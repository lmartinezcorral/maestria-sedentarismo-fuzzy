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65887" w14:textId="096FAAA3" w:rsidR="0015186B" w:rsidRPr="00DD2EDA" w:rsidRDefault="0015186B" w:rsidP="0012693B">
      <w:pPr>
        <w:ind w:firstLine="0"/>
        <w:jc w:val="center"/>
        <w:rPr>
          <w:rFonts w:cs="Times New Roman"/>
          <w:b/>
          <w:sz w:val="40"/>
          <w:szCs w:val="40"/>
        </w:rPr>
      </w:pPr>
      <w:bookmarkStart w:id="0" w:name="_Hlk199590030"/>
      <w:r w:rsidRPr="00DD2EDA">
        <w:rPr>
          <w:rFonts w:cs="Times New Roman"/>
          <w:b/>
          <w:sz w:val="40"/>
          <w:szCs w:val="40"/>
        </w:rPr>
        <w:t>UNIVERSIDAD AUTÓNOMA DE CHIHUAHUA</w:t>
      </w:r>
    </w:p>
    <w:p w14:paraId="1AEEF163" w14:textId="2777FFBE" w:rsidR="0015186B" w:rsidRPr="00DD2EDA" w:rsidRDefault="0012693B" w:rsidP="0012693B">
      <w:pPr>
        <w:jc w:val="center"/>
        <w:rPr>
          <w:rFonts w:cs="Times New Roman"/>
          <w:sz w:val="36"/>
          <w:szCs w:val="36"/>
        </w:rPr>
      </w:pPr>
      <w:r w:rsidRPr="00DD2EDA">
        <w:rPr>
          <w:noProof/>
          <w:lang w:eastAsia="es-ES"/>
        </w:rPr>
        <w:drawing>
          <wp:anchor distT="0" distB="0" distL="114300" distR="114300" simplePos="0" relativeHeight="251667456" behindDoc="0" locked="0" layoutInCell="1" allowOverlap="1" wp14:anchorId="4FDDB9AE" wp14:editId="419AEEE5">
            <wp:simplePos x="0" y="0"/>
            <wp:positionH relativeFrom="margin">
              <wp:align>center</wp:align>
            </wp:positionH>
            <wp:positionV relativeFrom="paragraph">
              <wp:posOffset>1151255</wp:posOffset>
            </wp:positionV>
            <wp:extent cx="1752600" cy="1752600"/>
            <wp:effectExtent l="0" t="0" r="0" b="0"/>
            <wp:wrapNone/>
            <wp:docPr id="6" name="Imagen 6" descr="UACH (@UACHMx)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ACH (@UACHMx) / 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186B" w:rsidRPr="00DD2EDA">
        <w:rPr>
          <w:rFonts w:cs="Times New Roman"/>
          <w:b/>
          <w:sz w:val="36"/>
          <w:szCs w:val="36"/>
        </w:rPr>
        <w:t>FACULTAD DE MEDICINA Y CIENCIAS BIOMÉDICAS   SECRETARÍA DE INVESTIGACIÓN Y POSGRADO</w:t>
      </w:r>
    </w:p>
    <w:p w14:paraId="5BAF1B3C" w14:textId="49E9C003" w:rsidR="0015186B" w:rsidRPr="00DD2EDA" w:rsidRDefault="0015186B" w:rsidP="0015186B">
      <w:pPr>
        <w:rPr>
          <w:rFonts w:cs="Times New Roman"/>
          <w:sz w:val="36"/>
          <w:szCs w:val="36"/>
        </w:rPr>
      </w:pPr>
    </w:p>
    <w:bookmarkEnd w:id="0"/>
    <w:p w14:paraId="67B4B672" w14:textId="77777777" w:rsidR="0015186B" w:rsidRPr="00DD2EDA" w:rsidRDefault="0015186B" w:rsidP="0015186B">
      <w:pPr>
        <w:rPr>
          <w:rFonts w:cs="Times New Roman"/>
          <w:sz w:val="40"/>
          <w:szCs w:val="40"/>
        </w:rPr>
      </w:pPr>
      <w:r w:rsidRPr="00DD2EDA">
        <w:rPr>
          <w:rFonts w:cs="Times New Roman"/>
          <w:sz w:val="36"/>
          <w:szCs w:val="36"/>
        </w:rPr>
        <w:t xml:space="preserve"> </w:t>
      </w:r>
      <w:r w:rsidRPr="00DD2EDA">
        <w:rPr>
          <w:rFonts w:cs="Times New Roman"/>
          <w:sz w:val="40"/>
          <w:szCs w:val="40"/>
        </w:rPr>
        <w:t xml:space="preserve"> </w:t>
      </w:r>
    </w:p>
    <w:p w14:paraId="1AC8119A" w14:textId="77777777" w:rsidR="0015186B" w:rsidRPr="00DD2EDA" w:rsidRDefault="0015186B" w:rsidP="0015186B">
      <w:pPr>
        <w:rPr>
          <w:rFonts w:cs="Times New Roman"/>
          <w:sz w:val="40"/>
          <w:szCs w:val="40"/>
        </w:rPr>
      </w:pPr>
    </w:p>
    <w:p w14:paraId="1FA822E9" w14:textId="77777777" w:rsidR="00BE3FD5" w:rsidRPr="00DD2EDA" w:rsidRDefault="00BE3FD5" w:rsidP="0012693B">
      <w:pPr>
        <w:jc w:val="center"/>
        <w:rPr>
          <w:rFonts w:cs="Times New Roman"/>
          <w:szCs w:val="24"/>
        </w:rPr>
      </w:pPr>
    </w:p>
    <w:p w14:paraId="5E4D71A1" w14:textId="62D2D3E4" w:rsidR="0015186B" w:rsidRPr="00DD2EDA" w:rsidRDefault="0015186B" w:rsidP="0012693B">
      <w:pPr>
        <w:jc w:val="center"/>
        <w:rPr>
          <w:rFonts w:cs="Times New Roman"/>
          <w:szCs w:val="24"/>
        </w:rPr>
      </w:pPr>
      <w:bookmarkStart w:id="1" w:name="_Hlk199590140"/>
      <w:r w:rsidRPr="00DD2EDA">
        <w:rPr>
          <w:rFonts w:cs="Times New Roman"/>
          <w:szCs w:val="24"/>
        </w:rPr>
        <w:t>NOMBRE DE LA TESIS:</w:t>
      </w:r>
    </w:p>
    <w:p w14:paraId="240124E9" w14:textId="1F42A8E1" w:rsidR="00BE3FD5" w:rsidRPr="00DD2EDA" w:rsidRDefault="00BE3FD5" w:rsidP="0012693B">
      <w:pPr>
        <w:jc w:val="center"/>
        <w:rPr>
          <w:rFonts w:cs="Times New Roman"/>
          <w:szCs w:val="24"/>
        </w:rPr>
      </w:pPr>
      <w:r w:rsidRPr="00DD2EDA">
        <w:rPr>
          <w:rFonts w:cs="Times New Roman"/>
          <w:szCs w:val="24"/>
        </w:rPr>
        <w:t>MODELO DE EVALUACIÓN DEL COMPORTAMIENTO SEDENTARIO MEDIANTE LÓGICA DIFUSA Y DATOS BIOMÉTRICOS.</w:t>
      </w:r>
    </w:p>
    <w:p w14:paraId="537D805A" w14:textId="77777777" w:rsidR="0015186B" w:rsidRPr="00DD2EDA" w:rsidRDefault="0015186B" w:rsidP="0015186B">
      <w:pPr>
        <w:jc w:val="center"/>
        <w:rPr>
          <w:rFonts w:cs="Times New Roman"/>
          <w:szCs w:val="24"/>
        </w:rPr>
      </w:pPr>
      <w:r w:rsidRPr="00DD2EDA">
        <w:rPr>
          <w:rFonts w:cs="Times New Roman"/>
          <w:szCs w:val="24"/>
        </w:rPr>
        <w:t>POR:</w:t>
      </w:r>
    </w:p>
    <w:p w14:paraId="10B1E273" w14:textId="77777777" w:rsidR="0015186B" w:rsidRPr="00DD2EDA" w:rsidRDefault="0015186B" w:rsidP="0015186B">
      <w:pPr>
        <w:jc w:val="center"/>
        <w:rPr>
          <w:rFonts w:cs="Times New Roman"/>
          <w:szCs w:val="24"/>
        </w:rPr>
      </w:pPr>
      <w:r w:rsidRPr="00DD2EDA">
        <w:rPr>
          <w:rFonts w:cs="Times New Roman"/>
          <w:szCs w:val="24"/>
        </w:rPr>
        <w:t xml:space="preserve">LUIS ANGEL MARTÍNEZ CORRAL </w:t>
      </w:r>
    </w:p>
    <w:p w14:paraId="134922E2" w14:textId="77777777" w:rsidR="0015186B" w:rsidRPr="00DD2EDA" w:rsidRDefault="0015186B" w:rsidP="0015186B">
      <w:pPr>
        <w:jc w:val="center"/>
        <w:rPr>
          <w:rFonts w:cs="Times New Roman"/>
          <w:szCs w:val="24"/>
        </w:rPr>
      </w:pPr>
    </w:p>
    <w:p w14:paraId="77CBE80D" w14:textId="77777777" w:rsidR="0015186B" w:rsidRPr="00DD2EDA" w:rsidRDefault="0015186B" w:rsidP="0015186B">
      <w:pPr>
        <w:jc w:val="center"/>
        <w:rPr>
          <w:rFonts w:cs="Times New Roman"/>
          <w:szCs w:val="24"/>
        </w:rPr>
      </w:pPr>
      <w:r w:rsidRPr="00DD2EDA">
        <w:rPr>
          <w:rFonts w:cs="Times New Roman"/>
          <w:szCs w:val="24"/>
        </w:rPr>
        <w:t xml:space="preserve">TESIS PRESENTADA COMO REQUISITO PARA OBTENER EL GRADO DE: </w:t>
      </w:r>
    </w:p>
    <w:p w14:paraId="64924484" w14:textId="77777777" w:rsidR="0015186B" w:rsidRPr="00DD2EDA" w:rsidRDefault="0015186B" w:rsidP="0015186B">
      <w:pPr>
        <w:jc w:val="center"/>
        <w:rPr>
          <w:rFonts w:cs="Times New Roman"/>
          <w:szCs w:val="24"/>
        </w:rPr>
      </w:pPr>
      <w:r w:rsidRPr="00DD2EDA">
        <w:rPr>
          <w:rFonts w:cs="Times New Roman"/>
          <w:szCs w:val="24"/>
        </w:rPr>
        <w:t xml:space="preserve">MAESTRO EN FORMACIÓN E INNOVACIÓN PARA PROFESIONALES DE LA SALUD </w:t>
      </w:r>
    </w:p>
    <w:p w14:paraId="47BDA885" w14:textId="77777777" w:rsidR="00627213" w:rsidRPr="00DD2EDA" w:rsidRDefault="00627213" w:rsidP="0015186B">
      <w:pPr>
        <w:jc w:val="center"/>
        <w:rPr>
          <w:rFonts w:cs="Times New Roman"/>
          <w:szCs w:val="24"/>
        </w:rPr>
      </w:pPr>
    </w:p>
    <w:p w14:paraId="769D75FA" w14:textId="77777777" w:rsidR="00627213" w:rsidRPr="00DD2EDA" w:rsidRDefault="00627213" w:rsidP="0015186B">
      <w:pPr>
        <w:jc w:val="center"/>
        <w:rPr>
          <w:rFonts w:cs="Times New Roman"/>
          <w:szCs w:val="24"/>
        </w:rPr>
      </w:pPr>
    </w:p>
    <w:p w14:paraId="4CD70E13" w14:textId="67662C90" w:rsidR="0015186B" w:rsidRPr="00DD2EDA" w:rsidRDefault="0015186B" w:rsidP="0015186B">
      <w:pPr>
        <w:rPr>
          <w:rFonts w:cs="Times New Roman"/>
          <w:szCs w:val="24"/>
        </w:rPr>
      </w:pPr>
      <w:r w:rsidRPr="00DD2EDA">
        <w:rPr>
          <w:rFonts w:cs="Times New Roman"/>
          <w:szCs w:val="24"/>
        </w:rPr>
        <w:t xml:space="preserve">Chihuahua, Chih., México.                                                     </w:t>
      </w:r>
      <w:r w:rsidR="00F3203C">
        <w:rPr>
          <w:rFonts w:cs="Times New Roman"/>
          <w:szCs w:val="24"/>
        </w:rPr>
        <w:t>27</w:t>
      </w:r>
      <w:r w:rsidRPr="00DD2EDA">
        <w:rPr>
          <w:rFonts w:cs="Times New Roman"/>
          <w:szCs w:val="24"/>
        </w:rPr>
        <w:t xml:space="preserve"> de </w:t>
      </w:r>
      <w:r w:rsidR="00F3203C">
        <w:rPr>
          <w:rFonts w:cs="Times New Roman"/>
          <w:szCs w:val="24"/>
        </w:rPr>
        <w:t>octubre</w:t>
      </w:r>
      <w:r w:rsidR="00E52C74">
        <w:rPr>
          <w:rFonts w:cs="Times New Roman"/>
          <w:szCs w:val="24"/>
        </w:rPr>
        <w:t xml:space="preserve"> </w:t>
      </w:r>
      <w:r w:rsidRPr="00DD2EDA">
        <w:rPr>
          <w:rFonts w:cs="Times New Roman"/>
          <w:szCs w:val="24"/>
        </w:rPr>
        <w:t>de</w:t>
      </w:r>
      <w:r w:rsidR="00B65BE0">
        <w:rPr>
          <w:rFonts w:cs="Times New Roman"/>
          <w:szCs w:val="24"/>
        </w:rPr>
        <w:t>l</w:t>
      </w:r>
      <w:r w:rsidRPr="00DD2EDA">
        <w:rPr>
          <w:rFonts w:cs="Times New Roman"/>
          <w:szCs w:val="24"/>
        </w:rPr>
        <w:t xml:space="preserve"> 2025</w:t>
      </w:r>
    </w:p>
    <w:bookmarkEnd w:id="1"/>
    <w:p w14:paraId="7E5BD6D5" w14:textId="7143C4B1" w:rsidR="0015186B" w:rsidRPr="00DD2EDA" w:rsidRDefault="0015186B" w:rsidP="0015186B">
      <w:pPr>
        <w:pStyle w:val="Ttulo"/>
        <w:tabs>
          <w:tab w:val="center" w:pos="4419"/>
          <w:tab w:val="left" w:pos="8145"/>
        </w:tabs>
        <w:spacing w:line="480" w:lineRule="auto"/>
        <w:rPr>
          <w:rStyle w:val="TituloLACar"/>
          <w:rFonts w:cs="Arial"/>
          <w:b w:val="0"/>
        </w:rPr>
      </w:pPr>
    </w:p>
    <w:p w14:paraId="38C47F79" w14:textId="194F2F4D" w:rsidR="00763925" w:rsidRPr="00DD2EDA" w:rsidRDefault="00BE3FD5" w:rsidP="00627213">
      <w:pPr>
        <w:ind w:firstLine="0"/>
        <w:rPr>
          <w:rFonts w:cs="Times New Roman"/>
          <w:szCs w:val="24"/>
        </w:rPr>
      </w:pPr>
      <w:bookmarkStart w:id="2" w:name="_Hlk199590229"/>
      <w:r w:rsidRPr="00DD2EDA">
        <w:rPr>
          <w:rFonts w:cs="Times New Roman"/>
          <w:szCs w:val="24"/>
        </w:rPr>
        <w:lastRenderedPageBreak/>
        <w:t>Modelo de Evaluación del Comportamiento Sedentario mediante Lógica Difusa y Datos Biométricos.</w:t>
      </w:r>
    </w:p>
    <w:p w14:paraId="33F8B80E" w14:textId="6DD45FFE" w:rsidR="0015186B" w:rsidRPr="00DD2EDA" w:rsidRDefault="00BE3FD5" w:rsidP="0015186B">
      <w:pPr>
        <w:pStyle w:val="Sinespaciado"/>
        <w:jc w:val="center"/>
        <w:rPr>
          <w:rFonts w:ascii="Times New Roman" w:hAnsi="Times New Roman" w:cs="Times New Roman"/>
          <w:sz w:val="24"/>
          <w:szCs w:val="24"/>
        </w:rPr>
      </w:pPr>
      <w:r w:rsidRPr="00DD2EDA">
        <w:rPr>
          <w:rFonts w:ascii="Times New Roman" w:hAnsi="Times New Roman" w:cs="Times New Roman"/>
          <w:sz w:val="24"/>
          <w:szCs w:val="24"/>
        </w:rPr>
        <w:t>Dr. Said Alejandro De La Cruz Rey</w:t>
      </w:r>
    </w:p>
    <w:p w14:paraId="67B9B4BE" w14:textId="77777777" w:rsidR="0015186B" w:rsidRPr="00DD2EDA" w:rsidRDefault="0015186B" w:rsidP="0015186B">
      <w:pPr>
        <w:pStyle w:val="Sinespaciado"/>
        <w:jc w:val="center"/>
        <w:rPr>
          <w:rFonts w:ascii="Times New Roman" w:hAnsi="Times New Roman" w:cs="Times New Roman"/>
          <w:sz w:val="24"/>
          <w:szCs w:val="24"/>
        </w:rPr>
      </w:pPr>
      <w:r w:rsidRPr="00DD2EDA">
        <w:rPr>
          <w:rFonts w:ascii="Times New Roman" w:hAnsi="Times New Roman" w:cs="Times New Roman"/>
          <w:sz w:val="24"/>
          <w:szCs w:val="24"/>
        </w:rPr>
        <w:t>Secretario de Investigación y Posgrado</w:t>
      </w:r>
    </w:p>
    <w:p w14:paraId="5A57DE0C" w14:textId="77777777" w:rsidR="0015186B" w:rsidRPr="00DD2EDA" w:rsidRDefault="0015186B" w:rsidP="0015186B">
      <w:pPr>
        <w:pStyle w:val="Sinespaciado"/>
        <w:jc w:val="center"/>
        <w:rPr>
          <w:rFonts w:ascii="Times New Roman" w:hAnsi="Times New Roman" w:cs="Times New Roman"/>
          <w:sz w:val="24"/>
          <w:szCs w:val="24"/>
        </w:rPr>
      </w:pPr>
      <w:r w:rsidRPr="00DD2EDA">
        <w:rPr>
          <w:rFonts w:ascii="Times New Roman" w:hAnsi="Times New Roman" w:cs="Times New Roman"/>
          <w:sz w:val="24"/>
          <w:szCs w:val="24"/>
        </w:rPr>
        <w:t>Facultad de Medicina y Ciencias Biomédicas</w:t>
      </w:r>
    </w:p>
    <w:p w14:paraId="77EE6A51" w14:textId="77777777" w:rsidR="0015186B" w:rsidRPr="00DD2EDA" w:rsidRDefault="0015186B" w:rsidP="0015186B">
      <w:pPr>
        <w:pStyle w:val="Sinespaciado"/>
        <w:jc w:val="center"/>
        <w:rPr>
          <w:rFonts w:ascii="Times New Roman" w:hAnsi="Times New Roman" w:cs="Times New Roman"/>
          <w:sz w:val="24"/>
          <w:szCs w:val="24"/>
        </w:rPr>
      </w:pPr>
      <w:r w:rsidRPr="00DD2EDA">
        <w:rPr>
          <w:rFonts w:ascii="Times New Roman" w:hAnsi="Times New Roman" w:cs="Times New Roman"/>
          <w:sz w:val="24"/>
          <w:szCs w:val="24"/>
        </w:rPr>
        <w:t>Universidad Autónoma de Chihuahua</w:t>
      </w:r>
    </w:p>
    <w:p w14:paraId="10719E37" w14:textId="77777777" w:rsidR="0015186B" w:rsidRPr="00DD2EDA" w:rsidRDefault="0015186B" w:rsidP="0015186B">
      <w:pPr>
        <w:pStyle w:val="Sinespaciado"/>
        <w:jc w:val="center"/>
        <w:rPr>
          <w:rFonts w:ascii="Times New Roman" w:hAnsi="Times New Roman" w:cs="Times New Roman"/>
          <w:sz w:val="24"/>
          <w:szCs w:val="24"/>
        </w:rPr>
      </w:pPr>
    </w:p>
    <w:p w14:paraId="71CF4FF6" w14:textId="77777777" w:rsidR="0015186B" w:rsidRPr="00DD2EDA" w:rsidRDefault="0015186B" w:rsidP="0015186B">
      <w:pPr>
        <w:pStyle w:val="Sinespaciado"/>
        <w:rPr>
          <w:rFonts w:ascii="Times New Roman" w:hAnsi="Times New Roman" w:cs="Times New Roman"/>
          <w:sz w:val="24"/>
          <w:szCs w:val="24"/>
        </w:rPr>
      </w:pPr>
    </w:p>
    <w:p w14:paraId="393B821C" w14:textId="77777777" w:rsidR="0015186B" w:rsidRPr="00DD2EDA" w:rsidRDefault="0015186B" w:rsidP="0015186B">
      <w:pPr>
        <w:pStyle w:val="Sinespaciado"/>
        <w:jc w:val="center"/>
        <w:rPr>
          <w:rFonts w:ascii="Times New Roman" w:hAnsi="Times New Roman" w:cs="Times New Roman"/>
          <w:sz w:val="24"/>
          <w:szCs w:val="24"/>
        </w:rPr>
      </w:pPr>
    </w:p>
    <w:p w14:paraId="3AFB3BD2" w14:textId="77777777" w:rsidR="0015186B" w:rsidRPr="00DD2EDA" w:rsidRDefault="0015186B" w:rsidP="0015186B">
      <w:pPr>
        <w:pStyle w:val="Sinespaciado"/>
        <w:jc w:val="center"/>
        <w:rPr>
          <w:rFonts w:ascii="Times New Roman" w:hAnsi="Times New Roman" w:cs="Times New Roman"/>
          <w:sz w:val="24"/>
          <w:szCs w:val="24"/>
        </w:rPr>
      </w:pPr>
    </w:p>
    <w:p w14:paraId="5332C459" w14:textId="77777777" w:rsidR="0015186B" w:rsidRPr="00DD2EDA" w:rsidRDefault="0015186B" w:rsidP="0015186B">
      <w:pPr>
        <w:pStyle w:val="Sinespaciado"/>
        <w:jc w:val="center"/>
        <w:rPr>
          <w:rFonts w:ascii="Times New Roman" w:hAnsi="Times New Roman" w:cs="Times New Roman"/>
          <w:sz w:val="24"/>
          <w:szCs w:val="24"/>
        </w:rPr>
      </w:pPr>
      <w:r w:rsidRPr="00DD2EDA">
        <w:rPr>
          <w:rFonts w:ascii="Times New Roman" w:hAnsi="Times New Roman" w:cs="Times New Roman"/>
          <w:sz w:val="24"/>
          <w:szCs w:val="24"/>
        </w:rPr>
        <w:t>DR(A) Haydee Parra Acosta</w:t>
      </w:r>
    </w:p>
    <w:p w14:paraId="5DA37B19" w14:textId="77777777" w:rsidR="0015186B" w:rsidRPr="00DD2EDA" w:rsidRDefault="0015186B" w:rsidP="0015186B">
      <w:pPr>
        <w:pStyle w:val="Sinespaciado"/>
        <w:jc w:val="center"/>
        <w:rPr>
          <w:rFonts w:ascii="Times New Roman" w:hAnsi="Times New Roman" w:cs="Times New Roman"/>
          <w:sz w:val="24"/>
          <w:szCs w:val="24"/>
        </w:rPr>
      </w:pPr>
      <w:r w:rsidRPr="00DD2EDA">
        <w:rPr>
          <w:rFonts w:ascii="Times New Roman" w:hAnsi="Times New Roman" w:cs="Times New Roman"/>
          <w:sz w:val="24"/>
          <w:szCs w:val="24"/>
        </w:rPr>
        <w:t>Coordinador de la Maestría</w:t>
      </w:r>
    </w:p>
    <w:p w14:paraId="63B65615" w14:textId="77777777" w:rsidR="0015186B" w:rsidRPr="00DD2EDA" w:rsidRDefault="0015186B" w:rsidP="0015186B">
      <w:pPr>
        <w:pStyle w:val="Sinespaciado"/>
        <w:jc w:val="center"/>
        <w:rPr>
          <w:rFonts w:ascii="Times New Roman" w:hAnsi="Times New Roman" w:cs="Times New Roman"/>
          <w:sz w:val="24"/>
          <w:szCs w:val="24"/>
        </w:rPr>
      </w:pPr>
    </w:p>
    <w:p w14:paraId="651141F6" w14:textId="77777777" w:rsidR="0015186B" w:rsidRPr="00DD2EDA" w:rsidRDefault="0015186B" w:rsidP="0015186B">
      <w:pPr>
        <w:pStyle w:val="Sinespaciado"/>
        <w:jc w:val="center"/>
        <w:rPr>
          <w:rFonts w:ascii="Times New Roman" w:hAnsi="Times New Roman" w:cs="Times New Roman"/>
          <w:sz w:val="24"/>
          <w:szCs w:val="24"/>
        </w:rPr>
      </w:pPr>
    </w:p>
    <w:p w14:paraId="621C6E81" w14:textId="77777777" w:rsidR="0015186B" w:rsidRPr="00DD2EDA" w:rsidRDefault="0015186B" w:rsidP="0015186B">
      <w:pPr>
        <w:pStyle w:val="Sinespaciado"/>
        <w:jc w:val="center"/>
        <w:rPr>
          <w:rFonts w:ascii="Times New Roman" w:hAnsi="Times New Roman" w:cs="Times New Roman"/>
          <w:sz w:val="24"/>
          <w:szCs w:val="24"/>
        </w:rPr>
      </w:pPr>
    </w:p>
    <w:p w14:paraId="77C83987" w14:textId="77777777" w:rsidR="0015186B" w:rsidRPr="00DD2EDA" w:rsidRDefault="0015186B" w:rsidP="0015186B">
      <w:pPr>
        <w:pStyle w:val="Sinespaciado"/>
        <w:jc w:val="center"/>
        <w:rPr>
          <w:rFonts w:ascii="Times New Roman" w:hAnsi="Times New Roman" w:cs="Times New Roman"/>
          <w:sz w:val="24"/>
          <w:szCs w:val="24"/>
        </w:rPr>
      </w:pPr>
    </w:p>
    <w:p w14:paraId="5753FB1C" w14:textId="77777777" w:rsidR="0015186B" w:rsidRPr="00DD2EDA" w:rsidRDefault="0015186B" w:rsidP="0015186B">
      <w:pPr>
        <w:pStyle w:val="Sinespaciado"/>
        <w:jc w:val="center"/>
        <w:rPr>
          <w:rFonts w:ascii="Times New Roman" w:hAnsi="Times New Roman" w:cs="Times New Roman"/>
          <w:sz w:val="24"/>
          <w:szCs w:val="24"/>
        </w:rPr>
      </w:pPr>
      <w:r w:rsidRPr="00DD2EDA">
        <w:rPr>
          <w:rFonts w:ascii="Times New Roman" w:hAnsi="Times New Roman" w:cs="Times New Roman"/>
          <w:sz w:val="24"/>
          <w:szCs w:val="24"/>
        </w:rPr>
        <w:t>DR(A) Abimael Guzmán Pando</w:t>
      </w:r>
    </w:p>
    <w:p w14:paraId="4BD53FCE" w14:textId="77777777" w:rsidR="0015186B" w:rsidRPr="00DD2EDA" w:rsidRDefault="0015186B" w:rsidP="0015186B">
      <w:pPr>
        <w:pStyle w:val="Sinespaciado"/>
        <w:jc w:val="center"/>
        <w:rPr>
          <w:rFonts w:ascii="Times New Roman" w:hAnsi="Times New Roman" w:cs="Times New Roman"/>
          <w:sz w:val="24"/>
          <w:szCs w:val="24"/>
        </w:rPr>
      </w:pPr>
      <w:r w:rsidRPr="00DD2EDA">
        <w:rPr>
          <w:rFonts w:ascii="Times New Roman" w:hAnsi="Times New Roman" w:cs="Times New Roman"/>
          <w:sz w:val="24"/>
          <w:szCs w:val="24"/>
        </w:rPr>
        <w:t>Director de Tesis</w:t>
      </w:r>
    </w:p>
    <w:p w14:paraId="4EFDAB7C" w14:textId="77777777" w:rsidR="0015186B" w:rsidRPr="00DD2EDA" w:rsidRDefault="0015186B" w:rsidP="0015186B">
      <w:pPr>
        <w:pStyle w:val="Sinespaciado"/>
        <w:jc w:val="center"/>
        <w:rPr>
          <w:rFonts w:ascii="Times New Roman" w:hAnsi="Times New Roman" w:cs="Times New Roman"/>
          <w:sz w:val="24"/>
          <w:szCs w:val="24"/>
        </w:rPr>
      </w:pPr>
    </w:p>
    <w:p w14:paraId="74A8923B" w14:textId="77777777" w:rsidR="0015186B" w:rsidRPr="00DD2EDA" w:rsidRDefault="0015186B" w:rsidP="0015186B">
      <w:pPr>
        <w:pStyle w:val="Sinespaciado"/>
        <w:jc w:val="center"/>
        <w:rPr>
          <w:rFonts w:ascii="Times New Roman" w:hAnsi="Times New Roman" w:cs="Times New Roman"/>
          <w:sz w:val="24"/>
          <w:szCs w:val="24"/>
        </w:rPr>
      </w:pPr>
    </w:p>
    <w:p w14:paraId="01FEC7A4" w14:textId="77777777" w:rsidR="0015186B" w:rsidRPr="00DD2EDA" w:rsidRDefault="0015186B" w:rsidP="0015186B">
      <w:pPr>
        <w:pStyle w:val="Sinespaciado"/>
        <w:jc w:val="center"/>
        <w:rPr>
          <w:rFonts w:ascii="Times New Roman" w:hAnsi="Times New Roman" w:cs="Times New Roman"/>
          <w:sz w:val="24"/>
          <w:szCs w:val="24"/>
        </w:rPr>
      </w:pPr>
    </w:p>
    <w:p w14:paraId="263D88C4" w14:textId="77777777" w:rsidR="0015186B" w:rsidRPr="00DD2EDA" w:rsidRDefault="0015186B" w:rsidP="0015186B">
      <w:pPr>
        <w:pStyle w:val="Sinespaciado"/>
        <w:jc w:val="center"/>
        <w:rPr>
          <w:rFonts w:ascii="Times New Roman" w:hAnsi="Times New Roman" w:cs="Times New Roman"/>
          <w:sz w:val="24"/>
          <w:szCs w:val="24"/>
        </w:rPr>
      </w:pPr>
      <w:r w:rsidRPr="00DD2EDA">
        <w:rPr>
          <w:rFonts w:ascii="Times New Roman" w:hAnsi="Times New Roman" w:cs="Times New Roman"/>
          <w:sz w:val="24"/>
          <w:szCs w:val="24"/>
        </w:rPr>
        <w:t>DR(A) David Ricardo López Flores</w:t>
      </w:r>
    </w:p>
    <w:p w14:paraId="21B484CC" w14:textId="77777777" w:rsidR="0015186B" w:rsidRPr="00DD2EDA" w:rsidRDefault="0015186B" w:rsidP="0015186B">
      <w:pPr>
        <w:pStyle w:val="Sinespaciado"/>
        <w:jc w:val="center"/>
        <w:rPr>
          <w:rFonts w:ascii="Times New Roman" w:hAnsi="Times New Roman" w:cs="Times New Roman"/>
          <w:sz w:val="24"/>
          <w:szCs w:val="24"/>
        </w:rPr>
      </w:pPr>
      <w:r w:rsidRPr="00DD2EDA">
        <w:rPr>
          <w:rFonts w:ascii="Times New Roman" w:hAnsi="Times New Roman" w:cs="Times New Roman"/>
          <w:sz w:val="24"/>
          <w:szCs w:val="24"/>
        </w:rPr>
        <w:t>Asesor(a)</w:t>
      </w:r>
    </w:p>
    <w:p w14:paraId="25575C6E" w14:textId="77777777" w:rsidR="0015186B" w:rsidRPr="00DD2EDA" w:rsidRDefault="0015186B" w:rsidP="0015186B">
      <w:pPr>
        <w:pStyle w:val="Sinespaciado"/>
        <w:jc w:val="center"/>
        <w:rPr>
          <w:rFonts w:ascii="Times New Roman" w:hAnsi="Times New Roman" w:cs="Times New Roman"/>
          <w:sz w:val="24"/>
          <w:szCs w:val="24"/>
        </w:rPr>
      </w:pPr>
    </w:p>
    <w:p w14:paraId="2381A508" w14:textId="77777777" w:rsidR="0015186B" w:rsidRPr="00DD2EDA" w:rsidRDefault="0015186B" w:rsidP="0015186B">
      <w:pPr>
        <w:pStyle w:val="Sinespaciado"/>
        <w:jc w:val="center"/>
        <w:rPr>
          <w:rFonts w:ascii="Times New Roman" w:hAnsi="Times New Roman" w:cs="Times New Roman"/>
          <w:sz w:val="24"/>
          <w:szCs w:val="24"/>
        </w:rPr>
      </w:pPr>
    </w:p>
    <w:p w14:paraId="3FA4D8CE" w14:textId="77777777" w:rsidR="0015186B" w:rsidRPr="00DD2EDA" w:rsidRDefault="0015186B" w:rsidP="0015186B">
      <w:pPr>
        <w:pStyle w:val="Sinespaciado"/>
        <w:jc w:val="center"/>
        <w:rPr>
          <w:rFonts w:ascii="Times New Roman" w:hAnsi="Times New Roman" w:cs="Times New Roman"/>
          <w:sz w:val="24"/>
          <w:szCs w:val="24"/>
        </w:rPr>
      </w:pPr>
    </w:p>
    <w:p w14:paraId="321E39D1" w14:textId="77777777" w:rsidR="0015186B" w:rsidRPr="00DD2EDA" w:rsidRDefault="0015186B" w:rsidP="0015186B">
      <w:pPr>
        <w:pStyle w:val="Sinespaciado"/>
        <w:jc w:val="center"/>
        <w:rPr>
          <w:rFonts w:ascii="Times New Roman" w:hAnsi="Times New Roman" w:cs="Times New Roman"/>
          <w:sz w:val="24"/>
          <w:szCs w:val="24"/>
        </w:rPr>
      </w:pPr>
      <w:r w:rsidRPr="00DD2EDA">
        <w:rPr>
          <w:rFonts w:ascii="Times New Roman" w:hAnsi="Times New Roman" w:cs="Times New Roman"/>
          <w:sz w:val="24"/>
          <w:szCs w:val="24"/>
        </w:rPr>
        <w:t>DR(A) Celia María Quiñonez Cruz</w:t>
      </w:r>
    </w:p>
    <w:p w14:paraId="4C9CDEBE" w14:textId="77777777" w:rsidR="0015186B" w:rsidRPr="00DD2EDA" w:rsidRDefault="0015186B" w:rsidP="0015186B">
      <w:pPr>
        <w:pStyle w:val="Sinespaciado"/>
        <w:jc w:val="center"/>
        <w:rPr>
          <w:rFonts w:ascii="Times New Roman" w:hAnsi="Times New Roman" w:cs="Times New Roman"/>
          <w:sz w:val="24"/>
          <w:szCs w:val="24"/>
        </w:rPr>
      </w:pPr>
      <w:r w:rsidRPr="00DD2EDA">
        <w:rPr>
          <w:rFonts w:ascii="Times New Roman" w:hAnsi="Times New Roman" w:cs="Times New Roman"/>
          <w:sz w:val="24"/>
          <w:szCs w:val="24"/>
        </w:rPr>
        <w:t>Asesor(a)</w:t>
      </w:r>
    </w:p>
    <w:p w14:paraId="3919F45E" w14:textId="77777777" w:rsidR="0015186B" w:rsidRPr="00DD2EDA" w:rsidRDefault="0015186B" w:rsidP="0015186B">
      <w:pPr>
        <w:pStyle w:val="Sinespaciado"/>
        <w:jc w:val="center"/>
        <w:rPr>
          <w:rFonts w:ascii="Times New Roman" w:hAnsi="Times New Roman" w:cs="Times New Roman"/>
          <w:sz w:val="24"/>
          <w:szCs w:val="24"/>
        </w:rPr>
      </w:pPr>
    </w:p>
    <w:p w14:paraId="33C08FB8" w14:textId="77777777" w:rsidR="0015186B" w:rsidRPr="00DD2EDA" w:rsidRDefault="0015186B" w:rsidP="0015186B">
      <w:pPr>
        <w:pStyle w:val="Sinespaciado"/>
        <w:jc w:val="center"/>
        <w:rPr>
          <w:rFonts w:ascii="Times New Roman" w:hAnsi="Times New Roman" w:cs="Times New Roman"/>
          <w:sz w:val="24"/>
          <w:szCs w:val="24"/>
        </w:rPr>
      </w:pPr>
    </w:p>
    <w:p w14:paraId="7D5649F3" w14:textId="77777777" w:rsidR="0015186B" w:rsidRPr="00DD2EDA" w:rsidRDefault="0015186B" w:rsidP="0015186B">
      <w:pPr>
        <w:pStyle w:val="Sinespaciado"/>
        <w:jc w:val="center"/>
        <w:rPr>
          <w:rFonts w:ascii="Times New Roman" w:hAnsi="Times New Roman" w:cs="Times New Roman"/>
          <w:sz w:val="24"/>
          <w:szCs w:val="24"/>
        </w:rPr>
      </w:pPr>
    </w:p>
    <w:p w14:paraId="725FF3BF" w14:textId="77777777" w:rsidR="0015186B" w:rsidRPr="00DD2EDA" w:rsidRDefault="0015186B" w:rsidP="0015186B">
      <w:pPr>
        <w:pStyle w:val="Sinespaciado"/>
        <w:jc w:val="center"/>
        <w:rPr>
          <w:rFonts w:ascii="Times New Roman" w:hAnsi="Times New Roman" w:cs="Times New Roman"/>
          <w:sz w:val="24"/>
          <w:szCs w:val="24"/>
        </w:rPr>
      </w:pPr>
      <w:r w:rsidRPr="00DD2EDA">
        <w:rPr>
          <w:rFonts w:ascii="Times New Roman" w:hAnsi="Times New Roman" w:cs="Times New Roman"/>
          <w:sz w:val="24"/>
          <w:szCs w:val="24"/>
        </w:rPr>
        <w:t>DR(A) Javier Camarillo Cisneros</w:t>
      </w:r>
    </w:p>
    <w:p w14:paraId="6616EBFB" w14:textId="77777777" w:rsidR="0015186B" w:rsidRPr="00DD2EDA" w:rsidRDefault="0015186B" w:rsidP="0015186B">
      <w:pPr>
        <w:pStyle w:val="Sinespaciado"/>
        <w:jc w:val="center"/>
        <w:rPr>
          <w:rFonts w:ascii="Times New Roman" w:hAnsi="Times New Roman" w:cs="Times New Roman"/>
          <w:sz w:val="24"/>
          <w:szCs w:val="24"/>
        </w:rPr>
      </w:pPr>
      <w:r w:rsidRPr="00DD2EDA">
        <w:rPr>
          <w:rFonts w:ascii="Times New Roman" w:hAnsi="Times New Roman" w:cs="Times New Roman"/>
          <w:sz w:val="24"/>
          <w:szCs w:val="24"/>
        </w:rPr>
        <w:t>Asesor(a)</w:t>
      </w:r>
    </w:p>
    <w:bookmarkEnd w:id="2"/>
    <w:p w14:paraId="34C9F938" w14:textId="77777777" w:rsidR="00763925" w:rsidRPr="00DD2EDA" w:rsidRDefault="00763925" w:rsidP="0015186B">
      <w:pPr>
        <w:pStyle w:val="Sinespaciado"/>
        <w:jc w:val="center"/>
        <w:rPr>
          <w:rFonts w:ascii="Times New Roman" w:hAnsi="Times New Roman" w:cs="Times New Roman"/>
          <w:sz w:val="24"/>
          <w:szCs w:val="24"/>
        </w:rPr>
      </w:pPr>
    </w:p>
    <w:p w14:paraId="70BC147C" w14:textId="77777777" w:rsidR="00763925" w:rsidRPr="00DD2EDA" w:rsidRDefault="00763925" w:rsidP="0015186B">
      <w:pPr>
        <w:pStyle w:val="Sinespaciado"/>
        <w:jc w:val="center"/>
        <w:rPr>
          <w:rFonts w:ascii="Times New Roman" w:hAnsi="Times New Roman" w:cs="Times New Roman"/>
          <w:sz w:val="24"/>
          <w:szCs w:val="24"/>
        </w:rPr>
      </w:pPr>
    </w:p>
    <w:p w14:paraId="6C296B84" w14:textId="77777777" w:rsidR="00763925" w:rsidRPr="00DD2EDA" w:rsidRDefault="00763925" w:rsidP="0015186B">
      <w:pPr>
        <w:pStyle w:val="Sinespaciado"/>
        <w:jc w:val="center"/>
        <w:rPr>
          <w:rFonts w:ascii="Times New Roman" w:hAnsi="Times New Roman" w:cs="Times New Roman"/>
          <w:sz w:val="24"/>
          <w:szCs w:val="24"/>
        </w:rPr>
      </w:pPr>
    </w:p>
    <w:p w14:paraId="29187C50" w14:textId="2B65E407" w:rsidR="00763925" w:rsidRPr="00DD2EDA" w:rsidRDefault="00763925">
      <w:pPr>
        <w:rPr>
          <w:rFonts w:cs="Times New Roman"/>
          <w:kern w:val="0"/>
          <w:szCs w:val="24"/>
          <w14:ligatures w14:val="none"/>
        </w:rPr>
      </w:pPr>
      <w:r w:rsidRPr="00DD2EDA">
        <w:rPr>
          <w:rFonts w:cs="Times New Roman"/>
          <w:szCs w:val="24"/>
        </w:rPr>
        <w:br w:type="page"/>
      </w:r>
    </w:p>
    <w:p w14:paraId="64D1739A" w14:textId="77777777" w:rsidR="00763925" w:rsidRPr="00DD2EDA" w:rsidRDefault="00763925" w:rsidP="00BE3FD5">
      <w:pPr>
        <w:spacing w:after="0"/>
        <w:jc w:val="center"/>
        <w:rPr>
          <w:rFonts w:eastAsia="Times New Roman" w:cs="Times New Roman"/>
          <w:b/>
          <w:szCs w:val="24"/>
        </w:rPr>
      </w:pPr>
      <w:r w:rsidRPr="00DD2EDA">
        <w:rPr>
          <w:rFonts w:eastAsia="Times New Roman" w:cs="Times New Roman"/>
          <w:b/>
          <w:szCs w:val="24"/>
        </w:rPr>
        <w:lastRenderedPageBreak/>
        <w:t>Resumen</w:t>
      </w:r>
    </w:p>
    <w:p w14:paraId="1D000ECC" w14:textId="77777777" w:rsidR="00AD1B96" w:rsidRPr="00DD2EDA" w:rsidRDefault="00AD1B96" w:rsidP="00AD1B96">
      <w:r w:rsidRPr="00DD2EDA">
        <w:t>Este proyecto evalúa la relación entre actividad física, comportamiento sedentario y calidad de vida mediante un modelo de lógica difusa. El estudio inició como una investigación observacional transversal que correlacionó datos biométricos de “</w:t>
      </w:r>
      <w:r w:rsidRPr="00DD2EDA">
        <w:rPr>
          <w:i/>
          <w:iCs/>
        </w:rPr>
        <w:t xml:space="preserve">Apple </w:t>
      </w:r>
      <w:proofErr w:type="spellStart"/>
      <w:r w:rsidRPr="00DD2EDA">
        <w:rPr>
          <w:i/>
          <w:iCs/>
        </w:rPr>
        <w:t>Health</w:t>
      </w:r>
      <w:proofErr w:type="spellEnd"/>
      <w:r w:rsidRPr="00DD2EDA">
        <w:rPr>
          <w:i/>
          <w:iCs/>
        </w:rPr>
        <w:t>”</w:t>
      </w:r>
      <w:r w:rsidRPr="00DD2EDA">
        <w:t xml:space="preserve"> con la calidad de vida relacionada con la salud (CVRS), medida a través del cuestionario SF-36. Los análisis preliminares confirmaron la validez del instrumento mediante el coeficiente V de Aiken y revelaron asociaciones moderadas entre las variables estudiadas. Sin embargo, la aplicación única del SF-36 limitó el análisis temporal y subestimó variaciones fisiológicas relevantes.</w:t>
      </w:r>
    </w:p>
    <w:p w14:paraId="28A26DD8" w14:textId="0F1BED75" w:rsidR="00AD1B96" w:rsidRPr="00DD2EDA" w:rsidRDefault="00AD1B96" w:rsidP="00AD1B96">
      <w:r w:rsidRPr="00DD2EDA">
        <w:t xml:space="preserve">Para abordar esta limitación, se adoptó un enfoque basado en datos que integra la variabilidad de la frecuencia cardiaca (HRV-SDNN) como un biomarcador continuo del estado autonómico que cuantifica la relación dosis-respuesta entre actividad física (AF) y HRV en </w:t>
      </w:r>
      <w:r w:rsidR="00DD38DB">
        <w:t>perfiles de activación horaria</w:t>
      </w:r>
      <w:r w:rsidRPr="00DD2EDA">
        <w:t xml:space="preserve">. El nuevo objetivo se centró en </w:t>
      </w:r>
      <w:r w:rsidR="00DD38DB">
        <w:t>rec</w:t>
      </w:r>
      <w:r w:rsidR="00DD38DB" w:rsidRPr="00DD2EDA">
        <w:t>onstruir</w:t>
      </w:r>
      <w:r w:rsidRPr="00DD2EDA">
        <w:t xml:space="preserve"> </w:t>
      </w:r>
      <w:r w:rsidR="00DD38DB">
        <w:t>el</w:t>
      </w:r>
      <w:r w:rsidRPr="00DD2EDA">
        <w:t xml:space="preserve"> modelo híbrido de lógica difusa y análisis de series temporales que construye una base de control difuso con reglas adaptativas. En tanto, al generar un</w:t>
      </w:r>
      <w:r w:rsidR="00DD38DB">
        <w:t xml:space="preserve"> cambio en la</w:t>
      </w:r>
      <w:r w:rsidRPr="00DD2EDA">
        <w:t xml:space="preserve"> base de control difuso con reglas adaptativas y reglas de inferencia como: </w:t>
      </w:r>
      <w:r w:rsidRPr="00DD2EDA">
        <w:rPr>
          <w:i/>
          <w:iCs/>
        </w:rPr>
        <w:t>Si actividad alta y HRV baja → reducir carga; Si actividad alta y HRV alta → mantener; Si actividad baja y HRV baja → aumentar</w:t>
      </w:r>
      <w:r w:rsidRPr="00DD2EDA">
        <w:t>. Esta evolución metodológica fortalece la capacidad predictiva del sistema y aumenta su relevancia clínica al enfocarse en la recuperación fisiológica y en minimizar los riesgos asociados del sedentarismo.</w:t>
      </w:r>
    </w:p>
    <w:p w14:paraId="55667A6A" w14:textId="77777777" w:rsidR="00AD1B96" w:rsidRPr="00DD2EDA" w:rsidRDefault="00AD1B96" w:rsidP="00AD1B96">
      <w:r w:rsidRPr="00DD2EDA">
        <w:t>El modelo preserva los hallazgos psicométricos iniciales como referencia histórica y amplía el alcance hacia medidas objetivas de alta resolución temporal. Esta evolución metodológica fortalece la capacidad predictiva del sistema y aumenta su relevancia clínica para la personalización de estrategias de promoción de la salud.</w:t>
      </w:r>
    </w:p>
    <w:p w14:paraId="7502B21A" w14:textId="77777777" w:rsidR="00AD1B96" w:rsidRPr="00DD2EDA" w:rsidRDefault="00AD1B96" w:rsidP="00AD1B96">
      <w:r w:rsidRPr="00DD2EDA">
        <w:rPr>
          <w:b/>
          <w:bCs/>
        </w:rPr>
        <w:t>Palabras clave:</w:t>
      </w:r>
      <w:r w:rsidRPr="00DD2EDA">
        <w:t xml:space="preserve"> Actividad Física, Comportamiento Sedentario, Variabilidad de la Frecuencia Cardiaca, Lógica Difusa, Series Temporales, Apple </w:t>
      </w:r>
      <w:proofErr w:type="spellStart"/>
      <w:r w:rsidRPr="00DD2EDA">
        <w:t>Health</w:t>
      </w:r>
      <w:proofErr w:type="spellEnd"/>
      <w:r w:rsidRPr="00DD2EDA">
        <w:t xml:space="preserve">, Calidad De Vida Relacionada con la Salud </w:t>
      </w:r>
    </w:p>
    <w:p w14:paraId="18C9C199" w14:textId="77777777" w:rsidR="0012184A" w:rsidRPr="00DD2EDA" w:rsidRDefault="0012184A">
      <w:pPr>
        <w:rPr>
          <w:i/>
          <w:iCs/>
        </w:rPr>
      </w:pPr>
      <w:r w:rsidRPr="00DD2EDA">
        <w:rPr>
          <w:i/>
          <w:iCs/>
        </w:rPr>
        <w:br w:type="page"/>
      </w:r>
    </w:p>
    <w:p w14:paraId="323894BD" w14:textId="77777777" w:rsidR="0012184A" w:rsidRPr="00DD2EDA" w:rsidRDefault="0012184A" w:rsidP="0012184A">
      <w:pPr>
        <w:spacing w:after="0"/>
        <w:jc w:val="center"/>
        <w:rPr>
          <w:rFonts w:eastAsia="Times New Roman" w:cs="Times New Roman"/>
          <w:szCs w:val="24"/>
        </w:rPr>
      </w:pPr>
    </w:p>
    <w:p w14:paraId="3FAEEB1B" w14:textId="77777777" w:rsidR="0012184A" w:rsidRPr="00DD2EDA" w:rsidRDefault="0012184A" w:rsidP="00627213">
      <w:pPr>
        <w:spacing w:after="0"/>
        <w:ind w:firstLine="0"/>
        <w:rPr>
          <w:rFonts w:eastAsia="Times New Roman" w:cs="Times New Roman"/>
          <w:szCs w:val="24"/>
        </w:rPr>
      </w:pPr>
      <w:bookmarkStart w:id="3" w:name="_Hlk199595013"/>
      <w:r w:rsidRPr="00DD2EDA">
        <w:rPr>
          <w:rFonts w:eastAsia="Times New Roman" w:cs="Times New Roman"/>
          <w:szCs w:val="24"/>
        </w:rPr>
        <w:t xml:space="preserve">Línea de investigación: </w:t>
      </w:r>
      <w:r w:rsidRPr="00DD2EDA">
        <w:rPr>
          <w:rFonts w:eastAsia="Times New Roman" w:cs="Times New Roman"/>
          <w:color w:val="000000"/>
          <w:szCs w:val="24"/>
        </w:rPr>
        <w:t>Línea de Generación y Aplicación del Conocimiento (LGAC) en Formación Biomédica</w:t>
      </w:r>
    </w:p>
    <w:p w14:paraId="347E397C" w14:textId="77777777" w:rsidR="0012184A" w:rsidRPr="00DD2EDA" w:rsidRDefault="0012184A" w:rsidP="00627213">
      <w:pPr>
        <w:spacing w:after="0"/>
        <w:ind w:firstLine="0"/>
        <w:rPr>
          <w:rFonts w:eastAsia="Times New Roman" w:cs="Times New Roman"/>
          <w:szCs w:val="24"/>
        </w:rPr>
      </w:pPr>
      <w:r w:rsidRPr="00DD2EDA">
        <w:rPr>
          <w:rFonts w:eastAsia="Times New Roman" w:cs="Times New Roman"/>
          <w:szCs w:val="24"/>
        </w:rPr>
        <w:t>Sublínea de investigación: Bioinformática y Aplicaciones de Inteligencia Artificial en Salud</w:t>
      </w:r>
    </w:p>
    <w:p w14:paraId="6970193E" w14:textId="77777777" w:rsidR="0012184A" w:rsidRPr="00DD2EDA" w:rsidRDefault="0012184A" w:rsidP="0012184A">
      <w:pPr>
        <w:spacing w:after="0"/>
        <w:rPr>
          <w:rFonts w:eastAsia="Times New Roman" w:cs="Times New Roman"/>
          <w:szCs w:val="24"/>
        </w:rPr>
      </w:pPr>
    </w:p>
    <w:p w14:paraId="73AD94A1" w14:textId="77777777" w:rsidR="0012184A" w:rsidRPr="00DD2EDA" w:rsidRDefault="0012184A" w:rsidP="00627213">
      <w:pPr>
        <w:spacing w:after="0"/>
        <w:ind w:firstLine="0"/>
        <w:rPr>
          <w:rFonts w:eastAsia="Times New Roman" w:cs="Times New Roman"/>
          <w:szCs w:val="24"/>
        </w:rPr>
      </w:pPr>
      <w:r w:rsidRPr="00DD2EDA">
        <w:rPr>
          <w:rFonts w:eastAsia="Times New Roman" w:cs="Times New Roman"/>
          <w:szCs w:val="24"/>
        </w:rPr>
        <w:t>Investigador Estudiante:</w:t>
      </w:r>
    </w:p>
    <w:p w14:paraId="652BCA3D" w14:textId="77777777" w:rsidR="0012184A" w:rsidRPr="00DD2EDA" w:rsidRDefault="0012184A" w:rsidP="00627213">
      <w:pPr>
        <w:spacing w:after="0"/>
        <w:ind w:firstLine="0"/>
        <w:rPr>
          <w:rFonts w:eastAsia="Times New Roman" w:cs="Times New Roman"/>
          <w:szCs w:val="24"/>
        </w:rPr>
      </w:pPr>
      <w:r w:rsidRPr="00DD2EDA">
        <w:rPr>
          <w:rFonts w:eastAsia="Times New Roman" w:cs="Times New Roman"/>
          <w:szCs w:val="24"/>
        </w:rPr>
        <w:t>Luis Ángel Martínez Corral</w:t>
      </w:r>
    </w:p>
    <w:p w14:paraId="0F2F76FD" w14:textId="77777777" w:rsidR="00BE3FD5" w:rsidRPr="00DD2EDA" w:rsidRDefault="00BE3FD5" w:rsidP="00BE3FD5">
      <w:pPr>
        <w:spacing w:after="0"/>
        <w:ind w:firstLine="0"/>
        <w:rPr>
          <w:rFonts w:eastAsia="Times New Roman" w:cs="Times New Roman"/>
          <w:szCs w:val="24"/>
        </w:rPr>
      </w:pPr>
      <w:r w:rsidRPr="00DD2EDA">
        <w:rPr>
          <w:rFonts w:eastAsia="Times New Roman" w:cs="Times New Roman"/>
          <w:szCs w:val="24"/>
        </w:rPr>
        <w:t>Equipo de investigación:</w:t>
      </w:r>
    </w:p>
    <w:p w14:paraId="5BFA79C6" w14:textId="78245945" w:rsidR="0012184A" w:rsidRPr="00DD2EDA" w:rsidRDefault="0012184A" w:rsidP="00627213">
      <w:pPr>
        <w:spacing w:after="0"/>
        <w:ind w:firstLine="0"/>
        <w:rPr>
          <w:rFonts w:eastAsia="Times New Roman" w:cs="Times New Roman"/>
          <w:szCs w:val="24"/>
        </w:rPr>
      </w:pPr>
      <w:r w:rsidRPr="00DD2EDA">
        <w:rPr>
          <w:rFonts w:eastAsia="Times New Roman" w:cs="Times New Roman"/>
          <w:szCs w:val="24"/>
        </w:rPr>
        <w:t>Dr. Abimael Guzmán Pando</w:t>
      </w:r>
    </w:p>
    <w:p w14:paraId="331E852F" w14:textId="77777777" w:rsidR="0012184A" w:rsidRPr="00DD2EDA" w:rsidRDefault="0012184A" w:rsidP="00627213">
      <w:pPr>
        <w:spacing w:after="0"/>
        <w:ind w:firstLine="0"/>
        <w:rPr>
          <w:rFonts w:eastAsia="Times New Roman" w:cs="Times New Roman"/>
          <w:szCs w:val="24"/>
        </w:rPr>
      </w:pPr>
      <w:r w:rsidRPr="00DD2EDA">
        <w:rPr>
          <w:rFonts w:eastAsia="Times New Roman" w:cs="Times New Roman"/>
          <w:szCs w:val="24"/>
        </w:rPr>
        <w:t>Dr. David Ricardo López Flores</w:t>
      </w:r>
    </w:p>
    <w:p w14:paraId="34E83743" w14:textId="77777777" w:rsidR="0012184A" w:rsidRPr="00DD2EDA" w:rsidRDefault="0012184A" w:rsidP="00627213">
      <w:pPr>
        <w:spacing w:after="0"/>
        <w:ind w:firstLine="0"/>
        <w:rPr>
          <w:rFonts w:eastAsia="Times New Roman" w:cs="Times New Roman"/>
          <w:szCs w:val="24"/>
        </w:rPr>
      </w:pPr>
      <w:r w:rsidRPr="00DD2EDA">
        <w:rPr>
          <w:rFonts w:eastAsia="Times New Roman" w:cs="Times New Roman"/>
          <w:szCs w:val="24"/>
        </w:rPr>
        <w:t xml:space="preserve">Dra. Celia María Quiñonez Cruz </w:t>
      </w:r>
    </w:p>
    <w:p w14:paraId="4B9CE15A" w14:textId="77777777" w:rsidR="0012184A" w:rsidRPr="00DD2EDA" w:rsidRDefault="0012184A" w:rsidP="00627213">
      <w:pPr>
        <w:spacing w:after="0"/>
        <w:ind w:firstLine="0"/>
        <w:rPr>
          <w:rFonts w:eastAsia="Times New Roman" w:cs="Times New Roman"/>
          <w:szCs w:val="24"/>
        </w:rPr>
      </w:pPr>
      <w:r w:rsidRPr="00DD2EDA">
        <w:rPr>
          <w:rFonts w:eastAsia="Times New Roman" w:cs="Times New Roman"/>
          <w:szCs w:val="24"/>
        </w:rPr>
        <w:t>Dr. Javier Camarillo Cisneros</w:t>
      </w:r>
    </w:p>
    <w:p w14:paraId="5C7E15A2" w14:textId="77777777" w:rsidR="0012184A" w:rsidRPr="00DD2EDA" w:rsidRDefault="0012184A" w:rsidP="0012184A">
      <w:pPr>
        <w:spacing w:after="0"/>
        <w:rPr>
          <w:rFonts w:eastAsia="Times New Roman" w:cs="Times New Roman"/>
          <w:szCs w:val="24"/>
        </w:rPr>
      </w:pPr>
    </w:p>
    <w:p w14:paraId="6C10BCD1" w14:textId="77777777" w:rsidR="0012184A" w:rsidRPr="00DD2EDA" w:rsidRDefault="0012184A" w:rsidP="00627213">
      <w:pPr>
        <w:spacing w:after="0"/>
        <w:ind w:firstLine="0"/>
        <w:rPr>
          <w:rFonts w:eastAsia="Times New Roman" w:cs="Times New Roman"/>
          <w:szCs w:val="24"/>
        </w:rPr>
      </w:pPr>
      <w:r w:rsidRPr="00DD2EDA">
        <w:rPr>
          <w:rFonts w:eastAsia="Times New Roman" w:cs="Times New Roman"/>
          <w:szCs w:val="24"/>
        </w:rPr>
        <w:t xml:space="preserve">Facultad de Medicina de la </w:t>
      </w:r>
    </w:p>
    <w:p w14:paraId="59289D61" w14:textId="77777777" w:rsidR="0012184A" w:rsidRPr="00DD2EDA" w:rsidRDefault="0012184A" w:rsidP="00627213">
      <w:pPr>
        <w:spacing w:after="0"/>
        <w:ind w:firstLine="0"/>
        <w:rPr>
          <w:rFonts w:eastAsia="Times New Roman" w:cs="Times New Roman"/>
          <w:szCs w:val="24"/>
        </w:rPr>
      </w:pPr>
      <w:r w:rsidRPr="00DD2EDA">
        <w:rPr>
          <w:rFonts w:eastAsia="Times New Roman" w:cs="Times New Roman"/>
          <w:szCs w:val="24"/>
        </w:rPr>
        <w:t>UACH México</w:t>
      </w:r>
    </w:p>
    <w:p w14:paraId="062A6B08" w14:textId="544001CE" w:rsidR="0012184A" w:rsidRPr="00DD2EDA" w:rsidRDefault="0012184A" w:rsidP="00627213">
      <w:pPr>
        <w:spacing w:after="0"/>
        <w:ind w:firstLine="0"/>
        <w:rPr>
          <w:rFonts w:eastAsia="Times New Roman" w:cs="Times New Roman"/>
          <w:szCs w:val="24"/>
        </w:rPr>
      </w:pPr>
      <w:r w:rsidRPr="00DD2EDA">
        <w:rPr>
          <w:rFonts w:eastAsia="Times New Roman" w:cs="Times New Roman"/>
          <w:szCs w:val="24"/>
        </w:rPr>
        <w:t xml:space="preserve">Web: </w:t>
      </w:r>
      <w:hyperlink r:id="rId9">
        <w:r w:rsidRPr="00DD2EDA">
          <w:rPr>
            <w:rFonts w:eastAsia="Times New Roman" w:cs="Times New Roman"/>
            <w:color w:val="0563C1"/>
            <w:szCs w:val="24"/>
            <w:u w:val="single"/>
          </w:rPr>
          <w:t>www.fm.uach.mx</w:t>
        </w:r>
      </w:hyperlink>
    </w:p>
    <w:p w14:paraId="2458CEC0" w14:textId="77777777" w:rsidR="0012184A" w:rsidRPr="00DD2EDA" w:rsidRDefault="0012184A" w:rsidP="00627213">
      <w:pPr>
        <w:spacing w:after="0"/>
        <w:ind w:firstLine="0"/>
        <w:rPr>
          <w:rFonts w:eastAsia="Times New Roman" w:cs="Times New Roman"/>
          <w:szCs w:val="24"/>
        </w:rPr>
      </w:pPr>
      <w:r w:rsidRPr="00DD2EDA">
        <w:rPr>
          <w:rFonts w:eastAsia="Times New Roman" w:cs="Times New Roman"/>
          <w:szCs w:val="24"/>
        </w:rPr>
        <w:t>Correo: p261337@uach.mx</w:t>
      </w:r>
    </w:p>
    <w:p w14:paraId="7E00621B" w14:textId="77777777" w:rsidR="0012184A" w:rsidRPr="00DD2EDA" w:rsidRDefault="0012184A" w:rsidP="00627213">
      <w:pPr>
        <w:spacing w:after="0"/>
        <w:ind w:firstLine="0"/>
        <w:rPr>
          <w:rFonts w:eastAsia="Times New Roman" w:cs="Times New Roman"/>
          <w:szCs w:val="24"/>
        </w:rPr>
      </w:pPr>
      <w:r w:rsidRPr="00DD2EDA">
        <w:rPr>
          <w:rFonts w:eastAsia="Times New Roman" w:cs="Times New Roman"/>
          <w:szCs w:val="24"/>
        </w:rPr>
        <w:t>Chihuahua, México, 2024</w:t>
      </w:r>
    </w:p>
    <w:p w14:paraId="6FC09526" w14:textId="77777777" w:rsidR="0012184A" w:rsidRPr="00DD2EDA" w:rsidRDefault="0012184A" w:rsidP="00627213">
      <w:pPr>
        <w:widowControl w:val="0"/>
        <w:pBdr>
          <w:top w:val="nil"/>
          <w:left w:val="nil"/>
          <w:bottom w:val="nil"/>
          <w:right w:val="nil"/>
          <w:between w:val="nil"/>
        </w:pBdr>
        <w:spacing w:after="0"/>
        <w:ind w:firstLine="0"/>
        <w:rPr>
          <w:rFonts w:eastAsia="Times New Roman" w:cs="Times New Roman"/>
          <w:color w:val="000000"/>
          <w:szCs w:val="24"/>
        </w:rPr>
      </w:pPr>
      <w:r w:rsidRPr="00DD2EDA">
        <w:rPr>
          <w:rFonts w:eastAsia="Times New Roman" w:cs="Times New Roman"/>
          <w:color w:val="000000"/>
          <w:szCs w:val="24"/>
        </w:rPr>
        <w:t>© Universidad Autónoma de Chihuahua</w:t>
      </w:r>
    </w:p>
    <w:p w14:paraId="4A26D002" w14:textId="77777777" w:rsidR="0012184A" w:rsidRPr="00DD2EDA" w:rsidRDefault="0012184A" w:rsidP="00627213">
      <w:pPr>
        <w:widowControl w:val="0"/>
        <w:pBdr>
          <w:top w:val="nil"/>
          <w:left w:val="nil"/>
          <w:bottom w:val="nil"/>
          <w:right w:val="nil"/>
          <w:between w:val="nil"/>
        </w:pBdr>
        <w:spacing w:after="0"/>
        <w:ind w:firstLine="0"/>
        <w:rPr>
          <w:rFonts w:eastAsia="Times New Roman" w:cs="Times New Roman"/>
          <w:color w:val="000000"/>
          <w:szCs w:val="24"/>
        </w:rPr>
      </w:pPr>
      <w:r w:rsidRPr="00DD2EDA">
        <w:rPr>
          <w:rFonts w:eastAsia="Times New Roman" w:cs="Times New Roman"/>
          <w:color w:val="000000"/>
          <w:szCs w:val="24"/>
        </w:rPr>
        <w:t>© Los autores</w:t>
      </w:r>
    </w:p>
    <w:p w14:paraId="4E06CAA5" w14:textId="77777777" w:rsidR="0012184A" w:rsidRPr="00DD2EDA" w:rsidRDefault="0012184A" w:rsidP="00627213">
      <w:pPr>
        <w:widowControl w:val="0"/>
        <w:pBdr>
          <w:top w:val="nil"/>
          <w:left w:val="nil"/>
          <w:bottom w:val="nil"/>
          <w:right w:val="nil"/>
          <w:between w:val="nil"/>
        </w:pBdr>
        <w:spacing w:after="0"/>
        <w:ind w:firstLine="0"/>
        <w:rPr>
          <w:rFonts w:eastAsia="Times New Roman" w:cs="Times New Roman"/>
          <w:color w:val="000000"/>
          <w:szCs w:val="24"/>
        </w:rPr>
      </w:pPr>
      <w:r w:rsidRPr="00DD2EDA">
        <w:rPr>
          <w:rFonts w:eastAsia="Times New Roman" w:cs="Times New Roman"/>
          <w:color w:val="000000"/>
          <w:szCs w:val="24"/>
        </w:rPr>
        <w:t xml:space="preserve">Todos los derechos reservados. Se permite la distribución, uso y copia citando la fuente completa. </w:t>
      </w:r>
    </w:p>
    <w:bookmarkEnd w:id="3"/>
    <w:p w14:paraId="48F5867A" w14:textId="4CD1DE50" w:rsidR="0012184A" w:rsidRPr="00DD2EDA" w:rsidRDefault="0012184A">
      <w:r w:rsidRPr="00DD2EDA">
        <w:br w:type="page"/>
      </w:r>
    </w:p>
    <w:p w14:paraId="323DB973" w14:textId="77777777" w:rsidR="0012184A" w:rsidRPr="00DD2EDA" w:rsidRDefault="0012184A" w:rsidP="0012184A">
      <w:pPr>
        <w:widowControl w:val="0"/>
        <w:pBdr>
          <w:top w:val="nil"/>
          <w:left w:val="nil"/>
          <w:bottom w:val="nil"/>
          <w:right w:val="nil"/>
          <w:between w:val="nil"/>
        </w:pBdr>
        <w:spacing w:after="0"/>
        <w:rPr>
          <w:rFonts w:eastAsia="Times New Roman" w:cs="Times New Roman"/>
          <w:color w:val="000000"/>
          <w:szCs w:val="24"/>
        </w:rPr>
      </w:pPr>
      <w:bookmarkStart w:id="4" w:name="_Hlk199595072"/>
    </w:p>
    <w:p w14:paraId="050046B9" w14:textId="77777777" w:rsidR="0012184A" w:rsidRPr="00DD2EDA" w:rsidRDefault="0012184A" w:rsidP="0012184A">
      <w:pPr>
        <w:spacing w:after="0"/>
        <w:jc w:val="right"/>
        <w:rPr>
          <w:rFonts w:eastAsia="Arial" w:cs="Times New Roman"/>
          <w:szCs w:val="24"/>
        </w:rPr>
      </w:pPr>
      <w:r w:rsidRPr="00DD2EDA">
        <w:rPr>
          <w:noProof/>
          <w:lang w:eastAsia="es-ES"/>
        </w:rPr>
        <w:drawing>
          <wp:anchor distT="0" distB="0" distL="114300" distR="114300" simplePos="0" relativeHeight="251669504" behindDoc="0" locked="0" layoutInCell="1" hidden="0" allowOverlap="1" wp14:anchorId="05000821" wp14:editId="05BEC453">
            <wp:simplePos x="0" y="0"/>
            <wp:positionH relativeFrom="margin">
              <wp:align>left</wp:align>
            </wp:positionH>
            <wp:positionV relativeFrom="margin">
              <wp:align>top</wp:align>
            </wp:positionV>
            <wp:extent cx="1214120" cy="1146175"/>
            <wp:effectExtent l="0" t="0" r="5080" b="0"/>
            <wp:wrapSquare wrapText="bothSides" distT="0" distB="0" distL="114300" distR="114300"/>
            <wp:docPr id="1" name="image1.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 name="image1.png" descr="Texto&#10;&#10;El contenido generado por IA puede ser incorrecto."/>
                    <pic:cNvPicPr preferRelativeResize="0"/>
                  </pic:nvPicPr>
                  <pic:blipFill>
                    <a:blip r:embed="rId10"/>
                    <a:srcRect/>
                    <a:stretch>
                      <a:fillRect/>
                    </a:stretch>
                  </pic:blipFill>
                  <pic:spPr>
                    <a:xfrm>
                      <a:off x="0" y="0"/>
                      <a:ext cx="1214120" cy="1146175"/>
                    </a:xfrm>
                    <a:prstGeom prst="rect">
                      <a:avLst/>
                    </a:prstGeom>
                    <a:ln/>
                  </pic:spPr>
                </pic:pic>
              </a:graphicData>
            </a:graphic>
          </wp:anchor>
        </w:drawing>
      </w:r>
    </w:p>
    <w:p w14:paraId="76A5E7CB" w14:textId="3E85A1FD" w:rsidR="0012184A" w:rsidRPr="00DD2EDA" w:rsidRDefault="0012184A" w:rsidP="0012184A">
      <w:pPr>
        <w:spacing w:after="0"/>
        <w:jc w:val="right"/>
        <w:rPr>
          <w:rFonts w:eastAsia="Arial" w:cs="Times New Roman"/>
          <w:szCs w:val="24"/>
        </w:rPr>
      </w:pPr>
      <w:r w:rsidRPr="00DD2EDA">
        <w:rPr>
          <w:rFonts w:eastAsia="Arial" w:cs="Times New Roman"/>
          <w:szCs w:val="24"/>
        </w:rPr>
        <w:t xml:space="preserve">Chihuahua, Chih., </w:t>
      </w:r>
      <w:r w:rsidR="00DD38DB" w:rsidRPr="00DD2EDA">
        <w:rPr>
          <w:rFonts w:eastAsia="Arial" w:cs="Times New Roman"/>
          <w:szCs w:val="24"/>
        </w:rPr>
        <w:t>a _</w:t>
      </w:r>
      <w:r w:rsidRPr="00DD2EDA">
        <w:rPr>
          <w:rFonts w:eastAsia="Arial" w:cs="Times New Roman"/>
          <w:szCs w:val="24"/>
        </w:rPr>
        <w:t xml:space="preserve">___ </w:t>
      </w:r>
      <w:proofErr w:type="spellStart"/>
      <w:r w:rsidRPr="00DD2EDA">
        <w:rPr>
          <w:rFonts w:eastAsia="Arial" w:cs="Times New Roman"/>
          <w:szCs w:val="24"/>
        </w:rPr>
        <w:t>de</w:t>
      </w:r>
      <w:proofErr w:type="spellEnd"/>
      <w:r w:rsidRPr="00DD2EDA">
        <w:rPr>
          <w:rFonts w:eastAsia="Arial" w:cs="Times New Roman"/>
          <w:szCs w:val="24"/>
        </w:rPr>
        <w:t xml:space="preserve"> _____ </w:t>
      </w:r>
      <w:proofErr w:type="spellStart"/>
      <w:r w:rsidRPr="00DD2EDA">
        <w:rPr>
          <w:rFonts w:eastAsia="Arial" w:cs="Times New Roman"/>
          <w:szCs w:val="24"/>
        </w:rPr>
        <w:t>de</w:t>
      </w:r>
      <w:proofErr w:type="spellEnd"/>
      <w:r w:rsidRPr="00DD2EDA">
        <w:rPr>
          <w:rFonts w:eastAsia="Arial" w:cs="Times New Roman"/>
          <w:szCs w:val="24"/>
        </w:rPr>
        <w:t xml:space="preserve"> 202</w:t>
      </w:r>
    </w:p>
    <w:p w14:paraId="55BA469D" w14:textId="77777777" w:rsidR="0012184A" w:rsidRPr="00DD2EDA" w:rsidRDefault="0012184A" w:rsidP="0012184A">
      <w:pPr>
        <w:rPr>
          <w:rFonts w:eastAsia="Arial" w:cs="Times New Roman"/>
          <w:szCs w:val="24"/>
        </w:rPr>
      </w:pPr>
    </w:p>
    <w:p w14:paraId="6633D637" w14:textId="77777777" w:rsidR="0012184A" w:rsidRPr="00DD2EDA" w:rsidRDefault="0012184A" w:rsidP="0012184A">
      <w:pPr>
        <w:rPr>
          <w:rFonts w:eastAsia="Arial" w:cs="Times New Roman"/>
          <w:szCs w:val="24"/>
        </w:rPr>
      </w:pPr>
    </w:p>
    <w:p w14:paraId="3E71A59B" w14:textId="77777777" w:rsidR="0012184A" w:rsidRPr="00DD2EDA" w:rsidRDefault="0012184A" w:rsidP="0012184A">
      <w:pPr>
        <w:spacing w:after="0" w:line="240" w:lineRule="auto"/>
        <w:rPr>
          <w:rFonts w:eastAsia="Arial" w:cs="Times New Roman"/>
          <w:b/>
          <w:szCs w:val="24"/>
        </w:rPr>
      </w:pPr>
      <w:r w:rsidRPr="00DD2EDA">
        <w:rPr>
          <w:rFonts w:eastAsia="Arial" w:cs="Times New Roman"/>
          <w:b/>
          <w:szCs w:val="24"/>
        </w:rPr>
        <w:t>Dr. Said Alejandro de la Cruz Rey</w:t>
      </w:r>
    </w:p>
    <w:p w14:paraId="28EB011A" w14:textId="77777777" w:rsidR="0012184A" w:rsidRPr="00DD2EDA" w:rsidRDefault="0012184A" w:rsidP="0012184A">
      <w:pPr>
        <w:spacing w:after="0" w:line="240" w:lineRule="auto"/>
        <w:rPr>
          <w:rFonts w:eastAsia="Arial" w:cs="Times New Roman"/>
          <w:b/>
          <w:szCs w:val="24"/>
        </w:rPr>
      </w:pPr>
      <w:r w:rsidRPr="00DD2EDA">
        <w:rPr>
          <w:rFonts w:eastAsia="Arial" w:cs="Times New Roman"/>
          <w:b/>
          <w:szCs w:val="24"/>
        </w:rPr>
        <w:t>Secretario de Investigación y Posgrado</w:t>
      </w:r>
    </w:p>
    <w:p w14:paraId="5A961B75" w14:textId="77777777" w:rsidR="0012184A" w:rsidRPr="00DD2EDA" w:rsidRDefault="0012184A" w:rsidP="0012184A">
      <w:pPr>
        <w:spacing w:after="0" w:line="240" w:lineRule="auto"/>
        <w:rPr>
          <w:rFonts w:eastAsia="Arial" w:cs="Times New Roman"/>
          <w:b/>
          <w:szCs w:val="24"/>
        </w:rPr>
      </w:pPr>
      <w:r w:rsidRPr="00DD2EDA">
        <w:rPr>
          <w:rFonts w:eastAsia="Arial" w:cs="Times New Roman"/>
          <w:b/>
          <w:szCs w:val="24"/>
        </w:rPr>
        <w:t>Facultad de Medicina y Ciencias Biomédicas</w:t>
      </w:r>
    </w:p>
    <w:p w14:paraId="4BA84F9D" w14:textId="77777777" w:rsidR="0012184A" w:rsidRPr="00DD2EDA" w:rsidRDefault="0012184A" w:rsidP="0012184A">
      <w:pPr>
        <w:spacing w:after="0" w:line="240" w:lineRule="auto"/>
        <w:rPr>
          <w:rFonts w:eastAsia="Arial" w:cs="Times New Roman"/>
          <w:b/>
          <w:szCs w:val="24"/>
        </w:rPr>
      </w:pPr>
    </w:p>
    <w:p w14:paraId="13031A65" w14:textId="77777777" w:rsidR="0012184A" w:rsidRPr="00DD2EDA" w:rsidRDefault="0012184A" w:rsidP="0012184A">
      <w:pPr>
        <w:spacing w:after="0" w:line="240" w:lineRule="auto"/>
        <w:rPr>
          <w:rFonts w:eastAsia="Arial" w:cs="Times New Roman"/>
          <w:b/>
          <w:szCs w:val="24"/>
        </w:rPr>
      </w:pPr>
      <w:r w:rsidRPr="00DD2EDA">
        <w:rPr>
          <w:rFonts w:eastAsia="Arial" w:cs="Times New Roman"/>
          <w:b/>
          <w:szCs w:val="24"/>
        </w:rPr>
        <w:t>P R E S E N T E.-</w:t>
      </w:r>
    </w:p>
    <w:p w14:paraId="79185ECB" w14:textId="77777777" w:rsidR="0012184A" w:rsidRPr="00DD2EDA" w:rsidRDefault="0012184A" w:rsidP="0012184A">
      <w:pPr>
        <w:spacing w:after="0" w:line="240" w:lineRule="auto"/>
        <w:rPr>
          <w:rFonts w:eastAsia="Arial" w:cs="Times New Roman"/>
          <w:szCs w:val="24"/>
        </w:rPr>
      </w:pPr>
    </w:p>
    <w:p w14:paraId="36F9843D" w14:textId="60C854C7" w:rsidR="0012184A" w:rsidRPr="00DD2EDA" w:rsidRDefault="0012184A" w:rsidP="0012184A">
      <w:pPr>
        <w:spacing w:after="0"/>
        <w:rPr>
          <w:rFonts w:eastAsia="Arial" w:cs="Times New Roman"/>
          <w:szCs w:val="24"/>
          <w:u w:val="single"/>
        </w:rPr>
      </w:pPr>
      <w:r w:rsidRPr="00DD2EDA">
        <w:rPr>
          <w:rFonts w:eastAsia="Arial" w:cs="Times New Roman"/>
          <w:szCs w:val="24"/>
        </w:rPr>
        <w:t xml:space="preserve">Por medio de la presente nos permitimos informar a usted que el C. Luis Angel Martínez </w:t>
      </w:r>
      <w:r w:rsidR="00DD38DB" w:rsidRPr="00DD2EDA">
        <w:rPr>
          <w:rFonts w:eastAsia="Arial" w:cs="Times New Roman"/>
          <w:szCs w:val="24"/>
        </w:rPr>
        <w:t>Corral,</w:t>
      </w:r>
      <w:r w:rsidRPr="00DD2EDA">
        <w:rPr>
          <w:rFonts w:eastAsia="Arial" w:cs="Times New Roman"/>
          <w:szCs w:val="24"/>
        </w:rPr>
        <w:t xml:space="preserve"> con número de matrícula, ha concluido la elaboración de la tesis </w:t>
      </w:r>
      <w:r w:rsidRPr="00DD2EDA">
        <w:rPr>
          <w:rFonts w:eastAsia="Arial" w:cs="Times New Roman"/>
          <w:szCs w:val="24"/>
          <w:u w:val="single"/>
        </w:rPr>
        <w:t>“</w:t>
      </w:r>
      <w:r w:rsidR="00BE3FD5" w:rsidRPr="00DD2EDA">
        <w:rPr>
          <w:rFonts w:eastAsia="Arial" w:cs="Times New Roman"/>
          <w:bCs/>
          <w:szCs w:val="24"/>
          <w:u w:val="single"/>
        </w:rPr>
        <w:t>Modelo de Evaluación del Comportamiento Sedentario mediante Lógica Difusa y Datos Biométricos.</w:t>
      </w:r>
      <w:r w:rsidRPr="00DD2EDA">
        <w:rPr>
          <w:rFonts w:eastAsia="Arial" w:cs="Times New Roman"/>
          <w:szCs w:val="24"/>
          <w:u w:val="single"/>
        </w:rPr>
        <w:t>”,</w:t>
      </w:r>
      <w:r w:rsidRPr="00DD2EDA">
        <w:rPr>
          <w:rFonts w:eastAsia="Arial" w:cs="Times New Roman"/>
          <w:szCs w:val="24"/>
        </w:rPr>
        <w:t xml:space="preserve"> como requisito para obtener el grado de: </w:t>
      </w:r>
      <w:r w:rsidRPr="00DD2EDA">
        <w:rPr>
          <w:rFonts w:eastAsia="Arial" w:cs="Times New Roman"/>
          <w:b/>
          <w:szCs w:val="24"/>
        </w:rPr>
        <w:t xml:space="preserve">Maestro en Formación e Innovación para Profesionales de </w:t>
      </w:r>
      <w:r w:rsidR="00AD1B96" w:rsidRPr="00DD2EDA">
        <w:rPr>
          <w:rFonts w:eastAsia="Arial" w:cs="Times New Roman"/>
          <w:b/>
          <w:szCs w:val="24"/>
        </w:rPr>
        <w:t>la Salud</w:t>
      </w:r>
      <w:r w:rsidRPr="00DD2EDA">
        <w:rPr>
          <w:rFonts w:eastAsia="Arial" w:cs="Times New Roman"/>
          <w:b/>
          <w:szCs w:val="24"/>
        </w:rPr>
        <w:t xml:space="preserve">  </w:t>
      </w:r>
    </w:p>
    <w:p w14:paraId="1D52E09E" w14:textId="77777777" w:rsidR="0012184A" w:rsidRPr="00DD2EDA" w:rsidRDefault="0012184A" w:rsidP="0012184A">
      <w:pPr>
        <w:spacing w:after="0"/>
        <w:rPr>
          <w:rFonts w:eastAsia="Arial" w:cs="Times New Roman"/>
          <w:szCs w:val="24"/>
        </w:rPr>
      </w:pPr>
      <w:r w:rsidRPr="00DD2EDA">
        <w:rPr>
          <w:rFonts w:eastAsia="Arial" w:cs="Times New Roman"/>
          <w:szCs w:val="24"/>
        </w:rPr>
        <w:t xml:space="preserve">Así mismo, manifestamos que la tesis ha sido revisada y aprobada por los abajo firmantes, miembros del Comité de Grado. </w:t>
      </w:r>
    </w:p>
    <w:p w14:paraId="0F7FD9AE" w14:textId="77777777" w:rsidR="0012184A" w:rsidRPr="00DD2EDA" w:rsidRDefault="0012184A" w:rsidP="0012184A">
      <w:pPr>
        <w:spacing w:after="0"/>
        <w:rPr>
          <w:rFonts w:eastAsia="Arial" w:cs="Times New Roman"/>
          <w:szCs w:val="24"/>
        </w:rPr>
      </w:pPr>
    </w:p>
    <w:p w14:paraId="36CE983E" w14:textId="77777777" w:rsidR="0012184A" w:rsidRPr="00DD2EDA" w:rsidRDefault="0012184A" w:rsidP="0012184A">
      <w:pPr>
        <w:spacing w:after="0"/>
        <w:rPr>
          <w:rFonts w:eastAsia="Arial" w:cs="Times New Roman"/>
          <w:szCs w:val="24"/>
        </w:rPr>
      </w:pPr>
      <w:r w:rsidRPr="00DD2EDA">
        <w:rPr>
          <w:rFonts w:eastAsia="Arial" w:cs="Times New Roman"/>
          <w:szCs w:val="24"/>
        </w:rPr>
        <w:t>Sin otro particular, quedamos de usted.</w:t>
      </w:r>
    </w:p>
    <w:p w14:paraId="2EB3468F" w14:textId="77777777" w:rsidR="0012184A" w:rsidRPr="00DD2EDA" w:rsidRDefault="0012184A" w:rsidP="0012184A">
      <w:pPr>
        <w:spacing w:after="0"/>
        <w:rPr>
          <w:rFonts w:eastAsia="Arial" w:cs="Times New Roman"/>
          <w:szCs w:val="24"/>
        </w:rPr>
      </w:pPr>
    </w:p>
    <w:p w14:paraId="2EA6B318" w14:textId="77777777" w:rsidR="0012184A" w:rsidRPr="00DD2EDA" w:rsidRDefault="0012184A" w:rsidP="0012184A">
      <w:pPr>
        <w:spacing w:after="0"/>
        <w:rPr>
          <w:rFonts w:eastAsia="Arial" w:cs="Times New Roman"/>
          <w:szCs w:val="24"/>
        </w:rPr>
      </w:pPr>
    </w:p>
    <w:p w14:paraId="4C315CB6" w14:textId="77777777" w:rsidR="0012184A" w:rsidRPr="00DD2EDA" w:rsidRDefault="0012184A" w:rsidP="0012184A">
      <w:pPr>
        <w:spacing w:after="0"/>
        <w:jc w:val="center"/>
        <w:rPr>
          <w:rFonts w:eastAsia="Arial" w:cs="Times New Roman"/>
          <w:b/>
          <w:bCs/>
          <w:szCs w:val="24"/>
        </w:rPr>
      </w:pPr>
      <w:r w:rsidRPr="00DD2EDA">
        <w:rPr>
          <w:rFonts w:eastAsia="Arial" w:cs="Times New Roman"/>
          <w:b/>
          <w:bCs/>
          <w:szCs w:val="24"/>
        </w:rPr>
        <w:t>ATENTAMENTE</w:t>
      </w:r>
    </w:p>
    <w:p w14:paraId="1CBE866A" w14:textId="77777777" w:rsidR="0012184A" w:rsidRPr="00DD2EDA" w:rsidRDefault="0012184A" w:rsidP="0012184A">
      <w:pPr>
        <w:spacing w:after="0"/>
        <w:jc w:val="center"/>
        <w:rPr>
          <w:rFonts w:eastAsia="Arial" w:cs="Times New Roman"/>
          <w:szCs w:val="24"/>
        </w:rPr>
      </w:pPr>
      <w:r w:rsidRPr="00DD2EDA">
        <w:rPr>
          <w:rFonts w:eastAsia="Arial" w:cs="Times New Roman"/>
          <w:szCs w:val="24"/>
        </w:rPr>
        <w:t>“MENTI DA LUCEM, MANIBUS ARTEM”</w:t>
      </w:r>
    </w:p>
    <w:p w14:paraId="5437513F" w14:textId="77777777" w:rsidR="0012184A" w:rsidRPr="00DD2EDA" w:rsidRDefault="0012184A" w:rsidP="0012184A">
      <w:pPr>
        <w:spacing w:after="0" w:line="240" w:lineRule="auto"/>
        <w:rPr>
          <w:rFonts w:eastAsia="Arial" w:cs="Times New Roman"/>
          <w:szCs w:val="24"/>
        </w:rPr>
      </w:pPr>
    </w:p>
    <w:p w14:paraId="261D3062" w14:textId="608D6152" w:rsidR="0012184A" w:rsidRPr="00DD2EDA" w:rsidRDefault="0012184A" w:rsidP="00627213">
      <w:pPr>
        <w:spacing w:after="0" w:line="240" w:lineRule="auto"/>
        <w:ind w:firstLine="0"/>
        <w:jc w:val="center"/>
        <w:rPr>
          <w:rFonts w:eastAsia="Arial" w:cs="Times New Roman"/>
          <w:szCs w:val="24"/>
        </w:rPr>
      </w:pPr>
      <w:r w:rsidRPr="00DD2EDA">
        <w:rPr>
          <w:rFonts w:eastAsia="Arial" w:cs="Times New Roman"/>
          <w:szCs w:val="24"/>
        </w:rPr>
        <w:t>Director de Tesis</w:t>
      </w:r>
      <w:r w:rsidRPr="00DD2EDA">
        <w:rPr>
          <w:rFonts w:eastAsia="Arial" w:cs="Times New Roman"/>
          <w:szCs w:val="24"/>
        </w:rPr>
        <w:tab/>
      </w:r>
      <w:r w:rsidRPr="00DD2EDA">
        <w:rPr>
          <w:rFonts w:eastAsia="Arial" w:cs="Times New Roman"/>
          <w:szCs w:val="24"/>
        </w:rPr>
        <w:tab/>
      </w:r>
      <w:r w:rsidRPr="00DD2EDA">
        <w:rPr>
          <w:rFonts w:eastAsia="Arial" w:cs="Times New Roman"/>
          <w:szCs w:val="24"/>
        </w:rPr>
        <w:tab/>
      </w:r>
      <w:r w:rsidRPr="00DD2EDA">
        <w:rPr>
          <w:rFonts w:eastAsia="Arial" w:cs="Times New Roman"/>
          <w:szCs w:val="24"/>
        </w:rPr>
        <w:tab/>
      </w:r>
      <w:r w:rsidRPr="00DD2EDA">
        <w:rPr>
          <w:rFonts w:eastAsia="Arial" w:cs="Times New Roman"/>
          <w:szCs w:val="24"/>
        </w:rPr>
        <w:tab/>
      </w:r>
      <w:proofErr w:type="gramStart"/>
      <w:r w:rsidRPr="00DD2EDA">
        <w:rPr>
          <w:rFonts w:eastAsia="Arial" w:cs="Times New Roman"/>
          <w:szCs w:val="24"/>
        </w:rPr>
        <w:t>Co-</w:t>
      </w:r>
      <w:r w:rsidR="00DD38DB" w:rsidRPr="00DD2EDA">
        <w:rPr>
          <w:rFonts w:eastAsia="Arial" w:cs="Times New Roman"/>
          <w:szCs w:val="24"/>
        </w:rPr>
        <w:t>Director</w:t>
      </w:r>
      <w:proofErr w:type="gramEnd"/>
      <w:r w:rsidR="00DD38DB" w:rsidRPr="00DD2EDA">
        <w:rPr>
          <w:rFonts w:eastAsia="Arial" w:cs="Times New Roman"/>
          <w:szCs w:val="24"/>
        </w:rPr>
        <w:t xml:space="preserve"> de</w:t>
      </w:r>
      <w:r w:rsidRPr="00DD2EDA">
        <w:rPr>
          <w:rFonts w:eastAsia="Arial" w:cs="Times New Roman"/>
          <w:szCs w:val="24"/>
        </w:rPr>
        <w:t xml:space="preserve"> Tesis</w:t>
      </w:r>
    </w:p>
    <w:p w14:paraId="3DABA845" w14:textId="68EF5473" w:rsidR="00BE3FD5" w:rsidRPr="00DD2EDA" w:rsidRDefault="00BE3FD5" w:rsidP="00627213">
      <w:pPr>
        <w:spacing w:after="0"/>
        <w:ind w:firstLine="0"/>
        <w:jc w:val="center"/>
        <w:rPr>
          <w:rFonts w:eastAsia="Times New Roman" w:cs="Times New Roman"/>
          <w:szCs w:val="24"/>
        </w:rPr>
      </w:pPr>
      <w:r w:rsidRPr="00DD2EDA">
        <w:rPr>
          <w:rFonts w:eastAsia="Times New Roman" w:cs="Times New Roman"/>
          <w:szCs w:val="24"/>
        </w:rPr>
        <w:t>Dr. Abimael Guzmán Pando</w:t>
      </w:r>
      <w:r w:rsidRPr="00DD2EDA">
        <w:rPr>
          <w:rFonts w:eastAsia="Times New Roman" w:cs="Times New Roman"/>
          <w:szCs w:val="24"/>
        </w:rPr>
        <w:tab/>
      </w:r>
      <w:r w:rsidRPr="00DD2EDA">
        <w:rPr>
          <w:rFonts w:eastAsia="Times New Roman" w:cs="Times New Roman"/>
          <w:szCs w:val="24"/>
        </w:rPr>
        <w:tab/>
      </w:r>
      <w:r w:rsidRPr="00DD2EDA">
        <w:rPr>
          <w:rFonts w:eastAsia="Times New Roman" w:cs="Times New Roman"/>
          <w:szCs w:val="24"/>
        </w:rPr>
        <w:tab/>
      </w:r>
      <w:r w:rsidRPr="00DD2EDA">
        <w:rPr>
          <w:rFonts w:eastAsia="Times New Roman" w:cs="Times New Roman"/>
          <w:szCs w:val="24"/>
        </w:rPr>
        <w:tab/>
        <w:t>Dr. David Ricardo López Flores</w:t>
      </w:r>
    </w:p>
    <w:p w14:paraId="48D5E369" w14:textId="77777777" w:rsidR="0012184A" w:rsidRPr="00DD2EDA" w:rsidRDefault="0012184A" w:rsidP="00BE3FD5">
      <w:pPr>
        <w:spacing w:after="0" w:line="240" w:lineRule="auto"/>
        <w:jc w:val="center"/>
        <w:rPr>
          <w:rFonts w:eastAsia="Arial" w:cs="Times New Roman"/>
          <w:szCs w:val="24"/>
        </w:rPr>
      </w:pPr>
    </w:p>
    <w:p w14:paraId="50821BBE" w14:textId="77777777" w:rsidR="0012184A" w:rsidRPr="00DD2EDA" w:rsidRDefault="0012184A" w:rsidP="00BE3FD5">
      <w:pPr>
        <w:spacing w:after="0" w:line="240" w:lineRule="auto"/>
        <w:jc w:val="center"/>
        <w:rPr>
          <w:rFonts w:eastAsia="Arial" w:cs="Times New Roman"/>
          <w:szCs w:val="24"/>
        </w:rPr>
      </w:pPr>
    </w:p>
    <w:p w14:paraId="2A6F37BE" w14:textId="77777777" w:rsidR="0012184A" w:rsidRPr="00DD2EDA" w:rsidRDefault="0012184A" w:rsidP="00627213">
      <w:pPr>
        <w:spacing w:after="0" w:line="240" w:lineRule="auto"/>
        <w:jc w:val="center"/>
        <w:rPr>
          <w:rFonts w:eastAsia="Arial" w:cs="Times New Roman"/>
          <w:szCs w:val="24"/>
        </w:rPr>
      </w:pPr>
    </w:p>
    <w:p w14:paraId="104A1478" w14:textId="269E430A" w:rsidR="0012184A" w:rsidRPr="00DD2EDA" w:rsidRDefault="0012184A" w:rsidP="00627213">
      <w:pPr>
        <w:spacing w:after="0" w:line="240" w:lineRule="auto"/>
        <w:ind w:firstLine="0"/>
        <w:jc w:val="center"/>
        <w:rPr>
          <w:rFonts w:eastAsia="Arial" w:cs="Times New Roman"/>
          <w:szCs w:val="24"/>
        </w:rPr>
      </w:pPr>
      <w:r w:rsidRPr="00DD2EDA">
        <w:rPr>
          <w:rFonts w:eastAsia="Arial" w:cs="Times New Roman"/>
          <w:szCs w:val="24"/>
        </w:rPr>
        <w:t>Asesor de Tesis</w:t>
      </w:r>
      <w:r w:rsidRPr="00DD2EDA">
        <w:rPr>
          <w:rFonts w:cs="Times New Roman"/>
          <w:noProof/>
          <w:lang w:eastAsia="es-ES"/>
        </w:rPr>
        <w:drawing>
          <wp:anchor distT="0" distB="0" distL="0" distR="0" simplePos="0" relativeHeight="251670528" behindDoc="1" locked="0" layoutInCell="1" hidden="0" allowOverlap="1" wp14:anchorId="78F6EB48" wp14:editId="027E4640">
            <wp:simplePos x="0" y="0"/>
            <wp:positionH relativeFrom="page">
              <wp:posOffset>-3174</wp:posOffset>
            </wp:positionH>
            <wp:positionV relativeFrom="page">
              <wp:posOffset>10193655</wp:posOffset>
            </wp:positionV>
            <wp:extent cx="7762875" cy="10029825"/>
            <wp:effectExtent l="0" t="0" r="0" b="0"/>
            <wp:wrapNone/>
            <wp:docPr id="3" name="image2.jp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image2.jpg" descr="Texto&#10;&#10;El contenido generado por IA puede ser incorrecto."/>
                    <pic:cNvPicPr preferRelativeResize="0"/>
                  </pic:nvPicPr>
                  <pic:blipFill>
                    <a:blip r:embed="rId11"/>
                    <a:srcRect/>
                    <a:stretch>
                      <a:fillRect/>
                    </a:stretch>
                  </pic:blipFill>
                  <pic:spPr>
                    <a:xfrm>
                      <a:off x="0" y="0"/>
                      <a:ext cx="7762875" cy="10029825"/>
                    </a:xfrm>
                    <a:prstGeom prst="rect">
                      <a:avLst/>
                    </a:prstGeom>
                    <a:ln/>
                  </pic:spPr>
                </pic:pic>
              </a:graphicData>
            </a:graphic>
          </wp:anchor>
        </w:drawing>
      </w:r>
      <w:r w:rsidRPr="00DD2EDA">
        <w:rPr>
          <w:rFonts w:eastAsia="Arial" w:cs="Times New Roman"/>
          <w:szCs w:val="24"/>
        </w:rPr>
        <w:t xml:space="preserve">                                                        Asesor de Tesis</w:t>
      </w:r>
      <w:r w:rsidRPr="00DD2EDA">
        <w:rPr>
          <w:rFonts w:cs="Times New Roman"/>
          <w:noProof/>
          <w:lang w:eastAsia="es-ES"/>
        </w:rPr>
        <w:drawing>
          <wp:anchor distT="0" distB="0" distL="0" distR="0" simplePos="0" relativeHeight="251671552" behindDoc="1" locked="0" layoutInCell="1" hidden="0" allowOverlap="1" wp14:anchorId="11E824E6" wp14:editId="4159AB2A">
            <wp:simplePos x="0" y="0"/>
            <wp:positionH relativeFrom="page">
              <wp:posOffset>-3174</wp:posOffset>
            </wp:positionH>
            <wp:positionV relativeFrom="page">
              <wp:posOffset>10193655</wp:posOffset>
            </wp:positionV>
            <wp:extent cx="7762875" cy="10029825"/>
            <wp:effectExtent l="0" t="0" r="0" b="0"/>
            <wp:wrapNone/>
            <wp:docPr id="5" name="image2.jp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 name="image2.jpg" descr="Texto&#10;&#10;El contenido generado por IA puede ser incorrecto."/>
                    <pic:cNvPicPr preferRelativeResize="0"/>
                  </pic:nvPicPr>
                  <pic:blipFill>
                    <a:blip r:embed="rId11"/>
                    <a:srcRect/>
                    <a:stretch>
                      <a:fillRect/>
                    </a:stretch>
                  </pic:blipFill>
                  <pic:spPr>
                    <a:xfrm>
                      <a:off x="0" y="0"/>
                      <a:ext cx="7762875" cy="10029825"/>
                    </a:xfrm>
                    <a:prstGeom prst="rect">
                      <a:avLst/>
                    </a:prstGeom>
                    <a:ln/>
                  </pic:spPr>
                </pic:pic>
              </a:graphicData>
            </a:graphic>
          </wp:anchor>
        </w:drawing>
      </w:r>
    </w:p>
    <w:p w14:paraId="7FDF2753" w14:textId="44F33BFD" w:rsidR="00BE3FD5" w:rsidRPr="00DD2EDA" w:rsidRDefault="00BE3FD5" w:rsidP="00627213">
      <w:pPr>
        <w:spacing w:after="0"/>
        <w:ind w:firstLine="0"/>
        <w:jc w:val="center"/>
        <w:rPr>
          <w:rFonts w:eastAsia="Arial" w:cs="Times New Roman"/>
          <w:szCs w:val="24"/>
        </w:rPr>
      </w:pPr>
      <w:r w:rsidRPr="00DD2EDA">
        <w:rPr>
          <w:rFonts w:eastAsia="Times New Roman" w:cs="Times New Roman"/>
          <w:szCs w:val="24"/>
        </w:rPr>
        <w:t xml:space="preserve">Dra. Celia María Quiñonez Cruz </w:t>
      </w:r>
      <w:r w:rsidRPr="00DD2EDA">
        <w:rPr>
          <w:rFonts w:eastAsia="Times New Roman" w:cs="Times New Roman"/>
          <w:szCs w:val="24"/>
        </w:rPr>
        <w:tab/>
      </w:r>
      <w:r w:rsidRPr="00DD2EDA">
        <w:rPr>
          <w:rFonts w:eastAsia="Times New Roman" w:cs="Times New Roman"/>
          <w:szCs w:val="24"/>
        </w:rPr>
        <w:tab/>
      </w:r>
      <w:r w:rsidRPr="00DD2EDA">
        <w:rPr>
          <w:rFonts w:eastAsia="Times New Roman" w:cs="Times New Roman"/>
          <w:szCs w:val="24"/>
        </w:rPr>
        <w:tab/>
        <w:t>Dr. Javier Camarillo Cisneros</w:t>
      </w:r>
    </w:p>
    <w:p w14:paraId="2A4A896B" w14:textId="7E4D5AF5" w:rsidR="00257472" w:rsidRPr="00DD2EDA" w:rsidRDefault="00257472" w:rsidP="00627213">
      <w:pPr>
        <w:ind w:firstLine="0"/>
      </w:pPr>
      <w:r w:rsidRPr="00DD2EDA">
        <w:br w:type="page"/>
      </w:r>
    </w:p>
    <w:p w14:paraId="79301E6E" w14:textId="77777777" w:rsidR="00257472" w:rsidRPr="00DD2EDA" w:rsidRDefault="00257472" w:rsidP="00257472">
      <w:pPr>
        <w:spacing w:after="0"/>
        <w:jc w:val="center"/>
        <w:rPr>
          <w:rFonts w:eastAsia="Times New Roman" w:cs="Times New Roman"/>
          <w:b/>
          <w:szCs w:val="24"/>
        </w:rPr>
      </w:pPr>
      <w:bookmarkStart w:id="5" w:name="_Hlk199595427"/>
      <w:bookmarkEnd w:id="4"/>
      <w:r w:rsidRPr="00DD2EDA">
        <w:rPr>
          <w:rFonts w:eastAsia="Times New Roman" w:cs="Times New Roman"/>
          <w:b/>
          <w:szCs w:val="24"/>
        </w:rPr>
        <w:lastRenderedPageBreak/>
        <w:t>Dedicatoria</w:t>
      </w:r>
    </w:p>
    <w:p w14:paraId="460C6B61" w14:textId="77777777" w:rsidR="00257472" w:rsidRPr="00DD2EDA" w:rsidRDefault="00257472" w:rsidP="00257472">
      <w:pPr>
        <w:spacing w:after="0"/>
        <w:jc w:val="center"/>
        <w:rPr>
          <w:rFonts w:eastAsia="Times New Roman" w:cs="Times New Roman"/>
          <w:b/>
          <w:szCs w:val="24"/>
        </w:rPr>
      </w:pPr>
    </w:p>
    <w:p w14:paraId="6580472C" w14:textId="77777777" w:rsidR="00257472" w:rsidRPr="00DD2EDA" w:rsidRDefault="00257472" w:rsidP="00257472">
      <w:pPr>
        <w:spacing w:after="0"/>
        <w:jc w:val="center"/>
        <w:rPr>
          <w:rFonts w:eastAsia="Times New Roman" w:cs="Times New Roman"/>
          <w:b/>
          <w:szCs w:val="24"/>
        </w:rPr>
      </w:pPr>
    </w:p>
    <w:p w14:paraId="05374226" w14:textId="77777777" w:rsidR="00257472" w:rsidRPr="00DD2EDA" w:rsidRDefault="00257472" w:rsidP="00257472">
      <w:pPr>
        <w:spacing w:after="0"/>
        <w:jc w:val="right"/>
        <w:rPr>
          <w:rFonts w:eastAsia="Times New Roman" w:cs="Times New Roman"/>
          <w:szCs w:val="24"/>
        </w:rPr>
      </w:pPr>
      <w:r w:rsidRPr="00DD2EDA">
        <w:rPr>
          <w:rFonts w:eastAsia="Times New Roman" w:cs="Times New Roman"/>
          <w:szCs w:val="24"/>
        </w:rPr>
        <w:t>Dedico este trabajo a _________________por ________</w:t>
      </w:r>
    </w:p>
    <w:p w14:paraId="33F15325" w14:textId="77777777" w:rsidR="00257472" w:rsidRPr="00DD2EDA" w:rsidRDefault="00257472" w:rsidP="00257472">
      <w:pPr>
        <w:spacing w:after="0"/>
        <w:jc w:val="right"/>
        <w:rPr>
          <w:rFonts w:eastAsia="Times New Roman" w:cs="Times New Roman"/>
          <w:szCs w:val="24"/>
        </w:rPr>
      </w:pPr>
    </w:p>
    <w:p w14:paraId="4C0F73C7" w14:textId="77777777" w:rsidR="00257472" w:rsidRPr="00DD2EDA" w:rsidRDefault="00257472" w:rsidP="00257472">
      <w:pPr>
        <w:spacing w:after="0"/>
        <w:jc w:val="right"/>
        <w:rPr>
          <w:rFonts w:eastAsia="Times New Roman" w:cs="Times New Roman"/>
          <w:szCs w:val="24"/>
        </w:rPr>
      </w:pPr>
    </w:p>
    <w:p w14:paraId="07D9821F" w14:textId="77777777" w:rsidR="00257472" w:rsidRPr="00DD2EDA" w:rsidRDefault="00257472" w:rsidP="00257472">
      <w:pPr>
        <w:tabs>
          <w:tab w:val="left" w:pos="735"/>
          <w:tab w:val="center" w:pos="4680"/>
        </w:tabs>
        <w:spacing w:after="0"/>
        <w:rPr>
          <w:rFonts w:eastAsia="Times New Roman" w:cs="Times New Roman"/>
          <w:b/>
          <w:szCs w:val="24"/>
        </w:rPr>
      </w:pPr>
      <w:r w:rsidRPr="00DD2EDA">
        <w:rPr>
          <w:rFonts w:eastAsia="Times New Roman" w:cs="Times New Roman"/>
          <w:b/>
          <w:szCs w:val="24"/>
        </w:rPr>
        <w:tab/>
      </w:r>
      <w:r w:rsidRPr="00DD2EDA">
        <w:rPr>
          <w:rFonts w:eastAsia="Times New Roman" w:cs="Times New Roman"/>
          <w:b/>
          <w:szCs w:val="24"/>
        </w:rPr>
        <w:tab/>
        <w:t xml:space="preserve">Agradecimientos </w:t>
      </w:r>
    </w:p>
    <w:p w14:paraId="3E619729" w14:textId="77777777" w:rsidR="00257472" w:rsidRPr="00DD2EDA" w:rsidRDefault="00257472" w:rsidP="00257472">
      <w:pPr>
        <w:spacing w:after="0"/>
        <w:jc w:val="center"/>
        <w:rPr>
          <w:rFonts w:eastAsia="Times New Roman" w:cs="Times New Roman"/>
          <w:szCs w:val="24"/>
        </w:rPr>
      </w:pPr>
      <w:r w:rsidRPr="00DD2EDA">
        <w:rPr>
          <w:rFonts w:eastAsia="Times New Roman" w:cs="Times New Roman"/>
          <w:szCs w:val="24"/>
        </w:rPr>
        <w:t>Se agradece a:</w:t>
      </w:r>
    </w:p>
    <w:bookmarkEnd w:id="5"/>
    <w:p w14:paraId="78A776FD" w14:textId="77777777" w:rsidR="00763925" w:rsidRPr="00DD2EDA" w:rsidRDefault="00763925" w:rsidP="00E373C4">
      <w:pPr>
        <w:pStyle w:val="CuerpoLA"/>
      </w:pPr>
    </w:p>
    <w:p w14:paraId="7EE9A7A5" w14:textId="77777777" w:rsidR="00763925" w:rsidRPr="00DD2EDA" w:rsidRDefault="00763925" w:rsidP="0015186B">
      <w:pPr>
        <w:pStyle w:val="Sinespaciado"/>
        <w:jc w:val="center"/>
        <w:rPr>
          <w:rFonts w:ascii="Times New Roman" w:hAnsi="Times New Roman" w:cs="Times New Roman"/>
          <w:sz w:val="24"/>
          <w:szCs w:val="24"/>
        </w:rPr>
      </w:pPr>
    </w:p>
    <w:p w14:paraId="49AAF9B4" w14:textId="78F10D61" w:rsidR="00D16112" w:rsidRPr="00DD2EDA" w:rsidRDefault="00D16112" w:rsidP="00611E66">
      <w:pPr>
        <w:jc w:val="center"/>
        <w:rPr>
          <w:rStyle w:val="TituloLACar"/>
          <w:rFonts w:cs="Arial"/>
          <w:b w:val="0"/>
        </w:rPr>
      </w:pPr>
      <w:r w:rsidRPr="00DD2EDA">
        <w:rPr>
          <w:rStyle w:val="TituloLACar"/>
          <w:rFonts w:cs="Arial"/>
          <w:b w:val="0"/>
        </w:rPr>
        <w:br w:type="page"/>
      </w:r>
    </w:p>
    <w:p w14:paraId="3499A011" w14:textId="7C849F52" w:rsidR="00257472" w:rsidRPr="00DD2EDA" w:rsidRDefault="00257472" w:rsidP="00257472">
      <w:pPr>
        <w:jc w:val="center"/>
        <w:rPr>
          <w:rStyle w:val="TituloLACar"/>
          <w:rFonts w:ascii="Times New Roman" w:hAnsi="Times New Roman"/>
          <w:bCs/>
        </w:rPr>
      </w:pPr>
      <w:bookmarkStart w:id="6" w:name="_Hlk199595445"/>
      <w:r w:rsidRPr="00DD2EDA">
        <w:rPr>
          <w:noProof/>
        </w:rPr>
        <w:lastRenderedPageBreak/>
        <w:drawing>
          <wp:anchor distT="0" distB="0" distL="114300" distR="114300" simplePos="0" relativeHeight="251672576" behindDoc="0" locked="0" layoutInCell="1" allowOverlap="1" wp14:anchorId="3E501B1B" wp14:editId="4AC79E58">
            <wp:simplePos x="0" y="0"/>
            <wp:positionH relativeFrom="margin">
              <wp:align>left</wp:align>
            </wp:positionH>
            <wp:positionV relativeFrom="margin">
              <wp:align>top</wp:align>
            </wp:positionV>
            <wp:extent cx="914400" cy="914400"/>
            <wp:effectExtent l="0" t="0" r="0" b="0"/>
            <wp:wrapSquare wrapText="bothSides"/>
            <wp:docPr id="1926447485" name="Imagen 1" descr="logo FMY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FMYCB"/>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14:sizeRelH relativeFrom="page">
              <wp14:pctWidth>0</wp14:pctWidth>
            </wp14:sizeRelH>
            <wp14:sizeRelV relativeFrom="page">
              <wp14:pctHeight>0</wp14:pctHeight>
            </wp14:sizeRelV>
          </wp:anchor>
        </w:drawing>
      </w:r>
      <w:r w:rsidRPr="00DD2EDA">
        <w:rPr>
          <w:rStyle w:val="TituloLACar"/>
          <w:rFonts w:ascii="Times New Roman" w:hAnsi="Times New Roman"/>
          <w:bCs/>
        </w:rPr>
        <w:t xml:space="preserve">Índice de contenidos </w:t>
      </w:r>
    </w:p>
    <w:bookmarkEnd w:id="6"/>
    <w:p w14:paraId="513D30FA" w14:textId="77777777" w:rsidR="00257472" w:rsidRPr="00DD2EDA" w:rsidRDefault="00257472" w:rsidP="0012693B">
      <w:pPr>
        <w:rPr>
          <w:rStyle w:val="TituloLACar"/>
          <w:rFonts w:ascii="Times New Roman" w:hAnsi="Times New Roman"/>
          <w:b w:val="0"/>
        </w:rPr>
      </w:pPr>
    </w:p>
    <w:p w14:paraId="40EEF6F7" w14:textId="77777777" w:rsidR="00257472" w:rsidRPr="00DD2EDA" w:rsidRDefault="00257472" w:rsidP="0012693B">
      <w:pPr>
        <w:rPr>
          <w:rStyle w:val="TituloLACar"/>
          <w:rFonts w:ascii="Times New Roman" w:hAnsi="Times New Roman"/>
          <w:b w:val="0"/>
        </w:rPr>
      </w:pPr>
    </w:p>
    <w:p w14:paraId="727E0512" w14:textId="12259EA0" w:rsidR="0007708E" w:rsidRDefault="00257472">
      <w:pPr>
        <w:pStyle w:val="TDC1"/>
        <w:tabs>
          <w:tab w:val="right" w:leader="dot" w:pos="8828"/>
        </w:tabs>
        <w:rPr>
          <w:rFonts w:asciiTheme="minorHAnsi" w:eastAsiaTheme="minorEastAsia" w:hAnsiTheme="minorHAnsi" w:cstheme="minorBidi"/>
          <w:b w:val="0"/>
          <w:bCs w:val="0"/>
          <w:caps w:val="0"/>
          <w:noProof/>
          <w:sz w:val="24"/>
          <w:szCs w:val="24"/>
          <w:lang w:eastAsia="es-MX"/>
        </w:rPr>
      </w:pPr>
      <w:r w:rsidRPr="00DD2EDA">
        <w:rPr>
          <w:rStyle w:val="TituloLACar"/>
          <w:rFonts w:ascii="Times New Roman" w:hAnsi="Times New Roman"/>
          <w:b/>
        </w:rPr>
        <w:fldChar w:fldCharType="begin"/>
      </w:r>
      <w:r w:rsidRPr="00DD2EDA">
        <w:rPr>
          <w:rStyle w:val="TituloLACar"/>
          <w:rFonts w:ascii="Times New Roman" w:hAnsi="Times New Roman"/>
          <w:b/>
        </w:rPr>
        <w:instrText xml:space="preserve"> TOC \h \z \t "T1;1;T2;2;T3;3" </w:instrText>
      </w:r>
      <w:r w:rsidRPr="00DD2EDA">
        <w:rPr>
          <w:rStyle w:val="TituloLACar"/>
          <w:rFonts w:ascii="Times New Roman" w:hAnsi="Times New Roman"/>
          <w:b/>
        </w:rPr>
        <w:fldChar w:fldCharType="separate"/>
      </w:r>
      <w:hyperlink w:anchor="_Toc207041574" w:history="1">
        <w:r w:rsidR="0007708E" w:rsidRPr="005C4D9C">
          <w:rPr>
            <w:rStyle w:val="Hipervnculo"/>
            <w:noProof/>
          </w:rPr>
          <w:t>Introducción</w:t>
        </w:r>
        <w:r w:rsidR="0007708E">
          <w:rPr>
            <w:noProof/>
            <w:webHidden/>
          </w:rPr>
          <w:tab/>
        </w:r>
        <w:r w:rsidR="0007708E">
          <w:rPr>
            <w:noProof/>
            <w:webHidden/>
          </w:rPr>
          <w:fldChar w:fldCharType="begin"/>
        </w:r>
        <w:r w:rsidR="0007708E">
          <w:rPr>
            <w:noProof/>
            <w:webHidden/>
          </w:rPr>
          <w:instrText xml:space="preserve"> PAGEREF _Toc207041574 \h </w:instrText>
        </w:r>
        <w:r w:rsidR="0007708E">
          <w:rPr>
            <w:noProof/>
            <w:webHidden/>
          </w:rPr>
        </w:r>
        <w:r w:rsidR="0007708E">
          <w:rPr>
            <w:noProof/>
            <w:webHidden/>
          </w:rPr>
          <w:fldChar w:fldCharType="separate"/>
        </w:r>
        <w:r w:rsidR="00D87E12">
          <w:rPr>
            <w:noProof/>
            <w:webHidden/>
          </w:rPr>
          <w:t>10</w:t>
        </w:r>
        <w:r w:rsidR="0007708E">
          <w:rPr>
            <w:noProof/>
            <w:webHidden/>
          </w:rPr>
          <w:fldChar w:fldCharType="end"/>
        </w:r>
      </w:hyperlink>
    </w:p>
    <w:p w14:paraId="679575C4" w14:textId="6E62F3F5" w:rsidR="0007708E" w:rsidRDefault="0007708E">
      <w:pPr>
        <w:pStyle w:val="TDC1"/>
        <w:tabs>
          <w:tab w:val="right" w:leader="dot" w:pos="8828"/>
        </w:tabs>
        <w:rPr>
          <w:rFonts w:asciiTheme="minorHAnsi" w:eastAsiaTheme="minorEastAsia" w:hAnsiTheme="minorHAnsi" w:cstheme="minorBidi"/>
          <w:b w:val="0"/>
          <w:bCs w:val="0"/>
          <w:caps w:val="0"/>
          <w:noProof/>
          <w:sz w:val="24"/>
          <w:szCs w:val="24"/>
          <w:lang w:eastAsia="es-MX"/>
        </w:rPr>
      </w:pPr>
      <w:hyperlink w:anchor="_Toc207041575" w:history="1">
        <w:r w:rsidRPr="005C4D9C">
          <w:rPr>
            <w:rStyle w:val="Hipervnculo"/>
            <w:noProof/>
          </w:rPr>
          <w:t>Marco Teórico</w:t>
        </w:r>
        <w:r>
          <w:rPr>
            <w:noProof/>
            <w:webHidden/>
          </w:rPr>
          <w:tab/>
        </w:r>
        <w:r>
          <w:rPr>
            <w:noProof/>
            <w:webHidden/>
          </w:rPr>
          <w:fldChar w:fldCharType="begin"/>
        </w:r>
        <w:r>
          <w:rPr>
            <w:noProof/>
            <w:webHidden/>
          </w:rPr>
          <w:instrText xml:space="preserve"> PAGEREF _Toc207041575 \h </w:instrText>
        </w:r>
        <w:r>
          <w:rPr>
            <w:noProof/>
            <w:webHidden/>
          </w:rPr>
        </w:r>
        <w:r>
          <w:rPr>
            <w:noProof/>
            <w:webHidden/>
          </w:rPr>
          <w:fldChar w:fldCharType="separate"/>
        </w:r>
        <w:r w:rsidR="00D87E12">
          <w:rPr>
            <w:noProof/>
            <w:webHidden/>
          </w:rPr>
          <w:t>11</w:t>
        </w:r>
        <w:r>
          <w:rPr>
            <w:noProof/>
            <w:webHidden/>
          </w:rPr>
          <w:fldChar w:fldCharType="end"/>
        </w:r>
      </w:hyperlink>
    </w:p>
    <w:p w14:paraId="6BD3C9ED" w14:textId="6007AFCC"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576" w:history="1">
        <w:r w:rsidRPr="005C4D9C">
          <w:rPr>
            <w:rStyle w:val="Hipervnculo"/>
            <w:noProof/>
          </w:rPr>
          <w:t>Definición de Sedentarismo</w:t>
        </w:r>
        <w:r>
          <w:rPr>
            <w:noProof/>
            <w:webHidden/>
          </w:rPr>
          <w:tab/>
        </w:r>
        <w:r>
          <w:rPr>
            <w:noProof/>
            <w:webHidden/>
          </w:rPr>
          <w:fldChar w:fldCharType="begin"/>
        </w:r>
        <w:r>
          <w:rPr>
            <w:noProof/>
            <w:webHidden/>
          </w:rPr>
          <w:instrText xml:space="preserve"> PAGEREF _Toc207041576 \h </w:instrText>
        </w:r>
        <w:r>
          <w:rPr>
            <w:noProof/>
            <w:webHidden/>
          </w:rPr>
        </w:r>
        <w:r>
          <w:rPr>
            <w:noProof/>
            <w:webHidden/>
          </w:rPr>
          <w:fldChar w:fldCharType="separate"/>
        </w:r>
        <w:r w:rsidR="00D87E12">
          <w:rPr>
            <w:noProof/>
            <w:webHidden/>
          </w:rPr>
          <w:t>11</w:t>
        </w:r>
        <w:r>
          <w:rPr>
            <w:noProof/>
            <w:webHidden/>
          </w:rPr>
          <w:fldChar w:fldCharType="end"/>
        </w:r>
      </w:hyperlink>
    </w:p>
    <w:p w14:paraId="36F66E40" w14:textId="115C07B3"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577" w:history="1">
        <w:r w:rsidRPr="005C4D9C">
          <w:rPr>
            <w:rStyle w:val="Hipervnculo"/>
            <w:noProof/>
          </w:rPr>
          <w:t>Definición del Comportamiento Sedentario</w:t>
        </w:r>
        <w:r>
          <w:rPr>
            <w:noProof/>
            <w:webHidden/>
          </w:rPr>
          <w:tab/>
        </w:r>
        <w:r>
          <w:rPr>
            <w:noProof/>
            <w:webHidden/>
          </w:rPr>
          <w:fldChar w:fldCharType="begin"/>
        </w:r>
        <w:r>
          <w:rPr>
            <w:noProof/>
            <w:webHidden/>
          </w:rPr>
          <w:instrText xml:space="preserve"> PAGEREF _Toc207041577 \h </w:instrText>
        </w:r>
        <w:r>
          <w:rPr>
            <w:noProof/>
            <w:webHidden/>
          </w:rPr>
        </w:r>
        <w:r>
          <w:rPr>
            <w:noProof/>
            <w:webHidden/>
          </w:rPr>
          <w:fldChar w:fldCharType="separate"/>
        </w:r>
        <w:r w:rsidR="00D87E12">
          <w:rPr>
            <w:noProof/>
            <w:webHidden/>
          </w:rPr>
          <w:t>11</w:t>
        </w:r>
        <w:r>
          <w:rPr>
            <w:noProof/>
            <w:webHidden/>
          </w:rPr>
          <w:fldChar w:fldCharType="end"/>
        </w:r>
      </w:hyperlink>
    </w:p>
    <w:p w14:paraId="26F06F7C" w14:textId="22D7A783"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578" w:history="1">
        <w:r w:rsidRPr="005C4D9C">
          <w:rPr>
            <w:rStyle w:val="Hipervnculo"/>
            <w:rFonts w:ascii="Arial" w:hAnsi="Arial"/>
            <w:i/>
            <w:noProof/>
          </w:rPr>
          <w:t>Diferencia entre Comportamiento Sedentario e Inactividad Física</w:t>
        </w:r>
        <w:r>
          <w:rPr>
            <w:noProof/>
            <w:webHidden/>
          </w:rPr>
          <w:tab/>
        </w:r>
        <w:r>
          <w:rPr>
            <w:noProof/>
            <w:webHidden/>
          </w:rPr>
          <w:fldChar w:fldCharType="begin"/>
        </w:r>
        <w:r>
          <w:rPr>
            <w:noProof/>
            <w:webHidden/>
          </w:rPr>
          <w:instrText xml:space="preserve"> PAGEREF _Toc207041578 \h </w:instrText>
        </w:r>
        <w:r>
          <w:rPr>
            <w:noProof/>
            <w:webHidden/>
          </w:rPr>
        </w:r>
        <w:r>
          <w:rPr>
            <w:noProof/>
            <w:webHidden/>
          </w:rPr>
          <w:fldChar w:fldCharType="separate"/>
        </w:r>
        <w:r w:rsidR="00D87E12">
          <w:rPr>
            <w:noProof/>
            <w:webHidden/>
          </w:rPr>
          <w:t>12</w:t>
        </w:r>
        <w:r>
          <w:rPr>
            <w:noProof/>
            <w:webHidden/>
          </w:rPr>
          <w:fldChar w:fldCharType="end"/>
        </w:r>
      </w:hyperlink>
    </w:p>
    <w:p w14:paraId="70F1A08A" w14:textId="6D067DF9"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579" w:history="1">
        <w:r w:rsidRPr="005C4D9C">
          <w:rPr>
            <w:rStyle w:val="Hipervnculo"/>
            <w:noProof/>
            <w:lang w:eastAsia="es-MX"/>
          </w:rPr>
          <w:t>Directrices de la OMS sobre Actividad Física</w:t>
        </w:r>
        <w:r>
          <w:rPr>
            <w:noProof/>
            <w:webHidden/>
          </w:rPr>
          <w:tab/>
        </w:r>
        <w:r>
          <w:rPr>
            <w:noProof/>
            <w:webHidden/>
          </w:rPr>
          <w:fldChar w:fldCharType="begin"/>
        </w:r>
        <w:r>
          <w:rPr>
            <w:noProof/>
            <w:webHidden/>
          </w:rPr>
          <w:instrText xml:space="preserve"> PAGEREF _Toc207041579 \h </w:instrText>
        </w:r>
        <w:r>
          <w:rPr>
            <w:noProof/>
            <w:webHidden/>
          </w:rPr>
        </w:r>
        <w:r>
          <w:rPr>
            <w:noProof/>
            <w:webHidden/>
          </w:rPr>
          <w:fldChar w:fldCharType="separate"/>
        </w:r>
        <w:r w:rsidR="00D87E12">
          <w:rPr>
            <w:noProof/>
            <w:webHidden/>
          </w:rPr>
          <w:t>12</w:t>
        </w:r>
        <w:r>
          <w:rPr>
            <w:noProof/>
            <w:webHidden/>
          </w:rPr>
          <w:fldChar w:fldCharType="end"/>
        </w:r>
      </w:hyperlink>
    </w:p>
    <w:p w14:paraId="00A8CCB1" w14:textId="1C3B33BB"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580" w:history="1">
        <w:r w:rsidRPr="005C4D9C">
          <w:rPr>
            <w:rStyle w:val="Hipervnculo"/>
            <w:noProof/>
          </w:rPr>
          <w:t>Actividad Física y Ejercicio Físico</w:t>
        </w:r>
        <w:r>
          <w:rPr>
            <w:noProof/>
            <w:webHidden/>
          </w:rPr>
          <w:tab/>
        </w:r>
        <w:r>
          <w:rPr>
            <w:noProof/>
            <w:webHidden/>
          </w:rPr>
          <w:fldChar w:fldCharType="begin"/>
        </w:r>
        <w:r>
          <w:rPr>
            <w:noProof/>
            <w:webHidden/>
          </w:rPr>
          <w:instrText xml:space="preserve"> PAGEREF _Toc207041580 \h </w:instrText>
        </w:r>
        <w:r>
          <w:rPr>
            <w:noProof/>
            <w:webHidden/>
          </w:rPr>
        </w:r>
        <w:r>
          <w:rPr>
            <w:noProof/>
            <w:webHidden/>
          </w:rPr>
          <w:fldChar w:fldCharType="separate"/>
        </w:r>
        <w:r w:rsidR="00D87E12">
          <w:rPr>
            <w:noProof/>
            <w:webHidden/>
          </w:rPr>
          <w:t>13</w:t>
        </w:r>
        <w:r>
          <w:rPr>
            <w:noProof/>
            <w:webHidden/>
          </w:rPr>
          <w:fldChar w:fldCharType="end"/>
        </w:r>
      </w:hyperlink>
    </w:p>
    <w:p w14:paraId="66C14DD5" w14:textId="74AA3DD5"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581" w:history="1">
        <w:r w:rsidRPr="005C4D9C">
          <w:rPr>
            <w:rStyle w:val="Hipervnculo"/>
            <w:noProof/>
          </w:rPr>
          <w:t>Condición Física Relacionada con la Salud.</w:t>
        </w:r>
        <w:r>
          <w:rPr>
            <w:noProof/>
            <w:webHidden/>
          </w:rPr>
          <w:tab/>
        </w:r>
        <w:r>
          <w:rPr>
            <w:noProof/>
            <w:webHidden/>
          </w:rPr>
          <w:fldChar w:fldCharType="begin"/>
        </w:r>
        <w:r>
          <w:rPr>
            <w:noProof/>
            <w:webHidden/>
          </w:rPr>
          <w:instrText xml:space="preserve"> PAGEREF _Toc207041581 \h </w:instrText>
        </w:r>
        <w:r>
          <w:rPr>
            <w:noProof/>
            <w:webHidden/>
          </w:rPr>
        </w:r>
        <w:r>
          <w:rPr>
            <w:noProof/>
            <w:webHidden/>
          </w:rPr>
          <w:fldChar w:fldCharType="separate"/>
        </w:r>
        <w:r w:rsidR="00D87E12">
          <w:rPr>
            <w:noProof/>
            <w:webHidden/>
          </w:rPr>
          <w:t>13</w:t>
        </w:r>
        <w:r>
          <w:rPr>
            <w:noProof/>
            <w:webHidden/>
          </w:rPr>
          <w:fldChar w:fldCharType="end"/>
        </w:r>
      </w:hyperlink>
    </w:p>
    <w:p w14:paraId="20D3D2AD" w14:textId="71CFC0E0"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582" w:history="1">
        <w:r w:rsidRPr="005C4D9C">
          <w:rPr>
            <w:rStyle w:val="Hipervnculo"/>
            <w:noProof/>
          </w:rPr>
          <w:t>Actividad y Capacidad Aeróbica.</w:t>
        </w:r>
        <w:r>
          <w:rPr>
            <w:noProof/>
            <w:webHidden/>
          </w:rPr>
          <w:tab/>
        </w:r>
        <w:r>
          <w:rPr>
            <w:noProof/>
            <w:webHidden/>
          </w:rPr>
          <w:fldChar w:fldCharType="begin"/>
        </w:r>
        <w:r>
          <w:rPr>
            <w:noProof/>
            <w:webHidden/>
          </w:rPr>
          <w:instrText xml:space="preserve"> PAGEREF _Toc207041582 \h </w:instrText>
        </w:r>
        <w:r>
          <w:rPr>
            <w:noProof/>
            <w:webHidden/>
          </w:rPr>
        </w:r>
        <w:r>
          <w:rPr>
            <w:noProof/>
            <w:webHidden/>
          </w:rPr>
          <w:fldChar w:fldCharType="separate"/>
        </w:r>
        <w:r w:rsidR="00D87E12">
          <w:rPr>
            <w:noProof/>
            <w:webHidden/>
          </w:rPr>
          <w:t>14</w:t>
        </w:r>
        <w:r>
          <w:rPr>
            <w:noProof/>
            <w:webHidden/>
          </w:rPr>
          <w:fldChar w:fldCharType="end"/>
        </w:r>
      </w:hyperlink>
    </w:p>
    <w:p w14:paraId="7946042C" w14:textId="5F01A8A6"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583" w:history="1">
        <w:r w:rsidRPr="005C4D9C">
          <w:rPr>
            <w:rStyle w:val="Hipervnculo"/>
            <w:noProof/>
          </w:rPr>
          <w:t>Frecuencia Cardiaca.</w:t>
        </w:r>
        <w:r>
          <w:rPr>
            <w:noProof/>
            <w:webHidden/>
          </w:rPr>
          <w:tab/>
        </w:r>
        <w:r>
          <w:rPr>
            <w:noProof/>
            <w:webHidden/>
          </w:rPr>
          <w:fldChar w:fldCharType="begin"/>
        </w:r>
        <w:r>
          <w:rPr>
            <w:noProof/>
            <w:webHidden/>
          </w:rPr>
          <w:instrText xml:space="preserve"> PAGEREF _Toc207041583 \h </w:instrText>
        </w:r>
        <w:r>
          <w:rPr>
            <w:noProof/>
            <w:webHidden/>
          </w:rPr>
        </w:r>
        <w:r>
          <w:rPr>
            <w:noProof/>
            <w:webHidden/>
          </w:rPr>
          <w:fldChar w:fldCharType="separate"/>
        </w:r>
        <w:r w:rsidR="00D87E12">
          <w:rPr>
            <w:noProof/>
            <w:webHidden/>
          </w:rPr>
          <w:t>14</w:t>
        </w:r>
        <w:r>
          <w:rPr>
            <w:noProof/>
            <w:webHidden/>
          </w:rPr>
          <w:fldChar w:fldCharType="end"/>
        </w:r>
      </w:hyperlink>
    </w:p>
    <w:p w14:paraId="0E1AF736" w14:textId="3E864B46"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584" w:history="1">
        <w:r w:rsidRPr="005C4D9C">
          <w:rPr>
            <w:rStyle w:val="Hipervnculo"/>
            <w:bCs/>
            <w:noProof/>
          </w:rPr>
          <w:t>Variabilidad de la Frecuencia Cardíaca (HRV)</w:t>
        </w:r>
        <w:r>
          <w:rPr>
            <w:noProof/>
            <w:webHidden/>
          </w:rPr>
          <w:tab/>
        </w:r>
        <w:r>
          <w:rPr>
            <w:noProof/>
            <w:webHidden/>
          </w:rPr>
          <w:fldChar w:fldCharType="begin"/>
        </w:r>
        <w:r>
          <w:rPr>
            <w:noProof/>
            <w:webHidden/>
          </w:rPr>
          <w:instrText xml:space="preserve"> PAGEREF _Toc207041584 \h </w:instrText>
        </w:r>
        <w:r>
          <w:rPr>
            <w:noProof/>
            <w:webHidden/>
          </w:rPr>
        </w:r>
        <w:r>
          <w:rPr>
            <w:noProof/>
            <w:webHidden/>
          </w:rPr>
          <w:fldChar w:fldCharType="separate"/>
        </w:r>
        <w:r w:rsidR="00D87E12">
          <w:rPr>
            <w:noProof/>
            <w:webHidden/>
          </w:rPr>
          <w:t>16</w:t>
        </w:r>
        <w:r>
          <w:rPr>
            <w:noProof/>
            <w:webHidden/>
          </w:rPr>
          <w:fldChar w:fldCharType="end"/>
        </w:r>
      </w:hyperlink>
    </w:p>
    <w:p w14:paraId="3B8A8365" w14:textId="18D62310"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585" w:history="1">
        <w:r w:rsidRPr="005C4D9C">
          <w:rPr>
            <w:rStyle w:val="Hipervnculo"/>
            <w:noProof/>
          </w:rPr>
          <w:t>MET (Equivalente Metabólico)</w:t>
        </w:r>
        <w:r>
          <w:rPr>
            <w:noProof/>
            <w:webHidden/>
          </w:rPr>
          <w:tab/>
        </w:r>
        <w:r>
          <w:rPr>
            <w:noProof/>
            <w:webHidden/>
          </w:rPr>
          <w:fldChar w:fldCharType="begin"/>
        </w:r>
        <w:r>
          <w:rPr>
            <w:noProof/>
            <w:webHidden/>
          </w:rPr>
          <w:instrText xml:space="preserve"> PAGEREF _Toc207041585 \h </w:instrText>
        </w:r>
        <w:r>
          <w:rPr>
            <w:noProof/>
            <w:webHidden/>
          </w:rPr>
        </w:r>
        <w:r>
          <w:rPr>
            <w:noProof/>
            <w:webHidden/>
          </w:rPr>
          <w:fldChar w:fldCharType="separate"/>
        </w:r>
        <w:r w:rsidR="00D87E12">
          <w:rPr>
            <w:noProof/>
            <w:webHidden/>
          </w:rPr>
          <w:t>17</w:t>
        </w:r>
        <w:r>
          <w:rPr>
            <w:noProof/>
            <w:webHidden/>
          </w:rPr>
          <w:fldChar w:fldCharType="end"/>
        </w:r>
      </w:hyperlink>
    </w:p>
    <w:p w14:paraId="4BDF9D0C" w14:textId="6536768A"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586" w:history="1">
        <w:r w:rsidRPr="005C4D9C">
          <w:rPr>
            <w:rStyle w:val="Hipervnculo"/>
            <w:noProof/>
          </w:rPr>
          <w:t>Dispositivos y Tecnologías Electrónicas Portátiles.</w:t>
        </w:r>
        <w:r>
          <w:rPr>
            <w:noProof/>
            <w:webHidden/>
          </w:rPr>
          <w:tab/>
        </w:r>
        <w:r>
          <w:rPr>
            <w:noProof/>
            <w:webHidden/>
          </w:rPr>
          <w:fldChar w:fldCharType="begin"/>
        </w:r>
        <w:r>
          <w:rPr>
            <w:noProof/>
            <w:webHidden/>
          </w:rPr>
          <w:instrText xml:space="preserve"> PAGEREF _Toc207041586 \h </w:instrText>
        </w:r>
        <w:r>
          <w:rPr>
            <w:noProof/>
            <w:webHidden/>
          </w:rPr>
        </w:r>
        <w:r>
          <w:rPr>
            <w:noProof/>
            <w:webHidden/>
          </w:rPr>
          <w:fldChar w:fldCharType="separate"/>
        </w:r>
        <w:r w:rsidR="00D87E12">
          <w:rPr>
            <w:noProof/>
            <w:webHidden/>
          </w:rPr>
          <w:t>17</w:t>
        </w:r>
        <w:r>
          <w:rPr>
            <w:noProof/>
            <w:webHidden/>
          </w:rPr>
          <w:fldChar w:fldCharType="end"/>
        </w:r>
      </w:hyperlink>
    </w:p>
    <w:p w14:paraId="5C98A9A7" w14:textId="2B868260"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587" w:history="1">
        <w:r w:rsidRPr="005C4D9C">
          <w:rPr>
            <w:rStyle w:val="Hipervnculo"/>
            <w:noProof/>
          </w:rPr>
          <w:t>Sensores integrados en dispositivos portátiles</w:t>
        </w:r>
        <w:r>
          <w:rPr>
            <w:noProof/>
            <w:webHidden/>
          </w:rPr>
          <w:tab/>
        </w:r>
        <w:r>
          <w:rPr>
            <w:noProof/>
            <w:webHidden/>
          </w:rPr>
          <w:fldChar w:fldCharType="begin"/>
        </w:r>
        <w:r>
          <w:rPr>
            <w:noProof/>
            <w:webHidden/>
          </w:rPr>
          <w:instrText xml:space="preserve"> PAGEREF _Toc207041587 \h </w:instrText>
        </w:r>
        <w:r>
          <w:rPr>
            <w:noProof/>
            <w:webHidden/>
          </w:rPr>
        </w:r>
        <w:r>
          <w:rPr>
            <w:noProof/>
            <w:webHidden/>
          </w:rPr>
          <w:fldChar w:fldCharType="separate"/>
        </w:r>
        <w:r w:rsidR="00D87E12">
          <w:rPr>
            <w:noProof/>
            <w:webHidden/>
          </w:rPr>
          <w:t>18</w:t>
        </w:r>
        <w:r>
          <w:rPr>
            <w:noProof/>
            <w:webHidden/>
          </w:rPr>
          <w:fldChar w:fldCharType="end"/>
        </w:r>
      </w:hyperlink>
    </w:p>
    <w:p w14:paraId="67B152C4" w14:textId="749FBDC6"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588" w:history="1">
        <w:r w:rsidRPr="005C4D9C">
          <w:rPr>
            <w:rStyle w:val="Hipervnculo"/>
            <w:noProof/>
          </w:rPr>
          <w:t>Acelerómetro</w:t>
        </w:r>
        <w:r>
          <w:rPr>
            <w:noProof/>
            <w:webHidden/>
          </w:rPr>
          <w:tab/>
        </w:r>
        <w:r>
          <w:rPr>
            <w:noProof/>
            <w:webHidden/>
          </w:rPr>
          <w:fldChar w:fldCharType="begin"/>
        </w:r>
        <w:r>
          <w:rPr>
            <w:noProof/>
            <w:webHidden/>
          </w:rPr>
          <w:instrText xml:space="preserve"> PAGEREF _Toc207041588 \h </w:instrText>
        </w:r>
        <w:r>
          <w:rPr>
            <w:noProof/>
            <w:webHidden/>
          </w:rPr>
        </w:r>
        <w:r>
          <w:rPr>
            <w:noProof/>
            <w:webHidden/>
          </w:rPr>
          <w:fldChar w:fldCharType="separate"/>
        </w:r>
        <w:r w:rsidR="00D87E12">
          <w:rPr>
            <w:noProof/>
            <w:webHidden/>
          </w:rPr>
          <w:t>18</w:t>
        </w:r>
        <w:r>
          <w:rPr>
            <w:noProof/>
            <w:webHidden/>
          </w:rPr>
          <w:fldChar w:fldCharType="end"/>
        </w:r>
      </w:hyperlink>
    </w:p>
    <w:p w14:paraId="18C12703" w14:textId="51961087"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589" w:history="1">
        <w:r w:rsidRPr="005C4D9C">
          <w:rPr>
            <w:rStyle w:val="Hipervnculo"/>
            <w:noProof/>
          </w:rPr>
          <w:t>Fotopletismografía</w:t>
        </w:r>
        <w:r>
          <w:rPr>
            <w:noProof/>
            <w:webHidden/>
          </w:rPr>
          <w:tab/>
        </w:r>
        <w:r>
          <w:rPr>
            <w:noProof/>
            <w:webHidden/>
          </w:rPr>
          <w:fldChar w:fldCharType="begin"/>
        </w:r>
        <w:r>
          <w:rPr>
            <w:noProof/>
            <w:webHidden/>
          </w:rPr>
          <w:instrText xml:space="preserve"> PAGEREF _Toc207041589 \h </w:instrText>
        </w:r>
        <w:r>
          <w:rPr>
            <w:noProof/>
            <w:webHidden/>
          </w:rPr>
        </w:r>
        <w:r>
          <w:rPr>
            <w:noProof/>
            <w:webHidden/>
          </w:rPr>
          <w:fldChar w:fldCharType="separate"/>
        </w:r>
        <w:r w:rsidR="00D87E12">
          <w:rPr>
            <w:noProof/>
            <w:webHidden/>
          </w:rPr>
          <w:t>19</w:t>
        </w:r>
        <w:r>
          <w:rPr>
            <w:noProof/>
            <w:webHidden/>
          </w:rPr>
          <w:fldChar w:fldCharType="end"/>
        </w:r>
      </w:hyperlink>
    </w:p>
    <w:p w14:paraId="45025097" w14:textId="2BB8B6A4"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590" w:history="1">
        <w:r w:rsidRPr="005C4D9C">
          <w:rPr>
            <w:rStyle w:val="Hipervnculo"/>
            <w:noProof/>
          </w:rPr>
          <w:t>Inteligencia Artificial para el Reconocimiento del Comportamiento Sedentario</w:t>
        </w:r>
        <w:r>
          <w:rPr>
            <w:noProof/>
            <w:webHidden/>
          </w:rPr>
          <w:tab/>
        </w:r>
        <w:r>
          <w:rPr>
            <w:noProof/>
            <w:webHidden/>
          </w:rPr>
          <w:fldChar w:fldCharType="begin"/>
        </w:r>
        <w:r>
          <w:rPr>
            <w:noProof/>
            <w:webHidden/>
          </w:rPr>
          <w:instrText xml:space="preserve"> PAGEREF _Toc207041590 \h </w:instrText>
        </w:r>
        <w:r>
          <w:rPr>
            <w:noProof/>
            <w:webHidden/>
          </w:rPr>
        </w:r>
        <w:r>
          <w:rPr>
            <w:noProof/>
            <w:webHidden/>
          </w:rPr>
          <w:fldChar w:fldCharType="separate"/>
        </w:r>
        <w:r w:rsidR="00D87E12">
          <w:rPr>
            <w:noProof/>
            <w:webHidden/>
          </w:rPr>
          <w:t>20</w:t>
        </w:r>
        <w:r>
          <w:rPr>
            <w:noProof/>
            <w:webHidden/>
          </w:rPr>
          <w:fldChar w:fldCharType="end"/>
        </w:r>
      </w:hyperlink>
    </w:p>
    <w:p w14:paraId="04DA9B08" w14:textId="7F659AC7"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591" w:history="1">
        <w:r w:rsidRPr="005C4D9C">
          <w:rPr>
            <w:rStyle w:val="Hipervnculo"/>
            <w:noProof/>
          </w:rPr>
          <w:t>Teoría de lógica difusa para el análisis de datos biométricos</w:t>
        </w:r>
        <w:r>
          <w:rPr>
            <w:noProof/>
            <w:webHidden/>
          </w:rPr>
          <w:tab/>
        </w:r>
        <w:r>
          <w:rPr>
            <w:noProof/>
            <w:webHidden/>
          </w:rPr>
          <w:fldChar w:fldCharType="begin"/>
        </w:r>
        <w:r>
          <w:rPr>
            <w:noProof/>
            <w:webHidden/>
          </w:rPr>
          <w:instrText xml:space="preserve"> PAGEREF _Toc207041591 \h </w:instrText>
        </w:r>
        <w:r>
          <w:rPr>
            <w:noProof/>
            <w:webHidden/>
          </w:rPr>
        </w:r>
        <w:r>
          <w:rPr>
            <w:noProof/>
            <w:webHidden/>
          </w:rPr>
          <w:fldChar w:fldCharType="separate"/>
        </w:r>
        <w:r w:rsidR="00D87E12">
          <w:rPr>
            <w:noProof/>
            <w:webHidden/>
          </w:rPr>
          <w:t>21</w:t>
        </w:r>
        <w:r>
          <w:rPr>
            <w:noProof/>
            <w:webHidden/>
          </w:rPr>
          <w:fldChar w:fldCharType="end"/>
        </w:r>
      </w:hyperlink>
    </w:p>
    <w:p w14:paraId="517A4424" w14:textId="41FF0894"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592" w:history="1">
        <w:r w:rsidRPr="005C4D9C">
          <w:rPr>
            <w:rStyle w:val="Hipervnculo"/>
            <w:noProof/>
          </w:rPr>
          <w:t>Síntesis del Marco Conceptual</w:t>
        </w:r>
        <w:r>
          <w:rPr>
            <w:noProof/>
            <w:webHidden/>
          </w:rPr>
          <w:tab/>
        </w:r>
        <w:r>
          <w:rPr>
            <w:noProof/>
            <w:webHidden/>
          </w:rPr>
          <w:fldChar w:fldCharType="begin"/>
        </w:r>
        <w:r>
          <w:rPr>
            <w:noProof/>
            <w:webHidden/>
          </w:rPr>
          <w:instrText xml:space="preserve"> PAGEREF _Toc207041592 \h </w:instrText>
        </w:r>
        <w:r>
          <w:rPr>
            <w:noProof/>
            <w:webHidden/>
          </w:rPr>
        </w:r>
        <w:r>
          <w:rPr>
            <w:noProof/>
            <w:webHidden/>
          </w:rPr>
          <w:fldChar w:fldCharType="separate"/>
        </w:r>
        <w:r w:rsidR="00D87E12">
          <w:rPr>
            <w:noProof/>
            <w:webHidden/>
          </w:rPr>
          <w:t>22</w:t>
        </w:r>
        <w:r>
          <w:rPr>
            <w:noProof/>
            <w:webHidden/>
          </w:rPr>
          <w:fldChar w:fldCharType="end"/>
        </w:r>
      </w:hyperlink>
    </w:p>
    <w:p w14:paraId="5A9508CB" w14:textId="3D5A4FFB" w:rsidR="0007708E" w:rsidRDefault="0007708E">
      <w:pPr>
        <w:pStyle w:val="TDC1"/>
        <w:tabs>
          <w:tab w:val="right" w:leader="dot" w:pos="8828"/>
        </w:tabs>
        <w:rPr>
          <w:rFonts w:asciiTheme="minorHAnsi" w:eastAsiaTheme="minorEastAsia" w:hAnsiTheme="minorHAnsi" w:cstheme="minorBidi"/>
          <w:b w:val="0"/>
          <w:bCs w:val="0"/>
          <w:caps w:val="0"/>
          <w:noProof/>
          <w:sz w:val="24"/>
          <w:szCs w:val="24"/>
          <w:lang w:eastAsia="es-MX"/>
        </w:rPr>
      </w:pPr>
      <w:hyperlink w:anchor="_Toc207041593" w:history="1">
        <w:r w:rsidRPr="005C4D9C">
          <w:rPr>
            <w:rStyle w:val="Hipervnculo"/>
            <w:noProof/>
          </w:rPr>
          <w:t>Antecedentes</w:t>
        </w:r>
        <w:r>
          <w:rPr>
            <w:noProof/>
            <w:webHidden/>
          </w:rPr>
          <w:tab/>
        </w:r>
        <w:r>
          <w:rPr>
            <w:noProof/>
            <w:webHidden/>
          </w:rPr>
          <w:fldChar w:fldCharType="begin"/>
        </w:r>
        <w:r>
          <w:rPr>
            <w:noProof/>
            <w:webHidden/>
          </w:rPr>
          <w:instrText xml:space="preserve"> PAGEREF _Toc207041593 \h </w:instrText>
        </w:r>
        <w:r>
          <w:rPr>
            <w:noProof/>
            <w:webHidden/>
          </w:rPr>
        </w:r>
        <w:r>
          <w:rPr>
            <w:noProof/>
            <w:webHidden/>
          </w:rPr>
          <w:fldChar w:fldCharType="separate"/>
        </w:r>
        <w:r w:rsidR="00D87E12">
          <w:rPr>
            <w:noProof/>
            <w:webHidden/>
          </w:rPr>
          <w:t>23</w:t>
        </w:r>
        <w:r>
          <w:rPr>
            <w:noProof/>
            <w:webHidden/>
          </w:rPr>
          <w:fldChar w:fldCharType="end"/>
        </w:r>
      </w:hyperlink>
    </w:p>
    <w:p w14:paraId="227F4D48" w14:textId="409618E4"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594" w:history="1">
        <w:r w:rsidRPr="005C4D9C">
          <w:rPr>
            <w:rStyle w:val="Hipervnculo"/>
            <w:noProof/>
          </w:rPr>
          <w:t>Impacto del Comportamiento Sedentario</w:t>
        </w:r>
        <w:r>
          <w:rPr>
            <w:noProof/>
            <w:webHidden/>
          </w:rPr>
          <w:tab/>
        </w:r>
        <w:r>
          <w:rPr>
            <w:noProof/>
            <w:webHidden/>
          </w:rPr>
          <w:fldChar w:fldCharType="begin"/>
        </w:r>
        <w:r>
          <w:rPr>
            <w:noProof/>
            <w:webHidden/>
          </w:rPr>
          <w:instrText xml:space="preserve"> PAGEREF _Toc207041594 \h </w:instrText>
        </w:r>
        <w:r>
          <w:rPr>
            <w:noProof/>
            <w:webHidden/>
          </w:rPr>
        </w:r>
        <w:r>
          <w:rPr>
            <w:noProof/>
            <w:webHidden/>
          </w:rPr>
          <w:fldChar w:fldCharType="separate"/>
        </w:r>
        <w:r w:rsidR="00D87E12">
          <w:rPr>
            <w:noProof/>
            <w:webHidden/>
          </w:rPr>
          <w:t>23</w:t>
        </w:r>
        <w:r>
          <w:rPr>
            <w:noProof/>
            <w:webHidden/>
          </w:rPr>
          <w:fldChar w:fldCharType="end"/>
        </w:r>
      </w:hyperlink>
    </w:p>
    <w:p w14:paraId="08C48E76" w14:textId="62108D0D"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595" w:history="1">
        <w:r w:rsidRPr="005C4D9C">
          <w:rPr>
            <w:rStyle w:val="Hipervnculo"/>
            <w:noProof/>
          </w:rPr>
          <w:t>Instrumentos de evaluación del Comportamiento Sedentario</w:t>
        </w:r>
        <w:r>
          <w:rPr>
            <w:noProof/>
            <w:webHidden/>
          </w:rPr>
          <w:tab/>
        </w:r>
        <w:r>
          <w:rPr>
            <w:noProof/>
            <w:webHidden/>
          </w:rPr>
          <w:fldChar w:fldCharType="begin"/>
        </w:r>
        <w:r>
          <w:rPr>
            <w:noProof/>
            <w:webHidden/>
          </w:rPr>
          <w:instrText xml:space="preserve"> PAGEREF _Toc207041595 \h </w:instrText>
        </w:r>
        <w:r>
          <w:rPr>
            <w:noProof/>
            <w:webHidden/>
          </w:rPr>
        </w:r>
        <w:r>
          <w:rPr>
            <w:noProof/>
            <w:webHidden/>
          </w:rPr>
          <w:fldChar w:fldCharType="separate"/>
        </w:r>
        <w:r w:rsidR="00D87E12">
          <w:rPr>
            <w:noProof/>
            <w:webHidden/>
          </w:rPr>
          <w:t>25</w:t>
        </w:r>
        <w:r>
          <w:rPr>
            <w:noProof/>
            <w:webHidden/>
          </w:rPr>
          <w:fldChar w:fldCharType="end"/>
        </w:r>
      </w:hyperlink>
    </w:p>
    <w:p w14:paraId="779A0D65" w14:textId="0FB38B04"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596" w:history="1">
        <w:r w:rsidRPr="005C4D9C">
          <w:rPr>
            <w:rStyle w:val="Hipervnculo"/>
            <w:noProof/>
          </w:rPr>
          <w:t>Cómo afecta el CS en la CVRS</w:t>
        </w:r>
        <w:r>
          <w:rPr>
            <w:noProof/>
            <w:webHidden/>
          </w:rPr>
          <w:tab/>
        </w:r>
        <w:r>
          <w:rPr>
            <w:noProof/>
            <w:webHidden/>
          </w:rPr>
          <w:fldChar w:fldCharType="begin"/>
        </w:r>
        <w:r>
          <w:rPr>
            <w:noProof/>
            <w:webHidden/>
          </w:rPr>
          <w:instrText xml:space="preserve"> PAGEREF _Toc207041596 \h </w:instrText>
        </w:r>
        <w:r>
          <w:rPr>
            <w:noProof/>
            <w:webHidden/>
          </w:rPr>
        </w:r>
        <w:r>
          <w:rPr>
            <w:noProof/>
            <w:webHidden/>
          </w:rPr>
          <w:fldChar w:fldCharType="separate"/>
        </w:r>
        <w:r w:rsidR="00D87E12">
          <w:rPr>
            <w:noProof/>
            <w:webHidden/>
          </w:rPr>
          <w:t>26</w:t>
        </w:r>
        <w:r>
          <w:rPr>
            <w:noProof/>
            <w:webHidden/>
          </w:rPr>
          <w:fldChar w:fldCharType="end"/>
        </w:r>
      </w:hyperlink>
    </w:p>
    <w:p w14:paraId="6C00D54C" w14:textId="01905C5B"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597" w:history="1">
        <w:r w:rsidRPr="005C4D9C">
          <w:rPr>
            <w:rStyle w:val="Hipervnculo"/>
            <w:noProof/>
          </w:rPr>
          <w:t>Uso de sensores para el análisis del Comportamiento Sedentario</w:t>
        </w:r>
        <w:r>
          <w:rPr>
            <w:noProof/>
            <w:webHidden/>
          </w:rPr>
          <w:tab/>
        </w:r>
        <w:r>
          <w:rPr>
            <w:noProof/>
            <w:webHidden/>
          </w:rPr>
          <w:fldChar w:fldCharType="begin"/>
        </w:r>
        <w:r>
          <w:rPr>
            <w:noProof/>
            <w:webHidden/>
          </w:rPr>
          <w:instrText xml:space="preserve"> PAGEREF _Toc207041597 \h </w:instrText>
        </w:r>
        <w:r>
          <w:rPr>
            <w:noProof/>
            <w:webHidden/>
          </w:rPr>
        </w:r>
        <w:r>
          <w:rPr>
            <w:noProof/>
            <w:webHidden/>
          </w:rPr>
          <w:fldChar w:fldCharType="separate"/>
        </w:r>
        <w:r w:rsidR="00D87E12">
          <w:rPr>
            <w:noProof/>
            <w:webHidden/>
          </w:rPr>
          <w:t>27</w:t>
        </w:r>
        <w:r>
          <w:rPr>
            <w:noProof/>
            <w:webHidden/>
          </w:rPr>
          <w:fldChar w:fldCharType="end"/>
        </w:r>
      </w:hyperlink>
    </w:p>
    <w:p w14:paraId="7703BD51" w14:textId="5127B782"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598" w:history="1">
        <w:r w:rsidRPr="005C4D9C">
          <w:rPr>
            <w:rStyle w:val="Hipervnculo"/>
            <w:noProof/>
          </w:rPr>
          <w:t>Acelerómetros</w:t>
        </w:r>
        <w:r>
          <w:rPr>
            <w:noProof/>
            <w:webHidden/>
          </w:rPr>
          <w:tab/>
        </w:r>
        <w:r>
          <w:rPr>
            <w:noProof/>
            <w:webHidden/>
          </w:rPr>
          <w:fldChar w:fldCharType="begin"/>
        </w:r>
        <w:r>
          <w:rPr>
            <w:noProof/>
            <w:webHidden/>
          </w:rPr>
          <w:instrText xml:space="preserve"> PAGEREF _Toc207041598 \h </w:instrText>
        </w:r>
        <w:r>
          <w:rPr>
            <w:noProof/>
            <w:webHidden/>
          </w:rPr>
        </w:r>
        <w:r>
          <w:rPr>
            <w:noProof/>
            <w:webHidden/>
          </w:rPr>
          <w:fldChar w:fldCharType="separate"/>
        </w:r>
        <w:r w:rsidR="00D87E12">
          <w:rPr>
            <w:noProof/>
            <w:webHidden/>
          </w:rPr>
          <w:t>27</w:t>
        </w:r>
        <w:r>
          <w:rPr>
            <w:noProof/>
            <w:webHidden/>
          </w:rPr>
          <w:fldChar w:fldCharType="end"/>
        </w:r>
      </w:hyperlink>
    </w:p>
    <w:p w14:paraId="6582BE3D" w14:textId="5632F842"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599" w:history="1">
        <w:r w:rsidRPr="005C4D9C">
          <w:rPr>
            <w:rStyle w:val="Hipervnculo"/>
            <w:noProof/>
          </w:rPr>
          <w:t>Monitores de Actividad Física Portables de consumo publico</w:t>
        </w:r>
        <w:r>
          <w:rPr>
            <w:noProof/>
            <w:webHidden/>
          </w:rPr>
          <w:tab/>
        </w:r>
        <w:r>
          <w:rPr>
            <w:noProof/>
            <w:webHidden/>
          </w:rPr>
          <w:fldChar w:fldCharType="begin"/>
        </w:r>
        <w:r>
          <w:rPr>
            <w:noProof/>
            <w:webHidden/>
          </w:rPr>
          <w:instrText xml:space="preserve"> PAGEREF _Toc207041599 \h </w:instrText>
        </w:r>
        <w:r>
          <w:rPr>
            <w:noProof/>
            <w:webHidden/>
          </w:rPr>
        </w:r>
        <w:r>
          <w:rPr>
            <w:noProof/>
            <w:webHidden/>
          </w:rPr>
          <w:fldChar w:fldCharType="separate"/>
        </w:r>
        <w:r w:rsidR="00D87E12">
          <w:rPr>
            <w:noProof/>
            <w:webHidden/>
          </w:rPr>
          <w:t>28</w:t>
        </w:r>
        <w:r>
          <w:rPr>
            <w:noProof/>
            <w:webHidden/>
          </w:rPr>
          <w:fldChar w:fldCharType="end"/>
        </w:r>
      </w:hyperlink>
    </w:p>
    <w:p w14:paraId="63C92710" w14:textId="2BEF69B3"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00" w:history="1">
        <w:r w:rsidRPr="005C4D9C">
          <w:rPr>
            <w:rStyle w:val="Hipervnculo"/>
            <w:noProof/>
          </w:rPr>
          <w:t>Validación de los Monitores de Actividad Física Portables</w:t>
        </w:r>
        <w:r>
          <w:rPr>
            <w:noProof/>
            <w:webHidden/>
          </w:rPr>
          <w:tab/>
        </w:r>
        <w:r>
          <w:rPr>
            <w:noProof/>
            <w:webHidden/>
          </w:rPr>
          <w:fldChar w:fldCharType="begin"/>
        </w:r>
        <w:r>
          <w:rPr>
            <w:noProof/>
            <w:webHidden/>
          </w:rPr>
          <w:instrText xml:space="preserve"> PAGEREF _Toc207041600 \h </w:instrText>
        </w:r>
        <w:r>
          <w:rPr>
            <w:noProof/>
            <w:webHidden/>
          </w:rPr>
        </w:r>
        <w:r>
          <w:rPr>
            <w:noProof/>
            <w:webHidden/>
          </w:rPr>
          <w:fldChar w:fldCharType="separate"/>
        </w:r>
        <w:r w:rsidR="00D87E12">
          <w:rPr>
            <w:noProof/>
            <w:webHidden/>
          </w:rPr>
          <w:t>29</w:t>
        </w:r>
        <w:r>
          <w:rPr>
            <w:noProof/>
            <w:webHidden/>
          </w:rPr>
          <w:fldChar w:fldCharType="end"/>
        </w:r>
      </w:hyperlink>
    </w:p>
    <w:p w14:paraId="36EC8926" w14:textId="70989A99"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01" w:history="1">
        <w:r w:rsidRPr="005C4D9C">
          <w:rPr>
            <w:rStyle w:val="Hipervnculo"/>
            <w:noProof/>
          </w:rPr>
          <w:t>Desafíos especiales para el uso monitores de actividad física de consumo</w:t>
        </w:r>
        <w:r>
          <w:rPr>
            <w:noProof/>
            <w:webHidden/>
          </w:rPr>
          <w:tab/>
        </w:r>
        <w:r>
          <w:rPr>
            <w:noProof/>
            <w:webHidden/>
          </w:rPr>
          <w:fldChar w:fldCharType="begin"/>
        </w:r>
        <w:r>
          <w:rPr>
            <w:noProof/>
            <w:webHidden/>
          </w:rPr>
          <w:instrText xml:space="preserve"> PAGEREF _Toc207041601 \h </w:instrText>
        </w:r>
        <w:r>
          <w:rPr>
            <w:noProof/>
            <w:webHidden/>
          </w:rPr>
        </w:r>
        <w:r>
          <w:rPr>
            <w:noProof/>
            <w:webHidden/>
          </w:rPr>
          <w:fldChar w:fldCharType="separate"/>
        </w:r>
        <w:r w:rsidR="00D87E12">
          <w:rPr>
            <w:noProof/>
            <w:webHidden/>
          </w:rPr>
          <w:t>30</w:t>
        </w:r>
        <w:r>
          <w:rPr>
            <w:noProof/>
            <w:webHidden/>
          </w:rPr>
          <w:fldChar w:fldCharType="end"/>
        </w:r>
      </w:hyperlink>
    </w:p>
    <w:p w14:paraId="2B5645B5" w14:textId="40066083"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02" w:history="1">
        <w:r w:rsidRPr="005C4D9C">
          <w:rPr>
            <w:rStyle w:val="Hipervnculo"/>
            <w:noProof/>
          </w:rPr>
          <w:t>Oportunidades para el uso monitores de actividad física de consumo</w:t>
        </w:r>
        <w:r>
          <w:rPr>
            <w:noProof/>
            <w:webHidden/>
          </w:rPr>
          <w:tab/>
        </w:r>
        <w:r>
          <w:rPr>
            <w:noProof/>
            <w:webHidden/>
          </w:rPr>
          <w:fldChar w:fldCharType="begin"/>
        </w:r>
        <w:r>
          <w:rPr>
            <w:noProof/>
            <w:webHidden/>
          </w:rPr>
          <w:instrText xml:space="preserve"> PAGEREF _Toc207041602 \h </w:instrText>
        </w:r>
        <w:r>
          <w:rPr>
            <w:noProof/>
            <w:webHidden/>
          </w:rPr>
        </w:r>
        <w:r>
          <w:rPr>
            <w:noProof/>
            <w:webHidden/>
          </w:rPr>
          <w:fldChar w:fldCharType="separate"/>
        </w:r>
        <w:r w:rsidR="00D87E12">
          <w:rPr>
            <w:noProof/>
            <w:webHidden/>
          </w:rPr>
          <w:t>31</w:t>
        </w:r>
        <w:r>
          <w:rPr>
            <w:noProof/>
            <w:webHidden/>
          </w:rPr>
          <w:fldChar w:fldCharType="end"/>
        </w:r>
      </w:hyperlink>
    </w:p>
    <w:p w14:paraId="27BCEE7F" w14:textId="63FEA642"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03" w:history="1">
        <w:r w:rsidRPr="005C4D9C">
          <w:rPr>
            <w:rStyle w:val="Hipervnculo"/>
            <w:noProof/>
          </w:rPr>
          <w:t>El enfoque de la Inteligencia Artificial en el Análisis de Datos</w:t>
        </w:r>
        <w:r>
          <w:rPr>
            <w:noProof/>
            <w:webHidden/>
          </w:rPr>
          <w:tab/>
        </w:r>
        <w:r>
          <w:rPr>
            <w:noProof/>
            <w:webHidden/>
          </w:rPr>
          <w:fldChar w:fldCharType="begin"/>
        </w:r>
        <w:r>
          <w:rPr>
            <w:noProof/>
            <w:webHidden/>
          </w:rPr>
          <w:instrText xml:space="preserve"> PAGEREF _Toc207041603 \h </w:instrText>
        </w:r>
        <w:r>
          <w:rPr>
            <w:noProof/>
            <w:webHidden/>
          </w:rPr>
        </w:r>
        <w:r>
          <w:rPr>
            <w:noProof/>
            <w:webHidden/>
          </w:rPr>
          <w:fldChar w:fldCharType="separate"/>
        </w:r>
        <w:r w:rsidR="00D87E12">
          <w:rPr>
            <w:noProof/>
            <w:webHidden/>
          </w:rPr>
          <w:t>32</w:t>
        </w:r>
        <w:r>
          <w:rPr>
            <w:noProof/>
            <w:webHidden/>
          </w:rPr>
          <w:fldChar w:fldCharType="end"/>
        </w:r>
      </w:hyperlink>
    </w:p>
    <w:p w14:paraId="16164B64" w14:textId="324E27D4"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04" w:history="1">
        <w:r w:rsidRPr="005C4D9C">
          <w:rPr>
            <w:rStyle w:val="Hipervnculo"/>
            <w:noProof/>
          </w:rPr>
          <w:t>Fundamento filosófico del enfoque difuso</w:t>
        </w:r>
        <w:r>
          <w:rPr>
            <w:noProof/>
            <w:webHidden/>
          </w:rPr>
          <w:tab/>
        </w:r>
        <w:r>
          <w:rPr>
            <w:noProof/>
            <w:webHidden/>
          </w:rPr>
          <w:fldChar w:fldCharType="begin"/>
        </w:r>
        <w:r>
          <w:rPr>
            <w:noProof/>
            <w:webHidden/>
          </w:rPr>
          <w:instrText xml:space="preserve"> PAGEREF _Toc207041604 \h </w:instrText>
        </w:r>
        <w:r>
          <w:rPr>
            <w:noProof/>
            <w:webHidden/>
          </w:rPr>
        </w:r>
        <w:r>
          <w:rPr>
            <w:noProof/>
            <w:webHidden/>
          </w:rPr>
          <w:fldChar w:fldCharType="separate"/>
        </w:r>
        <w:r w:rsidR="00D87E12">
          <w:rPr>
            <w:noProof/>
            <w:webHidden/>
          </w:rPr>
          <w:t>33</w:t>
        </w:r>
        <w:r>
          <w:rPr>
            <w:noProof/>
            <w:webHidden/>
          </w:rPr>
          <w:fldChar w:fldCharType="end"/>
        </w:r>
      </w:hyperlink>
    </w:p>
    <w:p w14:paraId="7056F937" w14:textId="639198A7"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05" w:history="1">
        <w:r w:rsidRPr="005C4D9C">
          <w:rPr>
            <w:rStyle w:val="Hipervnculo"/>
            <w:noProof/>
          </w:rPr>
          <w:t>La Lógica Difusa en la Salud Digital y el Monitoreo Biométrico</w:t>
        </w:r>
        <w:r>
          <w:rPr>
            <w:noProof/>
            <w:webHidden/>
          </w:rPr>
          <w:tab/>
        </w:r>
        <w:r>
          <w:rPr>
            <w:noProof/>
            <w:webHidden/>
          </w:rPr>
          <w:fldChar w:fldCharType="begin"/>
        </w:r>
        <w:r>
          <w:rPr>
            <w:noProof/>
            <w:webHidden/>
          </w:rPr>
          <w:instrText xml:space="preserve"> PAGEREF _Toc207041605 \h </w:instrText>
        </w:r>
        <w:r>
          <w:rPr>
            <w:noProof/>
            <w:webHidden/>
          </w:rPr>
        </w:r>
        <w:r>
          <w:rPr>
            <w:noProof/>
            <w:webHidden/>
          </w:rPr>
          <w:fldChar w:fldCharType="separate"/>
        </w:r>
        <w:r w:rsidR="00D87E12">
          <w:rPr>
            <w:noProof/>
            <w:webHidden/>
          </w:rPr>
          <w:t>34</w:t>
        </w:r>
        <w:r>
          <w:rPr>
            <w:noProof/>
            <w:webHidden/>
          </w:rPr>
          <w:fldChar w:fldCharType="end"/>
        </w:r>
      </w:hyperlink>
    </w:p>
    <w:p w14:paraId="53A3B488" w14:textId="2D4E5B00"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06" w:history="1">
        <w:r w:rsidRPr="005C4D9C">
          <w:rPr>
            <w:rStyle w:val="Hipervnculo"/>
            <w:noProof/>
          </w:rPr>
          <w:t>Sistemas Neuro-Difusos y Aprendizaje Automático Difuso</w:t>
        </w:r>
        <w:r>
          <w:rPr>
            <w:noProof/>
            <w:webHidden/>
          </w:rPr>
          <w:tab/>
        </w:r>
        <w:r>
          <w:rPr>
            <w:noProof/>
            <w:webHidden/>
          </w:rPr>
          <w:fldChar w:fldCharType="begin"/>
        </w:r>
        <w:r>
          <w:rPr>
            <w:noProof/>
            <w:webHidden/>
          </w:rPr>
          <w:instrText xml:space="preserve"> PAGEREF _Toc207041606 \h </w:instrText>
        </w:r>
        <w:r>
          <w:rPr>
            <w:noProof/>
            <w:webHidden/>
          </w:rPr>
        </w:r>
        <w:r>
          <w:rPr>
            <w:noProof/>
            <w:webHidden/>
          </w:rPr>
          <w:fldChar w:fldCharType="separate"/>
        </w:r>
        <w:r w:rsidR="00D87E12">
          <w:rPr>
            <w:noProof/>
            <w:webHidden/>
          </w:rPr>
          <w:t>36</w:t>
        </w:r>
        <w:r>
          <w:rPr>
            <w:noProof/>
            <w:webHidden/>
          </w:rPr>
          <w:fldChar w:fldCharType="end"/>
        </w:r>
      </w:hyperlink>
    </w:p>
    <w:p w14:paraId="4A51A17E" w14:textId="2310C7D6" w:rsidR="0007708E" w:rsidRDefault="0007708E">
      <w:pPr>
        <w:pStyle w:val="TDC1"/>
        <w:tabs>
          <w:tab w:val="right" w:leader="dot" w:pos="8828"/>
        </w:tabs>
        <w:rPr>
          <w:rFonts w:asciiTheme="minorHAnsi" w:eastAsiaTheme="minorEastAsia" w:hAnsiTheme="minorHAnsi" w:cstheme="minorBidi"/>
          <w:b w:val="0"/>
          <w:bCs w:val="0"/>
          <w:caps w:val="0"/>
          <w:noProof/>
          <w:sz w:val="24"/>
          <w:szCs w:val="24"/>
          <w:lang w:eastAsia="es-MX"/>
        </w:rPr>
      </w:pPr>
      <w:hyperlink w:anchor="_Toc207041607" w:history="1">
        <w:r w:rsidRPr="005C4D9C">
          <w:rPr>
            <w:rStyle w:val="Hipervnculo"/>
            <w:noProof/>
          </w:rPr>
          <w:t>Delimitación del Objeto de Estudio</w:t>
        </w:r>
        <w:r>
          <w:rPr>
            <w:noProof/>
            <w:webHidden/>
          </w:rPr>
          <w:tab/>
        </w:r>
        <w:r>
          <w:rPr>
            <w:noProof/>
            <w:webHidden/>
          </w:rPr>
          <w:fldChar w:fldCharType="begin"/>
        </w:r>
        <w:r>
          <w:rPr>
            <w:noProof/>
            <w:webHidden/>
          </w:rPr>
          <w:instrText xml:space="preserve"> PAGEREF _Toc207041607 \h </w:instrText>
        </w:r>
        <w:r>
          <w:rPr>
            <w:noProof/>
            <w:webHidden/>
          </w:rPr>
        </w:r>
        <w:r>
          <w:rPr>
            <w:noProof/>
            <w:webHidden/>
          </w:rPr>
          <w:fldChar w:fldCharType="separate"/>
        </w:r>
        <w:r w:rsidR="00D87E12">
          <w:rPr>
            <w:noProof/>
            <w:webHidden/>
          </w:rPr>
          <w:t>38</w:t>
        </w:r>
        <w:r>
          <w:rPr>
            <w:noProof/>
            <w:webHidden/>
          </w:rPr>
          <w:fldChar w:fldCharType="end"/>
        </w:r>
      </w:hyperlink>
    </w:p>
    <w:p w14:paraId="38AD41AE" w14:textId="08CCCB0C"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08" w:history="1">
        <w:r w:rsidRPr="005C4D9C">
          <w:rPr>
            <w:rStyle w:val="Hipervnculo"/>
            <w:noProof/>
          </w:rPr>
          <w:t>Problema de Investigación</w:t>
        </w:r>
        <w:r>
          <w:rPr>
            <w:noProof/>
            <w:webHidden/>
          </w:rPr>
          <w:tab/>
        </w:r>
        <w:r>
          <w:rPr>
            <w:noProof/>
            <w:webHidden/>
          </w:rPr>
          <w:fldChar w:fldCharType="begin"/>
        </w:r>
        <w:r>
          <w:rPr>
            <w:noProof/>
            <w:webHidden/>
          </w:rPr>
          <w:instrText xml:space="preserve"> PAGEREF _Toc207041608 \h </w:instrText>
        </w:r>
        <w:r>
          <w:rPr>
            <w:noProof/>
            <w:webHidden/>
          </w:rPr>
        </w:r>
        <w:r>
          <w:rPr>
            <w:noProof/>
            <w:webHidden/>
          </w:rPr>
          <w:fldChar w:fldCharType="separate"/>
        </w:r>
        <w:r w:rsidR="00D87E12">
          <w:rPr>
            <w:noProof/>
            <w:webHidden/>
          </w:rPr>
          <w:t>38</w:t>
        </w:r>
        <w:r>
          <w:rPr>
            <w:noProof/>
            <w:webHidden/>
          </w:rPr>
          <w:fldChar w:fldCharType="end"/>
        </w:r>
      </w:hyperlink>
    </w:p>
    <w:p w14:paraId="69BD810E" w14:textId="25FB2928"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09" w:history="1">
        <w:r w:rsidRPr="005C4D9C">
          <w:rPr>
            <w:rStyle w:val="Hipervnculo"/>
            <w:noProof/>
          </w:rPr>
          <w:t>Pregunta de Investigación</w:t>
        </w:r>
        <w:r>
          <w:rPr>
            <w:noProof/>
            <w:webHidden/>
          </w:rPr>
          <w:tab/>
        </w:r>
        <w:r>
          <w:rPr>
            <w:noProof/>
            <w:webHidden/>
          </w:rPr>
          <w:fldChar w:fldCharType="begin"/>
        </w:r>
        <w:r>
          <w:rPr>
            <w:noProof/>
            <w:webHidden/>
          </w:rPr>
          <w:instrText xml:space="preserve"> PAGEREF _Toc207041609 \h </w:instrText>
        </w:r>
        <w:r>
          <w:rPr>
            <w:noProof/>
            <w:webHidden/>
          </w:rPr>
        </w:r>
        <w:r>
          <w:rPr>
            <w:noProof/>
            <w:webHidden/>
          </w:rPr>
          <w:fldChar w:fldCharType="separate"/>
        </w:r>
        <w:r w:rsidR="00D87E12">
          <w:rPr>
            <w:noProof/>
            <w:webHidden/>
          </w:rPr>
          <w:t>38</w:t>
        </w:r>
        <w:r>
          <w:rPr>
            <w:noProof/>
            <w:webHidden/>
          </w:rPr>
          <w:fldChar w:fldCharType="end"/>
        </w:r>
      </w:hyperlink>
    </w:p>
    <w:p w14:paraId="260CF5EA" w14:textId="122E4630"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10" w:history="1">
        <w:r w:rsidRPr="005C4D9C">
          <w:rPr>
            <w:rStyle w:val="Hipervnculo"/>
            <w:noProof/>
          </w:rPr>
          <w:t>Hipótesis</w:t>
        </w:r>
        <w:r>
          <w:rPr>
            <w:noProof/>
            <w:webHidden/>
          </w:rPr>
          <w:tab/>
        </w:r>
        <w:r>
          <w:rPr>
            <w:noProof/>
            <w:webHidden/>
          </w:rPr>
          <w:fldChar w:fldCharType="begin"/>
        </w:r>
        <w:r>
          <w:rPr>
            <w:noProof/>
            <w:webHidden/>
          </w:rPr>
          <w:instrText xml:space="preserve"> PAGEREF _Toc207041610 \h </w:instrText>
        </w:r>
        <w:r>
          <w:rPr>
            <w:noProof/>
            <w:webHidden/>
          </w:rPr>
        </w:r>
        <w:r>
          <w:rPr>
            <w:noProof/>
            <w:webHidden/>
          </w:rPr>
          <w:fldChar w:fldCharType="separate"/>
        </w:r>
        <w:r w:rsidR="00D87E12">
          <w:rPr>
            <w:noProof/>
            <w:webHidden/>
          </w:rPr>
          <w:t>40</w:t>
        </w:r>
        <w:r>
          <w:rPr>
            <w:noProof/>
            <w:webHidden/>
          </w:rPr>
          <w:fldChar w:fldCharType="end"/>
        </w:r>
      </w:hyperlink>
    </w:p>
    <w:p w14:paraId="5A42E733" w14:textId="11D9CEF0"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11" w:history="1">
        <w:r w:rsidRPr="005C4D9C">
          <w:rPr>
            <w:rStyle w:val="Hipervnculo"/>
            <w:noProof/>
          </w:rPr>
          <w:t>Objetivo General</w:t>
        </w:r>
        <w:r>
          <w:rPr>
            <w:noProof/>
            <w:webHidden/>
          </w:rPr>
          <w:tab/>
        </w:r>
        <w:r>
          <w:rPr>
            <w:noProof/>
            <w:webHidden/>
          </w:rPr>
          <w:fldChar w:fldCharType="begin"/>
        </w:r>
        <w:r>
          <w:rPr>
            <w:noProof/>
            <w:webHidden/>
          </w:rPr>
          <w:instrText xml:space="preserve"> PAGEREF _Toc207041611 \h </w:instrText>
        </w:r>
        <w:r>
          <w:rPr>
            <w:noProof/>
            <w:webHidden/>
          </w:rPr>
        </w:r>
        <w:r>
          <w:rPr>
            <w:noProof/>
            <w:webHidden/>
          </w:rPr>
          <w:fldChar w:fldCharType="separate"/>
        </w:r>
        <w:r w:rsidR="00D87E12">
          <w:rPr>
            <w:noProof/>
            <w:webHidden/>
          </w:rPr>
          <w:t>41</w:t>
        </w:r>
        <w:r>
          <w:rPr>
            <w:noProof/>
            <w:webHidden/>
          </w:rPr>
          <w:fldChar w:fldCharType="end"/>
        </w:r>
      </w:hyperlink>
    </w:p>
    <w:p w14:paraId="53AC7D85" w14:textId="39C6B8CF"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12" w:history="1">
        <w:r w:rsidRPr="005C4D9C">
          <w:rPr>
            <w:rStyle w:val="Hipervnculo"/>
            <w:noProof/>
          </w:rPr>
          <w:t>Objetivos Específicos</w:t>
        </w:r>
        <w:r>
          <w:rPr>
            <w:noProof/>
            <w:webHidden/>
          </w:rPr>
          <w:tab/>
        </w:r>
        <w:r>
          <w:rPr>
            <w:noProof/>
            <w:webHidden/>
          </w:rPr>
          <w:fldChar w:fldCharType="begin"/>
        </w:r>
        <w:r>
          <w:rPr>
            <w:noProof/>
            <w:webHidden/>
          </w:rPr>
          <w:instrText xml:space="preserve"> PAGEREF _Toc207041612 \h </w:instrText>
        </w:r>
        <w:r>
          <w:rPr>
            <w:noProof/>
            <w:webHidden/>
          </w:rPr>
        </w:r>
        <w:r>
          <w:rPr>
            <w:noProof/>
            <w:webHidden/>
          </w:rPr>
          <w:fldChar w:fldCharType="separate"/>
        </w:r>
        <w:r w:rsidR="00D87E12">
          <w:rPr>
            <w:noProof/>
            <w:webHidden/>
          </w:rPr>
          <w:t>41</w:t>
        </w:r>
        <w:r>
          <w:rPr>
            <w:noProof/>
            <w:webHidden/>
          </w:rPr>
          <w:fldChar w:fldCharType="end"/>
        </w:r>
      </w:hyperlink>
    </w:p>
    <w:p w14:paraId="1B584A09" w14:textId="6C0E2D51"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13" w:history="1">
        <w:r w:rsidRPr="005C4D9C">
          <w:rPr>
            <w:rStyle w:val="Hipervnculo"/>
            <w:noProof/>
          </w:rPr>
          <w:t>Metas Del Estudio</w:t>
        </w:r>
        <w:r>
          <w:rPr>
            <w:noProof/>
            <w:webHidden/>
          </w:rPr>
          <w:tab/>
        </w:r>
        <w:r>
          <w:rPr>
            <w:noProof/>
            <w:webHidden/>
          </w:rPr>
          <w:fldChar w:fldCharType="begin"/>
        </w:r>
        <w:r>
          <w:rPr>
            <w:noProof/>
            <w:webHidden/>
          </w:rPr>
          <w:instrText xml:space="preserve"> PAGEREF _Toc207041613 \h </w:instrText>
        </w:r>
        <w:r>
          <w:rPr>
            <w:noProof/>
            <w:webHidden/>
          </w:rPr>
        </w:r>
        <w:r>
          <w:rPr>
            <w:noProof/>
            <w:webHidden/>
          </w:rPr>
          <w:fldChar w:fldCharType="separate"/>
        </w:r>
        <w:r w:rsidR="00D87E12">
          <w:rPr>
            <w:b/>
            <w:bCs/>
            <w:noProof/>
            <w:webHidden/>
            <w:lang w:val="es-ES"/>
          </w:rPr>
          <w:t>¡Error! Marcador no definido.</w:t>
        </w:r>
        <w:r>
          <w:rPr>
            <w:noProof/>
            <w:webHidden/>
          </w:rPr>
          <w:fldChar w:fldCharType="end"/>
        </w:r>
      </w:hyperlink>
    </w:p>
    <w:p w14:paraId="251CF245" w14:textId="1000FC2B" w:rsidR="0007708E" w:rsidRDefault="0007708E">
      <w:pPr>
        <w:pStyle w:val="TDC1"/>
        <w:tabs>
          <w:tab w:val="right" w:leader="dot" w:pos="8828"/>
        </w:tabs>
        <w:rPr>
          <w:rFonts w:asciiTheme="minorHAnsi" w:eastAsiaTheme="minorEastAsia" w:hAnsiTheme="minorHAnsi" w:cstheme="minorBidi"/>
          <w:b w:val="0"/>
          <w:bCs w:val="0"/>
          <w:caps w:val="0"/>
          <w:noProof/>
          <w:sz w:val="24"/>
          <w:szCs w:val="24"/>
          <w:lang w:eastAsia="es-MX"/>
        </w:rPr>
      </w:pPr>
      <w:hyperlink w:anchor="_Toc207041614" w:history="1">
        <w:r w:rsidRPr="005C4D9C">
          <w:rPr>
            <w:rStyle w:val="Hipervnculo"/>
            <w:noProof/>
          </w:rPr>
          <w:t>Justificación</w:t>
        </w:r>
        <w:r>
          <w:rPr>
            <w:noProof/>
            <w:webHidden/>
          </w:rPr>
          <w:tab/>
        </w:r>
        <w:r>
          <w:rPr>
            <w:noProof/>
            <w:webHidden/>
          </w:rPr>
          <w:fldChar w:fldCharType="begin"/>
        </w:r>
        <w:r>
          <w:rPr>
            <w:noProof/>
            <w:webHidden/>
          </w:rPr>
          <w:instrText xml:space="preserve"> PAGEREF _Toc207041614 \h </w:instrText>
        </w:r>
        <w:r>
          <w:rPr>
            <w:noProof/>
            <w:webHidden/>
          </w:rPr>
        </w:r>
        <w:r>
          <w:rPr>
            <w:noProof/>
            <w:webHidden/>
          </w:rPr>
          <w:fldChar w:fldCharType="separate"/>
        </w:r>
        <w:r w:rsidR="00D87E12">
          <w:rPr>
            <w:noProof/>
            <w:webHidden/>
          </w:rPr>
          <w:t>42</w:t>
        </w:r>
        <w:r>
          <w:rPr>
            <w:noProof/>
            <w:webHidden/>
          </w:rPr>
          <w:fldChar w:fldCharType="end"/>
        </w:r>
      </w:hyperlink>
    </w:p>
    <w:p w14:paraId="628700FA" w14:textId="19EFBFC1" w:rsidR="0007708E" w:rsidRDefault="0007708E">
      <w:pPr>
        <w:pStyle w:val="TDC1"/>
        <w:tabs>
          <w:tab w:val="right" w:leader="dot" w:pos="8828"/>
        </w:tabs>
        <w:rPr>
          <w:rFonts w:asciiTheme="minorHAnsi" w:eastAsiaTheme="minorEastAsia" w:hAnsiTheme="minorHAnsi" w:cstheme="minorBidi"/>
          <w:b w:val="0"/>
          <w:bCs w:val="0"/>
          <w:caps w:val="0"/>
          <w:noProof/>
          <w:sz w:val="24"/>
          <w:szCs w:val="24"/>
          <w:lang w:eastAsia="es-MX"/>
        </w:rPr>
      </w:pPr>
      <w:hyperlink w:anchor="_Toc207041615" w:history="1">
        <w:r w:rsidRPr="005C4D9C">
          <w:rPr>
            <w:rStyle w:val="Hipervnculo"/>
            <w:noProof/>
          </w:rPr>
          <w:t>Materiales y Métodos</w:t>
        </w:r>
        <w:r>
          <w:rPr>
            <w:noProof/>
            <w:webHidden/>
          </w:rPr>
          <w:tab/>
        </w:r>
        <w:r>
          <w:rPr>
            <w:noProof/>
            <w:webHidden/>
          </w:rPr>
          <w:fldChar w:fldCharType="begin"/>
        </w:r>
        <w:r>
          <w:rPr>
            <w:noProof/>
            <w:webHidden/>
          </w:rPr>
          <w:instrText xml:space="preserve"> PAGEREF _Toc207041615 \h </w:instrText>
        </w:r>
        <w:r>
          <w:rPr>
            <w:noProof/>
            <w:webHidden/>
          </w:rPr>
        </w:r>
        <w:r>
          <w:rPr>
            <w:noProof/>
            <w:webHidden/>
          </w:rPr>
          <w:fldChar w:fldCharType="separate"/>
        </w:r>
        <w:r w:rsidR="00D87E12">
          <w:rPr>
            <w:noProof/>
            <w:webHidden/>
          </w:rPr>
          <w:t>43</w:t>
        </w:r>
        <w:r>
          <w:rPr>
            <w:noProof/>
            <w:webHidden/>
          </w:rPr>
          <w:fldChar w:fldCharType="end"/>
        </w:r>
      </w:hyperlink>
    </w:p>
    <w:p w14:paraId="703D74B2" w14:textId="057DE822"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16" w:history="1">
        <w:r w:rsidRPr="005C4D9C">
          <w:rPr>
            <w:rStyle w:val="Hipervnculo"/>
            <w:noProof/>
          </w:rPr>
          <w:t>Diseño</w:t>
        </w:r>
        <w:r>
          <w:rPr>
            <w:noProof/>
            <w:webHidden/>
          </w:rPr>
          <w:tab/>
        </w:r>
        <w:r>
          <w:rPr>
            <w:noProof/>
            <w:webHidden/>
          </w:rPr>
          <w:fldChar w:fldCharType="begin"/>
        </w:r>
        <w:r>
          <w:rPr>
            <w:noProof/>
            <w:webHidden/>
          </w:rPr>
          <w:instrText xml:space="preserve"> PAGEREF _Toc207041616 \h </w:instrText>
        </w:r>
        <w:r>
          <w:rPr>
            <w:noProof/>
            <w:webHidden/>
          </w:rPr>
        </w:r>
        <w:r>
          <w:rPr>
            <w:noProof/>
            <w:webHidden/>
          </w:rPr>
          <w:fldChar w:fldCharType="separate"/>
        </w:r>
        <w:r w:rsidR="00D87E12">
          <w:rPr>
            <w:noProof/>
            <w:webHidden/>
          </w:rPr>
          <w:t>43</w:t>
        </w:r>
        <w:r>
          <w:rPr>
            <w:noProof/>
            <w:webHidden/>
          </w:rPr>
          <w:fldChar w:fldCharType="end"/>
        </w:r>
      </w:hyperlink>
    </w:p>
    <w:p w14:paraId="00B2D6DD" w14:textId="72D6E771"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17" w:history="1">
        <w:r w:rsidRPr="005C4D9C">
          <w:rPr>
            <w:rStyle w:val="Hipervnculo"/>
            <w:noProof/>
          </w:rPr>
          <w:t>Población de Estudio</w:t>
        </w:r>
        <w:r>
          <w:rPr>
            <w:noProof/>
            <w:webHidden/>
          </w:rPr>
          <w:tab/>
        </w:r>
        <w:r>
          <w:rPr>
            <w:noProof/>
            <w:webHidden/>
          </w:rPr>
          <w:fldChar w:fldCharType="begin"/>
        </w:r>
        <w:r>
          <w:rPr>
            <w:noProof/>
            <w:webHidden/>
          </w:rPr>
          <w:instrText xml:space="preserve"> PAGEREF _Toc207041617 \h </w:instrText>
        </w:r>
        <w:r>
          <w:rPr>
            <w:noProof/>
            <w:webHidden/>
          </w:rPr>
        </w:r>
        <w:r>
          <w:rPr>
            <w:noProof/>
            <w:webHidden/>
          </w:rPr>
          <w:fldChar w:fldCharType="separate"/>
        </w:r>
        <w:r w:rsidR="00D87E12">
          <w:rPr>
            <w:noProof/>
            <w:webHidden/>
          </w:rPr>
          <w:t>43</w:t>
        </w:r>
        <w:r>
          <w:rPr>
            <w:noProof/>
            <w:webHidden/>
          </w:rPr>
          <w:fldChar w:fldCharType="end"/>
        </w:r>
      </w:hyperlink>
    </w:p>
    <w:p w14:paraId="67E99C0C" w14:textId="0FE821B2"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18" w:history="1">
        <w:r w:rsidRPr="005C4D9C">
          <w:rPr>
            <w:rStyle w:val="Hipervnculo"/>
            <w:noProof/>
          </w:rPr>
          <w:t>Descripción de la Población</w:t>
        </w:r>
        <w:r>
          <w:rPr>
            <w:noProof/>
            <w:webHidden/>
          </w:rPr>
          <w:tab/>
        </w:r>
        <w:r>
          <w:rPr>
            <w:noProof/>
            <w:webHidden/>
          </w:rPr>
          <w:fldChar w:fldCharType="begin"/>
        </w:r>
        <w:r>
          <w:rPr>
            <w:noProof/>
            <w:webHidden/>
          </w:rPr>
          <w:instrText xml:space="preserve"> PAGEREF _Toc207041618 \h </w:instrText>
        </w:r>
        <w:r>
          <w:rPr>
            <w:noProof/>
            <w:webHidden/>
          </w:rPr>
        </w:r>
        <w:r>
          <w:rPr>
            <w:noProof/>
            <w:webHidden/>
          </w:rPr>
          <w:fldChar w:fldCharType="separate"/>
        </w:r>
        <w:r w:rsidR="00D87E12">
          <w:rPr>
            <w:noProof/>
            <w:webHidden/>
          </w:rPr>
          <w:t>43</w:t>
        </w:r>
        <w:r>
          <w:rPr>
            <w:noProof/>
            <w:webHidden/>
          </w:rPr>
          <w:fldChar w:fldCharType="end"/>
        </w:r>
      </w:hyperlink>
    </w:p>
    <w:p w14:paraId="0814684F" w14:textId="4D645E11"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19" w:history="1">
        <w:r w:rsidRPr="005C4D9C">
          <w:rPr>
            <w:rStyle w:val="Hipervnculo"/>
            <w:noProof/>
          </w:rPr>
          <w:t>Criterios de Selección</w:t>
        </w:r>
        <w:r>
          <w:rPr>
            <w:noProof/>
            <w:webHidden/>
          </w:rPr>
          <w:tab/>
        </w:r>
        <w:r>
          <w:rPr>
            <w:noProof/>
            <w:webHidden/>
          </w:rPr>
          <w:fldChar w:fldCharType="begin"/>
        </w:r>
        <w:r>
          <w:rPr>
            <w:noProof/>
            <w:webHidden/>
          </w:rPr>
          <w:instrText xml:space="preserve"> PAGEREF _Toc207041619 \h </w:instrText>
        </w:r>
        <w:r>
          <w:rPr>
            <w:noProof/>
            <w:webHidden/>
          </w:rPr>
        </w:r>
        <w:r>
          <w:rPr>
            <w:noProof/>
            <w:webHidden/>
          </w:rPr>
          <w:fldChar w:fldCharType="separate"/>
        </w:r>
        <w:r w:rsidR="00D87E12">
          <w:rPr>
            <w:noProof/>
            <w:webHidden/>
          </w:rPr>
          <w:t>44</w:t>
        </w:r>
        <w:r>
          <w:rPr>
            <w:noProof/>
            <w:webHidden/>
          </w:rPr>
          <w:fldChar w:fldCharType="end"/>
        </w:r>
      </w:hyperlink>
    </w:p>
    <w:p w14:paraId="11F24584" w14:textId="3B643FF1"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20" w:history="1">
        <w:r w:rsidRPr="005C4D9C">
          <w:rPr>
            <w:rStyle w:val="Hipervnculo"/>
            <w:noProof/>
          </w:rPr>
          <w:t>Tamaño de la Muestra y Tipo de Muestreo</w:t>
        </w:r>
        <w:r>
          <w:rPr>
            <w:noProof/>
            <w:webHidden/>
          </w:rPr>
          <w:tab/>
        </w:r>
        <w:r>
          <w:rPr>
            <w:noProof/>
            <w:webHidden/>
          </w:rPr>
          <w:fldChar w:fldCharType="begin"/>
        </w:r>
        <w:r>
          <w:rPr>
            <w:noProof/>
            <w:webHidden/>
          </w:rPr>
          <w:instrText xml:space="preserve"> PAGEREF _Toc207041620 \h </w:instrText>
        </w:r>
        <w:r>
          <w:rPr>
            <w:noProof/>
            <w:webHidden/>
          </w:rPr>
        </w:r>
        <w:r>
          <w:rPr>
            <w:noProof/>
            <w:webHidden/>
          </w:rPr>
          <w:fldChar w:fldCharType="separate"/>
        </w:r>
        <w:r w:rsidR="00D87E12">
          <w:rPr>
            <w:noProof/>
            <w:webHidden/>
          </w:rPr>
          <w:t>44</w:t>
        </w:r>
        <w:r>
          <w:rPr>
            <w:noProof/>
            <w:webHidden/>
          </w:rPr>
          <w:fldChar w:fldCharType="end"/>
        </w:r>
      </w:hyperlink>
    </w:p>
    <w:p w14:paraId="16618FE1" w14:textId="628F051D"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21" w:history="1">
        <w:r w:rsidRPr="005C4D9C">
          <w:rPr>
            <w:rStyle w:val="Hipervnculo"/>
            <w:noProof/>
          </w:rPr>
          <w:t>Definición operacional de variables</w:t>
        </w:r>
        <w:r>
          <w:rPr>
            <w:noProof/>
            <w:webHidden/>
          </w:rPr>
          <w:tab/>
        </w:r>
        <w:r>
          <w:rPr>
            <w:noProof/>
            <w:webHidden/>
          </w:rPr>
          <w:fldChar w:fldCharType="begin"/>
        </w:r>
        <w:r>
          <w:rPr>
            <w:noProof/>
            <w:webHidden/>
          </w:rPr>
          <w:instrText xml:space="preserve"> PAGEREF _Toc207041621 \h </w:instrText>
        </w:r>
        <w:r>
          <w:rPr>
            <w:noProof/>
            <w:webHidden/>
          </w:rPr>
        </w:r>
        <w:r>
          <w:rPr>
            <w:noProof/>
            <w:webHidden/>
          </w:rPr>
          <w:fldChar w:fldCharType="separate"/>
        </w:r>
        <w:r w:rsidR="00D87E12">
          <w:rPr>
            <w:noProof/>
            <w:webHidden/>
          </w:rPr>
          <w:t>44</w:t>
        </w:r>
        <w:r>
          <w:rPr>
            <w:noProof/>
            <w:webHidden/>
          </w:rPr>
          <w:fldChar w:fldCharType="end"/>
        </w:r>
      </w:hyperlink>
    </w:p>
    <w:p w14:paraId="37D963AF" w14:textId="3676B55C"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22" w:history="1">
        <w:r w:rsidRPr="005C4D9C">
          <w:rPr>
            <w:rStyle w:val="Hipervnculo"/>
            <w:noProof/>
          </w:rPr>
          <w:t>Relación entre Variables</w:t>
        </w:r>
        <w:r>
          <w:rPr>
            <w:noProof/>
            <w:webHidden/>
          </w:rPr>
          <w:tab/>
        </w:r>
        <w:r>
          <w:rPr>
            <w:noProof/>
            <w:webHidden/>
          </w:rPr>
          <w:fldChar w:fldCharType="begin"/>
        </w:r>
        <w:r>
          <w:rPr>
            <w:noProof/>
            <w:webHidden/>
          </w:rPr>
          <w:instrText xml:space="preserve"> PAGEREF _Toc207041622 \h </w:instrText>
        </w:r>
        <w:r>
          <w:rPr>
            <w:noProof/>
            <w:webHidden/>
          </w:rPr>
        </w:r>
        <w:r>
          <w:rPr>
            <w:noProof/>
            <w:webHidden/>
          </w:rPr>
          <w:fldChar w:fldCharType="separate"/>
        </w:r>
        <w:r w:rsidR="00D87E12">
          <w:rPr>
            <w:noProof/>
            <w:webHidden/>
          </w:rPr>
          <w:t>44</w:t>
        </w:r>
        <w:r>
          <w:rPr>
            <w:noProof/>
            <w:webHidden/>
          </w:rPr>
          <w:fldChar w:fldCharType="end"/>
        </w:r>
      </w:hyperlink>
    </w:p>
    <w:p w14:paraId="29D20C37" w14:textId="59AB916F"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23" w:history="1">
        <w:r w:rsidRPr="005C4D9C">
          <w:rPr>
            <w:rStyle w:val="Hipervnculo"/>
            <w:noProof/>
          </w:rPr>
          <w:t>Variables Independientes</w:t>
        </w:r>
        <w:r>
          <w:rPr>
            <w:noProof/>
            <w:webHidden/>
          </w:rPr>
          <w:tab/>
        </w:r>
        <w:r>
          <w:rPr>
            <w:noProof/>
            <w:webHidden/>
          </w:rPr>
          <w:fldChar w:fldCharType="begin"/>
        </w:r>
        <w:r>
          <w:rPr>
            <w:noProof/>
            <w:webHidden/>
          </w:rPr>
          <w:instrText xml:space="preserve"> PAGEREF _Toc207041623 \h </w:instrText>
        </w:r>
        <w:r>
          <w:rPr>
            <w:noProof/>
            <w:webHidden/>
          </w:rPr>
        </w:r>
        <w:r>
          <w:rPr>
            <w:noProof/>
            <w:webHidden/>
          </w:rPr>
          <w:fldChar w:fldCharType="separate"/>
        </w:r>
        <w:r w:rsidR="00D87E12">
          <w:rPr>
            <w:noProof/>
            <w:webHidden/>
          </w:rPr>
          <w:t>45</w:t>
        </w:r>
        <w:r>
          <w:rPr>
            <w:noProof/>
            <w:webHidden/>
          </w:rPr>
          <w:fldChar w:fldCharType="end"/>
        </w:r>
      </w:hyperlink>
    </w:p>
    <w:p w14:paraId="7A2B5313" w14:textId="16ED2DAF"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24" w:history="1">
        <w:r w:rsidRPr="005C4D9C">
          <w:rPr>
            <w:rStyle w:val="Hipervnculo"/>
            <w:noProof/>
          </w:rPr>
          <w:t>Variables Dependientes</w:t>
        </w:r>
        <w:r>
          <w:rPr>
            <w:noProof/>
            <w:webHidden/>
          </w:rPr>
          <w:tab/>
        </w:r>
        <w:r>
          <w:rPr>
            <w:noProof/>
            <w:webHidden/>
          </w:rPr>
          <w:fldChar w:fldCharType="begin"/>
        </w:r>
        <w:r>
          <w:rPr>
            <w:noProof/>
            <w:webHidden/>
          </w:rPr>
          <w:instrText xml:space="preserve"> PAGEREF _Toc207041624 \h </w:instrText>
        </w:r>
        <w:r>
          <w:rPr>
            <w:noProof/>
            <w:webHidden/>
          </w:rPr>
        </w:r>
        <w:r>
          <w:rPr>
            <w:noProof/>
            <w:webHidden/>
          </w:rPr>
          <w:fldChar w:fldCharType="separate"/>
        </w:r>
        <w:r w:rsidR="00D87E12">
          <w:rPr>
            <w:noProof/>
            <w:webHidden/>
          </w:rPr>
          <w:t>45</w:t>
        </w:r>
        <w:r>
          <w:rPr>
            <w:noProof/>
            <w:webHidden/>
          </w:rPr>
          <w:fldChar w:fldCharType="end"/>
        </w:r>
      </w:hyperlink>
    </w:p>
    <w:p w14:paraId="6B1EE979" w14:textId="6F28177E"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25" w:history="1">
        <w:r w:rsidRPr="005C4D9C">
          <w:rPr>
            <w:rStyle w:val="Hipervnculo"/>
            <w:noProof/>
          </w:rPr>
          <w:t>Variables de Control</w:t>
        </w:r>
        <w:r>
          <w:rPr>
            <w:noProof/>
            <w:webHidden/>
          </w:rPr>
          <w:tab/>
        </w:r>
        <w:r>
          <w:rPr>
            <w:noProof/>
            <w:webHidden/>
          </w:rPr>
          <w:fldChar w:fldCharType="begin"/>
        </w:r>
        <w:r>
          <w:rPr>
            <w:noProof/>
            <w:webHidden/>
          </w:rPr>
          <w:instrText xml:space="preserve"> PAGEREF _Toc207041625 \h </w:instrText>
        </w:r>
        <w:r>
          <w:rPr>
            <w:noProof/>
            <w:webHidden/>
          </w:rPr>
        </w:r>
        <w:r>
          <w:rPr>
            <w:noProof/>
            <w:webHidden/>
          </w:rPr>
          <w:fldChar w:fldCharType="separate"/>
        </w:r>
        <w:r w:rsidR="00D87E12">
          <w:rPr>
            <w:noProof/>
            <w:webHidden/>
          </w:rPr>
          <w:t>45</w:t>
        </w:r>
        <w:r>
          <w:rPr>
            <w:noProof/>
            <w:webHidden/>
          </w:rPr>
          <w:fldChar w:fldCharType="end"/>
        </w:r>
      </w:hyperlink>
    </w:p>
    <w:p w14:paraId="1BEFC49D" w14:textId="3796EC1B"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26" w:history="1">
        <w:r w:rsidRPr="005C4D9C">
          <w:rPr>
            <w:rStyle w:val="Hipervnculo"/>
            <w:noProof/>
          </w:rPr>
          <w:t>Operacionalización de las Variables</w:t>
        </w:r>
        <w:r>
          <w:rPr>
            <w:noProof/>
            <w:webHidden/>
          </w:rPr>
          <w:tab/>
        </w:r>
        <w:r>
          <w:rPr>
            <w:noProof/>
            <w:webHidden/>
          </w:rPr>
          <w:fldChar w:fldCharType="begin"/>
        </w:r>
        <w:r>
          <w:rPr>
            <w:noProof/>
            <w:webHidden/>
          </w:rPr>
          <w:instrText xml:space="preserve"> PAGEREF _Toc207041626 \h </w:instrText>
        </w:r>
        <w:r>
          <w:rPr>
            <w:noProof/>
            <w:webHidden/>
          </w:rPr>
        </w:r>
        <w:r>
          <w:rPr>
            <w:noProof/>
            <w:webHidden/>
          </w:rPr>
          <w:fldChar w:fldCharType="separate"/>
        </w:r>
        <w:r w:rsidR="00D87E12">
          <w:rPr>
            <w:noProof/>
            <w:webHidden/>
          </w:rPr>
          <w:t>45</w:t>
        </w:r>
        <w:r>
          <w:rPr>
            <w:noProof/>
            <w:webHidden/>
          </w:rPr>
          <w:fldChar w:fldCharType="end"/>
        </w:r>
      </w:hyperlink>
    </w:p>
    <w:p w14:paraId="5856860A" w14:textId="166A0158"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27" w:history="1">
        <w:r w:rsidRPr="005C4D9C">
          <w:rPr>
            <w:rStyle w:val="Hipervnculo"/>
            <w:noProof/>
          </w:rPr>
          <w:t>Plan de Análisis Estadístico</w:t>
        </w:r>
        <w:r>
          <w:rPr>
            <w:noProof/>
            <w:webHidden/>
          </w:rPr>
          <w:tab/>
        </w:r>
        <w:r>
          <w:rPr>
            <w:noProof/>
            <w:webHidden/>
          </w:rPr>
          <w:fldChar w:fldCharType="begin"/>
        </w:r>
        <w:r>
          <w:rPr>
            <w:noProof/>
            <w:webHidden/>
          </w:rPr>
          <w:instrText xml:space="preserve"> PAGEREF _Toc207041627 \h </w:instrText>
        </w:r>
        <w:r>
          <w:rPr>
            <w:noProof/>
            <w:webHidden/>
          </w:rPr>
        </w:r>
        <w:r>
          <w:rPr>
            <w:noProof/>
            <w:webHidden/>
          </w:rPr>
          <w:fldChar w:fldCharType="separate"/>
        </w:r>
        <w:r w:rsidR="00D87E12">
          <w:rPr>
            <w:noProof/>
            <w:webHidden/>
          </w:rPr>
          <w:t>47</w:t>
        </w:r>
        <w:r>
          <w:rPr>
            <w:noProof/>
            <w:webHidden/>
          </w:rPr>
          <w:fldChar w:fldCharType="end"/>
        </w:r>
      </w:hyperlink>
    </w:p>
    <w:p w14:paraId="0A6100A8" w14:textId="6793970C"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28" w:history="1">
        <w:r w:rsidRPr="005C4D9C">
          <w:rPr>
            <w:rStyle w:val="Hipervnculo"/>
            <w:rFonts w:eastAsia="Times New Roman"/>
            <w:noProof/>
          </w:rPr>
          <w:t>Técnicas y procedimiento</w:t>
        </w:r>
        <w:r>
          <w:rPr>
            <w:noProof/>
            <w:webHidden/>
          </w:rPr>
          <w:tab/>
        </w:r>
        <w:r>
          <w:rPr>
            <w:noProof/>
            <w:webHidden/>
          </w:rPr>
          <w:fldChar w:fldCharType="begin"/>
        </w:r>
        <w:r>
          <w:rPr>
            <w:noProof/>
            <w:webHidden/>
          </w:rPr>
          <w:instrText xml:space="preserve"> PAGEREF _Toc207041628 \h </w:instrText>
        </w:r>
        <w:r>
          <w:rPr>
            <w:noProof/>
            <w:webHidden/>
          </w:rPr>
        </w:r>
        <w:r>
          <w:rPr>
            <w:noProof/>
            <w:webHidden/>
          </w:rPr>
          <w:fldChar w:fldCharType="separate"/>
        </w:r>
        <w:r w:rsidR="00D87E12">
          <w:rPr>
            <w:noProof/>
            <w:webHidden/>
          </w:rPr>
          <w:t>48</w:t>
        </w:r>
        <w:r>
          <w:rPr>
            <w:noProof/>
            <w:webHidden/>
          </w:rPr>
          <w:fldChar w:fldCharType="end"/>
        </w:r>
      </w:hyperlink>
    </w:p>
    <w:p w14:paraId="4662EA66" w14:textId="124426B7"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29" w:history="1">
        <w:r w:rsidRPr="005C4D9C">
          <w:rPr>
            <w:rStyle w:val="Hipervnculo"/>
            <w:noProof/>
          </w:rPr>
          <w:t>Selección del Dispositivo</w:t>
        </w:r>
        <w:r>
          <w:rPr>
            <w:noProof/>
            <w:webHidden/>
          </w:rPr>
          <w:tab/>
        </w:r>
        <w:r>
          <w:rPr>
            <w:noProof/>
            <w:webHidden/>
          </w:rPr>
          <w:fldChar w:fldCharType="begin"/>
        </w:r>
        <w:r>
          <w:rPr>
            <w:noProof/>
            <w:webHidden/>
          </w:rPr>
          <w:instrText xml:space="preserve"> PAGEREF _Toc207041629 \h </w:instrText>
        </w:r>
        <w:r>
          <w:rPr>
            <w:noProof/>
            <w:webHidden/>
          </w:rPr>
        </w:r>
        <w:r>
          <w:rPr>
            <w:noProof/>
            <w:webHidden/>
          </w:rPr>
          <w:fldChar w:fldCharType="separate"/>
        </w:r>
        <w:r w:rsidR="00D87E12">
          <w:rPr>
            <w:noProof/>
            <w:webHidden/>
          </w:rPr>
          <w:t>48</w:t>
        </w:r>
        <w:r>
          <w:rPr>
            <w:noProof/>
            <w:webHidden/>
          </w:rPr>
          <w:fldChar w:fldCharType="end"/>
        </w:r>
      </w:hyperlink>
    </w:p>
    <w:p w14:paraId="5BC71BD3" w14:textId="6F225F58"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30" w:history="1">
        <w:r w:rsidRPr="005C4D9C">
          <w:rPr>
            <w:rStyle w:val="Hipervnculo"/>
            <w:noProof/>
          </w:rPr>
          <w:t>Análisis de Sensores</w:t>
        </w:r>
        <w:r>
          <w:rPr>
            <w:noProof/>
            <w:webHidden/>
          </w:rPr>
          <w:tab/>
        </w:r>
        <w:r>
          <w:rPr>
            <w:noProof/>
            <w:webHidden/>
          </w:rPr>
          <w:fldChar w:fldCharType="begin"/>
        </w:r>
        <w:r>
          <w:rPr>
            <w:noProof/>
            <w:webHidden/>
          </w:rPr>
          <w:instrText xml:space="preserve"> PAGEREF _Toc207041630 \h </w:instrText>
        </w:r>
        <w:r>
          <w:rPr>
            <w:noProof/>
            <w:webHidden/>
          </w:rPr>
        </w:r>
        <w:r>
          <w:rPr>
            <w:noProof/>
            <w:webHidden/>
          </w:rPr>
          <w:fldChar w:fldCharType="separate"/>
        </w:r>
        <w:r w:rsidR="00D87E12">
          <w:rPr>
            <w:noProof/>
            <w:webHidden/>
          </w:rPr>
          <w:t>48</w:t>
        </w:r>
        <w:r>
          <w:rPr>
            <w:noProof/>
            <w:webHidden/>
          </w:rPr>
          <w:fldChar w:fldCharType="end"/>
        </w:r>
      </w:hyperlink>
    </w:p>
    <w:p w14:paraId="00836684" w14:textId="5A26ED1C"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31" w:history="1">
        <w:r w:rsidRPr="005C4D9C">
          <w:rPr>
            <w:rStyle w:val="Hipervnculo"/>
            <w:noProof/>
          </w:rPr>
          <w:t>Elección del Apple Watch</w:t>
        </w:r>
        <w:r>
          <w:rPr>
            <w:noProof/>
            <w:webHidden/>
          </w:rPr>
          <w:tab/>
        </w:r>
        <w:r>
          <w:rPr>
            <w:noProof/>
            <w:webHidden/>
          </w:rPr>
          <w:fldChar w:fldCharType="begin"/>
        </w:r>
        <w:r>
          <w:rPr>
            <w:noProof/>
            <w:webHidden/>
          </w:rPr>
          <w:instrText xml:space="preserve"> PAGEREF _Toc207041631 \h </w:instrText>
        </w:r>
        <w:r>
          <w:rPr>
            <w:noProof/>
            <w:webHidden/>
          </w:rPr>
        </w:r>
        <w:r>
          <w:rPr>
            <w:noProof/>
            <w:webHidden/>
          </w:rPr>
          <w:fldChar w:fldCharType="separate"/>
        </w:r>
        <w:r w:rsidR="00D87E12">
          <w:rPr>
            <w:noProof/>
            <w:webHidden/>
          </w:rPr>
          <w:t>48</w:t>
        </w:r>
        <w:r>
          <w:rPr>
            <w:noProof/>
            <w:webHidden/>
          </w:rPr>
          <w:fldChar w:fldCharType="end"/>
        </w:r>
      </w:hyperlink>
    </w:p>
    <w:p w14:paraId="4C0088E7" w14:textId="517E4B07"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32" w:history="1">
        <w:r w:rsidRPr="005C4D9C">
          <w:rPr>
            <w:rStyle w:val="Hipervnculo"/>
            <w:noProof/>
          </w:rPr>
          <w:t>Protocolo del Instrumento</w:t>
        </w:r>
        <w:r>
          <w:rPr>
            <w:noProof/>
            <w:webHidden/>
          </w:rPr>
          <w:tab/>
        </w:r>
        <w:r>
          <w:rPr>
            <w:noProof/>
            <w:webHidden/>
          </w:rPr>
          <w:fldChar w:fldCharType="begin"/>
        </w:r>
        <w:r>
          <w:rPr>
            <w:noProof/>
            <w:webHidden/>
          </w:rPr>
          <w:instrText xml:space="preserve"> PAGEREF _Toc207041632 \h </w:instrText>
        </w:r>
        <w:r>
          <w:rPr>
            <w:noProof/>
            <w:webHidden/>
          </w:rPr>
        </w:r>
        <w:r>
          <w:rPr>
            <w:noProof/>
            <w:webHidden/>
          </w:rPr>
          <w:fldChar w:fldCharType="separate"/>
        </w:r>
        <w:r w:rsidR="00D87E12">
          <w:rPr>
            <w:noProof/>
            <w:webHidden/>
          </w:rPr>
          <w:t>49</w:t>
        </w:r>
        <w:r>
          <w:rPr>
            <w:noProof/>
            <w:webHidden/>
          </w:rPr>
          <w:fldChar w:fldCharType="end"/>
        </w:r>
      </w:hyperlink>
    </w:p>
    <w:p w14:paraId="4B90F38A" w14:textId="2E3E4D7D"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33" w:history="1">
        <w:r w:rsidRPr="005C4D9C">
          <w:rPr>
            <w:rStyle w:val="Hipervnculo"/>
            <w:noProof/>
          </w:rPr>
          <w:t>Base Metodológica del Sistema de Inferencia Difusa</w:t>
        </w:r>
        <w:r>
          <w:rPr>
            <w:noProof/>
            <w:webHidden/>
          </w:rPr>
          <w:tab/>
        </w:r>
        <w:r>
          <w:rPr>
            <w:noProof/>
            <w:webHidden/>
          </w:rPr>
          <w:fldChar w:fldCharType="begin"/>
        </w:r>
        <w:r>
          <w:rPr>
            <w:noProof/>
            <w:webHidden/>
          </w:rPr>
          <w:instrText xml:space="preserve"> PAGEREF _Toc207041633 \h </w:instrText>
        </w:r>
        <w:r>
          <w:rPr>
            <w:noProof/>
            <w:webHidden/>
          </w:rPr>
        </w:r>
        <w:r>
          <w:rPr>
            <w:noProof/>
            <w:webHidden/>
          </w:rPr>
          <w:fldChar w:fldCharType="separate"/>
        </w:r>
        <w:r w:rsidR="00D87E12">
          <w:rPr>
            <w:noProof/>
            <w:webHidden/>
          </w:rPr>
          <w:t>51</w:t>
        </w:r>
        <w:r>
          <w:rPr>
            <w:noProof/>
            <w:webHidden/>
          </w:rPr>
          <w:fldChar w:fldCharType="end"/>
        </w:r>
      </w:hyperlink>
    </w:p>
    <w:p w14:paraId="12DBD079" w14:textId="6687FDE3"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34" w:history="1">
        <w:r w:rsidRPr="005C4D9C">
          <w:rPr>
            <w:rStyle w:val="Hipervnculo"/>
            <w:noProof/>
          </w:rPr>
          <w:t>Aspectos Éticos y de Bioseguridad</w:t>
        </w:r>
        <w:r>
          <w:rPr>
            <w:noProof/>
            <w:webHidden/>
          </w:rPr>
          <w:tab/>
        </w:r>
        <w:r>
          <w:rPr>
            <w:noProof/>
            <w:webHidden/>
          </w:rPr>
          <w:fldChar w:fldCharType="begin"/>
        </w:r>
        <w:r>
          <w:rPr>
            <w:noProof/>
            <w:webHidden/>
          </w:rPr>
          <w:instrText xml:space="preserve"> PAGEREF _Toc207041634 \h </w:instrText>
        </w:r>
        <w:r>
          <w:rPr>
            <w:noProof/>
            <w:webHidden/>
          </w:rPr>
        </w:r>
        <w:r>
          <w:rPr>
            <w:noProof/>
            <w:webHidden/>
          </w:rPr>
          <w:fldChar w:fldCharType="separate"/>
        </w:r>
        <w:r w:rsidR="00D87E12">
          <w:rPr>
            <w:noProof/>
            <w:webHidden/>
          </w:rPr>
          <w:t>54</w:t>
        </w:r>
        <w:r>
          <w:rPr>
            <w:noProof/>
            <w:webHidden/>
          </w:rPr>
          <w:fldChar w:fldCharType="end"/>
        </w:r>
      </w:hyperlink>
    </w:p>
    <w:p w14:paraId="15D9758C" w14:textId="1A5F847A"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35" w:history="1">
        <w:r w:rsidRPr="005C4D9C">
          <w:rPr>
            <w:rStyle w:val="Hipervnculo"/>
            <w:noProof/>
          </w:rPr>
          <w:t>Principios Éticos</w:t>
        </w:r>
        <w:r>
          <w:rPr>
            <w:noProof/>
            <w:webHidden/>
          </w:rPr>
          <w:tab/>
        </w:r>
        <w:r>
          <w:rPr>
            <w:noProof/>
            <w:webHidden/>
          </w:rPr>
          <w:fldChar w:fldCharType="begin"/>
        </w:r>
        <w:r>
          <w:rPr>
            <w:noProof/>
            <w:webHidden/>
          </w:rPr>
          <w:instrText xml:space="preserve"> PAGEREF _Toc207041635 \h </w:instrText>
        </w:r>
        <w:r>
          <w:rPr>
            <w:noProof/>
            <w:webHidden/>
          </w:rPr>
        </w:r>
        <w:r>
          <w:rPr>
            <w:noProof/>
            <w:webHidden/>
          </w:rPr>
          <w:fldChar w:fldCharType="separate"/>
        </w:r>
        <w:r w:rsidR="00D87E12">
          <w:rPr>
            <w:noProof/>
            <w:webHidden/>
          </w:rPr>
          <w:t>54</w:t>
        </w:r>
        <w:r>
          <w:rPr>
            <w:noProof/>
            <w:webHidden/>
          </w:rPr>
          <w:fldChar w:fldCharType="end"/>
        </w:r>
      </w:hyperlink>
    </w:p>
    <w:p w14:paraId="527F2931" w14:textId="438BBD82"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36" w:history="1">
        <w:r w:rsidRPr="005C4D9C">
          <w:rPr>
            <w:rStyle w:val="Hipervnculo"/>
            <w:noProof/>
          </w:rPr>
          <w:t>Procedimiento para Obtener el Consentimiento</w:t>
        </w:r>
        <w:r>
          <w:rPr>
            <w:noProof/>
            <w:webHidden/>
          </w:rPr>
          <w:tab/>
        </w:r>
        <w:r>
          <w:rPr>
            <w:noProof/>
            <w:webHidden/>
          </w:rPr>
          <w:fldChar w:fldCharType="begin"/>
        </w:r>
        <w:r>
          <w:rPr>
            <w:noProof/>
            <w:webHidden/>
          </w:rPr>
          <w:instrText xml:space="preserve"> PAGEREF _Toc207041636 \h </w:instrText>
        </w:r>
        <w:r>
          <w:rPr>
            <w:noProof/>
            <w:webHidden/>
          </w:rPr>
        </w:r>
        <w:r>
          <w:rPr>
            <w:noProof/>
            <w:webHidden/>
          </w:rPr>
          <w:fldChar w:fldCharType="separate"/>
        </w:r>
        <w:r w:rsidR="00D87E12">
          <w:rPr>
            <w:noProof/>
            <w:webHidden/>
          </w:rPr>
          <w:t>54</w:t>
        </w:r>
        <w:r>
          <w:rPr>
            <w:noProof/>
            <w:webHidden/>
          </w:rPr>
          <w:fldChar w:fldCharType="end"/>
        </w:r>
      </w:hyperlink>
    </w:p>
    <w:p w14:paraId="735C1284" w14:textId="763A000A"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37" w:history="1">
        <w:r w:rsidRPr="005C4D9C">
          <w:rPr>
            <w:rStyle w:val="Hipervnculo"/>
            <w:noProof/>
          </w:rPr>
          <w:t>Contenido del Formulario de Consentimiento</w:t>
        </w:r>
        <w:r>
          <w:rPr>
            <w:noProof/>
            <w:webHidden/>
          </w:rPr>
          <w:tab/>
        </w:r>
        <w:r>
          <w:rPr>
            <w:noProof/>
            <w:webHidden/>
          </w:rPr>
          <w:fldChar w:fldCharType="begin"/>
        </w:r>
        <w:r>
          <w:rPr>
            <w:noProof/>
            <w:webHidden/>
          </w:rPr>
          <w:instrText xml:space="preserve"> PAGEREF _Toc207041637 \h </w:instrText>
        </w:r>
        <w:r>
          <w:rPr>
            <w:noProof/>
            <w:webHidden/>
          </w:rPr>
        </w:r>
        <w:r>
          <w:rPr>
            <w:noProof/>
            <w:webHidden/>
          </w:rPr>
          <w:fldChar w:fldCharType="separate"/>
        </w:r>
        <w:r w:rsidR="00D87E12">
          <w:rPr>
            <w:noProof/>
            <w:webHidden/>
          </w:rPr>
          <w:t>55</w:t>
        </w:r>
        <w:r>
          <w:rPr>
            <w:noProof/>
            <w:webHidden/>
          </w:rPr>
          <w:fldChar w:fldCharType="end"/>
        </w:r>
      </w:hyperlink>
    </w:p>
    <w:p w14:paraId="2E3F4A5D" w14:textId="386B2DCE"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38" w:history="1">
        <w:r w:rsidRPr="005C4D9C">
          <w:rPr>
            <w:rStyle w:val="Hipervnculo"/>
            <w:noProof/>
          </w:rPr>
          <w:t>Evaluación de Riesgos</w:t>
        </w:r>
        <w:r>
          <w:rPr>
            <w:noProof/>
            <w:webHidden/>
          </w:rPr>
          <w:tab/>
        </w:r>
        <w:r>
          <w:rPr>
            <w:noProof/>
            <w:webHidden/>
          </w:rPr>
          <w:fldChar w:fldCharType="begin"/>
        </w:r>
        <w:r>
          <w:rPr>
            <w:noProof/>
            <w:webHidden/>
          </w:rPr>
          <w:instrText xml:space="preserve"> PAGEREF _Toc207041638 \h </w:instrText>
        </w:r>
        <w:r>
          <w:rPr>
            <w:noProof/>
            <w:webHidden/>
          </w:rPr>
        </w:r>
        <w:r>
          <w:rPr>
            <w:noProof/>
            <w:webHidden/>
          </w:rPr>
          <w:fldChar w:fldCharType="separate"/>
        </w:r>
        <w:r w:rsidR="00D87E12">
          <w:rPr>
            <w:noProof/>
            <w:webHidden/>
          </w:rPr>
          <w:t>55</w:t>
        </w:r>
        <w:r>
          <w:rPr>
            <w:noProof/>
            <w:webHidden/>
          </w:rPr>
          <w:fldChar w:fldCharType="end"/>
        </w:r>
      </w:hyperlink>
    </w:p>
    <w:p w14:paraId="4D14A7BA" w14:textId="75B81707"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39" w:history="1">
        <w:r w:rsidRPr="005C4D9C">
          <w:rPr>
            <w:rStyle w:val="Hipervnculo"/>
            <w:noProof/>
          </w:rPr>
          <w:t>Medidas de Mitigación:</w:t>
        </w:r>
        <w:r>
          <w:rPr>
            <w:noProof/>
            <w:webHidden/>
          </w:rPr>
          <w:tab/>
        </w:r>
        <w:r>
          <w:rPr>
            <w:noProof/>
            <w:webHidden/>
          </w:rPr>
          <w:fldChar w:fldCharType="begin"/>
        </w:r>
        <w:r>
          <w:rPr>
            <w:noProof/>
            <w:webHidden/>
          </w:rPr>
          <w:instrText xml:space="preserve"> PAGEREF _Toc207041639 \h </w:instrText>
        </w:r>
        <w:r>
          <w:rPr>
            <w:noProof/>
            <w:webHidden/>
          </w:rPr>
        </w:r>
        <w:r>
          <w:rPr>
            <w:noProof/>
            <w:webHidden/>
          </w:rPr>
          <w:fldChar w:fldCharType="separate"/>
        </w:r>
        <w:r w:rsidR="00D87E12">
          <w:rPr>
            <w:noProof/>
            <w:webHidden/>
          </w:rPr>
          <w:t>56</w:t>
        </w:r>
        <w:r>
          <w:rPr>
            <w:noProof/>
            <w:webHidden/>
          </w:rPr>
          <w:fldChar w:fldCharType="end"/>
        </w:r>
      </w:hyperlink>
    </w:p>
    <w:p w14:paraId="2C737186" w14:textId="01F8F104"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40" w:history="1">
        <w:r w:rsidRPr="005C4D9C">
          <w:rPr>
            <w:rStyle w:val="Hipervnculo"/>
            <w:noProof/>
          </w:rPr>
          <w:t>Protección de Grupos Vulnerables</w:t>
        </w:r>
        <w:r>
          <w:rPr>
            <w:noProof/>
            <w:webHidden/>
          </w:rPr>
          <w:tab/>
        </w:r>
        <w:r>
          <w:rPr>
            <w:noProof/>
            <w:webHidden/>
          </w:rPr>
          <w:fldChar w:fldCharType="begin"/>
        </w:r>
        <w:r>
          <w:rPr>
            <w:noProof/>
            <w:webHidden/>
          </w:rPr>
          <w:instrText xml:space="preserve"> PAGEREF _Toc207041640 \h </w:instrText>
        </w:r>
        <w:r>
          <w:rPr>
            <w:noProof/>
            <w:webHidden/>
          </w:rPr>
        </w:r>
        <w:r>
          <w:rPr>
            <w:noProof/>
            <w:webHidden/>
          </w:rPr>
          <w:fldChar w:fldCharType="separate"/>
        </w:r>
        <w:r w:rsidR="00D87E12">
          <w:rPr>
            <w:noProof/>
            <w:webHidden/>
          </w:rPr>
          <w:t>56</w:t>
        </w:r>
        <w:r>
          <w:rPr>
            <w:noProof/>
            <w:webHidden/>
          </w:rPr>
          <w:fldChar w:fldCharType="end"/>
        </w:r>
      </w:hyperlink>
    </w:p>
    <w:p w14:paraId="63D6EB2F" w14:textId="0C3C81D2"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41" w:history="1">
        <w:r w:rsidRPr="005C4D9C">
          <w:rPr>
            <w:rStyle w:val="Hipervnculo"/>
            <w:noProof/>
          </w:rPr>
          <w:t>Confidencialidad y Privacidad de los Datos</w:t>
        </w:r>
        <w:r>
          <w:rPr>
            <w:noProof/>
            <w:webHidden/>
          </w:rPr>
          <w:tab/>
        </w:r>
        <w:r>
          <w:rPr>
            <w:noProof/>
            <w:webHidden/>
          </w:rPr>
          <w:fldChar w:fldCharType="begin"/>
        </w:r>
        <w:r>
          <w:rPr>
            <w:noProof/>
            <w:webHidden/>
          </w:rPr>
          <w:instrText xml:space="preserve"> PAGEREF _Toc207041641 \h </w:instrText>
        </w:r>
        <w:r>
          <w:rPr>
            <w:noProof/>
            <w:webHidden/>
          </w:rPr>
        </w:r>
        <w:r>
          <w:rPr>
            <w:noProof/>
            <w:webHidden/>
          </w:rPr>
          <w:fldChar w:fldCharType="separate"/>
        </w:r>
        <w:r w:rsidR="00D87E12">
          <w:rPr>
            <w:noProof/>
            <w:webHidden/>
          </w:rPr>
          <w:t>56</w:t>
        </w:r>
        <w:r>
          <w:rPr>
            <w:noProof/>
            <w:webHidden/>
          </w:rPr>
          <w:fldChar w:fldCharType="end"/>
        </w:r>
      </w:hyperlink>
    </w:p>
    <w:p w14:paraId="47094B2E" w14:textId="10E57B64"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42" w:history="1">
        <w:r w:rsidRPr="005C4D9C">
          <w:rPr>
            <w:rStyle w:val="Hipervnculo"/>
            <w:noProof/>
          </w:rPr>
          <w:t>Política de Retención y Eliminación Segura.</w:t>
        </w:r>
        <w:r>
          <w:rPr>
            <w:noProof/>
            <w:webHidden/>
          </w:rPr>
          <w:tab/>
        </w:r>
        <w:r>
          <w:rPr>
            <w:noProof/>
            <w:webHidden/>
          </w:rPr>
          <w:fldChar w:fldCharType="begin"/>
        </w:r>
        <w:r>
          <w:rPr>
            <w:noProof/>
            <w:webHidden/>
          </w:rPr>
          <w:instrText xml:space="preserve"> PAGEREF _Toc207041642 \h </w:instrText>
        </w:r>
        <w:r>
          <w:rPr>
            <w:noProof/>
            <w:webHidden/>
          </w:rPr>
        </w:r>
        <w:r>
          <w:rPr>
            <w:noProof/>
            <w:webHidden/>
          </w:rPr>
          <w:fldChar w:fldCharType="separate"/>
        </w:r>
        <w:r w:rsidR="00D87E12">
          <w:rPr>
            <w:noProof/>
            <w:webHidden/>
          </w:rPr>
          <w:t>57</w:t>
        </w:r>
        <w:r>
          <w:rPr>
            <w:noProof/>
            <w:webHidden/>
          </w:rPr>
          <w:fldChar w:fldCharType="end"/>
        </w:r>
      </w:hyperlink>
    </w:p>
    <w:p w14:paraId="4A960D22" w14:textId="080AF5AA"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43" w:history="1">
        <w:r w:rsidRPr="005C4D9C">
          <w:rPr>
            <w:rStyle w:val="Hipervnculo"/>
            <w:noProof/>
          </w:rPr>
          <w:t>Derechos de los Participantes</w:t>
        </w:r>
        <w:r>
          <w:rPr>
            <w:noProof/>
            <w:webHidden/>
          </w:rPr>
          <w:tab/>
        </w:r>
        <w:r>
          <w:rPr>
            <w:noProof/>
            <w:webHidden/>
          </w:rPr>
          <w:fldChar w:fldCharType="begin"/>
        </w:r>
        <w:r>
          <w:rPr>
            <w:noProof/>
            <w:webHidden/>
          </w:rPr>
          <w:instrText xml:space="preserve"> PAGEREF _Toc207041643 \h </w:instrText>
        </w:r>
        <w:r>
          <w:rPr>
            <w:noProof/>
            <w:webHidden/>
          </w:rPr>
        </w:r>
        <w:r>
          <w:rPr>
            <w:noProof/>
            <w:webHidden/>
          </w:rPr>
          <w:fldChar w:fldCharType="separate"/>
        </w:r>
        <w:r w:rsidR="00D87E12">
          <w:rPr>
            <w:noProof/>
            <w:webHidden/>
          </w:rPr>
          <w:t>57</w:t>
        </w:r>
        <w:r>
          <w:rPr>
            <w:noProof/>
            <w:webHidden/>
          </w:rPr>
          <w:fldChar w:fldCharType="end"/>
        </w:r>
      </w:hyperlink>
    </w:p>
    <w:p w14:paraId="7982C0FE" w14:textId="53689920"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44" w:history="1">
        <w:r w:rsidRPr="005C4D9C">
          <w:rPr>
            <w:rStyle w:val="Hipervnculo"/>
            <w:noProof/>
          </w:rPr>
          <w:t>Cumplimiento de Normativas y Legislación</w:t>
        </w:r>
        <w:r>
          <w:rPr>
            <w:noProof/>
            <w:webHidden/>
          </w:rPr>
          <w:tab/>
        </w:r>
        <w:r>
          <w:rPr>
            <w:noProof/>
            <w:webHidden/>
          </w:rPr>
          <w:fldChar w:fldCharType="begin"/>
        </w:r>
        <w:r>
          <w:rPr>
            <w:noProof/>
            <w:webHidden/>
          </w:rPr>
          <w:instrText xml:space="preserve"> PAGEREF _Toc207041644 \h </w:instrText>
        </w:r>
        <w:r>
          <w:rPr>
            <w:noProof/>
            <w:webHidden/>
          </w:rPr>
        </w:r>
        <w:r>
          <w:rPr>
            <w:noProof/>
            <w:webHidden/>
          </w:rPr>
          <w:fldChar w:fldCharType="separate"/>
        </w:r>
        <w:r w:rsidR="00D87E12">
          <w:rPr>
            <w:noProof/>
            <w:webHidden/>
          </w:rPr>
          <w:t>57</w:t>
        </w:r>
        <w:r>
          <w:rPr>
            <w:noProof/>
            <w:webHidden/>
          </w:rPr>
          <w:fldChar w:fldCharType="end"/>
        </w:r>
      </w:hyperlink>
    </w:p>
    <w:p w14:paraId="2832C2D7" w14:textId="6DEC63F3"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45" w:history="1">
        <w:r w:rsidRPr="005C4D9C">
          <w:rPr>
            <w:rStyle w:val="Hipervnculo"/>
            <w:noProof/>
          </w:rPr>
          <w:t>Plan de Contingencia y Manejo de Incidentes</w:t>
        </w:r>
        <w:r>
          <w:rPr>
            <w:noProof/>
            <w:webHidden/>
          </w:rPr>
          <w:tab/>
        </w:r>
        <w:r>
          <w:rPr>
            <w:noProof/>
            <w:webHidden/>
          </w:rPr>
          <w:fldChar w:fldCharType="begin"/>
        </w:r>
        <w:r>
          <w:rPr>
            <w:noProof/>
            <w:webHidden/>
          </w:rPr>
          <w:instrText xml:space="preserve"> PAGEREF _Toc207041645 \h </w:instrText>
        </w:r>
        <w:r>
          <w:rPr>
            <w:noProof/>
            <w:webHidden/>
          </w:rPr>
        </w:r>
        <w:r>
          <w:rPr>
            <w:noProof/>
            <w:webHidden/>
          </w:rPr>
          <w:fldChar w:fldCharType="separate"/>
        </w:r>
        <w:r w:rsidR="00D87E12">
          <w:rPr>
            <w:noProof/>
            <w:webHidden/>
          </w:rPr>
          <w:t>58</w:t>
        </w:r>
        <w:r>
          <w:rPr>
            <w:noProof/>
            <w:webHidden/>
          </w:rPr>
          <w:fldChar w:fldCharType="end"/>
        </w:r>
      </w:hyperlink>
    </w:p>
    <w:p w14:paraId="3E69819B" w14:textId="001E18DA"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46" w:history="1">
        <w:r w:rsidRPr="005C4D9C">
          <w:rPr>
            <w:rStyle w:val="Hipervnculo"/>
            <w:noProof/>
          </w:rPr>
          <w:t>Financiamiento Y Lugar Donde Se Realizará El Proyecto</w:t>
        </w:r>
        <w:r>
          <w:rPr>
            <w:noProof/>
            <w:webHidden/>
          </w:rPr>
          <w:tab/>
        </w:r>
        <w:r>
          <w:rPr>
            <w:noProof/>
            <w:webHidden/>
          </w:rPr>
          <w:fldChar w:fldCharType="begin"/>
        </w:r>
        <w:r>
          <w:rPr>
            <w:noProof/>
            <w:webHidden/>
          </w:rPr>
          <w:instrText xml:space="preserve"> PAGEREF _Toc207041646 \h </w:instrText>
        </w:r>
        <w:r>
          <w:rPr>
            <w:noProof/>
            <w:webHidden/>
          </w:rPr>
        </w:r>
        <w:r>
          <w:rPr>
            <w:noProof/>
            <w:webHidden/>
          </w:rPr>
          <w:fldChar w:fldCharType="separate"/>
        </w:r>
        <w:r w:rsidR="00D87E12">
          <w:rPr>
            <w:noProof/>
            <w:webHidden/>
          </w:rPr>
          <w:t>59</w:t>
        </w:r>
        <w:r>
          <w:rPr>
            <w:noProof/>
            <w:webHidden/>
          </w:rPr>
          <w:fldChar w:fldCharType="end"/>
        </w:r>
      </w:hyperlink>
    </w:p>
    <w:p w14:paraId="709DE66E" w14:textId="6D9B39E8" w:rsidR="0007708E" w:rsidRDefault="0007708E">
      <w:pPr>
        <w:pStyle w:val="TDC1"/>
        <w:tabs>
          <w:tab w:val="right" w:leader="dot" w:pos="8828"/>
        </w:tabs>
        <w:rPr>
          <w:rFonts w:asciiTheme="minorHAnsi" w:eastAsiaTheme="minorEastAsia" w:hAnsiTheme="minorHAnsi" w:cstheme="minorBidi"/>
          <w:b w:val="0"/>
          <w:bCs w:val="0"/>
          <w:caps w:val="0"/>
          <w:noProof/>
          <w:sz w:val="24"/>
          <w:szCs w:val="24"/>
          <w:lang w:eastAsia="es-MX"/>
        </w:rPr>
      </w:pPr>
      <w:hyperlink w:anchor="_Toc207041647" w:history="1">
        <w:r w:rsidRPr="005C4D9C">
          <w:rPr>
            <w:rStyle w:val="Hipervnculo"/>
            <w:noProof/>
          </w:rPr>
          <w:t>Resultados</w:t>
        </w:r>
        <w:r>
          <w:rPr>
            <w:noProof/>
            <w:webHidden/>
          </w:rPr>
          <w:tab/>
        </w:r>
        <w:r>
          <w:rPr>
            <w:noProof/>
            <w:webHidden/>
          </w:rPr>
          <w:fldChar w:fldCharType="begin"/>
        </w:r>
        <w:r>
          <w:rPr>
            <w:noProof/>
            <w:webHidden/>
          </w:rPr>
          <w:instrText xml:space="preserve"> PAGEREF _Toc207041647 \h </w:instrText>
        </w:r>
        <w:r>
          <w:rPr>
            <w:noProof/>
            <w:webHidden/>
          </w:rPr>
        </w:r>
        <w:r>
          <w:rPr>
            <w:noProof/>
            <w:webHidden/>
          </w:rPr>
          <w:fldChar w:fldCharType="separate"/>
        </w:r>
        <w:r w:rsidR="00D87E12">
          <w:rPr>
            <w:noProof/>
            <w:webHidden/>
          </w:rPr>
          <w:t>60</w:t>
        </w:r>
        <w:r>
          <w:rPr>
            <w:noProof/>
            <w:webHidden/>
          </w:rPr>
          <w:fldChar w:fldCharType="end"/>
        </w:r>
      </w:hyperlink>
    </w:p>
    <w:p w14:paraId="749E02F8" w14:textId="10E4B4C2"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48" w:history="1">
        <w:r w:rsidRPr="005C4D9C">
          <w:rPr>
            <w:rStyle w:val="Hipervnculo"/>
            <w:noProof/>
          </w:rPr>
          <w:t>Análisis Descriptivo de la Actividad y Sedentarismo</w:t>
        </w:r>
        <w:r>
          <w:rPr>
            <w:noProof/>
            <w:webHidden/>
          </w:rPr>
          <w:tab/>
        </w:r>
        <w:r>
          <w:rPr>
            <w:noProof/>
            <w:webHidden/>
          </w:rPr>
          <w:fldChar w:fldCharType="begin"/>
        </w:r>
        <w:r>
          <w:rPr>
            <w:noProof/>
            <w:webHidden/>
          </w:rPr>
          <w:instrText xml:space="preserve"> PAGEREF _Toc207041648 \h </w:instrText>
        </w:r>
        <w:r>
          <w:rPr>
            <w:noProof/>
            <w:webHidden/>
          </w:rPr>
        </w:r>
        <w:r>
          <w:rPr>
            <w:noProof/>
            <w:webHidden/>
          </w:rPr>
          <w:fldChar w:fldCharType="separate"/>
        </w:r>
        <w:r w:rsidR="00D87E12">
          <w:rPr>
            <w:b/>
            <w:bCs/>
            <w:noProof/>
            <w:webHidden/>
            <w:lang w:val="es-ES"/>
          </w:rPr>
          <w:t>¡Error! Marcador no definido.</w:t>
        </w:r>
        <w:r>
          <w:rPr>
            <w:noProof/>
            <w:webHidden/>
          </w:rPr>
          <w:fldChar w:fldCharType="end"/>
        </w:r>
      </w:hyperlink>
    </w:p>
    <w:p w14:paraId="6CE4CB6B" w14:textId="23415105"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49" w:history="1">
        <w:r w:rsidRPr="005C4D9C">
          <w:rPr>
            <w:rStyle w:val="Hipervnculo"/>
            <w:noProof/>
          </w:rPr>
          <w:t>Consistencia Interna del Cuestionario SF-36 y Diferencias Demográficas</w:t>
        </w:r>
        <w:r>
          <w:rPr>
            <w:noProof/>
            <w:webHidden/>
          </w:rPr>
          <w:tab/>
        </w:r>
        <w:r>
          <w:rPr>
            <w:noProof/>
            <w:webHidden/>
          </w:rPr>
          <w:fldChar w:fldCharType="begin"/>
        </w:r>
        <w:r>
          <w:rPr>
            <w:noProof/>
            <w:webHidden/>
          </w:rPr>
          <w:instrText xml:space="preserve"> PAGEREF _Toc207041649 \h </w:instrText>
        </w:r>
        <w:r>
          <w:rPr>
            <w:noProof/>
            <w:webHidden/>
          </w:rPr>
        </w:r>
        <w:r>
          <w:rPr>
            <w:noProof/>
            <w:webHidden/>
          </w:rPr>
          <w:fldChar w:fldCharType="separate"/>
        </w:r>
        <w:r w:rsidR="00D87E12">
          <w:rPr>
            <w:b/>
            <w:bCs/>
            <w:noProof/>
            <w:webHidden/>
            <w:lang w:val="es-ES"/>
          </w:rPr>
          <w:t>¡Error! Marcador no definido.</w:t>
        </w:r>
        <w:r>
          <w:rPr>
            <w:noProof/>
            <w:webHidden/>
          </w:rPr>
          <w:fldChar w:fldCharType="end"/>
        </w:r>
      </w:hyperlink>
    </w:p>
    <w:p w14:paraId="205CB44B" w14:textId="79431309"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50" w:history="1">
        <w:r w:rsidRPr="005C4D9C">
          <w:rPr>
            <w:rStyle w:val="Hipervnculo"/>
            <w:noProof/>
          </w:rPr>
          <w:t>Asociación entre Actividad Física y Calidad de Vida</w:t>
        </w:r>
        <w:r>
          <w:rPr>
            <w:noProof/>
            <w:webHidden/>
          </w:rPr>
          <w:tab/>
        </w:r>
        <w:r>
          <w:rPr>
            <w:noProof/>
            <w:webHidden/>
          </w:rPr>
          <w:fldChar w:fldCharType="begin"/>
        </w:r>
        <w:r>
          <w:rPr>
            <w:noProof/>
            <w:webHidden/>
          </w:rPr>
          <w:instrText xml:space="preserve"> PAGEREF _Toc207041650 \h </w:instrText>
        </w:r>
        <w:r>
          <w:rPr>
            <w:noProof/>
            <w:webHidden/>
          </w:rPr>
        </w:r>
        <w:r>
          <w:rPr>
            <w:noProof/>
            <w:webHidden/>
          </w:rPr>
          <w:fldChar w:fldCharType="separate"/>
        </w:r>
        <w:r w:rsidR="00D87E12">
          <w:rPr>
            <w:b/>
            <w:bCs/>
            <w:noProof/>
            <w:webHidden/>
            <w:lang w:val="es-ES"/>
          </w:rPr>
          <w:t>¡Error! Marcador no definido.</w:t>
        </w:r>
        <w:r>
          <w:rPr>
            <w:noProof/>
            <w:webHidden/>
          </w:rPr>
          <w:fldChar w:fldCharType="end"/>
        </w:r>
      </w:hyperlink>
    </w:p>
    <w:p w14:paraId="1F7D74CB" w14:textId="52346138"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51" w:history="1">
        <w:r w:rsidRPr="005C4D9C">
          <w:rPr>
            <w:rStyle w:val="Hipervnculo"/>
            <w:noProof/>
          </w:rPr>
          <w:t>Resultados de los Modelos de Aprendizaje Automático</w:t>
        </w:r>
        <w:r>
          <w:rPr>
            <w:noProof/>
            <w:webHidden/>
          </w:rPr>
          <w:tab/>
        </w:r>
        <w:r>
          <w:rPr>
            <w:noProof/>
            <w:webHidden/>
          </w:rPr>
          <w:fldChar w:fldCharType="begin"/>
        </w:r>
        <w:r>
          <w:rPr>
            <w:noProof/>
            <w:webHidden/>
          </w:rPr>
          <w:instrText xml:space="preserve"> PAGEREF _Toc207041651 \h </w:instrText>
        </w:r>
        <w:r>
          <w:rPr>
            <w:noProof/>
            <w:webHidden/>
          </w:rPr>
        </w:r>
        <w:r>
          <w:rPr>
            <w:noProof/>
            <w:webHidden/>
          </w:rPr>
          <w:fldChar w:fldCharType="separate"/>
        </w:r>
        <w:r w:rsidR="00D87E12">
          <w:rPr>
            <w:b/>
            <w:bCs/>
            <w:noProof/>
            <w:webHidden/>
            <w:lang w:val="es-ES"/>
          </w:rPr>
          <w:t>¡Error! Marcador no definido.</w:t>
        </w:r>
        <w:r>
          <w:rPr>
            <w:noProof/>
            <w:webHidden/>
          </w:rPr>
          <w:fldChar w:fldCharType="end"/>
        </w:r>
      </w:hyperlink>
    </w:p>
    <w:p w14:paraId="2AF65787" w14:textId="1E70322D"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52" w:history="1">
        <w:r w:rsidRPr="005C4D9C">
          <w:rPr>
            <w:rStyle w:val="Hipervnculo"/>
            <w:noProof/>
          </w:rPr>
          <w:t>Análisis Exploratorio de la HRV-SDNN para el Modelado del Comportamiento Físico</w:t>
        </w:r>
        <w:r>
          <w:rPr>
            <w:noProof/>
            <w:webHidden/>
          </w:rPr>
          <w:tab/>
        </w:r>
        <w:r>
          <w:rPr>
            <w:noProof/>
            <w:webHidden/>
          </w:rPr>
          <w:fldChar w:fldCharType="begin"/>
        </w:r>
        <w:r>
          <w:rPr>
            <w:noProof/>
            <w:webHidden/>
          </w:rPr>
          <w:instrText xml:space="preserve"> PAGEREF _Toc207041652 \h </w:instrText>
        </w:r>
        <w:r>
          <w:rPr>
            <w:noProof/>
            <w:webHidden/>
          </w:rPr>
        </w:r>
        <w:r>
          <w:rPr>
            <w:noProof/>
            <w:webHidden/>
          </w:rPr>
          <w:fldChar w:fldCharType="separate"/>
        </w:r>
        <w:r w:rsidR="00D87E12">
          <w:rPr>
            <w:b/>
            <w:bCs/>
            <w:noProof/>
            <w:webHidden/>
            <w:lang w:val="es-ES"/>
          </w:rPr>
          <w:t>¡Error! Marcador no definido.</w:t>
        </w:r>
        <w:r>
          <w:rPr>
            <w:noProof/>
            <w:webHidden/>
          </w:rPr>
          <w:fldChar w:fldCharType="end"/>
        </w:r>
      </w:hyperlink>
    </w:p>
    <w:p w14:paraId="4788B055" w14:textId="368059E0"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53" w:history="1">
        <w:r w:rsidRPr="005C4D9C">
          <w:rPr>
            <w:rStyle w:val="Hipervnculo"/>
            <w:noProof/>
          </w:rPr>
          <w:t>Ventanas Circadianas Seleccionadas</w:t>
        </w:r>
        <w:r>
          <w:rPr>
            <w:noProof/>
            <w:webHidden/>
          </w:rPr>
          <w:tab/>
        </w:r>
        <w:r>
          <w:rPr>
            <w:noProof/>
            <w:webHidden/>
          </w:rPr>
          <w:fldChar w:fldCharType="begin"/>
        </w:r>
        <w:r>
          <w:rPr>
            <w:noProof/>
            <w:webHidden/>
          </w:rPr>
          <w:instrText xml:space="preserve"> PAGEREF _Toc207041653 \h </w:instrText>
        </w:r>
        <w:r>
          <w:rPr>
            <w:noProof/>
            <w:webHidden/>
          </w:rPr>
        </w:r>
        <w:r>
          <w:rPr>
            <w:noProof/>
            <w:webHidden/>
          </w:rPr>
          <w:fldChar w:fldCharType="separate"/>
        </w:r>
        <w:r w:rsidR="00D87E12">
          <w:rPr>
            <w:b/>
            <w:bCs/>
            <w:noProof/>
            <w:webHidden/>
            <w:lang w:val="es-ES"/>
          </w:rPr>
          <w:t>¡Error! Marcador no definido.</w:t>
        </w:r>
        <w:r>
          <w:rPr>
            <w:noProof/>
            <w:webHidden/>
          </w:rPr>
          <w:fldChar w:fldCharType="end"/>
        </w:r>
      </w:hyperlink>
    </w:p>
    <w:p w14:paraId="61E181FF" w14:textId="1849195C"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54" w:history="1">
        <w:r w:rsidRPr="005C4D9C">
          <w:rPr>
            <w:rStyle w:val="Hipervnculo"/>
            <w:noProof/>
          </w:rPr>
          <w:t>Criterios de Depuración de Datos</w:t>
        </w:r>
        <w:r>
          <w:rPr>
            <w:noProof/>
            <w:webHidden/>
          </w:rPr>
          <w:tab/>
        </w:r>
        <w:r>
          <w:rPr>
            <w:noProof/>
            <w:webHidden/>
          </w:rPr>
          <w:fldChar w:fldCharType="begin"/>
        </w:r>
        <w:r>
          <w:rPr>
            <w:noProof/>
            <w:webHidden/>
          </w:rPr>
          <w:instrText xml:space="preserve"> PAGEREF _Toc207041654 \h </w:instrText>
        </w:r>
        <w:r>
          <w:rPr>
            <w:noProof/>
            <w:webHidden/>
          </w:rPr>
        </w:r>
        <w:r>
          <w:rPr>
            <w:noProof/>
            <w:webHidden/>
          </w:rPr>
          <w:fldChar w:fldCharType="separate"/>
        </w:r>
        <w:r w:rsidR="00D87E12">
          <w:rPr>
            <w:b/>
            <w:bCs/>
            <w:noProof/>
            <w:webHidden/>
            <w:lang w:val="es-ES"/>
          </w:rPr>
          <w:t>¡Error! Marcador no definido.</w:t>
        </w:r>
        <w:r>
          <w:rPr>
            <w:noProof/>
            <w:webHidden/>
          </w:rPr>
          <w:fldChar w:fldCharType="end"/>
        </w:r>
      </w:hyperlink>
    </w:p>
    <w:p w14:paraId="2344FAAA" w14:textId="29804D34"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55" w:history="1">
        <w:r w:rsidRPr="005C4D9C">
          <w:rPr>
            <w:rStyle w:val="Hipervnculo"/>
            <w:noProof/>
            <w:lang w:eastAsia="es-MX"/>
          </w:rPr>
          <w:t>Densidad de Registros y Variabilidad Intra / Inter sujeto</w:t>
        </w:r>
        <w:r>
          <w:rPr>
            <w:noProof/>
            <w:webHidden/>
          </w:rPr>
          <w:tab/>
        </w:r>
        <w:r>
          <w:rPr>
            <w:noProof/>
            <w:webHidden/>
          </w:rPr>
          <w:fldChar w:fldCharType="begin"/>
        </w:r>
        <w:r>
          <w:rPr>
            <w:noProof/>
            <w:webHidden/>
          </w:rPr>
          <w:instrText xml:space="preserve"> PAGEREF _Toc207041655 \h </w:instrText>
        </w:r>
        <w:r>
          <w:rPr>
            <w:noProof/>
            <w:webHidden/>
          </w:rPr>
        </w:r>
        <w:r>
          <w:rPr>
            <w:noProof/>
            <w:webHidden/>
          </w:rPr>
          <w:fldChar w:fldCharType="separate"/>
        </w:r>
        <w:r w:rsidR="00D87E12">
          <w:rPr>
            <w:b/>
            <w:bCs/>
            <w:noProof/>
            <w:webHidden/>
            <w:lang w:val="es-ES"/>
          </w:rPr>
          <w:t>¡Error! Marcador no definido.</w:t>
        </w:r>
        <w:r>
          <w:rPr>
            <w:noProof/>
            <w:webHidden/>
          </w:rPr>
          <w:fldChar w:fldCharType="end"/>
        </w:r>
      </w:hyperlink>
    </w:p>
    <w:p w14:paraId="28511C3C" w14:textId="672B2432"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56" w:history="1">
        <w:r w:rsidRPr="005C4D9C">
          <w:rPr>
            <w:rStyle w:val="Hipervnculo"/>
            <w:noProof/>
          </w:rPr>
          <w:t>Patrones de Dispersión de la HRV-SDNN</w:t>
        </w:r>
        <w:r>
          <w:rPr>
            <w:noProof/>
            <w:webHidden/>
          </w:rPr>
          <w:tab/>
        </w:r>
        <w:r>
          <w:rPr>
            <w:noProof/>
            <w:webHidden/>
          </w:rPr>
          <w:fldChar w:fldCharType="begin"/>
        </w:r>
        <w:r>
          <w:rPr>
            <w:noProof/>
            <w:webHidden/>
          </w:rPr>
          <w:instrText xml:space="preserve"> PAGEREF _Toc207041656 \h </w:instrText>
        </w:r>
        <w:r>
          <w:rPr>
            <w:noProof/>
            <w:webHidden/>
          </w:rPr>
        </w:r>
        <w:r>
          <w:rPr>
            <w:noProof/>
            <w:webHidden/>
          </w:rPr>
          <w:fldChar w:fldCharType="separate"/>
        </w:r>
        <w:r w:rsidR="00D87E12">
          <w:rPr>
            <w:b/>
            <w:bCs/>
            <w:noProof/>
            <w:webHidden/>
            <w:lang w:val="es-ES"/>
          </w:rPr>
          <w:t>¡Error! Marcador no definido.</w:t>
        </w:r>
        <w:r>
          <w:rPr>
            <w:noProof/>
            <w:webHidden/>
          </w:rPr>
          <w:fldChar w:fldCharType="end"/>
        </w:r>
      </w:hyperlink>
    </w:p>
    <w:p w14:paraId="4AB4E06B" w14:textId="046C1007"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57" w:history="1">
        <w:r w:rsidRPr="005C4D9C">
          <w:rPr>
            <w:rStyle w:val="Hipervnculo"/>
            <w:noProof/>
          </w:rPr>
          <w:t>Hallazgos Retrospectivos y Eventos Atípicos</w:t>
        </w:r>
        <w:r>
          <w:rPr>
            <w:noProof/>
            <w:webHidden/>
          </w:rPr>
          <w:tab/>
        </w:r>
        <w:r>
          <w:rPr>
            <w:noProof/>
            <w:webHidden/>
          </w:rPr>
          <w:fldChar w:fldCharType="begin"/>
        </w:r>
        <w:r>
          <w:rPr>
            <w:noProof/>
            <w:webHidden/>
          </w:rPr>
          <w:instrText xml:space="preserve"> PAGEREF _Toc207041657 \h </w:instrText>
        </w:r>
        <w:r>
          <w:rPr>
            <w:noProof/>
            <w:webHidden/>
          </w:rPr>
        </w:r>
        <w:r>
          <w:rPr>
            <w:noProof/>
            <w:webHidden/>
          </w:rPr>
          <w:fldChar w:fldCharType="separate"/>
        </w:r>
        <w:r w:rsidR="00D87E12">
          <w:rPr>
            <w:b/>
            <w:bCs/>
            <w:noProof/>
            <w:webHidden/>
            <w:lang w:val="es-ES"/>
          </w:rPr>
          <w:t>¡Error! Marcador no definido.</w:t>
        </w:r>
        <w:r>
          <w:rPr>
            <w:noProof/>
            <w:webHidden/>
          </w:rPr>
          <w:fldChar w:fldCharType="end"/>
        </w:r>
      </w:hyperlink>
    </w:p>
    <w:p w14:paraId="181252AC" w14:textId="3F43FBD9" w:rsidR="0007708E" w:rsidRDefault="0007708E">
      <w:pPr>
        <w:pStyle w:val="TDC3"/>
        <w:tabs>
          <w:tab w:val="right" w:leader="dot" w:pos="8828"/>
        </w:tabs>
        <w:rPr>
          <w:rFonts w:asciiTheme="minorHAnsi" w:eastAsiaTheme="minorEastAsia" w:hAnsiTheme="minorHAnsi" w:cstheme="minorBidi"/>
          <w:i w:val="0"/>
          <w:iCs w:val="0"/>
          <w:noProof/>
          <w:sz w:val="24"/>
          <w:szCs w:val="24"/>
          <w:lang w:eastAsia="es-MX"/>
        </w:rPr>
      </w:pPr>
      <w:hyperlink w:anchor="_Toc207041658" w:history="1">
        <w:r w:rsidRPr="005C4D9C">
          <w:rPr>
            <w:rStyle w:val="Hipervnculo"/>
            <w:noProof/>
          </w:rPr>
          <w:t>Implicaciones Metodológicas para el Modelo de Lógica Difusa</w:t>
        </w:r>
        <w:r>
          <w:rPr>
            <w:noProof/>
            <w:webHidden/>
          </w:rPr>
          <w:tab/>
        </w:r>
        <w:r>
          <w:rPr>
            <w:noProof/>
            <w:webHidden/>
          </w:rPr>
          <w:fldChar w:fldCharType="begin"/>
        </w:r>
        <w:r>
          <w:rPr>
            <w:noProof/>
            <w:webHidden/>
          </w:rPr>
          <w:instrText xml:space="preserve"> PAGEREF _Toc207041658 \h </w:instrText>
        </w:r>
        <w:r>
          <w:rPr>
            <w:noProof/>
            <w:webHidden/>
          </w:rPr>
        </w:r>
        <w:r>
          <w:rPr>
            <w:noProof/>
            <w:webHidden/>
          </w:rPr>
          <w:fldChar w:fldCharType="separate"/>
        </w:r>
        <w:r w:rsidR="00D87E12">
          <w:rPr>
            <w:b/>
            <w:bCs/>
            <w:noProof/>
            <w:webHidden/>
            <w:lang w:val="es-ES"/>
          </w:rPr>
          <w:t>¡Error! Marcador no definido.</w:t>
        </w:r>
        <w:r>
          <w:rPr>
            <w:noProof/>
            <w:webHidden/>
          </w:rPr>
          <w:fldChar w:fldCharType="end"/>
        </w:r>
      </w:hyperlink>
    </w:p>
    <w:p w14:paraId="11FA563F" w14:textId="5525B51C" w:rsidR="0007708E" w:rsidRDefault="0007708E">
      <w:pPr>
        <w:pStyle w:val="TDC1"/>
        <w:tabs>
          <w:tab w:val="right" w:leader="dot" w:pos="8828"/>
        </w:tabs>
        <w:rPr>
          <w:rFonts w:asciiTheme="minorHAnsi" w:eastAsiaTheme="minorEastAsia" w:hAnsiTheme="minorHAnsi" w:cstheme="minorBidi"/>
          <w:b w:val="0"/>
          <w:bCs w:val="0"/>
          <w:caps w:val="0"/>
          <w:noProof/>
          <w:sz w:val="24"/>
          <w:szCs w:val="24"/>
          <w:lang w:eastAsia="es-MX"/>
        </w:rPr>
      </w:pPr>
      <w:hyperlink w:anchor="_Toc207041659" w:history="1">
        <w:r w:rsidRPr="005C4D9C">
          <w:rPr>
            <w:rStyle w:val="Hipervnculo"/>
            <w:noProof/>
          </w:rPr>
          <w:t>Referencias Bibliográficas</w:t>
        </w:r>
        <w:r>
          <w:rPr>
            <w:noProof/>
            <w:webHidden/>
          </w:rPr>
          <w:tab/>
        </w:r>
        <w:r>
          <w:rPr>
            <w:noProof/>
            <w:webHidden/>
          </w:rPr>
          <w:fldChar w:fldCharType="begin"/>
        </w:r>
        <w:r>
          <w:rPr>
            <w:noProof/>
            <w:webHidden/>
          </w:rPr>
          <w:instrText xml:space="preserve"> PAGEREF _Toc207041659 \h </w:instrText>
        </w:r>
        <w:r>
          <w:rPr>
            <w:noProof/>
            <w:webHidden/>
          </w:rPr>
        </w:r>
        <w:r>
          <w:rPr>
            <w:noProof/>
            <w:webHidden/>
          </w:rPr>
          <w:fldChar w:fldCharType="separate"/>
        </w:r>
        <w:r w:rsidR="00D87E12">
          <w:rPr>
            <w:noProof/>
            <w:webHidden/>
          </w:rPr>
          <w:t>74</w:t>
        </w:r>
        <w:r>
          <w:rPr>
            <w:noProof/>
            <w:webHidden/>
          </w:rPr>
          <w:fldChar w:fldCharType="end"/>
        </w:r>
      </w:hyperlink>
    </w:p>
    <w:p w14:paraId="4BCB667C" w14:textId="33684797" w:rsidR="0007708E" w:rsidRDefault="0007708E">
      <w:pPr>
        <w:pStyle w:val="TDC1"/>
        <w:tabs>
          <w:tab w:val="right" w:leader="dot" w:pos="8828"/>
        </w:tabs>
        <w:rPr>
          <w:rFonts w:asciiTheme="minorHAnsi" w:eastAsiaTheme="minorEastAsia" w:hAnsiTheme="minorHAnsi" w:cstheme="minorBidi"/>
          <w:b w:val="0"/>
          <w:bCs w:val="0"/>
          <w:caps w:val="0"/>
          <w:noProof/>
          <w:sz w:val="24"/>
          <w:szCs w:val="24"/>
          <w:lang w:eastAsia="es-MX"/>
        </w:rPr>
      </w:pPr>
      <w:hyperlink w:anchor="_Toc207041660" w:history="1">
        <w:r w:rsidRPr="005C4D9C">
          <w:rPr>
            <w:rStyle w:val="Hipervnculo"/>
            <w:noProof/>
          </w:rPr>
          <w:t>Anexos</w:t>
        </w:r>
        <w:r>
          <w:rPr>
            <w:noProof/>
            <w:webHidden/>
          </w:rPr>
          <w:tab/>
        </w:r>
        <w:r>
          <w:rPr>
            <w:noProof/>
            <w:webHidden/>
          </w:rPr>
          <w:fldChar w:fldCharType="begin"/>
        </w:r>
        <w:r>
          <w:rPr>
            <w:noProof/>
            <w:webHidden/>
          </w:rPr>
          <w:instrText xml:space="preserve"> PAGEREF _Toc207041660 \h </w:instrText>
        </w:r>
        <w:r>
          <w:rPr>
            <w:noProof/>
            <w:webHidden/>
          </w:rPr>
        </w:r>
        <w:r>
          <w:rPr>
            <w:noProof/>
            <w:webHidden/>
          </w:rPr>
          <w:fldChar w:fldCharType="separate"/>
        </w:r>
        <w:r w:rsidR="00D87E12">
          <w:rPr>
            <w:noProof/>
            <w:webHidden/>
          </w:rPr>
          <w:t>87</w:t>
        </w:r>
        <w:r>
          <w:rPr>
            <w:noProof/>
            <w:webHidden/>
          </w:rPr>
          <w:fldChar w:fldCharType="end"/>
        </w:r>
      </w:hyperlink>
    </w:p>
    <w:p w14:paraId="55277458" w14:textId="0E51C540"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61" w:history="1">
        <w:r w:rsidRPr="005C4D9C">
          <w:rPr>
            <w:rStyle w:val="Hipervnculo"/>
            <w:noProof/>
          </w:rPr>
          <w:t>Convocatoria</w:t>
        </w:r>
        <w:r>
          <w:rPr>
            <w:noProof/>
            <w:webHidden/>
          </w:rPr>
          <w:tab/>
        </w:r>
        <w:r>
          <w:rPr>
            <w:noProof/>
            <w:webHidden/>
          </w:rPr>
          <w:fldChar w:fldCharType="begin"/>
        </w:r>
        <w:r>
          <w:rPr>
            <w:noProof/>
            <w:webHidden/>
          </w:rPr>
          <w:instrText xml:space="preserve"> PAGEREF _Toc207041661 \h </w:instrText>
        </w:r>
        <w:r>
          <w:rPr>
            <w:noProof/>
            <w:webHidden/>
          </w:rPr>
        </w:r>
        <w:r>
          <w:rPr>
            <w:noProof/>
            <w:webHidden/>
          </w:rPr>
          <w:fldChar w:fldCharType="separate"/>
        </w:r>
        <w:r w:rsidR="00D87E12">
          <w:rPr>
            <w:noProof/>
            <w:webHidden/>
          </w:rPr>
          <w:t>87</w:t>
        </w:r>
        <w:r>
          <w:rPr>
            <w:noProof/>
            <w:webHidden/>
          </w:rPr>
          <w:fldChar w:fldCharType="end"/>
        </w:r>
      </w:hyperlink>
    </w:p>
    <w:p w14:paraId="65A730E1" w14:textId="5C6317E4"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62" w:history="1">
        <w:r w:rsidRPr="005C4D9C">
          <w:rPr>
            <w:rStyle w:val="Hipervnculo"/>
            <w:noProof/>
          </w:rPr>
          <w:t>Formato de Consentimiento Informado</w:t>
        </w:r>
        <w:r>
          <w:rPr>
            <w:noProof/>
            <w:webHidden/>
          </w:rPr>
          <w:tab/>
        </w:r>
        <w:r>
          <w:rPr>
            <w:noProof/>
            <w:webHidden/>
          </w:rPr>
          <w:fldChar w:fldCharType="begin"/>
        </w:r>
        <w:r>
          <w:rPr>
            <w:noProof/>
            <w:webHidden/>
          </w:rPr>
          <w:instrText xml:space="preserve"> PAGEREF _Toc207041662 \h </w:instrText>
        </w:r>
        <w:r>
          <w:rPr>
            <w:noProof/>
            <w:webHidden/>
          </w:rPr>
        </w:r>
        <w:r>
          <w:rPr>
            <w:noProof/>
            <w:webHidden/>
          </w:rPr>
          <w:fldChar w:fldCharType="separate"/>
        </w:r>
        <w:r w:rsidR="00D87E12">
          <w:rPr>
            <w:noProof/>
            <w:webHidden/>
          </w:rPr>
          <w:t>88</w:t>
        </w:r>
        <w:r>
          <w:rPr>
            <w:noProof/>
            <w:webHidden/>
          </w:rPr>
          <w:fldChar w:fldCharType="end"/>
        </w:r>
      </w:hyperlink>
    </w:p>
    <w:p w14:paraId="5A0B0A91" w14:textId="5358553D"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63" w:history="1">
        <w:r w:rsidRPr="005C4D9C">
          <w:rPr>
            <w:rStyle w:val="Hipervnculo"/>
            <w:noProof/>
          </w:rPr>
          <w:t>Datos de Identificación</w:t>
        </w:r>
        <w:r>
          <w:rPr>
            <w:noProof/>
            <w:webHidden/>
          </w:rPr>
          <w:tab/>
        </w:r>
        <w:r>
          <w:rPr>
            <w:noProof/>
            <w:webHidden/>
          </w:rPr>
          <w:fldChar w:fldCharType="begin"/>
        </w:r>
        <w:r>
          <w:rPr>
            <w:noProof/>
            <w:webHidden/>
          </w:rPr>
          <w:instrText xml:space="preserve"> PAGEREF _Toc207041663 \h </w:instrText>
        </w:r>
        <w:r>
          <w:rPr>
            <w:noProof/>
            <w:webHidden/>
          </w:rPr>
        </w:r>
        <w:r>
          <w:rPr>
            <w:noProof/>
            <w:webHidden/>
          </w:rPr>
          <w:fldChar w:fldCharType="separate"/>
        </w:r>
        <w:r w:rsidR="00D87E12">
          <w:rPr>
            <w:noProof/>
            <w:webHidden/>
          </w:rPr>
          <w:t>92</w:t>
        </w:r>
        <w:r>
          <w:rPr>
            <w:noProof/>
            <w:webHidden/>
          </w:rPr>
          <w:fldChar w:fldCharType="end"/>
        </w:r>
      </w:hyperlink>
    </w:p>
    <w:p w14:paraId="74A14CEA" w14:textId="4692236A" w:rsidR="0007708E" w:rsidRDefault="0007708E">
      <w:pPr>
        <w:pStyle w:val="TDC2"/>
        <w:tabs>
          <w:tab w:val="right" w:leader="dot" w:pos="8828"/>
        </w:tabs>
        <w:rPr>
          <w:rFonts w:asciiTheme="minorHAnsi" w:eastAsiaTheme="minorEastAsia" w:hAnsiTheme="minorHAnsi" w:cstheme="minorBidi"/>
          <w:smallCaps w:val="0"/>
          <w:noProof/>
          <w:sz w:val="24"/>
          <w:szCs w:val="24"/>
          <w:lang w:eastAsia="es-MX"/>
        </w:rPr>
      </w:pPr>
      <w:hyperlink w:anchor="_Toc207041664" w:history="1">
        <w:r w:rsidRPr="005C4D9C">
          <w:rPr>
            <w:rStyle w:val="Hipervnculo"/>
            <w:noProof/>
          </w:rPr>
          <w:t>Nombres y Firma del Investigador Principal e Investigadores Asociados</w:t>
        </w:r>
        <w:r>
          <w:rPr>
            <w:noProof/>
            <w:webHidden/>
          </w:rPr>
          <w:tab/>
        </w:r>
        <w:r>
          <w:rPr>
            <w:noProof/>
            <w:webHidden/>
          </w:rPr>
          <w:fldChar w:fldCharType="begin"/>
        </w:r>
        <w:r>
          <w:rPr>
            <w:noProof/>
            <w:webHidden/>
          </w:rPr>
          <w:instrText xml:space="preserve"> PAGEREF _Toc207041664 \h </w:instrText>
        </w:r>
        <w:r>
          <w:rPr>
            <w:noProof/>
            <w:webHidden/>
          </w:rPr>
        </w:r>
        <w:r>
          <w:rPr>
            <w:noProof/>
            <w:webHidden/>
          </w:rPr>
          <w:fldChar w:fldCharType="separate"/>
        </w:r>
        <w:r w:rsidR="00D87E12">
          <w:rPr>
            <w:noProof/>
            <w:webHidden/>
          </w:rPr>
          <w:t>92</w:t>
        </w:r>
        <w:r>
          <w:rPr>
            <w:noProof/>
            <w:webHidden/>
          </w:rPr>
          <w:fldChar w:fldCharType="end"/>
        </w:r>
      </w:hyperlink>
    </w:p>
    <w:p w14:paraId="58A00414" w14:textId="6B10B0F4" w:rsidR="00BE3FD5" w:rsidRPr="00FD1B55" w:rsidRDefault="00257472" w:rsidP="00E373C4">
      <w:pPr>
        <w:pStyle w:val="CuerpoLA"/>
        <w:rPr>
          <w:ins w:id="7" w:author="Luis Angel Martinez Corral" w:date="2025-02-24T22:17:00Z" w16du:dateUtc="2025-02-25T04:17:00Z"/>
          <w:rStyle w:val="TituloLACar"/>
          <w:rFonts w:ascii="Times New Roman" w:eastAsiaTheme="majorEastAsia" w:hAnsi="Times New Roman" w:cstheme="majorBidi"/>
          <w:szCs w:val="32"/>
        </w:rPr>
      </w:pPr>
      <w:r w:rsidRPr="00DD2EDA">
        <w:rPr>
          <w:rStyle w:val="TituloLACar"/>
          <w:rFonts w:ascii="Times New Roman" w:hAnsi="Times New Roman"/>
          <w:b w:val="0"/>
        </w:rPr>
        <w:fldChar w:fldCharType="end"/>
      </w:r>
      <w:ins w:id="8" w:author="Luis Angel Martinez Corral" w:date="2025-02-24T22:17:00Z" w16du:dateUtc="2025-02-25T04:17:00Z">
        <w:r w:rsidR="00BE3FD5" w:rsidRPr="00DD2EDA">
          <w:rPr>
            <w:rStyle w:val="TituloLACar"/>
            <w:rFonts w:ascii="Times New Roman" w:hAnsi="Times New Roman"/>
            <w:b w:val="0"/>
          </w:rPr>
          <w:br w:type="page"/>
        </w:r>
      </w:ins>
    </w:p>
    <w:p w14:paraId="11828FE0" w14:textId="5F764E20" w:rsidR="0012184A" w:rsidRPr="00DD2EDA" w:rsidRDefault="001E7276" w:rsidP="001E7276">
      <w:pPr>
        <w:pStyle w:val="T1"/>
        <w:rPr>
          <w:rStyle w:val="TituloLACar"/>
          <w:rFonts w:ascii="Times New Roman" w:hAnsi="Times New Roman"/>
          <w:b/>
        </w:rPr>
      </w:pPr>
      <w:bookmarkStart w:id="9" w:name="_Toc207041574"/>
      <w:bookmarkStart w:id="10" w:name="_Hlk199595474"/>
      <w:r w:rsidRPr="00DD2EDA">
        <w:rPr>
          <w:rStyle w:val="TituloLACar"/>
          <w:rFonts w:ascii="Times New Roman" w:hAnsi="Times New Roman"/>
          <w:b/>
        </w:rPr>
        <w:lastRenderedPageBreak/>
        <w:t>Introducción</w:t>
      </w:r>
      <w:bookmarkEnd w:id="9"/>
    </w:p>
    <w:bookmarkEnd w:id="10"/>
    <w:p w14:paraId="7EEE9958" w14:textId="23D5E278" w:rsidR="001E7276" w:rsidRPr="00DD2EDA" w:rsidRDefault="001E7276" w:rsidP="001E7276">
      <w:r w:rsidRPr="00DD2EDA">
        <w:t>El presente trabajo aborda el creciente problema del comportamiento sedentario (CS) y su impacto en la calidad de vida relacionada con la salud (CVRS). En un contexto marcado por la globalización, la urbanización y la adopción de hábitos laborales cada vez más pasivos, se observa un aumento significativo de la inactividad física, lo que se traduce en riesgos para la salud física y mental. Reconociendo la importancia de cuantificar y analizar de forma objetiva estas conductas, se optó por emplear datos biométricos recopilados mediante dispositivos portátiles (smartwatches)</w:t>
      </w:r>
      <w:r w:rsidR="00B65BE0">
        <w:t>.</w:t>
      </w:r>
      <w:r w:rsidRPr="00DD2EDA">
        <w:t xml:space="preserve"> De esta manera, el estudio integra conocimientos de ciencias biomédicas, análisis de datos e inteligencia artificial —en particular, lógica difusa— para proponer un modelo que vincule objetivamente la actividad física y el sedentarismo</w:t>
      </w:r>
      <w:r w:rsidR="00B65BE0">
        <w:t>.</w:t>
      </w:r>
      <w:r w:rsidRPr="00DD2EDA">
        <w:t xml:space="preserve"> </w:t>
      </w:r>
    </w:p>
    <w:p w14:paraId="1DA2DCB1" w14:textId="77777777" w:rsidR="00B65BE0" w:rsidRDefault="001E7276" w:rsidP="001E7276">
      <w:r w:rsidRPr="00DD2EDA">
        <w:t>En cuanto a la estructura del informe, tras esta introducción se presenta el Marco Teórico, que profundiza en los conceptos de sedentarismo, actividad física, dispositivos de monitoreo y el papel de la IA en la interpretación de datos biomédicos. Posteriormente, el documento expone el Problema de Investigación, detallando su relevancia y las motivaciones que lo sustentan, seguido de los Antecedentes que contextualizan la investigación con estudios previos y hallazgos recientes sobre conductas sedentarias y salud. A continuación, la Justificación, Hipótesis, Objetivo General y Objetivos Específicos establecen con claridad la perspectiva de la investigación y las metas a alcanzar.</w:t>
      </w:r>
    </w:p>
    <w:p w14:paraId="4B477A15" w14:textId="69167567" w:rsidR="001E7276" w:rsidRPr="00DD2EDA" w:rsidRDefault="001E7276" w:rsidP="001E7276">
      <w:r w:rsidRPr="00DD2EDA">
        <w:t xml:space="preserve"> En la sección de Materiales y Métodos se describe el enfoque metodológico, el plan de análisis de datos y la propuesta de desarrollar un algoritmo de lógica difusa. Por último, se incluyen los Aspectos Éticos, el Financiamiento, el Lugar de Realización, las Referencias y los Anexos, garantizando la coherencia y completitud del anteproyecto. Con ello, se busca brindar una visión integral del proyecto, justificando su relevancia, delineando su alcance y presentando la forma en que se planea abordar el estudio.</w:t>
      </w:r>
    </w:p>
    <w:p w14:paraId="7B3F8C30" w14:textId="77777777" w:rsidR="001E7276" w:rsidRPr="00DD2EDA" w:rsidRDefault="001E7276">
      <w:pPr>
        <w:spacing w:line="259" w:lineRule="auto"/>
        <w:ind w:firstLine="0"/>
        <w:jc w:val="left"/>
      </w:pPr>
      <w:r w:rsidRPr="00DD2EDA">
        <w:br w:type="page"/>
      </w:r>
    </w:p>
    <w:p w14:paraId="2B43F15F" w14:textId="41232E5E" w:rsidR="00A64AED" w:rsidRPr="00DD2EDA" w:rsidRDefault="001E7276" w:rsidP="001E7276">
      <w:pPr>
        <w:pStyle w:val="T1"/>
      </w:pPr>
      <w:bookmarkStart w:id="11" w:name="_Toc167828614"/>
      <w:bookmarkStart w:id="12" w:name="_Toc207041575"/>
      <w:r w:rsidRPr="00DD2EDA">
        <w:lastRenderedPageBreak/>
        <w:t>Marco Teórico</w:t>
      </w:r>
      <w:bookmarkEnd w:id="11"/>
      <w:bookmarkEnd w:id="12"/>
      <w:r w:rsidRPr="00DD2EDA">
        <w:t xml:space="preserve"> </w:t>
      </w:r>
    </w:p>
    <w:p w14:paraId="1C6C6A7C" w14:textId="0CCCB48C" w:rsidR="006D0587" w:rsidRPr="00DD2EDA" w:rsidRDefault="006D0587" w:rsidP="001E7276">
      <w:pPr>
        <w:rPr>
          <w:rStyle w:val="CuerpoLACar"/>
        </w:rPr>
      </w:pPr>
      <w:r w:rsidRPr="00DD2EDA">
        <w:t>El presente capítulo profundiza en la comprensión del comportamiento sedentario (CS), un fenómeno que incide de manera significativa en la calidad de vida relacionada con la salud (CVRS). Se definen conceptos clave, se analizan sus efectos multifacéticos en la salud y se examinan las herramientas actuales para evaluarlos, incluyendo cuestionarios de autoinforme y tecnologías avanzadas. Además, se aborda la integración de variabilidad de la frecuencia cardiaca (HRV) como biomarcador y el papel de la inteligencia artificial (IA) y la lógica difusa (FL) en el análisis de datos biomédicos.</w:t>
      </w:r>
    </w:p>
    <w:p w14:paraId="4FE67CC0" w14:textId="2140C965" w:rsidR="0076178C" w:rsidRPr="00DD2EDA" w:rsidRDefault="0076178C" w:rsidP="002B4A22">
      <w:pPr>
        <w:pStyle w:val="T2"/>
      </w:pPr>
      <w:bookmarkStart w:id="13" w:name="_Toc167828616"/>
      <w:bookmarkStart w:id="14" w:name="_Toc207041576"/>
      <w:r w:rsidRPr="00DD2EDA">
        <w:t xml:space="preserve">Definición de </w:t>
      </w:r>
      <w:r w:rsidR="0050623E" w:rsidRPr="00DD2EDA">
        <w:t>S</w:t>
      </w:r>
      <w:r w:rsidRPr="00DD2EDA">
        <w:t>edentarismo</w:t>
      </w:r>
      <w:bookmarkEnd w:id="13"/>
      <w:bookmarkEnd w:id="14"/>
      <w:r w:rsidRPr="00DD2EDA">
        <w:t xml:space="preserve"> </w:t>
      </w:r>
    </w:p>
    <w:p w14:paraId="5CB0C438" w14:textId="2124C83D" w:rsidR="00AD06B9" w:rsidRPr="00DD2EDA" w:rsidRDefault="00360AE7" w:rsidP="00E373C4">
      <w:pPr>
        <w:pStyle w:val="CuerpoLA"/>
      </w:pPr>
      <w:r w:rsidRPr="00DD2EDA">
        <w:t xml:space="preserve">El sedentarismo se refiere a un estilo de vida </w:t>
      </w:r>
      <w:r w:rsidR="00D95DF4" w:rsidRPr="00DD2EDA">
        <w:t>donde prevalece</w:t>
      </w:r>
      <w:r w:rsidRPr="00DD2EDA">
        <w:t xml:space="preserve"> </w:t>
      </w:r>
      <w:r w:rsidR="00D95DF4" w:rsidRPr="00DD2EDA">
        <w:t xml:space="preserve">uno o varios </w:t>
      </w:r>
      <w:r w:rsidR="00F12291" w:rsidRPr="00DD2EDA">
        <w:t>CS</w:t>
      </w:r>
      <w:r w:rsidR="00D95DF4" w:rsidRPr="00DD2EDA">
        <w:t xml:space="preserve"> que se prolongan </w:t>
      </w:r>
      <w:r w:rsidRPr="00DD2EDA">
        <w:t>de forma regular</w:t>
      </w:r>
      <w:r w:rsidR="00D95DF4" w:rsidRPr="00DD2EDA">
        <w:t xml:space="preserve">, </w:t>
      </w:r>
      <w:r w:rsidR="00F12291" w:rsidRPr="00DD2EDA">
        <w:t xml:space="preserve">y que requieren de poca o ninguna </w:t>
      </w:r>
      <w:r w:rsidR="003912E7" w:rsidRPr="00DD2EDA">
        <w:t>A</w:t>
      </w:r>
      <w:r w:rsidR="00F12291" w:rsidRPr="00DD2EDA">
        <w:t xml:space="preserve">ctividad </w:t>
      </w:r>
      <w:r w:rsidR="003912E7" w:rsidRPr="00DD2EDA">
        <w:t>F</w:t>
      </w:r>
      <w:r w:rsidR="00F12291" w:rsidRPr="00DD2EDA">
        <w:t>ísica</w:t>
      </w:r>
      <w:r w:rsidR="003912E7" w:rsidRPr="00DD2EDA">
        <w:t xml:space="preserve"> (AF)</w:t>
      </w:r>
      <w:r w:rsidR="00E05142" w:rsidRPr="00DD2EDA">
        <w:t xml:space="preserve"> </w:t>
      </w:r>
      <w:sdt>
        <w:sdtPr>
          <w:rPr>
            <w:color w:val="000000"/>
          </w:rPr>
          <w:tag w:val="MENDELEY_CITATION_v3_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"/>
          <w:id w:val="1005869505"/>
          <w:placeholder>
            <w:docPart w:val="DefaultPlaceholder_-1854013440"/>
          </w:placeholder>
        </w:sdtPr>
        <w:sdtContent>
          <w:r w:rsidR="00D96C69" w:rsidRPr="00D96C69">
            <w:rPr>
              <w:color w:val="000000"/>
            </w:rPr>
            <w:t>(Tremblay et al., 2010)</w:t>
          </w:r>
        </w:sdtContent>
      </w:sdt>
      <w:r w:rsidR="00AE451F" w:rsidRPr="00DD2EDA">
        <w:t>.</w:t>
      </w:r>
      <w:r w:rsidR="00B461E9" w:rsidRPr="00DD2EDA">
        <w:t xml:space="preserve"> Además</w:t>
      </w:r>
      <w:r w:rsidRPr="00DD2EDA">
        <w:t xml:space="preserve">, </w:t>
      </w:r>
      <w:r w:rsidR="0076178C" w:rsidRPr="00DD2EDA">
        <w:t xml:space="preserve">el </w:t>
      </w:r>
      <w:r w:rsidR="00F12291" w:rsidRPr="00DD2EDA">
        <w:t>concepto de Sedentarismo</w:t>
      </w:r>
      <w:r w:rsidR="0076178C" w:rsidRPr="00DD2EDA">
        <w:t xml:space="preserve"> </w:t>
      </w:r>
      <w:r w:rsidRPr="00DD2EDA">
        <w:t xml:space="preserve">no excluye la </w:t>
      </w:r>
      <w:r w:rsidR="0045716A" w:rsidRPr="00DD2EDA">
        <w:t>práctica</w:t>
      </w:r>
      <w:r w:rsidRPr="00DD2EDA">
        <w:t xml:space="preserve"> de</w:t>
      </w:r>
      <w:r w:rsidR="00AE451F" w:rsidRPr="00DD2EDA">
        <w:t>l</w:t>
      </w:r>
      <w:r w:rsidR="00F12291" w:rsidRPr="00DD2EDA">
        <w:t xml:space="preserve"> Ejercicio F</w:t>
      </w:r>
      <w:r w:rsidR="00AE451F" w:rsidRPr="00DD2EDA">
        <w:t>ísic</w:t>
      </w:r>
      <w:r w:rsidR="00F12291" w:rsidRPr="00DD2EDA">
        <w:t>o</w:t>
      </w:r>
      <w:r w:rsidR="00EF7A66" w:rsidRPr="00DD2EDA">
        <w:t xml:space="preserve"> (EF)</w:t>
      </w:r>
      <w:r w:rsidR="00E028EF" w:rsidRPr="00DD2EDA">
        <w:fldChar w:fldCharType="begin"/>
      </w:r>
      <w:r w:rsidR="00E028EF" w:rsidRPr="00DD2EDA">
        <w:instrText xml:space="preserve"> XE "Ejercicio Físico (EF)" </w:instrText>
      </w:r>
      <w:r w:rsidR="00E028EF" w:rsidRPr="00DD2EDA">
        <w:fldChar w:fldCharType="end"/>
      </w:r>
      <w:r w:rsidR="00F12291" w:rsidRPr="00DD2EDA">
        <w:t>,</w:t>
      </w:r>
      <w:r w:rsidR="0076178C" w:rsidRPr="00DD2EDA">
        <w:t xml:space="preserve"> de forma que </w:t>
      </w:r>
      <w:r w:rsidR="00D95DF4" w:rsidRPr="00DD2EDA">
        <w:t xml:space="preserve">una persona puede ser considerada Sedentaria aun si llegara a practicar </w:t>
      </w:r>
      <w:r w:rsidR="00EF7A66" w:rsidRPr="00DD2EDA">
        <w:t>EF</w:t>
      </w:r>
      <w:r w:rsidR="00AE451F" w:rsidRPr="00DD2EDA">
        <w:t xml:space="preserve">, </w:t>
      </w:r>
      <w:r w:rsidR="00F12291" w:rsidRPr="00DD2EDA">
        <w:t xml:space="preserve">pero </w:t>
      </w:r>
      <w:r w:rsidR="00AE451F" w:rsidRPr="00DD2EDA">
        <w:t xml:space="preserve">sin llegar a cumplir las recomendaciones de la </w:t>
      </w:r>
      <w:r w:rsidR="00AA77DB" w:rsidRPr="00DD2EDA">
        <w:t>Organización Mundial de la Salud (</w:t>
      </w:r>
      <w:r w:rsidR="00AE451F" w:rsidRPr="00DD2EDA">
        <w:t>OMS</w:t>
      </w:r>
      <w:r w:rsidR="00AA77DB" w:rsidRPr="00DD2EDA">
        <w:t>)</w:t>
      </w:r>
      <w:r w:rsidR="00AE451F" w:rsidRPr="00DD2EDA">
        <w:t>, siendo que se dedica</w:t>
      </w:r>
      <w:r w:rsidR="0076178C" w:rsidRPr="00DD2EDA">
        <w:t xml:space="preserve"> mucho tiempo invertido en conductas sedentarias </w:t>
      </w:r>
      <w:r w:rsidR="00AE451F" w:rsidRPr="00DD2EDA">
        <w:t>y prevalece una estimación de gasto calórico total</w:t>
      </w:r>
      <w:r w:rsidR="0045716A" w:rsidRPr="00DD2EDA">
        <w:t xml:space="preserve"> diario muy</w:t>
      </w:r>
      <w:r w:rsidR="00AE451F" w:rsidRPr="00DD2EDA">
        <w:t xml:space="preserve"> bajo.</w:t>
      </w:r>
      <w:r w:rsidR="00AD06B9" w:rsidRPr="00DD2EDA">
        <w:t xml:space="preserve"> </w:t>
      </w:r>
    </w:p>
    <w:p w14:paraId="5174253A" w14:textId="7939B7ED" w:rsidR="00957E48" w:rsidRPr="00DD2EDA" w:rsidRDefault="00957E48" w:rsidP="002B4A22">
      <w:pPr>
        <w:pStyle w:val="T2"/>
      </w:pPr>
      <w:bookmarkStart w:id="15" w:name="_Toc167828617"/>
      <w:bookmarkStart w:id="16" w:name="_Toc207041577"/>
      <w:r w:rsidRPr="00DD2EDA">
        <w:t>Definición del Comportamiento Sedentario</w:t>
      </w:r>
      <w:bookmarkStart w:id="17" w:name="_Toc152241289"/>
      <w:bookmarkEnd w:id="15"/>
      <w:bookmarkEnd w:id="16"/>
      <w:r w:rsidRPr="00DD2EDA">
        <w:t xml:space="preserve"> </w:t>
      </w:r>
    </w:p>
    <w:p w14:paraId="0943BE44" w14:textId="62F9DE31" w:rsidR="00086060" w:rsidRPr="00DD2EDA" w:rsidRDefault="00407312" w:rsidP="001E7276">
      <w:pPr>
        <w:rPr>
          <w:color w:val="000000"/>
          <w:shd w:val="clear" w:color="auto" w:fill="FFFFFF"/>
        </w:rPr>
      </w:pPr>
      <w:r w:rsidRPr="00DD2EDA">
        <w:t xml:space="preserve">El </w:t>
      </w:r>
      <w:r w:rsidR="00F12291" w:rsidRPr="00DD2EDA">
        <w:t xml:space="preserve">CS </w:t>
      </w:r>
      <w:r w:rsidRPr="00DD2EDA">
        <w:t>se refiere a cualquier comportamiento realizado por el individuo en posición acostado, reclinado, sentado o de pie, mientras se está despierto, sin ambulación e</w:t>
      </w:r>
      <w:r w:rsidR="00F12291" w:rsidRPr="00DD2EDA">
        <w:t>n</w:t>
      </w:r>
      <w:r w:rsidRPr="00DD2EDA">
        <w:t xml:space="preserve"> dependen</w:t>
      </w:r>
      <w:r w:rsidR="00F12291" w:rsidRPr="00DD2EDA">
        <w:t>cia</w:t>
      </w:r>
      <w:r w:rsidRPr="00DD2EDA">
        <w:t xml:space="preserve"> de</w:t>
      </w:r>
      <w:r w:rsidR="00F12291" w:rsidRPr="00DD2EDA">
        <w:t xml:space="preserve"> un bajo</w:t>
      </w:r>
      <w:r w:rsidRPr="00DD2EDA">
        <w:t xml:space="preserve"> gasto energético</w:t>
      </w:r>
      <w:ins w:id="18" w:author="Luis Angel Martinez Corral" w:date="2025-02-24T22:17:00Z" w16du:dateUtc="2025-02-25T04:17:00Z">
        <w:r w:rsidR="00BE3FD5" w:rsidRPr="00DD2EDA">
          <w:rPr>
            <w:color w:val="000000"/>
          </w:rPr>
          <w:t xml:space="preserve"> </w:t>
        </w:r>
      </w:ins>
      <w:customXmlInsRangeStart w:id="19" w:author="Luis Angel Martinez Corral" w:date="2025-02-24T22:17:00Z"/>
      <w:sdt>
        <w:sdtPr>
          <w:rPr>
            <w:color w:val="000000"/>
          </w:rPr>
          <w:tag w:val="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"/>
          <w:id w:val="866333199"/>
          <w:placeholder>
            <w:docPart w:val="67E089F4108C4C00A4FD26830EA0463F"/>
          </w:placeholder>
        </w:sdtPr>
        <w:sdtContent>
          <w:customXmlInsRangeEnd w:id="19"/>
          <w:r w:rsidR="00D96C69" w:rsidRPr="00D96C69">
            <w:rPr>
              <w:color w:val="000000"/>
            </w:rPr>
            <w:t>(Tremblay et al., 2017)</w:t>
          </w:r>
          <w:customXmlInsRangeStart w:id="20" w:author="Luis Angel Martinez Corral" w:date="2025-02-24T22:17:00Z"/>
        </w:sdtContent>
      </w:sdt>
      <w:customXmlInsRangeEnd w:id="20"/>
      <w:del w:id="21" w:author="Luis Angel Martinez Corral" w:date="2025-02-24T22:17:00Z" w16du:dateUtc="2025-02-25T04:17:00Z">
        <w:r w:rsidR="0082495D" w:rsidRPr="00DD2EDA" w:rsidDel="00BE3FD5">
          <w:delText xml:space="preserve"> </w:delText>
        </w:r>
      </w:del>
      <w:customXmlDelRangeStart w:id="22" w:author="Luis Angel Martinez Corral" w:date="2025-02-24T22:17:00Z"/>
      <w:sdt>
        <w:sdtPr>
          <w:rPr>
            <w:color w:val="000000"/>
          </w:rPr>
          <w:tag w:val="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"/>
          <w:id w:val="-659768902"/>
          <w:placeholder>
            <w:docPart w:val="EFCA3A539D5E4A34974736D227216892"/>
          </w:placeholder>
        </w:sdtPr>
        <w:sdtContent>
          <w:customXmlDelRangeEnd w:id="22"/>
          <w:r w:rsidR="00D96C69" w:rsidRPr="00D96C69">
            <w:rPr>
              <w:color w:val="000000"/>
            </w:rPr>
            <w:t>.</w:t>
          </w:r>
          <w:customXmlDelRangeStart w:id="23" w:author="Luis Angel Martinez Corral" w:date="2025-02-24T22:17:00Z"/>
        </w:sdtContent>
      </w:sdt>
      <w:customXmlDelRangeEnd w:id="23"/>
      <w:r w:rsidR="0082495D" w:rsidRPr="00DD2EDA">
        <w:t>C</w:t>
      </w:r>
      <w:r w:rsidRPr="00DD2EDA">
        <w:rPr>
          <w:color w:val="000000"/>
        </w:rPr>
        <w:t>omo ejemplo</w:t>
      </w:r>
      <w:r w:rsidR="0082495D" w:rsidRPr="00DD2EDA">
        <w:rPr>
          <w:color w:val="000000"/>
        </w:rPr>
        <w:t>, m</w:t>
      </w:r>
      <w:r w:rsidR="00CE1877" w:rsidRPr="00DD2EDA">
        <w:rPr>
          <w:lang w:eastAsia="es-MX"/>
        </w:rPr>
        <w:t>ientras se está sentado, reclinado o acostado</w:t>
      </w:r>
      <w:r w:rsidR="0082495D" w:rsidRPr="00DD2EDA">
        <w:rPr>
          <w:lang w:eastAsia="es-MX"/>
        </w:rPr>
        <w:t>,</w:t>
      </w:r>
      <w:r w:rsidR="00CE1877" w:rsidRPr="00DD2EDA">
        <w:rPr>
          <w:lang w:eastAsia="es-MX"/>
        </w:rPr>
        <w:t xml:space="preserve"> cuando se hace u</w:t>
      </w:r>
      <w:r w:rsidRPr="00DD2EDA">
        <w:rPr>
          <w:lang w:eastAsia="es-MX"/>
        </w:rPr>
        <w:t xml:space="preserve">so de dispositivos electrónicos, </w:t>
      </w:r>
      <w:r w:rsidR="0082495D" w:rsidRPr="00DD2EDA">
        <w:rPr>
          <w:lang w:eastAsia="es-MX"/>
        </w:rPr>
        <w:t>mientras se</w:t>
      </w:r>
      <w:r w:rsidRPr="00DD2EDA">
        <w:rPr>
          <w:lang w:eastAsia="es-MX"/>
        </w:rPr>
        <w:t xml:space="preserve"> lee</w:t>
      </w:r>
      <w:r w:rsidR="003204DD" w:rsidRPr="00DD2EDA">
        <w:rPr>
          <w:lang w:eastAsia="es-MX"/>
        </w:rPr>
        <w:t xml:space="preserve">, </w:t>
      </w:r>
      <w:r w:rsidR="0082495D" w:rsidRPr="00DD2EDA">
        <w:rPr>
          <w:lang w:eastAsia="es-MX"/>
        </w:rPr>
        <w:t xml:space="preserve">o se está </w:t>
      </w:r>
      <w:r w:rsidRPr="00DD2EDA">
        <w:rPr>
          <w:lang w:eastAsia="es-MX"/>
        </w:rPr>
        <w:t>escribi</w:t>
      </w:r>
      <w:r w:rsidR="0082495D" w:rsidRPr="00DD2EDA">
        <w:rPr>
          <w:lang w:eastAsia="es-MX"/>
        </w:rPr>
        <w:t>endo</w:t>
      </w:r>
      <w:r w:rsidR="003204DD" w:rsidRPr="00DD2EDA">
        <w:rPr>
          <w:lang w:eastAsia="es-MX"/>
        </w:rPr>
        <w:t xml:space="preserve">, </w:t>
      </w:r>
      <w:r w:rsidR="0082495D" w:rsidRPr="00DD2EDA">
        <w:rPr>
          <w:lang w:eastAsia="es-MX"/>
        </w:rPr>
        <w:t>también cuando se va</w:t>
      </w:r>
      <w:r w:rsidRPr="00DD2EDA">
        <w:rPr>
          <w:lang w:eastAsia="es-MX"/>
        </w:rPr>
        <w:t xml:space="preserve"> sentado en el autobús, automóvil o tren</w:t>
      </w:r>
      <w:r w:rsidR="00CE1877" w:rsidRPr="00DD2EDA">
        <w:rPr>
          <w:lang w:eastAsia="es-MX"/>
        </w:rPr>
        <w:t xml:space="preserve">. </w:t>
      </w:r>
      <w:r w:rsidRPr="00DD2EDA">
        <w:rPr>
          <w:lang w:eastAsia="es-MX"/>
        </w:rPr>
        <w:t>De pie en una fila</w:t>
      </w:r>
      <w:r w:rsidR="0082495D" w:rsidRPr="00DD2EDA">
        <w:rPr>
          <w:lang w:eastAsia="es-MX"/>
        </w:rPr>
        <w:t>,</w:t>
      </w:r>
      <w:r w:rsidRPr="00DD2EDA">
        <w:rPr>
          <w:lang w:eastAsia="es-MX"/>
        </w:rPr>
        <w:t xml:space="preserve"> de pie en la iglesia</w:t>
      </w:r>
      <w:r w:rsidR="00CE1877" w:rsidRPr="00DD2EDA">
        <w:rPr>
          <w:lang w:eastAsia="es-MX"/>
        </w:rPr>
        <w:t>,</w:t>
      </w:r>
      <w:r w:rsidRPr="00DD2EDA">
        <w:rPr>
          <w:lang w:eastAsia="es-MX"/>
        </w:rPr>
        <w:t xml:space="preserve"> de pie para una conversación de pasillo</w:t>
      </w:r>
      <w:r w:rsidR="0082495D" w:rsidRPr="00DD2EDA">
        <w:rPr>
          <w:lang w:eastAsia="es-MX"/>
        </w:rPr>
        <w:t xml:space="preserve">, y al </w:t>
      </w:r>
      <w:r w:rsidRPr="00DD2EDA">
        <w:rPr>
          <w:lang w:eastAsia="es-MX"/>
        </w:rPr>
        <w:t>usar un escritorio de pie</w:t>
      </w:r>
      <w:r w:rsidR="0082495D" w:rsidRPr="00DD2EDA">
        <w:rPr>
          <w:lang w:eastAsia="es-MX"/>
        </w:rPr>
        <w:t xml:space="preserve">, se consideran comportamientos sedentarios o estáticos. </w:t>
      </w:r>
      <w:bookmarkEnd w:id="17"/>
      <w:r w:rsidR="00957E48" w:rsidRPr="00DD2EDA">
        <w:rPr>
          <w:shd w:val="clear" w:color="auto" w:fill="FFFFFF"/>
        </w:rPr>
        <w:t>Por tanto, el CS</w:t>
      </w:r>
      <w:r w:rsidR="009D55B5" w:rsidRPr="00DD2EDA">
        <w:rPr>
          <w:shd w:val="clear" w:color="auto" w:fill="FFFFFF"/>
        </w:rPr>
        <w:t xml:space="preserve"> se refiere a las actividades que no aumentan el gasto de energía sustancialmente por encima del nivel de reposo</w:t>
      </w:r>
      <w:r w:rsidR="00957E48" w:rsidRPr="00DD2EDA">
        <w:rPr>
          <w:shd w:val="clear" w:color="auto" w:fill="FFFFFF"/>
        </w:rPr>
        <w:t>,</w:t>
      </w:r>
      <w:r w:rsidR="009D55B5" w:rsidRPr="00DD2EDA">
        <w:rPr>
          <w:shd w:val="clear" w:color="auto" w:fill="FFFFFF"/>
        </w:rPr>
        <w:t xml:space="preserve"> </w:t>
      </w:r>
      <w:r w:rsidR="003E7EED" w:rsidRPr="00DD2EDA">
        <w:rPr>
          <w:lang w:eastAsia="es-MX"/>
        </w:rPr>
        <w:t xml:space="preserve">con un gasto energético inferior a 1,5 </w:t>
      </w:r>
      <w:r w:rsidR="00BF673E" w:rsidRPr="00DD2EDA">
        <w:rPr>
          <w:rFonts w:cs="Arial"/>
        </w:rPr>
        <w:t>U</w:t>
      </w:r>
      <w:r w:rsidR="00BF673E" w:rsidRPr="00DD2EDA">
        <w:rPr>
          <w:rFonts w:cs="Arial"/>
          <w:shd w:val="clear" w:color="auto" w:fill="FFFFFF"/>
        </w:rPr>
        <w:t>nidades Metabólicas Equivalentes</w:t>
      </w:r>
      <w:r w:rsidR="00E028EF" w:rsidRPr="00DD2EDA">
        <w:rPr>
          <w:shd w:val="clear" w:color="auto" w:fill="FFFFFF"/>
        </w:rPr>
        <w:t xml:space="preserve"> </w:t>
      </w:r>
      <w:r w:rsidR="00BF673E" w:rsidRPr="00DD2EDA">
        <w:rPr>
          <w:shd w:val="clear" w:color="auto" w:fill="FFFFFF"/>
        </w:rPr>
        <w:t>(</w:t>
      </w:r>
      <w:r w:rsidR="003E7EED" w:rsidRPr="00DD2EDA">
        <w:rPr>
          <w:lang w:eastAsia="es-MX"/>
        </w:rPr>
        <w:t>MET</w:t>
      </w:r>
      <w:r w:rsidR="00BF673E" w:rsidRPr="00DD2EDA">
        <w:rPr>
          <w:lang w:eastAsia="es-MX"/>
        </w:rPr>
        <w:t>)</w:t>
      </w:r>
      <w:r w:rsidR="003912E7" w:rsidRPr="00DD2EDA">
        <w:rPr>
          <w:lang w:eastAsia="es-MX"/>
        </w:rPr>
        <w:t xml:space="preserve"> </w:t>
      </w:r>
      <w:sdt>
        <w:sdtPr>
          <w:rPr>
            <w:color w:val="000000"/>
            <w:lang w:eastAsia="es-MX"/>
          </w:rPr>
          <w:tag w:val="MENDELEY_CITATION_v3_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"/>
          <w:id w:val="-1349257203"/>
          <w:placeholder>
            <w:docPart w:val="DefaultPlaceholder_-1854013440"/>
          </w:placeholder>
        </w:sdtPr>
        <w:sdtEndPr>
          <w:rPr>
            <w:shd w:val="clear" w:color="auto" w:fill="FFFFFF"/>
            <w:lang w:eastAsia="en-US"/>
          </w:rPr>
        </w:sdtEndPr>
        <w:sdtContent>
          <w:r w:rsidR="00D96C69" w:rsidRPr="00D96C69">
            <w:rPr>
              <w:color w:val="000000"/>
              <w:shd w:val="clear" w:color="auto" w:fill="FFFFFF"/>
            </w:rPr>
            <w:t>(Pate et al., 2008)</w:t>
          </w:r>
        </w:sdtContent>
      </w:sdt>
      <w:r w:rsidR="00E05142" w:rsidRPr="00DD2EDA">
        <w:rPr>
          <w:shd w:val="clear" w:color="auto" w:fill="FFFFFF"/>
        </w:rPr>
        <w:t xml:space="preserve">, </w:t>
      </w:r>
      <w:sdt>
        <w:sdtPr>
          <w:rPr>
            <w:color w:val="000000"/>
            <w:shd w:val="clear" w:color="auto" w:fill="FFFFFF"/>
          </w:rPr>
          <w:tag w:val="MENDELEY_CITATION_v3_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"/>
          <w:id w:val="-1382544899"/>
          <w:placeholder>
            <w:docPart w:val="DefaultPlaceholder_-1854013440"/>
          </w:placeholder>
        </w:sdtPr>
        <w:sdtContent>
          <w:r w:rsidR="00D96C69" w:rsidRPr="00D96C69">
            <w:rPr>
              <w:color w:val="000000"/>
              <w:shd w:val="clear" w:color="auto" w:fill="FFFFFF"/>
            </w:rPr>
            <w:t>(Álvarez et al., 2020)</w:t>
          </w:r>
        </w:sdtContent>
      </w:sdt>
      <w:r w:rsidR="00E05142" w:rsidRPr="00DD2EDA">
        <w:rPr>
          <w:color w:val="000000"/>
          <w:shd w:val="clear" w:color="auto" w:fill="FFFFFF"/>
        </w:rPr>
        <w:t>.</w:t>
      </w:r>
    </w:p>
    <w:p w14:paraId="1659D571" w14:textId="637ED9D0" w:rsidR="00EF7A66" w:rsidRPr="00DD2EDA" w:rsidRDefault="00A56E69" w:rsidP="001E7276">
      <w:pPr>
        <w:rPr>
          <w:color w:val="000000"/>
        </w:rPr>
      </w:pPr>
      <w:r w:rsidRPr="00DD2EDA">
        <w:rPr>
          <w:color w:val="000000"/>
          <w:shd w:val="clear" w:color="auto" w:fill="FFFFFF"/>
        </w:rPr>
        <w:lastRenderedPageBreak/>
        <w:t xml:space="preserve">Es importante mencionar que esta definición no es la única, </w:t>
      </w:r>
      <w:r w:rsidRPr="00DD2EDA">
        <w:t xml:space="preserve">el CS se puede categorizar de varias maneras, según la duración, intensidad, frecuencia y cantidad total de </w:t>
      </w:r>
      <w:r w:rsidR="00B91647" w:rsidRPr="00DD2EDA">
        <w:t>AF</w:t>
      </w:r>
      <w:r w:rsidRPr="00DD2EDA">
        <w:t xml:space="preserve"> </w:t>
      </w:r>
      <w:sdt>
        <w:sdtPr>
          <w:rPr>
            <w:color w:val="000000"/>
          </w:rPr>
          <w:tag w:val="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"/>
          <w:id w:val="-1080594627"/>
          <w:placeholder>
            <w:docPart w:val="DefaultPlaceholder_-1854013440"/>
          </w:placeholder>
        </w:sdtPr>
        <w:sdtEndPr>
          <w:rPr>
            <w:highlight w:val="yellow"/>
          </w:rPr>
        </w:sdtEndPr>
        <w:sdtContent>
          <w:r w:rsidR="00D96C69" w:rsidRPr="00D96C69">
            <w:rPr>
              <w:color w:val="000000"/>
            </w:rPr>
            <w:t>(Tremblay et al., 2017)</w:t>
          </w:r>
        </w:sdtContent>
      </w:sdt>
      <w:r w:rsidR="00EF7A66" w:rsidRPr="00DD2EDA">
        <w:rPr>
          <w:color w:val="000000"/>
        </w:rPr>
        <w:t xml:space="preserve">. </w:t>
      </w:r>
    </w:p>
    <w:p w14:paraId="2A4DB864" w14:textId="4F9F4658" w:rsidR="00700D1F" w:rsidRPr="00DD2EDA" w:rsidRDefault="005E0710" w:rsidP="002B4A22">
      <w:pPr>
        <w:pStyle w:val="T2"/>
      </w:pPr>
      <w:bookmarkStart w:id="24" w:name="_Toc167828618"/>
      <w:bookmarkStart w:id="25" w:name="_Toc207041578"/>
      <w:r w:rsidRPr="00DD2EDA">
        <w:rPr>
          <w:rStyle w:val="S1Car"/>
          <w:b/>
        </w:rPr>
        <w:t>D</w:t>
      </w:r>
      <w:r w:rsidR="00700D1F" w:rsidRPr="00DD2EDA">
        <w:rPr>
          <w:rStyle w:val="S1Car"/>
          <w:b/>
        </w:rPr>
        <w:t xml:space="preserve">iferencia entre Comportamiento Sedentario </w:t>
      </w:r>
      <w:r w:rsidR="00F54F3F" w:rsidRPr="00DD2EDA">
        <w:rPr>
          <w:rStyle w:val="S1Car"/>
          <w:b/>
        </w:rPr>
        <w:t xml:space="preserve">e </w:t>
      </w:r>
      <w:r w:rsidR="00700D1F" w:rsidRPr="00DD2EDA">
        <w:rPr>
          <w:rStyle w:val="S1Car"/>
          <w:b/>
        </w:rPr>
        <w:t>Inactividad Física</w:t>
      </w:r>
      <w:bookmarkEnd w:id="24"/>
      <w:bookmarkEnd w:id="25"/>
      <w:r w:rsidR="00700D1F" w:rsidRPr="00DD2EDA">
        <w:t xml:space="preserve"> </w:t>
      </w:r>
    </w:p>
    <w:p w14:paraId="02A7A8ED" w14:textId="49289805" w:rsidR="00700D1F" w:rsidRPr="00DD2EDA" w:rsidRDefault="00700D1F" w:rsidP="001E7276">
      <w:r w:rsidRPr="00DD2EDA">
        <w:rPr>
          <w:lang w:eastAsia="es-MX"/>
        </w:rPr>
        <w:t xml:space="preserve">Es importante </w:t>
      </w:r>
      <w:r w:rsidR="007F12D9" w:rsidRPr="00DD2EDA">
        <w:rPr>
          <w:lang w:eastAsia="es-MX"/>
        </w:rPr>
        <w:t>mencionar</w:t>
      </w:r>
      <w:r w:rsidRPr="00DD2EDA">
        <w:rPr>
          <w:lang w:eastAsia="es-MX"/>
        </w:rPr>
        <w:t xml:space="preserve"> que el </w:t>
      </w:r>
      <w:r w:rsidR="00935699" w:rsidRPr="00DD2EDA">
        <w:rPr>
          <w:lang w:eastAsia="es-MX"/>
        </w:rPr>
        <w:t>CS</w:t>
      </w:r>
      <w:r w:rsidR="00BF673E" w:rsidRPr="00DD2EDA">
        <w:rPr>
          <w:lang w:eastAsia="es-MX"/>
        </w:rPr>
        <w:t xml:space="preserve"> </w:t>
      </w:r>
      <w:r w:rsidRPr="00DD2EDA">
        <w:rPr>
          <w:lang w:eastAsia="es-MX"/>
        </w:rPr>
        <w:t xml:space="preserve">puede tener un impacto negativo en la salud, incluso en personas que cumplen con las recomendaciones de </w:t>
      </w:r>
      <w:r w:rsidR="00B91647" w:rsidRPr="00DD2EDA">
        <w:rPr>
          <w:lang w:eastAsia="es-MX"/>
        </w:rPr>
        <w:t>AF</w:t>
      </w:r>
      <w:r w:rsidR="007F12D9" w:rsidRPr="00DD2EDA">
        <w:rPr>
          <w:lang w:eastAsia="es-MX"/>
        </w:rPr>
        <w:t xml:space="preserve"> propuestas por la OMS. En otras palabras,</w:t>
      </w:r>
      <w:r w:rsidRPr="00DD2EDA">
        <w:rPr>
          <w:lang w:eastAsia="es-MX"/>
        </w:rPr>
        <w:t xml:space="preserve"> </w:t>
      </w:r>
      <w:r w:rsidR="007F12D9" w:rsidRPr="00DD2EDA">
        <w:rPr>
          <w:lang w:eastAsia="es-MX"/>
        </w:rPr>
        <w:t>p</w:t>
      </w:r>
      <w:r w:rsidRPr="00DD2EDA">
        <w:rPr>
          <w:lang w:eastAsia="es-MX"/>
        </w:rPr>
        <w:t>aradójicamente</w:t>
      </w:r>
      <w:r w:rsidR="007F12D9" w:rsidRPr="00DD2EDA">
        <w:rPr>
          <w:lang w:eastAsia="es-MX"/>
        </w:rPr>
        <w:t>,</w:t>
      </w:r>
      <w:r w:rsidRPr="00DD2EDA">
        <w:rPr>
          <w:lang w:eastAsia="es-MX"/>
        </w:rPr>
        <w:t xml:space="preserve"> en la actualidad es posible cumplir con las recomendaciones de </w:t>
      </w:r>
      <w:r w:rsidR="00B91647" w:rsidRPr="00DD2EDA">
        <w:rPr>
          <w:lang w:eastAsia="es-MX"/>
        </w:rPr>
        <w:t>AF</w:t>
      </w:r>
      <w:r w:rsidRPr="00DD2EDA">
        <w:rPr>
          <w:lang w:eastAsia="es-MX"/>
        </w:rPr>
        <w:t xml:space="preserve"> mediante </w:t>
      </w:r>
      <w:r w:rsidR="00935699" w:rsidRPr="00DD2EDA">
        <w:rPr>
          <w:lang w:eastAsia="es-MX"/>
        </w:rPr>
        <w:t>EF</w:t>
      </w:r>
      <w:r w:rsidRPr="00DD2EDA">
        <w:rPr>
          <w:lang w:eastAsia="es-MX"/>
        </w:rPr>
        <w:t xml:space="preserve"> y también presentar tiempos sed</w:t>
      </w:r>
      <w:r w:rsidR="00E05142" w:rsidRPr="00DD2EDA">
        <w:rPr>
          <w:lang w:eastAsia="es-MX"/>
        </w:rPr>
        <w:t>a</w:t>
      </w:r>
      <w:r w:rsidRPr="00DD2EDA">
        <w:rPr>
          <w:lang w:eastAsia="es-MX"/>
        </w:rPr>
        <w:t>ntes superiores a 8 horas por día, es decir, ser “físicamente activo pero sedentario”</w:t>
      </w:r>
      <w:sdt>
        <w:sdtPr>
          <w:rPr>
            <w:color w:val="000000"/>
            <w:lang w:eastAsia="es-MX"/>
          </w:rPr>
          <w:tag w:val="MENDELEY_CITATION_v3_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"/>
          <w:id w:val="-1406447456"/>
          <w:placeholder>
            <w:docPart w:val="1F24C49949F14436B10FF2BA7344904F"/>
          </w:placeholder>
        </w:sdtPr>
        <w:sdtContent>
          <w:r w:rsidR="00D96C69" w:rsidRPr="00D96C69">
            <w:rPr>
              <w:color w:val="000000"/>
              <w:lang w:eastAsia="es-MX"/>
            </w:rPr>
            <w:t>(Reyes Molina et al., 2023)</w:t>
          </w:r>
        </w:sdtContent>
      </w:sdt>
      <w:r w:rsidR="00E05142" w:rsidRPr="00DD2EDA">
        <w:rPr>
          <w:color w:val="000000"/>
          <w:lang w:eastAsia="es-MX"/>
        </w:rPr>
        <w:t>.</w:t>
      </w:r>
    </w:p>
    <w:p w14:paraId="6697ED27" w14:textId="639F649F" w:rsidR="00700D1F" w:rsidRPr="00DD2EDA" w:rsidRDefault="00700D1F" w:rsidP="001E7276">
      <w:pPr>
        <w:rPr>
          <w:lang w:eastAsia="es-MX"/>
        </w:rPr>
      </w:pPr>
      <w:r w:rsidRPr="00DD2EDA">
        <w:rPr>
          <w:lang w:eastAsia="es-MX"/>
        </w:rPr>
        <w:t xml:space="preserve">En la actualidad, se emplea el término sedentario o con alto </w:t>
      </w:r>
      <w:r w:rsidR="00935699" w:rsidRPr="00DD2EDA">
        <w:rPr>
          <w:lang w:eastAsia="es-MX"/>
        </w:rPr>
        <w:t xml:space="preserve">CS </w:t>
      </w:r>
      <w:r w:rsidRPr="00DD2EDA">
        <w:rPr>
          <w:lang w:eastAsia="es-MX"/>
        </w:rPr>
        <w:t xml:space="preserve">para referirse a individuos que prolongan actividades con bajo gasto energético </w:t>
      </w:r>
      <w:sdt>
        <w:sdtPr>
          <w:rPr>
            <w:color w:val="000000"/>
            <w:lang w:eastAsia="es-MX"/>
          </w:rPr>
          <w:tag w:val="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"/>
          <w:id w:val="532699649"/>
          <w:placeholder>
            <w:docPart w:val="1F24C49949F14436B10FF2BA7344904F"/>
          </w:placeholder>
        </w:sdtPr>
        <w:sdtContent>
          <w:r w:rsidR="00D96C69" w:rsidRPr="00D96C69">
            <w:rPr>
              <w:color w:val="000000"/>
              <w:lang w:eastAsia="es-MX"/>
            </w:rPr>
            <w:t>(Tremblay et al., 2017)</w:t>
          </w:r>
        </w:sdtContent>
      </w:sdt>
      <w:r w:rsidR="00AB1D5C" w:rsidRPr="00DD2EDA">
        <w:rPr>
          <w:color w:val="000000"/>
          <w:lang w:eastAsia="es-MX"/>
        </w:rPr>
        <w:t xml:space="preserve">. </w:t>
      </w:r>
      <w:r w:rsidRPr="00DD2EDA">
        <w:rPr>
          <w:color w:val="000000"/>
        </w:rPr>
        <w:t xml:space="preserve">Además, para referirse a personas sedentarias, se suele utilizar el término de persona con inactividad física o que es inactiva físicamente, </w:t>
      </w:r>
      <w:r w:rsidRPr="00DD2EDA">
        <w:t>cuando un individuo con</w:t>
      </w:r>
      <w:r w:rsidRPr="00DD2EDA">
        <w:rPr>
          <w:lang w:eastAsia="es-MX"/>
        </w:rPr>
        <w:t xml:space="preserve"> un nivel de </w:t>
      </w:r>
      <w:r w:rsidR="00B91647" w:rsidRPr="00DD2EDA">
        <w:rPr>
          <w:lang w:eastAsia="es-MX"/>
        </w:rPr>
        <w:t>AF</w:t>
      </w:r>
      <w:r w:rsidRPr="00DD2EDA">
        <w:rPr>
          <w:lang w:eastAsia="es-MX"/>
        </w:rPr>
        <w:t xml:space="preserve"> es insuficiente para cumplir con las recomendaciones actuales de </w:t>
      </w:r>
      <w:r w:rsidR="003912E7" w:rsidRPr="00DD2EDA">
        <w:rPr>
          <w:lang w:eastAsia="es-MX"/>
        </w:rPr>
        <w:t>AF</w:t>
      </w:r>
      <w:r w:rsidRPr="00DD2EDA">
        <w:rPr>
          <w:lang w:eastAsia="es-MX"/>
        </w:rPr>
        <w:t xml:space="preserve"> propuesta por la OMS.</w:t>
      </w:r>
    </w:p>
    <w:p w14:paraId="2401FF55" w14:textId="77777777" w:rsidR="001E7276" w:rsidRPr="00DD2EDA" w:rsidRDefault="00AE451F" w:rsidP="002B4A22">
      <w:pPr>
        <w:pStyle w:val="T2"/>
        <w:rPr>
          <w:lang w:eastAsia="es-MX"/>
        </w:rPr>
      </w:pPr>
      <w:bookmarkStart w:id="26" w:name="_Toc167828619"/>
      <w:bookmarkStart w:id="27" w:name="_Toc207041579"/>
      <w:r w:rsidRPr="00DD2EDA">
        <w:rPr>
          <w:lang w:eastAsia="es-MX"/>
        </w:rPr>
        <w:t>Directrices de la OMS sobre Actividad Física</w:t>
      </w:r>
      <w:bookmarkEnd w:id="26"/>
      <w:bookmarkEnd w:id="27"/>
    </w:p>
    <w:p w14:paraId="1673E288" w14:textId="29224D73" w:rsidR="0044005B" w:rsidRPr="00DD2EDA" w:rsidRDefault="0091571A" w:rsidP="001E7276">
      <w:r w:rsidRPr="00DD2EDA">
        <w:t>Las</w:t>
      </w:r>
      <w:r w:rsidR="0044005B" w:rsidRPr="00DD2EDA">
        <w:t xml:space="preserve"> últimas instrucciones que se enmarcan en las Directrices de </w:t>
      </w:r>
      <w:r w:rsidR="003912E7" w:rsidRPr="00DD2EDA">
        <w:t>AF</w:t>
      </w:r>
      <w:r w:rsidR="0044005B" w:rsidRPr="00DD2EDA">
        <w:t xml:space="preserve"> y Hábitos Sedentarios del año 2020, la OMS</w:t>
      </w:r>
      <w:r w:rsidR="00F876E1" w:rsidRPr="00DD2EDA">
        <w:fldChar w:fldCharType="begin"/>
      </w:r>
      <w:r w:rsidR="00F876E1" w:rsidRPr="00DD2EDA">
        <w:instrText xml:space="preserve"> XE "Organización Mundial de la Salud (OMS)" </w:instrText>
      </w:r>
      <w:r w:rsidR="00F876E1" w:rsidRPr="00DD2EDA">
        <w:fldChar w:fldCharType="end"/>
      </w:r>
      <w:r w:rsidR="0044005B" w:rsidRPr="00DD2EDA">
        <w:t xml:space="preserve"> pone</w:t>
      </w:r>
      <w:r w:rsidRPr="00DD2EDA">
        <w:t>n</w:t>
      </w:r>
      <w:r w:rsidR="0044005B" w:rsidRPr="00DD2EDA">
        <w:t xml:space="preserve"> énfasis en que </w:t>
      </w:r>
      <w:r w:rsidR="0044005B" w:rsidRPr="00DD2EDA">
        <w:rPr>
          <w:rStyle w:val="nfasis"/>
          <w:i w:val="0"/>
          <w:iCs w:val="0"/>
        </w:rPr>
        <w:t>“cada movimiento cuenta”</w:t>
      </w:r>
      <w:r w:rsidR="003E1A8A" w:rsidRPr="00DD2EDA">
        <w:rPr>
          <w:rStyle w:val="nfasis"/>
          <w:i w:val="0"/>
          <w:iCs w:val="0"/>
        </w:rPr>
        <w:t xml:space="preserve">, </w:t>
      </w:r>
      <w:r w:rsidR="00AB1D5C" w:rsidRPr="00DD2EDA">
        <w:rPr>
          <w:rStyle w:val="nfasis"/>
          <w:i w:val="0"/>
          <w:iCs w:val="0"/>
        </w:rPr>
        <w:t>s</w:t>
      </w:r>
      <w:r w:rsidR="003E1A8A" w:rsidRPr="00DD2EDA">
        <w:rPr>
          <w:rStyle w:val="nfasis"/>
          <w:i w:val="0"/>
          <w:iCs w:val="0"/>
        </w:rPr>
        <w:t xml:space="preserve">e </w:t>
      </w:r>
      <w:r w:rsidR="003E1A8A" w:rsidRPr="00DD2EDA">
        <w:t xml:space="preserve">menciona que para reducir el CS es importante la promoción de la actividad física incidental </w:t>
      </w:r>
      <w:r w:rsidR="00A02486" w:rsidRPr="00DD2EDA">
        <w:t xml:space="preserve">ya que </w:t>
      </w:r>
      <w:r w:rsidR="003E1A8A" w:rsidRPr="00DD2EDA">
        <w:t xml:space="preserve">puede ayudar </w:t>
      </w:r>
      <w:r w:rsidR="00A02486" w:rsidRPr="00DD2EDA">
        <w:t>a</w:t>
      </w:r>
      <w:r w:rsidR="003E1A8A" w:rsidRPr="00DD2EDA">
        <w:t xml:space="preserve"> </w:t>
      </w:r>
      <w:r w:rsidR="00A02486" w:rsidRPr="00DD2EDA">
        <w:t>incrementar</w:t>
      </w:r>
      <w:r w:rsidR="003E1A8A" w:rsidRPr="00DD2EDA">
        <w:t xml:space="preserve"> gradualmente la </w:t>
      </w:r>
      <w:r w:rsidR="003912E7" w:rsidRPr="00DD2EDA">
        <w:t>AF</w:t>
      </w:r>
      <w:r w:rsidR="003E1A8A" w:rsidRPr="00DD2EDA">
        <w:t xml:space="preserve"> realizada en un día hacia cantidades recomendadas para una salud óptima.</w:t>
      </w:r>
      <w:r w:rsidR="00A02486" w:rsidRPr="00DD2EDA">
        <w:t xml:space="preserve"> No obstante, las recomendaciones de AF son las siguientes. </w:t>
      </w:r>
    </w:p>
    <w:p w14:paraId="44AF5B90" w14:textId="06D88B6F" w:rsidR="001F12F5" w:rsidRPr="00DD2EDA" w:rsidRDefault="00A02486" w:rsidP="001E7276">
      <w:r w:rsidRPr="00DD2EDA">
        <w:t xml:space="preserve">Para </w:t>
      </w:r>
      <w:r w:rsidR="00523688" w:rsidRPr="00DD2EDA">
        <w:t xml:space="preserve">niños y adolescentes </w:t>
      </w:r>
      <w:r w:rsidRPr="00DD2EDA">
        <w:t>se recomienda</w:t>
      </w:r>
      <w:r w:rsidR="00523688" w:rsidRPr="00DD2EDA">
        <w:t xml:space="preserve"> realizar al menos una media de 60 minutos de</w:t>
      </w:r>
      <w:r w:rsidR="00B91647" w:rsidRPr="00DD2EDA">
        <w:t xml:space="preserve"> AF</w:t>
      </w:r>
      <w:r w:rsidR="00523688" w:rsidRPr="00DD2EDA">
        <w:t xml:space="preserve"> diaria principalmente aeróbica de intensidad moderada a vigorosa a lo largo de la semana.</w:t>
      </w:r>
    </w:p>
    <w:p w14:paraId="0607743A" w14:textId="572FB186" w:rsidR="00523688" w:rsidRPr="00DD2EDA" w:rsidRDefault="00523688" w:rsidP="001E7276">
      <w:r w:rsidRPr="00DD2EDA">
        <w:t xml:space="preserve">Los adultos deben acumular a lo largo de la semana un mínimo de entre 150 y 300 minutos de </w:t>
      </w:r>
      <w:r w:rsidR="00B91647" w:rsidRPr="00DD2EDA">
        <w:t>AF</w:t>
      </w:r>
      <w:r w:rsidRPr="00DD2EDA">
        <w:t xml:space="preserve"> aeróbica de intensidad moderada, o bien un mínimo de entre 75 y 150 minutos de </w:t>
      </w:r>
      <w:r w:rsidR="00B91647" w:rsidRPr="00DD2EDA">
        <w:t>AF</w:t>
      </w:r>
      <w:r w:rsidRPr="00DD2EDA">
        <w:t xml:space="preserve"> aeróbica de intensidad vigorosa, o bien una combinación equivalente de actividades de intensidad moderada y vigorosa, con el fin de obtener beneficios notables para la salud.</w:t>
      </w:r>
    </w:p>
    <w:p w14:paraId="4AC6ADA2" w14:textId="21F87B9B" w:rsidR="00523688" w:rsidRPr="00DD2EDA" w:rsidRDefault="00A02486" w:rsidP="001E7276">
      <w:r w:rsidRPr="00DD2EDA">
        <w:lastRenderedPageBreak/>
        <w:t>Por último, l</w:t>
      </w:r>
      <w:r w:rsidR="00523688" w:rsidRPr="00DD2EDA">
        <w:t xml:space="preserve">as personas mayores (a partir de 65 años) pueden realizar la </w:t>
      </w:r>
      <w:r w:rsidR="00B91647" w:rsidRPr="00DD2EDA">
        <w:t xml:space="preserve">AF </w:t>
      </w:r>
      <w:r w:rsidR="00523688" w:rsidRPr="00DD2EDA">
        <w:t>como actividad recreativa o de ocio (juegos, deportes o ejercicios programados) y en el marco de los desplazamientos (caminar e ir en bicicleta o en algún otro medio rodado), el trabajo o los que</w:t>
      </w:r>
      <w:r w:rsidR="00B91647" w:rsidRPr="00DD2EDA">
        <w:t xml:space="preserve"> </w:t>
      </w:r>
      <w:r w:rsidR="00523688" w:rsidRPr="00DD2EDA">
        <w:t>haceres domésticos, en el contexto ocupacional, educativo, doméstico y comunitario cotidiano</w:t>
      </w:r>
      <w:r w:rsidR="00084C59" w:rsidRPr="00DD2EDA">
        <w:t xml:space="preserve"> </w:t>
      </w:r>
      <w:sdt>
        <w:sdtPr>
          <w:rPr>
            <w:color w:val="000000"/>
          </w:rPr>
          <w:tag w:val="MENDELEY_CITATION_v3_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mNvbnRhaW5lci10aXRsZS1zaG9ydCI6IkJyIEogU3BvcnRzIE1lZC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J9LCJpc1RlbXBvcmFyeSI6ZmFsc2V9XX0="/>
          <w:id w:val="-894511506"/>
          <w:placeholder>
            <w:docPart w:val="DefaultPlaceholder_-1854013440"/>
          </w:placeholder>
        </w:sdtPr>
        <w:sdtContent>
          <w:r w:rsidR="00D96C69" w:rsidRPr="00D96C69">
            <w:rPr>
              <w:rFonts w:eastAsia="Times New Roman"/>
              <w:color w:val="000000"/>
            </w:rPr>
            <w:t xml:space="preserve">(Bull et al., 2020; </w:t>
          </w:r>
          <w:r w:rsidR="00D96C69" w:rsidRPr="00D96C69">
            <w:rPr>
              <w:rFonts w:eastAsia="Times New Roman"/>
              <w:i/>
              <w:iCs/>
              <w:color w:val="000000"/>
            </w:rPr>
            <w:t xml:space="preserve">WHO GUIDELINES ON PHYSICAL ACTIVITY AND SEDENTARY </w:t>
          </w:r>
          <w:proofErr w:type="spellStart"/>
          <w:r w:rsidR="00D96C69" w:rsidRPr="00D96C69">
            <w:rPr>
              <w:rFonts w:eastAsia="Times New Roman"/>
              <w:i/>
              <w:iCs/>
              <w:color w:val="000000"/>
            </w:rPr>
            <w:t>BEHAVIOUR</w:t>
          </w:r>
          <w:proofErr w:type="spellEnd"/>
          <w:r w:rsidR="00D96C69" w:rsidRPr="00D96C69">
            <w:rPr>
              <w:rFonts w:eastAsia="Times New Roman"/>
              <w:i/>
              <w:iCs/>
              <w:color w:val="000000"/>
            </w:rPr>
            <w:t xml:space="preserve"> WEB </w:t>
          </w:r>
          <w:proofErr w:type="spellStart"/>
          <w:r w:rsidR="00D96C69" w:rsidRPr="00D96C69">
            <w:rPr>
              <w:rFonts w:eastAsia="Times New Roman"/>
              <w:i/>
              <w:iCs/>
              <w:color w:val="000000"/>
            </w:rPr>
            <w:t>ANNEX</w:t>
          </w:r>
          <w:proofErr w:type="spellEnd"/>
          <w:r w:rsidR="00D96C69" w:rsidRPr="00D96C69">
            <w:rPr>
              <w:rFonts w:eastAsia="Times New Roman"/>
              <w:i/>
              <w:iCs/>
              <w:color w:val="000000"/>
            </w:rPr>
            <w:t xml:space="preserve"> </w:t>
          </w:r>
          <w:proofErr w:type="spellStart"/>
          <w:r w:rsidR="00D96C69" w:rsidRPr="00D96C69">
            <w:rPr>
              <w:rFonts w:eastAsia="Times New Roman"/>
              <w:i/>
              <w:iCs/>
              <w:color w:val="000000"/>
            </w:rPr>
            <w:t>Evidence</w:t>
          </w:r>
          <w:proofErr w:type="spellEnd"/>
          <w:r w:rsidR="00D96C69" w:rsidRPr="00D96C69">
            <w:rPr>
              <w:rFonts w:eastAsia="Times New Roman"/>
              <w:i/>
              <w:iCs/>
              <w:color w:val="000000"/>
            </w:rPr>
            <w:t xml:space="preserve"> </w:t>
          </w:r>
          <w:proofErr w:type="spellStart"/>
          <w:r w:rsidR="00D96C69" w:rsidRPr="00D96C69">
            <w:rPr>
              <w:rFonts w:eastAsia="Times New Roman"/>
              <w:i/>
              <w:iCs/>
              <w:color w:val="000000"/>
            </w:rPr>
            <w:t>Profiles</w:t>
          </w:r>
          <w:proofErr w:type="spellEnd"/>
          <w:r w:rsidR="00D96C69" w:rsidRPr="00D96C69">
            <w:rPr>
              <w:rFonts w:eastAsia="Times New Roman"/>
              <w:i/>
              <w:iCs/>
              <w:color w:val="000000"/>
            </w:rPr>
            <w:t>*</w:t>
          </w:r>
          <w:r w:rsidR="00D96C69" w:rsidRPr="00D96C69">
            <w:rPr>
              <w:rFonts w:eastAsia="Times New Roman"/>
              <w:color w:val="000000"/>
            </w:rPr>
            <w:t>, 2020)</w:t>
          </w:r>
        </w:sdtContent>
      </w:sdt>
      <w:r w:rsidR="00523688" w:rsidRPr="00DD2EDA">
        <w:t>.</w:t>
      </w:r>
    </w:p>
    <w:p w14:paraId="35E206C6" w14:textId="3D223409" w:rsidR="00407312" w:rsidRPr="00DD2EDA" w:rsidRDefault="00407312" w:rsidP="002B4A22">
      <w:pPr>
        <w:pStyle w:val="T2"/>
      </w:pPr>
      <w:bookmarkStart w:id="28" w:name="_Toc167828620"/>
      <w:bookmarkStart w:id="29" w:name="_Toc207041580"/>
      <w:r w:rsidRPr="00DD2EDA">
        <w:t>Actividad Física y Ejercicio Físico</w:t>
      </w:r>
      <w:bookmarkEnd w:id="28"/>
      <w:bookmarkEnd w:id="29"/>
    </w:p>
    <w:p w14:paraId="3B2AB412" w14:textId="39988F0C" w:rsidR="00407312" w:rsidRPr="00DD2EDA" w:rsidRDefault="00407312" w:rsidP="001E7276">
      <w:r w:rsidRPr="00DD2EDA">
        <w:t>La AF</w:t>
      </w:r>
      <w:r w:rsidR="00F876E1" w:rsidRPr="00DD2EDA">
        <w:fldChar w:fldCharType="begin"/>
      </w:r>
      <w:r w:rsidR="00F876E1" w:rsidRPr="00DD2EDA">
        <w:instrText xml:space="preserve"> XE "Actividad Física (AF)" </w:instrText>
      </w:r>
      <w:r w:rsidR="00F876E1" w:rsidRPr="00DD2EDA">
        <w:fldChar w:fldCharType="end"/>
      </w:r>
      <w:r w:rsidRPr="00DD2EDA">
        <w:t xml:space="preserve"> y el </w:t>
      </w:r>
      <w:r w:rsidR="00F54F3F" w:rsidRPr="00DD2EDA">
        <w:t>EF</w:t>
      </w:r>
      <w:r w:rsidR="00F876E1" w:rsidRPr="00DD2EDA">
        <w:fldChar w:fldCharType="begin"/>
      </w:r>
      <w:r w:rsidR="00F876E1" w:rsidRPr="00DD2EDA">
        <w:instrText xml:space="preserve"> XE "Ejercicio Físico (EF)" </w:instrText>
      </w:r>
      <w:r w:rsidR="00F876E1" w:rsidRPr="00DD2EDA">
        <w:fldChar w:fldCharType="end"/>
      </w:r>
      <w:r w:rsidRPr="00DD2EDA">
        <w:t>,</w:t>
      </w:r>
      <w:r w:rsidR="00F54F3F" w:rsidRPr="00DD2EDA">
        <w:t xml:space="preserve"> aunque</w:t>
      </w:r>
      <w:r w:rsidRPr="00DD2EDA">
        <w:t xml:space="preserve"> a menudo se usan indistintamente</w:t>
      </w:r>
      <w:r w:rsidR="00F54F3F" w:rsidRPr="00DD2EDA">
        <w:t xml:space="preserve"> y son</w:t>
      </w:r>
      <w:r w:rsidRPr="00DD2EDA">
        <w:t xml:space="preserve"> términos son ampliamente utilizados para describir el movimiento humano, es relevante destacar que estos no son sinónimos, </w:t>
      </w:r>
      <w:r w:rsidR="00F54F3F" w:rsidRPr="00DD2EDA">
        <w:t xml:space="preserve">y </w:t>
      </w:r>
      <w:r w:rsidRPr="00DD2EDA">
        <w:t>sus definiciones difieren.</w:t>
      </w:r>
    </w:p>
    <w:p w14:paraId="1DFBBDC5" w14:textId="5E0C5FA8" w:rsidR="001D0D58" w:rsidRPr="00DD2EDA" w:rsidRDefault="00407312" w:rsidP="001E7276">
      <w:r w:rsidRPr="00DD2EDA">
        <w:t xml:space="preserve">La </w:t>
      </w:r>
      <w:r w:rsidR="00F54F3F" w:rsidRPr="00DD2EDA">
        <w:t>AF</w:t>
      </w:r>
      <w:r w:rsidRPr="00DD2EDA">
        <w:t xml:space="preserve"> es cualquier movimiento corporal producido por la contracción del músculo esquelético que aumenta el gasto energético por encima de un nivel basal </w:t>
      </w:r>
      <w:sdt>
        <w:sdtPr>
          <w:rPr>
            <w:color w:val="000000"/>
          </w:rPr>
          <w:tag w:val="MENDELEY_CITATION_v3_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"/>
          <w:id w:val="-1279793553"/>
          <w:placeholder>
            <w:docPart w:val="DefaultPlaceholder_-1854013440"/>
          </w:placeholder>
        </w:sdtPr>
        <w:sdtContent>
          <w:r w:rsidR="00D96C69" w:rsidRPr="00D96C69">
            <w:rPr>
              <w:color w:val="000000"/>
            </w:rPr>
            <w:t>(William et al., 2008)</w:t>
          </w:r>
        </w:sdtContent>
      </w:sdt>
      <w:r w:rsidR="00AA77DB" w:rsidRPr="00DD2EDA">
        <w:rPr>
          <w:color w:val="000000"/>
        </w:rPr>
        <w:t>.</w:t>
      </w:r>
      <w:r w:rsidR="00F54F3F" w:rsidRPr="00DD2EDA">
        <w:t xml:space="preserve"> No obstante, también </w:t>
      </w:r>
      <w:r w:rsidR="00C401D0" w:rsidRPr="00DD2EDA">
        <w:t>existen actividades</w:t>
      </w:r>
      <w:r w:rsidR="001D0D58" w:rsidRPr="00DD2EDA">
        <w:t xml:space="preserve"> física</w:t>
      </w:r>
      <w:r w:rsidR="00F54F3F" w:rsidRPr="00DD2EDA">
        <w:t>s</w:t>
      </w:r>
      <w:r w:rsidR="001D0D58" w:rsidRPr="00DD2EDA">
        <w:t xml:space="preserve"> incidental</w:t>
      </w:r>
      <w:r w:rsidR="00F54F3F" w:rsidRPr="00DD2EDA">
        <w:t>es</w:t>
      </w:r>
      <w:r w:rsidR="001D0D58" w:rsidRPr="00DD2EDA">
        <w:t>, como parte de las actividades físicas de la vida diaria que no posee estructura, no requiere compromiso de tiempo, y no tiene propósitos de salud, fines recreativos</w:t>
      </w:r>
      <w:r w:rsidR="00F54F3F" w:rsidRPr="00DD2EDA">
        <w:t xml:space="preserve"> o del </w:t>
      </w:r>
      <w:r w:rsidR="00F876E1" w:rsidRPr="00DD2EDA">
        <w:t>P</w:t>
      </w:r>
      <w:r w:rsidR="00F54F3F" w:rsidRPr="00DD2EDA">
        <w:t xml:space="preserve">rincipio FITT (i.e., Frecuencia, </w:t>
      </w:r>
      <w:r w:rsidR="00C401D0" w:rsidRPr="00DD2EDA">
        <w:t>Intensidad</w:t>
      </w:r>
      <w:r w:rsidR="00F54F3F" w:rsidRPr="00DD2EDA">
        <w:t>, Tiempo</w:t>
      </w:r>
      <w:r w:rsidR="00C401D0" w:rsidRPr="00DD2EDA">
        <w:t>, Tipo)</w:t>
      </w:r>
      <w:r w:rsidR="00F876E1" w:rsidRPr="00DD2EDA">
        <w:fldChar w:fldCharType="begin"/>
      </w:r>
      <w:r w:rsidR="00F876E1" w:rsidRPr="00DD2EDA">
        <w:instrText xml:space="preserve"> XE "FITT (i.e., Frecuencia, Intensidad, Tiempo, Tipo)" </w:instrText>
      </w:r>
      <w:r w:rsidR="00F876E1" w:rsidRPr="00DD2EDA">
        <w:fldChar w:fldCharType="end"/>
      </w:r>
      <w:r w:rsidR="001D0D58" w:rsidRPr="00DD2EDA">
        <w:t>.</w:t>
      </w:r>
      <w:r w:rsidR="007F12D9" w:rsidRPr="00DD2EDA">
        <w:t xml:space="preserve"> Entre e</w:t>
      </w:r>
      <w:r w:rsidR="001D0D58" w:rsidRPr="00DD2EDA">
        <w:t>lla</w:t>
      </w:r>
      <w:r w:rsidR="007F12D9" w:rsidRPr="00DD2EDA">
        <w:t xml:space="preserve">s, las </w:t>
      </w:r>
      <w:r w:rsidR="001D0D58" w:rsidRPr="00DD2EDA">
        <w:t>realizada</w:t>
      </w:r>
      <w:r w:rsidR="007F12D9" w:rsidRPr="00DD2EDA">
        <w:t>s</w:t>
      </w:r>
      <w:r w:rsidR="001D0D58" w:rsidRPr="00DD2EDA">
        <w:t xml:space="preserve"> en el hogar, trabajo, estudio y tiempo libre; como el uso de escaleras, desplazamientos activos, estar de pie, ir de compras, jardinería o tareas domésticas, </w:t>
      </w:r>
      <w:r w:rsidR="00B91647" w:rsidRPr="00DD2EDA">
        <w:t>AF</w:t>
      </w:r>
      <w:r w:rsidR="001D0D58" w:rsidRPr="00DD2EDA">
        <w:t xml:space="preserve"> ocupacional, actividades lúdicas con niños, paseo de mascotas, entre otras</w:t>
      </w:r>
      <w:r w:rsidR="00AB1D5C" w:rsidRPr="00DD2EDA">
        <w:t xml:space="preserve"> </w:t>
      </w:r>
      <w:sdt>
        <w:sdtPr>
          <w:rPr>
            <w:color w:val="000000"/>
          </w:rPr>
          <w:tag w:val="MENDELEY_CITATION_v3_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"/>
          <w:id w:val="1794014870"/>
          <w:placeholder>
            <w:docPart w:val="DefaultPlaceholder_-1854013440"/>
          </w:placeholder>
        </w:sdtPr>
        <w:sdtContent>
          <w:r w:rsidR="00D96C69" w:rsidRPr="00D96C69">
            <w:rPr>
              <w:color w:val="000000"/>
            </w:rPr>
            <w:t>(Reyes Molina et al., 2023)</w:t>
          </w:r>
        </w:sdtContent>
      </w:sdt>
      <w:r w:rsidR="00AA77DB" w:rsidRPr="00DD2EDA">
        <w:rPr>
          <w:color w:val="000000"/>
        </w:rPr>
        <w:t>.</w:t>
      </w:r>
    </w:p>
    <w:p w14:paraId="44AE9AE7" w14:textId="74117061" w:rsidR="00407312" w:rsidRPr="00DD2EDA" w:rsidRDefault="00407312" w:rsidP="001E7276">
      <w:r w:rsidRPr="00DD2EDA">
        <w:t xml:space="preserve">El ejercicio es una subcategoría de la </w:t>
      </w:r>
      <w:r w:rsidR="00B91647" w:rsidRPr="00DD2EDA">
        <w:t>AF</w:t>
      </w:r>
      <w:r w:rsidRPr="00DD2EDA">
        <w:t xml:space="preserve"> que es "planificada, estructurada, repetitiva e intencional en el sentido de que el objetivo es mejorar o mantener uno o más componentes de la aptitud física". El ejercicio y el entrenamiento físico se utilizan con frecuencia de manera indistinta y general, se refieren a la </w:t>
      </w:r>
      <w:r w:rsidR="00B91647" w:rsidRPr="00DD2EDA">
        <w:t>AF</w:t>
      </w:r>
      <w:r w:rsidRPr="00DD2EDA">
        <w:t xml:space="preserve"> realizada con el propósito de mejorar o mantener la condición física, el rendimiento físico o la salud</w:t>
      </w:r>
      <w:r w:rsidR="007F12D9" w:rsidRPr="00DD2EDA">
        <w:t xml:space="preserve"> </w:t>
      </w:r>
      <w:sdt>
        <w:sdtPr>
          <w:rPr>
            <w:color w:val="000000"/>
          </w:rPr>
          <w:tag w:val="MENDELEY_CITATION_v3_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"/>
          <w:id w:val="-1185515807"/>
          <w:placeholder>
            <w:docPart w:val="EF3CEFBA87494A25BA6A9F62093D1EF0"/>
          </w:placeholder>
        </w:sdtPr>
        <w:sdtContent>
          <w:r w:rsidR="00D96C69" w:rsidRPr="00D96C69">
            <w:rPr>
              <w:color w:val="000000"/>
            </w:rPr>
            <w:t>(William et al., 2008)</w:t>
          </w:r>
        </w:sdtContent>
      </w:sdt>
      <w:r w:rsidR="00DC15B4" w:rsidRPr="00DD2EDA">
        <w:t>.</w:t>
      </w:r>
    </w:p>
    <w:p w14:paraId="5D259781" w14:textId="77777777" w:rsidR="00416992" w:rsidRPr="00DD2EDA" w:rsidRDefault="00DC15B4" w:rsidP="00416992">
      <w:pPr>
        <w:pStyle w:val="T3"/>
      </w:pPr>
      <w:bookmarkStart w:id="30" w:name="_Toc167828621"/>
      <w:bookmarkStart w:id="31" w:name="_Toc207041581"/>
      <w:r w:rsidRPr="00DD2EDA">
        <w:t xml:space="preserve">Condición Física </w:t>
      </w:r>
      <w:r w:rsidR="005345E9" w:rsidRPr="00DD2EDA">
        <w:t>R</w:t>
      </w:r>
      <w:r w:rsidRPr="00DD2EDA">
        <w:t>elacionada con la Salud</w:t>
      </w:r>
      <w:bookmarkStart w:id="32" w:name="_Hlk167806899"/>
      <w:bookmarkEnd w:id="30"/>
      <w:r w:rsidR="00416992" w:rsidRPr="00DD2EDA">
        <w:t>.</w:t>
      </w:r>
      <w:bookmarkEnd w:id="31"/>
      <w:bookmarkEnd w:id="32"/>
    </w:p>
    <w:p w14:paraId="5DB6A432" w14:textId="587D6201" w:rsidR="0091571A" w:rsidRPr="00DD2EDA" w:rsidRDefault="00DC15B4" w:rsidP="00416992">
      <w:r w:rsidRPr="00DD2EDA">
        <w:t>Es necesario diferenciar la condición física</w:t>
      </w:r>
      <w:r w:rsidR="000676F1" w:rsidRPr="00DD2EDA">
        <w:t xml:space="preserve"> que se</w:t>
      </w:r>
      <w:r w:rsidRPr="00DD2EDA">
        <w:t xml:space="preserve"> relaciona con el rendimiento</w:t>
      </w:r>
      <w:r w:rsidR="000676F1" w:rsidRPr="00DD2EDA">
        <w:t>,</w:t>
      </w:r>
      <w:r w:rsidRPr="00DD2EDA">
        <w:t xml:space="preserve"> de la condición física relacionada con la salud. </w:t>
      </w:r>
      <w:r w:rsidR="0091571A" w:rsidRPr="00DD2EDA">
        <w:t xml:space="preserve">Esta última, </w:t>
      </w:r>
      <w:r w:rsidRPr="00DD2EDA">
        <w:t xml:space="preserve">está determinada por la resistencia cardiorrespiratoria, la fuerza y resistencia muscular, la flexibilidad y la composición corporal. </w:t>
      </w:r>
      <w:r w:rsidRPr="00DD2EDA">
        <w:lastRenderedPageBreak/>
        <w:t xml:space="preserve">Mientras que la </w:t>
      </w:r>
      <w:r w:rsidR="0091571A" w:rsidRPr="00DD2EDA">
        <w:t>C</w:t>
      </w:r>
      <w:r w:rsidRPr="00DD2EDA">
        <w:t xml:space="preserve">ondición </w:t>
      </w:r>
      <w:r w:rsidR="0091571A" w:rsidRPr="00DD2EDA">
        <w:t>F</w:t>
      </w:r>
      <w:r w:rsidRPr="00DD2EDA">
        <w:t xml:space="preserve">ísica relacionada con el </w:t>
      </w:r>
      <w:r w:rsidR="0091571A" w:rsidRPr="00DD2EDA">
        <w:t>R</w:t>
      </w:r>
      <w:r w:rsidRPr="00DD2EDA">
        <w:t xml:space="preserve">endimiento lo está, por los factores relacionados con la salud más la coordinación, potencia, velocidad y equilibrio. </w:t>
      </w:r>
    </w:p>
    <w:p w14:paraId="044EF3D1" w14:textId="4C23C1DF" w:rsidR="00DC15B4" w:rsidRPr="00DD2EDA" w:rsidRDefault="00D54BBC" w:rsidP="00E373C4">
      <w:pPr>
        <w:pStyle w:val="CuerpoLA"/>
      </w:pPr>
      <w:r w:rsidRPr="00DD2EDA">
        <w:t>Por tanto</w:t>
      </w:r>
      <w:r w:rsidR="007638E3" w:rsidRPr="00DD2EDA">
        <w:t>,</w:t>
      </w:r>
      <w:r w:rsidRPr="00DD2EDA">
        <w:t xml:space="preserve"> la Condición Física Relacionada con la Salud</w:t>
      </w:r>
      <w:r w:rsidR="000676F1" w:rsidRPr="00DD2EDA">
        <w:t xml:space="preserve"> representa</w:t>
      </w:r>
      <w:r w:rsidR="00DC15B4" w:rsidRPr="00DD2EDA">
        <w:t xml:space="preserve"> el estado de los sistemas metabólicos y de las variables predictoras para el riesgo de </w:t>
      </w:r>
      <w:r w:rsidR="000676F1" w:rsidRPr="00DD2EDA">
        <w:t>morbilidad y mortalidad</w:t>
      </w:r>
      <w:r w:rsidR="00DC15B4" w:rsidRPr="00DD2EDA">
        <w:t xml:space="preserve">, las cuales pueden alterarse de manera favorable al aumentar la </w:t>
      </w:r>
      <w:r w:rsidR="00B91647" w:rsidRPr="00DD2EDA">
        <w:t>AF</w:t>
      </w:r>
      <w:r w:rsidR="00DC15B4" w:rsidRPr="00DD2EDA">
        <w:t xml:space="preserve"> o el </w:t>
      </w:r>
      <w:r w:rsidR="00935699" w:rsidRPr="00DD2EDA">
        <w:t>EF</w:t>
      </w:r>
      <w:r w:rsidR="00DC15B4" w:rsidRPr="00DD2EDA">
        <w:t xml:space="preserve"> regular sin que se produzca un aumento en el</w:t>
      </w:r>
      <w:r w:rsidR="00F876E1" w:rsidRPr="00DD2EDA">
        <w:t xml:space="preserve"> Volumen Máximo de Oxigeno</w:t>
      </w:r>
      <w:r w:rsidR="00DC15B4" w:rsidRPr="00DD2EDA">
        <w:t xml:space="preserve"> </w:t>
      </w:r>
      <w:r w:rsidR="00F876E1" w:rsidRPr="00DD2EDA">
        <w:t>(</w:t>
      </w:r>
      <w:r w:rsidR="00DC15B4" w:rsidRPr="00DD2EDA">
        <w:t>VO</w:t>
      </w:r>
      <w:r w:rsidR="00DC15B4" w:rsidRPr="00DD2EDA">
        <w:rPr>
          <w:vertAlign w:val="subscript"/>
        </w:rPr>
        <w:t>2m</w:t>
      </w:r>
      <w:r w:rsidR="007A0507" w:rsidRPr="00DD2EDA">
        <w:rPr>
          <w:vertAlign w:val="subscript"/>
        </w:rPr>
        <w:t>á</w:t>
      </w:r>
      <w:r w:rsidR="00DC15B4" w:rsidRPr="00DD2EDA">
        <w:rPr>
          <w:vertAlign w:val="subscript"/>
        </w:rPr>
        <w:t>x</w:t>
      </w:r>
      <w:r w:rsidR="00F876E1" w:rsidRPr="00DD2EDA">
        <w:t>)</w:t>
      </w:r>
      <w:r w:rsidR="00F876E1" w:rsidRPr="00DD2EDA">
        <w:fldChar w:fldCharType="begin"/>
      </w:r>
      <w:r w:rsidR="00F876E1" w:rsidRPr="00DD2EDA">
        <w:instrText xml:space="preserve"> XE "Volumen Máximo de Oxigeno (VO2max)" </w:instrText>
      </w:r>
      <w:r w:rsidR="00F876E1" w:rsidRPr="00DD2EDA">
        <w:fldChar w:fldCharType="end"/>
      </w:r>
      <w:r w:rsidR="00DC15B4" w:rsidRPr="00DD2EDA">
        <w:t xml:space="preserve"> relacionado con el entrenamiento</w:t>
      </w:r>
      <w:r w:rsidR="00AB1D5C" w:rsidRPr="00DD2EDA">
        <w:t xml:space="preserve"> </w:t>
      </w:r>
      <w:sdt>
        <w:sdtPr>
          <w:rPr>
            <w:color w:val="000000"/>
          </w:rPr>
          <w:tag w:val="MENDELEY_CITATION_v3_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"/>
          <w:id w:val="673374196"/>
          <w:placeholder>
            <w:docPart w:val="DefaultPlaceholder_-1854013440"/>
          </w:placeholder>
        </w:sdtPr>
        <w:sdtContent>
          <w:r w:rsidR="00D96C69" w:rsidRPr="00D96C69">
            <w:rPr>
              <w:color w:val="000000"/>
            </w:rPr>
            <w:t>(Robert et al., 2016)</w:t>
          </w:r>
        </w:sdtContent>
      </w:sdt>
      <w:r w:rsidR="00494E58" w:rsidRPr="00DD2EDA">
        <w:rPr>
          <w:color w:val="000000"/>
        </w:rPr>
        <w:t>.</w:t>
      </w:r>
    </w:p>
    <w:p w14:paraId="79796F99" w14:textId="2C5C26EC" w:rsidR="00407312" w:rsidRPr="00DD2EDA" w:rsidRDefault="00407312" w:rsidP="00416992">
      <w:pPr>
        <w:pStyle w:val="T3"/>
      </w:pPr>
      <w:bookmarkStart w:id="33" w:name="_Toc167828622"/>
      <w:bookmarkStart w:id="34" w:name="_Toc207041582"/>
      <w:r w:rsidRPr="00DD2EDA">
        <w:t>Actividad</w:t>
      </w:r>
      <w:r w:rsidR="00D54BBC" w:rsidRPr="00DD2EDA">
        <w:t xml:space="preserve"> y Capacidad</w:t>
      </w:r>
      <w:r w:rsidRPr="00DD2EDA">
        <w:t xml:space="preserve"> Aeróbica</w:t>
      </w:r>
      <w:bookmarkEnd w:id="33"/>
      <w:r w:rsidR="00416992" w:rsidRPr="00DD2EDA">
        <w:t>.</w:t>
      </w:r>
      <w:bookmarkEnd w:id="34"/>
    </w:p>
    <w:p w14:paraId="42BB3F10" w14:textId="26DD5BAB" w:rsidR="00407312" w:rsidRPr="00DD2EDA" w:rsidRDefault="00407312" w:rsidP="00416992">
      <w:pPr>
        <w:rPr>
          <w:color w:val="000000"/>
        </w:rPr>
      </w:pPr>
      <w:r w:rsidRPr="00DD2EDA">
        <w:t xml:space="preserve">La actividad aeróbica (también llamada resistencia o actividad cardiovascular), </w:t>
      </w:r>
      <w:r w:rsidR="00D54BBC" w:rsidRPr="00DD2EDA">
        <w:t xml:space="preserve">ocurre cuando </w:t>
      </w:r>
      <w:r w:rsidRPr="00DD2EDA">
        <w:t xml:space="preserve">los músculos grandes se mueven de manera rítmica durante un período sostenido. La actividad aeróbica hace que la </w:t>
      </w:r>
      <w:r w:rsidR="00EC17EA" w:rsidRPr="00DD2EDA">
        <w:t>Frecuencia Cardiaca (FC)</w:t>
      </w:r>
      <w:r w:rsidRPr="00DD2EDA">
        <w:t xml:space="preserve"> aumente y que la respiración se vuelva más dificultosa. La </w:t>
      </w:r>
      <w:r w:rsidR="00B91647" w:rsidRPr="00DD2EDA">
        <w:t>AF</w:t>
      </w:r>
      <w:r w:rsidRPr="00DD2EDA">
        <w:t xml:space="preserve"> aeróbica tiene 3 componentes: intensidad, frecuencia y duración. La intensidad describe el esfuerzo con el que una persona trabaja para realizar la actividad. Las intensidades más estudiadas son moderadas (equivalentes en esfuerzo a caminar a paso ligero) y vigorosas (equivalentes en esfuerzo a correr o trotar). La frecuencia describe la frecuencia con la que una persona realiza actividad aeróbica. La duración describe cuánto tiempo una persona realiza una actividad</w:t>
      </w:r>
      <w:r w:rsidR="00AB1D5C" w:rsidRPr="00DD2EDA">
        <w:t xml:space="preserve"> </w:t>
      </w:r>
      <w:sdt>
        <w:sdtPr>
          <w:rPr>
            <w:color w:val="000000"/>
          </w:rPr>
          <w:tag w:val="MENDELEY_CITATION_v3_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"/>
          <w:id w:val="-597867546"/>
          <w:placeholder>
            <w:docPart w:val="EF3CEFBA87494A25BA6A9F62093D1EF0"/>
          </w:placeholder>
        </w:sdtPr>
        <w:sdtContent>
          <w:r w:rsidR="00D96C69" w:rsidRPr="00D96C69">
            <w:rPr>
              <w:color w:val="000000"/>
            </w:rPr>
            <w:t>(</w:t>
          </w:r>
          <w:proofErr w:type="spellStart"/>
          <w:r w:rsidR="00D96C69" w:rsidRPr="00D96C69">
            <w:rPr>
              <w:color w:val="000000"/>
            </w:rPr>
            <w:t>Piercy</w:t>
          </w:r>
          <w:proofErr w:type="spellEnd"/>
          <w:r w:rsidR="00D96C69" w:rsidRPr="00D96C69">
            <w:rPr>
              <w:color w:val="000000"/>
            </w:rPr>
            <w:t xml:space="preserve"> et al., 2018)</w:t>
          </w:r>
        </w:sdtContent>
      </w:sdt>
    </w:p>
    <w:p w14:paraId="0BEDD24C" w14:textId="2F5F844D" w:rsidR="00D54BBC" w:rsidRPr="00DD2EDA" w:rsidRDefault="00D54BBC" w:rsidP="00416992">
      <w:pPr>
        <w:rPr>
          <w:b/>
        </w:rPr>
      </w:pPr>
      <w:r w:rsidRPr="00DD2EDA">
        <w:t xml:space="preserve">La capacidad aeróbica es una de las características más relacionada con la salud, debido a que representa una de las cualidades más importantes de la condición física. La ejecución de la actividad aeróbica requiere principalmente del estado funcional de los sistemas respiratorio, locomotor y cardiovascular </w:t>
      </w:r>
      <w:sdt>
        <w:sdtPr>
          <w:rPr>
            <w:color w:val="000000"/>
          </w:rPr>
          <w:tag w:val="MENDELEY_CITATION_v3_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"/>
          <w:id w:val="1204978980"/>
          <w:placeholder>
            <w:docPart w:val="DefaultPlaceholder_-1854013440"/>
          </w:placeholder>
        </w:sdtPr>
        <w:sdtContent>
          <w:r w:rsidR="00D96C69" w:rsidRPr="00D96C69">
            <w:rPr>
              <w:color w:val="000000"/>
            </w:rPr>
            <w:t>(</w:t>
          </w:r>
          <w:proofErr w:type="spellStart"/>
          <w:r w:rsidR="00D96C69" w:rsidRPr="00D96C69">
            <w:rPr>
              <w:color w:val="000000"/>
            </w:rPr>
            <w:t>Riebe</w:t>
          </w:r>
          <w:proofErr w:type="spellEnd"/>
          <w:r w:rsidR="00D96C69" w:rsidRPr="00D96C69">
            <w:rPr>
              <w:color w:val="000000"/>
            </w:rPr>
            <w:t xml:space="preserve"> et al., 2018)</w:t>
          </w:r>
        </w:sdtContent>
      </w:sdt>
      <w:r w:rsidRPr="00DD2EDA">
        <w:t xml:space="preserve">La capacidad aeróbica o funcional, constituye una medida directa del grado general de salud ya que refleja la capacidad de funcionamiento del sistema cardiorrespiratorio, metabólico y respiratorio </w:t>
      </w:r>
      <w:sdt>
        <w:sdtPr>
          <w:rPr>
            <w:color w:val="000000"/>
          </w:rPr>
          <w:tag w:val="MENDELEY_CITATION_v3_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"/>
          <w:id w:val="-2013903345"/>
          <w:placeholder>
            <w:docPart w:val="DefaultPlaceholder_-1854013440"/>
          </w:placeholder>
        </w:sdtPr>
        <w:sdtContent>
          <w:r w:rsidR="00D96C69" w:rsidRPr="00D96C69">
            <w:rPr>
              <w:color w:val="000000"/>
            </w:rPr>
            <w:t>(González et al., 2018)</w:t>
          </w:r>
        </w:sdtContent>
      </w:sdt>
      <w:r w:rsidR="007A0507" w:rsidRPr="00DD2EDA">
        <w:rPr>
          <w:color w:val="000000"/>
          <w:rPrChange w:id="35" w:author="Luis Angel Martinez Corral" w:date="2025-02-24T22:19:00Z" w16du:dateUtc="2025-02-25T04:19:00Z">
            <w:rPr>
              <w:color w:val="000000"/>
              <w:highlight w:val="yellow"/>
            </w:rPr>
          </w:rPrChange>
        </w:rPr>
        <w:t>,</w:t>
      </w:r>
      <w:sdt>
        <w:sdtPr>
          <w:rPr>
            <w:color w:val="000000"/>
          </w:rPr>
          <w:tag w:val="MENDELEY_CITATION_v3_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"/>
          <w:id w:val="796261977"/>
          <w:placeholder>
            <w:docPart w:val="DefaultPlaceholder_-1854013440"/>
          </w:placeholder>
        </w:sdtPr>
        <w:sdtContent>
          <w:r w:rsidR="00D96C69" w:rsidRPr="00D96C69">
            <w:rPr>
              <w:color w:val="000000"/>
            </w:rPr>
            <w:t>(Robert et al., 2016)</w:t>
          </w:r>
        </w:sdtContent>
      </w:sdt>
      <w:r w:rsidR="007A0507" w:rsidRPr="00DD2EDA">
        <w:rPr>
          <w:color w:val="000000"/>
          <w:rPrChange w:id="36" w:author="Luis Angel Martinez Corral" w:date="2025-02-24T22:19:00Z" w16du:dateUtc="2025-02-25T04:19:00Z">
            <w:rPr>
              <w:color w:val="000000"/>
              <w:highlight w:val="yellow"/>
            </w:rPr>
          </w:rPrChange>
        </w:rPr>
        <w:t>.</w:t>
      </w:r>
    </w:p>
    <w:p w14:paraId="5202E3B2" w14:textId="0351DDC5" w:rsidR="005345E9" w:rsidRPr="00DD2EDA" w:rsidRDefault="005345E9" w:rsidP="00416992">
      <w:pPr>
        <w:pStyle w:val="T3"/>
      </w:pPr>
      <w:bookmarkStart w:id="37" w:name="_Toc167828623"/>
      <w:bookmarkStart w:id="38" w:name="_Toc207041583"/>
      <w:r w:rsidRPr="00DD2EDA">
        <w:t xml:space="preserve">Frecuencia </w:t>
      </w:r>
      <w:r w:rsidR="0038492A" w:rsidRPr="00DD2EDA">
        <w:t>C</w:t>
      </w:r>
      <w:r w:rsidRPr="00DD2EDA">
        <w:t>ardiaca.</w:t>
      </w:r>
      <w:bookmarkEnd w:id="37"/>
      <w:bookmarkEnd w:id="38"/>
    </w:p>
    <w:p w14:paraId="53E60D63" w14:textId="154596EE" w:rsidR="005345E9" w:rsidRPr="00DD2EDA" w:rsidRDefault="005345E9" w:rsidP="00416992">
      <w:pPr>
        <w:rPr>
          <w:rStyle w:val="CuerpoLACar"/>
        </w:rPr>
      </w:pPr>
      <w:r w:rsidRPr="00DD2EDA">
        <w:rPr>
          <w:rStyle w:val="CuerpoLACar"/>
        </w:rPr>
        <w:t>El control de la FC</w:t>
      </w:r>
      <w:r w:rsidR="00F876E1" w:rsidRPr="00DD2EDA">
        <w:rPr>
          <w:rStyle w:val="CuerpoLACar"/>
        </w:rPr>
        <w:fldChar w:fldCharType="begin"/>
      </w:r>
      <w:r w:rsidR="00F876E1" w:rsidRPr="00DD2EDA">
        <w:instrText xml:space="preserve"> XE "</w:instrText>
      </w:r>
      <w:r w:rsidR="00F876E1" w:rsidRPr="00DD2EDA">
        <w:rPr>
          <w:rStyle w:val="CuerpoLACar"/>
        </w:rPr>
        <w:instrText>Frecuencia Cardiaca (FC)</w:instrText>
      </w:r>
      <w:r w:rsidR="00F876E1" w:rsidRPr="00DD2EDA">
        <w:instrText xml:space="preserve">" </w:instrText>
      </w:r>
      <w:r w:rsidR="00F876E1" w:rsidRPr="00DD2EDA">
        <w:rPr>
          <w:rStyle w:val="CuerpoLACar"/>
        </w:rPr>
        <w:fldChar w:fldCharType="end"/>
      </w:r>
      <w:r w:rsidRPr="00DD2EDA">
        <w:rPr>
          <w:rStyle w:val="CuerpoLACar"/>
        </w:rPr>
        <w:t xml:space="preserve"> es el método más popular y sencillo de controlar la intensidad de la AF. Para ello se valora la </w:t>
      </w:r>
      <w:r w:rsidR="0028682C" w:rsidRPr="00DD2EDA">
        <w:rPr>
          <w:rStyle w:val="CuerpoLACar"/>
        </w:rPr>
        <w:t>FC</w:t>
      </w:r>
      <w:r w:rsidRPr="00DD2EDA">
        <w:rPr>
          <w:rStyle w:val="CuerpoLACar"/>
        </w:rPr>
        <w:t xml:space="preserve"> de reposo y la </w:t>
      </w:r>
      <w:r w:rsidR="00F876E1" w:rsidRPr="00DD2EDA">
        <w:rPr>
          <w:rStyle w:val="CuerpoLACar"/>
        </w:rPr>
        <w:t>F</w:t>
      </w:r>
      <w:r w:rsidRPr="00DD2EDA">
        <w:rPr>
          <w:rStyle w:val="CuerpoLACar"/>
        </w:rPr>
        <w:t xml:space="preserve">recuencia </w:t>
      </w:r>
      <w:r w:rsidR="00F876E1" w:rsidRPr="00DD2EDA">
        <w:rPr>
          <w:rStyle w:val="CuerpoLACar"/>
        </w:rPr>
        <w:t>C</w:t>
      </w:r>
      <w:r w:rsidRPr="00DD2EDA">
        <w:rPr>
          <w:rStyle w:val="CuerpoLACar"/>
        </w:rPr>
        <w:t xml:space="preserve">ardiaca </w:t>
      </w:r>
      <w:r w:rsidR="00F876E1" w:rsidRPr="00DD2EDA">
        <w:rPr>
          <w:rStyle w:val="CuerpoLACar"/>
        </w:rPr>
        <w:t>M</w:t>
      </w:r>
      <w:r w:rsidRPr="00DD2EDA">
        <w:rPr>
          <w:rStyle w:val="CuerpoLACar"/>
        </w:rPr>
        <w:t>áxima (</w:t>
      </w:r>
      <w:r w:rsidR="005E2638" w:rsidRPr="00DD2EDA">
        <w:rPr>
          <w:rStyle w:val="CuerpoLACar"/>
        </w:rPr>
        <w:t>FC</w:t>
      </w:r>
      <w:r w:rsidR="00E75DBD" w:rsidRPr="00DD2EDA">
        <w:rPr>
          <w:rStyle w:val="CuerpoLACar"/>
          <w:vertAlign w:val="subscript"/>
        </w:rPr>
        <w:t>máx</w:t>
      </w:r>
      <w:r w:rsidRPr="00DD2EDA">
        <w:rPr>
          <w:rStyle w:val="CuerpoLACar"/>
        </w:rPr>
        <w:t>)</w:t>
      </w:r>
      <w:r w:rsidR="00F876E1" w:rsidRPr="00DD2EDA">
        <w:rPr>
          <w:rStyle w:val="CuerpoLACar"/>
        </w:rPr>
        <w:fldChar w:fldCharType="begin"/>
      </w:r>
      <w:r w:rsidR="00F876E1" w:rsidRPr="00DD2EDA">
        <w:instrText xml:space="preserve"> XE "</w:instrText>
      </w:r>
      <w:r w:rsidR="00F876E1" w:rsidRPr="00DD2EDA">
        <w:rPr>
          <w:rStyle w:val="CuerpoLACar"/>
        </w:rPr>
        <w:instrText>Frecuencia Cardiaca Máxima (FCmáx)</w:instrText>
      </w:r>
      <w:r w:rsidR="00F876E1" w:rsidRPr="00DD2EDA">
        <w:instrText xml:space="preserve">" </w:instrText>
      </w:r>
      <w:r w:rsidR="00F876E1" w:rsidRPr="00DD2EDA">
        <w:rPr>
          <w:rStyle w:val="CuerpoLACar"/>
        </w:rPr>
        <w:fldChar w:fldCharType="end"/>
      </w:r>
      <w:r w:rsidRPr="00DD2EDA">
        <w:rPr>
          <w:rStyle w:val="CuerpoLACar"/>
        </w:rPr>
        <w:t xml:space="preserve"> definida como el número máximo de latidos que puede realizar el corazón durante un minuto. Su </w:t>
      </w:r>
      <w:r w:rsidRPr="00DD2EDA">
        <w:rPr>
          <w:rStyle w:val="CuerpoLACar"/>
        </w:rPr>
        <w:lastRenderedPageBreak/>
        <w:t>utilidad se debe a la correlación relativamente lineal existente entre la FC y la intensidad del esfuerzo, valorada mediante el consumo de oxígeno expresado como VO</w:t>
      </w:r>
      <w:r w:rsidRPr="00DD2EDA">
        <w:rPr>
          <w:rStyle w:val="CuerpoLACar"/>
          <w:vertAlign w:val="subscript"/>
        </w:rPr>
        <w:t>2máx</w:t>
      </w:r>
      <w:r w:rsidRPr="00DD2EDA">
        <w:rPr>
          <w:rStyle w:val="CuerpoLACar"/>
        </w:rPr>
        <w:t xml:space="preserve"> o también con los METs</w:t>
      </w:r>
      <w:r w:rsidR="007A0507" w:rsidRPr="00DD2EDA">
        <w:rPr>
          <w:rStyle w:val="CuerpoLACar"/>
        </w:rPr>
        <w:t xml:space="preserve"> </w:t>
      </w:r>
      <w:sdt>
        <w:sdtPr>
          <w:rPr>
            <w:rStyle w:val="CuerpoLACar"/>
            <w:color w:val="000000"/>
          </w:rPr>
          <w:tag w:val="MENDELEY_CITATION_v3_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"/>
          <w:id w:val="-649132424"/>
          <w:placeholder>
            <w:docPart w:val="DefaultPlaceholder_-1854013440"/>
          </w:placeholder>
        </w:sdtPr>
        <w:sdtContent>
          <w:r w:rsidR="00D96C69" w:rsidRPr="00D96C69">
            <w:rPr>
              <w:rStyle w:val="CuerpoLACar"/>
              <w:color w:val="000000"/>
            </w:rPr>
            <w:t>(Abellán et al., 2014)</w:t>
          </w:r>
        </w:sdtContent>
      </w:sdt>
      <w:r w:rsidRPr="00DD2EDA">
        <w:rPr>
          <w:rStyle w:val="CuerpoLACar"/>
        </w:rPr>
        <w:t>.</w:t>
      </w:r>
    </w:p>
    <w:p w14:paraId="7C1F84FA" w14:textId="77777777" w:rsidR="005345E9" w:rsidRPr="00DD2EDA" w:rsidRDefault="005345E9" w:rsidP="00416992">
      <w:r w:rsidRPr="00DD2EDA">
        <w:t>En seguida, se muestran varias fórmulas de estimación, algunas son menos conocidas, pero todas están avaladas por estudios científicos que demuestra su validez, reproducibilidad y confiabilidad.</w:t>
      </w:r>
    </w:p>
    <w:p w14:paraId="603D621B" w14:textId="122FC89F" w:rsidR="005345E9" w:rsidRPr="00DD2EDA" w:rsidRDefault="005345E9" w:rsidP="00E373C4">
      <w:pPr>
        <w:pStyle w:val="CuerpoLA"/>
      </w:pPr>
      <w:r w:rsidRPr="00DD2EDA">
        <w:rPr>
          <w:rStyle w:val="T4Car"/>
        </w:rPr>
        <w:t>La fórmula de</w:t>
      </w:r>
      <w:r w:rsidR="001D4AD3" w:rsidRPr="00DD2EDA">
        <w:rPr>
          <w:rStyle w:val="T4Car"/>
        </w:rPr>
        <w:t xml:space="preserve"> Fox &amp; Haskell</w:t>
      </w:r>
      <w:r w:rsidR="00416992" w:rsidRPr="00DD2EDA">
        <w:rPr>
          <w:rStyle w:val="T4Car"/>
        </w:rPr>
        <w:t>.</w:t>
      </w:r>
      <w:r w:rsidRPr="00DD2EDA">
        <w:t xml:space="preserve">  </w:t>
      </w:r>
      <w:r w:rsidR="00416992" w:rsidRPr="00DD2EDA">
        <w:t>P</w:t>
      </w:r>
      <w:r w:rsidRPr="00DD2EDA">
        <w:t xml:space="preserve">ropuesta por la </w:t>
      </w:r>
      <w:proofErr w:type="spellStart"/>
      <w:r w:rsidRPr="00DD2EDA">
        <w:t>ACSM’s</w:t>
      </w:r>
      <w:proofErr w:type="spellEnd"/>
      <w:r w:rsidRPr="00DD2EDA">
        <w:t xml:space="preserve"> expone la estimación de la </w:t>
      </w:r>
      <w:r w:rsidR="005E2638" w:rsidRPr="00DD2EDA">
        <w:t>FC</w:t>
      </w:r>
      <w:r w:rsidR="000739E5" w:rsidRPr="00DD2EDA">
        <w:rPr>
          <w:vertAlign w:val="subscript"/>
        </w:rPr>
        <w:t>máx</w:t>
      </w:r>
      <w:r w:rsidRPr="00DD2EDA">
        <w:t xml:space="preserve"> de la siguiente manera</w:t>
      </w:r>
      <w:r w:rsidR="001D4AD3" w:rsidRPr="00DD2EDA">
        <w:t xml:space="preserve"> </w:t>
      </w:r>
      <w:sdt>
        <w:sdtPr>
          <w:rPr>
            <w:color w:val="000000"/>
          </w:rPr>
          <w:tag w:val="MENDELEY_CITATION_v3_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"/>
          <w:id w:val="1258637489"/>
          <w:placeholder>
            <w:docPart w:val="DefaultPlaceholder_-1854013440"/>
          </w:placeholder>
        </w:sdtPr>
        <w:sdtContent>
          <w:r w:rsidR="00D96C69" w:rsidRPr="00D96C69">
            <w:rPr>
              <w:rFonts w:eastAsia="Times New Roman"/>
              <w:color w:val="000000"/>
            </w:rPr>
            <w:t>(S M Fox &amp; Haskell, 1968)</w:t>
          </w:r>
        </w:sdtContent>
      </w:sdt>
      <w:r w:rsidR="001D4AD3" w:rsidRPr="00DD2EDA">
        <w:t>.</w:t>
      </w:r>
    </w:p>
    <w:p w14:paraId="2DE9863E" w14:textId="38F56F37" w:rsidR="005345E9" w:rsidRPr="00DD2EDA" w:rsidRDefault="00000000" w:rsidP="00E373C4">
      <w:pPr>
        <w:pStyle w:val="CuerpoLA"/>
      </w:pPr>
      <m:oMath>
        <m:sSub>
          <m:sSubPr>
            <m:ctrlPr>
              <w:rPr>
                <w:rFonts w:ascii="Cambria Math" w:hAnsi="Cambria Math"/>
              </w:rPr>
            </m:ctrlPr>
          </m:sSubPr>
          <m:e>
            <m:r>
              <w:rPr>
                <w:rFonts w:ascii="Cambria Math" w:hAnsi="Cambria Math"/>
              </w:rPr>
              <m:t>FC</m:t>
            </m:r>
          </m:e>
          <m:sub>
            <m:r>
              <w:rPr>
                <w:rFonts w:ascii="Cambria Math" w:hAnsi="Cambria Math"/>
              </w:rPr>
              <m:t>m</m:t>
            </m:r>
            <m:r>
              <m:rPr>
                <m:sty m:val="p"/>
              </m:rPr>
              <w:rPr>
                <w:rFonts w:ascii="Cambria Math" w:hAnsi="Cambria Math"/>
              </w:rPr>
              <m:t>á</m:t>
            </m:r>
            <m:r>
              <w:rPr>
                <w:rFonts w:ascii="Cambria Math" w:hAnsi="Cambria Math"/>
              </w:rPr>
              <m:t>x</m:t>
            </m:r>
          </m:sub>
        </m:sSub>
        <m:r>
          <m:rPr>
            <m:sty m:val="p"/>
          </m:rPr>
          <w:rPr>
            <w:rFonts w:ascii="Cambria Math" w:hAnsi="Cambria Math"/>
          </w:rPr>
          <m:t xml:space="preserve">. </m:t>
        </m:r>
        <m:d>
          <m:dPr>
            <m:ctrlPr>
              <w:rPr>
                <w:rFonts w:ascii="Cambria Math" w:hAnsi="Cambria Math"/>
              </w:rPr>
            </m:ctrlPr>
          </m:dPr>
          <m:e>
            <m:r>
              <w:rPr>
                <w:rFonts w:ascii="Cambria Math" w:hAnsi="Cambria Math"/>
              </w:rPr>
              <m:t>estimada</m:t>
            </m:r>
          </m:e>
        </m:d>
        <m:r>
          <m:rPr>
            <m:sty m:val="p"/>
          </m:rPr>
          <w:rPr>
            <w:rFonts w:ascii="Cambria Math" w:hAnsi="Cambria Math"/>
          </w:rPr>
          <m:t xml:space="preserve">= 220 - </m:t>
        </m:r>
        <m:r>
          <w:rPr>
            <w:rFonts w:ascii="Cambria Math" w:hAnsi="Cambria Math"/>
          </w:rPr>
          <m:t>edad</m:t>
        </m:r>
        <m:r>
          <m:rPr>
            <m:sty m:val="p"/>
          </m:rPr>
          <w:rPr>
            <w:rFonts w:ascii="Cambria Math" w:hAnsi="Cambria Math"/>
          </w:rPr>
          <m:t xml:space="preserve"> </m:t>
        </m:r>
        <m:d>
          <m:dPr>
            <m:ctrlPr>
              <w:rPr>
                <w:rFonts w:ascii="Cambria Math" w:hAnsi="Cambria Math"/>
              </w:rPr>
            </m:ctrlPr>
          </m:dPr>
          <m:e>
            <m:r>
              <w:rPr>
                <w:rFonts w:ascii="Cambria Math" w:hAnsi="Cambria Math"/>
              </w:rPr>
              <m:t>en</m:t>
            </m:r>
            <m:r>
              <m:rPr>
                <m:sty m:val="p"/>
              </m:rPr>
              <w:rPr>
                <w:rFonts w:ascii="Cambria Math" w:hAnsi="Cambria Math"/>
              </w:rPr>
              <m:t xml:space="preserve"> </m:t>
            </m:r>
            <m:r>
              <w:rPr>
                <w:rFonts w:ascii="Cambria Math" w:hAnsi="Cambria Math"/>
              </w:rPr>
              <m:t>a</m:t>
            </m:r>
            <m:r>
              <m:rPr>
                <m:sty m:val="p"/>
              </m:rPr>
              <w:rPr>
                <w:rFonts w:ascii="Cambria Math" w:hAnsi="Cambria Math"/>
              </w:rPr>
              <m:t>ñ</m:t>
            </m:r>
            <m:r>
              <w:rPr>
                <w:rFonts w:ascii="Cambria Math" w:hAnsi="Cambria Math"/>
              </w:rPr>
              <m:t>os</m:t>
            </m:r>
          </m:e>
        </m:d>
      </m:oMath>
      <w:r w:rsidR="00C61C56" w:rsidRPr="00DD2EDA">
        <w:rPr>
          <w:rFonts w:eastAsiaTheme="minorEastAsia"/>
        </w:rPr>
        <w:t xml:space="preserve"> </w:t>
      </w:r>
      <w:r w:rsidR="00C61C56" w:rsidRPr="00DD2EDA">
        <w:rPr>
          <w:rFonts w:eastAsiaTheme="minorEastAsia"/>
        </w:rPr>
        <w:tab/>
      </w:r>
      <w:r w:rsidR="00C61C56" w:rsidRPr="00DD2EDA">
        <w:rPr>
          <w:rFonts w:eastAsiaTheme="minorEastAsia"/>
        </w:rPr>
        <w:tab/>
      </w:r>
      <w:r w:rsidR="00C61C56" w:rsidRPr="00DD2EDA">
        <w:rPr>
          <w:rFonts w:eastAsiaTheme="minorEastAsia"/>
        </w:rPr>
        <w:tab/>
      </w:r>
      <w:r w:rsidR="00C61C56" w:rsidRPr="00DD2EDA">
        <w:rPr>
          <w:rFonts w:eastAsiaTheme="minorEastAsia"/>
        </w:rPr>
        <w:tab/>
      </w:r>
      <w:r w:rsidR="00C61C56" w:rsidRPr="00DD2EDA">
        <w:rPr>
          <w:rFonts w:eastAsiaTheme="minorEastAsia"/>
        </w:rPr>
        <w:tab/>
      </w:r>
      <w:r w:rsidR="00C61C56" w:rsidRPr="00DD2EDA">
        <w:rPr>
          <w:rFonts w:eastAsiaTheme="minorEastAsia"/>
        </w:rPr>
        <w:tab/>
      </w:r>
      <w:r w:rsidR="00C61C56" w:rsidRPr="00DD2EDA">
        <w:rPr>
          <w:rFonts w:eastAsiaTheme="minorEastAsia"/>
        </w:rPr>
        <w:tab/>
      </w:r>
      <w:hyperlink w:anchor="ACSM" w:history="1">
        <w:r w:rsidR="00662184" w:rsidRPr="00DD2EDA">
          <w:rPr>
            <w:rStyle w:val="Hipervnculo"/>
            <w:rFonts w:eastAsiaTheme="minorEastAsia"/>
            <w:sz w:val="20"/>
            <w:szCs w:val="18"/>
          </w:rPr>
          <w:t>(1)</w:t>
        </w:r>
      </w:hyperlink>
    </w:p>
    <w:p w14:paraId="42FC812D" w14:textId="605BCD1C" w:rsidR="00C61C56" w:rsidRPr="00DD2EDA" w:rsidRDefault="00390A69" w:rsidP="00E373C4">
      <w:pPr>
        <w:pStyle w:val="CuerpoLA"/>
      </w:pPr>
      <w:r w:rsidRPr="00DD2EDA">
        <w:rPr>
          <w:rStyle w:val="T4Car"/>
        </w:rPr>
        <w:t>La Fórmula de Tanaka.</w:t>
      </w:r>
      <w:r w:rsidR="005345E9" w:rsidRPr="00DD2EDA">
        <w:t xml:space="preserve"> </w:t>
      </w:r>
      <w:r w:rsidRPr="00DD2EDA">
        <w:t>R</w:t>
      </w:r>
      <w:r w:rsidR="005345E9" w:rsidRPr="00DD2EDA">
        <w:t>ecomendada para el trabajo de personas mayores</w:t>
      </w:r>
      <w:r w:rsidRPr="00DD2EDA">
        <w:t xml:space="preserve"> </w:t>
      </w:r>
      <w:sdt>
        <w:sdtPr>
          <w:rPr>
            <w:color w:val="000000"/>
          </w:rPr>
          <w:tag w:val="MENDELEY_CITATION_v3_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"/>
          <w:id w:val="-1425029689"/>
          <w:placeholder>
            <w:docPart w:val="3206133AEA7A493FAF005D3543F7D2E8"/>
          </w:placeholder>
        </w:sdtPr>
        <w:sdtContent>
          <w:r w:rsidR="00D96C69" w:rsidRPr="00D96C69">
            <w:rPr>
              <w:color w:val="000000"/>
            </w:rPr>
            <w:t>(Tanaka et al., 2001)</w:t>
          </w:r>
        </w:sdtContent>
      </w:sdt>
      <w:r w:rsidR="005345E9" w:rsidRPr="00DD2EDA">
        <w:t xml:space="preserve">, ya que sus autores consideran que la fórmula de la </w:t>
      </w:r>
      <w:proofErr w:type="spellStart"/>
      <w:r w:rsidR="005345E9" w:rsidRPr="00DD2EDA">
        <w:t>ACSM’s</w:t>
      </w:r>
      <w:proofErr w:type="spellEnd"/>
      <w:r w:rsidR="005345E9" w:rsidRPr="00DD2EDA">
        <w:t xml:space="preserve"> </w:t>
      </w:r>
      <w:r w:rsidR="005E2638" w:rsidRPr="00DD2EDA">
        <w:t>FC</w:t>
      </w:r>
      <w:r w:rsidR="000739E5" w:rsidRPr="00DD2EDA">
        <w:rPr>
          <w:vertAlign w:val="subscript"/>
        </w:rPr>
        <w:t>máx</w:t>
      </w:r>
      <w:r w:rsidR="005345E9" w:rsidRPr="00DD2EDA">
        <w:t xml:space="preserve"> infravalora las pulsaciones reales en estas edades la </w:t>
      </w:r>
      <w:r w:rsidR="00B345E5" w:rsidRPr="00DD2EDA">
        <w:t>fórmula</w:t>
      </w:r>
      <w:r w:rsidR="005345E9" w:rsidRPr="00DD2EDA">
        <w:t xml:space="preserve"> es la</w:t>
      </w:r>
      <w:r w:rsidR="00494E58" w:rsidRPr="00DD2EDA">
        <w:t xml:space="preserve"> </w:t>
      </w:r>
      <w:r w:rsidR="005345E9" w:rsidRPr="00DD2EDA">
        <w:t>siguiente:</w:t>
      </w:r>
    </w:p>
    <w:p w14:paraId="6A0F7FAA" w14:textId="4C8B52A1" w:rsidR="00662531" w:rsidRPr="00DD2EDA" w:rsidRDefault="00000000" w:rsidP="00E373C4">
      <w:pPr>
        <w:pStyle w:val="CuerpoLA"/>
        <w:rPr>
          <w:rFonts w:eastAsiaTheme="minorEastAsia"/>
        </w:rPr>
      </w:pPr>
      <m:oMath>
        <m:sSub>
          <m:sSubPr>
            <m:ctrlPr>
              <w:rPr>
                <w:rFonts w:ascii="Cambria Math" w:hAnsi="Cambria Math"/>
              </w:rPr>
            </m:ctrlPr>
          </m:sSubPr>
          <m:e>
            <m:r>
              <w:rPr>
                <w:rFonts w:ascii="Cambria Math" w:hAnsi="Cambria Math"/>
              </w:rPr>
              <m:t>FC</m:t>
            </m:r>
          </m:e>
          <m:sub>
            <m:r>
              <m:rPr>
                <m:sty m:val="p"/>
              </m:rPr>
              <w:rPr>
                <w:rFonts w:ascii="Cambria Math" w:hAnsi="Cambria Math"/>
              </w:rPr>
              <m:t>máx</m:t>
            </m:r>
          </m:sub>
        </m:sSub>
        <m:r>
          <m:rPr>
            <m:sty m:val="p"/>
          </m:rPr>
          <w:rPr>
            <w:rFonts w:ascii="Cambria Math" w:hAnsi="Cambria Math"/>
          </w:rPr>
          <m:t xml:space="preserve">. </m:t>
        </m:r>
        <m:d>
          <m:dPr>
            <m:ctrlPr>
              <w:rPr>
                <w:rFonts w:ascii="Cambria Math" w:hAnsi="Cambria Math"/>
              </w:rPr>
            </m:ctrlPr>
          </m:dPr>
          <m:e>
            <m:r>
              <w:rPr>
                <w:rFonts w:ascii="Cambria Math" w:hAnsi="Cambria Math"/>
              </w:rPr>
              <m:t>estimada</m:t>
            </m:r>
          </m:e>
        </m:d>
        <m:r>
          <m:rPr>
            <m:sty m:val="p"/>
          </m:rPr>
          <w:rPr>
            <w:rFonts w:ascii="Cambria Math" w:hAnsi="Cambria Math"/>
          </w:rPr>
          <m:t>= 208 -</m:t>
        </m:r>
        <m:d>
          <m:dPr>
            <m:ctrlPr>
              <w:rPr>
                <w:rFonts w:ascii="Cambria Math" w:hAnsi="Cambria Math"/>
              </w:rPr>
            </m:ctrlPr>
          </m:dPr>
          <m:e>
            <m:r>
              <m:rPr>
                <m:sty m:val="p"/>
              </m:rPr>
              <w:rPr>
                <w:rFonts w:ascii="Cambria Math" w:hAnsi="Cambria Math"/>
              </w:rPr>
              <m:t>0.7 ×</m:t>
            </m:r>
            <m:r>
              <w:rPr>
                <w:rFonts w:ascii="Cambria Math" w:hAnsi="Cambria Math"/>
              </w:rPr>
              <m:t>edad</m:t>
            </m:r>
          </m:e>
        </m:d>
      </m:oMath>
      <w:r w:rsidR="00662531" w:rsidRPr="00DD2EDA">
        <w:rPr>
          <w:rFonts w:eastAsiaTheme="minorEastAsia"/>
        </w:rPr>
        <w:t xml:space="preserve">    </w:t>
      </w:r>
      <w:r w:rsidR="00C61C56" w:rsidRPr="00DD2EDA">
        <w:rPr>
          <w:rFonts w:eastAsiaTheme="minorEastAsia"/>
        </w:rPr>
        <w:tab/>
      </w:r>
      <w:r w:rsidR="00C61C56" w:rsidRPr="00DD2EDA">
        <w:rPr>
          <w:rFonts w:eastAsiaTheme="minorEastAsia"/>
        </w:rPr>
        <w:tab/>
      </w:r>
      <w:r w:rsidR="00C61C56" w:rsidRPr="00DD2EDA">
        <w:rPr>
          <w:rFonts w:eastAsiaTheme="minorEastAsia"/>
        </w:rPr>
        <w:tab/>
      </w:r>
      <w:r w:rsidR="00C61C56" w:rsidRPr="00DD2EDA">
        <w:rPr>
          <w:rFonts w:eastAsiaTheme="minorEastAsia"/>
        </w:rPr>
        <w:tab/>
      </w:r>
      <w:r w:rsidR="00C61C56" w:rsidRPr="00DD2EDA">
        <w:rPr>
          <w:rFonts w:eastAsiaTheme="minorEastAsia"/>
        </w:rPr>
        <w:tab/>
      </w:r>
      <w:r w:rsidR="00C61C56" w:rsidRPr="00DD2EDA">
        <w:rPr>
          <w:rFonts w:eastAsiaTheme="minorEastAsia"/>
        </w:rPr>
        <w:tab/>
      </w:r>
      <w:hyperlink w:anchor="Tanaka" w:history="1">
        <w:r w:rsidR="00662531" w:rsidRPr="00DD2EDA">
          <w:rPr>
            <w:rStyle w:val="Hipervnculo"/>
            <w:rFonts w:eastAsiaTheme="minorEastAsia"/>
            <w:sz w:val="22"/>
            <w:szCs w:val="20"/>
          </w:rPr>
          <w:t>(2)</w:t>
        </w:r>
      </w:hyperlink>
    </w:p>
    <w:p w14:paraId="5391A600" w14:textId="77777777" w:rsidR="00662531" w:rsidRPr="00DD2EDA" w:rsidRDefault="00662531" w:rsidP="00E373C4">
      <w:pPr>
        <w:pStyle w:val="CuerpoLA"/>
        <w:sectPr w:rsidR="00662531" w:rsidRPr="00DD2EDA" w:rsidSect="00331EB2">
          <w:headerReference w:type="default" r:id="rId13"/>
          <w:footerReference w:type="default" r:id="rId14"/>
          <w:type w:val="continuous"/>
          <w:pgSz w:w="12240" w:h="15840"/>
          <w:pgMar w:top="1418" w:right="1701" w:bottom="1418" w:left="1701" w:header="709" w:footer="709" w:gutter="0"/>
          <w:cols w:space="708"/>
          <w:docGrid w:linePitch="360"/>
        </w:sectPr>
      </w:pPr>
    </w:p>
    <w:p w14:paraId="4783FBC3" w14:textId="0B86F1AF" w:rsidR="005345E9" w:rsidRPr="00DD2EDA" w:rsidRDefault="000739E5" w:rsidP="00E373C4">
      <w:pPr>
        <w:pStyle w:val="CuerpoLA"/>
        <w:rPr>
          <w:color w:val="000000"/>
        </w:rPr>
      </w:pPr>
      <w:r w:rsidRPr="00DD2EDA">
        <w:rPr>
          <w:rStyle w:val="T4Car"/>
        </w:rPr>
        <w:lastRenderedPageBreak/>
        <w:t>La fórmula de Karvonen</w:t>
      </w:r>
      <w:r w:rsidR="00390A69" w:rsidRPr="00DD2EDA">
        <w:rPr>
          <w:rStyle w:val="T4Car"/>
        </w:rPr>
        <w:t>.</w:t>
      </w:r>
      <w:r w:rsidRPr="00DD2EDA">
        <w:t xml:space="preserve"> </w:t>
      </w:r>
      <w:r w:rsidR="00390A69" w:rsidRPr="00DD2EDA">
        <w:t>D</w:t>
      </w:r>
      <w:r w:rsidRPr="00DD2EDA">
        <w:t xml:space="preserve">esarrollada por el fisiólogo finlandés Martti Karvonen en 1957, es una herramienta sencilla y ampliamente utilizada para estimar la intensidad de trabajo aeróbico durante el ejercicio. Esta fórmula se basa en la </w:t>
      </w:r>
      <w:r w:rsidR="00F876E1" w:rsidRPr="00DD2EDA">
        <w:t>F</w:t>
      </w:r>
      <w:r w:rsidRPr="00DD2EDA">
        <w:t xml:space="preserve">recuencia </w:t>
      </w:r>
      <w:r w:rsidR="00F876E1" w:rsidRPr="00DD2EDA">
        <w:t>C</w:t>
      </w:r>
      <w:r w:rsidRPr="00DD2EDA">
        <w:t xml:space="preserve">ardíaca en </w:t>
      </w:r>
      <w:r w:rsidR="00F876E1" w:rsidRPr="00DD2EDA">
        <w:t>R</w:t>
      </w:r>
      <w:r w:rsidRPr="00DD2EDA">
        <w:t>eposo (FC</w:t>
      </w:r>
      <w:r w:rsidRPr="00DD2EDA">
        <w:rPr>
          <w:vertAlign w:val="subscript"/>
        </w:rPr>
        <w:t>r</w:t>
      </w:r>
      <w:r w:rsidRPr="00DD2EDA">
        <w:t>)</w:t>
      </w:r>
      <w:r w:rsidR="00F876E1" w:rsidRPr="00DD2EDA">
        <w:fldChar w:fldCharType="begin"/>
      </w:r>
      <w:r w:rsidR="00F876E1" w:rsidRPr="00DD2EDA">
        <w:instrText xml:space="preserve"> XE "Frecuencia Cardíaca en Reposo (FCr)" </w:instrText>
      </w:r>
      <w:r w:rsidR="00F876E1" w:rsidRPr="00DD2EDA">
        <w:fldChar w:fldCharType="end"/>
      </w:r>
      <w:r w:rsidR="00555EC5" w:rsidRPr="00DD2EDA">
        <w:t xml:space="preserve"> medida en posición de bipedestación</w:t>
      </w:r>
      <w:r w:rsidRPr="00DD2EDA">
        <w:t xml:space="preserve"> y la FC</w:t>
      </w:r>
      <w:r w:rsidRPr="00DD2EDA">
        <w:rPr>
          <w:vertAlign w:val="subscript"/>
        </w:rPr>
        <w:t>máx</w:t>
      </w:r>
      <w:r w:rsidRPr="00DD2EDA">
        <w:t xml:space="preserve"> de un individuo para determinar la </w:t>
      </w:r>
      <w:r w:rsidR="0033049C" w:rsidRPr="00DD2EDA">
        <w:rPr>
          <w:rFonts w:eastAsiaTheme="minorEastAsia"/>
        </w:rPr>
        <w:t xml:space="preserve">que </w:t>
      </w:r>
      <w:r w:rsidRPr="00DD2EDA">
        <w:t xml:space="preserve">zona de intensidad </w:t>
      </w:r>
      <w:r w:rsidR="0033049C" w:rsidRPr="00DD2EDA">
        <w:t xml:space="preserve">según la </w:t>
      </w:r>
      <w:r w:rsidR="0028682C" w:rsidRPr="00DD2EDA">
        <w:t xml:space="preserve">FC objetivo </w:t>
      </w:r>
      <w:r w:rsidR="0033049C" w:rsidRPr="00DD2EDA">
        <w:t>para la AF</w:t>
      </w:r>
      <w:r w:rsidR="00494E58" w:rsidRPr="00DD2EDA">
        <w:t xml:space="preserve"> </w:t>
      </w:r>
      <w:sdt>
        <w:sdtPr>
          <w:rPr>
            <w:color w:val="000000"/>
          </w:rPr>
          <w:tag w:val="MENDELEY_CITATION_v3_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"/>
          <w:id w:val="-289054085"/>
          <w:placeholder>
            <w:docPart w:val="DefaultPlaceholder_-1854013440"/>
          </w:placeholder>
        </w:sdtPr>
        <w:sdtContent>
          <w:r w:rsidR="00D96C69" w:rsidRPr="00D96C69">
            <w:rPr>
              <w:color w:val="000000"/>
            </w:rPr>
            <w:t>(Abellán et al., 2014)</w:t>
          </w:r>
        </w:sdtContent>
      </w:sdt>
      <w:r w:rsidR="00080CFC" w:rsidRPr="00DD2EDA">
        <w:rPr>
          <w:color w:val="000000"/>
        </w:rPr>
        <w:t>.</w:t>
      </w:r>
    </w:p>
    <w:p w14:paraId="29C3A116" w14:textId="1D748EA3" w:rsidR="00C61C56" w:rsidRPr="00DD2EDA" w:rsidRDefault="00C61C56" w:rsidP="00E373C4">
      <w:pPr>
        <w:pStyle w:val="CuerpoLA"/>
      </w:pPr>
      <w:r w:rsidRPr="00DD2EDA">
        <w:t>La fórmula de Karvonen se utiliza para establecer diferentes zonas de intensidad de entrenamiento:</w:t>
      </w:r>
    </w:p>
    <w:p w14:paraId="297DBF67" w14:textId="70108D8D" w:rsidR="00C61C56" w:rsidRPr="00DD2EDA" w:rsidRDefault="00C61C56">
      <w:pPr>
        <w:pStyle w:val="CuerpoLA"/>
        <w:numPr>
          <w:ilvl w:val="0"/>
          <w:numId w:val="1"/>
        </w:numPr>
      </w:pPr>
      <w:r w:rsidRPr="00DD2EDA">
        <w:t>Zona de baja intensidad (40-60%)</w:t>
      </w:r>
    </w:p>
    <w:p w14:paraId="58249939" w14:textId="46134EA9" w:rsidR="00C61C56" w:rsidRPr="00DD2EDA" w:rsidRDefault="00C61C56">
      <w:pPr>
        <w:pStyle w:val="CuerpoLA"/>
        <w:numPr>
          <w:ilvl w:val="0"/>
          <w:numId w:val="1"/>
        </w:numPr>
      </w:pPr>
      <w:r w:rsidRPr="00DD2EDA">
        <w:t>Zona de intensidad moderada (60-70%)</w:t>
      </w:r>
    </w:p>
    <w:p w14:paraId="0F171280" w14:textId="6DBD8DB9" w:rsidR="00C61C56" w:rsidRPr="00DD2EDA" w:rsidRDefault="00C61C56">
      <w:pPr>
        <w:pStyle w:val="CuerpoLA"/>
        <w:numPr>
          <w:ilvl w:val="0"/>
          <w:numId w:val="1"/>
        </w:numPr>
      </w:pPr>
      <w:r w:rsidRPr="00DD2EDA">
        <w:t>Zona de alta intensidad (70-80%)</w:t>
      </w:r>
    </w:p>
    <w:p w14:paraId="1387A606" w14:textId="4D039064" w:rsidR="00E418A3" w:rsidRPr="00DD2EDA" w:rsidRDefault="00C61C56">
      <w:pPr>
        <w:pStyle w:val="CuerpoLA"/>
        <w:numPr>
          <w:ilvl w:val="0"/>
          <w:numId w:val="1"/>
        </w:numPr>
      </w:pPr>
      <w:r w:rsidRPr="00DD2EDA">
        <w:t xml:space="preserve">Zona de intensidad máxima (&gt;80%) </w:t>
      </w:r>
    </w:p>
    <w:p w14:paraId="2A483982" w14:textId="77777777" w:rsidR="0028682C" w:rsidRPr="00DD2EDA" w:rsidRDefault="0028682C" w:rsidP="00E373C4">
      <w:pPr>
        <w:pStyle w:val="CuerpoLA"/>
      </w:pPr>
    </w:p>
    <w:p w14:paraId="125A7EEE" w14:textId="182FB514" w:rsidR="00390A69" w:rsidRPr="00DD2EDA" w:rsidRDefault="00000000" w:rsidP="00E373C4">
      <w:pPr>
        <w:pStyle w:val="CuerpoLA"/>
      </w:pPr>
      <m:oMath>
        <m:sSub>
          <m:sSubPr>
            <m:ctrlPr>
              <w:rPr>
                <w:rFonts w:ascii="Cambria Math" w:hAnsi="Cambria Math"/>
              </w:rPr>
            </m:ctrlPr>
          </m:sSubPr>
          <m:e>
            <m:r>
              <w:rPr>
                <w:rFonts w:ascii="Cambria Math" w:hAnsi="Cambria Math"/>
              </w:rPr>
              <m:t>FC</m:t>
            </m:r>
          </m:e>
          <m:sub>
            <m:r>
              <w:rPr>
                <w:rFonts w:ascii="Cambria Math" w:hAnsi="Cambria Math"/>
              </w:rPr>
              <m:t>obj</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FC</m:t>
            </m:r>
          </m:e>
          <m:sub>
            <m:r>
              <w:rPr>
                <w:rFonts w:ascii="Cambria Math" w:hAnsi="Cambria Math"/>
              </w:rPr>
              <m:t>r</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FC</m:t>
            </m:r>
          </m:e>
          <m:sub>
            <m:r>
              <m:rPr>
                <m:sty m:val="p"/>
              </m:rPr>
              <w:rPr>
                <w:rFonts w:ascii="Cambria Math" w:hAnsi="Cambria Math"/>
              </w:rPr>
              <m:t>máx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FC</m:t>
            </m:r>
          </m:e>
          <m:sub>
            <m:r>
              <w:rPr>
                <w:rFonts w:ascii="Cambria Math" w:hAnsi="Cambria Math"/>
              </w:rPr>
              <m:t>r</m:t>
            </m:r>
          </m:sub>
        </m:sSub>
        <m:r>
          <m:rPr>
            <m:sty m:val="p"/>
          </m:rPr>
          <w:rPr>
            <w:rFonts w:ascii="Cambria Math" w:hAnsi="Cambria Math"/>
          </w:rPr>
          <m:t>)Int</m:t>
        </m:r>
      </m:oMath>
      <w:r w:rsidR="00143269" w:rsidRPr="00DD2EDA">
        <w:rPr>
          <w:rFonts w:eastAsiaTheme="minorEastAsia"/>
        </w:rPr>
        <w:t>.</w:t>
      </w:r>
      <w:r w:rsidR="00C61C56" w:rsidRPr="00DD2EDA">
        <w:rPr>
          <w:rFonts w:eastAsiaTheme="minorEastAsia"/>
        </w:rPr>
        <w:t xml:space="preserve"> </w:t>
      </w:r>
      <w:r w:rsidR="00C61C56" w:rsidRPr="00DD2EDA">
        <w:rPr>
          <w:rFonts w:eastAsiaTheme="minorEastAsia"/>
        </w:rPr>
        <w:tab/>
      </w:r>
      <w:r w:rsidR="00C61C56" w:rsidRPr="00DD2EDA">
        <w:rPr>
          <w:rFonts w:eastAsiaTheme="minorEastAsia"/>
        </w:rPr>
        <w:tab/>
      </w:r>
      <w:r w:rsidR="00C61C56" w:rsidRPr="00DD2EDA">
        <w:rPr>
          <w:rFonts w:eastAsiaTheme="minorEastAsia"/>
        </w:rPr>
        <w:tab/>
      </w:r>
      <w:r w:rsidR="00C61C56" w:rsidRPr="00DD2EDA">
        <w:rPr>
          <w:rFonts w:eastAsiaTheme="minorEastAsia"/>
        </w:rPr>
        <w:tab/>
      </w:r>
      <w:r w:rsidR="00C61C56" w:rsidRPr="00DD2EDA">
        <w:rPr>
          <w:rFonts w:eastAsiaTheme="minorEastAsia"/>
        </w:rPr>
        <w:tab/>
      </w:r>
      <w:hyperlink w:anchor="Karvonen" w:history="1">
        <w:r w:rsidR="00C61C56" w:rsidRPr="00DD2EDA">
          <w:rPr>
            <w:rStyle w:val="Hipervnculo"/>
            <w:rFonts w:eastAsiaTheme="minorEastAsia"/>
          </w:rPr>
          <w:t>(3)</w:t>
        </w:r>
      </w:hyperlink>
      <w:bookmarkStart w:id="39" w:name="_Toc167828624"/>
    </w:p>
    <w:p w14:paraId="459500B7" w14:textId="77777777" w:rsidR="006D0587" w:rsidRPr="006D0587" w:rsidRDefault="006D0587" w:rsidP="006D0587">
      <w:pPr>
        <w:pStyle w:val="T3"/>
        <w:rPr>
          <w:bCs/>
        </w:rPr>
      </w:pPr>
      <w:bookmarkStart w:id="40" w:name="_Toc207041584"/>
      <w:r w:rsidRPr="006D0587">
        <w:rPr>
          <w:bCs/>
        </w:rPr>
        <w:t>Variabilidad de la Frecuencia Cardíaca (HRV)</w:t>
      </w:r>
      <w:bookmarkEnd w:id="40"/>
    </w:p>
    <w:p w14:paraId="004951DD" w14:textId="039AEC6D" w:rsidR="006D0587" w:rsidRPr="00DD2EDA" w:rsidRDefault="006D0587" w:rsidP="006D0587">
      <w:pPr>
        <w:rPr>
          <w:shd w:val="clear" w:color="auto" w:fill="FFFFFF"/>
        </w:rPr>
      </w:pPr>
      <w:r w:rsidRPr="00DD2EDA">
        <w:rPr>
          <w:shd w:val="clear" w:color="auto" w:fill="FFFFFF"/>
        </w:rPr>
        <w:t>La variabilidad de la frecuencia cardíaca (HRV) representa las fluctuaciones en el tiempo entre latidos consecutivos del corazón</w:t>
      </w:r>
      <w:sdt>
        <w:sdtPr>
          <w:rPr>
            <w:color w:val="000000"/>
            <w:shd w:val="clear" w:color="auto" w:fill="FFFFFF"/>
          </w:rPr>
          <w:tag w:val="MENDELEY_CITATION_v3_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"/>
          <w:id w:val="467941142"/>
          <w:placeholder>
            <w:docPart w:val="DefaultPlaceholder_-1854013440"/>
          </w:placeholder>
        </w:sdtPr>
        <w:sdtContent>
          <w:r w:rsidR="00D96C69" w:rsidRPr="00D96C69">
            <w:rPr>
              <w:color w:val="000000"/>
              <w:shd w:val="clear" w:color="auto" w:fill="FFFFFF"/>
            </w:rPr>
            <w:t>(</w:t>
          </w:r>
          <w:proofErr w:type="spellStart"/>
          <w:r w:rsidR="00D96C69" w:rsidRPr="00D96C69">
            <w:rPr>
              <w:color w:val="000000"/>
              <w:shd w:val="clear" w:color="auto" w:fill="FFFFFF"/>
            </w:rPr>
            <w:t>Guidelines</w:t>
          </w:r>
          <w:proofErr w:type="spellEnd"/>
          <w:r w:rsidR="00D96C69" w:rsidRPr="00D96C69">
            <w:rPr>
              <w:color w:val="000000"/>
              <w:shd w:val="clear" w:color="auto" w:fill="FFFFFF"/>
            </w:rPr>
            <w:t xml:space="preserve"> Heart </w:t>
          </w:r>
          <w:proofErr w:type="spellStart"/>
          <w:r w:rsidR="00D96C69" w:rsidRPr="00D96C69">
            <w:rPr>
              <w:color w:val="000000"/>
              <w:shd w:val="clear" w:color="auto" w:fill="FFFFFF"/>
            </w:rPr>
            <w:t>rate</w:t>
          </w:r>
          <w:proofErr w:type="spellEnd"/>
          <w:r w:rsidR="00D96C69" w:rsidRPr="00D96C69">
            <w:rPr>
              <w:color w:val="000000"/>
              <w:shd w:val="clear" w:color="auto" w:fill="FFFFFF"/>
            </w:rPr>
            <w:t xml:space="preserve"> </w:t>
          </w:r>
          <w:proofErr w:type="spellStart"/>
          <w:r w:rsidR="00D96C69" w:rsidRPr="00D96C69">
            <w:rPr>
              <w:color w:val="000000"/>
              <w:shd w:val="clear" w:color="auto" w:fill="FFFFFF"/>
            </w:rPr>
            <w:t>variability</w:t>
          </w:r>
          <w:proofErr w:type="spellEnd"/>
          <w:r w:rsidR="00D96C69" w:rsidRPr="00D96C69">
            <w:rPr>
              <w:color w:val="000000"/>
              <w:shd w:val="clear" w:color="auto" w:fill="FFFFFF"/>
            </w:rPr>
            <w:t xml:space="preserve"> </w:t>
          </w:r>
          <w:proofErr w:type="spellStart"/>
          <w:r w:rsidR="00D96C69" w:rsidRPr="00D96C69">
            <w:rPr>
              <w:color w:val="000000"/>
              <w:shd w:val="clear" w:color="auto" w:fill="FFFFFF"/>
            </w:rPr>
            <w:t>Standards</w:t>
          </w:r>
          <w:proofErr w:type="spellEnd"/>
          <w:r w:rsidR="00D96C69" w:rsidRPr="00D96C69">
            <w:rPr>
              <w:color w:val="000000"/>
              <w:shd w:val="clear" w:color="auto" w:fill="FFFFFF"/>
            </w:rPr>
            <w:t xml:space="preserve"> </w:t>
          </w:r>
          <w:proofErr w:type="spellStart"/>
          <w:r w:rsidR="00D96C69" w:rsidRPr="00D96C69">
            <w:rPr>
              <w:color w:val="000000"/>
              <w:shd w:val="clear" w:color="auto" w:fill="FFFFFF"/>
            </w:rPr>
            <w:t>of</w:t>
          </w:r>
          <w:proofErr w:type="spellEnd"/>
          <w:r w:rsidR="00D96C69" w:rsidRPr="00D96C69">
            <w:rPr>
              <w:color w:val="000000"/>
              <w:shd w:val="clear" w:color="auto" w:fill="FFFFFF"/>
            </w:rPr>
            <w:t xml:space="preserve"> </w:t>
          </w:r>
          <w:proofErr w:type="spellStart"/>
          <w:r w:rsidR="00D96C69" w:rsidRPr="00D96C69">
            <w:rPr>
              <w:color w:val="000000"/>
              <w:shd w:val="clear" w:color="auto" w:fill="FFFFFF"/>
            </w:rPr>
            <w:t>measurement</w:t>
          </w:r>
          <w:proofErr w:type="spellEnd"/>
          <w:r w:rsidR="00D96C69" w:rsidRPr="00D96C69">
            <w:rPr>
              <w:color w:val="000000"/>
              <w:shd w:val="clear" w:color="auto" w:fill="FFFFFF"/>
            </w:rPr>
            <w:t xml:space="preserve">, </w:t>
          </w:r>
          <w:proofErr w:type="spellStart"/>
          <w:r w:rsidR="00D96C69" w:rsidRPr="00D96C69">
            <w:rPr>
              <w:color w:val="000000"/>
              <w:shd w:val="clear" w:color="auto" w:fill="FFFFFF"/>
            </w:rPr>
            <w:t>physiological</w:t>
          </w:r>
          <w:proofErr w:type="spellEnd"/>
          <w:r w:rsidR="00D96C69" w:rsidRPr="00D96C69">
            <w:rPr>
              <w:color w:val="000000"/>
              <w:shd w:val="clear" w:color="auto" w:fill="FFFFFF"/>
            </w:rPr>
            <w:t xml:space="preserve"> </w:t>
          </w:r>
          <w:proofErr w:type="spellStart"/>
          <w:r w:rsidR="00D96C69" w:rsidRPr="00D96C69">
            <w:rPr>
              <w:color w:val="000000"/>
              <w:shd w:val="clear" w:color="auto" w:fill="FFFFFF"/>
            </w:rPr>
            <w:t>interpretation</w:t>
          </w:r>
          <w:proofErr w:type="spellEnd"/>
          <w:r w:rsidR="00D96C69" w:rsidRPr="00D96C69">
            <w:rPr>
              <w:color w:val="000000"/>
              <w:shd w:val="clear" w:color="auto" w:fill="FFFFFF"/>
            </w:rPr>
            <w:t xml:space="preserve">, and </w:t>
          </w:r>
          <w:proofErr w:type="spellStart"/>
          <w:r w:rsidR="00D96C69" w:rsidRPr="00D96C69">
            <w:rPr>
              <w:color w:val="000000"/>
              <w:shd w:val="clear" w:color="auto" w:fill="FFFFFF"/>
            </w:rPr>
            <w:t>clinical</w:t>
          </w:r>
          <w:proofErr w:type="spellEnd"/>
          <w:r w:rsidR="00D96C69" w:rsidRPr="00D96C69">
            <w:rPr>
              <w:color w:val="000000"/>
              <w:shd w:val="clear" w:color="auto" w:fill="FFFFFF"/>
            </w:rPr>
            <w:t xml:space="preserve"> use, s/f; </w:t>
          </w:r>
          <w:proofErr w:type="spellStart"/>
          <w:r w:rsidR="00D96C69" w:rsidRPr="00D96C69">
            <w:rPr>
              <w:color w:val="000000"/>
              <w:shd w:val="clear" w:color="auto" w:fill="FFFFFF"/>
            </w:rPr>
            <w:t>Quigley</w:t>
          </w:r>
          <w:proofErr w:type="spellEnd"/>
          <w:r w:rsidR="00D96C69" w:rsidRPr="00D96C69">
            <w:rPr>
              <w:color w:val="000000"/>
              <w:shd w:val="clear" w:color="auto" w:fill="FFFFFF"/>
            </w:rPr>
            <w:t xml:space="preserve"> et al., 2024)</w:t>
          </w:r>
        </w:sdtContent>
      </w:sdt>
      <w:r w:rsidRPr="00DD2EDA">
        <w:rPr>
          <w:shd w:val="clear" w:color="auto" w:fill="FFFFFF"/>
        </w:rPr>
        <w:t>. Estas variaciones son controladas por el sistema nervioso autónomo, lo que convierte a la HRV en un biomarcador no invasivo y continuo del estado autonómico del individuo</w:t>
      </w:r>
      <w:sdt>
        <w:sdtPr>
          <w:rPr>
            <w:color w:val="000000"/>
            <w:shd w:val="clear" w:color="auto" w:fill="FFFFFF"/>
          </w:rPr>
          <w:tag w:val="MENDELEY_CITATION_v3_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"/>
          <w:id w:val="1332415056"/>
          <w:placeholder>
            <w:docPart w:val="DefaultPlaceholder_-1854013440"/>
          </w:placeholder>
        </w:sdtPr>
        <w:sdtContent>
          <w:r w:rsidR="00D96C69" w:rsidRPr="00D96C69">
            <w:rPr>
              <w:color w:val="000000"/>
              <w:shd w:val="clear" w:color="auto" w:fill="FFFFFF"/>
            </w:rPr>
            <w:t>(</w:t>
          </w:r>
          <w:proofErr w:type="spellStart"/>
          <w:r w:rsidR="00D96C69" w:rsidRPr="00D96C69">
            <w:rPr>
              <w:color w:val="000000"/>
              <w:shd w:val="clear" w:color="auto" w:fill="FFFFFF"/>
            </w:rPr>
            <w:t>Tefera</w:t>
          </w:r>
          <w:proofErr w:type="spellEnd"/>
          <w:r w:rsidR="00D96C69" w:rsidRPr="00D96C69">
            <w:rPr>
              <w:color w:val="000000"/>
              <w:shd w:val="clear" w:color="auto" w:fill="FFFFFF"/>
            </w:rPr>
            <w:t xml:space="preserve"> et al., 2024; </w:t>
          </w:r>
          <w:proofErr w:type="spellStart"/>
          <w:r w:rsidR="00D96C69" w:rsidRPr="00D96C69">
            <w:rPr>
              <w:color w:val="000000"/>
              <w:shd w:val="clear" w:color="auto" w:fill="FFFFFF"/>
            </w:rPr>
            <w:t>Trimmel</w:t>
          </w:r>
          <w:proofErr w:type="spellEnd"/>
          <w:r w:rsidR="00D96C69" w:rsidRPr="00D96C69">
            <w:rPr>
              <w:color w:val="000000"/>
              <w:shd w:val="clear" w:color="auto" w:fill="FFFFFF"/>
            </w:rPr>
            <w:t xml:space="preserve"> et al., 2015)</w:t>
          </w:r>
        </w:sdtContent>
      </w:sdt>
      <w:r w:rsidRPr="00DD2EDA">
        <w:rPr>
          <w:shd w:val="clear" w:color="auto" w:fill="FFFFFF"/>
        </w:rPr>
        <w:t xml:space="preserve">. Una HRV alta generalmente se asocia con un buen estado de salud y una mayor capacidad de adaptación fisiológica, mientras que una HRV baja puede indicar estrés, fatiga o condiciones de salud subyacentes. El parámetro HRV-SDNN (desviación estándar de los intervalos NN) es una métrica común para cuantificar la </w:t>
      </w:r>
      <w:proofErr w:type="spellStart"/>
      <w:r w:rsidRPr="00DD2EDA">
        <w:rPr>
          <w:shd w:val="clear" w:color="auto" w:fill="FFFFFF"/>
        </w:rPr>
        <w:t>HRV</w:t>
      </w:r>
      <w:proofErr w:type="spellEnd"/>
      <w:r w:rsidR="00C53E3F" w:rsidRPr="00DD2EDA">
        <w:rPr>
          <w:shd w:val="clear" w:color="auto" w:fill="FFFFFF"/>
        </w:rPr>
        <w:t xml:space="preserve"> </w:t>
      </w:r>
      <w:sdt>
        <w:sdtPr>
          <w:rPr>
            <w:color w:val="000000"/>
            <w:shd w:val="clear" w:color="auto" w:fill="FFFFFF"/>
          </w:rPr>
          <w:tag w:val="MENDELEY_CITATION_v3_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"/>
          <w:id w:val="-274335966"/>
          <w:placeholder>
            <w:docPart w:val="DefaultPlaceholder_-1854013440"/>
          </w:placeholder>
        </w:sdtPr>
        <w:sdtContent>
          <w:r w:rsidR="00D96C69" w:rsidRPr="00D96C69">
            <w:rPr>
              <w:color w:val="000000"/>
              <w:shd w:val="clear" w:color="auto" w:fill="FFFFFF"/>
            </w:rPr>
            <w:t>(</w:t>
          </w:r>
          <w:proofErr w:type="spellStart"/>
          <w:r w:rsidR="00D96C69" w:rsidRPr="00D96C69">
            <w:rPr>
              <w:color w:val="000000"/>
              <w:shd w:val="clear" w:color="auto" w:fill="FFFFFF"/>
            </w:rPr>
            <w:t>Damoun</w:t>
          </w:r>
          <w:proofErr w:type="spellEnd"/>
          <w:r w:rsidR="00D96C69" w:rsidRPr="00D96C69">
            <w:rPr>
              <w:color w:val="000000"/>
              <w:shd w:val="clear" w:color="auto" w:fill="FFFFFF"/>
            </w:rPr>
            <w:t xml:space="preserve"> et al., 2024; Laborde et al., 2017)</w:t>
          </w:r>
        </w:sdtContent>
      </w:sdt>
      <w:r w:rsidRPr="00DD2EDA">
        <w:rPr>
          <w:shd w:val="clear" w:color="auto" w:fill="FFFFFF"/>
        </w:rPr>
        <w:t>, proporcionando información valiosa sobre el equilibrio entre los sistemas simpático y parasimpático. La integración de la HRV permite un monitoreo más dinámico y sensible de la respuesta fisiológica a la actividad física y el sedentarismo, ofreciendo una visión más completa del bienestar general</w:t>
      </w:r>
      <w:r w:rsidR="00C53E3F" w:rsidRPr="00DD2EDA">
        <w:rPr>
          <w:shd w:val="clear" w:color="auto" w:fill="FFFFFF"/>
        </w:rPr>
        <w:t xml:space="preserve"> </w:t>
      </w:r>
      <w:sdt>
        <w:sdtPr>
          <w:rPr>
            <w:color w:val="000000"/>
            <w:shd w:val="clear" w:color="auto" w:fill="FFFFFF"/>
          </w:rPr>
          <w:tag w:val="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"/>
          <w:id w:val="-985310087"/>
          <w:placeholder>
            <w:docPart w:val="DefaultPlaceholder_-1854013440"/>
          </w:placeholder>
        </w:sdtPr>
        <w:sdtContent>
          <w:r w:rsidR="00D96C69" w:rsidRPr="00D96C69">
            <w:rPr>
              <w:color w:val="000000"/>
              <w:shd w:val="clear" w:color="auto" w:fill="FFFFFF"/>
            </w:rPr>
            <w:t>(</w:t>
          </w:r>
          <w:proofErr w:type="spellStart"/>
          <w:r w:rsidR="00D96C69" w:rsidRPr="00D96C69">
            <w:rPr>
              <w:color w:val="000000"/>
              <w:shd w:val="clear" w:color="auto" w:fill="FFFFFF"/>
            </w:rPr>
            <w:t>Bonneval</w:t>
          </w:r>
          <w:proofErr w:type="spellEnd"/>
          <w:r w:rsidR="00D96C69" w:rsidRPr="00D96C69">
            <w:rPr>
              <w:color w:val="000000"/>
              <w:shd w:val="clear" w:color="auto" w:fill="FFFFFF"/>
            </w:rPr>
            <w:t xml:space="preserve"> et al., </w:t>
          </w:r>
          <w:r w:rsidR="00D96C69" w:rsidRPr="00D96C69">
            <w:rPr>
              <w:color w:val="000000"/>
              <w:shd w:val="clear" w:color="auto" w:fill="FFFFFF"/>
            </w:rPr>
            <w:lastRenderedPageBreak/>
            <w:t xml:space="preserve">2025; Fuller et al., 2021; </w:t>
          </w:r>
          <w:proofErr w:type="spellStart"/>
          <w:r w:rsidR="00D96C69" w:rsidRPr="00D96C69">
            <w:rPr>
              <w:color w:val="000000"/>
              <w:shd w:val="clear" w:color="auto" w:fill="FFFFFF"/>
            </w:rPr>
            <w:t>Szulc</w:t>
          </w:r>
          <w:proofErr w:type="spellEnd"/>
          <w:r w:rsidR="00D96C69" w:rsidRPr="00D96C69">
            <w:rPr>
              <w:color w:val="000000"/>
              <w:shd w:val="clear" w:color="auto" w:fill="FFFFFF"/>
            </w:rPr>
            <w:t xml:space="preserve"> et al., 2023; </w:t>
          </w:r>
          <w:proofErr w:type="spellStart"/>
          <w:r w:rsidR="00D96C69" w:rsidRPr="00D96C69">
            <w:rPr>
              <w:color w:val="000000"/>
              <w:shd w:val="clear" w:color="auto" w:fill="FFFFFF"/>
            </w:rPr>
            <w:t>Using</w:t>
          </w:r>
          <w:proofErr w:type="spellEnd"/>
          <w:r w:rsidR="00D96C69" w:rsidRPr="00D96C69">
            <w:rPr>
              <w:color w:val="000000"/>
              <w:shd w:val="clear" w:color="auto" w:fill="FFFFFF"/>
            </w:rPr>
            <w:t xml:space="preserve"> Apple </w:t>
          </w:r>
          <w:proofErr w:type="spellStart"/>
          <w:r w:rsidR="00D96C69" w:rsidRPr="00D96C69">
            <w:rPr>
              <w:color w:val="000000"/>
              <w:shd w:val="clear" w:color="auto" w:fill="FFFFFF"/>
            </w:rPr>
            <w:t>Watch</w:t>
          </w:r>
          <w:proofErr w:type="spellEnd"/>
          <w:r w:rsidR="00D96C69" w:rsidRPr="00D96C69">
            <w:rPr>
              <w:color w:val="000000"/>
              <w:shd w:val="clear" w:color="auto" w:fill="FFFFFF"/>
            </w:rPr>
            <w:t xml:space="preserve"> </w:t>
          </w:r>
          <w:proofErr w:type="spellStart"/>
          <w:r w:rsidR="00D96C69" w:rsidRPr="00D96C69">
            <w:rPr>
              <w:color w:val="000000"/>
              <w:shd w:val="clear" w:color="auto" w:fill="FFFFFF"/>
            </w:rPr>
            <w:t>to</w:t>
          </w:r>
          <w:proofErr w:type="spellEnd"/>
          <w:r w:rsidR="00D96C69" w:rsidRPr="00D96C69">
            <w:rPr>
              <w:color w:val="000000"/>
              <w:shd w:val="clear" w:color="auto" w:fill="FFFFFF"/>
            </w:rPr>
            <w:t xml:space="preserve"> </w:t>
          </w:r>
          <w:proofErr w:type="spellStart"/>
          <w:r w:rsidR="00D96C69" w:rsidRPr="00D96C69">
            <w:rPr>
              <w:color w:val="000000"/>
              <w:shd w:val="clear" w:color="auto" w:fill="FFFFFF"/>
            </w:rPr>
            <w:t>measure</w:t>
          </w:r>
          <w:proofErr w:type="spellEnd"/>
          <w:r w:rsidR="00D96C69" w:rsidRPr="00D96C69">
            <w:rPr>
              <w:color w:val="000000"/>
              <w:shd w:val="clear" w:color="auto" w:fill="FFFFFF"/>
            </w:rPr>
            <w:t xml:space="preserve"> </w:t>
          </w:r>
          <w:proofErr w:type="spellStart"/>
          <w:r w:rsidR="00D96C69" w:rsidRPr="00D96C69">
            <w:rPr>
              <w:color w:val="000000"/>
              <w:shd w:val="clear" w:color="auto" w:fill="FFFFFF"/>
            </w:rPr>
            <w:t>heart</w:t>
          </w:r>
          <w:proofErr w:type="spellEnd"/>
          <w:r w:rsidR="00D96C69" w:rsidRPr="00D96C69">
            <w:rPr>
              <w:color w:val="000000"/>
              <w:shd w:val="clear" w:color="auto" w:fill="FFFFFF"/>
            </w:rPr>
            <w:t xml:space="preserve"> </w:t>
          </w:r>
          <w:proofErr w:type="spellStart"/>
          <w:r w:rsidR="00D96C69" w:rsidRPr="00D96C69">
            <w:rPr>
              <w:color w:val="000000"/>
              <w:shd w:val="clear" w:color="auto" w:fill="FFFFFF"/>
            </w:rPr>
            <w:t>rate</w:t>
          </w:r>
          <w:proofErr w:type="spellEnd"/>
          <w:r w:rsidR="00D96C69" w:rsidRPr="00D96C69">
            <w:rPr>
              <w:color w:val="000000"/>
              <w:shd w:val="clear" w:color="auto" w:fill="FFFFFF"/>
            </w:rPr>
            <w:t xml:space="preserve">, </w:t>
          </w:r>
          <w:proofErr w:type="spellStart"/>
          <w:r w:rsidR="00D96C69" w:rsidRPr="00D96C69">
            <w:rPr>
              <w:color w:val="000000"/>
              <w:shd w:val="clear" w:color="auto" w:fill="FFFFFF"/>
            </w:rPr>
            <w:t>calorimetry</w:t>
          </w:r>
          <w:proofErr w:type="spellEnd"/>
          <w:r w:rsidR="00D96C69" w:rsidRPr="00D96C69">
            <w:rPr>
              <w:color w:val="000000"/>
              <w:shd w:val="clear" w:color="auto" w:fill="FFFFFF"/>
            </w:rPr>
            <w:t xml:space="preserve">, and </w:t>
          </w:r>
          <w:proofErr w:type="spellStart"/>
          <w:r w:rsidR="00D96C69" w:rsidRPr="00D96C69">
            <w:rPr>
              <w:color w:val="000000"/>
              <w:shd w:val="clear" w:color="auto" w:fill="FFFFFF"/>
            </w:rPr>
            <w:t>activity</w:t>
          </w:r>
          <w:proofErr w:type="spellEnd"/>
          <w:r w:rsidR="00D96C69" w:rsidRPr="00D96C69">
            <w:rPr>
              <w:color w:val="000000"/>
              <w:shd w:val="clear" w:color="auto" w:fill="FFFFFF"/>
            </w:rPr>
            <w:t>, 2024)</w:t>
          </w:r>
        </w:sdtContent>
      </w:sdt>
      <w:r w:rsidRPr="00DD2EDA">
        <w:t>.</w:t>
      </w:r>
    </w:p>
    <w:p w14:paraId="2D5E3791" w14:textId="657199F8" w:rsidR="005345E9" w:rsidRPr="00DD2EDA" w:rsidRDefault="005345E9" w:rsidP="00390A69">
      <w:pPr>
        <w:pStyle w:val="T3"/>
      </w:pPr>
      <w:bookmarkStart w:id="41" w:name="_Toc207041585"/>
      <w:r w:rsidRPr="00DD2EDA">
        <w:t>MET (Equivalente Metabólico)</w:t>
      </w:r>
      <w:bookmarkEnd w:id="39"/>
      <w:bookmarkEnd w:id="41"/>
    </w:p>
    <w:p w14:paraId="12867358" w14:textId="5718EBDF" w:rsidR="005345E9" w:rsidRPr="00DD2EDA" w:rsidRDefault="005345E9" w:rsidP="00390A69">
      <w:r w:rsidRPr="00DD2EDA">
        <w:t xml:space="preserve">Un MET es la cantidad de oxígeno necesaria para el mantenimiento durante 1 minuto de las funciones metabólicas del organismo con el individuo en reposo y sentado, equivalente a </w:t>
      </w:r>
      <m:oMath>
        <m:r>
          <m:rPr>
            <m:sty m:val="p"/>
          </m:rPr>
          <w:rPr>
            <w:rFonts w:ascii="Cambria Math" w:hAnsi="Cambria Math"/>
          </w:rPr>
          <m:t xml:space="preserve">3,5 </m:t>
        </m:r>
        <m:r>
          <w:rPr>
            <w:rFonts w:ascii="Cambria Math" w:hAnsi="Cambria Math"/>
          </w:rPr>
          <m:t>ml</m:t>
        </m:r>
        <m:r>
          <m:rPr>
            <m:sty m:val="p"/>
          </m:rPr>
          <w:rPr>
            <w:rFonts w:ascii="Cambria Math" w:hAnsi="Cambria Math"/>
          </w:rPr>
          <m:t>×</m:t>
        </m:r>
        <m:r>
          <w:rPr>
            <w:rFonts w:ascii="Cambria Math" w:hAnsi="Cambria Math"/>
          </w:rPr>
          <m:t>kg</m:t>
        </m:r>
        <m:r>
          <m:rPr>
            <m:sty m:val="p"/>
          </m:rPr>
          <w:rPr>
            <w:rFonts w:ascii="Cambria Math" w:hAnsi="Cambria Math"/>
          </w:rPr>
          <m:t>×</m:t>
        </m:r>
        <m:r>
          <w:rPr>
            <w:rFonts w:ascii="Cambria Math" w:hAnsi="Cambria Math"/>
          </w:rPr>
          <m:t>min</m:t>
        </m:r>
      </m:oMath>
      <w:r w:rsidRPr="00DD2EDA">
        <w:t xml:space="preserve">. </w:t>
      </w:r>
      <w:r w:rsidR="0033049C" w:rsidRPr="00DD2EDA">
        <w:t>Además</w:t>
      </w:r>
      <w:r w:rsidRPr="00DD2EDA">
        <w:t>, el MET se utiliza para proporcionar la relación entre la tasa de energía gastada durante una actividad y la tasa de energía gastada en reposo</w:t>
      </w:r>
      <w:r w:rsidR="0033049C" w:rsidRPr="00DD2EDA">
        <w:t>.</w:t>
      </w:r>
      <w:r w:rsidRPr="00DD2EDA">
        <w:t xml:space="preserve"> </w:t>
      </w:r>
      <w:r w:rsidR="0033049C" w:rsidRPr="00DD2EDA">
        <w:t>L</w:t>
      </w:r>
      <w:r w:rsidRPr="00DD2EDA">
        <w:t>os MET son una forma útil, conveniente y estandarizada de describir la intensidad absoluta de las actividades físicas</w:t>
      </w:r>
      <w:r w:rsidR="00143269" w:rsidRPr="00DD2EDA">
        <w:t xml:space="preserve"> </w:t>
      </w:r>
      <w:sdt>
        <w:sdtPr>
          <w:rPr>
            <w:color w:val="000000"/>
          </w:rPr>
          <w:tag w:val="MENDELEY_CITATION_v3_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"/>
          <w:id w:val="-111674268"/>
          <w:placeholder>
            <w:docPart w:val="F71D4B545F2E4752BA78A53F769F1427"/>
          </w:placeholder>
        </w:sdtPr>
        <w:sdtContent>
          <w:r w:rsidR="00D96C69" w:rsidRPr="00D96C69">
            <w:rPr>
              <w:color w:val="000000"/>
            </w:rPr>
            <w:t>(</w:t>
          </w:r>
          <w:proofErr w:type="spellStart"/>
          <w:r w:rsidR="00D96C69" w:rsidRPr="00D96C69">
            <w:rPr>
              <w:color w:val="000000"/>
            </w:rPr>
            <w:t>Riebe</w:t>
          </w:r>
          <w:proofErr w:type="spellEnd"/>
          <w:r w:rsidR="00D96C69" w:rsidRPr="00D96C69">
            <w:rPr>
              <w:color w:val="000000"/>
            </w:rPr>
            <w:t xml:space="preserve"> et al., 2018)</w:t>
          </w:r>
        </w:sdtContent>
      </w:sdt>
      <w:r w:rsidRPr="00DD2EDA">
        <w:t xml:space="preserve">. </w:t>
      </w:r>
    </w:p>
    <w:p w14:paraId="4B03BD40" w14:textId="59B488A4" w:rsidR="005345E9" w:rsidRPr="00DD2EDA" w:rsidRDefault="005345E9" w:rsidP="00390A69">
      <w:r w:rsidRPr="00DD2EDA">
        <w:t>La prescripc</w:t>
      </w:r>
      <w:r w:rsidR="004C4DB2" w:rsidRPr="00DD2EDA">
        <w:t>ión</w:t>
      </w:r>
      <w:r w:rsidRPr="00DD2EDA">
        <w:t xml:space="preserve"> basada en el coste ener</w:t>
      </w:r>
      <w:r w:rsidR="0033049C" w:rsidRPr="00DD2EDA">
        <w:t>gé</w:t>
      </w:r>
      <w:r w:rsidRPr="00DD2EDA">
        <w:t>tico de la actividad mediante MET, es la aplicac</w:t>
      </w:r>
      <w:r w:rsidR="0033049C" w:rsidRPr="00DD2EDA">
        <w:t>ió</w:t>
      </w:r>
      <w:r w:rsidRPr="00DD2EDA">
        <w:t>n más lógica para sujetos aparentemente sanos y aquellos con valores altos de VO</w:t>
      </w:r>
      <w:r w:rsidRPr="00DD2EDA">
        <w:rPr>
          <w:vertAlign w:val="subscript"/>
        </w:rPr>
        <w:t>2máx</w:t>
      </w:r>
      <w:r w:rsidRPr="00DD2EDA">
        <w:t>, pero resulta menos aplicable en personas con ENT o en individuos con baja capacidad funcional</w:t>
      </w:r>
      <w:r w:rsidR="004C4DB2" w:rsidRPr="00DD2EDA">
        <w:t xml:space="preserve"> </w:t>
      </w:r>
      <w:sdt>
        <w:sdtPr>
          <w:rPr>
            <w:color w:val="000000"/>
          </w:rPr>
          <w:tag w:val="MENDELEY_CITATION_v3_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"/>
          <w:id w:val="-151532454"/>
          <w:placeholder>
            <w:docPart w:val="DefaultPlaceholder_-1854013440"/>
          </w:placeholder>
        </w:sdtPr>
        <w:sdtContent>
          <w:r w:rsidR="00D96C69" w:rsidRPr="00D96C69">
            <w:rPr>
              <w:color w:val="000000"/>
            </w:rPr>
            <w:t>(Abellán et al., 2014)</w:t>
          </w:r>
        </w:sdtContent>
      </w:sdt>
      <w:r w:rsidR="004C4DB2" w:rsidRPr="00DD2EDA">
        <w:t>.</w:t>
      </w:r>
    </w:p>
    <w:p w14:paraId="1DC7DAFA" w14:textId="65038E0F" w:rsidR="001074BE" w:rsidRPr="00DD2EDA" w:rsidRDefault="001074BE" w:rsidP="00390A69">
      <w:r w:rsidRPr="00DD2EDA">
        <w:t>La variable VO</w:t>
      </w:r>
      <w:r w:rsidRPr="00DD2EDA">
        <w:rPr>
          <w:vertAlign w:val="subscript"/>
        </w:rPr>
        <w:t>2m</w:t>
      </w:r>
      <w:r w:rsidR="0044749A" w:rsidRPr="00DD2EDA">
        <w:rPr>
          <w:vertAlign w:val="subscript"/>
        </w:rPr>
        <w:t>á</w:t>
      </w:r>
      <w:r w:rsidRPr="00DD2EDA">
        <w:rPr>
          <w:vertAlign w:val="subscript"/>
        </w:rPr>
        <w:t>x</w:t>
      </w:r>
      <w:r w:rsidRPr="00DD2EDA">
        <w:t xml:space="preserve"> es el producto del gasto cardíaco o débito cardíaco máximo </w:t>
      </w:r>
      <m:oMath>
        <m:r>
          <m:rPr>
            <m:sty m:val="p"/>
          </m:rPr>
          <w:rPr>
            <w:rFonts w:ascii="Cambria Math" w:hAnsi="Cambria Math"/>
          </w:rPr>
          <m:t>(</m:t>
        </m:r>
        <m:r>
          <w:rPr>
            <w:rFonts w:ascii="Cambria Math" w:hAnsi="Cambria Math"/>
          </w:rPr>
          <m:t>D</m:t>
        </m:r>
        <m:r>
          <m:rPr>
            <m:sty m:val="p"/>
          </m:rPr>
          <w:rPr>
            <w:rFonts w:ascii="Cambria Math" w:hAnsi="Cambria Math"/>
          </w:rPr>
          <m:t xml:space="preserve"> * </m:t>
        </m:r>
        <m:r>
          <w:rPr>
            <w:rFonts w:ascii="Cambria Math" w:hAnsi="Cambria Math"/>
          </w:rPr>
          <m:t>lt</m:t>
        </m:r>
        <m:r>
          <m:rPr>
            <m:sty m:val="p"/>
          </m:rPr>
          <w:rPr>
            <w:rFonts w:ascii="Cambria Math" w:hAnsi="Cambria Math"/>
          </w:rPr>
          <m:t xml:space="preserve"> </m:t>
        </m:r>
        <m:r>
          <w:rPr>
            <w:rFonts w:ascii="Cambria Math" w:hAnsi="Cambria Math"/>
          </w:rPr>
          <m:t>sangre</m:t>
        </m:r>
        <m:r>
          <m:rPr>
            <m:sty m:val="p"/>
          </m:rPr>
          <w:rPr>
            <w:rFonts w:ascii="Cambria Math" w:hAnsi="Cambria Math"/>
          </w:rPr>
          <m:t xml:space="preserve"> · </m:t>
        </m:r>
        <m:r>
          <w:rPr>
            <w:rFonts w:ascii="Cambria Math" w:hAnsi="Cambria Math"/>
          </w:rPr>
          <m:t>m</m:t>
        </m:r>
        <m:r>
          <m:rPr>
            <m:sty m:val="p"/>
          </m:rPr>
          <w:rPr>
            <w:rFonts w:ascii="Cambria Math" w:hAnsi="Cambria Math"/>
          </w:rPr>
          <m:t>í</m:t>
        </m:r>
        <m:r>
          <w:rPr>
            <w:rFonts w:ascii="Cambria Math" w:hAnsi="Cambria Math"/>
          </w:rPr>
          <m:t>n</m:t>
        </m:r>
        <m:r>
          <m:rPr>
            <m:sty m:val="p"/>
          </m:rPr>
          <w:rPr>
            <w:rFonts w:ascii="Cambria Math" w:hAnsi="Cambria Math"/>
          </w:rPr>
          <m:t xml:space="preserve">. -1) </m:t>
        </m:r>
      </m:oMath>
      <w:r w:rsidRPr="00DD2EDA">
        <w:t xml:space="preserve">y la diferencia arteriovenosa de oxígeno </w:t>
      </w:r>
      <m:oMath>
        <m:r>
          <m:rPr>
            <m:sty m:val="p"/>
          </m:rPr>
          <w:rPr>
            <w:rFonts w:ascii="Cambria Math" w:hAnsi="Cambria Math"/>
          </w:rPr>
          <m:t>(</m:t>
        </m:r>
        <m:r>
          <w:rPr>
            <w:rFonts w:ascii="Cambria Math" w:hAnsi="Cambria Math"/>
          </w:rPr>
          <m:t>mlO</m:t>
        </m:r>
        <m:r>
          <m:rPr>
            <m:sty m:val="p"/>
          </m:rPr>
          <w:rPr>
            <w:rFonts w:ascii="Cambria Math" w:hAnsi="Cambria Math"/>
          </w:rPr>
          <m:t xml:space="preserve">2 · </m:t>
        </m:r>
        <m:r>
          <w:rPr>
            <w:rFonts w:ascii="Cambria Math" w:hAnsi="Cambria Math"/>
          </w:rPr>
          <m:t>lt</m:t>
        </m:r>
        <m:r>
          <m:rPr>
            <m:sty m:val="p"/>
          </m:rPr>
          <w:rPr>
            <w:rFonts w:ascii="Cambria Math" w:hAnsi="Cambria Math"/>
          </w:rPr>
          <m:t xml:space="preserve"> </m:t>
        </m:r>
        <m:r>
          <w:rPr>
            <w:rFonts w:ascii="Cambria Math" w:hAnsi="Cambria Math"/>
          </w:rPr>
          <m:t>sangre</m:t>
        </m:r>
        <m:r>
          <m:rPr>
            <m:sty m:val="p"/>
          </m:rPr>
          <w:rPr>
            <w:rFonts w:ascii="Cambria Math" w:hAnsi="Cambria Math"/>
          </w:rPr>
          <m:t xml:space="preserve"> -1)</m:t>
        </m:r>
      </m:oMath>
      <w:r w:rsidR="006D009D" w:rsidRPr="00DD2EDA">
        <w:rPr>
          <w:rFonts w:eastAsiaTheme="minorEastAsia"/>
        </w:rPr>
        <w:t>, s</w:t>
      </w:r>
      <w:proofErr w:type="spellStart"/>
      <w:r w:rsidRPr="00DD2EDA">
        <w:t>e</w:t>
      </w:r>
      <w:proofErr w:type="spellEnd"/>
      <w:r w:rsidRPr="00DD2EDA">
        <w:t xml:space="preserve"> expresa típicamente en términos relativos </w:t>
      </w:r>
      <m:oMath>
        <m:r>
          <m:rPr>
            <m:sty m:val="p"/>
          </m:rPr>
          <w:rPr>
            <w:rFonts w:ascii="Cambria Math" w:hAnsi="Cambria Math"/>
          </w:rPr>
          <m:t>(</m:t>
        </m:r>
        <m:r>
          <w:rPr>
            <w:rFonts w:ascii="Cambria Math" w:hAnsi="Cambria Math"/>
          </w:rPr>
          <m:t>ml</m:t>
        </m:r>
        <m:r>
          <m:rPr>
            <m:sty m:val="p"/>
          </m:rPr>
          <w:rPr>
            <w:rFonts w:ascii="Cambria Math" w:hAnsi="Cambria Math"/>
          </w:rPr>
          <m:t xml:space="preserve"> · </m:t>
        </m:r>
        <m:r>
          <w:rPr>
            <w:rFonts w:ascii="Cambria Math" w:hAnsi="Cambria Math"/>
          </w:rPr>
          <m:t>kg</m:t>
        </m:r>
        <m:r>
          <m:rPr>
            <m:sty m:val="p"/>
          </m:rPr>
          <w:rPr>
            <w:rFonts w:ascii="Cambria Math" w:hAnsi="Cambria Math"/>
          </w:rPr>
          <m:t xml:space="preserve"> -1 · </m:t>
        </m:r>
        <m:r>
          <w:rPr>
            <w:rFonts w:ascii="Cambria Math" w:hAnsi="Cambria Math"/>
          </w:rPr>
          <m:t>min</m:t>
        </m:r>
        <m:r>
          <m:rPr>
            <m:sty m:val="p"/>
          </m:rPr>
          <w:rPr>
            <w:rFonts w:ascii="Cambria Math" w:hAnsi="Cambria Math"/>
          </w:rPr>
          <m:t xml:space="preserve"> -1,   </m:t>
        </m:r>
        <m:f>
          <m:fPr>
            <m:ctrlPr>
              <w:rPr>
                <w:rFonts w:ascii="Cambria Math" w:hAnsi="Cambria Math"/>
              </w:rPr>
            </m:ctrlPr>
          </m:fPr>
          <m:num>
            <m:r>
              <w:rPr>
                <w:rFonts w:ascii="Cambria Math" w:hAnsi="Cambria Math"/>
              </w:rPr>
              <m:t>ml</m:t>
            </m:r>
          </m:num>
          <m:den>
            <m:r>
              <m:rPr>
                <m:sty m:val="p"/>
              </m:rPr>
              <w:rPr>
                <w:rFonts w:ascii="Cambria Math" w:hAnsi="Cambria Math"/>
              </w:rPr>
              <m:t>(</m:t>
            </m:r>
            <m:r>
              <w:rPr>
                <w:rFonts w:ascii="Cambria Math" w:hAnsi="Cambria Math"/>
              </w:rPr>
              <m:t>kg</m:t>
            </m:r>
            <m:r>
              <m:rPr>
                <m:sty m:val="p"/>
              </m:rPr>
              <w:rPr>
                <w:rFonts w:ascii="Cambria Math" w:hAnsi="Cambria Math"/>
              </w:rPr>
              <m:t>)∙(</m:t>
            </m:r>
            <m:r>
              <w:rPr>
                <w:rFonts w:ascii="Cambria Math" w:hAnsi="Cambria Math"/>
              </w:rPr>
              <m:t>min</m:t>
            </m:r>
            <m:r>
              <m:rPr>
                <m:sty m:val="p"/>
              </m:rPr>
              <w:rPr>
                <w:rFonts w:ascii="Cambria Math" w:hAnsi="Cambria Math"/>
              </w:rPr>
              <m:t>)</m:t>
            </m:r>
          </m:den>
        </m:f>
        <m:r>
          <m:rPr>
            <m:sty m:val="p"/>
          </m:rPr>
          <w:rPr>
            <w:rFonts w:ascii="Cambria Math" w:hAnsi="Cambria Math"/>
          </w:rPr>
          <m:t>)</m:t>
        </m:r>
      </m:oMath>
      <w:r w:rsidRPr="00DD2EDA">
        <w:t xml:space="preserve">  en lugar de absolutos </w:t>
      </w:r>
      <m:oMath>
        <m:r>
          <m:rPr>
            <m:sty m:val="p"/>
          </m:rPr>
          <w:rPr>
            <w:rFonts w:ascii="Cambria Math" w:hAnsi="Cambria Math"/>
          </w:rPr>
          <m:t>(</m:t>
        </m:r>
        <m:r>
          <w:rPr>
            <w:rFonts w:ascii="Cambria Math" w:hAnsi="Cambria Math"/>
          </w:rPr>
          <m:t>ml</m:t>
        </m:r>
        <m:r>
          <m:rPr>
            <m:sty m:val="p"/>
          </m:rPr>
          <w:rPr>
            <w:rFonts w:ascii="Cambria Math" w:hAnsi="Cambria Math"/>
          </w:rPr>
          <m:t xml:space="preserve"> · </m:t>
        </m:r>
        <m:r>
          <w:rPr>
            <w:rFonts w:ascii="Cambria Math" w:hAnsi="Cambria Math"/>
          </w:rPr>
          <m:t>min</m:t>
        </m:r>
        <m:r>
          <m:rPr>
            <m:sty m:val="p"/>
          </m:rPr>
          <w:rPr>
            <w:rFonts w:ascii="Cambria Math" w:hAnsi="Cambria Math"/>
          </w:rPr>
          <m:t xml:space="preserve"> -1)</m:t>
        </m:r>
      </m:oMath>
      <w:r w:rsidRPr="00DD2EDA">
        <w:t>, lo que permite comparaciones significativas entre individuos con diferente peso corporal. La variación significativa en VO</w:t>
      </w:r>
      <w:r w:rsidRPr="00DD2EDA">
        <w:rPr>
          <w:vertAlign w:val="subscript"/>
        </w:rPr>
        <w:t>2m</w:t>
      </w:r>
      <w:r w:rsidR="001E1CDA" w:rsidRPr="00DD2EDA">
        <w:rPr>
          <w:vertAlign w:val="subscript"/>
        </w:rPr>
        <w:t>á</w:t>
      </w:r>
      <w:r w:rsidRPr="00DD2EDA">
        <w:rPr>
          <w:vertAlign w:val="subscript"/>
        </w:rPr>
        <w:t>x</w:t>
      </w:r>
      <w:r w:rsidRPr="00DD2EDA">
        <w:t xml:space="preserve"> entre poblaciones y niveles de condición física se debe principalmente a diferencias en gasto cardiaco máximo (D) por lo tanto, el VO</w:t>
      </w:r>
      <w:r w:rsidRPr="00DD2EDA">
        <w:rPr>
          <w:vertAlign w:val="subscript"/>
        </w:rPr>
        <w:t>2m</w:t>
      </w:r>
      <w:r w:rsidR="0044749A" w:rsidRPr="00DD2EDA">
        <w:rPr>
          <w:vertAlign w:val="subscript"/>
        </w:rPr>
        <w:t>á</w:t>
      </w:r>
      <w:r w:rsidRPr="00DD2EDA">
        <w:rPr>
          <w:vertAlign w:val="subscript"/>
        </w:rPr>
        <w:t>x</w:t>
      </w:r>
      <w:r w:rsidRPr="00DD2EDA">
        <w:t xml:space="preserve"> está estrechamente relacionado con la capacidad funcional del corazón.</w:t>
      </w:r>
    </w:p>
    <w:p w14:paraId="325CCAD2" w14:textId="3E87D192" w:rsidR="006C147F" w:rsidRPr="00DD2EDA" w:rsidRDefault="006C147F" w:rsidP="00351325">
      <w:pPr>
        <w:pStyle w:val="T2"/>
        <w:rPr>
          <w:color w:val="000000"/>
        </w:rPr>
      </w:pPr>
      <w:bookmarkStart w:id="42" w:name="_Toc166880662"/>
      <w:bookmarkStart w:id="43" w:name="_Toc167828626"/>
      <w:bookmarkStart w:id="44" w:name="_Toc207041586"/>
      <w:r w:rsidRPr="00DD2EDA">
        <w:t>Dispositivos y Tecnologías Electrónicas Portátiles</w:t>
      </w:r>
      <w:bookmarkEnd w:id="42"/>
      <w:r w:rsidRPr="00DD2EDA">
        <w:t>.</w:t>
      </w:r>
      <w:bookmarkStart w:id="45" w:name="_Toc166880661"/>
      <w:bookmarkEnd w:id="43"/>
      <w:bookmarkEnd w:id="44"/>
    </w:p>
    <w:p w14:paraId="0D642247" w14:textId="487CC435" w:rsidR="007D28E3" w:rsidRPr="00DD2EDA" w:rsidRDefault="007D28E3" w:rsidP="00390A69">
      <w:bookmarkStart w:id="46" w:name="_Toc152241293"/>
      <w:bookmarkEnd w:id="45"/>
      <w:r w:rsidRPr="00DD2EDA">
        <w:t xml:space="preserve">Actualmente se habla de que vivimos una “cuarta revolución industrial” o </w:t>
      </w:r>
      <w:r w:rsidR="0082607C" w:rsidRPr="00DD2EDA">
        <w:t xml:space="preserve">una </w:t>
      </w:r>
      <w:r w:rsidRPr="00DD2EDA">
        <w:t>“cuarta revolución tecnológica” la cual precede a la era de la microelectrónica, las tecnologías de la información</w:t>
      </w:r>
      <w:r w:rsidR="0082607C" w:rsidRPr="00DD2EDA">
        <w:t xml:space="preserve">, tecnologías de las comunicaciones y por supuesto a la </w:t>
      </w:r>
      <w:proofErr w:type="spellStart"/>
      <w:r w:rsidR="0082607C" w:rsidRPr="00DD2EDA">
        <w:rPr>
          <w:i/>
          <w:iCs/>
        </w:rPr>
        <w:t>World</w:t>
      </w:r>
      <w:proofErr w:type="spellEnd"/>
      <w:r w:rsidR="0082607C" w:rsidRPr="00DD2EDA">
        <w:rPr>
          <w:i/>
          <w:iCs/>
        </w:rPr>
        <w:t xml:space="preserve"> Wide Web</w:t>
      </w:r>
      <w:r w:rsidR="0082607C" w:rsidRPr="00DD2EDA">
        <w:t xml:space="preserve"> (internet). Lo que ha derivado en grandes innovaciones surgidas, que van desde la digitalización, el manejo de grandes volúmenes de información (</w:t>
      </w:r>
      <w:r w:rsidR="0082607C" w:rsidRPr="00DD2EDA">
        <w:rPr>
          <w:i/>
          <w:iCs/>
        </w:rPr>
        <w:t>Big data</w:t>
      </w:r>
      <w:r w:rsidR="0082607C" w:rsidRPr="00DD2EDA">
        <w:t xml:space="preserve">), </w:t>
      </w:r>
      <w:r w:rsidR="00143269" w:rsidRPr="00DD2EDA">
        <w:t xml:space="preserve">la </w:t>
      </w:r>
      <w:r w:rsidR="0082607C" w:rsidRPr="00DD2EDA">
        <w:t>IA, la robótica, las neurociencias y la biotecnología, entre otras</w:t>
      </w:r>
      <w:r w:rsidR="00143269" w:rsidRPr="00DD2EDA">
        <w:t xml:space="preserve"> </w:t>
      </w:r>
      <w:sdt>
        <w:sdtPr>
          <w:rPr>
            <w:color w:val="000000"/>
          </w:rPr>
          <w:tag w:val="MENDELEY_CITATION_v3_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"/>
          <w:id w:val="151881603"/>
          <w:placeholder>
            <w:docPart w:val="DefaultPlaceholder_-1854013440"/>
          </w:placeholder>
        </w:sdtPr>
        <w:sdtContent>
          <w:r w:rsidR="00D96C69" w:rsidRPr="00D96C69">
            <w:rPr>
              <w:color w:val="000000"/>
            </w:rPr>
            <w:t>(Martínez et al., 2020a)</w:t>
          </w:r>
        </w:sdtContent>
      </w:sdt>
      <w:r w:rsidR="0043635C" w:rsidRPr="00DD2EDA">
        <w:t>.</w:t>
      </w:r>
    </w:p>
    <w:p w14:paraId="3D9BCF98" w14:textId="2B2F1A90" w:rsidR="00D60AA0" w:rsidRPr="00DD2EDA" w:rsidRDefault="00ED794F" w:rsidP="00390A69">
      <w:r w:rsidRPr="00DD2EDA">
        <w:lastRenderedPageBreak/>
        <w:t>La</w:t>
      </w:r>
      <w:r w:rsidR="00D60AA0" w:rsidRPr="00DD2EDA">
        <w:t xml:space="preserve"> Comisión Electrotécnica Internacional</w:t>
      </w:r>
      <w:r w:rsidRPr="00DD2EDA">
        <w:t xml:space="preserve"> </w:t>
      </w:r>
      <w:r w:rsidR="009508ED" w:rsidRPr="00DD2EDA">
        <w:t>(</w:t>
      </w:r>
      <w:r w:rsidRPr="00DD2EDA">
        <w:t>IEC</w:t>
      </w:r>
      <w:r w:rsidR="009508ED" w:rsidRPr="00DD2EDA">
        <w:t>)</w:t>
      </w:r>
      <w:r w:rsidR="00B04B5B" w:rsidRPr="00DD2EDA">
        <w:fldChar w:fldCharType="begin"/>
      </w:r>
      <w:r w:rsidR="00B04B5B" w:rsidRPr="00DD2EDA">
        <w:instrText xml:space="preserve"> XE "Comisión Electrotécnica Internacional IEC" </w:instrText>
      </w:r>
      <w:r w:rsidR="00B04B5B" w:rsidRPr="00DD2EDA">
        <w:fldChar w:fldCharType="end"/>
      </w:r>
      <w:r w:rsidRPr="00DD2EDA">
        <w:t xml:space="preserve"> es una organización líder en el desarrollo de normas internacionales para la electro</w:t>
      </w:r>
      <w:r w:rsidR="00440765" w:rsidRPr="00DD2EDA">
        <w:t>-</w:t>
      </w:r>
      <w:r w:rsidRPr="00DD2EDA">
        <w:t>tecnología</w:t>
      </w:r>
      <w:r w:rsidRPr="00DD2EDA">
        <w:rPr>
          <w:rStyle w:val="Textoennegrita"/>
          <w:b w:val="0"/>
          <w:bCs w:val="0"/>
        </w:rPr>
        <w:t>.</w:t>
      </w:r>
      <w:r w:rsidRPr="00DD2EDA">
        <w:t xml:space="preserve"> Sus normas son utilizadas por millones de personas en todo el mundo para garantizar la seguridad, la eficiencia y la interoperabilidad de los productos eléctricos, electrónicos y relacionados. </w:t>
      </w:r>
    </w:p>
    <w:p w14:paraId="50D3D40D" w14:textId="7804AF52" w:rsidR="00D60AA0" w:rsidRPr="00DD2EDA" w:rsidRDefault="00D60AA0" w:rsidP="00390A69">
      <w:r w:rsidRPr="00DD2EDA">
        <w:t>De acuerdo con la IE</w:t>
      </w:r>
      <w:r w:rsidR="0035646C" w:rsidRPr="00DD2EDA">
        <w:t>C</w:t>
      </w:r>
      <w:r w:rsidRPr="00DD2EDA">
        <w:t>, para el uso de la palabra “</w:t>
      </w:r>
      <w:r w:rsidRPr="00DD2EDA">
        <w:rPr>
          <w:i/>
          <w:iCs/>
        </w:rPr>
        <w:t>Wearables</w:t>
      </w:r>
      <w:r w:rsidRPr="00DD2EDA">
        <w:t>” del inglés que se utiliza comúnmente para referirse a los “dispositivos y tecnologías electrónicas portátiles”</w:t>
      </w:r>
      <w:r w:rsidR="00B04B5B" w:rsidRPr="00DD2EDA">
        <w:fldChar w:fldCharType="begin"/>
      </w:r>
      <w:r w:rsidR="00B04B5B" w:rsidRPr="00DD2EDA">
        <w:instrText xml:space="preserve"> XE "Wearables del inglés que se utiliza comúnmente para referirse a los \“dispositivos y tecnologías electrónicas portátiles\”" </w:instrText>
      </w:r>
      <w:r w:rsidR="00B04B5B" w:rsidRPr="00DD2EDA">
        <w:fldChar w:fldCharType="end"/>
      </w:r>
      <w:r w:rsidRPr="00DD2EDA">
        <w:t xml:space="preserve"> se refiere a un amplio rango de dispositivos electrónicos que se pueden llevar puestos o integrados en la ropa u otros objetos.</w:t>
      </w:r>
    </w:p>
    <w:p w14:paraId="45ECC59D" w14:textId="493F1AD7" w:rsidR="006C147F" w:rsidRPr="00DD2EDA" w:rsidRDefault="00D60AA0" w:rsidP="00390A69">
      <w:r w:rsidRPr="00DD2EDA">
        <w:t>La IEC define el alcance del Comité Técnico 124 (TC 124) como la "estandarización en el campo de los dispositivos y tecnologías electrónicas portátiles" e incluye</w:t>
      </w:r>
      <w:r w:rsidR="0035646C" w:rsidRPr="00DD2EDA">
        <w:t xml:space="preserve">; </w:t>
      </w:r>
      <w:r w:rsidRPr="00DD2EDA">
        <w:t>Materiales y dispositivos adheribles: Estos son dispositivos electrónicos delgados y flexibles que se pueden adherir a la piel u otras superficies.</w:t>
      </w:r>
      <w:r w:rsidR="0035646C" w:rsidRPr="00DD2EDA">
        <w:t xml:space="preserve"> </w:t>
      </w:r>
      <w:r w:rsidRPr="00DD2EDA">
        <w:t>Materiales y dispositivos implantables</w:t>
      </w:r>
      <w:r w:rsidR="0035646C" w:rsidRPr="00DD2EDA">
        <w:t>, s</w:t>
      </w:r>
      <w:r w:rsidRPr="00DD2EDA">
        <w:t>e trata de dispositivos electrónicos que se colocan quirúrgicamente debajo de la piel o dentro del cuerpo.</w:t>
      </w:r>
      <w:r w:rsidR="0035646C" w:rsidRPr="00DD2EDA">
        <w:t xml:space="preserve"> </w:t>
      </w:r>
      <w:r w:rsidRPr="00DD2EDA">
        <w:t>Materiales y dispositivos ingeribles</w:t>
      </w:r>
      <w:r w:rsidR="0035646C" w:rsidRPr="00DD2EDA">
        <w:t>, s</w:t>
      </w:r>
      <w:r w:rsidRPr="00DD2EDA">
        <w:t>on dispositivos electrónicos que se pueden tragar y viajar a través del sistema digestivo para realizar mediciones o administrar medicamentos.</w:t>
      </w:r>
      <w:r w:rsidR="0035646C" w:rsidRPr="00DD2EDA">
        <w:t xml:space="preserve"> </w:t>
      </w:r>
      <w:r w:rsidRPr="00DD2EDA">
        <w:t>Materiales y dispositivos textiles electrónicos</w:t>
      </w:r>
      <w:r w:rsidR="0035646C" w:rsidRPr="00DD2EDA">
        <w:t>, s</w:t>
      </w:r>
      <w:r w:rsidRPr="00DD2EDA">
        <w:t>e trata de textiles que incorporan componentes electrónicos, lo que les otorga nuevas funcionalidades</w:t>
      </w:r>
      <w:r w:rsidR="0035646C" w:rsidRPr="00DD2EDA">
        <w:t xml:space="preserve"> </w:t>
      </w:r>
      <w:sdt>
        <w:sdtPr>
          <w:rPr>
            <w:color w:val="000000"/>
          </w:rPr>
          <w:tag w:val="MENDELEY_CITATION_v3_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"/>
          <w:id w:val="267434778"/>
          <w:placeholder>
            <w:docPart w:val="DefaultPlaceholder_-1854013440"/>
          </w:placeholder>
        </w:sdtPr>
        <w:sdtContent>
          <w:r w:rsidR="00D96C69" w:rsidRPr="00D96C69">
            <w:rPr>
              <w:color w:val="000000"/>
            </w:rPr>
            <w:t>(Comisión Electrotécnica Internacional (IEC), 2019)</w:t>
          </w:r>
        </w:sdtContent>
      </w:sdt>
      <w:bookmarkStart w:id="47" w:name="_Toc166880663"/>
    </w:p>
    <w:p w14:paraId="54A6466A" w14:textId="69E56517" w:rsidR="006C147F" w:rsidRPr="00DD2EDA" w:rsidRDefault="006C147F" w:rsidP="002B4A22">
      <w:pPr>
        <w:pStyle w:val="T2"/>
      </w:pPr>
      <w:bookmarkStart w:id="48" w:name="_Toc167828628"/>
      <w:bookmarkStart w:id="49" w:name="_Toc207041587"/>
      <w:r w:rsidRPr="00DD2EDA">
        <w:t>Sensores integrados en dispositivos portátiles</w:t>
      </w:r>
      <w:bookmarkEnd w:id="48"/>
      <w:bookmarkEnd w:id="49"/>
    </w:p>
    <w:p w14:paraId="62927FCB" w14:textId="3F77E948" w:rsidR="0013438C" w:rsidRPr="00DD2EDA" w:rsidRDefault="006C147F" w:rsidP="00786CF9">
      <w:pPr>
        <w:pStyle w:val="T3"/>
      </w:pPr>
      <w:bookmarkStart w:id="50" w:name="_Toc167828629"/>
      <w:bookmarkStart w:id="51" w:name="_Toc207041588"/>
      <w:bookmarkEnd w:id="46"/>
      <w:bookmarkEnd w:id="47"/>
      <w:r w:rsidRPr="00DD2EDA">
        <w:t>Acelerómetro</w:t>
      </w:r>
      <w:bookmarkEnd w:id="50"/>
      <w:bookmarkEnd w:id="51"/>
      <w:r w:rsidR="0013438C" w:rsidRPr="00DD2EDA">
        <w:t xml:space="preserve"> </w:t>
      </w:r>
    </w:p>
    <w:p w14:paraId="360CDB34" w14:textId="768DDE06" w:rsidR="0013438C" w:rsidRPr="00DD2EDA" w:rsidRDefault="0013438C" w:rsidP="00390A69">
      <w:r w:rsidRPr="00DD2EDA">
        <w:t xml:space="preserve">Un acelerómetro es un sensor de chip que está formado por un elemento capacitivo microelectromecánico, y piezoeléctrico que detecta el cambio en la aceleración de una pequeña masa en el sensor, como el que se muestra en la </w:t>
      </w:r>
      <w:r w:rsidR="00C2717F">
        <w:t xml:space="preserve">figura </w:t>
      </w:r>
      <w:r w:rsidR="00C2717F" w:rsidRPr="00DD2EDA">
        <w:t>1</w:t>
      </w:r>
      <w:r w:rsidRPr="00DD2EDA">
        <w:t xml:space="preserve">, el cual es un dispositivo que mide la fuerza estática que incluye la gravedad, y la fuerza dinámica que puede incluir vibraciones y movimiento. La forma en que mide es en metros por segundo al cuadrado (m/s²) o por la fuerza G (g) que mide la aceleración de la gravedad. </w:t>
      </w:r>
    </w:p>
    <w:p w14:paraId="1A083DF2" w14:textId="77777777" w:rsidR="00B65BE0" w:rsidRDefault="00B65BE0" w:rsidP="00830CAD">
      <w:pPr>
        <w:pStyle w:val="Figurastitulo"/>
      </w:pPr>
    </w:p>
    <w:p w14:paraId="4AAE5B60" w14:textId="77777777" w:rsidR="00B65BE0" w:rsidRDefault="00B65BE0" w:rsidP="00830CAD">
      <w:pPr>
        <w:pStyle w:val="Figurastitulo"/>
      </w:pPr>
    </w:p>
    <w:p w14:paraId="58F14382" w14:textId="493D2B2E" w:rsidR="00CA4F1B" w:rsidRDefault="00830CAD" w:rsidP="00830CAD">
      <w:pPr>
        <w:pStyle w:val="Figurastitulo"/>
      </w:pPr>
      <w:r>
        <w:lastRenderedPageBreak/>
        <w:t xml:space="preserve">Figura 1 </w:t>
      </w:r>
    </w:p>
    <w:p w14:paraId="0B075EA9" w14:textId="77777777" w:rsidR="00DB4BCB" w:rsidRDefault="0013438C" w:rsidP="00E373C4">
      <w:pPr>
        <w:pStyle w:val="CuerpoLA"/>
      </w:pPr>
      <w:r w:rsidRPr="00DD2EDA">
        <w:rPr>
          <w:noProof/>
        </w:rPr>
        <w:drawing>
          <wp:inline distT="0" distB="0" distL="0" distR="0" wp14:anchorId="2826EDE0" wp14:editId="3C260023">
            <wp:extent cx="2045449" cy="1533125"/>
            <wp:effectExtent l="0" t="0" r="0" b="0"/>
            <wp:docPr id="62716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63914" cy="1546965"/>
                    </a:xfrm>
                    <a:prstGeom prst="rect">
                      <a:avLst/>
                    </a:prstGeom>
                    <a:noFill/>
                    <a:ln>
                      <a:noFill/>
                    </a:ln>
                  </pic:spPr>
                </pic:pic>
              </a:graphicData>
            </a:graphic>
          </wp:inline>
        </w:drawing>
      </w:r>
    </w:p>
    <w:p w14:paraId="5C3D2179" w14:textId="77777777" w:rsidR="00B65BE0" w:rsidRPr="00830CAD" w:rsidRDefault="00B65BE0" w:rsidP="00B65BE0">
      <w:pPr>
        <w:pStyle w:val="figdescripcion"/>
      </w:pPr>
      <w:bookmarkStart w:id="52" w:name="_Toc167982290"/>
      <w:r w:rsidRPr="00830CAD">
        <w:rPr>
          <w:rStyle w:val="figdescripcionCar"/>
          <w:i/>
          <w:lang w:val="es-MX"/>
        </w:rPr>
        <w:t>Módulo de sensor tipo acelerómetro modelo MMA7361</w:t>
      </w:r>
      <w:bookmarkEnd w:id="52"/>
    </w:p>
    <w:p w14:paraId="6D8D695F" w14:textId="27F83261" w:rsidR="0013438C" w:rsidRPr="00DD2EDA" w:rsidRDefault="0013438C" w:rsidP="00786CF9">
      <w:pPr>
        <w:pStyle w:val="T3"/>
        <w:rPr>
          <w:rStyle w:val="SubtituloslaCar"/>
          <w:rFonts w:ascii="Times New Roman" w:eastAsiaTheme="minorHAnsi" w:hAnsi="Times New Roman" w:cstheme="majorBidi"/>
          <w:b/>
          <w:bCs w:val="0"/>
          <w:kern w:val="2"/>
          <w:szCs w:val="32"/>
          <w:lang w:val="es-MX" w:eastAsia="en-US"/>
          <w14:ligatures w14:val="standardContextual"/>
        </w:rPr>
      </w:pPr>
      <w:bookmarkStart w:id="53" w:name="_Toc152241294"/>
      <w:bookmarkStart w:id="54" w:name="_Toc167828630"/>
      <w:bookmarkStart w:id="55" w:name="_Toc207041589"/>
      <w:r w:rsidRPr="00DD2EDA">
        <w:rPr>
          <w:rStyle w:val="SubtituloslaCar"/>
          <w:rFonts w:ascii="Times New Roman" w:eastAsiaTheme="minorHAnsi" w:hAnsi="Times New Roman" w:cstheme="majorBidi"/>
          <w:b/>
          <w:bCs w:val="0"/>
          <w:kern w:val="2"/>
          <w:szCs w:val="32"/>
          <w:lang w:val="es-MX" w:eastAsia="en-US"/>
          <w14:ligatures w14:val="standardContextual"/>
        </w:rPr>
        <w:t>Fotopletismografía</w:t>
      </w:r>
      <w:bookmarkEnd w:id="53"/>
      <w:bookmarkEnd w:id="54"/>
      <w:bookmarkEnd w:id="55"/>
    </w:p>
    <w:p w14:paraId="651060D0" w14:textId="4D47F50C" w:rsidR="0013438C" w:rsidRDefault="0013438C" w:rsidP="00786CF9">
      <w:pPr>
        <w:rPr>
          <w:color w:val="000000"/>
        </w:rPr>
      </w:pPr>
      <w:r w:rsidRPr="00DD2EDA">
        <w:t>La Fotopletismografía (PPG)</w:t>
      </w:r>
      <w:r w:rsidR="00B04B5B" w:rsidRPr="00DD2EDA">
        <w:fldChar w:fldCharType="begin"/>
      </w:r>
      <w:r w:rsidR="00B04B5B" w:rsidRPr="00DD2EDA">
        <w:instrText xml:space="preserve"> XE "Fotopletismografía (PPG)" </w:instrText>
      </w:r>
      <w:r w:rsidR="00B04B5B" w:rsidRPr="00DD2EDA">
        <w:fldChar w:fldCharType="end"/>
      </w:r>
      <w:r w:rsidRPr="00DD2EDA">
        <w:t xml:space="preserve"> es una técnica ampliamente usada para medir la (FC) y la saturación de oxígeno en sangre (SpO</w:t>
      </w:r>
      <w:r w:rsidRPr="00DD2EDA">
        <w:rPr>
          <w:vertAlign w:val="subscript"/>
        </w:rPr>
        <w:t>2</w:t>
      </w:r>
      <w:r w:rsidRPr="00DD2EDA">
        <w:t>)</w:t>
      </w:r>
      <w:r w:rsidR="00B04B5B" w:rsidRPr="00DD2EDA">
        <w:fldChar w:fldCharType="begin"/>
      </w:r>
      <w:r w:rsidR="00B04B5B" w:rsidRPr="00DD2EDA">
        <w:instrText xml:space="preserve"> XE "saturación de oxígeno en sangre (SpO</w:instrText>
      </w:r>
      <w:r w:rsidR="00B04B5B" w:rsidRPr="00DD2EDA">
        <w:rPr>
          <w:vertAlign w:val="subscript"/>
        </w:rPr>
        <w:instrText>2</w:instrText>
      </w:r>
      <w:r w:rsidR="00B04B5B" w:rsidRPr="00DD2EDA">
        <w:instrText xml:space="preserve">)" </w:instrText>
      </w:r>
      <w:r w:rsidR="00B04B5B" w:rsidRPr="00DD2EDA">
        <w:fldChar w:fldCharType="end"/>
      </w:r>
      <w:r w:rsidRPr="00DD2EDA">
        <w:t xml:space="preserve">  de manera no invasiva</w:t>
      </w:r>
      <w:r w:rsidR="00B32BFF" w:rsidRPr="00DD2EDA">
        <w:t xml:space="preserve">. Como ejemplo en la </w:t>
      </w:r>
      <w:r w:rsidR="00AA5C94">
        <w:t>figura</w:t>
      </w:r>
      <w:r w:rsidR="00B32BFF" w:rsidRPr="00DD2EDA">
        <w:t xml:space="preserve"> 2 se muestra el sensor óptico PPG modelo ADPD1081</w:t>
      </w:r>
      <w:r w:rsidRPr="00DD2EDA">
        <w:t xml:space="preserve"> que está basad</w:t>
      </w:r>
      <w:r w:rsidR="00B32BFF" w:rsidRPr="00DD2EDA">
        <w:t>o</w:t>
      </w:r>
      <w:r w:rsidRPr="00DD2EDA">
        <w:t xml:space="preserve"> en un sistema optoelectrónico formado por un diodo emisor de luz LED y un elemento fototransistor que funciona como receptor</w:t>
      </w:r>
      <w:r w:rsidR="00B32BFF" w:rsidRPr="00DD2EDA">
        <w:t xml:space="preserve"> y</w:t>
      </w:r>
      <w:r w:rsidRPr="00DD2EDA">
        <w:t xml:space="preserve"> que en conjunto se encargan de iluminar la piel, y detectar las variaciones lumínicas que se producen debido a los efectos de reflexión y absorción de la luz por la sangre en los vasos sanguíneos </w:t>
      </w:r>
      <w:sdt>
        <w:sdtPr>
          <w:rPr>
            <w:color w:val="000000"/>
          </w:rPr>
          <w:tag w:val="MENDELEY_CITATION_v3_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
          <w:id w:val="18901779"/>
          <w:placeholder>
            <w:docPart w:val="DefaultPlaceholder_-1854013440"/>
          </w:placeholder>
        </w:sdtPr>
        <w:sdtContent>
          <w:r w:rsidR="00D96C69" w:rsidRPr="00D96C69">
            <w:rPr>
              <w:color w:val="000000"/>
            </w:rPr>
            <w:t>(BIOMEDICAS Robinson Alberto Torres Villa, 2023)</w:t>
          </w:r>
        </w:sdtContent>
      </w:sdt>
      <w:r w:rsidR="00723936" w:rsidRPr="00DD2EDA">
        <w:rPr>
          <w:color w:val="000000"/>
        </w:rPr>
        <w:t>.</w:t>
      </w:r>
    </w:p>
    <w:p w14:paraId="1C168CF0" w14:textId="26DD8F4D" w:rsidR="00AA5C94" w:rsidRDefault="00AA5C94" w:rsidP="00AA5C94">
      <w:pPr>
        <w:pStyle w:val="Figurastitulo"/>
      </w:pPr>
      <w:r>
        <w:t xml:space="preserve">Figura 2 </w:t>
      </w:r>
    </w:p>
    <w:p w14:paraId="268B0620" w14:textId="77777777" w:rsidR="00B65BE0" w:rsidRDefault="00760D3C" w:rsidP="00B65BE0">
      <w:pPr>
        <w:pStyle w:val="figdescripcion"/>
      </w:pPr>
      <w:r w:rsidRPr="00DD2EDA">
        <w:rPr>
          <w:noProof/>
        </w:rPr>
        <w:drawing>
          <wp:inline distT="0" distB="0" distL="0" distR="0" wp14:anchorId="76B5F8E6" wp14:editId="4D1440BA">
            <wp:extent cx="2069720" cy="2038573"/>
            <wp:effectExtent l="0" t="0" r="0" b="0"/>
            <wp:docPr id="1555285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85363" name=""/>
                    <pic:cNvPicPr/>
                  </pic:nvPicPr>
                  <pic:blipFill>
                    <a:blip r:embed="rId16"/>
                    <a:stretch>
                      <a:fillRect/>
                    </a:stretch>
                  </pic:blipFill>
                  <pic:spPr>
                    <a:xfrm>
                      <a:off x="0" y="0"/>
                      <a:ext cx="2082351" cy="2051013"/>
                    </a:xfrm>
                    <a:prstGeom prst="rect">
                      <a:avLst/>
                    </a:prstGeom>
                  </pic:spPr>
                </pic:pic>
              </a:graphicData>
            </a:graphic>
          </wp:inline>
        </w:drawing>
      </w:r>
      <w:bookmarkStart w:id="56" w:name="_Hlk169353431"/>
      <w:r w:rsidR="00B65BE0" w:rsidRPr="00B65BE0">
        <w:t xml:space="preserve"> </w:t>
      </w:r>
    </w:p>
    <w:p w14:paraId="3E23E832" w14:textId="7AD3B31B" w:rsidR="00B65BE0" w:rsidRDefault="00B65BE0" w:rsidP="00B65BE0">
      <w:pPr>
        <w:pStyle w:val="figdescripcion"/>
      </w:pPr>
      <w:r>
        <w:t>S</w:t>
      </w:r>
      <w:r w:rsidRPr="00DD2EDA">
        <w:t>ensor óptico PPG modelo ADPD1081</w:t>
      </w:r>
      <w:bookmarkEnd w:id="56"/>
    </w:p>
    <w:p w14:paraId="4A3C27C6" w14:textId="028F8C14" w:rsidR="00DB4BCB" w:rsidRPr="00DD2EDA" w:rsidRDefault="00DB4BCB" w:rsidP="00E373C4">
      <w:pPr>
        <w:pStyle w:val="CuerpoLA"/>
      </w:pPr>
    </w:p>
    <w:p w14:paraId="179D0780" w14:textId="35064483" w:rsidR="007B5CD7" w:rsidRPr="00DD2EDA" w:rsidRDefault="001826A2" w:rsidP="00786CF9">
      <w:r w:rsidRPr="00DD2EDA">
        <w:lastRenderedPageBreak/>
        <w:t>L</w:t>
      </w:r>
      <w:r w:rsidR="0013438C" w:rsidRPr="00DD2EDA">
        <w:t xml:space="preserve">a FC y el </w:t>
      </w:r>
      <w:r w:rsidR="0013438C" w:rsidRPr="00DD2EDA">
        <w:rPr>
          <w:rFonts w:ascii="Cambria Math" w:hAnsi="Cambria Math" w:cs="Cambria Math"/>
        </w:rPr>
        <w:t>𝑉𝑂</w:t>
      </w:r>
      <w:r w:rsidR="0013438C" w:rsidRPr="00DD2EDA">
        <w:rPr>
          <w:vertAlign w:val="subscript"/>
        </w:rPr>
        <w:t>2</w:t>
      </w:r>
      <w:r w:rsidR="00760D3C" w:rsidRPr="00DD2EDA">
        <w:rPr>
          <w:vertAlign w:val="subscript"/>
        </w:rPr>
        <w:t>máx</w:t>
      </w:r>
      <w:r w:rsidR="0013438C" w:rsidRPr="00DD2EDA">
        <w:t xml:space="preserve"> tienden a estar linealmente relacionados en una gran parte del rango de trabajo aeróbico. Cuando se conoce esta relación, la </w:t>
      </w:r>
      <w:r w:rsidR="0035646C" w:rsidRPr="00DD2EDA">
        <w:t>FC</w:t>
      </w:r>
      <w:r w:rsidR="0013438C" w:rsidRPr="00DD2EDA">
        <w:t xml:space="preserve"> del ejercicio puede ser utilizada para estimar el </w:t>
      </w:r>
      <w:r w:rsidR="0013438C" w:rsidRPr="00DD2EDA">
        <w:rPr>
          <w:rFonts w:ascii="Cambria Math" w:hAnsi="Cambria Math" w:cs="Cambria Math"/>
        </w:rPr>
        <w:t>𝑉𝑂</w:t>
      </w:r>
      <w:r w:rsidR="0013438C" w:rsidRPr="00DD2EDA">
        <w:rPr>
          <w:vertAlign w:val="subscript"/>
        </w:rPr>
        <w:t>2</w:t>
      </w:r>
      <w:r w:rsidR="00760D3C" w:rsidRPr="00DD2EDA">
        <w:rPr>
          <w:vertAlign w:val="subscript"/>
        </w:rPr>
        <w:t>máx</w:t>
      </w:r>
      <w:r w:rsidR="0035646C" w:rsidRPr="00DD2EDA">
        <w:t xml:space="preserve">, </w:t>
      </w:r>
      <w:r w:rsidR="0013438C" w:rsidRPr="00DD2EDA">
        <w:t>y luego calcular el gasto de energía</w:t>
      </w:r>
      <w:r w:rsidR="00AD3B61" w:rsidRPr="00DD2EDA">
        <w:t xml:space="preserve"> </w:t>
      </w:r>
      <w:r w:rsidR="0013438C" w:rsidRPr="00DD2EDA">
        <w:t xml:space="preserve">durante las actividades de la vida diaria. </w:t>
      </w:r>
      <w:sdt>
        <w:sdtPr>
          <w:rPr>
            <w:color w:val="000000"/>
          </w:rPr>
          <w:tag w:val="MENDELEY_CITATION_v3_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"/>
          <w:id w:val="175859452"/>
          <w:placeholder>
            <w:docPart w:val="DefaultPlaceholder_-1854013440"/>
          </w:placeholder>
        </w:sdtPr>
        <w:sdtContent>
          <w:r w:rsidR="00D96C69" w:rsidRPr="00D96C69">
            <w:rPr>
              <w:color w:val="000000"/>
            </w:rPr>
            <w:t>(Rodríguez Ontiveros et al., 2021)</w:t>
          </w:r>
        </w:sdtContent>
      </w:sdt>
      <w:r w:rsidR="0013438C" w:rsidRPr="00DD2EDA">
        <w:t xml:space="preserve"> menciona</w:t>
      </w:r>
      <w:r w:rsidR="00AD3B61" w:rsidRPr="00DD2EDA">
        <w:t>n</w:t>
      </w:r>
      <w:r w:rsidR="0013438C" w:rsidRPr="00DD2EDA">
        <w:t xml:space="preserve"> que las ventajas que presenta este método son: información acerca de la intensidad duración y frecuencia, por lo cual es adecuado para la mayoría de las personas, relativamente económico y permite un análisis fácil y rápido de los datos. </w:t>
      </w:r>
      <w:sdt>
        <w:sdtPr>
          <w:rPr>
            <w:color w:val="000000"/>
          </w:rPr>
          <w:tag w:val="MENDELEY_CITATION_v3_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"/>
          <w:id w:val="807590638"/>
          <w:placeholder>
            <w:docPart w:val="DefaultPlaceholder_-1854013440"/>
          </w:placeholder>
        </w:sdtPr>
        <w:sdtContent>
          <w:r w:rsidR="00D96C69" w:rsidRPr="00D96C69">
            <w:rPr>
              <w:color w:val="000000"/>
            </w:rPr>
            <w:t>(Rodríguez Ontiveros et al., 2021)</w:t>
          </w:r>
        </w:sdtContent>
      </w:sdt>
      <w:bookmarkStart w:id="57" w:name="_Toc166880666"/>
    </w:p>
    <w:p w14:paraId="010B326A" w14:textId="6FD49D13" w:rsidR="001826A2" w:rsidRPr="00DD2EDA" w:rsidRDefault="001826A2" w:rsidP="002B4A22">
      <w:pPr>
        <w:pStyle w:val="T2"/>
      </w:pPr>
      <w:bookmarkStart w:id="58" w:name="_Toc207041590"/>
      <w:r w:rsidRPr="00DD2EDA">
        <w:t>Inteligencia Artificial para el Reconocimiento del Comportamiento Sedentario</w:t>
      </w:r>
      <w:bookmarkEnd w:id="57"/>
      <w:bookmarkEnd w:id="58"/>
      <w:r w:rsidRPr="00DD2EDA">
        <w:t xml:space="preserve"> </w:t>
      </w:r>
    </w:p>
    <w:p w14:paraId="1D69B15E" w14:textId="0527FFC4" w:rsidR="00BC0DCD" w:rsidRPr="00DD2EDA" w:rsidRDefault="000E7AA5" w:rsidP="00786CF9">
      <w:pPr>
        <w:rPr>
          <w:color w:val="000000"/>
          <w:shd w:val="clear" w:color="auto" w:fill="FFFFFF"/>
        </w:rPr>
      </w:pPr>
      <w:r w:rsidRPr="00DD2EDA">
        <w:t xml:space="preserve">En el contexto de las ciencias de la computación, </w:t>
      </w:r>
      <w:r w:rsidR="00AF23EA" w:rsidRPr="00DD2EDA">
        <w:t xml:space="preserve">la </w:t>
      </w:r>
      <w:r w:rsidRPr="00DD2EDA">
        <w:t>IA se refiere a una disciplina y un conjunto de capacidades cognoscitivas e intelectuales expresadas por sistemas informáticos o combinaciones de algoritmos cuyo propósito es la creación de máquinas que imiten la inteligencia humana para realizar tareas, y que pueden mejorar conforme recopilen información. Sin embargo</w:t>
      </w:r>
      <w:r w:rsidR="0069151E" w:rsidRPr="00DD2EDA">
        <w:t>, d</w:t>
      </w:r>
      <w:r w:rsidRPr="00DD2EDA">
        <w:t xml:space="preserve">urante la última década, la investigación de </w:t>
      </w:r>
      <w:r w:rsidR="0069151E" w:rsidRPr="00DD2EDA">
        <w:t xml:space="preserve">la </w:t>
      </w:r>
      <w:r w:rsidRPr="00DD2EDA">
        <w:t xml:space="preserve">IA en el ámbito de la salud y la medicina ha comenzado a mostrar resultados prometedores y aplicaciones prácticas, </w:t>
      </w:r>
      <w:r w:rsidR="005A1591" w:rsidRPr="00DD2EDA">
        <w:t xml:space="preserve">como </w:t>
      </w:r>
      <w:r w:rsidR="001826A2" w:rsidRPr="00DD2EDA">
        <w:t xml:space="preserve">la detección totalmente automática </w:t>
      </w:r>
      <w:r w:rsidRPr="00DD2EDA">
        <w:t>de nuevos biomarcadores</w:t>
      </w:r>
      <w:r w:rsidR="005A1591" w:rsidRPr="00DD2EDA">
        <w:t xml:space="preserve"> para el diagnóstico </w:t>
      </w:r>
      <w:commentRangeStart w:id="59"/>
      <w:r w:rsidR="00CB128A" w:rsidRPr="00DD2EDA">
        <w:t>clínico</w:t>
      </w:r>
      <w:commentRangeEnd w:id="59"/>
      <w:r w:rsidR="00326D92" w:rsidRPr="00DD2EDA">
        <w:rPr>
          <w:rStyle w:val="Refdecomentario"/>
          <w:rFonts w:asciiTheme="minorHAnsi" w:hAnsiTheme="minorHAnsi"/>
        </w:rPr>
        <w:commentReference w:id="59"/>
      </w:r>
      <w:r w:rsidR="00326D92" w:rsidRPr="00DD2EDA">
        <w:t xml:space="preserve"> </w:t>
      </w:r>
      <w:sdt>
        <w:sdtPr>
          <w:rPr>
            <w:color w:val="000000"/>
          </w:rPr>
          <w:tag w:val="MENDELEY_CITATION_v3_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"/>
          <w:id w:val="1708830551"/>
          <w:placeholder>
            <w:docPart w:val="DefaultPlaceholder_-1854013440"/>
          </w:placeholder>
        </w:sdtPr>
        <w:sdtContent>
          <w:r w:rsidR="00D96C69" w:rsidRPr="00D96C69">
            <w:rPr>
              <w:rFonts w:eastAsia="Times New Roman"/>
              <w:color w:val="000000"/>
            </w:rPr>
            <w:t>(</w:t>
          </w:r>
          <w:proofErr w:type="spellStart"/>
          <w:r w:rsidR="00D96C69" w:rsidRPr="00D96C69">
            <w:rPr>
              <w:rFonts w:eastAsia="Times New Roman"/>
              <w:color w:val="000000"/>
            </w:rPr>
            <w:t>Farrahi</w:t>
          </w:r>
          <w:proofErr w:type="spellEnd"/>
          <w:r w:rsidR="00D96C69" w:rsidRPr="00D96C69">
            <w:rPr>
              <w:rFonts w:eastAsia="Times New Roman"/>
              <w:color w:val="000000"/>
            </w:rPr>
            <w:t xml:space="preserve"> &amp; </w:t>
          </w:r>
          <w:proofErr w:type="spellStart"/>
          <w:r w:rsidR="00D96C69" w:rsidRPr="00D96C69">
            <w:rPr>
              <w:rFonts w:eastAsia="Times New Roman"/>
              <w:color w:val="000000"/>
            </w:rPr>
            <w:t>Rostami</w:t>
          </w:r>
          <w:proofErr w:type="spellEnd"/>
          <w:r w:rsidR="00D96C69" w:rsidRPr="00D96C69">
            <w:rPr>
              <w:rFonts w:eastAsia="Times New Roman"/>
              <w:color w:val="000000"/>
            </w:rPr>
            <w:t>, 2024)</w:t>
          </w:r>
        </w:sdtContent>
      </w:sdt>
      <w:r w:rsidRPr="00DD2EDA">
        <w:t xml:space="preserve">. La IA ha sido reconocida como una fuerza productiva y disruptiva en la atención médica </w:t>
      </w:r>
      <w:r w:rsidR="0069151E" w:rsidRPr="00DD2EDA">
        <w:t>llegando a considerarla como</w:t>
      </w:r>
      <w:r w:rsidRPr="00DD2EDA">
        <w:t xml:space="preserve"> una herramienta innovadora con el potencial de impactar en las prácticas clínica</w:t>
      </w:r>
      <w:r w:rsidR="0069151E" w:rsidRPr="00DD2EDA">
        <w:t xml:space="preserve"> </w:t>
      </w:r>
      <w:sdt>
        <w:sdtPr>
          <w:rPr>
            <w:color w:val="000000"/>
            <w:shd w:val="clear" w:color="auto" w:fill="FFFFFF"/>
          </w:rPr>
          <w:tag w:val="MENDELEY_CITATION_v3_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"/>
          <w:id w:val="-1222978515"/>
          <w:placeholder>
            <w:docPart w:val="DefaultPlaceholder_-1854013440"/>
          </w:placeholder>
        </w:sdtPr>
        <w:sdtContent>
          <w:r w:rsidR="00D96C69" w:rsidRPr="00D96C69">
            <w:rPr>
              <w:color w:val="000000"/>
              <w:shd w:val="clear" w:color="auto" w:fill="FFFFFF"/>
            </w:rPr>
            <w:t>(J. C. Santos et al., 2021)</w:t>
          </w:r>
        </w:sdtContent>
      </w:sdt>
      <w:sdt>
        <w:sdtPr>
          <w:rPr>
            <w:color w:val="000000"/>
            <w:shd w:val="clear" w:color="auto" w:fill="FFFFFF"/>
          </w:rPr>
          <w:tag w:val="MENDELEY_CITATION_v3_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"/>
          <w:id w:val="-1291594011"/>
          <w:placeholder>
            <w:docPart w:val="DefaultPlaceholder_-1854013440"/>
          </w:placeholder>
        </w:sdtPr>
        <w:sdtContent>
          <w:r w:rsidR="00D96C69" w:rsidRPr="00D96C69">
            <w:rPr>
              <w:color w:val="000000"/>
              <w:shd w:val="clear" w:color="auto" w:fill="FFFFFF"/>
            </w:rPr>
            <w:t>(</w:t>
          </w:r>
          <w:proofErr w:type="spellStart"/>
          <w:r w:rsidR="00D96C69" w:rsidRPr="00D96C69">
            <w:rPr>
              <w:color w:val="000000"/>
              <w:shd w:val="clear" w:color="auto" w:fill="FFFFFF"/>
            </w:rPr>
            <w:t>Syed</w:t>
          </w:r>
          <w:proofErr w:type="spellEnd"/>
          <w:r w:rsidR="00D96C69" w:rsidRPr="00D96C69">
            <w:rPr>
              <w:color w:val="000000"/>
              <w:shd w:val="clear" w:color="auto" w:fill="FFFFFF"/>
            </w:rPr>
            <w:t>-Abdul et al., 2020)</w:t>
          </w:r>
        </w:sdtContent>
      </w:sdt>
      <w:r w:rsidR="009C3029" w:rsidRPr="00DD2EDA">
        <w:rPr>
          <w:color w:val="000000"/>
          <w:shd w:val="clear" w:color="auto" w:fill="FFFFFF"/>
        </w:rPr>
        <w:t>.</w:t>
      </w:r>
    </w:p>
    <w:p w14:paraId="6DC85E84" w14:textId="4B41C1B1" w:rsidR="00723936" w:rsidRPr="00DD2EDA" w:rsidRDefault="00B672A7" w:rsidP="00786CF9">
      <w:pPr>
        <w:rPr>
          <w:color w:val="000000"/>
          <w:shd w:val="clear" w:color="auto" w:fill="FFFFFF"/>
        </w:rPr>
      </w:pPr>
      <w:r w:rsidRPr="00DD2EDA">
        <w:rPr>
          <w:rStyle w:val="CuerpoLACar"/>
        </w:rPr>
        <w:t>La tecnología portátil y los sensores están emergiendo como herramientas prometedoras para el monitoreo continuo y en tiempo real de la salud</w:t>
      </w:r>
      <w:r w:rsidRPr="00DD2EDA">
        <w:rPr>
          <w:shd w:val="clear" w:color="auto" w:fill="FFFFFF"/>
        </w:rPr>
        <w:t xml:space="preserve">. Desde relojes inteligentes hasta rastreadores de </w:t>
      </w:r>
      <w:r w:rsidR="00B91647" w:rsidRPr="00DD2EDA">
        <w:rPr>
          <w:shd w:val="clear" w:color="auto" w:fill="FFFFFF"/>
        </w:rPr>
        <w:t>AF</w:t>
      </w:r>
      <w:r w:rsidRPr="00DD2EDA">
        <w:rPr>
          <w:shd w:val="clear" w:color="auto" w:fill="FFFFFF"/>
        </w:rPr>
        <w:t xml:space="preserve"> y ropa conectada a Internet, los dispositivos portátiles equipados con sensores permiten a los usuarios medir y analizar datos relacionados con su estado fisiológico, actividades y bienestar general</w:t>
      </w:r>
      <w:r w:rsidR="00CB128A" w:rsidRPr="00DD2EDA">
        <w:rPr>
          <w:shd w:val="clear" w:color="auto" w:fill="FFFFFF"/>
        </w:rPr>
        <w:t>.</w:t>
      </w:r>
      <w:r w:rsidRPr="00DD2EDA">
        <w:rPr>
          <w:shd w:val="clear" w:color="auto" w:fill="FFFFFF"/>
        </w:rPr>
        <w:t xml:space="preserve"> </w:t>
      </w:r>
      <w:r w:rsidR="00CB128A" w:rsidRPr="00DD2EDA">
        <w:rPr>
          <w:shd w:val="clear" w:color="auto" w:fill="FFFFFF"/>
        </w:rPr>
        <w:t>L</w:t>
      </w:r>
      <w:r w:rsidRPr="00DD2EDA">
        <w:rPr>
          <w:shd w:val="clear" w:color="auto" w:fill="FFFFFF"/>
        </w:rPr>
        <w:t xml:space="preserve">os rastreadores de </w:t>
      </w:r>
      <w:r w:rsidR="00B91647" w:rsidRPr="00DD2EDA">
        <w:rPr>
          <w:shd w:val="clear" w:color="auto" w:fill="FFFFFF"/>
        </w:rPr>
        <w:t>AF</w:t>
      </w:r>
      <w:r w:rsidRPr="00DD2EDA">
        <w:rPr>
          <w:shd w:val="clear" w:color="auto" w:fill="FFFFFF"/>
        </w:rPr>
        <w:t xml:space="preserve"> contienen acelerómetros y monitores ópticos de </w:t>
      </w:r>
      <w:r w:rsidR="00397FA2" w:rsidRPr="00DD2EDA">
        <w:rPr>
          <w:shd w:val="clear" w:color="auto" w:fill="FFFFFF"/>
        </w:rPr>
        <w:t xml:space="preserve">fotopletismografía </w:t>
      </w:r>
      <w:r w:rsidRPr="00DD2EDA">
        <w:rPr>
          <w:shd w:val="clear" w:color="auto" w:fill="FFFFFF"/>
        </w:rPr>
        <w:t>ya son ampliamente utilizados por los consumidores para contar pasos y controlar la frecuencia cardíaca durante el ejercicio</w:t>
      </w:r>
      <w:r w:rsidR="00F17660" w:rsidRPr="00DD2EDA">
        <w:rPr>
          <w:shd w:val="clear" w:color="auto" w:fill="FFFFFF"/>
        </w:rPr>
        <w:t xml:space="preserve">, estos </w:t>
      </w:r>
      <w:r w:rsidRPr="00DD2EDA">
        <w:rPr>
          <w:shd w:val="clear" w:color="auto" w:fill="FFFFFF"/>
        </w:rPr>
        <w:t xml:space="preserve">sensores portátiles </w:t>
      </w:r>
      <w:r w:rsidR="00F17660" w:rsidRPr="00DD2EDA">
        <w:rPr>
          <w:shd w:val="clear" w:color="auto" w:fill="FFFFFF"/>
        </w:rPr>
        <w:t xml:space="preserve">son </w:t>
      </w:r>
      <w:r w:rsidRPr="00DD2EDA">
        <w:rPr>
          <w:shd w:val="clear" w:color="auto" w:fill="FFFFFF"/>
        </w:rPr>
        <w:t xml:space="preserve">de grado clínico para medir con precisión los signos vitales. </w:t>
      </w:r>
      <w:r w:rsidR="00CB128A" w:rsidRPr="00DD2EDA">
        <w:rPr>
          <w:shd w:val="clear" w:color="auto" w:fill="FFFFFF"/>
        </w:rPr>
        <w:t xml:space="preserve">Por </w:t>
      </w:r>
      <w:r w:rsidR="00397FA2" w:rsidRPr="00DD2EDA">
        <w:rPr>
          <w:shd w:val="clear" w:color="auto" w:fill="FFFFFF"/>
        </w:rPr>
        <w:t>ejemplo,</w:t>
      </w:r>
      <w:r w:rsidR="00CB128A" w:rsidRPr="00DD2EDA">
        <w:rPr>
          <w:shd w:val="clear" w:color="auto" w:fill="FFFFFF"/>
        </w:rPr>
        <w:t xml:space="preserve"> </w:t>
      </w:r>
      <w:r w:rsidRPr="00DD2EDA">
        <w:rPr>
          <w:shd w:val="clear" w:color="auto" w:fill="FFFFFF"/>
        </w:rPr>
        <w:t xml:space="preserve">la </w:t>
      </w:r>
      <w:r w:rsidR="00397FA2" w:rsidRPr="00DD2EDA">
        <w:rPr>
          <w:shd w:val="clear" w:color="auto" w:fill="FFFFFF"/>
        </w:rPr>
        <w:t>P</w:t>
      </w:r>
      <w:r w:rsidRPr="00DD2EDA">
        <w:rPr>
          <w:shd w:val="clear" w:color="auto" w:fill="FFFFFF"/>
        </w:rPr>
        <w:t xml:space="preserve">resión </w:t>
      </w:r>
      <w:r w:rsidR="00397FA2" w:rsidRPr="00DD2EDA">
        <w:rPr>
          <w:shd w:val="clear" w:color="auto" w:fill="FFFFFF"/>
        </w:rPr>
        <w:t>A</w:t>
      </w:r>
      <w:r w:rsidRPr="00DD2EDA">
        <w:rPr>
          <w:shd w:val="clear" w:color="auto" w:fill="FFFFFF"/>
        </w:rPr>
        <w:t>rterial</w:t>
      </w:r>
      <w:r w:rsidR="00397FA2" w:rsidRPr="00DD2EDA">
        <w:rPr>
          <w:shd w:val="clear" w:color="auto" w:fill="FFFFFF"/>
        </w:rPr>
        <w:t xml:space="preserve"> (PA)</w:t>
      </w:r>
      <w:r w:rsidRPr="00DD2EDA">
        <w:rPr>
          <w:shd w:val="clear" w:color="auto" w:fill="FFFFFF"/>
        </w:rPr>
        <w:t>,</w:t>
      </w:r>
      <w:r w:rsidR="00397FA2" w:rsidRPr="00DD2EDA">
        <w:rPr>
          <w:shd w:val="clear" w:color="auto" w:fill="FFFFFF"/>
        </w:rPr>
        <w:fldChar w:fldCharType="begin"/>
      </w:r>
      <w:r w:rsidR="00397FA2" w:rsidRPr="00DD2EDA">
        <w:instrText xml:space="preserve"> XE "</w:instrText>
      </w:r>
      <w:r w:rsidR="00397FA2" w:rsidRPr="00DD2EDA">
        <w:rPr>
          <w:shd w:val="clear" w:color="auto" w:fill="FFFFFF"/>
        </w:rPr>
        <w:instrText>Presión Arterial (PA)</w:instrText>
      </w:r>
      <w:r w:rsidR="00397FA2" w:rsidRPr="00DD2EDA">
        <w:instrText xml:space="preserve">" </w:instrText>
      </w:r>
      <w:r w:rsidR="00397FA2" w:rsidRPr="00DD2EDA">
        <w:rPr>
          <w:shd w:val="clear" w:color="auto" w:fill="FFFFFF"/>
        </w:rPr>
        <w:fldChar w:fldCharType="end"/>
      </w:r>
      <w:r w:rsidRPr="00DD2EDA">
        <w:rPr>
          <w:shd w:val="clear" w:color="auto" w:fill="FFFFFF"/>
        </w:rPr>
        <w:t xml:space="preserve"> la </w:t>
      </w:r>
      <w:r w:rsidR="00397FA2" w:rsidRPr="00DD2EDA">
        <w:rPr>
          <w:shd w:val="clear" w:color="auto" w:fill="FFFFFF"/>
        </w:rPr>
        <w:t>F</w:t>
      </w:r>
      <w:r w:rsidRPr="00DD2EDA">
        <w:rPr>
          <w:shd w:val="clear" w:color="auto" w:fill="FFFFFF"/>
        </w:rPr>
        <w:t xml:space="preserve">recuencia </w:t>
      </w:r>
      <w:r w:rsidR="00397FA2" w:rsidRPr="00DD2EDA">
        <w:rPr>
          <w:shd w:val="clear" w:color="auto" w:fill="FFFFFF"/>
        </w:rPr>
        <w:t>R</w:t>
      </w:r>
      <w:r w:rsidRPr="00DD2EDA">
        <w:rPr>
          <w:shd w:val="clear" w:color="auto" w:fill="FFFFFF"/>
        </w:rPr>
        <w:t>espiratoria</w:t>
      </w:r>
      <w:r w:rsidR="00397FA2" w:rsidRPr="00DD2EDA">
        <w:rPr>
          <w:shd w:val="clear" w:color="auto" w:fill="FFFFFF"/>
        </w:rPr>
        <w:t xml:space="preserve"> (FR)</w:t>
      </w:r>
      <w:r w:rsidRPr="00DD2EDA">
        <w:rPr>
          <w:shd w:val="clear" w:color="auto" w:fill="FFFFFF"/>
        </w:rPr>
        <w:t>,</w:t>
      </w:r>
      <w:r w:rsidR="00397FA2" w:rsidRPr="00DD2EDA">
        <w:rPr>
          <w:shd w:val="clear" w:color="auto" w:fill="FFFFFF"/>
        </w:rPr>
        <w:fldChar w:fldCharType="begin"/>
      </w:r>
      <w:r w:rsidR="00397FA2" w:rsidRPr="00DD2EDA">
        <w:instrText xml:space="preserve"> XE "</w:instrText>
      </w:r>
      <w:r w:rsidR="00397FA2" w:rsidRPr="00DD2EDA">
        <w:rPr>
          <w:shd w:val="clear" w:color="auto" w:fill="FFFFFF"/>
        </w:rPr>
        <w:instrText>Frecuencia Respiratoria (FR)</w:instrText>
      </w:r>
      <w:r w:rsidR="00397FA2" w:rsidRPr="00DD2EDA">
        <w:instrText xml:space="preserve">" </w:instrText>
      </w:r>
      <w:r w:rsidR="00397FA2" w:rsidRPr="00DD2EDA">
        <w:rPr>
          <w:shd w:val="clear" w:color="auto" w:fill="FFFFFF"/>
        </w:rPr>
        <w:fldChar w:fldCharType="end"/>
      </w:r>
      <w:r w:rsidRPr="00DD2EDA">
        <w:rPr>
          <w:shd w:val="clear" w:color="auto" w:fill="FFFFFF"/>
        </w:rPr>
        <w:t xml:space="preserve"> </w:t>
      </w:r>
      <w:r w:rsidR="00397FA2" w:rsidRPr="00DD2EDA">
        <w:rPr>
          <w:shd w:val="clear" w:color="auto" w:fill="FFFFFF"/>
        </w:rPr>
        <w:t>(SpO</w:t>
      </w:r>
      <w:r w:rsidR="00397FA2" w:rsidRPr="00DD2EDA">
        <w:rPr>
          <w:shd w:val="clear" w:color="auto" w:fill="FFFFFF"/>
          <w:vertAlign w:val="subscript"/>
        </w:rPr>
        <w:t>2</w:t>
      </w:r>
      <w:r w:rsidR="00397FA2" w:rsidRPr="00DD2EDA">
        <w:rPr>
          <w:shd w:val="clear" w:color="auto" w:fill="FFFFFF"/>
        </w:rPr>
        <w:t>)</w:t>
      </w:r>
      <w:r w:rsidRPr="00DD2EDA">
        <w:rPr>
          <w:shd w:val="clear" w:color="auto" w:fill="FFFFFF"/>
        </w:rPr>
        <w:t xml:space="preserve">, la temperatura de la piel, y más. La integración inalámbrica y los algoritmos de </w:t>
      </w:r>
      <w:r w:rsidR="00397FA2" w:rsidRPr="00DD2EDA">
        <w:rPr>
          <w:shd w:val="clear" w:color="auto" w:fill="FFFFFF"/>
        </w:rPr>
        <w:t>IA</w:t>
      </w:r>
      <w:r w:rsidRPr="00DD2EDA">
        <w:rPr>
          <w:shd w:val="clear" w:color="auto" w:fill="FFFFFF"/>
        </w:rPr>
        <w:t xml:space="preserve"> permiten que los dispositivos </w:t>
      </w:r>
      <w:r w:rsidRPr="00DD2EDA">
        <w:rPr>
          <w:shd w:val="clear" w:color="auto" w:fill="FFFFFF"/>
        </w:rPr>
        <w:lastRenderedPageBreak/>
        <w:t xml:space="preserve">portátiles realicen un seguimiento de los indicadores de salud las 24 horas del día, los 7 días de la semana y proporcionen comentarios a los usuarios </w:t>
      </w:r>
      <w:sdt>
        <w:sdtPr>
          <w:rPr>
            <w:color w:val="000000"/>
            <w:shd w:val="clear" w:color="auto" w:fill="FFFFFF"/>
          </w:rPr>
          <w:tag w:val="MENDELEY_CITATION_v3_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"/>
          <w:id w:val="-1634558024"/>
          <w:placeholder>
            <w:docPart w:val="DefaultPlaceholder_-1854013440"/>
          </w:placeholder>
        </w:sdtPr>
        <w:sdtContent>
          <w:r w:rsidR="00D96C69" w:rsidRPr="00D96C69">
            <w:rPr>
              <w:color w:val="000000"/>
              <w:shd w:val="clear" w:color="auto" w:fill="FFFFFF"/>
            </w:rPr>
            <w:t>(Khan et al., 2024)</w:t>
          </w:r>
        </w:sdtContent>
      </w:sdt>
      <w:r w:rsidR="00AF23EA" w:rsidRPr="00DD2EDA">
        <w:rPr>
          <w:color w:val="000000"/>
          <w:shd w:val="clear" w:color="auto" w:fill="FFFFFF"/>
        </w:rPr>
        <w:t>.</w:t>
      </w:r>
    </w:p>
    <w:p w14:paraId="67B53FF2" w14:textId="7197F614" w:rsidR="00EB612F" w:rsidRPr="00DD2EDA" w:rsidRDefault="00691E64" w:rsidP="002B4A22">
      <w:pPr>
        <w:pStyle w:val="T2"/>
      </w:pPr>
      <w:bookmarkStart w:id="60" w:name="_Toc207041591"/>
      <w:r w:rsidRPr="00DD2EDA">
        <w:t>Teoría de lógica difusa para el análisis de datos biométricos</w:t>
      </w:r>
      <w:bookmarkEnd w:id="60"/>
      <w:r w:rsidRPr="00DD2EDA">
        <w:t xml:space="preserve"> </w:t>
      </w:r>
    </w:p>
    <w:p w14:paraId="4E5A43B3" w14:textId="5DA0BCF5" w:rsidR="00BD2689" w:rsidRPr="00DD2EDA" w:rsidRDefault="00691E64" w:rsidP="00786CF9">
      <w:r w:rsidRPr="00DD2EDA">
        <w:t xml:space="preserve">La teoría de </w:t>
      </w:r>
      <w:r w:rsidR="00F34A73" w:rsidRPr="00DD2EDA">
        <w:t>FL</w:t>
      </w:r>
      <w:r w:rsidRPr="00DD2EDA">
        <w:t xml:space="preserve">, desarrollada inicialmente por </w:t>
      </w:r>
      <w:proofErr w:type="spellStart"/>
      <w:r w:rsidRPr="00DD2EDA">
        <w:t>Lotfi</w:t>
      </w:r>
      <w:proofErr w:type="spellEnd"/>
      <w:r w:rsidRPr="00DD2EDA">
        <w:t xml:space="preserve"> </w:t>
      </w:r>
      <w:proofErr w:type="spellStart"/>
      <w:r w:rsidRPr="00DD2EDA">
        <w:t>Zadeh</w:t>
      </w:r>
      <w:proofErr w:type="spellEnd"/>
      <w:r w:rsidRPr="00DD2EDA">
        <w:t xml:space="preserve"> en 1965, se basa en la idea de que la verdad no siempre es una cuestión de blanco o negro, sino que puede estar en un espectro de grises. A diferencia de la lógica clásica, que trabaja con valores binarios (0 o 1), la </w:t>
      </w:r>
      <w:r w:rsidR="00F34A73" w:rsidRPr="00DD2EDA">
        <w:t>FL</w:t>
      </w:r>
      <w:r w:rsidRPr="00DD2EDA">
        <w:t xml:space="preserve"> permite valores intermedios, lo que la hace especialmente útil para manejar información imprecisa, vaga o incierta. </w:t>
      </w:r>
      <w:r w:rsidR="00BD2689" w:rsidRPr="00DD2EDA">
        <w:t>Se ha</w:t>
      </w:r>
      <w:r w:rsidRPr="00DD2EDA">
        <w:t xml:space="preserve"> demostrado que los sistemas difusos son aproximadores universales</w:t>
      </w:r>
      <w:r w:rsidR="00BD2689" w:rsidRPr="00DD2EDA">
        <w:t>,</w:t>
      </w:r>
      <w:r w:rsidRPr="00DD2EDA">
        <w:t xml:space="preserve"> </w:t>
      </w:r>
      <w:r w:rsidR="00BD2689" w:rsidRPr="00DD2EDA">
        <w:t>e</w:t>
      </w:r>
      <w:r w:rsidRPr="00DD2EDA">
        <w:t>sto se debe al isomorfismo entre dos álgebras</w:t>
      </w:r>
      <w:r w:rsidR="00B269F3" w:rsidRPr="00DD2EDA">
        <w:t>;</w:t>
      </w:r>
      <w:r w:rsidRPr="00DD2EDA">
        <w:t xml:space="preserve"> </w:t>
      </w:r>
      <w:r w:rsidR="00B269F3" w:rsidRPr="00DD2EDA">
        <w:t>U</w:t>
      </w:r>
      <w:r w:rsidRPr="00DD2EDA">
        <w:t xml:space="preserve">n álgebra abstracta (que trata con grupos, campos y anillos) y un álgebra lineal (que maneja espacios vectoriales, vectores de estado y matrices de transición). Este isomorfismo refleja la estructura de un sistema difuso, que comprende una implicación entre acciones y conclusiones (antecedentes y consecuentes). Así como una función algebraica mapea una variable de entrada a una variable de salida, un sistema difuso mapea un grupo de entrada a un grupo de salida, que pueden ser proposiciones lingüísticas u otras formas de información difusa </w:t>
      </w:r>
      <w:sdt>
        <w:sdtPr>
          <w:rPr>
            <w:color w:val="000000"/>
          </w:rPr>
          <w:tag w:val="MENDELEY_CITATION_v3_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"/>
          <w:id w:val="-1596859063"/>
          <w:placeholder>
            <w:docPart w:val="DefaultPlaceholder_-1854013440"/>
          </w:placeholder>
        </w:sdtPr>
        <w:sdtContent>
          <w:r w:rsidR="00D96C69" w:rsidRPr="00D96C69">
            <w:rPr>
              <w:color w:val="000000"/>
            </w:rPr>
            <w:t>(Ross, 2010)</w:t>
          </w:r>
        </w:sdtContent>
      </w:sdt>
      <w:r w:rsidR="00AF23EA" w:rsidRPr="00DD2EDA">
        <w:rPr>
          <w:color w:val="000000"/>
        </w:rPr>
        <w:t>.</w:t>
      </w:r>
    </w:p>
    <w:p w14:paraId="5AB2B0F2" w14:textId="5A3C56DE" w:rsidR="00691E64" w:rsidRPr="00DD2EDA" w:rsidRDefault="00691E64" w:rsidP="00786CF9">
      <w:r w:rsidRPr="00DD2EDA">
        <w:t xml:space="preserve">La base sobre la cual se asienta la teoría de sistemas difusos es un teorema fundamental del análisis real en álgebra conocido como el teorema de Stone-Weierstrass, desarrollado inicialmente por Weierstrass en 1885 y simplificado por Stone en 1937. Este teorema establece que cualquier función continúa definida en un intervalo cerrado puede ser aproximada tan cerca como se desee por una función </w:t>
      </w:r>
      <w:commentRangeStart w:id="61"/>
      <w:r w:rsidRPr="00DD2EDA">
        <w:t>polinómica</w:t>
      </w:r>
      <w:commentRangeEnd w:id="61"/>
      <w:r w:rsidR="007B363C" w:rsidRPr="00DD2EDA">
        <w:rPr>
          <w:rStyle w:val="Refdecomentario"/>
          <w:rFonts w:asciiTheme="minorHAnsi" w:hAnsiTheme="minorHAnsi"/>
        </w:rPr>
        <w:commentReference w:id="61"/>
      </w:r>
      <w:r w:rsidR="007B363C" w:rsidRPr="00DD2EDA">
        <w:t xml:space="preserve"> </w:t>
      </w:r>
      <w:sdt>
        <w:sdtPr>
          <w:rPr>
            <w:color w:val="000000"/>
          </w:rPr>
          <w:tag w:val="MENDELEY_CITATION_v3_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"/>
          <w:id w:val="-1671397857"/>
          <w:placeholder>
            <w:docPart w:val="DefaultPlaceholder_-1854013440"/>
          </w:placeholder>
        </w:sdtPr>
        <w:sdtContent>
          <w:r w:rsidR="00D96C69" w:rsidRPr="00D96C69">
            <w:rPr>
              <w:color w:val="000000"/>
            </w:rPr>
            <w:t>(</w:t>
          </w:r>
          <w:proofErr w:type="gramStart"/>
          <w:r w:rsidR="00D96C69" w:rsidRPr="00D96C69">
            <w:rPr>
              <w:color w:val="000000"/>
            </w:rPr>
            <w:t xml:space="preserve">FUZZY EXPERT SYSTEMS AND </w:t>
          </w:r>
          <w:proofErr w:type="spellStart"/>
          <w:r w:rsidR="00D96C69" w:rsidRPr="00D96C69">
            <w:rPr>
              <w:color w:val="000000"/>
            </w:rPr>
            <w:t>FUZZY</w:t>
          </w:r>
          <w:proofErr w:type="spellEnd"/>
          <w:r w:rsidR="00D96C69" w:rsidRPr="00D96C69">
            <w:rPr>
              <w:color w:val="000000"/>
            </w:rPr>
            <w:t xml:space="preserve"> </w:t>
          </w:r>
          <w:proofErr w:type="spellStart"/>
          <w:r w:rsidR="00D96C69" w:rsidRPr="00D96C69">
            <w:rPr>
              <w:color w:val="000000"/>
            </w:rPr>
            <w:t>REASONING</w:t>
          </w:r>
          <w:proofErr w:type="spellEnd"/>
          <w:r w:rsidR="00D96C69" w:rsidRPr="00D96C69">
            <w:rPr>
              <w:color w:val="000000"/>
            </w:rPr>
            <w:t xml:space="preserve"> </w:t>
          </w:r>
          <w:proofErr w:type="spellStart"/>
          <w:r w:rsidR="00D96C69" w:rsidRPr="00D96C69">
            <w:rPr>
              <w:color w:val="000000"/>
            </w:rPr>
            <w:t>TEAM</w:t>
          </w:r>
          <w:proofErr w:type="spellEnd"/>
          <w:r w:rsidR="00D96C69" w:rsidRPr="00D96C69">
            <w:rPr>
              <w:color w:val="000000"/>
            </w:rPr>
            <w:t xml:space="preserve"> </w:t>
          </w:r>
          <w:proofErr w:type="spellStart"/>
          <w:r w:rsidR="00D96C69" w:rsidRPr="00D96C69">
            <w:rPr>
              <w:color w:val="000000"/>
            </w:rPr>
            <w:t>LinG</w:t>
          </w:r>
          <w:proofErr w:type="spellEnd"/>
          <w:r w:rsidR="00D96C69" w:rsidRPr="00D96C69">
            <w:rPr>
              <w:color w:val="000000"/>
            </w:rPr>
            <w:t>-Live, Informative, Non-</w:t>
          </w:r>
          <w:proofErr w:type="spellStart"/>
          <w:r w:rsidR="00D96C69" w:rsidRPr="00D96C69">
            <w:rPr>
              <w:color w:val="000000"/>
            </w:rPr>
            <w:t>cost</w:t>
          </w:r>
          <w:proofErr w:type="spellEnd"/>
          <w:r w:rsidR="00D96C69" w:rsidRPr="00D96C69">
            <w:rPr>
              <w:color w:val="000000"/>
            </w:rPr>
            <w:t xml:space="preserve"> and Genuine !</w:t>
          </w:r>
          <w:proofErr w:type="gramEnd"/>
          <w:r w:rsidR="00D96C69" w:rsidRPr="00D96C69">
            <w:rPr>
              <w:color w:val="000000"/>
            </w:rPr>
            <w:t>, s/f; Gupta, 2011)</w:t>
          </w:r>
        </w:sdtContent>
      </w:sdt>
      <w:r w:rsidRPr="00DD2EDA">
        <w:t>. Los sistemas difusos, aprovechando este principio, tienen la capacidad de aproximar comportamientos de sistemas donde las funciones analíticas o las relaciones numéricas no existen.</w:t>
      </w:r>
    </w:p>
    <w:p w14:paraId="5C976835" w14:textId="4D6E0084" w:rsidR="00FE2748" w:rsidRDefault="00691E64" w:rsidP="00786CF9">
      <w:r w:rsidRPr="00DD2EDA">
        <w:t>Los sistemas difusos son particularmente útiles en dos contextos generales: Primero en situaciones que involucran sistemas altamente complejos cuyos comportamientos no se entienden completamente. Segundo en situaciones donde una solución aproximada pero rápida es suficiente. Estos sistemas tienen un alto potencial para comprender sistemas complejos, tales como sistemas biológicos o médicos, donde la relación entre causas y efectos no se entiende</w:t>
      </w:r>
      <w:r w:rsidR="00BD2689" w:rsidRPr="00DD2EDA">
        <w:t>n</w:t>
      </w:r>
      <w:r w:rsidRPr="00DD2EDA">
        <w:t xml:space="preserve"> completamente, pero puede</w:t>
      </w:r>
      <w:r w:rsidR="00BD2689" w:rsidRPr="00DD2EDA">
        <w:t>n</w:t>
      </w:r>
      <w:r w:rsidRPr="00DD2EDA">
        <w:t xml:space="preserve"> observarse</w:t>
      </w:r>
      <w:r w:rsidR="00FE2748" w:rsidRPr="00DD2EDA">
        <w:t xml:space="preserve"> </w:t>
      </w:r>
      <w:sdt>
        <w:sdtPr>
          <w:rPr>
            <w:color w:val="000000"/>
          </w:rPr>
          <w:tag w:val="MENDELEY_CITATION_v3_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"/>
          <w:id w:val="-2076347477"/>
          <w:placeholder>
            <w:docPart w:val="DefaultPlaceholder_-1854013440"/>
          </w:placeholder>
        </w:sdtPr>
        <w:sdtContent>
          <w:r w:rsidR="00D96C69" w:rsidRPr="00D96C69">
            <w:rPr>
              <w:rFonts w:eastAsia="Times New Roman"/>
              <w:color w:val="000000"/>
            </w:rPr>
            <w:t>(</w:t>
          </w:r>
          <w:proofErr w:type="spellStart"/>
          <w:r w:rsidR="00D96C69" w:rsidRPr="00D96C69">
            <w:rPr>
              <w:rFonts w:eastAsia="Times New Roman"/>
              <w:color w:val="000000"/>
            </w:rPr>
            <w:t>Kaur</w:t>
          </w:r>
          <w:proofErr w:type="spellEnd"/>
          <w:r w:rsidR="00D96C69" w:rsidRPr="00D96C69">
            <w:rPr>
              <w:rFonts w:eastAsia="Times New Roman"/>
              <w:color w:val="000000"/>
            </w:rPr>
            <w:t xml:space="preserve"> &amp; </w:t>
          </w:r>
          <w:proofErr w:type="spellStart"/>
          <w:r w:rsidR="00D96C69" w:rsidRPr="00D96C69">
            <w:rPr>
              <w:rFonts w:eastAsia="Times New Roman"/>
              <w:color w:val="000000"/>
            </w:rPr>
            <w:t>Khehra</w:t>
          </w:r>
          <w:proofErr w:type="spellEnd"/>
          <w:r w:rsidR="00D96C69" w:rsidRPr="00D96C69">
            <w:rPr>
              <w:rFonts w:eastAsia="Times New Roman"/>
              <w:color w:val="000000"/>
            </w:rPr>
            <w:t>, 2022)</w:t>
          </w:r>
        </w:sdtContent>
      </w:sdt>
      <w:r w:rsidR="00FE2748" w:rsidRPr="00DD2EDA">
        <w:t>.</w:t>
      </w:r>
      <w:r w:rsidRPr="00DD2EDA">
        <w:t xml:space="preserve"> </w:t>
      </w:r>
    </w:p>
    <w:p w14:paraId="454ADC6E" w14:textId="2FF9F1BC" w:rsidR="00DA6A73" w:rsidRDefault="00DA6A73" w:rsidP="00DA6A73">
      <w:pPr>
        <w:pStyle w:val="T2"/>
      </w:pPr>
      <w:bookmarkStart w:id="62" w:name="_Toc207041592"/>
      <w:r w:rsidRPr="00DA6A73">
        <w:lastRenderedPageBreak/>
        <w:t>Síntesis del Marco Conceptual</w:t>
      </w:r>
      <w:bookmarkEnd w:id="62"/>
    </w:p>
    <w:p w14:paraId="0755E71A" w14:textId="5E9F02CA" w:rsidR="00DD38DB" w:rsidRDefault="001239D5" w:rsidP="00E373C4">
      <w:pPr>
        <w:pStyle w:val="CuerpoLA"/>
      </w:pPr>
      <w:r w:rsidRPr="00DA6A73">
        <w:t xml:space="preserve">El marco teórico </w:t>
      </w:r>
      <w:r w:rsidRPr="001239D5">
        <w:t>presentado establece la base conceptual para comprender la compleja interacción entre el comportamiento sedentario, la actividad física y la calidad de vida relacionada con la salud. La revisión de las definiciones, las directrices de la OMS y las tecnologías de monitoreo resalta la necesidad de enfoques innovadores.</w:t>
      </w:r>
      <w:r>
        <w:t xml:space="preserve"> L</w:t>
      </w:r>
      <w:r w:rsidRPr="00DA6A73">
        <w:t>as bases conceptuales para un modelo híbrido que integra mediciones objetivas de comportamiento sedentario, biomarcadores autonómicos continuos y herramientas de inteligencia artificial.</w:t>
      </w:r>
      <w:r w:rsidRPr="001239D5">
        <w:t xml:space="preserve"> La integración de la variabilidad de la frecuencia cardíaca y la aplicación de la lógica difusa emergen como elementos clave para el desarrollo de un modelo más preciso y adaptable, capaz de capturar la dinámica de estas interacciones en contextos de vida real.</w:t>
      </w:r>
    </w:p>
    <w:p w14:paraId="153ADA20" w14:textId="77777777" w:rsidR="00DD38DB" w:rsidRDefault="00DD38DB">
      <w:pPr>
        <w:spacing w:line="259" w:lineRule="auto"/>
        <w:ind w:firstLine="0"/>
        <w:jc w:val="left"/>
        <w:rPr>
          <w:shd w:val="clear" w:color="auto" w:fill="FFFFFF"/>
        </w:rPr>
      </w:pPr>
      <w:r>
        <w:br w:type="page"/>
      </w:r>
    </w:p>
    <w:p w14:paraId="398FD9B0" w14:textId="77777777" w:rsidR="00AA5C94" w:rsidRDefault="00AA5C94" w:rsidP="00E373C4">
      <w:pPr>
        <w:pStyle w:val="CuerpoLA"/>
      </w:pPr>
    </w:p>
    <w:p w14:paraId="468252EC" w14:textId="77777777" w:rsidR="00351325" w:rsidRPr="00DD2EDA" w:rsidRDefault="00351325" w:rsidP="00351325">
      <w:pPr>
        <w:pStyle w:val="T1"/>
      </w:pPr>
      <w:bookmarkStart w:id="63" w:name="_Toc152241288"/>
      <w:bookmarkStart w:id="64" w:name="_Toc167828635"/>
      <w:bookmarkStart w:id="65" w:name="_Toc207041593"/>
      <w:r w:rsidRPr="00DD2EDA">
        <w:t>Antecedentes</w:t>
      </w:r>
      <w:bookmarkEnd w:id="63"/>
      <w:bookmarkEnd w:id="64"/>
      <w:bookmarkEnd w:id="65"/>
    </w:p>
    <w:p w14:paraId="10B402B3" w14:textId="77777777" w:rsidR="00351325" w:rsidRPr="00DD2EDA" w:rsidRDefault="00351325" w:rsidP="00351325">
      <w:r w:rsidRPr="00DD2EDA">
        <w:t xml:space="preserve">En esta sección de antecedentes se enmarca la problemática actual que representa el comportamiento sedentario, y las principales motivaciones para realizar esta investigación. Se presentan los elementos básicos que permiten estudiar los patrones de CS y la percepción de la CVRS. Asimismo, se aborda la implementación IA al análisis de datos obtenidos de sensores biométricos en monitores de AF, portables de consumo público. </w:t>
      </w:r>
    </w:p>
    <w:p w14:paraId="64D85422" w14:textId="77777777" w:rsidR="00351325" w:rsidRPr="00DD2EDA" w:rsidRDefault="00351325" w:rsidP="00351325">
      <w:pPr>
        <w:pStyle w:val="T2"/>
      </w:pPr>
      <w:bookmarkStart w:id="66" w:name="_Toc167828636"/>
      <w:bookmarkStart w:id="67" w:name="_Toc207041594"/>
      <w:r w:rsidRPr="00DD2EDA">
        <w:t>Impacto del Comportamiento Sedentario</w:t>
      </w:r>
      <w:bookmarkEnd w:id="66"/>
      <w:bookmarkEnd w:id="67"/>
      <w:r w:rsidRPr="00DD2EDA">
        <w:t xml:space="preserve"> </w:t>
      </w:r>
    </w:p>
    <w:p w14:paraId="5A2084A7" w14:textId="38874DE6" w:rsidR="00351325" w:rsidRPr="00DD2EDA" w:rsidRDefault="00351325" w:rsidP="00351325">
      <w:r w:rsidRPr="00DD2EDA">
        <w:t>El CS es un factor de riesgo importante para una serie de Enfermedades No Transmisibles (ENT)</w:t>
      </w:r>
      <w:r w:rsidRPr="00DD2EDA">
        <w:fldChar w:fldCharType="begin"/>
      </w:r>
      <w:r w:rsidRPr="00DD2EDA">
        <w:instrText xml:space="preserve"> XE "Enfermedades No Transmisibles (ENT)" </w:instrText>
      </w:r>
      <w:r w:rsidRPr="00DD2EDA">
        <w:fldChar w:fldCharType="end"/>
      </w:r>
      <w:r w:rsidRPr="00DD2EDA">
        <w:t xml:space="preserve">, incluyendo obesidad, enfermedades del corazón, diabetes tipo 2, accidentes cerebrovasculares, algunos tipos de cáncer, depresión y falta de sueño. Actualmente, el CS se contempla como parte de una Sindemia Global, lo que lo vuelve </w:t>
      </w:r>
      <w:r w:rsidRPr="00DD2EDA">
        <w:fldChar w:fldCharType="begin"/>
      </w:r>
      <w:r w:rsidRPr="00DD2EDA">
        <w:instrText xml:space="preserve"> XE "Sindemia Global:Sindemia son dos o más enfermedades con tres características: coexisten en el tiempo y el espacio, interactúan entre sí a nivel biológico, psicológico o social, y comparten impulsores sociales subyacentes comunes." </w:instrText>
      </w:r>
      <w:r w:rsidRPr="00DD2EDA">
        <w:fldChar w:fldCharType="end"/>
      </w:r>
      <w:r w:rsidRPr="00DD2EDA">
        <w:t xml:space="preserve">difícil de comprender. Existe un nexo entre los Riesgos Dietéticos, el alto Índice de Masa Corporal (IMC), y los Ambientes Obeso-Génicos con el estudio del CS, </w:t>
      </w:r>
      <w:r w:rsidRPr="00DD2EDA">
        <w:fldChar w:fldCharType="begin"/>
      </w:r>
      <w:r w:rsidRPr="00DD2EDA">
        <w:instrText xml:space="preserve"> XE "Ambientes Obeso-Génicos:Los ambientes obesogénicos son el entorno, las oportunidades y las condiciones físicas, económicas, políticas y socioculturales colectivas que promueven la obesidad" </w:instrText>
      </w:r>
      <w:r w:rsidRPr="00DD2EDA">
        <w:fldChar w:fldCharType="end"/>
      </w:r>
      <w:r w:rsidRPr="00DD2EDA">
        <w:t xml:space="preserve"> ya que estos factores combinados aumentan el riesgo de padecer ENT y están directamente relacionados </w:t>
      </w:r>
      <w:r w:rsidRPr="00DD2EDA">
        <w:fldChar w:fldCharType="begin"/>
      </w:r>
      <w:r w:rsidRPr="00DD2EDA">
        <w:instrText xml:space="preserve"> XE "Índice de Masa Corporal (IMC)," </w:instrText>
      </w:r>
      <w:r w:rsidRPr="00DD2EDA">
        <w:fldChar w:fldCharType="end"/>
      </w:r>
      <w:r w:rsidRPr="00DD2EDA">
        <w:t>con la Salud, Bienestar y CV de los individuos.</w:t>
      </w:r>
      <w:sdt>
        <w:sdtPr>
          <w:rPr>
            <w:color w:val="000000"/>
          </w:rPr>
          <w:tag w:val="MENDELEY_CITATION_v3_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"/>
          <w:id w:val="1016117606"/>
          <w:placeholder>
            <w:docPart w:val="DC9206A79D6C4FC686EA8CC75FE9F7E3"/>
          </w:placeholder>
        </w:sdtPr>
        <w:sdtContent>
          <w:r w:rsidR="00D96C69" w:rsidRPr="00D96C69">
            <w:rPr>
              <w:color w:val="000000"/>
            </w:rPr>
            <w:t>(Swinburn et al., 2019)</w:t>
          </w:r>
        </w:sdtContent>
      </w:sdt>
      <w:r w:rsidRPr="00DD2EDA">
        <w:t xml:space="preserve"> </w:t>
      </w:r>
    </w:p>
    <w:p w14:paraId="2C8DCE84" w14:textId="14816488" w:rsidR="00351325" w:rsidRPr="00DD2EDA" w:rsidRDefault="00351325" w:rsidP="00351325">
      <w:r w:rsidRPr="00DD2EDA">
        <w:t xml:space="preserve">La investigación realizada de </w:t>
      </w:r>
      <w:sdt>
        <w:sdtPr>
          <w:rPr>
            <w:color w:val="000000"/>
          </w:rPr>
          <w:tag w:val="MENDELEY_CITATION_v3_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a3VubmEiLCJnaXZlbiI6IkNoaXNvbSBKb3lxdWVlbmV0IiwicGFyc2UtbmFtZXMiOmZhbHNlLCJkcm9wcGluZy1wYXJ0aWNsZSI6IiIsIm5vbi1kcm9wcGluZy1wYXJ0aWNsZSI6IiJ9LHsiZmFtaWx5IjoiQWxhaGRhYiIsImdpdmVuIjoiRmFyZXM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b3oiLCJnaXZlbiI6IkdlYnJlIFRla2xlbWFyaWFt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2ZW5pcyIsImdpdmVuIjoiTmlrb2xhb3M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1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iLCJwYXJzZS1uYW1lcyI6ZmFsc2UsImRyb3BwaW5nLXBhcnRpY2xlIjoiIiwibm9uLWRyb3BwaW5nLXBhcnRpY2xlIjoiIn0seyJmYW1pbHkiOiJTY2h3ZW5kaWNrZSIsImdpdmVuIjoiRmFsa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"/>
          <w:id w:val="-592086142"/>
          <w:placeholder>
            <w:docPart w:val="DC9206A79D6C4FC686EA8CC75FE9F7E3"/>
          </w:placeholder>
        </w:sdtPr>
        <w:sdtContent>
          <w:r w:rsidR="00D96C69" w:rsidRPr="00D96C69">
            <w:rPr>
              <w:color w:val="000000"/>
            </w:rPr>
            <w:t>(Murray et al., 2020)</w:t>
          </w:r>
        </w:sdtContent>
      </w:sdt>
      <w:r w:rsidRPr="00DD2EDA">
        <w:t>, concluyo que ningún estado perteneciente a la OMS ha tenido una disminución significativa en la proporción de la población con IMC alto, entre 1990 y 2019 o en la última década. Dada la creciente prevalencia del CS en la sociedad moderna y su impacto adverso en la salud, la OMS desde el 2004 en la Asamblea Mundial de la salud emitió la “Estrategia Mundial de la OMS sobre Dieta, AF y Salud (</w:t>
      </w:r>
      <w:r w:rsidRPr="00DD2EDA">
        <w:rPr>
          <w:i/>
          <w:iCs/>
        </w:rPr>
        <w:t>DPAS</w:t>
      </w:r>
      <w:r w:rsidRPr="00DD2EDA">
        <w:t xml:space="preserve"> por sus siglas en inglés)”, </w:t>
      </w:r>
      <w:r w:rsidRPr="00DD2EDA">
        <w:fldChar w:fldCharType="begin"/>
      </w:r>
      <w:r w:rsidRPr="00DD2EDA">
        <w:instrText xml:space="preserve"> XE "Régimen Alimentario, Actividad Física y Salud (RAFS)," </w:instrText>
      </w:r>
      <w:r w:rsidRPr="00DD2EDA">
        <w:fldChar w:fldCharType="end"/>
      </w:r>
      <w:r w:rsidRPr="00DD2EDA">
        <w:t>en donde se definía un plan de acción para implementar directrices sobre AF para la salud.</w:t>
      </w:r>
      <w:sdt>
        <w:sdtPr>
          <w:rPr>
            <w:color w:val="000000"/>
          </w:rPr>
          <w:tag w:val="MENDELEY_CITATION_v3_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"/>
          <w:id w:val="-29960697"/>
          <w:placeholder>
            <w:docPart w:val="DC9206A79D6C4FC686EA8CC75FE9F7E3"/>
          </w:placeholder>
        </w:sdtPr>
        <w:sdtContent>
          <w:r w:rsidR="00D96C69" w:rsidRPr="00D96C69">
            <w:rPr>
              <w:color w:val="000000"/>
            </w:rPr>
            <w:t xml:space="preserve">(D </w:t>
          </w:r>
          <w:proofErr w:type="spellStart"/>
          <w:r w:rsidR="00D96C69" w:rsidRPr="00D96C69">
            <w:rPr>
              <w:color w:val="000000"/>
            </w:rPr>
            <w:t>Meusel</w:t>
          </w:r>
          <w:proofErr w:type="spellEnd"/>
          <w:r w:rsidR="00D96C69" w:rsidRPr="00D96C69">
            <w:rPr>
              <w:color w:val="000000"/>
            </w:rPr>
            <w:t xml:space="preserve"> et al., 2006)</w:t>
          </w:r>
        </w:sdtContent>
      </w:sdt>
    </w:p>
    <w:p w14:paraId="57385B3E" w14:textId="291EDA72" w:rsidR="00351325" w:rsidRPr="00DD2EDA" w:rsidRDefault="00351325" w:rsidP="00351325">
      <w:r w:rsidRPr="00DD2EDA">
        <w:t xml:space="preserve">A pesar del lanzamiento de la </w:t>
      </w:r>
      <w:r w:rsidRPr="00DD2EDA">
        <w:rPr>
          <w:i/>
          <w:iCs/>
        </w:rPr>
        <w:t>DPAS</w:t>
      </w:r>
      <w:r w:rsidRPr="00DD2EDA">
        <w:t xml:space="preserve">, ningún país ha revertido significativamente la tendencia al aumento de las tasas de obesidad o diabetes, </w:t>
      </w:r>
      <w:sdt>
        <w:sdtPr>
          <w:rPr>
            <w:color w:val="000000"/>
          </w:rPr>
          <w:tag w:val="MENDELEY_CITATION_v3_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"/>
          <w:id w:val="-522942236"/>
          <w:placeholder>
            <w:docPart w:val="DC9206A79D6C4FC686EA8CC75FE9F7E3"/>
          </w:placeholder>
        </w:sdtPr>
        <w:sdtContent>
          <w:r w:rsidR="00D96C69" w:rsidRPr="00D96C69">
            <w:rPr>
              <w:color w:val="000000"/>
            </w:rPr>
            <w:t>(</w:t>
          </w:r>
          <w:proofErr w:type="spellStart"/>
          <w:r w:rsidR="00D96C69" w:rsidRPr="00D96C69">
            <w:rPr>
              <w:color w:val="000000"/>
            </w:rPr>
            <w:t>Guthold</w:t>
          </w:r>
          <w:proofErr w:type="spellEnd"/>
          <w:r w:rsidR="00D96C69" w:rsidRPr="00D96C69">
            <w:rPr>
              <w:color w:val="000000"/>
            </w:rPr>
            <w:t xml:space="preserve"> et al., 2020)</w:t>
          </w:r>
        </w:sdtContent>
      </w:sdt>
      <w:r w:rsidRPr="00DD2EDA">
        <w:t xml:space="preserve"> mencionan que la mayoría de los niños y adolescentes, no cumplen con los requerimientos mínimos de AF y que el CS en menores aumentó significativamente del 2001 al 2016. En los hallazgos de la OMS a través de la </w:t>
      </w:r>
      <w:bookmarkStart w:id="68" w:name="_Hlk151890484"/>
      <w:r w:rsidRPr="00DD2EDA">
        <w:t>Encuesta sobre la capacidad de los países para afrontar las enfermedades no transmisibles (2021)</w:t>
      </w:r>
      <w:bookmarkEnd w:id="68"/>
      <w:r w:rsidRPr="00DD2EDA">
        <w:t xml:space="preserve">, se menciona que casi un tercio de los adultos tampoco </w:t>
      </w:r>
      <w:r w:rsidRPr="00DD2EDA">
        <w:lastRenderedPageBreak/>
        <w:t xml:space="preserve">alcanzan los niveles recomendados de AF. En México el CS en adultos es mayor llegando al 40% según la </w:t>
      </w:r>
      <w:bookmarkStart w:id="69" w:name="_Hlk151890955"/>
      <w:r w:rsidRPr="00DD2EDA">
        <w:t xml:space="preserve">Encuesta Nacional de Salud y Nutrición 2022 </w:t>
      </w:r>
      <w:bookmarkEnd w:id="69"/>
      <w:sdt>
        <w:sdtPr>
          <w:rPr>
            <w:color w:val="000000"/>
          </w:rPr>
          <w:tag w:val="MENDELEY_CITATION_v3_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"/>
          <w:id w:val="1317456191"/>
          <w:placeholder>
            <w:docPart w:val="DC9206A79D6C4FC686EA8CC75FE9F7E3"/>
          </w:placeholder>
        </w:sdtPr>
        <w:sdtContent>
          <w:r w:rsidR="00D96C69" w:rsidRPr="00D96C69">
            <w:rPr>
              <w:color w:val="000000"/>
            </w:rPr>
            <w:t>(Campos et al., 2023)</w:t>
          </w:r>
        </w:sdtContent>
      </w:sdt>
      <w:r w:rsidRPr="00DD2EDA">
        <w:fldChar w:fldCharType="begin"/>
      </w:r>
      <w:r w:rsidRPr="00DD2EDA">
        <w:instrText xml:space="preserve"> XE "Encuesta Nacional de Salud y Nutrición 2022 (Ensanut 2022)" </w:instrText>
      </w:r>
      <w:r w:rsidRPr="00DD2EDA">
        <w:fldChar w:fldCharType="end"/>
      </w:r>
      <w:r w:rsidRPr="00DD2EDA">
        <w:t xml:space="preserve">. Asimismo, se estima que, en 2019, las ENT provocaron cinco millones de muertes a nivel global y en la Región de las Américas, las ENT representan casi cuatro de cada cinco muertes anuales </w:t>
      </w:r>
      <w:sdt>
        <w:sdtPr>
          <w:rPr>
            <w:color w:val="000000"/>
          </w:rPr>
          <w:tag w:val="MENDELEY_CITATION_v3_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"/>
          <w:id w:val="-522786884"/>
          <w:placeholder>
            <w:docPart w:val="DC9206A79D6C4FC686EA8CC75FE9F7E3"/>
          </w:placeholder>
        </w:sdtPr>
        <w:sdtContent>
          <w:r w:rsidR="00D96C69" w:rsidRPr="00D96C69">
            <w:rPr>
              <w:color w:val="000000"/>
            </w:rPr>
            <w:t>(</w:t>
          </w:r>
          <w:proofErr w:type="spellStart"/>
          <w:r w:rsidR="00D96C69" w:rsidRPr="00D96C69">
            <w:rPr>
              <w:color w:val="000000"/>
            </w:rPr>
            <w:t>Strategic</w:t>
          </w:r>
          <w:proofErr w:type="spellEnd"/>
          <w:r w:rsidR="00D96C69" w:rsidRPr="00D96C69">
            <w:rPr>
              <w:color w:val="000000"/>
            </w:rPr>
            <w:t xml:space="preserve"> Plan </w:t>
          </w:r>
          <w:proofErr w:type="spellStart"/>
          <w:r w:rsidR="00D96C69" w:rsidRPr="00D96C69">
            <w:rPr>
              <w:color w:val="000000"/>
            </w:rPr>
            <w:t>Advisory</w:t>
          </w:r>
          <w:proofErr w:type="spellEnd"/>
          <w:r w:rsidR="00D96C69" w:rsidRPr="00D96C69">
            <w:rPr>
              <w:color w:val="000000"/>
            </w:rPr>
            <w:t xml:space="preserve"> </w:t>
          </w:r>
          <w:proofErr w:type="spellStart"/>
          <w:r w:rsidR="00D96C69" w:rsidRPr="00D96C69">
            <w:rPr>
              <w:color w:val="000000"/>
            </w:rPr>
            <w:t>Group</w:t>
          </w:r>
          <w:proofErr w:type="spellEnd"/>
          <w:r w:rsidR="00D96C69" w:rsidRPr="00D96C69">
            <w:rPr>
              <w:color w:val="000000"/>
            </w:rPr>
            <w:t xml:space="preserve"> PAHO, 2020)</w:t>
          </w:r>
        </w:sdtContent>
      </w:sdt>
      <w:r w:rsidRPr="00DD2EDA">
        <w:t xml:space="preserve">. Además, en 2022, aproximadamente 2500 millones de adultos de 18 o más años tenían sobrepeso, igualmente 390 millones de menores padecían de sobrepeso </w:t>
      </w:r>
      <w:sdt>
        <w:sdtPr>
          <w:rPr>
            <w:color w:val="000000"/>
            <w:vertAlign w:val="superscript"/>
          </w:rPr>
          <w:tag w:val="MENDELEY_CITATION_v3_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"/>
          <w:id w:val="1753626154"/>
          <w:placeholder>
            <w:docPart w:val="DC9206A79D6C4FC686EA8CC75FE9F7E3"/>
          </w:placeholder>
        </w:sdtPr>
        <w:sdtContent>
          <w:r w:rsidR="00D96C69" w:rsidRPr="00D96C69">
            <w:rPr>
              <w:color w:val="000000"/>
              <w:vertAlign w:val="superscript"/>
            </w:rPr>
            <w:t>(75.a ASAMBLEA MUNDIAL DE LA SALUD, 2022)</w:t>
          </w:r>
        </w:sdtContent>
      </w:sdt>
      <w:r w:rsidRPr="00DD2EDA">
        <w:t>.</w:t>
      </w:r>
    </w:p>
    <w:p w14:paraId="281149B1" w14:textId="5EAF854D" w:rsidR="00351325" w:rsidRPr="00DD2EDA" w:rsidRDefault="00351325" w:rsidP="00351325">
      <w:r w:rsidRPr="00DD2EDA">
        <w:t xml:space="preserve">Como resultado, muchos países de ingresos bajos y medianos se enfrentan ahora a una carga cada vez mayor de riesgos modernos para la salud a medida que aumenta la esperanza de vida y las principales causas de muerte y discapacidad se desplazan hacia las ENT. Los costos actuales del CS se estiman en alrededor en más de $ 300 000 millones de dólares al año a nivel mundial, esto debido a los costos directos de la atención médica y la pérdida de productividad económica </w:t>
      </w:r>
      <w:sdt>
        <w:sdtPr>
          <w:rPr>
            <w:color w:val="000000"/>
          </w:rPr>
          <w:tag w:val="MENDELEY_CITATION_v3_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"/>
          <w:id w:val="-1522920749"/>
          <w:placeholder>
            <w:docPart w:val="DC9206A79D6C4FC686EA8CC75FE9F7E3"/>
          </w:placeholder>
        </w:sdtPr>
        <w:sdtContent>
          <w:r w:rsidR="00D96C69" w:rsidRPr="00D96C69">
            <w:rPr>
              <w:color w:val="000000"/>
            </w:rPr>
            <w:t>(</w:t>
          </w:r>
          <w:proofErr w:type="spellStart"/>
          <w:r w:rsidR="00D96C69" w:rsidRPr="00D96C69">
            <w:rPr>
              <w:color w:val="000000"/>
            </w:rPr>
            <w:t>Okunogbe</w:t>
          </w:r>
          <w:proofErr w:type="spellEnd"/>
          <w:r w:rsidR="00D96C69" w:rsidRPr="00D96C69">
            <w:rPr>
              <w:color w:val="000000"/>
            </w:rPr>
            <w:t xml:space="preserve"> et al., 2021)</w:t>
          </w:r>
        </w:sdtContent>
      </w:sdt>
      <w:r w:rsidRPr="00DD2EDA">
        <w:t xml:space="preserve">. Siendo la responsabilidad por la exposición a conductas sedentarias no solo de los individuos, sino también de los gobiernos y los ministerios de salud. Por tanto, la prevención y tratamiento se debe extender a toda la población no solo a los grupos que están clínicamente en alto riesgo de padecer una ENT. </w:t>
      </w:r>
      <w:sdt>
        <w:sdtPr>
          <w:rPr>
            <w:color w:val="000000"/>
          </w:rPr>
          <w:tag w:val="MENDELEY_CITATION_v3_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"/>
          <w:id w:val="-1324354232"/>
          <w:placeholder>
            <w:docPart w:val="DC9206A79D6C4FC686EA8CC75FE9F7E3"/>
          </w:placeholder>
        </w:sdtPr>
        <w:sdtContent>
          <w:r w:rsidR="00D96C69" w:rsidRPr="00D96C69">
            <w:rPr>
              <w:color w:val="000000"/>
            </w:rPr>
            <w:t>(</w:t>
          </w:r>
          <w:proofErr w:type="spellStart"/>
          <w:r w:rsidR="00D96C69" w:rsidRPr="00D96C69">
            <w:rPr>
              <w:color w:val="000000"/>
            </w:rPr>
            <w:t>Organization</w:t>
          </w:r>
          <w:proofErr w:type="spellEnd"/>
          <w:r w:rsidR="00D96C69" w:rsidRPr="00D96C69">
            <w:rPr>
              <w:color w:val="000000"/>
            </w:rPr>
            <w:t xml:space="preserve"> </w:t>
          </w:r>
          <w:proofErr w:type="spellStart"/>
          <w:r w:rsidR="00D96C69" w:rsidRPr="00D96C69">
            <w:rPr>
              <w:color w:val="000000"/>
            </w:rPr>
            <w:t>World</w:t>
          </w:r>
          <w:proofErr w:type="spellEnd"/>
          <w:r w:rsidR="00D96C69" w:rsidRPr="00D96C69">
            <w:rPr>
              <w:color w:val="000000"/>
            </w:rPr>
            <w:t xml:space="preserve"> </w:t>
          </w:r>
          <w:proofErr w:type="spellStart"/>
          <w:r w:rsidR="00D96C69" w:rsidRPr="00D96C69">
            <w:rPr>
              <w:color w:val="000000"/>
            </w:rPr>
            <w:t>Health</w:t>
          </w:r>
          <w:proofErr w:type="spellEnd"/>
          <w:r w:rsidR="00D96C69" w:rsidRPr="00D96C69">
            <w:rPr>
              <w:color w:val="000000"/>
            </w:rPr>
            <w:t>., 2009)</w:t>
          </w:r>
        </w:sdtContent>
      </w:sdt>
    </w:p>
    <w:p w14:paraId="6F285313" w14:textId="03F134C8" w:rsidR="00B65BE0" w:rsidRDefault="00351325" w:rsidP="00351325">
      <w:r w:rsidRPr="00DD2EDA">
        <w:t>La consecución a esta problemática consiste en alcanzar la meta 3.4 de los ODS, que es reducir en un tercio la mortalidad prematura por ENT para 2030. Por consiguiente, se propone el plan de aceleración que se ha desarrollado en consonancia con las recomendaciones dirigidas a fortalecer y vigilar la reducción del CS, y su plazo coincide con la hoja de ruta 2023-2030 relativa a la ejecución del plan de acción mundial para la prevención y el control de las ENT 2013-2030. Aunado a esto en el “Informe sobre la situación mundial de la AF” mencionan que en la aplicación del el “Plan de acción mundial sobre AF 2018-2030 (</w:t>
      </w:r>
      <w:r w:rsidRPr="00DD2EDA">
        <w:rPr>
          <w:i/>
          <w:iCs/>
        </w:rPr>
        <w:t>GAPPA</w:t>
      </w:r>
      <w:r w:rsidRPr="00DD2EDA">
        <w:t xml:space="preserve"> por sus siglas en inglés)</w:t>
      </w:r>
      <w:r w:rsidRPr="00DD2EDA">
        <w:fldChar w:fldCharType="begin"/>
      </w:r>
      <w:r w:rsidRPr="00DD2EDA">
        <w:instrText xml:space="preserve"> XE "Plan de acción mundial sobre actividad física 2018-2030 (GAPPA por sus siglas en inglés)" </w:instrText>
      </w:r>
      <w:r w:rsidRPr="00DD2EDA">
        <w:fldChar w:fldCharType="end"/>
      </w:r>
      <w:r w:rsidRPr="00DD2EDA">
        <w:fldChar w:fldCharType="begin"/>
      </w:r>
      <w:r w:rsidRPr="00DD2EDA">
        <w:instrText xml:space="preserve"> XE "Plan de acción mundial sobre actividad física 2018-2030 (GAPPA por sus siglas en inglés)" </w:instrText>
      </w:r>
      <w:r w:rsidRPr="00DD2EDA">
        <w:fldChar w:fldCharType="end"/>
      </w:r>
      <w:r w:rsidRPr="00DD2EDA">
        <w:t>”</w:t>
      </w:r>
      <w:sdt>
        <w:sdtPr>
          <w:rPr>
            <w:color w:val="000000"/>
          </w:rPr>
          <w:tag w:val="MENDELEY_CITATION_v3_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"/>
          <w:id w:val="341440967"/>
          <w:placeholder>
            <w:docPart w:val="DC9206A79D6C4FC686EA8CC75FE9F7E3"/>
          </w:placeholder>
        </w:sdtPr>
        <w:sdtContent>
          <w:r w:rsidR="00D96C69" w:rsidRPr="00D96C69">
            <w:rPr>
              <w:iCs/>
              <w:color w:val="000000"/>
            </w:rPr>
            <w:t>(WHO, 2022)</w:t>
          </w:r>
        </w:sdtContent>
      </w:sdt>
      <w:r w:rsidRPr="00DD2EDA">
        <w:t xml:space="preserve"> la implementación ha sido lenta y desigual. Además, se ofrece una primera visión del impacto de la COVID-19, poniendo de manifiesto la importancia de la AF regular para la salud mental y física. </w:t>
      </w:r>
    </w:p>
    <w:p w14:paraId="3A44E1EB" w14:textId="3E76D078" w:rsidR="00351325" w:rsidRPr="00DD2EDA" w:rsidRDefault="00351325" w:rsidP="00351325">
      <w:r w:rsidRPr="00DD2EDA">
        <w:t>Recalcando que mientras el mundo sigue respondiendo a la pandemia de COVID-19 y recuperándose de ella, es necesario implementar medidas encaminadas a prevenir conductas sedentarias, que se detallan en las siguientes secciones.</w:t>
      </w:r>
    </w:p>
    <w:p w14:paraId="7F9BCD4F" w14:textId="77777777" w:rsidR="00351325" w:rsidRPr="00DD2EDA" w:rsidRDefault="00351325" w:rsidP="00351325">
      <w:pPr>
        <w:pStyle w:val="T2"/>
        <w:rPr>
          <w:color w:val="000000"/>
        </w:rPr>
      </w:pPr>
      <w:bookmarkStart w:id="70" w:name="_Toc152241290"/>
      <w:bookmarkStart w:id="71" w:name="_Toc167828637"/>
      <w:bookmarkStart w:id="72" w:name="_Toc207041595"/>
      <w:r w:rsidRPr="00DD2EDA">
        <w:lastRenderedPageBreak/>
        <w:t>Instrumentos de evaluación</w:t>
      </w:r>
      <w:bookmarkEnd w:id="70"/>
      <w:bookmarkEnd w:id="71"/>
      <w:r w:rsidRPr="00DD2EDA">
        <w:t xml:space="preserve"> del Comportamiento Sedentario</w:t>
      </w:r>
      <w:bookmarkEnd w:id="72"/>
      <w:r w:rsidRPr="00DD2EDA">
        <w:t xml:space="preserve"> </w:t>
      </w:r>
    </w:p>
    <w:p w14:paraId="172040D8" w14:textId="38E5D3A0" w:rsidR="00351325" w:rsidRPr="00DD2EDA" w:rsidRDefault="00351325" w:rsidP="00351325">
      <w:r w:rsidRPr="00DD2EDA">
        <w:rPr>
          <w:shd w:val="clear" w:color="auto" w:fill="FFFFFF"/>
        </w:rPr>
        <w:t xml:space="preserve">Con relación a los sistemas de vigilancia y los instrumentos de evaluación es importante mencionar que hasta hace poco los principales métodos para medir la AF y los comportamientos sedentarios era a través de la auto notificación utilizando materiales de evaluación como el Cuestionario Mundial sobre </w:t>
      </w:r>
      <w:proofErr w:type="spellStart"/>
      <w:r w:rsidRPr="00DD2EDA">
        <w:rPr>
          <w:shd w:val="clear" w:color="auto" w:fill="FFFFFF"/>
        </w:rPr>
        <w:t>AF</w:t>
      </w:r>
      <w:proofErr w:type="spellEnd"/>
      <w:r w:rsidRPr="00DD2EDA">
        <w:rPr>
          <w:shd w:val="clear" w:color="auto" w:fill="FFFFFF"/>
        </w:rPr>
        <w:t xml:space="preserve"> </w:t>
      </w:r>
      <w:r w:rsidRPr="00DD2EDA">
        <w:rPr>
          <w:i/>
          <w:iCs/>
          <w:shd w:val="clear" w:color="auto" w:fill="FFFFFF"/>
        </w:rPr>
        <w:t xml:space="preserve">(Global </w:t>
      </w:r>
      <w:proofErr w:type="spellStart"/>
      <w:r w:rsidRPr="00DD2EDA">
        <w:rPr>
          <w:i/>
          <w:iCs/>
          <w:shd w:val="clear" w:color="auto" w:fill="FFFFFF"/>
        </w:rPr>
        <w:t>Physical</w:t>
      </w:r>
      <w:proofErr w:type="spellEnd"/>
      <w:r w:rsidRPr="00DD2EDA">
        <w:rPr>
          <w:i/>
          <w:iCs/>
          <w:shd w:val="clear" w:color="auto" w:fill="FFFFFF"/>
        </w:rPr>
        <w:t xml:space="preserve"> </w:t>
      </w:r>
      <w:proofErr w:type="spellStart"/>
      <w:r w:rsidRPr="00DD2EDA">
        <w:rPr>
          <w:i/>
          <w:iCs/>
          <w:shd w:val="clear" w:color="auto" w:fill="FFFFFF"/>
        </w:rPr>
        <w:t>Activity</w:t>
      </w:r>
      <w:proofErr w:type="spellEnd"/>
      <w:r w:rsidRPr="00DD2EDA">
        <w:rPr>
          <w:i/>
          <w:iCs/>
          <w:shd w:val="clear" w:color="auto" w:fill="FFFFFF"/>
        </w:rPr>
        <w:t xml:space="preserve"> </w:t>
      </w:r>
      <w:proofErr w:type="spellStart"/>
      <w:r w:rsidRPr="00DD2EDA">
        <w:rPr>
          <w:i/>
          <w:iCs/>
          <w:shd w:val="clear" w:color="auto" w:fill="FFFFFF"/>
        </w:rPr>
        <w:t>Questionnaire</w:t>
      </w:r>
      <w:proofErr w:type="spellEnd"/>
      <w:r w:rsidRPr="00DD2EDA">
        <w:rPr>
          <w:i/>
          <w:iCs/>
          <w:shd w:val="clear" w:color="auto" w:fill="FFFFFF"/>
        </w:rPr>
        <w:t xml:space="preserve">, </w:t>
      </w:r>
      <w:proofErr w:type="spellStart"/>
      <w:r w:rsidRPr="00DD2EDA">
        <w:rPr>
          <w:i/>
          <w:iCs/>
          <w:shd w:val="clear" w:color="auto" w:fill="FFFFFF"/>
        </w:rPr>
        <w:t>GPAQ</w:t>
      </w:r>
      <w:proofErr w:type="spellEnd"/>
      <w:r w:rsidRPr="00DD2EDA">
        <w:rPr>
          <w:shd w:val="clear" w:color="auto" w:fill="FFFFFF"/>
        </w:rPr>
        <w:t>)</w:t>
      </w:r>
      <w:r w:rsidRPr="00DD2EDA">
        <w:rPr>
          <w:shd w:val="clear" w:color="auto" w:fill="FFFFFF"/>
        </w:rPr>
        <w:fldChar w:fldCharType="begin"/>
      </w:r>
      <w:r w:rsidRPr="00DD2EDA">
        <w:instrText xml:space="preserve"> XE "</w:instrText>
      </w:r>
      <w:r w:rsidRPr="00DD2EDA">
        <w:rPr>
          <w:shd w:val="clear" w:color="auto" w:fill="FFFFFF"/>
        </w:rPr>
        <w:instrText>Cuestionario Mundial sobre Actividad Física (Global Physical Activity Questionnaire, GPAQ)</w:instrText>
      </w:r>
      <w:r w:rsidRPr="00DD2EDA">
        <w:instrText xml:space="preserve">" </w:instrText>
      </w:r>
      <w:r w:rsidRPr="00DD2EDA">
        <w:rPr>
          <w:shd w:val="clear" w:color="auto" w:fill="FFFFFF"/>
        </w:rPr>
        <w:fldChar w:fldCharType="end"/>
      </w:r>
      <w:r w:rsidRPr="00DD2EDA">
        <w:rPr>
          <w:shd w:val="clear" w:color="auto" w:fill="FFFFFF"/>
        </w:rPr>
        <w:t xml:space="preserve">, la Encuesta Mundial de Salud a Escolares </w:t>
      </w:r>
      <w:r w:rsidRPr="00DD2EDA">
        <w:rPr>
          <w:i/>
          <w:iCs/>
          <w:shd w:val="clear" w:color="auto" w:fill="FFFFFF"/>
        </w:rPr>
        <w:t xml:space="preserve">(Global </w:t>
      </w:r>
      <w:proofErr w:type="spellStart"/>
      <w:r w:rsidRPr="00DD2EDA">
        <w:rPr>
          <w:i/>
          <w:iCs/>
          <w:shd w:val="clear" w:color="auto" w:fill="FFFFFF"/>
        </w:rPr>
        <w:t>Student</w:t>
      </w:r>
      <w:proofErr w:type="spellEnd"/>
      <w:r w:rsidRPr="00DD2EDA">
        <w:rPr>
          <w:i/>
          <w:iCs/>
          <w:shd w:val="clear" w:color="auto" w:fill="FFFFFF"/>
        </w:rPr>
        <w:t xml:space="preserve"> </w:t>
      </w:r>
      <w:proofErr w:type="spellStart"/>
      <w:r w:rsidRPr="00DD2EDA">
        <w:rPr>
          <w:i/>
          <w:iCs/>
          <w:shd w:val="clear" w:color="auto" w:fill="FFFFFF"/>
        </w:rPr>
        <w:t>Health</w:t>
      </w:r>
      <w:proofErr w:type="spellEnd"/>
      <w:r w:rsidRPr="00DD2EDA">
        <w:rPr>
          <w:i/>
          <w:iCs/>
          <w:shd w:val="clear" w:color="auto" w:fill="FFFFFF"/>
        </w:rPr>
        <w:t xml:space="preserve"> </w:t>
      </w:r>
      <w:proofErr w:type="spellStart"/>
      <w:r w:rsidRPr="00DD2EDA">
        <w:rPr>
          <w:i/>
          <w:iCs/>
          <w:shd w:val="clear" w:color="auto" w:fill="FFFFFF"/>
        </w:rPr>
        <w:t>Survey</w:t>
      </w:r>
      <w:proofErr w:type="spellEnd"/>
      <w:r w:rsidRPr="00DD2EDA">
        <w:rPr>
          <w:i/>
          <w:iCs/>
          <w:shd w:val="clear" w:color="auto" w:fill="FFFFFF"/>
        </w:rPr>
        <w:t xml:space="preserve">, </w:t>
      </w:r>
      <w:proofErr w:type="spellStart"/>
      <w:r w:rsidRPr="00DD2EDA">
        <w:rPr>
          <w:i/>
          <w:iCs/>
          <w:shd w:val="clear" w:color="auto" w:fill="FFFFFF"/>
        </w:rPr>
        <w:t>GSHS</w:t>
      </w:r>
      <w:proofErr w:type="spellEnd"/>
      <w:r w:rsidRPr="00DD2EDA">
        <w:rPr>
          <w:shd w:val="clear" w:color="auto" w:fill="FFFFFF"/>
        </w:rPr>
        <w:t>)</w:t>
      </w:r>
      <w:r w:rsidRPr="00DD2EDA">
        <w:rPr>
          <w:shd w:val="clear" w:color="auto" w:fill="FFFFFF"/>
        </w:rPr>
        <w:fldChar w:fldCharType="begin"/>
      </w:r>
      <w:r w:rsidRPr="00DD2EDA">
        <w:instrText xml:space="preserve"> XE "</w:instrText>
      </w:r>
      <w:r w:rsidRPr="00DD2EDA">
        <w:rPr>
          <w:shd w:val="clear" w:color="auto" w:fill="FFFFFF"/>
        </w:rPr>
        <w:instrText>Encuesta Mundial de Salud a Escolares (Global Student Health Survey, GSHS)</w:instrText>
      </w:r>
      <w:r w:rsidRPr="00DD2EDA">
        <w:instrText xml:space="preserve">" </w:instrText>
      </w:r>
      <w:r w:rsidRPr="00DD2EDA">
        <w:rPr>
          <w:shd w:val="clear" w:color="auto" w:fill="FFFFFF"/>
        </w:rPr>
        <w:fldChar w:fldCharType="end"/>
      </w:r>
      <w:r w:rsidRPr="00DD2EDA">
        <w:rPr>
          <w:shd w:val="clear" w:color="auto" w:fill="FFFFFF"/>
        </w:rPr>
        <w:t xml:space="preserve"> y el cuestionario </w:t>
      </w:r>
      <w:proofErr w:type="spellStart"/>
      <w:r w:rsidRPr="00DD2EDA">
        <w:rPr>
          <w:i/>
          <w:iCs/>
          <w:shd w:val="clear" w:color="auto" w:fill="FFFFFF"/>
        </w:rPr>
        <w:t>Health</w:t>
      </w:r>
      <w:proofErr w:type="spellEnd"/>
      <w:r w:rsidRPr="00DD2EDA">
        <w:rPr>
          <w:i/>
          <w:iCs/>
          <w:shd w:val="clear" w:color="auto" w:fill="FFFFFF"/>
        </w:rPr>
        <w:t xml:space="preserve"> </w:t>
      </w:r>
      <w:proofErr w:type="spellStart"/>
      <w:r w:rsidRPr="00DD2EDA">
        <w:rPr>
          <w:i/>
          <w:iCs/>
          <w:shd w:val="clear" w:color="auto" w:fill="FFFFFF"/>
        </w:rPr>
        <w:t>Behaviour</w:t>
      </w:r>
      <w:proofErr w:type="spellEnd"/>
      <w:r w:rsidRPr="00DD2EDA">
        <w:rPr>
          <w:i/>
          <w:iCs/>
          <w:shd w:val="clear" w:color="auto" w:fill="FFFFFF"/>
        </w:rPr>
        <w:t xml:space="preserve"> in </w:t>
      </w:r>
      <w:proofErr w:type="spellStart"/>
      <w:r w:rsidRPr="00DD2EDA">
        <w:rPr>
          <w:i/>
          <w:iCs/>
          <w:shd w:val="clear" w:color="auto" w:fill="FFFFFF"/>
        </w:rPr>
        <w:t>School-aged</w:t>
      </w:r>
      <w:proofErr w:type="spellEnd"/>
      <w:r w:rsidRPr="00DD2EDA">
        <w:rPr>
          <w:i/>
          <w:iCs/>
          <w:shd w:val="clear" w:color="auto" w:fill="FFFFFF"/>
        </w:rPr>
        <w:t xml:space="preserve"> </w:t>
      </w:r>
      <w:proofErr w:type="spellStart"/>
      <w:r w:rsidRPr="00DD2EDA">
        <w:rPr>
          <w:i/>
          <w:iCs/>
          <w:shd w:val="clear" w:color="auto" w:fill="FFFFFF"/>
        </w:rPr>
        <w:t>Children</w:t>
      </w:r>
      <w:proofErr w:type="spellEnd"/>
      <w:r w:rsidRPr="00DD2EDA">
        <w:rPr>
          <w:i/>
          <w:iCs/>
          <w:shd w:val="clear" w:color="auto" w:fill="FFFFFF"/>
        </w:rPr>
        <w:t xml:space="preserve"> (</w:t>
      </w:r>
      <w:proofErr w:type="spellStart"/>
      <w:r w:rsidRPr="00DD2EDA">
        <w:rPr>
          <w:i/>
          <w:iCs/>
          <w:shd w:val="clear" w:color="auto" w:fill="FFFFFF"/>
        </w:rPr>
        <w:t>HBSC</w:t>
      </w:r>
      <w:proofErr w:type="spellEnd"/>
      <w:r w:rsidRPr="00DD2EDA">
        <w:rPr>
          <w:i/>
          <w:iCs/>
          <w:shd w:val="clear" w:color="auto" w:fill="FFFFFF"/>
        </w:rPr>
        <w:t>)</w:t>
      </w:r>
      <w:r w:rsidRPr="00DD2EDA">
        <w:rPr>
          <w:i/>
          <w:iCs/>
          <w:color w:val="000000"/>
          <w:shd w:val="clear" w:color="auto" w:fill="FFFFFF"/>
        </w:rPr>
        <w:t xml:space="preserve"> </w:t>
      </w:r>
      <w:sdt>
        <w:sdtPr>
          <w:rPr>
            <w:i/>
            <w:iCs/>
            <w:color w:val="000000"/>
            <w:shd w:val="clear" w:color="auto" w:fill="FFFFFF"/>
          </w:rPr>
          <w:tag w:val="MENDELEY_CITATION_v3_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"/>
          <w:id w:val="645400518"/>
          <w:placeholder>
            <w:docPart w:val="260BB3C8722445BDBF12D4F0D1651316"/>
          </w:placeholder>
        </w:sdtPr>
        <w:sdtContent>
          <w:r w:rsidR="00D96C69" w:rsidRPr="00D96C69">
            <w:rPr>
              <w:rFonts w:eastAsia="Times New Roman"/>
              <w:color w:val="000000"/>
            </w:rPr>
            <w:t xml:space="preserve">(CDC &amp; Who, s/f; Global </w:t>
          </w:r>
          <w:proofErr w:type="spellStart"/>
          <w:r w:rsidR="00D96C69" w:rsidRPr="00D96C69">
            <w:rPr>
              <w:rFonts w:eastAsia="Times New Roman"/>
              <w:color w:val="000000"/>
            </w:rPr>
            <w:t>Physical</w:t>
          </w:r>
          <w:proofErr w:type="spellEnd"/>
          <w:r w:rsidR="00D96C69" w:rsidRPr="00D96C69">
            <w:rPr>
              <w:rFonts w:eastAsia="Times New Roman"/>
              <w:color w:val="000000"/>
            </w:rPr>
            <w:t xml:space="preserve"> </w:t>
          </w:r>
          <w:proofErr w:type="spellStart"/>
          <w:r w:rsidR="00D96C69" w:rsidRPr="00D96C69">
            <w:rPr>
              <w:rFonts w:eastAsia="Times New Roman"/>
              <w:color w:val="000000"/>
            </w:rPr>
            <w:t>Activity</w:t>
          </w:r>
          <w:proofErr w:type="spellEnd"/>
          <w:r w:rsidR="00D96C69" w:rsidRPr="00D96C69">
            <w:rPr>
              <w:rFonts w:eastAsia="Times New Roman"/>
              <w:color w:val="000000"/>
            </w:rPr>
            <w:t xml:space="preserve"> </w:t>
          </w:r>
          <w:proofErr w:type="spellStart"/>
          <w:r w:rsidR="00D96C69" w:rsidRPr="00D96C69">
            <w:rPr>
              <w:rFonts w:eastAsia="Times New Roman"/>
              <w:color w:val="000000"/>
            </w:rPr>
            <w:t>Questionnaire</w:t>
          </w:r>
          <w:proofErr w:type="spellEnd"/>
          <w:r w:rsidR="00D96C69" w:rsidRPr="00D96C69">
            <w:rPr>
              <w:rFonts w:eastAsia="Times New Roman"/>
              <w:color w:val="000000"/>
            </w:rPr>
            <w:t xml:space="preserve"> </w:t>
          </w:r>
          <w:proofErr w:type="spellStart"/>
          <w:r w:rsidR="00D96C69" w:rsidRPr="00D96C69">
            <w:rPr>
              <w:rFonts w:eastAsia="Times New Roman"/>
              <w:color w:val="000000"/>
            </w:rPr>
            <w:t>Analysis</w:t>
          </w:r>
          <w:proofErr w:type="spellEnd"/>
          <w:r w:rsidR="00D96C69" w:rsidRPr="00D96C69">
            <w:rPr>
              <w:rFonts w:eastAsia="Times New Roman"/>
              <w:color w:val="000000"/>
            </w:rPr>
            <w:t xml:space="preserve"> Guide </w:t>
          </w:r>
          <w:proofErr w:type="spellStart"/>
          <w:r w:rsidR="00D96C69" w:rsidRPr="00D96C69">
            <w:rPr>
              <w:rFonts w:eastAsia="Times New Roman"/>
              <w:color w:val="000000"/>
            </w:rPr>
            <w:t>GPAQ</w:t>
          </w:r>
          <w:proofErr w:type="spellEnd"/>
          <w:r w:rsidR="00D96C69" w:rsidRPr="00D96C69">
            <w:rPr>
              <w:rFonts w:eastAsia="Times New Roman"/>
              <w:color w:val="000000"/>
            </w:rPr>
            <w:t xml:space="preserve"> </w:t>
          </w:r>
          <w:proofErr w:type="spellStart"/>
          <w:r w:rsidR="00D96C69" w:rsidRPr="00D96C69">
            <w:rPr>
              <w:rFonts w:eastAsia="Times New Roman"/>
              <w:color w:val="000000"/>
            </w:rPr>
            <w:t>Analysis</w:t>
          </w:r>
          <w:proofErr w:type="spellEnd"/>
          <w:r w:rsidR="00D96C69" w:rsidRPr="00D96C69">
            <w:rPr>
              <w:rFonts w:eastAsia="Times New Roman"/>
              <w:color w:val="000000"/>
            </w:rPr>
            <w:t xml:space="preserve"> Guide Global </w:t>
          </w:r>
          <w:proofErr w:type="spellStart"/>
          <w:r w:rsidR="00D96C69" w:rsidRPr="00D96C69">
            <w:rPr>
              <w:rFonts w:eastAsia="Times New Roman"/>
              <w:color w:val="000000"/>
            </w:rPr>
            <w:t>Physical</w:t>
          </w:r>
          <w:proofErr w:type="spellEnd"/>
          <w:r w:rsidR="00D96C69" w:rsidRPr="00D96C69">
            <w:rPr>
              <w:rFonts w:eastAsia="Times New Roman"/>
              <w:color w:val="000000"/>
            </w:rPr>
            <w:t xml:space="preserve"> </w:t>
          </w:r>
          <w:proofErr w:type="spellStart"/>
          <w:r w:rsidR="00D96C69" w:rsidRPr="00D96C69">
            <w:rPr>
              <w:rFonts w:eastAsia="Times New Roman"/>
              <w:color w:val="000000"/>
            </w:rPr>
            <w:t>Activity</w:t>
          </w:r>
          <w:proofErr w:type="spellEnd"/>
          <w:r w:rsidR="00D96C69" w:rsidRPr="00D96C69">
            <w:rPr>
              <w:rFonts w:eastAsia="Times New Roman"/>
              <w:color w:val="000000"/>
            </w:rPr>
            <w:t xml:space="preserve"> </w:t>
          </w:r>
          <w:proofErr w:type="spellStart"/>
          <w:r w:rsidR="00D96C69" w:rsidRPr="00D96C69">
            <w:rPr>
              <w:rFonts w:eastAsia="Times New Roman"/>
              <w:color w:val="000000"/>
            </w:rPr>
            <w:t>Questionnaire</w:t>
          </w:r>
          <w:proofErr w:type="spellEnd"/>
          <w:r w:rsidR="00D96C69" w:rsidRPr="00D96C69">
            <w:rPr>
              <w:rFonts w:eastAsia="Times New Roman"/>
              <w:color w:val="000000"/>
            </w:rPr>
            <w:t xml:space="preserve"> (</w:t>
          </w:r>
          <w:proofErr w:type="spellStart"/>
          <w:r w:rsidR="00D96C69" w:rsidRPr="00D96C69">
            <w:rPr>
              <w:rFonts w:eastAsia="Times New Roman"/>
              <w:color w:val="000000"/>
            </w:rPr>
            <w:t>GPAQ</w:t>
          </w:r>
          <w:proofErr w:type="spellEnd"/>
          <w:r w:rsidR="00D96C69" w:rsidRPr="00D96C69">
            <w:rPr>
              <w:rFonts w:eastAsia="Times New Roman"/>
              <w:color w:val="000000"/>
            </w:rPr>
            <w:t xml:space="preserve">) </w:t>
          </w:r>
          <w:proofErr w:type="spellStart"/>
          <w:r w:rsidR="00D96C69" w:rsidRPr="00D96C69">
            <w:rPr>
              <w:rFonts w:eastAsia="Times New Roman"/>
              <w:color w:val="000000"/>
            </w:rPr>
            <w:t>Analysis</w:t>
          </w:r>
          <w:proofErr w:type="spellEnd"/>
          <w:r w:rsidR="00D96C69" w:rsidRPr="00D96C69">
            <w:rPr>
              <w:rFonts w:eastAsia="Times New Roman"/>
              <w:color w:val="000000"/>
            </w:rPr>
            <w:t xml:space="preserve"> Guide, s/f)</w:t>
          </w:r>
        </w:sdtContent>
      </w:sdt>
      <w:r w:rsidRPr="00DD2EDA">
        <w:rPr>
          <w:i/>
          <w:iCs/>
          <w:shd w:val="clear" w:color="auto" w:fill="FFFFFF"/>
        </w:rPr>
        <w:t xml:space="preserve"> </w:t>
      </w:r>
      <w:r w:rsidRPr="00DD2EDA">
        <w:rPr>
          <w:shd w:val="clear" w:color="auto" w:fill="FFFFFF"/>
        </w:rPr>
        <w:fldChar w:fldCharType="begin"/>
      </w:r>
      <w:r w:rsidRPr="00DD2EDA">
        <w:instrText xml:space="preserve"> XE "</w:instrText>
      </w:r>
      <w:r w:rsidRPr="00DD2EDA">
        <w:rPr>
          <w:shd w:val="clear" w:color="auto" w:fill="FFFFFF"/>
        </w:rPr>
        <w:instrText>cuestionario Health Behaviour in School-aged Children (HBSC)</w:instrText>
      </w:r>
      <w:r w:rsidRPr="00DD2EDA">
        <w:instrText xml:space="preserve">" </w:instrText>
      </w:r>
      <w:r w:rsidRPr="00DD2EDA">
        <w:rPr>
          <w:shd w:val="clear" w:color="auto" w:fill="FFFFFF"/>
        </w:rPr>
        <w:fldChar w:fldCharType="end"/>
      </w:r>
      <w:r w:rsidRPr="00DD2EDA">
        <w:rPr>
          <w:shd w:val="clear" w:color="auto" w:fill="FFFFFF"/>
        </w:rPr>
        <w:t xml:space="preserve">. Estos métodos tienen ventajas ampliamente demostradas. Sin embargo, el informe sobre la situación mundial de la AF del </w:t>
      </w:r>
      <w:r w:rsidR="00040A2D" w:rsidRPr="00DD2EDA">
        <w:rPr>
          <w:shd w:val="clear" w:color="auto" w:fill="FFFFFF"/>
        </w:rPr>
        <w:t>2022</w:t>
      </w:r>
      <w:r w:rsidRPr="00DD2EDA">
        <w:rPr>
          <w:shd w:val="clear" w:color="auto" w:fill="FFFFFF"/>
        </w:rPr>
        <w:t xml:space="preserve"> también reconoce una importante laguna en el seguimiento del </w:t>
      </w:r>
      <w:r w:rsidRPr="00DD2EDA">
        <w:rPr>
          <w:i/>
          <w:iCs/>
          <w:shd w:val="clear" w:color="auto" w:fill="FFFFFF"/>
        </w:rPr>
        <w:t>GAPPA</w:t>
      </w:r>
      <w:r w:rsidRPr="00DD2EDA">
        <w:t xml:space="preserve">. Entre ellas </w:t>
      </w:r>
      <w:r w:rsidR="00C2717F">
        <w:t>destaca</w:t>
      </w:r>
      <w:r w:rsidRPr="00DD2EDA">
        <w:t xml:space="preserve"> la ausencia de vigilancia de la AF entre las personas con discapacidad, así como entre los niños menores de nueve años.</w:t>
      </w:r>
      <w:sdt>
        <w:sdtPr>
          <w:rPr>
            <w:color w:val="000000"/>
          </w:rPr>
          <w:tag w:val="MENDELEY_CITATION_v3_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"/>
          <w:id w:val="-963731846"/>
          <w:placeholder>
            <w:docPart w:val="DC9206A79D6C4FC686EA8CC75FE9F7E3"/>
          </w:placeholder>
        </w:sdtPr>
        <w:sdtContent>
          <w:r w:rsidR="00D96C69" w:rsidRPr="00D96C69">
            <w:rPr>
              <w:color w:val="000000"/>
            </w:rPr>
            <w:t>(WHO, 2022)</w:t>
          </w:r>
        </w:sdtContent>
      </w:sdt>
      <w:r w:rsidRPr="00DD2EDA">
        <w:t xml:space="preserve"> </w:t>
      </w:r>
    </w:p>
    <w:p w14:paraId="4B645CBC" w14:textId="7D983246" w:rsidR="00351325" w:rsidRPr="00DD2EDA" w:rsidRDefault="00351325" w:rsidP="00351325">
      <w:r w:rsidRPr="00DD2EDA">
        <w:t>Para poner en contexto en México Ensanut 2022, que es una encuesta probabilística con diseño de muestra polietápico y estratificado, con representatividad nacional y de ocho regiones en México. Para evaluar los niveles de AF en niños de 10-14 años, se utilizó la pregunta "En los últimos 7 días, ¿Cuántos días estuviste activo durante al menos 60 minutos al día?" del cuestionario (</w:t>
      </w:r>
      <w:r w:rsidRPr="00DD2EDA">
        <w:rPr>
          <w:i/>
          <w:iCs/>
        </w:rPr>
        <w:t>HBSC)</w:t>
      </w:r>
      <w:r w:rsidRPr="00DD2EDA">
        <w:t xml:space="preserve">. Y aunque este instrumento de evaluación es ampliamente utilizado en México y en el mundo, posee limitaciones como la tendencia al sesgo de notificación (reportar de manera inexacta o incompleta la información) y el error de medición (utilizar instrumentos no adecuados o realizar mal las mediciones), </w:t>
      </w:r>
      <w:sdt>
        <w:sdtPr>
          <w:rPr>
            <w:color w:val="000000"/>
          </w:rPr>
          <w:tag w:val="MENDELEY_CITATION_v3_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"/>
          <w:id w:val="917526079"/>
          <w:placeholder>
            <w:docPart w:val="DC9206A79D6C4FC686EA8CC75FE9F7E3"/>
          </w:placeholder>
        </w:sdtPr>
        <w:sdtContent>
          <w:r w:rsidR="00D96C69" w:rsidRPr="00D96C69">
            <w:rPr>
              <w:color w:val="000000"/>
            </w:rPr>
            <w:t>(Romero et al., 2022)</w:t>
          </w:r>
        </w:sdtContent>
      </w:sdt>
      <w:r w:rsidRPr="00DD2EDA">
        <w:rPr>
          <w:color w:val="000000"/>
        </w:rPr>
        <w:t>.</w:t>
      </w:r>
    </w:p>
    <w:p w14:paraId="64466FF6" w14:textId="77777777" w:rsidR="00351325" w:rsidRPr="00DD2EDA" w:rsidRDefault="00351325" w:rsidP="00351325">
      <w:r w:rsidRPr="00DD2EDA">
        <w:t xml:space="preserve">Dado el reconocimiento de estas deficiencias en los sistemas de vigilancia, se propone por parte de la OMS el análisis de las potenciales ventajas que se tienen de recopilar datos de dispositivos portátiles y móviles. Para apoyar en el seguimiento de la AF buscando datos coherentes y congruentes que garanticen la armonía de los datos en su uso y eficiencia. Tomando en cuenta eso, menciona que se necesita un consenso mundial sobre las herramientas técnicas, los protocolos y los obstáculos financieros, para su uso en los sistemas de seguimiento nacionales y mundiales. </w:t>
      </w:r>
    </w:p>
    <w:p w14:paraId="61C56795" w14:textId="77777777" w:rsidR="000F582C" w:rsidRPr="00DD2EDA" w:rsidRDefault="000F582C" w:rsidP="000F582C">
      <w:pPr>
        <w:pStyle w:val="T2"/>
      </w:pPr>
      <w:bookmarkStart w:id="73" w:name="_Toc207041596"/>
      <w:bookmarkStart w:id="74" w:name="_Toc152241302"/>
      <w:bookmarkStart w:id="75" w:name="_Toc167828647"/>
      <w:bookmarkStart w:id="76" w:name="_Toc152241292"/>
      <w:bookmarkStart w:id="77" w:name="_Toc167828639"/>
      <w:r w:rsidRPr="00DD2EDA">
        <w:lastRenderedPageBreak/>
        <w:t>Cómo afecta el CS en la CVRS</w:t>
      </w:r>
      <w:bookmarkEnd w:id="73"/>
    </w:p>
    <w:p w14:paraId="6D23AB79" w14:textId="20030BA9" w:rsidR="000F582C" w:rsidRPr="00DD2EDA" w:rsidRDefault="000F582C" w:rsidP="000F582C">
      <w:pPr>
        <w:rPr>
          <w:color w:val="000000"/>
        </w:rPr>
      </w:pPr>
      <w:r w:rsidRPr="00DD2EDA">
        <w:t xml:space="preserve">Fomentar estilos de vida activos y saludables permite a la población, una mejor percepción de CVRS, de acuerdo con la investigación realizada por Chaves y cols., la capacidad aeróbica y la CVRS son condiciones que están asociadas a un declive que progresa con la edad y a estilos de vida sedentarios, en su investigación determinaron que la capacidad aeróbica tiende a disminuir a un ritmo entre 5 a 15% por década, luego que un individuo pasa de los 30 años de edad en personas sedentarias, en contraparte, las personas físicamente activas pueden retener una reserva suficiente de aptitud aeróbica, para mantener la capacidad funcional durante su edad adulta </w:t>
      </w:r>
      <w:sdt>
        <w:sdtPr>
          <w:rPr>
            <w:color w:val="000000"/>
          </w:rPr>
          <w:tag w:val="MENDELEY_CITATION_v3_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"/>
          <w:id w:val="493458672"/>
          <w:placeholder>
            <w:docPart w:val="2173FB8FA33340BAA8596B11735A4B63"/>
          </w:placeholder>
        </w:sdtPr>
        <w:sdtContent>
          <w:r w:rsidR="00D96C69" w:rsidRPr="00D96C69">
            <w:rPr>
              <w:color w:val="000000"/>
            </w:rPr>
            <w:t>(Chaves et al., 2017)</w:t>
          </w:r>
        </w:sdtContent>
      </w:sdt>
      <w:r w:rsidRPr="00DD2EDA">
        <w:rPr>
          <w:color w:val="000000"/>
        </w:rPr>
        <w:t>.</w:t>
      </w:r>
    </w:p>
    <w:p w14:paraId="0C7633D3" w14:textId="77777777" w:rsidR="000F582C" w:rsidRPr="00DD2EDA" w:rsidRDefault="000F582C" w:rsidP="00E373C4">
      <w:pPr>
        <w:pStyle w:val="CuerpoLA"/>
      </w:pPr>
    </w:p>
    <w:p w14:paraId="2DAEEAAA" w14:textId="77777777" w:rsidR="000F582C" w:rsidRPr="00DD2EDA" w:rsidRDefault="000F582C" w:rsidP="00E373C4">
      <w:pPr>
        <w:pStyle w:val="CuerpoLA"/>
      </w:pPr>
    </w:p>
    <w:bookmarkEnd w:id="74"/>
    <w:bookmarkEnd w:id="75"/>
    <w:p w14:paraId="2A6D3A66" w14:textId="77777777" w:rsidR="000F582C" w:rsidRPr="00DD2EDA" w:rsidRDefault="000F582C" w:rsidP="000F582C">
      <w:pPr>
        <w:rPr>
          <w:rFonts w:ascii="Arial" w:eastAsiaTheme="majorEastAsia" w:hAnsi="Arial" w:cstheme="majorBidi"/>
          <w:b/>
          <w:szCs w:val="32"/>
        </w:rPr>
      </w:pPr>
      <w:r w:rsidRPr="00DD2EDA">
        <w:br w:type="page"/>
      </w:r>
    </w:p>
    <w:p w14:paraId="7D421E22" w14:textId="77777777" w:rsidR="00351325" w:rsidRPr="00DD2EDA" w:rsidRDefault="00351325" w:rsidP="00351325">
      <w:pPr>
        <w:pStyle w:val="T2"/>
      </w:pPr>
      <w:bookmarkStart w:id="78" w:name="_Toc207041597"/>
      <w:r w:rsidRPr="00DD2EDA">
        <w:lastRenderedPageBreak/>
        <w:t>Uso de sensores para el análisis del Comportamiento Sedentario</w:t>
      </w:r>
      <w:bookmarkEnd w:id="76"/>
      <w:bookmarkEnd w:id="77"/>
      <w:bookmarkEnd w:id="78"/>
    </w:p>
    <w:p w14:paraId="6C8B0286" w14:textId="7FCAFFB5" w:rsidR="00351325" w:rsidRPr="00DD2EDA" w:rsidRDefault="00351325" w:rsidP="00351325">
      <w:r w:rsidRPr="00DD2EDA">
        <w:t xml:space="preserve">Los monitores de AF más recientes, implementan el uso de sensores, los cuales son un dispositivo de entrada que mide una magnitud o un parámetro físico para proveer una salida que pueda ser manipulada por un </w:t>
      </w:r>
      <w:commentRangeStart w:id="79"/>
      <w:r w:rsidRPr="00DD2EDA">
        <w:t>sistema</w:t>
      </w:r>
      <w:commentRangeEnd w:id="79"/>
      <w:r w:rsidRPr="00DD2EDA">
        <w:rPr>
          <w:rStyle w:val="Refdecomentario"/>
          <w:rFonts w:asciiTheme="minorHAnsi" w:hAnsiTheme="minorHAnsi"/>
        </w:rPr>
        <w:commentReference w:id="79"/>
      </w:r>
      <w:r w:rsidRPr="00DD2EDA">
        <w:t xml:space="preserve"> </w:t>
      </w:r>
      <w:sdt>
        <w:sdtPr>
          <w:rPr>
            <w:color w:val="000000"/>
          </w:rPr>
          <w:tag w:val="MENDELEY_CITATION_v3_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"/>
          <w:id w:val="-163787074"/>
          <w:placeholder>
            <w:docPart w:val="DC9206A79D6C4FC686EA8CC75FE9F7E3"/>
          </w:placeholder>
        </w:sdtPr>
        <w:sdtContent>
          <w:r w:rsidR="00D96C69" w:rsidRPr="00D96C69">
            <w:rPr>
              <w:color w:val="000000"/>
            </w:rPr>
            <w:t>(Álvarez et al., 2020)</w:t>
          </w:r>
        </w:sdtContent>
      </w:sdt>
      <w:r w:rsidRPr="00DD2EDA">
        <w:t xml:space="preserve">. Los sensores se clasifican de diversas maneras, pero las más comunes son por tipo de variable a medir o por el principio de transducción. Estos son componentes capaces de obtener, medidas fisiológicas, posición, orientación, velocidad etc. de cualquier dispositivo donde sea utilizado. </w:t>
      </w:r>
    </w:p>
    <w:p w14:paraId="2BECB868" w14:textId="77777777" w:rsidR="00351325" w:rsidRPr="00DD2EDA" w:rsidRDefault="00351325" w:rsidP="00351325">
      <w:pPr>
        <w:pStyle w:val="T3"/>
      </w:pPr>
      <w:bookmarkStart w:id="80" w:name="_Toc207041598"/>
      <w:r w:rsidRPr="00DD2EDA">
        <w:t>Acelerómetros</w:t>
      </w:r>
      <w:bookmarkEnd w:id="80"/>
    </w:p>
    <w:p w14:paraId="3EDCCCE4" w14:textId="408E9EDB" w:rsidR="00B65BE0" w:rsidRDefault="00351325" w:rsidP="00351325">
      <w:r w:rsidRPr="00DD2EDA">
        <w:t xml:space="preserve">Dada la creciente preocupación por la salud y el comportamiento sedentario, se han hecho esfuerzos por medir de forma cuantitativa, las predicciones de gasto energético expresado en MET. Intentando categorizar la intensidad de la AF mediante el uso de acelerómetros. En un estudio realizado por </w:t>
      </w:r>
      <w:sdt>
        <w:sdtPr>
          <w:rPr>
            <w:color w:val="000000"/>
          </w:rPr>
          <w:tag w:val="MENDELEY_CITATION_v3_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"/>
          <w:id w:val="440573892"/>
          <w:placeholder>
            <w:docPart w:val="DC9206A79D6C4FC686EA8CC75FE9F7E3"/>
          </w:placeholder>
        </w:sdtPr>
        <w:sdtContent>
          <w:r w:rsidR="00D96C69" w:rsidRPr="00D96C69">
            <w:rPr>
              <w:color w:val="000000"/>
            </w:rPr>
            <w:t>(</w:t>
          </w:r>
          <w:proofErr w:type="spellStart"/>
          <w:r w:rsidR="00D96C69" w:rsidRPr="00D96C69">
            <w:rPr>
              <w:color w:val="000000"/>
            </w:rPr>
            <w:t>Rothney</w:t>
          </w:r>
          <w:proofErr w:type="spellEnd"/>
          <w:r w:rsidR="00D96C69" w:rsidRPr="00D96C69">
            <w:rPr>
              <w:color w:val="000000"/>
            </w:rPr>
            <w:t xml:space="preserve"> et al., 2008)</w:t>
          </w:r>
        </w:sdtContent>
      </w:sdt>
      <w:r w:rsidRPr="00DD2EDA">
        <w:rPr>
          <w:color w:val="000000"/>
        </w:rPr>
        <w:t xml:space="preserve"> </w:t>
      </w:r>
      <w:r w:rsidRPr="00DD2EDA">
        <w:t xml:space="preserve">se buscó evaluar la exactitud de tres tipos de acelerómetros, </w:t>
      </w:r>
      <w:proofErr w:type="spellStart"/>
      <w:r w:rsidRPr="00DD2EDA">
        <w:t>ActiGraph</w:t>
      </w:r>
      <w:proofErr w:type="spellEnd"/>
      <w:r w:rsidRPr="00DD2EDA">
        <w:t xml:space="preserve">, </w:t>
      </w:r>
      <w:proofErr w:type="spellStart"/>
      <w:r w:rsidRPr="00DD2EDA">
        <w:t>Actical</w:t>
      </w:r>
      <w:proofErr w:type="spellEnd"/>
      <w:r w:rsidRPr="00DD2EDA">
        <w:t xml:space="preserve"> y RT3, donde se implementó un método, que contemplo el uso de una cámara de calorimetría indirecta para validar su precisión. Llegando a la conclusión de que los monitores portátiles basados en acelerometría son un medio factible y objetivo para detectar patrones de comportamiento sedentario.</w:t>
      </w:r>
    </w:p>
    <w:p w14:paraId="336B2CA6" w14:textId="37AD0D09" w:rsidR="00351325" w:rsidRPr="00DD2EDA" w:rsidRDefault="00351325" w:rsidP="00351325">
      <w:r w:rsidRPr="00DD2EDA">
        <w:t xml:space="preserve">Sin embargo, los autores reconocen que hay algunas limitaciones en el estudio, como la dificultad para distinguir entre diferentes niveles de actividad. Los acelerómetros pueden tener dificultades para diferenciar entre comportamientos sedentarios muy baja intensidad, como estar sentado sin movimiento, y otros niveles de AF ligera. Esto puede llevar a cierta imprecisión en la clasificación de los periodos de actividad sedentaria. </w:t>
      </w:r>
    </w:p>
    <w:p w14:paraId="319C9EFE" w14:textId="77777777" w:rsidR="00351325" w:rsidRPr="00DD2EDA" w:rsidRDefault="00351325" w:rsidP="00351325">
      <w:r w:rsidRPr="00DD2EDA">
        <w:t xml:space="preserve">De la misma forma la sensibilidad a la posición del dispositivo, la colocación del acelerómetro en el cuerpo puede afectar la precisión de las mediciones. Por ejemplo, algunos dispositivos podrían no capturar adecuadamente ciertos movimientos o actividades si no se usan en la posición correcta. Además, las limitaciones en la detección de comportamientos específicos, los acelerómetros pueden tener problemas para detectar ciertos comportamientos sedentarios específicos, como estar de pie sin movimiento o realizar movimientos muy </w:t>
      </w:r>
      <w:r w:rsidRPr="00DD2EDA">
        <w:lastRenderedPageBreak/>
        <w:t>sutiles, sobre todo cuando se utilizan en la muñeca, lo que puede afectar la precisión de las mediciones.</w:t>
      </w:r>
    </w:p>
    <w:p w14:paraId="608C4313" w14:textId="65C96C25" w:rsidR="00351325" w:rsidRPr="00DD2EDA" w:rsidRDefault="00351325" w:rsidP="00351325">
      <w:r w:rsidRPr="00DD2EDA">
        <w:t xml:space="preserve">En este contexto, </w:t>
      </w:r>
      <w:sdt>
        <w:sdtPr>
          <w:rPr>
            <w:color w:val="000000"/>
          </w:rPr>
          <w:tag w:val="MENDELEY_CITATION_v3_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"/>
          <w:id w:val="1697811104"/>
          <w:placeholder>
            <w:docPart w:val="DC9206A79D6C4FC686EA8CC75FE9F7E3"/>
          </w:placeholder>
        </w:sdtPr>
        <w:sdtContent>
          <w:r w:rsidR="00D96C69" w:rsidRPr="00D96C69">
            <w:rPr>
              <w:color w:val="000000"/>
            </w:rPr>
            <w:t>(Henriksen et al., 2018)</w:t>
          </w:r>
        </w:sdtContent>
      </w:sdt>
      <w:r w:rsidRPr="00DD2EDA">
        <w:t xml:space="preserve"> indica que la precisión de un dispositivo portátil de seguimiento de AF en comparación con el </w:t>
      </w:r>
      <w:r w:rsidRPr="00DD2EDA">
        <w:rPr>
          <w:i/>
          <w:iCs/>
        </w:rPr>
        <w:t>IPAQ</w:t>
      </w:r>
      <w:r w:rsidRPr="00DD2EDA">
        <w:t>,</w:t>
      </w:r>
      <w:r w:rsidRPr="00DD2EDA">
        <w:fldChar w:fldCharType="begin"/>
      </w:r>
      <w:r w:rsidRPr="00DD2EDA">
        <w:instrText xml:space="preserve"> XE "Cuestionario Internacional de Actividad Física (IPAQ)," </w:instrText>
      </w:r>
      <w:r w:rsidRPr="00DD2EDA">
        <w:fldChar w:fldCharType="end"/>
      </w:r>
      <w:r w:rsidRPr="00DD2EDA">
        <w:t xml:space="preserve"> subestima significativamente la cantidad de AF informada por los participantes. Más sus conclusiones respecto a las limitaciones fueron similares a las del artículo de </w:t>
      </w:r>
      <w:sdt>
        <w:sdtPr>
          <w:rPr>
            <w:color w:val="000000"/>
          </w:rPr>
          <w:tag w:val="MENDELEY_CITATION_v3_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"/>
          <w:id w:val="-1195760586"/>
          <w:placeholder>
            <w:docPart w:val="DC9206A79D6C4FC686EA8CC75FE9F7E3"/>
          </w:placeholder>
        </w:sdtPr>
        <w:sdtContent>
          <w:r w:rsidR="00D96C69" w:rsidRPr="00D96C69">
            <w:rPr>
              <w:color w:val="000000"/>
            </w:rPr>
            <w:t>(</w:t>
          </w:r>
          <w:proofErr w:type="spellStart"/>
          <w:r w:rsidR="00D96C69" w:rsidRPr="00D96C69">
            <w:rPr>
              <w:color w:val="000000"/>
            </w:rPr>
            <w:t>Rothney</w:t>
          </w:r>
          <w:proofErr w:type="spellEnd"/>
          <w:r w:rsidR="00D96C69" w:rsidRPr="00D96C69">
            <w:rPr>
              <w:color w:val="000000"/>
            </w:rPr>
            <w:t xml:space="preserve"> et al., 2008)</w:t>
          </w:r>
        </w:sdtContent>
      </w:sdt>
      <w:r w:rsidRPr="00DD2EDA">
        <w:rPr>
          <w:color w:val="000000"/>
        </w:rPr>
        <w:t>.</w:t>
      </w:r>
      <w:r w:rsidRPr="00DD2EDA">
        <w:t xml:space="preserve"> Pero igual recomiendan que los médicos y los profesionales de la salud pública sigan utilizando los cuestionarios para medir el CS a la par que los dispositivos portátiles ya que estos pueden ser útiles para algunos propósitos, como monitorear la AF en el día a día.</w:t>
      </w:r>
    </w:p>
    <w:p w14:paraId="7FF610B5" w14:textId="77777777" w:rsidR="00351325" w:rsidRPr="00DD2EDA" w:rsidRDefault="00351325" w:rsidP="00351325">
      <w:pPr>
        <w:pStyle w:val="T3"/>
      </w:pPr>
      <w:bookmarkStart w:id="81" w:name="_Toc152241296"/>
      <w:bookmarkStart w:id="82" w:name="_Toc167828641"/>
      <w:bookmarkStart w:id="83" w:name="_Toc207041599"/>
      <w:r w:rsidRPr="00DD2EDA">
        <w:t>Monitores de Actividad Física Portables de consumo publico</w:t>
      </w:r>
      <w:bookmarkEnd w:id="81"/>
      <w:bookmarkEnd w:id="82"/>
      <w:bookmarkEnd w:id="83"/>
      <w:r w:rsidRPr="00DD2EDA">
        <w:t xml:space="preserve"> </w:t>
      </w:r>
    </w:p>
    <w:p w14:paraId="1DEBE3AC" w14:textId="1992A49C" w:rsidR="00351325" w:rsidRPr="00DD2EDA" w:rsidRDefault="00351325" w:rsidP="00351325">
      <w:pPr>
        <w:rPr>
          <w:shd w:val="clear" w:color="auto" w:fill="FFFFFF"/>
        </w:rPr>
      </w:pPr>
      <w:r w:rsidRPr="00DD2EDA">
        <w:rPr>
          <w:shd w:val="clear" w:color="auto" w:fill="FFFFFF"/>
        </w:rPr>
        <w:t>Los dispositivos que se llevan “puestos” (</w:t>
      </w:r>
      <w:proofErr w:type="gramStart"/>
      <w:r w:rsidRPr="00DD2EDA">
        <w:rPr>
          <w:i/>
          <w:iCs/>
          <w:shd w:val="clear" w:color="auto" w:fill="FFFFFF"/>
        </w:rPr>
        <w:t>wearables</w:t>
      </w:r>
      <w:proofErr w:type="gramEnd"/>
      <w:r w:rsidRPr="00DD2EDA">
        <w:rPr>
          <w:shd w:val="clear" w:color="auto" w:fill="FFFFFF"/>
        </w:rPr>
        <w:t xml:space="preserve">) aprovechan los avances en la tecnología para monitorizar los signos vitales y otros parámetros biométricos a través de teléfonos inteligentes o dispositivos que se adosan al cuerpo como un reloj, bandas o ropa. </w:t>
      </w:r>
      <w:proofErr w:type="spellStart"/>
      <w:r w:rsidRPr="00DD2EDA">
        <w:rPr>
          <w:color w:val="000000"/>
          <w:shd w:val="clear" w:color="auto" w:fill="FFFFFF"/>
        </w:rPr>
        <w:t>Bhuyan</w:t>
      </w:r>
      <w:proofErr w:type="spellEnd"/>
      <w:r w:rsidRPr="00DD2EDA">
        <w:rPr>
          <w:color w:val="000000"/>
          <w:shd w:val="clear" w:color="auto" w:fill="FFFFFF"/>
        </w:rPr>
        <w:t xml:space="preserve"> y cols., sugieren que </w:t>
      </w:r>
      <w:r w:rsidRPr="00DD2EDA">
        <w:rPr>
          <w:shd w:val="clear" w:color="auto" w:fill="FFFFFF"/>
        </w:rPr>
        <w:t xml:space="preserve">estos dispositivos pueden monitorear e integrar diferentes parámetros importantes para el tratamiento de comorbilidades en pacientes con </w:t>
      </w:r>
      <w:proofErr w:type="spellStart"/>
      <w:r w:rsidRPr="00DD2EDA">
        <w:rPr>
          <w:shd w:val="clear" w:color="auto" w:fill="FFFFFF"/>
        </w:rPr>
        <w:t>ENT</w:t>
      </w:r>
      <w:proofErr w:type="spellEnd"/>
      <w:r w:rsidRPr="00DD2EDA">
        <w:rPr>
          <w:shd w:val="clear" w:color="auto" w:fill="FFFFFF"/>
        </w:rPr>
        <w:t xml:space="preserve"> </w:t>
      </w:r>
      <w:sdt>
        <w:sdtPr>
          <w:rPr>
            <w:color w:val="000000"/>
            <w:shd w:val="clear" w:color="auto" w:fill="FFFFFF"/>
          </w:rPr>
          <w:tag w:val="MENDELEY_CITATION_v3_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"/>
          <w:id w:val="-1738474423"/>
          <w:placeholder>
            <w:docPart w:val="DC9206A79D6C4FC686EA8CC75FE9F7E3"/>
          </w:placeholder>
        </w:sdtPr>
        <w:sdtContent>
          <w:r w:rsidR="00D96C69" w:rsidRPr="00D96C69">
            <w:rPr>
              <w:color w:val="000000"/>
              <w:shd w:val="clear" w:color="auto" w:fill="FFFFFF"/>
            </w:rPr>
            <w:t>(</w:t>
          </w:r>
          <w:proofErr w:type="spellStart"/>
          <w:r w:rsidR="00D96C69" w:rsidRPr="00D96C69">
            <w:rPr>
              <w:color w:val="000000"/>
              <w:shd w:val="clear" w:color="auto" w:fill="FFFFFF"/>
            </w:rPr>
            <w:t>Bhuyan</w:t>
          </w:r>
          <w:proofErr w:type="spellEnd"/>
          <w:r w:rsidR="00D96C69" w:rsidRPr="00D96C69">
            <w:rPr>
              <w:color w:val="000000"/>
              <w:shd w:val="clear" w:color="auto" w:fill="FFFFFF"/>
            </w:rPr>
            <w:t xml:space="preserve"> et al., 2016)</w:t>
          </w:r>
        </w:sdtContent>
      </w:sdt>
      <w:r w:rsidRPr="00DD2EDA">
        <w:rPr>
          <w:shd w:val="clear" w:color="auto" w:fill="FFFFFF"/>
        </w:rPr>
        <w:t xml:space="preserve">. Es así </w:t>
      </w:r>
      <w:proofErr w:type="gramStart"/>
      <w:r w:rsidRPr="00DD2EDA">
        <w:rPr>
          <w:shd w:val="clear" w:color="auto" w:fill="FFFFFF"/>
        </w:rPr>
        <w:t>que</w:t>
      </w:r>
      <w:proofErr w:type="gramEnd"/>
      <w:r w:rsidRPr="00DD2EDA">
        <w:rPr>
          <w:shd w:val="clear" w:color="auto" w:fill="FFFFFF"/>
        </w:rPr>
        <w:t xml:space="preserve"> los esfuerzos de la comunidad de investigación biomédica por la relevancia de los múltiples hallazgos en torno a la medición de la AF, en la actualidad existen cientos de monitores </w:t>
      </w:r>
      <w:proofErr w:type="gramStart"/>
      <w:r w:rsidRPr="00DD2EDA">
        <w:rPr>
          <w:i/>
          <w:iCs/>
          <w:shd w:val="clear" w:color="auto" w:fill="FFFFFF"/>
        </w:rPr>
        <w:t>wearables</w:t>
      </w:r>
      <w:proofErr w:type="gramEnd"/>
      <w:r w:rsidRPr="00DD2EDA">
        <w:rPr>
          <w:shd w:val="clear" w:color="auto" w:fill="FFFFFF"/>
        </w:rPr>
        <w:t xml:space="preserve"> para el consumo público. Los cuales incorporan diferentes sensores, que arrojan múltiples variables fisiológicas, adoptando su uso como una estrategia para promover un estilo de vida activo. </w:t>
      </w:r>
    </w:p>
    <w:p w14:paraId="7D89F0F5" w14:textId="7A75F1F1" w:rsidR="00351325" w:rsidRPr="00DD2EDA" w:rsidRDefault="00351325" w:rsidP="00351325">
      <w:r w:rsidRPr="00DD2EDA">
        <w:t xml:space="preserve">Tal ha sido el impacto de los monitores </w:t>
      </w:r>
      <w:proofErr w:type="gramStart"/>
      <w:r w:rsidRPr="00DD2EDA">
        <w:rPr>
          <w:i/>
          <w:iCs/>
        </w:rPr>
        <w:t>wearables</w:t>
      </w:r>
      <w:proofErr w:type="gramEnd"/>
      <w:r w:rsidRPr="00DD2EDA">
        <w:t xml:space="preserve"> que las estadísticas proporcionadas en market.us por </w:t>
      </w:r>
      <w:proofErr w:type="spellStart"/>
      <w:r w:rsidRPr="00DD2EDA">
        <w:t>Scoop</w:t>
      </w:r>
      <w:proofErr w:type="spellEnd"/>
      <w:r w:rsidRPr="00DD2EDA">
        <w:t xml:space="preserve"> en 2023, reportaron que en el mercado mundial de dispositivos de fitness y bienestar digital se generó 19.3 mil millones de dólares en ingresos en 2022. Además, se espera que este mercado crezca a una tasa compuesta anual del 19.1% entre 2023 y 2030, alcanzando un valor de 182.9 mil millones de dólares.  Además, se espera que la penetración de usuarios de estos dispositivos aumente del 9.52% en 2023 al 10.36% en 2028 </w:t>
      </w:r>
      <w:sdt>
        <w:sdtPr>
          <w:rPr>
            <w:color w:val="000000"/>
          </w:rPr>
          <w:tag w:val="MENDELEY_CITATION_v3_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"/>
          <w:id w:val="-620292266"/>
          <w:placeholder>
            <w:docPart w:val="DC9206A79D6C4FC686EA8CC75FE9F7E3"/>
          </w:placeholder>
        </w:sdtPr>
        <w:sdtContent>
          <w:r w:rsidR="00D96C69" w:rsidRPr="00D96C69">
            <w:rPr>
              <w:color w:val="000000"/>
            </w:rPr>
            <w:t>(</w:t>
          </w:r>
          <w:proofErr w:type="spellStart"/>
          <w:r w:rsidR="00D96C69" w:rsidRPr="00D96C69">
            <w:rPr>
              <w:color w:val="000000"/>
            </w:rPr>
            <w:t>Tajammul</w:t>
          </w:r>
          <w:proofErr w:type="spellEnd"/>
          <w:r w:rsidR="00D96C69" w:rsidRPr="00D96C69">
            <w:rPr>
              <w:color w:val="000000"/>
            </w:rPr>
            <w:t>, 2023)</w:t>
          </w:r>
        </w:sdtContent>
      </w:sdt>
      <w:r w:rsidRPr="00DD2EDA">
        <w:rPr>
          <w:color w:val="000000"/>
        </w:rPr>
        <w:t>.</w:t>
      </w:r>
    </w:p>
    <w:p w14:paraId="386612C8" w14:textId="77777777" w:rsidR="00B65BE0" w:rsidRDefault="00B65BE0" w:rsidP="00E373C4">
      <w:pPr>
        <w:pStyle w:val="CuerpoLA"/>
      </w:pPr>
      <w:bookmarkStart w:id="84" w:name="_Toc152241297"/>
      <w:bookmarkStart w:id="85" w:name="_Toc167828642"/>
    </w:p>
    <w:p w14:paraId="7DEB0BCC" w14:textId="77777777" w:rsidR="00B65BE0" w:rsidRDefault="00B65BE0" w:rsidP="00E373C4">
      <w:pPr>
        <w:pStyle w:val="CuerpoLA"/>
      </w:pPr>
    </w:p>
    <w:p w14:paraId="2FEDDF0A" w14:textId="5080F2AF" w:rsidR="00351325" w:rsidRPr="00DD2EDA" w:rsidRDefault="00351325" w:rsidP="00351325">
      <w:pPr>
        <w:pStyle w:val="T3"/>
      </w:pPr>
      <w:bookmarkStart w:id="86" w:name="_Toc207041600"/>
      <w:r w:rsidRPr="00DD2EDA">
        <w:lastRenderedPageBreak/>
        <w:t>Validación de los Monitores de Actividad Física Portables</w:t>
      </w:r>
      <w:bookmarkEnd w:id="86"/>
    </w:p>
    <w:bookmarkEnd w:id="84"/>
    <w:bookmarkEnd w:id="85"/>
    <w:p w14:paraId="53925C2C" w14:textId="20DAF090" w:rsidR="00351325" w:rsidRPr="00DD2EDA" w:rsidRDefault="00351325" w:rsidP="00351325">
      <w:pPr>
        <w:rPr>
          <w:shd w:val="clear" w:color="auto" w:fill="FFFFFF"/>
        </w:rPr>
      </w:pPr>
      <w:r w:rsidRPr="00DD2EDA">
        <w:rPr>
          <w:shd w:val="clear" w:color="auto" w:fill="FFFFFF"/>
        </w:rPr>
        <w:t xml:space="preserve">En el artículo de </w:t>
      </w:r>
      <w:r w:rsidRPr="00DD2EDA">
        <w:rPr>
          <w:color w:val="000000"/>
          <w:shd w:val="clear" w:color="auto" w:fill="FFFFFF"/>
        </w:rPr>
        <w:t>Wright y cols.,</w:t>
      </w:r>
      <w:r w:rsidRPr="00DD2EDA">
        <w:rPr>
          <w:shd w:val="clear" w:color="auto" w:fill="FFFFFF"/>
        </w:rPr>
        <w:t xml:space="preserve"> exploraron el potencial de múltiples dispositivos </w:t>
      </w:r>
      <w:proofErr w:type="gramStart"/>
      <w:r w:rsidRPr="00DD2EDA">
        <w:rPr>
          <w:shd w:val="clear" w:color="auto" w:fill="FFFFFF"/>
        </w:rPr>
        <w:t>wearables</w:t>
      </w:r>
      <w:proofErr w:type="gramEnd"/>
      <w:r w:rsidRPr="00DD2EDA">
        <w:rPr>
          <w:shd w:val="clear" w:color="auto" w:fill="FFFFFF"/>
        </w:rPr>
        <w:t xml:space="preserve"> o monitores de AF portátiles. Estos dispositivos se basan principalmente en sensores de acelerometría para contar pasos y estimar el gasto energético. Si bien se encontró que muchos de estos monitores tienen precisiones similares a los de grado de investigación para contar pasos, existen limitaciones inherentes a la tecnología de acelerometría para estimar con precisión el gasto energético, especialmente en actividades de vida libre que implican movimientos complejos y no cíclicos </w:t>
      </w:r>
      <w:sdt>
        <w:sdtPr>
          <w:rPr>
            <w:color w:val="000000"/>
            <w:shd w:val="clear" w:color="auto" w:fill="FFFFFF"/>
          </w:rPr>
          <w:tag w:val="MENDELEY_CITATION_v3_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"/>
          <w:id w:val="1033241866"/>
          <w:placeholder>
            <w:docPart w:val="0A278FA078D54669BED96934C0ADB6F9"/>
          </w:placeholder>
        </w:sdtPr>
        <w:sdtContent>
          <w:r w:rsidR="00D96C69" w:rsidRPr="00D96C69">
            <w:rPr>
              <w:color w:val="000000"/>
              <w:shd w:val="clear" w:color="auto" w:fill="FFFFFF"/>
            </w:rPr>
            <w:t>(Wright et al., 2017)</w:t>
          </w:r>
        </w:sdtContent>
      </w:sdt>
      <w:r w:rsidRPr="00DD2EDA">
        <w:rPr>
          <w:shd w:val="clear" w:color="auto" w:fill="FFFFFF"/>
        </w:rPr>
        <w:t>.</w:t>
      </w:r>
    </w:p>
    <w:p w14:paraId="30E6E026" w14:textId="10ABE1B6" w:rsidR="00351325" w:rsidRPr="00DD2EDA" w:rsidRDefault="00351325" w:rsidP="00351325">
      <w:pPr>
        <w:rPr>
          <w:shd w:val="clear" w:color="auto" w:fill="FFFFFF"/>
        </w:rPr>
      </w:pPr>
      <w:r w:rsidRPr="00DD2EDA">
        <w:rPr>
          <w:shd w:val="clear" w:color="auto" w:fill="FFFFFF"/>
        </w:rPr>
        <w:t xml:space="preserve">Por otro lado, el estudio de </w:t>
      </w:r>
      <w:sdt>
        <w:sdtPr>
          <w:rPr>
            <w:color w:val="000000"/>
            <w:shd w:val="clear" w:color="auto" w:fill="FFFFFF"/>
          </w:rPr>
          <w:tag w:val="MENDELEY_CITATION_v3_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"/>
          <w:id w:val="-252898121"/>
          <w:placeholder>
            <w:docPart w:val="DC9206A79D6C4FC686EA8CC75FE9F7E3"/>
          </w:placeholder>
        </w:sdtPr>
        <w:sdtContent>
          <w:proofErr w:type="spellStart"/>
          <w:r w:rsidR="00D96C69" w:rsidRPr="00D96C69">
            <w:rPr>
              <w:color w:val="000000"/>
              <w:shd w:val="clear" w:color="auto" w:fill="FFFFFF"/>
            </w:rPr>
            <w:t>Dinesh</w:t>
          </w:r>
          <w:proofErr w:type="spellEnd"/>
          <w:r w:rsidR="00D96C69" w:rsidRPr="00D96C69">
            <w:rPr>
              <w:color w:val="000000"/>
              <w:shd w:val="clear" w:color="auto" w:fill="FFFFFF"/>
            </w:rPr>
            <w:t xml:space="preserve"> y cols.,</w:t>
          </w:r>
        </w:sdtContent>
      </w:sdt>
      <w:r w:rsidRPr="00DD2EDA">
        <w:rPr>
          <w:shd w:val="clear" w:color="auto" w:fill="FFFFFF"/>
        </w:rPr>
        <w:t xml:space="preserve"> se centraron específicamente en validar las estimaciones de gasto energético de los monitores </w:t>
      </w:r>
      <w:proofErr w:type="spellStart"/>
      <w:r w:rsidRPr="00DD2EDA">
        <w:rPr>
          <w:shd w:val="clear" w:color="auto" w:fill="FFFFFF"/>
        </w:rPr>
        <w:t>ActiGraph</w:t>
      </w:r>
      <w:proofErr w:type="spellEnd"/>
      <w:r w:rsidRPr="00DD2EDA">
        <w:rPr>
          <w:shd w:val="clear" w:color="auto" w:fill="FFFFFF"/>
        </w:rPr>
        <w:t xml:space="preserve"> GT1M y GT3X, ampliamente utilizados en investigación. Estos dispositivos también se basan en acelerometría, pero los autores encontraron que el factor determinante en la precisión de las estimaciones era la versión del firmware utilizado, que incluye los algoritmos de procesamiento de la señal de los acelerómetros </w:t>
      </w:r>
      <w:sdt>
        <w:sdtPr>
          <w:rPr>
            <w:color w:val="000000"/>
            <w:shd w:val="clear" w:color="auto" w:fill="FFFFFF"/>
          </w:rPr>
          <w:tag w:val="MENDELEY_CITATION_v3_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"/>
          <w:id w:val="-1890024182"/>
          <w:placeholder>
            <w:docPart w:val="DC9206A79D6C4FC686EA8CC75FE9F7E3"/>
          </w:placeholder>
        </w:sdtPr>
        <w:sdtContent>
          <w:r w:rsidR="00D96C69" w:rsidRPr="00D96C69">
            <w:rPr>
              <w:color w:val="000000"/>
              <w:shd w:val="clear" w:color="auto" w:fill="FFFFFF"/>
            </w:rPr>
            <w:t>(</w:t>
          </w:r>
          <w:proofErr w:type="spellStart"/>
          <w:r w:rsidR="00D96C69" w:rsidRPr="00D96C69">
            <w:rPr>
              <w:color w:val="000000"/>
              <w:shd w:val="clear" w:color="auto" w:fill="FFFFFF"/>
            </w:rPr>
            <w:t>Dinesh</w:t>
          </w:r>
          <w:proofErr w:type="spellEnd"/>
          <w:r w:rsidR="00D96C69" w:rsidRPr="00D96C69">
            <w:rPr>
              <w:color w:val="000000"/>
              <w:shd w:val="clear" w:color="auto" w:fill="FFFFFF"/>
            </w:rPr>
            <w:t xml:space="preserve"> et al., 2014)</w:t>
          </w:r>
        </w:sdtContent>
      </w:sdt>
      <w:r w:rsidRPr="00DD2EDA">
        <w:rPr>
          <w:color w:val="000000"/>
          <w:shd w:val="clear" w:color="auto" w:fill="FFFFFF"/>
        </w:rPr>
        <w:t>.</w:t>
      </w:r>
    </w:p>
    <w:p w14:paraId="2431D551" w14:textId="59AB01C9" w:rsidR="00351325" w:rsidRPr="00DD2EDA" w:rsidRDefault="00351325" w:rsidP="00351325">
      <w:pPr>
        <w:rPr>
          <w:shd w:val="clear" w:color="auto" w:fill="FFFFFF"/>
        </w:rPr>
      </w:pPr>
      <w:r w:rsidRPr="00DD2EDA">
        <w:rPr>
          <w:shd w:val="clear" w:color="auto" w:fill="FFFFFF"/>
        </w:rPr>
        <w:t xml:space="preserve">Los hallazgos de ambos estudios se complementan al resaltar las fortalezas y limitaciones de los monitores de AF basados en acelerometría. Los estudios de </w:t>
      </w:r>
      <w:r w:rsidRPr="00DD2EDA">
        <w:rPr>
          <w:color w:val="000000"/>
          <w:shd w:val="clear" w:color="auto" w:fill="FFFFFF"/>
        </w:rPr>
        <w:t>Wright</w:t>
      </w:r>
      <w:r w:rsidRPr="00DD2EDA">
        <w:rPr>
          <w:shd w:val="clear" w:color="auto" w:fill="FFFFFF"/>
        </w:rPr>
        <w:t xml:space="preserve">, </w:t>
      </w:r>
      <w:proofErr w:type="spellStart"/>
      <w:r w:rsidRPr="00DD2EDA">
        <w:rPr>
          <w:color w:val="000000"/>
          <w:shd w:val="clear" w:color="auto" w:fill="FFFFFF"/>
        </w:rPr>
        <w:t>Dinesh</w:t>
      </w:r>
      <w:proofErr w:type="spellEnd"/>
      <w:r w:rsidRPr="00DD2EDA">
        <w:rPr>
          <w:color w:val="000000"/>
          <w:shd w:val="clear" w:color="auto" w:fill="FFFFFF"/>
        </w:rPr>
        <w:t xml:space="preserve"> y cols.,</w:t>
      </w:r>
      <w:r w:rsidRPr="00DD2EDA">
        <w:rPr>
          <w:shd w:val="clear" w:color="auto" w:fill="FFFFFF"/>
        </w:rPr>
        <w:t xml:space="preserve"> demostraron su utilidad para contar pasos, y expusieron las variaciones en las estimaciones de gasto energético dependiendo del firmware y las condiciones en contextos de vida libre </w:t>
      </w:r>
      <w:sdt>
        <w:sdtPr>
          <w:rPr>
            <w:color w:val="000000"/>
            <w:shd w:val="clear" w:color="auto" w:fill="FFFFFF"/>
          </w:rPr>
          <w:tag w:val="MENDELEY_CITATION_v3_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"/>
          <w:id w:val="-782954689"/>
          <w:placeholder>
            <w:docPart w:val="DC9206A79D6C4FC686EA8CC75FE9F7E3"/>
          </w:placeholder>
        </w:sdtPr>
        <w:sdtContent>
          <w:r w:rsidR="00D96C69" w:rsidRPr="00D96C69">
            <w:rPr>
              <w:color w:val="000000"/>
              <w:shd w:val="clear" w:color="auto" w:fill="FFFFFF"/>
            </w:rPr>
            <w:t>(Wright et al., 2017)</w:t>
          </w:r>
        </w:sdtContent>
      </w:sdt>
      <w:r w:rsidRPr="00DD2EDA">
        <w:rPr>
          <w:shd w:val="clear" w:color="auto" w:fill="FFFFFF"/>
        </w:rPr>
        <w:t xml:space="preserve"> ,</w:t>
      </w:r>
      <w:sdt>
        <w:sdtPr>
          <w:rPr>
            <w:color w:val="000000"/>
            <w:shd w:val="clear" w:color="auto" w:fill="FFFFFF"/>
          </w:rPr>
          <w:tag w:val="MENDELEY_CITATION_v3_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"/>
          <w:id w:val="1761948428"/>
          <w:placeholder>
            <w:docPart w:val="DC9206A79D6C4FC686EA8CC75FE9F7E3"/>
          </w:placeholder>
        </w:sdtPr>
        <w:sdtContent>
          <w:r w:rsidR="00D96C69" w:rsidRPr="00D96C69">
            <w:rPr>
              <w:color w:val="000000"/>
              <w:shd w:val="clear" w:color="auto" w:fill="FFFFFF"/>
            </w:rPr>
            <w:t>(</w:t>
          </w:r>
          <w:proofErr w:type="spellStart"/>
          <w:r w:rsidR="00D96C69" w:rsidRPr="00D96C69">
            <w:rPr>
              <w:color w:val="000000"/>
              <w:shd w:val="clear" w:color="auto" w:fill="FFFFFF"/>
            </w:rPr>
            <w:t>Dinesh</w:t>
          </w:r>
          <w:proofErr w:type="spellEnd"/>
          <w:r w:rsidR="00D96C69" w:rsidRPr="00D96C69">
            <w:rPr>
              <w:color w:val="000000"/>
              <w:shd w:val="clear" w:color="auto" w:fill="FFFFFF"/>
            </w:rPr>
            <w:t xml:space="preserve"> et al., 2014)</w:t>
          </w:r>
        </w:sdtContent>
      </w:sdt>
      <w:r w:rsidRPr="00DD2EDA">
        <w:rPr>
          <w:shd w:val="clear" w:color="auto" w:fill="FFFFFF"/>
        </w:rPr>
        <w:t xml:space="preserve">. </w:t>
      </w:r>
    </w:p>
    <w:p w14:paraId="26D15127" w14:textId="5C9AB97E" w:rsidR="00351325" w:rsidRPr="00DD2EDA" w:rsidRDefault="00351325" w:rsidP="00351325">
      <w:pPr>
        <w:rPr>
          <w:shd w:val="clear" w:color="auto" w:fill="FFFFFF"/>
        </w:rPr>
      </w:pPr>
      <w:r w:rsidRPr="00DD2EDA">
        <w:rPr>
          <w:shd w:val="clear" w:color="auto" w:fill="FFFFFF"/>
        </w:rPr>
        <w:t xml:space="preserve">Lo que sugiere la necesidad de estandarización y validación constante por parte de los fabricantes. Además, los resultados ponen de manifiesto la necesidad de explorar tecnologías alternativas o complementarias a la acelerometría para superar sus limitaciones en la evaluación del gasto energético en contextos de vida libre </w:t>
      </w:r>
      <w:sdt>
        <w:sdtPr>
          <w:rPr>
            <w:color w:val="000000"/>
            <w:shd w:val="clear" w:color="auto" w:fill="FFFFFF"/>
          </w:rPr>
          <w:tag w:val="MENDELEY_CITATION_v3_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"/>
          <w:id w:val="971182891"/>
          <w:placeholder>
            <w:docPart w:val="DC9206A79D6C4FC686EA8CC75FE9F7E3"/>
          </w:placeholder>
        </w:sdtPr>
        <w:sdtContent>
          <w:r w:rsidR="00D96C69" w:rsidRPr="00D96C69">
            <w:rPr>
              <w:color w:val="000000"/>
              <w:shd w:val="clear" w:color="auto" w:fill="FFFFFF"/>
            </w:rPr>
            <w:t>(</w:t>
          </w:r>
          <w:proofErr w:type="spellStart"/>
          <w:r w:rsidR="00D96C69" w:rsidRPr="00D96C69">
            <w:rPr>
              <w:color w:val="000000"/>
              <w:shd w:val="clear" w:color="auto" w:fill="FFFFFF"/>
            </w:rPr>
            <w:t>Dinesh</w:t>
          </w:r>
          <w:proofErr w:type="spellEnd"/>
          <w:r w:rsidR="00D96C69" w:rsidRPr="00D96C69">
            <w:rPr>
              <w:color w:val="000000"/>
              <w:shd w:val="clear" w:color="auto" w:fill="FFFFFF"/>
            </w:rPr>
            <w:t xml:space="preserve"> et al., 2014)</w:t>
          </w:r>
        </w:sdtContent>
      </w:sdt>
      <w:r w:rsidRPr="00DD2EDA">
        <w:rPr>
          <w:color w:val="000000"/>
          <w:shd w:val="clear" w:color="auto" w:fill="FFFFFF"/>
        </w:rPr>
        <w:t>.</w:t>
      </w:r>
      <w:r w:rsidRPr="00DD2EDA">
        <w:rPr>
          <w:shd w:val="clear" w:color="auto" w:fill="FFFFFF"/>
        </w:rPr>
        <w:t xml:space="preserve"> Enfoques prometedores incluyen el uso de sensores de frecuencia cardíaca, temperatura corporal, conductancia eléctrica de la piel, entre otros, en combinación con algoritmos de ML para reconocer patrones de actividad complejos.</w:t>
      </w:r>
    </w:p>
    <w:p w14:paraId="47231F02" w14:textId="13E3F332" w:rsidR="00351325" w:rsidRPr="00DD2EDA" w:rsidRDefault="00351325" w:rsidP="00351325">
      <w:r w:rsidRPr="00DD2EDA">
        <w:rPr>
          <w:color w:val="000000"/>
          <w:shd w:val="clear" w:color="auto" w:fill="FFFFFF"/>
        </w:rPr>
        <w:t>Wright</w:t>
      </w:r>
      <w:r w:rsidRPr="00DD2EDA">
        <w:rPr>
          <w:shd w:val="clear" w:color="auto" w:fill="FFFFFF"/>
        </w:rPr>
        <w:t xml:space="preserve">, </w:t>
      </w:r>
      <w:proofErr w:type="spellStart"/>
      <w:r w:rsidRPr="00DD2EDA">
        <w:rPr>
          <w:color w:val="000000"/>
          <w:shd w:val="clear" w:color="auto" w:fill="FFFFFF"/>
        </w:rPr>
        <w:t>Dinesh</w:t>
      </w:r>
      <w:proofErr w:type="spellEnd"/>
      <w:r w:rsidRPr="00DD2EDA">
        <w:rPr>
          <w:color w:val="000000"/>
          <w:shd w:val="clear" w:color="auto" w:fill="FFFFFF"/>
        </w:rPr>
        <w:t xml:space="preserve"> y cols.,</w:t>
      </w:r>
      <w:r w:rsidRPr="00DD2EDA">
        <w:rPr>
          <w:shd w:val="clear" w:color="auto" w:fill="FFFFFF"/>
        </w:rPr>
        <w:t xml:space="preserve"> </w:t>
      </w:r>
      <w:r w:rsidRPr="00DD2EDA">
        <w:t xml:space="preserve">comparten la idea de que los algoritmos utilizados en los monitores de AF de los consumidores para determinar, los pasos dados, la distancia recorrida y el gasto de energía, generalmente no se comparten con los investigadores. Incluso </w:t>
      </w:r>
      <w:proofErr w:type="spellStart"/>
      <w:r w:rsidRPr="00DD2EDA">
        <w:rPr>
          <w:color w:val="000000"/>
        </w:rPr>
        <w:t>Dinesh</w:t>
      </w:r>
      <w:proofErr w:type="spellEnd"/>
      <w:r w:rsidRPr="00DD2EDA">
        <w:rPr>
          <w:color w:val="000000"/>
        </w:rPr>
        <w:t xml:space="preserve"> </w:t>
      </w:r>
      <w:r w:rsidRPr="00DD2EDA">
        <w:rPr>
          <w:color w:val="000000"/>
        </w:rPr>
        <w:lastRenderedPageBreak/>
        <w:t>y cols.,</w:t>
      </w:r>
      <w:r w:rsidRPr="00DD2EDA">
        <w:t xml:space="preserve"> mencionan que los monitores pueden estar utilizando enfoques de reconocimiento de patrones más robustos de lo que se utilizan en su estudio </w:t>
      </w:r>
      <w:sdt>
        <w:sdtPr>
          <w:rPr>
            <w:color w:val="000000"/>
            <w:shd w:val="clear" w:color="auto" w:fill="FFFFFF"/>
          </w:rPr>
          <w:tag w:val="MENDELEY_CITATION_v3_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"/>
          <w:id w:val="-1166171847"/>
          <w:placeholder>
            <w:docPart w:val="C68271B456FB432EA6381287A0871B0E"/>
          </w:placeholder>
        </w:sdtPr>
        <w:sdtContent>
          <w:r w:rsidR="00D96C69" w:rsidRPr="00D96C69">
            <w:rPr>
              <w:color w:val="000000"/>
              <w:shd w:val="clear" w:color="auto" w:fill="FFFFFF"/>
            </w:rPr>
            <w:t>(Wright et al., 2017)</w:t>
          </w:r>
        </w:sdtContent>
      </w:sdt>
      <w:r w:rsidRPr="00DD2EDA">
        <w:rPr>
          <w:color w:val="000000"/>
          <w:shd w:val="clear" w:color="auto" w:fill="FFFFFF"/>
        </w:rPr>
        <w:t xml:space="preserve">, </w:t>
      </w:r>
      <w:sdt>
        <w:sdtPr>
          <w:rPr>
            <w:color w:val="000000"/>
            <w:shd w:val="clear" w:color="auto" w:fill="FFFFFF"/>
          </w:rPr>
          <w:tag w:val="MENDELEY_CITATION_v3_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"/>
          <w:id w:val="-1642885797"/>
          <w:placeholder>
            <w:docPart w:val="DC9206A79D6C4FC686EA8CC75FE9F7E3"/>
          </w:placeholder>
        </w:sdtPr>
        <w:sdtContent>
          <w:r w:rsidR="00D96C69" w:rsidRPr="00D96C69">
            <w:rPr>
              <w:color w:val="000000"/>
              <w:shd w:val="clear" w:color="auto" w:fill="FFFFFF"/>
            </w:rPr>
            <w:t>(</w:t>
          </w:r>
          <w:proofErr w:type="spellStart"/>
          <w:r w:rsidR="00D96C69" w:rsidRPr="00D96C69">
            <w:rPr>
              <w:color w:val="000000"/>
              <w:shd w:val="clear" w:color="auto" w:fill="FFFFFF"/>
            </w:rPr>
            <w:t>Dinesh</w:t>
          </w:r>
          <w:proofErr w:type="spellEnd"/>
          <w:r w:rsidR="00D96C69" w:rsidRPr="00D96C69">
            <w:rPr>
              <w:color w:val="000000"/>
              <w:shd w:val="clear" w:color="auto" w:fill="FFFFFF"/>
            </w:rPr>
            <w:t xml:space="preserve"> et al., 2014)</w:t>
          </w:r>
        </w:sdtContent>
      </w:sdt>
      <w:r w:rsidRPr="00DD2EDA">
        <w:t>.</w:t>
      </w:r>
    </w:p>
    <w:p w14:paraId="29696166" w14:textId="77777777" w:rsidR="00351325" w:rsidRPr="00DD2EDA" w:rsidRDefault="00351325" w:rsidP="00351325">
      <w:r w:rsidRPr="00DD2EDA">
        <w:t xml:space="preserve">Por su parte </w:t>
      </w:r>
      <w:r w:rsidRPr="00DD2EDA">
        <w:rPr>
          <w:color w:val="000000"/>
        </w:rPr>
        <w:t>Wright y cols.,</w:t>
      </w:r>
      <w:r w:rsidRPr="00DD2EDA">
        <w:t xml:space="preserve"> ponen en evidencia que las empresas no solo pueden cambiar sus algoritmos sin previo aviso, sino que es posible que no revelen este hecho después, por lo que es posible que los investigadores ni siquiera sepan sobre esta posible discontinuidad en sus datos a lo largo del tiempo. Además de las actualizaciones de firmware relativamente frecuentes que pueden cambiar los algoritmos, las empresas actualizan continuamente sus dispositivos, lo que hace que los modelos más antiguos queden obsoletos. Dejando a los investigadores en duda de hasta qué punto los estudios previos de validez de un dispositivo se aplicarían a sus sucesores.</w:t>
      </w:r>
    </w:p>
    <w:p w14:paraId="4ACA5F72" w14:textId="77777777" w:rsidR="00351325" w:rsidRPr="00DD2EDA" w:rsidRDefault="00351325" w:rsidP="00351325">
      <w:r w:rsidRPr="00DD2EDA">
        <w:t xml:space="preserve">Por tanto, no es razonable esperar que los monitores creados para consumidor coincidan con la utilidad de los monitores desarrollados para la investigación porque se desarrollan para diferentes propósitos y con diferentes restricciones. Por ejemplo, facilidad de uso y mantener bajos los costos. Dejando entre dicho que los investigadores que utilicen monitores de AF de consumo deberán establecer la validez de estas herramientas de investigación, incluida la calibración de unidades y valores, así como la validez concurrente y predictiva de estos dispositivos. </w:t>
      </w:r>
    </w:p>
    <w:p w14:paraId="50BC66A3" w14:textId="38308F17" w:rsidR="00351325" w:rsidRPr="00DD2EDA" w:rsidRDefault="00351325" w:rsidP="00351325">
      <w:r w:rsidRPr="00DD2EDA">
        <w:t xml:space="preserve">Aunque no son los únicos desafíos, el artículo de </w:t>
      </w:r>
      <w:proofErr w:type="spellStart"/>
      <w:r w:rsidRPr="00DD2EDA">
        <w:rPr>
          <w:color w:val="000000"/>
        </w:rPr>
        <w:t>Redenius</w:t>
      </w:r>
      <w:proofErr w:type="spellEnd"/>
      <w:r w:rsidRPr="00DD2EDA">
        <w:rPr>
          <w:color w:val="000000"/>
        </w:rPr>
        <w:t xml:space="preserve"> y cols.,</w:t>
      </w:r>
      <w:r w:rsidRPr="00DD2EDA">
        <w:t xml:space="preserve"> mencionan que los monitores tienen una duración limitada de la batería por lo cual es posible que sea necesario recargarlos cuando se está realizando una actividad significativa. También, estos monitores dependen de la adherencia de los participantes al protocolo en condiciones de vida libre </w:t>
      </w:r>
      <w:sdt>
        <w:sdtPr>
          <w:rPr>
            <w:color w:val="000000"/>
          </w:rPr>
          <w:tag w:val="MENDELEY_CITATION_v3_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"/>
          <w:id w:val="-1171489787"/>
          <w:placeholder>
            <w:docPart w:val="DC9206A79D6C4FC686EA8CC75FE9F7E3"/>
          </w:placeholder>
        </w:sdtPr>
        <w:sdtContent>
          <w:r w:rsidR="00D96C69" w:rsidRPr="00D96C69">
            <w:rPr>
              <w:color w:val="000000"/>
            </w:rPr>
            <w:t>(</w:t>
          </w:r>
          <w:proofErr w:type="spellStart"/>
          <w:r w:rsidR="00D96C69" w:rsidRPr="00D96C69">
            <w:rPr>
              <w:color w:val="000000"/>
            </w:rPr>
            <w:t>Redenius</w:t>
          </w:r>
          <w:proofErr w:type="spellEnd"/>
          <w:r w:rsidR="00D96C69" w:rsidRPr="00D96C69">
            <w:rPr>
              <w:color w:val="000000"/>
            </w:rPr>
            <w:t xml:space="preserve"> et al., 2019)</w:t>
          </w:r>
        </w:sdtContent>
      </w:sdt>
      <w:r w:rsidRPr="00DD2EDA">
        <w:t xml:space="preserve">. Por lo que, es importante mencionar que, aunque su investigación solo busco la validez del Fitbit Flex entre sus resultados encontraron que el dispositivo sobre estimó la AF de moderada a vigorosa. </w:t>
      </w:r>
    </w:p>
    <w:p w14:paraId="66BA6D54" w14:textId="77777777" w:rsidR="00351325" w:rsidRPr="00DD2EDA" w:rsidRDefault="00351325" w:rsidP="00351325">
      <w:pPr>
        <w:pStyle w:val="T3"/>
      </w:pPr>
      <w:bookmarkStart w:id="87" w:name="_Toc152241298"/>
      <w:bookmarkStart w:id="88" w:name="_Toc166880677"/>
      <w:bookmarkStart w:id="89" w:name="_Toc207041601"/>
      <w:r w:rsidRPr="00DD2EDA">
        <w:t>Desafíos especiales para el uso monitores de actividad física de consumo</w:t>
      </w:r>
      <w:bookmarkEnd w:id="87"/>
      <w:bookmarkEnd w:id="88"/>
      <w:bookmarkEnd w:id="89"/>
    </w:p>
    <w:p w14:paraId="190121DC" w14:textId="66495010" w:rsidR="00351325" w:rsidRPr="00DD2EDA" w:rsidRDefault="00351325" w:rsidP="00351325">
      <w:r w:rsidRPr="00DD2EDA">
        <w:rPr>
          <w:color w:val="000000"/>
        </w:rPr>
        <w:t xml:space="preserve">El equipo conformado por </w:t>
      </w:r>
      <w:proofErr w:type="spellStart"/>
      <w:r w:rsidRPr="00DD2EDA">
        <w:rPr>
          <w:color w:val="000000"/>
        </w:rPr>
        <w:t>Bhuyan</w:t>
      </w:r>
      <w:proofErr w:type="spellEnd"/>
      <w:r w:rsidRPr="00DD2EDA">
        <w:t xml:space="preserve"> y cols., apoyan el uso y empoderamiento, de la implementación de las biotecnologías, ya que estas hacen que la gestión y la prestación de asistencia sanitaria sean más eficientes, seguras y económica </w:t>
      </w:r>
      <w:sdt>
        <w:sdtPr>
          <w:rPr>
            <w:color w:val="000000"/>
          </w:rPr>
          <w:tag w:val="MENDELEY_CITATION_v3_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"/>
          <w:id w:val="-1595926982"/>
          <w:placeholder>
            <w:docPart w:val="DC9206A79D6C4FC686EA8CC75FE9F7E3"/>
          </w:placeholder>
        </w:sdtPr>
        <w:sdtContent>
          <w:r w:rsidR="00D96C69" w:rsidRPr="00D96C69">
            <w:rPr>
              <w:color w:val="000000"/>
            </w:rPr>
            <w:t>(</w:t>
          </w:r>
          <w:proofErr w:type="spellStart"/>
          <w:r w:rsidR="00D96C69" w:rsidRPr="00D96C69">
            <w:rPr>
              <w:color w:val="000000"/>
            </w:rPr>
            <w:t>Bhuyan</w:t>
          </w:r>
          <w:proofErr w:type="spellEnd"/>
          <w:r w:rsidR="00D96C69" w:rsidRPr="00D96C69">
            <w:rPr>
              <w:color w:val="000000"/>
            </w:rPr>
            <w:t xml:space="preserve"> et al., 2016)</w:t>
          </w:r>
        </w:sdtContent>
      </w:sdt>
      <w:r w:rsidRPr="00DD2EDA">
        <w:t xml:space="preserve">. Más </w:t>
      </w:r>
      <w:r w:rsidRPr="00DD2EDA">
        <w:lastRenderedPageBreak/>
        <w:t xml:space="preserve">advierten, que una arista que rodea el uso de dispositivos </w:t>
      </w:r>
      <w:r w:rsidR="00040A2D">
        <w:t>“</w:t>
      </w:r>
      <w:proofErr w:type="gramStart"/>
      <w:r w:rsidRPr="00DD2EDA">
        <w:rPr>
          <w:i/>
          <w:iCs/>
        </w:rPr>
        <w:t>wearables</w:t>
      </w:r>
      <w:proofErr w:type="gramEnd"/>
      <w:r w:rsidR="00040A2D">
        <w:rPr>
          <w:i/>
          <w:iCs/>
        </w:rPr>
        <w:t>”</w:t>
      </w:r>
      <w:r w:rsidRPr="00DD2EDA">
        <w:t xml:space="preserve"> es que, se requiere un marco regulatorio para las políticas y prácticas de privacidad para este tipo de datos. Otra preocupación es que en una región con altos niveles de desigualdad se debe poner especial atención en que las nuevas tecnologías no amplíen las brechas existentes ni generen nuevas desigualdades el posible sesgo en el grupo de participantes, por lo que las disparidades socioeconómicas pueden afectar el reclutamiento de participantes a estudios debido a que no todos los individuos poseen un dispositivo </w:t>
      </w:r>
      <w:r w:rsidR="00040A2D">
        <w:t>“</w:t>
      </w:r>
      <w:proofErr w:type="gramStart"/>
      <w:r w:rsidRPr="00DD2EDA">
        <w:rPr>
          <w:i/>
          <w:iCs/>
        </w:rPr>
        <w:t>wearable</w:t>
      </w:r>
      <w:proofErr w:type="gramEnd"/>
      <w:r w:rsidR="00040A2D">
        <w:rPr>
          <w:i/>
          <w:iCs/>
        </w:rPr>
        <w:t>”</w:t>
      </w:r>
      <w:r w:rsidRPr="00DD2EDA">
        <w:t xml:space="preserve">. </w:t>
      </w:r>
    </w:p>
    <w:p w14:paraId="2E577AF0" w14:textId="3B409797" w:rsidR="00B65BE0" w:rsidRDefault="00351325" w:rsidP="00351325">
      <w:r w:rsidRPr="00DD2EDA">
        <w:t>Para la Comisión Económica para América Latina y el Caribe (CEPAL)</w:t>
      </w:r>
      <w:sdt>
        <w:sdtPr>
          <w:rPr>
            <w:color w:val="000000"/>
          </w:rPr>
          <w:tag w:val="MENDELEY_CITATION_v3_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"/>
          <w:id w:val="-411008998"/>
          <w:placeholder>
            <w:docPart w:val="DC9206A79D6C4FC686EA8CC75FE9F7E3"/>
          </w:placeholder>
        </w:sdtPr>
        <w:sdtContent>
          <w:r w:rsidR="00D96C69" w:rsidRPr="00D96C69">
            <w:rPr>
              <w:color w:val="000000"/>
            </w:rPr>
            <w:t>(Martínez et al., 2020b)</w:t>
          </w:r>
        </w:sdtContent>
      </w:sdt>
      <w:r w:rsidRPr="00DD2EDA">
        <w:t xml:space="preserve">; Si no se aborda este sesgo de selección, un sector de nuestra población no estaría representado, y los resultados podrían no ser generalizables a toda la población. Dado que las personas de más bajos ingresos tienen menor capacidad para acceder a un conjunto variado de dispositivos, servicios, aplicaciones y contenidos que aquellos con ingresos más altos, y les es más difícil adquirir tecnología digital de punta, actualizar su capacidad para manipular las novedades tecnológicas y apropiarse de sus beneficios de manera oportuna. </w:t>
      </w:r>
    </w:p>
    <w:p w14:paraId="5B7CAF71" w14:textId="60930550" w:rsidR="00351325" w:rsidRPr="00DD2EDA" w:rsidRDefault="00B65BE0" w:rsidP="00351325">
      <w:r>
        <w:t>Lo cual enmarca</w:t>
      </w:r>
      <w:r w:rsidR="00351325" w:rsidRPr="00DD2EDA">
        <w:t xml:space="preserve"> un problema para democratizar las tecnologías digitales que pueden contribuir a resolver problemas asociados con la promoción del bienestar físico y mental, el fomento del autocuidado a lo largo de la vida, la prevención del deterioro de las condiciones de salud ya existentes, la generación de alertas epidemiológicas, la gestión más oportuna de los servicios de salud, el manejo más efectivo de los recursos, entre otros.</w:t>
      </w:r>
    </w:p>
    <w:p w14:paraId="59635692" w14:textId="77777777" w:rsidR="00351325" w:rsidRPr="00DD2EDA" w:rsidRDefault="00351325" w:rsidP="00351325">
      <w:pPr>
        <w:pStyle w:val="T3"/>
      </w:pPr>
      <w:bookmarkStart w:id="90" w:name="_Toc152241299"/>
      <w:bookmarkStart w:id="91" w:name="_Toc167828644"/>
      <w:bookmarkStart w:id="92" w:name="_Toc207041602"/>
      <w:r w:rsidRPr="00DD2EDA">
        <w:t>Oportunidades para el uso monitores de actividad física de consumo</w:t>
      </w:r>
      <w:bookmarkEnd w:id="90"/>
      <w:bookmarkEnd w:id="91"/>
      <w:bookmarkEnd w:id="92"/>
    </w:p>
    <w:p w14:paraId="52FCF4AE" w14:textId="56BBB7B5" w:rsidR="00351325" w:rsidRPr="00DD2EDA" w:rsidRDefault="00351325" w:rsidP="00351325">
      <w:r w:rsidRPr="00DD2EDA">
        <w:t xml:space="preserve">Como se abordó en puntos anteriores, la fuente predominante de incertidumbre en el análisis del comportamiento sedentario. Depende de las estimaciones del gasto energético que han demostrado ser difícil de captar mediante instrumentos subjetivos como los cuestionarios. Por tal motivo </w:t>
      </w:r>
      <w:proofErr w:type="spellStart"/>
      <w:r w:rsidRPr="00DD2EDA">
        <w:rPr>
          <w:color w:val="000000"/>
        </w:rPr>
        <w:t>Whitey</w:t>
      </w:r>
      <w:proofErr w:type="spellEnd"/>
      <w:r w:rsidRPr="00DD2EDA">
        <w:rPr>
          <w:color w:val="000000"/>
        </w:rPr>
        <w:t xml:space="preserve"> cols., </w:t>
      </w:r>
      <w:r w:rsidRPr="00DD2EDA">
        <w:t xml:space="preserve">concluyeron que los Bio-sensores, tienen el potencial de proporcionar una solución relativamente barata y fiable a este problema, Dejando en claro que es posible solo si se pueden diseñar modelos de inferencia válidos para estimar el gasto energético de la actividad a partir de las mediciones que se registran </w:t>
      </w:r>
      <w:sdt>
        <w:sdtPr>
          <w:rPr>
            <w:color w:val="000000"/>
          </w:rPr>
          <w:tag w:val="MENDELEY_CITATION_v3_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"/>
          <w:id w:val="931775793"/>
          <w:placeholder>
            <w:docPart w:val="DC9206A79D6C4FC686EA8CC75FE9F7E3"/>
          </w:placeholder>
        </w:sdtPr>
        <w:sdtContent>
          <w:r w:rsidR="00D96C69" w:rsidRPr="00D96C69">
            <w:rPr>
              <w:color w:val="000000"/>
            </w:rPr>
            <w:t>(White et al., 2019)</w:t>
          </w:r>
        </w:sdtContent>
      </w:sdt>
      <w:r w:rsidRPr="00DD2EDA">
        <w:rPr>
          <w:rPrChange w:id="93" w:author="Luis Angel Martinez Corral" w:date="2025-02-24T22:21:00Z" w16du:dateUtc="2025-02-25T04:21:00Z">
            <w:rPr>
              <w:highlight w:val="yellow"/>
            </w:rPr>
          </w:rPrChange>
        </w:rPr>
        <w:t>.</w:t>
      </w:r>
    </w:p>
    <w:p w14:paraId="4D43A8A7" w14:textId="057C7B77" w:rsidR="00351325" w:rsidRPr="00DD2EDA" w:rsidRDefault="00351325" w:rsidP="00351325">
      <w:r w:rsidRPr="00DD2EDA">
        <w:lastRenderedPageBreak/>
        <w:t xml:space="preserve">Otro estudio realizado por </w:t>
      </w:r>
      <w:proofErr w:type="spellStart"/>
      <w:r w:rsidRPr="00DD2EDA">
        <w:rPr>
          <w:color w:val="000000"/>
        </w:rPr>
        <w:t>Strain</w:t>
      </w:r>
      <w:proofErr w:type="spellEnd"/>
      <w:r w:rsidRPr="00DD2EDA">
        <w:rPr>
          <w:color w:val="000000"/>
        </w:rPr>
        <w:t xml:space="preserve"> y cols., </w:t>
      </w:r>
      <w:r w:rsidRPr="00DD2EDA">
        <w:t xml:space="preserve">uso un enfoque de armonización de redes para mapear la aceleración de la muñeca dominante de los datos obtenidos de 96,476 participantes del Biobanco del Reino Unido, ellos demostraron que la AF registrada por dispositivos portátiles representa una herramienta valiosa en la prevención del riesgo de padecer </w:t>
      </w:r>
      <w:r w:rsidR="000F582C">
        <w:t xml:space="preserve">enfermedades crónico-degenerativas no transmisibles </w:t>
      </w:r>
      <w:r w:rsidRPr="00DD2EDA">
        <w:t xml:space="preserve"> </w:t>
      </w:r>
      <w:sdt>
        <w:sdtPr>
          <w:rPr>
            <w:color w:val="000000"/>
          </w:rPr>
          <w:tag w:val="MENDELEY_CITATION_v3_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"/>
          <w:id w:val="-1762750564"/>
          <w:placeholder>
            <w:docPart w:val="DC9206A79D6C4FC686EA8CC75FE9F7E3"/>
          </w:placeholder>
        </w:sdtPr>
        <w:sdtContent>
          <w:r w:rsidR="00D96C69" w:rsidRPr="00D96C69">
            <w:rPr>
              <w:color w:val="000000"/>
            </w:rPr>
            <w:t>(</w:t>
          </w:r>
          <w:proofErr w:type="spellStart"/>
          <w:r w:rsidR="00D96C69" w:rsidRPr="00D96C69">
            <w:rPr>
              <w:color w:val="000000"/>
            </w:rPr>
            <w:t>Strain</w:t>
          </w:r>
          <w:proofErr w:type="spellEnd"/>
          <w:r w:rsidR="00D96C69" w:rsidRPr="00D96C69">
            <w:rPr>
              <w:color w:val="000000"/>
            </w:rPr>
            <w:t xml:space="preserve"> et al., 2020)</w:t>
          </w:r>
        </w:sdtContent>
      </w:sdt>
      <w:r w:rsidRPr="00DD2EDA">
        <w:t>. Además, mencionan que la utilización de datos objetivos y cuantificables proporciona una perspectiva más precisa sobre los hábitos de AF de los individuos, lo que facilita brindar una base sólida para el diseño de estrategias enfocadas a la intervención y promoción de la salud.</w:t>
      </w:r>
      <w:bookmarkStart w:id="94" w:name="_Toc152241300"/>
    </w:p>
    <w:p w14:paraId="37A9E8A8" w14:textId="77777777" w:rsidR="00351325" w:rsidRPr="00DD2EDA" w:rsidRDefault="00351325" w:rsidP="00351325">
      <w:pPr>
        <w:pStyle w:val="T2"/>
      </w:pPr>
      <w:bookmarkStart w:id="95" w:name="_Toc152241301"/>
      <w:bookmarkStart w:id="96" w:name="_Toc167828646"/>
      <w:bookmarkStart w:id="97" w:name="_Toc207041603"/>
      <w:bookmarkEnd w:id="94"/>
      <w:r w:rsidRPr="00DD2EDA">
        <w:t>El enfoque de la Inteligencia Artificial en el Análisis de Datos</w:t>
      </w:r>
      <w:bookmarkEnd w:id="95"/>
      <w:bookmarkEnd w:id="96"/>
      <w:bookmarkEnd w:id="97"/>
    </w:p>
    <w:p w14:paraId="0C4F54A5" w14:textId="797C9EA8" w:rsidR="00351325" w:rsidRPr="00DD2EDA" w:rsidRDefault="00351325" w:rsidP="00351325">
      <w:r w:rsidRPr="00DD2EDA">
        <w:t xml:space="preserve">En relación con la oportunidad de explotar los datos de los monitores portátiles de consumo público, destaca la importancia de la IA como una disciplina emergente para descubrir patrones, respaldar la toma de decisiones clínicas y gestionar eficientemente los recursos sanitarios </w:t>
      </w:r>
      <w:sdt>
        <w:sdtPr>
          <w:rPr>
            <w:color w:val="000000"/>
          </w:rPr>
          <w:tag w:val="MENDELEY_CITATION_v3_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"/>
          <w:id w:val="1858457498"/>
          <w:placeholder>
            <w:docPart w:val="DC9206A79D6C4FC686EA8CC75FE9F7E3"/>
          </w:placeholder>
        </w:sdtPr>
        <w:sdtContent>
          <w:r w:rsidR="00D96C69" w:rsidRPr="00D96C69">
            <w:rPr>
              <w:color w:val="000000"/>
            </w:rPr>
            <w:t>(Yoo et al., 2012)</w:t>
          </w:r>
        </w:sdtContent>
      </w:sdt>
      <w:r w:rsidRPr="00DD2EDA">
        <w:t xml:space="preserve">. Esta diciplina se presenta como una herramienta integral para abordar los complejos desafíos en la atención médica moderna, para diseñar estrategias efectivas de promoción de la salud. Por ejemplo, brindando retroalimentación valiosa para diseñar intervenciones personalizadas y fomentar estilos de vida más activos. Este enfoque no solo ofrece la oportunidad de recopilar datos detallados sobre los patrones de actividad, sino que también puede allanar el camino, para futuros avances donde convergen la tecnología y la medicina. </w:t>
      </w:r>
    </w:p>
    <w:p w14:paraId="5A6EE8B9" w14:textId="7046F7CE" w:rsidR="00351325" w:rsidRPr="00DD2EDA" w:rsidRDefault="00351325" w:rsidP="00351325">
      <w:r w:rsidRPr="00DD2EDA">
        <w:t xml:space="preserve">En la era actual, donde la tecnología de Bio-sensores ha avanzado significativamente, se ha desbloqueado el potencial de observar las señales fisiológicas de los pacientes de manera más detallada y se ha brindado la oportunidad de mejorar la atención médica de manera proactiva, no obstante, la verdadera transformación en la atención médica va más allá de la simple recopilación de datos. </w:t>
      </w:r>
      <w:proofErr w:type="spellStart"/>
      <w:r w:rsidRPr="00DD2EDA">
        <w:rPr>
          <w:color w:val="000000"/>
        </w:rPr>
        <w:t>Paganelli</w:t>
      </w:r>
      <w:proofErr w:type="spellEnd"/>
      <w:r w:rsidRPr="00DD2EDA">
        <w:t xml:space="preserve"> y cols., mencionan que en la última década se han implementado múltiples investigaciones aprovechar al máximo esta riqueza de información, y que es imperativo convertir estos datos en conocimientos procesables </w:t>
      </w:r>
      <w:sdt>
        <w:sdtPr>
          <w:rPr>
            <w:color w:val="000000"/>
          </w:rPr>
          <w:tag w:val="MENDELEY_CITATION_v3_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"/>
          <w:id w:val="406736927"/>
          <w:placeholder>
            <w:docPart w:val="DC9206A79D6C4FC686EA8CC75FE9F7E3"/>
          </w:placeholder>
        </w:sdtPr>
        <w:sdtContent>
          <w:r w:rsidR="00D96C69" w:rsidRPr="00D96C69">
            <w:rPr>
              <w:color w:val="000000"/>
            </w:rPr>
            <w:t>(</w:t>
          </w:r>
          <w:proofErr w:type="spellStart"/>
          <w:r w:rsidR="00D96C69" w:rsidRPr="00D96C69">
            <w:rPr>
              <w:color w:val="000000"/>
            </w:rPr>
            <w:t>Paganelli</w:t>
          </w:r>
          <w:proofErr w:type="spellEnd"/>
          <w:r w:rsidR="00D96C69" w:rsidRPr="00D96C69">
            <w:rPr>
              <w:color w:val="000000"/>
            </w:rPr>
            <w:t xml:space="preserve"> et al., 2022)</w:t>
          </w:r>
        </w:sdtContent>
      </w:sdt>
      <w:r w:rsidRPr="00DD2EDA">
        <w:t>.</w:t>
      </w:r>
    </w:p>
    <w:p w14:paraId="6BE2F68B" w14:textId="77777777" w:rsidR="00351325" w:rsidRPr="00DD2EDA" w:rsidRDefault="00351325" w:rsidP="00351325">
      <w:r w:rsidRPr="00DD2EDA">
        <w:t xml:space="preserve"> Aquí es donde entra en juego el análisis de datos con IA. Ya que según </w:t>
      </w:r>
      <w:proofErr w:type="spellStart"/>
      <w:r w:rsidRPr="00DD2EDA">
        <w:rPr>
          <w:color w:val="000000"/>
        </w:rPr>
        <w:t>Paganelli</w:t>
      </w:r>
      <w:proofErr w:type="spellEnd"/>
      <w:r w:rsidRPr="00DD2EDA">
        <w:rPr>
          <w:color w:val="000000"/>
        </w:rPr>
        <w:t xml:space="preserve"> y cols.,</w:t>
      </w:r>
      <w:r w:rsidRPr="00DD2EDA">
        <w:t xml:space="preserve"> no está claro qué técnicas pueden adaptarse mejor a cada contexto. La capacidad de analizar grandes conjuntos de datos de manera eficiente y descubrir patrones ocultos es </w:t>
      </w:r>
      <w:r w:rsidRPr="00DD2EDA">
        <w:lastRenderedPageBreak/>
        <w:t>esencial para traducir los datos de los sensores en información significativa. Por tanto, en su objeto de estudio detalla cada dominio de aplicación, las tareas de análisis de datos, los sensores utilizados, las propiedades, los algoritmos, las fuentes de datos y los resultados obtenidos de los estudios analizados. A menudo, los resultados del análisis no se relacionan directamente solo con las condiciones de salud, sino también con otros temas relevantes, como el ahorro de recursos, el tiempo de respuesta, el monitoreo constante y la aplicabilidad de soluciones en diferentes contextos.</w:t>
      </w:r>
    </w:p>
    <w:p w14:paraId="7D191D91" w14:textId="77777777" w:rsidR="00351325" w:rsidRPr="00DD2EDA" w:rsidRDefault="00351325" w:rsidP="00351325">
      <w:r w:rsidRPr="00DD2EDA">
        <w:t xml:space="preserve">En el contexto del análisis de datos, es relevante aclarar que la IA es un campo de la informática que se centra en la creación de sistemas, que se pueden utilizar para una amplia gama de tareas, incluyendo el reconocimiento de patrones, la toma de decisiones y la resolución de problemas. Más existen otros términos que son subdisciplinas de la IA como por ejemplo los que se describen en la ilustración 3. </w:t>
      </w:r>
    </w:p>
    <w:p w14:paraId="4790333E" w14:textId="2EC55AE3" w:rsidR="00351325" w:rsidRPr="00DD2EDA" w:rsidRDefault="00351325" w:rsidP="00351325">
      <w:r w:rsidRPr="00DD2EDA">
        <w:t>EL Aprendizaje Automático (ML)</w:t>
      </w:r>
      <w:r w:rsidRPr="00DD2EDA">
        <w:fldChar w:fldCharType="begin"/>
      </w:r>
      <w:r w:rsidRPr="00DD2EDA">
        <w:instrText xml:space="preserve"> XE "Aprendizaje Automático (ML)" </w:instrText>
      </w:r>
      <w:r w:rsidRPr="00DD2EDA">
        <w:fldChar w:fldCharType="end"/>
      </w:r>
      <w:r w:rsidRPr="00DD2EDA">
        <w:t xml:space="preserve"> es una subdisciplina de la IA que se centra en el desarrollo de algoritmos que pueden aprender de los datos. Los algoritmos de ML pueden aprender sin ser programados explícitamente. En cambio, aprenden a partir de datos de entrenamiento. Igualmente, los algoritmos de </w:t>
      </w:r>
      <w:r w:rsidR="000F582C">
        <w:t>lógica difusa</w:t>
      </w:r>
      <w:r w:rsidRPr="00DD2EDA">
        <w:rPr>
          <w:i/>
          <w:iCs/>
        </w:rPr>
        <w:t xml:space="preserve"> </w:t>
      </w:r>
      <w:r w:rsidRPr="00DD2EDA">
        <w:t>(</w:t>
      </w:r>
      <w:r w:rsidRPr="00DD2EDA">
        <w:rPr>
          <w:i/>
          <w:iCs/>
        </w:rPr>
        <w:t>FL</w:t>
      </w:r>
      <w:r w:rsidRPr="00DD2EDA">
        <w:t>).</w:t>
      </w:r>
      <w:r w:rsidRPr="00DD2EDA">
        <w:fldChar w:fldCharType="begin"/>
      </w:r>
      <w:r w:rsidRPr="00DD2EDA">
        <w:instrText xml:space="preserve"> XE "Logica Difusa (Fuzzy logic FL por sus siglas en ingles)" </w:instrText>
      </w:r>
      <w:r w:rsidRPr="00DD2EDA">
        <w:fldChar w:fldCharType="end"/>
      </w:r>
      <w:r w:rsidRPr="00DD2EDA">
        <w:t xml:space="preserve"> Son una subdisciplina del ML que imita el razonamiento humano para tratar con información imprecisa o incompleta </w:t>
      </w:r>
      <w:r w:rsidR="00EC72B4" w:rsidRPr="00DD2EDA">
        <w:t>que,</w:t>
      </w:r>
      <w:r w:rsidRPr="00DD2EDA">
        <w:t xml:space="preserve"> a diferencia de la lógica clásica, la FL solo permite valores verdaderos o falsos, la FL permite representar grados de verdad intermedios, como "muy cierto", "algo cierto" o "poco cierto". Esto la hace especialmente útil para modelar sistemas complejos y dinámicos donde la información no siempre es precisa o definitiva </w:t>
      </w:r>
      <w:sdt>
        <w:sdtPr>
          <w:rPr>
            <w:color w:val="000000"/>
          </w:rPr>
          <w:tag w:val="MENDELEY_CITATION_v3_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"/>
          <w:id w:val="1224640387"/>
          <w:placeholder>
            <w:docPart w:val="DC9206A79D6C4FC686EA8CC75FE9F7E3"/>
          </w:placeholder>
        </w:sdtPr>
        <w:sdtContent>
          <w:r w:rsidR="00D96C69" w:rsidRPr="00D96C69">
            <w:rPr>
              <w:rFonts w:eastAsia="Times New Roman"/>
              <w:color w:val="000000"/>
            </w:rPr>
            <w:t>(</w:t>
          </w:r>
          <w:proofErr w:type="spellStart"/>
          <w:r w:rsidR="00D96C69" w:rsidRPr="00D96C69">
            <w:rPr>
              <w:rFonts w:eastAsia="Times New Roman"/>
              <w:color w:val="000000"/>
            </w:rPr>
            <w:t>Kaur</w:t>
          </w:r>
          <w:proofErr w:type="spellEnd"/>
          <w:r w:rsidR="00D96C69" w:rsidRPr="00D96C69">
            <w:rPr>
              <w:rFonts w:eastAsia="Times New Roman"/>
              <w:color w:val="000000"/>
            </w:rPr>
            <w:t xml:space="preserve"> &amp; </w:t>
          </w:r>
          <w:proofErr w:type="spellStart"/>
          <w:r w:rsidR="00D96C69" w:rsidRPr="00D96C69">
            <w:rPr>
              <w:rFonts w:eastAsia="Times New Roman"/>
              <w:color w:val="000000"/>
            </w:rPr>
            <w:t>Khehra</w:t>
          </w:r>
          <w:proofErr w:type="spellEnd"/>
          <w:r w:rsidR="00D96C69" w:rsidRPr="00D96C69">
            <w:rPr>
              <w:rFonts w:eastAsia="Times New Roman"/>
              <w:color w:val="000000"/>
            </w:rPr>
            <w:t>, 2022)</w:t>
          </w:r>
        </w:sdtContent>
      </w:sdt>
      <w:r w:rsidRPr="00DD2EDA">
        <w:t xml:space="preserve">. </w:t>
      </w:r>
    </w:p>
    <w:p w14:paraId="020ABD33" w14:textId="746F07BD" w:rsidR="00351325" w:rsidRDefault="00351325" w:rsidP="00351325">
      <w:r w:rsidRPr="00DD2EDA">
        <w:t xml:space="preserve">Implementar el uso de la IA artificial en el contexto de la biomedicina, según </w:t>
      </w:r>
      <w:proofErr w:type="spellStart"/>
      <w:r w:rsidRPr="00DD2EDA">
        <w:rPr>
          <w:rFonts w:eastAsia="Times New Roman"/>
          <w:color w:val="000000"/>
        </w:rPr>
        <w:t>Amit</w:t>
      </w:r>
      <w:proofErr w:type="spellEnd"/>
      <w:r w:rsidRPr="00DD2EDA">
        <w:rPr>
          <w:rFonts w:eastAsia="Times New Roman"/>
          <w:color w:val="000000"/>
        </w:rPr>
        <w:t xml:space="preserve"> y cols.,</w:t>
      </w:r>
      <w:r w:rsidRPr="00DD2EDA">
        <w:t xml:space="preserve"> para el reconocimiento de la AF, y la salud, requiere de técnicas de IA las cuales desempeñan funciones cruciales, en la interpretación y caracterización de la actividad, mediante la extracción automática de características, y con menos esfuerzo que un humano. Sin embargo, para enmarcar la implementar un modelo de análisis de datos utilizando IA se requiere de cierta complejidad, la cual se puede resumir, en las siguientes secciones. Preprocesamiento de los datos, extracción y selección de características, plan de modelado y aprendizaje </w:t>
      </w:r>
      <w:sdt>
        <w:sdtPr>
          <w:rPr>
            <w:color w:val="000000"/>
          </w:rPr>
          <w:tag w:val="MENDELEY_CITATION_v3_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"/>
          <w:id w:val="-1051915672"/>
          <w:placeholder>
            <w:docPart w:val="675B5505B72F48508235475F23AA5B1F"/>
          </w:placeholder>
        </w:sdtPr>
        <w:sdtContent>
          <w:r w:rsidR="00D96C69" w:rsidRPr="00D96C69">
            <w:rPr>
              <w:color w:val="000000"/>
            </w:rPr>
            <w:t>(</w:t>
          </w:r>
          <w:proofErr w:type="spellStart"/>
          <w:r w:rsidR="00D96C69" w:rsidRPr="00D96C69">
            <w:rPr>
              <w:color w:val="000000"/>
            </w:rPr>
            <w:t>Amit</w:t>
          </w:r>
          <w:proofErr w:type="spellEnd"/>
          <w:r w:rsidR="00D96C69" w:rsidRPr="00D96C69">
            <w:rPr>
              <w:color w:val="000000"/>
            </w:rPr>
            <w:t xml:space="preserve"> et al., 2001)</w:t>
          </w:r>
        </w:sdtContent>
      </w:sdt>
      <w:r w:rsidRPr="00DD2EDA">
        <w:t xml:space="preserve">. </w:t>
      </w:r>
    </w:p>
    <w:p w14:paraId="225F4A7E" w14:textId="135EA291" w:rsidR="000F582C" w:rsidRDefault="000F582C" w:rsidP="00B65BE0">
      <w:pPr>
        <w:pStyle w:val="T3"/>
      </w:pPr>
      <w:bookmarkStart w:id="98" w:name="_Toc207041604"/>
      <w:r w:rsidRPr="000F582C">
        <w:t>Fundamento filosófico del enfoque difuso</w:t>
      </w:r>
      <w:bookmarkEnd w:id="98"/>
    </w:p>
    <w:p w14:paraId="3F4975DD" w14:textId="77777777" w:rsidR="00B65BE0" w:rsidRDefault="00184E20" w:rsidP="00E373C4">
      <w:pPr>
        <w:pStyle w:val="CuerpoLA"/>
      </w:pPr>
      <w:r w:rsidRPr="00184E20">
        <w:lastRenderedPageBreak/>
        <w:t xml:space="preserve">El modelo de inferencia difusa se sustenta en dos principios clave propuestos por </w:t>
      </w:r>
      <w:proofErr w:type="spellStart"/>
      <w:r w:rsidRPr="00184E20">
        <w:t>Lotfi</w:t>
      </w:r>
      <w:proofErr w:type="spellEnd"/>
      <w:r w:rsidRPr="00184E20">
        <w:t xml:space="preserve"> </w:t>
      </w:r>
      <w:proofErr w:type="spellStart"/>
      <w:r w:rsidRPr="00184E20">
        <w:t>Zadeh</w:t>
      </w:r>
      <w:proofErr w:type="spellEnd"/>
      <w:r w:rsidRPr="00184E20">
        <w:t xml:space="preserve">: la granularidad cognitiva y la ley de incompatibilidad. El principio de granularidad cognitiva reconoce que los seres humanos razonamos usando categorías lingüísticas amplias (granulares) en lugar de valores numéricos exactos. Es decir, conceptos como “nivel de actividad bajo” o “calidad de vida alta” representan gránulos de información (etiquetas lingüísticas) que aglomeran muchos estados posibles bajo una misma denominación. </w:t>
      </w:r>
    </w:p>
    <w:p w14:paraId="56DC722F" w14:textId="767FD239" w:rsidR="00184E20" w:rsidRDefault="00184E20" w:rsidP="00E373C4">
      <w:pPr>
        <w:pStyle w:val="CuerpoLA"/>
      </w:pPr>
      <w:r w:rsidRPr="00184E20">
        <w:t>Esto permite manejar la vaguedad y la imprecisión inherentes a las percepciones humanas, haciendo que el sistema sea cognitivamente interpretable. En la teoría difusa, a cada concepto lingüístico se le asocia un conjunto difuso y una función de pertenencia que indica en qué grado un valor numérico pertenece a dicho concepto</w:t>
      </w:r>
      <w:r>
        <w:t xml:space="preserve"> </w:t>
      </w:r>
      <w:sdt>
        <w:sdtPr>
          <w:rPr>
            <w:color w:val="000000"/>
          </w:rPr>
          <w:tag w:val="MENDELEY_CITATION_v3_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"/>
          <w:id w:val="-1366589311"/>
          <w:placeholder>
            <w:docPart w:val="DefaultPlaceholder_-1854013440"/>
          </w:placeholder>
        </w:sdtPr>
        <w:sdtContent>
          <w:r w:rsidR="00D96C69" w:rsidRPr="00D96C69">
            <w:rPr>
              <w:color w:val="000000"/>
            </w:rPr>
            <w:t>(</w:t>
          </w:r>
          <w:proofErr w:type="gramStart"/>
          <w:r w:rsidR="00D96C69" w:rsidRPr="00D96C69">
            <w:rPr>
              <w:color w:val="000000"/>
            </w:rPr>
            <w:t xml:space="preserve">FUZZY EXPERT SYSTEMS AND </w:t>
          </w:r>
          <w:proofErr w:type="spellStart"/>
          <w:r w:rsidR="00D96C69" w:rsidRPr="00D96C69">
            <w:rPr>
              <w:color w:val="000000"/>
            </w:rPr>
            <w:t>FUZZY</w:t>
          </w:r>
          <w:proofErr w:type="spellEnd"/>
          <w:r w:rsidR="00D96C69" w:rsidRPr="00D96C69">
            <w:rPr>
              <w:color w:val="000000"/>
            </w:rPr>
            <w:t xml:space="preserve"> </w:t>
          </w:r>
          <w:proofErr w:type="spellStart"/>
          <w:r w:rsidR="00D96C69" w:rsidRPr="00D96C69">
            <w:rPr>
              <w:color w:val="000000"/>
            </w:rPr>
            <w:t>REASONING</w:t>
          </w:r>
          <w:proofErr w:type="spellEnd"/>
          <w:r w:rsidR="00D96C69" w:rsidRPr="00D96C69">
            <w:rPr>
              <w:color w:val="000000"/>
            </w:rPr>
            <w:t xml:space="preserve"> </w:t>
          </w:r>
          <w:proofErr w:type="spellStart"/>
          <w:r w:rsidR="00D96C69" w:rsidRPr="00D96C69">
            <w:rPr>
              <w:color w:val="000000"/>
            </w:rPr>
            <w:t>TEAM</w:t>
          </w:r>
          <w:proofErr w:type="spellEnd"/>
          <w:r w:rsidR="00D96C69" w:rsidRPr="00D96C69">
            <w:rPr>
              <w:color w:val="000000"/>
            </w:rPr>
            <w:t xml:space="preserve"> </w:t>
          </w:r>
          <w:proofErr w:type="spellStart"/>
          <w:r w:rsidR="00D96C69" w:rsidRPr="00D96C69">
            <w:rPr>
              <w:color w:val="000000"/>
            </w:rPr>
            <w:t>LinG</w:t>
          </w:r>
          <w:proofErr w:type="spellEnd"/>
          <w:r w:rsidR="00D96C69" w:rsidRPr="00D96C69">
            <w:rPr>
              <w:color w:val="000000"/>
            </w:rPr>
            <w:t>-Live, Informative, Non-</w:t>
          </w:r>
          <w:proofErr w:type="spellStart"/>
          <w:r w:rsidR="00D96C69" w:rsidRPr="00D96C69">
            <w:rPr>
              <w:color w:val="000000"/>
            </w:rPr>
            <w:t>cost</w:t>
          </w:r>
          <w:proofErr w:type="spellEnd"/>
          <w:r w:rsidR="00D96C69" w:rsidRPr="00D96C69">
            <w:rPr>
              <w:color w:val="000000"/>
            </w:rPr>
            <w:t xml:space="preserve"> and Genuine !</w:t>
          </w:r>
          <w:proofErr w:type="gramEnd"/>
          <w:r w:rsidR="00D96C69" w:rsidRPr="00D96C69">
            <w:rPr>
              <w:color w:val="000000"/>
            </w:rPr>
            <w:t>, s/f; Gupta, 2011)</w:t>
          </w:r>
        </w:sdtContent>
      </w:sdt>
      <w:r w:rsidRPr="00184E20">
        <w:t>. Gracias a esta granularidad, es posible describir entradas, salidas y reglas en lenguaje natural de forma simple, incorporando el conocimiento experto de forma directa</w:t>
      </w:r>
      <w:sdt>
        <w:sdtPr>
          <w:rPr>
            <w:color w:val="000000"/>
          </w:rPr>
          <w:tag w:val="MENDELEY_CITATION_v3_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"/>
          <w:id w:val="-1773851400"/>
          <w:placeholder>
            <w:docPart w:val="DefaultPlaceholder_-1854013440"/>
          </w:placeholder>
        </w:sdtPr>
        <w:sdtContent>
          <w:r w:rsidR="00D96C69" w:rsidRPr="00D96C69">
            <w:rPr>
              <w:color w:val="000000"/>
            </w:rPr>
            <w:t>(Gupta, 2011)</w:t>
          </w:r>
        </w:sdtContent>
      </w:sdt>
      <w:r w:rsidRPr="00184E20">
        <w:t xml:space="preserve">. </w:t>
      </w:r>
    </w:p>
    <w:p w14:paraId="01A60BB4" w14:textId="097ED3D9" w:rsidR="00B65BE0" w:rsidRDefault="00184E20" w:rsidP="00E373C4">
      <w:pPr>
        <w:pStyle w:val="CuerpoLA"/>
      </w:pPr>
      <w:r w:rsidRPr="00184E20">
        <w:t xml:space="preserve">Por su parte, la ley de incompatibilidad de </w:t>
      </w:r>
      <w:proofErr w:type="spellStart"/>
      <w:r w:rsidRPr="00184E20">
        <w:t>Zadeh</w:t>
      </w:r>
      <w:proofErr w:type="spellEnd"/>
      <w:r w:rsidRPr="00184E20">
        <w:t xml:space="preserve"> establece una limitación fundamental en sistemas complejos: “cuando la complejidad aumenta, las sentencias precisas pierden significado y las sentencias significativas pierden precisión”</w:t>
      </w:r>
      <w:sdt>
        <w:sdtPr>
          <w:rPr>
            <w:color w:val="000000"/>
          </w:rPr>
          <w:tag w:val="MENDELEY_CITATION_v3_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"/>
          <w:id w:val="-1888104500"/>
          <w:placeholder>
            <w:docPart w:val="DefaultPlaceholder_-1854013440"/>
          </w:placeholder>
        </w:sdtPr>
        <w:sdtContent>
          <w:r w:rsidR="00D96C69" w:rsidRPr="00D96C69">
            <w:rPr>
              <w:rFonts w:eastAsia="Times New Roman"/>
              <w:color w:val="000000"/>
            </w:rPr>
            <w:t>(</w:t>
          </w:r>
          <w:proofErr w:type="spellStart"/>
          <w:r w:rsidR="00D96C69" w:rsidRPr="00D96C69">
            <w:rPr>
              <w:rFonts w:eastAsia="Times New Roman"/>
              <w:color w:val="000000"/>
            </w:rPr>
            <w:t>Levitz</w:t>
          </w:r>
          <w:proofErr w:type="spellEnd"/>
          <w:r w:rsidR="00D96C69" w:rsidRPr="00D96C69">
            <w:rPr>
              <w:rFonts w:eastAsia="Times New Roman"/>
              <w:color w:val="000000"/>
            </w:rPr>
            <w:t xml:space="preserve"> &amp; </w:t>
          </w:r>
          <w:proofErr w:type="spellStart"/>
          <w:r w:rsidR="00D96C69" w:rsidRPr="00D96C69">
            <w:rPr>
              <w:rFonts w:eastAsia="Times New Roman"/>
              <w:color w:val="000000"/>
            </w:rPr>
            <w:t>Levitz</w:t>
          </w:r>
          <w:proofErr w:type="spellEnd"/>
          <w:r w:rsidR="00D96C69" w:rsidRPr="00D96C69">
            <w:rPr>
              <w:rFonts w:eastAsia="Times New Roman"/>
              <w:color w:val="000000"/>
            </w:rPr>
            <w:t>, 1979)</w:t>
          </w:r>
        </w:sdtContent>
      </w:sdt>
      <w:r w:rsidRPr="00184E20">
        <w:t xml:space="preserve">. En otras palabras, mientras más complejo es un fenómeno, menos útiles resultan las descripciones numéricas exactas, y se hace necesario emplear descripciones aproximadas (borrosas) para conservar significado. </w:t>
      </w:r>
    </w:p>
    <w:p w14:paraId="512A090B" w14:textId="003B6533" w:rsidR="00184E20" w:rsidRDefault="00184E20" w:rsidP="00E373C4">
      <w:pPr>
        <w:pStyle w:val="CuerpoLA"/>
      </w:pPr>
      <w:r w:rsidRPr="00184E20">
        <w:t>Este principio filosófico justifica el uso de lógica difusa en la evaluación del comportamiento sedentario y su efecto en la calidad de vida: dado que estos conceptos involucran múltiples factores humanos, es preferible modelarlos con categorías flexibles (“sedentarismo alto”, “actividad moderada”, etc.) en lugar de umbrales rígidos. La lógica difusa explota esta tolerancia a la imprecisión para lograr soluciones robustas en problemas complejos, privilegiando la significancia semántica por encima de la precisión absoluta. En suma, apoyándose en la granularidad cognitiva y la ley de incompatibilidad, el sistema difuso puede manejar la incertidumbre de las evaluaciones de estilo de vida de manera similar al razonamiento humano, obteniendo inferencias significativas a partir de datos imprecisos.</w:t>
      </w:r>
    </w:p>
    <w:p w14:paraId="4F3DAB05" w14:textId="77777777" w:rsidR="002B66EF" w:rsidRDefault="002B66EF" w:rsidP="00B65BE0">
      <w:pPr>
        <w:pStyle w:val="T3"/>
      </w:pPr>
      <w:bookmarkStart w:id="99" w:name="_Toc207041605"/>
      <w:r w:rsidRPr="002B66EF">
        <w:t>La Lógica Difusa en la Salud Digital y el Monitoreo Biométrico</w:t>
      </w:r>
      <w:bookmarkEnd w:id="99"/>
    </w:p>
    <w:p w14:paraId="54220D47" w14:textId="0E132D53" w:rsidR="002B66EF" w:rsidRDefault="002B66EF" w:rsidP="00E373C4">
      <w:pPr>
        <w:pStyle w:val="CuerpoLA"/>
      </w:pPr>
      <w:r w:rsidRPr="002B66EF">
        <w:lastRenderedPageBreak/>
        <w:t>Inicialmente, las aplicaciones de la lógica difusa se concentraron en la ingeniería de control a partir de la década de 1970</w:t>
      </w:r>
      <w:r>
        <w:t xml:space="preserve"> </w:t>
      </w:r>
      <w:sdt>
        <w:sdtPr>
          <w:rPr>
            <w:color w:val="000000"/>
          </w:rPr>
          <w:tag w:val="MENDELEY_CITATION_v3_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"/>
          <w:id w:val="1662185387"/>
          <w:placeholder>
            <w:docPart w:val="DefaultPlaceholder_-1854013440"/>
          </w:placeholder>
        </w:sdtPr>
        <w:sdtContent>
          <w:r w:rsidR="00D96C69" w:rsidRPr="00D96C69">
            <w:rPr>
              <w:color w:val="000000"/>
            </w:rPr>
            <w:t>(</w:t>
          </w:r>
          <w:proofErr w:type="spellStart"/>
          <w:r w:rsidR="00D96C69" w:rsidRPr="00D96C69">
            <w:rPr>
              <w:color w:val="000000"/>
            </w:rPr>
            <w:t>Strefezza</w:t>
          </w:r>
          <w:proofErr w:type="spellEnd"/>
          <w:r w:rsidR="00D96C69" w:rsidRPr="00D96C69">
            <w:rPr>
              <w:color w:val="000000"/>
            </w:rPr>
            <w:t>, 2009)</w:t>
          </w:r>
        </w:sdtContent>
      </w:sdt>
      <w:r>
        <w:rPr>
          <w:color w:val="000000"/>
        </w:rPr>
        <w:t>.</w:t>
      </w:r>
      <w:r w:rsidRPr="002B66EF">
        <w:t xml:space="preserve"> Sin embargo, su capacidad para modelar sistemas complejos de manera más sencilla, junto con sus fundamentos matemáticos precisos, propició su expansión a diversas áreas como la medicina.</w:t>
      </w:r>
      <w:r w:rsidR="005141C9">
        <w:t xml:space="preserve"> </w:t>
      </w:r>
      <w:r w:rsidRPr="002B66EF">
        <w:t xml:space="preserve"> En la actualidad, los avances han llevado a una integración creciente de la lógica difusa con otras técnicas de inteligencia artificial (IA) y aprendizaje automático (ML), dando lugar a sistemas híbridos, como los sistemas neuro-difusos</w:t>
      </w:r>
      <w:r w:rsidR="00DC6BEE">
        <w:t xml:space="preserve"> </w:t>
      </w:r>
      <w:sdt>
        <w:sdtPr>
          <w:rPr>
            <w:color w:val="000000"/>
          </w:rPr>
          <w:tag w:val="MENDELEY_CITATION_v3_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"/>
          <w:id w:val="-349096687"/>
          <w:placeholder>
            <w:docPart w:val="DefaultPlaceholder_-1854013440"/>
          </w:placeholder>
        </w:sdtPr>
        <w:sdtContent>
          <w:r w:rsidR="00D96C69" w:rsidRPr="00D96C69">
            <w:rPr>
              <w:color w:val="000000"/>
            </w:rPr>
            <w:t>(</w:t>
          </w:r>
          <w:proofErr w:type="spellStart"/>
          <w:r w:rsidR="00D96C69" w:rsidRPr="00D96C69">
            <w:rPr>
              <w:color w:val="000000"/>
            </w:rPr>
            <w:t>Ahmadi</w:t>
          </w:r>
          <w:proofErr w:type="spellEnd"/>
          <w:r w:rsidR="00D96C69" w:rsidRPr="00D96C69">
            <w:rPr>
              <w:color w:val="000000"/>
            </w:rPr>
            <w:t xml:space="preserve"> et al., 2018)</w:t>
          </w:r>
        </w:sdtContent>
      </w:sdt>
      <w:r w:rsidRPr="002B66EF">
        <w:t>.</w:t>
      </w:r>
      <w:r w:rsidR="005141C9">
        <w:rPr>
          <w:vertAlign w:val="superscript"/>
        </w:rPr>
        <w:t xml:space="preserve"> </w:t>
      </w:r>
      <w:r w:rsidRPr="002B66EF">
        <w:t xml:space="preserve"> Esta fusión mejora la capacidad de procesar y analizar grandes volúmenes de datos fisiológicos en tiempo real, facilitando la identificación de patrones sutiles</w:t>
      </w:r>
      <w:r w:rsidR="007749A6">
        <w:t xml:space="preserve"> como lo podemos apreciar en la tabla 1</w:t>
      </w:r>
      <w:r w:rsidRPr="002B66EF">
        <w:t>.</w:t>
      </w:r>
    </w:p>
    <w:p w14:paraId="0D089857" w14:textId="77777777" w:rsidR="007749A6" w:rsidRDefault="007749A6" w:rsidP="00E373C4">
      <w:pPr>
        <w:pStyle w:val="CuerpoLA"/>
      </w:pPr>
    </w:p>
    <w:p w14:paraId="09DE553B" w14:textId="1E0612D3" w:rsidR="007749A6" w:rsidRDefault="007749A6" w:rsidP="007749A6">
      <w:pPr>
        <w:pStyle w:val="Titulostablas"/>
      </w:pPr>
      <w:r>
        <w:t xml:space="preserve">Tabla 1 </w:t>
      </w:r>
    </w:p>
    <w:p w14:paraId="401EA76F" w14:textId="5B407463" w:rsidR="007749A6" w:rsidRDefault="007749A6" w:rsidP="007749A6">
      <w:pPr>
        <w:pStyle w:val="descripciontablas"/>
      </w:pPr>
      <w:r w:rsidRPr="007749A6">
        <w:t> Cuadro Comparativo de Artículos sobre Lógica Difusa en Aplicaciones</w:t>
      </w:r>
      <w:r w:rsidR="00FE5921">
        <w:t xml:space="preserve"> sanitarias</w:t>
      </w:r>
    </w:p>
    <w:tbl>
      <w:tblPr>
        <w:tblW w:w="5000" w:type="pct"/>
        <w:tblCellMar>
          <w:left w:w="70" w:type="dxa"/>
          <w:right w:w="70" w:type="dxa"/>
        </w:tblCellMar>
        <w:tblLook w:val="04A0" w:firstRow="1" w:lastRow="0" w:firstColumn="1" w:lastColumn="0" w:noHBand="0" w:noVBand="1"/>
      </w:tblPr>
      <w:tblGrid>
        <w:gridCol w:w="2396"/>
        <w:gridCol w:w="1616"/>
        <w:gridCol w:w="1702"/>
        <w:gridCol w:w="1861"/>
        <w:gridCol w:w="1263"/>
      </w:tblGrid>
      <w:tr w:rsidR="00111124" w:rsidRPr="00111124" w14:paraId="609B05F3" w14:textId="77777777" w:rsidTr="00111124">
        <w:trPr>
          <w:trHeight w:val="300"/>
        </w:trPr>
        <w:tc>
          <w:tcPr>
            <w:tcW w:w="1356" w:type="pct"/>
            <w:tcBorders>
              <w:top w:val="single" w:sz="4" w:space="0" w:color="auto"/>
              <w:left w:val="nil"/>
              <w:bottom w:val="single" w:sz="4" w:space="0" w:color="auto"/>
              <w:right w:val="nil"/>
            </w:tcBorders>
            <w:vAlign w:val="center"/>
            <w:hideMark/>
          </w:tcPr>
          <w:p w14:paraId="3661411F" w14:textId="77777777" w:rsidR="00111124" w:rsidRPr="00111124" w:rsidRDefault="00111124" w:rsidP="00111124">
            <w:pPr>
              <w:spacing w:after="0" w:line="240" w:lineRule="auto"/>
              <w:ind w:firstLine="0"/>
              <w:jc w:val="left"/>
              <w:rPr>
                <w:rFonts w:ascii="Arial" w:eastAsia="Times New Roman" w:hAnsi="Arial" w:cs="Arial"/>
                <w:b/>
                <w:bCs/>
                <w:color w:val="1B1C1D"/>
                <w:kern w:val="0"/>
                <w:sz w:val="20"/>
                <w:szCs w:val="20"/>
                <w:lang w:eastAsia="es-MX"/>
                <w14:ligatures w14:val="none"/>
              </w:rPr>
            </w:pPr>
            <w:r w:rsidRPr="00111124">
              <w:rPr>
                <w:rFonts w:ascii="Arial" w:eastAsia="Times New Roman" w:hAnsi="Arial" w:cs="Arial"/>
                <w:b/>
                <w:bCs/>
                <w:color w:val="1B1C1D"/>
                <w:kern w:val="0"/>
                <w:sz w:val="20"/>
                <w:szCs w:val="20"/>
                <w:lang w:eastAsia="es-MX"/>
                <w14:ligatures w14:val="none"/>
              </w:rPr>
              <w:t>Técnicas de Lógica Difusa Utilizadas</w:t>
            </w:r>
          </w:p>
        </w:tc>
        <w:tc>
          <w:tcPr>
            <w:tcW w:w="914" w:type="pct"/>
            <w:tcBorders>
              <w:top w:val="single" w:sz="4" w:space="0" w:color="auto"/>
              <w:left w:val="nil"/>
              <w:bottom w:val="single" w:sz="4" w:space="0" w:color="auto"/>
              <w:right w:val="nil"/>
            </w:tcBorders>
            <w:vAlign w:val="center"/>
            <w:hideMark/>
          </w:tcPr>
          <w:p w14:paraId="4C0C0459" w14:textId="77777777" w:rsidR="00111124" w:rsidRPr="00111124" w:rsidRDefault="00111124" w:rsidP="00111124">
            <w:pPr>
              <w:spacing w:after="0" w:line="240" w:lineRule="auto"/>
              <w:ind w:firstLine="0"/>
              <w:jc w:val="left"/>
              <w:rPr>
                <w:rFonts w:ascii="Arial" w:eastAsia="Times New Roman" w:hAnsi="Arial" w:cs="Arial"/>
                <w:b/>
                <w:bCs/>
                <w:color w:val="1B1C1D"/>
                <w:kern w:val="0"/>
                <w:sz w:val="20"/>
                <w:szCs w:val="20"/>
                <w:lang w:eastAsia="es-MX"/>
                <w14:ligatures w14:val="none"/>
              </w:rPr>
            </w:pPr>
            <w:r w:rsidRPr="00111124">
              <w:rPr>
                <w:rFonts w:ascii="Arial" w:eastAsia="Times New Roman" w:hAnsi="Arial" w:cs="Arial"/>
                <w:b/>
                <w:bCs/>
                <w:color w:val="1B1C1D"/>
                <w:kern w:val="0"/>
                <w:sz w:val="20"/>
                <w:szCs w:val="20"/>
                <w:lang w:eastAsia="es-MX"/>
                <w14:ligatures w14:val="none"/>
              </w:rPr>
              <w:t>Área de Aplicación Clínica</w:t>
            </w:r>
          </w:p>
        </w:tc>
        <w:tc>
          <w:tcPr>
            <w:tcW w:w="963" w:type="pct"/>
            <w:tcBorders>
              <w:top w:val="single" w:sz="4" w:space="0" w:color="auto"/>
              <w:left w:val="nil"/>
              <w:bottom w:val="single" w:sz="4" w:space="0" w:color="auto"/>
              <w:right w:val="nil"/>
            </w:tcBorders>
            <w:vAlign w:val="center"/>
            <w:hideMark/>
          </w:tcPr>
          <w:p w14:paraId="040FAC1E" w14:textId="77777777" w:rsidR="00111124" w:rsidRPr="00111124" w:rsidRDefault="00111124" w:rsidP="00111124">
            <w:pPr>
              <w:spacing w:after="0" w:line="240" w:lineRule="auto"/>
              <w:ind w:firstLine="0"/>
              <w:jc w:val="left"/>
              <w:rPr>
                <w:rFonts w:ascii="Arial" w:eastAsia="Times New Roman" w:hAnsi="Arial" w:cs="Arial"/>
                <w:b/>
                <w:bCs/>
                <w:color w:val="1B1C1D"/>
                <w:kern w:val="0"/>
                <w:sz w:val="20"/>
                <w:szCs w:val="20"/>
                <w:lang w:eastAsia="es-MX"/>
                <w14:ligatures w14:val="none"/>
              </w:rPr>
            </w:pPr>
            <w:r w:rsidRPr="00111124">
              <w:rPr>
                <w:rFonts w:ascii="Arial" w:eastAsia="Times New Roman" w:hAnsi="Arial" w:cs="Arial"/>
                <w:b/>
                <w:bCs/>
                <w:color w:val="1B1C1D"/>
                <w:kern w:val="0"/>
                <w:sz w:val="20"/>
                <w:szCs w:val="20"/>
                <w:lang w:eastAsia="es-MX"/>
                <w14:ligatures w14:val="none"/>
              </w:rPr>
              <w:t>Tipos de Datos Involucrados</w:t>
            </w:r>
          </w:p>
        </w:tc>
        <w:tc>
          <w:tcPr>
            <w:tcW w:w="1053" w:type="pct"/>
            <w:tcBorders>
              <w:top w:val="single" w:sz="4" w:space="0" w:color="auto"/>
              <w:left w:val="nil"/>
              <w:bottom w:val="single" w:sz="4" w:space="0" w:color="auto"/>
              <w:right w:val="nil"/>
            </w:tcBorders>
            <w:vAlign w:val="center"/>
            <w:hideMark/>
          </w:tcPr>
          <w:p w14:paraId="684AAFF2" w14:textId="77777777" w:rsidR="00111124" w:rsidRPr="00111124" w:rsidRDefault="00111124" w:rsidP="00111124">
            <w:pPr>
              <w:spacing w:after="0" w:line="240" w:lineRule="auto"/>
              <w:ind w:firstLine="0"/>
              <w:jc w:val="left"/>
              <w:rPr>
                <w:rFonts w:ascii="Arial" w:eastAsia="Times New Roman" w:hAnsi="Arial" w:cs="Arial"/>
                <w:b/>
                <w:bCs/>
                <w:color w:val="1B1C1D"/>
                <w:kern w:val="0"/>
                <w:sz w:val="20"/>
                <w:szCs w:val="20"/>
                <w:lang w:eastAsia="es-MX"/>
                <w14:ligatures w14:val="none"/>
              </w:rPr>
            </w:pPr>
            <w:r w:rsidRPr="00111124">
              <w:rPr>
                <w:rFonts w:ascii="Arial" w:eastAsia="Times New Roman" w:hAnsi="Arial" w:cs="Arial"/>
                <w:b/>
                <w:bCs/>
                <w:color w:val="1B1C1D"/>
                <w:kern w:val="0"/>
                <w:sz w:val="20"/>
                <w:szCs w:val="20"/>
                <w:lang w:eastAsia="es-MX"/>
                <w14:ligatures w14:val="none"/>
              </w:rPr>
              <w:t>Hallazgos Clave / Rendimiento</w:t>
            </w:r>
          </w:p>
        </w:tc>
        <w:tc>
          <w:tcPr>
            <w:tcW w:w="715" w:type="pct"/>
            <w:tcBorders>
              <w:top w:val="single" w:sz="4" w:space="0" w:color="auto"/>
              <w:left w:val="nil"/>
              <w:bottom w:val="single" w:sz="4" w:space="0" w:color="auto"/>
              <w:right w:val="nil"/>
            </w:tcBorders>
            <w:vAlign w:val="center"/>
            <w:hideMark/>
          </w:tcPr>
          <w:p w14:paraId="144CC7D6" w14:textId="77777777" w:rsidR="00111124" w:rsidRPr="00111124" w:rsidRDefault="00111124" w:rsidP="00111124">
            <w:pPr>
              <w:spacing w:after="0" w:line="240" w:lineRule="auto"/>
              <w:ind w:firstLine="0"/>
              <w:jc w:val="left"/>
              <w:rPr>
                <w:rFonts w:ascii="Arial" w:eastAsia="Times New Roman" w:hAnsi="Arial" w:cs="Arial"/>
                <w:b/>
                <w:bCs/>
                <w:color w:val="1B1C1D"/>
                <w:kern w:val="0"/>
                <w:sz w:val="20"/>
                <w:szCs w:val="20"/>
                <w:lang w:eastAsia="es-MX"/>
                <w14:ligatures w14:val="none"/>
              </w:rPr>
            </w:pPr>
            <w:r w:rsidRPr="00111124">
              <w:rPr>
                <w:rFonts w:ascii="Arial" w:eastAsia="Times New Roman" w:hAnsi="Arial" w:cs="Arial"/>
                <w:b/>
                <w:bCs/>
                <w:color w:val="1B1C1D"/>
                <w:kern w:val="0"/>
                <w:sz w:val="20"/>
                <w:szCs w:val="20"/>
                <w:lang w:eastAsia="es-MX"/>
                <w14:ligatures w14:val="none"/>
              </w:rPr>
              <w:t>Año de Publicación</w:t>
            </w:r>
          </w:p>
        </w:tc>
      </w:tr>
      <w:tr w:rsidR="00111124" w:rsidRPr="00111124" w14:paraId="4722488E" w14:textId="77777777" w:rsidTr="00111124">
        <w:trPr>
          <w:trHeight w:val="1275"/>
        </w:trPr>
        <w:tc>
          <w:tcPr>
            <w:tcW w:w="1356" w:type="pct"/>
            <w:tcBorders>
              <w:top w:val="nil"/>
              <w:left w:val="nil"/>
              <w:bottom w:val="nil"/>
              <w:right w:val="nil"/>
            </w:tcBorders>
            <w:vAlign w:val="center"/>
            <w:hideMark/>
          </w:tcPr>
          <w:p w14:paraId="364037BC"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Sistema basado en lógica difusa en marco de IA, teoría de conjuntos difusos</w:t>
            </w:r>
          </w:p>
        </w:tc>
        <w:tc>
          <w:tcPr>
            <w:tcW w:w="914" w:type="pct"/>
            <w:tcBorders>
              <w:top w:val="nil"/>
              <w:left w:val="nil"/>
              <w:bottom w:val="nil"/>
              <w:right w:val="nil"/>
            </w:tcBorders>
            <w:vAlign w:val="center"/>
            <w:hideMark/>
          </w:tcPr>
          <w:p w14:paraId="58A6F5D2"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Diagnóstico de Patologías (Informes de Laboratorio)</w:t>
            </w:r>
          </w:p>
        </w:tc>
        <w:tc>
          <w:tcPr>
            <w:tcW w:w="963" w:type="pct"/>
            <w:tcBorders>
              <w:top w:val="nil"/>
              <w:left w:val="nil"/>
              <w:bottom w:val="nil"/>
              <w:right w:val="nil"/>
            </w:tcBorders>
            <w:vAlign w:val="center"/>
            <w:hideMark/>
          </w:tcPr>
          <w:p w14:paraId="183160EB"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Parámetros cuantitativos de laboratorio (RDW, MCV)</w:t>
            </w:r>
          </w:p>
        </w:tc>
        <w:tc>
          <w:tcPr>
            <w:tcW w:w="1053" w:type="pct"/>
            <w:tcBorders>
              <w:top w:val="nil"/>
              <w:left w:val="nil"/>
              <w:bottom w:val="nil"/>
              <w:right w:val="nil"/>
            </w:tcBorders>
            <w:vAlign w:val="center"/>
            <w:hideMark/>
          </w:tcPr>
          <w:p w14:paraId="395FD2DD"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 xml:space="preserve">Precisión impresionante, 83% de probabilidad de identificar "normal", mejora en precisión, </w:t>
            </w:r>
            <w:proofErr w:type="spellStart"/>
            <w:r w:rsidRPr="00111124">
              <w:rPr>
                <w:rFonts w:ascii="Arial" w:eastAsia="Times New Roman" w:hAnsi="Arial" w:cs="Arial"/>
                <w:color w:val="1B1C1D"/>
                <w:kern w:val="0"/>
                <w:sz w:val="20"/>
                <w:szCs w:val="20"/>
                <w:lang w:eastAsia="es-MX"/>
                <w14:ligatures w14:val="none"/>
              </w:rPr>
              <w:t>recall</w:t>
            </w:r>
            <w:proofErr w:type="spellEnd"/>
            <w:r w:rsidRPr="00111124">
              <w:rPr>
                <w:rFonts w:ascii="Arial" w:eastAsia="Times New Roman" w:hAnsi="Arial" w:cs="Arial"/>
                <w:color w:val="1B1C1D"/>
                <w:kern w:val="0"/>
                <w:sz w:val="20"/>
                <w:szCs w:val="20"/>
                <w:lang w:eastAsia="es-MX"/>
                <w14:ligatures w14:val="none"/>
              </w:rPr>
              <w:t xml:space="preserve"> y F-</w:t>
            </w:r>
            <w:proofErr w:type="spellStart"/>
            <w:r w:rsidRPr="00111124">
              <w:rPr>
                <w:rFonts w:ascii="Arial" w:eastAsia="Times New Roman" w:hAnsi="Arial" w:cs="Arial"/>
                <w:color w:val="1B1C1D"/>
                <w:kern w:val="0"/>
                <w:sz w:val="20"/>
                <w:szCs w:val="20"/>
                <w:lang w:eastAsia="es-MX"/>
                <w14:ligatures w14:val="none"/>
              </w:rPr>
              <w:t>measure</w:t>
            </w:r>
            <w:proofErr w:type="spellEnd"/>
            <w:r w:rsidRPr="00111124">
              <w:rPr>
                <w:rFonts w:ascii="Arial" w:eastAsia="Times New Roman" w:hAnsi="Arial" w:cs="Arial"/>
                <w:color w:val="1B1C1D"/>
                <w:kern w:val="0"/>
                <w:sz w:val="20"/>
                <w:szCs w:val="20"/>
                <w:lang w:eastAsia="es-MX"/>
                <w14:ligatures w14:val="none"/>
              </w:rPr>
              <w:t xml:space="preserve"> con más diagnósticos.</w:t>
            </w:r>
          </w:p>
        </w:tc>
        <w:tc>
          <w:tcPr>
            <w:tcW w:w="715" w:type="pct"/>
            <w:tcBorders>
              <w:top w:val="nil"/>
              <w:left w:val="nil"/>
              <w:bottom w:val="nil"/>
              <w:right w:val="nil"/>
            </w:tcBorders>
            <w:vAlign w:val="center"/>
            <w:hideMark/>
          </w:tcPr>
          <w:p w14:paraId="2C294AAB"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2024</w:t>
            </w:r>
          </w:p>
        </w:tc>
      </w:tr>
      <w:tr w:rsidR="00111124" w:rsidRPr="00111124" w14:paraId="51B57B44" w14:textId="77777777" w:rsidTr="00111124">
        <w:trPr>
          <w:trHeight w:val="1020"/>
        </w:trPr>
        <w:tc>
          <w:tcPr>
            <w:tcW w:w="1356" w:type="pct"/>
            <w:tcBorders>
              <w:top w:val="nil"/>
              <w:left w:val="nil"/>
              <w:bottom w:val="nil"/>
              <w:right w:val="nil"/>
            </w:tcBorders>
            <w:vAlign w:val="center"/>
            <w:hideMark/>
          </w:tcPr>
          <w:p w14:paraId="09463F8A"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Mapas Cognitivos Difusos (FCM), reglas difusas, variables lingüísticas</w:t>
            </w:r>
          </w:p>
        </w:tc>
        <w:tc>
          <w:tcPr>
            <w:tcW w:w="914" w:type="pct"/>
            <w:tcBorders>
              <w:top w:val="nil"/>
              <w:left w:val="nil"/>
              <w:bottom w:val="nil"/>
              <w:right w:val="nil"/>
            </w:tcBorders>
            <w:vAlign w:val="center"/>
            <w:hideMark/>
          </w:tcPr>
          <w:p w14:paraId="67003D57"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Diagnóstico de COVID-19</w:t>
            </w:r>
          </w:p>
        </w:tc>
        <w:tc>
          <w:tcPr>
            <w:tcW w:w="963" w:type="pct"/>
            <w:tcBorders>
              <w:top w:val="nil"/>
              <w:left w:val="nil"/>
              <w:bottom w:val="nil"/>
              <w:right w:val="nil"/>
            </w:tcBorders>
            <w:vAlign w:val="center"/>
            <w:hideMark/>
          </w:tcPr>
          <w:p w14:paraId="0F3E12E4"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Síntomas clínicos (fiebre, tos, disnea, GI), historial de contacto</w:t>
            </w:r>
          </w:p>
        </w:tc>
        <w:tc>
          <w:tcPr>
            <w:tcW w:w="1053" w:type="pct"/>
            <w:tcBorders>
              <w:top w:val="nil"/>
              <w:left w:val="nil"/>
              <w:bottom w:val="nil"/>
              <w:right w:val="nil"/>
            </w:tcBorders>
            <w:vAlign w:val="center"/>
            <w:hideMark/>
          </w:tcPr>
          <w:p w14:paraId="5B6777F6"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Herramienta viable de apoyo a la decisión, probabilidad de diagnóstico (ej. 72% para COVID-19).</w:t>
            </w:r>
          </w:p>
        </w:tc>
        <w:tc>
          <w:tcPr>
            <w:tcW w:w="715" w:type="pct"/>
            <w:tcBorders>
              <w:top w:val="nil"/>
              <w:left w:val="nil"/>
              <w:bottom w:val="nil"/>
              <w:right w:val="nil"/>
            </w:tcBorders>
            <w:vAlign w:val="center"/>
            <w:hideMark/>
          </w:tcPr>
          <w:p w14:paraId="2B720EFB"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2020</w:t>
            </w:r>
          </w:p>
        </w:tc>
      </w:tr>
      <w:tr w:rsidR="00111124" w:rsidRPr="00111124" w14:paraId="430AC94D" w14:textId="77777777" w:rsidTr="00111124">
        <w:trPr>
          <w:trHeight w:val="765"/>
        </w:trPr>
        <w:tc>
          <w:tcPr>
            <w:tcW w:w="1356" w:type="pct"/>
            <w:tcBorders>
              <w:top w:val="nil"/>
              <w:left w:val="nil"/>
              <w:bottom w:val="nil"/>
              <w:right w:val="nil"/>
            </w:tcBorders>
            <w:vAlign w:val="center"/>
            <w:hideMark/>
          </w:tcPr>
          <w:p w14:paraId="3A46AF81"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Lógica difusa para pertenencia difusa, análisis multicriterio</w:t>
            </w:r>
          </w:p>
        </w:tc>
        <w:tc>
          <w:tcPr>
            <w:tcW w:w="914" w:type="pct"/>
            <w:tcBorders>
              <w:top w:val="nil"/>
              <w:left w:val="nil"/>
              <w:bottom w:val="nil"/>
              <w:right w:val="nil"/>
            </w:tcBorders>
            <w:vAlign w:val="center"/>
            <w:hideMark/>
          </w:tcPr>
          <w:p w14:paraId="44C7AC7F"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Planificación de Comidas Personalizadas</w:t>
            </w:r>
          </w:p>
        </w:tc>
        <w:tc>
          <w:tcPr>
            <w:tcW w:w="963" w:type="pct"/>
            <w:tcBorders>
              <w:top w:val="nil"/>
              <w:left w:val="nil"/>
              <w:bottom w:val="nil"/>
              <w:right w:val="nil"/>
            </w:tcBorders>
            <w:vAlign w:val="center"/>
            <w:hideMark/>
          </w:tcPr>
          <w:p w14:paraId="3B316CAA"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Datos nutricionales, preferencias alimentarias, restricciones de salud</w:t>
            </w:r>
          </w:p>
        </w:tc>
        <w:tc>
          <w:tcPr>
            <w:tcW w:w="1053" w:type="pct"/>
            <w:tcBorders>
              <w:top w:val="nil"/>
              <w:left w:val="nil"/>
              <w:bottom w:val="nil"/>
              <w:right w:val="nil"/>
            </w:tcBorders>
            <w:vAlign w:val="center"/>
            <w:hideMark/>
          </w:tcPr>
          <w:p w14:paraId="72227824"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Planes de comidas flexibles y optimizados, considera múltiples factores (costo, cocina, tiempo).</w:t>
            </w:r>
          </w:p>
        </w:tc>
        <w:tc>
          <w:tcPr>
            <w:tcW w:w="715" w:type="pct"/>
            <w:tcBorders>
              <w:top w:val="nil"/>
              <w:left w:val="nil"/>
              <w:bottom w:val="nil"/>
              <w:right w:val="nil"/>
            </w:tcBorders>
            <w:vAlign w:val="center"/>
            <w:hideMark/>
          </w:tcPr>
          <w:p w14:paraId="2F67FABC"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2023</w:t>
            </w:r>
          </w:p>
        </w:tc>
      </w:tr>
      <w:tr w:rsidR="00111124" w:rsidRPr="00111124" w14:paraId="03A0F516" w14:textId="77777777" w:rsidTr="00111124">
        <w:trPr>
          <w:trHeight w:val="1020"/>
        </w:trPr>
        <w:tc>
          <w:tcPr>
            <w:tcW w:w="1356" w:type="pct"/>
            <w:tcBorders>
              <w:top w:val="nil"/>
              <w:left w:val="nil"/>
              <w:bottom w:val="nil"/>
              <w:right w:val="nil"/>
            </w:tcBorders>
            <w:vAlign w:val="center"/>
            <w:hideMark/>
          </w:tcPr>
          <w:p w14:paraId="0FD961FF"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Lógica de primer orden con semántica difusa, algoritmo de razonamiento espacial</w:t>
            </w:r>
          </w:p>
        </w:tc>
        <w:tc>
          <w:tcPr>
            <w:tcW w:w="914" w:type="pct"/>
            <w:tcBorders>
              <w:top w:val="nil"/>
              <w:left w:val="nil"/>
              <w:bottom w:val="nil"/>
              <w:right w:val="nil"/>
            </w:tcBorders>
            <w:vAlign w:val="center"/>
            <w:hideMark/>
          </w:tcPr>
          <w:p w14:paraId="21913101"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Reconocimiento de Nervios en Imágenes Médicas</w:t>
            </w:r>
          </w:p>
        </w:tc>
        <w:tc>
          <w:tcPr>
            <w:tcW w:w="963" w:type="pct"/>
            <w:tcBorders>
              <w:top w:val="nil"/>
              <w:left w:val="nil"/>
              <w:bottom w:val="nil"/>
              <w:right w:val="nil"/>
            </w:tcBorders>
            <w:vAlign w:val="center"/>
            <w:hideMark/>
          </w:tcPr>
          <w:p w14:paraId="5A11C422"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Imágenes de RM anatómicas T2 y de difusión</w:t>
            </w:r>
          </w:p>
        </w:tc>
        <w:tc>
          <w:tcPr>
            <w:tcW w:w="1053" w:type="pct"/>
            <w:tcBorders>
              <w:top w:val="nil"/>
              <w:left w:val="nil"/>
              <w:bottom w:val="nil"/>
              <w:right w:val="nil"/>
            </w:tcBorders>
            <w:vAlign w:val="center"/>
            <w:hideMark/>
          </w:tcPr>
          <w:p w14:paraId="769E4535"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 xml:space="preserve">Permite la planificación quirúrgica precisa, visualización de nervios en gemelo digital 3D, </w:t>
            </w:r>
            <w:r w:rsidRPr="00111124">
              <w:rPr>
                <w:rFonts w:ascii="Arial" w:eastAsia="Times New Roman" w:hAnsi="Arial" w:cs="Arial"/>
                <w:color w:val="1B1C1D"/>
                <w:kern w:val="0"/>
                <w:sz w:val="20"/>
                <w:szCs w:val="20"/>
                <w:lang w:eastAsia="es-MX"/>
                <w14:ligatures w14:val="none"/>
              </w:rPr>
              <w:lastRenderedPageBreak/>
              <w:t>explicabilidad directa.</w:t>
            </w:r>
          </w:p>
        </w:tc>
        <w:tc>
          <w:tcPr>
            <w:tcW w:w="715" w:type="pct"/>
            <w:tcBorders>
              <w:top w:val="nil"/>
              <w:left w:val="nil"/>
              <w:bottom w:val="nil"/>
              <w:right w:val="nil"/>
            </w:tcBorders>
            <w:vAlign w:val="center"/>
            <w:hideMark/>
          </w:tcPr>
          <w:p w14:paraId="30D201EF"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lastRenderedPageBreak/>
              <w:t>2025</w:t>
            </w:r>
          </w:p>
        </w:tc>
      </w:tr>
      <w:tr w:rsidR="00111124" w:rsidRPr="00111124" w14:paraId="13FEC18B" w14:textId="77777777" w:rsidTr="00111124">
        <w:trPr>
          <w:trHeight w:val="765"/>
        </w:trPr>
        <w:tc>
          <w:tcPr>
            <w:tcW w:w="1356" w:type="pct"/>
            <w:tcBorders>
              <w:top w:val="nil"/>
              <w:left w:val="nil"/>
              <w:bottom w:val="single" w:sz="4" w:space="0" w:color="auto"/>
              <w:right w:val="nil"/>
            </w:tcBorders>
            <w:vAlign w:val="center"/>
            <w:hideMark/>
          </w:tcPr>
          <w:p w14:paraId="50E6F680"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 xml:space="preserve">Sistema experto difuso, </w:t>
            </w:r>
            <w:proofErr w:type="spellStart"/>
            <w:r w:rsidRPr="00111124">
              <w:rPr>
                <w:rFonts w:ascii="Arial" w:eastAsia="Times New Roman" w:hAnsi="Arial" w:cs="Arial"/>
                <w:color w:val="1B1C1D"/>
                <w:kern w:val="0"/>
                <w:sz w:val="20"/>
                <w:szCs w:val="20"/>
                <w:lang w:eastAsia="es-MX"/>
                <w14:ligatures w14:val="none"/>
              </w:rPr>
              <w:t>fuzificación</w:t>
            </w:r>
            <w:proofErr w:type="spellEnd"/>
            <w:r w:rsidRPr="00111124">
              <w:rPr>
                <w:rFonts w:ascii="Arial" w:eastAsia="Times New Roman" w:hAnsi="Arial" w:cs="Arial"/>
                <w:color w:val="1B1C1D"/>
                <w:kern w:val="0"/>
                <w:sz w:val="20"/>
                <w:szCs w:val="20"/>
                <w:lang w:eastAsia="es-MX"/>
                <w14:ligatures w14:val="none"/>
              </w:rPr>
              <w:t xml:space="preserve">, mecanismo de inferencia, </w:t>
            </w:r>
            <w:proofErr w:type="spellStart"/>
            <w:r w:rsidRPr="00111124">
              <w:rPr>
                <w:rFonts w:ascii="Arial" w:eastAsia="Times New Roman" w:hAnsi="Arial" w:cs="Arial"/>
                <w:color w:val="1B1C1D"/>
                <w:kern w:val="0"/>
                <w:sz w:val="20"/>
                <w:szCs w:val="20"/>
                <w:lang w:eastAsia="es-MX"/>
                <w14:ligatures w14:val="none"/>
              </w:rPr>
              <w:t>defuzificación</w:t>
            </w:r>
            <w:proofErr w:type="spellEnd"/>
          </w:p>
        </w:tc>
        <w:tc>
          <w:tcPr>
            <w:tcW w:w="914" w:type="pct"/>
            <w:tcBorders>
              <w:top w:val="nil"/>
              <w:left w:val="nil"/>
              <w:bottom w:val="single" w:sz="4" w:space="0" w:color="auto"/>
              <w:right w:val="nil"/>
            </w:tcBorders>
            <w:vAlign w:val="center"/>
            <w:hideMark/>
          </w:tcPr>
          <w:p w14:paraId="478B7E77"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Control Metabólico en Diabetes Mellitus Tipo 2</w:t>
            </w:r>
          </w:p>
        </w:tc>
        <w:tc>
          <w:tcPr>
            <w:tcW w:w="963" w:type="pct"/>
            <w:tcBorders>
              <w:top w:val="nil"/>
              <w:left w:val="nil"/>
              <w:bottom w:val="single" w:sz="4" w:space="0" w:color="auto"/>
              <w:right w:val="nil"/>
            </w:tcBorders>
            <w:vAlign w:val="center"/>
            <w:hideMark/>
          </w:tcPr>
          <w:p w14:paraId="4D7F7FA2"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Edad, IMC, tabaquismo, estrés, ejercicio, tratamiento farmacológico, dieta</w:t>
            </w:r>
          </w:p>
        </w:tc>
        <w:tc>
          <w:tcPr>
            <w:tcW w:w="1053" w:type="pct"/>
            <w:tcBorders>
              <w:top w:val="nil"/>
              <w:left w:val="nil"/>
              <w:bottom w:val="single" w:sz="4" w:space="0" w:color="auto"/>
              <w:right w:val="nil"/>
            </w:tcBorders>
            <w:vAlign w:val="center"/>
            <w:hideMark/>
          </w:tcPr>
          <w:p w14:paraId="2F5052FA"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Asiste a médicos en la evaluación del control metabólico.</w:t>
            </w:r>
          </w:p>
        </w:tc>
        <w:tc>
          <w:tcPr>
            <w:tcW w:w="715" w:type="pct"/>
            <w:tcBorders>
              <w:top w:val="nil"/>
              <w:left w:val="nil"/>
              <w:bottom w:val="single" w:sz="4" w:space="0" w:color="auto"/>
              <w:right w:val="nil"/>
            </w:tcBorders>
            <w:vAlign w:val="center"/>
            <w:hideMark/>
          </w:tcPr>
          <w:p w14:paraId="378C1497" w14:textId="77777777" w:rsidR="00111124" w:rsidRPr="00111124" w:rsidRDefault="00111124" w:rsidP="00111124">
            <w:pPr>
              <w:spacing w:after="0" w:line="240" w:lineRule="auto"/>
              <w:ind w:firstLine="0"/>
              <w:jc w:val="left"/>
              <w:rPr>
                <w:rFonts w:ascii="Arial" w:eastAsia="Times New Roman" w:hAnsi="Arial" w:cs="Arial"/>
                <w:color w:val="1B1C1D"/>
                <w:kern w:val="0"/>
                <w:sz w:val="20"/>
                <w:szCs w:val="20"/>
                <w:lang w:eastAsia="es-MX"/>
                <w14:ligatures w14:val="none"/>
              </w:rPr>
            </w:pPr>
            <w:r w:rsidRPr="00111124">
              <w:rPr>
                <w:rFonts w:ascii="Arial" w:eastAsia="Times New Roman" w:hAnsi="Arial" w:cs="Arial"/>
                <w:color w:val="1B1C1D"/>
                <w:kern w:val="0"/>
                <w:sz w:val="20"/>
                <w:szCs w:val="20"/>
                <w:lang w:eastAsia="es-MX"/>
                <w14:ligatures w14:val="none"/>
              </w:rPr>
              <w:t>2018</w:t>
            </w:r>
          </w:p>
        </w:tc>
      </w:tr>
    </w:tbl>
    <w:p w14:paraId="58B54906" w14:textId="12E8BD22" w:rsidR="00FE5921" w:rsidRDefault="00111124" w:rsidP="007749A6">
      <w:pPr>
        <w:pStyle w:val="descripciontablas"/>
      </w:pPr>
      <w:r w:rsidRPr="00111124">
        <w:t>Este cuadro es fundamental para comprender la amplitud y profundidad de las aplicaciones de la lógica difusa en entornos clínicos. Al organizar sistemáticamente la información, permite una rápida visión general de los avances, facilita la comparación de diferentes enfoques metodológicos y sus idoneidades para diversos problemas clínicos, y destaca los resultados tangibles y las mejoras de rendimiento logradas por estos sistemas.</w:t>
      </w:r>
    </w:p>
    <w:p w14:paraId="3FFB92D6" w14:textId="77777777" w:rsidR="007749A6" w:rsidRDefault="007749A6" w:rsidP="007749A6">
      <w:pPr>
        <w:pStyle w:val="descripciontablas"/>
      </w:pPr>
    </w:p>
    <w:p w14:paraId="77B1E065" w14:textId="49C8AF27" w:rsidR="0094014B" w:rsidRDefault="0094014B" w:rsidP="00E373C4">
      <w:pPr>
        <w:pStyle w:val="CuerpoLA"/>
      </w:pPr>
      <w:r>
        <w:t>Siendo l</w:t>
      </w:r>
      <w:r w:rsidRPr="0094014B">
        <w:t>a lógica difusa</w:t>
      </w:r>
      <w:r>
        <w:t xml:space="preserve"> una herramienta que </w:t>
      </w:r>
      <w:r w:rsidRPr="0094014B">
        <w:t xml:space="preserve">se utiliza cada vez más en sistemas </w:t>
      </w:r>
      <w:r w:rsidR="00111124">
        <w:t>“</w:t>
      </w:r>
      <w:proofErr w:type="spellStart"/>
      <w:r w:rsidRPr="0094014B">
        <w:rPr>
          <w:i/>
          <w:iCs/>
        </w:rPr>
        <w:t>IoT</w:t>
      </w:r>
      <w:proofErr w:type="spellEnd"/>
      <w:r w:rsidR="00111124">
        <w:rPr>
          <w:i/>
          <w:iCs/>
        </w:rPr>
        <w:t xml:space="preserve">” </w:t>
      </w:r>
      <w:r w:rsidRPr="0094014B">
        <w:t>para la reducción y el análisis de datos, así como para el diagnóstico inteligente de enfermedades, gestionando las incertidumbres y proporcionando enfoques robustos. El concepto de "</w:t>
      </w:r>
      <w:r w:rsidRPr="0094014B">
        <w:rPr>
          <w:i/>
          <w:iCs/>
        </w:rPr>
        <w:t xml:space="preserve">sistemas difusos con </w:t>
      </w:r>
      <w:proofErr w:type="spellStart"/>
      <w:r w:rsidRPr="0094014B">
        <w:rPr>
          <w:i/>
          <w:iCs/>
        </w:rPr>
        <w:t>big</w:t>
      </w:r>
      <w:proofErr w:type="spellEnd"/>
      <w:r w:rsidRPr="0094014B">
        <w:rPr>
          <w:i/>
          <w:iCs/>
        </w:rPr>
        <w:t xml:space="preserve"> data y computación en la nube</w:t>
      </w:r>
      <w:r w:rsidRPr="0094014B">
        <w:t>" es también un tema destacado en foros como FUZZ-IEEE 2025. La investigación actual muestra que la lógica difusa rara vez se utiliza de forma aislada en las aplicaciones de vanguardia en el sector sanitario</w:t>
      </w:r>
      <w:r w:rsidR="00DC6BEE">
        <w:t xml:space="preserve"> </w:t>
      </w:r>
      <w:sdt>
        <w:sdtPr>
          <w:rPr>
            <w:color w:val="000000"/>
          </w:rPr>
          <w:tag w:val="MENDELEY_CITATION_v3_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"/>
          <w:id w:val="-109591230"/>
          <w:placeholder>
            <w:docPart w:val="DefaultPlaceholder_-1854013440"/>
          </w:placeholder>
        </w:sdtPr>
        <w:sdtContent>
          <w:r w:rsidR="00D96C69" w:rsidRPr="00D96C69">
            <w:rPr>
              <w:color w:val="000000"/>
            </w:rPr>
            <w:t>(Alam et al., 2022a)</w:t>
          </w:r>
        </w:sdtContent>
      </w:sdt>
      <w:r w:rsidRPr="0094014B">
        <w:t xml:space="preserve">. En cambio, se integra cada vez más con otros paradigmas de IA, como las redes neuronales, el aprendizaje automático y el </w:t>
      </w:r>
      <w:proofErr w:type="spellStart"/>
      <w:r w:rsidRPr="0094014B">
        <w:rPr>
          <w:i/>
          <w:iCs/>
        </w:rPr>
        <w:t>IoT</w:t>
      </w:r>
      <w:proofErr w:type="spellEnd"/>
      <w:r w:rsidRPr="0094014B">
        <w:t>. Esta hibridación responde a la necesidad de combinar las fortalezas de la lógica difusa (manejo de la incertidumbre, interpretabilidad) con las capacidades de aprendizaje y escalabilidad de otros métodos de IA. Esta tendencia indica que los problemas complejos de atención médica requieren soluciones de IA multifacéticas, donde cada componente aporta su ventaja única, lo que conduce a sistemas más robustos, adaptativos e inteligentes.</w:t>
      </w:r>
    </w:p>
    <w:p w14:paraId="053C9B3C" w14:textId="77777777" w:rsidR="0094014B" w:rsidRPr="0094014B" w:rsidRDefault="0094014B" w:rsidP="00B65BE0">
      <w:pPr>
        <w:pStyle w:val="T3"/>
      </w:pPr>
      <w:bookmarkStart w:id="100" w:name="_Toc207041606"/>
      <w:r w:rsidRPr="0094014B">
        <w:t>Sistemas Neuro-Difusos y Aprendizaje Automático Difuso</w:t>
      </w:r>
      <w:bookmarkEnd w:id="100"/>
    </w:p>
    <w:p w14:paraId="1A1C7FA3" w14:textId="31018A55" w:rsidR="0094014B" w:rsidRDefault="0094014B" w:rsidP="00E373C4">
      <w:pPr>
        <w:pStyle w:val="CuerpoLA"/>
      </w:pPr>
      <w:r w:rsidRPr="0094014B">
        <w:t>Una dirección prominente es la integración de la lógica difusa con otros paradigmas de inteligencia artificial, lo que da lugar a sistemas híbridos más robustos y adaptables.</w:t>
      </w:r>
      <w:r>
        <w:t xml:space="preserve"> </w:t>
      </w:r>
      <w:r w:rsidRPr="0094014B">
        <w:t xml:space="preserve">La combinación de la lógica difusa con redes neuronales artificiales, conocida como sistemas </w:t>
      </w:r>
      <w:r w:rsidRPr="0094014B">
        <w:lastRenderedPageBreak/>
        <w:t>neuro-difusos, es una tendencia significativa</w:t>
      </w:r>
      <w:r w:rsidR="00FC245E">
        <w:t xml:space="preserve"> </w:t>
      </w:r>
      <w:sdt>
        <w:sdtPr>
          <w:rPr>
            <w:color w:val="000000"/>
          </w:rPr>
          <w:tag w:val="MENDELEY_CITATION_v3_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"/>
          <w:id w:val="-617765212"/>
          <w:placeholder>
            <w:docPart w:val="DefaultPlaceholder_-1854013440"/>
          </w:placeholder>
        </w:sdtPr>
        <w:sdtContent>
          <w:r w:rsidR="00D96C69" w:rsidRPr="00D96C69">
            <w:rPr>
              <w:color w:val="000000"/>
            </w:rPr>
            <w:t xml:space="preserve">(Alam et al., 2022b; </w:t>
          </w:r>
          <w:proofErr w:type="spellStart"/>
          <w:r w:rsidR="00D96C69" w:rsidRPr="00D96C69">
            <w:rPr>
              <w:color w:val="000000"/>
            </w:rPr>
            <w:t>Syaffa</w:t>
          </w:r>
          <w:proofErr w:type="spellEnd"/>
          <w:r w:rsidR="00D96C69" w:rsidRPr="00D96C69">
            <w:rPr>
              <w:color w:val="000000"/>
            </w:rPr>
            <w:t xml:space="preserve"> Zakaria et al., 2023)</w:t>
          </w:r>
        </w:sdtContent>
      </w:sdt>
      <w:r w:rsidRPr="0094014B">
        <w:t>. Estos sistemas fusionan conjuntos y reglas difusas con capacidades de aprendizaje adaptativo para mejorar la eficiencia del reconocimiento de patrones y la toma de decisiones. Esta sinergia permite el desarrollo automatizado de sistemas difusos, reduciendo el tiempo y el costo, al tiempo que mejora el rendimiento</w:t>
      </w:r>
      <w:r>
        <w:t>.</w:t>
      </w:r>
    </w:p>
    <w:p w14:paraId="13478949" w14:textId="1D96107A" w:rsidR="0094014B" w:rsidRPr="0094014B" w:rsidRDefault="0094014B" w:rsidP="00E373C4">
      <w:pPr>
        <w:pStyle w:val="CuerpoLA"/>
      </w:pPr>
      <w:r w:rsidRPr="0094014B">
        <w:t>El campo avanza hacia la incorporación de técnicas difusas en los modelos de aprendizaje profundo. El objetivo es manejar la incertidumbre, proporcionar modelos interpretables y ofrecer robustez en entornos dinámicos</w:t>
      </w:r>
      <w:r w:rsidR="00FC245E">
        <w:t xml:space="preserve"> </w:t>
      </w:r>
      <w:sdt>
        <w:sdtPr>
          <w:rPr>
            <w:color w:val="000000"/>
          </w:rPr>
          <w:tag w:val="MENDELEY_CITATION_v3_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"/>
          <w:id w:val="1337343424"/>
          <w:placeholder>
            <w:docPart w:val="DefaultPlaceholder_-1854013440"/>
          </w:placeholder>
        </w:sdtPr>
        <w:sdtContent>
          <w:r w:rsidR="00D96C69" w:rsidRPr="00D96C69">
            <w:rPr>
              <w:rFonts w:eastAsia="Times New Roman"/>
              <w:color w:val="000000"/>
            </w:rPr>
            <w:t>(</w:t>
          </w:r>
          <w:proofErr w:type="spellStart"/>
          <w:r w:rsidR="00D96C69" w:rsidRPr="00D96C69">
            <w:rPr>
              <w:rFonts w:eastAsia="Times New Roman"/>
              <w:color w:val="000000"/>
            </w:rPr>
            <w:t>Lefteri</w:t>
          </w:r>
          <w:proofErr w:type="spellEnd"/>
          <w:r w:rsidR="00D96C69" w:rsidRPr="00D96C69">
            <w:rPr>
              <w:rFonts w:eastAsia="Times New Roman"/>
              <w:color w:val="000000"/>
            </w:rPr>
            <w:t xml:space="preserve"> H. </w:t>
          </w:r>
          <w:proofErr w:type="spellStart"/>
          <w:r w:rsidR="00D96C69" w:rsidRPr="00D96C69">
            <w:rPr>
              <w:rFonts w:eastAsia="Times New Roman"/>
              <w:color w:val="000000"/>
            </w:rPr>
            <w:t>Tsoukalas</w:t>
          </w:r>
          <w:proofErr w:type="spellEnd"/>
          <w:r w:rsidR="00D96C69" w:rsidRPr="00D96C69">
            <w:rPr>
              <w:rFonts w:eastAsia="Times New Roman"/>
              <w:color w:val="000000"/>
            </w:rPr>
            <w:t xml:space="preserve"> &amp; Robert E. </w:t>
          </w:r>
          <w:proofErr w:type="spellStart"/>
          <w:r w:rsidR="00D96C69" w:rsidRPr="00D96C69">
            <w:rPr>
              <w:rFonts w:eastAsia="Times New Roman"/>
              <w:color w:val="000000"/>
            </w:rPr>
            <w:t>Uhrig</w:t>
          </w:r>
          <w:proofErr w:type="spellEnd"/>
          <w:r w:rsidR="00D96C69" w:rsidRPr="00D96C69">
            <w:rPr>
              <w:rFonts w:eastAsia="Times New Roman"/>
              <w:color w:val="000000"/>
            </w:rPr>
            <w:t xml:space="preserve">, s/f; </w:t>
          </w:r>
          <w:proofErr w:type="spellStart"/>
          <w:r w:rsidR="00D96C69" w:rsidRPr="00D96C69">
            <w:rPr>
              <w:rFonts w:eastAsia="Times New Roman"/>
              <w:color w:val="000000"/>
            </w:rPr>
            <w:t>Shetty</w:t>
          </w:r>
          <w:proofErr w:type="spellEnd"/>
          <w:r w:rsidR="00D96C69" w:rsidRPr="00D96C69">
            <w:rPr>
              <w:rFonts w:eastAsia="Times New Roman"/>
              <w:color w:val="000000"/>
            </w:rPr>
            <w:t xml:space="preserve">, 2018; </w:t>
          </w:r>
          <w:proofErr w:type="spellStart"/>
          <w:r w:rsidR="00D96C69" w:rsidRPr="00D96C69">
            <w:rPr>
              <w:rFonts w:eastAsia="Times New Roman"/>
              <w:color w:val="000000"/>
            </w:rPr>
            <w:t>Syaffa</w:t>
          </w:r>
          <w:proofErr w:type="spellEnd"/>
          <w:r w:rsidR="00D96C69" w:rsidRPr="00D96C69">
            <w:rPr>
              <w:rFonts w:eastAsia="Times New Roman"/>
              <w:color w:val="000000"/>
            </w:rPr>
            <w:t xml:space="preserve"> Zakaria et al., 2023)</w:t>
          </w:r>
        </w:sdtContent>
      </w:sdt>
      <w:r w:rsidRPr="0094014B">
        <w:t xml:space="preserve">. </w:t>
      </w:r>
    </w:p>
    <w:p w14:paraId="07094A8E" w14:textId="77777777" w:rsidR="0094014B" w:rsidRDefault="0094014B" w:rsidP="00E373C4">
      <w:pPr>
        <w:pStyle w:val="CuerpoLA"/>
      </w:pPr>
    </w:p>
    <w:p w14:paraId="4CC2B491" w14:textId="77777777" w:rsidR="005141C9" w:rsidRPr="002B66EF" w:rsidRDefault="005141C9" w:rsidP="00E373C4">
      <w:pPr>
        <w:pStyle w:val="CuerpoLA"/>
      </w:pPr>
    </w:p>
    <w:p w14:paraId="417B3FF0" w14:textId="287B0ADE" w:rsidR="000F582C" w:rsidRPr="00A8399B" w:rsidRDefault="000F582C">
      <w:pPr>
        <w:spacing w:line="259" w:lineRule="auto"/>
        <w:ind w:firstLine="0"/>
        <w:jc w:val="left"/>
        <w:rPr>
          <w:rFonts w:eastAsiaTheme="minorEastAsia"/>
          <w:b/>
          <w:szCs w:val="32"/>
        </w:rPr>
      </w:pPr>
      <w:bookmarkStart w:id="101" w:name="_Toc167828633"/>
    </w:p>
    <w:p w14:paraId="236D677D" w14:textId="77777777" w:rsidR="00B65BE0" w:rsidRDefault="00B65BE0">
      <w:pPr>
        <w:spacing w:line="259" w:lineRule="auto"/>
        <w:ind w:firstLine="0"/>
        <w:jc w:val="left"/>
        <w:rPr>
          <w:rFonts w:eastAsiaTheme="majorEastAsia" w:cstheme="majorBidi"/>
          <w:b/>
          <w:szCs w:val="32"/>
        </w:rPr>
      </w:pPr>
      <w:r>
        <w:br w:type="page"/>
      </w:r>
    </w:p>
    <w:p w14:paraId="2E341CCE" w14:textId="1206A179" w:rsidR="00351325" w:rsidRPr="00DD2EDA" w:rsidRDefault="00351325" w:rsidP="00351325">
      <w:pPr>
        <w:pStyle w:val="T1"/>
      </w:pPr>
      <w:bookmarkStart w:id="102" w:name="_Toc207041607"/>
      <w:r w:rsidRPr="00DD2EDA">
        <w:lastRenderedPageBreak/>
        <w:t>Delimitación del Objeto de Estudio</w:t>
      </w:r>
      <w:bookmarkEnd w:id="102"/>
    </w:p>
    <w:p w14:paraId="679AADA4" w14:textId="26C3522C" w:rsidR="00BC0DCD" w:rsidRPr="00DD2EDA" w:rsidRDefault="00351325" w:rsidP="00351325">
      <w:pPr>
        <w:pStyle w:val="T2"/>
      </w:pPr>
      <w:bookmarkStart w:id="103" w:name="_Toc207041608"/>
      <w:r w:rsidRPr="00DD2EDA">
        <w:t>Problema de Investigación</w:t>
      </w:r>
      <w:bookmarkEnd w:id="101"/>
      <w:bookmarkEnd w:id="103"/>
    </w:p>
    <w:p w14:paraId="1722D3DF" w14:textId="0326167A" w:rsidR="00D96C69" w:rsidRPr="00D96C69" w:rsidRDefault="00D96C69" w:rsidP="00E373C4">
      <w:pPr>
        <w:pStyle w:val="CuerpoLA"/>
      </w:pPr>
      <w:bookmarkStart w:id="104" w:name="_Toc167828634"/>
      <w:bookmarkStart w:id="105" w:name="_Toc207041609"/>
      <w:r w:rsidRPr="00D96C69">
        <w:t xml:space="preserve">El comportamiento sedentario, definido como cualquier actividad en vigilia caracterizada por un gasto energético ≤1.5 equivalentes metabólicos (METs) en una postura sentada, reclinada o acostada, se ha consolidado como un determinante de salud pública de primer orden. Evidencia reciente de </w:t>
      </w:r>
      <w:proofErr w:type="gramStart"/>
      <w:r w:rsidRPr="00D96C69">
        <w:t>meta-análisis</w:t>
      </w:r>
      <w:proofErr w:type="gramEnd"/>
      <w:r w:rsidRPr="00D96C69">
        <w:t xml:space="preserve"> a gran escala confirma su asociación independiente con un mayor riesgo de mortalidad por todas las causas, incidencia de enfermedades cardiovasculares y diabetes mellitus tipo 2 </w:t>
      </w:r>
      <w:sdt>
        <w:sdtPr>
          <w:rPr>
            <w:color w:val="000000"/>
          </w:rPr>
          <w:tag w:val="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"/>
          <w:id w:val="-1946836105"/>
          <w:placeholder>
            <w:docPart w:val="DefaultPlaceholder_-1854013440"/>
          </w:placeholder>
        </w:sdtPr>
        <w:sdtContent>
          <w:r w:rsidRPr="00D96C69">
            <w:rPr>
              <w:color w:val="000000"/>
            </w:rPr>
            <w:t>(</w:t>
          </w:r>
          <w:proofErr w:type="spellStart"/>
          <w:r w:rsidRPr="00D96C69">
            <w:rPr>
              <w:color w:val="000000"/>
            </w:rPr>
            <w:t>Katzmarzyk</w:t>
          </w:r>
          <w:proofErr w:type="spellEnd"/>
          <w:r w:rsidRPr="00D96C69">
            <w:rPr>
              <w:color w:val="000000"/>
            </w:rPr>
            <w:t>, 2023; A. C. Santos et al., 2023)</w:t>
          </w:r>
        </w:sdtContent>
      </w:sdt>
      <w:r w:rsidRPr="00D96C69">
        <w:t xml:space="preserve">. La evaluación precisa de este comportamiento es, por tanto, un pilar para la estratificación del riesgo y el diseño de intervenciones efectivas. Sin embargo, los métodos de evaluación convencionales presentan una dicotomía metodológica que limita su aplicabilidad y precisión. Los instrumentos subjetivos, como los cuestionarios de autoinforme, aunque escalables, adolecen de sesgos de memoria y deseabilidad social que comprometen su validez </w:t>
      </w:r>
      <w:sdt>
        <w:sdtPr>
          <w:rPr>
            <w:color w:val="000000"/>
          </w:rPr>
          <w:tag w:val="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"/>
          <w:id w:val="2000924169"/>
          <w:placeholder>
            <w:docPart w:val="DefaultPlaceholder_-1854013440"/>
          </w:placeholder>
        </w:sdtPr>
        <w:sdtContent>
          <w:r w:rsidRPr="00D96C69">
            <w:rPr>
              <w:color w:val="000000"/>
            </w:rPr>
            <w:t>(Healy et al., 2024; Lu et al., 2022)</w:t>
          </w:r>
        </w:sdtContent>
      </w:sdt>
      <w:r w:rsidRPr="00D96C69">
        <w:t xml:space="preserve">. En contraparte, las técnicas objetivas de referencia, como la calorimetría indirecta o la actigrafía de grado investigativo, se restringen a entornos de laboratorio que no capturan la complejidad del comportamiento en condiciones de vida libre </w:t>
      </w:r>
      <w:sdt>
        <w:sdtPr>
          <w:rPr>
            <w:color w:val="000000"/>
          </w:rPr>
          <w:tag w:val="MENDELEY_CITATION_v3_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"/>
          <w:id w:val="-496344131"/>
          <w:placeholder>
            <w:docPart w:val="DefaultPlaceholder_-1854013440"/>
          </w:placeholder>
        </w:sdtPr>
        <w:sdtContent>
          <w:r w:rsidRPr="00D96C69">
            <w:rPr>
              <w:color w:val="000000"/>
            </w:rPr>
            <w:t>(Migueles et al., 2022)</w:t>
          </w:r>
        </w:sdtContent>
      </w:sdt>
      <w:r w:rsidRPr="00D96C69">
        <w:t>.</w:t>
      </w:r>
    </w:p>
    <w:p w14:paraId="2E26BE98" w14:textId="6FAB142E" w:rsidR="00D96C69" w:rsidRPr="00D96C69" w:rsidRDefault="00D96C69" w:rsidP="00E373C4">
      <w:pPr>
        <w:pStyle w:val="CuerpoLA"/>
      </w:pPr>
      <w:r w:rsidRPr="00D96C69">
        <w:t xml:space="preserve">La ubicuidad de los dispositivos portátiles de consumo ha generado una oportunidad sin precedentes para la monitorización objetiva, continua y longitudinal del comportamiento en el entorno ecológico del individuo. No obstante, la transición de la recolección masiva de datos a la generación de conocimiento clínicamente accionable presenta un desafío metodológico significativo. El reto principal reside en traducir flujos de datos multivariados y heterogéneos —actividad física, patrones de frecuencia cardíaca, variabilidad de la frecuencia cardíaca (VFC) y gasto energético— en una clasificación del sedentarismo que sea fisiológicamente significativa e individualizada </w:t>
      </w:r>
      <w:sdt>
        <w:sdtPr>
          <w:rPr>
            <w:color w:val="000000"/>
          </w:rPr>
          <w:tag w:val="MENDELEY_CITATION_v3_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"/>
          <w:id w:val="2142299642"/>
          <w:placeholder>
            <w:docPart w:val="DefaultPlaceholder_-1854013440"/>
          </w:placeholder>
        </w:sdtPr>
        <w:sdtContent>
          <w:r w:rsidRPr="00D96C69">
            <w:rPr>
              <w:rFonts w:eastAsia="Times New Roman"/>
              <w:color w:val="000000"/>
            </w:rPr>
            <w:t>(</w:t>
          </w:r>
          <w:proofErr w:type="spellStart"/>
          <w:r w:rsidRPr="00D96C69">
            <w:rPr>
              <w:rFonts w:eastAsia="Times New Roman"/>
              <w:color w:val="000000"/>
            </w:rPr>
            <w:t>Deka</w:t>
          </w:r>
          <w:proofErr w:type="spellEnd"/>
          <w:r w:rsidRPr="00D96C69">
            <w:rPr>
              <w:rFonts w:eastAsia="Times New Roman"/>
              <w:color w:val="000000"/>
            </w:rPr>
            <w:t xml:space="preserve"> &amp; </w:t>
          </w:r>
          <w:proofErr w:type="spellStart"/>
          <w:r w:rsidRPr="00D96C69">
            <w:rPr>
              <w:rFonts w:eastAsia="Times New Roman"/>
              <w:color w:val="000000"/>
            </w:rPr>
            <w:t>Deka</w:t>
          </w:r>
          <w:proofErr w:type="spellEnd"/>
          <w:r w:rsidRPr="00D96C69">
            <w:rPr>
              <w:rFonts w:eastAsia="Times New Roman"/>
              <w:color w:val="000000"/>
            </w:rPr>
            <w:t>, 2023)</w:t>
          </w:r>
        </w:sdtContent>
      </w:sdt>
      <w:r w:rsidRPr="00D96C69">
        <w:t xml:space="preserve"> Los modelos de inteligencia artificial basados en aprendizaje profundo, comúnmente denominados "de caja negra", aunque han demostrado una alta precisión en la clasificación de actividades, a menudo carecen de la interpretabilidad necesaria para su adopción en la práctica clínica, donde la auditabilidad de una recomendación es un imperativo ético y profesional </w:t>
      </w:r>
      <w:sdt>
        <w:sdtPr>
          <w:rPr>
            <w:color w:val="000000"/>
          </w:rPr>
          <w:tag w:val="MENDELEY_CITATION_v3_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"/>
          <w:id w:val="1891307560"/>
          <w:placeholder>
            <w:docPart w:val="DefaultPlaceholder_-1854013440"/>
          </w:placeholder>
        </w:sdtPr>
        <w:sdtContent>
          <w:r w:rsidRPr="00D96C69">
            <w:rPr>
              <w:color w:val="000000"/>
            </w:rPr>
            <w:t>(Vellido, 2020)</w:t>
          </w:r>
        </w:sdtContent>
      </w:sdt>
      <w:r w:rsidRPr="00D96C69">
        <w:t>.</w:t>
      </w:r>
    </w:p>
    <w:p w14:paraId="1F6AA9FB" w14:textId="2E4F2437" w:rsidR="00D96C69" w:rsidRPr="00D96C69" w:rsidRDefault="00D96C69" w:rsidP="00E373C4">
      <w:pPr>
        <w:pStyle w:val="CuerpoLA"/>
      </w:pPr>
      <w:r w:rsidRPr="00D96C69">
        <w:lastRenderedPageBreak/>
        <w:t xml:space="preserve">Este vacío metodológico —la ausencia de un sistema que integre de forma sinérgica múltiples biomarcadores de vida libre en una clasificación del sedentarismo que sea robusta, empíricamente validada e interpretable— constituye el núcleo del problema que se aborda en esta investigación. Los análisis estadísticos </w:t>
      </w:r>
      <w:proofErr w:type="spellStart"/>
      <w:r w:rsidRPr="00D96C69">
        <w:t>univariados</w:t>
      </w:r>
      <w:proofErr w:type="spellEnd"/>
      <w:r w:rsidRPr="00D96C69">
        <w:t xml:space="preserve"> han resultado insuficientes para capturar las complejas interacciones no lineales entre la actividad física, la función autonómica y la respuesta metabólica </w:t>
      </w:r>
      <w:sdt>
        <w:sdtPr>
          <w:rPr>
            <w:color w:val="000000"/>
          </w:rPr>
          <w:tag w:val="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"/>
          <w:id w:val="-1296137834"/>
          <w:placeholder>
            <w:docPart w:val="DefaultPlaceholder_-1854013440"/>
          </w:placeholder>
        </w:sdtPr>
        <w:sdtContent>
          <w:r w:rsidRPr="00D96C69">
            <w:rPr>
              <w:color w:val="000000"/>
            </w:rPr>
            <w:t>(</w:t>
          </w:r>
          <w:proofErr w:type="spellStart"/>
          <w:r w:rsidRPr="00D96C69">
            <w:rPr>
              <w:color w:val="000000"/>
            </w:rPr>
            <w:t>Aubert</w:t>
          </w:r>
          <w:proofErr w:type="spellEnd"/>
          <w:r w:rsidRPr="00D96C69">
            <w:rPr>
              <w:color w:val="000000"/>
            </w:rPr>
            <w:t xml:space="preserve"> et al., 2022)</w:t>
          </w:r>
        </w:sdtContent>
      </w:sdt>
      <w:r w:rsidRPr="00D96C69">
        <w:t xml:space="preserve">. Por ejemplo, la relación entre la VFC y la actividad física es intrínsecamente no lineal y dependiente del contexto, lo que requiere enfoques de modelado que puedan manejar la incertidumbre y la vaguedad inherentes a los sistemas biológicos </w:t>
      </w:r>
      <w:sdt>
        <w:sdtPr>
          <w:rPr>
            <w:color w:val="000000"/>
          </w:rPr>
          <w:tag w:val="MENDELEY_CITATION_v3_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"/>
          <w:id w:val="-828214480"/>
          <w:placeholder>
            <w:docPart w:val="DefaultPlaceholder_-1854013440"/>
          </w:placeholder>
        </w:sdtPr>
        <w:sdtContent>
          <w:r w:rsidRPr="00D96C69">
            <w:rPr>
              <w:rFonts w:eastAsia="Times New Roman"/>
              <w:color w:val="000000"/>
            </w:rPr>
            <w:t>(</w:t>
          </w:r>
          <w:proofErr w:type="spellStart"/>
          <w:r w:rsidRPr="00D96C69">
            <w:rPr>
              <w:rFonts w:eastAsia="Times New Roman"/>
              <w:color w:val="000000"/>
            </w:rPr>
            <w:t>Deka</w:t>
          </w:r>
          <w:proofErr w:type="spellEnd"/>
          <w:r w:rsidRPr="00D96C69">
            <w:rPr>
              <w:rFonts w:eastAsia="Times New Roman"/>
              <w:color w:val="000000"/>
            </w:rPr>
            <w:t xml:space="preserve"> &amp; </w:t>
          </w:r>
          <w:proofErr w:type="spellStart"/>
          <w:r w:rsidRPr="00D96C69">
            <w:rPr>
              <w:rFonts w:eastAsia="Times New Roman"/>
              <w:color w:val="000000"/>
            </w:rPr>
            <w:t>Deka</w:t>
          </w:r>
          <w:proofErr w:type="spellEnd"/>
          <w:r w:rsidRPr="00D96C69">
            <w:rPr>
              <w:rFonts w:eastAsia="Times New Roman"/>
              <w:color w:val="000000"/>
            </w:rPr>
            <w:t>, 2023)</w:t>
          </w:r>
        </w:sdtContent>
      </w:sdt>
      <w:r w:rsidRPr="00D96C69">
        <w:t>.</w:t>
      </w:r>
    </w:p>
    <w:p w14:paraId="06684E63" w14:textId="77777777" w:rsidR="00D96C69" w:rsidRDefault="00D96C69" w:rsidP="00E373C4">
      <w:pPr>
        <w:pStyle w:val="CuerpoLA"/>
        <w:rPr>
          <w:b/>
        </w:rPr>
      </w:pPr>
      <w:r w:rsidRPr="00D96C69">
        <w:t>Para resolver este problema, esta investigación desarrolló un modelo de evaluación basado en un sistema de inferencia difusa tipo Mamdani. Este enfoque se apartó de una hipótesis inicial centrada en correlacionar datos objetivos con percepciones subjetivas, para en su lugar, validar el sistema experto contra una "verdad operativa" derivada de los propios datos mediante un análisis de conglomerados no supervisado. De este modo, el estudio se enfocó en resolver el problema fundamental de crear un clasificador objetivo, interpretable y validado para el comportamiento sedentario en condiciones de vida libre, utilizando datos longitudinales recopilados a través de dispositivos de consumo.</w:t>
      </w:r>
    </w:p>
    <w:p w14:paraId="2E12DD23" w14:textId="71EF5A4E" w:rsidR="00F17660" w:rsidRPr="00DD2EDA" w:rsidRDefault="00F17660" w:rsidP="00D96C69">
      <w:pPr>
        <w:pStyle w:val="T2"/>
      </w:pPr>
      <w:r w:rsidRPr="00DD2EDA">
        <w:t>Pregunta de Investigación</w:t>
      </w:r>
      <w:bookmarkEnd w:id="104"/>
      <w:bookmarkEnd w:id="105"/>
    </w:p>
    <w:p w14:paraId="33CE0BAA" w14:textId="60FFD296" w:rsidR="00BC0DCD" w:rsidRPr="00A7479B" w:rsidRDefault="00A7479B" w:rsidP="00E373C4">
      <w:pPr>
        <w:pStyle w:val="CuerpoLA"/>
      </w:pPr>
      <w:r w:rsidRPr="00A7479B">
        <w:t>¿De qué manera un modelo basado en lógica difusa puede clasificar el comportamiento sedentario, utilizando datos biométricos recopilados en condiciones de vida libre por dispositivos "</w:t>
      </w:r>
      <w:proofErr w:type="gramStart"/>
      <w:r w:rsidRPr="00A7479B">
        <w:t>wearables</w:t>
      </w:r>
      <w:proofErr w:type="gramEnd"/>
      <w:r w:rsidRPr="00A7479B">
        <w:t>"?</w:t>
      </w:r>
      <w:r w:rsidR="00FA71D6" w:rsidRPr="00A7479B">
        <w:br/>
      </w:r>
    </w:p>
    <w:p w14:paraId="27789291" w14:textId="77777777" w:rsidR="00BC0DCD" w:rsidRPr="00DD2EDA" w:rsidRDefault="00BC0DCD">
      <w:pPr>
        <w:rPr>
          <w:rFonts w:ascii="Arial" w:hAnsi="Arial"/>
        </w:rPr>
      </w:pPr>
      <w:r w:rsidRPr="00DD2EDA">
        <w:br w:type="page"/>
      </w:r>
    </w:p>
    <w:p w14:paraId="5ACE22FD" w14:textId="4798B9F4" w:rsidR="0024183A" w:rsidRPr="00DD2EDA" w:rsidRDefault="00FF666B" w:rsidP="00633BA6">
      <w:pPr>
        <w:pStyle w:val="T2"/>
      </w:pPr>
      <w:bookmarkStart w:id="106" w:name="_Toc167828650"/>
      <w:bookmarkStart w:id="107" w:name="_Toc207041610"/>
      <w:r w:rsidRPr="00DD2EDA">
        <w:lastRenderedPageBreak/>
        <w:t>Hipótesis</w:t>
      </w:r>
      <w:bookmarkEnd w:id="106"/>
      <w:bookmarkEnd w:id="107"/>
    </w:p>
    <w:p w14:paraId="5F02E80E" w14:textId="77777777" w:rsidR="0062510E" w:rsidRPr="00DD2EDA" w:rsidRDefault="0062510E" w:rsidP="0062510E">
      <w:pPr>
        <w:pStyle w:val="TituloLA"/>
        <w:jc w:val="both"/>
        <w:rPr>
          <w:rFonts w:ascii="Times New Roman" w:hAnsi="Times New Roman" w:cs="Times New Roman"/>
          <w:bCs/>
          <w:szCs w:val="24"/>
        </w:rPr>
      </w:pPr>
      <w:bookmarkStart w:id="108" w:name="_Toc167828651"/>
      <w:r w:rsidRPr="00DD2EDA">
        <w:rPr>
          <w:rFonts w:ascii="Times New Roman" w:hAnsi="Times New Roman" w:cs="Times New Roman"/>
          <w:bCs/>
          <w:szCs w:val="24"/>
        </w:rPr>
        <w:t>Hipótesis Conceptual (H</w:t>
      </w:r>
      <w:r w:rsidRPr="00FC245E">
        <w:rPr>
          <w:rFonts w:ascii="Times New Roman" w:hAnsi="Times New Roman" w:cs="Times New Roman"/>
          <w:bCs/>
          <w:szCs w:val="24"/>
          <w:vertAlign w:val="subscript"/>
        </w:rPr>
        <w:t>C</w:t>
      </w:r>
      <w:r w:rsidRPr="00DD2EDA">
        <w:rPr>
          <w:rFonts w:ascii="Times New Roman" w:hAnsi="Times New Roman" w:cs="Times New Roman"/>
          <w:bCs/>
          <w:szCs w:val="24"/>
        </w:rPr>
        <w:t>)</w:t>
      </w:r>
    </w:p>
    <w:p w14:paraId="1F7E082C" w14:textId="77777777" w:rsidR="00E061A2" w:rsidRDefault="00E061A2" w:rsidP="0062510E">
      <w:pPr>
        <w:pStyle w:val="TituloLA"/>
        <w:jc w:val="both"/>
        <w:rPr>
          <w:rFonts w:ascii="Times New Roman" w:hAnsi="Times New Roman" w:cs="Times New Roman"/>
          <w:b w:val="0"/>
          <w:szCs w:val="24"/>
        </w:rPr>
      </w:pPr>
      <w:r w:rsidRPr="00E061A2">
        <w:rPr>
          <w:rFonts w:ascii="Times New Roman" w:hAnsi="Times New Roman" w:cs="Times New Roman"/>
          <w:b w:val="0"/>
          <w:szCs w:val="24"/>
        </w:rPr>
        <w:t xml:space="preserve">La clasificación del comportamiento sedentario generada por el sistema de inferencia difusa, basado en reglas que integran biomarcadores de actividad y función cardiovascular, exhibe una alta concordancia con la clasificación objetiva obtenida mediante un análisis de conglomerados no supervisado sobre los mismos datos. </w:t>
      </w:r>
    </w:p>
    <w:p w14:paraId="45DBC097" w14:textId="11B9C9C3" w:rsidR="0062510E" w:rsidRPr="00DD2EDA" w:rsidRDefault="0062510E" w:rsidP="0062510E">
      <w:pPr>
        <w:pStyle w:val="TituloLA"/>
        <w:jc w:val="both"/>
        <w:rPr>
          <w:rFonts w:ascii="Times New Roman" w:hAnsi="Times New Roman" w:cs="Times New Roman"/>
          <w:bCs/>
          <w:szCs w:val="24"/>
        </w:rPr>
      </w:pPr>
      <w:r w:rsidRPr="00DD2EDA">
        <w:rPr>
          <w:rFonts w:ascii="Times New Roman" w:hAnsi="Times New Roman" w:cs="Times New Roman"/>
          <w:bCs/>
          <w:szCs w:val="24"/>
        </w:rPr>
        <w:t>Hipótesis Nula (H</w:t>
      </w:r>
      <w:r w:rsidRPr="00FC245E">
        <w:rPr>
          <w:rFonts w:ascii="Times New Roman" w:hAnsi="Times New Roman" w:cs="Times New Roman"/>
          <w:bCs/>
          <w:szCs w:val="24"/>
          <w:vertAlign w:val="subscript"/>
        </w:rPr>
        <w:t>0</w:t>
      </w:r>
      <w:r w:rsidRPr="00DD2EDA">
        <w:rPr>
          <w:rFonts w:ascii="Times New Roman" w:hAnsi="Times New Roman" w:cs="Times New Roman"/>
          <w:bCs/>
          <w:szCs w:val="24"/>
        </w:rPr>
        <w:t>)</w:t>
      </w:r>
    </w:p>
    <w:p w14:paraId="1A783946" w14:textId="42718B52" w:rsidR="0062510E" w:rsidRPr="00DD2EDA" w:rsidRDefault="00E061A2" w:rsidP="0062510E">
      <w:pPr>
        <w:pStyle w:val="TituloLA"/>
        <w:jc w:val="both"/>
        <w:rPr>
          <w:rFonts w:ascii="Times New Roman" w:hAnsi="Times New Roman" w:cs="Times New Roman"/>
          <w:b w:val="0"/>
          <w:szCs w:val="24"/>
        </w:rPr>
      </w:pPr>
      <w:r w:rsidRPr="00E061A2">
        <w:rPr>
          <w:rFonts w:ascii="Times New Roman" w:hAnsi="Times New Roman" w:cs="Times New Roman"/>
          <w:b w:val="0"/>
          <w:szCs w:val="24"/>
        </w:rPr>
        <w:t>No existe una concordancia estadísticamente significativa entre la clasificación del comportamiento sedentario generada por el sistema de inferencia difusa y la clasificación obtenida mediante el análisis de conglomerados. Cualquier concordancia observada no es superior a la que se obtendría por azar.</w:t>
      </w:r>
    </w:p>
    <w:p w14:paraId="46DBF14F" w14:textId="72FEDE39" w:rsidR="0062510E" w:rsidRPr="00DD2EDA" w:rsidRDefault="0062510E" w:rsidP="0062510E">
      <w:pPr>
        <w:pStyle w:val="TituloLA"/>
        <w:jc w:val="both"/>
        <w:rPr>
          <w:rFonts w:ascii="Times New Roman" w:hAnsi="Times New Roman" w:cs="Times New Roman"/>
          <w:b w:val="0"/>
          <w:szCs w:val="24"/>
        </w:rPr>
      </w:pPr>
    </w:p>
    <w:p w14:paraId="47354674" w14:textId="65711AEF" w:rsidR="00193900" w:rsidRPr="00DD2EDA" w:rsidDel="0062510E" w:rsidRDefault="00193900" w:rsidP="00E373C4">
      <w:pPr>
        <w:pStyle w:val="CuerpoLA"/>
        <w:rPr>
          <w:del w:id="109" w:author="Luis Angel Martinez Corral" w:date="2025-03-26T08:26:00Z" w16du:dateUtc="2025-03-26T14:26:00Z"/>
          <w:rStyle w:val="S1Car"/>
          <w:b w:val="0"/>
        </w:rPr>
      </w:pPr>
      <w:del w:id="110" w:author="Luis Angel Martinez Corral" w:date="2025-03-26T08:26:00Z" w16du:dateUtc="2025-03-26T14:26:00Z">
        <w:r w:rsidRPr="00DD2EDA" w:rsidDel="0062510E">
          <w:rPr>
            <w:rStyle w:val="S1Car"/>
          </w:rPr>
          <w:br w:type="page"/>
        </w:r>
      </w:del>
    </w:p>
    <w:p w14:paraId="6974B3B9" w14:textId="707800D8" w:rsidR="00193900" w:rsidRPr="00DD2EDA" w:rsidRDefault="00FF666B" w:rsidP="0062510E">
      <w:pPr>
        <w:pStyle w:val="T2"/>
      </w:pPr>
      <w:bookmarkStart w:id="111" w:name="_Toc167828654"/>
      <w:bookmarkStart w:id="112" w:name="_Toc207041611"/>
      <w:r w:rsidRPr="00DD2EDA">
        <w:lastRenderedPageBreak/>
        <w:t>Objetivo General</w:t>
      </w:r>
      <w:bookmarkEnd w:id="111"/>
      <w:bookmarkEnd w:id="112"/>
    </w:p>
    <w:p w14:paraId="422A31C4" w14:textId="77777777" w:rsidR="00E373C4" w:rsidRPr="00E373C4" w:rsidRDefault="00E373C4" w:rsidP="00E373C4">
      <w:pPr>
        <w:pStyle w:val="CuerpoLA"/>
      </w:pPr>
      <w:bookmarkStart w:id="113" w:name="_Toc167828655"/>
      <w:r w:rsidRPr="00E373C4">
        <w:t xml:space="preserve">Construir y validar un modelo interpretable, basado en lógica difusa, para la clasificación del comportamiento sedentario a partir de datos biométricos de </w:t>
      </w:r>
      <w:proofErr w:type="gramStart"/>
      <w:r w:rsidRPr="00E373C4">
        <w:rPr>
          <w:i/>
          <w:iCs/>
        </w:rPr>
        <w:t>wearables</w:t>
      </w:r>
      <w:proofErr w:type="gramEnd"/>
      <w:r w:rsidRPr="00E373C4">
        <w:t xml:space="preserve"> recopilados en condiciones de vida libre.</w:t>
      </w:r>
    </w:p>
    <w:p w14:paraId="40B08B93" w14:textId="77777777" w:rsidR="0062510E" w:rsidRPr="00DD2EDA" w:rsidRDefault="0062510E" w:rsidP="00FF666B"/>
    <w:p w14:paraId="0575F5B6" w14:textId="594C6110" w:rsidR="00193900" w:rsidRPr="00DD2EDA" w:rsidRDefault="00FF666B" w:rsidP="002B4A22">
      <w:pPr>
        <w:pStyle w:val="T2"/>
      </w:pPr>
      <w:bookmarkStart w:id="114" w:name="_Toc207041612"/>
      <w:r w:rsidRPr="00DD2EDA">
        <w:t>Objetivos Específicos</w:t>
      </w:r>
      <w:bookmarkEnd w:id="113"/>
      <w:bookmarkEnd w:id="114"/>
      <w:r w:rsidRPr="00DD2EDA">
        <w:t xml:space="preserve"> </w:t>
      </w:r>
    </w:p>
    <w:p w14:paraId="005E2BF4" w14:textId="77777777" w:rsidR="00E373C4" w:rsidRPr="00E373C4" w:rsidRDefault="00E373C4">
      <w:pPr>
        <w:pStyle w:val="CuerpoLA"/>
        <w:numPr>
          <w:ilvl w:val="0"/>
          <w:numId w:val="7"/>
        </w:numPr>
      </w:pPr>
      <w:r w:rsidRPr="00E373C4">
        <w:t>Analizar los datos biométricos longitudinales para derivar un conjunto de variables semanales que representen cuantitativamente los patrones de actividad física y función cardiovascular de la cohorte de estudio.</w:t>
      </w:r>
    </w:p>
    <w:p w14:paraId="37C8D5B4" w14:textId="77777777" w:rsidR="00E373C4" w:rsidRPr="00E373C4" w:rsidRDefault="00E373C4">
      <w:pPr>
        <w:pStyle w:val="CuerpoLA"/>
        <w:numPr>
          <w:ilvl w:val="0"/>
          <w:numId w:val="7"/>
        </w:numPr>
      </w:pPr>
      <w:r w:rsidRPr="00E373C4">
        <w:t>Identificar los perfiles de comportamiento sedentario inherentes a los datos mediante la aplicación de un algoritmo de agrupamiento no supervisado, para establecer una clasificación de referencia empírica.</w:t>
      </w:r>
    </w:p>
    <w:p w14:paraId="2EBB3EB9" w14:textId="77777777" w:rsidR="00E373C4" w:rsidRPr="00E373C4" w:rsidRDefault="00E373C4">
      <w:pPr>
        <w:pStyle w:val="CuerpoLA"/>
        <w:numPr>
          <w:ilvl w:val="0"/>
          <w:numId w:val="7"/>
        </w:numPr>
      </w:pPr>
      <w:r w:rsidRPr="00E373C4">
        <w:t>Diseñar un sistema de inferencia difusa que modele la relación entre las variables biométricas y los perfiles de comportamiento, estableciendo reglas lingüísticas con fundamento fisiológico.</w:t>
      </w:r>
    </w:p>
    <w:p w14:paraId="60620962" w14:textId="77777777" w:rsidR="00E373C4" w:rsidRPr="00E373C4" w:rsidRDefault="00E373C4">
      <w:pPr>
        <w:pStyle w:val="CuerpoLA"/>
        <w:numPr>
          <w:ilvl w:val="0"/>
          <w:numId w:val="7"/>
        </w:numPr>
      </w:pPr>
      <w:r w:rsidRPr="00E373C4">
        <w:t>Evaluar el desempeño del sistema de inferencia difusa mediante la determinación de su nivel de concordancia con los perfiles de comportamiento identificados por el método de agrupamiento.</w:t>
      </w:r>
    </w:p>
    <w:p w14:paraId="2C0EEE10" w14:textId="77777777" w:rsidR="00E373C4" w:rsidRPr="00E373C4" w:rsidRDefault="00E373C4">
      <w:pPr>
        <w:pStyle w:val="CuerpoLA"/>
        <w:numPr>
          <w:ilvl w:val="0"/>
          <w:numId w:val="7"/>
        </w:numPr>
      </w:pPr>
      <w:r w:rsidRPr="00E373C4">
        <w:t>Examinar la contribución de los componentes del modelo a través de un análisis de sensibilidad para determinar la importancia relativa de sus variables de entrada en el rendimiento clasificatorio.</w:t>
      </w:r>
    </w:p>
    <w:p w14:paraId="647D4E32" w14:textId="77777777" w:rsidR="00E373C4" w:rsidRPr="00DD2EDA" w:rsidRDefault="00E373C4" w:rsidP="00E373C4">
      <w:pPr>
        <w:pStyle w:val="CuerpoLA"/>
        <w:ind w:left="1040" w:firstLine="0"/>
      </w:pPr>
    </w:p>
    <w:p w14:paraId="47E232A9" w14:textId="594D8A37" w:rsidR="00E52BB9" w:rsidRPr="00DD2EDA" w:rsidRDefault="00E52BB9" w:rsidP="00E373C4">
      <w:pPr>
        <w:pStyle w:val="CuerpoLA"/>
      </w:pPr>
    </w:p>
    <w:p w14:paraId="6DAC7CDD" w14:textId="77777777" w:rsidR="00E52BB9" w:rsidRPr="00DD2EDA" w:rsidRDefault="00E52BB9" w:rsidP="00E373C4">
      <w:pPr>
        <w:pStyle w:val="CuerpoLA"/>
      </w:pPr>
    </w:p>
    <w:p w14:paraId="5DEF23F2" w14:textId="77777777" w:rsidR="00E52BB9" w:rsidRPr="00DD2EDA" w:rsidRDefault="00E52BB9" w:rsidP="00E373C4">
      <w:pPr>
        <w:pStyle w:val="CuerpoLA"/>
      </w:pPr>
    </w:p>
    <w:p w14:paraId="444310A1" w14:textId="77777777" w:rsidR="00193900" w:rsidRPr="00DD2EDA" w:rsidRDefault="00193900" w:rsidP="00193900">
      <w:pPr>
        <w:rPr>
          <w:rFonts w:ascii="Arial" w:hAnsi="Arial"/>
        </w:rPr>
      </w:pPr>
      <w:r w:rsidRPr="00DD2EDA">
        <w:br w:type="page"/>
      </w:r>
    </w:p>
    <w:p w14:paraId="2ED06A6C" w14:textId="77777777" w:rsidR="00633BA6" w:rsidRPr="00DD2EDA" w:rsidRDefault="00633BA6" w:rsidP="00633BA6">
      <w:pPr>
        <w:pStyle w:val="T1"/>
      </w:pPr>
      <w:bookmarkStart w:id="115" w:name="_Toc167828649"/>
      <w:bookmarkStart w:id="116" w:name="_Toc207041614"/>
      <w:bookmarkEnd w:id="108"/>
      <w:r w:rsidRPr="00DD2EDA">
        <w:lastRenderedPageBreak/>
        <w:t>Justificación</w:t>
      </w:r>
      <w:bookmarkEnd w:id="115"/>
      <w:bookmarkEnd w:id="116"/>
      <w:r w:rsidRPr="00DD2EDA">
        <w:t xml:space="preserve"> </w:t>
      </w:r>
    </w:p>
    <w:p w14:paraId="0C8F889B" w14:textId="29181315" w:rsidR="00633BA6" w:rsidRPr="00DD2EDA" w:rsidRDefault="00633BA6" w:rsidP="00E373C4">
      <w:pPr>
        <w:pStyle w:val="CuerpoLA"/>
      </w:pPr>
      <w:r w:rsidRPr="00DD2EDA">
        <w:t xml:space="preserve">La prevalencia del CS en la sociedad contemporánea es un fenómeno alarmante que afecta significativamente la salud y la calidad de vida de las personas </w:t>
      </w:r>
      <w:sdt>
        <w:sdtPr>
          <w:rPr>
            <w:color w:val="000000"/>
          </w:rPr>
          <w:tag w:val="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"/>
          <w:id w:val="-1045283104"/>
          <w:placeholder>
            <w:docPart w:val="890D289F47A5403680EE0AFB7C06BA41"/>
          </w:placeholder>
        </w:sdtPr>
        <w:sdtEndPr>
          <w:rPr>
            <w:highlight w:val="yellow"/>
          </w:rPr>
        </w:sdtEndPr>
        <w:sdtContent>
          <w:r w:rsidR="00D96C69" w:rsidRPr="00D96C69">
            <w:rPr>
              <w:color w:val="000000"/>
            </w:rPr>
            <w:t>(</w:t>
          </w:r>
          <w:proofErr w:type="spellStart"/>
          <w:r w:rsidR="00D96C69" w:rsidRPr="00D96C69">
            <w:rPr>
              <w:color w:val="000000"/>
            </w:rPr>
            <w:t>Guthold</w:t>
          </w:r>
          <w:proofErr w:type="spellEnd"/>
          <w:r w:rsidR="00D96C69" w:rsidRPr="00D96C69">
            <w:rPr>
              <w:color w:val="000000"/>
            </w:rPr>
            <w:t xml:space="preserve"> et al., 2020; Swinburn et al., 2019)</w:t>
          </w:r>
        </w:sdtContent>
      </w:sdt>
      <w:r w:rsidRPr="00DD2EDA">
        <w:t>. La OMS ha identificado el CS como uno de los principales factores de riesgo para enfermedades no transmisibles, tales como enfermedades cardiovasculares, diabetes tipo 2 y ciertos tipos de cáncer</w:t>
      </w:r>
      <w:r w:rsidRPr="00DD2EDA">
        <w:rPr>
          <w:color w:val="000000"/>
        </w:rPr>
        <w:t xml:space="preserve">  </w:t>
      </w:r>
      <w:sdt>
        <w:sdtPr>
          <w:rPr>
            <w:color w:val="000000"/>
          </w:rPr>
          <w:tag w:val="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a3VubmEiLCJnaXZlbiI6IkNoaXNvbSBKb3lxdWVlbmV0IiwicGFyc2UtbmFtZXMiOmZhbHNlLCJkcm9wcGluZy1wYXJ0aWNsZSI6IiIsIm5vbi1kcm9wcGluZy1wYXJ0aWNsZSI6IiJ9LHsiZmFtaWx5IjoiQWxhaGRhYiIsImdpdmVuIjoiRmFyZXM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b3oiLCJnaXZlbiI6IkdlYnJlIFRla2xlbWFyaWFt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2ZW5pcyIsImdpdmVuIjoiTmlrb2xhb3M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1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iLCJwYXJzZS1uYW1lcyI6ZmFsc2UsImRyb3BwaW5nLXBhcnRpY2xlIjoiIiwibm9uLWRyb3BwaW5nLXBhcnRpY2xlIjoiIn0seyJmYW1pbHkiOiJTY2h3ZW5kaWNrZSIsImdpdmVuIjoiRmFsa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"/>
          <w:id w:val="-1311865827"/>
          <w:placeholder>
            <w:docPart w:val="890D289F47A5403680EE0AFB7C06BA41"/>
          </w:placeholder>
        </w:sdtPr>
        <w:sdtContent>
          <w:r w:rsidR="00D96C69" w:rsidRPr="00D96C69">
            <w:rPr>
              <w:color w:val="000000"/>
            </w:rPr>
            <w:t>(</w:t>
          </w:r>
          <w:proofErr w:type="spellStart"/>
          <w:r w:rsidR="00D96C69" w:rsidRPr="00D96C69">
            <w:rPr>
              <w:color w:val="000000"/>
            </w:rPr>
            <w:t>DiPietro</w:t>
          </w:r>
          <w:proofErr w:type="spellEnd"/>
          <w:r w:rsidR="00D96C69" w:rsidRPr="00D96C69">
            <w:rPr>
              <w:color w:val="000000"/>
            </w:rPr>
            <w:t xml:space="preserve"> et al., 2020; Murray et al., 2020; </w:t>
          </w:r>
          <w:proofErr w:type="spellStart"/>
          <w:r w:rsidR="00D96C69" w:rsidRPr="00D96C69">
            <w:rPr>
              <w:color w:val="000000"/>
            </w:rPr>
            <w:t>Okunogbe</w:t>
          </w:r>
          <w:proofErr w:type="spellEnd"/>
          <w:r w:rsidR="00D96C69" w:rsidRPr="00D96C69">
            <w:rPr>
              <w:color w:val="000000"/>
            </w:rPr>
            <w:t xml:space="preserve"> et al., 2021; </w:t>
          </w:r>
          <w:proofErr w:type="spellStart"/>
          <w:r w:rsidR="00D96C69" w:rsidRPr="00D96C69">
            <w:rPr>
              <w:color w:val="000000"/>
            </w:rPr>
            <w:t>Organization</w:t>
          </w:r>
          <w:proofErr w:type="spellEnd"/>
          <w:r w:rsidR="00D96C69" w:rsidRPr="00D96C69">
            <w:rPr>
              <w:color w:val="000000"/>
            </w:rPr>
            <w:t xml:space="preserve"> </w:t>
          </w:r>
          <w:proofErr w:type="spellStart"/>
          <w:r w:rsidR="00D96C69" w:rsidRPr="00D96C69">
            <w:rPr>
              <w:color w:val="000000"/>
            </w:rPr>
            <w:t>World</w:t>
          </w:r>
          <w:proofErr w:type="spellEnd"/>
          <w:r w:rsidR="00D96C69" w:rsidRPr="00D96C69">
            <w:rPr>
              <w:color w:val="000000"/>
            </w:rPr>
            <w:t xml:space="preserve"> </w:t>
          </w:r>
          <w:proofErr w:type="spellStart"/>
          <w:r w:rsidR="00D96C69" w:rsidRPr="00D96C69">
            <w:rPr>
              <w:color w:val="000000"/>
            </w:rPr>
            <w:t>Health</w:t>
          </w:r>
          <w:proofErr w:type="spellEnd"/>
          <w:r w:rsidR="00D96C69" w:rsidRPr="00D96C69">
            <w:rPr>
              <w:color w:val="000000"/>
            </w:rPr>
            <w:t>., 2009)</w:t>
          </w:r>
        </w:sdtContent>
      </w:sdt>
      <w:r w:rsidRPr="00DD2EDA">
        <w:t xml:space="preserve">. Además, el sedentarismo tiene un impacto negativo en la salud mental, y una disminución en la calidad de vida </w:t>
      </w:r>
      <w:sdt>
        <w:sdtPr>
          <w:rPr>
            <w:color w:val="000000"/>
          </w:rPr>
          <w:tag w:val="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"/>
          <w:id w:val="1136074247"/>
          <w:placeholder>
            <w:docPart w:val="890D289F47A5403680EE0AFB7C06BA41"/>
          </w:placeholder>
        </w:sdtPr>
        <w:sdtContent>
          <w:r w:rsidR="00D96C69" w:rsidRPr="00D96C69">
            <w:rPr>
              <w:color w:val="000000"/>
            </w:rPr>
            <w:t>(</w:t>
          </w:r>
          <w:proofErr w:type="spellStart"/>
          <w:r w:rsidR="00D96C69" w:rsidRPr="00D96C69">
            <w:rPr>
              <w:color w:val="000000"/>
            </w:rPr>
            <w:t>DiPietro</w:t>
          </w:r>
          <w:proofErr w:type="spellEnd"/>
          <w:r w:rsidR="00D96C69" w:rsidRPr="00D96C69">
            <w:rPr>
              <w:color w:val="000000"/>
            </w:rPr>
            <w:t xml:space="preserve"> et al., 2020; </w:t>
          </w:r>
          <w:proofErr w:type="spellStart"/>
          <w:r w:rsidR="00D96C69" w:rsidRPr="00D96C69">
            <w:rPr>
              <w:color w:val="000000"/>
            </w:rPr>
            <w:t>Guthold</w:t>
          </w:r>
          <w:proofErr w:type="spellEnd"/>
          <w:r w:rsidR="00D96C69" w:rsidRPr="00D96C69">
            <w:rPr>
              <w:color w:val="000000"/>
            </w:rPr>
            <w:t xml:space="preserve"> et al., 2020; Swinburn et al., 2019)</w:t>
          </w:r>
        </w:sdtContent>
      </w:sdt>
      <w:r w:rsidRPr="00DD2EDA">
        <w:t xml:space="preserve">. </w:t>
      </w:r>
    </w:p>
    <w:p w14:paraId="79784DD7" w14:textId="77777777" w:rsidR="00633BA6" w:rsidRPr="00DD2EDA" w:rsidRDefault="00633BA6" w:rsidP="00E373C4">
      <w:pPr>
        <w:pStyle w:val="CuerpoLA"/>
      </w:pPr>
      <w:r w:rsidRPr="00DD2EDA">
        <w:t>La investigación propuesta propone una innovadora aproximación para abordar este problema. Utilizando dispositivos portátiles equipados con sensores biométricos y tecnologías de inteligencia artificial, se busca identificar y analizar patrones de CS en individuos. La combinación de estos datos con cuestionarios de autoinforme permitirá una evaluación integral de cómo el CS afecta la calidad de vida relacionada con la salud.</w:t>
      </w:r>
    </w:p>
    <w:p w14:paraId="174F1F67" w14:textId="77777777" w:rsidR="00633BA6" w:rsidRPr="00DD2EDA" w:rsidRDefault="00633BA6" w:rsidP="00E373C4">
      <w:pPr>
        <w:pStyle w:val="CuerpoLA"/>
      </w:pPr>
      <w:r w:rsidRPr="00DD2EDA">
        <w:t xml:space="preserve">La relevancia de esta investigación radica en su enfoque multidisciplinario, que integra conocimientos de ciencias de la salud, tecnología de bio – sensores en dispositivos </w:t>
      </w:r>
      <w:proofErr w:type="gramStart"/>
      <w:r w:rsidRPr="00DD2EDA">
        <w:rPr>
          <w:i/>
          <w:iCs/>
        </w:rPr>
        <w:t>wearables</w:t>
      </w:r>
      <w:proofErr w:type="gramEnd"/>
      <w:r w:rsidRPr="00DD2EDA">
        <w:t xml:space="preserve"> y análisis de datos con Inteligencia Artificial. Este enfoque con el uso de algoritmos de FL en el procesamiento de datos, permitirá manejar la incertidumbre y la variabilidad inherentes en los datos de AF para la identificación de patrones de CS y que permitan contrastar estos resultados con la percepción de CVRS, medida a través de cuestionarios de autoinforme para obtener una comprensión más profunda de la relación entre el sedentarismo y el impacto en la calidad de vida. </w:t>
      </w:r>
    </w:p>
    <w:p w14:paraId="51747447" w14:textId="77777777" w:rsidR="00633BA6" w:rsidRPr="00DD2EDA" w:rsidRDefault="00633BA6" w:rsidP="00E373C4">
      <w:pPr>
        <w:pStyle w:val="CuerpoLA"/>
      </w:pPr>
      <w:r w:rsidRPr="00DD2EDA">
        <w:t>Por tanto, esta propuesta aborda una necesidad urgente en el ámbito de la salud pública en la implementación de estrategias para reducir el CS que promuevan nuevas fórmulas de políticas y programas de salud más efectivos y basados en evidencia.</w:t>
      </w:r>
    </w:p>
    <w:p w14:paraId="7B9DBB08" w14:textId="77777777" w:rsidR="00633BA6" w:rsidRPr="00DD2EDA" w:rsidRDefault="00633BA6" w:rsidP="00E373C4">
      <w:pPr>
        <w:pStyle w:val="CuerpoLA"/>
      </w:pPr>
    </w:p>
    <w:p w14:paraId="6D1D09AE" w14:textId="77777777" w:rsidR="00633BA6" w:rsidRPr="00DD2EDA" w:rsidRDefault="00633BA6" w:rsidP="00633BA6">
      <w:pPr>
        <w:spacing w:line="259" w:lineRule="auto"/>
        <w:ind w:firstLine="0"/>
        <w:jc w:val="left"/>
        <w:rPr>
          <w:rFonts w:eastAsiaTheme="majorEastAsia" w:cstheme="majorBidi"/>
          <w:b/>
          <w:szCs w:val="32"/>
        </w:rPr>
      </w:pPr>
      <w:r w:rsidRPr="00DD2EDA">
        <w:br w:type="page"/>
      </w:r>
    </w:p>
    <w:p w14:paraId="22E9FEB2" w14:textId="1A1E73FC" w:rsidR="005062E5" w:rsidRPr="00DD2EDA" w:rsidRDefault="00FF666B" w:rsidP="00633BA6">
      <w:pPr>
        <w:pStyle w:val="T1"/>
      </w:pPr>
      <w:bookmarkStart w:id="117" w:name="_Toc207041615"/>
      <w:r w:rsidRPr="00DD2EDA">
        <w:lastRenderedPageBreak/>
        <w:t xml:space="preserve">Materiales </w:t>
      </w:r>
      <w:r w:rsidR="00C60623" w:rsidRPr="00DD2EDA">
        <w:t>y</w:t>
      </w:r>
      <w:r w:rsidRPr="00DD2EDA">
        <w:t xml:space="preserve"> Métodos</w:t>
      </w:r>
      <w:bookmarkStart w:id="118" w:name="_Toc152241312"/>
      <w:bookmarkEnd w:id="117"/>
    </w:p>
    <w:p w14:paraId="24B78D67" w14:textId="3D40BC59" w:rsidR="00D33E15" w:rsidRPr="00DD2EDA" w:rsidRDefault="00D33E15" w:rsidP="00CA6137">
      <w:pPr>
        <w:pStyle w:val="T2"/>
      </w:pPr>
      <w:bookmarkStart w:id="119" w:name="_Toc207041616"/>
      <w:r w:rsidRPr="00DD2EDA">
        <w:rPr>
          <w:rStyle w:val="S1Car"/>
          <w:rFonts w:ascii="Times New Roman" w:hAnsi="Times New Roman"/>
          <w:b/>
          <w:i w:val="0"/>
          <w:sz w:val="22"/>
          <w:szCs w:val="28"/>
        </w:rPr>
        <w:t>Diseño</w:t>
      </w:r>
      <w:bookmarkEnd w:id="119"/>
      <w:r w:rsidRPr="00DD2EDA">
        <w:rPr>
          <w:rStyle w:val="S1Car"/>
          <w:rFonts w:ascii="Times New Roman" w:hAnsi="Times New Roman"/>
          <w:b/>
          <w:i w:val="0"/>
          <w:sz w:val="22"/>
          <w:szCs w:val="28"/>
        </w:rPr>
        <w:t xml:space="preserve"> </w:t>
      </w:r>
    </w:p>
    <w:p w14:paraId="430C95DF" w14:textId="30360DAE" w:rsidR="005B5DDF" w:rsidRPr="00DD2EDA" w:rsidRDefault="005B5DDF" w:rsidP="00E373C4">
      <w:pPr>
        <w:pStyle w:val="CuerpoLA"/>
      </w:pPr>
      <w:r w:rsidRPr="00DD2EDA">
        <w:t xml:space="preserve">El estudio emplea un enfoque cuantitativo, observacional y transversal, centrado en un análisis correlacional de los datos registrados por Apple </w:t>
      </w:r>
      <w:proofErr w:type="spellStart"/>
      <w:r w:rsidRPr="00DD2EDA">
        <w:t>Health</w:t>
      </w:r>
      <w:proofErr w:type="spellEnd"/>
      <w:r w:rsidRPr="00DD2EDA">
        <w:t xml:space="preserve"> durante los últimos 30 días sobre la actividad física (AF) y el comportamiento sedentario (CS), en relación con la percepción de la calidad de vida relacionada con la salud (CVRS) evaluada mediante el cuestionario SF-36. La investigación examina la existencia de relaciones estadísticamente significativas entre los patrones de AF/CS y la CVRS en un único punto temporal, sin incluir un seguimiento longitudinal.</w:t>
      </w:r>
    </w:p>
    <w:p w14:paraId="219C6C57" w14:textId="21183AA2" w:rsidR="00D33E15" w:rsidRPr="00DD2EDA" w:rsidRDefault="00D33E15" w:rsidP="00CA6137">
      <w:pPr>
        <w:pStyle w:val="T2"/>
      </w:pPr>
      <w:bookmarkStart w:id="120" w:name="_Toc207041617"/>
      <w:bookmarkEnd w:id="118"/>
      <w:r w:rsidRPr="00DD2EDA">
        <w:t>Población de Estudio</w:t>
      </w:r>
      <w:bookmarkEnd w:id="120"/>
      <w:r w:rsidRPr="00DD2EDA">
        <w:t xml:space="preserve"> </w:t>
      </w:r>
    </w:p>
    <w:p w14:paraId="76772D6F" w14:textId="4717290A" w:rsidR="00F37A66" w:rsidRPr="00DD2EDA" w:rsidRDefault="00CA6137" w:rsidP="00D33E15">
      <w:r w:rsidRPr="00DD2EDA">
        <w:t xml:space="preserve">La población de estudio estará compuesta por la comunidad estudiantil de la Facultad de Medicina y Ciencias Biomédicas, que asciende a un total de 3340 alumnos, divididos en 2597 de nivel licenciatura (1016 hombres y 1581 mujeres) y 743 de posgrado (374 hombres y 369 mujeres). Esta cifra preliminar incluye posibles candidatos que, de acuerdo con los lineamientos del proyecto, posean un Apple </w:t>
      </w:r>
      <w:proofErr w:type="spellStart"/>
      <w:r w:rsidRPr="00DD2EDA">
        <w:t>Watch</w:t>
      </w:r>
      <w:proofErr w:type="spellEnd"/>
      <w:r w:rsidRPr="00DD2EDA">
        <w:t xml:space="preserve"> o estén dispuestos a utilizarlo durante el periodo de recolección de datos.</w:t>
      </w:r>
      <w:r w:rsidR="00F37A66" w:rsidRPr="00DD2EDA">
        <w:t xml:space="preserve"> </w:t>
      </w:r>
    </w:p>
    <w:p w14:paraId="10788B38" w14:textId="613D66B3" w:rsidR="00CA6137" w:rsidRPr="00DD2EDA" w:rsidRDefault="00CA6137" w:rsidP="00CA6137">
      <w:pPr>
        <w:pStyle w:val="T3"/>
      </w:pPr>
      <w:bookmarkStart w:id="121" w:name="_Toc207041618"/>
      <w:r w:rsidRPr="00DD2EDA">
        <w:t>Descripción de la Población</w:t>
      </w:r>
      <w:bookmarkEnd w:id="121"/>
    </w:p>
    <w:p w14:paraId="6CE28046" w14:textId="4BBC302A" w:rsidR="00CA6137" w:rsidRPr="00DD2EDA" w:rsidRDefault="00CA6137" w:rsidP="00CA6137">
      <w:r w:rsidRPr="00DD2EDA">
        <w:t>Los estudiantes pertenecen a programas académicos de licenciatura y posgrado, con una distribución mayoritaria en el nivel de licenciatura. La proporción de mujeres supera ligeramente a la de los hombres en ambos niveles de formación. Se consideran aptos para el estudio aquellos individuos que cursan asignaturas en la Facultad y que, por su edad y situación académica, cumplan con las condiciones de inclusión definidas por el protocolo, asegurando representatividad de ambos sexos y de diferentes trayectorias académicas.</w:t>
      </w:r>
    </w:p>
    <w:p w14:paraId="280DBC26" w14:textId="77777777" w:rsidR="00CA6137" w:rsidRPr="00DD2EDA" w:rsidRDefault="00CA6137" w:rsidP="00CA6137"/>
    <w:p w14:paraId="65CD3094" w14:textId="77777777" w:rsidR="00CA6137" w:rsidRPr="00DD2EDA" w:rsidRDefault="00CA6137" w:rsidP="00CA6137"/>
    <w:p w14:paraId="667D6F71" w14:textId="77777777" w:rsidR="00CA6137" w:rsidRPr="00DD2EDA" w:rsidRDefault="00CA6137" w:rsidP="00CA6137"/>
    <w:p w14:paraId="47A3AE88" w14:textId="77777777" w:rsidR="00CA6137" w:rsidRPr="00DD2EDA" w:rsidRDefault="00CA6137" w:rsidP="00CA6137"/>
    <w:p w14:paraId="47415523" w14:textId="3696812D" w:rsidR="00CA6137" w:rsidRPr="00DD2EDA" w:rsidRDefault="00CA6137" w:rsidP="00CA6137">
      <w:pPr>
        <w:pStyle w:val="T3"/>
      </w:pPr>
      <w:bookmarkStart w:id="122" w:name="_Toc207041619"/>
      <w:r w:rsidRPr="00DD2EDA">
        <w:lastRenderedPageBreak/>
        <w:t>Criterios de Selección</w:t>
      </w:r>
      <w:bookmarkEnd w:id="122"/>
    </w:p>
    <w:p w14:paraId="4D7CD437" w14:textId="635A4696" w:rsidR="00CA6137" w:rsidRPr="00DD2EDA" w:rsidRDefault="00CA6137" w:rsidP="00CA6137">
      <w:r w:rsidRPr="00DD2EDA">
        <w:t xml:space="preserve">Los criterios de selección se basarán en la afinidad de los participantes con los requerimientos del proyecto: disponer de un Apple </w:t>
      </w:r>
      <w:proofErr w:type="spellStart"/>
      <w:r w:rsidRPr="00DD2EDA">
        <w:t>Watch</w:t>
      </w:r>
      <w:proofErr w:type="spellEnd"/>
      <w:r w:rsidRPr="00DD2EDA">
        <w:t xml:space="preserve"> y estar dispuestos a usarlo de manera continua, no presentar limitaciones de salud que impidan su participación, y encontrarse matriculados como estudiantes de licenciatura o posgrado en la Facultad de Medicina y Ciencias Biomédicas. Así mismo, deberán encontrarse en el rango de edad y condiciones clínicas señaladas en el estudio, con el fin de garantizar la confiabilidad de los datos y su pertinencia para el análisis correlacional planteado.</w:t>
      </w:r>
    </w:p>
    <w:p w14:paraId="015A6AC3" w14:textId="1E025FDF" w:rsidR="00CA6137" w:rsidRPr="00DD2EDA" w:rsidRDefault="00CA6137" w:rsidP="00CA6137">
      <w:pPr>
        <w:pStyle w:val="T3"/>
      </w:pPr>
      <w:bookmarkStart w:id="123" w:name="_Toc207041620"/>
      <w:r w:rsidRPr="00DD2EDA">
        <w:t>Tamaño de la Muestra y Tipo de Muestreo</w:t>
      </w:r>
      <w:bookmarkEnd w:id="123"/>
    </w:p>
    <w:p w14:paraId="5FFF9C40" w14:textId="18D1040A" w:rsidR="00CA6137" w:rsidRPr="00DD2EDA" w:rsidRDefault="00CA6137" w:rsidP="00CA6137">
      <w:r w:rsidRPr="00DD2EDA">
        <w:t xml:space="preserve">El tamaño de la muestra se determinará tras un sondeo específico para identificar a los estudiantes que cumplan con la posesión o disponibilidad de un Apple </w:t>
      </w:r>
      <w:proofErr w:type="spellStart"/>
      <w:r w:rsidRPr="00DD2EDA">
        <w:t>Watch</w:t>
      </w:r>
      <w:proofErr w:type="spellEnd"/>
      <w:r w:rsidRPr="00DD2EDA">
        <w:t>, sobre la base de la cifra global de 3340 alumnos. Una vez establecido el número de candidatos potenciales, se definirán los requisitos estadísticos y metodológicos para garantizar la validez del estudio. Se utilizará un muestreo no probabilístico por conveniencia, reclutando a los participantes que cumplan los criterios de selección y expresen voluntariamente su disposición a formar parte del proyecto.</w:t>
      </w:r>
    </w:p>
    <w:p w14:paraId="4F70CA17" w14:textId="35A2A32E" w:rsidR="004613E9" w:rsidRPr="00DD2EDA" w:rsidRDefault="004613E9" w:rsidP="004613E9">
      <w:pPr>
        <w:pStyle w:val="T2"/>
      </w:pPr>
      <w:bookmarkStart w:id="124" w:name="_Toc207041621"/>
      <w:r w:rsidRPr="00DD2EDA">
        <w:t>Definición operacional de variables</w:t>
      </w:r>
      <w:bookmarkEnd w:id="124"/>
    </w:p>
    <w:p w14:paraId="094B7D13" w14:textId="77777777" w:rsidR="004613E9" w:rsidRPr="00DD2EDA" w:rsidRDefault="004613E9" w:rsidP="004613E9">
      <w:pPr>
        <w:pStyle w:val="T3"/>
      </w:pPr>
      <w:bookmarkStart w:id="125" w:name="_Toc207041622"/>
      <w:r w:rsidRPr="00DD2EDA">
        <w:t>Relación entre Variables</w:t>
      </w:r>
      <w:bookmarkEnd w:id="125"/>
    </w:p>
    <w:p w14:paraId="3009FAC6" w14:textId="77777777" w:rsidR="004613E9" w:rsidRPr="00DD2EDA" w:rsidRDefault="004613E9" w:rsidP="00627213">
      <w:r w:rsidRPr="00DD2EDA">
        <w:t>La relación de interés en este estudio se centra en analizar si los cambios en los niveles de actividad física (AF) o en el comportamiento sedentario (CS) están asociados con diferencias en la percepción de la calidad de vida relacionada con la salud (CVRS). La hipótesis plantea que un modelo de inteligencia artificial basado en lógica difusa, entrenado con datos biométricos obtenidos de monitores de actividad física portátiles, permitirá predecir con precisión la CVRS en función de los niveles de CS y AF.</w:t>
      </w:r>
    </w:p>
    <w:p w14:paraId="09E6529A" w14:textId="77777777" w:rsidR="004613E9" w:rsidRPr="00DD2EDA" w:rsidRDefault="004613E9" w:rsidP="004613E9">
      <w:pPr>
        <w:rPr>
          <w:rFonts w:ascii="Arial" w:hAnsi="Arial"/>
        </w:rPr>
      </w:pPr>
      <w:r w:rsidRPr="00DD2EDA">
        <w:rPr>
          <w:rFonts w:ascii="Arial" w:hAnsi="Arial"/>
        </w:rPr>
        <w:t xml:space="preserve">Se espera que, a mayor presencia de CS, se observen menores puntuaciones en la percepción de la CVRS, mientras que niveles más altos de AF estarán asociados con puntuaciones más altas en la percepción de la CVRS. Estas predicciones, combinadas con un análisis estadístico basado en los resultados del </w:t>
      </w:r>
      <w:r w:rsidRPr="00DD2EDA">
        <w:rPr>
          <w:rFonts w:ascii="Arial" w:hAnsi="Arial"/>
        </w:rPr>
        <w:lastRenderedPageBreak/>
        <w:t>cuestionario SF-36, buscan identificar correlaciones significativas entre las variables estudiadas, proporcionando evidencia cuantitativa de cómo el CS y la AF influyen en la calidad de vida.</w:t>
      </w:r>
    </w:p>
    <w:p w14:paraId="3DAFA929" w14:textId="77777777" w:rsidR="004613E9" w:rsidRPr="00DD2EDA" w:rsidRDefault="004613E9" w:rsidP="004613E9">
      <w:pPr>
        <w:pStyle w:val="T3"/>
      </w:pPr>
      <w:bookmarkStart w:id="126" w:name="_Toc207041623"/>
      <w:r w:rsidRPr="00DD2EDA">
        <w:t>Variables Independientes</w:t>
      </w:r>
      <w:bookmarkEnd w:id="126"/>
      <w:r w:rsidRPr="00DD2EDA">
        <w:t xml:space="preserve"> </w:t>
      </w:r>
    </w:p>
    <w:p w14:paraId="16F95B58" w14:textId="77777777" w:rsidR="004613E9" w:rsidRPr="00DD2EDA" w:rsidRDefault="004613E9" w:rsidP="00E373C4">
      <w:pPr>
        <w:pStyle w:val="CuerpoLA"/>
      </w:pPr>
      <w:r w:rsidRPr="00DD2EDA">
        <w:t xml:space="preserve">Datos cuantitativos del Apple </w:t>
      </w:r>
      <w:proofErr w:type="spellStart"/>
      <w:r w:rsidRPr="00DD2EDA">
        <w:t>Watch</w:t>
      </w:r>
      <w:proofErr w:type="spellEnd"/>
      <w:r w:rsidRPr="00DD2EDA">
        <w:t>: Número de pasos por día, horas estacionarias, min totales en movimiento, gasto calórico activo, frecuencia cardiaca promedio, entre otras.</w:t>
      </w:r>
    </w:p>
    <w:p w14:paraId="6CE7C8CE" w14:textId="77777777" w:rsidR="004613E9" w:rsidRPr="00DD2EDA" w:rsidRDefault="004613E9" w:rsidP="004613E9">
      <w:pPr>
        <w:pStyle w:val="T3"/>
      </w:pPr>
      <w:bookmarkStart w:id="127" w:name="_Toc207041624"/>
      <w:r w:rsidRPr="00DD2EDA">
        <w:t>Variables Dependientes</w:t>
      </w:r>
      <w:bookmarkEnd w:id="127"/>
      <w:r w:rsidRPr="00DD2EDA">
        <w:t xml:space="preserve"> </w:t>
      </w:r>
    </w:p>
    <w:p w14:paraId="130F75E2" w14:textId="77777777" w:rsidR="004613E9" w:rsidRPr="00DD2EDA" w:rsidRDefault="004613E9" w:rsidP="004613E9">
      <w:r w:rsidRPr="00DD2EDA">
        <w:t>Precisión del algoritmo de inteligencia artificial con lógica difusa en la estimación de la categorización de la AF y el CS.</w:t>
      </w:r>
    </w:p>
    <w:p w14:paraId="532A1A12" w14:textId="77777777" w:rsidR="004613E9" w:rsidRPr="00DD2EDA" w:rsidRDefault="004613E9" w:rsidP="004613E9">
      <w:r w:rsidRPr="00DD2EDA">
        <w:t>Calidad de Vida Relacionada con la Salud (CVRS), medida con el cuestionario SF-36, analizando sus dimensiones (Función física, Rol físico, Dolor corporal, Salud general, Vitalidad, Función social, Rol emocional, Salud mental) y la Puntuación Global.</w:t>
      </w:r>
    </w:p>
    <w:p w14:paraId="758F1E16" w14:textId="77777777" w:rsidR="004722B7" w:rsidRPr="00DD2EDA" w:rsidRDefault="004722B7" w:rsidP="004722B7">
      <w:pPr>
        <w:pStyle w:val="T3"/>
      </w:pPr>
      <w:bookmarkStart w:id="128" w:name="_Toc167828652"/>
      <w:bookmarkStart w:id="129" w:name="_Toc207041625"/>
      <w:r w:rsidRPr="00DD2EDA">
        <w:t>Variables de Control</w:t>
      </w:r>
      <w:bookmarkEnd w:id="128"/>
      <w:bookmarkEnd w:id="129"/>
    </w:p>
    <w:p w14:paraId="0E8235B8" w14:textId="77777777" w:rsidR="004722B7" w:rsidRPr="00DD2EDA" w:rsidRDefault="004722B7" w:rsidP="00E373C4">
      <w:pPr>
        <w:pStyle w:val="CuerpoLA"/>
      </w:pPr>
      <w:r w:rsidRPr="00DD2EDA">
        <w:t>Edad, sexo, peso y estatura, entre otras. Se registran para aislar su efecto sobre la asociación AF/CS–CVRS.</w:t>
      </w:r>
    </w:p>
    <w:p w14:paraId="345393E9" w14:textId="1B44F896" w:rsidR="004722B7" w:rsidRPr="00DD2EDA" w:rsidRDefault="004722B7" w:rsidP="004722B7">
      <w:pPr>
        <w:spacing w:line="259" w:lineRule="auto"/>
        <w:ind w:firstLine="0"/>
        <w:jc w:val="left"/>
        <w:rPr>
          <w:rFonts w:eastAsiaTheme="majorEastAsia" w:cstheme="majorBidi"/>
          <w:b/>
          <w:sz w:val="22"/>
          <w:szCs w:val="28"/>
          <w:shd w:val="clear" w:color="auto" w:fill="FFFFFF"/>
        </w:rPr>
      </w:pPr>
    </w:p>
    <w:p w14:paraId="462016CC" w14:textId="77777777" w:rsidR="004722B7" w:rsidRDefault="004722B7" w:rsidP="004722B7">
      <w:pPr>
        <w:pStyle w:val="T3"/>
      </w:pPr>
      <w:bookmarkStart w:id="130" w:name="_Toc167828653"/>
      <w:bookmarkStart w:id="131" w:name="_Toc207041626"/>
      <w:r w:rsidRPr="00DD2EDA">
        <w:t>Operacionalización de las Variables</w:t>
      </w:r>
      <w:bookmarkEnd w:id="130"/>
      <w:bookmarkEnd w:id="131"/>
    </w:p>
    <w:p w14:paraId="3C143C6B" w14:textId="61B7A3C9" w:rsidR="00A24028" w:rsidRDefault="00A24028" w:rsidP="00A24028">
      <w:pPr>
        <w:pStyle w:val="Titulostablas"/>
        <w:rPr>
          <w:rFonts w:cstheme="minorBidi"/>
          <w:szCs w:val="22"/>
        </w:rPr>
      </w:pPr>
      <w:r>
        <w:rPr>
          <w:rFonts w:cstheme="minorBidi"/>
          <w:szCs w:val="22"/>
        </w:rPr>
        <w:t>Tabla</w:t>
      </w:r>
      <w:r w:rsidR="008F1D39">
        <w:rPr>
          <w:rFonts w:cstheme="minorBidi"/>
          <w:szCs w:val="22"/>
        </w:rPr>
        <w:t xml:space="preserve"> 2</w:t>
      </w:r>
      <w:r>
        <w:rPr>
          <w:rFonts w:cstheme="minorBidi"/>
          <w:szCs w:val="22"/>
        </w:rPr>
        <w:t xml:space="preserve"> de variables recolectadas en el instrumento </w:t>
      </w:r>
    </w:p>
    <w:p w14:paraId="58176201" w14:textId="6CEB6C0A" w:rsidR="004722B7" w:rsidRDefault="00A24028" w:rsidP="00A24028">
      <w:pPr>
        <w:pStyle w:val="descripciontablas"/>
        <w:rPr>
          <w:rFonts w:cstheme="minorBidi"/>
          <w:szCs w:val="22"/>
        </w:rPr>
      </w:pPr>
      <w:r>
        <w:rPr>
          <w:rFonts w:cstheme="minorBidi"/>
          <w:szCs w:val="22"/>
        </w:rPr>
        <w:t xml:space="preserve">Las variables instrumentalizadas corresponden a la recolección de los datos biométricos obtenidos mediante la selección de características del </w:t>
      </w:r>
      <w:proofErr w:type="spellStart"/>
      <w:r w:rsidR="00860FAA">
        <w:rPr>
          <w:rFonts w:cstheme="minorBidi"/>
          <w:szCs w:val="22"/>
        </w:rPr>
        <w:t>apple</w:t>
      </w:r>
      <w:proofErr w:type="spellEnd"/>
      <w:r w:rsidR="00860FAA">
        <w:rPr>
          <w:rFonts w:cstheme="minorBidi"/>
          <w:szCs w:val="22"/>
        </w:rPr>
        <w:t xml:space="preserve"> </w:t>
      </w:r>
      <w:proofErr w:type="spellStart"/>
      <w:r w:rsidR="00860FAA">
        <w:rPr>
          <w:rFonts w:cstheme="minorBidi"/>
          <w:szCs w:val="22"/>
        </w:rPr>
        <w:t>healt</w:t>
      </w:r>
      <w:proofErr w:type="spellEnd"/>
      <w:r w:rsidR="00860FAA">
        <w:rPr>
          <w:rFonts w:cstheme="minorBidi"/>
          <w:szCs w:val="22"/>
        </w:rPr>
        <w:t xml:space="preserve">, así como la aplicación del cuestionario de salud SF-36 y su correspondiente puntuación y recodificación </w:t>
      </w:r>
      <w:r w:rsidR="004722B7" w:rsidRPr="00DD2EDA">
        <w:rPr>
          <w:rFonts w:cstheme="minorBidi"/>
          <w:szCs w:val="22"/>
        </w:rPr>
        <w:fldChar w:fldCharType="begin"/>
      </w:r>
      <w:r w:rsidR="004722B7" w:rsidRPr="00DD2EDA">
        <w:instrText xml:space="preserve"> LINK Excel.Sheet.12 "Libro1" "Hoja1!F1C1:F26C5" \a \f 4 \h  \* MERGEFORMAT </w:instrText>
      </w:r>
      <w:r w:rsidR="004722B7" w:rsidRPr="00DD2EDA">
        <w:rPr>
          <w:rFonts w:cstheme="minorBidi"/>
          <w:szCs w:val="22"/>
        </w:rPr>
        <w:fldChar w:fldCharType="separate"/>
      </w:r>
      <w:r w:rsidR="00860FAA">
        <w:rPr>
          <w:rFonts w:cstheme="minorBidi"/>
          <w:szCs w:val="22"/>
        </w:rPr>
        <w:t>de valores obtenidos.</w:t>
      </w:r>
    </w:p>
    <w:p w14:paraId="5EAE784D" w14:textId="77777777" w:rsidR="00324714" w:rsidRDefault="00324714" w:rsidP="00A24028">
      <w:pPr>
        <w:pStyle w:val="descripciontablas"/>
        <w:rPr>
          <w:rFonts w:cstheme="minorBidi"/>
          <w:szCs w:val="22"/>
        </w:rPr>
      </w:pPr>
    </w:p>
    <w:p w14:paraId="1D974ADF" w14:textId="77777777" w:rsidR="00324714" w:rsidRDefault="00324714" w:rsidP="00A24028">
      <w:pPr>
        <w:pStyle w:val="descripciontablas"/>
        <w:rPr>
          <w:rFonts w:cstheme="minorBidi"/>
          <w:szCs w:val="22"/>
        </w:rPr>
      </w:pPr>
    </w:p>
    <w:tbl>
      <w:tblPr>
        <w:tblW w:w="5000" w:type="pct"/>
        <w:tblCellMar>
          <w:left w:w="70" w:type="dxa"/>
          <w:right w:w="70" w:type="dxa"/>
        </w:tblCellMar>
        <w:tblLook w:val="04A0" w:firstRow="1" w:lastRow="0" w:firstColumn="1" w:lastColumn="0" w:noHBand="0" w:noVBand="1"/>
      </w:tblPr>
      <w:tblGrid>
        <w:gridCol w:w="1563"/>
        <w:gridCol w:w="1078"/>
        <w:gridCol w:w="709"/>
        <w:gridCol w:w="810"/>
        <w:gridCol w:w="4678"/>
      </w:tblGrid>
      <w:tr w:rsidR="00324714" w:rsidRPr="00324714" w14:paraId="26EDA4B5" w14:textId="77777777" w:rsidTr="00324714">
        <w:trPr>
          <w:trHeight w:val="315"/>
        </w:trPr>
        <w:tc>
          <w:tcPr>
            <w:tcW w:w="804" w:type="pct"/>
            <w:tcBorders>
              <w:top w:val="single" w:sz="8" w:space="0" w:color="auto"/>
              <w:left w:val="nil"/>
              <w:bottom w:val="single" w:sz="8" w:space="0" w:color="auto"/>
              <w:right w:val="nil"/>
            </w:tcBorders>
            <w:noWrap/>
            <w:vAlign w:val="center"/>
            <w:hideMark/>
          </w:tcPr>
          <w:p w14:paraId="6380EECE" w14:textId="77777777" w:rsidR="00324714" w:rsidRPr="00324714" w:rsidRDefault="00324714" w:rsidP="00324714">
            <w:pPr>
              <w:spacing w:after="0" w:line="240" w:lineRule="auto"/>
              <w:ind w:firstLine="0"/>
              <w:jc w:val="center"/>
              <w:rPr>
                <w:rFonts w:eastAsia="Times New Roman" w:cs="Times New Roman"/>
                <w:b/>
                <w:bCs/>
                <w:i/>
                <w:iCs/>
                <w:color w:val="000000"/>
                <w:kern w:val="0"/>
                <w:sz w:val="20"/>
                <w:szCs w:val="20"/>
                <w:lang w:eastAsia="es-MX"/>
                <w14:ligatures w14:val="none"/>
              </w:rPr>
            </w:pPr>
            <w:r w:rsidRPr="00324714">
              <w:rPr>
                <w:rFonts w:eastAsia="Times New Roman" w:cs="Times New Roman"/>
                <w:b/>
                <w:bCs/>
                <w:i/>
                <w:iCs/>
                <w:color w:val="000000"/>
                <w:kern w:val="0"/>
                <w:sz w:val="20"/>
                <w:szCs w:val="20"/>
                <w:lang w:eastAsia="es-MX"/>
                <w14:ligatures w14:val="none"/>
              </w:rPr>
              <w:lastRenderedPageBreak/>
              <w:t>Variable</w:t>
            </w:r>
          </w:p>
        </w:tc>
        <w:tc>
          <w:tcPr>
            <w:tcW w:w="657" w:type="pct"/>
            <w:tcBorders>
              <w:top w:val="single" w:sz="8" w:space="0" w:color="auto"/>
              <w:left w:val="nil"/>
              <w:bottom w:val="single" w:sz="8" w:space="0" w:color="auto"/>
              <w:right w:val="nil"/>
            </w:tcBorders>
            <w:noWrap/>
            <w:vAlign w:val="center"/>
            <w:hideMark/>
          </w:tcPr>
          <w:p w14:paraId="64564766" w14:textId="77777777" w:rsidR="00324714" w:rsidRPr="00324714" w:rsidRDefault="00324714" w:rsidP="00324714">
            <w:pPr>
              <w:spacing w:after="0" w:line="240" w:lineRule="auto"/>
              <w:ind w:firstLine="0"/>
              <w:jc w:val="center"/>
              <w:rPr>
                <w:rFonts w:eastAsia="Times New Roman" w:cs="Times New Roman"/>
                <w:b/>
                <w:bCs/>
                <w:i/>
                <w:iCs/>
                <w:color w:val="000000"/>
                <w:kern w:val="0"/>
                <w:sz w:val="20"/>
                <w:szCs w:val="20"/>
                <w:lang w:eastAsia="es-MX"/>
                <w14:ligatures w14:val="none"/>
              </w:rPr>
            </w:pPr>
            <w:r w:rsidRPr="00324714">
              <w:rPr>
                <w:rFonts w:eastAsia="Times New Roman" w:cs="Times New Roman"/>
                <w:b/>
                <w:bCs/>
                <w:i/>
                <w:iCs/>
                <w:color w:val="000000"/>
                <w:kern w:val="0"/>
                <w:sz w:val="20"/>
                <w:szCs w:val="20"/>
                <w:lang w:eastAsia="es-MX"/>
                <w14:ligatures w14:val="none"/>
              </w:rPr>
              <w:t>Independiente/ dependiente</w:t>
            </w:r>
          </w:p>
        </w:tc>
        <w:tc>
          <w:tcPr>
            <w:tcW w:w="412" w:type="pct"/>
            <w:tcBorders>
              <w:top w:val="single" w:sz="8" w:space="0" w:color="auto"/>
              <w:left w:val="nil"/>
              <w:bottom w:val="single" w:sz="8" w:space="0" w:color="auto"/>
              <w:right w:val="nil"/>
            </w:tcBorders>
            <w:noWrap/>
            <w:vAlign w:val="center"/>
            <w:hideMark/>
          </w:tcPr>
          <w:p w14:paraId="5CFE09D7" w14:textId="77777777" w:rsidR="00324714" w:rsidRPr="00324714" w:rsidRDefault="00324714" w:rsidP="00324714">
            <w:pPr>
              <w:spacing w:after="0" w:line="240" w:lineRule="auto"/>
              <w:ind w:firstLine="0"/>
              <w:jc w:val="center"/>
              <w:rPr>
                <w:rFonts w:eastAsia="Times New Roman" w:cs="Times New Roman"/>
                <w:b/>
                <w:bCs/>
                <w:i/>
                <w:iCs/>
                <w:color w:val="000000"/>
                <w:kern w:val="0"/>
                <w:sz w:val="20"/>
                <w:szCs w:val="20"/>
                <w:lang w:eastAsia="es-MX"/>
                <w14:ligatures w14:val="none"/>
              </w:rPr>
            </w:pPr>
            <w:r w:rsidRPr="00324714">
              <w:rPr>
                <w:rFonts w:eastAsia="Times New Roman" w:cs="Times New Roman"/>
                <w:b/>
                <w:bCs/>
                <w:i/>
                <w:iCs/>
                <w:color w:val="000000"/>
                <w:kern w:val="0"/>
                <w:sz w:val="20"/>
                <w:szCs w:val="20"/>
                <w:lang w:eastAsia="es-MX"/>
                <w14:ligatures w14:val="none"/>
              </w:rPr>
              <w:t>Tipo de Variable</w:t>
            </w:r>
          </w:p>
        </w:tc>
        <w:tc>
          <w:tcPr>
            <w:tcW w:w="625" w:type="pct"/>
            <w:tcBorders>
              <w:top w:val="single" w:sz="8" w:space="0" w:color="auto"/>
              <w:left w:val="nil"/>
              <w:bottom w:val="single" w:sz="8" w:space="0" w:color="auto"/>
              <w:right w:val="nil"/>
            </w:tcBorders>
            <w:noWrap/>
            <w:vAlign w:val="center"/>
            <w:hideMark/>
          </w:tcPr>
          <w:p w14:paraId="18CC6BA1" w14:textId="77777777" w:rsidR="00324714" w:rsidRPr="00324714" w:rsidRDefault="00324714" w:rsidP="00324714">
            <w:pPr>
              <w:spacing w:after="0" w:line="240" w:lineRule="auto"/>
              <w:ind w:firstLine="0"/>
              <w:jc w:val="center"/>
              <w:rPr>
                <w:rFonts w:eastAsia="Times New Roman" w:cs="Times New Roman"/>
                <w:b/>
                <w:bCs/>
                <w:i/>
                <w:iCs/>
                <w:color w:val="000000"/>
                <w:kern w:val="0"/>
                <w:sz w:val="20"/>
                <w:szCs w:val="20"/>
                <w:lang w:eastAsia="es-MX"/>
                <w14:ligatures w14:val="none"/>
              </w:rPr>
            </w:pPr>
            <w:r w:rsidRPr="00324714">
              <w:rPr>
                <w:rFonts w:eastAsia="Times New Roman" w:cs="Times New Roman"/>
                <w:b/>
                <w:bCs/>
                <w:i/>
                <w:iCs/>
                <w:color w:val="000000"/>
                <w:kern w:val="0"/>
                <w:sz w:val="20"/>
                <w:szCs w:val="20"/>
                <w:lang w:eastAsia="es-MX"/>
                <w14:ligatures w14:val="none"/>
              </w:rPr>
              <w:t>Escala de Medición</w:t>
            </w:r>
          </w:p>
        </w:tc>
        <w:tc>
          <w:tcPr>
            <w:tcW w:w="2502" w:type="pct"/>
            <w:tcBorders>
              <w:top w:val="single" w:sz="8" w:space="0" w:color="auto"/>
              <w:left w:val="nil"/>
              <w:bottom w:val="single" w:sz="8" w:space="0" w:color="auto"/>
              <w:right w:val="nil"/>
            </w:tcBorders>
            <w:noWrap/>
            <w:vAlign w:val="center"/>
            <w:hideMark/>
          </w:tcPr>
          <w:p w14:paraId="7549AFE4" w14:textId="77777777" w:rsidR="00324714" w:rsidRPr="00324714" w:rsidRDefault="00324714" w:rsidP="00324714">
            <w:pPr>
              <w:spacing w:after="0" w:line="240" w:lineRule="auto"/>
              <w:ind w:firstLine="0"/>
              <w:jc w:val="center"/>
              <w:rPr>
                <w:rFonts w:eastAsia="Times New Roman" w:cs="Times New Roman"/>
                <w:b/>
                <w:bCs/>
                <w:i/>
                <w:iCs/>
                <w:color w:val="000000"/>
                <w:kern w:val="0"/>
                <w:sz w:val="20"/>
                <w:szCs w:val="20"/>
                <w:lang w:eastAsia="es-MX"/>
                <w14:ligatures w14:val="none"/>
              </w:rPr>
            </w:pPr>
            <w:r w:rsidRPr="00324714">
              <w:rPr>
                <w:rFonts w:eastAsia="Times New Roman" w:cs="Times New Roman"/>
                <w:b/>
                <w:bCs/>
                <w:i/>
                <w:iCs/>
                <w:color w:val="000000"/>
                <w:kern w:val="0"/>
                <w:sz w:val="20"/>
                <w:szCs w:val="20"/>
                <w:lang w:eastAsia="es-MX"/>
                <w14:ligatures w14:val="none"/>
              </w:rPr>
              <w:t>Descripción / Observaciones</w:t>
            </w:r>
          </w:p>
        </w:tc>
      </w:tr>
      <w:tr w:rsidR="00324714" w:rsidRPr="00324714" w14:paraId="0499A5BB" w14:textId="77777777" w:rsidTr="00324714">
        <w:trPr>
          <w:trHeight w:val="300"/>
        </w:trPr>
        <w:tc>
          <w:tcPr>
            <w:tcW w:w="804" w:type="pct"/>
            <w:tcBorders>
              <w:top w:val="nil"/>
              <w:left w:val="nil"/>
              <w:bottom w:val="nil"/>
              <w:right w:val="nil"/>
            </w:tcBorders>
            <w:noWrap/>
            <w:vAlign w:val="center"/>
            <w:hideMark/>
          </w:tcPr>
          <w:p w14:paraId="05D4765E"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Sexo</w:t>
            </w:r>
          </w:p>
        </w:tc>
        <w:tc>
          <w:tcPr>
            <w:tcW w:w="657" w:type="pct"/>
            <w:tcBorders>
              <w:top w:val="nil"/>
              <w:left w:val="nil"/>
              <w:bottom w:val="nil"/>
              <w:right w:val="nil"/>
            </w:tcBorders>
            <w:noWrap/>
            <w:vAlign w:val="center"/>
            <w:hideMark/>
          </w:tcPr>
          <w:p w14:paraId="42CDB9FB"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Independiente</w:t>
            </w:r>
          </w:p>
        </w:tc>
        <w:tc>
          <w:tcPr>
            <w:tcW w:w="412" w:type="pct"/>
            <w:tcBorders>
              <w:top w:val="nil"/>
              <w:left w:val="nil"/>
              <w:bottom w:val="nil"/>
              <w:right w:val="nil"/>
            </w:tcBorders>
            <w:noWrap/>
            <w:vAlign w:val="center"/>
            <w:hideMark/>
          </w:tcPr>
          <w:p w14:paraId="6964B71C"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Categórica</w:t>
            </w:r>
          </w:p>
        </w:tc>
        <w:tc>
          <w:tcPr>
            <w:tcW w:w="625" w:type="pct"/>
            <w:tcBorders>
              <w:top w:val="nil"/>
              <w:left w:val="nil"/>
              <w:bottom w:val="nil"/>
              <w:right w:val="nil"/>
            </w:tcBorders>
            <w:noWrap/>
            <w:vAlign w:val="center"/>
            <w:hideMark/>
          </w:tcPr>
          <w:p w14:paraId="57D1A0B6"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Nominal</w:t>
            </w:r>
          </w:p>
        </w:tc>
        <w:tc>
          <w:tcPr>
            <w:tcW w:w="2502" w:type="pct"/>
            <w:tcBorders>
              <w:top w:val="nil"/>
              <w:left w:val="nil"/>
              <w:bottom w:val="nil"/>
              <w:right w:val="nil"/>
            </w:tcBorders>
            <w:noWrap/>
            <w:vAlign w:val="center"/>
            <w:hideMark/>
          </w:tcPr>
          <w:p w14:paraId="200F4368"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Indica el sexo biológico de la persona (p. ej., Masculino / Femenino).</w:t>
            </w:r>
          </w:p>
        </w:tc>
      </w:tr>
      <w:tr w:rsidR="00324714" w:rsidRPr="00324714" w14:paraId="643E1A0A" w14:textId="77777777" w:rsidTr="00324714">
        <w:trPr>
          <w:trHeight w:val="300"/>
        </w:trPr>
        <w:tc>
          <w:tcPr>
            <w:tcW w:w="804" w:type="pct"/>
            <w:tcBorders>
              <w:top w:val="nil"/>
              <w:left w:val="nil"/>
              <w:bottom w:val="nil"/>
              <w:right w:val="nil"/>
            </w:tcBorders>
            <w:noWrap/>
            <w:vAlign w:val="center"/>
            <w:hideMark/>
          </w:tcPr>
          <w:p w14:paraId="1577AC36"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Edad</w:t>
            </w:r>
          </w:p>
        </w:tc>
        <w:tc>
          <w:tcPr>
            <w:tcW w:w="657" w:type="pct"/>
            <w:tcBorders>
              <w:top w:val="nil"/>
              <w:left w:val="nil"/>
              <w:bottom w:val="nil"/>
              <w:right w:val="nil"/>
            </w:tcBorders>
            <w:noWrap/>
            <w:vAlign w:val="center"/>
            <w:hideMark/>
          </w:tcPr>
          <w:p w14:paraId="2B164CB7"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Independiente</w:t>
            </w:r>
          </w:p>
        </w:tc>
        <w:tc>
          <w:tcPr>
            <w:tcW w:w="412" w:type="pct"/>
            <w:tcBorders>
              <w:top w:val="nil"/>
              <w:left w:val="nil"/>
              <w:bottom w:val="nil"/>
              <w:right w:val="nil"/>
            </w:tcBorders>
            <w:noWrap/>
            <w:vAlign w:val="center"/>
            <w:hideMark/>
          </w:tcPr>
          <w:p w14:paraId="1189CBB2"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w:t>
            </w:r>
          </w:p>
        </w:tc>
        <w:tc>
          <w:tcPr>
            <w:tcW w:w="625" w:type="pct"/>
            <w:tcBorders>
              <w:top w:val="nil"/>
              <w:left w:val="nil"/>
              <w:bottom w:val="nil"/>
              <w:right w:val="nil"/>
            </w:tcBorders>
            <w:noWrap/>
            <w:vAlign w:val="center"/>
            <w:hideMark/>
          </w:tcPr>
          <w:p w14:paraId="6E581C84"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Discreta/Continua</w:t>
            </w:r>
          </w:p>
        </w:tc>
        <w:tc>
          <w:tcPr>
            <w:tcW w:w="2502" w:type="pct"/>
            <w:tcBorders>
              <w:top w:val="nil"/>
              <w:left w:val="nil"/>
              <w:bottom w:val="nil"/>
              <w:right w:val="nil"/>
            </w:tcBorders>
            <w:noWrap/>
            <w:vAlign w:val="center"/>
            <w:hideMark/>
          </w:tcPr>
          <w:p w14:paraId="454ADE47"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Años cumplidos. Suele considerarse discreta (entera); sin embargo, para algunos análisis se maneja como aproximación continua.</w:t>
            </w:r>
          </w:p>
        </w:tc>
      </w:tr>
      <w:tr w:rsidR="00324714" w:rsidRPr="00324714" w14:paraId="03A20F4D" w14:textId="77777777" w:rsidTr="00324714">
        <w:trPr>
          <w:trHeight w:val="300"/>
        </w:trPr>
        <w:tc>
          <w:tcPr>
            <w:tcW w:w="804" w:type="pct"/>
            <w:tcBorders>
              <w:top w:val="nil"/>
              <w:left w:val="nil"/>
              <w:bottom w:val="nil"/>
              <w:right w:val="nil"/>
            </w:tcBorders>
            <w:noWrap/>
            <w:vAlign w:val="center"/>
            <w:hideMark/>
          </w:tcPr>
          <w:p w14:paraId="3D79E014"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Peso (kg)</w:t>
            </w:r>
          </w:p>
        </w:tc>
        <w:tc>
          <w:tcPr>
            <w:tcW w:w="657" w:type="pct"/>
            <w:tcBorders>
              <w:top w:val="nil"/>
              <w:left w:val="nil"/>
              <w:bottom w:val="nil"/>
              <w:right w:val="nil"/>
            </w:tcBorders>
            <w:noWrap/>
            <w:vAlign w:val="center"/>
            <w:hideMark/>
          </w:tcPr>
          <w:p w14:paraId="07962F11"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Independiente</w:t>
            </w:r>
          </w:p>
        </w:tc>
        <w:tc>
          <w:tcPr>
            <w:tcW w:w="412" w:type="pct"/>
            <w:tcBorders>
              <w:top w:val="nil"/>
              <w:left w:val="nil"/>
              <w:bottom w:val="nil"/>
              <w:right w:val="nil"/>
            </w:tcBorders>
            <w:noWrap/>
            <w:vAlign w:val="center"/>
            <w:hideMark/>
          </w:tcPr>
          <w:p w14:paraId="279863D0"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w:t>
            </w:r>
          </w:p>
        </w:tc>
        <w:tc>
          <w:tcPr>
            <w:tcW w:w="625" w:type="pct"/>
            <w:tcBorders>
              <w:top w:val="nil"/>
              <w:left w:val="nil"/>
              <w:bottom w:val="nil"/>
              <w:right w:val="nil"/>
            </w:tcBorders>
            <w:noWrap/>
            <w:vAlign w:val="center"/>
            <w:hideMark/>
          </w:tcPr>
          <w:p w14:paraId="1C39E4BA"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Continua</w:t>
            </w:r>
          </w:p>
        </w:tc>
        <w:tc>
          <w:tcPr>
            <w:tcW w:w="2502" w:type="pct"/>
            <w:tcBorders>
              <w:top w:val="nil"/>
              <w:left w:val="nil"/>
              <w:bottom w:val="nil"/>
              <w:right w:val="nil"/>
            </w:tcBorders>
            <w:noWrap/>
            <w:vAlign w:val="center"/>
            <w:hideMark/>
          </w:tcPr>
          <w:p w14:paraId="740875F4"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Medición del peso corporal en kilogramos.</w:t>
            </w:r>
          </w:p>
        </w:tc>
      </w:tr>
      <w:tr w:rsidR="00324714" w:rsidRPr="00324714" w14:paraId="0A0303FF" w14:textId="77777777" w:rsidTr="00324714">
        <w:trPr>
          <w:trHeight w:val="300"/>
        </w:trPr>
        <w:tc>
          <w:tcPr>
            <w:tcW w:w="804" w:type="pct"/>
            <w:tcBorders>
              <w:top w:val="nil"/>
              <w:left w:val="nil"/>
              <w:bottom w:val="nil"/>
              <w:right w:val="nil"/>
            </w:tcBorders>
            <w:noWrap/>
            <w:vAlign w:val="center"/>
            <w:hideMark/>
          </w:tcPr>
          <w:p w14:paraId="7B31A19C"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Estatura (m)</w:t>
            </w:r>
          </w:p>
        </w:tc>
        <w:tc>
          <w:tcPr>
            <w:tcW w:w="657" w:type="pct"/>
            <w:tcBorders>
              <w:top w:val="nil"/>
              <w:left w:val="nil"/>
              <w:bottom w:val="nil"/>
              <w:right w:val="nil"/>
            </w:tcBorders>
            <w:noWrap/>
            <w:vAlign w:val="center"/>
            <w:hideMark/>
          </w:tcPr>
          <w:p w14:paraId="3A11D70E"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Independiente</w:t>
            </w:r>
          </w:p>
        </w:tc>
        <w:tc>
          <w:tcPr>
            <w:tcW w:w="412" w:type="pct"/>
            <w:tcBorders>
              <w:top w:val="nil"/>
              <w:left w:val="nil"/>
              <w:bottom w:val="nil"/>
              <w:right w:val="nil"/>
            </w:tcBorders>
            <w:noWrap/>
            <w:vAlign w:val="center"/>
            <w:hideMark/>
          </w:tcPr>
          <w:p w14:paraId="597417D0"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w:t>
            </w:r>
          </w:p>
        </w:tc>
        <w:tc>
          <w:tcPr>
            <w:tcW w:w="625" w:type="pct"/>
            <w:tcBorders>
              <w:top w:val="nil"/>
              <w:left w:val="nil"/>
              <w:bottom w:val="nil"/>
              <w:right w:val="nil"/>
            </w:tcBorders>
            <w:noWrap/>
            <w:vAlign w:val="center"/>
            <w:hideMark/>
          </w:tcPr>
          <w:p w14:paraId="55C27DB3"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Continua</w:t>
            </w:r>
          </w:p>
        </w:tc>
        <w:tc>
          <w:tcPr>
            <w:tcW w:w="2502" w:type="pct"/>
            <w:tcBorders>
              <w:top w:val="nil"/>
              <w:left w:val="nil"/>
              <w:bottom w:val="nil"/>
              <w:right w:val="nil"/>
            </w:tcBorders>
            <w:noWrap/>
            <w:vAlign w:val="center"/>
            <w:hideMark/>
          </w:tcPr>
          <w:p w14:paraId="215D0E87"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Medición de la talla en metros.</w:t>
            </w:r>
          </w:p>
        </w:tc>
      </w:tr>
      <w:tr w:rsidR="00324714" w:rsidRPr="00324714" w14:paraId="11524828" w14:textId="77777777" w:rsidTr="00324714">
        <w:trPr>
          <w:trHeight w:val="300"/>
        </w:trPr>
        <w:tc>
          <w:tcPr>
            <w:tcW w:w="804" w:type="pct"/>
            <w:tcBorders>
              <w:top w:val="nil"/>
              <w:left w:val="nil"/>
              <w:bottom w:val="nil"/>
              <w:right w:val="nil"/>
            </w:tcBorders>
            <w:noWrap/>
            <w:vAlign w:val="center"/>
            <w:hideMark/>
          </w:tcPr>
          <w:p w14:paraId="30BD14E5"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Número de horas con deambulación</w:t>
            </w:r>
          </w:p>
        </w:tc>
        <w:tc>
          <w:tcPr>
            <w:tcW w:w="657" w:type="pct"/>
            <w:tcBorders>
              <w:top w:val="nil"/>
              <w:left w:val="nil"/>
              <w:bottom w:val="nil"/>
              <w:right w:val="nil"/>
            </w:tcBorders>
            <w:noWrap/>
            <w:vAlign w:val="center"/>
            <w:hideMark/>
          </w:tcPr>
          <w:p w14:paraId="60D76510"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Independiente</w:t>
            </w:r>
          </w:p>
        </w:tc>
        <w:tc>
          <w:tcPr>
            <w:tcW w:w="412" w:type="pct"/>
            <w:tcBorders>
              <w:top w:val="nil"/>
              <w:left w:val="nil"/>
              <w:bottom w:val="nil"/>
              <w:right w:val="nil"/>
            </w:tcBorders>
            <w:noWrap/>
            <w:vAlign w:val="center"/>
            <w:hideMark/>
          </w:tcPr>
          <w:p w14:paraId="424D08C7"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w:t>
            </w:r>
          </w:p>
        </w:tc>
        <w:tc>
          <w:tcPr>
            <w:tcW w:w="625" w:type="pct"/>
            <w:tcBorders>
              <w:top w:val="nil"/>
              <w:left w:val="nil"/>
              <w:bottom w:val="nil"/>
              <w:right w:val="nil"/>
            </w:tcBorders>
            <w:noWrap/>
            <w:vAlign w:val="center"/>
            <w:hideMark/>
          </w:tcPr>
          <w:p w14:paraId="20569EB3"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Discreta/Continua</w:t>
            </w:r>
          </w:p>
        </w:tc>
        <w:tc>
          <w:tcPr>
            <w:tcW w:w="2502" w:type="pct"/>
            <w:tcBorders>
              <w:top w:val="nil"/>
              <w:left w:val="nil"/>
              <w:bottom w:val="nil"/>
              <w:right w:val="nil"/>
            </w:tcBorders>
            <w:noWrap/>
            <w:vAlign w:val="center"/>
            <w:hideMark/>
          </w:tcPr>
          <w:p w14:paraId="3612FBCA"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Horas (o fracción) en las que el usuario registra algún tipo de desplazamiento (de pie, caminando).</w:t>
            </w:r>
          </w:p>
        </w:tc>
      </w:tr>
      <w:tr w:rsidR="00324714" w:rsidRPr="00324714" w14:paraId="5A772F4D" w14:textId="77777777" w:rsidTr="00324714">
        <w:trPr>
          <w:trHeight w:val="300"/>
        </w:trPr>
        <w:tc>
          <w:tcPr>
            <w:tcW w:w="804" w:type="pct"/>
            <w:tcBorders>
              <w:top w:val="nil"/>
              <w:left w:val="nil"/>
              <w:bottom w:val="nil"/>
              <w:right w:val="nil"/>
            </w:tcBorders>
            <w:noWrap/>
            <w:vAlign w:val="center"/>
            <w:hideMark/>
          </w:tcPr>
          <w:p w14:paraId="1CA6DCDB"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Número horas estacionarias</w:t>
            </w:r>
          </w:p>
        </w:tc>
        <w:tc>
          <w:tcPr>
            <w:tcW w:w="657" w:type="pct"/>
            <w:tcBorders>
              <w:top w:val="nil"/>
              <w:left w:val="nil"/>
              <w:bottom w:val="nil"/>
              <w:right w:val="nil"/>
            </w:tcBorders>
            <w:noWrap/>
            <w:vAlign w:val="center"/>
            <w:hideMark/>
          </w:tcPr>
          <w:p w14:paraId="48738B7C"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Independiente</w:t>
            </w:r>
          </w:p>
        </w:tc>
        <w:tc>
          <w:tcPr>
            <w:tcW w:w="412" w:type="pct"/>
            <w:tcBorders>
              <w:top w:val="nil"/>
              <w:left w:val="nil"/>
              <w:bottom w:val="nil"/>
              <w:right w:val="nil"/>
            </w:tcBorders>
            <w:noWrap/>
            <w:vAlign w:val="center"/>
            <w:hideMark/>
          </w:tcPr>
          <w:p w14:paraId="13BAEA4B"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w:t>
            </w:r>
          </w:p>
        </w:tc>
        <w:tc>
          <w:tcPr>
            <w:tcW w:w="625" w:type="pct"/>
            <w:tcBorders>
              <w:top w:val="nil"/>
              <w:left w:val="nil"/>
              <w:bottom w:val="nil"/>
              <w:right w:val="nil"/>
            </w:tcBorders>
            <w:noWrap/>
            <w:vAlign w:val="center"/>
            <w:hideMark/>
          </w:tcPr>
          <w:p w14:paraId="04BAF559"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Discreta/Continua</w:t>
            </w:r>
          </w:p>
        </w:tc>
        <w:tc>
          <w:tcPr>
            <w:tcW w:w="2502" w:type="pct"/>
            <w:tcBorders>
              <w:top w:val="nil"/>
              <w:left w:val="nil"/>
              <w:bottom w:val="nil"/>
              <w:right w:val="nil"/>
            </w:tcBorders>
            <w:noWrap/>
            <w:vAlign w:val="center"/>
            <w:hideMark/>
          </w:tcPr>
          <w:p w14:paraId="1363105B"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Horas (o fracción) en las que el usuario permanece en posición estacionaria.</w:t>
            </w:r>
          </w:p>
        </w:tc>
      </w:tr>
      <w:tr w:rsidR="00324714" w:rsidRPr="00324714" w14:paraId="426DEDB2" w14:textId="77777777" w:rsidTr="00324714">
        <w:trPr>
          <w:trHeight w:val="300"/>
        </w:trPr>
        <w:tc>
          <w:tcPr>
            <w:tcW w:w="804" w:type="pct"/>
            <w:tcBorders>
              <w:top w:val="nil"/>
              <w:left w:val="nil"/>
              <w:bottom w:val="nil"/>
              <w:right w:val="nil"/>
            </w:tcBorders>
            <w:noWrap/>
            <w:vAlign w:val="center"/>
            <w:hideMark/>
          </w:tcPr>
          <w:p w14:paraId="295E7850"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proofErr w:type="gramStart"/>
            <w:r w:rsidRPr="00324714">
              <w:rPr>
                <w:rFonts w:eastAsia="Times New Roman" w:cs="Times New Roman"/>
                <w:color w:val="000000"/>
                <w:kern w:val="0"/>
                <w:sz w:val="16"/>
                <w:szCs w:val="16"/>
                <w:lang w:eastAsia="es-MX"/>
                <w14:ligatures w14:val="none"/>
              </w:rPr>
              <w:t>Total</w:t>
            </w:r>
            <w:proofErr w:type="gramEnd"/>
            <w:r w:rsidRPr="00324714">
              <w:rPr>
                <w:rFonts w:eastAsia="Times New Roman" w:cs="Times New Roman"/>
                <w:color w:val="000000"/>
                <w:kern w:val="0"/>
                <w:sz w:val="16"/>
                <w:szCs w:val="16"/>
                <w:lang w:eastAsia="es-MX"/>
                <w14:ligatures w14:val="none"/>
              </w:rPr>
              <w:t xml:space="preserve"> de horas monitorizadas</w:t>
            </w:r>
          </w:p>
        </w:tc>
        <w:tc>
          <w:tcPr>
            <w:tcW w:w="657" w:type="pct"/>
            <w:tcBorders>
              <w:top w:val="nil"/>
              <w:left w:val="nil"/>
              <w:bottom w:val="nil"/>
              <w:right w:val="nil"/>
            </w:tcBorders>
            <w:noWrap/>
            <w:vAlign w:val="center"/>
            <w:hideMark/>
          </w:tcPr>
          <w:p w14:paraId="283A58A6"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Independiente</w:t>
            </w:r>
          </w:p>
        </w:tc>
        <w:tc>
          <w:tcPr>
            <w:tcW w:w="412" w:type="pct"/>
            <w:tcBorders>
              <w:top w:val="nil"/>
              <w:left w:val="nil"/>
              <w:bottom w:val="nil"/>
              <w:right w:val="nil"/>
            </w:tcBorders>
            <w:noWrap/>
            <w:vAlign w:val="center"/>
            <w:hideMark/>
          </w:tcPr>
          <w:p w14:paraId="6167ABFF"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w:t>
            </w:r>
          </w:p>
        </w:tc>
        <w:tc>
          <w:tcPr>
            <w:tcW w:w="625" w:type="pct"/>
            <w:tcBorders>
              <w:top w:val="nil"/>
              <w:left w:val="nil"/>
              <w:bottom w:val="nil"/>
              <w:right w:val="nil"/>
            </w:tcBorders>
            <w:noWrap/>
            <w:vAlign w:val="center"/>
            <w:hideMark/>
          </w:tcPr>
          <w:p w14:paraId="613E51B7"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Discreta/Continua</w:t>
            </w:r>
          </w:p>
        </w:tc>
        <w:tc>
          <w:tcPr>
            <w:tcW w:w="2502" w:type="pct"/>
            <w:tcBorders>
              <w:top w:val="nil"/>
              <w:left w:val="nil"/>
              <w:bottom w:val="nil"/>
              <w:right w:val="nil"/>
            </w:tcBorders>
            <w:noWrap/>
            <w:vAlign w:val="center"/>
            <w:hideMark/>
          </w:tcPr>
          <w:p w14:paraId="2ED1D1E4"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 xml:space="preserve">Horas totales en las cuales el Apple </w:t>
            </w:r>
            <w:proofErr w:type="spellStart"/>
            <w:r w:rsidRPr="00324714">
              <w:rPr>
                <w:rFonts w:eastAsia="Times New Roman" w:cs="Times New Roman"/>
                <w:color w:val="000000"/>
                <w:kern w:val="0"/>
                <w:sz w:val="16"/>
                <w:szCs w:val="16"/>
                <w:lang w:eastAsia="es-MX"/>
                <w14:ligatures w14:val="none"/>
              </w:rPr>
              <w:t>Watch</w:t>
            </w:r>
            <w:proofErr w:type="spellEnd"/>
            <w:r w:rsidRPr="00324714">
              <w:rPr>
                <w:rFonts w:eastAsia="Times New Roman" w:cs="Times New Roman"/>
                <w:color w:val="000000"/>
                <w:kern w:val="0"/>
                <w:sz w:val="16"/>
                <w:szCs w:val="16"/>
                <w:lang w:eastAsia="es-MX"/>
                <w14:ligatures w14:val="none"/>
              </w:rPr>
              <w:t xml:space="preserve"> registra actividad (pueden ser horas efectivas de uso diario).</w:t>
            </w:r>
          </w:p>
        </w:tc>
      </w:tr>
      <w:tr w:rsidR="00324714" w:rsidRPr="00324714" w14:paraId="41BC33A6" w14:textId="77777777" w:rsidTr="00324714">
        <w:trPr>
          <w:trHeight w:val="300"/>
        </w:trPr>
        <w:tc>
          <w:tcPr>
            <w:tcW w:w="804" w:type="pct"/>
            <w:tcBorders>
              <w:top w:val="nil"/>
              <w:left w:val="nil"/>
              <w:bottom w:val="nil"/>
              <w:right w:val="nil"/>
            </w:tcBorders>
            <w:noWrap/>
            <w:vAlign w:val="center"/>
            <w:hideMark/>
          </w:tcPr>
          <w:p w14:paraId="0E44A5A7"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Horas sin registro</w:t>
            </w:r>
          </w:p>
        </w:tc>
        <w:tc>
          <w:tcPr>
            <w:tcW w:w="657" w:type="pct"/>
            <w:tcBorders>
              <w:top w:val="nil"/>
              <w:left w:val="nil"/>
              <w:bottom w:val="nil"/>
              <w:right w:val="nil"/>
            </w:tcBorders>
            <w:noWrap/>
            <w:vAlign w:val="center"/>
            <w:hideMark/>
          </w:tcPr>
          <w:p w14:paraId="7A939EED"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Independiente</w:t>
            </w:r>
          </w:p>
        </w:tc>
        <w:tc>
          <w:tcPr>
            <w:tcW w:w="412" w:type="pct"/>
            <w:tcBorders>
              <w:top w:val="nil"/>
              <w:left w:val="nil"/>
              <w:bottom w:val="nil"/>
              <w:right w:val="nil"/>
            </w:tcBorders>
            <w:noWrap/>
            <w:vAlign w:val="center"/>
            <w:hideMark/>
          </w:tcPr>
          <w:p w14:paraId="0C44F132"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w:t>
            </w:r>
          </w:p>
        </w:tc>
        <w:tc>
          <w:tcPr>
            <w:tcW w:w="625" w:type="pct"/>
            <w:tcBorders>
              <w:top w:val="nil"/>
              <w:left w:val="nil"/>
              <w:bottom w:val="nil"/>
              <w:right w:val="nil"/>
            </w:tcBorders>
            <w:noWrap/>
            <w:vAlign w:val="center"/>
            <w:hideMark/>
          </w:tcPr>
          <w:p w14:paraId="4BE5D1D2"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Discreta/Continua</w:t>
            </w:r>
          </w:p>
        </w:tc>
        <w:tc>
          <w:tcPr>
            <w:tcW w:w="2502" w:type="pct"/>
            <w:tcBorders>
              <w:top w:val="nil"/>
              <w:left w:val="nil"/>
              <w:bottom w:val="nil"/>
              <w:right w:val="nil"/>
            </w:tcBorders>
            <w:noWrap/>
            <w:vAlign w:val="center"/>
            <w:hideMark/>
          </w:tcPr>
          <w:p w14:paraId="4AAF4A24"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Horas no registradas por el dispositivo (por ejemplo, si el usuario no lo llevaba puesto).</w:t>
            </w:r>
          </w:p>
        </w:tc>
      </w:tr>
      <w:tr w:rsidR="00324714" w:rsidRPr="00324714" w14:paraId="059DE5C2" w14:textId="77777777" w:rsidTr="00324714">
        <w:trPr>
          <w:trHeight w:val="300"/>
        </w:trPr>
        <w:tc>
          <w:tcPr>
            <w:tcW w:w="804" w:type="pct"/>
            <w:tcBorders>
              <w:top w:val="nil"/>
              <w:left w:val="nil"/>
              <w:bottom w:val="nil"/>
              <w:right w:val="nil"/>
            </w:tcBorders>
            <w:noWrap/>
            <w:vAlign w:val="center"/>
            <w:hideMark/>
          </w:tcPr>
          <w:p w14:paraId="6C1648B6"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Minutos totales en movimiento</w:t>
            </w:r>
          </w:p>
        </w:tc>
        <w:tc>
          <w:tcPr>
            <w:tcW w:w="657" w:type="pct"/>
            <w:tcBorders>
              <w:top w:val="nil"/>
              <w:left w:val="nil"/>
              <w:bottom w:val="nil"/>
              <w:right w:val="nil"/>
            </w:tcBorders>
            <w:noWrap/>
            <w:vAlign w:val="center"/>
            <w:hideMark/>
          </w:tcPr>
          <w:p w14:paraId="2DF04D0E"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Independiente</w:t>
            </w:r>
          </w:p>
        </w:tc>
        <w:tc>
          <w:tcPr>
            <w:tcW w:w="412" w:type="pct"/>
            <w:tcBorders>
              <w:top w:val="nil"/>
              <w:left w:val="nil"/>
              <w:bottom w:val="nil"/>
              <w:right w:val="nil"/>
            </w:tcBorders>
            <w:noWrap/>
            <w:vAlign w:val="center"/>
            <w:hideMark/>
          </w:tcPr>
          <w:p w14:paraId="76C8CAF4"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w:t>
            </w:r>
          </w:p>
        </w:tc>
        <w:tc>
          <w:tcPr>
            <w:tcW w:w="625" w:type="pct"/>
            <w:tcBorders>
              <w:top w:val="nil"/>
              <w:left w:val="nil"/>
              <w:bottom w:val="nil"/>
              <w:right w:val="nil"/>
            </w:tcBorders>
            <w:noWrap/>
            <w:vAlign w:val="center"/>
            <w:hideMark/>
          </w:tcPr>
          <w:p w14:paraId="101EEDAD"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Discreta (minutos)</w:t>
            </w:r>
          </w:p>
        </w:tc>
        <w:tc>
          <w:tcPr>
            <w:tcW w:w="2502" w:type="pct"/>
            <w:tcBorders>
              <w:top w:val="nil"/>
              <w:left w:val="nil"/>
              <w:bottom w:val="nil"/>
              <w:right w:val="nil"/>
            </w:tcBorders>
            <w:noWrap/>
            <w:vAlign w:val="center"/>
            <w:hideMark/>
          </w:tcPr>
          <w:p w14:paraId="0D90C338"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proofErr w:type="gramStart"/>
            <w:r w:rsidRPr="00324714">
              <w:rPr>
                <w:rFonts w:eastAsia="Times New Roman" w:cs="Times New Roman"/>
                <w:color w:val="000000"/>
                <w:kern w:val="0"/>
                <w:sz w:val="16"/>
                <w:szCs w:val="16"/>
                <w:lang w:eastAsia="es-MX"/>
                <w14:ligatures w14:val="none"/>
              </w:rPr>
              <w:t>Total</w:t>
            </w:r>
            <w:proofErr w:type="gramEnd"/>
            <w:r w:rsidRPr="00324714">
              <w:rPr>
                <w:rFonts w:eastAsia="Times New Roman" w:cs="Times New Roman"/>
                <w:color w:val="000000"/>
                <w:kern w:val="0"/>
                <w:sz w:val="16"/>
                <w:szCs w:val="16"/>
                <w:lang w:eastAsia="es-MX"/>
                <w14:ligatures w14:val="none"/>
              </w:rPr>
              <w:t xml:space="preserve"> de minutos en movimiento (podría convertirse a horas si fuera necesario).</w:t>
            </w:r>
          </w:p>
        </w:tc>
      </w:tr>
      <w:tr w:rsidR="00324714" w:rsidRPr="00324714" w14:paraId="4A4FD426" w14:textId="77777777" w:rsidTr="00324714">
        <w:trPr>
          <w:trHeight w:val="300"/>
        </w:trPr>
        <w:tc>
          <w:tcPr>
            <w:tcW w:w="804" w:type="pct"/>
            <w:tcBorders>
              <w:top w:val="nil"/>
              <w:left w:val="nil"/>
              <w:bottom w:val="nil"/>
              <w:right w:val="nil"/>
            </w:tcBorders>
            <w:noWrap/>
            <w:vAlign w:val="center"/>
            <w:hideMark/>
          </w:tcPr>
          <w:p w14:paraId="1583EF9D"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proofErr w:type="gramStart"/>
            <w:r w:rsidRPr="00324714">
              <w:rPr>
                <w:rFonts w:eastAsia="Times New Roman" w:cs="Times New Roman"/>
                <w:color w:val="000000"/>
                <w:kern w:val="0"/>
                <w:sz w:val="16"/>
                <w:szCs w:val="16"/>
                <w:lang w:eastAsia="es-MX"/>
                <w14:ligatures w14:val="none"/>
              </w:rPr>
              <w:t>Total</w:t>
            </w:r>
            <w:proofErr w:type="gramEnd"/>
            <w:r w:rsidRPr="00324714">
              <w:rPr>
                <w:rFonts w:eastAsia="Times New Roman" w:cs="Times New Roman"/>
                <w:color w:val="000000"/>
                <w:kern w:val="0"/>
                <w:sz w:val="16"/>
                <w:szCs w:val="16"/>
                <w:lang w:eastAsia="es-MX"/>
                <w14:ligatures w14:val="none"/>
              </w:rPr>
              <w:t xml:space="preserve"> de minutos de ejercicio diario</w:t>
            </w:r>
          </w:p>
        </w:tc>
        <w:tc>
          <w:tcPr>
            <w:tcW w:w="657" w:type="pct"/>
            <w:tcBorders>
              <w:top w:val="nil"/>
              <w:left w:val="nil"/>
              <w:bottom w:val="nil"/>
              <w:right w:val="nil"/>
            </w:tcBorders>
            <w:noWrap/>
            <w:vAlign w:val="center"/>
            <w:hideMark/>
          </w:tcPr>
          <w:p w14:paraId="018C0CFE"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Independiente</w:t>
            </w:r>
          </w:p>
        </w:tc>
        <w:tc>
          <w:tcPr>
            <w:tcW w:w="412" w:type="pct"/>
            <w:tcBorders>
              <w:top w:val="nil"/>
              <w:left w:val="nil"/>
              <w:bottom w:val="nil"/>
              <w:right w:val="nil"/>
            </w:tcBorders>
            <w:noWrap/>
            <w:vAlign w:val="center"/>
            <w:hideMark/>
          </w:tcPr>
          <w:p w14:paraId="74DB0D2A"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w:t>
            </w:r>
          </w:p>
        </w:tc>
        <w:tc>
          <w:tcPr>
            <w:tcW w:w="625" w:type="pct"/>
            <w:tcBorders>
              <w:top w:val="nil"/>
              <w:left w:val="nil"/>
              <w:bottom w:val="nil"/>
              <w:right w:val="nil"/>
            </w:tcBorders>
            <w:noWrap/>
            <w:vAlign w:val="center"/>
            <w:hideMark/>
          </w:tcPr>
          <w:p w14:paraId="1294FA80"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Discreta (minutos)</w:t>
            </w:r>
          </w:p>
        </w:tc>
        <w:tc>
          <w:tcPr>
            <w:tcW w:w="2502" w:type="pct"/>
            <w:tcBorders>
              <w:top w:val="nil"/>
              <w:left w:val="nil"/>
              <w:bottom w:val="nil"/>
              <w:right w:val="nil"/>
            </w:tcBorders>
            <w:noWrap/>
            <w:vAlign w:val="center"/>
            <w:hideMark/>
          </w:tcPr>
          <w:p w14:paraId="785AB146"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 xml:space="preserve">Minutos diarios destinados a actividad física clasificada como “ejercicio” (según los criterios del Apple </w:t>
            </w:r>
            <w:proofErr w:type="spellStart"/>
            <w:r w:rsidRPr="00324714">
              <w:rPr>
                <w:rFonts w:eastAsia="Times New Roman" w:cs="Times New Roman"/>
                <w:color w:val="000000"/>
                <w:kern w:val="0"/>
                <w:sz w:val="16"/>
                <w:szCs w:val="16"/>
                <w:lang w:eastAsia="es-MX"/>
                <w14:ligatures w14:val="none"/>
              </w:rPr>
              <w:t>Watch</w:t>
            </w:r>
            <w:proofErr w:type="spellEnd"/>
            <w:r w:rsidRPr="00324714">
              <w:rPr>
                <w:rFonts w:eastAsia="Times New Roman" w:cs="Times New Roman"/>
                <w:color w:val="000000"/>
                <w:kern w:val="0"/>
                <w:sz w:val="16"/>
                <w:szCs w:val="16"/>
                <w:lang w:eastAsia="es-MX"/>
                <w14:ligatures w14:val="none"/>
              </w:rPr>
              <w:t>).</w:t>
            </w:r>
          </w:p>
        </w:tc>
      </w:tr>
      <w:tr w:rsidR="00324714" w:rsidRPr="00324714" w14:paraId="471BEBE6" w14:textId="77777777" w:rsidTr="00324714">
        <w:trPr>
          <w:trHeight w:val="300"/>
        </w:trPr>
        <w:tc>
          <w:tcPr>
            <w:tcW w:w="804" w:type="pct"/>
            <w:tcBorders>
              <w:top w:val="nil"/>
              <w:left w:val="nil"/>
              <w:bottom w:val="nil"/>
              <w:right w:val="nil"/>
            </w:tcBorders>
            <w:noWrap/>
            <w:vAlign w:val="center"/>
            <w:hideMark/>
          </w:tcPr>
          <w:p w14:paraId="738A8A3F"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 xml:space="preserve">Distancia caminada en </w:t>
            </w:r>
            <w:proofErr w:type="spellStart"/>
            <w:r w:rsidRPr="00324714">
              <w:rPr>
                <w:rFonts w:eastAsia="Times New Roman" w:cs="Times New Roman"/>
                <w:color w:val="000000"/>
                <w:kern w:val="0"/>
                <w:sz w:val="16"/>
                <w:szCs w:val="16"/>
                <w:lang w:eastAsia="es-MX"/>
                <w14:ligatures w14:val="none"/>
              </w:rPr>
              <w:t>kms</w:t>
            </w:r>
            <w:proofErr w:type="spellEnd"/>
          </w:p>
        </w:tc>
        <w:tc>
          <w:tcPr>
            <w:tcW w:w="657" w:type="pct"/>
            <w:tcBorders>
              <w:top w:val="nil"/>
              <w:left w:val="nil"/>
              <w:bottom w:val="nil"/>
              <w:right w:val="nil"/>
            </w:tcBorders>
            <w:noWrap/>
            <w:vAlign w:val="center"/>
            <w:hideMark/>
          </w:tcPr>
          <w:p w14:paraId="24E687ED"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Independiente</w:t>
            </w:r>
          </w:p>
        </w:tc>
        <w:tc>
          <w:tcPr>
            <w:tcW w:w="412" w:type="pct"/>
            <w:tcBorders>
              <w:top w:val="nil"/>
              <w:left w:val="nil"/>
              <w:bottom w:val="nil"/>
              <w:right w:val="nil"/>
            </w:tcBorders>
            <w:noWrap/>
            <w:vAlign w:val="center"/>
            <w:hideMark/>
          </w:tcPr>
          <w:p w14:paraId="3AF95E73"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w:t>
            </w:r>
          </w:p>
        </w:tc>
        <w:tc>
          <w:tcPr>
            <w:tcW w:w="625" w:type="pct"/>
            <w:tcBorders>
              <w:top w:val="nil"/>
              <w:left w:val="nil"/>
              <w:bottom w:val="nil"/>
              <w:right w:val="nil"/>
            </w:tcBorders>
            <w:noWrap/>
            <w:vAlign w:val="center"/>
            <w:hideMark/>
          </w:tcPr>
          <w:p w14:paraId="0BA922F8"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Continua</w:t>
            </w:r>
          </w:p>
        </w:tc>
        <w:tc>
          <w:tcPr>
            <w:tcW w:w="2502" w:type="pct"/>
            <w:tcBorders>
              <w:top w:val="nil"/>
              <w:left w:val="nil"/>
              <w:bottom w:val="nil"/>
              <w:right w:val="nil"/>
            </w:tcBorders>
            <w:noWrap/>
            <w:vAlign w:val="center"/>
            <w:hideMark/>
          </w:tcPr>
          <w:p w14:paraId="72AF389E"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Distancia recorrida a pie medida en kilómetros (con decimales).</w:t>
            </w:r>
          </w:p>
        </w:tc>
      </w:tr>
      <w:tr w:rsidR="00324714" w:rsidRPr="00324714" w14:paraId="1A513F50" w14:textId="77777777" w:rsidTr="00324714">
        <w:trPr>
          <w:trHeight w:val="300"/>
        </w:trPr>
        <w:tc>
          <w:tcPr>
            <w:tcW w:w="804" w:type="pct"/>
            <w:tcBorders>
              <w:top w:val="nil"/>
              <w:left w:val="nil"/>
              <w:bottom w:val="nil"/>
              <w:right w:val="nil"/>
            </w:tcBorders>
            <w:noWrap/>
            <w:vAlign w:val="center"/>
            <w:hideMark/>
          </w:tcPr>
          <w:p w14:paraId="1535C2FB"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Número de pasos por día</w:t>
            </w:r>
          </w:p>
        </w:tc>
        <w:tc>
          <w:tcPr>
            <w:tcW w:w="657" w:type="pct"/>
            <w:tcBorders>
              <w:top w:val="nil"/>
              <w:left w:val="nil"/>
              <w:bottom w:val="nil"/>
              <w:right w:val="nil"/>
            </w:tcBorders>
            <w:noWrap/>
            <w:vAlign w:val="center"/>
            <w:hideMark/>
          </w:tcPr>
          <w:p w14:paraId="4A85C44A"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Independiente</w:t>
            </w:r>
          </w:p>
        </w:tc>
        <w:tc>
          <w:tcPr>
            <w:tcW w:w="412" w:type="pct"/>
            <w:tcBorders>
              <w:top w:val="nil"/>
              <w:left w:val="nil"/>
              <w:bottom w:val="nil"/>
              <w:right w:val="nil"/>
            </w:tcBorders>
            <w:noWrap/>
            <w:vAlign w:val="center"/>
            <w:hideMark/>
          </w:tcPr>
          <w:p w14:paraId="08C83210"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w:t>
            </w:r>
          </w:p>
        </w:tc>
        <w:tc>
          <w:tcPr>
            <w:tcW w:w="625" w:type="pct"/>
            <w:tcBorders>
              <w:top w:val="nil"/>
              <w:left w:val="nil"/>
              <w:bottom w:val="nil"/>
              <w:right w:val="nil"/>
            </w:tcBorders>
            <w:noWrap/>
            <w:vAlign w:val="center"/>
            <w:hideMark/>
          </w:tcPr>
          <w:p w14:paraId="033547DD"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Discreta</w:t>
            </w:r>
          </w:p>
        </w:tc>
        <w:tc>
          <w:tcPr>
            <w:tcW w:w="2502" w:type="pct"/>
            <w:tcBorders>
              <w:top w:val="nil"/>
              <w:left w:val="nil"/>
              <w:bottom w:val="nil"/>
              <w:right w:val="nil"/>
            </w:tcBorders>
            <w:noWrap/>
            <w:vAlign w:val="center"/>
            <w:hideMark/>
          </w:tcPr>
          <w:p w14:paraId="2E1297AB"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Conteo total de pasos diarios.</w:t>
            </w:r>
          </w:p>
        </w:tc>
      </w:tr>
      <w:tr w:rsidR="00324714" w:rsidRPr="00324714" w14:paraId="5ED263DA" w14:textId="77777777" w:rsidTr="00324714">
        <w:trPr>
          <w:trHeight w:val="300"/>
        </w:trPr>
        <w:tc>
          <w:tcPr>
            <w:tcW w:w="804" w:type="pct"/>
            <w:tcBorders>
              <w:top w:val="nil"/>
              <w:left w:val="nil"/>
              <w:bottom w:val="nil"/>
              <w:right w:val="nil"/>
            </w:tcBorders>
            <w:noWrap/>
            <w:vAlign w:val="center"/>
            <w:hideMark/>
          </w:tcPr>
          <w:p w14:paraId="39F68F6B"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Frecuencia cardiaca al caminar promedio diario (</w:t>
            </w:r>
            <w:proofErr w:type="spellStart"/>
            <w:r w:rsidRPr="00324714">
              <w:rPr>
                <w:rFonts w:eastAsia="Times New Roman" w:cs="Times New Roman"/>
                <w:color w:val="000000"/>
                <w:kern w:val="0"/>
                <w:sz w:val="16"/>
                <w:szCs w:val="16"/>
                <w:lang w:eastAsia="es-MX"/>
                <w14:ligatures w14:val="none"/>
              </w:rPr>
              <w:t>lpm</w:t>
            </w:r>
            <w:proofErr w:type="spellEnd"/>
            <w:r w:rsidRPr="00324714">
              <w:rPr>
                <w:rFonts w:eastAsia="Times New Roman" w:cs="Times New Roman"/>
                <w:color w:val="000000"/>
                <w:kern w:val="0"/>
                <w:sz w:val="16"/>
                <w:szCs w:val="16"/>
                <w:lang w:eastAsia="es-MX"/>
                <w14:ligatures w14:val="none"/>
              </w:rPr>
              <w:t>)</w:t>
            </w:r>
          </w:p>
        </w:tc>
        <w:tc>
          <w:tcPr>
            <w:tcW w:w="657" w:type="pct"/>
            <w:tcBorders>
              <w:top w:val="nil"/>
              <w:left w:val="nil"/>
              <w:bottom w:val="nil"/>
              <w:right w:val="nil"/>
            </w:tcBorders>
            <w:noWrap/>
            <w:vAlign w:val="center"/>
            <w:hideMark/>
          </w:tcPr>
          <w:p w14:paraId="42E8CDEB"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Independiente</w:t>
            </w:r>
          </w:p>
        </w:tc>
        <w:tc>
          <w:tcPr>
            <w:tcW w:w="412" w:type="pct"/>
            <w:tcBorders>
              <w:top w:val="nil"/>
              <w:left w:val="nil"/>
              <w:bottom w:val="nil"/>
              <w:right w:val="nil"/>
            </w:tcBorders>
            <w:noWrap/>
            <w:vAlign w:val="center"/>
            <w:hideMark/>
          </w:tcPr>
          <w:p w14:paraId="7830863C"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w:t>
            </w:r>
          </w:p>
        </w:tc>
        <w:tc>
          <w:tcPr>
            <w:tcW w:w="625" w:type="pct"/>
            <w:tcBorders>
              <w:top w:val="nil"/>
              <w:left w:val="nil"/>
              <w:bottom w:val="nil"/>
              <w:right w:val="nil"/>
            </w:tcBorders>
            <w:noWrap/>
            <w:vAlign w:val="center"/>
            <w:hideMark/>
          </w:tcPr>
          <w:p w14:paraId="789AB224"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Continua</w:t>
            </w:r>
          </w:p>
        </w:tc>
        <w:tc>
          <w:tcPr>
            <w:tcW w:w="2502" w:type="pct"/>
            <w:tcBorders>
              <w:top w:val="nil"/>
              <w:left w:val="nil"/>
              <w:bottom w:val="nil"/>
              <w:right w:val="nil"/>
            </w:tcBorders>
            <w:noWrap/>
            <w:vAlign w:val="center"/>
            <w:hideMark/>
          </w:tcPr>
          <w:p w14:paraId="61B10324"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 xml:space="preserve">Este valor refleja el estado del sistema cardiovascular durante períodos de inactividad o descanso y se considera un indicador clave de la salud general y la condición física. </w:t>
            </w:r>
          </w:p>
        </w:tc>
      </w:tr>
      <w:tr w:rsidR="00324714" w:rsidRPr="00324714" w14:paraId="2856F8ED" w14:textId="77777777" w:rsidTr="00324714">
        <w:trPr>
          <w:trHeight w:val="300"/>
        </w:trPr>
        <w:tc>
          <w:tcPr>
            <w:tcW w:w="804" w:type="pct"/>
            <w:tcBorders>
              <w:top w:val="nil"/>
              <w:left w:val="nil"/>
              <w:bottom w:val="nil"/>
              <w:right w:val="nil"/>
            </w:tcBorders>
            <w:noWrap/>
            <w:vAlign w:val="center"/>
            <w:hideMark/>
          </w:tcPr>
          <w:p w14:paraId="484D91FD"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Frecuencia cardiaca de reposo promedio diario (</w:t>
            </w:r>
            <w:proofErr w:type="spellStart"/>
            <w:r w:rsidRPr="00324714">
              <w:rPr>
                <w:rFonts w:eastAsia="Times New Roman" w:cs="Times New Roman"/>
                <w:color w:val="000000"/>
                <w:kern w:val="0"/>
                <w:sz w:val="16"/>
                <w:szCs w:val="16"/>
                <w:lang w:eastAsia="es-MX"/>
                <w14:ligatures w14:val="none"/>
              </w:rPr>
              <w:t>lpm</w:t>
            </w:r>
            <w:proofErr w:type="spellEnd"/>
            <w:r w:rsidRPr="00324714">
              <w:rPr>
                <w:rFonts w:eastAsia="Times New Roman" w:cs="Times New Roman"/>
                <w:color w:val="000000"/>
                <w:kern w:val="0"/>
                <w:sz w:val="16"/>
                <w:szCs w:val="16"/>
                <w:lang w:eastAsia="es-MX"/>
                <w14:ligatures w14:val="none"/>
              </w:rPr>
              <w:t>)</w:t>
            </w:r>
          </w:p>
        </w:tc>
        <w:tc>
          <w:tcPr>
            <w:tcW w:w="657" w:type="pct"/>
            <w:tcBorders>
              <w:top w:val="nil"/>
              <w:left w:val="nil"/>
              <w:bottom w:val="nil"/>
              <w:right w:val="nil"/>
            </w:tcBorders>
            <w:noWrap/>
            <w:vAlign w:val="center"/>
            <w:hideMark/>
          </w:tcPr>
          <w:p w14:paraId="62E6710C"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Independiente</w:t>
            </w:r>
          </w:p>
        </w:tc>
        <w:tc>
          <w:tcPr>
            <w:tcW w:w="412" w:type="pct"/>
            <w:tcBorders>
              <w:top w:val="nil"/>
              <w:left w:val="nil"/>
              <w:bottom w:val="nil"/>
              <w:right w:val="nil"/>
            </w:tcBorders>
            <w:noWrap/>
            <w:vAlign w:val="center"/>
            <w:hideMark/>
          </w:tcPr>
          <w:p w14:paraId="3D8BC6E8"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w:t>
            </w:r>
          </w:p>
        </w:tc>
        <w:tc>
          <w:tcPr>
            <w:tcW w:w="625" w:type="pct"/>
            <w:tcBorders>
              <w:top w:val="nil"/>
              <w:left w:val="nil"/>
              <w:bottom w:val="nil"/>
              <w:right w:val="nil"/>
            </w:tcBorders>
            <w:noWrap/>
            <w:vAlign w:val="center"/>
            <w:hideMark/>
          </w:tcPr>
          <w:p w14:paraId="365A7B30"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Continua</w:t>
            </w:r>
          </w:p>
        </w:tc>
        <w:tc>
          <w:tcPr>
            <w:tcW w:w="2502" w:type="pct"/>
            <w:tcBorders>
              <w:top w:val="nil"/>
              <w:left w:val="nil"/>
              <w:bottom w:val="nil"/>
              <w:right w:val="nil"/>
            </w:tcBorders>
            <w:noWrap/>
            <w:vAlign w:val="center"/>
            <w:hideMark/>
          </w:tcPr>
          <w:p w14:paraId="4834B029"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Frecuencia cardíaca de reposo promedio diario.</w:t>
            </w:r>
          </w:p>
        </w:tc>
      </w:tr>
      <w:tr w:rsidR="00324714" w:rsidRPr="00324714" w14:paraId="78FB2D9C" w14:textId="77777777" w:rsidTr="00324714">
        <w:trPr>
          <w:trHeight w:val="300"/>
        </w:trPr>
        <w:tc>
          <w:tcPr>
            <w:tcW w:w="804" w:type="pct"/>
            <w:tcBorders>
              <w:top w:val="nil"/>
              <w:left w:val="nil"/>
              <w:bottom w:val="nil"/>
              <w:right w:val="nil"/>
            </w:tcBorders>
            <w:noWrap/>
            <w:vAlign w:val="center"/>
            <w:hideMark/>
          </w:tcPr>
          <w:p w14:paraId="2B986262"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Gasto calórico activo (kcal)</w:t>
            </w:r>
          </w:p>
        </w:tc>
        <w:tc>
          <w:tcPr>
            <w:tcW w:w="657" w:type="pct"/>
            <w:tcBorders>
              <w:top w:val="nil"/>
              <w:left w:val="nil"/>
              <w:bottom w:val="nil"/>
              <w:right w:val="nil"/>
            </w:tcBorders>
            <w:noWrap/>
            <w:vAlign w:val="center"/>
            <w:hideMark/>
          </w:tcPr>
          <w:p w14:paraId="10030B9E"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Independiente</w:t>
            </w:r>
          </w:p>
        </w:tc>
        <w:tc>
          <w:tcPr>
            <w:tcW w:w="412" w:type="pct"/>
            <w:tcBorders>
              <w:top w:val="nil"/>
              <w:left w:val="nil"/>
              <w:bottom w:val="nil"/>
              <w:right w:val="nil"/>
            </w:tcBorders>
            <w:noWrap/>
            <w:vAlign w:val="center"/>
            <w:hideMark/>
          </w:tcPr>
          <w:p w14:paraId="5FE160D9"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w:t>
            </w:r>
          </w:p>
        </w:tc>
        <w:tc>
          <w:tcPr>
            <w:tcW w:w="625" w:type="pct"/>
            <w:tcBorders>
              <w:top w:val="nil"/>
              <w:left w:val="nil"/>
              <w:bottom w:val="nil"/>
              <w:right w:val="nil"/>
            </w:tcBorders>
            <w:noWrap/>
            <w:vAlign w:val="center"/>
            <w:hideMark/>
          </w:tcPr>
          <w:p w14:paraId="644D445D"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Continua</w:t>
            </w:r>
          </w:p>
        </w:tc>
        <w:tc>
          <w:tcPr>
            <w:tcW w:w="2502" w:type="pct"/>
            <w:tcBorders>
              <w:top w:val="nil"/>
              <w:left w:val="nil"/>
              <w:bottom w:val="nil"/>
              <w:right w:val="nil"/>
            </w:tcBorders>
            <w:noWrap/>
            <w:vAlign w:val="center"/>
            <w:hideMark/>
          </w:tcPr>
          <w:p w14:paraId="03449455"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 xml:space="preserve">Estimación del gasto calórico activo según el Apple </w:t>
            </w:r>
            <w:proofErr w:type="spellStart"/>
            <w:r w:rsidRPr="00324714">
              <w:rPr>
                <w:rFonts w:eastAsia="Times New Roman" w:cs="Times New Roman"/>
                <w:color w:val="000000"/>
                <w:kern w:val="0"/>
                <w:sz w:val="16"/>
                <w:szCs w:val="16"/>
                <w:lang w:eastAsia="es-MX"/>
                <w14:ligatures w14:val="none"/>
              </w:rPr>
              <w:t>Watch</w:t>
            </w:r>
            <w:proofErr w:type="spellEnd"/>
            <w:r w:rsidRPr="00324714">
              <w:rPr>
                <w:rFonts w:eastAsia="Times New Roman" w:cs="Times New Roman"/>
                <w:color w:val="000000"/>
                <w:kern w:val="0"/>
                <w:sz w:val="16"/>
                <w:szCs w:val="16"/>
                <w:lang w:eastAsia="es-MX"/>
                <w14:ligatures w14:val="none"/>
              </w:rPr>
              <w:t>, en kilocalorías.</w:t>
            </w:r>
          </w:p>
        </w:tc>
      </w:tr>
      <w:tr w:rsidR="00324714" w:rsidRPr="00324714" w14:paraId="0263A4E3" w14:textId="77777777" w:rsidTr="00324714">
        <w:trPr>
          <w:trHeight w:val="300"/>
        </w:trPr>
        <w:tc>
          <w:tcPr>
            <w:tcW w:w="804" w:type="pct"/>
            <w:tcBorders>
              <w:top w:val="nil"/>
              <w:left w:val="nil"/>
              <w:bottom w:val="nil"/>
              <w:right w:val="nil"/>
            </w:tcBorders>
            <w:noWrap/>
            <w:vAlign w:val="center"/>
            <w:hideMark/>
          </w:tcPr>
          <w:p w14:paraId="5711A45F"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Función física (SF-36)</w:t>
            </w:r>
          </w:p>
        </w:tc>
        <w:tc>
          <w:tcPr>
            <w:tcW w:w="657" w:type="pct"/>
            <w:tcBorders>
              <w:top w:val="nil"/>
              <w:left w:val="nil"/>
              <w:bottom w:val="nil"/>
              <w:right w:val="nil"/>
            </w:tcBorders>
            <w:noWrap/>
            <w:vAlign w:val="center"/>
            <w:hideMark/>
          </w:tcPr>
          <w:p w14:paraId="5ADBB43D"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Dependiente</w:t>
            </w:r>
          </w:p>
        </w:tc>
        <w:tc>
          <w:tcPr>
            <w:tcW w:w="412" w:type="pct"/>
            <w:tcBorders>
              <w:top w:val="nil"/>
              <w:left w:val="nil"/>
              <w:bottom w:val="nil"/>
              <w:right w:val="nil"/>
            </w:tcBorders>
            <w:noWrap/>
            <w:vAlign w:val="center"/>
            <w:hideMark/>
          </w:tcPr>
          <w:p w14:paraId="399E7F4C"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 (Escala)</w:t>
            </w:r>
          </w:p>
        </w:tc>
        <w:tc>
          <w:tcPr>
            <w:tcW w:w="625" w:type="pct"/>
            <w:tcBorders>
              <w:top w:val="nil"/>
              <w:left w:val="nil"/>
              <w:bottom w:val="nil"/>
              <w:right w:val="nil"/>
            </w:tcBorders>
            <w:noWrap/>
            <w:vAlign w:val="center"/>
            <w:hideMark/>
          </w:tcPr>
          <w:p w14:paraId="1086591C"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Continua</w:t>
            </w:r>
          </w:p>
        </w:tc>
        <w:tc>
          <w:tcPr>
            <w:tcW w:w="2502" w:type="pct"/>
            <w:tcBorders>
              <w:top w:val="nil"/>
              <w:left w:val="nil"/>
              <w:bottom w:val="nil"/>
              <w:right w:val="nil"/>
            </w:tcBorders>
            <w:noWrap/>
            <w:vAlign w:val="center"/>
            <w:hideMark/>
          </w:tcPr>
          <w:p w14:paraId="0D153A20"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Dimensión del SF-36 (puntaje 0 a 100). Evalúa la capacidad para realizar actividades físicas.</w:t>
            </w:r>
          </w:p>
        </w:tc>
      </w:tr>
      <w:tr w:rsidR="00324714" w:rsidRPr="00324714" w14:paraId="49DDAACF" w14:textId="77777777" w:rsidTr="00324714">
        <w:trPr>
          <w:trHeight w:val="300"/>
        </w:trPr>
        <w:tc>
          <w:tcPr>
            <w:tcW w:w="804" w:type="pct"/>
            <w:tcBorders>
              <w:top w:val="nil"/>
              <w:left w:val="nil"/>
              <w:bottom w:val="nil"/>
              <w:right w:val="nil"/>
            </w:tcBorders>
            <w:noWrap/>
            <w:vAlign w:val="center"/>
            <w:hideMark/>
          </w:tcPr>
          <w:p w14:paraId="43B941FA"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Rol físico (SF-36)</w:t>
            </w:r>
          </w:p>
        </w:tc>
        <w:tc>
          <w:tcPr>
            <w:tcW w:w="657" w:type="pct"/>
            <w:tcBorders>
              <w:top w:val="nil"/>
              <w:left w:val="nil"/>
              <w:bottom w:val="nil"/>
              <w:right w:val="nil"/>
            </w:tcBorders>
            <w:noWrap/>
            <w:vAlign w:val="center"/>
            <w:hideMark/>
          </w:tcPr>
          <w:p w14:paraId="3524DF6D"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Dependiente</w:t>
            </w:r>
          </w:p>
        </w:tc>
        <w:tc>
          <w:tcPr>
            <w:tcW w:w="412" w:type="pct"/>
            <w:tcBorders>
              <w:top w:val="nil"/>
              <w:left w:val="nil"/>
              <w:bottom w:val="nil"/>
              <w:right w:val="nil"/>
            </w:tcBorders>
            <w:noWrap/>
            <w:vAlign w:val="center"/>
            <w:hideMark/>
          </w:tcPr>
          <w:p w14:paraId="629C2DA4"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 (Escala)</w:t>
            </w:r>
          </w:p>
        </w:tc>
        <w:tc>
          <w:tcPr>
            <w:tcW w:w="625" w:type="pct"/>
            <w:tcBorders>
              <w:top w:val="nil"/>
              <w:left w:val="nil"/>
              <w:bottom w:val="nil"/>
              <w:right w:val="nil"/>
            </w:tcBorders>
            <w:noWrap/>
            <w:vAlign w:val="center"/>
            <w:hideMark/>
          </w:tcPr>
          <w:p w14:paraId="1C8FCCA4"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Continua</w:t>
            </w:r>
          </w:p>
        </w:tc>
        <w:tc>
          <w:tcPr>
            <w:tcW w:w="2502" w:type="pct"/>
            <w:tcBorders>
              <w:top w:val="nil"/>
              <w:left w:val="nil"/>
              <w:bottom w:val="nil"/>
              <w:right w:val="nil"/>
            </w:tcBorders>
            <w:noWrap/>
            <w:vAlign w:val="center"/>
            <w:hideMark/>
          </w:tcPr>
          <w:p w14:paraId="53AA5DCF"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Dimensión del SF-36 que evalúa las limitaciones físicas en la vida diaria.</w:t>
            </w:r>
          </w:p>
        </w:tc>
      </w:tr>
      <w:tr w:rsidR="00324714" w:rsidRPr="00324714" w14:paraId="7878C0D3" w14:textId="77777777" w:rsidTr="00324714">
        <w:trPr>
          <w:trHeight w:val="300"/>
        </w:trPr>
        <w:tc>
          <w:tcPr>
            <w:tcW w:w="804" w:type="pct"/>
            <w:tcBorders>
              <w:top w:val="nil"/>
              <w:left w:val="nil"/>
              <w:bottom w:val="nil"/>
              <w:right w:val="nil"/>
            </w:tcBorders>
            <w:noWrap/>
            <w:vAlign w:val="center"/>
            <w:hideMark/>
          </w:tcPr>
          <w:p w14:paraId="57EEB485"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Dolor corporal (SF-36)</w:t>
            </w:r>
          </w:p>
        </w:tc>
        <w:tc>
          <w:tcPr>
            <w:tcW w:w="657" w:type="pct"/>
            <w:tcBorders>
              <w:top w:val="nil"/>
              <w:left w:val="nil"/>
              <w:bottom w:val="nil"/>
              <w:right w:val="nil"/>
            </w:tcBorders>
            <w:noWrap/>
            <w:vAlign w:val="center"/>
            <w:hideMark/>
          </w:tcPr>
          <w:p w14:paraId="7B902CAD"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Dependiente</w:t>
            </w:r>
          </w:p>
        </w:tc>
        <w:tc>
          <w:tcPr>
            <w:tcW w:w="412" w:type="pct"/>
            <w:tcBorders>
              <w:top w:val="nil"/>
              <w:left w:val="nil"/>
              <w:bottom w:val="nil"/>
              <w:right w:val="nil"/>
            </w:tcBorders>
            <w:noWrap/>
            <w:vAlign w:val="center"/>
            <w:hideMark/>
          </w:tcPr>
          <w:p w14:paraId="650EEB4C"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 (Escala)</w:t>
            </w:r>
          </w:p>
        </w:tc>
        <w:tc>
          <w:tcPr>
            <w:tcW w:w="625" w:type="pct"/>
            <w:tcBorders>
              <w:top w:val="nil"/>
              <w:left w:val="nil"/>
              <w:bottom w:val="nil"/>
              <w:right w:val="nil"/>
            </w:tcBorders>
            <w:noWrap/>
            <w:vAlign w:val="center"/>
            <w:hideMark/>
          </w:tcPr>
          <w:p w14:paraId="0865A598"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Continua</w:t>
            </w:r>
          </w:p>
        </w:tc>
        <w:tc>
          <w:tcPr>
            <w:tcW w:w="2502" w:type="pct"/>
            <w:tcBorders>
              <w:top w:val="nil"/>
              <w:left w:val="nil"/>
              <w:bottom w:val="nil"/>
              <w:right w:val="nil"/>
            </w:tcBorders>
            <w:noWrap/>
            <w:vAlign w:val="center"/>
            <w:hideMark/>
          </w:tcPr>
          <w:p w14:paraId="3E8E69AC"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Percibe la intensidad y frecuencia del dolor, afecta la calidad de vida.</w:t>
            </w:r>
          </w:p>
        </w:tc>
      </w:tr>
      <w:tr w:rsidR="00324714" w:rsidRPr="00324714" w14:paraId="6C7562D2" w14:textId="77777777" w:rsidTr="00324714">
        <w:trPr>
          <w:trHeight w:val="300"/>
        </w:trPr>
        <w:tc>
          <w:tcPr>
            <w:tcW w:w="804" w:type="pct"/>
            <w:tcBorders>
              <w:top w:val="nil"/>
              <w:left w:val="nil"/>
              <w:bottom w:val="nil"/>
              <w:right w:val="nil"/>
            </w:tcBorders>
            <w:noWrap/>
            <w:vAlign w:val="center"/>
            <w:hideMark/>
          </w:tcPr>
          <w:p w14:paraId="4B8A5A95"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Salud general (SF-36)</w:t>
            </w:r>
          </w:p>
        </w:tc>
        <w:tc>
          <w:tcPr>
            <w:tcW w:w="657" w:type="pct"/>
            <w:tcBorders>
              <w:top w:val="nil"/>
              <w:left w:val="nil"/>
              <w:bottom w:val="nil"/>
              <w:right w:val="nil"/>
            </w:tcBorders>
            <w:noWrap/>
            <w:vAlign w:val="center"/>
            <w:hideMark/>
          </w:tcPr>
          <w:p w14:paraId="15C1F0C1"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Dependiente</w:t>
            </w:r>
          </w:p>
        </w:tc>
        <w:tc>
          <w:tcPr>
            <w:tcW w:w="412" w:type="pct"/>
            <w:tcBorders>
              <w:top w:val="nil"/>
              <w:left w:val="nil"/>
              <w:bottom w:val="nil"/>
              <w:right w:val="nil"/>
            </w:tcBorders>
            <w:noWrap/>
            <w:vAlign w:val="center"/>
            <w:hideMark/>
          </w:tcPr>
          <w:p w14:paraId="4C3DE1CC"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 (Escala)</w:t>
            </w:r>
          </w:p>
        </w:tc>
        <w:tc>
          <w:tcPr>
            <w:tcW w:w="625" w:type="pct"/>
            <w:tcBorders>
              <w:top w:val="nil"/>
              <w:left w:val="nil"/>
              <w:bottom w:val="nil"/>
              <w:right w:val="nil"/>
            </w:tcBorders>
            <w:noWrap/>
            <w:vAlign w:val="center"/>
            <w:hideMark/>
          </w:tcPr>
          <w:p w14:paraId="7D0C2619"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Continua</w:t>
            </w:r>
          </w:p>
        </w:tc>
        <w:tc>
          <w:tcPr>
            <w:tcW w:w="2502" w:type="pct"/>
            <w:tcBorders>
              <w:top w:val="nil"/>
              <w:left w:val="nil"/>
              <w:bottom w:val="nil"/>
              <w:right w:val="nil"/>
            </w:tcBorders>
            <w:noWrap/>
            <w:vAlign w:val="center"/>
            <w:hideMark/>
          </w:tcPr>
          <w:p w14:paraId="561E88DD"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Percepción global de salud, síntoma de la salud percibida.</w:t>
            </w:r>
          </w:p>
        </w:tc>
      </w:tr>
      <w:tr w:rsidR="00324714" w:rsidRPr="00324714" w14:paraId="5FC2D9C3" w14:textId="77777777" w:rsidTr="00324714">
        <w:trPr>
          <w:trHeight w:val="300"/>
        </w:trPr>
        <w:tc>
          <w:tcPr>
            <w:tcW w:w="804" w:type="pct"/>
            <w:tcBorders>
              <w:top w:val="nil"/>
              <w:left w:val="nil"/>
              <w:bottom w:val="nil"/>
              <w:right w:val="nil"/>
            </w:tcBorders>
            <w:noWrap/>
            <w:vAlign w:val="center"/>
            <w:hideMark/>
          </w:tcPr>
          <w:p w14:paraId="6E5CF8A3"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Vitalidad (SF-36)</w:t>
            </w:r>
          </w:p>
        </w:tc>
        <w:tc>
          <w:tcPr>
            <w:tcW w:w="657" w:type="pct"/>
            <w:tcBorders>
              <w:top w:val="nil"/>
              <w:left w:val="nil"/>
              <w:bottom w:val="nil"/>
              <w:right w:val="nil"/>
            </w:tcBorders>
            <w:noWrap/>
            <w:vAlign w:val="center"/>
            <w:hideMark/>
          </w:tcPr>
          <w:p w14:paraId="7FBB8A36"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Dependiente</w:t>
            </w:r>
          </w:p>
        </w:tc>
        <w:tc>
          <w:tcPr>
            <w:tcW w:w="412" w:type="pct"/>
            <w:tcBorders>
              <w:top w:val="nil"/>
              <w:left w:val="nil"/>
              <w:bottom w:val="nil"/>
              <w:right w:val="nil"/>
            </w:tcBorders>
            <w:noWrap/>
            <w:vAlign w:val="center"/>
            <w:hideMark/>
          </w:tcPr>
          <w:p w14:paraId="58B22357"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 (Escala)</w:t>
            </w:r>
          </w:p>
        </w:tc>
        <w:tc>
          <w:tcPr>
            <w:tcW w:w="625" w:type="pct"/>
            <w:tcBorders>
              <w:top w:val="nil"/>
              <w:left w:val="nil"/>
              <w:bottom w:val="nil"/>
              <w:right w:val="nil"/>
            </w:tcBorders>
            <w:noWrap/>
            <w:vAlign w:val="center"/>
            <w:hideMark/>
          </w:tcPr>
          <w:p w14:paraId="4502A5D5"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Continua</w:t>
            </w:r>
          </w:p>
        </w:tc>
        <w:tc>
          <w:tcPr>
            <w:tcW w:w="2502" w:type="pct"/>
            <w:tcBorders>
              <w:top w:val="nil"/>
              <w:left w:val="nil"/>
              <w:bottom w:val="nil"/>
              <w:right w:val="nil"/>
            </w:tcBorders>
            <w:noWrap/>
            <w:vAlign w:val="center"/>
            <w:hideMark/>
          </w:tcPr>
          <w:p w14:paraId="11A0C56E"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Evalúa energía, fatiga y cansancio.</w:t>
            </w:r>
          </w:p>
        </w:tc>
      </w:tr>
      <w:tr w:rsidR="00324714" w:rsidRPr="00324714" w14:paraId="7DC88763" w14:textId="77777777" w:rsidTr="00324714">
        <w:trPr>
          <w:trHeight w:val="300"/>
        </w:trPr>
        <w:tc>
          <w:tcPr>
            <w:tcW w:w="804" w:type="pct"/>
            <w:tcBorders>
              <w:top w:val="nil"/>
              <w:left w:val="nil"/>
              <w:bottom w:val="nil"/>
              <w:right w:val="nil"/>
            </w:tcBorders>
            <w:noWrap/>
            <w:vAlign w:val="center"/>
            <w:hideMark/>
          </w:tcPr>
          <w:p w14:paraId="5128EEA5"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Función social (SF-36)</w:t>
            </w:r>
          </w:p>
        </w:tc>
        <w:tc>
          <w:tcPr>
            <w:tcW w:w="657" w:type="pct"/>
            <w:tcBorders>
              <w:top w:val="nil"/>
              <w:left w:val="nil"/>
              <w:bottom w:val="nil"/>
              <w:right w:val="nil"/>
            </w:tcBorders>
            <w:noWrap/>
            <w:vAlign w:val="center"/>
            <w:hideMark/>
          </w:tcPr>
          <w:p w14:paraId="2A5823DB"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Dependiente</w:t>
            </w:r>
          </w:p>
        </w:tc>
        <w:tc>
          <w:tcPr>
            <w:tcW w:w="412" w:type="pct"/>
            <w:tcBorders>
              <w:top w:val="nil"/>
              <w:left w:val="nil"/>
              <w:bottom w:val="nil"/>
              <w:right w:val="nil"/>
            </w:tcBorders>
            <w:noWrap/>
            <w:vAlign w:val="center"/>
            <w:hideMark/>
          </w:tcPr>
          <w:p w14:paraId="12646253"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 (Escala)</w:t>
            </w:r>
          </w:p>
        </w:tc>
        <w:tc>
          <w:tcPr>
            <w:tcW w:w="625" w:type="pct"/>
            <w:tcBorders>
              <w:top w:val="nil"/>
              <w:left w:val="nil"/>
              <w:bottom w:val="nil"/>
              <w:right w:val="nil"/>
            </w:tcBorders>
            <w:noWrap/>
            <w:vAlign w:val="center"/>
            <w:hideMark/>
          </w:tcPr>
          <w:p w14:paraId="301CD4DB"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Continua</w:t>
            </w:r>
          </w:p>
        </w:tc>
        <w:tc>
          <w:tcPr>
            <w:tcW w:w="2502" w:type="pct"/>
            <w:tcBorders>
              <w:top w:val="nil"/>
              <w:left w:val="nil"/>
              <w:bottom w:val="nil"/>
              <w:right w:val="nil"/>
            </w:tcBorders>
            <w:noWrap/>
            <w:vAlign w:val="center"/>
            <w:hideMark/>
          </w:tcPr>
          <w:p w14:paraId="5D1EB311"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Valora el grado de limitación en las relaciones sociales por problemas de salud.</w:t>
            </w:r>
          </w:p>
        </w:tc>
      </w:tr>
      <w:tr w:rsidR="00324714" w:rsidRPr="00324714" w14:paraId="69D9B2B0" w14:textId="77777777" w:rsidTr="00324714">
        <w:trPr>
          <w:trHeight w:val="300"/>
        </w:trPr>
        <w:tc>
          <w:tcPr>
            <w:tcW w:w="804" w:type="pct"/>
            <w:tcBorders>
              <w:top w:val="nil"/>
              <w:left w:val="nil"/>
              <w:bottom w:val="nil"/>
              <w:right w:val="nil"/>
            </w:tcBorders>
            <w:noWrap/>
            <w:vAlign w:val="center"/>
            <w:hideMark/>
          </w:tcPr>
          <w:p w14:paraId="10FED69B"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Rol emocional (SF-36)</w:t>
            </w:r>
          </w:p>
        </w:tc>
        <w:tc>
          <w:tcPr>
            <w:tcW w:w="657" w:type="pct"/>
            <w:tcBorders>
              <w:top w:val="nil"/>
              <w:left w:val="nil"/>
              <w:bottom w:val="nil"/>
              <w:right w:val="nil"/>
            </w:tcBorders>
            <w:noWrap/>
            <w:vAlign w:val="center"/>
            <w:hideMark/>
          </w:tcPr>
          <w:p w14:paraId="1B7BB2AE"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Dependiente</w:t>
            </w:r>
          </w:p>
        </w:tc>
        <w:tc>
          <w:tcPr>
            <w:tcW w:w="412" w:type="pct"/>
            <w:tcBorders>
              <w:top w:val="nil"/>
              <w:left w:val="nil"/>
              <w:bottom w:val="nil"/>
              <w:right w:val="nil"/>
            </w:tcBorders>
            <w:noWrap/>
            <w:vAlign w:val="center"/>
            <w:hideMark/>
          </w:tcPr>
          <w:p w14:paraId="738283CA"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 (Escala)</w:t>
            </w:r>
          </w:p>
        </w:tc>
        <w:tc>
          <w:tcPr>
            <w:tcW w:w="625" w:type="pct"/>
            <w:tcBorders>
              <w:top w:val="nil"/>
              <w:left w:val="nil"/>
              <w:bottom w:val="nil"/>
              <w:right w:val="nil"/>
            </w:tcBorders>
            <w:noWrap/>
            <w:vAlign w:val="center"/>
            <w:hideMark/>
          </w:tcPr>
          <w:p w14:paraId="7106E0A1"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Continua</w:t>
            </w:r>
          </w:p>
        </w:tc>
        <w:tc>
          <w:tcPr>
            <w:tcW w:w="2502" w:type="pct"/>
            <w:tcBorders>
              <w:top w:val="nil"/>
              <w:left w:val="nil"/>
              <w:bottom w:val="nil"/>
              <w:right w:val="nil"/>
            </w:tcBorders>
            <w:noWrap/>
            <w:vAlign w:val="center"/>
            <w:hideMark/>
          </w:tcPr>
          <w:p w14:paraId="2FE47142"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Evalúa las limitaciones en las actividades diarias por problemas emocionales.</w:t>
            </w:r>
          </w:p>
        </w:tc>
      </w:tr>
      <w:tr w:rsidR="00324714" w:rsidRPr="00324714" w14:paraId="6DE9C8B3" w14:textId="77777777" w:rsidTr="00324714">
        <w:trPr>
          <w:trHeight w:val="300"/>
        </w:trPr>
        <w:tc>
          <w:tcPr>
            <w:tcW w:w="804" w:type="pct"/>
            <w:tcBorders>
              <w:top w:val="nil"/>
              <w:left w:val="nil"/>
              <w:bottom w:val="nil"/>
              <w:right w:val="nil"/>
            </w:tcBorders>
            <w:noWrap/>
            <w:vAlign w:val="center"/>
            <w:hideMark/>
          </w:tcPr>
          <w:p w14:paraId="5FA8EF3D"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Salud mental (SF-36)</w:t>
            </w:r>
          </w:p>
        </w:tc>
        <w:tc>
          <w:tcPr>
            <w:tcW w:w="657" w:type="pct"/>
            <w:tcBorders>
              <w:top w:val="nil"/>
              <w:left w:val="nil"/>
              <w:bottom w:val="nil"/>
              <w:right w:val="nil"/>
            </w:tcBorders>
            <w:noWrap/>
            <w:vAlign w:val="center"/>
            <w:hideMark/>
          </w:tcPr>
          <w:p w14:paraId="6EEEE72D"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Dependiente</w:t>
            </w:r>
          </w:p>
        </w:tc>
        <w:tc>
          <w:tcPr>
            <w:tcW w:w="412" w:type="pct"/>
            <w:tcBorders>
              <w:top w:val="nil"/>
              <w:left w:val="nil"/>
              <w:bottom w:val="nil"/>
              <w:right w:val="nil"/>
            </w:tcBorders>
            <w:noWrap/>
            <w:vAlign w:val="center"/>
            <w:hideMark/>
          </w:tcPr>
          <w:p w14:paraId="5E279864"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 (Escala)</w:t>
            </w:r>
          </w:p>
        </w:tc>
        <w:tc>
          <w:tcPr>
            <w:tcW w:w="625" w:type="pct"/>
            <w:tcBorders>
              <w:top w:val="nil"/>
              <w:left w:val="nil"/>
              <w:bottom w:val="nil"/>
              <w:right w:val="nil"/>
            </w:tcBorders>
            <w:noWrap/>
            <w:vAlign w:val="center"/>
            <w:hideMark/>
          </w:tcPr>
          <w:p w14:paraId="300E15A9"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Continua</w:t>
            </w:r>
          </w:p>
        </w:tc>
        <w:tc>
          <w:tcPr>
            <w:tcW w:w="2502" w:type="pct"/>
            <w:tcBorders>
              <w:top w:val="nil"/>
              <w:left w:val="nil"/>
              <w:bottom w:val="nil"/>
              <w:right w:val="nil"/>
            </w:tcBorders>
            <w:noWrap/>
            <w:vAlign w:val="center"/>
            <w:hideMark/>
          </w:tcPr>
          <w:p w14:paraId="2761CC5D"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Mide depresión, ansiedad, pérdida de control emocional y bienestar general.</w:t>
            </w:r>
          </w:p>
        </w:tc>
      </w:tr>
      <w:tr w:rsidR="00324714" w:rsidRPr="00324714" w14:paraId="059F9893" w14:textId="77777777" w:rsidTr="00324714">
        <w:trPr>
          <w:trHeight w:val="300"/>
        </w:trPr>
        <w:tc>
          <w:tcPr>
            <w:tcW w:w="804" w:type="pct"/>
            <w:tcBorders>
              <w:top w:val="nil"/>
              <w:left w:val="nil"/>
              <w:bottom w:val="nil"/>
              <w:right w:val="nil"/>
            </w:tcBorders>
            <w:noWrap/>
            <w:vAlign w:val="center"/>
            <w:hideMark/>
          </w:tcPr>
          <w:p w14:paraId="3CC56EB8"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Puntuación Global (SF-36)</w:t>
            </w:r>
          </w:p>
        </w:tc>
        <w:tc>
          <w:tcPr>
            <w:tcW w:w="657" w:type="pct"/>
            <w:tcBorders>
              <w:top w:val="nil"/>
              <w:left w:val="nil"/>
              <w:bottom w:val="nil"/>
              <w:right w:val="nil"/>
            </w:tcBorders>
            <w:noWrap/>
            <w:vAlign w:val="center"/>
            <w:hideMark/>
          </w:tcPr>
          <w:p w14:paraId="7D354DB3"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Dependiente</w:t>
            </w:r>
          </w:p>
        </w:tc>
        <w:tc>
          <w:tcPr>
            <w:tcW w:w="412" w:type="pct"/>
            <w:tcBorders>
              <w:top w:val="nil"/>
              <w:left w:val="nil"/>
              <w:bottom w:val="nil"/>
              <w:right w:val="nil"/>
            </w:tcBorders>
            <w:noWrap/>
            <w:vAlign w:val="center"/>
            <w:hideMark/>
          </w:tcPr>
          <w:p w14:paraId="00F2C976"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 (Escala)</w:t>
            </w:r>
          </w:p>
        </w:tc>
        <w:tc>
          <w:tcPr>
            <w:tcW w:w="625" w:type="pct"/>
            <w:tcBorders>
              <w:top w:val="nil"/>
              <w:left w:val="nil"/>
              <w:bottom w:val="nil"/>
              <w:right w:val="nil"/>
            </w:tcBorders>
            <w:noWrap/>
            <w:vAlign w:val="center"/>
            <w:hideMark/>
          </w:tcPr>
          <w:p w14:paraId="7D276A09"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Continua</w:t>
            </w:r>
          </w:p>
        </w:tc>
        <w:tc>
          <w:tcPr>
            <w:tcW w:w="2502" w:type="pct"/>
            <w:tcBorders>
              <w:top w:val="nil"/>
              <w:left w:val="nil"/>
              <w:bottom w:val="nil"/>
              <w:right w:val="nil"/>
            </w:tcBorders>
            <w:noWrap/>
            <w:vAlign w:val="center"/>
            <w:hideMark/>
          </w:tcPr>
          <w:p w14:paraId="6C1BE7FC"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Resultado agregado de todos los componentes del SF-36 (promedio final o score total).</w:t>
            </w:r>
          </w:p>
        </w:tc>
      </w:tr>
      <w:tr w:rsidR="00324714" w:rsidRPr="00324714" w14:paraId="388F2E2F" w14:textId="77777777" w:rsidTr="00324714">
        <w:trPr>
          <w:trHeight w:val="300"/>
        </w:trPr>
        <w:tc>
          <w:tcPr>
            <w:tcW w:w="804" w:type="pct"/>
            <w:tcBorders>
              <w:top w:val="nil"/>
              <w:left w:val="nil"/>
              <w:bottom w:val="single" w:sz="4" w:space="0" w:color="auto"/>
              <w:right w:val="nil"/>
            </w:tcBorders>
            <w:noWrap/>
            <w:vAlign w:val="center"/>
            <w:hideMark/>
          </w:tcPr>
          <w:p w14:paraId="56ACF3C7"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Estimación del algoritmo de lógica difusa</w:t>
            </w:r>
          </w:p>
        </w:tc>
        <w:tc>
          <w:tcPr>
            <w:tcW w:w="657" w:type="pct"/>
            <w:tcBorders>
              <w:top w:val="nil"/>
              <w:left w:val="nil"/>
              <w:bottom w:val="single" w:sz="4" w:space="0" w:color="auto"/>
              <w:right w:val="nil"/>
            </w:tcBorders>
            <w:noWrap/>
            <w:vAlign w:val="center"/>
            <w:hideMark/>
          </w:tcPr>
          <w:p w14:paraId="4410F1DC"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Dependiente</w:t>
            </w:r>
          </w:p>
        </w:tc>
        <w:tc>
          <w:tcPr>
            <w:tcW w:w="412" w:type="pct"/>
            <w:tcBorders>
              <w:top w:val="nil"/>
              <w:left w:val="nil"/>
              <w:bottom w:val="single" w:sz="4" w:space="0" w:color="auto"/>
              <w:right w:val="nil"/>
            </w:tcBorders>
            <w:noWrap/>
            <w:vAlign w:val="center"/>
            <w:hideMark/>
          </w:tcPr>
          <w:p w14:paraId="591B5339"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Numérica</w:t>
            </w:r>
          </w:p>
        </w:tc>
        <w:tc>
          <w:tcPr>
            <w:tcW w:w="625" w:type="pct"/>
            <w:tcBorders>
              <w:top w:val="nil"/>
              <w:left w:val="nil"/>
              <w:bottom w:val="single" w:sz="4" w:space="0" w:color="auto"/>
              <w:right w:val="nil"/>
            </w:tcBorders>
            <w:noWrap/>
            <w:vAlign w:val="center"/>
            <w:hideMark/>
          </w:tcPr>
          <w:p w14:paraId="0854846E"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 xml:space="preserve">Continua </w:t>
            </w:r>
          </w:p>
        </w:tc>
        <w:tc>
          <w:tcPr>
            <w:tcW w:w="2502" w:type="pct"/>
            <w:tcBorders>
              <w:top w:val="nil"/>
              <w:left w:val="nil"/>
              <w:bottom w:val="single" w:sz="4" w:space="0" w:color="auto"/>
              <w:right w:val="nil"/>
            </w:tcBorders>
            <w:noWrap/>
            <w:vAlign w:val="center"/>
            <w:hideMark/>
          </w:tcPr>
          <w:p w14:paraId="2D6937D2" w14:textId="77777777" w:rsidR="00324714" w:rsidRPr="00324714" w:rsidRDefault="00324714" w:rsidP="00324714">
            <w:pPr>
              <w:spacing w:after="0" w:line="240" w:lineRule="auto"/>
              <w:ind w:firstLine="0"/>
              <w:jc w:val="left"/>
              <w:rPr>
                <w:rFonts w:eastAsia="Times New Roman" w:cs="Times New Roman"/>
                <w:color w:val="000000"/>
                <w:kern w:val="0"/>
                <w:sz w:val="16"/>
                <w:szCs w:val="16"/>
                <w:lang w:eastAsia="es-MX"/>
                <w14:ligatures w14:val="none"/>
              </w:rPr>
            </w:pPr>
            <w:r w:rsidRPr="00324714">
              <w:rPr>
                <w:rFonts w:eastAsia="Times New Roman" w:cs="Times New Roman"/>
                <w:color w:val="000000"/>
                <w:kern w:val="0"/>
                <w:sz w:val="16"/>
                <w:szCs w:val="16"/>
                <w:lang w:eastAsia="es-MX"/>
                <w14:ligatures w14:val="none"/>
              </w:rPr>
              <w:t xml:space="preserve">Resultado obtenido por el algoritmo de Inteligencia artificial que integra las características identificadas para el CS y para la </w:t>
            </w:r>
            <w:proofErr w:type="spellStart"/>
            <w:r w:rsidRPr="00324714">
              <w:rPr>
                <w:rFonts w:eastAsia="Times New Roman" w:cs="Times New Roman"/>
                <w:color w:val="000000"/>
                <w:kern w:val="0"/>
                <w:sz w:val="16"/>
                <w:szCs w:val="16"/>
                <w:lang w:eastAsia="es-MX"/>
                <w14:ligatures w14:val="none"/>
              </w:rPr>
              <w:t>AF</w:t>
            </w:r>
            <w:proofErr w:type="spellEnd"/>
            <w:r w:rsidRPr="00324714">
              <w:rPr>
                <w:rFonts w:eastAsia="Times New Roman" w:cs="Times New Roman"/>
                <w:color w:val="000000"/>
                <w:kern w:val="0"/>
                <w:sz w:val="16"/>
                <w:szCs w:val="16"/>
                <w:lang w:eastAsia="es-MX"/>
                <w14:ligatures w14:val="none"/>
              </w:rPr>
              <w:t>.</w:t>
            </w:r>
          </w:p>
        </w:tc>
      </w:tr>
    </w:tbl>
    <w:p w14:paraId="2BFD1A36" w14:textId="21C0DCEB" w:rsidR="00324714" w:rsidRDefault="00324714" w:rsidP="00E373C4">
      <w:pPr>
        <w:pStyle w:val="CuerpoLA"/>
      </w:pPr>
      <w:r>
        <w:t xml:space="preserve">Fuente: elaboración propia </w:t>
      </w:r>
    </w:p>
    <w:p w14:paraId="0F6124AE" w14:textId="502019E3" w:rsidR="00324714" w:rsidRPr="00DD2EDA" w:rsidRDefault="004722B7" w:rsidP="004722B7">
      <w:pPr>
        <w:rPr>
          <w:rFonts w:ascii="Arial" w:hAnsi="Arial" w:cs="Arial"/>
          <w:b/>
          <w:bCs/>
          <w:szCs w:val="24"/>
        </w:rPr>
      </w:pPr>
      <w:r w:rsidRPr="00DD2EDA">
        <w:rPr>
          <w:rFonts w:ascii="Arial" w:hAnsi="Arial" w:cs="Arial"/>
          <w:b/>
          <w:bCs/>
          <w:szCs w:val="24"/>
        </w:rPr>
        <w:lastRenderedPageBreak/>
        <w:fldChar w:fldCharType="end"/>
      </w:r>
    </w:p>
    <w:p w14:paraId="426D1400" w14:textId="77777777" w:rsidR="004613E9" w:rsidRPr="00DD2EDA" w:rsidRDefault="004613E9" w:rsidP="004722B7">
      <w:pPr>
        <w:pStyle w:val="T3"/>
      </w:pPr>
      <w:bookmarkStart w:id="132" w:name="_Toc207041627"/>
      <w:r w:rsidRPr="00DD2EDA">
        <w:t>Plan de Análisis Estadístico</w:t>
      </w:r>
      <w:bookmarkEnd w:id="132"/>
      <w:r w:rsidRPr="00DD2EDA">
        <w:t xml:space="preserve"> </w:t>
      </w:r>
    </w:p>
    <w:p w14:paraId="6DA5299A" w14:textId="77777777" w:rsidR="004613E9" w:rsidRPr="00DD2EDA" w:rsidRDefault="004613E9" w:rsidP="00E373C4">
      <w:pPr>
        <w:pStyle w:val="CuerpoLA"/>
      </w:pPr>
      <w:r w:rsidRPr="00DD2EDA">
        <w:rPr>
          <w:i/>
          <w:iCs/>
        </w:rPr>
        <w:t>Caracterización</w:t>
      </w:r>
      <w:r w:rsidRPr="00DD2EDA">
        <w:t>. En primer lugar, validaremos el instrumento mediante la revisión de la coherencia interna y la pertinencia de cada ítem; para ello, calcularemos el Alfa de Cronbach y emplearemos el coeficiente V de Aiken con el fin de confirmar la validez de facie y la validez de contenido, cuyas etapas incluyen el diseño, la adaptación, la valoración por expertos y la prueba piloto. Asimismo, describiremos la distribución de las variables a través de frecuencias, medias y desviaciones estándar, con el propósito de identificar posibles valores atípicos, detectar comportamientos anómalos y sentar las bases para el resto de los análisis.</w:t>
      </w:r>
    </w:p>
    <w:p w14:paraId="7439DE78" w14:textId="77777777" w:rsidR="004613E9" w:rsidRPr="00DD2EDA" w:rsidRDefault="004613E9" w:rsidP="00E373C4">
      <w:pPr>
        <w:pStyle w:val="CuerpoLA"/>
      </w:pPr>
      <w:r w:rsidRPr="00DD2EDA">
        <w:rPr>
          <w:i/>
          <w:iCs/>
        </w:rPr>
        <w:t>Analogía por Atribución (Comparaciones).</w:t>
      </w:r>
      <w:r w:rsidRPr="00DD2EDA">
        <w:t xml:space="preserve"> A continuación, evaluaremos si existen diferencias significativas entre posibles subgrupos (por ejemplo, sexo o rangos de edad), aplicando pruebas como la t de </w:t>
      </w:r>
      <w:proofErr w:type="spellStart"/>
      <w:r w:rsidRPr="00DD2EDA">
        <w:t>Student</w:t>
      </w:r>
      <w:proofErr w:type="spellEnd"/>
      <w:r w:rsidRPr="00DD2EDA">
        <w:t xml:space="preserve"> para muestras independientes o ANOVA con comparaciones post hoc (N de Tukey) cuando haya más de dos grupos; esto nos permitirá establecer comparaciones entre distintos niveles o categorías de los participantes y explorar variaciones relevantes de las variables de interés.</w:t>
      </w:r>
    </w:p>
    <w:p w14:paraId="6B18A697" w14:textId="77777777" w:rsidR="004613E9" w:rsidRPr="00DD2EDA" w:rsidRDefault="004613E9" w:rsidP="00E373C4">
      <w:pPr>
        <w:pStyle w:val="CuerpoLA"/>
      </w:pPr>
      <w:r w:rsidRPr="00DD2EDA">
        <w:rPr>
          <w:i/>
          <w:iCs/>
        </w:rPr>
        <w:t>Relacional (Correlacional).</w:t>
      </w:r>
      <w:r w:rsidRPr="00DD2EDA">
        <w:t xml:space="preserve"> Posteriormente, verificaremos los supuestos de normalidad y homocedasticidad, para luego realizar correlaciones (Pearson o Spearman) entre las métricas derivadas de la actividad física/conducta sedentaria y las dimensiones del SF-36, con el objetivo de determinar la magnitud y dirección de la relación; en caso de requerir un enfoque explicativo adicional, plantearemos modelos de regresión lineal múltiple que permitan estimar la contribución de cada variable independiente a la variabilidad de la percepción de la calidad de vida relacionada con la salud.</w:t>
      </w:r>
    </w:p>
    <w:p w14:paraId="2BBBD895" w14:textId="77777777" w:rsidR="004613E9" w:rsidRPr="00DD2EDA" w:rsidRDefault="004613E9" w:rsidP="00E373C4">
      <w:pPr>
        <w:pStyle w:val="CuerpoLA"/>
      </w:pPr>
      <w:r w:rsidRPr="00DD2EDA">
        <w:rPr>
          <w:i/>
          <w:iCs/>
        </w:rPr>
        <w:t>Integración.</w:t>
      </w:r>
      <w:r w:rsidRPr="00DD2EDA">
        <w:t xml:space="preserve"> Finalmente, integraremos los hallazgos en un análisis más avanzado, donde emplearemos un algoritmo de lógica difusa apoyado en las correlaciones y modelos previos, definiendo las reglas de inferencia y las funciones de membresía para capturar la complejidad de la información; de este modo, elaboraremos diagramas y, si es pertinente, un análisis factorial (KMO, varianza total explicada, rotación) que facilite la interpretación integral de los resultados y el desarrollo de conclusiones sólidas sobre la relación entre </w:t>
      </w:r>
      <w:r w:rsidRPr="00DD2EDA">
        <w:lastRenderedPageBreak/>
        <w:t>actividad física, comportamiento sedentario y calidad de vida.</w:t>
      </w:r>
    </w:p>
    <w:p w14:paraId="569A0759" w14:textId="77777777" w:rsidR="004613E9" w:rsidRPr="00DD2EDA" w:rsidRDefault="004613E9" w:rsidP="004613E9">
      <w:pPr>
        <w:pStyle w:val="T2"/>
        <w:rPr>
          <w:rFonts w:eastAsia="Times New Roman"/>
        </w:rPr>
      </w:pPr>
      <w:bookmarkStart w:id="133" w:name="_Toc207041628"/>
      <w:r w:rsidRPr="00DD2EDA">
        <w:rPr>
          <w:rFonts w:eastAsia="Times New Roman"/>
        </w:rPr>
        <w:t>Técnicas y procedimiento</w:t>
      </w:r>
      <w:bookmarkEnd w:id="133"/>
      <w:r w:rsidRPr="00DD2EDA">
        <w:rPr>
          <w:rFonts w:eastAsia="Times New Roman"/>
        </w:rPr>
        <w:t xml:space="preserve"> </w:t>
      </w:r>
    </w:p>
    <w:p w14:paraId="56304DD9" w14:textId="77777777" w:rsidR="00916B27" w:rsidRPr="00DD2EDA" w:rsidRDefault="00916B27" w:rsidP="00916B27">
      <w:pPr>
        <w:pStyle w:val="T3"/>
      </w:pPr>
      <w:bookmarkStart w:id="134" w:name="_Toc183012325"/>
      <w:bookmarkStart w:id="135" w:name="_Toc207041629"/>
      <w:r w:rsidRPr="00DD2EDA">
        <w:t>Selección del Dispositivo</w:t>
      </w:r>
      <w:bookmarkEnd w:id="134"/>
      <w:bookmarkEnd w:id="135"/>
      <w:r w:rsidRPr="00DD2EDA">
        <w:t xml:space="preserve"> </w:t>
      </w:r>
    </w:p>
    <w:p w14:paraId="16277259" w14:textId="7F77FB71" w:rsidR="00916B27" w:rsidRPr="00DD2EDA" w:rsidRDefault="00916B27" w:rsidP="00916B27">
      <w:pPr>
        <w:rPr>
          <w:rFonts w:eastAsia="Times New Roman" w:cs="Times New Roman"/>
          <w:szCs w:val="24"/>
        </w:rPr>
      </w:pPr>
      <w:r w:rsidRPr="00DD2EDA">
        <w:rPr>
          <w:rFonts w:eastAsia="Times New Roman" w:cs="Times New Roman"/>
          <w:szCs w:val="24"/>
        </w:rPr>
        <w:t xml:space="preserve">Para la selección del dispositivo de monitoreo, se utilizó una base de datos detallada que analiza 423 dispositivos de 133 marcas, divididos en 187 monitores de actividad física y 236 relojes inteligentes lanzados desde 2011 </w:t>
      </w:r>
      <w:sdt>
        <w:sdtPr>
          <w:rPr>
            <w:rFonts w:eastAsia="Times New Roman" w:cs="Times New Roman"/>
            <w:color w:val="000000"/>
            <w:szCs w:val="24"/>
          </w:rPr>
          <w:tag w:val="MENDELEY_CITATION_v3_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"/>
          <w:id w:val="-281721778"/>
          <w:placeholder>
            <w:docPart w:val="12BD6BC3DD5E477B9339B7A4D657A4C3"/>
          </w:placeholder>
        </w:sdtPr>
        <w:sdtContent>
          <w:r w:rsidR="00D96C69" w:rsidRPr="00D96C69">
            <w:rPr>
              <w:rFonts w:eastAsia="Times New Roman" w:cs="Times New Roman"/>
              <w:color w:val="000000"/>
              <w:szCs w:val="24"/>
            </w:rPr>
            <w:t>(Henriksen et al., 2021)</w:t>
          </w:r>
        </w:sdtContent>
      </w:sdt>
      <w:r w:rsidRPr="00DD2EDA">
        <w:rPr>
          <w:rFonts w:eastAsia="Times New Roman" w:cs="Times New Roman"/>
          <w:szCs w:val="24"/>
        </w:rPr>
        <w:t>. Esta base permitió identificar las capacidades técnicas de cada dispositivo, como sensores incluidos y su utilidad en la medición de patrones de actividad física (AF) y comportamiento sedentario (CS).</w:t>
      </w:r>
    </w:p>
    <w:p w14:paraId="025A851F" w14:textId="77777777" w:rsidR="00916B27" w:rsidRPr="00DD2EDA" w:rsidRDefault="00916B27" w:rsidP="00916B27">
      <w:pPr>
        <w:pStyle w:val="T3"/>
      </w:pPr>
      <w:bookmarkStart w:id="136" w:name="_Toc207041630"/>
      <w:r w:rsidRPr="00DD2EDA">
        <w:t>Análisis de Sensores</w:t>
      </w:r>
      <w:bookmarkEnd w:id="136"/>
      <w:r w:rsidRPr="00DD2EDA">
        <w:t xml:space="preserve"> </w:t>
      </w:r>
    </w:p>
    <w:p w14:paraId="65B19FFF" w14:textId="6274778A" w:rsidR="00916B27" w:rsidRPr="00DD2EDA" w:rsidRDefault="00916B27" w:rsidP="00916B27">
      <w:pPr>
        <w:rPr>
          <w:rFonts w:eastAsia="Times New Roman" w:cs="Times New Roman"/>
          <w:szCs w:val="24"/>
        </w:rPr>
      </w:pPr>
      <w:r w:rsidRPr="00DD2EDA">
        <w:rPr>
          <w:rFonts w:eastAsia="Times New Roman" w:cs="Times New Roman"/>
          <w:szCs w:val="24"/>
        </w:rPr>
        <w:t xml:space="preserve">Del análisis de los 423 dispositivos, se observó que todos cuentan con un acelerómetro, esencial para medir la intensidad y frecuencia del movimiento, lo que facilita la evaluación de la AF </w:t>
      </w:r>
      <w:sdt>
        <w:sdtPr>
          <w:rPr>
            <w:rFonts w:eastAsia="Times New Roman" w:cs="Times New Roman"/>
            <w:color w:val="000000"/>
            <w:szCs w:val="24"/>
          </w:rPr>
          <w:tag w:val="MENDELEY_CITATION_v3_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"/>
          <w:id w:val="-1121529312"/>
          <w:placeholder>
            <w:docPart w:val="12BD6BC3DD5E477B9339B7A4D657A4C3"/>
          </w:placeholder>
        </w:sdtPr>
        <w:sdtContent>
          <w:r w:rsidR="00D96C69" w:rsidRPr="00D96C69">
            <w:rPr>
              <w:rFonts w:eastAsia="Times New Roman" w:cs="Times New Roman"/>
              <w:color w:val="000000"/>
              <w:szCs w:val="24"/>
            </w:rPr>
            <w:t>(Henriksen et al., 2021)</w:t>
          </w:r>
        </w:sdtContent>
      </w:sdt>
      <w:r w:rsidRPr="00DD2EDA">
        <w:rPr>
          <w:rFonts w:eastAsia="Times New Roman" w:cs="Times New Roman"/>
          <w:szCs w:val="24"/>
        </w:rPr>
        <w:t xml:space="preserve">. Sin embargo, solo el 38.3% de los dispositivos (162 de 423) incluyen un sensor de fotopletismografía (PPG), crucial para medir frecuencia y variabilidad cardíaca, indicadores relevantes para evaluar esfuerzo físico y salud cardiovascular </w:t>
      </w:r>
      <w:sdt>
        <w:sdtPr>
          <w:rPr>
            <w:rFonts w:eastAsia="Times New Roman" w:cs="Times New Roman"/>
            <w:color w:val="000000"/>
            <w:szCs w:val="24"/>
          </w:rPr>
          <w:tag w:val="MENDELEY_CITATION_v3_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"/>
          <w:id w:val="828023651"/>
          <w:placeholder>
            <w:docPart w:val="12BD6BC3DD5E477B9339B7A4D657A4C3"/>
          </w:placeholder>
        </w:sdtPr>
        <w:sdtContent>
          <w:r w:rsidR="00D96C69" w:rsidRPr="00D96C69">
            <w:rPr>
              <w:rFonts w:eastAsia="Times New Roman" w:cs="Times New Roman"/>
              <w:color w:val="000000"/>
              <w:szCs w:val="24"/>
            </w:rPr>
            <w:t>(Pinto et al., 2023)</w:t>
          </w:r>
        </w:sdtContent>
      </w:sdt>
      <w:r w:rsidRPr="00DD2EDA">
        <w:rPr>
          <w:rFonts w:eastAsia="Times New Roman" w:cs="Times New Roman"/>
          <w:szCs w:val="24"/>
        </w:rPr>
        <w:t xml:space="preserve">. Aunque en 2011 solo el 14% de los </w:t>
      </w:r>
      <w:proofErr w:type="gramStart"/>
      <w:r w:rsidRPr="00DD2EDA">
        <w:rPr>
          <w:rFonts w:eastAsia="Times New Roman" w:cs="Times New Roman"/>
          <w:szCs w:val="24"/>
        </w:rPr>
        <w:t>wearables</w:t>
      </w:r>
      <w:proofErr w:type="gramEnd"/>
      <w:r w:rsidRPr="00DD2EDA">
        <w:rPr>
          <w:rFonts w:eastAsia="Times New Roman" w:cs="Times New Roman"/>
          <w:szCs w:val="24"/>
        </w:rPr>
        <w:t xml:space="preserve"> incluían PPG, esta tecnología creció significativamente, alcanzando un 55% en los dispositivos lanzados en 2016, lo que refleja su creciente relevancia en la monitorización de la salud </w:t>
      </w:r>
      <w:sdt>
        <w:sdtPr>
          <w:rPr>
            <w:rFonts w:eastAsia="Times New Roman" w:cs="Times New Roman"/>
            <w:color w:val="000000"/>
            <w:szCs w:val="24"/>
          </w:rPr>
          <w:tag w:val="MENDELEY_CITATION_v3_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"/>
          <w:id w:val="1858532749"/>
          <w:placeholder>
            <w:docPart w:val="12BD6BC3DD5E477B9339B7A4D657A4C3"/>
          </w:placeholder>
        </w:sdtPr>
        <w:sdtContent>
          <w:r w:rsidR="00D96C69" w:rsidRPr="00D96C69">
            <w:rPr>
              <w:rFonts w:eastAsia="Times New Roman" w:cs="Times New Roman"/>
              <w:color w:val="000000"/>
              <w:szCs w:val="24"/>
            </w:rPr>
            <w:t>(Henriksen et al., 2018)</w:t>
          </w:r>
        </w:sdtContent>
      </w:sdt>
      <w:r w:rsidRPr="00DD2EDA">
        <w:rPr>
          <w:rFonts w:eastAsia="Times New Roman" w:cs="Times New Roman"/>
          <w:szCs w:val="24"/>
        </w:rPr>
        <w:t>.</w:t>
      </w:r>
    </w:p>
    <w:p w14:paraId="6A53DA25" w14:textId="6872366D" w:rsidR="00916B27" w:rsidRPr="00DD2EDA" w:rsidRDefault="00916B27" w:rsidP="00916B27">
      <w:pPr>
        <w:rPr>
          <w:rFonts w:eastAsia="Times New Roman" w:cs="Times New Roman"/>
          <w:szCs w:val="24"/>
        </w:rPr>
      </w:pPr>
      <w:r w:rsidRPr="00DD2EDA">
        <w:rPr>
          <w:rFonts w:eastAsia="Times New Roman" w:cs="Times New Roman"/>
          <w:szCs w:val="24"/>
        </w:rPr>
        <w:t xml:space="preserve">Otros sensores, como el giroscopio (23.9%) y el GPS (29.6%), también destacan por su utilidad. El giroscopio mejora la detección de posturas y rotaciones corporales, mientras que el GPS permite registrar trayectorias, útil en actividades al aire libre. Sensores menos comunes, como el magnetómetro (18.2%) y el barómetro (13.5%), tienen aplicaciones específicas, pero son menos relevantes para este estudio </w:t>
      </w:r>
      <w:sdt>
        <w:sdtPr>
          <w:rPr>
            <w:rFonts w:eastAsia="Times New Roman" w:cs="Times New Roman"/>
            <w:color w:val="000000"/>
            <w:szCs w:val="24"/>
          </w:rPr>
          <w:tag w:val="MENDELEY_CITATION_v3_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"/>
          <w:id w:val="-1518541682"/>
          <w:placeholder>
            <w:docPart w:val="12BD6BC3DD5E477B9339B7A4D657A4C3"/>
          </w:placeholder>
        </w:sdtPr>
        <w:sdtContent>
          <w:r w:rsidR="00D96C69" w:rsidRPr="00D96C69">
            <w:rPr>
              <w:rFonts w:eastAsia="Times New Roman" w:cs="Times New Roman"/>
              <w:color w:val="000000"/>
              <w:szCs w:val="24"/>
            </w:rPr>
            <w:t>(Henriksen et al., 2018)</w:t>
          </w:r>
        </w:sdtContent>
      </w:sdt>
      <w:r w:rsidRPr="00DD2EDA">
        <w:rPr>
          <w:rFonts w:eastAsia="Times New Roman" w:cs="Times New Roman"/>
          <w:szCs w:val="24"/>
        </w:rPr>
        <w:t>.</w:t>
      </w:r>
    </w:p>
    <w:p w14:paraId="2DE4AC7D" w14:textId="77777777" w:rsidR="00916B27" w:rsidRPr="00DD2EDA" w:rsidRDefault="00916B27" w:rsidP="00916B27">
      <w:pPr>
        <w:pStyle w:val="T3"/>
      </w:pPr>
      <w:bookmarkStart w:id="137" w:name="_Toc207041631"/>
      <w:r w:rsidRPr="00DD2EDA">
        <w:t xml:space="preserve">Elección del Apple </w:t>
      </w:r>
      <w:proofErr w:type="spellStart"/>
      <w:r w:rsidRPr="00DD2EDA">
        <w:t>Watch</w:t>
      </w:r>
      <w:bookmarkEnd w:id="137"/>
      <w:proofErr w:type="spellEnd"/>
      <w:r w:rsidRPr="00DD2EDA">
        <w:t xml:space="preserve"> </w:t>
      </w:r>
    </w:p>
    <w:p w14:paraId="38B9F23B" w14:textId="2DACEA53" w:rsidR="00916B27" w:rsidRPr="00DD2EDA" w:rsidRDefault="00916B27" w:rsidP="00916B27">
      <w:pPr>
        <w:rPr>
          <w:rFonts w:eastAsia="Times New Roman" w:cs="Times New Roman"/>
          <w:szCs w:val="24"/>
        </w:rPr>
      </w:pPr>
      <w:r w:rsidRPr="00DD2EDA">
        <w:rPr>
          <w:rFonts w:eastAsia="Times New Roman" w:cs="Times New Roman"/>
          <w:szCs w:val="24"/>
        </w:rPr>
        <w:t xml:space="preserve">El análisis de mercado identificó a Apple como el líder en la categoría de smartwatches, con un 49% de la cuota global, seguido por Samsung (15%) y Garmin (11%) </w:t>
      </w:r>
      <w:sdt>
        <w:sdtPr>
          <w:rPr>
            <w:rFonts w:eastAsia="Times New Roman" w:cs="Times New Roman"/>
            <w:color w:val="000000"/>
            <w:szCs w:val="24"/>
          </w:rPr>
          <w:tag w:val="MENDELEY_CITATION_v3_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"/>
          <w:id w:val="1231806250"/>
          <w:placeholder>
            <w:docPart w:val="12BD6BC3DD5E477B9339B7A4D657A4C3"/>
          </w:placeholder>
        </w:sdtPr>
        <w:sdtContent>
          <w:r w:rsidR="00D96C69" w:rsidRPr="00D96C69">
            <w:rPr>
              <w:rFonts w:eastAsia="Times New Roman" w:cs="Times New Roman"/>
              <w:color w:val="000000"/>
              <w:szCs w:val="24"/>
            </w:rPr>
            <w:t>(</w:t>
          </w:r>
          <w:proofErr w:type="spellStart"/>
          <w:r w:rsidR="00D96C69" w:rsidRPr="00D96C69">
            <w:rPr>
              <w:rFonts w:eastAsia="Times New Roman" w:cs="Times New Roman"/>
              <w:color w:val="000000"/>
              <w:szCs w:val="24"/>
            </w:rPr>
            <w:t>Canalys</w:t>
          </w:r>
          <w:proofErr w:type="spellEnd"/>
          <w:r w:rsidR="00D96C69" w:rsidRPr="00D96C69">
            <w:rPr>
              <w:rFonts w:eastAsia="Times New Roman" w:cs="Times New Roman"/>
              <w:color w:val="000000"/>
              <w:szCs w:val="24"/>
            </w:rPr>
            <w:t>, 2024)</w:t>
          </w:r>
        </w:sdtContent>
      </w:sdt>
      <w:r w:rsidRPr="00DD2EDA">
        <w:rPr>
          <w:rFonts w:eastAsia="Times New Roman" w:cs="Times New Roman"/>
          <w:szCs w:val="24"/>
        </w:rPr>
        <w:t xml:space="preserve">. Esta predominancia y la uniformidad en sus dispositivos justifican la </w:t>
      </w:r>
      <w:r w:rsidRPr="00DD2EDA">
        <w:rPr>
          <w:rFonts w:eastAsia="Times New Roman" w:cs="Times New Roman"/>
          <w:szCs w:val="24"/>
        </w:rPr>
        <w:lastRenderedPageBreak/>
        <w:t xml:space="preserve">elección del Apple </w:t>
      </w:r>
      <w:proofErr w:type="spellStart"/>
      <w:r w:rsidRPr="00DD2EDA">
        <w:rPr>
          <w:rFonts w:eastAsia="Times New Roman" w:cs="Times New Roman"/>
          <w:szCs w:val="24"/>
        </w:rPr>
        <w:t>Watch</w:t>
      </w:r>
      <w:proofErr w:type="spellEnd"/>
      <w:r w:rsidRPr="00DD2EDA">
        <w:rPr>
          <w:rFonts w:eastAsia="Times New Roman" w:cs="Times New Roman"/>
          <w:szCs w:val="24"/>
        </w:rPr>
        <w:t xml:space="preserve"> como el dispositivo más adecuado, asegurando una mayor representatividad de datos y compatibilidad con herramientas de análisis avanzadas.</w:t>
      </w:r>
    </w:p>
    <w:p w14:paraId="508E8B76" w14:textId="77777777" w:rsidR="00916B27" w:rsidRPr="00DD2EDA" w:rsidRDefault="00916B27" w:rsidP="00916B27">
      <w:pPr>
        <w:pStyle w:val="T3"/>
      </w:pPr>
      <w:bookmarkStart w:id="138" w:name="_Toc207041632"/>
      <w:r w:rsidRPr="00DD2EDA">
        <w:t>Protocolo del Instrumento</w:t>
      </w:r>
      <w:bookmarkEnd w:id="138"/>
      <w:r w:rsidRPr="00DD2EDA">
        <w:t xml:space="preserve"> </w:t>
      </w:r>
    </w:p>
    <w:p w14:paraId="07891965" w14:textId="74E9A6C0" w:rsidR="00916B27" w:rsidRPr="00DD2EDA" w:rsidRDefault="00916B27" w:rsidP="00C2717F">
      <w:r w:rsidRPr="00DD2EDA">
        <w:t xml:space="preserve">Para </w:t>
      </w:r>
      <w:r w:rsidR="00C2717F">
        <w:t>la implementación del instrumento de realizo un flujo de trabajo como el que se describe en la figura 3</w:t>
      </w:r>
      <w:r w:rsidRPr="00DD2EDA">
        <w:t>,</w:t>
      </w:r>
      <w:r w:rsidR="00C2717F">
        <w:t xml:space="preserve"> donde </w:t>
      </w:r>
      <w:r w:rsidRPr="00DD2EDA">
        <w:t xml:space="preserve">se estableció un protocolo específico para la extracción y procesamiento de variables biométricas obtenidas de dispositivos Apple </w:t>
      </w:r>
      <w:proofErr w:type="spellStart"/>
      <w:r w:rsidRPr="00DD2EDA">
        <w:t>Watch</w:t>
      </w:r>
      <w:proofErr w:type="spellEnd"/>
      <w:r w:rsidRPr="00DD2EDA">
        <w:t xml:space="preserve">, utilizando los archivos exportados por la aplicación Apple </w:t>
      </w:r>
      <w:proofErr w:type="spellStart"/>
      <w:r w:rsidRPr="00DD2EDA">
        <w:t>Health</w:t>
      </w:r>
      <w:proofErr w:type="spellEnd"/>
      <w:r w:rsidRPr="00DD2EDA">
        <w:t xml:space="preserve">. Este enfoque permitió recopilar las métricas necesarias sin desarrollar una aplicación personalizada ni programar en Swift, garantizando la integridad, y seguridad de los datos a través de un procedimiento manual estructurado que permita su replicabilidad </w:t>
      </w:r>
      <w:sdt>
        <w:sdtPr>
          <w:rPr>
            <w:color w:val="000000"/>
          </w:rPr>
          <w:tag w:val="MENDELEY_CITATION_v3_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"/>
          <w:id w:val="1386058800"/>
          <w:placeholder>
            <w:docPart w:val="12BD6BC3DD5E477B9339B7A4D657A4C3"/>
          </w:placeholder>
        </w:sdtPr>
        <w:sdtContent>
          <w:r w:rsidR="00D96C69" w:rsidRPr="00D96C69">
            <w:rPr>
              <w:color w:val="000000"/>
            </w:rPr>
            <w:t>(Apple, 2024)</w:t>
          </w:r>
        </w:sdtContent>
      </w:sdt>
      <w:r w:rsidRPr="00DD2EDA">
        <w:t>.</w:t>
      </w:r>
    </w:p>
    <w:p w14:paraId="319FDDE8" w14:textId="64F34952" w:rsidR="00916B27" w:rsidRDefault="00916B27" w:rsidP="00C2717F">
      <w:r w:rsidRPr="00DD2EDA">
        <w:t xml:space="preserve">Recepción y almacenamiento seguro de datos, los participantes generaron un archivo export.zip a través de la aplicación Apple </w:t>
      </w:r>
      <w:proofErr w:type="spellStart"/>
      <w:r w:rsidRPr="00DD2EDA">
        <w:t>Health</w:t>
      </w:r>
      <w:proofErr w:type="spellEnd"/>
      <w:r w:rsidRPr="00DD2EDA">
        <w:t xml:space="preserve"> en sus dispositivos. Cada archivo fue recibido y almacenado en un entorno seguro, asignándole un código único de participante para asegurar la confidencialidad y trazabilidad de la información. Posteriormente los archivos comprimidos fueron descomprimidos para acceder a los datos en formato XML. Se utilizó el script de código abierto apple_health_data_converter.py, disponible en GitHub, para convertir los archivos XML a formato CSV, facilitando su manejo y análisis estadístico posterior </w:t>
      </w:r>
      <w:sdt>
        <w:sdtPr>
          <w:rPr>
            <w:color w:val="000000"/>
          </w:rPr>
          <w:tag w:val="MENDELEY_CITATION_v3_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"/>
          <w:id w:val="1663346599"/>
          <w:placeholder>
            <w:docPart w:val="583556D149DE4BE19238CD51848AC63F"/>
          </w:placeholder>
        </w:sdtPr>
        <w:sdtContent>
          <w:r w:rsidR="00D96C69" w:rsidRPr="00D96C69">
            <w:rPr>
              <w:color w:val="000000"/>
            </w:rPr>
            <w:t>(</w:t>
          </w:r>
          <w:proofErr w:type="spellStart"/>
          <w:r w:rsidR="00D96C69" w:rsidRPr="00D96C69">
            <w:rPr>
              <w:color w:val="000000"/>
            </w:rPr>
            <w:t>Gaur</w:t>
          </w:r>
          <w:proofErr w:type="spellEnd"/>
          <w:r w:rsidR="00D96C69" w:rsidRPr="00D96C69">
            <w:rPr>
              <w:color w:val="000000"/>
            </w:rPr>
            <w:t>, 2024)</w:t>
          </w:r>
        </w:sdtContent>
      </w:sdt>
      <w:r w:rsidRPr="00DD2EDA">
        <w:t>.</w:t>
      </w:r>
    </w:p>
    <w:p w14:paraId="5D10D92F" w14:textId="2546989D" w:rsidR="00916B27" w:rsidRDefault="00916B27" w:rsidP="00C2717F">
      <w:r w:rsidRPr="00DD2EDA">
        <w:t xml:space="preserve">Se identificaron los archivos ActiveEnergyBurned.csv, AppleExerciseTime.csv, AppleStandHour.csv, AppleStandTime.csv, DistanceWalkingRunning.csv, HeartRate.csv, StepCount.csv, WalkingHeartRateAverage.csv y extrajeron las siguientes métricas específicas relevantes para el estudio </w:t>
      </w:r>
      <w:sdt>
        <w:sdtPr>
          <w:rPr>
            <w:color w:val="000000"/>
          </w:rPr>
          <w:tag w:val="MENDELEY_CITATION_v3_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"/>
          <w:id w:val="-88161183"/>
          <w:placeholder>
            <w:docPart w:val="12BD6BC3DD5E477B9339B7A4D657A4C3"/>
          </w:placeholder>
        </w:sdtPr>
        <w:sdtContent>
          <w:r w:rsidR="00D96C69" w:rsidRPr="00D96C69">
            <w:rPr>
              <w:color w:val="000000"/>
            </w:rPr>
            <w:t xml:space="preserve">(Apple, 2024; </w:t>
          </w:r>
          <w:proofErr w:type="spellStart"/>
          <w:r w:rsidR="00D96C69" w:rsidRPr="00D96C69">
            <w:rPr>
              <w:color w:val="000000"/>
            </w:rPr>
            <w:t>Gaur</w:t>
          </w:r>
          <w:proofErr w:type="spellEnd"/>
          <w:r w:rsidR="00D96C69" w:rsidRPr="00D96C69">
            <w:rPr>
              <w:color w:val="000000"/>
            </w:rPr>
            <w:t>, 2024)</w:t>
          </w:r>
        </w:sdtContent>
      </w:sdt>
      <w:r w:rsidRPr="00DD2EDA">
        <w:t xml:space="preserve">. Posteriormente se desarrolló un código personalizado en </w:t>
      </w:r>
      <w:r w:rsidRPr="00DD2EDA">
        <w:rPr>
          <w:i/>
          <w:iCs/>
        </w:rPr>
        <w:t xml:space="preserve">Python </w:t>
      </w:r>
      <w:r w:rsidRPr="00DD2EDA">
        <w:t xml:space="preserve">que requirió de las bibliotecas </w:t>
      </w:r>
      <w:proofErr w:type="spellStart"/>
      <w:r w:rsidRPr="00DD2EDA">
        <w:t>pytz</w:t>
      </w:r>
      <w:proofErr w:type="spellEnd"/>
      <w:r w:rsidRPr="00DD2EDA">
        <w:t xml:space="preserve"> para el manejo de zonas horarias, pandas para la manipulación de datos y </w:t>
      </w:r>
      <w:proofErr w:type="spellStart"/>
      <w:r w:rsidRPr="00DD2EDA">
        <w:t>numpy</w:t>
      </w:r>
      <w:proofErr w:type="spellEnd"/>
      <w:r w:rsidRPr="00DD2EDA">
        <w:t xml:space="preserve"> para operaciones numéricas.</w:t>
      </w:r>
      <w:r w:rsidR="009070B9">
        <w:t xml:space="preserve"> </w:t>
      </w:r>
      <w:r w:rsidR="009070B9" w:rsidRPr="00DD2EDA">
        <w:t xml:space="preserve">Este código convirtió las fechas y horas de cada registro al formato estándar y las ajustó al huso horario correspondiente. Para garantizar que los datos provinieran exclusivamente del Apple </w:t>
      </w:r>
      <w:proofErr w:type="spellStart"/>
      <w:r w:rsidR="009070B9" w:rsidRPr="00DD2EDA">
        <w:t>Watch</w:t>
      </w:r>
      <w:proofErr w:type="spellEnd"/>
      <w:r w:rsidR="009070B9" w:rsidRPr="00DD2EDA">
        <w:t xml:space="preserve"> de cada participante, se filtraron los registros utilizando la columna </w:t>
      </w:r>
      <w:proofErr w:type="spellStart"/>
      <w:r w:rsidR="009070B9" w:rsidRPr="00DD2EDA">
        <w:t>sourceName</w:t>
      </w:r>
      <w:proofErr w:type="spellEnd"/>
      <w:r w:rsidR="009070B9" w:rsidRPr="00DD2EDA">
        <w:t>. Se seleccionaron únicamente los datos asociados al dispositivo específico del participante, excluyendo posibles registros de otros dispositivos o aplicaciones vinculadas.</w:t>
      </w:r>
    </w:p>
    <w:p w14:paraId="1958E6A6" w14:textId="77777777" w:rsidR="009070B9" w:rsidRDefault="009070B9" w:rsidP="00C2717F">
      <w:pPr>
        <w:pStyle w:val="Figurastitulo"/>
      </w:pPr>
    </w:p>
    <w:p w14:paraId="2D3DF2D7" w14:textId="77777777" w:rsidR="009070B9" w:rsidRDefault="009070B9" w:rsidP="00C2717F">
      <w:pPr>
        <w:pStyle w:val="Figurastitulo"/>
      </w:pPr>
    </w:p>
    <w:p w14:paraId="523775F7" w14:textId="02951B1E" w:rsidR="00C2717F" w:rsidRDefault="00C2717F" w:rsidP="00C2717F">
      <w:pPr>
        <w:pStyle w:val="Figurastitulo"/>
      </w:pPr>
      <w:r>
        <w:t xml:space="preserve">Figura 3 </w:t>
      </w:r>
    </w:p>
    <w:p w14:paraId="2F0AC0EB" w14:textId="77777777" w:rsidR="00C2717F" w:rsidRDefault="00C2717F" w:rsidP="00C2717F">
      <w:pPr>
        <w:spacing w:line="259" w:lineRule="auto"/>
        <w:ind w:firstLine="0"/>
        <w:jc w:val="center"/>
      </w:pPr>
      <w:r>
        <w:rPr>
          <w:noProof/>
        </w:rPr>
        <w:drawing>
          <wp:inline distT="0" distB="0" distL="0" distR="0" wp14:anchorId="4A97B363" wp14:editId="38C9C9C3">
            <wp:extent cx="4887984" cy="3514725"/>
            <wp:effectExtent l="0" t="0" r="8255" b="0"/>
            <wp:docPr id="126540747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07476" name="Imagen 1" descr="Diagrama&#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90281" cy="3516377"/>
                    </a:xfrm>
                    <a:prstGeom prst="rect">
                      <a:avLst/>
                    </a:prstGeom>
                    <a:noFill/>
                    <a:ln>
                      <a:noFill/>
                    </a:ln>
                  </pic:spPr>
                </pic:pic>
              </a:graphicData>
            </a:graphic>
          </wp:inline>
        </w:drawing>
      </w:r>
    </w:p>
    <w:p w14:paraId="65D5A4E6" w14:textId="77777777" w:rsidR="00B65BE0" w:rsidRPr="00DD2EDA" w:rsidRDefault="00B65BE0" w:rsidP="00B65BE0">
      <w:pPr>
        <w:pStyle w:val="figdescripcion"/>
      </w:pPr>
      <w:r>
        <w:t>Este diagrama de flujo representa la implementación del desarrollo del presente proyecto de investigación que contempla desde la obtención de los datos, el proceso de selección de variables, extracción limpieza y selección de los datos</w:t>
      </w:r>
    </w:p>
    <w:p w14:paraId="4EB3F78D" w14:textId="07FB468C" w:rsidR="00916B27" w:rsidRDefault="00916B27" w:rsidP="00C2717F">
      <w:r w:rsidRPr="00DD2EDA">
        <w:t>Para el manejo de datos</w:t>
      </w:r>
      <w:r w:rsidRPr="00DD2EDA">
        <w:rPr>
          <w:b/>
          <w:bCs/>
        </w:rPr>
        <w:t xml:space="preserve"> s</w:t>
      </w:r>
      <w:r w:rsidRPr="00DD2EDA">
        <w:t>e identificaron registros con valores faltantes, nulos o atípicos.</w:t>
      </w:r>
      <w:r w:rsidRPr="00976D56">
        <w:t xml:space="preserve"> Los diferentes archivos CSV procesados fueron combinados en un único </w:t>
      </w:r>
      <w:proofErr w:type="spellStart"/>
      <w:r w:rsidRPr="00976D56">
        <w:t>DataFrame</w:t>
      </w:r>
      <w:proofErr w:type="spellEnd"/>
      <w:r w:rsidRPr="00976D56">
        <w:t xml:space="preserve"> consolidado.</w:t>
      </w:r>
      <w:r w:rsidR="00976D56" w:rsidRPr="00976D56">
        <w:t xml:space="preserve"> Las columnas del </w:t>
      </w:r>
      <w:proofErr w:type="spellStart"/>
      <w:r w:rsidR="00976D56" w:rsidRPr="00976D56">
        <w:t>DataFrame</w:t>
      </w:r>
      <w:proofErr w:type="spellEnd"/>
      <w:r w:rsidR="00976D56" w:rsidRPr="00976D56">
        <w:t xml:space="preserve"> consolidado fueron organizadas y etiquetadas adecuadamente para facilitar su interpretación y análisis posterior. Los encabezados de las columnas incluyeron: [Total de horas en las que se rompe la sedestación, Total de horas en sedestación, Total de Horas por día que tiene registros el dispositivo y Total de Horas que no hay registros, Total de minutos en movimiento, Pasos diarios, Distancia recorrida diaria en KM, Frecuencia cardíaca en reposo promedio diario, Frecuencia cardíaca al caminar </w:t>
      </w:r>
      <w:r w:rsidR="00976D56" w:rsidRPr="00976D56">
        <w:lastRenderedPageBreak/>
        <w:t xml:space="preserve">promedio diario, Gasto calórico en activo.] </w:t>
      </w:r>
      <w:r w:rsidRPr="00976D56">
        <w:t xml:space="preserve">Las columnas del </w:t>
      </w:r>
      <w:proofErr w:type="spellStart"/>
      <w:r w:rsidRPr="00976D56">
        <w:t>DataFrame</w:t>
      </w:r>
      <w:proofErr w:type="spellEnd"/>
      <w:r w:rsidRPr="00976D56">
        <w:t xml:space="preserve"> consolidado fueron organizadas y etiquetadas adecuadamente para facilitar su interpretación y análisis posterior. </w:t>
      </w:r>
    </w:p>
    <w:p w14:paraId="6999644A" w14:textId="77777777" w:rsidR="005C532A" w:rsidRDefault="005C532A" w:rsidP="005C532A">
      <w:pPr>
        <w:pStyle w:val="T3"/>
      </w:pPr>
      <w:bookmarkStart w:id="139" w:name="_Toc207041633"/>
      <w:bookmarkStart w:id="140" w:name="_Toc152241314"/>
      <w:bookmarkStart w:id="141" w:name="_Toc167828663"/>
      <w:r w:rsidRPr="005C532A">
        <w:t>Base Metodológica del Sistema de Inferencia Difusa</w:t>
      </w:r>
      <w:bookmarkEnd w:id="139"/>
      <w:r w:rsidRPr="005C532A">
        <w:t xml:space="preserve"> </w:t>
      </w:r>
    </w:p>
    <w:p w14:paraId="4E071012" w14:textId="175FEF59" w:rsidR="009070B9" w:rsidRDefault="005C532A" w:rsidP="00E373C4">
      <w:pPr>
        <w:pStyle w:val="CuerpoLA"/>
      </w:pPr>
      <w:r w:rsidRPr="009070B9">
        <w:t xml:space="preserve">Formalmente, la lógica difusa extiende la teoría de conjuntos clásica introduciendo conjuntos difusos (borrosos) cuyos elementos tienen grados de pertenencia en el intervalo [0,1]. Cada conjunto difuso </w:t>
      </w:r>
      <m:oMath>
        <m:r>
          <w:rPr>
            <w:rFonts w:ascii="Cambria Math" w:hAnsi="Cambria Math"/>
          </w:rPr>
          <m:t>A</m:t>
        </m:r>
      </m:oMath>
      <w:r w:rsidRPr="009070B9">
        <w:t xml:space="preserve"> en un universo de discurso U se define mediante una función de pertenencia </w:t>
      </w:r>
      <m:oMath>
        <m:r>
          <w:rPr>
            <w:rFonts w:ascii="Cambria Math" w:hAnsi="Cambria Math"/>
          </w:rPr>
          <m:t>µA(x) : U → [0,1]</m:t>
        </m:r>
      </m:oMath>
      <w:r w:rsidRPr="009070B9">
        <w:t>, que a cada valor</w:t>
      </w:r>
      <m:oMath>
        <m:r>
          <w:rPr>
            <w:rFonts w:ascii="Cambria Math" w:hAnsi="Cambria Math"/>
          </w:rPr>
          <m:t xml:space="preserve"> X</m:t>
        </m:r>
      </m:oMath>
      <w:r w:rsidRPr="009070B9">
        <w:t xml:space="preserve"> le asigna un grado en que </w:t>
      </w:r>
      <m:oMath>
        <m:r>
          <w:rPr>
            <w:rFonts w:ascii="Cambria Math" w:hAnsi="Cambria Math"/>
          </w:rPr>
          <m:t>X</m:t>
        </m:r>
      </m:oMath>
      <w:r w:rsidRPr="009070B9">
        <w:t xml:space="preserve"> pertenece al concepto borroso </w:t>
      </w:r>
      <m:oMath>
        <m:r>
          <w:rPr>
            <w:rFonts w:ascii="Cambria Math" w:hAnsi="Cambria Math"/>
          </w:rPr>
          <m:t>A</m:t>
        </m:r>
      </m:oMath>
      <w:r w:rsidRPr="009070B9">
        <w:t xml:space="preserve">. Un grado </w:t>
      </w:r>
      <m:oMath>
        <m:r>
          <w:rPr>
            <w:rFonts w:ascii="Cambria Math" w:hAnsi="Cambria Math"/>
          </w:rPr>
          <m:t>µA(x) = 1</m:t>
        </m:r>
      </m:oMath>
      <w:r w:rsidRPr="009070B9">
        <w:t xml:space="preserve"> indica pertenencia plena</w:t>
      </w:r>
      <m:oMath>
        <m:r>
          <w:rPr>
            <w:rFonts w:ascii="Cambria Math" w:hAnsi="Cambria Math"/>
          </w:rPr>
          <m:t>, μA (x) = 0</m:t>
        </m:r>
      </m:oMath>
      <w:r w:rsidRPr="009070B9">
        <w:t xml:space="preserve"> indica no pertenencia, y valores intermedios reflejan pertenencia parcial. </w:t>
      </w:r>
    </w:p>
    <w:p w14:paraId="5C434377" w14:textId="178652C5" w:rsidR="009070B9" w:rsidRDefault="009070B9" w:rsidP="009070B9">
      <w:pPr>
        <w:pStyle w:val="Figurastitulo"/>
      </w:pPr>
      <w:r>
        <w:t xml:space="preserve">Figura 4 </w:t>
      </w:r>
    </w:p>
    <w:p w14:paraId="07CA5468" w14:textId="123D2026" w:rsidR="005C532A" w:rsidRDefault="005C532A" w:rsidP="00E373C4">
      <w:pPr>
        <w:pStyle w:val="CuerpoLA"/>
      </w:pPr>
      <w:r>
        <w:rPr>
          <w:noProof/>
        </w:rPr>
        <mc:AlternateContent>
          <mc:Choice Requires="wpg">
            <w:drawing>
              <wp:inline distT="0" distB="0" distL="0" distR="0" wp14:anchorId="3C2C5BF7" wp14:editId="38DD9EDA">
                <wp:extent cx="4095750" cy="3766869"/>
                <wp:effectExtent l="0" t="0" r="0" b="5080"/>
                <wp:docPr id="53325996"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5750" cy="3766869"/>
                          <a:chOff x="0" y="0"/>
                          <a:chExt cx="4367118" cy="6321262"/>
                        </a:xfrm>
                      </wpg:grpSpPr>
                      <pic:pic xmlns:pic="http://schemas.openxmlformats.org/drawingml/2006/picture">
                        <pic:nvPicPr>
                          <pic:cNvPr id="144628331" name="Imagen 25939521"/>
                          <pic:cNvPicPr>
                            <a:picLocks noChangeAspect="1" noChangeArrowheads="1"/>
                          </pic:cNvPicPr>
                        </pic:nvPicPr>
                        <pic:blipFill>
                          <a:blip r:embed="rId22">
                            <a:extLst>
                              <a:ext uri="{28A0092B-C50C-407E-A947-70E740481C1C}">
                                <a14:useLocalDpi xmlns:a14="http://schemas.microsoft.com/office/drawing/2010/main" val="0"/>
                              </a:ext>
                            </a:extLst>
                          </a:blip>
                          <a:srcRect l="1093"/>
                          <a:stretch>
                            <a:fillRect/>
                          </a:stretch>
                        </pic:blipFill>
                        <pic:spPr bwMode="auto">
                          <a:xfrm>
                            <a:off x="19957" y="1538711"/>
                            <a:ext cx="4283338" cy="1610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8325375" name="Imagen 9017340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3253" cy="1483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3954708" name="Imagen 165044558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54024" y="3149601"/>
                            <a:ext cx="4249271" cy="16057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11732631" name="Imagen 10739540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4142" y="4654694"/>
                            <a:ext cx="4362976" cy="16665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0A5CB7CF" id="Grupo 1" o:spid="_x0000_s1026" style="width:322.5pt;height:296.6pt;mso-position-horizontal-relative:char;mso-position-vertical-relative:line" coordsize="43671,63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5939521" o:spid="_x0000_s1027" type="#_x0000_t75" style="position:absolute;left:199;top:15387;width:42833;height:16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">
                  <v:imagedata r:id="rId26" o:title="" cropleft="716f"/>
                </v:shape>
                <v:shape id="Imagen 901734035" o:spid="_x0000_s1028" type="#_x0000_t75" style="position:absolute;width:43232;height:148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">
                  <v:imagedata r:id="rId27" o:title=""/>
                </v:shape>
                <v:shape id="Imagen 1650445587" o:spid="_x0000_s1029" type="#_x0000_t75" style="position:absolute;left:540;top:31496;width:42492;height:16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">
                  <v:imagedata r:id="rId28" o:title=""/>
                </v:shape>
                <v:shape id="Imagen 1073954042" o:spid="_x0000_s1030" type="#_x0000_t75" style="position:absolute;left:41;top:46546;width:43630;height:16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">
                  <v:imagedata r:id="rId29" o:title=""/>
                </v:shape>
                <w10:anchorlock/>
              </v:group>
            </w:pict>
          </mc:Fallback>
        </mc:AlternateContent>
      </w:r>
    </w:p>
    <w:p w14:paraId="0AC62AC3" w14:textId="77777777" w:rsidR="00B65BE0" w:rsidRDefault="00B65BE0" w:rsidP="00B65BE0">
      <w:pPr>
        <w:pStyle w:val="figdescripcion"/>
      </w:pPr>
      <w:r>
        <w:t xml:space="preserve">Funciones de membresías trapezoidales que representan a los universos de discurso Pasos Diarios, Índice de gasto calórico kinestésico, FC al caminar e índice de actividad física </w:t>
      </w:r>
    </w:p>
    <w:p w14:paraId="41F5B8FA" w14:textId="77777777" w:rsidR="00B65BE0" w:rsidRDefault="00B65BE0" w:rsidP="00E373C4">
      <w:pPr>
        <w:pStyle w:val="CuerpoLA"/>
      </w:pPr>
    </w:p>
    <w:p w14:paraId="6BA4362D" w14:textId="77777777" w:rsidR="009070B9" w:rsidRDefault="009070B9" w:rsidP="00E373C4">
      <w:pPr>
        <w:pStyle w:val="CuerpoLA"/>
      </w:pPr>
      <w:r w:rsidRPr="009070B9">
        <w:t xml:space="preserve">Por ejemplo, podríamos definir un conjunto difuso “pasos diarios bajos” donde bajo </w:t>
      </w:r>
      <m:oMath>
        <m:sSub>
          <m:sSubPr>
            <m:ctrlPr>
              <w:rPr>
                <w:rFonts w:ascii="Cambria Math" w:hAnsi="Cambria Math"/>
                <w:i/>
              </w:rPr>
            </m:ctrlPr>
          </m:sSubPr>
          <m:e>
            <m:r>
              <w:rPr>
                <w:rFonts w:ascii="Cambria Math" w:hAnsi="Cambria Math"/>
              </w:rPr>
              <m:t>μ</m:t>
            </m:r>
          </m:e>
          <m:sub>
            <m:r>
              <w:rPr>
                <w:rFonts w:ascii="Cambria Math" w:hAnsi="Cambria Math"/>
              </w:rPr>
              <m:t>bajo</m:t>
            </m:r>
          </m:sub>
        </m:sSub>
        <m:r>
          <w:rPr>
            <w:rFonts w:ascii="Cambria Math" w:hAnsi="Cambria Math"/>
          </w:rPr>
          <m:t xml:space="preserve"> (x)= 0.8</m:t>
        </m:r>
      </m:oMath>
      <w:r w:rsidRPr="009070B9">
        <w:t xml:space="preserve"> para </w:t>
      </w:r>
      <m:oMath>
        <m:r>
          <w:rPr>
            <w:rFonts w:ascii="Cambria Math" w:hAnsi="Cambria Math"/>
          </w:rPr>
          <m:t>x =4000</m:t>
        </m:r>
      </m:oMath>
      <w:r w:rsidRPr="009070B9">
        <w:t xml:space="preserve"> pasos, significan que 4000 pasos/día se consideran con un 80% de pertenencia al concepto “bajo”. Las funciones de pertenencia típicamente se representan con curvas triangulares, trapezoidales, sigmoides u otras formas, como se observa en la</w:t>
      </w:r>
      <w:r>
        <w:t xml:space="preserve"> figura 4</w:t>
      </w:r>
      <w:r w:rsidRPr="009A4DA6">
        <w:t xml:space="preserve"> según convenga </w:t>
      </w:r>
      <w:r>
        <w:t>m</w:t>
      </w:r>
      <w:r w:rsidRPr="009A4DA6">
        <w:t>odelar gradualmente la transición entre bajo, medio, alto, etc.</w:t>
      </w:r>
    </w:p>
    <w:p w14:paraId="7814D891" w14:textId="77777777" w:rsidR="005C532A" w:rsidRDefault="005C532A" w:rsidP="005C532A">
      <w:r w:rsidRPr="00144464">
        <w:t xml:space="preserve">Operar con conjuntos difusos requiere generalizar los operadores lógicos clásicos. En lógica difusa, el </w:t>
      </w:r>
      <m:oMath>
        <m:r>
          <w:rPr>
            <w:rFonts w:ascii="Cambria Math" w:hAnsi="Cambria Math"/>
          </w:rPr>
          <m:t>AND (conjunción)</m:t>
        </m:r>
      </m:oMath>
      <w:r w:rsidRPr="00144464">
        <w:t xml:space="preserve"> de dos condiciones se modela mediante una </w:t>
      </w:r>
      <m:oMath>
        <m:r>
          <w:rPr>
            <w:rFonts w:ascii="Cambria Math" w:hAnsi="Cambria Math"/>
          </w:rPr>
          <m:t>t-norma (norma triangular)</m:t>
        </m:r>
      </m:oMath>
      <w:r w:rsidRPr="00144464">
        <w:t xml:space="preserve">, y el </w:t>
      </w:r>
      <m:oMath>
        <m:r>
          <w:rPr>
            <w:rFonts w:ascii="Cambria Math" w:hAnsi="Cambria Math"/>
          </w:rPr>
          <m:t>OR (disyunción)</m:t>
        </m:r>
      </m:oMath>
      <w:r w:rsidRPr="00144464">
        <w:t xml:space="preserve"> mediante </w:t>
      </w:r>
      <m:oMath>
        <m:r>
          <w:rPr>
            <w:rFonts w:ascii="Cambria Math" w:hAnsi="Cambria Math"/>
          </w:rPr>
          <m:t>una t-conorma (s-norma)</m:t>
        </m:r>
      </m:oMath>
      <w:r w:rsidRPr="00144464">
        <w:t>. Estas operaciones combinan los grados de verdad de los operandos siguiendo ciertas propiedades (conmutatividad, asociatividad, monotonía y existencia de elementos neutro y nulo). La elección más común –por su simplicidad y significado intuitivo– es usar la mínima</w:t>
      </w:r>
      <w:r>
        <w:t xml:space="preserve"> </w:t>
      </w:r>
      <m:oMath>
        <m:r>
          <w:rPr>
            <w:rFonts w:ascii="Cambria Math" w:hAnsi="Cambria Math"/>
          </w:rPr>
          <m:t>(min)</m:t>
        </m:r>
      </m:oMath>
      <w:r w:rsidRPr="00144464">
        <w:t xml:space="preserve"> como </w:t>
      </w:r>
      <m:oMath>
        <m:r>
          <w:rPr>
            <w:rFonts w:ascii="Cambria Math" w:hAnsi="Cambria Math"/>
          </w:rPr>
          <m:t>t-norma</m:t>
        </m:r>
      </m:oMath>
      <w:r w:rsidRPr="00144464">
        <w:t xml:space="preserve"> para </w:t>
      </w:r>
      <m:oMath>
        <m:r>
          <w:rPr>
            <w:rFonts w:ascii="Cambria Math" w:hAnsi="Cambria Math"/>
          </w:rPr>
          <m:t>AND</m:t>
        </m:r>
      </m:oMath>
      <w:r w:rsidRPr="00144464">
        <w:t xml:space="preserve"> y la máxima</w:t>
      </w:r>
      <w:r>
        <w:t xml:space="preserve"> </w:t>
      </w:r>
      <m:oMath>
        <m:r>
          <w:rPr>
            <w:rFonts w:ascii="Cambria Math" w:hAnsi="Cambria Math"/>
          </w:rPr>
          <m:t>(máx)</m:t>
        </m:r>
      </m:oMath>
      <w:r w:rsidRPr="00144464">
        <w:t xml:space="preserve"> como </w:t>
      </w:r>
      <m:oMath>
        <m:r>
          <w:rPr>
            <w:rFonts w:ascii="Cambria Math" w:hAnsi="Cambria Math"/>
          </w:rPr>
          <m:t>s-norma</m:t>
        </m:r>
      </m:oMath>
      <w:r w:rsidRPr="00144464">
        <w:t xml:space="preserve"> para </w:t>
      </w:r>
      <m:oMath>
        <m:r>
          <w:rPr>
            <w:rFonts w:ascii="Cambria Math" w:hAnsi="Cambria Math"/>
          </w:rPr>
          <m:t>OR</m:t>
        </m:r>
      </m:oMath>
      <w:r w:rsidRPr="00144464">
        <w:t xml:space="preserve"> . Así, el grado de verdad de “ </w:t>
      </w:r>
      <m:oMath>
        <m:r>
          <w:rPr>
            <w:rFonts w:ascii="Cambria Math" w:hAnsi="Cambria Math"/>
          </w:rPr>
          <m:t>A AND B</m:t>
        </m:r>
      </m:oMath>
      <w:r>
        <w:t>”</w:t>
      </w:r>
      <w:r w:rsidRPr="00144464">
        <w:t xml:space="preserve"> </w:t>
      </w:r>
      <w:r>
        <w:t xml:space="preserve"> sería  </w:t>
      </w:r>
      <m:oMath>
        <m:r>
          <w:rPr>
            <w:rFonts w:ascii="Cambria Math" w:hAnsi="Cambria Math"/>
          </w:rPr>
          <m:t>min(μA ,μB )</m:t>
        </m:r>
      </m:oMath>
      <w:r w:rsidRPr="00144464">
        <w:t xml:space="preserve"> </w:t>
      </w:r>
      <w:r>
        <w:t xml:space="preserve">y de </w:t>
      </w:r>
      <m:oMath>
        <m:r>
          <w:rPr>
            <w:rFonts w:ascii="Cambria Math" w:hAnsi="Cambria Math"/>
          </w:rPr>
          <m:t>“A OR B”</m:t>
        </m:r>
      </m:oMath>
      <w:r>
        <w:t xml:space="preserve"> sería max </w:t>
      </w:r>
      <m:oMath>
        <m:r>
          <w:rPr>
            <w:rFonts w:ascii="Cambria Math" w:hAnsi="Cambria Math"/>
          </w:rPr>
          <m:t>(µA, µB)</m:t>
        </m:r>
      </m:oMath>
      <w:r w:rsidRPr="00144464">
        <w:t xml:space="preserve">. De igual forma, la negación </w:t>
      </w:r>
      <m:oMath>
        <m:r>
          <w:rPr>
            <w:rFonts w:ascii="Cambria Math" w:hAnsi="Cambria Math"/>
          </w:rPr>
          <m:t>(NOT)</m:t>
        </m:r>
      </m:oMath>
      <w:r w:rsidRPr="00144464">
        <w:t xml:space="preserve"> de un conjunto difuso se define usualmente como el complemento estándar </w:t>
      </w:r>
      <m:oMath>
        <m:r>
          <w:rPr>
            <w:rFonts w:ascii="Cambria Math" w:hAnsi="Cambria Math"/>
          </w:rPr>
          <m:t>μ¬A (x)= 1 - µA(x)</m:t>
        </m:r>
      </m:oMath>
      <w:r w:rsidRPr="00144464">
        <w:t xml:space="preserve"> . Estas operaciones extienden las leyes de De Morgan al caso difuso, permitiendo cálculos lógicos coherentes con valores de verdad parciales.</w:t>
      </w:r>
    </w:p>
    <w:p w14:paraId="0A11FD5E" w14:textId="3EE60DA7" w:rsidR="001B2FAF" w:rsidRDefault="005C532A" w:rsidP="00DD38DB">
      <w:r w:rsidRPr="002C2CEE">
        <w:t xml:space="preserve">Con estos elementos, es posible construir reglas difusas del tipo </w:t>
      </w:r>
      <m:oMath>
        <m:r>
          <w:rPr>
            <w:rFonts w:ascii="Cambria Math" w:hAnsi="Cambria Math"/>
          </w:rPr>
          <m:t>SI-ENTONCES</m:t>
        </m:r>
      </m:oMath>
      <w:r w:rsidRPr="002C2CEE">
        <w:t xml:space="preserve"> para capturar conocimiento experto. Una regla difusa tiene la forma: “</w:t>
      </w:r>
      <m:oMath>
        <m:r>
          <w:rPr>
            <w:rFonts w:ascii="Cambria Math" w:hAnsi="Cambria Math"/>
          </w:rPr>
          <m:t>SI X es A Y Y es B, ENTONCES Z es C”</m:t>
        </m:r>
      </m:oMath>
      <w:r w:rsidRPr="002C2CEE">
        <w:t xml:space="preserve">, donde </w:t>
      </w:r>
      <m:oMath>
        <m:r>
          <w:rPr>
            <w:rFonts w:ascii="Cambria Math" w:hAnsi="Cambria Math"/>
          </w:rPr>
          <m:t xml:space="preserve">A, B y C </m:t>
        </m:r>
      </m:oMath>
      <w:r w:rsidRPr="002C2CEE">
        <w:t xml:space="preserve">son valores lingüísticos representados por conjuntos difusos en los universos de discurso de las variables </w:t>
      </w:r>
      <m:oMath>
        <m:r>
          <w:rPr>
            <w:rFonts w:ascii="Cambria Math" w:hAnsi="Cambria Math"/>
          </w:rPr>
          <m:t>X, Y y Z</m:t>
        </m:r>
      </m:oMath>
      <w:r w:rsidRPr="002C2CEE">
        <w:t xml:space="preserve"> respectivamente</w:t>
      </w:r>
      <w:r>
        <w:t xml:space="preserve">. </w:t>
      </w:r>
      <w:r w:rsidRPr="002C2CEE">
        <w:t>Por ejemplo, una regla en nuestro contexto podría ser: “SI pasos diarios es bajo Y horas sedentarias es alto, ENTONCES calidad de vida es baja”. La colección de todas las reglas constituye la base de conocimientos difusa del sistema</w:t>
      </w:r>
      <w:r>
        <w:t xml:space="preserve">. </w:t>
      </w:r>
      <w:r w:rsidRPr="002C2CEE">
        <w:t xml:space="preserve">El tipo de inferencia utilizada es el de Mamdani, en el cual tanto los antecedentes </w:t>
      </w:r>
      <m:oMath>
        <m:r>
          <w:rPr>
            <w:rFonts w:ascii="Cambria Math" w:hAnsi="Cambria Math"/>
          </w:rPr>
          <m:t>(inputs)</m:t>
        </m:r>
      </m:oMath>
      <w:r w:rsidRPr="002C2CEE">
        <w:t xml:space="preserve"> como los consecuentes </w:t>
      </w:r>
      <m:oMath>
        <m:r>
          <w:rPr>
            <w:rFonts w:ascii="Cambria Math" w:hAnsi="Cambria Math"/>
          </w:rPr>
          <m:t>(output)</m:t>
        </m:r>
      </m:oMath>
      <w:r w:rsidRPr="002C2CEE">
        <w:t xml:space="preserve"> de las reglas se representan con conjuntos difusos</w:t>
      </w:r>
      <w:r>
        <w:t>.</w:t>
      </w:r>
      <w:r w:rsidRPr="002C2CEE">
        <w:t xml:space="preserve"> A diferencia de un modelo </w:t>
      </w:r>
      <w:proofErr w:type="spellStart"/>
      <w:r w:rsidRPr="002C2CEE">
        <w:t>Sugeno</w:t>
      </w:r>
      <w:proofErr w:type="spellEnd"/>
      <w:r w:rsidRPr="002C2CEE">
        <w:t xml:space="preserve"> (que usa salidas </w:t>
      </w:r>
      <w:proofErr w:type="spellStart"/>
      <w:r w:rsidRPr="002C2CEE">
        <w:t>crisp</w:t>
      </w:r>
      <w:proofErr w:type="spellEnd"/>
      <w:r w:rsidRPr="002C2CEE">
        <w:t xml:space="preserve"> definidas por funciones lineales), el modelo Mamdani produce </w:t>
      </w:r>
      <w:r w:rsidRPr="002C2CEE">
        <w:lastRenderedPageBreak/>
        <w:t>una salida difusa que luego debe convertirse a un valor final preciso mediante defuzzificación</w:t>
      </w:r>
      <w:r>
        <w:t xml:space="preserve"> como se muestra en la siguiente figura </w:t>
      </w:r>
      <w:r w:rsidR="001B2FAF">
        <w:t>5</w:t>
      </w:r>
      <w:r w:rsidRPr="002C2CEE">
        <w:t>.</w:t>
      </w:r>
    </w:p>
    <w:p w14:paraId="0E749477" w14:textId="49743494" w:rsidR="001B2FAF" w:rsidRDefault="001B2FAF" w:rsidP="001B2FAF">
      <w:pPr>
        <w:pStyle w:val="Figurastitulo"/>
      </w:pPr>
      <w:r>
        <w:t>Figura 5</w:t>
      </w:r>
    </w:p>
    <w:p w14:paraId="7379E542" w14:textId="377AE323" w:rsidR="005C532A" w:rsidRDefault="005C532A" w:rsidP="005C532A">
      <w:r w:rsidRPr="002C2CEE">
        <w:rPr>
          <w:noProof/>
        </w:rPr>
        <w:drawing>
          <wp:inline distT="0" distB="0" distL="0" distR="0" wp14:anchorId="584AE230" wp14:editId="2D135AAA">
            <wp:extent cx="5020843" cy="1876425"/>
            <wp:effectExtent l="0" t="0" r="8890" b="0"/>
            <wp:docPr id="10" name="Imagen 9" descr="Interfaz de usuario gráfica, Texto, Aplicación&#10;&#10;El contenido generado por IA puede ser incorrecto.">
              <a:extLst xmlns:a="http://schemas.openxmlformats.org/drawingml/2006/main">
                <a:ext uri="{FF2B5EF4-FFF2-40B4-BE49-F238E27FC236}">
                  <a16:creationId xmlns:a16="http://schemas.microsoft.com/office/drawing/2014/main" id="{E1A6D78D-F083-73AB-49DA-7E2B5A286A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Interfaz de usuario gráfica, Texto, Aplicación&#10;&#10;El contenido generado por IA puede ser incorrecto.">
                      <a:extLst>
                        <a:ext uri="{FF2B5EF4-FFF2-40B4-BE49-F238E27FC236}">
                          <a16:creationId xmlns:a16="http://schemas.microsoft.com/office/drawing/2014/main" id="{E1A6D78D-F083-73AB-49DA-7E2B5A286A53}"/>
                        </a:ext>
                      </a:extLst>
                    </pic:cNvPr>
                    <pic:cNvPicPr>
                      <a:picLocks noChangeAspect="1"/>
                    </pic:cNvPicPr>
                  </pic:nvPicPr>
                  <pic:blipFill>
                    <a:blip r:embed="rId30"/>
                    <a:stretch>
                      <a:fillRect/>
                    </a:stretch>
                  </pic:blipFill>
                  <pic:spPr>
                    <a:xfrm>
                      <a:off x="0" y="0"/>
                      <a:ext cx="5023242" cy="1877322"/>
                    </a:xfrm>
                    <a:prstGeom prst="rect">
                      <a:avLst/>
                    </a:prstGeom>
                  </pic:spPr>
                </pic:pic>
              </a:graphicData>
            </a:graphic>
          </wp:inline>
        </w:drawing>
      </w:r>
    </w:p>
    <w:p w14:paraId="21B1EDE0" w14:textId="77777777" w:rsidR="00B65BE0" w:rsidRDefault="00B65BE0" w:rsidP="00B65BE0">
      <w:pPr>
        <w:pStyle w:val="figdescripcion"/>
      </w:pPr>
      <w:r>
        <w:t xml:space="preserve">Salida difusa del sistema de inferencia donde obtenemos el valor </w:t>
      </w:r>
      <w:proofErr w:type="spellStart"/>
      <w:r>
        <w:t>crisp</w:t>
      </w:r>
      <w:proofErr w:type="spellEnd"/>
      <w:r>
        <w:t xml:space="preserve"> del índice de actividad física resultado del proceso de defuzzificación. </w:t>
      </w:r>
    </w:p>
    <w:p w14:paraId="2773D4A8" w14:textId="77777777" w:rsidR="00B65BE0" w:rsidRDefault="00B65BE0" w:rsidP="005C532A"/>
    <w:p w14:paraId="021800E0" w14:textId="1D4D25CE" w:rsidR="00772BA2" w:rsidRDefault="005C532A" w:rsidP="00331EB2">
      <w:r w:rsidRPr="002C2CEE">
        <w:t xml:space="preserve">En resumen, matemáticamente el sistema consta de: (a) conjuntos difusos y funciones de pertenencia que definen las etiquetas lingüísticas para cada variable; (b) operadores lógicos difusos (t-normas, s-normas, negadores) que permiten evaluar la veracidad parcial de premisas compuestas; (c) un conjunto de reglas SI ENTONCES difusas que relacionan las entradas (comportamientos sedentarios/activos) con la salida (impacto en calidad de vida); y (d) un mecanismo de inferencia difusa Mamdani que combina las reglas y obtiene una salida difusa, la cual finalmente se transforma en un valor numérico mediante defuzzificación. </w:t>
      </w:r>
      <w:bookmarkEnd w:id="140"/>
      <w:bookmarkEnd w:id="141"/>
    </w:p>
    <w:p w14:paraId="3BAAE9C5" w14:textId="1266144B" w:rsidR="00AE6C9F" w:rsidRDefault="00AE6C9F">
      <w:pPr>
        <w:spacing w:line="259" w:lineRule="auto"/>
        <w:ind w:firstLine="0"/>
        <w:jc w:val="left"/>
        <w:rPr>
          <w:shd w:val="clear" w:color="auto" w:fill="FFFFFF"/>
        </w:rPr>
      </w:pPr>
      <w:bookmarkStart w:id="142" w:name="_Toc167828673"/>
      <w:r>
        <w:br w:type="page"/>
      </w:r>
    </w:p>
    <w:p w14:paraId="3E5B4CBD" w14:textId="77777777" w:rsidR="00AE6C9F" w:rsidRDefault="00AE6C9F" w:rsidP="00E373C4">
      <w:pPr>
        <w:pStyle w:val="CuerpoLA"/>
        <w:sectPr w:rsidR="00AE6C9F" w:rsidSect="00331EB2">
          <w:pgSz w:w="12240" w:h="15840"/>
          <w:pgMar w:top="1418" w:right="1701" w:bottom="1418" w:left="1701" w:header="709" w:footer="709" w:gutter="0"/>
          <w:cols w:space="708"/>
          <w:docGrid w:linePitch="360"/>
        </w:sectPr>
      </w:pPr>
    </w:p>
    <w:p w14:paraId="07B3F8F6" w14:textId="3527D50D" w:rsidR="004722B7" w:rsidRPr="00DD2EDA" w:rsidRDefault="004722B7" w:rsidP="004722B7">
      <w:pPr>
        <w:pStyle w:val="T2"/>
      </w:pPr>
      <w:bookmarkStart w:id="143" w:name="_Toc207041634"/>
      <w:r w:rsidRPr="00DD2EDA">
        <w:lastRenderedPageBreak/>
        <w:t>Aspectos Éticos y de Bioseguridad</w:t>
      </w:r>
      <w:bookmarkEnd w:id="143"/>
    </w:p>
    <w:p w14:paraId="1E62AE77" w14:textId="540FC31E" w:rsidR="004722B7" w:rsidRPr="00DD2EDA" w:rsidRDefault="004722B7" w:rsidP="004722B7">
      <w:r w:rsidRPr="00DD2EDA">
        <w:t>Las bases para garantizar que el proyecto de investigación se desarrolle respetando los más altos estándares éticos y de bioseguridad. Al implementar las medidas descritas, se protegerá la confidencialidad y privacidad de los datos de los participantes, cumpliendo con las normativas nacionales e internacionales en cumplimiento con:</w:t>
      </w:r>
    </w:p>
    <w:p w14:paraId="4ACBCE71" w14:textId="77777777" w:rsidR="004722B7" w:rsidRPr="00DD2EDA" w:rsidRDefault="004722B7" w:rsidP="004722B7">
      <w:r w:rsidRPr="00DD2EDA">
        <w:t>Los Principios éticos para las investigaciones médicas en seres humanos de la Declaración de Helsinki.</w:t>
      </w:r>
    </w:p>
    <w:p w14:paraId="07BB9C45" w14:textId="77777777" w:rsidR="004722B7" w:rsidRPr="00DD2EDA" w:rsidRDefault="004722B7" w:rsidP="004722B7">
      <w:r w:rsidRPr="00DD2EDA">
        <w:t xml:space="preserve">Las Directrices para investigaciones relacionadas con la salud con seres humanos que se establecen en las Pautas Éticas Internacionales del CIOMS. </w:t>
      </w:r>
    </w:p>
    <w:p w14:paraId="4366C707" w14:textId="77777777" w:rsidR="004722B7" w:rsidRPr="00DD2EDA" w:rsidRDefault="004722B7" w:rsidP="004722B7">
      <w:r w:rsidRPr="00DD2EDA">
        <w:t>La normativa mexicana para investigaciones en salud que se establecen en el Reglamento de la Ley General de Salud en Materia de Investigación.</w:t>
      </w:r>
    </w:p>
    <w:p w14:paraId="58EE27B7" w14:textId="77777777" w:rsidR="004722B7" w:rsidRPr="00DD2EDA" w:rsidRDefault="004722B7" w:rsidP="004722B7">
      <w:r w:rsidRPr="00DD2EDA">
        <w:t>La legislación mexicana sobre protección de datos personales definida en la Ley General de Protección de Datos Personales en Posesión de Sujetos Obligados.</w:t>
      </w:r>
    </w:p>
    <w:p w14:paraId="43767EF5" w14:textId="77777777" w:rsidR="004722B7" w:rsidRPr="00DD2EDA" w:rsidRDefault="004722B7" w:rsidP="004722B7">
      <w:pPr>
        <w:pStyle w:val="T3"/>
      </w:pPr>
      <w:bookmarkStart w:id="144" w:name="_Toc207041635"/>
      <w:r w:rsidRPr="00DD2EDA">
        <w:t>Principios Éticos</w:t>
      </w:r>
      <w:bookmarkEnd w:id="144"/>
      <w:r w:rsidRPr="00DD2EDA">
        <w:t xml:space="preserve"> </w:t>
      </w:r>
    </w:p>
    <w:p w14:paraId="33F150ED" w14:textId="77777777" w:rsidR="004722B7" w:rsidRPr="00DD2EDA" w:rsidRDefault="004722B7" w:rsidP="004722B7">
      <w:r w:rsidRPr="00DD2EDA">
        <w:t>El proyecto se regirá por los siguientes principios éticos, respeto por las personas, reconociendo la autonomía de los participantes y protegiendo a aquellos con capacidades disminuidas para tomar decisiones. Beneficencia, maximizando los beneficios potenciales y minimizando los riesgos para los participantes. No maleficencia, evitando causar daño innecesario a los participantes. Justicia asegurando una distribución equitativa de los beneficios y cargas de la investigación.</w:t>
      </w:r>
    </w:p>
    <w:p w14:paraId="4BBA585B" w14:textId="77777777" w:rsidR="004722B7" w:rsidRPr="00DD2EDA" w:rsidRDefault="004722B7" w:rsidP="004722B7">
      <w:pPr>
        <w:pStyle w:val="T3"/>
      </w:pPr>
      <w:bookmarkStart w:id="145" w:name="_Toc207041636"/>
      <w:r w:rsidRPr="00DD2EDA">
        <w:t>Procedimiento para Obtener el Consentimiento</w:t>
      </w:r>
      <w:bookmarkEnd w:id="145"/>
    </w:p>
    <w:p w14:paraId="46DC871B" w14:textId="77777777" w:rsidR="004722B7" w:rsidRPr="00DD2EDA" w:rsidRDefault="004722B7" w:rsidP="004722B7">
      <w:r w:rsidRPr="00DD2EDA">
        <w:t>Se proporcionará a los participantes información clara y comprensible que contenga una explicación detallada del estudio, incluyendo objetivos, procedimientos, riesgos y beneficios. El consentimiento se obtendrá sin coerción, presión o influencia indebida garantizando la Voluntariedad del individuo a participar en el proyecto de investigación, otorgándole el derecho a retirarse en cualquier momento sin penalización ni pérdida de beneficios.</w:t>
      </w:r>
    </w:p>
    <w:p w14:paraId="1537EDCE" w14:textId="77777777" w:rsidR="004722B7" w:rsidRPr="00DD2EDA" w:rsidRDefault="004722B7" w:rsidP="004722B7">
      <w:pPr>
        <w:rPr>
          <w:b/>
          <w:bCs/>
        </w:rPr>
      </w:pPr>
      <w:r w:rsidRPr="00DD2EDA">
        <w:lastRenderedPageBreak/>
        <w:t>El consentimiento se documentará mediante un formulario digital firmado electrónicamente, en apego a las normas impuestas por el comité de ética que garantizan la autenticidad del consentimiento. Se brindará un medio para que los participantes puedan hacer preguntas y recibir respuestas antes de otorgar su consentimiento, dejando evidencia documental de que el participante ha leído y comprendido el formulario, y que ha dado su consentimiento de manera voluntaria</w:t>
      </w:r>
      <w:r w:rsidRPr="00DD2EDA">
        <w:rPr>
          <w:b/>
          <w:bCs/>
        </w:rPr>
        <w:t>.</w:t>
      </w:r>
    </w:p>
    <w:p w14:paraId="1DAAA6E5" w14:textId="77777777" w:rsidR="004722B7" w:rsidRPr="00DD2EDA" w:rsidRDefault="004722B7" w:rsidP="004722B7">
      <w:pPr>
        <w:pStyle w:val="T3"/>
      </w:pPr>
      <w:bookmarkStart w:id="146" w:name="_Toc207041637"/>
      <w:r w:rsidRPr="00DD2EDA">
        <w:t>Contenido del Formulario de Consentimiento</w:t>
      </w:r>
      <w:bookmarkEnd w:id="146"/>
    </w:p>
    <w:p w14:paraId="36D1555E" w14:textId="77777777" w:rsidR="004722B7" w:rsidRPr="00DD2EDA" w:rsidRDefault="004722B7" w:rsidP="004722B7">
      <w:r w:rsidRPr="00DD2EDA">
        <w:t>Información sobre el estudiante que realiza el estudio y cómo contactarlo, descripción del Estudio, objetivos, metodología y duración. Procedimientos a detalle de lo que se espera del participante, posibles inconvenientes y ventajas de participar. Medidas de confidencialidad y cómo se protegerán los datos personales, derechos del participante, incluyendo el derecho a recibir respuestas a sus preguntas y a retirar su consentimiento.</w:t>
      </w:r>
    </w:p>
    <w:p w14:paraId="17C4B724" w14:textId="77777777" w:rsidR="004722B7" w:rsidRPr="00DD2EDA" w:rsidRDefault="004722B7" w:rsidP="004722B7">
      <w:pPr>
        <w:pStyle w:val="T3"/>
      </w:pPr>
      <w:bookmarkStart w:id="147" w:name="_Toc207041638"/>
      <w:r w:rsidRPr="00DD2EDA">
        <w:t>Evaluación de Riesgos</w:t>
      </w:r>
      <w:bookmarkEnd w:id="147"/>
    </w:p>
    <w:p w14:paraId="0E85B83E" w14:textId="641A2EEE" w:rsidR="004722B7" w:rsidRPr="00DD2EDA" w:rsidRDefault="004722B7" w:rsidP="004722B7">
      <w:r w:rsidRPr="00DD2EDA">
        <w:t>Posibles riesgos</w:t>
      </w:r>
      <w:r w:rsidR="001B2FAF">
        <w:t xml:space="preserve">: </w:t>
      </w:r>
      <w:r w:rsidRPr="00DD2EDA">
        <w:t xml:space="preserve">Si los datos personales o de salud son </w:t>
      </w:r>
      <w:proofErr w:type="spellStart"/>
      <w:r w:rsidRPr="00DD2EDA">
        <w:t>accesados</w:t>
      </w:r>
      <w:proofErr w:type="spellEnd"/>
      <w:r w:rsidRPr="00DD2EDA">
        <w:t xml:space="preserve"> por personas no autorizadas debido a una brecha de seguridad, podría afectar la privacidad del participante.</w:t>
      </w:r>
    </w:p>
    <w:p w14:paraId="3AF9E296" w14:textId="77777777" w:rsidR="004722B7" w:rsidRPr="00DD2EDA" w:rsidRDefault="004722B7" w:rsidP="004722B7">
      <w:r w:rsidRPr="00DD2EDA">
        <w:t>Identificación de Participantes: Aun con datos anonimizados, existe el riesgo de que combinaciones de datos permitan identificar a un individuo.</w:t>
      </w:r>
    </w:p>
    <w:p w14:paraId="1F7679F3" w14:textId="77777777" w:rsidR="004722B7" w:rsidRPr="00DD2EDA" w:rsidRDefault="004722B7" w:rsidP="004722B7">
      <w:r w:rsidRPr="00DD2EDA">
        <w:t>Ansiedad o estrés</w:t>
      </w:r>
      <w:r w:rsidRPr="00DD2EDA">
        <w:rPr>
          <w:b/>
          <w:bCs/>
        </w:rPr>
        <w:t>:</w:t>
      </w:r>
      <w:r w:rsidRPr="00DD2EDA">
        <w:t xml:space="preserve"> Reflexionar sobre su salud y comportamiento sedentario podría generar estrés o sentimientos de culpa en algunos participantes.</w:t>
      </w:r>
    </w:p>
    <w:p w14:paraId="1F311082" w14:textId="77777777" w:rsidR="004722B7" w:rsidRPr="00DD2EDA" w:rsidRDefault="004722B7" w:rsidP="004722B7">
      <w:r w:rsidRPr="00DD2EDA">
        <w:t>Autopercepción Negativa: Los resultados del cuestionario SF-36 podrían afectar la percepción de bienestar si los puntajes son bajos.</w:t>
      </w:r>
    </w:p>
    <w:p w14:paraId="38530BAA" w14:textId="77777777" w:rsidR="004722B7" w:rsidRPr="00DD2EDA" w:rsidRDefault="004722B7" w:rsidP="004722B7">
      <w:r w:rsidRPr="00DD2EDA">
        <w:t>Dependencia Tecnológica: Promover el uso continuo de dispositivos podría incrementar la dependencia en la tecnología.</w:t>
      </w:r>
    </w:p>
    <w:p w14:paraId="64F35AB0" w14:textId="77777777" w:rsidR="004722B7" w:rsidRDefault="004722B7" w:rsidP="004722B7">
      <w:r w:rsidRPr="00DD2EDA">
        <w:t>Malinterpretación de datos: Sin una adecuada explicación, los participantes podrían malinterpretar sus datos biométricos, llevando a decisiones inapropiadas sobre su salud.</w:t>
      </w:r>
    </w:p>
    <w:p w14:paraId="7F94A546" w14:textId="77777777" w:rsidR="00B65BE0" w:rsidRPr="00DD2EDA" w:rsidRDefault="00B65BE0" w:rsidP="004722B7"/>
    <w:p w14:paraId="66EAFB49" w14:textId="77777777" w:rsidR="004722B7" w:rsidRPr="00DD2EDA" w:rsidRDefault="004722B7" w:rsidP="004722B7">
      <w:pPr>
        <w:pStyle w:val="T3"/>
      </w:pPr>
      <w:bookmarkStart w:id="148" w:name="_Toc207041639"/>
      <w:r w:rsidRPr="00DD2EDA">
        <w:lastRenderedPageBreak/>
        <w:t>Medidas de Mitigación:</w:t>
      </w:r>
      <w:bookmarkEnd w:id="148"/>
    </w:p>
    <w:p w14:paraId="5FB70831" w14:textId="77777777" w:rsidR="004722B7" w:rsidRPr="00DD2EDA" w:rsidRDefault="004722B7" w:rsidP="004722B7">
      <w:pPr>
        <w:rPr>
          <w:rFonts w:ascii="Arial" w:hAnsi="Arial" w:cs="Arial"/>
          <w:szCs w:val="24"/>
        </w:rPr>
      </w:pPr>
      <w:r w:rsidRPr="00DD2EDA">
        <w:t>Asegurar la protección de datos, implementado medidas robustas de seguridad para almacenar y manejar los datos. Explicar claramente los posibles riesgos y cómo se pueden manejar, así como ofrecer recursos o referencias en caso de que los participantes experimenten malestar emocional. Además, se propone realizar un monitoreo continuo durante el estudio, done se vigilarán posibles efectos adversos y se tomarán medidas correctivas si es necesario</w:t>
      </w:r>
      <w:r w:rsidRPr="00DD2EDA">
        <w:rPr>
          <w:rFonts w:ascii="Arial" w:hAnsi="Arial" w:cs="Arial"/>
          <w:szCs w:val="24"/>
        </w:rPr>
        <w:t>.</w:t>
      </w:r>
    </w:p>
    <w:p w14:paraId="0BC2367E" w14:textId="77777777" w:rsidR="004722B7" w:rsidRPr="00DD2EDA" w:rsidRDefault="004722B7" w:rsidP="004722B7">
      <w:pPr>
        <w:pStyle w:val="T3"/>
      </w:pPr>
      <w:bookmarkStart w:id="149" w:name="_Toc207041640"/>
      <w:r w:rsidRPr="00DD2EDA">
        <w:t>Protección de Grupos Vulnerables</w:t>
      </w:r>
      <w:bookmarkEnd w:id="149"/>
    </w:p>
    <w:p w14:paraId="34B12876" w14:textId="77777777" w:rsidR="004722B7" w:rsidRPr="00DD2EDA" w:rsidRDefault="004722B7" w:rsidP="004722B7">
      <w:pPr>
        <w:rPr>
          <w:b/>
          <w:bCs/>
        </w:rPr>
      </w:pPr>
      <w:r w:rsidRPr="00DD2EDA">
        <w:t>Los criterios de inclusión y exclusión del estudio han sido definidos para asegurar que no se incluyen grupos vulnerables. Esto evidencia que se ha considerado su protección y que el estudio ha sido diseñado para minimizar riesgos asociados.</w:t>
      </w:r>
      <w:r w:rsidRPr="00DD2EDA">
        <w:rPr>
          <w:b/>
          <w:bCs/>
        </w:rPr>
        <w:t xml:space="preserve"> </w:t>
      </w:r>
    </w:p>
    <w:p w14:paraId="0B6A028C" w14:textId="77777777" w:rsidR="004722B7" w:rsidRPr="00DD2EDA" w:rsidRDefault="004722B7" w:rsidP="004722B7">
      <w:pPr>
        <w:pStyle w:val="T3"/>
      </w:pPr>
      <w:bookmarkStart w:id="150" w:name="_Toc207041641"/>
      <w:r w:rsidRPr="00DD2EDA">
        <w:t>Confidencialidad y Privacidad de los Datos</w:t>
      </w:r>
      <w:bookmarkEnd w:id="150"/>
    </w:p>
    <w:p w14:paraId="7CF079DD" w14:textId="77777777" w:rsidR="004722B7" w:rsidRPr="00DD2EDA" w:rsidRDefault="004722B7" w:rsidP="004722B7">
      <w:r w:rsidRPr="00DD2EDA">
        <w:t>El manejo de los datos personales se basará en los siguientes principios licitud y transparencia, los datos se recopilarán y procesarán de manera legal y transparente.  Se utilizarán únicamente para los fines específicos del estudio limitando la finalidad los datos, solo se recopilarán los datos necesarios y pertinentes, se garantizará que los datos sean precisos y se mantengan actualizados y se protegerán los datos contra accesos no autorizados, pérdidas o daños garantizando la Integridad y Confidencialidad. Para ello el control de accesos, solo el equipo de investigación tendrá acceso a los datos, y se gestionarán permisos según roles y responsabilidades.</w:t>
      </w:r>
    </w:p>
    <w:p w14:paraId="30801EA7" w14:textId="77777777" w:rsidR="004722B7" w:rsidRDefault="004722B7" w:rsidP="004722B7">
      <w:r w:rsidRPr="00DD2EDA">
        <w:t>Además, se eliminarán identificadores personales para que los datos no puedan asociarse a individuos específicos, se asignarán códigos únicos a los participantes, manteniendo separados los datos identificativos de los datos de investigación. Para transferencia y comunicación de datos se utilizarán canales de seguros y cifrados. Cuando sea estrictamente necesario el acceso de terceros se firmarán Acuerdos de Confidencialidad para permitir que puedan tener acceso a los datos, garantizando la protección y uso adecuado.</w:t>
      </w:r>
    </w:p>
    <w:p w14:paraId="73495407" w14:textId="77777777" w:rsidR="00B65BE0" w:rsidRPr="00DD2EDA" w:rsidRDefault="00B65BE0" w:rsidP="004722B7"/>
    <w:p w14:paraId="3E24C0D0" w14:textId="77777777" w:rsidR="004722B7" w:rsidRPr="00DD2EDA" w:rsidRDefault="004722B7" w:rsidP="004722B7">
      <w:pPr>
        <w:pStyle w:val="T3"/>
      </w:pPr>
      <w:bookmarkStart w:id="151" w:name="_Toc207041642"/>
      <w:r w:rsidRPr="00DD2EDA">
        <w:lastRenderedPageBreak/>
        <w:t>Política de Retención y Eliminación Segura.</w:t>
      </w:r>
      <w:bookmarkEnd w:id="151"/>
      <w:r w:rsidRPr="00DD2EDA">
        <w:t xml:space="preserve"> </w:t>
      </w:r>
    </w:p>
    <w:p w14:paraId="2305C4BB" w14:textId="77777777" w:rsidR="004722B7" w:rsidRPr="00DD2EDA" w:rsidRDefault="004722B7" w:rsidP="004722B7">
      <w:r w:rsidRPr="00DD2EDA">
        <w:t xml:space="preserve">Los datos personales se conservarán únicamente durante el tiempo necesario para los fines del estudio y respetando las normas interpuestas por el comité de ética. </w:t>
      </w:r>
    </w:p>
    <w:p w14:paraId="2F58F341" w14:textId="77777777" w:rsidR="004722B7" w:rsidRPr="00DD2EDA" w:rsidRDefault="004722B7" w:rsidP="004722B7">
      <w:pPr>
        <w:pStyle w:val="T3"/>
      </w:pPr>
      <w:bookmarkStart w:id="152" w:name="_Toc207041643"/>
      <w:r w:rsidRPr="00DD2EDA">
        <w:t>Derechos de los Participantes</w:t>
      </w:r>
      <w:bookmarkEnd w:id="152"/>
    </w:p>
    <w:p w14:paraId="0278DCBC" w14:textId="77777777" w:rsidR="004722B7" w:rsidRPr="00DD2EDA" w:rsidRDefault="004722B7" w:rsidP="004722B7">
      <w:r w:rsidRPr="00DD2EDA">
        <w:t>Los participantes podrán solicitar información sobre sus datos personales almacenados, también tendrán derecho a corregir datos inexactos o incompletos, solicitar la eliminación de sus datos, y será bien recibida cualquier oposición al procesamiento de sus datos por motivos legítimos.</w:t>
      </w:r>
    </w:p>
    <w:p w14:paraId="71B8BCC9" w14:textId="77777777" w:rsidR="004722B7" w:rsidRPr="00DD2EDA" w:rsidRDefault="004722B7" w:rsidP="004722B7">
      <w:pPr>
        <w:pStyle w:val="T3"/>
      </w:pPr>
      <w:bookmarkStart w:id="153" w:name="_Toc207041644"/>
      <w:r w:rsidRPr="00DD2EDA">
        <w:t>Cumplimiento de Normativas y Legislación</w:t>
      </w:r>
      <w:bookmarkEnd w:id="153"/>
    </w:p>
    <w:p w14:paraId="572F5678" w14:textId="77777777" w:rsidR="004722B7" w:rsidRPr="00DD2EDA" w:rsidRDefault="004722B7" w:rsidP="004722B7">
      <w:r w:rsidRPr="00DD2EDA">
        <w:t>El equipo se adherirá a los principios éticos de la Declaración de Helsinki para investigaciones médicas, priorizando el bienestar de los participantes sobre los intereses científicos y sociales, respetando las normas éticas. También se cumplirán las pautas éticas internacionales del CIOMS (Consejo de Organizaciones Internacionales de las Ciencias Médicas) que han sido contempladas y declaradas en este documento para salvaguardar los derechos y bienestar de los participantes. Todo esto en acatamiento al reglamento de la ley general de salud en materia de investigación, que solicita el registro del proyecto aprobado por un comité de ética en investigación reconocido.</w:t>
      </w:r>
    </w:p>
    <w:p w14:paraId="39B573B0" w14:textId="77777777" w:rsidR="00916B27" w:rsidRDefault="004722B7" w:rsidP="00916B27">
      <w:r w:rsidRPr="00DD2EDA">
        <w:t xml:space="preserve">Además, por la naturaleza de esta investigación nos exime a cumplir también con </w:t>
      </w:r>
      <w:r w:rsidRPr="00DD2EDA">
        <w:rPr>
          <w:i/>
          <w:iCs/>
        </w:rPr>
        <w:t>Ley General de Protección de Datos Personales en Posesión de Sujetos Obligados</w:t>
      </w:r>
      <w:r w:rsidRPr="00DD2EDA">
        <w:t>, donde los participantes en el proyecto serán responsables del manejo adecuado de los datos personales. Se proporcionará un aviso detallado a los participantes sobre cómo se manejarán sus datos las medidas de seguridad implementadas, las medidas técnicas y organizativas para proteger los datos, los criterios de inclusión y exclusión definidos, las instrucciones claras sobre cómo participar y utilizar los dispositivos de monitoreo, el manejo de datos, el análisis de los datos, la divulgación de resultados, intención de publicaciones y si se comparten datos con otros investigadores.</w:t>
      </w:r>
    </w:p>
    <w:p w14:paraId="2788E39C" w14:textId="77777777" w:rsidR="00B65BE0" w:rsidRPr="00DD2EDA" w:rsidRDefault="00B65BE0" w:rsidP="00916B27"/>
    <w:p w14:paraId="1A049616" w14:textId="0123FF82" w:rsidR="004722B7" w:rsidRPr="00DD2EDA" w:rsidRDefault="004722B7" w:rsidP="00916B27">
      <w:pPr>
        <w:pStyle w:val="T3"/>
      </w:pPr>
      <w:bookmarkStart w:id="154" w:name="_Toc207041645"/>
      <w:r w:rsidRPr="00DD2EDA">
        <w:lastRenderedPageBreak/>
        <w:t>Plan de Contingencia y Manejo de Incidentes</w:t>
      </w:r>
      <w:bookmarkEnd w:id="154"/>
    </w:p>
    <w:p w14:paraId="3CFE79DF" w14:textId="77777777" w:rsidR="004722B7" w:rsidRPr="00DD2EDA" w:rsidRDefault="004722B7" w:rsidP="004722B7">
      <w:r w:rsidRPr="00DD2EDA">
        <w:t>Para evitar se Incidentes de seguridad de datos se implementarán sistemas para detectar accesos no autorizados y responder de manera inmediata en caso de detectar una brecha de seguridad y generar una notificación que informará a las autoridades competentes y a los participantes afectados.</w:t>
      </w:r>
    </w:p>
    <w:p w14:paraId="09963C7A" w14:textId="77777777" w:rsidR="004722B7" w:rsidRPr="00DD2EDA" w:rsidRDefault="004722B7" w:rsidP="004722B7">
      <w:r w:rsidRPr="00DD2EDA">
        <w:t>En el caso del surgimiento de cualquier efecto adverso relacionado con el uso de los dispositivos, como los mencionados en la evaluación de riesgos se dispondrá de los recursos pertinentes para atender cualquier necesidad que surja durante el estudio.</w:t>
      </w:r>
    </w:p>
    <w:p w14:paraId="639ACD57" w14:textId="77777777" w:rsidR="004722B7" w:rsidRPr="00DD2EDA" w:rsidRDefault="004722B7" w:rsidP="004722B7">
      <w:pPr>
        <w:rPr>
          <w:rFonts w:ascii="Arial" w:eastAsiaTheme="majorEastAsia" w:hAnsi="Arial" w:cstheme="majorBidi"/>
          <w:b/>
          <w:szCs w:val="32"/>
        </w:rPr>
      </w:pPr>
      <w:r w:rsidRPr="00DD2EDA">
        <w:br w:type="page"/>
      </w:r>
    </w:p>
    <w:p w14:paraId="3E1CDAE9" w14:textId="61234B7B" w:rsidR="003D5038" w:rsidRPr="00DD2EDA" w:rsidRDefault="002B4A22" w:rsidP="002B4A22">
      <w:pPr>
        <w:pStyle w:val="T2"/>
      </w:pPr>
      <w:bookmarkStart w:id="155" w:name="_Toc207041646"/>
      <w:r w:rsidRPr="00DD2EDA">
        <w:lastRenderedPageBreak/>
        <w:t>Financiamiento Y Lugar Donde Se Realizará El Proyecto</w:t>
      </w:r>
      <w:bookmarkEnd w:id="142"/>
      <w:bookmarkEnd w:id="155"/>
      <w:r w:rsidRPr="00DD2EDA">
        <w:t xml:space="preserve"> </w:t>
      </w:r>
    </w:p>
    <w:p w14:paraId="2037E867" w14:textId="51D72CDE" w:rsidR="005214DF" w:rsidRPr="00DD2EDA" w:rsidRDefault="004B766E" w:rsidP="00E373C4">
      <w:pPr>
        <w:pStyle w:val="CuerpoLA"/>
      </w:pPr>
      <w:r w:rsidRPr="00DD2EDA">
        <w:t xml:space="preserve">El proyecto será financiado con recursos propios, cubriendo los gastos asociados al reclutamiento de participantes, </w:t>
      </w:r>
      <w:r w:rsidR="005214DF" w:rsidRPr="00DD2EDA">
        <w:t>y los costos relacionados con la publicación y difusión de resultados en eventos científicos, según corresponda. Además, se utilizará software libre, específicamente Python y sus bibliotecas (</w:t>
      </w:r>
      <w:proofErr w:type="spellStart"/>
      <w:r w:rsidR="005214DF" w:rsidRPr="00DD2EDA">
        <w:t>Scikit-learn</w:t>
      </w:r>
      <w:proofErr w:type="spellEnd"/>
      <w:r w:rsidR="005214DF" w:rsidRPr="00DD2EDA">
        <w:t xml:space="preserve">, Pandas, </w:t>
      </w:r>
      <w:proofErr w:type="spellStart"/>
      <w:r w:rsidR="005214DF" w:rsidRPr="00DD2EDA">
        <w:t>TensorFlow</w:t>
      </w:r>
      <w:proofErr w:type="spellEnd"/>
      <w:r w:rsidR="005214DF" w:rsidRPr="00DD2EDA">
        <w:t xml:space="preserve">, y </w:t>
      </w:r>
      <w:proofErr w:type="spellStart"/>
      <w:r w:rsidR="005214DF" w:rsidRPr="00DD2EDA">
        <w:t>Matplotlib</w:t>
      </w:r>
      <w:proofErr w:type="spellEnd"/>
      <w:r w:rsidR="005214DF" w:rsidRPr="00DD2EDA">
        <w:t>) para la implementación del modelo de IA basado en lógica difusa, análisis de datos biométricos y visualización de resultados.</w:t>
      </w:r>
    </w:p>
    <w:p w14:paraId="7952B2ED" w14:textId="77777777" w:rsidR="00421098" w:rsidRPr="00DD2EDA" w:rsidRDefault="004B766E" w:rsidP="00E373C4">
      <w:pPr>
        <w:pStyle w:val="CuerpoLA"/>
      </w:pPr>
      <w:r w:rsidRPr="00DD2EDA">
        <w:t xml:space="preserve">En cuanto al lugar de ejecución, se llevará a cabo en la Facultad de Medicina y Ciencias Biomédicas, </w:t>
      </w:r>
      <w:r w:rsidR="005214DF" w:rsidRPr="00DD2EDA">
        <w:t xml:space="preserve">en el laboratorio LIIACOM, </w:t>
      </w:r>
      <w:r w:rsidRPr="00DD2EDA">
        <w:t xml:space="preserve">donde se dispone de la infraestructura y el acompañamiento académico adecuados para la gestión del proyecto. Esta institución brindará las facilidades de espacio, </w:t>
      </w:r>
      <w:r w:rsidR="005214DF" w:rsidRPr="00DD2EDA">
        <w:t>equipo de cómputo</w:t>
      </w:r>
      <w:r w:rsidRPr="00DD2EDA">
        <w:t xml:space="preserve"> y asesoría necesaria para la realización de las etapas de recolección de datos, validación de instrumentos, análisis estadístico y elaboración de informes científicos.</w:t>
      </w:r>
    </w:p>
    <w:p w14:paraId="4B2F8296" w14:textId="77777777" w:rsidR="00421098" w:rsidRPr="00DD2EDA" w:rsidRDefault="00421098">
      <w:pPr>
        <w:spacing w:line="259" w:lineRule="auto"/>
        <w:ind w:firstLine="0"/>
        <w:jc w:val="left"/>
      </w:pPr>
      <w:r w:rsidRPr="00DD2EDA">
        <w:br w:type="page"/>
      </w:r>
    </w:p>
    <w:p w14:paraId="78B190BA" w14:textId="77777777" w:rsidR="00421098" w:rsidRPr="008E11CB" w:rsidRDefault="00421098" w:rsidP="008E11CB">
      <w:pPr>
        <w:pStyle w:val="T1"/>
      </w:pPr>
      <w:bookmarkStart w:id="156" w:name="_Toc190877868"/>
      <w:bookmarkStart w:id="157" w:name="_Toc207041647"/>
      <w:r w:rsidRPr="008E11CB">
        <w:lastRenderedPageBreak/>
        <w:t>Resultados</w:t>
      </w:r>
      <w:bookmarkEnd w:id="156"/>
      <w:bookmarkEnd w:id="157"/>
    </w:p>
    <w:p w14:paraId="2537E2FE" w14:textId="77777777" w:rsidR="00A03661" w:rsidRDefault="00A03661" w:rsidP="00A03661">
      <w:pPr>
        <w:pStyle w:val="CuerpoLA"/>
      </w:pPr>
      <w:r w:rsidRPr="00A03661">
        <w:t>Este capítulo presenta los hallazgos empíricos del estudio, siguiendo la secuencia del pipeline metodológico. Se inicia con la caracterización de la cohorte y el análisis de la variabilidad de los datos, lo cual fundamenta las decisiones de preprocesamiento. A continuación, se detalla el proceso de establecimiento de la "verdad operativa" mediante el análisis de conglomerados. Posteriormente, se presenta el rendimiento del sistema de inferencia difusa en su validación contra esta referencia. Finalmente, se expone un análisis de robustez que revela la contribución sinérgica de las variables al modelo.</w:t>
      </w:r>
    </w:p>
    <w:p w14:paraId="139BECF6" w14:textId="77777777" w:rsidR="00A03661" w:rsidRDefault="00A03661" w:rsidP="00A03661">
      <w:pPr>
        <w:pStyle w:val="T2"/>
        <w:rPr>
          <w:lang w:eastAsia="es-MX"/>
        </w:rPr>
      </w:pPr>
      <w:r w:rsidRPr="00A03661">
        <w:rPr>
          <w:lang w:eastAsia="es-MX"/>
        </w:rPr>
        <w:t>Caracterización de la Cohorte y Análisis de Variabilidad de Datos</w:t>
      </w:r>
    </w:p>
    <w:p w14:paraId="6359B261" w14:textId="77777777" w:rsidR="00A03661" w:rsidRDefault="00A03661" w:rsidP="00A03661">
      <w:pPr>
        <w:pStyle w:val="CuerpoLA"/>
      </w:pPr>
      <w:r>
        <w:t>La cohorte final del estudio estuvo compuesta por 10 participantes adultos (5 mujeres, 5 hombres) con un seguimiento longitudinal multianual, acumulando un total de 9,185 días de registro. Un análisis de variabilidad dual se llevó a cabo para cuantificar la dispersión de las métricas biométricas tanto en su estado observado (sin imputaciones) como operativo (</w:t>
      </w:r>
      <w:proofErr w:type="spellStart"/>
      <w:r>
        <w:t>post-imputación</w:t>
      </w:r>
      <w:proofErr w:type="spellEnd"/>
      <w:r>
        <w:t>).</w:t>
      </w:r>
    </w:p>
    <w:p w14:paraId="34CA4BFC" w14:textId="77777777" w:rsidR="00A03661" w:rsidRDefault="00A03661" w:rsidP="00A03661">
      <w:pPr>
        <w:pStyle w:val="CuerpoLA"/>
      </w:pPr>
      <w:r>
        <w:t xml:space="preserve">Se encontró una heterogeneidad considerable tanto </w:t>
      </w:r>
      <w:proofErr w:type="spellStart"/>
      <w:r>
        <w:t>inter-sujeto</w:t>
      </w:r>
      <w:proofErr w:type="spellEnd"/>
      <w:r>
        <w:t xml:space="preserve"> (entre diferentes participantes) como </w:t>
      </w:r>
      <w:proofErr w:type="spellStart"/>
      <w:r>
        <w:t>intra-sujeto</w:t>
      </w:r>
      <w:proofErr w:type="spellEnd"/>
      <w:r>
        <w:t xml:space="preserve"> (en el día a día de un mismo participante). El coeficiente de variación (CV) para métricas clave como los minutos de ejercicio diario superó el 100%, indicando una alta irregularidad en los patrones de actividad.</w:t>
      </w:r>
    </w:p>
    <w:p w14:paraId="055C5B9D" w14:textId="6A3600D1" w:rsidR="00A03661" w:rsidRDefault="00A03661" w:rsidP="00B66BA5">
      <w:pPr>
        <w:pStyle w:val="Parrafos"/>
        <w:rPr>
          <w:lang w:eastAsia="es-MX"/>
        </w:rPr>
      </w:pPr>
      <w:r>
        <w:rPr>
          <w:noProof/>
          <w:lang w:eastAsia="es-MX"/>
        </w:rPr>
        <w:drawing>
          <wp:inline distT="0" distB="0" distL="0" distR="0" wp14:anchorId="0983A00F" wp14:editId="2C9C4B1B">
            <wp:extent cx="4878586" cy="2788079"/>
            <wp:effectExtent l="0" t="0" r="0" b="0"/>
            <wp:docPr id="20295429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89260" cy="2794179"/>
                    </a:xfrm>
                    <a:prstGeom prst="rect">
                      <a:avLst/>
                    </a:prstGeom>
                    <a:noFill/>
                    <a:ln>
                      <a:noFill/>
                    </a:ln>
                  </pic:spPr>
                </pic:pic>
              </a:graphicData>
            </a:graphic>
          </wp:inline>
        </w:drawing>
      </w:r>
    </w:p>
    <w:p w14:paraId="0A8F0AC1" w14:textId="28078012" w:rsidR="00A03661" w:rsidRDefault="00B66BA5" w:rsidP="00A03661">
      <w:pPr>
        <w:pStyle w:val="CuerpoLA"/>
      </w:pPr>
      <w:r w:rsidRPr="00B66BA5">
        <w:lastRenderedPageBreak/>
        <w:t xml:space="preserve">Como se observa en el mapa de calor de variabilidad, algunos usuarios exhiben patrones más consistentes (CV más bajos) que otros. De igual manera, la comparación entre la variabilidad de los datos puramente observados y la de los datos operativos </w:t>
      </w:r>
      <w:proofErr w:type="spellStart"/>
      <w:r w:rsidRPr="00B66BA5">
        <w:t>post-imputación</w:t>
      </w:r>
      <w:proofErr w:type="spellEnd"/>
      <w:r w:rsidRPr="00B66BA5">
        <w:t xml:space="preserve"> mostró que el proceso de imputación, si bien necesario, tiende a reducir la dispersión de algunas variables como la </w:t>
      </w:r>
      <w:proofErr w:type="spellStart"/>
      <w:r w:rsidRPr="00B66BA5">
        <w:t>HRV_SDNN</w:t>
      </w:r>
      <w:proofErr w:type="spellEnd"/>
      <w:r w:rsidRPr="00B66BA5">
        <w:t xml:space="preserve"> y la </w:t>
      </w:r>
      <w:proofErr w:type="spellStart"/>
      <w:r w:rsidRPr="00B66BA5">
        <w:t>FCr_promedio_diario</w:t>
      </w:r>
      <w:proofErr w:type="spellEnd"/>
      <w:r w:rsidRPr="00B66BA5">
        <w:t>, mientras que la incrementa ligeramente en otras.</w:t>
      </w:r>
    </w:p>
    <w:p w14:paraId="2EFE9697" w14:textId="6B2C7EA0" w:rsidR="00B66BA5" w:rsidRDefault="00B66BA5" w:rsidP="00B66BA5">
      <w:pPr>
        <w:pStyle w:val="Parrafos"/>
        <w:rPr>
          <w:lang w:eastAsia="es-MX"/>
        </w:rPr>
      </w:pPr>
      <w:r>
        <w:rPr>
          <w:noProof/>
          <w:lang w:eastAsia="es-MX"/>
        </w:rPr>
        <w:drawing>
          <wp:inline distT="0" distB="0" distL="0" distR="0" wp14:anchorId="4C05DF5A" wp14:editId="0AF58667">
            <wp:extent cx="5084723" cy="2905885"/>
            <wp:effectExtent l="0" t="0" r="1905" b="8890"/>
            <wp:docPr id="6616301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94316" cy="2911367"/>
                    </a:xfrm>
                    <a:prstGeom prst="rect">
                      <a:avLst/>
                    </a:prstGeom>
                    <a:noFill/>
                    <a:ln>
                      <a:noFill/>
                    </a:ln>
                  </pic:spPr>
                </pic:pic>
              </a:graphicData>
            </a:graphic>
          </wp:inline>
        </w:drawing>
      </w:r>
    </w:p>
    <w:p w14:paraId="7276F741" w14:textId="10F47C2B" w:rsidR="00B66BA5" w:rsidRDefault="00B66BA5" w:rsidP="00A03661">
      <w:pPr>
        <w:pStyle w:val="CuerpoLA"/>
      </w:pPr>
      <w:r w:rsidRPr="00B66BA5">
        <w:t>Esta alta variabilidad natural de los datos recopilados en condiciones de vida libre justificó la decisión metodológica de agregar los datos a nivel semanal utilizando estadísticos robustos (mediana e IQR), con el fin de amortiguar el ruido diario y analizar patrones de comportamiento más estables y sostenidos.</w:t>
      </w:r>
    </w:p>
    <w:p w14:paraId="35C67D15" w14:textId="77777777" w:rsidR="00B66BA5" w:rsidRPr="00B66BA5" w:rsidRDefault="00B66BA5" w:rsidP="00B66BA5">
      <w:pPr>
        <w:pStyle w:val="T2"/>
        <w:rPr>
          <w:lang w:eastAsia="es-MX"/>
        </w:rPr>
      </w:pPr>
      <w:r w:rsidRPr="00B66BA5">
        <w:rPr>
          <w:lang w:eastAsia="es-MX"/>
        </w:rPr>
        <w:t>Establecimiento de la Verdad Operativa: Análisis de Conglomerados</w:t>
      </w:r>
    </w:p>
    <w:p w14:paraId="1AB95DC1" w14:textId="77777777" w:rsidR="00B66BA5" w:rsidRDefault="00B66BA5" w:rsidP="00B66BA5">
      <w:pPr>
        <w:pStyle w:val="CuerpoLA"/>
      </w:pPr>
      <w:r w:rsidRPr="00B66BA5">
        <w:t>Previo al análisis de conglomerados, se verificó la ausencia de multicolinealidad severa entre las ocho características semanales seleccionadas. Todas las variables presentaron un Factor de Inflación de la Varianza (VIF) inferior a 2.0, lo que confirma su idoneidad para el modelado.</w:t>
      </w:r>
    </w:p>
    <w:p w14:paraId="2A4ECB9B" w14:textId="6B2BBFE8" w:rsidR="00B66BA5" w:rsidRDefault="00B66BA5" w:rsidP="00B66BA5">
      <w:pPr>
        <w:pStyle w:val="Parrafos"/>
        <w:jc w:val="center"/>
        <w:rPr>
          <w:rFonts w:cs="Times New Roman"/>
          <w:szCs w:val="24"/>
          <w:lang w:eastAsia="es-MX"/>
        </w:rPr>
      </w:pPr>
      <w:r>
        <w:rPr>
          <w:noProof/>
          <w:lang w:eastAsia="es-MX"/>
        </w:rPr>
        <w:lastRenderedPageBreak/>
        <w:drawing>
          <wp:inline distT="0" distB="0" distL="0" distR="0" wp14:anchorId="0BC83FF8" wp14:editId="40AB695A">
            <wp:extent cx="4229475" cy="3382719"/>
            <wp:effectExtent l="0" t="0" r="0" b="8255"/>
            <wp:docPr id="15368893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39511" cy="3390746"/>
                    </a:xfrm>
                    <a:prstGeom prst="rect">
                      <a:avLst/>
                    </a:prstGeom>
                    <a:noFill/>
                    <a:ln>
                      <a:noFill/>
                    </a:ln>
                  </pic:spPr>
                </pic:pic>
              </a:graphicData>
            </a:graphic>
          </wp:inline>
        </w:drawing>
      </w:r>
    </w:p>
    <w:p w14:paraId="1EC613DC" w14:textId="7B7CF562" w:rsidR="00B66BA5" w:rsidRDefault="00B66BA5" w:rsidP="00B66BA5">
      <w:pPr>
        <w:pStyle w:val="CuerpoLA"/>
      </w:pPr>
      <w:r w:rsidRPr="00B66BA5">
        <w:t xml:space="preserve">Posteriormente, se realizó un barrido de K (de 2 a 6 conglomerados) para determinar la partición más adecuada de los datos. El coeficiente de </w:t>
      </w:r>
      <w:proofErr w:type="spellStart"/>
      <w:r w:rsidRPr="00B66BA5">
        <w:t>Silhouette</w:t>
      </w:r>
      <w:proofErr w:type="spellEnd"/>
      <w:r w:rsidRPr="00B66BA5">
        <w:t xml:space="preserve"> alcanzó su máximo en K=2, indicando que la estructura más clara y estable en los datos correspondía a dos perfiles de comportamiento distintos.</w:t>
      </w:r>
    </w:p>
    <w:p w14:paraId="05B20043" w14:textId="32C5FA5C" w:rsidR="00B66BA5" w:rsidRDefault="00B66BA5" w:rsidP="00B66BA5">
      <w:pPr>
        <w:pStyle w:val="Parrafos"/>
        <w:rPr>
          <w:lang w:eastAsia="es-MX"/>
        </w:rPr>
      </w:pPr>
      <w:r>
        <w:rPr>
          <w:noProof/>
          <w:lang w:eastAsia="es-MX"/>
        </w:rPr>
        <w:drawing>
          <wp:inline distT="0" distB="0" distL="0" distR="0" wp14:anchorId="72AEFF51" wp14:editId="61637C7B">
            <wp:extent cx="5604510" cy="2002790"/>
            <wp:effectExtent l="0" t="0" r="0" b="0"/>
            <wp:docPr id="13504596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04510" cy="2002790"/>
                    </a:xfrm>
                    <a:prstGeom prst="rect">
                      <a:avLst/>
                    </a:prstGeom>
                    <a:noFill/>
                    <a:ln>
                      <a:noFill/>
                    </a:ln>
                  </pic:spPr>
                </pic:pic>
              </a:graphicData>
            </a:graphic>
          </wp:inline>
        </w:drawing>
      </w:r>
    </w:p>
    <w:p w14:paraId="051EC5BB" w14:textId="77A40CD4" w:rsidR="00B66BA5" w:rsidRDefault="00B66BA5" w:rsidP="00B66BA5">
      <w:pPr>
        <w:pStyle w:val="CuerpoLA"/>
      </w:pPr>
      <w:r w:rsidRPr="00B66BA5">
        <w:t>El análisis de componentes principales (PCA) confirmó visualmente la tendencia de los datos a separarse en dos grupos a lo largo del primer componente principal, el cual estaba fuertemente influenciado por las variables de actividad y gasto calórico.</w:t>
      </w:r>
    </w:p>
    <w:p w14:paraId="7255B735" w14:textId="01FE05BB" w:rsidR="00B66BA5" w:rsidRDefault="00B66BA5" w:rsidP="00B66BA5">
      <w:pPr>
        <w:pStyle w:val="Parrafos"/>
        <w:rPr>
          <w:lang w:eastAsia="es-MX"/>
        </w:rPr>
      </w:pPr>
      <w:r>
        <w:rPr>
          <w:noProof/>
          <w:lang w:eastAsia="es-MX"/>
        </w:rPr>
        <w:lastRenderedPageBreak/>
        <w:drawing>
          <wp:inline distT="0" distB="0" distL="0" distR="0" wp14:anchorId="0DF5C58C" wp14:editId="61DC7438">
            <wp:extent cx="5290057" cy="3526705"/>
            <wp:effectExtent l="0" t="0" r="6350" b="0"/>
            <wp:docPr id="203790974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04779" cy="3536520"/>
                    </a:xfrm>
                    <a:prstGeom prst="rect">
                      <a:avLst/>
                    </a:prstGeom>
                    <a:noFill/>
                    <a:ln>
                      <a:noFill/>
                    </a:ln>
                  </pic:spPr>
                </pic:pic>
              </a:graphicData>
            </a:graphic>
          </wp:inline>
        </w:drawing>
      </w:r>
    </w:p>
    <w:p w14:paraId="7EA03122" w14:textId="7E85B84A" w:rsidR="00B66BA5" w:rsidRDefault="00B66BA5" w:rsidP="00B66BA5">
      <w:pPr>
        <w:pStyle w:val="CuerpoLA"/>
      </w:pPr>
      <w:r w:rsidRPr="00B66BA5">
        <w:t>Los perfiles de estos dos conglomerados se analizaron estadísticamente para su caracterización clínica. El Conglomerado 0 ("Bajo Sedentarismo") presentó valores de mediana significativamente más altos en Actividad_relativa_p50 y Superavit_calorico_basal_p50 en comparación con el Conglomerado 1 ("Alto Sedentarismo"). Las diferencias fueron estadísticamente irrefutables (p &lt; .001) y con un tamaño del efecto grande (</w:t>
      </w:r>
      <w:proofErr w:type="spellStart"/>
      <w:r w:rsidRPr="00B66BA5">
        <w:t>Cohen's</w:t>
      </w:r>
      <w:proofErr w:type="spellEnd"/>
      <w:r w:rsidRPr="00B66BA5">
        <w:t xml:space="preserve"> d &gt; 0.9). Curiosamente, la HRV_SDNN no mostró una diferencia significativa entre ambos grupos.</w:t>
      </w:r>
    </w:p>
    <w:p w14:paraId="183F93F4" w14:textId="4C6FE3FC" w:rsidR="00B66BA5" w:rsidRDefault="00B66BA5" w:rsidP="00B66BA5">
      <w:pPr>
        <w:pStyle w:val="Parrafos"/>
        <w:rPr>
          <w:lang w:eastAsia="es-MX"/>
        </w:rPr>
      </w:pPr>
      <w:r>
        <w:rPr>
          <w:noProof/>
          <w:lang w:eastAsia="es-MX"/>
        </w:rPr>
        <w:lastRenderedPageBreak/>
        <w:drawing>
          <wp:inline distT="0" distB="0" distL="0" distR="0" wp14:anchorId="39B43F40" wp14:editId="4E92693F">
            <wp:extent cx="5604510" cy="4050030"/>
            <wp:effectExtent l="0" t="0" r="0" b="7620"/>
            <wp:docPr id="15298880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04510" cy="4050030"/>
                    </a:xfrm>
                    <a:prstGeom prst="rect">
                      <a:avLst/>
                    </a:prstGeom>
                    <a:noFill/>
                    <a:ln>
                      <a:noFill/>
                    </a:ln>
                  </pic:spPr>
                </pic:pic>
              </a:graphicData>
            </a:graphic>
          </wp:inline>
        </w:drawing>
      </w:r>
    </w:p>
    <w:tbl>
      <w:tblPr>
        <w:tblW w:w="4800" w:type="dxa"/>
        <w:jc w:val="center"/>
        <w:tblCellMar>
          <w:left w:w="70" w:type="dxa"/>
          <w:right w:w="70" w:type="dxa"/>
        </w:tblCellMar>
        <w:tblLook w:val="04A0" w:firstRow="1" w:lastRow="0" w:firstColumn="1" w:lastColumn="0" w:noHBand="0" w:noVBand="1"/>
      </w:tblPr>
      <w:tblGrid>
        <w:gridCol w:w="1200"/>
        <w:gridCol w:w="1200"/>
        <w:gridCol w:w="1200"/>
        <w:gridCol w:w="1200"/>
      </w:tblGrid>
      <w:tr w:rsidR="00BD4C5A" w:rsidRPr="00BD4C5A" w14:paraId="05F8D449" w14:textId="77777777" w:rsidTr="00BD4C5A">
        <w:trPr>
          <w:trHeight w:val="315"/>
          <w:jc w:val="center"/>
        </w:trPr>
        <w:tc>
          <w:tcPr>
            <w:tcW w:w="1200" w:type="dxa"/>
            <w:tcBorders>
              <w:top w:val="single" w:sz="4" w:space="0" w:color="auto"/>
              <w:left w:val="nil"/>
              <w:bottom w:val="single" w:sz="8" w:space="0" w:color="auto"/>
              <w:right w:val="nil"/>
            </w:tcBorders>
            <w:noWrap/>
            <w:vAlign w:val="bottom"/>
            <w:hideMark/>
          </w:tcPr>
          <w:p w14:paraId="612DCA21"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Usuario</w:t>
            </w:r>
          </w:p>
        </w:tc>
        <w:tc>
          <w:tcPr>
            <w:tcW w:w="1200" w:type="dxa"/>
            <w:tcBorders>
              <w:top w:val="single" w:sz="4" w:space="0" w:color="auto"/>
              <w:left w:val="nil"/>
              <w:bottom w:val="single" w:sz="8" w:space="0" w:color="auto"/>
              <w:right w:val="nil"/>
            </w:tcBorders>
            <w:noWrap/>
            <w:vAlign w:val="bottom"/>
            <w:hideMark/>
          </w:tcPr>
          <w:p w14:paraId="34B04CB3"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proofErr w:type="spellStart"/>
            <w:proofErr w:type="gramStart"/>
            <w:r w:rsidRPr="00BD4C5A">
              <w:rPr>
                <w:rFonts w:ascii="Aptos Narrow" w:eastAsia="Times New Roman" w:hAnsi="Aptos Narrow" w:cs="Times New Roman"/>
                <w:color w:val="000000"/>
                <w:kern w:val="0"/>
                <w:sz w:val="22"/>
                <w:lang w:eastAsia="es-MX"/>
                <w14:ligatures w14:val="none"/>
              </w:rPr>
              <w:t>Cluster</w:t>
            </w:r>
            <w:proofErr w:type="spellEnd"/>
            <w:proofErr w:type="gramEnd"/>
            <w:r w:rsidRPr="00BD4C5A">
              <w:rPr>
                <w:rFonts w:ascii="Aptos Narrow" w:eastAsia="Times New Roman" w:hAnsi="Aptos Narrow" w:cs="Times New Roman"/>
                <w:color w:val="000000"/>
                <w:kern w:val="0"/>
                <w:sz w:val="22"/>
                <w:lang w:eastAsia="es-MX"/>
                <w14:ligatures w14:val="none"/>
              </w:rPr>
              <w:t xml:space="preserve"> Alto Sed (%)</w:t>
            </w:r>
          </w:p>
        </w:tc>
        <w:tc>
          <w:tcPr>
            <w:tcW w:w="1200" w:type="dxa"/>
            <w:tcBorders>
              <w:top w:val="single" w:sz="4" w:space="0" w:color="auto"/>
              <w:left w:val="nil"/>
              <w:bottom w:val="single" w:sz="8" w:space="0" w:color="auto"/>
              <w:right w:val="nil"/>
            </w:tcBorders>
            <w:noWrap/>
            <w:vAlign w:val="bottom"/>
            <w:hideMark/>
          </w:tcPr>
          <w:p w14:paraId="6A7B3A67"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proofErr w:type="spellStart"/>
            <w:proofErr w:type="gramStart"/>
            <w:r w:rsidRPr="00BD4C5A">
              <w:rPr>
                <w:rFonts w:ascii="Aptos Narrow" w:eastAsia="Times New Roman" w:hAnsi="Aptos Narrow" w:cs="Times New Roman"/>
                <w:color w:val="000000"/>
                <w:kern w:val="0"/>
                <w:sz w:val="22"/>
                <w:lang w:eastAsia="es-MX"/>
                <w14:ligatures w14:val="none"/>
              </w:rPr>
              <w:t>Cluster</w:t>
            </w:r>
            <w:proofErr w:type="spellEnd"/>
            <w:proofErr w:type="gramEnd"/>
            <w:r w:rsidRPr="00BD4C5A">
              <w:rPr>
                <w:rFonts w:ascii="Aptos Narrow" w:eastAsia="Times New Roman" w:hAnsi="Aptos Narrow" w:cs="Times New Roman"/>
                <w:color w:val="000000"/>
                <w:kern w:val="0"/>
                <w:sz w:val="22"/>
                <w:lang w:eastAsia="es-MX"/>
                <w14:ligatures w14:val="none"/>
              </w:rPr>
              <w:t xml:space="preserve"> Bajo Sed (%)</w:t>
            </w:r>
          </w:p>
        </w:tc>
        <w:tc>
          <w:tcPr>
            <w:tcW w:w="1200" w:type="dxa"/>
            <w:tcBorders>
              <w:top w:val="single" w:sz="4" w:space="0" w:color="auto"/>
              <w:left w:val="nil"/>
              <w:bottom w:val="single" w:sz="8" w:space="0" w:color="auto"/>
              <w:right w:val="nil"/>
            </w:tcBorders>
            <w:noWrap/>
            <w:vAlign w:val="bottom"/>
            <w:hideMark/>
          </w:tcPr>
          <w:p w14:paraId="147C7748"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Diferencia absoluta (%)</w:t>
            </w:r>
          </w:p>
        </w:tc>
      </w:tr>
      <w:tr w:rsidR="00BD4C5A" w:rsidRPr="00BD4C5A" w14:paraId="07B84B76" w14:textId="77777777" w:rsidTr="00BD4C5A">
        <w:trPr>
          <w:trHeight w:val="300"/>
          <w:jc w:val="center"/>
        </w:trPr>
        <w:tc>
          <w:tcPr>
            <w:tcW w:w="1200" w:type="dxa"/>
            <w:tcBorders>
              <w:top w:val="nil"/>
              <w:left w:val="nil"/>
              <w:bottom w:val="nil"/>
              <w:right w:val="nil"/>
            </w:tcBorders>
            <w:noWrap/>
            <w:vAlign w:val="bottom"/>
            <w:hideMark/>
          </w:tcPr>
          <w:p w14:paraId="35F4A0CE"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 xml:space="preserve">u1 </w:t>
            </w:r>
          </w:p>
        </w:tc>
        <w:tc>
          <w:tcPr>
            <w:tcW w:w="1200" w:type="dxa"/>
            <w:tcBorders>
              <w:top w:val="nil"/>
              <w:left w:val="nil"/>
              <w:bottom w:val="nil"/>
              <w:right w:val="nil"/>
            </w:tcBorders>
            <w:noWrap/>
            <w:vAlign w:val="bottom"/>
            <w:hideMark/>
          </w:tcPr>
          <w:p w14:paraId="04C9BFBA"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99.3</w:t>
            </w:r>
          </w:p>
        </w:tc>
        <w:tc>
          <w:tcPr>
            <w:tcW w:w="1200" w:type="dxa"/>
            <w:tcBorders>
              <w:top w:val="nil"/>
              <w:left w:val="nil"/>
              <w:bottom w:val="nil"/>
              <w:right w:val="nil"/>
            </w:tcBorders>
            <w:noWrap/>
            <w:vAlign w:val="bottom"/>
            <w:hideMark/>
          </w:tcPr>
          <w:p w14:paraId="4ACD0196"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0.7</w:t>
            </w:r>
          </w:p>
        </w:tc>
        <w:tc>
          <w:tcPr>
            <w:tcW w:w="1200" w:type="dxa"/>
            <w:tcBorders>
              <w:top w:val="nil"/>
              <w:left w:val="nil"/>
              <w:bottom w:val="nil"/>
              <w:right w:val="nil"/>
            </w:tcBorders>
            <w:noWrap/>
            <w:vAlign w:val="bottom"/>
            <w:hideMark/>
          </w:tcPr>
          <w:p w14:paraId="35C2A81E"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98.7</w:t>
            </w:r>
          </w:p>
        </w:tc>
      </w:tr>
      <w:tr w:rsidR="00BD4C5A" w:rsidRPr="00BD4C5A" w14:paraId="561C169F" w14:textId="77777777" w:rsidTr="00BD4C5A">
        <w:trPr>
          <w:trHeight w:val="300"/>
          <w:jc w:val="center"/>
        </w:trPr>
        <w:tc>
          <w:tcPr>
            <w:tcW w:w="1200" w:type="dxa"/>
            <w:tcBorders>
              <w:top w:val="nil"/>
              <w:left w:val="nil"/>
              <w:bottom w:val="nil"/>
              <w:right w:val="nil"/>
            </w:tcBorders>
            <w:noWrap/>
            <w:vAlign w:val="bottom"/>
            <w:hideMark/>
          </w:tcPr>
          <w:p w14:paraId="4433A910"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u2</w:t>
            </w:r>
          </w:p>
        </w:tc>
        <w:tc>
          <w:tcPr>
            <w:tcW w:w="1200" w:type="dxa"/>
            <w:tcBorders>
              <w:top w:val="nil"/>
              <w:left w:val="nil"/>
              <w:bottom w:val="nil"/>
              <w:right w:val="nil"/>
            </w:tcBorders>
            <w:noWrap/>
            <w:vAlign w:val="bottom"/>
            <w:hideMark/>
          </w:tcPr>
          <w:p w14:paraId="0CE99153"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85.7</w:t>
            </w:r>
          </w:p>
        </w:tc>
        <w:tc>
          <w:tcPr>
            <w:tcW w:w="1200" w:type="dxa"/>
            <w:tcBorders>
              <w:top w:val="nil"/>
              <w:left w:val="nil"/>
              <w:bottom w:val="nil"/>
              <w:right w:val="nil"/>
            </w:tcBorders>
            <w:noWrap/>
            <w:vAlign w:val="bottom"/>
            <w:hideMark/>
          </w:tcPr>
          <w:p w14:paraId="7778CDB4"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14.3</w:t>
            </w:r>
          </w:p>
        </w:tc>
        <w:tc>
          <w:tcPr>
            <w:tcW w:w="1200" w:type="dxa"/>
            <w:tcBorders>
              <w:top w:val="nil"/>
              <w:left w:val="nil"/>
              <w:bottom w:val="nil"/>
              <w:right w:val="nil"/>
            </w:tcBorders>
            <w:noWrap/>
            <w:vAlign w:val="bottom"/>
            <w:hideMark/>
          </w:tcPr>
          <w:p w14:paraId="70786734"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71.4</w:t>
            </w:r>
          </w:p>
        </w:tc>
      </w:tr>
      <w:tr w:rsidR="00BD4C5A" w:rsidRPr="00BD4C5A" w14:paraId="685EBBE3" w14:textId="77777777" w:rsidTr="00BD4C5A">
        <w:trPr>
          <w:trHeight w:val="300"/>
          <w:jc w:val="center"/>
        </w:trPr>
        <w:tc>
          <w:tcPr>
            <w:tcW w:w="1200" w:type="dxa"/>
            <w:tcBorders>
              <w:top w:val="nil"/>
              <w:left w:val="nil"/>
              <w:bottom w:val="nil"/>
              <w:right w:val="nil"/>
            </w:tcBorders>
            <w:noWrap/>
            <w:vAlign w:val="bottom"/>
            <w:hideMark/>
          </w:tcPr>
          <w:p w14:paraId="0E9CBEC9"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u3</w:t>
            </w:r>
          </w:p>
        </w:tc>
        <w:tc>
          <w:tcPr>
            <w:tcW w:w="1200" w:type="dxa"/>
            <w:tcBorders>
              <w:top w:val="nil"/>
              <w:left w:val="nil"/>
              <w:bottom w:val="nil"/>
              <w:right w:val="nil"/>
            </w:tcBorders>
            <w:noWrap/>
            <w:vAlign w:val="bottom"/>
            <w:hideMark/>
          </w:tcPr>
          <w:p w14:paraId="2E4FE383"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11.3</w:t>
            </w:r>
          </w:p>
        </w:tc>
        <w:tc>
          <w:tcPr>
            <w:tcW w:w="1200" w:type="dxa"/>
            <w:tcBorders>
              <w:top w:val="nil"/>
              <w:left w:val="nil"/>
              <w:bottom w:val="nil"/>
              <w:right w:val="nil"/>
            </w:tcBorders>
            <w:noWrap/>
            <w:vAlign w:val="bottom"/>
            <w:hideMark/>
          </w:tcPr>
          <w:p w14:paraId="49D7DECC"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88.7</w:t>
            </w:r>
          </w:p>
        </w:tc>
        <w:tc>
          <w:tcPr>
            <w:tcW w:w="1200" w:type="dxa"/>
            <w:tcBorders>
              <w:top w:val="nil"/>
              <w:left w:val="nil"/>
              <w:bottom w:val="nil"/>
              <w:right w:val="nil"/>
            </w:tcBorders>
            <w:noWrap/>
            <w:vAlign w:val="bottom"/>
            <w:hideMark/>
          </w:tcPr>
          <w:p w14:paraId="798B1983"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77.3</w:t>
            </w:r>
          </w:p>
        </w:tc>
      </w:tr>
      <w:tr w:rsidR="00BD4C5A" w:rsidRPr="00BD4C5A" w14:paraId="160CDFF3" w14:textId="77777777" w:rsidTr="00BD4C5A">
        <w:trPr>
          <w:trHeight w:val="300"/>
          <w:jc w:val="center"/>
        </w:trPr>
        <w:tc>
          <w:tcPr>
            <w:tcW w:w="1200" w:type="dxa"/>
            <w:tcBorders>
              <w:top w:val="nil"/>
              <w:left w:val="nil"/>
              <w:bottom w:val="nil"/>
              <w:right w:val="nil"/>
            </w:tcBorders>
            <w:noWrap/>
            <w:vAlign w:val="bottom"/>
            <w:hideMark/>
          </w:tcPr>
          <w:p w14:paraId="155AD2B4"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u4</w:t>
            </w:r>
          </w:p>
        </w:tc>
        <w:tc>
          <w:tcPr>
            <w:tcW w:w="1200" w:type="dxa"/>
            <w:tcBorders>
              <w:top w:val="nil"/>
              <w:left w:val="nil"/>
              <w:bottom w:val="nil"/>
              <w:right w:val="nil"/>
            </w:tcBorders>
            <w:noWrap/>
            <w:vAlign w:val="bottom"/>
            <w:hideMark/>
          </w:tcPr>
          <w:p w14:paraId="5851F1B2"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71.4</w:t>
            </w:r>
          </w:p>
        </w:tc>
        <w:tc>
          <w:tcPr>
            <w:tcW w:w="1200" w:type="dxa"/>
            <w:tcBorders>
              <w:top w:val="nil"/>
              <w:left w:val="nil"/>
              <w:bottom w:val="nil"/>
              <w:right w:val="nil"/>
            </w:tcBorders>
            <w:noWrap/>
            <w:vAlign w:val="bottom"/>
            <w:hideMark/>
          </w:tcPr>
          <w:p w14:paraId="5AB21D3E"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28.6</w:t>
            </w:r>
          </w:p>
        </w:tc>
        <w:tc>
          <w:tcPr>
            <w:tcW w:w="1200" w:type="dxa"/>
            <w:tcBorders>
              <w:top w:val="nil"/>
              <w:left w:val="nil"/>
              <w:bottom w:val="nil"/>
              <w:right w:val="nil"/>
            </w:tcBorders>
            <w:noWrap/>
            <w:vAlign w:val="bottom"/>
            <w:hideMark/>
          </w:tcPr>
          <w:p w14:paraId="7E18BCB8"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42.9</w:t>
            </w:r>
          </w:p>
        </w:tc>
      </w:tr>
      <w:tr w:rsidR="00BD4C5A" w:rsidRPr="00BD4C5A" w14:paraId="4CAA1D3B" w14:textId="77777777" w:rsidTr="00BD4C5A">
        <w:trPr>
          <w:trHeight w:val="300"/>
          <w:jc w:val="center"/>
        </w:trPr>
        <w:tc>
          <w:tcPr>
            <w:tcW w:w="1200" w:type="dxa"/>
            <w:tcBorders>
              <w:top w:val="nil"/>
              <w:left w:val="nil"/>
              <w:bottom w:val="nil"/>
              <w:right w:val="nil"/>
            </w:tcBorders>
            <w:noWrap/>
            <w:vAlign w:val="bottom"/>
            <w:hideMark/>
          </w:tcPr>
          <w:p w14:paraId="06F81F8F"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u5</w:t>
            </w:r>
          </w:p>
        </w:tc>
        <w:tc>
          <w:tcPr>
            <w:tcW w:w="1200" w:type="dxa"/>
            <w:tcBorders>
              <w:top w:val="nil"/>
              <w:left w:val="nil"/>
              <w:bottom w:val="nil"/>
              <w:right w:val="nil"/>
            </w:tcBorders>
            <w:noWrap/>
            <w:vAlign w:val="bottom"/>
            <w:hideMark/>
          </w:tcPr>
          <w:p w14:paraId="77DF5FDA"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64.3</w:t>
            </w:r>
          </w:p>
        </w:tc>
        <w:tc>
          <w:tcPr>
            <w:tcW w:w="1200" w:type="dxa"/>
            <w:tcBorders>
              <w:top w:val="nil"/>
              <w:left w:val="nil"/>
              <w:bottom w:val="nil"/>
              <w:right w:val="nil"/>
            </w:tcBorders>
            <w:noWrap/>
            <w:vAlign w:val="bottom"/>
            <w:hideMark/>
          </w:tcPr>
          <w:p w14:paraId="4F6D2328"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35.7</w:t>
            </w:r>
          </w:p>
        </w:tc>
        <w:tc>
          <w:tcPr>
            <w:tcW w:w="1200" w:type="dxa"/>
            <w:tcBorders>
              <w:top w:val="nil"/>
              <w:left w:val="nil"/>
              <w:bottom w:val="nil"/>
              <w:right w:val="nil"/>
            </w:tcBorders>
            <w:noWrap/>
            <w:vAlign w:val="bottom"/>
            <w:hideMark/>
          </w:tcPr>
          <w:p w14:paraId="28EAA434"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28.6</w:t>
            </w:r>
          </w:p>
        </w:tc>
      </w:tr>
      <w:tr w:rsidR="00BD4C5A" w:rsidRPr="00BD4C5A" w14:paraId="181BE377" w14:textId="77777777" w:rsidTr="00BD4C5A">
        <w:trPr>
          <w:trHeight w:val="300"/>
          <w:jc w:val="center"/>
        </w:trPr>
        <w:tc>
          <w:tcPr>
            <w:tcW w:w="1200" w:type="dxa"/>
            <w:tcBorders>
              <w:top w:val="nil"/>
              <w:left w:val="nil"/>
              <w:bottom w:val="nil"/>
              <w:right w:val="nil"/>
            </w:tcBorders>
            <w:noWrap/>
            <w:vAlign w:val="bottom"/>
            <w:hideMark/>
          </w:tcPr>
          <w:p w14:paraId="35303F12"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u6</w:t>
            </w:r>
          </w:p>
        </w:tc>
        <w:tc>
          <w:tcPr>
            <w:tcW w:w="1200" w:type="dxa"/>
            <w:tcBorders>
              <w:top w:val="nil"/>
              <w:left w:val="nil"/>
              <w:bottom w:val="nil"/>
              <w:right w:val="nil"/>
            </w:tcBorders>
            <w:noWrap/>
            <w:vAlign w:val="bottom"/>
            <w:hideMark/>
          </w:tcPr>
          <w:p w14:paraId="16F058D4"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82</w:t>
            </w:r>
          </w:p>
        </w:tc>
        <w:tc>
          <w:tcPr>
            <w:tcW w:w="1200" w:type="dxa"/>
            <w:tcBorders>
              <w:top w:val="nil"/>
              <w:left w:val="nil"/>
              <w:bottom w:val="nil"/>
              <w:right w:val="nil"/>
            </w:tcBorders>
            <w:noWrap/>
            <w:vAlign w:val="bottom"/>
            <w:hideMark/>
          </w:tcPr>
          <w:p w14:paraId="1D8C74D7"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18</w:t>
            </w:r>
          </w:p>
        </w:tc>
        <w:tc>
          <w:tcPr>
            <w:tcW w:w="1200" w:type="dxa"/>
            <w:tcBorders>
              <w:top w:val="nil"/>
              <w:left w:val="nil"/>
              <w:bottom w:val="nil"/>
              <w:right w:val="nil"/>
            </w:tcBorders>
            <w:noWrap/>
            <w:vAlign w:val="bottom"/>
            <w:hideMark/>
          </w:tcPr>
          <w:p w14:paraId="306B1BF2"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64</w:t>
            </w:r>
          </w:p>
        </w:tc>
      </w:tr>
      <w:tr w:rsidR="00BD4C5A" w:rsidRPr="00BD4C5A" w14:paraId="0D714380" w14:textId="77777777" w:rsidTr="00BD4C5A">
        <w:trPr>
          <w:trHeight w:val="300"/>
          <w:jc w:val="center"/>
        </w:trPr>
        <w:tc>
          <w:tcPr>
            <w:tcW w:w="1200" w:type="dxa"/>
            <w:tcBorders>
              <w:top w:val="nil"/>
              <w:left w:val="nil"/>
              <w:bottom w:val="nil"/>
              <w:right w:val="nil"/>
            </w:tcBorders>
            <w:noWrap/>
            <w:vAlign w:val="bottom"/>
            <w:hideMark/>
          </w:tcPr>
          <w:p w14:paraId="00F209D3"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u7</w:t>
            </w:r>
          </w:p>
        </w:tc>
        <w:tc>
          <w:tcPr>
            <w:tcW w:w="1200" w:type="dxa"/>
            <w:tcBorders>
              <w:top w:val="nil"/>
              <w:left w:val="nil"/>
              <w:bottom w:val="nil"/>
              <w:right w:val="nil"/>
            </w:tcBorders>
            <w:noWrap/>
            <w:vAlign w:val="bottom"/>
            <w:hideMark/>
          </w:tcPr>
          <w:p w14:paraId="606FA2F7"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94.7</w:t>
            </w:r>
          </w:p>
        </w:tc>
        <w:tc>
          <w:tcPr>
            <w:tcW w:w="1200" w:type="dxa"/>
            <w:tcBorders>
              <w:top w:val="nil"/>
              <w:left w:val="nil"/>
              <w:bottom w:val="nil"/>
              <w:right w:val="nil"/>
            </w:tcBorders>
            <w:noWrap/>
            <w:vAlign w:val="bottom"/>
            <w:hideMark/>
          </w:tcPr>
          <w:p w14:paraId="35CBCA3B"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5.3</w:t>
            </w:r>
          </w:p>
        </w:tc>
        <w:tc>
          <w:tcPr>
            <w:tcW w:w="1200" w:type="dxa"/>
            <w:tcBorders>
              <w:top w:val="nil"/>
              <w:left w:val="nil"/>
              <w:bottom w:val="nil"/>
              <w:right w:val="nil"/>
            </w:tcBorders>
            <w:noWrap/>
            <w:vAlign w:val="bottom"/>
            <w:hideMark/>
          </w:tcPr>
          <w:p w14:paraId="6619F8F9"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89.5</w:t>
            </w:r>
          </w:p>
        </w:tc>
      </w:tr>
      <w:tr w:rsidR="00BD4C5A" w:rsidRPr="00BD4C5A" w14:paraId="5DF253F1" w14:textId="77777777" w:rsidTr="00BD4C5A">
        <w:trPr>
          <w:trHeight w:val="300"/>
          <w:jc w:val="center"/>
        </w:trPr>
        <w:tc>
          <w:tcPr>
            <w:tcW w:w="1200" w:type="dxa"/>
            <w:tcBorders>
              <w:top w:val="nil"/>
              <w:left w:val="nil"/>
              <w:bottom w:val="nil"/>
              <w:right w:val="nil"/>
            </w:tcBorders>
            <w:noWrap/>
            <w:vAlign w:val="bottom"/>
            <w:hideMark/>
          </w:tcPr>
          <w:p w14:paraId="4D372D36"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u8</w:t>
            </w:r>
          </w:p>
        </w:tc>
        <w:tc>
          <w:tcPr>
            <w:tcW w:w="1200" w:type="dxa"/>
            <w:tcBorders>
              <w:top w:val="nil"/>
              <w:left w:val="nil"/>
              <w:bottom w:val="nil"/>
              <w:right w:val="nil"/>
            </w:tcBorders>
            <w:noWrap/>
            <w:vAlign w:val="bottom"/>
            <w:hideMark/>
          </w:tcPr>
          <w:p w14:paraId="58CE54CC"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27.7</w:t>
            </w:r>
          </w:p>
        </w:tc>
        <w:tc>
          <w:tcPr>
            <w:tcW w:w="1200" w:type="dxa"/>
            <w:tcBorders>
              <w:top w:val="nil"/>
              <w:left w:val="nil"/>
              <w:bottom w:val="nil"/>
              <w:right w:val="nil"/>
            </w:tcBorders>
            <w:noWrap/>
            <w:vAlign w:val="bottom"/>
            <w:hideMark/>
          </w:tcPr>
          <w:p w14:paraId="7E97EA53"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72.3</w:t>
            </w:r>
          </w:p>
        </w:tc>
        <w:tc>
          <w:tcPr>
            <w:tcW w:w="1200" w:type="dxa"/>
            <w:tcBorders>
              <w:top w:val="nil"/>
              <w:left w:val="nil"/>
              <w:bottom w:val="nil"/>
              <w:right w:val="nil"/>
            </w:tcBorders>
            <w:noWrap/>
            <w:vAlign w:val="bottom"/>
            <w:hideMark/>
          </w:tcPr>
          <w:p w14:paraId="250578A7"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44.5</w:t>
            </w:r>
          </w:p>
        </w:tc>
      </w:tr>
      <w:tr w:rsidR="00BD4C5A" w:rsidRPr="00BD4C5A" w14:paraId="4EC17303" w14:textId="77777777" w:rsidTr="00BD4C5A">
        <w:trPr>
          <w:trHeight w:val="300"/>
          <w:jc w:val="center"/>
        </w:trPr>
        <w:tc>
          <w:tcPr>
            <w:tcW w:w="1200" w:type="dxa"/>
            <w:tcBorders>
              <w:top w:val="nil"/>
              <w:left w:val="nil"/>
              <w:bottom w:val="nil"/>
              <w:right w:val="nil"/>
            </w:tcBorders>
            <w:noWrap/>
            <w:vAlign w:val="bottom"/>
            <w:hideMark/>
          </w:tcPr>
          <w:p w14:paraId="348B2403"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u9</w:t>
            </w:r>
          </w:p>
        </w:tc>
        <w:tc>
          <w:tcPr>
            <w:tcW w:w="1200" w:type="dxa"/>
            <w:tcBorders>
              <w:top w:val="nil"/>
              <w:left w:val="nil"/>
              <w:bottom w:val="nil"/>
              <w:right w:val="nil"/>
            </w:tcBorders>
            <w:noWrap/>
            <w:vAlign w:val="bottom"/>
            <w:hideMark/>
          </w:tcPr>
          <w:p w14:paraId="58F14A4D"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84.2</w:t>
            </w:r>
          </w:p>
        </w:tc>
        <w:tc>
          <w:tcPr>
            <w:tcW w:w="1200" w:type="dxa"/>
            <w:tcBorders>
              <w:top w:val="nil"/>
              <w:left w:val="nil"/>
              <w:bottom w:val="nil"/>
              <w:right w:val="nil"/>
            </w:tcBorders>
            <w:noWrap/>
            <w:vAlign w:val="bottom"/>
            <w:hideMark/>
          </w:tcPr>
          <w:p w14:paraId="3BBC4331"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15.8</w:t>
            </w:r>
          </w:p>
        </w:tc>
        <w:tc>
          <w:tcPr>
            <w:tcW w:w="1200" w:type="dxa"/>
            <w:tcBorders>
              <w:top w:val="nil"/>
              <w:left w:val="nil"/>
              <w:bottom w:val="nil"/>
              <w:right w:val="nil"/>
            </w:tcBorders>
            <w:noWrap/>
            <w:vAlign w:val="bottom"/>
            <w:hideMark/>
          </w:tcPr>
          <w:p w14:paraId="406A72C3"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68.5</w:t>
            </w:r>
          </w:p>
        </w:tc>
      </w:tr>
      <w:tr w:rsidR="00BD4C5A" w:rsidRPr="00BD4C5A" w14:paraId="4EC87329" w14:textId="77777777" w:rsidTr="00BD4C5A">
        <w:trPr>
          <w:trHeight w:val="315"/>
          <w:jc w:val="center"/>
        </w:trPr>
        <w:tc>
          <w:tcPr>
            <w:tcW w:w="1200" w:type="dxa"/>
            <w:tcBorders>
              <w:top w:val="nil"/>
              <w:left w:val="nil"/>
              <w:bottom w:val="single" w:sz="8" w:space="0" w:color="auto"/>
              <w:right w:val="nil"/>
            </w:tcBorders>
            <w:noWrap/>
            <w:vAlign w:val="bottom"/>
            <w:hideMark/>
          </w:tcPr>
          <w:p w14:paraId="6E662190"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u10</w:t>
            </w:r>
          </w:p>
        </w:tc>
        <w:tc>
          <w:tcPr>
            <w:tcW w:w="1200" w:type="dxa"/>
            <w:tcBorders>
              <w:top w:val="nil"/>
              <w:left w:val="nil"/>
              <w:bottom w:val="single" w:sz="8" w:space="0" w:color="auto"/>
              <w:right w:val="nil"/>
            </w:tcBorders>
            <w:noWrap/>
            <w:vAlign w:val="bottom"/>
            <w:hideMark/>
          </w:tcPr>
          <w:p w14:paraId="5F228B98"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80.9</w:t>
            </w:r>
          </w:p>
        </w:tc>
        <w:tc>
          <w:tcPr>
            <w:tcW w:w="1200" w:type="dxa"/>
            <w:tcBorders>
              <w:top w:val="nil"/>
              <w:left w:val="nil"/>
              <w:bottom w:val="single" w:sz="8" w:space="0" w:color="auto"/>
              <w:right w:val="nil"/>
            </w:tcBorders>
            <w:noWrap/>
            <w:vAlign w:val="bottom"/>
            <w:hideMark/>
          </w:tcPr>
          <w:p w14:paraId="4B5230D7"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19.1</w:t>
            </w:r>
          </w:p>
        </w:tc>
        <w:tc>
          <w:tcPr>
            <w:tcW w:w="1200" w:type="dxa"/>
            <w:tcBorders>
              <w:top w:val="nil"/>
              <w:left w:val="nil"/>
              <w:bottom w:val="single" w:sz="8" w:space="0" w:color="auto"/>
              <w:right w:val="nil"/>
            </w:tcBorders>
            <w:noWrap/>
            <w:vAlign w:val="bottom"/>
            <w:hideMark/>
          </w:tcPr>
          <w:p w14:paraId="2B289427"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61.8</w:t>
            </w:r>
          </w:p>
        </w:tc>
      </w:tr>
    </w:tbl>
    <w:p w14:paraId="69C1FE8E" w14:textId="77777777" w:rsidR="00B66BA5" w:rsidRPr="00B66BA5" w:rsidRDefault="00B66BA5" w:rsidP="00B66BA5">
      <w:pPr>
        <w:pStyle w:val="CuerpoLA"/>
      </w:pPr>
    </w:p>
    <w:p w14:paraId="10BF9290" w14:textId="5160E752" w:rsidR="00B66BA5" w:rsidRDefault="00BD4C5A" w:rsidP="00A03661">
      <w:pPr>
        <w:pStyle w:val="CuerpoLA"/>
      </w:pPr>
      <w:r w:rsidRPr="00BD4C5A">
        <w:t>La asignación de cada una de las 1,337 semanas válidas a uno de estos dos conglomerados se constituyó como la "verdad operativa": una clasificación objetiva y empírica utilizada como referencia para la validación del sistema de inferencia difusa.</w:t>
      </w:r>
    </w:p>
    <w:p w14:paraId="55CC249F" w14:textId="647B0034" w:rsidR="00BD4C5A" w:rsidRDefault="00BD4C5A" w:rsidP="00BD4C5A">
      <w:pPr>
        <w:pStyle w:val="T2"/>
        <w:rPr>
          <w:lang w:eastAsia="es-MX"/>
        </w:rPr>
      </w:pPr>
      <w:r w:rsidRPr="00BD4C5A">
        <w:rPr>
          <w:lang w:eastAsia="es-MX"/>
        </w:rPr>
        <w:lastRenderedPageBreak/>
        <w:t>Rendimiento del Sistema de Inferencia Difusa</w:t>
      </w:r>
    </w:p>
    <w:p w14:paraId="6FDE555D" w14:textId="77777777" w:rsidR="00BD4C5A" w:rsidRPr="00BD4C5A" w:rsidRDefault="00BD4C5A" w:rsidP="00BD4C5A">
      <w:pPr>
        <w:pStyle w:val="CuerpoLA"/>
      </w:pPr>
      <w:r w:rsidRPr="00BD4C5A">
        <w:t xml:space="preserve">El rendimiento del modelo difuso se evaluó mediante su concordancia con la clasificación de la verdad operativa. Tras una búsqueda del umbral de decisión (τ) que maximizara el F1-Score, se estableció un valor óptimo de τ = 0.30. Con este umbral, el sistema difuso alcanzó un rendimiento global robusto, con un </w:t>
      </w:r>
      <w:r w:rsidRPr="00BD4C5A">
        <w:rPr>
          <w:b/>
          <w:bCs/>
        </w:rPr>
        <w:t>F1-Score de 0.840</w:t>
      </w:r>
      <w:r w:rsidRPr="00BD4C5A">
        <w:t xml:space="preserve">, una </w:t>
      </w:r>
      <w:r w:rsidRPr="00BD4C5A">
        <w:rPr>
          <w:b/>
          <w:bCs/>
        </w:rPr>
        <w:t>Exactitud de 0.740</w:t>
      </w:r>
      <w:r w:rsidRPr="00BD4C5A">
        <w:t xml:space="preserve"> y una alta </w:t>
      </w:r>
      <w:r w:rsidRPr="00BD4C5A">
        <w:rPr>
          <w:b/>
          <w:bCs/>
        </w:rPr>
        <w:t>Sensibilidad (</w:t>
      </w:r>
      <w:proofErr w:type="spellStart"/>
      <w:r w:rsidRPr="00BD4C5A">
        <w:rPr>
          <w:b/>
          <w:bCs/>
        </w:rPr>
        <w:t>Recall</w:t>
      </w:r>
      <w:proofErr w:type="spellEnd"/>
      <w:r w:rsidRPr="00BD4C5A">
        <w:rPr>
          <w:b/>
          <w:bCs/>
        </w:rPr>
        <w:t>) de 0.976</w:t>
      </w:r>
      <w:r w:rsidRPr="00BD4C5A">
        <w:t>.</w:t>
      </w:r>
    </w:p>
    <w:p w14:paraId="3F7DCAB2" w14:textId="77777777" w:rsidR="00BD4C5A" w:rsidRDefault="00BD4C5A" w:rsidP="00BD4C5A">
      <w:pPr>
        <w:pStyle w:val="CuerpoLA"/>
      </w:pPr>
      <w:r w:rsidRPr="00BD4C5A">
        <w:t xml:space="preserve">El análisis por participante reveló una heterogeneidad en el rendimiento, con un F1-Score que osciló entre 0.215 y 0.997. Usuarios con patrones de comportamiento más estables mostraron una concordancia muy alta (ej. u1, u7), mientras que aquellos con mayor variabilidad </w:t>
      </w:r>
      <w:proofErr w:type="spellStart"/>
      <w:r w:rsidRPr="00BD4C5A">
        <w:t>intra-semanal</w:t>
      </w:r>
      <w:proofErr w:type="spellEnd"/>
      <w:r w:rsidRPr="00BD4C5A">
        <w:t xml:space="preserve"> presentaron mayores discrepancias, evidenciando áreas de oportunidad para la personalización futura del modelo.</w:t>
      </w:r>
    </w:p>
    <w:tbl>
      <w:tblPr>
        <w:tblW w:w="5000" w:type="pct"/>
        <w:tblCellMar>
          <w:left w:w="70" w:type="dxa"/>
          <w:right w:w="70" w:type="dxa"/>
        </w:tblCellMar>
        <w:tblLook w:val="04A0" w:firstRow="1" w:lastRow="0" w:firstColumn="1" w:lastColumn="0" w:noHBand="0" w:noVBand="1"/>
      </w:tblPr>
      <w:tblGrid>
        <w:gridCol w:w="685"/>
        <w:gridCol w:w="1036"/>
        <w:gridCol w:w="1642"/>
        <w:gridCol w:w="794"/>
        <w:gridCol w:w="801"/>
        <w:gridCol w:w="584"/>
        <w:gridCol w:w="529"/>
        <w:gridCol w:w="581"/>
        <w:gridCol w:w="729"/>
        <w:gridCol w:w="399"/>
        <w:gridCol w:w="399"/>
        <w:gridCol w:w="327"/>
        <w:gridCol w:w="332"/>
      </w:tblGrid>
      <w:tr w:rsidR="00BD4C5A" w:rsidRPr="00BD4C5A" w14:paraId="5DEC27CD" w14:textId="77777777" w:rsidTr="00BD4C5A">
        <w:trPr>
          <w:trHeight w:val="300"/>
        </w:trPr>
        <w:tc>
          <w:tcPr>
            <w:tcW w:w="382" w:type="pct"/>
            <w:tcBorders>
              <w:top w:val="single" w:sz="4" w:space="0" w:color="auto"/>
              <w:left w:val="nil"/>
              <w:bottom w:val="single" w:sz="4" w:space="0" w:color="auto"/>
              <w:right w:val="nil"/>
            </w:tcBorders>
            <w:noWrap/>
            <w:vAlign w:val="bottom"/>
            <w:hideMark/>
          </w:tcPr>
          <w:p w14:paraId="4D5E12AC"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Usuario</w:t>
            </w:r>
          </w:p>
        </w:tc>
        <w:tc>
          <w:tcPr>
            <w:tcW w:w="382" w:type="pct"/>
            <w:tcBorders>
              <w:top w:val="single" w:sz="4" w:space="0" w:color="auto"/>
              <w:left w:val="nil"/>
              <w:bottom w:val="single" w:sz="4" w:space="0" w:color="auto"/>
              <w:right w:val="nil"/>
            </w:tcBorders>
            <w:noWrap/>
            <w:vAlign w:val="bottom"/>
            <w:hideMark/>
          </w:tcPr>
          <w:p w14:paraId="2CFF41AA"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Semanas (N)</w:t>
            </w:r>
          </w:p>
        </w:tc>
        <w:tc>
          <w:tcPr>
            <w:tcW w:w="416" w:type="pct"/>
            <w:tcBorders>
              <w:top w:val="single" w:sz="4" w:space="0" w:color="auto"/>
              <w:left w:val="nil"/>
              <w:bottom w:val="single" w:sz="4" w:space="0" w:color="auto"/>
              <w:right w:val="nil"/>
            </w:tcBorders>
            <w:noWrap/>
            <w:vAlign w:val="bottom"/>
            <w:hideMark/>
          </w:tcPr>
          <w:p w14:paraId="5786EB93"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 Datos observados*</w:t>
            </w:r>
          </w:p>
        </w:tc>
        <w:tc>
          <w:tcPr>
            <w:tcW w:w="382" w:type="pct"/>
            <w:tcBorders>
              <w:top w:val="single" w:sz="4" w:space="0" w:color="auto"/>
              <w:left w:val="nil"/>
              <w:bottom w:val="single" w:sz="4" w:space="0" w:color="auto"/>
              <w:right w:val="nil"/>
            </w:tcBorders>
            <w:noWrap/>
            <w:vAlign w:val="bottom"/>
            <w:hideMark/>
          </w:tcPr>
          <w:p w14:paraId="6E0857EB"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proofErr w:type="spellStart"/>
            <w:r w:rsidRPr="00BD4C5A">
              <w:rPr>
                <w:rFonts w:ascii="Aptos Narrow" w:eastAsia="Times New Roman" w:hAnsi="Aptos Narrow" w:cs="Times New Roman"/>
                <w:b/>
                <w:bCs/>
                <w:color w:val="000000"/>
                <w:kern w:val="0"/>
                <w:sz w:val="22"/>
                <w:lang w:eastAsia="es-MX"/>
                <w14:ligatures w14:val="none"/>
              </w:rPr>
              <w:t>Accuracy</w:t>
            </w:r>
            <w:proofErr w:type="spellEnd"/>
          </w:p>
        </w:tc>
        <w:tc>
          <w:tcPr>
            <w:tcW w:w="382" w:type="pct"/>
            <w:tcBorders>
              <w:top w:val="single" w:sz="4" w:space="0" w:color="auto"/>
              <w:left w:val="nil"/>
              <w:bottom w:val="single" w:sz="4" w:space="0" w:color="auto"/>
              <w:right w:val="nil"/>
            </w:tcBorders>
            <w:noWrap/>
            <w:vAlign w:val="bottom"/>
            <w:hideMark/>
          </w:tcPr>
          <w:p w14:paraId="5121B354"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proofErr w:type="spellStart"/>
            <w:r w:rsidRPr="00BD4C5A">
              <w:rPr>
                <w:rFonts w:ascii="Aptos Narrow" w:eastAsia="Times New Roman" w:hAnsi="Aptos Narrow" w:cs="Times New Roman"/>
                <w:b/>
                <w:bCs/>
                <w:color w:val="000000"/>
                <w:kern w:val="0"/>
                <w:sz w:val="22"/>
                <w:lang w:eastAsia="es-MX"/>
                <w14:ligatures w14:val="none"/>
              </w:rPr>
              <w:t>Precision</w:t>
            </w:r>
            <w:proofErr w:type="spellEnd"/>
          </w:p>
        </w:tc>
        <w:tc>
          <w:tcPr>
            <w:tcW w:w="382" w:type="pct"/>
            <w:tcBorders>
              <w:top w:val="single" w:sz="4" w:space="0" w:color="auto"/>
              <w:left w:val="nil"/>
              <w:bottom w:val="single" w:sz="4" w:space="0" w:color="auto"/>
              <w:right w:val="nil"/>
            </w:tcBorders>
            <w:noWrap/>
            <w:vAlign w:val="bottom"/>
            <w:hideMark/>
          </w:tcPr>
          <w:p w14:paraId="14E97928"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proofErr w:type="spellStart"/>
            <w:r w:rsidRPr="00BD4C5A">
              <w:rPr>
                <w:rFonts w:ascii="Aptos Narrow" w:eastAsia="Times New Roman" w:hAnsi="Aptos Narrow" w:cs="Times New Roman"/>
                <w:b/>
                <w:bCs/>
                <w:color w:val="000000"/>
                <w:kern w:val="0"/>
                <w:sz w:val="22"/>
                <w:lang w:eastAsia="es-MX"/>
                <w14:ligatures w14:val="none"/>
              </w:rPr>
              <w:t>Recall</w:t>
            </w:r>
            <w:proofErr w:type="spellEnd"/>
          </w:p>
        </w:tc>
        <w:tc>
          <w:tcPr>
            <w:tcW w:w="382" w:type="pct"/>
            <w:tcBorders>
              <w:top w:val="single" w:sz="4" w:space="0" w:color="auto"/>
              <w:left w:val="nil"/>
              <w:bottom w:val="single" w:sz="4" w:space="0" w:color="auto"/>
              <w:right w:val="nil"/>
            </w:tcBorders>
            <w:noWrap/>
            <w:vAlign w:val="bottom"/>
            <w:hideMark/>
          </w:tcPr>
          <w:p w14:paraId="5BD9ACA0"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F1</w:t>
            </w:r>
          </w:p>
        </w:tc>
        <w:tc>
          <w:tcPr>
            <w:tcW w:w="382" w:type="pct"/>
            <w:tcBorders>
              <w:top w:val="single" w:sz="4" w:space="0" w:color="auto"/>
              <w:left w:val="nil"/>
              <w:bottom w:val="single" w:sz="4" w:space="0" w:color="auto"/>
              <w:right w:val="nil"/>
            </w:tcBorders>
            <w:noWrap/>
            <w:vAlign w:val="bottom"/>
            <w:hideMark/>
          </w:tcPr>
          <w:p w14:paraId="48C05FB3"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MCC</w:t>
            </w:r>
          </w:p>
        </w:tc>
        <w:tc>
          <w:tcPr>
            <w:tcW w:w="382" w:type="pct"/>
            <w:tcBorders>
              <w:top w:val="single" w:sz="4" w:space="0" w:color="auto"/>
              <w:left w:val="nil"/>
              <w:bottom w:val="single" w:sz="4" w:space="0" w:color="auto"/>
              <w:right w:val="nil"/>
            </w:tcBorders>
            <w:noWrap/>
            <w:vAlign w:val="bottom"/>
            <w:hideMark/>
          </w:tcPr>
          <w:p w14:paraId="17242D3F"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Ï„ usado</w:t>
            </w:r>
          </w:p>
        </w:tc>
        <w:tc>
          <w:tcPr>
            <w:tcW w:w="382" w:type="pct"/>
            <w:tcBorders>
              <w:top w:val="single" w:sz="4" w:space="0" w:color="auto"/>
              <w:left w:val="nil"/>
              <w:bottom w:val="single" w:sz="4" w:space="0" w:color="auto"/>
              <w:right w:val="nil"/>
            </w:tcBorders>
            <w:noWrap/>
            <w:vAlign w:val="bottom"/>
            <w:hideMark/>
          </w:tcPr>
          <w:p w14:paraId="61E88DD8"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TP</w:t>
            </w:r>
          </w:p>
        </w:tc>
        <w:tc>
          <w:tcPr>
            <w:tcW w:w="382" w:type="pct"/>
            <w:tcBorders>
              <w:top w:val="single" w:sz="4" w:space="0" w:color="auto"/>
              <w:left w:val="nil"/>
              <w:bottom w:val="single" w:sz="4" w:space="0" w:color="auto"/>
              <w:right w:val="nil"/>
            </w:tcBorders>
            <w:noWrap/>
            <w:vAlign w:val="bottom"/>
            <w:hideMark/>
          </w:tcPr>
          <w:p w14:paraId="31968E02"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FP</w:t>
            </w:r>
          </w:p>
        </w:tc>
        <w:tc>
          <w:tcPr>
            <w:tcW w:w="382" w:type="pct"/>
            <w:tcBorders>
              <w:top w:val="single" w:sz="4" w:space="0" w:color="auto"/>
              <w:left w:val="nil"/>
              <w:bottom w:val="single" w:sz="4" w:space="0" w:color="auto"/>
              <w:right w:val="nil"/>
            </w:tcBorders>
            <w:noWrap/>
            <w:vAlign w:val="bottom"/>
            <w:hideMark/>
          </w:tcPr>
          <w:p w14:paraId="77D2A3D6"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TN</w:t>
            </w:r>
          </w:p>
        </w:tc>
        <w:tc>
          <w:tcPr>
            <w:tcW w:w="382" w:type="pct"/>
            <w:tcBorders>
              <w:top w:val="single" w:sz="4" w:space="0" w:color="auto"/>
              <w:left w:val="nil"/>
              <w:bottom w:val="single" w:sz="4" w:space="0" w:color="auto"/>
              <w:right w:val="nil"/>
            </w:tcBorders>
            <w:noWrap/>
            <w:vAlign w:val="bottom"/>
            <w:hideMark/>
          </w:tcPr>
          <w:p w14:paraId="66E44306"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FN</w:t>
            </w:r>
          </w:p>
        </w:tc>
      </w:tr>
      <w:tr w:rsidR="00BD4C5A" w:rsidRPr="00BD4C5A" w14:paraId="4C1D8FBE" w14:textId="77777777" w:rsidTr="00BD4C5A">
        <w:trPr>
          <w:trHeight w:val="300"/>
        </w:trPr>
        <w:tc>
          <w:tcPr>
            <w:tcW w:w="382" w:type="pct"/>
            <w:tcBorders>
              <w:top w:val="nil"/>
              <w:left w:val="nil"/>
              <w:bottom w:val="nil"/>
              <w:right w:val="nil"/>
            </w:tcBorders>
            <w:noWrap/>
            <w:vAlign w:val="bottom"/>
            <w:hideMark/>
          </w:tcPr>
          <w:p w14:paraId="47BFCF85"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 xml:space="preserve">u1 </w:t>
            </w:r>
          </w:p>
        </w:tc>
        <w:tc>
          <w:tcPr>
            <w:tcW w:w="382" w:type="pct"/>
            <w:tcBorders>
              <w:top w:val="nil"/>
              <w:left w:val="nil"/>
              <w:bottom w:val="nil"/>
              <w:right w:val="nil"/>
            </w:tcBorders>
            <w:noWrap/>
            <w:vAlign w:val="bottom"/>
            <w:hideMark/>
          </w:tcPr>
          <w:p w14:paraId="2488F84F"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149</w:t>
            </w:r>
          </w:p>
        </w:tc>
        <w:tc>
          <w:tcPr>
            <w:tcW w:w="416" w:type="pct"/>
            <w:tcBorders>
              <w:top w:val="nil"/>
              <w:left w:val="nil"/>
              <w:bottom w:val="nil"/>
              <w:right w:val="nil"/>
            </w:tcBorders>
            <w:noWrap/>
            <w:vAlign w:val="bottom"/>
            <w:hideMark/>
          </w:tcPr>
          <w:p w14:paraId="35AAC41E"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100</w:t>
            </w:r>
          </w:p>
        </w:tc>
        <w:tc>
          <w:tcPr>
            <w:tcW w:w="382" w:type="pct"/>
            <w:tcBorders>
              <w:top w:val="nil"/>
              <w:left w:val="nil"/>
              <w:bottom w:val="nil"/>
              <w:right w:val="nil"/>
            </w:tcBorders>
            <w:noWrap/>
            <w:vAlign w:val="bottom"/>
            <w:hideMark/>
          </w:tcPr>
          <w:p w14:paraId="73328F6F"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0.993</w:t>
            </w:r>
          </w:p>
        </w:tc>
        <w:tc>
          <w:tcPr>
            <w:tcW w:w="382" w:type="pct"/>
            <w:tcBorders>
              <w:top w:val="nil"/>
              <w:left w:val="nil"/>
              <w:bottom w:val="nil"/>
              <w:right w:val="nil"/>
            </w:tcBorders>
            <w:noWrap/>
            <w:vAlign w:val="bottom"/>
            <w:hideMark/>
          </w:tcPr>
          <w:p w14:paraId="75B57BAC"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0.993</w:t>
            </w:r>
          </w:p>
        </w:tc>
        <w:tc>
          <w:tcPr>
            <w:tcW w:w="382" w:type="pct"/>
            <w:tcBorders>
              <w:top w:val="nil"/>
              <w:left w:val="nil"/>
              <w:bottom w:val="nil"/>
              <w:right w:val="nil"/>
            </w:tcBorders>
            <w:noWrap/>
            <w:vAlign w:val="bottom"/>
            <w:hideMark/>
          </w:tcPr>
          <w:p w14:paraId="4E567A7B"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w:t>
            </w:r>
          </w:p>
        </w:tc>
        <w:tc>
          <w:tcPr>
            <w:tcW w:w="382" w:type="pct"/>
            <w:tcBorders>
              <w:top w:val="nil"/>
              <w:left w:val="nil"/>
              <w:bottom w:val="nil"/>
              <w:right w:val="nil"/>
            </w:tcBorders>
            <w:noWrap/>
            <w:vAlign w:val="bottom"/>
            <w:hideMark/>
          </w:tcPr>
          <w:p w14:paraId="66A5AA68"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0.997</w:t>
            </w:r>
          </w:p>
        </w:tc>
        <w:tc>
          <w:tcPr>
            <w:tcW w:w="382" w:type="pct"/>
            <w:tcBorders>
              <w:top w:val="nil"/>
              <w:left w:val="nil"/>
              <w:bottom w:val="nil"/>
              <w:right w:val="nil"/>
            </w:tcBorders>
            <w:noWrap/>
            <w:vAlign w:val="bottom"/>
            <w:hideMark/>
          </w:tcPr>
          <w:p w14:paraId="7C873CEE"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w:t>
            </w:r>
          </w:p>
        </w:tc>
        <w:tc>
          <w:tcPr>
            <w:tcW w:w="382" w:type="pct"/>
            <w:tcBorders>
              <w:top w:val="nil"/>
              <w:left w:val="nil"/>
              <w:bottom w:val="nil"/>
              <w:right w:val="nil"/>
            </w:tcBorders>
            <w:noWrap/>
            <w:vAlign w:val="bottom"/>
            <w:hideMark/>
          </w:tcPr>
          <w:p w14:paraId="6B397EE7"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0.3</w:t>
            </w:r>
          </w:p>
        </w:tc>
        <w:tc>
          <w:tcPr>
            <w:tcW w:w="382" w:type="pct"/>
            <w:tcBorders>
              <w:top w:val="nil"/>
              <w:left w:val="nil"/>
              <w:bottom w:val="nil"/>
              <w:right w:val="nil"/>
            </w:tcBorders>
            <w:noWrap/>
            <w:vAlign w:val="bottom"/>
            <w:hideMark/>
          </w:tcPr>
          <w:p w14:paraId="17C65B48"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148</w:t>
            </w:r>
          </w:p>
        </w:tc>
        <w:tc>
          <w:tcPr>
            <w:tcW w:w="382" w:type="pct"/>
            <w:tcBorders>
              <w:top w:val="nil"/>
              <w:left w:val="nil"/>
              <w:bottom w:val="nil"/>
              <w:right w:val="nil"/>
            </w:tcBorders>
            <w:noWrap/>
            <w:vAlign w:val="bottom"/>
            <w:hideMark/>
          </w:tcPr>
          <w:p w14:paraId="2FA89A45"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w:t>
            </w:r>
          </w:p>
        </w:tc>
        <w:tc>
          <w:tcPr>
            <w:tcW w:w="382" w:type="pct"/>
            <w:tcBorders>
              <w:top w:val="nil"/>
              <w:left w:val="nil"/>
              <w:bottom w:val="nil"/>
              <w:right w:val="nil"/>
            </w:tcBorders>
            <w:noWrap/>
            <w:vAlign w:val="bottom"/>
            <w:hideMark/>
          </w:tcPr>
          <w:p w14:paraId="72331CFC"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w:t>
            </w:r>
          </w:p>
        </w:tc>
        <w:tc>
          <w:tcPr>
            <w:tcW w:w="382" w:type="pct"/>
            <w:tcBorders>
              <w:top w:val="nil"/>
              <w:left w:val="nil"/>
              <w:bottom w:val="nil"/>
              <w:right w:val="nil"/>
            </w:tcBorders>
            <w:noWrap/>
            <w:vAlign w:val="bottom"/>
            <w:hideMark/>
          </w:tcPr>
          <w:p w14:paraId="2DEBDA2C"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w:t>
            </w:r>
          </w:p>
        </w:tc>
      </w:tr>
      <w:tr w:rsidR="00BD4C5A" w:rsidRPr="00BD4C5A" w14:paraId="113FE50E" w14:textId="77777777" w:rsidTr="00BD4C5A">
        <w:trPr>
          <w:trHeight w:val="300"/>
        </w:trPr>
        <w:tc>
          <w:tcPr>
            <w:tcW w:w="382" w:type="pct"/>
            <w:tcBorders>
              <w:top w:val="nil"/>
              <w:left w:val="nil"/>
              <w:bottom w:val="nil"/>
              <w:right w:val="nil"/>
            </w:tcBorders>
            <w:noWrap/>
            <w:vAlign w:val="bottom"/>
            <w:hideMark/>
          </w:tcPr>
          <w:p w14:paraId="252049FC"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 xml:space="preserve">u2 </w:t>
            </w:r>
          </w:p>
        </w:tc>
        <w:tc>
          <w:tcPr>
            <w:tcW w:w="382" w:type="pct"/>
            <w:tcBorders>
              <w:top w:val="nil"/>
              <w:left w:val="nil"/>
              <w:bottom w:val="nil"/>
              <w:right w:val="nil"/>
            </w:tcBorders>
            <w:noWrap/>
            <w:vAlign w:val="bottom"/>
            <w:hideMark/>
          </w:tcPr>
          <w:p w14:paraId="62C319D8"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7</w:t>
            </w:r>
          </w:p>
        </w:tc>
        <w:tc>
          <w:tcPr>
            <w:tcW w:w="416" w:type="pct"/>
            <w:tcBorders>
              <w:top w:val="nil"/>
              <w:left w:val="nil"/>
              <w:bottom w:val="nil"/>
              <w:right w:val="nil"/>
            </w:tcBorders>
            <w:noWrap/>
            <w:vAlign w:val="bottom"/>
            <w:hideMark/>
          </w:tcPr>
          <w:p w14:paraId="71C35061"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100</w:t>
            </w:r>
          </w:p>
        </w:tc>
        <w:tc>
          <w:tcPr>
            <w:tcW w:w="382" w:type="pct"/>
            <w:tcBorders>
              <w:top w:val="nil"/>
              <w:left w:val="nil"/>
              <w:bottom w:val="nil"/>
              <w:right w:val="nil"/>
            </w:tcBorders>
            <w:noWrap/>
            <w:vAlign w:val="bottom"/>
            <w:hideMark/>
          </w:tcPr>
          <w:p w14:paraId="6CEF7C11"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0.429</w:t>
            </w:r>
          </w:p>
        </w:tc>
        <w:tc>
          <w:tcPr>
            <w:tcW w:w="382" w:type="pct"/>
            <w:tcBorders>
              <w:top w:val="nil"/>
              <w:left w:val="nil"/>
              <w:bottom w:val="nil"/>
              <w:right w:val="nil"/>
            </w:tcBorders>
            <w:noWrap/>
            <w:vAlign w:val="bottom"/>
            <w:hideMark/>
          </w:tcPr>
          <w:p w14:paraId="3A77887E"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0.75</w:t>
            </w:r>
          </w:p>
        </w:tc>
        <w:tc>
          <w:tcPr>
            <w:tcW w:w="382" w:type="pct"/>
            <w:tcBorders>
              <w:top w:val="nil"/>
              <w:left w:val="nil"/>
              <w:bottom w:val="nil"/>
              <w:right w:val="nil"/>
            </w:tcBorders>
            <w:noWrap/>
            <w:vAlign w:val="bottom"/>
            <w:hideMark/>
          </w:tcPr>
          <w:p w14:paraId="16BC2E68"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0.5</w:t>
            </w:r>
          </w:p>
        </w:tc>
        <w:tc>
          <w:tcPr>
            <w:tcW w:w="382" w:type="pct"/>
            <w:tcBorders>
              <w:top w:val="nil"/>
              <w:left w:val="nil"/>
              <w:bottom w:val="nil"/>
              <w:right w:val="nil"/>
            </w:tcBorders>
            <w:noWrap/>
            <w:vAlign w:val="bottom"/>
            <w:hideMark/>
          </w:tcPr>
          <w:p w14:paraId="4C4CFD15"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0.6</w:t>
            </w:r>
          </w:p>
        </w:tc>
        <w:tc>
          <w:tcPr>
            <w:tcW w:w="382" w:type="pct"/>
            <w:tcBorders>
              <w:top w:val="nil"/>
              <w:left w:val="nil"/>
              <w:bottom w:val="nil"/>
              <w:right w:val="nil"/>
            </w:tcBorders>
            <w:noWrap/>
            <w:vAlign w:val="bottom"/>
            <w:hideMark/>
          </w:tcPr>
          <w:p w14:paraId="4095FC66"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-0.354</w:t>
            </w:r>
          </w:p>
        </w:tc>
        <w:tc>
          <w:tcPr>
            <w:tcW w:w="382" w:type="pct"/>
            <w:tcBorders>
              <w:top w:val="nil"/>
              <w:left w:val="nil"/>
              <w:bottom w:val="nil"/>
              <w:right w:val="nil"/>
            </w:tcBorders>
            <w:noWrap/>
            <w:vAlign w:val="bottom"/>
            <w:hideMark/>
          </w:tcPr>
          <w:p w14:paraId="5500B2DD"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0.3</w:t>
            </w:r>
          </w:p>
        </w:tc>
        <w:tc>
          <w:tcPr>
            <w:tcW w:w="382" w:type="pct"/>
            <w:tcBorders>
              <w:top w:val="nil"/>
              <w:left w:val="nil"/>
              <w:bottom w:val="nil"/>
              <w:right w:val="nil"/>
            </w:tcBorders>
            <w:noWrap/>
            <w:vAlign w:val="bottom"/>
            <w:hideMark/>
          </w:tcPr>
          <w:p w14:paraId="16DAB203"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3</w:t>
            </w:r>
          </w:p>
        </w:tc>
        <w:tc>
          <w:tcPr>
            <w:tcW w:w="382" w:type="pct"/>
            <w:tcBorders>
              <w:top w:val="nil"/>
              <w:left w:val="nil"/>
              <w:bottom w:val="nil"/>
              <w:right w:val="nil"/>
            </w:tcBorders>
            <w:noWrap/>
            <w:vAlign w:val="bottom"/>
            <w:hideMark/>
          </w:tcPr>
          <w:p w14:paraId="5EEBDBE1"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w:t>
            </w:r>
          </w:p>
        </w:tc>
        <w:tc>
          <w:tcPr>
            <w:tcW w:w="382" w:type="pct"/>
            <w:tcBorders>
              <w:top w:val="nil"/>
              <w:left w:val="nil"/>
              <w:bottom w:val="nil"/>
              <w:right w:val="nil"/>
            </w:tcBorders>
            <w:noWrap/>
            <w:vAlign w:val="bottom"/>
            <w:hideMark/>
          </w:tcPr>
          <w:p w14:paraId="195F28D2"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w:t>
            </w:r>
          </w:p>
        </w:tc>
        <w:tc>
          <w:tcPr>
            <w:tcW w:w="382" w:type="pct"/>
            <w:tcBorders>
              <w:top w:val="nil"/>
              <w:left w:val="nil"/>
              <w:bottom w:val="nil"/>
              <w:right w:val="nil"/>
            </w:tcBorders>
            <w:noWrap/>
            <w:vAlign w:val="bottom"/>
            <w:hideMark/>
          </w:tcPr>
          <w:p w14:paraId="72ADD135"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3</w:t>
            </w:r>
          </w:p>
        </w:tc>
      </w:tr>
      <w:tr w:rsidR="00BD4C5A" w:rsidRPr="00BD4C5A" w14:paraId="0EFDD7A2" w14:textId="77777777" w:rsidTr="00BD4C5A">
        <w:trPr>
          <w:trHeight w:val="300"/>
        </w:trPr>
        <w:tc>
          <w:tcPr>
            <w:tcW w:w="382" w:type="pct"/>
            <w:tcBorders>
              <w:top w:val="nil"/>
              <w:left w:val="nil"/>
              <w:bottom w:val="nil"/>
              <w:right w:val="nil"/>
            </w:tcBorders>
            <w:noWrap/>
            <w:vAlign w:val="bottom"/>
            <w:hideMark/>
          </w:tcPr>
          <w:p w14:paraId="5B42F4DE"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u3</w:t>
            </w:r>
          </w:p>
        </w:tc>
        <w:tc>
          <w:tcPr>
            <w:tcW w:w="382" w:type="pct"/>
            <w:tcBorders>
              <w:top w:val="nil"/>
              <w:left w:val="nil"/>
              <w:bottom w:val="nil"/>
              <w:right w:val="nil"/>
            </w:tcBorders>
            <w:noWrap/>
            <w:vAlign w:val="bottom"/>
            <w:hideMark/>
          </w:tcPr>
          <w:p w14:paraId="32B8DDFD"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141</w:t>
            </w:r>
          </w:p>
        </w:tc>
        <w:tc>
          <w:tcPr>
            <w:tcW w:w="416" w:type="pct"/>
            <w:tcBorders>
              <w:top w:val="nil"/>
              <w:left w:val="nil"/>
              <w:bottom w:val="nil"/>
              <w:right w:val="nil"/>
            </w:tcBorders>
            <w:noWrap/>
            <w:vAlign w:val="bottom"/>
            <w:hideMark/>
          </w:tcPr>
          <w:p w14:paraId="7928F79E"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100</w:t>
            </w:r>
          </w:p>
        </w:tc>
        <w:tc>
          <w:tcPr>
            <w:tcW w:w="382" w:type="pct"/>
            <w:tcBorders>
              <w:top w:val="nil"/>
              <w:left w:val="nil"/>
              <w:bottom w:val="nil"/>
              <w:right w:val="nil"/>
            </w:tcBorders>
            <w:noWrap/>
            <w:vAlign w:val="bottom"/>
            <w:hideMark/>
          </w:tcPr>
          <w:p w14:paraId="33B057E5"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0.277</w:t>
            </w:r>
          </w:p>
        </w:tc>
        <w:tc>
          <w:tcPr>
            <w:tcW w:w="382" w:type="pct"/>
            <w:tcBorders>
              <w:top w:val="nil"/>
              <w:left w:val="nil"/>
              <w:bottom w:val="nil"/>
              <w:right w:val="nil"/>
            </w:tcBorders>
            <w:noWrap/>
            <w:vAlign w:val="bottom"/>
            <w:hideMark/>
          </w:tcPr>
          <w:p w14:paraId="0F28AA76"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0.123</w:t>
            </w:r>
          </w:p>
        </w:tc>
        <w:tc>
          <w:tcPr>
            <w:tcW w:w="382" w:type="pct"/>
            <w:tcBorders>
              <w:top w:val="nil"/>
              <w:left w:val="nil"/>
              <w:bottom w:val="nil"/>
              <w:right w:val="nil"/>
            </w:tcBorders>
            <w:noWrap/>
            <w:vAlign w:val="bottom"/>
            <w:hideMark/>
          </w:tcPr>
          <w:p w14:paraId="2620222C"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0.875</w:t>
            </w:r>
          </w:p>
        </w:tc>
        <w:tc>
          <w:tcPr>
            <w:tcW w:w="382" w:type="pct"/>
            <w:tcBorders>
              <w:top w:val="nil"/>
              <w:left w:val="nil"/>
              <w:bottom w:val="nil"/>
              <w:right w:val="nil"/>
            </w:tcBorders>
            <w:noWrap/>
            <w:vAlign w:val="bottom"/>
            <w:hideMark/>
          </w:tcPr>
          <w:p w14:paraId="39CBB964"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0.215</w:t>
            </w:r>
          </w:p>
        </w:tc>
        <w:tc>
          <w:tcPr>
            <w:tcW w:w="382" w:type="pct"/>
            <w:tcBorders>
              <w:top w:val="nil"/>
              <w:left w:val="nil"/>
              <w:bottom w:val="nil"/>
              <w:right w:val="nil"/>
            </w:tcBorders>
            <w:noWrap/>
            <w:vAlign w:val="bottom"/>
            <w:hideMark/>
          </w:tcPr>
          <w:p w14:paraId="57940F23"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0.06</w:t>
            </w:r>
          </w:p>
        </w:tc>
        <w:tc>
          <w:tcPr>
            <w:tcW w:w="382" w:type="pct"/>
            <w:tcBorders>
              <w:top w:val="nil"/>
              <w:left w:val="nil"/>
              <w:bottom w:val="nil"/>
              <w:right w:val="nil"/>
            </w:tcBorders>
            <w:noWrap/>
            <w:vAlign w:val="bottom"/>
            <w:hideMark/>
          </w:tcPr>
          <w:p w14:paraId="66159B70"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0.3</w:t>
            </w:r>
          </w:p>
        </w:tc>
        <w:tc>
          <w:tcPr>
            <w:tcW w:w="382" w:type="pct"/>
            <w:tcBorders>
              <w:top w:val="nil"/>
              <w:left w:val="nil"/>
              <w:bottom w:val="nil"/>
              <w:right w:val="nil"/>
            </w:tcBorders>
            <w:noWrap/>
            <w:vAlign w:val="bottom"/>
            <w:hideMark/>
          </w:tcPr>
          <w:p w14:paraId="65F8FCD7"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14</w:t>
            </w:r>
          </w:p>
        </w:tc>
        <w:tc>
          <w:tcPr>
            <w:tcW w:w="382" w:type="pct"/>
            <w:tcBorders>
              <w:top w:val="nil"/>
              <w:left w:val="nil"/>
              <w:bottom w:val="nil"/>
              <w:right w:val="nil"/>
            </w:tcBorders>
            <w:noWrap/>
            <w:vAlign w:val="bottom"/>
            <w:hideMark/>
          </w:tcPr>
          <w:p w14:paraId="1C08A630"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100</w:t>
            </w:r>
          </w:p>
        </w:tc>
        <w:tc>
          <w:tcPr>
            <w:tcW w:w="382" w:type="pct"/>
            <w:tcBorders>
              <w:top w:val="nil"/>
              <w:left w:val="nil"/>
              <w:bottom w:val="nil"/>
              <w:right w:val="nil"/>
            </w:tcBorders>
            <w:noWrap/>
            <w:vAlign w:val="bottom"/>
            <w:hideMark/>
          </w:tcPr>
          <w:p w14:paraId="12DC505D"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25</w:t>
            </w:r>
          </w:p>
        </w:tc>
        <w:tc>
          <w:tcPr>
            <w:tcW w:w="382" w:type="pct"/>
            <w:tcBorders>
              <w:top w:val="nil"/>
              <w:left w:val="nil"/>
              <w:bottom w:val="nil"/>
              <w:right w:val="nil"/>
            </w:tcBorders>
            <w:noWrap/>
            <w:vAlign w:val="bottom"/>
            <w:hideMark/>
          </w:tcPr>
          <w:p w14:paraId="2903B9DB"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2</w:t>
            </w:r>
          </w:p>
        </w:tc>
      </w:tr>
      <w:tr w:rsidR="00BD4C5A" w:rsidRPr="00BD4C5A" w14:paraId="5CB0FD8D" w14:textId="77777777" w:rsidTr="00BD4C5A">
        <w:trPr>
          <w:trHeight w:val="300"/>
        </w:trPr>
        <w:tc>
          <w:tcPr>
            <w:tcW w:w="382" w:type="pct"/>
            <w:tcBorders>
              <w:top w:val="nil"/>
              <w:left w:val="nil"/>
              <w:bottom w:val="nil"/>
              <w:right w:val="nil"/>
            </w:tcBorders>
            <w:noWrap/>
            <w:vAlign w:val="bottom"/>
            <w:hideMark/>
          </w:tcPr>
          <w:p w14:paraId="3B4629DC"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u4</w:t>
            </w:r>
          </w:p>
        </w:tc>
        <w:tc>
          <w:tcPr>
            <w:tcW w:w="382" w:type="pct"/>
            <w:tcBorders>
              <w:top w:val="nil"/>
              <w:left w:val="nil"/>
              <w:bottom w:val="nil"/>
              <w:right w:val="nil"/>
            </w:tcBorders>
            <w:noWrap/>
            <w:vAlign w:val="bottom"/>
            <w:hideMark/>
          </w:tcPr>
          <w:p w14:paraId="0DC0A5C1"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14</w:t>
            </w:r>
          </w:p>
        </w:tc>
        <w:tc>
          <w:tcPr>
            <w:tcW w:w="416" w:type="pct"/>
            <w:tcBorders>
              <w:top w:val="nil"/>
              <w:left w:val="nil"/>
              <w:bottom w:val="nil"/>
              <w:right w:val="nil"/>
            </w:tcBorders>
            <w:noWrap/>
            <w:vAlign w:val="bottom"/>
            <w:hideMark/>
          </w:tcPr>
          <w:p w14:paraId="32A3A5DF"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100</w:t>
            </w:r>
          </w:p>
        </w:tc>
        <w:tc>
          <w:tcPr>
            <w:tcW w:w="382" w:type="pct"/>
            <w:tcBorders>
              <w:top w:val="nil"/>
              <w:left w:val="nil"/>
              <w:bottom w:val="nil"/>
              <w:right w:val="nil"/>
            </w:tcBorders>
            <w:noWrap/>
            <w:vAlign w:val="bottom"/>
            <w:hideMark/>
          </w:tcPr>
          <w:p w14:paraId="4B1F1DCC"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0.714</w:t>
            </w:r>
          </w:p>
        </w:tc>
        <w:tc>
          <w:tcPr>
            <w:tcW w:w="382" w:type="pct"/>
            <w:tcBorders>
              <w:top w:val="nil"/>
              <w:left w:val="nil"/>
              <w:bottom w:val="nil"/>
              <w:right w:val="nil"/>
            </w:tcBorders>
            <w:noWrap/>
            <w:vAlign w:val="bottom"/>
            <w:hideMark/>
          </w:tcPr>
          <w:p w14:paraId="03C70762"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0.714</w:t>
            </w:r>
          </w:p>
        </w:tc>
        <w:tc>
          <w:tcPr>
            <w:tcW w:w="382" w:type="pct"/>
            <w:tcBorders>
              <w:top w:val="nil"/>
              <w:left w:val="nil"/>
              <w:bottom w:val="nil"/>
              <w:right w:val="nil"/>
            </w:tcBorders>
            <w:noWrap/>
            <w:vAlign w:val="bottom"/>
            <w:hideMark/>
          </w:tcPr>
          <w:p w14:paraId="05730024"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w:t>
            </w:r>
          </w:p>
        </w:tc>
        <w:tc>
          <w:tcPr>
            <w:tcW w:w="382" w:type="pct"/>
            <w:tcBorders>
              <w:top w:val="nil"/>
              <w:left w:val="nil"/>
              <w:bottom w:val="nil"/>
              <w:right w:val="nil"/>
            </w:tcBorders>
            <w:noWrap/>
            <w:vAlign w:val="bottom"/>
            <w:hideMark/>
          </w:tcPr>
          <w:p w14:paraId="27D907C6"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0.833</w:t>
            </w:r>
          </w:p>
        </w:tc>
        <w:tc>
          <w:tcPr>
            <w:tcW w:w="382" w:type="pct"/>
            <w:tcBorders>
              <w:top w:val="nil"/>
              <w:left w:val="nil"/>
              <w:bottom w:val="nil"/>
              <w:right w:val="nil"/>
            </w:tcBorders>
            <w:noWrap/>
            <w:vAlign w:val="bottom"/>
            <w:hideMark/>
          </w:tcPr>
          <w:p w14:paraId="4C0BEE3A"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w:t>
            </w:r>
          </w:p>
        </w:tc>
        <w:tc>
          <w:tcPr>
            <w:tcW w:w="382" w:type="pct"/>
            <w:tcBorders>
              <w:top w:val="nil"/>
              <w:left w:val="nil"/>
              <w:bottom w:val="nil"/>
              <w:right w:val="nil"/>
            </w:tcBorders>
            <w:noWrap/>
            <w:vAlign w:val="bottom"/>
            <w:hideMark/>
          </w:tcPr>
          <w:p w14:paraId="00BF02DD"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0.3</w:t>
            </w:r>
          </w:p>
        </w:tc>
        <w:tc>
          <w:tcPr>
            <w:tcW w:w="382" w:type="pct"/>
            <w:tcBorders>
              <w:top w:val="nil"/>
              <w:left w:val="nil"/>
              <w:bottom w:val="nil"/>
              <w:right w:val="nil"/>
            </w:tcBorders>
            <w:noWrap/>
            <w:vAlign w:val="bottom"/>
            <w:hideMark/>
          </w:tcPr>
          <w:p w14:paraId="3ADD78F4"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w:t>
            </w:r>
          </w:p>
        </w:tc>
        <w:tc>
          <w:tcPr>
            <w:tcW w:w="382" w:type="pct"/>
            <w:tcBorders>
              <w:top w:val="nil"/>
              <w:left w:val="nil"/>
              <w:bottom w:val="nil"/>
              <w:right w:val="nil"/>
            </w:tcBorders>
            <w:noWrap/>
            <w:vAlign w:val="bottom"/>
            <w:hideMark/>
          </w:tcPr>
          <w:p w14:paraId="5D7609F9"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4</w:t>
            </w:r>
          </w:p>
        </w:tc>
        <w:tc>
          <w:tcPr>
            <w:tcW w:w="382" w:type="pct"/>
            <w:tcBorders>
              <w:top w:val="nil"/>
              <w:left w:val="nil"/>
              <w:bottom w:val="nil"/>
              <w:right w:val="nil"/>
            </w:tcBorders>
            <w:noWrap/>
            <w:vAlign w:val="bottom"/>
            <w:hideMark/>
          </w:tcPr>
          <w:p w14:paraId="146978E4"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w:t>
            </w:r>
          </w:p>
        </w:tc>
        <w:tc>
          <w:tcPr>
            <w:tcW w:w="382" w:type="pct"/>
            <w:tcBorders>
              <w:top w:val="nil"/>
              <w:left w:val="nil"/>
              <w:bottom w:val="nil"/>
              <w:right w:val="nil"/>
            </w:tcBorders>
            <w:noWrap/>
            <w:vAlign w:val="bottom"/>
            <w:hideMark/>
          </w:tcPr>
          <w:p w14:paraId="2D4F77BB"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w:t>
            </w:r>
          </w:p>
        </w:tc>
      </w:tr>
      <w:tr w:rsidR="00BD4C5A" w:rsidRPr="00BD4C5A" w14:paraId="1C96B53C" w14:textId="77777777" w:rsidTr="00BD4C5A">
        <w:trPr>
          <w:trHeight w:val="300"/>
        </w:trPr>
        <w:tc>
          <w:tcPr>
            <w:tcW w:w="382" w:type="pct"/>
            <w:tcBorders>
              <w:top w:val="nil"/>
              <w:left w:val="nil"/>
              <w:bottom w:val="nil"/>
              <w:right w:val="nil"/>
            </w:tcBorders>
            <w:noWrap/>
            <w:vAlign w:val="bottom"/>
            <w:hideMark/>
          </w:tcPr>
          <w:p w14:paraId="0CFBE20B"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u5</w:t>
            </w:r>
          </w:p>
        </w:tc>
        <w:tc>
          <w:tcPr>
            <w:tcW w:w="382" w:type="pct"/>
            <w:tcBorders>
              <w:top w:val="nil"/>
              <w:left w:val="nil"/>
              <w:bottom w:val="nil"/>
              <w:right w:val="nil"/>
            </w:tcBorders>
            <w:noWrap/>
            <w:vAlign w:val="bottom"/>
            <w:hideMark/>
          </w:tcPr>
          <w:p w14:paraId="361B6EFA"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14</w:t>
            </w:r>
          </w:p>
        </w:tc>
        <w:tc>
          <w:tcPr>
            <w:tcW w:w="416" w:type="pct"/>
            <w:tcBorders>
              <w:top w:val="nil"/>
              <w:left w:val="nil"/>
              <w:bottom w:val="nil"/>
              <w:right w:val="nil"/>
            </w:tcBorders>
            <w:noWrap/>
            <w:vAlign w:val="bottom"/>
            <w:hideMark/>
          </w:tcPr>
          <w:p w14:paraId="557D4263"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100</w:t>
            </w:r>
          </w:p>
        </w:tc>
        <w:tc>
          <w:tcPr>
            <w:tcW w:w="382" w:type="pct"/>
            <w:tcBorders>
              <w:top w:val="nil"/>
              <w:left w:val="nil"/>
              <w:bottom w:val="nil"/>
              <w:right w:val="nil"/>
            </w:tcBorders>
            <w:noWrap/>
            <w:vAlign w:val="bottom"/>
            <w:hideMark/>
          </w:tcPr>
          <w:p w14:paraId="4168BA70"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0.714</w:t>
            </w:r>
          </w:p>
        </w:tc>
        <w:tc>
          <w:tcPr>
            <w:tcW w:w="382" w:type="pct"/>
            <w:tcBorders>
              <w:top w:val="nil"/>
              <w:left w:val="nil"/>
              <w:bottom w:val="nil"/>
              <w:right w:val="nil"/>
            </w:tcBorders>
            <w:noWrap/>
            <w:vAlign w:val="bottom"/>
            <w:hideMark/>
          </w:tcPr>
          <w:p w14:paraId="69C538CC"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0.692</w:t>
            </w:r>
          </w:p>
        </w:tc>
        <w:tc>
          <w:tcPr>
            <w:tcW w:w="382" w:type="pct"/>
            <w:tcBorders>
              <w:top w:val="nil"/>
              <w:left w:val="nil"/>
              <w:bottom w:val="nil"/>
              <w:right w:val="nil"/>
            </w:tcBorders>
            <w:noWrap/>
            <w:vAlign w:val="bottom"/>
            <w:hideMark/>
          </w:tcPr>
          <w:p w14:paraId="4E20C958"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w:t>
            </w:r>
          </w:p>
        </w:tc>
        <w:tc>
          <w:tcPr>
            <w:tcW w:w="382" w:type="pct"/>
            <w:tcBorders>
              <w:top w:val="nil"/>
              <w:left w:val="nil"/>
              <w:bottom w:val="nil"/>
              <w:right w:val="nil"/>
            </w:tcBorders>
            <w:noWrap/>
            <w:vAlign w:val="bottom"/>
            <w:hideMark/>
          </w:tcPr>
          <w:p w14:paraId="5AD909A3"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0.818</w:t>
            </w:r>
          </w:p>
        </w:tc>
        <w:tc>
          <w:tcPr>
            <w:tcW w:w="382" w:type="pct"/>
            <w:tcBorders>
              <w:top w:val="nil"/>
              <w:left w:val="nil"/>
              <w:bottom w:val="nil"/>
              <w:right w:val="nil"/>
            </w:tcBorders>
            <w:noWrap/>
            <w:vAlign w:val="bottom"/>
            <w:hideMark/>
          </w:tcPr>
          <w:p w14:paraId="535395CB"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0.372</w:t>
            </w:r>
          </w:p>
        </w:tc>
        <w:tc>
          <w:tcPr>
            <w:tcW w:w="382" w:type="pct"/>
            <w:tcBorders>
              <w:top w:val="nil"/>
              <w:left w:val="nil"/>
              <w:bottom w:val="nil"/>
              <w:right w:val="nil"/>
            </w:tcBorders>
            <w:noWrap/>
            <w:vAlign w:val="bottom"/>
            <w:hideMark/>
          </w:tcPr>
          <w:p w14:paraId="48A675F2"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0.3</w:t>
            </w:r>
          </w:p>
        </w:tc>
        <w:tc>
          <w:tcPr>
            <w:tcW w:w="382" w:type="pct"/>
            <w:tcBorders>
              <w:top w:val="nil"/>
              <w:left w:val="nil"/>
              <w:bottom w:val="nil"/>
              <w:right w:val="nil"/>
            </w:tcBorders>
            <w:noWrap/>
            <w:vAlign w:val="bottom"/>
            <w:hideMark/>
          </w:tcPr>
          <w:p w14:paraId="35079FA7"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9</w:t>
            </w:r>
          </w:p>
        </w:tc>
        <w:tc>
          <w:tcPr>
            <w:tcW w:w="382" w:type="pct"/>
            <w:tcBorders>
              <w:top w:val="nil"/>
              <w:left w:val="nil"/>
              <w:bottom w:val="nil"/>
              <w:right w:val="nil"/>
            </w:tcBorders>
            <w:noWrap/>
            <w:vAlign w:val="bottom"/>
            <w:hideMark/>
          </w:tcPr>
          <w:p w14:paraId="0084A23D"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4</w:t>
            </w:r>
          </w:p>
        </w:tc>
        <w:tc>
          <w:tcPr>
            <w:tcW w:w="382" w:type="pct"/>
            <w:tcBorders>
              <w:top w:val="nil"/>
              <w:left w:val="nil"/>
              <w:bottom w:val="nil"/>
              <w:right w:val="nil"/>
            </w:tcBorders>
            <w:noWrap/>
            <w:vAlign w:val="bottom"/>
            <w:hideMark/>
          </w:tcPr>
          <w:p w14:paraId="7B50A618"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w:t>
            </w:r>
          </w:p>
        </w:tc>
        <w:tc>
          <w:tcPr>
            <w:tcW w:w="382" w:type="pct"/>
            <w:tcBorders>
              <w:top w:val="nil"/>
              <w:left w:val="nil"/>
              <w:bottom w:val="nil"/>
              <w:right w:val="nil"/>
            </w:tcBorders>
            <w:noWrap/>
            <w:vAlign w:val="bottom"/>
            <w:hideMark/>
          </w:tcPr>
          <w:p w14:paraId="6000DFCD"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w:t>
            </w:r>
          </w:p>
        </w:tc>
      </w:tr>
      <w:tr w:rsidR="00BD4C5A" w:rsidRPr="00BD4C5A" w14:paraId="713A58D6" w14:textId="77777777" w:rsidTr="00BD4C5A">
        <w:trPr>
          <w:trHeight w:val="300"/>
        </w:trPr>
        <w:tc>
          <w:tcPr>
            <w:tcW w:w="382" w:type="pct"/>
            <w:tcBorders>
              <w:top w:val="nil"/>
              <w:left w:val="nil"/>
              <w:bottom w:val="nil"/>
              <w:right w:val="nil"/>
            </w:tcBorders>
            <w:noWrap/>
            <w:vAlign w:val="bottom"/>
            <w:hideMark/>
          </w:tcPr>
          <w:p w14:paraId="5CB378A4"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u6</w:t>
            </w:r>
          </w:p>
        </w:tc>
        <w:tc>
          <w:tcPr>
            <w:tcW w:w="382" w:type="pct"/>
            <w:tcBorders>
              <w:top w:val="nil"/>
              <w:left w:val="nil"/>
              <w:bottom w:val="nil"/>
              <w:right w:val="nil"/>
            </w:tcBorders>
            <w:noWrap/>
            <w:vAlign w:val="bottom"/>
            <w:hideMark/>
          </w:tcPr>
          <w:p w14:paraId="6C280E1B"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278</w:t>
            </w:r>
          </w:p>
        </w:tc>
        <w:tc>
          <w:tcPr>
            <w:tcW w:w="416" w:type="pct"/>
            <w:tcBorders>
              <w:top w:val="nil"/>
              <w:left w:val="nil"/>
              <w:bottom w:val="nil"/>
              <w:right w:val="nil"/>
            </w:tcBorders>
            <w:noWrap/>
            <w:vAlign w:val="bottom"/>
            <w:hideMark/>
          </w:tcPr>
          <w:p w14:paraId="57B21C8A"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100</w:t>
            </w:r>
          </w:p>
        </w:tc>
        <w:tc>
          <w:tcPr>
            <w:tcW w:w="382" w:type="pct"/>
            <w:tcBorders>
              <w:top w:val="nil"/>
              <w:left w:val="nil"/>
              <w:bottom w:val="nil"/>
              <w:right w:val="nil"/>
            </w:tcBorders>
            <w:noWrap/>
            <w:vAlign w:val="bottom"/>
            <w:hideMark/>
          </w:tcPr>
          <w:p w14:paraId="66FDC85A"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0.817</w:t>
            </w:r>
          </w:p>
        </w:tc>
        <w:tc>
          <w:tcPr>
            <w:tcW w:w="382" w:type="pct"/>
            <w:tcBorders>
              <w:top w:val="nil"/>
              <w:left w:val="nil"/>
              <w:bottom w:val="nil"/>
              <w:right w:val="nil"/>
            </w:tcBorders>
            <w:noWrap/>
            <w:vAlign w:val="bottom"/>
            <w:hideMark/>
          </w:tcPr>
          <w:p w14:paraId="30FC05F4"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0.827</w:t>
            </w:r>
          </w:p>
        </w:tc>
        <w:tc>
          <w:tcPr>
            <w:tcW w:w="382" w:type="pct"/>
            <w:tcBorders>
              <w:top w:val="nil"/>
              <w:left w:val="nil"/>
              <w:bottom w:val="nil"/>
              <w:right w:val="nil"/>
            </w:tcBorders>
            <w:noWrap/>
            <w:vAlign w:val="bottom"/>
            <w:hideMark/>
          </w:tcPr>
          <w:p w14:paraId="4F7D32A3"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0.982</w:t>
            </w:r>
          </w:p>
        </w:tc>
        <w:tc>
          <w:tcPr>
            <w:tcW w:w="382" w:type="pct"/>
            <w:tcBorders>
              <w:top w:val="nil"/>
              <w:left w:val="nil"/>
              <w:bottom w:val="nil"/>
              <w:right w:val="nil"/>
            </w:tcBorders>
            <w:noWrap/>
            <w:vAlign w:val="bottom"/>
            <w:hideMark/>
          </w:tcPr>
          <w:p w14:paraId="110C7E9E"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0.898</w:t>
            </w:r>
          </w:p>
        </w:tc>
        <w:tc>
          <w:tcPr>
            <w:tcW w:w="382" w:type="pct"/>
            <w:tcBorders>
              <w:top w:val="nil"/>
              <w:left w:val="nil"/>
              <w:bottom w:val="nil"/>
              <w:right w:val="nil"/>
            </w:tcBorders>
            <w:noWrap/>
            <w:vAlign w:val="bottom"/>
            <w:hideMark/>
          </w:tcPr>
          <w:p w14:paraId="2762405A"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0.104</w:t>
            </w:r>
          </w:p>
        </w:tc>
        <w:tc>
          <w:tcPr>
            <w:tcW w:w="382" w:type="pct"/>
            <w:tcBorders>
              <w:top w:val="nil"/>
              <w:left w:val="nil"/>
              <w:bottom w:val="nil"/>
              <w:right w:val="nil"/>
            </w:tcBorders>
            <w:noWrap/>
            <w:vAlign w:val="bottom"/>
            <w:hideMark/>
          </w:tcPr>
          <w:p w14:paraId="7F4B8513"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0.3</w:t>
            </w:r>
          </w:p>
        </w:tc>
        <w:tc>
          <w:tcPr>
            <w:tcW w:w="382" w:type="pct"/>
            <w:tcBorders>
              <w:top w:val="nil"/>
              <w:left w:val="nil"/>
              <w:bottom w:val="nil"/>
              <w:right w:val="nil"/>
            </w:tcBorders>
            <w:noWrap/>
            <w:vAlign w:val="bottom"/>
            <w:hideMark/>
          </w:tcPr>
          <w:p w14:paraId="0F3D1594"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224</w:t>
            </w:r>
          </w:p>
        </w:tc>
        <w:tc>
          <w:tcPr>
            <w:tcW w:w="382" w:type="pct"/>
            <w:tcBorders>
              <w:top w:val="nil"/>
              <w:left w:val="nil"/>
              <w:bottom w:val="nil"/>
              <w:right w:val="nil"/>
            </w:tcBorders>
            <w:noWrap/>
            <w:vAlign w:val="bottom"/>
            <w:hideMark/>
          </w:tcPr>
          <w:p w14:paraId="357182FE"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47</w:t>
            </w:r>
          </w:p>
        </w:tc>
        <w:tc>
          <w:tcPr>
            <w:tcW w:w="382" w:type="pct"/>
            <w:tcBorders>
              <w:top w:val="nil"/>
              <w:left w:val="nil"/>
              <w:bottom w:val="nil"/>
              <w:right w:val="nil"/>
            </w:tcBorders>
            <w:noWrap/>
            <w:vAlign w:val="bottom"/>
            <w:hideMark/>
          </w:tcPr>
          <w:p w14:paraId="5EBB14E7"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3</w:t>
            </w:r>
          </w:p>
        </w:tc>
        <w:tc>
          <w:tcPr>
            <w:tcW w:w="382" w:type="pct"/>
            <w:tcBorders>
              <w:top w:val="nil"/>
              <w:left w:val="nil"/>
              <w:bottom w:val="nil"/>
              <w:right w:val="nil"/>
            </w:tcBorders>
            <w:noWrap/>
            <w:vAlign w:val="bottom"/>
            <w:hideMark/>
          </w:tcPr>
          <w:p w14:paraId="4A1DB876"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4</w:t>
            </w:r>
          </w:p>
        </w:tc>
      </w:tr>
      <w:tr w:rsidR="00BD4C5A" w:rsidRPr="00BD4C5A" w14:paraId="6FB555B3" w14:textId="77777777" w:rsidTr="00BD4C5A">
        <w:trPr>
          <w:trHeight w:val="300"/>
        </w:trPr>
        <w:tc>
          <w:tcPr>
            <w:tcW w:w="382" w:type="pct"/>
            <w:tcBorders>
              <w:top w:val="nil"/>
              <w:left w:val="nil"/>
              <w:bottom w:val="nil"/>
              <w:right w:val="nil"/>
            </w:tcBorders>
            <w:noWrap/>
            <w:vAlign w:val="bottom"/>
            <w:hideMark/>
          </w:tcPr>
          <w:p w14:paraId="666EFF01"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u7</w:t>
            </w:r>
          </w:p>
        </w:tc>
        <w:tc>
          <w:tcPr>
            <w:tcW w:w="382" w:type="pct"/>
            <w:tcBorders>
              <w:top w:val="nil"/>
              <w:left w:val="nil"/>
              <w:bottom w:val="nil"/>
              <w:right w:val="nil"/>
            </w:tcBorders>
            <w:noWrap/>
            <w:vAlign w:val="bottom"/>
            <w:hideMark/>
          </w:tcPr>
          <w:p w14:paraId="4B39AD8B"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114</w:t>
            </w:r>
          </w:p>
        </w:tc>
        <w:tc>
          <w:tcPr>
            <w:tcW w:w="416" w:type="pct"/>
            <w:tcBorders>
              <w:top w:val="nil"/>
              <w:left w:val="nil"/>
              <w:bottom w:val="nil"/>
              <w:right w:val="nil"/>
            </w:tcBorders>
            <w:noWrap/>
            <w:vAlign w:val="bottom"/>
            <w:hideMark/>
          </w:tcPr>
          <w:p w14:paraId="7EC381B6"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100</w:t>
            </w:r>
          </w:p>
        </w:tc>
        <w:tc>
          <w:tcPr>
            <w:tcW w:w="382" w:type="pct"/>
            <w:tcBorders>
              <w:top w:val="nil"/>
              <w:left w:val="nil"/>
              <w:bottom w:val="nil"/>
              <w:right w:val="nil"/>
            </w:tcBorders>
            <w:noWrap/>
            <w:vAlign w:val="bottom"/>
            <w:hideMark/>
          </w:tcPr>
          <w:p w14:paraId="2D54299D"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0.947</w:t>
            </w:r>
          </w:p>
        </w:tc>
        <w:tc>
          <w:tcPr>
            <w:tcW w:w="382" w:type="pct"/>
            <w:tcBorders>
              <w:top w:val="nil"/>
              <w:left w:val="nil"/>
              <w:bottom w:val="nil"/>
              <w:right w:val="nil"/>
            </w:tcBorders>
            <w:noWrap/>
            <w:vAlign w:val="bottom"/>
            <w:hideMark/>
          </w:tcPr>
          <w:p w14:paraId="10CD47AD"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0.947</w:t>
            </w:r>
          </w:p>
        </w:tc>
        <w:tc>
          <w:tcPr>
            <w:tcW w:w="382" w:type="pct"/>
            <w:tcBorders>
              <w:top w:val="nil"/>
              <w:left w:val="nil"/>
              <w:bottom w:val="nil"/>
              <w:right w:val="nil"/>
            </w:tcBorders>
            <w:noWrap/>
            <w:vAlign w:val="bottom"/>
            <w:hideMark/>
          </w:tcPr>
          <w:p w14:paraId="2E4370F2"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w:t>
            </w:r>
          </w:p>
        </w:tc>
        <w:tc>
          <w:tcPr>
            <w:tcW w:w="382" w:type="pct"/>
            <w:tcBorders>
              <w:top w:val="nil"/>
              <w:left w:val="nil"/>
              <w:bottom w:val="nil"/>
              <w:right w:val="nil"/>
            </w:tcBorders>
            <w:noWrap/>
            <w:vAlign w:val="bottom"/>
            <w:hideMark/>
          </w:tcPr>
          <w:p w14:paraId="6C50B71F"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0.973</w:t>
            </w:r>
          </w:p>
        </w:tc>
        <w:tc>
          <w:tcPr>
            <w:tcW w:w="382" w:type="pct"/>
            <w:tcBorders>
              <w:top w:val="nil"/>
              <w:left w:val="nil"/>
              <w:bottom w:val="nil"/>
              <w:right w:val="nil"/>
            </w:tcBorders>
            <w:noWrap/>
            <w:vAlign w:val="bottom"/>
            <w:hideMark/>
          </w:tcPr>
          <w:p w14:paraId="6F8E1DD7"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w:t>
            </w:r>
          </w:p>
        </w:tc>
        <w:tc>
          <w:tcPr>
            <w:tcW w:w="382" w:type="pct"/>
            <w:tcBorders>
              <w:top w:val="nil"/>
              <w:left w:val="nil"/>
              <w:bottom w:val="nil"/>
              <w:right w:val="nil"/>
            </w:tcBorders>
            <w:noWrap/>
            <w:vAlign w:val="bottom"/>
            <w:hideMark/>
          </w:tcPr>
          <w:p w14:paraId="3A1BAB6E"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0.3</w:t>
            </w:r>
          </w:p>
        </w:tc>
        <w:tc>
          <w:tcPr>
            <w:tcW w:w="382" w:type="pct"/>
            <w:tcBorders>
              <w:top w:val="nil"/>
              <w:left w:val="nil"/>
              <w:bottom w:val="nil"/>
              <w:right w:val="nil"/>
            </w:tcBorders>
            <w:noWrap/>
            <w:vAlign w:val="bottom"/>
            <w:hideMark/>
          </w:tcPr>
          <w:p w14:paraId="528C6B35"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108</w:t>
            </w:r>
          </w:p>
        </w:tc>
        <w:tc>
          <w:tcPr>
            <w:tcW w:w="382" w:type="pct"/>
            <w:tcBorders>
              <w:top w:val="nil"/>
              <w:left w:val="nil"/>
              <w:bottom w:val="nil"/>
              <w:right w:val="nil"/>
            </w:tcBorders>
            <w:noWrap/>
            <w:vAlign w:val="bottom"/>
            <w:hideMark/>
          </w:tcPr>
          <w:p w14:paraId="6FF9BEB2"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6</w:t>
            </w:r>
          </w:p>
        </w:tc>
        <w:tc>
          <w:tcPr>
            <w:tcW w:w="382" w:type="pct"/>
            <w:tcBorders>
              <w:top w:val="nil"/>
              <w:left w:val="nil"/>
              <w:bottom w:val="nil"/>
              <w:right w:val="nil"/>
            </w:tcBorders>
            <w:noWrap/>
            <w:vAlign w:val="bottom"/>
            <w:hideMark/>
          </w:tcPr>
          <w:p w14:paraId="5B15A8D3"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w:t>
            </w:r>
          </w:p>
        </w:tc>
        <w:tc>
          <w:tcPr>
            <w:tcW w:w="382" w:type="pct"/>
            <w:tcBorders>
              <w:top w:val="nil"/>
              <w:left w:val="nil"/>
              <w:bottom w:val="nil"/>
              <w:right w:val="nil"/>
            </w:tcBorders>
            <w:noWrap/>
            <w:vAlign w:val="bottom"/>
            <w:hideMark/>
          </w:tcPr>
          <w:p w14:paraId="68FA91B9"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w:t>
            </w:r>
          </w:p>
        </w:tc>
      </w:tr>
      <w:tr w:rsidR="00BD4C5A" w:rsidRPr="00BD4C5A" w14:paraId="75D01A47" w14:textId="77777777" w:rsidTr="00BD4C5A">
        <w:trPr>
          <w:trHeight w:val="300"/>
        </w:trPr>
        <w:tc>
          <w:tcPr>
            <w:tcW w:w="382" w:type="pct"/>
            <w:tcBorders>
              <w:top w:val="nil"/>
              <w:left w:val="nil"/>
              <w:bottom w:val="nil"/>
              <w:right w:val="nil"/>
            </w:tcBorders>
            <w:noWrap/>
            <w:vAlign w:val="bottom"/>
            <w:hideMark/>
          </w:tcPr>
          <w:p w14:paraId="1AA598A9"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u8</w:t>
            </w:r>
          </w:p>
        </w:tc>
        <w:tc>
          <w:tcPr>
            <w:tcW w:w="382" w:type="pct"/>
            <w:tcBorders>
              <w:top w:val="nil"/>
              <w:left w:val="nil"/>
              <w:bottom w:val="nil"/>
              <w:right w:val="nil"/>
            </w:tcBorders>
            <w:noWrap/>
            <w:vAlign w:val="bottom"/>
            <w:hideMark/>
          </w:tcPr>
          <w:p w14:paraId="5DDE3CC5"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191</w:t>
            </w:r>
          </w:p>
        </w:tc>
        <w:tc>
          <w:tcPr>
            <w:tcW w:w="416" w:type="pct"/>
            <w:tcBorders>
              <w:top w:val="nil"/>
              <w:left w:val="nil"/>
              <w:bottom w:val="nil"/>
              <w:right w:val="nil"/>
            </w:tcBorders>
            <w:noWrap/>
            <w:vAlign w:val="bottom"/>
            <w:hideMark/>
          </w:tcPr>
          <w:p w14:paraId="31CE464E"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100</w:t>
            </w:r>
          </w:p>
        </w:tc>
        <w:tc>
          <w:tcPr>
            <w:tcW w:w="382" w:type="pct"/>
            <w:tcBorders>
              <w:top w:val="nil"/>
              <w:left w:val="nil"/>
              <w:bottom w:val="nil"/>
              <w:right w:val="nil"/>
            </w:tcBorders>
            <w:noWrap/>
            <w:vAlign w:val="bottom"/>
            <w:hideMark/>
          </w:tcPr>
          <w:p w14:paraId="516BF806"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0.44</w:t>
            </w:r>
          </w:p>
        </w:tc>
        <w:tc>
          <w:tcPr>
            <w:tcW w:w="382" w:type="pct"/>
            <w:tcBorders>
              <w:top w:val="nil"/>
              <w:left w:val="nil"/>
              <w:bottom w:val="nil"/>
              <w:right w:val="nil"/>
            </w:tcBorders>
            <w:noWrap/>
            <w:vAlign w:val="bottom"/>
            <w:hideMark/>
          </w:tcPr>
          <w:p w14:paraId="3616E847"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0.315</w:t>
            </w:r>
          </w:p>
        </w:tc>
        <w:tc>
          <w:tcPr>
            <w:tcW w:w="382" w:type="pct"/>
            <w:tcBorders>
              <w:top w:val="nil"/>
              <w:left w:val="nil"/>
              <w:bottom w:val="nil"/>
              <w:right w:val="nil"/>
            </w:tcBorders>
            <w:noWrap/>
            <w:vAlign w:val="bottom"/>
            <w:hideMark/>
          </w:tcPr>
          <w:p w14:paraId="27D9CD6D"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0.868</w:t>
            </w:r>
          </w:p>
        </w:tc>
        <w:tc>
          <w:tcPr>
            <w:tcW w:w="382" w:type="pct"/>
            <w:tcBorders>
              <w:top w:val="nil"/>
              <w:left w:val="nil"/>
              <w:bottom w:val="nil"/>
              <w:right w:val="nil"/>
            </w:tcBorders>
            <w:noWrap/>
            <w:vAlign w:val="bottom"/>
            <w:hideMark/>
          </w:tcPr>
          <w:p w14:paraId="69AA9C12"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0.462</w:t>
            </w:r>
          </w:p>
        </w:tc>
        <w:tc>
          <w:tcPr>
            <w:tcW w:w="382" w:type="pct"/>
            <w:tcBorders>
              <w:top w:val="nil"/>
              <w:left w:val="nil"/>
              <w:bottom w:val="nil"/>
              <w:right w:val="nil"/>
            </w:tcBorders>
            <w:noWrap/>
            <w:vAlign w:val="bottom"/>
            <w:hideMark/>
          </w:tcPr>
          <w:p w14:paraId="513257B3"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0.151</w:t>
            </w:r>
          </w:p>
        </w:tc>
        <w:tc>
          <w:tcPr>
            <w:tcW w:w="382" w:type="pct"/>
            <w:tcBorders>
              <w:top w:val="nil"/>
              <w:left w:val="nil"/>
              <w:bottom w:val="nil"/>
              <w:right w:val="nil"/>
            </w:tcBorders>
            <w:noWrap/>
            <w:vAlign w:val="bottom"/>
            <w:hideMark/>
          </w:tcPr>
          <w:p w14:paraId="135B3CDB"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0.3</w:t>
            </w:r>
          </w:p>
        </w:tc>
        <w:tc>
          <w:tcPr>
            <w:tcW w:w="382" w:type="pct"/>
            <w:tcBorders>
              <w:top w:val="nil"/>
              <w:left w:val="nil"/>
              <w:bottom w:val="nil"/>
              <w:right w:val="nil"/>
            </w:tcBorders>
            <w:noWrap/>
            <w:vAlign w:val="bottom"/>
            <w:hideMark/>
          </w:tcPr>
          <w:p w14:paraId="2E3A5455"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46</w:t>
            </w:r>
          </w:p>
        </w:tc>
        <w:tc>
          <w:tcPr>
            <w:tcW w:w="382" w:type="pct"/>
            <w:tcBorders>
              <w:top w:val="nil"/>
              <w:left w:val="nil"/>
              <w:bottom w:val="nil"/>
              <w:right w:val="nil"/>
            </w:tcBorders>
            <w:noWrap/>
            <w:vAlign w:val="bottom"/>
            <w:hideMark/>
          </w:tcPr>
          <w:p w14:paraId="0EC21241"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100</w:t>
            </w:r>
          </w:p>
        </w:tc>
        <w:tc>
          <w:tcPr>
            <w:tcW w:w="382" w:type="pct"/>
            <w:tcBorders>
              <w:top w:val="nil"/>
              <w:left w:val="nil"/>
              <w:bottom w:val="nil"/>
              <w:right w:val="nil"/>
            </w:tcBorders>
            <w:noWrap/>
            <w:vAlign w:val="bottom"/>
            <w:hideMark/>
          </w:tcPr>
          <w:p w14:paraId="46430521"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38</w:t>
            </w:r>
          </w:p>
        </w:tc>
        <w:tc>
          <w:tcPr>
            <w:tcW w:w="382" w:type="pct"/>
            <w:tcBorders>
              <w:top w:val="nil"/>
              <w:left w:val="nil"/>
              <w:bottom w:val="nil"/>
              <w:right w:val="nil"/>
            </w:tcBorders>
            <w:noWrap/>
            <w:vAlign w:val="bottom"/>
            <w:hideMark/>
          </w:tcPr>
          <w:p w14:paraId="1428A1B3"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7</w:t>
            </w:r>
          </w:p>
        </w:tc>
      </w:tr>
      <w:tr w:rsidR="00BD4C5A" w:rsidRPr="00BD4C5A" w14:paraId="78F9DBC3" w14:textId="77777777" w:rsidTr="00BD4C5A">
        <w:trPr>
          <w:trHeight w:val="300"/>
        </w:trPr>
        <w:tc>
          <w:tcPr>
            <w:tcW w:w="382" w:type="pct"/>
            <w:tcBorders>
              <w:top w:val="nil"/>
              <w:left w:val="nil"/>
              <w:bottom w:val="nil"/>
              <w:right w:val="nil"/>
            </w:tcBorders>
            <w:noWrap/>
            <w:vAlign w:val="bottom"/>
            <w:hideMark/>
          </w:tcPr>
          <w:p w14:paraId="4B8D1638"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u9</w:t>
            </w:r>
          </w:p>
        </w:tc>
        <w:tc>
          <w:tcPr>
            <w:tcW w:w="382" w:type="pct"/>
            <w:tcBorders>
              <w:top w:val="nil"/>
              <w:left w:val="nil"/>
              <w:bottom w:val="nil"/>
              <w:right w:val="nil"/>
            </w:tcBorders>
            <w:noWrap/>
            <w:vAlign w:val="bottom"/>
            <w:hideMark/>
          </w:tcPr>
          <w:p w14:paraId="7E9A4911"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298</w:t>
            </w:r>
          </w:p>
        </w:tc>
        <w:tc>
          <w:tcPr>
            <w:tcW w:w="416" w:type="pct"/>
            <w:tcBorders>
              <w:top w:val="nil"/>
              <w:left w:val="nil"/>
              <w:bottom w:val="nil"/>
              <w:right w:val="nil"/>
            </w:tcBorders>
            <w:noWrap/>
            <w:vAlign w:val="bottom"/>
            <w:hideMark/>
          </w:tcPr>
          <w:p w14:paraId="7FF21280"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100</w:t>
            </w:r>
          </w:p>
        </w:tc>
        <w:tc>
          <w:tcPr>
            <w:tcW w:w="382" w:type="pct"/>
            <w:tcBorders>
              <w:top w:val="nil"/>
              <w:left w:val="nil"/>
              <w:bottom w:val="nil"/>
              <w:right w:val="nil"/>
            </w:tcBorders>
            <w:noWrap/>
            <w:vAlign w:val="bottom"/>
            <w:hideMark/>
          </w:tcPr>
          <w:p w14:paraId="04BCA620"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0.856</w:t>
            </w:r>
          </w:p>
        </w:tc>
        <w:tc>
          <w:tcPr>
            <w:tcW w:w="382" w:type="pct"/>
            <w:tcBorders>
              <w:top w:val="nil"/>
              <w:left w:val="nil"/>
              <w:bottom w:val="nil"/>
              <w:right w:val="nil"/>
            </w:tcBorders>
            <w:noWrap/>
            <w:vAlign w:val="bottom"/>
            <w:hideMark/>
          </w:tcPr>
          <w:p w14:paraId="543DC336"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0.869</w:t>
            </w:r>
          </w:p>
        </w:tc>
        <w:tc>
          <w:tcPr>
            <w:tcW w:w="382" w:type="pct"/>
            <w:tcBorders>
              <w:top w:val="nil"/>
              <w:left w:val="nil"/>
              <w:bottom w:val="nil"/>
              <w:right w:val="nil"/>
            </w:tcBorders>
            <w:noWrap/>
            <w:vAlign w:val="bottom"/>
            <w:hideMark/>
          </w:tcPr>
          <w:p w14:paraId="6076C130"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0.976</w:t>
            </w:r>
          </w:p>
        </w:tc>
        <w:tc>
          <w:tcPr>
            <w:tcW w:w="382" w:type="pct"/>
            <w:tcBorders>
              <w:top w:val="nil"/>
              <w:left w:val="nil"/>
              <w:bottom w:val="nil"/>
              <w:right w:val="nil"/>
            </w:tcBorders>
            <w:noWrap/>
            <w:vAlign w:val="bottom"/>
            <w:hideMark/>
          </w:tcPr>
          <w:p w14:paraId="46DE2EB8"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0.919</w:t>
            </w:r>
          </w:p>
        </w:tc>
        <w:tc>
          <w:tcPr>
            <w:tcW w:w="382" w:type="pct"/>
            <w:tcBorders>
              <w:top w:val="nil"/>
              <w:left w:val="nil"/>
              <w:bottom w:val="nil"/>
              <w:right w:val="nil"/>
            </w:tcBorders>
            <w:noWrap/>
            <w:vAlign w:val="bottom"/>
            <w:hideMark/>
          </w:tcPr>
          <w:p w14:paraId="54B33258"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0.305</w:t>
            </w:r>
          </w:p>
        </w:tc>
        <w:tc>
          <w:tcPr>
            <w:tcW w:w="382" w:type="pct"/>
            <w:tcBorders>
              <w:top w:val="nil"/>
              <w:left w:val="nil"/>
              <w:bottom w:val="nil"/>
              <w:right w:val="nil"/>
            </w:tcBorders>
            <w:noWrap/>
            <w:vAlign w:val="bottom"/>
            <w:hideMark/>
          </w:tcPr>
          <w:p w14:paraId="799F2A37"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0.3</w:t>
            </w:r>
          </w:p>
        </w:tc>
        <w:tc>
          <w:tcPr>
            <w:tcW w:w="382" w:type="pct"/>
            <w:tcBorders>
              <w:top w:val="nil"/>
              <w:left w:val="nil"/>
              <w:bottom w:val="nil"/>
              <w:right w:val="nil"/>
            </w:tcBorders>
            <w:noWrap/>
            <w:vAlign w:val="bottom"/>
            <w:hideMark/>
          </w:tcPr>
          <w:p w14:paraId="6A236E6C"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245</w:t>
            </w:r>
          </w:p>
        </w:tc>
        <w:tc>
          <w:tcPr>
            <w:tcW w:w="382" w:type="pct"/>
            <w:tcBorders>
              <w:top w:val="nil"/>
              <w:left w:val="nil"/>
              <w:bottom w:val="nil"/>
              <w:right w:val="nil"/>
            </w:tcBorders>
            <w:noWrap/>
            <w:vAlign w:val="bottom"/>
            <w:hideMark/>
          </w:tcPr>
          <w:p w14:paraId="6C501B8B"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37</w:t>
            </w:r>
          </w:p>
        </w:tc>
        <w:tc>
          <w:tcPr>
            <w:tcW w:w="382" w:type="pct"/>
            <w:tcBorders>
              <w:top w:val="nil"/>
              <w:left w:val="nil"/>
              <w:bottom w:val="nil"/>
              <w:right w:val="nil"/>
            </w:tcBorders>
            <w:noWrap/>
            <w:vAlign w:val="bottom"/>
            <w:hideMark/>
          </w:tcPr>
          <w:p w14:paraId="583D9C6E"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w:t>
            </w:r>
          </w:p>
        </w:tc>
        <w:tc>
          <w:tcPr>
            <w:tcW w:w="382" w:type="pct"/>
            <w:tcBorders>
              <w:top w:val="nil"/>
              <w:left w:val="nil"/>
              <w:bottom w:val="nil"/>
              <w:right w:val="nil"/>
            </w:tcBorders>
            <w:noWrap/>
            <w:vAlign w:val="bottom"/>
            <w:hideMark/>
          </w:tcPr>
          <w:p w14:paraId="4EA70865"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6</w:t>
            </w:r>
          </w:p>
        </w:tc>
      </w:tr>
      <w:tr w:rsidR="00BD4C5A" w:rsidRPr="00BD4C5A" w14:paraId="74FB2356" w14:textId="77777777" w:rsidTr="00BD4C5A">
        <w:trPr>
          <w:trHeight w:val="300"/>
        </w:trPr>
        <w:tc>
          <w:tcPr>
            <w:tcW w:w="382" w:type="pct"/>
            <w:tcBorders>
              <w:top w:val="nil"/>
              <w:left w:val="nil"/>
              <w:bottom w:val="single" w:sz="4" w:space="0" w:color="auto"/>
              <w:right w:val="nil"/>
            </w:tcBorders>
            <w:noWrap/>
            <w:vAlign w:val="bottom"/>
            <w:hideMark/>
          </w:tcPr>
          <w:p w14:paraId="2470B636"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u10</w:t>
            </w:r>
          </w:p>
        </w:tc>
        <w:tc>
          <w:tcPr>
            <w:tcW w:w="382" w:type="pct"/>
            <w:tcBorders>
              <w:top w:val="nil"/>
              <w:left w:val="nil"/>
              <w:bottom w:val="single" w:sz="4" w:space="0" w:color="auto"/>
              <w:right w:val="nil"/>
            </w:tcBorders>
            <w:noWrap/>
            <w:vAlign w:val="bottom"/>
            <w:hideMark/>
          </w:tcPr>
          <w:p w14:paraId="130AFE87"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131</w:t>
            </w:r>
          </w:p>
        </w:tc>
        <w:tc>
          <w:tcPr>
            <w:tcW w:w="416" w:type="pct"/>
            <w:tcBorders>
              <w:top w:val="nil"/>
              <w:left w:val="nil"/>
              <w:bottom w:val="single" w:sz="4" w:space="0" w:color="auto"/>
              <w:right w:val="nil"/>
            </w:tcBorders>
            <w:noWrap/>
            <w:vAlign w:val="bottom"/>
            <w:hideMark/>
          </w:tcPr>
          <w:p w14:paraId="27D32A68"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100</w:t>
            </w:r>
          </w:p>
        </w:tc>
        <w:tc>
          <w:tcPr>
            <w:tcW w:w="382" w:type="pct"/>
            <w:tcBorders>
              <w:top w:val="nil"/>
              <w:left w:val="nil"/>
              <w:bottom w:val="single" w:sz="4" w:space="0" w:color="auto"/>
              <w:right w:val="nil"/>
            </w:tcBorders>
            <w:noWrap/>
            <w:vAlign w:val="bottom"/>
            <w:hideMark/>
          </w:tcPr>
          <w:p w14:paraId="6B0E9572"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0.809</w:t>
            </w:r>
          </w:p>
        </w:tc>
        <w:tc>
          <w:tcPr>
            <w:tcW w:w="382" w:type="pct"/>
            <w:tcBorders>
              <w:top w:val="nil"/>
              <w:left w:val="nil"/>
              <w:bottom w:val="single" w:sz="4" w:space="0" w:color="auto"/>
              <w:right w:val="nil"/>
            </w:tcBorders>
            <w:noWrap/>
            <w:vAlign w:val="bottom"/>
            <w:hideMark/>
          </w:tcPr>
          <w:p w14:paraId="29882310"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0.809</w:t>
            </w:r>
          </w:p>
        </w:tc>
        <w:tc>
          <w:tcPr>
            <w:tcW w:w="382" w:type="pct"/>
            <w:tcBorders>
              <w:top w:val="nil"/>
              <w:left w:val="nil"/>
              <w:bottom w:val="single" w:sz="4" w:space="0" w:color="auto"/>
              <w:right w:val="nil"/>
            </w:tcBorders>
            <w:noWrap/>
            <w:vAlign w:val="bottom"/>
            <w:hideMark/>
          </w:tcPr>
          <w:p w14:paraId="66B5DEF9"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w:t>
            </w:r>
          </w:p>
        </w:tc>
        <w:tc>
          <w:tcPr>
            <w:tcW w:w="382" w:type="pct"/>
            <w:tcBorders>
              <w:top w:val="nil"/>
              <w:left w:val="nil"/>
              <w:bottom w:val="single" w:sz="4" w:space="0" w:color="auto"/>
              <w:right w:val="nil"/>
            </w:tcBorders>
            <w:noWrap/>
            <w:vAlign w:val="bottom"/>
            <w:hideMark/>
          </w:tcPr>
          <w:p w14:paraId="6A37DF34"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0.895</w:t>
            </w:r>
          </w:p>
        </w:tc>
        <w:tc>
          <w:tcPr>
            <w:tcW w:w="382" w:type="pct"/>
            <w:tcBorders>
              <w:top w:val="nil"/>
              <w:left w:val="nil"/>
              <w:bottom w:val="single" w:sz="4" w:space="0" w:color="auto"/>
              <w:right w:val="nil"/>
            </w:tcBorders>
            <w:noWrap/>
            <w:vAlign w:val="bottom"/>
            <w:hideMark/>
          </w:tcPr>
          <w:p w14:paraId="7C7ACB8B"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w:t>
            </w:r>
          </w:p>
        </w:tc>
        <w:tc>
          <w:tcPr>
            <w:tcW w:w="382" w:type="pct"/>
            <w:tcBorders>
              <w:top w:val="nil"/>
              <w:left w:val="nil"/>
              <w:bottom w:val="single" w:sz="4" w:space="0" w:color="auto"/>
              <w:right w:val="nil"/>
            </w:tcBorders>
            <w:noWrap/>
            <w:vAlign w:val="bottom"/>
            <w:hideMark/>
          </w:tcPr>
          <w:p w14:paraId="0DDF84CB"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0.3</w:t>
            </w:r>
          </w:p>
        </w:tc>
        <w:tc>
          <w:tcPr>
            <w:tcW w:w="382" w:type="pct"/>
            <w:tcBorders>
              <w:top w:val="nil"/>
              <w:left w:val="nil"/>
              <w:bottom w:val="single" w:sz="4" w:space="0" w:color="auto"/>
              <w:right w:val="nil"/>
            </w:tcBorders>
            <w:noWrap/>
            <w:vAlign w:val="bottom"/>
            <w:hideMark/>
          </w:tcPr>
          <w:p w14:paraId="52F6056F"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106</w:t>
            </w:r>
          </w:p>
        </w:tc>
        <w:tc>
          <w:tcPr>
            <w:tcW w:w="382" w:type="pct"/>
            <w:tcBorders>
              <w:top w:val="nil"/>
              <w:left w:val="nil"/>
              <w:bottom w:val="single" w:sz="4" w:space="0" w:color="auto"/>
              <w:right w:val="nil"/>
            </w:tcBorders>
            <w:noWrap/>
            <w:vAlign w:val="bottom"/>
            <w:hideMark/>
          </w:tcPr>
          <w:p w14:paraId="433B5B2D"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25</w:t>
            </w:r>
          </w:p>
        </w:tc>
        <w:tc>
          <w:tcPr>
            <w:tcW w:w="382" w:type="pct"/>
            <w:tcBorders>
              <w:top w:val="nil"/>
              <w:left w:val="nil"/>
              <w:bottom w:val="single" w:sz="4" w:space="0" w:color="auto"/>
              <w:right w:val="nil"/>
            </w:tcBorders>
            <w:noWrap/>
            <w:vAlign w:val="bottom"/>
            <w:hideMark/>
          </w:tcPr>
          <w:p w14:paraId="57259DBF"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w:t>
            </w:r>
          </w:p>
        </w:tc>
        <w:tc>
          <w:tcPr>
            <w:tcW w:w="382" w:type="pct"/>
            <w:tcBorders>
              <w:top w:val="nil"/>
              <w:left w:val="nil"/>
              <w:bottom w:val="single" w:sz="4" w:space="0" w:color="auto"/>
              <w:right w:val="nil"/>
            </w:tcBorders>
            <w:noWrap/>
            <w:vAlign w:val="bottom"/>
            <w:hideMark/>
          </w:tcPr>
          <w:p w14:paraId="59217E67" w14:textId="77777777" w:rsidR="00BD4C5A" w:rsidRPr="00BD4C5A" w:rsidRDefault="00BD4C5A" w:rsidP="00BD4C5A">
            <w:pPr>
              <w:spacing w:after="0" w:line="240" w:lineRule="auto"/>
              <w:ind w:firstLine="0"/>
              <w:jc w:val="righ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w:t>
            </w:r>
          </w:p>
        </w:tc>
      </w:tr>
    </w:tbl>
    <w:p w14:paraId="10A69CE4" w14:textId="77777777" w:rsidR="00BD4C5A" w:rsidRDefault="00BD4C5A" w:rsidP="00BD4C5A">
      <w:pPr>
        <w:pStyle w:val="CuerpoLA"/>
      </w:pPr>
    </w:p>
    <w:p w14:paraId="61457D0D" w14:textId="77777777" w:rsidR="00BD4C5A" w:rsidRDefault="00BD4C5A" w:rsidP="00BD4C5A">
      <w:pPr>
        <w:pStyle w:val="CuerpoLA"/>
      </w:pPr>
    </w:p>
    <w:p w14:paraId="16798F3F" w14:textId="77777777" w:rsidR="00BD4C5A" w:rsidRPr="00BD4C5A" w:rsidRDefault="00BD4C5A" w:rsidP="00BD4C5A">
      <w:pPr>
        <w:pStyle w:val="CuerpoLA"/>
      </w:pPr>
    </w:p>
    <w:tbl>
      <w:tblPr>
        <w:tblW w:w="5000" w:type="pct"/>
        <w:tblCellMar>
          <w:left w:w="70" w:type="dxa"/>
          <w:right w:w="70" w:type="dxa"/>
        </w:tblCellMar>
        <w:tblLook w:val="04A0" w:firstRow="1" w:lastRow="0" w:firstColumn="1" w:lastColumn="0" w:noHBand="0" w:noVBand="1"/>
      </w:tblPr>
      <w:tblGrid>
        <w:gridCol w:w="430"/>
        <w:gridCol w:w="983"/>
        <w:gridCol w:w="945"/>
        <w:gridCol w:w="1253"/>
        <w:gridCol w:w="1215"/>
        <w:gridCol w:w="809"/>
        <w:gridCol w:w="764"/>
        <w:gridCol w:w="880"/>
        <w:gridCol w:w="841"/>
        <w:gridCol w:w="718"/>
      </w:tblGrid>
      <w:tr w:rsidR="00BD4C5A" w:rsidRPr="00BD4C5A" w14:paraId="66BE7993" w14:textId="77777777" w:rsidTr="00BD4C5A">
        <w:trPr>
          <w:trHeight w:val="315"/>
        </w:trPr>
        <w:tc>
          <w:tcPr>
            <w:tcW w:w="306" w:type="pct"/>
            <w:tcBorders>
              <w:top w:val="single" w:sz="4" w:space="0" w:color="auto"/>
              <w:left w:val="nil"/>
              <w:bottom w:val="single" w:sz="8" w:space="0" w:color="auto"/>
              <w:right w:val="nil"/>
            </w:tcBorders>
            <w:noWrap/>
            <w:vAlign w:val="bottom"/>
            <w:hideMark/>
          </w:tcPr>
          <w:p w14:paraId="3344792C"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lastRenderedPageBreak/>
              <w:t>Usuario</w:t>
            </w:r>
          </w:p>
        </w:tc>
        <w:tc>
          <w:tcPr>
            <w:tcW w:w="561" w:type="pct"/>
            <w:tcBorders>
              <w:top w:val="single" w:sz="4" w:space="0" w:color="auto"/>
              <w:left w:val="nil"/>
              <w:bottom w:val="single" w:sz="8" w:space="0" w:color="auto"/>
              <w:right w:val="nil"/>
            </w:tcBorders>
            <w:noWrap/>
            <w:vAlign w:val="bottom"/>
            <w:hideMark/>
          </w:tcPr>
          <w:p w14:paraId="64E94A76"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Actividad_relativa_p50</w:t>
            </w:r>
          </w:p>
        </w:tc>
        <w:tc>
          <w:tcPr>
            <w:tcW w:w="537" w:type="pct"/>
            <w:tcBorders>
              <w:top w:val="single" w:sz="4" w:space="0" w:color="auto"/>
              <w:left w:val="nil"/>
              <w:bottom w:val="single" w:sz="8" w:space="0" w:color="auto"/>
              <w:right w:val="nil"/>
            </w:tcBorders>
            <w:noWrap/>
            <w:vAlign w:val="bottom"/>
            <w:hideMark/>
          </w:tcPr>
          <w:p w14:paraId="64DA7F46"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proofErr w:type="spellStart"/>
            <w:r w:rsidRPr="00BD4C5A">
              <w:rPr>
                <w:rFonts w:ascii="Aptos Narrow" w:eastAsia="Times New Roman" w:hAnsi="Aptos Narrow" w:cs="Times New Roman"/>
                <w:b/>
                <w:bCs/>
                <w:color w:val="000000"/>
                <w:kern w:val="0"/>
                <w:sz w:val="22"/>
                <w:lang w:eastAsia="es-MX"/>
                <w14:ligatures w14:val="none"/>
              </w:rPr>
              <w:t>Actividad_relativa_iqr</w:t>
            </w:r>
            <w:proofErr w:type="spellEnd"/>
          </w:p>
        </w:tc>
        <w:tc>
          <w:tcPr>
            <w:tcW w:w="730" w:type="pct"/>
            <w:tcBorders>
              <w:top w:val="single" w:sz="4" w:space="0" w:color="auto"/>
              <w:left w:val="nil"/>
              <w:bottom w:val="single" w:sz="8" w:space="0" w:color="auto"/>
              <w:right w:val="nil"/>
            </w:tcBorders>
            <w:noWrap/>
            <w:vAlign w:val="bottom"/>
            <w:hideMark/>
          </w:tcPr>
          <w:p w14:paraId="2D517FE4"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Superavit_calorico_basal_p50</w:t>
            </w:r>
          </w:p>
        </w:tc>
        <w:tc>
          <w:tcPr>
            <w:tcW w:w="706" w:type="pct"/>
            <w:tcBorders>
              <w:top w:val="single" w:sz="4" w:space="0" w:color="auto"/>
              <w:left w:val="nil"/>
              <w:bottom w:val="single" w:sz="8" w:space="0" w:color="auto"/>
              <w:right w:val="nil"/>
            </w:tcBorders>
            <w:noWrap/>
            <w:vAlign w:val="bottom"/>
            <w:hideMark/>
          </w:tcPr>
          <w:p w14:paraId="2AA4110A"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proofErr w:type="spellStart"/>
            <w:r w:rsidRPr="00BD4C5A">
              <w:rPr>
                <w:rFonts w:ascii="Aptos Narrow" w:eastAsia="Times New Roman" w:hAnsi="Aptos Narrow" w:cs="Times New Roman"/>
                <w:b/>
                <w:bCs/>
                <w:color w:val="000000"/>
                <w:kern w:val="0"/>
                <w:sz w:val="22"/>
                <w:lang w:eastAsia="es-MX"/>
                <w14:ligatures w14:val="none"/>
              </w:rPr>
              <w:t>Superavit_calorico_basal_iqr</w:t>
            </w:r>
            <w:proofErr w:type="spellEnd"/>
          </w:p>
        </w:tc>
        <w:tc>
          <w:tcPr>
            <w:tcW w:w="425" w:type="pct"/>
            <w:tcBorders>
              <w:top w:val="single" w:sz="4" w:space="0" w:color="auto"/>
              <w:left w:val="nil"/>
              <w:bottom w:val="single" w:sz="8" w:space="0" w:color="auto"/>
              <w:right w:val="nil"/>
            </w:tcBorders>
            <w:noWrap/>
            <w:vAlign w:val="bottom"/>
            <w:hideMark/>
          </w:tcPr>
          <w:p w14:paraId="732E83D9"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HRV_SDNN_p50</w:t>
            </w:r>
          </w:p>
        </w:tc>
        <w:tc>
          <w:tcPr>
            <w:tcW w:w="397" w:type="pct"/>
            <w:tcBorders>
              <w:top w:val="single" w:sz="4" w:space="0" w:color="auto"/>
              <w:left w:val="nil"/>
              <w:bottom w:val="single" w:sz="8" w:space="0" w:color="auto"/>
              <w:right w:val="nil"/>
            </w:tcBorders>
            <w:noWrap/>
            <w:vAlign w:val="bottom"/>
            <w:hideMark/>
          </w:tcPr>
          <w:p w14:paraId="5A850627"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proofErr w:type="spellStart"/>
            <w:r w:rsidRPr="00BD4C5A">
              <w:rPr>
                <w:rFonts w:ascii="Aptos Narrow" w:eastAsia="Times New Roman" w:hAnsi="Aptos Narrow" w:cs="Times New Roman"/>
                <w:b/>
                <w:bCs/>
                <w:color w:val="000000"/>
                <w:kern w:val="0"/>
                <w:sz w:val="22"/>
                <w:lang w:eastAsia="es-MX"/>
                <w14:ligatures w14:val="none"/>
              </w:rPr>
              <w:t>HRV_SDNN_iqr</w:t>
            </w:r>
            <w:proofErr w:type="spellEnd"/>
          </w:p>
        </w:tc>
        <w:tc>
          <w:tcPr>
            <w:tcW w:w="497" w:type="pct"/>
            <w:tcBorders>
              <w:top w:val="single" w:sz="4" w:space="0" w:color="auto"/>
              <w:left w:val="nil"/>
              <w:bottom w:val="single" w:sz="8" w:space="0" w:color="auto"/>
              <w:right w:val="nil"/>
            </w:tcBorders>
            <w:noWrap/>
            <w:vAlign w:val="bottom"/>
            <w:hideMark/>
          </w:tcPr>
          <w:p w14:paraId="3C49FCC8"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Delta_cardiaco_p50</w:t>
            </w:r>
          </w:p>
        </w:tc>
        <w:tc>
          <w:tcPr>
            <w:tcW w:w="473" w:type="pct"/>
            <w:tcBorders>
              <w:top w:val="single" w:sz="4" w:space="0" w:color="auto"/>
              <w:left w:val="nil"/>
              <w:bottom w:val="single" w:sz="8" w:space="0" w:color="auto"/>
              <w:right w:val="nil"/>
            </w:tcBorders>
            <w:noWrap/>
            <w:vAlign w:val="bottom"/>
            <w:hideMark/>
          </w:tcPr>
          <w:p w14:paraId="7D734CBC"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proofErr w:type="spellStart"/>
            <w:r w:rsidRPr="00BD4C5A">
              <w:rPr>
                <w:rFonts w:ascii="Aptos Narrow" w:eastAsia="Times New Roman" w:hAnsi="Aptos Narrow" w:cs="Times New Roman"/>
                <w:b/>
                <w:bCs/>
                <w:color w:val="000000"/>
                <w:kern w:val="0"/>
                <w:sz w:val="22"/>
                <w:lang w:eastAsia="es-MX"/>
                <w14:ligatures w14:val="none"/>
              </w:rPr>
              <w:t>Delta_cardiaco_iqr</w:t>
            </w:r>
            <w:proofErr w:type="spellEnd"/>
          </w:p>
        </w:tc>
        <w:tc>
          <w:tcPr>
            <w:tcW w:w="368" w:type="pct"/>
            <w:tcBorders>
              <w:top w:val="single" w:sz="4" w:space="0" w:color="auto"/>
              <w:left w:val="nil"/>
              <w:bottom w:val="single" w:sz="8" w:space="0" w:color="auto"/>
              <w:right w:val="nil"/>
            </w:tcBorders>
            <w:noWrap/>
            <w:vAlign w:val="bottom"/>
            <w:hideMark/>
          </w:tcPr>
          <w:p w14:paraId="4B53BE75"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proofErr w:type="spellStart"/>
            <w:r w:rsidRPr="00BD4C5A">
              <w:rPr>
                <w:rFonts w:ascii="Aptos Narrow" w:eastAsia="Times New Roman" w:hAnsi="Aptos Narrow" w:cs="Times New Roman"/>
                <w:b/>
                <w:bCs/>
                <w:color w:val="000000"/>
                <w:kern w:val="0"/>
                <w:sz w:val="22"/>
                <w:lang w:eastAsia="es-MX"/>
                <w14:ligatures w14:val="none"/>
              </w:rPr>
              <w:t>Score_fuzzy</w:t>
            </w:r>
            <w:proofErr w:type="spellEnd"/>
          </w:p>
        </w:tc>
      </w:tr>
      <w:tr w:rsidR="00BD4C5A" w:rsidRPr="00BD4C5A" w14:paraId="20797F1E" w14:textId="77777777" w:rsidTr="00BD4C5A">
        <w:trPr>
          <w:trHeight w:val="300"/>
        </w:trPr>
        <w:tc>
          <w:tcPr>
            <w:tcW w:w="306" w:type="pct"/>
            <w:tcBorders>
              <w:top w:val="nil"/>
              <w:left w:val="nil"/>
              <w:bottom w:val="nil"/>
              <w:right w:val="nil"/>
            </w:tcBorders>
            <w:noWrap/>
            <w:vAlign w:val="bottom"/>
            <w:hideMark/>
          </w:tcPr>
          <w:p w14:paraId="344AEBE6"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u1</w:t>
            </w:r>
          </w:p>
        </w:tc>
        <w:tc>
          <w:tcPr>
            <w:tcW w:w="561" w:type="pct"/>
            <w:tcBorders>
              <w:top w:val="nil"/>
              <w:left w:val="nil"/>
              <w:bottom w:val="nil"/>
              <w:right w:val="nil"/>
            </w:tcBorders>
            <w:noWrap/>
            <w:vAlign w:val="bottom"/>
            <w:hideMark/>
          </w:tcPr>
          <w:p w14:paraId="394894D2"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0.083 (Â±0.029)</w:t>
            </w:r>
          </w:p>
        </w:tc>
        <w:tc>
          <w:tcPr>
            <w:tcW w:w="537" w:type="pct"/>
            <w:tcBorders>
              <w:top w:val="nil"/>
              <w:left w:val="nil"/>
              <w:bottom w:val="nil"/>
              <w:right w:val="nil"/>
            </w:tcBorders>
            <w:noWrap/>
            <w:vAlign w:val="bottom"/>
            <w:hideMark/>
          </w:tcPr>
          <w:p w14:paraId="308213F5"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0.041 (Â±0.027)</w:t>
            </w:r>
          </w:p>
        </w:tc>
        <w:tc>
          <w:tcPr>
            <w:tcW w:w="730" w:type="pct"/>
            <w:tcBorders>
              <w:top w:val="nil"/>
              <w:left w:val="nil"/>
              <w:bottom w:val="nil"/>
              <w:right w:val="nil"/>
            </w:tcBorders>
            <w:noWrap/>
            <w:vAlign w:val="bottom"/>
            <w:hideMark/>
          </w:tcPr>
          <w:p w14:paraId="0944656A"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22.839 (Â±5.172)</w:t>
            </w:r>
          </w:p>
        </w:tc>
        <w:tc>
          <w:tcPr>
            <w:tcW w:w="706" w:type="pct"/>
            <w:tcBorders>
              <w:top w:val="nil"/>
              <w:left w:val="nil"/>
              <w:bottom w:val="nil"/>
              <w:right w:val="nil"/>
            </w:tcBorders>
            <w:noWrap/>
            <w:vAlign w:val="bottom"/>
            <w:hideMark/>
          </w:tcPr>
          <w:p w14:paraId="1FF34AF5"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9.327 (Â±5.760)</w:t>
            </w:r>
          </w:p>
        </w:tc>
        <w:tc>
          <w:tcPr>
            <w:tcW w:w="425" w:type="pct"/>
            <w:tcBorders>
              <w:top w:val="nil"/>
              <w:left w:val="nil"/>
              <w:bottom w:val="nil"/>
              <w:right w:val="nil"/>
            </w:tcBorders>
            <w:noWrap/>
            <w:vAlign w:val="bottom"/>
            <w:hideMark/>
          </w:tcPr>
          <w:p w14:paraId="538F5C5D"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54.995 (Â±6.304)</w:t>
            </w:r>
          </w:p>
        </w:tc>
        <w:tc>
          <w:tcPr>
            <w:tcW w:w="397" w:type="pct"/>
            <w:tcBorders>
              <w:top w:val="nil"/>
              <w:left w:val="nil"/>
              <w:bottom w:val="nil"/>
              <w:right w:val="nil"/>
            </w:tcBorders>
            <w:noWrap/>
            <w:vAlign w:val="bottom"/>
            <w:hideMark/>
          </w:tcPr>
          <w:p w14:paraId="3DD740F0"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11.373 (Â±4.877)</w:t>
            </w:r>
          </w:p>
        </w:tc>
        <w:tc>
          <w:tcPr>
            <w:tcW w:w="497" w:type="pct"/>
            <w:tcBorders>
              <w:top w:val="nil"/>
              <w:left w:val="nil"/>
              <w:bottom w:val="nil"/>
              <w:right w:val="nil"/>
            </w:tcBorders>
            <w:noWrap/>
            <w:vAlign w:val="bottom"/>
            <w:hideMark/>
          </w:tcPr>
          <w:p w14:paraId="05E31946"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37.046 (Â±4.039)</w:t>
            </w:r>
          </w:p>
        </w:tc>
        <w:tc>
          <w:tcPr>
            <w:tcW w:w="473" w:type="pct"/>
            <w:tcBorders>
              <w:top w:val="nil"/>
              <w:left w:val="nil"/>
              <w:bottom w:val="nil"/>
              <w:right w:val="nil"/>
            </w:tcBorders>
            <w:noWrap/>
            <w:vAlign w:val="bottom"/>
            <w:hideMark/>
          </w:tcPr>
          <w:p w14:paraId="744D3CFC"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8.615 (Â±4.647)</w:t>
            </w:r>
          </w:p>
        </w:tc>
        <w:tc>
          <w:tcPr>
            <w:tcW w:w="368" w:type="pct"/>
            <w:tcBorders>
              <w:top w:val="nil"/>
              <w:left w:val="nil"/>
              <w:bottom w:val="nil"/>
              <w:right w:val="nil"/>
            </w:tcBorders>
            <w:noWrap/>
            <w:vAlign w:val="bottom"/>
            <w:hideMark/>
          </w:tcPr>
          <w:p w14:paraId="52299658"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0.644 (Â±0.211)</w:t>
            </w:r>
          </w:p>
        </w:tc>
      </w:tr>
      <w:tr w:rsidR="00BD4C5A" w:rsidRPr="00BD4C5A" w14:paraId="54979B43" w14:textId="77777777" w:rsidTr="00BD4C5A">
        <w:trPr>
          <w:trHeight w:val="300"/>
        </w:trPr>
        <w:tc>
          <w:tcPr>
            <w:tcW w:w="306" w:type="pct"/>
            <w:tcBorders>
              <w:top w:val="nil"/>
              <w:left w:val="nil"/>
              <w:bottom w:val="nil"/>
              <w:right w:val="nil"/>
            </w:tcBorders>
            <w:noWrap/>
            <w:vAlign w:val="bottom"/>
            <w:hideMark/>
          </w:tcPr>
          <w:p w14:paraId="700E70DF"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u2</w:t>
            </w:r>
          </w:p>
        </w:tc>
        <w:tc>
          <w:tcPr>
            <w:tcW w:w="561" w:type="pct"/>
            <w:tcBorders>
              <w:top w:val="nil"/>
              <w:left w:val="nil"/>
              <w:bottom w:val="nil"/>
              <w:right w:val="nil"/>
            </w:tcBorders>
            <w:noWrap/>
            <w:vAlign w:val="bottom"/>
            <w:hideMark/>
          </w:tcPr>
          <w:p w14:paraId="750D0615"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0.161 (Â±0.028)</w:t>
            </w:r>
          </w:p>
        </w:tc>
        <w:tc>
          <w:tcPr>
            <w:tcW w:w="537" w:type="pct"/>
            <w:tcBorders>
              <w:top w:val="nil"/>
              <w:left w:val="nil"/>
              <w:bottom w:val="nil"/>
              <w:right w:val="nil"/>
            </w:tcBorders>
            <w:noWrap/>
            <w:vAlign w:val="bottom"/>
            <w:hideMark/>
          </w:tcPr>
          <w:p w14:paraId="0FAF4333"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0.072 (Â±0.043)</w:t>
            </w:r>
          </w:p>
        </w:tc>
        <w:tc>
          <w:tcPr>
            <w:tcW w:w="730" w:type="pct"/>
            <w:tcBorders>
              <w:top w:val="nil"/>
              <w:left w:val="nil"/>
              <w:bottom w:val="nil"/>
              <w:right w:val="nil"/>
            </w:tcBorders>
            <w:noWrap/>
            <w:vAlign w:val="bottom"/>
            <w:hideMark/>
          </w:tcPr>
          <w:p w14:paraId="51B1C0D6"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33.069 (Â±4.957)</w:t>
            </w:r>
          </w:p>
        </w:tc>
        <w:tc>
          <w:tcPr>
            <w:tcW w:w="706" w:type="pct"/>
            <w:tcBorders>
              <w:top w:val="nil"/>
              <w:left w:val="nil"/>
              <w:bottom w:val="nil"/>
              <w:right w:val="nil"/>
            </w:tcBorders>
            <w:noWrap/>
            <w:vAlign w:val="bottom"/>
            <w:hideMark/>
          </w:tcPr>
          <w:p w14:paraId="2B3FAC42"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16.296 (Â±6.997)</w:t>
            </w:r>
          </w:p>
        </w:tc>
        <w:tc>
          <w:tcPr>
            <w:tcW w:w="425" w:type="pct"/>
            <w:tcBorders>
              <w:top w:val="nil"/>
              <w:left w:val="nil"/>
              <w:bottom w:val="nil"/>
              <w:right w:val="nil"/>
            </w:tcBorders>
            <w:noWrap/>
            <w:vAlign w:val="bottom"/>
            <w:hideMark/>
          </w:tcPr>
          <w:p w14:paraId="44C023A3"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40.651 (Â±6.816)</w:t>
            </w:r>
          </w:p>
        </w:tc>
        <w:tc>
          <w:tcPr>
            <w:tcW w:w="397" w:type="pct"/>
            <w:tcBorders>
              <w:top w:val="nil"/>
              <w:left w:val="nil"/>
              <w:bottom w:val="nil"/>
              <w:right w:val="nil"/>
            </w:tcBorders>
            <w:noWrap/>
            <w:vAlign w:val="bottom"/>
            <w:hideMark/>
          </w:tcPr>
          <w:p w14:paraId="1A23FEE1"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7.654 (Â±2.997)</w:t>
            </w:r>
          </w:p>
        </w:tc>
        <w:tc>
          <w:tcPr>
            <w:tcW w:w="497" w:type="pct"/>
            <w:tcBorders>
              <w:top w:val="nil"/>
              <w:left w:val="nil"/>
              <w:bottom w:val="nil"/>
              <w:right w:val="nil"/>
            </w:tcBorders>
            <w:noWrap/>
            <w:vAlign w:val="bottom"/>
            <w:hideMark/>
          </w:tcPr>
          <w:p w14:paraId="71F5CF55"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40.711 (Â±4.800)</w:t>
            </w:r>
          </w:p>
        </w:tc>
        <w:tc>
          <w:tcPr>
            <w:tcW w:w="473" w:type="pct"/>
            <w:tcBorders>
              <w:top w:val="nil"/>
              <w:left w:val="nil"/>
              <w:bottom w:val="nil"/>
              <w:right w:val="nil"/>
            </w:tcBorders>
            <w:noWrap/>
            <w:vAlign w:val="bottom"/>
            <w:hideMark/>
          </w:tcPr>
          <w:p w14:paraId="7E1FE8A9"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9.118 (Â±6.176)</w:t>
            </w:r>
          </w:p>
        </w:tc>
        <w:tc>
          <w:tcPr>
            <w:tcW w:w="368" w:type="pct"/>
            <w:tcBorders>
              <w:top w:val="nil"/>
              <w:left w:val="nil"/>
              <w:bottom w:val="nil"/>
              <w:right w:val="nil"/>
            </w:tcBorders>
            <w:noWrap/>
            <w:vAlign w:val="bottom"/>
            <w:hideMark/>
          </w:tcPr>
          <w:p w14:paraId="292D941B"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0.334 (Â±0.334)</w:t>
            </w:r>
          </w:p>
        </w:tc>
      </w:tr>
      <w:tr w:rsidR="00BD4C5A" w:rsidRPr="00BD4C5A" w14:paraId="73A24D6D" w14:textId="77777777" w:rsidTr="00BD4C5A">
        <w:trPr>
          <w:trHeight w:val="300"/>
        </w:trPr>
        <w:tc>
          <w:tcPr>
            <w:tcW w:w="306" w:type="pct"/>
            <w:tcBorders>
              <w:top w:val="nil"/>
              <w:left w:val="nil"/>
              <w:bottom w:val="nil"/>
              <w:right w:val="nil"/>
            </w:tcBorders>
            <w:noWrap/>
            <w:vAlign w:val="bottom"/>
            <w:hideMark/>
          </w:tcPr>
          <w:p w14:paraId="572C2FCE"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u3</w:t>
            </w:r>
          </w:p>
        </w:tc>
        <w:tc>
          <w:tcPr>
            <w:tcW w:w="561" w:type="pct"/>
            <w:tcBorders>
              <w:top w:val="nil"/>
              <w:left w:val="nil"/>
              <w:bottom w:val="nil"/>
              <w:right w:val="nil"/>
            </w:tcBorders>
            <w:noWrap/>
            <w:vAlign w:val="bottom"/>
            <w:hideMark/>
          </w:tcPr>
          <w:p w14:paraId="5532E334"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0.145 (Â±0.049)</w:t>
            </w:r>
          </w:p>
        </w:tc>
        <w:tc>
          <w:tcPr>
            <w:tcW w:w="537" w:type="pct"/>
            <w:tcBorders>
              <w:top w:val="nil"/>
              <w:left w:val="nil"/>
              <w:bottom w:val="nil"/>
              <w:right w:val="nil"/>
            </w:tcBorders>
            <w:noWrap/>
            <w:vAlign w:val="bottom"/>
            <w:hideMark/>
          </w:tcPr>
          <w:p w14:paraId="1C4314EA"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0.096 (Â±0.038)</w:t>
            </w:r>
          </w:p>
        </w:tc>
        <w:tc>
          <w:tcPr>
            <w:tcW w:w="730" w:type="pct"/>
            <w:tcBorders>
              <w:top w:val="nil"/>
              <w:left w:val="nil"/>
              <w:bottom w:val="nil"/>
              <w:right w:val="nil"/>
            </w:tcBorders>
            <w:noWrap/>
            <w:vAlign w:val="bottom"/>
            <w:hideMark/>
          </w:tcPr>
          <w:p w14:paraId="54861260"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46.009 (Â±11.031)</w:t>
            </w:r>
          </w:p>
        </w:tc>
        <w:tc>
          <w:tcPr>
            <w:tcW w:w="706" w:type="pct"/>
            <w:tcBorders>
              <w:top w:val="nil"/>
              <w:left w:val="nil"/>
              <w:bottom w:val="nil"/>
              <w:right w:val="nil"/>
            </w:tcBorders>
            <w:noWrap/>
            <w:vAlign w:val="bottom"/>
            <w:hideMark/>
          </w:tcPr>
          <w:p w14:paraId="367BBDA6"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25.709 (Â±14.350)</w:t>
            </w:r>
          </w:p>
        </w:tc>
        <w:tc>
          <w:tcPr>
            <w:tcW w:w="425" w:type="pct"/>
            <w:tcBorders>
              <w:top w:val="nil"/>
              <w:left w:val="nil"/>
              <w:bottom w:val="nil"/>
              <w:right w:val="nil"/>
            </w:tcBorders>
            <w:noWrap/>
            <w:vAlign w:val="bottom"/>
            <w:hideMark/>
          </w:tcPr>
          <w:p w14:paraId="44275BCD"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34.696 (Â±8.376)</w:t>
            </w:r>
          </w:p>
        </w:tc>
        <w:tc>
          <w:tcPr>
            <w:tcW w:w="397" w:type="pct"/>
            <w:tcBorders>
              <w:top w:val="nil"/>
              <w:left w:val="nil"/>
              <w:bottom w:val="nil"/>
              <w:right w:val="nil"/>
            </w:tcBorders>
            <w:noWrap/>
            <w:vAlign w:val="bottom"/>
            <w:hideMark/>
          </w:tcPr>
          <w:p w14:paraId="34F9A0CA"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12.893 (Â±7.845)</w:t>
            </w:r>
          </w:p>
        </w:tc>
        <w:tc>
          <w:tcPr>
            <w:tcW w:w="497" w:type="pct"/>
            <w:tcBorders>
              <w:top w:val="nil"/>
              <w:left w:val="nil"/>
              <w:bottom w:val="nil"/>
              <w:right w:val="nil"/>
            </w:tcBorders>
            <w:noWrap/>
            <w:vAlign w:val="bottom"/>
            <w:hideMark/>
          </w:tcPr>
          <w:p w14:paraId="679A2CA3"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57.413 (Â±8.047)</w:t>
            </w:r>
          </w:p>
        </w:tc>
        <w:tc>
          <w:tcPr>
            <w:tcW w:w="473" w:type="pct"/>
            <w:tcBorders>
              <w:top w:val="nil"/>
              <w:left w:val="nil"/>
              <w:bottom w:val="nil"/>
              <w:right w:val="nil"/>
            </w:tcBorders>
            <w:noWrap/>
            <w:vAlign w:val="bottom"/>
            <w:hideMark/>
          </w:tcPr>
          <w:p w14:paraId="20AF5F74"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11.451 (Â±4.718)</w:t>
            </w:r>
          </w:p>
        </w:tc>
        <w:tc>
          <w:tcPr>
            <w:tcW w:w="368" w:type="pct"/>
            <w:tcBorders>
              <w:top w:val="nil"/>
              <w:left w:val="nil"/>
              <w:bottom w:val="nil"/>
              <w:right w:val="nil"/>
            </w:tcBorders>
            <w:noWrap/>
            <w:vAlign w:val="bottom"/>
            <w:hideMark/>
          </w:tcPr>
          <w:p w14:paraId="02EDB0BF"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0.465 (Â±0.250)</w:t>
            </w:r>
          </w:p>
        </w:tc>
      </w:tr>
      <w:tr w:rsidR="00BD4C5A" w:rsidRPr="00BD4C5A" w14:paraId="55A12B59" w14:textId="77777777" w:rsidTr="00BD4C5A">
        <w:trPr>
          <w:trHeight w:val="300"/>
        </w:trPr>
        <w:tc>
          <w:tcPr>
            <w:tcW w:w="306" w:type="pct"/>
            <w:tcBorders>
              <w:top w:val="nil"/>
              <w:left w:val="nil"/>
              <w:bottom w:val="nil"/>
              <w:right w:val="nil"/>
            </w:tcBorders>
            <w:noWrap/>
            <w:vAlign w:val="bottom"/>
            <w:hideMark/>
          </w:tcPr>
          <w:p w14:paraId="348137BA"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u4</w:t>
            </w:r>
          </w:p>
        </w:tc>
        <w:tc>
          <w:tcPr>
            <w:tcW w:w="561" w:type="pct"/>
            <w:tcBorders>
              <w:top w:val="nil"/>
              <w:left w:val="nil"/>
              <w:bottom w:val="nil"/>
              <w:right w:val="nil"/>
            </w:tcBorders>
            <w:noWrap/>
            <w:vAlign w:val="bottom"/>
            <w:hideMark/>
          </w:tcPr>
          <w:p w14:paraId="5C439EFA"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0.163 (Â±0.057)</w:t>
            </w:r>
          </w:p>
        </w:tc>
        <w:tc>
          <w:tcPr>
            <w:tcW w:w="537" w:type="pct"/>
            <w:tcBorders>
              <w:top w:val="nil"/>
              <w:left w:val="nil"/>
              <w:bottom w:val="nil"/>
              <w:right w:val="nil"/>
            </w:tcBorders>
            <w:noWrap/>
            <w:vAlign w:val="bottom"/>
            <w:hideMark/>
          </w:tcPr>
          <w:p w14:paraId="2936D6CE"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0.089 (Â±0.039)</w:t>
            </w:r>
          </w:p>
        </w:tc>
        <w:tc>
          <w:tcPr>
            <w:tcW w:w="730" w:type="pct"/>
            <w:tcBorders>
              <w:top w:val="nil"/>
              <w:left w:val="nil"/>
              <w:bottom w:val="nil"/>
              <w:right w:val="nil"/>
            </w:tcBorders>
            <w:noWrap/>
            <w:vAlign w:val="bottom"/>
            <w:hideMark/>
          </w:tcPr>
          <w:p w14:paraId="37DB6B96"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21.362 (Â±6.943)</w:t>
            </w:r>
          </w:p>
        </w:tc>
        <w:tc>
          <w:tcPr>
            <w:tcW w:w="706" w:type="pct"/>
            <w:tcBorders>
              <w:top w:val="nil"/>
              <w:left w:val="nil"/>
              <w:bottom w:val="nil"/>
              <w:right w:val="nil"/>
            </w:tcBorders>
            <w:noWrap/>
            <w:vAlign w:val="bottom"/>
            <w:hideMark/>
          </w:tcPr>
          <w:p w14:paraId="77BB2FA8"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7.941 (Â±3.238)</w:t>
            </w:r>
          </w:p>
        </w:tc>
        <w:tc>
          <w:tcPr>
            <w:tcW w:w="425" w:type="pct"/>
            <w:tcBorders>
              <w:top w:val="nil"/>
              <w:left w:val="nil"/>
              <w:bottom w:val="nil"/>
              <w:right w:val="nil"/>
            </w:tcBorders>
            <w:noWrap/>
            <w:vAlign w:val="bottom"/>
            <w:hideMark/>
          </w:tcPr>
          <w:p w14:paraId="63203BE3"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38.662 (Â±6.757)</w:t>
            </w:r>
          </w:p>
        </w:tc>
        <w:tc>
          <w:tcPr>
            <w:tcW w:w="397" w:type="pct"/>
            <w:tcBorders>
              <w:top w:val="nil"/>
              <w:left w:val="nil"/>
              <w:bottom w:val="nil"/>
              <w:right w:val="nil"/>
            </w:tcBorders>
            <w:noWrap/>
            <w:vAlign w:val="bottom"/>
            <w:hideMark/>
          </w:tcPr>
          <w:p w14:paraId="66A6570B"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11.192 (Â±7.132)</w:t>
            </w:r>
          </w:p>
        </w:tc>
        <w:tc>
          <w:tcPr>
            <w:tcW w:w="497" w:type="pct"/>
            <w:tcBorders>
              <w:top w:val="nil"/>
              <w:left w:val="nil"/>
              <w:bottom w:val="nil"/>
              <w:right w:val="nil"/>
            </w:tcBorders>
            <w:noWrap/>
            <w:vAlign w:val="bottom"/>
            <w:hideMark/>
          </w:tcPr>
          <w:p w14:paraId="16662A33"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49.250 (Â±4.205)</w:t>
            </w:r>
          </w:p>
        </w:tc>
        <w:tc>
          <w:tcPr>
            <w:tcW w:w="473" w:type="pct"/>
            <w:tcBorders>
              <w:top w:val="nil"/>
              <w:left w:val="nil"/>
              <w:bottom w:val="nil"/>
              <w:right w:val="nil"/>
            </w:tcBorders>
            <w:noWrap/>
            <w:vAlign w:val="bottom"/>
            <w:hideMark/>
          </w:tcPr>
          <w:p w14:paraId="686D9AE6"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12.780 (Â±6.044)</w:t>
            </w:r>
          </w:p>
        </w:tc>
        <w:tc>
          <w:tcPr>
            <w:tcW w:w="368" w:type="pct"/>
            <w:tcBorders>
              <w:top w:val="nil"/>
              <w:left w:val="nil"/>
              <w:bottom w:val="nil"/>
              <w:right w:val="nil"/>
            </w:tcBorders>
            <w:noWrap/>
            <w:vAlign w:val="bottom"/>
            <w:hideMark/>
          </w:tcPr>
          <w:p w14:paraId="4FDC687C"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0.719 (Â±0.196)</w:t>
            </w:r>
          </w:p>
        </w:tc>
      </w:tr>
      <w:tr w:rsidR="00BD4C5A" w:rsidRPr="00BD4C5A" w14:paraId="0899D7AC" w14:textId="77777777" w:rsidTr="00BD4C5A">
        <w:trPr>
          <w:trHeight w:val="300"/>
        </w:trPr>
        <w:tc>
          <w:tcPr>
            <w:tcW w:w="306" w:type="pct"/>
            <w:tcBorders>
              <w:top w:val="nil"/>
              <w:left w:val="nil"/>
              <w:bottom w:val="nil"/>
              <w:right w:val="nil"/>
            </w:tcBorders>
            <w:noWrap/>
            <w:vAlign w:val="bottom"/>
            <w:hideMark/>
          </w:tcPr>
          <w:p w14:paraId="2308C80E"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u5</w:t>
            </w:r>
          </w:p>
        </w:tc>
        <w:tc>
          <w:tcPr>
            <w:tcW w:w="561" w:type="pct"/>
            <w:tcBorders>
              <w:top w:val="nil"/>
              <w:left w:val="nil"/>
              <w:bottom w:val="nil"/>
              <w:right w:val="nil"/>
            </w:tcBorders>
            <w:noWrap/>
            <w:vAlign w:val="bottom"/>
            <w:hideMark/>
          </w:tcPr>
          <w:p w14:paraId="22EF88F2"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0.163 (Â±0.057)</w:t>
            </w:r>
          </w:p>
        </w:tc>
        <w:tc>
          <w:tcPr>
            <w:tcW w:w="537" w:type="pct"/>
            <w:tcBorders>
              <w:top w:val="nil"/>
              <w:left w:val="nil"/>
              <w:bottom w:val="nil"/>
              <w:right w:val="nil"/>
            </w:tcBorders>
            <w:noWrap/>
            <w:vAlign w:val="bottom"/>
            <w:hideMark/>
          </w:tcPr>
          <w:p w14:paraId="5A6566CE"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0.089 (Â±0.039)</w:t>
            </w:r>
          </w:p>
        </w:tc>
        <w:tc>
          <w:tcPr>
            <w:tcW w:w="730" w:type="pct"/>
            <w:tcBorders>
              <w:top w:val="nil"/>
              <w:left w:val="nil"/>
              <w:bottom w:val="nil"/>
              <w:right w:val="nil"/>
            </w:tcBorders>
            <w:noWrap/>
            <w:vAlign w:val="bottom"/>
            <w:hideMark/>
          </w:tcPr>
          <w:p w14:paraId="7F25E431"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31.987 (Â±10.396)</w:t>
            </w:r>
          </w:p>
        </w:tc>
        <w:tc>
          <w:tcPr>
            <w:tcW w:w="706" w:type="pct"/>
            <w:tcBorders>
              <w:top w:val="nil"/>
              <w:left w:val="nil"/>
              <w:bottom w:val="nil"/>
              <w:right w:val="nil"/>
            </w:tcBorders>
            <w:noWrap/>
            <w:vAlign w:val="bottom"/>
            <w:hideMark/>
          </w:tcPr>
          <w:p w14:paraId="6BB03990"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11.891 (Â±4.848)</w:t>
            </w:r>
          </w:p>
        </w:tc>
        <w:tc>
          <w:tcPr>
            <w:tcW w:w="425" w:type="pct"/>
            <w:tcBorders>
              <w:top w:val="nil"/>
              <w:left w:val="nil"/>
              <w:bottom w:val="nil"/>
              <w:right w:val="nil"/>
            </w:tcBorders>
            <w:noWrap/>
            <w:vAlign w:val="bottom"/>
            <w:hideMark/>
          </w:tcPr>
          <w:p w14:paraId="629D3CA0"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38.662 (Â±6.757)</w:t>
            </w:r>
          </w:p>
        </w:tc>
        <w:tc>
          <w:tcPr>
            <w:tcW w:w="397" w:type="pct"/>
            <w:tcBorders>
              <w:top w:val="nil"/>
              <w:left w:val="nil"/>
              <w:bottom w:val="nil"/>
              <w:right w:val="nil"/>
            </w:tcBorders>
            <w:noWrap/>
            <w:vAlign w:val="bottom"/>
            <w:hideMark/>
          </w:tcPr>
          <w:p w14:paraId="452BB4F2"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11.192 (Â±7.132)</w:t>
            </w:r>
          </w:p>
        </w:tc>
        <w:tc>
          <w:tcPr>
            <w:tcW w:w="497" w:type="pct"/>
            <w:tcBorders>
              <w:top w:val="nil"/>
              <w:left w:val="nil"/>
              <w:bottom w:val="nil"/>
              <w:right w:val="nil"/>
            </w:tcBorders>
            <w:noWrap/>
            <w:vAlign w:val="bottom"/>
            <w:hideMark/>
          </w:tcPr>
          <w:p w14:paraId="38C97431"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49.250 (Â±4.205)</w:t>
            </w:r>
          </w:p>
        </w:tc>
        <w:tc>
          <w:tcPr>
            <w:tcW w:w="473" w:type="pct"/>
            <w:tcBorders>
              <w:top w:val="nil"/>
              <w:left w:val="nil"/>
              <w:bottom w:val="nil"/>
              <w:right w:val="nil"/>
            </w:tcBorders>
            <w:noWrap/>
            <w:vAlign w:val="bottom"/>
            <w:hideMark/>
          </w:tcPr>
          <w:p w14:paraId="237B5232"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12.780 (Â±6.044)</w:t>
            </w:r>
          </w:p>
        </w:tc>
        <w:tc>
          <w:tcPr>
            <w:tcW w:w="368" w:type="pct"/>
            <w:tcBorders>
              <w:top w:val="nil"/>
              <w:left w:val="nil"/>
              <w:bottom w:val="nil"/>
              <w:right w:val="nil"/>
            </w:tcBorders>
            <w:noWrap/>
            <w:vAlign w:val="bottom"/>
            <w:hideMark/>
          </w:tcPr>
          <w:p w14:paraId="4D0D0C33"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0.683 (Â±0.271)</w:t>
            </w:r>
          </w:p>
        </w:tc>
      </w:tr>
      <w:tr w:rsidR="00BD4C5A" w:rsidRPr="00BD4C5A" w14:paraId="4C1AE4E2" w14:textId="77777777" w:rsidTr="00BD4C5A">
        <w:trPr>
          <w:trHeight w:val="300"/>
        </w:trPr>
        <w:tc>
          <w:tcPr>
            <w:tcW w:w="306" w:type="pct"/>
            <w:tcBorders>
              <w:top w:val="nil"/>
              <w:left w:val="nil"/>
              <w:bottom w:val="nil"/>
              <w:right w:val="nil"/>
            </w:tcBorders>
            <w:noWrap/>
            <w:vAlign w:val="bottom"/>
            <w:hideMark/>
          </w:tcPr>
          <w:p w14:paraId="10F39E7B"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u6</w:t>
            </w:r>
          </w:p>
        </w:tc>
        <w:tc>
          <w:tcPr>
            <w:tcW w:w="561" w:type="pct"/>
            <w:tcBorders>
              <w:top w:val="nil"/>
              <w:left w:val="nil"/>
              <w:bottom w:val="nil"/>
              <w:right w:val="nil"/>
            </w:tcBorders>
            <w:noWrap/>
            <w:vAlign w:val="bottom"/>
            <w:hideMark/>
          </w:tcPr>
          <w:p w14:paraId="6D13829D"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0.175 (Â±0.037)</w:t>
            </w:r>
          </w:p>
        </w:tc>
        <w:tc>
          <w:tcPr>
            <w:tcW w:w="537" w:type="pct"/>
            <w:tcBorders>
              <w:top w:val="nil"/>
              <w:left w:val="nil"/>
              <w:bottom w:val="nil"/>
              <w:right w:val="nil"/>
            </w:tcBorders>
            <w:noWrap/>
            <w:vAlign w:val="bottom"/>
            <w:hideMark/>
          </w:tcPr>
          <w:p w14:paraId="2086A824"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0.070 (Â±0.067)</w:t>
            </w:r>
          </w:p>
        </w:tc>
        <w:tc>
          <w:tcPr>
            <w:tcW w:w="730" w:type="pct"/>
            <w:tcBorders>
              <w:top w:val="nil"/>
              <w:left w:val="nil"/>
              <w:bottom w:val="nil"/>
              <w:right w:val="nil"/>
            </w:tcBorders>
            <w:noWrap/>
            <w:vAlign w:val="bottom"/>
            <w:hideMark/>
          </w:tcPr>
          <w:p w14:paraId="68ED1E27"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23.772 (Â±6.138)</w:t>
            </w:r>
          </w:p>
        </w:tc>
        <w:tc>
          <w:tcPr>
            <w:tcW w:w="706" w:type="pct"/>
            <w:tcBorders>
              <w:top w:val="nil"/>
              <w:left w:val="nil"/>
              <w:bottom w:val="nil"/>
              <w:right w:val="nil"/>
            </w:tcBorders>
            <w:noWrap/>
            <w:vAlign w:val="bottom"/>
            <w:hideMark/>
          </w:tcPr>
          <w:p w14:paraId="6BAABD65"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11.973 (Â±6.419)</w:t>
            </w:r>
          </w:p>
        </w:tc>
        <w:tc>
          <w:tcPr>
            <w:tcW w:w="425" w:type="pct"/>
            <w:tcBorders>
              <w:top w:val="nil"/>
              <w:left w:val="nil"/>
              <w:bottom w:val="nil"/>
              <w:right w:val="nil"/>
            </w:tcBorders>
            <w:noWrap/>
            <w:vAlign w:val="bottom"/>
            <w:hideMark/>
          </w:tcPr>
          <w:p w14:paraId="1030B5DE"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33.882 (Â±4.741)</w:t>
            </w:r>
          </w:p>
        </w:tc>
        <w:tc>
          <w:tcPr>
            <w:tcW w:w="397" w:type="pct"/>
            <w:tcBorders>
              <w:top w:val="nil"/>
              <w:left w:val="nil"/>
              <w:bottom w:val="nil"/>
              <w:right w:val="nil"/>
            </w:tcBorders>
            <w:noWrap/>
            <w:vAlign w:val="bottom"/>
            <w:hideMark/>
          </w:tcPr>
          <w:p w14:paraId="37BDC7F6"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8.661 (Â±4.479)</w:t>
            </w:r>
          </w:p>
        </w:tc>
        <w:tc>
          <w:tcPr>
            <w:tcW w:w="497" w:type="pct"/>
            <w:tcBorders>
              <w:top w:val="nil"/>
              <w:left w:val="nil"/>
              <w:bottom w:val="nil"/>
              <w:right w:val="nil"/>
            </w:tcBorders>
            <w:noWrap/>
            <w:vAlign w:val="bottom"/>
            <w:hideMark/>
          </w:tcPr>
          <w:p w14:paraId="06ACF8B2"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46.296 (Â±6.173)</w:t>
            </w:r>
          </w:p>
        </w:tc>
        <w:tc>
          <w:tcPr>
            <w:tcW w:w="473" w:type="pct"/>
            <w:tcBorders>
              <w:top w:val="nil"/>
              <w:left w:val="nil"/>
              <w:bottom w:val="nil"/>
              <w:right w:val="nil"/>
            </w:tcBorders>
            <w:noWrap/>
            <w:vAlign w:val="bottom"/>
            <w:hideMark/>
          </w:tcPr>
          <w:p w14:paraId="34CD6D5A"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9.523 (Â±4.477)</w:t>
            </w:r>
          </w:p>
        </w:tc>
        <w:tc>
          <w:tcPr>
            <w:tcW w:w="368" w:type="pct"/>
            <w:tcBorders>
              <w:top w:val="nil"/>
              <w:left w:val="nil"/>
              <w:bottom w:val="nil"/>
              <w:right w:val="nil"/>
            </w:tcBorders>
            <w:noWrap/>
            <w:vAlign w:val="bottom"/>
            <w:hideMark/>
          </w:tcPr>
          <w:p w14:paraId="47E8E15F"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0.638 (Â±0.221)</w:t>
            </w:r>
          </w:p>
        </w:tc>
      </w:tr>
      <w:tr w:rsidR="00BD4C5A" w:rsidRPr="00BD4C5A" w14:paraId="0988E202" w14:textId="77777777" w:rsidTr="00BD4C5A">
        <w:trPr>
          <w:trHeight w:val="300"/>
        </w:trPr>
        <w:tc>
          <w:tcPr>
            <w:tcW w:w="306" w:type="pct"/>
            <w:tcBorders>
              <w:top w:val="nil"/>
              <w:left w:val="nil"/>
              <w:bottom w:val="nil"/>
              <w:right w:val="nil"/>
            </w:tcBorders>
            <w:noWrap/>
            <w:vAlign w:val="bottom"/>
            <w:hideMark/>
          </w:tcPr>
          <w:p w14:paraId="3ECB971B"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u7</w:t>
            </w:r>
          </w:p>
        </w:tc>
        <w:tc>
          <w:tcPr>
            <w:tcW w:w="561" w:type="pct"/>
            <w:tcBorders>
              <w:top w:val="nil"/>
              <w:left w:val="nil"/>
              <w:bottom w:val="nil"/>
              <w:right w:val="nil"/>
            </w:tcBorders>
            <w:noWrap/>
            <w:vAlign w:val="bottom"/>
            <w:hideMark/>
          </w:tcPr>
          <w:p w14:paraId="2370BAF5"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0.118 (Â±0.038)</w:t>
            </w:r>
          </w:p>
        </w:tc>
        <w:tc>
          <w:tcPr>
            <w:tcW w:w="537" w:type="pct"/>
            <w:tcBorders>
              <w:top w:val="nil"/>
              <w:left w:val="nil"/>
              <w:bottom w:val="nil"/>
              <w:right w:val="nil"/>
            </w:tcBorders>
            <w:noWrap/>
            <w:vAlign w:val="bottom"/>
            <w:hideMark/>
          </w:tcPr>
          <w:p w14:paraId="36C0FBCE"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0.054 (Â±0.052)</w:t>
            </w:r>
          </w:p>
        </w:tc>
        <w:tc>
          <w:tcPr>
            <w:tcW w:w="730" w:type="pct"/>
            <w:tcBorders>
              <w:top w:val="nil"/>
              <w:left w:val="nil"/>
              <w:bottom w:val="nil"/>
              <w:right w:val="nil"/>
            </w:tcBorders>
            <w:noWrap/>
            <w:vAlign w:val="bottom"/>
            <w:hideMark/>
          </w:tcPr>
          <w:p w14:paraId="2488ED85"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20.218 (Â±4.929)</w:t>
            </w:r>
          </w:p>
        </w:tc>
        <w:tc>
          <w:tcPr>
            <w:tcW w:w="706" w:type="pct"/>
            <w:tcBorders>
              <w:top w:val="nil"/>
              <w:left w:val="nil"/>
              <w:bottom w:val="nil"/>
              <w:right w:val="nil"/>
            </w:tcBorders>
            <w:noWrap/>
            <w:vAlign w:val="bottom"/>
            <w:hideMark/>
          </w:tcPr>
          <w:p w14:paraId="340CDF6F"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8.763 (Â±5.960)</w:t>
            </w:r>
          </w:p>
        </w:tc>
        <w:tc>
          <w:tcPr>
            <w:tcW w:w="425" w:type="pct"/>
            <w:tcBorders>
              <w:top w:val="nil"/>
              <w:left w:val="nil"/>
              <w:bottom w:val="nil"/>
              <w:right w:val="nil"/>
            </w:tcBorders>
            <w:noWrap/>
            <w:vAlign w:val="bottom"/>
            <w:hideMark/>
          </w:tcPr>
          <w:p w14:paraId="6CE4702D"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46.169 (Â±7.903)</w:t>
            </w:r>
          </w:p>
        </w:tc>
        <w:tc>
          <w:tcPr>
            <w:tcW w:w="397" w:type="pct"/>
            <w:tcBorders>
              <w:top w:val="nil"/>
              <w:left w:val="nil"/>
              <w:bottom w:val="nil"/>
              <w:right w:val="nil"/>
            </w:tcBorders>
            <w:noWrap/>
            <w:vAlign w:val="bottom"/>
            <w:hideMark/>
          </w:tcPr>
          <w:p w14:paraId="12B059CC"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13.076 (Â±6.134)</w:t>
            </w:r>
          </w:p>
        </w:tc>
        <w:tc>
          <w:tcPr>
            <w:tcW w:w="497" w:type="pct"/>
            <w:tcBorders>
              <w:top w:val="nil"/>
              <w:left w:val="nil"/>
              <w:bottom w:val="nil"/>
              <w:right w:val="nil"/>
            </w:tcBorders>
            <w:noWrap/>
            <w:vAlign w:val="bottom"/>
            <w:hideMark/>
          </w:tcPr>
          <w:p w14:paraId="1271ACDF"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38.499 (Â±4.882)</w:t>
            </w:r>
          </w:p>
        </w:tc>
        <w:tc>
          <w:tcPr>
            <w:tcW w:w="473" w:type="pct"/>
            <w:tcBorders>
              <w:top w:val="nil"/>
              <w:left w:val="nil"/>
              <w:bottom w:val="nil"/>
              <w:right w:val="nil"/>
            </w:tcBorders>
            <w:noWrap/>
            <w:vAlign w:val="bottom"/>
            <w:hideMark/>
          </w:tcPr>
          <w:p w14:paraId="2E019E9C"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8.382 (Â±4.037)</w:t>
            </w:r>
          </w:p>
        </w:tc>
        <w:tc>
          <w:tcPr>
            <w:tcW w:w="368" w:type="pct"/>
            <w:tcBorders>
              <w:top w:val="nil"/>
              <w:left w:val="nil"/>
              <w:bottom w:val="nil"/>
              <w:right w:val="nil"/>
            </w:tcBorders>
            <w:noWrap/>
            <w:vAlign w:val="bottom"/>
            <w:hideMark/>
          </w:tcPr>
          <w:p w14:paraId="0F2E97F9"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0.735 (Â±0.243)</w:t>
            </w:r>
          </w:p>
        </w:tc>
      </w:tr>
      <w:tr w:rsidR="00BD4C5A" w:rsidRPr="00BD4C5A" w14:paraId="0B0E4D28" w14:textId="77777777" w:rsidTr="00BD4C5A">
        <w:trPr>
          <w:trHeight w:val="300"/>
        </w:trPr>
        <w:tc>
          <w:tcPr>
            <w:tcW w:w="306" w:type="pct"/>
            <w:tcBorders>
              <w:top w:val="nil"/>
              <w:left w:val="nil"/>
              <w:bottom w:val="nil"/>
              <w:right w:val="nil"/>
            </w:tcBorders>
            <w:noWrap/>
            <w:vAlign w:val="bottom"/>
            <w:hideMark/>
          </w:tcPr>
          <w:p w14:paraId="63532331"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u8</w:t>
            </w:r>
          </w:p>
        </w:tc>
        <w:tc>
          <w:tcPr>
            <w:tcW w:w="561" w:type="pct"/>
            <w:tcBorders>
              <w:top w:val="nil"/>
              <w:left w:val="nil"/>
              <w:bottom w:val="nil"/>
              <w:right w:val="nil"/>
            </w:tcBorders>
            <w:noWrap/>
            <w:vAlign w:val="bottom"/>
            <w:hideMark/>
          </w:tcPr>
          <w:p w14:paraId="0779FF0C"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0.166 (Â±0.027)</w:t>
            </w:r>
          </w:p>
        </w:tc>
        <w:tc>
          <w:tcPr>
            <w:tcW w:w="537" w:type="pct"/>
            <w:tcBorders>
              <w:top w:val="nil"/>
              <w:left w:val="nil"/>
              <w:bottom w:val="nil"/>
              <w:right w:val="nil"/>
            </w:tcBorders>
            <w:noWrap/>
            <w:vAlign w:val="bottom"/>
            <w:hideMark/>
          </w:tcPr>
          <w:p w14:paraId="6E3A2694"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0.049 (Â±0.023)</w:t>
            </w:r>
          </w:p>
        </w:tc>
        <w:tc>
          <w:tcPr>
            <w:tcW w:w="730" w:type="pct"/>
            <w:tcBorders>
              <w:top w:val="nil"/>
              <w:left w:val="nil"/>
              <w:bottom w:val="nil"/>
              <w:right w:val="nil"/>
            </w:tcBorders>
            <w:noWrap/>
            <w:vAlign w:val="bottom"/>
            <w:hideMark/>
          </w:tcPr>
          <w:p w14:paraId="47E6F6F3"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47.287 (Â±14.047)</w:t>
            </w:r>
          </w:p>
        </w:tc>
        <w:tc>
          <w:tcPr>
            <w:tcW w:w="706" w:type="pct"/>
            <w:tcBorders>
              <w:top w:val="nil"/>
              <w:left w:val="nil"/>
              <w:bottom w:val="nil"/>
              <w:right w:val="nil"/>
            </w:tcBorders>
            <w:noWrap/>
            <w:vAlign w:val="bottom"/>
            <w:hideMark/>
          </w:tcPr>
          <w:p w14:paraId="029C936F"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27.491 (Â±12.703)</w:t>
            </w:r>
          </w:p>
        </w:tc>
        <w:tc>
          <w:tcPr>
            <w:tcW w:w="425" w:type="pct"/>
            <w:tcBorders>
              <w:top w:val="nil"/>
              <w:left w:val="nil"/>
              <w:bottom w:val="nil"/>
              <w:right w:val="nil"/>
            </w:tcBorders>
            <w:noWrap/>
            <w:vAlign w:val="bottom"/>
            <w:hideMark/>
          </w:tcPr>
          <w:p w14:paraId="4BD0C3EB"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62.822 (Â±7.063)</w:t>
            </w:r>
          </w:p>
        </w:tc>
        <w:tc>
          <w:tcPr>
            <w:tcW w:w="397" w:type="pct"/>
            <w:tcBorders>
              <w:top w:val="nil"/>
              <w:left w:val="nil"/>
              <w:bottom w:val="nil"/>
              <w:right w:val="nil"/>
            </w:tcBorders>
            <w:noWrap/>
            <w:vAlign w:val="bottom"/>
            <w:hideMark/>
          </w:tcPr>
          <w:p w14:paraId="22F8E9DD"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14.273 (Â±6.826)</w:t>
            </w:r>
          </w:p>
        </w:tc>
        <w:tc>
          <w:tcPr>
            <w:tcW w:w="497" w:type="pct"/>
            <w:tcBorders>
              <w:top w:val="nil"/>
              <w:left w:val="nil"/>
              <w:bottom w:val="nil"/>
              <w:right w:val="nil"/>
            </w:tcBorders>
            <w:noWrap/>
            <w:vAlign w:val="bottom"/>
            <w:hideMark/>
          </w:tcPr>
          <w:p w14:paraId="42308572"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35.075 (Â±5.101)</w:t>
            </w:r>
          </w:p>
        </w:tc>
        <w:tc>
          <w:tcPr>
            <w:tcW w:w="473" w:type="pct"/>
            <w:tcBorders>
              <w:top w:val="nil"/>
              <w:left w:val="nil"/>
              <w:bottom w:val="nil"/>
              <w:right w:val="nil"/>
            </w:tcBorders>
            <w:noWrap/>
            <w:vAlign w:val="bottom"/>
            <w:hideMark/>
          </w:tcPr>
          <w:p w14:paraId="5A7C4F2A"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10.307 (Â±5.315)</w:t>
            </w:r>
          </w:p>
        </w:tc>
        <w:tc>
          <w:tcPr>
            <w:tcW w:w="368" w:type="pct"/>
            <w:tcBorders>
              <w:top w:val="nil"/>
              <w:left w:val="nil"/>
              <w:bottom w:val="nil"/>
              <w:right w:val="nil"/>
            </w:tcBorders>
            <w:noWrap/>
            <w:vAlign w:val="bottom"/>
            <w:hideMark/>
          </w:tcPr>
          <w:p w14:paraId="6DF5D58C"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0.385 (Â±0.214)</w:t>
            </w:r>
          </w:p>
        </w:tc>
      </w:tr>
      <w:tr w:rsidR="00BD4C5A" w:rsidRPr="00BD4C5A" w14:paraId="5D68BFE7" w14:textId="77777777" w:rsidTr="00BD4C5A">
        <w:trPr>
          <w:trHeight w:val="300"/>
        </w:trPr>
        <w:tc>
          <w:tcPr>
            <w:tcW w:w="306" w:type="pct"/>
            <w:tcBorders>
              <w:top w:val="nil"/>
              <w:left w:val="nil"/>
              <w:bottom w:val="nil"/>
              <w:right w:val="nil"/>
            </w:tcBorders>
            <w:noWrap/>
            <w:vAlign w:val="bottom"/>
            <w:hideMark/>
          </w:tcPr>
          <w:p w14:paraId="3EB29D38"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u9</w:t>
            </w:r>
          </w:p>
        </w:tc>
        <w:tc>
          <w:tcPr>
            <w:tcW w:w="561" w:type="pct"/>
            <w:tcBorders>
              <w:top w:val="nil"/>
              <w:left w:val="nil"/>
              <w:bottom w:val="nil"/>
              <w:right w:val="nil"/>
            </w:tcBorders>
            <w:noWrap/>
            <w:vAlign w:val="bottom"/>
            <w:hideMark/>
          </w:tcPr>
          <w:p w14:paraId="65465531"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0.111 (Â±0.028)</w:t>
            </w:r>
          </w:p>
        </w:tc>
        <w:tc>
          <w:tcPr>
            <w:tcW w:w="537" w:type="pct"/>
            <w:tcBorders>
              <w:top w:val="nil"/>
              <w:left w:val="nil"/>
              <w:bottom w:val="nil"/>
              <w:right w:val="nil"/>
            </w:tcBorders>
            <w:noWrap/>
            <w:vAlign w:val="bottom"/>
            <w:hideMark/>
          </w:tcPr>
          <w:p w14:paraId="563F2F90"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0.049 (Â±0.028)</w:t>
            </w:r>
          </w:p>
        </w:tc>
        <w:tc>
          <w:tcPr>
            <w:tcW w:w="730" w:type="pct"/>
            <w:tcBorders>
              <w:top w:val="nil"/>
              <w:left w:val="nil"/>
              <w:bottom w:val="nil"/>
              <w:right w:val="nil"/>
            </w:tcBorders>
            <w:noWrap/>
            <w:vAlign w:val="bottom"/>
            <w:hideMark/>
          </w:tcPr>
          <w:p w14:paraId="51107D54"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35.047 (Â±7.665)</w:t>
            </w:r>
          </w:p>
        </w:tc>
        <w:tc>
          <w:tcPr>
            <w:tcW w:w="706" w:type="pct"/>
            <w:tcBorders>
              <w:top w:val="nil"/>
              <w:left w:val="nil"/>
              <w:bottom w:val="nil"/>
              <w:right w:val="nil"/>
            </w:tcBorders>
            <w:noWrap/>
            <w:vAlign w:val="bottom"/>
            <w:hideMark/>
          </w:tcPr>
          <w:p w14:paraId="00A4ED71"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14.946 (Â±14.963)</w:t>
            </w:r>
          </w:p>
        </w:tc>
        <w:tc>
          <w:tcPr>
            <w:tcW w:w="425" w:type="pct"/>
            <w:tcBorders>
              <w:top w:val="nil"/>
              <w:left w:val="nil"/>
              <w:bottom w:val="nil"/>
              <w:right w:val="nil"/>
            </w:tcBorders>
            <w:noWrap/>
            <w:vAlign w:val="bottom"/>
            <w:hideMark/>
          </w:tcPr>
          <w:p w14:paraId="5235A712"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55.583 (Â±10.210)</w:t>
            </w:r>
          </w:p>
        </w:tc>
        <w:tc>
          <w:tcPr>
            <w:tcW w:w="397" w:type="pct"/>
            <w:tcBorders>
              <w:top w:val="nil"/>
              <w:left w:val="nil"/>
              <w:bottom w:val="nil"/>
              <w:right w:val="nil"/>
            </w:tcBorders>
            <w:noWrap/>
            <w:vAlign w:val="bottom"/>
            <w:hideMark/>
          </w:tcPr>
          <w:p w14:paraId="6F573F05"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15.152 (Â±7.463)</w:t>
            </w:r>
          </w:p>
        </w:tc>
        <w:tc>
          <w:tcPr>
            <w:tcW w:w="497" w:type="pct"/>
            <w:tcBorders>
              <w:top w:val="nil"/>
              <w:left w:val="nil"/>
              <w:bottom w:val="nil"/>
              <w:right w:val="nil"/>
            </w:tcBorders>
            <w:noWrap/>
            <w:vAlign w:val="bottom"/>
            <w:hideMark/>
          </w:tcPr>
          <w:p w14:paraId="01199430"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45.301 (Â±4.819)</w:t>
            </w:r>
          </w:p>
        </w:tc>
        <w:tc>
          <w:tcPr>
            <w:tcW w:w="473" w:type="pct"/>
            <w:tcBorders>
              <w:top w:val="nil"/>
              <w:left w:val="nil"/>
              <w:bottom w:val="nil"/>
              <w:right w:val="nil"/>
            </w:tcBorders>
            <w:noWrap/>
            <w:vAlign w:val="bottom"/>
            <w:hideMark/>
          </w:tcPr>
          <w:p w14:paraId="4D56A22B"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8.411 (Â±4.422)</w:t>
            </w:r>
          </w:p>
        </w:tc>
        <w:tc>
          <w:tcPr>
            <w:tcW w:w="368" w:type="pct"/>
            <w:tcBorders>
              <w:top w:val="nil"/>
              <w:left w:val="nil"/>
              <w:bottom w:val="nil"/>
              <w:right w:val="nil"/>
            </w:tcBorders>
            <w:noWrap/>
            <w:vAlign w:val="bottom"/>
            <w:hideMark/>
          </w:tcPr>
          <w:p w14:paraId="0F983653"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0.552 (Â±0.180)</w:t>
            </w:r>
          </w:p>
        </w:tc>
      </w:tr>
      <w:tr w:rsidR="00BD4C5A" w:rsidRPr="00BD4C5A" w14:paraId="29EDA453" w14:textId="77777777" w:rsidTr="00BD4C5A">
        <w:trPr>
          <w:trHeight w:val="315"/>
        </w:trPr>
        <w:tc>
          <w:tcPr>
            <w:tcW w:w="306" w:type="pct"/>
            <w:tcBorders>
              <w:top w:val="nil"/>
              <w:left w:val="nil"/>
              <w:bottom w:val="single" w:sz="8" w:space="0" w:color="auto"/>
              <w:right w:val="nil"/>
            </w:tcBorders>
            <w:noWrap/>
            <w:vAlign w:val="bottom"/>
            <w:hideMark/>
          </w:tcPr>
          <w:p w14:paraId="1696F223" w14:textId="77777777" w:rsidR="00BD4C5A" w:rsidRPr="00BD4C5A" w:rsidRDefault="00BD4C5A" w:rsidP="00BD4C5A">
            <w:pPr>
              <w:spacing w:after="0" w:line="240" w:lineRule="auto"/>
              <w:ind w:firstLine="0"/>
              <w:jc w:val="left"/>
              <w:rPr>
                <w:rFonts w:ascii="Aptos Narrow" w:eastAsia="Times New Roman" w:hAnsi="Aptos Narrow" w:cs="Times New Roman"/>
                <w:b/>
                <w:bCs/>
                <w:color w:val="000000"/>
                <w:kern w:val="0"/>
                <w:sz w:val="22"/>
                <w:lang w:eastAsia="es-MX"/>
                <w14:ligatures w14:val="none"/>
              </w:rPr>
            </w:pPr>
            <w:r w:rsidRPr="00BD4C5A">
              <w:rPr>
                <w:rFonts w:ascii="Aptos Narrow" w:eastAsia="Times New Roman" w:hAnsi="Aptos Narrow" w:cs="Times New Roman"/>
                <w:b/>
                <w:bCs/>
                <w:color w:val="000000"/>
                <w:kern w:val="0"/>
                <w:sz w:val="22"/>
                <w:lang w:eastAsia="es-MX"/>
                <w14:ligatures w14:val="none"/>
              </w:rPr>
              <w:t>u10</w:t>
            </w:r>
          </w:p>
        </w:tc>
        <w:tc>
          <w:tcPr>
            <w:tcW w:w="561" w:type="pct"/>
            <w:tcBorders>
              <w:top w:val="nil"/>
              <w:left w:val="nil"/>
              <w:bottom w:val="single" w:sz="8" w:space="0" w:color="auto"/>
              <w:right w:val="nil"/>
            </w:tcBorders>
            <w:noWrap/>
            <w:vAlign w:val="bottom"/>
            <w:hideMark/>
          </w:tcPr>
          <w:p w14:paraId="37D3EDCD"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0.091 (Â±0.033)</w:t>
            </w:r>
          </w:p>
        </w:tc>
        <w:tc>
          <w:tcPr>
            <w:tcW w:w="537" w:type="pct"/>
            <w:tcBorders>
              <w:top w:val="nil"/>
              <w:left w:val="nil"/>
              <w:bottom w:val="single" w:sz="8" w:space="0" w:color="auto"/>
              <w:right w:val="nil"/>
            </w:tcBorders>
            <w:noWrap/>
            <w:vAlign w:val="bottom"/>
            <w:hideMark/>
          </w:tcPr>
          <w:p w14:paraId="58569714"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0.054 (Â±0.037)</w:t>
            </w:r>
          </w:p>
        </w:tc>
        <w:tc>
          <w:tcPr>
            <w:tcW w:w="730" w:type="pct"/>
            <w:tcBorders>
              <w:top w:val="nil"/>
              <w:left w:val="nil"/>
              <w:bottom w:val="single" w:sz="8" w:space="0" w:color="auto"/>
              <w:right w:val="nil"/>
            </w:tcBorders>
            <w:noWrap/>
            <w:vAlign w:val="bottom"/>
            <w:hideMark/>
          </w:tcPr>
          <w:p w14:paraId="0CEED0A8"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25.162 (Â±9.817)</w:t>
            </w:r>
          </w:p>
        </w:tc>
        <w:tc>
          <w:tcPr>
            <w:tcW w:w="706" w:type="pct"/>
            <w:tcBorders>
              <w:top w:val="nil"/>
              <w:left w:val="nil"/>
              <w:bottom w:val="single" w:sz="8" w:space="0" w:color="auto"/>
              <w:right w:val="nil"/>
            </w:tcBorders>
            <w:noWrap/>
            <w:vAlign w:val="bottom"/>
            <w:hideMark/>
          </w:tcPr>
          <w:p w14:paraId="40C77035"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15.957 (Â±11.648)</w:t>
            </w:r>
          </w:p>
        </w:tc>
        <w:tc>
          <w:tcPr>
            <w:tcW w:w="425" w:type="pct"/>
            <w:tcBorders>
              <w:top w:val="nil"/>
              <w:left w:val="nil"/>
              <w:bottom w:val="single" w:sz="8" w:space="0" w:color="auto"/>
              <w:right w:val="nil"/>
            </w:tcBorders>
            <w:noWrap/>
            <w:vAlign w:val="bottom"/>
            <w:hideMark/>
          </w:tcPr>
          <w:p w14:paraId="3E287D6B"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52.707 (Â±6.727)</w:t>
            </w:r>
          </w:p>
        </w:tc>
        <w:tc>
          <w:tcPr>
            <w:tcW w:w="397" w:type="pct"/>
            <w:tcBorders>
              <w:top w:val="nil"/>
              <w:left w:val="nil"/>
              <w:bottom w:val="single" w:sz="8" w:space="0" w:color="auto"/>
              <w:right w:val="nil"/>
            </w:tcBorders>
            <w:noWrap/>
            <w:vAlign w:val="bottom"/>
            <w:hideMark/>
          </w:tcPr>
          <w:p w14:paraId="32603562"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11.811 (Â±5.773)</w:t>
            </w:r>
          </w:p>
        </w:tc>
        <w:tc>
          <w:tcPr>
            <w:tcW w:w="497" w:type="pct"/>
            <w:tcBorders>
              <w:top w:val="nil"/>
              <w:left w:val="nil"/>
              <w:bottom w:val="single" w:sz="8" w:space="0" w:color="auto"/>
              <w:right w:val="nil"/>
            </w:tcBorders>
            <w:noWrap/>
            <w:vAlign w:val="bottom"/>
            <w:hideMark/>
          </w:tcPr>
          <w:p w14:paraId="2FECBD54"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41.633 (Â±5.305)</w:t>
            </w:r>
          </w:p>
        </w:tc>
        <w:tc>
          <w:tcPr>
            <w:tcW w:w="473" w:type="pct"/>
            <w:tcBorders>
              <w:top w:val="nil"/>
              <w:left w:val="nil"/>
              <w:bottom w:val="single" w:sz="8" w:space="0" w:color="auto"/>
              <w:right w:val="nil"/>
            </w:tcBorders>
            <w:noWrap/>
            <w:vAlign w:val="bottom"/>
            <w:hideMark/>
          </w:tcPr>
          <w:p w14:paraId="2828195B"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10.129 (Â±4.776)</w:t>
            </w:r>
          </w:p>
        </w:tc>
        <w:tc>
          <w:tcPr>
            <w:tcW w:w="368" w:type="pct"/>
            <w:tcBorders>
              <w:top w:val="nil"/>
              <w:left w:val="nil"/>
              <w:bottom w:val="single" w:sz="8" w:space="0" w:color="auto"/>
              <w:right w:val="nil"/>
            </w:tcBorders>
            <w:noWrap/>
            <w:vAlign w:val="bottom"/>
            <w:hideMark/>
          </w:tcPr>
          <w:p w14:paraId="256189BB" w14:textId="77777777" w:rsidR="00BD4C5A" w:rsidRPr="00BD4C5A" w:rsidRDefault="00BD4C5A" w:rsidP="00BD4C5A">
            <w:pPr>
              <w:spacing w:after="0" w:line="240" w:lineRule="auto"/>
              <w:ind w:firstLine="0"/>
              <w:jc w:val="left"/>
              <w:rPr>
                <w:rFonts w:ascii="Aptos Narrow" w:eastAsia="Times New Roman" w:hAnsi="Aptos Narrow" w:cs="Times New Roman"/>
                <w:color w:val="000000"/>
                <w:kern w:val="0"/>
                <w:sz w:val="22"/>
                <w:lang w:eastAsia="es-MX"/>
                <w14:ligatures w14:val="none"/>
              </w:rPr>
            </w:pPr>
            <w:r w:rsidRPr="00BD4C5A">
              <w:rPr>
                <w:rFonts w:ascii="Aptos Narrow" w:eastAsia="Times New Roman" w:hAnsi="Aptos Narrow" w:cs="Times New Roman"/>
                <w:color w:val="000000"/>
                <w:kern w:val="0"/>
                <w:sz w:val="22"/>
                <w:lang w:eastAsia="es-MX"/>
                <w14:ligatures w14:val="none"/>
              </w:rPr>
              <w:t>0.612 (Â±0.184)</w:t>
            </w:r>
          </w:p>
        </w:tc>
      </w:tr>
    </w:tbl>
    <w:p w14:paraId="3B1F6BB8" w14:textId="77777777" w:rsidR="00BD4C5A" w:rsidRDefault="00BD4C5A" w:rsidP="00BD4C5A">
      <w:pPr>
        <w:pStyle w:val="CuerpoLA"/>
      </w:pPr>
    </w:p>
    <w:p w14:paraId="5478CECE" w14:textId="4D1C101A" w:rsidR="00BD4C5A" w:rsidRDefault="00BD4C5A" w:rsidP="00BD4C5A">
      <w:pPr>
        <w:pStyle w:val="T2"/>
        <w:rPr>
          <w:lang w:eastAsia="es-MX"/>
        </w:rPr>
      </w:pPr>
      <w:r w:rsidRPr="00BD4C5A">
        <w:rPr>
          <w:lang w:eastAsia="es-MX"/>
        </w:rPr>
        <w:t>Análisis de Robustez y Contribución Sinérgica de las Variables</w:t>
      </w:r>
    </w:p>
    <w:p w14:paraId="7D705376" w14:textId="77777777" w:rsidR="00BD4C5A" w:rsidRPr="00BD4C5A" w:rsidRDefault="00BD4C5A" w:rsidP="00BD4C5A">
      <w:pPr>
        <w:pStyle w:val="CuerpoLA"/>
      </w:pPr>
      <w:r w:rsidRPr="00BD4C5A">
        <w:t>Para evaluar la importancia relativa de las variables en el modelo, se realizó un análisis de sensibilidad comparando el rendimiento del modelo completo (4 variables de entrada) con un modelo reducido (2 variables de entrada), que excluía las variables cardiovasculares (</w:t>
      </w:r>
      <w:proofErr w:type="spellStart"/>
      <w:r w:rsidRPr="00BD4C5A">
        <w:t>HRV_SDNN</w:t>
      </w:r>
      <w:proofErr w:type="spellEnd"/>
      <w:r w:rsidRPr="00BD4C5A">
        <w:t xml:space="preserve"> y </w:t>
      </w:r>
      <w:proofErr w:type="spellStart"/>
      <w:r w:rsidRPr="00BD4C5A">
        <w:t>Delta_cardiaco</w:t>
      </w:r>
      <w:proofErr w:type="spellEnd"/>
      <w:r w:rsidRPr="00BD4C5A">
        <w:t>).</w:t>
      </w:r>
    </w:p>
    <w:p w14:paraId="593EE0DC" w14:textId="77777777" w:rsidR="00BD4C5A" w:rsidRPr="00BD4C5A" w:rsidRDefault="00BD4C5A" w:rsidP="00BD4C5A">
      <w:pPr>
        <w:pStyle w:val="CuerpoLA"/>
      </w:pPr>
      <w:r w:rsidRPr="00BD4C5A">
        <w:t>El resultado reveló un hallazgo contraintuitivo y fundamental: la exclusión de las variables cardiovasculares provocó un colapso del rendimiento del modelo, con una caída del 50% en el F1-Score (de 0.840 a 0.420).</w:t>
      </w:r>
    </w:p>
    <w:p w14:paraId="633DE937" w14:textId="66D49D9A" w:rsidR="00BD4C5A" w:rsidRDefault="00BD4C5A" w:rsidP="00BD4C5A">
      <w:pPr>
        <w:pStyle w:val="Parrafos"/>
        <w:rPr>
          <w:lang w:eastAsia="es-MX"/>
        </w:rPr>
      </w:pPr>
      <w:r>
        <w:rPr>
          <w:noProof/>
          <w:lang w:eastAsia="es-MX"/>
        </w:rPr>
        <w:lastRenderedPageBreak/>
        <w:drawing>
          <wp:inline distT="0" distB="0" distL="0" distR="0" wp14:anchorId="1D7C2203" wp14:editId="0505F69D">
            <wp:extent cx="5609590" cy="3242310"/>
            <wp:effectExtent l="0" t="0" r="0" b="0"/>
            <wp:docPr id="11466510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09590" cy="3242310"/>
                    </a:xfrm>
                    <a:prstGeom prst="rect">
                      <a:avLst/>
                    </a:prstGeom>
                    <a:noFill/>
                    <a:ln>
                      <a:noFill/>
                    </a:ln>
                  </pic:spPr>
                </pic:pic>
              </a:graphicData>
            </a:graphic>
          </wp:inline>
        </w:drawing>
      </w:r>
    </w:p>
    <w:p w14:paraId="1DB8E4C4" w14:textId="2110F352" w:rsidR="00885392" w:rsidRPr="00BD4C5A" w:rsidRDefault="00BD4C5A" w:rsidP="00BD4C5A">
      <w:pPr>
        <w:pStyle w:val="CuerpoLA"/>
      </w:pPr>
      <w:r w:rsidRPr="00BD4C5A">
        <w:t xml:space="preserve">Este análisis demostró que, aunque la HRV_SDNN no era un discriminador potente a nivel </w:t>
      </w:r>
      <w:proofErr w:type="spellStart"/>
      <w:r w:rsidRPr="00BD4C5A">
        <w:t>univariado</w:t>
      </w:r>
      <w:proofErr w:type="spellEnd"/>
      <w:r w:rsidRPr="00BD4C5A">
        <w:t>, su inclusión en el sistema difuso es crítica. Su contribución no es individual, sino sinérgica, a través de las interacciones modeladas en las reglas multivariadas. Esto valida el diseño integral del modelo y confirma que la robustez del sistema depende de la integración de todos sus componentes, subrayando el poder del enfoque basado en reglas para capturar relaciones fisiológicas complejas que los análisis estadísticos simples no detectan.</w:t>
      </w:r>
      <w:r w:rsidR="00885392" w:rsidRPr="00BD4C5A">
        <w:br w:type="page"/>
      </w:r>
    </w:p>
    <w:p w14:paraId="3162CED9" w14:textId="51C1C0EC" w:rsidR="007F0216" w:rsidRDefault="00885392" w:rsidP="00885392">
      <w:pPr>
        <w:pStyle w:val="T2"/>
        <w:rPr>
          <w:lang w:eastAsia="es-MX"/>
        </w:rPr>
      </w:pPr>
      <w:r>
        <w:rPr>
          <w:lang w:eastAsia="es-MX"/>
        </w:rPr>
        <w:lastRenderedPageBreak/>
        <w:t xml:space="preserve">Tesis </w:t>
      </w:r>
    </w:p>
    <w:p w14:paraId="73B8E47A" w14:textId="64CC8485" w:rsidR="004B498E" w:rsidRDefault="004B498E" w:rsidP="004B498E">
      <w:pPr>
        <w:pStyle w:val="CuerpoLA"/>
      </w:pPr>
      <w:r>
        <w:t xml:space="preserve">La principal aportación de esta investigación es el desarrollo y la validación de un sistema experto, basado en lógica difusa, capaz de clasificar con alta fiabilidad (F1-Score = 0.840) los patrones de comportamiento sedentario semanal a partir de datos biométricos multivariados, longitudinales y recopilados en condiciones de vida libre. La constatación de la hipótesis de investigación se demuestra al confirmar que el modelo interpretable, fundamentado en reglas de conocimiento clínico, converge significativamente con una clasificación objetiva derivada de un análisis de conglomerados no supervisado. Fundamentalmente, el estudio revela que la robustez del sistema no reside en el poder discriminativo de variables aisladas, sino en la integración sinérgica de estas a través de las reglas difusas, demostrando que la interacción entre marcadores de actividad y cardiovasculares es crítica para una clasificación precisa, un hallazgo que subraya la superioridad de los modelos sistémicos sobre los análisis </w:t>
      </w:r>
      <w:proofErr w:type="spellStart"/>
      <w:r>
        <w:t>univariados</w:t>
      </w:r>
      <w:proofErr w:type="spellEnd"/>
      <w:r>
        <w:t xml:space="preserve"> tradicionales para la evaluación de comportamientos complejos en salud.</w:t>
      </w:r>
    </w:p>
    <w:p w14:paraId="1504CC91" w14:textId="77777777" w:rsidR="004B498E" w:rsidRDefault="004B498E">
      <w:pPr>
        <w:spacing w:line="259" w:lineRule="auto"/>
        <w:ind w:firstLine="0"/>
        <w:jc w:val="left"/>
        <w:rPr>
          <w:rFonts w:cs="Times New Roman"/>
          <w:szCs w:val="24"/>
          <w:lang w:eastAsia="es-MX"/>
        </w:rPr>
      </w:pPr>
      <w:r>
        <w:rPr>
          <w:lang w:eastAsia="es-MX"/>
        </w:rPr>
        <w:br w:type="page"/>
      </w:r>
    </w:p>
    <w:p w14:paraId="057140B8" w14:textId="6F9FF09F" w:rsidR="004B498E" w:rsidRDefault="004B498E" w:rsidP="004B498E">
      <w:pPr>
        <w:pStyle w:val="T2"/>
        <w:rPr>
          <w:lang w:eastAsia="es-MX"/>
        </w:rPr>
      </w:pPr>
      <w:r>
        <w:rPr>
          <w:lang w:eastAsia="es-MX"/>
        </w:rPr>
        <w:lastRenderedPageBreak/>
        <w:t xml:space="preserve">Diagrama de tesis </w:t>
      </w:r>
    </w:p>
    <w:p w14:paraId="5BFE70C7" w14:textId="67DA5C5C" w:rsidR="00EF270B" w:rsidRDefault="00EF270B" w:rsidP="004B498E">
      <w:pPr>
        <w:pStyle w:val="CuerpoLA"/>
      </w:pPr>
      <w:r>
        <w:rPr>
          <w:noProof/>
        </w:rPr>
        <w:drawing>
          <wp:inline distT="0" distB="0" distL="0" distR="0" wp14:anchorId="1D6F9F81" wp14:editId="7A3C3507">
            <wp:extent cx="5609590" cy="3152775"/>
            <wp:effectExtent l="0" t="0" r="0" b="9525"/>
            <wp:docPr id="376856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09590" cy="3152775"/>
                    </a:xfrm>
                    <a:prstGeom prst="rect">
                      <a:avLst/>
                    </a:prstGeom>
                    <a:noFill/>
                    <a:ln>
                      <a:noFill/>
                    </a:ln>
                  </pic:spPr>
                </pic:pic>
              </a:graphicData>
            </a:graphic>
          </wp:inline>
        </w:drawing>
      </w:r>
    </w:p>
    <w:p w14:paraId="3F16230B" w14:textId="77777777" w:rsidR="00EF270B" w:rsidRDefault="00EF270B">
      <w:pPr>
        <w:spacing w:line="259" w:lineRule="auto"/>
        <w:ind w:firstLine="0"/>
        <w:jc w:val="left"/>
        <w:rPr>
          <w:rFonts w:cs="Times New Roman"/>
          <w:szCs w:val="24"/>
          <w:lang w:eastAsia="es-MX"/>
        </w:rPr>
      </w:pPr>
      <w:r>
        <w:rPr>
          <w:lang w:eastAsia="es-MX"/>
        </w:rPr>
        <w:br w:type="page"/>
      </w:r>
    </w:p>
    <w:p w14:paraId="510FD7E5" w14:textId="4A2E9965" w:rsidR="004B498E" w:rsidRDefault="00EF270B" w:rsidP="00EF270B">
      <w:pPr>
        <w:pStyle w:val="T1"/>
        <w:rPr>
          <w:lang w:eastAsia="es-MX"/>
        </w:rPr>
      </w:pPr>
      <w:r>
        <w:rPr>
          <w:lang w:eastAsia="es-MX"/>
        </w:rPr>
        <w:lastRenderedPageBreak/>
        <w:t xml:space="preserve">Discusión </w:t>
      </w:r>
    </w:p>
    <w:p w14:paraId="264B6679" w14:textId="77777777" w:rsidR="00EF270B" w:rsidRPr="00EF270B" w:rsidRDefault="00EF270B" w:rsidP="00EF270B">
      <w:pPr>
        <w:pStyle w:val="CuerpoLA"/>
      </w:pPr>
      <w:r w:rsidRPr="00EF270B">
        <w:t>El propósito de esta investigación fue desarrollar y validar un modelo capaz de clasificar el comportamiento sedentario a partir de datos biométricos multivariados, obtenidos en condiciones de vida libre. El hallazgo principal de este estudio es que un sistema de inferencia difusa, basado en conocimiento experto, logró clasificar los patrones de sedentarismo semanal con una alta concordancia (F1-Score = 0.840) con una verdad operativa derivada empíricamente de un análisis de conglomerados. Este resultado no solo valida la arquitectura del modelo, sino que también subraya la viabilidad de utilizar sistemas interpretables para evaluar comportamientos complejos en salud, cerrando la brecha entre la riqueza de los datos de dispositivos portátiles y la necesidad de una evaluación clínica comprensible.</w:t>
      </w:r>
    </w:p>
    <w:p w14:paraId="35A70587" w14:textId="77777777" w:rsidR="00EF270B" w:rsidRPr="00EF270B" w:rsidRDefault="00EF270B" w:rsidP="00EF270B">
      <w:pPr>
        <w:pStyle w:val="CuerpoLA"/>
      </w:pPr>
      <w:r w:rsidRPr="00EF270B">
        <w:t>La alta sensibilidad del modelo (</w:t>
      </w:r>
      <w:proofErr w:type="spellStart"/>
      <w:r w:rsidRPr="00EF270B">
        <w:t>Recall</w:t>
      </w:r>
      <w:proofErr w:type="spellEnd"/>
      <w:r w:rsidRPr="00EF270B">
        <w:t xml:space="preserve"> = 97.6%) es particularmente notable desde una perspectiva de salud pública. Al minimizar los falsos negativos, el sistema funciona como una herramienta de cribado eficaz, priorizando la identificación de casi todas las semanas de comportamiento sedentario de alto riesgo. Aunque esto se consigue a expensas de una precisión moderada (73.7%), este es un compromiso metodológico deliberado y deseable en un contexto de prevención, donde es preferible </w:t>
      </w:r>
      <w:proofErr w:type="spellStart"/>
      <w:r w:rsidRPr="00EF270B">
        <w:t>sobre-alertar</w:t>
      </w:r>
      <w:proofErr w:type="spellEnd"/>
      <w:r w:rsidRPr="00EF270B">
        <w:t xml:space="preserve"> para una posterior evaluación detallada que pasar por alto a un individuo en riesgo.</w:t>
      </w:r>
    </w:p>
    <w:p w14:paraId="638BD027" w14:textId="77777777" w:rsidR="00EF270B" w:rsidRPr="00EF270B" w:rsidRDefault="00EF270B" w:rsidP="00EF270B">
      <w:pPr>
        <w:pStyle w:val="T2"/>
        <w:rPr>
          <w:lang w:eastAsia="es-MX"/>
        </w:rPr>
      </w:pPr>
      <w:r w:rsidRPr="00EF270B">
        <w:rPr>
          <w:lang w:eastAsia="es-MX"/>
        </w:rPr>
        <w:t xml:space="preserve">La Contribución Sinérgica de las Variables Cardiovasculares: Más Allá del Análisis </w:t>
      </w:r>
      <w:proofErr w:type="spellStart"/>
      <w:r w:rsidRPr="00EF270B">
        <w:rPr>
          <w:lang w:eastAsia="es-MX"/>
        </w:rPr>
        <w:t>Univariado</w:t>
      </w:r>
      <w:proofErr w:type="spellEnd"/>
    </w:p>
    <w:p w14:paraId="05BD4648" w14:textId="77777777" w:rsidR="00EF270B" w:rsidRPr="00EF270B" w:rsidRDefault="00EF270B" w:rsidP="00EF270B">
      <w:pPr>
        <w:pStyle w:val="CuerpoLA"/>
      </w:pPr>
      <w:r w:rsidRPr="00EF270B">
        <w:t xml:space="preserve">El descubrimiento más significativo de esta tesis emergió del análisis de robustez del modelo. Un análisis estadístico </w:t>
      </w:r>
      <w:proofErr w:type="spellStart"/>
      <w:r w:rsidRPr="00EF270B">
        <w:t>univariado</w:t>
      </w:r>
      <w:proofErr w:type="spellEnd"/>
      <w:r w:rsidRPr="00EF270B">
        <w:t xml:space="preserve"> inicial reveló que, de las cuatro variables de entrada, solo la Actividad Relativa y el Superávit Calórico Basal discriminaban fuertemente entre los conglomerados de "Alto" y "Bajo" sedentarismo. Sorprendentemente, la Variabilidad de la Frecuencia Cardíaca (HRV_SDNN) no mostró una diferencia estadísticamente significativa (p = 0.562) entre ambos grupos, sugiriendo que, de forma aislada, era un predictor débil.</w:t>
      </w:r>
    </w:p>
    <w:p w14:paraId="493DF107" w14:textId="77777777" w:rsidR="00EF270B" w:rsidRPr="00EF270B" w:rsidRDefault="00EF270B" w:rsidP="00EF270B">
      <w:pPr>
        <w:pStyle w:val="CuerpoLA"/>
      </w:pPr>
      <w:r w:rsidRPr="00EF270B">
        <w:t>Este hallazgo generó una paradoja metodológica al realizar el análisis de sensibilidad: al eliminar las variables cardiovasculares (</w:t>
      </w:r>
      <w:proofErr w:type="spellStart"/>
      <w:r w:rsidRPr="00EF270B">
        <w:t>HRV_SDNN</w:t>
      </w:r>
      <w:proofErr w:type="spellEnd"/>
      <w:r w:rsidRPr="00EF270B">
        <w:t xml:space="preserve"> y </w:t>
      </w:r>
      <w:proofErr w:type="spellStart"/>
      <w:r w:rsidRPr="00EF270B">
        <w:t>Delta_cardiaco</w:t>
      </w:r>
      <w:proofErr w:type="spellEnd"/>
      <w:r w:rsidRPr="00EF270B">
        <w:t xml:space="preserve">) y </w:t>
      </w:r>
      <w:proofErr w:type="spellStart"/>
      <w:r w:rsidRPr="00EF270B">
        <w:t>re-evaluar</w:t>
      </w:r>
      <w:proofErr w:type="spellEnd"/>
      <w:r w:rsidRPr="00EF270B">
        <w:t xml:space="preserve"> un </w:t>
      </w:r>
      <w:r w:rsidRPr="00EF270B">
        <w:lastRenderedPageBreak/>
        <w:t xml:space="preserve">modelo reducido, el rendimiento del sistema colapsó, con una caída del 50% en el F1-Score (de 0.840 a 0.420). Esta aparente contradicción es, de hecho, la validación más potente del enfoque sistémico. Demuestra que el valor de las variables cardiovasculares no reside en su capacidad predictiva individual, sino en su contribución sinérgica dentro de las reglas difusas multivariadas. El sistema de inferencia no actúa como una suma lineal de predictores, sino que modela interacciones complejas. Por ejemplo, la regla R3 ("SI VFC es Baja Y Delta Cardiaco es Bajo, ENTONCES Sedentarismo es Alto") identifica un perfil de </w:t>
      </w:r>
      <w:proofErr w:type="spellStart"/>
      <w:r w:rsidRPr="00EF270B">
        <w:t>desacondicionamiento</w:t>
      </w:r>
      <w:proofErr w:type="spellEnd"/>
      <w:r w:rsidRPr="00EF270B">
        <w:t xml:space="preserve"> fisiológico que un análisis </w:t>
      </w:r>
      <w:proofErr w:type="spellStart"/>
      <w:r w:rsidRPr="00EF270B">
        <w:t>univariado</w:t>
      </w:r>
      <w:proofErr w:type="spellEnd"/>
      <w:r w:rsidRPr="00EF270B">
        <w:t xml:space="preserve"> es incapaz de detectar. Este hallazgo prueba que la fortaleza del modelo reside en su capacidad para integrar y contextualizar biomarcadores, extrayendo información de sus interacciones, lo cual representa una ventaja fundamental sobre los modelos estadísticos tradicionales y los enfoques de "caja negra".</w:t>
      </w:r>
    </w:p>
    <w:p w14:paraId="68546E36" w14:textId="77777777" w:rsidR="00EF270B" w:rsidRPr="00EF270B" w:rsidRDefault="00EF270B" w:rsidP="00EF270B">
      <w:pPr>
        <w:pStyle w:val="T2"/>
        <w:rPr>
          <w:lang w:eastAsia="es-MX"/>
        </w:rPr>
      </w:pPr>
      <w:r w:rsidRPr="00EF270B">
        <w:rPr>
          <w:lang w:eastAsia="es-MX"/>
        </w:rPr>
        <w:t>Comparación con la Literatura y Aportaciones al Campo</w:t>
      </w:r>
    </w:p>
    <w:p w14:paraId="0A14F133" w14:textId="77777777" w:rsidR="00EF270B" w:rsidRPr="00EF270B" w:rsidRDefault="00EF270B" w:rsidP="00EF270B">
      <w:pPr>
        <w:pStyle w:val="CuerpoLA"/>
      </w:pPr>
      <w:r w:rsidRPr="00EF270B">
        <w:t xml:space="preserve">La literatura actual sobre la monitorización del sedentarismo se polariza entre el uso de cuestionarios subjetivos a gran escala y mediciones de laboratorio </w:t>
      </w:r>
      <w:proofErr w:type="gramStart"/>
      <w:r w:rsidRPr="00EF270B">
        <w:t>precisas</w:t>
      </w:r>
      <w:proofErr w:type="gramEnd"/>
      <w:r w:rsidRPr="00EF270B">
        <w:t xml:space="preserve"> pero en entornos artificiales. Este trabajo se posiciona en la brecha existente, utilizando datos longitudinales y multianuales recopilados en condiciones de vida libre (enfoque BYOD), lo que aumenta su validez ecológica. A diferencia de muchos modelos de aprendizaje automático que priorizan la precisión a costa de la interpretabilidad, nuestro sistema basado en lógica difusa es inherentemente transparente. Cada clasificación puede ser auditada y descompuesta en las reglas que la generaron, un requisito indispensable para su adopción en la práctica clínica. La demostración de la sinergia de los biomarcadores es una contribución clave, ya que la mayoría de los estudios tienden a analizar la relación de variables como la VFC con la actividad física de forma aislada, perdiendo la riqueza de sus interacciones.</w:t>
      </w:r>
    </w:p>
    <w:p w14:paraId="6075F45D" w14:textId="77777777" w:rsidR="00EF270B" w:rsidRPr="00EF270B" w:rsidRDefault="00EF270B" w:rsidP="00EF270B">
      <w:pPr>
        <w:pStyle w:val="T2"/>
        <w:rPr>
          <w:lang w:eastAsia="es-MX"/>
        </w:rPr>
      </w:pPr>
      <w:r w:rsidRPr="00EF270B">
        <w:rPr>
          <w:lang w:eastAsia="es-MX"/>
        </w:rPr>
        <w:t>Fortalezas del Estudio</w:t>
      </w:r>
    </w:p>
    <w:p w14:paraId="282C6E86" w14:textId="77777777" w:rsidR="00EF270B" w:rsidRPr="00EF270B" w:rsidRDefault="00EF270B" w:rsidP="00EF270B">
      <w:pPr>
        <w:pStyle w:val="CuerpoLA"/>
      </w:pPr>
      <w:r w:rsidRPr="00EF270B">
        <w:t>La principal fortaleza de esta investigación radica en su rigor metodológico. La estrategia de validación por concordancia entre un método empírico (</w:t>
      </w:r>
      <w:proofErr w:type="spellStart"/>
      <w:r w:rsidRPr="00EF270B">
        <w:t>clustering</w:t>
      </w:r>
      <w:proofErr w:type="spellEnd"/>
      <w:r w:rsidRPr="00EF270B">
        <w:t xml:space="preserve">) y uno experto (lógica difusa) proporciona una validación cruzada robusta sin depender de una verdad fundamental clínica predefinida. En segundo lugar, el uso de datos longitudinales multianuales permitió analizar patrones estables y reducir el impacto de la variabilidad diaria. </w:t>
      </w:r>
      <w:r w:rsidRPr="00EF270B">
        <w:lastRenderedPageBreak/>
        <w:t>Tercero, la ingeniería de características, con la creación de las variables Actividad Relativa y Superávit Calórico Basal, representa una aportación metodológica significativa al permitir una comparación justa y fisiológicamente normalizada entre individuos. Finalmente, la interpretabilidad del modelo es su mayor activo, permitiendo que sus resultados sean comprensibles y accionables para profesionales de la salud.</w:t>
      </w:r>
    </w:p>
    <w:p w14:paraId="4B98E33F" w14:textId="77777777" w:rsidR="00EF270B" w:rsidRPr="00EF270B" w:rsidRDefault="00EF270B" w:rsidP="00EF270B">
      <w:pPr>
        <w:pStyle w:val="T2"/>
        <w:rPr>
          <w:lang w:eastAsia="es-MX"/>
        </w:rPr>
      </w:pPr>
      <w:r w:rsidRPr="00EF270B">
        <w:rPr>
          <w:lang w:eastAsia="es-MX"/>
        </w:rPr>
        <w:t>Limitaciones y Direcciones Futuras</w:t>
      </w:r>
    </w:p>
    <w:p w14:paraId="4352B630" w14:textId="77777777" w:rsidR="00EF270B" w:rsidRPr="00EF270B" w:rsidRDefault="00EF270B" w:rsidP="00EF270B">
      <w:pPr>
        <w:pStyle w:val="CuerpoLA"/>
      </w:pPr>
      <w:r w:rsidRPr="00EF270B">
        <w:t xml:space="preserve">A pesar de sus fortalezas, el estudio presenta limitaciones que abren avenidas para futuras investigaciones. La cohorte, compuesta por 10 participantes, es pequeña y relativamente homogénea, lo que limita la generalización de los hallazgos. Es imperativo validar el modelo en poblaciones más grandes y diversas. En segundo lugar, la "verdad operativa" derivada del </w:t>
      </w:r>
      <w:proofErr w:type="spellStart"/>
      <w:r w:rsidRPr="00EF270B">
        <w:t>clustering</w:t>
      </w:r>
      <w:proofErr w:type="spellEnd"/>
      <w:r w:rsidRPr="00EF270B">
        <w:t>, aunque objetiva, no es un estándar de oro clínico. Futuros estudios deberían buscar validar las clasificaciones del modelo contra resultados clínicos directos, como marcadores metabólicos o eventos cardiovasculares.</w:t>
      </w:r>
    </w:p>
    <w:p w14:paraId="57242228" w14:textId="467CA0FC" w:rsidR="00EF270B" w:rsidRDefault="00EF270B" w:rsidP="00EF270B">
      <w:pPr>
        <w:pStyle w:val="CuerpoLA"/>
      </w:pPr>
      <w:r w:rsidRPr="00EF270B">
        <w:t>La heterogeneidad en el rendimiento del modelo entre los participantes también es una limitación y un área de oportunidad. Sugiere que un enfoque "talla única" puede ser insuficiente, y que la personalización del modelo ya sea ajustando los umbrales o las propias funciones de membresía a las características de cada individuo, podría mejorar significativamente su precisión. Finalmente, el modelo actual podría enriquecerse integrando flujos de datos adicionales disponibles en dispositivos portátiles, como la calidad del sueño o los niveles de estrés, para construir una evaluación aún más holística del estado de salud del individuo.</w:t>
      </w:r>
    </w:p>
    <w:p w14:paraId="3638ABB4" w14:textId="77777777" w:rsidR="00EF270B" w:rsidRDefault="00EF270B">
      <w:pPr>
        <w:spacing w:line="259" w:lineRule="auto"/>
        <w:ind w:firstLine="0"/>
        <w:jc w:val="left"/>
        <w:rPr>
          <w:rFonts w:cs="Times New Roman"/>
          <w:szCs w:val="24"/>
          <w:lang w:eastAsia="es-MX"/>
        </w:rPr>
      </w:pPr>
      <w:r>
        <w:rPr>
          <w:lang w:eastAsia="es-MX"/>
        </w:rPr>
        <w:br w:type="page"/>
      </w:r>
    </w:p>
    <w:p w14:paraId="44BD36D0" w14:textId="77777777" w:rsidR="005413FE" w:rsidRPr="005413FE" w:rsidRDefault="005413FE" w:rsidP="005413FE">
      <w:pPr>
        <w:pStyle w:val="T1"/>
        <w:rPr>
          <w:lang w:eastAsia="es-MX"/>
        </w:rPr>
      </w:pPr>
      <w:r w:rsidRPr="005413FE">
        <w:rPr>
          <w:lang w:eastAsia="es-MX"/>
        </w:rPr>
        <w:lastRenderedPageBreak/>
        <w:t>Conclusiones</w:t>
      </w:r>
    </w:p>
    <w:p w14:paraId="29ECAF51" w14:textId="77777777" w:rsidR="005413FE" w:rsidRPr="005413FE" w:rsidRDefault="005413FE" w:rsidP="005413FE">
      <w:pPr>
        <w:pStyle w:val="CuerpoLA"/>
      </w:pPr>
      <w:r w:rsidRPr="005413FE">
        <w:t>Se ha demostrado que es factible desarrollar un modelo basado en lógica difusa para clasificar de manera fiable el comportamiento sedentario semanal, utilizando exclusivamente datos biométricos multivariados recopilados en condiciones de vida libre por dispositivos de consumo. El sistema de inferencia difusa propuesto respondió afirmativamente a la pregunta de investigación al alcanzar una alta concordancia (F1-Score = 0.840) con una clasificación objetiva y empírica derivada de un análisis de conglomerados, validando así su arquitectura y su capacidad para representar patrones de comportamiento reales.</w:t>
      </w:r>
    </w:p>
    <w:p w14:paraId="780E8386" w14:textId="77777777" w:rsidR="005413FE" w:rsidRPr="005413FE" w:rsidRDefault="005413FE" w:rsidP="005413FE">
      <w:pPr>
        <w:pStyle w:val="CuerpoLA"/>
      </w:pPr>
      <w:r w:rsidRPr="005413FE">
        <w:t xml:space="preserve">La principal contribución científica de esta tesis es la demostración empírica del poder de los sistemas expertos para modelar la sinergia entre biomarcadores. Se identificó una paradoja metodológica donde variables individualmente débiles para discriminar el comportamiento (como la Variabilidad de la Frecuencia Cardíaca) resultaron ser indispensables para el rendimiento óptimo del modelo multivariado. Este hallazgo prueba que la fortaleza del sistema no reside en la suma de sus partes, sino en su capacidad para interpretar las interacciones complejas entre la actividad física y las respuestas cardiovasculares, una capacidad que los análisis estadísticos </w:t>
      </w:r>
      <w:proofErr w:type="spellStart"/>
      <w:r w:rsidRPr="005413FE">
        <w:t>univariados</w:t>
      </w:r>
      <w:proofErr w:type="spellEnd"/>
      <w:r w:rsidRPr="005413FE">
        <w:t xml:space="preserve"> no logran capturar.</w:t>
      </w:r>
    </w:p>
    <w:p w14:paraId="5FD8A85C" w14:textId="77777777" w:rsidR="005413FE" w:rsidRPr="005413FE" w:rsidRDefault="005413FE" w:rsidP="005413FE">
      <w:pPr>
        <w:pStyle w:val="CuerpoLA"/>
      </w:pPr>
      <w:r w:rsidRPr="005413FE">
        <w:t>Metodológicamente, este trabajo aporta una estrategia de validación robusta para sistemas de clasificación en salud cuando no se dispone de un estándar de oro clínico, basada en la convergencia de un enfoque empírico (descubrimiento de patrones no supervisado) y uno experto (reglas basadas en conocimiento). Asimismo, la ingeniería de las variables Actividad Relativa y Superávit Calórico Basal se presenta como una solución eficaz para la normalización fisiológica de datos de dispositivos portátiles, permitiendo comparaciones más equitativas entre individuos.</w:t>
      </w:r>
    </w:p>
    <w:p w14:paraId="259B00DB" w14:textId="5825CB8D" w:rsidR="00EF270B" w:rsidRPr="00EF270B" w:rsidRDefault="005413FE" w:rsidP="00EF270B">
      <w:pPr>
        <w:pStyle w:val="CuerpoLA"/>
      </w:pPr>
      <w:r w:rsidRPr="005413FE">
        <w:t>En conclusión, esta investigación no solo entrega un modelo de clasificación interpretable y de alto rendimiento, sino que también establece un precedente metodológico para el análisis de datos de salud en condiciones de vida libre. El sistema desarrollado tiene el potencial de servir como una herramienta de cribado para la identificación temprana de patrones de comportamiento sedentario de riesgo, sentando las bases para futuras investigaciones orientadas hacia la personalización de modelos y la prevención en la salud digital.</w:t>
      </w:r>
    </w:p>
    <w:p w14:paraId="7145CA24" w14:textId="6F10D3BA" w:rsidR="00007BF0" w:rsidRPr="00B65BE0" w:rsidRDefault="00421098" w:rsidP="00AF1871">
      <w:pPr>
        <w:pStyle w:val="T1"/>
        <w:jc w:val="left"/>
      </w:pPr>
      <w:bookmarkStart w:id="158" w:name="_Toc152241318"/>
      <w:bookmarkStart w:id="159" w:name="_Toc167828675"/>
      <w:bookmarkStart w:id="160" w:name="_Toc207041659"/>
      <w:r w:rsidRPr="00B65BE0">
        <w:lastRenderedPageBreak/>
        <w:t>Referencias</w:t>
      </w:r>
      <w:bookmarkEnd w:id="158"/>
      <w:bookmarkEnd w:id="159"/>
      <w:r w:rsidRPr="00B65BE0">
        <w:t xml:space="preserve"> Bibliográficas</w:t>
      </w:r>
      <w:bookmarkEnd w:id="160"/>
    </w:p>
    <w:sdt>
      <w:sdtPr>
        <w:rPr>
          <w:rFonts w:ascii="Arial" w:hAnsi="Arial" w:cs="Arial"/>
        </w:rPr>
        <w:tag w:val="MENDELEY_BIBLIOGRAPHY"/>
        <w:id w:val="-1798435184"/>
        <w:placeholder>
          <w:docPart w:val="DefaultPlaceholder_-1854013440"/>
        </w:placeholder>
      </w:sdtPr>
      <w:sdtContent>
        <w:p w14:paraId="4FEE92F6" w14:textId="77777777" w:rsidR="00D96C69" w:rsidRDefault="00D96C69">
          <w:pPr>
            <w:autoSpaceDE w:val="0"/>
            <w:autoSpaceDN w:val="0"/>
            <w:ind w:hanging="480"/>
            <w:divId w:val="354963241"/>
            <w:rPr>
              <w:rFonts w:eastAsia="Times New Roman"/>
              <w:kern w:val="0"/>
              <w:szCs w:val="24"/>
              <w14:ligatures w14:val="none"/>
            </w:rPr>
          </w:pPr>
          <w:r>
            <w:rPr>
              <w:rFonts w:eastAsia="Times New Roman"/>
            </w:rPr>
            <w:t>75.</w:t>
          </w:r>
          <w:r>
            <w:rPr>
              <w:rFonts w:eastAsia="Times New Roman"/>
              <w:vertAlign w:val="superscript"/>
            </w:rPr>
            <w:t>a</w:t>
          </w:r>
          <w:r>
            <w:rPr>
              <w:rFonts w:eastAsia="Times New Roman"/>
            </w:rPr>
            <w:t xml:space="preserve"> ASAMBLEA MUNDIAL DE LA SALUD. (2022, abril 27). </w:t>
          </w:r>
          <w:r>
            <w:rPr>
              <w:rFonts w:eastAsia="Times New Roman"/>
              <w:i/>
              <w:iCs/>
            </w:rPr>
            <w:t>Plan de aceleración del apoyo a los Estados Miembros en lo que respecta a la aplicación de las recomendaciones para la prevención y la gestión de la obesidad a lo largo de la vida</w:t>
          </w:r>
          <w:r>
            <w:rPr>
              <w:rFonts w:eastAsia="Times New Roman"/>
            </w:rPr>
            <w:t>. https://www.who.int/news-room/facts-in-pictures/detail/6-facts-on-obesity</w:t>
          </w:r>
        </w:p>
        <w:p w14:paraId="0E88B49F" w14:textId="77777777" w:rsidR="00D96C69" w:rsidRDefault="00D96C69">
          <w:pPr>
            <w:autoSpaceDE w:val="0"/>
            <w:autoSpaceDN w:val="0"/>
            <w:ind w:hanging="480"/>
            <w:divId w:val="1652367704"/>
            <w:rPr>
              <w:rFonts w:eastAsia="Times New Roman"/>
            </w:rPr>
          </w:pPr>
          <w:r>
            <w:rPr>
              <w:rFonts w:eastAsia="Times New Roman"/>
            </w:rPr>
            <w:t xml:space="preserve">Abellán, J., Pilar Sainz de Baranda </w:t>
          </w:r>
          <w:proofErr w:type="spellStart"/>
          <w:r>
            <w:rPr>
              <w:rFonts w:eastAsia="Times New Roman"/>
            </w:rPr>
            <w:t>Anduja</w:t>
          </w:r>
          <w:proofErr w:type="spellEnd"/>
          <w:r>
            <w:rPr>
              <w:rFonts w:eastAsia="Times New Roman"/>
            </w:rPr>
            <w:t xml:space="preserve">, &amp; Enrique J. Ortín </w:t>
          </w:r>
          <w:proofErr w:type="spellStart"/>
          <w:r>
            <w:rPr>
              <w:rFonts w:eastAsia="Times New Roman"/>
            </w:rPr>
            <w:t>Ortín</w:t>
          </w:r>
          <w:proofErr w:type="spellEnd"/>
          <w:r>
            <w:rPr>
              <w:rFonts w:eastAsia="Times New Roman"/>
            </w:rPr>
            <w:t xml:space="preserve">. (2014). GUÍA PARA LA PRESCRIPCIÓN DEL EJERCICIO FÍSICO EN PACIENTES CON RIESGO CARDIOVASCULAR. </w:t>
          </w:r>
          <w:r>
            <w:rPr>
              <w:rFonts w:eastAsia="Times New Roman"/>
              <w:i/>
              <w:iCs/>
            </w:rPr>
            <w:t>SEH - LELHA</w:t>
          </w:r>
          <w:r>
            <w:rPr>
              <w:rFonts w:eastAsia="Times New Roman"/>
            </w:rPr>
            <w:t>, 278.</w:t>
          </w:r>
        </w:p>
        <w:p w14:paraId="2D85F5A7" w14:textId="77777777" w:rsidR="00D96C69" w:rsidRPr="00D96C69" w:rsidRDefault="00D96C69">
          <w:pPr>
            <w:autoSpaceDE w:val="0"/>
            <w:autoSpaceDN w:val="0"/>
            <w:ind w:hanging="480"/>
            <w:divId w:val="26832905"/>
            <w:rPr>
              <w:rFonts w:eastAsia="Times New Roman"/>
              <w:lang w:val="en-US"/>
            </w:rPr>
          </w:pPr>
          <w:proofErr w:type="spellStart"/>
          <w:r>
            <w:rPr>
              <w:rFonts w:eastAsia="Times New Roman"/>
            </w:rPr>
            <w:t>Ahmadi</w:t>
          </w:r>
          <w:proofErr w:type="spellEnd"/>
          <w:r>
            <w:rPr>
              <w:rFonts w:eastAsia="Times New Roman"/>
            </w:rPr>
            <w:t xml:space="preserve">, H., </w:t>
          </w:r>
          <w:proofErr w:type="spellStart"/>
          <w:r>
            <w:rPr>
              <w:rFonts w:eastAsia="Times New Roman"/>
            </w:rPr>
            <w:t>Gholamzadeh</w:t>
          </w:r>
          <w:proofErr w:type="spellEnd"/>
          <w:r>
            <w:rPr>
              <w:rFonts w:eastAsia="Times New Roman"/>
            </w:rPr>
            <w:t xml:space="preserve">, M., </w:t>
          </w:r>
          <w:proofErr w:type="spellStart"/>
          <w:r>
            <w:rPr>
              <w:rFonts w:eastAsia="Times New Roman"/>
            </w:rPr>
            <w:t>Shahmoradi</w:t>
          </w:r>
          <w:proofErr w:type="spellEnd"/>
          <w:r>
            <w:rPr>
              <w:rFonts w:eastAsia="Times New Roman"/>
            </w:rPr>
            <w:t xml:space="preserve">, L., </w:t>
          </w:r>
          <w:proofErr w:type="spellStart"/>
          <w:r>
            <w:rPr>
              <w:rFonts w:eastAsia="Times New Roman"/>
            </w:rPr>
            <w:t>Nilashi</w:t>
          </w:r>
          <w:proofErr w:type="spellEnd"/>
          <w:r>
            <w:rPr>
              <w:rFonts w:eastAsia="Times New Roman"/>
            </w:rPr>
            <w:t xml:space="preserve">, M., &amp; </w:t>
          </w:r>
          <w:proofErr w:type="spellStart"/>
          <w:r>
            <w:rPr>
              <w:rFonts w:eastAsia="Times New Roman"/>
            </w:rPr>
            <w:t>Rashvand</w:t>
          </w:r>
          <w:proofErr w:type="spellEnd"/>
          <w:r>
            <w:rPr>
              <w:rFonts w:eastAsia="Times New Roman"/>
            </w:rPr>
            <w:t xml:space="preserve">, P. (2018). </w:t>
          </w:r>
          <w:r w:rsidRPr="00D96C69">
            <w:rPr>
              <w:rFonts w:eastAsia="Times New Roman"/>
              <w:lang w:val="en-US"/>
            </w:rPr>
            <w:t xml:space="preserve">Diseases diagnosis using fuzzy logic methods: A systematic and meta-analysis review. En </w:t>
          </w:r>
          <w:r w:rsidRPr="00D96C69">
            <w:rPr>
              <w:rFonts w:eastAsia="Times New Roman"/>
              <w:i/>
              <w:iCs/>
              <w:lang w:val="en-US"/>
            </w:rPr>
            <w:t>Computer Methods and Programs in Biomedicine</w:t>
          </w:r>
          <w:r w:rsidRPr="00D96C69">
            <w:rPr>
              <w:rFonts w:eastAsia="Times New Roman"/>
              <w:lang w:val="en-US"/>
            </w:rPr>
            <w:t xml:space="preserve"> (Vol. 161, pp. 145–172). Elsevier Ireland Ltd. https://doi.org/10.1016/j.cmpb.2018.04.013</w:t>
          </w:r>
        </w:p>
        <w:p w14:paraId="072DE2DC" w14:textId="77777777" w:rsidR="00D96C69" w:rsidRPr="00D96C69" w:rsidRDefault="00D96C69">
          <w:pPr>
            <w:autoSpaceDE w:val="0"/>
            <w:autoSpaceDN w:val="0"/>
            <w:ind w:hanging="480"/>
            <w:divId w:val="410469191"/>
            <w:rPr>
              <w:rFonts w:eastAsia="Times New Roman"/>
              <w:lang w:val="en-US"/>
            </w:rPr>
          </w:pPr>
          <w:r w:rsidRPr="00D96C69">
            <w:rPr>
              <w:rFonts w:eastAsia="Times New Roman"/>
              <w:lang w:val="en-US"/>
            </w:rPr>
            <w:t xml:space="preserve">Alam, T. M., Shaukat, K., Khelifi, A., Khan, W. A., Raza, H. M. E., Idrees, M., Luo, S., &amp; Hameed, I. A. (2022a). Disease diagnosis system using IoT empowered with fuzzy inference system. </w:t>
          </w:r>
          <w:r w:rsidRPr="00D96C69">
            <w:rPr>
              <w:rFonts w:eastAsia="Times New Roman"/>
              <w:i/>
              <w:iCs/>
              <w:lang w:val="en-US"/>
            </w:rPr>
            <w:t>Computers, Materials and Continua</w:t>
          </w:r>
          <w:r w:rsidRPr="00D96C69">
            <w:rPr>
              <w:rFonts w:eastAsia="Times New Roman"/>
              <w:lang w:val="en-US"/>
            </w:rPr>
            <w:t xml:space="preserve">, </w:t>
          </w:r>
          <w:r w:rsidRPr="00D96C69">
            <w:rPr>
              <w:rFonts w:eastAsia="Times New Roman"/>
              <w:i/>
              <w:iCs/>
              <w:lang w:val="en-US"/>
            </w:rPr>
            <w:t>70</w:t>
          </w:r>
          <w:r w:rsidRPr="00D96C69">
            <w:rPr>
              <w:rFonts w:eastAsia="Times New Roman"/>
              <w:lang w:val="en-US"/>
            </w:rPr>
            <w:t>(3), 5305–5319. https://doi.org/10.32604/cmc.2022.020344</w:t>
          </w:r>
        </w:p>
        <w:p w14:paraId="0664C793" w14:textId="77777777" w:rsidR="00D96C69" w:rsidRPr="00D96C69" w:rsidRDefault="00D96C69">
          <w:pPr>
            <w:autoSpaceDE w:val="0"/>
            <w:autoSpaceDN w:val="0"/>
            <w:ind w:hanging="480"/>
            <w:divId w:val="769011661"/>
            <w:rPr>
              <w:rFonts w:eastAsia="Times New Roman"/>
              <w:lang w:val="en-US"/>
            </w:rPr>
          </w:pPr>
          <w:r w:rsidRPr="00D96C69">
            <w:rPr>
              <w:rFonts w:eastAsia="Times New Roman"/>
              <w:lang w:val="en-US"/>
            </w:rPr>
            <w:t xml:space="preserve">Alam, T. M., Shaukat, K., Khelifi, A., Khan, W. A., Raza, H. M. E., Idrees, M., Luo, S., &amp; Hameed, I. A. (2022b). Disease diagnosis system using IoT empowered with fuzzy inference system. </w:t>
          </w:r>
          <w:r w:rsidRPr="00D96C69">
            <w:rPr>
              <w:rFonts w:eastAsia="Times New Roman"/>
              <w:i/>
              <w:iCs/>
              <w:lang w:val="en-US"/>
            </w:rPr>
            <w:t>Computers, Materials and Continua</w:t>
          </w:r>
          <w:r w:rsidRPr="00D96C69">
            <w:rPr>
              <w:rFonts w:eastAsia="Times New Roman"/>
              <w:lang w:val="en-US"/>
            </w:rPr>
            <w:t xml:space="preserve">, </w:t>
          </w:r>
          <w:r w:rsidRPr="00D96C69">
            <w:rPr>
              <w:rFonts w:eastAsia="Times New Roman"/>
              <w:i/>
              <w:iCs/>
              <w:lang w:val="en-US"/>
            </w:rPr>
            <w:t>70</w:t>
          </w:r>
          <w:r w:rsidRPr="00D96C69">
            <w:rPr>
              <w:rFonts w:eastAsia="Times New Roman"/>
              <w:lang w:val="en-US"/>
            </w:rPr>
            <w:t>(3), 5305–5319. https://doi.org/10.32604/cmc.2022.020344</w:t>
          </w:r>
        </w:p>
        <w:p w14:paraId="634907F9" w14:textId="77777777" w:rsidR="00D96C69" w:rsidRPr="00D96C69" w:rsidRDefault="00D96C69">
          <w:pPr>
            <w:autoSpaceDE w:val="0"/>
            <w:autoSpaceDN w:val="0"/>
            <w:ind w:hanging="480"/>
            <w:divId w:val="1323856396"/>
            <w:rPr>
              <w:rFonts w:eastAsia="Times New Roman"/>
              <w:lang w:val="en-US"/>
            </w:rPr>
          </w:pPr>
          <w:r w:rsidRPr="00D96C69">
            <w:rPr>
              <w:rFonts w:eastAsia="Times New Roman"/>
              <w:lang w:val="en-US"/>
            </w:rPr>
            <w:t xml:space="preserve">Álvarez, J. A., Cvetkovic, B., &amp; </w:t>
          </w:r>
          <w:proofErr w:type="spellStart"/>
          <w:r w:rsidRPr="00D96C69">
            <w:rPr>
              <w:rFonts w:eastAsia="Times New Roman"/>
              <w:lang w:val="en-US"/>
            </w:rPr>
            <w:t>Lustrek</w:t>
          </w:r>
          <w:proofErr w:type="spellEnd"/>
          <w:r w:rsidRPr="00D96C69">
            <w:rPr>
              <w:rFonts w:eastAsia="Times New Roman"/>
              <w:lang w:val="en-US"/>
            </w:rPr>
            <w:t xml:space="preserve">, M. (2020). A survey on energy expenditure estimation using wearable devices. </w:t>
          </w:r>
          <w:r w:rsidRPr="00D96C69">
            <w:rPr>
              <w:rFonts w:eastAsia="Times New Roman"/>
              <w:i/>
              <w:iCs/>
              <w:lang w:val="en-US"/>
            </w:rPr>
            <w:t>ACM Computing Surveys</w:t>
          </w:r>
          <w:r w:rsidRPr="00D96C69">
            <w:rPr>
              <w:rFonts w:eastAsia="Times New Roman"/>
              <w:lang w:val="en-US"/>
            </w:rPr>
            <w:t xml:space="preserve">, </w:t>
          </w:r>
          <w:r w:rsidRPr="00D96C69">
            <w:rPr>
              <w:rFonts w:eastAsia="Times New Roman"/>
              <w:i/>
              <w:iCs/>
              <w:lang w:val="en-US"/>
            </w:rPr>
            <w:t>53</w:t>
          </w:r>
          <w:r w:rsidRPr="00D96C69">
            <w:rPr>
              <w:rFonts w:eastAsia="Times New Roman"/>
              <w:lang w:val="en-US"/>
            </w:rPr>
            <w:t>(5). https://doi.org/10.1145/3404482</w:t>
          </w:r>
        </w:p>
        <w:p w14:paraId="03C3D6CB" w14:textId="77777777" w:rsidR="00D96C69" w:rsidRPr="00D96C69" w:rsidRDefault="00D96C69">
          <w:pPr>
            <w:autoSpaceDE w:val="0"/>
            <w:autoSpaceDN w:val="0"/>
            <w:ind w:hanging="480"/>
            <w:divId w:val="1112357102"/>
            <w:rPr>
              <w:rFonts w:eastAsia="Times New Roman"/>
              <w:lang w:val="en-US"/>
            </w:rPr>
          </w:pPr>
          <w:r w:rsidRPr="00D96C69">
            <w:rPr>
              <w:rFonts w:eastAsia="Times New Roman"/>
              <w:lang w:val="en-US"/>
            </w:rPr>
            <w:t xml:space="preserve">Amit, K. M., Shruti, J. M. S., &amp; Sudip, P. (2001). Computational </w:t>
          </w:r>
          <w:proofErr w:type="gramStart"/>
          <w:r w:rsidRPr="00D96C69">
            <w:rPr>
              <w:rFonts w:eastAsia="Times New Roman"/>
              <w:lang w:val="en-US"/>
            </w:rPr>
            <w:t>Intelligence  in</w:t>
          </w:r>
          <w:proofErr w:type="gramEnd"/>
          <w:r w:rsidRPr="00D96C69">
            <w:rPr>
              <w:rFonts w:eastAsia="Times New Roman"/>
              <w:lang w:val="en-US"/>
            </w:rPr>
            <w:t xml:space="preserve"> Healthcare. </w:t>
          </w:r>
          <w:r w:rsidRPr="00D96C69">
            <w:rPr>
              <w:rFonts w:eastAsia="Times New Roman"/>
              <w:i/>
              <w:iCs/>
              <w:lang w:val="en-US"/>
            </w:rPr>
            <w:t>Springer Nature Switzerland AG</w:t>
          </w:r>
          <w:r w:rsidRPr="00D96C69">
            <w:rPr>
              <w:rFonts w:eastAsia="Times New Roman"/>
              <w:lang w:val="en-US"/>
            </w:rPr>
            <w:t>. http://www.springer.com/series/11944</w:t>
          </w:r>
        </w:p>
        <w:p w14:paraId="0B13DC7A" w14:textId="77777777" w:rsidR="00D96C69" w:rsidRPr="00D96C69" w:rsidRDefault="00D96C69">
          <w:pPr>
            <w:autoSpaceDE w:val="0"/>
            <w:autoSpaceDN w:val="0"/>
            <w:ind w:hanging="480"/>
            <w:divId w:val="2141146733"/>
            <w:rPr>
              <w:rFonts w:eastAsia="Times New Roman"/>
              <w:lang w:val="en-US"/>
            </w:rPr>
          </w:pPr>
          <w:r w:rsidRPr="00D96C69">
            <w:rPr>
              <w:rFonts w:eastAsia="Times New Roman"/>
              <w:lang w:val="en-US"/>
            </w:rPr>
            <w:t xml:space="preserve">Apple. (2024). </w:t>
          </w:r>
          <w:r w:rsidRPr="00D96C69">
            <w:rPr>
              <w:rFonts w:eastAsia="Times New Roman"/>
              <w:i/>
              <w:iCs/>
              <w:lang w:val="en-US"/>
            </w:rPr>
            <w:t>HealthKit Documentation</w:t>
          </w:r>
          <w:r w:rsidRPr="00D96C69">
            <w:rPr>
              <w:rFonts w:eastAsia="Times New Roman"/>
              <w:lang w:val="en-US"/>
            </w:rPr>
            <w:t>. Apple Inc. https://developer.apple.com/documentation/healthkit</w:t>
          </w:r>
        </w:p>
        <w:p w14:paraId="13FDE6AD" w14:textId="77777777" w:rsidR="00D96C69" w:rsidRPr="00D96C69" w:rsidRDefault="00D96C69">
          <w:pPr>
            <w:autoSpaceDE w:val="0"/>
            <w:autoSpaceDN w:val="0"/>
            <w:ind w:hanging="480"/>
            <w:divId w:val="64256492"/>
            <w:rPr>
              <w:rFonts w:eastAsia="Times New Roman"/>
              <w:lang w:val="en-US"/>
            </w:rPr>
          </w:pPr>
          <w:r w:rsidRPr="00D96C69">
            <w:rPr>
              <w:rFonts w:eastAsia="Times New Roman"/>
              <w:lang w:val="en-US"/>
            </w:rPr>
            <w:lastRenderedPageBreak/>
            <w:t xml:space="preserve">Aubert, S., Barnes, J. D., Demchenko, I., Hawthorne, M., Abdeta, C., Nader, P. A., Sala, J. C. A., Aguilar-Farias, N., Aznar, S., Bakalár, P., </w:t>
          </w:r>
          <w:proofErr w:type="spellStart"/>
          <w:r w:rsidRPr="00D96C69">
            <w:rPr>
              <w:rFonts w:eastAsia="Times New Roman"/>
              <w:lang w:val="en-US"/>
            </w:rPr>
            <w:t>Bhawra</w:t>
          </w:r>
          <w:proofErr w:type="spellEnd"/>
          <w:r w:rsidRPr="00D96C69">
            <w:rPr>
              <w:rFonts w:eastAsia="Times New Roman"/>
              <w:lang w:val="en-US"/>
            </w:rPr>
            <w:t>, J., Brazo-</w:t>
          </w:r>
          <w:proofErr w:type="spellStart"/>
          <w:r w:rsidRPr="00D96C69">
            <w:rPr>
              <w:rFonts w:eastAsia="Times New Roman"/>
              <w:lang w:val="en-US"/>
            </w:rPr>
            <w:t>Sayavera</w:t>
          </w:r>
          <w:proofErr w:type="spellEnd"/>
          <w:r w:rsidRPr="00D96C69">
            <w:rPr>
              <w:rFonts w:eastAsia="Times New Roman"/>
              <w:lang w:val="en-US"/>
            </w:rPr>
            <w:t xml:space="preserve">, J., Bringas, M., Cagas, J. Y., Carlin, A., Chang, C. K., Chen, B., Christiansen, L. B., Christie, C. J. A., … Tremblay, M. S. (2022). Global Matrix 4.0 Physical Activity Report Card Grades for Children and Adolescents: Results and Analyses From 57 Countries. </w:t>
          </w:r>
          <w:r w:rsidRPr="00D96C69">
            <w:rPr>
              <w:rFonts w:eastAsia="Times New Roman"/>
              <w:i/>
              <w:iCs/>
              <w:lang w:val="en-US"/>
            </w:rPr>
            <w:t>Journal of Physical Activity and Health</w:t>
          </w:r>
          <w:r w:rsidRPr="00D96C69">
            <w:rPr>
              <w:rFonts w:eastAsia="Times New Roman"/>
              <w:lang w:val="en-US"/>
            </w:rPr>
            <w:t xml:space="preserve">, </w:t>
          </w:r>
          <w:r w:rsidRPr="00D96C69">
            <w:rPr>
              <w:rFonts w:eastAsia="Times New Roman"/>
              <w:i/>
              <w:iCs/>
              <w:lang w:val="en-US"/>
            </w:rPr>
            <w:t>19</w:t>
          </w:r>
          <w:r w:rsidRPr="00D96C69">
            <w:rPr>
              <w:rFonts w:eastAsia="Times New Roman"/>
              <w:lang w:val="en-US"/>
            </w:rPr>
            <w:t>(11), 700–728. https://doi.org/10.1123/JPAH.2022-0456</w:t>
          </w:r>
        </w:p>
        <w:p w14:paraId="0E8730B9" w14:textId="77777777" w:rsidR="00D96C69" w:rsidRPr="00D96C69" w:rsidRDefault="00D96C69">
          <w:pPr>
            <w:autoSpaceDE w:val="0"/>
            <w:autoSpaceDN w:val="0"/>
            <w:ind w:hanging="480"/>
            <w:divId w:val="25301565"/>
            <w:rPr>
              <w:rFonts w:eastAsia="Times New Roman"/>
              <w:lang w:val="en-US"/>
            </w:rPr>
          </w:pPr>
          <w:r w:rsidRPr="00D96C69">
            <w:rPr>
              <w:rFonts w:eastAsia="Times New Roman"/>
              <w:lang w:val="en-US"/>
            </w:rPr>
            <w:t xml:space="preserve">Bhuyan, S. S., Lu, N., Chandak, A., Kim, H., Wyant, D., Bhatt, J., Kedia, S., &amp; Chang, C. F. (2016). Use of Mobile Health Applications for Health-Seeking Behavior Among US Adults. </w:t>
          </w:r>
          <w:r w:rsidRPr="00D96C69">
            <w:rPr>
              <w:rFonts w:eastAsia="Times New Roman"/>
              <w:i/>
              <w:iCs/>
              <w:lang w:val="en-US"/>
            </w:rPr>
            <w:t>Journal of Medical Systems</w:t>
          </w:r>
          <w:r w:rsidRPr="00D96C69">
            <w:rPr>
              <w:rFonts w:eastAsia="Times New Roman"/>
              <w:lang w:val="en-US"/>
            </w:rPr>
            <w:t xml:space="preserve">, </w:t>
          </w:r>
          <w:r w:rsidRPr="00D96C69">
            <w:rPr>
              <w:rFonts w:eastAsia="Times New Roman"/>
              <w:i/>
              <w:iCs/>
              <w:lang w:val="en-US"/>
            </w:rPr>
            <w:t>40</w:t>
          </w:r>
          <w:r w:rsidRPr="00D96C69">
            <w:rPr>
              <w:rFonts w:eastAsia="Times New Roman"/>
              <w:lang w:val="en-US"/>
            </w:rPr>
            <w:t>(6). https://doi.org/10.1007/s10916-016-0492-7</w:t>
          </w:r>
        </w:p>
        <w:p w14:paraId="7364F3AF" w14:textId="77777777" w:rsidR="00D96C69" w:rsidRDefault="00D96C69">
          <w:pPr>
            <w:autoSpaceDE w:val="0"/>
            <w:autoSpaceDN w:val="0"/>
            <w:ind w:hanging="480"/>
            <w:divId w:val="1074740972"/>
            <w:rPr>
              <w:rFonts w:eastAsia="Times New Roman"/>
            </w:rPr>
          </w:pPr>
          <w:r w:rsidRPr="00D96C69">
            <w:rPr>
              <w:rFonts w:eastAsia="Times New Roman"/>
              <w:lang w:val="en-US"/>
            </w:rPr>
            <w:t xml:space="preserve">BIOMEDICAS Robinson Alberto Torres Villa, I. (2023). </w:t>
          </w:r>
          <w:r>
            <w:rPr>
              <w:rFonts w:eastAsia="Times New Roman"/>
              <w:i/>
              <w:iCs/>
            </w:rPr>
            <w:t>APLICATIVO DE ASISTENCIA DEPORTIVA A PARTIR DEL PROCESAMIENTO DE SEÑALES FISIOLÓGICAS Modalidad: Exploratorio LUCERO KARINA GUEVARA YANDAR ANDREA CASAS RAMÍREZ Trabajo de grado para optar al título de</w:t>
          </w:r>
          <w:r>
            <w:rPr>
              <w:rFonts w:eastAsia="Times New Roman"/>
            </w:rPr>
            <w:t>.</w:t>
          </w:r>
        </w:p>
        <w:p w14:paraId="02E56F8C" w14:textId="77777777" w:rsidR="00D96C69" w:rsidRPr="00D96C69" w:rsidRDefault="00D96C69">
          <w:pPr>
            <w:autoSpaceDE w:val="0"/>
            <w:autoSpaceDN w:val="0"/>
            <w:ind w:hanging="480"/>
            <w:divId w:val="2077699867"/>
            <w:rPr>
              <w:rFonts w:eastAsia="Times New Roman"/>
              <w:lang w:val="en-US"/>
            </w:rPr>
          </w:pPr>
          <w:proofErr w:type="spellStart"/>
          <w:r w:rsidRPr="00D96C69">
            <w:rPr>
              <w:rFonts w:eastAsia="Times New Roman"/>
              <w:lang w:val="en-US"/>
            </w:rPr>
            <w:t>Bonneval</w:t>
          </w:r>
          <w:proofErr w:type="spellEnd"/>
          <w:r w:rsidRPr="00D96C69">
            <w:rPr>
              <w:rFonts w:eastAsia="Times New Roman"/>
              <w:lang w:val="en-US"/>
            </w:rPr>
            <w:t xml:space="preserve">, L., Wing, D., Sharp, S., Tristao Parra, M., Moran, R., LaCroix, A., &amp; Godino, J. (2025). Validity of Heart Rate Variability Measured with Apple Watch Series 6 Compared to Laboratory Measures. </w:t>
          </w:r>
          <w:r w:rsidRPr="00D96C69">
            <w:rPr>
              <w:rFonts w:eastAsia="Times New Roman"/>
              <w:i/>
              <w:iCs/>
              <w:lang w:val="en-US"/>
            </w:rPr>
            <w:t>Sensors</w:t>
          </w:r>
          <w:r w:rsidRPr="00D96C69">
            <w:rPr>
              <w:rFonts w:eastAsia="Times New Roman"/>
              <w:lang w:val="en-US"/>
            </w:rPr>
            <w:t xml:space="preserve">, </w:t>
          </w:r>
          <w:r w:rsidRPr="00D96C69">
            <w:rPr>
              <w:rFonts w:eastAsia="Times New Roman"/>
              <w:i/>
              <w:iCs/>
              <w:lang w:val="en-US"/>
            </w:rPr>
            <w:t>25</w:t>
          </w:r>
          <w:r w:rsidRPr="00D96C69">
            <w:rPr>
              <w:rFonts w:eastAsia="Times New Roman"/>
              <w:lang w:val="en-US"/>
            </w:rPr>
            <w:t>(8). https://doi.org/10.3390/s25082380</w:t>
          </w:r>
        </w:p>
        <w:p w14:paraId="36F501C9" w14:textId="77777777" w:rsidR="00D96C69" w:rsidRPr="00D96C69" w:rsidRDefault="00D96C69">
          <w:pPr>
            <w:autoSpaceDE w:val="0"/>
            <w:autoSpaceDN w:val="0"/>
            <w:ind w:hanging="480"/>
            <w:divId w:val="1548488865"/>
            <w:rPr>
              <w:rFonts w:eastAsia="Times New Roman"/>
              <w:lang w:val="en-US"/>
            </w:rPr>
          </w:pPr>
          <w:r w:rsidRPr="00D96C69">
            <w:rPr>
              <w:rFonts w:eastAsia="Times New Roman"/>
              <w:lang w:val="en-US"/>
            </w:rPr>
            <w:t xml:space="preserve">Bull, F. C., Al-Ansari, S. S., Biddle, S., </w:t>
          </w:r>
          <w:proofErr w:type="spellStart"/>
          <w:r w:rsidRPr="00D96C69">
            <w:rPr>
              <w:rFonts w:eastAsia="Times New Roman"/>
              <w:lang w:val="en-US"/>
            </w:rPr>
            <w:t>Borodulin</w:t>
          </w:r>
          <w:proofErr w:type="spellEnd"/>
          <w:r w:rsidRPr="00D96C69">
            <w:rPr>
              <w:rFonts w:eastAsia="Times New Roman"/>
              <w:lang w:val="en-US"/>
            </w:rPr>
            <w:t xml:space="preserve">, K., Buman, M. P., Cardon, G., Carty, C., Chaput, J. P., Chastin, S., Chou, R., Dempsey, P. C., </w:t>
          </w:r>
          <w:proofErr w:type="spellStart"/>
          <w:r w:rsidRPr="00D96C69">
            <w:rPr>
              <w:rFonts w:eastAsia="Times New Roman"/>
              <w:lang w:val="en-US"/>
            </w:rPr>
            <w:t>Dipietro</w:t>
          </w:r>
          <w:proofErr w:type="spellEnd"/>
          <w:r w:rsidRPr="00D96C69">
            <w:rPr>
              <w:rFonts w:eastAsia="Times New Roman"/>
              <w:lang w:val="en-US"/>
            </w:rPr>
            <w:t xml:space="preserve">, L., Ekelund, U., Firth, J., Friedenreich, C. M., Garcia, L., Gichu, M., Jago, R., Katzmarzyk, P. T., … Willumsen, J. F. (2020). World Health Organization 2020 guidelines on physical activity and sedentary </w:t>
          </w:r>
          <w:proofErr w:type="spellStart"/>
          <w:r w:rsidRPr="00D96C69">
            <w:rPr>
              <w:rFonts w:eastAsia="Times New Roman"/>
              <w:lang w:val="en-US"/>
            </w:rPr>
            <w:t>behaviour</w:t>
          </w:r>
          <w:proofErr w:type="spellEnd"/>
          <w:r w:rsidRPr="00D96C69">
            <w:rPr>
              <w:rFonts w:eastAsia="Times New Roman"/>
              <w:lang w:val="en-US"/>
            </w:rPr>
            <w:t xml:space="preserve">. En </w:t>
          </w:r>
          <w:r w:rsidRPr="00D96C69">
            <w:rPr>
              <w:rFonts w:eastAsia="Times New Roman"/>
              <w:i/>
              <w:iCs/>
              <w:lang w:val="en-US"/>
            </w:rPr>
            <w:t>British Journal of Sports Medicine</w:t>
          </w:r>
          <w:r w:rsidRPr="00D96C69">
            <w:rPr>
              <w:rFonts w:eastAsia="Times New Roman"/>
              <w:lang w:val="en-US"/>
            </w:rPr>
            <w:t xml:space="preserve"> (Vol. 54, </w:t>
          </w:r>
          <w:proofErr w:type="spellStart"/>
          <w:r w:rsidRPr="00D96C69">
            <w:rPr>
              <w:rFonts w:eastAsia="Times New Roman"/>
              <w:lang w:val="en-US"/>
            </w:rPr>
            <w:t>Número</w:t>
          </w:r>
          <w:proofErr w:type="spellEnd"/>
          <w:r w:rsidRPr="00D96C69">
            <w:rPr>
              <w:rFonts w:eastAsia="Times New Roman"/>
              <w:lang w:val="en-US"/>
            </w:rPr>
            <w:t xml:space="preserve"> 24, pp. 1451–1462). BMJ Publishing Group. https://doi.org/10.1136/bjsports-2020-102955</w:t>
          </w:r>
        </w:p>
        <w:p w14:paraId="70525123" w14:textId="77777777" w:rsidR="00D96C69" w:rsidRPr="00D96C69" w:rsidRDefault="00D96C69">
          <w:pPr>
            <w:autoSpaceDE w:val="0"/>
            <w:autoSpaceDN w:val="0"/>
            <w:ind w:hanging="480"/>
            <w:divId w:val="570240981"/>
            <w:rPr>
              <w:rFonts w:eastAsia="Times New Roman"/>
              <w:lang w:val="en-US"/>
            </w:rPr>
          </w:pPr>
          <w:r>
            <w:rPr>
              <w:rFonts w:eastAsia="Times New Roman"/>
            </w:rPr>
            <w:t xml:space="preserve">Campos, I., Galván-Valencia, O., Hernández-Barrera, L., Oviedo-Solís, C., &amp; Barquera, S. (2023). </w:t>
          </w:r>
          <w:r w:rsidRPr="00D96C69">
            <w:rPr>
              <w:rFonts w:eastAsia="Times New Roman"/>
              <w:lang w:val="en-US"/>
            </w:rPr>
            <w:t xml:space="preserve">Prevalence of obesity and associated risk factors in Mexican adults: results of the Ensanut 2022. </w:t>
          </w:r>
          <w:r w:rsidRPr="00D96C69">
            <w:rPr>
              <w:rFonts w:eastAsia="Times New Roman"/>
              <w:i/>
              <w:iCs/>
              <w:lang w:val="en-US"/>
            </w:rPr>
            <w:t>Salud Publica de Mexico</w:t>
          </w:r>
          <w:r w:rsidRPr="00D96C69">
            <w:rPr>
              <w:rFonts w:eastAsia="Times New Roman"/>
              <w:lang w:val="en-US"/>
            </w:rPr>
            <w:t xml:space="preserve">, </w:t>
          </w:r>
          <w:r w:rsidRPr="00D96C69">
            <w:rPr>
              <w:rFonts w:eastAsia="Times New Roman"/>
              <w:i/>
              <w:iCs/>
              <w:lang w:val="en-US"/>
            </w:rPr>
            <w:t>65</w:t>
          </w:r>
          <w:r w:rsidRPr="00D96C69">
            <w:rPr>
              <w:rFonts w:eastAsia="Times New Roman"/>
              <w:lang w:val="en-US"/>
            </w:rPr>
            <w:t>. https://doi.org/10.21149/14809</w:t>
          </w:r>
        </w:p>
        <w:p w14:paraId="20FFA9BF" w14:textId="77777777" w:rsidR="00D96C69" w:rsidRPr="00D96C69" w:rsidRDefault="00D96C69">
          <w:pPr>
            <w:autoSpaceDE w:val="0"/>
            <w:autoSpaceDN w:val="0"/>
            <w:ind w:hanging="480"/>
            <w:divId w:val="1801217974"/>
            <w:rPr>
              <w:rFonts w:eastAsia="Times New Roman"/>
              <w:lang w:val="en-US"/>
            </w:rPr>
          </w:pPr>
          <w:r w:rsidRPr="00D96C69">
            <w:rPr>
              <w:rFonts w:eastAsia="Times New Roman"/>
              <w:lang w:val="en-US"/>
            </w:rPr>
            <w:t xml:space="preserve">Canalys. (2024). </w:t>
          </w:r>
          <w:r w:rsidRPr="00D96C69">
            <w:rPr>
              <w:rFonts w:eastAsia="Times New Roman"/>
              <w:i/>
              <w:iCs/>
              <w:lang w:val="en-US"/>
            </w:rPr>
            <w:t>Global wearable band market up 0.2% in Q2 2024 as basic watches take biggest share yet</w:t>
          </w:r>
          <w:r w:rsidRPr="00D96C69">
            <w:rPr>
              <w:rFonts w:eastAsia="Times New Roman"/>
              <w:lang w:val="en-US"/>
            </w:rPr>
            <w:t>. Canalys. https://www.canalys.com/newsroom/worldwide-wearable-band-market-Q2-2024</w:t>
          </w:r>
        </w:p>
        <w:p w14:paraId="0B1FCBF2" w14:textId="77777777" w:rsidR="00D96C69" w:rsidRPr="00D96C69" w:rsidRDefault="00D96C69">
          <w:pPr>
            <w:autoSpaceDE w:val="0"/>
            <w:autoSpaceDN w:val="0"/>
            <w:ind w:hanging="480"/>
            <w:divId w:val="1943495007"/>
            <w:rPr>
              <w:rFonts w:eastAsia="Times New Roman"/>
              <w:lang w:val="en-US"/>
            </w:rPr>
          </w:pPr>
          <w:r w:rsidRPr="00D96C69">
            <w:rPr>
              <w:rFonts w:eastAsia="Times New Roman"/>
              <w:lang w:val="en-US"/>
            </w:rPr>
            <w:lastRenderedPageBreak/>
            <w:t xml:space="preserve">CDC, &amp; Who. (s/f). </w:t>
          </w:r>
          <w:r w:rsidRPr="00D96C69">
            <w:rPr>
              <w:rFonts w:eastAsia="Times New Roman"/>
              <w:i/>
              <w:iCs/>
              <w:lang w:val="en-US"/>
            </w:rPr>
            <w:t>ENCUESTA MUNDIAL DE SALUD A ESCOLARES GLOBAL SCHOOL-BASED STUDENT HEALTH SURVEY (GSHS) MODULOS DEL CUESTIONARIO BÁSICO FINAL</w:t>
          </w:r>
          <w:r w:rsidRPr="00D96C69">
            <w:rPr>
              <w:rFonts w:eastAsia="Times New Roman"/>
              <w:lang w:val="en-US"/>
            </w:rPr>
            <w:t>.</w:t>
          </w:r>
        </w:p>
        <w:p w14:paraId="5DDFC84C" w14:textId="77777777" w:rsidR="00D96C69" w:rsidRDefault="00D96C69">
          <w:pPr>
            <w:autoSpaceDE w:val="0"/>
            <w:autoSpaceDN w:val="0"/>
            <w:ind w:hanging="480"/>
            <w:divId w:val="1805539804"/>
            <w:rPr>
              <w:rFonts w:eastAsia="Times New Roman"/>
            </w:rPr>
          </w:pPr>
          <w:r>
            <w:rPr>
              <w:rFonts w:eastAsia="Times New Roman"/>
            </w:rPr>
            <w:t xml:space="preserve">Chaves, M., Sandoval Cuellar, C., &amp; Calero </w:t>
          </w:r>
          <w:proofErr w:type="spellStart"/>
          <w:r>
            <w:rPr>
              <w:rFonts w:eastAsia="Times New Roman"/>
            </w:rPr>
            <w:t>Saa</w:t>
          </w:r>
          <w:proofErr w:type="spellEnd"/>
          <w:r>
            <w:rPr>
              <w:rFonts w:eastAsia="Times New Roman"/>
            </w:rPr>
            <w:t xml:space="preserve">, P. (2017). Asociación entre capacidad aeróbica y calidad de vida en adultos mayores de una ciudad colombiana. </w:t>
          </w:r>
          <w:r>
            <w:rPr>
              <w:rFonts w:eastAsia="Times New Roman"/>
              <w:i/>
              <w:iCs/>
            </w:rPr>
            <w:t>Revista Peruana de Medicina Experimental y Salud Pública</w:t>
          </w:r>
          <w:r>
            <w:rPr>
              <w:rFonts w:eastAsia="Times New Roman"/>
            </w:rPr>
            <w:t xml:space="preserve">, </w:t>
          </w:r>
          <w:r>
            <w:rPr>
              <w:rFonts w:eastAsia="Times New Roman"/>
              <w:i/>
              <w:iCs/>
            </w:rPr>
            <w:t>34</w:t>
          </w:r>
          <w:r>
            <w:rPr>
              <w:rFonts w:eastAsia="Times New Roman"/>
            </w:rPr>
            <w:t>(4), 672. https://doi.org/10.17843/rpmesp.2017.344.2522</w:t>
          </w:r>
        </w:p>
        <w:p w14:paraId="6D13ED17" w14:textId="77777777" w:rsidR="00D96C69" w:rsidRPr="00D96C69" w:rsidRDefault="00D96C69">
          <w:pPr>
            <w:autoSpaceDE w:val="0"/>
            <w:autoSpaceDN w:val="0"/>
            <w:ind w:hanging="480"/>
            <w:divId w:val="602345703"/>
            <w:rPr>
              <w:rFonts w:eastAsia="Times New Roman"/>
              <w:lang w:val="en-US"/>
            </w:rPr>
          </w:pPr>
          <w:r w:rsidRPr="00D96C69">
            <w:rPr>
              <w:rFonts w:eastAsia="Times New Roman"/>
              <w:lang w:val="en-US"/>
            </w:rPr>
            <w:t xml:space="preserve">Comisión </w:t>
          </w:r>
          <w:proofErr w:type="spellStart"/>
          <w:r w:rsidRPr="00D96C69">
            <w:rPr>
              <w:rFonts w:eastAsia="Times New Roman"/>
              <w:lang w:val="en-US"/>
            </w:rPr>
            <w:t>Electrotécnica</w:t>
          </w:r>
          <w:proofErr w:type="spellEnd"/>
          <w:r w:rsidRPr="00D96C69">
            <w:rPr>
              <w:rFonts w:eastAsia="Times New Roman"/>
              <w:lang w:val="en-US"/>
            </w:rPr>
            <w:t xml:space="preserve"> Internacional (IEC). (2019). </w:t>
          </w:r>
          <w:proofErr w:type="gramStart"/>
          <w:r w:rsidRPr="00D96C69">
            <w:rPr>
              <w:rFonts w:eastAsia="Times New Roman"/>
              <w:i/>
              <w:iCs/>
              <w:lang w:val="en-US"/>
            </w:rPr>
            <w:t>Form to</w:t>
          </w:r>
          <w:proofErr w:type="gramEnd"/>
          <w:r w:rsidRPr="00D96C69">
            <w:rPr>
              <w:rFonts w:eastAsia="Times New Roman"/>
              <w:i/>
              <w:iCs/>
              <w:lang w:val="en-US"/>
            </w:rPr>
            <w:t xml:space="preserve"> Annex to the Report to the Standardization Management Board. Title: Wearable electronic devices and technologies</w:t>
          </w:r>
          <w:r w:rsidRPr="00D96C69">
            <w:rPr>
              <w:rFonts w:eastAsia="Times New Roman"/>
              <w:lang w:val="en-US"/>
            </w:rPr>
            <w:t>. https://www.iec.ch/public/miscfiles/sbp/124.pdf</w:t>
          </w:r>
        </w:p>
        <w:p w14:paraId="307B7142" w14:textId="77777777" w:rsidR="00D96C69" w:rsidRPr="00D96C69" w:rsidRDefault="00D96C69">
          <w:pPr>
            <w:autoSpaceDE w:val="0"/>
            <w:autoSpaceDN w:val="0"/>
            <w:ind w:hanging="480"/>
            <w:divId w:val="618488424"/>
            <w:rPr>
              <w:rFonts w:eastAsia="Times New Roman"/>
              <w:lang w:val="en-US"/>
            </w:rPr>
          </w:pPr>
          <w:r>
            <w:rPr>
              <w:rFonts w:eastAsia="Times New Roman"/>
            </w:rPr>
            <w:t xml:space="preserve">D </w:t>
          </w:r>
          <w:proofErr w:type="spellStart"/>
          <w:r>
            <w:rPr>
              <w:rFonts w:eastAsia="Times New Roman"/>
            </w:rPr>
            <w:t>Meusel</w:t>
          </w:r>
          <w:proofErr w:type="spellEnd"/>
          <w:r>
            <w:rPr>
              <w:rFonts w:eastAsia="Times New Roman"/>
            </w:rPr>
            <w:t xml:space="preserve">, C </w:t>
          </w:r>
          <w:proofErr w:type="spellStart"/>
          <w:r>
            <w:rPr>
              <w:rFonts w:eastAsia="Times New Roman"/>
            </w:rPr>
            <w:t>Höger</w:t>
          </w:r>
          <w:proofErr w:type="spellEnd"/>
          <w:r>
            <w:rPr>
              <w:rFonts w:eastAsia="Times New Roman"/>
            </w:rPr>
            <w:t xml:space="preserve">, C Pérez-Rodrigo, J </w:t>
          </w:r>
          <w:proofErr w:type="spellStart"/>
          <w:r>
            <w:rPr>
              <w:rFonts w:eastAsia="Times New Roman"/>
            </w:rPr>
            <w:t>Aranceta</w:t>
          </w:r>
          <w:proofErr w:type="spellEnd"/>
          <w:r>
            <w:rPr>
              <w:rFonts w:eastAsia="Times New Roman"/>
            </w:rPr>
            <w:t xml:space="preserve">, &amp; N </w:t>
          </w:r>
          <w:proofErr w:type="spellStart"/>
          <w:r>
            <w:rPr>
              <w:rFonts w:eastAsia="Times New Roman"/>
            </w:rPr>
            <w:t>Cavill</w:t>
          </w:r>
          <w:proofErr w:type="spellEnd"/>
          <w:r>
            <w:rPr>
              <w:rFonts w:eastAsia="Times New Roman"/>
            </w:rPr>
            <w:t xml:space="preserve">. </w:t>
          </w:r>
          <w:r w:rsidRPr="00D96C69">
            <w:rPr>
              <w:rFonts w:eastAsia="Times New Roman"/>
              <w:lang w:val="en-US"/>
            </w:rPr>
            <w:t xml:space="preserve">(2006). </w:t>
          </w:r>
          <w:r w:rsidRPr="00D96C69">
            <w:rPr>
              <w:rFonts w:eastAsia="Times New Roman"/>
              <w:i/>
              <w:iCs/>
              <w:lang w:val="en-US"/>
            </w:rPr>
            <w:t>Global Strategy on Diet, Physical Activity and Health A framework to monitor and evaluate implementation</w:t>
          </w:r>
          <w:r w:rsidRPr="00D96C69">
            <w:rPr>
              <w:rFonts w:eastAsia="Times New Roman"/>
              <w:lang w:val="en-US"/>
            </w:rPr>
            <w:t>.</w:t>
          </w:r>
        </w:p>
        <w:p w14:paraId="0AB4CC05" w14:textId="77777777" w:rsidR="00D96C69" w:rsidRPr="00D96C69" w:rsidRDefault="00D96C69">
          <w:pPr>
            <w:autoSpaceDE w:val="0"/>
            <w:autoSpaceDN w:val="0"/>
            <w:ind w:hanging="480"/>
            <w:divId w:val="1221556065"/>
            <w:rPr>
              <w:rFonts w:eastAsia="Times New Roman"/>
              <w:lang w:val="en-US"/>
            </w:rPr>
          </w:pPr>
          <w:proofErr w:type="spellStart"/>
          <w:r w:rsidRPr="00D96C69">
            <w:rPr>
              <w:rFonts w:eastAsia="Times New Roman"/>
              <w:lang w:val="en-US"/>
            </w:rPr>
            <w:t>Damoun</w:t>
          </w:r>
          <w:proofErr w:type="spellEnd"/>
          <w:r w:rsidRPr="00D96C69">
            <w:rPr>
              <w:rFonts w:eastAsia="Times New Roman"/>
              <w:lang w:val="en-US"/>
            </w:rPr>
            <w:t xml:space="preserve">, N., Amekran, Y., </w:t>
          </w:r>
          <w:proofErr w:type="spellStart"/>
          <w:r w:rsidRPr="00D96C69">
            <w:rPr>
              <w:rFonts w:eastAsia="Times New Roman"/>
              <w:lang w:val="en-US"/>
            </w:rPr>
            <w:t>Taiek</w:t>
          </w:r>
          <w:proofErr w:type="spellEnd"/>
          <w:r w:rsidRPr="00D96C69">
            <w:rPr>
              <w:rFonts w:eastAsia="Times New Roman"/>
              <w:lang w:val="en-US"/>
            </w:rPr>
            <w:t xml:space="preserve">, N., &amp; El </w:t>
          </w:r>
          <w:proofErr w:type="spellStart"/>
          <w:r w:rsidRPr="00D96C69">
            <w:rPr>
              <w:rFonts w:eastAsia="Times New Roman"/>
              <w:lang w:val="en-US"/>
            </w:rPr>
            <w:t>Hangouche</w:t>
          </w:r>
          <w:proofErr w:type="spellEnd"/>
          <w:r w:rsidRPr="00D96C69">
            <w:rPr>
              <w:rFonts w:eastAsia="Times New Roman"/>
              <w:lang w:val="en-US"/>
            </w:rPr>
            <w:t xml:space="preserve">, A. J. (2024). Heart rate variability measurement and influencing factors: Towards the standardization of methodology. </w:t>
          </w:r>
          <w:r w:rsidRPr="00D96C69">
            <w:rPr>
              <w:rFonts w:eastAsia="Times New Roman"/>
              <w:i/>
              <w:iCs/>
              <w:lang w:val="en-US"/>
            </w:rPr>
            <w:t>Global Cardiology Science and Practice</w:t>
          </w:r>
          <w:r w:rsidRPr="00D96C69">
            <w:rPr>
              <w:rFonts w:eastAsia="Times New Roman"/>
              <w:lang w:val="en-US"/>
            </w:rPr>
            <w:t xml:space="preserve">, </w:t>
          </w:r>
          <w:r w:rsidRPr="00D96C69">
            <w:rPr>
              <w:rFonts w:eastAsia="Times New Roman"/>
              <w:i/>
              <w:iCs/>
              <w:lang w:val="en-US"/>
            </w:rPr>
            <w:t>2024</w:t>
          </w:r>
          <w:r w:rsidRPr="00D96C69">
            <w:rPr>
              <w:rFonts w:eastAsia="Times New Roman"/>
              <w:lang w:val="en-US"/>
            </w:rPr>
            <w:t>(4). https://doi.org/10.21542/gcsp.2024.35</w:t>
          </w:r>
        </w:p>
        <w:p w14:paraId="55038387" w14:textId="77777777" w:rsidR="00D96C69" w:rsidRPr="00D96C69" w:rsidRDefault="00D96C69">
          <w:pPr>
            <w:autoSpaceDE w:val="0"/>
            <w:autoSpaceDN w:val="0"/>
            <w:ind w:hanging="480"/>
            <w:divId w:val="1151866842"/>
            <w:rPr>
              <w:rFonts w:eastAsia="Times New Roman"/>
              <w:lang w:val="en-US"/>
            </w:rPr>
          </w:pPr>
          <w:r w:rsidRPr="00D96C69">
            <w:rPr>
              <w:rFonts w:eastAsia="Times New Roman"/>
              <w:lang w:val="en-US"/>
            </w:rPr>
            <w:t xml:space="preserve">Deka, B., &amp; Deka, D. (2023). Nonlinear analysis of heart rate variability signals in meditative state: a review and perspective. </w:t>
          </w:r>
          <w:proofErr w:type="spellStart"/>
          <w:r w:rsidRPr="00D96C69">
            <w:rPr>
              <w:rFonts w:eastAsia="Times New Roman"/>
              <w:i/>
              <w:iCs/>
              <w:lang w:val="en-US"/>
            </w:rPr>
            <w:t>BioMedical</w:t>
          </w:r>
          <w:proofErr w:type="spellEnd"/>
          <w:r w:rsidRPr="00D96C69">
            <w:rPr>
              <w:rFonts w:eastAsia="Times New Roman"/>
              <w:i/>
              <w:iCs/>
              <w:lang w:val="en-US"/>
            </w:rPr>
            <w:t xml:space="preserve"> Engineering Online</w:t>
          </w:r>
          <w:r w:rsidRPr="00D96C69">
            <w:rPr>
              <w:rFonts w:eastAsia="Times New Roman"/>
              <w:lang w:val="en-US"/>
            </w:rPr>
            <w:t xml:space="preserve">, </w:t>
          </w:r>
          <w:r w:rsidRPr="00D96C69">
            <w:rPr>
              <w:rFonts w:eastAsia="Times New Roman"/>
              <w:i/>
              <w:iCs/>
              <w:lang w:val="en-US"/>
            </w:rPr>
            <w:t>22</w:t>
          </w:r>
          <w:r w:rsidRPr="00D96C69">
            <w:rPr>
              <w:rFonts w:eastAsia="Times New Roman"/>
              <w:lang w:val="en-US"/>
            </w:rPr>
            <w:t>(1), 1–31. https://doi.org/10.1186/S12938-023-01100-3/FIGURES/20</w:t>
          </w:r>
        </w:p>
        <w:p w14:paraId="02D9B63A" w14:textId="77777777" w:rsidR="00D96C69" w:rsidRPr="00D96C69" w:rsidRDefault="00D96C69">
          <w:pPr>
            <w:autoSpaceDE w:val="0"/>
            <w:autoSpaceDN w:val="0"/>
            <w:ind w:hanging="480"/>
            <w:divId w:val="1060128316"/>
            <w:rPr>
              <w:rFonts w:eastAsia="Times New Roman"/>
              <w:lang w:val="en-US"/>
            </w:rPr>
          </w:pPr>
          <w:r w:rsidRPr="00D96C69">
            <w:rPr>
              <w:rFonts w:eastAsia="Times New Roman"/>
              <w:lang w:val="en-US"/>
            </w:rPr>
            <w:t xml:space="preserve">Dinesh, J., Sasaki, J., Hickey, A., Mavilia, M., &amp; </w:t>
          </w:r>
          <w:proofErr w:type="spellStart"/>
          <w:r w:rsidRPr="00D96C69">
            <w:rPr>
              <w:rFonts w:eastAsia="Times New Roman"/>
              <w:lang w:val="en-US"/>
            </w:rPr>
            <w:t>Freedson</w:t>
          </w:r>
          <w:proofErr w:type="spellEnd"/>
          <w:r w:rsidRPr="00D96C69">
            <w:rPr>
              <w:rFonts w:eastAsia="Times New Roman"/>
              <w:lang w:val="en-US"/>
            </w:rPr>
            <w:t xml:space="preserve">, P. S. (2014). </w:t>
          </w:r>
          <w:proofErr w:type="spellStart"/>
          <w:r w:rsidRPr="00D96C69">
            <w:rPr>
              <w:rFonts w:eastAsia="Times New Roman"/>
              <w:lang w:val="en-US"/>
            </w:rPr>
            <w:t>ActiGraph</w:t>
          </w:r>
          <w:r w:rsidRPr="00D96C69">
            <w:rPr>
              <w:rFonts w:eastAsia="Times New Roman"/>
              <w:vertAlign w:val="superscript"/>
              <w:lang w:val="en-US"/>
            </w:rPr>
            <w:t>TM</w:t>
          </w:r>
          <w:proofErr w:type="spellEnd"/>
          <w:r w:rsidRPr="00D96C69">
            <w:rPr>
              <w:rFonts w:eastAsia="Times New Roman"/>
              <w:lang w:val="en-US"/>
            </w:rPr>
            <w:t xml:space="preserve"> activity monitors: The firmware effect. </w:t>
          </w:r>
          <w:r w:rsidRPr="00D96C69">
            <w:rPr>
              <w:rFonts w:eastAsia="Times New Roman"/>
              <w:i/>
              <w:iCs/>
              <w:lang w:val="en-US"/>
            </w:rPr>
            <w:t>Medicine and Science in Sports and Exercise</w:t>
          </w:r>
          <w:r w:rsidRPr="00D96C69">
            <w:rPr>
              <w:rFonts w:eastAsia="Times New Roman"/>
              <w:lang w:val="en-US"/>
            </w:rPr>
            <w:t xml:space="preserve">, </w:t>
          </w:r>
          <w:r w:rsidRPr="00D96C69">
            <w:rPr>
              <w:rFonts w:eastAsia="Times New Roman"/>
              <w:i/>
              <w:iCs/>
              <w:lang w:val="en-US"/>
            </w:rPr>
            <w:t>46</w:t>
          </w:r>
          <w:r w:rsidRPr="00D96C69">
            <w:rPr>
              <w:rFonts w:eastAsia="Times New Roman"/>
              <w:lang w:val="en-US"/>
            </w:rPr>
            <w:t>(4), 834–839. https://doi.org/10.1249/MSS.0000000000000145</w:t>
          </w:r>
        </w:p>
        <w:p w14:paraId="75307CEC" w14:textId="77777777" w:rsidR="00D96C69" w:rsidRPr="00D96C69" w:rsidRDefault="00D96C69">
          <w:pPr>
            <w:autoSpaceDE w:val="0"/>
            <w:autoSpaceDN w:val="0"/>
            <w:ind w:hanging="480"/>
            <w:divId w:val="282883260"/>
            <w:rPr>
              <w:rFonts w:eastAsia="Times New Roman"/>
              <w:lang w:val="en-US"/>
            </w:rPr>
          </w:pPr>
          <w:r w:rsidRPr="00D96C69">
            <w:rPr>
              <w:rFonts w:eastAsia="Times New Roman"/>
              <w:lang w:val="en-US"/>
            </w:rPr>
            <w:t xml:space="preserve">DiPietro, L., Al-Ansari, S. S., Biddle, S. J. H., </w:t>
          </w:r>
          <w:proofErr w:type="spellStart"/>
          <w:r w:rsidRPr="00D96C69">
            <w:rPr>
              <w:rFonts w:eastAsia="Times New Roman"/>
              <w:lang w:val="en-US"/>
            </w:rPr>
            <w:t>Borodulin</w:t>
          </w:r>
          <w:proofErr w:type="spellEnd"/>
          <w:r w:rsidRPr="00D96C69">
            <w:rPr>
              <w:rFonts w:eastAsia="Times New Roman"/>
              <w:lang w:val="en-US"/>
            </w:rPr>
            <w:t xml:space="preserve">, K., Bull, F. C., Buman, M. P., Cardon, G., Carty, C., Chaput, J. P., Chastin, S., Chou, R., Dempsey, P. C., Ekelund, U., Firth, J., Friedenreich, C. M., Garcia, L., Gichu, M., Jago, R., Katzmarzyk, P. T., … Willumsen, J. F. (2020). Advancing the global physical activity agenda: recommendations for future research by the 2020 WHO physical activity and sedentary </w:t>
          </w:r>
          <w:r w:rsidRPr="00D96C69">
            <w:rPr>
              <w:rFonts w:eastAsia="Times New Roman"/>
              <w:lang w:val="en-US"/>
            </w:rPr>
            <w:lastRenderedPageBreak/>
            <w:t xml:space="preserve">behavior guidelines development group. </w:t>
          </w:r>
          <w:r w:rsidRPr="00D96C69">
            <w:rPr>
              <w:rFonts w:eastAsia="Times New Roman"/>
              <w:i/>
              <w:iCs/>
              <w:lang w:val="en-US"/>
            </w:rPr>
            <w:t>International Journal of Behavioral Nutrition and Physical Activity</w:t>
          </w:r>
          <w:r w:rsidRPr="00D96C69">
            <w:rPr>
              <w:rFonts w:eastAsia="Times New Roman"/>
              <w:lang w:val="en-US"/>
            </w:rPr>
            <w:t xml:space="preserve">, </w:t>
          </w:r>
          <w:r w:rsidRPr="00D96C69">
            <w:rPr>
              <w:rFonts w:eastAsia="Times New Roman"/>
              <w:i/>
              <w:iCs/>
              <w:lang w:val="en-US"/>
            </w:rPr>
            <w:t>17</w:t>
          </w:r>
          <w:r w:rsidRPr="00D96C69">
            <w:rPr>
              <w:rFonts w:eastAsia="Times New Roman"/>
              <w:lang w:val="en-US"/>
            </w:rPr>
            <w:t>(1). https://doi.org/10.1186/s12966-020-01042-2</w:t>
          </w:r>
        </w:p>
        <w:p w14:paraId="6035703B" w14:textId="77777777" w:rsidR="00D96C69" w:rsidRPr="00D96C69" w:rsidRDefault="00D96C69">
          <w:pPr>
            <w:autoSpaceDE w:val="0"/>
            <w:autoSpaceDN w:val="0"/>
            <w:ind w:hanging="480"/>
            <w:divId w:val="1651136508"/>
            <w:rPr>
              <w:rFonts w:eastAsia="Times New Roman"/>
              <w:lang w:val="en-US"/>
            </w:rPr>
          </w:pPr>
          <w:proofErr w:type="spellStart"/>
          <w:r w:rsidRPr="00D96C69">
            <w:rPr>
              <w:rFonts w:eastAsia="Times New Roman"/>
              <w:lang w:val="en-US"/>
            </w:rPr>
            <w:t>Farrahi</w:t>
          </w:r>
          <w:proofErr w:type="spellEnd"/>
          <w:r w:rsidRPr="00D96C69">
            <w:rPr>
              <w:rFonts w:eastAsia="Times New Roman"/>
              <w:lang w:val="en-US"/>
            </w:rPr>
            <w:t xml:space="preserve">, V., &amp; Rostami, M. (2024). Machine learning in physical activity, sedentary, and sleep behavior research. </w:t>
          </w:r>
          <w:r w:rsidRPr="00D96C69">
            <w:rPr>
              <w:rFonts w:eastAsia="Times New Roman"/>
              <w:i/>
              <w:iCs/>
              <w:lang w:val="en-US"/>
            </w:rPr>
            <w:t>Journal of Activity, Sedentary and Sleep Behaviors</w:t>
          </w:r>
          <w:r w:rsidRPr="00D96C69">
            <w:rPr>
              <w:rFonts w:eastAsia="Times New Roman"/>
              <w:lang w:val="en-US"/>
            </w:rPr>
            <w:t xml:space="preserve">, </w:t>
          </w:r>
          <w:r w:rsidRPr="00D96C69">
            <w:rPr>
              <w:rFonts w:eastAsia="Times New Roman"/>
              <w:i/>
              <w:iCs/>
              <w:lang w:val="en-US"/>
            </w:rPr>
            <w:t>3</w:t>
          </w:r>
          <w:r w:rsidRPr="00D96C69">
            <w:rPr>
              <w:rFonts w:eastAsia="Times New Roman"/>
              <w:lang w:val="en-US"/>
            </w:rPr>
            <w:t>(1). https://doi.org/10.1186/s44167-024-00045-9</w:t>
          </w:r>
        </w:p>
        <w:p w14:paraId="7D1F79FF" w14:textId="77777777" w:rsidR="00D96C69" w:rsidRPr="00D96C69" w:rsidRDefault="00D96C69">
          <w:pPr>
            <w:autoSpaceDE w:val="0"/>
            <w:autoSpaceDN w:val="0"/>
            <w:ind w:hanging="480"/>
            <w:divId w:val="2060282960"/>
            <w:rPr>
              <w:rFonts w:eastAsia="Times New Roman"/>
              <w:lang w:val="en-US"/>
            </w:rPr>
          </w:pPr>
          <w:r w:rsidRPr="00D96C69">
            <w:rPr>
              <w:rFonts w:eastAsia="Times New Roman"/>
              <w:lang w:val="en-US"/>
            </w:rPr>
            <w:t xml:space="preserve">Fennell, C. R. J., Mauger, A. R., &amp; </w:t>
          </w:r>
          <w:proofErr w:type="spellStart"/>
          <w:r w:rsidRPr="00D96C69">
            <w:rPr>
              <w:rFonts w:eastAsia="Times New Roman"/>
              <w:lang w:val="en-US"/>
            </w:rPr>
            <w:t>Hopker</w:t>
          </w:r>
          <w:proofErr w:type="spellEnd"/>
          <w:r w:rsidRPr="00D96C69">
            <w:rPr>
              <w:rFonts w:eastAsia="Times New Roman"/>
              <w:lang w:val="en-US"/>
            </w:rPr>
            <w:t xml:space="preserve">, J. G. (2024). Inter-day reliability of heart rate complexity and variability metrics in healthy highly active younger and older adults. </w:t>
          </w:r>
          <w:r w:rsidRPr="00D96C69">
            <w:rPr>
              <w:rFonts w:eastAsia="Times New Roman"/>
              <w:i/>
              <w:iCs/>
              <w:lang w:val="en-US"/>
            </w:rPr>
            <w:t>European Journal of Applied Physiology</w:t>
          </w:r>
          <w:r w:rsidRPr="00D96C69">
            <w:rPr>
              <w:rFonts w:eastAsia="Times New Roman"/>
              <w:lang w:val="en-US"/>
            </w:rPr>
            <w:t xml:space="preserve">, </w:t>
          </w:r>
          <w:r w:rsidRPr="00D96C69">
            <w:rPr>
              <w:rFonts w:eastAsia="Times New Roman"/>
              <w:i/>
              <w:iCs/>
              <w:lang w:val="en-US"/>
            </w:rPr>
            <w:t>124</w:t>
          </w:r>
          <w:r w:rsidRPr="00D96C69">
            <w:rPr>
              <w:rFonts w:eastAsia="Times New Roman"/>
              <w:lang w:val="en-US"/>
            </w:rPr>
            <w:t>(5), 1409–1424. https://doi.org/10.1007/s00421-023-05373-3</w:t>
          </w:r>
        </w:p>
        <w:p w14:paraId="3B98216D" w14:textId="77777777" w:rsidR="00D96C69" w:rsidRPr="00D96C69" w:rsidRDefault="00D96C69">
          <w:pPr>
            <w:autoSpaceDE w:val="0"/>
            <w:autoSpaceDN w:val="0"/>
            <w:ind w:hanging="480"/>
            <w:divId w:val="874193361"/>
            <w:rPr>
              <w:rFonts w:eastAsia="Times New Roman"/>
              <w:lang w:val="en-US"/>
            </w:rPr>
          </w:pPr>
          <w:r w:rsidRPr="00D96C69">
            <w:rPr>
              <w:rFonts w:eastAsia="Times New Roman"/>
              <w:lang w:val="en-US"/>
            </w:rPr>
            <w:t xml:space="preserve">Fuller, D., </w:t>
          </w:r>
          <w:proofErr w:type="spellStart"/>
          <w:r w:rsidRPr="00D96C69">
            <w:rPr>
              <w:rFonts w:eastAsia="Times New Roman"/>
              <w:lang w:val="en-US"/>
            </w:rPr>
            <w:t>Anaraki</w:t>
          </w:r>
          <w:proofErr w:type="spellEnd"/>
          <w:r w:rsidRPr="00D96C69">
            <w:rPr>
              <w:rFonts w:eastAsia="Times New Roman"/>
              <w:lang w:val="en-US"/>
            </w:rPr>
            <w:t xml:space="preserve">, J. R., Simango, B., Rayner, M., Dorani, F., Bozorgi, A., Luan, H., &amp; A Basset, F. (2021). Predicting lying, sitting, walking and running using Apple Watch and Fitbit data. </w:t>
          </w:r>
          <w:r w:rsidRPr="00D96C69">
            <w:rPr>
              <w:rFonts w:eastAsia="Times New Roman"/>
              <w:i/>
              <w:iCs/>
              <w:lang w:val="en-US"/>
            </w:rPr>
            <w:t>BMJ Open Sport and Exercise Medicine</w:t>
          </w:r>
          <w:r w:rsidRPr="00D96C69">
            <w:rPr>
              <w:rFonts w:eastAsia="Times New Roman"/>
              <w:lang w:val="en-US"/>
            </w:rPr>
            <w:t xml:space="preserve">, </w:t>
          </w:r>
          <w:r w:rsidRPr="00D96C69">
            <w:rPr>
              <w:rFonts w:eastAsia="Times New Roman"/>
              <w:i/>
              <w:iCs/>
              <w:lang w:val="en-US"/>
            </w:rPr>
            <w:t>7</w:t>
          </w:r>
          <w:r w:rsidRPr="00D96C69">
            <w:rPr>
              <w:rFonts w:eastAsia="Times New Roman"/>
              <w:lang w:val="en-US"/>
            </w:rPr>
            <w:t>(1). https://doi.org/10.1136/bmjsem-2020-001004</w:t>
          </w:r>
        </w:p>
        <w:p w14:paraId="56471AC1" w14:textId="77777777" w:rsidR="00D96C69" w:rsidRPr="00D96C69" w:rsidRDefault="00D96C69">
          <w:pPr>
            <w:autoSpaceDE w:val="0"/>
            <w:autoSpaceDN w:val="0"/>
            <w:ind w:hanging="480"/>
            <w:divId w:val="523786637"/>
            <w:rPr>
              <w:rFonts w:eastAsia="Times New Roman"/>
              <w:lang w:val="en-US"/>
            </w:rPr>
          </w:pPr>
          <w:r w:rsidRPr="00D96C69">
            <w:rPr>
              <w:rFonts w:eastAsia="Times New Roman"/>
              <w:i/>
              <w:iCs/>
              <w:lang w:val="en-US"/>
            </w:rPr>
            <w:t xml:space="preserve">FUZZY EXPERT SYSTEMS AND FUZZY REASONING TEAM </w:t>
          </w:r>
          <w:proofErr w:type="spellStart"/>
          <w:r w:rsidRPr="00D96C69">
            <w:rPr>
              <w:rFonts w:eastAsia="Times New Roman"/>
              <w:i/>
              <w:iCs/>
              <w:lang w:val="en-US"/>
            </w:rPr>
            <w:t>LinG</w:t>
          </w:r>
          <w:proofErr w:type="spellEnd"/>
          <w:r w:rsidRPr="00D96C69">
            <w:rPr>
              <w:rFonts w:eastAsia="Times New Roman"/>
              <w:i/>
              <w:iCs/>
              <w:lang w:val="en-US"/>
            </w:rPr>
            <w:t xml:space="preserve">-Live, Informative, Non-cost and </w:t>
          </w:r>
          <w:proofErr w:type="gramStart"/>
          <w:r w:rsidRPr="00D96C69">
            <w:rPr>
              <w:rFonts w:eastAsia="Times New Roman"/>
              <w:i/>
              <w:iCs/>
              <w:lang w:val="en-US"/>
            </w:rPr>
            <w:t>Genuine !</w:t>
          </w:r>
          <w:proofErr w:type="gramEnd"/>
          <w:r w:rsidRPr="00D96C69">
            <w:rPr>
              <w:rFonts w:eastAsia="Times New Roman"/>
              <w:lang w:val="en-US"/>
            </w:rPr>
            <w:t xml:space="preserve"> (s/f).</w:t>
          </w:r>
        </w:p>
        <w:p w14:paraId="00DA34E2" w14:textId="77777777" w:rsidR="00D96C69" w:rsidRPr="00D96C69" w:rsidRDefault="00D96C69">
          <w:pPr>
            <w:autoSpaceDE w:val="0"/>
            <w:autoSpaceDN w:val="0"/>
            <w:ind w:hanging="480"/>
            <w:divId w:val="1590969418"/>
            <w:rPr>
              <w:rFonts w:eastAsia="Times New Roman"/>
              <w:lang w:val="en-US"/>
            </w:rPr>
          </w:pPr>
          <w:r w:rsidRPr="00D96C69">
            <w:rPr>
              <w:rFonts w:eastAsia="Times New Roman"/>
              <w:lang w:val="en-US"/>
            </w:rPr>
            <w:t xml:space="preserve">Gaur, V. (2024). </w:t>
          </w:r>
          <w:r w:rsidRPr="00D96C69">
            <w:rPr>
              <w:rFonts w:eastAsia="Times New Roman"/>
              <w:i/>
              <w:iCs/>
              <w:lang w:val="en-US"/>
            </w:rPr>
            <w:t>Apple Health Data Analysis</w:t>
          </w:r>
          <w:r w:rsidRPr="00D96C69">
            <w:rPr>
              <w:rFonts w:eastAsia="Times New Roman"/>
              <w:lang w:val="en-US"/>
            </w:rPr>
            <w:t>. GitHub. https://github.com/vinayakgaur/Apple-Health-Data-Analysis</w:t>
          </w:r>
        </w:p>
        <w:p w14:paraId="4E2B829D" w14:textId="77777777" w:rsidR="00D96C69" w:rsidRPr="00D96C69" w:rsidRDefault="00D96C69">
          <w:pPr>
            <w:autoSpaceDE w:val="0"/>
            <w:autoSpaceDN w:val="0"/>
            <w:ind w:hanging="480"/>
            <w:divId w:val="281575369"/>
            <w:rPr>
              <w:rFonts w:eastAsia="Times New Roman"/>
              <w:lang w:val="en-US"/>
            </w:rPr>
          </w:pPr>
          <w:r w:rsidRPr="00D96C69">
            <w:rPr>
              <w:rFonts w:eastAsia="Times New Roman"/>
              <w:i/>
              <w:iCs/>
              <w:lang w:val="en-US"/>
            </w:rPr>
            <w:t>Global Physical Activity Questionnaire Analysis Guide GPAQ Analysis Guide Global Physical Activity Questionnaire (GPAQ) Analysis Guide</w:t>
          </w:r>
          <w:r w:rsidRPr="00D96C69">
            <w:rPr>
              <w:rFonts w:eastAsia="Times New Roman"/>
              <w:lang w:val="en-US"/>
            </w:rPr>
            <w:t>. (s/f). http://www.who.int/chp/steps/GPAQ/en/index.html</w:t>
          </w:r>
        </w:p>
        <w:p w14:paraId="763EA9EF" w14:textId="77777777" w:rsidR="00D96C69" w:rsidRDefault="00D96C69">
          <w:pPr>
            <w:autoSpaceDE w:val="0"/>
            <w:autoSpaceDN w:val="0"/>
            <w:ind w:hanging="480"/>
            <w:divId w:val="1221944932"/>
            <w:rPr>
              <w:rFonts w:eastAsia="Times New Roman"/>
            </w:rPr>
          </w:pPr>
          <w:r>
            <w:rPr>
              <w:rFonts w:eastAsia="Times New Roman"/>
            </w:rPr>
            <w:t xml:space="preserve">González, G., Ortega, Z., San, S., Mata, R., José, A., Cortés, P., Molero, P. P., &amp; Cuberos, R. C. (2018). </w:t>
          </w:r>
          <w:r>
            <w:rPr>
              <w:rFonts w:eastAsia="Times New Roman"/>
              <w:i/>
              <w:iCs/>
            </w:rPr>
            <w:t xml:space="preserve">Análisis de la capacidad aeróbica como cualidad esencial de la condición física de los estudiantes: Una revisión sistemática </w:t>
          </w:r>
          <w:proofErr w:type="spellStart"/>
          <w:r>
            <w:rPr>
              <w:rFonts w:eastAsia="Times New Roman"/>
              <w:i/>
              <w:iCs/>
            </w:rPr>
            <w:t>Analysis</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aerobic </w:t>
          </w:r>
          <w:proofErr w:type="spellStart"/>
          <w:r>
            <w:rPr>
              <w:rFonts w:eastAsia="Times New Roman"/>
              <w:i/>
              <w:iCs/>
            </w:rPr>
            <w:t>capacity</w:t>
          </w:r>
          <w:proofErr w:type="spellEnd"/>
          <w:r>
            <w:rPr>
              <w:rFonts w:eastAsia="Times New Roman"/>
              <w:i/>
              <w:iCs/>
            </w:rPr>
            <w:t xml:space="preserve"> as </w:t>
          </w:r>
          <w:proofErr w:type="spellStart"/>
          <w:r>
            <w:rPr>
              <w:rFonts w:eastAsia="Times New Roman"/>
              <w:i/>
              <w:iCs/>
            </w:rPr>
            <w:t>an</w:t>
          </w:r>
          <w:proofErr w:type="spellEnd"/>
          <w:r>
            <w:rPr>
              <w:rFonts w:eastAsia="Times New Roman"/>
              <w:i/>
              <w:iCs/>
            </w:rPr>
            <w:t xml:space="preserve"> </w:t>
          </w:r>
          <w:proofErr w:type="spellStart"/>
          <w:r>
            <w:rPr>
              <w:rFonts w:eastAsia="Times New Roman"/>
              <w:i/>
              <w:iCs/>
            </w:rPr>
            <w:t>essential</w:t>
          </w:r>
          <w:proofErr w:type="spellEnd"/>
          <w:r>
            <w:rPr>
              <w:rFonts w:eastAsia="Times New Roman"/>
              <w:i/>
              <w:iCs/>
            </w:rPr>
            <w:t xml:space="preserve"> </w:t>
          </w:r>
          <w:proofErr w:type="spellStart"/>
          <w:r>
            <w:rPr>
              <w:rFonts w:eastAsia="Times New Roman"/>
              <w:i/>
              <w:iCs/>
            </w:rPr>
            <w:t>quality</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w:t>
          </w:r>
          <w:proofErr w:type="spellStart"/>
          <w:r>
            <w:rPr>
              <w:rFonts w:eastAsia="Times New Roman"/>
              <w:i/>
              <w:iCs/>
            </w:rPr>
            <w:t>students</w:t>
          </w:r>
          <w:proofErr w:type="spellEnd"/>
          <w:r>
            <w:rPr>
              <w:rFonts w:eastAsia="Times New Roman"/>
              <w:i/>
              <w:iCs/>
            </w:rPr>
            <w:t xml:space="preserve">’ </w:t>
          </w:r>
          <w:proofErr w:type="spellStart"/>
          <w:r>
            <w:rPr>
              <w:rFonts w:eastAsia="Times New Roman"/>
              <w:i/>
              <w:iCs/>
            </w:rPr>
            <w:t>physical</w:t>
          </w:r>
          <w:proofErr w:type="spellEnd"/>
          <w:r>
            <w:rPr>
              <w:rFonts w:eastAsia="Times New Roman"/>
              <w:i/>
              <w:iCs/>
            </w:rPr>
            <w:t xml:space="preserve"> </w:t>
          </w:r>
          <w:proofErr w:type="spellStart"/>
          <w:r>
            <w:rPr>
              <w:rFonts w:eastAsia="Times New Roman"/>
              <w:i/>
              <w:iCs/>
            </w:rPr>
            <w:t>condition</w:t>
          </w:r>
          <w:proofErr w:type="spellEnd"/>
          <w:r>
            <w:rPr>
              <w:rFonts w:eastAsia="Times New Roman"/>
              <w:i/>
              <w:iCs/>
            </w:rPr>
            <w:t xml:space="preserve">: A </w:t>
          </w:r>
          <w:proofErr w:type="spellStart"/>
          <w:r>
            <w:rPr>
              <w:rFonts w:eastAsia="Times New Roman"/>
              <w:i/>
              <w:iCs/>
            </w:rPr>
            <w:t>systematic</w:t>
          </w:r>
          <w:proofErr w:type="spellEnd"/>
          <w:r>
            <w:rPr>
              <w:rFonts w:eastAsia="Times New Roman"/>
              <w:i/>
              <w:iCs/>
            </w:rPr>
            <w:t xml:space="preserve"> </w:t>
          </w:r>
          <w:proofErr w:type="spellStart"/>
          <w:r>
            <w:rPr>
              <w:rFonts w:eastAsia="Times New Roman"/>
              <w:i/>
              <w:iCs/>
            </w:rPr>
            <w:t>review</w:t>
          </w:r>
          <w:proofErr w:type="spellEnd"/>
          <w:r>
            <w:rPr>
              <w:rFonts w:eastAsia="Times New Roman"/>
            </w:rPr>
            <w:t>. www.retos.org</w:t>
          </w:r>
        </w:p>
        <w:p w14:paraId="5D0A2684" w14:textId="77777777" w:rsidR="00D96C69" w:rsidRPr="00D96C69" w:rsidRDefault="00D96C69">
          <w:pPr>
            <w:autoSpaceDE w:val="0"/>
            <w:autoSpaceDN w:val="0"/>
            <w:ind w:hanging="480"/>
            <w:divId w:val="1747874464"/>
            <w:rPr>
              <w:rFonts w:eastAsia="Times New Roman"/>
              <w:lang w:val="en-US"/>
            </w:rPr>
          </w:pPr>
          <w:r w:rsidRPr="00D96C69">
            <w:rPr>
              <w:rFonts w:eastAsia="Times New Roman"/>
              <w:i/>
              <w:iCs/>
              <w:lang w:val="en-US"/>
            </w:rPr>
            <w:t>Guidelines Heart rate variability Standards of measurement, physiological interpretation, and clinical use</w:t>
          </w:r>
          <w:r w:rsidRPr="00D96C69">
            <w:rPr>
              <w:rFonts w:eastAsia="Times New Roman"/>
              <w:lang w:val="en-US"/>
            </w:rPr>
            <w:t>. (s/f).</w:t>
          </w:r>
        </w:p>
        <w:p w14:paraId="697476FC" w14:textId="77777777" w:rsidR="00D96C69" w:rsidRPr="00D96C69" w:rsidRDefault="00D96C69">
          <w:pPr>
            <w:autoSpaceDE w:val="0"/>
            <w:autoSpaceDN w:val="0"/>
            <w:ind w:hanging="480"/>
            <w:divId w:val="497765704"/>
            <w:rPr>
              <w:rFonts w:eastAsia="Times New Roman"/>
              <w:lang w:val="en-US"/>
            </w:rPr>
          </w:pPr>
          <w:r w:rsidRPr="00D96C69">
            <w:rPr>
              <w:rFonts w:eastAsia="Times New Roman"/>
              <w:lang w:val="en-US"/>
            </w:rPr>
            <w:t xml:space="preserve">Gupta, M. M. (2011). Forty-five years of fuzzy sets and fuzzy logic-A tribute to professor Lotfi A. Zadeh (the father of fuzzy logic). En </w:t>
          </w:r>
          <w:r w:rsidRPr="00D96C69">
            <w:rPr>
              <w:rFonts w:eastAsia="Times New Roman"/>
              <w:i/>
              <w:iCs/>
              <w:lang w:val="en-US"/>
            </w:rPr>
            <w:t xml:space="preserve">Scientia </w:t>
          </w:r>
          <w:proofErr w:type="spellStart"/>
          <w:r w:rsidRPr="00D96C69">
            <w:rPr>
              <w:rFonts w:eastAsia="Times New Roman"/>
              <w:i/>
              <w:iCs/>
              <w:lang w:val="en-US"/>
            </w:rPr>
            <w:t>Iranica</w:t>
          </w:r>
          <w:proofErr w:type="spellEnd"/>
          <w:r w:rsidRPr="00D96C69">
            <w:rPr>
              <w:rFonts w:eastAsia="Times New Roman"/>
              <w:lang w:val="en-US"/>
            </w:rPr>
            <w:t xml:space="preserve"> (Vol. 18, </w:t>
          </w:r>
          <w:proofErr w:type="spellStart"/>
          <w:r w:rsidRPr="00D96C69">
            <w:rPr>
              <w:rFonts w:eastAsia="Times New Roman"/>
              <w:lang w:val="en-US"/>
            </w:rPr>
            <w:t>Número</w:t>
          </w:r>
          <w:proofErr w:type="spellEnd"/>
          <w:r w:rsidRPr="00D96C69">
            <w:rPr>
              <w:rFonts w:eastAsia="Times New Roman"/>
              <w:lang w:val="en-US"/>
            </w:rPr>
            <w:t xml:space="preserve"> 3 D, </w:t>
          </w:r>
          <w:r w:rsidRPr="00D96C69">
            <w:rPr>
              <w:rFonts w:eastAsia="Times New Roman"/>
              <w:lang w:val="en-US"/>
            </w:rPr>
            <w:lastRenderedPageBreak/>
            <w:t>pp. 685–690). Sharif University of Technology. https://doi.org/10.1016/j.scient.2011.04.023</w:t>
          </w:r>
        </w:p>
        <w:p w14:paraId="34058401" w14:textId="77777777" w:rsidR="00D96C69" w:rsidRPr="00D96C69" w:rsidRDefault="00D96C69">
          <w:pPr>
            <w:autoSpaceDE w:val="0"/>
            <w:autoSpaceDN w:val="0"/>
            <w:ind w:hanging="480"/>
            <w:divId w:val="728652483"/>
            <w:rPr>
              <w:rFonts w:eastAsia="Times New Roman"/>
              <w:lang w:val="en-US"/>
            </w:rPr>
          </w:pPr>
          <w:proofErr w:type="spellStart"/>
          <w:r w:rsidRPr="00D96C69">
            <w:rPr>
              <w:rFonts w:eastAsia="Times New Roman"/>
              <w:lang w:val="en-US"/>
            </w:rPr>
            <w:t>Guthold</w:t>
          </w:r>
          <w:proofErr w:type="spellEnd"/>
          <w:r w:rsidRPr="00D96C69">
            <w:rPr>
              <w:rFonts w:eastAsia="Times New Roman"/>
              <w:lang w:val="en-US"/>
            </w:rPr>
            <w:t xml:space="preserve">, R., Stevens, G. A., Riley, L. M., &amp; Bull, F. C. (2020). Global trends in insufficient physical activity among adolescents: a pooled analysis of 298 population-based surveys with 1·6 million participants. </w:t>
          </w:r>
          <w:r w:rsidRPr="00D96C69">
            <w:rPr>
              <w:rFonts w:eastAsia="Times New Roman"/>
              <w:i/>
              <w:iCs/>
              <w:lang w:val="en-US"/>
            </w:rPr>
            <w:t>The Lancet Child and Adolescent Health</w:t>
          </w:r>
          <w:r w:rsidRPr="00D96C69">
            <w:rPr>
              <w:rFonts w:eastAsia="Times New Roman"/>
              <w:lang w:val="en-US"/>
            </w:rPr>
            <w:t xml:space="preserve">, </w:t>
          </w:r>
          <w:r w:rsidRPr="00D96C69">
            <w:rPr>
              <w:rFonts w:eastAsia="Times New Roman"/>
              <w:i/>
              <w:iCs/>
              <w:lang w:val="en-US"/>
            </w:rPr>
            <w:t>4</w:t>
          </w:r>
          <w:r w:rsidRPr="00D96C69">
            <w:rPr>
              <w:rFonts w:eastAsia="Times New Roman"/>
              <w:lang w:val="en-US"/>
            </w:rPr>
            <w:t>(1), 23–35. https://doi.org/10.1016/S2352-4642(19)30323-2</w:t>
          </w:r>
        </w:p>
        <w:p w14:paraId="52A5E7C3" w14:textId="77777777" w:rsidR="00D96C69" w:rsidRPr="00D96C69" w:rsidRDefault="00D96C69">
          <w:pPr>
            <w:autoSpaceDE w:val="0"/>
            <w:autoSpaceDN w:val="0"/>
            <w:ind w:hanging="480"/>
            <w:divId w:val="317000328"/>
            <w:rPr>
              <w:rFonts w:eastAsia="Times New Roman"/>
              <w:lang w:val="en-US"/>
            </w:rPr>
          </w:pPr>
          <w:r w:rsidRPr="00D96C69">
            <w:rPr>
              <w:rFonts w:eastAsia="Times New Roman"/>
              <w:lang w:val="en-US"/>
            </w:rPr>
            <w:t xml:space="preserve">Healy, S., Patterson, F., Biddle, S., </w:t>
          </w:r>
          <w:proofErr w:type="spellStart"/>
          <w:r w:rsidRPr="00D96C69">
            <w:rPr>
              <w:rFonts w:eastAsia="Times New Roman"/>
              <w:lang w:val="en-US"/>
            </w:rPr>
            <w:t>Dumuid</w:t>
          </w:r>
          <w:proofErr w:type="spellEnd"/>
          <w:r w:rsidRPr="00D96C69">
            <w:rPr>
              <w:rFonts w:eastAsia="Times New Roman"/>
              <w:lang w:val="en-US"/>
            </w:rPr>
            <w:t xml:space="preserve">, D., Glorieux, I., Olds, T., Woods, C., Bauman, A. E., </w:t>
          </w:r>
          <w:proofErr w:type="spellStart"/>
          <w:r w:rsidRPr="00D96C69">
            <w:rPr>
              <w:rFonts w:eastAsia="Times New Roman"/>
              <w:lang w:val="en-US"/>
            </w:rPr>
            <w:t>Gába</w:t>
          </w:r>
          <w:proofErr w:type="spellEnd"/>
          <w:r w:rsidRPr="00D96C69">
            <w:rPr>
              <w:rFonts w:eastAsia="Times New Roman"/>
              <w:lang w:val="en-US"/>
            </w:rPr>
            <w:t xml:space="preserve">, A., Herring, M. P., Kastelic, K., Lachapelle, U., Volpe, S. L., </w:t>
          </w:r>
          <w:proofErr w:type="spellStart"/>
          <w:r w:rsidRPr="00D96C69">
            <w:rPr>
              <w:rFonts w:eastAsia="Times New Roman"/>
              <w:lang w:val="en-US"/>
            </w:rPr>
            <w:t>Tomat</w:t>
          </w:r>
          <w:proofErr w:type="spellEnd"/>
          <w:r w:rsidRPr="00D96C69">
            <w:rPr>
              <w:rFonts w:eastAsia="Times New Roman"/>
              <w:lang w:val="en-US"/>
            </w:rPr>
            <w:t xml:space="preserve">, S. B., &amp; </w:t>
          </w:r>
          <w:proofErr w:type="spellStart"/>
          <w:r w:rsidRPr="00D96C69">
            <w:rPr>
              <w:rFonts w:eastAsia="Times New Roman"/>
              <w:lang w:val="en-US"/>
            </w:rPr>
            <w:t>Pedisic</w:t>
          </w:r>
          <w:proofErr w:type="spellEnd"/>
          <w:r w:rsidRPr="00D96C69">
            <w:rPr>
              <w:rFonts w:eastAsia="Times New Roman"/>
              <w:lang w:val="en-US"/>
            </w:rPr>
            <w:t xml:space="preserve">, Z. (2024). It’s about time to </w:t>
          </w:r>
          <w:proofErr w:type="gramStart"/>
          <w:r w:rsidRPr="00D96C69">
            <w:rPr>
              <w:rFonts w:eastAsia="Times New Roman"/>
              <w:lang w:val="en-US"/>
            </w:rPr>
            <w:t>exercise:</w:t>
          </w:r>
          <w:proofErr w:type="gramEnd"/>
          <w:r w:rsidRPr="00D96C69">
            <w:rPr>
              <w:rFonts w:eastAsia="Times New Roman"/>
              <w:lang w:val="en-US"/>
            </w:rPr>
            <w:t xml:space="preserve"> development of the Exercise Participation Explained in Relation to Time (EXPERT) model. </w:t>
          </w:r>
          <w:r w:rsidRPr="00D96C69">
            <w:rPr>
              <w:rFonts w:eastAsia="Times New Roman"/>
              <w:i/>
              <w:iCs/>
              <w:lang w:val="en-US"/>
            </w:rPr>
            <w:t>British Journal of Sports Medicine</w:t>
          </w:r>
          <w:r w:rsidRPr="00D96C69">
            <w:rPr>
              <w:rFonts w:eastAsia="Times New Roman"/>
              <w:lang w:val="en-US"/>
            </w:rPr>
            <w:t xml:space="preserve">, </w:t>
          </w:r>
          <w:r w:rsidRPr="00D96C69">
            <w:rPr>
              <w:rFonts w:eastAsia="Times New Roman"/>
              <w:i/>
              <w:iCs/>
              <w:lang w:val="en-US"/>
            </w:rPr>
            <w:t>58</w:t>
          </w:r>
          <w:r w:rsidRPr="00D96C69">
            <w:rPr>
              <w:rFonts w:eastAsia="Times New Roman"/>
              <w:lang w:val="en-US"/>
            </w:rPr>
            <w:t>(19), 1131–1144. https://doi.org/10.1136/BJSPORTS-2024-108500</w:t>
          </w:r>
        </w:p>
        <w:p w14:paraId="41B91608" w14:textId="77777777" w:rsidR="00D96C69" w:rsidRPr="00D96C69" w:rsidRDefault="00D96C69">
          <w:pPr>
            <w:autoSpaceDE w:val="0"/>
            <w:autoSpaceDN w:val="0"/>
            <w:ind w:hanging="480"/>
            <w:divId w:val="27877535"/>
            <w:rPr>
              <w:rFonts w:eastAsia="Times New Roman"/>
              <w:lang w:val="en-US"/>
            </w:rPr>
          </w:pPr>
          <w:r w:rsidRPr="00D96C69">
            <w:rPr>
              <w:rFonts w:eastAsia="Times New Roman"/>
              <w:lang w:val="en-US"/>
            </w:rPr>
            <w:t xml:space="preserve">Henriksen, A., Mikalsen, M. H., </w:t>
          </w:r>
          <w:proofErr w:type="spellStart"/>
          <w:r w:rsidRPr="00D96C69">
            <w:rPr>
              <w:rFonts w:eastAsia="Times New Roman"/>
              <w:lang w:val="en-US"/>
            </w:rPr>
            <w:t>Woldaregay</w:t>
          </w:r>
          <w:proofErr w:type="spellEnd"/>
          <w:r w:rsidRPr="00D96C69">
            <w:rPr>
              <w:rFonts w:eastAsia="Times New Roman"/>
              <w:lang w:val="en-US"/>
            </w:rPr>
            <w:t xml:space="preserve">, A. Z., Muzny, M., Hartvigsen, G., Hopstock, L. A., &amp; </w:t>
          </w:r>
          <w:proofErr w:type="spellStart"/>
          <w:r w:rsidRPr="00D96C69">
            <w:rPr>
              <w:rFonts w:eastAsia="Times New Roman"/>
              <w:lang w:val="en-US"/>
            </w:rPr>
            <w:t>Grimsgaard</w:t>
          </w:r>
          <w:proofErr w:type="spellEnd"/>
          <w:r w:rsidRPr="00D96C69">
            <w:rPr>
              <w:rFonts w:eastAsia="Times New Roman"/>
              <w:lang w:val="en-US"/>
            </w:rPr>
            <w:t xml:space="preserve">, S. (2018). Using fitness trackers and smartwatches to measure physical activity in research: Analysis of consumer wrist-worn wearables. </w:t>
          </w:r>
          <w:r w:rsidRPr="00D96C69">
            <w:rPr>
              <w:rFonts w:eastAsia="Times New Roman"/>
              <w:i/>
              <w:iCs/>
              <w:lang w:val="en-US"/>
            </w:rPr>
            <w:t>Journal of Medical Internet Research</w:t>
          </w:r>
          <w:r w:rsidRPr="00D96C69">
            <w:rPr>
              <w:rFonts w:eastAsia="Times New Roman"/>
              <w:lang w:val="en-US"/>
            </w:rPr>
            <w:t xml:space="preserve">, </w:t>
          </w:r>
          <w:r w:rsidRPr="00D96C69">
            <w:rPr>
              <w:rFonts w:eastAsia="Times New Roman"/>
              <w:i/>
              <w:iCs/>
              <w:lang w:val="en-US"/>
            </w:rPr>
            <w:t>20</w:t>
          </w:r>
          <w:r w:rsidRPr="00D96C69">
            <w:rPr>
              <w:rFonts w:eastAsia="Times New Roman"/>
              <w:lang w:val="en-US"/>
            </w:rPr>
            <w:t>(3). https://doi.org/10.2196/jmir.9157</w:t>
          </w:r>
        </w:p>
        <w:p w14:paraId="748F03D9" w14:textId="77777777" w:rsidR="00D96C69" w:rsidRPr="00D96C69" w:rsidRDefault="00D96C69">
          <w:pPr>
            <w:autoSpaceDE w:val="0"/>
            <w:autoSpaceDN w:val="0"/>
            <w:ind w:hanging="480"/>
            <w:divId w:val="1956987174"/>
            <w:rPr>
              <w:rFonts w:eastAsia="Times New Roman"/>
              <w:lang w:val="en-US"/>
            </w:rPr>
          </w:pPr>
          <w:r w:rsidRPr="00D96C69">
            <w:rPr>
              <w:rFonts w:eastAsia="Times New Roman"/>
              <w:lang w:val="en-US"/>
            </w:rPr>
            <w:t xml:space="preserve">Henriksen, A., </w:t>
          </w:r>
          <w:proofErr w:type="spellStart"/>
          <w:r w:rsidRPr="00D96C69">
            <w:rPr>
              <w:rFonts w:eastAsia="Times New Roman"/>
              <w:lang w:val="en-US"/>
            </w:rPr>
            <w:t>Woldaregay</w:t>
          </w:r>
          <w:proofErr w:type="spellEnd"/>
          <w:r w:rsidRPr="00D96C69">
            <w:rPr>
              <w:rFonts w:eastAsia="Times New Roman"/>
              <w:lang w:val="en-US"/>
            </w:rPr>
            <w:t xml:space="preserve">, A. Z., Muzny, M., Hartvigsen, G., Hopstock, L. A., </w:t>
          </w:r>
          <w:proofErr w:type="spellStart"/>
          <w:r w:rsidRPr="00D96C69">
            <w:rPr>
              <w:rFonts w:eastAsia="Times New Roman"/>
              <w:lang w:val="en-US"/>
            </w:rPr>
            <w:t>Grimsgaard</w:t>
          </w:r>
          <w:proofErr w:type="spellEnd"/>
          <w:r w:rsidRPr="00D96C69">
            <w:rPr>
              <w:rFonts w:eastAsia="Times New Roman"/>
              <w:lang w:val="en-US"/>
            </w:rPr>
            <w:t xml:space="preserve">, S., &amp; grant, U. the A. U. of N. thematic priority. (2021). </w:t>
          </w:r>
          <w:r w:rsidRPr="00D96C69">
            <w:rPr>
              <w:rFonts w:eastAsia="Times New Roman"/>
              <w:i/>
              <w:iCs/>
              <w:lang w:val="en-US"/>
            </w:rPr>
            <w:t>Replication data for Using Fitness Trackers and Smartwatches to Measure Physical Activity in Research</w:t>
          </w:r>
          <w:r w:rsidRPr="00D96C69">
            <w:rPr>
              <w:rFonts w:eastAsia="Times New Roman"/>
              <w:lang w:val="en-US"/>
            </w:rPr>
            <w:t xml:space="preserve"> (U. T. A. U. of Norway, Ed.; V1 ed.). </w:t>
          </w:r>
          <w:proofErr w:type="spellStart"/>
          <w:r w:rsidRPr="00D96C69">
            <w:rPr>
              <w:rFonts w:eastAsia="Times New Roman"/>
              <w:lang w:val="en-US"/>
            </w:rPr>
            <w:t>DataverseNO</w:t>
          </w:r>
          <w:proofErr w:type="spellEnd"/>
          <w:r w:rsidRPr="00D96C69">
            <w:rPr>
              <w:rFonts w:eastAsia="Times New Roman"/>
              <w:lang w:val="en-US"/>
            </w:rPr>
            <w:t>. https://doi.org/doi/10.18710/6ZWC9Z</w:t>
          </w:r>
        </w:p>
        <w:p w14:paraId="2D939EF5" w14:textId="77777777" w:rsidR="00D96C69" w:rsidRPr="00D96C69" w:rsidRDefault="00D96C69">
          <w:pPr>
            <w:autoSpaceDE w:val="0"/>
            <w:autoSpaceDN w:val="0"/>
            <w:ind w:hanging="480"/>
            <w:divId w:val="890264158"/>
            <w:rPr>
              <w:rFonts w:eastAsia="Times New Roman"/>
              <w:lang w:val="en-US"/>
            </w:rPr>
          </w:pPr>
          <w:r w:rsidRPr="00D96C69">
            <w:rPr>
              <w:rFonts w:eastAsia="Times New Roman"/>
              <w:i/>
              <w:iCs/>
              <w:lang w:val="en-US"/>
            </w:rPr>
            <w:t>Hypertension-2014-Monfredi-1334-43</w:t>
          </w:r>
          <w:r w:rsidRPr="00D96C69">
            <w:rPr>
              <w:rFonts w:eastAsia="Times New Roman"/>
              <w:lang w:val="en-US"/>
            </w:rPr>
            <w:t>. (s/f).</w:t>
          </w:r>
        </w:p>
        <w:p w14:paraId="1345F20D" w14:textId="77777777" w:rsidR="00D96C69" w:rsidRPr="00D96C69" w:rsidRDefault="00D96C69">
          <w:pPr>
            <w:autoSpaceDE w:val="0"/>
            <w:autoSpaceDN w:val="0"/>
            <w:ind w:hanging="480"/>
            <w:divId w:val="863323867"/>
            <w:rPr>
              <w:rFonts w:eastAsia="Times New Roman"/>
              <w:lang w:val="en-US"/>
            </w:rPr>
          </w:pPr>
          <w:r w:rsidRPr="00D96C69">
            <w:rPr>
              <w:rFonts w:eastAsia="Times New Roman"/>
              <w:lang w:val="en-US"/>
            </w:rPr>
            <w:t xml:space="preserve">Katzmarzyk, P. T. (2023). Expanding our understanding of the global impact of physical inactivity. </w:t>
          </w:r>
          <w:r w:rsidRPr="00D96C69">
            <w:rPr>
              <w:rFonts w:eastAsia="Times New Roman"/>
              <w:i/>
              <w:iCs/>
              <w:lang w:val="en-US"/>
            </w:rPr>
            <w:t>The Lancet Global Health</w:t>
          </w:r>
          <w:r w:rsidRPr="00D96C69">
            <w:rPr>
              <w:rFonts w:eastAsia="Times New Roman"/>
              <w:lang w:val="en-US"/>
            </w:rPr>
            <w:t xml:space="preserve">, </w:t>
          </w:r>
          <w:r w:rsidRPr="00D96C69">
            <w:rPr>
              <w:rFonts w:eastAsia="Times New Roman"/>
              <w:i/>
              <w:iCs/>
              <w:lang w:val="en-US"/>
            </w:rPr>
            <w:t>11</w:t>
          </w:r>
          <w:r w:rsidRPr="00D96C69">
            <w:rPr>
              <w:rFonts w:eastAsia="Times New Roman"/>
              <w:lang w:val="en-US"/>
            </w:rPr>
            <w:t>(1), e2–e3. https://doi.org/10.1016/S2214-109X(22)00482-X</w:t>
          </w:r>
        </w:p>
        <w:p w14:paraId="7D63966A" w14:textId="77777777" w:rsidR="00D96C69" w:rsidRPr="00D96C69" w:rsidRDefault="00D96C69">
          <w:pPr>
            <w:autoSpaceDE w:val="0"/>
            <w:autoSpaceDN w:val="0"/>
            <w:ind w:hanging="480"/>
            <w:divId w:val="1118909901"/>
            <w:rPr>
              <w:rFonts w:eastAsia="Times New Roman"/>
              <w:lang w:val="en-US"/>
            </w:rPr>
          </w:pPr>
          <w:r w:rsidRPr="00D96C69">
            <w:rPr>
              <w:rFonts w:eastAsia="Times New Roman"/>
              <w:lang w:val="en-US"/>
            </w:rPr>
            <w:t xml:space="preserve">Kaur, J., &amp; Khehra, B. S. (2022). Fuzzy Logic and Hybrid based Approaches for the Risk of Heart Disease Detection: State-of-the-Art Review. En </w:t>
          </w:r>
          <w:r w:rsidRPr="00D96C69">
            <w:rPr>
              <w:rFonts w:eastAsia="Times New Roman"/>
              <w:i/>
              <w:iCs/>
              <w:lang w:val="en-US"/>
            </w:rPr>
            <w:t>Journal of The Institution of Engineers (India): Series B</w:t>
          </w:r>
          <w:r w:rsidRPr="00D96C69">
            <w:rPr>
              <w:rFonts w:eastAsia="Times New Roman"/>
              <w:lang w:val="en-US"/>
            </w:rPr>
            <w:t xml:space="preserve"> (Vol. 103, </w:t>
          </w:r>
          <w:proofErr w:type="spellStart"/>
          <w:r w:rsidRPr="00D96C69">
            <w:rPr>
              <w:rFonts w:eastAsia="Times New Roman"/>
              <w:lang w:val="en-US"/>
            </w:rPr>
            <w:t>Número</w:t>
          </w:r>
          <w:proofErr w:type="spellEnd"/>
          <w:r w:rsidRPr="00D96C69">
            <w:rPr>
              <w:rFonts w:eastAsia="Times New Roman"/>
              <w:lang w:val="en-US"/>
            </w:rPr>
            <w:t xml:space="preserve"> 2, pp. 681–697). Springer. https://doi.org/10.1007/s40031-021-00644-z</w:t>
          </w:r>
        </w:p>
        <w:p w14:paraId="708E5B76" w14:textId="77777777" w:rsidR="00D96C69" w:rsidRPr="00D96C69" w:rsidRDefault="00D96C69">
          <w:pPr>
            <w:autoSpaceDE w:val="0"/>
            <w:autoSpaceDN w:val="0"/>
            <w:ind w:hanging="480"/>
            <w:divId w:val="1408769971"/>
            <w:rPr>
              <w:rFonts w:eastAsia="Times New Roman"/>
              <w:lang w:val="en-US"/>
            </w:rPr>
          </w:pPr>
          <w:r w:rsidRPr="00D96C69">
            <w:rPr>
              <w:rFonts w:eastAsia="Times New Roman"/>
              <w:lang w:val="en-US"/>
            </w:rPr>
            <w:lastRenderedPageBreak/>
            <w:t xml:space="preserve">Khan, D., Al Mudawi, N., Abdelhaq, M., Alazeb, A., Alotaibi, S. S., </w:t>
          </w:r>
          <w:proofErr w:type="spellStart"/>
          <w:r w:rsidRPr="00D96C69">
            <w:rPr>
              <w:rFonts w:eastAsia="Times New Roman"/>
              <w:lang w:val="en-US"/>
            </w:rPr>
            <w:t>Algarni</w:t>
          </w:r>
          <w:proofErr w:type="spellEnd"/>
          <w:r w:rsidRPr="00D96C69">
            <w:rPr>
              <w:rFonts w:eastAsia="Times New Roman"/>
              <w:lang w:val="en-US"/>
            </w:rPr>
            <w:t xml:space="preserve">, A., &amp; Jalal, A. (2024). A Wearable Inertial Sensor Approach for Locomotion and Localization Recognition on Physical Activity. </w:t>
          </w:r>
          <w:r w:rsidRPr="00D96C69">
            <w:rPr>
              <w:rFonts w:eastAsia="Times New Roman"/>
              <w:i/>
              <w:iCs/>
              <w:lang w:val="en-US"/>
            </w:rPr>
            <w:t>Sensors</w:t>
          </w:r>
          <w:r w:rsidRPr="00D96C69">
            <w:rPr>
              <w:rFonts w:eastAsia="Times New Roman"/>
              <w:lang w:val="en-US"/>
            </w:rPr>
            <w:t xml:space="preserve">, </w:t>
          </w:r>
          <w:r w:rsidRPr="00D96C69">
            <w:rPr>
              <w:rFonts w:eastAsia="Times New Roman"/>
              <w:i/>
              <w:iCs/>
              <w:lang w:val="en-US"/>
            </w:rPr>
            <w:t>24</w:t>
          </w:r>
          <w:r w:rsidRPr="00D96C69">
            <w:rPr>
              <w:rFonts w:eastAsia="Times New Roman"/>
              <w:lang w:val="en-US"/>
            </w:rPr>
            <w:t>(3). https://doi.org/10.3390/s24030735</w:t>
          </w:r>
        </w:p>
        <w:p w14:paraId="2057C0EB" w14:textId="77777777" w:rsidR="00D96C69" w:rsidRPr="00D96C69" w:rsidRDefault="00D96C69">
          <w:pPr>
            <w:autoSpaceDE w:val="0"/>
            <w:autoSpaceDN w:val="0"/>
            <w:ind w:hanging="480"/>
            <w:divId w:val="1719552009"/>
            <w:rPr>
              <w:rFonts w:eastAsia="Times New Roman"/>
              <w:lang w:val="en-US"/>
            </w:rPr>
          </w:pPr>
          <w:r w:rsidRPr="00D96C69">
            <w:rPr>
              <w:rFonts w:eastAsia="Times New Roman"/>
              <w:lang w:val="en-US"/>
            </w:rPr>
            <w:t xml:space="preserve">Królak, A., Wiktorski, T., </w:t>
          </w:r>
          <w:proofErr w:type="spellStart"/>
          <w:r w:rsidRPr="00D96C69">
            <w:rPr>
              <w:rFonts w:eastAsia="Times New Roman"/>
              <w:lang w:val="en-US"/>
            </w:rPr>
            <w:t>Bjørkavoll</w:t>
          </w:r>
          <w:proofErr w:type="spellEnd"/>
          <w:r w:rsidRPr="00D96C69">
            <w:rPr>
              <w:rFonts w:eastAsia="Times New Roman"/>
              <w:lang w:val="en-US"/>
            </w:rPr>
            <w:t xml:space="preserve">-Bergseth, M. F., &amp; Ørn, S. (2020). Artifact correction in short-term </w:t>
          </w:r>
          <w:proofErr w:type="spellStart"/>
          <w:r w:rsidRPr="00D96C69">
            <w:rPr>
              <w:rFonts w:eastAsia="Times New Roman"/>
              <w:lang w:val="en-US"/>
            </w:rPr>
            <w:t>hrv</w:t>
          </w:r>
          <w:proofErr w:type="spellEnd"/>
          <w:r w:rsidRPr="00D96C69">
            <w:rPr>
              <w:rFonts w:eastAsia="Times New Roman"/>
              <w:lang w:val="en-US"/>
            </w:rPr>
            <w:t xml:space="preserve"> during strenuous physical exercise. </w:t>
          </w:r>
          <w:r w:rsidRPr="00D96C69">
            <w:rPr>
              <w:rFonts w:eastAsia="Times New Roman"/>
              <w:i/>
              <w:iCs/>
              <w:lang w:val="en-US"/>
            </w:rPr>
            <w:t>Sensors (Switzerland)</w:t>
          </w:r>
          <w:r w:rsidRPr="00D96C69">
            <w:rPr>
              <w:rFonts w:eastAsia="Times New Roman"/>
              <w:lang w:val="en-US"/>
            </w:rPr>
            <w:t xml:space="preserve">, </w:t>
          </w:r>
          <w:r w:rsidRPr="00D96C69">
            <w:rPr>
              <w:rFonts w:eastAsia="Times New Roman"/>
              <w:i/>
              <w:iCs/>
              <w:lang w:val="en-US"/>
            </w:rPr>
            <w:t>20</w:t>
          </w:r>
          <w:r w:rsidRPr="00D96C69">
            <w:rPr>
              <w:rFonts w:eastAsia="Times New Roman"/>
              <w:lang w:val="en-US"/>
            </w:rPr>
            <w:t>(21), 1–23. https://doi.org/10.3390/s20216372</w:t>
          </w:r>
        </w:p>
        <w:p w14:paraId="6190C55F" w14:textId="77777777" w:rsidR="00D96C69" w:rsidRPr="00D96C69" w:rsidRDefault="00D96C69">
          <w:pPr>
            <w:autoSpaceDE w:val="0"/>
            <w:autoSpaceDN w:val="0"/>
            <w:ind w:hanging="480"/>
            <w:divId w:val="1041202124"/>
            <w:rPr>
              <w:rFonts w:eastAsia="Times New Roman"/>
              <w:lang w:val="en-US"/>
            </w:rPr>
          </w:pPr>
          <w:r w:rsidRPr="00D96C69">
            <w:rPr>
              <w:rFonts w:eastAsia="Times New Roman"/>
              <w:lang w:val="en-US"/>
            </w:rPr>
            <w:t xml:space="preserve">Laborde, S., Mosley, E., &amp; Thayer, J. F. (2017). Heart rate variability and cardiac vagal tone in psychophysiological research - Recommendations for experiment planning, data analysis, and data reporting. En </w:t>
          </w:r>
          <w:r w:rsidRPr="00D96C69">
            <w:rPr>
              <w:rFonts w:eastAsia="Times New Roman"/>
              <w:i/>
              <w:iCs/>
              <w:lang w:val="en-US"/>
            </w:rPr>
            <w:t>Frontiers in Psychology</w:t>
          </w:r>
          <w:r w:rsidRPr="00D96C69">
            <w:rPr>
              <w:rFonts w:eastAsia="Times New Roman"/>
              <w:lang w:val="en-US"/>
            </w:rPr>
            <w:t xml:space="preserve"> (Vol. 8, </w:t>
          </w:r>
          <w:proofErr w:type="spellStart"/>
          <w:r w:rsidRPr="00D96C69">
            <w:rPr>
              <w:rFonts w:eastAsia="Times New Roman"/>
              <w:lang w:val="en-US"/>
            </w:rPr>
            <w:t>Número</w:t>
          </w:r>
          <w:proofErr w:type="spellEnd"/>
          <w:r w:rsidRPr="00D96C69">
            <w:rPr>
              <w:rFonts w:eastAsia="Times New Roman"/>
              <w:lang w:val="en-US"/>
            </w:rPr>
            <w:t xml:space="preserve"> FEB). Frontiers Research Foundation. https://doi.org/10.3389/fpsyg.2017.00213</w:t>
          </w:r>
        </w:p>
        <w:p w14:paraId="09F0AABA" w14:textId="77777777" w:rsidR="00D96C69" w:rsidRPr="00D96C69" w:rsidRDefault="00D96C69">
          <w:pPr>
            <w:autoSpaceDE w:val="0"/>
            <w:autoSpaceDN w:val="0"/>
            <w:ind w:hanging="480"/>
            <w:divId w:val="1946499569"/>
            <w:rPr>
              <w:rFonts w:eastAsia="Times New Roman"/>
              <w:lang w:val="en-US"/>
            </w:rPr>
          </w:pPr>
          <w:proofErr w:type="spellStart"/>
          <w:r w:rsidRPr="00D96C69">
            <w:rPr>
              <w:rFonts w:eastAsia="Times New Roman"/>
              <w:lang w:val="en-US"/>
            </w:rPr>
            <w:t>Lefteri</w:t>
          </w:r>
          <w:proofErr w:type="spellEnd"/>
          <w:r w:rsidRPr="00D96C69">
            <w:rPr>
              <w:rFonts w:eastAsia="Times New Roman"/>
              <w:lang w:val="en-US"/>
            </w:rPr>
            <w:t xml:space="preserve"> H. Tsoukalas, &amp; Robert E. Uhrig. (s/f). </w:t>
          </w:r>
          <w:r w:rsidRPr="00D96C69">
            <w:rPr>
              <w:rFonts w:eastAsia="Times New Roman"/>
              <w:i/>
              <w:iCs/>
              <w:lang w:val="en-US"/>
            </w:rPr>
            <w:t>Fuzzy and neural approaches in engineering</w:t>
          </w:r>
          <w:r w:rsidRPr="00D96C69">
            <w:rPr>
              <w:rFonts w:eastAsia="Times New Roman"/>
              <w:lang w:val="en-US"/>
            </w:rPr>
            <w:t>.</w:t>
          </w:r>
        </w:p>
        <w:p w14:paraId="70D2538B" w14:textId="77777777" w:rsidR="00D96C69" w:rsidRPr="00D96C69" w:rsidRDefault="00D96C69">
          <w:pPr>
            <w:autoSpaceDE w:val="0"/>
            <w:autoSpaceDN w:val="0"/>
            <w:ind w:hanging="480"/>
            <w:divId w:val="425420672"/>
            <w:rPr>
              <w:rFonts w:eastAsia="Times New Roman"/>
              <w:lang w:val="en-US"/>
            </w:rPr>
          </w:pPr>
          <w:r w:rsidRPr="00D96C69">
            <w:rPr>
              <w:rFonts w:eastAsia="Times New Roman"/>
              <w:lang w:val="en-US"/>
            </w:rPr>
            <w:t xml:space="preserve">Levitz, Kathleen., &amp; Levitz, Hilbert. (1979). </w:t>
          </w:r>
          <w:r w:rsidRPr="00D96C69">
            <w:rPr>
              <w:rFonts w:eastAsia="Times New Roman"/>
              <w:i/>
              <w:iCs/>
              <w:lang w:val="en-US"/>
            </w:rPr>
            <w:t>Logic and Boolean algebra</w:t>
          </w:r>
          <w:r w:rsidRPr="00D96C69">
            <w:rPr>
              <w:rFonts w:eastAsia="Times New Roman"/>
              <w:lang w:val="en-US"/>
            </w:rPr>
            <w:t>. Barron’s Educational Series.</w:t>
          </w:r>
        </w:p>
        <w:p w14:paraId="4FDC019E" w14:textId="77777777" w:rsidR="00D96C69" w:rsidRDefault="00D96C69">
          <w:pPr>
            <w:autoSpaceDE w:val="0"/>
            <w:autoSpaceDN w:val="0"/>
            <w:ind w:hanging="480"/>
            <w:divId w:val="329843012"/>
            <w:rPr>
              <w:rFonts w:eastAsia="Times New Roman"/>
            </w:rPr>
          </w:pPr>
          <w:r w:rsidRPr="00D96C69">
            <w:rPr>
              <w:rFonts w:eastAsia="Times New Roman"/>
              <w:lang w:val="en-US"/>
            </w:rPr>
            <w:t xml:space="preserve">Lu, Y., Wiltshire, H. D., Baker, J. S., Wang, Q., Ying, S., Li, J., &amp; Lu, Y. (2022). Associations between Objectively Determined Physical Activity and Cardiometabolic Health in Adult Women: A Systematic Review and Meta-Analysis. </w:t>
          </w:r>
          <w:proofErr w:type="spellStart"/>
          <w:r>
            <w:rPr>
              <w:rFonts w:eastAsia="Times New Roman"/>
              <w:i/>
              <w:iCs/>
            </w:rPr>
            <w:t>Biology</w:t>
          </w:r>
          <w:proofErr w:type="spellEnd"/>
          <w:r>
            <w:rPr>
              <w:rFonts w:eastAsia="Times New Roman"/>
            </w:rPr>
            <w:t xml:space="preserve">, </w:t>
          </w:r>
          <w:r>
            <w:rPr>
              <w:rFonts w:eastAsia="Times New Roman"/>
              <w:i/>
              <w:iCs/>
            </w:rPr>
            <w:t>11</w:t>
          </w:r>
          <w:r>
            <w:rPr>
              <w:rFonts w:eastAsia="Times New Roman"/>
            </w:rPr>
            <w:t>(6), 925. https://doi.org/10.3390/BIOLOGY11060925/S1</w:t>
          </w:r>
        </w:p>
        <w:p w14:paraId="4636E9A2" w14:textId="77777777" w:rsidR="00D96C69" w:rsidRDefault="00D96C69">
          <w:pPr>
            <w:autoSpaceDE w:val="0"/>
            <w:autoSpaceDN w:val="0"/>
            <w:ind w:hanging="480"/>
            <w:divId w:val="1154181686"/>
            <w:rPr>
              <w:rFonts w:eastAsia="Times New Roman"/>
            </w:rPr>
          </w:pPr>
          <w:r>
            <w:rPr>
              <w:rFonts w:eastAsia="Times New Roman"/>
            </w:rPr>
            <w:t xml:space="preserve">Martínez, R., Palma, A., &amp; Velásquez, A. (2020a). Revolución tecnológica e inclusión social Reflexiones sobre desafíos y oportunidades para la política social en América Latina. </w:t>
          </w:r>
          <w:r>
            <w:rPr>
              <w:rFonts w:eastAsia="Times New Roman"/>
              <w:i/>
              <w:iCs/>
            </w:rPr>
            <w:t xml:space="preserve">CEPAL serie </w:t>
          </w:r>
          <w:proofErr w:type="spellStart"/>
          <w:r>
            <w:rPr>
              <w:rFonts w:eastAsia="Times New Roman"/>
              <w:i/>
              <w:iCs/>
            </w:rPr>
            <w:t>Politicas</w:t>
          </w:r>
          <w:proofErr w:type="spellEnd"/>
          <w:r>
            <w:rPr>
              <w:rFonts w:eastAsia="Times New Roman"/>
              <w:i/>
              <w:iCs/>
            </w:rPr>
            <w:t xml:space="preserve"> Sociales</w:t>
          </w:r>
          <w:r>
            <w:rPr>
              <w:rFonts w:eastAsia="Times New Roman"/>
            </w:rPr>
            <w:t xml:space="preserve">, </w:t>
          </w:r>
          <w:r>
            <w:rPr>
              <w:rFonts w:eastAsia="Times New Roman"/>
              <w:i/>
              <w:iCs/>
            </w:rPr>
            <w:t>233</w:t>
          </w:r>
          <w:r>
            <w:rPr>
              <w:rFonts w:eastAsia="Times New Roman"/>
            </w:rPr>
            <w:t>.</w:t>
          </w:r>
        </w:p>
        <w:p w14:paraId="43ADC085" w14:textId="77777777" w:rsidR="00D96C69" w:rsidRDefault="00D96C69">
          <w:pPr>
            <w:autoSpaceDE w:val="0"/>
            <w:autoSpaceDN w:val="0"/>
            <w:ind w:hanging="480"/>
            <w:divId w:val="1960525929"/>
            <w:rPr>
              <w:rFonts w:eastAsia="Times New Roman"/>
            </w:rPr>
          </w:pPr>
          <w:r>
            <w:rPr>
              <w:rFonts w:eastAsia="Times New Roman"/>
            </w:rPr>
            <w:t xml:space="preserve">Martínez, R., Palma, A., &amp; Velásquez, A. (2020b). Revolución tecnológica e inclusión social Reflexiones sobre desafíos y oportunidades para la política social en América Latina. </w:t>
          </w:r>
          <w:r>
            <w:rPr>
              <w:rFonts w:eastAsia="Times New Roman"/>
              <w:i/>
              <w:iCs/>
            </w:rPr>
            <w:t>CEPAL - Serie Políticas Sociales</w:t>
          </w:r>
          <w:r>
            <w:rPr>
              <w:rFonts w:eastAsia="Times New Roman"/>
            </w:rPr>
            <w:t xml:space="preserve">, </w:t>
          </w:r>
          <w:r>
            <w:rPr>
              <w:rFonts w:eastAsia="Times New Roman"/>
              <w:i/>
              <w:iCs/>
            </w:rPr>
            <w:t>233</w:t>
          </w:r>
          <w:r>
            <w:rPr>
              <w:rFonts w:eastAsia="Times New Roman"/>
            </w:rPr>
            <w:t>.</w:t>
          </w:r>
        </w:p>
        <w:p w14:paraId="7BBF91E5" w14:textId="77777777" w:rsidR="00D96C69" w:rsidRPr="00D96C69" w:rsidRDefault="00D96C69">
          <w:pPr>
            <w:autoSpaceDE w:val="0"/>
            <w:autoSpaceDN w:val="0"/>
            <w:ind w:hanging="480"/>
            <w:divId w:val="1137259263"/>
            <w:rPr>
              <w:rFonts w:eastAsia="Times New Roman"/>
              <w:lang w:val="en-US"/>
            </w:rPr>
          </w:pPr>
          <w:r w:rsidRPr="00B765CA">
            <w:rPr>
              <w:rFonts w:eastAsia="Times New Roman"/>
              <w:lang w:val="en-US"/>
            </w:rPr>
            <w:t>Matic</w:t>
          </w:r>
          <w:r w:rsidRPr="00B765CA">
            <w:rPr>
              <w:rFonts w:eastAsia="Times New Roman"/>
              <w:vertAlign w:val="superscript"/>
              <w:lang w:val="en-US"/>
            </w:rPr>
            <w:t>1</w:t>
          </w:r>
          <w:r w:rsidRPr="00B765CA">
            <w:rPr>
              <w:rFonts w:eastAsia="Times New Roman"/>
              <w:lang w:val="en-US"/>
            </w:rPr>
            <w:t>, A., Cipresso</w:t>
          </w:r>
          <w:r w:rsidRPr="00B765CA">
            <w:rPr>
              <w:rFonts w:eastAsia="Times New Roman"/>
              <w:vertAlign w:val="superscript"/>
              <w:lang w:val="en-US"/>
            </w:rPr>
            <w:t>2</w:t>
          </w:r>
          <w:r w:rsidRPr="00B765CA">
            <w:rPr>
              <w:rFonts w:eastAsia="Times New Roman"/>
              <w:lang w:val="en-US"/>
            </w:rPr>
            <w:t>, P., Osmani</w:t>
          </w:r>
          <w:r w:rsidRPr="00B765CA">
            <w:rPr>
              <w:rFonts w:eastAsia="Times New Roman"/>
              <w:vertAlign w:val="superscript"/>
              <w:lang w:val="en-US"/>
            </w:rPr>
            <w:t>1</w:t>
          </w:r>
          <w:r w:rsidRPr="00B765CA">
            <w:rPr>
              <w:rFonts w:eastAsia="Times New Roman"/>
              <w:lang w:val="en-US"/>
            </w:rPr>
            <w:t>, V., Serino</w:t>
          </w:r>
          <w:r w:rsidRPr="00B765CA">
            <w:rPr>
              <w:rFonts w:eastAsia="Times New Roman"/>
              <w:vertAlign w:val="superscript"/>
              <w:lang w:val="en-US"/>
            </w:rPr>
            <w:t>2</w:t>
          </w:r>
          <w:r w:rsidRPr="00B765CA">
            <w:rPr>
              <w:rFonts w:eastAsia="Times New Roman"/>
              <w:lang w:val="en-US"/>
            </w:rPr>
            <w:t>, S., Popleteev</w:t>
          </w:r>
          <w:r w:rsidRPr="00B765CA">
            <w:rPr>
              <w:rFonts w:eastAsia="Times New Roman"/>
              <w:vertAlign w:val="superscript"/>
              <w:lang w:val="en-US"/>
            </w:rPr>
            <w:t>1</w:t>
          </w:r>
          <w:r w:rsidRPr="00B765CA">
            <w:rPr>
              <w:rFonts w:eastAsia="Times New Roman"/>
              <w:lang w:val="en-US"/>
            </w:rPr>
            <w:t>, A., Gaggioli</w:t>
          </w:r>
          <w:r w:rsidRPr="00B765CA">
            <w:rPr>
              <w:rFonts w:eastAsia="Times New Roman"/>
              <w:vertAlign w:val="superscript"/>
              <w:lang w:val="en-US"/>
            </w:rPr>
            <w:t>2</w:t>
          </w:r>
          <w:r w:rsidRPr="00B765CA">
            <w:rPr>
              <w:rFonts w:eastAsia="Times New Roman"/>
              <w:lang w:val="en-US"/>
            </w:rPr>
            <w:t>, A., Mayora</w:t>
          </w:r>
          <w:r w:rsidRPr="00B765CA">
            <w:rPr>
              <w:rFonts w:eastAsia="Times New Roman"/>
              <w:vertAlign w:val="superscript"/>
              <w:lang w:val="en-US"/>
            </w:rPr>
            <w:t>1</w:t>
          </w:r>
          <w:r w:rsidRPr="00B765CA">
            <w:rPr>
              <w:rFonts w:eastAsia="Times New Roman"/>
              <w:lang w:val="en-US"/>
            </w:rPr>
            <w:t>, O., &amp; Riva</w:t>
          </w:r>
          <w:r w:rsidRPr="00B765CA">
            <w:rPr>
              <w:rFonts w:eastAsia="Times New Roman"/>
              <w:vertAlign w:val="superscript"/>
              <w:lang w:val="en-US"/>
            </w:rPr>
            <w:t>2</w:t>
          </w:r>
          <w:r w:rsidRPr="00B765CA">
            <w:rPr>
              <w:rFonts w:eastAsia="Times New Roman"/>
              <w:lang w:val="en-US"/>
            </w:rPr>
            <w:t xml:space="preserve">, G. (s/f). </w:t>
          </w:r>
          <w:r w:rsidRPr="00D96C69">
            <w:rPr>
              <w:rFonts w:eastAsia="Times New Roman"/>
              <w:i/>
              <w:iCs/>
              <w:lang w:val="en-US"/>
            </w:rPr>
            <w:t xml:space="preserve">Sedentary Work Style and Heart Rate Variability: </w:t>
          </w:r>
          <w:proofErr w:type="gramStart"/>
          <w:r w:rsidRPr="00D96C69">
            <w:rPr>
              <w:rFonts w:eastAsia="Times New Roman"/>
              <w:i/>
              <w:iCs/>
              <w:lang w:val="en-US"/>
            </w:rPr>
            <w:t>a</w:t>
          </w:r>
          <w:proofErr w:type="gramEnd"/>
          <w:r w:rsidRPr="00D96C69">
            <w:rPr>
              <w:rFonts w:eastAsia="Times New Roman"/>
              <w:i/>
              <w:iCs/>
              <w:lang w:val="en-US"/>
            </w:rPr>
            <w:t xml:space="preserve"> Short Term Analysis</w:t>
          </w:r>
          <w:r w:rsidRPr="00D96C69">
            <w:rPr>
              <w:rFonts w:eastAsia="Times New Roman"/>
              <w:lang w:val="en-US"/>
            </w:rPr>
            <w:t>.</w:t>
          </w:r>
        </w:p>
        <w:p w14:paraId="7F4CE763" w14:textId="77777777" w:rsidR="00D96C69" w:rsidRPr="00D96C69" w:rsidRDefault="00D96C69">
          <w:pPr>
            <w:autoSpaceDE w:val="0"/>
            <w:autoSpaceDN w:val="0"/>
            <w:ind w:hanging="480"/>
            <w:divId w:val="1799566539"/>
            <w:rPr>
              <w:rFonts w:eastAsia="Times New Roman"/>
              <w:lang w:val="en-US"/>
            </w:rPr>
          </w:pPr>
          <w:proofErr w:type="spellStart"/>
          <w:r w:rsidRPr="00D96C69">
            <w:rPr>
              <w:rFonts w:eastAsia="Times New Roman"/>
              <w:lang w:val="en-US"/>
            </w:rPr>
            <w:t>Migueles</w:t>
          </w:r>
          <w:proofErr w:type="spellEnd"/>
          <w:r w:rsidRPr="00D96C69">
            <w:rPr>
              <w:rFonts w:eastAsia="Times New Roman"/>
              <w:lang w:val="en-US"/>
            </w:rPr>
            <w:t xml:space="preserve">, J. H., Aadland, E., Andersen, L. B., Brønd, J. C., Chastin, S. F., Hansen, B. H., </w:t>
          </w:r>
          <w:proofErr w:type="spellStart"/>
          <w:r w:rsidRPr="00D96C69">
            <w:rPr>
              <w:rFonts w:eastAsia="Times New Roman"/>
              <w:lang w:val="en-US"/>
            </w:rPr>
            <w:t>Konstabel</w:t>
          </w:r>
          <w:proofErr w:type="spellEnd"/>
          <w:r w:rsidRPr="00D96C69">
            <w:rPr>
              <w:rFonts w:eastAsia="Times New Roman"/>
              <w:lang w:val="en-US"/>
            </w:rPr>
            <w:t xml:space="preserve">, K., Kvalheim, O. M., McGregor, D. E., Rowlands, A. V., Sabia, S., Van Hees, </w:t>
          </w:r>
          <w:r w:rsidRPr="00D96C69">
            <w:rPr>
              <w:rFonts w:eastAsia="Times New Roman"/>
              <w:lang w:val="en-US"/>
            </w:rPr>
            <w:lastRenderedPageBreak/>
            <w:t xml:space="preserve">V. T., Walmsley, R., &amp; Ortega, F. B. (2022). GRANADA consensus on analytical approaches to assess associations with accelerometer-determined physical </w:t>
          </w:r>
          <w:proofErr w:type="spellStart"/>
          <w:r w:rsidRPr="00D96C69">
            <w:rPr>
              <w:rFonts w:eastAsia="Times New Roman"/>
              <w:lang w:val="en-US"/>
            </w:rPr>
            <w:t>behaviours</w:t>
          </w:r>
          <w:proofErr w:type="spellEnd"/>
          <w:r w:rsidRPr="00D96C69">
            <w:rPr>
              <w:rFonts w:eastAsia="Times New Roman"/>
              <w:lang w:val="en-US"/>
            </w:rPr>
            <w:t xml:space="preserve"> (physical activity, sedentary </w:t>
          </w:r>
          <w:proofErr w:type="spellStart"/>
          <w:r w:rsidRPr="00D96C69">
            <w:rPr>
              <w:rFonts w:eastAsia="Times New Roman"/>
              <w:lang w:val="en-US"/>
            </w:rPr>
            <w:t>behaviour</w:t>
          </w:r>
          <w:proofErr w:type="spellEnd"/>
          <w:r w:rsidRPr="00D96C69">
            <w:rPr>
              <w:rFonts w:eastAsia="Times New Roman"/>
              <w:lang w:val="en-US"/>
            </w:rPr>
            <w:t xml:space="preserve"> and sleep) in epidemiological studies. </w:t>
          </w:r>
          <w:r w:rsidRPr="00D96C69">
            <w:rPr>
              <w:rFonts w:eastAsia="Times New Roman"/>
              <w:i/>
              <w:iCs/>
              <w:lang w:val="en-US"/>
            </w:rPr>
            <w:t>British Journal of Sports Medicine</w:t>
          </w:r>
          <w:r w:rsidRPr="00D96C69">
            <w:rPr>
              <w:rFonts w:eastAsia="Times New Roman"/>
              <w:lang w:val="en-US"/>
            </w:rPr>
            <w:t xml:space="preserve">, </w:t>
          </w:r>
          <w:r w:rsidRPr="00D96C69">
            <w:rPr>
              <w:rFonts w:eastAsia="Times New Roman"/>
              <w:i/>
              <w:iCs/>
              <w:lang w:val="en-US"/>
            </w:rPr>
            <w:t>56</w:t>
          </w:r>
          <w:r w:rsidRPr="00D96C69">
            <w:rPr>
              <w:rFonts w:eastAsia="Times New Roman"/>
              <w:lang w:val="en-US"/>
            </w:rPr>
            <w:t>(7), 376–384. https://doi.org/10.1136/BJSPORTS-2020-103604</w:t>
          </w:r>
        </w:p>
        <w:p w14:paraId="4455C211" w14:textId="77777777" w:rsidR="00D96C69" w:rsidRPr="00D96C69" w:rsidRDefault="00D96C69">
          <w:pPr>
            <w:autoSpaceDE w:val="0"/>
            <w:autoSpaceDN w:val="0"/>
            <w:ind w:hanging="480"/>
            <w:divId w:val="1518612887"/>
            <w:rPr>
              <w:rFonts w:eastAsia="Times New Roman"/>
              <w:lang w:val="en-US"/>
            </w:rPr>
          </w:pPr>
          <w:r w:rsidRPr="00D96C69">
            <w:rPr>
              <w:rFonts w:eastAsia="Times New Roman"/>
              <w:lang w:val="en-US"/>
            </w:rPr>
            <w:t xml:space="preserve">Murray, C. J. L., </w:t>
          </w:r>
          <w:proofErr w:type="spellStart"/>
          <w:r w:rsidRPr="00D96C69">
            <w:rPr>
              <w:rFonts w:eastAsia="Times New Roman"/>
              <w:lang w:val="en-US"/>
            </w:rPr>
            <w:t>Aravkin</w:t>
          </w:r>
          <w:proofErr w:type="spellEnd"/>
          <w:r w:rsidRPr="00D96C69">
            <w:rPr>
              <w:rFonts w:eastAsia="Times New Roman"/>
              <w:lang w:val="en-US"/>
            </w:rPr>
            <w:t xml:space="preserve">, A. Y., Zheng, P., </w:t>
          </w:r>
          <w:proofErr w:type="spellStart"/>
          <w:r w:rsidRPr="00D96C69">
            <w:rPr>
              <w:rFonts w:eastAsia="Times New Roman"/>
              <w:lang w:val="en-US"/>
            </w:rPr>
            <w:t>Abbafati</w:t>
          </w:r>
          <w:proofErr w:type="spellEnd"/>
          <w:r w:rsidRPr="00D96C69">
            <w:rPr>
              <w:rFonts w:eastAsia="Times New Roman"/>
              <w:lang w:val="en-US"/>
            </w:rPr>
            <w:t>, C., Abbas, K. M., Abbasi-</w:t>
          </w:r>
          <w:proofErr w:type="spellStart"/>
          <w:r w:rsidRPr="00D96C69">
            <w:rPr>
              <w:rFonts w:eastAsia="Times New Roman"/>
              <w:lang w:val="en-US"/>
            </w:rPr>
            <w:t>Kangevari</w:t>
          </w:r>
          <w:proofErr w:type="spellEnd"/>
          <w:r w:rsidRPr="00D96C69">
            <w:rPr>
              <w:rFonts w:eastAsia="Times New Roman"/>
              <w:lang w:val="en-US"/>
            </w:rPr>
            <w:t xml:space="preserve">, M., Abd-Allah, F., Abdelalim, A., Abdollahi, M., Abdollahpour, I., Abegaz, K. H., Abolhassani, H., </w:t>
          </w:r>
          <w:proofErr w:type="spellStart"/>
          <w:r w:rsidRPr="00D96C69">
            <w:rPr>
              <w:rFonts w:eastAsia="Times New Roman"/>
              <w:lang w:val="en-US"/>
            </w:rPr>
            <w:t>Aboyans</w:t>
          </w:r>
          <w:proofErr w:type="spellEnd"/>
          <w:r w:rsidRPr="00D96C69">
            <w:rPr>
              <w:rFonts w:eastAsia="Times New Roman"/>
              <w:lang w:val="en-US"/>
            </w:rPr>
            <w:t xml:space="preserve">, V., Abreu, L. G., Abrigo, M. R. M., </w:t>
          </w:r>
          <w:proofErr w:type="spellStart"/>
          <w:r w:rsidRPr="00D96C69">
            <w:rPr>
              <w:rFonts w:eastAsia="Times New Roman"/>
              <w:lang w:val="en-US"/>
            </w:rPr>
            <w:t>Abualhasan</w:t>
          </w:r>
          <w:proofErr w:type="spellEnd"/>
          <w:r w:rsidRPr="00D96C69">
            <w:rPr>
              <w:rFonts w:eastAsia="Times New Roman"/>
              <w:lang w:val="en-US"/>
            </w:rPr>
            <w:t xml:space="preserve">, A., Abu-Raddad, L. J., Abushouk, A. I., </w:t>
          </w:r>
          <w:proofErr w:type="spellStart"/>
          <w:r w:rsidRPr="00D96C69">
            <w:rPr>
              <w:rFonts w:eastAsia="Times New Roman"/>
              <w:lang w:val="en-US"/>
            </w:rPr>
            <w:t>Adabi</w:t>
          </w:r>
          <w:proofErr w:type="spellEnd"/>
          <w:r w:rsidRPr="00D96C69">
            <w:rPr>
              <w:rFonts w:eastAsia="Times New Roman"/>
              <w:lang w:val="en-US"/>
            </w:rPr>
            <w:t xml:space="preserve">, M., … Lim, S. S. (2020). Global burden of 87 risk factors in 204 countries and territories, 1990–2019: a systematic analysis for the Global Burden of Disease Study 2019. </w:t>
          </w:r>
          <w:r w:rsidRPr="00D96C69">
            <w:rPr>
              <w:rFonts w:eastAsia="Times New Roman"/>
              <w:i/>
              <w:iCs/>
              <w:lang w:val="en-US"/>
            </w:rPr>
            <w:t>The Lancet</w:t>
          </w:r>
          <w:r w:rsidRPr="00D96C69">
            <w:rPr>
              <w:rFonts w:eastAsia="Times New Roman"/>
              <w:lang w:val="en-US"/>
            </w:rPr>
            <w:t xml:space="preserve">, </w:t>
          </w:r>
          <w:r w:rsidRPr="00D96C69">
            <w:rPr>
              <w:rFonts w:eastAsia="Times New Roman"/>
              <w:i/>
              <w:iCs/>
              <w:lang w:val="en-US"/>
            </w:rPr>
            <w:t>396</w:t>
          </w:r>
          <w:r w:rsidRPr="00D96C69">
            <w:rPr>
              <w:rFonts w:eastAsia="Times New Roman"/>
              <w:lang w:val="en-US"/>
            </w:rPr>
            <w:t>(10258), 1223–1249. https://doi.org/10.1016/S0140-6736(20)30752-2</w:t>
          </w:r>
        </w:p>
        <w:p w14:paraId="2902DED1" w14:textId="77777777" w:rsidR="00D96C69" w:rsidRPr="00D96C69" w:rsidRDefault="00D96C69">
          <w:pPr>
            <w:autoSpaceDE w:val="0"/>
            <w:autoSpaceDN w:val="0"/>
            <w:ind w:hanging="480"/>
            <w:divId w:val="698628826"/>
            <w:rPr>
              <w:rFonts w:eastAsia="Times New Roman"/>
              <w:lang w:val="en-US"/>
            </w:rPr>
          </w:pPr>
          <w:proofErr w:type="spellStart"/>
          <w:r w:rsidRPr="00D96C69">
            <w:rPr>
              <w:rFonts w:eastAsia="Times New Roman"/>
              <w:lang w:val="en-US"/>
            </w:rPr>
            <w:t>Okunogbe</w:t>
          </w:r>
          <w:proofErr w:type="spellEnd"/>
          <w:r w:rsidRPr="00D96C69">
            <w:rPr>
              <w:rFonts w:eastAsia="Times New Roman"/>
              <w:lang w:val="en-US"/>
            </w:rPr>
            <w:t xml:space="preserve">, A., Nugent, R., Spencer, G., Ralston, J., &amp; Wilding, J. (2021). Economic impacts of overweight and obesity: Current and future estimates for eight countries. En </w:t>
          </w:r>
          <w:r w:rsidRPr="00D96C69">
            <w:rPr>
              <w:rFonts w:eastAsia="Times New Roman"/>
              <w:i/>
              <w:iCs/>
              <w:lang w:val="en-US"/>
            </w:rPr>
            <w:t>BMJ Global Health</w:t>
          </w:r>
          <w:r w:rsidRPr="00D96C69">
            <w:rPr>
              <w:rFonts w:eastAsia="Times New Roman"/>
              <w:lang w:val="en-US"/>
            </w:rPr>
            <w:t xml:space="preserve"> (Vol. 6, </w:t>
          </w:r>
          <w:proofErr w:type="spellStart"/>
          <w:r w:rsidRPr="00D96C69">
            <w:rPr>
              <w:rFonts w:eastAsia="Times New Roman"/>
              <w:lang w:val="en-US"/>
            </w:rPr>
            <w:t>Número</w:t>
          </w:r>
          <w:proofErr w:type="spellEnd"/>
          <w:r w:rsidRPr="00D96C69">
            <w:rPr>
              <w:rFonts w:eastAsia="Times New Roman"/>
              <w:lang w:val="en-US"/>
            </w:rPr>
            <w:t xml:space="preserve"> 10). BMJ Publishing Group. https://doi.org/10.1136/bmjgh-2021-006351</w:t>
          </w:r>
        </w:p>
        <w:p w14:paraId="6E2ACD31" w14:textId="77777777" w:rsidR="00D96C69" w:rsidRPr="00D96C69" w:rsidRDefault="00D96C69">
          <w:pPr>
            <w:autoSpaceDE w:val="0"/>
            <w:autoSpaceDN w:val="0"/>
            <w:ind w:hanging="480"/>
            <w:divId w:val="907544325"/>
            <w:rPr>
              <w:rFonts w:eastAsia="Times New Roman"/>
              <w:lang w:val="en-US"/>
            </w:rPr>
          </w:pPr>
          <w:r w:rsidRPr="00D96C69">
            <w:rPr>
              <w:rFonts w:eastAsia="Times New Roman"/>
              <w:lang w:val="en-US"/>
            </w:rPr>
            <w:t xml:space="preserve">Organization World Health. (2009). </w:t>
          </w:r>
          <w:r w:rsidRPr="00D96C69">
            <w:rPr>
              <w:rFonts w:eastAsia="Times New Roman"/>
              <w:i/>
              <w:iCs/>
              <w:lang w:val="en-US"/>
            </w:rPr>
            <w:t xml:space="preserve">Global Health </w:t>
          </w:r>
          <w:proofErr w:type="gramStart"/>
          <w:r w:rsidRPr="00D96C69">
            <w:rPr>
              <w:rFonts w:eastAsia="Times New Roman"/>
              <w:i/>
              <w:iCs/>
              <w:lang w:val="en-US"/>
            </w:rPr>
            <w:t>Risks :</w:t>
          </w:r>
          <w:proofErr w:type="gramEnd"/>
          <w:r w:rsidRPr="00D96C69">
            <w:rPr>
              <w:rFonts w:eastAsia="Times New Roman"/>
              <w:i/>
              <w:iCs/>
              <w:lang w:val="en-US"/>
            </w:rPr>
            <w:t xml:space="preserve"> Mortality and Burden of Disease Attributable to Selected Major Risks.</w:t>
          </w:r>
          <w:r w:rsidRPr="00D96C69">
            <w:rPr>
              <w:rFonts w:eastAsia="Times New Roman"/>
              <w:lang w:val="en-US"/>
            </w:rPr>
            <w:t xml:space="preserve"> World Health Organization.</w:t>
          </w:r>
        </w:p>
        <w:p w14:paraId="7B0EC5C3" w14:textId="77777777" w:rsidR="00D96C69" w:rsidRPr="00D96C69" w:rsidRDefault="00D96C69">
          <w:pPr>
            <w:autoSpaceDE w:val="0"/>
            <w:autoSpaceDN w:val="0"/>
            <w:ind w:hanging="480"/>
            <w:divId w:val="159975983"/>
            <w:rPr>
              <w:rFonts w:eastAsia="Times New Roman"/>
              <w:lang w:val="en-US"/>
            </w:rPr>
          </w:pPr>
          <w:r w:rsidRPr="00D96C69">
            <w:rPr>
              <w:rFonts w:eastAsia="Times New Roman"/>
              <w:lang w:val="en-US"/>
            </w:rPr>
            <w:t xml:space="preserve">Paganelli, A. I., </w:t>
          </w:r>
          <w:proofErr w:type="spellStart"/>
          <w:r w:rsidRPr="00D96C69">
            <w:rPr>
              <w:rFonts w:eastAsia="Times New Roman"/>
              <w:lang w:val="en-US"/>
            </w:rPr>
            <w:t>Mondéjar</w:t>
          </w:r>
          <w:proofErr w:type="spellEnd"/>
          <w:r w:rsidRPr="00D96C69">
            <w:rPr>
              <w:rFonts w:eastAsia="Times New Roman"/>
              <w:lang w:val="en-US"/>
            </w:rPr>
            <w:t>, A. G., da Silva, A. C., Silva-</w:t>
          </w:r>
          <w:proofErr w:type="spellStart"/>
          <w:r w:rsidRPr="00D96C69">
            <w:rPr>
              <w:rFonts w:eastAsia="Times New Roman"/>
              <w:lang w:val="en-US"/>
            </w:rPr>
            <w:t>Calpa</w:t>
          </w:r>
          <w:proofErr w:type="spellEnd"/>
          <w:r w:rsidRPr="00D96C69">
            <w:rPr>
              <w:rFonts w:eastAsia="Times New Roman"/>
              <w:lang w:val="en-US"/>
            </w:rPr>
            <w:t xml:space="preserve">, G., Teixeira, M. F., Carvalho, F., Raposo, A., &amp; Endler, M. (2022). Real-time data analysis in health monitoring systems: A comprehensive systematic literature review. En </w:t>
          </w:r>
          <w:r w:rsidRPr="00D96C69">
            <w:rPr>
              <w:rFonts w:eastAsia="Times New Roman"/>
              <w:i/>
              <w:iCs/>
              <w:lang w:val="en-US"/>
            </w:rPr>
            <w:t>Journal of Biomedical Informatics</w:t>
          </w:r>
          <w:r w:rsidRPr="00D96C69">
            <w:rPr>
              <w:rFonts w:eastAsia="Times New Roman"/>
              <w:lang w:val="en-US"/>
            </w:rPr>
            <w:t xml:space="preserve"> (Vol. 127). Academic Press Inc. https://doi.org/10.1016/j.jbi.2022.104009</w:t>
          </w:r>
        </w:p>
        <w:p w14:paraId="00C5B883" w14:textId="77777777" w:rsidR="00D96C69" w:rsidRPr="00D96C69" w:rsidRDefault="00D96C69">
          <w:pPr>
            <w:autoSpaceDE w:val="0"/>
            <w:autoSpaceDN w:val="0"/>
            <w:ind w:hanging="480"/>
            <w:divId w:val="1739211377"/>
            <w:rPr>
              <w:rFonts w:eastAsia="Times New Roman"/>
              <w:lang w:val="en-US"/>
            </w:rPr>
          </w:pPr>
          <w:r w:rsidRPr="00D96C69">
            <w:rPr>
              <w:rFonts w:eastAsia="Times New Roman"/>
              <w:lang w:val="en-US"/>
            </w:rPr>
            <w:t xml:space="preserve">Pate, R. R., </w:t>
          </w:r>
          <w:proofErr w:type="spellStart"/>
          <w:r w:rsidRPr="00D96C69">
            <w:rPr>
              <w:rFonts w:eastAsia="Times New Roman"/>
              <w:lang w:val="en-US"/>
            </w:rPr>
            <w:t>O’neill</w:t>
          </w:r>
          <w:proofErr w:type="spellEnd"/>
          <w:r w:rsidRPr="00D96C69">
            <w:rPr>
              <w:rFonts w:eastAsia="Times New Roman"/>
              <w:lang w:val="en-US"/>
            </w:rPr>
            <w:t xml:space="preserve">, J. R., </w:t>
          </w:r>
          <w:proofErr w:type="spellStart"/>
          <w:r w:rsidRPr="00D96C69">
            <w:rPr>
              <w:rFonts w:eastAsia="Times New Roman"/>
              <w:lang w:val="en-US"/>
            </w:rPr>
            <w:t>Lobelo</w:t>
          </w:r>
          <w:proofErr w:type="spellEnd"/>
          <w:r w:rsidRPr="00D96C69">
            <w:rPr>
              <w:rFonts w:eastAsia="Times New Roman"/>
              <w:lang w:val="en-US"/>
            </w:rPr>
            <w:t xml:space="preserve">, F., Pate, R. R., &amp; </w:t>
          </w:r>
          <w:proofErr w:type="spellStart"/>
          <w:r w:rsidRPr="00D96C69">
            <w:rPr>
              <w:rFonts w:eastAsia="Times New Roman"/>
              <w:lang w:val="en-US"/>
            </w:rPr>
            <w:t>O’neill</w:t>
          </w:r>
          <w:proofErr w:type="spellEnd"/>
          <w:r w:rsidRPr="00D96C69">
            <w:rPr>
              <w:rFonts w:eastAsia="Times New Roman"/>
              <w:lang w:val="en-US"/>
            </w:rPr>
            <w:t xml:space="preserve">, J. R. (2008). The evolving definition </w:t>
          </w:r>
          <w:proofErr w:type="gramStart"/>
          <w:r w:rsidRPr="00D96C69">
            <w:rPr>
              <w:rFonts w:eastAsia="Times New Roman"/>
              <w:lang w:val="en-US"/>
            </w:rPr>
            <w:t>of ’</w:t>
          </w:r>
          <w:proofErr w:type="gramEnd"/>
          <w:r w:rsidRPr="00D96C69">
            <w:rPr>
              <w:rFonts w:eastAsia="Times New Roman"/>
              <w:lang w:val="en-US"/>
            </w:rPr>
            <w:t xml:space="preserve"> ’sedentary. En </w:t>
          </w:r>
          <w:proofErr w:type="spellStart"/>
          <w:r w:rsidRPr="00D96C69">
            <w:rPr>
              <w:rFonts w:eastAsia="Times New Roman"/>
              <w:i/>
              <w:iCs/>
              <w:lang w:val="en-US"/>
            </w:rPr>
            <w:t>Exerc</w:t>
          </w:r>
          <w:proofErr w:type="spellEnd"/>
          <w:r w:rsidRPr="00D96C69">
            <w:rPr>
              <w:rFonts w:eastAsia="Times New Roman"/>
              <w:i/>
              <w:iCs/>
              <w:lang w:val="en-US"/>
            </w:rPr>
            <w:t>. Sport Sci. Rev</w:t>
          </w:r>
          <w:r w:rsidRPr="00D96C69">
            <w:rPr>
              <w:rFonts w:eastAsia="Times New Roman"/>
              <w:lang w:val="en-US"/>
            </w:rPr>
            <w:t xml:space="preserve"> (Vol. 36, </w:t>
          </w:r>
          <w:proofErr w:type="spellStart"/>
          <w:r w:rsidRPr="00D96C69">
            <w:rPr>
              <w:rFonts w:eastAsia="Times New Roman"/>
              <w:lang w:val="en-US"/>
            </w:rPr>
            <w:t>Número</w:t>
          </w:r>
          <w:proofErr w:type="spellEnd"/>
          <w:r w:rsidRPr="00D96C69">
            <w:rPr>
              <w:rFonts w:eastAsia="Times New Roman"/>
              <w:lang w:val="en-US"/>
            </w:rPr>
            <w:t xml:space="preserve"> 4). www.acsm-essr.org</w:t>
          </w:r>
        </w:p>
        <w:p w14:paraId="3C443801" w14:textId="77777777" w:rsidR="00D96C69" w:rsidRPr="00D96C69" w:rsidRDefault="00D96C69">
          <w:pPr>
            <w:autoSpaceDE w:val="0"/>
            <w:autoSpaceDN w:val="0"/>
            <w:ind w:hanging="480"/>
            <w:divId w:val="1521773043"/>
            <w:rPr>
              <w:rFonts w:eastAsia="Times New Roman"/>
              <w:lang w:val="en-US"/>
            </w:rPr>
          </w:pPr>
          <w:r w:rsidRPr="00D96C69">
            <w:rPr>
              <w:rFonts w:eastAsia="Times New Roman"/>
              <w:lang w:val="en-US"/>
            </w:rPr>
            <w:t xml:space="preserve">Piercy, K. L., Troiano, R. P., Ballard, R. M., Carlson, S. A., Fulton, J. E., Galuska, D. A., George, S. M., &amp; Olson, R. D. (2018). The physical activity guidelines for Americans. </w:t>
          </w:r>
          <w:r w:rsidRPr="00D96C69">
            <w:rPr>
              <w:rFonts w:eastAsia="Times New Roman"/>
              <w:i/>
              <w:iCs/>
              <w:lang w:val="en-US"/>
            </w:rPr>
            <w:t>JAMA - Journal of the American Medical Association</w:t>
          </w:r>
          <w:r w:rsidRPr="00D96C69">
            <w:rPr>
              <w:rFonts w:eastAsia="Times New Roman"/>
              <w:lang w:val="en-US"/>
            </w:rPr>
            <w:t xml:space="preserve">, </w:t>
          </w:r>
          <w:r w:rsidRPr="00D96C69">
            <w:rPr>
              <w:rFonts w:eastAsia="Times New Roman"/>
              <w:i/>
              <w:iCs/>
              <w:lang w:val="en-US"/>
            </w:rPr>
            <w:t>320</w:t>
          </w:r>
          <w:r w:rsidRPr="00D96C69">
            <w:rPr>
              <w:rFonts w:eastAsia="Times New Roman"/>
              <w:lang w:val="en-US"/>
            </w:rPr>
            <w:t>(19), 2020–2028. https://doi.org/10.1001/jama.2018.14854</w:t>
          </w:r>
        </w:p>
        <w:p w14:paraId="202563F8" w14:textId="77777777" w:rsidR="00D96C69" w:rsidRPr="00D96C69" w:rsidRDefault="00D96C69">
          <w:pPr>
            <w:autoSpaceDE w:val="0"/>
            <w:autoSpaceDN w:val="0"/>
            <w:ind w:hanging="480"/>
            <w:divId w:val="446850882"/>
            <w:rPr>
              <w:rFonts w:eastAsia="Times New Roman"/>
              <w:lang w:val="en-US"/>
            </w:rPr>
          </w:pPr>
          <w:r w:rsidRPr="00D96C69">
            <w:rPr>
              <w:rFonts w:eastAsia="Times New Roman"/>
              <w:lang w:val="en-US"/>
            </w:rPr>
            <w:lastRenderedPageBreak/>
            <w:t xml:space="preserve">Pinto, A. J., Bergouignan, A., Dempsey, P. C., Roschel, H., Owen, N., Gualano, B., &amp; Dunstan, D. W. (2023). Physiology of sedentary behavior. En </w:t>
          </w:r>
          <w:r w:rsidRPr="00D96C69">
            <w:rPr>
              <w:rFonts w:eastAsia="Times New Roman"/>
              <w:i/>
              <w:iCs/>
              <w:lang w:val="en-US"/>
            </w:rPr>
            <w:t>Physiological reviews</w:t>
          </w:r>
          <w:r w:rsidRPr="00D96C69">
            <w:rPr>
              <w:rFonts w:eastAsia="Times New Roman"/>
              <w:lang w:val="en-US"/>
            </w:rPr>
            <w:t xml:space="preserve"> (Vol. 103, </w:t>
          </w:r>
          <w:proofErr w:type="spellStart"/>
          <w:r w:rsidRPr="00D96C69">
            <w:rPr>
              <w:rFonts w:eastAsia="Times New Roman"/>
              <w:lang w:val="en-US"/>
            </w:rPr>
            <w:t>Número</w:t>
          </w:r>
          <w:proofErr w:type="spellEnd"/>
          <w:r w:rsidRPr="00D96C69">
            <w:rPr>
              <w:rFonts w:eastAsia="Times New Roman"/>
              <w:lang w:val="en-US"/>
            </w:rPr>
            <w:t xml:space="preserve"> 4, pp. 2561–2622). NLM (Medline). https://doi.org/10.1152/physrev.00022.2022</w:t>
          </w:r>
        </w:p>
        <w:p w14:paraId="5578EBB9" w14:textId="77777777" w:rsidR="00D96C69" w:rsidRPr="00D96C69" w:rsidRDefault="00D96C69">
          <w:pPr>
            <w:autoSpaceDE w:val="0"/>
            <w:autoSpaceDN w:val="0"/>
            <w:ind w:hanging="480"/>
            <w:divId w:val="1468889481"/>
            <w:rPr>
              <w:rFonts w:eastAsia="Times New Roman"/>
              <w:lang w:val="en-US"/>
            </w:rPr>
          </w:pPr>
          <w:proofErr w:type="spellStart"/>
          <w:r w:rsidRPr="00D96C69">
            <w:rPr>
              <w:rFonts w:eastAsia="Times New Roman"/>
              <w:lang w:val="en-US"/>
            </w:rPr>
            <w:t>Pulopulos</w:t>
          </w:r>
          <w:proofErr w:type="spellEnd"/>
          <w:r w:rsidRPr="00D96C69">
            <w:rPr>
              <w:rFonts w:eastAsia="Times New Roman"/>
              <w:lang w:val="en-US"/>
            </w:rPr>
            <w:t xml:space="preserve">, M. M., </w:t>
          </w:r>
          <w:proofErr w:type="spellStart"/>
          <w:r w:rsidRPr="00D96C69">
            <w:rPr>
              <w:rFonts w:eastAsia="Times New Roman"/>
              <w:lang w:val="en-US"/>
            </w:rPr>
            <w:t>Vanderhasselt</w:t>
          </w:r>
          <w:proofErr w:type="spellEnd"/>
          <w:r w:rsidRPr="00D96C69">
            <w:rPr>
              <w:rFonts w:eastAsia="Times New Roman"/>
              <w:lang w:val="en-US"/>
            </w:rPr>
            <w:t xml:space="preserve">, M.-A., &amp; De Raedt, R. (2018). </w:t>
          </w:r>
          <w:r w:rsidRPr="00D96C69">
            <w:rPr>
              <w:rFonts w:eastAsia="Times New Roman"/>
              <w:i/>
              <w:iCs/>
              <w:lang w:val="en-US"/>
            </w:rPr>
            <w:t>Association between changes in heart rate variability during the anticipation of a stressful situation and the stress-induced cortisol response</w:t>
          </w:r>
          <w:r w:rsidRPr="00D96C69">
            <w:rPr>
              <w:rFonts w:eastAsia="Times New Roman"/>
              <w:lang w:val="en-US"/>
            </w:rPr>
            <w:t>.</w:t>
          </w:r>
        </w:p>
        <w:p w14:paraId="1AF7EEC0" w14:textId="77777777" w:rsidR="00D96C69" w:rsidRPr="00D96C69" w:rsidRDefault="00D96C69">
          <w:pPr>
            <w:autoSpaceDE w:val="0"/>
            <w:autoSpaceDN w:val="0"/>
            <w:ind w:hanging="480"/>
            <w:divId w:val="363557264"/>
            <w:rPr>
              <w:rFonts w:eastAsia="Times New Roman"/>
              <w:lang w:val="en-US"/>
            </w:rPr>
          </w:pPr>
          <w:proofErr w:type="spellStart"/>
          <w:r>
            <w:rPr>
              <w:rFonts w:eastAsia="Times New Roman"/>
            </w:rPr>
            <w:t>Quigley</w:t>
          </w:r>
          <w:proofErr w:type="spellEnd"/>
          <w:r>
            <w:rPr>
              <w:rFonts w:eastAsia="Times New Roman"/>
            </w:rPr>
            <w:t xml:space="preserve">, K. S., </w:t>
          </w:r>
          <w:proofErr w:type="spellStart"/>
          <w:r>
            <w:rPr>
              <w:rFonts w:eastAsia="Times New Roman"/>
            </w:rPr>
            <w:t>Gianaros</w:t>
          </w:r>
          <w:proofErr w:type="spellEnd"/>
          <w:r>
            <w:rPr>
              <w:rFonts w:eastAsia="Times New Roman"/>
            </w:rPr>
            <w:t xml:space="preserve">, P. J., Norman, G. J., Jennings, J. R., </w:t>
          </w:r>
          <w:proofErr w:type="spellStart"/>
          <w:r>
            <w:rPr>
              <w:rFonts w:eastAsia="Times New Roman"/>
            </w:rPr>
            <w:t>Berntson</w:t>
          </w:r>
          <w:proofErr w:type="spellEnd"/>
          <w:r>
            <w:rPr>
              <w:rFonts w:eastAsia="Times New Roman"/>
            </w:rPr>
            <w:t xml:space="preserve">, G. G., &amp; de </w:t>
          </w:r>
          <w:proofErr w:type="spellStart"/>
          <w:r>
            <w:rPr>
              <w:rFonts w:eastAsia="Times New Roman"/>
            </w:rPr>
            <w:t>Geus</w:t>
          </w:r>
          <w:proofErr w:type="spellEnd"/>
          <w:r>
            <w:rPr>
              <w:rFonts w:eastAsia="Times New Roman"/>
            </w:rPr>
            <w:t xml:space="preserve">, E. J. C. (2024). </w:t>
          </w:r>
          <w:r w:rsidRPr="00D96C69">
            <w:rPr>
              <w:rFonts w:eastAsia="Times New Roman"/>
              <w:lang w:val="en-US"/>
            </w:rPr>
            <w:t xml:space="preserve">Publication guidelines for human heart rate and heart rate variability studies in psychophysiology—Part 1: Physiological underpinnings and foundations of measurement. </w:t>
          </w:r>
          <w:r w:rsidRPr="00D96C69">
            <w:rPr>
              <w:rFonts w:eastAsia="Times New Roman"/>
              <w:i/>
              <w:iCs/>
              <w:lang w:val="en-US"/>
            </w:rPr>
            <w:t>Psychophysiology</w:t>
          </w:r>
          <w:r w:rsidRPr="00D96C69">
            <w:rPr>
              <w:rFonts w:eastAsia="Times New Roman"/>
              <w:lang w:val="en-US"/>
            </w:rPr>
            <w:t xml:space="preserve">, </w:t>
          </w:r>
          <w:r w:rsidRPr="00D96C69">
            <w:rPr>
              <w:rFonts w:eastAsia="Times New Roman"/>
              <w:i/>
              <w:iCs/>
              <w:lang w:val="en-US"/>
            </w:rPr>
            <w:t>61</w:t>
          </w:r>
          <w:r w:rsidRPr="00D96C69">
            <w:rPr>
              <w:rFonts w:eastAsia="Times New Roman"/>
              <w:lang w:val="en-US"/>
            </w:rPr>
            <w:t>(9). https://doi.org/10.1111/psyp.14604</w:t>
          </w:r>
        </w:p>
        <w:p w14:paraId="348F0DB9" w14:textId="77777777" w:rsidR="00D96C69" w:rsidRDefault="00D96C69">
          <w:pPr>
            <w:autoSpaceDE w:val="0"/>
            <w:autoSpaceDN w:val="0"/>
            <w:ind w:hanging="480"/>
            <w:divId w:val="1647078252"/>
            <w:rPr>
              <w:rFonts w:eastAsia="Times New Roman"/>
            </w:rPr>
          </w:pPr>
          <w:r w:rsidRPr="00D96C69">
            <w:rPr>
              <w:rFonts w:eastAsia="Times New Roman"/>
              <w:lang w:val="en-US"/>
            </w:rPr>
            <w:t xml:space="preserve">Redenius, N., Kim, Y., &amp; Byun, W. (2019). Concurrent validity of the Fitbit for assessing sedentary behavior and moderate-to-vigorous physical activity. </w:t>
          </w:r>
          <w:proofErr w:type="spellStart"/>
          <w:r>
            <w:rPr>
              <w:rFonts w:eastAsia="Times New Roman"/>
              <w:i/>
              <w:iCs/>
            </w:rPr>
            <w:t>BMC</w:t>
          </w:r>
          <w:proofErr w:type="spellEnd"/>
          <w:r>
            <w:rPr>
              <w:rFonts w:eastAsia="Times New Roman"/>
              <w:i/>
              <w:iCs/>
            </w:rPr>
            <w:t xml:space="preserve"> Medical </w:t>
          </w:r>
          <w:proofErr w:type="spellStart"/>
          <w:r>
            <w:rPr>
              <w:rFonts w:eastAsia="Times New Roman"/>
              <w:i/>
              <w:iCs/>
            </w:rPr>
            <w:t>Research</w:t>
          </w:r>
          <w:proofErr w:type="spellEnd"/>
          <w:r>
            <w:rPr>
              <w:rFonts w:eastAsia="Times New Roman"/>
              <w:i/>
              <w:iCs/>
            </w:rPr>
            <w:t xml:space="preserve"> </w:t>
          </w:r>
          <w:proofErr w:type="spellStart"/>
          <w:r>
            <w:rPr>
              <w:rFonts w:eastAsia="Times New Roman"/>
              <w:i/>
              <w:iCs/>
            </w:rPr>
            <w:t>Methodology</w:t>
          </w:r>
          <w:proofErr w:type="spellEnd"/>
          <w:r>
            <w:rPr>
              <w:rFonts w:eastAsia="Times New Roman"/>
            </w:rPr>
            <w:t xml:space="preserve">, </w:t>
          </w:r>
          <w:r>
            <w:rPr>
              <w:rFonts w:eastAsia="Times New Roman"/>
              <w:i/>
              <w:iCs/>
            </w:rPr>
            <w:t>19</w:t>
          </w:r>
          <w:r>
            <w:rPr>
              <w:rFonts w:eastAsia="Times New Roman"/>
            </w:rPr>
            <w:t>(1). https://doi.org/10.1186/s12874-019-0668-1</w:t>
          </w:r>
        </w:p>
        <w:p w14:paraId="6F0E411B" w14:textId="77777777" w:rsidR="00D96C69" w:rsidRDefault="00D96C69">
          <w:pPr>
            <w:autoSpaceDE w:val="0"/>
            <w:autoSpaceDN w:val="0"/>
            <w:ind w:hanging="480"/>
            <w:divId w:val="95248654"/>
            <w:rPr>
              <w:rFonts w:eastAsia="Times New Roman"/>
            </w:rPr>
          </w:pPr>
          <w:r>
            <w:rPr>
              <w:rFonts w:eastAsia="Times New Roman"/>
            </w:rPr>
            <w:t xml:space="preserve">Reyes Molina, D., Zapata </w:t>
          </w:r>
          <w:proofErr w:type="spellStart"/>
          <w:r>
            <w:rPr>
              <w:rFonts w:eastAsia="Times New Roman"/>
            </w:rPr>
            <w:t>Lamana</w:t>
          </w:r>
          <w:proofErr w:type="spellEnd"/>
          <w:r>
            <w:rPr>
              <w:rFonts w:eastAsia="Times New Roman"/>
            </w:rPr>
            <w:t xml:space="preserve">, R., Cigarroa, I., Palma Leal, X., Aguilar Farías, N., &amp; Nazar, Gabriela. (2023). Actividad física incidental: avanzar en un paradigma de actividad física integrado y multidimensional. </w:t>
          </w:r>
          <w:r>
            <w:rPr>
              <w:rFonts w:eastAsia="Times New Roman"/>
              <w:i/>
              <w:iCs/>
            </w:rPr>
            <w:t>Revista médica de Chile</w:t>
          </w:r>
          <w:r>
            <w:rPr>
              <w:rFonts w:eastAsia="Times New Roman"/>
            </w:rPr>
            <w:t xml:space="preserve">, </w:t>
          </w:r>
          <w:r>
            <w:rPr>
              <w:rFonts w:eastAsia="Times New Roman"/>
              <w:i/>
              <w:iCs/>
            </w:rPr>
            <w:t>151</w:t>
          </w:r>
          <w:r>
            <w:rPr>
              <w:rFonts w:eastAsia="Times New Roman"/>
            </w:rPr>
            <w:t>. https://doi.org/http://dx.doi.org/10.4067/s0034-98872023000400530</w:t>
          </w:r>
        </w:p>
        <w:p w14:paraId="10E48CEA" w14:textId="77777777" w:rsidR="00D96C69" w:rsidRPr="00D96C69" w:rsidRDefault="00D96C69">
          <w:pPr>
            <w:autoSpaceDE w:val="0"/>
            <w:autoSpaceDN w:val="0"/>
            <w:ind w:hanging="480"/>
            <w:divId w:val="697463017"/>
            <w:rPr>
              <w:rFonts w:eastAsia="Times New Roman"/>
              <w:lang w:val="en-US"/>
            </w:rPr>
          </w:pPr>
          <w:proofErr w:type="spellStart"/>
          <w:r>
            <w:rPr>
              <w:rFonts w:eastAsia="Times New Roman"/>
            </w:rPr>
            <w:t>Riebe</w:t>
          </w:r>
          <w:proofErr w:type="spellEnd"/>
          <w:r>
            <w:rPr>
              <w:rFonts w:eastAsia="Times New Roman"/>
            </w:rPr>
            <w:t xml:space="preserve">, D., </w:t>
          </w:r>
          <w:proofErr w:type="spellStart"/>
          <w:r>
            <w:rPr>
              <w:rFonts w:eastAsia="Times New Roman"/>
            </w:rPr>
            <w:t>Ehrman</w:t>
          </w:r>
          <w:proofErr w:type="spellEnd"/>
          <w:r>
            <w:rPr>
              <w:rFonts w:eastAsia="Times New Roman"/>
            </w:rPr>
            <w:t xml:space="preserve">, J. K., </w:t>
          </w:r>
          <w:proofErr w:type="spellStart"/>
          <w:r>
            <w:rPr>
              <w:rFonts w:eastAsia="Times New Roman"/>
            </w:rPr>
            <w:t>Liguori</w:t>
          </w:r>
          <w:proofErr w:type="spellEnd"/>
          <w:r>
            <w:rPr>
              <w:rFonts w:eastAsia="Times New Roman"/>
            </w:rPr>
            <w:t xml:space="preserve">, G., &amp; </w:t>
          </w:r>
          <w:proofErr w:type="spellStart"/>
          <w:r>
            <w:rPr>
              <w:rFonts w:eastAsia="Times New Roman"/>
            </w:rPr>
            <w:t>Magal</w:t>
          </w:r>
          <w:proofErr w:type="spellEnd"/>
          <w:r>
            <w:rPr>
              <w:rFonts w:eastAsia="Times New Roman"/>
            </w:rPr>
            <w:t xml:space="preserve">, M. (2018). </w:t>
          </w:r>
          <w:r w:rsidRPr="00D96C69">
            <w:rPr>
              <w:rFonts w:eastAsia="Times New Roman"/>
              <w:i/>
              <w:iCs/>
              <w:lang w:val="en-US"/>
            </w:rPr>
            <w:t>ACSM’s Guidelines for Exercise Testing and Prescription</w:t>
          </w:r>
          <w:r w:rsidRPr="00D96C69">
            <w:rPr>
              <w:rFonts w:eastAsia="Times New Roman"/>
              <w:lang w:val="en-US"/>
            </w:rPr>
            <w:t xml:space="preserve"> (Tenth edition.).</w:t>
          </w:r>
        </w:p>
        <w:p w14:paraId="2AFEBA43" w14:textId="77777777" w:rsidR="00D96C69" w:rsidRPr="00D96C69" w:rsidRDefault="00D96C69">
          <w:pPr>
            <w:autoSpaceDE w:val="0"/>
            <w:autoSpaceDN w:val="0"/>
            <w:ind w:hanging="480"/>
            <w:divId w:val="1694576397"/>
            <w:rPr>
              <w:rFonts w:eastAsia="Times New Roman"/>
              <w:lang w:val="en-US"/>
            </w:rPr>
          </w:pPr>
          <w:r w:rsidRPr="00D96C69">
            <w:rPr>
              <w:rFonts w:eastAsia="Times New Roman"/>
              <w:lang w:val="en-US"/>
            </w:rPr>
            <w:t xml:space="preserve">Robert, R., Steven N. Blair, Ross Arena, Timothy S. Church, Jean-Pierre Després, Barry A. Franklin, William L. Haskell, Leonard A. Kaminsky, Benjamin D., Levine, C. J. L., Jonathan Myers, Josef Niebauer, Robert Sallis, Susumu S., Sawada, Xuemei Sui, &amp; Ulrik Wisløff. (2016). Importance of Assessing Cardiorespiratory Fitness in Clinical Practice: A Case for Fitness as a Clinical Vital Sign: A Scientific Statement </w:t>
          </w:r>
          <w:proofErr w:type="gramStart"/>
          <w:r w:rsidRPr="00D96C69">
            <w:rPr>
              <w:rFonts w:eastAsia="Times New Roman"/>
              <w:lang w:val="en-US"/>
            </w:rPr>
            <w:t>From</w:t>
          </w:r>
          <w:proofErr w:type="gramEnd"/>
          <w:r w:rsidRPr="00D96C69">
            <w:rPr>
              <w:rFonts w:eastAsia="Times New Roman"/>
              <w:lang w:val="en-US"/>
            </w:rPr>
            <w:t xml:space="preserve"> the American Heart Association. </w:t>
          </w:r>
          <w:r w:rsidRPr="00D96C69">
            <w:rPr>
              <w:rFonts w:eastAsia="Times New Roman"/>
              <w:i/>
              <w:iCs/>
              <w:lang w:val="en-US"/>
            </w:rPr>
            <w:t>Circulation, American Heart Association, Inc.</w:t>
          </w:r>
          <w:r w:rsidRPr="00D96C69">
            <w:rPr>
              <w:rFonts w:eastAsia="Times New Roman"/>
              <w:lang w:val="en-US"/>
            </w:rPr>
            <w:t xml:space="preserve">, </w:t>
          </w:r>
          <w:r w:rsidRPr="00D96C69">
            <w:rPr>
              <w:rFonts w:eastAsia="Times New Roman"/>
              <w:i/>
              <w:iCs/>
              <w:lang w:val="en-US"/>
            </w:rPr>
            <w:t>134</w:t>
          </w:r>
          <w:r w:rsidRPr="00D96C69">
            <w:rPr>
              <w:rFonts w:eastAsia="Times New Roman"/>
              <w:lang w:val="en-US"/>
            </w:rPr>
            <w:t>(24). https://www.ahajournals.org/doi/full/10.1161/CIR.0000000000000461</w:t>
          </w:r>
        </w:p>
        <w:p w14:paraId="093C5A3C" w14:textId="77777777" w:rsidR="00D96C69" w:rsidRDefault="00D96C69">
          <w:pPr>
            <w:autoSpaceDE w:val="0"/>
            <w:autoSpaceDN w:val="0"/>
            <w:ind w:hanging="480"/>
            <w:divId w:val="956984272"/>
            <w:rPr>
              <w:rFonts w:eastAsia="Times New Roman"/>
            </w:rPr>
          </w:pPr>
          <w:r>
            <w:rPr>
              <w:rFonts w:eastAsia="Times New Roman"/>
            </w:rPr>
            <w:t xml:space="preserve">Rodríguez Ontiveros, H., García Plaza, V., &amp; Inmaculada, M. S. (2021). </w:t>
          </w:r>
          <w:r>
            <w:rPr>
              <w:rFonts w:eastAsia="Times New Roman"/>
              <w:i/>
              <w:iCs/>
            </w:rPr>
            <w:t xml:space="preserve">Aplicaciones de sensores vestibles y teléfonos inteligentes en el bienestar personal: Cuantificación de la </w:t>
          </w:r>
          <w:r>
            <w:rPr>
              <w:rFonts w:eastAsia="Times New Roman"/>
              <w:i/>
              <w:iCs/>
            </w:rPr>
            <w:lastRenderedPageBreak/>
            <w:t>actividad física y control de la práctica de mindfulness / Víctor Hugo Rodríguez Ontiveros</w:t>
          </w:r>
          <w:r>
            <w:rPr>
              <w:rFonts w:eastAsia="Times New Roman"/>
            </w:rPr>
            <w:t>. http://zaguan.unizar.es</w:t>
          </w:r>
        </w:p>
        <w:p w14:paraId="6B5E649E" w14:textId="77777777" w:rsidR="00D96C69" w:rsidRDefault="00D96C69">
          <w:pPr>
            <w:autoSpaceDE w:val="0"/>
            <w:autoSpaceDN w:val="0"/>
            <w:ind w:hanging="480"/>
            <w:divId w:val="1290209180"/>
            <w:rPr>
              <w:rFonts w:eastAsia="Times New Roman"/>
            </w:rPr>
          </w:pPr>
          <w:r>
            <w:rPr>
              <w:rFonts w:eastAsia="Times New Roman"/>
            </w:rPr>
            <w:t>Romero, M., Barrientos-Gutiérrez, T., Cuevas-</w:t>
          </w:r>
          <w:proofErr w:type="spellStart"/>
          <w:r>
            <w:rPr>
              <w:rFonts w:eastAsia="Times New Roman"/>
            </w:rPr>
            <w:t>Nasu</w:t>
          </w:r>
          <w:proofErr w:type="spellEnd"/>
          <w:r>
            <w:rPr>
              <w:rFonts w:eastAsia="Times New Roman"/>
            </w:rPr>
            <w:t>, L., Bautista-Arredondo, S., Colchero, M. A., Gaona-Pineda, E. B., Martínez-</w:t>
          </w:r>
          <w:proofErr w:type="spellStart"/>
          <w:r>
            <w:rPr>
              <w:rFonts w:eastAsia="Times New Roman"/>
            </w:rPr>
            <w:t>Barnetche</w:t>
          </w:r>
          <w:proofErr w:type="spellEnd"/>
          <w:r>
            <w:rPr>
              <w:rFonts w:eastAsia="Times New Roman"/>
            </w:rPr>
            <w:t>, J., Alpuche-Aranda, C., Gómez-Acosta, L. M., Mendoza-Alvarado, L. R., Rivera-</w:t>
          </w:r>
          <w:proofErr w:type="spellStart"/>
          <w:r>
            <w:rPr>
              <w:rFonts w:eastAsia="Times New Roman"/>
            </w:rPr>
            <w:t>Dommarco</w:t>
          </w:r>
          <w:proofErr w:type="spellEnd"/>
          <w:r>
            <w:rPr>
              <w:rFonts w:eastAsia="Times New Roman"/>
            </w:rPr>
            <w:t xml:space="preserve">, J., Lazcano-Ponce, E., &amp; </w:t>
          </w:r>
          <w:proofErr w:type="spellStart"/>
          <w:r>
            <w:rPr>
              <w:rFonts w:eastAsia="Times New Roman"/>
            </w:rPr>
            <w:t>Shamah</w:t>
          </w:r>
          <w:proofErr w:type="spellEnd"/>
          <w:r>
            <w:rPr>
              <w:rFonts w:eastAsia="Times New Roman"/>
            </w:rPr>
            <w:t xml:space="preserve">-Levy, T. (2022). </w:t>
          </w:r>
          <w:r w:rsidRPr="00D96C69">
            <w:rPr>
              <w:rFonts w:eastAsia="Times New Roman"/>
              <w:lang w:val="en-US"/>
            </w:rPr>
            <w:t xml:space="preserve">Design of the </w:t>
          </w:r>
          <w:proofErr w:type="spellStart"/>
          <w:r w:rsidRPr="00D96C69">
            <w:rPr>
              <w:rFonts w:eastAsia="Times New Roman"/>
              <w:lang w:val="en-US"/>
            </w:rPr>
            <w:t>Encuesta</w:t>
          </w:r>
          <w:proofErr w:type="spellEnd"/>
          <w:r w:rsidRPr="00D96C69">
            <w:rPr>
              <w:rFonts w:eastAsia="Times New Roman"/>
              <w:lang w:val="en-US"/>
            </w:rPr>
            <w:t xml:space="preserve"> Nacional de Salud y </w:t>
          </w:r>
          <w:proofErr w:type="spellStart"/>
          <w:r w:rsidRPr="00D96C69">
            <w:rPr>
              <w:rFonts w:eastAsia="Times New Roman"/>
              <w:lang w:val="en-US"/>
            </w:rPr>
            <w:t>Nutrición</w:t>
          </w:r>
          <w:proofErr w:type="spellEnd"/>
          <w:r w:rsidRPr="00D96C69">
            <w:rPr>
              <w:rFonts w:eastAsia="Times New Roman"/>
              <w:lang w:val="en-US"/>
            </w:rPr>
            <w:t xml:space="preserve"> 2022 and planning and design of the Ensanut Continua 2020-2024. </w:t>
          </w:r>
          <w:r>
            <w:rPr>
              <w:rFonts w:eastAsia="Times New Roman"/>
              <w:i/>
              <w:iCs/>
            </w:rPr>
            <w:t xml:space="preserve">Salud Publica de </w:t>
          </w:r>
          <w:proofErr w:type="spellStart"/>
          <w:r>
            <w:rPr>
              <w:rFonts w:eastAsia="Times New Roman"/>
              <w:i/>
              <w:iCs/>
            </w:rPr>
            <w:t>Mexico</w:t>
          </w:r>
          <w:proofErr w:type="spellEnd"/>
          <w:r>
            <w:rPr>
              <w:rFonts w:eastAsia="Times New Roman"/>
            </w:rPr>
            <w:t xml:space="preserve">, </w:t>
          </w:r>
          <w:r>
            <w:rPr>
              <w:rFonts w:eastAsia="Times New Roman"/>
              <w:i/>
              <w:iCs/>
            </w:rPr>
            <w:t>64</w:t>
          </w:r>
          <w:r>
            <w:rPr>
              <w:rFonts w:eastAsia="Times New Roman"/>
            </w:rPr>
            <w:t>(5), 522–529. https://doi.org/10.21149/14186</w:t>
          </w:r>
        </w:p>
        <w:p w14:paraId="1F4703C7" w14:textId="77777777" w:rsidR="00D96C69" w:rsidRPr="00D96C69" w:rsidRDefault="00D96C69">
          <w:pPr>
            <w:autoSpaceDE w:val="0"/>
            <w:autoSpaceDN w:val="0"/>
            <w:ind w:hanging="480"/>
            <w:divId w:val="503713400"/>
            <w:rPr>
              <w:rFonts w:eastAsia="Times New Roman"/>
              <w:lang w:val="en-US"/>
            </w:rPr>
          </w:pPr>
          <w:r>
            <w:rPr>
              <w:rFonts w:eastAsia="Times New Roman"/>
            </w:rPr>
            <w:t xml:space="preserve">Ross, T. J. (2010). </w:t>
          </w:r>
          <w:r w:rsidRPr="00D96C69">
            <w:rPr>
              <w:rFonts w:eastAsia="Times New Roman"/>
              <w:i/>
              <w:iCs/>
              <w:lang w:val="en-US"/>
            </w:rPr>
            <w:t>Fuzzy logic with engineering applications</w:t>
          </w:r>
          <w:r w:rsidRPr="00D96C69">
            <w:rPr>
              <w:rFonts w:eastAsia="Times New Roman"/>
              <w:lang w:val="en-US"/>
            </w:rPr>
            <w:t xml:space="preserve"> (3a ed.). John Wiley &amp; Sons Ltd.</w:t>
          </w:r>
        </w:p>
        <w:p w14:paraId="02689EDF" w14:textId="77777777" w:rsidR="00D96C69" w:rsidRPr="00D96C69" w:rsidRDefault="00D96C69">
          <w:pPr>
            <w:autoSpaceDE w:val="0"/>
            <w:autoSpaceDN w:val="0"/>
            <w:ind w:hanging="480"/>
            <w:divId w:val="1726022732"/>
            <w:rPr>
              <w:rFonts w:eastAsia="Times New Roman"/>
              <w:lang w:val="en-US"/>
            </w:rPr>
          </w:pPr>
          <w:proofErr w:type="spellStart"/>
          <w:r w:rsidRPr="00D96C69">
            <w:rPr>
              <w:rFonts w:eastAsia="Times New Roman"/>
              <w:lang w:val="en-US"/>
            </w:rPr>
            <w:t>Rothney</w:t>
          </w:r>
          <w:proofErr w:type="spellEnd"/>
          <w:r w:rsidRPr="00D96C69">
            <w:rPr>
              <w:rFonts w:eastAsia="Times New Roman"/>
              <w:lang w:val="en-US"/>
            </w:rPr>
            <w:t xml:space="preserve">, M. P., Schaefer, E. V., Neumann, M. M., Choi, L., &amp; Chen, K. Y. (2008). Validity of physical activity intensity predictions by </w:t>
          </w:r>
          <w:proofErr w:type="spellStart"/>
          <w:r w:rsidRPr="00D96C69">
            <w:rPr>
              <w:rFonts w:eastAsia="Times New Roman"/>
              <w:lang w:val="en-US"/>
            </w:rPr>
            <w:t>ActiGraph</w:t>
          </w:r>
          <w:proofErr w:type="spellEnd"/>
          <w:r w:rsidRPr="00D96C69">
            <w:rPr>
              <w:rFonts w:eastAsia="Times New Roman"/>
              <w:lang w:val="en-US"/>
            </w:rPr>
            <w:t xml:space="preserve">, </w:t>
          </w:r>
          <w:proofErr w:type="spellStart"/>
          <w:r w:rsidRPr="00D96C69">
            <w:rPr>
              <w:rFonts w:eastAsia="Times New Roman"/>
              <w:lang w:val="en-US"/>
            </w:rPr>
            <w:t>actical</w:t>
          </w:r>
          <w:proofErr w:type="spellEnd"/>
          <w:r w:rsidRPr="00D96C69">
            <w:rPr>
              <w:rFonts w:eastAsia="Times New Roman"/>
              <w:lang w:val="en-US"/>
            </w:rPr>
            <w:t xml:space="preserve">, and RT3 accelerometers. </w:t>
          </w:r>
          <w:r w:rsidRPr="00D96C69">
            <w:rPr>
              <w:rFonts w:eastAsia="Times New Roman"/>
              <w:i/>
              <w:iCs/>
              <w:lang w:val="en-US"/>
            </w:rPr>
            <w:t>Obesity</w:t>
          </w:r>
          <w:r w:rsidRPr="00D96C69">
            <w:rPr>
              <w:rFonts w:eastAsia="Times New Roman"/>
              <w:lang w:val="en-US"/>
            </w:rPr>
            <w:t xml:space="preserve">, </w:t>
          </w:r>
          <w:r w:rsidRPr="00D96C69">
            <w:rPr>
              <w:rFonts w:eastAsia="Times New Roman"/>
              <w:i/>
              <w:iCs/>
              <w:lang w:val="en-US"/>
            </w:rPr>
            <w:t>16</w:t>
          </w:r>
          <w:r w:rsidRPr="00D96C69">
            <w:rPr>
              <w:rFonts w:eastAsia="Times New Roman"/>
              <w:lang w:val="en-US"/>
            </w:rPr>
            <w:t>(8), 1946–1952. https://doi.org/10.1038/oby.2008.279</w:t>
          </w:r>
        </w:p>
        <w:p w14:paraId="02A37F9F" w14:textId="77777777" w:rsidR="00D96C69" w:rsidRPr="00D96C69" w:rsidRDefault="00D96C69">
          <w:pPr>
            <w:autoSpaceDE w:val="0"/>
            <w:autoSpaceDN w:val="0"/>
            <w:ind w:hanging="480"/>
            <w:divId w:val="474299444"/>
            <w:rPr>
              <w:rFonts w:eastAsia="Times New Roman"/>
              <w:lang w:val="en-US"/>
            </w:rPr>
          </w:pPr>
          <w:r w:rsidRPr="00D96C69">
            <w:rPr>
              <w:rFonts w:eastAsia="Times New Roman"/>
              <w:lang w:val="en-US"/>
            </w:rPr>
            <w:t xml:space="preserve">S M Fox, 3rd, &amp; Haskell, W. L. (1968). </w:t>
          </w:r>
          <w:r w:rsidRPr="00D96C69">
            <w:rPr>
              <w:rFonts w:eastAsia="Times New Roman"/>
              <w:i/>
              <w:iCs/>
              <w:lang w:val="en-US"/>
            </w:rPr>
            <w:t>PHYSICAL ACTIVITY AND THE PREVENTION OF CORONARY HEART DISEASE*</w:t>
          </w:r>
          <w:r w:rsidRPr="00D96C69">
            <w:rPr>
              <w:rFonts w:eastAsia="Times New Roman"/>
              <w:lang w:val="en-US"/>
            </w:rPr>
            <w:t>.</w:t>
          </w:r>
        </w:p>
        <w:p w14:paraId="5563A97D" w14:textId="77777777" w:rsidR="00D96C69" w:rsidRPr="00D96C69" w:rsidRDefault="00D96C69">
          <w:pPr>
            <w:autoSpaceDE w:val="0"/>
            <w:autoSpaceDN w:val="0"/>
            <w:ind w:hanging="480"/>
            <w:divId w:val="1922519422"/>
            <w:rPr>
              <w:rFonts w:eastAsia="Times New Roman"/>
              <w:lang w:val="en-US"/>
            </w:rPr>
          </w:pPr>
          <w:r w:rsidRPr="00D96C69">
            <w:rPr>
              <w:rFonts w:eastAsia="Times New Roman"/>
              <w:lang w:val="en-US"/>
            </w:rPr>
            <w:t xml:space="preserve">Santos, A. C., Willumsen, J., Meheus, F., </w:t>
          </w:r>
          <w:proofErr w:type="spellStart"/>
          <w:r w:rsidRPr="00D96C69">
            <w:rPr>
              <w:rFonts w:eastAsia="Times New Roman"/>
              <w:lang w:val="en-US"/>
            </w:rPr>
            <w:t>Ilbawi</w:t>
          </w:r>
          <w:proofErr w:type="spellEnd"/>
          <w:r w:rsidRPr="00D96C69">
            <w:rPr>
              <w:rFonts w:eastAsia="Times New Roman"/>
              <w:lang w:val="en-US"/>
            </w:rPr>
            <w:t xml:space="preserve">, A., &amp; Bull, F. C. (2023). The cost of inaction on physical inactivity to public health-care systems: a population-attributable fraction analysis. </w:t>
          </w:r>
          <w:r w:rsidRPr="00D96C69">
            <w:rPr>
              <w:rFonts w:eastAsia="Times New Roman"/>
              <w:i/>
              <w:iCs/>
              <w:lang w:val="en-US"/>
            </w:rPr>
            <w:t>The Lancet Global Health</w:t>
          </w:r>
          <w:r w:rsidRPr="00D96C69">
            <w:rPr>
              <w:rFonts w:eastAsia="Times New Roman"/>
              <w:lang w:val="en-US"/>
            </w:rPr>
            <w:t xml:space="preserve">, </w:t>
          </w:r>
          <w:r w:rsidRPr="00D96C69">
            <w:rPr>
              <w:rFonts w:eastAsia="Times New Roman"/>
              <w:i/>
              <w:iCs/>
              <w:lang w:val="en-US"/>
            </w:rPr>
            <w:t>11</w:t>
          </w:r>
          <w:r w:rsidRPr="00D96C69">
            <w:rPr>
              <w:rFonts w:eastAsia="Times New Roman"/>
              <w:lang w:val="en-US"/>
            </w:rPr>
            <w:t>(1), e32–e39. https://doi.org/10.1016/S2214-109X(22)00464-8</w:t>
          </w:r>
        </w:p>
        <w:p w14:paraId="6B6A101F" w14:textId="77777777" w:rsidR="00D96C69" w:rsidRPr="00D96C69" w:rsidRDefault="00D96C69">
          <w:pPr>
            <w:autoSpaceDE w:val="0"/>
            <w:autoSpaceDN w:val="0"/>
            <w:ind w:hanging="480"/>
            <w:divId w:val="1060253558"/>
            <w:rPr>
              <w:rFonts w:eastAsia="Times New Roman"/>
              <w:lang w:val="en-US"/>
            </w:rPr>
          </w:pPr>
          <w:r w:rsidRPr="00D96C69">
            <w:rPr>
              <w:rFonts w:eastAsia="Times New Roman"/>
              <w:lang w:val="en-US"/>
            </w:rPr>
            <w:t xml:space="preserve">Santos, J. C., Wong, J. H. D., </w:t>
          </w:r>
          <w:proofErr w:type="spellStart"/>
          <w:r w:rsidRPr="00D96C69">
            <w:rPr>
              <w:rFonts w:eastAsia="Times New Roman"/>
              <w:lang w:val="en-US"/>
            </w:rPr>
            <w:t>Pallath</w:t>
          </w:r>
          <w:proofErr w:type="spellEnd"/>
          <w:r w:rsidRPr="00D96C69">
            <w:rPr>
              <w:rFonts w:eastAsia="Times New Roman"/>
              <w:lang w:val="en-US"/>
            </w:rPr>
            <w:t xml:space="preserve">, V., &amp; Ng, K. H. (2021). The perceptions of medical physicists towards relevance and impact of artificial intelligence. </w:t>
          </w:r>
          <w:r w:rsidRPr="00D96C69">
            <w:rPr>
              <w:rFonts w:eastAsia="Times New Roman"/>
              <w:i/>
              <w:iCs/>
              <w:lang w:val="en-US"/>
            </w:rPr>
            <w:t>Physical and Engineering Sciences in Medicine</w:t>
          </w:r>
          <w:r w:rsidRPr="00D96C69">
            <w:rPr>
              <w:rFonts w:eastAsia="Times New Roman"/>
              <w:lang w:val="en-US"/>
            </w:rPr>
            <w:t xml:space="preserve">, </w:t>
          </w:r>
          <w:r w:rsidRPr="00D96C69">
            <w:rPr>
              <w:rFonts w:eastAsia="Times New Roman"/>
              <w:i/>
              <w:iCs/>
              <w:lang w:val="en-US"/>
            </w:rPr>
            <w:t>44</w:t>
          </w:r>
          <w:r w:rsidRPr="00D96C69">
            <w:rPr>
              <w:rFonts w:eastAsia="Times New Roman"/>
              <w:lang w:val="en-US"/>
            </w:rPr>
            <w:t>(3), 833–841. https://doi.org/10.1007/s13246-021-01036-9</w:t>
          </w:r>
        </w:p>
        <w:p w14:paraId="5EF96727" w14:textId="77777777" w:rsidR="00D96C69" w:rsidRPr="00D96C69" w:rsidRDefault="00D96C69">
          <w:pPr>
            <w:autoSpaceDE w:val="0"/>
            <w:autoSpaceDN w:val="0"/>
            <w:ind w:hanging="480"/>
            <w:divId w:val="698513403"/>
            <w:rPr>
              <w:rFonts w:eastAsia="Times New Roman"/>
              <w:lang w:val="en-US"/>
            </w:rPr>
          </w:pPr>
          <w:r w:rsidRPr="00D96C69">
            <w:rPr>
              <w:rFonts w:eastAsia="Times New Roman"/>
              <w:lang w:val="en-US"/>
            </w:rPr>
            <w:t xml:space="preserve">Shetty, R. (2018). Medical Diagnosis using Fuzzy Logic. </w:t>
          </w:r>
          <w:r w:rsidRPr="00D96C69">
            <w:rPr>
              <w:rFonts w:eastAsia="Times New Roman"/>
              <w:i/>
              <w:iCs/>
              <w:lang w:val="en-US"/>
            </w:rPr>
            <w:t>International Journal for Research in Applied Science and Engineering Technology</w:t>
          </w:r>
          <w:r w:rsidRPr="00D96C69">
            <w:rPr>
              <w:rFonts w:eastAsia="Times New Roman"/>
              <w:lang w:val="en-US"/>
            </w:rPr>
            <w:t xml:space="preserve">, </w:t>
          </w:r>
          <w:r w:rsidRPr="00D96C69">
            <w:rPr>
              <w:rFonts w:eastAsia="Times New Roman"/>
              <w:i/>
              <w:iCs/>
              <w:lang w:val="en-US"/>
            </w:rPr>
            <w:t>6</w:t>
          </w:r>
          <w:r w:rsidRPr="00D96C69">
            <w:rPr>
              <w:rFonts w:eastAsia="Times New Roman"/>
              <w:lang w:val="en-US"/>
            </w:rPr>
            <w:t>(4), 5048–5052. https://doi.org/10.22214/ijraset.2018.4823</w:t>
          </w:r>
        </w:p>
        <w:p w14:paraId="20F7209B" w14:textId="77777777" w:rsidR="00D96C69" w:rsidRPr="00D96C69" w:rsidRDefault="00D96C69">
          <w:pPr>
            <w:autoSpaceDE w:val="0"/>
            <w:autoSpaceDN w:val="0"/>
            <w:ind w:hanging="480"/>
            <w:divId w:val="831260253"/>
            <w:rPr>
              <w:rFonts w:eastAsia="Times New Roman"/>
              <w:lang w:val="en-US"/>
            </w:rPr>
          </w:pPr>
          <w:r w:rsidRPr="00D96C69">
            <w:rPr>
              <w:rFonts w:eastAsia="Times New Roman"/>
              <w:lang w:val="en-US"/>
            </w:rPr>
            <w:t xml:space="preserve">Soares-Miranda, L., </w:t>
          </w:r>
          <w:proofErr w:type="spellStart"/>
          <w:r w:rsidRPr="00D96C69">
            <w:rPr>
              <w:rFonts w:eastAsia="Times New Roman"/>
              <w:lang w:val="en-US"/>
            </w:rPr>
            <w:t>Sattelmair</w:t>
          </w:r>
          <w:proofErr w:type="spellEnd"/>
          <w:r w:rsidRPr="00D96C69">
            <w:rPr>
              <w:rFonts w:eastAsia="Times New Roman"/>
              <w:lang w:val="en-US"/>
            </w:rPr>
            <w:t xml:space="preserve">, J., Chaves, P., Duncan, G. E., </w:t>
          </w:r>
          <w:proofErr w:type="spellStart"/>
          <w:r w:rsidRPr="00D96C69">
            <w:rPr>
              <w:rFonts w:eastAsia="Times New Roman"/>
              <w:lang w:val="en-US"/>
            </w:rPr>
            <w:t>Siscovick</w:t>
          </w:r>
          <w:proofErr w:type="spellEnd"/>
          <w:r w:rsidRPr="00D96C69">
            <w:rPr>
              <w:rFonts w:eastAsia="Times New Roman"/>
              <w:lang w:val="en-US"/>
            </w:rPr>
            <w:t xml:space="preserve">, D. S., Stein, P. K., &amp; </w:t>
          </w:r>
          <w:proofErr w:type="spellStart"/>
          <w:r w:rsidRPr="00D96C69">
            <w:rPr>
              <w:rFonts w:eastAsia="Times New Roman"/>
              <w:lang w:val="en-US"/>
            </w:rPr>
            <w:t>Mozaffarian</w:t>
          </w:r>
          <w:proofErr w:type="spellEnd"/>
          <w:r w:rsidRPr="00D96C69">
            <w:rPr>
              <w:rFonts w:eastAsia="Times New Roman"/>
              <w:lang w:val="en-US"/>
            </w:rPr>
            <w:t xml:space="preserve">, D. (2014). Physical activity and heart rate variability in older adults: </w:t>
          </w:r>
          <w:r w:rsidRPr="00D96C69">
            <w:rPr>
              <w:rFonts w:eastAsia="Times New Roman"/>
              <w:lang w:val="en-US"/>
            </w:rPr>
            <w:lastRenderedPageBreak/>
            <w:t xml:space="preserve">The cardiovascular health study. </w:t>
          </w:r>
          <w:r w:rsidRPr="00D96C69">
            <w:rPr>
              <w:rFonts w:eastAsia="Times New Roman"/>
              <w:i/>
              <w:iCs/>
              <w:lang w:val="en-US"/>
            </w:rPr>
            <w:t>Circulation</w:t>
          </w:r>
          <w:r w:rsidRPr="00D96C69">
            <w:rPr>
              <w:rFonts w:eastAsia="Times New Roman"/>
              <w:lang w:val="en-US"/>
            </w:rPr>
            <w:t xml:space="preserve">, </w:t>
          </w:r>
          <w:r w:rsidRPr="00D96C69">
            <w:rPr>
              <w:rFonts w:eastAsia="Times New Roman"/>
              <w:i/>
              <w:iCs/>
              <w:lang w:val="en-US"/>
            </w:rPr>
            <w:t>129</w:t>
          </w:r>
          <w:r w:rsidRPr="00D96C69">
            <w:rPr>
              <w:rFonts w:eastAsia="Times New Roman"/>
              <w:lang w:val="en-US"/>
            </w:rPr>
            <w:t>(21), 2100–2110. https://doi.org/10.1161/CIRCULATIONAHA.113.005361</w:t>
          </w:r>
        </w:p>
        <w:p w14:paraId="43AAA131" w14:textId="77777777" w:rsidR="00D96C69" w:rsidRPr="00D96C69" w:rsidRDefault="00D96C69">
          <w:pPr>
            <w:autoSpaceDE w:val="0"/>
            <w:autoSpaceDN w:val="0"/>
            <w:ind w:hanging="480"/>
            <w:divId w:val="1208835350"/>
            <w:rPr>
              <w:rFonts w:eastAsia="Times New Roman"/>
              <w:lang w:val="en-US"/>
            </w:rPr>
          </w:pPr>
          <w:r w:rsidRPr="00D96C69">
            <w:rPr>
              <w:rFonts w:eastAsia="Times New Roman"/>
              <w:lang w:val="en-US"/>
            </w:rPr>
            <w:t xml:space="preserve">Strain, T., </w:t>
          </w:r>
          <w:proofErr w:type="spellStart"/>
          <w:r w:rsidRPr="00D96C69">
            <w:rPr>
              <w:rFonts w:eastAsia="Times New Roman"/>
              <w:lang w:val="en-US"/>
            </w:rPr>
            <w:t>Wijndaele</w:t>
          </w:r>
          <w:proofErr w:type="spellEnd"/>
          <w:r w:rsidRPr="00D96C69">
            <w:rPr>
              <w:rFonts w:eastAsia="Times New Roman"/>
              <w:lang w:val="en-US"/>
            </w:rPr>
            <w:t xml:space="preserve">, K., Dempsey, P. C., Sharp, S. J., Pearce, M., Jeon, J., Lindsay, T., Wareham, N., &amp; Brage, S. (2020). Wearable-device-measured physical activity and future health risk. </w:t>
          </w:r>
          <w:r w:rsidRPr="00D96C69">
            <w:rPr>
              <w:rFonts w:eastAsia="Times New Roman"/>
              <w:i/>
              <w:iCs/>
              <w:lang w:val="en-US"/>
            </w:rPr>
            <w:t>Nature Medicine</w:t>
          </w:r>
          <w:r w:rsidRPr="00D96C69">
            <w:rPr>
              <w:rFonts w:eastAsia="Times New Roman"/>
              <w:lang w:val="en-US"/>
            </w:rPr>
            <w:t xml:space="preserve">, </w:t>
          </w:r>
          <w:r w:rsidRPr="00D96C69">
            <w:rPr>
              <w:rFonts w:eastAsia="Times New Roman"/>
              <w:i/>
              <w:iCs/>
              <w:lang w:val="en-US"/>
            </w:rPr>
            <w:t>26</w:t>
          </w:r>
          <w:r w:rsidRPr="00D96C69">
            <w:rPr>
              <w:rFonts w:eastAsia="Times New Roman"/>
              <w:lang w:val="en-US"/>
            </w:rPr>
            <w:t>(9), 1385–1391. https://doi.org/10.1038/s41591-020-1012-3</w:t>
          </w:r>
        </w:p>
        <w:p w14:paraId="03F6A833" w14:textId="77777777" w:rsidR="00D96C69" w:rsidRPr="00D96C69" w:rsidRDefault="00D96C69">
          <w:pPr>
            <w:autoSpaceDE w:val="0"/>
            <w:autoSpaceDN w:val="0"/>
            <w:ind w:hanging="480"/>
            <w:divId w:val="1549680039"/>
            <w:rPr>
              <w:rFonts w:eastAsia="Times New Roman"/>
              <w:lang w:val="en-US"/>
            </w:rPr>
          </w:pPr>
          <w:r w:rsidRPr="00D96C69">
            <w:rPr>
              <w:rFonts w:eastAsia="Times New Roman"/>
              <w:lang w:val="en-US"/>
            </w:rPr>
            <w:t xml:space="preserve">Strategic Plan Advisory Group PAHO. (2020). </w:t>
          </w:r>
          <w:r w:rsidRPr="00D96C69">
            <w:rPr>
              <w:rFonts w:eastAsia="Times New Roman"/>
              <w:i/>
              <w:iCs/>
              <w:lang w:val="en-US"/>
            </w:rPr>
            <w:t>Strategic Plan of the Pan American Health Organization 2020-2025: Equity at the Heart of Health.</w:t>
          </w:r>
          <w:r w:rsidRPr="00D96C69">
            <w:rPr>
              <w:rFonts w:eastAsia="Times New Roman"/>
              <w:lang w:val="en-US"/>
            </w:rPr>
            <w:t xml:space="preserve"> Pan American Health Organization. http://www.paho.org/permissions.</w:t>
          </w:r>
        </w:p>
        <w:p w14:paraId="289F6660" w14:textId="77777777" w:rsidR="00D96C69" w:rsidRDefault="00D96C69">
          <w:pPr>
            <w:autoSpaceDE w:val="0"/>
            <w:autoSpaceDN w:val="0"/>
            <w:ind w:hanging="480"/>
            <w:divId w:val="1150245943"/>
            <w:rPr>
              <w:rFonts w:eastAsia="Times New Roman"/>
            </w:rPr>
          </w:pPr>
          <w:proofErr w:type="spellStart"/>
          <w:r w:rsidRPr="00D96C69">
            <w:rPr>
              <w:rFonts w:eastAsia="Times New Roman"/>
              <w:lang w:val="en-US"/>
            </w:rPr>
            <w:t>Strefezza</w:t>
          </w:r>
          <w:proofErr w:type="spellEnd"/>
          <w:r w:rsidRPr="00D96C69">
            <w:rPr>
              <w:rFonts w:eastAsia="Times New Roman"/>
              <w:lang w:val="en-US"/>
            </w:rPr>
            <w:t xml:space="preserve">, M. (2009). </w:t>
          </w:r>
          <w:r>
            <w:rPr>
              <w:rFonts w:eastAsia="Times New Roman"/>
            </w:rPr>
            <w:t xml:space="preserve">Lógica difusa, un punto de vista </w:t>
          </w:r>
          <w:proofErr w:type="spellStart"/>
          <w:r>
            <w:rPr>
              <w:rFonts w:eastAsia="Times New Roman"/>
            </w:rPr>
            <w:t>Fuzzy</w:t>
          </w:r>
          <w:proofErr w:type="spellEnd"/>
          <w:r>
            <w:rPr>
              <w:rFonts w:eastAsia="Times New Roman"/>
            </w:rPr>
            <w:t xml:space="preserve"> </w:t>
          </w:r>
          <w:proofErr w:type="spellStart"/>
          <w:r>
            <w:rPr>
              <w:rFonts w:eastAsia="Times New Roman"/>
            </w:rPr>
            <w:t>logic</w:t>
          </w:r>
          <w:proofErr w:type="spellEnd"/>
          <w:r>
            <w:rPr>
              <w:rFonts w:eastAsia="Times New Roman"/>
            </w:rPr>
            <w:t xml:space="preserve">, a </w:t>
          </w:r>
          <w:proofErr w:type="spellStart"/>
          <w:r>
            <w:rPr>
              <w:rFonts w:eastAsia="Times New Roman"/>
            </w:rPr>
            <w:t>point</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view</w:t>
          </w:r>
          <w:proofErr w:type="spellEnd"/>
          <w:r>
            <w:rPr>
              <w:rFonts w:eastAsia="Times New Roman"/>
            </w:rPr>
            <w:t xml:space="preserve">. En </w:t>
          </w:r>
          <w:r>
            <w:rPr>
              <w:rFonts w:eastAsia="Times New Roman"/>
              <w:i/>
              <w:iCs/>
            </w:rPr>
            <w:t>Revista Ciencia e Ingeniería</w:t>
          </w:r>
          <w:r>
            <w:rPr>
              <w:rFonts w:eastAsia="Times New Roman"/>
            </w:rPr>
            <w:t xml:space="preserve"> (Vol. 30, Número 3).</w:t>
          </w:r>
        </w:p>
        <w:p w14:paraId="06272D0C" w14:textId="77777777" w:rsidR="00D96C69" w:rsidRPr="00D96C69" w:rsidRDefault="00D96C69">
          <w:pPr>
            <w:autoSpaceDE w:val="0"/>
            <w:autoSpaceDN w:val="0"/>
            <w:ind w:hanging="480"/>
            <w:divId w:val="2130511282"/>
            <w:rPr>
              <w:rFonts w:eastAsia="Times New Roman"/>
              <w:lang w:val="en-US"/>
            </w:rPr>
          </w:pPr>
          <w:r>
            <w:rPr>
              <w:rFonts w:eastAsia="Times New Roman"/>
            </w:rPr>
            <w:t xml:space="preserve">Swinburn, B. A., </w:t>
          </w:r>
          <w:proofErr w:type="spellStart"/>
          <w:r>
            <w:rPr>
              <w:rFonts w:eastAsia="Times New Roman"/>
            </w:rPr>
            <w:t>Kraak</w:t>
          </w:r>
          <w:proofErr w:type="spellEnd"/>
          <w:r>
            <w:rPr>
              <w:rFonts w:eastAsia="Times New Roman"/>
            </w:rPr>
            <w:t xml:space="preserve">, V. I., </w:t>
          </w:r>
          <w:proofErr w:type="spellStart"/>
          <w:r>
            <w:rPr>
              <w:rFonts w:eastAsia="Times New Roman"/>
            </w:rPr>
            <w:t>Allender</w:t>
          </w:r>
          <w:proofErr w:type="spellEnd"/>
          <w:r>
            <w:rPr>
              <w:rFonts w:eastAsia="Times New Roman"/>
            </w:rPr>
            <w:t xml:space="preserve">, S., Atkins, V. J., Baker, P. I., Bogard, J. R., </w:t>
          </w:r>
          <w:proofErr w:type="spellStart"/>
          <w:r>
            <w:rPr>
              <w:rFonts w:eastAsia="Times New Roman"/>
            </w:rPr>
            <w:t>Brinsden</w:t>
          </w:r>
          <w:proofErr w:type="spellEnd"/>
          <w:r>
            <w:rPr>
              <w:rFonts w:eastAsia="Times New Roman"/>
            </w:rPr>
            <w:t xml:space="preserve">, H., Calvillo, A., De </w:t>
          </w:r>
          <w:proofErr w:type="spellStart"/>
          <w:r>
            <w:rPr>
              <w:rFonts w:eastAsia="Times New Roman"/>
            </w:rPr>
            <w:t>Schutter</w:t>
          </w:r>
          <w:proofErr w:type="spellEnd"/>
          <w:r>
            <w:rPr>
              <w:rFonts w:eastAsia="Times New Roman"/>
            </w:rPr>
            <w:t xml:space="preserve">, O., </w:t>
          </w:r>
          <w:proofErr w:type="spellStart"/>
          <w:r>
            <w:rPr>
              <w:rFonts w:eastAsia="Times New Roman"/>
            </w:rPr>
            <w:t>Devarajan</w:t>
          </w:r>
          <w:proofErr w:type="spellEnd"/>
          <w:r>
            <w:rPr>
              <w:rFonts w:eastAsia="Times New Roman"/>
            </w:rPr>
            <w:t xml:space="preserve">, R., Ezzati, M., </w:t>
          </w:r>
          <w:proofErr w:type="spellStart"/>
          <w:r>
            <w:rPr>
              <w:rFonts w:eastAsia="Times New Roman"/>
            </w:rPr>
            <w:t>Friel</w:t>
          </w:r>
          <w:proofErr w:type="spellEnd"/>
          <w:r>
            <w:rPr>
              <w:rFonts w:eastAsia="Times New Roman"/>
            </w:rPr>
            <w:t xml:space="preserve">, S., </w:t>
          </w:r>
          <w:proofErr w:type="spellStart"/>
          <w:r>
            <w:rPr>
              <w:rFonts w:eastAsia="Times New Roman"/>
            </w:rPr>
            <w:t>Goenka</w:t>
          </w:r>
          <w:proofErr w:type="spellEnd"/>
          <w:r>
            <w:rPr>
              <w:rFonts w:eastAsia="Times New Roman"/>
            </w:rPr>
            <w:t xml:space="preserve">, S., </w:t>
          </w:r>
          <w:proofErr w:type="spellStart"/>
          <w:r>
            <w:rPr>
              <w:rFonts w:eastAsia="Times New Roman"/>
            </w:rPr>
            <w:t>Hammond</w:t>
          </w:r>
          <w:proofErr w:type="spellEnd"/>
          <w:r>
            <w:rPr>
              <w:rFonts w:eastAsia="Times New Roman"/>
            </w:rPr>
            <w:t xml:space="preserve">, R. A., Hastings, G., </w:t>
          </w:r>
          <w:proofErr w:type="spellStart"/>
          <w:r>
            <w:rPr>
              <w:rFonts w:eastAsia="Times New Roman"/>
            </w:rPr>
            <w:t>Hawkes</w:t>
          </w:r>
          <w:proofErr w:type="spellEnd"/>
          <w:r>
            <w:rPr>
              <w:rFonts w:eastAsia="Times New Roman"/>
            </w:rPr>
            <w:t xml:space="preserve">, C., Herrero, M., </w:t>
          </w:r>
          <w:proofErr w:type="spellStart"/>
          <w:r>
            <w:rPr>
              <w:rFonts w:eastAsia="Times New Roman"/>
            </w:rPr>
            <w:t>Hovmand</w:t>
          </w:r>
          <w:proofErr w:type="spellEnd"/>
          <w:r>
            <w:rPr>
              <w:rFonts w:eastAsia="Times New Roman"/>
            </w:rPr>
            <w:t xml:space="preserve">, P. S., </w:t>
          </w:r>
          <w:proofErr w:type="spellStart"/>
          <w:r>
            <w:rPr>
              <w:rFonts w:eastAsia="Times New Roman"/>
            </w:rPr>
            <w:t>Howden</w:t>
          </w:r>
          <w:proofErr w:type="spellEnd"/>
          <w:r>
            <w:rPr>
              <w:rFonts w:eastAsia="Times New Roman"/>
            </w:rPr>
            <w:t xml:space="preserve">, M., … </w:t>
          </w:r>
          <w:r w:rsidRPr="00D96C69">
            <w:rPr>
              <w:rFonts w:eastAsia="Times New Roman"/>
              <w:lang w:val="en-US"/>
            </w:rPr>
            <w:t xml:space="preserve">Dietz, W. H. (2019). The Global </w:t>
          </w:r>
          <w:proofErr w:type="spellStart"/>
          <w:r w:rsidRPr="00D96C69">
            <w:rPr>
              <w:rFonts w:eastAsia="Times New Roman"/>
              <w:lang w:val="en-US"/>
            </w:rPr>
            <w:t>Syndemic</w:t>
          </w:r>
          <w:proofErr w:type="spellEnd"/>
          <w:r w:rsidRPr="00D96C69">
            <w:rPr>
              <w:rFonts w:eastAsia="Times New Roman"/>
              <w:lang w:val="en-US"/>
            </w:rPr>
            <w:t xml:space="preserve"> of Obesity, Undernutrition, and Climate Change: The Lancet Commission report. En </w:t>
          </w:r>
          <w:r w:rsidRPr="00D96C69">
            <w:rPr>
              <w:rFonts w:eastAsia="Times New Roman"/>
              <w:i/>
              <w:iCs/>
              <w:lang w:val="en-US"/>
            </w:rPr>
            <w:t>The Lancet</w:t>
          </w:r>
          <w:r w:rsidRPr="00D96C69">
            <w:rPr>
              <w:rFonts w:eastAsia="Times New Roman"/>
              <w:lang w:val="en-US"/>
            </w:rPr>
            <w:t xml:space="preserve"> (Vol. 393, </w:t>
          </w:r>
          <w:proofErr w:type="spellStart"/>
          <w:r w:rsidRPr="00D96C69">
            <w:rPr>
              <w:rFonts w:eastAsia="Times New Roman"/>
              <w:lang w:val="en-US"/>
            </w:rPr>
            <w:t>Número</w:t>
          </w:r>
          <w:proofErr w:type="spellEnd"/>
          <w:r w:rsidRPr="00D96C69">
            <w:rPr>
              <w:rFonts w:eastAsia="Times New Roman"/>
              <w:lang w:val="en-US"/>
            </w:rPr>
            <w:t xml:space="preserve"> 10173, pp. 791–846). Lancet Publishing Group. https://doi.org/10.1016/S0140-6736(18)32822-8</w:t>
          </w:r>
        </w:p>
        <w:p w14:paraId="27F7D35E" w14:textId="77777777" w:rsidR="00D96C69" w:rsidRPr="00D96C69" w:rsidRDefault="00D96C69">
          <w:pPr>
            <w:autoSpaceDE w:val="0"/>
            <w:autoSpaceDN w:val="0"/>
            <w:ind w:hanging="480"/>
            <w:divId w:val="12733039"/>
            <w:rPr>
              <w:rFonts w:eastAsia="Times New Roman"/>
              <w:lang w:val="en-US"/>
            </w:rPr>
          </w:pPr>
          <w:proofErr w:type="spellStart"/>
          <w:r w:rsidRPr="00D96C69">
            <w:rPr>
              <w:rFonts w:eastAsia="Times New Roman"/>
              <w:lang w:val="en-US"/>
            </w:rPr>
            <w:t>Syaffa</w:t>
          </w:r>
          <w:proofErr w:type="spellEnd"/>
          <w:r w:rsidRPr="00D96C69">
            <w:rPr>
              <w:rFonts w:eastAsia="Times New Roman"/>
              <w:lang w:val="en-US"/>
            </w:rPr>
            <w:t xml:space="preserve"> Zakaria, A., Ammar Shafi, M., Arif Mohd Zim, M., Noor </w:t>
          </w:r>
          <w:proofErr w:type="spellStart"/>
          <w:r w:rsidRPr="00D96C69">
            <w:rPr>
              <w:rFonts w:eastAsia="Times New Roman"/>
              <w:lang w:val="en-US"/>
            </w:rPr>
            <w:t>Asyikin</w:t>
          </w:r>
          <w:proofErr w:type="spellEnd"/>
          <w:r w:rsidRPr="00D96C69">
            <w:rPr>
              <w:rFonts w:eastAsia="Times New Roman"/>
              <w:lang w:val="en-US"/>
            </w:rPr>
            <w:t xml:space="preserve"> Mohd Razali, S., &amp; Lumpur, K. (2023). The Use of Fuzzy Linear Regression Modeling to Predict High-risk Symptoms of Lung Cancer in Malaysia. En </w:t>
          </w:r>
          <w:r w:rsidRPr="00D96C69">
            <w:rPr>
              <w:rFonts w:eastAsia="Times New Roman"/>
              <w:i/>
              <w:iCs/>
              <w:lang w:val="en-US"/>
            </w:rPr>
            <w:t>IJACSA) International Journal of Advanced Computer Science and Applications</w:t>
          </w:r>
          <w:r w:rsidRPr="00D96C69">
            <w:rPr>
              <w:rFonts w:eastAsia="Times New Roman"/>
              <w:lang w:val="en-US"/>
            </w:rPr>
            <w:t xml:space="preserve"> (Vol. 14, </w:t>
          </w:r>
          <w:proofErr w:type="spellStart"/>
          <w:r w:rsidRPr="00D96C69">
            <w:rPr>
              <w:rFonts w:eastAsia="Times New Roman"/>
              <w:lang w:val="en-US"/>
            </w:rPr>
            <w:t>Número</w:t>
          </w:r>
          <w:proofErr w:type="spellEnd"/>
          <w:r w:rsidRPr="00D96C69">
            <w:rPr>
              <w:rFonts w:eastAsia="Times New Roman"/>
              <w:lang w:val="en-US"/>
            </w:rPr>
            <w:t xml:space="preserve"> 5). www.ijacsa.thesai.org</w:t>
          </w:r>
        </w:p>
        <w:p w14:paraId="697484DA" w14:textId="77777777" w:rsidR="00D96C69" w:rsidRPr="00D96C69" w:rsidRDefault="00D96C69">
          <w:pPr>
            <w:autoSpaceDE w:val="0"/>
            <w:autoSpaceDN w:val="0"/>
            <w:ind w:hanging="480"/>
            <w:divId w:val="1916864167"/>
            <w:rPr>
              <w:rFonts w:eastAsia="Times New Roman"/>
              <w:lang w:val="en-US"/>
            </w:rPr>
          </w:pPr>
          <w:r w:rsidRPr="00D96C69">
            <w:rPr>
              <w:rFonts w:eastAsia="Times New Roman"/>
              <w:lang w:val="en-US"/>
            </w:rPr>
            <w:t xml:space="preserve">Syed-Abdul, S., Luque, L. F., Hsueh, P.-Y. S., García-Gomez, J. M., &amp; Garcia-Zapirain, B. (2020). </w:t>
          </w:r>
          <w:r w:rsidRPr="00D96C69">
            <w:rPr>
              <w:rFonts w:eastAsia="Times New Roman"/>
              <w:i/>
              <w:iCs/>
              <w:lang w:val="en-US"/>
            </w:rPr>
            <w:t>Data Analytics and Applications of the Wearable Sensors in Healthcare</w:t>
          </w:r>
          <w:r w:rsidRPr="00D96C69">
            <w:rPr>
              <w:rFonts w:eastAsia="Times New Roman"/>
              <w:lang w:val="en-US"/>
            </w:rPr>
            <w:t>. www.mdpi.com/journal/sensors</w:t>
          </w:r>
        </w:p>
        <w:p w14:paraId="361998E1" w14:textId="77777777" w:rsidR="00D96C69" w:rsidRPr="00D96C69" w:rsidRDefault="00D96C69">
          <w:pPr>
            <w:autoSpaceDE w:val="0"/>
            <w:autoSpaceDN w:val="0"/>
            <w:ind w:hanging="480"/>
            <w:divId w:val="2117171954"/>
            <w:rPr>
              <w:rFonts w:eastAsia="Times New Roman"/>
              <w:lang w:val="en-US"/>
            </w:rPr>
          </w:pPr>
          <w:r w:rsidRPr="00D96C69">
            <w:rPr>
              <w:rFonts w:eastAsia="Times New Roman"/>
              <w:lang w:val="en-US"/>
            </w:rPr>
            <w:t xml:space="preserve">Szulc, A., Prokopowicz, P., Buśko, K., &amp; Mikołajewski, D. (2023). Model of the Performance Based on Artificial Intelligence–Fuzzy Logic Description of Physical Activity. </w:t>
          </w:r>
          <w:r w:rsidRPr="00D96C69">
            <w:rPr>
              <w:rFonts w:eastAsia="Times New Roman"/>
              <w:i/>
              <w:iCs/>
              <w:lang w:val="en-US"/>
            </w:rPr>
            <w:t>Sensors</w:t>
          </w:r>
          <w:r w:rsidRPr="00D96C69">
            <w:rPr>
              <w:rFonts w:eastAsia="Times New Roman"/>
              <w:lang w:val="en-US"/>
            </w:rPr>
            <w:t xml:space="preserve">, </w:t>
          </w:r>
          <w:r w:rsidRPr="00D96C69">
            <w:rPr>
              <w:rFonts w:eastAsia="Times New Roman"/>
              <w:i/>
              <w:iCs/>
              <w:lang w:val="en-US"/>
            </w:rPr>
            <w:t>23</w:t>
          </w:r>
          <w:r w:rsidRPr="00D96C69">
            <w:rPr>
              <w:rFonts w:eastAsia="Times New Roman"/>
              <w:lang w:val="en-US"/>
            </w:rPr>
            <w:t>(3). https://doi.org/10.3390/s23031117</w:t>
          </w:r>
        </w:p>
        <w:p w14:paraId="0F0AC8FB" w14:textId="77777777" w:rsidR="00D96C69" w:rsidRPr="00D96C69" w:rsidRDefault="00D96C69">
          <w:pPr>
            <w:autoSpaceDE w:val="0"/>
            <w:autoSpaceDN w:val="0"/>
            <w:ind w:hanging="480"/>
            <w:divId w:val="1788354403"/>
            <w:rPr>
              <w:rFonts w:eastAsia="Times New Roman"/>
              <w:lang w:val="en-US"/>
            </w:rPr>
          </w:pPr>
          <w:r w:rsidRPr="00D96C69">
            <w:rPr>
              <w:rFonts w:eastAsia="Times New Roman"/>
              <w:lang w:val="en-US"/>
            </w:rPr>
            <w:lastRenderedPageBreak/>
            <w:t xml:space="preserve">Tajammul, P. (2023, </w:t>
          </w:r>
          <w:proofErr w:type="spellStart"/>
          <w:r w:rsidRPr="00D96C69">
            <w:rPr>
              <w:rFonts w:eastAsia="Times New Roman"/>
              <w:lang w:val="en-US"/>
            </w:rPr>
            <w:t>noviembre</w:t>
          </w:r>
          <w:proofErr w:type="spellEnd"/>
          <w:r w:rsidRPr="00D96C69">
            <w:rPr>
              <w:rFonts w:eastAsia="Times New Roman"/>
              <w:lang w:val="en-US"/>
            </w:rPr>
            <w:t xml:space="preserve"> 7). </w:t>
          </w:r>
          <w:r w:rsidRPr="00D96C69">
            <w:rPr>
              <w:rFonts w:eastAsia="Times New Roman"/>
              <w:i/>
              <w:iCs/>
              <w:lang w:val="en-US"/>
            </w:rPr>
            <w:t>Wearable Technology Statistics: A Tech and Human</w:t>
          </w:r>
          <w:r w:rsidRPr="00D96C69">
            <w:rPr>
              <w:rFonts w:eastAsia="Times New Roman"/>
              <w:lang w:val="en-US"/>
            </w:rPr>
            <w:t>. https://scoop.market.us/wearable-technology-statistics/</w:t>
          </w:r>
        </w:p>
        <w:p w14:paraId="2BCD0579" w14:textId="77777777" w:rsidR="00D96C69" w:rsidRPr="00D96C69" w:rsidRDefault="00D96C69">
          <w:pPr>
            <w:autoSpaceDE w:val="0"/>
            <w:autoSpaceDN w:val="0"/>
            <w:ind w:hanging="480"/>
            <w:divId w:val="802774711"/>
            <w:rPr>
              <w:rFonts w:eastAsia="Times New Roman"/>
              <w:lang w:val="en-US"/>
            </w:rPr>
          </w:pPr>
          <w:r w:rsidRPr="00D96C69">
            <w:rPr>
              <w:rFonts w:eastAsia="Times New Roman"/>
              <w:lang w:val="en-US"/>
            </w:rPr>
            <w:t xml:space="preserve">Tanaka, H., Monahan, K. D., &amp; Seals, D. R. (2001). </w:t>
          </w:r>
          <w:r w:rsidRPr="00D96C69">
            <w:rPr>
              <w:rFonts w:eastAsia="Times New Roman"/>
              <w:i/>
              <w:iCs/>
              <w:lang w:val="en-US"/>
            </w:rPr>
            <w:t>Age-Predicted Maximal Heart Rate Revisited</w:t>
          </w:r>
          <w:r w:rsidRPr="00D96C69">
            <w:rPr>
              <w:rFonts w:eastAsia="Times New Roman"/>
              <w:lang w:val="en-US"/>
            </w:rPr>
            <w:t>.</w:t>
          </w:r>
        </w:p>
        <w:p w14:paraId="7357C6F3" w14:textId="77777777" w:rsidR="00D96C69" w:rsidRPr="00D96C69" w:rsidRDefault="00D96C69">
          <w:pPr>
            <w:autoSpaceDE w:val="0"/>
            <w:autoSpaceDN w:val="0"/>
            <w:ind w:hanging="480"/>
            <w:divId w:val="2098360269"/>
            <w:rPr>
              <w:rFonts w:eastAsia="Times New Roman"/>
              <w:lang w:val="en-US"/>
            </w:rPr>
          </w:pPr>
          <w:r>
            <w:rPr>
              <w:rFonts w:eastAsia="Times New Roman"/>
            </w:rPr>
            <w:t xml:space="preserve">Tavares, B. S., de Paula </w:t>
          </w:r>
          <w:proofErr w:type="spellStart"/>
          <w:r>
            <w:rPr>
              <w:rFonts w:eastAsia="Times New Roman"/>
            </w:rPr>
            <w:t>Vidigal</w:t>
          </w:r>
          <w:proofErr w:type="spellEnd"/>
          <w:r>
            <w:rPr>
              <w:rFonts w:eastAsia="Times New Roman"/>
            </w:rPr>
            <w:t xml:space="preserve">, G., Garner, D. M., Raimundo, R. D., de Abreu, L. C., &amp; </w:t>
          </w:r>
          <w:proofErr w:type="spellStart"/>
          <w:r>
            <w:rPr>
              <w:rFonts w:eastAsia="Times New Roman"/>
            </w:rPr>
            <w:t>Valenti</w:t>
          </w:r>
          <w:proofErr w:type="spellEnd"/>
          <w:r>
            <w:rPr>
              <w:rFonts w:eastAsia="Times New Roman"/>
            </w:rPr>
            <w:t xml:space="preserve">, V. E. (2017). </w:t>
          </w:r>
          <w:r w:rsidRPr="00D96C69">
            <w:rPr>
              <w:rFonts w:eastAsia="Times New Roman"/>
              <w:lang w:val="en-US"/>
            </w:rPr>
            <w:t xml:space="preserve">Effects of guided breath exercise on complex </w:t>
          </w:r>
          <w:proofErr w:type="spellStart"/>
          <w:r w:rsidRPr="00D96C69">
            <w:rPr>
              <w:rFonts w:eastAsia="Times New Roman"/>
              <w:lang w:val="en-US"/>
            </w:rPr>
            <w:t>behaviour</w:t>
          </w:r>
          <w:proofErr w:type="spellEnd"/>
          <w:r w:rsidRPr="00D96C69">
            <w:rPr>
              <w:rFonts w:eastAsia="Times New Roman"/>
              <w:lang w:val="en-US"/>
            </w:rPr>
            <w:t xml:space="preserve"> of heart rate dynamics. </w:t>
          </w:r>
          <w:r w:rsidRPr="00D96C69">
            <w:rPr>
              <w:rFonts w:eastAsia="Times New Roman"/>
              <w:i/>
              <w:iCs/>
              <w:lang w:val="en-US"/>
            </w:rPr>
            <w:t>Clinical Physiology and Functional Imaging</w:t>
          </w:r>
          <w:r w:rsidRPr="00D96C69">
            <w:rPr>
              <w:rFonts w:eastAsia="Times New Roman"/>
              <w:lang w:val="en-US"/>
            </w:rPr>
            <w:t xml:space="preserve">, </w:t>
          </w:r>
          <w:r w:rsidRPr="00D96C69">
            <w:rPr>
              <w:rFonts w:eastAsia="Times New Roman"/>
              <w:i/>
              <w:iCs/>
              <w:lang w:val="en-US"/>
            </w:rPr>
            <w:t>37</w:t>
          </w:r>
          <w:r w:rsidRPr="00D96C69">
            <w:rPr>
              <w:rFonts w:eastAsia="Times New Roman"/>
              <w:lang w:val="en-US"/>
            </w:rPr>
            <w:t>(6), 622–629. https://doi.org/10.1111/cpf.12347</w:t>
          </w:r>
        </w:p>
        <w:p w14:paraId="097849DF" w14:textId="77777777" w:rsidR="00D96C69" w:rsidRDefault="00D96C69">
          <w:pPr>
            <w:autoSpaceDE w:val="0"/>
            <w:autoSpaceDN w:val="0"/>
            <w:ind w:hanging="480"/>
            <w:divId w:val="27534327"/>
            <w:rPr>
              <w:rFonts w:eastAsia="Times New Roman"/>
            </w:rPr>
          </w:pPr>
          <w:r w:rsidRPr="00D96C69">
            <w:rPr>
              <w:rFonts w:eastAsia="Times New Roman"/>
              <w:lang w:val="en-US"/>
            </w:rPr>
            <w:t xml:space="preserve">Tefera, M. A., </w:t>
          </w:r>
          <w:proofErr w:type="spellStart"/>
          <w:r w:rsidRPr="00D96C69">
            <w:rPr>
              <w:rFonts w:eastAsia="Times New Roman"/>
              <w:lang w:val="en-US"/>
            </w:rPr>
            <w:t>Dehnaw</w:t>
          </w:r>
          <w:proofErr w:type="spellEnd"/>
          <w:r w:rsidRPr="00D96C69">
            <w:rPr>
              <w:rFonts w:eastAsia="Times New Roman"/>
              <w:lang w:val="en-US"/>
            </w:rPr>
            <w:t xml:space="preserve">, A. M., Manie, Y. C., Yao, C. K., Bogale, S. D., &amp; Peng, P. C. (2024). Advanced Denoising and Meta-Learning Techniques for Enhancing Smart Health Monitoring Using Wearable Sensors. </w:t>
          </w:r>
          <w:r>
            <w:rPr>
              <w:rFonts w:eastAsia="Times New Roman"/>
              <w:i/>
              <w:iCs/>
            </w:rPr>
            <w:t>Future Internet</w:t>
          </w:r>
          <w:r>
            <w:rPr>
              <w:rFonts w:eastAsia="Times New Roman"/>
            </w:rPr>
            <w:t xml:space="preserve">, </w:t>
          </w:r>
          <w:r>
            <w:rPr>
              <w:rFonts w:eastAsia="Times New Roman"/>
              <w:i/>
              <w:iCs/>
            </w:rPr>
            <w:t>16</w:t>
          </w:r>
          <w:r>
            <w:rPr>
              <w:rFonts w:eastAsia="Times New Roman"/>
            </w:rPr>
            <w:t>(8). https://doi.org/10.3390/fi16080280</w:t>
          </w:r>
        </w:p>
        <w:p w14:paraId="66B6B192" w14:textId="77777777" w:rsidR="00D96C69" w:rsidRPr="00D96C69" w:rsidRDefault="00D96C69">
          <w:pPr>
            <w:autoSpaceDE w:val="0"/>
            <w:autoSpaceDN w:val="0"/>
            <w:ind w:hanging="480"/>
            <w:divId w:val="380859555"/>
            <w:rPr>
              <w:rFonts w:eastAsia="Times New Roman"/>
              <w:lang w:val="en-US"/>
            </w:rPr>
          </w:pPr>
          <w:proofErr w:type="spellStart"/>
          <w:r>
            <w:rPr>
              <w:rFonts w:eastAsia="Times New Roman"/>
            </w:rPr>
            <w:t>The</w:t>
          </w:r>
          <w:proofErr w:type="spellEnd"/>
          <w:r>
            <w:rPr>
              <w:rFonts w:eastAsia="Times New Roman"/>
            </w:rPr>
            <w:t xml:space="preserve">, H., Bart, N. K., </w:t>
          </w:r>
          <w:proofErr w:type="spellStart"/>
          <w:r>
            <w:rPr>
              <w:rFonts w:eastAsia="Times New Roman"/>
            </w:rPr>
            <w:t>Adji</w:t>
          </w:r>
          <w:proofErr w:type="spellEnd"/>
          <w:r>
            <w:rPr>
              <w:rFonts w:eastAsia="Times New Roman"/>
            </w:rPr>
            <w:t xml:space="preserve">, A. I., </w:t>
          </w:r>
          <w:proofErr w:type="spellStart"/>
          <w:r>
            <w:rPr>
              <w:rFonts w:eastAsia="Times New Roman"/>
            </w:rPr>
            <w:t>Hungerford</w:t>
          </w:r>
          <w:proofErr w:type="spellEnd"/>
          <w:r>
            <w:rPr>
              <w:rFonts w:eastAsia="Times New Roman"/>
            </w:rPr>
            <w:t xml:space="preserve">, S., </w:t>
          </w:r>
          <w:proofErr w:type="spellStart"/>
          <w:r>
            <w:rPr>
              <w:rFonts w:eastAsia="Times New Roman"/>
            </w:rPr>
            <w:t>Buonalumi</w:t>
          </w:r>
          <w:proofErr w:type="spellEnd"/>
          <w:r>
            <w:rPr>
              <w:rFonts w:eastAsia="Times New Roman"/>
            </w:rPr>
            <w:t xml:space="preserve"> </w:t>
          </w:r>
          <w:proofErr w:type="spellStart"/>
          <w:r>
            <w:rPr>
              <w:rFonts w:eastAsia="Times New Roman"/>
            </w:rPr>
            <w:t>Tacito</w:t>
          </w:r>
          <w:proofErr w:type="spellEnd"/>
          <w:r>
            <w:rPr>
              <w:rFonts w:eastAsia="Times New Roman"/>
            </w:rPr>
            <w:t xml:space="preserve"> Yugar, L., Carlos Yugar-Toledo, J., </w:t>
          </w:r>
          <w:proofErr w:type="spellStart"/>
          <w:r>
            <w:rPr>
              <w:rFonts w:eastAsia="Times New Roman"/>
            </w:rPr>
            <w:t>Dinamarco</w:t>
          </w:r>
          <w:proofErr w:type="spellEnd"/>
          <w:r>
            <w:rPr>
              <w:rFonts w:eastAsia="Times New Roman"/>
            </w:rPr>
            <w:t xml:space="preserve">, N., Gustavo </w:t>
          </w:r>
          <w:proofErr w:type="spellStart"/>
          <w:r>
            <w:rPr>
              <w:rFonts w:eastAsia="Times New Roman"/>
            </w:rPr>
            <w:t>Sedenho</w:t>
          </w:r>
          <w:proofErr w:type="spellEnd"/>
          <w:r>
            <w:rPr>
              <w:rFonts w:eastAsia="Times New Roman"/>
            </w:rPr>
            <w:t xml:space="preserve">-Prado, L., Vaz </w:t>
          </w:r>
          <w:proofErr w:type="spellStart"/>
          <w:r>
            <w:rPr>
              <w:rFonts w:eastAsia="Times New Roman"/>
            </w:rPr>
            <w:t>Domingues</w:t>
          </w:r>
          <w:proofErr w:type="spellEnd"/>
          <w:r>
            <w:rPr>
              <w:rFonts w:eastAsia="Times New Roman"/>
            </w:rPr>
            <w:t xml:space="preserve"> Moreno, B., de Azevedo Rubio, T., </w:t>
          </w:r>
          <w:proofErr w:type="spellStart"/>
          <w:r>
            <w:rPr>
              <w:rFonts w:eastAsia="Times New Roman"/>
            </w:rPr>
            <w:t>Fattori</w:t>
          </w:r>
          <w:proofErr w:type="spellEnd"/>
          <w:r>
            <w:rPr>
              <w:rFonts w:eastAsia="Times New Roman"/>
            </w:rPr>
            <w:t xml:space="preserve">, A., </w:t>
          </w:r>
          <w:proofErr w:type="spellStart"/>
          <w:r>
            <w:rPr>
              <w:rFonts w:eastAsia="Times New Roman"/>
            </w:rPr>
            <w:t>Rodrigues</w:t>
          </w:r>
          <w:proofErr w:type="spellEnd"/>
          <w:r>
            <w:rPr>
              <w:rFonts w:eastAsia="Times New Roman"/>
            </w:rPr>
            <w:t xml:space="preserve">, B., Fernando Vilela-Martin, J., &amp; Moreno, H. (2023). </w:t>
          </w:r>
          <w:r w:rsidRPr="00D96C69">
            <w:rPr>
              <w:rFonts w:eastAsia="Times New Roman"/>
              <w:i/>
              <w:iCs/>
              <w:lang w:val="en-US"/>
            </w:rPr>
            <w:t>Citation: The Role of Heart Rate Variability (HRV) in Different Hypertensive Syndromes</w:t>
          </w:r>
          <w:r w:rsidRPr="00D96C69">
            <w:rPr>
              <w:rFonts w:eastAsia="Times New Roman"/>
              <w:lang w:val="en-US"/>
            </w:rPr>
            <w:t>. https://doi.org/10.3390/diagnostics</w:t>
          </w:r>
        </w:p>
        <w:p w14:paraId="09C72BC6" w14:textId="77777777" w:rsidR="00D96C69" w:rsidRPr="00D96C69" w:rsidRDefault="00D96C69">
          <w:pPr>
            <w:autoSpaceDE w:val="0"/>
            <w:autoSpaceDN w:val="0"/>
            <w:ind w:hanging="480"/>
            <w:divId w:val="1959604961"/>
            <w:rPr>
              <w:rFonts w:eastAsia="Times New Roman"/>
              <w:lang w:val="en-US"/>
            </w:rPr>
          </w:pPr>
          <w:r w:rsidRPr="00D96C69">
            <w:rPr>
              <w:rFonts w:eastAsia="Times New Roman"/>
              <w:lang w:val="en-US"/>
            </w:rPr>
            <w:t xml:space="preserve">Tremblay, M. S., Aubert, S., Barnes, J. D., Saunders, T. J., Carson, V., Latimer-Cheung, A. E., Chastin, S. F. M., Altenburg, T. M., </w:t>
          </w:r>
          <w:proofErr w:type="spellStart"/>
          <w:r w:rsidRPr="00D96C69">
            <w:rPr>
              <w:rFonts w:eastAsia="Times New Roman"/>
              <w:lang w:val="en-US"/>
            </w:rPr>
            <w:t>Chinapaw</w:t>
          </w:r>
          <w:proofErr w:type="spellEnd"/>
          <w:r w:rsidRPr="00D96C69">
            <w:rPr>
              <w:rFonts w:eastAsia="Times New Roman"/>
              <w:lang w:val="en-US"/>
            </w:rPr>
            <w:t xml:space="preserve">, M. J. M., Aminian, S., Arundell, L., Hinkley, T., Hnatiuk, J., Atkin, A. J., Belanger, K., Chaput, J. P., Gunnell, K., Larouche, R., Manyanga, T., … Wondergem, R. (2017). Sedentary Behavior Research Network (SBRN) - Terminology Consensus Project process and outcome. </w:t>
          </w:r>
          <w:r w:rsidRPr="00D96C69">
            <w:rPr>
              <w:rFonts w:eastAsia="Times New Roman"/>
              <w:i/>
              <w:iCs/>
              <w:lang w:val="en-US"/>
            </w:rPr>
            <w:t>International Journal of Behavioral Nutrition and Physical Activity</w:t>
          </w:r>
          <w:r w:rsidRPr="00D96C69">
            <w:rPr>
              <w:rFonts w:eastAsia="Times New Roman"/>
              <w:lang w:val="en-US"/>
            </w:rPr>
            <w:t xml:space="preserve">, </w:t>
          </w:r>
          <w:r w:rsidRPr="00D96C69">
            <w:rPr>
              <w:rFonts w:eastAsia="Times New Roman"/>
              <w:i/>
              <w:iCs/>
              <w:lang w:val="en-US"/>
            </w:rPr>
            <w:t>14</w:t>
          </w:r>
          <w:r w:rsidRPr="00D96C69">
            <w:rPr>
              <w:rFonts w:eastAsia="Times New Roman"/>
              <w:lang w:val="en-US"/>
            </w:rPr>
            <w:t>(1). https://doi.org/10.1186/s12966-017-0525-8</w:t>
          </w:r>
        </w:p>
        <w:p w14:paraId="38E6F677" w14:textId="77777777" w:rsidR="00D96C69" w:rsidRPr="00D96C69" w:rsidRDefault="00D96C69">
          <w:pPr>
            <w:autoSpaceDE w:val="0"/>
            <w:autoSpaceDN w:val="0"/>
            <w:ind w:hanging="480"/>
            <w:divId w:val="1622298368"/>
            <w:rPr>
              <w:rFonts w:eastAsia="Times New Roman"/>
              <w:lang w:val="en-US"/>
            </w:rPr>
          </w:pPr>
          <w:r w:rsidRPr="00D96C69">
            <w:rPr>
              <w:rFonts w:eastAsia="Times New Roman"/>
              <w:lang w:val="en-US"/>
            </w:rPr>
            <w:t xml:space="preserve">Tremblay, M. S., Colley, R. C., Saunders, T. J., Healy, G. N., &amp; Owen, N. (2010). Physiological and health implications of a sedentary lifestyle. </w:t>
          </w:r>
          <w:r w:rsidRPr="00D96C69">
            <w:rPr>
              <w:rFonts w:eastAsia="Times New Roman"/>
              <w:i/>
              <w:iCs/>
              <w:lang w:val="en-US"/>
            </w:rPr>
            <w:t>Applied Physiology, Nutrition and Metabolism</w:t>
          </w:r>
          <w:r w:rsidRPr="00D96C69">
            <w:rPr>
              <w:rFonts w:eastAsia="Times New Roman"/>
              <w:lang w:val="en-US"/>
            </w:rPr>
            <w:t xml:space="preserve">, </w:t>
          </w:r>
          <w:r w:rsidRPr="00D96C69">
            <w:rPr>
              <w:rFonts w:eastAsia="Times New Roman"/>
              <w:i/>
              <w:iCs/>
              <w:lang w:val="en-US"/>
            </w:rPr>
            <w:t>35</w:t>
          </w:r>
          <w:r w:rsidRPr="00D96C69">
            <w:rPr>
              <w:rFonts w:eastAsia="Times New Roman"/>
              <w:lang w:val="en-US"/>
            </w:rPr>
            <w:t>(6), 725–740. https://doi.org/10.1139/H10-079</w:t>
          </w:r>
        </w:p>
        <w:p w14:paraId="0F89FB2A" w14:textId="77777777" w:rsidR="00D96C69" w:rsidRPr="00D96C69" w:rsidRDefault="00D96C69">
          <w:pPr>
            <w:autoSpaceDE w:val="0"/>
            <w:autoSpaceDN w:val="0"/>
            <w:ind w:hanging="480"/>
            <w:divId w:val="303856477"/>
            <w:rPr>
              <w:rFonts w:eastAsia="Times New Roman"/>
              <w:lang w:val="en-US"/>
            </w:rPr>
          </w:pPr>
          <w:proofErr w:type="spellStart"/>
          <w:r>
            <w:rPr>
              <w:rFonts w:eastAsia="Times New Roman"/>
            </w:rPr>
            <w:lastRenderedPageBreak/>
            <w:t>Trimmel</w:t>
          </w:r>
          <w:proofErr w:type="spellEnd"/>
          <w:r>
            <w:rPr>
              <w:rFonts w:eastAsia="Times New Roman"/>
            </w:rPr>
            <w:t xml:space="preserve">, K., Sacha, J., &amp; </w:t>
          </w:r>
          <w:proofErr w:type="spellStart"/>
          <w:r>
            <w:rPr>
              <w:rFonts w:eastAsia="Times New Roman"/>
            </w:rPr>
            <w:t>Huikuri</w:t>
          </w:r>
          <w:proofErr w:type="spellEnd"/>
          <w:r>
            <w:rPr>
              <w:rFonts w:eastAsia="Times New Roman"/>
            </w:rPr>
            <w:t xml:space="preserve">, H. V. (Eds.). </w:t>
          </w:r>
          <w:r w:rsidRPr="00D96C69">
            <w:rPr>
              <w:rFonts w:eastAsia="Times New Roman"/>
              <w:lang w:val="en-US"/>
            </w:rPr>
            <w:t xml:space="preserve">(2015). </w:t>
          </w:r>
          <w:r w:rsidRPr="00D96C69">
            <w:rPr>
              <w:rFonts w:eastAsia="Times New Roman"/>
              <w:i/>
              <w:iCs/>
              <w:lang w:val="en-US"/>
            </w:rPr>
            <w:t>Heart Rate Variability: Clinical Applications and Interaction between HRV and Heart Rate</w:t>
          </w:r>
          <w:r w:rsidRPr="00D96C69">
            <w:rPr>
              <w:rFonts w:eastAsia="Times New Roman"/>
              <w:lang w:val="en-US"/>
            </w:rPr>
            <w:t>. Frontiers Media SA. https://doi.org/10.3389/978-2-88919-652-4</w:t>
          </w:r>
        </w:p>
        <w:p w14:paraId="3B753C1F" w14:textId="77777777" w:rsidR="00D96C69" w:rsidRPr="00D96C69" w:rsidRDefault="00D96C69">
          <w:pPr>
            <w:autoSpaceDE w:val="0"/>
            <w:autoSpaceDN w:val="0"/>
            <w:ind w:hanging="480"/>
            <w:divId w:val="1637367692"/>
            <w:rPr>
              <w:rFonts w:eastAsia="Times New Roman"/>
              <w:lang w:val="en-US"/>
            </w:rPr>
          </w:pPr>
          <w:r w:rsidRPr="00D96C69">
            <w:rPr>
              <w:rFonts w:eastAsia="Times New Roman"/>
              <w:i/>
              <w:iCs/>
              <w:lang w:val="en-US"/>
            </w:rPr>
            <w:t>Using Apple Watch to measure heart rate, calorimetry, and activity</w:t>
          </w:r>
          <w:r w:rsidRPr="00D96C69">
            <w:rPr>
              <w:rFonts w:eastAsia="Times New Roman"/>
              <w:lang w:val="en-US"/>
            </w:rPr>
            <w:t>. (2024).</w:t>
          </w:r>
        </w:p>
        <w:p w14:paraId="1B903E24" w14:textId="77777777" w:rsidR="00D96C69" w:rsidRPr="00D96C69" w:rsidRDefault="00D96C69">
          <w:pPr>
            <w:autoSpaceDE w:val="0"/>
            <w:autoSpaceDN w:val="0"/>
            <w:ind w:hanging="480"/>
            <w:divId w:val="1810197741"/>
            <w:rPr>
              <w:rFonts w:eastAsia="Times New Roman"/>
              <w:lang w:val="en-US"/>
            </w:rPr>
          </w:pPr>
          <w:r w:rsidRPr="00D96C69">
            <w:rPr>
              <w:rFonts w:eastAsia="Times New Roman"/>
              <w:i/>
              <w:iCs/>
              <w:lang w:val="en-US"/>
            </w:rPr>
            <w:t>vanoli-et-al-heart-rate-variability-during-specific-sleep-stages</w:t>
          </w:r>
          <w:r w:rsidRPr="00D96C69">
            <w:rPr>
              <w:rFonts w:eastAsia="Times New Roman"/>
              <w:lang w:val="en-US"/>
            </w:rPr>
            <w:t>. (s/f).</w:t>
          </w:r>
        </w:p>
        <w:p w14:paraId="07ACAC7F" w14:textId="77777777" w:rsidR="00D96C69" w:rsidRPr="00D96C69" w:rsidRDefault="00D96C69">
          <w:pPr>
            <w:autoSpaceDE w:val="0"/>
            <w:autoSpaceDN w:val="0"/>
            <w:ind w:hanging="480"/>
            <w:divId w:val="385645620"/>
            <w:rPr>
              <w:rFonts w:eastAsia="Times New Roman"/>
              <w:lang w:val="en-US"/>
            </w:rPr>
          </w:pPr>
          <w:proofErr w:type="spellStart"/>
          <w:r w:rsidRPr="00D96C69">
            <w:rPr>
              <w:rFonts w:eastAsia="Times New Roman"/>
              <w:lang w:val="en-US"/>
            </w:rPr>
            <w:t>Vellido</w:t>
          </w:r>
          <w:proofErr w:type="spellEnd"/>
          <w:r w:rsidRPr="00D96C69">
            <w:rPr>
              <w:rFonts w:eastAsia="Times New Roman"/>
              <w:lang w:val="en-US"/>
            </w:rPr>
            <w:t xml:space="preserve">, A. (2020). The importance of interpretability and visualization in machine learning for applications in medicine and health care. </w:t>
          </w:r>
          <w:r w:rsidRPr="00D96C69">
            <w:rPr>
              <w:rFonts w:eastAsia="Times New Roman"/>
              <w:i/>
              <w:iCs/>
              <w:lang w:val="en-US"/>
            </w:rPr>
            <w:t>Neural Computing and Applications</w:t>
          </w:r>
          <w:r w:rsidRPr="00D96C69">
            <w:rPr>
              <w:rFonts w:eastAsia="Times New Roman"/>
              <w:lang w:val="en-US"/>
            </w:rPr>
            <w:t xml:space="preserve">, </w:t>
          </w:r>
          <w:r w:rsidRPr="00D96C69">
            <w:rPr>
              <w:rFonts w:eastAsia="Times New Roman"/>
              <w:i/>
              <w:iCs/>
              <w:lang w:val="en-US"/>
            </w:rPr>
            <w:t>32</w:t>
          </w:r>
          <w:r w:rsidRPr="00D96C69">
            <w:rPr>
              <w:rFonts w:eastAsia="Times New Roman"/>
              <w:lang w:val="en-US"/>
            </w:rPr>
            <w:t>(24), 18069–18083. https://doi.org/10.1007/S00521-019-04051-W/TABLES/2</w:t>
          </w:r>
        </w:p>
        <w:p w14:paraId="06622735" w14:textId="77777777" w:rsidR="00D96C69" w:rsidRPr="00D96C69" w:rsidRDefault="00D96C69">
          <w:pPr>
            <w:autoSpaceDE w:val="0"/>
            <w:autoSpaceDN w:val="0"/>
            <w:ind w:hanging="480"/>
            <w:divId w:val="221406374"/>
            <w:rPr>
              <w:rFonts w:eastAsia="Times New Roman"/>
              <w:lang w:val="en-US"/>
            </w:rPr>
          </w:pPr>
          <w:r w:rsidRPr="00D96C69">
            <w:rPr>
              <w:rFonts w:eastAsia="Times New Roman"/>
              <w:lang w:val="en-US"/>
            </w:rPr>
            <w:t xml:space="preserve">White, T., Westgate, K., Hollidge, S., Venables, M., Olivier, P., Wareham, N., &amp; Brage, S. (2019). Estimating energy expenditure from wrist and thigh accelerometry in free-living adults: a doubly labelled water study. </w:t>
          </w:r>
          <w:r w:rsidRPr="00D96C69">
            <w:rPr>
              <w:rFonts w:eastAsia="Times New Roman"/>
              <w:i/>
              <w:iCs/>
              <w:lang w:val="en-US"/>
            </w:rPr>
            <w:t>International Journal of Obesity</w:t>
          </w:r>
          <w:r w:rsidRPr="00D96C69">
            <w:rPr>
              <w:rFonts w:eastAsia="Times New Roman"/>
              <w:lang w:val="en-US"/>
            </w:rPr>
            <w:t xml:space="preserve">, </w:t>
          </w:r>
          <w:r w:rsidRPr="00D96C69">
            <w:rPr>
              <w:rFonts w:eastAsia="Times New Roman"/>
              <w:i/>
              <w:iCs/>
              <w:lang w:val="en-US"/>
            </w:rPr>
            <w:t>43</w:t>
          </w:r>
          <w:r w:rsidRPr="00D96C69">
            <w:rPr>
              <w:rFonts w:eastAsia="Times New Roman"/>
              <w:lang w:val="en-US"/>
            </w:rPr>
            <w:t>(11), 2333–2342. https://doi.org/10.1038/s41366-019-0352-x</w:t>
          </w:r>
        </w:p>
        <w:p w14:paraId="7E86D007" w14:textId="77777777" w:rsidR="00D96C69" w:rsidRDefault="00D96C69">
          <w:pPr>
            <w:autoSpaceDE w:val="0"/>
            <w:autoSpaceDN w:val="0"/>
            <w:ind w:hanging="480"/>
            <w:divId w:val="234435498"/>
            <w:rPr>
              <w:rFonts w:eastAsia="Times New Roman"/>
            </w:rPr>
          </w:pPr>
          <w:r w:rsidRPr="00D96C69">
            <w:rPr>
              <w:rFonts w:eastAsia="Times New Roman"/>
              <w:lang w:val="en-US"/>
            </w:rPr>
            <w:t xml:space="preserve">WHO. (2022). </w:t>
          </w:r>
          <w:r>
            <w:rPr>
              <w:rFonts w:eastAsia="Times New Roman"/>
              <w:i/>
              <w:iCs/>
            </w:rPr>
            <w:t>Informe sobre la situación mundial de la actividad física 2022 RESUMEN EJECUTIVO</w:t>
          </w:r>
          <w:r>
            <w:rPr>
              <w:rFonts w:eastAsia="Times New Roman"/>
            </w:rPr>
            <w:t>.</w:t>
          </w:r>
        </w:p>
        <w:p w14:paraId="14E78A17" w14:textId="77777777" w:rsidR="00D96C69" w:rsidRPr="00D96C69" w:rsidRDefault="00D96C69">
          <w:pPr>
            <w:autoSpaceDE w:val="0"/>
            <w:autoSpaceDN w:val="0"/>
            <w:ind w:hanging="480"/>
            <w:divId w:val="276177045"/>
            <w:rPr>
              <w:rFonts w:eastAsia="Times New Roman"/>
              <w:lang w:val="en-US"/>
            </w:rPr>
          </w:pPr>
          <w:r w:rsidRPr="00D96C69">
            <w:rPr>
              <w:rFonts w:eastAsia="Times New Roman"/>
              <w:i/>
              <w:iCs/>
              <w:lang w:val="en-US"/>
            </w:rPr>
            <w:t>WHO GUIDELINES ON PHYSICAL ACTIVITY AND SEDENTARY BEHAVIOUR WEB ANNEX Evidence Profiles*</w:t>
          </w:r>
          <w:r w:rsidRPr="00D96C69">
            <w:rPr>
              <w:rFonts w:eastAsia="Times New Roman"/>
              <w:lang w:val="en-US"/>
            </w:rPr>
            <w:t>. (2020). http://apps.who.int/bookorders.</w:t>
          </w:r>
        </w:p>
        <w:p w14:paraId="11A95D6A" w14:textId="77777777" w:rsidR="00D96C69" w:rsidRPr="00D96C69" w:rsidRDefault="00D96C69">
          <w:pPr>
            <w:autoSpaceDE w:val="0"/>
            <w:autoSpaceDN w:val="0"/>
            <w:ind w:hanging="480"/>
            <w:divId w:val="1388602453"/>
            <w:rPr>
              <w:rFonts w:eastAsia="Times New Roman"/>
              <w:lang w:val="en-US"/>
            </w:rPr>
          </w:pPr>
          <w:r w:rsidRPr="00D96C69">
            <w:rPr>
              <w:rFonts w:eastAsia="Times New Roman"/>
              <w:lang w:val="en-US"/>
            </w:rPr>
            <w:t xml:space="preserve">William, H., Miriam E. Nelson, Rod K. Dishman, Edward T. Howley, Wendy M. Kohrt, William E. Kraus, I-Min Lee, M., Anne McTiernan, Russell R. Pate, Kenneth E. Powell, Judith G. </w:t>
          </w:r>
          <w:proofErr w:type="spellStart"/>
          <w:r w:rsidRPr="00D96C69">
            <w:rPr>
              <w:rFonts w:eastAsia="Times New Roman"/>
              <w:lang w:val="en-US"/>
            </w:rPr>
            <w:t>Regensteiner</w:t>
          </w:r>
          <w:proofErr w:type="spellEnd"/>
          <w:r w:rsidRPr="00D96C69">
            <w:rPr>
              <w:rFonts w:eastAsia="Times New Roman"/>
              <w:lang w:val="en-US"/>
            </w:rPr>
            <w:t xml:space="preserve">, James H. Rimmer, &amp; Antronette K. (Toni) Yancey. (2008). </w:t>
          </w:r>
          <w:r w:rsidRPr="00D96C69">
            <w:rPr>
              <w:rFonts w:eastAsia="Times New Roman"/>
              <w:i/>
              <w:iCs/>
              <w:lang w:val="en-US"/>
            </w:rPr>
            <w:t>Physical Activity Guidelines Advisory</w:t>
          </w:r>
          <w:r w:rsidRPr="00D96C69">
            <w:rPr>
              <w:rFonts w:eastAsia="Times New Roman"/>
              <w:lang w:val="en-US"/>
            </w:rPr>
            <w:t>.</w:t>
          </w:r>
        </w:p>
        <w:p w14:paraId="297162CE" w14:textId="77777777" w:rsidR="00D96C69" w:rsidRPr="00D96C69" w:rsidRDefault="00D96C69">
          <w:pPr>
            <w:autoSpaceDE w:val="0"/>
            <w:autoSpaceDN w:val="0"/>
            <w:ind w:hanging="480"/>
            <w:divId w:val="761417213"/>
            <w:rPr>
              <w:rFonts w:eastAsia="Times New Roman"/>
              <w:lang w:val="en-US"/>
            </w:rPr>
          </w:pPr>
          <w:r w:rsidRPr="00D96C69">
            <w:rPr>
              <w:rFonts w:eastAsia="Times New Roman"/>
              <w:lang w:val="en-US"/>
            </w:rPr>
            <w:t xml:space="preserve">Wright, S. P., Brown, H. S. H., Collier, T. S., &amp; Sandberg, S. R. (2017). How consumer physical activity monitors could transform human physiology research. </w:t>
          </w:r>
          <w:r w:rsidRPr="00D96C69">
            <w:rPr>
              <w:rFonts w:eastAsia="Times New Roman"/>
              <w:i/>
              <w:iCs/>
              <w:lang w:val="en-US"/>
            </w:rPr>
            <w:t xml:space="preserve">Am J </w:t>
          </w:r>
          <w:proofErr w:type="spellStart"/>
          <w:r w:rsidRPr="00D96C69">
            <w:rPr>
              <w:rFonts w:eastAsia="Times New Roman"/>
              <w:i/>
              <w:iCs/>
              <w:lang w:val="en-US"/>
            </w:rPr>
            <w:t>Physiol</w:t>
          </w:r>
          <w:proofErr w:type="spellEnd"/>
          <w:r w:rsidRPr="00D96C69">
            <w:rPr>
              <w:rFonts w:eastAsia="Times New Roman"/>
              <w:i/>
              <w:iCs/>
              <w:lang w:val="en-US"/>
            </w:rPr>
            <w:t xml:space="preserve"> </w:t>
          </w:r>
          <w:proofErr w:type="spellStart"/>
          <w:r w:rsidRPr="00D96C69">
            <w:rPr>
              <w:rFonts w:eastAsia="Times New Roman"/>
              <w:i/>
              <w:iCs/>
              <w:lang w:val="en-US"/>
            </w:rPr>
            <w:t>Regul</w:t>
          </w:r>
          <w:proofErr w:type="spellEnd"/>
          <w:r w:rsidRPr="00D96C69">
            <w:rPr>
              <w:rFonts w:eastAsia="Times New Roman"/>
              <w:i/>
              <w:iCs/>
              <w:lang w:val="en-US"/>
            </w:rPr>
            <w:t xml:space="preserve"> </w:t>
          </w:r>
          <w:proofErr w:type="spellStart"/>
          <w:r w:rsidRPr="00D96C69">
            <w:rPr>
              <w:rFonts w:eastAsia="Times New Roman"/>
              <w:i/>
              <w:iCs/>
              <w:lang w:val="en-US"/>
            </w:rPr>
            <w:t>Integr</w:t>
          </w:r>
          <w:proofErr w:type="spellEnd"/>
          <w:r w:rsidRPr="00D96C69">
            <w:rPr>
              <w:rFonts w:eastAsia="Times New Roman"/>
              <w:i/>
              <w:iCs/>
              <w:lang w:val="en-US"/>
            </w:rPr>
            <w:t xml:space="preserve"> Comp </w:t>
          </w:r>
          <w:proofErr w:type="spellStart"/>
          <w:r w:rsidRPr="00D96C69">
            <w:rPr>
              <w:rFonts w:eastAsia="Times New Roman"/>
              <w:i/>
              <w:iCs/>
              <w:lang w:val="en-US"/>
            </w:rPr>
            <w:t>Physiol</w:t>
          </w:r>
          <w:proofErr w:type="spellEnd"/>
          <w:r w:rsidRPr="00D96C69">
            <w:rPr>
              <w:rFonts w:eastAsia="Times New Roman"/>
              <w:lang w:val="en-US"/>
            </w:rPr>
            <w:t xml:space="preserve">, </w:t>
          </w:r>
          <w:r w:rsidRPr="00D96C69">
            <w:rPr>
              <w:rFonts w:eastAsia="Times New Roman"/>
              <w:i/>
              <w:iCs/>
              <w:lang w:val="en-US"/>
            </w:rPr>
            <w:t>312</w:t>
          </w:r>
          <w:r w:rsidRPr="00D96C69">
            <w:rPr>
              <w:rFonts w:eastAsia="Times New Roman"/>
              <w:lang w:val="en-US"/>
            </w:rPr>
            <w:t>, 358–367. https://doi.org/10.1152/ajpregu.00349.2016.-A</w:t>
          </w:r>
        </w:p>
        <w:p w14:paraId="7DE8549F" w14:textId="77777777" w:rsidR="00D96C69" w:rsidRDefault="00D96C69">
          <w:pPr>
            <w:autoSpaceDE w:val="0"/>
            <w:autoSpaceDN w:val="0"/>
            <w:ind w:hanging="480"/>
            <w:divId w:val="755593173"/>
            <w:rPr>
              <w:rFonts w:eastAsia="Times New Roman"/>
            </w:rPr>
          </w:pPr>
          <w:r w:rsidRPr="00D96C69">
            <w:rPr>
              <w:rFonts w:eastAsia="Times New Roman"/>
              <w:lang w:val="en-US"/>
            </w:rPr>
            <w:t xml:space="preserve">Yoo, I., </w:t>
          </w:r>
          <w:proofErr w:type="spellStart"/>
          <w:r w:rsidRPr="00D96C69">
            <w:rPr>
              <w:rFonts w:eastAsia="Times New Roman"/>
              <w:lang w:val="en-US"/>
            </w:rPr>
            <w:t>Alafaireet</w:t>
          </w:r>
          <w:proofErr w:type="spellEnd"/>
          <w:r w:rsidRPr="00D96C69">
            <w:rPr>
              <w:rFonts w:eastAsia="Times New Roman"/>
              <w:lang w:val="en-US"/>
            </w:rPr>
            <w:t xml:space="preserve">, P., Marinov, M., Pena-Hernandez, K., </w:t>
          </w:r>
          <w:proofErr w:type="spellStart"/>
          <w:r w:rsidRPr="00D96C69">
            <w:rPr>
              <w:rFonts w:eastAsia="Times New Roman"/>
              <w:lang w:val="en-US"/>
            </w:rPr>
            <w:t>Gopidi</w:t>
          </w:r>
          <w:proofErr w:type="spellEnd"/>
          <w:r w:rsidRPr="00D96C69">
            <w:rPr>
              <w:rFonts w:eastAsia="Times New Roman"/>
              <w:lang w:val="en-US"/>
            </w:rPr>
            <w:t xml:space="preserve">, R., Chang, J. F., &amp; Hua, L. (2012). Data mining in healthcare and biomedicine: A survey of the literature. </w:t>
          </w:r>
          <w:proofErr w:type="spellStart"/>
          <w:r>
            <w:rPr>
              <w:rFonts w:eastAsia="Times New Roman"/>
              <w:i/>
              <w:iCs/>
            </w:rPr>
            <w:t>Journal</w:t>
          </w:r>
          <w:proofErr w:type="spellEnd"/>
          <w:r>
            <w:rPr>
              <w:rFonts w:eastAsia="Times New Roman"/>
              <w:i/>
              <w:iCs/>
            </w:rPr>
            <w:t xml:space="preserve"> </w:t>
          </w:r>
          <w:proofErr w:type="spellStart"/>
          <w:r>
            <w:rPr>
              <w:rFonts w:eastAsia="Times New Roman"/>
              <w:i/>
              <w:iCs/>
            </w:rPr>
            <w:t>of</w:t>
          </w:r>
          <w:proofErr w:type="spellEnd"/>
          <w:r>
            <w:rPr>
              <w:rFonts w:eastAsia="Times New Roman"/>
              <w:i/>
              <w:iCs/>
            </w:rPr>
            <w:t xml:space="preserve"> Medical </w:t>
          </w:r>
          <w:proofErr w:type="spellStart"/>
          <w:r>
            <w:rPr>
              <w:rFonts w:eastAsia="Times New Roman"/>
              <w:i/>
              <w:iCs/>
            </w:rPr>
            <w:t>Systems</w:t>
          </w:r>
          <w:proofErr w:type="spellEnd"/>
          <w:r>
            <w:rPr>
              <w:rFonts w:eastAsia="Times New Roman"/>
            </w:rPr>
            <w:t xml:space="preserve">, </w:t>
          </w:r>
          <w:r>
            <w:rPr>
              <w:rFonts w:eastAsia="Times New Roman"/>
              <w:i/>
              <w:iCs/>
            </w:rPr>
            <w:t>36</w:t>
          </w:r>
          <w:r>
            <w:rPr>
              <w:rFonts w:eastAsia="Times New Roman"/>
            </w:rPr>
            <w:t>(4), 2431–2448. https://doi.org/10.1007/s10916-011-9710-5</w:t>
          </w:r>
        </w:p>
        <w:p w14:paraId="7D2C64D4" w14:textId="55034528" w:rsidR="008E713D" w:rsidRPr="00DD2EDA" w:rsidRDefault="00D96C69" w:rsidP="00FE2748">
          <w:pPr>
            <w:autoSpaceDE w:val="0"/>
            <w:autoSpaceDN w:val="0"/>
            <w:ind w:firstLine="54"/>
          </w:pPr>
          <w:r>
            <w:rPr>
              <w:rFonts w:eastAsia="Times New Roman"/>
            </w:rPr>
            <w:lastRenderedPageBreak/>
            <w:t> </w:t>
          </w:r>
        </w:p>
      </w:sdtContent>
    </w:sdt>
    <w:p w14:paraId="3980F6C6" w14:textId="77777777" w:rsidR="00FE2748" w:rsidRPr="00DD2EDA" w:rsidRDefault="00FE2748">
      <w:pPr>
        <w:rPr>
          <w:rStyle w:val="nfasis"/>
          <w:rFonts w:ascii="Arial" w:eastAsiaTheme="majorEastAsia" w:hAnsi="Arial" w:cstheme="majorBidi"/>
          <w:b/>
          <w:i w:val="0"/>
          <w:iCs w:val="0"/>
          <w:szCs w:val="32"/>
        </w:rPr>
      </w:pPr>
      <w:bookmarkStart w:id="161" w:name="_Toc167828676"/>
      <w:r w:rsidRPr="00DD2EDA">
        <w:rPr>
          <w:rStyle w:val="nfasis"/>
          <w:i w:val="0"/>
          <w:iCs w:val="0"/>
        </w:rPr>
        <w:br w:type="page"/>
      </w:r>
    </w:p>
    <w:p w14:paraId="616728AB" w14:textId="07C07F89" w:rsidR="00421098" w:rsidRDefault="00421098" w:rsidP="00421098">
      <w:pPr>
        <w:pStyle w:val="T1"/>
      </w:pPr>
      <w:bookmarkStart w:id="162" w:name="_Toc207041660"/>
      <w:bookmarkStart w:id="163" w:name="_Toc167828678"/>
      <w:r w:rsidRPr="00DD2EDA">
        <w:lastRenderedPageBreak/>
        <w:t>Anexos</w:t>
      </w:r>
      <w:bookmarkEnd w:id="162"/>
    </w:p>
    <w:p w14:paraId="6856A01B" w14:textId="6A9E50C7" w:rsidR="00AE6C9F" w:rsidRPr="00DD2EDA" w:rsidRDefault="00AE6C9F" w:rsidP="00AE6C9F">
      <w:pPr>
        <w:pStyle w:val="T2"/>
      </w:pPr>
      <w:bookmarkStart w:id="164" w:name="_Toc207041661"/>
      <w:r>
        <w:t>Convocatoria</w:t>
      </w:r>
      <w:bookmarkEnd w:id="164"/>
      <w:r>
        <w:t xml:space="preserve"> </w:t>
      </w:r>
    </w:p>
    <w:p w14:paraId="035A8C42" w14:textId="2A7DB0F9" w:rsidR="00AE6C9F" w:rsidRDefault="00AE6C9F" w:rsidP="00AE6C9F">
      <w:pPr>
        <w:spacing w:line="259" w:lineRule="auto"/>
        <w:ind w:firstLine="0"/>
        <w:jc w:val="center"/>
        <w:rPr>
          <w:rFonts w:eastAsiaTheme="majorEastAsia" w:cstheme="majorBidi"/>
          <w:b/>
          <w:sz w:val="22"/>
          <w:szCs w:val="28"/>
          <w:shd w:val="clear" w:color="auto" w:fill="FFFFFF"/>
        </w:rPr>
      </w:pPr>
      <w:r>
        <w:rPr>
          <w:rFonts w:eastAsiaTheme="majorEastAsia" w:cstheme="majorBidi"/>
          <w:b/>
          <w:noProof/>
          <w:sz w:val="22"/>
          <w:szCs w:val="28"/>
          <w:shd w:val="clear" w:color="auto" w:fill="FFFFFF"/>
        </w:rPr>
        <w:drawing>
          <wp:inline distT="0" distB="0" distL="0" distR="0" wp14:anchorId="6D8AED16" wp14:editId="09866CBB">
            <wp:extent cx="4665874" cy="6040084"/>
            <wp:effectExtent l="0" t="0" r="1905" b="0"/>
            <wp:docPr id="2050920772" name="Imagen 4" descr="Código Q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20772" name="Imagen 4" descr="Código QR&#10;&#10;El contenido generado por IA puede ser incorrecto."/>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65874" cy="6040084"/>
                    </a:xfrm>
                    <a:prstGeom prst="rect">
                      <a:avLst/>
                    </a:prstGeom>
                  </pic:spPr>
                </pic:pic>
              </a:graphicData>
            </a:graphic>
          </wp:inline>
        </w:drawing>
      </w:r>
      <w:r>
        <w:br w:type="page"/>
      </w:r>
    </w:p>
    <w:p w14:paraId="7966C071" w14:textId="4C375F94" w:rsidR="00AB251C" w:rsidRPr="00DD2EDA" w:rsidRDefault="00421098" w:rsidP="00421098">
      <w:pPr>
        <w:pStyle w:val="T2"/>
        <w:rPr>
          <w:sz w:val="24"/>
          <w:szCs w:val="32"/>
        </w:rPr>
      </w:pPr>
      <w:bookmarkStart w:id="165" w:name="_Toc207041662"/>
      <w:r w:rsidRPr="00DD2EDA">
        <w:lastRenderedPageBreak/>
        <w:t>Formato de Consentimiento Informado</w:t>
      </w:r>
      <w:bookmarkEnd w:id="165"/>
      <w:r w:rsidRPr="00DD2EDA">
        <w:t xml:space="preserve"> </w:t>
      </w:r>
    </w:p>
    <w:p w14:paraId="6C4F6D05" w14:textId="77777777" w:rsidR="000A6BC5" w:rsidRPr="00DD2EDA" w:rsidRDefault="000A6BC5" w:rsidP="000A6BC5"/>
    <w:p w14:paraId="3E164517" w14:textId="77777777" w:rsidR="000A6BC5" w:rsidRPr="00DD2EDA" w:rsidRDefault="000A6BC5" w:rsidP="000A6BC5">
      <w:pPr>
        <w:jc w:val="right"/>
        <w:rPr>
          <w:rFonts w:ascii="Arial" w:hAnsi="Arial" w:cs="Arial"/>
        </w:rPr>
      </w:pPr>
      <w:r w:rsidRPr="00DD2EDA">
        <w:rPr>
          <w:rFonts w:ascii="Arial" w:hAnsi="Arial" w:cs="Arial"/>
        </w:rPr>
        <w:t>Chihuahua, Chih. A _____________ de 202___</w:t>
      </w:r>
    </w:p>
    <w:p w14:paraId="0533D39D" w14:textId="77777777" w:rsidR="000A6BC5" w:rsidRPr="00DD2EDA" w:rsidRDefault="000A6BC5" w:rsidP="000A6BC5">
      <w:pPr>
        <w:spacing w:after="0" w:line="240" w:lineRule="auto"/>
        <w:rPr>
          <w:rFonts w:ascii="Arial" w:hAnsi="Arial" w:cs="Arial"/>
          <w:b/>
          <w:bCs/>
        </w:rPr>
      </w:pPr>
      <w:r w:rsidRPr="00DD2EDA">
        <w:rPr>
          <w:rFonts w:ascii="Arial" w:hAnsi="Arial" w:cs="Arial"/>
          <w:b/>
          <w:bCs/>
        </w:rPr>
        <w:t>Consentimiento Informado para la Participación en Investigación</w:t>
      </w:r>
    </w:p>
    <w:p w14:paraId="5C23E2DE" w14:textId="77777777" w:rsidR="000A6BC5" w:rsidRPr="00DD2EDA" w:rsidRDefault="000A6BC5" w:rsidP="000A6BC5">
      <w:pPr>
        <w:spacing w:after="0" w:line="240" w:lineRule="auto"/>
        <w:rPr>
          <w:rFonts w:ascii="Arial" w:hAnsi="Arial" w:cs="Arial"/>
          <w:b/>
          <w:bCs/>
        </w:rPr>
      </w:pPr>
      <w:r w:rsidRPr="00DD2EDA">
        <w:rPr>
          <w:rFonts w:ascii="Arial" w:hAnsi="Arial" w:cs="Arial"/>
          <w:b/>
          <w:bCs/>
        </w:rPr>
        <w:t>Universidad Autónoma de Chihuahua</w:t>
      </w:r>
    </w:p>
    <w:p w14:paraId="03ACFBC2" w14:textId="1CD61658" w:rsidR="000A6BC5" w:rsidRPr="00DD2EDA" w:rsidRDefault="000A6BC5" w:rsidP="000A6BC5">
      <w:pPr>
        <w:spacing w:after="0" w:line="240" w:lineRule="auto"/>
        <w:rPr>
          <w:rFonts w:ascii="Arial" w:hAnsi="Arial" w:cs="Arial"/>
        </w:rPr>
      </w:pPr>
      <w:r w:rsidRPr="00DD2EDA">
        <w:rPr>
          <w:rFonts w:ascii="Arial" w:hAnsi="Arial" w:cs="Arial"/>
          <w:b/>
          <w:bCs/>
        </w:rPr>
        <w:t>Facultad de Medicina y Ciencias Biomédicas</w:t>
      </w:r>
      <w:r w:rsidRPr="00DD2EDA">
        <w:rPr>
          <w:rFonts w:ascii="Arial" w:hAnsi="Arial" w:cs="Arial"/>
        </w:rPr>
        <w:br/>
      </w:r>
    </w:p>
    <w:p w14:paraId="1E42F4A8" w14:textId="77777777" w:rsidR="000A6BC5" w:rsidRPr="00DD2EDA" w:rsidRDefault="000A6BC5" w:rsidP="00B35C72">
      <w:pPr>
        <w:rPr>
          <w:rFonts w:ascii="Arial" w:hAnsi="Arial" w:cs="Arial"/>
        </w:rPr>
      </w:pPr>
      <w:r w:rsidRPr="00DD2EDA">
        <w:rPr>
          <w:rFonts w:ascii="Arial" w:hAnsi="Arial" w:cs="Arial"/>
          <w:b/>
          <w:bCs/>
        </w:rPr>
        <w:t>Título del Proyecto:</w:t>
      </w:r>
      <w:r w:rsidRPr="00DD2EDA">
        <w:rPr>
          <w:rFonts w:ascii="Arial" w:hAnsi="Arial" w:cs="Arial"/>
        </w:rPr>
        <w:t xml:space="preserve"> Inteligencia Artificial para el Estudio y Clasificación del Comportamiento Sedentario mediante el Análisis de Datos Biométricos y Evaluación de la Percepción de Calidad de Vida Relacionada con la Salud.</w:t>
      </w:r>
    </w:p>
    <w:p w14:paraId="09B086D5" w14:textId="6C6E2503" w:rsidR="000A6BC5" w:rsidRPr="00DD2EDA" w:rsidRDefault="001F5D9C" w:rsidP="000A6BC5">
      <w:pPr>
        <w:rPr>
          <w:rFonts w:ascii="Arial" w:hAnsi="Arial" w:cs="Arial"/>
        </w:rPr>
      </w:pPr>
      <w:r w:rsidRPr="00DD2EDA">
        <w:rPr>
          <w:rFonts w:ascii="Arial" w:hAnsi="Arial" w:cs="Arial"/>
          <w:b/>
          <w:bCs/>
        </w:rPr>
        <w:t>Estudiante</w:t>
      </w:r>
      <w:r w:rsidR="001D12C8" w:rsidRPr="00DD2EDA">
        <w:rPr>
          <w:rFonts w:ascii="Arial" w:hAnsi="Arial" w:cs="Arial"/>
          <w:b/>
          <w:bCs/>
        </w:rPr>
        <w:t>/Investigador</w:t>
      </w:r>
      <w:r w:rsidR="000A6BC5" w:rsidRPr="00DD2EDA">
        <w:rPr>
          <w:rFonts w:ascii="Arial" w:hAnsi="Arial" w:cs="Arial"/>
          <w:b/>
          <w:bCs/>
        </w:rPr>
        <w:t>:</w:t>
      </w:r>
      <w:r w:rsidR="000A6BC5" w:rsidRPr="00DD2EDA">
        <w:rPr>
          <w:rFonts w:ascii="Arial" w:hAnsi="Arial" w:cs="Arial"/>
        </w:rPr>
        <w:t xml:space="preserve"> LMH. Luis Ángel Martínez Corral</w:t>
      </w:r>
      <w:r w:rsidR="000A6BC5" w:rsidRPr="00DD2EDA">
        <w:rPr>
          <w:rFonts w:ascii="Arial" w:hAnsi="Arial" w:cs="Arial"/>
        </w:rPr>
        <w:br/>
      </w:r>
      <w:proofErr w:type="gramStart"/>
      <w:r w:rsidR="000A6BC5" w:rsidRPr="00DD2EDA">
        <w:rPr>
          <w:rFonts w:ascii="Arial" w:hAnsi="Arial" w:cs="Arial"/>
          <w:b/>
          <w:bCs/>
        </w:rPr>
        <w:t>Director</w:t>
      </w:r>
      <w:proofErr w:type="gramEnd"/>
      <w:r w:rsidRPr="00DD2EDA">
        <w:rPr>
          <w:rFonts w:ascii="Arial" w:hAnsi="Arial" w:cs="Arial"/>
          <w:b/>
          <w:bCs/>
        </w:rPr>
        <w:t xml:space="preserve"> y </w:t>
      </w:r>
      <w:proofErr w:type="gramStart"/>
      <w:r w:rsidRPr="00DD2EDA">
        <w:rPr>
          <w:rFonts w:ascii="Arial" w:hAnsi="Arial" w:cs="Arial"/>
          <w:b/>
          <w:bCs/>
        </w:rPr>
        <w:t>Responsable</w:t>
      </w:r>
      <w:proofErr w:type="gramEnd"/>
      <w:r w:rsidRPr="00DD2EDA">
        <w:rPr>
          <w:rFonts w:ascii="Arial" w:hAnsi="Arial" w:cs="Arial"/>
          <w:b/>
          <w:bCs/>
        </w:rPr>
        <w:t xml:space="preserve"> </w:t>
      </w:r>
      <w:r w:rsidR="000A6BC5" w:rsidRPr="00DD2EDA">
        <w:rPr>
          <w:rFonts w:ascii="Arial" w:hAnsi="Arial" w:cs="Arial"/>
          <w:b/>
          <w:bCs/>
        </w:rPr>
        <w:t>del Proyecto:</w:t>
      </w:r>
      <w:r w:rsidR="000A6BC5" w:rsidRPr="00DD2EDA">
        <w:rPr>
          <w:rFonts w:ascii="Arial" w:hAnsi="Arial" w:cs="Arial"/>
        </w:rPr>
        <w:t xml:space="preserve"> Dr. Abimael Guzmán Pando</w:t>
      </w:r>
    </w:p>
    <w:p w14:paraId="54315CE3" w14:textId="77777777" w:rsidR="000A6BC5" w:rsidRPr="00DD2EDA" w:rsidRDefault="000A6BC5" w:rsidP="000A6BC5">
      <w:pPr>
        <w:rPr>
          <w:rFonts w:ascii="Arial" w:hAnsi="Arial" w:cs="Arial"/>
          <w:b/>
          <w:bCs/>
        </w:rPr>
      </w:pPr>
      <w:r w:rsidRPr="00DD2EDA">
        <w:rPr>
          <w:rFonts w:ascii="Arial" w:hAnsi="Arial" w:cs="Arial"/>
          <w:b/>
          <w:bCs/>
        </w:rPr>
        <w:t>I. Información General</w:t>
      </w:r>
    </w:p>
    <w:p w14:paraId="04C5638F" w14:textId="3876AC84" w:rsidR="000A6BC5" w:rsidRPr="00DD2EDA" w:rsidRDefault="000A6BC5" w:rsidP="001F5D9C">
      <w:pPr>
        <w:rPr>
          <w:rFonts w:ascii="Arial" w:hAnsi="Arial" w:cs="Arial"/>
        </w:rPr>
      </w:pPr>
      <w:r w:rsidRPr="00DD2EDA">
        <w:rPr>
          <w:rFonts w:ascii="Arial" w:hAnsi="Arial" w:cs="Arial"/>
        </w:rPr>
        <w:t xml:space="preserve">Se le invita a participar en un proyecto de investigación que tiene como objetivo entender cómo la actividad física y el tiempo sedentario, medidos a través de su dispositivo </w:t>
      </w:r>
      <w:r w:rsidR="001F5D9C" w:rsidRPr="00DD2EDA">
        <w:rPr>
          <w:rFonts w:ascii="Arial" w:hAnsi="Arial" w:cs="Arial"/>
        </w:rPr>
        <w:t>móvil</w:t>
      </w:r>
      <w:r w:rsidRPr="00DD2EDA">
        <w:rPr>
          <w:rFonts w:ascii="Arial" w:hAnsi="Arial" w:cs="Arial"/>
        </w:rPr>
        <w:t>, se relacionan con su percepción de bienestar y calidad de vida. Este estudio implica el otorgar acceso a la base de datos de salud almacenados en un dispositivo iPhone y contestar el cuestionario SF-36 para evaluar su percepción de calidad de vida.</w:t>
      </w:r>
    </w:p>
    <w:p w14:paraId="2389186D" w14:textId="2B1653DF" w:rsidR="000A6BC5" w:rsidRPr="00DD2EDA" w:rsidRDefault="000A6BC5" w:rsidP="000A6BC5">
      <w:pPr>
        <w:rPr>
          <w:rFonts w:ascii="Arial" w:hAnsi="Arial" w:cs="Arial"/>
          <w:b/>
          <w:bCs/>
        </w:rPr>
      </w:pPr>
      <w:r w:rsidRPr="00DD2EDA">
        <w:rPr>
          <w:rFonts w:ascii="Arial" w:hAnsi="Arial" w:cs="Arial"/>
          <w:b/>
          <w:bCs/>
        </w:rPr>
        <w:t xml:space="preserve">II. </w:t>
      </w:r>
      <w:r w:rsidR="001F5D9C" w:rsidRPr="00DD2EDA">
        <w:rPr>
          <w:rFonts w:ascii="Arial" w:hAnsi="Arial" w:cs="Arial"/>
          <w:b/>
          <w:bCs/>
        </w:rPr>
        <w:t>Consideraciones</w:t>
      </w:r>
      <w:r w:rsidRPr="00DD2EDA">
        <w:rPr>
          <w:rFonts w:ascii="Arial" w:hAnsi="Arial" w:cs="Arial"/>
          <w:b/>
          <w:bCs/>
        </w:rPr>
        <w:t xml:space="preserve"> </w:t>
      </w:r>
    </w:p>
    <w:p w14:paraId="4DD43375" w14:textId="77777777" w:rsidR="000A6BC5" w:rsidRPr="00DD2EDA" w:rsidRDefault="000A6BC5">
      <w:pPr>
        <w:numPr>
          <w:ilvl w:val="0"/>
          <w:numId w:val="2"/>
        </w:numPr>
        <w:rPr>
          <w:rFonts w:ascii="Arial" w:hAnsi="Arial" w:cs="Arial"/>
        </w:rPr>
      </w:pPr>
      <w:r w:rsidRPr="00DD2EDA">
        <w:rPr>
          <w:rFonts w:ascii="Arial" w:hAnsi="Arial" w:cs="Arial"/>
        </w:rPr>
        <w:t>Ser un usuario activo que posea un “</w:t>
      </w:r>
      <w:proofErr w:type="spellStart"/>
      <w:r w:rsidRPr="00DD2EDA">
        <w:rPr>
          <w:rFonts w:ascii="Arial" w:hAnsi="Arial" w:cs="Arial"/>
          <w:i/>
          <w:iCs/>
        </w:rPr>
        <w:t>apple</w:t>
      </w:r>
      <w:proofErr w:type="spellEnd"/>
      <w:r w:rsidRPr="00DD2EDA">
        <w:rPr>
          <w:rFonts w:ascii="Arial" w:hAnsi="Arial" w:cs="Arial"/>
          <w:i/>
          <w:iCs/>
        </w:rPr>
        <w:t xml:space="preserve"> </w:t>
      </w:r>
      <w:proofErr w:type="spellStart"/>
      <w:r w:rsidRPr="00DD2EDA">
        <w:rPr>
          <w:rFonts w:ascii="Arial" w:hAnsi="Arial" w:cs="Arial"/>
          <w:i/>
          <w:iCs/>
        </w:rPr>
        <w:t>watch</w:t>
      </w:r>
      <w:proofErr w:type="spellEnd"/>
      <w:r w:rsidRPr="00DD2EDA">
        <w:rPr>
          <w:rFonts w:ascii="Arial" w:hAnsi="Arial" w:cs="Arial"/>
          <w:i/>
          <w:iCs/>
        </w:rPr>
        <w:t>”</w:t>
      </w:r>
      <w:r w:rsidRPr="00DD2EDA">
        <w:rPr>
          <w:rFonts w:ascii="Arial" w:hAnsi="Arial" w:cs="Arial"/>
        </w:rPr>
        <w:t xml:space="preserve"> y dispositivo “</w:t>
      </w:r>
      <w:r w:rsidRPr="00DD2EDA">
        <w:rPr>
          <w:rFonts w:ascii="Arial" w:hAnsi="Arial" w:cs="Arial"/>
          <w:i/>
          <w:iCs/>
        </w:rPr>
        <w:t>iPhone”</w:t>
      </w:r>
      <w:r w:rsidRPr="00DD2EDA">
        <w:rPr>
          <w:rFonts w:ascii="Arial" w:hAnsi="Arial" w:cs="Arial"/>
        </w:rPr>
        <w:t xml:space="preserve"> o que esté dispuesto a usar estos dispositivos de monitoreo durante un período de 30 días para registrar su actividad física.</w:t>
      </w:r>
    </w:p>
    <w:p w14:paraId="60C6DDBA" w14:textId="77777777" w:rsidR="000A6BC5" w:rsidRPr="00DD2EDA" w:rsidRDefault="000A6BC5">
      <w:pPr>
        <w:numPr>
          <w:ilvl w:val="0"/>
          <w:numId w:val="2"/>
        </w:numPr>
        <w:rPr>
          <w:rFonts w:ascii="Arial" w:hAnsi="Arial" w:cs="Arial"/>
        </w:rPr>
      </w:pPr>
      <w:r w:rsidRPr="00DD2EDA">
        <w:rPr>
          <w:rFonts w:ascii="Arial" w:hAnsi="Arial" w:cs="Arial"/>
        </w:rPr>
        <w:t xml:space="preserve">Ser Alumno, docente o personal de la Facultad de Medicina y ciencias Biomédicas. </w:t>
      </w:r>
    </w:p>
    <w:p w14:paraId="48351AB0" w14:textId="5603FBF6" w:rsidR="000A6BC5" w:rsidRPr="00DD2EDA" w:rsidRDefault="000A6BC5">
      <w:pPr>
        <w:numPr>
          <w:ilvl w:val="0"/>
          <w:numId w:val="2"/>
        </w:numPr>
        <w:rPr>
          <w:rFonts w:ascii="Arial" w:hAnsi="Arial" w:cs="Arial"/>
        </w:rPr>
      </w:pPr>
      <w:r w:rsidRPr="00DD2EDA">
        <w:rPr>
          <w:rFonts w:ascii="Arial" w:hAnsi="Arial" w:cs="Arial"/>
        </w:rPr>
        <w:t xml:space="preserve">Estar </w:t>
      </w:r>
      <w:r w:rsidR="001F5D9C" w:rsidRPr="00DD2EDA">
        <w:rPr>
          <w:rFonts w:ascii="Arial" w:hAnsi="Arial" w:cs="Arial"/>
        </w:rPr>
        <w:t>dentro de</w:t>
      </w:r>
      <w:r w:rsidRPr="00DD2EDA">
        <w:rPr>
          <w:rFonts w:ascii="Arial" w:hAnsi="Arial" w:cs="Arial"/>
        </w:rPr>
        <w:t xml:space="preserve"> un rango de edad entre 18 y 65 años</w:t>
      </w:r>
      <w:r w:rsidR="001F5D9C" w:rsidRPr="00DD2EDA">
        <w:rPr>
          <w:rFonts w:ascii="Arial" w:hAnsi="Arial" w:cs="Arial"/>
        </w:rPr>
        <w:t>.</w:t>
      </w:r>
    </w:p>
    <w:p w14:paraId="384D9DEA" w14:textId="1DBA1A0A" w:rsidR="000A6BC5" w:rsidRPr="00DD2EDA" w:rsidRDefault="000A6BC5">
      <w:pPr>
        <w:numPr>
          <w:ilvl w:val="0"/>
          <w:numId w:val="2"/>
        </w:numPr>
        <w:rPr>
          <w:rFonts w:ascii="Arial" w:hAnsi="Arial" w:cs="Arial"/>
        </w:rPr>
      </w:pPr>
      <w:r w:rsidRPr="00DD2EDA">
        <w:rPr>
          <w:rFonts w:ascii="Arial" w:hAnsi="Arial" w:cs="Arial"/>
        </w:rPr>
        <w:lastRenderedPageBreak/>
        <w:t>Ser un participante que se considere clínicamente estable</w:t>
      </w:r>
      <w:r w:rsidR="001F5D9C" w:rsidRPr="00DD2EDA">
        <w:rPr>
          <w:rFonts w:ascii="Arial" w:hAnsi="Arial" w:cs="Arial"/>
        </w:rPr>
        <w:t>,</w:t>
      </w:r>
      <w:r w:rsidRPr="00DD2EDA">
        <w:rPr>
          <w:rFonts w:ascii="Arial" w:hAnsi="Arial" w:cs="Arial"/>
        </w:rPr>
        <w:t xml:space="preserve"> sin diagnóstico de enfermedades crónicas que limiten severamente la movilidad (enfermedades musculoesqueléticas severas, cardiovasculares avanzadas).</w:t>
      </w:r>
    </w:p>
    <w:p w14:paraId="14AFFAE5" w14:textId="77777777" w:rsidR="000A6BC5" w:rsidRPr="00DD2EDA" w:rsidRDefault="000A6BC5">
      <w:pPr>
        <w:numPr>
          <w:ilvl w:val="0"/>
          <w:numId w:val="2"/>
        </w:numPr>
        <w:rPr>
          <w:rFonts w:ascii="Arial" w:hAnsi="Arial" w:cs="Arial"/>
        </w:rPr>
      </w:pPr>
      <w:r w:rsidRPr="00DD2EDA">
        <w:rPr>
          <w:rFonts w:ascii="Arial" w:hAnsi="Arial" w:cs="Arial"/>
        </w:rPr>
        <w:t>No estar en el curso de un embarazo debido a las variaciones naturales en la movilidad y la actividad física que pueden afectar los resultados del estudio.</w:t>
      </w:r>
    </w:p>
    <w:p w14:paraId="3E38D159" w14:textId="77777777" w:rsidR="000A6BC5" w:rsidRPr="00DD2EDA" w:rsidRDefault="000A6BC5">
      <w:pPr>
        <w:numPr>
          <w:ilvl w:val="0"/>
          <w:numId w:val="2"/>
        </w:numPr>
        <w:rPr>
          <w:rFonts w:ascii="Arial" w:hAnsi="Arial" w:cs="Arial"/>
        </w:rPr>
      </w:pPr>
      <w:r w:rsidRPr="00DD2EDA">
        <w:rPr>
          <w:rFonts w:ascii="Arial" w:hAnsi="Arial" w:cs="Arial"/>
        </w:rPr>
        <w:t>No estar actualmente inscritas en otros estudios de investigación que podrían influir en su comportamiento sedentario o calidad de vida.</w:t>
      </w:r>
    </w:p>
    <w:p w14:paraId="24C418FA" w14:textId="77777777" w:rsidR="000A6BC5" w:rsidRPr="00DD2EDA" w:rsidRDefault="000A6BC5">
      <w:pPr>
        <w:numPr>
          <w:ilvl w:val="0"/>
          <w:numId w:val="2"/>
        </w:numPr>
        <w:rPr>
          <w:rFonts w:ascii="Arial" w:hAnsi="Arial" w:cs="Arial"/>
        </w:rPr>
      </w:pPr>
      <w:r w:rsidRPr="00DD2EDA">
        <w:rPr>
          <w:rFonts w:ascii="Arial" w:hAnsi="Arial" w:cs="Arial"/>
        </w:rPr>
        <w:t>Se le solicitará que exporte sus datos de actividad física desde su dispositivo iPhone, siguiendo instrucciones detalladas que le proporcionaremos. Los datos incluirán información sobre pasos diarios, distancia recorrida, frecuencia cardíaca, tiempo en sedestación, entre otros.</w:t>
      </w:r>
    </w:p>
    <w:p w14:paraId="11FEF9E7" w14:textId="77777777" w:rsidR="000A6BC5" w:rsidRPr="00DD2EDA" w:rsidRDefault="000A6BC5">
      <w:pPr>
        <w:numPr>
          <w:ilvl w:val="0"/>
          <w:numId w:val="3"/>
        </w:numPr>
        <w:rPr>
          <w:rFonts w:ascii="Arial" w:hAnsi="Arial" w:cs="Arial"/>
          <w:b/>
          <w:bCs/>
        </w:rPr>
      </w:pPr>
      <w:r w:rsidRPr="00DD2EDA">
        <w:rPr>
          <w:rFonts w:ascii="Arial" w:hAnsi="Arial" w:cs="Arial"/>
        </w:rPr>
        <w:t>Completar el cuestionario SF-36 que evalúa su percepción de calidad de vida relacionada con la salud en diferentes dimensiones.</w:t>
      </w:r>
    </w:p>
    <w:p w14:paraId="7DC5C68A" w14:textId="77777777" w:rsidR="000A6BC5" w:rsidRPr="00DD2EDA" w:rsidRDefault="000A6BC5" w:rsidP="000A6BC5">
      <w:pPr>
        <w:rPr>
          <w:rFonts w:ascii="Arial" w:hAnsi="Arial" w:cs="Arial"/>
          <w:b/>
          <w:bCs/>
        </w:rPr>
      </w:pPr>
      <w:r w:rsidRPr="00DD2EDA">
        <w:rPr>
          <w:rFonts w:ascii="Arial" w:hAnsi="Arial" w:cs="Arial"/>
          <w:b/>
          <w:bCs/>
        </w:rPr>
        <w:t>III. Riesgos y Beneficios</w:t>
      </w:r>
    </w:p>
    <w:p w14:paraId="275EA21B" w14:textId="77777777" w:rsidR="000A6BC5" w:rsidRPr="00DD2EDA" w:rsidRDefault="000A6BC5" w:rsidP="001F5D9C">
      <w:pPr>
        <w:rPr>
          <w:rFonts w:ascii="Arial" w:hAnsi="Arial" w:cs="Arial"/>
        </w:rPr>
      </w:pPr>
      <w:r w:rsidRPr="00DD2EDA">
        <w:rPr>
          <w:rFonts w:ascii="Arial" w:hAnsi="Arial" w:cs="Arial"/>
          <w:b/>
          <w:bCs/>
        </w:rPr>
        <w:t>Riesgos:</w:t>
      </w:r>
    </w:p>
    <w:p w14:paraId="747DB6F4" w14:textId="77777777" w:rsidR="000A6BC5" w:rsidRPr="00DD2EDA" w:rsidRDefault="000A6BC5">
      <w:pPr>
        <w:numPr>
          <w:ilvl w:val="0"/>
          <w:numId w:val="4"/>
        </w:numPr>
        <w:rPr>
          <w:rFonts w:ascii="Arial" w:hAnsi="Arial" w:cs="Arial"/>
        </w:rPr>
      </w:pPr>
      <w:r w:rsidRPr="00DD2EDA">
        <w:rPr>
          <w:rFonts w:ascii="Arial" w:hAnsi="Arial" w:cs="Arial"/>
        </w:rPr>
        <w:t>Ansiedad o Estrés: Reflexionar sobre su salud y comportamiento sedentario podría generar estrés o sentimientos de culpa en algunos participantes.</w:t>
      </w:r>
    </w:p>
    <w:p w14:paraId="15E0A3FB" w14:textId="77777777" w:rsidR="000A6BC5" w:rsidRPr="00DD2EDA" w:rsidRDefault="000A6BC5">
      <w:pPr>
        <w:numPr>
          <w:ilvl w:val="0"/>
          <w:numId w:val="4"/>
        </w:numPr>
        <w:rPr>
          <w:rFonts w:ascii="Arial" w:hAnsi="Arial" w:cs="Arial"/>
        </w:rPr>
      </w:pPr>
      <w:r w:rsidRPr="00DD2EDA">
        <w:rPr>
          <w:rFonts w:ascii="Arial" w:hAnsi="Arial" w:cs="Arial"/>
        </w:rPr>
        <w:t>Autopercepción Negativa: Los resultados del cuestionario SF-36 podrían afectar la percepción de bienestar si los puntajes son bajos.</w:t>
      </w:r>
    </w:p>
    <w:p w14:paraId="65FF990A" w14:textId="77777777" w:rsidR="000A6BC5" w:rsidRPr="00DD2EDA" w:rsidRDefault="000A6BC5">
      <w:pPr>
        <w:numPr>
          <w:ilvl w:val="0"/>
          <w:numId w:val="4"/>
        </w:numPr>
        <w:rPr>
          <w:rFonts w:ascii="Arial" w:hAnsi="Arial" w:cs="Arial"/>
        </w:rPr>
      </w:pPr>
      <w:r w:rsidRPr="00DD2EDA">
        <w:rPr>
          <w:rFonts w:ascii="Arial" w:hAnsi="Arial" w:cs="Arial"/>
        </w:rPr>
        <w:t>Dependencia Tecnológica: Promover el uso continuo de dispositivos podría incrementar la dependencia en la tecnología.</w:t>
      </w:r>
    </w:p>
    <w:p w14:paraId="199F1211" w14:textId="77777777" w:rsidR="000A6BC5" w:rsidRPr="00DD2EDA" w:rsidRDefault="000A6BC5">
      <w:pPr>
        <w:numPr>
          <w:ilvl w:val="0"/>
          <w:numId w:val="4"/>
        </w:numPr>
        <w:rPr>
          <w:rFonts w:ascii="Arial" w:hAnsi="Arial" w:cs="Arial"/>
        </w:rPr>
      </w:pPr>
      <w:r w:rsidRPr="00DD2EDA">
        <w:rPr>
          <w:rFonts w:ascii="Arial" w:hAnsi="Arial" w:cs="Arial"/>
        </w:rPr>
        <w:t>Malinterpretación de Datos</w:t>
      </w:r>
      <w:r w:rsidRPr="00DD2EDA">
        <w:rPr>
          <w:rFonts w:ascii="Arial" w:hAnsi="Arial" w:cs="Arial"/>
          <w:b/>
          <w:bCs/>
        </w:rPr>
        <w:t>:</w:t>
      </w:r>
      <w:r w:rsidRPr="00DD2EDA">
        <w:rPr>
          <w:rFonts w:ascii="Arial" w:hAnsi="Arial" w:cs="Arial"/>
        </w:rPr>
        <w:t xml:space="preserve"> Sin una adecuada explicación, los participantes podrían malinterpretar sus datos biométricos, llevando a decisiones inapropiadas sobre su salud.</w:t>
      </w:r>
    </w:p>
    <w:p w14:paraId="0684CC34" w14:textId="77777777" w:rsidR="000A6BC5" w:rsidRPr="00DD2EDA" w:rsidRDefault="000A6BC5" w:rsidP="000A6BC5">
      <w:pPr>
        <w:rPr>
          <w:rFonts w:ascii="Arial" w:hAnsi="Arial" w:cs="Arial"/>
        </w:rPr>
      </w:pPr>
      <w:r w:rsidRPr="00DD2EDA">
        <w:rPr>
          <w:rFonts w:ascii="Arial" w:hAnsi="Arial" w:cs="Arial"/>
          <w:b/>
          <w:bCs/>
        </w:rPr>
        <w:t>Beneficios:</w:t>
      </w:r>
    </w:p>
    <w:p w14:paraId="2F9A98F2" w14:textId="77777777" w:rsidR="000A6BC5" w:rsidRPr="00DD2EDA" w:rsidRDefault="000A6BC5">
      <w:pPr>
        <w:numPr>
          <w:ilvl w:val="0"/>
          <w:numId w:val="5"/>
        </w:numPr>
        <w:rPr>
          <w:rFonts w:ascii="Arial" w:hAnsi="Arial" w:cs="Arial"/>
        </w:rPr>
      </w:pPr>
      <w:r w:rsidRPr="00DD2EDA">
        <w:rPr>
          <w:rFonts w:ascii="Arial" w:hAnsi="Arial" w:cs="Arial"/>
        </w:rPr>
        <w:lastRenderedPageBreak/>
        <w:t>Contribución al Conocimiento Científico: Su participación ayudará a comprender mejor la relación entre el comportamiento sedentario y la calidad de vida.</w:t>
      </w:r>
    </w:p>
    <w:p w14:paraId="58EA3C47" w14:textId="77777777" w:rsidR="000A6BC5" w:rsidRPr="00DD2EDA" w:rsidRDefault="000A6BC5">
      <w:pPr>
        <w:numPr>
          <w:ilvl w:val="0"/>
          <w:numId w:val="5"/>
        </w:numPr>
        <w:rPr>
          <w:rFonts w:ascii="Arial" w:hAnsi="Arial" w:cs="Arial"/>
        </w:rPr>
      </w:pPr>
      <w:r w:rsidRPr="00DD2EDA">
        <w:rPr>
          <w:rFonts w:ascii="Arial" w:hAnsi="Arial" w:cs="Arial"/>
        </w:rPr>
        <w:t>Conciencia Personal: Podrá obtener mayor conocimiento sobre sus patrones de actividad física y bienestar.</w:t>
      </w:r>
    </w:p>
    <w:p w14:paraId="2D174AC2" w14:textId="77777777" w:rsidR="000A6BC5" w:rsidRPr="00DD2EDA" w:rsidRDefault="000A6BC5">
      <w:pPr>
        <w:numPr>
          <w:ilvl w:val="0"/>
          <w:numId w:val="5"/>
        </w:numPr>
        <w:rPr>
          <w:rFonts w:ascii="Arial" w:hAnsi="Arial" w:cs="Arial"/>
        </w:rPr>
      </w:pPr>
      <w:r w:rsidRPr="00DD2EDA">
        <w:rPr>
          <w:rFonts w:ascii="Arial" w:hAnsi="Arial" w:cs="Arial"/>
        </w:rPr>
        <w:t>Se le proporcionará información para interpretar adecuadamente sus datos biométricos.</w:t>
      </w:r>
    </w:p>
    <w:p w14:paraId="719BBB95" w14:textId="77777777" w:rsidR="000A6BC5" w:rsidRPr="00DD2EDA" w:rsidRDefault="000A6BC5">
      <w:pPr>
        <w:numPr>
          <w:ilvl w:val="0"/>
          <w:numId w:val="5"/>
        </w:numPr>
        <w:rPr>
          <w:rFonts w:ascii="Arial" w:hAnsi="Arial" w:cs="Arial"/>
        </w:rPr>
      </w:pPr>
      <w:r w:rsidRPr="00DD2EDA">
        <w:rPr>
          <w:rFonts w:ascii="Arial" w:hAnsi="Arial" w:cs="Arial"/>
        </w:rPr>
        <w:t>Promoción de la Salud: Los hallazgos podrían contribuir a desarrollar estrategias para promover estilos de vida saludables en la comunidad.</w:t>
      </w:r>
    </w:p>
    <w:p w14:paraId="7E782B6D" w14:textId="77777777" w:rsidR="000A6BC5" w:rsidRPr="00DD2EDA" w:rsidRDefault="000A6BC5">
      <w:pPr>
        <w:numPr>
          <w:ilvl w:val="0"/>
          <w:numId w:val="5"/>
        </w:numPr>
        <w:rPr>
          <w:rFonts w:ascii="Arial" w:hAnsi="Arial" w:cs="Arial"/>
        </w:rPr>
      </w:pPr>
      <w:r w:rsidRPr="00DD2EDA">
        <w:rPr>
          <w:rFonts w:ascii="Arial" w:hAnsi="Arial" w:cs="Arial"/>
        </w:rPr>
        <w:t>Podría haber comunicaciones adicionales para aclarar información o solicitar datos complementarios.</w:t>
      </w:r>
    </w:p>
    <w:p w14:paraId="221AE373" w14:textId="77777777" w:rsidR="000A6BC5" w:rsidRPr="00DD2EDA" w:rsidRDefault="000A6BC5" w:rsidP="000A6BC5">
      <w:pPr>
        <w:rPr>
          <w:rFonts w:ascii="Arial" w:hAnsi="Arial" w:cs="Arial"/>
          <w:b/>
          <w:bCs/>
        </w:rPr>
      </w:pPr>
      <w:r w:rsidRPr="00DD2EDA">
        <w:rPr>
          <w:rFonts w:ascii="Arial" w:hAnsi="Arial" w:cs="Arial"/>
          <w:b/>
          <w:bCs/>
        </w:rPr>
        <w:t>IV. Confidencialidad</w:t>
      </w:r>
    </w:p>
    <w:p w14:paraId="7C948545" w14:textId="77777777" w:rsidR="000A6BC5" w:rsidRPr="00DD2EDA" w:rsidRDefault="000A6BC5" w:rsidP="001D12C8">
      <w:pPr>
        <w:rPr>
          <w:rFonts w:ascii="Arial" w:hAnsi="Arial" w:cs="Arial"/>
        </w:rPr>
      </w:pPr>
      <w:r w:rsidRPr="00DD2EDA">
        <w:rPr>
          <w:rFonts w:ascii="Arial" w:hAnsi="Arial" w:cs="Arial"/>
        </w:rPr>
        <w:t>Sus datos personales serán tratados con estricta confidencialidad. Solo el equipo de investigación tendrá acceso a estos datos, que se almacenarán de forma segura y se eliminarán al finalizar el estudio.</w:t>
      </w:r>
    </w:p>
    <w:p w14:paraId="68C9A7BE" w14:textId="77777777" w:rsidR="000A6BC5" w:rsidRPr="00DD2EDA" w:rsidRDefault="000A6BC5" w:rsidP="000A6BC5">
      <w:pPr>
        <w:rPr>
          <w:rFonts w:ascii="Arial" w:hAnsi="Arial" w:cs="Arial"/>
          <w:b/>
          <w:bCs/>
        </w:rPr>
      </w:pPr>
      <w:r w:rsidRPr="00DD2EDA">
        <w:rPr>
          <w:rFonts w:ascii="Arial" w:hAnsi="Arial" w:cs="Arial"/>
          <w:b/>
          <w:bCs/>
        </w:rPr>
        <w:t>V. Voluntariedad y Derecho Para Retirarse</w:t>
      </w:r>
    </w:p>
    <w:p w14:paraId="2C4FE57F" w14:textId="2F4EFDA5" w:rsidR="000A6BC5" w:rsidRPr="00DD2EDA" w:rsidRDefault="000A6BC5" w:rsidP="001D12C8">
      <w:pPr>
        <w:rPr>
          <w:rFonts w:ascii="Arial" w:hAnsi="Arial" w:cs="Arial"/>
        </w:rPr>
      </w:pPr>
      <w:r w:rsidRPr="00DD2EDA">
        <w:rPr>
          <w:rFonts w:ascii="Arial" w:hAnsi="Arial" w:cs="Arial"/>
        </w:rPr>
        <w:t>Su participación es completamente voluntaria. Puede retirarse del estudio en cualquier momento sin ninguna penalización o pérdida de beneficios a los que de otra manera tendría derecho.</w:t>
      </w:r>
    </w:p>
    <w:p w14:paraId="5DF2B6D0" w14:textId="1E25D458" w:rsidR="000A6BC5" w:rsidRPr="00DD2EDA" w:rsidRDefault="000A6BC5" w:rsidP="000A6BC5">
      <w:pPr>
        <w:rPr>
          <w:rFonts w:ascii="Arial" w:hAnsi="Arial" w:cs="Arial"/>
          <w:b/>
          <w:bCs/>
        </w:rPr>
      </w:pPr>
      <w:r w:rsidRPr="00DD2EDA">
        <w:rPr>
          <w:rFonts w:ascii="Arial" w:hAnsi="Arial" w:cs="Arial"/>
          <w:b/>
          <w:bCs/>
        </w:rPr>
        <w:t>VI. Contacto</w:t>
      </w:r>
    </w:p>
    <w:p w14:paraId="435C3B87" w14:textId="3C724C00" w:rsidR="000A6BC5" w:rsidRPr="00DD2EDA" w:rsidRDefault="000A6BC5" w:rsidP="000A6BC5">
      <w:pPr>
        <w:rPr>
          <w:rFonts w:ascii="Arial" w:hAnsi="Arial" w:cs="Arial"/>
        </w:rPr>
      </w:pPr>
      <w:r w:rsidRPr="00DD2EDA">
        <w:rPr>
          <w:rFonts w:ascii="Arial" w:hAnsi="Arial" w:cs="Arial"/>
        </w:rPr>
        <w:t xml:space="preserve">Si tiene preguntas, preocupaciones o necesita más información sobre el estudio, puede contactar al </w:t>
      </w:r>
      <w:r w:rsidR="001D12C8" w:rsidRPr="00DD2EDA">
        <w:rPr>
          <w:rFonts w:ascii="Arial" w:hAnsi="Arial" w:cs="Arial"/>
        </w:rPr>
        <w:t xml:space="preserve">estudiante/investigador: </w:t>
      </w:r>
      <w:r w:rsidRPr="00DD2EDA">
        <w:rPr>
          <w:rFonts w:ascii="Arial" w:hAnsi="Arial" w:cs="Arial"/>
        </w:rPr>
        <w:t>Luis Angel Martínez Corral</w:t>
      </w:r>
      <w:r w:rsidR="001D12C8" w:rsidRPr="00DD2EDA">
        <w:rPr>
          <w:rFonts w:ascii="Arial" w:hAnsi="Arial" w:cs="Arial"/>
        </w:rPr>
        <w:t xml:space="preserve"> </w:t>
      </w:r>
      <w:r w:rsidRPr="00DD2EDA">
        <w:rPr>
          <w:rFonts w:ascii="Arial" w:hAnsi="Arial" w:cs="Arial"/>
        </w:rPr>
        <w:t>a través del número de celular 614-344-88-36 o vía correo electrónico p261227@uach.mx</w:t>
      </w:r>
      <w:r w:rsidR="001D12C8" w:rsidRPr="00DD2EDA">
        <w:rPr>
          <w:rFonts w:ascii="Arial" w:hAnsi="Arial" w:cs="Arial"/>
        </w:rPr>
        <w:t xml:space="preserve"> o al responsable del proyecto Dr. Abimael Guzmán Pando, aguzmanp@uach.mx</w:t>
      </w:r>
    </w:p>
    <w:p w14:paraId="44648E72" w14:textId="77777777" w:rsidR="000A6BC5" w:rsidRPr="00DD2EDA" w:rsidRDefault="000A6BC5" w:rsidP="000A6BC5">
      <w:pPr>
        <w:rPr>
          <w:rFonts w:ascii="Arial" w:hAnsi="Arial" w:cs="Arial"/>
          <w:b/>
          <w:bCs/>
        </w:rPr>
      </w:pPr>
      <w:r w:rsidRPr="00DD2EDA">
        <w:rPr>
          <w:rFonts w:ascii="Arial" w:hAnsi="Arial" w:cs="Arial"/>
          <w:b/>
          <w:bCs/>
        </w:rPr>
        <w:t>VII. Consentimiento</w:t>
      </w:r>
    </w:p>
    <w:p w14:paraId="60B99489" w14:textId="77777777" w:rsidR="000A6BC5" w:rsidRPr="00DD2EDA" w:rsidRDefault="000A6BC5">
      <w:pPr>
        <w:numPr>
          <w:ilvl w:val="0"/>
          <w:numId w:val="6"/>
        </w:numPr>
        <w:rPr>
          <w:rFonts w:ascii="Arial" w:hAnsi="Arial" w:cs="Arial"/>
        </w:rPr>
      </w:pPr>
      <w:r w:rsidRPr="00DD2EDA">
        <w:rPr>
          <w:rFonts w:ascii="Arial" w:hAnsi="Arial" w:cs="Arial"/>
        </w:rPr>
        <w:t>Ha leído y comprendido la información proporcionada sobre el estudio.</w:t>
      </w:r>
    </w:p>
    <w:p w14:paraId="4F7A8B9B" w14:textId="77777777" w:rsidR="000A6BC5" w:rsidRPr="00DD2EDA" w:rsidRDefault="000A6BC5">
      <w:pPr>
        <w:numPr>
          <w:ilvl w:val="0"/>
          <w:numId w:val="6"/>
        </w:numPr>
        <w:rPr>
          <w:rFonts w:ascii="Arial" w:hAnsi="Arial" w:cs="Arial"/>
        </w:rPr>
      </w:pPr>
      <w:r w:rsidRPr="00DD2EDA">
        <w:rPr>
          <w:rFonts w:ascii="Arial" w:hAnsi="Arial" w:cs="Arial"/>
        </w:rPr>
        <w:lastRenderedPageBreak/>
        <w:t>Comprende que su participación es completamente voluntaria y que puede retirarse en cualquier momento sin ninguna penalización ni pérdida de beneficios.</w:t>
      </w:r>
    </w:p>
    <w:p w14:paraId="2B4A873C" w14:textId="77777777" w:rsidR="000A6BC5" w:rsidRPr="00DD2EDA" w:rsidRDefault="000A6BC5">
      <w:pPr>
        <w:numPr>
          <w:ilvl w:val="0"/>
          <w:numId w:val="6"/>
        </w:numPr>
        <w:rPr>
          <w:rFonts w:ascii="Arial" w:hAnsi="Arial" w:cs="Arial"/>
        </w:rPr>
      </w:pPr>
      <w:r w:rsidRPr="00DD2EDA">
        <w:rPr>
          <w:rFonts w:ascii="Arial" w:hAnsi="Arial" w:cs="Arial"/>
        </w:rPr>
        <w:t>Autoriza la recolección, uso y tratamiento de sus datos personales y biométricos según lo descrito, tiene derecho a solicitar información sobre sus datos personales almacenados, puede corregir datos inexactos o incompletos y solicitar la eliminación de sus datos.</w:t>
      </w:r>
    </w:p>
    <w:p w14:paraId="6532DF0A" w14:textId="77777777" w:rsidR="000A6BC5" w:rsidRPr="00DD2EDA" w:rsidRDefault="000A6BC5">
      <w:pPr>
        <w:numPr>
          <w:ilvl w:val="0"/>
          <w:numId w:val="6"/>
        </w:numPr>
        <w:rPr>
          <w:rFonts w:ascii="Arial" w:hAnsi="Arial" w:cs="Arial"/>
        </w:rPr>
      </w:pPr>
      <w:r w:rsidRPr="00DD2EDA">
        <w:rPr>
          <w:rFonts w:ascii="Arial" w:hAnsi="Arial" w:cs="Arial"/>
        </w:rPr>
        <w:t>Comprende que sus datos serán anonimizados y serán reemplazados por códigos únicos para evitar su identificación, como medida de seguridad que se tomara para proteger su confidencialidad y privacidad.</w:t>
      </w:r>
    </w:p>
    <w:p w14:paraId="6BA35F18" w14:textId="2E0FFC87" w:rsidR="000A6BC5" w:rsidRPr="00DD2EDA" w:rsidRDefault="000A6BC5" w:rsidP="000A6BC5">
      <w:pPr>
        <w:rPr>
          <w:rFonts w:ascii="Arial" w:hAnsi="Arial" w:cs="Arial"/>
        </w:rPr>
      </w:pPr>
      <w:r w:rsidRPr="00DD2EDA">
        <w:rPr>
          <w:rFonts w:ascii="Arial" w:hAnsi="Arial" w:cs="Arial"/>
          <w:b/>
          <w:bCs/>
        </w:rPr>
        <w:t>Nombre del Participante:</w:t>
      </w:r>
      <w:r w:rsidRPr="00DD2EDA">
        <w:rPr>
          <w:rFonts w:ascii="Arial" w:hAnsi="Arial" w:cs="Arial"/>
        </w:rPr>
        <w:t xml:space="preserve"> _____________________</w:t>
      </w:r>
      <w:r w:rsidR="00B35C72" w:rsidRPr="00DD2EDA">
        <w:rPr>
          <w:rFonts w:ascii="Arial" w:hAnsi="Arial" w:cs="Arial"/>
        </w:rPr>
        <w:t>_______________</w:t>
      </w:r>
      <w:r w:rsidRPr="00DD2EDA">
        <w:rPr>
          <w:rFonts w:ascii="Arial" w:hAnsi="Arial" w:cs="Arial"/>
        </w:rPr>
        <w:t>_______________________</w:t>
      </w:r>
      <w:r w:rsidRPr="00DD2EDA">
        <w:rPr>
          <w:rFonts w:ascii="Arial" w:hAnsi="Arial" w:cs="Arial"/>
        </w:rPr>
        <w:br/>
      </w:r>
      <w:r w:rsidRPr="00DD2EDA">
        <w:rPr>
          <w:rFonts w:ascii="Arial" w:hAnsi="Arial" w:cs="Arial"/>
          <w:b/>
          <w:bCs/>
        </w:rPr>
        <w:t>Firma:</w:t>
      </w:r>
      <w:r w:rsidRPr="00DD2EDA">
        <w:rPr>
          <w:rFonts w:ascii="Arial" w:hAnsi="Arial" w:cs="Arial"/>
        </w:rPr>
        <w:t xml:space="preserve"> ______________________</w:t>
      </w:r>
      <w:r w:rsidRPr="00DD2EDA">
        <w:rPr>
          <w:rFonts w:ascii="Arial" w:hAnsi="Arial" w:cs="Arial"/>
        </w:rPr>
        <w:br/>
      </w:r>
      <w:r w:rsidRPr="00DD2EDA">
        <w:rPr>
          <w:rFonts w:ascii="Arial" w:hAnsi="Arial" w:cs="Arial"/>
          <w:b/>
          <w:bCs/>
        </w:rPr>
        <w:t>Fecha:</w:t>
      </w:r>
      <w:r w:rsidRPr="00DD2EDA">
        <w:rPr>
          <w:rFonts w:ascii="Arial" w:hAnsi="Arial" w:cs="Arial"/>
        </w:rPr>
        <w:t xml:space="preserve"> ______________________</w:t>
      </w:r>
    </w:p>
    <w:p w14:paraId="7583FB19" w14:textId="10DA5406" w:rsidR="000A6BC5" w:rsidRPr="00DD2EDA" w:rsidRDefault="000A6BC5" w:rsidP="000A6BC5">
      <w:pPr>
        <w:rPr>
          <w:rFonts w:ascii="Arial" w:hAnsi="Arial" w:cs="Arial"/>
        </w:rPr>
      </w:pPr>
      <w:r w:rsidRPr="00DD2EDA">
        <w:rPr>
          <w:rFonts w:ascii="Arial" w:hAnsi="Arial" w:cs="Arial"/>
          <w:b/>
          <w:bCs/>
        </w:rPr>
        <w:t xml:space="preserve">Firma del </w:t>
      </w:r>
      <w:r w:rsidR="001D12C8" w:rsidRPr="00DD2EDA">
        <w:rPr>
          <w:rFonts w:ascii="Arial" w:hAnsi="Arial" w:cs="Arial"/>
          <w:b/>
          <w:bCs/>
        </w:rPr>
        <w:t>Estudiante/</w:t>
      </w:r>
      <w:r w:rsidRPr="00DD2EDA">
        <w:rPr>
          <w:rFonts w:ascii="Arial" w:hAnsi="Arial" w:cs="Arial"/>
          <w:b/>
          <w:bCs/>
        </w:rPr>
        <w:t>Investigador o Persona Autorizada:</w:t>
      </w:r>
      <w:r w:rsidRPr="00DD2EDA">
        <w:rPr>
          <w:rFonts w:ascii="Arial" w:hAnsi="Arial" w:cs="Arial"/>
        </w:rPr>
        <w:t xml:space="preserve"> __________</w:t>
      </w:r>
      <w:r w:rsidR="00B35C72" w:rsidRPr="00DD2EDA">
        <w:rPr>
          <w:rFonts w:ascii="Arial" w:hAnsi="Arial" w:cs="Arial"/>
        </w:rPr>
        <w:t>_______</w:t>
      </w:r>
      <w:r w:rsidRPr="00DD2EDA">
        <w:rPr>
          <w:rFonts w:ascii="Arial" w:hAnsi="Arial" w:cs="Arial"/>
        </w:rPr>
        <w:t>________________</w:t>
      </w:r>
      <w:r w:rsidRPr="00DD2EDA">
        <w:rPr>
          <w:rFonts w:ascii="Arial" w:hAnsi="Arial" w:cs="Arial"/>
        </w:rPr>
        <w:br/>
      </w:r>
      <w:r w:rsidRPr="00DD2EDA">
        <w:rPr>
          <w:rFonts w:ascii="Arial" w:hAnsi="Arial" w:cs="Arial"/>
          <w:b/>
          <w:bCs/>
        </w:rPr>
        <w:t>Fecha:</w:t>
      </w:r>
      <w:r w:rsidRPr="00DD2EDA">
        <w:rPr>
          <w:rFonts w:ascii="Arial" w:hAnsi="Arial" w:cs="Arial"/>
        </w:rPr>
        <w:t xml:space="preserve"> _______________________________________</w:t>
      </w:r>
    </w:p>
    <w:p w14:paraId="7E74AF30" w14:textId="2C5E491A" w:rsidR="00AB251C" w:rsidRPr="00DD2EDA" w:rsidRDefault="00AB251C">
      <w:pPr>
        <w:rPr>
          <w:rStyle w:val="nfasis"/>
          <w:rFonts w:ascii="Arial" w:hAnsi="Arial" w:cs="Arial"/>
          <w:i w:val="0"/>
          <w:iCs w:val="0"/>
        </w:rPr>
      </w:pPr>
      <w:r w:rsidRPr="00DD2EDA">
        <w:rPr>
          <w:rStyle w:val="nfasis"/>
          <w:rFonts w:ascii="Arial" w:hAnsi="Arial" w:cs="Arial"/>
          <w:i w:val="0"/>
          <w:iCs w:val="0"/>
        </w:rPr>
        <w:br w:type="page"/>
      </w:r>
    </w:p>
    <w:p w14:paraId="6A7AE18D" w14:textId="61ABF301" w:rsidR="00627FA8" w:rsidRPr="00DD2EDA" w:rsidRDefault="00421098" w:rsidP="00421098">
      <w:pPr>
        <w:pStyle w:val="T2"/>
        <w:rPr>
          <w:rStyle w:val="nfasis"/>
          <w:i w:val="0"/>
          <w:iCs w:val="0"/>
        </w:rPr>
      </w:pPr>
      <w:bookmarkStart w:id="166" w:name="_Toc207041663"/>
      <w:r w:rsidRPr="00DD2EDA">
        <w:rPr>
          <w:rStyle w:val="nfasis"/>
          <w:i w:val="0"/>
          <w:iCs w:val="0"/>
        </w:rPr>
        <w:lastRenderedPageBreak/>
        <w:t>Datos de Identificación</w:t>
      </w:r>
      <w:bookmarkEnd w:id="163"/>
      <w:bookmarkEnd w:id="166"/>
      <w:r w:rsidRPr="00DD2EDA">
        <w:rPr>
          <w:rStyle w:val="nfasis"/>
          <w:i w:val="0"/>
          <w:iCs w:val="0"/>
        </w:rPr>
        <w:t xml:space="preserve"> </w:t>
      </w:r>
    </w:p>
    <w:p w14:paraId="5826EC31" w14:textId="456A2FA6" w:rsidR="00C958F0" w:rsidRPr="00DD2EDA" w:rsidRDefault="00EB10FE" w:rsidP="00421098">
      <w:pPr>
        <w:jc w:val="center"/>
        <w:rPr>
          <w:rFonts w:ascii="Arial" w:hAnsi="Arial" w:cs="Arial"/>
          <w:szCs w:val="24"/>
        </w:rPr>
      </w:pPr>
      <w:r w:rsidRPr="00DD2EDA">
        <w:rPr>
          <w:rFonts w:ascii="Arial" w:hAnsi="Arial" w:cs="Arial"/>
          <w:szCs w:val="24"/>
        </w:rPr>
        <w:t>Investigador e</w:t>
      </w:r>
      <w:r w:rsidR="00AF1871" w:rsidRPr="00DD2EDA">
        <w:rPr>
          <w:rFonts w:ascii="Arial" w:hAnsi="Arial" w:cs="Arial"/>
          <w:szCs w:val="24"/>
        </w:rPr>
        <w:t>studiante:</w:t>
      </w:r>
    </w:p>
    <w:p w14:paraId="79022D6F" w14:textId="607BCE63" w:rsidR="00C958F0" w:rsidRPr="00DD2EDA" w:rsidRDefault="00C958F0" w:rsidP="00C958F0">
      <w:pPr>
        <w:jc w:val="center"/>
        <w:rPr>
          <w:rFonts w:ascii="Arial" w:hAnsi="Arial" w:cs="Arial"/>
          <w:szCs w:val="24"/>
        </w:rPr>
      </w:pPr>
      <w:r w:rsidRPr="00DD2EDA">
        <w:rPr>
          <w:noProof/>
          <w:color w:val="404040" w:themeColor="text1" w:themeTint="BF"/>
        </w:rPr>
        <w:drawing>
          <wp:anchor distT="0" distB="0" distL="114300" distR="114300" simplePos="0" relativeHeight="251665408" behindDoc="0" locked="0" layoutInCell="1" allowOverlap="1" wp14:anchorId="0CC8353A" wp14:editId="090FF725">
            <wp:simplePos x="0" y="0"/>
            <wp:positionH relativeFrom="margin">
              <wp:posOffset>2287808</wp:posOffset>
            </wp:positionH>
            <wp:positionV relativeFrom="margin">
              <wp:posOffset>885141</wp:posOffset>
            </wp:positionV>
            <wp:extent cx="1083310" cy="614680"/>
            <wp:effectExtent l="0" t="0" r="2540" b="0"/>
            <wp:wrapSquare wrapText="bothSides"/>
            <wp:docPr id="1872047582" name="Imagen 1" descr="Gráf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47582" name="Imagen 1" descr="Gráfico&#10;&#10;Descripción generada automáticamente con confianza baja"/>
                    <pic:cNvPicPr/>
                  </pic:nvPicPr>
                  <pic:blipFill rotWithShape="1">
                    <a:blip r:embed="rId40" cstate="print">
                      <a:extLst>
                        <a:ext uri="{28A0092B-C50C-407E-A947-70E740481C1C}">
                          <a14:useLocalDpi xmlns:a14="http://schemas.microsoft.com/office/drawing/2010/main" val="0"/>
                        </a:ext>
                      </a:extLst>
                    </a:blip>
                    <a:srcRect t="24250"/>
                    <a:stretch/>
                  </pic:blipFill>
                  <pic:spPr bwMode="auto">
                    <a:xfrm>
                      <a:off x="0" y="0"/>
                      <a:ext cx="1083310" cy="614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37B8B7" w14:textId="329B57D9" w:rsidR="00C958F0" w:rsidRPr="00DD2EDA" w:rsidRDefault="00C958F0" w:rsidP="00C958F0">
      <w:pPr>
        <w:jc w:val="center"/>
        <w:rPr>
          <w:rFonts w:ascii="Arial" w:hAnsi="Arial" w:cs="Arial"/>
          <w:szCs w:val="24"/>
        </w:rPr>
      </w:pPr>
    </w:p>
    <w:p w14:paraId="6015D612" w14:textId="77777777" w:rsidR="00C958F0" w:rsidRPr="00DD2EDA" w:rsidRDefault="00C958F0" w:rsidP="00C958F0">
      <w:pPr>
        <w:jc w:val="center"/>
        <w:rPr>
          <w:rFonts w:ascii="Arial" w:hAnsi="Arial" w:cs="Arial"/>
          <w:szCs w:val="24"/>
        </w:rPr>
      </w:pPr>
      <w:r w:rsidRPr="00DD2EDA">
        <w:rPr>
          <w:rFonts w:ascii="Arial" w:hAnsi="Arial" w:cs="Arial"/>
          <w:szCs w:val="24"/>
        </w:rPr>
        <w:t>__________________________</w:t>
      </w:r>
    </w:p>
    <w:p w14:paraId="0FEB1B42" w14:textId="50F19CB6" w:rsidR="00AF1871" w:rsidRPr="00DD2EDA" w:rsidRDefault="00AF1871" w:rsidP="00C958F0">
      <w:pPr>
        <w:jc w:val="center"/>
        <w:rPr>
          <w:rFonts w:ascii="Arial" w:hAnsi="Arial" w:cs="Arial"/>
          <w:szCs w:val="24"/>
        </w:rPr>
      </w:pPr>
      <w:r w:rsidRPr="00DD2EDA">
        <w:rPr>
          <w:rFonts w:ascii="Arial" w:hAnsi="Arial" w:cs="Arial"/>
          <w:szCs w:val="24"/>
        </w:rPr>
        <w:t xml:space="preserve">LMH. Luis </w:t>
      </w:r>
      <w:r w:rsidR="00B35C72" w:rsidRPr="00DD2EDA">
        <w:rPr>
          <w:rFonts w:ascii="Arial" w:hAnsi="Arial" w:cs="Arial"/>
          <w:szCs w:val="24"/>
        </w:rPr>
        <w:t>A</w:t>
      </w:r>
      <w:r w:rsidRPr="00DD2EDA">
        <w:rPr>
          <w:rFonts w:ascii="Arial" w:hAnsi="Arial" w:cs="Arial"/>
          <w:szCs w:val="24"/>
        </w:rPr>
        <w:t>ngel Martínez Corral</w:t>
      </w:r>
    </w:p>
    <w:p w14:paraId="58F05D88" w14:textId="6624265C" w:rsidR="00AF1871" w:rsidRPr="00DD2EDA" w:rsidRDefault="00AF1871" w:rsidP="00C958F0">
      <w:pPr>
        <w:jc w:val="center"/>
        <w:rPr>
          <w:rFonts w:ascii="Arial" w:hAnsi="Arial" w:cs="Arial"/>
          <w:szCs w:val="24"/>
        </w:rPr>
      </w:pPr>
      <w:r w:rsidRPr="00DD2EDA">
        <w:rPr>
          <w:rFonts w:ascii="Arial" w:hAnsi="Arial" w:cs="Arial"/>
          <w:szCs w:val="24"/>
        </w:rPr>
        <w:t>Correo: p261337@uach.mx</w:t>
      </w:r>
    </w:p>
    <w:p w14:paraId="29AC8B4C" w14:textId="1523A217" w:rsidR="00AF1871" w:rsidRPr="00DD2EDA" w:rsidRDefault="00AF1871" w:rsidP="00C958F0">
      <w:pPr>
        <w:jc w:val="center"/>
        <w:rPr>
          <w:rFonts w:ascii="Arial" w:hAnsi="Arial" w:cs="Arial"/>
          <w:szCs w:val="24"/>
        </w:rPr>
      </w:pPr>
      <w:r w:rsidRPr="00DD2EDA">
        <w:rPr>
          <w:rFonts w:ascii="Arial" w:hAnsi="Arial" w:cs="Arial"/>
          <w:szCs w:val="24"/>
        </w:rPr>
        <w:t>Cuauhtémoc, Chihuahua, México, Tel. +52 (614) 344-88-36,</w:t>
      </w:r>
    </w:p>
    <w:p w14:paraId="29059DFA" w14:textId="49817211" w:rsidR="001A2DE3" w:rsidRPr="00DD2EDA" w:rsidRDefault="001A2DE3" w:rsidP="00E373C4">
      <w:pPr>
        <w:pStyle w:val="CuerpoLA"/>
        <w:rPr>
          <w:rStyle w:val="nfasis"/>
          <w:i w:val="0"/>
          <w:iCs w:val="0"/>
          <w:color w:val="404040" w:themeColor="text1" w:themeTint="BF"/>
        </w:rPr>
      </w:pPr>
    </w:p>
    <w:p w14:paraId="2E97D8D1" w14:textId="315C8514" w:rsidR="00177FC5" w:rsidRPr="00DD2EDA" w:rsidRDefault="00421098" w:rsidP="00421098">
      <w:pPr>
        <w:pStyle w:val="T2"/>
        <w:rPr>
          <w:rStyle w:val="nfasis"/>
          <w:b w:val="0"/>
          <w:i w:val="0"/>
          <w:iCs w:val="0"/>
        </w:rPr>
      </w:pPr>
      <w:bookmarkStart w:id="167" w:name="_Toc207041664"/>
      <w:r w:rsidRPr="00DD2EDA">
        <w:rPr>
          <w:rStyle w:val="nfasis"/>
          <w:i w:val="0"/>
          <w:iCs w:val="0"/>
        </w:rPr>
        <w:t>Nombres y Firma del Investigador Principal e Investigadores Asociados</w:t>
      </w:r>
      <w:bookmarkEnd w:id="167"/>
    </w:p>
    <w:p w14:paraId="53874A4F" w14:textId="1DC7F95B" w:rsidR="00AF1871" w:rsidRPr="00DD2EDA" w:rsidRDefault="00AF1871">
      <w:pPr>
        <w:rPr>
          <w:rStyle w:val="nfasis"/>
          <w:i w:val="0"/>
          <w:iCs w:val="0"/>
        </w:rPr>
      </w:pPr>
      <w:r w:rsidRPr="00DD2EDA">
        <w:rPr>
          <w:noProof/>
        </w:rPr>
        <w:drawing>
          <wp:inline distT="0" distB="0" distL="0" distR="0" wp14:anchorId="1BB5E038" wp14:editId="08AA5B4F">
            <wp:extent cx="5554980" cy="1387475"/>
            <wp:effectExtent l="0" t="0" r="7620" b="3175"/>
            <wp:docPr id="83050108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01081" name="Imagen 1" descr="Interfaz de usuario gráfica, Texto, Aplicación&#10;&#10;Descripción generada automáticamente"/>
                    <pic:cNvPicPr/>
                  </pic:nvPicPr>
                  <pic:blipFill rotWithShape="1">
                    <a:blip r:embed="rId41"/>
                    <a:srcRect l="1018"/>
                    <a:stretch/>
                  </pic:blipFill>
                  <pic:spPr bwMode="auto">
                    <a:xfrm>
                      <a:off x="0" y="0"/>
                      <a:ext cx="5554980" cy="1387475"/>
                    </a:xfrm>
                    <a:prstGeom prst="rect">
                      <a:avLst/>
                    </a:prstGeom>
                    <a:ln>
                      <a:noFill/>
                    </a:ln>
                    <a:extLst>
                      <a:ext uri="{53640926-AAD7-44D8-BBD7-CCE9431645EC}">
                        <a14:shadowObscured xmlns:a14="http://schemas.microsoft.com/office/drawing/2010/main"/>
                      </a:ext>
                    </a:extLst>
                  </pic:spPr>
                </pic:pic>
              </a:graphicData>
            </a:graphic>
          </wp:inline>
        </w:drawing>
      </w:r>
      <w:bookmarkEnd w:id="161"/>
    </w:p>
    <w:sectPr w:rsidR="00AF1871" w:rsidRPr="00DD2EDA" w:rsidSect="00331EB2">
      <w:pgSz w:w="12240" w:h="15840"/>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9" w:author="Abimael Guzmán Pando" w:date="2025-02-06T23:43:00Z" w:initials="AG">
    <w:p w14:paraId="6EA917C0" w14:textId="775D46AC" w:rsidR="00326D92" w:rsidRPr="00DD2EDA" w:rsidRDefault="00326D92" w:rsidP="00326D92">
      <w:pPr>
        <w:pStyle w:val="Textocomentario"/>
      </w:pPr>
      <w:r w:rsidRPr="00DD2EDA">
        <w:rPr>
          <w:rStyle w:val="Refdecomentario"/>
        </w:rPr>
        <w:annotationRef/>
      </w:r>
      <w:r w:rsidRPr="00DD2EDA">
        <w:t>Referencia</w:t>
      </w:r>
    </w:p>
  </w:comment>
  <w:comment w:id="61" w:author="Abimael Guzmán Pando" w:date="2025-02-08T21:05:00Z" w:initials="AG">
    <w:p w14:paraId="0521DC95" w14:textId="77777777" w:rsidR="007B363C" w:rsidRPr="00DD2EDA" w:rsidRDefault="007B363C" w:rsidP="007B363C">
      <w:pPr>
        <w:pStyle w:val="Textocomentario"/>
      </w:pPr>
      <w:r w:rsidRPr="00DD2EDA">
        <w:rPr>
          <w:rStyle w:val="Refdecomentario"/>
        </w:rPr>
        <w:annotationRef/>
      </w:r>
      <w:r w:rsidRPr="00DD2EDA">
        <w:t>REFERENCIA</w:t>
      </w:r>
    </w:p>
  </w:comment>
  <w:comment w:id="79" w:author="Abimael Guzmán Pando" w:date="2025-02-06T23:42:00Z" w:initials="AG">
    <w:p w14:paraId="4F28887C" w14:textId="77777777" w:rsidR="00351325" w:rsidRDefault="00351325" w:rsidP="00351325">
      <w:pPr>
        <w:pStyle w:val="Textocomentario"/>
      </w:pPr>
      <w:r w:rsidRPr="00DD2EDA">
        <w:rPr>
          <w:rStyle w:val="Refdecomentario"/>
        </w:rPr>
        <w:annotationRef/>
      </w:r>
      <w:r w:rsidRPr="00DD2EDA">
        <w:t>referencia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A917C0" w15:done="1"/>
  <w15:commentEx w15:paraId="0521DC95" w15:done="1"/>
  <w15:commentEx w15:paraId="4F28887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126AB6" w16cex:dateUtc="2025-02-07T05:43:00Z"/>
  <w16cex:commentExtensible w16cex:durableId="17495DE9" w16cex:dateUtc="2025-02-09T03:05:00Z"/>
  <w16cex:commentExtensible w16cex:durableId="5A101194" w16cex:dateUtc="2025-02-07T05: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A917C0" w16cid:durableId="5B126AB6"/>
  <w16cid:commentId w16cid:paraId="0521DC95" w16cid:durableId="17495DE9"/>
  <w16cid:commentId w16cid:paraId="4F28887C" w16cid:durableId="5A1011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A30F2" w14:textId="77777777" w:rsidR="001345C2" w:rsidRPr="00DD2EDA" w:rsidRDefault="001345C2" w:rsidP="002E74D9">
      <w:pPr>
        <w:spacing w:after="0" w:line="240" w:lineRule="auto"/>
      </w:pPr>
      <w:r w:rsidRPr="00DD2EDA">
        <w:separator/>
      </w:r>
    </w:p>
  </w:endnote>
  <w:endnote w:type="continuationSeparator" w:id="0">
    <w:p w14:paraId="2222A3FB" w14:textId="77777777" w:rsidR="001345C2" w:rsidRPr="00DD2EDA" w:rsidRDefault="001345C2" w:rsidP="002E74D9">
      <w:pPr>
        <w:spacing w:after="0" w:line="240" w:lineRule="auto"/>
      </w:pPr>
      <w:r w:rsidRPr="00DD2E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A74E3" w14:textId="3F8D42FF" w:rsidR="007A14D3" w:rsidRPr="00DD2EDA" w:rsidRDefault="007A14D3">
    <w:pPr>
      <w:pStyle w:val="Piedepgina"/>
      <w:jc w:val="right"/>
    </w:pPr>
  </w:p>
  <w:p w14:paraId="47C570BB" w14:textId="07797ED4" w:rsidR="002E74D9" w:rsidRPr="00DD2EDA" w:rsidRDefault="002E74D9" w:rsidP="007A14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06F74" w14:textId="77777777" w:rsidR="001345C2" w:rsidRPr="00DD2EDA" w:rsidRDefault="001345C2" w:rsidP="002E74D9">
      <w:pPr>
        <w:spacing w:after="0" w:line="240" w:lineRule="auto"/>
      </w:pPr>
      <w:r w:rsidRPr="00DD2EDA">
        <w:separator/>
      </w:r>
    </w:p>
  </w:footnote>
  <w:footnote w:type="continuationSeparator" w:id="0">
    <w:p w14:paraId="43D8EB11" w14:textId="77777777" w:rsidR="001345C2" w:rsidRPr="00DD2EDA" w:rsidRDefault="001345C2" w:rsidP="002E74D9">
      <w:pPr>
        <w:spacing w:after="0" w:line="240" w:lineRule="auto"/>
      </w:pPr>
      <w:r w:rsidRPr="00DD2ED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2DAE6" w14:textId="47945D6A" w:rsidR="002E74D9" w:rsidRPr="00DD2EDA" w:rsidRDefault="0015186B">
    <w:pPr>
      <w:pStyle w:val="Encabezado"/>
      <w:jc w:val="right"/>
    </w:pPr>
    <w:r w:rsidRPr="00DD2EDA">
      <w:fldChar w:fldCharType="begin"/>
    </w:r>
    <w:r w:rsidRPr="00DD2EDA">
      <w:instrText>PAGE   \* MERGEFORMAT</w:instrText>
    </w:r>
    <w:r w:rsidRPr="00DD2EDA">
      <w:fldChar w:fldCharType="separate"/>
    </w:r>
    <w:r w:rsidRPr="00DD2EDA">
      <w:t>1</w:t>
    </w:r>
    <w:r w:rsidRPr="00DD2EDA">
      <w:fldChar w:fldCharType="end"/>
    </w:r>
  </w:p>
  <w:p w14:paraId="3C02AA2D" w14:textId="77777777" w:rsidR="002E74D9" w:rsidRPr="00DD2EDA" w:rsidRDefault="002E74D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55F1"/>
    <w:multiLevelType w:val="multilevel"/>
    <w:tmpl w:val="74EE50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E90CBD"/>
    <w:multiLevelType w:val="hybridMultilevel"/>
    <w:tmpl w:val="2E04A1D0"/>
    <w:lvl w:ilvl="0" w:tplc="10F836CE">
      <w:start w:val="1"/>
      <w:numFmt w:val="decimal"/>
      <w:lvlText w:val="%1."/>
      <w:lvlJc w:val="left"/>
      <w:pPr>
        <w:ind w:left="1040" w:hanging="360"/>
      </w:pPr>
      <w:rPr>
        <w:rFonts w:hint="default"/>
      </w:rPr>
    </w:lvl>
    <w:lvl w:ilvl="1" w:tplc="080A0019" w:tentative="1">
      <w:start w:val="1"/>
      <w:numFmt w:val="lowerLetter"/>
      <w:lvlText w:val="%2."/>
      <w:lvlJc w:val="left"/>
      <w:pPr>
        <w:ind w:left="1760" w:hanging="360"/>
      </w:pPr>
    </w:lvl>
    <w:lvl w:ilvl="2" w:tplc="080A001B" w:tentative="1">
      <w:start w:val="1"/>
      <w:numFmt w:val="lowerRoman"/>
      <w:lvlText w:val="%3."/>
      <w:lvlJc w:val="right"/>
      <w:pPr>
        <w:ind w:left="2480" w:hanging="180"/>
      </w:pPr>
    </w:lvl>
    <w:lvl w:ilvl="3" w:tplc="080A000F" w:tentative="1">
      <w:start w:val="1"/>
      <w:numFmt w:val="decimal"/>
      <w:lvlText w:val="%4."/>
      <w:lvlJc w:val="left"/>
      <w:pPr>
        <w:ind w:left="3200" w:hanging="360"/>
      </w:pPr>
    </w:lvl>
    <w:lvl w:ilvl="4" w:tplc="080A0019" w:tentative="1">
      <w:start w:val="1"/>
      <w:numFmt w:val="lowerLetter"/>
      <w:lvlText w:val="%5."/>
      <w:lvlJc w:val="left"/>
      <w:pPr>
        <w:ind w:left="3920" w:hanging="360"/>
      </w:pPr>
    </w:lvl>
    <w:lvl w:ilvl="5" w:tplc="080A001B" w:tentative="1">
      <w:start w:val="1"/>
      <w:numFmt w:val="lowerRoman"/>
      <w:lvlText w:val="%6."/>
      <w:lvlJc w:val="right"/>
      <w:pPr>
        <w:ind w:left="4640" w:hanging="180"/>
      </w:pPr>
    </w:lvl>
    <w:lvl w:ilvl="6" w:tplc="080A000F" w:tentative="1">
      <w:start w:val="1"/>
      <w:numFmt w:val="decimal"/>
      <w:lvlText w:val="%7."/>
      <w:lvlJc w:val="left"/>
      <w:pPr>
        <w:ind w:left="5360" w:hanging="360"/>
      </w:pPr>
    </w:lvl>
    <w:lvl w:ilvl="7" w:tplc="080A0019" w:tentative="1">
      <w:start w:val="1"/>
      <w:numFmt w:val="lowerLetter"/>
      <w:lvlText w:val="%8."/>
      <w:lvlJc w:val="left"/>
      <w:pPr>
        <w:ind w:left="6080" w:hanging="360"/>
      </w:pPr>
    </w:lvl>
    <w:lvl w:ilvl="8" w:tplc="080A001B" w:tentative="1">
      <w:start w:val="1"/>
      <w:numFmt w:val="lowerRoman"/>
      <w:lvlText w:val="%9."/>
      <w:lvlJc w:val="right"/>
      <w:pPr>
        <w:ind w:left="6800" w:hanging="180"/>
      </w:pPr>
    </w:lvl>
  </w:abstractNum>
  <w:abstractNum w:abstractNumId="2" w15:restartNumberingAfterBreak="0">
    <w:nsid w:val="189676BE"/>
    <w:multiLevelType w:val="multilevel"/>
    <w:tmpl w:val="2C343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72269"/>
    <w:multiLevelType w:val="hybridMultilevel"/>
    <w:tmpl w:val="BA8AB15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3351669B"/>
    <w:multiLevelType w:val="hybridMultilevel"/>
    <w:tmpl w:val="4F5E2F0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34310B7A"/>
    <w:multiLevelType w:val="multilevel"/>
    <w:tmpl w:val="1674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8D0652"/>
    <w:multiLevelType w:val="hybridMultilevel"/>
    <w:tmpl w:val="34087E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02091175">
    <w:abstractNumId w:val="6"/>
  </w:num>
  <w:num w:numId="2" w16cid:durableId="1401515674">
    <w:abstractNumId w:val="5"/>
  </w:num>
  <w:num w:numId="3" w16cid:durableId="214586716">
    <w:abstractNumId w:val="4"/>
  </w:num>
  <w:num w:numId="4" w16cid:durableId="632835435">
    <w:abstractNumId w:val="0"/>
  </w:num>
  <w:num w:numId="5" w16cid:durableId="5406131">
    <w:abstractNumId w:val="2"/>
  </w:num>
  <w:num w:numId="6" w16cid:durableId="461726660">
    <w:abstractNumId w:val="3"/>
  </w:num>
  <w:num w:numId="7" w16cid:durableId="426386834">
    <w:abstractNumId w:val="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s Angel Martinez Corral">
    <w15:presenceInfo w15:providerId="Windows Live" w15:userId="9b446688b6237861"/>
  </w15:person>
  <w15:person w15:author="Abimael Guzmán Pando">
    <w15:presenceInfo w15:providerId="Windows Live" w15:userId="172e5aefe9a46a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466"/>
    <w:rsid w:val="00007BF0"/>
    <w:rsid w:val="00011463"/>
    <w:rsid w:val="00013B67"/>
    <w:rsid w:val="000200A8"/>
    <w:rsid w:val="00025B8A"/>
    <w:rsid w:val="00040A2D"/>
    <w:rsid w:val="000477AE"/>
    <w:rsid w:val="00054790"/>
    <w:rsid w:val="00065221"/>
    <w:rsid w:val="00065ABA"/>
    <w:rsid w:val="00065B8E"/>
    <w:rsid w:val="00066C07"/>
    <w:rsid w:val="000676F1"/>
    <w:rsid w:val="000739E5"/>
    <w:rsid w:val="0007708E"/>
    <w:rsid w:val="00080CFC"/>
    <w:rsid w:val="00082BFA"/>
    <w:rsid w:val="00084C59"/>
    <w:rsid w:val="00086060"/>
    <w:rsid w:val="00087D2D"/>
    <w:rsid w:val="00087F81"/>
    <w:rsid w:val="00094CA7"/>
    <w:rsid w:val="00096D93"/>
    <w:rsid w:val="000A6BC5"/>
    <w:rsid w:val="000A74C4"/>
    <w:rsid w:val="000A7D36"/>
    <w:rsid w:val="000B10C4"/>
    <w:rsid w:val="000B5FA1"/>
    <w:rsid w:val="000C0BD3"/>
    <w:rsid w:val="000C1287"/>
    <w:rsid w:val="000E2AAE"/>
    <w:rsid w:val="000E3357"/>
    <w:rsid w:val="000E7AA5"/>
    <w:rsid w:val="000F057A"/>
    <w:rsid w:val="000F582C"/>
    <w:rsid w:val="00102F95"/>
    <w:rsid w:val="00104F23"/>
    <w:rsid w:val="001074BE"/>
    <w:rsid w:val="00111124"/>
    <w:rsid w:val="00113F5D"/>
    <w:rsid w:val="00114FC9"/>
    <w:rsid w:val="0012184A"/>
    <w:rsid w:val="00121936"/>
    <w:rsid w:val="00121D11"/>
    <w:rsid w:val="001239D5"/>
    <w:rsid w:val="0012693B"/>
    <w:rsid w:val="0013149B"/>
    <w:rsid w:val="001335DF"/>
    <w:rsid w:val="0013438C"/>
    <w:rsid w:val="001345C2"/>
    <w:rsid w:val="00137EE6"/>
    <w:rsid w:val="00143269"/>
    <w:rsid w:val="0015186B"/>
    <w:rsid w:val="001532DA"/>
    <w:rsid w:val="00154B7E"/>
    <w:rsid w:val="00155BEF"/>
    <w:rsid w:val="00167094"/>
    <w:rsid w:val="00171432"/>
    <w:rsid w:val="00172936"/>
    <w:rsid w:val="00172EF2"/>
    <w:rsid w:val="00177FC5"/>
    <w:rsid w:val="001826A2"/>
    <w:rsid w:val="00184E20"/>
    <w:rsid w:val="00186C29"/>
    <w:rsid w:val="001932C2"/>
    <w:rsid w:val="00193900"/>
    <w:rsid w:val="001A0360"/>
    <w:rsid w:val="001A2DE3"/>
    <w:rsid w:val="001A4050"/>
    <w:rsid w:val="001A4AC6"/>
    <w:rsid w:val="001B2FAF"/>
    <w:rsid w:val="001C4CFE"/>
    <w:rsid w:val="001D0D58"/>
    <w:rsid w:val="001D12C8"/>
    <w:rsid w:val="001D4AD3"/>
    <w:rsid w:val="001D6AEF"/>
    <w:rsid w:val="001E1CDA"/>
    <w:rsid w:val="001E3BB5"/>
    <w:rsid w:val="001E7276"/>
    <w:rsid w:val="001F0F32"/>
    <w:rsid w:val="001F12F5"/>
    <w:rsid w:val="001F5D9C"/>
    <w:rsid w:val="00206653"/>
    <w:rsid w:val="002117A8"/>
    <w:rsid w:val="00216170"/>
    <w:rsid w:val="00231380"/>
    <w:rsid w:val="00236786"/>
    <w:rsid w:val="002404B1"/>
    <w:rsid w:val="0024183A"/>
    <w:rsid w:val="00241C87"/>
    <w:rsid w:val="0025132F"/>
    <w:rsid w:val="00252A8E"/>
    <w:rsid w:val="00253A03"/>
    <w:rsid w:val="00257472"/>
    <w:rsid w:val="00260502"/>
    <w:rsid w:val="002627CA"/>
    <w:rsid w:val="002661AF"/>
    <w:rsid w:val="0027136A"/>
    <w:rsid w:val="002760D9"/>
    <w:rsid w:val="0027648E"/>
    <w:rsid w:val="00285091"/>
    <w:rsid w:val="0028682C"/>
    <w:rsid w:val="00291108"/>
    <w:rsid w:val="00295925"/>
    <w:rsid w:val="002A09B2"/>
    <w:rsid w:val="002A1EB5"/>
    <w:rsid w:val="002A26EA"/>
    <w:rsid w:val="002B1BAD"/>
    <w:rsid w:val="002B3303"/>
    <w:rsid w:val="002B4A22"/>
    <w:rsid w:val="002B66EF"/>
    <w:rsid w:val="002C0B9F"/>
    <w:rsid w:val="002C1BCA"/>
    <w:rsid w:val="002D0275"/>
    <w:rsid w:val="002D0CE4"/>
    <w:rsid w:val="002D2766"/>
    <w:rsid w:val="002D4B96"/>
    <w:rsid w:val="002E07FA"/>
    <w:rsid w:val="002E31FF"/>
    <w:rsid w:val="002E66BD"/>
    <w:rsid w:val="002E74D9"/>
    <w:rsid w:val="002F398F"/>
    <w:rsid w:val="002F3A40"/>
    <w:rsid w:val="002F3E1D"/>
    <w:rsid w:val="002F4606"/>
    <w:rsid w:val="0030211F"/>
    <w:rsid w:val="00302EBC"/>
    <w:rsid w:val="00305185"/>
    <w:rsid w:val="00310E0A"/>
    <w:rsid w:val="0031600E"/>
    <w:rsid w:val="003166E2"/>
    <w:rsid w:val="003204DD"/>
    <w:rsid w:val="00320553"/>
    <w:rsid w:val="00324714"/>
    <w:rsid w:val="00325101"/>
    <w:rsid w:val="00326D92"/>
    <w:rsid w:val="0033049C"/>
    <w:rsid w:val="00331EB2"/>
    <w:rsid w:val="00333286"/>
    <w:rsid w:val="003335AD"/>
    <w:rsid w:val="00342949"/>
    <w:rsid w:val="0034353D"/>
    <w:rsid w:val="003459E1"/>
    <w:rsid w:val="00351325"/>
    <w:rsid w:val="00353447"/>
    <w:rsid w:val="0035646C"/>
    <w:rsid w:val="003564CB"/>
    <w:rsid w:val="00356742"/>
    <w:rsid w:val="00360AE7"/>
    <w:rsid w:val="003636EA"/>
    <w:rsid w:val="00364A2D"/>
    <w:rsid w:val="00364D87"/>
    <w:rsid w:val="0036604A"/>
    <w:rsid w:val="00370944"/>
    <w:rsid w:val="00377E3F"/>
    <w:rsid w:val="0038492A"/>
    <w:rsid w:val="00384B89"/>
    <w:rsid w:val="003863F3"/>
    <w:rsid w:val="00390A69"/>
    <w:rsid w:val="003912E7"/>
    <w:rsid w:val="0039579E"/>
    <w:rsid w:val="00395EFD"/>
    <w:rsid w:val="00397FA2"/>
    <w:rsid w:val="003A0D69"/>
    <w:rsid w:val="003A2F42"/>
    <w:rsid w:val="003A6571"/>
    <w:rsid w:val="003C19FF"/>
    <w:rsid w:val="003D0AC4"/>
    <w:rsid w:val="003D5038"/>
    <w:rsid w:val="003E1A8A"/>
    <w:rsid w:val="003E6B40"/>
    <w:rsid w:val="003E7EED"/>
    <w:rsid w:val="003F1601"/>
    <w:rsid w:val="003F4AB4"/>
    <w:rsid w:val="004033F0"/>
    <w:rsid w:val="004070DC"/>
    <w:rsid w:val="00407238"/>
    <w:rsid w:val="00407312"/>
    <w:rsid w:val="00413E9E"/>
    <w:rsid w:val="00414BAB"/>
    <w:rsid w:val="00416992"/>
    <w:rsid w:val="00421098"/>
    <w:rsid w:val="0043635C"/>
    <w:rsid w:val="00437011"/>
    <w:rsid w:val="0044005B"/>
    <w:rsid w:val="00440765"/>
    <w:rsid w:val="0044749A"/>
    <w:rsid w:val="00454089"/>
    <w:rsid w:val="0045716A"/>
    <w:rsid w:val="004613E9"/>
    <w:rsid w:val="00465B86"/>
    <w:rsid w:val="00466904"/>
    <w:rsid w:val="00470008"/>
    <w:rsid w:val="004722B7"/>
    <w:rsid w:val="004733D8"/>
    <w:rsid w:val="0047358C"/>
    <w:rsid w:val="00473656"/>
    <w:rsid w:val="00487133"/>
    <w:rsid w:val="004903DD"/>
    <w:rsid w:val="00492A05"/>
    <w:rsid w:val="00494E58"/>
    <w:rsid w:val="0049704A"/>
    <w:rsid w:val="0049709B"/>
    <w:rsid w:val="004A6D9E"/>
    <w:rsid w:val="004B1D7F"/>
    <w:rsid w:val="004B2138"/>
    <w:rsid w:val="004B498E"/>
    <w:rsid w:val="004B5005"/>
    <w:rsid w:val="004B59EA"/>
    <w:rsid w:val="004B766E"/>
    <w:rsid w:val="004C20D5"/>
    <w:rsid w:val="004C3164"/>
    <w:rsid w:val="004C4DB2"/>
    <w:rsid w:val="004D6600"/>
    <w:rsid w:val="004E0F8C"/>
    <w:rsid w:val="004E2EC7"/>
    <w:rsid w:val="004E6A24"/>
    <w:rsid w:val="004F56A8"/>
    <w:rsid w:val="004F5D6D"/>
    <w:rsid w:val="00502CAD"/>
    <w:rsid w:val="00503764"/>
    <w:rsid w:val="0050623E"/>
    <w:rsid w:val="005062E5"/>
    <w:rsid w:val="00510466"/>
    <w:rsid w:val="0051069A"/>
    <w:rsid w:val="005141C9"/>
    <w:rsid w:val="00515FCD"/>
    <w:rsid w:val="005214DF"/>
    <w:rsid w:val="00522C58"/>
    <w:rsid w:val="0052351A"/>
    <w:rsid w:val="00523688"/>
    <w:rsid w:val="00526EB3"/>
    <w:rsid w:val="00532DDF"/>
    <w:rsid w:val="005345E9"/>
    <w:rsid w:val="005413FE"/>
    <w:rsid w:val="00550C4B"/>
    <w:rsid w:val="00555498"/>
    <w:rsid w:val="00555EC5"/>
    <w:rsid w:val="00557322"/>
    <w:rsid w:val="00564741"/>
    <w:rsid w:val="005652CE"/>
    <w:rsid w:val="00566B0E"/>
    <w:rsid w:val="005706FC"/>
    <w:rsid w:val="005724D8"/>
    <w:rsid w:val="00577999"/>
    <w:rsid w:val="00580173"/>
    <w:rsid w:val="0058043F"/>
    <w:rsid w:val="005808D9"/>
    <w:rsid w:val="005823C5"/>
    <w:rsid w:val="005902A3"/>
    <w:rsid w:val="00592DAE"/>
    <w:rsid w:val="005A1591"/>
    <w:rsid w:val="005A20F1"/>
    <w:rsid w:val="005B502D"/>
    <w:rsid w:val="005B5DDF"/>
    <w:rsid w:val="005C0727"/>
    <w:rsid w:val="005C532A"/>
    <w:rsid w:val="005C570A"/>
    <w:rsid w:val="005D201B"/>
    <w:rsid w:val="005D49C9"/>
    <w:rsid w:val="005D7536"/>
    <w:rsid w:val="005E0710"/>
    <w:rsid w:val="005E2638"/>
    <w:rsid w:val="005F33C1"/>
    <w:rsid w:val="005F5AD4"/>
    <w:rsid w:val="005F7AB6"/>
    <w:rsid w:val="0060008C"/>
    <w:rsid w:val="00606181"/>
    <w:rsid w:val="00611E66"/>
    <w:rsid w:val="00613BA7"/>
    <w:rsid w:val="0061783D"/>
    <w:rsid w:val="006212B6"/>
    <w:rsid w:val="0062321B"/>
    <w:rsid w:val="0062510E"/>
    <w:rsid w:val="006256C9"/>
    <w:rsid w:val="00627213"/>
    <w:rsid w:val="006277FC"/>
    <w:rsid w:val="00627FA8"/>
    <w:rsid w:val="00631E9D"/>
    <w:rsid w:val="00633BA6"/>
    <w:rsid w:val="00634E69"/>
    <w:rsid w:val="0064720F"/>
    <w:rsid w:val="006530FA"/>
    <w:rsid w:val="00653AFB"/>
    <w:rsid w:val="006610BC"/>
    <w:rsid w:val="00662184"/>
    <w:rsid w:val="00662531"/>
    <w:rsid w:val="00662AFD"/>
    <w:rsid w:val="00666498"/>
    <w:rsid w:val="006666FF"/>
    <w:rsid w:val="00676989"/>
    <w:rsid w:val="006908BB"/>
    <w:rsid w:val="0069151E"/>
    <w:rsid w:val="00691E64"/>
    <w:rsid w:val="006930D7"/>
    <w:rsid w:val="006B02BF"/>
    <w:rsid w:val="006B34DF"/>
    <w:rsid w:val="006B68D2"/>
    <w:rsid w:val="006C0A39"/>
    <w:rsid w:val="006C147F"/>
    <w:rsid w:val="006C38F9"/>
    <w:rsid w:val="006D009D"/>
    <w:rsid w:val="006D0587"/>
    <w:rsid w:val="006D1E7C"/>
    <w:rsid w:val="006D2CC5"/>
    <w:rsid w:val="006D53BE"/>
    <w:rsid w:val="006E0058"/>
    <w:rsid w:val="006E268A"/>
    <w:rsid w:val="006E5B7E"/>
    <w:rsid w:val="006F1F13"/>
    <w:rsid w:val="006F2536"/>
    <w:rsid w:val="00700D1F"/>
    <w:rsid w:val="0070479C"/>
    <w:rsid w:val="007061DB"/>
    <w:rsid w:val="00710CD5"/>
    <w:rsid w:val="00712FB3"/>
    <w:rsid w:val="00712FFD"/>
    <w:rsid w:val="007213F1"/>
    <w:rsid w:val="00721A72"/>
    <w:rsid w:val="00723936"/>
    <w:rsid w:val="00725438"/>
    <w:rsid w:val="00725C75"/>
    <w:rsid w:val="0073181E"/>
    <w:rsid w:val="007323EC"/>
    <w:rsid w:val="00733A58"/>
    <w:rsid w:val="00741416"/>
    <w:rsid w:val="00750D50"/>
    <w:rsid w:val="00753E19"/>
    <w:rsid w:val="00756168"/>
    <w:rsid w:val="00757270"/>
    <w:rsid w:val="00760D3C"/>
    <w:rsid w:val="0076178C"/>
    <w:rsid w:val="007638E3"/>
    <w:rsid w:val="00763925"/>
    <w:rsid w:val="007653D9"/>
    <w:rsid w:val="00765A19"/>
    <w:rsid w:val="00772BA2"/>
    <w:rsid w:val="007749A6"/>
    <w:rsid w:val="00780FFE"/>
    <w:rsid w:val="00783583"/>
    <w:rsid w:val="00785E12"/>
    <w:rsid w:val="00786CF9"/>
    <w:rsid w:val="0079032E"/>
    <w:rsid w:val="007943BE"/>
    <w:rsid w:val="007A0507"/>
    <w:rsid w:val="007A14D3"/>
    <w:rsid w:val="007A76DC"/>
    <w:rsid w:val="007B198A"/>
    <w:rsid w:val="007B363C"/>
    <w:rsid w:val="007B5CD7"/>
    <w:rsid w:val="007B7A6C"/>
    <w:rsid w:val="007C080C"/>
    <w:rsid w:val="007C5698"/>
    <w:rsid w:val="007C5B6A"/>
    <w:rsid w:val="007D28E3"/>
    <w:rsid w:val="007D3B3D"/>
    <w:rsid w:val="007E39C4"/>
    <w:rsid w:val="007E7C9A"/>
    <w:rsid w:val="007F0216"/>
    <w:rsid w:val="007F09A0"/>
    <w:rsid w:val="007F12D9"/>
    <w:rsid w:val="00803315"/>
    <w:rsid w:val="0080761D"/>
    <w:rsid w:val="008077A1"/>
    <w:rsid w:val="00821A9A"/>
    <w:rsid w:val="00823BED"/>
    <w:rsid w:val="0082495D"/>
    <w:rsid w:val="0082607C"/>
    <w:rsid w:val="0082797B"/>
    <w:rsid w:val="00827E5E"/>
    <w:rsid w:val="00830CAD"/>
    <w:rsid w:val="00833E73"/>
    <w:rsid w:val="00841A7C"/>
    <w:rsid w:val="008433CE"/>
    <w:rsid w:val="008559E4"/>
    <w:rsid w:val="00857F6D"/>
    <w:rsid w:val="008607F1"/>
    <w:rsid w:val="00860FAA"/>
    <w:rsid w:val="00862CFC"/>
    <w:rsid w:val="0086339C"/>
    <w:rsid w:val="0086388E"/>
    <w:rsid w:val="00864F67"/>
    <w:rsid w:val="00866BDC"/>
    <w:rsid w:val="00873B1B"/>
    <w:rsid w:val="00875D0E"/>
    <w:rsid w:val="00885392"/>
    <w:rsid w:val="008868C9"/>
    <w:rsid w:val="00887679"/>
    <w:rsid w:val="00893AB2"/>
    <w:rsid w:val="00895FEA"/>
    <w:rsid w:val="008968C1"/>
    <w:rsid w:val="008B2316"/>
    <w:rsid w:val="008D0555"/>
    <w:rsid w:val="008D6295"/>
    <w:rsid w:val="008D71E9"/>
    <w:rsid w:val="008E11CB"/>
    <w:rsid w:val="008E713D"/>
    <w:rsid w:val="008F0CE0"/>
    <w:rsid w:val="008F1D39"/>
    <w:rsid w:val="008F25F3"/>
    <w:rsid w:val="008F5A3B"/>
    <w:rsid w:val="008F5AD9"/>
    <w:rsid w:val="00904CEA"/>
    <w:rsid w:val="009070B9"/>
    <w:rsid w:val="0091571A"/>
    <w:rsid w:val="00916B27"/>
    <w:rsid w:val="009247B1"/>
    <w:rsid w:val="0093463F"/>
    <w:rsid w:val="00935699"/>
    <w:rsid w:val="00936E6C"/>
    <w:rsid w:val="00937EAA"/>
    <w:rsid w:val="0094014B"/>
    <w:rsid w:val="009407D2"/>
    <w:rsid w:val="00941D30"/>
    <w:rsid w:val="00943B82"/>
    <w:rsid w:val="00945EBF"/>
    <w:rsid w:val="00946C78"/>
    <w:rsid w:val="00946ED0"/>
    <w:rsid w:val="009508ED"/>
    <w:rsid w:val="00957E48"/>
    <w:rsid w:val="009702DA"/>
    <w:rsid w:val="009715CE"/>
    <w:rsid w:val="009727B3"/>
    <w:rsid w:val="00976D56"/>
    <w:rsid w:val="009777A0"/>
    <w:rsid w:val="00977BF0"/>
    <w:rsid w:val="00980C09"/>
    <w:rsid w:val="00980C5D"/>
    <w:rsid w:val="00983406"/>
    <w:rsid w:val="00987187"/>
    <w:rsid w:val="00993D11"/>
    <w:rsid w:val="009963FE"/>
    <w:rsid w:val="009A2689"/>
    <w:rsid w:val="009A29CD"/>
    <w:rsid w:val="009A2CC4"/>
    <w:rsid w:val="009A53D0"/>
    <w:rsid w:val="009B129A"/>
    <w:rsid w:val="009C3029"/>
    <w:rsid w:val="009D0543"/>
    <w:rsid w:val="009D55B5"/>
    <w:rsid w:val="009F3F71"/>
    <w:rsid w:val="009F5BD3"/>
    <w:rsid w:val="00A012D8"/>
    <w:rsid w:val="00A02486"/>
    <w:rsid w:val="00A03661"/>
    <w:rsid w:val="00A04C23"/>
    <w:rsid w:val="00A05030"/>
    <w:rsid w:val="00A10DCB"/>
    <w:rsid w:val="00A13CAC"/>
    <w:rsid w:val="00A16A21"/>
    <w:rsid w:val="00A2038A"/>
    <w:rsid w:val="00A24028"/>
    <w:rsid w:val="00A24AAA"/>
    <w:rsid w:val="00A30DCA"/>
    <w:rsid w:val="00A32AEC"/>
    <w:rsid w:val="00A336BA"/>
    <w:rsid w:val="00A56E69"/>
    <w:rsid w:val="00A64AED"/>
    <w:rsid w:val="00A66346"/>
    <w:rsid w:val="00A7479B"/>
    <w:rsid w:val="00A8399B"/>
    <w:rsid w:val="00A879A6"/>
    <w:rsid w:val="00A91DAB"/>
    <w:rsid w:val="00A975C9"/>
    <w:rsid w:val="00AA5C94"/>
    <w:rsid w:val="00AA5FEC"/>
    <w:rsid w:val="00AA7592"/>
    <w:rsid w:val="00AA77DB"/>
    <w:rsid w:val="00AB1D5C"/>
    <w:rsid w:val="00AB251C"/>
    <w:rsid w:val="00AB6A77"/>
    <w:rsid w:val="00AC2A17"/>
    <w:rsid w:val="00AC447B"/>
    <w:rsid w:val="00AC6585"/>
    <w:rsid w:val="00AC7F15"/>
    <w:rsid w:val="00AD06B9"/>
    <w:rsid w:val="00AD1B96"/>
    <w:rsid w:val="00AD3B61"/>
    <w:rsid w:val="00AD4C8F"/>
    <w:rsid w:val="00AD5387"/>
    <w:rsid w:val="00AE451F"/>
    <w:rsid w:val="00AE6C9F"/>
    <w:rsid w:val="00AF0133"/>
    <w:rsid w:val="00AF1871"/>
    <w:rsid w:val="00AF1AB1"/>
    <w:rsid w:val="00AF23EA"/>
    <w:rsid w:val="00AF2DEA"/>
    <w:rsid w:val="00AF3295"/>
    <w:rsid w:val="00AF405C"/>
    <w:rsid w:val="00B004B7"/>
    <w:rsid w:val="00B048A0"/>
    <w:rsid w:val="00B04B5B"/>
    <w:rsid w:val="00B07D65"/>
    <w:rsid w:val="00B07EA5"/>
    <w:rsid w:val="00B12B94"/>
    <w:rsid w:val="00B14AD4"/>
    <w:rsid w:val="00B15F0C"/>
    <w:rsid w:val="00B1644B"/>
    <w:rsid w:val="00B269F3"/>
    <w:rsid w:val="00B26BA7"/>
    <w:rsid w:val="00B27C94"/>
    <w:rsid w:val="00B32BFF"/>
    <w:rsid w:val="00B345E5"/>
    <w:rsid w:val="00B35C72"/>
    <w:rsid w:val="00B41150"/>
    <w:rsid w:val="00B43717"/>
    <w:rsid w:val="00B461E9"/>
    <w:rsid w:val="00B472CB"/>
    <w:rsid w:val="00B65BE0"/>
    <w:rsid w:val="00B66BA5"/>
    <w:rsid w:val="00B672A7"/>
    <w:rsid w:val="00B72910"/>
    <w:rsid w:val="00B765CA"/>
    <w:rsid w:val="00B77286"/>
    <w:rsid w:val="00B77F80"/>
    <w:rsid w:val="00B832EE"/>
    <w:rsid w:val="00B8332F"/>
    <w:rsid w:val="00B849B7"/>
    <w:rsid w:val="00B852C1"/>
    <w:rsid w:val="00B85503"/>
    <w:rsid w:val="00B91647"/>
    <w:rsid w:val="00B967D9"/>
    <w:rsid w:val="00BA4146"/>
    <w:rsid w:val="00BA6CEA"/>
    <w:rsid w:val="00BA7E71"/>
    <w:rsid w:val="00BB0517"/>
    <w:rsid w:val="00BC0D67"/>
    <w:rsid w:val="00BC0DCD"/>
    <w:rsid w:val="00BC1C05"/>
    <w:rsid w:val="00BC3D54"/>
    <w:rsid w:val="00BD2689"/>
    <w:rsid w:val="00BD2B6D"/>
    <w:rsid w:val="00BD4C5A"/>
    <w:rsid w:val="00BE3FD5"/>
    <w:rsid w:val="00BE78E8"/>
    <w:rsid w:val="00BF673E"/>
    <w:rsid w:val="00C00EF3"/>
    <w:rsid w:val="00C1047E"/>
    <w:rsid w:val="00C16E24"/>
    <w:rsid w:val="00C26DDA"/>
    <w:rsid w:val="00C2717F"/>
    <w:rsid w:val="00C31836"/>
    <w:rsid w:val="00C373D5"/>
    <w:rsid w:val="00C401D0"/>
    <w:rsid w:val="00C4775B"/>
    <w:rsid w:val="00C53E3F"/>
    <w:rsid w:val="00C60623"/>
    <w:rsid w:val="00C61280"/>
    <w:rsid w:val="00C61C56"/>
    <w:rsid w:val="00C61E2D"/>
    <w:rsid w:val="00C67270"/>
    <w:rsid w:val="00C708AE"/>
    <w:rsid w:val="00C72F7C"/>
    <w:rsid w:val="00C83259"/>
    <w:rsid w:val="00C8771E"/>
    <w:rsid w:val="00C90B5D"/>
    <w:rsid w:val="00C958F0"/>
    <w:rsid w:val="00C974D2"/>
    <w:rsid w:val="00CA0915"/>
    <w:rsid w:val="00CA4F1B"/>
    <w:rsid w:val="00CA6137"/>
    <w:rsid w:val="00CA78B9"/>
    <w:rsid w:val="00CB0610"/>
    <w:rsid w:val="00CB128A"/>
    <w:rsid w:val="00CC2E49"/>
    <w:rsid w:val="00CD2724"/>
    <w:rsid w:val="00CD4451"/>
    <w:rsid w:val="00CD5813"/>
    <w:rsid w:val="00CE1877"/>
    <w:rsid w:val="00CF07AA"/>
    <w:rsid w:val="00CF600F"/>
    <w:rsid w:val="00D024A6"/>
    <w:rsid w:val="00D06DA9"/>
    <w:rsid w:val="00D11766"/>
    <w:rsid w:val="00D15077"/>
    <w:rsid w:val="00D16112"/>
    <w:rsid w:val="00D17871"/>
    <w:rsid w:val="00D23B59"/>
    <w:rsid w:val="00D273D5"/>
    <w:rsid w:val="00D3043E"/>
    <w:rsid w:val="00D33E15"/>
    <w:rsid w:val="00D342E8"/>
    <w:rsid w:val="00D3480B"/>
    <w:rsid w:val="00D37F6A"/>
    <w:rsid w:val="00D54BBC"/>
    <w:rsid w:val="00D56E6A"/>
    <w:rsid w:val="00D60626"/>
    <w:rsid w:val="00D60AA0"/>
    <w:rsid w:val="00D645E5"/>
    <w:rsid w:val="00D72B60"/>
    <w:rsid w:val="00D7346A"/>
    <w:rsid w:val="00D73BBD"/>
    <w:rsid w:val="00D8521D"/>
    <w:rsid w:val="00D87E12"/>
    <w:rsid w:val="00D95DF4"/>
    <w:rsid w:val="00D96C69"/>
    <w:rsid w:val="00DA49B8"/>
    <w:rsid w:val="00DA6A73"/>
    <w:rsid w:val="00DA7189"/>
    <w:rsid w:val="00DA76CD"/>
    <w:rsid w:val="00DB2A7D"/>
    <w:rsid w:val="00DB4BCB"/>
    <w:rsid w:val="00DC15B4"/>
    <w:rsid w:val="00DC35BE"/>
    <w:rsid w:val="00DC3911"/>
    <w:rsid w:val="00DC6BEE"/>
    <w:rsid w:val="00DD2EDA"/>
    <w:rsid w:val="00DD31F9"/>
    <w:rsid w:val="00DD38DB"/>
    <w:rsid w:val="00DE2DC4"/>
    <w:rsid w:val="00DE52BF"/>
    <w:rsid w:val="00E00A90"/>
    <w:rsid w:val="00E00B17"/>
    <w:rsid w:val="00E01552"/>
    <w:rsid w:val="00E028EF"/>
    <w:rsid w:val="00E029FA"/>
    <w:rsid w:val="00E02C26"/>
    <w:rsid w:val="00E05142"/>
    <w:rsid w:val="00E061A2"/>
    <w:rsid w:val="00E067DA"/>
    <w:rsid w:val="00E145CC"/>
    <w:rsid w:val="00E21466"/>
    <w:rsid w:val="00E238C5"/>
    <w:rsid w:val="00E26BF2"/>
    <w:rsid w:val="00E373C4"/>
    <w:rsid w:val="00E418A3"/>
    <w:rsid w:val="00E4477C"/>
    <w:rsid w:val="00E50213"/>
    <w:rsid w:val="00E52BB9"/>
    <w:rsid w:val="00E52C74"/>
    <w:rsid w:val="00E532A3"/>
    <w:rsid w:val="00E54DBC"/>
    <w:rsid w:val="00E57237"/>
    <w:rsid w:val="00E57F3F"/>
    <w:rsid w:val="00E64463"/>
    <w:rsid w:val="00E75DBD"/>
    <w:rsid w:val="00E7756F"/>
    <w:rsid w:val="00E85DBB"/>
    <w:rsid w:val="00E863BB"/>
    <w:rsid w:val="00E92882"/>
    <w:rsid w:val="00EA2046"/>
    <w:rsid w:val="00EA287E"/>
    <w:rsid w:val="00EA46E3"/>
    <w:rsid w:val="00EA6102"/>
    <w:rsid w:val="00EA6FA8"/>
    <w:rsid w:val="00EB096E"/>
    <w:rsid w:val="00EB10FE"/>
    <w:rsid w:val="00EB612F"/>
    <w:rsid w:val="00EC17EA"/>
    <w:rsid w:val="00EC7054"/>
    <w:rsid w:val="00EC72B4"/>
    <w:rsid w:val="00ED4B7B"/>
    <w:rsid w:val="00ED5BFD"/>
    <w:rsid w:val="00ED6802"/>
    <w:rsid w:val="00ED794F"/>
    <w:rsid w:val="00EE0055"/>
    <w:rsid w:val="00EF123B"/>
    <w:rsid w:val="00EF270B"/>
    <w:rsid w:val="00EF5B7B"/>
    <w:rsid w:val="00EF7A66"/>
    <w:rsid w:val="00F03007"/>
    <w:rsid w:val="00F03F9F"/>
    <w:rsid w:val="00F0542F"/>
    <w:rsid w:val="00F12291"/>
    <w:rsid w:val="00F16E35"/>
    <w:rsid w:val="00F17660"/>
    <w:rsid w:val="00F222DB"/>
    <w:rsid w:val="00F26415"/>
    <w:rsid w:val="00F276A6"/>
    <w:rsid w:val="00F31493"/>
    <w:rsid w:val="00F3203C"/>
    <w:rsid w:val="00F34A73"/>
    <w:rsid w:val="00F354F2"/>
    <w:rsid w:val="00F364C2"/>
    <w:rsid w:val="00F37A66"/>
    <w:rsid w:val="00F54F3F"/>
    <w:rsid w:val="00F641F4"/>
    <w:rsid w:val="00F65B64"/>
    <w:rsid w:val="00F76C0F"/>
    <w:rsid w:val="00F876E1"/>
    <w:rsid w:val="00F90BAC"/>
    <w:rsid w:val="00F9160A"/>
    <w:rsid w:val="00F92190"/>
    <w:rsid w:val="00FA2244"/>
    <w:rsid w:val="00FA3DBC"/>
    <w:rsid w:val="00FA6671"/>
    <w:rsid w:val="00FA71D6"/>
    <w:rsid w:val="00FA7DD9"/>
    <w:rsid w:val="00FB1665"/>
    <w:rsid w:val="00FB2C34"/>
    <w:rsid w:val="00FB3277"/>
    <w:rsid w:val="00FB6F0C"/>
    <w:rsid w:val="00FC070A"/>
    <w:rsid w:val="00FC245E"/>
    <w:rsid w:val="00FC629A"/>
    <w:rsid w:val="00FD1B55"/>
    <w:rsid w:val="00FD38CD"/>
    <w:rsid w:val="00FE2748"/>
    <w:rsid w:val="00FE2D2B"/>
    <w:rsid w:val="00FE40FF"/>
    <w:rsid w:val="00FE5921"/>
    <w:rsid w:val="00FE7B30"/>
    <w:rsid w:val="00FF4273"/>
    <w:rsid w:val="00FF5B67"/>
    <w:rsid w:val="00FF666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787693"/>
  <w15:docId w15:val="{0300311D-0B37-4852-BA6C-12FCE43CB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FD5"/>
    <w:pPr>
      <w:spacing w:line="360" w:lineRule="auto"/>
      <w:ind w:firstLine="680"/>
      <w:jc w:val="both"/>
    </w:pPr>
    <w:rPr>
      <w:rFonts w:ascii="Times New Roman" w:hAnsi="Times New Roman"/>
      <w:sz w:val="24"/>
    </w:rPr>
  </w:style>
  <w:style w:type="paragraph" w:styleId="Ttulo1">
    <w:name w:val="heading 1"/>
    <w:basedOn w:val="Normal"/>
    <w:next w:val="Normal"/>
    <w:link w:val="Ttulo1Car"/>
    <w:uiPriority w:val="9"/>
    <w:qFormat/>
    <w:rsid w:val="00E214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214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16112"/>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unhideWhenUsed/>
    <w:qFormat/>
    <w:rsid w:val="00D1611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D1611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21466"/>
    <w:rPr>
      <w:rFonts w:asciiTheme="majorHAnsi" w:eastAsiaTheme="majorEastAsia" w:hAnsiTheme="majorHAnsi" w:cstheme="majorBidi"/>
      <w:color w:val="2F5496" w:themeColor="accent1" w:themeShade="BF"/>
      <w:sz w:val="26"/>
      <w:szCs w:val="26"/>
    </w:rPr>
  </w:style>
  <w:style w:type="paragraph" w:styleId="Ttulo">
    <w:name w:val="Title"/>
    <w:basedOn w:val="Normal"/>
    <w:next w:val="Normal"/>
    <w:link w:val="TtuloCar"/>
    <w:uiPriority w:val="10"/>
    <w:qFormat/>
    <w:rsid w:val="00E2146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21466"/>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E21466"/>
    <w:rPr>
      <w:rFonts w:asciiTheme="majorHAnsi" w:eastAsiaTheme="majorEastAsia" w:hAnsiTheme="majorHAnsi" w:cstheme="majorBidi"/>
      <w:color w:val="2F5496" w:themeColor="accent1" w:themeShade="BF"/>
      <w:sz w:val="32"/>
      <w:szCs w:val="32"/>
    </w:rPr>
  </w:style>
  <w:style w:type="paragraph" w:customStyle="1" w:styleId="T1">
    <w:name w:val="T1"/>
    <w:basedOn w:val="Ttulo1"/>
    <w:link w:val="T1Car"/>
    <w:qFormat/>
    <w:rsid w:val="0012184A"/>
    <w:pPr>
      <w:spacing w:line="480" w:lineRule="auto"/>
      <w:jc w:val="center"/>
    </w:pPr>
    <w:rPr>
      <w:rFonts w:ascii="Times New Roman" w:hAnsi="Times New Roman"/>
      <w:b/>
      <w:color w:val="auto"/>
      <w:sz w:val="24"/>
    </w:rPr>
  </w:style>
  <w:style w:type="character" w:customStyle="1" w:styleId="T1Car">
    <w:name w:val="T1 Car"/>
    <w:basedOn w:val="Ttulo1Car"/>
    <w:link w:val="T1"/>
    <w:rsid w:val="0012184A"/>
    <w:rPr>
      <w:rFonts w:ascii="Times New Roman" w:eastAsiaTheme="majorEastAsia" w:hAnsi="Times New Roman" w:cstheme="majorBidi"/>
      <w:b/>
      <w:color w:val="2F5496" w:themeColor="accent1" w:themeShade="BF"/>
      <w:sz w:val="24"/>
      <w:szCs w:val="32"/>
    </w:rPr>
  </w:style>
  <w:style w:type="paragraph" w:customStyle="1" w:styleId="TituloLA">
    <w:name w:val="Titulo_LA"/>
    <w:basedOn w:val="Normal"/>
    <w:link w:val="TituloLACar"/>
    <w:qFormat/>
    <w:rsid w:val="00CD2724"/>
    <w:pPr>
      <w:jc w:val="right"/>
    </w:pPr>
    <w:rPr>
      <w:rFonts w:ascii="Arial" w:hAnsi="Arial"/>
      <w:b/>
    </w:rPr>
  </w:style>
  <w:style w:type="character" w:customStyle="1" w:styleId="TituloLACar">
    <w:name w:val="Titulo_LA Car"/>
    <w:basedOn w:val="Fuentedeprrafopredeter"/>
    <w:link w:val="TituloLA"/>
    <w:rsid w:val="00CD2724"/>
    <w:rPr>
      <w:rFonts w:ascii="Arial" w:hAnsi="Arial"/>
      <w:b/>
      <w:sz w:val="24"/>
    </w:rPr>
  </w:style>
  <w:style w:type="paragraph" w:customStyle="1" w:styleId="CuerpoLA">
    <w:name w:val="Cuerpo_LA"/>
    <w:basedOn w:val="Normal"/>
    <w:link w:val="CuerpoLACar"/>
    <w:autoRedefine/>
    <w:qFormat/>
    <w:rsid w:val="00BD4C5A"/>
    <w:pPr>
      <w:widowControl w:val="0"/>
    </w:pPr>
    <w:rPr>
      <w:rFonts w:cs="Times New Roman"/>
      <w:szCs w:val="24"/>
      <w:lang w:eastAsia="es-MX"/>
    </w:rPr>
  </w:style>
  <w:style w:type="character" w:customStyle="1" w:styleId="CuerpoLACar">
    <w:name w:val="Cuerpo_LA Car"/>
    <w:basedOn w:val="Fuentedeprrafopredeter"/>
    <w:link w:val="CuerpoLA"/>
    <w:rsid w:val="00BD4C5A"/>
    <w:rPr>
      <w:rFonts w:ascii="Times New Roman" w:hAnsi="Times New Roman" w:cs="Times New Roman"/>
      <w:sz w:val="24"/>
      <w:szCs w:val="24"/>
      <w:lang w:eastAsia="es-MX"/>
    </w:rPr>
  </w:style>
  <w:style w:type="paragraph" w:customStyle="1" w:styleId="SUBTITULOAPA">
    <w:name w:val="SUBTITULO APA"/>
    <w:basedOn w:val="T1"/>
    <w:link w:val="SUBTITULOAPACar"/>
    <w:qFormat/>
    <w:rsid w:val="00454089"/>
    <w:pPr>
      <w:jc w:val="both"/>
    </w:pPr>
  </w:style>
  <w:style w:type="character" w:customStyle="1" w:styleId="SUBTITULOAPACar">
    <w:name w:val="SUBTITULO APA Car"/>
    <w:basedOn w:val="T1Car"/>
    <w:link w:val="SUBTITULOAPA"/>
    <w:rsid w:val="00454089"/>
    <w:rPr>
      <w:rFonts w:ascii="Arial" w:eastAsiaTheme="majorEastAsia" w:hAnsi="Arial" w:cstheme="majorBidi"/>
      <w:b/>
      <w:color w:val="2F5496" w:themeColor="accent1" w:themeShade="BF"/>
      <w:sz w:val="24"/>
      <w:szCs w:val="32"/>
    </w:rPr>
  </w:style>
  <w:style w:type="paragraph" w:customStyle="1" w:styleId="Subtitulosla">
    <w:name w:val="Subtitulos_la"/>
    <w:basedOn w:val="NormalWeb"/>
    <w:link w:val="SubtituloslaCar"/>
    <w:qFormat/>
    <w:rsid w:val="00A64AED"/>
    <w:pPr>
      <w:spacing w:after="0" w:line="480" w:lineRule="auto"/>
    </w:pPr>
    <w:rPr>
      <w:rFonts w:ascii="Arial" w:eastAsia="Times New Roman" w:hAnsi="Arial" w:cs="Arial"/>
      <w:b/>
      <w:bCs/>
      <w:kern w:val="0"/>
      <w:lang w:val="es-ES" w:eastAsia="es-MX"/>
      <w14:ligatures w14:val="none"/>
    </w:rPr>
  </w:style>
  <w:style w:type="character" w:customStyle="1" w:styleId="SubtituloslaCar">
    <w:name w:val="Subtitulos_la Car"/>
    <w:basedOn w:val="Fuentedeprrafopredeter"/>
    <w:link w:val="Subtitulosla"/>
    <w:rsid w:val="00A64AED"/>
    <w:rPr>
      <w:rFonts w:ascii="Arial" w:eastAsia="Times New Roman" w:hAnsi="Arial" w:cs="Arial"/>
      <w:b/>
      <w:bCs/>
      <w:kern w:val="0"/>
      <w:sz w:val="24"/>
      <w:szCs w:val="24"/>
      <w:lang w:val="es-ES" w:eastAsia="es-MX"/>
      <w14:ligatures w14:val="none"/>
    </w:rPr>
  </w:style>
  <w:style w:type="paragraph" w:styleId="NormalWeb">
    <w:name w:val="Normal (Web)"/>
    <w:basedOn w:val="Normal"/>
    <w:uiPriority w:val="99"/>
    <w:semiHidden/>
    <w:unhideWhenUsed/>
    <w:rsid w:val="00A64AED"/>
    <w:rPr>
      <w:rFonts w:cs="Times New Roman"/>
      <w:szCs w:val="24"/>
    </w:rPr>
  </w:style>
  <w:style w:type="paragraph" w:styleId="TDC1">
    <w:name w:val="toc 1"/>
    <w:basedOn w:val="Normal"/>
    <w:next w:val="Normal"/>
    <w:autoRedefine/>
    <w:uiPriority w:val="39"/>
    <w:unhideWhenUsed/>
    <w:rsid w:val="00257472"/>
    <w:pPr>
      <w:spacing w:before="120" w:after="120"/>
    </w:pPr>
    <w:rPr>
      <w:rFonts w:cstheme="minorHAnsi"/>
      <w:b/>
      <w:bCs/>
      <w:caps/>
      <w:sz w:val="20"/>
      <w:szCs w:val="20"/>
    </w:rPr>
  </w:style>
  <w:style w:type="character" w:customStyle="1" w:styleId="Ttulo3Car">
    <w:name w:val="Título 3 Car"/>
    <w:basedOn w:val="Fuentedeprrafopredeter"/>
    <w:link w:val="Ttulo3"/>
    <w:uiPriority w:val="9"/>
    <w:rsid w:val="00D1611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D16112"/>
    <w:rPr>
      <w:rFonts w:asciiTheme="majorHAnsi" w:eastAsiaTheme="majorEastAsia" w:hAnsiTheme="majorHAnsi" w:cstheme="majorBidi"/>
      <w:i/>
      <w:iCs/>
      <w:color w:val="2F5496" w:themeColor="accent1" w:themeShade="BF"/>
    </w:rPr>
  </w:style>
  <w:style w:type="paragraph" w:styleId="TDC3">
    <w:name w:val="toc 3"/>
    <w:basedOn w:val="Normal"/>
    <w:next w:val="Normal"/>
    <w:autoRedefine/>
    <w:uiPriority w:val="39"/>
    <w:unhideWhenUsed/>
    <w:rsid w:val="00D16112"/>
    <w:pPr>
      <w:spacing w:after="0"/>
      <w:ind w:left="440"/>
    </w:pPr>
    <w:rPr>
      <w:rFonts w:cstheme="minorHAnsi"/>
      <w:i/>
      <w:iCs/>
      <w:sz w:val="20"/>
      <w:szCs w:val="20"/>
    </w:rPr>
  </w:style>
  <w:style w:type="character" w:styleId="Hipervnculo">
    <w:name w:val="Hyperlink"/>
    <w:basedOn w:val="Fuentedeprrafopredeter"/>
    <w:uiPriority w:val="99"/>
    <w:unhideWhenUsed/>
    <w:rsid w:val="00D16112"/>
    <w:rPr>
      <w:color w:val="0563C1" w:themeColor="hyperlink"/>
      <w:u w:val="single"/>
    </w:rPr>
  </w:style>
  <w:style w:type="paragraph" w:customStyle="1" w:styleId="T2">
    <w:name w:val="T2"/>
    <w:basedOn w:val="T1"/>
    <w:link w:val="T2Car"/>
    <w:autoRedefine/>
    <w:qFormat/>
    <w:rsid w:val="008E11CB"/>
    <w:pPr>
      <w:ind w:firstLine="0"/>
      <w:jc w:val="left"/>
      <w:outlineLvl w:val="1"/>
    </w:pPr>
    <w:rPr>
      <w:sz w:val="22"/>
      <w:szCs w:val="28"/>
      <w:shd w:val="clear" w:color="auto" w:fill="FFFFFF"/>
    </w:rPr>
  </w:style>
  <w:style w:type="character" w:customStyle="1" w:styleId="T2Car">
    <w:name w:val="T2 Car"/>
    <w:basedOn w:val="T1Car"/>
    <w:link w:val="T2"/>
    <w:rsid w:val="008E11CB"/>
    <w:rPr>
      <w:rFonts w:ascii="Times New Roman" w:eastAsiaTheme="majorEastAsia" w:hAnsi="Times New Roman" w:cstheme="majorBidi"/>
      <w:b/>
      <w:color w:val="2F5496" w:themeColor="accent1" w:themeShade="BF"/>
      <w:sz w:val="24"/>
      <w:szCs w:val="28"/>
    </w:rPr>
  </w:style>
  <w:style w:type="paragraph" w:customStyle="1" w:styleId="T3">
    <w:name w:val="T3"/>
    <w:basedOn w:val="Normal"/>
    <w:link w:val="T3Car"/>
    <w:autoRedefine/>
    <w:qFormat/>
    <w:rsid w:val="00786CF9"/>
    <w:pPr>
      <w:spacing w:line="480" w:lineRule="auto"/>
      <w:jc w:val="left"/>
      <w:outlineLvl w:val="2"/>
    </w:pPr>
    <w:rPr>
      <w:rFonts w:cstheme="majorBidi"/>
      <w:b/>
      <w:i/>
      <w:szCs w:val="32"/>
      <w:shd w:val="clear" w:color="auto" w:fill="FFFFFF"/>
    </w:rPr>
  </w:style>
  <w:style w:type="character" w:customStyle="1" w:styleId="T3Car">
    <w:name w:val="T3 Car"/>
    <w:basedOn w:val="Fuentedeprrafopredeter"/>
    <w:link w:val="T3"/>
    <w:rsid w:val="00786CF9"/>
    <w:rPr>
      <w:rFonts w:ascii="Times New Roman" w:hAnsi="Times New Roman" w:cstheme="majorBidi"/>
      <w:b/>
      <w:i/>
      <w:sz w:val="24"/>
      <w:szCs w:val="32"/>
    </w:rPr>
  </w:style>
  <w:style w:type="paragraph" w:customStyle="1" w:styleId="S1">
    <w:name w:val="S1"/>
    <w:basedOn w:val="T3"/>
    <w:link w:val="S1Car"/>
    <w:autoRedefine/>
    <w:qFormat/>
    <w:rsid w:val="00700D1F"/>
  </w:style>
  <w:style w:type="character" w:customStyle="1" w:styleId="S1Car">
    <w:name w:val="S1 Car"/>
    <w:basedOn w:val="T3Car"/>
    <w:link w:val="S1"/>
    <w:rsid w:val="00700D1F"/>
    <w:rPr>
      <w:rFonts w:ascii="Arial" w:eastAsiaTheme="majorEastAsia" w:hAnsi="Arial" w:cstheme="majorBidi"/>
      <w:b/>
      <w:i/>
      <w:sz w:val="24"/>
      <w:szCs w:val="32"/>
    </w:rPr>
  </w:style>
  <w:style w:type="paragraph" w:styleId="TtuloTDC">
    <w:name w:val="TOC Heading"/>
    <w:basedOn w:val="Ttulo1"/>
    <w:next w:val="Normal"/>
    <w:uiPriority w:val="39"/>
    <w:unhideWhenUsed/>
    <w:qFormat/>
    <w:rsid w:val="00D16112"/>
    <w:pPr>
      <w:outlineLvl w:val="9"/>
    </w:pPr>
    <w:rPr>
      <w:kern w:val="0"/>
      <w:lang w:eastAsia="es-MX"/>
    </w:rPr>
  </w:style>
  <w:style w:type="paragraph" w:styleId="TDC2">
    <w:name w:val="toc 2"/>
    <w:basedOn w:val="Normal"/>
    <w:next w:val="Normal"/>
    <w:autoRedefine/>
    <w:uiPriority w:val="39"/>
    <w:unhideWhenUsed/>
    <w:rsid w:val="00D16112"/>
    <w:pPr>
      <w:spacing w:after="0"/>
      <w:ind w:left="220"/>
    </w:pPr>
    <w:rPr>
      <w:rFonts w:cstheme="minorHAnsi"/>
      <w:smallCaps/>
      <w:sz w:val="20"/>
      <w:szCs w:val="20"/>
    </w:rPr>
  </w:style>
  <w:style w:type="character" w:customStyle="1" w:styleId="Ttulo5Car">
    <w:name w:val="Título 5 Car"/>
    <w:basedOn w:val="Fuentedeprrafopredeter"/>
    <w:link w:val="Ttulo5"/>
    <w:uiPriority w:val="9"/>
    <w:rsid w:val="00D16112"/>
    <w:rPr>
      <w:rFonts w:asciiTheme="majorHAnsi" w:eastAsiaTheme="majorEastAsia" w:hAnsiTheme="majorHAnsi" w:cstheme="majorBidi"/>
      <w:color w:val="2F5496" w:themeColor="accent1" w:themeShade="BF"/>
    </w:rPr>
  </w:style>
  <w:style w:type="character" w:styleId="Textodelmarcadordeposicin">
    <w:name w:val="Placeholder Text"/>
    <w:basedOn w:val="Fuentedeprrafopredeter"/>
    <w:uiPriority w:val="99"/>
    <w:semiHidden/>
    <w:rsid w:val="0030211F"/>
    <w:rPr>
      <w:color w:val="666666"/>
    </w:rPr>
  </w:style>
  <w:style w:type="character" w:styleId="Textoennegrita">
    <w:name w:val="Strong"/>
    <w:basedOn w:val="Fuentedeprrafopredeter"/>
    <w:uiPriority w:val="22"/>
    <w:qFormat/>
    <w:rsid w:val="0024183A"/>
    <w:rPr>
      <w:b/>
      <w:bCs/>
    </w:rPr>
  </w:style>
  <w:style w:type="paragraph" w:styleId="Prrafodelista">
    <w:name w:val="List Paragraph"/>
    <w:basedOn w:val="Normal"/>
    <w:uiPriority w:val="34"/>
    <w:qFormat/>
    <w:rsid w:val="00F37A66"/>
    <w:pPr>
      <w:ind w:left="720"/>
      <w:contextualSpacing/>
    </w:pPr>
  </w:style>
  <w:style w:type="character" w:styleId="Mencinsinresolver">
    <w:name w:val="Unresolved Mention"/>
    <w:basedOn w:val="Fuentedeprrafopredeter"/>
    <w:uiPriority w:val="99"/>
    <w:semiHidden/>
    <w:unhideWhenUsed/>
    <w:rsid w:val="002F3E1D"/>
    <w:rPr>
      <w:color w:val="605E5C"/>
      <w:shd w:val="clear" w:color="auto" w:fill="E1DFDD"/>
    </w:rPr>
  </w:style>
  <w:style w:type="character" w:styleId="nfasissutil">
    <w:name w:val="Subtle Emphasis"/>
    <w:basedOn w:val="Fuentedeprrafopredeter"/>
    <w:uiPriority w:val="19"/>
    <w:qFormat/>
    <w:rsid w:val="002F3E1D"/>
    <w:rPr>
      <w:i/>
      <w:iCs/>
      <w:color w:val="404040" w:themeColor="text1" w:themeTint="BF"/>
    </w:rPr>
  </w:style>
  <w:style w:type="paragraph" w:styleId="Cita">
    <w:name w:val="Quote"/>
    <w:basedOn w:val="Normal"/>
    <w:next w:val="Normal"/>
    <w:link w:val="CitaCar"/>
    <w:uiPriority w:val="29"/>
    <w:qFormat/>
    <w:rsid w:val="002C0B9F"/>
    <w:pPr>
      <w:spacing w:before="200"/>
      <w:ind w:left="864" w:right="864"/>
    </w:pPr>
    <w:rPr>
      <w:i/>
      <w:iCs/>
      <w:color w:val="404040" w:themeColor="text1" w:themeTint="BF"/>
    </w:rPr>
  </w:style>
  <w:style w:type="character" w:customStyle="1" w:styleId="CitaCar">
    <w:name w:val="Cita Car"/>
    <w:basedOn w:val="Fuentedeprrafopredeter"/>
    <w:link w:val="Cita"/>
    <w:uiPriority w:val="29"/>
    <w:rsid w:val="002C0B9F"/>
    <w:rPr>
      <w:i/>
      <w:iCs/>
      <w:color w:val="404040" w:themeColor="text1" w:themeTint="BF"/>
    </w:rPr>
  </w:style>
  <w:style w:type="character" w:styleId="nfasis">
    <w:name w:val="Emphasis"/>
    <w:basedOn w:val="Fuentedeprrafopredeter"/>
    <w:uiPriority w:val="20"/>
    <w:qFormat/>
    <w:rsid w:val="004C3164"/>
    <w:rPr>
      <w:i/>
      <w:iCs/>
    </w:rPr>
  </w:style>
  <w:style w:type="paragraph" w:styleId="TDC4">
    <w:name w:val="toc 4"/>
    <w:basedOn w:val="Normal"/>
    <w:next w:val="Normal"/>
    <w:autoRedefine/>
    <w:uiPriority w:val="39"/>
    <w:unhideWhenUsed/>
    <w:rsid w:val="001F0F32"/>
    <w:pPr>
      <w:spacing w:after="0"/>
      <w:ind w:left="660"/>
    </w:pPr>
    <w:rPr>
      <w:rFonts w:cstheme="minorHAnsi"/>
      <w:sz w:val="18"/>
      <w:szCs w:val="18"/>
    </w:rPr>
  </w:style>
  <w:style w:type="paragraph" w:customStyle="1" w:styleId="Tablasyfiguras">
    <w:name w:val="Tablas y figuras"/>
    <w:basedOn w:val="CuerpoLA"/>
    <w:link w:val="TablasyfigurasCar"/>
    <w:qFormat/>
    <w:rsid w:val="0013438C"/>
  </w:style>
  <w:style w:type="character" w:customStyle="1" w:styleId="TablasyfigurasCar">
    <w:name w:val="Tablas y figuras Car"/>
    <w:basedOn w:val="CuerpoLACar"/>
    <w:link w:val="Tablasyfiguras"/>
    <w:rsid w:val="0013438C"/>
    <w:rPr>
      <w:rFonts w:ascii="Arial" w:hAnsi="Arial" w:cs="Times New Roman"/>
      <w:bCs w:val="0"/>
      <w:sz w:val="24"/>
      <w:szCs w:val="24"/>
      <w:lang w:eastAsia="es-MX"/>
    </w:rPr>
  </w:style>
  <w:style w:type="paragraph" w:customStyle="1" w:styleId="first-token">
    <w:name w:val="first-token"/>
    <w:basedOn w:val="Normal"/>
    <w:rsid w:val="00D60AA0"/>
    <w:pPr>
      <w:spacing w:before="100" w:beforeAutospacing="1" w:after="100" w:afterAutospacing="1" w:line="240" w:lineRule="auto"/>
    </w:pPr>
    <w:rPr>
      <w:rFonts w:eastAsia="Times New Roman" w:cs="Times New Roman"/>
      <w:kern w:val="0"/>
      <w:szCs w:val="24"/>
      <w:lang w:eastAsia="es-MX"/>
    </w:rPr>
  </w:style>
  <w:style w:type="character" w:styleId="Referenciasutil">
    <w:name w:val="Subtle Reference"/>
    <w:basedOn w:val="Fuentedeprrafopredeter"/>
    <w:uiPriority w:val="31"/>
    <w:qFormat/>
    <w:rsid w:val="00D7346A"/>
    <w:rPr>
      <w:smallCaps/>
      <w:color w:val="5A5A5A" w:themeColor="text1" w:themeTint="A5"/>
    </w:rPr>
  </w:style>
  <w:style w:type="character" w:styleId="Refdecomentario">
    <w:name w:val="annotation reference"/>
    <w:basedOn w:val="Fuentedeprrafopredeter"/>
    <w:uiPriority w:val="99"/>
    <w:semiHidden/>
    <w:unhideWhenUsed/>
    <w:rsid w:val="001074BE"/>
    <w:rPr>
      <w:sz w:val="16"/>
      <w:szCs w:val="16"/>
    </w:rPr>
  </w:style>
  <w:style w:type="paragraph" w:styleId="Textocomentario">
    <w:name w:val="annotation text"/>
    <w:basedOn w:val="Normal"/>
    <w:link w:val="TextocomentarioCar"/>
    <w:uiPriority w:val="99"/>
    <w:unhideWhenUsed/>
    <w:rsid w:val="001074BE"/>
    <w:pPr>
      <w:spacing w:line="240" w:lineRule="auto"/>
    </w:pPr>
    <w:rPr>
      <w:sz w:val="20"/>
      <w:szCs w:val="20"/>
    </w:rPr>
  </w:style>
  <w:style w:type="character" w:customStyle="1" w:styleId="TextocomentarioCar">
    <w:name w:val="Texto comentario Car"/>
    <w:basedOn w:val="Fuentedeprrafopredeter"/>
    <w:link w:val="Textocomentario"/>
    <w:uiPriority w:val="99"/>
    <w:rsid w:val="001074BE"/>
    <w:rPr>
      <w:sz w:val="20"/>
      <w:szCs w:val="20"/>
    </w:rPr>
  </w:style>
  <w:style w:type="table" w:styleId="Tablaconcuadrcula">
    <w:name w:val="Table Grid"/>
    <w:basedOn w:val="Tablanormal"/>
    <w:uiPriority w:val="39"/>
    <w:rsid w:val="00565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CF600F"/>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823C5"/>
    <w:pPr>
      <w:spacing w:after="0"/>
      <w:ind w:left="440" w:hanging="440"/>
    </w:pPr>
    <w:rPr>
      <w:rFonts w:cstheme="minorHAnsi"/>
      <w:smallCaps/>
      <w:sz w:val="20"/>
      <w:szCs w:val="20"/>
    </w:rPr>
  </w:style>
  <w:style w:type="paragraph" w:styleId="ndice9">
    <w:name w:val="index 9"/>
    <w:basedOn w:val="Normal"/>
    <w:next w:val="Normal"/>
    <w:autoRedefine/>
    <w:uiPriority w:val="99"/>
    <w:unhideWhenUsed/>
    <w:rsid w:val="00FB2C34"/>
    <w:pPr>
      <w:spacing w:after="0"/>
      <w:ind w:left="1980" w:hanging="220"/>
    </w:pPr>
    <w:rPr>
      <w:rFonts w:cstheme="minorHAnsi"/>
      <w:sz w:val="18"/>
      <w:szCs w:val="18"/>
    </w:rPr>
  </w:style>
  <w:style w:type="paragraph" w:styleId="TDC8">
    <w:name w:val="toc 8"/>
    <w:basedOn w:val="Normal"/>
    <w:next w:val="Normal"/>
    <w:autoRedefine/>
    <w:uiPriority w:val="39"/>
    <w:unhideWhenUsed/>
    <w:rsid w:val="008D0555"/>
    <w:pPr>
      <w:spacing w:after="0"/>
      <w:ind w:left="1540"/>
    </w:pPr>
    <w:rPr>
      <w:rFonts w:cstheme="minorHAnsi"/>
      <w:sz w:val="18"/>
      <w:szCs w:val="18"/>
    </w:rPr>
  </w:style>
  <w:style w:type="paragraph" w:styleId="TDC5">
    <w:name w:val="toc 5"/>
    <w:basedOn w:val="Normal"/>
    <w:next w:val="Normal"/>
    <w:autoRedefine/>
    <w:uiPriority w:val="39"/>
    <w:unhideWhenUsed/>
    <w:rsid w:val="008D0555"/>
    <w:pPr>
      <w:spacing w:after="0"/>
      <w:ind w:left="880"/>
    </w:pPr>
    <w:rPr>
      <w:rFonts w:cstheme="minorHAnsi"/>
      <w:sz w:val="18"/>
      <w:szCs w:val="18"/>
    </w:rPr>
  </w:style>
  <w:style w:type="paragraph" w:styleId="TDC6">
    <w:name w:val="toc 6"/>
    <w:basedOn w:val="Normal"/>
    <w:next w:val="Normal"/>
    <w:autoRedefine/>
    <w:uiPriority w:val="39"/>
    <w:unhideWhenUsed/>
    <w:rsid w:val="008D0555"/>
    <w:pPr>
      <w:spacing w:after="0"/>
      <w:ind w:left="1100"/>
    </w:pPr>
    <w:rPr>
      <w:rFonts w:cstheme="minorHAnsi"/>
      <w:sz w:val="18"/>
      <w:szCs w:val="18"/>
    </w:rPr>
  </w:style>
  <w:style w:type="paragraph" w:styleId="TDC7">
    <w:name w:val="toc 7"/>
    <w:basedOn w:val="Normal"/>
    <w:next w:val="Normal"/>
    <w:autoRedefine/>
    <w:uiPriority w:val="39"/>
    <w:unhideWhenUsed/>
    <w:rsid w:val="008D0555"/>
    <w:pPr>
      <w:spacing w:after="0"/>
      <w:ind w:left="1320"/>
    </w:pPr>
    <w:rPr>
      <w:rFonts w:cstheme="minorHAnsi"/>
      <w:sz w:val="18"/>
      <w:szCs w:val="18"/>
    </w:rPr>
  </w:style>
  <w:style w:type="paragraph" w:styleId="TDC9">
    <w:name w:val="toc 9"/>
    <w:basedOn w:val="Normal"/>
    <w:next w:val="Normal"/>
    <w:autoRedefine/>
    <w:uiPriority w:val="39"/>
    <w:unhideWhenUsed/>
    <w:rsid w:val="008D0555"/>
    <w:pPr>
      <w:spacing w:after="0"/>
      <w:ind w:left="1760"/>
    </w:pPr>
    <w:rPr>
      <w:rFonts w:cstheme="minorHAnsi"/>
      <w:sz w:val="18"/>
      <w:szCs w:val="18"/>
    </w:rPr>
  </w:style>
  <w:style w:type="character" w:styleId="Hipervnculovisitado">
    <w:name w:val="FollowedHyperlink"/>
    <w:basedOn w:val="Fuentedeprrafopredeter"/>
    <w:uiPriority w:val="99"/>
    <w:semiHidden/>
    <w:unhideWhenUsed/>
    <w:rsid w:val="006930D7"/>
    <w:rPr>
      <w:color w:val="954F72" w:themeColor="followedHyperlink"/>
      <w:u w:val="single"/>
    </w:rPr>
  </w:style>
  <w:style w:type="paragraph" w:styleId="ndice1">
    <w:name w:val="index 1"/>
    <w:basedOn w:val="Normal"/>
    <w:next w:val="Normal"/>
    <w:autoRedefine/>
    <w:uiPriority w:val="99"/>
    <w:unhideWhenUsed/>
    <w:rsid w:val="006930D7"/>
    <w:pPr>
      <w:spacing w:after="0"/>
      <w:ind w:left="220" w:hanging="220"/>
    </w:pPr>
    <w:rPr>
      <w:rFonts w:cstheme="minorHAnsi"/>
      <w:sz w:val="18"/>
      <w:szCs w:val="18"/>
    </w:rPr>
  </w:style>
  <w:style w:type="paragraph" w:styleId="ndice2">
    <w:name w:val="index 2"/>
    <w:basedOn w:val="Normal"/>
    <w:next w:val="Normal"/>
    <w:autoRedefine/>
    <w:uiPriority w:val="99"/>
    <w:unhideWhenUsed/>
    <w:rsid w:val="006930D7"/>
    <w:pPr>
      <w:spacing w:after="0"/>
      <w:ind w:left="440" w:hanging="220"/>
    </w:pPr>
    <w:rPr>
      <w:rFonts w:cstheme="minorHAnsi"/>
      <w:sz w:val="18"/>
      <w:szCs w:val="18"/>
    </w:rPr>
  </w:style>
  <w:style w:type="paragraph" w:styleId="ndice3">
    <w:name w:val="index 3"/>
    <w:basedOn w:val="Normal"/>
    <w:next w:val="Normal"/>
    <w:autoRedefine/>
    <w:uiPriority w:val="99"/>
    <w:unhideWhenUsed/>
    <w:rsid w:val="006930D7"/>
    <w:pPr>
      <w:spacing w:after="0"/>
      <w:ind w:left="660" w:hanging="220"/>
    </w:pPr>
    <w:rPr>
      <w:rFonts w:cstheme="minorHAnsi"/>
      <w:sz w:val="18"/>
      <w:szCs w:val="18"/>
    </w:rPr>
  </w:style>
  <w:style w:type="paragraph" w:styleId="ndice4">
    <w:name w:val="index 4"/>
    <w:basedOn w:val="Normal"/>
    <w:next w:val="Normal"/>
    <w:autoRedefine/>
    <w:uiPriority w:val="99"/>
    <w:unhideWhenUsed/>
    <w:rsid w:val="006930D7"/>
    <w:pPr>
      <w:spacing w:after="0"/>
      <w:ind w:left="880" w:hanging="220"/>
    </w:pPr>
    <w:rPr>
      <w:rFonts w:cstheme="minorHAnsi"/>
      <w:sz w:val="18"/>
      <w:szCs w:val="18"/>
    </w:rPr>
  </w:style>
  <w:style w:type="paragraph" w:styleId="ndice5">
    <w:name w:val="index 5"/>
    <w:basedOn w:val="Normal"/>
    <w:next w:val="Normal"/>
    <w:autoRedefine/>
    <w:uiPriority w:val="99"/>
    <w:unhideWhenUsed/>
    <w:rsid w:val="006930D7"/>
    <w:pPr>
      <w:spacing w:after="0"/>
      <w:ind w:left="1100" w:hanging="220"/>
    </w:pPr>
    <w:rPr>
      <w:rFonts w:cstheme="minorHAnsi"/>
      <w:sz w:val="18"/>
      <w:szCs w:val="18"/>
    </w:rPr>
  </w:style>
  <w:style w:type="paragraph" w:styleId="ndice6">
    <w:name w:val="index 6"/>
    <w:basedOn w:val="Normal"/>
    <w:next w:val="Normal"/>
    <w:autoRedefine/>
    <w:uiPriority w:val="99"/>
    <w:unhideWhenUsed/>
    <w:rsid w:val="006930D7"/>
    <w:pPr>
      <w:spacing w:after="0"/>
      <w:ind w:left="1320" w:hanging="220"/>
    </w:pPr>
    <w:rPr>
      <w:rFonts w:cstheme="minorHAnsi"/>
      <w:sz w:val="18"/>
      <w:szCs w:val="18"/>
    </w:rPr>
  </w:style>
  <w:style w:type="paragraph" w:styleId="ndice7">
    <w:name w:val="index 7"/>
    <w:basedOn w:val="Normal"/>
    <w:next w:val="Normal"/>
    <w:autoRedefine/>
    <w:uiPriority w:val="99"/>
    <w:unhideWhenUsed/>
    <w:rsid w:val="006930D7"/>
    <w:pPr>
      <w:spacing w:after="0"/>
      <w:ind w:left="1540" w:hanging="220"/>
    </w:pPr>
    <w:rPr>
      <w:rFonts w:cstheme="minorHAnsi"/>
      <w:sz w:val="18"/>
      <w:szCs w:val="18"/>
    </w:rPr>
  </w:style>
  <w:style w:type="paragraph" w:styleId="ndice8">
    <w:name w:val="index 8"/>
    <w:basedOn w:val="Normal"/>
    <w:next w:val="Normal"/>
    <w:autoRedefine/>
    <w:uiPriority w:val="99"/>
    <w:unhideWhenUsed/>
    <w:rsid w:val="006930D7"/>
    <w:pPr>
      <w:spacing w:after="0"/>
      <w:ind w:left="1760" w:hanging="220"/>
    </w:pPr>
    <w:rPr>
      <w:rFonts w:cstheme="minorHAnsi"/>
      <w:sz w:val="18"/>
      <w:szCs w:val="18"/>
    </w:rPr>
  </w:style>
  <w:style w:type="paragraph" w:styleId="Ttulodendice">
    <w:name w:val="index heading"/>
    <w:basedOn w:val="Normal"/>
    <w:next w:val="ndice1"/>
    <w:uiPriority w:val="99"/>
    <w:unhideWhenUsed/>
    <w:rsid w:val="006930D7"/>
    <w:pPr>
      <w:spacing w:before="240" w:after="120"/>
      <w:jc w:val="center"/>
    </w:pPr>
    <w:rPr>
      <w:rFonts w:cstheme="minorHAnsi"/>
      <w:b/>
      <w:bCs/>
      <w:sz w:val="26"/>
      <w:szCs w:val="26"/>
    </w:rPr>
  </w:style>
  <w:style w:type="table" w:styleId="Tablaconcuadrcula1clara-nfasis5">
    <w:name w:val="Grid Table 1 Light Accent 5"/>
    <w:basedOn w:val="Tablanormal"/>
    <w:uiPriority w:val="46"/>
    <w:rsid w:val="00B8550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2-nfasis5">
    <w:name w:val="Grid Table 2 Accent 5"/>
    <w:basedOn w:val="Tablanormal"/>
    <w:uiPriority w:val="47"/>
    <w:rsid w:val="004B5005"/>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Revisin">
    <w:name w:val="Revision"/>
    <w:hidden/>
    <w:uiPriority w:val="99"/>
    <w:semiHidden/>
    <w:rsid w:val="005F5AD4"/>
    <w:pPr>
      <w:spacing w:after="0" w:line="240" w:lineRule="auto"/>
    </w:pPr>
  </w:style>
  <w:style w:type="paragraph" w:styleId="Encabezado">
    <w:name w:val="header"/>
    <w:basedOn w:val="Normal"/>
    <w:link w:val="EncabezadoCar"/>
    <w:uiPriority w:val="99"/>
    <w:unhideWhenUsed/>
    <w:rsid w:val="002E74D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E74D9"/>
  </w:style>
  <w:style w:type="paragraph" w:styleId="Piedepgina">
    <w:name w:val="footer"/>
    <w:basedOn w:val="Normal"/>
    <w:link w:val="PiedepginaCar"/>
    <w:uiPriority w:val="99"/>
    <w:unhideWhenUsed/>
    <w:rsid w:val="002E74D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E74D9"/>
  </w:style>
  <w:style w:type="paragraph" w:styleId="Asuntodelcomentario">
    <w:name w:val="annotation subject"/>
    <w:basedOn w:val="Textocomentario"/>
    <w:next w:val="Textocomentario"/>
    <w:link w:val="AsuntodelcomentarioCar"/>
    <w:uiPriority w:val="99"/>
    <w:semiHidden/>
    <w:unhideWhenUsed/>
    <w:rsid w:val="002F4606"/>
    <w:rPr>
      <w:b/>
      <w:bCs/>
    </w:rPr>
  </w:style>
  <w:style w:type="character" w:customStyle="1" w:styleId="AsuntodelcomentarioCar">
    <w:name w:val="Asunto del comentario Car"/>
    <w:basedOn w:val="TextocomentarioCar"/>
    <w:link w:val="Asuntodelcomentario"/>
    <w:uiPriority w:val="99"/>
    <w:semiHidden/>
    <w:rsid w:val="002F4606"/>
    <w:rPr>
      <w:b/>
      <w:bCs/>
      <w:sz w:val="20"/>
      <w:szCs w:val="20"/>
    </w:rPr>
  </w:style>
  <w:style w:type="paragraph" w:styleId="Sinespaciado">
    <w:name w:val="No Spacing"/>
    <w:uiPriority w:val="1"/>
    <w:qFormat/>
    <w:rsid w:val="0015186B"/>
    <w:pPr>
      <w:spacing w:after="0" w:line="240" w:lineRule="auto"/>
    </w:pPr>
    <w:rPr>
      <w:kern w:val="0"/>
      <w14:ligatures w14:val="none"/>
    </w:rPr>
  </w:style>
  <w:style w:type="paragraph" w:customStyle="1" w:styleId="T4">
    <w:name w:val="T4"/>
    <w:basedOn w:val="CuerpoLA"/>
    <w:link w:val="T4Car"/>
    <w:qFormat/>
    <w:rsid w:val="00416992"/>
    <w:pPr>
      <w:jc w:val="left"/>
      <w:outlineLvl w:val="3"/>
    </w:pPr>
    <w:rPr>
      <w:b/>
    </w:rPr>
  </w:style>
  <w:style w:type="character" w:customStyle="1" w:styleId="T4Car">
    <w:name w:val="T4 Car"/>
    <w:basedOn w:val="CuerpoLACar"/>
    <w:link w:val="T4"/>
    <w:rsid w:val="00416992"/>
    <w:rPr>
      <w:rFonts w:ascii="Times New Roman" w:hAnsi="Times New Roman" w:cs="Times New Roman"/>
      <w:b/>
      <w:bCs w:val="0"/>
      <w:sz w:val="24"/>
      <w:szCs w:val="24"/>
      <w:lang w:eastAsia="es-MX"/>
    </w:rPr>
  </w:style>
  <w:style w:type="paragraph" w:customStyle="1" w:styleId="Parrafos">
    <w:name w:val="Parrafos"/>
    <w:basedOn w:val="Normal"/>
    <w:link w:val="ParrafosCar"/>
    <w:qFormat/>
    <w:rsid w:val="00421098"/>
    <w:pPr>
      <w:spacing w:line="240" w:lineRule="auto"/>
      <w:ind w:firstLine="0"/>
    </w:pPr>
    <w:rPr>
      <w:rFonts w:ascii="Arial" w:hAnsi="Arial" w:cs="Arial"/>
    </w:rPr>
  </w:style>
  <w:style w:type="character" w:customStyle="1" w:styleId="ParrafosCar">
    <w:name w:val="Parrafos Car"/>
    <w:basedOn w:val="Fuentedeprrafopredeter"/>
    <w:link w:val="Parrafos"/>
    <w:rsid w:val="00421098"/>
    <w:rPr>
      <w:rFonts w:ascii="Arial" w:hAnsi="Arial" w:cs="Arial"/>
      <w:sz w:val="24"/>
    </w:rPr>
  </w:style>
  <w:style w:type="paragraph" w:customStyle="1" w:styleId="figurecaption">
    <w:name w:val="figurecaption"/>
    <w:basedOn w:val="Normal"/>
    <w:next w:val="Normal"/>
    <w:link w:val="figurecaptionCar"/>
    <w:rsid w:val="00DD2EDA"/>
    <w:pPr>
      <w:keepLines/>
      <w:overflowPunct w:val="0"/>
      <w:autoSpaceDE w:val="0"/>
      <w:autoSpaceDN w:val="0"/>
      <w:adjustRightInd w:val="0"/>
      <w:spacing w:before="120" w:after="240" w:line="220" w:lineRule="atLeast"/>
      <w:ind w:firstLine="0"/>
      <w:jc w:val="center"/>
      <w:textAlignment w:val="baseline"/>
    </w:pPr>
    <w:rPr>
      <w:rFonts w:eastAsia="Times New Roman" w:cs="Times New Roman"/>
      <w:kern w:val="0"/>
      <w:sz w:val="18"/>
      <w:szCs w:val="20"/>
      <w:lang w:val="en-US"/>
      <w14:ligatures w14:val="none"/>
    </w:rPr>
  </w:style>
  <w:style w:type="paragraph" w:customStyle="1" w:styleId="Figurastitulo">
    <w:name w:val="Figuras_titulo"/>
    <w:basedOn w:val="figurecaption"/>
    <w:link w:val="FigurastituloCar"/>
    <w:qFormat/>
    <w:rsid w:val="00260502"/>
    <w:pPr>
      <w:spacing w:line="360" w:lineRule="auto"/>
      <w:ind w:firstLine="709"/>
      <w:jc w:val="both"/>
    </w:pPr>
    <w:rPr>
      <w:b/>
      <w:sz w:val="24"/>
      <w:lang w:val="es-MX"/>
    </w:rPr>
  </w:style>
  <w:style w:type="character" w:customStyle="1" w:styleId="figurecaptionCar">
    <w:name w:val="figurecaption Car"/>
    <w:basedOn w:val="Fuentedeprrafopredeter"/>
    <w:link w:val="figurecaption"/>
    <w:rsid w:val="00DD2EDA"/>
    <w:rPr>
      <w:rFonts w:ascii="Times New Roman" w:eastAsia="Times New Roman" w:hAnsi="Times New Roman" w:cs="Times New Roman"/>
      <w:kern w:val="0"/>
      <w:sz w:val="18"/>
      <w:szCs w:val="20"/>
      <w:lang w:val="en-US"/>
      <w14:ligatures w14:val="none"/>
    </w:rPr>
  </w:style>
  <w:style w:type="character" w:customStyle="1" w:styleId="FigurastituloCar">
    <w:name w:val="Figuras_titulo Car"/>
    <w:basedOn w:val="figurecaptionCar"/>
    <w:link w:val="Figurastitulo"/>
    <w:rsid w:val="00260502"/>
    <w:rPr>
      <w:rFonts w:ascii="Times New Roman" w:eastAsia="Times New Roman" w:hAnsi="Times New Roman" w:cs="Times New Roman"/>
      <w:b/>
      <w:kern w:val="0"/>
      <w:sz w:val="24"/>
      <w:szCs w:val="20"/>
      <w:lang w:val="en-US"/>
      <w14:ligatures w14:val="none"/>
    </w:rPr>
  </w:style>
  <w:style w:type="paragraph" w:customStyle="1" w:styleId="figdescripcion">
    <w:name w:val="fig_descripcion"/>
    <w:basedOn w:val="figurecaption"/>
    <w:link w:val="figdescripcionCar"/>
    <w:qFormat/>
    <w:rsid w:val="00DA49B8"/>
    <w:pPr>
      <w:spacing w:line="360" w:lineRule="auto"/>
      <w:ind w:firstLine="709"/>
      <w:jc w:val="left"/>
    </w:pPr>
    <w:rPr>
      <w:i/>
      <w:sz w:val="24"/>
      <w:lang w:val="es-MX"/>
    </w:rPr>
  </w:style>
  <w:style w:type="character" w:customStyle="1" w:styleId="figdescripcionCar">
    <w:name w:val="fig_descripcion Car"/>
    <w:basedOn w:val="figurecaptionCar"/>
    <w:link w:val="figdescripcion"/>
    <w:rsid w:val="00DA49B8"/>
    <w:rPr>
      <w:rFonts w:ascii="Times New Roman" w:eastAsia="Times New Roman" w:hAnsi="Times New Roman" w:cs="Times New Roman"/>
      <w:i/>
      <w:kern w:val="0"/>
      <w:sz w:val="24"/>
      <w:szCs w:val="20"/>
      <w:lang w:val="en-US"/>
      <w14:ligatures w14:val="none"/>
    </w:rPr>
  </w:style>
  <w:style w:type="paragraph" w:customStyle="1" w:styleId="descripciontablas">
    <w:name w:val="descripcion_tablas"/>
    <w:basedOn w:val="figdescripcion"/>
    <w:link w:val="descripciontablasCar"/>
    <w:qFormat/>
    <w:rsid w:val="00B12B94"/>
    <w:pPr>
      <w:jc w:val="both"/>
    </w:pPr>
  </w:style>
  <w:style w:type="character" w:customStyle="1" w:styleId="descripciontablasCar">
    <w:name w:val="descripcion_tablas Car"/>
    <w:basedOn w:val="figdescripcionCar"/>
    <w:link w:val="descripciontablas"/>
    <w:rsid w:val="00B12B94"/>
    <w:rPr>
      <w:rFonts w:ascii="Times New Roman" w:eastAsia="Times New Roman" w:hAnsi="Times New Roman" w:cs="Times New Roman"/>
      <w:i/>
      <w:kern w:val="0"/>
      <w:sz w:val="24"/>
      <w:szCs w:val="20"/>
      <w:lang w:val="en-US"/>
      <w14:ligatures w14:val="none"/>
    </w:rPr>
  </w:style>
  <w:style w:type="paragraph" w:customStyle="1" w:styleId="Titulostablas">
    <w:name w:val="Titulos_tablas"/>
    <w:basedOn w:val="Figurastitulo"/>
    <w:link w:val="TitulostablasCar"/>
    <w:qFormat/>
    <w:rsid w:val="007749A6"/>
  </w:style>
  <w:style w:type="character" w:customStyle="1" w:styleId="TitulostablasCar">
    <w:name w:val="Titulos_tablas Car"/>
    <w:basedOn w:val="FigurastituloCar"/>
    <w:link w:val="Titulostablas"/>
    <w:rsid w:val="007749A6"/>
    <w:rPr>
      <w:rFonts w:ascii="Times New Roman" w:eastAsia="Times New Roman" w:hAnsi="Times New Roman" w:cs="Times New Roman"/>
      <w:b/>
      <w:kern w:val="0"/>
      <w:sz w:val="24"/>
      <w:szCs w:val="20"/>
      <w:lang w:val="en-US"/>
      <w14:ligatures w14:val="none"/>
    </w:rPr>
  </w:style>
  <w:style w:type="character" w:customStyle="1" w:styleId="ms-1">
    <w:name w:val="ms-1"/>
    <w:basedOn w:val="Fuentedeprrafopredeter"/>
    <w:rsid w:val="00260502"/>
  </w:style>
  <w:style w:type="character" w:customStyle="1" w:styleId="max-w-full">
    <w:name w:val="max-w-full"/>
    <w:basedOn w:val="Fuentedeprrafopredeter"/>
    <w:rsid w:val="00260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556">
      <w:bodyDiv w:val="1"/>
      <w:marLeft w:val="0"/>
      <w:marRight w:val="0"/>
      <w:marTop w:val="0"/>
      <w:marBottom w:val="0"/>
      <w:divBdr>
        <w:top w:val="none" w:sz="0" w:space="0" w:color="auto"/>
        <w:left w:val="none" w:sz="0" w:space="0" w:color="auto"/>
        <w:bottom w:val="none" w:sz="0" w:space="0" w:color="auto"/>
        <w:right w:val="none" w:sz="0" w:space="0" w:color="auto"/>
      </w:divBdr>
    </w:div>
    <w:div w:id="1586740">
      <w:marLeft w:val="480"/>
      <w:marRight w:val="0"/>
      <w:marTop w:val="0"/>
      <w:marBottom w:val="0"/>
      <w:divBdr>
        <w:top w:val="none" w:sz="0" w:space="0" w:color="auto"/>
        <w:left w:val="none" w:sz="0" w:space="0" w:color="auto"/>
        <w:bottom w:val="none" w:sz="0" w:space="0" w:color="auto"/>
        <w:right w:val="none" w:sz="0" w:space="0" w:color="auto"/>
      </w:divBdr>
    </w:div>
    <w:div w:id="3284218">
      <w:marLeft w:val="640"/>
      <w:marRight w:val="0"/>
      <w:marTop w:val="0"/>
      <w:marBottom w:val="0"/>
      <w:divBdr>
        <w:top w:val="none" w:sz="0" w:space="0" w:color="auto"/>
        <w:left w:val="none" w:sz="0" w:space="0" w:color="auto"/>
        <w:bottom w:val="none" w:sz="0" w:space="0" w:color="auto"/>
        <w:right w:val="none" w:sz="0" w:space="0" w:color="auto"/>
      </w:divBdr>
    </w:div>
    <w:div w:id="3939502">
      <w:marLeft w:val="480"/>
      <w:marRight w:val="0"/>
      <w:marTop w:val="0"/>
      <w:marBottom w:val="0"/>
      <w:divBdr>
        <w:top w:val="none" w:sz="0" w:space="0" w:color="auto"/>
        <w:left w:val="none" w:sz="0" w:space="0" w:color="auto"/>
        <w:bottom w:val="none" w:sz="0" w:space="0" w:color="auto"/>
        <w:right w:val="none" w:sz="0" w:space="0" w:color="auto"/>
      </w:divBdr>
    </w:div>
    <w:div w:id="4595158">
      <w:bodyDiv w:val="1"/>
      <w:marLeft w:val="0"/>
      <w:marRight w:val="0"/>
      <w:marTop w:val="0"/>
      <w:marBottom w:val="0"/>
      <w:divBdr>
        <w:top w:val="none" w:sz="0" w:space="0" w:color="auto"/>
        <w:left w:val="none" w:sz="0" w:space="0" w:color="auto"/>
        <w:bottom w:val="none" w:sz="0" w:space="0" w:color="auto"/>
        <w:right w:val="none" w:sz="0" w:space="0" w:color="auto"/>
      </w:divBdr>
    </w:div>
    <w:div w:id="6948670">
      <w:marLeft w:val="640"/>
      <w:marRight w:val="0"/>
      <w:marTop w:val="0"/>
      <w:marBottom w:val="0"/>
      <w:divBdr>
        <w:top w:val="none" w:sz="0" w:space="0" w:color="auto"/>
        <w:left w:val="none" w:sz="0" w:space="0" w:color="auto"/>
        <w:bottom w:val="none" w:sz="0" w:space="0" w:color="auto"/>
        <w:right w:val="none" w:sz="0" w:space="0" w:color="auto"/>
      </w:divBdr>
    </w:div>
    <w:div w:id="8067043">
      <w:marLeft w:val="480"/>
      <w:marRight w:val="0"/>
      <w:marTop w:val="0"/>
      <w:marBottom w:val="0"/>
      <w:divBdr>
        <w:top w:val="none" w:sz="0" w:space="0" w:color="auto"/>
        <w:left w:val="none" w:sz="0" w:space="0" w:color="auto"/>
        <w:bottom w:val="none" w:sz="0" w:space="0" w:color="auto"/>
        <w:right w:val="none" w:sz="0" w:space="0" w:color="auto"/>
      </w:divBdr>
    </w:div>
    <w:div w:id="10618854">
      <w:bodyDiv w:val="1"/>
      <w:marLeft w:val="0"/>
      <w:marRight w:val="0"/>
      <w:marTop w:val="0"/>
      <w:marBottom w:val="0"/>
      <w:divBdr>
        <w:top w:val="none" w:sz="0" w:space="0" w:color="auto"/>
        <w:left w:val="none" w:sz="0" w:space="0" w:color="auto"/>
        <w:bottom w:val="none" w:sz="0" w:space="0" w:color="auto"/>
        <w:right w:val="none" w:sz="0" w:space="0" w:color="auto"/>
      </w:divBdr>
      <w:divsChild>
        <w:div w:id="1737506954">
          <w:marLeft w:val="640"/>
          <w:marRight w:val="0"/>
          <w:marTop w:val="0"/>
          <w:marBottom w:val="0"/>
          <w:divBdr>
            <w:top w:val="none" w:sz="0" w:space="0" w:color="auto"/>
            <w:left w:val="none" w:sz="0" w:space="0" w:color="auto"/>
            <w:bottom w:val="none" w:sz="0" w:space="0" w:color="auto"/>
            <w:right w:val="none" w:sz="0" w:space="0" w:color="auto"/>
          </w:divBdr>
        </w:div>
        <w:div w:id="867716294">
          <w:marLeft w:val="640"/>
          <w:marRight w:val="0"/>
          <w:marTop w:val="0"/>
          <w:marBottom w:val="0"/>
          <w:divBdr>
            <w:top w:val="none" w:sz="0" w:space="0" w:color="auto"/>
            <w:left w:val="none" w:sz="0" w:space="0" w:color="auto"/>
            <w:bottom w:val="none" w:sz="0" w:space="0" w:color="auto"/>
            <w:right w:val="none" w:sz="0" w:space="0" w:color="auto"/>
          </w:divBdr>
        </w:div>
        <w:div w:id="899363626">
          <w:marLeft w:val="640"/>
          <w:marRight w:val="0"/>
          <w:marTop w:val="0"/>
          <w:marBottom w:val="0"/>
          <w:divBdr>
            <w:top w:val="none" w:sz="0" w:space="0" w:color="auto"/>
            <w:left w:val="none" w:sz="0" w:space="0" w:color="auto"/>
            <w:bottom w:val="none" w:sz="0" w:space="0" w:color="auto"/>
            <w:right w:val="none" w:sz="0" w:space="0" w:color="auto"/>
          </w:divBdr>
        </w:div>
        <w:div w:id="608665168">
          <w:marLeft w:val="640"/>
          <w:marRight w:val="0"/>
          <w:marTop w:val="0"/>
          <w:marBottom w:val="0"/>
          <w:divBdr>
            <w:top w:val="none" w:sz="0" w:space="0" w:color="auto"/>
            <w:left w:val="none" w:sz="0" w:space="0" w:color="auto"/>
            <w:bottom w:val="none" w:sz="0" w:space="0" w:color="auto"/>
            <w:right w:val="none" w:sz="0" w:space="0" w:color="auto"/>
          </w:divBdr>
        </w:div>
        <w:div w:id="1459496550">
          <w:marLeft w:val="640"/>
          <w:marRight w:val="0"/>
          <w:marTop w:val="0"/>
          <w:marBottom w:val="0"/>
          <w:divBdr>
            <w:top w:val="none" w:sz="0" w:space="0" w:color="auto"/>
            <w:left w:val="none" w:sz="0" w:space="0" w:color="auto"/>
            <w:bottom w:val="none" w:sz="0" w:space="0" w:color="auto"/>
            <w:right w:val="none" w:sz="0" w:space="0" w:color="auto"/>
          </w:divBdr>
        </w:div>
        <w:div w:id="941956578">
          <w:marLeft w:val="640"/>
          <w:marRight w:val="0"/>
          <w:marTop w:val="0"/>
          <w:marBottom w:val="0"/>
          <w:divBdr>
            <w:top w:val="none" w:sz="0" w:space="0" w:color="auto"/>
            <w:left w:val="none" w:sz="0" w:space="0" w:color="auto"/>
            <w:bottom w:val="none" w:sz="0" w:space="0" w:color="auto"/>
            <w:right w:val="none" w:sz="0" w:space="0" w:color="auto"/>
          </w:divBdr>
        </w:div>
        <w:div w:id="1920747060">
          <w:marLeft w:val="640"/>
          <w:marRight w:val="0"/>
          <w:marTop w:val="0"/>
          <w:marBottom w:val="0"/>
          <w:divBdr>
            <w:top w:val="none" w:sz="0" w:space="0" w:color="auto"/>
            <w:left w:val="none" w:sz="0" w:space="0" w:color="auto"/>
            <w:bottom w:val="none" w:sz="0" w:space="0" w:color="auto"/>
            <w:right w:val="none" w:sz="0" w:space="0" w:color="auto"/>
          </w:divBdr>
        </w:div>
        <w:div w:id="1195540146">
          <w:marLeft w:val="640"/>
          <w:marRight w:val="0"/>
          <w:marTop w:val="0"/>
          <w:marBottom w:val="0"/>
          <w:divBdr>
            <w:top w:val="none" w:sz="0" w:space="0" w:color="auto"/>
            <w:left w:val="none" w:sz="0" w:space="0" w:color="auto"/>
            <w:bottom w:val="none" w:sz="0" w:space="0" w:color="auto"/>
            <w:right w:val="none" w:sz="0" w:space="0" w:color="auto"/>
          </w:divBdr>
        </w:div>
        <w:div w:id="1726179225">
          <w:marLeft w:val="640"/>
          <w:marRight w:val="0"/>
          <w:marTop w:val="0"/>
          <w:marBottom w:val="0"/>
          <w:divBdr>
            <w:top w:val="none" w:sz="0" w:space="0" w:color="auto"/>
            <w:left w:val="none" w:sz="0" w:space="0" w:color="auto"/>
            <w:bottom w:val="none" w:sz="0" w:space="0" w:color="auto"/>
            <w:right w:val="none" w:sz="0" w:space="0" w:color="auto"/>
          </w:divBdr>
        </w:div>
        <w:div w:id="969626099">
          <w:marLeft w:val="640"/>
          <w:marRight w:val="0"/>
          <w:marTop w:val="0"/>
          <w:marBottom w:val="0"/>
          <w:divBdr>
            <w:top w:val="none" w:sz="0" w:space="0" w:color="auto"/>
            <w:left w:val="none" w:sz="0" w:space="0" w:color="auto"/>
            <w:bottom w:val="none" w:sz="0" w:space="0" w:color="auto"/>
            <w:right w:val="none" w:sz="0" w:space="0" w:color="auto"/>
          </w:divBdr>
        </w:div>
        <w:div w:id="1894150863">
          <w:marLeft w:val="640"/>
          <w:marRight w:val="0"/>
          <w:marTop w:val="0"/>
          <w:marBottom w:val="0"/>
          <w:divBdr>
            <w:top w:val="none" w:sz="0" w:space="0" w:color="auto"/>
            <w:left w:val="none" w:sz="0" w:space="0" w:color="auto"/>
            <w:bottom w:val="none" w:sz="0" w:space="0" w:color="auto"/>
            <w:right w:val="none" w:sz="0" w:space="0" w:color="auto"/>
          </w:divBdr>
        </w:div>
        <w:div w:id="824585514">
          <w:marLeft w:val="640"/>
          <w:marRight w:val="0"/>
          <w:marTop w:val="0"/>
          <w:marBottom w:val="0"/>
          <w:divBdr>
            <w:top w:val="none" w:sz="0" w:space="0" w:color="auto"/>
            <w:left w:val="none" w:sz="0" w:space="0" w:color="auto"/>
            <w:bottom w:val="none" w:sz="0" w:space="0" w:color="auto"/>
            <w:right w:val="none" w:sz="0" w:space="0" w:color="auto"/>
          </w:divBdr>
        </w:div>
        <w:div w:id="582762161">
          <w:marLeft w:val="640"/>
          <w:marRight w:val="0"/>
          <w:marTop w:val="0"/>
          <w:marBottom w:val="0"/>
          <w:divBdr>
            <w:top w:val="none" w:sz="0" w:space="0" w:color="auto"/>
            <w:left w:val="none" w:sz="0" w:space="0" w:color="auto"/>
            <w:bottom w:val="none" w:sz="0" w:space="0" w:color="auto"/>
            <w:right w:val="none" w:sz="0" w:space="0" w:color="auto"/>
          </w:divBdr>
        </w:div>
        <w:div w:id="956109881">
          <w:marLeft w:val="640"/>
          <w:marRight w:val="0"/>
          <w:marTop w:val="0"/>
          <w:marBottom w:val="0"/>
          <w:divBdr>
            <w:top w:val="none" w:sz="0" w:space="0" w:color="auto"/>
            <w:left w:val="none" w:sz="0" w:space="0" w:color="auto"/>
            <w:bottom w:val="none" w:sz="0" w:space="0" w:color="auto"/>
            <w:right w:val="none" w:sz="0" w:space="0" w:color="auto"/>
          </w:divBdr>
        </w:div>
        <w:div w:id="229973129">
          <w:marLeft w:val="640"/>
          <w:marRight w:val="0"/>
          <w:marTop w:val="0"/>
          <w:marBottom w:val="0"/>
          <w:divBdr>
            <w:top w:val="none" w:sz="0" w:space="0" w:color="auto"/>
            <w:left w:val="none" w:sz="0" w:space="0" w:color="auto"/>
            <w:bottom w:val="none" w:sz="0" w:space="0" w:color="auto"/>
            <w:right w:val="none" w:sz="0" w:space="0" w:color="auto"/>
          </w:divBdr>
        </w:div>
        <w:div w:id="841774527">
          <w:marLeft w:val="640"/>
          <w:marRight w:val="0"/>
          <w:marTop w:val="0"/>
          <w:marBottom w:val="0"/>
          <w:divBdr>
            <w:top w:val="none" w:sz="0" w:space="0" w:color="auto"/>
            <w:left w:val="none" w:sz="0" w:space="0" w:color="auto"/>
            <w:bottom w:val="none" w:sz="0" w:space="0" w:color="auto"/>
            <w:right w:val="none" w:sz="0" w:space="0" w:color="auto"/>
          </w:divBdr>
        </w:div>
        <w:div w:id="1483892720">
          <w:marLeft w:val="640"/>
          <w:marRight w:val="0"/>
          <w:marTop w:val="0"/>
          <w:marBottom w:val="0"/>
          <w:divBdr>
            <w:top w:val="none" w:sz="0" w:space="0" w:color="auto"/>
            <w:left w:val="none" w:sz="0" w:space="0" w:color="auto"/>
            <w:bottom w:val="none" w:sz="0" w:space="0" w:color="auto"/>
            <w:right w:val="none" w:sz="0" w:space="0" w:color="auto"/>
          </w:divBdr>
        </w:div>
        <w:div w:id="242687064">
          <w:marLeft w:val="640"/>
          <w:marRight w:val="0"/>
          <w:marTop w:val="0"/>
          <w:marBottom w:val="0"/>
          <w:divBdr>
            <w:top w:val="none" w:sz="0" w:space="0" w:color="auto"/>
            <w:left w:val="none" w:sz="0" w:space="0" w:color="auto"/>
            <w:bottom w:val="none" w:sz="0" w:space="0" w:color="auto"/>
            <w:right w:val="none" w:sz="0" w:space="0" w:color="auto"/>
          </w:divBdr>
        </w:div>
        <w:div w:id="560095028">
          <w:marLeft w:val="640"/>
          <w:marRight w:val="0"/>
          <w:marTop w:val="0"/>
          <w:marBottom w:val="0"/>
          <w:divBdr>
            <w:top w:val="none" w:sz="0" w:space="0" w:color="auto"/>
            <w:left w:val="none" w:sz="0" w:space="0" w:color="auto"/>
            <w:bottom w:val="none" w:sz="0" w:space="0" w:color="auto"/>
            <w:right w:val="none" w:sz="0" w:space="0" w:color="auto"/>
          </w:divBdr>
        </w:div>
        <w:div w:id="250091772">
          <w:marLeft w:val="640"/>
          <w:marRight w:val="0"/>
          <w:marTop w:val="0"/>
          <w:marBottom w:val="0"/>
          <w:divBdr>
            <w:top w:val="none" w:sz="0" w:space="0" w:color="auto"/>
            <w:left w:val="none" w:sz="0" w:space="0" w:color="auto"/>
            <w:bottom w:val="none" w:sz="0" w:space="0" w:color="auto"/>
            <w:right w:val="none" w:sz="0" w:space="0" w:color="auto"/>
          </w:divBdr>
        </w:div>
        <w:div w:id="1321958206">
          <w:marLeft w:val="640"/>
          <w:marRight w:val="0"/>
          <w:marTop w:val="0"/>
          <w:marBottom w:val="0"/>
          <w:divBdr>
            <w:top w:val="none" w:sz="0" w:space="0" w:color="auto"/>
            <w:left w:val="none" w:sz="0" w:space="0" w:color="auto"/>
            <w:bottom w:val="none" w:sz="0" w:space="0" w:color="auto"/>
            <w:right w:val="none" w:sz="0" w:space="0" w:color="auto"/>
          </w:divBdr>
        </w:div>
        <w:div w:id="1905291113">
          <w:marLeft w:val="640"/>
          <w:marRight w:val="0"/>
          <w:marTop w:val="0"/>
          <w:marBottom w:val="0"/>
          <w:divBdr>
            <w:top w:val="none" w:sz="0" w:space="0" w:color="auto"/>
            <w:left w:val="none" w:sz="0" w:space="0" w:color="auto"/>
            <w:bottom w:val="none" w:sz="0" w:space="0" w:color="auto"/>
            <w:right w:val="none" w:sz="0" w:space="0" w:color="auto"/>
          </w:divBdr>
        </w:div>
        <w:div w:id="1872298358">
          <w:marLeft w:val="640"/>
          <w:marRight w:val="0"/>
          <w:marTop w:val="0"/>
          <w:marBottom w:val="0"/>
          <w:divBdr>
            <w:top w:val="none" w:sz="0" w:space="0" w:color="auto"/>
            <w:left w:val="none" w:sz="0" w:space="0" w:color="auto"/>
            <w:bottom w:val="none" w:sz="0" w:space="0" w:color="auto"/>
            <w:right w:val="none" w:sz="0" w:space="0" w:color="auto"/>
          </w:divBdr>
        </w:div>
        <w:div w:id="78720658">
          <w:marLeft w:val="640"/>
          <w:marRight w:val="0"/>
          <w:marTop w:val="0"/>
          <w:marBottom w:val="0"/>
          <w:divBdr>
            <w:top w:val="none" w:sz="0" w:space="0" w:color="auto"/>
            <w:left w:val="none" w:sz="0" w:space="0" w:color="auto"/>
            <w:bottom w:val="none" w:sz="0" w:space="0" w:color="auto"/>
            <w:right w:val="none" w:sz="0" w:space="0" w:color="auto"/>
          </w:divBdr>
        </w:div>
        <w:div w:id="1805542718">
          <w:marLeft w:val="640"/>
          <w:marRight w:val="0"/>
          <w:marTop w:val="0"/>
          <w:marBottom w:val="0"/>
          <w:divBdr>
            <w:top w:val="none" w:sz="0" w:space="0" w:color="auto"/>
            <w:left w:val="none" w:sz="0" w:space="0" w:color="auto"/>
            <w:bottom w:val="none" w:sz="0" w:space="0" w:color="auto"/>
            <w:right w:val="none" w:sz="0" w:space="0" w:color="auto"/>
          </w:divBdr>
        </w:div>
        <w:div w:id="653796017">
          <w:marLeft w:val="640"/>
          <w:marRight w:val="0"/>
          <w:marTop w:val="0"/>
          <w:marBottom w:val="0"/>
          <w:divBdr>
            <w:top w:val="none" w:sz="0" w:space="0" w:color="auto"/>
            <w:left w:val="none" w:sz="0" w:space="0" w:color="auto"/>
            <w:bottom w:val="none" w:sz="0" w:space="0" w:color="auto"/>
            <w:right w:val="none" w:sz="0" w:space="0" w:color="auto"/>
          </w:divBdr>
        </w:div>
        <w:div w:id="702168679">
          <w:marLeft w:val="640"/>
          <w:marRight w:val="0"/>
          <w:marTop w:val="0"/>
          <w:marBottom w:val="0"/>
          <w:divBdr>
            <w:top w:val="none" w:sz="0" w:space="0" w:color="auto"/>
            <w:left w:val="none" w:sz="0" w:space="0" w:color="auto"/>
            <w:bottom w:val="none" w:sz="0" w:space="0" w:color="auto"/>
            <w:right w:val="none" w:sz="0" w:space="0" w:color="auto"/>
          </w:divBdr>
        </w:div>
        <w:div w:id="1290742481">
          <w:marLeft w:val="640"/>
          <w:marRight w:val="0"/>
          <w:marTop w:val="0"/>
          <w:marBottom w:val="0"/>
          <w:divBdr>
            <w:top w:val="none" w:sz="0" w:space="0" w:color="auto"/>
            <w:left w:val="none" w:sz="0" w:space="0" w:color="auto"/>
            <w:bottom w:val="none" w:sz="0" w:space="0" w:color="auto"/>
            <w:right w:val="none" w:sz="0" w:space="0" w:color="auto"/>
          </w:divBdr>
        </w:div>
        <w:div w:id="530530010">
          <w:marLeft w:val="640"/>
          <w:marRight w:val="0"/>
          <w:marTop w:val="0"/>
          <w:marBottom w:val="0"/>
          <w:divBdr>
            <w:top w:val="none" w:sz="0" w:space="0" w:color="auto"/>
            <w:left w:val="none" w:sz="0" w:space="0" w:color="auto"/>
            <w:bottom w:val="none" w:sz="0" w:space="0" w:color="auto"/>
            <w:right w:val="none" w:sz="0" w:space="0" w:color="auto"/>
          </w:divBdr>
        </w:div>
        <w:div w:id="1781993971">
          <w:marLeft w:val="640"/>
          <w:marRight w:val="0"/>
          <w:marTop w:val="0"/>
          <w:marBottom w:val="0"/>
          <w:divBdr>
            <w:top w:val="none" w:sz="0" w:space="0" w:color="auto"/>
            <w:left w:val="none" w:sz="0" w:space="0" w:color="auto"/>
            <w:bottom w:val="none" w:sz="0" w:space="0" w:color="auto"/>
            <w:right w:val="none" w:sz="0" w:space="0" w:color="auto"/>
          </w:divBdr>
        </w:div>
        <w:div w:id="885991605">
          <w:marLeft w:val="640"/>
          <w:marRight w:val="0"/>
          <w:marTop w:val="0"/>
          <w:marBottom w:val="0"/>
          <w:divBdr>
            <w:top w:val="none" w:sz="0" w:space="0" w:color="auto"/>
            <w:left w:val="none" w:sz="0" w:space="0" w:color="auto"/>
            <w:bottom w:val="none" w:sz="0" w:space="0" w:color="auto"/>
            <w:right w:val="none" w:sz="0" w:space="0" w:color="auto"/>
          </w:divBdr>
        </w:div>
        <w:div w:id="2086873116">
          <w:marLeft w:val="640"/>
          <w:marRight w:val="0"/>
          <w:marTop w:val="0"/>
          <w:marBottom w:val="0"/>
          <w:divBdr>
            <w:top w:val="none" w:sz="0" w:space="0" w:color="auto"/>
            <w:left w:val="none" w:sz="0" w:space="0" w:color="auto"/>
            <w:bottom w:val="none" w:sz="0" w:space="0" w:color="auto"/>
            <w:right w:val="none" w:sz="0" w:space="0" w:color="auto"/>
          </w:divBdr>
        </w:div>
        <w:div w:id="29693760">
          <w:marLeft w:val="640"/>
          <w:marRight w:val="0"/>
          <w:marTop w:val="0"/>
          <w:marBottom w:val="0"/>
          <w:divBdr>
            <w:top w:val="none" w:sz="0" w:space="0" w:color="auto"/>
            <w:left w:val="none" w:sz="0" w:space="0" w:color="auto"/>
            <w:bottom w:val="none" w:sz="0" w:space="0" w:color="auto"/>
            <w:right w:val="none" w:sz="0" w:space="0" w:color="auto"/>
          </w:divBdr>
        </w:div>
        <w:div w:id="1402295331">
          <w:marLeft w:val="640"/>
          <w:marRight w:val="0"/>
          <w:marTop w:val="0"/>
          <w:marBottom w:val="0"/>
          <w:divBdr>
            <w:top w:val="none" w:sz="0" w:space="0" w:color="auto"/>
            <w:left w:val="none" w:sz="0" w:space="0" w:color="auto"/>
            <w:bottom w:val="none" w:sz="0" w:space="0" w:color="auto"/>
            <w:right w:val="none" w:sz="0" w:space="0" w:color="auto"/>
          </w:divBdr>
        </w:div>
        <w:div w:id="924343946">
          <w:marLeft w:val="640"/>
          <w:marRight w:val="0"/>
          <w:marTop w:val="0"/>
          <w:marBottom w:val="0"/>
          <w:divBdr>
            <w:top w:val="none" w:sz="0" w:space="0" w:color="auto"/>
            <w:left w:val="none" w:sz="0" w:space="0" w:color="auto"/>
            <w:bottom w:val="none" w:sz="0" w:space="0" w:color="auto"/>
            <w:right w:val="none" w:sz="0" w:space="0" w:color="auto"/>
          </w:divBdr>
        </w:div>
        <w:div w:id="785805684">
          <w:marLeft w:val="640"/>
          <w:marRight w:val="0"/>
          <w:marTop w:val="0"/>
          <w:marBottom w:val="0"/>
          <w:divBdr>
            <w:top w:val="none" w:sz="0" w:space="0" w:color="auto"/>
            <w:left w:val="none" w:sz="0" w:space="0" w:color="auto"/>
            <w:bottom w:val="none" w:sz="0" w:space="0" w:color="auto"/>
            <w:right w:val="none" w:sz="0" w:space="0" w:color="auto"/>
          </w:divBdr>
        </w:div>
        <w:div w:id="1944141053">
          <w:marLeft w:val="640"/>
          <w:marRight w:val="0"/>
          <w:marTop w:val="0"/>
          <w:marBottom w:val="0"/>
          <w:divBdr>
            <w:top w:val="none" w:sz="0" w:space="0" w:color="auto"/>
            <w:left w:val="none" w:sz="0" w:space="0" w:color="auto"/>
            <w:bottom w:val="none" w:sz="0" w:space="0" w:color="auto"/>
            <w:right w:val="none" w:sz="0" w:space="0" w:color="auto"/>
          </w:divBdr>
        </w:div>
        <w:div w:id="1953324491">
          <w:marLeft w:val="640"/>
          <w:marRight w:val="0"/>
          <w:marTop w:val="0"/>
          <w:marBottom w:val="0"/>
          <w:divBdr>
            <w:top w:val="none" w:sz="0" w:space="0" w:color="auto"/>
            <w:left w:val="none" w:sz="0" w:space="0" w:color="auto"/>
            <w:bottom w:val="none" w:sz="0" w:space="0" w:color="auto"/>
            <w:right w:val="none" w:sz="0" w:space="0" w:color="auto"/>
          </w:divBdr>
        </w:div>
        <w:div w:id="1181819468">
          <w:marLeft w:val="640"/>
          <w:marRight w:val="0"/>
          <w:marTop w:val="0"/>
          <w:marBottom w:val="0"/>
          <w:divBdr>
            <w:top w:val="none" w:sz="0" w:space="0" w:color="auto"/>
            <w:left w:val="none" w:sz="0" w:space="0" w:color="auto"/>
            <w:bottom w:val="none" w:sz="0" w:space="0" w:color="auto"/>
            <w:right w:val="none" w:sz="0" w:space="0" w:color="auto"/>
          </w:divBdr>
        </w:div>
        <w:div w:id="1378313462">
          <w:marLeft w:val="640"/>
          <w:marRight w:val="0"/>
          <w:marTop w:val="0"/>
          <w:marBottom w:val="0"/>
          <w:divBdr>
            <w:top w:val="none" w:sz="0" w:space="0" w:color="auto"/>
            <w:left w:val="none" w:sz="0" w:space="0" w:color="auto"/>
            <w:bottom w:val="none" w:sz="0" w:space="0" w:color="auto"/>
            <w:right w:val="none" w:sz="0" w:space="0" w:color="auto"/>
          </w:divBdr>
        </w:div>
        <w:div w:id="2071533694">
          <w:marLeft w:val="640"/>
          <w:marRight w:val="0"/>
          <w:marTop w:val="0"/>
          <w:marBottom w:val="0"/>
          <w:divBdr>
            <w:top w:val="none" w:sz="0" w:space="0" w:color="auto"/>
            <w:left w:val="none" w:sz="0" w:space="0" w:color="auto"/>
            <w:bottom w:val="none" w:sz="0" w:space="0" w:color="auto"/>
            <w:right w:val="none" w:sz="0" w:space="0" w:color="auto"/>
          </w:divBdr>
        </w:div>
        <w:div w:id="1389108707">
          <w:marLeft w:val="640"/>
          <w:marRight w:val="0"/>
          <w:marTop w:val="0"/>
          <w:marBottom w:val="0"/>
          <w:divBdr>
            <w:top w:val="none" w:sz="0" w:space="0" w:color="auto"/>
            <w:left w:val="none" w:sz="0" w:space="0" w:color="auto"/>
            <w:bottom w:val="none" w:sz="0" w:space="0" w:color="auto"/>
            <w:right w:val="none" w:sz="0" w:space="0" w:color="auto"/>
          </w:divBdr>
        </w:div>
        <w:div w:id="1798982506">
          <w:marLeft w:val="640"/>
          <w:marRight w:val="0"/>
          <w:marTop w:val="0"/>
          <w:marBottom w:val="0"/>
          <w:divBdr>
            <w:top w:val="none" w:sz="0" w:space="0" w:color="auto"/>
            <w:left w:val="none" w:sz="0" w:space="0" w:color="auto"/>
            <w:bottom w:val="none" w:sz="0" w:space="0" w:color="auto"/>
            <w:right w:val="none" w:sz="0" w:space="0" w:color="auto"/>
          </w:divBdr>
        </w:div>
        <w:div w:id="1518731298">
          <w:marLeft w:val="640"/>
          <w:marRight w:val="0"/>
          <w:marTop w:val="0"/>
          <w:marBottom w:val="0"/>
          <w:divBdr>
            <w:top w:val="none" w:sz="0" w:space="0" w:color="auto"/>
            <w:left w:val="none" w:sz="0" w:space="0" w:color="auto"/>
            <w:bottom w:val="none" w:sz="0" w:space="0" w:color="auto"/>
            <w:right w:val="none" w:sz="0" w:space="0" w:color="auto"/>
          </w:divBdr>
        </w:div>
        <w:div w:id="146752193">
          <w:marLeft w:val="640"/>
          <w:marRight w:val="0"/>
          <w:marTop w:val="0"/>
          <w:marBottom w:val="0"/>
          <w:divBdr>
            <w:top w:val="none" w:sz="0" w:space="0" w:color="auto"/>
            <w:left w:val="none" w:sz="0" w:space="0" w:color="auto"/>
            <w:bottom w:val="none" w:sz="0" w:space="0" w:color="auto"/>
            <w:right w:val="none" w:sz="0" w:space="0" w:color="auto"/>
          </w:divBdr>
        </w:div>
        <w:div w:id="547180372">
          <w:marLeft w:val="640"/>
          <w:marRight w:val="0"/>
          <w:marTop w:val="0"/>
          <w:marBottom w:val="0"/>
          <w:divBdr>
            <w:top w:val="none" w:sz="0" w:space="0" w:color="auto"/>
            <w:left w:val="none" w:sz="0" w:space="0" w:color="auto"/>
            <w:bottom w:val="none" w:sz="0" w:space="0" w:color="auto"/>
            <w:right w:val="none" w:sz="0" w:space="0" w:color="auto"/>
          </w:divBdr>
        </w:div>
        <w:div w:id="2002155059">
          <w:marLeft w:val="640"/>
          <w:marRight w:val="0"/>
          <w:marTop w:val="0"/>
          <w:marBottom w:val="0"/>
          <w:divBdr>
            <w:top w:val="none" w:sz="0" w:space="0" w:color="auto"/>
            <w:left w:val="none" w:sz="0" w:space="0" w:color="auto"/>
            <w:bottom w:val="none" w:sz="0" w:space="0" w:color="auto"/>
            <w:right w:val="none" w:sz="0" w:space="0" w:color="auto"/>
          </w:divBdr>
        </w:div>
        <w:div w:id="125323011">
          <w:marLeft w:val="640"/>
          <w:marRight w:val="0"/>
          <w:marTop w:val="0"/>
          <w:marBottom w:val="0"/>
          <w:divBdr>
            <w:top w:val="none" w:sz="0" w:space="0" w:color="auto"/>
            <w:left w:val="none" w:sz="0" w:space="0" w:color="auto"/>
            <w:bottom w:val="none" w:sz="0" w:space="0" w:color="auto"/>
            <w:right w:val="none" w:sz="0" w:space="0" w:color="auto"/>
          </w:divBdr>
        </w:div>
        <w:div w:id="1965844379">
          <w:marLeft w:val="640"/>
          <w:marRight w:val="0"/>
          <w:marTop w:val="0"/>
          <w:marBottom w:val="0"/>
          <w:divBdr>
            <w:top w:val="none" w:sz="0" w:space="0" w:color="auto"/>
            <w:left w:val="none" w:sz="0" w:space="0" w:color="auto"/>
            <w:bottom w:val="none" w:sz="0" w:space="0" w:color="auto"/>
            <w:right w:val="none" w:sz="0" w:space="0" w:color="auto"/>
          </w:divBdr>
        </w:div>
        <w:div w:id="608858195">
          <w:marLeft w:val="640"/>
          <w:marRight w:val="0"/>
          <w:marTop w:val="0"/>
          <w:marBottom w:val="0"/>
          <w:divBdr>
            <w:top w:val="none" w:sz="0" w:space="0" w:color="auto"/>
            <w:left w:val="none" w:sz="0" w:space="0" w:color="auto"/>
            <w:bottom w:val="none" w:sz="0" w:space="0" w:color="auto"/>
            <w:right w:val="none" w:sz="0" w:space="0" w:color="auto"/>
          </w:divBdr>
        </w:div>
        <w:div w:id="1473475924">
          <w:marLeft w:val="640"/>
          <w:marRight w:val="0"/>
          <w:marTop w:val="0"/>
          <w:marBottom w:val="0"/>
          <w:divBdr>
            <w:top w:val="none" w:sz="0" w:space="0" w:color="auto"/>
            <w:left w:val="none" w:sz="0" w:space="0" w:color="auto"/>
            <w:bottom w:val="none" w:sz="0" w:space="0" w:color="auto"/>
            <w:right w:val="none" w:sz="0" w:space="0" w:color="auto"/>
          </w:divBdr>
        </w:div>
        <w:div w:id="1665739694">
          <w:marLeft w:val="640"/>
          <w:marRight w:val="0"/>
          <w:marTop w:val="0"/>
          <w:marBottom w:val="0"/>
          <w:divBdr>
            <w:top w:val="none" w:sz="0" w:space="0" w:color="auto"/>
            <w:left w:val="none" w:sz="0" w:space="0" w:color="auto"/>
            <w:bottom w:val="none" w:sz="0" w:space="0" w:color="auto"/>
            <w:right w:val="none" w:sz="0" w:space="0" w:color="auto"/>
          </w:divBdr>
        </w:div>
        <w:div w:id="531454674">
          <w:marLeft w:val="640"/>
          <w:marRight w:val="0"/>
          <w:marTop w:val="0"/>
          <w:marBottom w:val="0"/>
          <w:divBdr>
            <w:top w:val="none" w:sz="0" w:space="0" w:color="auto"/>
            <w:left w:val="none" w:sz="0" w:space="0" w:color="auto"/>
            <w:bottom w:val="none" w:sz="0" w:space="0" w:color="auto"/>
            <w:right w:val="none" w:sz="0" w:space="0" w:color="auto"/>
          </w:divBdr>
        </w:div>
        <w:div w:id="1964726064">
          <w:marLeft w:val="640"/>
          <w:marRight w:val="0"/>
          <w:marTop w:val="0"/>
          <w:marBottom w:val="0"/>
          <w:divBdr>
            <w:top w:val="none" w:sz="0" w:space="0" w:color="auto"/>
            <w:left w:val="none" w:sz="0" w:space="0" w:color="auto"/>
            <w:bottom w:val="none" w:sz="0" w:space="0" w:color="auto"/>
            <w:right w:val="none" w:sz="0" w:space="0" w:color="auto"/>
          </w:divBdr>
        </w:div>
        <w:div w:id="607855804">
          <w:marLeft w:val="640"/>
          <w:marRight w:val="0"/>
          <w:marTop w:val="0"/>
          <w:marBottom w:val="0"/>
          <w:divBdr>
            <w:top w:val="none" w:sz="0" w:space="0" w:color="auto"/>
            <w:left w:val="none" w:sz="0" w:space="0" w:color="auto"/>
            <w:bottom w:val="none" w:sz="0" w:space="0" w:color="auto"/>
            <w:right w:val="none" w:sz="0" w:space="0" w:color="auto"/>
          </w:divBdr>
        </w:div>
        <w:div w:id="1503856305">
          <w:marLeft w:val="640"/>
          <w:marRight w:val="0"/>
          <w:marTop w:val="0"/>
          <w:marBottom w:val="0"/>
          <w:divBdr>
            <w:top w:val="none" w:sz="0" w:space="0" w:color="auto"/>
            <w:left w:val="none" w:sz="0" w:space="0" w:color="auto"/>
            <w:bottom w:val="none" w:sz="0" w:space="0" w:color="auto"/>
            <w:right w:val="none" w:sz="0" w:space="0" w:color="auto"/>
          </w:divBdr>
        </w:div>
        <w:div w:id="38286249">
          <w:marLeft w:val="640"/>
          <w:marRight w:val="0"/>
          <w:marTop w:val="0"/>
          <w:marBottom w:val="0"/>
          <w:divBdr>
            <w:top w:val="none" w:sz="0" w:space="0" w:color="auto"/>
            <w:left w:val="none" w:sz="0" w:space="0" w:color="auto"/>
            <w:bottom w:val="none" w:sz="0" w:space="0" w:color="auto"/>
            <w:right w:val="none" w:sz="0" w:space="0" w:color="auto"/>
          </w:divBdr>
        </w:div>
        <w:div w:id="2142654428">
          <w:marLeft w:val="640"/>
          <w:marRight w:val="0"/>
          <w:marTop w:val="0"/>
          <w:marBottom w:val="0"/>
          <w:divBdr>
            <w:top w:val="none" w:sz="0" w:space="0" w:color="auto"/>
            <w:left w:val="none" w:sz="0" w:space="0" w:color="auto"/>
            <w:bottom w:val="none" w:sz="0" w:space="0" w:color="auto"/>
            <w:right w:val="none" w:sz="0" w:space="0" w:color="auto"/>
          </w:divBdr>
        </w:div>
        <w:div w:id="1402294470">
          <w:marLeft w:val="640"/>
          <w:marRight w:val="0"/>
          <w:marTop w:val="0"/>
          <w:marBottom w:val="0"/>
          <w:divBdr>
            <w:top w:val="none" w:sz="0" w:space="0" w:color="auto"/>
            <w:left w:val="none" w:sz="0" w:space="0" w:color="auto"/>
            <w:bottom w:val="none" w:sz="0" w:space="0" w:color="auto"/>
            <w:right w:val="none" w:sz="0" w:space="0" w:color="auto"/>
          </w:divBdr>
        </w:div>
        <w:div w:id="1083841909">
          <w:marLeft w:val="640"/>
          <w:marRight w:val="0"/>
          <w:marTop w:val="0"/>
          <w:marBottom w:val="0"/>
          <w:divBdr>
            <w:top w:val="none" w:sz="0" w:space="0" w:color="auto"/>
            <w:left w:val="none" w:sz="0" w:space="0" w:color="auto"/>
            <w:bottom w:val="none" w:sz="0" w:space="0" w:color="auto"/>
            <w:right w:val="none" w:sz="0" w:space="0" w:color="auto"/>
          </w:divBdr>
        </w:div>
        <w:div w:id="254485831">
          <w:marLeft w:val="640"/>
          <w:marRight w:val="0"/>
          <w:marTop w:val="0"/>
          <w:marBottom w:val="0"/>
          <w:divBdr>
            <w:top w:val="none" w:sz="0" w:space="0" w:color="auto"/>
            <w:left w:val="none" w:sz="0" w:space="0" w:color="auto"/>
            <w:bottom w:val="none" w:sz="0" w:space="0" w:color="auto"/>
            <w:right w:val="none" w:sz="0" w:space="0" w:color="auto"/>
          </w:divBdr>
        </w:div>
        <w:div w:id="1091320139">
          <w:marLeft w:val="640"/>
          <w:marRight w:val="0"/>
          <w:marTop w:val="0"/>
          <w:marBottom w:val="0"/>
          <w:divBdr>
            <w:top w:val="none" w:sz="0" w:space="0" w:color="auto"/>
            <w:left w:val="none" w:sz="0" w:space="0" w:color="auto"/>
            <w:bottom w:val="none" w:sz="0" w:space="0" w:color="auto"/>
            <w:right w:val="none" w:sz="0" w:space="0" w:color="auto"/>
          </w:divBdr>
        </w:div>
        <w:div w:id="1676608625">
          <w:marLeft w:val="640"/>
          <w:marRight w:val="0"/>
          <w:marTop w:val="0"/>
          <w:marBottom w:val="0"/>
          <w:divBdr>
            <w:top w:val="none" w:sz="0" w:space="0" w:color="auto"/>
            <w:left w:val="none" w:sz="0" w:space="0" w:color="auto"/>
            <w:bottom w:val="none" w:sz="0" w:space="0" w:color="auto"/>
            <w:right w:val="none" w:sz="0" w:space="0" w:color="auto"/>
          </w:divBdr>
        </w:div>
        <w:div w:id="1671638614">
          <w:marLeft w:val="640"/>
          <w:marRight w:val="0"/>
          <w:marTop w:val="0"/>
          <w:marBottom w:val="0"/>
          <w:divBdr>
            <w:top w:val="none" w:sz="0" w:space="0" w:color="auto"/>
            <w:left w:val="none" w:sz="0" w:space="0" w:color="auto"/>
            <w:bottom w:val="none" w:sz="0" w:space="0" w:color="auto"/>
            <w:right w:val="none" w:sz="0" w:space="0" w:color="auto"/>
          </w:divBdr>
        </w:div>
        <w:div w:id="659431856">
          <w:marLeft w:val="640"/>
          <w:marRight w:val="0"/>
          <w:marTop w:val="0"/>
          <w:marBottom w:val="0"/>
          <w:divBdr>
            <w:top w:val="none" w:sz="0" w:space="0" w:color="auto"/>
            <w:left w:val="none" w:sz="0" w:space="0" w:color="auto"/>
            <w:bottom w:val="none" w:sz="0" w:space="0" w:color="auto"/>
            <w:right w:val="none" w:sz="0" w:space="0" w:color="auto"/>
          </w:divBdr>
        </w:div>
        <w:div w:id="1413312045">
          <w:marLeft w:val="640"/>
          <w:marRight w:val="0"/>
          <w:marTop w:val="0"/>
          <w:marBottom w:val="0"/>
          <w:divBdr>
            <w:top w:val="none" w:sz="0" w:space="0" w:color="auto"/>
            <w:left w:val="none" w:sz="0" w:space="0" w:color="auto"/>
            <w:bottom w:val="none" w:sz="0" w:space="0" w:color="auto"/>
            <w:right w:val="none" w:sz="0" w:space="0" w:color="auto"/>
          </w:divBdr>
        </w:div>
        <w:div w:id="1800877555">
          <w:marLeft w:val="640"/>
          <w:marRight w:val="0"/>
          <w:marTop w:val="0"/>
          <w:marBottom w:val="0"/>
          <w:divBdr>
            <w:top w:val="none" w:sz="0" w:space="0" w:color="auto"/>
            <w:left w:val="none" w:sz="0" w:space="0" w:color="auto"/>
            <w:bottom w:val="none" w:sz="0" w:space="0" w:color="auto"/>
            <w:right w:val="none" w:sz="0" w:space="0" w:color="auto"/>
          </w:divBdr>
        </w:div>
        <w:div w:id="291525052">
          <w:marLeft w:val="640"/>
          <w:marRight w:val="0"/>
          <w:marTop w:val="0"/>
          <w:marBottom w:val="0"/>
          <w:divBdr>
            <w:top w:val="none" w:sz="0" w:space="0" w:color="auto"/>
            <w:left w:val="none" w:sz="0" w:space="0" w:color="auto"/>
            <w:bottom w:val="none" w:sz="0" w:space="0" w:color="auto"/>
            <w:right w:val="none" w:sz="0" w:space="0" w:color="auto"/>
          </w:divBdr>
        </w:div>
        <w:div w:id="1600019648">
          <w:marLeft w:val="640"/>
          <w:marRight w:val="0"/>
          <w:marTop w:val="0"/>
          <w:marBottom w:val="0"/>
          <w:divBdr>
            <w:top w:val="none" w:sz="0" w:space="0" w:color="auto"/>
            <w:left w:val="none" w:sz="0" w:space="0" w:color="auto"/>
            <w:bottom w:val="none" w:sz="0" w:space="0" w:color="auto"/>
            <w:right w:val="none" w:sz="0" w:space="0" w:color="auto"/>
          </w:divBdr>
        </w:div>
        <w:div w:id="1847749119">
          <w:marLeft w:val="640"/>
          <w:marRight w:val="0"/>
          <w:marTop w:val="0"/>
          <w:marBottom w:val="0"/>
          <w:divBdr>
            <w:top w:val="none" w:sz="0" w:space="0" w:color="auto"/>
            <w:left w:val="none" w:sz="0" w:space="0" w:color="auto"/>
            <w:bottom w:val="none" w:sz="0" w:space="0" w:color="auto"/>
            <w:right w:val="none" w:sz="0" w:space="0" w:color="auto"/>
          </w:divBdr>
        </w:div>
        <w:div w:id="1830824174">
          <w:marLeft w:val="640"/>
          <w:marRight w:val="0"/>
          <w:marTop w:val="0"/>
          <w:marBottom w:val="0"/>
          <w:divBdr>
            <w:top w:val="none" w:sz="0" w:space="0" w:color="auto"/>
            <w:left w:val="none" w:sz="0" w:space="0" w:color="auto"/>
            <w:bottom w:val="none" w:sz="0" w:space="0" w:color="auto"/>
            <w:right w:val="none" w:sz="0" w:space="0" w:color="auto"/>
          </w:divBdr>
        </w:div>
        <w:div w:id="27074187">
          <w:marLeft w:val="640"/>
          <w:marRight w:val="0"/>
          <w:marTop w:val="0"/>
          <w:marBottom w:val="0"/>
          <w:divBdr>
            <w:top w:val="none" w:sz="0" w:space="0" w:color="auto"/>
            <w:left w:val="none" w:sz="0" w:space="0" w:color="auto"/>
            <w:bottom w:val="none" w:sz="0" w:space="0" w:color="auto"/>
            <w:right w:val="none" w:sz="0" w:space="0" w:color="auto"/>
          </w:divBdr>
        </w:div>
        <w:div w:id="1026440907">
          <w:marLeft w:val="640"/>
          <w:marRight w:val="0"/>
          <w:marTop w:val="0"/>
          <w:marBottom w:val="0"/>
          <w:divBdr>
            <w:top w:val="none" w:sz="0" w:space="0" w:color="auto"/>
            <w:left w:val="none" w:sz="0" w:space="0" w:color="auto"/>
            <w:bottom w:val="none" w:sz="0" w:space="0" w:color="auto"/>
            <w:right w:val="none" w:sz="0" w:space="0" w:color="auto"/>
          </w:divBdr>
        </w:div>
        <w:div w:id="1468669463">
          <w:marLeft w:val="640"/>
          <w:marRight w:val="0"/>
          <w:marTop w:val="0"/>
          <w:marBottom w:val="0"/>
          <w:divBdr>
            <w:top w:val="none" w:sz="0" w:space="0" w:color="auto"/>
            <w:left w:val="none" w:sz="0" w:space="0" w:color="auto"/>
            <w:bottom w:val="none" w:sz="0" w:space="0" w:color="auto"/>
            <w:right w:val="none" w:sz="0" w:space="0" w:color="auto"/>
          </w:divBdr>
        </w:div>
        <w:div w:id="949749160">
          <w:marLeft w:val="640"/>
          <w:marRight w:val="0"/>
          <w:marTop w:val="0"/>
          <w:marBottom w:val="0"/>
          <w:divBdr>
            <w:top w:val="none" w:sz="0" w:space="0" w:color="auto"/>
            <w:left w:val="none" w:sz="0" w:space="0" w:color="auto"/>
            <w:bottom w:val="none" w:sz="0" w:space="0" w:color="auto"/>
            <w:right w:val="none" w:sz="0" w:space="0" w:color="auto"/>
          </w:divBdr>
        </w:div>
        <w:div w:id="1073352200">
          <w:marLeft w:val="640"/>
          <w:marRight w:val="0"/>
          <w:marTop w:val="0"/>
          <w:marBottom w:val="0"/>
          <w:divBdr>
            <w:top w:val="none" w:sz="0" w:space="0" w:color="auto"/>
            <w:left w:val="none" w:sz="0" w:space="0" w:color="auto"/>
            <w:bottom w:val="none" w:sz="0" w:space="0" w:color="auto"/>
            <w:right w:val="none" w:sz="0" w:space="0" w:color="auto"/>
          </w:divBdr>
        </w:div>
        <w:div w:id="1113289266">
          <w:marLeft w:val="640"/>
          <w:marRight w:val="0"/>
          <w:marTop w:val="0"/>
          <w:marBottom w:val="0"/>
          <w:divBdr>
            <w:top w:val="none" w:sz="0" w:space="0" w:color="auto"/>
            <w:left w:val="none" w:sz="0" w:space="0" w:color="auto"/>
            <w:bottom w:val="none" w:sz="0" w:space="0" w:color="auto"/>
            <w:right w:val="none" w:sz="0" w:space="0" w:color="auto"/>
          </w:divBdr>
        </w:div>
        <w:div w:id="1350449177">
          <w:marLeft w:val="640"/>
          <w:marRight w:val="0"/>
          <w:marTop w:val="0"/>
          <w:marBottom w:val="0"/>
          <w:divBdr>
            <w:top w:val="none" w:sz="0" w:space="0" w:color="auto"/>
            <w:left w:val="none" w:sz="0" w:space="0" w:color="auto"/>
            <w:bottom w:val="none" w:sz="0" w:space="0" w:color="auto"/>
            <w:right w:val="none" w:sz="0" w:space="0" w:color="auto"/>
          </w:divBdr>
        </w:div>
        <w:div w:id="1073429994">
          <w:marLeft w:val="640"/>
          <w:marRight w:val="0"/>
          <w:marTop w:val="0"/>
          <w:marBottom w:val="0"/>
          <w:divBdr>
            <w:top w:val="none" w:sz="0" w:space="0" w:color="auto"/>
            <w:left w:val="none" w:sz="0" w:space="0" w:color="auto"/>
            <w:bottom w:val="none" w:sz="0" w:space="0" w:color="auto"/>
            <w:right w:val="none" w:sz="0" w:space="0" w:color="auto"/>
          </w:divBdr>
        </w:div>
      </w:divsChild>
    </w:div>
    <w:div w:id="12221920">
      <w:marLeft w:val="480"/>
      <w:marRight w:val="0"/>
      <w:marTop w:val="0"/>
      <w:marBottom w:val="0"/>
      <w:divBdr>
        <w:top w:val="none" w:sz="0" w:space="0" w:color="auto"/>
        <w:left w:val="none" w:sz="0" w:space="0" w:color="auto"/>
        <w:bottom w:val="none" w:sz="0" w:space="0" w:color="auto"/>
        <w:right w:val="none" w:sz="0" w:space="0" w:color="auto"/>
      </w:divBdr>
    </w:div>
    <w:div w:id="12655291">
      <w:marLeft w:val="480"/>
      <w:marRight w:val="0"/>
      <w:marTop w:val="0"/>
      <w:marBottom w:val="0"/>
      <w:divBdr>
        <w:top w:val="none" w:sz="0" w:space="0" w:color="auto"/>
        <w:left w:val="none" w:sz="0" w:space="0" w:color="auto"/>
        <w:bottom w:val="none" w:sz="0" w:space="0" w:color="auto"/>
        <w:right w:val="none" w:sz="0" w:space="0" w:color="auto"/>
      </w:divBdr>
    </w:div>
    <w:div w:id="12733039">
      <w:marLeft w:val="480"/>
      <w:marRight w:val="0"/>
      <w:marTop w:val="0"/>
      <w:marBottom w:val="0"/>
      <w:divBdr>
        <w:top w:val="none" w:sz="0" w:space="0" w:color="auto"/>
        <w:left w:val="none" w:sz="0" w:space="0" w:color="auto"/>
        <w:bottom w:val="none" w:sz="0" w:space="0" w:color="auto"/>
        <w:right w:val="none" w:sz="0" w:space="0" w:color="auto"/>
      </w:divBdr>
    </w:div>
    <w:div w:id="13114705">
      <w:marLeft w:val="480"/>
      <w:marRight w:val="0"/>
      <w:marTop w:val="0"/>
      <w:marBottom w:val="0"/>
      <w:divBdr>
        <w:top w:val="none" w:sz="0" w:space="0" w:color="auto"/>
        <w:left w:val="none" w:sz="0" w:space="0" w:color="auto"/>
        <w:bottom w:val="none" w:sz="0" w:space="0" w:color="auto"/>
        <w:right w:val="none" w:sz="0" w:space="0" w:color="auto"/>
      </w:divBdr>
    </w:div>
    <w:div w:id="13117644">
      <w:bodyDiv w:val="1"/>
      <w:marLeft w:val="0"/>
      <w:marRight w:val="0"/>
      <w:marTop w:val="0"/>
      <w:marBottom w:val="0"/>
      <w:divBdr>
        <w:top w:val="none" w:sz="0" w:space="0" w:color="auto"/>
        <w:left w:val="none" w:sz="0" w:space="0" w:color="auto"/>
        <w:bottom w:val="none" w:sz="0" w:space="0" w:color="auto"/>
        <w:right w:val="none" w:sz="0" w:space="0" w:color="auto"/>
      </w:divBdr>
    </w:div>
    <w:div w:id="16397825">
      <w:marLeft w:val="480"/>
      <w:marRight w:val="0"/>
      <w:marTop w:val="0"/>
      <w:marBottom w:val="0"/>
      <w:divBdr>
        <w:top w:val="none" w:sz="0" w:space="0" w:color="auto"/>
        <w:left w:val="none" w:sz="0" w:space="0" w:color="auto"/>
        <w:bottom w:val="none" w:sz="0" w:space="0" w:color="auto"/>
        <w:right w:val="none" w:sz="0" w:space="0" w:color="auto"/>
      </w:divBdr>
    </w:div>
    <w:div w:id="16515985">
      <w:bodyDiv w:val="1"/>
      <w:marLeft w:val="0"/>
      <w:marRight w:val="0"/>
      <w:marTop w:val="0"/>
      <w:marBottom w:val="0"/>
      <w:divBdr>
        <w:top w:val="none" w:sz="0" w:space="0" w:color="auto"/>
        <w:left w:val="none" w:sz="0" w:space="0" w:color="auto"/>
        <w:bottom w:val="none" w:sz="0" w:space="0" w:color="auto"/>
        <w:right w:val="none" w:sz="0" w:space="0" w:color="auto"/>
      </w:divBdr>
      <w:divsChild>
        <w:div w:id="145439873">
          <w:marLeft w:val="480"/>
          <w:marRight w:val="0"/>
          <w:marTop w:val="0"/>
          <w:marBottom w:val="0"/>
          <w:divBdr>
            <w:top w:val="none" w:sz="0" w:space="0" w:color="auto"/>
            <w:left w:val="none" w:sz="0" w:space="0" w:color="auto"/>
            <w:bottom w:val="none" w:sz="0" w:space="0" w:color="auto"/>
            <w:right w:val="none" w:sz="0" w:space="0" w:color="auto"/>
          </w:divBdr>
        </w:div>
        <w:div w:id="146241271">
          <w:marLeft w:val="480"/>
          <w:marRight w:val="0"/>
          <w:marTop w:val="0"/>
          <w:marBottom w:val="0"/>
          <w:divBdr>
            <w:top w:val="none" w:sz="0" w:space="0" w:color="auto"/>
            <w:left w:val="none" w:sz="0" w:space="0" w:color="auto"/>
            <w:bottom w:val="none" w:sz="0" w:space="0" w:color="auto"/>
            <w:right w:val="none" w:sz="0" w:space="0" w:color="auto"/>
          </w:divBdr>
        </w:div>
        <w:div w:id="156769821">
          <w:marLeft w:val="480"/>
          <w:marRight w:val="0"/>
          <w:marTop w:val="0"/>
          <w:marBottom w:val="0"/>
          <w:divBdr>
            <w:top w:val="none" w:sz="0" w:space="0" w:color="auto"/>
            <w:left w:val="none" w:sz="0" w:space="0" w:color="auto"/>
            <w:bottom w:val="none" w:sz="0" w:space="0" w:color="auto"/>
            <w:right w:val="none" w:sz="0" w:space="0" w:color="auto"/>
          </w:divBdr>
        </w:div>
        <w:div w:id="199705100">
          <w:marLeft w:val="480"/>
          <w:marRight w:val="0"/>
          <w:marTop w:val="0"/>
          <w:marBottom w:val="0"/>
          <w:divBdr>
            <w:top w:val="none" w:sz="0" w:space="0" w:color="auto"/>
            <w:left w:val="none" w:sz="0" w:space="0" w:color="auto"/>
            <w:bottom w:val="none" w:sz="0" w:space="0" w:color="auto"/>
            <w:right w:val="none" w:sz="0" w:space="0" w:color="auto"/>
          </w:divBdr>
        </w:div>
        <w:div w:id="206139397">
          <w:marLeft w:val="480"/>
          <w:marRight w:val="0"/>
          <w:marTop w:val="0"/>
          <w:marBottom w:val="0"/>
          <w:divBdr>
            <w:top w:val="none" w:sz="0" w:space="0" w:color="auto"/>
            <w:left w:val="none" w:sz="0" w:space="0" w:color="auto"/>
            <w:bottom w:val="none" w:sz="0" w:space="0" w:color="auto"/>
            <w:right w:val="none" w:sz="0" w:space="0" w:color="auto"/>
          </w:divBdr>
        </w:div>
        <w:div w:id="235670559">
          <w:marLeft w:val="480"/>
          <w:marRight w:val="0"/>
          <w:marTop w:val="0"/>
          <w:marBottom w:val="0"/>
          <w:divBdr>
            <w:top w:val="none" w:sz="0" w:space="0" w:color="auto"/>
            <w:left w:val="none" w:sz="0" w:space="0" w:color="auto"/>
            <w:bottom w:val="none" w:sz="0" w:space="0" w:color="auto"/>
            <w:right w:val="none" w:sz="0" w:space="0" w:color="auto"/>
          </w:divBdr>
        </w:div>
        <w:div w:id="250240932">
          <w:marLeft w:val="480"/>
          <w:marRight w:val="0"/>
          <w:marTop w:val="0"/>
          <w:marBottom w:val="0"/>
          <w:divBdr>
            <w:top w:val="none" w:sz="0" w:space="0" w:color="auto"/>
            <w:left w:val="none" w:sz="0" w:space="0" w:color="auto"/>
            <w:bottom w:val="none" w:sz="0" w:space="0" w:color="auto"/>
            <w:right w:val="none" w:sz="0" w:space="0" w:color="auto"/>
          </w:divBdr>
        </w:div>
        <w:div w:id="280576357">
          <w:marLeft w:val="480"/>
          <w:marRight w:val="0"/>
          <w:marTop w:val="0"/>
          <w:marBottom w:val="0"/>
          <w:divBdr>
            <w:top w:val="none" w:sz="0" w:space="0" w:color="auto"/>
            <w:left w:val="none" w:sz="0" w:space="0" w:color="auto"/>
            <w:bottom w:val="none" w:sz="0" w:space="0" w:color="auto"/>
            <w:right w:val="none" w:sz="0" w:space="0" w:color="auto"/>
          </w:divBdr>
        </w:div>
        <w:div w:id="324862130">
          <w:marLeft w:val="480"/>
          <w:marRight w:val="0"/>
          <w:marTop w:val="0"/>
          <w:marBottom w:val="0"/>
          <w:divBdr>
            <w:top w:val="none" w:sz="0" w:space="0" w:color="auto"/>
            <w:left w:val="none" w:sz="0" w:space="0" w:color="auto"/>
            <w:bottom w:val="none" w:sz="0" w:space="0" w:color="auto"/>
            <w:right w:val="none" w:sz="0" w:space="0" w:color="auto"/>
          </w:divBdr>
        </w:div>
        <w:div w:id="386682796">
          <w:marLeft w:val="480"/>
          <w:marRight w:val="0"/>
          <w:marTop w:val="0"/>
          <w:marBottom w:val="0"/>
          <w:divBdr>
            <w:top w:val="none" w:sz="0" w:space="0" w:color="auto"/>
            <w:left w:val="none" w:sz="0" w:space="0" w:color="auto"/>
            <w:bottom w:val="none" w:sz="0" w:space="0" w:color="auto"/>
            <w:right w:val="none" w:sz="0" w:space="0" w:color="auto"/>
          </w:divBdr>
        </w:div>
        <w:div w:id="413279903">
          <w:marLeft w:val="480"/>
          <w:marRight w:val="0"/>
          <w:marTop w:val="0"/>
          <w:marBottom w:val="0"/>
          <w:divBdr>
            <w:top w:val="none" w:sz="0" w:space="0" w:color="auto"/>
            <w:left w:val="none" w:sz="0" w:space="0" w:color="auto"/>
            <w:bottom w:val="none" w:sz="0" w:space="0" w:color="auto"/>
            <w:right w:val="none" w:sz="0" w:space="0" w:color="auto"/>
          </w:divBdr>
        </w:div>
        <w:div w:id="424808761">
          <w:marLeft w:val="480"/>
          <w:marRight w:val="0"/>
          <w:marTop w:val="0"/>
          <w:marBottom w:val="0"/>
          <w:divBdr>
            <w:top w:val="none" w:sz="0" w:space="0" w:color="auto"/>
            <w:left w:val="none" w:sz="0" w:space="0" w:color="auto"/>
            <w:bottom w:val="none" w:sz="0" w:space="0" w:color="auto"/>
            <w:right w:val="none" w:sz="0" w:space="0" w:color="auto"/>
          </w:divBdr>
        </w:div>
        <w:div w:id="435834338">
          <w:marLeft w:val="480"/>
          <w:marRight w:val="0"/>
          <w:marTop w:val="0"/>
          <w:marBottom w:val="0"/>
          <w:divBdr>
            <w:top w:val="none" w:sz="0" w:space="0" w:color="auto"/>
            <w:left w:val="none" w:sz="0" w:space="0" w:color="auto"/>
            <w:bottom w:val="none" w:sz="0" w:space="0" w:color="auto"/>
            <w:right w:val="none" w:sz="0" w:space="0" w:color="auto"/>
          </w:divBdr>
        </w:div>
        <w:div w:id="487986960">
          <w:marLeft w:val="480"/>
          <w:marRight w:val="0"/>
          <w:marTop w:val="0"/>
          <w:marBottom w:val="0"/>
          <w:divBdr>
            <w:top w:val="none" w:sz="0" w:space="0" w:color="auto"/>
            <w:left w:val="none" w:sz="0" w:space="0" w:color="auto"/>
            <w:bottom w:val="none" w:sz="0" w:space="0" w:color="auto"/>
            <w:right w:val="none" w:sz="0" w:space="0" w:color="auto"/>
          </w:divBdr>
        </w:div>
        <w:div w:id="488596861">
          <w:marLeft w:val="480"/>
          <w:marRight w:val="0"/>
          <w:marTop w:val="0"/>
          <w:marBottom w:val="0"/>
          <w:divBdr>
            <w:top w:val="none" w:sz="0" w:space="0" w:color="auto"/>
            <w:left w:val="none" w:sz="0" w:space="0" w:color="auto"/>
            <w:bottom w:val="none" w:sz="0" w:space="0" w:color="auto"/>
            <w:right w:val="none" w:sz="0" w:space="0" w:color="auto"/>
          </w:divBdr>
        </w:div>
        <w:div w:id="499085847">
          <w:marLeft w:val="480"/>
          <w:marRight w:val="0"/>
          <w:marTop w:val="0"/>
          <w:marBottom w:val="0"/>
          <w:divBdr>
            <w:top w:val="none" w:sz="0" w:space="0" w:color="auto"/>
            <w:left w:val="none" w:sz="0" w:space="0" w:color="auto"/>
            <w:bottom w:val="none" w:sz="0" w:space="0" w:color="auto"/>
            <w:right w:val="none" w:sz="0" w:space="0" w:color="auto"/>
          </w:divBdr>
        </w:div>
        <w:div w:id="584875827">
          <w:marLeft w:val="480"/>
          <w:marRight w:val="0"/>
          <w:marTop w:val="0"/>
          <w:marBottom w:val="0"/>
          <w:divBdr>
            <w:top w:val="none" w:sz="0" w:space="0" w:color="auto"/>
            <w:left w:val="none" w:sz="0" w:space="0" w:color="auto"/>
            <w:bottom w:val="none" w:sz="0" w:space="0" w:color="auto"/>
            <w:right w:val="none" w:sz="0" w:space="0" w:color="auto"/>
          </w:divBdr>
        </w:div>
        <w:div w:id="658849325">
          <w:marLeft w:val="480"/>
          <w:marRight w:val="0"/>
          <w:marTop w:val="0"/>
          <w:marBottom w:val="0"/>
          <w:divBdr>
            <w:top w:val="none" w:sz="0" w:space="0" w:color="auto"/>
            <w:left w:val="none" w:sz="0" w:space="0" w:color="auto"/>
            <w:bottom w:val="none" w:sz="0" w:space="0" w:color="auto"/>
            <w:right w:val="none" w:sz="0" w:space="0" w:color="auto"/>
          </w:divBdr>
        </w:div>
        <w:div w:id="668143242">
          <w:marLeft w:val="480"/>
          <w:marRight w:val="0"/>
          <w:marTop w:val="0"/>
          <w:marBottom w:val="0"/>
          <w:divBdr>
            <w:top w:val="none" w:sz="0" w:space="0" w:color="auto"/>
            <w:left w:val="none" w:sz="0" w:space="0" w:color="auto"/>
            <w:bottom w:val="none" w:sz="0" w:space="0" w:color="auto"/>
            <w:right w:val="none" w:sz="0" w:space="0" w:color="auto"/>
          </w:divBdr>
        </w:div>
        <w:div w:id="731149630">
          <w:marLeft w:val="480"/>
          <w:marRight w:val="0"/>
          <w:marTop w:val="0"/>
          <w:marBottom w:val="0"/>
          <w:divBdr>
            <w:top w:val="none" w:sz="0" w:space="0" w:color="auto"/>
            <w:left w:val="none" w:sz="0" w:space="0" w:color="auto"/>
            <w:bottom w:val="none" w:sz="0" w:space="0" w:color="auto"/>
            <w:right w:val="none" w:sz="0" w:space="0" w:color="auto"/>
          </w:divBdr>
        </w:div>
        <w:div w:id="734740326">
          <w:marLeft w:val="480"/>
          <w:marRight w:val="0"/>
          <w:marTop w:val="0"/>
          <w:marBottom w:val="0"/>
          <w:divBdr>
            <w:top w:val="none" w:sz="0" w:space="0" w:color="auto"/>
            <w:left w:val="none" w:sz="0" w:space="0" w:color="auto"/>
            <w:bottom w:val="none" w:sz="0" w:space="0" w:color="auto"/>
            <w:right w:val="none" w:sz="0" w:space="0" w:color="auto"/>
          </w:divBdr>
        </w:div>
        <w:div w:id="782918446">
          <w:marLeft w:val="480"/>
          <w:marRight w:val="0"/>
          <w:marTop w:val="0"/>
          <w:marBottom w:val="0"/>
          <w:divBdr>
            <w:top w:val="none" w:sz="0" w:space="0" w:color="auto"/>
            <w:left w:val="none" w:sz="0" w:space="0" w:color="auto"/>
            <w:bottom w:val="none" w:sz="0" w:space="0" w:color="auto"/>
            <w:right w:val="none" w:sz="0" w:space="0" w:color="auto"/>
          </w:divBdr>
        </w:div>
        <w:div w:id="793400527">
          <w:marLeft w:val="480"/>
          <w:marRight w:val="0"/>
          <w:marTop w:val="0"/>
          <w:marBottom w:val="0"/>
          <w:divBdr>
            <w:top w:val="none" w:sz="0" w:space="0" w:color="auto"/>
            <w:left w:val="none" w:sz="0" w:space="0" w:color="auto"/>
            <w:bottom w:val="none" w:sz="0" w:space="0" w:color="auto"/>
            <w:right w:val="none" w:sz="0" w:space="0" w:color="auto"/>
          </w:divBdr>
        </w:div>
        <w:div w:id="826364466">
          <w:marLeft w:val="480"/>
          <w:marRight w:val="0"/>
          <w:marTop w:val="0"/>
          <w:marBottom w:val="0"/>
          <w:divBdr>
            <w:top w:val="none" w:sz="0" w:space="0" w:color="auto"/>
            <w:left w:val="none" w:sz="0" w:space="0" w:color="auto"/>
            <w:bottom w:val="none" w:sz="0" w:space="0" w:color="auto"/>
            <w:right w:val="none" w:sz="0" w:space="0" w:color="auto"/>
          </w:divBdr>
        </w:div>
        <w:div w:id="858272106">
          <w:marLeft w:val="480"/>
          <w:marRight w:val="0"/>
          <w:marTop w:val="0"/>
          <w:marBottom w:val="0"/>
          <w:divBdr>
            <w:top w:val="none" w:sz="0" w:space="0" w:color="auto"/>
            <w:left w:val="none" w:sz="0" w:space="0" w:color="auto"/>
            <w:bottom w:val="none" w:sz="0" w:space="0" w:color="auto"/>
            <w:right w:val="none" w:sz="0" w:space="0" w:color="auto"/>
          </w:divBdr>
        </w:div>
        <w:div w:id="881330120">
          <w:marLeft w:val="480"/>
          <w:marRight w:val="0"/>
          <w:marTop w:val="0"/>
          <w:marBottom w:val="0"/>
          <w:divBdr>
            <w:top w:val="none" w:sz="0" w:space="0" w:color="auto"/>
            <w:left w:val="none" w:sz="0" w:space="0" w:color="auto"/>
            <w:bottom w:val="none" w:sz="0" w:space="0" w:color="auto"/>
            <w:right w:val="none" w:sz="0" w:space="0" w:color="auto"/>
          </w:divBdr>
        </w:div>
        <w:div w:id="1109354306">
          <w:marLeft w:val="480"/>
          <w:marRight w:val="0"/>
          <w:marTop w:val="0"/>
          <w:marBottom w:val="0"/>
          <w:divBdr>
            <w:top w:val="none" w:sz="0" w:space="0" w:color="auto"/>
            <w:left w:val="none" w:sz="0" w:space="0" w:color="auto"/>
            <w:bottom w:val="none" w:sz="0" w:space="0" w:color="auto"/>
            <w:right w:val="none" w:sz="0" w:space="0" w:color="auto"/>
          </w:divBdr>
        </w:div>
        <w:div w:id="1115098826">
          <w:marLeft w:val="480"/>
          <w:marRight w:val="0"/>
          <w:marTop w:val="0"/>
          <w:marBottom w:val="0"/>
          <w:divBdr>
            <w:top w:val="none" w:sz="0" w:space="0" w:color="auto"/>
            <w:left w:val="none" w:sz="0" w:space="0" w:color="auto"/>
            <w:bottom w:val="none" w:sz="0" w:space="0" w:color="auto"/>
            <w:right w:val="none" w:sz="0" w:space="0" w:color="auto"/>
          </w:divBdr>
        </w:div>
        <w:div w:id="1169521241">
          <w:marLeft w:val="480"/>
          <w:marRight w:val="0"/>
          <w:marTop w:val="0"/>
          <w:marBottom w:val="0"/>
          <w:divBdr>
            <w:top w:val="none" w:sz="0" w:space="0" w:color="auto"/>
            <w:left w:val="none" w:sz="0" w:space="0" w:color="auto"/>
            <w:bottom w:val="none" w:sz="0" w:space="0" w:color="auto"/>
            <w:right w:val="none" w:sz="0" w:space="0" w:color="auto"/>
          </w:divBdr>
        </w:div>
        <w:div w:id="1180310409">
          <w:marLeft w:val="480"/>
          <w:marRight w:val="0"/>
          <w:marTop w:val="0"/>
          <w:marBottom w:val="0"/>
          <w:divBdr>
            <w:top w:val="none" w:sz="0" w:space="0" w:color="auto"/>
            <w:left w:val="none" w:sz="0" w:space="0" w:color="auto"/>
            <w:bottom w:val="none" w:sz="0" w:space="0" w:color="auto"/>
            <w:right w:val="none" w:sz="0" w:space="0" w:color="auto"/>
          </w:divBdr>
        </w:div>
        <w:div w:id="1180311517">
          <w:marLeft w:val="480"/>
          <w:marRight w:val="0"/>
          <w:marTop w:val="0"/>
          <w:marBottom w:val="0"/>
          <w:divBdr>
            <w:top w:val="none" w:sz="0" w:space="0" w:color="auto"/>
            <w:left w:val="none" w:sz="0" w:space="0" w:color="auto"/>
            <w:bottom w:val="none" w:sz="0" w:space="0" w:color="auto"/>
            <w:right w:val="none" w:sz="0" w:space="0" w:color="auto"/>
          </w:divBdr>
        </w:div>
        <w:div w:id="1326279300">
          <w:marLeft w:val="480"/>
          <w:marRight w:val="0"/>
          <w:marTop w:val="0"/>
          <w:marBottom w:val="0"/>
          <w:divBdr>
            <w:top w:val="none" w:sz="0" w:space="0" w:color="auto"/>
            <w:left w:val="none" w:sz="0" w:space="0" w:color="auto"/>
            <w:bottom w:val="none" w:sz="0" w:space="0" w:color="auto"/>
            <w:right w:val="none" w:sz="0" w:space="0" w:color="auto"/>
          </w:divBdr>
        </w:div>
        <w:div w:id="1365786814">
          <w:marLeft w:val="480"/>
          <w:marRight w:val="0"/>
          <w:marTop w:val="0"/>
          <w:marBottom w:val="0"/>
          <w:divBdr>
            <w:top w:val="none" w:sz="0" w:space="0" w:color="auto"/>
            <w:left w:val="none" w:sz="0" w:space="0" w:color="auto"/>
            <w:bottom w:val="none" w:sz="0" w:space="0" w:color="auto"/>
            <w:right w:val="none" w:sz="0" w:space="0" w:color="auto"/>
          </w:divBdr>
        </w:div>
        <w:div w:id="1493645632">
          <w:marLeft w:val="480"/>
          <w:marRight w:val="0"/>
          <w:marTop w:val="0"/>
          <w:marBottom w:val="0"/>
          <w:divBdr>
            <w:top w:val="none" w:sz="0" w:space="0" w:color="auto"/>
            <w:left w:val="none" w:sz="0" w:space="0" w:color="auto"/>
            <w:bottom w:val="none" w:sz="0" w:space="0" w:color="auto"/>
            <w:right w:val="none" w:sz="0" w:space="0" w:color="auto"/>
          </w:divBdr>
        </w:div>
        <w:div w:id="1522470231">
          <w:marLeft w:val="480"/>
          <w:marRight w:val="0"/>
          <w:marTop w:val="0"/>
          <w:marBottom w:val="0"/>
          <w:divBdr>
            <w:top w:val="none" w:sz="0" w:space="0" w:color="auto"/>
            <w:left w:val="none" w:sz="0" w:space="0" w:color="auto"/>
            <w:bottom w:val="none" w:sz="0" w:space="0" w:color="auto"/>
            <w:right w:val="none" w:sz="0" w:space="0" w:color="auto"/>
          </w:divBdr>
        </w:div>
        <w:div w:id="1609268315">
          <w:marLeft w:val="480"/>
          <w:marRight w:val="0"/>
          <w:marTop w:val="0"/>
          <w:marBottom w:val="0"/>
          <w:divBdr>
            <w:top w:val="none" w:sz="0" w:space="0" w:color="auto"/>
            <w:left w:val="none" w:sz="0" w:space="0" w:color="auto"/>
            <w:bottom w:val="none" w:sz="0" w:space="0" w:color="auto"/>
            <w:right w:val="none" w:sz="0" w:space="0" w:color="auto"/>
          </w:divBdr>
        </w:div>
        <w:div w:id="1619408495">
          <w:marLeft w:val="480"/>
          <w:marRight w:val="0"/>
          <w:marTop w:val="0"/>
          <w:marBottom w:val="0"/>
          <w:divBdr>
            <w:top w:val="none" w:sz="0" w:space="0" w:color="auto"/>
            <w:left w:val="none" w:sz="0" w:space="0" w:color="auto"/>
            <w:bottom w:val="none" w:sz="0" w:space="0" w:color="auto"/>
            <w:right w:val="none" w:sz="0" w:space="0" w:color="auto"/>
          </w:divBdr>
        </w:div>
        <w:div w:id="1746223043">
          <w:marLeft w:val="480"/>
          <w:marRight w:val="0"/>
          <w:marTop w:val="0"/>
          <w:marBottom w:val="0"/>
          <w:divBdr>
            <w:top w:val="none" w:sz="0" w:space="0" w:color="auto"/>
            <w:left w:val="none" w:sz="0" w:space="0" w:color="auto"/>
            <w:bottom w:val="none" w:sz="0" w:space="0" w:color="auto"/>
            <w:right w:val="none" w:sz="0" w:space="0" w:color="auto"/>
          </w:divBdr>
        </w:div>
        <w:div w:id="1766463154">
          <w:marLeft w:val="480"/>
          <w:marRight w:val="0"/>
          <w:marTop w:val="0"/>
          <w:marBottom w:val="0"/>
          <w:divBdr>
            <w:top w:val="none" w:sz="0" w:space="0" w:color="auto"/>
            <w:left w:val="none" w:sz="0" w:space="0" w:color="auto"/>
            <w:bottom w:val="none" w:sz="0" w:space="0" w:color="auto"/>
            <w:right w:val="none" w:sz="0" w:space="0" w:color="auto"/>
          </w:divBdr>
        </w:div>
        <w:div w:id="1813402543">
          <w:marLeft w:val="480"/>
          <w:marRight w:val="0"/>
          <w:marTop w:val="0"/>
          <w:marBottom w:val="0"/>
          <w:divBdr>
            <w:top w:val="none" w:sz="0" w:space="0" w:color="auto"/>
            <w:left w:val="none" w:sz="0" w:space="0" w:color="auto"/>
            <w:bottom w:val="none" w:sz="0" w:space="0" w:color="auto"/>
            <w:right w:val="none" w:sz="0" w:space="0" w:color="auto"/>
          </w:divBdr>
        </w:div>
        <w:div w:id="1828474449">
          <w:marLeft w:val="480"/>
          <w:marRight w:val="0"/>
          <w:marTop w:val="0"/>
          <w:marBottom w:val="0"/>
          <w:divBdr>
            <w:top w:val="none" w:sz="0" w:space="0" w:color="auto"/>
            <w:left w:val="none" w:sz="0" w:space="0" w:color="auto"/>
            <w:bottom w:val="none" w:sz="0" w:space="0" w:color="auto"/>
            <w:right w:val="none" w:sz="0" w:space="0" w:color="auto"/>
          </w:divBdr>
        </w:div>
        <w:div w:id="1833836331">
          <w:marLeft w:val="480"/>
          <w:marRight w:val="0"/>
          <w:marTop w:val="0"/>
          <w:marBottom w:val="0"/>
          <w:divBdr>
            <w:top w:val="none" w:sz="0" w:space="0" w:color="auto"/>
            <w:left w:val="none" w:sz="0" w:space="0" w:color="auto"/>
            <w:bottom w:val="none" w:sz="0" w:space="0" w:color="auto"/>
            <w:right w:val="none" w:sz="0" w:space="0" w:color="auto"/>
          </w:divBdr>
        </w:div>
        <w:div w:id="1845320832">
          <w:marLeft w:val="480"/>
          <w:marRight w:val="0"/>
          <w:marTop w:val="0"/>
          <w:marBottom w:val="0"/>
          <w:divBdr>
            <w:top w:val="none" w:sz="0" w:space="0" w:color="auto"/>
            <w:left w:val="none" w:sz="0" w:space="0" w:color="auto"/>
            <w:bottom w:val="none" w:sz="0" w:space="0" w:color="auto"/>
            <w:right w:val="none" w:sz="0" w:space="0" w:color="auto"/>
          </w:divBdr>
        </w:div>
        <w:div w:id="1852983907">
          <w:marLeft w:val="480"/>
          <w:marRight w:val="0"/>
          <w:marTop w:val="0"/>
          <w:marBottom w:val="0"/>
          <w:divBdr>
            <w:top w:val="none" w:sz="0" w:space="0" w:color="auto"/>
            <w:left w:val="none" w:sz="0" w:space="0" w:color="auto"/>
            <w:bottom w:val="none" w:sz="0" w:space="0" w:color="auto"/>
            <w:right w:val="none" w:sz="0" w:space="0" w:color="auto"/>
          </w:divBdr>
        </w:div>
        <w:div w:id="1853110223">
          <w:marLeft w:val="480"/>
          <w:marRight w:val="0"/>
          <w:marTop w:val="0"/>
          <w:marBottom w:val="0"/>
          <w:divBdr>
            <w:top w:val="none" w:sz="0" w:space="0" w:color="auto"/>
            <w:left w:val="none" w:sz="0" w:space="0" w:color="auto"/>
            <w:bottom w:val="none" w:sz="0" w:space="0" w:color="auto"/>
            <w:right w:val="none" w:sz="0" w:space="0" w:color="auto"/>
          </w:divBdr>
        </w:div>
        <w:div w:id="1866090067">
          <w:marLeft w:val="480"/>
          <w:marRight w:val="0"/>
          <w:marTop w:val="0"/>
          <w:marBottom w:val="0"/>
          <w:divBdr>
            <w:top w:val="none" w:sz="0" w:space="0" w:color="auto"/>
            <w:left w:val="none" w:sz="0" w:space="0" w:color="auto"/>
            <w:bottom w:val="none" w:sz="0" w:space="0" w:color="auto"/>
            <w:right w:val="none" w:sz="0" w:space="0" w:color="auto"/>
          </w:divBdr>
        </w:div>
        <w:div w:id="1870408967">
          <w:marLeft w:val="480"/>
          <w:marRight w:val="0"/>
          <w:marTop w:val="0"/>
          <w:marBottom w:val="0"/>
          <w:divBdr>
            <w:top w:val="none" w:sz="0" w:space="0" w:color="auto"/>
            <w:left w:val="none" w:sz="0" w:space="0" w:color="auto"/>
            <w:bottom w:val="none" w:sz="0" w:space="0" w:color="auto"/>
            <w:right w:val="none" w:sz="0" w:space="0" w:color="auto"/>
          </w:divBdr>
        </w:div>
        <w:div w:id="1930578742">
          <w:marLeft w:val="480"/>
          <w:marRight w:val="0"/>
          <w:marTop w:val="0"/>
          <w:marBottom w:val="0"/>
          <w:divBdr>
            <w:top w:val="none" w:sz="0" w:space="0" w:color="auto"/>
            <w:left w:val="none" w:sz="0" w:space="0" w:color="auto"/>
            <w:bottom w:val="none" w:sz="0" w:space="0" w:color="auto"/>
            <w:right w:val="none" w:sz="0" w:space="0" w:color="auto"/>
          </w:divBdr>
        </w:div>
        <w:div w:id="1971399438">
          <w:marLeft w:val="480"/>
          <w:marRight w:val="0"/>
          <w:marTop w:val="0"/>
          <w:marBottom w:val="0"/>
          <w:divBdr>
            <w:top w:val="none" w:sz="0" w:space="0" w:color="auto"/>
            <w:left w:val="none" w:sz="0" w:space="0" w:color="auto"/>
            <w:bottom w:val="none" w:sz="0" w:space="0" w:color="auto"/>
            <w:right w:val="none" w:sz="0" w:space="0" w:color="auto"/>
          </w:divBdr>
        </w:div>
        <w:div w:id="2008244352">
          <w:marLeft w:val="480"/>
          <w:marRight w:val="0"/>
          <w:marTop w:val="0"/>
          <w:marBottom w:val="0"/>
          <w:divBdr>
            <w:top w:val="none" w:sz="0" w:space="0" w:color="auto"/>
            <w:left w:val="none" w:sz="0" w:space="0" w:color="auto"/>
            <w:bottom w:val="none" w:sz="0" w:space="0" w:color="auto"/>
            <w:right w:val="none" w:sz="0" w:space="0" w:color="auto"/>
          </w:divBdr>
        </w:div>
        <w:div w:id="2093623875">
          <w:marLeft w:val="480"/>
          <w:marRight w:val="0"/>
          <w:marTop w:val="0"/>
          <w:marBottom w:val="0"/>
          <w:divBdr>
            <w:top w:val="none" w:sz="0" w:space="0" w:color="auto"/>
            <w:left w:val="none" w:sz="0" w:space="0" w:color="auto"/>
            <w:bottom w:val="none" w:sz="0" w:space="0" w:color="auto"/>
            <w:right w:val="none" w:sz="0" w:space="0" w:color="auto"/>
          </w:divBdr>
        </w:div>
      </w:divsChild>
    </w:div>
    <w:div w:id="16660405">
      <w:marLeft w:val="480"/>
      <w:marRight w:val="0"/>
      <w:marTop w:val="0"/>
      <w:marBottom w:val="0"/>
      <w:divBdr>
        <w:top w:val="none" w:sz="0" w:space="0" w:color="auto"/>
        <w:left w:val="none" w:sz="0" w:space="0" w:color="auto"/>
        <w:bottom w:val="none" w:sz="0" w:space="0" w:color="auto"/>
        <w:right w:val="none" w:sz="0" w:space="0" w:color="auto"/>
      </w:divBdr>
    </w:div>
    <w:div w:id="16855547">
      <w:bodyDiv w:val="1"/>
      <w:marLeft w:val="0"/>
      <w:marRight w:val="0"/>
      <w:marTop w:val="0"/>
      <w:marBottom w:val="0"/>
      <w:divBdr>
        <w:top w:val="none" w:sz="0" w:space="0" w:color="auto"/>
        <w:left w:val="none" w:sz="0" w:space="0" w:color="auto"/>
        <w:bottom w:val="none" w:sz="0" w:space="0" w:color="auto"/>
        <w:right w:val="none" w:sz="0" w:space="0" w:color="auto"/>
      </w:divBdr>
    </w:div>
    <w:div w:id="16932464">
      <w:bodyDiv w:val="1"/>
      <w:marLeft w:val="0"/>
      <w:marRight w:val="0"/>
      <w:marTop w:val="0"/>
      <w:marBottom w:val="0"/>
      <w:divBdr>
        <w:top w:val="none" w:sz="0" w:space="0" w:color="auto"/>
        <w:left w:val="none" w:sz="0" w:space="0" w:color="auto"/>
        <w:bottom w:val="none" w:sz="0" w:space="0" w:color="auto"/>
        <w:right w:val="none" w:sz="0" w:space="0" w:color="auto"/>
      </w:divBdr>
    </w:div>
    <w:div w:id="18698529">
      <w:marLeft w:val="480"/>
      <w:marRight w:val="0"/>
      <w:marTop w:val="0"/>
      <w:marBottom w:val="0"/>
      <w:divBdr>
        <w:top w:val="none" w:sz="0" w:space="0" w:color="auto"/>
        <w:left w:val="none" w:sz="0" w:space="0" w:color="auto"/>
        <w:bottom w:val="none" w:sz="0" w:space="0" w:color="auto"/>
        <w:right w:val="none" w:sz="0" w:space="0" w:color="auto"/>
      </w:divBdr>
    </w:div>
    <w:div w:id="19665732">
      <w:marLeft w:val="480"/>
      <w:marRight w:val="0"/>
      <w:marTop w:val="0"/>
      <w:marBottom w:val="0"/>
      <w:divBdr>
        <w:top w:val="none" w:sz="0" w:space="0" w:color="auto"/>
        <w:left w:val="none" w:sz="0" w:space="0" w:color="auto"/>
        <w:bottom w:val="none" w:sz="0" w:space="0" w:color="auto"/>
        <w:right w:val="none" w:sz="0" w:space="0" w:color="auto"/>
      </w:divBdr>
    </w:div>
    <w:div w:id="21245594">
      <w:marLeft w:val="480"/>
      <w:marRight w:val="0"/>
      <w:marTop w:val="0"/>
      <w:marBottom w:val="0"/>
      <w:divBdr>
        <w:top w:val="none" w:sz="0" w:space="0" w:color="auto"/>
        <w:left w:val="none" w:sz="0" w:space="0" w:color="auto"/>
        <w:bottom w:val="none" w:sz="0" w:space="0" w:color="auto"/>
        <w:right w:val="none" w:sz="0" w:space="0" w:color="auto"/>
      </w:divBdr>
    </w:div>
    <w:div w:id="22485428">
      <w:bodyDiv w:val="1"/>
      <w:marLeft w:val="0"/>
      <w:marRight w:val="0"/>
      <w:marTop w:val="0"/>
      <w:marBottom w:val="0"/>
      <w:divBdr>
        <w:top w:val="none" w:sz="0" w:space="0" w:color="auto"/>
        <w:left w:val="none" w:sz="0" w:space="0" w:color="auto"/>
        <w:bottom w:val="none" w:sz="0" w:space="0" w:color="auto"/>
        <w:right w:val="none" w:sz="0" w:space="0" w:color="auto"/>
      </w:divBdr>
      <w:divsChild>
        <w:div w:id="788555">
          <w:marLeft w:val="480"/>
          <w:marRight w:val="0"/>
          <w:marTop w:val="0"/>
          <w:marBottom w:val="0"/>
          <w:divBdr>
            <w:top w:val="none" w:sz="0" w:space="0" w:color="auto"/>
            <w:left w:val="none" w:sz="0" w:space="0" w:color="auto"/>
            <w:bottom w:val="none" w:sz="0" w:space="0" w:color="auto"/>
            <w:right w:val="none" w:sz="0" w:space="0" w:color="auto"/>
          </w:divBdr>
        </w:div>
        <w:div w:id="10036663">
          <w:marLeft w:val="480"/>
          <w:marRight w:val="0"/>
          <w:marTop w:val="0"/>
          <w:marBottom w:val="0"/>
          <w:divBdr>
            <w:top w:val="none" w:sz="0" w:space="0" w:color="auto"/>
            <w:left w:val="none" w:sz="0" w:space="0" w:color="auto"/>
            <w:bottom w:val="none" w:sz="0" w:space="0" w:color="auto"/>
            <w:right w:val="none" w:sz="0" w:space="0" w:color="auto"/>
          </w:divBdr>
        </w:div>
        <w:div w:id="13776895">
          <w:marLeft w:val="480"/>
          <w:marRight w:val="0"/>
          <w:marTop w:val="0"/>
          <w:marBottom w:val="0"/>
          <w:divBdr>
            <w:top w:val="none" w:sz="0" w:space="0" w:color="auto"/>
            <w:left w:val="none" w:sz="0" w:space="0" w:color="auto"/>
            <w:bottom w:val="none" w:sz="0" w:space="0" w:color="auto"/>
            <w:right w:val="none" w:sz="0" w:space="0" w:color="auto"/>
          </w:divBdr>
        </w:div>
        <w:div w:id="175923562">
          <w:marLeft w:val="480"/>
          <w:marRight w:val="0"/>
          <w:marTop w:val="0"/>
          <w:marBottom w:val="0"/>
          <w:divBdr>
            <w:top w:val="none" w:sz="0" w:space="0" w:color="auto"/>
            <w:left w:val="none" w:sz="0" w:space="0" w:color="auto"/>
            <w:bottom w:val="none" w:sz="0" w:space="0" w:color="auto"/>
            <w:right w:val="none" w:sz="0" w:space="0" w:color="auto"/>
          </w:divBdr>
        </w:div>
        <w:div w:id="181167626">
          <w:marLeft w:val="480"/>
          <w:marRight w:val="0"/>
          <w:marTop w:val="0"/>
          <w:marBottom w:val="0"/>
          <w:divBdr>
            <w:top w:val="none" w:sz="0" w:space="0" w:color="auto"/>
            <w:left w:val="none" w:sz="0" w:space="0" w:color="auto"/>
            <w:bottom w:val="none" w:sz="0" w:space="0" w:color="auto"/>
            <w:right w:val="none" w:sz="0" w:space="0" w:color="auto"/>
          </w:divBdr>
        </w:div>
        <w:div w:id="259147985">
          <w:marLeft w:val="480"/>
          <w:marRight w:val="0"/>
          <w:marTop w:val="0"/>
          <w:marBottom w:val="0"/>
          <w:divBdr>
            <w:top w:val="none" w:sz="0" w:space="0" w:color="auto"/>
            <w:left w:val="none" w:sz="0" w:space="0" w:color="auto"/>
            <w:bottom w:val="none" w:sz="0" w:space="0" w:color="auto"/>
            <w:right w:val="none" w:sz="0" w:space="0" w:color="auto"/>
          </w:divBdr>
        </w:div>
        <w:div w:id="275600868">
          <w:marLeft w:val="480"/>
          <w:marRight w:val="0"/>
          <w:marTop w:val="0"/>
          <w:marBottom w:val="0"/>
          <w:divBdr>
            <w:top w:val="none" w:sz="0" w:space="0" w:color="auto"/>
            <w:left w:val="none" w:sz="0" w:space="0" w:color="auto"/>
            <w:bottom w:val="none" w:sz="0" w:space="0" w:color="auto"/>
            <w:right w:val="none" w:sz="0" w:space="0" w:color="auto"/>
          </w:divBdr>
        </w:div>
        <w:div w:id="287971554">
          <w:marLeft w:val="480"/>
          <w:marRight w:val="0"/>
          <w:marTop w:val="0"/>
          <w:marBottom w:val="0"/>
          <w:divBdr>
            <w:top w:val="none" w:sz="0" w:space="0" w:color="auto"/>
            <w:left w:val="none" w:sz="0" w:space="0" w:color="auto"/>
            <w:bottom w:val="none" w:sz="0" w:space="0" w:color="auto"/>
            <w:right w:val="none" w:sz="0" w:space="0" w:color="auto"/>
          </w:divBdr>
        </w:div>
        <w:div w:id="293826997">
          <w:marLeft w:val="480"/>
          <w:marRight w:val="0"/>
          <w:marTop w:val="0"/>
          <w:marBottom w:val="0"/>
          <w:divBdr>
            <w:top w:val="none" w:sz="0" w:space="0" w:color="auto"/>
            <w:left w:val="none" w:sz="0" w:space="0" w:color="auto"/>
            <w:bottom w:val="none" w:sz="0" w:space="0" w:color="auto"/>
            <w:right w:val="none" w:sz="0" w:space="0" w:color="auto"/>
          </w:divBdr>
        </w:div>
        <w:div w:id="395278509">
          <w:marLeft w:val="480"/>
          <w:marRight w:val="0"/>
          <w:marTop w:val="0"/>
          <w:marBottom w:val="0"/>
          <w:divBdr>
            <w:top w:val="none" w:sz="0" w:space="0" w:color="auto"/>
            <w:left w:val="none" w:sz="0" w:space="0" w:color="auto"/>
            <w:bottom w:val="none" w:sz="0" w:space="0" w:color="auto"/>
            <w:right w:val="none" w:sz="0" w:space="0" w:color="auto"/>
          </w:divBdr>
        </w:div>
        <w:div w:id="402141709">
          <w:marLeft w:val="480"/>
          <w:marRight w:val="0"/>
          <w:marTop w:val="0"/>
          <w:marBottom w:val="0"/>
          <w:divBdr>
            <w:top w:val="none" w:sz="0" w:space="0" w:color="auto"/>
            <w:left w:val="none" w:sz="0" w:space="0" w:color="auto"/>
            <w:bottom w:val="none" w:sz="0" w:space="0" w:color="auto"/>
            <w:right w:val="none" w:sz="0" w:space="0" w:color="auto"/>
          </w:divBdr>
        </w:div>
        <w:div w:id="485973917">
          <w:marLeft w:val="480"/>
          <w:marRight w:val="0"/>
          <w:marTop w:val="0"/>
          <w:marBottom w:val="0"/>
          <w:divBdr>
            <w:top w:val="none" w:sz="0" w:space="0" w:color="auto"/>
            <w:left w:val="none" w:sz="0" w:space="0" w:color="auto"/>
            <w:bottom w:val="none" w:sz="0" w:space="0" w:color="auto"/>
            <w:right w:val="none" w:sz="0" w:space="0" w:color="auto"/>
          </w:divBdr>
        </w:div>
        <w:div w:id="549728013">
          <w:marLeft w:val="480"/>
          <w:marRight w:val="0"/>
          <w:marTop w:val="0"/>
          <w:marBottom w:val="0"/>
          <w:divBdr>
            <w:top w:val="none" w:sz="0" w:space="0" w:color="auto"/>
            <w:left w:val="none" w:sz="0" w:space="0" w:color="auto"/>
            <w:bottom w:val="none" w:sz="0" w:space="0" w:color="auto"/>
            <w:right w:val="none" w:sz="0" w:space="0" w:color="auto"/>
          </w:divBdr>
        </w:div>
        <w:div w:id="577832992">
          <w:marLeft w:val="480"/>
          <w:marRight w:val="0"/>
          <w:marTop w:val="0"/>
          <w:marBottom w:val="0"/>
          <w:divBdr>
            <w:top w:val="none" w:sz="0" w:space="0" w:color="auto"/>
            <w:left w:val="none" w:sz="0" w:space="0" w:color="auto"/>
            <w:bottom w:val="none" w:sz="0" w:space="0" w:color="auto"/>
            <w:right w:val="none" w:sz="0" w:space="0" w:color="auto"/>
          </w:divBdr>
        </w:div>
        <w:div w:id="662859719">
          <w:marLeft w:val="480"/>
          <w:marRight w:val="0"/>
          <w:marTop w:val="0"/>
          <w:marBottom w:val="0"/>
          <w:divBdr>
            <w:top w:val="none" w:sz="0" w:space="0" w:color="auto"/>
            <w:left w:val="none" w:sz="0" w:space="0" w:color="auto"/>
            <w:bottom w:val="none" w:sz="0" w:space="0" w:color="auto"/>
            <w:right w:val="none" w:sz="0" w:space="0" w:color="auto"/>
          </w:divBdr>
        </w:div>
        <w:div w:id="682171344">
          <w:marLeft w:val="480"/>
          <w:marRight w:val="0"/>
          <w:marTop w:val="0"/>
          <w:marBottom w:val="0"/>
          <w:divBdr>
            <w:top w:val="none" w:sz="0" w:space="0" w:color="auto"/>
            <w:left w:val="none" w:sz="0" w:space="0" w:color="auto"/>
            <w:bottom w:val="none" w:sz="0" w:space="0" w:color="auto"/>
            <w:right w:val="none" w:sz="0" w:space="0" w:color="auto"/>
          </w:divBdr>
        </w:div>
        <w:div w:id="720597117">
          <w:marLeft w:val="480"/>
          <w:marRight w:val="0"/>
          <w:marTop w:val="0"/>
          <w:marBottom w:val="0"/>
          <w:divBdr>
            <w:top w:val="none" w:sz="0" w:space="0" w:color="auto"/>
            <w:left w:val="none" w:sz="0" w:space="0" w:color="auto"/>
            <w:bottom w:val="none" w:sz="0" w:space="0" w:color="auto"/>
            <w:right w:val="none" w:sz="0" w:space="0" w:color="auto"/>
          </w:divBdr>
        </w:div>
        <w:div w:id="759563299">
          <w:marLeft w:val="480"/>
          <w:marRight w:val="0"/>
          <w:marTop w:val="0"/>
          <w:marBottom w:val="0"/>
          <w:divBdr>
            <w:top w:val="none" w:sz="0" w:space="0" w:color="auto"/>
            <w:left w:val="none" w:sz="0" w:space="0" w:color="auto"/>
            <w:bottom w:val="none" w:sz="0" w:space="0" w:color="auto"/>
            <w:right w:val="none" w:sz="0" w:space="0" w:color="auto"/>
          </w:divBdr>
        </w:div>
        <w:div w:id="765344869">
          <w:marLeft w:val="480"/>
          <w:marRight w:val="0"/>
          <w:marTop w:val="0"/>
          <w:marBottom w:val="0"/>
          <w:divBdr>
            <w:top w:val="none" w:sz="0" w:space="0" w:color="auto"/>
            <w:left w:val="none" w:sz="0" w:space="0" w:color="auto"/>
            <w:bottom w:val="none" w:sz="0" w:space="0" w:color="auto"/>
            <w:right w:val="none" w:sz="0" w:space="0" w:color="auto"/>
          </w:divBdr>
        </w:div>
        <w:div w:id="804783108">
          <w:marLeft w:val="480"/>
          <w:marRight w:val="0"/>
          <w:marTop w:val="0"/>
          <w:marBottom w:val="0"/>
          <w:divBdr>
            <w:top w:val="none" w:sz="0" w:space="0" w:color="auto"/>
            <w:left w:val="none" w:sz="0" w:space="0" w:color="auto"/>
            <w:bottom w:val="none" w:sz="0" w:space="0" w:color="auto"/>
            <w:right w:val="none" w:sz="0" w:space="0" w:color="auto"/>
          </w:divBdr>
        </w:div>
        <w:div w:id="850485074">
          <w:marLeft w:val="480"/>
          <w:marRight w:val="0"/>
          <w:marTop w:val="0"/>
          <w:marBottom w:val="0"/>
          <w:divBdr>
            <w:top w:val="none" w:sz="0" w:space="0" w:color="auto"/>
            <w:left w:val="none" w:sz="0" w:space="0" w:color="auto"/>
            <w:bottom w:val="none" w:sz="0" w:space="0" w:color="auto"/>
            <w:right w:val="none" w:sz="0" w:space="0" w:color="auto"/>
          </w:divBdr>
        </w:div>
        <w:div w:id="867989197">
          <w:marLeft w:val="480"/>
          <w:marRight w:val="0"/>
          <w:marTop w:val="0"/>
          <w:marBottom w:val="0"/>
          <w:divBdr>
            <w:top w:val="none" w:sz="0" w:space="0" w:color="auto"/>
            <w:left w:val="none" w:sz="0" w:space="0" w:color="auto"/>
            <w:bottom w:val="none" w:sz="0" w:space="0" w:color="auto"/>
            <w:right w:val="none" w:sz="0" w:space="0" w:color="auto"/>
          </w:divBdr>
        </w:div>
        <w:div w:id="934047981">
          <w:marLeft w:val="480"/>
          <w:marRight w:val="0"/>
          <w:marTop w:val="0"/>
          <w:marBottom w:val="0"/>
          <w:divBdr>
            <w:top w:val="none" w:sz="0" w:space="0" w:color="auto"/>
            <w:left w:val="none" w:sz="0" w:space="0" w:color="auto"/>
            <w:bottom w:val="none" w:sz="0" w:space="0" w:color="auto"/>
            <w:right w:val="none" w:sz="0" w:space="0" w:color="auto"/>
          </w:divBdr>
        </w:div>
        <w:div w:id="946735464">
          <w:marLeft w:val="480"/>
          <w:marRight w:val="0"/>
          <w:marTop w:val="0"/>
          <w:marBottom w:val="0"/>
          <w:divBdr>
            <w:top w:val="none" w:sz="0" w:space="0" w:color="auto"/>
            <w:left w:val="none" w:sz="0" w:space="0" w:color="auto"/>
            <w:bottom w:val="none" w:sz="0" w:space="0" w:color="auto"/>
            <w:right w:val="none" w:sz="0" w:space="0" w:color="auto"/>
          </w:divBdr>
        </w:div>
        <w:div w:id="955525016">
          <w:marLeft w:val="480"/>
          <w:marRight w:val="0"/>
          <w:marTop w:val="0"/>
          <w:marBottom w:val="0"/>
          <w:divBdr>
            <w:top w:val="none" w:sz="0" w:space="0" w:color="auto"/>
            <w:left w:val="none" w:sz="0" w:space="0" w:color="auto"/>
            <w:bottom w:val="none" w:sz="0" w:space="0" w:color="auto"/>
            <w:right w:val="none" w:sz="0" w:space="0" w:color="auto"/>
          </w:divBdr>
        </w:div>
        <w:div w:id="1062564931">
          <w:marLeft w:val="480"/>
          <w:marRight w:val="0"/>
          <w:marTop w:val="0"/>
          <w:marBottom w:val="0"/>
          <w:divBdr>
            <w:top w:val="none" w:sz="0" w:space="0" w:color="auto"/>
            <w:left w:val="none" w:sz="0" w:space="0" w:color="auto"/>
            <w:bottom w:val="none" w:sz="0" w:space="0" w:color="auto"/>
            <w:right w:val="none" w:sz="0" w:space="0" w:color="auto"/>
          </w:divBdr>
        </w:div>
        <w:div w:id="1068845989">
          <w:marLeft w:val="480"/>
          <w:marRight w:val="0"/>
          <w:marTop w:val="0"/>
          <w:marBottom w:val="0"/>
          <w:divBdr>
            <w:top w:val="none" w:sz="0" w:space="0" w:color="auto"/>
            <w:left w:val="none" w:sz="0" w:space="0" w:color="auto"/>
            <w:bottom w:val="none" w:sz="0" w:space="0" w:color="auto"/>
            <w:right w:val="none" w:sz="0" w:space="0" w:color="auto"/>
          </w:divBdr>
        </w:div>
        <w:div w:id="1078089518">
          <w:marLeft w:val="480"/>
          <w:marRight w:val="0"/>
          <w:marTop w:val="0"/>
          <w:marBottom w:val="0"/>
          <w:divBdr>
            <w:top w:val="none" w:sz="0" w:space="0" w:color="auto"/>
            <w:left w:val="none" w:sz="0" w:space="0" w:color="auto"/>
            <w:bottom w:val="none" w:sz="0" w:space="0" w:color="auto"/>
            <w:right w:val="none" w:sz="0" w:space="0" w:color="auto"/>
          </w:divBdr>
        </w:div>
        <w:div w:id="1260261502">
          <w:marLeft w:val="480"/>
          <w:marRight w:val="0"/>
          <w:marTop w:val="0"/>
          <w:marBottom w:val="0"/>
          <w:divBdr>
            <w:top w:val="none" w:sz="0" w:space="0" w:color="auto"/>
            <w:left w:val="none" w:sz="0" w:space="0" w:color="auto"/>
            <w:bottom w:val="none" w:sz="0" w:space="0" w:color="auto"/>
            <w:right w:val="none" w:sz="0" w:space="0" w:color="auto"/>
          </w:divBdr>
        </w:div>
        <w:div w:id="1287420801">
          <w:marLeft w:val="480"/>
          <w:marRight w:val="0"/>
          <w:marTop w:val="0"/>
          <w:marBottom w:val="0"/>
          <w:divBdr>
            <w:top w:val="none" w:sz="0" w:space="0" w:color="auto"/>
            <w:left w:val="none" w:sz="0" w:space="0" w:color="auto"/>
            <w:bottom w:val="none" w:sz="0" w:space="0" w:color="auto"/>
            <w:right w:val="none" w:sz="0" w:space="0" w:color="auto"/>
          </w:divBdr>
        </w:div>
        <w:div w:id="1322344315">
          <w:marLeft w:val="480"/>
          <w:marRight w:val="0"/>
          <w:marTop w:val="0"/>
          <w:marBottom w:val="0"/>
          <w:divBdr>
            <w:top w:val="none" w:sz="0" w:space="0" w:color="auto"/>
            <w:left w:val="none" w:sz="0" w:space="0" w:color="auto"/>
            <w:bottom w:val="none" w:sz="0" w:space="0" w:color="auto"/>
            <w:right w:val="none" w:sz="0" w:space="0" w:color="auto"/>
          </w:divBdr>
        </w:div>
        <w:div w:id="1349066590">
          <w:marLeft w:val="480"/>
          <w:marRight w:val="0"/>
          <w:marTop w:val="0"/>
          <w:marBottom w:val="0"/>
          <w:divBdr>
            <w:top w:val="none" w:sz="0" w:space="0" w:color="auto"/>
            <w:left w:val="none" w:sz="0" w:space="0" w:color="auto"/>
            <w:bottom w:val="none" w:sz="0" w:space="0" w:color="auto"/>
            <w:right w:val="none" w:sz="0" w:space="0" w:color="auto"/>
          </w:divBdr>
        </w:div>
        <w:div w:id="1361473633">
          <w:marLeft w:val="480"/>
          <w:marRight w:val="0"/>
          <w:marTop w:val="0"/>
          <w:marBottom w:val="0"/>
          <w:divBdr>
            <w:top w:val="none" w:sz="0" w:space="0" w:color="auto"/>
            <w:left w:val="none" w:sz="0" w:space="0" w:color="auto"/>
            <w:bottom w:val="none" w:sz="0" w:space="0" w:color="auto"/>
            <w:right w:val="none" w:sz="0" w:space="0" w:color="auto"/>
          </w:divBdr>
        </w:div>
        <w:div w:id="1404595897">
          <w:marLeft w:val="480"/>
          <w:marRight w:val="0"/>
          <w:marTop w:val="0"/>
          <w:marBottom w:val="0"/>
          <w:divBdr>
            <w:top w:val="none" w:sz="0" w:space="0" w:color="auto"/>
            <w:left w:val="none" w:sz="0" w:space="0" w:color="auto"/>
            <w:bottom w:val="none" w:sz="0" w:space="0" w:color="auto"/>
            <w:right w:val="none" w:sz="0" w:space="0" w:color="auto"/>
          </w:divBdr>
        </w:div>
        <w:div w:id="1483696368">
          <w:marLeft w:val="480"/>
          <w:marRight w:val="0"/>
          <w:marTop w:val="0"/>
          <w:marBottom w:val="0"/>
          <w:divBdr>
            <w:top w:val="none" w:sz="0" w:space="0" w:color="auto"/>
            <w:left w:val="none" w:sz="0" w:space="0" w:color="auto"/>
            <w:bottom w:val="none" w:sz="0" w:space="0" w:color="auto"/>
            <w:right w:val="none" w:sz="0" w:space="0" w:color="auto"/>
          </w:divBdr>
        </w:div>
        <w:div w:id="1515849416">
          <w:marLeft w:val="480"/>
          <w:marRight w:val="0"/>
          <w:marTop w:val="0"/>
          <w:marBottom w:val="0"/>
          <w:divBdr>
            <w:top w:val="none" w:sz="0" w:space="0" w:color="auto"/>
            <w:left w:val="none" w:sz="0" w:space="0" w:color="auto"/>
            <w:bottom w:val="none" w:sz="0" w:space="0" w:color="auto"/>
            <w:right w:val="none" w:sz="0" w:space="0" w:color="auto"/>
          </w:divBdr>
        </w:div>
        <w:div w:id="1573655948">
          <w:marLeft w:val="480"/>
          <w:marRight w:val="0"/>
          <w:marTop w:val="0"/>
          <w:marBottom w:val="0"/>
          <w:divBdr>
            <w:top w:val="none" w:sz="0" w:space="0" w:color="auto"/>
            <w:left w:val="none" w:sz="0" w:space="0" w:color="auto"/>
            <w:bottom w:val="none" w:sz="0" w:space="0" w:color="auto"/>
            <w:right w:val="none" w:sz="0" w:space="0" w:color="auto"/>
          </w:divBdr>
        </w:div>
        <w:div w:id="1658726570">
          <w:marLeft w:val="480"/>
          <w:marRight w:val="0"/>
          <w:marTop w:val="0"/>
          <w:marBottom w:val="0"/>
          <w:divBdr>
            <w:top w:val="none" w:sz="0" w:space="0" w:color="auto"/>
            <w:left w:val="none" w:sz="0" w:space="0" w:color="auto"/>
            <w:bottom w:val="none" w:sz="0" w:space="0" w:color="auto"/>
            <w:right w:val="none" w:sz="0" w:space="0" w:color="auto"/>
          </w:divBdr>
        </w:div>
        <w:div w:id="1664577006">
          <w:marLeft w:val="480"/>
          <w:marRight w:val="0"/>
          <w:marTop w:val="0"/>
          <w:marBottom w:val="0"/>
          <w:divBdr>
            <w:top w:val="none" w:sz="0" w:space="0" w:color="auto"/>
            <w:left w:val="none" w:sz="0" w:space="0" w:color="auto"/>
            <w:bottom w:val="none" w:sz="0" w:space="0" w:color="auto"/>
            <w:right w:val="none" w:sz="0" w:space="0" w:color="auto"/>
          </w:divBdr>
        </w:div>
        <w:div w:id="1695421264">
          <w:marLeft w:val="480"/>
          <w:marRight w:val="0"/>
          <w:marTop w:val="0"/>
          <w:marBottom w:val="0"/>
          <w:divBdr>
            <w:top w:val="none" w:sz="0" w:space="0" w:color="auto"/>
            <w:left w:val="none" w:sz="0" w:space="0" w:color="auto"/>
            <w:bottom w:val="none" w:sz="0" w:space="0" w:color="auto"/>
            <w:right w:val="none" w:sz="0" w:space="0" w:color="auto"/>
          </w:divBdr>
        </w:div>
        <w:div w:id="1757049704">
          <w:marLeft w:val="480"/>
          <w:marRight w:val="0"/>
          <w:marTop w:val="0"/>
          <w:marBottom w:val="0"/>
          <w:divBdr>
            <w:top w:val="none" w:sz="0" w:space="0" w:color="auto"/>
            <w:left w:val="none" w:sz="0" w:space="0" w:color="auto"/>
            <w:bottom w:val="none" w:sz="0" w:space="0" w:color="auto"/>
            <w:right w:val="none" w:sz="0" w:space="0" w:color="auto"/>
          </w:divBdr>
        </w:div>
        <w:div w:id="1785926045">
          <w:marLeft w:val="480"/>
          <w:marRight w:val="0"/>
          <w:marTop w:val="0"/>
          <w:marBottom w:val="0"/>
          <w:divBdr>
            <w:top w:val="none" w:sz="0" w:space="0" w:color="auto"/>
            <w:left w:val="none" w:sz="0" w:space="0" w:color="auto"/>
            <w:bottom w:val="none" w:sz="0" w:space="0" w:color="auto"/>
            <w:right w:val="none" w:sz="0" w:space="0" w:color="auto"/>
          </w:divBdr>
        </w:div>
        <w:div w:id="1803573875">
          <w:marLeft w:val="480"/>
          <w:marRight w:val="0"/>
          <w:marTop w:val="0"/>
          <w:marBottom w:val="0"/>
          <w:divBdr>
            <w:top w:val="none" w:sz="0" w:space="0" w:color="auto"/>
            <w:left w:val="none" w:sz="0" w:space="0" w:color="auto"/>
            <w:bottom w:val="none" w:sz="0" w:space="0" w:color="auto"/>
            <w:right w:val="none" w:sz="0" w:space="0" w:color="auto"/>
          </w:divBdr>
        </w:div>
        <w:div w:id="1860116620">
          <w:marLeft w:val="480"/>
          <w:marRight w:val="0"/>
          <w:marTop w:val="0"/>
          <w:marBottom w:val="0"/>
          <w:divBdr>
            <w:top w:val="none" w:sz="0" w:space="0" w:color="auto"/>
            <w:left w:val="none" w:sz="0" w:space="0" w:color="auto"/>
            <w:bottom w:val="none" w:sz="0" w:space="0" w:color="auto"/>
            <w:right w:val="none" w:sz="0" w:space="0" w:color="auto"/>
          </w:divBdr>
        </w:div>
        <w:div w:id="1869491011">
          <w:marLeft w:val="480"/>
          <w:marRight w:val="0"/>
          <w:marTop w:val="0"/>
          <w:marBottom w:val="0"/>
          <w:divBdr>
            <w:top w:val="none" w:sz="0" w:space="0" w:color="auto"/>
            <w:left w:val="none" w:sz="0" w:space="0" w:color="auto"/>
            <w:bottom w:val="none" w:sz="0" w:space="0" w:color="auto"/>
            <w:right w:val="none" w:sz="0" w:space="0" w:color="auto"/>
          </w:divBdr>
        </w:div>
        <w:div w:id="1875583199">
          <w:marLeft w:val="480"/>
          <w:marRight w:val="0"/>
          <w:marTop w:val="0"/>
          <w:marBottom w:val="0"/>
          <w:divBdr>
            <w:top w:val="none" w:sz="0" w:space="0" w:color="auto"/>
            <w:left w:val="none" w:sz="0" w:space="0" w:color="auto"/>
            <w:bottom w:val="none" w:sz="0" w:space="0" w:color="auto"/>
            <w:right w:val="none" w:sz="0" w:space="0" w:color="auto"/>
          </w:divBdr>
        </w:div>
        <w:div w:id="1905294222">
          <w:marLeft w:val="480"/>
          <w:marRight w:val="0"/>
          <w:marTop w:val="0"/>
          <w:marBottom w:val="0"/>
          <w:divBdr>
            <w:top w:val="none" w:sz="0" w:space="0" w:color="auto"/>
            <w:left w:val="none" w:sz="0" w:space="0" w:color="auto"/>
            <w:bottom w:val="none" w:sz="0" w:space="0" w:color="auto"/>
            <w:right w:val="none" w:sz="0" w:space="0" w:color="auto"/>
          </w:divBdr>
        </w:div>
        <w:div w:id="1988052745">
          <w:marLeft w:val="480"/>
          <w:marRight w:val="0"/>
          <w:marTop w:val="0"/>
          <w:marBottom w:val="0"/>
          <w:divBdr>
            <w:top w:val="none" w:sz="0" w:space="0" w:color="auto"/>
            <w:left w:val="none" w:sz="0" w:space="0" w:color="auto"/>
            <w:bottom w:val="none" w:sz="0" w:space="0" w:color="auto"/>
            <w:right w:val="none" w:sz="0" w:space="0" w:color="auto"/>
          </w:divBdr>
        </w:div>
        <w:div w:id="2007777541">
          <w:marLeft w:val="480"/>
          <w:marRight w:val="0"/>
          <w:marTop w:val="0"/>
          <w:marBottom w:val="0"/>
          <w:divBdr>
            <w:top w:val="none" w:sz="0" w:space="0" w:color="auto"/>
            <w:left w:val="none" w:sz="0" w:space="0" w:color="auto"/>
            <w:bottom w:val="none" w:sz="0" w:space="0" w:color="auto"/>
            <w:right w:val="none" w:sz="0" w:space="0" w:color="auto"/>
          </w:divBdr>
        </w:div>
        <w:div w:id="2007859000">
          <w:marLeft w:val="480"/>
          <w:marRight w:val="0"/>
          <w:marTop w:val="0"/>
          <w:marBottom w:val="0"/>
          <w:divBdr>
            <w:top w:val="none" w:sz="0" w:space="0" w:color="auto"/>
            <w:left w:val="none" w:sz="0" w:space="0" w:color="auto"/>
            <w:bottom w:val="none" w:sz="0" w:space="0" w:color="auto"/>
            <w:right w:val="none" w:sz="0" w:space="0" w:color="auto"/>
          </w:divBdr>
        </w:div>
        <w:div w:id="2024164413">
          <w:marLeft w:val="480"/>
          <w:marRight w:val="0"/>
          <w:marTop w:val="0"/>
          <w:marBottom w:val="0"/>
          <w:divBdr>
            <w:top w:val="none" w:sz="0" w:space="0" w:color="auto"/>
            <w:left w:val="none" w:sz="0" w:space="0" w:color="auto"/>
            <w:bottom w:val="none" w:sz="0" w:space="0" w:color="auto"/>
            <w:right w:val="none" w:sz="0" w:space="0" w:color="auto"/>
          </w:divBdr>
        </w:div>
      </w:divsChild>
    </w:div>
    <w:div w:id="22631827">
      <w:bodyDiv w:val="1"/>
      <w:marLeft w:val="0"/>
      <w:marRight w:val="0"/>
      <w:marTop w:val="0"/>
      <w:marBottom w:val="0"/>
      <w:divBdr>
        <w:top w:val="none" w:sz="0" w:space="0" w:color="auto"/>
        <w:left w:val="none" w:sz="0" w:space="0" w:color="auto"/>
        <w:bottom w:val="none" w:sz="0" w:space="0" w:color="auto"/>
        <w:right w:val="none" w:sz="0" w:space="0" w:color="auto"/>
      </w:divBdr>
    </w:div>
    <w:div w:id="22875104">
      <w:bodyDiv w:val="1"/>
      <w:marLeft w:val="0"/>
      <w:marRight w:val="0"/>
      <w:marTop w:val="0"/>
      <w:marBottom w:val="0"/>
      <w:divBdr>
        <w:top w:val="none" w:sz="0" w:space="0" w:color="auto"/>
        <w:left w:val="none" w:sz="0" w:space="0" w:color="auto"/>
        <w:bottom w:val="none" w:sz="0" w:space="0" w:color="auto"/>
        <w:right w:val="none" w:sz="0" w:space="0" w:color="auto"/>
      </w:divBdr>
    </w:div>
    <w:div w:id="23868012">
      <w:marLeft w:val="480"/>
      <w:marRight w:val="0"/>
      <w:marTop w:val="0"/>
      <w:marBottom w:val="0"/>
      <w:divBdr>
        <w:top w:val="none" w:sz="0" w:space="0" w:color="auto"/>
        <w:left w:val="none" w:sz="0" w:space="0" w:color="auto"/>
        <w:bottom w:val="none" w:sz="0" w:space="0" w:color="auto"/>
        <w:right w:val="none" w:sz="0" w:space="0" w:color="auto"/>
      </w:divBdr>
    </w:div>
    <w:div w:id="25301565">
      <w:marLeft w:val="480"/>
      <w:marRight w:val="0"/>
      <w:marTop w:val="0"/>
      <w:marBottom w:val="0"/>
      <w:divBdr>
        <w:top w:val="none" w:sz="0" w:space="0" w:color="auto"/>
        <w:left w:val="none" w:sz="0" w:space="0" w:color="auto"/>
        <w:bottom w:val="none" w:sz="0" w:space="0" w:color="auto"/>
        <w:right w:val="none" w:sz="0" w:space="0" w:color="auto"/>
      </w:divBdr>
    </w:div>
    <w:div w:id="26225386">
      <w:bodyDiv w:val="1"/>
      <w:marLeft w:val="0"/>
      <w:marRight w:val="0"/>
      <w:marTop w:val="0"/>
      <w:marBottom w:val="0"/>
      <w:divBdr>
        <w:top w:val="none" w:sz="0" w:space="0" w:color="auto"/>
        <w:left w:val="none" w:sz="0" w:space="0" w:color="auto"/>
        <w:bottom w:val="none" w:sz="0" w:space="0" w:color="auto"/>
        <w:right w:val="none" w:sz="0" w:space="0" w:color="auto"/>
      </w:divBdr>
      <w:divsChild>
        <w:div w:id="76098633">
          <w:marLeft w:val="480"/>
          <w:marRight w:val="0"/>
          <w:marTop w:val="0"/>
          <w:marBottom w:val="0"/>
          <w:divBdr>
            <w:top w:val="none" w:sz="0" w:space="0" w:color="auto"/>
            <w:left w:val="none" w:sz="0" w:space="0" w:color="auto"/>
            <w:bottom w:val="none" w:sz="0" w:space="0" w:color="auto"/>
            <w:right w:val="none" w:sz="0" w:space="0" w:color="auto"/>
          </w:divBdr>
        </w:div>
        <w:div w:id="92165449">
          <w:marLeft w:val="480"/>
          <w:marRight w:val="0"/>
          <w:marTop w:val="0"/>
          <w:marBottom w:val="0"/>
          <w:divBdr>
            <w:top w:val="none" w:sz="0" w:space="0" w:color="auto"/>
            <w:left w:val="none" w:sz="0" w:space="0" w:color="auto"/>
            <w:bottom w:val="none" w:sz="0" w:space="0" w:color="auto"/>
            <w:right w:val="none" w:sz="0" w:space="0" w:color="auto"/>
          </w:divBdr>
        </w:div>
        <w:div w:id="158891145">
          <w:marLeft w:val="480"/>
          <w:marRight w:val="0"/>
          <w:marTop w:val="0"/>
          <w:marBottom w:val="0"/>
          <w:divBdr>
            <w:top w:val="none" w:sz="0" w:space="0" w:color="auto"/>
            <w:left w:val="none" w:sz="0" w:space="0" w:color="auto"/>
            <w:bottom w:val="none" w:sz="0" w:space="0" w:color="auto"/>
            <w:right w:val="none" w:sz="0" w:space="0" w:color="auto"/>
          </w:divBdr>
        </w:div>
        <w:div w:id="161894060">
          <w:marLeft w:val="480"/>
          <w:marRight w:val="0"/>
          <w:marTop w:val="0"/>
          <w:marBottom w:val="0"/>
          <w:divBdr>
            <w:top w:val="none" w:sz="0" w:space="0" w:color="auto"/>
            <w:left w:val="none" w:sz="0" w:space="0" w:color="auto"/>
            <w:bottom w:val="none" w:sz="0" w:space="0" w:color="auto"/>
            <w:right w:val="none" w:sz="0" w:space="0" w:color="auto"/>
          </w:divBdr>
        </w:div>
        <w:div w:id="201788172">
          <w:marLeft w:val="480"/>
          <w:marRight w:val="0"/>
          <w:marTop w:val="0"/>
          <w:marBottom w:val="0"/>
          <w:divBdr>
            <w:top w:val="none" w:sz="0" w:space="0" w:color="auto"/>
            <w:left w:val="none" w:sz="0" w:space="0" w:color="auto"/>
            <w:bottom w:val="none" w:sz="0" w:space="0" w:color="auto"/>
            <w:right w:val="none" w:sz="0" w:space="0" w:color="auto"/>
          </w:divBdr>
        </w:div>
        <w:div w:id="225605268">
          <w:marLeft w:val="480"/>
          <w:marRight w:val="0"/>
          <w:marTop w:val="0"/>
          <w:marBottom w:val="0"/>
          <w:divBdr>
            <w:top w:val="none" w:sz="0" w:space="0" w:color="auto"/>
            <w:left w:val="none" w:sz="0" w:space="0" w:color="auto"/>
            <w:bottom w:val="none" w:sz="0" w:space="0" w:color="auto"/>
            <w:right w:val="none" w:sz="0" w:space="0" w:color="auto"/>
          </w:divBdr>
        </w:div>
        <w:div w:id="346031451">
          <w:marLeft w:val="480"/>
          <w:marRight w:val="0"/>
          <w:marTop w:val="0"/>
          <w:marBottom w:val="0"/>
          <w:divBdr>
            <w:top w:val="none" w:sz="0" w:space="0" w:color="auto"/>
            <w:left w:val="none" w:sz="0" w:space="0" w:color="auto"/>
            <w:bottom w:val="none" w:sz="0" w:space="0" w:color="auto"/>
            <w:right w:val="none" w:sz="0" w:space="0" w:color="auto"/>
          </w:divBdr>
        </w:div>
        <w:div w:id="379793423">
          <w:marLeft w:val="480"/>
          <w:marRight w:val="0"/>
          <w:marTop w:val="0"/>
          <w:marBottom w:val="0"/>
          <w:divBdr>
            <w:top w:val="none" w:sz="0" w:space="0" w:color="auto"/>
            <w:left w:val="none" w:sz="0" w:space="0" w:color="auto"/>
            <w:bottom w:val="none" w:sz="0" w:space="0" w:color="auto"/>
            <w:right w:val="none" w:sz="0" w:space="0" w:color="auto"/>
          </w:divBdr>
        </w:div>
        <w:div w:id="390352299">
          <w:marLeft w:val="480"/>
          <w:marRight w:val="0"/>
          <w:marTop w:val="0"/>
          <w:marBottom w:val="0"/>
          <w:divBdr>
            <w:top w:val="none" w:sz="0" w:space="0" w:color="auto"/>
            <w:left w:val="none" w:sz="0" w:space="0" w:color="auto"/>
            <w:bottom w:val="none" w:sz="0" w:space="0" w:color="auto"/>
            <w:right w:val="none" w:sz="0" w:space="0" w:color="auto"/>
          </w:divBdr>
        </w:div>
        <w:div w:id="410808244">
          <w:marLeft w:val="480"/>
          <w:marRight w:val="0"/>
          <w:marTop w:val="0"/>
          <w:marBottom w:val="0"/>
          <w:divBdr>
            <w:top w:val="none" w:sz="0" w:space="0" w:color="auto"/>
            <w:left w:val="none" w:sz="0" w:space="0" w:color="auto"/>
            <w:bottom w:val="none" w:sz="0" w:space="0" w:color="auto"/>
            <w:right w:val="none" w:sz="0" w:space="0" w:color="auto"/>
          </w:divBdr>
        </w:div>
        <w:div w:id="443504563">
          <w:marLeft w:val="480"/>
          <w:marRight w:val="0"/>
          <w:marTop w:val="0"/>
          <w:marBottom w:val="0"/>
          <w:divBdr>
            <w:top w:val="none" w:sz="0" w:space="0" w:color="auto"/>
            <w:left w:val="none" w:sz="0" w:space="0" w:color="auto"/>
            <w:bottom w:val="none" w:sz="0" w:space="0" w:color="auto"/>
            <w:right w:val="none" w:sz="0" w:space="0" w:color="auto"/>
          </w:divBdr>
        </w:div>
        <w:div w:id="527256789">
          <w:marLeft w:val="480"/>
          <w:marRight w:val="0"/>
          <w:marTop w:val="0"/>
          <w:marBottom w:val="0"/>
          <w:divBdr>
            <w:top w:val="none" w:sz="0" w:space="0" w:color="auto"/>
            <w:left w:val="none" w:sz="0" w:space="0" w:color="auto"/>
            <w:bottom w:val="none" w:sz="0" w:space="0" w:color="auto"/>
            <w:right w:val="none" w:sz="0" w:space="0" w:color="auto"/>
          </w:divBdr>
        </w:div>
        <w:div w:id="535384724">
          <w:marLeft w:val="480"/>
          <w:marRight w:val="0"/>
          <w:marTop w:val="0"/>
          <w:marBottom w:val="0"/>
          <w:divBdr>
            <w:top w:val="none" w:sz="0" w:space="0" w:color="auto"/>
            <w:left w:val="none" w:sz="0" w:space="0" w:color="auto"/>
            <w:bottom w:val="none" w:sz="0" w:space="0" w:color="auto"/>
            <w:right w:val="none" w:sz="0" w:space="0" w:color="auto"/>
          </w:divBdr>
        </w:div>
        <w:div w:id="551229724">
          <w:marLeft w:val="480"/>
          <w:marRight w:val="0"/>
          <w:marTop w:val="0"/>
          <w:marBottom w:val="0"/>
          <w:divBdr>
            <w:top w:val="none" w:sz="0" w:space="0" w:color="auto"/>
            <w:left w:val="none" w:sz="0" w:space="0" w:color="auto"/>
            <w:bottom w:val="none" w:sz="0" w:space="0" w:color="auto"/>
            <w:right w:val="none" w:sz="0" w:space="0" w:color="auto"/>
          </w:divBdr>
        </w:div>
        <w:div w:id="552353770">
          <w:marLeft w:val="480"/>
          <w:marRight w:val="0"/>
          <w:marTop w:val="0"/>
          <w:marBottom w:val="0"/>
          <w:divBdr>
            <w:top w:val="none" w:sz="0" w:space="0" w:color="auto"/>
            <w:left w:val="none" w:sz="0" w:space="0" w:color="auto"/>
            <w:bottom w:val="none" w:sz="0" w:space="0" w:color="auto"/>
            <w:right w:val="none" w:sz="0" w:space="0" w:color="auto"/>
          </w:divBdr>
        </w:div>
        <w:div w:id="604963499">
          <w:marLeft w:val="480"/>
          <w:marRight w:val="0"/>
          <w:marTop w:val="0"/>
          <w:marBottom w:val="0"/>
          <w:divBdr>
            <w:top w:val="none" w:sz="0" w:space="0" w:color="auto"/>
            <w:left w:val="none" w:sz="0" w:space="0" w:color="auto"/>
            <w:bottom w:val="none" w:sz="0" w:space="0" w:color="auto"/>
            <w:right w:val="none" w:sz="0" w:space="0" w:color="auto"/>
          </w:divBdr>
        </w:div>
        <w:div w:id="648824986">
          <w:marLeft w:val="480"/>
          <w:marRight w:val="0"/>
          <w:marTop w:val="0"/>
          <w:marBottom w:val="0"/>
          <w:divBdr>
            <w:top w:val="none" w:sz="0" w:space="0" w:color="auto"/>
            <w:left w:val="none" w:sz="0" w:space="0" w:color="auto"/>
            <w:bottom w:val="none" w:sz="0" w:space="0" w:color="auto"/>
            <w:right w:val="none" w:sz="0" w:space="0" w:color="auto"/>
          </w:divBdr>
        </w:div>
        <w:div w:id="715130244">
          <w:marLeft w:val="480"/>
          <w:marRight w:val="0"/>
          <w:marTop w:val="0"/>
          <w:marBottom w:val="0"/>
          <w:divBdr>
            <w:top w:val="none" w:sz="0" w:space="0" w:color="auto"/>
            <w:left w:val="none" w:sz="0" w:space="0" w:color="auto"/>
            <w:bottom w:val="none" w:sz="0" w:space="0" w:color="auto"/>
            <w:right w:val="none" w:sz="0" w:space="0" w:color="auto"/>
          </w:divBdr>
        </w:div>
        <w:div w:id="769206516">
          <w:marLeft w:val="480"/>
          <w:marRight w:val="0"/>
          <w:marTop w:val="0"/>
          <w:marBottom w:val="0"/>
          <w:divBdr>
            <w:top w:val="none" w:sz="0" w:space="0" w:color="auto"/>
            <w:left w:val="none" w:sz="0" w:space="0" w:color="auto"/>
            <w:bottom w:val="none" w:sz="0" w:space="0" w:color="auto"/>
            <w:right w:val="none" w:sz="0" w:space="0" w:color="auto"/>
          </w:divBdr>
        </w:div>
        <w:div w:id="782960565">
          <w:marLeft w:val="480"/>
          <w:marRight w:val="0"/>
          <w:marTop w:val="0"/>
          <w:marBottom w:val="0"/>
          <w:divBdr>
            <w:top w:val="none" w:sz="0" w:space="0" w:color="auto"/>
            <w:left w:val="none" w:sz="0" w:space="0" w:color="auto"/>
            <w:bottom w:val="none" w:sz="0" w:space="0" w:color="auto"/>
            <w:right w:val="none" w:sz="0" w:space="0" w:color="auto"/>
          </w:divBdr>
        </w:div>
        <w:div w:id="872811989">
          <w:marLeft w:val="480"/>
          <w:marRight w:val="0"/>
          <w:marTop w:val="0"/>
          <w:marBottom w:val="0"/>
          <w:divBdr>
            <w:top w:val="none" w:sz="0" w:space="0" w:color="auto"/>
            <w:left w:val="none" w:sz="0" w:space="0" w:color="auto"/>
            <w:bottom w:val="none" w:sz="0" w:space="0" w:color="auto"/>
            <w:right w:val="none" w:sz="0" w:space="0" w:color="auto"/>
          </w:divBdr>
        </w:div>
        <w:div w:id="895048505">
          <w:marLeft w:val="480"/>
          <w:marRight w:val="0"/>
          <w:marTop w:val="0"/>
          <w:marBottom w:val="0"/>
          <w:divBdr>
            <w:top w:val="none" w:sz="0" w:space="0" w:color="auto"/>
            <w:left w:val="none" w:sz="0" w:space="0" w:color="auto"/>
            <w:bottom w:val="none" w:sz="0" w:space="0" w:color="auto"/>
            <w:right w:val="none" w:sz="0" w:space="0" w:color="auto"/>
          </w:divBdr>
        </w:div>
        <w:div w:id="928855043">
          <w:marLeft w:val="480"/>
          <w:marRight w:val="0"/>
          <w:marTop w:val="0"/>
          <w:marBottom w:val="0"/>
          <w:divBdr>
            <w:top w:val="none" w:sz="0" w:space="0" w:color="auto"/>
            <w:left w:val="none" w:sz="0" w:space="0" w:color="auto"/>
            <w:bottom w:val="none" w:sz="0" w:space="0" w:color="auto"/>
            <w:right w:val="none" w:sz="0" w:space="0" w:color="auto"/>
          </w:divBdr>
        </w:div>
        <w:div w:id="929046163">
          <w:marLeft w:val="480"/>
          <w:marRight w:val="0"/>
          <w:marTop w:val="0"/>
          <w:marBottom w:val="0"/>
          <w:divBdr>
            <w:top w:val="none" w:sz="0" w:space="0" w:color="auto"/>
            <w:left w:val="none" w:sz="0" w:space="0" w:color="auto"/>
            <w:bottom w:val="none" w:sz="0" w:space="0" w:color="auto"/>
            <w:right w:val="none" w:sz="0" w:space="0" w:color="auto"/>
          </w:divBdr>
        </w:div>
        <w:div w:id="988747377">
          <w:marLeft w:val="480"/>
          <w:marRight w:val="0"/>
          <w:marTop w:val="0"/>
          <w:marBottom w:val="0"/>
          <w:divBdr>
            <w:top w:val="none" w:sz="0" w:space="0" w:color="auto"/>
            <w:left w:val="none" w:sz="0" w:space="0" w:color="auto"/>
            <w:bottom w:val="none" w:sz="0" w:space="0" w:color="auto"/>
            <w:right w:val="none" w:sz="0" w:space="0" w:color="auto"/>
          </w:divBdr>
        </w:div>
        <w:div w:id="1018432180">
          <w:marLeft w:val="480"/>
          <w:marRight w:val="0"/>
          <w:marTop w:val="0"/>
          <w:marBottom w:val="0"/>
          <w:divBdr>
            <w:top w:val="none" w:sz="0" w:space="0" w:color="auto"/>
            <w:left w:val="none" w:sz="0" w:space="0" w:color="auto"/>
            <w:bottom w:val="none" w:sz="0" w:space="0" w:color="auto"/>
            <w:right w:val="none" w:sz="0" w:space="0" w:color="auto"/>
          </w:divBdr>
        </w:div>
        <w:div w:id="1051340386">
          <w:marLeft w:val="480"/>
          <w:marRight w:val="0"/>
          <w:marTop w:val="0"/>
          <w:marBottom w:val="0"/>
          <w:divBdr>
            <w:top w:val="none" w:sz="0" w:space="0" w:color="auto"/>
            <w:left w:val="none" w:sz="0" w:space="0" w:color="auto"/>
            <w:bottom w:val="none" w:sz="0" w:space="0" w:color="auto"/>
            <w:right w:val="none" w:sz="0" w:space="0" w:color="auto"/>
          </w:divBdr>
        </w:div>
        <w:div w:id="1059592578">
          <w:marLeft w:val="480"/>
          <w:marRight w:val="0"/>
          <w:marTop w:val="0"/>
          <w:marBottom w:val="0"/>
          <w:divBdr>
            <w:top w:val="none" w:sz="0" w:space="0" w:color="auto"/>
            <w:left w:val="none" w:sz="0" w:space="0" w:color="auto"/>
            <w:bottom w:val="none" w:sz="0" w:space="0" w:color="auto"/>
            <w:right w:val="none" w:sz="0" w:space="0" w:color="auto"/>
          </w:divBdr>
        </w:div>
        <w:div w:id="1096711507">
          <w:marLeft w:val="480"/>
          <w:marRight w:val="0"/>
          <w:marTop w:val="0"/>
          <w:marBottom w:val="0"/>
          <w:divBdr>
            <w:top w:val="none" w:sz="0" w:space="0" w:color="auto"/>
            <w:left w:val="none" w:sz="0" w:space="0" w:color="auto"/>
            <w:bottom w:val="none" w:sz="0" w:space="0" w:color="auto"/>
            <w:right w:val="none" w:sz="0" w:space="0" w:color="auto"/>
          </w:divBdr>
        </w:div>
        <w:div w:id="1125851280">
          <w:marLeft w:val="480"/>
          <w:marRight w:val="0"/>
          <w:marTop w:val="0"/>
          <w:marBottom w:val="0"/>
          <w:divBdr>
            <w:top w:val="none" w:sz="0" w:space="0" w:color="auto"/>
            <w:left w:val="none" w:sz="0" w:space="0" w:color="auto"/>
            <w:bottom w:val="none" w:sz="0" w:space="0" w:color="auto"/>
            <w:right w:val="none" w:sz="0" w:space="0" w:color="auto"/>
          </w:divBdr>
        </w:div>
        <w:div w:id="1136143741">
          <w:marLeft w:val="480"/>
          <w:marRight w:val="0"/>
          <w:marTop w:val="0"/>
          <w:marBottom w:val="0"/>
          <w:divBdr>
            <w:top w:val="none" w:sz="0" w:space="0" w:color="auto"/>
            <w:left w:val="none" w:sz="0" w:space="0" w:color="auto"/>
            <w:bottom w:val="none" w:sz="0" w:space="0" w:color="auto"/>
            <w:right w:val="none" w:sz="0" w:space="0" w:color="auto"/>
          </w:divBdr>
        </w:div>
        <w:div w:id="1148550607">
          <w:marLeft w:val="480"/>
          <w:marRight w:val="0"/>
          <w:marTop w:val="0"/>
          <w:marBottom w:val="0"/>
          <w:divBdr>
            <w:top w:val="none" w:sz="0" w:space="0" w:color="auto"/>
            <w:left w:val="none" w:sz="0" w:space="0" w:color="auto"/>
            <w:bottom w:val="none" w:sz="0" w:space="0" w:color="auto"/>
            <w:right w:val="none" w:sz="0" w:space="0" w:color="auto"/>
          </w:divBdr>
        </w:div>
        <w:div w:id="1164663686">
          <w:marLeft w:val="480"/>
          <w:marRight w:val="0"/>
          <w:marTop w:val="0"/>
          <w:marBottom w:val="0"/>
          <w:divBdr>
            <w:top w:val="none" w:sz="0" w:space="0" w:color="auto"/>
            <w:left w:val="none" w:sz="0" w:space="0" w:color="auto"/>
            <w:bottom w:val="none" w:sz="0" w:space="0" w:color="auto"/>
            <w:right w:val="none" w:sz="0" w:space="0" w:color="auto"/>
          </w:divBdr>
        </w:div>
        <w:div w:id="1209954931">
          <w:marLeft w:val="480"/>
          <w:marRight w:val="0"/>
          <w:marTop w:val="0"/>
          <w:marBottom w:val="0"/>
          <w:divBdr>
            <w:top w:val="none" w:sz="0" w:space="0" w:color="auto"/>
            <w:left w:val="none" w:sz="0" w:space="0" w:color="auto"/>
            <w:bottom w:val="none" w:sz="0" w:space="0" w:color="auto"/>
            <w:right w:val="none" w:sz="0" w:space="0" w:color="auto"/>
          </w:divBdr>
        </w:div>
        <w:div w:id="1220894383">
          <w:marLeft w:val="480"/>
          <w:marRight w:val="0"/>
          <w:marTop w:val="0"/>
          <w:marBottom w:val="0"/>
          <w:divBdr>
            <w:top w:val="none" w:sz="0" w:space="0" w:color="auto"/>
            <w:left w:val="none" w:sz="0" w:space="0" w:color="auto"/>
            <w:bottom w:val="none" w:sz="0" w:space="0" w:color="auto"/>
            <w:right w:val="none" w:sz="0" w:space="0" w:color="auto"/>
          </w:divBdr>
        </w:div>
        <w:div w:id="1264191469">
          <w:marLeft w:val="480"/>
          <w:marRight w:val="0"/>
          <w:marTop w:val="0"/>
          <w:marBottom w:val="0"/>
          <w:divBdr>
            <w:top w:val="none" w:sz="0" w:space="0" w:color="auto"/>
            <w:left w:val="none" w:sz="0" w:space="0" w:color="auto"/>
            <w:bottom w:val="none" w:sz="0" w:space="0" w:color="auto"/>
            <w:right w:val="none" w:sz="0" w:space="0" w:color="auto"/>
          </w:divBdr>
        </w:div>
        <w:div w:id="1341545799">
          <w:marLeft w:val="480"/>
          <w:marRight w:val="0"/>
          <w:marTop w:val="0"/>
          <w:marBottom w:val="0"/>
          <w:divBdr>
            <w:top w:val="none" w:sz="0" w:space="0" w:color="auto"/>
            <w:left w:val="none" w:sz="0" w:space="0" w:color="auto"/>
            <w:bottom w:val="none" w:sz="0" w:space="0" w:color="auto"/>
            <w:right w:val="none" w:sz="0" w:space="0" w:color="auto"/>
          </w:divBdr>
        </w:div>
        <w:div w:id="1403134651">
          <w:marLeft w:val="480"/>
          <w:marRight w:val="0"/>
          <w:marTop w:val="0"/>
          <w:marBottom w:val="0"/>
          <w:divBdr>
            <w:top w:val="none" w:sz="0" w:space="0" w:color="auto"/>
            <w:left w:val="none" w:sz="0" w:space="0" w:color="auto"/>
            <w:bottom w:val="none" w:sz="0" w:space="0" w:color="auto"/>
            <w:right w:val="none" w:sz="0" w:space="0" w:color="auto"/>
          </w:divBdr>
        </w:div>
        <w:div w:id="1567960688">
          <w:marLeft w:val="480"/>
          <w:marRight w:val="0"/>
          <w:marTop w:val="0"/>
          <w:marBottom w:val="0"/>
          <w:divBdr>
            <w:top w:val="none" w:sz="0" w:space="0" w:color="auto"/>
            <w:left w:val="none" w:sz="0" w:space="0" w:color="auto"/>
            <w:bottom w:val="none" w:sz="0" w:space="0" w:color="auto"/>
            <w:right w:val="none" w:sz="0" w:space="0" w:color="auto"/>
          </w:divBdr>
        </w:div>
        <w:div w:id="1584339972">
          <w:marLeft w:val="480"/>
          <w:marRight w:val="0"/>
          <w:marTop w:val="0"/>
          <w:marBottom w:val="0"/>
          <w:divBdr>
            <w:top w:val="none" w:sz="0" w:space="0" w:color="auto"/>
            <w:left w:val="none" w:sz="0" w:space="0" w:color="auto"/>
            <w:bottom w:val="none" w:sz="0" w:space="0" w:color="auto"/>
            <w:right w:val="none" w:sz="0" w:space="0" w:color="auto"/>
          </w:divBdr>
        </w:div>
        <w:div w:id="1585065662">
          <w:marLeft w:val="480"/>
          <w:marRight w:val="0"/>
          <w:marTop w:val="0"/>
          <w:marBottom w:val="0"/>
          <w:divBdr>
            <w:top w:val="none" w:sz="0" w:space="0" w:color="auto"/>
            <w:left w:val="none" w:sz="0" w:space="0" w:color="auto"/>
            <w:bottom w:val="none" w:sz="0" w:space="0" w:color="auto"/>
            <w:right w:val="none" w:sz="0" w:space="0" w:color="auto"/>
          </w:divBdr>
        </w:div>
        <w:div w:id="1734892617">
          <w:marLeft w:val="480"/>
          <w:marRight w:val="0"/>
          <w:marTop w:val="0"/>
          <w:marBottom w:val="0"/>
          <w:divBdr>
            <w:top w:val="none" w:sz="0" w:space="0" w:color="auto"/>
            <w:left w:val="none" w:sz="0" w:space="0" w:color="auto"/>
            <w:bottom w:val="none" w:sz="0" w:space="0" w:color="auto"/>
            <w:right w:val="none" w:sz="0" w:space="0" w:color="auto"/>
          </w:divBdr>
        </w:div>
        <w:div w:id="1748532182">
          <w:marLeft w:val="480"/>
          <w:marRight w:val="0"/>
          <w:marTop w:val="0"/>
          <w:marBottom w:val="0"/>
          <w:divBdr>
            <w:top w:val="none" w:sz="0" w:space="0" w:color="auto"/>
            <w:left w:val="none" w:sz="0" w:space="0" w:color="auto"/>
            <w:bottom w:val="none" w:sz="0" w:space="0" w:color="auto"/>
            <w:right w:val="none" w:sz="0" w:space="0" w:color="auto"/>
          </w:divBdr>
        </w:div>
        <w:div w:id="1781072138">
          <w:marLeft w:val="480"/>
          <w:marRight w:val="0"/>
          <w:marTop w:val="0"/>
          <w:marBottom w:val="0"/>
          <w:divBdr>
            <w:top w:val="none" w:sz="0" w:space="0" w:color="auto"/>
            <w:left w:val="none" w:sz="0" w:space="0" w:color="auto"/>
            <w:bottom w:val="none" w:sz="0" w:space="0" w:color="auto"/>
            <w:right w:val="none" w:sz="0" w:space="0" w:color="auto"/>
          </w:divBdr>
        </w:div>
        <w:div w:id="1813329801">
          <w:marLeft w:val="480"/>
          <w:marRight w:val="0"/>
          <w:marTop w:val="0"/>
          <w:marBottom w:val="0"/>
          <w:divBdr>
            <w:top w:val="none" w:sz="0" w:space="0" w:color="auto"/>
            <w:left w:val="none" w:sz="0" w:space="0" w:color="auto"/>
            <w:bottom w:val="none" w:sz="0" w:space="0" w:color="auto"/>
            <w:right w:val="none" w:sz="0" w:space="0" w:color="auto"/>
          </w:divBdr>
        </w:div>
        <w:div w:id="1924298220">
          <w:marLeft w:val="480"/>
          <w:marRight w:val="0"/>
          <w:marTop w:val="0"/>
          <w:marBottom w:val="0"/>
          <w:divBdr>
            <w:top w:val="none" w:sz="0" w:space="0" w:color="auto"/>
            <w:left w:val="none" w:sz="0" w:space="0" w:color="auto"/>
            <w:bottom w:val="none" w:sz="0" w:space="0" w:color="auto"/>
            <w:right w:val="none" w:sz="0" w:space="0" w:color="auto"/>
          </w:divBdr>
        </w:div>
        <w:div w:id="1938442094">
          <w:marLeft w:val="480"/>
          <w:marRight w:val="0"/>
          <w:marTop w:val="0"/>
          <w:marBottom w:val="0"/>
          <w:divBdr>
            <w:top w:val="none" w:sz="0" w:space="0" w:color="auto"/>
            <w:left w:val="none" w:sz="0" w:space="0" w:color="auto"/>
            <w:bottom w:val="none" w:sz="0" w:space="0" w:color="auto"/>
            <w:right w:val="none" w:sz="0" w:space="0" w:color="auto"/>
          </w:divBdr>
        </w:div>
        <w:div w:id="1965500095">
          <w:marLeft w:val="480"/>
          <w:marRight w:val="0"/>
          <w:marTop w:val="0"/>
          <w:marBottom w:val="0"/>
          <w:divBdr>
            <w:top w:val="none" w:sz="0" w:space="0" w:color="auto"/>
            <w:left w:val="none" w:sz="0" w:space="0" w:color="auto"/>
            <w:bottom w:val="none" w:sz="0" w:space="0" w:color="auto"/>
            <w:right w:val="none" w:sz="0" w:space="0" w:color="auto"/>
          </w:divBdr>
        </w:div>
        <w:div w:id="2025354557">
          <w:marLeft w:val="480"/>
          <w:marRight w:val="0"/>
          <w:marTop w:val="0"/>
          <w:marBottom w:val="0"/>
          <w:divBdr>
            <w:top w:val="none" w:sz="0" w:space="0" w:color="auto"/>
            <w:left w:val="none" w:sz="0" w:space="0" w:color="auto"/>
            <w:bottom w:val="none" w:sz="0" w:space="0" w:color="auto"/>
            <w:right w:val="none" w:sz="0" w:space="0" w:color="auto"/>
          </w:divBdr>
        </w:div>
      </w:divsChild>
    </w:div>
    <w:div w:id="26832905">
      <w:marLeft w:val="480"/>
      <w:marRight w:val="0"/>
      <w:marTop w:val="0"/>
      <w:marBottom w:val="0"/>
      <w:divBdr>
        <w:top w:val="none" w:sz="0" w:space="0" w:color="auto"/>
        <w:left w:val="none" w:sz="0" w:space="0" w:color="auto"/>
        <w:bottom w:val="none" w:sz="0" w:space="0" w:color="auto"/>
        <w:right w:val="none" w:sz="0" w:space="0" w:color="auto"/>
      </w:divBdr>
    </w:div>
    <w:div w:id="27534327">
      <w:marLeft w:val="480"/>
      <w:marRight w:val="0"/>
      <w:marTop w:val="0"/>
      <w:marBottom w:val="0"/>
      <w:divBdr>
        <w:top w:val="none" w:sz="0" w:space="0" w:color="auto"/>
        <w:left w:val="none" w:sz="0" w:space="0" w:color="auto"/>
        <w:bottom w:val="none" w:sz="0" w:space="0" w:color="auto"/>
        <w:right w:val="none" w:sz="0" w:space="0" w:color="auto"/>
      </w:divBdr>
    </w:div>
    <w:div w:id="27877535">
      <w:marLeft w:val="480"/>
      <w:marRight w:val="0"/>
      <w:marTop w:val="0"/>
      <w:marBottom w:val="0"/>
      <w:divBdr>
        <w:top w:val="none" w:sz="0" w:space="0" w:color="auto"/>
        <w:left w:val="none" w:sz="0" w:space="0" w:color="auto"/>
        <w:bottom w:val="none" w:sz="0" w:space="0" w:color="auto"/>
        <w:right w:val="none" w:sz="0" w:space="0" w:color="auto"/>
      </w:divBdr>
    </w:div>
    <w:div w:id="28801547">
      <w:bodyDiv w:val="1"/>
      <w:marLeft w:val="0"/>
      <w:marRight w:val="0"/>
      <w:marTop w:val="0"/>
      <w:marBottom w:val="0"/>
      <w:divBdr>
        <w:top w:val="none" w:sz="0" w:space="0" w:color="auto"/>
        <w:left w:val="none" w:sz="0" w:space="0" w:color="auto"/>
        <w:bottom w:val="none" w:sz="0" w:space="0" w:color="auto"/>
        <w:right w:val="none" w:sz="0" w:space="0" w:color="auto"/>
      </w:divBdr>
      <w:divsChild>
        <w:div w:id="455877896">
          <w:marLeft w:val="640"/>
          <w:marRight w:val="0"/>
          <w:marTop w:val="0"/>
          <w:marBottom w:val="0"/>
          <w:divBdr>
            <w:top w:val="none" w:sz="0" w:space="0" w:color="auto"/>
            <w:left w:val="none" w:sz="0" w:space="0" w:color="auto"/>
            <w:bottom w:val="none" w:sz="0" w:space="0" w:color="auto"/>
            <w:right w:val="none" w:sz="0" w:space="0" w:color="auto"/>
          </w:divBdr>
        </w:div>
        <w:div w:id="1039084594">
          <w:marLeft w:val="640"/>
          <w:marRight w:val="0"/>
          <w:marTop w:val="0"/>
          <w:marBottom w:val="0"/>
          <w:divBdr>
            <w:top w:val="none" w:sz="0" w:space="0" w:color="auto"/>
            <w:left w:val="none" w:sz="0" w:space="0" w:color="auto"/>
            <w:bottom w:val="none" w:sz="0" w:space="0" w:color="auto"/>
            <w:right w:val="none" w:sz="0" w:space="0" w:color="auto"/>
          </w:divBdr>
        </w:div>
        <w:div w:id="826241927">
          <w:marLeft w:val="640"/>
          <w:marRight w:val="0"/>
          <w:marTop w:val="0"/>
          <w:marBottom w:val="0"/>
          <w:divBdr>
            <w:top w:val="none" w:sz="0" w:space="0" w:color="auto"/>
            <w:left w:val="none" w:sz="0" w:space="0" w:color="auto"/>
            <w:bottom w:val="none" w:sz="0" w:space="0" w:color="auto"/>
            <w:right w:val="none" w:sz="0" w:space="0" w:color="auto"/>
          </w:divBdr>
        </w:div>
        <w:div w:id="536622360">
          <w:marLeft w:val="640"/>
          <w:marRight w:val="0"/>
          <w:marTop w:val="0"/>
          <w:marBottom w:val="0"/>
          <w:divBdr>
            <w:top w:val="none" w:sz="0" w:space="0" w:color="auto"/>
            <w:left w:val="none" w:sz="0" w:space="0" w:color="auto"/>
            <w:bottom w:val="none" w:sz="0" w:space="0" w:color="auto"/>
            <w:right w:val="none" w:sz="0" w:space="0" w:color="auto"/>
          </w:divBdr>
        </w:div>
        <w:div w:id="452286355">
          <w:marLeft w:val="640"/>
          <w:marRight w:val="0"/>
          <w:marTop w:val="0"/>
          <w:marBottom w:val="0"/>
          <w:divBdr>
            <w:top w:val="none" w:sz="0" w:space="0" w:color="auto"/>
            <w:left w:val="none" w:sz="0" w:space="0" w:color="auto"/>
            <w:bottom w:val="none" w:sz="0" w:space="0" w:color="auto"/>
            <w:right w:val="none" w:sz="0" w:space="0" w:color="auto"/>
          </w:divBdr>
        </w:div>
        <w:div w:id="1409958001">
          <w:marLeft w:val="640"/>
          <w:marRight w:val="0"/>
          <w:marTop w:val="0"/>
          <w:marBottom w:val="0"/>
          <w:divBdr>
            <w:top w:val="none" w:sz="0" w:space="0" w:color="auto"/>
            <w:left w:val="none" w:sz="0" w:space="0" w:color="auto"/>
            <w:bottom w:val="none" w:sz="0" w:space="0" w:color="auto"/>
            <w:right w:val="none" w:sz="0" w:space="0" w:color="auto"/>
          </w:divBdr>
        </w:div>
        <w:div w:id="790633144">
          <w:marLeft w:val="640"/>
          <w:marRight w:val="0"/>
          <w:marTop w:val="0"/>
          <w:marBottom w:val="0"/>
          <w:divBdr>
            <w:top w:val="none" w:sz="0" w:space="0" w:color="auto"/>
            <w:left w:val="none" w:sz="0" w:space="0" w:color="auto"/>
            <w:bottom w:val="none" w:sz="0" w:space="0" w:color="auto"/>
            <w:right w:val="none" w:sz="0" w:space="0" w:color="auto"/>
          </w:divBdr>
        </w:div>
        <w:div w:id="720634930">
          <w:marLeft w:val="640"/>
          <w:marRight w:val="0"/>
          <w:marTop w:val="0"/>
          <w:marBottom w:val="0"/>
          <w:divBdr>
            <w:top w:val="none" w:sz="0" w:space="0" w:color="auto"/>
            <w:left w:val="none" w:sz="0" w:space="0" w:color="auto"/>
            <w:bottom w:val="none" w:sz="0" w:space="0" w:color="auto"/>
            <w:right w:val="none" w:sz="0" w:space="0" w:color="auto"/>
          </w:divBdr>
        </w:div>
        <w:div w:id="158543283">
          <w:marLeft w:val="640"/>
          <w:marRight w:val="0"/>
          <w:marTop w:val="0"/>
          <w:marBottom w:val="0"/>
          <w:divBdr>
            <w:top w:val="none" w:sz="0" w:space="0" w:color="auto"/>
            <w:left w:val="none" w:sz="0" w:space="0" w:color="auto"/>
            <w:bottom w:val="none" w:sz="0" w:space="0" w:color="auto"/>
            <w:right w:val="none" w:sz="0" w:space="0" w:color="auto"/>
          </w:divBdr>
        </w:div>
        <w:div w:id="265232091">
          <w:marLeft w:val="640"/>
          <w:marRight w:val="0"/>
          <w:marTop w:val="0"/>
          <w:marBottom w:val="0"/>
          <w:divBdr>
            <w:top w:val="none" w:sz="0" w:space="0" w:color="auto"/>
            <w:left w:val="none" w:sz="0" w:space="0" w:color="auto"/>
            <w:bottom w:val="none" w:sz="0" w:space="0" w:color="auto"/>
            <w:right w:val="none" w:sz="0" w:space="0" w:color="auto"/>
          </w:divBdr>
        </w:div>
        <w:div w:id="894854277">
          <w:marLeft w:val="640"/>
          <w:marRight w:val="0"/>
          <w:marTop w:val="0"/>
          <w:marBottom w:val="0"/>
          <w:divBdr>
            <w:top w:val="none" w:sz="0" w:space="0" w:color="auto"/>
            <w:left w:val="none" w:sz="0" w:space="0" w:color="auto"/>
            <w:bottom w:val="none" w:sz="0" w:space="0" w:color="auto"/>
            <w:right w:val="none" w:sz="0" w:space="0" w:color="auto"/>
          </w:divBdr>
        </w:div>
        <w:div w:id="1569610334">
          <w:marLeft w:val="640"/>
          <w:marRight w:val="0"/>
          <w:marTop w:val="0"/>
          <w:marBottom w:val="0"/>
          <w:divBdr>
            <w:top w:val="none" w:sz="0" w:space="0" w:color="auto"/>
            <w:left w:val="none" w:sz="0" w:space="0" w:color="auto"/>
            <w:bottom w:val="none" w:sz="0" w:space="0" w:color="auto"/>
            <w:right w:val="none" w:sz="0" w:space="0" w:color="auto"/>
          </w:divBdr>
        </w:div>
        <w:div w:id="1391919891">
          <w:marLeft w:val="640"/>
          <w:marRight w:val="0"/>
          <w:marTop w:val="0"/>
          <w:marBottom w:val="0"/>
          <w:divBdr>
            <w:top w:val="none" w:sz="0" w:space="0" w:color="auto"/>
            <w:left w:val="none" w:sz="0" w:space="0" w:color="auto"/>
            <w:bottom w:val="none" w:sz="0" w:space="0" w:color="auto"/>
            <w:right w:val="none" w:sz="0" w:space="0" w:color="auto"/>
          </w:divBdr>
        </w:div>
        <w:div w:id="1301568838">
          <w:marLeft w:val="640"/>
          <w:marRight w:val="0"/>
          <w:marTop w:val="0"/>
          <w:marBottom w:val="0"/>
          <w:divBdr>
            <w:top w:val="none" w:sz="0" w:space="0" w:color="auto"/>
            <w:left w:val="none" w:sz="0" w:space="0" w:color="auto"/>
            <w:bottom w:val="none" w:sz="0" w:space="0" w:color="auto"/>
            <w:right w:val="none" w:sz="0" w:space="0" w:color="auto"/>
          </w:divBdr>
        </w:div>
        <w:div w:id="1480272115">
          <w:marLeft w:val="640"/>
          <w:marRight w:val="0"/>
          <w:marTop w:val="0"/>
          <w:marBottom w:val="0"/>
          <w:divBdr>
            <w:top w:val="none" w:sz="0" w:space="0" w:color="auto"/>
            <w:left w:val="none" w:sz="0" w:space="0" w:color="auto"/>
            <w:bottom w:val="none" w:sz="0" w:space="0" w:color="auto"/>
            <w:right w:val="none" w:sz="0" w:space="0" w:color="auto"/>
          </w:divBdr>
        </w:div>
        <w:div w:id="21055848">
          <w:marLeft w:val="640"/>
          <w:marRight w:val="0"/>
          <w:marTop w:val="0"/>
          <w:marBottom w:val="0"/>
          <w:divBdr>
            <w:top w:val="none" w:sz="0" w:space="0" w:color="auto"/>
            <w:left w:val="none" w:sz="0" w:space="0" w:color="auto"/>
            <w:bottom w:val="none" w:sz="0" w:space="0" w:color="auto"/>
            <w:right w:val="none" w:sz="0" w:space="0" w:color="auto"/>
          </w:divBdr>
        </w:div>
        <w:div w:id="1164324182">
          <w:marLeft w:val="640"/>
          <w:marRight w:val="0"/>
          <w:marTop w:val="0"/>
          <w:marBottom w:val="0"/>
          <w:divBdr>
            <w:top w:val="none" w:sz="0" w:space="0" w:color="auto"/>
            <w:left w:val="none" w:sz="0" w:space="0" w:color="auto"/>
            <w:bottom w:val="none" w:sz="0" w:space="0" w:color="auto"/>
            <w:right w:val="none" w:sz="0" w:space="0" w:color="auto"/>
          </w:divBdr>
        </w:div>
        <w:div w:id="1533033049">
          <w:marLeft w:val="640"/>
          <w:marRight w:val="0"/>
          <w:marTop w:val="0"/>
          <w:marBottom w:val="0"/>
          <w:divBdr>
            <w:top w:val="none" w:sz="0" w:space="0" w:color="auto"/>
            <w:left w:val="none" w:sz="0" w:space="0" w:color="auto"/>
            <w:bottom w:val="none" w:sz="0" w:space="0" w:color="auto"/>
            <w:right w:val="none" w:sz="0" w:space="0" w:color="auto"/>
          </w:divBdr>
        </w:div>
        <w:div w:id="742526207">
          <w:marLeft w:val="640"/>
          <w:marRight w:val="0"/>
          <w:marTop w:val="0"/>
          <w:marBottom w:val="0"/>
          <w:divBdr>
            <w:top w:val="none" w:sz="0" w:space="0" w:color="auto"/>
            <w:left w:val="none" w:sz="0" w:space="0" w:color="auto"/>
            <w:bottom w:val="none" w:sz="0" w:space="0" w:color="auto"/>
            <w:right w:val="none" w:sz="0" w:space="0" w:color="auto"/>
          </w:divBdr>
        </w:div>
        <w:div w:id="230894579">
          <w:marLeft w:val="640"/>
          <w:marRight w:val="0"/>
          <w:marTop w:val="0"/>
          <w:marBottom w:val="0"/>
          <w:divBdr>
            <w:top w:val="none" w:sz="0" w:space="0" w:color="auto"/>
            <w:left w:val="none" w:sz="0" w:space="0" w:color="auto"/>
            <w:bottom w:val="none" w:sz="0" w:space="0" w:color="auto"/>
            <w:right w:val="none" w:sz="0" w:space="0" w:color="auto"/>
          </w:divBdr>
        </w:div>
        <w:div w:id="22023790">
          <w:marLeft w:val="640"/>
          <w:marRight w:val="0"/>
          <w:marTop w:val="0"/>
          <w:marBottom w:val="0"/>
          <w:divBdr>
            <w:top w:val="none" w:sz="0" w:space="0" w:color="auto"/>
            <w:left w:val="none" w:sz="0" w:space="0" w:color="auto"/>
            <w:bottom w:val="none" w:sz="0" w:space="0" w:color="auto"/>
            <w:right w:val="none" w:sz="0" w:space="0" w:color="auto"/>
          </w:divBdr>
        </w:div>
        <w:div w:id="457262987">
          <w:marLeft w:val="640"/>
          <w:marRight w:val="0"/>
          <w:marTop w:val="0"/>
          <w:marBottom w:val="0"/>
          <w:divBdr>
            <w:top w:val="none" w:sz="0" w:space="0" w:color="auto"/>
            <w:left w:val="none" w:sz="0" w:space="0" w:color="auto"/>
            <w:bottom w:val="none" w:sz="0" w:space="0" w:color="auto"/>
            <w:right w:val="none" w:sz="0" w:space="0" w:color="auto"/>
          </w:divBdr>
        </w:div>
        <w:div w:id="1564485740">
          <w:marLeft w:val="640"/>
          <w:marRight w:val="0"/>
          <w:marTop w:val="0"/>
          <w:marBottom w:val="0"/>
          <w:divBdr>
            <w:top w:val="none" w:sz="0" w:space="0" w:color="auto"/>
            <w:left w:val="none" w:sz="0" w:space="0" w:color="auto"/>
            <w:bottom w:val="none" w:sz="0" w:space="0" w:color="auto"/>
            <w:right w:val="none" w:sz="0" w:space="0" w:color="auto"/>
          </w:divBdr>
        </w:div>
        <w:div w:id="454912003">
          <w:marLeft w:val="640"/>
          <w:marRight w:val="0"/>
          <w:marTop w:val="0"/>
          <w:marBottom w:val="0"/>
          <w:divBdr>
            <w:top w:val="none" w:sz="0" w:space="0" w:color="auto"/>
            <w:left w:val="none" w:sz="0" w:space="0" w:color="auto"/>
            <w:bottom w:val="none" w:sz="0" w:space="0" w:color="auto"/>
            <w:right w:val="none" w:sz="0" w:space="0" w:color="auto"/>
          </w:divBdr>
        </w:div>
        <w:div w:id="1051156117">
          <w:marLeft w:val="640"/>
          <w:marRight w:val="0"/>
          <w:marTop w:val="0"/>
          <w:marBottom w:val="0"/>
          <w:divBdr>
            <w:top w:val="none" w:sz="0" w:space="0" w:color="auto"/>
            <w:left w:val="none" w:sz="0" w:space="0" w:color="auto"/>
            <w:bottom w:val="none" w:sz="0" w:space="0" w:color="auto"/>
            <w:right w:val="none" w:sz="0" w:space="0" w:color="auto"/>
          </w:divBdr>
        </w:div>
        <w:div w:id="2062822211">
          <w:marLeft w:val="640"/>
          <w:marRight w:val="0"/>
          <w:marTop w:val="0"/>
          <w:marBottom w:val="0"/>
          <w:divBdr>
            <w:top w:val="none" w:sz="0" w:space="0" w:color="auto"/>
            <w:left w:val="none" w:sz="0" w:space="0" w:color="auto"/>
            <w:bottom w:val="none" w:sz="0" w:space="0" w:color="auto"/>
            <w:right w:val="none" w:sz="0" w:space="0" w:color="auto"/>
          </w:divBdr>
        </w:div>
        <w:div w:id="1369142305">
          <w:marLeft w:val="640"/>
          <w:marRight w:val="0"/>
          <w:marTop w:val="0"/>
          <w:marBottom w:val="0"/>
          <w:divBdr>
            <w:top w:val="none" w:sz="0" w:space="0" w:color="auto"/>
            <w:left w:val="none" w:sz="0" w:space="0" w:color="auto"/>
            <w:bottom w:val="none" w:sz="0" w:space="0" w:color="auto"/>
            <w:right w:val="none" w:sz="0" w:space="0" w:color="auto"/>
          </w:divBdr>
        </w:div>
        <w:div w:id="601181672">
          <w:marLeft w:val="640"/>
          <w:marRight w:val="0"/>
          <w:marTop w:val="0"/>
          <w:marBottom w:val="0"/>
          <w:divBdr>
            <w:top w:val="none" w:sz="0" w:space="0" w:color="auto"/>
            <w:left w:val="none" w:sz="0" w:space="0" w:color="auto"/>
            <w:bottom w:val="none" w:sz="0" w:space="0" w:color="auto"/>
            <w:right w:val="none" w:sz="0" w:space="0" w:color="auto"/>
          </w:divBdr>
        </w:div>
        <w:div w:id="779491719">
          <w:marLeft w:val="640"/>
          <w:marRight w:val="0"/>
          <w:marTop w:val="0"/>
          <w:marBottom w:val="0"/>
          <w:divBdr>
            <w:top w:val="none" w:sz="0" w:space="0" w:color="auto"/>
            <w:left w:val="none" w:sz="0" w:space="0" w:color="auto"/>
            <w:bottom w:val="none" w:sz="0" w:space="0" w:color="auto"/>
            <w:right w:val="none" w:sz="0" w:space="0" w:color="auto"/>
          </w:divBdr>
        </w:div>
        <w:div w:id="291911270">
          <w:marLeft w:val="640"/>
          <w:marRight w:val="0"/>
          <w:marTop w:val="0"/>
          <w:marBottom w:val="0"/>
          <w:divBdr>
            <w:top w:val="none" w:sz="0" w:space="0" w:color="auto"/>
            <w:left w:val="none" w:sz="0" w:space="0" w:color="auto"/>
            <w:bottom w:val="none" w:sz="0" w:space="0" w:color="auto"/>
            <w:right w:val="none" w:sz="0" w:space="0" w:color="auto"/>
          </w:divBdr>
        </w:div>
        <w:div w:id="620039468">
          <w:marLeft w:val="640"/>
          <w:marRight w:val="0"/>
          <w:marTop w:val="0"/>
          <w:marBottom w:val="0"/>
          <w:divBdr>
            <w:top w:val="none" w:sz="0" w:space="0" w:color="auto"/>
            <w:left w:val="none" w:sz="0" w:space="0" w:color="auto"/>
            <w:bottom w:val="none" w:sz="0" w:space="0" w:color="auto"/>
            <w:right w:val="none" w:sz="0" w:space="0" w:color="auto"/>
          </w:divBdr>
        </w:div>
        <w:div w:id="1843550340">
          <w:marLeft w:val="640"/>
          <w:marRight w:val="0"/>
          <w:marTop w:val="0"/>
          <w:marBottom w:val="0"/>
          <w:divBdr>
            <w:top w:val="none" w:sz="0" w:space="0" w:color="auto"/>
            <w:left w:val="none" w:sz="0" w:space="0" w:color="auto"/>
            <w:bottom w:val="none" w:sz="0" w:space="0" w:color="auto"/>
            <w:right w:val="none" w:sz="0" w:space="0" w:color="auto"/>
          </w:divBdr>
        </w:div>
        <w:div w:id="113208053">
          <w:marLeft w:val="640"/>
          <w:marRight w:val="0"/>
          <w:marTop w:val="0"/>
          <w:marBottom w:val="0"/>
          <w:divBdr>
            <w:top w:val="none" w:sz="0" w:space="0" w:color="auto"/>
            <w:left w:val="none" w:sz="0" w:space="0" w:color="auto"/>
            <w:bottom w:val="none" w:sz="0" w:space="0" w:color="auto"/>
            <w:right w:val="none" w:sz="0" w:space="0" w:color="auto"/>
          </w:divBdr>
        </w:div>
        <w:div w:id="250705924">
          <w:marLeft w:val="640"/>
          <w:marRight w:val="0"/>
          <w:marTop w:val="0"/>
          <w:marBottom w:val="0"/>
          <w:divBdr>
            <w:top w:val="none" w:sz="0" w:space="0" w:color="auto"/>
            <w:left w:val="none" w:sz="0" w:space="0" w:color="auto"/>
            <w:bottom w:val="none" w:sz="0" w:space="0" w:color="auto"/>
            <w:right w:val="none" w:sz="0" w:space="0" w:color="auto"/>
          </w:divBdr>
        </w:div>
        <w:div w:id="1288049977">
          <w:marLeft w:val="640"/>
          <w:marRight w:val="0"/>
          <w:marTop w:val="0"/>
          <w:marBottom w:val="0"/>
          <w:divBdr>
            <w:top w:val="none" w:sz="0" w:space="0" w:color="auto"/>
            <w:left w:val="none" w:sz="0" w:space="0" w:color="auto"/>
            <w:bottom w:val="none" w:sz="0" w:space="0" w:color="auto"/>
            <w:right w:val="none" w:sz="0" w:space="0" w:color="auto"/>
          </w:divBdr>
        </w:div>
        <w:div w:id="711612814">
          <w:marLeft w:val="640"/>
          <w:marRight w:val="0"/>
          <w:marTop w:val="0"/>
          <w:marBottom w:val="0"/>
          <w:divBdr>
            <w:top w:val="none" w:sz="0" w:space="0" w:color="auto"/>
            <w:left w:val="none" w:sz="0" w:space="0" w:color="auto"/>
            <w:bottom w:val="none" w:sz="0" w:space="0" w:color="auto"/>
            <w:right w:val="none" w:sz="0" w:space="0" w:color="auto"/>
          </w:divBdr>
        </w:div>
        <w:div w:id="1857621115">
          <w:marLeft w:val="640"/>
          <w:marRight w:val="0"/>
          <w:marTop w:val="0"/>
          <w:marBottom w:val="0"/>
          <w:divBdr>
            <w:top w:val="none" w:sz="0" w:space="0" w:color="auto"/>
            <w:left w:val="none" w:sz="0" w:space="0" w:color="auto"/>
            <w:bottom w:val="none" w:sz="0" w:space="0" w:color="auto"/>
            <w:right w:val="none" w:sz="0" w:space="0" w:color="auto"/>
          </w:divBdr>
        </w:div>
        <w:div w:id="126364485">
          <w:marLeft w:val="640"/>
          <w:marRight w:val="0"/>
          <w:marTop w:val="0"/>
          <w:marBottom w:val="0"/>
          <w:divBdr>
            <w:top w:val="none" w:sz="0" w:space="0" w:color="auto"/>
            <w:left w:val="none" w:sz="0" w:space="0" w:color="auto"/>
            <w:bottom w:val="none" w:sz="0" w:space="0" w:color="auto"/>
            <w:right w:val="none" w:sz="0" w:space="0" w:color="auto"/>
          </w:divBdr>
        </w:div>
        <w:div w:id="2076080196">
          <w:marLeft w:val="640"/>
          <w:marRight w:val="0"/>
          <w:marTop w:val="0"/>
          <w:marBottom w:val="0"/>
          <w:divBdr>
            <w:top w:val="none" w:sz="0" w:space="0" w:color="auto"/>
            <w:left w:val="none" w:sz="0" w:space="0" w:color="auto"/>
            <w:bottom w:val="none" w:sz="0" w:space="0" w:color="auto"/>
            <w:right w:val="none" w:sz="0" w:space="0" w:color="auto"/>
          </w:divBdr>
        </w:div>
        <w:div w:id="1962153479">
          <w:marLeft w:val="640"/>
          <w:marRight w:val="0"/>
          <w:marTop w:val="0"/>
          <w:marBottom w:val="0"/>
          <w:divBdr>
            <w:top w:val="none" w:sz="0" w:space="0" w:color="auto"/>
            <w:left w:val="none" w:sz="0" w:space="0" w:color="auto"/>
            <w:bottom w:val="none" w:sz="0" w:space="0" w:color="auto"/>
            <w:right w:val="none" w:sz="0" w:space="0" w:color="auto"/>
          </w:divBdr>
        </w:div>
        <w:div w:id="935746006">
          <w:marLeft w:val="640"/>
          <w:marRight w:val="0"/>
          <w:marTop w:val="0"/>
          <w:marBottom w:val="0"/>
          <w:divBdr>
            <w:top w:val="none" w:sz="0" w:space="0" w:color="auto"/>
            <w:left w:val="none" w:sz="0" w:space="0" w:color="auto"/>
            <w:bottom w:val="none" w:sz="0" w:space="0" w:color="auto"/>
            <w:right w:val="none" w:sz="0" w:space="0" w:color="auto"/>
          </w:divBdr>
        </w:div>
        <w:div w:id="1601796164">
          <w:marLeft w:val="640"/>
          <w:marRight w:val="0"/>
          <w:marTop w:val="0"/>
          <w:marBottom w:val="0"/>
          <w:divBdr>
            <w:top w:val="none" w:sz="0" w:space="0" w:color="auto"/>
            <w:left w:val="none" w:sz="0" w:space="0" w:color="auto"/>
            <w:bottom w:val="none" w:sz="0" w:space="0" w:color="auto"/>
            <w:right w:val="none" w:sz="0" w:space="0" w:color="auto"/>
          </w:divBdr>
        </w:div>
        <w:div w:id="803624307">
          <w:marLeft w:val="640"/>
          <w:marRight w:val="0"/>
          <w:marTop w:val="0"/>
          <w:marBottom w:val="0"/>
          <w:divBdr>
            <w:top w:val="none" w:sz="0" w:space="0" w:color="auto"/>
            <w:left w:val="none" w:sz="0" w:space="0" w:color="auto"/>
            <w:bottom w:val="none" w:sz="0" w:space="0" w:color="auto"/>
            <w:right w:val="none" w:sz="0" w:space="0" w:color="auto"/>
          </w:divBdr>
        </w:div>
        <w:div w:id="1958952426">
          <w:marLeft w:val="640"/>
          <w:marRight w:val="0"/>
          <w:marTop w:val="0"/>
          <w:marBottom w:val="0"/>
          <w:divBdr>
            <w:top w:val="none" w:sz="0" w:space="0" w:color="auto"/>
            <w:left w:val="none" w:sz="0" w:space="0" w:color="auto"/>
            <w:bottom w:val="none" w:sz="0" w:space="0" w:color="auto"/>
            <w:right w:val="none" w:sz="0" w:space="0" w:color="auto"/>
          </w:divBdr>
        </w:div>
        <w:div w:id="708993441">
          <w:marLeft w:val="640"/>
          <w:marRight w:val="0"/>
          <w:marTop w:val="0"/>
          <w:marBottom w:val="0"/>
          <w:divBdr>
            <w:top w:val="none" w:sz="0" w:space="0" w:color="auto"/>
            <w:left w:val="none" w:sz="0" w:space="0" w:color="auto"/>
            <w:bottom w:val="none" w:sz="0" w:space="0" w:color="auto"/>
            <w:right w:val="none" w:sz="0" w:space="0" w:color="auto"/>
          </w:divBdr>
        </w:div>
        <w:div w:id="1202593799">
          <w:marLeft w:val="640"/>
          <w:marRight w:val="0"/>
          <w:marTop w:val="0"/>
          <w:marBottom w:val="0"/>
          <w:divBdr>
            <w:top w:val="none" w:sz="0" w:space="0" w:color="auto"/>
            <w:left w:val="none" w:sz="0" w:space="0" w:color="auto"/>
            <w:bottom w:val="none" w:sz="0" w:space="0" w:color="auto"/>
            <w:right w:val="none" w:sz="0" w:space="0" w:color="auto"/>
          </w:divBdr>
        </w:div>
        <w:div w:id="884636562">
          <w:marLeft w:val="640"/>
          <w:marRight w:val="0"/>
          <w:marTop w:val="0"/>
          <w:marBottom w:val="0"/>
          <w:divBdr>
            <w:top w:val="none" w:sz="0" w:space="0" w:color="auto"/>
            <w:left w:val="none" w:sz="0" w:space="0" w:color="auto"/>
            <w:bottom w:val="none" w:sz="0" w:space="0" w:color="auto"/>
            <w:right w:val="none" w:sz="0" w:space="0" w:color="auto"/>
          </w:divBdr>
        </w:div>
        <w:div w:id="1788740550">
          <w:marLeft w:val="640"/>
          <w:marRight w:val="0"/>
          <w:marTop w:val="0"/>
          <w:marBottom w:val="0"/>
          <w:divBdr>
            <w:top w:val="none" w:sz="0" w:space="0" w:color="auto"/>
            <w:left w:val="none" w:sz="0" w:space="0" w:color="auto"/>
            <w:bottom w:val="none" w:sz="0" w:space="0" w:color="auto"/>
            <w:right w:val="none" w:sz="0" w:space="0" w:color="auto"/>
          </w:divBdr>
        </w:div>
        <w:div w:id="92751190">
          <w:marLeft w:val="640"/>
          <w:marRight w:val="0"/>
          <w:marTop w:val="0"/>
          <w:marBottom w:val="0"/>
          <w:divBdr>
            <w:top w:val="none" w:sz="0" w:space="0" w:color="auto"/>
            <w:left w:val="none" w:sz="0" w:space="0" w:color="auto"/>
            <w:bottom w:val="none" w:sz="0" w:space="0" w:color="auto"/>
            <w:right w:val="none" w:sz="0" w:space="0" w:color="auto"/>
          </w:divBdr>
        </w:div>
        <w:div w:id="687415897">
          <w:marLeft w:val="640"/>
          <w:marRight w:val="0"/>
          <w:marTop w:val="0"/>
          <w:marBottom w:val="0"/>
          <w:divBdr>
            <w:top w:val="none" w:sz="0" w:space="0" w:color="auto"/>
            <w:left w:val="none" w:sz="0" w:space="0" w:color="auto"/>
            <w:bottom w:val="none" w:sz="0" w:space="0" w:color="auto"/>
            <w:right w:val="none" w:sz="0" w:space="0" w:color="auto"/>
          </w:divBdr>
        </w:div>
        <w:div w:id="105194364">
          <w:marLeft w:val="640"/>
          <w:marRight w:val="0"/>
          <w:marTop w:val="0"/>
          <w:marBottom w:val="0"/>
          <w:divBdr>
            <w:top w:val="none" w:sz="0" w:space="0" w:color="auto"/>
            <w:left w:val="none" w:sz="0" w:space="0" w:color="auto"/>
            <w:bottom w:val="none" w:sz="0" w:space="0" w:color="auto"/>
            <w:right w:val="none" w:sz="0" w:space="0" w:color="auto"/>
          </w:divBdr>
        </w:div>
        <w:div w:id="1053501534">
          <w:marLeft w:val="640"/>
          <w:marRight w:val="0"/>
          <w:marTop w:val="0"/>
          <w:marBottom w:val="0"/>
          <w:divBdr>
            <w:top w:val="none" w:sz="0" w:space="0" w:color="auto"/>
            <w:left w:val="none" w:sz="0" w:space="0" w:color="auto"/>
            <w:bottom w:val="none" w:sz="0" w:space="0" w:color="auto"/>
            <w:right w:val="none" w:sz="0" w:space="0" w:color="auto"/>
          </w:divBdr>
        </w:div>
        <w:div w:id="206722083">
          <w:marLeft w:val="640"/>
          <w:marRight w:val="0"/>
          <w:marTop w:val="0"/>
          <w:marBottom w:val="0"/>
          <w:divBdr>
            <w:top w:val="none" w:sz="0" w:space="0" w:color="auto"/>
            <w:left w:val="none" w:sz="0" w:space="0" w:color="auto"/>
            <w:bottom w:val="none" w:sz="0" w:space="0" w:color="auto"/>
            <w:right w:val="none" w:sz="0" w:space="0" w:color="auto"/>
          </w:divBdr>
        </w:div>
        <w:div w:id="952514057">
          <w:marLeft w:val="640"/>
          <w:marRight w:val="0"/>
          <w:marTop w:val="0"/>
          <w:marBottom w:val="0"/>
          <w:divBdr>
            <w:top w:val="none" w:sz="0" w:space="0" w:color="auto"/>
            <w:left w:val="none" w:sz="0" w:space="0" w:color="auto"/>
            <w:bottom w:val="none" w:sz="0" w:space="0" w:color="auto"/>
            <w:right w:val="none" w:sz="0" w:space="0" w:color="auto"/>
          </w:divBdr>
        </w:div>
        <w:div w:id="1415666852">
          <w:marLeft w:val="640"/>
          <w:marRight w:val="0"/>
          <w:marTop w:val="0"/>
          <w:marBottom w:val="0"/>
          <w:divBdr>
            <w:top w:val="none" w:sz="0" w:space="0" w:color="auto"/>
            <w:left w:val="none" w:sz="0" w:space="0" w:color="auto"/>
            <w:bottom w:val="none" w:sz="0" w:space="0" w:color="auto"/>
            <w:right w:val="none" w:sz="0" w:space="0" w:color="auto"/>
          </w:divBdr>
        </w:div>
        <w:div w:id="95104348">
          <w:marLeft w:val="640"/>
          <w:marRight w:val="0"/>
          <w:marTop w:val="0"/>
          <w:marBottom w:val="0"/>
          <w:divBdr>
            <w:top w:val="none" w:sz="0" w:space="0" w:color="auto"/>
            <w:left w:val="none" w:sz="0" w:space="0" w:color="auto"/>
            <w:bottom w:val="none" w:sz="0" w:space="0" w:color="auto"/>
            <w:right w:val="none" w:sz="0" w:space="0" w:color="auto"/>
          </w:divBdr>
        </w:div>
        <w:div w:id="594826846">
          <w:marLeft w:val="640"/>
          <w:marRight w:val="0"/>
          <w:marTop w:val="0"/>
          <w:marBottom w:val="0"/>
          <w:divBdr>
            <w:top w:val="none" w:sz="0" w:space="0" w:color="auto"/>
            <w:left w:val="none" w:sz="0" w:space="0" w:color="auto"/>
            <w:bottom w:val="none" w:sz="0" w:space="0" w:color="auto"/>
            <w:right w:val="none" w:sz="0" w:space="0" w:color="auto"/>
          </w:divBdr>
        </w:div>
        <w:div w:id="304624849">
          <w:marLeft w:val="640"/>
          <w:marRight w:val="0"/>
          <w:marTop w:val="0"/>
          <w:marBottom w:val="0"/>
          <w:divBdr>
            <w:top w:val="none" w:sz="0" w:space="0" w:color="auto"/>
            <w:left w:val="none" w:sz="0" w:space="0" w:color="auto"/>
            <w:bottom w:val="none" w:sz="0" w:space="0" w:color="auto"/>
            <w:right w:val="none" w:sz="0" w:space="0" w:color="auto"/>
          </w:divBdr>
        </w:div>
        <w:div w:id="332028401">
          <w:marLeft w:val="640"/>
          <w:marRight w:val="0"/>
          <w:marTop w:val="0"/>
          <w:marBottom w:val="0"/>
          <w:divBdr>
            <w:top w:val="none" w:sz="0" w:space="0" w:color="auto"/>
            <w:left w:val="none" w:sz="0" w:space="0" w:color="auto"/>
            <w:bottom w:val="none" w:sz="0" w:space="0" w:color="auto"/>
            <w:right w:val="none" w:sz="0" w:space="0" w:color="auto"/>
          </w:divBdr>
        </w:div>
        <w:div w:id="1536577019">
          <w:marLeft w:val="640"/>
          <w:marRight w:val="0"/>
          <w:marTop w:val="0"/>
          <w:marBottom w:val="0"/>
          <w:divBdr>
            <w:top w:val="none" w:sz="0" w:space="0" w:color="auto"/>
            <w:left w:val="none" w:sz="0" w:space="0" w:color="auto"/>
            <w:bottom w:val="none" w:sz="0" w:space="0" w:color="auto"/>
            <w:right w:val="none" w:sz="0" w:space="0" w:color="auto"/>
          </w:divBdr>
        </w:div>
        <w:div w:id="1069308974">
          <w:marLeft w:val="640"/>
          <w:marRight w:val="0"/>
          <w:marTop w:val="0"/>
          <w:marBottom w:val="0"/>
          <w:divBdr>
            <w:top w:val="none" w:sz="0" w:space="0" w:color="auto"/>
            <w:left w:val="none" w:sz="0" w:space="0" w:color="auto"/>
            <w:bottom w:val="none" w:sz="0" w:space="0" w:color="auto"/>
            <w:right w:val="none" w:sz="0" w:space="0" w:color="auto"/>
          </w:divBdr>
        </w:div>
        <w:div w:id="1924870413">
          <w:marLeft w:val="640"/>
          <w:marRight w:val="0"/>
          <w:marTop w:val="0"/>
          <w:marBottom w:val="0"/>
          <w:divBdr>
            <w:top w:val="none" w:sz="0" w:space="0" w:color="auto"/>
            <w:left w:val="none" w:sz="0" w:space="0" w:color="auto"/>
            <w:bottom w:val="none" w:sz="0" w:space="0" w:color="auto"/>
            <w:right w:val="none" w:sz="0" w:space="0" w:color="auto"/>
          </w:divBdr>
        </w:div>
        <w:div w:id="459999092">
          <w:marLeft w:val="640"/>
          <w:marRight w:val="0"/>
          <w:marTop w:val="0"/>
          <w:marBottom w:val="0"/>
          <w:divBdr>
            <w:top w:val="none" w:sz="0" w:space="0" w:color="auto"/>
            <w:left w:val="none" w:sz="0" w:space="0" w:color="auto"/>
            <w:bottom w:val="none" w:sz="0" w:space="0" w:color="auto"/>
            <w:right w:val="none" w:sz="0" w:space="0" w:color="auto"/>
          </w:divBdr>
        </w:div>
        <w:div w:id="2050953971">
          <w:marLeft w:val="640"/>
          <w:marRight w:val="0"/>
          <w:marTop w:val="0"/>
          <w:marBottom w:val="0"/>
          <w:divBdr>
            <w:top w:val="none" w:sz="0" w:space="0" w:color="auto"/>
            <w:left w:val="none" w:sz="0" w:space="0" w:color="auto"/>
            <w:bottom w:val="none" w:sz="0" w:space="0" w:color="auto"/>
            <w:right w:val="none" w:sz="0" w:space="0" w:color="auto"/>
          </w:divBdr>
        </w:div>
        <w:div w:id="1856772770">
          <w:marLeft w:val="640"/>
          <w:marRight w:val="0"/>
          <w:marTop w:val="0"/>
          <w:marBottom w:val="0"/>
          <w:divBdr>
            <w:top w:val="none" w:sz="0" w:space="0" w:color="auto"/>
            <w:left w:val="none" w:sz="0" w:space="0" w:color="auto"/>
            <w:bottom w:val="none" w:sz="0" w:space="0" w:color="auto"/>
            <w:right w:val="none" w:sz="0" w:space="0" w:color="auto"/>
          </w:divBdr>
        </w:div>
        <w:div w:id="528951832">
          <w:marLeft w:val="640"/>
          <w:marRight w:val="0"/>
          <w:marTop w:val="0"/>
          <w:marBottom w:val="0"/>
          <w:divBdr>
            <w:top w:val="none" w:sz="0" w:space="0" w:color="auto"/>
            <w:left w:val="none" w:sz="0" w:space="0" w:color="auto"/>
            <w:bottom w:val="none" w:sz="0" w:space="0" w:color="auto"/>
            <w:right w:val="none" w:sz="0" w:space="0" w:color="auto"/>
          </w:divBdr>
        </w:div>
        <w:div w:id="1770389668">
          <w:marLeft w:val="640"/>
          <w:marRight w:val="0"/>
          <w:marTop w:val="0"/>
          <w:marBottom w:val="0"/>
          <w:divBdr>
            <w:top w:val="none" w:sz="0" w:space="0" w:color="auto"/>
            <w:left w:val="none" w:sz="0" w:space="0" w:color="auto"/>
            <w:bottom w:val="none" w:sz="0" w:space="0" w:color="auto"/>
            <w:right w:val="none" w:sz="0" w:space="0" w:color="auto"/>
          </w:divBdr>
        </w:div>
        <w:div w:id="154225135">
          <w:marLeft w:val="640"/>
          <w:marRight w:val="0"/>
          <w:marTop w:val="0"/>
          <w:marBottom w:val="0"/>
          <w:divBdr>
            <w:top w:val="none" w:sz="0" w:space="0" w:color="auto"/>
            <w:left w:val="none" w:sz="0" w:space="0" w:color="auto"/>
            <w:bottom w:val="none" w:sz="0" w:space="0" w:color="auto"/>
            <w:right w:val="none" w:sz="0" w:space="0" w:color="auto"/>
          </w:divBdr>
        </w:div>
        <w:div w:id="1638098357">
          <w:marLeft w:val="640"/>
          <w:marRight w:val="0"/>
          <w:marTop w:val="0"/>
          <w:marBottom w:val="0"/>
          <w:divBdr>
            <w:top w:val="none" w:sz="0" w:space="0" w:color="auto"/>
            <w:left w:val="none" w:sz="0" w:space="0" w:color="auto"/>
            <w:bottom w:val="none" w:sz="0" w:space="0" w:color="auto"/>
            <w:right w:val="none" w:sz="0" w:space="0" w:color="auto"/>
          </w:divBdr>
        </w:div>
        <w:div w:id="208764028">
          <w:marLeft w:val="640"/>
          <w:marRight w:val="0"/>
          <w:marTop w:val="0"/>
          <w:marBottom w:val="0"/>
          <w:divBdr>
            <w:top w:val="none" w:sz="0" w:space="0" w:color="auto"/>
            <w:left w:val="none" w:sz="0" w:space="0" w:color="auto"/>
            <w:bottom w:val="none" w:sz="0" w:space="0" w:color="auto"/>
            <w:right w:val="none" w:sz="0" w:space="0" w:color="auto"/>
          </w:divBdr>
        </w:div>
        <w:div w:id="1850219189">
          <w:marLeft w:val="640"/>
          <w:marRight w:val="0"/>
          <w:marTop w:val="0"/>
          <w:marBottom w:val="0"/>
          <w:divBdr>
            <w:top w:val="none" w:sz="0" w:space="0" w:color="auto"/>
            <w:left w:val="none" w:sz="0" w:space="0" w:color="auto"/>
            <w:bottom w:val="none" w:sz="0" w:space="0" w:color="auto"/>
            <w:right w:val="none" w:sz="0" w:space="0" w:color="auto"/>
          </w:divBdr>
        </w:div>
        <w:div w:id="813377445">
          <w:marLeft w:val="640"/>
          <w:marRight w:val="0"/>
          <w:marTop w:val="0"/>
          <w:marBottom w:val="0"/>
          <w:divBdr>
            <w:top w:val="none" w:sz="0" w:space="0" w:color="auto"/>
            <w:left w:val="none" w:sz="0" w:space="0" w:color="auto"/>
            <w:bottom w:val="none" w:sz="0" w:space="0" w:color="auto"/>
            <w:right w:val="none" w:sz="0" w:space="0" w:color="auto"/>
          </w:divBdr>
        </w:div>
        <w:div w:id="164176819">
          <w:marLeft w:val="640"/>
          <w:marRight w:val="0"/>
          <w:marTop w:val="0"/>
          <w:marBottom w:val="0"/>
          <w:divBdr>
            <w:top w:val="none" w:sz="0" w:space="0" w:color="auto"/>
            <w:left w:val="none" w:sz="0" w:space="0" w:color="auto"/>
            <w:bottom w:val="none" w:sz="0" w:space="0" w:color="auto"/>
            <w:right w:val="none" w:sz="0" w:space="0" w:color="auto"/>
          </w:divBdr>
        </w:div>
        <w:div w:id="863396646">
          <w:marLeft w:val="640"/>
          <w:marRight w:val="0"/>
          <w:marTop w:val="0"/>
          <w:marBottom w:val="0"/>
          <w:divBdr>
            <w:top w:val="none" w:sz="0" w:space="0" w:color="auto"/>
            <w:left w:val="none" w:sz="0" w:space="0" w:color="auto"/>
            <w:bottom w:val="none" w:sz="0" w:space="0" w:color="auto"/>
            <w:right w:val="none" w:sz="0" w:space="0" w:color="auto"/>
          </w:divBdr>
        </w:div>
        <w:div w:id="1519463371">
          <w:marLeft w:val="640"/>
          <w:marRight w:val="0"/>
          <w:marTop w:val="0"/>
          <w:marBottom w:val="0"/>
          <w:divBdr>
            <w:top w:val="none" w:sz="0" w:space="0" w:color="auto"/>
            <w:left w:val="none" w:sz="0" w:space="0" w:color="auto"/>
            <w:bottom w:val="none" w:sz="0" w:space="0" w:color="auto"/>
            <w:right w:val="none" w:sz="0" w:space="0" w:color="auto"/>
          </w:divBdr>
        </w:div>
        <w:div w:id="1318656916">
          <w:marLeft w:val="640"/>
          <w:marRight w:val="0"/>
          <w:marTop w:val="0"/>
          <w:marBottom w:val="0"/>
          <w:divBdr>
            <w:top w:val="none" w:sz="0" w:space="0" w:color="auto"/>
            <w:left w:val="none" w:sz="0" w:space="0" w:color="auto"/>
            <w:bottom w:val="none" w:sz="0" w:space="0" w:color="auto"/>
            <w:right w:val="none" w:sz="0" w:space="0" w:color="auto"/>
          </w:divBdr>
        </w:div>
        <w:div w:id="7753873">
          <w:marLeft w:val="640"/>
          <w:marRight w:val="0"/>
          <w:marTop w:val="0"/>
          <w:marBottom w:val="0"/>
          <w:divBdr>
            <w:top w:val="none" w:sz="0" w:space="0" w:color="auto"/>
            <w:left w:val="none" w:sz="0" w:space="0" w:color="auto"/>
            <w:bottom w:val="none" w:sz="0" w:space="0" w:color="auto"/>
            <w:right w:val="none" w:sz="0" w:space="0" w:color="auto"/>
          </w:divBdr>
        </w:div>
        <w:div w:id="2140292893">
          <w:marLeft w:val="640"/>
          <w:marRight w:val="0"/>
          <w:marTop w:val="0"/>
          <w:marBottom w:val="0"/>
          <w:divBdr>
            <w:top w:val="none" w:sz="0" w:space="0" w:color="auto"/>
            <w:left w:val="none" w:sz="0" w:space="0" w:color="auto"/>
            <w:bottom w:val="none" w:sz="0" w:space="0" w:color="auto"/>
            <w:right w:val="none" w:sz="0" w:space="0" w:color="auto"/>
          </w:divBdr>
        </w:div>
        <w:div w:id="1280146723">
          <w:marLeft w:val="640"/>
          <w:marRight w:val="0"/>
          <w:marTop w:val="0"/>
          <w:marBottom w:val="0"/>
          <w:divBdr>
            <w:top w:val="none" w:sz="0" w:space="0" w:color="auto"/>
            <w:left w:val="none" w:sz="0" w:space="0" w:color="auto"/>
            <w:bottom w:val="none" w:sz="0" w:space="0" w:color="auto"/>
            <w:right w:val="none" w:sz="0" w:space="0" w:color="auto"/>
          </w:divBdr>
        </w:div>
      </w:divsChild>
    </w:div>
    <w:div w:id="30038071">
      <w:marLeft w:val="480"/>
      <w:marRight w:val="0"/>
      <w:marTop w:val="0"/>
      <w:marBottom w:val="0"/>
      <w:divBdr>
        <w:top w:val="none" w:sz="0" w:space="0" w:color="auto"/>
        <w:left w:val="none" w:sz="0" w:space="0" w:color="auto"/>
        <w:bottom w:val="none" w:sz="0" w:space="0" w:color="auto"/>
        <w:right w:val="none" w:sz="0" w:space="0" w:color="auto"/>
      </w:divBdr>
    </w:div>
    <w:div w:id="30888105">
      <w:bodyDiv w:val="1"/>
      <w:marLeft w:val="0"/>
      <w:marRight w:val="0"/>
      <w:marTop w:val="0"/>
      <w:marBottom w:val="0"/>
      <w:divBdr>
        <w:top w:val="none" w:sz="0" w:space="0" w:color="auto"/>
        <w:left w:val="none" w:sz="0" w:space="0" w:color="auto"/>
        <w:bottom w:val="none" w:sz="0" w:space="0" w:color="auto"/>
        <w:right w:val="none" w:sz="0" w:space="0" w:color="auto"/>
      </w:divBdr>
      <w:divsChild>
        <w:div w:id="25565654">
          <w:marLeft w:val="480"/>
          <w:marRight w:val="0"/>
          <w:marTop w:val="0"/>
          <w:marBottom w:val="0"/>
          <w:divBdr>
            <w:top w:val="none" w:sz="0" w:space="0" w:color="auto"/>
            <w:left w:val="none" w:sz="0" w:space="0" w:color="auto"/>
            <w:bottom w:val="none" w:sz="0" w:space="0" w:color="auto"/>
            <w:right w:val="none" w:sz="0" w:space="0" w:color="auto"/>
          </w:divBdr>
        </w:div>
        <w:div w:id="86728817">
          <w:marLeft w:val="480"/>
          <w:marRight w:val="0"/>
          <w:marTop w:val="0"/>
          <w:marBottom w:val="0"/>
          <w:divBdr>
            <w:top w:val="none" w:sz="0" w:space="0" w:color="auto"/>
            <w:left w:val="none" w:sz="0" w:space="0" w:color="auto"/>
            <w:bottom w:val="none" w:sz="0" w:space="0" w:color="auto"/>
            <w:right w:val="none" w:sz="0" w:space="0" w:color="auto"/>
          </w:divBdr>
        </w:div>
        <w:div w:id="119961677">
          <w:marLeft w:val="480"/>
          <w:marRight w:val="0"/>
          <w:marTop w:val="0"/>
          <w:marBottom w:val="0"/>
          <w:divBdr>
            <w:top w:val="none" w:sz="0" w:space="0" w:color="auto"/>
            <w:left w:val="none" w:sz="0" w:space="0" w:color="auto"/>
            <w:bottom w:val="none" w:sz="0" w:space="0" w:color="auto"/>
            <w:right w:val="none" w:sz="0" w:space="0" w:color="auto"/>
          </w:divBdr>
        </w:div>
        <w:div w:id="141851237">
          <w:marLeft w:val="480"/>
          <w:marRight w:val="0"/>
          <w:marTop w:val="0"/>
          <w:marBottom w:val="0"/>
          <w:divBdr>
            <w:top w:val="none" w:sz="0" w:space="0" w:color="auto"/>
            <w:left w:val="none" w:sz="0" w:space="0" w:color="auto"/>
            <w:bottom w:val="none" w:sz="0" w:space="0" w:color="auto"/>
            <w:right w:val="none" w:sz="0" w:space="0" w:color="auto"/>
          </w:divBdr>
        </w:div>
        <w:div w:id="149952649">
          <w:marLeft w:val="480"/>
          <w:marRight w:val="0"/>
          <w:marTop w:val="0"/>
          <w:marBottom w:val="0"/>
          <w:divBdr>
            <w:top w:val="none" w:sz="0" w:space="0" w:color="auto"/>
            <w:left w:val="none" w:sz="0" w:space="0" w:color="auto"/>
            <w:bottom w:val="none" w:sz="0" w:space="0" w:color="auto"/>
            <w:right w:val="none" w:sz="0" w:space="0" w:color="auto"/>
          </w:divBdr>
        </w:div>
        <w:div w:id="191579660">
          <w:marLeft w:val="480"/>
          <w:marRight w:val="0"/>
          <w:marTop w:val="0"/>
          <w:marBottom w:val="0"/>
          <w:divBdr>
            <w:top w:val="none" w:sz="0" w:space="0" w:color="auto"/>
            <w:left w:val="none" w:sz="0" w:space="0" w:color="auto"/>
            <w:bottom w:val="none" w:sz="0" w:space="0" w:color="auto"/>
            <w:right w:val="none" w:sz="0" w:space="0" w:color="auto"/>
          </w:divBdr>
        </w:div>
        <w:div w:id="209419655">
          <w:marLeft w:val="480"/>
          <w:marRight w:val="0"/>
          <w:marTop w:val="0"/>
          <w:marBottom w:val="0"/>
          <w:divBdr>
            <w:top w:val="none" w:sz="0" w:space="0" w:color="auto"/>
            <w:left w:val="none" w:sz="0" w:space="0" w:color="auto"/>
            <w:bottom w:val="none" w:sz="0" w:space="0" w:color="auto"/>
            <w:right w:val="none" w:sz="0" w:space="0" w:color="auto"/>
          </w:divBdr>
        </w:div>
        <w:div w:id="389575549">
          <w:marLeft w:val="480"/>
          <w:marRight w:val="0"/>
          <w:marTop w:val="0"/>
          <w:marBottom w:val="0"/>
          <w:divBdr>
            <w:top w:val="none" w:sz="0" w:space="0" w:color="auto"/>
            <w:left w:val="none" w:sz="0" w:space="0" w:color="auto"/>
            <w:bottom w:val="none" w:sz="0" w:space="0" w:color="auto"/>
            <w:right w:val="none" w:sz="0" w:space="0" w:color="auto"/>
          </w:divBdr>
        </w:div>
        <w:div w:id="460266401">
          <w:marLeft w:val="480"/>
          <w:marRight w:val="0"/>
          <w:marTop w:val="0"/>
          <w:marBottom w:val="0"/>
          <w:divBdr>
            <w:top w:val="none" w:sz="0" w:space="0" w:color="auto"/>
            <w:left w:val="none" w:sz="0" w:space="0" w:color="auto"/>
            <w:bottom w:val="none" w:sz="0" w:space="0" w:color="auto"/>
            <w:right w:val="none" w:sz="0" w:space="0" w:color="auto"/>
          </w:divBdr>
        </w:div>
        <w:div w:id="489055135">
          <w:marLeft w:val="480"/>
          <w:marRight w:val="0"/>
          <w:marTop w:val="0"/>
          <w:marBottom w:val="0"/>
          <w:divBdr>
            <w:top w:val="none" w:sz="0" w:space="0" w:color="auto"/>
            <w:left w:val="none" w:sz="0" w:space="0" w:color="auto"/>
            <w:bottom w:val="none" w:sz="0" w:space="0" w:color="auto"/>
            <w:right w:val="none" w:sz="0" w:space="0" w:color="auto"/>
          </w:divBdr>
        </w:div>
        <w:div w:id="526911365">
          <w:marLeft w:val="480"/>
          <w:marRight w:val="0"/>
          <w:marTop w:val="0"/>
          <w:marBottom w:val="0"/>
          <w:divBdr>
            <w:top w:val="none" w:sz="0" w:space="0" w:color="auto"/>
            <w:left w:val="none" w:sz="0" w:space="0" w:color="auto"/>
            <w:bottom w:val="none" w:sz="0" w:space="0" w:color="auto"/>
            <w:right w:val="none" w:sz="0" w:space="0" w:color="auto"/>
          </w:divBdr>
        </w:div>
        <w:div w:id="599752452">
          <w:marLeft w:val="480"/>
          <w:marRight w:val="0"/>
          <w:marTop w:val="0"/>
          <w:marBottom w:val="0"/>
          <w:divBdr>
            <w:top w:val="none" w:sz="0" w:space="0" w:color="auto"/>
            <w:left w:val="none" w:sz="0" w:space="0" w:color="auto"/>
            <w:bottom w:val="none" w:sz="0" w:space="0" w:color="auto"/>
            <w:right w:val="none" w:sz="0" w:space="0" w:color="auto"/>
          </w:divBdr>
        </w:div>
        <w:div w:id="625815302">
          <w:marLeft w:val="480"/>
          <w:marRight w:val="0"/>
          <w:marTop w:val="0"/>
          <w:marBottom w:val="0"/>
          <w:divBdr>
            <w:top w:val="none" w:sz="0" w:space="0" w:color="auto"/>
            <w:left w:val="none" w:sz="0" w:space="0" w:color="auto"/>
            <w:bottom w:val="none" w:sz="0" w:space="0" w:color="auto"/>
            <w:right w:val="none" w:sz="0" w:space="0" w:color="auto"/>
          </w:divBdr>
        </w:div>
        <w:div w:id="642470196">
          <w:marLeft w:val="480"/>
          <w:marRight w:val="0"/>
          <w:marTop w:val="0"/>
          <w:marBottom w:val="0"/>
          <w:divBdr>
            <w:top w:val="none" w:sz="0" w:space="0" w:color="auto"/>
            <w:left w:val="none" w:sz="0" w:space="0" w:color="auto"/>
            <w:bottom w:val="none" w:sz="0" w:space="0" w:color="auto"/>
            <w:right w:val="none" w:sz="0" w:space="0" w:color="auto"/>
          </w:divBdr>
        </w:div>
        <w:div w:id="649945612">
          <w:marLeft w:val="480"/>
          <w:marRight w:val="0"/>
          <w:marTop w:val="0"/>
          <w:marBottom w:val="0"/>
          <w:divBdr>
            <w:top w:val="none" w:sz="0" w:space="0" w:color="auto"/>
            <w:left w:val="none" w:sz="0" w:space="0" w:color="auto"/>
            <w:bottom w:val="none" w:sz="0" w:space="0" w:color="auto"/>
            <w:right w:val="none" w:sz="0" w:space="0" w:color="auto"/>
          </w:divBdr>
        </w:div>
        <w:div w:id="672686925">
          <w:marLeft w:val="480"/>
          <w:marRight w:val="0"/>
          <w:marTop w:val="0"/>
          <w:marBottom w:val="0"/>
          <w:divBdr>
            <w:top w:val="none" w:sz="0" w:space="0" w:color="auto"/>
            <w:left w:val="none" w:sz="0" w:space="0" w:color="auto"/>
            <w:bottom w:val="none" w:sz="0" w:space="0" w:color="auto"/>
            <w:right w:val="none" w:sz="0" w:space="0" w:color="auto"/>
          </w:divBdr>
        </w:div>
        <w:div w:id="711418935">
          <w:marLeft w:val="480"/>
          <w:marRight w:val="0"/>
          <w:marTop w:val="0"/>
          <w:marBottom w:val="0"/>
          <w:divBdr>
            <w:top w:val="none" w:sz="0" w:space="0" w:color="auto"/>
            <w:left w:val="none" w:sz="0" w:space="0" w:color="auto"/>
            <w:bottom w:val="none" w:sz="0" w:space="0" w:color="auto"/>
            <w:right w:val="none" w:sz="0" w:space="0" w:color="auto"/>
          </w:divBdr>
        </w:div>
        <w:div w:id="789587139">
          <w:marLeft w:val="480"/>
          <w:marRight w:val="0"/>
          <w:marTop w:val="0"/>
          <w:marBottom w:val="0"/>
          <w:divBdr>
            <w:top w:val="none" w:sz="0" w:space="0" w:color="auto"/>
            <w:left w:val="none" w:sz="0" w:space="0" w:color="auto"/>
            <w:bottom w:val="none" w:sz="0" w:space="0" w:color="auto"/>
            <w:right w:val="none" w:sz="0" w:space="0" w:color="auto"/>
          </w:divBdr>
        </w:div>
        <w:div w:id="792022426">
          <w:marLeft w:val="480"/>
          <w:marRight w:val="0"/>
          <w:marTop w:val="0"/>
          <w:marBottom w:val="0"/>
          <w:divBdr>
            <w:top w:val="none" w:sz="0" w:space="0" w:color="auto"/>
            <w:left w:val="none" w:sz="0" w:space="0" w:color="auto"/>
            <w:bottom w:val="none" w:sz="0" w:space="0" w:color="auto"/>
            <w:right w:val="none" w:sz="0" w:space="0" w:color="auto"/>
          </w:divBdr>
        </w:div>
        <w:div w:id="803892979">
          <w:marLeft w:val="480"/>
          <w:marRight w:val="0"/>
          <w:marTop w:val="0"/>
          <w:marBottom w:val="0"/>
          <w:divBdr>
            <w:top w:val="none" w:sz="0" w:space="0" w:color="auto"/>
            <w:left w:val="none" w:sz="0" w:space="0" w:color="auto"/>
            <w:bottom w:val="none" w:sz="0" w:space="0" w:color="auto"/>
            <w:right w:val="none" w:sz="0" w:space="0" w:color="auto"/>
          </w:divBdr>
        </w:div>
        <w:div w:id="804348643">
          <w:marLeft w:val="480"/>
          <w:marRight w:val="0"/>
          <w:marTop w:val="0"/>
          <w:marBottom w:val="0"/>
          <w:divBdr>
            <w:top w:val="none" w:sz="0" w:space="0" w:color="auto"/>
            <w:left w:val="none" w:sz="0" w:space="0" w:color="auto"/>
            <w:bottom w:val="none" w:sz="0" w:space="0" w:color="auto"/>
            <w:right w:val="none" w:sz="0" w:space="0" w:color="auto"/>
          </w:divBdr>
        </w:div>
        <w:div w:id="822745194">
          <w:marLeft w:val="480"/>
          <w:marRight w:val="0"/>
          <w:marTop w:val="0"/>
          <w:marBottom w:val="0"/>
          <w:divBdr>
            <w:top w:val="none" w:sz="0" w:space="0" w:color="auto"/>
            <w:left w:val="none" w:sz="0" w:space="0" w:color="auto"/>
            <w:bottom w:val="none" w:sz="0" w:space="0" w:color="auto"/>
            <w:right w:val="none" w:sz="0" w:space="0" w:color="auto"/>
          </w:divBdr>
        </w:div>
        <w:div w:id="837041431">
          <w:marLeft w:val="480"/>
          <w:marRight w:val="0"/>
          <w:marTop w:val="0"/>
          <w:marBottom w:val="0"/>
          <w:divBdr>
            <w:top w:val="none" w:sz="0" w:space="0" w:color="auto"/>
            <w:left w:val="none" w:sz="0" w:space="0" w:color="auto"/>
            <w:bottom w:val="none" w:sz="0" w:space="0" w:color="auto"/>
            <w:right w:val="none" w:sz="0" w:space="0" w:color="auto"/>
          </w:divBdr>
        </w:div>
        <w:div w:id="857432825">
          <w:marLeft w:val="480"/>
          <w:marRight w:val="0"/>
          <w:marTop w:val="0"/>
          <w:marBottom w:val="0"/>
          <w:divBdr>
            <w:top w:val="none" w:sz="0" w:space="0" w:color="auto"/>
            <w:left w:val="none" w:sz="0" w:space="0" w:color="auto"/>
            <w:bottom w:val="none" w:sz="0" w:space="0" w:color="auto"/>
            <w:right w:val="none" w:sz="0" w:space="0" w:color="auto"/>
          </w:divBdr>
        </w:div>
        <w:div w:id="919948931">
          <w:marLeft w:val="480"/>
          <w:marRight w:val="0"/>
          <w:marTop w:val="0"/>
          <w:marBottom w:val="0"/>
          <w:divBdr>
            <w:top w:val="none" w:sz="0" w:space="0" w:color="auto"/>
            <w:left w:val="none" w:sz="0" w:space="0" w:color="auto"/>
            <w:bottom w:val="none" w:sz="0" w:space="0" w:color="auto"/>
            <w:right w:val="none" w:sz="0" w:space="0" w:color="auto"/>
          </w:divBdr>
        </w:div>
        <w:div w:id="925723165">
          <w:marLeft w:val="480"/>
          <w:marRight w:val="0"/>
          <w:marTop w:val="0"/>
          <w:marBottom w:val="0"/>
          <w:divBdr>
            <w:top w:val="none" w:sz="0" w:space="0" w:color="auto"/>
            <w:left w:val="none" w:sz="0" w:space="0" w:color="auto"/>
            <w:bottom w:val="none" w:sz="0" w:space="0" w:color="auto"/>
            <w:right w:val="none" w:sz="0" w:space="0" w:color="auto"/>
          </w:divBdr>
        </w:div>
        <w:div w:id="962541036">
          <w:marLeft w:val="480"/>
          <w:marRight w:val="0"/>
          <w:marTop w:val="0"/>
          <w:marBottom w:val="0"/>
          <w:divBdr>
            <w:top w:val="none" w:sz="0" w:space="0" w:color="auto"/>
            <w:left w:val="none" w:sz="0" w:space="0" w:color="auto"/>
            <w:bottom w:val="none" w:sz="0" w:space="0" w:color="auto"/>
            <w:right w:val="none" w:sz="0" w:space="0" w:color="auto"/>
          </w:divBdr>
        </w:div>
        <w:div w:id="1127553028">
          <w:marLeft w:val="480"/>
          <w:marRight w:val="0"/>
          <w:marTop w:val="0"/>
          <w:marBottom w:val="0"/>
          <w:divBdr>
            <w:top w:val="none" w:sz="0" w:space="0" w:color="auto"/>
            <w:left w:val="none" w:sz="0" w:space="0" w:color="auto"/>
            <w:bottom w:val="none" w:sz="0" w:space="0" w:color="auto"/>
            <w:right w:val="none" w:sz="0" w:space="0" w:color="auto"/>
          </w:divBdr>
        </w:div>
        <w:div w:id="1191531475">
          <w:marLeft w:val="480"/>
          <w:marRight w:val="0"/>
          <w:marTop w:val="0"/>
          <w:marBottom w:val="0"/>
          <w:divBdr>
            <w:top w:val="none" w:sz="0" w:space="0" w:color="auto"/>
            <w:left w:val="none" w:sz="0" w:space="0" w:color="auto"/>
            <w:bottom w:val="none" w:sz="0" w:space="0" w:color="auto"/>
            <w:right w:val="none" w:sz="0" w:space="0" w:color="auto"/>
          </w:divBdr>
        </w:div>
        <w:div w:id="1205752034">
          <w:marLeft w:val="480"/>
          <w:marRight w:val="0"/>
          <w:marTop w:val="0"/>
          <w:marBottom w:val="0"/>
          <w:divBdr>
            <w:top w:val="none" w:sz="0" w:space="0" w:color="auto"/>
            <w:left w:val="none" w:sz="0" w:space="0" w:color="auto"/>
            <w:bottom w:val="none" w:sz="0" w:space="0" w:color="auto"/>
            <w:right w:val="none" w:sz="0" w:space="0" w:color="auto"/>
          </w:divBdr>
        </w:div>
        <w:div w:id="1232739151">
          <w:marLeft w:val="480"/>
          <w:marRight w:val="0"/>
          <w:marTop w:val="0"/>
          <w:marBottom w:val="0"/>
          <w:divBdr>
            <w:top w:val="none" w:sz="0" w:space="0" w:color="auto"/>
            <w:left w:val="none" w:sz="0" w:space="0" w:color="auto"/>
            <w:bottom w:val="none" w:sz="0" w:space="0" w:color="auto"/>
            <w:right w:val="none" w:sz="0" w:space="0" w:color="auto"/>
          </w:divBdr>
        </w:div>
        <w:div w:id="1289968064">
          <w:marLeft w:val="480"/>
          <w:marRight w:val="0"/>
          <w:marTop w:val="0"/>
          <w:marBottom w:val="0"/>
          <w:divBdr>
            <w:top w:val="none" w:sz="0" w:space="0" w:color="auto"/>
            <w:left w:val="none" w:sz="0" w:space="0" w:color="auto"/>
            <w:bottom w:val="none" w:sz="0" w:space="0" w:color="auto"/>
            <w:right w:val="none" w:sz="0" w:space="0" w:color="auto"/>
          </w:divBdr>
        </w:div>
        <w:div w:id="1296333228">
          <w:marLeft w:val="480"/>
          <w:marRight w:val="0"/>
          <w:marTop w:val="0"/>
          <w:marBottom w:val="0"/>
          <w:divBdr>
            <w:top w:val="none" w:sz="0" w:space="0" w:color="auto"/>
            <w:left w:val="none" w:sz="0" w:space="0" w:color="auto"/>
            <w:bottom w:val="none" w:sz="0" w:space="0" w:color="auto"/>
            <w:right w:val="none" w:sz="0" w:space="0" w:color="auto"/>
          </w:divBdr>
        </w:div>
        <w:div w:id="1303149963">
          <w:marLeft w:val="480"/>
          <w:marRight w:val="0"/>
          <w:marTop w:val="0"/>
          <w:marBottom w:val="0"/>
          <w:divBdr>
            <w:top w:val="none" w:sz="0" w:space="0" w:color="auto"/>
            <w:left w:val="none" w:sz="0" w:space="0" w:color="auto"/>
            <w:bottom w:val="none" w:sz="0" w:space="0" w:color="auto"/>
            <w:right w:val="none" w:sz="0" w:space="0" w:color="auto"/>
          </w:divBdr>
        </w:div>
        <w:div w:id="1417557754">
          <w:marLeft w:val="480"/>
          <w:marRight w:val="0"/>
          <w:marTop w:val="0"/>
          <w:marBottom w:val="0"/>
          <w:divBdr>
            <w:top w:val="none" w:sz="0" w:space="0" w:color="auto"/>
            <w:left w:val="none" w:sz="0" w:space="0" w:color="auto"/>
            <w:bottom w:val="none" w:sz="0" w:space="0" w:color="auto"/>
            <w:right w:val="none" w:sz="0" w:space="0" w:color="auto"/>
          </w:divBdr>
        </w:div>
        <w:div w:id="1459487888">
          <w:marLeft w:val="480"/>
          <w:marRight w:val="0"/>
          <w:marTop w:val="0"/>
          <w:marBottom w:val="0"/>
          <w:divBdr>
            <w:top w:val="none" w:sz="0" w:space="0" w:color="auto"/>
            <w:left w:val="none" w:sz="0" w:space="0" w:color="auto"/>
            <w:bottom w:val="none" w:sz="0" w:space="0" w:color="auto"/>
            <w:right w:val="none" w:sz="0" w:space="0" w:color="auto"/>
          </w:divBdr>
        </w:div>
        <w:div w:id="1496724980">
          <w:marLeft w:val="480"/>
          <w:marRight w:val="0"/>
          <w:marTop w:val="0"/>
          <w:marBottom w:val="0"/>
          <w:divBdr>
            <w:top w:val="none" w:sz="0" w:space="0" w:color="auto"/>
            <w:left w:val="none" w:sz="0" w:space="0" w:color="auto"/>
            <w:bottom w:val="none" w:sz="0" w:space="0" w:color="auto"/>
            <w:right w:val="none" w:sz="0" w:space="0" w:color="auto"/>
          </w:divBdr>
        </w:div>
        <w:div w:id="1605654501">
          <w:marLeft w:val="480"/>
          <w:marRight w:val="0"/>
          <w:marTop w:val="0"/>
          <w:marBottom w:val="0"/>
          <w:divBdr>
            <w:top w:val="none" w:sz="0" w:space="0" w:color="auto"/>
            <w:left w:val="none" w:sz="0" w:space="0" w:color="auto"/>
            <w:bottom w:val="none" w:sz="0" w:space="0" w:color="auto"/>
            <w:right w:val="none" w:sz="0" w:space="0" w:color="auto"/>
          </w:divBdr>
        </w:div>
        <w:div w:id="1676959028">
          <w:marLeft w:val="480"/>
          <w:marRight w:val="0"/>
          <w:marTop w:val="0"/>
          <w:marBottom w:val="0"/>
          <w:divBdr>
            <w:top w:val="none" w:sz="0" w:space="0" w:color="auto"/>
            <w:left w:val="none" w:sz="0" w:space="0" w:color="auto"/>
            <w:bottom w:val="none" w:sz="0" w:space="0" w:color="auto"/>
            <w:right w:val="none" w:sz="0" w:space="0" w:color="auto"/>
          </w:divBdr>
        </w:div>
        <w:div w:id="1752892427">
          <w:marLeft w:val="480"/>
          <w:marRight w:val="0"/>
          <w:marTop w:val="0"/>
          <w:marBottom w:val="0"/>
          <w:divBdr>
            <w:top w:val="none" w:sz="0" w:space="0" w:color="auto"/>
            <w:left w:val="none" w:sz="0" w:space="0" w:color="auto"/>
            <w:bottom w:val="none" w:sz="0" w:space="0" w:color="auto"/>
            <w:right w:val="none" w:sz="0" w:space="0" w:color="auto"/>
          </w:divBdr>
        </w:div>
        <w:div w:id="1833596466">
          <w:marLeft w:val="480"/>
          <w:marRight w:val="0"/>
          <w:marTop w:val="0"/>
          <w:marBottom w:val="0"/>
          <w:divBdr>
            <w:top w:val="none" w:sz="0" w:space="0" w:color="auto"/>
            <w:left w:val="none" w:sz="0" w:space="0" w:color="auto"/>
            <w:bottom w:val="none" w:sz="0" w:space="0" w:color="auto"/>
            <w:right w:val="none" w:sz="0" w:space="0" w:color="auto"/>
          </w:divBdr>
        </w:div>
        <w:div w:id="1836611061">
          <w:marLeft w:val="480"/>
          <w:marRight w:val="0"/>
          <w:marTop w:val="0"/>
          <w:marBottom w:val="0"/>
          <w:divBdr>
            <w:top w:val="none" w:sz="0" w:space="0" w:color="auto"/>
            <w:left w:val="none" w:sz="0" w:space="0" w:color="auto"/>
            <w:bottom w:val="none" w:sz="0" w:space="0" w:color="auto"/>
            <w:right w:val="none" w:sz="0" w:space="0" w:color="auto"/>
          </w:divBdr>
        </w:div>
        <w:div w:id="1880891977">
          <w:marLeft w:val="480"/>
          <w:marRight w:val="0"/>
          <w:marTop w:val="0"/>
          <w:marBottom w:val="0"/>
          <w:divBdr>
            <w:top w:val="none" w:sz="0" w:space="0" w:color="auto"/>
            <w:left w:val="none" w:sz="0" w:space="0" w:color="auto"/>
            <w:bottom w:val="none" w:sz="0" w:space="0" w:color="auto"/>
            <w:right w:val="none" w:sz="0" w:space="0" w:color="auto"/>
          </w:divBdr>
        </w:div>
        <w:div w:id="1917090702">
          <w:marLeft w:val="480"/>
          <w:marRight w:val="0"/>
          <w:marTop w:val="0"/>
          <w:marBottom w:val="0"/>
          <w:divBdr>
            <w:top w:val="none" w:sz="0" w:space="0" w:color="auto"/>
            <w:left w:val="none" w:sz="0" w:space="0" w:color="auto"/>
            <w:bottom w:val="none" w:sz="0" w:space="0" w:color="auto"/>
            <w:right w:val="none" w:sz="0" w:space="0" w:color="auto"/>
          </w:divBdr>
        </w:div>
        <w:div w:id="1937253301">
          <w:marLeft w:val="480"/>
          <w:marRight w:val="0"/>
          <w:marTop w:val="0"/>
          <w:marBottom w:val="0"/>
          <w:divBdr>
            <w:top w:val="none" w:sz="0" w:space="0" w:color="auto"/>
            <w:left w:val="none" w:sz="0" w:space="0" w:color="auto"/>
            <w:bottom w:val="none" w:sz="0" w:space="0" w:color="auto"/>
            <w:right w:val="none" w:sz="0" w:space="0" w:color="auto"/>
          </w:divBdr>
        </w:div>
        <w:div w:id="1945305137">
          <w:marLeft w:val="480"/>
          <w:marRight w:val="0"/>
          <w:marTop w:val="0"/>
          <w:marBottom w:val="0"/>
          <w:divBdr>
            <w:top w:val="none" w:sz="0" w:space="0" w:color="auto"/>
            <w:left w:val="none" w:sz="0" w:space="0" w:color="auto"/>
            <w:bottom w:val="none" w:sz="0" w:space="0" w:color="auto"/>
            <w:right w:val="none" w:sz="0" w:space="0" w:color="auto"/>
          </w:divBdr>
        </w:div>
        <w:div w:id="1946116028">
          <w:marLeft w:val="480"/>
          <w:marRight w:val="0"/>
          <w:marTop w:val="0"/>
          <w:marBottom w:val="0"/>
          <w:divBdr>
            <w:top w:val="none" w:sz="0" w:space="0" w:color="auto"/>
            <w:left w:val="none" w:sz="0" w:space="0" w:color="auto"/>
            <w:bottom w:val="none" w:sz="0" w:space="0" w:color="auto"/>
            <w:right w:val="none" w:sz="0" w:space="0" w:color="auto"/>
          </w:divBdr>
        </w:div>
        <w:div w:id="1978342664">
          <w:marLeft w:val="480"/>
          <w:marRight w:val="0"/>
          <w:marTop w:val="0"/>
          <w:marBottom w:val="0"/>
          <w:divBdr>
            <w:top w:val="none" w:sz="0" w:space="0" w:color="auto"/>
            <w:left w:val="none" w:sz="0" w:space="0" w:color="auto"/>
            <w:bottom w:val="none" w:sz="0" w:space="0" w:color="auto"/>
            <w:right w:val="none" w:sz="0" w:space="0" w:color="auto"/>
          </w:divBdr>
        </w:div>
        <w:div w:id="2022077514">
          <w:marLeft w:val="480"/>
          <w:marRight w:val="0"/>
          <w:marTop w:val="0"/>
          <w:marBottom w:val="0"/>
          <w:divBdr>
            <w:top w:val="none" w:sz="0" w:space="0" w:color="auto"/>
            <w:left w:val="none" w:sz="0" w:space="0" w:color="auto"/>
            <w:bottom w:val="none" w:sz="0" w:space="0" w:color="auto"/>
            <w:right w:val="none" w:sz="0" w:space="0" w:color="auto"/>
          </w:divBdr>
        </w:div>
        <w:div w:id="2033529174">
          <w:marLeft w:val="480"/>
          <w:marRight w:val="0"/>
          <w:marTop w:val="0"/>
          <w:marBottom w:val="0"/>
          <w:divBdr>
            <w:top w:val="none" w:sz="0" w:space="0" w:color="auto"/>
            <w:left w:val="none" w:sz="0" w:space="0" w:color="auto"/>
            <w:bottom w:val="none" w:sz="0" w:space="0" w:color="auto"/>
            <w:right w:val="none" w:sz="0" w:space="0" w:color="auto"/>
          </w:divBdr>
        </w:div>
      </w:divsChild>
    </w:div>
    <w:div w:id="33628399">
      <w:bodyDiv w:val="1"/>
      <w:marLeft w:val="0"/>
      <w:marRight w:val="0"/>
      <w:marTop w:val="0"/>
      <w:marBottom w:val="0"/>
      <w:divBdr>
        <w:top w:val="none" w:sz="0" w:space="0" w:color="auto"/>
        <w:left w:val="none" w:sz="0" w:space="0" w:color="auto"/>
        <w:bottom w:val="none" w:sz="0" w:space="0" w:color="auto"/>
        <w:right w:val="none" w:sz="0" w:space="0" w:color="auto"/>
      </w:divBdr>
      <w:divsChild>
        <w:div w:id="1888371786">
          <w:marLeft w:val="640"/>
          <w:marRight w:val="0"/>
          <w:marTop w:val="0"/>
          <w:marBottom w:val="0"/>
          <w:divBdr>
            <w:top w:val="none" w:sz="0" w:space="0" w:color="auto"/>
            <w:left w:val="none" w:sz="0" w:space="0" w:color="auto"/>
            <w:bottom w:val="none" w:sz="0" w:space="0" w:color="auto"/>
            <w:right w:val="none" w:sz="0" w:space="0" w:color="auto"/>
          </w:divBdr>
        </w:div>
        <w:div w:id="1213693034">
          <w:marLeft w:val="640"/>
          <w:marRight w:val="0"/>
          <w:marTop w:val="0"/>
          <w:marBottom w:val="0"/>
          <w:divBdr>
            <w:top w:val="none" w:sz="0" w:space="0" w:color="auto"/>
            <w:left w:val="none" w:sz="0" w:space="0" w:color="auto"/>
            <w:bottom w:val="none" w:sz="0" w:space="0" w:color="auto"/>
            <w:right w:val="none" w:sz="0" w:space="0" w:color="auto"/>
          </w:divBdr>
        </w:div>
        <w:div w:id="1756970576">
          <w:marLeft w:val="640"/>
          <w:marRight w:val="0"/>
          <w:marTop w:val="0"/>
          <w:marBottom w:val="0"/>
          <w:divBdr>
            <w:top w:val="none" w:sz="0" w:space="0" w:color="auto"/>
            <w:left w:val="none" w:sz="0" w:space="0" w:color="auto"/>
            <w:bottom w:val="none" w:sz="0" w:space="0" w:color="auto"/>
            <w:right w:val="none" w:sz="0" w:space="0" w:color="auto"/>
          </w:divBdr>
        </w:div>
        <w:div w:id="2055889518">
          <w:marLeft w:val="640"/>
          <w:marRight w:val="0"/>
          <w:marTop w:val="0"/>
          <w:marBottom w:val="0"/>
          <w:divBdr>
            <w:top w:val="none" w:sz="0" w:space="0" w:color="auto"/>
            <w:left w:val="none" w:sz="0" w:space="0" w:color="auto"/>
            <w:bottom w:val="none" w:sz="0" w:space="0" w:color="auto"/>
            <w:right w:val="none" w:sz="0" w:space="0" w:color="auto"/>
          </w:divBdr>
        </w:div>
        <w:div w:id="324431702">
          <w:marLeft w:val="640"/>
          <w:marRight w:val="0"/>
          <w:marTop w:val="0"/>
          <w:marBottom w:val="0"/>
          <w:divBdr>
            <w:top w:val="none" w:sz="0" w:space="0" w:color="auto"/>
            <w:left w:val="none" w:sz="0" w:space="0" w:color="auto"/>
            <w:bottom w:val="none" w:sz="0" w:space="0" w:color="auto"/>
            <w:right w:val="none" w:sz="0" w:space="0" w:color="auto"/>
          </w:divBdr>
        </w:div>
        <w:div w:id="316494950">
          <w:marLeft w:val="640"/>
          <w:marRight w:val="0"/>
          <w:marTop w:val="0"/>
          <w:marBottom w:val="0"/>
          <w:divBdr>
            <w:top w:val="none" w:sz="0" w:space="0" w:color="auto"/>
            <w:left w:val="none" w:sz="0" w:space="0" w:color="auto"/>
            <w:bottom w:val="none" w:sz="0" w:space="0" w:color="auto"/>
            <w:right w:val="none" w:sz="0" w:space="0" w:color="auto"/>
          </w:divBdr>
        </w:div>
        <w:div w:id="1808670413">
          <w:marLeft w:val="640"/>
          <w:marRight w:val="0"/>
          <w:marTop w:val="0"/>
          <w:marBottom w:val="0"/>
          <w:divBdr>
            <w:top w:val="none" w:sz="0" w:space="0" w:color="auto"/>
            <w:left w:val="none" w:sz="0" w:space="0" w:color="auto"/>
            <w:bottom w:val="none" w:sz="0" w:space="0" w:color="auto"/>
            <w:right w:val="none" w:sz="0" w:space="0" w:color="auto"/>
          </w:divBdr>
        </w:div>
        <w:div w:id="747505262">
          <w:marLeft w:val="640"/>
          <w:marRight w:val="0"/>
          <w:marTop w:val="0"/>
          <w:marBottom w:val="0"/>
          <w:divBdr>
            <w:top w:val="none" w:sz="0" w:space="0" w:color="auto"/>
            <w:left w:val="none" w:sz="0" w:space="0" w:color="auto"/>
            <w:bottom w:val="none" w:sz="0" w:space="0" w:color="auto"/>
            <w:right w:val="none" w:sz="0" w:space="0" w:color="auto"/>
          </w:divBdr>
        </w:div>
        <w:div w:id="1850023937">
          <w:marLeft w:val="640"/>
          <w:marRight w:val="0"/>
          <w:marTop w:val="0"/>
          <w:marBottom w:val="0"/>
          <w:divBdr>
            <w:top w:val="none" w:sz="0" w:space="0" w:color="auto"/>
            <w:left w:val="none" w:sz="0" w:space="0" w:color="auto"/>
            <w:bottom w:val="none" w:sz="0" w:space="0" w:color="auto"/>
            <w:right w:val="none" w:sz="0" w:space="0" w:color="auto"/>
          </w:divBdr>
        </w:div>
        <w:div w:id="1064916523">
          <w:marLeft w:val="640"/>
          <w:marRight w:val="0"/>
          <w:marTop w:val="0"/>
          <w:marBottom w:val="0"/>
          <w:divBdr>
            <w:top w:val="none" w:sz="0" w:space="0" w:color="auto"/>
            <w:left w:val="none" w:sz="0" w:space="0" w:color="auto"/>
            <w:bottom w:val="none" w:sz="0" w:space="0" w:color="auto"/>
            <w:right w:val="none" w:sz="0" w:space="0" w:color="auto"/>
          </w:divBdr>
        </w:div>
        <w:div w:id="1943804978">
          <w:marLeft w:val="640"/>
          <w:marRight w:val="0"/>
          <w:marTop w:val="0"/>
          <w:marBottom w:val="0"/>
          <w:divBdr>
            <w:top w:val="none" w:sz="0" w:space="0" w:color="auto"/>
            <w:left w:val="none" w:sz="0" w:space="0" w:color="auto"/>
            <w:bottom w:val="none" w:sz="0" w:space="0" w:color="auto"/>
            <w:right w:val="none" w:sz="0" w:space="0" w:color="auto"/>
          </w:divBdr>
        </w:div>
        <w:div w:id="1706297664">
          <w:marLeft w:val="640"/>
          <w:marRight w:val="0"/>
          <w:marTop w:val="0"/>
          <w:marBottom w:val="0"/>
          <w:divBdr>
            <w:top w:val="none" w:sz="0" w:space="0" w:color="auto"/>
            <w:left w:val="none" w:sz="0" w:space="0" w:color="auto"/>
            <w:bottom w:val="none" w:sz="0" w:space="0" w:color="auto"/>
            <w:right w:val="none" w:sz="0" w:space="0" w:color="auto"/>
          </w:divBdr>
        </w:div>
        <w:div w:id="1348173529">
          <w:marLeft w:val="640"/>
          <w:marRight w:val="0"/>
          <w:marTop w:val="0"/>
          <w:marBottom w:val="0"/>
          <w:divBdr>
            <w:top w:val="none" w:sz="0" w:space="0" w:color="auto"/>
            <w:left w:val="none" w:sz="0" w:space="0" w:color="auto"/>
            <w:bottom w:val="none" w:sz="0" w:space="0" w:color="auto"/>
            <w:right w:val="none" w:sz="0" w:space="0" w:color="auto"/>
          </w:divBdr>
        </w:div>
        <w:div w:id="1482773514">
          <w:marLeft w:val="640"/>
          <w:marRight w:val="0"/>
          <w:marTop w:val="0"/>
          <w:marBottom w:val="0"/>
          <w:divBdr>
            <w:top w:val="none" w:sz="0" w:space="0" w:color="auto"/>
            <w:left w:val="none" w:sz="0" w:space="0" w:color="auto"/>
            <w:bottom w:val="none" w:sz="0" w:space="0" w:color="auto"/>
            <w:right w:val="none" w:sz="0" w:space="0" w:color="auto"/>
          </w:divBdr>
        </w:div>
        <w:div w:id="313799409">
          <w:marLeft w:val="640"/>
          <w:marRight w:val="0"/>
          <w:marTop w:val="0"/>
          <w:marBottom w:val="0"/>
          <w:divBdr>
            <w:top w:val="none" w:sz="0" w:space="0" w:color="auto"/>
            <w:left w:val="none" w:sz="0" w:space="0" w:color="auto"/>
            <w:bottom w:val="none" w:sz="0" w:space="0" w:color="auto"/>
            <w:right w:val="none" w:sz="0" w:space="0" w:color="auto"/>
          </w:divBdr>
        </w:div>
        <w:div w:id="1732265472">
          <w:marLeft w:val="640"/>
          <w:marRight w:val="0"/>
          <w:marTop w:val="0"/>
          <w:marBottom w:val="0"/>
          <w:divBdr>
            <w:top w:val="none" w:sz="0" w:space="0" w:color="auto"/>
            <w:left w:val="none" w:sz="0" w:space="0" w:color="auto"/>
            <w:bottom w:val="none" w:sz="0" w:space="0" w:color="auto"/>
            <w:right w:val="none" w:sz="0" w:space="0" w:color="auto"/>
          </w:divBdr>
        </w:div>
        <w:div w:id="1649242391">
          <w:marLeft w:val="640"/>
          <w:marRight w:val="0"/>
          <w:marTop w:val="0"/>
          <w:marBottom w:val="0"/>
          <w:divBdr>
            <w:top w:val="none" w:sz="0" w:space="0" w:color="auto"/>
            <w:left w:val="none" w:sz="0" w:space="0" w:color="auto"/>
            <w:bottom w:val="none" w:sz="0" w:space="0" w:color="auto"/>
            <w:right w:val="none" w:sz="0" w:space="0" w:color="auto"/>
          </w:divBdr>
        </w:div>
        <w:div w:id="158929556">
          <w:marLeft w:val="640"/>
          <w:marRight w:val="0"/>
          <w:marTop w:val="0"/>
          <w:marBottom w:val="0"/>
          <w:divBdr>
            <w:top w:val="none" w:sz="0" w:space="0" w:color="auto"/>
            <w:left w:val="none" w:sz="0" w:space="0" w:color="auto"/>
            <w:bottom w:val="none" w:sz="0" w:space="0" w:color="auto"/>
            <w:right w:val="none" w:sz="0" w:space="0" w:color="auto"/>
          </w:divBdr>
        </w:div>
        <w:div w:id="1251813055">
          <w:marLeft w:val="640"/>
          <w:marRight w:val="0"/>
          <w:marTop w:val="0"/>
          <w:marBottom w:val="0"/>
          <w:divBdr>
            <w:top w:val="none" w:sz="0" w:space="0" w:color="auto"/>
            <w:left w:val="none" w:sz="0" w:space="0" w:color="auto"/>
            <w:bottom w:val="none" w:sz="0" w:space="0" w:color="auto"/>
            <w:right w:val="none" w:sz="0" w:space="0" w:color="auto"/>
          </w:divBdr>
        </w:div>
        <w:div w:id="1914732065">
          <w:marLeft w:val="640"/>
          <w:marRight w:val="0"/>
          <w:marTop w:val="0"/>
          <w:marBottom w:val="0"/>
          <w:divBdr>
            <w:top w:val="none" w:sz="0" w:space="0" w:color="auto"/>
            <w:left w:val="none" w:sz="0" w:space="0" w:color="auto"/>
            <w:bottom w:val="none" w:sz="0" w:space="0" w:color="auto"/>
            <w:right w:val="none" w:sz="0" w:space="0" w:color="auto"/>
          </w:divBdr>
        </w:div>
        <w:div w:id="1366909352">
          <w:marLeft w:val="640"/>
          <w:marRight w:val="0"/>
          <w:marTop w:val="0"/>
          <w:marBottom w:val="0"/>
          <w:divBdr>
            <w:top w:val="none" w:sz="0" w:space="0" w:color="auto"/>
            <w:left w:val="none" w:sz="0" w:space="0" w:color="auto"/>
            <w:bottom w:val="none" w:sz="0" w:space="0" w:color="auto"/>
            <w:right w:val="none" w:sz="0" w:space="0" w:color="auto"/>
          </w:divBdr>
        </w:div>
        <w:div w:id="94206286">
          <w:marLeft w:val="640"/>
          <w:marRight w:val="0"/>
          <w:marTop w:val="0"/>
          <w:marBottom w:val="0"/>
          <w:divBdr>
            <w:top w:val="none" w:sz="0" w:space="0" w:color="auto"/>
            <w:left w:val="none" w:sz="0" w:space="0" w:color="auto"/>
            <w:bottom w:val="none" w:sz="0" w:space="0" w:color="auto"/>
            <w:right w:val="none" w:sz="0" w:space="0" w:color="auto"/>
          </w:divBdr>
        </w:div>
        <w:div w:id="1761482577">
          <w:marLeft w:val="640"/>
          <w:marRight w:val="0"/>
          <w:marTop w:val="0"/>
          <w:marBottom w:val="0"/>
          <w:divBdr>
            <w:top w:val="none" w:sz="0" w:space="0" w:color="auto"/>
            <w:left w:val="none" w:sz="0" w:space="0" w:color="auto"/>
            <w:bottom w:val="none" w:sz="0" w:space="0" w:color="auto"/>
            <w:right w:val="none" w:sz="0" w:space="0" w:color="auto"/>
          </w:divBdr>
        </w:div>
        <w:div w:id="1346203400">
          <w:marLeft w:val="640"/>
          <w:marRight w:val="0"/>
          <w:marTop w:val="0"/>
          <w:marBottom w:val="0"/>
          <w:divBdr>
            <w:top w:val="none" w:sz="0" w:space="0" w:color="auto"/>
            <w:left w:val="none" w:sz="0" w:space="0" w:color="auto"/>
            <w:bottom w:val="none" w:sz="0" w:space="0" w:color="auto"/>
            <w:right w:val="none" w:sz="0" w:space="0" w:color="auto"/>
          </w:divBdr>
        </w:div>
        <w:div w:id="407461434">
          <w:marLeft w:val="640"/>
          <w:marRight w:val="0"/>
          <w:marTop w:val="0"/>
          <w:marBottom w:val="0"/>
          <w:divBdr>
            <w:top w:val="none" w:sz="0" w:space="0" w:color="auto"/>
            <w:left w:val="none" w:sz="0" w:space="0" w:color="auto"/>
            <w:bottom w:val="none" w:sz="0" w:space="0" w:color="auto"/>
            <w:right w:val="none" w:sz="0" w:space="0" w:color="auto"/>
          </w:divBdr>
        </w:div>
        <w:div w:id="1204369192">
          <w:marLeft w:val="640"/>
          <w:marRight w:val="0"/>
          <w:marTop w:val="0"/>
          <w:marBottom w:val="0"/>
          <w:divBdr>
            <w:top w:val="none" w:sz="0" w:space="0" w:color="auto"/>
            <w:left w:val="none" w:sz="0" w:space="0" w:color="auto"/>
            <w:bottom w:val="none" w:sz="0" w:space="0" w:color="auto"/>
            <w:right w:val="none" w:sz="0" w:space="0" w:color="auto"/>
          </w:divBdr>
        </w:div>
        <w:div w:id="545872028">
          <w:marLeft w:val="640"/>
          <w:marRight w:val="0"/>
          <w:marTop w:val="0"/>
          <w:marBottom w:val="0"/>
          <w:divBdr>
            <w:top w:val="none" w:sz="0" w:space="0" w:color="auto"/>
            <w:left w:val="none" w:sz="0" w:space="0" w:color="auto"/>
            <w:bottom w:val="none" w:sz="0" w:space="0" w:color="auto"/>
            <w:right w:val="none" w:sz="0" w:space="0" w:color="auto"/>
          </w:divBdr>
        </w:div>
        <w:div w:id="1097093210">
          <w:marLeft w:val="640"/>
          <w:marRight w:val="0"/>
          <w:marTop w:val="0"/>
          <w:marBottom w:val="0"/>
          <w:divBdr>
            <w:top w:val="none" w:sz="0" w:space="0" w:color="auto"/>
            <w:left w:val="none" w:sz="0" w:space="0" w:color="auto"/>
            <w:bottom w:val="none" w:sz="0" w:space="0" w:color="auto"/>
            <w:right w:val="none" w:sz="0" w:space="0" w:color="auto"/>
          </w:divBdr>
        </w:div>
        <w:div w:id="1764688744">
          <w:marLeft w:val="640"/>
          <w:marRight w:val="0"/>
          <w:marTop w:val="0"/>
          <w:marBottom w:val="0"/>
          <w:divBdr>
            <w:top w:val="none" w:sz="0" w:space="0" w:color="auto"/>
            <w:left w:val="none" w:sz="0" w:space="0" w:color="auto"/>
            <w:bottom w:val="none" w:sz="0" w:space="0" w:color="auto"/>
            <w:right w:val="none" w:sz="0" w:space="0" w:color="auto"/>
          </w:divBdr>
        </w:div>
        <w:div w:id="1495535742">
          <w:marLeft w:val="640"/>
          <w:marRight w:val="0"/>
          <w:marTop w:val="0"/>
          <w:marBottom w:val="0"/>
          <w:divBdr>
            <w:top w:val="none" w:sz="0" w:space="0" w:color="auto"/>
            <w:left w:val="none" w:sz="0" w:space="0" w:color="auto"/>
            <w:bottom w:val="none" w:sz="0" w:space="0" w:color="auto"/>
            <w:right w:val="none" w:sz="0" w:space="0" w:color="auto"/>
          </w:divBdr>
        </w:div>
        <w:div w:id="538855856">
          <w:marLeft w:val="640"/>
          <w:marRight w:val="0"/>
          <w:marTop w:val="0"/>
          <w:marBottom w:val="0"/>
          <w:divBdr>
            <w:top w:val="none" w:sz="0" w:space="0" w:color="auto"/>
            <w:left w:val="none" w:sz="0" w:space="0" w:color="auto"/>
            <w:bottom w:val="none" w:sz="0" w:space="0" w:color="auto"/>
            <w:right w:val="none" w:sz="0" w:space="0" w:color="auto"/>
          </w:divBdr>
        </w:div>
        <w:div w:id="188299323">
          <w:marLeft w:val="640"/>
          <w:marRight w:val="0"/>
          <w:marTop w:val="0"/>
          <w:marBottom w:val="0"/>
          <w:divBdr>
            <w:top w:val="none" w:sz="0" w:space="0" w:color="auto"/>
            <w:left w:val="none" w:sz="0" w:space="0" w:color="auto"/>
            <w:bottom w:val="none" w:sz="0" w:space="0" w:color="auto"/>
            <w:right w:val="none" w:sz="0" w:space="0" w:color="auto"/>
          </w:divBdr>
        </w:div>
        <w:div w:id="374735768">
          <w:marLeft w:val="640"/>
          <w:marRight w:val="0"/>
          <w:marTop w:val="0"/>
          <w:marBottom w:val="0"/>
          <w:divBdr>
            <w:top w:val="none" w:sz="0" w:space="0" w:color="auto"/>
            <w:left w:val="none" w:sz="0" w:space="0" w:color="auto"/>
            <w:bottom w:val="none" w:sz="0" w:space="0" w:color="auto"/>
            <w:right w:val="none" w:sz="0" w:space="0" w:color="auto"/>
          </w:divBdr>
        </w:div>
        <w:div w:id="133572741">
          <w:marLeft w:val="640"/>
          <w:marRight w:val="0"/>
          <w:marTop w:val="0"/>
          <w:marBottom w:val="0"/>
          <w:divBdr>
            <w:top w:val="none" w:sz="0" w:space="0" w:color="auto"/>
            <w:left w:val="none" w:sz="0" w:space="0" w:color="auto"/>
            <w:bottom w:val="none" w:sz="0" w:space="0" w:color="auto"/>
            <w:right w:val="none" w:sz="0" w:space="0" w:color="auto"/>
          </w:divBdr>
        </w:div>
        <w:div w:id="629434640">
          <w:marLeft w:val="640"/>
          <w:marRight w:val="0"/>
          <w:marTop w:val="0"/>
          <w:marBottom w:val="0"/>
          <w:divBdr>
            <w:top w:val="none" w:sz="0" w:space="0" w:color="auto"/>
            <w:left w:val="none" w:sz="0" w:space="0" w:color="auto"/>
            <w:bottom w:val="none" w:sz="0" w:space="0" w:color="auto"/>
            <w:right w:val="none" w:sz="0" w:space="0" w:color="auto"/>
          </w:divBdr>
        </w:div>
        <w:div w:id="218369623">
          <w:marLeft w:val="640"/>
          <w:marRight w:val="0"/>
          <w:marTop w:val="0"/>
          <w:marBottom w:val="0"/>
          <w:divBdr>
            <w:top w:val="none" w:sz="0" w:space="0" w:color="auto"/>
            <w:left w:val="none" w:sz="0" w:space="0" w:color="auto"/>
            <w:bottom w:val="none" w:sz="0" w:space="0" w:color="auto"/>
            <w:right w:val="none" w:sz="0" w:space="0" w:color="auto"/>
          </w:divBdr>
        </w:div>
        <w:div w:id="1640528216">
          <w:marLeft w:val="640"/>
          <w:marRight w:val="0"/>
          <w:marTop w:val="0"/>
          <w:marBottom w:val="0"/>
          <w:divBdr>
            <w:top w:val="none" w:sz="0" w:space="0" w:color="auto"/>
            <w:left w:val="none" w:sz="0" w:space="0" w:color="auto"/>
            <w:bottom w:val="none" w:sz="0" w:space="0" w:color="auto"/>
            <w:right w:val="none" w:sz="0" w:space="0" w:color="auto"/>
          </w:divBdr>
        </w:div>
        <w:div w:id="670986567">
          <w:marLeft w:val="640"/>
          <w:marRight w:val="0"/>
          <w:marTop w:val="0"/>
          <w:marBottom w:val="0"/>
          <w:divBdr>
            <w:top w:val="none" w:sz="0" w:space="0" w:color="auto"/>
            <w:left w:val="none" w:sz="0" w:space="0" w:color="auto"/>
            <w:bottom w:val="none" w:sz="0" w:space="0" w:color="auto"/>
            <w:right w:val="none" w:sz="0" w:space="0" w:color="auto"/>
          </w:divBdr>
        </w:div>
        <w:div w:id="931738810">
          <w:marLeft w:val="640"/>
          <w:marRight w:val="0"/>
          <w:marTop w:val="0"/>
          <w:marBottom w:val="0"/>
          <w:divBdr>
            <w:top w:val="none" w:sz="0" w:space="0" w:color="auto"/>
            <w:left w:val="none" w:sz="0" w:space="0" w:color="auto"/>
            <w:bottom w:val="none" w:sz="0" w:space="0" w:color="auto"/>
            <w:right w:val="none" w:sz="0" w:space="0" w:color="auto"/>
          </w:divBdr>
        </w:div>
        <w:div w:id="2019768783">
          <w:marLeft w:val="640"/>
          <w:marRight w:val="0"/>
          <w:marTop w:val="0"/>
          <w:marBottom w:val="0"/>
          <w:divBdr>
            <w:top w:val="none" w:sz="0" w:space="0" w:color="auto"/>
            <w:left w:val="none" w:sz="0" w:space="0" w:color="auto"/>
            <w:bottom w:val="none" w:sz="0" w:space="0" w:color="auto"/>
            <w:right w:val="none" w:sz="0" w:space="0" w:color="auto"/>
          </w:divBdr>
        </w:div>
        <w:div w:id="1047485578">
          <w:marLeft w:val="640"/>
          <w:marRight w:val="0"/>
          <w:marTop w:val="0"/>
          <w:marBottom w:val="0"/>
          <w:divBdr>
            <w:top w:val="none" w:sz="0" w:space="0" w:color="auto"/>
            <w:left w:val="none" w:sz="0" w:space="0" w:color="auto"/>
            <w:bottom w:val="none" w:sz="0" w:space="0" w:color="auto"/>
            <w:right w:val="none" w:sz="0" w:space="0" w:color="auto"/>
          </w:divBdr>
        </w:div>
        <w:div w:id="1652949344">
          <w:marLeft w:val="640"/>
          <w:marRight w:val="0"/>
          <w:marTop w:val="0"/>
          <w:marBottom w:val="0"/>
          <w:divBdr>
            <w:top w:val="none" w:sz="0" w:space="0" w:color="auto"/>
            <w:left w:val="none" w:sz="0" w:space="0" w:color="auto"/>
            <w:bottom w:val="none" w:sz="0" w:space="0" w:color="auto"/>
            <w:right w:val="none" w:sz="0" w:space="0" w:color="auto"/>
          </w:divBdr>
        </w:div>
        <w:div w:id="152916182">
          <w:marLeft w:val="640"/>
          <w:marRight w:val="0"/>
          <w:marTop w:val="0"/>
          <w:marBottom w:val="0"/>
          <w:divBdr>
            <w:top w:val="none" w:sz="0" w:space="0" w:color="auto"/>
            <w:left w:val="none" w:sz="0" w:space="0" w:color="auto"/>
            <w:bottom w:val="none" w:sz="0" w:space="0" w:color="auto"/>
            <w:right w:val="none" w:sz="0" w:space="0" w:color="auto"/>
          </w:divBdr>
        </w:div>
        <w:div w:id="2121295474">
          <w:marLeft w:val="640"/>
          <w:marRight w:val="0"/>
          <w:marTop w:val="0"/>
          <w:marBottom w:val="0"/>
          <w:divBdr>
            <w:top w:val="none" w:sz="0" w:space="0" w:color="auto"/>
            <w:left w:val="none" w:sz="0" w:space="0" w:color="auto"/>
            <w:bottom w:val="none" w:sz="0" w:space="0" w:color="auto"/>
            <w:right w:val="none" w:sz="0" w:space="0" w:color="auto"/>
          </w:divBdr>
        </w:div>
        <w:div w:id="1751347050">
          <w:marLeft w:val="640"/>
          <w:marRight w:val="0"/>
          <w:marTop w:val="0"/>
          <w:marBottom w:val="0"/>
          <w:divBdr>
            <w:top w:val="none" w:sz="0" w:space="0" w:color="auto"/>
            <w:left w:val="none" w:sz="0" w:space="0" w:color="auto"/>
            <w:bottom w:val="none" w:sz="0" w:space="0" w:color="auto"/>
            <w:right w:val="none" w:sz="0" w:space="0" w:color="auto"/>
          </w:divBdr>
        </w:div>
        <w:div w:id="383263455">
          <w:marLeft w:val="640"/>
          <w:marRight w:val="0"/>
          <w:marTop w:val="0"/>
          <w:marBottom w:val="0"/>
          <w:divBdr>
            <w:top w:val="none" w:sz="0" w:space="0" w:color="auto"/>
            <w:left w:val="none" w:sz="0" w:space="0" w:color="auto"/>
            <w:bottom w:val="none" w:sz="0" w:space="0" w:color="auto"/>
            <w:right w:val="none" w:sz="0" w:space="0" w:color="auto"/>
          </w:divBdr>
        </w:div>
        <w:div w:id="1957834139">
          <w:marLeft w:val="640"/>
          <w:marRight w:val="0"/>
          <w:marTop w:val="0"/>
          <w:marBottom w:val="0"/>
          <w:divBdr>
            <w:top w:val="none" w:sz="0" w:space="0" w:color="auto"/>
            <w:left w:val="none" w:sz="0" w:space="0" w:color="auto"/>
            <w:bottom w:val="none" w:sz="0" w:space="0" w:color="auto"/>
            <w:right w:val="none" w:sz="0" w:space="0" w:color="auto"/>
          </w:divBdr>
        </w:div>
        <w:div w:id="2080858687">
          <w:marLeft w:val="640"/>
          <w:marRight w:val="0"/>
          <w:marTop w:val="0"/>
          <w:marBottom w:val="0"/>
          <w:divBdr>
            <w:top w:val="none" w:sz="0" w:space="0" w:color="auto"/>
            <w:left w:val="none" w:sz="0" w:space="0" w:color="auto"/>
            <w:bottom w:val="none" w:sz="0" w:space="0" w:color="auto"/>
            <w:right w:val="none" w:sz="0" w:space="0" w:color="auto"/>
          </w:divBdr>
        </w:div>
        <w:div w:id="797600988">
          <w:marLeft w:val="640"/>
          <w:marRight w:val="0"/>
          <w:marTop w:val="0"/>
          <w:marBottom w:val="0"/>
          <w:divBdr>
            <w:top w:val="none" w:sz="0" w:space="0" w:color="auto"/>
            <w:left w:val="none" w:sz="0" w:space="0" w:color="auto"/>
            <w:bottom w:val="none" w:sz="0" w:space="0" w:color="auto"/>
            <w:right w:val="none" w:sz="0" w:space="0" w:color="auto"/>
          </w:divBdr>
        </w:div>
        <w:div w:id="390467119">
          <w:marLeft w:val="640"/>
          <w:marRight w:val="0"/>
          <w:marTop w:val="0"/>
          <w:marBottom w:val="0"/>
          <w:divBdr>
            <w:top w:val="none" w:sz="0" w:space="0" w:color="auto"/>
            <w:left w:val="none" w:sz="0" w:space="0" w:color="auto"/>
            <w:bottom w:val="none" w:sz="0" w:space="0" w:color="auto"/>
            <w:right w:val="none" w:sz="0" w:space="0" w:color="auto"/>
          </w:divBdr>
        </w:div>
        <w:div w:id="970595897">
          <w:marLeft w:val="640"/>
          <w:marRight w:val="0"/>
          <w:marTop w:val="0"/>
          <w:marBottom w:val="0"/>
          <w:divBdr>
            <w:top w:val="none" w:sz="0" w:space="0" w:color="auto"/>
            <w:left w:val="none" w:sz="0" w:space="0" w:color="auto"/>
            <w:bottom w:val="none" w:sz="0" w:space="0" w:color="auto"/>
            <w:right w:val="none" w:sz="0" w:space="0" w:color="auto"/>
          </w:divBdr>
        </w:div>
        <w:div w:id="534192361">
          <w:marLeft w:val="640"/>
          <w:marRight w:val="0"/>
          <w:marTop w:val="0"/>
          <w:marBottom w:val="0"/>
          <w:divBdr>
            <w:top w:val="none" w:sz="0" w:space="0" w:color="auto"/>
            <w:left w:val="none" w:sz="0" w:space="0" w:color="auto"/>
            <w:bottom w:val="none" w:sz="0" w:space="0" w:color="auto"/>
            <w:right w:val="none" w:sz="0" w:space="0" w:color="auto"/>
          </w:divBdr>
        </w:div>
        <w:div w:id="821821767">
          <w:marLeft w:val="640"/>
          <w:marRight w:val="0"/>
          <w:marTop w:val="0"/>
          <w:marBottom w:val="0"/>
          <w:divBdr>
            <w:top w:val="none" w:sz="0" w:space="0" w:color="auto"/>
            <w:left w:val="none" w:sz="0" w:space="0" w:color="auto"/>
            <w:bottom w:val="none" w:sz="0" w:space="0" w:color="auto"/>
            <w:right w:val="none" w:sz="0" w:space="0" w:color="auto"/>
          </w:divBdr>
        </w:div>
        <w:div w:id="1497376665">
          <w:marLeft w:val="640"/>
          <w:marRight w:val="0"/>
          <w:marTop w:val="0"/>
          <w:marBottom w:val="0"/>
          <w:divBdr>
            <w:top w:val="none" w:sz="0" w:space="0" w:color="auto"/>
            <w:left w:val="none" w:sz="0" w:space="0" w:color="auto"/>
            <w:bottom w:val="none" w:sz="0" w:space="0" w:color="auto"/>
            <w:right w:val="none" w:sz="0" w:space="0" w:color="auto"/>
          </w:divBdr>
        </w:div>
        <w:div w:id="2121022795">
          <w:marLeft w:val="640"/>
          <w:marRight w:val="0"/>
          <w:marTop w:val="0"/>
          <w:marBottom w:val="0"/>
          <w:divBdr>
            <w:top w:val="none" w:sz="0" w:space="0" w:color="auto"/>
            <w:left w:val="none" w:sz="0" w:space="0" w:color="auto"/>
            <w:bottom w:val="none" w:sz="0" w:space="0" w:color="auto"/>
            <w:right w:val="none" w:sz="0" w:space="0" w:color="auto"/>
          </w:divBdr>
        </w:div>
        <w:div w:id="1762532327">
          <w:marLeft w:val="640"/>
          <w:marRight w:val="0"/>
          <w:marTop w:val="0"/>
          <w:marBottom w:val="0"/>
          <w:divBdr>
            <w:top w:val="none" w:sz="0" w:space="0" w:color="auto"/>
            <w:left w:val="none" w:sz="0" w:space="0" w:color="auto"/>
            <w:bottom w:val="none" w:sz="0" w:space="0" w:color="auto"/>
            <w:right w:val="none" w:sz="0" w:space="0" w:color="auto"/>
          </w:divBdr>
        </w:div>
        <w:div w:id="674579128">
          <w:marLeft w:val="640"/>
          <w:marRight w:val="0"/>
          <w:marTop w:val="0"/>
          <w:marBottom w:val="0"/>
          <w:divBdr>
            <w:top w:val="none" w:sz="0" w:space="0" w:color="auto"/>
            <w:left w:val="none" w:sz="0" w:space="0" w:color="auto"/>
            <w:bottom w:val="none" w:sz="0" w:space="0" w:color="auto"/>
            <w:right w:val="none" w:sz="0" w:space="0" w:color="auto"/>
          </w:divBdr>
        </w:div>
        <w:div w:id="596593793">
          <w:marLeft w:val="640"/>
          <w:marRight w:val="0"/>
          <w:marTop w:val="0"/>
          <w:marBottom w:val="0"/>
          <w:divBdr>
            <w:top w:val="none" w:sz="0" w:space="0" w:color="auto"/>
            <w:left w:val="none" w:sz="0" w:space="0" w:color="auto"/>
            <w:bottom w:val="none" w:sz="0" w:space="0" w:color="auto"/>
            <w:right w:val="none" w:sz="0" w:space="0" w:color="auto"/>
          </w:divBdr>
        </w:div>
        <w:div w:id="45103261">
          <w:marLeft w:val="640"/>
          <w:marRight w:val="0"/>
          <w:marTop w:val="0"/>
          <w:marBottom w:val="0"/>
          <w:divBdr>
            <w:top w:val="none" w:sz="0" w:space="0" w:color="auto"/>
            <w:left w:val="none" w:sz="0" w:space="0" w:color="auto"/>
            <w:bottom w:val="none" w:sz="0" w:space="0" w:color="auto"/>
            <w:right w:val="none" w:sz="0" w:space="0" w:color="auto"/>
          </w:divBdr>
        </w:div>
        <w:div w:id="1616139131">
          <w:marLeft w:val="640"/>
          <w:marRight w:val="0"/>
          <w:marTop w:val="0"/>
          <w:marBottom w:val="0"/>
          <w:divBdr>
            <w:top w:val="none" w:sz="0" w:space="0" w:color="auto"/>
            <w:left w:val="none" w:sz="0" w:space="0" w:color="auto"/>
            <w:bottom w:val="none" w:sz="0" w:space="0" w:color="auto"/>
            <w:right w:val="none" w:sz="0" w:space="0" w:color="auto"/>
          </w:divBdr>
        </w:div>
        <w:div w:id="159781320">
          <w:marLeft w:val="640"/>
          <w:marRight w:val="0"/>
          <w:marTop w:val="0"/>
          <w:marBottom w:val="0"/>
          <w:divBdr>
            <w:top w:val="none" w:sz="0" w:space="0" w:color="auto"/>
            <w:left w:val="none" w:sz="0" w:space="0" w:color="auto"/>
            <w:bottom w:val="none" w:sz="0" w:space="0" w:color="auto"/>
            <w:right w:val="none" w:sz="0" w:space="0" w:color="auto"/>
          </w:divBdr>
        </w:div>
        <w:div w:id="25722773">
          <w:marLeft w:val="640"/>
          <w:marRight w:val="0"/>
          <w:marTop w:val="0"/>
          <w:marBottom w:val="0"/>
          <w:divBdr>
            <w:top w:val="none" w:sz="0" w:space="0" w:color="auto"/>
            <w:left w:val="none" w:sz="0" w:space="0" w:color="auto"/>
            <w:bottom w:val="none" w:sz="0" w:space="0" w:color="auto"/>
            <w:right w:val="none" w:sz="0" w:space="0" w:color="auto"/>
          </w:divBdr>
        </w:div>
        <w:div w:id="473109047">
          <w:marLeft w:val="640"/>
          <w:marRight w:val="0"/>
          <w:marTop w:val="0"/>
          <w:marBottom w:val="0"/>
          <w:divBdr>
            <w:top w:val="none" w:sz="0" w:space="0" w:color="auto"/>
            <w:left w:val="none" w:sz="0" w:space="0" w:color="auto"/>
            <w:bottom w:val="none" w:sz="0" w:space="0" w:color="auto"/>
            <w:right w:val="none" w:sz="0" w:space="0" w:color="auto"/>
          </w:divBdr>
        </w:div>
        <w:div w:id="896818124">
          <w:marLeft w:val="640"/>
          <w:marRight w:val="0"/>
          <w:marTop w:val="0"/>
          <w:marBottom w:val="0"/>
          <w:divBdr>
            <w:top w:val="none" w:sz="0" w:space="0" w:color="auto"/>
            <w:left w:val="none" w:sz="0" w:space="0" w:color="auto"/>
            <w:bottom w:val="none" w:sz="0" w:space="0" w:color="auto"/>
            <w:right w:val="none" w:sz="0" w:space="0" w:color="auto"/>
          </w:divBdr>
        </w:div>
        <w:div w:id="599727713">
          <w:marLeft w:val="640"/>
          <w:marRight w:val="0"/>
          <w:marTop w:val="0"/>
          <w:marBottom w:val="0"/>
          <w:divBdr>
            <w:top w:val="none" w:sz="0" w:space="0" w:color="auto"/>
            <w:left w:val="none" w:sz="0" w:space="0" w:color="auto"/>
            <w:bottom w:val="none" w:sz="0" w:space="0" w:color="auto"/>
            <w:right w:val="none" w:sz="0" w:space="0" w:color="auto"/>
          </w:divBdr>
        </w:div>
        <w:div w:id="964043103">
          <w:marLeft w:val="640"/>
          <w:marRight w:val="0"/>
          <w:marTop w:val="0"/>
          <w:marBottom w:val="0"/>
          <w:divBdr>
            <w:top w:val="none" w:sz="0" w:space="0" w:color="auto"/>
            <w:left w:val="none" w:sz="0" w:space="0" w:color="auto"/>
            <w:bottom w:val="none" w:sz="0" w:space="0" w:color="auto"/>
            <w:right w:val="none" w:sz="0" w:space="0" w:color="auto"/>
          </w:divBdr>
        </w:div>
        <w:div w:id="1520856365">
          <w:marLeft w:val="640"/>
          <w:marRight w:val="0"/>
          <w:marTop w:val="0"/>
          <w:marBottom w:val="0"/>
          <w:divBdr>
            <w:top w:val="none" w:sz="0" w:space="0" w:color="auto"/>
            <w:left w:val="none" w:sz="0" w:space="0" w:color="auto"/>
            <w:bottom w:val="none" w:sz="0" w:space="0" w:color="auto"/>
            <w:right w:val="none" w:sz="0" w:space="0" w:color="auto"/>
          </w:divBdr>
        </w:div>
        <w:div w:id="501512973">
          <w:marLeft w:val="640"/>
          <w:marRight w:val="0"/>
          <w:marTop w:val="0"/>
          <w:marBottom w:val="0"/>
          <w:divBdr>
            <w:top w:val="none" w:sz="0" w:space="0" w:color="auto"/>
            <w:left w:val="none" w:sz="0" w:space="0" w:color="auto"/>
            <w:bottom w:val="none" w:sz="0" w:space="0" w:color="auto"/>
            <w:right w:val="none" w:sz="0" w:space="0" w:color="auto"/>
          </w:divBdr>
        </w:div>
        <w:div w:id="208300307">
          <w:marLeft w:val="640"/>
          <w:marRight w:val="0"/>
          <w:marTop w:val="0"/>
          <w:marBottom w:val="0"/>
          <w:divBdr>
            <w:top w:val="none" w:sz="0" w:space="0" w:color="auto"/>
            <w:left w:val="none" w:sz="0" w:space="0" w:color="auto"/>
            <w:bottom w:val="none" w:sz="0" w:space="0" w:color="auto"/>
            <w:right w:val="none" w:sz="0" w:space="0" w:color="auto"/>
          </w:divBdr>
        </w:div>
        <w:div w:id="412507860">
          <w:marLeft w:val="640"/>
          <w:marRight w:val="0"/>
          <w:marTop w:val="0"/>
          <w:marBottom w:val="0"/>
          <w:divBdr>
            <w:top w:val="none" w:sz="0" w:space="0" w:color="auto"/>
            <w:left w:val="none" w:sz="0" w:space="0" w:color="auto"/>
            <w:bottom w:val="none" w:sz="0" w:space="0" w:color="auto"/>
            <w:right w:val="none" w:sz="0" w:space="0" w:color="auto"/>
          </w:divBdr>
        </w:div>
        <w:div w:id="38211499">
          <w:marLeft w:val="640"/>
          <w:marRight w:val="0"/>
          <w:marTop w:val="0"/>
          <w:marBottom w:val="0"/>
          <w:divBdr>
            <w:top w:val="none" w:sz="0" w:space="0" w:color="auto"/>
            <w:left w:val="none" w:sz="0" w:space="0" w:color="auto"/>
            <w:bottom w:val="none" w:sz="0" w:space="0" w:color="auto"/>
            <w:right w:val="none" w:sz="0" w:space="0" w:color="auto"/>
          </w:divBdr>
        </w:div>
        <w:div w:id="502360894">
          <w:marLeft w:val="640"/>
          <w:marRight w:val="0"/>
          <w:marTop w:val="0"/>
          <w:marBottom w:val="0"/>
          <w:divBdr>
            <w:top w:val="none" w:sz="0" w:space="0" w:color="auto"/>
            <w:left w:val="none" w:sz="0" w:space="0" w:color="auto"/>
            <w:bottom w:val="none" w:sz="0" w:space="0" w:color="auto"/>
            <w:right w:val="none" w:sz="0" w:space="0" w:color="auto"/>
          </w:divBdr>
        </w:div>
        <w:div w:id="2117947264">
          <w:marLeft w:val="640"/>
          <w:marRight w:val="0"/>
          <w:marTop w:val="0"/>
          <w:marBottom w:val="0"/>
          <w:divBdr>
            <w:top w:val="none" w:sz="0" w:space="0" w:color="auto"/>
            <w:left w:val="none" w:sz="0" w:space="0" w:color="auto"/>
            <w:bottom w:val="none" w:sz="0" w:space="0" w:color="auto"/>
            <w:right w:val="none" w:sz="0" w:space="0" w:color="auto"/>
          </w:divBdr>
        </w:div>
        <w:div w:id="1924606689">
          <w:marLeft w:val="640"/>
          <w:marRight w:val="0"/>
          <w:marTop w:val="0"/>
          <w:marBottom w:val="0"/>
          <w:divBdr>
            <w:top w:val="none" w:sz="0" w:space="0" w:color="auto"/>
            <w:left w:val="none" w:sz="0" w:space="0" w:color="auto"/>
            <w:bottom w:val="none" w:sz="0" w:space="0" w:color="auto"/>
            <w:right w:val="none" w:sz="0" w:space="0" w:color="auto"/>
          </w:divBdr>
        </w:div>
        <w:div w:id="2043937350">
          <w:marLeft w:val="640"/>
          <w:marRight w:val="0"/>
          <w:marTop w:val="0"/>
          <w:marBottom w:val="0"/>
          <w:divBdr>
            <w:top w:val="none" w:sz="0" w:space="0" w:color="auto"/>
            <w:left w:val="none" w:sz="0" w:space="0" w:color="auto"/>
            <w:bottom w:val="none" w:sz="0" w:space="0" w:color="auto"/>
            <w:right w:val="none" w:sz="0" w:space="0" w:color="auto"/>
          </w:divBdr>
        </w:div>
        <w:div w:id="1697727260">
          <w:marLeft w:val="640"/>
          <w:marRight w:val="0"/>
          <w:marTop w:val="0"/>
          <w:marBottom w:val="0"/>
          <w:divBdr>
            <w:top w:val="none" w:sz="0" w:space="0" w:color="auto"/>
            <w:left w:val="none" w:sz="0" w:space="0" w:color="auto"/>
            <w:bottom w:val="none" w:sz="0" w:space="0" w:color="auto"/>
            <w:right w:val="none" w:sz="0" w:space="0" w:color="auto"/>
          </w:divBdr>
        </w:div>
        <w:div w:id="350884529">
          <w:marLeft w:val="640"/>
          <w:marRight w:val="0"/>
          <w:marTop w:val="0"/>
          <w:marBottom w:val="0"/>
          <w:divBdr>
            <w:top w:val="none" w:sz="0" w:space="0" w:color="auto"/>
            <w:left w:val="none" w:sz="0" w:space="0" w:color="auto"/>
            <w:bottom w:val="none" w:sz="0" w:space="0" w:color="auto"/>
            <w:right w:val="none" w:sz="0" w:space="0" w:color="auto"/>
          </w:divBdr>
        </w:div>
        <w:div w:id="600189050">
          <w:marLeft w:val="640"/>
          <w:marRight w:val="0"/>
          <w:marTop w:val="0"/>
          <w:marBottom w:val="0"/>
          <w:divBdr>
            <w:top w:val="none" w:sz="0" w:space="0" w:color="auto"/>
            <w:left w:val="none" w:sz="0" w:space="0" w:color="auto"/>
            <w:bottom w:val="none" w:sz="0" w:space="0" w:color="auto"/>
            <w:right w:val="none" w:sz="0" w:space="0" w:color="auto"/>
          </w:divBdr>
        </w:div>
        <w:div w:id="1180587815">
          <w:marLeft w:val="640"/>
          <w:marRight w:val="0"/>
          <w:marTop w:val="0"/>
          <w:marBottom w:val="0"/>
          <w:divBdr>
            <w:top w:val="none" w:sz="0" w:space="0" w:color="auto"/>
            <w:left w:val="none" w:sz="0" w:space="0" w:color="auto"/>
            <w:bottom w:val="none" w:sz="0" w:space="0" w:color="auto"/>
            <w:right w:val="none" w:sz="0" w:space="0" w:color="auto"/>
          </w:divBdr>
        </w:div>
        <w:div w:id="737435964">
          <w:marLeft w:val="640"/>
          <w:marRight w:val="0"/>
          <w:marTop w:val="0"/>
          <w:marBottom w:val="0"/>
          <w:divBdr>
            <w:top w:val="none" w:sz="0" w:space="0" w:color="auto"/>
            <w:left w:val="none" w:sz="0" w:space="0" w:color="auto"/>
            <w:bottom w:val="none" w:sz="0" w:space="0" w:color="auto"/>
            <w:right w:val="none" w:sz="0" w:space="0" w:color="auto"/>
          </w:divBdr>
        </w:div>
        <w:div w:id="453838994">
          <w:marLeft w:val="640"/>
          <w:marRight w:val="0"/>
          <w:marTop w:val="0"/>
          <w:marBottom w:val="0"/>
          <w:divBdr>
            <w:top w:val="none" w:sz="0" w:space="0" w:color="auto"/>
            <w:left w:val="none" w:sz="0" w:space="0" w:color="auto"/>
            <w:bottom w:val="none" w:sz="0" w:space="0" w:color="auto"/>
            <w:right w:val="none" w:sz="0" w:space="0" w:color="auto"/>
          </w:divBdr>
        </w:div>
        <w:div w:id="495848301">
          <w:marLeft w:val="640"/>
          <w:marRight w:val="0"/>
          <w:marTop w:val="0"/>
          <w:marBottom w:val="0"/>
          <w:divBdr>
            <w:top w:val="none" w:sz="0" w:space="0" w:color="auto"/>
            <w:left w:val="none" w:sz="0" w:space="0" w:color="auto"/>
            <w:bottom w:val="none" w:sz="0" w:space="0" w:color="auto"/>
            <w:right w:val="none" w:sz="0" w:space="0" w:color="auto"/>
          </w:divBdr>
        </w:div>
        <w:div w:id="388385873">
          <w:marLeft w:val="640"/>
          <w:marRight w:val="0"/>
          <w:marTop w:val="0"/>
          <w:marBottom w:val="0"/>
          <w:divBdr>
            <w:top w:val="none" w:sz="0" w:space="0" w:color="auto"/>
            <w:left w:val="none" w:sz="0" w:space="0" w:color="auto"/>
            <w:bottom w:val="none" w:sz="0" w:space="0" w:color="auto"/>
            <w:right w:val="none" w:sz="0" w:space="0" w:color="auto"/>
          </w:divBdr>
        </w:div>
        <w:div w:id="1113399441">
          <w:marLeft w:val="640"/>
          <w:marRight w:val="0"/>
          <w:marTop w:val="0"/>
          <w:marBottom w:val="0"/>
          <w:divBdr>
            <w:top w:val="none" w:sz="0" w:space="0" w:color="auto"/>
            <w:left w:val="none" w:sz="0" w:space="0" w:color="auto"/>
            <w:bottom w:val="none" w:sz="0" w:space="0" w:color="auto"/>
            <w:right w:val="none" w:sz="0" w:space="0" w:color="auto"/>
          </w:divBdr>
        </w:div>
        <w:div w:id="1711998713">
          <w:marLeft w:val="640"/>
          <w:marRight w:val="0"/>
          <w:marTop w:val="0"/>
          <w:marBottom w:val="0"/>
          <w:divBdr>
            <w:top w:val="none" w:sz="0" w:space="0" w:color="auto"/>
            <w:left w:val="none" w:sz="0" w:space="0" w:color="auto"/>
            <w:bottom w:val="none" w:sz="0" w:space="0" w:color="auto"/>
            <w:right w:val="none" w:sz="0" w:space="0" w:color="auto"/>
          </w:divBdr>
        </w:div>
        <w:div w:id="349380003">
          <w:marLeft w:val="640"/>
          <w:marRight w:val="0"/>
          <w:marTop w:val="0"/>
          <w:marBottom w:val="0"/>
          <w:divBdr>
            <w:top w:val="none" w:sz="0" w:space="0" w:color="auto"/>
            <w:left w:val="none" w:sz="0" w:space="0" w:color="auto"/>
            <w:bottom w:val="none" w:sz="0" w:space="0" w:color="auto"/>
            <w:right w:val="none" w:sz="0" w:space="0" w:color="auto"/>
          </w:divBdr>
        </w:div>
        <w:div w:id="1670524243">
          <w:marLeft w:val="640"/>
          <w:marRight w:val="0"/>
          <w:marTop w:val="0"/>
          <w:marBottom w:val="0"/>
          <w:divBdr>
            <w:top w:val="none" w:sz="0" w:space="0" w:color="auto"/>
            <w:left w:val="none" w:sz="0" w:space="0" w:color="auto"/>
            <w:bottom w:val="none" w:sz="0" w:space="0" w:color="auto"/>
            <w:right w:val="none" w:sz="0" w:space="0" w:color="auto"/>
          </w:divBdr>
        </w:div>
        <w:div w:id="833760071">
          <w:marLeft w:val="640"/>
          <w:marRight w:val="0"/>
          <w:marTop w:val="0"/>
          <w:marBottom w:val="0"/>
          <w:divBdr>
            <w:top w:val="none" w:sz="0" w:space="0" w:color="auto"/>
            <w:left w:val="none" w:sz="0" w:space="0" w:color="auto"/>
            <w:bottom w:val="none" w:sz="0" w:space="0" w:color="auto"/>
            <w:right w:val="none" w:sz="0" w:space="0" w:color="auto"/>
          </w:divBdr>
        </w:div>
        <w:div w:id="1775634752">
          <w:marLeft w:val="640"/>
          <w:marRight w:val="0"/>
          <w:marTop w:val="0"/>
          <w:marBottom w:val="0"/>
          <w:divBdr>
            <w:top w:val="none" w:sz="0" w:space="0" w:color="auto"/>
            <w:left w:val="none" w:sz="0" w:space="0" w:color="auto"/>
            <w:bottom w:val="none" w:sz="0" w:space="0" w:color="auto"/>
            <w:right w:val="none" w:sz="0" w:space="0" w:color="auto"/>
          </w:divBdr>
        </w:div>
        <w:div w:id="1441145075">
          <w:marLeft w:val="640"/>
          <w:marRight w:val="0"/>
          <w:marTop w:val="0"/>
          <w:marBottom w:val="0"/>
          <w:divBdr>
            <w:top w:val="none" w:sz="0" w:space="0" w:color="auto"/>
            <w:left w:val="none" w:sz="0" w:space="0" w:color="auto"/>
            <w:bottom w:val="none" w:sz="0" w:space="0" w:color="auto"/>
            <w:right w:val="none" w:sz="0" w:space="0" w:color="auto"/>
          </w:divBdr>
        </w:div>
        <w:div w:id="596252406">
          <w:marLeft w:val="640"/>
          <w:marRight w:val="0"/>
          <w:marTop w:val="0"/>
          <w:marBottom w:val="0"/>
          <w:divBdr>
            <w:top w:val="none" w:sz="0" w:space="0" w:color="auto"/>
            <w:left w:val="none" w:sz="0" w:space="0" w:color="auto"/>
            <w:bottom w:val="none" w:sz="0" w:space="0" w:color="auto"/>
            <w:right w:val="none" w:sz="0" w:space="0" w:color="auto"/>
          </w:divBdr>
        </w:div>
        <w:div w:id="1345092827">
          <w:marLeft w:val="640"/>
          <w:marRight w:val="0"/>
          <w:marTop w:val="0"/>
          <w:marBottom w:val="0"/>
          <w:divBdr>
            <w:top w:val="none" w:sz="0" w:space="0" w:color="auto"/>
            <w:left w:val="none" w:sz="0" w:space="0" w:color="auto"/>
            <w:bottom w:val="none" w:sz="0" w:space="0" w:color="auto"/>
            <w:right w:val="none" w:sz="0" w:space="0" w:color="auto"/>
          </w:divBdr>
        </w:div>
        <w:div w:id="2081174026">
          <w:marLeft w:val="640"/>
          <w:marRight w:val="0"/>
          <w:marTop w:val="0"/>
          <w:marBottom w:val="0"/>
          <w:divBdr>
            <w:top w:val="none" w:sz="0" w:space="0" w:color="auto"/>
            <w:left w:val="none" w:sz="0" w:space="0" w:color="auto"/>
            <w:bottom w:val="none" w:sz="0" w:space="0" w:color="auto"/>
            <w:right w:val="none" w:sz="0" w:space="0" w:color="auto"/>
          </w:divBdr>
        </w:div>
        <w:div w:id="403727708">
          <w:marLeft w:val="640"/>
          <w:marRight w:val="0"/>
          <w:marTop w:val="0"/>
          <w:marBottom w:val="0"/>
          <w:divBdr>
            <w:top w:val="none" w:sz="0" w:space="0" w:color="auto"/>
            <w:left w:val="none" w:sz="0" w:space="0" w:color="auto"/>
            <w:bottom w:val="none" w:sz="0" w:space="0" w:color="auto"/>
            <w:right w:val="none" w:sz="0" w:space="0" w:color="auto"/>
          </w:divBdr>
        </w:div>
        <w:div w:id="1800416639">
          <w:marLeft w:val="640"/>
          <w:marRight w:val="0"/>
          <w:marTop w:val="0"/>
          <w:marBottom w:val="0"/>
          <w:divBdr>
            <w:top w:val="none" w:sz="0" w:space="0" w:color="auto"/>
            <w:left w:val="none" w:sz="0" w:space="0" w:color="auto"/>
            <w:bottom w:val="none" w:sz="0" w:space="0" w:color="auto"/>
            <w:right w:val="none" w:sz="0" w:space="0" w:color="auto"/>
          </w:divBdr>
        </w:div>
        <w:div w:id="1114860812">
          <w:marLeft w:val="640"/>
          <w:marRight w:val="0"/>
          <w:marTop w:val="0"/>
          <w:marBottom w:val="0"/>
          <w:divBdr>
            <w:top w:val="none" w:sz="0" w:space="0" w:color="auto"/>
            <w:left w:val="none" w:sz="0" w:space="0" w:color="auto"/>
            <w:bottom w:val="none" w:sz="0" w:space="0" w:color="auto"/>
            <w:right w:val="none" w:sz="0" w:space="0" w:color="auto"/>
          </w:divBdr>
        </w:div>
      </w:divsChild>
    </w:div>
    <w:div w:id="35004850">
      <w:bodyDiv w:val="1"/>
      <w:marLeft w:val="0"/>
      <w:marRight w:val="0"/>
      <w:marTop w:val="0"/>
      <w:marBottom w:val="0"/>
      <w:divBdr>
        <w:top w:val="none" w:sz="0" w:space="0" w:color="auto"/>
        <w:left w:val="none" w:sz="0" w:space="0" w:color="auto"/>
        <w:bottom w:val="none" w:sz="0" w:space="0" w:color="auto"/>
        <w:right w:val="none" w:sz="0" w:space="0" w:color="auto"/>
      </w:divBdr>
      <w:divsChild>
        <w:div w:id="26953569">
          <w:marLeft w:val="480"/>
          <w:marRight w:val="0"/>
          <w:marTop w:val="0"/>
          <w:marBottom w:val="0"/>
          <w:divBdr>
            <w:top w:val="none" w:sz="0" w:space="0" w:color="auto"/>
            <w:left w:val="none" w:sz="0" w:space="0" w:color="auto"/>
            <w:bottom w:val="none" w:sz="0" w:space="0" w:color="auto"/>
            <w:right w:val="none" w:sz="0" w:space="0" w:color="auto"/>
          </w:divBdr>
        </w:div>
        <w:div w:id="121386409">
          <w:marLeft w:val="480"/>
          <w:marRight w:val="0"/>
          <w:marTop w:val="0"/>
          <w:marBottom w:val="0"/>
          <w:divBdr>
            <w:top w:val="none" w:sz="0" w:space="0" w:color="auto"/>
            <w:left w:val="none" w:sz="0" w:space="0" w:color="auto"/>
            <w:bottom w:val="none" w:sz="0" w:space="0" w:color="auto"/>
            <w:right w:val="none" w:sz="0" w:space="0" w:color="auto"/>
          </w:divBdr>
        </w:div>
        <w:div w:id="567617543">
          <w:marLeft w:val="480"/>
          <w:marRight w:val="0"/>
          <w:marTop w:val="0"/>
          <w:marBottom w:val="0"/>
          <w:divBdr>
            <w:top w:val="none" w:sz="0" w:space="0" w:color="auto"/>
            <w:left w:val="none" w:sz="0" w:space="0" w:color="auto"/>
            <w:bottom w:val="none" w:sz="0" w:space="0" w:color="auto"/>
            <w:right w:val="none" w:sz="0" w:space="0" w:color="auto"/>
          </w:divBdr>
        </w:div>
        <w:div w:id="747725022">
          <w:marLeft w:val="480"/>
          <w:marRight w:val="0"/>
          <w:marTop w:val="0"/>
          <w:marBottom w:val="0"/>
          <w:divBdr>
            <w:top w:val="none" w:sz="0" w:space="0" w:color="auto"/>
            <w:left w:val="none" w:sz="0" w:space="0" w:color="auto"/>
            <w:bottom w:val="none" w:sz="0" w:space="0" w:color="auto"/>
            <w:right w:val="none" w:sz="0" w:space="0" w:color="auto"/>
          </w:divBdr>
        </w:div>
        <w:div w:id="1028988321">
          <w:marLeft w:val="480"/>
          <w:marRight w:val="0"/>
          <w:marTop w:val="0"/>
          <w:marBottom w:val="0"/>
          <w:divBdr>
            <w:top w:val="none" w:sz="0" w:space="0" w:color="auto"/>
            <w:left w:val="none" w:sz="0" w:space="0" w:color="auto"/>
            <w:bottom w:val="none" w:sz="0" w:space="0" w:color="auto"/>
            <w:right w:val="none" w:sz="0" w:space="0" w:color="auto"/>
          </w:divBdr>
        </w:div>
        <w:div w:id="1208569752">
          <w:marLeft w:val="480"/>
          <w:marRight w:val="0"/>
          <w:marTop w:val="0"/>
          <w:marBottom w:val="0"/>
          <w:divBdr>
            <w:top w:val="none" w:sz="0" w:space="0" w:color="auto"/>
            <w:left w:val="none" w:sz="0" w:space="0" w:color="auto"/>
            <w:bottom w:val="none" w:sz="0" w:space="0" w:color="auto"/>
            <w:right w:val="none" w:sz="0" w:space="0" w:color="auto"/>
          </w:divBdr>
        </w:div>
        <w:div w:id="1283150149">
          <w:marLeft w:val="480"/>
          <w:marRight w:val="0"/>
          <w:marTop w:val="0"/>
          <w:marBottom w:val="0"/>
          <w:divBdr>
            <w:top w:val="none" w:sz="0" w:space="0" w:color="auto"/>
            <w:left w:val="none" w:sz="0" w:space="0" w:color="auto"/>
            <w:bottom w:val="none" w:sz="0" w:space="0" w:color="auto"/>
            <w:right w:val="none" w:sz="0" w:space="0" w:color="auto"/>
          </w:divBdr>
        </w:div>
        <w:div w:id="1301883137">
          <w:marLeft w:val="480"/>
          <w:marRight w:val="0"/>
          <w:marTop w:val="0"/>
          <w:marBottom w:val="0"/>
          <w:divBdr>
            <w:top w:val="none" w:sz="0" w:space="0" w:color="auto"/>
            <w:left w:val="none" w:sz="0" w:space="0" w:color="auto"/>
            <w:bottom w:val="none" w:sz="0" w:space="0" w:color="auto"/>
            <w:right w:val="none" w:sz="0" w:space="0" w:color="auto"/>
          </w:divBdr>
        </w:div>
        <w:div w:id="1315378534">
          <w:marLeft w:val="480"/>
          <w:marRight w:val="0"/>
          <w:marTop w:val="0"/>
          <w:marBottom w:val="0"/>
          <w:divBdr>
            <w:top w:val="none" w:sz="0" w:space="0" w:color="auto"/>
            <w:left w:val="none" w:sz="0" w:space="0" w:color="auto"/>
            <w:bottom w:val="none" w:sz="0" w:space="0" w:color="auto"/>
            <w:right w:val="none" w:sz="0" w:space="0" w:color="auto"/>
          </w:divBdr>
        </w:div>
        <w:div w:id="1336306701">
          <w:marLeft w:val="480"/>
          <w:marRight w:val="0"/>
          <w:marTop w:val="0"/>
          <w:marBottom w:val="0"/>
          <w:divBdr>
            <w:top w:val="none" w:sz="0" w:space="0" w:color="auto"/>
            <w:left w:val="none" w:sz="0" w:space="0" w:color="auto"/>
            <w:bottom w:val="none" w:sz="0" w:space="0" w:color="auto"/>
            <w:right w:val="none" w:sz="0" w:space="0" w:color="auto"/>
          </w:divBdr>
        </w:div>
        <w:div w:id="1461148251">
          <w:marLeft w:val="480"/>
          <w:marRight w:val="0"/>
          <w:marTop w:val="0"/>
          <w:marBottom w:val="0"/>
          <w:divBdr>
            <w:top w:val="none" w:sz="0" w:space="0" w:color="auto"/>
            <w:left w:val="none" w:sz="0" w:space="0" w:color="auto"/>
            <w:bottom w:val="none" w:sz="0" w:space="0" w:color="auto"/>
            <w:right w:val="none" w:sz="0" w:space="0" w:color="auto"/>
          </w:divBdr>
        </w:div>
        <w:div w:id="1604917160">
          <w:marLeft w:val="480"/>
          <w:marRight w:val="0"/>
          <w:marTop w:val="0"/>
          <w:marBottom w:val="0"/>
          <w:divBdr>
            <w:top w:val="none" w:sz="0" w:space="0" w:color="auto"/>
            <w:left w:val="none" w:sz="0" w:space="0" w:color="auto"/>
            <w:bottom w:val="none" w:sz="0" w:space="0" w:color="auto"/>
            <w:right w:val="none" w:sz="0" w:space="0" w:color="auto"/>
          </w:divBdr>
        </w:div>
        <w:div w:id="1667005682">
          <w:marLeft w:val="480"/>
          <w:marRight w:val="0"/>
          <w:marTop w:val="0"/>
          <w:marBottom w:val="0"/>
          <w:divBdr>
            <w:top w:val="none" w:sz="0" w:space="0" w:color="auto"/>
            <w:left w:val="none" w:sz="0" w:space="0" w:color="auto"/>
            <w:bottom w:val="none" w:sz="0" w:space="0" w:color="auto"/>
            <w:right w:val="none" w:sz="0" w:space="0" w:color="auto"/>
          </w:divBdr>
        </w:div>
        <w:div w:id="1701279372">
          <w:marLeft w:val="480"/>
          <w:marRight w:val="0"/>
          <w:marTop w:val="0"/>
          <w:marBottom w:val="0"/>
          <w:divBdr>
            <w:top w:val="none" w:sz="0" w:space="0" w:color="auto"/>
            <w:left w:val="none" w:sz="0" w:space="0" w:color="auto"/>
            <w:bottom w:val="none" w:sz="0" w:space="0" w:color="auto"/>
            <w:right w:val="none" w:sz="0" w:space="0" w:color="auto"/>
          </w:divBdr>
        </w:div>
        <w:div w:id="1801343255">
          <w:marLeft w:val="480"/>
          <w:marRight w:val="0"/>
          <w:marTop w:val="0"/>
          <w:marBottom w:val="0"/>
          <w:divBdr>
            <w:top w:val="none" w:sz="0" w:space="0" w:color="auto"/>
            <w:left w:val="none" w:sz="0" w:space="0" w:color="auto"/>
            <w:bottom w:val="none" w:sz="0" w:space="0" w:color="auto"/>
            <w:right w:val="none" w:sz="0" w:space="0" w:color="auto"/>
          </w:divBdr>
        </w:div>
        <w:div w:id="1894270114">
          <w:marLeft w:val="480"/>
          <w:marRight w:val="0"/>
          <w:marTop w:val="0"/>
          <w:marBottom w:val="0"/>
          <w:divBdr>
            <w:top w:val="none" w:sz="0" w:space="0" w:color="auto"/>
            <w:left w:val="none" w:sz="0" w:space="0" w:color="auto"/>
            <w:bottom w:val="none" w:sz="0" w:space="0" w:color="auto"/>
            <w:right w:val="none" w:sz="0" w:space="0" w:color="auto"/>
          </w:divBdr>
        </w:div>
        <w:div w:id="1996566474">
          <w:marLeft w:val="480"/>
          <w:marRight w:val="0"/>
          <w:marTop w:val="0"/>
          <w:marBottom w:val="0"/>
          <w:divBdr>
            <w:top w:val="none" w:sz="0" w:space="0" w:color="auto"/>
            <w:left w:val="none" w:sz="0" w:space="0" w:color="auto"/>
            <w:bottom w:val="none" w:sz="0" w:space="0" w:color="auto"/>
            <w:right w:val="none" w:sz="0" w:space="0" w:color="auto"/>
          </w:divBdr>
        </w:div>
      </w:divsChild>
    </w:div>
    <w:div w:id="39671365">
      <w:marLeft w:val="480"/>
      <w:marRight w:val="0"/>
      <w:marTop w:val="0"/>
      <w:marBottom w:val="0"/>
      <w:divBdr>
        <w:top w:val="none" w:sz="0" w:space="0" w:color="auto"/>
        <w:left w:val="none" w:sz="0" w:space="0" w:color="auto"/>
        <w:bottom w:val="none" w:sz="0" w:space="0" w:color="auto"/>
        <w:right w:val="none" w:sz="0" w:space="0" w:color="auto"/>
      </w:divBdr>
    </w:div>
    <w:div w:id="41709951">
      <w:bodyDiv w:val="1"/>
      <w:marLeft w:val="0"/>
      <w:marRight w:val="0"/>
      <w:marTop w:val="0"/>
      <w:marBottom w:val="0"/>
      <w:divBdr>
        <w:top w:val="none" w:sz="0" w:space="0" w:color="auto"/>
        <w:left w:val="none" w:sz="0" w:space="0" w:color="auto"/>
        <w:bottom w:val="none" w:sz="0" w:space="0" w:color="auto"/>
        <w:right w:val="none" w:sz="0" w:space="0" w:color="auto"/>
      </w:divBdr>
      <w:divsChild>
        <w:div w:id="663707942">
          <w:marLeft w:val="640"/>
          <w:marRight w:val="0"/>
          <w:marTop w:val="0"/>
          <w:marBottom w:val="0"/>
          <w:divBdr>
            <w:top w:val="none" w:sz="0" w:space="0" w:color="auto"/>
            <w:left w:val="none" w:sz="0" w:space="0" w:color="auto"/>
            <w:bottom w:val="none" w:sz="0" w:space="0" w:color="auto"/>
            <w:right w:val="none" w:sz="0" w:space="0" w:color="auto"/>
          </w:divBdr>
        </w:div>
        <w:div w:id="822622061">
          <w:marLeft w:val="640"/>
          <w:marRight w:val="0"/>
          <w:marTop w:val="0"/>
          <w:marBottom w:val="0"/>
          <w:divBdr>
            <w:top w:val="none" w:sz="0" w:space="0" w:color="auto"/>
            <w:left w:val="none" w:sz="0" w:space="0" w:color="auto"/>
            <w:bottom w:val="none" w:sz="0" w:space="0" w:color="auto"/>
            <w:right w:val="none" w:sz="0" w:space="0" w:color="auto"/>
          </w:divBdr>
        </w:div>
        <w:div w:id="476605123">
          <w:marLeft w:val="640"/>
          <w:marRight w:val="0"/>
          <w:marTop w:val="0"/>
          <w:marBottom w:val="0"/>
          <w:divBdr>
            <w:top w:val="none" w:sz="0" w:space="0" w:color="auto"/>
            <w:left w:val="none" w:sz="0" w:space="0" w:color="auto"/>
            <w:bottom w:val="none" w:sz="0" w:space="0" w:color="auto"/>
            <w:right w:val="none" w:sz="0" w:space="0" w:color="auto"/>
          </w:divBdr>
        </w:div>
        <w:div w:id="406734697">
          <w:marLeft w:val="640"/>
          <w:marRight w:val="0"/>
          <w:marTop w:val="0"/>
          <w:marBottom w:val="0"/>
          <w:divBdr>
            <w:top w:val="none" w:sz="0" w:space="0" w:color="auto"/>
            <w:left w:val="none" w:sz="0" w:space="0" w:color="auto"/>
            <w:bottom w:val="none" w:sz="0" w:space="0" w:color="auto"/>
            <w:right w:val="none" w:sz="0" w:space="0" w:color="auto"/>
          </w:divBdr>
        </w:div>
        <w:div w:id="476533113">
          <w:marLeft w:val="640"/>
          <w:marRight w:val="0"/>
          <w:marTop w:val="0"/>
          <w:marBottom w:val="0"/>
          <w:divBdr>
            <w:top w:val="none" w:sz="0" w:space="0" w:color="auto"/>
            <w:left w:val="none" w:sz="0" w:space="0" w:color="auto"/>
            <w:bottom w:val="none" w:sz="0" w:space="0" w:color="auto"/>
            <w:right w:val="none" w:sz="0" w:space="0" w:color="auto"/>
          </w:divBdr>
        </w:div>
        <w:div w:id="1545604897">
          <w:marLeft w:val="640"/>
          <w:marRight w:val="0"/>
          <w:marTop w:val="0"/>
          <w:marBottom w:val="0"/>
          <w:divBdr>
            <w:top w:val="none" w:sz="0" w:space="0" w:color="auto"/>
            <w:left w:val="none" w:sz="0" w:space="0" w:color="auto"/>
            <w:bottom w:val="none" w:sz="0" w:space="0" w:color="auto"/>
            <w:right w:val="none" w:sz="0" w:space="0" w:color="auto"/>
          </w:divBdr>
        </w:div>
        <w:div w:id="498811731">
          <w:marLeft w:val="640"/>
          <w:marRight w:val="0"/>
          <w:marTop w:val="0"/>
          <w:marBottom w:val="0"/>
          <w:divBdr>
            <w:top w:val="none" w:sz="0" w:space="0" w:color="auto"/>
            <w:left w:val="none" w:sz="0" w:space="0" w:color="auto"/>
            <w:bottom w:val="none" w:sz="0" w:space="0" w:color="auto"/>
            <w:right w:val="none" w:sz="0" w:space="0" w:color="auto"/>
          </w:divBdr>
        </w:div>
        <w:div w:id="1277373802">
          <w:marLeft w:val="640"/>
          <w:marRight w:val="0"/>
          <w:marTop w:val="0"/>
          <w:marBottom w:val="0"/>
          <w:divBdr>
            <w:top w:val="none" w:sz="0" w:space="0" w:color="auto"/>
            <w:left w:val="none" w:sz="0" w:space="0" w:color="auto"/>
            <w:bottom w:val="none" w:sz="0" w:space="0" w:color="auto"/>
            <w:right w:val="none" w:sz="0" w:space="0" w:color="auto"/>
          </w:divBdr>
        </w:div>
        <w:div w:id="1194152310">
          <w:marLeft w:val="640"/>
          <w:marRight w:val="0"/>
          <w:marTop w:val="0"/>
          <w:marBottom w:val="0"/>
          <w:divBdr>
            <w:top w:val="none" w:sz="0" w:space="0" w:color="auto"/>
            <w:left w:val="none" w:sz="0" w:space="0" w:color="auto"/>
            <w:bottom w:val="none" w:sz="0" w:space="0" w:color="auto"/>
            <w:right w:val="none" w:sz="0" w:space="0" w:color="auto"/>
          </w:divBdr>
        </w:div>
        <w:div w:id="172888092">
          <w:marLeft w:val="640"/>
          <w:marRight w:val="0"/>
          <w:marTop w:val="0"/>
          <w:marBottom w:val="0"/>
          <w:divBdr>
            <w:top w:val="none" w:sz="0" w:space="0" w:color="auto"/>
            <w:left w:val="none" w:sz="0" w:space="0" w:color="auto"/>
            <w:bottom w:val="none" w:sz="0" w:space="0" w:color="auto"/>
            <w:right w:val="none" w:sz="0" w:space="0" w:color="auto"/>
          </w:divBdr>
        </w:div>
        <w:div w:id="737021278">
          <w:marLeft w:val="640"/>
          <w:marRight w:val="0"/>
          <w:marTop w:val="0"/>
          <w:marBottom w:val="0"/>
          <w:divBdr>
            <w:top w:val="none" w:sz="0" w:space="0" w:color="auto"/>
            <w:left w:val="none" w:sz="0" w:space="0" w:color="auto"/>
            <w:bottom w:val="none" w:sz="0" w:space="0" w:color="auto"/>
            <w:right w:val="none" w:sz="0" w:space="0" w:color="auto"/>
          </w:divBdr>
        </w:div>
        <w:div w:id="756681731">
          <w:marLeft w:val="640"/>
          <w:marRight w:val="0"/>
          <w:marTop w:val="0"/>
          <w:marBottom w:val="0"/>
          <w:divBdr>
            <w:top w:val="none" w:sz="0" w:space="0" w:color="auto"/>
            <w:left w:val="none" w:sz="0" w:space="0" w:color="auto"/>
            <w:bottom w:val="none" w:sz="0" w:space="0" w:color="auto"/>
            <w:right w:val="none" w:sz="0" w:space="0" w:color="auto"/>
          </w:divBdr>
        </w:div>
        <w:div w:id="871845669">
          <w:marLeft w:val="640"/>
          <w:marRight w:val="0"/>
          <w:marTop w:val="0"/>
          <w:marBottom w:val="0"/>
          <w:divBdr>
            <w:top w:val="none" w:sz="0" w:space="0" w:color="auto"/>
            <w:left w:val="none" w:sz="0" w:space="0" w:color="auto"/>
            <w:bottom w:val="none" w:sz="0" w:space="0" w:color="auto"/>
            <w:right w:val="none" w:sz="0" w:space="0" w:color="auto"/>
          </w:divBdr>
        </w:div>
        <w:div w:id="1367103394">
          <w:marLeft w:val="640"/>
          <w:marRight w:val="0"/>
          <w:marTop w:val="0"/>
          <w:marBottom w:val="0"/>
          <w:divBdr>
            <w:top w:val="none" w:sz="0" w:space="0" w:color="auto"/>
            <w:left w:val="none" w:sz="0" w:space="0" w:color="auto"/>
            <w:bottom w:val="none" w:sz="0" w:space="0" w:color="auto"/>
            <w:right w:val="none" w:sz="0" w:space="0" w:color="auto"/>
          </w:divBdr>
        </w:div>
        <w:div w:id="1500270612">
          <w:marLeft w:val="640"/>
          <w:marRight w:val="0"/>
          <w:marTop w:val="0"/>
          <w:marBottom w:val="0"/>
          <w:divBdr>
            <w:top w:val="none" w:sz="0" w:space="0" w:color="auto"/>
            <w:left w:val="none" w:sz="0" w:space="0" w:color="auto"/>
            <w:bottom w:val="none" w:sz="0" w:space="0" w:color="auto"/>
            <w:right w:val="none" w:sz="0" w:space="0" w:color="auto"/>
          </w:divBdr>
        </w:div>
        <w:div w:id="1678263651">
          <w:marLeft w:val="640"/>
          <w:marRight w:val="0"/>
          <w:marTop w:val="0"/>
          <w:marBottom w:val="0"/>
          <w:divBdr>
            <w:top w:val="none" w:sz="0" w:space="0" w:color="auto"/>
            <w:left w:val="none" w:sz="0" w:space="0" w:color="auto"/>
            <w:bottom w:val="none" w:sz="0" w:space="0" w:color="auto"/>
            <w:right w:val="none" w:sz="0" w:space="0" w:color="auto"/>
          </w:divBdr>
        </w:div>
        <w:div w:id="1953392292">
          <w:marLeft w:val="640"/>
          <w:marRight w:val="0"/>
          <w:marTop w:val="0"/>
          <w:marBottom w:val="0"/>
          <w:divBdr>
            <w:top w:val="none" w:sz="0" w:space="0" w:color="auto"/>
            <w:left w:val="none" w:sz="0" w:space="0" w:color="auto"/>
            <w:bottom w:val="none" w:sz="0" w:space="0" w:color="auto"/>
            <w:right w:val="none" w:sz="0" w:space="0" w:color="auto"/>
          </w:divBdr>
        </w:div>
        <w:div w:id="1696424837">
          <w:marLeft w:val="640"/>
          <w:marRight w:val="0"/>
          <w:marTop w:val="0"/>
          <w:marBottom w:val="0"/>
          <w:divBdr>
            <w:top w:val="none" w:sz="0" w:space="0" w:color="auto"/>
            <w:left w:val="none" w:sz="0" w:space="0" w:color="auto"/>
            <w:bottom w:val="none" w:sz="0" w:space="0" w:color="auto"/>
            <w:right w:val="none" w:sz="0" w:space="0" w:color="auto"/>
          </w:divBdr>
        </w:div>
        <w:div w:id="1982686932">
          <w:marLeft w:val="640"/>
          <w:marRight w:val="0"/>
          <w:marTop w:val="0"/>
          <w:marBottom w:val="0"/>
          <w:divBdr>
            <w:top w:val="none" w:sz="0" w:space="0" w:color="auto"/>
            <w:left w:val="none" w:sz="0" w:space="0" w:color="auto"/>
            <w:bottom w:val="none" w:sz="0" w:space="0" w:color="auto"/>
            <w:right w:val="none" w:sz="0" w:space="0" w:color="auto"/>
          </w:divBdr>
        </w:div>
        <w:div w:id="1948998908">
          <w:marLeft w:val="640"/>
          <w:marRight w:val="0"/>
          <w:marTop w:val="0"/>
          <w:marBottom w:val="0"/>
          <w:divBdr>
            <w:top w:val="none" w:sz="0" w:space="0" w:color="auto"/>
            <w:left w:val="none" w:sz="0" w:space="0" w:color="auto"/>
            <w:bottom w:val="none" w:sz="0" w:space="0" w:color="auto"/>
            <w:right w:val="none" w:sz="0" w:space="0" w:color="auto"/>
          </w:divBdr>
        </w:div>
        <w:div w:id="1778796546">
          <w:marLeft w:val="640"/>
          <w:marRight w:val="0"/>
          <w:marTop w:val="0"/>
          <w:marBottom w:val="0"/>
          <w:divBdr>
            <w:top w:val="none" w:sz="0" w:space="0" w:color="auto"/>
            <w:left w:val="none" w:sz="0" w:space="0" w:color="auto"/>
            <w:bottom w:val="none" w:sz="0" w:space="0" w:color="auto"/>
            <w:right w:val="none" w:sz="0" w:space="0" w:color="auto"/>
          </w:divBdr>
        </w:div>
        <w:div w:id="617687418">
          <w:marLeft w:val="640"/>
          <w:marRight w:val="0"/>
          <w:marTop w:val="0"/>
          <w:marBottom w:val="0"/>
          <w:divBdr>
            <w:top w:val="none" w:sz="0" w:space="0" w:color="auto"/>
            <w:left w:val="none" w:sz="0" w:space="0" w:color="auto"/>
            <w:bottom w:val="none" w:sz="0" w:space="0" w:color="auto"/>
            <w:right w:val="none" w:sz="0" w:space="0" w:color="auto"/>
          </w:divBdr>
        </w:div>
        <w:div w:id="349188730">
          <w:marLeft w:val="640"/>
          <w:marRight w:val="0"/>
          <w:marTop w:val="0"/>
          <w:marBottom w:val="0"/>
          <w:divBdr>
            <w:top w:val="none" w:sz="0" w:space="0" w:color="auto"/>
            <w:left w:val="none" w:sz="0" w:space="0" w:color="auto"/>
            <w:bottom w:val="none" w:sz="0" w:space="0" w:color="auto"/>
            <w:right w:val="none" w:sz="0" w:space="0" w:color="auto"/>
          </w:divBdr>
        </w:div>
        <w:div w:id="1447575939">
          <w:marLeft w:val="640"/>
          <w:marRight w:val="0"/>
          <w:marTop w:val="0"/>
          <w:marBottom w:val="0"/>
          <w:divBdr>
            <w:top w:val="none" w:sz="0" w:space="0" w:color="auto"/>
            <w:left w:val="none" w:sz="0" w:space="0" w:color="auto"/>
            <w:bottom w:val="none" w:sz="0" w:space="0" w:color="auto"/>
            <w:right w:val="none" w:sz="0" w:space="0" w:color="auto"/>
          </w:divBdr>
        </w:div>
        <w:div w:id="392656633">
          <w:marLeft w:val="640"/>
          <w:marRight w:val="0"/>
          <w:marTop w:val="0"/>
          <w:marBottom w:val="0"/>
          <w:divBdr>
            <w:top w:val="none" w:sz="0" w:space="0" w:color="auto"/>
            <w:left w:val="none" w:sz="0" w:space="0" w:color="auto"/>
            <w:bottom w:val="none" w:sz="0" w:space="0" w:color="auto"/>
            <w:right w:val="none" w:sz="0" w:space="0" w:color="auto"/>
          </w:divBdr>
        </w:div>
        <w:div w:id="1890920913">
          <w:marLeft w:val="640"/>
          <w:marRight w:val="0"/>
          <w:marTop w:val="0"/>
          <w:marBottom w:val="0"/>
          <w:divBdr>
            <w:top w:val="none" w:sz="0" w:space="0" w:color="auto"/>
            <w:left w:val="none" w:sz="0" w:space="0" w:color="auto"/>
            <w:bottom w:val="none" w:sz="0" w:space="0" w:color="auto"/>
            <w:right w:val="none" w:sz="0" w:space="0" w:color="auto"/>
          </w:divBdr>
        </w:div>
        <w:div w:id="1753773364">
          <w:marLeft w:val="640"/>
          <w:marRight w:val="0"/>
          <w:marTop w:val="0"/>
          <w:marBottom w:val="0"/>
          <w:divBdr>
            <w:top w:val="none" w:sz="0" w:space="0" w:color="auto"/>
            <w:left w:val="none" w:sz="0" w:space="0" w:color="auto"/>
            <w:bottom w:val="none" w:sz="0" w:space="0" w:color="auto"/>
            <w:right w:val="none" w:sz="0" w:space="0" w:color="auto"/>
          </w:divBdr>
        </w:div>
        <w:div w:id="353730413">
          <w:marLeft w:val="640"/>
          <w:marRight w:val="0"/>
          <w:marTop w:val="0"/>
          <w:marBottom w:val="0"/>
          <w:divBdr>
            <w:top w:val="none" w:sz="0" w:space="0" w:color="auto"/>
            <w:left w:val="none" w:sz="0" w:space="0" w:color="auto"/>
            <w:bottom w:val="none" w:sz="0" w:space="0" w:color="auto"/>
            <w:right w:val="none" w:sz="0" w:space="0" w:color="auto"/>
          </w:divBdr>
        </w:div>
        <w:div w:id="660231145">
          <w:marLeft w:val="640"/>
          <w:marRight w:val="0"/>
          <w:marTop w:val="0"/>
          <w:marBottom w:val="0"/>
          <w:divBdr>
            <w:top w:val="none" w:sz="0" w:space="0" w:color="auto"/>
            <w:left w:val="none" w:sz="0" w:space="0" w:color="auto"/>
            <w:bottom w:val="none" w:sz="0" w:space="0" w:color="auto"/>
            <w:right w:val="none" w:sz="0" w:space="0" w:color="auto"/>
          </w:divBdr>
        </w:div>
        <w:div w:id="172187161">
          <w:marLeft w:val="640"/>
          <w:marRight w:val="0"/>
          <w:marTop w:val="0"/>
          <w:marBottom w:val="0"/>
          <w:divBdr>
            <w:top w:val="none" w:sz="0" w:space="0" w:color="auto"/>
            <w:left w:val="none" w:sz="0" w:space="0" w:color="auto"/>
            <w:bottom w:val="none" w:sz="0" w:space="0" w:color="auto"/>
            <w:right w:val="none" w:sz="0" w:space="0" w:color="auto"/>
          </w:divBdr>
        </w:div>
        <w:div w:id="256910749">
          <w:marLeft w:val="640"/>
          <w:marRight w:val="0"/>
          <w:marTop w:val="0"/>
          <w:marBottom w:val="0"/>
          <w:divBdr>
            <w:top w:val="none" w:sz="0" w:space="0" w:color="auto"/>
            <w:left w:val="none" w:sz="0" w:space="0" w:color="auto"/>
            <w:bottom w:val="none" w:sz="0" w:space="0" w:color="auto"/>
            <w:right w:val="none" w:sz="0" w:space="0" w:color="auto"/>
          </w:divBdr>
        </w:div>
        <w:div w:id="1168407022">
          <w:marLeft w:val="640"/>
          <w:marRight w:val="0"/>
          <w:marTop w:val="0"/>
          <w:marBottom w:val="0"/>
          <w:divBdr>
            <w:top w:val="none" w:sz="0" w:space="0" w:color="auto"/>
            <w:left w:val="none" w:sz="0" w:space="0" w:color="auto"/>
            <w:bottom w:val="none" w:sz="0" w:space="0" w:color="auto"/>
            <w:right w:val="none" w:sz="0" w:space="0" w:color="auto"/>
          </w:divBdr>
        </w:div>
        <w:div w:id="1545096588">
          <w:marLeft w:val="640"/>
          <w:marRight w:val="0"/>
          <w:marTop w:val="0"/>
          <w:marBottom w:val="0"/>
          <w:divBdr>
            <w:top w:val="none" w:sz="0" w:space="0" w:color="auto"/>
            <w:left w:val="none" w:sz="0" w:space="0" w:color="auto"/>
            <w:bottom w:val="none" w:sz="0" w:space="0" w:color="auto"/>
            <w:right w:val="none" w:sz="0" w:space="0" w:color="auto"/>
          </w:divBdr>
        </w:div>
        <w:div w:id="1571039406">
          <w:marLeft w:val="640"/>
          <w:marRight w:val="0"/>
          <w:marTop w:val="0"/>
          <w:marBottom w:val="0"/>
          <w:divBdr>
            <w:top w:val="none" w:sz="0" w:space="0" w:color="auto"/>
            <w:left w:val="none" w:sz="0" w:space="0" w:color="auto"/>
            <w:bottom w:val="none" w:sz="0" w:space="0" w:color="auto"/>
            <w:right w:val="none" w:sz="0" w:space="0" w:color="auto"/>
          </w:divBdr>
        </w:div>
        <w:div w:id="677198876">
          <w:marLeft w:val="640"/>
          <w:marRight w:val="0"/>
          <w:marTop w:val="0"/>
          <w:marBottom w:val="0"/>
          <w:divBdr>
            <w:top w:val="none" w:sz="0" w:space="0" w:color="auto"/>
            <w:left w:val="none" w:sz="0" w:space="0" w:color="auto"/>
            <w:bottom w:val="none" w:sz="0" w:space="0" w:color="auto"/>
            <w:right w:val="none" w:sz="0" w:space="0" w:color="auto"/>
          </w:divBdr>
        </w:div>
        <w:div w:id="1962758411">
          <w:marLeft w:val="640"/>
          <w:marRight w:val="0"/>
          <w:marTop w:val="0"/>
          <w:marBottom w:val="0"/>
          <w:divBdr>
            <w:top w:val="none" w:sz="0" w:space="0" w:color="auto"/>
            <w:left w:val="none" w:sz="0" w:space="0" w:color="auto"/>
            <w:bottom w:val="none" w:sz="0" w:space="0" w:color="auto"/>
            <w:right w:val="none" w:sz="0" w:space="0" w:color="auto"/>
          </w:divBdr>
        </w:div>
        <w:div w:id="945114131">
          <w:marLeft w:val="640"/>
          <w:marRight w:val="0"/>
          <w:marTop w:val="0"/>
          <w:marBottom w:val="0"/>
          <w:divBdr>
            <w:top w:val="none" w:sz="0" w:space="0" w:color="auto"/>
            <w:left w:val="none" w:sz="0" w:space="0" w:color="auto"/>
            <w:bottom w:val="none" w:sz="0" w:space="0" w:color="auto"/>
            <w:right w:val="none" w:sz="0" w:space="0" w:color="auto"/>
          </w:divBdr>
        </w:div>
        <w:div w:id="1086346645">
          <w:marLeft w:val="640"/>
          <w:marRight w:val="0"/>
          <w:marTop w:val="0"/>
          <w:marBottom w:val="0"/>
          <w:divBdr>
            <w:top w:val="none" w:sz="0" w:space="0" w:color="auto"/>
            <w:left w:val="none" w:sz="0" w:space="0" w:color="auto"/>
            <w:bottom w:val="none" w:sz="0" w:space="0" w:color="auto"/>
            <w:right w:val="none" w:sz="0" w:space="0" w:color="auto"/>
          </w:divBdr>
        </w:div>
        <w:div w:id="808939059">
          <w:marLeft w:val="640"/>
          <w:marRight w:val="0"/>
          <w:marTop w:val="0"/>
          <w:marBottom w:val="0"/>
          <w:divBdr>
            <w:top w:val="none" w:sz="0" w:space="0" w:color="auto"/>
            <w:left w:val="none" w:sz="0" w:space="0" w:color="auto"/>
            <w:bottom w:val="none" w:sz="0" w:space="0" w:color="auto"/>
            <w:right w:val="none" w:sz="0" w:space="0" w:color="auto"/>
          </w:divBdr>
        </w:div>
        <w:div w:id="1472139263">
          <w:marLeft w:val="640"/>
          <w:marRight w:val="0"/>
          <w:marTop w:val="0"/>
          <w:marBottom w:val="0"/>
          <w:divBdr>
            <w:top w:val="none" w:sz="0" w:space="0" w:color="auto"/>
            <w:left w:val="none" w:sz="0" w:space="0" w:color="auto"/>
            <w:bottom w:val="none" w:sz="0" w:space="0" w:color="auto"/>
            <w:right w:val="none" w:sz="0" w:space="0" w:color="auto"/>
          </w:divBdr>
        </w:div>
        <w:div w:id="31618987">
          <w:marLeft w:val="640"/>
          <w:marRight w:val="0"/>
          <w:marTop w:val="0"/>
          <w:marBottom w:val="0"/>
          <w:divBdr>
            <w:top w:val="none" w:sz="0" w:space="0" w:color="auto"/>
            <w:left w:val="none" w:sz="0" w:space="0" w:color="auto"/>
            <w:bottom w:val="none" w:sz="0" w:space="0" w:color="auto"/>
            <w:right w:val="none" w:sz="0" w:space="0" w:color="auto"/>
          </w:divBdr>
        </w:div>
        <w:div w:id="1413504082">
          <w:marLeft w:val="640"/>
          <w:marRight w:val="0"/>
          <w:marTop w:val="0"/>
          <w:marBottom w:val="0"/>
          <w:divBdr>
            <w:top w:val="none" w:sz="0" w:space="0" w:color="auto"/>
            <w:left w:val="none" w:sz="0" w:space="0" w:color="auto"/>
            <w:bottom w:val="none" w:sz="0" w:space="0" w:color="auto"/>
            <w:right w:val="none" w:sz="0" w:space="0" w:color="auto"/>
          </w:divBdr>
        </w:div>
        <w:div w:id="2077777772">
          <w:marLeft w:val="640"/>
          <w:marRight w:val="0"/>
          <w:marTop w:val="0"/>
          <w:marBottom w:val="0"/>
          <w:divBdr>
            <w:top w:val="none" w:sz="0" w:space="0" w:color="auto"/>
            <w:left w:val="none" w:sz="0" w:space="0" w:color="auto"/>
            <w:bottom w:val="none" w:sz="0" w:space="0" w:color="auto"/>
            <w:right w:val="none" w:sz="0" w:space="0" w:color="auto"/>
          </w:divBdr>
        </w:div>
        <w:div w:id="1943026310">
          <w:marLeft w:val="640"/>
          <w:marRight w:val="0"/>
          <w:marTop w:val="0"/>
          <w:marBottom w:val="0"/>
          <w:divBdr>
            <w:top w:val="none" w:sz="0" w:space="0" w:color="auto"/>
            <w:left w:val="none" w:sz="0" w:space="0" w:color="auto"/>
            <w:bottom w:val="none" w:sz="0" w:space="0" w:color="auto"/>
            <w:right w:val="none" w:sz="0" w:space="0" w:color="auto"/>
          </w:divBdr>
        </w:div>
        <w:div w:id="502478249">
          <w:marLeft w:val="640"/>
          <w:marRight w:val="0"/>
          <w:marTop w:val="0"/>
          <w:marBottom w:val="0"/>
          <w:divBdr>
            <w:top w:val="none" w:sz="0" w:space="0" w:color="auto"/>
            <w:left w:val="none" w:sz="0" w:space="0" w:color="auto"/>
            <w:bottom w:val="none" w:sz="0" w:space="0" w:color="auto"/>
            <w:right w:val="none" w:sz="0" w:space="0" w:color="auto"/>
          </w:divBdr>
        </w:div>
        <w:div w:id="632832514">
          <w:marLeft w:val="640"/>
          <w:marRight w:val="0"/>
          <w:marTop w:val="0"/>
          <w:marBottom w:val="0"/>
          <w:divBdr>
            <w:top w:val="none" w:sz="0" w:space="0" w:color="auto"/>
            <w:left w:val="none" w:sz="0" w:space="0" w:color="auto"/>
            <w:bottom w:val="none" w:sz="0" w:space="0" w:color="auto"/>
            <w:right w:val="none" w:sz="0" w:space="0" w:color="auto"/>
          </w:divBdr>
        </w:div>
        <w:div w:id="393627467">
          <w:marLeft w:val="640"/>
          <w:marRight w:val="0"/>
          <w:marTop w:val="0"/>
          <w:marBottom w:val="0"/>
          <w:divBdr>
            <w:top w:val="none" w:sz="0" w:space="0" w:color="auto"/>
            <w:left w:val="none" w:sz="0" w:space="0" w:color="auto"/>
            <w:bottom w:val="none" w:sz="0" w:space="0" w:color="auto"/>
            <w:right w:val="none" w:sz="0" w:space="0" w:color="auto"/>
          </w:divBdr>
        </w:div>
        <w:div w:id="79762232">
          <w:marLeft w:val="640"/>
          <w:marRight w:val="0"/>
          <w:marTop w:val="0"/>
          <w:marBottom w:val="0"/>
          <w:divBdr>
            <w:top w:val="none" w:sz="0" w:space="0" w:color="auto"/>
            <w:left w:val="none" w:sz="0" w:space="0" w:color="auto"/>
            <w:bottom w:val="none" w:sz="0" w:space="0" w:color="auto"/>
            <w:right w:val="none" w:sz="0" w:space="0" w:color="auto"/>
          </w:divBdr>
        </w:div>
        <w:div w:id="141654088">
          <w:marLeft w:val="640"/>
          <w:marRight w:val="0"/>
          <w:marTop w:val="0"/>
          <w:marBottom w:val="0"/>
          <w:divBdr>
            <w:top w:val="none" w:sz="0" w:space="0" w:color="auto"/>
            <w:left w:val="none" w:sz="0" w:space="0" w:color="auto"/>
            <w:bottom w:val="none" w:sz="0" w:space="0" w:color="auto"/>
            <w:right w:val="none" w:sz="0" w:space="0" w:color="auto"/>
          </w:divBdr>
        </w:div>
        <w:div w:id="700472132">
          <w:marLeft w:val="640"/>
          <w:marRight w:val="0"/>
          <w:marTop w:val="0"/>
          <w:marBottom w:val="0"/>
          <w:divBdr>
            <w:top w:val="none" w:sz="0" w:space="0" w:color="auto"/>
            <w:left w:val="none" w:sz="0" w:space="0" w:color="auto"/>
            <w:bottom w:val="none" w:sz="0" w:space="0" w:color="auto"/>
            <w:right w:val="none" w:sz="0" w:space="0" w:color="auto"/>
          </w:divBdr>
        </w:div>
        <w:div w:id="1908489339">
          <w:marLeft w:val="640"/>
          <w:marRight w:val="0"/>
          <w:marTop w:val="0"/>
          <w:marBottom w:val="0"/>
          <w:divBdr>
            <w:top w:val="none" w:sz="0" w:space="0" w:color="auto"/>
            <w:left w:val="none" w:sz="0" w:space="0" w:color="auto"/>
            <w:bottom w:val="none" w:sz="0" w:space="0" w:color="auto"/>
            <w:right w:val="none" w:sz="0" w:space="0" w:color="auto"/>
          </w:divBdr>
        </w:div>
        <w:div w:id="388918296">
          <w:marLeft w:val="640"/>
          <w:marRight w:val="0"/>
          <w:marTop w:val="0"/>
          <w:marBottom w:val="0"/>
          <w:divBdr>
            <w:top w:val="none" w:sz="0" w:space="0" w:color="auto"/>
            <w:left w:val="none" w:sz="0" w:space="0" w:color="auto"/>
            <w:bottom w:val="none" w:sz="0" w:space="0" w:color="auto"/>
            <w:right w:val="none" w:sz="0" w:space="0" w:color="auto"/>
          </w:divBdr>
        </w:div>
        <w:div w:id="1462072538">
          <w:marLeft w:val="640"/>
          <w:marRight w:val="0"/>
          <w:marTop w:val="0"/>
          <w:marBottom w:val="0"/>
          <w:divBdr>
            <w:top w:val="none" w:sz="0" w:space="0" w:color="auto"/>
            <w:left w:val="none" w:sz="0" w:space="0" w:color="auto"/>
            <w:bottom w:val="none" w:sz="0" w:space="0" w:color="auto"/>
            <w:right w:val="none" w:sz="0" w:space="0" w:color="auto"/>
          </w:divBdr>
        </w:div>
        <w:div w:id="1727290629">
          <w:marLeft w:val="640"/>
          <w:marRight w:val="0"/>
          <w:marTop w:val="0"/>
          <w:marBottom w:val="0"/>
          <w:divBdr>
            <w:top w:val="none" w:sz="0" w:space="0" w:color="auto"/>
            <w:left w:val="none" w:sz="0" w:space="0" w:color="auto"/>
            <w:bottom w:val="none" w:sz="0" w:space="0" w:color="auto"/>
            <w:right w:val="none" w:sz="0" w:space="0" w:color="auto"/>
          </w:divBdr>
        </w:div>
        <w:div w:id="1308172153">
          <w:marLeft w:val="640"/>
          <w:marRight w:val="0"/>
          <w:marTop w:val="0"/>
          <w:marBottom w:val="0"/>
          <w:divBdr>
            <w:top w:val="none" w:sz="0" w:space="0" w:color="auto"/>
            <w:left w:val="none" w:sz="0" w:space="0" w:color="auto"/>
            <w:bottom w:val="none" w:sz="0" w:space="0" w:color="auto"/>
            <w:right w:val="none" w:sz="0" w:space="0" w:color="auto"/>
          </w:divBdr>
        </w:div>
        <w:div w:id="1025710439">
          <w:marLeft w:val="640"/>
          <w:marRight w:val="0"/>
          <w:marTop w:val="0"/>
          <w:marBottom w:val="0"/>
          <w:divBdr>
            <w:top w:val="none" w:sz="0" w:space="0" w:color="auto"/>
            <w:left w:val="none" w:sz="0" w:space="0" w:color="auto"/>
            <w:bottom w:val="none" w:sz="0" w:space="0" w:color="auto"/>
            <w:right w:val="none" w:sz="0" w:space="0" w:color="auto"/>
          </w:divBdr>
        </w:div>
        <w:div w:id="750389524">
          <w:marLeft w:val="640"/>
          <w:marRight w:val="0"/>
          <w:marTop w:val="0"/>
          <w:marBottom w:val="0"/>
          <w:divBdr>
            <w:top w:val="none" w:sz="0" w:space="0" w:color="auto"/>
            <w:left w:val="none" w:sz="0" w:space="0" w:color="auto"/>
            <w:bottom w:val="none" w:sz="0" w:space="0" w:color="auto"/>
            <w:right w:val="none" w:sz="0" w:space="0" w:color="auto"/>
          </w:divBdr>
        </w:div>
        <w:div w:id="1862813329">
          <w:marLeft w:val="640"/>
          <w:marRight w:val="0"/>
          <w:marTop w:val="0"/>
          <w:marBottom w:val="0"/>
          <w:divBdr>
            <w:top w:val="none" w:sz="0" w:space="0" w:color="auto"/>
            <w:left w:val="none" w:sz="0" w:space="0" w:color="auto"/>
            <w:bottom w:val="none" w:sz="0" w:space="0" w:color="auto"/>
            <w:right w:val="none" w:sz="0" w:space="0" w:color="auto"/>
          </w:divBdr>
        </w:div>
        <w:div w:id="1245727095">
          <w:marLeft w:val="640"/>
          <w:marRight w:val="0"/>
          <w:marTop w:val="0"/>
          <w:marBottom w:val="0"/>
          <w:divBdr>
            <w:top w:val="none" w:sz="0" w:space="0" w:color="auto"/>
            <w:left w:val="none" w:sz="0" w:space="0" w:color="auto"/>
            <w:bottom w:val="none" w:sz="0" w:space="0" w:color="auto"/>
            <w:right w:val="none" w:sz="0" w:space="0" w:color="auto"/>
          </w:divBdr>
        </w:div>
        <w:div w:id="758791395">
          <w:marLeft w:val="640"/>
          <w:marRight w:val="0"/>
          <w:marTop w:val="0"/>
          <w:marBottom w:val="0"/>
          <w:divBdr>
            <w:top w:val="none" w:sz="0" w:space="0" w:color="auto"/>
            <w:left w:val="none" w:sz="0" w:space="0" w:color="auto"/>
            <w:bottom w:val="none" w:sz="0" w:space="0" w:color="auto"/>
            <w:right w:val="none" w:sz="0" w:space="0" w:color="auto"/>
          </w:divBdr>
        </w:div>
        <w:div w:id="313066870">
          <w:marLeft w:val="640"/>
          <w:marRight w:val="0"/>
          <w:marTop w:val="0"/>
          <w:marBottom w:val="0"/>
          <w:divBdr>
            <w:top w:val="none" w:sz="0" w:space="0" w:color="auto"/>
            <w:left w:val="none" w:sz="0" w:space="0" w:color="auto"/>
            <w:bottom w:val="none" w:sz="0" w:space="0" w:color="auto"/>
            <w:right w:val="none" w:sz="0" w:space="0" w:color="auto"/>
          </w:divBdr>
        </w:div>
        <w:div w:id="1493644670">
          <w:marLeft w:val="640"/>
          <w:marRight w:val="0"/>
          <w:marTop w:val="0"/>
          <w:marBottom w:val="0"/>
          <w:divBdr>
            <w:top w:val="none" w:sz="0" w:space="0" w:color="auto"/>
            <w:left w:val="none" w:sz="0" w:space="0" w:color="auto"/>
            <w:bottom w:val="none" w:sz="0" w:space="0" w:color="auto"/>
            <w:right w:val="none" w:sz="0" w:space="0" w:color="auto"/>
          </w:divBdr>
        </w:div>
        <w:div w:id="975180076">
          <w:marLeft w:val="640"/>
          <w:marRight w:val="0"/>
          <w:marTop w:val="0"/>
          <w:marBottom w:val="0"/>
          <w:divBdr>
            <w:top w:val="none" w:sz="0" w:space="0" w:color="auto"/>
            <w:left w:val="none" w:sz="0" w:space="0" w:color="auto"/>
            <w:bottom w:val="none" w:sz="0" w:space="0" w:color="auto"/>
            <w:right w:val="none" w:sz="0" w:space="0" w:color="auto"/>
          </w:divBdr>
        </w:div>
        <w:div w:id="282734634">
          <w:marLeft w:val="640"/>
          <w:marRight w:val="0"/>
          <w:marTop w:val="0"/>
          <w:marBottom w:val="0"/>
          <w:divBdr>
            <w:top w:val="none" w:sz="0" w:space="0" w:color="auto"/>
            <w:left w:val="none" w:sz="0" w:space="0" w:color="auto"/>
            <w:bottom w:val="none" w:sz="0" w:space="0" w:color="auto"/>
            <w:right w:val="none" w:sz="0" w:space="0" w:color="auto"/>
          </w:divBdr>
        </w:div>
        <w:div w:id="270669937">
          <w:marLeft w:val="640"/>
          <w:marRight w:val="0"/>
          <w:marTop w:val="0"/>
          <w:marBottom w:val="0"/>
          <w:divBdr>
            <w:top w:val="none" w:sz="0" w:space="0" w:color="auto"/>
            <w:left w:val="none" w:sz="0" w:space="0" w:color="auto"/>
            <w:bottom w:val="none" w:sz="0" w:space="0" w:color="auto"/>
            <w:right w:val="none" w:sz="0" w:space="0" w:color="auto"/>
          </w:divBdr>
        </w:div>
      </w:divsChild>
    </w:div>
    <w:div w:id="42222176">
      <w:marLeft w:val="480"/>
      <w:marRight w:val="0"/>
      <w:marTop w:val="0"/>
      <w:marBottom w:val="0"/>
      <w:divBdr>
        <w:top w:val="none" w:sz="0" w:space="0" w:color="auto"/>
        <w:left w:val="none" w:sz="0" w:space="0" w:color="auto"/>
        <w:bottom w:val="none" w:sz="0" w:space="0" w:color="auto"/>
        <w:right w:val="none" w:sz="0" w:space="0" w:color="auto"/>
      </w:divBdr>
    </w:div>
    <w:div w:id="42799628">
      <w:marLeft w:val="480"/>
      <w:marRight w:val="0"/>
      <w:marTop w:val="0"/>
      <w:marBottom w:val="0"/>
      <w:divBdr>
        <w:top w:val="none" w:sz="0" w:space="0" w:color="auto"/>
        <w:left w:val="none" w:sz="0" w:space="0" w:color="auto"/>
        <w:bottom w:val="none" w:sz="0" w:space="0" w:color="auto"/>
        <w:right w:val="none" w:sz="0" w:space="0" w:color="auto"/>
      </w:divBdr>
    </w:div>
    <w:div w:id="43529247">
      <w:bodyDiv w:val="1"/>
      <w:marLeft w:val="0"/>
      <w:marRight w:val="0"/>
      <w:marTop w:val="0"/>
      <w:marBottom w:val="0"/>
      <w:divBdr>
        <w:top w:val="none" w:sz="0" w:space="0" w:color="auto"/>
        <w:left w:val="none" w:sz="0" w:space="0" w:color="auto"/>
        <w:bottom w:val="none" w:sz="0" w:space="0" w:color="auto"/>
        <w:right w:val="none" w:sz="0" w:space="0" w:color="auto"/>
      </w:divBdr>
    </w:div>
    <w:div w:id="44762981">
      <w:bodyDiv w:val="1"/>
      <w:marLeft w:val="0"/>
      <w:marRight w:val="0"/>
      <w:marTop w:val="0"/>
      <w:marBottom w:val="0"/>
      <w:divBdr>
        <w:top w:val="none" w:sz="0" w:space="0" w:color="auto"/>
        <w:left w:val="none" w:sz="0" w:space="0" w:color="auto"/>
        <w:bottom w:val="none" w:sz="0" w:space="0" w:color="auto"/>
        <w:right w:val="none" w:sz="0" w:space="0" w:color="auto"/>
      </w:divBdr>
    </w:div>
    <w:div w:id="45883631">
      <w:marLeft w:val="480"/>
      <w:marRight w:val="0"/>
      <w:marTop w:val="0"/>
      <w:marBottom w:val="0"/>
      <w:divBdr>
        <w:top w:val="none" w:sz="0" w:space="0" w:color="auto"/>
        <w:left w:val="none" w:sz="0" w:space="0" w:color="auto"/>
        <w:bottom w:val="none" w:sz="0" w:space="0" w:color="auto"/>
        <w:right w:val="none" w:sz="0" w:space="0" w:color="auto"/>
      </w:divBdr>
    </w:div>
    <w:div w:id="46996088">
      <w:bodyDiv w:val="1"/>
      <w:marLeft w:val="0"/>
      <w:marRight w:val="0"/>
      <w:marTop w:val="0"/>
      <w:marBottom w:val="0"/>
      <w:divBdr>
        <w:top w:val="none" w:sz="0" w:space="0" w:color="auto"/>
        <w:left w:val="none" w:sz="0" w:space="0" w:color="auto"/>
        <w:bottom w:val="none" w:sz="0" w:space="0" w:color="auto"/>
        <w:right w:val="none" w:sz="0" w:space="0" w:color="auto"/>
      </w:divBdr>
    </w:div>
    <w:div w:id="47538153">
      <w:marLeft w:val="480"/>
      <w:marRight w:val="0"/>
      <w:marTop w:val="0"/>
      <w:marBottom w:val="0"/>
      <w:divBdr>
        <w:top w:val="none" w:sz="0" w:space="0" w:color="auto"/>
        <w:left w:val="none" w:sz="0" w:space="0" w:color="auto"/>
        <w:bottom w:val="none" w:sz="0" w:space="0" w:color="auto"/>
        <w:right w:val="none" w:sz="0" w:space="0" w:color="auto"/>
      </w:divBdr>
    </w:div>
    <w:div w:id="49236416">
      <w:bodyDiv w:val="1"/>
      <w:marLeft w:val="0"/>
      <w:marRight w:val="0"/>
      <w:marTop w:val="0"/>
      <w:marBottom w:val="0"/>
      <w:divBdr>
        <w:top w:val="none" w:sz="0" w:space="0" w:color="auto"/>
        <w:left w:val="none" w:sz="0" w:space="0" w:color="auto"/>
        <w:bottom w:val="none" w:sz="0" w:space="0" w:color="auto"/>
        <w:right w:val="none" w:sz="0" w:space="0" w:color="auto"/>
      </w:divBdr>
    </w:div>
    <w:div w:id="50738923">
      <w:bodyDiv w:val="1"/>
      <w:marLeft w:val="0"/>
      <w:marRight w:val="0"/>
      <w:marTop w:val="0"/>
      <w:marBottom w:val="0"/>
      <w:divBdr>
        <w:top w:val="none" w:sz="0" w:space="0" w:color="auto"/>
        <w:left w:val="none" w:sz="0" w:space="0" w:color="auto"/>
        <w:bottom w:val="none" w:sz="0" w:space="0" w:color="auto"/>
        <w:right w:val="none" w:sz="0" w:space="0" w:color="auto"/>
      </w:divBdr>
    </w:div>
    <w:div w:id="50933626">
      <w:bodyDiv w:val="1"/>
      <w:marLeft w:val="0"/>
      <w:marRight w:val="0"/>
      <w:marTop w:val="0"/>
      <w:marBottom w:val="0"/>
      <w:divBdr>
        <w:top w:val="none" w:sz="0" w:space="0" w:color="auto"/>
        <w:left w:val="none" w:sz="0" w:space="0" w:color="auto"/>
        <w:bottom w:val="none" w:sz="0" w:space="0" w:color="auto"/>
        <w:right w:val="none" w:sz="0" w:space="0" w:color="auto"/>
      </w:divBdr>
    </w:div>
    <w:div w:id="51663370">
      <w:marLeft w:val="640"/>
      <w:marRight w:val="0"/>
      <w:marTop w:val="0"/>
      <w:marBottom w:val="0"/>
      <w:divBdr>
        <w:top w:val="none" w:sz="0" w:space="0" w:color="auto"/>
        <w:left w:val="none" w:sz="0" w:space="0" w:color="auto"/>
        <w:bottom w:val="none" w:sz="0" w:space="0" w:color="auto"/>
        <w:right w:val="none" w:sz="0" w:space="0" w:color="auto"/>
      </w:divBdr>
    </w:div>
    <w:div w:id="52387816">
      <w:bodyDiv w:val="1"/>
      <w:marLeft w:val="0"/>
      <w:marRight w:val="0"/>
      <w:marTop w:val="0"/>
      <w:marBottom w:val="0"/>
      <w:divBdr>
        <w:top w:val="none" w:sz="0" w:space="0" w:color="auto"/>
        <w:left w:val="none" w:sz="0" w:space="0" w:color="auto"/>
        <w:bottom w:val="none" w:sz="0" w:space="0" w:color="auto"/>
        <w:right w:val="none" w:sz="0" w:space="0" w:color="auto"/>
      </w:divBdr>
      <w:divsChild>
        <w:div w:id="81682683">
          <w:marLeft w:val="480"/>
          <w:marRight w:val="0"/>
          <w:marTop w:val="0"/>
          <w:marBottom w:val="0"/>
          <w:divBdr>
            <w:top w:val="none" w:sz="0" w:space="0" w:color="auto"/>
            <w:left w:val="none" w:sz="0" w:space="0" w:color="auto"/>
            <w:bottom w:val="none" w:sz="0" w:space="0" w:color="auto"/>
            <w:right w:val="none" w:sz="0" w:space="0" w:color="auto"/>
          </w:divBdr>
        </w:div>
        <w:div w:id="85155994">
          <w:marLeft w:val="480"/>
          <w:marRight w:val="0"/>
          <w:marTop w:val="0"/>
          <w:marBottom w:val="0"/>
          <w:divBdr>
            <w:top w:val="none" w:sz="0" w:space="0" w:color="auto"/>
            <w:left w:val="none" w:sz="0" w:space="0" w:color="auto"/>
            <w:bottom w:val="none" w:sz="0" w:space="0" w:color="auto"/>
            <w:right w:val="none" w:sz="0" w:space="0" w:color="auto"/>
          </w:divBdr>
        </w:div>
        <w:div w:id="155612414">
          <w:marLeft w:val="480"/>
          <w:marRight w:val="0"/>
          <w:marTop w:val="0"/>
          <w:marBottom w:val="0"/>
          <w:divBdr>
            <w:top w:val="none" w:sz="0" w:space="0" w:color="auto"/>
            <w:left w:val="none" w:sz="0" w:space="0" w:color="auto"/>
            <w:bottom w:val="none" w:sz="0" w:space="0" w:color="auto"/>
            <w:right w:val="none" w:sz="0" w:space="0" w:color="auto"/>
          </w:divBdr>
        </w:div>
        <w:div w:id="167603267">
          <w:marLeft w:val="480"/>
          <w:marRight w:val="0"/>
          <w:marTop w:val="0"/>
          <w:marBottom w:val="0"/>
          <w:divBdr>
            <w:top w:val="none" w:sz="0" w:space="0" w:color="auto"/>
            <w:left w:val="none" w:sz="0" w:space="0" w:color="auto"/>
            <w:bottom w:val="none" w:sz="0" w:space="0" w:color="auto"/>
            <w:right w:val="none" w:sz="0" w:space="0" w:color="auto"/>
          </w:divBdr>
        </w:div>
        <w:div w:id="202140616">
          <w:marLeft w:val="480"/>
          <w:marRight w:val="0"/>
          <w:marTop w:val="0"/>
          <w:marBottom w:val="0"/>
          <w:divBdr>
            <w:top w:val="none" w:sz="0" w:space="0" w:color="auto"/>
            <w:left w:val="none" w:sz="0" w:space="0" w:color="auto"/>
            <w:bottom w:val="none" w:sz="0" w:space="0" w:color="auto"/>
            <w:right w:val="none" w:sz="0" w:space="0" w:color="auto"/>
          </w:divBdr>
        </w:div>
        <w:div w:id="285086037">
          <w:marLeft w:val="480"/>
          <w:marRight w:val="0"/>
          <w:marTop w:val="0"/>
          <w:marBottom w:val="0"/>
          <w:divBdr>
            <w:top w:val="none" w:sz="0" w:space="0" w:color="auto"/>
            <w:left w:val="none" w:sz="0" w:space="0" w:color="auto"/>
            <w:bottom w:val="none" w:sz="0" w:space="0" w:color="auto"/>
            <w:right w:val="none" w:sz="0" w:space="0" w:color="auto"/>
          </w:divBdr>
        </w:div>
        <w:div w:id="307592551">
          <w:marLeft w:val="480"/>
          <w:marRight w:val="0"/>
          <w:marTop w:val="0"/>
          <w:marBottom w:val="0"/>
          <w:divBdr>
            <w:top w:val="none" w:sz="0" w:space="0" w:color="auto"/>
            <w:left w:val="none" w:sz="0" w:space="0" w:color="auto"/>
            <w:bottom w:val="none" w:sz="0" w:space="0" w:color="auto"/>
            <w:right w:val="none" w:sz="0" w:space="0" w:color="auto"/>
          </w:divBdr>
        </w:div>
        <w:div w:id="387655210">
          <w:marLeft w:val="480"/>
          <w:marRight w:val="0"/>
          <w:marTop w:val="0"/>
          <w:marBottom w:val="0"/>
          <w:divBdr>
            <w:top w:val="none" w:sz="0" w:space="0" w:color="auto"/>
            <w:left w:val="none" w:sz="0" w:space="0" w:color="auto"/>
            <w:bottom w:val="none" w:sz="0" w:space="0" w:color="auto"/>
            <w:right w:val="none" w:sz="0" w:space="0" w:color="auto"/>
          </w:divBdr>
        </w:div>
        <w:div w:id="389695283">
          <w:marLeft w:val="480"/>
          <w:marRight w:val="0"/>
          <w:marTop w:val="0"/>
          <w:marBottom w:val="0"/>
          <w:divBdr>
            <w:top w:val="none" w:sz="0" w:space="0" w:color="auto"/>
            <w:left w:val="none" w:sz="0" w:space="0" w:color="auto"/>
            <w:bottom w:val="none" w:sz="0" w:space="0" w:color="auto"/>
            <w:right w:val="none" w:sz="0" w:space="0" w:color="auto"/>
          </w:divBdr>
        </w:div>
        <w:div w:id="402602815">
          <w:marLeft w:val="480"/>
          <w:marRight w:val="0"/>
          <w:marTop w:val="0"/>
          <w:marBottom w:val="0"/>
          <w:divBdr>
            <w:top w:val="none" w:sz="0" w:space="0" w:color="auto"/>
            <w:left w:val="none" w:sz="0" w:space="0" w:color="auto"/>
            <w:bottom w:val="none" w:sz="0" w:space="0" w:color="auto"/>
            <w:right w:val="none" w:sz="0" w:space="0" w:color="auto"/>
          </w:divBdr>
        </w:div>
        <w:div w:id="419527949">
          <w:marLeft w:val="480"/>
          <w:marRight w:val="0"/>
          <w:marTop w:val="0"/>
          <w:marBottom w:val="0"/>
          <w:divBdr>
            <w:top w:val="none" w:sz="0" w:space="0" w:color="auto"/>
            <w:left w:val="none" w:sz="0" w:space="0" w:color="auto"/>
            <w:bottom w:val="none" w:sz="0" w:space="0" w:color="auto"/>
            <w:right w:val="none" w:sz="0" w:space="0" w:color="auto"/>
          </w:divBdr>
        </w:div>
        <w:div w:id="421226558">
          <w:marLeft w:val="480"/>
          <w:marRight w:val="0"/>
          <w:marTop w:val="0"/>
          <w:marBottom w:val="0"/>
          <w:divBdr>
            <w:top w:val="none" w:sz="0" w:space="0" w:color="auto"/>
            <w:left w:val="none" w:sz="0" w:space="0" w:color="auto"/>
            <w:bottom w:val="none" w:sz="0" w:space="0" w:color="auto"/>
            <w:right w:val="none" w:sz="0" w:space="0" w:color="auto"/>
          </w:divBdr>
        </w:div>
        <w:div w:id="460735301">
          <w:marLeft w:val="480"/>
          <w:marRight w:val="0"/>
          <w:marTop w:val="0"/>
          <w:marBottom w:val="0"/>
          <w:divBdr>
            <w:top w:val="none" w:sz="0" w:space="0" w:color="auto"/>
            <w:left w:val="none" w:sz="0" w:space="0" w:color="auto"/>
            <w:bottom w:val="none" w:sz="0" w:space="0" w:color="auto"/>
            <w:right w:val="none" w:sz="0" w:space="0" w:color="auto"/>
          </w:divBdr>
        </w:div>
        <w:div w:id="485242603">
          <w:marLeft w:val="480"/>
          <w:marRight w:val="0"/>
          <w:marTop w:val="0"/>
          <w:marBottom w:val="0"/>
          <w:divBdr>
            <w:top w:val="none" w:sz="0" w:space="0" w:color="auto"/>
            <w:left w:val="none" w:sz="0" w:space="0" w:color="auto"/>
            <w:bottom w:val="none" w:sz="0" w:space="0" w:color="auto"/>
            <w:right w:val="none" w:sz="0" w:space="0" w:color="auto"/>
          </w:divBdr>
        </w:div>
        <w:div w:id="493373684">
          <w:marLeft w:val="480"/>
          <w:marRight w:val="0"/>
          <w:marTop w:val="0"/>
          <w:marBottom w:val="0"/>
          <w:divBdr>
            <w:top w:val="none" w:sz="0" w:space="0" w:color="auto"/>
            <w:left w:val="none" w:sz="0" w:space="0" w:color="auto"/>
            <w:bottom w:val="none" w:sz="0" w:space="0" w:color="auto"/>
            <w:right w:val="none" w:sz="0" w:space="0" w:color="auto"/>
          </w:divBdr>
        </w:div>
        <w:div w:id="522671229">
          <w:marLeft w:val="480"/>
          <w:marRight w:val="0"/>
          <w:marTop w:val="0"/>
          <w:marBottom w:val="0"/>
          <w:divBdr>
            <w:top w:val="none" w:sz="0" w:space="0" w:color="auto"/>
            <w:left w:val="none" w:sz="0" w:space="0" w:color="auto"/>
            <w:bottom w:val="none" w:sz="0" w:space="0" w:color="auto"/>
            <w:right w:val="none" w:sz="0" w:space="0" w:color="auto"/>
          </w:divBdr>
        </w:div>
        <w:div w:id="538394716">
          <w:marLeft w:val="480"/>
          <w:marRight w:val="0"/>
          <w:marTop w:val="0"/>
          <w:marBottom w:val="0"/>
          <w:divBdr>
            <w:top w:val="none" w:sz="0" w:space="0" w:color="auto"/>
            <w:left w:val="none" w:sz="0" w:space="0" w:color="auto"/>
            <w:bottom w:val="none" w:sz="0" w:space="0" w:color="auto"/>
            <w:right w:val="none" w:sz="0" w:space="0" w:color="auto"/>
          </w:divBdr>
        </w:div>
        <w:div w:id="541594496">
          <w:marLeft w:val="480"/>
          <w:marRight w:val="0"/>
          <w:marTop w:val="0"/>
          <w:marBottom w:val="0"/>
          <w:divBdr>
            <w:top w:val="none" w:sz="0" w:space="0" w:color="auto"/>
            <w:left w:val="none" w:sz="0" w:space="0" w:color="auto"/>
            <w:bottom w:val="none" w:sz="0" w:space="0" w:color="auto"/>
            <w:right w:val="none" w:sz="0" w:space="0" w:color="auto"/>
          </w:divBdr>
        </w:div>
        <w:div w:id="605695837">
          <w:marLeft w:val="480"/>
          <w:marRight w:val="0"/>
          <w:marTop w:val="0"/>
          <w:marBottom w:val="0"/>
          <w:divBdr>
            <w:top w:val="none" w:sz="0" w:space="0" w:color="auto"/>
            <w:left w:val="none" w:sz="0" w:space="0" w:color="auto"/>
            <w:bottom w:val="none" w:sz="0" w:space="0" w:color="auto"/>
            <w:right w:val="none" w:sz="0" w:space="0" w:color="auto"/>
          </w:divBdr>
        </w:div>
        <w:div w:id="611324304">
          <w:marLeft w:val="480"/>
          <w:marRight w:val="0"/>
          <w:marTop w:val="0"/>
          <w:marBottom w:val="0"/>
          <w:divBdr>
            <w:top w:val="none" w:sz="0" w:space="0" w:color="auto"/>
            <w:left w:val="none" w:sz="0" w:space="0" w:color="auto"/>
            <w:bottom w:val="none" w:sz="0" w:space="0" w:color="auto"/>
            <w:right w:val="none" w:sz="0" w:space="0" w:color="auto"/>
          </w:divBdr>
        </w:div>
        <w:div w:id="644047861">
          <w:marLeft w:val="480"/>
          <w:marRight w:val="0"/>
          <w:marTop w:val="0"/>
          <w:marBottom w:val="0"/>
          <w:divBdr>
            <w:top w:val="none" w:sz="0" w:space="0" w:color="auto"/>
            <w:left w:val="none" w:sz="0" w:space="0" w:color="auto"/>
            <w:bottom w:val="none" w:sz="0" w:space="0" w:color="auto"/>
            <w:right w:val="none" w:sz="0" w:space="0" w:color="auto"/>
          </w:divBdr>
        </w:div>
        <w:div w:id="654651126">
          <w:marLeft w:val="480"/>
          <w:marRight w:val="0"/>
          <w:marTop w:val="0"/>
          <w:marBottom w:val="0"/>
          <w:divBdr>
            <w:top w:val="none" w:sz="0" w:space="0" w:color="auto"/>
            <w:left w:val="none" w:sz="0" w:space="0" w:color="auto"/>
            <w:bottom w:val="none" w:sz="0" w:space="0" w:color="auto"/>
            <w:right w:val="none" w:sz="0" w:space="0" w:color="auto"/>
          </w:divBdr>
        </w:div>
        <w:div w:id="660616384">
          <w:marLeft w:val="480"/>
          <w:marRight w:val="0"/>
          <w:marTop w:val="0"/>
          <w:marBottom w:val="0"/>
          <w:divBdr>
            <w:top w:val="none" w:sz="0" w:space="0" w:color="auto"/>
            <w:left w:val="none" w:sz="0" w:space="0" w:color="auto"/>
            <w:bottom w:val="none" w:sz="0" w:space="0" w:color="auto"/>
            <w:right w:val="none" w:sz="0" w:space="0" w:color="auto"/>
          </w:divBdr>
        </w:div>
        <w:div w:id="669331048">
          <w:marLeft w:val="480"/>
          <w:marRight w:val="0"/>
          <w:marTop w:val="0"/>
          <w:marBottom w:val="0"/>
          <w:divBdr>
            <w:top w:val="none" w:sz="0" w:space="0" w:color="auto"/>
            <w:left w:val="none" w:sz="0" w:space="0" w:color="auto"/>
            <w:bottom w:val="none" w:sz="0" w:space="0" w:color="auto"/>
            <w:right w:val="none" w:sz="0" w:space="0" w:color="auto"/>
          </w:divBdr>
        </w:div>
        <w:div w:id="687869924">
          <w:marLeft w:val="480"/>
          <w:marRight w:val="0"/>
          <w:marTop w:val="0"/>
          <w:marBottom w:val="0"/>
          <w:divBdr>
            <w:top w:val="none" w:sz="0" w:space="0" w:color="auto"/>
            <w:left w:val="none" w:sz="0" w:space="0" w:color="auto"/>
            <w:bottom w:val="none" w:sz="0" w:space="0" w:color="auto"/>
            <w:right w:val="none" w:sz="0" w:space="0" w:color="auto"/>
          </w:divBdr>
        </w:div>
        <w:div w:id="768505286">
          <w:marLeft w:val="480"/>
          <w:marRight w:val="0"/>
          <w:marTop w:val="0"/>
          <w:marBottom w:val="0"/>
          <w:divBdr>
            <w:top w:val="none" w:sz="0" w:space="0" w:color="auto"/>
            <w:left w:val="none" w:sz="0" w:space="0" w:color="auto"/>
            <w:bottom w:val="none" w:sz="0" w:space="0" w:color="auto"/>
            <w:right w:val="none" w:sz="0" w:space="0" w:color="auto"/>
          </w:divBdr>
        </w:div>
        <w:div w:id="831137432">
          <w:marLeft w:val="480"/>
          <w:marRight w:val="0"/>
          <w:marTop w:val="0"/>
          <w:marBottom w:val="0"/>
          <w:divBdr>
            <w:top w:val="none" w:sz="0" w:space="0" w:color="auto"/>
            <w:left w:val="none" w:sz="0" w:space="0" w:color="auto"/>
            <w:bottom w:val="none" w:sz="0" w:space="0" w:color="auto"/>
            <w:right w:val="none" w:sz="0" w:space="0" w:color="auto"/>
          </w:divBdr>
        </w:div>
        <w:div w:id="866141380">
          <w:marLeft w:val="480"/>
          <w:marRight w:val="0"/>
          <w:marTop w:val="0"/>
          <w:marBottom w:val="0"/>
          <w:divBdr>
            <w:top w:val="none" w:sz="0" w:space="0" w:color="auto"/>
            <w:left w:val="none" w:sz="0" w:space="0" w:color="auto"/>
            <w:bottom w:val="none" w:sz="0" w:space="0" w:color="auto"/>
            <w:right w:val="none" w:sz="0" w:space="0" w:color="auto"/>
          </w:divBdr>
        </w:div>
        <w:div w:id="947659116">
          <w:marLeft w:val="480"/>
          <w:marRight w:val="0"/>
          <w:marTop w:val="0"/>
          <w:marBottom w:val="0"/>
          <w:divBdr>
            <w:top w:val="none" w:sz="0" w:space="0" w:color="auto"/>
            <w:left w:val="none" w:sz="0" w:space="0" w:color="auto"/>
            <w:bottom w:val="none" w:sz="0" w:space="0" w:color="auto"/>
            <w:right w:val="none" w:sz="0" w:space="0" w:color="auto"/>
          </w:divBdr>
        </w:div>
        <w:div w:id="956251017">
          <w:marLeft w:val="480"/>
          <w:marRight w:val="0"/>
          <w:marTop w:val="0"/>
          <w:marBottom w:val="0"/>
          <w:divBdr>
            <w:top w:val="none" w:sz="0" w:space="0" w:color="auto"/>
            <w:left w:val="none" w:sz="0" w:space="0" w:color="auto"/>
            <w:bottom w:val="none" w:sz="0" w:space="0" w:color="auto"/>
            <w:right w:val="none" w:sz="0" w:space="0" w:color="auto"/>
          </w:divBdr>
        </w:div>
        <w:div w:id="983781202">
          <w:marLeft w:val="480"/>
          <w:marRight w:val="0"/>
          <w:marTop w:val="0"/>
          <w:marBottom w:val="0"/>
          <w:divBdr>
            <w:top w:val="none" w:sz="0" w:space="0" w:color="auto"/>
            <w:left w:val="none" w:sz="0" w:space="0" w:color="auto"/>
            <w:bottom w:val="none" w:sz="0" w:space="0" w:color="auto"/>
            <w:right w:val="none" w:sz="0" w:space="0" w:color="auto"/>
          </w:divBdr>
        </w:div>
        <w:div w:id="1023284579">
          <w:marLeft w:val="480"/>
          <w:marRight w:val="0"/>
          <w:marTop w:val="0"/>
          <w:marBottom w:val="0"/>
          <w:divBdr>
            <w:top w:val="none" w:sz="0" w:space="0" w:color="auto"/>
            <w:left w:val="none" w:sz="0" w:space="0" w:color="auto"/>
            <w:bottom w:val="none" w:sz="0" w:space="0" w:color="auto"/>
            <w:right w:val="none" w:sz="0" w:space="0" w:color="auto"/>
          </w:divBdr>
        </w:div>
        <w:div w:id="1111585755">
          <w:marLeft w:val="480"/>
          <w:marRight w:val="0"/>
          <w:marTop w:val="0"/>
          <w:marBottom w:val="0"/>
          <w:divBdr>
            <w:top w:val="none" w:sz="0" w:space="0" w:color="auto"/>
            <w:left w:val="none" w:sz="0" w:space="0" w:color="auto"/>
            <w:bottom w:val="none" w:sz="0" w:space="0" w:color="auto"/>
            <w:right w:val="none" w:sz="0" w:space="0" w:color="auto"/>
          </w:divBdr>
        </w:div>
        <w:div w:id="1170171475">
          <w:marLeft w:val="480"/>
          <w:marRight w:val="0"/>
          <w:marTop w:val="0"/>
          <w:marBottom w:val="0"/>
          <w:divBdr>
            <w:top w:val="none" w:sz="0" w:space="0" w:color="auto"/>
            <w:left w:val="none" w:sz="0" w:space="0" w:color="auto"/>
            <w:bottom w:val="none" w:sz="0" w:space="0" w:color="auto"/>
            <w:right w:val="none" w:sz="0" w:space="0" w:color="auto"/>
          </w:divBdr>
        </w:div>
        <w:div w:id="1190756138">
          <w:marLeft w:val="480"/>
          <w:marRight w:val="0"/>
          <w:marTop w:val="0"/>
          <w:marBottom w:val="0"/>
          <w:divBdr>
            <w:top w:val="none" w:sz="0" w:space="0" w:color="auto"/>
            <w:left w:val="none" w:sz="0" w:space="0" w:color="auto"/>
            <w:bottom w:val="none" w:sz="0" w:space="0" w:color="auto"/>
            <w:right w:val="none" w:sz="0" w:space="0" w:color="auto"/>
          </w:divBdr>
        </w:div>
        <w:div w:id="1196962133">
          <w:marLeft w:val="480"/>
          <w:marRight w:val="0"/>
          <w:marTop w:val="0"/>
          <w:marBottom w:val="0"/>
          <w:divBdr>
            <w:top w:val="none" w:sz="0" w:space="0" w:color="auto"/>
            <w:left w:val="none" w:sz="0" w:space="0" w:color="auto"/>
            <w:bottom w:val="none" w:sz="0" w:space="0" w:color="auto"/>
            <w:right w:val="none" w:sz="0" w:space="0" w:color="auto"/>
          </w:divBdr>
        </w:div>
        <w:div w:id="1235359244">
          <w:marLeft w:val="480"/>
          <w:marRight w:val="0"/>
          <w:marTop w:val="0"/>
          <w:marBottom w:val="0"/>
          <w:divBdr>
            <w:top w:val="none" w:sz="0" w:space="0" w:color="auto"/>
            <w:left w:val="none" w:sz="0" w:space="0" w:color="auto"/>
            <w:bottom w:val="none" w:sz="0" w:space="0" w:color="auto"/>
            <w:right w:val="none" w:sz="0" w:space="0" w:color="auto"/>
          </w:divBdr>
        </w:div>
        <w:div w:id="1288778919">
          <w:marLeft w:val="480"/>
          <w:marRight w:val="0"/>
          <w:marTop w:val="0"/>
          <w:marBottom w:val="0"/>
          <w:divBdr>
            <w:top w:val="none" w:sz="0" w:space="0" w:color="auto"/>
            <w:left w:val="none" w:sz="0" w:space="0" w:color="auto"/>
            <w:bottom w:val="none" w:sz="0" w:space="0" w:color="auto"/>
            <w:right w:val="none" w:sz="0" w:space="0" w:color="auto"/>
          </w:divBdr>
        </w:div>
        <w:div w:id="1405105870">
          <w:marLeft w:val="480"/>
          <w:marRight w:val="0"/>
          <w:marTop w:val="0"/>
          <w:marBottom w:val="0"/>
          <w:divBdr>
            <w:top w:val="none" w:sz="0" w:space="0" w:color="auto"/>
            <w:left w:val="none" w:sz="0" w:space="0" w:color="auto"/>
            <w:bottom w:val="none" w:sz="0" w:space="0" w:color="auto"/>
            <w:right w:val="none" w:sz="0" w:space="0" w:color="auto"/>
          </w:divBdr>
        </w:div>
        <w:div w:id="1421953383">
          <w:marLeft w:val="480"/>
          <w:marRight w:val="0"/>
          <w:marTop w:val="0"/>
          <w:marBottom w:val="0"/>
          <w:divBdr>
            <w:top w:val="none" w:sz="0" w:space="0" w:color="auto"/>
            <w:left w:val="none" w:sz="0" w:space="0" w:color="auto"/>
            <w:bottom w:val="none" w:sz="0" w:space="0" w:color="auto"/>
            <w:right w:val="none" w:sz="0" w:space="0" w:color="auto"/>
          </w:divBdr>
        </w:div>
        <w:div w:id="1469711322">
          <w:marLeft w:val="480"/>
          <w:marRight w:val="0"/>
          <w:marTop w:val="0"/>
          <w:marBottom w:val="0"/>
          <w:divBdr>
            <w:top w:val="none" w:sz="0" w:space="0" w:color="auto"/>
            <w:left w:val="none" w:sz="0" w:space="0" w:color="auto"/>
            <w:bottom w:val="none" w:sz="0" w:space="0" w:color="auto"/>
            <w:right w:val="none" w:sz="0" w:space="0" w:color="auto"/>
          </w:divBdr>
        </w:div>
        <w:div w:id="1557399733">
          <w:marLeft w:val="480"/>
          <w:marRight w:val="0"/>
          <w:marTop w:val="0"/>
          <w:marBottom w:val="0"/>
          <w:divBdr>
            <w:top w:val="none" w:sz="0" w:space="0" w:color="auto"/>
            <w:left w:val="none" w:sz="0" w:space="0" w:color="auto"/>
            <w:bottom w:val="none" w:sz="0" w:space="0" w:color="auto"/>
            <w:right w:val="none" w:sz="0" w:space="0" w:color="auto"/>
          </w:divBdr>
        </w:div>
        <w:div w:id="1716808185">
          <w:marLeft w:val="480"/>
          <w:marRight w:val="0"/>
          <w:marTop w:val="0"/>
          <w:marBottom w:val="0"/>
          <w:divBdr>
            <w:top w:val="none" w:sz="0" w:space="0" w:color="auto"/>
            <w:left w:val="none" w:sz="0" w:space="0" w:color="auto"/>
            <w:bottom w:val="none" w:sz="0" w:space="0" w:color="auto"/>
            <w:right w:val="none" w:sz="0" w:space="0" w:color="auto"/>
          </w:divBdr>
        </w:div>
        <w:div w:id="1725912164">
          <w:marLeft w:val="480"/>
          <w:marRight w:val="0"/>
          <w:marTop w:val="0"/>
          <w:marBottom w:val="0"/>
          <w:divBdr>
            <w:top w:val="none" w:sz="0" w:space="0" w:color="auto"/>
            <w:left w:val="none" w:sz="0" w:space="0" w:color="auto"/>
            <w:bottom w:val="none" w:sz="0" w:space="0" w:color="auto"/>
            <w:right w:val="none" w:sz="0" w:space="0" w:color="auto"/>
          </w:divBdr>
        </w:div>
        <w:div w:id="1751734453">
          <w:marLeft w:val="480"/>
          <w:marRight w:val="0"/>
          <w:marTop w:val="0"/>
          <w:marBottom w:val="0"/>
          <w:divBdr>
            <w:top w:val="none" w:sz="0" w:space="0" w:color="auto"/>
            <w:left w:val="none" w:sz="0" w:space="0" w:color="auto"/>
            <w:bottom w:val="none" w:sz="0" w:space="0" w:color="auto"/>
            <w:right w:val="none" w:sz="0" w:space="0" w:color="auto"/>
          </w:divBdr>
        </w:div>
        <w:div w:id="1756972983">
          <w:marLeft w:val="480"/>
          <w:marRight w:val="0"/>
          <w:marTop w:val="0"/>
          <w:marBottom w:val="0"/>
          <w:divBdr>
            <w:top w:val="none" w:sz="0" w:space="0" w:color="auto"/>
            <w:left w:val="none" w:sz="0" w:space="0" w:color="auto"/>
            <w:bottom w:val="none" w:sz="0" w:space="0" w:color="auto"/>
            <w:right w:val="none" w:sz="0" w:space="0" w:color="auto"/>
          </w:divBdr>
        </w:div>
        <w:div w:id="1758868190">
          <w:marLeft w:val="480"/>
          <w:marRight w:val="0"/>
          <w:marTop w:val="0"/>
          <w:marBottom w:val="0"/>
          <w:divBdr>
            <w:top w:val="none" w:sz="0" w:space="0" w:color="auto"/>
            <w:left w:val="none" w:sz="0" w:space="0" w:color="auto"/>
            <w:bottom w:val="none" w:sz="0" w:space="0" w:color="auto"/>
            <w:right w:val="none" w:sz="0" w:space="0" w:color="auto"/>
          </w:divBdr>
        </w:div>
        <w:div w:id="1832599096">
          <w:marLeft w:val="480"/>
          <w:marRight w:val="0"/>
          <w:marTop w:val="0"/>
          <w:marBottom w:val="0"/>
          <w:divBdr>
            <w:top w:val="none" w:sz="0" w:space="0" w:color="auto"/>
            <w:left w:val="none" w:sz="0" w:space="0" w:color="auto"/>
            <w:bottom w:val="none" w:sz="0" w:space="0" w:color="auto"/>
            <w:right w:val="none" w:sz="0" w:space="0" w:color="auto"/>
          </w:divBdr>
        </w:div>
        <w:div w:id="1839929515">
          <w:marLeft w:val="480"/>
          <w:marRight w:val="0"/>
          <w:marTop w:val="0"/>
          <w:marBottom w:val="0"/>
          <w:divBdr>
            <w:top w:val="none" w:sz="0" w:space="0" w:color="auto"/>
            <w:left w:val="none" w:sz="0" w:space="0" w:color="auto"/>
            <w:bottom w:val="none" w:sz="0" w:space="0" w:color="auto"/>
            <w:right w:val="none" w:sz="0" w:space="0" w:color="auto"/>
          </w:divBdr>
        </w:div>
        <w:div w:id="1867717431">
          <w:marLeft w:val="480"/>
          <w:marRight w:val="0"/>
          <w:marTop w:val="0"/>
          <w:marBottom w:val="0"/>
          <w:divBdr>
            <w:top w:val="none" w:sz="0" w:space="0" w:color="auto"/>
            <w:left w:val="none" w:sz="0" w:space="0" w:color="auto"/>
            <w:bottom w:val="none" w:sz="0" w:space="0" w:color="auto"/>
            <w:right w:val="none" w:sz="0" w:space="0" w:color="auto"/>
          </w:divBdr>
        </w:div>
        <w:div w:id="1869174777">
          <w:marLeft w:val="480"/>
          <w:marRight w:val="0"/>
          <w:marTop w:val="0"/>
          <w:marBottom w:val="0"/>
          <w:divBdr>
            <w:top w:val="none" w:sz="0" w:space="0" w:color="auto"/>
            <w:left w:val="none" w:sz="0" w:space="0" w:color="auto"/>
            <w:bottom w:val="none" w:sz="0" w:space="0" w:color="auto"/>
            <w:right w:val="none" w:sz="0" w:space="0" w:color="auto"/>
          </w:divBdr>
        </w:div>
      </w:divsChild>
    </w:div>
    <w:div w:id="52508577">
      <w:marLeft w:val="480"/>
      <w:marRight w:val="0"/>
      <w:marTop w:val="0"/>
      <w:marBottom w:val="0"/>
      <w:divBdr>
        <w:top w:val="none" w:sz="0" w:space="0" w:color="auto"/>
        <w:left w:val="none" w:sz="0" w:space="0" w:color="auto"/>
        <w:bottom w:val="none" w:sz="0" w:space="0" w:color="auto"/>
        <w:right w:val="none" w:sz="0" w:space="0" w:color="auto"/>
      </w:divBdr>
    </w:div>
    <w:div w:id="53626826">
      <w:marLeft w:val="480"/>
      <w:marRight w:val="0"/>
      <w:marTop w:val="0"/>
      <w:marBottom w:val="0"/>
      <w:divBdr>
        <w:top w:val="none" w:sz="0" w:space="0" w:color="auto"/>
        <w:left w:val="none" w:sz="0" w:space="0" w:color="auto"/>
        <w:bottom w:val="none" w:sz="0" w:space="0" w:color="auto"/>
        <w:right w:val="none" w:sz="0" w:space="0" w:color="auto"/>
      </w:divBdr>
    </w:div>
    <w:div w:id="54469842">
      <w:bodyDiv w:val="1"/>
      <w:marLeft w:val="0"/>
      <w:marRight w:val="0"/>
      <w:marTop w:val="0"/>
      <w:marBottom w:val="0"/>
      <w:divBdr>
        <w:top w:val="none" w:sz="0" w:space="0" w:color="auto"/>
        <w:left w:val="none" w:sz="0" w:space="0" w:color="auto"/>
        <w:bottom w:val="none" w:sz="0" w:space="0" w:color="auto"/>
        <w:right w:val="none" w:sz="0" w:space="0" w:color="auto"/>
      </w:divBdr>
    </w:div>
    <w:div w:id="55712260">
      <w:marLeft w:val="480"/>
      <w:marRight w:val="0"/>
      <w:marTop w:val="0"/>
      <w:marBottom w:val="0"/>
      <w:divBdr>
        <w:top w:val="none" w:sz="0" w:space="0" w:color="auto"/>
        <w:left w:val="none" w:sz="0" w:space="0" w:color="auto"/>
        <w:bottom w:val="none" w:sz="0" w:space="0" w:color="auto"/>
        <w:right w:val="none" w:sz="0" w:space="0" w:color="auto"/>
      </w:divBdr>
    </w:div>
    <w:div w:id="56099388">
      <w:marLeft w:val="480"/>
      <w:marRight w:val="0"/>
      <w:marTop w:val="0"/>
      <w:marBottom w:val="0"/>
      <w:divBdr>
        <w:top w:val="none" w:sz="0" w:space="0" w:color="auto"/>
        <w:left w:val="none" w:sz="0" w:space="0" w:color="auto"/>
        <w:bottom w:val="none" w:sz="0" w:space="0" w:color="auto"/>
        <w:right w:val="none" w:sz="0" w:space="0" w:color="auto"/>
      </w:divBdr>
    </w:div>
    <w:div w:id="56975535">
      <w:bodyDiv w:val="1"/>
      <w:marLeft w:val="0"/>
      <w:marRight w:val="0"/>
      <w:marTop w:val="0"/>
      <w:marBottom w:val="0"/>
      <w:divBdr>
        <w:top w:val="none" w:sz="0" w:space="0" w:color="auto"/>
        <w:left w:val="none" w:sz="0" w:space="0" w:color="auto"/>
        <w:bottom w:val="none" w:sz="0" w:space="0" w:color="auto"/>
        <w:right w:val="none" w:sz="0" w:space="0" w:color="auto"/>
      </w:divBdr>
    </w:div>
    <w:div w:id="57673245">
      <w:marLeft w:val="640"/>
      <w:marRight w:val="0"/>
      <w:marTop w:val="0"/>
      <w:marBottom w:val="0"/>
      <w:divBdr>
        <w:top w:val="none" w:sz="0" w:space="0" w:color="auto"/>
        <w:left w:val="none" w:sz="0" w:space="0" w:color="auto"/>
        <w:bottom w:val="none" w:sz="0" w:space="0" w:color="auto"/>
        <w:right w:val="none" w:sz="0" w:space="0" w:color="auto"/>
      </w:divBdr>
    </w:div>
    <w:div w:id="59796134">
      <w:marLeft w:val="480"/>
      <w:marRight w:val="0"/>
      <w:marTop w:val="0"/>
      <w:marBottom w:val="0"/>
      <w:divBdr>
        <w:top w:val="none" w:sz="0" w:space="0" w:color="auto"/>
        <w:left w:val="none" w:sz="0" w:space="0" w:color="auto"/>
        <w:bottom w:val="none" w:sz="0" w:space="0" w:color="auto"/>
        <w:right w:val="none" w:sz="0" w:space="0" w:color="auto"/>
      </w:divBdr>
    </w:div>
    <w:div w:id="60761803">
      <w:marLeft w:val="480"/>
      <w:marRight w:val="0"/>
      <w:marTop w:val="0"/>
      <w:marBottom w:val="0"/>
      <w:divBdr>
        <w:top w:val="none" w:sz="0" w:space="0" w:color="auto"/>
        <w:left w:val="none" w:sz="0" w:space="0" w:color="auto"/>
        <w:bottom w:val="none" w:sz="0" w:space="0" w:color="auto"/>
        <w:right w:val="none" w:sz="0" w:space="0" w:color="auto"/>
      </w:divBdr>
    </w:div>
    <w:div w:id="62876617">
      <w:bodyDiv w:val="1"/>
      <w:marLeft w:val="0"/>
      <w:marRight w:val="0"/>
      <w:marTop w:val="0"/>
      <w:marBottom w:val="0"/>
      <w:divBdr>
        <w:top w:val="none" w:sz="0" w:space="0" w:color="auto"/>
        <w:left w:val="none" w:sz="0" w:space="0" w:color="auto"/>
        <w:bottom w:val="none" w:sz="0" w:space="0" w:color="auto"/>
        <w:right w:val="none" w:sz="0" w:space="0" w:color="auto"/>
      </w:divBdr>
      <w:divsChild>
        <w:div w:id="2047218113">
          <w:marLeft w:val="640"/>
          <w:marRight w:val="0"/>
          <w:marTop w:val="0"/>
          <w:marBottom w:val="0"/>
          <w:divBdr>
            <w:top w:val="none" w:sz="0" w:space="0" w:color="auto"/>
            <w:left w:val="none" w:sz="0" w:space="0" w:color="auto"/>
            <w:bottom w:val="none" w:sz="0" w:space="0" w:color="auto"/>
            <w:right w:val="none" w:sz="0" w:space="0" w:color="auto"/>
          </w:divBdr>
        </w:div>
        <w:div w:id="1864662451">
          <w:marLeft w:val="640"/>
          <w:marRight w:val="0"/>
          <w:marTop w:val="0"/>
          <w:marBottom w:val="0"/>
          <w:divBdr>
            <w:top w:val="none" w:sz="0" w:space="0" w:color="auto"/>
            <w:left w:val="none" w:sz="0" w:space="0" w:color="auto"/>
            <w:bottom w:val="none" w:sz="0" w:space="0" w:color="auto"/>
            <w:right w:val="none" w:sz="0" w:space="0" w:color="auto"/>
          </w:divBdr>
        </w:div>
        <w:div w:id="904100133">
          <w:marLeft w:val="640"/>
          <w:marRight w:val="0"/>
          <w:marTop w:val="0"/>
          <w:marBottom w:val="0"/>
          <w:divBdr>
            <w:top w:val="none" w:sz="0" w:space="0" w:color="auto"/>
            <w:left w:val="none" w:sz="0" w:space="0" w:color="auto"/>
            <w:bottom w:val="none" w:sz="0" w:space="0" w:color="auto"/>
            <w:right w:val="none" w:sz="0" w:space="0" w:color="auto"/>
          </w:divBdr>
        </w:div>
        <w:div w:id="553202924">
          <w:marLeft w:val="640"/>
          <w:marRight w:val="0"/>
          <w:marTop w:val="0"/>
          <w:marBottom w:val="0"/>
          <w:divBdr>
            <w:top w:val="none" w:sz="0" w:space="0" w:color="auto"/>
            <w:left w:val="none" w:sz="0" w:space="0" w:color="auto"/>
            <w:bottom w:val="none" w:sz="0" w:space="0" w:color="auto"/>
            <w:right w:val="none" w:sz="0" w:space="0" w:color="auto"/>
          </w:divBdr>
        </w:div>
        <w:div w:id="104925830">
          <w:marLeft w:val="640"/>
          <w:marRight w:val="0"/>
          <w:marTop w:val="0"/>
          <w:marBottom w:val="0"/>
          <w:divBdr>
            <w:top w:val="none" w:sz="0" w:space="0" w:color="auto"/>
            <w:left w:val="none" w:sz="0" w:space="0" w:color="auto"/>
            <w:bottom w:val="none" w:sz="0" w:space="0" w:color="auto"/>
            <w:right w:val="none" w:sz="0" w:space="0" w:color="auto"/>
          </w:divBdr>
        </w:div>
        <w:div w:id="1032652910">
          <w:marLeft w:val="640"/>
          <w:marRight w:val="0"/>
          <w:marTop w:val="0"/>
          <w:marBottom w:val="0"/>
          <w:divBdr>
            <w:top w:val="none" w:sz="0" w:space="0" w:color="auto"/>
            <w:left w:val="none" w:sz="0" w:space="0" w:color="auto"/>
            <w:bottom w:val="none" w:sz="0" w:space="0" w:color="auto"/>
            <w:right w:val="none" w:sz="0" w:space="0" w:color="auto"/>
          </w:divBdr>
        </w:div>
        <w:div w:id="1119030117">
          <w:marLeft w:val="640"/>
          <w:marRight w:val="0"/>
          <w:marTop w:val="0"/>
          <w:marBottom w:val="0"/>
          <w:divBdr>
            <w:top w:val="none" w:sz="0" w:space="0" w:color="auto"/>
            <w:left w:val="none" w:sz="0" w:space="0" w:color="auto"/>
            <w:bottom w:val="none" w:sz="0" w:space="0" w:color="auto"/>
            <w:right w:val="none" w:sz="0" w:space="0" w:color="auto"/>
          </w:divBdr>
        </w:div>
        <w:div w:id="712387268">
          <w:marLeft w:val="640"/>
          <w:marRight w:val="0"/>
          <w:marTop w:val="0"/>
          <w:marBottom w:val="0"/>
          <w:divBdr>
            <w:top w:val="none" w:sz="0" w:space="0" w:color="auto"/>
            <w:left w:val="none" w:sz="0" w:space="0" w:color="auto"/>
            <w:bottom w:val="none" w:sz="0" w:space="0" w:color="auto"/>
            <w:right w:val="none" w:sz="0" w:space="0" w:color="auto"/>
          </w:divBdr>
        </w:div>
        <w:div w:id="1446149409">
          <w:marLeft w:val="640"/>
          <w:marRight w:val="0"/>
          <w:marTop w:val="0"/>
          <w:marBottom w:val="0"/>
          <w:divBdr>
            <w:top w:val="none" w:sz="0" w:space="0" w:color="auto"/>
            <w:left w:val="none" w:sz="0" w:space="0" w:color="auto"/>
            <w:bottom w:val="none" w:sz="0" w:space="0" w:color="auto"/>
            <w:right w:val="none" w:sz="0" w:space="0" w:color="auto"/>
          </w:divBdr>
        </w:div>
        <w:div w:id="1337073150">
          <w:marLeft w:val="640"/>
          <w:marRight w:val="0"/>
          <w:marTop w:val="0"/>
          <w:marBottom w:val="0"/>
          <w:divBdr>
            <w:top w:val="none" w:sz="0" w:space="0" w:color="auto"/>
            <w:left w:val="none" w:sz="0" w:space="0" w:color="auto"/>
            <w:bottom w:val="none" w:sz="0" w:space="0" w:color="auto"/>
            <w:right w:val="none" w:sz="0" w:space="0" w:color="auto"/>
          </w:divBdr>
        </w:div>
        <w:div w:id="740719229">
          <w:marLeft w:val="640"/>
          <w:marRight w:val="0"/>
          <w:marTop w:val="0"/>
          <w:marBottom w:val="0"/>
          <w:divBdr>
            <w:top w:val="none" w:sz="0" w:space="0" w:color="auto"/>
            <w:left w:val="none" w:sz="0" w:space="0" w:color="auto"/>
            <w:bottom w:val="none" w:sz="0" w:space="0" w:color="auto"/>
            <w:right w:val="none" w:sz="0" w:space="0" w:color="auto"/>
          </w:divBdr>
        </w:div>
        <w:div w:id="244844112">
          <w:marLeft w:val="640"/>
          <w:marRight w:val="0"/>
          <w:marTop w:val="0"/>
          <w:marBottom w:val="0"/>
          <w:divBdr>
            <w:top w:val="none" w:sz="0" w:space="0" w:color="auto"/>
            <w:left w:val="none" w:sz="0" w:space="0" w:color="auto"/>
            <w:bottom w:val="none" w:sz="0" w:space="0" w:color="auto"/>
            <w:right w:val="none" w:sz="0" w:space="0" w:color="auto"/>
          </w:divBdr>
        </w:div>
        <w:div w:id="2011248788">
          <w:marLeft w:val="640"/>
          <w:marRight w:val="0"/>
          <w:marTop w:val="0"/>
          <w:marBottom w:val="0"/>
          <w:divBdr>
            <w:top w:val="none" w:sz="0" w:space="0" w:color="auto"/>
            <w:left w:val="none" w:sz="0" w:space="0" w:color="auto"/>
            <w:bottom w:val="none" w:sz="0" w:space="0" w:color="auto"/>
            <w:right w:val="none" w:sz="0" w:space="0" w:color="auto"/>
          </w:divBdr>
        </w:div>
        <w:div w:id="58404292">
          <w:marLeft w:val="640"/>
          <w:marRight w:val="0"/>
          <w:marTop w:val="0"/>
          <w:marBottom w:val="0"/>
          <w:divBdr>
            <w:top w:val="none" w:sz="0" w:space="0" w:color="auto"/>
            <w:left w:val="none" w:sz="0" w:space="0" w:color="auto"/>
            <w:bottom w:val="none" w:sz="0" w:space="0" w:color="auto"/>
            <w:right w:val="none" w:sz="0" w:space="0" w:color="auto"/>
          </w:divBdr>
        </w:div>
        <w:div w:id="146561083">
          <w:marLeft w:val="640"/>
          <w:marRight w:val="0"/>
          <w:marTop w:val="0"/>
          <w:marBottom w:val="0"/>
          <w:divBdr>
            <w:top w:val="none" w:sz="0" w:space="0" w:color="auto"/>
            <w:left w:val="none" w:sz="0" w:space="0" w:color="auto"/>
            <w:bottom w:val="none" w:sz="0" w:space="0" w:color="auto"/>
            <w:right w:val="none" w:sz="0" w:space="0" w:color="auto"/>
          </w:divBdr>
        </w:div>
        <w:div w:id="457376933">
          <w:marLeft w:val="640"/>
          <w:marRight w:val="0"/>
          <w:marTop w:val="0"/>
          <w:marBottom w:val="0"/>
          <w:divBdr>
            <w:top w:val="none" w:sz="0" w:space="0" w:color="auto"/>
            <w:left w:val="none" w:sz="0" w:space="0" w:color="auto"/>
            <w:bottom w:val="none" w:sz="0" w:space="0" w:color="auto"/>
            <w:right w:val="none" w:sz="0" w:space="0" w:color="auto"/>
          </w:divBdr>
        </w:div>
        <w:div w:id="25716405">
          <w:marLeft w:val="640"/>
          <w:marRight w:val="0"/>
          <w:marTop w:val="0"/>
          <w:marBottom w:val="0"/>
          <w:divBdr>
            <w:top w:val="none" w:sz="0" w:space="0" w:color="auto"/>
            <w:left w:val="none" w:sz="0" w:space="0" w:color="auto"/>
            <w:bottom w:val="none" w:sz="0" w:space="0" w:color="auto"/>
            <w:right w:val="none" w:sz="0" w:space="0" w:color="auto"/>
          </w:divBdr>
        </w:div>
        <w:div w:id="824246945">
          <w:marLeft w:val="640"/>
          <w:marRight w:val="0"/>
          <w:marTop w:val="0"/>
          <w:marBottom w:val="0"/>
          <w:divBdr>
            <w:top w:val="none" w:sz="0" w:space="0" w:color="auto"/>
            <w:left w:val="none" w:sz="0" w:space="0" w:color="auto"/>
            <w:bottom w:val="none" w:sz="0" w:space="0" w:color="auto"/>
            <w:right w:val="none" w:sz="0" w:space="0" w:color="auto"/>
          </w:divBdr>
        </w:div>
        <w:div w:id="1356688266">
          <w:marLeft w:val="640"/>
          <w:marRight w:val="0"/>
          <w:marTop w:val="0"/>
          <w:marBottom w:val="0"/>
          <w:divBdr>
            <w:top w:val="none" w:sz="0" w:space="0" w:color="auto"/>
            <w:left w:val="none" w:sz="0" w:space="0" w:color="auto"/>
            <w:bottom w:val="none" w:sz="0" w:space="0" w:color="auto"/>
            <w:right w:val="none" w:sz="0" w:space="0" w:color="auto"/>
          </w:divBdr>
        </w:div>
        <w:div w:id="701980144">
          <w:marLeft w:val="640"/>
          <w:marRight w:val="0"/>
          <w:marTop w:val="0"/>
          <w:marBottom w:val="0"/>
          <w:divBdr>
            <w:top w:val="none" w:sz="0" w:space="0" w:color="auto"/>
            <w:left w:val="none" w:sz="0" w:space="0" w:color="auto"/>
            <w:bottom w:val="none" w:sz="0" w:space="0" w:color="auto"/>
            <w:right w:val="none" w:sz="0" w:space="0" w:color="auto"/>
          </w:divBdr>
        </w:div>
        <w:div w:id="538591305">
          <w:marLeft w:val="640"/>
          <w:marRight w:val="0"/>
          <w:marTop w:val="0"/>
          <w:marBottom w:val="0"/>
          <w:divBdr>
            <w:top w:val="none" w:sz="0" w:space="0" w:color="auto"/>
            <w:left w:val="none" w:sz="0" w:space="0" w:color="auto"/>
            <w:bottom w:val="none" w:sz="0" w:space="0" w:color="auto"/>
            <w:right w:val="none" w:sz="0" w:space="0" w:color="auto"/>
          </w:divBdr>
        </w:div>
        <w:div w:id="2115175279">
          <w:marLeft w:val="640"/>
          <w:marRight w:val="0"/>
          <w:marTop w:val="0"/>
          <w:marBottom w:val="0"/>
          <w:divBdr>
            <w:top w:val="none" w:sz="0" w:space="0" w:color="auto"/>
            <w:left w:val="none" w:sz="0" w:space="0" w:color="auto"/>
            <w:bottom w:val="none" w:sz="0" w:space="0" w:color="auto"/>
            <w:right w:val="none" w:sz="0" w:space="0" w:color="auto"/>
          </w:divBdr>
        </w:div>
        <w:div w:id="426656185">
          <w:marLeft w:val="640"/>
          <w:marRight w:val="0"/>
          <w:marTop w:val="0"/>
          <w:marBottom w:val="0"/>
          <w:divBdr>
            <w:top w:val="none" w:sz="0" w:space="0" w:color="auto"/>
            <w:left w:val="none" w:sz="0" w:space="0" w:color="auto"/>
            <w:bottom w:val="none" w:sz="0" w:space="0" w:color="auto"/>
            <w:right w:val="none" w:sz="0" w:space="0" w:color="auto"/>
          </w:divBdr>
        </w:div>
        <w:div w:id="1097479745">
          <w:marLeft w:val="640"/>
          <w:marRight w:val="0"/>
          <w:marTop w:val="0"/>
          <w:marBottom w:val="0"/>
          <w:divBdr>
            <w:top w:val="none" w:sz="0" w:space="0" w:color="auto"/>
            <w:left w:val="none" w:sz="0" w:space="0" w:color="auto"/>
            <w:bottom w:val="none" w:sz="0" w:space="0" w:color="auto"/>
            <w:right w:val="none" w:sz="0" w:space="0" w:color="auto"/>
          </w:divBdr>
        </w:div>
        <w:div w:id="1060713799">
          <w:marLeft w:val="640"/>
          <w:marRight w:val="0"/>
          <w:marTop w:val="0"/>
          <w:marBottom w:val="0"/>
          <w:divBdr>
            <w:top w:val="none" w:sz="0" w:space="0" w:color="auto"/>
            <w:left w:val="none" w:sz="0" w:space="0" w:color="auto"/>
            <w:bottom w:val="none" w:sz="0" w:space="0" w:color="auto"/>
            <w:right w:val="none" w:sz="0" w:space="0" w:color="auto"/>
          </w:divBdr>
        </w:div>
        <w:div w:id="1773158798">
          <w:marLeft w:val="640"/>
          <w:marRight w:val="0"/>
          <w:marTop w:val="0"/>
          <w:marBottom w:val="0"/>
          <w:divBdr>
            <w:top w:val="none" w:sz="0" w:space="0" w:color="auto"/>
            <w:left w:val="none" w:sz="0" w:space="0" w:color="auto"/>
            <w:bottom w:val="none" w:sz="0" w:space="0" w:color="auto"/>
            <w:right w:val="none" w:sz="0" w:space="0" w:color="auto"/>
          </w:divBdr>
        </w:div>
        <w:div w:id="2090467647">
          <w:marLeft w:val="640"/>
          <w:marRight w:val="0"/>
          <w:marTop w:val="0"/>
          <w:marBottom w:val="0"/>
          <w:divBdr>
            <w:top w:val="none" w:sz="0" w:space="0" w:color="auto"/>
            <w:left w:val="none" w:sz="0" w:space="0" w:color="auto"/>
            <w:bottom w:val="none" w:sz="0" w:space="0" w:color="auto"/>
            <w:right w:val="none" w:sz="0" w:space="0" w:color="auto"/>
          </w:divBdr>
        </w:div>
        <w:div w:id="1666473560">
          <w:marLeft w:val="640"/>
          <w:marRight w:val="0"/>
          <w:marTop w:val="0"/>
          <w:marBottom w:val="0"/>
          <w:divBdr>
            <w:top w:val="none" w:sz="0" w:space="0" w:color="auto"/>
            <w:left w:val="none" w:sz="0" w:space="0" w:color="auto"/>
            <w:bottom w:val="none" w:sz="0" w:space="0" w:color="auto"/>
            <w:right w:val="none" w:sz="0" w:space="0" w:color="auto"/>
          </w:divBdr>
        </w:div>
        <w:div w:id="1504005043">
          <w:marLeft w:val="640"/>
          <w:marRight w:val="0"/>
          <w:marTop w:val="0"/>
          <w:marBottom w:val="0"/>
          <w:divBdr>
            <w:top w:val="none" w:sz="0" w:space="0" w:color="auto"/>
            <w:left w:val="none" w:sz="0" w:space="0" w:color="auto"/>
            <w:bottom w:val="none" w:sz="0" w:space="0" w:color="auto"/>
            <w:right w:val="none" w:sz="0" w:space="0" w:color="auto"/>
          </w:divBdr>
        </w:div>
        <w:div w:id="1838694078">
          <w:marLeft w:val="640"/>
          <w:marRight w:val="0"/>
          <w:marTop w:val="0"/>
          <w:marBottom w:val="0"/>
          <w:divBdr>
            <w:top w:val="none" w:sz="0" w:space="0" w:color="auto"/>
            <w:left w:val="none" w:sz="0" w:space="0" w:color="auto"/>
            <w:bottom w:val="none" w:sz="0" w:space="0" w:color="auto"/>
            <w:right w:val="none" w:sz="0" w:space="0" w:color="auto"/>
          </w:divBdr>
        </w:div>
        <w:div w:id="1428383196">
          <w:marLeft w:val="640"/>
          <w:marRight w:val="0"/>
          <w:marTop w:val="0"/>
          <w:marBottom w:val="0"/>
          <w:divBdr>
            <w:top w:val="none" w:sz="0" w:space="0" w:color="auto"/>
            <w:left w:val="none" w:sz="0" w:space="0" w:color="auto"/>
            <w:bottom w:val="none" w:sz="0" w:space="0" w:color="auto"/>
            <w:right w:val="none" w:sz="0" w:space="0" w:color="auto"/>
          </w:divBdr>
        </w:div>
        <w:div w:id="259142043">
          <w:marLeft w:val="640"/>
          <w:marRight w:val="0"/>
          <w:marTop w:val="0"/>
          <w:marBottom w:val="0"/>
          <w:divBdr>
            <w:top w:val="none" w:sz="0" w:space="0" w:color="auto"/>
            <w:left w:val="none" w:sz="0" w:space="0" w:color="auto"/>
            <w:bottom w:val="none" w:sz="0" w:space="0" w:color="auto"/>
            <w:right w:val="none" w:sz="0" w:space="0" w:color="auto"/>
          </w:divBdr>
        </w:div>
        <w:div w:id="872618132">
          <w:marLeft w:val="640"/>
          <w:marRight w:val="0"/>
          <w:marTop w:val="0"/>
          <w:marBottom w:val="0"/>
          <w:divBdr>
            <w:top w:val="none" w:sz="0" w:space="0" w:color="auto"/>
            <w:left w:val="none" w:sz="0" w:space="0" w:color="auto"/>
            <w:bottom w:val="none" w:sz="0" w:space="0" w:color="auto"/>
            <w:right w:val="none" w:sz="0" w:space="0" w:color="auto"/>
          </w:divBdr>
        </w:div>
        <w:div w:id="291521090">
          <w:marLeft w:val="640"/>
          <w:marRight w:val="0"/>
          <w:marTop w:val="0"/>
          <w:marBottom w:val="0"/>
          <w:divBdr>
            <w:top w:val="none" w:sz="0" w:space="0" w:color="auto"/>
            <w:left w:val="none" w:sz="0" w:space="0" w:color="auto"/>
            <w:bottom w:val="none" w:sz="0" w:space="0" w:color="auto"/>
            <w:right w:val="none" w:sz="0" w:space="0" w:color="auto"/>
          </w:divBdr>
        </w:div>
        <w:div w:id="1444572718">
          <w:marLeft w:val="640"/>
          <w:marRight w:val="0"/>
          <w:marTop w:val="0"/>
          <w:marBottom w:val="0"/>
          <w:divBdr>
            <w:top w:val="none" w:sz="0" w:space="0" w:color="auto"/>
            <w:left w:val="none" w:sz="0" w:space="0" w:color="auto"/>
            <w:bottom w:val="none" w:sz="0" w:space="0" w:color="auto"/>
            <w:right w:val="none" w:sz="0" w:space="0" w:color="auto"/>
          </w:divBdr>
        </w:div>
        <w:div w:id="613829596">
          <w:marLeft w:val="640"/>
          <w:marRight w:val="0"/>
          <w:marTop w:val="0"/>
          <w:marBottom w:val="0"/>
          <w:divBdr>
            <w:top w:val="none" w:sz="0" w:space="0" w:color="auto"/>
            <w:left w:val="none" w:sz="0" w:space="0" w:color="auto"/>
            <w:bottom w:val="none" w:sz="0" w:space="0" w:color="auto"/>
            <w:right w:val="none" w:sz="0" w:space="0" w:color="auto"/>
          </w:divBdr>
        </w:div>
        <w:div w:id="955599189">
          <w:marLeft w:val="640"/>
          <w:marRight w:val="0"/>
          <w:marTop w:val="0"/>
          <w:marBottom w:val="0"/>
          <w:divBdr>
            <w:top w:val="none" w:sz="0" w:space="0" w:color="auto"/>
            <w:left w:val="none" w:sz="0" w:space="0" w:color="auto"/>
            <w:bottom w:val="none" w:sz="0" w:space="0" w:color="auto"/>
            <w:right w:val="none" w:sz="0" w:space="0" w:color="auto"/>
          </w:divBdr>
        </w:div>
        <w:div w:id="179852510">
          <w:marLeft w:val="640"/>
          <w:marRight w:val="0"/>
          <w:marTop w:val="0"/>
          <w:marBottom w:val="0"/>
          <w:divBdr>
            <w:top w:val="none" w:sz="0" w:space="0" w:color="auto"/>
            <w:left w:val="none" w:sz="0" w:space="0" w:color="auto"/>
            <w:bottom w:val="none" w:sz="0" w:space="0" w:color="auto"/>
            <w:right w:val="none" w:sz="0" w:space="0" w:color="auto"/>
          </w:divBdr>
        </w:div>
        <w:div w:id="928392584">
          <w:marLeft w:val="640"/>
          <w:marRight w:val="0"/>
          <w:marTop w:val="0"/>
          <w:marBottom w:val="0"/>
          <w:divBdr>
            <w:top w:val="none" w:sz="0" w:space="0" w:color="auto"/>
            <w:left w:val="none" w:sz="0" w:space="0" w:color="auto"/>
            <w:bottom w:val="none" w:sz="0" w:space="0" w:color="auto"/>
            <w:right w:val="none" w:sz="0" w:space="0" w:color="auto"/>
          </w:divBdr>
        </w:div>
        <w:div w:id="276329375">
          <w:marLeft w:val="640"/>
          <w:marRight w:val="0"/>
          <w:marTop w:val="0"/>
          <w:marBottom w:val="0"/>
          <w:divBdr>
            <w:top w:val="none" w:sz="0" w:space="0" w:color="auto"/>
            <w:left w:val="none" w:sz="0" w:space="0" w:color="auto"/>
            <w:bottom w:val="none" w:sz="0" w:space="0" w:color="auto"/>
            <w:right w:val="none" w:sz="0" w:space="0" w:color="auto"/>
          </w:divBdr>
        </w:div>
        <w:div w:id="1480877058">
          <w:marLeft w:val="640"/>
          <w:marRight w:val="0"/>
          <w:marTop w:val="0"/>
          <w:marBottom w:val="0"/>
          <w:divBdr>
            <w:top w:val="none" w:sz="0" w:space="0" w:color="auto"/>
            <w:left w:val="none" w:sz="0" w:space="0" w:color="auto"/>
            <w:bottom w:val="none" w:sz="0" w:space="0" w:color="auto"/>
            <w:right w:val="none" w:sz="0" w:space="0" w:color="auto"/>
          </w:divBdr>
        </w:div>
        <w:div w:id="457839607">
          <w:marLeft w:val="640"/>
          <w:marRight w:val="0"/>
          <w:marTop w:val="0"/>
          <w:marBottom w:val="0"/>
          <w:divBdr>
            <w:top w:val="none" w:sz="0" w:space="0" w:color="auto"/>
            <w:left w:val="none" w:sz="0" w:space="0" w:color="auto"/>
            <w:bottom w:val="none" w:sz="0" w:space="0" w:color="auto"/>
            <w:right w:val="none" w:sz="0" w:space="0" w:color="auto"/>
          </w:divBdr>
        </w:div>
        <w:div w:id="308946013">
          <w:marLeft w:val="640"/>
          <w:marRight w:val="0"/>
          <w:marTop w:val="0"/>
          <w:marBottom w:val="0"/>
          <w:divBdr>
            <w:top w:val="none" w:sz="0" w:space="0" w:color="auto"/>
            <w:left w:val="none" w:sz="0" w:space="0" w:color="auto"/>
            <w:bottom w:val="none" w:sz="0" w:space="0" w:color="auto"/>
            <w:right w:val="none" w:sz="0" w:space="0" w:color="auto"/>
          </w:divBdr>
        </w:div>
        <w:div w:id="963075752">
          <w:marLeft w:val="640"/>
          <w:marRight w:val="0"/>
          <w:marTop w:val="0"/>
          <w:marBottom w:val="0"/>
          <w:divBdr>
            <w:top w:val="none" w:sz="0" w:space="0" w:color="auto"/>
            <w:left w:val="none" w:sz="0" w:space="0" w:color="auto"/>
            <w:bottom w:val="none" w:sz="0" w:space="0" w:color="auto"/>
            <w:right w:val="none" w:sz="0" w:space="0" w:color="auto"/>
          </w:divBdr>
        </w:div>
        <w:div w:id="928124408">
          <w:marLeft w:val="640"/>
          <w:marRight w:val="0"/>
          <w:marTop w:val="0"/>
          <w:marBottom w:val="0"/>
          <w:divBdr>
            <w:top w:val="none" w:sz="0" w:space="0" w:color="auto"/>
            <w:left w:val="none" w:sz="0" w:space="0" w:color="auto"/>
            <w:bottom w:val="none" w:sz="0" w:space="0" w:color="auto"/>
            <w:right w:val="none" w:sz="0" w:space="0" w:color="auto"/>
          </w:divBdr>
        </w:div>
        <w:div w:id="710807962">
          <w:marLeft w:val="640"/>
          <w:marRight w:val="0"/>
          <w:marTop w:val="0"/>
          <w:marBottom w:val="0"/>
          <w:divBdr>
            <w:top w:val="none" w:sz="0" w:space="0" w:color="auto"/>
            <w:left w:val="none" w:sz="0" w:space="0" w:color="auto"/>
            <w:bottom w:val="none" w:sz="0" w:space="0" w:color="auto"/>
            <w:right w:val="none" w:sz="0" w:space="0" w:color="auto"/>
          </w:divBdr>
        </w:div>
        <w:div w:id="743339140">
          <w:marLeft w:val="640"/>
          <w:marRight w:val="0"/>
          <w:marTop w:val="0"/>
          <w:marBottom w:val="0"/>
          <w:divBdr>
            <w:top w:val="none" w:sz="0" w:space="0" w:color="auto"/>
            <w:left w:val="none" w:sz="0" w:space="0" w:color="auto"/>
            <w:bottom w:val="none" w:sz="0" w:space="0" w:color="auto"/>
            <w:right w:val="none" w:sz="0" w:space="0" w:color="auto"/>
          </w:divBdr>
        </w:div>
        <w:div w:id="812136602">
          <w:marLeft w:val="640"/>
          <w:marRight w:val="0"/>
          <w:marTop w:val="0"/>
          <w:marBottom w:val="0"/>
          <w:divBdr>
            <w:top w:val="none" w:sz="0" w:space="0" w:color="auto"/>
            <w:left w:val="none" w:sz="0" w:space="0" w:color="auto"/>
            <w:bottom w:val="none" w:sz="0" w:space="0" w:color="auto"/>
            <w:right w:val="none" w:sz="0" w:space="0" w:color="auto"/>
          </w:divBdr>
        </w:div>
        <w:div w:id="1255818560">
          <w:marLeft w:val="640"/>
          <w:marRight w:val="0"/>
          <w:marTop w:val="0"/>
          <w:marBottom w:val="0"/>
          <w:divBdr>
            <w:top w:val="none" w:sz="0" w:space="0" w:color="auto"/>
            <w:left w:val="none" w:sz="0" w:space="0" w:color="auto"/>
            <w:bottom w:val="none" w:sz="0" w:space="0" w:color="auto"/>
            <w:right w:val="none" w:sz="0" w:space="0" w:color="auto"/>
          </w:divBdr>
        </w:div>
        <w:div w:id="1191647263">
          <w:marLeft w:val="640"/>
          <w:marRight w:val="0"/>
          <w:marTop w:val="0"/>
          <w:marBottom w:val="0"/>
          <w:divBdr>
            <w:top w:val="none" w:sz="0" w:space="0" w:color="auto"/>
            <w:left w:val="none" w:sz="0" w:space="0" w:color="auto"/>
            <w:bottom w:val="none" w:sz="0" w:space="0" w:color="auto"/>
            <w:right w:val="none" w:sz="0" w:space="0" w:color="auto"/>
          </w:divBdr>
        </w:div>
        <w:div w:id="1210798997">
          <w:marLeft w:val="640"/>
          <w:marRight w:val="0"/>
          <w:marTop w:val="0"/>
          <w:marBottom w:val="0"/>
          <w:divBdr>
            <w:top w:val="none" w:sz="0" w:space="0" w:color="auto"/>
            <w:left w:val="none" w:sz="0" w:space="0" w:color="auto"/>
            <w:bottom w:val="none" w:sz="0" w:space="0" w:color="auto"/>
            <w:right w:val="none" w:sz="0" w:space="0" w:color="auto"/>
          </w:divBdr>
        </w:div>
        <w:div w:id="418252376">
          <w:marLeft w:val="640"/>
          <w:marRight w:val="0"/>
          <w:marTop w:val="0"/>
          <w:marBottom w:val="0"/>
          <w:divBdr>
            <w:top w:val="none" w:sz="0" w:space="0" w:color="auto"/>
            <w:left w:val="none" w:sz="0" w:space="0" w:color="auto"/>
            <w:bottom w:val="none" w:sz="0" w:space="0" w:color="auto"/>
            <w:right w:val="none" w:sz="0" w:space="0" w:color="auto"/>
          </w:divBdr>
        </w:div>
        <w:div w:id="810559997">
          <w:marLeft w:val="640"/>
          <w:marRight w:val="0"/>
          <w:marTop w:val="0"/>
          <w:marBottom w:val="0"/>
          <w:divBdr>
            <w:top w:val="none" w:sz="0" w:space="0" w:color="auto"/>
            <w:left w:val="none" w:sz="0" w:space="0" w:color="auto"/>
            <w:bottom w:val="none" w:sz="0" w:space="0" w:color="auto"/>
            <w:right w:val="none" w:sz="0" w:space="0" w:color="auto"/>
          </w:divBdr>
        </w:div>
      </w:divsChild>
    </w:div>
    <w:div w:id="64256492">
      <w:marLeft w:val="480"/>
      <w:marRight w:val="0"/>
      <w:marTop w:val="0"/>
      <w:marBottom w:val="0"/>
      <w:divBdr>
        <w:top w:val="none" w:sz="0" w:space="0" w:color="auto"/>
        <w:left w:val="none" w:sz="0" w:space="0" w:color="auto"/>
        <w:bottom w:val="none" w:sz="0" w:space="0" w:color="auto"/>
        <w:right w:val="none" w:sz="0" w:space="0" w:color="auto"/>
      </w:divBdr>
    </w:div>
    <w:div w:id="66344612">
      <w:marLeft w:val="480"/>
      <w:marRight w:val="0"/>
      <w:marTop w:val="0"/>
      <w:marBottom w:val="0"/>
      <w:divBdr>
        <w:top w:val="none" w:sz="0" w:space="0" w:color="auto"/>
        <w:left w:val="none" w:sz="0" w:space="0" w:color="auto"/>
        <w:bottom w:val="none" w:sz="0" w:space="0" w:color="auto"/>
        <w:right w:val="none" w:sz="0" w:space="0" w:color="auto"/>
      </w:divBdr>
    </w:div>
    <w:div w:id="68190046">
      <w:marLeft w:val="480"/>
      <w:marRight w:val="0"/>
      <w:marTop w:val="0"/>
      <w:marBottom w:val="0"/>
      <w:divBdr>
        <w:top w:val="none" w:sz="0" w:space="0" w:color="auto"/>
        <w:left w:val="none" w:sz="0" w:space="0" w:color="auto"/>
        <w:bottom w:val="none" w:sz="0" w:space="0" w:color="auto"/>
        <w:right w:val="none" w:sz="0" w:space="0" w:color="auto"/>
      </w:divBdr>
    </w:div>
    <w:div w:id="70153695">
      <w:marLeft w:val="480"/>
      <w:marRight w:val="0"/>
      <w:marTop w:val="0"/>
      <w:marBottom w:val="0"/>
      <w:divBdr>
        <w:top w:val="none" w:sz="0" w:space="0" w:color="auto"/>
        <w:left w:val="none" w:sz="0" w:space="0" w:color="auto"/>
        <w:bottom w:val="none" w:sz="0" w:space="0" w:color="auto"/>
        <w:right w:val="none" w:sz="0" w:space="0" w:color="auto"/>
      </w:divBdr>
    </w:div>
    <w:div w:id="70586339">
      <w:bodyDiv w:val="1"/>
      <w:marLeft w:val="0"/>
      <w:marRight w:val="0"/>
      <w:marTop w:val="0"/>
      <w:marBottom w:val="0"/>
      <w:divBdr>
        <w:top w:val="none" w:sz="0" w:space="0" w:color="auto"/>
        <w:left w:val="none" w:sz="0" w:space="0" w:color="auto"/>
        <w:bottom w:val="none" w:sz="0" w:space="0" w:color="auto"/>
        <w:right w:val="none" w:sz="0" w:space="0" w:color="auto"/>
      </w:divBdr>
    </w:div>
    <w:div w:id="70741916">
      <w:marLeft w:val="640"/>
      <w:marRight w:val="0"/>
      <w:marTop w:val="0"/>
      <w:marBottom w:val="0"/>
      <w:divBdr>
        <w:top w:val="none" w:sz="0" w:space="0" w:color="auto"/>
        <w:left w:val="none" w:sz="0" w:space="0" w:color="auto"/>
        <w:bottom w:val="none" w:sz="0" w:space="0" w:color="auto"/>
        <w:right w:val="none" w:sz="0" w:space="0" w:color="auto"/>
      </w:divBdr>
    </w:div>
    <w:div w:id="71702097">
      <w:bodyDiv w:val="1"/>
      <w:marLeft w:val="0"/>
      <w:marRight w:val="0"/>
      <w:marTop w:val="0"/>
      <w:marBottom w:val="0"/>
      <w:divBdr>
        <w:top w:val="none" w:sz="0" w:space="0" w:color="auto"/>
        <w:left w:val="none" w:sz="0" w:space="0" w:color="auto"/>
        <w:bottom w:val="none" w:sz="0" w:space="0" w:color="auto"/>
        <w:right w:val="none" w:sz="0" w:space="0" w:color="auto"/>
      </w:divBdr>
      <w:divsChild>
        <w:div w:id="820849219">
          <w:marLeft w:val="640"/>
          <w:marRight w:val="0"/>
          <w:marTop w:val="0"/>
          <w:marBottom w:val="0"/>
          <w:divBdr>
            <w:top w:val="none" w:sz="0" w:space="0" w:color="auto"/>
            <w:left w:val="none" w:sz="0" w:space="0" w:color="auto"/>
            <w:bottom w:val="none" w:sz="0" w:space="0" w:color="auto"/>
            <w:right w:val="none" w:sz="0" w:space="0" w:color="auto"/>
          </w:divBdr>
        </w:div>
        <w:div w:id="1536695651">
          <w:marLeft w:val="640"/>
          <w:marRight w:val="0"/>
          <w:marTop w:val="0"/>
          <w:marBottom w:val="0"/>
          <w:divBdr>
            <w:top w:val="none" w:sz="0" w:space="0" w:color="auto"/>
            <w:left w:val="none" w:sz="0" w:space="0" w:color="auto"/>
            <w:bottom w:val="none" w:sz="0" w:space="0" w:color="auto"/>
            <w:right w:val="none" w:sz="0" w:space="0" w:color="auto"/>
          </w:divBdr>
        </w:div>
        <w:div w:id="1729836070">
          <w:marLeft w:val="640"/>
          <w:marRight w:val="0"/>
          <w:marTop w:val="0"/>
          <w:marBottom w:val="0"/>
          <w:divBdr>
            <w:top w:val="none" w:sz="0" w:space="0" w:color="auto"/>
            <w:left w:val="none" w:sz="0" w:space="0" w:color="auto"/>
            <w:bottom w:val="none" w:sz="0" w:space="0" w:color="auto"/>
            <w:right w:val="none" w:sz="0" w:space="0" w:color="auto"/>
          </w:divBdr>
        </w:div>
        <w:div w:id="71242344">
          <w:marLeft w:val="640"/>
          <w:marRight w:val="0"/>
          <w:marTop w:val="0"/>
          <w:marBottom w:val="0"/>
          <w:divBdr>
            <w:top w:val="none" w:sz="0" w:space="0" w:color="auto"/>
            <w:left w:val="none" w:sz="0" w:space="0" w:color="auto"/>
            <w:bottom w:val="none" w:sz="0" w:space="0" w:color="auto"/>
            <w:right w:val="none" w:sz="0" w:space="0" w:color="auto"/>
          </w:divBdr>
        </w:div>
        <w:div w:id="1168060492">
          <w:marLeft w:val="640"/>
          <w:marRight w:val="0"/>
          <w:marTop w:val="0"/>
          <w:marBottom w:val="0"/>
          <w:divBdr>
            <w:top w:val="none" w:sz="0" w:space="0" w:color="auto"/>
            <w:left w:val="none" w:sz="0" w:space="0" w:color="auto"/>
            <w:bottom w:val="none" w:sz="0" w:space="0" w:color="auto"/>
            <w:right w:val="none" w:sz="0" w:space="0" w:color="auto"/>
          </w:divBdr>
        </w:div>
        <w:div w:id="177278318">
          <w:marLeft w:val="640"/>
          <w:marRight w:val="0"/>
          <w:marTop w:val="0"/>
          <w:marBottom w:val="0"/>
          <w:divBdr>
            <w:top w:val="none" w:sz="0" w:space="0" w:color="auto"/>
            <w:left w:val="none" w:sz="0" w:space="0" w:color="auto"/>
            <w:bottom w:val="none" w:sz="0" w:space="0" w:color="auto"/>
            <w:right w:val="none" w:sz="0" w:space="0" w:color="auto"/>
          </w:divBdr>
        </w:div>
        <w:div w:id="1940214928">
          <w:marLeft w:val="640"/>
          <w:marRight w:val="0"/>
          <w:marTop w:val="0"/>
          <w:marBottom w:val="0"/>
          <w:divBdr>
            <w:top w:val="none" w:sz="0" w:space="0" w:color="auto"/>
            <w:left w:val="none" w:sz="0" w:space="0" w:color="auto"/>
            <w:bottom w:val="none" w:sz="0" w:space="0" w:color="auto"/>
            <w:right w:val="none" w:sz="0" w:space="0" w:color="auto"/>
          </w:divBdr>
        </w:div>
        <w:div w:id="1866557556">
          <w:marLeft w:val="640"/>
          <w:marRight w:val="0"/>
          <w:marTop w:val="0"/>
          <w:marBottom w:val="0"/>
          <w:divBdr>
            <w:top w:val="none" w:sz="0" w:space="0" w:color="auto"/>
            <w:left w:val="none" w:sz="0" w:space="0" w:color="auto"/>
            <w:bottom w:val="none" w:sz="0" w:space="0" w:color="auto"/>
            <w:right w:val="none" w:sz="0" w:space="0" w:color="auto"/>
          </w:divBdr>
        </w:div>
        <w:div w:id="394937177">
          <w:marLeft w:val="640"/>
          <w:marRight w:val="0"/>
          <w:marTop w:val="0"/>
          <w:marBottom w:val="0"/>
          <w:divBdr>
            <w:top w:val="none" w:sz="0" w:space="0" w:color="auto"/>
            <w:left w:val="none" w:sz="0" w:space="0" w:color="auto"/>
            <w:bottom w:val="none" w:sz="0" w:space="0" w:color="auto"/>
            <w:right w:val="none" w:sz="0" w:space="0" w:color="auto"/>
          </w:divBdr>
        </w:div>
        <w:div w:id="386342278">
          <w:marLeft w:val="640"/>
          <w:marRight w:val="0"/>
          <w:marTop w:val="0"/>
          <w:marBottom w:val="0"/>
          <w:divBdr>
            <w:top w:val="none" w:sz="0" w:space="0" w:color="auto"/>
            <w:left w:val="none" w:sz="0" w:space="0" w:color="auto"/>
            <w:bottom w:val="none" w:sz="0" w:space="0" w:color="auto"/>
            <w:right w:val="none" w:sz="0" w:space="0" w:color="auto"/>
          </w:divBdr>
        </w:div>
        <w:div w:id="485825855">
          <w:marLeft w:val="640"/>
          <w:marRight w:val="0"/>
          <w:marTop w:val="0"/>
          <w:marBottom w:val="0"/>
          <w:divBdr>
            <w:top w:val="none" w:sz="0" w:space="0" w:color="auto"/>
            <w:left w:val="none" w:sz="0" w:space="0" w:color="auto"/>
            <w:bottom w:val="none" w:sz="0" w:space="0" w:color="auto"/>
            <w:right w:val="none" w:sz="0" w:space="0" w:color="auto"/>
          </w:divBdr>
        </w:div>
        <w:div w:id="1191531148">
          <w:marLeft w:val="640"/>
          <w:marRight w:val="0"/>
          <w:marTop w:val="0"/>
          <w:marBottom w:val="0"/>
          <w:divBdr>
            <w:top w:val="none" w:sz="0" w:space="0" w:color="auto"/>
            <w:left w:val="none" w:sz="0" w:space="0" w:color="auto"/>
            <w:bottom w:val="none" w:sz="0" w:space="0" w:color="auto"/>
            <w:right w:val="none" w:sz="0" w:space="0" w:color="auto"/>
          </w:divBdr>
        </w:div>
        <w:div w:id="1382091290">
          <w:marLeft w:val="640"/>
          <w:marRight w:val="0"/>
          <w:marTop w:val="0"/>
          <w:marBottom w:val="0"/>
          <w:divBdr>
            <w:top w:val="none" w:sz="0" w:space="0" w:color="auto"/>
            <w:left w:val="none" w:sz="0" w:space="0" w:color="auto"/>
            <w:bottom w:val="none" w:sz="0" w:space="0" w:color="auto"/>
            <w:right w:val="none" w:sz="0" w:space="0" w:color="auto"/>
          </w:divBdr>
        </w:div>
        <w:div w:id="1058673786">
          <w:marLeft w:val="640"/>
          <w:marRight w:val="0"/>
          <w:marTop w:val="0"/>
          <w:marBottom w:val="0"/>
          <w:divBdr>
            <w:top w:val="none" w:sz="0" w:space="0" w:color="auto"/>
            <w:left w:val="none" w:sz="0" w:space="0" w:color="auto"/>
            <w:bottom w:val="none" w:sz="0" w:space="0" w:color="auto"/>
            <w:right w:val="none" w:sz="0" w:space="0" w:color="auto"/>
          </w:divBdr>
        </w:div>
        <w:div w:id="301544803">
          <w:marLeft w:val="640"/>
          <w:marRight w:val="0"/>
          <w:marTop w:val="0"/>
          <w:marBottom w:val="0"/>
          <w:divBdr>
            <w:top w:val="none" w:sz="0" w:space="0" w:color="auto"/>
            <w:left w:val="none" w:sz="0" w:space="0" w:color="auto"/>
            <w:bottom w:val="none" w:sz="0" w:space="0" w:color="auto"/>
            <w:right w:val="none" w:sz="0" w:space="0" w:color="auto"/>
          </w:divBdr>
        </w:div>
        <w:div w:id="2099910162">
          <w:marLeft w:val="640"/>
          <w:marRight w:val="0"/>
          <w:marTop w:val="0"/>
          <w:marBottom w:val="0"/>
          <w:divBdr>
            <w:top w:val="none" w:sz="0" w:space="0" w:color="auto"/>
            <w:left w:val="none" w:sz="0" w:space="0" w:color="auto"/>
            <w:bottom w:val="none" w:sz="0" w:space="0" w:color="auto"/>
            <w:right w:val="none" w:sz="0" w:space="0" w:color="auto"/>
          </w:divBdr>
        </w:div>
        <w:div w:id="1786726320">
          <w:marLeft w:val="640"/>
          <w:marRight w:val="0"/>
          <w:marTop w:val="0"/>
          <w:marBottom w:val="0"/>
          <w:divBdr>
            <w:top w:val="none" w:sz="0" w:space="0" w:color="auto"/>
            <w:left w:val="none" w:sz="0" w:space="0" w:color="auto"/>
            <w:bottom w:val="none" w:sz="0" w:space="0" w:color="auto"/>
            <w:right w:val="none" w:sz="0" w:space="0" w:color="auto"/>
          </w:divBdr>
        </w:div>
        <w:div w:id="158473506">
          <w:marLeft w:val="640"/>
          <w:marRight w:val="0"/>
          <w:marTop w:val="0"/>
          <w:marBottom w:val="0"/>
          <w:divBdr>
            <w:top w:val="none" w:sz="0" w:space="0" w:color="auto"/>
            <w:left w:val="none" w:sz="0" w:space="0" w:color="auto"/>
            <w:bottom w:val="none" w:sz="0" w:space="0" w:color="auto"/>
            <w:right w:val="none" w:sz="0" w:space="0" w:color="auto"/>
          </w:divBdr>
        </w:div>
        <w:div w:id="538469294">
          <w:marLeft w:val="640"/>
          <w:marRight w:val="0"/>
          <w:marTop w:val="0"/>
          <w:marBottom w:val="0"/>
          <w:divBdr>
            <w:top w:val="none" w:sz="0" w:space="0" w:color="auto"/>
            <w:left w:val="none" w:sz="0" w:space="0" w:color="auto"/>
            <w:bottom w:val="none" w:sz="0" w:space="0" w:color="auto"/>
            <w:right w:val="none" w:sz="0" w:space="0" w:color="auto"/>
          </w:divBdr>
        </w:div>
        <w:div w:id="1918830154">
          <w:marLeft w:val="640"/>
          <w:marRight w:val="0"/>
          <w:marTop w:val="0"/>
          <w:marBottom w:val="0"/>
          <w:divBdr>
            <w:top w:val="none" w:sz="0" w:space="0" w:color="auto"/>
            <w:left w:val="none" w:sz="0" w:space="0" w:color="auto"/>
            <w:bottom w:val="none" w:sz="0" w:space="0" w:color="auto"/>
            <w:right w:val="none" w:sz="0" w:space="0" w:color="auto"/>
          </w:divBdr>
        </w:div>
        <w:div w:id="841705226">
          <w:marLeft w:val="640"/>
          <w:marRight w:val="0"/>
          <w:marTop w:val="0"/>
          <w:marBottom w:val="0"/>
          <w:divBdr>
            <w:top w:val="none" w:sz="0" w:space="0" w:color="auto"/>
            <w:left w:val="none" w:sz="0" w:space="0" w:color="auto"/>
            <w:bottom w:val="none" w:sz="0" w:space="0" w:color="auto"/>
            <w:right w:val="none" w:sz="0" w:space="0" w:color="auto"/>
          </w:divBdr>
        </w:div>
        <w:div w:id="781651878">
          <w:marLeft w:val="640"/>
          <w:marRight w:val="0"/>
          <w:marTop w:val="0"/>
          <w:marBottom w:val="0"/>
          <w:divBdr>
            <w:top w:val="none" w:sz="0" w:space="0" w:color="auto"/>
            <w:left w:val="none" w:sz="0" w:space="0" w:color="auto"/>
            <w:bottom w:val="none" w:sz="0" w:space="0" w:color="auto"/>
            <w:right w:val="none" w:sz="0" w:space="0" w:color="auto"/>
          </w:divBdr>
        </w:div>
        <w:div w:id="1229224052">
          <w:marLeft w:val="640"/>
          <w:marRight w:val="0"/>
          <w:marTop w:val="0"/>
          <w:marBottom w:val="0"/>
          <w:divBdr>
            <w:top w:val="none" w:sz="0" w:space="0" w:color="auto"/>
            <w:left w:val="none" w:sz="0" w:space="0" w:color="auto"/>
            <w:bottom w:val="none" w:sz="0" w:space="0" w:color="auto"/>
            <w:right w:val="none" w:sz="0" w:space="0" w:color="auto"/>
          </w:divBdr>
        </w:div>
        <w:div w:id="1424841943">
          <w:marLeft w:val="640"/>
          <w:marRight w:val="0"/>
          <w:marTop w:val="0"/>
          <w:marBottom w:val="0"/>
          <w:divBdr>
            <w:top w:val="none" w:sz="0" w:space="0" w:color="auto"/>
            <w:left w:val="none" w:sz="0" w:space="0" w:color="auto"/>
            <w:bottom w:val="none" w:sz="0" w:space="0" w:color="auto"/>
            <w:right w:val="none" w:sz="0" w:space="0" w:color="auto"/>
          </w:divBdr>
        </w:div>
        <w:div w:id="1915704950">
          <w:marLeft w:val="640"/>
          <w:marRight w:val="0"/>
          <w:marTop w:val="0"/>
          <w:marBottom w:val="0"/>
          <w:divBdr>
            <w:top w:val="none" w:sz="0" w:space="0" w:color="auto"/>
            <w:left w:val="none" w:sz="0" w:space="0" w:color="auto"/>
            <w:bottom w:val="none" w:sz="0" w:space="0" w:color="auto"/>
            <w:right w:val="none" w:sz="0" w:space="0" w:color="auto"/>
          </w:divBdr>
        </w:div>
        <w:div w:id="2100131370">
          <w:marLeft w:val="640"/>
          <w:marRight w:val="0"/>
          <w:marTop w:val="0"/>
          <w:marBottom w:val="0"/>
          <w:divBdr>
            <w:top w:val="none" w:sz="0" w:space="0" w:color="auto"/>
            <w:left w:val="none" w:sz="0" w:space="0" w:color="auto"/>
            <w:bottom w:val="none" w:sz="0" w:space="0" w:color="auto"/>
            <w:right w:val="none" w:sz="0" w:space="0" w:color="auto"/>
          </w:divBdr>
        </w:div>
        <w:div w:id="869954054">
          <w:marLeft w:val="640"/>
          <w:marRight w:val="0"/>
          <w:marTop w:val="0"/>
          <w:marBottom w:val="0"/>
          <w:divBdr>
            <w:top w:val="none" w:sz="0" w:space="0" w:color="auto"/>
            <w:left w:val="none" w:sz="0" w:space="0" w:color="auto"/>
            <w:bottom w:val="none" w:sz="0" w:space="0" w:color="auto"/>
            <w:right w:val="none" w:sz="0" w:space="0" w:color="auto"/>
          </w:divBdr>
        </w:div>
        <w:div w:id="541943747">
          <w:marLeft w:val="640"/>
          <w:marRight w:val="0"/>
          <w:marTop w:val="0"/>
          <w:marBottom w:val="0"/>
          <w:divBdr>
            <w:top w:val="none" w:sz="0" w:space="0" w:color="auto"/>
            <w:left w:val="none" w:sz="0" w:space="0" w:color="auto"/>
            <w:bottom w:val="none" w:sz="0" w:space="0" w:color="auto"/>
            <w:right w:val="none" w:sz="0" w:space="0" w:color="auto"/>
          </w:divBdr>
        </w:div>
        <w:div w:id="375400015">
          <w:marLeft w:val="640"/>
          <w:marRight w:val="0"/>
          <w:marTop w:val="0"/>
          <w:marBottom w:val="0"/>
          <w:divBdr>
            <w:top w:val="none" w:sz="0" w:space="0" w:color="auto"/>
            <w:left w:val="none" w:sz="0" w:space="0" w:color="auto"/>
            <w:bottom w:val="none" w:sz="0" w:space="0" w:color="auto"/>
            <w:right w:val="none" w:sz="0" w:space="0" w:color="auto"/>
          </w:divBdr>
        </w:div>
        <w:div w:id="1887180938">
          <w:marLeft w:val="640"/>
          <w:marRight w:val="0"/>
          <w:marTop w:val="0"/>
          <w:marBottom w:val="0"/>
          <w:divBdr>
            <w:top w:val="none" w:sz="0" w:space="0" w:color="auto"/>
            <w:left w:val="none" w:sz="0" w:space="0" w:color="auto"/>
            <w:bottom w:val="none" w:sz="0" w:space="0" w:color="auto"/>
            <w:right w:val="none" w:sz="0" w:space="0" w:color="auto"/>
          </w:divBdr>
        </w:div>
        <w:div w:id="1626423979">
          <w:marLeft w:val="640"/>
          <w:marRight w:val="0"/>
          <w:marTop w:val="0"/>
          <w:marBottom w:val="0"/>
          <w:divBdr>
            <w:top w:val="none" w:sz="0" w:space="0" w:color="auto"/>
            <w:left w:val="none" w:sz="0" w:space="0" w:color="auto"/>
            <w:bottom w:val="none" w:sz="0" w:space="0" w:color="auto"/>
            <w:right w:val="none" w:sz="0" w:space="0" w:color="auto"/>
          </w:divBdr>
        </w:div>
        <w:div w:id="1089733114">
          <w:marLeft w:val="640"/>
          <w:marRight w:val="0"/>
          <w:marTop w:val="0"/>
          <w:marBottom w:val="0"/>
          <w:divBdr>
            <w:top w:val="none" w:sz="0" w:space="0" w:color="auto"/>
            <w:left w:val="none" w:sz="0" w:space="0" w:color="auto"/>
            <w:bottom w:val="none" w:sz="0" w:space="0" w:color="auto"/>
            <w:right w:val="none" w:sz="0" w:space="0" w:color="auto"/>
          </w:divBdr>
        </w:div>
        <w:div w:id="2068872055">
          <w:marLeft w:val="640"/>
          <w:marRight w:val="0"/>
          <w:marTop w:val="0"/>
          <w:marBottom w:val="0"/>
          <w:divBdr>
            <w:top w:val="none" w:sz="0" w:space="0" w:color="auto"/>
            <w:left w:val="none" w:sz="0" w:space="0" w:color="auto"/>
            <w:bottom w:val="none" w:sz="0" w:space="0" w:color="auto"/>
            <w:right w:val="none" w:sz="0" w:space="0" w:color="auto"/>
          </w:divBdr>
        </w:div>
        <w:div w:id="1975940896">
          <w:marLeft w:val="640"/>
          <w:marRight w:val="0"/>
          <w:marTop w:val="0"/>
          <w:marBottom w:val="0"/>
          <w:divBdr>
            <w:top w:val="none" w:sz="0" w:space="0" w:color="auto"/>
            <w:left w:val="none" w:sz="0" w:space="0" w:color="auto"/>
            <w:bottom w:val="none" w:sz="0" w:space="0" w:color="auto"/>
            <w:right w:val="none" w:sz="0" w:space="0" w:color="auto"/>
          </w:divBdr>
        </w:div>
        <w:div w:id="1512601862">
          <w:marLeft w:val="640"/>
          <w:marRight w:val="0"/>
          <w:marTop w:val="0"/>
          <w:marBottom w:val="0"/>
          <w:divBdr>
            <w:top w:val="none" w:sz="0" w:space="0" w:color="auto"/>
            <w:left w:val="none" w:sz="0" w:space="0" w:color="auto"/>
            <w:bottom w:val="none" w:sz="0" w:space="0" w:color="auto"/>
            <w:right w:val="none" w:sz="0" w:space="0" w:color="auto"/>
          </w:divBdr>
        </w:div>
        <w:div w:id="244148204">
          <w:marLeft w:val="640"/>
          <w:marRight w:val="0"/>
          <w:marTop w:val="0"/>
          <w:marBottom w:val="0"/>
          <w:divBdr>
            <w:top w:val="none" w:sz="0" w:space="0" w:color="auto"/>
            <w:left w:val="none" w:sz="0" w:space="0" w:color="auto"/>
            <w:bottom w:val="none" w:sz="0" w:space="0" w:color="auto"/>
            <w:right w:val="none" w:sz="0" w:space="0" w:color="auto"/>
          </w:divBdr>
        </w:div>
        <w:div w:id="1239826820">
          <w:marLeft w:val="640"/>
          <w:marRight w:val="0"/>
          <w:marTop w:val="0"/>
          <w:marBottom w:val="0"/>
          <w:divBdr>
            <w:top w:val="none" w:sz="0" w:space="0" w:color="auto"/>
            <w:left w:val="none" w:sz="0" w:space="0" w:color="auto"/>
            <w:bottom w:val="none" w:sz="0" w:space="0" w:color="auto"/>
            <w:right w:val="none" w:sz="0" w:space="0" w:color="auto"/>
          </w:divBdr>
        </w:div>
        <w:div w:id="1133712116">
          <w:marLeft w:val="640"/>
          <w:marRight w:val="0"/>
          <w:marTop w:val="0"/>
          <w:marBottom w:val="0"/>
          <w:divBdr>
            <w:top w:val="none" w:sz="0" w:space="0" w:color="auto"/>
            <w:left w:val="none" w:sz="0" w:space="0" w:color="auto"/>
            <w:bottom w:val="none" w:sz="0" w:space="0" w:color="auto"/>
            <w:right w:val="none" w:sz="0" w:space="0" w:color="auto"/>
          </w:divBdr>
        </w:div>
        <w:div w:id="519469496">
          <w:marLeft w:val="640"/>
          <w:marRight w:val="0"/>
          <w:marTop w:val="0"/>
          <w:marBottom w:val="0"/>
          <w:divBdr>
            <w:top w:val="none" w:sz="0" w:space="0" w:color="auto"/>
            <w:left w:val="none" w:sz="0" w:space="0" w:color="auto"/>
            <w:bottom w:val="none" w:sz="0" w:space="0" w:color="auto"/>
            <w:right w:val="none" w:sz="0" w:space="0" w:color="auto"/>
          </w:divBdr>
        </w:div>
        <w:div w:id="740758020">
          <w:marLeft w:val="640"/>
          <w:marRight w:val="0"/>
          <w:marTop w:val="0"/>
          <w:marBottom w:val="0"/>
          <w:divBdr>
            <w:top w:val="none" w:sz="0" w:space="0" w:color="auto"/>
            <w:left w:val="none" w:sz="0" w:space="0" w:color="auto"/>
            <w:bottom w:val="none" w:sz="0" w:space="0" w:color="auto"/>
            <w:right w:val="none" w:sz="0" w:space="0" w:color="auto"/>
          </w:divBdr>
        </w:div>
        <w:div w:id="1419905569">
          <w:marLeft w:val="640"/>
          <w:marRight w:val="0"/>
          <w:marTop w:val="0"/>
          <w:marBottom w:val="0"/>
          <w:divBdr>
            <w:top w:val="none" w:sz="0" w:space="0" w:color="auto"/>
            <w:left w:val="none" w:sz="0" w:space="0" w:color="auto"/>
            <w:bottom w:val="none" w:sz="0" w:space="0" w:color="auto"/>
            <w:right w:val="none" w:sz="0" w:space="0" w:color="auto"/>
          </w:divBdr>
        </w:div>
        <w:div w:id="460537309">
          <w:marLeft w:val="640"/>
          <w:marRight w:val="0"/>
          <w:marTop w:val="0"/>
          <w:marBottom w:val="0"/>
          <w:divBdr>
            <w:top w:val="none" w:sz="0" w:space="0" w:color="auto"/>
            <w:left w:val="none" w:sz="0" w:space="0" w:color="auto"/>
            <w:bottom w:val="none" w:sz="0" w:space="0" w:color="auto"/>
            <w:right w:val="none" w:sz="0" w:space="0" w:color="auto"/>
          </w:divBdr>
        </w:div>
        <w:div w:id="1475096432">
          <w:marLeft w:val="640"/>
          <w:marRight w:val="0"/>
          <w:marTop w:val="0"/>
          <w:marBottom w:val="0"/>
          <w:divBdr>
            <w:top w:val="none" w:sz="0" w:space="0" w:color="auto"/>
            <w:left w:val="none" w:sz="0" w:space="0" w:color="auto"/>
            <w:bottom w:val="none" w:sz="0" w:space="0" w:color="auto"/>
            <w:right w:val="none" w:sz="0" w:space="0" w:color="auto"/>
          </w:divBdr>
        </w:div>
        <w:div w:id="1199077764">
          <w:marLeft w:val="640"/>
          <w:marRight w:val="0"/>
          <w:marTop w:val="0"/>
          <w:marBottom w:val="0"/>
          <w:divBdr>
            <w:top w:val="none" w:sz="0" w:space="0" w:color="auto"/>
            <w:left w:val="none" w:sz="0" w:space="0" w:color="auto"/>
            <w:bottom w:val="none" w:sz="0" w:space="0" w:color="auto"/>
            <w:right w:val="none" w:sz="0" w:space="0" w:color="auto"/>
          </w:divBdr>
        </w:div>
        <w:div w:id="56365450">
          <w:marLeft w:val="640"/>
          <w:marRight w:val="0"/>
          <w:marTop w:val="0"/>
          <w:marBottom w:val="0"/>
          <w:divBdr>
            <w:top w:val="none" w:sz="0" w:space="0" w:color="auto"/>
            <w:left w:val="none" w:sz="0" w:space="0" w:color="auto"/>
            <w:bottom w:val="none" w:sz="0" w:space="0" w:color="auto"/>
            <w:right w:val="none" w:sz="0" w:space="0" w:color="auto"/>
          </w:divBdr>
        </w:div>
        <w:div w:id="1313290930">
          <w:marLeft w:val="640"/>
          <w:marRight w:val="0"/>
          <w:marTop w:val="0"/>
          <w:marBottom w:val="0"/>
          <w:divBdr>
            <w:top w:val="none" w:sz="0" w:space="0" w:color="auto"/>
            <w:left w:val="none" w:sz="0" w:space="0" w:color="auto"/>
            <w:bottom w:val="none" w:sz="0" w:space="0" w:color="auto"/>
            <w:right w:val="none" w:sz="0" w:space="0" w:color="auto"/>
          </w:divBdr>
        </w:div>
        <w:div w:id="1748304472">
          <w:marLeft w:val="640"/>
          <w:marRight w:val="0"/>
          <w:marTop w:val="0"/>
          <w:marBottom w:val="0"/>
          <w:divBdr>
            <w:top w:val="none" w:sz="0" w:space="0" w:color="auto"/>
            <w:left w:val="none" w:sz="0" w:space="0" w:color="auto"/>
            <w:bottom w:val="none" w:sz="0" w:space="0" w:color="auto"/>
            <w:right w:val="none" w:sz="0" w:space="0" w:color="auto"/>
          </w:divBdr>
        </w:div>
        <w:div w:id="2137067471">
          <w:marLeft w:val="640"/>
          <w:marRight w:val="0"/>
          <w:marTop w:val="0"/>
          <w:marBottom w:val="0"/>
          <w:divBdr>
            <w:top w:val="none" w:sz="0" w:space="0" w:color="auto"/>
            <w:left w:val="none" w:sz="0" w:space="0" w:color="auto"/>
            <w:bottom w:val="none" w:sz="0" w:space="0" w:color="auto"/>
            <w:right w:val="none" w:sz="0" w:space="0" w:color="auto"/>
          </w:divBdr>
        </w:div>
        <w:div w:id="1347292586">
          <w:marLeft w:val="640"/>
          <w:marRight w:val="0"/>
          <w:marTop w:val="0"/>
          <w:marBottom w:val="0"/>
          <w:divBdr>
            <w:top w:val="none" w:sz="0" w:space="0" w:color="auto"/>
            <w:left w:val="none" w:sz="0" w:space="0" w:color="auto"/>
            <w:bottom w:val="none" w:sz="0" w:space="0" w:color="auto"/>
            <w:right w:val="none" w:sz="0" w:space="0" w:color="auto"/>
          </w:divBdr>
        </w:div>
        <w:div w:id="1302268257">
          <w:marLeft w:val="640"/>
          <w:marRight w:val="0"/>
          <w:marTop w:val="0"/>
          <w:marBottom w:val="0"/>
          <w:divBdr>
            <w:top w:val="none" w:sz="0" w:space="0" w:color="auto"/>
            <w:left w:val="none" w:sz="0" w:space="0" w:color="auto"/>
            <w:bottom w:val="none" w:sz="0" w:space="0" w:color="auto"/>
            <w:right w:val="none" w:sz="0" w:space="0" w:color="auto"/>
          </w:divBdr>
        </w:div>
        <w:div w:id="1595912">
          <w:marLeft w:val="640"/>
          <w:marRight w:val="0"/>
          <w:marTop w:val="0"/>
          <w:marBottom w:val="0"/>
          <w:divBdr>
            <w:top w:val="none" w:sz="0" w:space="0" w:color="auto"/>
            <w:left w:val="none" w:sz="0" w:space="0" w:color="auto"/>
            <w:bottom w:val="none" w:sz="0" w:space="0" w:color="auto"/>
            <w:right w:val="none" w:sz="0" w:space="0" w:color="auto"/>
          </w:divBdr>
        </w:div>
        <w:div w:id="420300468">
          <w:marLeft w:val="640"/>
          <w:marRight w:val="0"/>
          <w:marTop w:val="0"/>
          <w:marBottom w:val="0"/>
          <w:divBdr>
            <w:top w:val="none" w:sz="0" w:space="0" w:color="auto"/>
            <w:left w:val="none" w:sz="0" w:space="0" w:color="auto"/>
            <w:bottom w:val="none" w:sz="0" w:space="0" w:color="auto"/>
            <w:right w:val="none" w:sz="0" w:space="0" w:color="auto"/>
          </w:divBdr>
        </w:div>
        <w:div w:id="980694465">
          <w:marLeft w:val="640"/>
          <w:marRight w:val="0"/>
          <w:marTop w:val="0"/>
          <w:marBottom w:val="0"/>
          <w:divBdr>
            <w:top w:val="none" w:sz="0" w:space="0" w:color="auto"/>
            <w:left w:val="none" w:sz="0" w:space="0" w:color="auto"/>
            <w:bottom w:val="none" w:sz="0" w:space="0" w:color="auto"/>
            <w:right w:val="none" w:sz="0" w:space="0" w:color="auto"/>
          </w:divBdr>
        </w:div>
      </w:divsChild>
    </w:div>
    <w:div w:id="71978258">
      <w:bodyDiv w:val="1"/>
      <w:marLeft w:val="0"/>
      <w:marRight w:val="0"/>
      <w:marTop w:val="0"/>
      <w:marBottom w:val="0"/>
      <w:divBdr>
        <w:top w:val="none" w:sz="0" w:space="0" w:color="auto"/>
        <w:left w:val="none" w:sz="0" w:space="0" w:color="auto"/>
        <w:bottom w:val="none" w:sz="0" w:space="0" w:color="auto"/>
        <w:right w:val="none" w:sz="0" w:space="0" w:color="auto"/>
      </w:divBdr>
    </w:div>
    <w:div w:id="76371084">
      <w:bodyDiv w:val="1"/>
      <w:marLeft w:val="0"/>
      <w:marRight w:val="0"/>
      <w:marTop w:val="0"/>
      <w:marBottom w:val="0"/>
      <w:divBdr>
        <w:top w:val="none" w:sz="0" w:space="0" w:color="auto"/>
        <w:left w:val="none" w:sz="0" w:space="0" w:color="auto"/>
        <w:bottom w:val="none" w:sz="0" w:space="0" w:color="auto"/>
        <w:right w:val="none" w:sz="0" w:space="0" w:color="auto"/>
      </w:divBdr>
    </w:div>
    <w:div w:id="76562941">
      <w:marLeft w:val="480"/>
      <w:marRight w:val="0"/>
      <w:marTop w:val="0"/>
      <w:marBottom w:val="0"/>
      <w:divBdr>
        <w:top w:val="none" w:sz="0" w:space="0" w:color="auto"/>
        <w:left w:val="none" w:sz="0" w:space="0" w:color="auto"/>
        <w:bottom w:val="none" w:sz="0" w:space="0" w:color="auto"/>
        <w:right w:val="none" w:sz="0" w:space="0" w:color="auto"/>
      </w:divBdr>
    </w:div>
    <w:div w:id="78336366">
      <w:marLeft w:val="480"/>
      <w:marRight w:val="0"/>
      <w:marTop w:val="0"/>
      <w:marBottom w:val="0"/>
      <w:divBdr>
        <w:top w:val="none" w:sz="0" w:space="0" w:color="auto"/>
        <w:left w:val="none" w:sz="0" w:space="0" w:color="auto"/>
        <w:bottom w:val="none" w:sz="0" w:space="0" w:color="auto"/>
        <w:right w:val="none" w:sz="0" w:space="0" w:color="auto"/>
      </w:divBdr>
    </w:div>
    <w:div w:id="78602264">
      <w:bodyDiv w:val="1"/>
      <w:marLeft w:val="0"/>
      <w:marRight w:val="0"/>
      <w:marTop w:val="0"/>
      <w:marBottom w:val="0"/>
      <w:divBdr>
        <w:top w:val="none" w:sz="0" w:space="0" w:color="auto"/>
        <w:left w:val="none" w:sz="0" w:space="0" w:color="auto"/>
        <w:bottom w:val="none" w:sz="0" w:space="0" w:color="auto"/>
        <w:right w:val="none" w:sz="0" w:space="0" w:color="auto"/>
      </w:divBdr>
      <w:divsChild>
        <w:div w:id="1333218221">
          <w:marLeft w:val="480"/>
          <w:marRight w:val="0"/>
          <w:marTop w:val="0"/>
          <w:marBottom w:val="0"/>
          <w:divBdr>
            <w:top w:val="none" w:sz="0" w:space="0" w:color="auto"/>
            <w:left w:val="none" w:sz="0" w:space="0" w:color="auto"/>
            <w:bottom w:val="none" w:sz="0" w:space="0" w:color="auto"/>
            <w:right w:val="none" w:sz="0" w:space="0" w:color="auto"/>
          </w:divBdr>
        </w:div>
        <w:div w:id="1671062168">
          <w:marLeft w:val="480"/>
          <w:marRight w:val="0"/>
          <w:marTop w:val="0"/>
          <w:marBottom w:val="0"/>
          <w:divBdr>
            <w:top w:val="none" w:sz="0" w:space="0" w:color="auto"/>
            <w:left w:val="none" w:sz="0" w:space="0" w:color="auto"/>
            <w:bottom w:val="none" w:sz="0" w:space="0" w:color="auto"/>
            <w:right w:val="none" w:sz="0" w:space="0" w:color="auto"/>
          </w:divBdr>
        </w:div>
        <w:div w:id="1049112701">
          <w:marLeft w:val="480"/>
          <w:marRight w:val="0"/>
          <w:marTop w:val="0"/>
          <w:marBottom w:val="0"/>
          <w:divBdr>
            <w:top w:val="none" w:sz="0" w:space="0" w:color="auto"/>
            <w:left w:val="none" w:sz="0" w:space="0" w:color="auto"/>
            <w:bottom w:val="none" w:sz="0" w:space="0" w:color="auto"/>
            <w:right w:val="none" w:sz="0" w:space="0" w:color="auto"/>
          </w:divBdr>
        </w:div>
        <w:div w:id="141699832">
          <w:marLeft w:val="480"/>
          <w:marRight w:val="0"/>
          <w:marTop w:val="0"/>
          <w:marBottom w:val="0"/>
          <w:divBdr>
            <w:top w:val="none" w:sz="0" w:space="0" w:color="auto"/>
            <w:left w:val="none" w:sz="0" w:space="0" w:color="auto"/>
            <w:bottom w:val="none" w:sz="0" w:space="0" w:color="auto"/>
            <w:right w:val="none" w:sz="0" w:space="0" w:color="auto"/>
          </w:divBdr>
        </w:div>
        <w:div w:id="10109985">
          <w:marLeft w:val="480"/>
          <w:marRight w:val="0"/>
          <w:marTop w:val="0"/>
          <w:marBottom w:val="0"/>
          <w:divBdr>
            <w:top w:val="none" w:sz="0" w:space="0" w:color="auto"/>
            <w:left w:val="none" w:sz="0" w:space="0" w:color="auto"/>
            <w:bottom w:val="none" w:sz="0" w:space="0" w:color="auto"/>
            <w:right w:val="none" w:sz="0" w:space="0" w:color="auto"/>
          </w:divBdr>
        </w:div>
        <w:div w:id="252132703">
          <w:marLeft w:val="480"/>
          <w:marRight w:val="0"/>
          <w:marTop w:val="0"/>
          <w:marBottom w:val="0"/>
          <w:divBdr>
            <w:top w:val="none" w:sz="0" w:space="0" w:color="auto"/>
            <w:left w:val="none" w:sz="0" w:space="0" w:color="auto"/>
            <w:bottom w:val="none" w:sz="0" w:space="0" w:color="auto"/>
            <w:right w:val="none" w:sz="0" w:space="0" w:color="auto"/>
          </w:divBdr>
        </w:div>
        <w:div w:id="1774202758">
          <w:marLeft w:val="480"/>
          <w:marRight w:val="0"/>
          <w:marTop w:val="0"/>
          <w:marBottom w:val="0"/>
          <w:divBdr>
            <w:top w:val="none" w:sz="0" w:space="0" w:color="auto"/>
            <w:left w:val="none" w:sz="0" w:space="0" w:color="auto"/>
            <w:bottom w:val="none" w:sz="0" w:space="0" w:color="auto"/>
            <w:right w:val="none" w:sz="0" w:space="0" w:color="auto"/>
          </w:divBdr>
        </w:div>
        <w:div w:id="1903634115">
          <w:marLeft w:val="480"/>
          <w:marRight w:val="0"/>
          <w:marTop w:val="0"/>
          <w:marBottom w:val="0"/>
          <w:divBdr>
            <w:top w:val="none" w:sz="0" w:space="0" w:color="auto"/>
            <w:left w:val="none" w:sz="0" w:space="0" w:color="auto"/>
            <w:bottom w:val="none" w:sz="0" w:space="0" w:color="auto"/>
            <w:right w:val="none" w:sz="0" w:space="0" w:color="auto"/>
          </w:divBdr>
        </w:div>
        <w:div w:id="149947198">
          <w:marLeft w:val="480"/>
          <w:marRight w:val="0"/>
          <w:marTop w:val="0"/>
          <w:marBottom w:val="0"/>
          <w:divBdr>
            <w:top w:val="none" w:sz="0" w:space="0" w:color="auto"/>
            <w:left w:val="none" w:sz="0" w:space="0" w:color="auto"/>
            <w:bottom w:val="none" w:sz="0" w:space="0" w:color="auto"/>
            <w:right w:val="none" w:sz="0" w:space="0" w:color="auto"/>
          </w:divBdr>
        </w:div>
        <w:div w:id="1009454534">
          <w:marLeft w:val="480"/>
          <w:marRight w:val="0"/>
          <w:marTop w:val="0"/>
          <w:marBottom w:val="0"/>
          <w:divBdr>
            <w:top w:val="none" w:sz="0" w:space="0" w:color="auto"/>
            <w:left w:val="none" w:sz="0" w:space="0" w:color="auto"/>
            <w:bottom w:val="none" w:sz="0" w:space="0" w:color="auto"/>
            <w:right w:val="none" w:sz="0" w:space="0" w:color="auto"/>
          </w:divBdr>
        </w:div>
        <w:div w:id="1548225439">
          <w:marLeft w:val="480"/>
          <w:marRight w:val="0"/>
          <w:marTop w:val="0"/>
          <w:marBottom w:val="0"/>
          <w:divBdr>
            <w:top w:val="none" w:sz="0" w:space="0" w:color="auto"/>
            <w:left w:val="none" w:sz="0" w:space="0" w:color="auto"/>
            <w:bottom w:val="none" w:sz="0" w:space="0" w:color="auto"/>
            <w:right w:val="none" w:sz="0" w:space="0" w:color="auto"/>
          </w:divBdr>
        </w:div>
        <w:div w:id="1857697330">
          <w:marLeft w:val="480"/>
          <w:marRight w:val="0"/>
          <w:marTop w:val="0"/>
          <w:marBottom w:val="0"/>
          <w:divBdr>
            <w:top w:val="none" w:sz="0" w:space="0" w:color="auto"/>
            <w:left w:val="none" w:sz="0" w:space="0" w:color="auto"/>
            <w:bottom w:val="none" w:sz="0" w:space="0" w:color="auto"/>
            <w:right w:val="none" w:sz="0" w:space="0" w:color="auto"/>
          </w:divBdr>
        </w:div>
        <w:div w:id="1758399453">
          <w:marLeft w:val="480"/>
          <w:marRight w:val="0"/>
          <w:marTop w:val="0"/>
          <w:marBottom w:val="0"/>
          <w:divBdr>
            <w:top w:val="none" w:sz="0" w:space="0" w:color="auto"/>
            <w:left w:val="none" w:sz="0" w:space="0" w:color="auto"/>
            <w:bottom w:val="none" w:sz="0" w:space="0" w:color="auto"/>
            <w:right w:val="none" w:sz="0" w:space="0" w:color="auto"/>
          </w:divBdr>
        </w:div>
        <w:div w:id="1166282024">
          <w:marLeft w:val="480"/>
          <w:marRight w:val="0"/>
          <w:marTop w:val="0"/>
          <w:marBottom w:val="0"/>
          <w:divBdr>
            <w:top w:val="none" w:sz="0" w:space="0" w:color="auto"/>
            <w:left w:val="none" w:sz="0" w:space="0" w:color="auto"/>
            <w:bottom w:val="none" w:sz="0" w:space="0" w:color="auto"/>
            <w:right w:val="none" w:sz="0" w:space="0" w:color="auto"/>
          </w:divBdr>
        </w:div>
        <w:div w:id="61484325">
          <w:marLeft w:val="480"/>
          <w:marRight w:val="0"/>
          <w:marTop w:val="0"/>
          <w:marBottom w:val="0"/>
          <w:divBdr>
            <w:top w:val="none" w:sz="0" w:space="0" w:color="auto"/>
            <w:left w:val="none" w:sz="0" w:space="0" w:color="auto"/>
            <w:bottom w:val="none" w:sz="0" w:space="0" w:color="auto"/>
            <w:right w:val="none" w:sz="0" w:space="0" w:color="auto"/>
          </w:divBdr>
        </w:div>
        <w:div w:id="943921676">
          <w:marLeft w:val="480"/>
          <w:marRight w:val="0"/>
          <w:marTop w:val="0"/>
          <w:marBottom w:val="0"/>
          <w:divBdr>
            <w:top w:val="none" w:sz="0" w:space="0" w:color="auto"/>
            <w:left w:val="none" w:sz="0" w:space="0" w:color="auto"/>
            <w:bottom w:val="none" w:sz="0" w:space="0" w:color="auto"/>
            <w:right w:val="none" w:sz="0" w:space="0" w:color="auto"/>
          </w:divBdr>
        </w:div>
        <w:div w:id="1257249312">
          <w:marLeft w:val="480"/>
          <w:marRight w:val="0"/>
          <w:marTop w:val="0"/>
          <w:marBottom w:val="0"/>
          <w:divBdr>
            <w:top w:val="none" w:sz="0" w:space="0" w:color="auto"/>
            <w:left w:val="none" w:sz="0" w:space="0" w:color="auto"/>
            <w:bottom w:val="none" w:sz="0" w:space="0" w:color="auto"/>
            <w:right w:val="none" w:sz="0" w:space="0" w:color="auto"/>
          </w:divBdr>
        </w:div>
        <w:div w:id="1161308727">
          <w:marLeft w:val="480"/>
          <w:marRight w:val="0"/>
          <w:marTop w:val="0"/>
          <w:marBottom w:val="0"/>
          <w:divBdr>
            <w:top w:val="none" w:sz="0" w:space="0" w:color="auto"/>
            <w:left w:val="none" w:sz="0" w:space="0" w:color="auto"/>
            <w:bottom w:val="none" w:sz="0" w:space="0" w:color="auto"/>
            <w:right w:val="none" w:sz="0" w:space="0" w:color="auto"/>
          </w:divBdr>
        </w:div>
        <w:div w:id="835606032">
          <w:marLeft w:val="480"/>
          <w:marRight w:val="0"/>
          <w:marTop w:val="0"/>
          <w:marBottom w:val="0"/>
          <w:divBdr>
            <w:top w:val="none" w:sz="0" w:space="0" w:color="auto"/>
            <w:left w:val="none" w:sz="0" w:space="0" w:color="auto"/>
            <w:bottom w:val="none" w:sz="0" w:space="0" w:color="auto"/>
            <w:right w:val="none" w:sz="0" w:space="0" w:color="auto"/>
          </w:divBdr>
        </w:div>
        <w:div w:id="1392148451">
          <w:marLeft w:val="480"/>
          <w:marRight w:val="0"/>
          <w:marTop w:val="0"/>
          <w:marBottom w:val="0"/>
          <w:divBdr>
            <w:top w:val="none" w:sz="0" w:space="0" w:color="auto"/>
            <w:left w:val="none" w:sz="0" w:space="0" w:color="auto"/>
            <w:bottom w:val="none" w:sz="0" w:space="0" w:color="auto"/>
            <w:right w:val="none" w:sz="0" w:space="0" w:color="auto"/>
          </w:divBdr>
        </w:div>
        <w:div w:id="114523988">
          <w:marLeft w:val="480"/>
          <w:marRight w:val="0"/>
          <w:marTop w:val="0"/>
          <w:marBottom w:val="0"/>
          <w:divBdr>
            <w:top w:val="none" w:sz="0" w:space="0" w:color="auto"/>
            <w:left w:val="none" w:sz="0" w:space="0" w:color="auto"/>
            <w:bottom w:val="none" w:sz="0" w:space="0" w:color="auto"/>
            <w:right w:val="none" w:sz="0" w:space="0" w:color="auto"/>
          </w:divBdr>
        </w:div>
        <w:div w:id="2100757011">
          <w:marLeft w:val="480"/>
          <w:marRight w:val="0"/>
          <w:marTop w:val="0"/>
          <w:marBottom w:val="0"/>
          <w:divBdr>
            <w:top w:val="none" w:sz="0" w:space="0" w:color="auto"/>
            <w:left w:val="none" w:sz="0" w:space="0" w:color="auto"/>
            <w:bottom w:val="none" w:sz="0" w:space="0" w:color="auto"/>
            <w:right w:val="none" w:sz="0" w:space="0" w:color="auto"/>
          </w:divBdr>
        </w:div>
        <w:div w:id="792018225">
          <w:marLeft w:val="480"/>
          <w:marRight w:val="0"/>
          <w:marTop w:val="0"/>
          <w:marBottom w:val="0"/>
          <w:divBdr>
            <w:top w:val="none" w:sz="0" w:space="0" w:color="auto"/>
            <w:left w:val="none" w:sz="0" w:space="0" w:color="auto"/>
            <w:bottom w:val="none" w:sz="0" w:space="0" w:color="auto"/>
            <w:right w:val="none" w:sz="0" w:space="0" w:color="auto"/>
          </w:divBdr>
        </w:div>
        <w:div w:id="1623878297">
          <w:marLeft w:val="480"/>
          <w:marRight w:val="0"/>
          <w:marTop w:val="0"/>
          <w:marBottom w:val="0"/>
          <w:divBdr>
            <w:top w:val="none" w:sz="0" w:space="0" w:color="auto"/>
            <w:left w:val="none" w:sz="0" w:space="0" w:color="auto"/>
            <w:bottom w:val="none" w:sz="0" w:space="0" w:color="auto"/>
            <w:right w:val="none" w:sz="0" w:space="0" w:color="auto"/>
          </w:divBdr>
        </w:div>
        <w:div w:id="1182283266">
          <w:marLeft w:val="480"/>
          <w:marRight w:val="0"/>
          <w:marTop w:val="0"/>
          <w:marBottom w:val="0"/>
          <w:divBdr>
            <w:top w:val="none" w:sz="0" w:space="0" w:color="auto"/>
            <w:left w:val="none" w:sz="0" w:space="0" w:color="auto"/>
            <w:bottom w:val="none" w:sz="0" w:space="0" w:color="auto"/>
            <w:right w:val="none" w:sz="0" w:space="0" w:color="auto"/>
          </w:divBdr>
        </w:div>
        <w:div w:id="1380014833">
          <w:marLeft w:val="480"/>
          <w:marRight w:val="0"/>
          <w:marTop w:val="0"/>
          <w:marBottom w:val="0"/>
          <w:divBdr>
            <w:top w:val="none" w:sz="0" w:space="0" w:color="auto"/>
            <w:left w:val="none" w:sz="0" w:space="0" w:color="auto"/>
            <w:bottom w:val="none" w:sz="0" w:space="0" w:color="auto"/>
            <w:right w:val="none" w:sz="0" w:space="0" w:color="auto"/>
          </w:divBdr>
        </w:div>
        <w:div w:id="1368796591">
          <w:marLeft w:val="480"/>
          <w:marRight w:val="0"/>
          <w:marTop w:val="0"/>
          <w:marBottom w:val="0"/>
          <w:divBdr>
            <w:top w:val="none" w:sz="0" w:space="0" w:color="auto"/>
            <w:left w:val="none" w:sz="0" w:space="0" w:color="auto"/>
            <w:bottom w:val="none" w:sz="0" w:space="0" w:color="auto"/>
            <w:right w:val="none" w:sz="0" w:space="0" w:color="auto"/>
          </w:divBdr>
        </w:div>
        <w:div w:id="1424255269">
          <w:marLeft w:val="480"/>
          <w:marRight w:val="0"/>
          <w:marTop w:val="0"/>
          <w:marBottom w:val="0"/>
          <w:divBdr>
            <w:top w:val="none" w:sz="0" w:space="0" w:color="auto"/>
            <w:left w:val="none" w:sz="0" w:space="0" w:color="auto"/>
            <w:bottom w:val="none" w:sz="0" w:space="0" w:color="auto"/>
            <w:right w:val="none" w:sz="0" w:space="0" w:color="auto"/>
          </w:divBdr>
        </w:div>
        <w:div w:id="1764372925">
          <w:marLeft w:val="480"/>
          <w:marRight w:val="0"/>
          <w:marTop w:val="0"/>
          <w:marBottom w:val="0"/>
          <w:divBdr>
            <w:top w:val="none" w:sz="0" w:space="0" w:color="auto"/>
            <w:left w:val="none" w:sz="0" w:space="0" w:color="auto"/>
            <w:bottom w:val="none" w:sz="0" w:space="0" w:color="auto"/>
            <w:right w:val="none" w:sz="0" w:space="0" w:color="auto"/>
          </w:divBdr>
        </w:div>
        <w:div w:id="916865596">
          <w:marLeft w:val="480"/>
          <w:marRight w:val="0"/>
          <w:marTop w:val="0"/>
          <w:marBottom w:val="0"/>
          <w:divBdr>
            <w:top w:val="none" w:sz="0" w:space="0" w:color="auto"/>
            <w:left w:val="none" w:sz="0" w:space="0" w:color="auto"/>
            <w:bottom w:val="none" w:sz="0" w:space="0" w:color="auto"/>
            <w:right w:val="none" w:sz="0" w:space="0" w:color="auto"/>
          </w:divBdr>
        </w:div>
        <w:div w:id="1497108598">
          <w:marLeft w:val="480"/>
          <w:marRight w:val="0"/>
          <w:marTop w:val="0"/>
          <w:marBottom w:val="0"/>
          <w:divBdr>
            <w:top w:val="none" w:sz="0" w:space="0" w:color="auto"/>
            <w:left w:val="none" w:sz="0" w:space="0" w:color="auto"/>
            <w:bottom w:val="none" w:sz="0" w:space="0" w:color="auto"/>
            <w:right w:val="none" w:sz="0" w:space="0" w:color="auto"/>
          </w:divBdr>
        </w:div>
        <w:div w:id="1997343042">
          <w:marLeft w:val="480"/>
          <w:marRight w:val="0"/>
          <w:marTop w:val="0"/>
          <w:marBottom w:val="0"/>
          <w:divBdr>
            <w:top w:val="none" w:sz="0" w:space="0" w:color="auto"/>
            <w:left w:val="none" w:sz="0" w:space="0" w:color="auto"/>
            <w:bottom w:val="none" w:sz="0" w:space="0" w:color="auto"/>
            <w:right w:val="none" w:sz="0" w:space="0" w:color="auto"/>
          </w:divBdr>
        </w:div>
        <w:div w:id="652107022">
          <w:marLeft w:val="480"/>
          <w:marRight w:val="0"/>
          <w:marTop w:val="0"/>
          <w:marBottom w:val="0"/>
          <w:divBdr>
            <w:top w:val="none" w:sz="0" w:space="0" w:color="auto"/>
            <w:left w:val="none" w:sz="0" w:space="0" w:color="auto"/>
            <w:bottom w:val="none" w:sz="0" w:space="0" w:color="auto"/>
            <w:right w:val="none" w:sz="0" w:space="0" w:color="auto"/>
          </w:divBdr>
        </w:div>
        <w:div w:id="354616212">
          <w:marLeft w:val="480"/>
          <w:marRight w:val="0"/>
          <w:marTop w:val="0"/>
          <w:marBottom w:val="0"/>
          <w:divBdr>
            <w:top w:val="none" w:sz="0" w:space="0" w:color="auto"/>
            <w:left w:val="none" w:sz="0" w:space="0" w:color="auto"/>
            <w:bottom w:val="none" w:sz="0" w:space="0" w:color="auto"/>
            <w:right w:val="none" w:sz="0" w:space="0" w:color="auto"/>
          </w:divBdr>
        </w:div>
        <w:div w:id="923957175">
          <w:marLeft w:val="480"/>
          <w:marRight w:val="0"/>
          <w:marTop w:val="0"/>
          <w:marBottom w:val="0"/>
          <w:divBdr>
            <w:top w:val="none" w:sz="0" w:space="0" w:color="auto"/>
            <w:left w:val="none" w:sz="0" w:space="0" w:color="auto"/>
            <w:bottom w:val="none" w:sz="0" w:space="0" w:color="auto"/>
            <w:right w:val="none" w:sz="0" w:space="0" w:color="auto"/>
          </w:divBdr>
        </w:div>
        <w:div w:id="1122575408">
          <w:marLeft w:val="480"/>
          <w:marRight w:val="0"/>
          <w:marTop w:val="0"/>
          <w:marBottom w:val="0"/>
          <w:divBdr>
            <w:top w:val="none" w:sz="0" w:space="0" w:color="auto"/>
            <w:left w:val="none" w:sz="0" w:space="0" w:color="auto"/>
            <w:bottom w:val="none" w:sz="0" w:space="0" w:color="auto"/>
            <w:right w:val="none" w:sz="0" w:space="0" w:color="auto"/>
          </w:divBdr>
        </w:div>
        <w:div w:id="1240166908">
          <w:marLeft w:val="480"/>
          <w:marRight w:val="0"/>
          <w:marTop w:val="0"/>
          <w:marBottom w:val="0"/>
          <w:divBdr>
            <w:top w:val="none" w:sz="0" w:space="0" w:color="auto"/>
            <w:left w:val="none" w:sz="0" w:space="0" w:color="auto"/>
            <w:bottom w:val="none" w:sz="0" w:space="0" w:color="auto"/>
            <w:right w:val="none" w:sz="0" w:space="0" w:color="auto"/>
          </w:divBdr>
        </w:div>
        <w:div w:id="387580723">
          <w:marLeft w:val="480"/>
          <w:marRight w:val="0"/>
          <w:marTop w:val="0"/>
          <w:marBottom w:val="0"/>
          <w:divBdr>
            <w:top w:val="none" w:sz="0" w:space="0" w:color="auto"/>
            <w:left w:val="none" w:sz="0" w:space="0" w:color="auto"/>
            <w:bottom w:val="none" w:sz="0" w:space="0" w:color="auto"/>
            <w:right w:val="none" w:sz="0" w:space="0" w:color="auto"/>
          </w:divBdr>
        </w:div>
        <w:div w:id="856652319">
          <w:marLeft w:val="480"/>
          <w:marRight w:val="0"/>
          <w:marTop w:val="0"/>
          <w:marBottom w:val="0"/>
          <w:divBdr>
            <w:top w:val="none" w:sz="0" w:space="0" w:color="auto"/>
            <w:left w:val="none" w:sz="0" w:space="0" w:color="auto"/>
            <w:bottom w:val="none" w:sz="0" w:space="0" w:color="auto"/>
            <w:right w:val="none" w:sz="0" w:space="0" w:color="auto"/>
          </w:divBdr>
        </w:div>
        <w:div w:id="2071877335">
          <w:marLeft w:val="480"/>
          <w:marRight w:val="0"/>
          <w:marTop w:val="0"/>
          <w:marBottom w:val="0"/>
          <w:divBdr>
            <w:top w:val="none" w:sz="0" w:space="0" w:color="auto"/>
            <w:left w:val="none" w:sz="0" w:space="0" w:color="auto"/>
            <w:bottom w:val="none" w:sz="0" w:space="0" w:color="auto"/>
            <w:right w:val="none" w:sz="0" w:space="0" w:color="auto"/>
          </w:divBdr>
        </w:div>
        <w:div w:id="1668971815">
          <w:marLeft w:val="480"/>
          <w:marRight w:val="0"/>
          <w:marTop w:val="0"/>
          <w:marBottom w:val="0"/>
          <w:divBdr>
            <w:top w:val="none" w:sz="0" w:space="0" w:color="auto"/>
            <w:left w:val="none" w:sz="0" w:space="0" w:color="auto"/>
            <w:bottom w:val="none" w:sz="0" w:space="0" w:color="auto"/>
            <w:right w:val="none" w:sz="0" w:space="0" w:color="auto"/>
          </w:divBdr>
        </w:div>
        <w:div w:id="769012220">
          <w:marLeft w:val="480"/>
          <w:marRight w:val="0"/>
          <w:marTop w:val="0"/>
          <w:marBottom w:val="0"/>
          <w:divBdr>
            <w:top w:val="none" w:sz="0" w:space="0" w:color="auto"/>
            <w:left w:val="none" w:sz="0" w:space="0" w:color="auto"/>
            <w:bottom w:val="none" w:sz="0" w:space="0" w:color="auto"/>
            <w:right w:val="none" w:sz="0" w:space="0" w:color="auto"/>
          </w:divBdr>
        </w:div>
        <w:div w:id="1745492147">
          <w:marLeft w:val="480"/>
          <w:marRight w:val="0"/>
          <w:marTop w:val="0"/>
          <w:marBottom w:val="0"/>
          <w:divBdr>
            <w:top w:val="none" w:sz="0" w:space="0" w:color="auto"/>
            <w:left w:val="none" w:sz="0" w:space="0" w:color="auto"/>
            <w:bottom w:val="none" w:sz="0" w:space="0" w:color="auto"/>
            <w:right w:val="none" w:sz="0" w:space="0" w:color="auto"/>
          </w:divBdr>
        </w:div>
        <w:div w:id="921724098">
          <w:marLeft w:val="480"/>
          <w:marRight w:val="0"/>
          <w:marTop w:val="0"/>
          <w:marBottom w:val="0"/>
          <w:divBdr>
            <w:top w:val="none" w:sz="0" w:space="0" w:color="auto"/>
            <w:left w:val="none" w:sz="0" w:space="0" w:color="auto"/>
            <w:bottom w:val="none" w:sz="0" w:space="0" w:color="auto"/>
            <w:right w:val="none" w:sz="0" w:space="0" w:color="auto"/>
          </w:divBdr>
        </w:div>
        <w:div w:id="1239168155">
          <w:marLeft w:val="480"/>
          <w:marRight w:val="0"/>
          <w:marTop w:val="0"/>
          <w:marBottom w:val="0"/>
          <w:divBdr>
            <w:top w:val="none" w:sz="0" w:space="0" w:color="auto"/>
            <w:left w:val="none" w:sz="0" w:space="0" w:color="auto"/>
            <w:bottom w:val="none" w:sz="0" w:space="0" w:color="auto"/>
            <w:right w:val="none" w:sz="0" w:space="0" w:color="auto"/>
          </w:divBdr>
        </w:div>
        <w:div w:id="479463749">
          <w:marLeft w:val="480"/>
          <w:marRight w:val="0"/>
          <w:marTop w:val="0"/>
          <w:marBottom w:val="0"/>
          <w:divBdr>
            <w:top w:val="none" w:sz="0" w:space="0" w:color="auto"/>
            <w:left w:val="none" w:sz="0" w:space="0" w:color="auto"/>
            <w:bottom w:val="none" w:sz="0" w:space="0" w:color="auto"/>
            <w:right w:val="none" w:sz="0" w:space="0" w:color="auto"/>
          </w:divBdr>
        </w:div>
        <w:div w:id="1116750759">
          <w:marLeft w:val="480"/>
          <w:marRight w:val="0"/>
          <w:marTop w:val="0"/>
          <w:marBottom w:val="0"/>
          <w:divBdr>
            <w:top w:val="none" w:sz="0" w:space="0" w:color="auto"/>
            <w:left w:val="none" w:sz="0" w:space="0" w:color="auto"/>
            <w:bottom w:val="none" w:sz="0" w:space="0" w:color="auto"/>
            <w:right w:val="none" w:sz="0" w:space="0" w:color="auto"/>
          </w:divBdr>
        </w:div>
        <w:div w:id="572155170">
          <w:marLeft w:val="480"/>
          <w:marRight w:val="0"/>
          <w:marTop w:val="0"/>
          <w:marBottom w:val="0"/>
          <w:divBdr>
            <w:top w:val="none" w:sz="0" w:space="0" w:color="auto"/>
            <w:left w:val="none" w:sz="0" w:space="0" w:color="auto"/>
            <w:bottom w:val="none" w:sz="0" w:space="0" w:color="auto"/>
            <w:right w:val="none" w:sz="0" w:space="0" w:color="auto"/>
          </w:divBdr>
        </w:div>
        <w:div w:id="552695808">
          <w:marLeft w:val="480"/>
          <w:marRight w:val="0"/>
          <w:marTop w:val="0"/>
          <w:marBottom w:val="0"/>
          <w:divBdr>
            <w:top w:val="none" w:sz="0" w:space="0" w:color="auto"/>
            <w:left w:val="none" w:sz="0" w:space="0" w:color="auto"/>
            <w:bottom w:val="none" w:sz="0" w:space="0" w:color="auto"/>
            <w:right w:val="none" w:sz="0" w:space="0" w:color="auto"/>
          </w:divBdr>
        </w:div>
        <w:div w:id="1959096517">
          <w:marLeft w:val="480"/>
          <w:marRight w:val="0"/>
          <w:marTop w:val="0"/>
          <w:marBottom w:val="0"/>
          <w:divBdr>
            <w:top w:val="none" w:sz="0" w:space="0" w:color="auto"/>
            <w:left w:val="none" w:sz="0" w:space="0" w:color="auto"/>
            <w:bottom w:val="none" w:sz="0" w:space="0" w:color="auto"/>
            <w:right w:val="none" w:sz="0" w:space="0" w:color="auto"/>
          </w:divBdr>
        </w:div>
        <w:div w:id="15349421">
          <w:marLeft w:val="480"/>
          <w:marRight w:val="0"/>
          <w:marTop w:val="0"/>
          <w:marBottom w:val="0"/>
          <w:divBdr>
            <w:top w:val="none" w:sz="0" w:space="0" w:color="auto"/>
            <w:left w:val="none" w:sz="0" w:space="0" w:color="auto"/>
            <w:bottom w:val="none" w:sz="0" w:space="0" w:color="auto"/>
            <w:right w:val="none" w:sz="0" w:space="0" w:color="auto"/>
          </w:divBdr>
        </w:div>
        <w:div w:id="1209562531">
          <w:marLeft w:val="480"/>
          <w:marRight w:val="0"/>
          <w:marTop w:val="0"/>
          <w:marBottom w:val="0"/>
          <w:divBdr>
            <w:top w:val="none" w:sz="0" w:space="0" w:color="auto"/>
            <w:left w:val="none" w:sz="0" w:space="0" w:color="auto"/>
            <w:bottom w:val="none" w:sz="0" w:space="0" w:color="auto"/>
            <w:right w:val="none" w:sz="0" w:space="0" w:color="auto"/>
          </w:divBdr>
        </w:div>
        <w:div w:id="704865398">
          <w:marLeft w:val="480"/>
          <w:marRight w:val="0"/>
          <w:marTop w:val="0"/>
          <w:marBottom w:val="0"/>
          <w:divBdr>
            <w:top w:val="none" w:sz="0" w:space="0" w:color="auto"/>
            <w:left w:val="none" w:sz="0" w:space="0" w:color="auto"/>
            <w:bottom w:val="none" w:sz="0" w:space="0" w:color="auto"/>
            <w:right w:val="none" w:sz="0" w:space="0" w:color="auto"/>
          </w:divBdr>
        </w:div>
        <w:div w:id="516775088">
          <w:marLeft w:val="480"/>
          <w:marRight w:val="0"/>
          <w:marTop w:val="0"/>
          <w:marBottom w:val="0"/>
          <w:divBdr>
            <w:top w:val="none" w:sz="0" w:space="0" w:color="auto"/>
            <w:left w:val="none" w:sz="0" w:space="0" w:color="auto"/>
            <w:bottom w:val="none" w:sz="0" w:space="0" w:color="auto"/>
            <w:right w:val="none" w:sz="0" w:space="0" w:color="auto"/>
          </w:divBdr>
        </w:div>
        <w:div w:id="526454972">
          <w:marLeft w:val="480"/>
          <w:marRight w:val="0"/>
          <w:marTop w:val="0"/>
          <w:marBottom w:val="0"/>
          <w:divBdr>
            <w:top w:val="none" w:sz="0" w:space="0" w:color="auto"/>
            <w:left w:val="none" w:sz="0" w:space="0" w:color="auto"/>
            <w:bottom w:val="none" w:sz="0" w:space="0" w:color="auto"/>
            <w:right w:val="none" w:sz="0" w:space="0" w:color="auto"/>
          </w:divBdr>
        </w:div>
        <w:div w:id="2011446074">
          <w:marLeft w:val="480"/>
          <w:marRight w:val="0"/>
          <w:marTop w:val="0"/>
          <w:marBottom w:val="0"/>
          <w:divBdr>
            <w:top w:val="none" w:sz="0" w:space="0" w:color="auto"/>
            <w:left w:val="none" w:sz="0" w:space="0" w:color="auto"/>
            <w:bottom w:val="none" w:sz="0" w:space="0" w:color="auto"/>
            <w:right w:val="none" w:sz="0" w:space="0" w:color="auto"/>
          </w:divBdr>
        </w:div>
        <w:div w:id="1877768367">
          <w:marLeft w:val="480"/>
          <w:marRight w:val="0"/>
          <w:marTop w:val="0"/>
          <w:marBottom w:val="0"/>
          <w:divBdr>
            <w:top w:val="none" w:sz="0" w:space="0" w:color="auto"/>
            <w:left w:val="none" w:sz="0" w:space="0" w:color="auto"/>
            <w:bottom w:val="none" w:sz="0" w:space="0" w:color="auto"/>
            <w:right w:val="none" w:sz="0" w:space="0" w:color="auto"/>
          </w:divBdr>
        </w:div>
        <w:div w:id="178934470">
          <w:marLeft w:val="480"/>
          <w:marRight w:val="0"/>
          <w:marTop w:val="0"/>
          <w:marBottom w:val="0"/>
          <w:divBdr>
            <w:top w:val="none" w:sz="0" w:space="0" w:color="auto"/>
            <w:left w:val="none" w:sz="0" w:space="0" w:color="auto"/>
            <w:bottom w:val="none" w:sz="0" w:space="0" w:color="auto"/>
            <w:right w:val="none" w:sz="0" w:space="0" w:color="auto"/>
          </w:divBdr>
        </w:div>
        <w:div w:id="1670252423">
          <w:marLeft w:val="480"/>
          <w:marRight w:val="0"/>
          <w:marTop w:val="0"/>
          <w:marBottom w:val="0"/>
          <w:divBdr>
            <w:top w:val="none" w:sz="0" w:space="0" w:color="auto"/>
            <w:left w:val="none" w:sz="0" w:space="0" w:color="auto"/>
            <w:bottom w:val="none" w:sz="0" w:space="0" w:color="auto"/>
            <w:right w:val="none" w:sz="0" w:space="0" w:color="auto"/>
          </w:divBdr>
        </w:div>
        <w:div w:id="647900632">
          <w:marLeft w:val="480"/>
          <w:marRight w:val="0"/>
          <w:marTop w:val="0"/>
          <w:marBottom w:val="0"/>
          <w:divBdr>
            <w:top w:val="none" w:sz="0" w:space="0" w:color="auto"/>
            <w:left w:val="none" w:sz="0" w:space="0" w:color="auto"/>
            <w:bottom w:val="none" w:sz="0" w:space="0" w:color="auto"/>
            <w:right w:val="none" w:sz="0" w:space="0" w:color="auto"/>
          </w:divBdr>
        </w:div>
        <w:div w:id="916980560">
          <w:marLeft w:val="480"/>
          <w:marRight w:val="0"/>
          <w:marTop w:val="0"/>
          <w:marBottom w:val="0"/>
          <w:divBdr>
            <w:top w:val="none" w:sz="0" w:space="0" w:color="auto"/>
            <w:left w:val="none" w:sz="0" w:space="0" w:color="auto"/>
            <w:bottom w:val="none" w:sz="0" w:space="0" w:color="auto"/>
            <w:right w:val="none" w:sz="0" w:space="0" w:color="auto"/>
          </w:divBdr>
        </w:div>
        <w:div w:id="269821844">
          <w:marLeft w:val="480"/>
          <w:marRight w:val="0"/>
          <w:marTop w:val="0"/>
          <w:marBottom w:val="0"/>
          <w:divBdr>
            <w:top w:val="none" w:sz="0" w:space="0" w:color="auto"/>
            <w:left w:val="none" w:sz="0" w:space="0" w:color="auto"/>
            <w:bottom w:val="none" w:sz="0" w:space="0" w:color="auto"/>
            <w:right w:val="none" w:sz="0" w:space="0" w:color="auto"/>
          </w:divBdr>
        </w:div>
        <w:div w:id="2048875221">
          <w:marLeft w:val="480"/>
          <w:marRight w:val="0"/>
          <w:marTop w:val="0"/>
          <w:marBottom w:val="0"/>
          <w:divBdr>
            <w:top w:val="none" w:sz="0" w:space="0" w:color="auto"/>
            <w:left w:val="none" w:sz="0" w:space="0" w:color="auto"/>
            <w:bottom w:val="none" w:sz="0" w:space="0" w:color="auto"/>
            <w:right w:val="none" w:sz="0" w:space="0" w:color="auto"/>
          </w:divBdr>
        </w:div>
        <w:div w:id="1725905442">
          <w:marLeft w:val="480"/>
          <w:marRight w:val="0"/>
          <w:marTop w:val="0"/>
          <w:marBottom w:val="0"/>
          <w:divBdr>
            <w:top w:val="none" w:sz="0" w:space="0" w:color="auto"/>
            <w:left w:val="none" w:sz="0" w:space="0" w:color="auto"/>
            <w:bottom w:val="none" w:sz="0" w:space="0" w:color="auto"/>
            <w:right w:val="none" w:sz="0" w:space="0" w:color="auto"/>
          </w:divBdr>
        </w:div>
        <w:div w:id="1131628196">
          <w:marLeft w:val="480"/>
          <w:marRight w:val="0"/>
          <w:marTop w:val="0"/>
          <w:marBottom w:val="0"/>
          <w:divBdr>
            <w:top w:val="none" w:sz="0" w:space="0" w:color="auto"/>
            <w:left w:val="none" w:sz="0" w:space="0" w:color="auto"/>
            <w:bottom w:val="none" w:sz="0" w:space="0" w:color="auto"/>
            <w:right w:val="none" w:sz="0" w:space="0" w:color="auto"/>
          </w:divBdr>
        </w:div>
        <w:div w:id="339699530">
          <w:marLeft w:val="480"/>
          <w:marRight w:val="0"/>
          <w:marTop w:val="0"/>
          <w:marBottom w:val="0"/>
          <w:divBdr>
            <w:top w:val="none" w:sz="0" w:space="0" w:color="auto"/>
            <w:left w:val="none" w:sz="0" w:space="0" w:color="auto"/>
            <w:bottom w:val="none" w:sz="0" w:space="0" w:color="auto"/>
            <w:right w:val="none" w:sz="0" w:space="0" w:color="auto"/>
          </w:divBdr>
        </w:div>
        <w:div w:id="858471417">
          <w:marLeft w:val="480"/>
          <w:marRight w:val="0"/>
          <w:marTop w:val="0"/>
          <w:marBottom w:val="0"/>
          <w:divBdr>
            <w:top w:val="none" w:sz="0" w:space="0" w:color="auto"/>
            <w:left w:val="none" w:sz="0" w:space="0" w:color="auto"/>
            <w:bottom w:val="none" w:sz="0" w:space="0" w:color="auto"/>
            <w:right w:val="none" w:sz="0" w:space="0" w:color="auto"/>
          </w:divBdr>
        </w:div>
        <w:div w:id="560558835">
          <w:marLeft w:val="480"/>
          <w:marRight w:val="0"/>
          <w:marTop w:val="0"/>
          <w:marBottom w:val="0"/>
          <w:divBdr>
            <w:top w:val="none" w:sz="0" w:space="0" w:color="auto"/>
            <w:left w:val="none" w:sz="0" w:space="0" w:color="auto"/>
            <w:bottom w:val="none" w:sz="0" w:space="0" w:color="auto"/>
            <w:right w:val="none" w:sz="0" w:space="0" w:color="auto"/>
          </w:divBdr>
        </w:div>
        <w:div w:id="2051033489">
          <w:marLeft w:val="480"/>
          <w:marRight w:val="0"/>
          <w:marTop w:val="0"/>
          <w:marBottom w:val="0"/>
          <w:divBdr>
            <w:top w:val="none" w:sz="0" w:space="0" w:color="auto"/>
            <w:left w:val="none" w:sz="0" w:space="0" w:color="auto"/>
            <w:bottom w:val="none" w:sz="0" w:space="0" w:color="auto"/>
            <w:right w:val="none" w:sz="0" w:space="0" w:color="auto"/>
          </w:divBdr>
        </w:div>
      </w:divsChild>
    </w:div>
    <w:div w:id="79564153">
      <w:bodyDiv w:val="1"/>
      <w:marLeft w:val="0"/>
      <w:marRight w:val="0"/>
      <w:marTop w:val="0"/>
      <w:marBottom w:val="0"/>
      <w:divBdr>
        <w:top w:val="none" w:sz="0" w:space="0" w:color="auto"/>
        <w:left w:val="none" w:sz="0" w:space="0" w:color="auto"/>
        <w:bottom w:val="none" w:sz="0" w:space="0" w:color="auto"/>
        <w:right w:val="none" w:sz="0" w:space="0" w:color="auto"/>
      </w:divBdr>
    </w:div>
    <w:div w:id="80568385">
      <w:bodyDiv w:val="1"/>
      <w:marLeft w:val="0"/>
      <w:marRight w:val="0"/>
      <w:marTop w:val="0"/>
      <w:marBottom w:val="0"/>
      <w:divBdr>
        <w:top w:val="none" w:sz="0" w:space="0" w:color="auto"/>
        <w:left w:val="none" w:sz="0" w:space="0" w:color="auto"/>
        <w:bottom w:val="none" w:sz="0" w:space="0" w:color="auto"/>
        <w:right w:val="none" w:sz="0" w:space="0" w:color="auto"/>
      </w:divBdr>
    </w:div>
    <w:div w:id="81146864">
      <w:marLeft w:val="640"/>
      <w:marRight w:val="0"/>
      <w:marTop w:val="0"/>
      <w:marBottom w:val="0"/>
      <w:divBdr>
        <w:top w:val="none" w:sz="0" w:space="0" w:color="auto"/>
        <w:left w:val="none" w:sz="0" w:space="0" w:color="auto"/>
        <w:bottom w:val="none" w:sz="0" w:space="0" w:color="auto"/>
        <w:right w:val="none" w:sz="0" w:space="0" w:color="auto"/>
      </w:divBdr>
    </w:div>
    <w:div w:id="81991704">
      <w:marLeft w:val="480"/>
      <w:marRight w:val="0"/>
      <w:marTop w:val="0"/>
      <w:marBottom w:val="0"/>
      <w:divBdr>
        <w:top w:val="none" w:sz="0" w:space="0" w:color="auto"/>
        <w:left w:val="none" w:sz="0" w:space="0" w:color="auto"/>
        <w:bottom w:val="none" w:sz="0" w:space="0" w:color="auto"/>
        <w:right w:val="none" w:sz="0" w:space="0" w:color="auto"/>
      </w:divBdr>
    </w:div>
    <w:div w:id="83263157">
      <w:marLeft w:val="480"/>
      <w:marRight w:val="0"/>
      <w:marTop w:val="0"/>
      <w:marBottom w:val="0"/>
      <w:divBdr>
        <w:top w:val="none" w:sz="0" w:space="0" w:color="auto"/>
        <w:left w:val="none" w:sz="0" w:space="0" w:color="auto"/>
        <w:bottom w:val="none" w:sz="0" w:space="0" w:color="auto"/>
        <w:right w:val="none" w:sz="0" w:space="0" w:color="auto"/>
      </w:divBdr>
    </w:div>
    <w:div w:id="83575383">
      <w:bodyDiv w:val="1"/>
      <w:marLeft w:val="0"/>
      <w:marRight w:val="0"/>
      <w:marTop w:val="0"/>
      <w:marBottom w:val="0"/>
      <w:divBdr>
        <w:top w:val="none" w:sz="0" w:space="0" w:color="auto"/>
        <w:left w:val="none" w:sz="0" w:space="0" w:color="auto"/>
        <w:bottom w:val="none" w:sz="0" w:space="0" w:color="auto"/>
        <w:right w:val="none" w:sz="0" w:space="0" w:color="auto"/>
      </w:divBdr>
    </w:div>
    <w:div w:id="84234717">
      <w:marLeft w:val="480"/>
      <w:marRight w:val="0"/>
      <w:marTop w:val="0"/>
      <w:marBottom w:val="0"/>
      <w:divBdr>
        <w:top w:val="none" w:sz="0" w:space="0" w:color="auto"/>
        <w:left w:val="none" w:sz="0" w:space="0" w:color="auto"/>
        <w:bottom w:val="none" w:sz="0" w:space="0" w:color="auto"/>
        <w:right w:val="none" w:sz="0" w:space="0" w:color="auto"/>
      </w:divBdr>
    </w:div>
    <w:div w:id="84620341">
      <w:marLeft w:val="640"/>
      <w:marRight w:val="0"/>
      <w:marTop w:val="0"/>
      <w:marBottom w:val="0"/>
      <w:divBdr>
        <w:top w:val="none" w:sz="0" w:space="0" w:color="auto"/>
        <w:left w:val="none" w:sz="0" w:space="0" w:color="auto"/>
        <w:bottom w:val="none" w:sz="0" w:space="0" w:color="auto"/>
        <w:right w:val="none" w:sz="0" w:space="0" w:color="auto"/>
      </w:divBdr>
    </w:div>
    <w:div w:id="84883801">
      <w:bodyDiv w:val="1"/>
      <w:marLeft w:val="0"/>
      <w:marRight w:val="0"/>
      <w:marTop w:val="0"/>
      <w:marBottom w:val="0"/>
      <w:divBdr>
        <w:top w:val="none" w:sz="0" w:space="0" w:color="auto"/>
        <w:left w:val="none" w:sz="0" w:space="0" w:color="auto"/>
        <w:bottom w:val="none" w:sz="0" w:space="0" w:color="auto"/>
        <w:right w:val="none" w:sz="0" w:space="0" w:color="auto"/>
      </w:divBdr>
    </w:div>
    <w:div w:id="85881839">
      <w:marLeft w:val="480"/>
      <w:marRight w:val="0"/>
      <w:marTop w:val="0"/>
      <w:marBottom w:val="0"/>
      <w:divBdr>
        <w:top w:val="none" w:sz="0" w:space="0" w:color="auto"/>
        <w:left w:val="none" w:sz="0" w:space="0" w:color="auto"/>
        <w:bottom w:val="none" w:sz="0" w:space="0" w:color="auto"/>
        <w:right w:val="none" w:sz="0" w:space="0" w:color="auto"/>
      </w:divBdr>
    </w:div>
    <w:div w:id="87194995">
      <w:bodyDiv w:val="1"/>
      <w:marLeft w:val="0"/>
      <w:marRight w:val="0"/>
      <w:marTop w:val="0"/>
      <w:marBottom w:val="0"/>
      <w:divBdr>
        <w:top w:val="none" w:sz="0" w:space="0" w:color="auto"/>
        <w:left w:val="none" w:sz="0" w:space="0" w:color="auto"/>
        <w:bottom w:val="none" w:sz="0" w:space="0" w:color="auto"/>
        <w:right w:val="none" w:sz="0" w:space="0" w:color="auto"/>
      </w:divBdr>
      <w:divsChild>
        <w:div w:id="461733368">
          <w:marLeft w:val="480"/>
          <w:marRight w:val="0"/>
          <w:marTop w:val="0"/>
          <w:marBottom w:val="0"/>
          <w:divBdr>
            <w:top w:val="none" w:sz="0" w:space="0" w:color="auto"/>
            <w:left w:val="none" w:sz="0" w:space="0" w:color="auto"/>
            <w:bottom w:val="none" w:sz="0" w:space="0" w:color="auto"/>
            <w:right w:val="none" w:sz="0" w:space="0" w:color="auto"/>
          </w:divBdr>
        </w:div>
        <w:div w:id="700782851">
          <w:marLeft w:val="480"/>
          <w:marRight w:val="0"/>
          <w:marTop w:val="0"/>
          <w:marBottom w:val="0"/>
          <w:divBdr>
            <w:top w:val="none" w:sz="0" w:space="0" w:color="auto"/>
            <w:left w:val="none" w:sz="0" w:space="0" w:color="auto"/>
            <w:bottom w:val="none" w:sz="0" w:space="0" w:color="auto"/>
            <w:right w:val="none" w:sz="0" w:space="0" w:color="auto"/>
          </w:divBdr>
        </w:div>
        <w:div w:id="801771128">
          <w:marLeft w:val="480"/>
          <w:marRight w:val="0"/>
          <w:marTop w:val="0"/>
          <w:marBottom w:val="0"/>
          <w:divBdr>
            <w:top w:val="none" w:sz="0" w:space="0" w:color="auto"/>
            <w:left w:val="none" w:sz="0" w:space="0" w:color="auto"/>
            <w:bottom w:val="none" w:sz="0" w:space="0" w:color="auto"/>
            <w:right w:val="none" w:sz="0" w:space="0" w:color="auto"/>
          </w:divBdr>
        </w:div>
        <w:div w:id="997265678">
          <w:marLeft w:val="480"/>
          <w:marRight w:val="0"/>
          <w:marTop w:val="0"/>
          <w:marBottom w:val="0"/>
          <w:divBdr>
            <w:top w:val="none" w:sz="0" w:space="0" w:color="auto"/>
            <w:left w:val="none" w:sz="0" w:space="0" w:color="auto"/>
            <w:bottom w:val="none" w:sz="0" w:space="0" w:color="auto"/>
            <w:right w:val="none" w:sz="0" w:space="0" w:color="auto"/>
          </w:divBdr>
        </w:div>
        <w:div w:id="1236283244">
          <w:marLeft w:val="480"/>
          <w:marRight w:val="0"/>
          <w:marTop w:val="0"/>
          <w:marBottom w:val="0"/>
          <w:divBdr>
            <w:top w:val="none" w:sz="0" w:space="0" w:color="auto"/>
            <w:left w:val="none" w:sz="0" w:space="0" w:color="auto"/>
            <w:bottom w:val="none" w:sz="0" w:space="0" w:color="auto"/>
            <w:right w:val="none" w:sz="0" w:space="0" w:color="auto"/>
          </w:divBdr>
        </w:div>
        <w:div w:id="1256742101">
          <w:marLeft w:val="480"/>
          <w:marRight w:val="0"/>
          <w:marTop w:val="0"/>
          <w:marBottom w:val="0"/>
          <w:divBdr>
            <w:top w:val="none" w:sz="0" w:space="0" w:color="auto"/>
            <w:left w:val="none" w:sz="0" w:space="0" w:color="auto"/>
            <w:bottom w:val="none" w:sz="0" w:space="0" w:color="auto"/>
            <w:right w:val="none" w:sz="0" w:space="0" w:color="auto"/>
          </w:divBdr>
        </w:div>
        <w:div w:id="1658069642">
          <w:marLeft w:val="480"/>
          <w:marRight w:val="0"/>
          <w:marTop w:val="0"/>
          <w:marBottom w:val="0"/>
          <w:divBdr>
            <w:top w:val="none" w:sz="0" w:space="0" w:color="auto"/>
            <w:left w:val="none" w:sz="0" w:space="0" w:color="auto"/>
            <w:bottom w:val="none" w:sz="0" w:space="0" w:color="auto"/>
            <w:right w:val="none" w:sz="0" w:space="0" w:color="auto"/>
          </w:divBdr>
        </w:div>
        <w:div w:id="1719278286">
          <w:marLeft w:val="480"/>
          <w:marRight w:val="0"/>
          <w:marTop w:val="0"/>
          <w:marBottom w:val="0"/>
          <w:divBdr>
            <w:top w:val="none" w:sz="0" w:space="0" w:color="auto"/>
            <w:left w:val="none" w:sz="0" w:space="0" w:color="auto"/>
            <w:bottom w:val="none" w:sz="0" w:space="0" w:color="auto"/>
            <w:right w:val="none" w:sz="0" w:space="0" w:color="auto"/>
          </w:divBdr>
        </w:div>
        <w:div w:id="1734154231">
          <w:marLeft w:val="480"/>
          <w:marRight w:val="0"/>
          <w:marTop w:val="0"/>
          <w:marBottom w:val="0"/>
          <w:divBdr>
            <w:top w:val="none" w:sz="0" w:space="0" w:color="auto"/>
            <w:left w:val="none" w:sz="0" w:space="0" w:color="auto"/>
            <w:bottom w:val="none" w:sz="0" w:space="0" w:color="auto"/>
            <w:right w:val="none" w:sz="0" w:space="0" w:color="auto"/>
          </w:divBdr>
        </w:div>
        <w:div w:id="2108229326">
          <w:marLeft w:val="480"/>
          <w:marRight w:val="0"/>
          <w:marTop w:val="0"/>
          <w:marBottom w:val="0"/>
          <w:divBdr>
            <w:top w:val="none" w:sz="0" w:space="0" w:color="auto"/>
            <w:left w:val="none" w:sz="0" w:space="0" w:color="auto"/>
            <w:bottom w:val="none" w:sz="0" w:space="0" w:color="auto"/>
            <w:right w:val="none" w:sz="0" w:space="0" w:color="auto"/>
          </w:divBdr>
        </w:div>
        <w:div w:id="2131975298">
          <w:marLeft w:val="480"/>
          <w:marRight w:val="0"/>
          <w:marTop w:val="0"/>
          <w:marBottom w:val="0"/>
          <w:divBdr>
            <w:top w:val="none" w:sz="0" w:space="0" w:color="auto"/>
            <w:left w:val="none" w:sz="0" w:space="0" w:color="auto"/>
            <w:bottom w:val="none" w:sz="0" w:space="0" w:color="auto"/>
            <w:right w:val="none" w:sz="0" w:space="0" w:color="auto"/>
          </w:divBdr>
        </w:div>
      </w:divsChild>
    </w:div>
    <w:div w:id="87314895">
      <w:bodyDiv w:val="1"/>
      <w:marLeft w:val="0"/>
      <w:marRight w:val="0"/>
      <w:marTop w:val="0"/>
      <w:marBottom w:val="0"/>
      <w:divBdr>
        <w:top w:val="none" w:sz="0" w:space="0" w:color="auto"/>
        <w:left w:val="none" w:sz="0" w:space="0" w:color="auto"/>
        <w:bottom w:val="none" w:sz="0" w:space="0" w:color="auto"/>
        <w:right w:val="none" w:sz="0" w:space="0" w:color="auto"/>
      </w:divBdr>
    </w:div>
    <w:div w:id="89199838">
      <w:bodyDiv w:val="1"/>
      <w:marLeft w:val="0"/>
      <w:marRight w:val="0"/>
      <w:marTop w:val="0"/>
      <w:marBottom w:val="0"/>
      <w:divBdr>
        <w:top w:val="none" w:sz="0" w:space="0" w:color="auto"/>
        <w:left w:val="none" w:sz="0" w:space="0" w:color="auto"/>
        <w:bottom w:val="none" w:sz="0" w:space="0" w:color="auto"/>
        <w:right w:val="none" w:sz="0" w:space="0" w:color="auto"/>
      </w:divBdr>
    </w:div>
    <w:div w:id="89787318">
      <w:marLeft w:val="480"/>
      <w:marRight w:val="0"/>
      <w:marTop w:val="0"/>
      <w:marBottom w:val="0"/>
      <w:divBdr>
        <w:top w:val="none" w:sz="0" w:space="0" w:color="auto"/>
        <w:left w:val="none" w:sz="0" w:space="0" w:color="auto"/>
        <w:bottom w:val="none" w:sz="0" w:space="0" w:color="auto"/>
        <w:right w:val="none" w:sz="0" w:space="0" w:color="auto"/>
      </w:divBdr>
    </w:div>
    <w:div w:id="92020922">
      <w:marLeft w:val="640"/>
      <w:marRight w:val="0"/>
      <w:marTop w:val="0"/>
      <w:marBottom w:val="0"/>
      <w:divBdr>
        <w:top w:val="none" w:sz="0" w:space="0" w:color="auto"/>
        <w:left w:val="none" w:sz="0" w:space="0" w:color="auto"/>
        <w:bottom w:val="none" w:sz="0" w:space="0" w:color="auto"/>
        <w:right w:val="none" w:sz="0" w:space="0" w:color="auto"/>
      </w:divBdr>
    </w:div>
    <w:div w:id="92095693">
      <w:bodyDiv w:val="1"/>
      <w:marLeft w:val="0"/>
      <w:marRight w:val="0"/>
      <w:marTop w:val="0"/>
      <w:marBottom w:val="0"/>
      <w:divBdr>
        <w:top w:val="none" w:sz="0" w:space="0" w:color="auto"/>
        <w:left w:val="none" w:sz="0" w:space="0" w:color="auto"/>
        <w:bottom w:val="none" w:sz="0" w:space="0" w:color="auto"/>
        <w:right w:val="none" w:sz="0" w:space="0" w:color="auto"/>
      </w:divBdr>
    </w:div>
    <w:div w:id="92364626">
      <w:bodyDiv w:val="1"/>
      <w:marLeft w:val="0"/>
      <w:marRight w:val="0"/>
      <w:marTop w:val="0"/>
      <w:marBottom w:val="0"/>
      <w:divBdr>
        <w:top w:val="none" w:sz="0" w:space="0" w:color="auto"/>
        <w:left w:val="none" w:sz="0" w:space="0" w:color="auto"/>
        <w:bottom w:val="none" w:sz="0" w:space="0" w:color="auto"/>
        <w:right w:val="none" w:sz="0" w:space="0" w:color="auto"/>
      </w:divBdr>
    </w:div>
    <w:div w:id="92552410">
      <w:bodyDiv w:val="1"/>
      <w:marLeft w:val="0"/>
      <w:marRight w:val="0"/>
      <w:marTop w:val="0"/>
      <w:marBottom w:val="0"/>
      <w:divBdr>
        <w:top w:val="none" w:sz="0" w:space="0" w:color="auto"/>
        <w:left w:val="none" w:sz="0" w:space="0" w:color="auto"/>
        <w:bottom w:val="none" w:sz="0" w:space="0" w:color="auto"/>
        <w:right w:val="none" w:sz="0" w:space="0" w:color="auto"/>
      </w:divBdr>
    </w:div>
    <w:div w:id="93475006">
      <w:marLeft w:val="480"/>
      <w:marRight w:val="0"/>
      <w:marTop w:val="0"/>
      <w:marBottom w:val="0"/>
      <w:divBdr>
        <w:top w:val="none" w:sz="0" w:space="0" w:color="auto"/>
        <w:left w:val="none" w:sz="0" w:space="0" w:color="auto"/>
        <w:bottom w:val="none" w:sz="0" w:space="0" w:color="auto"/>
        <w:right w:val="none" w:sz="0" w:space="0" w:color="auto"/>
      </w:divBdr>
    </w:div>
    <w:div w:id="94445994">
      <w:marLeft w:val="480"/>
      <w:marRight w:val="0"/>
      <w:marTop w:val="0"/>
      <w:marBottom w:val="0"/>
      <w:divBdr>
        <w:top w:val="none" w:sz="0" w:space="0" w:color="auto"/>
        <w:left w:val="none" w:sz="0" w:space="0" w:color="auto"/>
        <w:bottom w:val="none" w:sz="0" w:space="0" w:color="auto"/>
        <w:right w:val="none" w:sz="0" w:space="0" w:color="auto"/>
      </w:divBdr>
    </w:div>
    <w:div w:id="95101129">
      <w:bodyDiv w:val="1"/>
      <w:marLeft w:val="0"/>
      <w:marRight w:val="0"/>
      <w:marTop w:val="0"/>
      <w:marBottom w:val="0"/>
      <w:divBdr>
        <w:top w:val="none" w:sz="0" w:space="0" w:color="auto"/>
        <w:left w:val="none" w:sz="0" w:space="0" w:color="auto"/>
        <w:bottom w:val="none" w:sz="0" w:space="0" w:color="auto"/>
        <w:right w:val="none" w:sz="0" w:space="0" w:color="auto"/>
      </w:divBdr>
    </w:div>
    <w:div w:id="95248654">
      <w:marLeft w:val="480"/>
      <w:marRight w:val="0"/>
      <w:marTop w:val="0"/>
      <w:marBottom w:val="0"/>
      <w:divBdr>
        <w:top w:val="none" w:sz="0" w:space="0" w:color="auto"/>
        <w:left w:val="none" w:sz="0" w:space="0" w:color="auto"/>
        <w:bottom w:val="none" w:sz="0" w:space="0" w:color="auto"/>
        <w:right w:val="none" w:sz="0" w:space="0" w:color="auto"/>
      </w:divBdr>
    </w:div>
    <w:div w:id="95636664">
      <w:bodyDiv w:val="1"/>
      <w:marLeft w:val="0"/>
      <w:marRight w:val="0"/>
      <w:marTop w:val="0"/>
      <w:marBottom w:val="0"/>
      <w:divBdr>
        <w:top w:val="none" w:sz="0" w:space="0" w:color="auto"/>
        <w:left w:val="none" w:sz="0" w:space="0" w:color="auto"/>
        <w:bottom w:val="none" w:sz="0" w:space="0" w:color="auto"/>
        <w:right w:val="none" w:sz="0" w:space="0" w:color="auto"/>
      </w:divBdr>
    </w:div>
    <w:div w:id="95903837">
      <w:marLeft w:val="480"/>
      <w:marRight w:val="0"/>
      <w:marTop w:val="0"/>
      <w:marBottom w:val="0"/>
      <w:divBdr>
        <w:top w:val="none" w:sz="0" w:space="0" w:color="auto"/>
        <w:left w:val="none" w:sz="0" w:space="0" w:color="auto"/>
        <w:bottom w:val="none" w:sz="0" w:space="0" w:color="auto"/>
        <w:right w:val="none" w:sz="0" w:space="0" w:color="auto"/>
      </w:divBdr>
    </w:div>
    <w:div w:id="97139076">
      <w:marLeft w:val="480"/>
      <w:marRight w:val="0"/>
      <w:marTop w:val="0"/>
      <w:marBottom w:val="0"/>
      <w:divBdr>
        <w:top w:val="none" w:sz="0" w:space="0" w:color="auto"/>
        <w:left w:val="none" w:sz="0" w:space="0" w:color="auto"/>
        <w:bottom w:val="none" w:sz="0" w:space="0" w:color="auto"/>
        <w:right w:val="none" w:sz="0" w:space="0" w:color="auto"/>
      </w:divBdr>
    </w:div>
    <w:div w:id="97143841">
      <w:marLeft w:val="480"/>
      <w:marRight w:val="0"/>
      <w:marTop w:val="0"/>
      <w:marBottom w:val="0"/>
      <w:divBdr>
        <w:top w:val="none" w:sz="0" w:space="0" w:color="auto"/>
        <w:left w:val="none" w:sz="0" w:space="0" w:color="auto"/>
        <w:bottom w:val="none" w:sz="0" w:space="0" w:color="auto"/>
        <w:right w:val="none" w:sz="0" w:space="0" w:color="auto"/>
      </w:divBdr>
    </w:div>
    <w:div w:id="99030088">
      <w:marLeft w:val="480"/>
      <w:marRight w:val="0"/>
      <w:marTop w:val="0"/>
      <w:marBottom w:val="0"/>
      <w:divBdr>
        <w:top w:val="none" w:sz="0" w:space="0" w:color="auto"/>
        <w:left w:val="none" w:sz="0" w:space="0" w:color="auto"/>
        <w:bottom w:val="none" w:sz="0" w:space="0" w:color="auto"/>
        <w:right w:val="none" w:sz="0" w:space="0" w:color="auto"/>
      </w:divBdr>
    </w:div>
    <w:div w:id="99037080">
      <w:marLeft w:val="480"/>
      <w:marRight w:val="0"/>
      <w:marTop w:val="0"/>
      <w:marBottom w:val="0"/>
      <w:divBdr>
        <w:top w:val="none" w:sz="0" w:space="0" w:color="auto"/>
        <w:left w:val="none" w:sz="0" w:space="0" w:color="auto"/>
        <w:bottom w:val="none" w:sz="0" w:space="0" w:color="auto"/>
        <w:right w:val="none" w:sz="0" w:space="0" w:color="auto"/>
      </w:divBdr>
    </w:div>
    <w:div w:id="99646008">
      <w:bodyDiv w:val="1"/>
      <w:marLeft w:val="0"/>
      <w:marRight w:val="0"/>
      <w:marTop w:val="0"/>
      <w:marBottom w:val="0"/>
      <w:divBdr>
        <w:top w:val="none" w:sz="0" w:space="0" w:color="auto"/>
        <w:left w:val="none" w:sz="0" w:space="0" w:color="auto"/>
        <w:bottom w:val="none" w:sz="0" w:space="0" w:color="auto"/>
        <w:right w:val="none" w:sz="0" w:space="0" w:color="auto"/>
      </w:divBdr>
    </w:div>
    <w:div w:id="100687005">
      <w:bodyDiv w:val="1"/>
      <w:marLeft w:val="0"/>
      <w:marRight w:val="0"/>
      <w:marTop w:val="0"/>
      <w:marBottom w:val="0"/>
      <w:divBdr>
        <w:top w:val="none" w:sz="0" w:space="0" w:color="auto"/>
        <w:left w:val="none" w:sz="0" w:space="0" w:color="auto"/>
        <w:bottom w:val="none" w:sz="0" w:space="0" w:color="auto"/>
        <w:right w:val="none" w:sz="0" w:space="0" w:color="auto"/>
      </w:divBdr>
      <w:divsChild>
        <w:div w:id="8333607">
          <w:marLeft w:val="480"/>
          <w:marRight w:val="0"/>
          <w:marTop w:val="0"/>
          <w:marBottom w:val="0"/>
          <w:divBdr>
            <w:top w:val="none" w:sz="0" w:space="0" w:color="auto"/>
            <w:left w:val="none" w:sz="0" w:space="0" w:color="auto"/>
            <w:bottom w:val="none" w:sz="0" w:space="0" w:color="auto"/>
            <w:right w:val="none" w:sz="0" w:space="0" w:color="auto"/>
          </w:divBdr>
        </w:div>
        <w:div w:id="35938471">
          <w:marLeft w:val="480"/>
          <w:marRight w:val="0"/>
          <w:marTop w:val="0"/>
          <w:marBottom w:val="0"/>
          <w:divBdr>
            <w:top w:val="none" w:sz="0" w:space="0" w:color="auto"/>
            <w:left w:val="none" w:sz="0" w:space="0" w:color="auto"/>
            <w:bottom w:val="none" w:sz="0" w:space="0" w:color="auto"/>
            <w:right w:val="none" w:sz="0" w:space="0" w:color="auto"/>
          </w:divBdr>
        </w:div>
        <w:div w:id="73943624">
          <w:marLeft w:val="480"/>
          <w:marRight w:val="0"/>
          <w:marTop w:val="0"/>
          <w:marBottom w:val="0"/>
          <w:divBdr>
            <w:top w:val="none" w:sz="0" w:space="0" w:color="auto"/>
            <w:left w:val="none" w:sz="0" w:space="0" w:color="auto"/>
            <w:bottom w:val="none" w:sz="0" w:space="0" w:color="auto"/>
            <w:right w:val="none" w:sz="0" w:space="0" w:color="auto"/>
          </w:divBdr>
        </w:div>
        <w:div w:id="180047206">
          <w:marLeft w:val="480"/>
          <w:marRight w:val="0"/>
          <w:marTop w:val="0"/>
          <w:marBottom w:val="0"/>
          <w:divBdr>
            <w:top w:val="none" w:sz="0" w:space="0" w:color="auto"/>
            <w:left w:val="none" w:sz="0" w:space="0" w:color="auto"/>
            <w:bottom w:val="none" w:sz="0" w:space="0" w:color="auto"/>
            <w:right w:val="none" w:sz="0" w:space="0" w:color="auto"/>
          </w:divBdr>
        </w:div>
        <w:div w:id="213204970">
          <w:marLeft w:val="480"/>
          <w:marRight w:val="0"/>
          <w:marTop w:val="0"/>
          <w:marBottom w:val="0"/>
          <w:divBdr>
            <w:top w:val="none" w:sz="0" w:space="0" w:color="auto"/>
            <w:left w:val="none" w:sz="0" w:space="0" w:color="auto"/>
            <w:bottom w:val="none" w:sz="0" w:space="0" w:color="auto"/>
            <w:right w:val="none" w:sz="0" w:space="0" w:color="auto"/>
          </w:divBdr>
        </w:div>
        <w:div w:id="317612578">
          <w:marLeft w:val="480"/>
          <w:marRight w:val="0"/>
          <w:marTop w:val="0"/>
          <w:marBottom w:val="0"/>
          <w:divBdr>
            <w:top w:val="none" w:sz="0" w:space="0" w:color="auto"/>
            <w:left w:val="none" w:sz="0" w:space="0" w:color="auto"/>
            <w:bottom w:val="none" w:sz="0" w:space="0" w:color="auto"/>
            <w:right w:val="none" w:sz="0" w:space="0" w:color="auto"/>
          </w:divBdr>
        </w:div>
        <w:div w:id="319819945">
          <w:marLeft w:val="480"/>
          <w:marRight w:val="0"/>
          <w:marTop w:val="0"/>
          <w:marBottom w:val="0"/>
          <w:divBdr>
            <w:top w:val="none" w:sz="0" w:space="0" w:color="auto"/>
            <w:left w:val="none" w:sz="0" w:space="0" w:color="auto"/>
            <w:bottom w:val="none" w:sz="0" w:space="0" w:color="auto"/>
            <w:right w:val="none" w:sz="0" w:space="0" w:color="auto"/>
          </w:divBdr>
        </w:div>
        <w:div w:id="437221591">
          <w:marLeft w:val="480"/>
          <w:marRight w:val="0"/>
          <w:marTop w:val="0"/>
          <w:marBottom w:val="0"/>
          <w:divBdr>
            <w:top w:val="none" w:sz="0" w:space="0" w:color="auto"/>
            <w:left w:val="none" w:sz="0" w:space="0" w:color="auto"/>
            <w:bottom w:val="none" w:sz="0" w:space="0" w:color="auto"/>
            <w:right w:val="none" w:sz="0" w:space="0" w:color="auto"/>
          </w:divBdr>
        </w:div>
        <w:div w:id="462624915">
          <w:marLeft w:val="480"/>
          <w:marRight w:val="0"/>
          <w:marTop w:val="0"/>
          <w:marBottom w:val="0"/>
          <w:divBdr>
            <w:top w:val="none" w:sz="0" w:space="0" w:color="auto"/>
            <w:left w:val="none" w:sz="0" w:space="0" w:color="auto"/>
            <w:bottom w:val="none" w:sz="0" w:space="0" w:color="auto"/>
            <w:right w:val="none" w:sz="0" w:space="0" w:color="auto"/>
          </w:divBdr>
        </w:div>
        <w:div w:id="464348067">
          <w:marLeft w:val="480"/>
          <w:marRight w:val="0"/>
          <w:marTop w:val="0"/>
          <w:marBottom w:val="0"/>
          <w:divBdr>
            <w:top w:val="none" w:sz="0" w:space="0" w:color="auto"/>
            <w:left w:val="none" w:sz="0" w:space="0" w:color="auto"/>
            <w:bottom w:val="none" w:sz="0" w:space="0" w:color="auto"/>
            <w:right w:val="none" w:sz="0" w:space="0" w:color="auto"/>
          </w:divBdr>
        </w:div>
        <w:div w:id="487984109">
          <w:marLeft w:val="480"/>
          <w:marRight w:val="0"/>
          <w:marTop w:val="0"/>
          <w:marBottom w:val="0"/>
          <w:divBdr>
            <w:top w:val="none" w:sz="0" w:space="0" w:color="auto"/>
            <w:left w:val="none" w:sz="0" w:space="0" w:color="auto"/>
            <w:bottom w:val="none" w:sz="0" w:space="0" w:color="auto"/>
            <w:right w:val="none" w:sz="0" w:space="0" w:color="auto"/>
          </w:divBdr>
        </w:div>
        <w:div w:id="530265781">
          <w:marLeft w:val="480"/>
          <w:marRight w:val="0"/>
          <w:marTop w:val="0"/>
          <w:marBottom w:val="0"/>
          <w:divBdr>
            <w:top w:val="none" w:sz="0" w:space="0" w:color="auto"/>
            <w:left w:val="none" w:sz="0" w:space="0" w:color="auto"/>
            <w:bottom w:val="none" w:sz="0" w:space="0" w:color="auto"/>
            <w:right w:val="none" w:sz="0" w:space="0" w:color="auto"/>
          </w:divBdr>
        </w:div>
        <w:div w:id="581598138">
          <w:marLeft w:val="480"/>
          <w:marRight w:val="0"/>
          <w:marTop w:val="0"/>
          <w:marBottom w:val="0"/>
          <w:divBdr>
            <w:top w:val="none" w:sz="0" w:space="0" w:color="auto"/>
            <w:left w:val="none" w:sz="0" w:space="0" w:color="auto"/>
            <w:bottom w:val="none" w:sz="0" w:space="0" w:color="auto"/>
            <w:right w:val="none" w:sz="0" w:space="0" w:color="auto"/>
          </w:divBdr>
        </w:div>
        <w:div w:id="619216569">
          <w:marLeft w:val="480"/>
          <w:marRight w:val="0"/>
          <w:marTop w:val="0"/>
          <w:marBottom w:val="0"/>
          <w:divBdr>
            <w:top w:val="none" w:sz="0" w:space="0" w:color="auto"/>
            <w:left w:val="none" w:sz="0" w:space="0" w:color="auto"/>
            <w:bottom w:val="none" w:sz="0" w:space="0" w:color="auto"/>
            <w:right w:val="none" w:sz="0" w:space="0" w:color="auto"/>
          </w:divBdr>
        </w:div>
        <w:div w:id="628173251">
          <w:marLeft w:val="480"/>
          <w:marRight w:val="0"/>
          <w:marTop w:val="0"/>
          <w:marBottom w:val="0"/>
          <w:divBdr>
            <w:top w:val="none" w:sz="0" w:space="0" w:color="auto"/>
            <w:left w:val="none" w:sz="0" w:space="0" w:color="auto"/>
            <w:bottom w:val="none" w:sz="0" w:space="0" w:color="auto"/>
            <w:right w:val="none" w:sz="0" w:space="0" w:color="auto"/>
          </w:divBdr>
        </w:div>
        <w:div w:id="667248310">
          <w:marLeft w:val="480"/>
          <w:marRight w:val="0"/>
          <w:marTop w:val="0"/>
          <w:marBottom w:val="0"/>
          <w:divBdr>
            <w:top w:val="none" w:sz="0" w:space="0" w:color="auto"/>
            <w:left w:val="none" w:sz="0" w:space="0" w:color="auto"/>
            <w:bottom w:val="none" w:sz="0" w:space="0" w:color="auto"/>
            <w:right w:val="none" w:sz="0" w:space="0" w:color="auto"/>
          </w:divBdr>
        </w:div>
        <w:div w:id="691304026">
          <w:marLeft w:val="480"/>
          <w:marRight w:val="0"/>
          <w:marTop w:val="0"/>
          <w:marBottom w:val="0"/>
          <w:divBdr>
            <w:top w:val="none" w:sz="0" w:space="0" w:color="auto"/>
            <w:left w:val="none" w:sz="0" w:space="0" w:color="auto"/>
            <w:bottom w:val="none" w:sz="0" w:space="0" w:color="auto"/>
            <w:right w:val="none" w:sz="0" w:space="0" w:color="auto"/>
          </w:divBdr>
        </w:div>
        <w:div w:id="737482679">
          <w:marLeft w:val="480"/>
          <w:marRight w:val="0"/>
          <w:marTop w:val="0"/>
          <w:marBottom w:val="0"/>
          <w:divBdr>
            <w:top w:val="none" w:sz="0" w:space="0" w:color="auto"/>
            <w:left w:val="none" w:sz="0" w:space="0" w:color="auto"/>
            <w:bottom w:val="none" w:sz="0" w:space="0" w:color="auto"/>
            <w:right w:val="none" w:sz="0" w:space="0" w:color="auto"/>
          </w:divBdr>
        </w:div>
        <w:div w:id="846361013">
          <w:marLeft w:val="480"/>
          <w:marRight w:val="0"/>
          <w:marTop w:val="0"/>
          <w:marBottom w:val="0"/>
          <w:divBdr>
            <w:top w:val="none" w:sz="0" w:space="0" w:color="auto"/>
            <w:left w:val="none" w:sz="0" w:space="0" w:color="auto"/>
            <w:bottom w:val="none" w:sz="0" w:space="0" w:color="auto"/>
            <w:right w:val="none" w:sz="0" w:space="0" w:color="auto"/>
          </w:divBdr>
        </w:div>
        <w:div w:id="870611508">
          <w:marLeft w:val="480"/>
          <w:marRight w:val="0"/>
          <w:marTop w:val="0"/>
          <w:marBottom w:val="0"/>
          <w:divBdr>
            <w:top w:val="none" w:sz="0" w:space="0" w:color="auto"/>
            <w:left w:val="none" w:sz="0" w:space="0" w:color="auto"/>
            <w:bottom w:val="none" w:sz="0" w:space="0" w:color="auto"/>
            <w:right w:val="none" w:sz="0" w:space="0" w:color="auto"/>
          </w:divBdr>
        </w:div>
        <w:div w:id="871721534">
          <w:marLeft w:val="480"/>
          <w:marRight w:val="0"/>
          <w:marTop w:val="0"/>
          <w:marBottom w:val="0"/>
          <w:divBdr>
            <w:top w:val="none" w:sz="0" w:space="0" w:color="auto"/>
            <w:left w:val="none" w:sz="0" w:space="0" w:color="auto"/>
            <w:bottom w:val="none" w:sz="0" w:space="0" w:color="auto"/>
            <w:right w:val="none" w:sz="0" w:space="0" w:color="auto"/>
          </w:divBdr>
        </w:div>
        <w:div w:id="935675600">
          <w:marLeft w:val="480"/>
          <w:marRight w:val="0"/>
          <w:marTop w:val="0"/>
          <w:marBottom w:val="0"/>
          <w:divBdr>
            <w:top w:val="none" w:sz="0" w:space="0" w:color="auto"/>
            <w:left w:val="none" w:sz="0" w:space="0" w:color="auto"/>
            <w:bottom w:val="none" w:sz="0" w:space="0" w:color="auto"/>
            <w:right w:val="none" w:sz="0" w:space="0" w:color="auto"/>
          </w:divBdr>
        </w:div>
        <w:div w:id="1007486631">
          <w:marLeft w:val="480"/>
          <w:marRight w:val="0"/>
          <w:marTop w:val="0"/>
          <w:marBottom w:val="0"/>
          <w:divBdr>
            <w:top w:val="none" w:sz="0" w:space="0" w:color="auto"/>
            <w:left w:val="none" w:sz="0" w:space="0" w:color="auto"/>
            <w:bottom w:val="none" w:sz="0" w:space="0" w:color="auto"/>
            <w:right w:val="none" w:sz="0" w:space="0" w:color="auto"/>
          </w:divBdr>
        </w:div>
        <w:div w:id="1078477265">
          <w:marLeft w:val="480"/>
          <w:marRight w:val="0"/>
          <w:marTop w:val="0"/>
          <w:marBottom w:val="0"/>
          <w:divBdr>
            <w:top w:val="none" w:sz="0" w:space="0" w:color="auto"/>
            <w:left w:val="none" w:sz="0" w:space="0" w:color="auto"/>
            <w:bottom w:val="none" w:sz="0" w:space="0" w:color="auto"/>
            <w:right w:val="none" w:sz="0" w:space="0" w:color="auto"/>
          </w:divBdr>
        </w:div>
        <w:div w:id="1147355569">
          <w:marLeft w:val="480"/>
          <w:marRight w:val="0"/>
          <w:marTop w:val="0"/>
          <w:marBottom w:val="0"/>
          <w:divBdr>
            <w:top w:val="none" w:sz="0" w:space="0" w:color="auto"/>
            <w:left w:val="none" w:sz="0" w:space="0" w:color="auto"/>
            <w:bottom w:val="none" w:sz="0" w:space="0" w:color="auto"/>
            <w:right w:val="none" w:sz="0" w:space="0" w:color="auto"/>
          </w:divBdr>
        </w:div>
        <w:div w:id="1156798237">
          <w:marLeft w:val="480"/>
          <w:marRight w:val="0"/>
          <w:marTop w:val="0"/>
          <w:marBottom w:val="0"/>
          <w:divBdr>
            <w:top w:val="none" w:sz="0" w:space="0" w:color="auto"/>
            <w:left w:val="none" w:sz="0" w:space="0" w:color="auto"/>
            <w:bottom w:val="none" w:sz="0" w:space="0" w:color="auto"/>
            <w:right w:val="none" w:sz="0" w:space="0" w:color="auto"/>
          </w:divBdr>
        </w:div>
        <w:div w:id="1217468764">
          <w:marLeft w:val="480"/>
          <w:marRight w:val="0"/>
          <w:marTop w:val="0"/>
          <w:marBottom w:val="0"/>
          <w:divBdr>
            <w:top w:val="none" w:sz="0" w:space="0" w:color="auto"/>
            <w:left w:val="none" w:sz="0" w:space="0" w:color="auto"/>
            <w:bottom w:val="none" w:sz="0" w:space="0" w:color="auto"/>
            <w:right w:val="none" w:sz="0" w:space="0" w:color="auto"/>
          </w:divBdr>
        </w:div>
        <w:div w:id="1278832450">
          <w:marLeft w:val="480"/>
          <w:marRight w:val="0"/>
          <w:marTop w:val="0"/>
          <w:marBottom w:val="0"/>
          <w:divBdr>
            <w:top w:val="none" w:sz="0" w:space="0" w:color="auto"/>
            <w:left w:val="none" w:sz="0" w:space="0" w:color="auto"/>
            <w:bottom w:val="none" w:sz="0" w:space="0" w:color="auto"/>
            <w:right w:val="none" w:sz="0" w:space="0" w:color="auto"/>
          </w:divBdr>
        </w:div>
        <w:div w:id="1312059569">
          <w:marLeft w:val="480"/>
          <w:marRight w:val="0"/>
          <w:marTop w:val="0"/>
          <w:marBottom w:val="0"/>
          <w:divBdr>
            <w:top w:val="none" w:sz="0" w:space="0" w:color="auto"/>
            <w:left w:val="none" w:sz="0" w:space="0" w:color="auto"/>
            <w:bottom w:val="none" w:sz="0" w:space="0" w:color="auto"/>
            <w:right w:val="none" w:sz="0" w:space="0" w:color="auto"/>
          </w:divBdr>
        </w:div>
        <w:div w:id="1407074378">
          <w:marLeft w:val="480"/>
          <w:marRight w:val="0"/>
          <w:marTop w:val="0"/>
          <w:marBottom w:val="0"/>
          <w:divBdr>
            <w:top w:val="none" w:sz="0" w:space="0" w:color="auto"/>
            <w:left w:val="none" w:sz="0" w:space="0" w:color="auto"/>
            <w:bottom w:val="none" w:sz="0" w:space="0" w:color="auto"/>
            <w:right w:val="none" w:sz="0" w:space="0" w:color="auto"/>
          </w:divBdr>
        </w:div>
        <w:div w:id="1407847477">
          <w:marLeft w:val="480"/>
          <w:marRight w:val="0"/>
          <w:marTop w:val="0"/>
          <w:marBottom w:val="0"/>
          <w:divBdr>
            <w:top w:val="none" w:sz="0" w:space="0" w:color="auto"/>
            <w:left w:val="none" w:sz="0" w:space="0" w:color="auto"/>
            <w:bottom w:val="none" w:sz="0" w:space="0" w:color="auto"/>
            <w:right w:val="none" w:sz="0" w:space="0" w:color="auto"/>
          </w:divBdr>
        </w:div>
        <w:div w:id="1494832759">
          <w:marLeft w:val="480"/>
          <w:marRight w:val="0"/>
          <w:marTop w:val="0"/>
          <w:marBottom w:val="0"/>
          <w:divBdr>
            <w:top w:val="none" w:sz="0" w:space="0" w:color="auto"/>
            <w:left w:val="none" w:sz="0" w:space="0" w:color="auto"/>
            <w:bottom w:val="none" w:sz="0" w:space="0" w:color="auto"/>
            <w:right w:val="none" w:sz="0" w:space="0" w:color="auto"/>
          </w:divBdr>
        </w:div>
        <w:div w:id="1510102879">
          <w:marLeft w:val="480"/>
          <w:marRight w:val="0"/>
          <w:marTop w:val="0"/>
          <w:marBottom w:val="0"/>
          <w:divBdr>
            <w:top w:val="none" w:sz="0" w:space="0" w:color="auto"/>
            <w:left w:val="none" w:sz="0" w:space="0" w:color="auto"/>
            <w:bottom w:val="none" w:sz="0" w:space="0" w:color="auto"/>
            <w:right w:val="none" w:sz="0" w:space="0" w:color="auto"/>
          </w:divBdr>
        </w:div>
        <w:div w:id="1549411759">
          <w:marLeft w:val="480"/>
          <w:marRight w:val="0"/>
          <w:marTop w:val="0"/>
          <w:marBottom w:val="0"/>
          <w:divBdr>
            <w:top w:val="none" w:sz="0" w:space="0" w:color="auto"/>
            <w:left w:val="none" w:sz="0" w:space="0" w:color="auto"/>
            <w:bottom w:val="none" w:sz="0" w:space="0" w:color="auto"/>
            <w:right w:val="none" w:sz="0" w:space="0" w:color="auto"/>
          </w:divBdr>
        </w:div>
        <w:div w:id="1601179613">
          <w:marLeft w:val="480"/>
          <w:marRight w:val="0"/>
          <w:marTop w:val="0"/>
          <w:marBottom w:val="0"/>
          <w:divBdr>
            <w:top w:val="none" w:sz="0" w:space="0" w:color="auto"/>
            <w:left w:val="none" w:sz="0" w:space="0" w:color="auto"/>
            <w:bottom w:val="none" w:sz="0" w:space="0" w:color="auto"/>
            <w:right w:val="none" w:sz="0" w:space="0" w:color="auto"/>
          </w:divBdr>
        </w:div>
        <w:div w:id="1601907897">
          <w:marLeft w:val="480"/>
          <w:marRight w:val="0"/>
          <w:marTop w:val="0"/>
          <w:marBottom w:val="0"/>
          <w:divBdr>
            <w:top w:val="none" w:sz="0" w:space="0" w:color="auto"/>
            <w:left w:val="none" w:sz="0" w:space="0" w:color="auto"/>
            <w:bottom w:val="none" w:sz="0" w:space="0" w:color="auto"/>
            <w:right w:val="none" w:sz="0" w:space="0" w:color="auto"/>
          </w:divBdr>
        </w:div>
        <w:div w:id="1617717517">
          <w:marLeft w:val="480"/>
          <w:marRight w:val="0"/>
          <w:marTop w:val="0"/>
          <w:marBottom w:val="0"/>
          <w:divBdr>
            <w:top w:val="none" w:sz="0" w:space="0" w:color="auto"/>
            <w:left w:val="none" w:sz="0" w:space="0" w:color="auto"/>
            <w:bottom w:val="none" w:sz="0" w:space="0" w:color="auto"/>
            <w:right w:val="none" w:sz="0" w:space="0" w:color="auto"/>
          </w:divBdr>
        </w:div>
        <w:div w:id="1638099772">
          <w:marLeft w:val="480"/>
          <w:marRight w:val="0"/>
          <w:marTop w:val="0"/>
          <w:marBottom w:val="0"/>
          <w:divBdr>
            <w:top w:val="none" w:sz="0" w:space="0" w:color="auto"/>
            <w:left w:val="none" w:sz="0" w:space="0" w:color="auto"/>
            <w:bottom w:val="none" w:sz="0" w:space="0" w:color="auto"/>
            <w:right w:val="none" w:sz="0" w:space="0" w:color="auto"/>
          </w:divBdr>
        </w:div>
        <w:div w:id="1685404072">
          <w:marLeft w:val="480"/>
          <w:marRight w:val="0"/>
          <w:marTop w:val="0"/>
          <w:marBottom w:val="0"/>
          <w:divBdr>
            <w:top w:val="none" w:sz="0" w:space="0" w:color="auto"/>
            <w:left w:val="none" w:sz="0" w:space="0" w:color="auto"/>
            <w:bottom w:val="none" w:sz="0" w:space="0" w:color="auto"/>
            <w:right w:val="none" w:sz="0" w:space="0" w:color="auto"/>
          </w:divBdr>
        </w:div>
        <w:div w:id="1705403306">
          <w:marLeft w:val="480"/>
          <w:marRight w:val="0"/>
          <w:marTop w:val="0"/>
          <w:marBottom w:val="0"/>
          <w:divBdr>
            <w:top w:val="none" w:sz="0" w:space="0" w:color="auto"/>
            <w:left w:val="none" w:sz="0" w:space="0" w:color="auto"/>
            <w:bottom w:val="none" w:sz="0" w:space="0" w:color="auto"/>
            <w:right w:val="none" w:sz="0" w:space="0" w:color="auto"/>
          </w:divBdr>
        </w:div>
        <w:div w:id="1746107597">
          <w:marLeft w:val="480"/>
          <w:marRight w:val="0"/>
          <w:marTop w:val="0"/>
          <w:marBottom w:val="0"/>
          <w:divBdr>
            <w:top w:val="none" w:sz="0" w:space="0" w:color="auto"/>
            <w:left w:val="none" w:sz="0" w:space="0" w:color="auto"/>
            <w:bottom w:val="none" w:sz="0" w:space="0" w:color="auto"/>
            <w:right w:val="none" w:sz="0" w:space="0" w:color="auto"/>
          </w:divBdr>
        </w:div>
        <w:div w:id="1791704316">
          <w:marLeft w:val="480"/>
          <w:marRight w:val="0"/>
          <w:marTop w:val="0"/>
          <w:marBottom w:val="0"/>
          <w:divBdr>
            <w:top w:val="none" w:sz="0" w:space="0" w:color="auto"/>
            <w:left w:val="none" w:sz="0" w:space="0" w:color="auto"/>
            <w:bottom w:val="none" w:sz="0" w:space="0" w:color="auto"/>
            <w:right w:val="none" w:sz="0" w:space="0" w:color="auto"/>
          </w:divBdr>
        </w:div>
        <w:div w:id="1856965656">
          <w:marLeft w:val="480"/>
          <w:marRight w:val="0"/>
          <w:marTop w:val="0"/>
          <w:marBottom w:val="0"/>
          <w:divBdr>
            <w:top w:val="none" w:sz="0" w:space="0" w:color="auto"/>
            <w:left w:val="none" w:sz="0" w:space="0" w:color="auto"/>
            <w:bottom w:val="none" w:sz="0" w:space="0" w:color="auto"/>
            <w:right w:val="none" w:sz="0" w:space="0" w:color="auto"/>
          </w:divBdr>
        </w:div>
        <w:div w:id="1937133352">
          <w:marLeft w:val="480"/>
          <w:marRight w:val="0"/>
          <w:marTop w:val="0"/>
          <w:marBottom w:val="0"/>
          <w:divBdr>
            <w:top w:val="none" w:sz="0" w:space="0" w:color="auto"/>
            <w:left w:val="none" w:sz="0" w:space="0" w:color="auto"/>
            <w:bottom w:val="none" w:sz="0" w:space="0" w:color="auto"/>
            <w:right w:val="none" w:sz="0" w:space="0" w:color="auto"/>
          </w:divBdr>
        </w:div>
        <w:div w:id="1973514923">
          <w:marLeft w:val="480"/>
          <w:marRight w:val="0"/>
          <w:marTop w:val="0"/>
          <w:marBottom w:val="0"/>
          <w:divBdr>
            <w:top w:val="none" w:sz="0" w:space="0" w:color="auto"/>
            <w:left w:val="none" w:sz="0" w:space="0" w:color="auto"/>
            <w:bottom w:val="none" w:sz="0" w:space="0" w:color="auto"/>
            <w:right w:val="none" w:sz="0" w:space="0" w:color="auto"/>
          </w:divBdr>
        </w:div>
        <w:div w:id="2025160226">
          <w:marLeft w:val="480"/>
          <w:marRight w:val="0"/>
          <w:marTop w:val="0"/>
          <w:marBottom w:val="0"/>
          <w:divBdr>
            <w:top w:val="none" w:sz="0" w:space="0" w:color="auto"/>
            <w:left w:val="none" w:sz="0" w:space="0" w:color="auto"/>
            <w:bottom w:val="none" w:sz="0" w:space="0" w:color="auto"/>
            <w:right w:val="none" w:sz="0" w:space="0" w:color="auto"/>
          </w:divBdr>
        </w:div>
        <w:div w:id="2044552004">
          <w:marLeft w:val="480"/>
          <w:marRight w:val="0"/>
          <w:marTop w:val="0"/>
          <w:marBottom w:val="0"/>
          <w:divBdr>
            <w:top w:val="none" w:sz="0" w:space="0" w:color="auto"/>
            <w:left w:val="none" w:sz="0" w:space="0" w:color="auto"/>
            <w:bottom w:val="none" w:sz="0" w:space="0" w:color="auto"/>
            <w:right w:val="none" w:sz="0" w:space="0" w:color="auto"/>
          </w:divBdr>
        </w:div>
        <w:div w:id="2083259826">
          <w:marLeft w:val="480"/>
          <w:marRight w:val="0"/>
          <w:marTop w:val="0"/>
          <w:marBottom w:val="0"/>
          <w:divBdr>
            <w:top w:val="none" w:sz="0" w:space="0" w:color="auto"/>
            <w:left w:val="none" w:sz="0" w:space="0" w:color="auto"/>
            <w:bottom w:val="none" w:sz="0" w:space="0" w:color="auto"/>
            <w:right w:val="none" w:sz="0" w:space="0" w:color="auto"/>
          </w:divBdr>
        </w:div>
        <w:div w:id="2127965044">
          <w:marLeft w:val="480"/>
          <w:marRight w:val="0"/>
          <w:marTop w:val="0"/>
          <w:marBottom w:val="0"/>
          <w:divBdr>
            <w:top w:val="none" w:sz="0" w:space="0" w:color="auto"/>
            <w:left w:val="none" w:sz="0" w:space="0" w:color="auto"/>
            <w:bottom w:val="none" w:sz="0" w:space="0" w:color="auto"/>
            <w:right w:val="none" w:sz="0" w:space="0" w:color="auto"/>
          </w:divBdr>
        </w:div>
      </w:divsChild>
    </w:div>
    <w:div w:id="101657736">
      <w:marLeft w:val="480"/>
      <w:marRight w:val="0"/>
      <w:marTop w:val="0"/>
      <w:marBottom w:val="0"/>
      <w:divBdr>
        <w:top w:val="none" w:sz="0" w:space="0" w:color="auto"/>
        <w:left w:val="none" w:sz="0" w:space="0" w:color="auto"/>
        <w:bottom w:val="none" w:sz="0" w:space="0" w:color="auto"/>
        <w:right w:val="none" w:sz="0" w:space="0" w:color="auto"/>
      </w:divBdr>
    </w:div>
    <w:div w:id="102920670">
      <w:bodyDiv w:val="1"/>
      <w:marLeft w:val="0"/>
      <w:marRight w:val="0"/>
      <w:marTop w:val="0"/>
      <w:marBottom w:val="0"/>
      <w:divBdr>
        <w:top w:val="none" w:sz="0" w:space="0" w:color="auto"/>
        <w:left w:val="none" w:sz="0" w:space="0" w:color="auto"/>
        <w:bottom w:val="none" w:sz="0" w:space="0" w:color="auto"/>
        <w:right w:val="none" w:sz="0" w:space="0" w:color="auto"/>
      </w:divBdr>
      <w:divsChild>
        <w:div w:id="64692340">
          <w:marLeft w:val="480"/>
          <w:marRight w:val="0"/>
          <w:marTop w:val="0"/>
          <w:marBottom w:val="0"/>
          <w:divBdr>
            <w:top w:val="none" w:sz="0" w:space="0" w:color="auto"/>
            <w:left w:val="none" w:sz="0" w:space="0" w:color="auto"/>
            <w:bottom w:val="none" w:sz="0" w:space="0" w:color="auto"/>
            <w:right w:val="none" w:sz="0" w:space="0" w:color="auto"/>
          </w:divBdr>
        </w:div>
        <w:div w:id="142745183">
          <w:marLeft w:val="480"/>
          <w:marRight w:val="0"/>
          <w:marTop w:val="0"/>
          <w:marBottom w:val="0"/>
          <w:divBdr>
            <w:top w:val="none" w:sz="0" w:space="0" w:color="auto"/>
            <w:left w:val="none" w:sz="0" w:space="0" w:color="auto"/>
            <w:bottom w:val="none" w:sz="0" w:space="0" w:color="auto"/>
            <w:right w:val="none" w:sz="0" w:space="0" w:color="auto"/>
          </w:divBdr>
        </w:div>
        <w:div w:id="165561830">
          <w:marLeft w:val="480"/>
          <w:marRight w:val="0"/>
          <w:marTop w:val="0"/>
          <w:marBottom w:val="0"/>
          <w:divBdr>
            <w:top w:val="none" w:sz="0" w:space="0" w:color="auto"/>
            <w:left w:val="none" w:sz="0" w:space="0" w:color="auto"/>
            <w:bottom w:val="none" w:sz="0" w:space="0" w:color="auto"/>
            <w:right w:val="none" w:sz="0" w:space="0" w:color="auto"/>
          </w:divBdr>
        </w:div>
        <w:div w:id="231163311">
          <w:marLeft w:val="480"/>
          <w:marRight w:val="0"/>
          <w:marTop w:val="0"/>
          <w:marBottom w:val="0"/>
          <w:divBdr>
            <w:top w:val="none" w:sz="0" w:space="0" w:color="auto"/>
            <w:left w:val="none" w:sz="0" w:space="0" w:color="auto"/>
            <w:bottom w:val="none" w:sz="0" w:space="0" w:color="auto"/>
            <w:right w:val="none" w:sz="0" w:space="0" w:color="auto"/>
          </w:divBdr>
        </w:div>
        <w:div w:id="541134653">
          <w:marLeft w:val="480"/>
          <w:marRight w:val="0"/>
          <w:marTop w:val="0"/>
          <w:marBottom w:val="0"/>
          <w:divBdr>
            <w:top w:val="none" w:sz="0" w:space="0" w:color="auto"/>
            <w:left w:val="none" w:sz="0" w:space="0" w:color="auto"/>
            <w:bottom w:val="none" w:sz="0" w:space="0" w:color="auto"/>
            <w:right w:val="none" w:sz="0" w:space="0" w:color="auto"/>
          </w:divBdr>
        </w:div>
        <w:div w:id="948008054">
          <w:marLeft w:val="480"/>
          <w:marRight w:val="0"/>
          <w:marTop w:val="0"/>
          <w:marBottom w:val="0"/>
          <w:divBdr>
            <w:top w:val="none" w:sz="0" w:space="0" w:color="auto"/>
            <w:left w:val="none" w:sz="0" w:space="0" w:color="auto"/>
            <w:bottom w:val="none" w:sz="0" w:space="0" w:color="auto"/>
            <w:right w:val="none" w:sz="0" w:space="0" w:color="auto"/>
          </w:divBdr>
        </w:div>
        <w:div w:id="1156264178">
          <w:marLeft w:val="480"/>
          <w:marRight w:val="0"/>
          <w:marTop w:val="0"/>
          <w:marBottom w:val="0"/>
          <w:divBdr>
            <w:top w:val="none" w:sz="0" w:space="0" w:color="auto"/>
            <w:left w:val="none" w:sz="0" w:space="0" w:color="auto"/>
            <w:bottom w:val="none" w:sz="0" w:space="0" w:color="auto"/>
            <w:right w:val="none" w:sz="0" w:space="0" w:color="auto"/>
          </w:divBdr>
        </w:div>
        <w:div w:id="1249535607">
          <w:marLeft w:val="480"/>
          <w:marRight w:val="0"/>
          <w:marTop w:val="0"/>
          <w:marBottom w:val="0"/>
          <w:divBdr>
            <w:top w:val="none" w:sz="0" w:space="0" w:color="auto"/>
            <w:left w:val="none" w:sz="0" w:space="0" w:color="auto"/>
            <w:bottom w:val="none" w:sz="0" w:space="0" w:color="auto"/>
            <w:right w:val="none" w:sz="0" w:space="0" w:color="auto"/>
          </w:divBdr>
        </w:div>
        <w:div w:id="1400133203">
          <w:marLeft w:val="480"/>
          <w:marRight w:val="0"/>
          <w:marTop w:val="0"/>
          <w:marBottom w:val="0"/>
          <w:divBdr>
            <w:top w:val="none" w:sz="0" w:space="0" w:color="auto"/>
            <w:left w:val="none" w:sz="0" w:space="0" w:color="auto"/>
            <w:bottom w:val="none" w:sz="0" w:space="0" w:color="auto"/>
            <w:right w:val="none" w:sz="0" w:space="0" w:color="auto"/>
          </w:divBdr>
        </w:div>
        <w:div w:id="1408265578">
          <w:marLeft w:val="480"/>
          <w:marRight w:val="0"/>
          <w:marTop w:val="0"/>
          <w:marBottom w:val="0"/>
          <w:divBdr>
            <w:top w:val="none" w:sz="0" w:space="0" w:color="auto"/>
            <w:left w:val="none" w:sz="0" w:space="0" w:color="auto"/>
            <w:bottom w:val="none" w:sz="0" w:space="0" w:color="auto"/>
            <w:right w:val="none" w:sz="0" w:space="0" w:color="auto"/>
          </w:divBdr>
        </w:div>
        <w:div w:id="1435977779">
          <w:marLeft w:val="480"/>
          <w:marRight w:val="0"/>
          <w:marTop w:val="0"/>
          <w:marBottom w:val="0"/>
          <w:divBdr>
            <w:top w:val="none" w:sz="0" w:space="0" w:color="auto"/>
            <w:left w:val="none" w:sz="0" w:space="0" w:color="auto"/>
            <w:bottom w:val="none" w:sz="0" w:space="0" w:color="auto"/>
            <w:right w:val="none" w:sz="0" w:space="0" w:color="auto"/>
          </w:divBdr>
        </w:div>
        <w:div w:id="1452899298">
          <w:marLeft w:val="480"/>
          <w:marRight w:val="0"/>
          <w:marTop w:val="0"/>
          <w:marBottom w:val="0"/>
          <w:divBdr>
            <w:top w:val="none" w:sz="0" w:space="0" w:color="auto"/>
            <w:left w:val="none" w:sz="0" w:space="0" w:color="auto"/>
            <w:bottom w:val="none" w:sz="0" w:space="0" w:color="auto"/>
            <w:right w:val="none" w:sz="0" w:space="0" w:color="auto"/>
          </w:divBdr>
        </w:div>
        <w:div w:id="1567839932">
          <w:marLeft w:val="480"/>
          <w:marRight w:val="0"/>
          <w:marTop w:val="0"/>
          <w:marBottom w:val="0"/>
          <w:divBdr>
            <w:top w:val="none" w:sz="0" w:space="0" w:color="auto"/>
            <w:left w:val="none" w:sz="0" w:space="0" w:color="auto"/>
            <w:bottom w:val="none" w:sz="0" w:space="0" w:color="auto"/>
            <w:right w:val="none" w:sz="0" w:space="0" w:color="auto"/>
          </w:divBdr>
        </w:div>
        <w:div w:id="1702048898">
          <w:marLeft w:val="480"/>
          <w:marRight w:val="0"/>
          <w:marTop w:val="0"/>
          <w:marBottom w:val="0"/>
          <w:divBdr>
            <w:top w:val="none" w:sz="0" w:space="0" w:color="auto"/>
            <w:left w:val="none" w:sz="0" w:space="0" w:color="auto"/>
            <w:bottom w:val="none" w:sz="0" w:space="0" w:color="auto"/>
            <w:right w:val="none" w:sz="0" w:space="0" w:color="auto"/>
          </w:divBdr>
        </w:div>
        <w:div w:id="1760368824">
          <w:marLeft w:val="480"/>
          <w:marRight w:val="0"/>
          <w:marTop w:val="0"/>
          <w:marBottom w:val="0"/>
          <w:divBdr>
            <w:top w:val="none" w:sz="0" w:space="0" w:color="auto"/>
            <w:left w:val="none" w:sz="0" w:space="0" w:color="auto"/>
            <w:bottom w:val="none" w:sz="0" w:space="0" w:color="auto"/>
            <w:right w:val="none" w:sz="0" w:space="0" w:color="auto"/>
          </w:divBdr>
        </w:div>
        <w:div w:id="1825313084">
          <w:marLeft w:val="480"/>
          <w:marRight w:val="0"/>
          <w:marTop w:val="0"/>
          <w:marBottom w:val="0"/>
          <w:divBdr>
            <w:top w:val="none" w:sz="0" w:space="0" w:color="auto"/>
            <w:left w:val="none" w:sz="0" w:space="0" w:color="auto"/>
            <w:bottom w:val="none" w:sz="0" w:space="0" w:color="auto"/>
            <w:right w:val="none" w:sz="0" w:space="0" w:color="auto"/>
          </w:divBdr>
        </w:div>
      </w:divsChild>
    </w:div>
    <w:div w:id="103573911">
      <w:marLeft w:val="480"/>
      <w:marRight w:val="0"/>
      <w:marTop w:val="0"/>
      <w:marBottom w:val="0"/>
      <w:divBdr>
        <w:top w:val="none" w:sz="0" w:space="0" w:color="auto"/>
        <w:left w:val="none" w:sz="0" w:space="0" w:color="auto"/>
        <w:bottom w:val="none" w:sz="0" w:space="0" w:color="auto"/>
        <w:right w:val="none" w:sz="0" w:space="0" w:color="auto"/>
      </w:divBdr>
    </w:div>
    <w:div w:id="104203865">
      <w:marLeft w:val="480"/>
      <w:marRight w:val="0"/>
      <w:marTop w:val="0"/>
      <w:marBottom w:val="0"/>
      <w:divBdr>
        <w:top w:val="none" w:sz="0" w:space="0" w:color="auto"/>
        <w:left w:val="none" w:sz="0" w:space="0" w:color="auto"/>
        <w:bottom w:val="none" w:sz="0" w:space="0" w:color="auto"/>
        <w:right w:val="none" w:sz="0" w:space="0" w:color="auto"/>
      </w:divBdr>
    </w:div>
    <w:div w:id="104543464">
      <w:marLeft w:val="640"/>
      <w:marRight w:val="0"/>
      <w:marTop w:val="0"/>
      <w:marBottom w:val="0"/>
      <w:divBdr>
        <w:top w:val="none" w:sz="0" w:space="0" w:color="auto"/>
        <w:left w:val="none" w:sz="0" w:space="0" w:color="auto"/>
        <w:bottom w:val="none" w:sz="0" w:space="0" w:color="auto"/>
        <w:right w:val="none" w:sz="0" w:space="0" w:color="auto"/>
      </w:divBdr>
    </w:div>
    <w:div w:id="104886493">
      <w:bodyDiv w:val="1"/>
      <w:marLeft w:val="0"/>
      <w:marRight w:val="0"/>
      <w:marTop w:val="0"/>
      <w:marBottom w:val="0"/>
      <w:divBdr>
        <w:top w:val="none" w:sz="0" w:space="0" w:color="auto"/>
        <w:left w:val="none" w:sz="0" w:space="0" w:color="auto"/>
        <w:bottom w:val="none" w:sz="0" w:space="0" w:color="auto"/>
        <w:right w:val="none" w:sz="0" w:space="0" w:color="auto"/>
      </w:divBdr>
    </w:div>
    <w:div w:id="105126849">
      <w:marLeft w:val="640"/>
      <w:marRight w:val="0"/>
      <w:marTop w:val="0"/>
      <w:marBottom w:val="0"/>
      <w:divBdr>
        <w:top w:val="none" w:sz="0" w:space="0" w:color="auto"/>
        <w:left w:val="none" w:sz="0" w:space="0" w:color="auto"/>
        <w:bottom w:val="none" w:sz="0" w:space="0" w:color="auto"/>
        <w:right w:val="none" w:sz="0" w:space="0" w:color="auto"/>
      </w:divBdr>
    </w:div>
    <w:div w:id="105544375">
      <w:bodyDiv w:val="1"/>
      <w:marLeft w:val="0"/>
      <w:marRight w:val="0"/>
      <w:marTop w:val="0"/>
      <w:marBottom w:val="0"/>
      <w:divBdr>
        <w:top w:val="none" w:sz="0" w:space="0" w:color="auto"/>
        <w:left w:val="none" w:sz="0" w:space="0" w:color="auto"/>
        <w:bottom w:val="none" w:sz="0" w:space="0" w:color="auto"/>
        <w:right w:val="none" w:sz="0" w:space="0" w:color="auto"/>
      </w:divBdr>
      <w:divsChild>
        <w:div w:id="157891160">
          <w:marLeft w:val="480"/>
          <w:marRight w:val="0"/>
          <w:marTop w:val="0"/>
          <w:marBottom w:val="0"/>
          <w:divBdr>
            <w:top w:val="none" w:sz="0" w:space="0" w:color="auto"/>
            <w:left w:val="none" w:sz="0" w:space="0" w:color="auto"/>
            <w:bottom w:val="none" w:sz="0" w:space="0" w:color="auto"/>
            <w:right w:val="none" w:sz="0" w:space="0" w:color="auto"/>
          </w:divBdr>
        </w:div>
        <w:div w:id="195316384">
          <w:marLeft w:val="480"/>
          <w:marRight w:val="0"/>
          <w:marTop w:val="0"/>
          <w:marBottom w:val="0"/>
          <w:divBdr>
            <w:top w:val="none" w:sz="0" w:space="0" w:color="auto"/>
            <w:left w:val="none" w:sz="0" w:space="0" w:color="auto"/>
            <w:bottom w:val="none" w:sz="0" w:space="0" w:color="auto"/>
            <w:right w:val="none" w:sz="0" w:space="0" w:color="auto"/>
          </w:divBdr>
        </w:div>
        <w:div w:id="386488355">
          <w:marLeft w:val="480"/>
          <w:marRight w:val="0"/>
          <w:marTop w:val="0"/>
          <w:marBottom w:val="0"/>
          <w:divBdr>
            <w:top w:val="none" w:sz="0" w:space="0" w:color="auto"/>
            <w:left w:val="none" w:sz="0" w:space="0" w:color="auto"/>
            <w:bottom w:val="none" w:sz="0" w:space="0" w:color="auto"/>
            <w:right w:val="none" w:sz="0" w:space="0" w:color="auto"/>
          </w:divBdr>
        </w:div>
        <w:div w:id="609624876">
          <w:marLeft w:val="480"/>
          <w:marRight w:val="0"/>
          <w:marTop w:val="0"/>
          <w:marBottom w:val="0"/>
          <w:divBdr>
            <w:top w:val="none" w:sz="0" w:space="0" w:color="auto"/>
            <w:left w:val="none" w:sz="0" w:space="0" w:color="auto"/>
            <w:bottom w:val="none" w:sz="0" w:space="0" w:color="auto"/>
            <w:right w:val="none" w:sz="0" w:space="0" w:color="auto"/>
          </w:divBdr>
        </w:div>
        <w:div w:id="620889569">
          <w:marLeft w:val="480"/>
          <w:marRight w:val="0"/>
          <w:marTop w:val="0"/>
          <w:marBottom w:val="0"/>
          <w:divBdr>
            <w:top w:val="none" w:sz="0" w:space="0" w:color="auto"/>
            <w:left w:val="none" w:sz="0" w:space="0" w:color="auto"/>
            <w:bottom w:val="none" w:sz="0" w:space="0" w:color="auto"/>
            <w:right w:val="none" w:sz="0" w:space="0" w:color="auto"/>
          </w:divBdr>
        </w:div>
        <w:div w:id="678123248">
          <w:marLeft w:val="480"/>
          <w:marRight w:val="0"/>
          <w:marTop w:val="0"/>
          <w:marBottom w:val="0"/>
          <w:divBdr>
            <w:top w:val="none" w:sz="0" w:space="0" w:color="auto"/>
            <w:left w:val="none" w:sz="0" w:space="0" w:color="auto"/>
            <w:bottom w:val="none" w:sz="0" w:space="0" w:color="auto"/>
            <w:right w:val="none" w:sz="0" w:space="0" w:color="auto"/>
          </w:divBdr>
        </w:div>
        <w:div w:id="778069606">
          <w:marLeft w:val="480"/>
          <w:marRight w:val="0"/>
          <w:marTop w:val="0"/>
          <w:marBottom w:val="0"/>
          <w:divBdr>
            <w:top w:val="none" w:sz="0" w:space="0" w:color="auto"/>
            <w:left w:val="none" w:sz="0" w:space="0" w:color="auto"/>
            <w:bottom w:val="none" w:sz="0" w:space="0" w:color="auto"/>
            <w:right w:val="none" w:sz="0" w:space="0" w:color="auto"/>
          </w:divBdr>
        </w:div>
        <w:div w:id="803424667">
          <w:marLeft w:val="480"/>
          <w:marRight w:val="0"/>
          <w:marTop w:val="0"/>
          <w:marBottom w:val="0"/>
          <w:divBdr>
            <w:top w:val="none" w:sz="0" w:space="0" w:color="auto"/>
            <w:left w:val="none" w:sz="0" w:space="0" w:color="auto"/>
            <w:bottom w:val="none" w:sz="0" w:space="0" w:color="auto"/>
            <w:right w:val="none" w:sz="0" w:space="0" w:color="auto"/>
          </w:divBdr>
        </w:div>
        <w:div w:id="1669165271">
          <w:marLeft w:val="480"/>
          <w:marRight w:val="0"/>
          <w:marTop w:val="0"/>
          <w:marBottom w:val="0"/>
          <w:divBdr>
            <w:top w:val="none" w:sz="0" w:space="0" w:color="auto"/>
            <w:left w:val="none" w:sz="0" w:space="0" w:color="auto"/>
            <w:bottom w:val="none" w:sz="0" w:space="0" w:color="auto"/>
            <w:right w:val="none" w:sz="0" w:space="0" w:color="auto"/>
          </w:divBdr>
        </w:div>
        <w:div w:id="1872526774">
          <w:marLeft w:val="480"/>
          <w:marRight w:val="0"/>
          <w:marTop w:val="0"/>
          <w:marBottom w:val="0"/>
          <w:divBdr>
            <w:top w:val="none" w:sz="0" w:space="0" w:color="auto"/>
            <w:left w:val="none" w:sz="0" w:space="0" w:color="auto"/>
            <w:bottom w:val="none" w:sz="0" w:space="0" w:color="auto"/>
            <w:right w:val="none" w:sz="0" w:space="0" w:color="auto"/>
          </w:divBdr>
        </w:div>
        <w:div w:id="2122801884">
          <w:marLeft w:val="480"/>
          <w:marRight w:val="0"/>
          <w:marTop w:val="0"/>
          <w:marBottom w:val="0"/>
          <w:divBdr>
            <w:top w:val="none" w:sz="0" w:space="0" w:color="auto"/>
            <w:left w:val="none" w:sz="0" w:space="0" w:color="auto"/>
            <w:bottom w:val="none" w:sz="0" w:space="0" w:color="auto"/>
            <w:right w:val="none" w:sz="0" w:space="0" w:color="auto"/>
          </w:divBdr>
        </w:div>
        <w:div w:id="2145612233">
          <w:marLeft w:val="480"/>
          <w:marRight w:val="0"/>
          <w:marTop w:val="0"/>
          <w:marBottom w:val="0"/>
          <w:divBdr>
            <w:top w:val="none" w:sz="0" w:space="0" w:color="auto"/>
            <w:left w:val="none" w:sz="0" w:space="0" w:color="auto"/>
            <w:bottom w:val="none" w:sz="0" w:space="0" w:color="auto"/>
            <w:right w:val="none" w:sz="0" w:space="0" w:color="auto"/>
          </w:divBdr>
        </w:div>
      </w:divsChild>
    </w:div>
    <w:div w:id="105590324">
      <w:bodyDiv w:val="1"/>
      <w:marLeft w:val="0"/>
      <w:marRight w:val="0"/>
      <w:marTop w:val="0"/>
      <w:marBottom w:val="0"/>
      <w:divBdr>
        <w:top w:val="none" w:sz="0" w:space="0" w:color="auto"/>
        <w:left w:val="none" w:sz="0" w:space="0" w:color="auto"/>
        <w:bottom w:val="none" w:sz="0" w:space="0" w:color="auto"/>
        <w:right w:val="none" w:sz="0" w:space="0" w:color="auto"/>
      </w:divBdr>
    </w:div>
    <w:div w:id="106314496">
      <w:bodyDiv w:val="1"/>
      <w:marLeft w:val="0"/>
      <w:marRight w:val="0"/>
      <w:marTop w:val="0"/>
      <w:marBottom w:val="0"/>
      <w:divBdr>
        <w:top w:val="none" w:sz="0" w:space="0" w:color="auto"/>
        <w:left w:val="none" w:sz="0" w:space="0" w:color="auto"/>
        <w:bottom w:val="none" w:sz="0" w:space="0" w:color="auto"/>
        <w:right w:val="none" w:sz="0" w:space="0" w:color="auto"/>
      </w:divBdr>
      <w:divsChild>
        <w:div w:id="167722134">
          <w:marLeft w:val="480"/>
          <w:marRight w:val="0"/>
          <w:marTop w:val="0"/>
          <w:marBottom w:val="0"/>
          <w:divBdr>
            <w:top w:val="none" w:sz="0" w:space="0" w:color="auto"/>
            <w:left w:val="none" w:sz="0" w:space="0" w:color="auto"/>
            <w:bottom w:val="none" w:sz="0" w:space="0" w:color="auto"/>
            <w:right w:val="none" w:sz="0" w:space="0" w:color="auto"/>
          </w:divBdr>
        </w:div>
        <w:div w:id="243271065">
          <w:marLeft w:val="480"/>
          <w:marRight w:val="0"/>
          <w:marTop w:val="0"/>
          <w:marBottom w:val="0"/>
          <w:divBdr>
            <w:top w:val="none" w:sz="0" w:space="0" w:color="auto"/>
            <w:left w:val="none" w:sz="0" w:space="0" w:color="auto"/>
            <w:bottom w:val="none" w:sz="0" w:space="0" w:color="auto"/>
            <w:right w:val="none" w:sz="0" w:space="0" w:color="auto"/>
          </w:divBdr>
        </w:div>
        <w:div w:id="273900784">
          <w:marLeft w:val="480"/>
          <w:marRight w:val="0"/>
          <w:marTop w:val="0"/>
          <w:marBottom w:val="0"/>
          <w:divBdr>
            <w:top w:val="none" w:sz="0" w:space="0" w:color="auto"/>
            <w:left w:val="none" w:sz="0" w:space="0" w:color="auto"/>
            <w:bottom w:val="none" w:sz="0" w:space="0" w:color="auto"/>
            <w:right w:val="none" w:sz="0" w:space="0" w:color="auto"/>
          </w:divBdr>
        </w:div>
        <w:div w:id="434056478">
          <w:marLeft w:val="480"/>
          <w:marRight w:val="0"/>
          <w:marTop w:val="0"/>
          <w:marBottom w:val="0"/>
          <w:divBdr>
            <w:top w:val="none" w:sz="0" w:space="0" w:color="auto"/>
            <w:left w:val="none" w:sz="0" w:space="0" w:color="auto"/>
            <w:bottom w:val="none" w:sz="0" w:space="0" w:color="auto"/>
            <w:right w:val="none" w:sz="0" w:space="0" w:color="auto"/>
          </w:divBdr>
        </w:div>
        <w:div w:id="563561906">
          <w:marLeft w:val="480"/>
          <w:marRight w:val="0"/>
          <w:marTop w:val="0"/>
          <w:marBottom w:val="0"/>
          <w:divBdr>
            <w:top w:val="none" w:sz="0" w:space="0" w:color="auto"/>
            <w:left w:val="none" w:sz="0" w:space="0" w:color="auto"/>
            <w:bottom w:val="none" w:sz="0" w:space="0" w:color="auto"/>
            <w:right w:val="none" w:sz="0" w:space="0" w:color="auto"/>
          </w:divBdr>
        </w:div>
        <w:div w:id="583416763">
          <w:marLeft w:val="480"/>
          <w:marRight w:val="0"/>
          <w:marTop w:val="0"/>
          <w:marBottom w:val="0"/>
          <w:divBdr>
            <w:top w:val="none" w:sz="0" w:space="0" w:color="auto"/>
            <w:left w:val="none" w:sz="0" w:space="0" w:color="auto"/>
            <w:bottom w:val="none" w:sz="0" w:space="0" w:color="auto"/>
            <w:right w:val="none" w:sz="0" w:space="0" w:color="auto"/>
          </w:divBdr>
        </w:div>
        <w:div w:id="607546340">
          <w:marLeft w:val="480"/>
          <w:marRight w:val="0"/>
          <w:marTop w:val="0"/>
          <w:marBottom w:val="0"/>
          <w:divBdr>
            <w:top w:val="none" w:sz="0" w:space="0" w:color="auto"/>
            <w:left w:val="none" w:sz="0" w:space="0" w:color="auto"/>
            <w:bottom w:val="none" w:sz="0" w:space="0" w:color="auto"/>
            <w:right w:val="none" w:sz="0" w:space="0" w:color="auto"/>
          </w:divBdr>
        </w:div>
        <w:div w:id="756948332">
          <w:marLeft w:val="480"/>
          <w:marRight w:val="0"/>
          <w:marTop w:val="0"/>
          <w:marBottom w:val="0"/>
          <w:divBdr>
            <w:top w:val="none" w:sz="0" w:space="0" w:color="auto"/>
            <w:left w:val="none" w:sz="0" w:space="0" w:color="auto"/>
            <w:bottom w:val="none" w:sz="0" w:space="0" w:color="auto"/>
            <w:right w:val="none" w:sz="0" w:space="0" w:color="auto"/>
          </w:divBdr>
        </w:div>
        <w:div w:id="908926624">
          <w:marLeft w:val="480"/>
          <w:marRight w:val="0"/>
          <w:marTop w:val="0"/>
          <w:marBottom w:val="0"/>
          <w:divBdr>
            <w:top w:val="none" w:sz="0" w:space="0" w:color="auto"/>
            <w:left w:val="none" w:sz="0" w:space="0" w:color="auto"/>
            <w:bottom w:val="none" w:sz="0" w:space="0" w:color="auto"/>
            <w:right w:val="none" w:sz="0" w:space="0" w:color="auto"/>
          </w:divBdr>
        </w:div>
        <w:div w:id="1163358352">
          <w:marLeft w:val="480"/>
          <w:marRight w:val="0"/>
          <w:marTop w:val="0"/>
          <w:marBottom w:val="0"/>
          <w:divBdr>
            <w:top w:val="none" w:sz="0" w:space="0" w:color="auto"/>
            <w:left w:val="none" w:sz="0" w:space="0" w:color="auto"/>
            <w:bottom w:val="none" w:sz="0" w:space="0" w:color="auto"/>
            <w:right w:val="none" w:sz="0" w:space="0" w:color="auto"/>
          </w:divBdr>
        </w:div>
        <w:div w:id="1234583122">
          <w:marLeft w:val="480"/>
          <w:marRight w:val="0"/>
          <w:marTop w:val="0"/>
          <w:marBottom w:val="0"/>
          <w:divBdr>
            <w:top w:val="none" w:sz="0" w:space="0" w:color="auto"/>
            <w:left w:val="none" w:sz="0" w:space="0" w:color="auto"/>
            <w:bottom w:val="none" w:sz="0" w:space="0" w:color="auto"/>
            <w:right w:val="none" w:sz="0" w:space="0" w:color="auto"/>
          </w:divBdr>
        </w:div>
        <w:div w:id="1333994259">
          <w:marLeft w:val="480"/>
          <w:marRight w:val="0"/>
          <w:marTop w:val="0"/>
          <w:marBottom w:val="0"/>
          <w:divBdr>
            <w:top w:val="none" w:sz="0" w:space="0" w:color="auto"/>
            <w:left w:val="none" w:sz="0" w:space="0" w:color="auto"/>
            <w:bottom w:val="none" w:sz="0" w:space="0" w:color="auto"/>
            <w:right w:val="none" w:sz="0" w:space="0" w:color="auto"/>
          </w:divBdr>
        </w:div>
        <w:div w:id="1444302584">
          <w:marLeft w:val="480"/>
          <w:marRight w:val="0"/>
          <w:marTop w:val="0"/>
          <w:marBottom w:val="0"/>
          <w:divBdr>
            <w:top w:val="none" w:sz="0" w:space="0" w:color="auto"/>
            <w:left w:val="none" w:sz="0" w:space="0" w:color="auto"/>
            <w:bottom w:val="none" w:sz="0" w:space="0" w:color="auto"/>
            <w:right w:val="none" w:sz="0" w:space="0" w:color="auto"/>
          </w:divBdr>
        </w:div>
        <w:div w:id="1588003046">
          <w:marLeft w:val="480"/>
          <w:marRight w:val="0"/>
          <w:marTop w:val="0"/>
          <w:marBottom w:val="0"/>
          <w:divBdr>
            <w:top w:val="none" w:sz="0" w:space="0" w:color="auto"/>
            <w:left w:val="none" w:sz="0" w:space="0" w:color="auto"/>
            <w:bottom w:val="none" w:sz="0" w:space="0" w:color="auto"/>
            <w:right w:val="none" w:sz="0" w:space="0" w:color="auto"/>
          </w:divBdr>
        </w:div>
        <w:div w:id="1654987756">
          <w:marLeft w:val="480"/>
          <w:marRight w:val="0"/>
          <w:marTop w:val="0"/>
          <w:marBottom w:val="0"/>
          <w:divBdr>
            <w:top w:val="none" w:sz="0" w:space="0" w:color="auto"/>
            <w:left w:val="none" w:sz="0" w:space="0" w:color="auto"/>
            <w:bottom w:val="none" w:sz="0" w:space="0" w:color="auto"/>
            <w:right w:val="none" w:sz="0" w:space="0" w:color="auto"/>
          </w:divBdr>
        </w:div>
        <w:div w:id="1765491989">
          <w:marLeft w:val="480"/>
          <w:marRight w:val="0"/>
          <w:marTop w:val="0"/>
          <w:marBottom w:val="0"/>
          <w:divBdr>
            <w:top w:val="none" w:sz="0" w:space="0" w:color="auto"/>
            <w:left w:val="none" w:sz="0" w:space="0" w:color="auto"/>
            <w:bottom w:val="none" w:sz="0" w:space="0" w:color="auto"/>
            <w:right w:val="none" w:sz="0" w:space="0" w:color="auto"/>
          </w:divBdr>
        </w:div>
        <w:div w:id="1871796841">
          <w:marLeft w:val="480"/>
          <w:marRight w:val="0"/>
          <w:marTop w:val="0"/>
          <w:marBottom w:val="0"/>
          <w:divBdr>
            <w:top w:val="none" w:sz="0" w:space="0" w:color="auto"/>
            <w:left w:val="none" w:sz="0" w:space="0" w:color="auto"/>
            <w:bottom w:val="none" w:sz="0" w:space="0" w:color="auto"/>
            <w:right w:val="none" w:sz="0" w:space="0" w:color="auto"/>
          </w:divBdr>
        </w:div>
        <w:div w:id="1890605387">
          <w:marLeft w:val="480"/>
          <w:marRight w:val="0"/>
          <w:marTop w:val="0"/>
          <w:marBottom w:val="0"/>
          <w:divBdr>
            <w:top w:val="none" w:sz="0" w:space="0" w:color="auto"/>
            <w:left w:val="none" w:sz="0" w:space="0" w:color="auto"/>
            <w:bottom w:val="none" w:sz="0" w:space="0" w:color="auto"/>
            <w:right w:val="none" w:sz="0" w:space="0" w:color="auto"/>
          </w:divBdr>
        </w:div>
        <w:div w:id="1938058207">
          <w:marLeft w:val="480"/>
          <w:marRight w:val="0"/>
          <w:marTop w:val="0"/>
          <w:marBottom w:val="0"/>
          <w:divBdr>
            <w:top w:val="none" w:sz="0" w:space="0" w:color="auto"/>
            <w:left w:val="none" w:sz="0" w:space="0" w:color="auto"/>
            <w:bottom w:val="none" w:sz="0" w:space="0" w:color="auto"/>
            <w:right w:val="none" w:sz="0" w:space="0" w:color="auto"/>
          </w:divBdr>
        </w:div>
      </w:divsChild>
    </w:div>
    <w:div w:id="106775178">
      <w:bodyDiv w:val="1"/>
      <w:marLeft w:val="0"/>
      <w:marRight w:val="0"/>
      <w:marTop w:val="0"/>
      <w:marBottom w:val="0"/>
      <w:divBdr>
        <w:top w:val="none" w:sz="0" w:space="0" w:color="auto"/>
        <w:left w:val="none" w:sz="0" w:space="0" w:color="auto"/>
        <w:bottom w:val="none" w:sz="0" w:space="0" w:color="auto"/>
        <w:right w:val="none" w:sz="0" w:space="0" w:color="auto"/>
      </w:divBdr>
      <w:divsChild>
        <w:div w:id="196545576">
          <w:marLeft w:val="480"/>
          <w:marRight w:val="0"/>
          <w:marTop w:val="0"/>
          <w:marBottom w:val="0"/>
          <w:divBdr>
            <w:top w:val="none" w:sz="0" w:space="0" w:color="auto"/>
            <w:left w:val="none" w:sz="0" w:space="0" w:color="auto"/>
            <w:bottom w:val="none" w:sz="0" w:space="0" w:color="auto"/>
            <w:right w:val="none" w:sz="0" w:space="0" w:color="auto"/>
          </w:divBdr>
        </w:div>
        <w:div w:id="239874228">
          <w:marLeft w:val="480"/>
          <w:marRight w:val="0"/>
          <w:marTop w:val="0"/>
          <w:marBottom w:val="0"/>
          <w:divBdr>
            <w:top w:val="none" w:sz="0" w:space="0" w:color="auto"/>
            <w:left w:val="none" w:sz="0" w:space="0" w:color="auto"/>
            <w:bottom w:val="none" w:sz="0" w:space="0" w:color="auto"/>
            <w:right w:val="none" w:sz="0" w:space="0" w:color="auto"/>
          </w:divBdr>
        </w:div>
        <w:div w:id="246958581">
          <w:marLeft w:val="480"/>
          <w:marRight w:val="0"/>
          <w:marTop w:val="0"/>
          <w:marBottom w:val="0"/>
          <w:divBdr>
            <w:top w:val="none" w:sz="0" w:space="0" w:color="auto"/>
            <w:left w:val="none" w:sz="0" w:space="0" w:color="auto"/>
            <w:bottom w:val="none" w:sz="0" w:space="0" w:color="auto"/>
            <w:right w:val="none" w:sz="0" w:space="0" w:color="auto"/>
          </w:divBdr>
        </w:div>
        <w:div w:id="248514255">
          <w:marLeft w:val="480"/>
          <w:marRight w:val="0"/>
          <w:marTop w:val="0"/>
          <w:marBottom w:val="0"/>
          <w:divBdr>
            <w:top w:val="none" w:sz="0" w:space="0" w:color="auto"/>
            <w:left w:val="none" w:sz="0" w:space="0" w:color="auto"/>
            <w:bottom w:val="none" w:sz="0" w:space="0" w:color="auto"/>
            <w:right w:val="none" w:sz="0" w:space="0" w:color="auto"/>
          </w:divBdr>
        </w:div>
        <w:div w:id="256906815">
          <w:marLeft w:val="480"/>
          <w:marRight w:val="0"/>
          <w:marTop w:val="0"/>
          <w:marBottom w:val="0"/>
          <w:divBdr>
            <w:top w:val="none" w:sz="0" w:space="0" w:color="auto"/>
            <w:left w:val="none" w:sz="0" w:space="0" w:color="auto"/>
            <w:bottom w:val="none" w:sz="0" w:space="0" w:color="auto"/>
            <w:right w:val="none" w:sz="0" w:space="0" w:color="auto"/>
          </w:divBdr>
        </w:div>
        <w:div w:id="274102455">
          <w:marLeft w:val="480"/>
          <w:marRight w:val="0"/>
          <w:marTop w:val="0"/>
          <w:marBottom w:val="0"/>
          <w:divBdr>
            <w:top w:val="none" w:sz="0" w:space="0" w:color="auto"/>
            <w:left w:val="none" w:sz="0" w:space="0" w:color="auto"/>
            <w:bottom w:val="none" w:sz="0" w:space="0" w:color="auto"/>
            <w:right w:val="none" w:sz="0" w:space="0" w:color="auto"/>
          </w:divBdr>
        </w:div>
        <w:div w:id="364137056">
          <w:marLeft w:val="480"/>
          <w:marRight w:val="0"/>
          <w:marTop w:val="0"/>
          <w:marBottom w:val="0"/>
          <w:divBdr>
            <w:top w:val="none" w:sz="0" w:space="0" w:color="auto"/>
            <w:left w:val="none" w:sz="0" w:space="0" w:color="auto"/>
            <w:bottom w:val="none" w:sz="0" w:space="0" w:color="auto"/>
            <w:right w:val="none" w:sz="0" w:space="0" w:color="auto"/>
          </w:divBdr>
        </w:div>
        <w:div w:id="425343271">
          <w:marLeft w:val="480"/>
          <w:marRight w:val="0"/>
          <w:marTop w:val="0"/>
          <w:marBottom w:val="0"/>
          <w:divBdr>
            <w:top w:val="none" w:sz="0" w:space="0" w:color="auto"/>
            <w:left w:val="none" w:sz="0" w:space="0" w:color="auto"/>
            <w:bottom w:val="none" w:sz="0" w:space="0" w:color="auto"/>
            <w:right w:val="none" w:sz="0" w:space="0" w:color="auto"/>
          </w:divBdr>
        </w:div>
        <w:div w:id="448939277">
          <w:marLeft w:val="480"/>
          <w:marRight w:val="0"/>
          <w:marTop w:val="0"/>
          <w:marBottom w:val="0"/>
          <w:divBdr>
            <w:top w:val="none" w:sz="0" w:space="0" w:color="auto"/>
            <w:left w:val="none" w:sz="0" w:space="0" w:color="auto"/>
            <w:bottom w:val="none" w:sz="0" w:space="0" w:color="auto"/>
            <w:right w:val="none" w:sz="0" w:space="0" w:color="auto"/>
          </w:divBdr>
        </w:div>
        <w:div w:id="500002942">
          <w:marLeft w:val="480"/>
          <w:marRight w:val="0"/>
          <w:marTop w:val="0"/>
          <w:marBottom w:val="0"/>
          <w:divBdr>
            <w:top w:val="none" w:sz="0" w:space="0" w:color="auto"/>
            <w:left w:val="none" w:sz="0" w:space="0" w:color="auto"/>
            <w:bottom w:val="none" w:sz="0" w:space="0" w:color="auto"/>
            <w:right w:val="none" w:sz="0" w:space="0" w:color="auto"/>
          </w:divBdr>
        </w:div>
        <w:div w:id="534274951">
          <w:marLeft w:val="480"/>
          <w:marRight w:val="0"/>
          <w:marTop w:val="0"/>
          <w:marBottom w:val="0"/>
          <w:divBdr>
            <w:top w:val="none" w:sz="0" w:space="0" w:color="auto"/>
            <w:left w:val="none" w:sz="0" w:space="0" w:color="auto"/>
            <w:bottom w:val="none" w:sz="0" w:space="0" w:color="auto"/>
            <w:right w:val="none" w:sz="0" w:space="0" w:color="auto"/>
          </w:divBdr>
        </w:div>
        <w:div w:id="631834051">
          <w:marLeft w:val="480"/>
          <w:marRight w:val="0"/>
          <w:marTop w:val="0"/>
          <w:marBottom w:val="0"/>
          <w:divBdr>
            <w:top w:val="none" w:sz="0" w:space="0" w:color="auto"/>
            <w:left w:val="none" w:sz="0" w:space="0" w:color="auto"/>
            <w:bottom w:val="none" w:sz="0" w:space="0" w:color="auto"/>
            <w:right w:val="none" w:sz="0" w:space="0" w:color="auto"/>
          </w:divBdr>
        </w:div>
        <w:div w:id="668798035">
          <w:marLeft w:val="480"/>
          <w:marRight w:val="0"/>
          <w:marTop w:val="0"/>
          <w:marBottom w:val="0"/>
          <w:divBdr>
            <w:top w:val="none" w:sz="0" w:space="0" w:color="auto"/>
            <w:left w:val="none" w:sz="0" w:space="0" w:color="auto"/>
            <w:bottom w:val="none" w:sz="0" w:space="0" w:color="auto"/>
            <w:right w:val="none" w:sz="0" w:space="0" w:color="auto"/>
          </w:divBdr>
        </w:div>
        <w:div w:id="678191353">
          <w:marLeft w:val="480"/>
          <w:marRight w:val="0"/>
          <w:marTop w:val="0"/>
          <w:marBottom w:val="0"/>
          <w:divBdr>
            <w:top w:val="none" w:sz="0" w:space="0" w:color="auto"/>
            <w:left w:val="none" w:sz="0" w:space="0" w:color="auto"/>
            <w:bottom w:val="none" w:sz="0" w:space="0" w:color="auto"/>
            <w:right w:val="none" w:sz="0" w:space="0" w:color="auto"/>
          </w:divBdr>
        </w:div>
        <w:div w:id="685865957">
          <w:marLeft w:val="480"/>
          <w:marRight w:val="0"/>
          <w:marTop w:val="0"/>
          <w:marBottom w:val="0"/>
          <w:divBdr>
            <w:top w:val="none" w:sz="0" w:space="0" w:color="auto"/>
            <w:left w:val="none" w:sz="0" w:space="0" w:color="auto"/>
            <w:bottom w:val="none" w:sz="0" w:space="0" w:color="auto"/>
            <w:right w:val="none" w:sz="0" w:space="0" w:color="auto"/>
          </w:divBdr>
        </w:div>
        <w:div w:id="778257766">
          <w:marLeft w:val="480"/>
          <w:marRight w:val="0"/>
          <w:marTop w:val="0"/>
          <w:marBottom w:val="0"/>
          <w:divBdr>
            <w:top w:val="none" w:sz="0" w:space="0" w:color="auto"/>
            <w:left w:val="none" w:sz="0" w:space="0" w:color="auto"/>
            <w:bottom w:val="none" w:sz="0" w:space="0" w:color="auto"/>
            <w:right w:val="none" w:sz="0" w:space="0" w:color="auto"/>
          </w:divBdr>
        </w:div>
        <w:div w:id="854150268">
          <w:marLeft w:val="480"/>
          <w:marRight w:val="0"/>
          <w:marTop w:val="0"/>
          <w:marBottom w:val="0"/>
          <w:divBdr>
            <w:top w:val="none" w:sz="0" w:space="0" w:color="auto"/>
            <w:left w:val="none" w:sz="0" w:space="0" w:color="auto"/>
            <w:bottom w:val="none" w:sz="0" w:space="0" w:color="auto"/>
            <w:right w:val="none" w:sz="0" w:space="0" w:color="auto"/>
          </w:divBdr>
        </w:div>
        <w:div w:id="855267361">
          <w:marLeft w:val="480"/>
          <w:marRight w:val="0"/>
          <w:marTop w:val="0"/>
          <w:marBottom w:val="0"/>
          <w:divBdr>
            <w:top w:val="none" w:sz="0" w:space="0" w:color="auto"/>
            <w:left w:val="none" w:sz="0" w:space="0" w:color="auto"/>
            <w:bottom w:val="none" w:sz="0" w:space="0" w:color="auto"/>
            <w:right w:val="none" w:sz="0" w:space="0" w:color="auto"/>
          </w:divBdr>
        </w:div>
        <w:div w:id="885019817">
          <w:marLeft w:val="480"/>
          <w:marRight w:val="0"/>
          <w:marTop w:val="0"/>
          <w:marBottom w:val="0"/>
          <w:divBdr>
            <w:top w:val="none" w:sz="0" w:space="0" w:color="auto"/>
            <w:left w:val="none" w:sz="0" w:space="0" w:color="auto"/>
            <w:bottom w:val="none" w:sz="0" w:space="0" w:color="auto"/>
            <w:right w:val="none" w:sz="0" w:space="0" w:color="auto"/>
          </w:divBdr>
        </w:div>
        <w:div w:id="923685341">
          <w:marLeft w:val="480"/>
          <w:marRight w:val="0"/>
          <w:marTop w:val="0"/>
          <w:marBottom w:val="0"/>
          <w:divBdr>
            <w:top w:val="none" w:sz="0" w:space="0" w:color="auto"/>
            <w:left w:val="none" w:sz="0" w:space="0" w:color="auto"/>
            <w:bottom w:val="none" w:sz="0" w:space="0" w:color="auto"/>
            <w:right w:val="none" w:sz="0" w:space="0" w:color="auto"/>
          </w:divBdr>
        </w:div>
        <w:div w:id="953907415">
          <w:marLeft w:val="480"/>
          <w:marRight w:val="0"/>
          <w:marTop w:val="0"/>
          <w:marBottom w:val="0"/>
          <w:divBdr>
            <w:top w:val="none" w:sz="0" w:space="0" w:color="auto"/>
            <w:left w:val="none" w:sz="0" w:space="0" w:color="auto"/>
            <w:bottom w:val="none" w:sz="0" w:space="0" w:color="auto"/>
            <w:right w:val="none" w:sz="0" w:space="0" w:color="auto"/>
          </w:divBdr>
        </w:div>
        <w:div w:id="955211730">
          <w:marLeft w:val="480"/>
          <w:marRight w:val="0"/>
          <w:marTop w:val="0"/>
          <w:marBottom w:val="0"/>
          <w:divBdr>
            <w:top w:val="none" w:sz="0" w:space="0" w:color="auto"/>
            <w:left w:val="none" w:sz="0" w:space="0" w:color="auto"/>
            <w:bottom w:val="none" w:sz="0" w:space="0" w:color="auto"/>
            <w:right w:val="none" w:sz="0" w:space="0" w:color="auto"/>
          </w:divBdr>
        </w:div>
        <w:div w:id="956571483">
          <w:marLeft w:val="480"/>
          <w:marRight w:val="0"/>
          <w:marTop w:val="0"/>
          <w:marBottom w:val="0"/>
          <w:divBdr>
            <w:top w:val="none" w:sz="0" w:space="0" w:color="auto"/>
            <w:left w:val="none" w:sz="0" w:space="0" w:color="auto"/>
            <w:bottom w:val="none" w:sz="0" w:space="0" w:color="auto"/>
            <w:right w:val="none" w:sz="0" w:space="0" w:color="auto"/>
          </w:divBdr>
        </w:div>
        <w:div w:id="1055204951">
          <w:marLeft w:val="480"/>
          <w:marRight w:val="0"/>
          <w:marTop w:val="0"/>
          <w:marBottom w:val="0"/>
          <w:divBdr>
            <w:top w:val="none" w:sz="0" w:space="0" w:color="auto"/>
            <w:left w:val="none" w:sz="0" w:space="0" w:color="auto"/>
            <w:bottom w:val="none" w:sz="0" w:space="0" w:color="auto"/>
            <w:right w:val="none" w:sz="0" w:space="0" w:color="auto"/>
          </w:divBdr>
        </w:div>
        <w:div w:id="1137180794">
          <w:marLeft w:val="480"/>
          <w:marRight w:val="0"/>
          <w:marTop w:val="0"/>
          <w:marBottom w:val="0"/>
          <w:divBdr>
            <w:top w:val="none" w:sz="0" w:space="0" w:color="auto"/>
            <w:left w:val="none" w:sz="0" w:space="0" w:color="auto"/>
            <w:bottom w:val="none" w:sz="0" w:space="0" w:color="auto"/>
            <w:right w:val="none" w:sz="0" w:space="0" w:color="auto"/>
          </w:divBdr>
        </w:div>
        <w:div w:id="1156141271">
          <w:marLeft w:val="480"/>
          <w:marRight w:val="0"/>
          <w:marTop w:val="0"/>
          <w:marBottom w:val="0"/>
          <w:divBdr>
            <w:top w:val="none" w:sz="0" w:space="0" w:color="auto"/>
            <w:left w:val="none" w:sz="0" w:space="0" w:color="auto"/>
            <w:bottom w:val="none" w:sz="0" w:space="0" w:color="auto"/>
            <w:right w:val="none" w:sz="0" w:space="0" w:color="auto"/>
          </w:divBdr>
        </w:div>
        <w:div w:id="1190795302">
          <w:marLeft w:val="480"/>
          <w:marRight w:val="0"/>
          <w:marTop w:val="0"/>
          <w:marBottom w:val="0"/>
          <w:divBdr>
            <w:top w:val="none" w:sz="0" w:space="0" w:color="auto"/>
            <w:left w:val="none" w:sz="0" w:space="0" w:color="auto"/>
            <w:bottom w:val="none" w:sz="0" w:space="0" w:color="auto"/>
            <w:right w:val="none" w:sz="0" w:space="0" w:color="auto"/>
          </w:divBdr>
        </w:div>
        <w:div w:id="1194002270">
          <w:marLeft w:val="480"/>
          <w:marRight w:val="0"/>
          <w:marTop w:val="0"/>
          <w:marBottom w:val="0"/>
          <w:divBdr>
            <w:top w:val="none" w:sz="0" w:space="0" w:color="auto"/>
            <w:left w:val="none" w:sz="0" w:space="0" w:color="auto"/>
            <w:bottom w:val="none" w:sz="0" w:space="0" w:color="auto"/>
            <w:right w:val="none" w:sz="0" w:space="0" w:color="auto"/>
          </w:divBdr>
        </w:div>
        <w:div w:id="1277904025">
          <w:marLeft w:val="480"/>
          <w:marRight w:val="0"/>
          <w:marTop w:val="0"/>
          <w:marBottom w:val="0"/>
          <w:divBdr>
            <w:top w:val="none" w:sz="0" w:space="0" w:color="auto"/>
            <w:left w:val="none" w:sz="0" w:space="0" w:color="auto"/>
            <w:bottom w:val="none" w:sz="0" w:space="0" w:color="auto"/>
            <w:right w:val="none" w:sz="0" w:space="0" w:color="auto"/>
          </w:divBdr>
        </w:div>
        <w:div w:id="1361663096">
          <w:marLeft w:val="480"/>
          <w:marRight w:val="0"/>
          <w:marTop w:val="0"/>
          <w:marBottom w:val="0"/>
          <w:divBdr>
            <w:top w:val="none" w:sz="0" w:space="0" w:color="auto"/>
            <w:left w:val="none" w:sz="0" w:space="0" w:color="auto"/>
            <w:bottom w:val="none" w:sz="0" w:space="0" w:color="auto"/>
            <w:right w:val="none" w:sz="0" w:space="0" w:color="auto"/>
          </w:divBdr>
        </w:div>
        <w:div w:id="1361978129">
          <w:marLeft w:val="480"/>
          <w:marRight w:val="0"/>
          <w:marTop w:val="0"/>
          <w:marBottom w:val="0"/>
          <w:divBdr>
            <w:top w:val="none" w:sz="0" w:space="0" w:color="auto"/>
            <w:left w:val="none" w:sz="0" w:space="0" w:color="auto"/>
            <w:bottom w:val="none" w:sz="0" w:space="0" w:color="auto"/>
            <w:right w:val="none" w:sz="0" w:space="0" w:color="auto"/>
          </w:divBdr>
        </w:div>
        <w:div w:id="1372850728">
          <w:marLeft w:val="480"/>
          <w:marRight w:val="0"/>
          <w:marTop w:val="0"/>
          <w:marBottom w:val="0"/>
          <w:divBdr>
            <w:top w:val="none" w:sz="0" w:space="0" w:color="auto"/>
            <w:left w:val="none" w:sz="0" w:space="0" w:color="auto"/>
            <w:bottom w:val="none" w:sz="0" w:space="0" w:color="auto"/>
            <w:right w:val="none" w:sz="0" w:space="0" w:color="auto"/>
          </w:divBdr>
        </w:div>
        <w:div w:id="1402096218">
          <w:marLeft w:val="480"/>
          <w:marRight w:val="0"/>
          <w:marTop w:val="0"/>
          <w:marBottom w:val="0"/>
          <w:divBdr>
            <w:top w:val="none" w:sz="0" w:space="0" w:color="auto"/>
            <w:left w:val="none" w:sz="0" w:space="0" w:color="auto"/>
            <w:bottom w:val="none" w:sz="0" w:space="0" w:color="auto"/>
            <w:right w:val="none" w:sz="0" w:space="0" w:color="auto"/>
          </w:divBdr>
        </w:div>
        <w:div w:id="1411926528">
          <w:marLeft w:val="480"/>
          <w:marRight w:val="0"/>
          <w:marTop w:val="0"/>
          <w:marBottom w:val="0"/>
          <w:divBdr>
            <w:top w:val="none" w:sz="0" w:space="0" w:color="auto"/>
            <w:left w:val="none" w:sz="0" w:space="0" w:color="auto"/>
            <w:bottom w:val="none" w:sz="0" w:space="0" w:color="auto"/>
            <w:right w:val="none" w:sz="0" w:space="0" w:color="auto"/>
          </w:divBdr>
        </w:div>
        <w:div w:id="1460807195">
          <w:marLeft w:val="480"/>
          <w:marRight w:val="0"/>
          <w:marTop w:val="0"/>
          <w:marBottom w:val="0"/>
          <w:divBdr>
            <w:top w:val="none" w:sz="0" w:space="0" w:color="auto"/>
            <w:left w:val="none" w:sz="0" w:space="0" w:color="auto"/>
            <w:bottom w:val="none" w:sz="0" w:space="0" w:color="auto"/>
            <w:right w:val="none" w:sz="0" w:space="0" w:color="auto"/>
          </w:divBdr>
        </w:div>
        <w:div w:id="1519999246">
          <w:marLeft w:val="480"/>
          <w:marRight w:val="0"/>
          <w:marTop w:val="0"/>
          <w:marBottom w:val="0"/>
          <w:divBdr>
            <w:top w:val="none" w:sz="0" w:space="0" w:color="auto"/>
            <w:left w:val="none" w:sz="0" w:space="0" w:color="auto"/>
            <w:bottom w:val="none" w:sz="0" w:space="0" w:color="auto"/>
            <w:right w:val="none" w:sz="0" w:space="0" w:color="auto"/>
          </w:divBdr>
        </w:div>
        <w:div w:id="1533373722">
          <w:marLeft w:val="480"/>
          <w:marRight w:val="0"/>
          <w:marTop w:val="0"/>
          <w:marBottom w:val="0"/>
          <w:divBdr>
            <w:top w:val="none" w:sz="0" w:space="0" w:color="auto"/>
            <w:left w:val="none" w:sz="0" w:space="0" w:color="auto"/>
            <w:bottom w:val="none" w:sz="0" w:space="0" w:color="auto"/>
            <w:right w:val="none" w:sz="0" w:space="0" w:color="auto"/>
          </w:divBdr>
        </w:div>
        <w:div w:id="1540779953">
          <w:marLeft w:val="480"/>
          <w:marRight w:val="0"/>
          <w:marTop w:val="0"/>
          <w:marBottom w:val="0"/>
          <w:divBdr>
            <w:top w:val="none" w:sz="0" w:space="0" w:color="auto"/>
            <w:left w:val="none" w:sz="0" w:space="0" w:color="auto"/>
            <w:bottom w:val="none" w:sz="0" w:space="0" w:color="auto"/>
            <w:right w:val="none" w:sz="0" w:space="0" w:color="auto"/>
          </w:divBdr>
        </w:div>
        <w:div w:id="1567374357">
          <w:marLeft w:val="480"/>
          <w:marRight w:val="0"/>
          <w:marTop w:val="0"/>
          <w:marBottom w:val="0"/>
          <w:divBdr>
            <w:top w:val="none" w:sz="0" w:space="0" w:color="auto"/>
            <w:left w:val="none" w:sz="0" w:space="0" w:color="auto"/>
            <w:bottom w:val="none" w:sz="0" w:space="0" w:color="auto"/>
            <w:right w:val="none" w:sz="0" w:space="0" w:color="auto"/>
          </w:divBdr>
        </w:div>
        <w:div w:id="1635211370">
          <w:marLeft w:val="480"/>
          <w:marRight w:val="0"/>
          <w:marTop w:val="0"/>
          <w:marBottom w:val="0"/>
          <w:divBdr>
            <w:top w:val="none" w:sz="0" w:space="0" w:color="auto"/>
            <w:left w:val="none" w:sz="0" w:space="0" w:color="auto"/>
            <w:bottom w:val="none" w:sz="0" w:space="0" w:color="auto"/>
            <w:right w:val="none" w:sz="0" w:space="0" w:color="auto"/>
          </w:divBdr>
        </w:div>
        <w:div w:id="1639452362">
          <w:marLeft w:val="480"/>
          <w:marRight w:val="0"/>
          <w:marTop w:val="0"/>
          <w:marBottom w:val="0"/>
          <w:divBdr>
            <w:top w:val="none" w:sz="0" w:space="0" w:color="auto"/>
            <w:left w:val="none" w:sz="0" w:space="0" w:color="auto"/>
            <w:bottom w:val="none" w:sz="0" w:space="0" w:color="auto"/>
            <w:right w:val="none" w:sz="0" w:space="0" w:color="auto"/>
          </w:divBdr>
        </w:div>
        <w:div w:id="1667634168">
          <w:marLeft w:val="480"/>
          <w:marRight w:val="0"/>
          <w:marTop w:val="0"/>
          <w:marBottom w:val="0"/>
          <w:divBdr>
            <w:top w:val="none" w:sz="0" w:space="0" w:color="auto"/>
            <w:left w:val="none" w:sz="0" w:space="0" w:color="auto"/>
            <w:bottom w:val="none" w:sz="0" w:space="0" w:color="auto"/>
            <w:right w:val="none" w:sz="0" w:space="0" w:color="auto"/>
          </w:divBdr>
        </w:div>
        <w:div w:id="1709917071">
          <w:marLeft w:val="480"/>
          <w:marRight w:val="0"/>
          <w:marTop w:val="0"/>
          <w:marBottom w:val="0"/>
          <w:divBdr>
            <w:top w:val="none" w:sz="0" w:space="0" w:color="auto"/>
            <w:left w:val="none" w:sz="0" w:space="0" w:color="auto"/>
            <w:bottom w:val="none" w:sz="0" w:space="0" w:color="auto"/>
            <w:right w:val="none" w:sz="0" w:space="0" w:color="auto"/>
          </w:divBdr>
        </w:div>
        <w:div w:id="1771045483">
          <w:marLeft w:val="480"/>
          <w:marRight w:val="0"/>
          <w:marTop w:val="0"/>
          <w:marBottom w:val="0"/>
          <w:divBdr>
            <w:top w:val="none" w:sz="0" w:space="0" w:color="auto"/>
            <w:left w:val="none" w:sz="0" w:space="0" w:color="auto"/>
            <w:bottom w:val="none" w:sz="0" w:space="0" w:color="auto"/>
            <w:right w:val="none" w:sz="0" w:space="0" w:color="auto"/>
          </w:divBdr>
        </w:div>
        <w:div w:id="1790782914">
          <w:marLeft w:val="480"/>
          <w:marRight w:val="0"/>
          <w:marTop w:val="0"/>
          <w:marBottom w:val="0"/>
          <w:divBdr>
            <w:top w:val="none" w:sz="0" w:space="0" w:color="auto"/>
            <w:left w:val="none" w:sz="0" w:space="0" w:color="auto"/>
            <w:bottom w:val="none" w:sz="0" w:space="0" w:color="auto"/>
            <w:right w:val="none" w:sz="0" w:space="0" w:color="auto"/>
          </w:divBdr>
        </w:div>
        <w:div w:id="1794711155">
          <w:marLeft w:val="480"/>
          <w:marRight w:val="0"/>
          <w:marTop w:val="0"/>
          <w:marBottom w:val="0"/>
          <w:divBdr>
            <w:top w:val="none" w:sz="0" w:space="0" w:color="auto"/>
            <w:left w:val="none" w:sz="0" w:space="0" w:color="auto"/>
            <w:bottom w:val="none" w:sz="0" w:space="0" w:color="auto"/>
            <w:right w:val="none" w:sz="0" w:space="0" w:color="auto"/>
          </w:divBdr>
        </w:div>
        <w:div w:id="1867717965">
          <w:marLeft w:val="480"/>
          <w:marRight w:val="0"/>
          <w:marTop w:val="0"/>
          <w:marBottom w:val="0"/>
          <w:divBdr>
            <w:top w:val="none" w:sz="0" w:space="0" w:color="auto"/>
            <w:left w:val="none" w:sz="0" w:space="0" w:color="auto"/>
            <w:bottom w:val="none" w:sz="0" w:space="0" w:color="auto"/>
            <w:right w:val="none" w:sz="0" w:space="0" w:color="auto"/>
          </w:divBdr>
        </w:div>
        <w:div w:id="2055109212">
          <w:marLeft w:val="480"/>
          <w:marRight w:val="0"/>
          <w:marTop w:val="0"/>
          <w:marBottom w:val="0"/>
          <w:divBdr>
            <w:top w:val="none" w:sz="0" w:space="0" w:color="auto"/>
            <w:left w:val="none" w:sz="0" w:space="0" w:color="auto"/>
            <w:bottom w:val="none" w:sz="0" w:space="0" w:color="auto"/>
            <w:right w:val="none" w:sz="0" w:space="0" w:color="auto"/>
          </w:divBdr>
        </w:div>
        <w:div w:id="2141148976">
          <w:marLeft w:val="480"/>
          <w:marRight w:val="0"/>
          <w:marTop w:val="0"/>
          <w:marBottom w:val="0"/>
          <w:divBdr>
            <w:top w:val="none" w:sz="0" w:space="0" w:color="auto"/>
            <w:left w:val="none" w:sz="0" w:space="0" w:color="auto"/>
            <w:bottom w:val="none" w:sz="0" w:space="0" w:color="auto"/>
            <w:right w:val="none" w:sz="0" w:space="0" w:color="auto"/>
          </w:divBdr>
        </w:div>
        <w:div w:id="2144350845">
          <w:marLeft w:val="480"/>
          <w:marRight w:val="0"/>
          <w:marTop w:val="0"/>
          <w:marBottom w:val="0"/>
          <w:divBdr>
            <w:top w:val="none" w:sz="0" w:space="0" w:color="auto"/>
            <w:left w:val="none" w:sz="0" w:space="0" w:color="auto"/>
            <w:bottom w:val="none" w:sz="0" w:space="0" w:color="auto"/>
            <w:right w:val="none" w:sz="0" w:space="0" w:color="auto"/>
          </w:divBdr>
        </w:div>
      </w:divsChild>
    </w:div>
    <w:div w:id="107089988">
      <w:marLeft w:val="480"/>
      <w:marRight w:val="0"/>
      <w:marTop w:val="0"/>
      <w:marBottom w:val="0"/>
      <w:divBdr>
        <w:top w:val="none" w:sz="0" w:space="0" w:color="auto"/>
        <w:left w:val="none" w:sz="0" w:space="0" w:color="auto"/>
        <w:bottom w:val="none" w:sz="0" w:space="0" w:color="auto"/>
        <w:right w:val="none" w:sz="0" w:space="0" w:color="auto"/>
      </w:divBdr>
    </w:div>
    <w:div w:id="108206924">
      <w:marLeft w:val="480"/>
      <w:marRight w:val="0"/>
      <w:marTop w:val="0"/>
      <w:marBottom w:val="0"/>
      <w:divBdr>
        <w:top w:val="none" w:sz="0" w:space="0" w:color="auto"/>
        <w:left w:val="none" w:sz="0" w:space="0" w:color="auto"/>
        <w:bottom w:val="none" w:sz="0" w:space="0" w:color="auto"/>
        <w:right w:val="none" w:sz="0" w:space="0" w:color="auto"/>
      </w:divBdr>
    </w:div>
    <w:div w:id="108399161">
      <w:marLeft w:val="480"/>
      <w:marRight w:val="0"/>
      <w:marTop w:val="0"/>
      <w:marBottom w:val="0"/>
      <w:divBdr>
        <w:top w:val="none" w:sz="0" w:space="0" w:color="auto"/>
        <w:left w:val="none" w:sz="0" w:space="0" w:color="auto"/>
        <w:bottom w:val="none" w:sz="0" w:space="0" w:color="auto"/>
        <w:right w:val="none" w:sz="0" w:space="0" w:color="auto"/>
      </w:divBdr>
    </w:div>
    <w:div w:id="109059308">
      <w:bodyDiv w:val="1"/>
      <w:marLeft w:val="0"/>
      <w:marRight w:val="0"/>
      <w:marTop w:val="0"/>
      <w:marBottom w:val="0"/>
      <w:divBdr>
        <w:top w:val="none" w:sz="0" w:space="0" w:color="auto"/>
        <w:left w:val="none" w:sz="0" w:space="0" w:color="auto"/>
        <w:bottom w:val="none" w:sz="0" w:space="0" w:color="auto"/>
        <w:right w:val="none" w:sz="0" w:space="0" w:color="auto"/>
      </w:divBdr>
    </w:div>
    <w:div w:id="112142935">
      <w:marLeft w:val="640"/>
      <w:marRight w:val="0"/>
      <w:marTop w:val="0"/>
      <w:marBottom w:val="0"/>
      <w:divBdr>
        <w:top w:val="none" w:sz="0" w:space="0" w:color="auto"/>
        <w:left w:val="none" w:sz="0" w:space="0" w:color="auto"/>
        <w:bottom w:val="none" w:sz="0" w:space="0" w:color="auto"/>
        <w:right w:val="none" w:sz="0" w:space="0" w:color="auto"/>
      </w:divBdr>
    </w:div>
    <w:div w:id="112944023">
      <w:bodyDiv w:val="1"/>
      <w:marLeft w:val="0"/>
      <w:marRight w:val="0"/>
      <w:marTop w:val="0"/>
      <w:marBottom w:val="0"/>
      <w:divBdr>
        <w:top w:val="none" w:sz="0" w:space="0" w:color="auto"/>
        <w:left w:val="none" w:sz="0" w:space="0" w:color="auto"/>
        <w:bottom w:val="none" w:sz="0" w:space="0" w:color="auto"/>
        <w:right w:val="none" w:sz="0" w:space="0" w:color="auto"/>
      </w:divBdr>
      <w:divsChild>
        <w:div w:id="862519">
          <w:marLeft w:val="480"/>
          <w:marRight w:val="0"/>
          <w:marTop w:val="0"/>
          <w:marBottom w:val="0"/>
          <w:divBdr>
            <w:top w:val="none" w:sz="0" w:space="0" w:color="auto"/>
            <w:left w:val="none" w:sz="0" w:space="0" w:color="auto"/>
            <w:bottom w:val="none" w:sz="0" w:space="0" w:color="auto"/>
            <w:right w:val="none" w:sz="0" w:space="0" w:color="auto"/>
          </w:divBdr>
        </w:div>
        <w:div w:id="17968727">
          <w:marLeft w:val="480"/>
          <w:marRight w:val="0"/>
          <w:marTop w:val="0"/>
          <w:marBottom w:val="0"/>
          <w:divBdr>
            <w:top w:val="none" w:sz="0" w:space="0" w:color="auto"/>
            <w:left w:val="none" w:sz="0" w:space="0" w:color="auto"/>
            <w:bottom w:val="none" w:sz="0" w:space="0" w:color="auto"/>
            <w:right w:val="none" w:sz="0" w:space="0" w:color="auto"/>
          </w:divBdr>
        </w:div>
        <w:div w:id="22558671">
          <w:marLeft w:val="480"/>
          <w:marRight w:val="0"/>
          <w:marTop w:val="0"/>
          <w:marBottom w:val="0"/>
          <w:divBdr>
            <w:top w:val="none" w:sz="0" w:space="0" w:color="auto"/>
            <w:left w:val="none" w:sz="0" w:space="0" w:color="auto"/>
            <w:bottom w:val="none" w:sz="0" w:space="0" w:color="auto"/>
            <w:right w:val="none" w:sz="0" w:space="0" w:color="auto"/>
          </w:divBdr>
        </w:div>
        <w:div w:id="23868633">
          <w:marLeft w:val="480"/>
          <w:marRight w:val="0"/>
          <w:marTop w:val="0"/>
          <w:marBottom w:val="0"/>
          <w:divBdr>
            <w:top w:val="none" w:sz="0" w:space="0" w:color="auto"/>
            <w:left w:val="none" w:sz="0" w:space="0" w:color="auto"/>
            <w:bottom w:val="none" w:sz="0" w:space="0" w:color="auto"/>
            <w:right w:val="none" w:sz="0" w:space="0" w:color="auto"/>
          </w:divBdr>
        </w:div>
        <w:div w:id="64230965">
          <w:marLeft w:val="480"/>
          <w:marRight w:val="0"/>
          <w:marTop w:val="0"/>
          <w:marBottom w:val="0"/>
          <w:divBdr>
            <w:top w:val="none" w:sz="0" w:space="0" w:color="auto"/>
            <w:left w:val="none" w:sz="0" w:space="0" w:color="auto"/>
            <w:bottom w:val="none" w:sz="0" w:space="0" w:color="auto"/>
            <w:right w:val="none" w:sz="0" w:space="0" w:color="auto"/>
          </w:divBdr>
        </w:div>
        <w:div w:id="158039853">
          <w:marLeft w:val="480"/>
          <w:marRight w:val="0"/>
          <w:marTop w:val="0"/>
          <w:marBottom w:val="0"/>
          <w:divBdr>
            <w:top w:val="none" w:sz="0" w:space="0" w:color="auto"/>
            <w:left w:val="none" w:sz="0" w:space="0" w:color="auto"/>
            <w:bottom w:val="none" w:sz="0" w:space="0" w:color="auto"/>
            <w:right w:val="none" w:sz="0" w:space="0" w:color="auto"/>
          </w:divBdr>
        </w:div>
        <w:div w:id="166940683">
          <w:marLeft w:val="480"/>
          <w:marRight w:val="0"/>
          <w:marTop w:val="0"/>
          <w:marBottom w:val="0"/>
          <w:divBdr>
            <w:top w:val="none" w:sz="0" w:space="0" w:color="auto"/>
            <w:left w:val="none" w:sz="0" w:space="0" w:color="auto"/>
            <w:bottom w:val="none" w:sz="0" w:space="0" w:color="auto"/>
            <w:right w:val="none" w:sz="0" w:space="0" w:color="auto"/>
          </w:divBdr>
        </w:div>
        <w:div w:id="200629864">
          <w:marLeft w:val="480"/>
          <w:marRight w:val="0"/>
          <w:marTop w:val="0"/>
          <w:marBottom w:val="0"/>
          <w:divBdr>
            <w:top w:val="none" w:sz="0" w:space="0" w:color="auto"/>
            <w:left w:val="none" w:sz="0" w:space="0" w:color="auto"/>
            <w:bottom w:val="none" w:sz="0" w:space="0" w:color="auto"/>
            <w:right w:val="none" w:sz="0" w:space="0" w:color="auto"/>
          </w:divBdr>
        </w:div>
        <w:div w:id="202253811">
          <w:marLeft w:val="480"/>
          <w:marRight w:val="0"/>
          <w:marTop w:val="0"/>
          <w:marBottom w:val="0"/>
          <w:divBdr>
            <w:top w:val="none" w:sz="0" w:space="0" w:color="auto"/>
            <w:left w:val="none" w:sz="0" w:space="0" w:color="auto"/>
            <w:bottom w:val="none" w:sz="0" w:space="0" w:color="auto"/>
            <w:right w:val="none" w:sz="0" w:space="0" w:color="auto"/>
          </w:divBdr>
        </w:div>
        <w:div w:id="210927232">
          <w:marLeft w:val="480"/>
          <w:marRight w:val="0"/>
          <w:marTop w:val="0"/>
          <w:marBottom w:val="0"/>
          <w:divBdr>
            <w:top w:val="none" w:sz="0" w:space="0" w:color="auto"/>
            <w:left w:val="none" w:sz="0" w:space="0" w:color="auto"/>
            <w:bottom w:val="none" w:sz="0" w:space="0" w:color="auto"/>
            <w:right w:val="none" w:sz="0" w:space="0" w:color="auto"/>
          </w:divBdr>
        </w:div>
        <w:div w:id="220363325">
          <w:marLeft w:val="480"/>
          <w:marRight w:val="0"/>
          <w:marTop w:val="0"/>
          <w:marBottom w:val="0"/>
          <w:divBdr>
            <w:top w:val="none" w:sz="0" w:space="0" w:color="auto"/>
            <w:left w:val="none" w:sz="0" w:space="0" w:color="auto"/>
            <w:bottom w:val="none" w:sz="0" w:space="0" w:color="auto"/>
            <w:right w:val="none" w:sz="0" w:space="0" w:color="auto"/>
          </w:divBdr>
        </w:div>
        <w:div w:id="483743065">
          <w:marLeft w:val="480"/>
          <w:marRight w:val="0"/>
          <w:marTop w:val="0"/>
          <w:marBottom w:val="0"/>
          <w:divBdr>
            <w:top w:val="none" w:sz="0" w:space="0" w:color="auto"/>
            <w:left w:val="none" w:sz="0" w:space="0" w:color="auto"/>
            <w:bottom w:val="none" w:sz="0" w:space="0" w:color="auto"/>
            <w:right w:val="none" w:sz="0" w:space="0" w:color="auto"/>
          </w:divBdr>
        </w:div>
        <w:div w:id="494731918">
          <w:marLeft w:val="480"/>
          <w:marRight w:val="0"/>
          <w:marTop w:val="0"/>
          <w:marBottom w:val="0"/>
          <w:divBdr>
            <w:top w:val="none" w:sz="0" w:space="0" w:color="auto"/>
            <w:left w:val="none" w:sz="0" w:space="0" w:color="auto"/>
            <w:bottom w:val="none" w:sz="0" w:space="0" w:color="auto"/>
            <w:right w:val="none" w:sz="0" w:space="0" w:color="auto"/>
          </w:divBdr>
        </w:div>
        <w:div w:id="508980626">
          <w:marLeft w:val="480"/>
          <w:marRight w:val="0"/>
          <w:marTop w:val="0"/>
          <w:marBottom w:val="0"/>
          <w:divBdr>
            <w:top w:val="none" w:sz="0" w:space="0" w:color="auto"/>
            <w:left w:val="none" w:sz="0" w:space="0" w:color="auto"/>
            <w:bottom w:val="none" w:sz="0" w:space="0" w:color="auto"/>
            <w:right w:val="none" w:sz="0" w:space="0" w:color="auto"/>
          </w:divBdr>
        </w:div>
        <w:div w:id="524290301">
          <w:marLeft w:val="480"/>
          <w:marRight w:val="0"/>
          <w:marTop w:val="0"/>
          <w:marBottom w:val="0"/>
          <w:divBdr>
            <w:top w:val="none" w:sz="0" w:space="0" w:color="auto"/>
            <w:left w:val="none" w:sz="0" w:space="0" w:color="auto"/>
            <w:bottom w:val="none" w:sz="0" w:space="0" w:color="auto"/>
            <w:right w:val="none" w:sz="0" w:space="0" w:color="auto"/>
          </w:divBdr>
        </w:div>
        <w:div w:id="544374771">
          <w:marLeft w:val="480"/>
          <w:marRight w:val="0"/>
          <w:marTop w:val="0"/>
          <w:marBottom w:val="0"/>
          <w:divBdr>
            <w:top w:val="none" w:sz="0" w:space="0" w:color="auto"/>
            <w:left w:val="none" w:sz="0" w:space="0" w:color="auto"/>
            <w:bottom w:val="none" w:sz="0" w:space="0" w:color="auto"/>
            <w:right w:val="none" w:sz="0" w:space="0" w:color="auto"/>
          </w:divBdr>
        </w:div>
        <w:div w:id="694426726">
          <w:marLeft w:val="480"/>
          <w:marRight w:val="0"/>
          <w:marTop w:val="0"/>
          <w:marBottom w:val="0"/>
          <w:divBdr>
            <w:top w:val="none" w:sz="0" w:space="0" w:color="auto"/>
            <w:left w:val="none" w:sz="0" w:space="0" w:color="auto"/>
            <w:bottom w:val="none" w:sz="0" w:space="0" w:color="auto"/>
            <w:right w:val="none" w:sz="0" w:space="0" w:color="auto"/>
          </w:divBdr>
        </w:div>
        <w:div w:id="754403501">
          <w:marLeft w:val="480"/>
          <w:marRight w:val="0"/>
          <w:marTop w:val="0"/>
          <w:marBottom w:val="0"/>
          <w:divBdr>
            <w:top w:val="none" w:sz="0" w:space="0" w:color="auto"/>
            <w:left w:val="none" w:sz="0" w:space="0" w:color="auto"/>
            <w:bottom w:val="none" w:sz="0" w:space="0" w:color="auto"/>
            <w:right w:val="none" w:sz="0" w:space="0" w:color="auto"/>
          </w:divBdr>
        </w:div>
        <w:div w:id="808518423">
          <w:marLeft w:val="480"/>
          <w:marRight w:val="0"/>
          <w:marTop w:val="0"/>
          <w:marBottom w:val="0"/>
          <w:divBdr>
            <w:top w:val="none" w:sz="0" w:space="0" w:color="auto"/>
            <w:left w:val="none" w:sz="0" w:space="0" w:color="auto"/>
            <w:bottom w:val="none" w:sz="0" w:space="0" w:color="auto"/>
            <w:right w:val="none" w:sz="0" w:space="0" w:color="auto"/>
          </w:divBdr>
        </w:div>
        <w:div w:id="838233548">
          <w:marLeft w:val="480"/>
          <w:marRight w:val="0"/>
          <w:marTop w:val="0"/>
          <w:marBottom w:val="0"/>
          <w:divBdr>
            <w:top w:val="none" w:sz="0" w:space="0" w:color="auto"/>
            <w:left w:val="none" w:sz="0" w:space="0" w:color="auto"/>
            <w:bottom w:val="none" w:sz="0" w:space="0" w:color="auto"/>
            <w:right w:val="none" w:sz="0" w:space="0" w:color="auto"/>
          </w:divBdr>
        </w:div>
        <w:div w:id="868833173">
          <w:marLeft w:val="480"/>
          <w:marRight w:val="0"/>
          <w:marTop w:val="0"/>
          <w:marBottom w:val="0"/>
          <w:divBdr>
            <w:top w:val="none" w:sz="0" w:space="0" w:color="auto"/>
            <w:left w:val="none" w:sz="0" w:space="0" w:color="auto"/>
            <w:bottom w:val="none" w:sz="0" w:space="0" w:color="auto"/>
            <w:right w:val="none" w:sz="0" w:space="0" w:color="auto"/>
          </w:divBdr>
        </w:div>
        <w:div w:id="879980713">
          <w:marLeft w:val="480"/>
          <w:marRight w:val="0"/>
          <w:marTop w:val="0"/>
          <w:marBottom w:val="0"/>
          <w:divBdr>
            <w:top w:val="none" w:sz="0" w:space="0" w:color="auto"/>
            <w:left w:val="none" w:sz="0" w:space="0" w:color="auto"/>
            <w:bottom w:val="none" w:sz="0" w:space="0" w:color="auto"/>
            <w:right w:val="none" w:sz="0" w:space="0" w:color="auto"/>
          </w:divBdr>
        </w:div>
        <w:div w:id="887187698">
          <w:marLeft w:val="480"/>
          <w:marRight w:val="0"/>
          <w:marTop w:val="0"/>
          <w:marBottom w:val="0"/>
          <w:divBdr>
            <w:top w:val="none" w:sz="0" w:space="0" w:color="auto"/>
            <w:left w:val="none" w:sz="0" w:space="0" w:color="auto"/>
            <w:bottom w:val="none" w:sz="0" w:space="0" w:color="auto"/>
            <w:right w:val="none" w:sz="0" w:space="0" w:color="auto"/>
          </w:divBdr>
        </w:div>
        <w:div w:id="892546698">
          <w:marLeft w:val="480"/>
          <w:marRight w:val="0"/>
          <w:marTop w:val="0"/>
          <w:marBottom w:val="0"/>
          <w:divBdr>
            <w:top w:val="none" w:sz="0" w:space="0" w:color="auto"/>
            <w:left w:val="none" w:sz="0" w:space="0" w:color="auto"/>
            <w:bottom w:val="none" w:sz="0" w:space="0" w:color="auto"/>
            <w:right w:val="none" w:sz="0" w:space="0" w:color="auto"/>
          </w:divBdr>
        </w:div>
        <w:div w:id="894312430">
          <w:marLeft w:val="480"/>
          <w:marRight w:val="0"/>
          <w:marTop w:val="0"/>
          <w:marBottom w:val="0"/>
          <w:divBdr>
            <w:top w:val="none" w:sz="0" w:space="0" w:color="auto"/>
            <w:left w:val="none" w:sz="0" w:space="0" w:color="auto"/>
            <w:bottom w:val="none" w:sz="0" w:space="0" w:color="auto"/>
            <w:right w:val="none" w:sz="0" w:space="0" w:color="auto"/>
          </w:divBdr>
        </w:div>
        <w:div w:id="1077632577">
          <w:marLeft w:val="480"/>
          <w:marRight w:val="0"/>
          <w:marTop w:val="0"/>
          <w:marBottom w:val="0"/>
          <w:divBdr>
            <w:top w:val="none" w:sz="0" w:space="0" w:color="auto"/>
            <w:left w:val="none" w:sz="0" w:space="0" w:color="auto"/>
            <w:bottom w:val="none" w:sz="0" w:space="0" w:color="auto"/>
            <w:right w:val="none" w:sz="0" w:space="0" w:color="auto"/>
          </w:divBdr>
        </w:div>
        <w:div w:id="1080757432">
          <w:marLeft w:val="480"/>
          <w:marRight w:val="0"/>
          <w:marTop w:val="0"/>
          <w:marBottom w:val="0"/>
          <w:divBdr>
            <w:top w:val="none" w:sz="0" w:space="0" w:color="auto"/>
            <w:left w:val="none" w:sz="0" w:space="0" w:color="auto"/>
            <w:bottom w:val="none" w:sz="0" w:space="0" w:color="auto"/>
            <w:right w:val="none" w:sz="0" w:space="0" w:color="auto"/>
          </w:divBdr>
        </w:div>
        <w:div w:id="1250234761">
          <w:marLeft w:val="480"/>
          <w:marRight w:val="0"/>
          <w:marTop w:val="0"/>
          <w:marBottom w:val="0"/>
          <w:divBdr>
            <w:top w:val="none" w:sz="0" w:space="0" w:color="auto"/>
            <w:left w:val="none" w:sz="0" w:space="0" w:color="auto"/>
            <w:bottom w:val="none" w:sz="0" w:space="0" w:color="auto"/>
            <w:right w:val="none" w:sz="0" w:space="0" w:color="auto"/>
          </w:divBdr>
        </w:div>
        <w:div w:id="1355575137">
          <w:marLeft w:val="480"/>
          <w:marRight w:val="0"/>
          <w:marTop w:val="0"/>
          <w:marBottom w:val="0"/>
          <w:divBdr>
            <w:top w:val="none" w:sz="0" w:space="0" w:color="auto"/>
            <w:left w:val="none" w:sz="0" w:space="0" w:color="auto"/>
            <w:bottom w:val="none" w:sz="0" w:space="0" w:color="auto"/>
            <w:right w:val="none" w:sz="0" w:space="0" w:color="auto"/>
          </w:divBdr>
        </w:div>
        <w:div w:id="1429348592">
          <w:marLeft w:val="480"/>
          <w:marRight w:val="0"/>
          <w:marTop w:val="0"/>
          <w:marBottom w:val="0"/>
          <w:divBdr>
            <w:top w:val="none" w:sz="0" w:space="0" w:color="auto"/>
            <w:left w:val="none" w:sz="0" w:space="0" w:color="auto"/>
            <w:bottom w:val="none" w:sz="0" w:space="0" w:color="auto"/>
            <w:right w:val="none" w:sz="0" w:space="0" w:color="auto"/>
          </w:divBdr>
        </w:div>
        <w:div w:id="1462992736">
          <w:marLeft w:val="480"/>
          <w:marRight w:val="0"/>
          <w:marTop w:val="0"/>
          <w:marBottom w:val="0"/>
          <w:divBdr>
            <w:top w:val="none" w:sz="0" w:space="0" w:color="auto"/>
            <w:left w:val="none" w:sz="0" w:space="0" w:color="auto"/>
            <w:bottom w:val="none" w:sz="0" w:space="0" w:color="auto"/>
            <w:right w:val="none" w:sz="0" w:space="0" w:color="auto"/>
          </w:divBdr>
        </w:div>
        <w:div w:id="1533298821">
          <w:marLeft w:val="480"/>
          <w:marRight w:val="0"/>
          <w:marTop w:val="0"/>
          <w:marBottom w:val="0"/>
          <w:divBdr>
            <w:top w:val="none" w:sz="0" w:space="0" w:color="auto"/>
            <w:left w:val="none" w:sz="0" w:space="0" w:color="auto"/>
            <w:bottom w:val="none" w:sz="0" w:space="0" w:color="auto"/>
            <w:right w:val="none" w:sz="0" w:space="0" w:color="auto"/>
          </w:divBdr>
        </w:div>
        <w:div w:id="1610040448">
          <w:marLeft w:val="480"/>
          <w:marRight w:val="0"/>
          <w:marTop w:val="0"/>
          <w:marBottom w:val="0"/>
          <w:divBdr>
            <w:top w:val="none" w:sz="0" w:space="0" w:color="auto"/>
            <w:left w:val="none" w:sz="0" w:space="0" w:color="auto"/>
            <w:bottom w:val="none" w:sz="0" w:space="0" w:color="auto"/>
            <w:right w:val="none" w:sz="0" w:space="0" w:color="auto"/>
          </w:divBdr>
        </w:div>
        <w:div w:id="1622953498">
          <w:marLeft w:val="480"/>
          <w:marRight w:val="0"/>
          <w:marTop w:val="0"/>
          <w:marBottom w:val="0"/>
          <w:divBdr>
            <w:top w:val="none" w:sz="0" w:space="0" w:color="auto"/>
            <w:left w:val="none" w:sz="0" w:space="0" w:color="auto"/>
            <w:bottom w:val="none" w:sz="0" w:space="0" w:color="auto"/>
            <w:right w:val="none" w:sz="0" w:space="0" w:color="auto"/>
          </w:divBdr>
        </w:div>
        <w:div w:id="1626890569">
          <w:marLeft w:val="480"/>
          <w:marRight w:val="0"/>
          <w:marTop w:val="0"/>
          <w:marBottom w:val="0"/>
          <w:divBdr>
            <w:top w:val="none" w:sz="0" w:space="0" w:color="auto"/>
            <w:left w:val="none" w:sz="0" w:space="0" w:color="auto"/>
            <w:bottom w:val="none" w:sz="0" w:space="0" w:color="auto"/>
            <w:right w:val="none" w:sz="0" w:space="0" w:color="auto"/>
          </w:divBdr>
        </w:div>
        <w:div w:id="1751122180">
          <w:marLeft w:val="480"/>
          <w:marRight w:val="0"/>
          <w:marTop w:val="0"/>
          <w:marBottom w:val="0"/>
          <w:divBdr>
            <w:top w:val="none" w:sz="0" w:space="0" w:color="auto"/>
            <w:left w:val="none" w:sz="0" w:space="0" w:color="auto"/>
            <w:bottom w:val="none" w:sz="0" w:space="0" w:color="auto"/>
            <w:right w:val="none" w:sz="0" w:space="0" w:color="auto"/>
          </w:divBdr>
        </w:div>
        <w:div w:id="1779834454">
          <w:marLeft w:val="480"/>
          <w:marRight w:val="0"/>
          <w:marTop w:val="0"/>
          <w:marBottom w:val="0"/>
          <w:divBdr>
            <w:top w:val="none" w:sz="0" w:space="0" w:color="auto"/>
            <w:left w:val="none" w:sz="0" w:space="0" w:color="auto"/>
            <w:bottom w:val="none" w:sz="0" w:space="0" w:color="auto"/>
            <w:right w:val="none" w:sz="0" w:space="0" w:color="auto"/>
          </w:divBdr>
        </w:div>
        <w:div w:id="1821342787">
          <w:marLeft w:val="480"/>
          <w:marRight w:val="0"/>
          <w:marTop w:val="0"/>
          <w:marBottom w:val="0"/>
          <w:divBdr>
            <w:top w:val="none" w:sz="0" w:space="0" w:color="auto"/>
            <w:left w:val="none" w:sz="0" w:space="0" w:color="auto"/>
            <w:bottom w:val="none" w:sz="0" w:space="0" w:color="auto"/>
            <w:right w:val="none" w:sz="0" w:space="0" w:color="auto"/>
          </w:divBdr>
        </w:div>
        <w:div w:id="1847591235">
          <w:marLeft w:val="480"/>
          <w:marRight w:val="0"/>
          <w:marTop w:val="0"/>
          <w:marBottom w:val="0"/>
          <w:divBdr>
            <w:top w:val="none" w:sz="0" w:space="0" w:color="auto"/>
            <w:left w:val="none" w:sz="0" w:space="0" w:color="auto"/>
            <w:bottom w:val="none" w:sz="0" w:space="0" w:color="auto"/>
            <w:right w:val="none" w:sz="0" w:space="0" w:color="auto"/>
          </w:divBdr>
        </w:div>
        <w:div w:id="1863201628">
          <w:marLeft w:val="480"/>
          <w:marRight w:val="0"/>
          <w:marTop w:val="0"/>
          <w:marBottom w:val="0"/>
          <w:divBdr>
            <w:top w:val="none" w:sz="0" w:space="0" w:color="auto"/>
            <w:left w:val="none" w:sz="0" w:space="0" w:color="auto"/>
            <w:bottom w:val="none" w:sz="0" w:space="0" w:color="auto"/>
            <w:right w:val="none" w:sz="0" w:space="0" w:color="auto"/>
          </w:divBdr>
        </w:div>
        <w:div w:id="1896113682">
          <w:marLeft w:val="480"/>
          <w:marRight w:val="0"/>
          <w:marTop w:val="0"/>
          <w:marBottom w:val="0"/>
          <w:divBdr>
            <w:top w:val="none" w:sz="0" w:space="0" w:color="auto"/>
            <w:left w:val="none" w:sz="0" w:space="0" w:color="auto"/>
            <w:bottom w:val="none" w:sz="0" w:space="0" w:color="auto"/>
            <w:right w:val="none" w:sz="0" w:space="0" w:color="auto"/>
          </w:divBdr>
        </w:div>
        <w:div w:id="1967007650">
          <w:marLeft w:val="480"/>
          <w:marRight w:val="0"/>
          <w:marTop w:val="0"/>
          <w:marBottom w:val="0"/>
          <w:divBdr>
            <w:top w:val="none" w:sz="0" w:space="0" w:color="auto"/>
            <w:left w:val="none" w:sz="0" w:space="0" w:color="auto"/>
            <w:bottom w:val="none" w:sz="0" w:space="0" w:color="auto"/>
            <w:right w:val="none" w:sz="0" w:space="0" w:color="auto"/>
          </w:divBdr>
        </w:div>
        <w:div w:id="1992950790">
          <w:marLeft w:val="480"/>
          <w:marRight w:val="0"/>
          <w:marTop w:val="0"/>
          <w:marBottom w:val="0"/>
          <w:divBdr>
            <w:top w:val="none" w:sz="0" w:space="0" w:color="auto"/>
            <w:left w:val="none" w:sz="0" w:space="0" w:color="auto"/>
            <w:bottom w:val="none" w:sz="0" w:space="0" w:color="auto"/>
            <w:right w:val="none" w:sz="0" w:space="0" w:color="auto"/>
          </w:divBdr>
        </w:div>
        <w:div w:id="1993219795">
          <w:marLeft w:val="480"/>
          <w:marRight w:val="0"/>
          <w:marTop w:val="0"/>
          <w:marBottom w:val="0"/>
          <w:divBdr>
            <w:top w:val="none" w:sz="0" w:space="0" w:color="auto"/>
            <w:left w:val="none" w:sz="0" w:space="0" w:color="auto"/>
            <w:bottom w:val="none" w:sz="0" w:space="0" w:color="auto"/>
            <w:right w:val="none" w:sz="0" w:space="0" w:color="auto"/>
          </w:divBdr>
        </w:div>
        <w:div w:id="2020621591">
          <w:marLeft w:val="480"/>
          <w:marRight w:val="0"/>
          <w:marTop w:val="0"/>
          <w:marBottom w:val="0"/>
          <w:divBdr>
            <w:top w:val="none" w:sz="0" w:space="0" w:color="auto"/>
            <w:left w:val="none" w:sz="0" w:space="0" w:color="auto"/>
            <w:bottom w:val="none" w:sz="0" w:space="0" w:color="auto"/>
            <w:right w:val="none" w:sz="0" w:space="0" w:color="auto"/>
          </w:divBdr>
        </w:div>
        <w:div w:id="2032219764">
          <w:marLeft w:val="480"/>
          <w:marRight w:val="0"/>
          <w:marTop w:val="0"/>
          <w:marBottom w:val="0"/>
          <w:divBdr>
            <w:top w:val="none" w:sz="0" w:space="0" w:color="auto"/>
            <w:left w:val="none" w:sz="0" w:space="0" w:color="auto"/>
            <w:bottom w:val="none" w:sz="0" w:space="0" w:color="auto"/>
            <w:right w:val="none" w:sz="0" w:space="0" w:color="auto"/>
          </w:divBdr>
        </w:div>
        <w:div w:id="2055959231">
          <w:marLeft w:val="480"/>
          <w:marRight w:val="0"/>
          <w:marTop w:val="0"/>
          <w:marBottom w:val="0"/>
          <w:divBdr>
            <w:top w:val="none" w:sz="0" w:space="0" w:color="auto"/>
            <w:left w:val="none" w:sz="0" w:space="0" w:color="auto"/>
            <w:bottom w:val="none" w:sz="0" w:space="0" w:color="auto"/>
            <w:right w:val="none" w:sz="0" w:space="0" w:color="auto"/>
          </w:divBdr>
        </w:div>
        <w:div w:id="2076394807">
          <w:marLeft w:val="480"/>
          <w:marRight w:val="0"/>
          <w:marTop w:val="0"/>
          <w:marBottom w:val="0"/>
          <w:divBdr>
            <w:top w:val="none" w:sz="0" w:space="0" w:color="auto"/>
            <w:left w:val="none" w:sz="0" w:space="0" w:color="auto"/>
            <w:bottom w:val="none" w:sz="0" w:space="0" w:color="auto"/>
            <w:right w:val="none" w:sz="0" w:space="0" w:color="auto"/>
          </w:divBdr>
        </w:div>
        <w:div w:id="2139178253">
          <w:marLeft w:val="480"/>
          <w:marRight w:val="0"/>
          <w:marTop w:val="0"/>
          <w:marBottom w:val="0"/>
          <w:divBdr>
            <w:top w:val="none" w:sz="0" w:space="0" w:color="auto"/>
            <w:left w:val="none" w:sz="0" w:space="0" w:color="auto"/>
            <w:bottom w:val="none" w:sz="0" w:space="0" w:color="auto"/>
            <w:right w:val="none" w:sz="0" w:space="0" w:color="auto"/>
          </w:divBdr>
        </w:div>
      </w:divsChild>
    </w:div>
    <w:div w:id="113330723">
      <w:bodyDiv w:val="1"/>
      <w:marLeft w:val="0"/>
      <w:marRight w:val="0"/>
      <w:marTop w:val="0"/>
      <w:marBottom w:val="0"/>
      <w:divBdr>
        <w:top w:val="none" w:sz="0" w:space="0" w:color="auto"/>
        <w:left w:val="none" w:sz="0" w:space="0" w:color="auto"/>
        <w:bottom w:val="none" w:sz="0" w:space="0" w:color="auto"/>
        <w:right w:val="none" w:sz="0" w:space="0" w:color="auto"/>
      </w:divBdr>
      <w:divsChild>
        <w:div w:id="48773994">
          <w:marLeft w:val="480"/>
          <w:marRight w:val="0"/>
          <w:marTop w:val="0"/>
          <w:marBottom w:val="0"/>
          <w:divBdr>
            <w:top w:val="none" w:sz="0" w:space="0" w:color="auto"/>
            <w:left w:val="none" w:sz="0" w:space="0" w:color="auto"/>
            <w:bottom w:val="none" w:sz="0" w:space="0" w:color="auto"/>
            <w:right w:val="none" w:sz="0" w:space="0" w:color="auto"/>
          </w:divBdr>
        </w:div>
        <w:div w:id="265384554">
          <w:marLeft w:val="480"/>
          <w:marRight w:val="0"/>
          <w:marTop w:val="0"/>
          <w:marBottom w:val="0"/>
          <w:divBdr>
            <w:top w:val="none" w:sz="0" w:space="0" w:color="auto"/>
            <w:left w:val="none" w:sz="0" w:space="0" w:color="auto"/>
            <w:bottom w:val="none" w:sz="0" w:space="0" w:color="auto"/>
            <w:right w:val="none" w:sz="0" w:space="0" w:color="auto"/>
          </w:divBdr>
        </w:div>
        <w:div w:id="513349555">
          <w:marLeft w:val="480"/>
          <w:marRight w:val="0"/>
          <w:marTop w:val="0"/>
          <w:marBottom w:val="0"/>
          <w:divBdr>
            <w:top w:val="none" w:sz="0" w:space="0" w:color="auto"/>
            <w:left w:val="none" w:sz="0" w:space="0" w:color="auto"/>
            <w:bottom w:val="none" w:sz="0" w:space="0" w:color="auto"/>
            <w:right w:val="none" w:sz="0" w:space="0" w:color="auto"/>
          </w:divBdr>
        </w:div>
        <w:div w:id="721826453">
          <w:marLeft w:val="480"/>
          <w:marRight w:val="0"/>
          <w:marTop w:val="0"/>
          <w:marBottom w:val="0"/>
          <w:divBdr>
            <w:top w:val="none" w:sz="0" w:space="0" w:color="auto"/>
            <w:left w:val="none" w:sz="0" w:space="0" w:color="auto"/>
            <w:bottom w:val="none" w:sz="0" w:space="0" w:color="auto"/>
            <w:right w:val="none" w:sz="0" w:space="0" w:color="auto"/>
          </w:divBdr>
        </w:div>
        <w:div w:id="1005323008">
          <w:marLeft w:val="480"/>
          <w:marRight w:val="0"/>
          <w:marTop w:val="0"/>
          <w:marBottom w:val="0"/>
          <w:divBdr>
            <w:top w:val="none" w:sz="0" w:space="0" w:color="auto"/>
            <w:left w:val="none" w:sz="0" w:space="0" w:color="auto"/>
            <w:bottom w:val="none" w:sz="0" w:space="0" w:color="auto"/>
            <w:right w:val="none" w:sz="0" w:space="0" w:color="auto"/>
          </w:divBdr>
        </w:div>
        <w:div w:id="1076127292">
          <w:marLeft w:val="480"/>
          <w:marRight w:val="0"/>
          <w:marTop w:val="0"/>
          <w:marBottom w:val="0"/>
          <w:divBdr>
            <w:top w:val="none" w:sz="0" w:space="0" w:color="auto"/>
            <w:left w:val="none" w:sz="0" w:space="0" w:color="auto"/>
            <w:bottom w:val="none" w:sz="0" w:space="0" w:color="auto"/>
            <w:right w:val="none" w:sz="0" w:space="0" w:color="auto"/>
          </w:divBdr>
        </w:div>
        <w:div w:id="1186483025">
          <w:marLeft w:val="480"/>
          <w:marRight w:val="0"/>
          <w:marTop w:val="0"/>
          <w:marBottom w:val="0"/>
          <w:divBdr>
            <w:top w:val="none" w:sz="0" w:space="0" w:color="auto"/>
            <w:left w:val="none" w:sz="0" w:space="0" w:color="auto"/>
            <w:bottom w:val="none" w:sz="0" w:space="0" w:color="auto"/>
            <w:right w:val="none" w:sz="0" w:space="0" w:color="auto"/>
          </w:divBdr>
        </w:div>
        <w:div w:id="1194003496">
          <w:marLeft w:val="480"/>
          <w:marRight w:val="0"/>
          <w:marTop w:val="0"/>
          <w:marBottom w:val="0"/>
          <w:divBdr>
            <w:top w:val="none" w:sz="0" w:space="0" w:color="auto"/>
            <w:left w:val="none" w:sz="0" w:space="0" w:color="auto"/>
            <w:bottom w:val="none" w:sz="0" w:space="0" w:color="auto"/>
            <w:right w:val="none" w:sz="0" w:space="0" w:color="auto"/>
          </w:divBdr>
        </w:div>
        <w:div w:id="1360355869">
          <w:marLeft w:val="480"/>
          <w:marRight w:val="0"/>
          <w:marTop w:val="0"/>
          <w:marBottom w:val="0"/>
          <w:divBdr>
            <w:top w:val="none" w:sz="0" w:space="0" w:color="auto"/>
            <w:left w:val="none" w:sz="0" w:space="0" w:color="auto"/>
            <w:bottom w:val="none" w:sz="0" w:space="0" w:color="auto"/>
            <w:right w:val="none" w:sz="0" w:space="0" w:color="auto"/>
          </w:divBdr>
        </w:div>
        <w:div w:id="1624119583">
          <w:marLeft w:val="480"/>
          <w:marRight w:val="0"/>
          <w:marTop w:val="0"/>
          <w:marBottom w:val="0"/>
          <w:divBdr>
            <w:top w:val="none" w:sz="0" w:space="0" w:color="auto"/>
            <w:left w:val="none" w:sz="0" w:space="0" w:color="auto"/>
            <w:bottom w:val="none" w:sz="0" w:space="0" w:color="auto"/>
            <w:right w:val="none" w:sz="0" w:space="0" w:color="auto"/>
          </w:divBdr>
        </w:div>
        <w:div w:id="1692292037">
          <w:marLeft w:val="480"/>
          <w:marRight w:val="0"/>
          <w:marTop w:val="0"/>
          <w:marBottom w:val="0"/>
          <w:divBdr>
            <w:top w:val="none" w:sz="0" w:space="0" w:color="auto"/>
            <w:left w:val="none" w:sz="0" w:space="0" w:color="auto"/>
            <w:bottom w:val="none" w:sz="0" w:space="0" w:color="auto"/>
            <w:right w:val="none" w:sz="0" w:space="0" w:color="auto"/>
          </w:divBdr>
        </w:div>
        <w:div w:id="1768889641">
          <w:marLeft w:val="480"/>
          <w:marRight w:val="0"/>
          <w:marTop w:val="0"/>
          <w:marBottom w:val="0"/>
          <w:divBdr>
            <w:top w:val="none" w:sz="0" w:space="0" w:color="auto"/>
            <w:left w:val="none" w:sz="0" w:space="0" w:color="auto"/>
            <w:bottom w:val="none" w:sz="0" w:space="0" w:color="auto"/>
            <w:right w:val="none" w:sz="0" w:space="0" w:color="auto"/>
          </w:divBdr>
        </w:div>
        <w:div w:id="1780177233">
          <w:marLeft w:val="480"/>
          <w:marRight w:val="0"/>
          <w:marTop w:val="0"/>
          <w:marBottom w:val="0"/>
          <w:divBdr>
            <w:top w:val="none" w:sz="0" w:space="0" w:color="auto"/>
            <w:left w:val="none" w:sz="0" w:space="0" w:color="auto"/>
            <w:bottom w:val="none" w:sz="0" w:space="0" w:color="auto"/>
            <w:right w:val="none" w:sz="0" w:space="0" w:color="auto"/>
          </w:divBdr>
        </w:div>
        <w:div w:id="1866869083">
          <w:marLeft w:val="480"/>
          <w:marRight w:val="0"/>
          <w:marTop w:val="0"/>
          <w:marBottom w:val="0"/>
          <w:divBdr>
            <w:top w:val="none" w:sz="0" w:space="0" w:color="auto"/>
            <w:left w:val="none" w:sz="0" w:space="0" w:color="auto"/>
            <w:bottom w:val="none" w:sz="0" w:space="0" w:color="auto"/>
            <w:right w:val="none" w:sz="0" w:space="0" w:color="auto"/>
          </w:divBdr>
        </w:div>
        <w:div w:id="1904871812">
          <w:marLeft w:val="480"/>
          <w:marRight w:val="0"/>
          <w:marTop w:val="0"/>
          <w:marBottom w:val="0"/>
          <w:divBdr>
            <w:top w:val="none" w:sz="0" w:space="0" w:color="auto"/>
            <w:left w:val="none" w:sz="0" w:space="0" w:color="auto"/>
            <w:bottom w:val="none" w:sz="0" w:space="0" w:color="auto"/>
            <w:right w:val="none" w:sz="0" w:space="0" w:color="auto"/>
          </w:divBdr>
        </w:div>
        <w:div w:id="2139642491">
          <w:marLeft w:val="480"/>
          <w:marRight w:val="0"/>
          <w:marTop w:val="0"/>
          <w:marBottom w:val="0"/>
          <w:divBdr>
            <w:top w:val="none" w:sz="0" w:space="0" w:color="auto"/>
            <w:left w:val="none" w:sz="0" w:space="0" w:color="auto"/>
            <w:bottom w:val="none" w:sz="0" w:space="0" w:color="auto"/>
            <w:right w:val="none" w:sz="0" w:space="0" w:color="auto"/>
          </w:divBdr>
        </w:div>
        <w:div w:id="2142914746">
          <w:marLeft w:val="480"/>
          <w:marRight w:val="0"/>
          <w:marTop w:val="0"/>
          <w:marBottom w:val="0"/>
          <w:divBdr>
            <w:top w:val="none" w:sz="0" w:space="0" w:color="auto"/>
            <w:left w:val="none" w:sz="0" w:space="0" w:color="auto"/>
            <w:bottom w:val="none" w:sz="0" w:space="0" w:color="auto"/>
            <w:right w:val="none" w:sz="0" w:space="0" w:color="auto"/>
          </w:divBdr>
        </w:div>
      </w:divsChild>
    </w:div>
    <w:div w:id="113645697">
      <w:bodyDiv w:val="1"/>
      <w:marLeft w:val="0"/>
      <w:marRight w:val="0"/>
      <w:marTop w:val="0"/>
      <w:marBottom w:val="0"/>
      <w:divBdr>
        <w:top w:val="none" w:sz="0" w:space="0" w:color="auto"/>
        <w:left w:val="none" w:sz="0" w:space="0" w:color="auto"/>
        <w:bottom w:val="none" w:sz="0" w:space="0" w:color="auto"/>
        <w:right w:val="none" w:sz="0" w:space="0" w:color="auto"/>
      </w:divBdr>
      <w:divsChild>
        <w:div w:id="1903788">
          <w:marLeft w:val="480"/>
          <w:marRight w:val="0"/>
          <w:marTop w:val="0"/>
          <w:marBottom w:val="0"/>
          <w:divBdr>
            <w:top w:val="none" w:sz="0" w:space="0" w:color="auto"/>
            <w:left w:val="none" w:sz="0" w:space="0" w:color="auto"/>
            <w:bottom w:val="none" w:sz="0" w:space="0" w:color="auto"/>
            <w:right w:val="none" w:sz="0" w:space="0" w:color="auto"/>
          </w:divBdr>
        </w:div>
        <w:div w:id="21248508">
          <w:marLeft w:val="480"/>
          <w:marRight w:val="0"/>
          <w:marTop w:val="0"/>
          <w:marBottom w:val="0"/>
          <w:divBdr>
            <w:top w:val="none" w:sz="0" w:space="0" w:color="auto"/>
            <w:left w:val="none" w:sz="0" w:space="0" w:color="auto"/>
            <w:bottom w:val="none" w:sz="0" w:space="0" w:color="auto"/>
            <w:right w:val="none" w:sz="0" w:space="0" w:color="auto"/>
          </w:divBdr>
        </w:div>
        <w:div w:id="38746437">
          <w:marLeft w:val="480"/>
          <w:marRight w:val="0"/>
          <w:marTop w:val="0"/>
          <w:marBottom w:val="0"/>
          <w:divBdr>
            <w:top w:val="none" w:sz="0" w:space="0" w:color="auto"/>
            <w:left w:val="none" w:sz="0" w:space="0" w:color="auto"/>
            <w:bottom w:val="none" w:sz="0" w:space="0" w:color="auto"/>
            <w:right w:val="none" w:sz="0" w:space="0" w:color="auto"/>
          </w:divBdr>
        </w:div>
        <w:div w:id="48264351">
          <w:marLeft w:val="480"/>
          <w:marRight w:val="0"/>
          <w:marTop w:val="0"/>
          <w:marBottom w:val="0"/>
          <w:divBdr>
            <w:top w:val="none" w:sz="0" w:space="0" w:color="auto"/>
            <w:left w:val="none" w:sz="0" w:space="0" w:color="auto"/>
            <w:bottom w:val="none" w:sz="0" w:space="0" w:color="auto"/>
            <w:right w:val="none" w:sz="0" w:space="0" w:color="auto"/>
          </w:divBdr>
        </w:div>
        <w:div w:id="71388892">
          <w:marLeft w:val="480"/>
          <w:marRight w:val="0"/>
          <w:marTop w:val="0"/>
          <w:marBottom w:val="0"/>
          <w:divBdr>
            <w:top w:val="none" w:sz="0" w:space="0" w:color="auto"/>
            <w:left w:val="none" w:sz="0" w:space="0" w:color="auto"/>
            <w:bottom w:val="none" w:sz="0" w:space="0" w:color="auto"/>
            <w:right w:val="none" w:sz="0" w:space="0" w:color="auto"/>
          </w:divBdr>
        </w:div>
        <w:div w:id="146634152">
          <w:marLeft w:val="480"/>
          <w:marRight w:val="0"/>
          <w:marTop w:val="0"/>
          <w:marBottom w:val="0"/>
          <w:divBdr>
            <w:top w:val="none" w:sz="0" w:space="0" w:color="auto"/>
            <w:left w:val="none" w:sz="0" w:space="0" w:color="auto"/>
            <w:bottom w:val="none" w:sz="0" w:space="0" w:color="auto"/>
            <w:right w:val="none" w:sz="0" w:space="0" w:color="auto"/>
          </w:divBdr>
        </w:div>
        <w:div w:id="216279503">
          <w:marLeft w:val="480"/>
          <w:marRight w:val="0"/>
          <w:marTop w:val="0"/>
          <w:marBottom w:val="0"/>
          <w:divBdr>
            <w:top w:val="none" w:sz="0" w:space="0" w:color="auto"/>
            <w:left w:val="none" w:sz="0" w:space="0" w:color="auto"/>
            <w:bottom w:val="none" w:sz="0" w:space="0" w:color="auto"/>
            <w:right w:val="none" w:sz="0" w:space="0" w:color="auto"/>
          </w:divBdr>
        </w:div>
        <w:div w:id="245237953">
          <w:marLeft w:val="480"/>
          <w:marRight w:val="0"/>
          <w:marTop w:val="0"/>
          <w:marBottom w:val="0"/>
          <w:divBdr>
            <w:top w:val="none" w:sz="0" w:space="0" w:color="auto"/>
            <w:left w:val="none" w:sz="0" w:space="0" w:color="auto"/>
            <w:bottom w:val="none" w:sz="0" w:space="0" w:color="auto"/>
            <w:right w:val="none" w:sz="0" w:space="0" w:color="auto"/>
          </w:divBdr>
        </w:div>
        <w:div w:id="254479797">
          <w:marLeft w:val="480"/>
          <w:marRight w:val="0"/>
          <w:marTop w:val="0"/>
          <w:marBottom w:val="0"/>
          <w:divBdr>
            <w:top w:val="none" w:sz="0" w:space="0" w:color="auto"/>
            <w:left w:val="none" w:sz="0" w:space="0" w:color="auto"/>
            <w:bottom w:val="none" w:sz="0" w:space="0" w:color="auto"/>
            <w:right w:val="none" w:sz="0" w:space="0" w:color="auto"/>
          </w:divBdr>
        </w:div>
        <w:div w:id="264504005">
          <w:marLeft w:val="480"/>
          <w:marRight w:val="0"/>
          <w:marTop w:val="0"/>
          <w:marBottom w:val="0"/>
          <w:divBdr>
            <w:top w:val="none" w:sz="0" w:space="0" w:color="auto"/>
            <w:left w:val="none" w:sz="0" w:space="0" w:color="auto"/>
            <w:bottom w:val="none" w:sz="0" w:space="0" w:color="auto"/>
            <w:right w:val="none" w:sz="0" w:space="0" w:color="auto"/>
          </w:divBdr>
        </w:div>
        <w:div w:id="386033916">
          <w:marLeft w:val="480"/>
          <w:marRight w:val="0"/>
          <w:marTop w:val="0"/>
          <w:marBottom w:val="0"/>
          <w:divBdr>
            <w:top w:val="none" w:sz="0" w:space="0" w:color="auto"/>
            <w:left w:val="none" w:sz="0" w:space="0" w:color="auto"/>
            <w:bottom w:val="none" w:sz="0" w:space="0" w:color="auto"/>
            <w:right w:val="none" w:sz="0" w:space="0" w:color="auto"/>
          </w:divBdr>
        </w:div>
        <w:div w:id="455635213">
          <w:marLeft w:val="480"/>
          <w:marRight w:val="0"/>
          <w:marTop w:val="0"/>
          <w:marBottom w:val="0"/>
          <w:divBdr>
            <w:top w:val="none" w:sz="0" w:space="0" w:color="auto"/>
            <w:left w:val="none" w:sz="0" w:space="0" w:color="auto"/>
            <w:bottom w:val="none" w:sz="0" w:space="0" w:color="auto"/>
            <w:right w:val="none" w:sz="0" w:space="0" w:color="auto"/>
          </w:divBdr>
        </w:div>
        <w:div w:id="592516053">
          <w:marLeft w:val="480"/>
          <w:marRight w:val="0"/>
          <w:marTop w:val="0"/>
          <w:marBottom w:val="0"/>
          <w:divBdr>
            <w:top w:val="none" w:sz="0" w:space="0" w:color="auto"/>
            <w:left w:val="none" w:sz="0" w:space="0" w:color="auto"/>
            <w:bottom w:val="none" w:sz="0" w:space="0" w:color="auto"/>
            <w:right w:val="none" w:sz="0" w:space="0" w:color="auto"/>
          </w:divBdr>
        </w:div>
        <w:div w:id="620187747">
          <w:marLeft w:val="480"/>
          <w:marRight w:val="0"/>
          <w:marTop w:val="0"/>
          <w:marBottom w:val="0"/>
          <w:divBdr>
            <w:top w:val="none" w:sz="0" w:space="0" w:color="auto"/>
            <w:left w:val="none" w:sz="0" w:space="0" w:color="auto"/>
            <w:bottom w:val="none" w:sz="0" w:space="0" w:color="auto"/>
            <w:right w:val="none" w:sz="0" w:space="0" w:color="auto"/>
          </w:divBdr>
        </w:div>
        <w:div w:id="707606416">
          <w:marLeft w:val="480"/>
          <w:marRight w:val="0"/>
          <w:marTop w:val="0"/>
          <w:marBottom w:val="0"/>
          <w:divBdr>
            <w:top w:val="none" w:sz="0" w:space="0" w:color="auto"/>
            <w:left w:val="none" w:sz="0" w:space="0" w:color="auto"/>
            <w:bottom w:val="none" w:sz="0" w:space="0" w:color="auto"/>
            <w:right w:val="none" w:sz="0" w:space="0" w:color="auto"/>
          </w:divBdr>
        </w:div>
        <w:div w:id="781532670">
          <w:marLeft w:val="480"/>
          <w:marRight w:val="0"/>
          <w:marTop w:val="0"/>
          <w:marBottom w:val="0"/>
          <w:divBdr>
            <w:top w:val="none" w:sz="0" w:space="0" w:color="auto"/>
            <w:left w:val="none" w:sz="0" w:space="0" w:color="auto"/>
            <w:bottom w:val="none" w:sz="0" w:space="0" w:color="auto"/>
            <w:right w:val="none" w:sz="0" w:space="0" w:color="auto"/>
          </w:divBdr>
        </w:div>
        <w:div w:id="821626480">
          <w:marLeft w:val="480"/>
          <w:marRight w:val="0"/>
          <w:marTop w:val="0"/>
          <w:marBottom w:val="0"/>
          <w:divBdr>
            <w:top w:val="none" w:sz="0" w:space="0" w:color="auto"/>
            <w:left w:val="none" w:sz="0" w:space="0" w:color="auto"/>
            <w:bottom w:val="none" w:sz="0" w:space="0" w:color="auto"/>
            <w:right w:val="none" w:sz="0" w:space="0" w:color="auto"/>
          </w:divBdr>
        </w:div>
        <w:div w:id="881866350">
          <w:marLeft w:val="480"/>
          <w:marRight w:val="0"/>
          <w:marTop w:val="0"/>
          <w:marBottom w:val="0"/>
          <w:divBdr>
            <w:top w:val="none" w:sz="0" w:space="0" w:color="auto"/>
            <w:left w:val="none" w:sz="0" w:space="0" w:color="auto"/>
            <w:bottom w:val="none" w:sz="0" w:space="0" w:color="auto"/>
            <w:right w:val="none" w:sz="0" w:space="0" w:color="auto"/>
          </w:divBdr>
        </w:div>
        <w:div w:id="891767454">
          <w:marLeft w:val="480"/>
          <w:marRight w:val="0"/>
          <w:marTop w:val="0"/>
          <w:marBottom w:val="0"/>
          <w:divBdr>
            <w:top w:val="none" w:sz="0" w:space="0" w:color="auto"/>
            <w:left w:val="none" w:sz="0" w:space="0" w:color="auto"/>
            <w:bottom w:val="none" w:sz="0" w:space="0" w:color="auto"/>
            <w:right w:val="none" w:sz="0" w:space="0" w:color="auto"/>
          </w:divBdr>
        </w:div>
        <w:div w:id="939727807">
          <w:marLeft w:val="480"/>
          <w:marRight w:val="0"/>
          <w:marTop w:val="0"/>
          <w:marBottom w:val="0"/>
          <w:divBdr>
            <w:top w:val="none" w:sz="0" w:space="0" w:color="auto"/>
            <w:left w:val="none" w:sz="0" w:space="0" w:color="auto"/>
            <w:bottom w:val="none" w:sz="0" w:space="0" w:color="auto"/>
            <w:right w:val="none" w:sz="0" w:space="0" w:color="auto"/>
          </w:divBdr>
        </w:div>
        <w:div w:id="946305450">
          <w:marLeft w:val="480"/>
          <w:marRight w:val="0"/>
          <w:marTop w:val="0"/>
          <w:marBottom w:val="0"/>
          <w:divBdr>
            <w:top w:val="none" w:sz="0" w:space="0" w:color="auto"/>
            <w:left w:val="none" w:sz="0" w:space="0" w:color="auto"/>
            <w:bottom w:val="none" w:sz="0" w:space="0" w:color="auto"/>
            <w:right w:val="none" w:sz="0" w:space="0" w:color="auto"/>
          </w:divBdr>
        </w:div>
        <w:div w:id="1035351370">
          <w:marLeft w:val="480"/>
          <w:marRight w:val="0"/>
          <w:marTop w:val="0"/>
          <w:marBottom w:val="0"/>
          <w:divBdr>
            <w:top w:val="none" w:sz="0" w:space="0" w:color="auto"/>
            <w:left w:val="none" w:sz="0" w:space="0" w:color="auto"/>
            <w:bottom w:val="none" w:sz="0" w:space="0" w:color="auto"/>
            <w:right w:val="none" w:sz="0" w:space="0" w:color="auto"/>
          </w:divBdr>
        </w:div>
        <w:div w:id="1065909999">
          <w:marLeft w:val="480"/>
          <w:marRight w:val="0"/>
          <w:marTop w:val="0"/>
          <w:marBottom w:val="0"/>
          <w:divBdr>
            <w:top w:val="none" w:sz="0" w:space="0" w:color="auto"/>
            <w:left w:val="none" w:sz="0" w:space="0" w:color="auto"/>
            <w:bottom w:val="none" w:sz="0" w:space="0" w:color="auto"/>
            <w:right w:val="none" w:sz="0" w:space="0" w:color="auto"/>
          </w:divBdr>
        </w:div>
        <w:div w:id="1132479506">
          <w:marLeft w:val="480"/>
          <w:marRight w:val="0"/>
          <w:marTop w:val="0"/>
          <w:marBottom w:val="0"/>
          <w:divBdr>
            <w:top w:val="none" w:sz="0" w:space="0" w:color="auto"/>
            <w:left w:val="none" w:sz="0" w:space="0" w:color="auto"/>
            <w:bottom w:val="none" w:sz="0" w:space="0" w:color="auto"/>
            <w:right w:val="none" w:sz="0" w:space="0" w:color="auto"/>
          </w:divBdr>
        </w:div>
        <w:div w:id="1237740603">
          <w:marLeft w:val="480"/>
          <w:marRight w:val="0"/>
          <w:marTop w:val="0"/>
          <w:marBottom w:val="0"/>
          <w:divBdr>
            <w:top w:val="none" w:sz="0" w:space="0" w:color="auto"/>
            <w:left w:val="none" w:sz="0" w:space="0" w:color="auto"/>
            <w:bottom w:val="none" w:sz="0" w:space="0" w:color="auto"/>
            <w:right w:val="none" w:sz="0" w:space="0" w:color="auto"/>
          </w:divBdr>
        </w:div>
        <w:div w:id="1240554459">
          <w:marLeft w:val="480"/>
          <w:marRight w:val="0"/>
          <w:marTop w:val="0"/>
          <w:marBottom w:val="0"/>
          <w:divBdr>
            <w:top w:val="none" w:sz="0" w:space="0" w:color="auto"/>
            <w:left w:val="none" w:sz="0" w:space="0" w:color="auto"/>
            <w:bottom w:val="none" w:sz="0" w:space="0" w:color="auto"/>
            <w:right w:val="none" w:sz="0" w:space="0" w:color="auto"/>
          </w:divBdr>
        </w:div>
        <w:div w:id="1323124179">
          <w:marLeft w:val="480"/>
          <w:marRight w:val="0"/>
          <w:marTop w:val="0"/>
          <w:marBottom w:val="0"/>
          <w:divBdr>
            <w:top w:val="none" w:sz="0" w:space="0" w:color="auto"/>
            <w:left w:val="none" w:sz="0" w:space="0" w:color="auto"/>
            <w:bottom w:val="none" w:sz="0" w:space="0" w:color="auto"/>
            <w:right w:val="none" w:sz="0" w:space="0" w:color="auto"/>
          </w:divBdr>
        </w:div>
        <w:div w:id="1334649918">
          <w:marLeft w:val="480"/>
          <w:marRight w:val="0"/>
          <w:marTop w:val="0"/>
          <w:marBottom w:val="0"/>
          <w:divBdr>
            <w:top w:val="none" w:sz="0" w:space="0" w:color="auto"/>
            <w:left w:val="none" w:sz="0" w:space="0" w:color="auto"/>
            <w:bottom w:val="none" w:sz="0" w:space="0" w:color="auto"/>
            <w:right w:val="none" w:sz="0" w:space="0" w:color="auto"/>
          </w:divBdr>
        </w:div>
        <w:div w:id="1359544728">
          <w:marLeft w:val="480"/>
          <w:marRight w:val="0"/>
          <w:marTop w:val="0"/>
          <w:marBottom w:val="0"/>
          <w:divBdr>
            <w:top w:val="none" w:sz="0" w:space="0" w:color="auto"/>
            <w:left w:val="none" w:sz="0" w:space="0" w:color="auto"/>
            <w:bottom w:val="none" w:sz="0" w:space="0" w:color="auto"/>
            <w:right w:val="none" w:sz="0" w:space="0" w:color="auto"/>
          </w:divBdr>
        </w:div>
        <w:div w:id="1444570682">
          <w:marLeft w:val="480"/>
          <w:marRight w:val="0"/>
          <w:marTop w:val="0"/>
          <w:marBottom w:val="0"/>
          <w:divBdr>
            <w:top w:val="none" w:sz="0" w:space="0" w:color="auto"/>
            <w:left w:val="none" w:sz="0" w:space="0" w:color="auto"/>
            <w:bottom w:val="none" w:sz="0" w:space="0" w:color="auto"/>
            <w:right w:val="none" w:sz="0" w:space="0" w:color="auto"/>
          </w:divBdr>
        </w:div>
        <w:div w:id="1453816284">
          <w:marLeft w:val="480"/>
          <w:marRight w:val="0"/>
          <w:marTop w:val="0"/>
          <w:marBottom w:val="0"/>
          <w:divBdr>
            <w:top w:val="none" w:sz="0" w:space="0" w:color="auto"/>
            <w:left w:val="none" w:sz="0" w:space="0" w:color="auto"/>
            <w:bottom w:val="none" w:sz="0" w:space="0" w:color="auto"/>
            <w:right w:val="none" w:sz="0" w:space="0" w:color="auto"/>
          </w:divBdr>
        </w:div>
        <w:div w:id="1466434539">
          <w:marLeft w:val="480"/>
          <w:marRight w:val="0"/>
          <w:marTop w:val="0"/>
          <w:marBottom w:val="0"/>
          <w:divBdr>
            <w:top w:val="none" w:sz="0" w:space="0" w:color="auto"/>
            <w:left w:val="none" w:sz="0" w:space="0" w:color="auto"/>
            <w:bottom w:val="none" w:sz="0" w:space="0" w:color="auto"/>
            <w:right w:val="none" w:sz="0" w:space="0" w:color="auto"/>
          </w:divBdr>
        </w:div>
        <w:div w:id="1493569233">
          <w:marLeft w:val="480"/>
          <w:marRight w:val="0"/>
          <w:marTop w:val="0"/>
          <w:marBottom w:val="0"/>
          <w:divBdr>
            <w:top w:val="none" w:sz="0" w:space="0" w:color="auto"/>
            <w:left w:val="none" w:sz="0" w:space="0" w:color="auto"/>
            <w:bottom w:val="none" w:sz="0" w:space="0" w:color="auto"/>
            <w:right w:val="none" w:sz="0" w:space="0" w:color="auto"/>
          </w:divBdr>
        </w:div>
        <w:div w:id="1619607154">
          <w:marLeft w:val="480"/>
          <w:marRight w:val="0"/>
          <w:marTop w:val="0"/>
          <w:marBottom w:val="0"/>
          <w:divBdr>
            <w:top w:val="none" w:sz="0" w:space="0" w:color="auto"/>
            <w:left w:val="none" w:sz="0" w:space="0" w:color="auto"/>
            <w:bottom w:val="none" w:sz="0" w:space="0" w:color="auto"/>
            <w:right w:val="none" w:sz="0" w:space="0" w:color="auto"/>
          </w:divBdr>
        </w:div>
        <w:div w:id="1717121223">
          <w:marLeft w:val="480"/>
          <w:marRight w:val="0"/>
          <w:marTop w:val="0"/>
          <w:marBottom w:val="0"/>
          <w:divBdr>
            <w:top w:val="none" w:sz="0" w:space="0" w:color="auto"/>
            <w:left w:val="none" w:sz="0" w:space="0" w:color="auto"/>
            <w:bottom w:val="none" w:sz="0" w:space="0" w:color="auto"/>
            <w:right w:val="none" w:sz="0" w:space="0" w:color="auto"/>
          </w:divBdr>
        </w:div>
        <w:div w:id="1724986091">
          <w:marLeft w:val="480"/>
          <w:marRight w:val="0"/>
          <w:marTop w:val="0"/>
          <w:marBottom w:val="0"/>
          <w:divBdr>
            <w:top w:val="none" w:sz="0" w:space="0" w:color="auto"/>
            <w:left w:val="none" w:sz="0" w:space="0" w:color="auto"/>
            <w:bottom w:val="none" w:sz="0" w:space="0" w:color="auto"/>
            <w:right w:val="none" w:sz="0" w:space="0" w:color="auto"/>
          </w:divBdr>
        </w:div>
        <w:div w:id="1775244550">
          <w:marLeft w:val="480"/>
          <w:marRight w:val="0"/>
          <w:marTop w:val="0"/>
          <w:marBottom w:val="0"/>
          <w:divBdr>
            <w:top w:val="none" w:sz="0" w:space="0" w:color="auto"/>
            <w:left w:val="none" w:sz="0" w:space="0" w:color="auto"/>
            <w:bottom w:val="none" w:sz="0" w:space="0" w:color="auto"/>
            <w:right w:val="none" w:sz="0" w:space="0" w:color="auto"/>
          </w:divBdr>
        </w:div>
        <w:div w:id="1816676299">
          <w:marLeft w:val="480"/>
          <w:marRight w:val="0"/>
          <w:marTop w:val="0"/>
          <w:marBottom w:val="0"/>
          <w:divBdr>
            <w:top w:val="none" w:sz="0" w:space="0" w:color="auto"/>
            <w:left w:val="none" w:sz="0" w:space="0" w:color="auto"/>
            <w:bottom w:val="none" w:sz="0" w:space="0" w:color="auto"/>
            <w:right w:val="none" w:sz="0" w:space="0" w:color="auto"/>
          </w:divBdr>
        </w:div>
        <w:div w:id="1848791966">
          <w:marLeft w:val="480"/>
          <w:marRight w:val="0"/>
          <w:marTop w:val="0"/>
          <w:marBottom w:val="0"/>
          <w:divBdr>
            <w:top w:val="none" w:sz="0" w:space="0" w:color="auto"/>
            <w:left w:val="none" w:sz="0" w:space="0" w:color="auto"/>
            <w:bottom w:val="none" w:sz="0" w:space="0" w:color="auto"/>
            <w:right w:val="none" w:sz="0" w:space="0" w:color="auto"/>
          </w:divBdr>
        </w:div>
        <w:div w:id="1878660946">
          <w:marLeft w:val="480"/>
          <w:marRight w:val="0"/>
          <w:marTop w:val="0"/>
          <w:marBottom w:val="0"/>
          <w:divBdr>
            <w:top w:val="none" w:sz="0" w:space="0" w:color="auto"/>
            <w:left w:val="none" w:sz="0" w:space="0" w:color="auto"/>
            <w:bottom w:val="none" w:sz="0" w:space="0" w:color="auto"/>
            <w:right w:val="none" w:sz="0" w:space="0" w:color="auto"/>
          </w:divBdr>
        </w:div>
        <w:div w:id="1964192774">
          <w:marLeft w:val="480"/>
          <w:marRight w:val="0"/>
          <w:marTop w:val="0"/>
          <w:marBottom w:val="0"/>
          <w:divBdr>
            <w:top w:val="none" w:sz="0" w:space="0" w:color="auto"/>
            <w:left w:val="none" w:sz="0" w:space="0" w:color="auto"/>
            <w:bottom w:val="none" w:sz="0" w:space="0" w:color="auto"/>
            <w:right w:val="none" w:sz="0" w:space="0" w:color="auto"/>
          </w:divBdr>
        </w:div>
        <w:div w:id="2002080781">
          <w:marLeft w:val="480"/>
          <w:marRight w:val="0"/>
          <w:marTop w:val="0"/>
          <w:marBottom w:val="0"/>
          <w:divBdr>
            <w:top w:val="none" w:sz="0" w:space="0" w:color="auto"/>
            <w:left w:val="none" w:sz="0" w:space="0" w:color="auto"/>
            <w:bottom w:val="none" w:sz="0" w:space="0" w:color="auto"/>
            <w:right w:val="none" w:sz="0" w:space="0" w:color="auto"/>
          </w:divBdr>
        </w:div>
        <w:div w:id="2009551810">
          <w:marLeft w:val="480"/>
          <w:marRight w:val="0"/>
          <w:marTop w:val="0"/>
          <w:marBottom w:val="0"/>
          <w:divBdr>
            <w:top w:val="none" w:sz="0" w:space="0" w:color="auto"/>
            <w:left w:val="none" w:sz="0" w:space="0" w:color="auto"/>
            <w:bottom w:val="none" w:sz="0" w:space="0" w:color="auto"/>
            <w:right w:val="none" w:sz="0" w:space="0" w:color="auto"/>
          </w:divBdr>
        </w:div>
        <w:div w:id="2032224906">
          <w:marLeft w:val="480"/>
          <w:marRight w:val="0"/>
          <w:marTop w:val="0"/>
          <w:marBottom w:val="0"/>
          <w:divBdr>
            <w:top w:val="none" w:sz="0" w:space="0" w:color="auto"/>
            <w:left w:val="none" w:sz="0" w:space="0" w:color="auto"/>
            <w:bottom w:val="none" w:sz="0" w:space="0" w:color="auto"/>
            <w:right w:val="none" w:sz="0" w:space="0" w:color="auto"/>
          </w:divBdr>
        </w:div>
        <w:div w:id="2061057246">
          <w:marLeft w:val="480"/>
          <w:marRight w:val="0"/>
          <w:marTop w:val="0"/>
          <w:marBottom w:val="0"/>
          <w:divBdr>
            <w:top w:val="none" w:sz="0" w:space="0" w:color="auto"/>
            <w:left w:val="none" w:sz="0" w:space="0" w:color="auto"/>
            <w:bottom w:val="none" w:sz="0" w:space="0" w:color="auto"/>
            <w:right w:val="none" w:sz="0" w:space="0" w:color="auto"/>
          </w:divBdr>
        </w:div>
        <w:div w:id="2062904301">
          <w:marLeft w:val="480"/>
          <w:marRight w:val="0"/>
          <w:marTop w:val="0"/>
          <w:marBottom w:val="0"/>
          <w:divBdr>
            <w:top w:val="none" w:sz="0" w:space="0" w:color="auto"/>
            <w:left w:val="none" w:sz="0" w:space="0" w:color="auto"/>
            <w:bottom w:val="none" w:sz="0" w:space="0" w:color="auto"/>
            <w:right w:val="none" w:sz="0" w:space="0" w:color="auto"/>
          </w:divBdr>
        </w:div>
        <w:div w:id="2069068783">
          <w:marLeft w:val="480"/>
          <w:marRight w:val="0"/>
          <w:marTop w:val="0"/>
          <w:marBottom w:val="0"/>
          <w:divBdr>
            <w:top w:val="none" w:sz="0" w:space="0" w:color="auto"/>
            <w:left w:val="none" w:sz="0" w:space="0" w:color="auto"/>
            <w:bottom w:val="none" w:sz="0" w:space="0" w:color="auto"/>
            <w:right w:val="none" w:sz="0" w:space="0" w:color="auto"/>
          </w:divBdr>
        </w:div>
        <w:div w:id="2121798346">
          <w:marLeft w:val="480"/>
          <w:marRight w:val="0"/>
          <w:marTop w:val="0"/>
          <w:marBottom w:val="0"/>
          <w:divBdr>
            <w:top w:val="none" w:sz="0" w:space="0" w:color="auto"/>
            <w:left w:val="none" w:sz="0" w:space="0" w:color="auto"/>
            <w:bottom w:val="none" w:sz="0" w:space="0" w:color="auto"/>
            <w:right w:val="none" w:sz="0" w:space="0" w:color="auto"/>
          </w:divBdr>
        </w:div>
      </w:divsChild>
    </w:div>
    <w:div w:id="115225350">
      <w:marLeft w:val="480"/>
      <w:marRight w:val="0"/>
      <w:marTop w:val="0"/>
      <w:marBottom w:val="0"/>
      <w:divBdr>
        <w:top w:val="none" w:sz="0" w:space="0" w:color="auto"/>
        <w:left w:val="none" w:sz="0" w:space="0" w:color="auto"/>
        <w:bottom w:val="none" w:sz="0" w:space="0" w:color="auto"/>
        <w:right w:val="none" w:sz="0" w:space="0" w:color="auto"/>
      </w:divBdr>
    </w:div>
    <w:div w:id="115300348">
      <w:marLeft w:val="480"/>
      <w:marRight w:val="0"/>
      <w:marTop w:val="0"/>
      <w:marBottom w:val="0"/>
      <w:divBdr>
        <w:top w:val="none" w:sz="0" w:space="0" w:color="auto"/>
        <w:left w:val="none" w:sz="0" w:space="0" w:color="auto"/>
        <w:bottom w:val="none" w:sz="0" w:space="0" w:color="auto"/>
        <w:right w:val="none" w:sz="0" w:space="0" w:color="auto"/>
      </w:divBdr>
    </w:div>
    <w:div w:id="117839220">
      <w:bodyDiv w:val="1"/>
      <w:marLeft w:val="0"/>
      <w:marRight w:val="0"/>
      <w:marTop w:val="0"/>
      <w:marBottom w:val="0"/>
      <w:divBdr>
        <w:top w:val="none" w:sz="0" w:space="0" w:color="auto"/>
        <w:left w:val="none" w:sz="0" w:space="0" w:color="auto"/>
        <w:bottom w:val="none" w:sz="0" w:space="0" w:color="auto"/>
        <w:right w:val="none" w:sz="0" w:space="0" w:color="auto"/>
      </w:divBdr>
    </w:div>
    <w:div w:id="118844686">
      <w:marLeft w:val="480"/>
      <w:marRight w:val="0"/>
      <w:marTop w:val="0"/>
      <w:marBottom w:val="0"/>
      <w:divBdr>
        <w:top w:val="none" w:sz="0" w:space="0" w:color="auto"/>
        <w:left w:val="none" w:sz="0" w:space="0" w:color="auto"/>
        <w:bottom w:val="none" w:sz="0" w:space="0" w:color="auto"/>
        <w:right w:val="none" w:sz="0" w:space="0" w:color="auto"/>
      </w:divBdr>
    </w:div>
    <w:div w:id="119300341">
      <w:marLeft w:val="480"/>
      <w:marRight w:val="0"/>
      <w:marTop w:val="0"/>
      <w:marBottom w:val="0"/>
      <w:divBdr>
        <w:top w:val="none" w:sz="0" w:space="0" w:color="auto"/>
        <w:left w:val="none" w:sz="0" w:space="0" w:color="auto"/>
        <w:bottom w:val="none" w:sz="0" w:space="0" w:color="auto"/>
        <w:right w:val="none" w:sz="0" w:space="0" w:color="auto"/>
      </w:divBdr>
    </w:div>
    <w:div w:id="119343869">
      <w:bodyDiv w:val="1"/>
      <w:marLeft w:val="0"/>
      <w:marRight w:val="0"/>
      <w:marTop w:val="0"/>
      <w:marBottom w:val="0"/>
      <w:divBdr>
        <w:top w:val="none" w:sz="0" w:space="0" w:color="auto"/>
        <w:left w:val="none" w:sz="0" w:space="0" w:color="auto"/>
        <w:bottom w:val="none" w:sz="0" w:space="0" w:color="auto"/>
        <w:right w:val="none" w:sz="0" w:space="0" w:color="auto"/>
      </w:divBdr>
    </w:div>
    <w:div w:id="120224828">
      <w:marLeft w:val="640"/>
      <w:marRight w:val="0"/>
      <w:marTop w:val="0"/>
      <w:marBottom w:val="0"/>
      <w:divBdr>
        <w:top w:val="none" w:sz="0" w:space="0" w:color="auto"/>
        <w:left w:val="none" w:sz="0" w:space="0" w:color="auto"/>
        <w:bottom w:val="none" w:sz="0" w:space="0" w:color="auto"/>
        <w:right w:val="none" w:sz="0" w:space="0" w:color="auto"/>
      </w:divBdr>
    </w:div>
    <w:div w:id="120462769">
      <w:bodyDiv w:val="1"/>
      <w:marLeft w:val="0"/>
      <w:marRight w:val="0"/>
      <w:marTop w:val="0"/>
      <w:marBottom w:val="0"/>
      <w:divBdr>
        <w:top w:val="none" w:sz="0" w:space="0" w:color="auto"/>
        <w:left w:val="none" w:sz="0" w:space="0" w:color="auto"/>
        <w:bottom w:val="none" w:sz="0" w:space="0" w:color="auto"/>
        <w:right w:val="none" w:sz="0" w:space="0" w:color="auto"/>
      </w:divBdr>
    </w:div>
    <w:div w:id="120540592">
      <w:marLeft w:val="480"/>
      <w:marRight w:val="0"/>
      <w:marTop w:val="0"/>
      <w:marBottom w:val="0"/>
      <w:divBdr>
        <w:top w:val="none" w:sz="0" w:space="0" w:color="auto"/>
        <w:left w:val="none" w:sz="0" w:space="0" w:color="auto"/>
        <w:bottom w:val="none" w:sz="0" w:space="0" w:color="auto"/>
        <w:right w:val="none" w:sz="0" w:space="0" w:color="auto"/>
      </w:divBdr>
    </w:div>
    <w:div w:id="123087061">
      <w:marLeft w:val="480"/>
      <w:marRight w:val="0"/>
      <w:marTop w:val="0"/>
      <w:marBottom w:val="0"/>
      <w:divBdr>
        <w:top w:val="none" w:sz="0" w:space="0" w:color="auto"/>
        <w:left w:val="none" w:sz="0" w:space="0" w:color="auto"/>
        <w:bottom w:val="none" w:sz="0" w:space="0" w:color="auto"/>
        <w:right w:val="none" w:sz="0" w:space="0" w:color="auto"/>
      </w:divBdr>
    </w:div>
    <w:div w:id="123697050">
      <w:marLeft w:val="480"/>
      <w:marRight w:val="0"/>
      <w:marTop w:val="0"/>
      <w:marBottom w:val="0"/>
      <w:divBdr>
        <w:top w:val="none" w:sz="0" w:space="0" w:color="auto"/>
        <w:left w:val="none" w:sz="0" w:space="0" w:color="auto"/>
        <w:bottom w:val="none" w:sz="0" w:space="0" w:color="auto"/>
        <w:right w:val="none" w:sz="0" w:space="0" w:color="auto"/>
      </w:divBdr>
    </w:div>
    <w:div w:id="127280160">
      <w:marLeft w:val="480"/>
      <w:marRight w:val="0"/>
      <w:marTop w:val="0"/>
      <w:marBottom w:val="0"/>
      <w:divBdr>
        <w:top w:val="none" w:sz="0" w:space="0" w:color="auto"/>
        <w:left w:val="none" w:sz="0" w:space="0" w:color="auto"/>
        <w:bottom w:val="none" w:sz="0" w:space="0" w:color="auto"/>
        <w:right w:val="none" w:sz="0" w:space="0" w:color="auto"/>
      </w:divBdr>
    </w:div>
    <w:div w:id="131292064">
      <w:bodyDiv w:val="1"/>
      <w:marLeft w:val="0"/>
      <w:marRight w:val="0"/>
      <w:marTop w:val="0"/>
      <w:marBottom w:val="0"/>
      <w:divBdr>
        <w:top w:val="none" w:sz="0" w:space="0" w:color="auto"/>
        <w:left w:val="none" w:sz="0" w:space="0" w:color="auto"/>
        <w:bottom w:val="none" w:sz="0" w:space="0" w:color="auto"/>
        <w:right w:val="none" w:sz="0" w:space="0" w:color="auto"/>
      </w:divBdr>
    </w:div>
    <w:div w:id="132676378">
      <w:marLeft w:val="480"/>
      <w:marRight w:val="0"/>
      <w:marTop w:val="0"/>
      <w:marBottom w:val="0"/>
      <w:divBdr>
        <w:top w:val="none" w:sz="0" w:space="0" w:color="auto"/>
        <w:left w:val="none" w:sz="0" w:space="0" w:color="auto"/>
        <w:bottom w:val="none" w:sz="0" w:space="0" w:color="auto"/>
        <w:right w:val="none" w:sz="0" w:space="0" w:color="auto"/>
      </w:divBdr>
    </w:div>
    <w:div w:id="132800290">
      <w:marLeft w:val="480"/>
      <w:marRight w:val="0"/>
      <w:marTop w:val="0"/>
      <w:marBottom w:val="0"/>
      <w:divBdr>
        <w:top w:val="none" w:sz="0" w:space="0" w:color="auto"/>
        <w:left w:val="none" w:sz="0" w:space="0" w:color="auto"/>
        <w:bottom w:val="none" w:sz="0" w:space="0" w:color="auto"/>
        <w:right w:val="none" w:sz="0" w:space="0" w:color="auto"/>
      </w:divBdr>
    </w:div>
    <w:div w:id="133379984">
      <w:bodyDiv w:val="1"/>
      <w:marLeft w:val="0"/>
      <w:marRight w:val="0"/>
      <w:marTop w:val="0"/>
      <w:marBottom w:val="0"/>
      <w:divBdr>
        <w:top w:val="none" w:sz="0" w:space="0" w:color="auto"/>
        <w:left w:val="none" w:sz="0" w:space="0" w:color="auto"/>
        <w:bottom w:val="none" w:sz="0" w:space="0" w:color="auto"/>
        <w:right w:val="none" w:sz="0" w:space="0" w:color="auto"/>
      </w:divBdr>
    </w:div>
    <w:div w:id="135227286">
      <w:marLeft w:val="480"/>
      <w:marRight w:val="0"/>
      <w:marTop w:val="0"/>
      <w:marBottom w:val="0"/>
      <w:divBdr>
        <w:top w:val="none" w:sz="0" w:space="0" w:color="auto"/>
        <w:left w:val="none" w:sz="0" w:space="0" w:color="auto"/>
        <w:bottom w:val="none" w:sz="0" w:space="0" w:color="auto"/>
        <w:right w:val="none" w:sz="0" w:space="0" w:color="auto"/>
      </w:divBdr>
    </w:div>
    <w:div w:id="135731857">
      <w:bodyDiv w:val="1"/>
      <w:marLeft w:val="0"/>
      <w:marRight w:val="0"/>
      <w:marTop w:val="0"/>
      <w:marBottom w:val="0"/>
      <w:divBdr>
        <w:top w:val="none" w:sz="0" w:space="0" w:color="auto"/>
        <w:left w:val="none" w:sz="0" w:space="0" w:color="auto"/>
        <w:bottom w:val="none" w:sz="0" w:space="0" w:color="auto"/>
        <w:right w:val="none" w:sz="0" w:space="0" w:color="auto"/>
      </w:divBdr>
      <w:divsChild>
        <w:div w:id="16127381">
          <w:marLeft w:val="480"/>
          <w:marRight w:val="0"/>
          <w:marTop w:val="0"/>
          <w:marBottom w:val="0"/>
          <w:divBdr>
            <w:top w:val="none" w:sz="0" w:space="0" w:color="auto"/>
            <w:left w:val="none" w:sz="0" w:space="0" w:color="auto"/>
            <w:bottom w:val="none" w:sz="0" w:space="0" w:color="auto"/>
            <w:right w:val="none" w:sz="0" w:space="0" w:color="auto"/>
          </w:divBdr>
        </w:div>
        <w:div w:id="193810104">
          <w:marLeft w:val="480"/>
          <w:marRight w:val="0"/>
          <w:marTop w:val="0"/>
          <w:marBottom w:val="0"/>
          <w:divBdr>
            <w:top w:val="none" w:sz="0" w:space="0" w:color="auto"/>
            <w:left w:val="none" w:sz="0" w:space="0" w:color="auto"/>
            <w:bottom w:val="none" w:sz="0" w:space="0" w:color="auto"/>
            <w:right w:val="none" w:sz="0" w:space="0" w:color="auto"/>
          </w:divBdr>
        </w:div>
        <w:div w:id="211889079">
          <w:marLeft w:val="480"/>
          <w:marRight w:val="0"/>
          <w:marTop w:val="0"/>
          <w:marBottom w:val="0"/>
          <w:divBdr>
            <w:top w:val="none" w:sz="0" w:space="0" w:color="auto"/>
            <w:left w:val="none" w:sz="0" w:space="0" w:color="auto"/>
            <w:bottom w:val="none" w:sz="0" w:space="0" w:color="auto"/>
            <w:right w:val="none" w:sz="0" w:space="0" w:color="auto"/>
          </w:divBdr>
        </w:div>
        <w:div w:id="247233866">
          <w:marLeft w:val="480"/>
          <w:marRight w:val="0"/>
          <w:marTop w:val="0"/>
          <w:marBottom w:val="0"/>
          <w:divBdr>
            <w:top w:val="none" w:sz="0" w:space="0" w:color="auto"/>
            <w:left w:val="none" w:sz="0" w:space="0" w:color="auto"/>
            <w:bottom w:val="none" w:sz="0" w:space="0" w:color="auto"/>
            <w:right w:val="none" w:sz="0" w:space="0" w:color="auto"/>
          </w:divBdr>
        </w:div>
        <w:div w:id="273950987">
          <w:marLeft w:val="480"/>
          <w:marRight w:val="0"/>
          <w:marTop w:val="0"/>
          <w:marBottom w:val="0"/>
          <w:divBdr>
            <w:top w:val="none" w:sz="0" w:space="0" w:color="auto"/>
            <w:left w:val="none" w:sz="0" w:space="0" w:color="auto"/>
            <w:bottom w:val="none" w:sz="0" w:space="0" w:color="auto"/>
            <w:right w:val="none" w:sz="0" w:space="0" w:color="auto"/>
          </w:divBdr>
        </w:div>
        <w:div w:id="286355416">
          <w:marLeft w:val="480"/>
          <w:marRight w:val="0"/>
          <w:marTop w:val="0"/>
          <w:marBottom w:val="0"/>
          <w:divBdr>
            <w:top w:val="none" w:sz="0" w:space="0" w:color="auto"/>
            <w:left w:val="none" w:sz="0" w:space="0" w:color="auto"/>
            <w:bottom w:val="none" w:sz="0" w:space="0" w:color="auto"/>
            <w:right w:val="none" w:sz="0" w:space="0" w:color="auto"/>
          </w:divBdr>
        </w:div>
        <w:div w:id="304547507">
          <w:marLeft w:val="480"/>
          <w:marRight w:val="0"/>
          <w:marTop w:val="0"/>
          <w:marBottom w:val="0"/>
          <w:divBdr>
            <w:top w:val="none" w:sz="0" w:space="0" w:color="auto"/>
            <w:left w:val="none" w:sz="0" w:space="0" w:color="auto"/>
            <w:bottom w:val="none" w:sz="0" w:space="0" w:color="auto"/>
            <w:right w:val="none" w:sz="0" w:space="0" w:color="auto"/>
          </w:divBdr>
        </w:div>
        <w:div w:id="304626348">
          <w:marLeft w:val="480"/>
          <w:marRight w:val="0"/>
          <w:marTop w:val="0"/>
          <w:marBottom w:val="0"/>
          <w:divBdr>
            <w:top w:val="none" w:sz="0" w:space="0" w:color="auto"/>
            <w:left w:val="none" w:sz="0" w:space="0" w:color="auto"/>
            <w:bottom w:val="none" w:sz="0" w:space="0" w:color="auto"/>
            <w:right w:val="none" w:sz="0" w:space="0" w:color="auto"/>
          </w:divBdr>
        </w:div>
        <w:div w:id="329064467">
          <w:marLeft w:val="480"/>
          <w:marRight w:val="0"/>
          <w:marTop w:val="0"/>
          <w:marBottom w:val="0"/>
          <w:divBdr>
            <w:top w:val="none" w:sz="0" w:space="0" w:color="auto"/>
            <w:left w:val="none" w:sz="0" w:space="0" w:color="auto"/>
            <w:bottom w:val="none" w:sz="0" w:space="0" w:color="auto"/>
            <w:right w:val="none" w:sz="0" w:space="0" w:color="auto"/>
          </w:divBdr>
        </w:div>
        <w:div w:id="343215791">
          <w:marLeft w:val="480"/>
          <w:marRight w:val="0"/>
          <w:marTop w:val="0"/>
          <w:marBottom w:val="0"/>
          <w:divBdr>
            <w:top w:val="none" w:sz="0" w:space="0" w:color="auto"/>
            <w:left w:val="none" w:sz="0" w:space="0" w:color="auto"/>
            <w:bottom w:val="none" w:sz="0" w:space="0" w:color="auto"/>
            <w:right w:val="none" w:sz="0" w:space="0" w:color="auto"/>
          </w:divBdr>
        </w:div>
        <w:div w:id="423183169">
          <w:marLeft w:val="480"/>
          <w:marRight w:val="0"/>
          <w:marTop w:val="0"/>
          <w:marBottom w:val="0"/>
          <w:divBdr>
            <w:top w:val="none" w:sz="0" w:space="0" w:color="auto"/>
            <w:left w:val="none" w:sz="0" w:space="0" w:color="auto"/>
            <w:bottom w:val="none" w:sz="0" w:space="0" w:color="auto"/>
            <w:right w:val="none" w:sz="0" w:space="0" w:color="auto"/>
          </w:divBdr>
        </w:div>
        <w:div w:id="434403321">
          <w:marLeft w:val="480"/>
          <w:marRight w:val="0"/>
          <w:marTop w:val="0"/>
          <w:marBottom w:val="0"/>
          <w:divBdr>
            <w:top w:val="none" w:sz="0" w:space="0" w:color="auto"/>
            <w:left w:val="none" w:sz="0" w:space="0" w:color="auto"/>
            <w:bottom w:val="none" w:sz="0" w:space="0" w:color="auto"/>
            <w:right w:val="none" w:sz="0" w:space="0" w:color="auto"/>
          </w:divBdr>
        </w:div>
        <w:div w:id="486213680">
          <w:marLeft w:val="480"/>
          <w:marRight w:val="0"/>
          <w:marTop w:val="0"/>
          <w:marBottom w:val="0"/>
          <w:divBdr>
            <w:top w:val="none" w:sz="0" w:space="0" w:color="auto"/>
            <w:left w:val="none" w:sz="0" w:space="0" w:color="auto"/>
            <w:bottom w:val="none" w:sz="0" w:space="0" w:color="auto"/>
            <w:right w:val="none" w:sz="0" w:space="0" w:color="auto"/>
          </w:divBdr>
        </w:div>
        <w:div w:id="489952870">
          <w:marLeft w:val="480"/>
          <w:marRight w:val="0"/>
          <w:marTop w:val="0"/>
          <w:marBottom w:val="0"/>
          <w:divBdr>
            <w:top w:val="none" w:sz="0" w:space="0" w:color="auto"/>
            <w:left w:val="none" w:sz="0" w:space="0" w:color="auto"/>
            <w:bottom w:val="none" w:sz="0" w:space="0" w:color="auto"/>
            <w:right w:val="none" w:sz="0" w:space="0" w:color="auto"/>
          </w:divBdr>
        </w:div>
        <w:div w:id="595329948">
          <w:marLeft w:val="480"/>
          <w:marRight w:val="0"/>
          <w:marTop w:val="0"/>
          <w:marBottom w:val="0"/>
          <w:divBdr>
            <w:top w:val="none" w:sz="0" w:space="0" w:color="auto"/>
            <w:left w:val="none" w:sz="0" w:space="0" w:color="auto"/>
            <w:bottom w:val="none" w:sz="0" w:space="0" w:color="auto"/>
            <w:right w:val="none" w:sz="0" w:space="0" w:color="auto"/>
          </w:divBdr>
        </w:div>
        <w:div w:id="619260010">
          <w:marLeft w:val="480"/>
          <w:marRight w:val="0"/>
          <w:marTop w:val="0"/>
          <w:marBottom w:val="0"/>
          <w:divBdr>
            <w:top w:val="none" w:sz="0" w:space="0" w:color="auto"/>
            <w:left w:val="none" w:sz="0" w:space="0" w:color="auto"/>
            <w:bottom w:val="none" w:sz="0" w:space="0" w:color="auto"/>
            <w:right w:val="none" w:sz="0" w:space="0" w:color="auto"/>
          </w:divBdr>
        </w:div>
        <w:div w:id="646856502">
          <w:marLeft w:val="480"/>
          <w:marRight w:val="0"/>
          <w:marTop w:val="0"/>
          <w:marBottom w:val="0"/>
          <w:divBdr>
            <w:top w:val="none" w:sz="0" w:space="0" w:color="auto"/>
            <w:left w:val="none" w:sz="0" w:space="0" w:color="auto"/>
            <w:bottom w:val="none" w:sz="0" w:space="0" w:color="auto"/>
            <w:right w:val="none" w:sz="0" w:space="0" w:color="auto"/>
          </w:divBdr>
        </w:div>
        <w:div w:id="677929842">
          <w:marLeft w:val="480"/>
          <w:marRight w:val="0"/>
          <w:marTop w:val="0"/>
          <w:marBottom w:val="0"/>
          <w:divBdr>
            <w:top w:val="none" w:sz="0" w:space="0" w:color="auto"/>
            <w:left w:val="none" w:sz="0" w:space="0" w:color="auto"/>
            <w:bottom w:val="none" w:sz="0" w:space="0" w:color="auto"/>
            <w:right w:val="none" w:sz="0" w:space="0" w:color="auto"/>
          </w:divBdr>
        </w:div>
        <w:div w:id="749156742">
          <w:marLeft w:val="480"/>
          <w:marRight w:val="0"/>
          <w:marTop w:val="0"/>
          <w:marBottom w:val="0"/>
          <w:divBdr>
            <w:top w:val="none" w:sz="0" w:space="0" w:color="auto"/>
            <w:left w:val="none" w:sz="0" w:space="0" w:color="auto"/>
            <w:bottom w:val="none" w:sz="0" w:space="0" w:color="auto"/>
            <w:right w:val="none" w:sz="0" w:space="0" w:color="auto"/>
          </w:divBdr>
        </w:div>
        <w:div w:id="758134453">
          <w:marLeft w:val="480"/>
          <w:marRight w:val="0"/>
          <w:marTop w:val="0"/>
          <w:marBottom w:val="0"/>
          <w:divBdr>
            <w:top w:val="none" w:sz="0" w:space="0" w:color="auto"/>
            <w:left w:val="none" w:sz="0" w:space="0" w:color="auto"/>
            <w:bottom w:val="none" w:sz="0" w:space="0" w:color="auto"/>
            <w:right w:val="none" w:sz="0" w:space="0" w:color="auto"/>
          </w:divBdr>
        </w:div>
        <w:div w:id="760687349">
          <w:marLeft w:val="480"/>
          <w:marRight w:val="0"/>
          <w:marTop w:val="0"/>
          <w:marBottom w:val="0"/>
          <w:divBdr>
            <w:top w:val="none" w:sz="0" w:space="0" w:color="auto"/>
            <w:left w:val="none" w:sz="0" w:space="0" w:color="auto"/>
            <w:bottom w:val="none" w:sz="0" w:space="0" w:color="auto"/>
            <w:right w:val="none" w:sz="0" w:space="0" w:color="auto"/>
          </w:divBdr>
        </w:div>
        <w:div w:id="823274680">
          <w:marLeft w:val="480"/>
          <w:marRight w:val="0"/>
          <w:marTop w:val="0"/>
          <w:marBottom w:val="0"/>
          <w:divBdr>
            <w:top w:val="none" w:sz="0" w:space="0" w:color="auto"/>
            <w:left w:val="none" w:sz="0" w:space="0" w:color="auto"/>
            <w:bottom w:val="none" w:sz="0" w:space="0" w:color="auto"/>
            <w:right w:val="none" w:sz="0" w:space="0" w:color="auto"/>
          </w:divBdr>
        </w:div>
        <w:div w:id="946276387">
          <w:marLeft w:val="480"/>
          <w:marRight w:val="0"/>
          <w:marTop w:val="0"/>
          <w:marBottom w:val="0"/>
          <w:divBdr>
            <w:top w:val="none" w:sz="0" w:space="0" w:color="auto"/>
            <w:left w:val="none" w:sz="0" w:space="0" w:color="auto"/>
            <w:bottom w:val="none" w:sz="0" w:space="0" w:color="auto"/>
            <w:right w:val="none" w:sz="0" w:space="0" w:color="auto"/>
          </w:divBdr>
        </w:div>
        <w:div w:id="1003780966">
          <w:marLeft w:val="480"/>
          <w:marRight w:val="0"/>
          <w:marTop w:val="0"/>
          <w:marBottom w:val="0"/>
          <w:divBdr>
            <w:top w:val="none" w:sz="0" w:space="0" w:color="auto"/>
            <w:left w:val="none" w:sz="0" w:space="0" w:color="auto"/>
            <w:bottom w:val="none" w:sz="0" w:space="0" w:color="auto"/>
            <w:right w:val="none" w:sz="0" w:space="0" w:color="auto"/>
          </w:divBdr>
        </w:div>
        <w:div w:id="1009135500">
          <w:marLeft w:val="480"/>
          <w:marRight w:val="0"/>
          <w:marTop w:val="0"/>
          <w:marBottom w:val="0"/>
          <w:divBdr>
            <w:top w:val="none" w:sz="0" w:space="0" w:color="auto"/>
            <w:left w:val="none" w:sz="0" w:space="0" w:color="auto"/>
            <w:bottom w:val="none" w:sz="0" w:space="0" w:color="auto"/>
            <w:right w:val="none" w:sz="0" w:space="0" w:color="auto"/>
          </w:divBdr>
        </w:div>
        <w:div w:id="1053508665">
          <w:marLeft w:val="480"/>
          <w:marRight w:val="0"/>
          <w:marTop w:val="0"/>
          <w:marBottom w:val="0"/>
          <w:divBdr>
            <w:top w:val="none" w:sz="0" w:space="0" w:color="auto"/>
            <w:left w:val="none" w:sz="0" w:space="0" w:color="auto"/>
            <w:bottom w:val="none" w:sz="0" w:space="0" w:color="auto"/>
            <w:right w:val="none" w:sz="0" w:space="0" w:color="auto"/>
          </w:divBdr>
        </w:div>
        <w:div w:id="1063681177">
          <w:marLeft w:val="480"/>
          <w:marRight w:val="0"/>
          <w:marTop w:val="0"/>
          <w:marBottom w:val="0"/>
          <w:divBdr>
            <w:top w:val="none" w:sz="0" w:space="0" w:color="auto"/>
            <w:left w:val="none" w:sz="0" w:space="0" w:color="auto"/>
            <w:bottom w:val="none" w:sz="0" w:space="0" w:color="auto"/>
            <w:right w:val="none" w:sz="0" w:space="0" w:color="auto"/>
          </w:divBdr>
        </w:div>
        <w:div w:id="1121336417">
          <w:marLeft w:val="480"/>
          <w:marRight w:val="0"/>
          <w:marTop w:val="0"/>
          <w:marBottom w:val="0"/>
          <w:divBdr>
            <w:top w:val="none" w:sz="0" w:space="0" w:color="auto"/>
            <w:left w:val="none" w:sz="0" w:space="0" w:color="auto"/>
            <w:bottom w:val="none" w:sz="0" w:space="0" w:color="auto"/>
            <w:right w:val="none" w:sz="0" w:space="0" w:color="auto"/>
          </w:divBdr>
        </w:div>
        <w:div w:id="1136602620">
          <w:marLeft w:val="480"/>
          <w:marRight w:val="0"/>
          <w:marTop w:val="0"/>
          <w:marBottom w:val="0"/>
          <w:divBdr>
            <w:top w:val="none" w:sz="0" w:space="0" w:color="auto"/>
            <w:left w:val="none" w:sz="0" w:space="0" w:color="auto"/>
            <w:bottom w:val="none" w:sz="0" w:space="0" w:color="auto"/>
            <w:right w:val="none" w:sz="0" w:space="0" w:color="auto"/>
          </w:divBdr>
        </w:div>
        <w:div w:id="1158765675">
          <w:marLeft w:val="480"/>
          <w:marRight w:val="0"/>
          <w:marTop w:val="0"/>
          <w:marBottom w:val="0"/>
          <w:divBdr>
            <w:top w:val="none" w:sz="0" w:space="0" w:color="auto"/>
            <w:left w:val="none" w:sz="0" w:space="0" w:color="auto"/>
            <w:bottom w:val="none" w:sz="0" w:space="0" w:color="auto"/>
            <w:right w:val="none" w:sz="0" w:space="0" w:color="auto"/>
          </w:divBdr>
        </w:div>
        <w:div w:id="1196699964">
          <w:marLeft w:val="480"/>
          <w:marRight w:val="0"/>
          <w:marTop w:val="0"/>
          <w:marBottom w:val="0"/>
          <w:divBdr>
            <w:top w:val="none" w:sz="0" w:space="0" w:color="auto"/>
            <w:left w:val="none" w:sz="0" w:space="0" w:color="auto"/>
            <w:bottom w:val="none" w:sz="0" w:space="0" w:color="auto"/>
            <w:right w:val="none" w:sz="0" w:space="0" w:color="auto"/>
          </w:divBdr>
        </w:div>
        <w:div w:id="1221017424">
          <w:marLeft w:val="480"/>
          <w:marRight w:val="0"/>
          <w:marTop w:val="0"/>
          <w:marBottom w:val="0"/>
          <w:divBdr>
            <w:top w:val="none" w:sz="0" w:space="0" w:color="auto"/>
            <w:left w:val="none" w:sz="0" w:space="0" w:color="auto"/>
            <w:bottom w:val="none" w:sz="0" w:space="0" w:color="auto"/>
            <w:right w:val="none" w:sz="0" w:space="0" w:color="auto"/>
          </w:divBdr>
        </w:div>
        <w:div w:id="1283536326">
          <w:marLeft w:val="480"/>
          <w:marRight w:val="0"/>
          <w:marTop w:val="0"/>
          <w:marBottom w:val="0"/>
          <w:divBdr>
            <w:top w:val="none" w:sz="0" w:space="0" w:color="auto"/>
            <w:left w:val="none" w:sz="0" w:space="0" w:color="auto"/>
            <w:bottom w:val="none" w:sz="0" w:space="0" w:color="auto"/>
            <w:right w:val="none" w:sz="0" w:space="0" w:color="auto"/>
          </w:divBdr>
        </w:div>
        <w:div w:id="1290211895">
          <w:marLeft w:val="480"/>
          <w:marRight w:val="0"/>
          <w:marTop w:val="0"/>
          <w:marBottom w:val="0"/>
          <w:divBdr>
            <w:top w:val="none" w:sz="0" w:space="0" w:color="auto"/>
            <w:left w:val="none" w:sz="0" w:space="0" w:color="auto"/>
            <w:bottom w:val="none" w:sz="0" w:space="0" w:color="auto"/>
            <w:right w:val="none" w:sz="0" w:space="0" w:color="auto"/>
          </w:divBdr>
        </w:div>
        <w:div w:id="1368291573">
          <w:marLeft w:val="480"/>
          <w:marRight w:val="0"/>
          <w:marTop w:val="0"/>
          <w:marBottom w:val="0"/>
          <w:divBdr>
            <w:top w:val="none" w:sz="0" w:space="0" w:color="auto"/>
            <w:left w:val="none" w:sz="0" w:space="0" w:color="auto"/>
            <w:bottom w:val="none" w:sz="0" w:space="0" w:color="auto"/>
            <w:right w:val="none" w:sz="0" w:space="0" w:color="auto"/>
          </w:divBdr>
        </w:div>
        <w:div w:id="1388071347">
          <w:marLeft w:val="480"/>
          <w:marRight w:val="0"/>
          <w:marTop w:val="0"/>
          <w:marBottom w:val="0"/>
          <w:divBdr>
            <w:top w:val="none" w:sz="0" w:space="0" w:color="auto"/>
            <w:left w:val="none" w:sz="0" w:space="0" w:color="auto"/>
            <w:bottom w:val="none" w:sz="0" w:space="0" w:color="auto"/>
            <w:right w:val="none" w:sz="0" w:space="0" w:color="auto"/>
          </w:divBdr>
        </w:div>
        <w:div w:id="1411390128">
          <w:marLeft w:val="480"/>
          <w:marRight w:val="0"/>
          <w:marTop w:val="0"/>
          <w:marBottom w:val="0"/>
          <w:divBdr>
            <w:top w:val="none" w:sz="0" w:space="0" w:color="auto"/>
            <w:left w:val="none" w:sz="0" w:space="0" w:color="auto"/>
            <w:bottom w:val="none" w:sz="0" w:space="0" w:color="auto"/>
            <w:right w:val="none" w:sz="0" w:space="0" w:color="auto"/>
          </w:divBdr>
        </w:div>
        <w:div w:id="1427649593">
          <w:marLeft w:val="480"/>
          <w:marRight w:val="0"/>
          <w:marTop w:val="0"/>
          <w:marBottom w:val="0"/>
          <w:divBdr>
            <w:top w:val="none" w:sz="0" w:space="0" w:color="auto"/>
            <w:left w:val="none" w:sz="0" w:space="0" w:color="auto"/>
            <w:bottom w:val="none" w:sz="0" w:space="0" w:color="auto"/>
            <w:right w:val="none" w:sz="0" w:space="0" w:color="auto"/>
          </w:divBdr>
        </w:div>
        <w:div w:id="1431662853">
          <w:marLeft w:val="480"/>
          <w:marRight w:val="0"/>
          <w:marTop w:val="0"/>
          <w:marBottom w:val="0"/>
          <w:divBdr>
            <w:top w:val="none" w:sz="0" w:space="0" w:color="auto"/>
            <w:left w:val="none" w:sz="0" w:space="0" w:color="auto"/>
            <w:bottom w:val="none" w:sz="0" w:space="0" w:color="auto"/>
            <w:right w:val="none" w:sz="0" w:space="0" w:color="auto"/>
          </w:divBdr>
        </w:div>
        <w:div w:id="1546407338">
          <w:marLeft w:val="480"/>
          <w:marRight w:val="0"/>
          <w:marTop w:val="0"/>
          <w:marBottom w:val="0"/>
          <w:divBdr>
            <w:top w:val="none" w:sz="0" w:space="0" w:color="auto"/>
            <w:left w:val="none" w:sz="0" w:space="0" w:color="auto"/>
            <w:bottom w:val="none" w:sz="0" w:space="0" w:color="auto"/>
            <w:right w:val="none" w:sz="0" w:space="0" w:color="auto"/>
          </w:divBdr>
        </w:div>
        <w:div w:id="1560940895">
          <w:marLeft w:val="480"/>
          <w:marRight w:val="0"/>
          <w:marTop w:val="0"/>
          <w:marBottom w:val="0"/>
          <w:divBdr>
            <w:top w:val="none" w:sz="0" w:space="0" w:color="auto"/>
            <w:left w:val="none" w:sz="0" w:space="0" w:color="auto"/>
            <w:bottom w:val="none" w:sz="0" w:space="0" w:color="auto"/>
            <w:right w:val="none" w:sz="0" w:space="0" w:color="auto"/>
          </w:divBdr>
        </w:div>
        <w:div w:id="1580215463">
          <w:marLeft w:val="480"/>
          <w:marRight w:val="0"/>
          <w:marTop w:val="0"/>
          <w:marBottom w:val="0"/>
          <w:divBdr>
            <w:top w:val="none" w:sz="0" w:space="0" w:color="auto"/>
            <w:left w:val="none" w:sz="0" w:space="0" w:color="auto"/>
            <w:bottom w:val="none" w:sz="0" w:space="0" w:color="auto"/>
            <w:right w:val="none" w:sz="0" w:space="0" w:color="auto"/>
          </w:divBdr>
        </w:div>
        <w:div w:id="1846088424">
          <w:marLeft w:val="480"/>
          <w:marRight w:val="0"/>
          <w:marTop w:val="0"/>
          <w:marBottom w:val="0"/>
          <w:divBdr>
            <w:top w:val="none" w:sz="0" w:space="0" w:color="auto"/>
            <w:left w:val="none" w:sz="0" w:space="0" w:color="auto"/>
            <w:bottom w:val="none" w:sz="0" w:space="0" w:color="auto"/>
            <w:right w:val="none" w:sz="0" w:space="0" w:color="auto"/>
          </w:divBdr>
        </w:div>
        <w:div w:id="1857231261">
          <w:marLeft w:val="480"/>
          <w:marRight w:val="0"/>
          <w:marTop w:val="0"/>
          <w:marBottom w:val="0"/>
          <w:divBdr>
            <w:top w:val="none" w:sz="0" w:space="0" w:color="auto"/>
            <w:left w:val="none" w:sz="0" w:space="0" w:color="auto"/>
            <w:bottom w:val="none" w:sz="0" w:space="0" w:color="auto"/>
            <w:right w:val="none" w:sz="0" w:space="0" w:color="auto"/>
          </w:divBdr>
        </w:div>
        <w:div w:id="1917278804">
          <w:marLeft w:val="480"/>
          <w:marRight w:val="0"/>
          <w:marTop w:val="0"/>
          <w:marBottom w:val="0"/>
          <w:divBdr>
            <w:top w:val="none" w:sz="0" w:space="0" w:color="auto"/>
            <w:left w:val="none" w:sz="0" w:space="0" w:color="auto"/>
            <w:bottom w:val="none" w:sz="0" w:space="0" w:color="auto"/>
            <w:right w:val="none" w:sz="0" w:space="0" w:color="auto"/>
          </w:divBdr>
        </w:div>
        <w:div w:id="1921669829">
          <w:marLeft w:val="480"/>
          <w:marRight w:val="0"/>
          <w:marTop w:val="0"/>
          <w:marBottom w:val="0"/>
          <w:divBdr>
            <w:top w:val="none" w:sz="0" w:space="0" w:color="auto"/>
            <w:left w:val="none" w:sz="0" w:space="0" w:color="auto"/>
            <w:bottom w:val="none" w:sz="0" w:space="0" w:color="auto"/>
            <w:right w:val="none" w:sz="0" w:space="0" w:color="auto"/>
          </w:divBdr>
        </w:div>
        <w:div w:id="1993631534">
          <w:marLeft w:val="480"/>
          <w:marRight w:val="0"/>
          <w:marTop w:val="0"/>
          <w:marBottom w:val="0"/>
          <w:divBdr>
            <w:top w:val="none" w:sz="0" w:space="0" w:color="auto"/>
            <w:left w:val="none" w:sz="0" w:space="0" w:color="auto"/>
            <w:bottom w:val="none" w:sz="0" w:space="0" w:color="auto"/>
            <w:right w:val="none" w:sz="0" w:space="0" w:color="auto"/>
          </w:divBdr>
        </w:div>
        <w:div w:id="2039039185">
          <w:marLeft w:val="480"/>
          <w:marRight w:val="0"/>
          <w:marTop w:val="0"/>
          <w:marBottom w:val="0"/>
          <w:divBdr>
            <w:top w:val="none" w:sz="0" w:space="0" w:color="auto"/>
            <w:left w:val="none" w:sz="0" w:space="0" w:color="auto"/>
            <w:bottom w:val="none" w:sz="0" w:space="0" w:color="auto"/>
            <w:right w:val="none" w:sz="0" w:space="0" w:color="auto"/>
          </w:divBdr>
        </w:div>
        <w:div w:id="2049183380">
          <w:marLeft w:val="480"/>
          <w:marRight w:val="0"/>
          <w:marTop w:val="0"/>
          <w:marBottom w:val="0"/>
          <w:divBdr>
            <w:top w:val="none" w:sz="0" w:space="0" w:color="auto"/>
            <w:left w:val="none" w:sz="0" w:space="0" w:color="auto"/>
            <w:bottom w:val="none" w:sz="0" w:space="0" w:color="auto"/>
            <w:right w:val="none" w:sz="0" w:space="0" w:color="auto"/>
          </w:divBdr>
        </w:div>
        <w:div w:id="2133358832">
          <w:marLeft w:val="480"/>
          <w:marRight w:val="0"/>
          <w:marTop w:val="0"/>
          <w:marBottom w:val="0"/>
          <w:divBdr>
            <w:top w:val="none" w:sz="0" w:space="0" w:color="auto"/>
            <w:left w:val="none" w:sz="0" w:space="0" w:color="auto"/>
            <w:bottom w:val="none" w:sz="0" w:space="0" w:color="auto"/>
            <w:right w:val="none" w:sz="0" w:space="0" w:color="auto"/>
          </w:divBdr>
        </w:div>
        <w:div w:id="2143962611">
          <w:marLeft w:val="480"/>
          <w:marRight w:val="0"/>
          <w:marTop w:val="0"/>
          <w:marBottom w:val="0"/>
          <w:divBdr>
            <w:top w:val="none" w:sz="0" w:space="0" w:color="auto"/>
            <w:left w:val="none" w:sz="0" w:space="0" w:color="auto"/>
            <w:bottom w:val="none" w:sz="0" w:space="0" w:color="auto"/>
            <w:right w:val="none" w:sz="0" w:space="0" w:color="auto"/>
          </w:divBdr>
        </w:div>
      </w:divsChild>
    </w:div>
    <w:div w:id="135949666">
      <w:marLeft w:val="480"/>
      <w:marRight w:val="0"/>
      <w:marTop w:val="0"/>
      <w:marBottom w:val="0"/>
      <w:divBdr>
        <w:top w:val="none" w:sz="0" w:space="0" w:color="auto"/>
        <w:left w:val="none" w:sz="0" w:space="0" w:color="auto"/>
        <w:bottom w:val="none" w:sz="0" w:space="0" w:color="auto"/>
        <w:right w:val="none" w:sz="0" w:space="0" w:color="auto"/>
      </w:divBdr>
    </w:div>
    <w:div w:id="135952164">
      <w:marLeft w:val="480"/>
      <w:marRight w:val="0"/>
      <w:marTop w:val="0"/>
      <w:marBottom w:val="0"/>
      <w:divBdr>
        <w:top w:val="none" w:sz="0" w:space="0" w:color="auto"/>
        <w:left w:val="none" w:sz="0" w:space="0" w:color="auto"/>
        <w:bottom w:val="none" w:sz="0" w:space="0" w:color="auto"/>
        <w:right w:val="none" w:sz="0" w:space="0" w:color="auto"/>
      </w:divBdr>
    </w:div>
    <w:div w:id="138037556">
      <w:bodyDiv w:val="1"/>
      <w:marLeft w:val="0"/>
      <w:marRight w:val="0"/>
      <w:marTop w:val="0"/>
      <w:marBottom w:val="0"/>
      <w:divBdr>
        <w:top w:val="none" w:sz="0" w:space="0" w:color="auto"/>
        <w:left w:val="none" w:sz="0" w:space="0" w:color="auto"/>
        <w:bottom w:val="none" w:sz="0" w:space="0" w:color="auto"/>
        <w:right w:val="none" w:sz="0" w:space="0" w:color="auto"/>
      </w:divBdr>
    </w:div>
    <w:div w:id="138615015">
      <w:marLeft w:val="480"/>
      <w:marRight w:val="0"/>
      <w:marTop w:val="0"/>
      <w:marBottom w:val="0"/>
      <w:divBdr>
        <w:top w:val="none" w:sz="0" w:space="0" w:color="auto"/>
        <w:left w:val="none" w:sz="0" w:space="0" w:color="auto"/>
        <w:bottom w:val="none" w:sz="0" w:space="0" w:color="auto"/>
        <w:right w:val="none" w:sz="0" w:space="0" w:color="auto"/>
      </w:divBdr>
    </w:div>
    <w:div w:id="138695074">
      <w:marLeft w:val="480"/>
      <w:marRight w:val="0"/>
      <w:marTop w:val="0"/>
      <w:marBottom w:val="0"/>
      <w:divBdr>
        <w:top w:val="none" w:sz="0" w:space="0" w:color="auto"/>
        <w:left w:val="none" w:sz="0" w:space="0" w:color="auto"/>
        <w:bottom w:val="none" w:sz="0" w:space="0" w:color="auto"/>
        <w:right w:val="none" w:sz="0" w:space="0" w:color="auto"/>
      </w:divBdr>
    </w:div>
    <w:div w:id="139006911">
      <w:bodyDiv w:val="1"/>
      <w:marLeft w:val="0"/>
      <w:marRight w:val="0"/>
      <w:marTop w:val="0"/>
      <w:marBottom w:val="0"/>
      <w:divBdr>
        <w:top w:val="none" w:sz="0" w:space="0" w:color="auto"/>
        <w:left w:val="none" w:sz="0" w:space="0" w:color="auto"/>
        <w:bottom w:val="none" w:sz="0" w:space="0" w:color="auto"/>
        <w:right w:val="none" w:sz="0" w:space="0" w:color="auto"/>
      </w:divBdr>
    </w:div>
    <w:div w:id="142965932">
      <w:bodyDiv w:val="1"/>
      <w:marLeft w:val="0"/>
      <w:marRight w:val="0"/>
      <w:marTop w:val="0"/>
      <w:marBottom w:val="0"/>
      <w:divBdr>
        <w:top w:val="none" w:sz="0" w:space="0" w:color="auto"/>
        <w:left w:val="none" w:sz="0" w:space="0" w:color="auto"/>
        <w:bottom w:val="none" w:sz="0" w:space="0" w:color="auto"/>
        <w:right w:val="none" w:sz="0" w:space="0" w:color="auto"/>
      </w:divBdr>
      <w:divsChild>
        <w:div w:id="833257082">
          <w:marLeft w:val="640"/>
          <w:marRight w:val="0"/>
          <w:marTop w:val="0"/>
          <w:marBottom w:val="0"/>
          <w:divBdr>
            <w:top w:val="none" w:sz="0" w:space="0" w:color="auto"/>
            <w:left w:val="none" w:sz="0" w:space="0" w:color="auto"/>
            <w:bottom w:val="none" w:sz="0" w:space="0" w:color="auto"/>
            <w:right w:val="none" w:sz="0" w:space="0" w:color="auto"/>
          </w:divBdr>
        </w:div>
        <w:div w:id="1361248720">
          <w:marLeft w:val="640"/>
          <w:marRight w:val="0"/>
          <w:marTop w:val="0"/>
          <w:marBottom w:val="0"/>
          <w:divBdr>
            <w:top w:val="none" w:sz="0" w:space="0" w:color="auto"/>
            <w:left w:val="none" w:sz="0" w:space="0" w:color="auto"/>
            <w:bottom w:val="none" w:sz="0" w:space="0" w:color="auto"/>
            <w:right w:val="none" w:sz="0" w:space="0" w:color="auto"/>
          </w:divBdr>
        </w:div>
        <w:div w:id="49885796">
          <w:marLeft w:val="640"/>
          <w:marRight w:val="0"/>
          <w:marTop w:val="0"/>
          <w:marBottom w:val="0"/>
          <w:divBdr>
            <w:top w:val="none" w:sz="0" w:space="0" w:color="auto"/>
            <w:left w:val="none" w:sz="0" w:space="0" w:color="auto"/>
            <w:bottom w:val="none" w:sz="0" w:space="0" w:color="auto"/>
            <w:right w:val="none" w:sz="0" w:space="0" w:color="auto"/>
          </w:divBdr>
        </w:div>
        <w:div w:id="1533036163">
          <w:marLeft w:val="640"/>
          <w:marRight w:val="0"/>
          <w:marTop w:val="0"/>
          <w:marBottom w:val="0"/>
          <w:divBdr>
            <w:top w:val="none" w:sz="0" w:space="0" w:color="auto"/>
            <w:left w:val="none" w:sz="0" w:space="0" w:color="auto"/>
            <w:bottom w:val="none" w:sz="0" w:space="0" w:color="auto"/>
            <w:right w:val="none" w:sz="0" w:space="0" w:color="auto"/>
          </w:divBdr>
        </w:div>
        <w:div w:id="55933186">
          <w:marLeft w:val="640"/>
          <w:marRight w:val="0"/>
          <w:marTop w:val="0"/>
          <w:marBottom w:val="0"/>
          <w:divBdr>
            <w:top w:val="none" w:sz="0" w:space="0" w:color="auto"/>
            <w:left w:val="none" w:sz="0" w:space="0" w:color="auto"/>
            <w:bottom w:val="none" w:sz="0" w:space="0" w:color="auto"/>
            <w:right w:val="none" w:sz="0" w:space="0" w:color="auto"/>
          </w:divBdr>
        </w:div>
        <w:div w:id="1565069456">
          <w:marLeft w:val="640"/>
          <w:marRight w:val="0"/>
          <w:marTop w:val="0"/>
          <w:marBottom w:val="0"/>
          <w:divBdr>
            <w:top w:val="none" w:sz="0" w:space="0" w:color="auto"/>
            <w:left w:val="none" w:sz="0" w:space="0" w:color="auto"/>
            <w:bottom w:val="none" w:sz="0" w:space="0" w:color="auto"/>
            <w:right w:val="none" w:sz="0" w:space="0" w:color="auto"/>
          </w:divBdr>
        </w:div>
        <w:div w:id="566764494">
          <w:marLeft w:val="640"/>
          <w:marRight w:val="0"/>
          <w:marTop w:val="0"/>
          <w:marBottom w:val="0"/>
          <w:divBdr>
            <w:top w:val="none" w:sz="0" w:space="0" w:color="auto"/>
            <w:left w:val="none" w:sz="0" w:space="0" w:color="auto"/>
            <w:bottom w:val="none" w:sz="0" w:space="0" w:color="auto"/>
            <w:right w:val="none" w:sz="0" w:space="0" w:color="auto"/>
          </w:divBdr>
        </w:div>
        <w:div w:id="2111851800">
          <w:marLeft w:val="640"/>
          <w:marRight w:val="0"/>
          <w:marTop w:val="0"/>
          <w:marBottom w:val="0"/>
          <w:divBdr>
            <w:top w:val="none" w:sz="0" w:space="0" w:color="auto"/>
            <w:left w:val="none" w:sz="0" w:space="0" w:color="auto"/>
            <w:bottom w:val="none" w:sz="0" w:space="0" w:color="auto"/>
            <w:right w:val="none" w:sz="0" w:space="0" w:color="auto"/>
          </w:divBdr>
        </w:div>
        <w:div w:id="823932704">
          <w:marLeft w:val="640"/>
          <w:marRight w:val="0"/>
          <w:marTop w:val="0"/>
          <w:marBottom w:val="0"/>
          <w:divBdr>
            <w:top w:val="none" w:sz="0" w:space="0" w:color="auto"/>
            <w:left w:val="none" w:sz="0" w:space="0" w:color="auto"/>
            <w:bottom w:val="none" w:sz="0" w:space="0" w:color="auto"/>
            <w:right w:val="none" w:sz="0" w:space="0" w:color="auto"/>
          </w:divBdr>
        </w:div>
        <w:div w:id="1421216401">
          <w:marLeft w:val="640"/>
          <w:marRight w:val="0"/>
          <w:marTop w:val="0"/>
          <w:marBottom w:val="0"/>
          <w:divBdr>
            <w:top w:val="none" w:sz="0" w:space="0" w:color="auto"/>
            <w:left w:val="none" w:sz="0" w:space="0" w:color="auto"/>
            <w:bottom w:val="none" w:sz="0" w:space="0" w:color="auto"/>
            <w:right w:val="none" w:sz="0" w:space="0" w:color="auto"/>
          </w:divBdr>
        </w:div>
        <w:div w:id="36204094">
          <w:marLeft w:val="640"/>
          <w:marRight w:val="0"/>
          <w:marTop w:val="0"/>
          <w:marBottom w:val="0"/>
          <w:divBdr>
            <w:top w:val="none" w:sz="0" w:space="0" w:color="auto"/>
            <w:left w:val="none" w:sz="0" w:space="0" w:color="auto"/>
            <w:bottom w:val="none" w:sz="0" w:space="0" w:color="auto"/>
            <w:right w:val="none" w:sz="0" w:space="0" w:color="auto"/>
          </w:divBdr>
        </w:div>
        <w:div w:id="1271163145">
          <w:marLeft w:val="640"/>
          <w:marRight w:val="0"/>
          <w:marTop w:val="0"/>
          <w:marBottom w:val="0"/>
          <w:divBdr>
            <w:top w:val="none" w:sz="0" w:space="0" w:color="auto"/>
            <w:left w:val="none" w:sz="0" w:space="0" w:color="auto"/>
            <w:bottom w:val="none" w:sz="0" w:space="0" w:color="auto"/>
            <w:right w:val="none" w:sz="0" w:space="0" w:color="auto"/>
          </w:divBdr>
        </w:div>
        <w:div w:id="1203637764">
          <w:marLeft w:val="640"/>
          <w:marRight w:val="0"/>
          <w:marTop w:val="0"/>
          <w:marBottom w:val="0"/>
          <w:divBdr>
            <w:top w:val="none" w:sz="0" w:space="0" w:color="auto"/>
            <w:left w:val="none" w:sz="0" w:space="0" w:color="auto"/>
            <w:bottom w:val="none" w:sz="0" w:space="0" w:color="auto"/>
            <w:right w:val="none" w:sz="0" w:space="0" w:color="auto"/>
          </w:divBdr>
        </w:div>
        <w:div w:id="961961792">
          <w:marLeft w:val="640"/>
          <w:marRight w:val="0"/>
          <w:marTop w:val="0"/>
          <w:marBottom w:val="0"/>
          <w:divBdr>
            <w:top w:val="none" w:sz="0" w:space="0" w:color="auto"/>
            <w:left w:val="none" w:sz="0" w:space="0" w:color="auto"/>
            <w:bottom w:val="none" w:sz="0" w:space="0" w:color="auto"/>
            <w:right w:val="none" w:sz="0" w:space="0" w:color="auto"/>
          </w:divBdr>
        </w:div>
        <w:div w:id="2039313365">
          <w:marLeft w:val="640"/>
          <w:marRight w:val="0"/>
          <w:marTop w:val="0"/>
          <w:marBottom w:val="0"/>
          <w:divBdr>
            <w:top w:val="none" w:sz="0" w:space="0" w:color="auto"/>
            <w:left w:val="none" w:sz="0" w:space="0" w:color="auto"/>
            <w:bottom w:val="none" w:sz="0" w:space="0" w:color="auto"/>
            <w:right w:val="none" w:sz="0" w:space="0" w:color="auto"/>
          </w:divBdr>
        </w:div>
        <w:div w:id="1820145215">
          <w:marLeft w:val="640"/>
          <w:marRight w:val="0"/>
          <w:marTop w:val="0"/>
          <w:marBottom w:val="0"/>
          <w:divBdr>
            <w:top w:val="none" w:sz="0" w:space="0" w:color="auto"/>
            <w:left w:val="none" w:sz="0" w:space="0" w:color="auto"/>
            <w:bottom w:val="none" w:sz="0" w:space="0" w:color="auto"/>
            <w:right w:val="none" w:sz="0" w:space="0" w:color="auto"/>
          </w:divBdr>
        </w:div>
        <w:div w:id="1907492952">
          <w:marLeft w:val="640"/>
          <w:marRight w:val="0"/>
          <w:marTop w:val="0"/>
          <w:marBottom w:val="0"/>
          <w:divBdr>
            <w:top w:val="none" w:sz="0" w:space="0" w:color="auto"/>
            <w:left w:val="none" w:sz="0" w:space="0" w:color="auto"/>
            <w:bottom w:val="none" w:sz="0" w:space="0" w:color="auto"/>
            <w:right w:val="none" w:sz="0" w:space="0" w:color="auto"/>
          </w:divBdr>
        </w:div>
        <w:div w:id="173037948">
          <w:marLeft w:val="640"/>
          <w:marRight w:val="0"/>
          <w:marTop w:val="0"/>
          <w:marBottom w:val="0"/>
          <w:divBdr>
            <w:top w:val="none" w:sz="0" w:space="0" w:color="auto"/>
            <w:left w:val="none" w:sz="0" w:space="0" w:color="auto"/>
            <w:bottom w:val="none" w:sz="0" w:space="0" w:color="auto"/>
            <w:right w:val="none" w:sz="0" w:space="0" w:color="auto"/>
          </w:divBdr>
        </w:div>
        <w:div w:id="938029662">
          <w:marLeft w:val="640"/>
          <w:marRight w:val="0"/>
          <w:marTop w:val="0"/>
          <w:marBottom w:val="0"/>
          <w:divBdr>
            <w:top w:val="none" w:sz="0" w:space="0" w:color="auto"/>
            <w:left w:val="none" w:sz="0" w:space="0" w:color="auto"/>
            <w:bottom w:val="none" w:sz="0" w:space="0" w:color="auto"/>
            <w:right w:val="none" w:sz="0" w:space="0" w:color="auto"/>
          </w:divBdr>
        </w:div>
        <w:div w:id="1852376373">
          <w:marLeft w:val="640"/>
          <w:marRight w:val="0"/>
          <w:marTop w:val="0"/>
          <w:marBottom w:val="0"/>
          <w:divBdr>
            <w:top w:val="none" w:sz="0" w:space="0" w:color="auto"/>
            <w:left w:val="none" w:sz="0" w:space="0" w:color="auto"/>
            <w:bottom w:val="none" w:sz="0" w:space="0" w:color="auto"/>
            <w:right w:val="none" w:sz="0" w:space="0" w:color="auto"/>
          </w:divBdr>
        </w:div>
        <w:div w:id="700403941">
          <w:marLeft w:val="640"/>
          <w:marRight w:val="0"/>
          <w:marTop w:val="0"/>
          <w:marBottom w:val="0"/>
          <w:divBdr>
            <w:top w:val="none" w:sz="0" w:space="0" w:color="auto"/>
            <w:left w:val="none" w:sz="0" w:space="0" w:color="auto"/>
            <w:bottom w:val="none" w:sz="0" w:space="0" w:color="auto"/>
            <w:right w:val="none" w:sz="0" w:space="0" w:color="auto"/>
          </w:divBdr>
        </w:div>
        <w:div w:id="287126908">
          <w:marLeft w:val="640"/>
          <w:marRight w:val="0"/>
          <w:marTop w:val="0"/>
          <w:marBottom w:val="0"/>
          <w:divBdr>
            <w:top w:val="none" w:sz="0" w:space="0" w:color="auto"/>
            <w:left w:val="none" w:sz="0" w:space="0" w:color="auto"/>
            <w:bottom w:val="none" w:sz="0" w:space="0" w:color="auto"/>
            <w:right w:val="none" w:sz="0" w:space="0" w:color="auto"/>
          </w:divBdr>
        </w:div>
        <w:div w:id="856701107">
          <w:marLeft w:val="640"/>
          <w:marRight w:val="0"/>
          <w:marTop w:val="0"/>
          <w:marBottom w:val="0"/>
          <w:divBdr>
            <w:top w:val="none" w:sz="0" w:space="0" w:color="auto"/>
            <w:left w:val="none" w:sz="0" w:space="0" w:color="auto"/>
            <w:bottom w:val="none" w:sz="0" w:space="0" w:color="auto"/>
            <w:right w:val="none" w:sz="0" w:space="0" w:color="auto"/>
          </w:divBdr>
        </w:div>
        <w:div w:id="1798182299">
          <w:marLeft w:val="640"/>
          <w:marRight w:val="0"/>
          <w:marTop w:val="0"/>
          <w:marBottom w:val="0"/>
          <w:divBdr>
            <w:top w:val="none" w:sz="0" w:space="0" w:color="auto"/>
            <w:left w:val="none" w:sz="0" w:space="0" w:color="auto"/>
            <w:bottom w:val="none" w:sz="0" w:space="0" w:color="auto"/>
            <w:right w:val="none" w:sz="0" w:space="0" w:color="auto"/>
          </w:divBdr>
        </w:div>
        <w:div w:id="1353065893">
          <w:marLeft w:val="640"/>
          <w:marRight w:val="0"/>
          <w:marTop w:val="0"/>
          <w:marBottom w:val="0"/>
          <w:divBdr>
            <w:top w:val="none" w:sz="0" w:space="0" w:color="auto"/>
            <w:left w:val="none" w:sz="0" w:space="0" w:color="auto"/>
            <w:bottom w:val="none" w:sz="0" w:space="0" w:color="auto"/>
            <w:right w:val="none" w:sz="0" w:space="0" w:color="auto"/>
          </w:divBdr>
        </w:div>
        <w:div w:id="1421946421">
          <w:marLeft w:val="640"/>
          <w:marRight w:val="0"/>
          <w:marTop w:val="0"/>
          <w:marBottom w:val="0"/>
          <w:divBdr>
            <w:top w:val="none" w:sz="0" w:space="0" w:color="auto"/>
            <w:left w:val="none" w:sz="0" w:space="0" w:color="auto"/>
            <w:bottom w:val="none" w:sz="0" w:space="0" w:color="auto"/>
            <w:right w:val="none" w:sz="0" w:space="0" w:color="auto"/>
          </w:divBdr>
        </w:div>
        <w:div w:id="1021052236">
          <w:marLeft w:val="640"/>
          <w:marRight w:val="0"/>
          <w:marTop w:val="0"/>
          <w:marBottom w:val="0"/>
          <w:divBdr>
            <w:top w:val="none" w:sz="0" w:space="0" w:color="auto"/>
            <w:left w:val="none" w:sz="0" w:space="0" w:color="auto"/>
            <w:bottom w:val="none" w:sz="0" w:space="0" w:color="auto"/>
            <w:right w:val="none" w:sz="0" w:space="0" w:color="auto"/>
          </w:divBdr>
        </w:div>
        <w:div w:id="926620788">
          <w:marLeft w:val="640"/>
          <w:marRight w:val="0"/>
          <w:marTop w:val="0"/>
          <w:marBottom w:val="0"/>
          <w:divBdr>
            <w:top w:val="none" w:sz="0" w:space="0" w:color="auto"/>
            <w:left w:val="none" w:sz="0" w:space="0" w:color="auto"/>
            <w:bottom w:val="none" w:sz="0" w:space="0" w:color="auto"/>
            <w:right w:val="none" w:sz="0" w:space="0" w:color="auto"/>
          </w:divBdr>
        </w:div>
        <w:div w:id="859856583">
          <w:marLeft w:val="640"/>
          <w:marRight w:val="0"/>
          <w:marTop w:val="0"/>
          <w:marBottom w:val="0"/>
          <w:divBdr>
            <w:top w:val="none" w:sz="0" w:space="0" w:color="auto"/>
            <w:left w:val="none" w:sz="0" w:space="0" w:color="auto"/>
            <w:bottom w:val="none" w:sz="0" w:space="0" w:color="auto"/>
            <w:right w:val="none" w:sz="0" w:space="0" w:color="auto"/>
          </w:divBdr>
        </w:div>
        <w:div w:id="1867062727">
          <w:marLeft w:val="640"/>
          <w:marRight w:val="0"/>
          <w:marTop w:val="0"/>
          <w:marBottom w:val="0"/>
          <w:divBdr>
            <w:top w:val="none" w:sz="0" w:space="0" w:color="auto"/>
            <w:left w:val="none" w:sz="0" w:space="0" w:color="auto"/>
            <w:bottom w:val="none" w:sz="0" w:space="0" w:color="auto"/>
            <w:right w:val="none" w:sz="0" w:space="0" w:color="auto"/>
          </w:divBdr>
        </w:div>
        <w:div w:id="1292126443">
          <w:marLeft w:val="640"/>
          <w:marRight w:val="0"/>
          <w:marTop w:val="0"/>
          <w:marBottom w:val="0"/>
          <w:divBdr>
            <w:top w:val="none" w:sz="0" w:space="0" w:color="auto"/>
            <w:left w:val="none" w:sz="0" w:space="0" w:color="auto"/>
            <w:bottom w:val="none" w:sz="0" w:space="0" w:color="auto"/>
            <w:right w:val="none" w:sz="0" w:space="0" w:color="auto"/>
          </w:divBdr>
        </w:div>
        <w:div w:id="809253366">
          <w:marLeft w:val="640"/>
          <w:marRight w:val="0"/>
          <w:marTop w:val="0"/>
          <w:marBottom w:val="0"/>
          <w:divBdr>
            <w:top w:val="none" w:sz="0" w:space="0" w:color="auto"/>
            <w:left w:val="none" w:sz="0" w:space="0" w:color="auto"/>
            <w:bottom w:val="none" w:sz="0" w:space="0" w:color="auto"/>
            <w:right w:val="none" w:sz="0" w:space="0" w:color="auto"/>
          </w:divBdr>
        </w:div>
        <w:div w:id="774247644">
          <w:marLeft w:val="640"/>
          <w:marRight w:val="0"/>
          <w:marTop w:val="0"/>
          <w:marBottom w:val="0"/>
          <w:divBdr>
            <w:top w:val="none" w:sz="0" w:space="0" w:color="auto"/>
            <w:left w:val="none" w:sz="0" w:space="0" w:color="auto"/>
            <w:bottom w:val="none" w:sz="0" w:space="0" w:color="auto"/>
            <w:right w:val="none" w:sz="0" w:space="0" w:color="auto"/>
          </w:divBdr>
        </w:div>
        <w:div w:id="1767264317">
          <w:marLeft w:val="640"/>
          <w:marRight w:val="0"/>
          <w:marTop w:val="0"/>
          <w:marBottom w:val="0"/>
          <w:divBdr>
            <w:top w:val="none" w:sz="0" w:space="0" w:color="auto"/>
            <w:left w:val="none" w:sz="0" w:space="0" w:color="auto"/>
            <w:bottom w:val="none" w:sz="0" w:space="0" w:color="auto"/>
            <w:right w:val="none" w:sz="0" w:space="0" w:color="auto"/>
          </w:divBdr>
        </w:div>
        <w:div w:id="630600861">
          <w:marLeft w:val="640"/>
          <w:marRight w:val="0"/>
          <w:marTop w:val="0"/>
          <w:marBottom w:val="0"/>
          <w:divBdr>
            <w:top w:val="none" w:sz="0" w:space="0" w:color="auto"/>
            <w:left w:val="none" w:sz="0" w:space="0" w:color="auto"/>
            <w:bottom w:val="none" w:sz="0" w:space="0" w:color="auto"/>
            <w:right w:val="none" w:sz="0" w:space="0" w:color="auto"/>
          </w:divBdr>
        </w:div>
        <w:div w:id="454104785">
          <w:marLeft w:val="640"/>
          <w:marRight w:val="0"/>
          <w:marTop w:val="0"/>
          <w:marBottom w:val="0"/>
          <w:divBdr>
            <w:top w:val="none" w:sz="0" w:space="0" w:color="auto"/>
            <w:left w:val="none" w:sz="0" w:space="0" w:color="auto"/>
            <w:bottom w:val="none" w:sz="0" w:space="0" w:color="auto"/>
            <w:right w:val="none" w:sz="0" w:space="0" w:color="auto"/>
          </w:divBdr>
        </w:div>
        <w:div w:id="381171456">
          <w:marLeft w:val="640"/>
          <w:marRight w:val="0"/>
          <w:marTop w:val="0"/>
          <w:marBottom w:val="0"/>
          <w:divBdr>
            <w:top w:val="none" w:sz="0" w:space="0" w:color="auto"/>
            <w:left w:val="none" w:sz="0" w:space="0" w:color="auto"/>
            <w:bottom w:val="none" w:sz="0" w:space="0" w:color="auto"/>
            <w:right w:val="none" w:sz="0" w:space="0" w:color="auto"/>
          </w:divBdr>
        </w:div>
        <w:div w:id="1973170870">
          <w:marLeft w:val="640"/>
          <w:marRight w:val="0"/>
          <w:marTop w:val="0"/>
          <w:marBottom w:val="0"/>
          <w:divBdr>
            <w:top w:val="none" w:sz="0" w:space="0" w:color="auto"/>
            <w:left w:val="none" w:sz="0" w:space="0" w:color="auto"/>
            <w:bottom w:val="none" w:sz="0" w:space="0" w:color="auto"/>
            <w:right w:val="none" w:sz="0" w:space="0" w:color="auto"/>
          </w:divBdr>
        </w:div>
        <w:div w:id="29458023">
          <w:marLeft w:val="640"/>
          <w:marRight w:val="0"/>
          <w:marTop w:val="0"/>
          <w:marBottom w:val="0"/>
          <w:divBdr>
            <w:top w:val="none" w:sz="0" w:space="0" w:color="auto"/>
            <w:left w:val="none" w:sz="0" w:space="0" w:color="auto"/>
            <w:bottom w:val="none" w:sz="0" w:space="0" w:color="auto"/>
            <w:right w:val="none" w:sz="0" w:space="0" w:color="auto"/>
          </w:divBdr>
        </w:div>
        <w:div w:id="1221210971">
          <w:marLeft w:val="640"/>
          <w:marRight w:val="0"/>
          <w:marTop w:val="0"/>
          <w:marBottom w:val="0"/>
          <w:divBdr>
            <w:top w:val="none" w:sz="0" w:space="0" w:color="auto"/>
            <w:left w:val="none" w:sz="0" w:space="0" w:color="auto"/>
            <w:bottom w:val="none" w:sz="0" w:space="0" w:color="auto"/>
            <w:right w:val="none" w:sz="0" w:space="0" w:color="auto"/>
          </w:divBdr>
        </w:div>
        <w:div w:id="1385179431">
          <w:marLeft w:val="640"/>
          <w:marRight w:val="0"/>
          <w:marTop w:val="0"/>
          <w:marBottom w:val="0"/>
          <w:divBdr>
            <w:top w:val="none" w:sz="0" w:space="0" w:color="auto"/>
            <w:left w:val="none" w:sz="0" w:space="0" w:color="auto"/>
            <w:bottom w:val="none" w:sz="0" w:space="0" w:color="auto"/>
            <w:right w:val="none" w:sz="0" w:space="0" w:color="auto"/>
          </w:divBdr>
        </w:div>
        <w:div w:id="1500582887">
          <w:marLeft w:val="640"/>
          <w:marRight w:val="0"/>
          <w:marTop w:val="0"/>
          <w:marBottom w:val="0"/>
          <w:divBdr>
            <w:top w:val="none" w:sz="0" w:space="0" w:color="auto"/>
            <w:left w:val="none" w:sz="0" w:space="0" w:color="auto"/>
            <w:bottom w:val="none" w:sz="0" w:space="0" w:color="auto"/>
            <w:right w:val="none" w:sz="0" w:space="0" w:color="auto"/>
          </w:divBdr>
        </w:div>
        <w:div w:id="266473677">
          <w:marLeft w:val="640"/>
          <w:marRight w:val="0"/>
          <w:marTop w:val="0"/>
          <w:marBottom w:val="0"/>
          <w:divBdr>
            <w:top w:val="none" w:sz="0" w:space="0" w:color="auto"/>
            <w:left w:val="none" w:sz="0" w:space="0" w:color="auto"/>
            <w:bottom w:val="none" w:sz="0" w:space="0" w:color="auto"/>
            <w:right w:val="none" w:sz="0" w:space="0" w:color="auto"/>
          </w:divBdr>
        </w:div>
        <w:div w:id="1944146309">
          <w:marLeft w:val="640"/>
          <w:marRight w:val="0"/>
          <w:marTop w:val="0"/>
          <w:marBottom w:val="0"/>
          <w:divBdr>
            <w:top w:val="none" w:sz="0" w:space="0" w:color="auto"/>
            <w:left w:val="none" w:sz="0" w:space="0" w:color="auto"/>
            <w:bottom w:val="none" w:sz="0" w:space="0" w:color="auto"/>
            <w:right w:val="none" w:sz="0" w:space="0" w:color="auto"/>
          </w:divBdr>
        </w:div>
        <w:div w:id="1772241154">
          <w:marLeft w:val="640"/>
          <w:marRight w:val="0"/>
          <w:marTop w:val="0"/>
          <w:marBottom w:val="0"/>
          <w:divBdr>
            <w:top w:val="none" w:sz="0" w:space="0" w:color="auto"/>
            <w:left w:val="none" w:sz="0" w:space="0" w:color="auto"/>
            <w:bottom w:val="none" w:sz="0" w:space="0" w:color="auto"/>
            <w:right w:val="none" w:sz="0" w:space="0" w:color="auto"/>
          </w:divBdr>
        </w:div>
        <w:div w:id="1412585885">
          <w:marLeft w:val="640"/>
          <w:marRight w:val="0"/>
          <w:marTop w:val="0"/>
          <w:marBottom w:val="0"/>
          <w:divBdr>
            <w:top w:val="none" w:sz="0" w:space="0" w:color="auto"/>
            <w:left w:val="none" w:sz="0" w:space="0" w:color="auto"/>
            <w:bottom w:val="none" w:sz="0" w:space="0" w:color="auto"/>
            <w:right w:val="none" w:sz="0" w:space="0" w:color="auto"/>
          </w:divBdr>
        </w:div>
        <w:div w:id="1964460790">
          <w:marLeft w:val="640"/>
          <w:marRight w:val="0"/>
          <w:marTop w:val="0"/>
          <w:marBottom w:val="0"/>
          <w:divBdr>
            <w:top w:val="none" w:sz="0" w:space="0" w:color="auto"/>
            <w:left w:val="none" w:sz="0" w:space="0" w:color="auto"/>
            <w:bottom w:val="none" w:sz="0" w:space="0" w:color="auto"/>
            <w:right w:val="none" w:sz="0" w:space="0" w:color="auto"/>
          </w:divBdr>
        </w:div>
        <w:div w:id="698431438">
          <w:marLeft w:val="640"/>
          <w:marRight w:val="0"/>
          <w:marTop w:val="0"/>
          <w:marBottom w:val="0"/>
          <w:divBdr>
            <w:top w:val="none" w:sz="0" w:space="0" w:color="auto"/>
            <w:left w:val="none" w:sz="0" w:space="0" w:color="auto"/>
            <w:bottom w:val="none" w:sz="0" w:space="0" w:color="auto"/>
            <w:right w:val="none" w:sz="0" w:space="0" w:color="auto"/>
          </w:divBdr>
        </w:div>
        <w:div w:id="922029213">
          <w:marLeft w:val="640"/>
          <w:marRight w:val="0"/>
          <w:marTop w:val="0"/>
          <w:marBottom w:val="0"/>
          <w:divBdr>
            <w:top w:val="none" w:sz="0" w:space="0" w:color="auto"/>
            <w:left w:val="none" w:sz="0" w:space="0" w:color="auto"/>
            <w:bottom w:val="none" w:sz="0" w:space="0" w:color="auto"/>
            <w:right w:val="none" w:sz="0" w:space="0" w:color="auto"/>
          </w:divBdr>
        </w:div>
        <w:div w:id="255986224">
          <w:marLeft w:val="640"/>
          <w:marRight w:val="0"/>
          <w:marTop w:val="0"/>
          <w:marBottom w:val="0"/>
          <w:divBdr>
            <w:top w:val="none" w:sz="0" w:space="0" w:color="auto"/>
            <w:left w:val="none" w:sz="0" w:space="0" w:color="auto"/>
            <w:bottom w:val="none" w:sz="0" w:space="0" w:color="auto"/>
            <w:right w:val="none" w:sz="0" w:space="0" w:color="auto"/>
          </w:divBdr>
        </w:div>
        <w:div w:id="3361510">
          <w:marLeft w:val="640"/>
          <w:marRight w:val="0"/>
          <w:marTop w:val="0"/>
          <w:marBottom w:val="0"/>
          <w:divBdr>
            <w:top w:val="none" w:sz="0" w:space="0" w:color="auto"/>
            <w:left w:val="none" w:sz="0" w:space="0" w:color="auto"/>
            <w:bottom w:val="none" w:sz="0" w:space="0" w:color="auto"/>
            <w:right w:val="none" w:sz="0" w:space="0" w:color="auto"/>
          </w:divBdr>
        </w:div>
        <w:div w:id="122427906">
          <w:marLeft w:val="640"/>
          <w:marRight w:val="0"/>
          <w:marTop w:val="0"/>
          <w:marBottom w:val="0"/>
          <w:divBdr>
            <w:top w:val="none" w:sz="0" w:space="0" w:color="auto"/>
            <w:left w:val="none" w:sz="0" w:space="0" w:color="auto"/>
            <w:bottom w:val="none" w:sz="0" w:space="0" w:color="auto"/>
            <w:right w:val="none" w:sz="0" w:space="0" w:color="auto"/>
          </w:divBdr>
        </w:div>
        <w:div w:id="1369187040">
          <w:marLeft w:val="640"/>
          <w:marRight w:val="0"/>
          <w:marTop w:val="0"/>
          <w:marBottom w:val="0"/>
          <w:divBdr>
            <w:top w:val="none" w:sz="0" w:space="0" w:color="auto"/>
            <w:left w:val="none" w:sz="0" w:space="0" w:color="auto"/>
            <w:bottom w:val="none" w:sz="0" w:space="0" w:color="auto"/>
            <w:right w:val="none" w:sz="0" w:space="0" w:color="auto"/>
          </w:divBdr>
        </w:div>
        <w:div w:id="315185755">
          <w:marLeft w:val="640"/>
          <w:marRight w:val="0"/>
          <w:marTop w:val="0"/>
          <w:marBottom w:val="0"/>
          <w:divBdr>
            <w:top w:val="none" w:sz="0" w:space="0" w:color="auto"/>
            <w:left w:val="none" w:sz="0" w:space="0" w:color="auto"/>
            <w:bottom w:val="none" w:sz="0" w:space="0" w:color="auto"/>
            <w:right w:val="none" w:sz="0" w:space="0" w:color="auto"/>
          </w:divBdr>
        </w:div>
        <w:div w:id="336083697">
          <w:marLeft w:val="640"/>
          <w:marRight w:val="0"/>
          <w:marTop w:val="0"/>
          <w:marBottom w:val="0"/>
          <w:divBdr>
            <w:top w:val="none" w:sz="0" w:space="0" w:color="auto"/>
            <w:left w:val="none" w:sz="0" w:space="0" w:color="auto"/>
            <w:bottom w:val="none" w:sz="0" w:space="0" w:color="auto"/>
            <w:right w:val="none" w:sz="0" w:space="0" w:color="auto"/>
          </w:divBdr>
        </w:div>
        <w:div w:id="1962226990">
          <w:marLeft w:val="640"/>
          <w:marRight w:val="0"/>
          <w:marTop w:val="0"/>
          <w:marBottom w:val="0"/>
          <w:divBdr>
            <w:top w:val="none" w:sz="0" w:space="0" w:color="auto"/>
            <w:left w:val="none" w:sz="0" w:space="0" w:color="auto"/>
            <w:bottom w:val="none" w:sz="0" w:space="0" w:color="auto"/>
            <w:right w:val="none" w:sz="0" w:space="0" w:color="auto"/>
          </w:divBdr>
        </w:div>
        <w:div w:id="508373549">
          <w:marLeft w:val="640"/>
          <w:marRight w:val="0"/>
          <w:marTop w:val="0"/>
          <w:marBottom w:val="0"/>
          <w:divBdr>
            <w:top w:val="none" w:sz="0" w:space="0" w:color="auto"/>
            <w:left w:val="none" w:sz="0" w:space="0" w:color="auto"/>
            <w:bottom w:val="none" w:sz="0" w:space="0" w:color="auto"/>
            <w:right w:val="none" w:sz="0" w:space="0" w:color="auto"/>
          </w:divBdr>
        </w:div>
        <w:div w:id="717782181">
          <w:marLeft w:val="640"/>
          <w:marRight w:val="0"/>
          <w:marTop w:val="0"/>
          <w:marBottom w:val="0"/>
          <w:divBdr>
            <w:top w:val="none" w:sz="0" w:space="0" w:color="auto"/>
            <w:left w:val="none" w:sz="0" w:space="0" w:color="auto"/>
            <w:bottom w:val="none" w:sz="0" w:space="0" w:color="auto"/>
            <w:right w:val="none" w:sz="0" w:space="0" w:color="auto"/>
          </w:divBdr>
        </w:div>
        <w:div w:id="228660847">
          <w:marLeft w:val="640"/>
          <w:marRight w:val="0"/>
          <w:marTop w:val="0"/>
          <w:marBottom w:val="0"/>
          <w:divBdr>
            <w:top w:val="none" w:sz="0" w:space="0" w:color="auto"/>
            <w:left w:val="none" w:sz="0" w:space="0" w:color="auto"/>
            <w:bottom w:val="none" w:sz="0" w:space="0" w:color="auto"/>
            <w:right w:val="none" w:sz="0" w:space="0" w:color="auto"/>
          </w:divBdr>
        </w:div>
        <w:div w:id="1473136398">
          <w:marLeft w:val="640"/>
          <w:marRight w:val="0"/>
          <w:marTop w:val="0"/>
          <w:marBottom w:val="0"/>
          <w:divBdr>
            <w:top w:val="none" w:sz="0" w:space="0" w:color="auto"/>
            <w:left w:val="none" w:sz="0" w:space="0" w:color="auto"/>
            <w:bottom w:val="none" w:sz="0" w:space="0" w:color="auto"/>
            <w:right w:val="none" w:sz="0" w:space="0" w:color="auto"/>
          </w:divBdr>
        </w:div>
        <w:div w:id="285166051">
          <w:marLeft w:val="640"/>
          <w:marRight w:val="0"/>
          <w:marTop w:val="0"/>
          <w:marBottom w:val="0"/>
          <w:divBdr>
            <w:top w:val="none" w:sz="0" w:space="0" w:color="auto"/>
            <w:left w:val="none" w:sz="0" w:space="0" w:color="auto"/>
            <w:bottom w:val="none" w:sz="0" w:space="0" w:color="auto"/>
            <w:right w:val="none" w:sz="0" w:space="0" w:color="auto"/>
          </w:divBdr>
        </w:div>
        <w:div w:id="1669870361">
          <w:marLeft w:val="640"/>
          <w:marRight w:val="0"/>
          <w:marTop w:val="0"/>
          <w:marBottom w:val="0"/>
          <w:divBdr>
            <w:top w:val="none" w:sz="0" w:space="0" w:color="auto"/>
            <w:left w:val="none" w:sz="0" w:space="0" w:color="auto"/>
            <w:bottom w:val="none" w:sz="0" w:space="0" w:color="auto"/>
            <w:right w:val="none" w:sz="0" w:space="0" w:color="auto"/>
          </w:divBdr>
        </w:div>
        <w:div w:id="929462428">
          <w:marLeft w:val="640"/>
          <w:marRight w:val="0"/>
          <w:marTop w:val="0"/>
          <w:marBottom w:val="0"/>
          <w:divBdr>
            <w:top w:val="none" w:sz="0" w:space="0" w:color="auto"/>
            <w:left w:val="none" w:sz="0" w:space="0" w:color="auto"/>
            <w:bottom w:val="none" w:sz="0" w:space="0" w:color="auto"/>
            <w:right w:val="none" w:sz="0" w:space="0" w:color="auto"/>
          </w:divBdr>
        </w:div>
        <w:div w:id="1908682338">
          <w:marLeft w:val="640"/>
          <w:marRight w:val="0"/>
          <w:marTop w:val="0"/>
          <w:marBottom w:val="0"/>
          <w:divBdr>
            <w:top w:val="none" w:sz="0" w:space="0" w:color="auto"/>
            <w:left w:val="none" w:sz="0" w:space="0" w:color="auto"/>
            <w:bottom w:val="none" w:sz="0" w:space="0" w:color="auto"/>
            <w:right w:val="none" w:sz="0" w:space="0" w:color="auto"/>
          </w:divBdr>
        </w:div>
        <w:div w:id="1617103393">
          <w:marLeft w:val="640"/>
          <w:marRight w:val="0"/>
          <w:marTop w:val="0"/>
          <w:marBottom w:val="0"/>
          <w:divBdr>
            <w:top w:val="none" w:sz="0" w:space="0" w:color="auto"/>
            <w:left w:val="none" w:sz="0" w:space="0" w:color="auto"/>
            <w:bottom w:val="none" w:sz="0" w:space="0" w:color="auto"/>
            <w:right w:val="none" w:sz="0" w:space="0" w:color="auto"/>
          </w:divBdr>
        </w:div>
        <w:div w:id="1390423688">
          <w:marLeft w:val="640"/>
          <w:marRight w:val="0"/>
          <w:marTop w:val="0"/>
          <w:marBottom w:val="0"/>
          <w:divBdr>
            <w:top w:val="none" w:sz="0" w:space="0" w:color="auto"/>
            <w:left w:val="none" w:sz="0" w:space="0" w:color="auto"/>
            <w:bottom w:val="none" w:sz="0" w:space="0" w:color="auto"/>
            <w:right w:val="none" w:sz="0" w:space="0" w:color="auto"/>
          </w:divBdr>
        </w:div>
        <w:div w:id="1347637585">
          <w:marLeft w:val="640"/>
          <w:marRight w:val="0"/>
          <w:marTop w:val="0"/>
          <w:marBottom w:val="0"/>
          <w:divBdr>
            <w:top w:val="none" w:sz="0" w:space="0" w:color="auto"/>
            <w:left w:val="none" w:sz="0" w:space="0" w:color="auto"/>
            <w:bottom w:val="none" w:sz="0" w:space="0" w:color="auto"/>
            <w:right w:val="none" w:sz="0" w:space="0" w:color="auto"/>
          </w:divBdr>
        </w:div>
        <w:div w:id="568853302">
          <w:marLeft w:val="640"/>
          <w:marRight w:val="0"/>
          <w:marTop w:val="0"/>
          <w:marBottom w:val="0"/>
          <w:divBdr>
            <w:top w:val="none" w:sz="0" w:space="0" w:color="auto"/>
            <w:left w:val="none" w:sz="0" w:space="0" w:color="auto"/>
            <w:bottom w:val="none" w:sz="0" w:space="0" w:color="auto"/>
            <w:right w:val="none" w:sz="0" w:space="0" w:color="auto"/>
          </w:divBdr>
        </w:div>
        <w:div w:id="104666330">
          <w:marLeft w:val="640"/>
          <w:marRight w:val="0"/>
          <w:marTop w:val="0"/>
          <w:marBottom w:val="0"/>
          <w:divBdr>
            <w:top w:val="none" w:sz="0" w:space="0" w:color="auto"/>
            <w:left w:val="none" w:sz="0" w:space="0" w:color="auto"/>
            <w:bottom w:val="none" w:sz="0" w:space="0" w:color="auto"/>
            <w:right w:val="none" w:sz="0" w:space="0" w:color="auto"/>
          </w:divBdr>
        </w:div>
        <w:div w:id="1057512977">
          <w:marLeft w:val="640"/>
          <w:marRight w:val="0"/>
          <w:marTop w:val="0"/>
          <w:marBottom w:val="0"/>
          <w:divBdr>
            <w:top w:val="none" w:sz="0" w:space="0" w:color="auto"/>
            <w:left w:val="none" w:sz="0" w:space="0" w:color="auto"/>
            <w:bottom w:val="none" w:sz="0" w:space="0" w:color="auto"/>
            <w:right w:val="none" w:sz="0" w:space="0" w:color="auto"/>
          </w:divBdr>
        </w:div>
        <w:div w:id="142744756">
          <w:marLeft w:val="640"/>
          <w:marRight w:val="0"/>
          <w:marTop w:val="0"/>
          <w:marBottom w:val="0"/>
          <w:divBdr>
            <w:top w:val="none" w:sz="0" w:space="0" w:color="auto"/>
            <w:left w:val="none" w:sz="0" w:space="0" w:color="auto"/>
            <w:bottom w:val="none" w:sz="0" w:space="0" w:color="auto"/>
            <w:right w:val="none" w:sz="0" w:space="0" w:color="auto"/>
          </w:divBdr>
        </w:div>
        <w:div w:id="921370947">
          <w:marLeft w:val="640"/>
          <w:marRight w:val="0"/>
          <w:marTop w:val="0"/>
          <w:marBottom w:val="0"/>
          <w:divBdr>
            <w:top w:val="none" w:sz="0" w:space="0" w:color="auto"/>
            <w:left w:val="none" w:sz="0" w:space="0" w:color="auto"/>
            <w:bottom w:val="none" w:sz="0" w:space="0" w:color="auto"/>
            <w:right w:val="none" w:sz="0" w:space="0" w:color="auto"/>
          </w:divBdr>
        </w:div>
        <w:div w:id="897979175">
          <w:marLeft w:val="640"/>
          <w:marRight w:val="0"/>
          <w:marTop w:val="0"/>
          <w:marBottom w:val="0"/>
          <w:divBdr>
            <w:top w:val="none" w:sz="0" w:space="0" w:color="auto"/>
            <w:left w:val="none" w:sz="0" w:space="0" w:color="auto"/>
            <w:bottom w:val="none" w:sz="0" w:space="0" w:color="auto"/>
            <w:right w:val="none" w:sz="0" w:space="0" w:color="auto"/>
          </w:divBdr>
        </w:div>
        <w:div w:id="1501191690">
          <w:marLeft w:val="640"/>
          <w:marRight w:val="0"/>
          <w:marTop w:val="0"/>
          <w:marBottom w:val="0"/>
          <w:divBdr>
            <w:top w:val="none" w:sz="0" w:space="0" w:color="auto"/>
            <w:left w:val="none" w:sz="0" w:space="0" w:color="auto"/>
            <w:bottom w:val="none" w:sz="0" w:space="0" w:color="auto"/>
            <w:right w:val="none" w:sz="0" w:space="0" w:color="auto"/>
          </w:divBdr>
        </w:div>
        <w:div w:id="1190485303">
          <w:marLeft w:val="640"/>
          <w:marRight w:val="0"/>
          <w:marTop w:val="0"/>
          <w:marBottom w:val="0"/>
          <w:divBdr>
            <w:top w:val="none" w:sz="0" w:space="0" w:color="auto"/>
            <w:left w:val="none" w:sz="0" w:space="0" w:color="auto"/>
            <w:bottom w:val="none" w:sz="0" w:space="0" w:color="auto"/>
            <w:right w:val="none" w:sz="0" w:space="0" w:color="auto"/>
          </w:divBdr>
        </w:div>
        <w:div w:id="1926648852">
          <w:marLeft w:val="640"/>
          <w:marRight w:val="0"/>
          <w:marTop w:val="0"/>
          <w:marBottom w:val="0"/>
          <w:divBdr>
            <w:top w:val="none" w:sz="0" w:space="0" w:color="auto"/>
            <w:left w:val="none" w:sz="0" w:space="0" w:color="auto"/>
            <w:bottom w:val="none" w:sz="0" w:space="0" w:color="auto"/>
            <w:right w:val="none" w:sz="0" w:space="0" w:color="auto"/>
          </w:divBdr>
        </w:div>
        <w:div w:id="85927710">
          <w:marLeft w:val="640"/>
          <w:marRight w:val="0"/>
          <w:marTop w:val="0"/>
          <w:marBottom w:val="0"/>
          <w:divBdr>
            <w:top w:val="none" w:sz="0" w:space="0" w:color="auto"/>
            <w:left w:val="none" w:sz="0" w:space="0" w:color="auto"/>
            <w:bottom w:val="none" w:sz="0" w:space="0" w:color="auto"/>
            <w:right w:val="none" w:sz="0" w:space="0" w:color="auto"/>
          </w:divBdr>
        </w:div>
        <w:div w:id="1774205783">
          <w:marLeft w:val="640"/>
          <w:marRight w:val="0"/>
          <w:marTop w:val="0"/>
          <w:marBottom w:val="0"/>
          <w:divBdr>
            <w:top w:val="none" w:sz="0" w:space="0" w:color="auto"/>
            <w:left w:val="none" w:sz="0" w:space="0" w:color="auto"/>
            <w:bottom w:val="none" w:sz="0" w:space="0" w:color="auto"/>
            <w:right w:val="none" w:sz="0" w:space="0" w:color="auto"/>
          </w:divBdr>
        </w:div>
        <w:div w:id="1721663141">
          <w:marLeft w:val="640"/>
          <w:marRight w:val="0"/>
          <w:marTop w:val="0"/>
          <w:marBottom w:val="0"/>
          <w:divBdr>
            <w:top w:val="none" w:sz="0" w:space="0" w:color="auto"/>
            <w:left w:val="none" w:sz="0" w:space="0" w:color="auto"/>
            <w:bottom w:val="none" w:sz="0" w:space="0" w:color="auto"/>
            <w:right w:val="none" w:sz="0" w:space="0" w:color="auto"/>
          </w:divBdr>
        </w:div>
        <w:div w:id="1308314276">
          <w:marLeft w:val="640"/>
          <w:marRight w:val="0"/>
          <w:marTop w:val="0"/>
          <w:marBottom w:val="0"/>
          <w:divBdr>
            <w:top w:val="none" w:sz="0" w:space="0" w:color="auto"/>
            <w:left w:val="none" w:sz="0" w:space="0" w:color="auto"/>
            <w:bottom w:val="none" w:sz="0" w:space="0" w:color="auto"/>
            <w:right w:val="none" w:sz="0" w:space="0" w:color="auto"/>
          </w:divBdr>
        </w:div>
        <w:div w:id="1728450267">
          <w:marLeft w:val="640"/>
          <w:marRight w:val="0"/>
          <w:marTop w:val="0"/>
          <w:marBottom w:val="0"/>
          <w:divBdr>
            <w:top w:val="none" w:sz="0" w:space="0" w:color="auto"/>
            <w:left w:val="none" w:sz="0" w:space="0" w:color="auto"/>
            <w:bottom w:val="none" w:sz="0" w:space="0" w:color="auto"/>
            <w:right w:val="none" w:sz="0" w:space="0" w:color="auto"/>
          </w:divBdr>
        </w:div>
        <w:div w:id="2125928251">
          <w:marLeft w:val="640"/>
          <w:marRight w:val="0"/>
          <w:marTop w:val="0"/>
          <w:marBottom w:val="0"/>
          <w:divBdr>
            <w:top w:val="none" w:sz="0" w:space="0" w:color="auto"/>
            <w:left w:val="none" w:sz="0" w:space="0" w:color="auto"/>
            <w:bottom w:val="none" w:sz="0" w:space="0" w:color="auto"/>
            <w:right w:val="none" w:sz="0" w:space="0" w:color="auto"/>
          </w:divBdr>
        </w:div>
        <w:div w:id="1554006169">
          <w:marLeft w:val="640"/>
          <w:marRight w:val="0"/>
          <w:marTop w:val="0"/>
          <w:marBottom w:val="0"/>
          <w:divBdr>
            <w:top w:val="none" w:sz="0" w:space="0" w:color="auto"/>
            <w:left w:val="none" w:sz="0" w:space="0" w:color="auto"/>
            <w:bottom w:val="none" w:sz="0" w:space="0" w:color="auto"/>
            <w:right w:val="none" w:sz="0" w:space="0" w:color="auto"/>
          </w:divBdr>
        </w:div>
        <w:div w:id="8651861">
          <w:marLeft w:val="640"/>
          <w:marRight w:val="0"/>
          <w:marTop w:val="0"/>
          <w:marBottom w:val="0"/>
          <w:divBdr>
            <w:top w:val="none" w:sz="0" w:space="0" w:color="auto"/>
            <w:left w:val="none" w:sz="0" w:space="0" w:color="auto"/>
            <w:bottom w:val="none" w:sz="0" w:space="0" w:color="auto"/>
            <w:right w:val="none" w:sz="0" w:space="0" w:color="auto"/>
          </w:divBdr>
        </w:div>
        <w:div w:id="1541628499">
          <w:marLeft w:val="640"/>
          <w:marRight w:val="0"/>
          <w:marTop w:val="0"/>
          <w:marBottom w:val="0"/>
          <w:divBdr>
            <w:top w:val="none" w:sz="0" w:space="0" w:color="auto"/>
            <w:left w:val="none" w:sz="0" w:space="0" w:color="auto"/>
            <w:bottom w:val="none" w:sz="0" w:space="0" w:color="auto"/>
            <w:right w:val="none" w:sz="0" w:space="0" w:color="auto"/>
          </w:divBdr>
        </w:div>
        <w:div w:id="950286407">
          <w:marLeft w:val="640"/>
          <w:marRight w:val="0"/>
          <w:marTop w:val="0"/>
          <w:marBottom w:val="0"/>
          <w:divBdr>
            <w:top w:val="none" w:sz="0" w:space="0" w:color="auto"/>
            <w:left w:val="none" w:sz="0" w:space="0" w:color="auto"/>
            <w:bottom w:val="none" w:sz="0" w:space="0" w:color="auto"/>
            <w:right w:val="none" w:sz="0" w:space="0" w:color="auto"/>
          </w:divBdr>
        </w:div>
        <w:div w:id="1556813880">
          <w:marLeft w:val="640"/>
          <w:marRight w:val="0"/>
          <w:marTop w:val="0"/>
          <w:marBottom w:val="0"/>
          <w:divBdr>
            <w:top w:val="none" w:sz="0" w:space="0" w:color="auto"/>
            <w:left w:val="none" w:sz="0" w:space="0" w:color="auto"/>
            <w:bottom w:val="none" w:sz="0" w:space="0" w:color="auto"/>
            <w:right w:val="none" w:sz="0" w:space="0" w:color="auto"/>
          </w:divBdr>
        </w:div>
        <w:div w:id="106123567">
          <w:marLeft w:val="640"/>
          <w:marRight w:val="0"/>
          <w:marTop w:val="0"/>
          <w:marBottom w:val="0"/>
          <w:divBdr>
            <w:top w:val="none" w:sz="0" w:space="0" w:color="auto"/>
            <w:left w:val="none" w:sz="0" w:space="0" w:color="auto"/>
            <w:bottom w:val="none" w:sz="0" w:space="0" w:color="auto"/>
            <w:right w:val="none" w:sz="0" w:space="0" w:color="auto"/>
          </w:divBdr>
        </w:div>
        <w:div w:id="1637562157">
          <w:marLeft w:val="640"/>
          <w:marRight w:val="0"/>
          <w:marTop w:val="0"/>
          <w:marBottom w:val="0"/>
          <w:divBdr>
            <w:top w:val="none" w:sz="0" w:space="0" w:color="auto"/>
            <w:left w:val="none" w:sz="0" w:space="0" w:color="auto"/>
            <w:bottom w:val="none" w:sz="0" w:space="0" w:color="auto"/>
            <w:right w:val="none" w:sz="0" w:space="0" w:color="auto"/>
          </w:divBdr>
        </w:div>
        <w:div w:id="2128547976">
          <w:marLeft w:val="640"/>
          <w:marRight w:val="0"/>
          <w:marTop w:val="0"/>
          <w:marBottom w:val="0"/>
          <w:divBdr>
            <w:top w:val="none" w:sz="0" w:space="0" w:color="auto"/>
            <w:left w:val="none" w:sz="0" w:space="0" w:color="auto"/>
            <w:bottom w:val="none" w:sz="0" w:space="0" w:color="auto"/>
            <w:right w:val="none" w:sz="0" w:space="0" w:color="auto"/>
          </w:divBdr>
        </w:div>
      </w:divsChild>
    </w:div>
    <w:div w:id="146627726">
      <w:marLeft w:val="640"/>
      <w:marRight w:val="0"/>
      <w:marTop w:val="0"/>
      <w:marBottom w:val="0"/>
      <w:divBdr>
        <w:top w:val="none" w:sz="0" w:space="0" w:color="auto"/>
        <w:left w:val="none" w:sz="0" w:space="0" w:color="auto"/>
        <w:bottom w:val="none" w:sz="0" w:space="0" w:color="auto"/>
        <w:right w:val="none" w:sz="0" w:space="0" w:color="auto"/>
      </w:divBdr>
    </w:div>
    <w:div w:id="147596352">
      <w:marLeft w:val="480"/>
      <w:marRight w:val="0"/>
      <w:marTop w:val="0"/>
      <w:marBottom w:val="0"/>
      <w:divBdr>
        <w:top w:val="none" w:sz="0" w:space="0" w:color="auto"/>
        <w:left w:val="none" w:sz="0" w:space="0" w:color="auto"/>
        <w:bottom w:val="none" w:sz="0" w:space="0" w:color="auto"/>
        <w:right w:val="none" w:sz="0" w:space="0" w:color="auto"/>
      </w:divBdr>
    </w:div>
    <w:div w:id="148330618">
      <w:bodyDiv w:val="1"/>
      <w:marLeft w:val="0"/>
      <w:marRight w:val="0"/>
      <w:marTop w:val="0"/>
      <w:marBottom w:val="0"/>
      <w:divBdr>
        <w:top w:val="none" w:sz="0" w:space="0" w:color="auto"/>
        <w:left w:val="none" w:sz="0" w:space="0" w:color="auto"/>
        <w:bottom w:val="none" w:sz="0" w:space="0" w:color="auto"/>
        <w:right w:val="none" w:sz="0" w:space="0" w:color="auto"/>
      </w:divBdr>
    </w:div>
    <w:div w:id="148862667">
      <w:bodyDiv w:val="1"/>
      <w:marLeft w:val="0"/>
      <w:marRight w:val="0"/>
      <w:marTop w:val="0"/>
      <w:marBottom w:val="0"/>
      <w:divBdr>
        <w:top w:val="none" w:sz="0" w:space="0" w:color="auto"/>
        <w:left w:val="none" w:sz="0" w:space="0" w:color="auto"/>
        <w:bottom w:val="none" w:sz="0" w:space="0" w:color="auto"/>
        <w:right w:val="none" w:sz="0" w:space="0" w:color="auto"/>
      </w:divBdr>
    </w:div>
    <w:div w:id="150798756">
      <w:marLeft w:val="640"/>
      <w:marRight w:val="0"/>
      <w:marTop w:val="0"/>
      <w:marBottom w:val="0"/>
      <w:divBdr>
        <w:top w:val="none" w:sz="0" w:space="0" w:color="auto"/>
        <w:left w:val="none" w:sz="0" w:space="0" w:color="auto"/>
        <w:bottom w:val="none" w:sz="0" w:space="0" w:color="auto"/>
        <w:right w:val="none" w:sz="0" w:space="0" w:color="auto"/>
      </w:divBdr>
    </w:div>
    <w:div w:id="150950176">
      <w:marLeft w:val="480"/>
      <w:marRight w:val="0"/>
      <w:marTop w:val="0"/>
      <w:marBottom w:val="0"/>
      <w:divBdr>
        <w:top w:val="none" w:sz="0" w:space="0" w:color="auto"/>
        <w:left w:val="none" w:sz="0" w:space="0" w:color="auto"/>
        <w:bottom w:val="none" w:sz="0" w:space="0" w:color="auto"/>
        <w:right w:val="none" w:sz="0" w:space="0" w:color="auto"/>
      </w:divBdr>
    </w:div>
    <w:div w:id="152528068">
      <w:bodyDiv w:val="1"/>
      <w:marLeft w:val="0"/>
      <w:marRight w:val="0"/>
      <w:marTop w:val="0"/>
      <w:marBottom w:val="0"/>
      <w:divBdr>
        <w:top w:val="none" w:sz="0" w:space="0" w:color="auto"/>
        <w:left w:val="none" w:sz="0" w:space="0" w:color="auto"/>
        <w:bottom w:val="none" w:sz="0" w:space="0" w:color="auto"/>
        <w:right w:val="none" w:sz="0" w:space="0" w:color="auto"/>
      </w:divBdr>
      <w:divsChild>
        <w:div w:id="1078669973">
          <w:marLeft w:val="640"/>
          <w:marRight w:val="0"/>
          <w:marTop w:val="0"/>
          <w:marBottom w:val="0"/>
          <w:divBdr>
            <w:top w:val="none" w:sz="0" w:space="0" w:color="auto"/>
            <w:left w:val="none" w:sz="0" w:space="0" w:color="auto"/>
            <w:bottom w:val="none" w:sz="0" w:space="0" w:color="auto"/>
            <w:right w:val="none" w:sz="0" w:space="0" w:color="auto"/>
          </w:divBdr>
        </w:div>
        <w:div w:id="558437463">
          <w:marLeft w:val="640"/>
          <w:marRight w:val="0"/>
          <w:marTop w:val="0"/>
          <w:marBottom w:val="0"/>
          <w:divBdr>
            <w:top w:val="none" w:sz="0" w:space="0" w:color="auto"/>
            <w:left w:val="none" w:sz="0" w:space="0" w:color="auto"/>
            <w:bottom w:val="none" w:sz="0" w:space="0" w:color="auto"/>
            <w:right w:val="none" w:sz="0" w:space="0" w:color="auto"/>
          </w:divBdr>
        </w:div>
        <w:div w:id="171068096">
          <w:marLeft w:val="640"/>
          <w:marRight w:val="0"/>
          <w:marTop w:val="0"/>
          <w:marBottom w:val="0"/>
          <w:divBdr>
            <w:top w:val="none" w:sz="0" w:space="0" w:color="auto"/>
            <w:left w:val="none" w:sz="0" w:space="0" w:color="auto"/>
            <w:bottom w:val="none" w:sz="0" w:space="0" w:color="auto"/>
            <w:right w:val="none" w:sz="0" w:space="0" w:color="auto"/>
          </w:divBdr>
        </w:div>
        <w:div w:id="836190126">
          <w:marLeft w:val="640"/>
          <w:marRight w:val="0"/>
          <w:marTop w:val="0"/>
          <w:marBottom w:val="0"/>
          <w:divBdr>
            <w:top w:val="none" w:sz="0" w:space="0" w:color="auto"/>
            <w:left w:val="none" w:sz="0" w:space="0" w:color="auto"/>
            <w:bottom w:val="none" w:sz="0" w:space="0" w:color="auto"/>
            <w:right w:val="none" w:sz="0" w:space="0" w:color="auto"/>
          </w:divBdr>
        </w:div>
        <w:div w:id="1522744863">
          <w:marLeft w:val="640"/>
          <w:marRight w:val="0"/>
          <w:marTop w:val="0"/>
          <w:marBottom w:val="0"/>
          <w:divBdr>
            <w:top w:val="none" w:sz="0" w:space="0" w:color="auto"/>
            <w:left w:val="none" w:sz="0" w:space="0" w:color="auto"/>
            <w:bottom w:val="none" w:sz="0" w:space="0" w:color="auto"/>
            <w:right w:val="none" w:sz="0" w:space="0" w:color="auto"/>
          </w:divBdr>
        </w:div>
        <w:div w:id="1018853980">
          <w:marLeft w:val="640"/>
          <w:marRight w:val="0"/>
          <w:marTop w:val="0"/>
          <w:marBottom w:val="0"/>
          <w:divBdr>
            <w:top w:val="none" w:sz="0" w:space="0" w:color="auto"/>
            <w:left w:val="none" w:sz="0" w:space="0" w:color="auto"/>
            <w:bottom w:val="none" w:sz="0" w:space="0" w:color="auto"/>
            <w:right w:val="none" w:sz="0" w:space="0" w:color="auto"/>
          </w:divBdr>
        </w:div>
        <w:div w:id="1869640741">
          <w:marLeft w:val="640"/>
          <w:marRight w:val="0"/>
          <w:marTop w:val="0"/>
          <w:marBottom w:val="0"/>
          <w:divBdr>
            <w:top w:val="none" w:sz="0" w:space="0" w:color="auto"/>
            <w:left w:val="none" w:sz="0" w:space="0" w:color="auto"/>
            <w:bottom w:val="none" w:sz="0" w:space="0" w:color="auto"/>
            <w:right w:val="none" w:sz="0" w:space="0" w:color="auto"/>
          </w:divBdr>
        </w:div>
        <w:div w:id="34040568">
          <w:marLeft w:val="640"/>
          <w:marRight w:val="0"/>
          <w:marTop w:val="0"/>
          <w:marBottom w:val="0"/>
          <w:divBdr>
            <w:top w:val="none" w:sz="0" w:space="0" w:color="auto"/>
            <w:left w:val="none" w:sz="0" w:space="0" w:color="auto"/>
            <w:bottom w:val="none" w:sz="0" w:space="0" w:color="auto"/>
            <w:right w:val="none" w:sz="0" w:space="0" w:color="auto"/>
          </w:divBdr>
        </w:div>
        <w:div w:id="1120958678">
          <w:marLeft w:val="640"/>
          <w:marRight w:val="0"/>
          <w:marTop w:val="0"/>
          <w:marBottom w:val="0"/>
          <w:divBdr>
            <w:top w:val="none" w:sz="0" w:space="0" w:color="auto"/>
            <w:left w:val="none" w:sz="0" w:space="0" w:color="auto"/>
            <w:bottom w:val="none" w:sz="0" w:space="0" w:color="auto"/>
            <w:right w:val="none" w:sz="0" w:space="0" w:color="auto"/>
          </w:divBdr>
        </w:div>
        <w:div w:id="1496844938">
          <w:marLeft w:val="640"/>
          <w:marRight w:val="0"/>
          <w:marTop w:val="0"/>
          <w:marBottom w:val="0"/>
          <w:divBdr>
            <w:top w:val="none" w:sz="0" w:space="0" w:color="auto"/>
            <w:left w:val="none" w:sz="0" w:space="0" w:color="auto"/>
            <w:bottom w:val="none" w:sz="0" w:space="0" w:color="auto"/>
            <w:right w:val="none" w:sz="0" w:space="0" w:color="auto"/>
          </w:divBdr>
        </w:div>
        <w:div w:id="870264028">
          <w:marLeft w:val="640"/>
          <w:marRight w:val="0"/>
          <w:marTop w:val="0"/>
          <w:marBottom w:val="0"/>
          <w:divBdr>
            <w:top w:val="none" w:sz="0" w:space="0" w:color="auto"/>
            <w:left w:val="none" w:sz="0" w:space="0" w:color="auto"/>
            <w:bottom w:val="none" w:sz="0" w:space="0" w:color="auto"/>
            <w:right w:val="none" w:sz="0" w:space="0" w:color="auto"/>
          </w:divBdr>
        </w:div>
        <w:div w:id="760297495">
          <w:marLeft w:val="640"/>
          <w:marRight w:val="0"/>
          <w:marTop w:val="0"/>
          <w:marBottom w:val="0"/>
          <w:divBdr>
            <w:top w:val="none" w:sz="0" w:space="0" w:color="auto"/>
            <w:left w:val="none" w:sz="0" w:space="0" w:color="auto"/>
            <w:bottom w:val="none" w:sz="0" w:space="0" w:color="auto"/>
            <w:right w:val="none" w:sz="0" w:space="0" w:color="auto"/>
          </w:divBdr>
        </w:div>
        <w:div w:id="1965043722">
          <w:marLeft w:val="640"/>
          <w:marRight w:val="0"/>
          <w:marTop w:val="0"/>
          <w:marBottom w:val="0"/>
          <w:divBdr>
            <w:top w:val="none" w:sz="0" w:space="0" w:color="auto"/>
            <w:left w:val="none" w:sz="0" w:space="0" w:color="auto"/>
            <w:bottom w:val="none" w:sz="0" w:space="0" w:color="auto"/>
            <w:right w:val="none" w:sz="0" w:space="0" w:color="auto"/>
          </w:divBdr>
        </w:div>
        <w:div w:id="939289306">
          <w:marLeft w:val="640"/>
          <w:marRight w:val="0"/>
          <w:marTop w:val="0"/>
          <w:marBottom w:val="0"/>
          <w:divBdr>
            <w:top w:val="none" w:sz="0" w:space="0" w:color="auto"/>
            <w:left w:val="none" w:sz="0" w:space="0" w:color="auto"/>
            <w:bottom w:val="none" w:sz="0" w:space="0" w:color="auto"/>
            <w:right w:val="none" w:sz="0" w:space="0" w:color="auto"/>
          </w:divBdr>
        </w:div>
        <w:div w:id="1849834481">
          <w:marLeft w:val="640"/>
          <w:marRight w:val="0"/>
          <w:marTop w:val="0"/>
          <w:marBottom w:val="0"/>
          <w:divBdr>
            <w:top w:val="none" w:sz="0" w:space="0" w:color="auto"/>
            <w:left w:val="none" w:sz="0" w:space="0" w:color="auto"/>
            <w:bottom w:val="none" w:sz="0" w:space="0" w:color="auto"/>
            <w:right w:val="none" w:sz="0" w:space="0" w:color="auto"/>
          </w:divBdr>
        </w:div>
        <w:div w:id="1446270175">
          <w:marLeft w:val="640"/>
          <w:marRight w:val="0"/>
          <w:marTop w:val="0"/>
          <w:marBottom w:val="0"/>
          <w:divBdr>
            <w:top w:val="none" w:sz="0" w:space="0" w:color="auto"/>
            <w:left w:val="none" w:sz="0" w:space="0" w:color="auto"/>
            <w:bottom w:val="none" w:sz="0" w:space="0" w:color="auto"/>
            <w:right w:val="none" w:sz="0" w:space="0" w:color="auto"/>
          </w:divBdr>
        </w:div>
        <w:div w:id="1793013532">
          <w:marLeft w:val="640"/>
          <w:marRight w:val="0"/>
          <w:marTop w:val="0"/>
          <w:marBottom w:val="0"/>
          <w:divBdr>
            <w:top w:val="none" w:sz="0" w:space="0" w:color="auto"/>
            <w:left w:val="none" w:sz="0" w:space="0" w:color="auto"/>
            <w:bottom w:val="none" w:sz="0" w:space="0" w:color="auto"/>
            <w:right w:val="none" w:sz="0" w:space="0" w:color="auto"/>
          </w:divBdr>
        </w:div>
        <w:div w:id="1874806691">
          <w:marLeft w:val="640"/>
          <w:marRight w:val="0"/>
          <w:marTop w:val="0"/>
          <w:marBottom w:val="0"/>
          <w:divBdr>
            <w:top w:val="none" w:sz="0" w:space="0" w:color="auto"/>
            <w:left w:val="none" w:sz="0" w:space="0" w:color="auto"/>
            <w:bottom w:val="none" w:sz="0" w:space="0" w:color="auto"/>
            <w:right w:val="none" w:sz="0" w:space="0" w:color="auto"/>
          </w:divBdr>
        </w:div>
        <w:div w:id="1267545204">
          <w:marLeft w:val="640"/>
          <w:marRight w:val="0"/>
          <w:marTop w:val="0"/>
          <w:marBottom w:val="0"/>
          <w:divBdr>
            <w:top w:val="none" w:sz="0" w:space="0" w:color="auto"/>
            <w:left w:val="none" w:sz="0" w:space="0" w:color="auto"/>
            <w:bottom w:val="none" w:sz="0" w:space="0" w:color="auto"/>
            <w:right w:val="none" w:sz="0" w:space="0" w:color="auto"/>
          </w:divBdr>
        </w:div>
        <w:div w:id="1284656280">
          <w:marLeft w:val="640"/>
          <w:marRight w:val="0"/>
          <w:marTop w:val="0"/>
          <w:marBottom w:val="0"/>
          <w:divBdr>
            <w:top w:val="none" w:sz="0" w:space="0" w:color="auto"/>
            <w:left w:val="none" w:sz="0" w:space="0" w:color="auto"/>
            <w:bottom w:val="none" w:sz="0" w:space="0" w:color="auto"/>
            <w:right w:val="none" w:sz="0" w:space="0" w:color="auto"/>
          </w:divBdr>
        </w:div>
        <w:div w:id="1040519351">
          <w:marLeft w:val="640"/>
          <w:marRight w:val="0"/>
          <w:marTop w:val="0"/>
          <w:marBottom w:val="0"/>
          <w:divBdr>
            <w:top w:val="none" w:sz="0" w:space="0" w:color="auto"/>
            <w:left w:val="none" w:sz="0" w:space="0" w:color="auto"/>
            <w:bottom w:val="none" w:sz="0" w:space="0" w:color="auto"/>
            <w:right w:val="none" w:sz="0" w:space="0" w:color="auto"/>
          </w:divBdr>
        </w:div>
        <w:div w:id="1690831161">
          <w:marLeft w:val="640"/>
          <w:marRight w:val="0"/>
          <w:marTop w:val="0"/>
          <w:marBottom w:val="0"/>
          <w:divBdr>
            <w:top w:val="none" w:sz="0" w:space="0" w:color="auto"/>
            <w:left w:val="none" w:sz="0" w:space="0" w:color="auto"/>
            <w:bottom w:val="none" w:sz="0" w:space="0" w:color="auto"/>
            <w:right w:val="none" w:sz="0" w:space="0" w:color="auto"/>
          </w:divBdr>
        </w:div>
        <w:div w:id="959457347">
          <w:marLeft w:val="640"/>
          <w:marRight w:val="0"/>
          <w:marTop w:val="0"/>
          <w:marBottom w:val="0"/>
          <w:divBdr>
            <w:top w:val="none" w:sz="0" w:space="0" w:color="auto"/>
            <w:left w:val="none" w:sz="0" w:space="0" w:color="auto"/>
            <w:bottom w:val="none" w:sz="0" w:space="0" w:color="auto"/>
            <w:right w:val="none" w:sz="0" w:space="0" w:color="auto"/>
          </w:divBdr>
        </w:div>
        <w:div w:id="1620915843">
          <w:marLeft w:val="640"/>
          <w:marRight w:val="0"/>
          <w:marTop w:val="0"/>
          <w:marBottom w:val="0"/>
          <w:divBdr>
            <w:top w:val="none" w:sz="0" w:space="0" w:color="auto"/>
            <w:left w:val="none" w:sz="0" w:space="0" w:color="auto"/>
            <w:bottom w:val="none" w:sz="0" w:space="0" w:color="auto"/>
            <w:right w:val="none" w:sz="0" w:space="0" w:color="auto"/>
          </w:divBdr>
        </w:div>
        <w:div w:id="1926182472">
          <w:marLeft w:val="640"/>
          <w:marRight w:val="0"/>
          <w:marTop w:val="0"/>
          <w:marBottom w:val="0"/>
          <w:divBdr>
            <w:top w:val="none" w:sz="0" w:space="0" w:color="auto"/>
            <w:left w:val="none" w:sz="0" w:space="0" w:color="auto"/>
            <w:bottom w:val="none" w:sz="0" w:space="0" w:color="auto"/>
            <w:right w:val="none" w:sz="0" w:space="0" w:color="auto"/>
          </w:divBdr>
        </w:div>
        <w:div w:id="1829592455">
          <w:marLeft w:val="640"/>
          <w:marRight w:val="0"/>
          <w:marTop w:val="0"/>
          <w:marBottom w:val="0"/>
          <w:divBdr>
            <w:top w:val="none" w:sz="0" w:space="0" w:color="auto"/>
            <w:left w:val="none" w:sz="0" w:space="0" w:color="auto"/>
            <w:bottom w:val="none" w:sz="0" w:space="0" w:color="auto"/>
            <w:right w:val="none" w:sz="0" w:space="0" w:color="auto"/>
          </w:divBdr>
        </w:div>
        <w:div w:id="1476028369">
          <w:marLeft w:val="640"/>
          <w:marRight w:val="0"/>
          <w:marTop w:val="0"/>
          <w:marBottom w:val="0"/>
          <w:divBdr>
            <w:top w:val="none" w:sz="0" w:space="0" w:color="auto"/>
            <w:left w:val="none" w:sz="0" w:space="0" w:color="auto"/>
            <w:bottom w:val="none" w:sz="0" w:space="0" w:color="auto"/>
            <w:right w:val="none" w:sz="0" w:space="0" w:color="auto"/>
          </w:divBdr>
        </w:div>
        <w:div w:id="2143839542">
          <w:marLeft w:val="640"/>
          <w:marRight w:val="0"/>
          <w:marTop w:val="0"/>
          <w:marBottom w:val="0"/>
          <w:divBdr>
            <w:top w:val="none" w:sz="0" w:space="0" w:color="auto"/>
            <w:left w:val="none" w:sz="0" w:space="0" w:color="auto"/>
            <w:bottom w:val="none" w:sz="0" w:space="0" w:color="auto"/>
            <w:right w:val="none" w:sz="0" w:space="0" w:color="auto"/>
          </w:divBdr>
        </w:div>
        <w:div w:id="448359430">
          <w:marLeft w:val="640"/>
          <w:marRight w:val="0"/>
          <w:marTop w:val="0"/>
          <w:marBottom w:val="0"/>
          <w:divBdr>
            <w:top w:val="none" w:sz="0" w:space="0" w:color="auto"/>
            <w:left w:val="none" w:sz="0" w:space="0" w:color="auto"/>
            <w:bottom w:val="none" w:sz="0" w:space="0" w:color="auto"/>
            <w:right w:val="none" w:sz="0" w:space="0" w:color="auto"/>
          </w:divBdr>
        </w:div>
        <w:div w:id="228736952">
          <w:marLeft w:val="640"/>
          <w:marRight w:val="0"/>
          <w:marTop w:val="0"/>
          <w:marBottom w:val="0"/>
          <w:divBdr>
            <w:top w:val="none" w:sz="0" w:space="0" w:color="auto"/>
            <w:left w:val="none" w:sz="0" w:space="0" w:color="auto"/>
            <w:bottom w:val="none" w:sz="0" w:space="0" w:color="auto"/>
            <w:right w:val="none" w:sz="0" w:space="0" w:color="auto"/>
          </w:divBdr>
        </w:div>
        <w:div w:id="1925340577">
          <w:marLeft w:val="640"/>
          <w:marRight w:val="0"/>
          <w:marTop w:val="0"/>
          <w:marBottom w:val="0"/>
          <w:divBdr>
            <w:top w:val="none" w:sz="0" w:space="0" w:color="auto"/>
            <w:left w:val="none" w:sz="0" w:space="0" w:color="auto"/>
            <w:bottom w:val="none" w:sz="0" w:space="0" w:color="auto"/>
            <w:right w:val="none" w:sz="0" w:space="0" w:color="auto"/>
          </w:divBdr>
        </w:div>
        <w:div w:id="2041473922">
          <w:marLeft w:val="640"/>
          <w:marRight w:val="0"/>
          <w:marTop w:val="0"/>
          <w:marBottom w:val="0"/>
          <w:divBdr>
            <w:top w:val="none" w:sz="0" w:space="0" w:color="auto"/>
            <w:left w:val="none" w:sz="0" w:space="0" w:color="auto"/>
            <w:bottom w:val="none" w:sz="0" w:space="0" w:color="auto"/>
            <w:right w:val="none" w:sz="0" w:space="0" w:color="auto"/>
          </w:divBdr>
        </w:div>
        <w:div w:id="1830167357">
          <w:marLeft w:val="640"/>
          <w:marRight w:val="0"/>
          <w:marTop w:val="0"/>
          <w:marBottom w:val="0"/>
          <w:divBdr>
            <w:top w:val="none" w:sz="0" w:space="0" w:color="auto"/>
            <w:left w:val="none" w:sz="0" w:space="0" w:color="auto"/>
            <w:bottom w:val="none" w:sz="0" w:space="0" w:color="auto"/>
            <w:right w:val="none" w:sz="0" w:space="0" w:color="auto"/>
          </w:divBdr>
        </w:div>
        <w:div w:id="1371681555">
          <w:marLeft w:val="640"/>
          <w:marRight w:val="0"/>
          <w:marTop w:val="0"/>
          <w:marBottom w:val="0"/>
          <w:divBdr>
            <w:top w:val="none" w:sz="0" w:space="0" w:color="auto"/>
            <w:left w:val="none" w:sz="0" w:space="0" w:color="auto"/>
            <w:bottom w:val="none" w:sz="0" w:space="0" w:color="auto"/>
            <w:right w:val="none" w:sz="0" w:space="0" w:color="auto"/>
          </w:divBdr>
        </w:div>
        <w:div w:id="166675324">
          <w:marLeft w:val="640"/>
          <w:marRight w:val="0"/>
          <w:marTop w:val="0"/>
          <w:marBottom w:val="0"/>
          <w:divBdr>
            <w:top w:val="none" w:sz="0" w:space="0" w:color="auto"/>
            <w:left w:val="none" w:sz="0" w:space="0" w:color="auto"/>
            <w:bottom w:val="none" w:sz="0" w:space="0" w:color="auto"/>
            <w:right w:val="none" w:sz="0" w:space="0" w:color="auto"/>
          </w:divBdr>
        </w:div>
        <w:div w:id="739253123">
          <w:marLeft w:val="640"/>
          <w:marRight w:val="0"/>
          <w:marTop w:val="0"/>
          <w:marBottom w:val="0"/>
          <w:divBdr>
            <w:top w:val="none" w:sz="0" w:space="0" w:color="auto"/>
            <w:left w:val="none" w:sz="0" w:space="0" w:color="auto"/>
            <w:bottom w:val="none" w:sz="0" w:space="0" w:color="auto"/>
            <w:right w:val="none" w:sz="0" w:space="0" w:color="auto"/>
          </w:divBdr>
        </w:div>
        <w:div w:id="972640226">
          <w:marLeft w:val="640"/>
          <w:marRight w:val="0"/>
          <w:marTop w:val="0"/>
          <w:marBottom w:val="0"/>
          <w:divBdr>
            <w:top w:val="none" w:sz="0" w:space="0" w:color="auto"/>
            <w:left w:val="none" w:sz="0" w:space="0" w:color="auto"/>
            <w:bottom w:val="none" w:sz="0" w:space="0" w:color="auto"/>
            <w:right w:val="none" w:sz="0" w:space="0" w:color="auto"/>
          </w:divBdr>
        </w:div>
        <w:div w:id="1478834556">
          <w:marLeft w:val="640"/>
          <w:marRight w:val="0"/>
          <w:marTop w:val="0"/>
          <w:marBottom w:val="0"/>
          <w:divBdr>
            <w:top w:val="none" w:sz="0" w:space="0" w:color="auto"/>
            <w:left w:val="none" w:sz="0" w:space="0" w:color="auto"/>
            <w:bottom w:val="none" w:sz="0" w:space="0" w:color="auto"/>
            <w:right w:val="none" w:sz="0" w:space="0" w:color="auto"/>
          </w:divBdr>
        </w:div>
        <w:div w:id="1799106270">
          <w:marLeft w:val="640"/>
          <w:marRight w:val="0"/>
          <w:marTop w:val="0"/>
          <w:marBottom w:val="0"/>
          <w:divBdr>
            <w:top w:val="none" w:sz="0" w:space="0" w:color="auto"/>
            <w:left w:val="none" w:sz="0" w:space="0" w:color="auto"/>
            <w:bottom w:val="none" w:sz="0" w:space="0" w:color="auto"/>
            <w:right w:val="none" w:sz="0" w:space="0" w:color="auto"/>
          </w:divBdr>
        </w:div>
        <w:div w:id="392319479">
          <w:marLeft w:val="640"/>
          <w:marRight w:val="0"/>
          <w:marTop w:val="0"/>
          <w:marBottom w:val="0"/>
          <w:divBdr>
            <w:top w:val="none" w:sz="0" w:space="0" w:color="auto"/>
            <w:left w:val="none" w:sz="0" w:space="0" w:color="auto"/>
            <w:bottom w:val="none" w:sz="0" w:space="0" w:color="auto"/>
            <w:right w:val="none" w:sz="0" w:space="0" w:color="auto"/>
          </w:divBdr>
        </w:div>
        <w:div w:id="1617057557">
          <w:marLeft w:val="640"/>
          <w:marRight w:val="0"/>
          <w:marTop w:val="0"/>
          <w:marBottom w:val="0"/>
          <w:divBdr>
            <w:top w:val="none" w:sz="0" w:space="0" w:color="auto"/>
            <w:left w:val="none" w:sz="0" w:space="0" w:color="auto"/>
            <w:bottom w:val="none" w:sz="0" w:space="0" w:color="auto"/>
            <w:right w:val="none" w:sz="0" w:space="0" w:color="auto"/>
          </w:divBdr>
        </w:div>
        <w:div w:id="700402078">
          <w:marLeft w:val="640"/>
          <w:marRight w:val="0"/>
          <w:marTop w:val="0"/>
          <w:marBottom w:val="0"/>
          <w:divBdr>
            <w:top w:val="none" w:sz="0" w:space="0" w:color="auto"/>
            <w:left w:val="none" w:sz="0" w:space="0" w:color="auto"/>
            <w:bottom w:val="none" w:sz="0" w:space="0" w:color="auto"/>
            <w:right w:val="none" w:sz="0" w:space="0" w:color="auto"/>
          </w:divBdr>
        </w:div>
        <w:div w:id="1406104831">
          <w:marLeft w:val="640"/>
          <w:marRight w:val="0"/>
          <w:marTop w:val="0"/>
          <w:marBottom w:val="0"/>
          <w:divBdr>
            <w:top w:val="none" w:sz="0" w:space="0" w:color="auto"/>
            <w:left w:val="none" w:sz="0" w:space="0" w:color="auto"/>
            <w:bottom w:val="none" w:sz="0" w:space="0" w:color="auto"/>
            <w:right w:val="none" w:sz="0" w:space="0" w:color="auto"/>
          </w:divBdr>
        </w:div>
        <w:div w:id="1362393761">
          <w:marLeft w:val="640"/>
          <w:marRight w:val="0"/>
          <w:marTop w:val="0"/>
          <w:marBottom w:val="0"/>
          <w:divBdr>
            <w:top w:val="none" w:sz="0" w:space="0" w:color="auto"/>
            <w:left w:val="none" w:sz="0" w:space="0" w:color="auto"/>
            <w:bottom w:val="none" w:sz="0" w:space="0" w:color="auto"/>
            <w:right w:val="none" w:sz="0" w:space="0" w:color="auto"/>
          </w:divBdr>
        </w:div>
        <w:div w:id="847911611">
          <w:marLeft w:val="640"/>
          <w:marRight w:val="0"/>
          <w:marTop w:val="0"/>
          <w:marBottom w:val="0"/>
          <w:divBdr>
            <w:top w:val="none" w:sz="0" w:space="0" w:color="auto"/>
            <w:left w:val="none" w:sz="0" w:space="0" w:color="auto"/>
            <w:bottom w:val="none" w:sz="0" w:space="0" w:color="auto"/>
            <w:right w:val="none" w:sz="0" w:space="0" w:color="auto"/>
          </w:divBdr>
        </w:div>
        <w:div w:id="1835143317">
          <w:marLeft w:val="640"/>
          <w:marRight w:val="0"/>
          <w:marTop w:val="0"/>
          <w:marBottom w:val="0"/>
          <w:divBdr>
            <w:top w:val="none" w:sz="0" w:space="0" w:color="auto"/>
            <w:left w:val="none" w:sz="0" w:space="0" w:color="auto"/>
            <w:bottom w:val="none" w:sz="0" w:space="0" w:color="auto"/>
            <w:right w:val="none" w:sz="0" w:space="0" w:color="auto"/>
          </w:divBdr>
        </w:div>
        <w:div w:id="1828665382">
          <w:marLeft w:val="640"/>
          <w:marRight w:val="0"/>
          <w:marTop w:val="0"/>
          <w:marBottom w:val="0"/>
          <w:divBdr>
            <w:top w:val="none" w:sz="0" w:space="0" w:color="auto"/>
            <w:left w:val="none" w:sz="0" w:space="0" w:color="auto"/>
            <w:bottom w:val="none" w:sz="0" w:space="0" w:color="auto"/>
            <w:right w:val="none" w:sz="0" w:space="0" w:color="auto"/>
          </w:divBdr>
        </w:div>
        <w:div w:id="512258197">
          <w:marLeft w:val="640"/>
          <w:marRight w:val="0"/>
          <w:marTop w:val="0"/>
          <w:marBottom w:val="0"/>
          <w:divBdr>
            <w:top w:val="none" w:sz="0" w:space="0" w:color="auto"/>
            <w:left w:val="none" w:sz="0" w:space="0" w:color="auto"/>
            <w:bottom w:val="none" w:sz="0" w:space="0" w:color="auto"/>
            <w:right w:val="none" w:sz="0" w:space="0" w:color="auto"/>
          </w:divBdr>
        </w:div>
        <w:div w:id="117577910">
          <w:marLeft w:val="640"/>
          <w:marRight w:val="0"/>
          <w:marTop w:val="0"/>
          <w:marBottom w:val="0"/>
          <w:divBdr>
            <w:top w:val="none" w:sz="0" w:space="0" w:color="auto"/>
            <w:left w:val="none" w:sz="0" w:space="0" w:color="auto"/>
            <w:bottom w:val="none" w:sz="0" w:space="0" w:color="auto"/>
            <w:right w:val="none" w:sz="0" w:space="0" w:color="auto"/>
          </w:divBdr>
        </w:div>
        <w:div w:id="653994197">
          <w:marLeft w:val="640"/>
          <w:marRight w:val="0"/>
          <w:marTop w:val="0"/>
          <w:marBottom w:val="0"/>
          <w:divBdr>
            <w:top w:val="none" w:sz="0" w:space="0" w:color="auto"/>
            <w:left w:val="none" w:sz="0" w:space="0" w:color="auto"/>
            <w:bottom w:val="none" w:sz="0" w:space="0" w:color="auto"/>
            <w:right w:val="none" w:sz="0" w:space="0" w:color="auto"/>
          </w:divBdr>
        </w:div>
        <w:div w:id="183400743">
          <w:marLeft w:val="640"/>
          <w:marRight w:val="0"/>
          <w:marTop w:val="0"/>
          <w:marBottom w:val="0"/>
          <w:divBdr>
            <w:top w:val="none" w:sz="0" w:space="0" w:color="auto"/>
            <w:left w:val="none" w:sz="0" w:space="0" w:color="auto"/>
            <w:bottom w:val="none" w:sz="0" w:space="0" w:color="auto"/>
            <w:right w:val="none" w:sz="0" w:space="0" w:color="auto"/>
          </w:divBdr>
        </w:div>
        <w:div w:id="1763573968">
          <w:marLeft w:val="640"/>
          <w:marRight w:val="0"/>
          <w:marTop w:val="0"/>
          <w:marBottom w:val="0"/>
          <w:divBdr>
            <w:top w:val="none" w:sz="0" w:space="0" w:color="auto"/>
            <w:left w:val="none" w:sz="0" w:space="0" w:color="auto"/>
            <w:bottom w:val="none" w:sz="0" w:space="0" w:color="auto"/>
            <w:right w:val="none" w:sz="0" w:space="0" w:color="auto"/>
          </w:divBdr>
        </w:div>
        <w:div w:id="1395006253">
          <w:marLeft w:val="640"/>
          <w:marRight w:val="0"/>
          <w:marTop w:val="0"/>
          <w:marBottom w:val="0"/>
          <w:divBdr>
            <w:top w:val="none" w:sz="0" w:space="0" w:color="auto"/>
            <w:left w:val="none" w:sz="0" w:space="0" w:color="auto"/>
            <w:bottom w:val="none" w:sz="0" w:space="0" w:color="auto"/>
            <w:right w:val="none" w:sz="0" w:space="0" w:color="auto"/>
          </w:divBdr>
        </w:div>
        <w:div w:id="2128772457">
          <w:marLeft w:val="640"/>
          <w:marRight w:val="0"/>
          <w:marTop w:val="0"/>
          <w:marBottom w:val="0"/>
          <w:divBdr>
            <w:top w:val="none" w:sz="0" w:space="0" w:color="auto"/>
            <w:left w:val="none" w:sz="0" w:space="0" w:color="auto"/>
            <w:bottom w:val="none" w:sz="0" w:space="0" w:color="auto"/>
            <w:right w:val="none" w:sz="0" w:space="0" w:color="auto"/>
          </w:divBdr>
        </w:div>
        <w:div w:id="1060979423">
          <w:marLeft w:val="640"/>
          <w:marRight w:val="0"/>
          <w:marTop w:val="0"/>
          <w:marBottom w:val="0"/>
          <w:divBdr>
            <w:top w:val="none" w:sz="0" w:space="0" w:color="auto"/>
            <w:left w:val="none" w:sz="0" w:space="0" w:color="auto"/>
            <w:bottom w:val="none" w:sz="0" w:space="0" w:color="auto"/>
            <w:right w:val="none" w:sz="0" w:space="0" w:color="auto"/>
          </w:divBdr>
        </w:div>
        <w:div w:id="1490171639">
          <w:marLeft w:val="640"/>
          <w:marRight w:val="0"/>
          <w:marTop w:val="0"/>
          <w:marBottom w:val="0"/>
          <w:divBdr>
            <w:top w:val="none" w:sz="0" w:space="0" w:color="auto"/>
            <w:left w:val="none" w:sz="0" w:space="0" w:color="auto"/>
            <w:bottom w:val="none" w:sz="0" w:space="0" w:color="auto"/>
            <w:right w:val="none" w:sz="0" w:space="0" w:color="auto"/>
          </w:divBdr>
        </w:div>
        <w:div w:id="801194401">
          <w:marLeft w:val="640"/>
          <w:marRight w:val="0"/>
          <w:marTop w:val="0"/>
          <w:marBottom w:val="0"/>
          <w:divBdr>
            <w:top w:val="none" w:sz="0" w:space="0" w:color="auto"/>
            <w:left w:val="none" w:sz="0" w:space="0" w:color="auto"/>
            <w:bottom w:val="none" w:sz="0" w:space="0" w:color="auto"/>
            <w:right w:val="none" w:sz="0" w:space="0" w:color="auto"/>
          </w:divBdr>
        </w:div>
        <w:div w:id="1873570299">
          <w:marLeft w:val="640"/>
          <w:marRight w:val="0"/>
          <w:marTop w:val="0"/>
          <w:marBottom w:val="0"/>
          <w:divBdr>
            <w:top w:val="none" w:sz="0" w:space="0" w:color="auto"/>
            <w:left w:val="none" w:sz="0" w:space="0" w:color="auto"/>
            <w:bottom w:val="none" w:sz="0" w:space="0" w:color="auto"/>
            <w:right w:val="none" w:sz="0" w:space="0" w:color="auto"/>
          </w:divBdr>
        </w:div>
        <w:div w:id="671445178">
          <w:marLeft w:val="640"/>
          <w:marRight w:val="0"/>
          <w:marTop w:val="0"/>
          <w:marBottom w:val="0"/>
          <w:divBdr>
            <w:top w:val="none" w:sz="0" w:space="0" w:color="auto"/>
            <w:left w:val="none" w:sz="0" w:space="0" w:color="auto"/>
            <w:bottom w:val="none" w:sz="0" w:space="0" w:color="auto"/>
            <w:right w:val="none" w:sz="0" w:space="0" w:color="auto"/>
          </w:divBdr>
        </w:div>
        <w:div w:id="227541238">
          <w:marLeft w:val="640"/>
          <w:marRight w:val="0"/>
          <w:marTop w:val="0"/>
          <w:marBottom w:val="0"/>
          <w:divBdr>
            <w:top w:val="none" w:sz="0" w:space="0" w:color="auto"/>
            <w:left w:val="none" w:sz="0" w:space="0" w:color="auto"/>
            <w:bottom w:val="none" w:sz="0" w:space="0" w:color="auto"/>
            <w:right w:val="none" w:sz="0" w:space="0" w:color="auto"/>
          </w:divBdr>
        </w:div>
        <w:div w:id="1090659223">
          <w:marLeft w:val="640"/>
          <w:marRight w:val="0"/>
          <w:marTop w:val="0"/>
          <w:marBottom w:val="0"/>
          <w:divBdr>
            <w:top w:val="none" w:sz="0" w:space="0" w:color="auto"/>
            <w:left w:val="none" w:sz="0" w:space="0" w:color="auto"/>
            <w:bottom w:val="none" w:sz="0" w:space="0" w:color="auto"/>
            <w:right w:val="none" w:sz="0" w:space="0" w:color="auto"/>
          </w:divBdr>
        </w:div>
        <w:div w:id="1267693127">
          <w:marLeft w:val="640"/>
          <w:marRight w:val="0"/>
          <w:marTop w:val="0"/>
          <w:marBottom w:val="0"/>
          <w:divBdr>
            <w:top w:val="none" w:sz="0" w:space="0" w:color="auto"/>
            <w:left w:val="none" w:sz="0" w:space="0" w:color="auto"/>
            <w:bottom w:val="none" w:sz="0" w:space="0" w:color="auto"/>
            <w:right w:val="none" w:sz="0" w:space="0" w:color="auto"/>
          </w:divBdr>
        </w:div>
        <w:div w:id="1429304740">
          <w:marLeft w:val="640"/>
          <w:marRight w:val="0"/>
          <w:marTop w:val="0"/>
          <w:marBottom w:val="0"/>
          <w:divBdr>
            <w:top w:val="none" w:sz="0" w:space="0" w:color="auto"/>
            <w:left w:val="none" w:sz="0" w:space="0" w:color="auto"/>
            <w:bottom w:val="none" w:sz="0" w:space="0" w:color="auto"/>
            <w:right w:val="none" w:sz="0" w:space="0" w:color="auto"/>
          </w:divBdr>
        </w:div>
        <w:div w:id="1007253365">
          <w:marLeft w:val="640"/>
          <w:marRight w:val="0"/>
          <w:marTop w:val="0"/>
          <w:marBottom w:val="0"/>
          <w:divBdr>
            <w:top w:val="none" w:sz="0" w:space="0" w:color="auto"/>
            <w:left w:val="none" w:sz="0" w:space="0" w:color="auto"/>
            <w:bottom w:val="none" w:sz="0" w:space="0" w:color="auto"/>
            <w:right w:val="none" w:sz="0" w:space="0" w:color="auto"/>
          </w:divBdr>
        </w:div>
        <w:div w:id="528226321">
          <w:marLeft w:val="640"/>
          <w:marRight w:val="0"/>
          <w:marTop w:val="0"/>
          <w:marBottom w:val="0"/>
          <w:divBdr>
            <w:top w:val="none" w:sz="0" w:space="0" w:color="auto"/>
            <w:left w:val="none" w:sz="0" w:space="0" w:color="auto"/>
            <w:bottom w:val="none" w:sz="0" w:space="0" w:color="auto"/>
            <w:right w:val="none" w:sz="0" w:space="0" w:color="auto"/>
          </w:divBdr>
        </w:div>
        <w:div w:id="1199515302">
          <w:marLeft w:val="640"/>
          <w:marRight w:val="0"/>
          <w:marTop w:val="0"/>
          <w:marBottom w:val="0"/>
          <w:divBdr>
            <w:top w:val="none" w:sz="0" w:space="0" w:color="auto"/>
            <w:left w:val="none" w:sz="0" w:space="0" w:color="auto"/>
            <w:bottom w:val="none" w:sz="0" w:space="0" w:color="auto"/>
            <w:right w:val="none" w:sz="0" w:space="0" w:color="auto"/>
          </w:divBdr>
        </w:div>
        <w:div w:id="551968970">
          <w:marLeft w:val="640"/>
          <w:marRight w:val="0"/>
          <w:marTop w:val="0"/>
          <w:marBottom w:val="0"/>
          <w:divBdr>
            <w:top w:val="none" w:sz="0" w:space="0" w:color="auto"/>
            <w:left w:val="none" w:sz="0" w:space="0" w:color="auto"/>
            <w:bottom w:val="none" w:sz="0" w:space="0" w:color="auto"/>
            <w:right w:val="none" w:sz="0" w:space="0" w:color="auto"/>
          </w:divBdr>
        </w:div>
        <w:div w:id="1961909723">
          <w:marLeft w:val="640"/>
          <w:marRight w:val="0"/>
          <w:marTop w:val="0"/>
          <w:marBottom w:val="0"/>
          <w:divBdr>
            <w:top w:val="none" w:sz="0" w:space="0" w:color="auto"/>
            <w:left w:val="none" w:sz="0" w:space="0" w:color="auto"/>
            <w:bottom w:val="none" w:sz="0" w:space="0" w:color="auto"/>
            <w:right w:val="none" w:sz="0" w:space="0" w:color="auto"/>
          </w:divBdr>
        </w:div>
        <w:div w:id="773210711">
          <w:marLeft w:val="640"/>
          <w:marRight w:val="0"/>
          <w:marTop w:val="0"/>
          <w:marBottom w:val="0"/>
          <w:divBdr>
            <w:top w:val="none" w:sz="0" w:space="0" w:color="auto"/>
            <w:left w:val="none" w:sz="0" w:space="0" w:color="auto"/>
            <w:bottom w:val="none" w:sz="0" w:space="0" w:color="auto"/>
            <w:right w:val="none" w:sz="0" w:space="0" w:color="auto"/>
          </w:divBdr>
        </w:div>
        <w:div w:id="879630778">
          <w:marLeft w:val="640"/>
          <w:marRight w:val="0"/>
          <w:marTop w:val="0"/>
          <w:marBottom w:val="0"/>
          <w:divBdr>
            <w:top w:val="none" w:sz="0" w:space="0" w:color="auto"/>
            <w:left w:val="none" w:sz="0" w:space="0" w:color="auto"/>
            <w:bottom w:val="none" w:sz="0" w:space="0" w:color="auto"/>
            <w:right w:val="none" w:sz="0" w:space="0" w:color="auto"/>
          </w:divBdr>
        </w:div>
        <w:div w:id="442699821">
          <w:marLeft w:val="640"/>
          <w:marRight w:val="0"/>
          <w:marTop w:val="0"/>
          <w:marBottom w:val="0"/>
          <w:divBdr>
            <w:top w:val="none" w:sz="0" w:space="0" w:color="auto"/>
            <w:left w:val="none" w:sz="0" w:space="0" w:color="auto"/>
            <w:bottom w:val="none" w:sz="0" w:space="0" w:color="auto"/>
            <w:right w:val="none" w:sz="0" w:space="0" w:color="auto"/>
          </w:divBdr>
        </w:div>
        <w:div w:id="574123223">
          <w:marLeft w:val="640"/>
          <w:marRight w:val="0"/>
          <w:marTop w:val="0"/>
          <w:marBottom w:val="0"/>
          <w:divBdr>
            <w:top w:val="none" w:sz="0" w:space="0" w:color="auto"/>
            <w:left w:val="none" w:sz="0" w:space="0" w:color="auto"/>
            <w:bottom w:val="none" w:sz="0" w:space="0" w:color="auto"/>
            <w:right w:val="none" w:sz="0" w:space="0" w:color="auto"/>
          </w:divBdr>
        </w:div>
        <w:div w:id="588080914">
          <w:marLeft w:val="640"/>
          <w:marRight w:val="0"/>
          <w:marTop w:val="0"/>
          <w:marBottom w:val="0"/>
          <w:divBdr>
            <w:top w:val="none" w:sz="0" w:space="0" w:color="auto"/>
            <w:left w:val="none" w:sz="0" w:space="0" w:color="auto"/>
            <w:bottom w:val="none" w:sz="0" w:space="0" w:color="auto"/>
            <w:right w:val="none" w:sz="0" w:space="0" w:color="auto"/>
          </w:divBdr>
        </w:div>
        <w:div w:id="1213225994">
          <w:marLeft w:val="640"/>
          <w:marRight w:val="0"/>
          <w:marTop w:val="0"/>
          <w:marBottom w:val="0"/>
          <w:divBdr>
            <w:top w:val="none" w:sz="0" w:space="0" w:color="auto"/>
            <w:left w:val="none" w:sz="0" w:space="0" w:color="auto"/>
            <w:bottom w:val="none" w:sz="0" w:space="0" w:color="auto"/>
            <w:right w:val="none" w:sz="0" w:space="0" w:color="auto"/>
          </w:divBdr>
        </w:div>
        <w:div w:id="1149639491">
          <w:marLeft w:val="640"/>
          <w:marRight w:val="0"/>
          <w:marTop w:val="0"/>
          <w:marBottom w:val="0"/>
          <w:divBdr>
            <w:top w:val="none" w:sz="0" w:space="0" w:color="auto"/>
            <w:left w:val="none" w:sz="0" w:space="0" w:color="auto"/>
            <w:bottom w:val="none" w:sz="0" w:space="0" w:color="auto"/>
            <w:right w:val="none" w:sz="0" w:space="0" w:color="auto"/>
          </w:divBdr>
        </w:div>
        <w:div w:id="1293050119">
          <w:marLeft w:val="640"/>
          <w:marRight w:val="0"/>
          <w:marTop w:val="0"/>
          <w:marBottom w:val="0"/>
          <w:divBdr>
            <w:top w:val="none" w:sz="0" w:space="0" w:color="auto"/>
            <w:left w:val="none" w:sz="0" w:space="0" w:color="auto"/>
            <w:bottom w:val="none" w:sz="0" w:space="0" w:color="auto"/>
            <w:right w:val="none" w:sz="0" w:space="0" w:color="auto"/>
          </w:divBdr>
        </w:div>
        <w:div w:id="1912615789">
          <w:marLeft w:val="640"/>
          <w:marRight w:val="0"/>
          <w:marTop w:val="0"/>
          <w:marBottom w:val="0"/>
          <w:divBdr>
            <w:top w:val="none" w:sz="0" w:space="0" w:color="auto"/>
            <w:left w:val="none" w:sz="0" w:space="0" w:color="auto"/>
            <w:bottom w:val="none" w:sz="0" w:space="0" w:color="auto"/>
            <w:right w:val="none" w:sz="0" w:space="0" w:color="auto"/>
          </w:divBdr>
        </w:div>
        <w:div w:id="661468413">
          <w:marLeft w:val="640"/>
          <w:marRight w:val="0"/>
          <w:marTop w:val="0"/>
          <w:marBottom w:val="0"/>
          <w:divBdr>
            <w:top w:val="none" w:sz="0" w:space="0" w:color="auto"/>
            <w:left w:val="none" w:sz="0" w:space="0" w:color="auto"/>
            <w:bottom w:val="none" w:sz="0" w:space="0" w:color="auto"/>
            <w:right w:val="none" w:sz="0" w:space="0" w:color="auto"/>
          </w:divBdr>
        </w:div>
        <w:div w:id="1086463282">
          <w:marLeft w:val="640"/>
          <w:marRight w:val="0"/>
          <w:marTop w:val="0"/>
          <w:marBottom w:val="0"/>
          <w:divBdr>
            <w:top w:val="none" w:sz="0" w:space="0" w:color="auto"/>
            <w:left w:val="none" w:sz="0" w:space="0" w:color="auto"/>
            <w:bottom w:val="none" w:sz="0" w:space="0" w:color="auto"/>
            <w:right w:val="none" w:sz="0" w:space="0" w:color="auto"/>
          </w:divBdr>
        </w:div>
        <w:div w:id="287323994">
          <w:marLeft w:val="640"/>
          <w:marRight w:val="0"/>
          <w:marTop w:val="0"/>
          <w:marBottom w:val="0"/>
          <w:divBdr>
            <w:top w:val="none" w:sz="0" w:space="0" w:color="auto"/>
            <w:left w:val="none" w:sz="0" w:space="0" w:color="auto"/>
            <w:bottom w:val="none" w:sz="0" w:space="0" w:color="auto"/>
            <w:right w:val="none" w:sz="0" w:space="0" w:color="auto"/>
          </w:divBdr>
        </w:div>
        <w:div w:id="1165901495">
          <w:marLeft w:val="640"/>
          <w:marRight w:val="0"/>
          <w:marTop w:val="0"/>
          <w:marBottom w:val="0"/>
          <w:divBdr>
            <w:top w:val="none" w:sz="0" w:space="0" w:color="auto"/>
            <w:left w:val="none" w:sz="0" w:space="0" w:color="auto"/>
            <w:bottom w:val="none" w:sz="0" w:space="0" w:color="auto"/>
            <w:right w:val="none" w:sz="0" w:space="0" w:color="auto"/>
          </w:divBdr>
        </w:div>
        <w:div w:id="113445589">
          <w:marLeft w:val="640"/>
          <w:marRight w:val="0"/>
          <w:marTop w:val="0"/>
          <w:marBottom w:val="0"/>
          <w:divBdr>
            <w:top w:val="none" w:sz="0" w:space="0" w:color="auto"/>
            <w:left w:val="none" w:sz="0" w:space="0" w:color="auto"/>
            <w:bottom w:val="none" w:sz="0" w:space="0" w:color="auto"/>
            <w:right w:val="none" w:sz="0" w:space="0" w:color="auto"/>
          </w:divBdr>
        </w:div>
        <w:div w:id="1932548429">
          <w:marLeft w:val="640"/>
          <w:marRight w:val="0"/>
          <w:marTop w:val="0"/>
          <w:marBottom w:val="0"/>
          <w:divBdr>
            <w:top w:val="none" w:sz="0" w:space="0" w:color="auto"/>
            <w:left w:val="none" w:sz="0" w:space="0" w:color="auto"/>
            <w:bottom w:val="none" w:sz="0" w:space="0" w:color="auto"/>
            <w:right w:val="none" w:sz="0" w:space="0" w:color="auto"/>
          </w:divBdr>
        </w:div>
        <w:div w:id="1874226457">
          <w:marLeft w:val="640"/>
          <w:marRight w:val="0"/>
          <w:marTop w:val="0"/>
          <w:marBottom w:val="0"/>
          <w:divBdr>
            <w:top w:val="none" w:sz="0" w:space="0" w:color="auto"/>
            <w:left w:val="none" w:sz="0" w:space="0" w:color="auto"/>
            <w:bottom w:val="none" w:sz="0" w:space="0" w:color="auto"/>
            <w:right w:val="none" w:sz="0" w:space="0" w:color="auto"/>
          </w:divBdr>
        </w:div>
        <w:div w:id="1387030146">
          <w:marLeft w:val="640"/>
          <w:marRight w:val="0"/>
          <w:marTop w:val="0"/>
          <w:marBottom w:val="0"/>
          <w:divBdr>
            <w:top w:val="none" w:sz="0" w:space="0" w:color="auto"/>
            <w:left w:val="none" w:sz="0" w:space="0" w:color="auto"/>
            <w:bottom w:val="none" w:sz="0" w:space="0" w:color="auto"/>
            <w:right w:val="none" w:sz="0" w:space="0" w:color="auto"/>
          </w:divBdr>
        </w:div>
        <w:div w:id="709836971">
          <w:marLeft w:val="640"/>
          <w:marRight w:val="0"/>
          <w:marTop w:val="0"/>
          <w:marBottom w:val="0"/>
          <w:divBdr>
            <w:top w:val="none" w:sz="0" w:space="0" w:color="auto"/>
            <w:left w:val="none" w:sz="0" w:space="0" w:color="auto"/>
            <w:bottom w:val="none" w:sz="0" w:space="0" w:color="auto"/>
            <w:right w:val="none" w:sz="0" w:space="0" w:color="auto"/>
          </w:divBdr>
        </w:div>
        <w:div w:id="302783034">
          <w:marLeft w:val="640"/>
          <w:marRight w:val="0"/>
          <w:marTop w:val="0"/>
          <w:marBottom w:val="0"/>
          <w:divBdr>
            <w:top w:val="none" w:sz="0" w:space="0" w:color="auto"/>
            <w:left w:val="none" w:sz="0" w:space="0" w:color="auto"/>
            <w:bottom w:val="none" w:sz="0" w:space="0" w:color="auto"/>
            <w:right w:val="none" w:sz="0" w:space="0" w:color="auto"/>
          </w:divBdr>
        </w:div>
        <w:div w:id="2066415799">
          <w:marLeft w:val="640"/>
          <w:marRight w:val="0"/>
          <w:marTop w:val="0"/>
          <w:marBottom w:val="0"/>
          <w:divBdr>
            <w:top w:val="none" w:sz="0" w:space="0" w:color="auto"/>
            <w:left w:val="none" w:sz="0" w:space="0" w:color="auto"/>
            <w:bottom w:val="none" w:sz="0" w:space="0" w:color="auto"/>
            <w:right w:val="none" w:sz="0" w:space="0" w:color="auto"/>
          </w:divBdr>
        </w:div>
        <w:div w:id="715853445">
          <w:marLeft w:val="640"/>
          <w:marRight w:val="0"/>
          <w:marTop w:val="0"/>
          <w:marBottom w:val="0"/>
          <w:divBdr>
            <w:top w:val="none" w:sz="0" w:space="0" w:color="auto"/>
            <w:left w:val="none" w:sz="0" w:space="0" w:color="auto"/>
            <w:bottom w:val="none" w:sz="0" w:space="0" w:color="auto"/>
            <w:right w:val="none" w:sz="0" w:space="0" w:color="auto"/>
          </w:divBdr>
        </w:div>
        <w:div w:id="1321544024">
          <w:marLeft w:val="640"/>
          <w:marRight w:val="0"/>
          <w:marTop w:val="0"/>
          <w:marBottom w:val="0"/>
          <w:divBdr>
            <w:top w:val="none" w:sz="0" w:space="0" w:color="auto"/>
            <w:left w:val="none" w:sz="0" w:space="0" w:color="auto"/>
            <w:bottom w:val="none" w:sz="0" w:space="0" w:color="auto"/>
            <w:right w:val="none" w:sz="0" w:space="0" w:color="auto"/>
          </w:divBdr>
        </w:div>
        <w:div w:id="200367275">
          <w:marLeft w:val="640"/>
          <w:marRight w:val="0"/>
          <w:marTop w:val="0"/>
          <w:marBottom w:val="0"/>
          <w:divBdr>
            <w:top w:val="none" w:sz="0" w:space="0" w:color="auto"/>
            <w:left w:val="none" w:sz="0" w:space="0" w:color="auto"/>
            <w:bottom w:val="none" w:sz="0" w:space="0" w:color="auto"/>
            <w:right w:val="none" w:sz="0" w:space="0" w:color="auto"/>
          </w:divBdr>
        </w:div>
      </w:divsChild>
    </w:div>
    <w:div w:id="153230510">
      <w:bodyDiv w:val="1"/>
      <w:marLeft w:val="0"/>
      <w:marRight w:val="0"/>
      <w:marTop w:val="0"/>
      <w:marBottom w:val="0"/>
      <w:divBdr>
        <w:top w:val="none" w:sz="0" w:space="0" w:color="auto"/>
        <w:left w:val="none" w:sz="0" w:space="0" w:color="auto"/>
        <w:bottom w:val="none" w:sz="0" w:space="0" w:color="auto"/>
        <w:right w:val="none" w:sz="0" w:space="0" w:color="auto"/>
      </w:divBdr>
    </w:div>
    <w:div w:id="155195838">
      <w:marLeft w:val="480"/>
      <w:marRight w:val="0"/>
      <w:marTop w:val="0"/>
      <w:marBottom w:val="0"/>
      <w:divBdr>
        <w:top w:val="none" w:sz="0" w:space="0" w:color="auto"/>
        <w:left w:val="none" w:sz="0" w:space="0" w:color="auto"/>
        <w:bottom w:val="none" w:sz="0" w:space="0" w:color="auto"/>
        <w:right w:val="none" w:sz="0" w:space="0" w:color="auto"/>
      </w:divBdr>
    </w:div>
    <w:div w:id="155264248">
      <w:bodyDiv w:val="1"/>
      <w:marLeft w:val="0"/>
      <w:marRight w:val="0"/>
      <w:marTop w:val="0"/>
      <w:marBottom w:val="0"/>
      <w:divBdr>
        <w:top w:val="none" w:sz="0" w:space="0" w:color="auto"/>
        <w:left w:val="none" w:sz="0" w:space="0" w:color="auto"/>
        <w:bottom w:val="none" w:sz="0" w:space="0" w:color="auto"/>
        <w:right w:val="none" w:sz="0" w:space="0" w:color="auto"/>
      </w:divBdr>
    </w:div>
    <w:div w:id="156118962">
      <w:marLeft w:val="480"/>
      <w:marRight w:val="0"/>
      <w:marTop w:val="0"/>
      <w:marBottom w:val="0"/>
      <w:divBdr>
        <w:top w:val="none" w:sz="0" w:space="0" w:color="auto"/>
        <w:left w:val="none" w:sz="0" w:space="0" w:color="auto"/>
        <w:bottom w:val="none" w:sz="0" w:space="0" w:color="auto"/>
        <w:right w:val="none" w:sz="0" w:space="0" w:color="auto"/>
      </w:divBdr>
    </w:div>
    <w:div w:id="158422841">
      <w:bodyDiv w:val="1"/>
      <w:marLeft w:val="0"/>
      <w:marRight w:val="0"/>
      <w:marTop w:val="0"/>
      <w:marBottom w:val="0"/>
      <w:divBdr>
        <w:top w:val="none" w:sz="0" w:space="0" w:color="auto"/>
        <w:left w:val="none" w:sz="0" w:space="0" w:color="auto"/>
        <w:bottom w:val="none" w:sz="0" w:space="0" w:color="auto"/>
        <w:right w:val="none" w:sz="0" w:space="0" w:color="auto"/>
      </w:divBdr>
      <w:divsChild>
        <w:div w:id="1924293333">
          <w:marLeft w:val="640"/>
          <w:marRight w:val="0"/>
          <w:marTop w:val="0"/>
          <w:marBottom w:val="0"/>
          <w:divBdr>
            <w:top w:val="none" w:sz="0" w:space="0" w:color="auto"/>
            <w:left w:val="none" w:sz="0" w:space="0" w:color="auto"/>
            <w:bottom w:val="none" w:sz="0" w:space="0" w:color="auto"/>
            <w:right w:val="none" w:sz="0" w:space="0" w:color="auto"/>
          </w:divBdr>
        </w:div>
        <w:div w:id="700282460">
          <w:marLeft w:val="640"/>
          <w:marRight w:val="0"/>
          <w:marTop w:val="0"/>
          <w:marBottom w:val="0"/>
          <w:divBdr>
            <w:top w:val="none" w:sz="0" w:space="0" w:color="auto"/>
            <w:left w:val="none" w:sz="0" w:space="0" w:color="auto"/>
            <w:bottom w:val="none" w:sz="0" w:space="0" w:color="auto"/>
            <w:right w:val="none" w:sz="0" w:space="0" w:color="auto"/>
          </w:divBdr>
        </w:div>
        <w:div w:id="840237493">
          <w:marLeft w:val="640"/>
          <w:marRight w:val="0"/>
          <w:marTop w:val="0"/>
          <w:marBottom w:val="0"/>
          <w:divBdr>
            <w:top w:val="none" w:sz="0" w:space="0" w:color="auto"/>
            <w:left w:val="none" w:sz="0" w:space="0" w:color="auto"/>
            <w:bottom w:val="none" w:sz="0" w:space="0" w:color="auto"/>
            <w:right w:val="none" w:sz="0" w:space="0" w:color="auto"/>
          </w:divBdr>
        </w:div>
        <w:div w:id="360401513">
          <w:marLeft w:val="640"/>
          <w:marRight w:val="0"/>
          <w:marTop w:val="0"/>
          <w:marBottom w:val="0"/>
          <w:divBdr>
            <w:top w:val="none" w:sz="0" w:space="0" w:color="auto"/>
            <w:left w:val="none" w:sz="0" w:space="0" w:color="auto"/>
            <w:bottom w:val="none" w:sz="0" w:space="0" w:color="auto"/>
            <w:right w:val="none" w:sz="0" w:space="0" w:color="auto"/>
          </w:divBdr>
        </w:div>
        <w:div w:id="2047363146">
          <w:marLeft w:val="640"/>
          <w:marRight w:val="0"/>
          <w:marTop w:val="0"/>
          <w:marBottom w:val="0"/>
          <w:divBdr>
            <w:top w:val="none" w:sz="0" w:space="0" w:color="auto"/>
            <w:left w:val="none" w:sz="0" w:space="0" w:color="auto"/>
            <w:bottom w:val="none" w:sz="0" w:space="0" w:color="auto"/>
            <w:right w:val="none" w:sz="0" w:space="0" w:color="auto"/>
          </w:divBdr>
        </w:div>
        <w:div w:id="2132429995">
          <w:marLeft w:val="640"/>
          <w:marRight w:val="0"/>
          <w:marTop w:val="0"/>
          <w:marBottom w:val="0"/>
          <w:divBdr>
            <w:top w:val="none" w:sz="0" w:space="0" w:color="auto"/>
            <w:left w:val="none" w:sz="0" w:space="0" w:color="auto"/>
            <w:bottom w:val="none" w:sz="0" w:space="0" w:color="auto"/>
            <w:right w:val="none" w:sz="0" w:space="0" w:color="auto"/>
          </w:divBdr>
        </w:div>
        <w:div w:id="1925723152">
          <w:marLeft w:val="640"/>
          <w:marRight w:val="0"/>
          <w:marTop w:val="0"/>
          <w:marBottom w:val="0"/>
          <w:divBdr>
            <w:top w:val="none" w:sz="0" w:space="0" w:color="auto"/>
            <w:left w:val="none" w:sz="0" w:space="0" w:color="auto"/>
            <w:bottom w:val="none" w:sz="0" w:space="0" w:color="auto"/>
            <w:right w:val="none" w:sz="0" w:space="0" w:color="auto"/>
          </w:divBdr>
        </w:div>
        <w:div w:id="1620987514">
          <w:marLeft w:val="640"/>
          <w:marRight w:val="0"/>
          <w:marTop w:val="0"/>
          <w:marBottom w:val="0"/>
          <w:divBdr>
            <w:top w:val="none" w:sz="0" w:space="0" w:color="auto"/>
            <w:left w:val="none" w:sz="0" w:space="0" w:color="auto"/>
            <w:bottom w:val="none" w:sz="0" w:space="0" w:color="auto"/>
            <w:right w:val="none" w:sz="0" w:space="0" w:color="auto"/>
          </w:divBdr>
        </w:div>
        <w:div w:id="863591624">
          <w:marLeft w:val="640"/>
          <w:marRight w:val="0"/>
          <w:marTop w:val="0"/>
          <w:marBottom w:val="0"/>
          <w:divBdr>
            <w:top w:val="none" w:sz="0" w:space="0" w:color="auto"/>
            <w:left w:val="none" w:sz="0" w:space="0" w:color="auto"/>
            <w:bottom w:val="none" w:sz="0" w:space="0" w:color="auto"/>
            <w:right w:val="none" w:sz="0" w:space="0" w:color="auto"/>
          </w:divBdr>
        </w:div>
        <w:div w:id="1776095539">
          <w:marLeft w:val="640"/>
          <w:marRight w:val="0"/>
          <w:marTop w:val="0"/>
          <w:marBottom w:val="0"/>
          <w:divBdr>
            <w:top w:val="none" w:sz="0" w:space="0" w:color="auto"/>
            <w:left w:val="none" w:sz="0" w:space="0" w:color="auto"/>
            <w:bottom w:val="none" w:sz="0" w:space="0" w:color="auto"/>
            <w:right w:val="none" w:sz="0" w:space="0" w:color="auto"/>
          </w:divBdr>
        </w:div>
        <w:div w:id="270430580">
          <w:marLeft w:val="640"/>
          <w:marRight w:val="0"/>
          <w:marTop w:val="0"/>
          <w:marBottom w:val="0"/>
          <w:divBdr>
            <w:top w:val="none" w:sz="0" w:space="0" w:color="auto"/>
            <w:left w:val="none" w:sz="0" w:space="0" w:color="auto"/>
            <w:bottom w:val="none" w:sz="0" w:space="0" w:color="auto"/>
            <w:right w:val="none" w:sz="0" w:space="0" w:color="auto"/>
          </w:divBdr>
        </w:div>
        <w:div w:id="915093738">
          <w:marLeft w:val="640"/>
          <w:marRight w:val="0"/>
          <w:marTop w:val="0"/>
          <w:marBottom w:val="0"/>
          <w:divBdr>
            <w:top w:val="none" w:sz="0" w:space="0" w:color="auto"/>
            <w:left w:val="none" w:sz="0" w:space="0" w:color="auto"/>
            <w:bottom w:val="none" w:sz="0" w:space="0" w:color="auto"/>
            <w:right w:val="none" w:sz="0" w:space="0" w:color="auto"/>
          </w:divBdr>
        </w:div>
        <w:div w:id="206450379">
          <w:marLeft w:val="640"/>
          <w:marRight w:val="0"/>
          <w:marTop w:val="0"/>
          <w:marBottom w:val="0"/>
          <w:divBdr>
            <w:top w:val="none" w:sz="0" w:space="0" w:color="auto"/>
            <w:left w:val="none" w:sz="0" w:space="0" w:color="auto"/>
            <w:bottom w:val="none" w:sz="0" w:space="0" w:color="auto"/>
            <w:right w:val="none" w:sz="0" w:space="0" w:color="auto"/>
          </w:divBdr>
        </w:div>
        <w:div w:id="605694613">
          <w:marLeft w:val="640"/>
          <w:marRight w:val="0"/>
          <w:marTop w:val="0"/>
          <w:marBottom w:val="0"/>
          <w:divBdr>
            <w:top w:val="none" w:sz="0" w:space="0" w:color="auto"/>
            <w:left w:val="none" w:sz="0" w:space="0" w:color="auto"/>
            <w:bottom w:val="none" w:sz="0" w:space="0" w:color="auto"/>
            <w:right w:val="none" w:sz="0" w:space="0" w:color="auto"/>
          </w:divBdr>
        </w:div>
        <w:div w:id="877744858">
          <w:marLeft w:val="640"/>
          <w:marRight w:val="0"/>
          <w:marTop w:val="0"/>
          <w:marBottom w:val="0"/>
          <w:divBdr>
            <w:top w:val="none" w:sz="0" w:space="0" w:color="auto"/>
            <w:left w:val="none" w:sz="0" w:space="0" w:color="auto"/>
            <w:bottom w:val="none" w:sz="0" w:space="0" w:color="auto"/>
            <w:right w:val="none" w:sz="0" w:space="0" w:color="auto"/>
          </w:divBdr>
        </w:div>
        <w:div w:id="2011252072">
          <w:marLeft w:val="640"/>
          <w:marRight w:val="0"/>
          <w:marTop w:val="0"/>
          <w:marBottom w:val="0"/>
          <w:divBdr>
            <w:top w:val="none" w:sz="0" w:space="0" w:color="auto"/>
            <w:left w:val="none" w:sz="0" w:space="0" w:color="auto"/>
            <w:bottom w:val="none" w:sz="0" w:space="0" w:color="auto"/>
            <w:right w:val="none" w:sz="0" w:space="0" w:color="auto"/>
          </w:divBdr>
        </w:div>
        <w:div w:id="1666321457">
          <w:marLeft w:val="640"/>
          <w:marRight w:val="0"/>
          <w:marTop w:val="0"/>
          <w:marBottom w:val="0"/>
          <w:divBdr>
            <w:top w:val="none" w:sz="0" w:space="0" w:color="auto"/>
            <w:left w:val="none" w:sz="0" w:space="0" w:color="auto"/>
            <w:bottom w:val="none" w:sz="0" w:space="0" w:color="auto"/>
            <w:right w:val="none" w:sz="0" w:space="0" w:color="auto"/>
          </w:divBdr>
        </w:div>
        <w:div w:id="275404400">
          <w:marLeft w:val="640"/>
          <w:marRight w:val="0"/>
          <w:marTop w:val="0"/>
          <w:marBottom w:val="0"/>
          <w:divBdr>
            <w:top w:val="none" w:sz="0" w:space="0" w:color="auto"/>
            <w:left w:val="none" w:sz="0" w:space="0" w:color="auto"/>
            <w:bottom w:val="none" w:sz="0" w:space="0" w:color="auto"/>
            <w:right w:val="none" w:sz="0" w:space="0" w:color="auto"/>
          </w:divBdr>
        </w:div>
        <w:div w:id="906914611">
          <w:marLeft w:val="640"/>
          <w:marRight w:val="0"/>
          <w:marTop w:val="0"/>
          <w:marBottom w:val="0"/>
          <w:divBdr>
            <w:top w:val="none" w:sz="0" w:space="0" w:color="auto"/>
            <w:left w:val="none" w:sz="0" w:space="0" w:color="auto"/>
            <w:bottom w:val="none" w:sz="0" w:space="0" w:color="auto"/>
            <w:right w:val="none" w:sz="0" w:space="0" w:color="auto"/>
          </w:divBdr>
        </w:div>
        <w:div w:id="1762412042">
          <w:marLeft w:val="640"/>
          <w:marRight w:val="0"/>
          <w:marTop w:val="0"/>
          <w:marBottom w:val="0"/>
          <w:divBdr>
            <w:top w:val="none" w:sz="0" w:space="0" w:color="auto"/>
            <w:left w:val="none" w:sz="0" w:space="0" w:color="auto"/>
            <w:bottom w:val="none" w:sz="0" w:space="0" w:color="auto"/>
            <w:right w:val="none" w:sz="0" w:space="0" w:color="auto"/>
          </w:divBdr>
        </w:div>
        <w:div w:id="407655089">
          <w:marLeft w:val="640"/>
          <w:marRight w:val="0"/>
          <w:marTop w:val="0"/>
          <w:marBottom w:val="0"/>
          <w:divBdr>
            <w:top w:val="none" w:sz="0" w:space="0" w:color="auto"/>
            <w:left w:val="none" w:sz="0" w:space="0" w:color="auto"/>
            <w:bottom w:val="none" w:sz="0" w:space="0" w:color="auto"/>
            <w:right w:val="none" w:sz="0" w:space="0" w:color="auto"/>
          </w:divBdr>
        </w:div>
        <w:div w:id="385378102">
          <w:marLeft w:val="640"/>
          <w:marRight w:val="0"/>
          <w:marTop w:val="0"/>
          <w:marBottom w:val="0"/>
          <w:divBdr>
            <w:top w:val="none" w:sz="0" w:space="0" w:color="auto"/>
            <w:left w:val="none" w:sz="0" w:space="0" w:color="auto"/>
            <w:bottom w:val="none" w:sz="0" w:space="0" w:color="auto"/>
            <w:right w:val="none" w:sz="0" w:space="0" w:color="auto"/>
          </w:divBdr>
        </w:div>
        <w:div w:id="190413258">
          <w:marLeft w:val="640"/>
          <w:marRight w:val="0"/>
          <w:marTop w:val="0"/>
          <w:marBottom w:val="0"/>
          <w:divBdr>
            <w:top w:val="none" w:sz="0" w:space="0" w:color="auto"/>
            <w:left w:val="none" w:sz="0" w:space="0" w:color="auto"/>
            <w:bottom w:val="none" w:sz="0" w:space="0" w:color="auto"/>
            <w:right w:val="none" w:sz="0" w:space="0" w:color="auto"/>
          </w:divBdr>
        </w:div>
        <w:div w:id="468136634">
          <w:marLeft w:val="640"/>
          <w:marRight w:val="0"/>
          <w:marTop w:val="0"/>
          <w:marBottom w:val="0"/>
          <w:divBdr>
            <w:top w:val="none" w:sz="0" w:space="0" w:color="auto"/>
            <w:left w:val="none" w:sz="0" w:space="0" w:color="auto"/>
            <w:bottom w:val="none" w:sz="0" w:space="0" w:color="auto"/>
            <w:right w:val="none" w:sz="0" w:space="0" w:color="auto"/>
          </w:divBdr>
        </w:div>
        <w:div w:id="840194063">
          <w:marLeft w:val="640"/>
          <w:marRight w:val="0"/>
          <w:marTop w:val="0"/>
          <w:marBottom w:val="0"/>
          <w:divBdr>
            <w:top w:val="none" w:sz="0" w:space="0" w:color="auto"/>
            <w:left w:val="none" w:sz="0" w:space="0" w:color="auto"/>
            <w:bottom w:val="none" w:sz="0" w:space="0" w:color="auto"/>
            <w:right w:val="none" w:sz="0" w:space="0" w:color="auto"/>
          </w:divBdr>
        </w:div>
        <w:div w:id="1479952795">
          <w:marLeft w:val="640"/>
          <w:marRight w:val="0"/>
          <w:marTop w:val="0"/>
          <w:marBottom w:val="0"/>
          <w:divBdr>
            <w:top w:val="none" w:sz="0" w:space="0" w:color="auto"/>
            <w:left w:val="none" w:sz="0" w:space="0" w:color="auto"/>
            <w:bottom w:val="none" w:sz="0" w:space="0" w:color="auto"/>
            <w:right w:val="none" w:sz="0" w:space="0" w:color="auto"/>
          </w:divBdr>
        </w:div>
        <w:div w:id="1605261395">
          <w:marLeft w:val="640"/>
          <w:marRight w:val="0"/>
          <w:marTop w:val="0"/>
          <w:marBottom w:val="0"/>
          <w:divBdr>
            <w:top w:val="none" w:sz="0" w:space="0" w:color="auto"/>
            <w:left w:val="none" w:sz="0" w:space="0" w:color="auto"/>
            <w:bottom w:val="none" w:sz="0" w:space="0" w:color="auto"/>
            <w:right w:val="none" w:sz="0" w:space="0" w:color="auto"/>
          </w:divBdr>
        </w:div>
        <w:div w:id="2049136108">
          <w:marLeft w:val="640"/>
          <w:marRight w:val="0"/>
          <w:marTop w:val="0"/>
          <w:marBottom w:val="0"/>
          <w:divBdr>
            <w:top w:val="none" w:sz="0" w:space="0" w:color="auto"/>
            <w:left w:val="none" w:sz="0" w:space="0" w:color="auto"/>
            <w:bottom w:val="none" w:sz="0" w:space="0" w:color="auto"/>
            <w:right w:val="none" w:sz="0" w:space="0" w:color="auto"/>
          </w:divBdr>
        </w:div>
        <w:div w:id="732889887">
          <w:marLeft w:val="640"/>
          <w:marRight w:val="0"/>
          <w:marTop w:val="0"/>
          <w:marBottom w:val="0"/>
          <w:divBdr>
            <w:top w:val="none" w:sz="0" w:space="0" w:color="auto"/>
            <w:left w:val="none" w:sz="0" w:space="0" w:color="auto"/>
            <w:bottom w:val="none" w:sz="0" w:space="0" w:color="auto"/>
            <w:right w:val="none" w:sz="0" w:space="0" w:color="auto"/>
          </w:divBdr>
        </w:div>
        <w:div w:id="922881489">
          <w:marLeft w:val="640"/>
          <w:marRight w:val="0"/>
          <w:marTop w:val="0"/>
          <w:marBottom w:val="0"/>
          <w:divBdr>
            <w:top w:val="none" w:sz="0" w:space="0" w:color="auto"/>
            <w:left w:val="none" w:sz="0" w:space="0" w:color="auto"/>
            <w:bottom w:val="none" w:sz="0" w:space="0" w:color="auto"/>
            <w:right w:val="none" w:sz="0" w:space="0" w:color="auto"/>
          </w:divBdr>
        </w:div>
        <w:div w:id="291790506">
          <w:marLeft w:val="640"/>
          <w:marRight w:val="0"/>
          <w:marTop w:val="0"/>
          <w:marBottom w:val="0"/>
          <w:divBdr>
            <w:top w:val="none" w:sz="0" w:space="0" w:color="auto"/>
            <w:left w:val="none" w:sz="0" w:space="0" w:color="auto"/>
            <w:bottom w:val="none" w:sz="0" w:space="0" w:color="auto"/>
            <w:right w:val="none" w:sz="0" w:space="0" w:color="auto"/>
          </w:divBdr>
        </w:div>
        <w:div w:id="1125076659">
          <w:marLeft w:val="640"/>
          <w:marRight w:val="0"/>
          <w:marTop w:val="0"/>
          <w:marBottom w:val="0"/>
          <w:divBdr>
            <w:top w:val="none" w:sz="0" w:space="0" w:color="auto"/>
            <w:left w:val="none" w:sz="0" w:space="0" w:color="auto"/>
            <w:bottom w:val="none" w:sz="0" w:space="0" w:color="auto"/>
            <w:right w:val="none" w:sz="0" w:space="0" w:color="auto"/>
          </w:divBdr>
        </w:div>
        <w:div w:id="1601253277">
          <w:marLeft w:val="640"/>
          <w:marRight w:val="0"/>
          <w:marTop w:val="0"/>
          <w:marBottom w:val="0"/>
          <w:divBdr>
            <w:top w:val="none" w:sz="0" w:space="0" w:color="auto"/>
            <w:left w:val="none" w:sz="0" w:space="0" w:color="auto"/>
            <w:bottom w:val="none" w:sz="0" w:space="0" w:color="auto"/>
            <w:right w:val="none" w:sz="0" w:space="0" w:color="auto"/>
          </w:divBdr>
        </w:div>
        <w:div w:id="127937635">
          <w:marLeft w:val="640"/>
          <w:marRight w:val="0"/>
          <w:marTop w:val="0"/>
          <w:marBottom w:val="0"/>
          <w:divBdr>
            <w:top w:val="none" w:sz="0" w:space="0" w:color="auto"/>
            <w:left w:val="none" w:sz="0" w:space="0" w:color="auto"/>
            <w:bottom w:val="none" w:sz="0" w:space="0" w:color="auto"/>
            <w:right w:val="none" w:sz="0" w:space="0" w:color="auto"/>
          </w:divBdr>
        </w:div>
        <w:div w:id="399254901">
          <w:marLeft w:val="640"/>
          <w:marRight w:val="0"/>
          <w:marTop w:val="0"/>
          <w:marBottom w:val="0"/>
          <w:divBdr>
            <w:top w:val="none" w:sz="0" w:space="0" w:color="auto"/>
            <w:left w:val="none" w:sz="0" w:space="0" w:color="auto"/>
            <w:bottom w:val="none" w:sz="0" w:space="0" w:color="auto"/>
            <w:right w:val="none" w:sz="0" w:space="0" w:color="auto"/>
          </w:divBdr>
        </w:div>
        <w:div w:id="671487873">
          <w:marLeft w:val="640"/>
          <w:marRight w:val="0"/>
          <w:marTop w:val="0"/>
          <w:marBottom w:val="0"/>
          <w:divBdr>
            <w:top w:val="none" w:sz="0" w:space="0" w:color="auto"/>
            <w:left w:val="none" w:sz="0" w:space="0" w:color="auto"/>
            <w:bottom w:val="none" w:sz="0" w:space="0" w:color="auto"/>
            <w:right w:val="none" w:sz="0" w:space="0" w:color="auto"/>
          </w:divBdr>
        </w:div>
        <w:div w:id="357508514">
          <w:marLeft w:val="640"/>
          <w:marRight w:val="0"/>
          <w:marTop w:val="0"/>
          <w:marBottom w:val="0"/>
          <w:divBdr>
            <w:top w:val="none" w:sz="0" w:space="0" w:color="auto"/>
            <w:left w:val="none" w:sz="0" w:space="0" w:color="auto"/>
            <w:bottom w:val="none" w:sz="0" w:space="0" w:color="auto"/>
            <w:right w:val="none" w:sz="0" w:space="0" w:color="auto"/>
          </w:divBdr>
        </w:div>
        <w:div w:id="376702937">
          <w:marLeft w:val="640"/>
          <w:marRight w:val="0"/>
          <w:marTop w:val="0"/>
          <w:marBottom w:val="0"/>
          <w:divBdr>
            <w:top w:val="none" w:sz="0" w:space="0" w:color="auto"/>
            <w:left w:val="none" w:sz="0" w:space="0" w:color="auto"/>
            <w:bottom w:val="none" w:sz="0" w:space="0" w:color="auto"/>
            <w:right w:val="none" w:sz="0" w:space="0" w:color="auto"/>
          </w:divBdr>
        </w:div>
        <w:div w:id="132330180">
          <w:marLeft w:val="640"/>
          <w:marRight w:val="0"/>
          <w:marTop w:val="0"/>
          <w:marBottom w:val="0"/>
          <w:divBdr>
            <w:top w:val="none" w:sz="0" w:space="0" w:color="auto"/>
            <w:left w:val="none" w:sz="0" w:space="0" w:color="auto"/>
            <w:bottom w:val="none" w:sz="0" w:space="0" w:color="auto"/>
            <w:right w:val="none" w:sz="0" w:space="0" w:color="auto"/>
          </w:divBdr>
        </w:div>
        <w:div w:id="225456643">
          <w:marLeft w:val="640"/>
          <w:marRight w:val="0"/>
          <w:marTop w:val="0"/>
          <w:marBottom w:val="0"/>
          <w:divBdr>
            <w:top w:val="none" w:sz="0" w:space="0" w:color="auto"/>
            <w:left w:val="none" w:sz="0" w:space="0" w:color="auto"/>
            <w:bottom w:val="none" w:sz="0" w:space="0" w:color="auto"/>
            <w:right w:val="none" w:sz="0" w:space="0" w:color="auto"/>
          </w:divBdr>
        </w:div>
        <w:div w:id="1088427114">
          <w:marLeft w:val="640"/>
          <w:marRight w:val="0"/>
          <w:marTop w:val="0"/>
          <w:marBottom w:val="0"/>
          <w:divBdr>
            <w:top w:val="none" w:sz="0" w:space="0" w:color="auto"/>
            <w:left w:val="none" w:sz="0" w:space="0" w:color="auto"/>
            <w:bottom w:val="none" w:sz="0" w:space="0" w:color="auto"/>
            <w:right w:val="none" w:sz="0" w:space="0" w:color="auto"/>
          </w:divBdr>
        </w:div>
        <w:div w:id="2054307398">
          <w:marLeft w:val="640"/>
          <w:marRight w:val="0"/>
          <w:marTop w:val="0"/>
          <w:marBottom w:val="0"/>
          <w:divBdr>
            <w:top w:val="none" w:sz="0" w:space="0" w:color="auto"/>
            <w:left w:val="none" w:sz="0" w:space="0" w:color="auto"/>
            <w:bottom w:val="none" w:sz="0" w:space="0" w:color="auto"/>
            <w:right w:val="none" w:sz="0" w:space="0" w:color="auto"/>
          </w:divBdr>
        </w:div>
        <w:div w:id="175854190">
          <w:marLeft w:val="640"/>
          <w:marRight w:val="0"/>
          <w:marTop w:val="0"/>
          <w:marBottom w:val="0"/>
          <w:divBdr>
            <w:top w:val="none" w:sz="0" w:space="0" w:color="auto"/>
            <w:left w:val="none" w:sz="0" w:space="0" w:color="auto"/>
            <w:bottom w:val="none" w:sz="0" w:space="0" w:color="auto"/>
            <w:right w:val="none" w:sz="0" w:space="0" w:color="auto"/>
          </w:divBdr>
        </w:div>
        <w:div w:id="2001234438">
          <w:marLeft w:val="640"/>
          <w:marRight w:val="0"/>
          <w:marTop w:val="0"/>
          <w:marBottom w:val="0"/>
          <w:divBdr>
            <w:top w:val="none" w:sz="0" w:space="0" w:color="auto"/>
            <w:left w:val="none" w:sz="0" w:space="0" w:color="auto"/>
            <w:bottom w:val="none" w:sz="0" w:space="0" w:color="auto"/>
            <w:right w:val="none" w:sz="0" w:space="0" w:color="auto"/>
          </w:divBdr>
        </w:div>
        <w:div w:id="1799374136">
          <w:marLeft w:val="640"/>
          <w:marRight w:val="0"/>
          <w:marTop w:val="0"/>
          <w:marBottom w:val="0"/>
          <w:divBdr>
            <w:top w:val="none" w:sz="0" w:space="0" w:color="auto"/>
            <w:left w:val="none" w:sz="0" w:space="0" w:color="auto"/>
            <w:bottom w:val="none" w:sz="0" w:space="0" w:color="auto"/>
            <w:right w:val="none" w:sz="0" w:space="0" w:color="auto"/>
          </w:divBdr>
        </w:div>
        <w:div w:id="394858100">
          <w:marLeft w:val="640"/>
          <w:marRight w:val="0"/>
          <w:marTop w:val="0"/>
          <w:marBottom w:val="0"/>
          <w:divBdr>
            <w:top w:val="none" w:sz="0" w:space="0" w:color="auto"/>
            <w:left w:val="none" w:sz="0" w:space="0" w:color="auto"/>
            <w:bottom w:val="none" w:sz="0" w:space="0" w:color="auto"/>
            <w:right w:val="none" w:sz="0" w:space="0" w:color="auto"/>
          </w:divBdr>
        </w:div>
        <w:div w:id="1765035095">
          <w:marLeft w:val="640"/>
          <w:marRight w:val="0"/>
          <w:marTop w:val="0"/>
          <w:marBottom w:val="0"/>
          <w:divBdr>
            <w:top w:val="none" w:sz="0" w:space="0" w:color="auto"/>
            <w:left w:val="none" w:sz="0" w:space="0" w:color="auto"/>
            <w:bottom w:val="none" w:sz="0" w:space="0" w:color="auto"/>
            <w:right w:val="none" w:sz="0" w:space="0" w:color="auto"/>
          </w:divBdr>
        </w:div>
        <w:div w:id="638992653">
          <w:marLeft w:val="640"/>
          <w:marRight w:val="0"/>
          <w:marTop w:val="0"/>
          <w:marBottom w:val="0"/>
          <w:divBdr>
            <w:top w:val="none" w:sz="0" w:space="0" w:color="auto"/>
            <w:left w:val="none" w:sz="0" w:space="0" w:color="auto"/>
            <w:bottom w:val="none" w:sz="0" w:space="0" w:color="auto"/>
            <w:right w:val="none" w:sz="0" w:space="0" w:color="auto"/>
          </w:divBdr>
        </w:div>
        <w:div w:id="740566656">
          <w:marLeft w:val="640"/>
          <w:marRight w:val="0"/>
          <w:marTop w:val="0"/>
          <w:marBottom w:val="0"/>
          <w:divBdr>
            <w:top w:val="none" w:sz="0" w:space="0" w:color="auto"/>
            <w:left w:val="none" w:sz="0" w:space="0" w:color="auto"/>
            <w:bottom w:val="none" w:sz="0" w:space="0" w:color="auto"/>
            <w:right w:val="none" w:sz="0" w:space="0" w:color="auto"/>
          </w:divBdr>
        </w:div>
        <w:div w:id="1341934966">
          <w:marLeft w:val="640"/>
          <w:marRight w:val="0"/>
          <w:marTop w:val="0"/>
          <w:marBottom w:val="0"/>
          <w:divBdr>
            <w:top w:val="none" w:sz="0" w:space="0" w:color="auto"/>
            <w:left w:val="none" w:sz="0" w:space="0" w:color="auto"/>
            <w:bottom w:val="none" w:sz="0" w:space="0" w:color="auto"/>
            <w:right w:val="none" w:sz="0" w:space="0" w:color="auto"/>
          </w:divBdr>
        </w:div>
        <w:div w:id="313067197">
          <w:marLeft w:val="640"/>
          <w:marRight w:val="0"/>
          <w:marTop w:val="0"/>
          <w:marBottom w:val="0"/>
          <w:divBdr>
            <w:top w:val="none" w:sz="0" w:space="0" w:color="auto"/>
            <w:left w:val="none" w:sz="0" w:space="0" w:color="auto"/>
            <w:bottom w:val="none" w:sz="0" w:space="0" w:color="auto"/>
            <w:right w:val="none" w:sz="0" w:space="0" w:color="auto"/>
          </w:divBdr>
        </w:div>
        <w:div w:id="1983000657">
          <w:marLeft w:val="640"/>
          <w:marRight w:val="0"/>
          <w:marTop w:val="0"/>
          <w:marBottom w:val="0"/>
          <w:divBdr>
            <w:top w:val="none" w:sz="0" w:space="0" w:color="auto"/>
            <w:left w:val="none" w:sz="0" w:space="0" w:color="auto"/>
            <w:bottom w:val="none" w:sz="0" w:space="0" w:color="auto"/>
            <w:right w:val="none" w:sz="0" w:space="0" w:color="auto"/>
          </w:divBdr>
        </w:div>
        <w:div w:id="2037925661">
          <w:marLeft w:val="640"/>
          <w:marRight w:val="0"/>
          <w:marTop w:val="0"/>
          <w:marBottom w:val="0"/>
          <w:divBdr>
            <w:top w:val="none" w:sz="0" w:space="0" w:color="auto"/>
            <w:left w:val="none" w:sz="0" w:space="0" w:color="auto"/>
            <w:bottom w:val="none" w:sz="0" w:space="0" w:color="auto"/>
            <w:right w:val="none" w:sz="0" w:space="0" w:color="auto"/>
          </w:divBdr>
        </w:div>
        <w:div w:id="1918124091">
          <w:marLeft w:val="640"/>
          <w:marRight w:val="0"/>
          <w:marTop w:val="0"/>
          <w:marBottom w:val="0"/>
          <w:divBdr>
            <w:top w:val="none" w:sz="0" w:space="0" w:color="auto"/>
            <w:left w:val="none" w:sz="0" w:space="0" w:color="auto"/>
            <w:bottom w:val="none" w:sz="0" w:space="0" w:color="auto"/>
            <w:right w:val="none" w:sz="0" w:space="0" w:color="auto"/>
          </w:divBdr>
        </w:div>
        <w:div w:id="315379820">
          <w:marLeft w:val="640"/>
          <w:marRight w:val="0"/>
          <w:marTop w:val="0"/>
          <w:marBottom w:val="0"/>
          <w:divBdr>
            <w:top w:val="none" w:sz="0" w:space="0" w:color="auto"/>
            <w:left w:val="none" w:sz="0" w:space="0" w:color="auto"/>
            <w:bottom w:val="none" w:sz="0" w:space="0" w:color="auto"/>
            <w:right w:val="none" w:sz="0" w:space="0" w:color="auto"/>
          </w:divBdr>
        </w:div>
        <w:div w:id="1445274574">
          <w:marLeft w:val="640"/>
          <w:marRight w:val="0"/>
          <w:marTop w:val="0"/>
          <w:marBottom w:val="0"/>
          <w:divBdr>
            <w:top w:val="none" w:sz="0" w:space="0" w:color="auto"/>
            <w:left w:val="none" w:sz="0" w:space="0" w:color="auto"/>
            <w:bottom w:val="none" w:sz="0" w:space="0" w:color="auto"/>
            <w:right w:val="none" w:sz="0" w:space="0" w:color="auto"/>
          </w:divBdr>
        </w:div>
        <w:div w:id="149057038">
          <w:marLeft w:val="640"/>
          <w:marRight w:val="0"/>
          <w:marTop w:val="0"/>
          <w:marBottom w:val="0"/>
          <w:divBdr>
            <w:top w:val="none" w:sz="0" w:space="0" w:color="auto"/>
            <w:left w:val="none" w:sz="0" w:space="0" w:color="auto"/>
            <w:bottom w:val="none" w:sz="0" w:space="0" w:color="auto"/>
            <w:right w:val="none" w:sz="0" w:space="0" w:color="auto"/>
          </w:divBdr>
        </w:div>
        <w:div w:id="1350251182">
          <w:marLeft w:val="640"/>
          <w:marRight w:val="0"/>
          <w:marTop w:val="0"/>
          <w:marBottom w:val="0"/>
          <w:divBdr>
            <w:top w:val="none" w:sz="0" w:space="0" w:color="auto"/>
            <w:left w:val="none" w:sz="0" w:space="0" w:color="auto"/>
            <w:bottom w:val="none" w:sz="0" w:space="0" w:color="auto"/>
            <w:right w:val="none" w:sz="0" w:space="0" w:color="auto"/>
          </w:divBdr>
        </w:div>
        <w:div w:id="159977380">
          <w:marLeft w:val="640"/>
          <w:marRight w:val="0"/>
          <w:marTop w:val="0"/>
          <w:marBottom w:val="0"/>
          <w:divBdr>
            <w:top w:val="none" w:sz="0" w:space="0" w:color="auto"/>
            <w:left w:val="none" w:sz="0" w:space="0" w:color="auto"/>
            <w:bottom w:val="none" w:sz="0" w:space="0" w:color="auto"/>
            <w:right w:val="none" w:sz="0" w:space="0" w:color="auto"/>
          </w:divBdr>
        </w:div>
        <w:div w:id="470245109">
          <w:marLeft w:val="640"/>
          <w:marRight w:val="0"/>
          <w:marTop w:val="0"/>
          <w:marBottom w:val="0"/>
          <w:divBdr>
            <w:top w:val="none" w:sz="0" w:space="0" w:color="auto"/>
            <w:left w:val="none" w:sz="0" w:space="0" w:color="auto"/>
            <w:bottom w:val="none" w:sz="0" w:space="0" w:color="auto"/>
            <w:right w:val="none" w:sz="0" w:space="0" w:color="auto"/>
          </w:divBdr>
        </w:div>
        <w:div w:id="1519196585">
          <w:marLeft w:val="640"/>
          <w:marRight w:val="0"/>
          <w:marTop w:val="0"/>
          <w:marBottom w:val="0"/>
          <w:divBdr>
            <w:top w:val="none" w:sz="0" w:space="0" w:color="auto"/>
            <w:left w:val="none" w:sz="0" w:space="0" w:color="auto"/>
            <w:bottom w:val="none" w:sz="0" w:space="0" w:color="auto"/>
            <w:right w:val="none" w:sz="0" w:space="0" w:color="auto"/>
          </w:divBdr>
        </w:div>
        <w:div w:id="1313372025">
          <w:marLeft w:val="640"/>
          <w:marRight w:val="0"/>
          <w:marTop w:val="0"/>
          <w:marBottom w:val="0"/>
          <w:divBdr>
            <w:top w:val="none" w:sz="0" w:space="0" w:color="auto"/>
            <w:left w:val="none" w:sz="0" w:space="0" w:color="auto"/>
            <w:bottom w:val="none" w:sz="0" w:space="0" w:color="auto"/>
            <w:right w:val="none" w:sz="0" w:space="0" w:color="auto"/>
          </w:divBdr>
        </w:div>
        <w:div w:id="445779100">
          <w:marLeft w:val="640"/>
          <w:marRight w:val="0"/>
          <w:marTop w:val="0"/>
          <w:marBottom w:val="0"/>
          <w:divBdr>
            <w:top w:val="none" w:sz="0" w:space="0" w:color="auto"/>
            <w:left w:val="none" w:sz="0" w:space="0" w:color="auto"/>
            <w:bottom w:val="none" w:sz="0" w:space="0" w:color="auto"/>
            <w:right w:val="none" w:sz="0" w:space="0" w:color="auto"/>
          </w:divBdr>
        </w:div>
        <w:div w:id="18051626">
          <w:marLeft w:val="640"/>
          <w:marRight w:val="0"/>
          <w:marTop w:val="0"/>
          <w:marBottom w:val="0"/>
          <w:divBdr>
            <w:top w:val="none" w:sz="0" w:space="0" w:color="auto"/>
            <w:left w:val="none" w:sz="0" w:space="0" w:color="auto"/>
            <w:bottom w:val="none" w:sz="0" w:space="0" w:color="auto"/>
            <w:right w:val="none" w:sz="0" w:space="0" w:color="auto"/>
          </w:divBdr>
        </w:div>
        <w:div w:id="375010128">
          <w:marLeft w:val="640"/>
          <w:marRight w:val="0"/>
          <w:marTop w:val="0"/>
          <w:marBottom w:val="0"/>
          <w:divBdr>
            <w:top w:val="none" w:sz="0" w:space="0" w:color="auto"/>
            <w:left w:val="none" w:sz="0" w:space="0" w:color="auto"/>
            <w:bottom w:val="none" w:sz="0" w:space="0" w:color="auto"/>
            <w:right w:val="none" w:sz="0" w:space="0" w:color="auto"/>
          </w:divBdr>
        </w:div>
        <w:div w:id="1616978624">
          <w:marLeft w:val="640"/>
          <w:marRight w:val="0"/>
          <w:marTop w:val="0"/>
          <w:marBottom w:val="0"/>
          <w:divBdr>
            <w:top w:val="none" w:sz="0" w:space="0" w:color="auto"/>
            <w:left w:val="none" w:sz="0" w:space="0" w:color="auto"/>
            <w:bottom w:val="none" w:sz="0" w:space="0" w:color="auto"/>
            <w:right w:val="none" w:sz="0" w:space="0" w:color="auto"/>
          </w:divBdr>
        </w:div>
        <w:div w:id="231241501">
          <w:marLeft w:val="640"/>
          <w:marRight w:val="0"/>
          <w:marTop w:val="0"/>
          <w:marBottom w:val="0"/>
          <w:divBdr>
            <w:top w:val="none" w:sz="0" w:space="0" w:color="auto"/>
            <w:left w:val="none" w:sz="0" w:space="0" w:color="auto"/>
            <w:bottom w:val="none" w:sz="0" w:space="0" w:color="auto"/>
            <w:right w:val="none" w:sz="0" w:space="0" w:color="auto"/>
          </w:divBdr>
        </w:div>
        <w:div w:id="668826846">
          <w:marLeft w:val="640"/>
          <w:marRight w:val="0"/>
          <w:marTop w:val="0"/>
          <w:marBottom w:val="0"/>
          <w:divBdr>
            <w:top w:val="none" w:sz="0" w:space="0" w:color="auto"/>
            <w:left w:val="none" w:sz="0" w:space="0" w:color="auto"/>
            <w:bottom w:val="none" w:sz="0" w:space="0" w:color="auto"/>
            <w:right w:val="none" w:sz="0" w:space="0" w:color="auto"/>
          </w:divBdr>
        </w:div>
        <w:div w:id="1461875796">
          <w:marLeft w:val="640"/>
          <w:marRight w:val="0"/>
          <w:marTop w:val="0"/>
          <w:marBottom w:val="0"/>
          <w:divBdr>
            <w:top w:val="none" w:sz="0" w:space="0" w:color="auto"/>
            <w:left w:val="none" w:sz="0" w:space="0" w:color="auto"/>
            <w:bottom w:val="none" w:sz="0" w:space="0" w:color="auto"/>
            <w:right w:val="none" w:sz="0" w:space="0" w:color="auto"/>
          </w:divBdr>
        </w:div>
        <w:div w:id="1343431508">
          <w:marLeft w:val="640"/>
          <w:marRight w:val="0"/>
          <w:marTop w:val="0"/>
          <w:marBottom w:val="0"/>
          <w:divBdr>
            <w:top w:val="none" w:sz="0" w:space="0" w:color="auto"/>
            <w:left w:val="none" w:sz="0" w:space="0" w:color="auto"/>
            <w:bottom w:val="none" w:sz="0" w:space="0" w:color="auto"/>
            <w:right w:val="none" w:sz="0" w:space="0" w:color="auto"/>
          </w:divBdr>
        </w:div>
        <w:div w:id="1780177848">
          <w:marLeft w:val="640"/>
          <w:marRight w:val="0"/>
          <w:marTop w:val="0"/>
          <w:marBottom w:val="0"/>
          <w:divBdr>
            <w:top w:val="none" w:sz="0" w:space="0" w:color="auto"/>
            <w:left w:val="none" w:sz="0" w:space="0" w:color="auto"/>
            <w:bottom w:val="none" w:sz="0" w:space="0" w:color="auto"/>
            <w:right w:val="none" w:sz="0" w:space="0" w:color="auto"/>
          </w:divBdr>
        </w:div>
        <w:div w:id="692658814">
          <w:marLeft w:val="640"/>
          <w:marRight w:val="0"/>
          <w:marTop w:val="0"/>
          <w:marBottom w:val="0"/>
          <w:divBdr>
            <w:top w:val="none" w:sz="0" w:space="0" w:color="auto"/>
            <w:left w:val="none" w:sz="0" w:space="0" w:color="auto"/>
            <w:bottom w:val="none" w:sz="0" w:space="0" w:color="auto"/>
            <w:right w:val="none" w:sz="0" w:space="0" w:color="auto"/>
          </w:divBdr>
        </w:div>
        <w:div w:id="2134012466">
          <w:marLeft w:val="640"/>
          <w:marRight w:val="0"/>
          <w:marTop w:val="0"/>
          <w:marBottom w:val="0"/>
          <w:divBdr>
            <w:top w:val="none" w:sz="0" w:space="0" w:color="auto"/>
            <w:left w:val="none" w:sz="0" w:space="0" w:color="auto"/>
            <w:bottom w:val="none" w:sz="0" w:space="0" w:color="auto"/>
            <w:right w:val="none" w:sz="0" w:space="0" w:color="auto"/>
          </w:divBdr>
        </w:div>
        <w:div w:id="1580165279">
          <w:marLeft w:val="640"/>
          <w:marRight w:val="0"/>
          <w:marTop w:val="0"/>
          <w:marBottom w:val="0"/>
          <w:divBdr>
            <w:top w:val="none" w:sz="0" w:space="0" w:color="auto"/>
            <w:left w:val="none" w:sz="0" w:space="0" w:color="auto"/>
            <w:bottom w:val="none" w:sz="0" w:space="0" w:color="auto"/>
            <w:right w:val="none" w:sz="0" w:space="0" w:color="auto"/>
          </w:divBdr>
        </w:div>
        <w:div w:id="110516730">
          <w:marLeft w:val="640"/>
          <w:marRight w:val="0"/>
          <w:marTop w:val="0"/>
          <w:marBottom w:val="0"/>
          <w:divBdr>
            <w:top w:val="none" w:sz="0" w:space="0" w:color="auto"/>
            <w:left w:val="none" w:sz="0" w:space="0" w:color="auto"/>
            <w:bottom w:val="none" w:sz="0" w:space="0" w:color="auto"/>
            <w:right w:val="none" w:sz="0" w:space="0" w:color="auto"/>
          </w:divBdr>
        </w:div>
        <w:div w:id="1137255799">
          <w:marLeft w:val="640"/>
          <w:marRight w:val="0"/>
          <w:marTop w:val="0"/>
          <w:marBottom w:val="0"/>
          <w:divBdr>
            <w:top w:val="none" w:sz="0" w:space="0" w:color="auto"/>
            <w:left w:val="none" w:sz="0" w:space="0" w:color="auto"/>
            <w:bottom w:val="none" w:sz="0" w:space="0" w:color="auto"/>
            <w:right w:val="none" w:sz="0" w:space="0" w:color="auto"/>
          </w:divBdr>
        </w:div>
        <w:div w:id="212624268">
          <w:marLeft w:val="640"/>
          <w:marRight w:val="0"/>
          <w:marTop w:val="0"/>
          <w:marBottom w:val="0"/>
          <w:divBdr>
            <w:top w:val="none" w:sz="0" w:space="0" w:color="auto"/>
            <w:left w:val="none" w:sz="0" w:space="0" w:color="auto"/>
            <w:bottom w:val="none" w:sz="0" w:space="0" w:color="auto"/>
            <w:right w:val="none" w:sz="0" w:space="0" w:color="auto"/>
          </w:divBdr>
        </w:div>
        <w:div w:id="1360862516">
          <w:marLeft w:val="640"/>
          <w:marRight w:val="0"/>
          <w:marTop w:val="0"/>
          <w:marBottom w:val="0"/>
          <w:divBdr>
            <w:top w:val="none" w:sz="0" w:space="0" w:color="auto"/>
            <w:left w:val="none" w:sz="0" w:space="0" w:color="auto"/>
            <w:bottom w:val="none" w:sz="0" w:space="0" w:color="auto"/>
            <w:right w:val="none" w:sz="0" w:space="0" w:color="auto"/>
          </w:divBdr>
        </w:div>
        <w:div w:id="1627156253">
          <w:marLeft w:val="640"/>
          <w:marRight w:val="0"/>
          <w:marTop w:val="0"/>
          <w:marBottom w:val="0"/>
          <w:divBdr>
            <w:top w:val="none" w:sz="0" w:space="0" w:color="auto"/>
            <w:left w:val="none" w:sz="0" w:space="0" w:color="auto"/>
            <w:bottom w:val="none" w:sz="0" w:space="0" w:color="auto"/>
            <w:right w:val="none" w:sz="0" w:space="0" w:color="auto"/>
          </w:divBdr>
        </w:div>
      </w:divsChild>
    </w:div>
    <w:div w:id="159975983">
      <w:marLeft w:val="480"/>
      <w:marRight w:val="0"/>
      <w:marTop w:val="0"/>
      <w:marBottom w:val="0"/>
      <w:divBdr>
        <w:top w:val="none" w:sz="0" w:space="0" w:color="auto"/>
        <w:left w:val="none" w:sz="0" w:space="0" w:color="auto"/>
        <w:bottom w:val="none" w:sz="0" w:space="0" w:color="auto"/>
        <w:right w:val="none" w:sz="0" w:space="0" w:color="auto"/>
      </w:divBdr>
    </w:div>
    <w:div w:id="160242532">
      <w:marLeft w:val="480"/>
      <w:marRight w:val="0"/>
      <w:marTop w:val="0"/>
      <w:marBottom w:val="0"/>
      <w:divBdr>
        <w:top w:val="none" w:sz="0" w:space="0" w:color="auto"/>
        <w:left w:val="none" w:sz="0" w:space="0" w:color="auto"/>
        <w:bottom w:val="none" w:sz="0" w:space="0" w:color="auto"/>
        <w:right w:val="none" w:sz="0" w:space="0" w:color="auto"/>
      </w:divBdr>
    </w:div>
    <w:div w:id="160782011">
      <w:bodyDiv w:val="1"/>
      <w:marLeft w:val="0"/>
      <w:marRight w:val="0"/>
      <w:marTop w:val="0"/>
      <w:marBottom w:val="0"/>
      <w:divBdr>
        <w:top w:val="none" w:sz="0" w:space="0" w:color="auto"/>
        <w:left w:val="none" w:sz="0" w:space="0" w:color="auto"/>
        <w:bottom w:val="none" w:sz="0" w:space="0" w:color="auto"/>
        <w:right w:val="none" w:sz="0" w:space="0" w:color="auto"/>
      </w:divBdr>
      <w:divsChild>
        <w:div w:id="119997326">
          <w:marLeft w:val="480"/>
          <w:marRight w:val="0"/>
          <w:marTop w:val="0"/>
          <w:marBottom w:val="0"/>
          <w:divBdr>
            <w:top w:val="none" w:sz="0" w:space="0" w:color="auto"/>
            <w:left w:val="none" w:sz="0" w:space="0" w:color="auto"/>
            <w:bottom w:val="none" w:sz="0" w:space="0" w:color="auto"/>
            <w:right w:val="none" w:sz="0" w:space="0" w:color="auto"/>
          </w:divBdr>
        </w:div>
        <w:div w:id="202866530">
          <w:marLeft w:val="480"/>
          <w:marRight w:val="0"/>
          <w:marTop w:val="0"/>
          <w:marBottom w:val="0"/>
          <w:divBdr>
            <w:top w:val="none" w:sz="0" w:space="0" w:color="auto"/>
            <w:left w:val="none" w:sz="0" w:space="0" w:color="auto"/>
            <w:bottom w:val="none" w:sz="0" w:space="0" w:color="auto"/>
            <w:right w:val="none" w:sz="0" w:space="0" w:color="auto"/>
          </w:divBdr>
        </w:div>
        <w:div w:id="203493445">
          <w:marLeft w:val="480"/>
          <w:marRight w:val="0"/>
          <w:marTop w:val="0"/>
          <w:marBottom w:val="0"/>
          <w:divBdr>
            <w:top w:val="none" w:sz="0" w:space="0" w:color="auto"/>
            <w:left w:val="none" w:sz="0" w:space="0" w:color="auto"/>
            <w:bottom w:val="none" w:sz="0" w:space="0" w:color="auto"/>
            <w:right w:val="none" w:sz="0" w:space="0" w:color="auto"/>
          </w:divBdr>
        </w:div>
        <w:div w:id="211770355">
          <w:marLeft w:val="480"/>
          <w:marRight w:val="0"/>
          <w:marTop w:val="0"/>
          <w:marBottom w:val="0"/>
          <w:divBdr>
            <w:top w:val="none" w:sz="0" w:space="0" w:color="auto"/>
            <w:left w:val="none" w:sz="0" w:space="0" w:color="auto"/>
            <w:bottom w:val="none" w:sz="0" w:space="0" w:color="auto"/>
            <w:right w:val="none" w:sz="0" w:space="0" w:color="auto"/>
          </w:divBdr>
        </w:div>
        <w:div w:id="469788099">
          <w:marLeft w:val="480"/>
          <w:marRight w:val="0"/>
          <w:marTop w:val="0"/>
          <w:marBottom w:val="0"/>
          <w:divBdr>
            <w:top w:val="none" w:sz="0" w:space="0" w:color="auto"/>
            <w:left w:val="none" w:sz="0" w:space="0" w:color="auto"/>
            <w:bottom w:val="none" w:sz="0" w:space="0" w:color="auto"/>
            <w:right w:val="none" w:sz="0" w:space="0" w:color="auto"/>
          </w:divBdr>
        </w:div>
        <w:div w:id="572812041">
          <w:marLeft w:val="480"/>
          <w:marRight w:val="0"/>
          <w:marTop w:val="0"/>
          <w:marBottom w:val="0"/>
          <w:divBdr>
            <w:top w:val="none" w:sz="0" w:space="0" w:color="auto"/>
            <w:left w:val="none" w:sz="0" w:space="0" w:color="auto"/>
            <w:bottom w:val="none" w:sz="0" w:space="0" w:color="auto"/>
            <w:right w:val="none" w:sz="0" w:space="0" w:color="auto"/>
          </w:divBdr>
        </w:div>
        <w:div w:id="1044141144">
          <w:marLeft w:val="480"/>
          <w:marRight w:val="0"/>
          <w:marTop w:val="0"/>
          <w:marBottom w:val="0"/>
          <w:divBdr>
            <w:top w:val="none" w:sz="0" w:space="0" w:color="auto"/>
            <w:left w:val="none" w:sz="0" w:space="0" w:color="auto"/>
            <w:bottom w:val="none" w:sz="0" w:space="0" w:color="auto"/>
            <w:right w:val="none" w:sz="0" w:space="0" w:color="auto"/>
          </w:divBdr>
        </w:div>
        <w:div w:id="1512375921">
          <w:marLeft w:val="480"/>
          <w:marRight w:val="0"/>
          <w:marTop w:val="0"/>
          <w:marBottom w:val="0"/>
          <w:divBdr>
            <w:top w:val="none" w:sz="0" w:space="0" w:color="auto"/>
            <w:left w:val="none" w:sz="0" w:space="0" w:color="auto"/>
            <w:bottom w:val="none" w:sz="0" w:space="0" w:color="auto"/>
            <w:right w:val="none" w:sz="0" w:space="0" w:color="auto"/>
          </w:divBdr>
        </w:div>
        <w:div w:id="1531532951">
          <w:marLeft w:val="480"/>
          <w:marRight w:val="0"/>
          <w:marTop w:val="0"/>
          <w:marBottom w:val="0"/>
          <w:divBdr>
            <w:top w:val="none" w:sz="0" w:space="0" w:color="auto"/>
            <w:left w:val="none" w:sz="0" w:space="0" w:color="auto"/>
            <w:bottom w:val="none" w:sz="0" w:space="0" w:color="auto"/>
            <w:right w:val="none" w:sz="0" w:space="0" w:color="auto"/>
          </w:divBdr>
        </w:div>
        <w:div w:id="1552884246">
          <w:marLeft w:val="480"/>
          <w:marRight w:val="0"/>
          <w:marTop w:val="0"/>
          <w:marBottom w:val="0"/>
          <w:divBdr>
            <w:top w:val="none" w:sz="0" w:space="0" w:color="auto"/>
            <w:left w:val="none" w:sz="0" w:space="0" w:color="auto"/>
            <w:bottom w:val="none" w:sz="0" w:space="0" w:color="auto"/>
            <w:right w:val="none" w:sz="0" w:space="0" w:color="auto"/>
          </w:divBdr>
        </w:div>
        <w:div w:id="1678268426">
          <w:marLeft w:val="480"/>
          <w:marRight w:val="0"/>
          <w:marTop w:val="0"/>
          <w:marBottom w:val="0"/>
          <w:divBdr>
            <w:top w:val="none" w:sz="0" w:space="0" w:color="auto"/>
            <w:left w:val="none" w:sz="0" w:space="0" w:color="auto"/>
            <w:bottom w:val="none" w:sz="0" w:space="0" w:color="auto"/>
            <w:right w:val="none" w:sz="0" w:space="0" w:color="auto"/>
          </w:divBdr>
        </w:div>
        <w:div w:id="1983655554">
          <w:marLeft w:val="480"/>
          <w:marRight w:val="0"/>
          <w:marTop w:val="0"/>
          <w:marBottom w:val="0"/>
          <w:divBdr>
            <w:top w:val="none" w:sz="0" w:space="0" w:color="auto"/>
            <w:left w:val="none" w:sz="0" w:space="0" w:color="auto"/>
            <w:bottom w:val="none" w:sz="0" w:space="0" w:color="auto"/>
            <w:right w:val="none" w:sz="0" w:space="0" w:color="auto"/>
          </w:divBdr>
        </w:div>
        <w:div w:id="2088914895">
          <w:marLeft w:val="480"/>
          <w:marRight w:val="0"/>
          <w:marTop w:val="0"/>
          <w:marBottom w:val="0"/>
          <w:divBdr>
            <w:top w:val="none" w:sz="0" w:space="0" w:color="auto"/>
            <w:left w:val="none" w:sz="0" w:space="0" w:color="auto"/>
            <w:bottom w:val="none" w:sz="0" w:space="0" w:color="auto"/>
            <w:right w:val="none" w:sz="0" w:space="0" w:color="auto"/>
          </w:divBdr>
        </w:div>
      </w:divsChild>
    </w:div>
    <w:div w:id="161042672">
      <w:bodyDiv w:val="1"/>
      <w:marLeft w:val="0"/>
      <w:marRight w:val="0"/>
      <w:marTop w:val="0"/>
      <w:marBottom w:val="0"/>
      <w:divBdr>
        <w:top w:val="none" w:sz="0" w:space="0" w:color="auto"/>
        <w:left w:val="none" w:sz="0" w:space="0" w:color="auto"/>
        <w:bottom w:val="none" w:sz="0" w:space="0" w:color="auto"/>
        <w:right w:val="none" w:sz="0" w:space="0" w:color="auto"/>
      </w:divBdr>
    </w:div>
    <w:div w:id="161939517">
      <w:marLeft w:val="480"/>
      <w:marRight w:val="0"/>
      <w:marTop w:val="0"/>
      <w:marBottom w:val="0"/>
      <w:divBdr>
        <w:top w:val="none" w:sz="0" w:space="0" w:color="auto"/>
        <w:left w:val="none" w:sz="0" w:space="0" w:color="auto"/>
        <w:bottom w:val="none" w:sz="0" w:space="0" w:color="auto"/>
        <w:right w:val="none" w:sz="0" w:space="0" w:color="auto"/>
      </w:divBdr>
    </w:div>
    <w:div w:id="162403327">
      <w:marLeft w:val="640"/>
      <w:marRight w:val="0"/>
      <w:marTop w:val="0"/>
      <w:marBottom w:val="0"/>
      <w:divBdr>
        <w:top w:val="none" w:sz="0" w:space="0" w:color="auto"/>
        <w:left w:val="none" w:sz="0" w:space="0" w:color="auto"/>
        <w:bottom w:val="none" w:sz="0" w:space="0" w:color="auto"/>
        <w:right w:val="none" w:sz="0" w:space="0" w:color="auto"/>
      </w:divBdr>
    </w:div>
    <w:div w:id="162741196">
      <w:marLeft w:val="480"/>
      <w:marRight w:val="0"/>
      <w:marTop w:val="0"/>
      <w:marBottom w:val="0"/>
      <w:divBdr>
        <w:top w:val="none" w:sz="0" w:space="0" w:color="auto"/>
        <w:left w:val="none" w:sz="0" w:space="0" w:color="auto"/>
        <w:bottom w:val="none" w:sz="0" w:space="0" w:color="auto"/>
        <w:right w:val="none" w:sz="0" w:space="0" w:color="auto"/>
      </w:divBdr>
    </w:div>
    <w:div w:id="163054970">
      <w:bodyDiv w:val="1"/>
      <w:marLeft w:val="0"/>
      <w:marRight w:val="0"/>
      <w:marTop w:val="0"/>
      <w:marBottom w:val="0"/>
      <w:divBdr>
        <w:top w:val="none" w:sz="0" w:space="0" w:color="auto"/>
        <w:left w:val="none" w:sz="0" w:space="0" w:color="auto"/>
        <w:bottom w:val="none" w:sz="0" w:space="0" w:color="auto"/>
        <w:right w:val="none" w:sz="0" w:space="0" w:color="auto"/>
      </w:divBdr>
      <w:divsChild>
        <w:div w:id="131293116">
          <w:marLeft w:val="480"/>
          <w:marRight w:val="0"/>
          <w:marTop w:val="0"/>
          <w:marBottom w:val="0"/>
          <w:divBdr>
            <w:top w:val="none" w:sz="0" w:space="0" w:color="auto"/>
            <w:left w:val="none" w:sz="0" w:space="0" w:color="auto"/>
            <w:bottom w:val="none" w:sz="0" w:space="0" w:color="auto"/>
            <w:right w:val="none" w:sz="0" w:space="0" w:color="auto"/>
          </w:divBdr>
        </w:div>
        <w:div w:id="146752389">
          <w:marLeft w:val="480"/>
          <w:marRight w:val="0"/>
          <w:marTop w:val="0"/>
          <w:marBottom w:val="0"/>
          <w:divBdr>
            <w:top w:val="none" w:sz="0" w:space="0" w:color="auto"/>
            <w:left w:val="none" w:sz="0" w:space="0" w:color="auto"/>
            <w:bottom w:val="none" w:sz="0" w:space="0" w:color="auto"/>
            <w:right w:val="none" w:sz="0" w:space="0" w:color="auto"/>
          </w:divBdr>
        </w:div>
        <w:div w:id="275871335">
          <w:marLeft w:val="480"/>
          <w:marRight w:val="0"/>
          <w:marTop w:val="0"/>
          <w:marBottom w:val="0"/>
          <w:divBdr>
            <w:top w:val="none" w:sz="0" w:space="0" w:color="auto"/>
            <w:left w:val="none" w:sz="0" w:space="0" w:color="auto"/>
            <w:bottom w:val="none" w:sz="0" w:space="0" w:color="auto"/>
            <w:right w:val="none" w:sz="0" w:space="0" w:color="auto"/>
          </w:divBdr>
        </w:div>
        <w:div w:id="403843814">
          <w:marLeft w:val="480"/>
          <w:marRight w:val="0"/>
          <w:marTop w:val="0"/>
          <w:marBottom w:val="0"/>
          <w:divBdr>
            <w:top w:val="none" w:sz="0" w:space="0" w:color="auto"/>
            <w:left w:val="none" w:sz="0" w:space="0" w:color="auto"/>
            <w:bottom w:val="none" w:sz="0" w:space="0" w:color="auto"/>
            <w:right w:val="none" w:sz="0" w:space="0" w:color="auto"/>
          </w:divBdr>
        </w:div>
        <w:div w:id="444692920">
          <w:marLeft w:val="480"/>
          <w:marRight w:val="0"/>
          <w:marTop w:val="0"/>
          <w:marBottom w:val="0"/>
          <w:divBdr>
            <w:top w:val="none" w:sz="0" w:space="0" w:color="auto"/>
            <w:left w:val="none" w:sz="0" w:space="0" w:color="auto"/>
            <w:bottom w:val="none" w:sz="0" w:space="0" w:color="auto"/>
            <w:right w:val="none" w:sz="0" w:space="0" w:color="auto"/>
          </w:divBdr>
        </w:div>
        <w:div w:id="463088601">
          <w:marLeft w:val="480"/>
          <w:marRight w:val="0"/>
          <w:marTop w:val="0"/>
          <w:marBottom w:val="0"/>
          <w:divBdr>
            <w:top w:val="none" w:sz="0" w:space="0" w:color="auto"/>
            <w:left w:val="none" w:sz="0" w:space="0" w:color="auto"/>
            <w:bottom w:val="none" w:sz="0" w:space="0" w:color="auto"/>
            <w:right w:val="none" w:sz="0" w:space="0" w:color="auto"/>
          </w:divBdr>
        </w:div>
        <w:div w:id="637418553">
          <w:marLeft w:val="480"/>
          <w:marRight w:val="0"/>
          <w:marTop w:val="0"/>
          <w:marBottom w:val="0"/>
          <w:divBdr>
            <w:top w:val="none" w:sz="0" w:space="0" w:color="auto"/>
            <w:left w:val="none" w:sz="0" w:space="0" w:color="auto"/>
            <w:bottom w:val="none" w:sz="0" w:space="0" w:color="auto"/>
            <w:right w:val="none" w:sz="0" w:space="0" w:color="auto"/>
          </w:divBdr>
        </w:div>
        <w:div w:id="694888294">
          <w:marLeft w:val="480"/>
          <w:marRight w:val="0"/>
          <w:marTop w:val="0"/>
          <w:marBottom w:val="0"/>
          <w:divBdr>
            <w:top w:val="none" w:sz="0" w:space="0" w:color="auto"/>
            <w:left w:val="none" w:sz="0" w:space="0" w:color="auto"/>
            <w:bottom w:val="none" w:sz="0" w:space="0" w:color="auto"/>
            <w:right w:val="none" w:sz="0" w:space="0" w:color="auto"/>
          </w:divBdr>
        </w:div>
        <w:div w:id="759326250">
          <w:marLeft w:val="480"/>
          <w:marRight w:val="0"/>
          <w:marTop w:val="0"/>
          <w:marBottom w:val="0"/>
          <w:divBdr>
            <w:top w:val="none" w:sz="0" w:space="0" w:color="auto"/>
            <w:left w:val="none" w:sz="0" w:space="0" w:color="auto"/>
            <w:bottom w:val="none" w:sz="0" w:space="0" w:color="auto"/>
            <w:right w:val="none" w:sz="0" w:space="0" w:color="auto"/>
          </w:divBdr>
        </w:div>
        <w:div w:id="831261274">
          <w:marLeft w:val="480"/>
          <w:marRight w:val="0"/>
          <w:marTop w:val="0"/>
          <w:marBottom w:val="0"/>
          <w:divBdr>
            <w:top w:val="none" w:sz="0" w:space="0" w:color="auto"/>
            <w:left w:val="none" w:sz="0" w:space="0" w:color="auto"/>
            <w:bottom w:val="none" w:sz="0" w:space="0" w:color="auto"/>
            <w:right w:val="none" w:sz="0" w:space="0" w:color="auto"/>
          </w:divBdr>
        </w:div>
        <w:div w:id="904610175">
          <w:marLeft w:val="480"/>
          <w:marRight w:val="0"/>
          <w:marTop w:val="0"/>
          <w:marBottom w:val="0"/>
          <w:divBdr>
            <w:top w:val="none" w:sz="0" w:space="0" w:color="auto"/>
            <w:left w:val="none" w:sz="0" w:space="0" w:color="auto"/>
            <w:bottom w:val="none" w:sz="0" w:space="0" w:color="auto"/>
            <w:right w:val="none" w:sz="0" w:space="0" w:color="auto"/>
          </w:divBdr>
        </w:div>
        <w:div w:id="1333144764">
          <w:marLeft w:val="480"/>
          <w:marRight w:val="0"/>
          <w:marTop w:val="0"/>
          <w:marBottom w:val="0"/>
          <w:divBdr>
            <w:top w:val="none" w:sz="0" w:space="0" w:color="auto"/>
            <w:left w:val="none" w:sz="0" w:space="0" w:color="auto"/>
            <w:bottom w:val="none" w:sz="0" w:space="0" w:color="auto"/>
            <w:right w:val="none" w:sz="0" w:space="0" w:color="auto"/>
          </w:divBdr>
        </w:div>
        <w:div w:id="1379012451">
          <w:marLeft w:val="480"/>
          <w:marRight w:val="0"/>
          <w:marTop w:val="0"/>
          <w:marBottom w:val="0"/>
          <w:divBdr>
            <w:top w:val="none" w:sz="0" w:space="0" w:color="auto"/>
            <w:left w:val="none" w:sz="0" w:space="0" w:color="auto"/>
            <w:bottom w:val="none" w:sz="0" w:space="0" w:color="auto"/>
            <w:right w:val="none" w:sz="0" w:space="0" w:color="auto"/>
          </w:divBdr>
        </w:div>
        <w:div w:id="1563566303">
          <w:marLeft w:val="480"/>
          <w:marRight w:val="0"/>
          <w:marTop w:val="0"/>
          <w:marBottom w:val="0"/>
          <w:divBdr>
            <w:top w:val="none" w:sz="0" w:space="0" w:color="auto"/>
            <w:left w:val="none" w:sz="0" w:space="0" w:color="auto"/>
            <w:bottom w:val="none" w:sz="0" w:space="0" w:color="auto"/>
            <w:right w:val="none" w:sz="0" w:space="0" w:color="auto"/>
          </w:divBdr>
        </w:div>
        <w:div w:id="1658612731">
          <w:marLeft w:val="480"/>
          <w:marRight w:val="0"/>
          <w:marTop w:val="0"/>
          <w:marBottom w:val="0"/>
          <w:divBdr>
            <w:top w:val="none" w:sz="0" w:space="0" w:color="auto"/>
            <w:left w:val="none" w:sz="0" w:space="0" w:color="auto"/>
            <w:bottom w:val="none" w:sz="0" w:space="0" w:color="auto"/>
            <w:right w:val="none" w:sz="0" w:space="0" w:color="auto"/>
          </w:divBdr>
        </w:div>
        <w:div w:id="1700086828">
          <w:marLeft w:val="480"/>
          <w:marRight w:val="0"/>
          <w:marTop w:val="0"/>
          <w:marBottom w:val="0"/>
          <w:divBdr>
            <w:top w:val="none" w:sz="0" w:space="0" w:color="auto"/>
            <w:left w:val="none" w:sz="0" w:space="0" w:color="auto"/>
            <w:bottom w:val="none" w:sz="0" w:space="0" w:color="auto"/>
            <w:right w:val="none" w:sz="0" w:space="0" w:color="auto"/>
          </w:divBdr>
        </w:div>
        <w:div w:id="1765151071">
          <w:marLeft w:val="480"/>
          <w:marRight w:val="0"/>
          <w:marTop w:val="0"/>
          <w:marBottom w:val="0"/>
          <w:divBdr>
            <w:top w:val="none" w:sz="0" w:space="0" w:color="auto"/>
            <w:left w:val="none" w:sz="0" w:space="0" w:color="auto"/>
            <w:bottom w:val="none" w:sz="0" w:space="0" w:color="auto"/>
            <w:right w:val="none" w:sz="0" w:space="0" w:color="auto"/>
          </w:divBdr>
        </w:div>
        <w:div w:id="2014918001">
          <w:marLeft w:val="480"/>
          <w:marRight w:val="0"/>
          <w:marTop w:val="0"/>
          <w:marBottom w:val="0"/>
          <w:divBdr>
            <w:top w:val="none" w:sz="0" w:space="0" w:color="auto"/>
            <w:left w:val="none" w:sz="0" w:space="0" w:color="auto"/>
            <w:bottom w:val="none" w:sz="0" w:space="0" w:color="auto"/>
            <w:right w:val="none" w:sz="0" w:space="0" w:color="auto"/>
          </w:divBdr>
        </w:div>
        <w:div w:id="2077779869">
          <w:marLeft w:val="480"/>
          <w:marRight w:val="0"/>
          <w:marTop w:val="0"/>
          <w:marBottom w:val="0"/>
          <w:divBdr>
            <w:top w:val="none" w:sz="0" w:space="0" w:color="auto"/>
            <w:left w:val="none" w:sz="0" w:space="0" w:color="auto"/>
            <w:bottom w:val="none" w:sz="0" w:space="0" w:color="auto"/>
            <w:right w:val="none" w:sz="0" w:space="0" w:color="auto"/>
          </w:divBdr>
        </w:div>
        <w:div w:id="2093811406">
          <w:marLeft w:val="480"/>
          <w:marRight w:val="0"/>
          <w:marTop w:val="0"/>
          <w:marBottom w:val="0"/>
          <w:divBdr>
            <w:top w:val="none" w:sz="0" w:space="0" w:color="auto"/>
            <w:left w:val="none" w:sz="0" w:space="0" w:color="auto"/>
            <w:bottom w:val="none" w:sz="0" w:space="0" w:color="auto"/>
            <w:right w:val="none" w:sz="0" w:space="0" w:color="auto"/>
          </w:divBdr>
        </w:div>
      </w:divsChild>
    </w:div>
    <w:div w:id="163402306">
      <w:bodyDiv w:val="1"/>
      <w:marLeft w:val="0"/>
      <w:marRight w:val="0"/>
      <w:marTop w:val="0"/>
      <w:marBottom w:val="0"/>
      <w:divBdr>
        <w:top w:val="none" w:sz="0" w:space="0" w:color="auto"/>
        <w:left w:val="none" w:sz="0" w:space="0" w:color="auto"/>
        <w:bottom w:val="none" w:sz="0" w:space="0" w:color="auto"/>
        <w:right w:val="none" w:sz="0" w:space="0" w:color="auto"/>
      </w:divBdr>
      <w:divsChild>
        <w:div w:id="178739031">
          <w:marLeft w:val="480"/>
          <w:marRight w:val="0"/>
          <w:marTop w:val="0"/>
          <w:marBottom w:val="0"/>
          <w:divBdr>
            <w:top w:val="none" w:sz="0" w:space="0" w:color="auto"/>
            <w:left w:val="none" w:sz="0" w:space="0" w:color="auto"/>
            <w:bottom w:val="none" w:sz="0" w:space="0" w:color="auto"/>
            <w:right w:val="none" w:sz="0" w:space="0" w:color="auto"/>
          </w:divBdr>
        </w:div>
        <w:div w:id="205340959">
          <w:marLeft w:val="480"/>
          <w:marRight w:val="0"/>
          <w:marTop w:val="0"/>
          <w:marBottom w:val="0"/>
          <w:divBdr>
            <w:top w:val="none" w:sz="0" w:space="0" w:color="auto"/>
            <w:left w:val="none" w:sz="0" w:space="0" w:color="auto"/>
            <w:bottom w:val="none" w:sz="0" w:space="0" w:color="auto"/>
            <w:right w:val="none" w:sz="0" w:space="0" w:color="auto"/>
          </w:divBdr>
        </w:div>
        <w:div w:id="315766653">
          <w:marLeft w:val="480"/>
          <w:marRight w:val="0"/>
          <w:marTop w:val="0"/>
          <w:marBottom w:val="0"/>
          <w:divBdr>
            <w:top w:val="none" w:sz="0" w:space="0" w:color="auto"/>
            <w:left w:val="none" w:sz="0" w:space="0" w:color="auto"/>
            <w:bottom w:val="none" w:sz="0" w:space="0" w:color="auto"/>
            <w:right w:val="none" w:sz="0" w:space="0" w:color="auto"/>
          </w:divBdr>
        </w:div>
        <w:div w:id="361785839">
          <w:marLeft w:val="480"/>
          <w:marRight w:val="0"/>
          <w:marTop w:val="0"/>
          <w:marBottom w:val="0"/>
          <w:divBdr>
            <w:top w:val="none" w:sz="0" w:space="0" w:color="auto"/>
            <w:left w:val="none" w:sz="0" w:space="0" w:color="auto"/>
            <w:bottom w:val="none" w:sz="0" w:space="0" w:color="auto"/>
            <w:right w:val="none" w:sz="0" w:space="0" w:color="auto"/>
          </w:divBdr>
        </w:div>
        <w:div w:id="393358859">
          <w:marLeft w:val="480"/>
          <w:marRight w:val="0"/>
          <w:marTop w:val="0"/>
          <w:marBottom w:val="0"/>
          <w:divBdr>
            <w:top w:val="none" w:sz="0" w:space="0" w:color="auto"/>
            <w:left w:val="none" w:sz="0" w:space="0" w:color="auto"/>
            <w:bottom w:val="none" w:sz="0" w:space="0" w:color="auto"/>
            <w:right w:val="none" w:sz="0" w:space="0" w:color="auto"/>
          </w:divBdr>
        </w:div>
        <w:div w:id="498270386">
          <w:marLeft w:val="480"/>
          <w:marRight w:val="0"/>
          <w:marTop w:val="0"/>
          <w:marBottom w:val="0"/>
          <w:divBdr>
            <w:top w:val="none" w:sz="0" w:space="0" w:color="auto"/>
            <w:left w:val="none" w:sz="0" w:space="0" w:color="auto"/>
            <w:bottom w:val="none" w:sz="0" w:space="0" w:color="auto"/>
            <w:right w:val="none" w:sz="0" w:space="0" w:color="auto"/>
          </w:divBdr>
        </w:div>
        <w:div w:id="507990113">
          <w:marLeft w:val="480"/>
          <w:marRight w:val="0"/>
          <w:marTop w:val="0"/>
          <w:marBottom w:val="0"/>
          <w:divBdr>
            <w:top w:val="none" w:sz="0" w:space="0" w:color="auto"/>
            <w:left w:val="none" w:sz="0" w:space="0" w:color="auto"/>
            <w:bottom w:val="none" w:sz="0" w:space="0" w:color="auto"/>
            <w:right w:val="none" w:sz="0" w:space="0" w:color="auto"/>
          </w:divBdr>
        </w:div>
        <w:div w:id="513617838">
          <w:marLeft w:val="480"/>
          <w:marRight w:val="0"/>
          <w:marTop w:val="0"/>
          <w:marBottom w:val="0"/>
          <w:divBdr>
            <w:top w:val="none" w:sz="0" w:space="0" w:color="auto"/>
            <w:left w:val="none" w:sz="0" w:space="0" w:color="auto"/>
            <w:bottom w:val="none" w:sz="0" w:space="0" w:color="auto"/>
            <w:right w:val="none" w:sz="0" w:space="0" w:color="auto"/>
          </w:divBdr>
        </w:div>
        <w:div w:id="526145262">
          <w:marLeft w:val="480"/>
          <w:marRight w:val="0"/>
          <w:marTop w:val="0"/>
          <w:marBottom w:val="0"/>
          <w:divBdr>
            <w:top w:val="none" w:sz="0" w:space="0" w:color="auto"/>
            <w:left w:val="none" w:sz="0" w:space="0" w:color="auto"/>
            <w:bottom w:val="none" w:sz="0" w:space="0" w:color="auto"/>
            <w:right w:val="none" w:sz="0" w:space="0" w:color="auto"/>
          </w:divBdr>
        </w:div>
        <w:div w:id="531303034">
          <w:marLeft w:val="480"/>
          <w:marRight w:val="0"/>
          <w:marTop w:val="0"/>
          <w:marBottom w:val="0"/>
          <w:divBdr>
            <w:top w:val="none" w:sz="0" w:space="0" w:color="auto"/>
            <w:left w:val="none" w:sz="0" w:space="0" w:color="auto"/>
            <w:bottom w:val="none" w:sz="0" w:space="0" w:color="auto"/>
            <w:right w:val="none" w:sz="0" w:space="0" w:color="auto"/>
          </w:divBdr>
        </w:div>
        <w:div w:id="532041961">
          <w:marLeft w:val="480"/>
          <w:marRight w:val="0"/>
          <w:marTop w:val="0"/>
          <w:marBottom w:val="0"/>
          <w:divBdr>
            <w:top w:val="none" w:sz="0" w:space="0" w:color="auto"/>
            <w:left w:val="none" w:sz="0" w:space="0" w:color="auto"/>
            <w:bottom w:val="none" w:sz="0" w:space="0" w:color="auto"/>
            <w:right w:val="none" w:sz="0" w:space="0" w:color="auto"/>
          </w:divBdr>
        </w:div>
        <w:div w:id="547649328">
          <w:marLeft w:val="480"/>
          <w:marRight w:val="0"/>
          <w:marTop w:val="0"/>
          <w:marBottom w:val="0"/>
          <w:divBdr>
            <w:top w:val="none" w:sz="0" w:space="0" w:color="auto"/>
            <w:left w:val="none" w:sz="0" w:space="0" w:color="auto"/>
            <w:bottom w:val="none" w:sz="0" w:space="0" w:color="auto"/>
            <w:right w:val="none" w:sz="0" w:space="0" w:color="auto"/>
          </w:divBdr>
        </w:div>
        <w:div w:id="555438109">
          <w:marLeft w:val="480"/>
          <w:marRight w:val="0"/>
          <w:marTop w:val="0"/>
          <w:marBottom w:val="0"/>
          <w:divBdr>
            <w:top w:val="none" w:sz="0" w:space="0" w:color="auto"/>
            <w:left w:val="none" w:sz="0" w:space="0" w:color="auto"/>
            <w:bottom w:val="none" w:sz="0" w:space="0" w:color="auto"/>
            <w:right w:val="none" w:sz="0" w:space="0" w:color="auto"/>
          </w:divBdr>
        </w:div>
        <w:div w:id="593821759">
          <w:marLeft w:val="480"/>
          <w:marRight w:val="0"/>
          <w:marTop w:val="0"/>
          <w:marBottom w:val="0"/>
          <w:divBdr>
            <w:top w:val="none" w:sz="0" w:space="0" w:color="auto"/>
            <w:left w:val="none" w:sz="0" w:space="0" w:color="auto"/>
            <w:bottom w:val="none" w:sz="0" w:space="0" w:color="auto"/>
            <w:right w:val="none" w:sz="0" w:space="0" w:color="auto"/>
          </w:divBdr>
        </w:div>
        <w:div w:id="607278448">
          <w:marLeft w:val="480"/>
          <w:marRight w:val="0"/>
          <w:marTop w:val="0"/>
          <w:marBottom w:val="0"/>
          <w:divBdr>
            <w:top w:val="none" w:sz="0" w:space="0" w:color="auto"/>
            <w:left w:val="none" w:sz="0" w:space="0" w:color="auto"/>
            <w:bottom w:val="none" w:sz="0" w:space="0" w:color="auto"/>
            <w:right w:val="none" w:sz="0" w:space="0" w:color="auto"/>
          </w:divBdr>
        </w:div>
        <w:div w:id="744104720">
          <w:marLeft w:val="480"/>
          <w:marRight w:val="0"/>
          <w:marTop w:val="0"/>
          <w:marBottom w:val="0"/>
          <w:divBdr>
            <w:top w:val="none" w:sz="0" w:space="0" w:color="auto"/>
            <w:left w:val="none" w:sz="0" w:space="0" w:color="auto"/>
            <w:bottom w:val="none" w:sz="0" w:space="0" w:color="auto"/>
            <w:right w:val="none" w:sz="0" w:space="0" w:color="auto"/>
          </w:divBdr>
        </w:div>
        <w:div w:id="775439426">
          <w:marLeft w:val="480"/>
          <w:marRight w:val="0"/>
          <w:marTop w:val="0"/>
          <w:marBottom w:val="0"/>
          <w:divBdr>
            <w:top w:val="none" w:sz="0" w:space="0" w:color="auto"/>
            <w:left w:val="none" w:sz="0" w:space="0" w:color="auto"/>
            <w:bottom w:val="none" w:sz="0" w:space="0" w:color="auto"/>
            <w:right w:val="none" w:sz="0" w:space="0" w:color="auto"/>
          </w:divBdr>
        </w:div>
        <w:div w:id="789203238">
          <w:marLeft w:val="480"/>
          <w:marRight w:val="0"/>
          <w:marTop w:val="0"/>
          <w:marBottom w:val="0"/>
          <w:divBdr>
            <w:top w:val="none" w:sz="0" w:space="0" w:color="auto"/>
            <w:left w:val="none" w:sz="0" w:space="0" w:color="auto"/>
            <w:bottom w:val="none" w:sz="0" w:space="0" w:color="auto"/>
            <w:right w:val="none" w:sz="0" w:space="0" w:color="auto"/>
          </w:divBdr>
        </w:div>
        <w:div w:id="860362473">
          <w:marLeft w:val="480"/>
          <w:marRight w:val="0"/>
          <w:marTop w:val="0"/>
          <w:marBottom w:val="0"/>
          <w:divBdr>
            <w:top w:val="none" w:sz="0" w:space="0" w:color="auto"/>
            <w:left w:val="none" w:sz="0" w:space="0" w:color="auto"/>
            <w:bottom w:val="none" w:sz="0" w:space="0" w:color="auto"/>
            <w:right w:val="none" w:sz="0" w:space="0" w:color="auto"/>
          </w:divBdr>
        </w:div>
        <w:div w:id="865363764">
          <w:marLeft w:val="480"/>
          <w:marRight w:val="0"/>
          <w:marTop w:val="0"/>
          <w:marBottom w:val="0"/>
          <w:divBdr>
            <w:top w:val="none" w:sz="0" w:space="0" w:color="auto"/>
            <w:left w:val="none" w:sz="0" w:space="0" w:color="auto"/>
            <w:bottom w:val="none" w:sz="0" w:space="0" w:color="auto"/>
            <w:right w:val="none" w:sz="0" w:space="0" w:color="auto"/>
          </w:divBdr>
        </w:div>
        <w:div w:id="890339068">
          <w:marLeft w:val="480"/>
          <w:marRight w:val="0"/>
          <w:marTop w:val="0"/>
          <w:marBottom w:val="0"/>
          <w:divBdr>
            <w:top w:val="none" w:sz="0" w:space="0" w:color="auto"/>
            <w:left w:val="none" w:sz="0" w:space="0" w:color="auto"/>
            <w:bottom w:val="none" w:sz="0" w:space="0" w:color="auto"/>
            <w:right w:val="none" w:sz="0" w:space="0" w:color="auto"/>
          </w:divBdr>
        </w:div>
        <w:div w:id="1021709693">
          <w:marLeft w:val="480"/>
          <w:marRight w:val="0"/>
          <w:marTop w:val="0"/>
          <w:marBottom w:val="0"/>
          <w:divBdr>
            <w:top w:val="none" w:sz="0" w:space="0" w:color="auto"/>
            <w:left w:val="none" w:sz="0" w:space="0" w:color="auto"/>
            <w:bottom w:val="none" w:sz="0" w:space="0" w:color="auto"/>
            <w:right w:val="none" w:sz="0" w:space="0" w:color="auto"/>
          </w:divBdr>
        </w:div>
        <w:div w:id="1080835270">
          <w:marLeft w:val="480"/>
          <w:marRight w:val="0"/>
          <w:marTop w:val="0"/>
          <w:marBottom w:val="0"/>
          <w:divBdr>
            <w:top w:val="none" w:sz="0" w:space="0" w:color="auto"/>
            <w:left w:val="none" w:sz="0" w:space="0" w:color="auto"/>
            <w:bottom w:val="none" w:sz="0" w:space="0" w:color="auto"/>
            <w:right w:val="none" w:sz="0" w:space="0" w:color="auto"/>
          </w:divBdr>
        </w:div>
        <w:div w:id="1172451397">
          <w:marLeft w:val="480"/>
          <w:marRight w:val="0"/>
          <w:marTop w:val="0"/>
          <w:marBottom w:val="0"/>
          <w:divBdr>
            <w:top w:val="none" w:sz="0" w:space="0" w:color="auto"/>
            <w:left w:val="none" w:sz="0" w:space="0" w:color="auto"/>
            <w:bottom w:val="none" w:sz="0" w:space="0" w:color="auto"/>
            <w:right w:val="none" w:sz="0" w:space="0" w:color="auto"/>
          </w:divBdr>
        </w:div>
        <w:div w:id="1244683222">
          <w:marLeft w:val="480"/>
          <w:marRight w:val="0"/>
          <w:marTop w:val="0"/>
          <w:marBottom w:val="0"/>
          <w:divBdr>
            <w:top w:val="none" w:sz="0" w:space="0" w:color="auto"/>
            <w:left w:val="none" w:sz="0" w:space="0" w:color="auto"/>
            <w:bottom w:val="none" w:sz="0" w:space="0" w:color="auto"/>
            <w:right w:val="none" w:sz="0" w:space="0" w:color="auto"/>
          </w:divBdr>
        </w:div>
        <w:div w:id="1251624521">
          <w:marLeft w:val="480"/>
          <w:marRight w:val="0"/>
          <w:marTop w:val="0"/>
          <w:marBottom w:val="0"/>
          <w:divBdr>
            <w:top w:val="none" w:sz="0" w:space="0" w:color="auto"/>
            <w:left w:val="none" w:sz="0" w:space="0" w:color="auto"/>
            <w:bottom w:val="none" w:sz="0" w:space="0" w:color="auto"/>
            <w:right w:val="none" w:sz="0" w:space="0" w:color="auto"/>
          </w:divBdr>
        </w:div>
        <w:div w:id="1260991661">
          <w:marLeft w:val="480"/>
          <w:marRight w:val="0"/>
          <w:marTop w:val="0"/>
          <w:marBottom w:val="0"/>
          <w:divBdr>
            <w:top w:val="none" w:sz="0" w:space="0" w:color="auto"/>
            <w:left w:val="none" w:sz="0" w:space="0" w:color="auto"/>
            <w:bottom w:val="none" w:sz="0" w:space="0" w:color="auto"/>
            <w:right w:val="none" w:sz="0" w:space="0" w:color="auto"/>
          </w:divBdr>
        </w:div>
        <w:div w:id="1263998122">
          <w:marLeft w:val="480"/>
          <w:marRight w:val="0"/>
          <w:marTop w:val="0"/>
          <w:marBottom w:val="0"/>
          <w:divBdr>
            <w:top w:val="none" w:sz="0" w:space="0" w:color="auto"/>
            <w:left w:val="none" w:sz="0" w:space="0" w:color="auto"/>
            <w:bottom w:val="none" w:sz="0" w:space="0" w:color="auto"/>
            <w:right w:val="none" w:sz="0" w:space="0" w:color="auto"/>
          </w:divBdr>
        </w:div>
        <w:div w:id="1458522539">
          <w:marLeft w:val="480"/>
          <w:marRight w:val="0"/>
          <w:marTop w:val="0"/>
          <w:marBottom w:val="0"/>
          <w:divBdr>
            <w:top w:val="none" w:sz="0" w:space="0" w:color="auto"/>
            <w:left w:val="none" w:sz="0" w:space="0" w:color="auto"/>
            <w:bottom w:val="none" w:sz="0" w:space="0" w:color="auto"/>
            <w:right w:val="none" w:sz="0" w:space="0" w:color="auto"/>
          </w:divBdr>
        </w:div>
        <w:div w:id="1469082519">
          <w:marLeft w:val="480"/>
          <w:marRight w:val="0"/>
          <w:marTop w:val="0"/>
          <w:marBottom w:val="0"/>
          <w:divBdr>
            <w:top w:val="none" w:sz="0" w:space="0" w:color="auto"/>
            <w:left w:val="none" w:sz="0" w:space="0" w:color="auto"/>
            <w:bottom w:val="none" w:sz="0" w:space="0" w:color="auto"/>
            <w:right w:val="none" w:sz="0" w:space="0" w:color="auto"/>
          </w:divBdr>
        </w:div>
        <w:div w:id="1493644470">
          <w:marLeft w:val="480"/>
          <w:marRight w:val="0"/>
          <w:marTop w:val="0"/>
          <w:marBottom w:val="0"/>
          <w:divBdr>
            <w:top w:val="none" w:sz="0" w:space="0" w:color="auto"/>
            <w:left w:val="none" w:sz="0" w:space="0" w:color="auto"/>
            <w:bottom w:val="none" w:sz="0" w:space="0" w:color="auto"/>
            <w:right w:val="none" w:sz="0" w:space="0" w:color="auto"/>
          </w:divBdr>
        </w:div>
        <w:div w:id="1494832315">
          <w:marLeft w:val="480"/>
          <w:marRight w:val="0"/>
          <w:marTop w:val="0"/>
          <w:marBottom w:val="0"/>
          <w:divBdr>
            <w:top w:val="none" w:sz="0" w:space="0" w:color="auto"/>
            <w:left w:val="none" w:sz="0" w:space="0" w:color="auto"/>
            <w:bottom w:val="none" w:sz="0" w:space="0" w:color="auto"/>
            <w:right w:val="none" w:sz="0" w:space="0" w:color="auto"/>
          </w:divBdr>
        </w:div>
        <w:div w:id="1618609109">
          <w:marLeft w:val="480"/>
          <w:marRight w:val="0"/>
          <w:marTop w:val="0"/>
          <w:marBottom w:val="0"/>
          <w:divBdr>
            <w:top w:val="none" w:sz="0" w:space="0" w:color="auto"/>
            <w:left w:val="none" w:sz="0" w:space="0" w:color="auto"/>
            <w:bottom w:val="none" w:sz="0" w:space="0" w:color="auto"/>
            <w:right w:val="none" w:sz="0" w:space="0" w:color="auto"/>
          </w:divBdr>
        </w:div>
        <w:div w:id="1672223495">
          <w:marLeft w:val="480"/>
          <w:marRight w:val="0"/>
          <w:marTop w:val="0"/>
          <w:marBottom w:val="0"/>
          <w:divBdr>
            <w:top w:val="none" w:sz="0" w:space="0" w:color="auto"/>
            <w:left w:val="none" w:sz="0" w:space="0" w:color="auto"/>
            <w:bottom w:val="none" w:sz="0" w:space="0" w:color="auto"/>
            <w:right w:val="none" w:sz="0" w:space="0" w:color="auto"/>
          </w:divBdr>
        </w:div>
        <w:div w:id="1672560071">
          <w:marLeft w:val="480"/>
          <w:marRight w:val="0"/>
          <w:marTop w:val="0"/>
          <w:marBottom w:val="0"/>
          <w:divBdr>
            <w:top w:val="none" w:sz="0" w:space="0" w:color="auto"/>
            <w:left w:val="none" w:sz="0" w:space="0" w:color="auto"/>
            <w:bottom w:val="none" w:sz="0" w:space="0" w:color="auto"/>
            <w:right w:val="none" w:sz="0" w:space="0" w:color="auto"/>
          </w:divBdr>
        </w:div>
        <w:div w:id="1690448090">
          <w:marLeft w:val="480"/>
          <w:marRight w:val="0"/>
          <w:marTop w:val="0"/>
          <w:marBottom w:val="0"/>
          <w:divBdr>
            <w:top w:val="none" w:sz="0" w:space="0" w:color="auto"/>
            <w:left w:val="none" w:sz="0" w:space="0" w:color="auto"/>
            <w:bottom w:val="none" w:sz="0" w:space="0" w:color="auto"/>
            <w:right w:val="none" w:sz="0" w:space="0" w:color="auto"/>
          </w:divBdr>
        </w:div>
        <w:div w:id="1700200864">
          <w:marLeft w:val="480"/>
          <w:marRight w:val="0"/>
          <w:marTop w:val="0"/>
          <w:marBottom w:val="0"/>
          <w:divBdr>
            <w:top w:val="none" w:sz="0" w:space="0" w:color="auto"/>
            <w:left w:val="none" w:sz="0" w:space="0" w:color="auto"/>
            <w:bottom w:val="none" w:sz="0" w:space="0" w:color="auto"/>
            <w:right w:val="none" w:sz="0" w:space="0" w:color="auto"/>
          </w:divBdr>
        </w:div>
        <w:div w:id="1760251835">
          <w:marLeft w:val="480"/>
          <w:marRight w:val="0"/>
          <w:marTop w:val="0"/>
          <w:marBottom w:val="0"/>
          <w:divBdr>
            <w:top w:val="none" w:sz="0" w:space="0" w:color="auto"/>
            <w:left w:val="none" w:sz="0" w:space="0" w:color="auto"/>
            <w:bottom w:val="none" w:sz="0" w:space="0" w:color="auto"/>
            <w:right w:val="none" w:sz="0" w:space="0" w:color="auto"/>
          </w:divBdr>
        </w:div>
        <w:div w:id="1778715156">
          <w:marLeft w:val="480"/>
          <w:marRight w:val="0"/>
          <w:marTop w:val="0"/>
          <w:marBottom w:val="0"/>
          <w:divBdr>
            <w:top w:val="none" w:sz="0" w:space="0" w:color="auto"/>
            <w:left w:val="none" w:sz="0" w:space="0" w:color="auto"/>
            <w:bottom w:val="none" w:sz="0" w:space="0" w:color="auto"/>
            <w:right w:val="none" w:sz="0" w:space="0" w:color="auto"/>
          </w:divBdr>
        </w:div>
        <w:div w:id="1851408083">
          <w:marLeft w:val="480"/>
          <w:marRight w:val="0"/>
          <w:marTop w:val="0"/>
          <w:marBottom w:val="0"/>
          <w:divBdr>
            <w:top w:val="none" w:sz="0" w:space="0" w:color="auto"/>
            <w:left w:val="none" w:sz="0" w:space="0" w:color="auto"/>
            <w:bottom w:val="none" w:sz="0" w:space="0" w:color="auto"/>
            <w:right w:val="none" w:sz="0" w:space="0" w:color="auto"/>
          </w:divBdr>
        </w:div>
        <w:div w:id="1885362860">
          <w:marLeft w:val="480"/>
          <w:marRight w:val="0"/>
          <w:marTop w:val="0"/>
          <w:marBottom w:val="0"/>
          <w:divBdr>
            <w:top w:val="none" w:sz="0" w:space="0" w:color="auto"/>
            <w:left w:val="none" w:sz="0" w:space="0" w:color="auto"/>
            <w:bottom w:val="none" w:sz="0" w:space="0" w:color="auto"/>
            <w:right w:val="none" w:sz="0" w:space="0" w:color="auto"/>
          </w:divBdr>
        </w:div>
        <w:div w:id="1889104225">
          <w:marLeft w:val="480"/>
          <w:marRight w:val="0"/>
          <w:marTop w:val="0"/>
          <w:marBottom w:val="0"/>
          <w:divBdr>
            <w:top w:val="none" w:sz="0" w:space="0" w:color="auto"/>
            <w:left w:val="none" w:sz="0" w:space="0" w:color="auto"/>
            <w:bottom w:val="none" w:sz="0" w:space="0" w:color="auto"/>
            <w:right w:val="none" w:sz="0" w:space="0" w:color="auto"/>
          </w:divBdr>
        </w:div>
        <w:div w:id="1895891952">
          <w:marLeft w:val="480"/>
          <w:marRight w:val="0"/>
          <w:marTop w:val="0"/>
          <w:marBottom w:val="0"/>
          <w:divBdr>
            <w:top w:val="none" w:sz="0" w:space="0" w:color="auto"/>
            <w:left w:val="none" w:sz="0" w:space="0" w:color="auto"/>
            <w:bottom w:val="none" w:sz="0" w:space="0" w:color="auto"/>
            <w:right w:val="none" w:sz="0" w:space="0" w:color="auto"/>
          </w:divBdr>
        </w:div>
        <w:div w:id="1898935807">
          <w:marLeft w:val="480"/>
          <w:marRight w:val="0"/>
          <w:marTop w:val="0"/>
          <w:marBottom w:val="0"/>
          <w:divBdr>
            <w:top w:val="none" w:sz="0" w:space="0" w:color="auto"/>
            <w:left w:val="none" w:sz="0" w:space="0" w:color="auto"/>
            <w:bottom w:val="none" w:sz="0" w:space="0" w:color="auto"/>
            <w:right w:val="none" w:sz="0" w:space="0" w:color="auto"/>
          </w:divBdr>
        </w:div>
        <w:div w:id="1904413286">
          <w:marLeft w:val="480"/>
          <w:marRight w:val="0"/>
          <w:marTop w:val="0"/>
          <w:marBottom w:val="0"/>
          <w:divBdr>
            <w:top w:val="none" w:sz="0" w:space="0" w:color="auto"/>
            <w:left w:val="none" w:sz="0" w:space="0" w:color="auto"/>
            <w:bottom w:val="none" w:sz="0" w:space="0" w:color="auto"/>
            <w:right w:val="none" w:sz="0" w:space="0" w:color="auto"/>
          </w:divBdr>
        </w:div>
        <w:div w:id="1911234965">
          <w:marLeft w:val="480"/>
          <w:marRight w:val="0"/>
          <w:marTop w:val="0"/>
          <w:marBottom w:val="0"/>
          <w:divBdr>
            <w:top w:val="none" w:sz="0" w:space="0" w:color="auto"/>
            <w:left w:val="none" w:sz="0" w:space="0" w:color="auto"/>
            <w:bottom w:val="none" w:sz="0" w:space="0" w:color="auto"/>
            <w:right w:val="none" w:sz="0" w:space="0" w:color="auto"/>
          </w:divBdr>
        </w:div>
        <w:div w:id="1918323426">
          <w:marLeft w:val="480"/>
          <w:marRight w:val="0"/>
          <w:marTop w:val="0"/>
          <w:marBottom w:val="0"/>
          <w:divBdr>
            <w:top w:val="none" w:sz="0" w:space="0" w:color="auto"/>
            <w:left w:val="none" w:sz="0" w:space="0" w:color="auto"/>
            <w:bottom w:val="none" w:sz="0" w:space="0" w:color="auto"/>
            <w:right w:val="none" w:sz="0" w:space="0" w:color="auto"/>
          </w:divBdr>
        </w:div>
        <w:div w:id="1944337561">
          <w:marLeft w:val="480"/>
          <w:marRight w:val="0"/>
          <w:marTop w:val="0"/>
          <w:marBottom w:val="0"/>
          <w:divBdr>
            <w:top w:val="none" w:sz="0" w:space="0" w:color="auto"/>
            <w:left w:val="none" w:sz="0" w:space="0" w:color="auto"/>
            <w:bottom w:val="none" w:sz="0" w:space="0" w:color="auto"/>
            <w:right w:val="none" w:sz="0" w:space="0" w:color="auto"/>
          </w:divBdr>
        </w:div>
        <w:div w:id="2030180145">
          <w:marLeft w:val="480"/>
          <w:marRight w:val="0"/>
          <w:marTop w:val="0"/>
          <w:marBottom w:val="0"/>
          <w:divBdr>
            <w:top w:val="none" w:sz="0" w:space="0" w:color="auto"/>
            <w:left w:val="none" w:sz="0" w:space="0" w:color="auto"/>
            <w:bottom w:val="none" w:sz="0" w:space="0" w:color="auto"/>
            <w:right w:val="none" w:sz="0" w:space="0" w:color="auto"/>
          </w:divBdr>
        </w:div>
        <w:div w:id="2071540124">
          <w:marLeft w:val="480"/>
          <w:marRight w:val="0"/>
          <w:marTop w:val="0"/>
          <w:marBottom w:val="0"/>
          <w:divBdr>
            <w:top w:val="none" w:sz="0" w:space="0" w:color="auto"/>
            <w:left w:val="none" w:sz="0" w:space="0" w:color="auto"/>
            <w:bottom w:val="none" w:sz="0" w:space="0" w:color="auto"/>
            <w:right w:val="none" w:sz="0" w:space="0" w:color="auto"/>
          </w:divBdr>
        </w:div>
      </w:divsChild>
    </w:div>
    <w:div w:id="164171726">
      <w:marLeft w:val="480"/>
      <w:marRight w:val="0"/>
      <w:marTop w:val="0"/>
      <w:marBottom w:val="0"/>
      <w:divBdr>
        <w:top w:val="none" w:sz="0" w:space="0" w:color="auto"/>
        <w:left w:val="none" w:sz="0" w:space="0" w:color="auto"/>
        <w:bottom w:val="none" w:sz="0" w:space="0" w:color="auto"/>
        <w:right w:val="none" w:sz="0" w:space="0" w:color="auto"/>
      </w:divBdr>
    </w:div>
    <w:div w:id="164903555">
      <w:bodyDiv w:val="1"/>
      <w:marLeft w:val="0"/>
      <w:marRight w:val="0"/>
      <w:marTop w:val="0"/>
      <w:marBottom w:val="0"/>
      <w:divBdr>
        <w:top w:val="none" w:sz="0" w:space="0" w:color="auto"/>
        <w:left w:val="none" w:sz="0" w:space="0" w:color="auto"/>
        <w:bottom w:val="none" w:sz="0" w:space="0" w:color="auto"/>
        <w:right w:val="none" w:sz="0" w:space="0" w:color="auto"/>
      </w:divBdr>
    </w:div>
    <w:div w:id="165635009">
      <w:bodyDiv w:val="1"/>
      <w:marLeft w:val="0"/>
      <w:marRight w:val="0"/>
      <w:marTop w:val="0"/>
      <w:marBottom w:val="0"/>
      <w:divBdr>
        <w:top w:val="none" w:sz="0" w:space="0" w:color="auto"/>
        <w:left w:val="none" w:sz="0" w:space="0" w:color="auto"/>
        <w:bottom w:val="none" w:sz="0" w:space="0" w:color="auto"/>
        <w:right w:val="none" w:sz="0" w:space="0" w:color="auto"/>
      </w:divBdr>
    </w:div>
    <w:div w:id="166294317">
      <w:marLeft w:val="480"/>
      <w:marRight w:val="0"/>
      <w:marTop w:val="0"/>
      <w:marBottom w:val="0"/>
      <w:divBdr>
        <w:top w:val="none" w:sz="0" w:space="0" w:color="auto"/>
        <w:left w:val="none" w:sz="0" w:space="0" w:color="auto"/>
        <w:bottom w:val="none" w:sz="0" w:space="0" w:color="auto"/>
        <w:right w:val="none" w:sz="0" w:space="0" w:color="auto"/>
      </w:divBdr>
    </w:div>
    <w:div w:id="166407470">
      <w:marLeft w:val="480"/>
      <w:marRight w:val="0"/>
      <w:marTop w:val="0"/>
      <w:marBottom w:val="0"/>
      <w:divBdr>
        <w:top w:val="none" w:sz="0" w:space="0" w:color="auto"/>
        <w:left w:val="none" w:sz="0" w:space="0" w:color="auto"/>
        <w:bottom w:val="none" w:sz="0" w:space="0" w:color="auto"/>
        <w:right w:val="none" w:sz="0" w:space="0" w:color="auto"/>
      </w:divBdr>
    </w:div>
    <w:div w:id="168066574">
      <w:bodyDiv w:val="1"/>
      <w:marLeft w:val="0"/>
      <w:marRight w:val="0"/>
      <w:marTop w:val="0"/>
      <w:marBottom w:val="0"/>
      <w:divBdr>
        <w:top w:val="none" w:sz="0" w:space="0" w:color="auto"/>
        <w:left w:val="none" w:sz="0" w:space="0" w:color="auto"/>
        <w:bottom w:val="none" w:sz="0" w:space="0" w:color="auto"/>
        <w:right w:val="none" w:sz="0" w:space="0" w:color="auto"/>
      </w:divBdr>
    </w:div>
    <w:div w:id="168717609">
      <w:marLeft w:val="480"/>
      <w:marRight w:val="0"/>
      <w:marTop w:val="0"/>
      <w:marBottom w:val="0"/>
      <w:divBdr>
        <w:top w:val="none" w:sz="0" w:space="0" w:color="auto"/>
        <w:left w:val="none" w:sz="0" w:space="0" w:color="auto"/>
        <w:bottom w:val="none" w:sz="0" w:space="0" w:color="auto"/>
        <w:right w:val="none" w:sz="0" w:space="0" w:color="auto"/>
      </w:divBdr>
    </w:div>
    <w:div w:id="168761292">
      <w:bodyDiv w:val="1"/>
      <w:marLeft w:val="0"/>
      <w:marRight w:val="0"/>
      <w:marTop w:val="0"/>
      <w:marBottom w:val="0"/>
      <w:divBdr>
        <w:top w:val="none" w:sz="0" w:space="0" w:color="auto"/>
        <w:left w:val="none" w:sz="0" w:space="0" w:color="auto"/>
        <w:bottom w:val="none" w:sz="0" w:space="0" w:color="auto"/>
        <w:right w:val="none" w:sz="0" w:space="0" w:color="auto"/>
      </w:divBdr>
    </w:div>
    <w:div w:id="170723536">
      <w:bodyDiv w:val="1"/>
      <w:marLeft w:val="0"/>
      <w:marRight w:val="0"/>
      <w:marTop w:val="0"/>
      <w:marBottom w:val="0"/>
      <w:divBdr>
        <w:top w:val="none" w:sz="0" w:space="0" w:color="auto"/>
        <w:left w:val="none" w:sz="0" w:space="0" w:color="auto"/>
        <w:bottom w:val="none" w:sz="0" w:space="0" w:color="auto"/>
        <w:right w:val="none" w:sz="0" w:space="0" w:color="auto"/>
      </w:divBdr>
    </w:div>
    <w:div w:id="170800434">
      <w:marLeft w:val="480"/>
      <w:marRight w:val="0"/>
      <w:marTop w:val="0"/>
      <w:marBottom w:val="0"/>
      <w:divBdr>
        <w:top w:val="none" w:sz="0" w:space="0" w:color="auto"/>
        <w:left w:val="none" w:sz="0" w:space="0" w:color="auto"/>
        <w:bottom w:val="none" w:sz="0" w:space="0" w:color="auto"/>
        <w:right w:val="none" w:sz="0" w:space="0" w:color="auto"/>
      </w:divBdr>
    </w:div>
    <w:div w:id="172300373">
      <w:bodyDiv w:val="1"/>
      <w:marLeft w:val="0"/>
      <w:marRight w:val="0"/>
      <w:marTop w:val="0"/>
      <w:marBottom w:val="0"/>
      <w:divBdr>
        <w:top w:val="none" w:sz="0" w:space="0" w:color="auto"/>
        <w:left w:val="none" w:sz="0" w:space="0" w:color="auto"/>
        <w:bottom w:val="none" w:sz="0" w:space="0" w:color="auto"/>
        <w:right w:val="none" w:sz="0" w:space="0" w:color="auto"/>
      </w:divBdr>
      <w:divsChild>
        <w:div w:id="1234127373">
          <w:marLeft w:val="640"/>
          <w:marRight w:val="0"/>
          <w:marTop w:val="0"/>
          <w:marBottom w:val="0"/>
          <w:divBdr>
            <w:top w:val="none" w:sz="0" w:space="0" w:color="auto"/>
            <w:left w:val="none" w:sz="0" w:space="0" w:color="auto"/>
            <w:bottom w:val="none" w:sz="0" w:space="0" w:color="auto"/>
            <w:right w:val="none" w:sz="0" w:space="0" w:color="auto"/>
          </w:divBdr>
        </w:div>
        <w:div w:id="417023779">
          <w:marLeft w:val="640"/>
          <w:marRight w:val="0"/>
          <w:marTop w:val="0"/>
          <w:marBottom w:val="0"/>
          <w:divBdr>
            <w:top w:val="none" w:sz="0" w:space="0" w:color="auto"/>
            <w:left w:val="none" w:sz="0" w:space="0" w:color="auto"/>
            <w:bottom w:val="none" w:sz="0" w:space="0" w:color="auto"/>
            <w:right w:val="none" w:sz="0" w:space="0" w:color="auto"/>
          </w:divBdr>
        </w:div>
        <w:div w:id="700282323">
          <w:marLeft w:val="640"/>
          <w:marRight w:val="0"/>
          <w:marTop w:val="0"/>
          <w:marBottom w:val="0"/>
          <w:divBdr>
            <w:top w:val="none" w:sz="0" w:space="0" w:color="auto"/>
            <w:left w:val="none" w:sz="0" w:space="0" w:color="auto"/>
            <w:bottom w:val="none" w:sz="0" w:space="0" w:color="auto"/>
            <w:right w:val="none" w:sz="0" w:space="0" w:color="auto"/>
          </w:divBdr>
        </w:div>
        <w:div w:id="1493794340">
          <w:marLeft w:val="640"/>
          <w:marRight w:val="0"/>
          <w:marTop w:val="0"/>
          <w:marBottom w:val="0"/>
          <w:divBdr>
            <w:top w:val="none" w:sz="0" w:space="0" w:color="auto"/>
            <w:left w:val="none" w:sz="0" w:space="0" w:color="auto"/>
            <w:bottom w:val="none" w:sz="0" w:space="0" w:color="auto"/>
            <w:right w:val="none" w:sz="0" w:space="0" w:color="auto"/>
          </w:divBdr>
        </w:div>
        <w:div w:id="1872451540">
          <w:marLeft w:val="640"/>
          <w:marRight w:val="0"/>
          <w:marTop w:val="0"/>
          <w:marBottom w:val="0"/>
          <w:divBdr>
            <w:top w:val="none" w:sz="0" w:space="0" w:color="auto"/>
            <w:left w:val="none" w:sz="0" w:space="0" w:color="auto"/>
            <w:bottom w:val="none" w:sz="0" w:space="0" w:color="auto"/>
            <w:right w:val="none" w:sz="0" w:space="0" w:color="auto"/>
          </w:divBdr>
        </w:div>
        <w:div w:id="1009597881">
          <w:marLeft w:val="640"/>
          <w:marRight w:val="0"/>
          <w:marTop w:val="0"/>
          <w:marBottom w:val="0"/>
          <w:divBdr>
            <w:top w:val="none" w:sz="0" w:space="0" w:color="auto"/>
            <w:left w:val="none" w:sz="0" w:space="0" w:color="auto"/>
            <w:bottom w:val="none" w:sz="0" w:space="0" w:color="auto"/>
            <w:right w:val="none" w:sz="0" w:space="0" w:color="auto"/>
          </w:divBdr>
        </w:div>
        <w:div w:id="342125906">
          <w:marLeft w:val="640"/>
          <w:marRight w:val="0"/>
          <w:marTop w:val="0"/>
          <w:marBottom w:val="0"/>
          <w:divBdr>
            <w:top w:val="none" w:sz="0" w:space="0" w:color="auto"/>
            <w:left w:val="none" w:sz="0" w:space="0" w:color="auto"/>
            <w:bottom w:val="none" w:sz="0" w:space="0" w:color="auto"/>
            <w:right w:val="none" w:sz="0" w:space="0" w:color="auto"/>
          </w:divBdr>
        </w:div>
        <w:div w:id="1519196299">
          <w:marLeft w:val="640"/>
          <w:marRight w:val="0"/>
          <w:marTop w:val="0"/>
          <w:marBottom w:val="0"/>
          <w:divBdr>
            <w:top w:val="none" w:sz="0" w:space="0" w:color="auto"/>
            <w:left w:val="none" w:sz="0" w:space="0" w:color="auto"/>
            <w:bottom w:val="none" w:sz="0" w:space="0" w:color="auto"/>
            <w:right w:val="none" w:sz="0" w:space="0" w:color="auto"/>
          </w:divBdr>
        </w:div>
        <w:div w:id="995375248">
          <w:marLeft w:val="640"/>
          <w:marRight w:val="0"/>
          <w:marTop w:val="0"/>
          <w:marBottom w:val="0"/>
          <w:divBdr>
            <w:top w:val="none" w:sz="0" w:space="0" w:color="auto"/>
            <w:left w:val="none" w:sz="0" w:space="0" w:color="auto"/>
            <w:bottom w:val="none" w:sz="0" w:space="0" w:color="auto"/>
            <w:right w:val="none" w:sz="0" w:space="0" w:color="auto"/>
          </w:divBdr>
        </w:div>
        <w:div w:id="503664918">
          <w:marLeft w:val="640"/>
          <w:marRight w:val="0"/>
          <w:marTop w:val="0"/>
          <w:marBottom w:val="0"/>
          <w:divBdr>
            <w:top w:val="none" w:sz="0" w:space="0" w:color="auto"/>
            <w:left w:val="none" w:sz="0" w:space="0" w:color="auto"/>
            <w:bottom w:val="none" w:sz="0" w:space="0" w:color="auto"/>
            <w:right w:val="none" w:sz="0" w:space="0" w:color="auto"/>
          </w:divBdr>
        </w:div>
        <w:div w:id="1423188794">
          <w:marLeft w:val="640"/>
          <w:marRight w:val="0"/>
          <w:marTop w:val="0"/>
          <w:marBottom w:val="0"/>
          <w:divBdr>
            <w:top w:val="none" w:sz="0" w:space="0" w:color="auto"/>
            <w:left w:val="none" w:sz="0" w:space="0" w:color="auto"/>
            <w:bottom w:val="none" w:sz="0" w:space="0" w:color="auto"/>
            <w:right w:val="none" w:sz="0" w:space="0" w:color="auto"/>
          </w:divBdr>
        </w:div>
        <w:div w:id="1357081019">
          <w:marLeft w:val="640"/>
          <w:marRight w:val="0"/>
          <w:marTop w:val="0"/>
          <w:marBottom w:val="0"/>
          <w:divBdr>
            <w:top w:val="none" w:sz="0" w:space="0" w:color="auto"/>
            <w:left w:val="none" w:sz="0" w:space="0" w:color="auto"/>
            <w:bottom w:val="none" w:sz="0" w:space="0" w:color="auto"/>
            <w:right w:val="none" w:sz="0" w:space="0" w:color="auto"/>
          </w:divBdr>
        </w:div>
        <w:div w:id="164437314">
          <w:marLeft w:val="640"/>
          <w:marRight w:val="0"/>
          <w:marTop w:val="0"/>
          <w:marBottom w:val="0"/>
          <w:divBdr>
            <w:top w:val="none" w:sz="0" w:space="0" w:color="auto"/>
            <w:left w:val="none" w:sz="0" w:space="0" w:color="auto"/>
            <w:bottom w:val="none" w:sz="0" w:space="0" w:color="auto"/>
            <w:right w:val="none" w:sz="0" w:space="0" w:color="auto"/>
          </w:divBdr>
        </w:div>
        <w:div w:id="1708724353">
          <w:marLeft w:val="640"/>
          <w:marRight w:val="0"/>
          <w:marTop w:val="0"/>
          <w:marBottom w:val="0"/>
          <w:divBdr>
            <w:top w:val="none" w:sz="0" w:space="0" w:color="auto"/>
            <w:left w:val="none" w:sz="0" w:space="0" w:color="auto"/>
            <w:bottom w:val="none" w:sz="0" w:space="0" w:color="auto"/>
            <w:right w:val="none" w:sz="0" w:space="0" w:color="auto"/>
          </w:divBdr>
        </w:div>
        <w:div w:id="1982608660">
          <w:marLeft w:val="640"/>
          <w:marRight w:val="0"/>
          <w:marTop w:val="0"/>
          <w:marBottom w:val="0"/>
          <w:divBdr>
            <w:top w:val="none" w:sz="0" w:space="0" w:color="auto"/>
            <w:left w:val="none" w:sz="0" w:space="0" w:color="auto"/>
            <w:bottom w:val="none" w:sz="0" w:space="0" w:color="auto"/>
            <w:right w:val="none" w:sz="0" w:space="0" w:color="auto"/>
          </w:divBdr>
        </w:div>
        <w:div w:id="286356439">
          <w:marLeft w:val="640"/>
          <w:marRight w:val="0"/>
          <w:marTop w:val="0"/>
          <w:marBottom w:val="0"/>
          <w:divBdr>
            <w:top w:val="none" w:sz="0" w:space="0" w:color="auto"/>
            <w:left w:val="none" w:sz="0" w:space="0" w:color="auto"/>
            <w:bottom w:val="none" w:sz="0" w:space="0" w:color="auto"/>
            <w:right w:val="none" w:sz="0" w:space="0" w:color="auto"/>
          </w:divBdr>
        </w:div>
        <w:div w:id="1042825969">
          <w:marLeft w:val="640"/>
          <w:marRight w:val="0"/>
          <w:marTop w:val="0"/>
          <w:marBottom w:val="0"/>
          <w:divBdr>
            <w:top w:val="none" w:sz="0" w:space="0" w:color="auto"/>
            <w:left w:val="none" w:sz="0" w:space="0" w:color="auto"/>
            <w:bottom w:val="none" w:sz="0" w:space="0" w:color="auto"/>
            <w:right w:val="none" w:sz="0" w:space="0" w:color="auto"/>
          </w:divBdr>
        </w:div>
        <w:div w:id="931547771">
          <w:marLeft w:val="640"/>
          <w:marRight w:val="0"/>
          <w:marTop w:val="0"/>
          <w:marBottom w:val="0"/>
          <w:divBdr>
            <w:top w:val="none" w:sz="0" w:space="0" w:color="auto"/>
            <w:left w:val="none" w:sz="0" w:space="0" w:color="auto"/>
            <w:bottom w:val="none" w:sz="0" w:space="0" w:color="auto"/>
            <w:right w:val="none" w:sz="0" w:space="0" w:color="auto"/>
          </w:divBdr>
        </w:div>
        <w:div w:id="274605587">
          <w:marLeft w:val="640"/>
          <w:marRight w:val="0"/>
          <w:marTop w:val="0"/>
          <w:marBottom w:val="0"/>
          <w:divBdr>
            <w:top w:val="none" w:sz="0" w:space="0" w:color="auto"/>
            <w:left w:val="none" w:sz="0" w:space="0" w:color="auto"/>
            <w:bottom w:val="none" w:sz="0" w:space="0" w:color="auto"/>
            <w:right w:val="none" w:sz="0" w:space="0" w:color="auto"/>
          </w:divBdr>
        </w:div>
        <w:div w:id="1004698159">
          <w:marLeft w:val="640"/>
          <w:marRight w:val="0"/>
          <w:marTop w:val="0"/>
          <w:marBottom w:val="0"/>
          <w:divBdr>
            <w:top w:val="none" w:sz="0" w:space="0" w:color="auto"/>
            <w:left w:val="none" w:sz="0" w:space="0" w:color="auto"/>
            <w:bottom w:val="none" w:sz="0" w:space="0" w:color="auto"/>
            <w:right w:val="none" w:sz="0" w:space="0" w:color="auto"/>
          </w:divBdr>
        </w:div>
        <w:div w:id="665059818">
          <w:marLeft w:val="640"/>
          <w:marRight w:val="0"/>
          <w:marTop w:val="0"/>
          <w:marBottom w:val="0"/>
          <w:divBdr>
            <w:top w:val="none" w:sz="0" w:space="0" w:color="auto"/>
            <w:left w:val="none" w:sz="0" w:space="0" w:color="auto"/>
            <w:bottom w:val="none" w:sz="0" w:space="0" w:color="auto"/>
            <w:right w:val="none" w:sz="0" w:space="0" w:color="auto"/>
          </w:divBdr>
        </w:div>
        <w:div w:id="1808665832">
          <w:marLeft w:val="640"/>
          <w:marRight w:val="0"/>
          <w:marTop w:val="0"/>
          <w:marBottom w:val="0"/>
          <w:divBdr>
            <w:top w:val="none" w:sz="0" w:space="0" w:color="auto"/>
            <w:left w:val="none" w:sz="0" w:space="0" w:color="auto"/>
            <w:bottom w:val="none" w:sz="0" w:space="0" w:color="auto"/>
            <w:right w:val="none" w:sz="0" w:space="0" w:color="auto"/>
          </w:divBdr>
        </w:div>
        <w:div w:id="1337490864">
          <w:marLeft w:val="640"/>
          <w:marRight w:val="0"/>
          <w:marTop w:val="0"/>
          <w:marBottom w:val="0"/>
          <w:divBdr>
            <w:top w:val="none" w:sz="0" w:space="0" w:color="auto"/>
            <w:left w:val="none" w:sz="0" w:space="0" w:color="auto"/>
            <w:bottom w:val="none" w:sz="0" w:space="0" w:color="auto"/>
            <w:right w:val="none" w:sz="0" w:space="0" w:color="auto"/>
          </w:divBdr>
        </w:div>
        <w:div w:id="882325967">
          <w:marLeft w:val="640"/>
          <w:marRight w:val="0"/>
          <w:marTop w:val="0"/>
          <w:marBottom w:val="0"/>
          <w:divBdr>
            <w:top w:val="none" w:sz="0" w:space="0" w:color="auto"/>
            <w:left w:val="none" w:sz="0" w:space="0" w:color="auto"/>
            <w:bottom w:val="none" w:sz="0" w:space="0" w:color="auto"/>
            <w:right w:val="none" w:sz="0" w:space="0" w:color="auto"/>
          </w:divBdr>
        </w:div>
        <w:div w:id="1092554129">
          <w:marLeft w:val="640"/>
          <w:marRight w:val="0"/>
          <w:marTop w:val="0"/>
          <w:marBottom w:val="0"/>
          <w:divBdr>
            <w:top w:val="none" w:sz="0" w:space="0" w:color="auto"/>
            <w:left w:val="none" w:sz="0" w:space="0" w:color="auto"/>
            <w:bottom w:val="none" w:sz="0" w:space="0" w:color="auto"/>
            <w:right w:val="none" w:sz="0" w:space="0" w:color="auto"/>
          </w:divBdr>
        </w:div>
        <w:div w:id="1470905437">
          <w:marLeft w:val="640"/>
          <w:marRight w:val="0"/>
          <w:marTop w:val="0"/>
          <w:marBottom w:val="0"/>
          <w:divBdr>
            <w:top w:val="none" w:sz="0" w:space="0" w:color="auto"/>
            <w:left w:val="none" w:sz="0" w:space="0" w:color="auto"/>
            <w:bottom w:val="none" w:sz="0" w:space="0" w:color="auto"/>
            <w:right w:val="none" w:sz="0" w:space="0" w:color="auto"/>
          </w:divBdr>
        </w:div>
        <w:div w:id="758792868">
          <w:marLeft w:val="640"/>
          <w:marRight w:val="0"/>
          <w:marTop w:val="0"/>
          <w:marBottom w:val="0"/>
          <w:divBdr>
            <w:top w:val="none" w:sz="0" w:space="0" w:color="auto"/>
            <w:left w:val="none" w:sz="0" w:space="0" w:color="auto"/>
            <w:bottom w:val="none" w:sz="0" w:space="0" w:color="auto"/>
            <w:right w:val="none" w:sz="0" w:space="0" w:color="auto"/>
          </w:divBdr>
        </w:div>
        <w:div w:id="1835414289">
          <w:marLeft w:val="640"/>
          <w:marRight w:val="0"/>
          <w:marTop w:val="0"/>
          <w:marBottom w:val="0"/>
          <w:divBdr>
            <w:top w:val="none" w:sz="0" w:space="0" w:color="auto"/>
            <w:left w:val="none" w:sz="0" w:space="0" w:color="auto"/>
            <w:bottom w:val="none" w:sz="0" w:space="0" w:color="auto"/>
            <w:right w:val="none" w:sz="0" w:space="0" w:color="auto"/>
          </w:divBdr>
        </w:div>
        <w:div w:id="1499538119">
          <w:marLeft w:val="640"/>
          <w:marRight w:val="0"/>
          <w:marTop w:val="0"/>
          <w:marBottom w:val="0"/>
          <w:divBdr>
            <w:top w:val="none" w:sz="0" w:space="0" w:color="auto"/>
            <w:left w:val="none" w:sz="0" w:space="0" w:color="auto"/>
            <w:bottom w:val="none" w:sz="0" w:space="0" w:color="auto"/>
            <w:right w:val="none" w:sz="0" w:space="0" w:color="auto"/>
          </w:divBdr>
        </w:div>
        <w:div w:id="450710757">
          <w:marLeft w:val="640"/>
          <w:marRight w:val="0"/>
          <w:marTop w:val="0"/>
          <w:marBottom w:val="0"/>
          <w:divBdr>
            <w:top w:val="none" w:sz="0" w:space="0" w:color="auto"/>
            <w:left w:val="none" w:sz="0" w:space="0" w:color="auto"/>
            <w:bottom w:val="none" w:sz="0" w:space="0" w:color="auto"/>
            <w:right w:val="none" w:sz="0" w:space="0" w:color="auto"/>
          </w:divBdr>
        </w:div>
        <w:div w:id="874538247">
          <w:marLeft w:val="640"/>
          <w:marRight w:val="0"/>
          <w:marTop w:val="0"/>
          <w:marBottom w:val="0"/>
          <w:divBdr>
            <w:top w:val="none" w:sz="0" w:space="0" w:color="auto"/>
            <w:left w:val="none" w:sz="0" w:space="0" w:color="auto"/>
            <w:bottom w:val="none" w:sz="0" w:space="0" w:color="auto"/>
            <w:right w:val="none" w:sz="0" w:space="0" w:color="auto"/>
          </w:divBdr>
        </w:div>
        <w:div w:id="1941644622">
          <w:marLeft w:val="640"/>
          <w:marRight w:val="0"/>
          <w:marTop w:val="0"/>
          <w:marBottom w:val="0"/>
          <w:divBdr>
            <w:top w:val="none" w:sz="0" w:space="0" w:color="auto"/>
            <w:left w:val="none" w:sz="0" w:space="0" w:color="auto"/>
            <w:bottom w:val="none" w:sz="0" w:space="0" w:color="auto"/>
            <w:right w:val="none" w:sz="0" w:space="0" w:color="auto"/>
          </w:divBdr>
        </w:div>
        <w:div w:id="578708220">
          <w:marLeft w:val="640"/>
          <w:marRight w:val="0"/>
          <w:marTop w:val="0"/>
          <w:marBottom w:val="0"/>
          <w:divBdr>
            <w:top w:val="none" w:sz="0" w:space="0" w:color="auto"/>
            <w:left w:val="none" w:sz="0" w:space="0" w:color="auto"/>
            <w:bottom w:val="none" w:sz="0" w:space="0" w:color="auto"/>
            <w:right w:val="none" w:sz="0" w:space="0" w:color="auto"/>
          </w:divBdr>
        </w:div>
        <w:div w:id="1058363993">
          <w:marLeft w:val="640"/>
          <w:marRight w:val="0"/>
          <w:marTop w:val="0"/>
          <w:marBottom w:val="0"/>
          <w:divBdr>
            <w:top w:val="none" w:sz="0" w:space="0" w:color="auto"/>
            <w:left w:val="none" w:sz="0" w:space="0" w:color="auto"/>
            <w:bottom w:val="none" w:sz="0" w:space="0" w:color="auto"/>
            <w:right w:val="none" w:sz="0" w:space="0" w:color="auto"/>
          </w:divBdr>
        </w:div>
        <w:div w:id="1677030288">
          <w:marLeft w:val="640"/>
          <w:marRight w:val="0"/>
          <w:marTop w:val="0"/>
          <w:marBottom w:val="0"/>
          <w:divBdr>
            <w:top w:val="none" w:sz="0" w:space="0" w:color="auto"/>
            <w:left w:val="none" w:sz="0" w:space="0" w:color="auto"/>
            <w:bottom w:val="none" w:sz="0" w:space="0" w:color="auto"/>
            <w:right w:val="none" w:sz="0" w:space="0" w:color="auto"/>
          </w:divBdr>
        </w:div>
        <w:div w:id="1437603464">
          <w:marLeft w:val="640"/>
          <w:marRight w:val="0"/>
          <w:marTop w:val="0"/>
          <w:marBottom w:val="0"/>
          <w:divBdr>
            <w:top w:val="none" w:sz="0" w:space="0" w:color="auto"/>
            <w:left w:val="none" w:sz="0" w:space="0" w:color="auto"/>
            <w:bottom w:val="none" w:sz="0" w:space="0" w:color="auto"/>
            <w:right w:val="none" w:sz="0" w:space="0" w:color="auto"/>
          </w:divBdr>
        </w:div>
        <w:div w:id="64765682">
          <w:marLeft w:val="640"/>
          <w:marRight w:val="0"/>
          <w:marTop w:val="0"/>
          <w:marBottom w:val="0"/>
          <w:divBdr>
            <w:top w:val="none" w:sz="0" w:space="0" w:color="auto"/>
            <w:left w:val="none" w:sz="0" w:space="0" w:color="auto"/>
            <w:bottom w:val="none" w:sz="0" w:space="0" w:color="auto"/>
            <w:right w:val="none" w:sz="0" w:space="0" w:color="auto"/>
          </w:divBdr>
        </w:div>
        <w:div w:id="1103771247">
          <w:marLeft w:val="640"/>
          <w:marRight w:val="0"/>
          <w:marTop w:val="0"/>
          <w:marBottom w:val="0"/>
          <w:divBdr>
            <w:top w:val="none" w:sz="0" w:space="0" w:color="auto"/>
            <w:left w:val="none" w:sz="0" w:space="0" w:color="auto"/>
            <w:bottom w:val="none" w:sz="0" w:space="0" w:color="auto"/>
            <w:right w:val="none" w:sz="0" w:space="0" w:color="auto"/>
          </w:divBdr>
        </w:div>
        <w:div w:id="133330159">
          <w:marLeft w:val="640"/>
          <w:marRight w:val="0"/>
          <w:marTop w:val="0"/>
          <w:marBottom w:val="0"/>
          <w:divBdr>
            <w:top w:val="none" w:sz="0" w:space="0" w:color="auto"/>
            <w:left w:val="none" w:sz="0" w:space="0" w:color="auto"/>
            <w:bottom w:val="none" w:sz="0" w:space="0" w:color="auto"/>
            <w:right w:val="none" w:sz="0" w:space="0" w:color="auto"/>
          </w:divBdr>
        </w:div>
        <w:div w:id="1379427656">
          <w:marLeft w:val="640"/>
          <w:marRight w:val="0"/>
          <w:marTop w:val="0"/>
          <w:marBottom w:val="0"/>
          <w:divBdr>
            <w:top w:val="none" w:sz="0" w:space="0" w:color="auto"/>
            <w:left w:val="none" w:sz="0" w:space="0" w:color="auto"/>
            <w:bottom w:val="none" w:sz="0" w:space="0" w:color="auto"/>
            <w:right w:val="none" w:sz="0" w:space="0" w:color="auto"/>
          </w:divBdr>
        </w:div>
        <w:div w:id="1276013962">
          <w:marLeft w:val="640"/>
          <w:marRight w:val="0"/>
          <w:marTop w:val="0"/>
          <w:marBottom w:val="0"/>
          <w:divBdr>
            <w:top w:val="none" w:sz="0" w:space="0" w:color="auto"/>
            <w:left w:val="none" w:sz="0" w:space="0" w:color="auto"/>
            <w:bottom w:val="none" w:sz="0" w:space="0" w:color="auto"/>
            <w:right w:val="none" w:sz="0" w:space="0" w:color="auto"/>
          </w:divBdr>
        </w:div>
        <w:div w:id="1319069976">
          <w:marLeft w:val="640"/>
          <w:marRight w:val="0"/>
          <w:marTop w:val="0"/>
          <w:marBottom w:val="0"/>
          <w:divBdr>
            <w:top w:val="none" w:sz="0" w:space="0" w:color="auto"/>
            <w:left w:val="none" w:sz="0" w:space="0" w:color="auto"/>
            <w:bottom w:val="none" w:sz="0" w:space="0" w:color="auto"/>
            <w:right w:val="none" w:sz="0" w:space="0" w:color="auto"/>
          </w:divBdr>
        </w:div>
        <w:div w:id="1063790304">
          <w:marLeft w:val="640"/>
          <w:marRight w:val="0"/>
          <w:marTop w:val="0"/>
          <w:marBottom w:val="0"/>
          <w:divBdr>
            <w:top w:val="none" w:sz="0" w:space="0" w:color="auto"/>
            <w:left w:val="none" w:sz="0" w:space="0" w:color="auto"/>
            <w:bottom w:val="none" w:sz="0" w:space="0" w:color="auto"/>
            <w:right w:val="none" w:sz="0" w:space="0" w:color="auto"/>
          </w:divBdr>
        </w:div>
        <w:div w:id="2076585534">
          <w:marLeft w:val="640"/>
          <w:marRight w:val="0"/>
          <w:marTop w:val="0"/>
          <w:marBottom w:val="0"/>
          <w:divBdr>
            <w:top w:val="none" w:sz="0" w:space="0" w:color="auto"/>
            <w:left w:val="none" w:sz="0" w:space="0" w:color="auto"/>
            <w:bottom w:val="none" w:sz="0" w:space="0" w:color="auto"/>
            <w:right w:val="none" w:sz="0" w:space="0" w:color="auto"/>
          </w:divBdr>
        </w:div>
        <w:div w:id="277831384">
          <w:marLeft w:val="640"/>
          <w:marRight w:val="0"/>
          <w:marTop w:val="0"/>
          <w:marBottom w:val="0"/>
          <w:divBdr>
            <w:top w:val="none" w:sz="0" w:space="0" w:color="auto"/>
            <w:left w:val="none" w:sz="0" w:space="0" w:color="auto"/>
            <w:bottom w:val="none" w:sz="0" w:space="0" w:color="auto"/>
            <w:right w:val="none" w:sz="0" w:space="0" w:color="auto"/>
          </w:divBdr>
        </w:div>
        <w:div w:id="1140221908">
          <w:marLeft w:val="640"/>
          <w:marRight w:val="0"/>
          <w:marTop w:val="0"/>
          <w:marBottom w:val="0"/>
          <w:divBdr>
            <w:top w:val="none" w:sz="0" w:space="0" w:color="auto"/>
            <w:left w:val="none" w:sz="0" w:space="0" w:color="auto"/>
            <w:bottom w:val="none" w:sz="0" w:space="0" w:color="auto"/>
            <w:right w:val="none" w:sz="0" w:space="0" w:color="auto"/>
          </w:divBdr>
        </w:div>
        <w:div w:id="2094159345">
          <w:marLeft w:val="640"/>
          <w:marRight w:val="0"/>
          <w:marTop w:val="0"/>
          <w:marBottom w:val="0"/>
          <w:divBdr>
            <w:top w:val="none" w:sz="0" w:space="0" w:color="auto"/>
            <w:left w:val="none" w:sz="0" w:space="0" w:color="auto"/>
            <w:bottom w:val="none" w:sz="0" w:space="0" w:color="auto"/>
            <w:right w:val="none" w:sz="0" w:space="0" w:color="auto"/>
          </w:divBdr>
        </w:div>
        <w:div w:id="1342314899">
          <w:marLeft w:val="640"/>
          <w:marRight w:val="0"/>
          <w:marTop w:val="0"/>
          <w:marBottom w:val="0"/>
          <w:divBdr>
            <w:top w:val="none" w:sz="0" w:space="0" w:color="auto"/>
            <w:left w:val="none" w:sz="0" w:space="0" w:color="auto"/>
            <w:bottom w:val="none" w:sz="0" w:space="0" w:color="auto"/>
            <w:right w:val="none" w:sz="0" w:space="0" w:color="auto"/>
          </w:divBdr>
        </w:div>
        <w:div w:id="1407335721">
          <w:marLeft w:val="640"/>
          <w:marRight w:val="0"/>
          <w:marTop w:val="0"/>
          <w:marBottom w:val="0"/>
          <w:divBdr>
            <w:top w:val="none" w:sz="0" w:space="0" w:color="auto"/>
            <w:left w:val="none" w:sz="0" w:space="0" w:color="auto"/>
            <w:bottom w:val="none" w:sz="0" w:space="0" w:color="auto"/>
            <w:right w:val="none" w:sz="0" w:space="0" w:color="auto"/>
          </w:divBdr>
        </w:div>
        <w:div w:id="1637486288">
          <w:marLeft w:val="640"/>
          <w:marRight w:val="0"/>
          <w:marTop w:val="0"/>
          <w:marBottom w:val="0"/>
          <w:divBdr>
            <w:top w:val="none" w:sz="0" w:space="0" w:color="auto"/>
            <w:left w:val="none" w:sz="0" w:space="0" w:color="auto"/>
            <w:bottom w:val="none" w:sz="0" w:space="0" w:color="auto"/>
            <w:right w:val="none" w:sz="0" w:space="0" w:color="auto"/>
          </w:divBdr>
        </w:div>
        <w:div w:id="1323199007">
          <w:marLeft w:val="640"/>
          <w:marRight w:val="0"/>
          <w:marTop w:val="0"/>
          <w:marBottom w:val="0"/>
          <w:divBdr>
            <w:top w:val="none" w:sz="0" w:space="0" w:color="auto"/>
            <w:left w:val="none" w:sz="0" w:space="0" w:color="auto"/>
            <w:bottom w:val="none" w:sz="0" w:space="0" w:color="auto"/>
            <w:right w:val="none" w:sz="0" w:space="0" w:color="auto"/>
          </w:divBdr>
        </w:div>
      </w:divsChild>
    </w:div>
    <w:div w:id="174199525">
      <w:bodyDiv w:val="1"/>
      <w:marLeft w:val="0"/>
      <w:marRight w:val="0"/>
      <w:marTop w:val="0"/>
      <w:marBottom w:val="0"/>
      <w:divBdr>
        <w:top w:val="none" w:sz="0" w:space="0" w:color="auto"/>
        <w:left w:val="none" w:sz="0" w:space="0" w:color="auto"/>
        <w:bottom w:val="none" w:sz="0" w:space="0" w:color="auto"/>
        <w:right w:val="none" w:sz="0" w:space="0" w:color="auto"/>
      </w:divBdr>
    </w:div>
    <w:div w:id="174422276">
      <w:marLeft w:val="480"/>
      <w:marRight w:val="0"/>
      <w:marTop w:val="0"/>
      <w:marBottom w:val="0"/>
      <w:divBdr>
        <w:top w:val="none" w:sz="0" w:space="0" w:color="auto"/>
        <w:left w:val="none" w:sz="0" w:space="0" w:color="auto"/>
        <w:bottom w:val="none" w:sz="0" w:space="0" w:color="auto"/>
        <w:right w:val="none" w:sz="0" w:space="0" w:color="auto"/>
      </w:divBdr>
    </w:div>
    <w:div w:id="175850323">
      <w:marLeft w:val="480"/>
      <w:marRight w:val="0"/>
      <w:marTop w:val="0"/>
      <w:marBottom w:val="0"/>
      <w:divBdr>
        <w:top w:val="none" w:sz="0" w:space="0" w:color="auto"/>
        <w:left w:val="none" w:sz="0" w:space="0" w:color="auto"/>
        <w:bottom w:val="none" w:sz="0" w:space="0" w:color="auto"/>
        <w:right w:val="none" w:sz="0" w:space="0" w:color="auto"/>
      </w:divBdr>
    </w:div>
    <w:div w:id="176892794">
      <w:marLeft w:val="640"/>
      <w:marRight w:val="0"/>
      <w:marTop w:val="0"/>
      <w:marBottom w:val="0"/>
      <w:divBdr>
        <w:top w:val="none" w:sz="0" w:space="0" w:color="auto"/>
        <w:left w:val="none" w:sz="0" w:space="0" w:color="auto"/>
        <w:bottom w:val="none" w:sz="0" w:space="0" w:color="auto"/>
        <w:right w:val="none" w:sz="0" w:space="0" w:color="auto"/>
      </w:divBdr>
    </w:div>
    <w:div w:id="177351899">
      <w:marLeft w:val="480"/>
      <w:marRight w:val="0"/>
      <w:marTop w:val="0"/>
      <w:marBottom w:val="0"/>
      <w:divBdr>
        <w:top w:val="none" w:sz="0" w:space="0" w:color="auto"/>
        <w:left w:val="none" w:sz="0" w:space="0" w:color="auto"/>
        <w:bottom w:val="none" w:sz="0" w:space="0" w:color="auto"/>
        <w:right w:val="none" w:sz="0" w:space="0" w:color="auto"/>
      </w:divBdr>
    </w:div>
    <w:div w:id="177471982">
      <w:marLeft w:val="480"/>
      <w:marRight w:val="0"/>
      <w:marTop w:val="0"/>
      <w:marBottom w:val="0"/>
      <w:divBdr>
        <w:top w:val="none" w:sz="0" w:space="0" w:color="auto"/>
        <w:left w:val="none" w:sz="0" w:space="0" w:color="auto"/>
        <w:bottom w:val="none" w:sz="0" w:space="0" w:color="auto"/>
        <w:right w:val="none" w:sz="0" w:space="0" w:color="auto"/>
      </w:divBdr>
    </w:div>
    <w:div w:id="179399853">
      <w:marLeft w:val="480"/>
      <w:marRight w:val="0"/>
      <w:marTop w:val="0"/>
      <w:marBottom w:val="0"/>
      <w:divBdr>
        <w:top w:val="none" w:sz="0" w:space="0" w:color="auto"/>
        <w:left w:val="none" w:sz="0" w:space="0" w:color="auto"/>
        <w:bottom w:val="none" w:sz="0" w:space="0" w:color="auto"/>
        <w:right w:val="none" w:sz="0" w:space="0" w:color="auto"/>
      </w:divBdr>
    </w:div>
    <w:div w:id="179900226">
      <w:marLeft w:val="480"/>
      <w:marRight w:val="0"/>
      <w:marTop w:val="0"/>
      <w:marBottom w:val="0"/>
      <w:divBdr>
        <w:top w:val="none" w:sz="0" w:space="0" w:color="auto"/>
        <w:left w:val="none" w:sz="0" w:space="0" w:color="auto"/>
        <w:bottom w:val="none" w:sz="0" w:space="0" w:color="auto"/>
        <w:right w:val="none" w:sz="0" w:space="0" w:color="auto"/>
      </w:divBdr>
    </w:div>
    <w:div w:id="180239400">
      <w:marLeft w:val="480"/>
      <w:marRight w:val="0"/>
      <w:marTop w:val="0"/>
      <w:marBottom w:val="0"/>
      <w:divBdr>
        <w:top w:val="none" w:sz="0" w:space="0" w:color="auto"/>
        <w:left w:val="none" w:sz="0" w:space="0" w:color="auto"/>
        <w:bottom w:val="none" w:sz="0" w:space="0" w:color="auto"/>
        <w:right w:val="none" w:sz="0" w:space="0" w:color="auto"/>
      </w:divBdr>
    </w:div>
    <w:div w:id="180627067">
      <w:bodyDiv w:val="1"/>
      <w:marLeft w:val="0"/>
      <w:marRight w:val="0"/>
      <w:marTop w:val="0"/>
      <w:marBottom w:val="0"/>
      <w:divBdr>
        <w:top w:val="none" w:sz="0" w:space="0" w:color="auto"/>
        <w:left w:val="none" w:sz="0" w:space="0" w:color="auto"/>
        <w:bottom w:val="none" w:sz="0" w:space="0" w:color="auto"/>
        <w:right w:val="none" w:sz="0" w:space="0" w:color="auto"/>
      </w:divBdr>
    </w:div>
    <w:div w:id="180825188">
      <w:bodyDiv w:val="1"/>
      <w:marLeft w:val="0"/>
      <w:marRight w:val="0"/>
      <w:marTop w:val="0"/>
      <w:marBottom w:val="0"/>
      <w:divBdr>
        <w:top w:val="none" w:sz="0" w:space="0" w:color="auto"/>
        <w:left w:val="none" w:sz="0" w:space="0" w:color="auto"/>
        <w:bottom w:val="none" w:sz="0" w:space="0" w:color="auto"/>
        <w:right w:val="none" w:sz="0" w:space="0" w:color="auto"/>
      </w:divBdr>
    </w:div>
    <w:div w:id="181364764">
      <w:marLeft w:val="480"/>
      <w:marRight w:val="0"/>
      <w:marTop w:val="0"/>
      <w:marBottom w:val="0"/>
      <w:divBdr>
        <w:top w:val="none" w:sz="0" w:space="0" w:color="auto"/>
        <w:left w:val="none" w:sz="0" w:space="0" w:color="auto"/>
        <w:bottom w:val="none" w:sz="0" w:space="0" w:color="auto"/>
        <w:right w:val="none" w:sz="0" w:space="0" w:color="auto"/>
      </w:divBdr>
    </w:div>
    <w:div w:id="182012339">
      <w:bodyDiv w:val="1"/>
      <w:marLeft w:val="0"/>
      <w:marRight w:val="0"/>
      <w:marTop w:val="0"/>
      <w:marBottom w:val="0"/>
      <w:divBdr>
        <w:top w:val="none" w:sz="0" w:space="0" w:color="auto"/>
        <w:left w:val="none" w:sz="0" w:space="0" w:color="auto"/>
        <w:bottom w:val="none" w:sz="0" w:space="0" w:color="auto"/>
        <w:right w:val="none" w:sz="0" w:space="0" w:color="auto"/>
      </w:divBdr>
    </w:div>
    <w:div w:id="182986648">
      <w:marLeft w:val="480"/>
      <w:marRight w:val="0"/>
      <w:marTop w:val="0"/>
      <w:marBottom w:val="0"/>
      <w:divBdr>
        <w:top w:val="none" w:sz="0" w:space="0" w:color="auto"/>
        <w:left w:val="none" w:sz="0" w:space="0" w:color="auto"/>
        <w:bottom w:val="none" w:sz="0" w:space="0" w:color="auto"/>
        <w:right w:val="none" w:sz="0" w:space="0" w:color="auto"/>
      </w:divBdr>
    </w:div>
    <w:div w:id="184248777">
      <w:bodyDiv w:val="1"/>
      <w:marLeft w:val="0"/>
      <w:marRight w:val="0"/>
      <w:marTop w:val="0"/>
      <w:marBottom w:val="0"/>
      <w:divBdr>
        <w:top w:val="none" w:sz="0" w:space="0" w:color="auto"/>
        <w:left w:val="none" w:sz="0" w:space="0" w:color="auto"/>
        <w:bottom w:val="none" w:sz="0" w:space="0" w:color="auto"/>
        <w:right w:val="none" w:sz="0" w:space="0" w:color="auto"/>
      </w:divBdr>
      <w:divsChild>
        <w:div w:id="81607286">
          <w:marLeft w:val="480"/>
          <w:marRight w:val="0"/>
          <w:marTop w:val="0"/>
          <w:marBottom w:val="0"/>
          <w:divBdr>
            <w:top w:val="none" w:sz="0" w:space="0" w:color="auto"/>
            <w:left w:val="none" w:sz="0" w:space="0" w:color="auto"/>
            <w:bottom w:val="none" w:sz="0" w:space="0" w:color="auto"/>
            <w:right w:val="none" w:sz="0" w:space="0" w:color="auto"/>
          </w:divBdr>
        </w:div>
        <w:div w:id="84428151">
          <w:marLeft w:val="480"/>
          <w:marRight w:val="0"/>
          <w:marTop w:val="0"/>
          <w:marBottom w:val="0"/>
          <w:divBdr>
            <w:top w:val="none" w:sz="0" w:space="0" w:color="auto"/>
            <w:left w:val="none" w:sz="0" w:space="0" w:color="auto"/>
            <w:bottom w:val="none" w:sz="0" w:space="0" w:color="auto"/>
            <w:right w:val="none" w:sz="0" w:space="0" w:color="auto"/>
          </w:divBdr>
        </w:div>
        <w:div w:id="190844668">
          <w:marLeft w:val="480"/>
          <w:marRight w:val="0"/>
          <w:marTop w:val="0"/>
          <w:marBottom w:val="0"/>
          <w:divBdr>
            <w:top w:val="none" w:sz="0" w:space="0" w:color="auto"/>
            <w:left w:val="none" w:sz="0" w:space="0" w:color="auto"/>
            <w:bottom w:val="none" w:sz="0" w:space="0" w:color="auto"/>
            <w:right w:val="none" w:sz="0" w:space="0" w:color="auto"/>
          </w:divBdr>
        </w:div>
        <w:div w:id="342243601">
          <w:marLeft w:val="480"/>
          <w:marRight w:val="0"/>
          <w:marTop w:val="0"/>
          <w:marBottom w:val="0"/>
          <w:divBdr>
            <w:top w:val="none" w:sz="0" w:space="0" w:color="auto"/>
            <w:left w:val="none" w:sz="0" w:space="0" w:color="auto"/>
            <w:bottom w:val="none" w:sz="0" w:space="0" w:color="auto"/>
            <w:right w:val="none" w:sz="0" w:space="0" w:color="auto"/>
          </w:divBdr>
        </w:div>
        <w:div w:id="356657861">
          <w:marLeft w:val="480"/>
          <w:marRight w:val="0"/>
          <w:marTop w:val="0"/>
          <w:marBottom w:val="0"/>
          <w:divBdr>
            <w:top w:val="none" w:sz="0" w:space="0" w:color="auto"/>
            <w:left w:val="none" w:sz="0" w:space="0" w:color="auto"/>
            <w:bottom w:val="none" w:sz="0" w:space="0" w:color="auto"/>
            <w:right w:val="none" w:sz="0" w:space="0" w:color="auto"/>
          </w:divBdr>
        </w:div>
        <w:div w:id="392437315">
          <w:marLeft w:val="480"/>
          <w:marRight w:val="0"/>
          <w:marTop w:val="0"/>
          <w:marBottom w:val="0"/>
          <w:divBdr>
            <w:top w:val="none" w:sz="0" w:space="0" w:color="auto"/>
            <w:left w:val="none" w:sz="0" w:space="0" w:color="auto"/>
            <w:bottom w:val="none" w:sz="0" w:space="0" w:color="auto"/>
            <w:right w:val="none" w:sz="0" w:space="0" w:color="auto"/>
          </w:divBdr>
        </w:div>
        <w:div w:id="417992313">
          <w:marLeft w:val="480"/>
          <w:marRight w:val="0"/>
          <w:marTop w:val="0"/>
          <w:marBottom w:val="0"/>
          <w:divBdr>
            <w:top w:val="none" w:sz="0" w:space="0" w:color="auto"/>
            <w:left w:val="none" w:sz="0" w:space="0" w:color="auto"/>
            <w:bottom w:val="none" w:sz="0" w:space="0" w:color="auto"/>
            <w:right w:val="none" w:sz="0" w:space="0" w:color="auto"/>
          </w:divBdr>
        </w:div>
        <w:div w:id="434249064">
          <w:marLeft w:val="480"/>
          <w:marRight w:val="0"/>
          <w:marTop w:val="0"/>
          <w:marBottom w:val="0"/>
          <w:divBdr>
            <w:top w:val="none" w:sz="0" w:space="0" w:color="auto"/>
            <w:left w:val="none" w:sz="0" w:space="0" w:color="auto"/>
            <w:bottom w:val="none" w:sz="0" w:space="0" w:color="auto"/>
            <w:right w:val="none" w:sz="0" w:space="0" w:color="auto"/>
          </w:divBdr>
        </w:div>
        <w:div w:id="439683653">
          <w:marLeft w:val="480"/>
          <w:marRight w:val="0"/>
          <w:marTop w:val="0"/>
          <w:marBottom w:val="0"/>
          <w:divBdr>
            <w:top w:val="none" w:sz="0" w:space="0" w:color="auto"/>
            <w:left w:val="none" w:sz="0" w:space="0" w:color="auto"/>
            <w:bottom w:val="none" w:sz="0" w:space="0" w:color="auto"/>
            <w:right w:val="none" w:sz="0" w:space="0" w:color="auto"/>
          </w:divBdr>
        </w:div>
        <w:div w:id="458376788">
          <w:marLeft w:val="480"/>
          <w:marRight w:val="0"/>
          <w:marTop w:val="0"/>
          <w:marBottom w:val="0"/>
          <w:divBdr>
            <w:top w:val="none" w:sz="0" w:space="0" w:color="auto"/>
            <w:left w:val="none" w:sz="0" w:space="0" w:color="auto"/>
            <w:bottom w:val="none" w:sz="0" w:space="0" w:color="auto"/>
            <w:right w:val="none" w:sz="0" w:space="0" w:color="auto"/>
          </w:divBdr>
        </w:div>
        <w:div w:id="483817775">
          <w:marLeft w:val="480"/>
          <w:marRight w:val="0"/>
          <w:marTop w:val="0"/>
          <w:marBottom w:val="0"/>
          <w:divBdr>
            <w:top w:val="none" w:sz="0" w:space="0" w:color="auto"/>
            <w:left w:val="none" w:sz="0" w:space="0" w:color="auto"/>
            <w:bottom w:val="none" w:sz="0" w:space="0" w:color="auto"/>
            <w:right w:val="none" w:sz="0" w:space="0" w:color="auto"/>
          </w:divBdr>
        </w:div>
        <w:div w:id="526915268">
          <w:marLeft w:val="480"/>
          <w:marRight w:val="0"/>
          <w:marTop w:val="0"/>
          <w:marBottom w:val="0"/>
          <w:divBdr>
            <w:top w:val="none" w:sz="0" w:space="0" w:color="auto"/>
            <w:left w:val="none" w:sz="0" w:space="0" w:color="auto"/>
            <w:bottom w:val="none" w:sz="0" w:space="0" w:color="auto"/>
            <w:right w:val="none" w:sz="0" w:space="0" w:color="auto"/>
          </w:divBdr>
        </w:div>
        <w:div w:id="671105235">
          <w:marLeft w:val="480"/>
          <w:marRight w:val="0"/>
          <w:marTop w:val="0"/>
          <w:marBottom w:val="0"/>
          <w:divBdr>
            <w:top w:val="none" w:sz="0" w:space="0" w:color="auto"/>
            <w:left w:val="none" w:sz="0" w:space="0" w:color="auto"/>
            <w:bottom w:val="none" w:sz="0" w:space="0" w:color="auto"/>
            <w:right w:val="none" w:sz="0" w:space="0" w:color="auto"/>
          </w:divBdr>
        </w:div>
        <w:div w:id="755127125">
          <w:marLeft w:val="480"/>
          <w:marRight w:val="0"/>
          <w:marTop w:val="0"/>
          <w:marBottom w:val="0"/>
          <w:divBdr>
            <w:top w:val="none" w:sz="0" w:space="0" w:color="auto"/>
            <w:left w:val="none" w:sz="0" w:space="0" w:color="auto"/>
            <w:bottom w:val="none" w:sz="0" w:space="0" w:color="auto"/>
            <w:right w:val="none" w:sz="0" w:space="0" w:color="auto"/>
          </w:divBdr>
        </w:div>
        <w:div w:id="758133883">
          <w:marLeft w:val="480"/>
          <w:marRight w:val="0"/>
          <w:marTop w:val="0"/>
          <w:marBottom w:val="0"/>
          <w:divBdr>
            <w:top w:val="none" w:sz="0" w:space="0" w:color="auto"/>
            <w:left w:val="none" w:sz="0" w:space="0" w:color="auto"/>
            <w:bottom w:val="none" w:sz="0" w:space="0" w:color="auto"/>
            <w:right w:val="none" w:sz="0" w:space="0" w:color="auto"/>
          </w:divBdr>
        </w:div>
        <w:div w:id="766075651">
          <w:marLeft w:val="480"/>
          <w:marRight w:val="0"/>
          <w:marTop w:val="0"/>
          <w:marBottom w:val="0"/>
          <w:divBdr>
            <w:top w:val="none" w:sz="0" w:space="0" w:color="auto"/>
            <w:left w:val="none" w:sz="0" w:space="0" w:color="auto"/>
            <w:bottom w:val="none" w:sz="0" w:space="0" w:color="auto"/>
            <w:right w:val="none" w:sz="0" w:space="0" w:color="auto"/>
          </w:divBdr>
        </w:div>
        <w:div w:id="790510530">
          <w:marLeft w:val="480"/>
          <w:marRight w:val="0"/>
          <w:marTop w:val="0"/>
          <w:marBottom w:val="0"/>
          <w:divBdr>
            <w:top w:val="none" w:sz="0" w:space="0" w:color="auto"/>
            <w:left w:val="none" w:sz="0" w:space="0" w:color="auto"/>
            <w:bottom w:val="none" w:sz="0" w:space="0" w:color="auto"/>
            <w:right w:val="none" w:sz="0" w:space="0" w:color="auto"/>
          </w:divBdr>
        </w:div>
        <w:div w:id="806895798">
          <w:marLeft w:val="480"/>
          <w:marRight w:val="0"/>
          <w:marTop w:val="0"/>
          <w:marBottom w:val="0"/>
          <w:divBdr>
            <w:top w:val="none" w:sz="0" w:space="0" w:color="auto"/>
            <w:left w:val="none" w:sz="0" w:space="0" w:color="auto"/>
            <w:bottom w:val="none" w:sz="0" w:space="0" w:color="auto"/>
            <w:right w:val="none" w:sz="0" w:space="0" w:color="auto"/>
          </w:divBdr>
        </w:div>
        <w:div w:id="807819655">
          <w:marLeft w:val="480"/>
          <w:marRight w:val="0"/>
          <w:marTop w:val="0"/>
          <w:marBottom w:val="0"/>
          <w:divBdr>
            <w:top w:val="none" w:sz="0" w:space="0" w:color="auto"/>
            <w:left w:val="none" w:sz="0" w:space="0" w:color="auto"/>
            <w:bottom w:val="none" w:sz="0" w:space="0" w:color="auto"/>
            <w:right w:val="none" w:sz="0" w:space="0" w:color="auto"/>
          </w:divBdr>
        </w:div>
        <w:div w:id="820344165">
          <w:marLeft w:val="480"/>
          <w:marRight w:val="0"/>
          <w:marTop w:val="0"/>
          <w:marBottom w:val="0"/>
          <w:divBdr>
            <w:top w:val="none" w:sz="0" w:space="0" w:color="auto"/>
            <w:left w:val="none" w:sz="0" w:space="0" w:color="auto"/>
            <w:bottom w:val="none" w:sz="0" w:space="0" w:color="auto"/>
            <w:right w:val="none" w:sz="0" w:space="0" w:color="auto"/>
          </w:divBdr>
        </w:div>
        <w:div w:id="829904157">
          <w:marLeft w:val="480"/>
          <w:marRight w:val="0"/>
          <w:marTop w:val="0"/>
          <w:marBottom w:val="0"/>
          <w:divBdr>
            <w:top w:val="none" w:sz="0" w:space="0" w:color="auto"/>
            <w:left w:val="none" w:sz="0" w:space="0" w:color="auto"/>
            <w:bottom w:val="none" w:sz="0" w:space="0" w:color="auto"/>
            <w:right w:val="none" w:sz="0" w:space="0" w:color="auto"/>
          </w:divBdr>
        </w:div>
        <w:div w:id="838041355">
          <w:marLeft w:val="480"/>
          <w:marRight w:val="0"/>
          <w:marTop w:val="0"/>
          <w:marBottom w:val="0"/>
          <w:divBdr>
            <w:top w:val="none" w:sz="0" w:space="0" w:color="auto"/>
            <w:left w:val="none" w:sz="0" w:space="0" w:color="auto"/>
            <w:bottom w:val="none" w:sz="0" w:space="0" w:color="auto"/>
            <w:right w:val="none" w:sz="0" w:space="0" w:color="auto"/>
          </w:divBdr>
        </w:div>
        <w:div w:id="898319815">
          <w:marLeft w:val="480"/>
          <w:marRight w:val="0"/>
          <w:marTop w:val="0"/>
          <w:marBottom w:val="0"/>
          <w:divBdr>
            <w:top w:val="none" w:sz="0" w:space="0" w:color="auto"/>
            <w:left w:val="none" w:sz="0" w:space="0" w:color="auto"/>
            <w:bottom w:val="none" w:sz="0" w:space="0" w:color="auto"/>
            <w:right w:val="none" w:sz="0" w:space="0" w:color="auto"/>
          </w:divBdr>
        </w:div>
        <w:div w:id="993147994">
          <w:marLeft w:val="480"/>
          <w:marRight w:val="0"/>
          <w:marTop w:val="0"/>
          <w:marBottom w:val="0"/>
          <w:divBdr>
            <w:top w:val="none" w:sz="0" w:space="0" w:color="auto"/>
            <w:left w:val="none" w:sz="0" w:space="0" w:color="auto"/>
            <w:bottom w:val="none" w:sz="0" w:space="0" w:color="auto"/>
            <w:right w:val="none" w:sz="0" w:space="0" w:color="auto"/>
          </w:divBdr>
        </w:div>
        <w:div w:id="1040594553">
          <w:marLeft w:val="480"/>
          <w:marRight w:val="0"/>
          <w:marTop w:val="0"/>
          <w:marBottom w:val="0"/>
          <w:divBdr>
            <w:top w:val="none" w:sz="0" w:space="0" w:color="auto"/>
            <w:left w:val="none" w:sz="0" w:space="0" w:color="auto"/>
            <w:bottom w:val="none" w:sz="0" w:space="0" w:color="auto"/>
            <w:right w:val="none" w:sz="0" w:space="0" w:color="auto"/>
          </w:divBdr>
        </w:div>
        <w:div w:id="1149205746">
          <w:marLeft w:val="480"/>
          <w:marRight w:val="0"/>
          <w:marTop w:val="0"/>
          <w:marBottom w:val="0"/>
          <w:divBdr>
            <w:top w:val="none" w:sz="0" w:space="0" w:color="auto"/>
            <w:left w:val="none" w:sz="0" w:space="0" w:color="auto"/>
            <w:bottom w:val="none" w:sz="0" w:space="0" w:color="auto"/>
            <w:right w:val="none" w:sz="0" w:space="0" w:color="auto"/>
          </w:divBdr>
        </w:div>
        <w:div w:id="1171527387">
          <w:marLeft w:val="480"/>
          <w:marRight w:val="0"/>
          <w:marTop w:val="0"/>
          <w:marBottom w:val="0"/>
          <w:divBdr>
            <w:top w:val="none" w:sz="0" w:space="0" w:color="auto"/>
            <w:left w:val="none" w:sz="0" w:space="0" w:color="auto"/>
            <w:bottom w:val="none" w:sz="0" w:space="0" w:color="auto"/>
            <w:right w:val="none" w:sz="0" w:space="0" w:color="auto"/>
          </w:divBdr>
        </w:div>
        <w:div w:id="1231892151">
          <w:marLeft w:val="480"/>
          <w:marRight w:val="0"/>
          <w:marTop w:val="0"/>
          <w:marBottom w:val="0"/>
          <w:divBdr>
            <w:top w:val="none" w:sz="0" w:space="0" w:color="auto"/>
            <w:left w:val="none" w:sz="0" w:space="0" w:color="auto"/>
            <w:bottom w:val="none" w:sz="0" w:space="0" w:color="auto"/>
            <w:right w:val="none" w:sz="0" w:space="0" w:color="auto"/>
          </w:divBdr>
        </w:div>
        <w:div w:id="1302273659">
          <w:marLeft w:val="480"/>
          <w:marRight w:val="0"/>
          <w:marTop w:val="0"/>
          <w:marBottom w:val="0"/>
          <w:divBdr>
            <w:top w:val="none" w:sz="0" w:space="0" w:color="auto"/>
            <w:left w:val="none" w:sz="0" w:space="0" w:color="auto"/>
            <w:bottom w:val="none" w:sz="0" w:space="0" w:color="auto"/>
            <w:right w:val="none" w:sz="0" w:space="0" w:color="auto"/>
          </w:divBdr>
        </w:div>
        <w:div w:id="1329167811">
          <w:marLeft w:val="480"/>
          <w:marRight w:val="0"/>
          <w:marTop w:val="0"/>
          <w:marBottom w:val="0"/>
          <w:divBdr>
            <w:top w:val="none" w:sz="0" w:space="0" w:color="auto"/>
            <w:left w:val="none" w:sz="0" w:space="0" w:color="auto"/>
            <w:bottom w:val="none" w:sz="0" w:space="0" w:color="auto"/>
            <w:right w:val="none" w:sz="0" w:space="0" w:color="auto"/>
          </w:divBdr>
        </w:div>
        <w:div w:id="1493833658">
          <w:marLeft w:val="480"/>
          <w:marRight w:val="0"/>
          <w:marTop w:val="0"/>
          <w:marBottom w:val="0"/>
          <w:divBdr>
            <w:top w:val="none" w:sz="0" w:space="0" w:color="auto"/>
            <w:left w:val="none" w:sz="0" w:space="0" w:color="auto"/>
            <w:bottom w:val="none" w:sz="0" w:space="0" w:color="auto"/>
            <w:right w:val="none" w:sz="0" w:space="0" w:color="auto"/>
          </w:divBdr>
        </w:div>
        <w:div w:id="1553544615">
          <w:marLeft w:val="480"/>
          <w:marRight w:val="0"/>
          <w:marTop w:val="0"/>
          <w:marBottom w:val="0"/>
          <w:divBdr>
            <w:top w:val="none" w:sz="0" w:space="0" w:color="auto"/>
            <w:left w:val="none" w:sz="0" w:space="0" w:color="auto"/>
            <w:bottom w:val="none" w:sz="0" w:space="0" w:color="auto"/>
            <w:right w:val="none" w:sz="0" w:space="0" w:color="auto"/>
          </w:divBdr>
        </w:div>
        <w:div w:id="1577785375">
          <w:marLeft w:val="480"/>
          <w:marRight w:val="0"/>
          <w:marTop w:val="0"/>
          <w:marBottom w:val="0"/>
          <w:divBdr>
            <w:top w:val="none" w:sz="0" w:space="0" w:color="auto"/>
            <w:left w:val="none" w:sz="0" w:space="0" w:color="auto"/>
            <w:bottom w:val="none" w:sz="0" w:space="0" w:color="auto"/>
            <w:right w:val="none" w:sz="0" w:space="0" w:color="auto"/>
          </w:divBdr>
        </w:div>
        <w:div w:id="1632595781">
          <w:marLeft w:val="480"/>
          <w:marRight w:val="0"/>
          <w:marTop w:val="0"/>
          <w:marBottom w:val="0"/>
          <w:divBdr>
            <w:top w:val="none" w:sz="0" w:space="0" w:color="auto"/>
            <w:left w:val="none" w:sz="0" w:space="0" w:color="auto"/>
            <w:bottom w:val="none" w:sz="0" w:space="0" w:color="auto"/>
            <w:right w:val="none" w:sz="0" w:space="0" w:color="auto"/>
          </w:divBdr>
        </w:div>
        <w:div w:id="1647197911">
          <w:marLeft w:val="480"/>
          <w:marRight w:val="0"/>
          <w:marTop w:val="0"/>
          <w:marBottom w:val="0"/>
          <w:divBdr>
            <w:top w:val="none" w:sz="0" w:space="0" w:color="auto"/>
            <w:left w:val="none" w:sz="0" w:space="0" w:color="auto"/>
            <w:bottom w:val="none" w:sz="0" w:space="0" w:color="auto"/>
            <w:right w:val="none" w:sz="0" w:space="0" w:color="auto"/>
          </w:divBdr>
        </w:div>
        <w:div w:id="1717507056">
          <w:marLeft w:val="480"/>
          <w:marRight w:val="0"/>
          <w:marTop w:val="0"/>
          <w:marBottom w:val="0"/>
          <w:divBdr>
            <w:top w:val="none" w:sz="0" w:space="0" w:color="auto"/>
            <w:left w:val="none" w:sz="0" w:space="0" w:color="auto"/>
            <w:bottom w:val="none" w:sz="0" w:space="0" w:color="auto"/>
            <w:right w:val="none" w:sz="0" w:space="0" w:color="auto"/>
          </w:divBdr>
        </w:div>
        <w:div w:id="1742874394">
          <w:marLeft w:val="480"/>
          <w:marRight w:val="0"/>
          <w:marTop w:val="0"/>
          <w:marBottom w:val="0"/>
          <w:divBdr>
            <w:top w:val="none" w:sz="0" w:space="0" w:color="auto"/>
            <w:left w:val="none" w:sz="0" w:space="0" w:color="auto"/>
            <w:bottom w:val="none" w:sz="0" w:space="0" w:color="auto"/>
            <w:right w:val="none" w:sz="0" w:space="0" w:color="auto"/>
          </w:divBdr>
        </w:div>
        <w:div w:id="1749958611">
          <w:marLeft w:val="480"/>
          <w:marRight w:val="0"/>
          <w:marTop w:val="0"/>
          <w:marBottom w:val="0"/>
          <w:divBdr>
            <w:top w:val="none" w:sz="0" w:space="0" w:color="auto"/>
            <w:left w:val="none" w:sz="0" w:space="0" w:color="auto"/>
            <w:bottom w:val="none" w:sz="0" w:space="0" w:color="auto"/>
            <w:right w:val="none" w:sz="0" w:space="0" w:color="auto"/>
          </w:divBdr>
        </w:div>
        <w:div w:id="1768117921">
          <w:marLeft w:val="480"/>
          <w:marRight w:val="0"/>
          <w:marTop w:val="0"/>
          <w:marBottom w:val="0"/>
          <w:divBdr>
            <w:top w:val="none" w:sz="0" w:space="0" w:color="auto"/>
            <w:left w:val="none" w:sz="0" w:space="0" w:color="auto"/>
            <w:bottom w:val="none" w:sz="0" w:space="0" w:color="auto"/>
            <w:right w:val="none" w:sz="0" w:space="0" w:color="auto"/>
          </w:divBdr>
        </w:div>
        <w:div w:id="1877694968">
          <w:marLeft w:val="480"/>
          <w:marRight w:val="0"/>
          <w:marTop w:val="0"/>
          <w:marBottom w:val="0"/>
          <w:divBdr>
            <w:top w:val="none" w:sz="0" w:space="0" w:color="auto"/>
            <w:left w:val="none" w:sz="0" w:space="0" w:color="auto"/>
            <w:bottom w:val="none" w:sz="0" w:space="0" w:color="auto"/>
            <w:right w:val="none" w:sz="0" w:space="0" w:color="auto"/>
          </w:divBdr>
        </w:div>
        <w:div w:id="1881822363">
          <w:marLeft w:val="480"/>
          <w:marRight w:val="0"/>
          <w:marTop w:val="0"/>
          <w:marBottom w:val="0"/>
          <w:divBdr>
            <w:top w:val="none" w:sz="0" w:space="0" w:color="auto"/>
            <w:left w:val="none" w:sz="0" w:space="0" w:color="auto"/>
            <w:bottom w:val="none" w:sz="0" w:space="0" w:color="auto"/>
            <w:right w:val="none" w:sz="0" w:space="0" w:color="auto"/>
          </w:divBdr>
        </w:div>
        <w:div w:id="1960642594">
          <w:marLeft w:val="480"/>
          <w:marRight w:val="0"/>
          <w:marTop w:val="0"/>
          <w:marBottom w:val="0"/>
          <w:divBdr>
            <w:top w:val="none" w:sz="0" w:space="0" w:color="auto"/>
            <w:left w:val="none" w:sz="0" w:space="0" w:color="auto"/>
            <w:bottom w:val="none" w:sz="0" w:space="0" w:color="auto"/>
            <w:right w:val="none" w:sz="0" w:space="0" w:color="auto"/>
          </w:divBdr>
        </w:div>
        <w:div w:id="1993169196">
          <w:marLeft w:val="480"/>
          <w:marRight w:val="0"/>
          <w:marTop w:val="0"/>
          <w:marBottom w:val="0"/>
          <w:divBdr>
            <w:top w:val="none" w:sz="0" w:space="0" w:color="auto"/>
            <w:left w:val="none" w:sz="0" w:space="0" w:color="auto"/>
            <w:bottom w:val="none" w:sz="0" w:space="0" w:color="auto"/>
            <w:right w:val="none" w:sz="0" w:space="0" w:color="auto"/>
          </w:divBdr>
        </w:div>
        <w:div w:id="2008633967">
          <w:marLeft w:val="480"/>
          <w:marRight w:val="0"/>
          <w:marTop w:val="0"/>
          <w:marBottom w:val="0"/>
          <w:divBdr>
            <w:top w:val="none" w:sz="0" w:space="0" w:color="auto"/>
            <w:left w:val="none" w:sz="0" w:space="0" w:color="auto"/>
            <w:bottom w:val="none" w:sz="0" w:space="0" w:color="auto"/>
            <w:right w:val="none" w:sz="0" w:space="0" w:color="auto"/>
          </w:divBdr>
        </w:div>
        <w:div w:id="2026709578">
          <w:marLeft w:val="480"/>
          <w:marRight w:val="0"/>
          <w:marTop w:val="0"/>
          <w:marBottom w:val="0"/>
          <w:divBdr>
            <w:top w:val="none" w:sz="0" w:space="0" w:color="auto"/>
            <w:left w:val="none" w:sz="0" w:space="0" w:color="auto"/>
            <w:bottom w:val="none" w:sz="0" w:space="0" w:color="auto"/>
            <w:right w:val="none" w:sz="0" w:space="0" w:color="auto"/>
          </w:divBdr>
        </w:div>
        <w:div w:id="2089421875">
          <w:marLeft w:val="480"/>
          <w:marRight w:val="0"/>
          <w:marTop w:val="0"/>
          <w:marBottom w:val="0"/>
          <w:divBdr>
            <w:top w:val="none" w:sz="0" w:space="0" w:color="auto"/>
            <w:left w:val="none" w:sz="0" w:space="0" w:color="auto"/>
            <w:bottom w:val="none" w:sz="0" w:space="0" w:color="auto"/>
            <w:right w:val="none" w:sz="0" w:space="0" w:color="auto"/>
          </w:divBdr>
        </w:div>
        <w:div w:id="2121341910">
          <w:marLeft w:val="480"/>
          <w:marRight w:val="0"/>
          <w:marTop w:val="0"/>
          <w:marBottom w:val="0"/>
          <w:divBdr>
            <w:top w:val="none" w:sz="0" w:space="0" w:color="auto"/>
            <w:left w:val="none" w:sz="0" w:space="0" w:color="auto"/>
            <w:bottom w:val="none" w:sz="0" w:space="0" w:color="auto"/>
            <w:right w:val="none" w:sz="0" w:space="0" w:color="auto"/>
          </w:divBdr>
        </w:div>
      </w:divsChild>
    </w:div>
    <w:div w:id="184290891">
      <w:bodyDiv w:val="1"/>
      <w:marLeft w:val="0"/>
      <w:marRight w:val="0"/>
      <w:marTop w:val="0"/>
      <w:marBottom w:val="0"/>
      <w:divBdr>
        <w:top w:val="none" w:sz="0" w:space="0" w:color="auto"/>
        <w:left w:val="none" w:sz="0" w:space="0" w:color="auto"/>
        <w:bottom w:val="none" w:sz="0" w:space="0" w:color="auto"/>
        <w:right w:val="none" w:sz="0" w:space="0" w:color="auto"/>
      </w:divBdr>
    </w:div>
    <w:div w:id="184708482">
      <w:marLeft w:val="480"/>
      <w:marRight w:val="0"/>
      <w:marTop w:val="0"/>
      <w:marBottom w:val="0"/>
      <w:divBdr>
        <w:top w:val="none" w:sz="0" w:space="0" w:color="auto"/>
        <w:left w:val="none" w:sz="0" w:space="0" w:color="auto"/>
        <w:bottom w:val="none" w:sz="0" w:space="0" w:color="auto"/>
        <w:right w:val="none" w:sz="0" w:space="0" w:color="auto"/>
      </w:divBdr>
    </w:div>
    <w:div w:id="185020647">
      <w:bodyDiv w:val="1"/>
      <w:marLeft w:val="0"/>
      <w:marRight w:val="0"/>
      <w:marTop w:val="0"/>
      <w:marBottom w:val="0"/>
      <w:divBdr>
        <w:top w:val="none" w:sz="0" w:space="0" w:color="auto"/>
        <w:left w:val="none" w:sz="0" w:space="0" w:color="auto"/>
        <w:bottom w:val="none" w:sz="0" w:space="0" w:color="auto"/>
        <w:right w:val="none" w:sz="0" w:space="0" w:color="auto"/>
      </w:divBdr>
    </w:div>
    <w:div w:id="186331513">
      <w:bodyDiv w:val="1"/>
      <w:marLeft w:val="0"/>
      <w:marRight w:val="0"/>
      <w:marTop w:val="0"/>
      <w:marBottom w:val="0"/>
      <w:divBdr>
        <w:top w:val="none" w:sz="0" w:space="0" w:color="auto"/>
        <w:left w:val="none" w:sz="0" w:space="0" w:color="auto"/>
        <w:bottom w:val="none" w:sz="0" w:space="0" w:color="auto"/>
        <w:right w:val="none" w:sz="0" w:space="0" w:color="auto"/>
      </w:divBdr>
    </w:div>
    <w:div w:id="186797887">
      <w:bodyDiv w:val="1"/>
      <w:marLeft w:val="0"/>
      <w:marRight w:val="0"/>
      <w:marTop w:val="0"/>
      <w:marBottom w:val="0"/>
      <w:divBdr>
        <w:top w:val="none" w:sz="0" w:space="0" w:color="auto"/>
        <w:left w:val="none" w:sz="0" w:space="0" w:color="auto"/>
        <w:bottom w:val="none" w:sz="0" w:space="0" w:color="auto"/>
        <w:right w:val="none" w:sz="0" w:space="0" w:color="auto"/>
      </w:divBdr>
    </w:div>
    <w:div w:id="186989479">
      <w:marLeft w:val="640"/>
      <w:marRight w:val="0"/>
      <w:marTop w:val="0"/>
      <w:marBottom w:val="0"/>
      <w:divBdr>
        <w:top w:val="none" w:sz="0" w:space="0" w:color="auto"/>
        <w:left w:val="none" w:sz="0" w:space="0" w:color="auto"/>
        <w:bottom w:val="none" w:sz="0" w:space="0" w:color="auto"/>
        <w:right w:val="none" w:sz="0" w:space="0" w:color="auto"/>
      </w:divBdr>
    </w:div>
    <w:div w:id="190268089">
      <w:bodyDiv w:val="1"/>
      <w:marLeft w:val="0"/>
      <w:marRight w:val="0"/>
      <w:marTop w:val="0"/>
      <w:marBottom w:val="0"/>
      <w:divBdr>
        <w:top w:val="none" w:sz="0" w:space="0" w:color="auto"/>
        <w:left w:val="none" w:sz="0" w:space="0" w:color="auto"/>
        <w:bottom w:val="none" w:sz="0" w:space="0" w:color="auto"/>
        <w:right w:val="none" w:sz="0" w:space="0" w:color="auto"/>
      </w:divBdr>
    </w:div>
    <w:div w:id="190807434">
      <w:bodyDiv w:val="1"/>
      <w:marLeft w:val="0"/>
      <w:marRight w:val="0"/>
      <w:marTop w:val="0"/>
      <w:marBottom w:val="0"/>
      <w:divBdr>
        <w:top w:val="none" w:sz="0" w:space="0" w:color="auto"/>
        <w:left w:val="none" w:sz="0" w:space="0" w:color="auto"/>
        <w:bottom w:val="none" w:sz="0" w:space="0" w:color="auto"/>
        <w:right w:val="none" w:sz="0" w:space="0" w:color="auto"/>
      </w:divBdr>
      <w:divsChild>
        <w:div w:id="51587478">
          <w:marLeft w:val="480"/>
          <w:marRight w:val="0"/>
          <w:marTop w:val="0"/>
          <w:marBottom w:val="0"/>
          <w:divBdr>
            <w:top w:val="none" w:sz="0" w:space="0" w:color="auto"/>
            <w:left w:val="none" w:sz="0" w:space="0" w:color="auto"/>
            <w:bottom w:val="none" w:sz="0" w:space="0" w:color="auto"/>
            <w:right w:val="none" w:sz="0" w:space="0" w:color="auto"/>
          </w:divBdr>
        </w:div>
        <w:div w:id="139427120">
          <w:marLeft w:val="480"/>
          <w:marRight w:val="0"/>
          <w:marTop w:val="0"/>
          <w:marBottom w:val="0"/>
          <w:divBdr>
            <w:top w:val="none" w:sz="0" w:space="0" w:color="auto"/>
            <w:left w:val="none" w:sz="0" w:space="0" w:color="auto"/>
            <w:bottom w:val="none" w:sz="0" w:space="0" w:color="auto"/>
            <w:right w:val="none" w:sz="0" w:space="0" w:color="auto"/>
          </w:divBdr>
        </w:div>
        <w:div w:id="154952128">
          <w:marLeft w:val="480"/>
          <w:marRight w:val="0"/>
          <w:marTop w:val="0"/>
          <w:marBottom w:val="0"/>
          <w:divBdr>
            <w:top w:val="none" w:sz="0" w:space="0" w:color="auto"/>
            <w:left w:val="none" w:sz="0" w:space="0" w:color="auto"/>
            <w:bottom w:val="none" w:sz="0" w:space="0" w:color="auto"/>
            <w:right w:val="none" w:sz="0" w:space="0" w:color="auto"/>
          </w:divBdr>
        </w:div>
        <w:div w:id="169175823">
          <w:marLeft w:val="480"/>
          <w:marRight w:val="0"/>
          <w:marTop w:val="0"/>
          <w:marBottom w:val="0"/>
          <w:divBdr>
            <w:top w:val="none" w:sz="0" w:space="0" w:color="auto"/>
            <w:left w:val="none" w:sz="0" w:space="0" w:color="auto"/>
            <w:bottom w:val="none" w:sz="0" w:space="0" w:color="auto"/>
            <w:right w:val="none" w:sz="0" w:space="0" w:color="auto"/>
          </w:divBdr>
        </w:div>
        <w:div w:id="201749155">
          <w:marLeft w:val="480"/>
          <w:marRight w:val="0"/>
          <w:marTop w:val="0"/>
          <w:marBottom w:val="0"/>
          <w:divBdr>
            <w:top w:val="none" w:sz="0" w:space="0" w:color="auto"/>
            <w:left w:val="none" w:sz="0" w:space="0" w:color="auto"/>
            <w:bottom w:val="none" w:sz="0" w:space="0" w:color="auto"/>
            <w:right w:val="none" w:sz="0" w:space="0" w:color="auto"/>
          </w:divBdr>
        </w:div>
        <w:div w:id="228228528">
          <w:marLeft w:val="480"/>
          <w:marRight w:val="0"/>
          <w:marTop w:val="0"/>
          <w:marBottom w:val="0"/>
          <w:divBdr>
            <w:top w:val="none" w:sz="0" w:space="0" w:color="auto"/>
            <w:left w:val="none" w:sz="0" w:space="0" w:color="auto"/>
            <w:bottom w:val="none" w:sz="0" w:space="0" w:color="auto"/>
            <w:right w:val="none" w:sz="0" w:space="0" w:color="auto"/>
          </w:divBdr>
        </w:div>
        <w:div w:id="289744480">
          <w:marLeft w:val="480"/>
          <w:marRight w:val="0"/>
          <w:marTop w:val="0"/>
          <w:marBottom w:val="0"/>
          <w:divBdr>
            <w:top w:val="none" w:sz="0" w:space="0" w:color="auto"/>
            <w:left w:val="none" w:sz="0" w:space="0" w:color="auto"/>
            <w:bottom w:val="none" w:sz="0" w:space="0" w:color="auto"/>
            <w:right w:val="none" w:sz="0" w:space="0" w:color="auto"/>
          </w:divBdr>
        </w:div>
        <w:div w:id="338656452">
          <w:marLeft w:val="480"/>
          <w:marRight w:val="0"/>
          <w:marTop w:val="0"/>
          <w:marBottom w:val="0"/>
          <w:divBdr>
            <w:top w:val="none" w:sz="0" w:space="0" w:color="auto"/>
            <w:left w:val="none" w:sz="0" w:space="0" w:color="auto"/>
            <w:bottom w:val="none" w:sz="0" w:space="0" w:color="auto"/>
            <w:right w:val="none" w:sz="0" w:space="0" w:color="auto"/>
          </w:divBdr>
        </w:div>
        <w:div w:id="372459835">
          <w:marLeft w:val="480"/>
          <w:marRight w:val="0"/>
          <w:marTop w:val="0"/>
          <w:marBottom w:val="0"/>
          <w:divBdr>
            <w:top w:val="none" w:sz="0" w:space="0" w:color="auto"/>
            <w:left w:val="none" w:sz="0" w:space="0" w:color="auto"/>
            <w:bottom w:val="none" w:sz="0" w:space="0" w:color="auto"/>
            <w:right w:val="none" w:sz="0" w:space="0" w:color="auto"/>
          </w:divBdr>
        </w:div>
        <w:div w:id="373193271">
          <w:marLeft w:val="480"/>
          <w:marRight w:val="0"/>
          <w:marTop w:val="0"/>
          <w:marBottom w:val="0"/>
          <w:divBdr>
            <w:top w:val="none" w:sz="0" w:space="0" w:color="auto"/>
            <w:left w:val="none" w:sz="0" w:space="0" w:color="auto"/>
            <w:bottom w:val="none" w:sz="0" w:space="0" w:color="auto"/>
            <w:right w:val="none" w:sz="0" w:space="0" w:color="auto"/>
          </w:divBdr>
        </w:div>
        <w:div w:id="381752736">
          <w:marLeft w:val="480"/>
          <w:marRight w:val="0"/>
          <w:marTop w:val="0"/>
          <w:marBottom w:val="0"/>
          <w:divBdr>
            <w:top w:val="none" w:sz="0" w:space="0" w:color="auto"/>
            <w:left w:val="none" w:sz="0" w:space="0" w:color="auto"/>
            <w:bottom w:val="none" w:sz="0" w:space="0" w:color="auto"/>
            <w:right w:val="none" w:sz="0" w:space="0" w:color="auto"/>
          </w:divBdr>
        </w:div>
        <w:div w:id="475685910">
          <w:marLeft w:val="480"/>
          <w:marRight w:val="0"/>
          <w:marTop w:val="0"/>
          <w:marBottom w:val="0"/>
          <w:divBdr>
            <w:top w:val="none" w:sz="0" w:space="0" w:color="auto"/>
            <w:left w:val="none" w:sz="0" w:space="0" w:color="auto"/>
            <w:bottom w:val="none" w:sz="0" w:space="0" w:color="auto"/>
            <w:right w:val="none" w:sz="0" w:space="0" w:color="auto"/>
          </w:divBdr>
        </w:div>
        <w:div w:id="479271531">
          <w:marLeft w:val="480"/>
          <w:marRight w:val="0"/>
          <w:marTop w:val="0"/>
          <w:marBottom w:val="0"/>
          <w:divBdr>
            <w:top w:val="none" w:sz="0" w:space="0" w:color="auto"/>
            <w:left w:val="none" w:sz="0" w:space="0" w:color="auto"/>
            <w:bottom w:val="none" w:sz="0" w:space="0" w:color="auto"/>
            <w:right w:val="none" w:sz="0" w:space="0" w:color="auto"/>
          </w:divBdr>
        </w:div>
        <w:div w:id="496652464">
          <w:marLeft w:val="480"/>
          <w:marRight w:val="0"/>
          <w:marTop w:val="0"/>
          <w:marBottom w:val="0"/>
          <w:divBdr>
            <w:top w:val="none" w:sz="0" w:space="0" w:color="auto"/>
            <w:left w:val="none" w:sz="0" w:space="0" w:color="auto"/>
            <w:bottom w:val="none" w:sz="0" w:space="0" w:color="auto"/>
            <w:right w:val="none" w:sz="0" w:space="0" w:color="auto"/>
          </w:divBdr>
        </w:div>
        <w:div w:id="532614532">
          <w:marLeft w:val="480"/>
          <w:marRight w:val="0"/>
          <w:marTop w:val="0"/>
          <w:marBottom w:val="0"/>
          <w:divBdr>
            <w:top w:val="none" w:sz="0" w:space="0" w:color="auto"/>
            <w:left w:val="none" w:sz="0" w:space="0" w:color="auto"/>
            <w:bottom w:val="none" w:sz="0" w:space="0" w:color="auto"/>
            <w:right w:val="none" w:sz="0" w:space="0" w:color="auto"/>
          </w:divBdr>
        </w:div>
        <w:div w:id="550920921">
          <w:marLeft w:val="480"/>
          <w:marRight w:val="0"/>
          <w:marTop w:val="0"/>
          <w:marBottom w:val="0"/>
          <w:divBdr>
            <w:top w:val="none" w:sz="0" w:space="0" w:color="auto"/>
            <w:left w:val="none" w:sz="0" w:space="0" w:color="auto"/>
            <w:bottom w:val="none" w:sz="0" w:space="0" w:color="auto"/>
            <w:right w:val="none" w:sz="0" w:space="0" w:color="auto"/>
          </w:divBdr>
        </w:div>
        <w:div w:id="562104179">
          <w:marLeft w:val="480"/>
          <w:marRight w:val="0"/>
          <w:marTop w:val="0"/>
          <w:marBottom w:val="0"/>
          <w:divBdr>
            <w:top w:val="none" w:sz="0" w:space="0" w:color="auto"/>
            <w:left w:val="none" w:sz="0" w:space="0" w:color="auto"/>
            <w:bottom w:val="none" w:sz="0" w:space="0" w:color="auto"/>
            <w:right w:val="none" w:sz="0" w:space="0" w:color="auto"/>
          </w:divBdr>
        </w:div>
        <w:div w:id="584923253">
          <w:marLeft w:val="480"/>
          <w:marRight w:val="0"/>
          <w:marTop w:val="0"/>
          <w:marBottom w:val="0"/>
          <w:divBdr>
            <w:top w:val="none" w:sz="0" w:space="0" w:color="auto"/>
            <w:left w:val="none" w:sz="0" w:space="0" w:color="auto"/>
            <w:bottom w:val="none" w:sz="0" w:space="0" w:color="auto"/>
            <w:right w:val="none" w:sz="0" w:space="0" w:color="auto"/>
          </w:divBdr>
        </w:div>
        <w:div w:id="705832576">
          <w:marLeft w:val="480"/>
          <w:marRight w:val="0"/>
          <w:marTop w:val="0"/>
          <w:marBottom w:val="0"/>
          <w:divBdr>
            <w:top w:val="none" w:sz="0" w:space="0" w:color="auto"/>
            <w:left w:val="none" w:sz="0" w:space="0" w:color="auto"/>
            <w:bottom w:val="none" w:sz="0" w:space="0" w:color="auto"/>
            <w:right w:val="none" w:sz="0" w:space="0" w:color="auto"/>
          </w:divBdr>
        </w:div>
        <w:div w:id="749428903">
          <w:marLeft w:val="480"/>
          <w:marRight w:val="0"/>
          <w:marTop w:val="0"/>
          <w:marBottom w:val="0"/>
          <w:divBdr>
            <w:top w:val="none" w:sz="0" w:space="0" w:color="auto"/>
            <w:left w:val="none" w:sz="0" w:space="0" w:color="auto"/>
            <w:bottom w:val="none" w:sz="0" w:space="0" w:color="auto"/>
            <w:right w:val="none" w:sz="0" w:space="0" w:color="auto"/>
          </w:divBdr>
        </w:div>
        <w:div w:id="779842196">
          <w:marLeft w:val="480"/>
          <w:marRight w:val="0"/>
          <w:marTop w:val="0"/>
          <w:marBottom w:val="0"/>
          <w:divBdr>
            <w:top w:val="none" w:sz="0" w:space="0" w:color="auto"/>
            <w:left w:val="none" w:sz="0" w:space="0" w:color="auto"/>
            <w:bottom w:val="none" w:sz="0" w:space="0" w:color="auto"/>
            <w:right w:val="none" w:sz="0" w:space="0" w:color="auto"/>
          </w:divBdr>
        </w:div>
        <w:div w:id="905144775">
          <w:marLeft w:val="480"/>
          <w:marRight w:val="0"/>
          <w:marTop w:val="0"/>
          <w:marBottom w:val="0"/>
          <w:divBdr>
            <w:top w:val="none" w:sz="0" w:space="0" w:color="auto"/>
            <w:left w:val="none" w:sz="0" w:space="0" w:color="auto"/>
            <w:bottom w:val="none" w:sz="0" w:space="0" w:color="auto"/>
            <w:right w:val="none" w:sz="0" w:space="0" w:color="auto"/>
          </w:divBdr>
        </w:div>
        <w:div w:id="924336804">
          <w:marLeft w:val="480"/>
          <w:marRight w:val="0"/>
          <w:marTop w:val="0"/>
          <w:marBottom w:val="0"/>
          <w:divBdr>
            <w:top w:val="none" w:sz="0" w:space="0" w:color="auto"/>
            <w:left w:val="none" w:sz="0" w:space="0" w:color="auto"/>
            <w:bottom w:val="none" w:sz="0" w:space="0" w:color="auto"/>
            <w:right w:val="none" w:sz="0" w:space="0" w:color="auto"/>
          </w:divBdr>
        </w:div>
        <w:div w:id="974020436">
          <w:marLeft w:val="480"/>
          <w:marRight w:val="0"/>
          <w:marTop w:val="0"/>
          <w:marBottom w:val="0"/>
          <w:divBdr>
            <w:top w:val="none" w:sz="0" w:space="0" w:color="auto"/>
            <w:left w:val="none" w:sz="0" w:space="0" w:color="auto"/>
            <w:bottom w:val="none" w:sz="0" w:space="0" w:color="auto"/>
            <w:right w:val="none" w:sz="0" w:space="0" w:color="auto"/>
          </w:divBdr>
        </w:div>
        <w:div w:id="1000154822">
          <w:marLeft w:val="480"/>
          <w:marRight w:val="0"/>
          <w:marTop w:val="0"/>
          <w:marBottom w:val="0"/>
          <w:divBdr>
            <w:top w:val="none" w:sz="0" w:space="0" w:color="auto"/>
            <w:left w:val="none" w:sz="0" w:space="0" w:color="auto"/>
            <w:bottom w:val="none" w:sz="0" w:space="0" w:color="auto"/>
            <w:right w:val="none" w:sz="0" w:space="0" w:color="auto"/>
          </w:divBdr>
        </w:div>
        <w:div w:id="1022364204">
          <w:marLeft w:val="480"/>
          <w:marRight w:val="0"/>
          <w:marTop w:val="0"/>
          <w:marBottom w:val="0"/>
          <w:divBdr>
            <w:top w:val="none" w:sz="0" w:space="0" w:color="auto"/>
            <w:left w:val="none" w:sz="0" w:space="0" w:color="auto"/>
            <w:bottom w:val="none" w:sz="0" w:space="0" w:color="auto"/>
            <w:right w:val="none" w:sz="0" w:space="0" w:color="auto"/>
          </w:divBdr>
        </w:div>
        <w:div w:id="1023215428">
          <w:marLeft w:val="480"/>
          <w:marRight w:val="0"/>
          <w:marTop w:val="0"/>
          <w:marBottom w:val="0"/>
          <w:divBdr>
            <w:top w:val="none" w:sz="0" w:space="0" w:color="auto"/>
            <w:left w:val="none" w:sz="0" w:space="0" w:color="auto"/>
            <w:bottom w:val="none" w:sz="0" w:space="0" w:color="auto"/>
            <w:right w:val="none" w:sz="0" w:space="0" w:color="auto"/>
          </w:divBdr>
        </w:div>
        <w:div w:id="1096094307">
          <w:marLeft w:val="480"/>
          <w:marRight w:val="0"/>
          <w:marTop w:val="0"/>
          <w:marBottom w:val="0"/>
          <w:divBdr>
            <w:top w:val="none" w:sz="0" w:space="0" w:color="auto"/>
            <w:left w:val="none" w:sz="0" w:space="0" w:color="auto"/>
            <w:bottom w:val="none" w:sz="0" w:space="0" w:color="auto"/>
            <w:right w:val="none" w:sz="0" w:space="0" w:color="auto"/>
          </w:divBdr>
        </w:div>
        <w:div w:id="1143694465">
          <w:marLeft w:val="480"/>
          <w:marRight w:val="0"/>
          <w:marTop w:val="0"/>
          <w:marBottom w:val="0"/>
          <w:divBdr>
            <w:top w:val="none" w:sz="0" w:space="0" w:color="auto"/>
            <w:left w:val="none" w:sz="0" w:space="0" w:color="auto"/>
            <w:bottom w:val="none" w:sz="0" w:space="0" w:color="auto"/>
            <w:right w:val="none" w:sz="0" w:space="0" w:color="auto"/>
          </w:divBdr>
        </w:div>
        <w:div w:id="1199007353">
          <w:marLeft w:val="480"/>
          <w:marRight w:val="0"/>
          <w:marTop w:val="0"/>
          <w:marBottom w:val="0"/>
          <w:divBdr>
            <w:top w:val="none" w:sz="0" w:space="0" w:color="auto"/>
            <w:left w:val="none" w:sz="0" w:space="0" w:color="auto"/>
            <w:bottom w:val="none" w:sz="0" w:space="0" w:color="auto"/>
            <w:right w:val="none" w:sz="0" w:space="0" w:color="auto"/>
          </w:divBdr>
        </w:div>
        <w:div w:id="1226066317">
          <w:marLeft w:val="480"/>
          <w:marRight w:val="0"/>
          <w:marTop w:val="0"/>
          <w:marBottom w:val="0"/>
          <w:divBdr>
            <w:top w:val="none" w:sz="0" w:space="0" w:color="auto"/>
            <w:left w:val="none" w:sz="0" w:space="0" w:color="auto"/>
            <w:bottom w:val="none" w:sz="0" w:space="0" w:color="auto"/>
            <w:right w:val="none" w:sz="0" w:space="0" w:color="auto"/>
          </w:divBdr>
        </w:div>
        <w:div w:id="1275986067">
          <w:marLeft w:val="480"/>
          <w:marRight w:val="0"/>
          <w:marTop w:val="0"/>
          <w:marBottom w:val="0"/>
          <w:divBdr>
            <w:top w:val="none" w:sz="0" w:space="0" w:color="auto"/>
            <w:left w:val="none" w:sz="0" w:space="0" w:color="auto"/>
            <w:bottom w:val="none" w:sz="0" w:space="0" w:color="auto"/>
            <w:right w:val="none" w:sz="0" w:space="0" w:color="auto"/>
          </w:divBdr>
        </w:div>
        <w:div w:id="1312711940">
          <w:marLeft w:val="480"/>
          <w:marRight w:val="0"/>
          <w:marTop w:val="0"/>
          <w:marBottom w:val="0"/>
          <w:divBdr>
            <w:top w:val="none" w:sz="0" w:space="0" w:color="auto"/>
            <w:left w:val="none" w:sz="0" w:space="0" w:color="auto"/>
            <w:bottom w:val="none" w:sz="0" w:space="0" w:color="auto"/>
            <w:right w:val="none" w:sz="0" w:space="0" w:color="auto"/>
          </w:divBdr>
        </w:div>
        <w:div w:id="1338654077">
          <w:marLeft w:val="480"/>
          <w:marRight w:val="0"/>
          <w:marTop w:val="0"/>
          <w:marBottom w:val="0"/>
          <w:divBdr>
            <w:top w:val="none" w:sz="0" w:space="0" w:color="auto"/>
            <w:left w:val="none" w:sz="0" w:space="0" w:color="auto"/>
            <w:bottom w:val="none" w:sz="0" w:space="0" w:color="auto"/>
            <w:right w:val="none" w:sz="0" w:space="0" w:color="auto"/>
          </w:divBdr>
        </w:div>
        <w:div w:id="1364600644">
          <w:marLeft w:val="480"/>
          <w:marRight w:val="0"/>
          <w:marTop w:val="0"/>
          <w:marBottom w:val="0"/>
          <w:divBdr>
            <w:top w:val="none" w:sz="0" w:space="0" w:color="auto"/>
            <w:left w:val="none" w:sz="0" w:space="0" w:color="auto"/>
            <w:bottom w:val="none" w:sz="0" w:space="0" w:color="auto"/>
            <w:right w:val="none" w:sz="0" w:space="0" w:color="auto"/>
          </w:divBdr>
        </w:div>
        <w:div w:id="1374228731">
          <w:marLeft w:val="480"/>
          <w:marRight w:val="0"/>
          <w:marTop w:val="0"/>
          <w:marBottom w:val="0"/>
          <w:divBdr>
            <w:top w:val="none" w:sz="0" w:space="0" w:color="auto"/>
            <w:left w:val="none" w:sz="0" w:space="0" w:color="auto"/>
            <w:bottom w:val="none" w:sz="0" w:space="0" w:color="auto"/>
            <w:right w:val="none" w:sz="0" w:space="0" w:color="auto"/>
          </w:divBdr>
        </w:div>
        <w:div w:id="1487012483">
          <w:marLeft w:val="480"/>
          <w:marRight w:val="0"/>
          <w:marTop w:val="0"/>
          <w:marBottom w:val="0"/>
          <w:divBdr>
            <w:top w:val="none" w:sz="0" w:space="0" w:color="auto"/>
            <w:left w:val="none" w:sz="0" w:space="0" w:color="auto"/>
            <w:bottom w:val="none" w:sz="0" w:space="0" w:color="auto"/>
            <w:right w:val="none" w:sz="0" w:space="0" w:color="auto"/>
          </w:divBdr>
        </w:div>
        <w:div w:id="1504391177">
          <w:marLeft w:val="480"/>
          <w:marRight w:val="0"/>
          <w:marTop w:val="0"/>
          <w:marBottom w:val="0"/>
          <w:divBdr>
            <w:top w:val="none" w:sz="0" w:space="0" w:color="auto"/>
            <w:left w:val="none" w:sz="0" w:space="0" w:color="auto"/>
            <w:bottom w:val="none" w:sz="0" w:space="0" w:color="auto"/>
            <w:right w:val="none" w:sz="0" w:space="0" w:color="auto"/>
          </w:divBdr>
        </w:div>
        <w:div w:id="1510754312">
          <w:marLeft w:val="480"/>
          <w:marRight w:val="0"/>
          <w:marTop w:val="0"/>
          <w:marBottom w:val="0"/>
          <w:divBdr>
            <w:top w:val="none" w:sz="0" w:space="0" w:color="auto"/>
            <w:left w:val="none" w:sz="0" w:space="0" w:color="auto"/>
            <w:bottom w:val="none" w:sz="0" w:space="0" w:color="auto"/>
            <w:right w:val="none" w:sz="0" w:space="0" w:color="auto"/>
          </w:divBdr>
        </w:div>
        <w:div w:id="1543398513">
          <w:marLeft w:val="480"/>
          <w:marRight w:val="0"/>
          <w:marTop w:val="0"/>
          <w:marBottom w:val="0"/>
          <w:divBdr>
            <w:top w:val="none" w:sz="0" w:space="0" w:color="auto"/>
            <w:left w:val="none" w:sz="0" w:space="0" w:color="auto"/>
            <w:bottom w:val="none" w:sz="0" w:space="0" w:color="auto"/>
            <w:right w:val="none" w:sz="0" w:space="0" w:color="auto"/>
          </w:divBdr>
        </w:div>
        <w:div w:id="1634941082">
          <w:marLeft w:val="480"/>
          <w:marRight w:val="0"/>
          <w:marTop w:val="0"/>
          <w:marBottom w:val="0"/>
          <w:divBdr>
            <w:top w:val="none" w:sz="0" w:space="0" w:color="auto"/>
            <w:left w:val="none" w:sz="0" w:space="0" w:color="auto"/>
            <w:bottom w:val="none" w:sz="0" w:space="0" w:color="auto"/>
            <w:right w:val="none" w:sz="0" w:space="0" w:color="auto"/>
          </w:divBdr>
        </w:div>
        <w:div w:id="1672871997">
          <w:marLeft w:val="480"/>
          <w:marRight w:val="0"/>
          <w:marTop w:val="0"/>
          <w:marBottom w:val="0"/>
          <w:divBdr>
            <w:top w:val="none" w:sz="0" w:space="0" w:color="auto"/>
            <w:left w:val="none" w:sz="0" w:space="0" w:color="auto"/>
            <w:bottom w:val="none" w:sz="0" w:space="0" w:color="auto"/>
            <w:right w:val="none" w:sz="0" w:space="0" w:color="auto"/>
          </w:divBdr>
        </w:div>
        <w:div w:id="1712336824">
          <w:marLeft w:val="480"/>
          <w:marRight w:val="0"/>
          <w:marTop w:val="0"/>
          <w:marBottom w:val="0"/>
          <w:divBdr>
            <w:top w:val="none" w:sz="0" w:space="0" w:color="auto"/>
            <w:left w:val="none" w:sz="0" w:space="0" w:color="auto"/>
            <w:bottom w:val="none" w:sz="0" w:space="0" w:color="auto"/>
            <w:right w:val="none" w:sz="0" w:space="0" w:color="auto"/>
          </w:divBdr>
        </w:div>
        <w:div w:id="1739864427">
          <w:marLeft w:val="480"/>
          <w:marRight w:val="0"/>
          <w:marTop w:val="0"/>
          <w:marBottom w:val="0"/>
          <w:divBdr>
            <w:top w:val="none" w:sz="0" w:space="0" w:color="auto"/>
            <w:left w:val="none" w:sz="0" w:space="0" w:color="auto"/>
            <w:bottom w:val="none" w:sz="0" w:space="0" w:color="auto"/>
            <w:right w:val="none" w:sz="0" w:space="0" w:color="auto"/>
          </w:divBdr>
        </w:div>
        <w:div w:id="1745376554">
          <w:marLeft w:val="480"/>
          <w:marRight w:val="0"/>
          <w:marTop w:val="0"/>
          <w:marBottom w:val="0"/>
          <w:divBdr>
            <w:top w:val="none" w:sz="0" w:space="0" w:color="auto"/>
            <w:left w:val="none" w:sz="0" w:space="0" w:color="auto"/>
            <w:bottom w:val="none" w:sz="0" w:space="0" w:color="auto"/>
            <w:right w:val="none" w:sz="0" w:space="0" w:color="auto"/>
          </w:divBdr>
        </w:div>
        <w:div w:id="1759130488">
          <w:marLeft w:val="480"/>
          <w:marRight w:val="0"/>
          <w:marTop w:val="0"/>
          <w:marBottom w:val="0"/>
          <w:divBdr>
            <w:top w:val="none" w:sz="0" w:space="0" w:color="auto"/>
            <w:left w:val="none" w:sz="0" w:space="0" w:color="auto"/>
            <w:bottom w:val="none" w:sz="0" w:space="0" w:color="auto"/>
            <w:right w:val="none" w:sz="0" w:space="0" w:color="auto"/>
          </w:divBdr>
        </w:div>
        <w:div w:id="1838574838">
          <w:marLeft w:val="480"/>
          <w:marRight w:val="0"/>
          <w:marTop w:val="0"/>
          <w:marBottom w:val="0"/>
          <w:divBdr>
            <w:top w:val="none" w:sz="0" w:space="0" w:color="auto"/>
            <w:left w:val="none" w:sz="0" w:space="0" w:color="auto"/>
            <w:bottom w:val="none" w:sz="0" w:space="0" w:color="auto"/>
            <w:right w:val="none" w:sz="0" w:space="0" w:color="auto"/>
          </w:divBdr>
        </w:div>
        <w:div w:id="1884248982">
          <w:marLeft w:val="480"/>
          <w:marRight w:val="0"/>
          <w:marTop w:val="0"/>
          <w:marBottom w:val="0"/>
          <w:divBdr>
            <w:top w:val="none" w:sz="0" w:space="0" w:color="auto"/>
            <w:left w:val="none" w:sz="0" w:space="0" w:color="auto"/>
            <w:bottom w:val="none" w:sz="0" w:space="0" w:color="auto"/>
            <w:right w:val="none" w:sz="0" w:space="0" w:color="auto"/>
          </w:divBdr>
        </w:div>
        <w:div w:id="1929188012">
          <w:marLeft w:val="480"/>
          <w:marRight w:val="0"/>
          <w:marTop w:val="0"/>
          <w:marBottom w:val="0"/>
          <w:divBdr>
            <w:top w:val="none" w:sz="0" w:space="0" w:color="auto"/>
            <w:left w:val="none" w:sz="0" w:space="0" w:color="auto"/>
            <w:bottom w:val="none" w:sz="0" w:space="0" w:color="auto"/>
            <w:right w:val="none" w:sz="0" w:space="0" w:color="auto"/>
          </w:divBdr>
        </w:div>
        <w:div w:id="2042128122">
          <w:marLeft w:val="480"/>
          <w:marRight w:val="0"/>
          <w:marTop w:val="0"/>
          <w:marBottom w:val="0"/>
          <w:divBdr>
            <w:top w:val="none" w:sz="0" w:space="0" w:color="auto"/>
            <w:left w:val="none" w:sz="0" w:space="0" w:color="auto"/>
            <w:bottom w:val="none" w:sz="0" w:space="0" w:color="auto"/>
            <w:right w:val="none" w:sz="0" w:space="0" w:color="auto"/>
          </w:divBdr>
        </w:div>
        <w:div w:id="2053533919">
          <w:marLeft w:val="480"/>
          <w:marRight w:val="0"/>
          <w:marTop w:val="0"/>
          <w:marBottom w:val="0"/>
          <w:divBdr>
            <w:top w:val="none" w:sz="0" w:space="0" w:color="auto"/>
            <w:left w:val="none" w:sz="0" w:space="0" w:color="auto"/>
            <w:bottom w:val="none" w:sz="0" w:space="0" w:color="auto"/>
            <w:right w:val="none" w:sz="0" w:space="0" w:color="auto"/>
          </w:divBdr>
        </w:div>
      </w:divsChild>
    </w:div>
    <w:div w:id="190843022">
      <w:bodyDiv w:val="1"/>
      <w:marLeft w:val="0"/>
      <w:marRight w:val="0"/>
      <w:marTop w:val="0"/>
      <w:marBottom w:val="0"/>
      <w:divBdr>
        <w:top w:val="none" w:sz="0" w:space="0" w:color="auto"/>
        <w:left w:val="none" w:sz="0" w:space="0" w:color="auto"/>
        <w:bottom w:val="none" w:sz="0" w:space="0" w:color="auto"/>
        <w:right w:val="none" w:sz="0" w:space="0" w:color="auto"/>
      </w:divBdr>
    </w:div>
    <w:div w:id="193349512">
      <w:marLeft w:val="640"/>
      <w:marRight w:val="0"/>
      <w:marTop w:val="0"/>
      <w:marBottom w:val="0"/>
      <w:divBdr>
        <w:top w:val="none" w:sz="0" w:space="0" w:color="auto"/>
        <w:left w:val="none" w:sz="0" w:space="0" w:color="auto"/>
        <w:bottom w:val="none" w:sz="0" w:space="0" w:color="auto"/>
        <w:right w:val="none" w:sz="0" w:space="0" w:color="auto"/>
      </w:divBdr>
    </w:div>
    <w:div w:id="193421276">
      <w:bodyDiv w:val="1"/>
      <w:marLeft w:val="0"/>
      <w:marRight w:val="0"/>
      <w:marTop w:val="0"/>
      <w:marBottom w:val="0"/>
      <w:divBdr>
        <w:top w:val="none" w:sz="0" w:space="0" w:color="auto"/>
        <w:left w:val="none" w:sz="0" w:space="0" w:color="auto"/>
        <w:bottom w:val="none" w:sz="0" w:space="0" w:color="auto"/>
        <w:right w:val="none" w:sz="0" w:space="0" w:color="auto"/>
      </w:divBdr>
    </w:div>
    <w:div w:id="194973992">
      <w:bodyDiv w:val="1"/>
      <w:marLeft w:val="0"/>
      <w:marRight w:val="0"/>
      <w:marTop w:val="0"/>
      <w:marBottom w:val="0"/>
      <w:divBdr>
        <w:top w:val="none" w:sz="0" w:space="0" w:color="auto"/>
        <w:left w:val="none" w:sz="0" w:space="0" w:color="auto"/>
        <w:bottom w:val="none" w:sz="0" w:space="0" w:color="auto"/>
        <w:right w:val="none" w:sz="0" w:space="0" w:color="auto"/>
      </w:divBdr>
    </w:div>
    <w:div w:id="198857957">
      <w:bodyDiv w:val="1"/>
      <w:marLeft w:val="0"/>
      <w:marRight w:val="0"/>
      <w:marTop w:val="0"/>
      <w:marBottom w:val="0"/>
      <w:divBdr>
        <w:top w:val="none" w:sz="0" w:space="0" w:color="auto"/>
        <w:left w:val="none" w:sz="0" w:space="0" w:color="auto"/>
        <w:bottom w:val="none" w:sz="0" w:space="0" w:color="auto"/>
        <w:right w:val="none" w:sz="0" w:space="0" w:color="auto"/>
      </w:divBdr>
    </w:div>
    <w:div w:id="200485769">
      <w:bodyDiv w:val="1"/>
      <w:marLeft w:val="0"/>
      <w:marRight w:val="0"/>
      <w:marTop w:val="0"/>
      <w:marBottom w:val="0"/>
      <w:divBdr>
        <w:top w:val="none" w:sz="0" w:space="0" w:color="auto"/>
        <w:left w:val="none" w:sz="0" w:space="0" w:color="auto"/>
        <w:bottom w:val="none" w:sz="0" w:space="0" w:color="auto"/>
        <w:right w:val="none" w:sz="0" w:space="0" w:color="auto"/>
      </w:divBdr>
      <w:divsChild>
        <w:div w:id="1968655445">
          <w:marLeft w:val="640"/>
          <w:marRight w:val="0"/>
          <w:marTop w:val="0"/>
          <w:marBottom w:val="0"/>
          <w:divBdr>
            <w:top w:val="none" w:sz="0" w:space="0" w:color="auto"/>
            <w:left w:val="none" w:sz="0" w:space="0" w:color="auto"/>
            <w:bottom w:val="none" w:sz="0" w:space="0" w:color="auto"/>
            <w:right w:val="none" w:sz="0" w:space="0" w:color="auto"/>
          </w:divBdr>
        </w:div>
        <w:div w:id="1726643374">
          <w:marLeft w:val="640"/>
          <w:marRight w:val="0"/>
          <w:marTop w:val="0"/>
          <w:marBottom w:val="0"/>
          <w:divBdr>
            <w:top w:val="none" w:sz="0" w:space="0" w:color="auto"/>
            <w:left w:val="none" w:sz="0" w:space="0" w:color="auto"/>
            <w:bottom w:val="none" w:sz="0" w:space="0" w:color="auto"/>
            <w:right w:val="none" w:sz="0" w:space="0" w:color="auto"/>
          </w:divBdr>
        </w:div>
        <w:div w:id="1702515507">
          <w:marLeft w:val="640"/>
          <w:marRight w:val="0"/>
          <w:marTop w:val="0"/>
          <w:marBottom w:val="0"/>
          <w:divBdr>
            <w:top w:val="none" w:sz="0" w:space="0" w:color="auto"/>
            <w:left w:val="none" w:sz="0" w:space="0" w:color="auto"/>
            <w:bottom w:val="none" w:sz="0" w:space="0" w:color="auto"/>
            <w:right w:val="none" w:sz="0" w:space="0" w:color="auto"/>
          </w:divBdr>
        </w:div>
        <w:div w:id="2023503859">
          <w:marLeft w:val="640"/>
          <w:marRight w:val="0"/>
          <w:marTop w:val="0"/>
          <w:marBottom w:val="0"/>
          <w:divBdr>
            <w:top w:val="none" w:sz="0" w:space="0" w:color="auto"/>
            <w:left w:val="none" w:sz="0" w:space="0" w:color="auto"/>
            <w:bottom w:val="none" w:sz="0" w:space="0" w:color="auto"/>
            <w:right w:val="none" w:sz="0" w:space="0" w:color="auto"/>
          </w:divBdr>
        </w:div>
        <w:div w:id="2089956690">
          <w:marLeft w:val="640"/>
          <w:marRight w:val="0"/>
          <w:marTop w:val="0"/>
          <w:marBottom w:val="0"/>
          <w:divBdr>
            <w:top w:val="none" w:sz="0" w:space="0" w:color="auto"/>
            <w:left w:val="none" w:sz="0" w:space="0" w:color="auto"/>
            <w:bottom w:val="none" w:sz="0" w:space="0" w:color="auto"/>
            <w:right w:val="none" w:sz="0" w:space="0" w:color="auto"/>
          </w:divBdr>
        </w:div>
        <w:div w:id="1220704392">
          <w:marLeft w:val="640"/>
          <w:marRight w:val="0"/>
          <w:marTop w:val="0"/>
          <w:marBottom w:val="0"/>
          <w:divBdr>
            <w:top w:val="none" w:sz="0" w:space="0" w:color="auto"/>
            <w:left w:val="none" w:sz="0" w:space="0" w:color="auto"/>
            <w:bottom w:val="none" w:sz="0" w:space="0" w:color="auto"/>
            <w:right w:val="none" w:sz="0" w:space="0" w:color="auto"/>
          </w:divBdr>
        </w:div>
        <w:div w:id="558588379">
          <w:marLeft w:val="640"/>
          <w:marRight w:val="0"/>
          <w:marTop w:val="0"/>
          <w:marBottom w:val="0"/>
          <w:divBdr>
            <w:top w:val="none" w:sz="0" w:space="0" w:color="auto"/>
            <w:left w:val="none" w:sz="0" w:space="0" w:color="auto"/>
            <w:bottom w:val="none" w:sz="0" w:space="0" w:color="auto"/>
            <w:right w:val="none" w:sz="0" w:space="0" w:color="auto"/>
          </w:divBdr>
        </w:div>
        <w:div w:id="1813597130">
          <w:marLeft w:val="640"/>
          <w:marRight w:val="0"/>
          <w:marTop w:val="0"/>
          <w:marBottom w:val="0"/>
          <w:divBdr>
            <w:top w:val="none" w:sz="0" w:space="0" w:color="auto"/>
            <w:left w:val="none" w:sz="0" w:space="0" w:color="auto"/>
            <w:bottom w:val="none" w:sz="0" w:space="0" w:color="auto"/>
            <w:right w:val="none" w:sz="0" w:space="0" w:color="auto"/>
          </w:divBdr>
        </w:div>
        <w:div w:id="694693984">
          <w:marLeft w:val="640"/>
          <w:marRight w:val="0"/>
          <w:marTop w:val="0"/>
          <w:marBottom w:val="0"/>
          <w:divBdr>
            <w:top w:val="none" w:sz="0" w:space="0" w:color="auto"/>
            <w:left w:val="none" w:sz="0" w:space="0" w:color="auto"/>
            <w:bottom w:val="none" w:sz="0" w:space="0" w:color="auto"/>
            <w:right w:val="none" w:sz="0" w:space="0" w:color="auto"/>
          </w:divBdr>
        </w:div>
        <w:div w:id="7876964">
          <w:marLeft w:val="640"/>
          <w:marRight w:val="0"/>
          <w:marTop w:val="0"/>
          <w:marBottom w:val="0"/>
          <w:divBdr>
            <w:top w:val="none" w:sz="0" w:space="0" w:color="auto"/>
            <w:left w:val="none" w:sz="0" w:space="0" w:color="auto"/>
            <w:bottom w:val="none" w:sz="0" w:space="0" w:color="auto"/>
            <w:right w:val="none" w:sz="0" w:space="0" w:color="auto"/>
          </w:divBdr>
        </w:div>
        <w:div w:id="1193763787">
          <w:marLeft w:val="640"/>
          <w:marRight w:val="0"/>
          <w:marTop w:val="0"/>
          <w:marBottom w:val="0"/>
          <w:divBdr>
            <w:top w:val="none" w:sz="0" w:space="0" w:color="auto"/>
            <w:left w:val="none" w:sz="0" w:space="0" w:color="auto"/>
            <w:bottom w:val="none" w:sz="0" w:space="0" w:color="auto"/>
            <w:right w:val="none" w:sz="0" w:space="0" w:color="auto"/>
          </w:divBdr>
        </w:div>
        <w:div w:id="1312366994">
          <w:marLeft w:val="640"/>
          <w:marRight w:val="0"/>
          <w:marTop w:val="0"/>
          <w:marBottom w:val="0"/>
          <w:divBdr>
            <w:top w:val="none" w:sz="0" w:space="0" w:color="auto"/>
            <w:left w:val="none" w:sz="0" w:space="0" w:color="auto"/>
            <w:bottom w:val="none" w:sz="0" w:space="0" w:color="auto"/>
            <w:right w:val="none" w:sz="0" w:space="0" w:color="auto"/>
          </w:divBdr>
        </w:div>
        <w:div w:id="1240213566">
          <w:marLeft w:val="640"/>
          <w:marRight w:val="0"/>
          <w:marTop w:val="0"/>
          <w:marBottom w:val="0"/>
          <w:divBdr>
            <w:top w:val="none" w:sz="0" w:space="0" w:color="auto"/>
            <w:left w:val="none" w:sz="0" w:space="0" w:color="auto"/>
            <w:bottom w:val="none" w:sz="0" w:space="0" w:color="auto"/>
            <w:right w:val="none" w:sz="0" w:space="0" w:color="auto"/>
          </w:divBdr>
        </w:div>
        <w:div w:id="958294563">
          <w:marLeft w:val="640"/>
          <w:marRight w:val="0"/>
          <w:marTop w:val="0"/>
          <w:marBottom w:val="0"/>
          <w:divBdr>
            <w:top w:val="none" w:sz="0" w:space="0" w:color="auto"/>
            <w:left w:val="none" w:sz="0" w:space="0" w:color="auto"/>
            <w:bottom w:val="none" w:sz="0" w:space="0" w:color="auto"/>
            <w:right w:val="none" w:sz="0" w:space="0" w:color="auto"/>
          </w:divBdr>
        </w:div>
        <w:div w:id="1046371838">
          <w:marLeft w:val="640"/>
          <w:marRight w:val="0"/>
          <w:marTop w:val="0"/>
          <w:marBottom w:val="0"/>
          <w:divBdr>
            <w:top w:val="none" w:sz="0" w:space="0" w:color="auto"/>
            <w:left w:val="none" w:sz="0" w:space="0" w:color="auto"/>
            <w:bottom w:val="none" w:sz="0" w:space="0" w:color="auto"/>
            <w:right w:val="none" w:sz="0" w:space="0" w:color="auto"/>
          </w:divBdr>
        </w:div>
        <w:div w:id="1909412844">
          <w:marLeft w:val="640"/>
          <w:marRight w:val="0"/>
          <w:marTop w:val="0"/>
          <w:marBottom w:val="0"/>
          <w:divBdr>
            <w:top w:val="none" w:sz="0" w:space="0" w:color="auto"/>
            <w:left w:val="none" w:sz="0" w:space="0" w:color="auto"/>
            <w:bottom w:val="none" w:sz="0" w:space="0" w:color="auto"/>
            <w:right w:val="none" w:sz="0" w:space="0" w:color="auto"/>
          </w:divBdr>
        </w:div>
        <w:div w:id="379281038">
          <w:marLeft w:val="640"/>
          <w:marRight w:val="0"/>
          <w:marTop w:val="0"/>
          <w:marBottom w:val="0"/>
          <w:divBdr>
            <w:top w:val="none" w:sz="0" w:space="0" w:color="auto"/>
            <w:left w:val="none" w:sz="0" w:space="0" w:color="auto"/>
            <w:bottom w:val="none" w:sz="0" w:space="0" w:color="auto"/>
            <w:right w:val="none" w:sz="0" w:space="0" w:color="auto"/>
          </w:divBdr>
        </w:div>
        <w:div w:id="1864591401">
          <w:marLeft w:val="640"/>
          <w:marRight w:val="0"/>
          <w:marTop w:val="0"/>
          <w:marBottom w:val="0"/>
          <w:divBdr>
            <w:top w:val="none" w:sz="0" w:space="0" w:color="auto"/>
            <w:left w:val="none" w:sz="0" w:space="0" w:color="auto"/>
            <w:bottom w:val="none" w:sz="0" w:space="0" w:color="auto"/>
            <w:right w:val="none" w:sz="0" w:space="0" w:color="auto"/>
          </w:divBdr>
        </w:div>
        <w:div w:id="900141646">
          <w:marLeft w:val="640"/>
          <w:marRight w:val="0"/>
          <w:marTop w:val="0"/>
          <w:marBottom w:val="0"/>
          <w:divBdr>
            <w:top w:val="none" w:sz="0" w:space="0" w:color="auto"/>
            <w:left w:val="none" w:sz="0" w:space="0" w:color="auto"/>
            <w:bottom w:val="none" w:sz="0" w:space="0" w:color="auto"/>
            <w:right w:val="none" w:sz="0" w:space="0" w:color="auto"/>
          </w:divBdr>
        </w:div>
        <w:div w:id="1123842538">
          <w:marLeft w:val="640"/>
          <w:marRight w:val="0"/>
          <w:marTop w:val="0"/>
          <w:marBottom w:val="0"/>
          <w:divBdr>
            <w:top w:val="none" w:sz="0" w:space="0" w:color="auto"/>
            <w:left w:val="none" w:sz="0" w:space="0" w:color="auto"/>
            <w:bottom w:val="none" w:sz="0" w:space="0" w:color="auto"/>
            <w:right w:val="none" w:sz="0" w:space="0" w:color="auto"/>
          </w:divBdr>
        </w:div>
        <w:div w:id="1121992775">
          <w:marLeft w:val="640"/>
          <w:marRight w:val="0"/>
          <w:marTop w:val="0"/>
          <w:marBottom w:val="0"/>
          <w:divBdr>
            <w:top w:val="none" w:sz="0" w:space="0" w:color="auto"/>
            <w:left w:val="none" w:sz="0" w:space="0" w:color="auto"/>
            <w:bottom w:val="none" w:sz="0" w:space="0" w:color="auto"/>
            <w:right w:val="none" w:sz="0" w:space="0" w:color="auto"/>
          </w:divBdr>
        </w:div>
        <w:div w:id="876502187">
          <w:marLeft w:val="640"/>
          <w:marRight w:val="0"/>
          <w:marTop w:val="0"/>
          <w:marBottom w:val="0"/>
          <w:divBdr>
            <w:top w:val="none" w:sz="0" w:space="0" w:color="auto"/>
            <w:left w:val="none" w:sz="0" w:space="0" w:color="auto"/>
            <w:bottom w:val="none" w:sz="0" w:space="0" w:color="auto"/>
            <w:right w:val="none" w:sz="0" w:space="0" w:color="auto"/>
          </w:divBdr>
        </w:div>
        <w:div w:id="1658876584">
          <w:marLeft w:val="640"/>
          <w:marRight w:val="0"/>
          <w:marTop w:val="0"/>
          <w:marBottom w:val="0"/>
          <w:divBdr>
            <w:top w:val="none" w:sz="0" w:space="0" w:color="auto"/>
            <w:left w:val="none" w:sz="0" w:space="0" w:color="auto"/>
            <w:bottom w:val="none" w:sz="0" w:space="0" w:color="auto"/>
            <w:right w:val="none" w:sz="0" w:space="0" w:color="auto"/>
          </w:divBdr>
        </w:div>
        <w:div w:id="1706363966">
          <w:marLeft w:val="640"/>
          <w:marRight w:val="0"/>
          <w:marTop w:val="0"/>
          <w:marBottom w:val="0"/>
          <w:divBdr>
            <w:top w:val="none" w:sz="0" w:space="0" w:color="auto"/>
            <w:left w:val="none" w:sz="0" w:space="0" w:color="auto"/>
            <w:bottom w:val="none" w:sz="0" w:space="0" w:color="auto"/>
            <w:right w:val="none" w:sz="0" w:space="0" w:color="auto"/>
          </w:divBdr>
        </w:div>
        <w:div w:id="1075057398">
          <w:marLeft w:val="640"/>
          <w:marRight w:val="0"/>
          <w:marTop w:val="0"/>
          <w:marBottom w:val="0"/>
          <w:divBdr>
            <w:top w:val="none" w:sz="0" w:space="0" w:color="auto"/>
            <w:left w:val="none" w:sz="0" w:space="0" w:color="auto"/>
            <w:bottom w:val="none" w:sz="0" w:space="0" w:color="auto"/>
            <w:right w:val="none" w:sz="0" w:space="0" w:color="auto"/>
          </w:divBdr>
        </w:div>
        <w:div w:id="1216090126">
          <w:marLeft w:val="640"/>
          <w:marRight w:val="0"/>
          <w:marTop w:val="0"/>
          <w:marBottom w:val="0"/>
          <w:divBdr>
            <w:top w:val="none" w:sz="0" w:space="0" w:color="auto"/>
            <w:left w:val="none" w:sz="0" w:space="0" w:color="auto"/>
            <w:bottom w:val="none" w:sz="0" w:space="0" w:color="auto"/>
            <w:right w:val="none" w:sz="0" w:space="0" w:color="auto"/>
          </w:divBdr>
        </w:div>
        <w:div w:id="1886675093">
          <w:marLeft w:val="640"/>
          <w:marRight w:val="0"/>
          <w:marTop w:val="0"/>
          <w:marBottom w:val="0"/>
          <w:divBdr>
            <w:top w:val="none" w:sz="0" w:space="0" w:color="auto"/>
            <w:left w:val="none" w:sz="0" w:space="0" w:color="auto"/>
            <w:bottom w:val="none" w:sz="0" w:space="0" w:color="auto"/>
            <w:right w:val="none" w:sz="0" w:space="0" w:color="auto"/>
          </w:divBdr>
        </w:div>
        <w:div w:id="651175758">
          <w:marLeft w:val="640"/>
          <w:marRight w:val="0"/>
          <w:marTop w:val="0"/>
          <w:marBottom w:val="0"/>
          <w:divBdr>
            <w:top w:val="none" w:sz="0" w:space="0" w:color="auto"/>
            <w:left w:val="none" w:sz="0" w:space="0" w:color="auto"/>
            <w:bottom w:val="none" w:sz="0" w:space="0" w:color="auto"/>
            <w:right w:val="none" w:sz="0" w:space="0" w:color="auto"/>
          </w:divBdr>
        </w:div>
        <w:div w:id="1469133008">
          <w:marLeft w:val="640"/>
          <w:marRight w:val="0"/>
          <w:marTop w:val="0"/>
          <w:marBottom w:val="0"/>
          <w:divBdr>
            <w:top w:val="none" w:sz="0" w:space="0" w:color="auto"/>
            <w:left w:val="none" w:sz="0" w:space="0" w:color="auto"/>
            <w:bottom w:val="none" w:sz="0" w:space="0" w:color="auto"/>
            <w:right w:val="none" w:sz="0" w:space="0" w:color="auto"/>
          </w:divBdr>
        </w:div>
        <w:div w:id="1961374035">
          <w:marLeft w:val="640"/>
          <w:marRight w:val="0"/>
          <w:marTop w:val="0"/>
          <w:marBottom w:val="0"/>
          <w:divBdr>
            <w:top w:val="none" w:sz="0" w:space="0" w:color="auto"/>
            <w:left w:val="none" w:sz="0" w:space="0" w:color="auto"/>
            <w:bottom w:val="none" w:sz="0" w:space="0" w:color="auto"/>
            <w:right w:val="none" w:sz="0" w:space="0" w:color="auto"/>
          </w:divBdr>
        </w:div>
        <w:div w:id="1511407070">
          <w:marLeft w:val="640"/>
          <w:marRight w:val="0"/>
          <w:marTop w:val="0"/>
          <w:marBottom w:val="0"/>
          <w:divBdr>
            <w:top w:val="none" w:sz="0" w:space="0" w:color="auto"/>
            <w:left w:val="none" w:sz="0" w:space="0" w:color="auto"/>
            <w:bottom w:val="none" w:sz="0" w:space="0" w:color="auto"/>
            <w:right w:val="none" w:sz="0" w:space="0" w:color="auto"/>
          </w:divBdr>
        </w:div>
        <w:div w:id="1267467355">
          <w:marLeft w:val="640"/>
          <w:marRight w:val="0"/>
          <w:marTop w:val="0"/>
          <w:marBottom w:val="0"/>
          <w:divBdr>
            <w:top w:val="none" w:sz="0" w:space="0" w:color="auto"/>
            <w:left w:val="none" w:sz="0" w:space="0" w:color="auto"/>
            <w:bottom w:val="none" w:sz="0" w:space="0" w:color="auto"/>
            <w:right w:val="none" w:sz="0" w:space="0" w:color="auto"/>
          </w:divBdr>
        </w:div>
        <w:div w:id="1780950772">
          <w:marLeft w:val="640"/>
          <w:marRight w:val="0"/>
          <w:marTop w:val="0"/>
          <w:marBottom w:val="0"/>
          <w:divBdr>
            <w:top w:val="none" w:sz="0" w:space="0" w:color="auto"/>
            <w:left w:val="none" w:sz="0" w:space="0" w:color="auto"/>
            <w:bottom w:val="none" w:sz="0" w:space="0" w:color="auto"/>
            <w:right w:val="none" w:sz="0" w:space="0" w:color="auto"/>
          </w:divBdr>
        </w:div>
        <w:div w:id="2002467016">
          <w:marLeft w:val="640"/>
          <w:marRight w:val="0"/>
          <w:marTop w:val="0"/>
          <w:marBottom w:val="0"/>
          <w:divBdr>
            <w:top w:val="none" w:sz="0" w:space="0" w:color="auto"/>
            <w:left w:val="none" w:sz="0" w:space="0" w:color="auto"/>
            <w:bottom w:val="none" w:sz="0" w:space="0" w:color="auto"/>
            <w:right w:val="none" w:sz="0" w:space="0" w:color="auto"/>
          </w:divBdr>
        </w:div>
        <w:div w:id="1914242898">
          <w:marLeft w:val="640"/>
          <w:marRight w:val="0"/>
          <w:marTop w:val="0"/>
          <w:marBottom w:val="0"/>
          <w:divBdr>
            <w:top w:val="none" w:sz="0" w:space="0" w:color="auto"/>
            <w:left w:val="none" w:sz="0" w:space="0" w:color="auto"/>
            <w:bottom w:val="none" w:sz="0" w:space="0" w:color="auto"/>
            <w:right w:val="none" w:sz="0" w:space="0" w:color="auto"/>
          </w:divBdr>
        </w:div>
        <w:div w:id="585188469">
          <w:marLeft w:val="640"/>
          <w:marRight w:val="0"/>
          <w:marTop w:val="0"/>
          <w:marBottom w:val="0"/>
          <w:divBdr>
            <w:top w:val="none" w:sz="0" w:space="0" w:color="auto"/>
            <w:left w:val="none" w:sz="0" w:space="0" w:color="auto"/>
            <w:bottom w:val="none" w:sz="0" w:space="0" w:color="auto"/>
            <w:right w:val="none" w:sz="0" w:space="0" w:color="auto"/>
          </w:divBdr>
        </w:div>
        <w:div w:id="1669482445">
          <w:marLeft w:val="640"/>
          <w:marRight w:val="0"/>
          <w:marTop w:val="0"/>
          <w:marBottom w:val="0"/>
          <w:divBdr>
            <w:top w:val="none" w:sz="0" w:space="0" w:color="auto"/>
            <w:left w:val="none" w:sz="0" w:space="0" w:color="auto"/>
            <w:bottom w:val="none" w:sz="0" w:space="0" w:color="auto"/>
            <w:right w:val="none" w:sz="0" w:space="0" w:color="auto"/>
          </w:divBdr>
        </w:div>
        <w:div w:id="742332848">
          <w:marLeft w:val="640"/>
          <w:marRight w:val="0"/>
          <w:marTop w:val="0"/>
          <w:marBottom w:val="0"/>
          <w:divBdr>
            <w:top w:val="none" w:sz="0" w:space="0" w:color="auto"/>
            <w:left w:val="none" w:sz="0" w:space="0" w:color="auto"/>
            <w:bottom w:val="none" w:sz="0" w:space="0" w:color="auto"/>
            <w:right w:val="none" w:sz="0" w:space="0" w:color="auto"/>
          </w:divBdr>
        </w:div>
        <w:div w:id="383408891">
          <w:marLeft w:val="640"/>
          <w:marRight w:val="0"/>
          <w:marTop w:val="0"/>
          <w:marBottom w:val="0"/>
          <w:divBdr>
            <w:top w:val="none" w:sz="0" w:space="0" w:color="auto"/>
            <w:left w:val="none" w:sz="0" w:space="0" w:color="auto"/>
            <w:bottom w:val="none" w:sz="0" w:space="0" w:color="auto"/>
            <w:right w:val="none" w:sz="0" w:space="0" w:color="auto"/>
          </w:divBdr>
        </w:div>
        <w:div w:id="177545546">
          <w:marLeft w:val="640"/>
          <w:marRight w:val="0"/>
          <w:marTop w:val="0"/>
          <w:marBottom w:val="0"/>
          <w:divBdr>
            <w:top w:val="none" w:sz="0" w:space="0" w:color="auto"/>
            <w:left w:val="none" w:sz="0" w:space="0" w:color="auto"/>
            <w:bottom w:val="none" w:sz="0" w:space="0" w:color="auto"/>
            <w:right w:val="none" w:sz="0" w:space="0" w:color="auto"/>
          </w:divBdr>
        </w:div>
        <w:div w:id="1755466170">
          <w:marLeft w:val="640"/>
          <w:marRight w:val="0"/>
          <w:marTop w:val="0"/>
          <w:marBottom w:val="0"/>
          <w:divBdr>
            <w:top w:val="none" w:sz="0" w:space="0" w:color="auto"/>
            <w:left w:val="none" w:sz="0" w:space="0" w:color="auto"/>
            <w:bottom w:val="none" w:sz="0" w:space="0" w:color="auto"/>
            <w:right w:val="none" w:sz="0" w:space="0" w:color="auto"/>
          </w:divBdr>
        </w:div>
        <w:div w:id="1064915601">
          <w:marLeft w:val="640"/>
          <w:marRight w:val="0"/>
          <w:marTop w:val="0"/>
          <w:marBottom w:val="0"/>
          <w:divBdr>
            <w:top w:val="none" w:sz="0" w:space="0" w:color="auto"/>
            <w:left w:val="none" w:sz="0" w:space="0" w:color="auto"/>
            <w:bottom w:val="none" w:sz="0" w:space="0" w:color="auto"/>
            <w:right w:val="none" w:sz="0" w:space="0" w:color="auto"/>
          </w:divBdr>
        </w:div>
        <w:div w:id="1844007869">
          <w:marLeft w:val="640"/>
          <w:marRight w:val="0"/>
          <w:marTop w:val="0"/>
          <w:marBottom w:val="0"/>
          <w:divBdr>
            <w:top w:val="none" w:sz="0" w:space="0" w:color="auto"/>
            <w:left w:val="none" w:sz="0" w:space="0" w:color="auto"/>
            <w:bottom w:val="none" w:sz="0" w:space="0" w:color="auto"/>
            <w:right w:val="none" w:sz="0" w:space="0" w:color="auto"/>
          </w:divBdr>
        </w:div>
        <w:div w:id="1673870252">
          <w:marLeft w:val="640"/>
          <w:marRight w:val="0"/>
          <w:marTop w:val="0"/>
          <w:marBottom w:val="0"/>
          <w:divBdr>
            <w:top w:val="none" w:sz="0" w:space="0" w:color="auto"/>
            <w:left w:val="none" w:sz="0" w:space="0" w:color="auto"/>
            <w:bottom w:val="none" w:sz="0" w:space="0" w:color="auto"/>
            <w:right w:val="none" w:sz="0" w:space="0" w:color="auto"/>
          </w:divBdr>
        </w:div>
        <w:div w:id="167911139">
          <w:marLeft w:val="640"/>
          <w:marRight w:val="0"/>
          <w:marTop w:val="0"/>
          <w:marBottom w:val="0"/>
          <w:divBdr>
            <w:top w:val="none" w:sz="0" w:space="0" w:color="auto"/>
            <w:left w:val="none" w:sz="0" w:space="0" w:color="auto"/>
            <w:bottom w:val="none" w:sz="0" w:space="0" w:color="auto"/>
            <w:right w:val="none" w:sz="0" w:space="0" w:color="auto"/>
          </w:divBdr>
        </w:div>
        <w:div w:id="1956206204">
          <w:marLeft w:val="640"/>
          <w:marRight w:val="0"/>
          <w:marTop w:val="0"/>
          <w:marBottom w:val="0"/>
          <w:divBdr>
            <w:top w:val="none" w:sz="0" w:space="0" w:color="auto"/>
            <w:left w:val="none" w:sz="0" w:space="0" w:color="auto"/>
            <w:bottom w:val="none" w:sz="0" w:space="0" w:color="auto"/>
            <w:right w:val="none" w:sz="0" w:space="0" w:color="auto"/>
          </w:divBdr>
        </w:div>
        <w:div w:id="1324746391">
          <w:marLeft w:val="640"/>
          <w:marRight w:val="0"/>
          <w:marTop w:val="0"/>
          <w:marBottom w:val="0"/>
          <w:divBdr>
            <w:top w:val="none" w:sz="0" w:space="0" w:color="auto"/>
            <w:left w:val="none" w:sz="0" w:space="0" w:color="auto"/>
            <w:bottom w:val="none" w:sz="0" w:space="0" w:color="auto"/>
            <w:right w:val="none" w:sz="0" w:space="0" w:color="auto"/>
          </w:divBdr>
        </w:div>
        <w:div w:id="936672709">
          <w:marLeft w:val="640"/>
          <w:marRight w:val="0"/>
          <w:marTop w:val="0"/>
          <w:marBottom w:val="0"/>
          <w:divBdr>
            <w:top w:val="none" w:sz="0" w:space="0" w:color="auto"/>
            <w:left w:val="none" w:sz="0" w:space="0" w:color="auto"/>
            <w:bottom w:val="none" w:sz="0" w:space="0" w:color="auto"/>
            <w:right w:val="none" w:sz="0" w:space="0" w:color="auto"/>
          </w:divBdr>
        </w:div>
        <w:div w:id="116412885">
          <w:marLeft w:val="640"/>
          <w:marRight w:val="0"/>
          <w:marTop w:val="0"/>
          <w:marBottom w:val="0"/>
          <w:divBdr>
            <w:top w:val="none" w:sz="0" w:space="0" w:color="auto"/>
            <w:left w:val="none" w:sz="0" w:space="0" w:color="auto"/>
            <w:bottom w:val="none" w:sz="0" w:space="0" w:color="auto"/>
            <w:right w:val="none" w:sz="0" w:space="0" w:color="auto"/>
          </w:divBdr>
        </w:div>
        <w:div w:id="1327856628">
          <w:marLeft w:val="640"/>
          <w:marRight w:val="0"/>
          <w:marTop w:val="0"/>
          <w:marBottom w:val="0"/>
          <w:divBdr>
            <w:top w:val="none" w:sz="0" w:space="0" w:color="auto"/>
            <w:left w:val="none" w:sz="0" w:space="0" w:color="auto"/>
            <w:bottom w:val="none" w:sz="0" w:space="0" w:color="auto"/>
            <w:right w:val="none" w:sz="0" w:space="0" w:color="auto"/>
          </w:divBdr>
        </w:div>
        <w:div w:id="150295475">
          <w:marLeft w:val="640"/>
          <w:marRight w:val="0"/>
          <w:marTop w:val="0"/>
          <w:marBottom w:val="0"/>
          <w:divBdr>
            <w:top w:val="none" w:sz="0" w:space="0" w:color="auto"/>
            <w:left w:val="none" w:sz="0" w:space="0" w:color="auto"/>
            <w:bottom w:val="none" w:sz="0" w:space="0" w:color="auto"/>
            <w:right w:val="none" w:sz="0" w:space="0" w:color="auto"/>
          </w:divBdr>
        </w:div>
        <w:div w:id="2052924076">
          <w:marLeft w:val="640"/>
          <w:marRight w:val="0"/>
          <w:marTop w:val="0"/>
          <w:marBottom w:val="0"/>
          <w:divBdr>
            <w:top w:val="none" w:sz="0" w:space="0" w:color="auto"/>
            <w:left w:val="none" w:sz="0" w:space="0" w:color="auto"/>
            <w:bottom w:val="none" w:sz="0" w:space="0" w:color="auto"/>
            <w:right w:val="none" w:sz="0" w:space="0" w:color="auto"/>
          </w:divBdr>
        </w:div>
        <w:div w:id="1317149506">
          <w:marLeft w:val="640"/>
          <w:marRight w:val="0"/>
          <w:marTop w:val="0"/>
          <w:marBottom w:val="0"/>
          <w:divBdr>
            <w:top w:val="none" w:sz="0" w:space="0" w:color="auto"/>
            <w:left w:val="none" w:sz="0" w:space="0" w:color="auto"/>
            <w:bottom w:val="none" w:sz="0" w:space="0" w:color="auto"/>
            <w:right w:val="none" w:sz="0" w:space="0" w:color="auto"/>
          </w:divBdr>
        </w:div>
        <w:div w:id="245068033">
          <w:marLeft w:val="640"/>
          <w:marRight w:val="0"/>
          <w:marTop w:val="0"/>
          <w:marBottom w:val="0"/>
          <w:divBdr>
            <w:top w:val="none" w:sz="0" w:space="0" w:color="auto"/>
            <w:left w:val="none" w:sz="0" w:space="0" w:color="auto"/>
            <w:bottom w:val="none" w:sz="0" w:space="0" w:color="auto"/>
            <w:right w:val="none" w:sz="0" w:space="0" w:color="auto"/>
          </w:divBdr>
        </w:div>
        <w:div w:id="1445003788">
          <w:marLeft w:val="640"/>
          <w:marRight w:val="0"/>
          <w:marTop w:val="0"/>
          <w:marBottom w:val="0"/>
          <w:divBdr>
            <w:top w:val="none" w:sz="0" w:space="0" w:color="auto"/>
            <w:left w:val="none" w:sz="0" w:space="0" w:color="auto"/>
            <w:bottom w:val="none" w:sz="0" w:space="0" w:color="auto"/>
            <w:right w:val="none" w:sz="0" w:space="0" w:color="auto"/>
          </w:divBdr>
        </w:div>
        <w:div w:id="1332101901">
          <w:marLeft w:val="640"/>
          <w:marRight w:val="0"/>
          <w:marTop w:val="0"/>
          <w:marBottom w:val="0"/>
          <w:divBdr>
            <w:top w:val="none" w:sz="0" w:space="0" w:color="auto"/>
            <w:left w:val="none" w:sz="0" w:space="0" w:color="auto"/>
            <w:bottom w:val="none" w:sz="0" w:space="0" w:color="auto"/>
            <w:right w:val="none" w:sz="0" w:space="0" w:color="auto"/>
          </w:divBdr>
        </w:div>
        <w:div w:id="2138715225">
          <w:marLeft w:val="640"/>
          <w:marRight w:val="0"/>
          <w:marTop w:val="0"/>
          <w:marBottom w:val="0"/>
          <w:divBdr>
            <w:top w:val="none" w:sz="0" w:space="0" w:color="auto"/>
            <w:left w:val="none" w:sz="0" w:space="0" w:color="auto"/>
            <w:bottom w:val="none" w:sz="0" w:space="0" w:color="auto"/>
            <w:right w:val="none" w:sz="0" w:space="0" w:color="auto"/>
          </w:divBdr>
        </w:div>
        <w:div w:id="1180897543">
          <w:marLeft w:val="640"/>
          <w:marRight w:val="0"/>
          <w:marTop w:val="0"/>
          <w:marBottom w:val="0"/>
          <w:divBdr>
            <w:top w:val="none" w:sz="0" w:space="0" w:color="auto"/>
            <w:left w:val="none" w:sz="0" w:space="0" w:color="auto"/>
            <w:bottom w:val="none" w:sz="0" w:space="0" w:color="auto"/>
            <w:right w:val="none" w:sz="0" w:space="0" w:color="auto"/>
          </w:divBdr>
        </w:div>
        <w:div w:id="188762646">
          <w:marLeft w:val="640"/>
          <w:marRight w:val="0"/>
          <w:marTop w:val="0"/>
          <w:marBottom w:val="0"/>
          <w:divBdr>
            <w:top w:val="none" w:sz="0" w:space="0" w:color="auto"/>
            <w:left w:val="none" w:sz="0" w:space="0" w:color="auto"/>
            <w:bottom w:val="none" w:sz="0" w:space="0" w:color="auto"/>
            <w:right w:val="none" w:sz="0" w:space="0" w:color="auto"/>
          </w:divBdr>
        </w:div>
        <w:div w:id="2030449708">
          <w:marLeft w:val="640"/>
          <w:marRight w:val="0"/>
          <w:marTop w:val="0"/>
          <w:marBottom w:val="0"/>
          <w:divBdr>
            <w:top w:val="none" w:sz="0" w:space="0" w:color="auto"/>
            <w:left w:val="none" w:sz="0" w:space="0" w:color="auto"/>
            <w:bottom w:val="none" w:sz="0" w:space="0" w:color="auto"/>
            <w:right w:val="none" w:sz="0" w:space="0" w:color="auto"/>
          </w:divBdr>
        </w:div>
        <w:div w:id="872958281">
          <w:marLeft w:val="640"/>
          <w:marRight w:val="0"/>
          <w:marTop w:val="0"/>
          <w:marBottom w:val="0"/>
          <w:divBdr>
            <w:top w:val="none" w:sz="0" w:space="0" w:color="auto"/>
            <w:left w:val="none" w:sz="0" w:space="0" w:color="auto"/>
            <w:bottom w:val="none" w:sz="0" w:space="0" w:color="auto"/>
            <w:right w:val="none" w:sz="0" w:space="0" w:color="auto"/>
          </w:divBdr>
        </w:div>
        <w:div w:id="1848519495">
          <w:marLeft w:val="640"/>
          <w:marRight w:val="0"/>
          <w:marTop w:val="0"/>
          <w:marBottom w:val="0"/>
          <w:divBdr>
            <w:top w:val="none" w:sz="0" w:space="0" w:color="auto"/>
            <w:left w:val="none" w:sz="0" w:space="0" w:color="auto"/>
            <w:bottom w:val="none" w:sz="0" w:space="0" w:color="auto"/>
            <w:right w:val="none" w:sz="0" w:space="0" w:color="auto"/>
          </w:divBdr>
        </w:div>
        <w:div w:id="2000573866">
          <w:marLeft w:val="640"/>
          <w:marRight w:val="0"/>
          <w:marTop w:val="0"/>
          <w:marBottom w:val="0"/>
          <w:divBdr>
            <w:top w:val="none" w:sz="0" w:space="0" w:color="auto"/>
            <w:left w:val="none" w:sz="0" w:space="0" w:color="auto"/>
            <w:bottom w:val="none" w:sz="0" w:space="0" w:color="auto"/>
            <w:right w:val="none" w:sz="0" w:space="0" w:color="auto"/>
          </w:divBdr>
        </w:div>
        <w:div w:id="1462726455">
          <w:marLeft w:val="640"/>
          <w:marRight w:val="0"/>
          <w:marTop w:val="0"/>
          <w:marBottom w:val="0"/>
          <w:divBdr>
            <w:top w:val="none" w:sz="0" w:space="0" w:color="auto"/>
            <w:left w:val="none" w:sz="0" w:space="0" w:color="auto"/>
            <w:bottom w:val="none" w:sz="0" w:space="0" w:color="auto"/>
            <w:right w:val="none" w:sz="0" w:space="0" w:color="auto"/>
          </w:divBdr>
        </w:div>
        <w:div w:id="991255463">
          <w:marLeft w:val="640"/>
          <w:marRight w:val="0"/>
          <w:marTop w:val="0"/>
          <w:marBottom w:val="0"/>
          <w:divBdr>
            <w:top w:val="none" w:sz="0" w:space="0" w:color="auto"/>
            <w:left w:val="none" w:sz="0" w:space="0" w:color="auto"/>
            <w:bottom w:val="none" w:sz="0" w:space="0" w:color="auto"/>
            <w:right w:val="none" w:sz="0" w:space="0" w:color="auto"/>
          </w:divBdr>
        </w:div>
        <w:div w:id="1144155506">
          <w:marLeft w:val="640"/>
          <w:marRight w:val="0"/>
          <w:marTop w:val="0"/>
          <w:marBottom w:val="0"/>
          <w:divBdr>
            <w:top w:val="none" w:sz="0" w:space="0" w:color="auto"/>
            <w:left w:val="none" w:sz="0" w:space="0" w:color="auto"/>
            <w:bottom w:val="none" w:sz="0" w:space="0" w:color="auto"/>
            <w:right w:val="none" w:sz="0" w:space="0" w:color="auto"/>
          </w:divBdr>
        </w:div>
        <w:div w:id="287665958">
          <w:marLeft w:val="640"/>
          <w:marRight w:val="0"/>
          <w:marTop w:val="0"/>
          <w:marBottom w:val="0"/>
          <w:divBdr>
            <w:top w:val="none" w:sz="0" w:space="0" w:color="auto"/>
            <w:left w:val="none" w:sz="0" w:space="0" w:color="auto"/>
            <w:bottom w:val="none" w:sz="0" w:space="0" w:color="auto"/>
            <w:right w:val="none" w:sz="0" w:space="0" w:color="auto"/>
          </w:divBdr>
        </w:div>
        <w:div w:id="1785080620">
          <w:marLeft w:val="640"/>
          <w:marRight w:val="0"/>
          <w:marTop w:val="0"/>
          <w:marBottom w:val="0"/>
          <w:divBdr>
            <w:top w:val="none" w:sz="0" w:space="0" w:color="auto"/>
            <w:left w:val="none" w:sz="0" w:space="0" w:color="auto"/>
            <w:bottom w:val="none" w:sz="0" w:space="0" w:color="auto"/>
            <w:right w:val="none" w:sz="0" w:space="0" w:color="auto"/>
          </w:divBdr>
        </w:div>
        <w:div w:id="948272044">
          <w:marLeft w:val="640"/>
          <w:marRight w:val="0"/>
          <w:marTop w:val="0"/>
          <w:marBottom w:val="0"/>
          <w:divBdr>
            <w:top w:val="none" w:sz="0" w:space="0" w:color="auto"/>
            <w:left w:val="none" w:sz="0" w:space="0" w:color="auto"/>
            <w:bottom w:val="none" w:sz="0" w:space="0" w:color="auto"/>
            <w:right w:val="none" w:sz="0" w:space="0" w:color="auto"/>
          </w:divBdr>
        </w:div>
        <w:div w:id="1356347155">
          <w:marLeft w:val="640"/>
          <w:marRight w:val="0"/>
          <w:marTop w:val="0"/>
          <w:marBottom w:val="0"/>
          <w:divBdr>
            <w:top w:val="none" w:sz="0" w:space="0" w:color="auto"/>
            <w:left w:val="none" w:sz="0" w:space="0" w:color="auto"/>
            <w:bottom w:val="none" w:sz="0" w:space="0" w:color="auto"/>
            <w:right w:val="none" w:sz="0" w:space="0" w:color="auto"/>
          </w:divBdr>
        </w:div>
        <w:div w:id="1315599568">
          <w:marLeft w:val="640"/>
          <w:marRight w:val="0"/>
          <w:marTop w:val="0"/>
          <w:marBottom w:val="0"/>
          <w:divBdr>
            <w:top w:val="none" w:sz="0" w:space="0" w:color="auto"/>
            <w:left w:val="none" w:sz="0" w:space="0" w:color="auto"/>
            <w:bottom w:val="none" w:sz="0" w:space="0" w:color="auto"/>
            <w:right w:val="none" w:sz="0" w:space="0" w:color="auto"/>
          </w:divBdr>
        </w:div>
        <w:div w:id="135800525">
          <w:marLeft w:val="640"/>
          <w:marRight w:val="0"/>
          <w:marTop w:val="0"/>
          <w:marBottom w:val="0"/>
          <w:divBdr>
            <w:top w:val="none" w:sz="0" w:space="0" w:color="auto"/>
            <w:left w:val="none" w:sz="0" w:space="0" w:color="auto"/>
            <w:bottom w:val="none" w:sz="0" w:space="0" w:color="auto"/>
            <w:right w:val="none" w:sz="0" w:space="0" w:color="auto"/>
          </w:divBdr>
        </w:div>
        <w:div w:id="1865746718">
          <w:marLeft w:val="640"/>
          <w:marRight w:val="0"/>
          <w:marTop w:val="0"/>
          <w:marBottom w:val="0"/>
          <w:divBdr>
            <w:top w:val="none" w:sz="0" w:space="0" w:color="auto"/>
            <w:left w:val="none" w:sz="0" w:space="0" w:color="auto"/>
            <w:bottom w:val="none" w:sz="0" w:space="0" w:color="auto"/>
            <w:right w:val="none" w:sz="0" w:space="0" w:color="auto"/>
          </w:divBdr>
        </w:div>
        <w:div w:id="589898237">
          <w:marLeft w:val="640"/>
          <w:marRight w:val="0"/>
          <w:marTop w:val="0"/>
          <w:marBottom w:val="0"/>
          <w:divBdr>
            <w:top w:val="none" w:sz="0" w:space="0" w:color="auto"/>
            <w:left w:val="none" w:sz="0" w:space="0" w:color="auto"/>
            <w:bottom w:val="none" w:sz="0" w:space="0" w:color="auto"/>
            <w:right w:val="none" w:sz="0" w:space="0" w:color="auto"/>
          </w:divBdr>
        </w:div>
        <w:div w:id="1256744981">
          <w:marLeft w:val="640"/>
          <w:marRight w:val="0"/>
          <w:marTop w:val="0"/>
          <w:marBottom w:val="0"/>
          <w:divBdr>
            <w:top w:val="none" w:sz="0" w:space="0" w:color="auto"/>
            <w:left w:val="none" w:sz="0" w:space="0" w:color="auto"/>
            <w:bottom w:val="none" w:sz="0" w:space="0" w:color="auto"/>
            <w:right w:val="none" w:sz="0" w:space="0" w:color="auto"/>
          </w:divBdr>
        </w:div>
        <w:div w:id="1841966246">
          <w:marLeft w:val="640"/>
          <w:marRight w:val="0"/>
          <w:marTop w:val="0"/>
          <w:marBottom w:val="0"/>
          <w:divBdr>
            <w:top w:val="none" w:sz="0" w:space="0" w:color="auto"/>
            <w:left w:val="none" w:sz="0" w:space="0" w:color="auto"/>
            <w:bottom w:val="none" w:sz="0" w:space="0" w:color="auto"/>
            <w:right w:val="none" w:sz="0" w:space="0" w:color="auto"/>
          </w:divBdr>
        </w:div>
        <w:div w:id="950090700">
          <w:marLeft w:val="640"/>
          <w:marRight w:val="0"/>
          <w:marTop w:val="0"/>
          <w:marBottom w:val="0"/>
          <w:divBdr>
            <w:top w:val="none" w:sz="0" w:space="0" w:color="auto"/>
            <w:left w:val="none" w:sz="0" w:space="0" w:color="auto"/>
            <w:bottom w:val="none" w:sz="0" w:space="0" w:color="auto"/>
            <w:right w:val="none" w:sz="0" w:space="0" w:color="auto"/>
          </w:divBdr>
        </w:div>
        <w:div w:id="894466846">
          <w:marLeft w:val="640"/>
          <w:marRight w:val="0"/>
          <w:marTop w:val="0"/>
          <w:marBottom w:val="0"/>
          <w:divBdr>
            <w:top w:val="none" w:sz="0" w:space="0" w:color="auto"/>
            <w:left w:val="none" w:sz="0" w:space="0" w:color="auto"/>
            <w:bottom w:val="none" w:sz="0" w:space="0" w:color="auto"/>
            <w:right w:val="none" w:sz="0" w:space="0" w:color="auto"/>
          </w:divBdr>
        </w:div>
        <w:div w:id="454253758">
          <w:marLeft w:val="640"/>
          <w:marRight w:val="0"/>
          <w:marTop w:val="0"/>
          <w:marBottom w:val="0"/>
          <w:divBdr>
            <w:top w:val="none" w:sz="0" w:space="0" w:color="auto"/>
            <w:left w:val="none" w:sz="0" w:space="0" w:color="auto"/>
            <w:bottom w:val="none" w:sz="0" w:space="0" w:color="auto"/>
            <w:right w:val="none" w:sz="0" w:space="0" w:color="auto"/>
          </w:divBdr>
        </w:div>
        <w:div w:id="1963220423">
          <w:marLeft w:val="640"/>
          <w:marRight w:val="0"/>
          <w:marTop w:val="0"/>
          <w:marBottom w:val="0"/>
          <w:divBdr>
            <w:top w:val="none" w:sz="0" w:space="0" w:color="auto"/>
            <w:left w:val="none" w:sz="0" w:space="0" w:color="auto"/>
            <w:bottom w:val="none" w:sz="0" w:space="0" w:color="auto"/>
            <w:right w:val="none" w:sz="0" w:space="0" w:color="auto"/>
          </w:divBdr>
        </w:div>
        <w:div w:id="1203135929">
          <w:marLeft w:val="640"/>
          <w:marRight w:val="0"/>
          <w:marTop w:val="0"/>
          <w:marBottom w:val="0"/>
          <w:divBdr>
            <w:top w:val="none" w:sz="0" w:space="0" w:color="auto"/>
            <w:left w:val="none" w:sz="0" w:space="0" w:color="auto"/>
            <w:bottom w:val="none" w:sz="0" w:space="0" w:color="auto"/>
            <w:right w:val="none" w:sz="0" w:space="0" w:color="auto"/>
          </w:divBdr>
        </w:div>
        <w:div w:id="903486352">
          <w:marLeft w:val="640"/>
          <w:marRight w:val="0"/>
          <w:marTop w:val="0"/>
          <w:marBottom w:val="0"/>
          <w:divBdr>
            <w:top w:val="none" w:sz="0" w:space="0" w:color="auto"/>
            <w:left w:val="none" w:sz="0" w:space="0" w:color="auto"/>
            <w:bottom w:val="none" w:sz="0" w:space="0" w:color="auto"/>
            <w:right w:val="none" w:sz="0" w:space="0" w:color="auto"/>
          </w:divBdr>
        </w:div>
        <w:div w:id="1708263263">
          <w:marLeft w:val="640"/>
          <w:marRight w:val="0"/>
          <w:marTop w:val="0"/>
          <w:marBottom w:val="0"/>
          <w:divBdr>
            <w:top w:val="none" w:sz="0" w:space="0" w:color="auto"/>
            <w:left w:val="none" w:sz="0" w:space="0" w:color="auto"/>
            <w:bottom w:val="none" w:sz="0" w:space="0" w:color="auto"/>
            <w:right w:val="none" w:sz="0" w:space="0" w:color="auto"/>
          </w:divBdr>
        </w:div>
        <w:div w:id="1670980536">
          <w:marLeft w:val="640"/>
          <w:marRight w:val="0"/>
          <w:marTop w:val="0"/>
          <w:marBottom w:val="0"/>
          <w:divBdr>
            <w:top w:val="none" w:sz="0" w:space="0" w:color="auto"/>
            <w:left w:val="none" w:sz="0" w:space="0" w:color="auto"/>
            <w:bottom w:val="none" w:sz="0" w:space="0" w:color="auto"/>
            <w:right w:val="none" w:sz="0" w:space="0" w:color="auto"/>
          </w:divBdr>
        </w:div>
        <w:div w:id="1611468533">
          <w:marLeft w:val="640"/>
          <w:marRight w:val="0"/>
          <w:marTop w:val="0"/>
          <w:marBottom w:val="0"/>
          <w:divBdr>
            <w:top w:val="none" w:sz="0" w:space="0" w:color="auto"/>
            <w:left w:val="none" w:sz="0" w:space="0" w:color="auto"/>
            <w:bottom w:val="none" w:sz="0" w:space="0" w:color="auto"/>
            <w:right w:val="none" w:sz="0" w:space="0" w:color="auto"/>
          </w:divBdr>
        </w:div>
        <w:div w:id="444467735">
          <w:marLeft w:val="640"/>
          <w:marRight w:val="0"/>
          <w:marTop w:val="0"/>
          <w:marBottom w:val="0"/>
          <w:divBdr>
            <w:top w:val="none" w:sz="0" w:space="0" w:color="auto"/>
            <w:left w:val="none" w:sz="0" w:space="0" w:color="auto"/>
            <w:bottom w:val="none" w:sz="0" w:space="0" w:color="auto"/>
            <w:right w:val="none" w:sz="0" w:space="0" w:color="auto"/>
          </w:divBdr>
        </w:div>
        <w:div w:id="1113354979">
          <w:marLeft w:val="640"/>
          <w:marRight w:val="0"/>
          <w:marTop w:val="0"/>
          <w:marBottom w:val="0"/>
          <w:divBdr>
            <w:top w:val="none" w:sz="0" w:space="0" w:color="auto"/>
            <w:left w:val="none" w:sz="0" w:space="0" w:color="auto"/>
            <w:bottom w:val="none" w:sz="0" w:space="0" w:color="auto"/>
            <w:right w:val="none" w:sz="0" w:space="0" w:color="auto"/>
          </w:divBdr>
        </w:div>
        <w:div w:id="1033842083">
          <w:marLeft w:val="640"/>
          <w:marRight w:val="0"/>
          <w:marTop w:val="0"/>
          <w:marBottom w:val="0"/>
          <w:divBdr>
            <w:top w:val="none" w:sz="0" w:space="0" w:color="auto"/>
            <w:left w:val="none" w:sz="0" w:space="0" w:color="auto"/>
            <w:bottom w:val="none" w:sz="0" w:space="0" w:color="auto"/>
            <w:right w:val="none" w:sz="0" w:space="0" w:color="auto"/>
          </w:divBdr>
        </w:div>
        <w:div w:id="833837417">
          <w:marLeft w:val="640"/>
          <w:marRight w:val="0"/>
          <w:marTop w:val="0"/>
          <w:marBottom w:val="0"/>
          <w:divBdr>
            <w:top w:val="none" w:sz="0" w:space="0" w:color="auto"/>
            <w:left w:val="none" w:sz="0" w:space="0" w:color="auto"/>
            <w:bottom w:val="none" w:sz="0" w:space="0" w:color="auto"/>
            <w:right w:val="none" w:sz="0" w:space="0" w:color="auto"/>
          </w:divBdr>
        </w:div>
        <w:div w:id="732046500">
          <w:marLeft w:val="640"/>
          <w:marRight w:val="0"/>
          <w:marTop w:val="0"/>
          <w:marBottom w:val="0"/>
          <w:divBdr>
            <w:top w:val="none" w:sz="0" w:space="0" w:color="auto"/>
            <w:left w:val="none" w:sz="0" w:space="0" w:color="auto"/>
            <w:bottom w:val="none" w:sz="0" w:space="0" w:color="auto"/>
            <w:right w:val="none" w:sz="0" w:space="0" w:color="auto"/>
          </w:divBdr>
        </w:div>
      </w:divsChild>
    </w:div>
    <w:div w:id="200750501">
      <w:bodyDiv w:val="1"/>
      <w:marLeft w:val="0"/>
      <w:marRight w:val="0"/>
      <w:marTop w:val="0"/>
      <w:marBottom w:val="0"/>
      <w:divBdr>
        <w:top w:val="none" w:sz="0" w:space="0" w:color="auto"/>
        <w:left w:val="none" w:sz="0" w:space="0" w:color="auto"/>
        <w:bottom w:val="none" w:sz="0" w:space="0" w:color="auto"/>
        <w:right w:val="none" w:sz="0" w:space="0" w:color="auto"/>
      </w:divBdr>
      <w:divsChild>
        <w:div w:id="356859227">
          <w:marLeft w:val="640"/>
          <w:marRight w:val="0"/>
          <w:marTop w:val="0"/>
          <w:marBottom w:val="0"/>
          <w:divBdr>
            <w:top w:val="none" w:sz="0" w:space="0" w:color="auto"/>
            <w:left w:val="none" w:sz="0" w:space="0" w:color="auto"/>
            <w:bottom w:val="none" w:sz="0" w:space="0" w:color="auto"/>
            <w:right w:val="none" w:sz="0" w:space="0" w:color="auto"/>
          </w:divBdr>
        </w:div>
        <w:div w:id="286275159">
          <w:marLeft w:val="640"/>
          <w:marRight w:val="0"/>
          <w:marTop w:val="0"/>
          <w:marBottom w:val="0"/>
          <w:divBdr>
            <w:top w:val="none" w:sz="0" w:space="0" w:color="auto"/>
            <w:left w:val="none" w:sz="0" w:space="0" w:color="auto"/>
            <w:bottom w:val="none" w:sz="0" w:space="0" w:color="auto"/>
            <w:right w:val="none" w:sz="0" w:space="0" w:color="auto"/>
          </w:divBdr>
        </w:div>
        <w:div w:id="1485706089">
          <w:marLeft w:val="640"/>
          <w:marRight w:val="0"/>
          <w:marTop w:val="0"/>
          <w:marBottom w:val="0"/>
          <w:divBdr>
            <w:top w:val="none" w:sz="0" w:space="0" w:color="auto"/>
            <w:left w:val="none" w:sz="0" w:space="0" w:color="auto"/>
            <w:bottom w:val="none" w:sz="0" w:space="0" w:color="auto"/>
            <w:right w:val="none" w:sz="0" w:space="0" w:color="auto"/>
          </w:divBdr>
        </w:div>
        <w:div w:id="2119057595">
          <w:marLeft w:val="640"/>
          <w:marRight w:val="0"/>
          <w:marTop w:val="0"/>
          <w:marBottom w:val="0"/>
          <w:divBdr>
            <w:top w:val="none" w:sz="0" w:space="0" w:color="auto"/>
            <w:left w:val="none" w:sz="0" w:space="0" w:color="auto"/>
            <w:bottom w:val="none" w:sz="0" w:space="0" w:color="auto"/>
            <w:right w:val="none" w:sz="0" w:space="0" w:color="auto"/>
          </w:divBdr>
        </w:div>
        <w:div w:id="1997342326">
          <w:marLeft w:val="640"/>
          <w:marRight w:val="0"/>
          <w:marTop w:val="0"/>
          <w:marBottom w:val="0"/>
          <w:divBdr>
            <w:top w:val="none" w:sz="0" w:space="0" w:color="auto"/>
            <w:left w:val="none" w:sz="0" w:space="0" w:color="auto"/>
            <w:bottom w:val="none" w:sz="0" w:space="0" w:color="auto"/>
            <w:right w:val="none" w:sz="0" w:space="0" w:color="auto"/>
          </w:divBdr>
        </w:div>
        <w:div w:id="158276360">
          <w:marLeft w:val="640"/>
          <w:marRight w:val="0"/>
          <w:marTop w:val="0"/>
          <w:marBottom w:val="0"/>
          <w:divBdr>
            <w:top w:val="none" w:sz="0" w:space="0" w:color="auto"/>
            <w:left w:val="none" w:sz="0" w:space="0" w:color="auto"/>
            <w:bottom w:val="none" w:sz="0" w:space="0" w:color="auto"/>
            <w:right w:val="none" w:sz="0" w:space="0" w:color="auto"/>
          </w:divBdr>
        </w:div>
        <w:div w:id="3409379">
          <w:marLeft w:val="640"/>
          <w:marRight w:val="0"/>
          <w:marTop w:val="0"/>
          <w:marBottom w:val="0"/>
          <w:divBdr>
            <w:top w:val="none" w:sz="0" w:space="0" w:color="auto"/>
            <w:left w:val="none" w:sz="0" w:space="0" w:color="auto"/>
            <w:bottom w:val="none" w:sz="0" w:space="0" w:color="auto"/>
            <w:right w:val="none" w:sz="0" w:space="0" w:color="auto"/>
          </w:divBdr>
        </w:div>
        <w:div w:id="1489399583">
          <w:marLeft w:val="640"/>
          <w:marRight w:val="0"/>
          <w:marTop w:val="0"/>
          <w:marBottom w:val="0"/>
          <w:divBdr>
            <w:top w:val="none" w:sz="0" w:space="0" w:color="auto"/>
            <w:left w:val="none" w:sz="0" w:space="0" w:color="auto"/>
            <w:bottom w:val="none" w:sz="0" w:space="0" w:color="auto"/>
            <w:right w:val="none" w:sz="0" w:space="0" w:color="auto"/>
          </w:divBdr>
        </w:div>
        <w:div w:id="1103497305">
          <w:marLeft w:val="640"/>
          <w:marRight w:val="0"/>
          <w:marTop w:val="0"/>
          <w:marBottom w:val="0"/>
          <w:divBdr>
            <w:top w:val="none" w:sz="0" w:space="0" w:color="auto"/>
            <w:left w:val="none" w:sz="0" w:space="0" w:color="auto"/>
            <w:bottom w:val="none" w:sz="0" w:space="0" w:color="auto"/>
            <w:right w:val="none" w:sz="0" w:space="0" w:color="auto"/>
          </w:divBdr>
        </w:div>
        <w:div w:id="1772970164">
          <w:marLeft w:val="640"/>
          <w:marRight w:val="0"/>
          <w:marTop w:val="0"/>
          <w:marBottom w:val="0"/>
          <w:divBdr>
            <w:top w:val="none" w:sz="0" w:space="0" w:color="auto"/>
            <w:left w:val="none" w:sz="0" w:space="0" w:color="auto"/>
            <w:bottom w:val="none" w:sz="0" w:space="0" w:color="auto"/>
            <w:right w:val="none" w:sz="0" w:space="0" w:color="auto"/>
          </w:divBdr>
        </w:div>
        <w:div w:id="1623464221">
          <w:marLeft w:val="640"/>
          <w:marRight w:val="0"/>
          <w:marTop w:val="0"/>
          <w:marBottom w:val="0"/>
          <w:divBdr>
            <w:top w:val="none" w:sz="0" w:space="0" w:color="auto"/>
            <w:left w:val="none" w:sz="0" w:space="0" w:color="auto"/>
            <w:bottom w:val="none" w:sz="0" w:space="0" w:color="auto"/>
            <w:right w:val="none" w:sz="0" w:space="0" w:color="auto"/>
          </w:divBdr>
        </w:div>
        <w:div w:id="1299190056">
          <w:marLeft w:val="640"/>
          <w:marRight w:val="0"/>
          <w:marTop w:val="0"/>
          <w:marBottom w:val="0"/>
          <w:divBdr>
            <w:top w:val="none" w:sz="0" w:space="0" w:color="auto"/>
            <w:left w:val="none" w:sz="0" w:space="0" w:color="auto"/>
            <w:bottom w:val="none" w:sz="0" w:space="0" w:color="auto"/>
            <w:right w:val="none" w:sz="0" w:space="0" w:color="auto"/>
          </w:divBdr>
        </w:div>
        <w:div w:id="782572530">
          <w:marLeft w:val="640"/>
          <w:marRight w:val="0"/>
          <w:marTop w:val="0"/>
          <w:marBottom w:val="0"/>
          <w:divBdr>
            <w:top w:val="none" w:sz="0" w:space="0" w:color="auto"/>
            <w:left w:val="none" w:sz="0" w:space="0" w:color="auto"/>
            <w:bottom w:val="none" w:sz="0" w:space="0" w:color="auto"/>
            <w:right w:val="none" w:sz="0" w:space="0" w:color="auto"/>
          </w:divBdr>
        </w:div>
        <w:div w:id="903831447">
          <w:marLeft w:val="640"/>
          <w:marRight w:val="0"/>
          <w:marTop w:val="0"/>
          <w:marBottom w:val="0"/>
          <w:divBdr>
            <w:top w:val="none" w:sz="0" w:space="0" w:color="auto"/>
            <w:left w:val="none" w:sz="0" w:space="0" w:color="auto"/>
            <w:bottom w:val="none" w:sz="0" w:space="0" w:color="auto"/>
            <w:right w:val="none" w:sz="0" w:space="0" w:color="auto"/>
          </w:divBdr>
        </w:div>
        <w:div w:id="748767747">
          <w:marLeft w:val="640"/>
          <w:marRight w:val="0"/>
          <w:marTop w:val="0"/>
          <w:marBottom w:val="0"/>
          <w:divBdr>
            <w:top w:val="none" w:sz="0" w:space="0" w:color="auto"/>
            <w:left w:val="none" w:sz="0" w:space="0" w:color="auto"/>
            <w:bottom w:val="none" w:sz="0" w:space="0" w:color="auto"/>
            <w:right w:val="none" w:sz="0" w:space="0" w:color="auto"/>
          </w:divBdr>
        </w:div>
        <w:div w:id="2006978628">
          <w:marLeft w:val="640"/>
          <w:marRight w:val="0"/>
          <w:marTop w:val="0"/>
          <w:marBottom w:val="0"/>
          <w:divBdr>
            <w:top w:val="none" w:sz="0" w:space="0" w:color="auto"/>
            <w:left w:val="none" w:sz="0" w:space="0" w:color="auto"/>
            <w:bottom w:val="none" w:sz="0" w:space="0" w:color="auto"/>
            <w:right w:val="none" w:sz="0" w:space="0" w:color="auto"/>
          </w:divBdr>
        </w:div>
        <w:div w:id="175970209">
          <w:marLeft w:val="640"/>
          <w:marRight w:val="0"/>
          <w:marTop w:val="0"/>
          <w:marBottom w:val="0"/>
          <w:divBdr>
            <w:top w:val="none" w:sz="0" w:space="0" w:color="auto"/>
            <w:left w:val="none" w:sz="0" w:space="0" w:color="auto"/>
            <w:bottom w:val="none" w:sz="0" w:space="0" w:color="auto"/>
            <w:right w:val="none" w:sz="0" w:space="0" w:color="auto"/>
          </w:divBdr>
        </w:div>
        <w:div w:id="870917207">
          <w:marLeft w:val="640"/>
          <w:marRight w:val="0"/>
          <w:marTop w:val="0"/>
          <w:marBottom w:val="0"/>
          <w:divBdr>
            <w:top w:val="none" w:sz="0" w:space="0" w:color="auto"/>
            <w:left w:val="none" w:sz="0" w:space="0" w:color="auto"/>
            <w:bottom w:val="none" w:sz="0" w:space="0" w:color="auto"/>
            <w:right w:val="none" w:sz="0" w:space="0" w:color="auto"/>
          </w:divBdr>
        </w:div>
        <w:div w:id="1489397412">
          <w:marLeft w:val="640"/>
          <w:marRight w:val="0"/>
          <w:marTop w:val="0"/>
          <w:marBottom w:val="0"/>
          <w:divBdr>
            <w:top w:val="none" w:sz="0" w:space="0" w:color="auto"/>
            <w:left w:val="none" w:sz="0" w:space="0" w:color="auto"/>
            <w:bottom w:val="none" w:sz="0" w:space="0" w:color="auto"/>
            <w:right w:val="none" w:sz="0" w:space="0" w:color="auto"/>
          </w:divBdr>
        </w:div>
        <w:div w:id="1500580067">
          <w:marLeft w:val="640"/>
          <w:marRight w:val="0"/>
          <w:marTop w:val="0"/>
          <w:marBottom w:val="0"/>
          <w:divBdr>
            <w:top w:val="none" w:sz="0" w:space="0" w:color="auto"/>
            <w:left w:val="none" w:sz="0" w:space="0" w:color="auto"/>
            <w:bottom w:val="none" w:sz="0" w:space="0" w:color="auto"/>
            <w:right w:val="none" w:sz="0" w:space="0" w:color="auto"/>
          </w:divBdr>
        </w:div>
        <w:div w:id="1470048755">
          <w:marLeft w:val="640"/>
          <w:marRight w:val="0"/>
          <w:marTop w:val="0"/>
          <w:marBottom w:val="0"/>
          <w:divBdr>
            <w:top w:val="none" w:sz="0" w:space="0" w:color="auto"/>
            <w:left w:val="none" w:sz="0" w:space="0" w:color="auto"/>
            <w:bottom w:val="none" w:sz="0" w:space="0" w:color="auto"/>
            <w:right w:val="none" w:sz="0" w:space="0" w:color="auto"/>
          </w:divBdr>
        </w:div>
        <w:div w:id="1060979112">
          <w:marLeft w:val="640"/>
          <w:marRight w:val="0"/>
          <w:marTop w:val="0"/>
          <w:marBottom w:val="0"/>
          <w:divBdr>
            <w:top w:val="none" w:sz="0" w:space="0" w:color="auto"/>
            <w:left w:val="none" w:sz="0" w:space="0" w:color="auto"/>
            <w:bottom w:val="none" w:sz="0" w:space="0" w:color="auto"/>
            <w:right w:val="none" w:sz="0" w:space="0" w:color="auto"/>
          </w:divBdr>
        </w:div>
        <w:div w:id="455372422">
          <w:marLeft w:val="640"/>
          <w:marRight w:val="0"/>
          <w:marTop w:val="0"/>
          <w:marBottom w:val="0"/>
          <w:divBdr>
            <w:top w:val="none" w:sz="0" w:space="0" w:color="auto"/>
            <w:left w:val="none" w:sz="0" w:space="0" w:color="auto"/>
            <w:bottom w:val="none" w:sz="0" w:space="0" w:color="auto"/>
            <w:right w:val="none" w:sz="0" w:space="0" w:color="auto"/>
          </w:divBdr>
        </w:div>
        <w:div w:id="404109560">
          <w:marLeft w:val="640"/>
          <w:marRight w:val="0"/>
          <w:marTop w:val="0"/>
          <w:marBottom w:val="0"/>
          <w:divBdr>
            <w:top w:val="none" w:sz="0" w:space="0" w:color="auto"/>
            <w:left w:val="none" w:sz="0" w:space="0" w:color="auto"/>
            <w:bottom w:val="none" w:sz="0" w:space="0" w:color="auto"/>
            <w:right w:val="none" w:sz="0" w:space="0" w:color="auto"/>
          </w:divBdr>
        </w:div>
        <w:div w:id="1164199781">
          <w:marLeft w:val="640"/>
          <w:marRight w:val="0"/>
          <w:marTop w:val="0"/>
          <w:marBottom w:val="0"/>
          <w:divBdr>
            <w:top w:val="none" w:sz="0" w:space="0" w:color="auto"/>
            <w:left w:val="none" w:sz="0" w:space="0" w:color="auto"/>
            <w:bottom w:val="none" w:sz="0" w:space="0" w:color="auto"/>
            <w:right w:val="none" w:sz="0" w:space="0" w:color="auto"/>
          </w:divBdr>
        </w:div>
        <w:div w:id="979117105">
          <w:marLeft w:val="640"/>
          <w:marRight w:val="0"/>
          <w:marTop w:val="0"/>
          <w:marBottom w:val="0"/>
          <w:divBdr>
            <w:top w:val="none" w:sz="0" w:space="0" w:color="auto"/>
            <w:left w:val="none" w:sz="0" w:space="0" w:color="auto"/>
            <w:bottom w:val="none" w:sz="0" w:space="0" w:color="auto"/>
            <w:right w:val="none" w:sz="0" w:space="0" w:color="auto"/>
          </w:divBdr>
        </w:div>
        <w:div w:id="223296026">
          <w:marLeft w:val="640"/>
          <w:marRight w:val="0"/>
          <w:marTop w:val="0"/>
          <w:marBottom w:val="0"/>
          <w:divBdr>
            <w:top w:val="none" w:sz="0" w:space="0" w:color="auto"/>
            <w:left w:val="none" w:sz="0" w:space="0" w:color="auto"/>
            <w:bottom w:val="none" w:sz="0" w:space="0" w:color="auto"/>
            <w:right w:val="none" w:sz="0" w:space="0" w:color="auto"/>
          </w:divBdr>
        </w:div>
        <w:div w:id="720443065">
          <w:marLeft w:val="640"/>
          <w:marRight w:val="0"/>
          <w:marTop w:val="0"/>
          <w:marBottom w:val="0"/>
          <w:divBdr>
            <w:top w:val="none" w:sz="0" w:space="0" w:color="auto"/>
            <w:left w:val="none" w:sz="0" w:space="0" w:color="auto"/>
            <w:bottom w:val="none" w:sz="0" w:space="0" w:color="auto"/>
            <w:right w:val="none" w:sz="0" w:space="0" w:color="auto"/>
          </w:divBdr>
        </w:div>
        <w:div w:id="1635211001">
          <w:marLeft w:val="640"/>
          <w:marRight w:val="0"/>
          <w:marTop w:val="0"/>
          <w:marBottom w:val="0"/>
          <w:divBdr>
            <w:top w:val="none" w:sz="0" w:space="0" w:color="auto"/>
            <w:left w:val="none" w:sz="0" w:space="0" w:color="auto"/>
            <w:bottom w:val="none" w:sz="0" w:space="0" w:color="auto"/>
            <w:right w:val="none" w:sz="0" w:space="0" w:color="auto"/>
          </w:divBdr>
        </w:div>
        <w:div w:id="485170723">
          <w:marLeft w:val="640"/>
          <w:marRight w:val="0"/>
          <w:marTop w:val="0"/>
          <w:marBottom w:val="0"/>
          <w:divBdr>
            <w:top w:val="none" w:sz="0" w:space="0" w:color="auto"/>
            <w:left w:val="none" w:sz="0" w:space="0" w:color="auto"/>
            <w:bottom w:val="none" w:sz="0" w:space="0" w:color="auto"/>
            <w:right w:val="none" w:sz="0" w:space="0" w:color="auto"/>
          </w:divBdr>
        </w:div>
        <w:div w:id="1335914395">
          <w:marLeft w:val="640"/>
          <w:marRight w:val="0"/>
          <w:marTop w:val="0"/>
          <w:marBottom w:val="0"/>
          <w:divBdr>
            <w:top w:val="none" w:sz="0" w:space="0" w:color="auto"/>
            <w:left w:val="none" w:sz="0" w:space="0" w:color="auto"/>
            <w:bottom w:val="none" w:sz="0" w:space="0" w:color="auto"/>
            <w:right w:val="none" w:sz="0" w:space="0" w:color="auto"/>
          </w:divBdr>
        </w:div>
        <w:div w:id="442846040">
          <w:marLeft w:val="640"/>
          <w:marRight w:val="0"/>
          <w:marTop w:val="0"/>
          <w:marBottom w:val="0"/>
          <w:divBdr>
            <w:top w:val="none" w:sz="0" w:space="0" w:color="auto"/>
            <w:left w:val="none" w:sz="0" w:space="0" w:color="auto"/>
            <w:bottom w:val="none" w:sz="0" w:space="0" w:color="auto"/>
            <w:right w:val="none" w:sz="0" w:space="0" w:color="auto"/>
          </w:divBdr>
        </w:div>
        <w:div w:id="1377461173">
          <w:marLeft w:val="640"/>
          <w:marRight w:val="0"/>
          <w:marTop w:val="0"/>
          <w:marBottom w:val="0"/>
          <w:divBdr>
            <w:top w:val="none" w:sz="0" w:space="0" w:color="auto"/>
            <w:left w:val="none" w:sz="0" w:space="0" w:color="auto"/>
            <w:bottom w:val="none" w:sz="0" w:space="0" w:color="auto"/>
            <w:right w:val="none" w:sz="0" w:space="0" w:color="auto"/>
          </w:divBdr>
        </w:div>
        <w:div w:id="857893092">
          <w:marLeft w:val="640"/>
          <w:marRight w:val="0"/>
          <w:marTop w:val="0"/>
          <w:marBottom w:val="0"/>
          <w:divBdr>
            <w:top w:val="none" w:sz="0" w:space="0" w:color="auto"/>
            <w:left w:val="none" w:sz="0" w:space="0" w:color="auto"/>
            <w:bottom w:val="none" w:sz="0" w:space="0" w:color="auto"/>
            <w:right w:val="none" w:sz="0" w:space="0" w:color="auto"/>
          </w:divBdr>
        </w:div>
        <w:div w:id="824323868">
          <w:marLeft w:val="640"/>
          <w:marRight w:val="0"/>
          <w:marTop w:val="0"/>
          <w:marBottom w:val="0"/>
          <w:divBdr>
            <w:top w:val="none" w:sz="0" w:space="0" w:color="auto"/>
            <w:left w:val="none" w:sz="0" w:space="0" w:color="auto"/>
            <w:bottom w:val="none" w:sz="0" w:space="0" w:color="auto"/>
            <w:right w:val="none" w:sz="0" w:space="0" w:color="auto"/>
          </w:divBdr>
        </w:div>
        <w:div w:id="1730301921">
          <w:marLeft w:val="640"/>
          <w:marRight w:val="0"/>
          <w:marTop w:val="0"/>
          <w:marBottom w:val="0"/>
          <w:divBdr>
            <w:top w:val="none" w:sz="0" w:space="0" w:color="auto"/>
            <w:left w:val="none" w:sz="0" w:space="0" w:color="auto"/>
            <w:bottom w:val="none" w:sz="0" w:space="0" w:color="auto"/>
            <w:right w:val="none" w:sz="0" w:space="0" w:color="auto"/>
          </w:divBdr>
        </w:div>
        <w:div w:id="161358832">
          <w:marLeft w:val="640"/>
          <w:marRight w:val="0"/>
          <w:marTop w:val="0"/>
          <w:marBottom w:val="0"/>
          <w:divBdr>
            <w:top w:val="none" w:sz="0" w:space="0" w:color="auto"/>
            <w:left w:val="none" w:sz="0" w:space="0" w:color="auto"/>
            <w:bottom w:val="none" w:sz="0" w:space="0" w:color="auto"/>
            <w:right w:val="none" w:sz="0" w:space="0" w:color="auto"/>
          </w:divBdr>
        </w:div>
        <w:div w:id="1547836117">
          <w:marLeft w:val="640"/>
          <w:marRight w:val="0"/>
          <w:marTop w:val="0"/>
          <w:marBottom w:val="0"/>
          <w:divBdr>
            <w:top w:val="none" w:sz="0" w:space="0" w:color="auto"/>
            <w:left w:val="none" w:sz="0" w:space="0" w:color="auto"/>
            <w:bottom w:val="none" w:sz="0" w:space="0" w:color="auto"/>
            <w:right w:val="none" w:sz="0" w:space="0" w:color="auto"/>
          </w:divBdr>
        </w:div>
        <w:div w:id="212274424">
          <w:marLeft w:val="640"/>
          <w:marRight w:val="0"/>
          <w:marTop w:val="0"/>
          <w:marBottom w:val="0"/>
          <w:divBdr>
            <w:top w:val="none" w:sz="0" w:space="0" w:color="auto"/>
            <w:left w:val="none" w:sz="0" w:space="0" w:color="auto"/>
            <w:bottom w:val="none" w:sz="0" w:space="0" w:color="auto"/>
            <w:right w:val="none" w:sz="0" w:space="0" w:color="auto"/>
          </w:divBdr>
        </w:div>
        <w:div w:id="1443038337">
          <w:marLeft w:val="640"/>
          <w:marRight w:val="0"/>
          <w:marTop w:val="0"/>
          <w:marBottom w:val="0"/>
          <w:divBdr>
            <w:top w:val="none" w:sz="0" w:space="0" w:color="auto"/>
            <w:left w:val="none" w:sz="0" w:space="0" w:color="auto"/>
            <w:bottom w:val="none" w:sz="0" w:space="0" w:color="auto"/>
            <w:right w:val="none" w:sz="0" w:space="0" w:color="auto"/>
          </w:divBdr>
        </w:div>
        <w:div w:id="1975479066">
          <w:marLeft w:val="640"/>
          <w:marRight w:val="0"/>
          <w:marTop w:val="0"/>
          <w:marBottom w:val="0"/>
          <w:divBdr>
            <w:top w:val="none" w:sz="0" w:space="0" w:color="auto"/>
            <w:left w:val="none" w:sz="0" w:space="0" w:color="auto"/>
            <w:bottom w:val="none" w:sz="0" w:space="0" w:color="auto"/>
            <w:right w:val="none" w:sz="0" w:space="0" w:color="auto"/>
          </w:divBdr>
        </w:div>
        <w:div w:id="1419016236">
          <w:marLeft w:val="640"/>
          <w:marRight w:val="0"/>
          <w:marTop w:val="0"/>
          <w:marBottom w:val="0"/>
          <w:divBdr>
            <w:top w:val="none" w:sz="0" w:space="0" w:color="auto"/>
            <w:left w:val="none" w:sz="0" w:space="0" w:color="auto"/>
            <w:bottom w:val="none" w:sz="0" w:space="0" w:color="auto"/>
            <w:right w:val="none" w:sz="0" w:space="0" w:color="auto"/>
          </w:divBdr>
        </w:div>
        <w:div w:id="286552707">
          <w:marLeft w:val="640"/>
          <w:marRight w:val="0"/>
          <w:marTop w:val="0"/>
          <w:marBottom w:val="0"/>
          <w:divBdr>
            <w:top w:val="none" w:sz="0" w:space="0" w:color="auto"/>
            <w:left w:val="none" w:sz="0" w:space="0" w:color="auto"/>
            <w:bottom w:val="none" w:sz="0" w:space="0" w:color="auto"/>
            <w:right w:val="none" w:sz="0" w:space="0" w:color="auto"/>
          </w:divBdr>
        </w:div>
        <w:div w:id="1205751230">
          <w:marLeft w:val="640"/>
          <w:marRight w:val="0"/>
          <w:marTop w:val="0"/>
          <w:marBottom w:val="0"/>
          <w:divBdr>
            <w:top w:val="none" w:sz="0" w:space="0" w:color="auto"/>
            <w:left w:val="none" w:sz="0" w:space="0" w:color="auto"/>
            <w:bottom w:val="none" w:sz="0" w:space="0" w:color="auto"/>
            <w:right w:val="none" w:sz="0" w:space="0" w:color="auto"/>
          </w:divBdr>
        </w:div>
        <w:div w:id="1461067115">
          <w:marLeft w:val="640"/>
          <w:marRight w:val="0"/>
          <w:marTop w:val="0"/>
          <w:marBottom w:val="0"/>
          <w:divBdr>
            <w:top w:val="none" w:sz="0" w:space="0" w:color="auto"/>
            <w:left w:val="none" w:sz="0" w:space="0" w:color="auto"/>
            <w:bottom w:val="none" w:sz="0" w:space="0" w:color="auto"/>
            <w:right w:val="none" w:sz="0" w:space="0" w:color="auto"/>
          </w:divBdr>
        </w:div>
        <w:div w:id="1965426133">
          <w:marLeft w:val="640"/>
          <w:marRight w:val="0"/>
          <w:marTop w:val="0"/>
          <w:marBottom w:val="0"/>
          <w:divBdr>
            <w:top w:val="none" w:sz="0" w:space="0" w:color="auto"/>
            <w:left w:val="none" w:sz="0" w:space="0" w:color="auto"/>
            <w:bottom w:val="none" w:sz="0" w:space="0" w:color="auto"/>
            <w:right w:val="none" w:sz="0" w:space="0" w:color="auto"/>
          </w:divBdr>
        </w:div>
        <w:div w:id="1603145926">
          <w:marLeft w:val="640"/>
          <w:marRight w:val="0"/>
          <w:marTop w:val="0"/>
          <w:marBottom w:val="0"/>
          <w:divBdr>
            <w:top w:val="none" w:sz="0" w:space="0" w:color="auto"/>
            <w:left w:val="none" w:sz="0" w:space="0" w:color="auto"/>
            <w:bottom w:val="none" w:sz="0" w:space="0" w:color="auto"/>
            <w:right w:val="none" w:sz="0" w:space="0" w:color="auto"/>
          </w:divBdr>
        </w:div>
        <w:div w:id="1002198429">
          <w:marLeft w:val="640"/>
          <w:marRight w:val="0"/>
          <w:marTop w:val="0"/>
          <w:marBottom w:val="0"/>
          <w:divBdr>
            <w:top w:val="none" w:sz="0" w:space="0" w:color="auto"/>
            <w:left w:val="none" w:sz="0" w:space="0" w:color="auto"/>
            <w:bottom w:val="none" w:sz="0" w:space="0" w:color="auto"/>
            <w:right w:val="none" w:sz="0" w:space="0" w:color="auto"/>
          </w:divBdr>
        </w:div>
        <w:div w:id="573784288">
          <w:marLeft w:val="640"/>
          <w:marRight w:val="0"/>
          <w:marTop w:val="0"/>
          <w:marBottom w:val="0"/>
          <w:divBdr>
            <w:top w:val="none" w:sz="0" w:space="0" w:color="auto"/>
            <w:left w:val="none" w:sz="0" w:space="0" w:color="auto"/>
            <w:bottom w:val="none" w:sz="0" w:space="0" w:color="auto"/>
            <w:right w:val="none" w:sz="0" w:space="0" w:color="auto"/>
          </w:divBdr>
        </w:div>
        <w:div w:id="861163034">
          <w:marLeft w:val="640"/>
          <w:marRight w:val="0"/>
          <w:marTop w:val="0"/>
          <w:marBottom w:val="0"/>
          <w:divBdr>
            <w:top w:val="none" w:sz="0" w:space="0" w:color="auto"/>
            <w:left w:val="none" w:sz="0" w:space="0" w:color="auto"/>
            <w:bottom w:val="none" w:sz="0" w:space="0" w:color="auto"/>
            <w:right w:val="none" w:sz="0" w:space="0" w:color="auto"/>
          </w:divBdr>
        </w:div>
        <w:div w:id="291638206">
          <w:marLeft w:val="640"/>
          <w:marRight w:val="0"/>
          <w:marTop w:val="0"/>
          <w:marBottom w:val="0"/>
          <w:divBdr>
            <w:top w:val="none" w:sz="0" w:space="0" w:color="auto"/>
            <w:left w:val="none" w:sz="0" w:space="0" w:color="auto"/>
            <w:bottom w:val="none" w:sz="0" w:space="0" w:color="auto"/>
            <w:right w:val="none" w:sz="0" w:space="0" w:color="auto"/>
          </w:divBdr>
        </w:div>
        <w:div w:id="1286887761">
          <w:marLeft w:val="640"/>
          <w:marRight w:val="0"/>
          <w:marTop w:val="0"/>
          <w:marBottom w:val="0"/>
          <w:divBdr>
            <w:top w:val="none" w:sz="0" w:space="0" w:color="auto"/>
            <w:left w:val="none" w:sz="0" w:space="0" w:color="auto"/>
            <w:bottom w:val="none" w:sz="0" w:space="0" w:color="auto"/>
            <w:right w:val="none" w:sz="0" w:space="0" w:color="auto"/>
          </w:divBdr>
        </w:div>
        <w:div w:id="1143082215">
          <w:marLeft w:val="640"/>
          <w:marRight w:val="0"/>
          <w:marTop w:val="0"/>
          <w:marBottom w:val="0"/>
          <w:divBdr>
            <w:top w:val="none" w:sz="0" w:space="0" w:color="auto"/>
            <w:left w:val="none" w:sz="0" w:space="0" w:color="auto"/>
            <w:bottom w:val="none" w:sz="0" w:space="0" w:color="auto"/>
            <w:right w:val="none" w:sz="0" w:space="0" w:color="auto"/>
          </w:divBdr>
        </w:div>
        <w:div w:id="708534274">
          <w:marLeft w:val="640"/>
          <w:marRight w:val="0"/>
          <w:marTop w:val="0"/>
          <w:marBottom w:val="0"/>
          <w:divBdr>
            <w:top w:val="none" w:sz="0" w:space="0" w:color="auto"/>
            <w:left w:val="none" w:sz="0" w:space="0" w:color="auto"/>
            <w:bottom w:val="none" w:sz="0" w:space="0" w:color="auto"/>
            <w:right w:val="none" w:sz="0" w:space="0" w:color="auto"/>
          </w:divBdr>
        </w:div>
        <w:div w:id="435096857">
          <w:marLeft w:val="640"/>
          <w:marRight w:val="0"/>
          <w:marTop w:val="0"/>
          <w:marBottom w:val="0"/>
          <w:divBdr>
            <w:top w:val="none" w:sz="0" w:space="0" w:color="auto"/>
            <w:left w:val="none" w:sz="0" w:space="0" w:color="auto"/>
            <w:bottom w:val="none" w:sz="0" w:space="0" w:color="auto"/>
            <w:right w:val="none" w:sz="0" w:space="0" w:color="auto"/>
          </w:divBdr>
        </w:div>
        <w:div w:id="1160930519">
          <w:marLeft w:val="640"/>
          <w:marRight w:val="0"/>
          <w:marTop w:val="0"/>
          <w:marBottom w:val="0"/>
          <w:divBdr>
            <w:top w:val="none" w:sz="0" w:space="0" w:color="auto"/>
            <w:left w:val="none" w:sz="0" w:space="0" w:color="auto"/>
            <w:bottom w:val="none" w:sz="0" w:space="0" w:color="auto"/>
            <w:right w:val="none" w:sz="0" w:space="0" w:color="auto"/>
          </w:divBdr>
        </w:div>
        <w:div w:id="693531927">
          <w:marLeft w:val="640"/>
          <w:marRight w:val="0"/>
          <w:marTop w:val="0"/>
          <w:marBottom w:val="0"/>
          <w:divBdr>
            <w:top w:val="none" w:sz="0" w:space="0" w:color="auto"/>
            <w:left w:val="none" w:sz="0" w:space="0" w:color="auto"/>
            <w:bottom w:val="none" w:sz="0" w:space="0" w:color="auto"/>
            <w:right w:val="none" w:sz="0" w:space="0" w:color="auto"/>
          </w:divBdr>
        </w:div>
        <w:div w:id="1844663664">
          <w:marLeft w:val="640"/>
          <w:marRight w:val="0"/>
          <w:marTop w:val="0"/>
          <w:marBottom w:val="0"/>
          <w:divBdr>
            <w:top w:val="none" w:sz="0" w:space="0" w:color="auto"/>
            <w:left w:val="none" w:sz="0" w:space="0" w:color="auto"/>
            <w:bottom w:val="none" w:sz="0" w:space="0" w:color="auto"/>
            <w:right w:val="none" w:sz="0" w:space="0" w:color="auto"/>
          </w:divBdr>
        </w:div>
        <w:div w:id="1450709076">
          <w:marLeft w:val="640"/>
          <w:marRight w:val="0"/>
          <w:marTop w:val="0"/>
          <w:marBottom w:val="0"/>
          <w:divBdr>
            <w:top w:val="none" w:sz="0" w:space="0" w:color="auto"/>
            <w:left w:val="none" w:sz="0" w:space="0" w:color="auto"/>
            <w:bottom w:val="none" w:sz="0" w:space="0" w:color="auto"/>
            <w:right w:val="none" w:sz="0" w:space="0" w:color="auto"/>
          </w:divBdr>
        </w:div>
      </w:divsChild>
    </w:div>
    <w:div w:id="200822463">
      <w:bodyDiv w:val="1"/>
      <w:marLeft w:val="0"/>
      <w:marRight w:val="0"/>
      <w:marTop w:val="0"/>
      <w:marBottom w:val="0"/>
      <w:divBdr>
        <w:top w:val="none" w:sz="0" w:space="0" w:color="auto"/>
        <w:left w:val="none" w:sz="0" w:space="0" w:color="auto"/>
        <w:bottom w:val="none" w:sz="0" w:space="0" w:color="auto"/>
        <w:right w:val="none" w:sz="0" w:space="0" w:color="auto"/>
      </w:divBdr>
    </w:div>
    <w:div w:id="201551303">
      <w:bodyDiv w:val="1"/>
      <w:marLeft w:val="0"/>
      <w:marRight w:val="0"/>
      <w:marTop w:val="0"/>
      <w:marBottom w:val="0"/>
      <w:divBdr>
        <w:top w:val="none" w:sz="0" w:space="0" w:color="auto"/>
        <w:left w:val="none" w:sz="0" w:space="0" w:color="auto"/>
        <w:bottom w:val="none" w:sz="0" w:space="0" w:color="auto"/>
        <w:right w:val="none" w:sz="0" w:space="0" w:color="auto"/>
      </w:divBdr>
    </w:div>
    <w:div w:id="202328452">
      <w:bodyDiv w:val="1"/>
      <w:marLeft w:val="0"/>
      <w:marRight w:val="0"/>
      <w:marTop w:val="0"/>
      <w:marBottom w:val="0"/>
      <w:divBdr>
        <w:top w:val="none" w:sz="0" w:space="0" w:color="auto"/>
        <w:left w:val="none" w:sz="0" w:space="0" w:color="auto"/>
        <w:bottom w:val="none" w:sz="0" w:space="0" w:color="auto"/>
        <w:right w:val="none" w:sz="0" w:space="0" w:color="auto"/>
      </w:divBdr>
    </w:div>
    <w:div w:id="204216251">
      <w:bodyDiv w:val="1"/>
      <w:marLeft w:val="0"/>
      <w:marRight w:val="0"/>
      <w:marTop w:val="0"/>
      <w:marBottom w:val="0"/>
      <w:divBdr>
        <w:top w:val="none" w:sz="0" w:space="0" w:color="auto"/>
        <w:left w:val="none" w:sz="0" w:space="0" w:color="auto"/>
        <w:bottom w:val="none" w:sz="0" w:space="0" w:color="auto"/>
        <w:right w:val="none" w:sz="0" w:space="0" w:color="auto"/>
      </w:divBdr>
      <w:divsChild>
        <w:div w:id="102656531">
          <w:marLeft w:val="480"/>
          <w:marRight w:val="0"/>
          <w:marTop w:val="0"/>
          <w:marBottom w:val="0"/>
          <w:divBdr>
            <w:top w:val="none" w:sz="0" w:space="0" w:color="auto"/>
            <w:left w:val="none" w:sz="0" w:space="0" w:color="auto"/>
            <w:bottom w:val="none" w:sz="0" w:space="0" w:color="auto"/>
            <w:right w:val="none" w:sz="0" w:space="0" w:color="auto"/>
          </w:divBdr>
        </w:div>
        <w:div w:id="125438610">
          <w:marLeft w:val="480"/>
          <w:marRight w:val="0"/>
          <w:marTop w:val="0"/>
          <w:marBottom w:val="0"/>
          <w:divBdr>
            <w:top w:val="none" w:sz="0" w:space="0" w:color="auto"/>
            <w:left w:val="none" w:sz="0" w:space="0" w:color="auto"/>
            <w:bottom w:val="none" w:sz="0" w:space="0" w:color="auto"/>
            <w:right w:val="none" w:sz="0" w:space="0" w:color="auto"/>
          </w:divBdr>
        </w:div>
        <w:div w:id="312223968">
          <w:marLeft w:val="480"/>
          <w:marRight w:val="0"/>
          <w:marTop w:val="0"/>
          <w:marBottom w:val="0"/>
          <w:divBdr>
            <w:top w:val="none" w:sz="0" w:space="0" w:color="auto"/>
            <w:left w:val="none" w:sz="0" w:space="0" w:color="auto"/>
            <w:bottom w:val="none" w:sz="0" w:space="0" w:color="auto"/>
            <w:right w:val="none" w:sz="0" w:space="0" w:color="auto"/>
          </w:divBdr>
        </w:div>
        <w:div w:id="629089405">
          <w:marLeft w:val="480"/>
          <w:marRight w:val="0"/>
          <w:marTop w:val="0"/>
          <w:marBottom w:val="0"/>
          <w:divBdr>
            <w:top w:val="none" w:sz="0" w:space="0" w:color="auto"/>
            <w:left w:val="none" w:sz="0" w:space="0" w:color="auto"/>
            <w:bottom w:val="none" w:sz="0" w:space="0" w:color="auto"/>
            <w:right w:val="none" w:sz="0" w:space="0" w:color="auto"/>
          </w:divBdr>
        </w:div>
        <w:div w:id="741484295">
          <w:marLeft w:val="480"/>
          <w:marRight w:val="0"/>
          <w:marTop w:val="0"/>
          <w:marBottom w:val="0"/>
          <w:divBdr>
            <w:top w:val="none" w:sz="0" w:space="0" w:color="auto"/>
            <w:left w:val="none" w:sz="0" w:space="0" w:color="auto"/>
            <w:bottom w:val="none" w:sz="0" w:space="0" w:color="auto"/>
            <w:right w:val="none" w:sz="0" w:space="0" w:color="auto"/>
          </w:divBdr>
        </w:div>
        <w:div w:id="816531867">
          <w:marLeft w:val="480"/>
          <w:marRight w:val="0"/>
          <w:marTop w:val="0"/>
          <w:marBottom w:val="0"/>
          <w:divBdr>
            <w:top w:val="none" w:sz="0" w:space="0" w:color="auto"/>
            <w:left w:val="none" w:sz="0" w:space="0" w:color="auto"/>
            <w:bottom w:val="none" w:sz="0" w:space="0" w:color="auto"/>
            <w:right w:val="none" w:sz="0" w:space="0" w:color="auto"/>
          </w:divBdr>
        </w:div>
        <w:div w:id="929463006">
          <w:marLeft w:val="480"/>
          <w:marRight w:val="0"/>
          <w:marTop w:val="0"/>
          <w:marBottom w:val="0"/>
          <w:divBdr>
            <w:top w:val="none" w:sz="0" w:space="0" w:color="auto"/>
            <w:left w:val="none" w:sz="0" w:space="0" w:color="auto"/>
            <w:bottom w:val="none" w:sz="0" w:space="0" w:color="auto"/>
            <w:right w:val="none" w:sz="0" w:space="0" w:color="auto"/>
          </w:divBdr>
        </w:div>
        <w:div w:id="950166320">
          <w:marLeft w:val="480"/>
          <w:marRight w:val="0"/>
          <w:marTop w:val="0"/>
          <w:marBottom w:val="0"/>
          <w:divBdr>
            <w:top w:val="none" w:sz="0" w:space="0" w:color="auto"/>
            <w:left w:val="none" w:sz="0" w:space="0" w:color="auto"/>
            <w:bottom w:val="none" w:sz="0" w:space="0" w:color="auto"/>
            <w:right w:val="none" w:sz="0" w:space="0" w:color="auto"/>
          </w:divBdr>
        </w:div>
        <w:div w:id="966008462">
          <w:marLeft w:val="480"/>
          <w:marRight w:val="0"/>
          <w:marTop w:val="0"/>
          <w:marBottom w:val="0"/>
          <w:divBdr>
            <w:top w:val="none" w:sz="0" w:space="0" w:color="auto"/>
            <w:left w:val="none" w:sz="0" w:space="0" w:color="auto"/>
            <w:bottom w:val="none" w:sz="0" w:space="0" w:color="auto"/>
            <w:right w:val="none" w:sz="0" w:space="0" w:color="auto"/>
          </w:divBdr>
        </w:div>
        <w:div w:id="966355721">
          <w:marLeft w:val="480"/>
          <w:marRight w:val="0"/>
          <w:marTop w:val="0"/>
          <w:marBottom w:val="0"/>
          <w:divBdr>
            <w:top w:val="none" w:sz="0" w:space="0" w:color="auto"/>
            <w:left w:val="none" w:sz="0" w:space="0" w:color="auto"/>
            <w:bottom w:val="none" w:sz="0" w:space="0" w:color="auto"/>
            <w:right w:val="none" w:sz="0" w:space="0" w:color="auto"/>
          </w:divBdr>
        </w:div>
        <w:div w:id="972489827">
          <w:marLeft w:val="480"/>
          <w:marRight w:val="0"/>
          <w:marTop w:val="0"/>
          <w:marBottom w:val="0"/>
          <w:divBdr>
            <w:top w:val="none" w:sz="0" w:space="0" w:color="auto"/>
            <w:left w:val="none" w:sz="0" w:space="0" w:color="auto"/>
            <w:bottom w:val="none" w:sz="0" w:space="0" w:color="auto"/>
            <w:right w:val="none" w:sz="0" w:space="0" w:color="auto"/>
          </w:divBdr>
        </w:div>
        <w:div w:id="1009521134">
          <w:marLeft w:val="480"/>
          <w:marRight w:val="0"/>
          <w:marTop w:val="0"/>
          <w:marBottom w:val="0"/>
          <w:divBdr>
            <w:top w:val="none" w:sz="0" w:space="0" w:color="auto"/>
            <w:left w:val="none" w:sz="0" w:space="0" w:color="auto"/>
            <w:bottom w:val="none" w:sz="0" w:space="0" w:color="auto"/>
            <w:right w:val="none" w:sz="0" w:space="0" w:color="auto"/>
          </w:divBdr>
        </w:div>
        <w:div w:id="1453090379">
          <w:marLeft w:val="480"/>
          <w:marRight w:val="0"/>
          <w:marTop w:val="0"/>
          <w:marBottom w:val="0"/>
          <w:divBdr>
            <w:top w:val="none" w:sz="0" w:space="0" w:color="auto"/>
            <w:left w:val="none" w:sz="0" w:space="0" w:color="auto"/>
            <w:bottom w:val="none" w:sz="0" w:space="0" w:color="auto"/>
            <w:right w:val="none" w:sz="0" w:space="0" w:color="auto"/>
          </w:divBdr>
        </w:div>
        <w:div w:id="1519545472">
          <w:marLeft w:val="480"/>
          <w:marRight w:val="0"/>
          <w:marTop w:val="0"/>
          <w:marBottom w:val="0"/>
          <w:divBdr>
            <w:top w:val="none" w:sz="0" w:space="0" w:color="auto"/>
            <w:left w:val="none" w:sz="0" w:space="0" w:color="auto"/>
            <w:bottom w:val="none" w:sz="0" w:space="0" w:color="auto"/>
            <w:right w:val="none" w:sz="0" w:space="0" w:color="auto"/>
          </w:divBdr>
        </w:div>
        <w:div w:id="1707480911">
          <w:marLeft w:val="480"/>
          <w:marRight w:val="0"/>
          <w:marTop w:val="0"/>
          <w:marBottom w:val="0"/>
          <w:divBdr>
            <w:top w:val="none" w:sz="0" w:space="0" w:color="auto"/>
            <w:left w:val="none" w:sz="0" w:space="0" w:color="auto"/>
            <w:bottom w:val="none" w:sz="0" w:space="0" w:color="auto"/>
            <w:right w:val="none" w:sz="0" w:space="0" w:color="auto"/>
          </w:divBdr>
        </w:div>
        <w:div w:id="1746876714">
          <w:marLeft w:val="480"/>
          <w:marRight w:val="0"/>
          <w:marTop w:val="0"/>
          <w:marBottom w:val="0"/>
          <w:divBdr>
            <w:top w:val="none" w:sz="0" w:space="0" w:color="auto"/>
            <w:left w:val="none" w:sz="0" w:space="0" w:color="auto"/>
            <w:bottom w:val="none" w:sz="0" w:space="0" w:color="auto"/>
            <w:right w:val="none" w:sz="0" w:space="0" w:color="auto"/>
          </w:divBdr>
        </w:div>
        <w:div w:id="1747071717">
          <w:marLeft w:val="480"/>
          <w:marRight w:val="0"/>
          <w:marTop w:val="0"/>
          <w:marBottom w:val="0"/>
          <w:divBdr>
            <w:top w:val="none" w:sz="0" w:space="0" w:color="auto"/>
            <w:left w:val="none" w:sz="0" w:space="0" w:color="auto"/>
            <w:bottom w:val="none" w:sz="0" w:space="0" w:color="auto"/>
            <w:right w:val="none" w:sz="0" w:space="0" w:color="auto"/>
          </w:divBdr>
        </w:div>
        <w:div w:id="1759014779">
          <w:marLeft w:val="480"/>
          <w:marRight w:val="0"/>
          <w:marTop w:val="0"/>
          <w:marBottom w:val="0"/>
          <w:divBdr>
            <w:top w:val="none" w:sz="0" w:space="0" w:color="auto"/>
            <w:left w:val="none" w:sz="0" w:space="0" w:color="auto"/>
            <w:bottom w:val="none" w:sz="0" w:space="0" w:color="auto"/>
            <w:right w:val="none" w:sz="0" w:space="0" w:color="auto"/>
          </w:divBdr>
        </w:div>
        <w:div w:id="1876885954">
          <w:marLeft w:val="480"/>
          <w:marRight w:val="0"/>
          <w:marTop w:val="0"/>
          <w:marBottom w:val="0"/>
          <w:divBdr>
            <w:top w:val="none" w:sz="0" w:space="0" w:color="auto"/>
            <w:left w:val="none" w:sz="0" w:space="0" w:color="auto"/>
            <w:bottom w:val="none" w:sz="0" w:space="0" w:color="auto"/>
            <w:right w:val="none" w:sz="0" w:space="0" w:color="auto"/>
          </w:divBdr>
        </w:div>
        <w:div w:id="1883860785">
          <w:marLeft w:val="480"/>
          <w:marRight w:val="0"/>
          <w:marTop w:val="0"/>
          <w:marBottom w:val="0"/>
          <w:divBdr>
            <w:top w:val="none" w:sz="0" w:space="0" w:color="auto"/>
            <w:left w:val="none" w:sz="0" w:space="0" w:color="auto"/>
            <w:bottom w:val="none" w:sz="0" w:space="0" w:color="auto"/>
            <w:right w:val="none" w:sz="0" w:space="0" w:color="auto"/>
          </w:divBdr>
        </w:div>
        <w:div w:id="2043942549">
          <w:marLeft w:val="480"/>
          <w:marRight w:val="0"/>
          <w:marTop w:val="0"/>
          <w:marBottom w:val="0"/>
          <w:divBdr>
            <w:top w:val="none" w:sz="0" w:space="0" w:color="auto"/>
            <w:left w:val="none" w:sz="0" w:space="0" w:color="auto"/>
            <w:bottom w:val="none" w:sz="0" w:space="0" w:color="auto"/>
            <w:right w:val="none" w:sz="0" w:space="0" w:color="auto"/>
          </w:divBdr>
        </w:div>
        <w:div w:id="2133279324">
          <w:marLeft w:val="480"/>
          <w:marRight w:val="0"/>
          <w:marTop w:val="0"/>
          <w:marBottom w:val="0"/>
          <w:divBdr>
            <w:top w:val="none" w:sz="0" w:space="0" w:color="auto"/>
            <w:left w:val="none" w:sz="0" w:space="0" w:color="auto"/>
            <w:bottom w:val="none" w:sz="0" w:space="0" w:color="auto"/>
            <w:right w:val="none" w:sz="0" w:space="0" w:color="auto"/>
          </w:divBdr>
        </w:div>
      </w:divsChild>
    </w:div>
    <w:div w:id="205996848">
      <w:marLeft w:val="480"/>
      <w:marRight w:val="0"/>
      <w:marTop w:val="0"/>
      <w:marBottom w:val="0"/>
      <w:divBdr>
        <w:top w:val="none" w:sz="0" w:space="0" w:color="auto"/>
        <w:left w:val="none" w:sz="0" w:space="0" w:color="auto"/>
        <w:bottom w:val="none" w:sz="0" w:space="0" w:color="auto"/>
        <w:right w:val="none" w:sz="0" w:space="0" w:color="auto"/>
      </w:divBdr>
    </w:div>
    <w:div w:id="208153285">
      <w:marLeft w:val="480"/>
      <w:marRight w:val="0"/>
      <w:marTop w:val="0"/>
      <w:marBottom w:val="0"/>
      <w:divBdr>
        <w:top w:val="none" w:sz="0" w:space="0" w:color="auto"/>
        <w:left w:val="none" w:sz="0" w:space="0" w:color="auto"/>
        <w:bottom w:val="none" w:sz="0" w:space="0" w:color="auto"/>
        <w:right w:val="none" w:sz="0" w:space="0" w:color="auto"/>
      </w:divBdr>
    </w:div>
    <w:div w:id="208344962">
      <w:bodyDiv w:val="1"/>
      <w:marLeft w:val="0"/>
      <w:marRight w:val="0"/>
      <w:marTop w:val="0"/>
      <w:marBottom w:val="0"/>
      <w:divBdr>
        <w:top w:val="none" w:sz="0" w:space="0" w:color="auto"/>
        <w:left w:val="none" w:sz="0" w:space="0" w:color="auto"/>
        <w:bottom w:val="none" w:sz="0" w:space="0" w:color="auto"/>
        <w:right w:val="none" w:sz="0" w:space="0" w:color="auto"/>
      </w:divBdr>
    </w:div>
    <w:div w:id="210268402">
      <w:marLeft w:val="480"/>
      <w:marRight w:val="0"/>
      <w:marTop w:val="0"/>
      <w:marBottom w:val="0"/>
      <w:divBdr>
        <w:top w:val="none" w:sz="0" w:space="0" w:color="auto"/>
        <w:left w:val="none" w:sz="0" w:space="0" w:color="auto"/>
        <w:bottom w:val="none" w:sz="0" w:space="0" w:color="auto"/>
        <w:right w:val="none" w:sz="0" w:space="0" w:color="auto"/>
      </w:divBdr>
    </w:div>
    <w:div w:id="210384491">
      <w:bodyDiv w:val="1"/>
      <w:marLeft w:val="0"/>
      <w:marRight w:val="0"/>
      <w:marTop w:val="0"/>
      <w:marBottom w:val="0"/>
      <w:divBdr>
        <w:top w:val="none" w:sz="0" w:space="0" w:color="auto"/>
        <w:left w:val="none" w:sz="0" w:space="0" w:color="auto"/>
        <w:bottom w:val="none" w:sz="0" w:space="0" w:color="auto"/>
        <w:right w:val="none" w:sz="0" w:space="0" w:color="auto"/>
      </w:divBdr>
      <w:divsChild>
        <w:div w:id="30418543">
          <w:marLeft w:val="480"/>
          <w:marRight w:val="0"/>
          <w:marTop w:val="0"/>
          <w:marBottom w:val="0"/>
          <w:divBdr>
            <w:top w:val="none" w:sz="0" w:space="0" w:color="auto"/>
            <w:left w:val="none" w:sz="0" w:space="0" w:color="auto"/>
            <w:bottom w:val="none" w:sz="0" w:space="0" w:color="auto"/>
            <w:right w:val="none" w:sz="0" w:space="0" w:color="auto"/>
          </w:divBdr>
        </w:div>
        <w:div w:id="41102655">
          <w:marLeft w:val="480"/>
          <w:marRight w:val="0"/>
          <w:marTop w:val="0"/>
          <w:marBottom w:val="0"/>
          <w:divBdr>
            <w:top w:val="none" w:sz="0" w:space="0" w:color="auto"/>
            <w:left w:val="none" w:sz="0" w:space="0" w:color="auto"/>
            <w:bottom w:val="none" w:sz="0" w:space="0" w:color="auto"/>
            <w:right w:val="none" w:sz="0" w:space="0" w:color="auto"/>
          </w:divBdr>
        </w:div>
        <w:div w:id="133331878">
          <w:marLeft w:val="480"/>
          <w:marRight w:val="0"/>
          <w:marTop w:val="0"/>
          <w:marBottom w:val="0"/>
          <w:divBdr>
            <w:top w:val="none" w:sz="0" w:space="0" w:color="auto"/>
            <w:left w:val="none" w:sz="0" w:space="0" w:color="auto"/>
            <w:bottom w:val="none" w:sz="0" w:space="0" w:color="auto"/>
            <w:right w:val="none" w:sz="0" w:space="0" w:color="auto"/>
          </w:divBdr>
        </w:div>
        <w:div w:id="163669510">
          <w:marLeft w:val="480"/>
          <w:marRight w:val="0"/>
          <w:marTop w:val="0"/>
          <w:marBottom w:val="0"/>
          <w:divBdr>
            <w:top w:val="none" w:sz="0" w:space="0" w:color="auto"/>
            <w:left w:val="none" w:sz="0" w:space="0" w:color="auto"/>
            <w:bottom w:val="none" w:sz="0" w:space="0" w:color="auto"/>
            <w:right w:val="none" w:sz="0" w:space="0" w:color="auto"/>
          </w:divBdr>
        </w:div>
        <w:div w:id="223569544">
          <w:marLeft w:val="480"/>
          <w:marRight w:val="0"/>
          <w:marTop w:val="0"/>
          <w:marBottom w:val="0"/>
          <w:divBdr>
            <w:top w:val="none" w:sz="0" w:space="0" w:color="auto"/>
            <w:left w:val="none" w:sz="0" w:space="0" w:color="auto"/>
            <w:bottom w:val="none" w:sz="0" w:space="0" w:color="auto"/>
            <w:right w:val="none" w:sz="0" w:space="0" w:color="auto"/>
          </w:divBdr>
        </w:div>
        <w:div w:id="256407774">
          <w:marLeft w:val="480"/>
          <w:marRight w:val="0"/>
          <w:marTop w:val="0"/>
          <w:marBottom w:val="0"/>
          <w:divBdr>
            <w:top w:val="none" w:sz="0" w:space="0" w:color="auto"/>
            <w:left w:val="none" w:sz="0" w:space="0" w:color="auto"/>
            <w:bottom w:val="none" w:sz="0" w:space="0" w:color="auto"/>
            <w:right w:val="none" w:sz="0" w:space="0" w:color="auto"/>
          </w:divBdr>
        </w:div>
        <w:div w:id="265161145">
          <w:marLeft w:val="480"/>
          <w:marRight w:val="0"/>
          <w:marTop w:val="0"/>
          <w:marBottom w:val="0"/>
          <w:divBdr>
            <w:top w:val="none" w:sz="0" w:space="0" w:color="auto"/>
            <w:left w:val="none" w:sz="0" w:space="0" w:color="auto"/>
            <w:bottom w:val="none" w:sz="0" w:space="0" w:color="auto"/>
            <w:right w:val="none" w:sz="0" w:space="0" w:color="auto"/>
          </w:divBdr>
        </w:div>
        <w:div w:id="493255604">
          <w:marLeft w:val="480"/>
          <w:marRight w:val="0"/>
          <w:marTop w:val="0"/>
          <w:marBottom w:val="0"/>
          <w:divBdr>
            <w:top w:val="none" w:sz="0" w:space="0" w:color="auto"/>
            <w:left w:val="none" w:sz="0" w:space="0" w:color="auto"/>
            <w:bottom w:val="none" w:sz="0" w:space="0" w:color="auto"/>
            <w:right w:val="none" w:sz="0" w:space="0" w:color="auto"/>
          </w:divBdr>
        </w:div>
        <w:div w:id="532958718">
          <w:marLeft w:val="480"/>
          <w:marRight w:val="0"/>
          <w:marTop w:val="0"/>
          <w:marBottom w:val="0"/>
          <w:divBdr>
            <w:top w:val="none" w:sz="0" w:space="0" w:color="auto"/>
            <w:left w:val="none" w:sz="0" w:space="0" w:color="auto"/>
            <w:bottom w:val="none" w:sz="0" w:space="0" w:color="auto"/>
            <w:right w:val="none" w:sz="0" w:space="0" w:color="auto"/>
          </w:divBdr>
        </w:div>
        <w:div w:id="594093943">
          <w:marLeft w:val="480"/>
          <w:marRight w:val="0"/>
          <w:marTop w:val="0"/>
          <w:marBottom w:val="0"/>
          <w:divBdr>
            <w:top w:val="none" w:sz="0" w:space="0" w:color="auto"/>
            <w:left w:val="none" w:sz="0" w:space="0" w:color="auto"/>
            <w:bottom w:val="none" w:sz="0" w:space="0" w:color="auto"/>
            <w:right w:val="none" w:sz="0" w:space="0" w:color="auto"/>
          </w:divBdr>
        </w:div>
        <w:div w:id="607928181">
          <w:marLeft w:val="480"/>
          <w:marRight w:val="0"/>
          <w:marTop w:val="0"/>
          <w:marBottom w:val="0"/>
          <w:divBdr>
            <w:top w:val="none" w:sz="0" w:space="0" w:color="auto"/>
            <w:left w:val="none" w:sz="0" w:space="0" w:color="auto"/>
            <w:bottom w:val="none" w:sz="0" w:space="0" w:color="auto"/>
            <w:right w:val="none" w:sz="0" w:space="0" w:color="auto"/>
          </w:divBdr>
        </w:div>
        <w:div w:id="625038671">
          <w:marLeft w:val="480"/>
          <w:marRight w:val="0"/>
          <w:marTop w:val="0"/>
          <w:marBottom w:val="0"/>
          <w:divBdr>
            <w:top w:val="none" w:sz="0" w:space="0" w:color="auto"/>
            <w:left w:val="none" w:sz="0" w:space="0" w:color="auto"/>
            <w:bottom w:val="none" w:sz="0" w:space="0" w:color="auto"/>
            <w:right w:val="none" w:sz="0" w:space="0" w:color="auto"/>
          </w:divBdr>
        </w:div>
        <w:div w:id="717778726">
          <w:marLeft w:val="480"/>
          <w:marRight w:val="0"/>
          <w:marTop w:val="0"/>
          <w:marBottom w:val="0"/>
          <w:divBdr>
            <w:top w:val="none" w:sz="0" w:space="0" w:color="auto"/>
            <w:left w:val="none" w:sz="0" w:space="0" w:color="auto"/>
            <w:bottom w:val="none" w:sz="0" w:space="0" w:color="auto"/>
            <w:right w:val="none" w:sz="0" w:space="0" w:color="auto"/>
          </w:divBdr>
        </w:div>
        <w:div w:id="737290071">
          <w:marLeft w:val="480"/>
          <w:marRight w:val="0"/>
          <w:marTop w:val="0"/>
          <w:marBottom w:val="0"/>
          <w:divBdr>
            <w:top w:val="none" w:sz="0" w:space="0" w:color="auto"/>
            <w:left w:val="none" w:sz="0" w:space="0" w:color="auto"/>
            <w:bottom w:val="none" w:sz="0" w:space="0" w:color="auto"/>
            <w:right w:val="none" w:sz="0" w:space="0" w:color="auto"/>
          </w:divBdr>
        </w:div>
        <w:div w:id="738791216">
          <w:marLeft w:val="480"/>
          <w:marRight w:val="0"/>
          <w:marTop w:val="0"/>
          <w:marBottom w:val="0"/>
          <w:divBdr>
            <w:top w:val="none" w:sz="0" w:space="0" w:color="auto"/>
            <w:left w:val="none" w:sz="0" w:space="0" w:color="auto"/>
            <w:bottom w:val="none" w:sz="0" w:space="0" w:color="auto"/>
            <w:right w:val="none" w:sz="0" w:space="0" w:color="auto"/>
          </w:divBdr>
        </w:div>
        <w:div w:id="774905570">
          <w:marLeft w:val="480"/>
          <w:marRight w:val="0"/>
          <w:marTop w:val="0"/>
          <w:marBottom w:val="0"/>
          <w:divBdr>
            <w:top w:val="none" w:sz="0" w:space="0" w:color="auto"/>
            <w:left w:val="none" w:sz="0" w:space="0" w:color="auto"/>
            <w:bottom w:val="none" w:sz="0" w:space="0" w:color="auto"/>
            <w:right w:val="none" w:sz="0" w:space="0" w:color="auto"/>
          </w:divBdr>
        </w:div>
        <w:div w:id="787357809">
          <w:marLeft w:val="480"/>
          <w:marRight w:val="0"/>
          <w:marTop w:val="0"/>
          <w:marBottom w:val="0"/>
          <w:divBdr>
            <w:top w:val="none" w:sz="0" w:space="0" w:color="auto"/>
            <w:left w:val="none" w:sz="0" w:space="0" w:color="auto"/>
            <w:bottom w:val="none" w:sz="0" w:space="0" w:color="auto"/>
            <w:right w:val="none" w:sz="0" w:space="0" w:color="auto"/>
          </w:divBdr>
        </w:div>
        <w:div w:id="804859558">
          <w:marLeft w:val="480"/>
          <w:marRight w:val="0"/>
          <w:marTop w:val="0"/>
          <w:marBottom w:val="0"/>
          <w:divBdr>
            <w:top w:val="none" w:sz="0" w:space="0" w:color="auto"/>
            <w:left w:val="none" w:sz="0" w:space="0" w:color="auto"/>
            <w:bottom w:val="none" w:sz="0" w:space="0" w:color="auto"/>
            <w:right w:val="none" w:sz="0" w:space="0" w:color="auto"/>
          </w:divBdr>
        </w:div>
        <w:div w:id="845630334">
          <w:marLeft w:val="480"/>
          <w:marRight w:val="0"/>
          <w:marTop w:val="0"/>
          <w:marBottom w:val="0"/>
          <w:divBdr>
            <w:top w:val="none" w:sz="0" w:space="0" w:color="auto"/>
            <w:left w:val="none" w:sz="0" w:space="0" w:color="auto"/>
            <w:bottom w:val="none" w:sz="0" w:space="0" w:color="auto"/>
            <w:right w:val="none" w:sz="0" w:space="0" w:color="auto"/>
          </w:divBdr>
        </w:div>
        <w:div w:id="862788086">
          <w:marLeft w:val="480"/>
          <w:marRight w:val="0"/>
          <w:marTop w:val="0"/>
          <w:marBottom w:val="0"/>
          <w:divBdr>
            <w:top w:val="none" w:sz="0" w:space="0" w:color="auto"/>
            <w:left w:val="none" w:sz="0" w:space="0" w:color="auto"/>
            <w:bottom w:val="none" w:sz="0" w:space="0" w:color="auto"/>
            <w:right w:val="none" w:sz="0" w:space="0" w:color="auto"/>
          </w:divBdr>
        </w:div>
        <w:div w:id="879439929">
          <w:marLeft w:val="480"/>
          <w:marRight w:val="0"/>
          <w:marTop w:val="0"/>
          <w:marBottom w:val="0"/>
          <w:divBdr>
            <w:top w:val="none" w:sz="0" w:space="0" w:color="auto"/>
            <w:left w:val="none" w:sz="0" w:space="0" w:color="auto"/>
            <w:bottom w:val="none" w:sz="0" w:space="0" w:color="auto"/>
            <w:right w:val="none" w:sz="0" w:space="0" w:color="auto"/>
          </w:divBdr>
        </w:div>
        <w:div w:id="999121701">
          <w:marLeft w:val="480"/>
          <w:marRight w:val="0"/>
          <w:marTop w:val="0"/>
          <w:marBottom w:val="0"/>
          <w:divBdr>
            <w:top w:val="none" w:sz="0" w:space="0" w:color="auto"/>
            <w:left w:val="none" w:sz="0" w:space="0" w:color="auto"/>
            <w:bottom w:val="none" w:sz="0" w:space="0" w:color="auto"/>
            <w:right w:val="none" w:sz="0" w:space="0" w:color="auto"/>
          </w:divBdr>
        </w:div>
        <w:div w:id="1018965252">
          <w:marLeft w:val="480"/>
          <w:marRight w:val="0"/>
          <w:marTop w:val="0"/>
          <w:marBottom w:val="0"/>
          <w:divBdr>
            <w:top w:val="none" w:sz="0" w:space="0" w:color="auto"/>
            <w:left w:val="none" w:sz="0" w:space="0" w:color="auto"/>
            <w:bottom w:val="none" w:sz="0" w:space="0" w:color="auto"/>
            <w:right w:val="none" w:sz="0" w:space="0" w:color="auto"/>
          </w:divBdr>
        </w:div>
        <w:div w:id="1049958565">
          <w:marLeft w:val="480"/>
          <w:marRight w:val="0"/>
          <w:marTop w:val="0"/>
          <w:marBottom w:val="0"/>
          <w:divBdr>
            <w:top w:val="none" w:sz="0" w:space="0" w:color="auto"/>
            <w:left w:val="none" w:sz="0" w:space="0" w:color="auto"/>
            <w:bottom w:val="none" w:sz="0" w:space="0" w:color="auto"/>
            <w:right w:val="none" w:sz="0" w:space="0" w:color="auto"/>
          </w:divBdr>
        </w:div>
        <w:div w:id="1155796924">
          <w:marLeft w:val="480"/>
          <w:marRight w:val="0"/>
          <w:marTop w:val="0"/>
          <w:marBottom w:val="0"/>
          <w:divBdr>
            <w:top w:val="none" w:sz="0" w:space="0" w:color="auto"/>
            <w:left w:val="none" w:sz="0" w:space="0" w:color="auto"/>
            <w:bottom w:val="none" w:sz="0" w:space="0" w:color="auto"/>
            <w:right w:val="none" w:sz="0" w:space="0" w:color="auto"/>
          </w:divBdr>
        </w:div>
        <w:div w:id="1181235724">
          <w:marLeft w:val="480"/>
          <w:marRight w:val="0"/>
          <w:marTop w:val="0"/>
          <w:marBottom w:val="0"/>
          <w:divBdr>
            <w:top w:val="none" w:sz="0" w:space="0" w:color="auto"/>
            <w:left w:val="none" w:sz="0" w:space="0" w:color="auto"/>
            <w:bottom w:val="none" w:sz="0" w:space="0" w:color="auto"/>
            <w:right w:val="none" w:sz="0" w:space="0" w:color="auto"/>
          </w:divBdr>
        </w:div>
        <w:div w:id="1343557203">
          <w:marLeft w:val="480"/>
          <w:marRight w:val="0"/>
          <w:marTop w:val="0"/>
          <w:marBottom w:val="0"/>
          <w:divBdr>
            <w:top w:val="none" w:sz="0" w:space="0" w:color="auto"/>
            <w:left w:val="none" w:sz="0" w:space="0" w:color="auto"/>
            <w:bottom w:val="none" w:sz="0" w:space="0" w:color="auto"/>
            <w:right w:val="none" w:sz="0" w:space="0" w:color="auto"/>
          </w:divBdr>
        </w:div>
        <w:div w:id="1374309051">
          <w:marLeft w:val="480"/>
          <w:marRight w:val="0"/>
          <w:marTop w:val="0"/>
          <w:marBottom w:val="0"/>
          <w:divBdr>
            <w:top w:val="none" w:sz="0" w:space="0" w:color="auto"/>
            <w:left w:val="none" w:sz="0" w:space="0" w:color="auto"/>
            <w:bottom w:val="none" w:sz="0" w:space="0" w:color="auto"/>
            <w:right w:val="none" w:sz="0" w:space="0" w:color="auto"/>
          </w:divBdr>
        </w:div>
        <w:div w:id="1387679154">
          <w:marLeft w:val="480"/>
          <w:marRight w:val="0"/>
          <w:marTop w:val="0"/>
          <w:marBottom w:val="0"/>
          <w:divBdr>
            <w:top w:val="none" w:sz="0" w:space="0" w:color="auto"/>
            <w:left w:val="none" w:sz="0" w:space="0" w:color="auto"/>
            <w:bottom w:val="none" w:sz="0" w:space="0" w:color="auto"/>
            <w:right w:val="none" w:sz="0" w:space="0" w:color="auto"/>
          </w:divBdr>
        </w:div>
        <w:div w:id="1430850062">
          <w:marLeft w:val="480"/>
          <w:marRight w:val="0"/>
          <w:marTop w:val="0"/>
          <w:marBottom w:val="0"/>
          <w:divBdr>
            <w:top w:val="none" w:sz="0" w:space="0" w:color="auto"/>
            <w:left w:val="none" w:sz="0" w:space="0" w:color="auto"/>
            <w:bottom w:val="none" w:sz="0" w:space="0" w:color="auto"/>
            <w:right w:val="none" w:sz="0" w:space="0" w:color="auto"/>
          </w:divBdr>
        </w:div>
        <w:div w:id="1436825601">
          <w:marLeft w:val="480"/>
          <w:marRight w:val="0"/>
          <w:marTop w:val="0"/>
          <w:marBottom w:val="0"/>
          <w:divBdr>
            <w:top w:val="none" w:sz="0" w:space="0" w:color="auto"/>
            <w:left w:val="none" w:sz="0" w:space="0" w:color="auto"/>
            <w:bottom w:val="none" w:sz="0" w:space="0" w:color="auto"/>
            <w:right w:val="none" w:sz="0" w:space="0" w:color="auto"/>
          </w:divBdr>
        </w:div>
        <w:div w:id="1482890226">
          <w:marLeft w:val="480"/>
          <w:marRight w:val="0"/>
          <w:marTop w:val="0"/>
          <w:marBottom w:val="0"/>
          <w:divBdr>
            <w:top w:val="none" w:sz="0" w:space="0" w:color="auto"/>
            <w:left w:val="none" w:sz="0" w:space="0" w:color="auto"/>
            <w:bottom w:val="none" w:sz="0" w:space="0" w:color="auto"/>
            <w:right w:val="none" w:sz="0" w:space="0" w:color="auto"/>
          </w:divBdr>
        </w:div>
        <w:div w:id="1513374810">
          <w:marLeft w:val="480"/>
          <w:marRight w:val="0"/>
          <w:marTop w:val="0"/>
          <w:marBottom w:val="0"/>
          <w:divBdr>
            <w:top w:val="none" w:sz="0" w:space="0" w:color="auto"/>
            <w:left w:val="none" w:sz="0" w:space="0" w:color="auto"/>
            <w:bottom w:val="none" w:sz="0" w:space="0" w:color="auto"/>
            <w:right w:val="none" w:sz="0" w:space="0" w:color="auto"/>
          </w:divBdr>
        </w:div>
        <w:div w:id="1544318786">
          <w:marLeft w:val="480"/>
          <w:marRight w:val="0"/>
          <w:marTop w:val="0"/>
          <w:marBottom w:val="0"/>
          <w:divBdr>
            <w:top w:val="none" w:sz="0" w:space="0" w:color="auto"/>
            <w:left w:val="none" w:sz="0" w:space="0" w:color="auto"/>
            <w:bottom w:val="none" w:sz="0" w:space="0" w:color="auto"/>
            <w:right w:val="none" w:sz="0" w:space="0" w:color="auto"/>
          </w:divBdr>
        </w:div>
        <w:div w:id="1546602985">
          <w:marLeft w:val="480"/>
          <w:marRight w:val="0"/>
          <w:marTop w:val="0"/>
          <w:marBottom w:val="0"/>
          <w:divBdr>
            <w:top w:val="none" w:sz="0" w:space="0" w:color="auto"/>
            <w:left w:val="none" w:sz="0" w:space="0" w:color="auto"/>
            <w:bottom w:val="none" w:sz="0" w:space="0" w:color="auto"/>
            <w:right w:val="none" w:sz="0" w:space="0" w:color="auto"/>
          </w:divBdr>
        </w:div>
        <w:div w:id="1584726038">
          <w:marLeft w:val="480"/>
          <w:marRight w:val="0"/>
          <w:marTop w:val="0"/>
          <w:marBottom w:val="0"/>
          <w:divBdr>
            <w:top w:val="none" w:sz="0" w:space="0" w:color="auto"/>
            <w:left w:val="none" w:sz="0" w:space="0" w:color="auto"/>
            <w:bottom w:val="none" w:sz="0" w:space="0" w:color="auto"/>
            <w:right w:val="none" w:sz="0" w:space="0" w:color="auto"/>
          </w:divBdr>
        </w:div>
        <w:div w:id="1690642488">
          <w:marLeft w:val="480"/>
          <w:marRight w:val="0"/>
          <w:marTop w:val="0"/>
          <w:marBottom w:val="0"/>
          <w:divBdr>
            <w:top w:val="none" w:sz="0" w:space="0" w:color="auto"/>
            <w:left w:val="none" w:sz="0" w:space="0" w:color="auto"/>
            <w:bottom w:val="none" w:sz="0" w:space="0" w:color="auto"/>
            <w:right w:val="none" w:sz="0" w:space="0" w:color="auto"/>
          </w:divBdr>
        </w:div>
        <w:div w:id="1700398789">
          <w:marLeft w:val="480"/>
          <w:marRight w:val="0"/>
          <w:marTop w:val="0"/>
          <w:marBottom w:val="0"/>
          <w:divBdr>
            <w:top w:val="none" w:sz="0" w:space="0" w:color="auto"/>
            <w:left w:val="none" w:sz="0" w:space="0" w:color="auto"/>
            <w:bottom w:val="none" w:sz="0" w:space="0" w:color="auto"/>
            <w:right w:val="none" w:sz="0" w:space="0" w:color="auto"/>
          </w:divBdr>
        </w:div>
        <w:div w:id="1704864156">
          <w:marLeft w:val="480"/>
          <w:marRight w:val="0"/>
          <w:marTop w:val="0"/>
          <w:marBottom w:val="0"/>
          <w:divBdr>
            <w:top w:val="none" w:sz="0" w:space="0" w:color="auto"/>
            <w:left w:val="none" w:sz="0" w:space="0" w:color="auto"/>
            <w:bottom w:val="none" w:sz="0" w:space="0" w:color="auto"/>
            <w:right w:val="none" w:sz="0" w:space="0" w:color="auto"/>
          </w:divBdr>
        </w:div>
        <w:div w:id="1775242505">
          <w:marLeft w:val="480"/>
          <w:marRight w:val="0"/>
          <w:marTop w:val="0"/>
          <w:marBottom w:val="0"/>
          <w:divBdr>
            <w:top w:val="none" w:sz="0" w:space="0" w:color="auto"/>
            <w:left w:val="none" w:sz="0" w:space="0" w:color="auto"/>
            <w:bottom w:val="none" w:sz="0" w:space="0" w:color="auto"/>
            <w:right w:val="none" w:sz="0" w:space="0" w:color="auto"/>
          </w:divBdr>
        </w:div>
        <w:div w:id="1794400807">
          <w:marLeft w:val="480"/>
          <w:marRight w:val="0"/>
          <w:marTop w:val="0"/>
          <w:marBottom w:val="0"/>
          <w:divBdr>
            <w:top w:val="none" w:sz="0" w:space="0" w:color="auto"/>
            <w:left w:val="none" w:sz="0" w:space="0" w:color="auto"/>
            <w:bottom w:val="none" w:sz="0" w:space="0" w:color="auto"/>
            <w:right w:val="none" w:sz="0" w:space="0" w:color="auto"/>
          </w:divBdr>
        </w:div>
        <w:div w:id="1795516529">
          <w:marLeft w:val="480"/>
          <w:marRight w:val="0"/>
          <w:marTop w:val="0"/>
          <w:marBottom w:val="0"/>
          <w:divBdr>
            <w:top w:val="none" w:sz="0" w:space="0" w:color="auto"/>
            <w:left w:val="none" w:sz="0" w:space="0" w:color="auto"/>
            <w:bottom w:val="none" w:sz="0" w:space="0" w:color="auto"/>
            <w:right w:val="none" w:sz="0" w:space="0" w:color="auto"/>
          </w:divBdr>
        </w:div>
        <w:div w:id="1798143139">
          <w:marLeft w:val="480"/>
          <w:marRight w:val="0"/>
          <w:marTop w:val="0"/>
          <w:marBottom w:val="0"/>
          <w:divBdr>
            <w:top w:val="none" w:sz="0" w:space="0" w:color="auto"/>
            <w:left w:val="none" w:sz="0" w:space="0" w:color="auto"/>
            <w:bottom w:val="none" w:sz="0" w:space="0" w:color="auto"/>
            <w:right w:val="none" w:sz="0" w:space="0" w:color="auto"/>
          </w:divBdr>
        </w:div>
        <w:div w:id="1856840922">
          <w:marLeft w:val="480"/>
          <w:marRight w:val="0"/>
          <w:marTop w:val="0"/>
          <w:marBottom w:val="0"/>
          <w:divBdr>
            <w:top w:val="none" w:sz="0" w:space="0" w:color="auto"/>
            <w:left w:val="none" w:sz="0" w:space="0" w:color="auto"/>
            <w:bottom w:val="none" w:sz="0" w:space="0" w:color="auto"/>
            <w:right w:val="none" w:sz="0" w:space="0" w:color="auto"/>
          </w:divBdr>
        </w:div>
        <w:div w:id="1925020822">
          <w:marLeft w:val="480"/>
          <w:marRight w:val="0"/>
          <w:marTop w:val="0"/>
          <w:marBottom w:val="0"/>
          <w:divBdr>
            <w:top w:val="none" w:sz="0" w:space="0" w:color="auto"/>
            <w:left w:val="none" w:sz="0" w:space="0" w:color="auto"/>
            <w:bottom w:val="none" w:sz="0" w:space="0" w:color="auto"/>
            <w:right w:val="none" w:sz="0" w:space="0" w:color="auto"/>
          </w:divBdr>
        </w:div>
        <w:div w:id="1932155826">
          <w:marLeft w:val="480"/>
          <w:marRight w:val="0"/>
          <w:marTop w:val="0"/>
          <w:marBottom w:val="0"/>
          <w:divBdr>
            <w:top w:val="none" w:sz="0" w:space="0" w:color="auto"/>
            <w:left w:val="none" w:sz="0" w:space="0" w:color="auto"/>
            <w:bottom w:val="none" w:sz="0" w:space="0" w:color="auto"/>
            <w:right w:val="none" w:sz="0" w:space="0" w:color="auto"/>
          </w:divBdr>
        </w:div>
        <w:div w:id="1975256115">
          <w:marLeft w:val="480"/>
          <w:marRight w:val="0"/>
          <w:marTop w:val="0"/>
          <w:marBottom w:val="0"/>
          <w:divBdr>
            <w:top w:val="none" w:sz="0" w:space="0" w:color="auto"/>
            <w:left w:val="none" w:sz="0" w:space="0" w:color="auto"/>
            <w:bottom w:val="none" w:sz="0" w:space="0" w:color="auto"/>
            <w:right w:val="none" w:sz="0" w:space="0" w:color="auto"/>
          </w:divBdr>
        </w:div>
        <w:div w:id="2000385761">
          <w:marLeft w:val="480"/>
          <w:marRight w:val="0"/>
          <w:marTop w:val="0"/>
          <w:marBottom w:val="0"/>
          <w:divBdr>
            <w:top w:val="none" w:sz="0" w:space="0" w:color="auto"/>
            <w:left w:val="none" w:sz="0" w:space="0" w:color="auto"/>
            <w:bottom w:val="none" w:sz="0" w:space="0" w:color="auto"/>
            <w:right w:val="none" w:sz="0" w:space="0" w:color="auto"/>
          </w:divBdr>
        </w:div>
        <w:div w:id="2051030530">
          <w:marLeft w:val="480"/>
          <w:marRight w:val="0"/>
          <w:marTop w:val="0"/>
          <w:marBottom w:val="0"/>
          <w:divBdr>
            <w:top w:val="none" w:sz="0" w:space="0" w:color="auto"/>
            <w:left w:val="none" w:sz="0" w:space="0" w:color="auto"/>
            <w:bottom w:val="none" w:sz="0" w:space="0" w:color="auto"/>
            <w:right w:val="none" w:sz="0" w:space="0" w:color="auto"/>
          </w:divBdr>
        </w:div>
        <w:div w:id="2056008429">
          <w:marLeft w:val="480"/>
          <w:marRight w:val="0"/>
          <w:marTop w:val="0"/>
          <w:marBottom w:val="0"/>
          <w:divBdr>
            <w:top w:val="none" w:sz="0" w:space="0" w:color="auto"/>
            <w:left w:val="none" w:sz="0" w:space="0" w:color="auto"/>
            <w:bottom w:val="none" w:sz="0" w:space="0" w:color="auto"/>
            <w:right w:val="none" w:sz="0" w:space="0" w:color="auto"/>
          </w:divBdr>
        </w:div>
        <w:div w:id="2088111175">
          <w:marLeft w:val="480"/>
          <w:marRight w:val="0"/>
          <w:marTop w:val="0"/>
          <w:marBottom w:val="0"/>
          <w:divBdr>
            <w:top w:val="none" w:sz="0" w:space="0" w:color="auto"/>
            <w:left w:val="none" w:sz="0" w:space="0" w:color="auto"/>
            <w:bottom w:val="none" w:sz="0" w:space="0" w:color="auto"/>
            <w:right w:val="none" w:sz="0" w:space="0" w:color="auto"/>
          </w:divBdr>
        </w:div>
      </w:divsChild>
    </w:div>
    <w:div w:id="210725084">
      <w:marLeft w:val="480"/>
      <w:marRight w:val="0"/>
      <w:marTop w:val="0"/>
      <w:marBottom w:val="0"/>
      <w:divBdr>
        <w:top w:val="none" w:sz="0" w:space="0" w:color="auto"/>
        <w:left w:val="none" w:sz="0" w:space="0" w:color="auto"/>
        <w:bottom w:val="none" w:sz="0" w:space="0" w:color="auto"/>
        <w:right w:val="none" w:sz="0" w:space="0" w:color="auto"/>
      </w:divBdr>
    </w:div>
    <w:div w:id="211238745">
      <w:bodyDiv w:val="1"/>
      <w:marLeft w:val="0"/>
      <w:marRight w:val="0"/>
      <w:marTop w:val="0"/>
      <w:marBottom w:val="0"/>
      <w:divBdr>
        <w:top w:val="none" w:sz="0" w:space="0" w:color="auto"/>
        <w:left w:val="none" w:sz="0" w:space="0" w:color="auto"/>
        <w:bottom w:val="none" w:sz="0" w:space="0" w:color="auto"/>
        <w:right w:val="none" w:sz="0" w:space="0" w:color="auto"/>
      </w:divBdr>
      <w:divsChild>
        <w:div w:id="462430189">
          <w:marLeft w:val="480"/>
          <w:marRight w:val="0"/>
          <w:marTop w:val="0"/>
          <w:marBottom w:val="0"/>
          <w:divBdr>
            <w:top w:val="none" w:sz="0" w:space="0" w:color="auto"/>
            <w:left w:val="none" w:sz="0" w:space="0" w:color="auto"/>
            <w:bottom w:val="none" w:sz="0" w:space="0" w:color="auto"/>
            <w:right w:val="none" w:sz="0" w:space="0" w:color="auto"/>
          </w:divBdr>
        </w:div>
        <w:div w:id="528758527">
          <w:marLeft w:val="480"/>
          <w:marRight w:val="0"/>
          <w:marTop w:val="0"/>
          <w:marBottom w:val="0"/>
          <w:divBdr>
            <w:top w:val="none" w:sz="0" w:space="0" w:color="auto"/>
            <w:left w:val="none" w:sz="0" w:space="0" w:color="auto"/>
            <w:bottom w:val="none" w:sz="0" w:space="0" w:color="auto"/>
            <w:right w:val="none" w:sz="0" w:space="0" w:color="auto"/>
          </w:divBdr>
        </w:div>
        <w:div w:id="699935455">
          <w:marLeft w:val="480"/>
          <w:marRight w:val="0"/>
          <w:marTop w:val="0"/>
          <w:marBottom w:val="0"/>
          <w:divBdr>
            <w:top w:val="none" w:sz="0" w:space="0" w:color="auto"/>
            <w:left w:val="none" w:sz="0" w:space="0" w:color="auto"/>
            <w:bottom w:val="none" w:sz="0" w:space="0" w:color="auto"/>
            <w:right w:val="none" w:sz="0" w:space="0" w:color="auto"/>
          </w:divBdr>
        </w:div>
        <w:div w:id="764308750">
          <w:marLeft w:val="480"/>
          <w:marRight w:val="0"/>
          <w:marTop w:val="0"/>
          <w:marBottom w:val="0"/>
          <w:divBdr>
            <w:top w:val="none" w:sz="0" w:space="0" w:color="auto"/>
            <w:left w:val="none" w:sz="0" w:space="0" w:color="auto"/>
            <w:bottom w:val="none" w:sz="0" w:space="0" w:color="auto"/>
            <w:right w:val="none" w:sz="0" w:space="0" w:color="auto"/>
          </w:divBdr>
        </w:div>
        <w:div w:id="836649781">
          <w:marLeft w:val="480"/>
          <w:marRight w:val="0"/>
          <w:marTop w:val="0"/>
          <w:marBottom w:val="0"/>
          <w:divBdr>
            <w:top w:val="none" w:sz="0" w:space="0" w:color="auto"/>
            <w:left w:val="none" w:sz="0" w:space="0" w:color="auto"/>
            <w:bottom w:val="none" w:sz="0" w:space="0" w:color="auto"/>
            <w:right w:val="none" w:sz="0" w:space="0" w:color="auto"/>
          </w:divBdr>
        </w:div>
        <w:div w:id="948046114">
          <w:marLeft w:val="480"/>
          <w:marRight w:val="0"/>
          <w:marTop w:val="0"/>
          <w:marBottom w:val="0"/>
          <w:divBdr>
            <w:top w:val="none" w:sz="0" w:space="0" w:color="auto"/>
            <w:left w:val="none" w:sz="0" w:space="0" w:color="auto"/>
            <w:bottom w:val="none" w:sz="0" w:space="0" w:color="auto"/>
            <w:right w:val="none" w:sz="0" w:space="0" w:color="auto"/>
          </w:divBdr>
        </w:div>
        <w:div w:id="1210534205">
          <w:marLeft w:val="480"/>
          <w:marRight w:val="0"/>
          <w:marTop w:val="0"/>
          <w:marBottom w:val="0"/>
          <w:divBdr>
            <w:top w:val="none" w:sz="0" w:space="0" w:color="auto"/>
            <w:left w:val="none" w:sz="0" w:space="0" w:color="auto"/>
            <w:bottom w:val="none" w:sz="0" w:space="0" w:color="auto"/>
            <w:right w:val="none" w:sz="0" w:space="0" w:color="auto"/>
          </w:divBdr>
        </w:div>
        <w:div w:id="1227103048">
          <w:marLeft w:val="480"/>
          <w:marRight w:val="0"/>
          <w:marTop w:val="0"/>
          <w:marBottom w:val="0"/>
          <w:divBdr>
            <w:top w:val="none" w:sz="0" w:space="0" w:color="auto"/>
            <w:left w:val="none" w:sz="0" w:space="0" w:color="auto"/>
            <w:bottom w:val="none" w:sz="0" w:space="0" w:color="auto"/>
            <w:right w:val="none" w:sz="0" w:space="0" w:color="auto"/>
          </w:divBdr>
        </w:div>
        <w:div w:id="1480537727">
          <w:marLeft w:val="480"/>
          <w:marRight w:val="0"/>
          <w:marTop w:val="0"/>
          <w:marBottom w:val="0"/>
          <w:divBdr>
            <w:top w:val="none" w:sz="0" w:space="0" w:color="auto"/>
            <w:left w:val="none" w:sz="0" w:space="0" w:color="auto"/>
            <w:bottom w:val="none" w:sz="0" w:space="0" w:color="auto"/>
            <w:right w:val="none" w:sz="0" w:space="0" w:color="auto"/>
          </w:divBdr>
        </w:div>
        <w:div w:id="1524829325">
          <w:marLeft w:val="480"/>
          <w:marRight w:val="0"/>
          <w:marTop w:val="0"/>
          <w:marBottom w:val="0"/>
          <w:divBdr>
            <w:top w:val="none" w:sz="0" w:space="0" w:color="auto"/>
            <w:left w:val="none" w:sz="0" w:space="0" w:color="auto"/>
            <w:bottom w:val="none" w:sz="0" w:space="0" w:color="auto"/>
            <w:right w:val="none" w:sz="0" w:space="0" w:color="auto"/>
          </w:divBdr>
        </w:div>
        <w:div w:id="1769882478">
          <w:marLeft w:val="480"/>
          <w:marRight w:val="0"/>
          <w:marTop w:val="0"/>
          <w:marBottom w:val="0"/>
          <w:divBdr>
            <w:top w:val="none" w:sz="0" w:space="0" w:color="auto"/>
            <w:left w:val="none" w:sz="0" w:space="0" w:color="auto"/>
            <w:bottom w:val="none" w:sz="0" w:space="0" w:color="auto"/>
            <w:right w:val="none" w:sz="0" w:space="0" w:color="auto"/>
          </w:divBdr>
        </w:div>
        <w:div w:id="1909802357">
          <w:marLeft w:val="480"/>
          <w:marRight w:val="0"/>
          <w:marTop w:val="0"/>
          <w:marBottom w:val="0"/>
          <w:divBdr>
            <w:top w:val="none" w:sz="0" w:space="0" w:color="auto"/>
            <w:left w:val="none" w:sz="0" w:space="0" w:color="auto"/>
            <w:bottom w:val="none" w:sz="0" w:space="0" w:color="auto"/>
            <w:right w:val="none" w:sz="0" w:space="0" w:color="auto"/>
          </w:divBdr>
        </w:div>
      </w:divsChild>
    </w:div>
    <w:div w:id="212275350">
      <w:marLeft w:val="480"/>
      <w:marRight w:val="0"/>
      <w:marTop w:val="0"/>
      <w:marBottom w:val="0"/>
      <w:divBdr>
        <w:top w:val="none" w:sz="0" w:space="0" w:color="auto"/>
        <w:left w:val="none" w:sz="0" w:space="0" w:color="auto"/>
        <w:bottom w:val="none" w:sz="0" w:space="0" w:color="auto"/>
        <w:right w:val="none" w:sz="0" w:space="0" w:color="auto"/>
      </w:divBdr>
    </w:div>
    <w:div w:id="215170466">
      <w:bodyDiv w:val="1"/>
      <w:marLeft w:val="0"/>
      <w:marRight w:val="0"/>
      <w:marTop w:val="0"/>
      <w:marBottom w:val="0"/>
      <w:divBdr>
        <w:top w:val="none" w:sz="0" w:space="0" w:color="auto"/>
        <w:left w:val="none" w:sz="0" w:space="0" w:color="auto"/>
        <w:bottom w:val="none" w:sz="0" w:space="0" w:color="auto"/>
        <w:right w:val="none" w:sz="0" w:space="0" w:color="auto"/>
      </w:divBdr>
    </w:div>
    <w:div w:id="215356517">
      <w:marLeft w:val="480"/>
      <w:marRight w:val="0"/>
      <w:marTop w:val="0"/>
      <w:marBottom w:val="0"/>
      <w:divBdr>
        <w:top w:val="none" w:sz="0" w:space="0" w:color="auto"/>
        <w:left w:val="none" w:sz="0" w:space="0" w:color="auto"/>
        <w:bottom w:val="none" w:sz="0" w:space="0" w:color="auto"/>
        <w:right w:val="none" w:sz="0" w:space="0" w:color="auto"/>
      </w:divBdr>
    </w:div>
    <w:div w:id="217277973">
      <w:marLeft w:val="480"/>
      <w:marRight w:val="0"/>
      <w:marTop w:val="0"/>
      <w:marBottom w:val="0"/>
      <w:divBdr>
        <w:top w:val="none" w:sz="0" w:space="0" w:color="auto"/>
        <w:left w:val="none" w:sz="0" w:space="0" w:color="auto"/>
        <w:bottom w:val="none" w:sz="0" w:space="0" w:color="auto"/>
        <w:right w:val="none" w:sz="0" w:space="0" w:color="auto"/>
      </w:divBdr>
    </w:div>
    <w:div w:id="217396465">
      <w:marLeft w:val="480"/>
      <w:marRight w:val="0"/>
      <w:marTop w:val="0"/>
      <w:marBottom w:val="0"/>
      <w:divBdr>
        <w:top w:val="none" w:sz="0" w:space="0" w:color="auto"/>
        <w:left w:val="none" w:sz="0" w:space="0" w:color="auto"/>
        <w:bottom w:val="none" w:sz="0" w:space="0" w:color="auto"/>
        <w:right w:val="none" w:sz="0" w:space="0" w:color="auto"/>
      </w:divBdr>
    </w:div>
    <w:div w:id="217859630">
      <w:marLeft w:val="640"/>
      <w:marRight w:val="0"/>
      <w:marTop w:val="0"/>
      <w:marBottom w:val="0"/>
      <w:divBdr>
        <w:top w:val="none" w:sz="0" w:space="0" w:color="auto"/>
        <w:left w:val="none" w:sz="0" w:space="0" w:color="auto"/>
        <w:bottom w:val="none" w:sz="0" w:space="0" w:color="auto"/>
        <w:right w:val="none" w:sz="0" w:space="0" w:color="auto"/>
      </w:divBdr>
    </w:div>
    <w:div w:id="218058317">
      <w:marLeft w:val="480"/>
      <w:marRight w:val="0"/>
      <w:marTop w:val="0"/>
      <w:marBottom w:val="0"/>
      <w:divBdr>
        <w:top w:val="none" w:sz="0" w:space="0" w:color="auto"/>
        <w:left w:val="none" w:sz="0" w:space="0" w:color="auto"/>
        <w:bottom w:val="none" w:sz="0" w:space="0" w:color="auto"/>
        <w:right w:val="none" w:sz="0" w:space="0" w:color="auto"/>
      </w:divBdr>
    </w:div>
    <w:div w:id="221406374">
      <w:marLeft w:val="480"/>
      <w:marRight w:val="0"/>
      <w:marTop w:val="0"/>
      <w:marBottom w:val="0"/>
      <w:divBdr>
        <w:top w:val="none" w:sz="0" w:space="0" w:color="auto"/>
        <w:left w:val="none" w:sz="0" w:space="0" w:color="auto"/>
        <w:bottom w:val="none" w:sz="0" w:space="0" w:color="auto"/>
        <w:right w:val="none" w:sz="0" w:space="0" w:color="auto"/>
      </w:divBdr>
    </w:div>
    <w:div w:id="222639274">
      <w:bodyDiv w:val="1"/>
      <w:marLeft w:val="0"/>
      <w:marRight w:val="0"/>
      <w:marTop w:val="0"/>
      <w:marBottom w:val="0"/>
      <w:divBdr>
        <w:top w:val="none" w:sz="0" w:space="0" w:color="auto"/>
        <w:left w:val="none" w:sz="0" w:space="0" w:color="auto"/>
        <w:bottom w:val="none" w:sz="0" w:space="0" w:color="auto"/>
        <w:right w:val="none" w:sz="0" w:space="0" w:color="auto"/>
      </w:divBdr>
    </w:div>
    <w:div w:id="222982454">
      <w:marLeft w:val="480"/>
      <w:marRight w:val="0"/>
      <w:marTop w:val="0"/>
      <w:marBottom w:val="0"/>
      <w:divBdr>
        <w:top w:val="none" w:sz="0" w:space="0" w:color="auto"/>
        <w:left w:val="none" w:sz="0" w:space="0" w:color="auto"/>
        <w:bottom w:val="none" w:sz="0" w:space="0" w:color="auto"/>
        <w:right w:val="none" w:sz="0" w:space="0" w:color="auto"/>
      </w:divBdr>
    </w:div>
    <w:div w:id="223374322">
      <w:marLeft w:val="480"/>
      <w:marRight w:val="0"/>
      <w:marTop w:val="0"/>
      <w:marBottom w:val="0"/>
      <w:divBdr>
        <w:top w:val="none" w:sz="0" w:space="0" w:color="auto"/>
        <w:left w:val="none" w:sz="0" w:space="0" w:color="auto"/>
        <w:bottom w:val="none" w:sz="0" w:space="0" w:color="auto"/>
        <w:right w:val="none" w:sz="0" w:space="0" w:color="auto"/>
      </w:divBdr>
    </w:div>
    <w:div w:id="224293039">
      <w:marLeft w:val="480"/>
      <w:marRight w:val="0"/>
      <w:marTop w:val="0"/>
      <w:marBottom w:val="0"/>
      <w:divBdr>
        <w:top w:val="none" w:sz="0" w:space="0" w:color="auto"/>
        <w:left w:val="none" w:sz="0" w:space="0" w:color="auto"/>
        <w:bottom w:val="none" w:sz="0" w:space="0" w:color="auto"/>
        <w:right w:val="none" w:sz="0" w:space="0" w:color="auto"/>
      </w:divBdr>
    </w:div>
    <w:div w:id="224344614">
      <w:marLeft w:val="480"/>
      <w:marRight w:val="0"/>
      <w:marTop w:val="0"/>
      <w:marBottom w:val="0"/>
      <w:divBdr>
        <w:top w:val="none" w:sz="0" w:space="0" w:color="auto"/>
        <w:left w:val="none" w:sz="0" w:space="0" w:color="auto"/>
        <w:bottom w:val="none" w:sz="0" w:space="0" w:color="auto"/>
        <w:right w:val="none" w:sz="0" w:space="0" w:color="auto"/>
      </w:divBdr>
    </w:div>
    <w:div w:id="224492381">
      <w:marLeft w:val="480"/>
      <w:marRight w:val="0"/>
      <w:marTop w:val="0"/>
      <w:marBottom w:val="0"/>
      <w:divBdr>
        <w:top w:val="none" w:sz="0" w:space="0" w:color="auto"/>
        <w:left w:val="none" w:sz="0" w:space="0" w:color="auto"/>
        <w:bottom w:val="none" w:sz="0" w:space="0" w:color="auto"/>
        <w:right w:val="none" w:sz="0" w:space="0" w:color="auto"/>
      </w:divBdr>
    </w:div>
    <w:div w:id="226689406">
      <w:marLeft w:val="640"/>
      <w:marRight w:val="0"/>
      <w:marTop w:val="0"/>
      <w:marBottom w:val="0"/>
      <w:divBdr>
        <w:top w:val="none" w:sz="0" w:space="0" w:color="auto"/>
        <w:left w:val="none" w:sz="0" w:space="0" w:color="auto"/>
        <w:bottom w:val="none" w:sz="0" w:space="0" w:color="auto"/>
        <w:right w:val="none" w:sz="0" w:space="0" w:color="auto"/>
      </w:divBdr>
    </w:div>
    <w:div w:id="227570162">
      <w:marLeft w:val="480"/>
      <w:marRight w:val="0"/>
      <w:marTop w:val="0"/>
      <w:marBottom w:val="0"/>
      <w:divBdr>
        <w:top w:val="none" w:sz="0" w:space="0" w:color="auto"/>
        <w:left w:val="none" w:sz="0" w:space="0" w:color="auto"/>
        <w:bottom w:val="none" w:sz="0" w:space="0" w:color="auto"/>
        <w:right w:val="none" w:sz="0" w:space="0" w:color="auto"/>
      </w:divBdr>
    </w:div>
    <w:div w:id="227959045">
      <w:bodyDiv w:val="1"/>
      <w:marLeft w:val="0"/>
      <w:marRight w:val="0"/>
      <w:marTop w:val="0"/>
      <w:marBottom w:val="0"/>
      <w:divBdr>
        <w:top w:val="none" w:sz="0" w:space="0" w:color="auto"/>
        <w:left w:val="none" w:sz="0" w:space="0" w:color="auto"/>
        <w:bottom w:val="none" w:sz="0" w:space="0" w:color="auto"/>
        <w:right w:val="none" w:sz="0" w:space="0" w:color="auto"/>
      </w:divBdr>
      <w:divsChild>
        <w:div w:id="14037614">
          <w:marLeft w:val="480"/>
          <w:marRight w:val="0"/>
          <w:marTop w:val="0"/>
          <w:marBottom w:val="0"/>
          <w:divBdr>
            <w:top w:val="none" w:sz="0" w:space="0" w:color="auto"/>
            <w:left w:val="none" w:sz="0" w:space="0" w:color="auto"/>
            <w:bottom w:val="none" w:sz="0" w:space="0" w:color="auto"/>
            <w:right w:val="none" w:sz="0" w:space="0" w:color="auto"/>
          </w:divBdr>
        </w:div>
        <w:div w:id="33701632">
          <w:marLeft w:val="480"/>
          <w:marRight w:val="0"/>
          <w:marTop w:val="0"/>
          <w:marBottom w:val="0"/>
          <w:divBdr>
            <w:top w:val="none" w:sz="0" w:space="0" w:color="auto"/>
            <w:left w:val="none" w:sz="0" w:space="0" w:color="auto"/>
            <w:bottom w:val="none" w:sz="0" w:space="0" w:color="auto"/>
            <w:right w:val="none" w:sz="0" w:space="0" w:color="auto"/>
          </w:divBdr>
        </w:div>
        <w:div w:id="49888390">
          <w:marLeft w:val="480"/>
          <w:marRight w:val="0"/>
          <w:marTop w:val="0"/>
          <w:marBottom w:val="0"/>
          <w:divBdr>
            <w:top w:val="none" w:sz="0" w:space="0" w:color="auto"/>
            <w:left w:val="none" w:sz="0" w:space="0" w:color="auto"/>
            <w:bottom w:val="none" w:sz="0" w:space="0" w:color="auto"/>
            <w:right w:val="none" w:sz="0" w:space="0" w:color="auto"/>
          </w:divBdr>
        </w:div>
        <w:div w:id="65880710">
          <w:marLeft w:val="480"/>
          <w:marRight w:val="0"/>
          <w:marTop w:val="0"/>
          <w:marBottom w:val="0"/>
          <w:divBdr>
            <w:top w:val="none" w:sz="0" w:space="0" w:color="auto"/>
            <w:left w:val="none" w:sz="0" w:space="0" w:color="auto"/>
            <w:bottom w:val="none" w:sz="0" w:space="0" w:color="auto"/>
            <w:right w:val="none" w:sz="0" w:space="0" w:color="auto"/>
          </w:divBdr>
        </w:div>
        <w:div w:id="69088271">
          <w:marLeft w:val="480"/>
          <w:marRight w:val="0"/>
          <w:marTop w:val="0"/>
          <w:marBottom w:val="0"/>
          <w:divBdr>
            <w:top w:val="none" w:sz="0" w:space="0" w:color="auto"/>
            <w:left w:val="none" w:sz="0" w:space="0" w:color="auto"/>
            <w:bottom w:val="none" w:sz="0" w:space="0" w:color="auto"/>
            <w:right w:val="none" w:sz="0" w:space="0" w:color="auto"/>
          </w:divBdr>
        </w:div>
        <w:div w:id="136608770">
          <w:marLeft w:val="480"/>
          <w:marRight w:val="0"/>
          <w:marTop w:val="0"/>
          <w:marBottom w:val="0"/>
          <w:divBdr>
            <w:top w:val="none" w:sz="0" w:space="0" w:color="auto"/>
            <w:left w:val="none" w:sz="0" w:space="0" w:color="auto"/>
            <w:bottom w:val="none" w:sz="0" w:space="0" w:color="auto"/>
            <w:right w:val="none" w:sz="0" w:space="0" w:color="auto"/>
          </w:divBdr>
        </w:div>
        <w:div w:id="153036402">
          <w:marLeft w:val="480"/>
          <w:marRight w:val="0"/>
          <w:marTop w:val="0"/>
          <w:marBottom w:val="0"/>
          <w:divBdr>
            <w:top w:val="none" w:sz="0" w:space="0" w:color="auto"/>
            <w:left w:val="none" w:sz="0" w:space="0" w:color="auto"/>
            <w:bottom w:val="none" w:sz="0" w:space="0" w:color="auto"/>
            <w:right w:val="none" w:sz="0" w:space="0" w:color="auto"/>
          </w:divBdr>
        </w:div>
        <w:div w:id="209148567">
          <w:marLeft w:val="480"/>
          <w:marRight w:val="0"/>
          <w:marTop w:val="0"/>
          <w:marBottom w:val="0"/>
          <w:divBdr>
            <w:top w:val="none" w:sz="0" w:space="0" w:color="auto"/>
            <w:left w:val="none" w:sz="0" w:space="0" w:color="auto"/>
            <w:bottom w:val="none" w:sz="0" w:space="0" w:color="auto"/>
            <w:right w:val="none" w:sz="0" w:space="0" w:color="auto"/>
          </w:divBdr>
        </w:div>
        <w:div w:id="234705868">
          <w:marLeft w:val="480"/>
          <w:marRight w:val="0"/>
          <w:marTop w:val="0"/>
          <w:marBottom w:val="0"/>
          <w:divBdr>
            <w:top w:val="none" w:sz="0" w:space="0" w:color="auto"/>
            <w:left w:val="none" w:sz="0" w:space="0" w:color="auto"/>
            <w:bottom w:val="none" w:sz="0" w:space="0" w:color="auto"/>
            <w:right w:val="none" w:sz="0" w:space="0" w:color="auto"/>
          </w:divBdr>
        </w:div>
        <w:div w:id="293103825">
          <w:marLeft w:val="480"/>
          <w:marRight w:val="0"/>
          <w:marTop w:val="0"/>
          <w:marBottom w:val="0"/>
          <w:divBdr>
            <w:top w:val="none" w:sz="0" w:space="0" w:color="auto"/>
            <w:left w:val="none" w:sz="0" w:space="0" w:color="auto"/>
            <w:bottom w:val="none" w:sz="0" w:space="0" w:color="auto"/>
            <w:right w:val="none" w:sz="0" w:space="0" w:color="auto"/>
          </w:divBdr>
        </w:div>
        <w:div w:id="367340646">
          <w:marLeft w:val="480"/>
          <w:marRight w:val="0"/>
          <w:marTop w:val="0"/>
          <w:marBottom w:val="0"/>
          <w:divBdr>
            <w:top w:val="none" w:sz="0" w:space="0" w:color="auto"/>
            <w:left w:val="none" w:sz="0" w:space="0" w:color="auto"/>
            <w:bottom w:val="none" w:sz="0" w:space="0" w:color="auto"/>
            <w:right w:val="none" w:sz="0" w:space="0" w:color="auto"/>
          </w:divBdr>
        </w:div>
        <w:div w:id="434061601">
          <w:marLeft w:val="480"/>
          <w:marRight w:val="0"/>
          <w:marTop w:val="0"/>
          <w:marBottom w:val="0"/>
          <w:divBdr>
            <w:top w:val="none" w:sz="0" w:space="0" w:color="auto"/>
            <w:left w:val="none" w:sz="0" w:space="0" w:color="auto"/>
            <w:bottom w:val="none" w:sz="0" w:space="0" w:color="auto"/>
            <w:right w:val="none" w:sz="0" w:space="0" w:color="auto"/>
          </w:divBdr>
        </w:div>
        <w:div w:id="438258974">
          <w:marLeft w:val="480"/>
          <w:marRight w:val="0"/>
          <w:marTop w:val="0"/>
          <w:marBottom w:val="0"/>
          <w:divBdr>
            <w:top w:val="none" w:sz="0" w:space="0" w:color="auto"/>
            <w:left w:val="none" w:sz="0" w:space="0" w:color="auto"/>
            <w:bottom w:val="none" w:sz="0" w:space="0" w:color="auto"/>
            <w:right w:val="none" w:sz="0" w:space="0" w:color="auto"/>
          </w:divBdr>
        </w:div>
        <w:div w:id="470370429">
          <w:marLeft w:val="480"/>
          <w:marRight w:val="0"/>
          <w:marTop w:val="0"/>
          <w:marBottom w:val="0"/>
          <w:divBdr>
            <w:top w:val="none" w:sz="0" w:space="0" w:color="auto"/>
            <w:left w:val="none" w:sz="0" w:space="0" w:color="auto"/>
            <w:bottom w:val="none" w:sz="0" w:space="0" w:color="auto"/>
            <w:right w:val="none" w:sz="0" w:space="0" w:color="auto"/>
          </w:divBdr>
        </w:div>
        <w:div w:id="502627004">
          <w:marLeft w:val="480"/>
          <w:marRight w:val="0"/>
          <w:marTop w:val="0"/>
          <w:marBottom w:val="0"/>
          <w:divBdr>
            <w:top w:val="none" w:sz="0" w:space="0" w:color="auto"/>
            <w:left w:val="none" w:sz="0" w:space="0" w:color="auto"/>
            <w:bottom w:val="none" w:sz="0" w:space="0" w:color="auto"/>
            <w:right w:val="none" w:sz="0" w:space="0" w:color="auto"/>
          </w:divBdr>
        </w:div>
        <w:div w:id="554123477">
          <w:marLeft w:val="480"/>
          <w:marRight w:val="0"/>
          <w:marTop w:val="0"/>
          <w:marBottom w:val="0"/>
          <w:divBdr>
            <w:top w:val="none" w:sz="0" w:space="0" w:color="auto"/>
            <w:left w:val="none" w:sz="0" w:space="0" w:color="auto"/>
            <w:bottom w:val="none" w:sz="0" w:space="0" w:color="auto"/>
            <w:right w:val="none" w:sz="0" w:space="0" w:color="auto"/>
          </w:divBdr>
        </w:div>
        <w:div w:id="733889875">
          <w:marLeft w:val="480"/>
          <w:marRight w:val="0"/>
          <w:marTop w:val="0"/>
          <w:marBottom w:val="0"/>
          <w:divBdr>
            <w:top w:val="none" w:sz="0" w:space="0" w:color="auto"/>
            <w:left w:val="none" w:sz="0" w:space="0" w:color="auto"/>
            <w:bottom w:val="none" w:sz="0" w:space="0" w:color="auto"/>
            <w:right w:val="none" w:sz="0" w:space="0" w:color="auto"/>
          </w:divBdr>
        </w:div>
        <w:div w:id="748426660">
          <w:marLeft w:val="480"/>
          <w:marRight w:val="0"/>
          <w:marTop w:val="0"/>
          <w:marBottom w:val="0"/>
          <w:divBdr>
            <w:top w:val="none" w:sz="0" w:space="0" w:color="auto"/>
            <w:left w:val="none" w:sz="0" w:space="0" w:color="auto"/>
            <w:bottom w:val="none" w:sz="0" w:space="0" w:color="auto"/>
            <w:right w:val="none" w:sz="0" w:space="0" w:color="auto"/>
          </w:divBdr>
        </w:div>
        <w:div w:id="819930838">
          <w:marLeft w:val="480"/>
          <w:marRight w:val="0"/>
          <w:marTop w:val="0"/>
          <w:marBottom w:val="0"/>
          <w:divBdr>
            <w:top w:val="none" w:sz="0" w:space="0" w:color="auto"/>
            <w:left w:val="none" w:sz="0" w:space="0" w:color="auto"/>
            <w:bottom w:val="none" w:sz="0" w:space="0" w:color="auto"/>
            <w:right w:val="none" w:sz="0" w:space="0" w:color="auto"/>
          </w:divBdr>
        </w:div>
        <w:div w:id="855659068">
          <w:marLeft w:val="480"/>
          <w:marRight w:val="0"/>
          <w:marTop w:val="0"/>
          <w:marBottom w:val="0"/>
          <w:divBdr>
            <w:top w:val="none" w:sz="0" w:space="0" w:color="auto"/>
            <w:left w:val="none" w:sz="0" w:space="0" w:color="auto"/>
            <w:bottom w:val="none" w:sz="0" w:space="0" w:color="auto"/>
            <w:right w:val="none" w:sz="0" w:space="0" w:color="auto"/>
          </w:divBdr>
        </w:div>
        <w:div w:id="868563027">
          <w:marLeft w:val="480"/>
          <w:marRight w:val="0"/>
          <w:marTop w:val="0"/>
          <w:marBottom w:val="0"/>
          <w:divBdr>
            <w:top w:val="none" w:sz="0" w:space="0" w:color="auto"/>
            <w:left w:val="none" w:sz="0" w:space="0" w:color="auto"/>
            <w:bottom w:val="none" w:sz="0" w:space="0" w:color="auto"/>
            <w:right w:val="none" w:sz="0" w:space="0" w:color="auto"/>
          </w:divBdr>
        </w:div>
        <w:div w:id="948270640">
          <w:marLeft w:val="480"/>
          <w:marRight w:val="0"/>
          <w:marTop w:val="0"/>
          <w:marBottom w:val="0"/>
          <w:divBdr>
            <w:top w:val="none" w:sz="0" w:space="0" w:color="auto"/>
            <w:left w:val="none" w:sz="0" w:space="0" w:color="auto"/>
            <w:bottom w:val="none" w:sz="0" w:space="0" w:color="auto"/>
            <w:right w:val="none" w:sz="0" w:space="0" w:color="auto"/>
          </w:divBdr>
        </w:div>
        <w:div w:id="998732573">
          <w:marLeft w:val="480"/>
          <w:marRight w:val="0"/>
          <w:marTop w:val="0"/>
          <w:marBottom w:val="0"/>
          <w:divBdr>
            <w:top w:val="none" w:sz="0" w:space="0" w:color="auto"/>
            <w:left w:val="none" w:sz="0" w:space="0" w:color="auto"/>
            <w:bottom w:val="none" w:sz="0" w:space="0" w:color="auto"/>
            <w:right w:val="none" w:sz="0" w:space="0" w:color="auto"/>
          </w:divBdr>
        </w:div>
        <w:div w:id="1016808087">
          <w:marLeft w:val="480"/>
          <w:marRight w:val="0"/>
          <w:marTop w:val="0"/>
          <w:marBottom w:val="0"/>
          <w:divBdr>
            <w:top w:val="none" w:sz="0" w:space="0" w:color="auto"/>
            <w:left w:val="none" w:sz="0" w:space="0" w:color="auto"/>
            <w:bottom w:val="none" w:sz="0" w:space="0" w:color="auto"/>
            <w:right w:val="none" w:sz="0" w:space="0" w:color="auto"/>
          </w:divBdr>
        </w:div>
        <w:div w:id="1056313708">
          <w:marLeft w:val="480"/>
          <w:marRight w:val="0"/>
          <w:marTop w:val="0"/>
          <w:marBottom w:val="0"/>
          <w:divBdr>
            <w:top w:val="none" w:sz="0" w:space="0" w:color="auto"/>
            <w:left w:val="none" w:sz="0" w:space="0" w:color="auto"/>
            <w:bottom w:val="none" w:sz="0" w:space="0" w:color="auto"/>
            <w:right w:val="none" w:sz="0" w:space="0" w:color="auto"/>
          </w:divBdr>
        </w:div>
        <w:div w:id="1072236000">
          <w:marLeft w:val="480"/>
          <w:marRight w:val="0"/>
          <w:marTop w:val="0"/>
          <w:marBottom w:val="0"/>
          <w:divBdr>
            <w:top w:val="none" w:sz="0" w:space="0" w:color="auto"/>
            <w:left w:val="none" w:sz="0" w:space="0" w:color="auto"/>
            <w:bottom w:val="none" w:sz="0" w:space="0" w:color="auto"/>
            <w:right w:val="none" w:sz="0" w:space="0" w:color="auto"/>
          </w:divBdr>
        </w:div>
        <w:div w:id="1100837807">
          <w:marLeft w:val="480"/>
          <w:marRight w:val="0"/>
          <w:marTop w:val="0"/>
          <w:marBottom w:val="0"/>
          <w:divBdr>
            <w:top w:val="none" w:sz="0" w:space="0" w:color="auto"/>
            <w:left w:val="none" w:sz="0" w:space="0" w:color="auto"/>
            <w:bottom w:val="none" w:sz="0" w:space="0" w:color="auto"/>
            <w:right w:val="none" w:sz="0" w:space="0" w:color="auto"/>
          </w:divBdr>
        </w:div>
        <w:div w:id="1176311067">
          <w:marLeft w:val="480"/>
          <w:marRight w:val="0"/>
          <w:marTop w:val="0"/>
          <w:marBottom w:val="0"/>
          <w:divBdr>
            <w:top w:val="none" w:sz="0" w:space="0" w:color="auto"/>
            <w:left w:val="none" w:sz="0" w:space="0" w:color="auto"/>
            <w:bottom w:val="none" w:sz="0" w:space="0" w:color="auto"/>
            <w:right w:val="none" w:sz="0" w:space="0" w:color="auto"/>
          </w:divBdr>
        </w:div>
        <w:div w:id="1202015633">
          <w:marLeft w:val="480"/>
          <w:marRight w:val="0"/>
          <w:marTop w:val="0"/>
          <w:marBottom w:val="0"/>
          <w:divBdr>
            <w:top w:val="none" w:sz="0" w:space="0" w:color="auto"/>
            <w:left w:val="none" w:sz="0" w:space="0" w:color="auto"/>
            <w:bottom w:val="none" w:sz="0" w:space="0" w:color="auto"/>
            <w:right w:val="none" w:sz="0" w:space="0" w:color="auto"/>
          </w:divBdr>
        </w:div>
        <w:div w:id="1216351019">
          <w:marLeft w:val="480"/>
          <w:marRight w:val="0"/>
          <w:marTop w:val="0"/>
          <w:marBottom w:val="0"/>
          <w:divBdr>
            <w:top w:val="none" w:sz="0" w:space="0" w:color="auto"/>
            <w:left w:val="none" w:sz="0" w:space="0" w:color="auto"/>
            <w:bottom w:val="none" w:sz="0" w:space="0" w:color="auto"/>
            <w:right w:val="none" w:sz="0" w:space="0" w:color="auto"/>
          </w:divBdr>
        </w:div>
        <w:div w:id="1258711935">
          <w:marLeft w:val="480"/>
          <w:marRight w:val="0"/>
          <w:marTop w:val="0"/>
          <w:marBottom w:val="0"/>
          <w:divBdr>
            <w:top w:val="none" w:sz="0" w:space="0" w:color="auto"/>
            <w:left w:val="none" w:sz="0" w:space="0" w:color="auto"/>
            <w:bottom w:val="none" w:sz="0" w:space="0" w:color="auto"/>
            <w:right w:val="none" w:sz="0" w:space="0" w:color="auto"/>
          </w:divBdr>
        </w:div>
        <w:div w:id="1287616137">
          <w:marLeft w:val="480"/>
          <w:marRight w:val="0"/>
          <w:marTop w:val="0"/>
          <w:marBottom w:val="0"/>
          <w:divBdr>
            <w:top w:val="none" w:sz="0" w:space="0" w:color="auto"/>
            <w:left w:val="none" w:sz="0" w:space="0" w:color="auto"/>
            <w:bottom w:val="none" w:sz="0" w:space="0" w:color="auto"/>
            <w:right w:val="none" w:sz="0" w:space="0" w:color="auto"/>
          </w:divBdr>
        </w:div>
        <w:div w:id="1294293071">
          <w:marLeft w:val="480"/>
          <w:marRight w:val="0"/>
          <w:marTop w:val="0"/>
          <w:marBottom w:val="0"/>
          <w:divBdr>
            <w:top w:val="none" w:sz="0" w:space="0" w:color="auto"/>
            <w:left w:val="none" w:sz="0" w:space="0" w:color="auto"/>
            <w:bottom w:val="none" w:sz="0" w:space="0" w:color="auto"/>
            <w:right w:val="none" w:sz="0" w:space="0" w:color="auto"/>
          </w:divBdr>
        </w:div>
        <w:div w:id="1353725613">
          <w:marLeft w:val="480"/>
          <w:marRight w:val="0"/>
          <w:marTop w:val="0"/>
          <w:marBottom w:val="0"/>
          <w:divBdr>
            <w:top w:val="none" w:sz="0" w:space="0" w:color="auto"/>
            <w:left w:val="none" w:sz="0" w:space="0" w:color="auto"/>
            <w:bottom w:val="none" w:sz="0" w:space="0" w:color="auto"/>
            <w:right w:val="none" w:sz="0" w:space="0" w:color="auto"/>
          </w:divBdr>
        </w:div>
        <w:div w:id="1487555126">
          <w:marLeft w:val="480"/>
          <w:marRight w:val="0"/>
          <w:marTop w:val="0"/>
          <w:marBottom w:val="0"/>
          <w:divBdr>
            <w:top w:val="none" w:sz="0" w:space="0" w:color="auto"/>
            <w:left w:val="none" w:sz="0" w:space="0" w:color="auto"/>
            <w:bottom w:val="none" w:sz="0" w:space="0" w:color="auto"/>
            <w:right w:val="none" w:sz="0" w:space="0" w:color="auto"/>
          </w:divBdr>
        </w:div>
        <w:div w:id="1525633524">
          <w:marLeft w:val="480"/>
          <w:marRight w:val="0"/>
          <w:marTop w:val="0"/>
          <w:marBottom w:val="0"/>
          <w:divBdr>
            <w:top w:val="none" w:sz="0" w:space="0" w:color="auto"/>
            <w:left w:val="none" w:sz="0" w:space="0" w:color="auto"/>
            <w:bottom w:val="none" w:sz="0" w:space="0" w:color="auto"/>
            <w:right w:val="none" w:sz="0" w:space="0" w:color="auto"/>
          </w:divBdr>
        </w:div>
        <w:div w:id="1561406449">
          <w:marLeft w:val="480"/>
          <w:marRight w:val="0"/>
          <w:marTop w:val="0"/>
          <w:marBottom w:val="0"/>
          <w:divBdr>
            <w:top w:val="none" w:sz="0" w:space="0" w:color="auto"/>
            <w:left w:val="none" w:sz="0" w:space="0" w:color="auto"/>
            <w:bottom w:val="none" w:sz="0" w:space="0" w:color="auto"/>
            <w:right w:val="none" w:sz="0" w:space="0" w:color="auto"/>
          </w:divBdr>
        </w:div>
        <w:div w:id="1632710661">
          <w:marLeft w:val="480"/>
          <w:marRight w:val="0"/>
          <w:marTop w:val="0"/>
          <w:marBottom w:val="0"/>
          <w:divBdr>
            <w:top w:val="none" w:sz="0" w:space="0" w:color="auto"/>
            <w:left w:val="none" w:sz="0" w:space="0" w:color="auto"/>
            <w:bottom w:val="none" w:sz="0" w:space="0" w:color="auto"/>
            <w:right w:val="none" w:sz="0" w:space="0" w:color="auto"/>
          </w:divBdr>
        </w:div>
        <w:div w:id="1813520152">
          <w:marLeft w:val="480"/>
          <w:marRight w:val="0"/>
          <w:marTop w:val="0"/>
          <w:marBottom w:val="0"/>
          <w:divBdr>
            <w:top w:val="none" w:sz="0" w:space="0" w:color="auto"/>
            <w:left w:val="none" w:sz="0" w:space="0" w:color="auto"/>
            <w:bottom w:val="none" w:sz="0" w:space="0" w:color="auto"/>
            <w:right w:val="none" w:sz="0" w:space="0" w:color="auto"/>
          </w:divBdr>
        </w:div>
        <w:div w:id="1894778985">
          <w:marLeft w:val="480"/>
          <w:marRight w:val="0"/>
          <w:marTop w:val="0"/>
          <w:marBottom w:val="0"/>
          <w:divBdr>
            <w:top w:val="none" w:sz="0" w:space="0" w:color="auto"/>
            <w:left w:val="none" w:sz="0" w:space="0" w:color="auto"/>
            <w:bottom w:val="none" w:sz="0" w:space="0" w:color="auto"/>
            <w:right w:val="none" w:sz="0" w:space="0" w:color="auto"/>
          </w:divBdr>
        </w:div>
        <w:div w:id="1948388964">
          <w:marLeft w:val="480"/>
          <w:marRight w:val="0"/>
          <w:marTop w:val="0"/>
          <w:marBottom w:val="0"/>
          <w:divBdr>
            <w:top w:val="none" w:sz="0" w:space="0" w:color="auto"/>
            <w:left w:val="none" w:sz="0" w:space="0" w:color="auto"/>
            <w:bottom w:val="none" w:sz="0" w:space="0" w:color="auto"/>
            <w:right w:val="none" w:sz="0" w:space="0" w:color="auto"/>
          </w:divBdr>
        </w:div>
        <w:div w:id="1959287491">
          <w:marLeft w:val="480"/>
          <w:marRight w:val="0"/>
          <w:marTop w:val="0"/>
          <w:marBottom w:val="0"/>
          <w:divBdr>
            <w:top w:val="none" w:sz="0" w:space="0" w:color="auto"/>
            <w:left w:val="none" w:sz="0" w:space="0" w:color="auto"/>
            <w:bottom w:val="none" w:sz="0" w:space="0" w:color="auto"/>
            <w:right w:val="none" w:sz="0" w:space="0" w:color="auto"/>
          </w:divBdr>
        </w:div>
        <w:div w:id="1997878395">
          <w:marLeft w:val="480"/>
          <w:marRight w:val="0"/>
          <w:marTop w:val="0"/>
          <w:marBottom w:val="0"/>
          <w:divBdr>
            <w:top w:val="none" w:sz="0" w:space="0" w:color="auto"/>
            <w:left w:val="none" w:sz="0" w:space="0" w:color="auto"/>
            <w:bottom w:val="none" w:sz="0" w:space="0" w:color="auto"/>
            <w:right w:val="none" w:sz="0" w:space="0" w:color="auto"/>
          </w:divBdr>
        </w:div>
        <w:div w:id="2030597848">
          <w:marLeft w:val="480"/>
          <w:marRight w:val="0"/>
          <w:marTop w:val="0"/>
          <w:marBottom w:val="0"/>
          <w:divBdr>
            <w:top w:val="none" w:sz="0" w:space="0" w:color="auto"/>
            <w:left w:val="none" w:sz="0" w:space="0" w:color="auto"/>
            <w:bottom w:val="none" w:sz="0" w:space="0" w:color="auto"/>
            <w:right w:val="none" w:sz="0" w:space="0" w:color="auto"/>
          </w:divBdr>
        </w:div>
        <w:div w:id="2074501000">
          <w:marLeft w:val="480"/>
          <w:marRight w:val="0"/>
          <w:marTop w:val="0"/>
          <w:marBottom w:val="0"/>
          <w:divBdr>
            <w:top w:val="none" w:sz="0" w:space="0" w:color="auto"/>
            <w:left w:val="none" w:sz="0" w:space="0" w:color="auto"/>
            <w:bottom w:val="none" w:sz="0" w:space="0" w:color="auto"/>
            <w:right w:val="none" w:sz="0" w:space="0" w:color="auto"/>
          </w:divBdr>
        </w:div>
        <w:div w:id="2094860680">
          <w:marLeft w:val="480"/>
          <w:marRight w:val="0"/>
          <w:marTop w:val="0"/>
          <w:marBottom w:val="0"/>
          <w:divBdr>
            <w:top w:val="none" w:sz="0" w:space="0" w:color="auto"/>
            <w:left w:val="none" w:sz="0" w:space="0" w:color="auto"/>
            <w:bottom w:val="none" w:sz="0" w:space="0" w:color="auto"/>
            <w:right w:val="none" w:sz="0" w:space="0" w:color="auto"/>
          </w:divBdr>
        </w:div>
        <w:div w:id="2111269491">
          <w:marLeft w:val="480"/>
          <w:marRight w:val="0"/>
          <w:marTop w:val="0"/>
          <w:marBottom w:val="0"/>
          <w:divBdr>
            <w:top w:val="none" w:sz="0" w:space="0" w:color="auto"/>
            <w:left w:val="none" w:sz="0" w:space="0" w:color="auto"/>
            <w:bottom w:val="none" w:sz="0" w:space="0" w:color="auto"/>
            <w:right w:val="none" w:sz="0" w:space="0" w:color="auto"/>
          </w:divBdr>
        </w:div>
        <w:div w:id="2121559267">
          <w:marLeft w:val="480"/>
          <w:marRight w:val="0"/>
          <w:marTop w:val="0"/>
          <w:marBottom w:val="0"/>
          <w:divBdr>
            <w:top w:val="none" w:sz="0" w:space="0" w:color="auto"/>
            <w:left w:val="none" w:sz="0" w:space="0" w:color="auto"/>
            <w:bottom w:val="none" w:sz="0" w:space="0" w:color="auto"/>
            <w:right w:val="none" w:sz="0" w:space="0" w:color="auto"/>
          </w:divBdr>
        </w:div>
        <w:div w:id="2122795964">
          <w:marLeft w:val="480"/>
          <w:marRight w:val="0"/>
          <w:marTop w:val="0"/>
          <w:marBottom w:val="0"/>
          <w:divBdr>
            <w:top w:val="none" w:sz="0" w:space="0" w:color="auto"/>
            <w:left w:val="none" w:sz="0" w:space="0" w:color="auto"/>
            <w:bottom w:val="none" w:sz="0" w:space="0" w:color="auto"/>
            <w:right w:val="none" w:sz="0" w:space="0" w:color="auto"/>
          </w:divBdr>
        </w:div>
        <w:div w:id="2138141051">
          <w:marLeft w:val="480"/>
          <w:marRight w:val="0"/>
          <w:marTop w:val="0"/>
          <w:marBottom w:val="0"/>
          <w:divBdr>
            <w:top w:val="none" w:sz="0" w:space="0" w:color="auto"/>
            <w:left w:val="none" w:sz="0" w:space="0" w:color="auto"/>
            <w:bottom w:val="none" w:sz="0" w:space="0" w:color="auto"/>
            <w:right w:val="none" w:sz="0" w:space="0" w:color="auto"/>
          </w:divBdr>
        </w:div>
      </w:divsChild>
    </w:div>
    <w:div w:id="228077532">
      <w:bodyDiv w:val="1"/>
      <w:marLeft w:val="0"/>
      <w:marRight w:val="0"/>
      <w:marTop w:val="0"/>
      <w:marBottom w:val="0"/>
      <w:divBdr>
        <w:top w:val="none" w:sz="0" w:space="0" w:color="auto"/>
        <w:left w:val="none" w:sz="0" w:space="0" w:color="auto"/>
        <w:bottom w:val="none" w:sz="0" w:space="0" w:color="auto"/>
        <w:right w:val="none" w:sz="0" w:space="0" w:color="auto"/>
      </w:divBdr>
    </w:div>
    <w:div w:id="231432676">
      <w:marLeft w:val="640"/>
      <w:marRight w:val="0"/>
      <w:marTop w:val="0"/>
      <w:marBottom w:val="0"/>
      <w:divBdr>
        <w:top w:val="none" w:sz="0" w:space="0" w:color="auto"/>
        <w:left w:val="none" w:sz="0" w:space="0" w:color="auto"/>
        <w:bottom w:val="none" w:sz="0" w:space="0" w:color="auto"/>
        <w:right w:val="none" w:sz="0" w:space="0" w:color="auto"/>
      </w:divBdr>
    </w:div>
    <w:div w:id="231475539">
      <w:bodyDiv w:val="1"/>
      <w:marLeft w:val="0"/>
      <w:marRight w:val="0"/>
      <w:marTop w:val="0"/>
      <w:marBottom w:val="0"/>
      <w:divBdr>
        <w:top w:val="none" w:sz="0" w:space="0" w:color="auto"/>
        <w:left w:val="none" w:sz="0" w:space="0" w:color="auto"/>
        <w:bottom w:val="none" w:sz="0" w:space="0" w:color="auto"/>
        <w:right w:val="none" w:sz="0" w:space="0" w:color="auto"/>
      </w:divBdr>
    </w:div>
    <w:div w:id="233052100">
      <w:marLeft w:val="480"/>
      <w:marRight w:val="0"/>
      <w:marTop w:val="0"/>
      <w:marBottom w:val="0"/>
      <w:divBdr>
        <w:top w:val="none" w:sz="0" w:space="0" w:color="auto"/>
        <w:left w:val="none" w:sz="0" w:space="0" w:color="auto"/>
        <w:bottom w:val="none" w:sz="0" w:space="0" w:color="auto"/>
        <w:right w:val="none" w:sz="0" w:space="0" w:color="auto"/>
      </w:divBdr>
    </w:div>
    <w:div w:id="233396548">
      <w:bodyDiv w:val="1"/>
      <w:marLeft w:val="0"/>
      <w:marRight w:val="0"/>
      <w:marTop w:val="0"/>
      <w:marBottom w:val="0"/>
      <w:divBdr>
        <w:top w:val="none" w:sz="0" w:space="0" w:color="auto"/>
        <w:left w:val="none" w:sz="0" w:space="0" w:color="auto"/>
        <w:bottom w:val="none" w:sz="0" w:space="0" w:color="auto"/>
        <w:right w:val="none" w:sz="0" w:space="0" w:color="auto"/>
      </w:divBdr>
      <w:divsChild>
        <w:div w:id="1717385976">
          <w:marLeft w:val="640"/>
          <w:marRight w:val="0"/>
          <w:marTop w:val="0"/>
          <w:marBottom w:val="0"/>
          <w:divBdr>
            <w:top w:val="none" w:sz="0" w:space="0" w:color="auto"/>
            <w:left w:val="none" w:sz="0" w:space="0" w:color="auto"/>
            <w:bottom w:val="none" w:sz="0" w:space="0" w:color="auto"/>
            <w:right w:val="none" w:sz="0" w:space="0" w:color="auto"/>
          </w:divBdr>
        </w:div>
        <w:div w:id="750322033">
          <w:marLeft w:val="640"/>
          <w:marRight w:val="0"/>
          <w:marTop w:val="0"/>
          <w:marBottom w:val="0"/>
          <w:divBdr>
            <w:top w:val="none" w:sz="0" w:space="0" w:color="auto"/>
            <w:left w:val="none" w:sz="0" w:space="0" w:color="auto"/>
            <w:bottom w:val="none" w:sz="0" w:space="0" w:color="auto"/>
            <w:right w:val="none" w:sz="0" w:space="0" w:color="auto"/>
          </w:divBdr>
        </w:div>
        <w:div w:id="1990477092">
          <w:marLeft w:val="640"/>
          <w:marRight w:val="0"/>
          <w:marTop w:val="0"/>
          <w:marBottom w:val="0"/>
          <w:divBdr>
            <w:top w:val="none" w:sz="0" w:space="0" w:color="auto"/>
            <w:left w:val="none" w:sz="0" w:space="0" w:color="auto"/>
            <w:bottom w:val="none" w:sz="0" w:space="0" w:color="auto"/>
            <w:right w:val="none" w:sz="0" w:space="0" w:color="auto"/>
          </w:divBdr>
        </w:div>
        <w:div w:id="914512599">
          <w:marLeft w:val="640"/>
          <w:marRight w:val="0"/>
          <w:marTop w:val="0"/>
          <w:marBottom w:val="0"/>
          <w:divBdr>
            <w:top w:val="none" w:sz="0" w:space="0" w:color="auto"/>
            <w:left w:val="none" w:sz="0" w:space="0" w:color="auto"/>
            <w:bottom w:val="none" w:sz="0" w:space="0" w:color="auto"/>
            <w:right w:val="none" w:sz="0" w:space="0" w:color="auto"/>
          </w:divBdr>
        </w:div>
        <w:div w:id="519274313">
          <w:marLeft w:val="640"/>
          <w:marRight w:val="0"/>
          <w:marTop w:val="0"/>
          <w:marBottom w:val="0"/>
          <w:divBdr>
            <w:top w:val="none" w:sz="0" w:space="0" w:color="auto"/>
            <w:left w:val="none" w:sz="0" w:space="0" w:color="auto"/>
            <w:bottom w:val="none" w:sz="0" w:space="0" w:color="auto"/>
            <w:right w:val="none" w:sz="0" w:space="0" w:color="auto"/>
          </w:divBdr>
        </w:div>
        <w:div w:id="146170381">
          <w:marLeft w:val="640"/>
          <w:marRight w:val="0"/>
          <w:marTop w:val="0"/>
          <w:marBottom w:val="0"/>
          <w:divBdr>
            <w:top w:val="none" w:sz="0" w:space="0" w:color="auto"/>
            <w:left w:val="none" w:sz="0" w:space="0" w:color="auto"/>
            <w:bottom w:val="none" w:sz="0" w:space="0" w:color="auto"/>
            <w:right w:val="none" w:sz="0" w:space="0" w:color="auto"/>
          </w:divBdr>
        </w:div>
        <w:div w:id="438528729">
          <w:marLeft w:val="640"/>
          <w:marRight w:val="0"/>
          <w:marTop w:val="0"/>
          <w:marBottom w:val="0"/>
          <w:divBdr>
            <w:top w:val="none" w:sz="0" w:space="0" w:color="auto"/>
            <w:left w:val="none" w:sz="0" w:space="0" w:color="auto"/>
            <w:bottom w:val="none" w:sz="0" w:space="0" w:color="auto"/>
            <w:right w:val="none" w:sz="0" w:space="0" w:color="auto"/>
          </w:divBdr>
        </w:div>
        <w:div w:id="765344999">
          <w:marLeft w:val="640"/>
          <w:marRight w:val="0"/>
          <w:marTop w:val="0"/>
          <w:marBottom w:val="0"/>
          <w:divBdr>
            <w:top w:val="none" w:sz="0" w:space="0" w:color="auto"/>
            <w:left w:val="none" w:sz="0" w:space="0" w:color="auto"/>
            <w:bottom w:val="none" w:sz="0" w:space="0" w:color="auto"/>
            <w:right w:val="none" w:sz="0" w:space="0" w:color="auto"/>
          </w:divBdr>
        </w:div>
        <w:div w:id="538904440">
          <w:marLeft w:val="640"/>
          <w:marRight w:val="0"/>
          <w:marTop w:val="0"/>
          <w:marBottom w:val="0"/>
          <w:divBdr>
            <w:top w:val="none" w:sz="0" w:space="0" w:color="auto"/>
            <w:left w:val="none" w:sz="0" w:space="0" w:color="auto"/>
            <w:bottom w:val="none" w:sz="0" w:space="0" w:color="auto"/>
            <w:right w:val="none" w:sz="0" w:space="0" w:color="auto"/>
          </w:divBdr>
        </w:div>
        <w:div w:id="993995973">
          <w:marLeft w:val="640"/>
          <w:marRight w:val="0"/>
          <w:marTop w:val="0"/>
          <w:marBottom w:val="0"/>
          <w:divBdr>
            <w:top w:val="none" w:sz="0" w:space="0" w:color="auto"/>
            <w:left w:val="none" w:sz="0" w:space="0" w:color="auto"/>
            <w:bottom w:val="none" w:sz="0" w:space="0" w:color="auto"/>
            <w:right w:val="none" w:sz="0" w:space="0" w:color="auto"/>
          </w:divBdr>
        </w:div>
        <w:div w:id="466050147">
          <w:marLeft w:val="640"/>
          <w:marRight w:val="0"/>
          <w:marTop w:val="0"/>
          <w:marBottom w:val="0"/>
          <w:divBdr>
            <w:top w:val="none" w:sz="0" w:space="0" w:color="auto"/>
            <w:left w:val="none" w:sz="0" w:space="0" w:color="auto"/>
            <w:bottom w:val="none" w:sz="0" w:space="0" w:color="auto"/>
            <w:right w:val="none" w:sz="0" w:space="0" w:color="auto"/>
          </w:divBdr>
        </w:div>
        <w:div w:id="98532662">
          <w:marLeft w:val="640"/>
          <w:marRight w:val="0"/>
          <w:marTop w:val="0"/>
          <w:marBottom w:val="0"/>
          <w:divBdr>
            <w:top w:val="none" w:sz="0" w:space="0" w:color="auto"/>
            <w:left w:val="none" w:sz="0" w:space="0" w:color="auto"/>
            <w:bottom w:val="none" w:sz="0" w:space="0" w:color="auto"/>
            <w:right w:val="none" w:sz="0" w:space="0" w:color="auto"/>
          </w:divBdr>
        </w:div>
        <w:div w:id="1701053042">
          <w:marLeft w:val="640"/>
          <w:marRight w:val="0"/>
          <w:marTop w:val="0"/>
          <w:marBottom w:val="0"/>
          <w:divBdr>
            <w:top w:val="none" w:sz="0" w:space="0" w:color="auto"/>
            <w:left w:val="none" w:sz="0" w:space="0" w:color="auto"/>
            <w:bottom w:val="none" w:sz="0" w:space="0" w:color="auto"/>
            <w:right w:val="none" w:sz="0" w:space="0" w:color="auto"/>
          </w:divBdr>
        </w:div>
        <w:div w:id="1420055037">
          <w:marLeft w:val="640"/>
          <w:marRight w:val="0"/>
          <w:marTop w:val="0"/>
          <w:marBottom w:val="0"/>
          <w:divBdr>
            <w:top w:val="none" w:sz="0" w:space="0" w:color="auto"/>
            <w:left w:val="none" w:sz="0" w:space="0" w:color="auto"/>
            <w:bottom w:val="none" w:sz="0" w:space="0" w:color="auto"/>
            <w:right w:val="none" w:sz="0" w:space="0" w:color="auto"/>
          </w:divBdr>
        </w:div>
        <w:div w:id="560404387">
          <w:marLeft w:val="640"/>
          <w:marRight w:val="0"/>
          <w:marTop w:val="0"/>
          <w:marBottom w:val="0"/>
          <w:divBdr>
            <w:top w:val="none" w:sz="0" w:space="0" w:color="auto"/>
            <w:left w:val="none" w:sz="0" w:space="0" w:color="auto"/>
            <w:bottom w:val="none" w:sz="0" w:space="0" w:color="auto"/>
            <w:right w:val="none" w:sz="0" w:space="0" w:color="auto"/>
          </w:divBdr>
        </w:div>
        <w:div w:id="1406099793">
          <w:marLeft w:val="640"/>
          <w:marRight w:val="0"/>
          <w:marTop w:val="0"/>
          <w:marBottom w:val="0"/>
          <w:divBdr>
            <w:top w:val="none" w:sz="0" w:space="0" w:color="auto"/>
            <w:left w:val="none" w:sz="0" w:space="0" w:color="auto"/>
            <w:bottom w:val="none" w:sz="0" w:space="0" w:color="auto"/>
            <w:right w:val="none" w:sz="0" w:space="0" w:color="auto"/>
          </w:divBdr>
        </w:div>
        <w:div w:id="1436245417">
          <w:marLeft w:val="640"/>
          <w:marRight w:val="0"/>
          <w:marTop w:val="0"/>
          <w:marBottom w:val="0"/>
          <w:divBdr>
            <w:top w:val="none" w:sz="0" w:space="0" w:color="auto"/>
            <w:left w:val="none" w:sz="0" w:space="0" w:color="auto"/>
            <w:bottom w:val="none" w:sz="0" w:space="0" w:color="auto"/>
            <w:right w:val="none" w:sz="0" w:space="0" w:color="auto"/>
          </w:divBdr>
        </w:div>
        <w:div w:id="1629581424">
          <w:marLeft w:val="640"/>
          <w:marRight w:val="0"/>
          <w:marTop w:val="0"/>
          <w:marBottom w:val="0"/>
          <w:divBdr>
            <w:top w:val="none" w:sz="0" w:space="0" w:color="auto"/>
            <w:left w:val="none" w:sz="0" w:space="0" w:color="auto"/>
            <w:bottom w:val="none" w:sz="0" w:space="0" w:color="auto"/>
            <w:right w:val="none" w:sz="0" w:space="0" w:color="auto"/>
          </w:divBdr>
        </w:div>
        <w:div w:id="1573006605">
          <w:marLeft w:val="640"/>
          <w:marRight w:val="0"/>
          <w:marTop w:val="0"/>
          <w:marBottom w:val="0"/>
          <w:divBdr>
            <w:top w:val="none" w:sz="0" w:space="0" w:color="auto"/>
            <w:left w:val="none" w:sz="0" w:space="0" w:color="auto"/>
            <w:bottom w:val="none" w:sz="0" w:space="0" w:color="auto"/>
            <w:right w:val="none" w:sz="0" w:space="0" w:color="auto"/>
          </w:divBdr>
        </w:div>
        <w:div w:id="1031682141">
          <w:marLeft w:val="640"/>
          <w:marRight w:val="0"/>
          <w:marTop w:val="0"/>
          <w:marBottom w:val="0"/>
          <w:divBdr>
            <w:top w:val="none" w:sz="0" w:space="0" w:color="auto"/>
            <w:left w:val="none" w:sz="0" w:space="0" w:color="auto"/>
            <w:bottom w:val="none" w:sz="0" w:space="0" w:color="auto"/>
            <w:right w:val="none" w:sz="0" w:space="0" w:color="auto"/>
          </w:divBdr>
        </w:div>
        <w:div w:id="647824777">
          <w:marLeft w:val="640"/>
          <w:marRight w:val="0"/>
          <w:marTop w:val="0"/>
          <w:marBottom w:val="0"/>
          <w:divBdr>
            <w:top w:val="none" w:sz="0" w:space="0" w:color="auto"/>
            <w:left w:val="none" w:sz="0" w:space="0" w:color="auto"/>
            <w:bottom w:val="none" w:sz="0" w:space="0" w:color="auto"/>
            <w:right w:val="none" w:sz="0" w:space="0" w:color="auto"/>
          </w:divBdr>
        </w:div>
        <w:div w:id="2106026337">
          <w:marLeft w:val="640"/>
          <w:marRight w:val="0"/>
          <w:marTop w:val="0"/>
          <w:marBottom w:val="0"/>
          <w:divBdr>
            <w:top w:val="none" w:sz="0" w:space="0" w:color="auto"/>
            <w:left w:val="none" w:sz="0" w:space="0" w:color="auto"/>
            <w:bottom w:val="none" w:sz="0" w:space="0" w:color="auto"/>
            <w:right w:val="none" w:sz="0" w:space="0" w:color="auto"/>
          </w:divBdr>
        </w:div>
        <w:div w:id="537161820">
          <w:marLeft w:val="640"/>
          <w:marRight w:val="0"/>
          <w:marTop w:val="0"/>
          <w:marBottom w:val="0"/>
          <w:divBdr>
            <w:top w:val="none" w:sz="0" w:space="0" w:color="auto"/>
            <w:left w:val="none" w:sz="0" w:space="0" w:color="auto"/>
            <w:bottom w:val="none" w:sz="0" w:space="0" w:color="auto"/>
            <w:right w:val="none" w:sz="0" w:space="0" w:color="auto"/>
          </w:divBdr>
        </w:div>
        <w:div w:id="671227809">
          <w:marLeft w:val="640"/>
          <w:marRight w:val="0"/>
          <w:marTop w:val="0"/>
          <w:marBottom w:val="0"/>
          <w:divBdr>
            <w:top w:val="none" w:sz="0" w:space="0" w:color="auto"/>
            <w:left w:val="none" w:sz="0" w:space="0" w:color="auto"/>
            <w:bottom w:val="none" w:sz="0" w:space="0" w:color="auto"/>
            <w:right w:val="none" w:sz="0" w:space="0" w:color="auto"/>
          </w:divBdr>
        </w:div>
        <w:div w:id="1636639119">
          <w:marLeft w:val="640"/>
          <w:marRight w:val="0"/>
          <w:marTop w:val="0"/>
          <w:marBottom w:val="0"/>
          <w:divBdr>
            <w:top w:val="none" w:sz="0" w:space="0" w:color="auto"/>
            <w:left w:val="none" w:sz="0" w:space="0" w:color="auto"/>
            <w:bottom w:val="none" w:sz="0" w:space="0" w:color="auto"/>
            <w:right w:val="none" w:sz="0" w:space="0" w:color="auto"/>
          </w:divBdr>
        </w:div>
        <w:div w:id="1669988520">
          <w:marLeft w:val="640"/>
          <w:marRight w:val="0"/>
          <w:marTop w:val="0"/>
          <w:marBottom w:val="0"/>
          <w:divBdr>
            <w:top w:val="none" w:sz="0" w:space="0" w:color="auto"/>
            <w:left w:val="none" w:sz="0" w:space="0" w:color="auto"/>
            <w:bottom w:val="none" w:sz="0" w:space="0" w:color="auto"/>
            <w:right w:val="none" w:sz="0" w:space="0" w:color="auto"/>
          </w:divBdr>
        </w:div>
        <w:div w:id="158734938">
          <w:marLeft w:val="640"/>
          <w:marRight w:val="0"/>
          <w:marTop w:val="0"/>
          <w:marBottom w:val="0"/>
          <w:divBdr>
            <w:top w:val="none" w:sz="0" w:space="0" w:color="auto"/>
            <w:left w:val="none" w:sz="0" w:space="0" w:color="auto"/>
            <w:bottom w:val="none" w:sz="0" w:space="0" w:color="auto"/>
            <w:right w:val="none" w:sz="0" w:space="0" w:color="auto"/>
          </w:divBdr>
        </w:div>
        <w:div w:id="1284456582">
          <w:marLeft w:val="640"/>
          <w:marRight w:val="0"/>
          <w:marTop w:val="0"/>
          <w:marBottom w:val="0"/>
          <w:divBdr>
            <w:top w:val="none" w:sz="0" w:space="0" w:color="auto"/>
            <w:left w:val="none" w:sz="0" w:space="0" w:color="auto"/>
            <w:bottom w:val="none" w:sz="0" w:space="0" w:color="auto"/>
            <w:right w:val="none" w:sz="0" w:space="0" w:color="auto"/>
          </w:divBdr>
        </w:div>
        <w:div w:id="1028488687">
          <w:marLeft w:val="640"/>
          <w:marRight w:val="0"/>
          <w:marTop w:val="0"/>
          <w:marBottom w:val="0"/>
          <w:divBdr>
            <w:top w:val="none" w:sz="0" w:space="0" w:color="auto"/>
            <w:left w:val="none" w:sz="0" w:space="0" w:color="auto"/>
            <w:bottom w:val="none" w:sz="0" w:space="0" w:color="auto"/>
            <w:right w:val="none" w:sz="0" w:space="0" w:color="auto"/>
          </w:divBdr>
        </w:div>
        <w:div w:id="492181009">
          <w:marLeft w:val="640"/>
          <w:marRight w:val="0"/>
          <w:marTop w:val="0"/>
          <w:marBottom w:val="0"/>
          <w:divBdr>
            <w:top w:val="none" w:sz="0" w:space="0" w:color="auto"/>
            <w:left w:val="none" w:sz="0" w:space="0" w:color="auto"/>
            <w:bottom w:val="none" w:sz="0" w:space="0" w:color="auto"/>
            <w:right w:val="none" w:sz="0" w:space="0" w:color="auto"/>
          </w:divBdr>
        </w:div>
        <w:div w:id="1464229742">
          <w:marLeft w:val="640"/>
          <w:marRight w:val="0"/>
          <w:marTop w:val="0"/>
          <w:marBottom w:val="0"/>
          <w:divBdr>
            <w:top w:val="none" w:sz="0" w:space="0" w:color="auto"/>
            <w:left w:val="none" w:sz="0" w:space="0" w:color="auto"/>
            <w:bottom w:val="none" w:sz="0" w:space="0" w:color="auto"/>
            <w:right w:val="none" w:sz="0" w:space="0" w:color="auto"/>
          </w:divBdr>
        </w:div>
        <w:div w:id="216597385">
          <w:marLeft w:val="640"/>
          <w:marRight w:val="0"/>
          <w:marTop w:val="0"/>
          <w:marBottom w:val="0"/>
          <w:divBdr>
            <w:top w:val="none" w:sz="0" w:space="0" w:color="auto"/>
            <w:left w:val="none" w:sz="0" w:space="0" w:color="auto"/>
            <w:bottom w:val="none" w:sz="0" w:space="0" w:color="auto"/>
            <w:right w:val="none" w:sz="0" w:space="0" w:color="auto"/>
          </w:divBdr>
        </w:div>
        <w:div w:id="531963766">
          <w:marLeft w:val="640"/>
          <w:marRight w:val="0"/>
          <w:marTop w:val="0"/>
          <w:marBottom w:val="0"/>
          <w:divBdr>
            <w:top w:val="none" w:sz="0" w:space="0" w:color="auto"/>
            <w:left w:val="none" w:sz="0" w:space="0" w:color="auto"/>
            <w:bottom w:val="none" w:sz="0" w:space="0" w:color="auto"/>
            <w:right w:val="none" w:sz="0" w:space="0" w:color="auto"/>
          </w:divBdr>
        </w:div>
        <w:div w:id="1837963310">
          <w:marLeft w:val="640"/>
          <w:marRight w:val="0"/>
          <w:marTop w:val="0"/>
          <w:marBottom w:val="0"/>
          <w:divBdr>
            <w:top w:val="none" w:sz="0" w:space="0" w:color="auto"/>
            <w:left w:val="none" w:sz="0" w:space="0" w:color="auto"/>
            <w:bottom w:val="none" w:sz="0" w:space="0" w:color="auto"/>
            <w:right w:val="none" w:sz="0" w:space="0" w:color="auto"/>
          </w:divBdr>
        </w:div>
        <w:div w:id="56982325">
          <w:marLeft w:val="640"/>
          <w:marRight w:val="0"/>
          <w:marTop w:val="0"/>
          <w:marBottom w:val="0"/>
          <w:divBdr>
            <w:top w:val="none" w:sz="0" w:space="0" w:color="auto"/>
            <w:left w:val="none" w:sz="0" w:space="0" w:color="auto"/>
            <w:bottom w:val="none" w:sz="0" w:space="0" w:color="auto"/>
            <w:right w:val="none" w:sz="0" w:space="0" w:color="auto"/>
          </w:divBdr>
        </w:div>
        <w:div w:id="1102258801">
          <w:marLeft w:val="640"/>
          <w:marRight w:val="0"/>
          <w:marTop w:val="0"/>
          <w:marBottom w:val="0"/>
          <w:divBdr>
            <w:top w:val="none" w:sz="0" w:space="0" w:color="auto"/>
            <w:left w:val="none" w:sz="0" w:space="0" w:color="auto"/>
            <w:bottom w:val="none" w:sz="0" w:space="0" w:color="auto"/>
            <w:right w:val="none" w:sz="0" w:space="0" w:color="auto"/>
          </w:divBdr>
        </w:div>
        <w:div w:id="1525095679">
          <w:marLeft w:val="640"/>
          <w:marRight w:val="0"/>
          <w:marTop w:val="0"/>
          <w:marBottom w:val="0"/>
          <w:divBdr>
            <w:top w:val="none" w:sz="0" w:space="0" w:color="auto"/>
            <w:left w:val="none" w:sz="0" w:space="0" w:color="auto"/>
            <w:bottom w:val="none" w:sz="0" w:space="0" w:color="auto"/>
            <w:right w:val="none" w:sz="0" w:space="0" w:color="auto"/>
          </w:divBdr>
        </w:div>
        <w:div w:id="1867907116">
          <w:marLeft w:val="640"/>
          <w:marRight w:val="0"/>
          <w:marTop w:val="0"/>
          <w:marBottom w:val="0"/>
          <w:divBdr>
            <w:top w:val="none" w:sz="0" w:space="0" w:color="auto"/>
            <w:left w:val="none" w:sz="0" w:space="0" w:color="auto"/>
            <w:bottom w:val="none" w:sz="0" w:space="0" w:color="auto"/>
            <w:right w:val="none" w:sz="0" w:space="0" w:color="auto"/>
          </w:divBdr>
        </w:div>
        <w:div w:id="855928082">
          <w:marLeft w:val="640"/>
          <w:marRight w:val="0"/>
          <w:marTop w:val="0"/>
          <w:marBottom w:val="0"/>
          <w:divBdr>
            <w:top w:val="none" w:sz="0" w:space="0" w:color="auto"/>
            <w:left w:val="none" w:sz="0" w:space="0" w:color="auto"/>
            <w:bottom w:val="none" w:sz="0" w:space="0" w:color="auto"/>
            <w:right w:val="none" w:sz="0" w:space="0" w:color="auto"/>
          </w:divBdr>
        </w:div>
        <w:div w:id="1994596987">
          <w:marLeft w:val="640"/>
          <w:marRight w:val="0"/>
          <w:marTop w:val="0"/>
          <w:marBottom w:val="0"/>
          <w:divBdr>
            <w:top w:val="none" w:sz="0" w:space="0" w:color="auto"/>
            <w:left w:val="none" w:sz="0" w:space="0" w:color="auto"/>
            <w:bottom w:val="none" w:sz="0" w:space="0" w:color="auto"/>
            <w:right w:val="none" w:sz="0" w:space="0" w:color="auto"/>
          </w:divBdr>
        </w:div>
        <w:div w:id="1566065232">
          <w:marLeft w:val="640"/>
          <w:marRight w:val="0"/>
          <w:marTop w:val="0"/>
          <w:marBottom w:val="0"/>
          <w:divBdr>
            <w:top w:val="none" w:sz="0" w:space="0" w:color="auto"/>
            <w:left w:val="none" w:sz="0" w:space="0" w:color="auto"/>
            <w:bottom w:val="none" w:sz="0" w:space="0" w:color="auto"/>
            <w:right w:val="none" w:sz="0" w:space="0" w:color="auto"/>
          </w:divBdr>
        </w:div>
        <w:div w:id="710232777">
          <w:marLeft w:val="640"/>
          <w:marRight w:val="0"/>
          <w:marTop w:val="0"/>
          <w:marBottom w:val="0"/>
          <w:divBdr>
            <w:top w:val="none" w:sz="0" w:space="0" w:color="auto"/>
            <w:left w:val="none" w:sz="0" w:space="0" w:color="auto"/>
            <w:bottom w:val="none" w:sz="0" w:space="0" w:color="auto"/>
            <w:right w:val="none" w:sz="0" w:space="0" w:color="auto"/>
          </w:divBdr>
        </w:div>
        <w:div w:id="338431204">
          <w:marLeft w:val="640"/>
          <w:marRight w:val="0"/>
          <w:marTop w:val="0"/>
          <w:marBottom w:val="0"/>
          <w:divBdr>
            <w:top w:val="none" w:sz="0" w:space="0" w:color="auto"/>
            <w:left w:val="none" w:sz="0" w:space="0" w:color="auto"/>
            <w:bottom w:val="none" w:sz="0" w:space="0" w:color="auto"/>
            <w:right w:val="none" w:sz="0" w:space="0" w:color="auto"/>
          </w:divBdr>
        </w:div>
        <w:div w:id="870188922">
          <w:marLeft w:val="640"/>
          <w:marRight w:val="0"/>
          <w:marTop w:val="0"/>
          <w:marBottom w:val="0"/>
          <w:divBdr>
            <w:top w:val="none" w:sz="0" w:space="0" w:color="auto"/>
            <w:left w:val="none" w:sz="0" w:space="0" w:color="auto"/>
            <w:bottom w:val="none" w:sz="0" w:space="0" w:color="auto"/>
            <w:right w:val="none" w:sz="0" w:space="0" w:color="auto"/>
          </w:divBdr>
        </w:div>
        <w:div w:id="807211404">
          <w:marLeft w:val="640"/>
          <w:marRight w:val="0"/>
          <w:marTop w:val="0"/>
          <w:marBottom w:val="0"/>
          <w:divBdr>
            <w:top w:val="none" w:sz="0" w:space="0" w:color="auto"/>
            <w:left w:val="none" w:sz="0" w:space="0" w:color="auto"/>
            <w:bottom w:val="none" w:sz="0" w:space="0" w:color="auto"/>
            <w:right w:val="none" w:sz="0" w:space="0" w:color="auto"/>
          </w:divBdr>
        </w:div>
        <w:div w:id="1435706239">
          <w:marLeft w:val="640"/>
          <w:marRight w:val="0"/>
          <w:marTop w:val="0"/>
          <w:marBottom w:val="0"/>
          <w:divBdr>
            <w:top w:val="none" w:sz="0" w:space="0" w:color="auto"/>
            <w:left w:val="none" w:sz="0" w:space="0" w:color="auto"/>
            <w:bottom w:val="none" w:sz="0" w:space="0" w:color="auto"/>
            <w:right w:val="none" w:sz="0" w:space="0" w:color="auto"/>
          </w:divBdr>
        </w:div>
        <w:div w:id="522941059">
          <w:marLeft w:val="640"/>
          <w:marRight w:val="0"/>
          <w:marTop w:val="0"/>
          <w:marBottom w:val="0"/>
          <w:divBdr>
            <w:top w:val="none" w:sz="0" w:space="0" w:color="auto"/>
            <w:left w:val="none" w:sz="0" w:space="0" w:color="auto"/>
            <w:bottom w:val="none" w:sz="0" w:space="0" w:color="auto"/>
            <w:right w:val="none" w:sz="0" w:space="0" w:color="auto"/>
          </w:divBdr>
        </w:div>
        <w:div w:id="988632849">
          <w:marLeft w:val="640"/>
          <w:marRight w:val="0"/>
          <w:marTop w:val="0"/>
          <w:marBottom w:val="0"/>
          <w:divBdr>
            <w:top w:val="none" w:sz="0" w:space="0" w:color="auto"/>
            <w:left w:val="none" w:sz="0" w:space="0" w:color="auto"/>
            <w:bottom w:val="none" w:sz="0" w:space="0" w:color="auto"/>
            <w:right w:val="none" w:sz="0" w:space="0" w:color="auto"/>
          </w:divBdr>
        </w:div>
        <w:div w:id="1098478074">
          <w:marLeft w:val="640"/>
          <w:marRight w:val="0"/>
          <w:marTop w:val="0"/>
          <w:marBottom w:val="0"/>
          <w:divBdr>
            <w:top w:val="none" w:sz="0" w:space="0" w:color="auto"/>
            <w:left w:val="none" w:sz="0" w:space="0" w:color="auto"/>
            <w:bottom w:val="none" w:sz="0" w:space="0" w:color="auto"/>
            <w:right w:val="none" w:sz="0" w:space="0" w:color="auto"/>
          </w:divBdr>
        </w:div>
        <w:div w:id="1353649997">
          <w:marLeft w:val="640"/>
          <w:marRight w:val="0"/>
          <w:marTop w:val="0"/>
          <w:marBottom w:val="0"/>
          <w:divBdr>
            <w:top w:val="none" w:sz="0" w:space="0" w:color="auto"/>
            <w:left w:val="none" w:sz="0" w:space="0" w:color="auto"/>
            <w:bottom w:val="none" w:sz="0" w:space="0" w:color="auto"/>
            <w:right w:val="none" w:sz="0" w:space="0" w:color="auto"/>
          </w:divBdr>
        </w:div>
        <w:div w:id="1210917997">
          <w:marLeft w:val="640"/>
          <w:marRight w:val="0"/>
          <w:marTop w:val="0"/>
          <w:marBottom w:val="0"/>
          <w:divBdr>
            <w:top w:val="none" w:sz="0" w:space="0" w:color="auto"/>
            <w:left w:val="none" w:sz="0" w:space="0" w:color="auto"/>
            <w:bottom w:val="none" w:sz="0" w:space="0" w:color="auto"/>
            <w:right w:val="none" w:sz="0" w:space="0" w:color="auto"/>
          </w:divBdr>
        </w:div>
        <w:div w:id="1630672734">
          <w:marLeft w:val="640"/>
          <w:marRight w:val="0"/>
          <w:marTop w:val="0"/>
          <w:marBottom w:val="0"/>
          <w:divBdr>
            <w:top w:val="none" w:sz="0" w:space="0" w:color="auto"/>
            <w:left w:val="none" w:sz="0" w:space="0" w:color="auto"/>
            <w:bottom w:val="none" w:sz="0" w:space="0" w:color="auto"/>
            <w:right w:val="none" w:sz="0" w:space="0" w:color="auto"/>
          </w:divBdr>
        </w:div>
        <w:div w:id="43868297">
          <w:marLeft w:val="640"/>
          <w:marRight w:val="0"/>
          <w:marTop w:val="0"/>
          <w:marBottom w:val="0"/>
          <w:divBdr>
            <w:top w:val="none" w:sz="0" w:space="0" w:color="auto"/>
            <w:left w:val="none" w:sz="0" w:space="0" w:color="auto"/>
            <w:bottom w:val="none" w:sz="0" w:space="0" w:color="auto"/>
            <w:right w:val="none" w:sz="0" w:space="0" w:color="auto"/>
          </w:divBdr>
        </w:div>
        <w:div w:id="893657519">
          <w:marLeft w:val="640"/>
          <w:marRight w:val="0"/>
          <w:marTop w:val="0"/>
          <w:marBottom w:val="0"/>
          <w:divBdr>
            <w:top w:val="none" w:sz="0" w:space="0" w:color="auto"/>
            <w:left w:val="none" w:sz="0" w:space="0" w:color="auto"/>
            <w:bottom w:val="none" w:sz="0" w:space="0" w:color="auto"/>
            <w:right w:val="none" w:sz="0" w:space="0" w:color="auto"/>
          </w:divBdr>
        </w:div>
        <w:div w:id="2111243592">
          <w:marLeft w:val="640"/>
          <w:marRight w:val="0"/>
          <w:marTop w:val="0"/>
          <w:marBottom w:val="0"/>
          <w:divBdr>
            <w:top w:val="none" w:sz="0" w:space="0" w:color="auto"/>
            <w:left w:val="none" w:sz="0" w:space="0" w:color="auto"/>
            <w:bottom w:val="none" w:sz="0" w:space="0" w:color="auto"/>
            <w:right w:val="none" w:sz="0" w:space="0" w:color="auto"/>
          </w:divBdr>
        </w:div>
        <w:div w:id="1615669702">
          <w:marLeft w:val="640"/>
          <w:marRight w:val="0"/>
          <w:marTop w:val="0"/>
          <w:marBottom w:val="0"/>
          <w:divBdr>
            <w:top w:val="none" w:sz="0" w:space="0" w:color="auto"/>
            <w:left w:val="none" w:sz="0" w:space="0" w:color="auto"/>
            <w:bottom w:val="none" w:sz="0" w:space="0" w:color="auto"/>
            <w:right w:val="none" w:sz="0" w:space="0" w:color="auto"/>
          </w:divBdr>
        </w:div>
        <w:div w:id="1663655584">
          <w:marLeft w:val="640"/>
          <w:marRight w:val="0"/>
          <w:marTop w:val="0"/>
          <w:marBottom w:val="0"/>
          <w:divBdr>
            <w:top w:val="none" w:sz="0" w:space="0" w:color="auto"/>
            <w:left w:val="none" w:sz="0" w:space="0" w:color="auto"/>
            <w:bottom w:val="none" w:sz="0" w:space="0" w:color="auto"/>
            <w:right w:val="none" w:sz="0" w:space="0" w:color="auto"/>
          </w:divBdr>
        </w:div>
        <w:div w:id="2090231321">
          <w:marLeft w:val="640"/>
          <w:marRight w:val="0"/>
          <w:marTop w:val="0"/>
          <w:marBottom w:val="0"/>
          <w:divBdr>
            <w:top w:val="none" w:sz="0" w:space="0" w:color="auto"/>
            <w:left w:val="none" w:sz="0" w:space="0" w:color="auto"/>
            <w:bottom w:val="none" w:sz="0" w:space="0" w:color="auto"/>
            <w:right w:val="none" w:sz="0" w:space="0" w:color="auto"/>
          </w:divBdr>
        </w:div>
        <w:div w:id="2071996982">
          <w:marLeft w:val="640"/>
          <w:marRight w:val="0"/>
          <w:marTop w:val="0"/>
          <w:marBottom w:val="0"/>
          <w:divBdr>
            <w:top w:val="none" w:sz="0" w:space="0" w:color="auto"/>
            <w:left w:val="none" w:sz="0" w:space="0" w:color="auto"/>
            <w:bottom w:val="none" w:sz="0" w:space="0" w:color="auto"/>
            <w:right w:val="none" w:sz="0" w:space="0" w:color="auto"/>
          </w:divBdr>
        </w:div>
        <w:div w:id="787284177">
          <w:marLeft w:val="640"/>
          <w:marRight w:val="0"/>
          <w:marTop w:val="0"/>
          <w:marBottom w:val="0"/>
          <w:divBdr>
            <w:top w:val="none" w:sz="0" w:space="0" w:color="auto"/>
            <w:left w:val="none" w:sz="0" w:space="0" w:color="auto"/>
            <w:bottom w:val="none" w:sz="0" w:space="0" w:color="auto"/>
            <w:right w:val="none" w:sz="0" w:space="0" w:color="auto"/>
          </w:divBdr>
        </w:div>
        <w:div w:id="969288948">
          <w:marLeft w:val="640"/>
          <w:marRight w:val="0"/>
          <w:marTop w:val="0"/>
          <w:marBottom w:val="0"/>
          <w:divBdr>
            <w:top w:val="none" w:sz="0" w:space="0" w:color="auto"/>
            <w:left w:val="none" w:sz="0" w:space="0" w:color="auto"/>
            <w:bottom w:val="none" w:sz="0" w:space="0" w:color="auto"/>
            <w:right w:val="none" w:sz="0" w:space="0" w:color="auto"/>
          </w:divBdr>
        </w:div>
        <w:div w:id="492068406">
          <w:marLeft w:val="640"/>
          <w:marRight w:val="0"/>
          <w:marTop w:val="0"/>
          <w:marBottom w:val="0"/>
          <w:divBdr>
            <w:top w:val="none" w:sz="0" w:space="0" w:color="auto"/>
            <w:left w:val="none" w:sz="0" w:space="0" w:color="auto"/>
            <w:bottom w:val="none" w:sz="0" w:space="0" w:color="auto"/>
            <w:right w:val="none" w:sz="0" w:space="0" w:color="auto"/>
          </w:divBdr>
        </w:div>
        <w:div w:id="424349138">
          <w:marLeft w:val="640"/>
          <w:marRight w:val="0"/>
          <w:marTop w:val="0"/>
          <w:marBottom w:val="0"/>
          <w:divBdr>
            <w:top w:val="none" w:sz="0" w:space="0" w:color="auto"/>
            <w:left w:val="none" w:sz="0" w:space="0" w:color="auto"/>
            <w:bottom w:val="none" w:sz="0" w:space="0" w:color="auto"/>
            <w:right w:val="none" w:sz="0" w:space="0" w:color="auto"/>
          </w:divBdr>
        </w:div>
        <w:div w:id="154105472">
          <w:marLeft w:val="640"/>
          <w:marRight w:val="0"/>
          <w:marTop w:val="0"/>
          <w:marBottom w:val="0"/>
          <w:divBdr>
            <w:top w:val="none" w:sz="0" w:space="0" w:color="auto"/>
            <w:left w:val="none" w:sz="0" w:space="0" w:color="auto"/>
            <w:bottom w:val="none" w:sz="0" w:space="0" w:color="auto"/>
            <w:right w:val="none" w:sz="0" w:space="0" w:color="auto"/>
          </w:divBdr>
        </w:div>
        <w:div w:id="971715622">
          <w:marLeft w:val="640"/>
          <w:marRight w:val="0"/>
          <w:marTop w:val="0"/>
          <w:marBottom w:val="0"/>
          <w:divBdr>
            <w:top w:val="none" w:sz="0" w:space="0" w:color="auto"/>
            <w:left w:val="none" w:sz="0" w:space="0" w:color="auto"/>
            <w:bottom w:val="none" w:sz="0" w:space="0" w:color="auto"/>
            <w:right w:val="none" w:sz="0" w:space="0" w:color="auto"/>
          </w:divBdr>
        </w:div>
        <w:div w:id="110518482">
          <w:marLeft w:val="640"/>
          <w:marRight w:val="0"/>
          <w:marTop w:val="0"/>
          <w:marBottom w:val="0"/>
          <w:divBdr>
            <w:top w:val="none" w:sz="0" w:space="0" w:color="auto"/>
            <w:left w:val="none" w:sz="0" w:space="0" w:color="auto"/>
            <w:bottom w:val="none" w:sz="0" w:space="0" w:color="auto"/>
            <w:right w:val="none" w:sz="0" w:space="0" w:color="auto"/>
          </w:divBdr>
        </w:div>
        <w:div w:id="261495613">
          <w:marLeft w:val="640"/>
          <w:marRight w:val="0"/>
          <w:marTop w:val="0"/>
          <w:marBottom w:val="0"/>
          <w:divBdr>
            <w:top w:val="none" w:sz="0" w:space="0" w:color="auto"/>
            <w:left w:val="none" w:sz="0" w:space="0" w:color="auto"/>
            <w:bottom w:val="none" w:sz="0" w:space="0" w:color="auto"/>
            <w:right w:val="none" w:sz="0" w:space="0" w:color="auto"/>
          </w:divBdr>
        </w:div>
        <w:div w:id="1869488061">
          <w:marLeft w:val="640"/>
          <w:marRight w:val="0"/>
          <w:marTop w:val="0"/>
          <w:marBottom w:val="0"/>
          <w:divBdr>
            <w:top w:val="none" w:sz="0" w:space="0" w:color="auto"/>
            <w:left w:val="none" w:sz="0" w:space="0" w:color="auto"/>
            <w:bottom w:val="none" w:sz="0" w:space="0" w:color="auto"/>
            <w:right w:val="none" w:sz="0" w:space="0" w:color="auto"/>
          </w:divBdr>
        </w:div>
        <w:div w:id="267978107">
          <w:marLeft w:val="640"/>
          <w:marRight w:val="0"/>
          <w:marTop w:val="0"/>
          <w:marBottom w:val="0"/>
          <w:divBdr>
            <w:top w:val="none" w:sz="0" w:space="0" w:color="auto"/>
            <w:left w:val="none" w:sz="0" w:space="0" w:color="auto"/>
            <w:bottom w:val="none" w:sz="0" w:space="0" w:color="auto"/>
            <w:right w:val="none" w:sz="0" w:space="0" w:color="auto"/>
          </w:divBdr>
        </w:div>
        <w:div w:id="1072434373">
          <w:marLeft w:val="640"/>
          <w:marRight w:val="0"/>
          <w:marTop w:val="0"/>
          <w:marBottom w:val="0"/>
          <w:divBdr>
            <w:top w:val="none" w:sz="0" w:space="0" w:color="auto"/>
            <w:left w:val="none" w:sz="0" w:space="0" w:color="auto"/>
            <w:bottom w:val="none" w:sz="0" w:space="0" w:color="auto"/>
            <w:right w:val="none" w:sz="0" w:space="0" w:color="auto"/>
          </w:divBdr>
        </w:div>
        <w:div w:id="1772167433">
          <w:marLeft w:val="640"/>
          <w:marRight w:val="0"/>
          <w:marTop w:val="0"/>
          <w:marBottom w:val="0"/>
          <w:divBdr>
            <w:top w:val="none" w:sz="0" w:space="0" w:color="auto"/>
            <w:left w:val="none" w:sz="0" w:space="0" w:color="auto"/>
            <w:bottom w:val="none" w:sz="0" w:space="0" w:color="auto"/>
            <w:right w:val="none" w:sz="0" w:space="0" w:color="auto"/>
          </w:divBdr>
        </w:div>
        <w:div w:id="1770927642">
          <w:marLeft w:val="640"/>
          <w:marRight w:val="0"/>
          <w:marTop w:val="0"/>
          <w:marBottom w:val="0"/>
          <w:divBdr>
            <w:top w:val="none" w:sz="0" w:space="0" w:color="auto"/>
            <w:left w:val="none" w:sz="0" w:space="0" w:color="auto"/>
            <w:bottom w:val="none" w:sz="0" w:space="0" w:color="auto"/>
            <w:right w:val="none" w:sz="0" w:space="0" w:color="auto"/>
          </w:divBdr>
        </w:div>
        <w:div w:id="1789085839">
          <w:marLeft w:val="640"/>
          <w:marRight w:val="0"/>
          <w:marTop w:val="0"/>
          <w:marBottom w:val="0"/>
          <w:divBdr>
            <w:top w:val="none" w:sz="0" w:space="0" w:color="auto"/>
            <w:left w:val="none" w:sz="0" w:space="0" w:color="auto"/>
            <w:bottom w:val="none" w:sz="0" w:space="0" w:color="auto"/>
            <w:right w:val="none" w:sz="0" w:space="0" w:color="auto"/>
          </w:divBdr>
        </w:div>
        <w:div w:id="1900818613">
          <w:marLeft w:val="640"/>
          <w:marRight w:val="0"/>
          <w:marTop w:val="0"/>
          <w:marBottom w:val="0"/>
          <w:divBdr>
            <w:top w:val="none" w:sz="0" w:space="0" w:color="auto"/>
            <w:left w:val="none" w:sz="0" w:space="0" w:color="auto"/>
            <w:bottom w:val="none" w:sz="0" w:space="0" w:color="auto"/>
            <w:right w:val="none" w:sz="0" w:space="0" w:color="auto"/>
          </w:divBdr>
        </w:div>
        <w:div w:id="258023884">
          <w:marLeft w:val="640"/>
          <w:marRight w:val="0"/>
          <w:marTop w:val="0"/>
          <w:marBottom w:val="0"/>
          <w:divBdr>
            <w:top w:val="none" w:sz="0" w:space="0" w:color="auto"/>
            <w:left w:val="none" w:sz="0" w:space="0" w:color="auto"/>
            <w:bottom w:val="none" w:sz="0" w:space="0" w:color="auto"/>
            <w:right w:val="none" w:sz="0" w:space="0" w:color="auto"/>
          </w:divBdr>
        </w:div>
        <w:div w:id="616764493">
          <w:marLeft w:val="640"/>
          <w:marRight w:val="0"/>
          <w:marTop w:val="0"/>
          <w:marBottom w:val="0"/>
          <w:divBdr>
            <w:top w:val="none" w:sz="0" w:space="0" w:color="auto"/>
            <w:left w:val="none" w:sz="0" w:space="0" w:color="auto"/>
            <w:bottom w:val="none" w:sz="0" w:space="0" w:color="auto"/>
            <w:right w:val="none" w:sz="0" w:space="0" w:color="auto"/>
          </w:divBdr>
        </w:div>
        <w:div w:id="812522123">
          <w:marLeft w:val="640"/>
          <w:marRight w:val="0"/>
          <w:marTop w:val="0"/>
          <w:marBottom w:val="0"/>
          <w:divBdr>
            <w:top w:val="none" w:sz="0" w:space="0" w:color="auto"/>
            <w:left w:val="none" w:sz="0" w:space="0" w:color="auto"/>
            <w:bottom w:val="none" w:sz="0" w:space="0" w:color="auto"/>
            <w:right w:val="none" w:sz="0" w:space="0" w:color="auto"/>
          </w:divBdr>
        </w:div>
        <w:div w:id="2095516247">
          <w:marLeft w:val="640"/>
          <w:marRight w:val="0"/>
          <w:marTop w:val="0"/>
          <w:marBottom w:val="0"/>
          <w:divBdr>
            <w:top w:val="none" w:sz="0" w:space="0" w:color="auto"/>
            <w:left w:val="none" w:sz="0" w:space="0" w:color="auto"/>
            <w:bottom w:val="none" w:sz="0" w:space="0" w:color="auto"/>
            <w:right w:val="none" w:sz="0" w:space="0" w:color="auto"/>
          </w:divBdr>
        </w:div>
        <w:div w:id="2064408785">
          <w:marLeft w:val="640"/>
          <w:marRight w:val="0"/>
          <w:marTop w:val="0"/>
          <w:marBottom w:val="0"/>
          <w:divBdr>
            <w:top w:val="none" w:sz="0" w:space="0" w:color="auto"/>
            <w:left w:val="none" w:sz="0" w:space="0" w:color="auto"/>
            <w:bottom w:val="none" w:sz="0" w:space="0" w:color="auto"/>
            <w:right w:val="none" w:sz="0" w:space="0" w:color="auto"/>
          </w:divBdr>
        </w:div>
      </w:divsChild>
    </w:div>
    <w:div w:id="234050389">
      <w:marLeft w:val="640"/>
      <w:marRight w:val="0"/>
      <w:marTop w:val="0"/>
      <w:marBottom w:val="0"/>
      <w:divBdr>
        <w:top w:val="none" w:sz="0" w:space="0" w:color="auto"/>
        <w:left w:val="none" w:sz="0" w:space="0" w:color="auto"/>
        <w:bottom w:val="none" w:sz="0" w:space="0" w:color="auto"/>
        <w:right w:val="none" w:sz="0" w:space="0" w:color="auto"/>
      </w:divBdr>
    </w:div>
    <w:div w:id="234435498">
      <w:marLeft w:val="480"/>
      <w:marRight w:val="0"/>
      <w:marTop w:val="0"/>
      <w:marBottom w:val="0"/>
      <w:divBdr>
        <w:top w:val="none" w:sz="0" w:space="0" w:color="auto"/>
        <w:left w:val="none" w:sz="0" w:space="0" w:color="auto"/>
        <w:bottom w:val="none" w:sz="0" w:space="0" w:color="auto"/>
        <w:right w:val="none" w:sz="0" w:space="0" w:color="auto"/>
      </w:divBdr>
    </w:div>
    <w:div w:id="235282071">
      <w:marLeft w:val="480"/>
      <w:marRight w:val="0"/>
      <w:marTop w:val="0"/>
      <w:marBottom w:val="0"/>
      <w:divBdr>
        <w:top w:val="none" w:sz="0" w:space="0" w:color="auto"/>
        <w:left w:val="none" w:sz="0" w:space="0" w:color="auto"/>
        <w:bottom w:val="none" w:sz="0" w:space="0" w:color="auto"/>
        <w:right w:val="none" w:sz="0" w:space="0" w:color="auto"/>
      </w:divBdr>
    </w:div>
    <w:div w:id="235827750">
      <w:marLeft w:val="480"/>
      <w:marRight w:val="0"/>
      <w:marTop w:val="0"/>
      <w:marBottom w:val="0"/>
      <w:divBdr>
        <w:top w:val="none" w:sz="0" w:space="0" w:color="auto"/>
        <w:left w:val="none" w:sz="0" w:space="0" w:color="auto"/>
        <w:bottom w:val="none" w:sz="0" w:space="0" w:color="auto"/>
        <w:right w:val="none" w:sz="0" w:space="0" w:color="auto"/>
      </w:divBdr>
    </w:div>
    <w:div w:id="236405615">
      <w:bodyDiv w:val="1"/>
      <w:marLeft w:val="0"/>
      <w:marRight w:val="0"/>
      <w:marTop w:val="0"/>
      <w:marBottom w:val="0"/>
      <w:divBdr>
        <w:top w:val="none" w:sz="0" w:space="0" w:color="auto"/>
        <w:left w:val="none" w:sz="0" w:space="0" w:color="auto"/>
        <w:bottom w:val="none" w:sz="0" w:space="0" w:color="auto"/>
        <w:right w:val="none" w:sz="0" w:space="0" w:color="auto"/>
      </w:divBdr>
    </w:div>
    <w:div w:id="236406679">
      <w:bodyDiv w:val="1"/>
      <w:marLeft w:val="0"/>
      <w:marRight w:val="0"/>
      <w:marTop w:val="0"/>
      <w:marBottom w:val="0"/>
      <w:divBdr>
        <w:top w:val="none" w:sz="0" w:space="0" w:color="auto"/>
        <w:left w:val="none" w:sz="0" w:space="0" w:color="auto"/>
        <w:bottom w:val="none" w:sz="0" w:space="0" w:color="auto"/>
        <w:right w:val="none" w:sz="0" w:space="0" w:color="auto"/>
      </w:divBdr>
    </w:div>
    <w:div w:id="236550352">
      <w:marLeft w:val="480"/>
      <w:marRight w:val="0"/>
      <w:marTop w:val="0"/>
      <w:marBottom w:val="0"/>
      <w:divBdr>
        <w:top w:val="none" w:sz="0" w:space="0" w:color="auto"/>
        <w:left w:val="none" w:sz="0" w:space="0" w:color="auto"/>
        <w:bottom w:val="none" w:sz="0" w:space="0" w:color="auto"/>
        <w:right w:val="none" w:sz="0" w:space="0" w:color="auto"/>
      </w:divBdr>
    </w:div>
    <w:div w:id="238250863">
      <w:marLeft w:val="480"/>
      <w:marRight w:val="0"/>
      <w:marTop w:val="0"/>
      <w:marBottom w:val="0"/>
      <w:divBdr>
        <w:top w:val="none" w:sz="0" w:space="0" w:color="auto"/>
        <w:left w:val="none" w:sz="0" w:space="0" w:color="auto"/>
        <w:bottom w:val="none" w:sz="0" w:space="0" w:color="auto"/>
        <w:right w:val="none" w:sz="0" w:space="0" w:color="auto"/>
      </w:divBdr>
    </w:div>
    <w:div w:id="238946574">
      <w:bodyDiv w:val="1"/>
      <w:marLeft w:val="0"/>
      <w:marRight w:val="0"/>
      <w:marTop w:val="0"/>
      <w:marBottom w:val="0"/>
      <w:divBdr>
        <w:top w:val="none" w:sz="0" w:space="0" w:color="auto"/>
        <w:left w:val="none" w:sz="0" w:space="0" w:color="auto"/>
        <w:bottom w:val="none" w:sz="0" w:space="0" w:color="auto"/>
        <w:right w:val="none" w:sz="0" w:space="0" w:color="auto"/>
      </w:divBdr>
    </w:div>
    <w:div w:id="241380917">
      <w:marLeft w:val="480"/>
      <w:marRight w:val="0"/>
      <w:marTop w:val="0"/>
      <w:marBottom w:val="0"/>
      <w:divBdr>
        <w:top w:val="none" w:sz="0" w:space="0" w:color="auto"/>
        <w:left w:val="none" w:sz="0" w:space="0" w:color="auto"/>
        <w:bottom w:val="none" w:sz="0" w:space="0" w:color="auto"/>
        <w:right w:val="none" w:sz="0" w:space="0" w:color="auto"/>
      </w:divBdr>
    </w:div>
    <w:div w:id="241452771">
      <w:marLeft w:val="480"/>
      <w:marRight w:val="0"/>
      <w:marTop w:val="0"/>
      <w:marBottom w:val="0"/>
      <w:divBdr>
        <w:top w:val="none" w:sz="0" w:space="0" w:color="auto"/>
        <w:left w:val="none" w:sz="0" w:space="0" w:color="auto"/>
        <w:bottom w:val="none" w:sz="0" w:space="0" w:color="auto"/>
        <w:right w:val="none" w:sz="0" w:space="0" w:color="auto"/>
      </w:divBdr>
    </w:div>
    <w:div w:id="242030109">
      <w:marLeft w:val="480"/>
      <w:marRight w:val="0"/>
      <w:marTop w:val="0"/>
      <w:marBottom w:val="0"/>
      <w:divBdr>
        <w:top w:val="none" w:sz="0" w:space="0" w:color="auto"/>
        <w:left w:val="none" w:sz="0" w:space="0" w:color="auto"/>
        <w:bottom w:val="none" w:sz="0" w:space="0" w:color="auto"/>
        <w:right w:val="none" w:sz="0" w:space="0" w:color="auto"/>
      </w:divBdr>
    </w:div>
    <w:div w:id="243078427">
      <w:marLeft w:val="480"/>
      <w:marRight w:val="0"/>
      <w:marTop w:val="0"/>
      <w:marBottom w:val="0"/>
      <w:divBdr>
        <w:top w:val="none" w:sz="0" w:space="0" w:color="auto"/>
        <w:left w:val="none" w:sz="0" w:space="0" w:color="auto"/>
        <w:bottom w:val="none" w:sz="0" w:space="0" w:color="auto"/>
        <w:right w:val="none" w:sz="0" w:space="0" w:color="auto"/>
      </w:divBdr>
    </w:div>
    <w:div w:id="243957060">
      <w:bodyDiv w:val="1"/>
      <w:marLeft w:val="0"/>
      <w:marRight w:val="0"/>
      <w:marTop w:val="0"/>
      <w:marBottom w:val="0"/>
      <w:divBdr>
        <w:top w:val="none" w:sz="0" w:space="0" w:color="auto"/>
        <w:left w:val="none" w:sz="0" w:space="0" w:color="auto"/>
        <w:bottom w:val="none" w:sz="0" w:space="0" w:color="auto"/>
        <w:right w:val="none" w:sz="0" w:space="0" w:color="auto"/>
      </w:divBdr>
    </w:div>
    <w:div w:id="244538065">
      <w:bodyDiv w:val="1"/>
      <w:marLeft w:val="0"/>
      <w:marRight w:val="0"/>
      <w:marTop w:val="0"/>
      <w:marBottom w:val="0"/>
      <w:divBdr>
        <w:top w:val="none" w:sz="0" w:space="0" w:color="auto"/>
        <w:left w:val="none" w:sz="0" w:space="0" w:color="auto"/>
        <w:bottom w:val="none" w:sz="0" w:space="0" w:color="auto"/>
        <w:right w:val="none" w:sz="0" w:space="0" w:color="auto"/>
      </w:divBdr>
    </w:div>
    <w:div w:id="244997709">
      <w:marLeft w:val="480"/>
      <w:marRight w:val="0"/>
      <w:marTop w:val="0"/>
      <w:marBottom w:val="0"/>
      <w:divBdr>
        <w:top w:val="none" w:sz="0" w:space="0" w:color="auto"/>
        <w:left w:val="none" w:sz="0" w:space="0" w:color="auto"/>
        <w:bottom w:val="none" w:sz="0" w:space="0" w:color="auto"/>
        <w:right w:val="none" w:sz="0" w:space="0" w:color="auto"/>
      </w:divBdr>
    </w:div>
    <w:div w:id="246229164">
      <w:marLeft w:val="480"/>
      <w:marRight w:val="0"/>
      <w:marTop w:val="0"/>
      <w:marBottom w:val="0"/>
      <w:divBdr>
        <w:top w:val="none" w:sz="0" w:space="0" w:color="auto"/>
        <w:left w:val="none" w:sz="0" w:space="0" w:color="auto"/>
        <w:bottom w:val="none" w:sz="0" w:space="0" w:color="auto"/>
        <w:right w:val="none" w:sz="0" w:space="0" w:color="auto"/>
      </w:divBdr>
    </w:div>
    <w:div w:id="246771085">
      <w:marLeft w:val="480"/>
      <w:marRight w:val="0"/>
      <w:marTop w:val="0"/>
      <w:marBottom w:val="0"/>
      <w:divBdr>
        <w:top w:val="none" w:sz="0" w:space="0" w:color="auto"/>
        <w:left w:val="none" w:sz="0" w:space="0" w:color="auto"/>
        <w:bottom w:val="none" w:sz="0" w:space="0" w:color="auto"/>
        <w:right w:val="none" w:sz="0" w:space="0" w:color="auto"/>
      </w:divBdr>
    </w:div>
    <w:div w:id="247468680">
      <w:marLeft w:val="480"/>
      <w:marRight w:val="0"/>
      <w:marTop w:val="0"/>
      <w:marBottom w:val="0"/>
      <w:divBdr>
        <w:top w:val="none" w:sz="0" w:space="0" w:color="auto"/>
        <w:left w:val="none" w:sz="0" w:space="0" w:color="auto"/>
        <w:bottom w:val="none" w:sz="0" w:space="0" w:color="auto"/>
        <w:right w:val="none" w:sz="0" w:space="0" w:color="auto"/>
      </w:divBdr>
    </w:div>
    <w:div w:id="249702376">
      <w:bodyDiv w:val="1"/>
      <w:marLeft w:val="0"/>
      <w:marRight w:val="0"/>
      <w:marTop w:val="0"/>
      <w:marBottom w:val="0"/>
      <w:divBdr>
        <w:top w:val="none" w:sz="0" w:space="0" w:color="auto"/>
        <w:left w:val="none" w:sz="0" w:space="0" w:color="auto"/>
        <w:bottom w:val="none" w:sz="0" w:space="0" w:color="auto"/>
        <w:right w:val="none" w:sz="0" w:space="0" w:color="auto"/>
      </w:divBdr>
    </w:div>
    <w:div w:id="250161093">
      <w:marLeft w:val="480"/>
      <w:marRight w:val="0"/>
      <w:marTop w:val="0"/>
      <w:marBottom w:val="0"/>
      <w:divBdr>
        <w:top w:val="none" w:sz="0" w:space="0" w:color="auto"/>
        <w:left w:val="none" w:sz="0" w:space="0" w:color="auto"/>
        <w:bottom w:val="none" w:sz="0" w:space="0" w:color="auto"/>
        <w:right w:val="none" w:sz="0" w:space="0" w:color="auto"/>
      </w:divBdr>
    </w:div>
    <w:div w:id="251201974">
      <w:bodyDiv w:val="1"/>
      <w:marLeft w:val="0"/>
      <w:marRight w:val="0"/>
      <w:marTop w:val="0"/>
      <w:marBottom w:val="0"/>
      <w:divBdr>
        <w:top w:val="none" w:sz="0" w:space="0" w:color="auto"/>
        <w:left w:val="none" w:sz="0" w:space="0" w:color="auto"/>
        <w:bottom w:val="none" w:sz="0" w:space="0" w:color="auto"/>
        <w:right w:val="none" w:sz="0" w:space="0" w:color="auto"/>
      </w:divBdr>
      <w:divsChild>
        <w:div w:id="1388921249">
          <w:marLeft w:val="640"/>
          <w:marRight w:val="0"/>
          <w:marTop w:val="0"/>
          <w:marBottom w:val="0"/>
          <w:divBdr>
            <w:top w:val="none" w:sz="0" w:space="0" w:color="auto"/>
            <w:left w:val="none" w:sz="0" w:space="0" w:color="auto"/>
            <w:bottom w:val="none" w:sz="0" w:space="0" w:color="auto"/>
            <w:right w:val="none" w:sz="0" w:space="0" w:color="auto"/>
          </w:divBdr>
        </w:div>
        <w:div w:id="1341542021">
          <w:marLeft w:val="640"/>
          <w:marRight w:val="0"/>
          <w:marTop w:val="0"/>
          <w:marBottom w:val="0"/>
          <w:divBdr>
            <w:top w:val="none" w:sz="0" w:space="0" w:color="auto"/>
            <w:left w:val="none" w:sz="0" w:space="0" w:color="auto"/>
            <w:bottom w:val="none" w:sz="0" w:space="0" w:color="auto"/>
            <w:right w:val="none" w:sz="0" w:space="0" w:color="auto"/>
          </w:divBdr>
        </w:div>
        <w:div w:id="178472990">
          <w:marLeft w:val="640"/>
          <w:marRight w:val="0"/>
          <w:marTop w:val="0"/>
          <w:marBottom w:val="0"/>
          <w:divBdr>
            <w:top w:val="none" w:sz="0" w:space="0" w:color="auto"/>
            <w:left w:val="none" w:sz="0" w:space="0" w:color="auto"/>
            <w:bottom w:val="none" w:sz="0" w:space="0" w:color="auto"/>
            <w:right w:val="none" w:sz="0" w:space="0" w:color="auto"/>
          </w:divBdr>
        </w:div>
        <w:div w:id="1569921718">
          <w:marLeft w:val="640"/>
          <w:marRight w:val="0"/>
          <w:marTop w:val="0"/>
          <w:marBottom w:val="0"/>
          <w:divBdr>
            <w:top w:val="none" w:sz="0" w:space="0" w:color="auto"/>
            <w:left w:val="none" w:sz="0" w:space="0" w:color="auto"/>
            <w:bottom w:val="none" w:sz="0" w:space="0" w:color="auto"/>
            <w:right w:val="none" w:sz="0" w:space="0" w:color="auto"/>
          </w:divBdr>
        </w:div>
        <w:div w:id="1064640387">
          <w:marLeft w:val="640"/>
          <w:marRight w:val="0"/>
          <w:marTop w:val="0"/>
          <w:marBottom w:val="0"/>
          <w:divBdr>
            <w:top w:val="none" w:sz="0" w:space="0" w:color="auto"/>
            <w:left w:val="none" w:sz="0" w:space="0" w:color="auto"/>
            <w:bottom w:val="none" w:sz="0" w:space="0" w:color="auto"/>
            <w:right w:val="none" w:sz="0" w:space="0" w:color="auto"/>
          </w:divBdr>
        </w:div>
        <w:div w:id="747339302">
          <w:marLeft w:val="640"/>
          <w:marRight w:val="0"/>
          <w:marTop w:val="0"/>
          <w:marBottom w:val="0"/>
          <w:divBdr>
            <w:top w:val="none" w:sz="0" w:space="0" w:color="auto"/>
            <w:left w:val="none" w:sz="0" w:space="0" w:color="auto"/>
            <w:bottom w:val="none" w:sz="0" w:space="0" w:color="auto"/>
            <w:right w:val="none" w:sz="0" w:space="0" w:color="auto"/>
          </w:divBdr>
        </w:div>
        <w:div w:id="2065398556">
          <w:marLeft w:val="640"/>
          <w:marRight w:val="0"/>
          <w:marTop w:val="0"/>
          <w:marBottom w:val="0"/>
          <w:divBdr>
            <w:top w:val="none" w:sz="0" w:space="0" w:color="auto"/>
            <w:left w:val="none" w:sz="0" w:space="0" w:color="auto"/>
            <w:bottom w:val="none" w:sz="0" w:space="0" w:color="auto"/>
            <w:right w:val="none" w:sz="0" w:space="0" w:color="auto"/>
          </w:divBdr>
        </w:div>
        <w:div w:id="1098403111">
          <w:marLeft w:val="640"/>
          <w:marRight w:val="0"/>
          <w:marTop w:val="0"/>
          <w:marBottom w:val="0"/>
          <w:divBdr>
            <w:top w:val="none" w:sz="0" w:space="0" w:color="auto"/>
            <w:left w:val="none" w:sz="0" w:space="0" w:color="auto"/>
            <w:bottom w:val="none" w:sz="0" w:space="0" w:color="auto"/>
            <w:right w:val="none" w:sz="0" w:space="0" w:color="auto"/>
          </w:divBdr>
        </w:div>
        <w:div w:id="121114158">
          <w:marLeft w:val="640"/>
          <w:marRight w:val="0"/>
          <w:marTop w:val="0"/>
          <w:marBottom w:val="0"/>
          <w:divBdr>
            <w:top w:val="none" w:sz="0" w:space="0" w:color="auto"/>
            <w:left w:val="none" w:sz="0" w:space="0" w:color="auto"/>
            <w:bottom w:val="none" w:sz="0" w:space="0" w:color="auto"/>
            <w:right w:val="none" w:sz="0" w:space="0" w:color="auto"/>
          </w:divBdr>
        </w:div>
        <w:div w:id="947811878">
          <w:marLeft w:val="640"/>
          <w:marRight w:val="0"/>
          <w:marTop w:val="0"/>
          <w:marBottom w:val="0"/>
          <w:divBdr>
            <w:top w:val="none" w:sz="0" w:space="0" w:color="auto"/>
            <w:left w:val="none" w:sz="0" w:space="0" w:color="auto"/>
            <w:bottom w:val="none" w:sz="0" w:space="0" w:color="auto"/>
            <w:right w:val="none" w:sz="0" w:space="0" w:color="auto"/>
          </w:divBdr>
        </w:div>
        <w:div w:id="1940988608">
          <w:marLeft w:val="640"/>
          <w:marRight w:val="0"/>
          <w:marTop w:val="0"/>
          <w:marBottom w:val="0"/>
          <w:divBdr>
            <w:top w:val="none" w:sz="0" w:space="0" w:color="auto"/>
            <w:left w:val="none" w:sz="0" w:space="0" w:color="auto"/>
            <w:bottom w:val="none" w:sz="0" w:space="0" w:color="auto"/>
            <w:right w:val="none" w:sz="0" w:space="0" w:color="auto"/>
          </w:divBdr>
        </w:div>
        <w:div w:id="293561628">
          <w:marLeft w:val="640"/>
          <w:marRight w:val="0"/>
          <w:marTop w:val="0"/>
          <w:marBottom w:val="0"/>
          <w:divBdr>
            <w:top w:val="none" w:sz="0" w:space="0" w:color="auto"/>
            <w:left w:val="none" w:sz="0" w:space="0" w:color="auto"/>
            <w:bottom w:val="none" w:sz="0" w:space="0" w:color="auto"/>
            <w:right w:val="none" w:sz="0" w:space="0" w:color="auto"/>
          </w:divBdr>
        </w:div>
        <w:div w:id="1940336767">
          <w:marLeft w:val="640"/>
          <w:marRight w:val="0"/>
          <w:marTop w:val="0"/>
          <w:marBottom w:val="0"/>
          <w:divBdr>
            <w:top w:val="none" w:sz="0" w:space="0" w:color="auto"/>
            <w:left w:val="none" w:sz="0" w:space="0" w:color="auto"/>
            <w:bottom w:val="none" w:sz="0" w:space="0" w:color="auto"/>
            <w:right w:val="none" w:sz="0" w:space="0" w:color="auto"/>
          </w:divBdr>
        </w:div>
        <w:div w:id="1574505858">
          <w:marLeft w:val="640"/>
          <w:marRight w:val="0"/>
          <w:marTop w:val="0"/>
          <w:marBottom w:val="0"/>
          <w:divBdr>
            <w:top w:val="none" w:sz="0" w:space="0" w:color="auto"/>
            <w:left w:val="none" w:sz="0" w:space="0" w:color="auto"/>
            <w:bottom w:val="none" w:sz="0" w:space="0" w:color="auto"/>
            <w:right w:val="none" w:sz="0" w:space="0" w:color="auto"/>
          </w:divBdr>
        </w:div>
        <w:div w:id="1045909015">
          <w:marLeft w:val="640"/>
          <w:marRight w:val="0"/>
          <w:marTop w:val="0"/>
          <w:marBottom w:val="0"/>
          <w:divBdr>
            <w:top w:val="none" w:sz="0" w:space="0" w:color="auto"/>
            <w:left w:val="none" w:sz="0" w:space="0" w:color="auto"/>
            <w:bottom w:val="none" w:sz="0" w:space="0" w:color="auto"/>
            <w:right w:val="none" w:sz="0" w:space="0" w:color="auto"/>
          </w:divBdr>
        </w:div>
        <w:div w:id="1767844510">
          <w:marLeft w:val="640"/>
          <w:marRight w:val="0"/>
          <w:marTop w:val="0"/>
          <w:marBottom w:val="0"/>
          <w:divBdr>
            <w:top w:val="none" w:sz="0" w:space="0" w:color="auto"/>
            <w:left w:val="none" w:sz="0" w:space="0" w:color="auto"/>
            <w:bottom w:val="none" w:sz="0" w:space="0" w:color="auto"/>
            <w:right w:val="none" w:sz="0" w:space="0" w:color="auto"/>
          </w:divBdr>
        </w:div>
        <w:div w:id="484469853">
          <w:marLeft w:val="640"/>
          <w:marRight w:val="0"/>
          <w:marTop w:val="0"/>
          <w:marBottom w:val="0"/>
          <w:divBdr>
            <w:top w:val="none" w:sz="0" w:space="0" w:color="auto"/>
            <w:left w:val="none" w:sz="0" w:space="0" w:color="auto"/>
            <w:bottom w:val="none" w:sz="0" w:space="0" w:color="auto"/>
            <w:right w:val="none" w:sz="0" w:space="0" w:color="auto"/>
          </w:divBdr>
        </w:div>
        <w:div w:id="885410640">
          <w:marLeft w:val="640"/>
          <w:marRight w:val="0"/>
          <w:marTop w:val="0"/>
          <w:marBottom w:val="0"/>
          <w:divBdr>
            <w:top w:val="none" w:sz="0" w:space="0" w:color="auto"/>
            <w:left w:val="none" w:sz="0" w:space="0" w:color="auto"/>
            <w:bottom w:val="none" w:sz="0" w:space="0" w:color="auto"/>
            <w:right w:val="none" w:sz="0" w:space="0" w:color="auto"/>
          </w:divBdr>
        </w:div>
        <w:div w:id="954292517">
          <w:marLeft w:val="640"/>
          <w:marRight w:val="0"/>
          <w:marTop w:val="0"/>
          <w:marBottom w:val="0"/>
          <w:divBdr>
            <w:top w:val="none" w:sz="0" w:space="0" w:color="auto"/>
            <w:left w:val="none" w:sz="0" w:space="0" w:color="auto"/>
            <w:bottom w:val="none" w:sz="0" w:space="0" w:color="auto"/>
            <w:right w:val="none" w:sz="0" w:space="0" w:color="auto"/>
          </w:divBdr>
        </w:div>
        <w:div w:id="1619793946">
          <w:marLeft w:val="640"/>
          <w:marRight w:val="0"/>
          <w:marTop w:val="0"/>
          <w:marBottom w:val="0"/>
          <w:divBdr>
            <w:top w:val="none" w:sz="0" w:space="0" w:color="auto"/>
            <w:left w:val="none" w:sz="0" w:space="0" w:color="auto"/>
            <w:bottom w:val="none" w:sz="0" w:space="0" w:color="auto"/>
            <w:right w:val="none" w:sz="0" w:space="0" w:color="auto"/>
          </w:divBdr>
        </w:div>
        <w:div w:id="1722048771">
          <w:marLeft w:val="640"/>
          <w:marRight w:val="0"/>
          <w:marTop w:val="0"/>
          <w:marBottom w:val="0"/>
          <w:divBdr>
            <w:top w:val="none" w:sz="0" w:space="0" w:color="auto"/>
            <w:left w:val="none" w:sz="0" w:space="0" w:color="auto"/>
            <w:bottom w:val="none" w:sz="0" w:space="0" w:color="auto"/>
            <w:right w:val="none" w:sz="0" w:space="0" w:color="auto"/>
          </w:divBdr>
        </w:div>
        <w:div w:id="943001040">
          <w:marLeft w:val="640"/>
          <w:marRight w:val="0"/>
          <w:marTop w:val="0"/>
          <w:marBottom w:val="0"/>
          <w:divBdr>
            <w:top w:val="none" w:sz="0" w:space="0" w:color="auto"/>
            <w:left w:val="none" w:sz="0" w:space="0" w:color="auto"/>
            <w:bottom w:val="none" w:sz="0" w:space="0" w:color="auto"/>
            <w:right w:val="none" w:sz="0" w:space="0" w:color="auto"/>
          </w:divBdr>
        </w:div>
        <w:div w:id="1889564046">
          <w:marLeft w:val="640"/>
          <w:marRight w:val="0"/>
          <w:marTop w:val="0"/>
          <w:marBottom w:val="0"/>
          <w:divBdr>
            <w:top w:val="none" w:sz="0" w:space="0" w:color="auto"/>
            <w:left w:val="none" w:sz="0" w:space="0" w:color="auto"/>
            <w:bottom w:val="none" w:sz="0" w:space="0" w:color="auto"/>
            <w:right w:val="none" w:sz="0" w:space="0" w:color="auto"/>
          </w:divBdr>
        </w:div>
        <w:div w:id="1533180968">
          <w:marLeft w:val="640"/>
          <w:marRight w:val="0"/>
          <w:marTop w:val="0"/>
          <w:marBottom w:val="0"/>
          <w:divBdr>
            <w:top w:val="none" w:sz="0" w:space="0" w:color="auto"/>
            <w:left w:val="none" w:sz="0" w:space="0" w:color="auto"/>
            <w:bottom w:val="none" w:sz="0" w:space="0" w:color="auto"/>
            <w:right w:val="none" w:sz="0" w:space="0" w:color="auto"/>
          </w:divBdr>
        </w:div>
        <w:div w:id="771902876">
          <w:marLeft w:val="640"/>
          <w:marRight w:val="0"/>
          <w:marTop w:val="0"/>
          <w:marBottom w:val="0"/>
          <w:divBdr>
            <w:top w:val="none" w:sz="0" w:space="0" w:color="auto"/>
            <w:left w:val="none" w:sz="0" w:space="0" w:color="auto"/>
            <w:bottom w:val="none" w:sz="0" w:space="0" w:color="auto"/>
            <w:right w:val="none" w:sz="0" w:space="0" w:color="auto"/>
          </w:divBdr>
        </w:div>
        <w:div w:id="1472096817">
          <w:marLeft w:val="640"/>
          <w:marRight w:val="0"/>
          <w:marTop w:val="0"/>
          <w:marBottom w:val="0"/>
          <w:divBdr>
            <w:top w:val="none" w:sz="0" w:space="0" w:color="auto"/>
            <w:left w:val="none" w:sz="0" w:space="0" w:color="auto"/>
            <w:bottom w:val="none" w:sz="0" w:space="0" w:color="auto"/>
            <w:right w:val="none" w:sz="0" w:space="0" w:color="auto"/>
          </w:divBdr>
        </w:div>
        <w:div w:id="1906797426">
          <w:marLeft w:val="640"/>
          <w:marRight w:val="0"/>
          <w:marTop w:val="0"/>
          <w:marBottom w:val="0"/>
          <w:divBdr>
            <w:top w:val="none" w:sz="0" w:space="0" w:color="auto"/>
            <w:left w:val="none" w:sz="0" w:space="0" w:color="auto"/>
            <w:bottom w:val="none" w:sz="0" w:space="0" w:color="auto"/>
            <w:right w:val="none" w:sz="0" w:space="0" w:color="auto"/>
          </w:divBdr>
        </w:div>
        <w:div w:id="2107529623">
          <w:marLeft w:val="640"/>
          <w:marRight w:val="0"/>
          <w:marTop w:val="0"/>
          <w:marBottom w:val="0"/>
          <w:divBdr>
            <w:top w:val="none" w:sz="0" w:space="0" w:color="auto"/>
            <w:left w:val="none" w:sz="0" w:space="0" w:color="auto"/>
            <w:bottom w:val="none" w:sz="0" w:space="0" w:color="auto"/>
            <w:right w:val="none" w:sz="0" w:space="0" w:color="auto"/>
          </w:divBdr>
        </w:div>
        <w:div w:id="1428161623">
          <w:marLeft w:val="640"/>
          <w:marRight w:val="0"/>
          <w:marTop w:val="0"/>
          <w:marBottom w:val="0"/>
          <w:divBdr>
            <w:top w:val="none" w:sz="0" w:space="0" w:color="auto"/>
            <w:left w:val="none" w:sz="0" w:space="0" w:color="auto"/>
            <w:bottom w:val="none" w:sz="0" w:space="0" w:color="auto"/>
            <w:right w:val="none" w:sz="0" w:space="0" w:color="auto"/>
          </w:divBdr>
        </w:div>
        <w:div w:id="1928880619">
          <w:marLeft w:val="640"/>
          <w:marRight w:val="0"/>
          <w:marTop w:val="0"/>
          <w:marBottom w:val="0"/>
          <w:divBdr>
            <w:top w:val="none" w:sz="0" w:space="0" w:color="auto"/>
            <w:left w:val="none" w:sz="0" w:space="0" w:color="auto"/>
            <w:bottom w:val="none" w:sz="0" w:space="0" w:color="auto"/>
            <w:right w:val="none" w:sz="0" w:space="0" w:color="auto"/>
          </w:divBdr>
        </w:div>
        <w:div w:id="289898354">
          <w:marLeft w:val="640"/>
          <w:marRight w:val="0"/>
          <w:marTop w:val="0"/>
          <w:marBottom w:val="0"/>
          <w:divBdr>
            <w:top w:val="none" w:sz="0" w:space="0" w:color="auto"/>
            <w:left w:val="none" w:sz="0" w:space="0" w:color="auto"/>
            <w:bottom w:val="none" w:sz="0" w:space="0" w:color="auto"/>
            <w:right w:val="none" w:sz="0" w:space="0" w:color="auto"/>
          </w:divBdr>
        </w:div>
        <w:div w:id="1043024153">
          <w:marLeft w:val="640"/>
          <w:marRight w:val="0"/>
          <w:marTop w:val="0"/>
          <w:marBottom w:val="0"/>
          <w:divBdr>
            <w:top w:val="none" w:sz="0" w:space="0" w:color="auto"/>
            <w:left w:val="none" w:sz="0" w:space="0" w:color="auto"/>
            <w:bottom w:val="none" w:sz="0" w:space="0" w:color="auto"/>
            <w:right w:val="none" w:sz="0" w:space="0" w:color="auto"/>
          </w:divBdr>
        </w:div>
        <w:div w:id="1120296902">
          <w:marLeft w:val="640"/>
          <w:marRight w:val="0"/>
          <w:marTop w:val="0"/>
          <w:marBottom w:val="0"/>
          <w:divBdr>
            <w:top w:val="none" w:sz="0" w:space="0" w:color="auto"/>
            <w:left w:val="none" w:sz="0" w:space="0" w:color="auto"/>
            <w:bottom w:val="none" w:sz="0" w:space="0" w:color="auto"/>
            <w:right w:val="none" w:sz="0" w:space="0" w:color="auto"/>
          </w:divBdr>
        </w:div>
        <w:div w:id="1248034608">
          <w:marLeft w:val="640"/>
          <w:marRight w:val="0"/>
          <w:marTop w:val="0"/>
          <w:marBottom w:val="0"/>
          <w:divBdr>
            <w:top w:val="none" w:sz="0" w:space="0" w:color="auto"/>
            <w:left w:val="none" w:sz="0" w:space="0" w:color="auto"/>
            <w:bottom w:val="none" w:sz="0" w:space="0" w:color="auto"/>
            <w:right w:val="none" w:sz="0" w:space="0" w:color="auto"/>
          </w:divBdr>
        </w:div>
        <w:div w:id="130951569">
          <w:marLeft w:val="640"/>
          <w:marRight w:val="0"/>
          <w:marTop w:val="0"/>
          <w:marBottom w:val="0"/>
          <w:divBdr>
            <w:top w:val="none" w:sz="0" w:space="0" w:color="auto"/>
            <w:left w:val="none" w:sz="0" w:space="0" w:color="auto"/>
            <w:bottom w:val="none" w:sz="0" w:space="0" w:color="auto"/>
            <w:right w:val="none" w:sz="0" w:space="0" w:color="auto"/>
          </w:divBdr>
        </w:div>
        <w:div w:id="1353460300">
          <w:marLeft w:val="640"/>
          <w:marRight w:val="0"/>
          <w:marTop w:val="0"/>
          <w:marBottom w:val="0"/>
          <w:divBdr>
            <w:top w:val="none" w:sz="0" w:space="0" w:color="auto"/>
            <w:left w:val="none" w:sz="0" w:space="0" w:color="auto"/>
            <w:bottom w:val="none" w:sz="0" w:space="0" w:color="auto"/>
            <w:right w:val="none" w:sz="0" w:space="0" w:color="auto"/>
          </w:divBdr>
        </w:div>
        <w:div w:id="1797720267">
          <w:marLeft w:val="640"/>
          <w:marRight w:val="0"/>
          <w:marTop w:val="0"/>
          <w:marBottom w:val="0"/>
          <w:divBdr>
            <w:top w:val="none" w:sz="0" w:space="0" w:color="auto"/>
            <w:left w:val="none" w:sz="0" w:space="0" w:color="auto"/>
            <w:bottom w:val="none" w:sz="0" w:space="0" w:color="auto"/>
            <w:right w:val="none" w:sz="0" w:space="0" w:color="auto"/>
          </w:divBdr>
        </w:div>
        <w:div w:id="1661039522">
          <w:marLeft w:val="640"/>
          <w:marRight w:val="0"/>
          <w:marTop w:val="0"/>
          <w:marBottom w:val="0"/>
          <w:divBdr>
            <w:top w:val="none" w:sz="0" w:space="0" w:color="auto"/>
            <w:left w:val="none" w:sz="0" w:space="0" w:color="auto"/>
            <w:bottom w:val="none" w:sz="0" w:space="0" w:color="auto"/>
            <w:right w:val="none" w:sz="0" w:space="0" w:color="auto"/>
          </w:divBdr>
        </w:div>
        <w:div w:id="275407674">
          <w:marLeft w:val="640"/>
          <w:marRight w:val="0"/>
          <w:marTop w:val="0"/>
          <w:marBottom w:val="0"/>
          <w:divBdr>
            <w:top w:val="none" w:sz="0" w:space="0" w:color="auto"/>
            <w:left w:val="none" w:sz="0" w:space="0" w:color="auto"/>
            <w:bottom w:val="none" w:sz="0" w:space="0" w:color="auto"/>
            <w:right w:val="none" w:sz="0" w:space="0" w:color="auto"/>
          </w:divBdr>
        </w:div>
        <w:div w:id="569383761">
          <w:marLeft w:val="640"/>
          <w:marRight w:val="0"/>
          <w:marTop w:val="0"/>
          <w:marBottom w:val="0"/>
          <w:divBdr>
            <w:top w:val="none" w:sz="0" w:space="0" w:color="auto"/>
            <w:left w:val="none" w:sz="0" w:space="0" w:color="auto"/>
            <w:bottom w:val="none" w:sz="0" w:space="0" w:color="auto"/>
            <w:right w:val="none" w:sz="0" w:space="0" w:color="auto"/>
          </w:divBdr>
        </w:div>
        <w:div w:id="347558467">
          <w:marLeft w:val="640"/>
          <w:marRight w:val="0"/>
          <w:marTop w:val="0"/>
          <w:marBottom w:val="0"/>
          <w:divBdr>
            <w:top w:val="none" w:sz="0" w:space="0" w:color="auto"/>
            <w:left w:val="none" w:sz="0" w:space="0" w:color="auto"/>
            <w:bottom w:val="none" w:sz="0" w:space="0" w:color="auto"/>
            <w:right w:val="none" w:sz="0" w:space="0" w:color="auto"/>
          </w:divBdr>
        </w:div>
        <w:div w:id="1042906138">
          <w:marLeft w:val="640"/>
          <w:marRight w:val="0"/>
          <w:marTop w:val="0"/>
          <w:marBottom w:val="0"/>
          <w:divBdr>
            <w:top w:val="none" w:sz="0" w:space="0" w:color="auto"/>
            <w:left w:val="none" w:sz="0" w:space="0" w:color="auto"/>
            <w:bottom w:val="none" w:sz="0" w:space="0" w:color="auto"/>
            <w:right w:val="none" w:sz="0" w:space="0" w:color="auto"/>
          </w:divBdr>
        </w:div>
        <w:div w:id="122507322">
          <w:marLeft w:val="640"/>
          <w:marRight w:val="0"/>
          <w:marTop w:val="0"/>
          <w:marBottom w:val="0"/>
          <w:divBdr>
            <w:top w:val="none" w:sz="0" w:space="0" w:color="auto"/>
            <w:left w:val="none" w:sz="0" w:space="0" w:color="auto"/>
            <w:bottom w:val="none" w:sz="0" w:space="0" w:color="auto"/>
            <w:right w:val="none" w:sz="0" w:space="0" w:color="auto"/>
          </w:divBdr>
        </w:div>
        <w:div w:id="203760617">
          <w:marLeft w:val="640"/>
          <w:marRight w:val="0"/>
          <w:marTop w:val="0"/>
          <w:marBottom w:val="0"/>
          <w:divBdr>
            <w:top w:val="none" w:sz="0" w:space="0" w:color="auto"/>
            <w:left w:val="none" w:sz="0" w:space="0" w:color="auto"/>
            <w:bottom w:val="none" w:sz="0" w:space="0" w:color="auto"/>
            <w:right w:val="none" w:sz="0" w:space="0" w:color="auto"/>
          </w:divBdr>
        </w:div>
        <w:div w:id="909778353">
          <w:marLeft w:val="640"/>
          <w:marRight w:val="0"/>
          <w:marTop w:val="0"/>
          <w:marBottom w:val="0"/>
          <w:divBdr>
            <w:top w:val="none" w:sz="0" w:space="0" w:color="auto"/>
            <w:left w:val="none" w:sz="0" w:space="0" w:color="auto"/>
            <w:bottom w:val="none" w:sz="0" w:space="0" w:color="auto"/>
            <w:right w:val="none" w:sz="0" w:space="0" w:color="auto"/>
          </w:divBdr>
        </w:div>
        <w:div w:id="1370301028">
          <w:marLeft w:val="640"/>
          <w:marRight w:val="0"/>
          <w:marTop w:val="0"/>
          <w:marBottom w:val="0"/>
          <w:divBdr>
            <w:top w:val="none" w:sz="0" w:space="0" w:color="auto"/>
            <w:left w:val="none" w:sz="0" w:space="0" w:color="auto"/>
            <w:bottom w:val="none" w:sz="0" w:space="0" w:color="auto"/>
            <w:right w:val="none" w:sz="0" w:space="0" w:color="auto"/>
          </w:divBdr>
        </w:div>
        <w:div w:id="352801564">
          <w:marLeft w:val="640"/>
          <w:marRight w:val="0"/>
          <w:marTop w:val="0"/>
          <w:marBottom w:val="0"/>
          <w:divBdr>
            <w:top w:val="none" w:sz="0" w:space="0" w:color="auto"/>
            <w:left w:val="none" w:sz="0" w:space="0" w:color="auto"/>
            <w:bottom w:val="none" w:sz="0" w:space="0" w:color="auto"/>
            <w:right w:val="none" w:sz="0" w:space="0" w:color="auto"/>
          </w:divBdr>
        </w:div>
        <w:div w:id="1082796405">
          <w:marLeft w:val="640"/>
          <w:marRight w:val="0"/>
          <w:marTop w:val="0"/>
          <w:marBottom w:val="0"/>
          <w:divBdr>
            <w:top w:val="none" w:sz="0" w:space="0" w:color="auto"/>
            <w:left w:val="none" w:sz="0" w:space="0" w:color="auto"/>
            <w:bottom w:val="none" w:sz="0" w:space="0" w:color="auto"/>
            <w:right w:val="none" w:sz="0" w:space="0" w:color="auto"/>
          </w:divBdr>
        </w:div>
        <w:div w:id="1674995576">
          <w:marLeft w:val="640"/>
          <w:marRight w:val="0"/>
          <w:marTop w:val="0"/>
          <w:marBottom w:val="0"/>
          <w:divBdr>
            <w:top w:val="none" w:sz="0" w:space="0" w:color="auto"/>
            <w:left w:val="none" w:sz="0" w:space="0" w:color="auto"/>
            <w:bottom w:val="none" w:sz="0" w:space="0" w:color="auto"/>
            <w:right w:val="none" w:sz="0" w:space="0" w:color="auto"/>
          </w:divBdr>
        </w:div>
        <w:div w:id="53814410">
          <w:marLeft w:val="640"/>
          <w:marRight w:val="0"/>
          <w:marTop w:val="0"/>
          <w:marBottom w:val="0"/>
          <w:divBdr>
            <w:top w:val="none" w:sz="0" w:space="0" w:color="auto"/>
            <w:left w:val="none" w:sz="0" w:space="0" w:color="auto"/>
            <w:bottom w:val="none" w:sz="0" w:space="0" w:color="auto"/>
            <w:right w:val="none" w:sz="0" w:space="0" w:color="auto"/>
          </w:divBdr>
        </w:div>
        <w:div w:id="1325166737">
          <w:marLeft w:val="640"/>
          <w:marRight w:val="0"/>
          <w:marTop w:val="0"/>
          <w:marBottom w:val="0"/>
          <w:divBdr>
            <w:top w:val="none" w:sz="0" w:space="0" w:color="auto"/>
            <w:left w:val="none" w:sz="0" w:space="0" w:color="auto"/>
            <w:bottom w:val="none" w:sz="0" w:space="0" w:color="auto"/>
            <w:right w:val="none" w:sz="0" w:space="0" w:color="auto"/>
          </w:divBdr>
        </w:div>
        <w:div w:id="1941983972">
          <w:marLeft w:val="640"/>
          <w:marRight w:val="0"/>
          <w:marTop w:val="0"/>
          <w:marBottom w:val="0"/>
          <w:divBdr>
            <w:top w:val="none" w:sz="0" w:space="0" w:color="auto"/>
            <w:left w:val="none" w:sz="0" w:space="0" w:color="auto"/>
            <w:bottom w:val="none" w:sz="0" w:space="0" w:color="auto"/>
            <w:right w:val="none" w:sz="0" w:space="0" w:color="auto"/>
          </w:divBdr>
        </w:div>
        <w:div w:id="1987275850">
          <w:marLeft w:val="640"/>
          <w:marRight w:val="0"/>
          <w:marTop w:val="0"/>
          <w:marBottom w:val="0"/>
          <w:divBdr>
            <w:top w:val="none" w:sz="0" w:space="0" w:color="auto"/>
            <w:left w:val="none" w:sz="0" w:space="0" w:color="auto"/>
            <w:bottom w:val="none" w:sz="0" w:space="0" w:color="auto"/>
            <w:right w:val="none" w:sz="0" w:space="0" w:color="auto"/>
          </w:divBdr>
        </w:div>
        <w:div w:id="1081567614">
          <w:marLeft w:val="640"/>
          <w:marRight w:val="0"/>
          <w:marTop w:val="0"/>
          <w:marBottom w:val="0"/>
          <w:divBdr>
            <w:top w:val="none" w:sz="0" w:space="0" w:color="auto"/>
            <w:left w:val="none" w:sz="0" w:space="0" w:color="auto"/>
            <w:bottom w:val="none" w:sz="0" w:space="0" w:color="auto"/>
            <w:right w:val="none" w:sz="0" w:space="0" w:color="auto"/>
          </w:divBdr>
        </w:div>
        <w:div w:id="1598709907">
          <w:marLeft w:val="640"/>
          <w:marRight w:val="0"/>
          <w:marTop w:val="0"/>
          <w:marBottom w:val="0"/>
          <w:divBdr>
            <w:top w:val="none" w:sz="0" w:space="0" w:color="auto"/>
            <w:left w:val="none" w:sz="0" w:space="0" w:color="auto"/>
            <w:bottom w:val="none" w:sz="0" w:space="0" w:color="auto"/>
            <w:right w:val="none" w:sz="0" w:space="0" w:color="auto"/>
          </w:divBdr>
        </w:div>
        <w:div w:id="904802611">
          <w:marLeft w:val="640"/>
          <w:marRight w:val="0"/>
          <w:marTop w:val="0"/>
          <w:marBottom w:val="0"/>
          <w:divBdr>
            <w:top w:val="none" w:sz="0" w:space="0" w:color="auto"/>
            <w:left w:val="none" w:sz="0" w:space="0" w:color="auto"/>
            <w:bottom w:val="none" w:sz="0" w:space="0" w:color="auto"/>
            <w:right w:val="none" w:sz="0" w:space="0" w:color="auto"/>
          </w:divBdr>
        </w:div>
        <w:div w:id="799424525">
          <w:marLeft w:val="640"/>
          <w:marRight w:val="0"/>
          <w:marTop w:val="0"/>
          <w:marBottom w:val="0"/>
          <w:divBdr>
            <w:top w:val="none" w:sz="0" w:space="0" w:color="auto"/>
            <w:left w:val="none" w:sz="0" w:space="0" w:color="auto"/>
            <w:bottom w:val="none" w:sz="0" w:space="0" w:color="auto"/>
            <w:right w:val="none" w:sz="0" w:space="0" w:color="auto"/>
          </w:divBdr>
        </w:div>
        <w:div w:id="929315691">
          <w:marLeft w:val="640"/>
          <w:marRight w:val="0"/>
          <w:marTop w:val="0"/>
          <w:marBottom w:val="0"/>
          <w:divBdr>
            <w:top w:val="none" w:sz="0" w:space="0" w:color="auto"/>
            <w:left w:val="none" w:sz="0" w:space="0" w:color="auto"/>
            <w:bottom w:val="none" w:sz="0" w:space="0" w:color="auto"/>
            <w:right w:val="none" w:sz="0" w:space="0" w:color="auto"/>
          </w:divBdr>
        </w:div>
        <w:div w:id="1067533713">
          <w:marLeft w:val="640"/>
          <w:marRight w:val="0"/>
          <w:marTop w:val="0"/>
          <w:marBottom w:val="0"/>
          <w:divBdr>
            <w:top w:val="none" w:sz="0" w:space="0" w:color="auto"/>
            <w:left w:val="none" w:sz="0" w:space="0" w:color="auto"/>
            <w:bottom w:val="none" w:sz="0" w:space="0" w:color="auto"/>
            <w:right w:val="none" w:sz="0" w:space="0" w:color="auto"/>
          </w:divBdr>
        </w:div>
        <w:div w:id="80958029">
          <w:marLeft w:val="640"/>
          <w:marRight w:val="0"/>
          <w:marTop w:val="0"/>
          <w:marBottom w:val="0"/>
          <w:divBdr>
            <w:top w:val="none" w:sz="0" w:space="0" w:color="auto"/>
            <w:left w:val="none" w:sz="0" w:space="0" w:color="auto"/>
            <w:bottom w:val="none" w:sz="0" w:space="0" w:color="auto"/>
            <w:right w:val="none" w:sz="0" w:space="0" w:color="auto"/>
          </w:divBdr>
        </w:div>
        <w:div w:id="1214922963">
          <w:marLeft w:val="640"/>
          <w:marRight w:val="0"/>
          <w:marTop w:val="0"/>
          <w:marBottom w:val="0"/>
          <w:divBdr>
            <w:top w:val="none" w:sz="0" w:space="0" w:color="auto"/>
            <w:left w:val="none" w:sz="0" w:space="0" w:color="auto"/>
            <w:bottom w:val="none" w:sz="0" w:space="0" w:color="auto"/>
            <w:right w:val="none" w:sz="0" w:space="0" w:color="auto"/>
          </w:divBdr>
        </w:div>
        <w:div w:id="527059618">
          <w:marLeft w:val="640"/>
          <w:marRight w:val="0"/>
          <w:marTop w:val="0"/>
          <w:marBottom w:val="0"/>
          <w:divBdr>
            <w:top w:val="none" w:sz="0" w:space="0" w:color="auto"/>
            <w:left w:val="none" w:sz="0" w:space="0" w:color="auto"/>
            <w:bottom w:val="none" w:sz="0" w:space="0" w:color="auto"/>
            <w:right w:val="none" w:sz="0" w:space="0" w:color="auto"/>
          </w:divBdr>
        </w:div>
        <w:div w:id="751320479">
          <w:marLeft w:val="640"/>
          <w:marRight w:val="0"/>
          <w:marTop w:val="0"/>
          <w:marBottom w:val="0"/>
          <w:divBdr>
            <w:top w:val="none" w:sz="0" w:space="0" w:color="auto"/>
            <w:left w:val="none" w:sz="0" w:space="0" w:color="auto"/>
            <w:bottom w:val="none" w:sz="0" w:space="0" w:color="auto"/>
            <w:right w:val="none" w:sz="0" w:space="0" w:color="auto"/>
          </w:divBdr>
        </w:div>
        <w:div w:id="990132332">
          <w:marLeft w:val="640"/>
          <w:marRight w:val="0"/>
          <w:marTop w:val="0"/>
          <w:marBottom w:val="0"/>
          <w:divBdr>
            <w:top w:val="none" w:sz="0" w:space="0" w:color="auto"/>
            <w:left w:val="none" w:sz="0" w:space="0" w:color="auto"/>
            <w:bottom w:val="none" w:sz="0" w:space="0" w:color="auto"/>
            <w:right w:val="none" w:sz="0" w:space="0" w:color="auto"/>
          </w:divBdr>
        </w:div>
        <w:div w:id="256014423">
          <w:marLeft w:val="640"/>
          <w:marRight w:val="0"/>
          <w:marTop w:val="0"/>
          <w:marBottom w:val="0"/>
          <w:divBdr>
            <w:top w:val="none" w:sz="0" w:space="0" w:color="auto"/>
            <w:left w:val="none" w:sz="0" w:space="0" w:color="auto"/>
            <w:bottom w:val="none" w:sz="0" w:space="0" w:color="auto"/>
            <w:right w:val="none" w:sz="0" w:space="0" w:color="auto"/>
          </w:divBdr>
        </w:div>
        <w:div w:id="835801828">
          <w:marLeft w:val="640"/>
          <w:marRight w:val="0"/>
          <w:marTop w:val="0"/>
          <w:marBottom w:val="0"/>
          <w:divBdr>
            <w:top w:val="none" w:sz="0" w:space="0" w:color="auto"/>
            <w:left w:val="none" w:sz="0" w:space="0" w:color="auto"/>
            <w:bottom w:val="none" w:sz="0" w:space="0" w:color="auto"/>
            <w:right w:val="none" w:sz="0" w:space="0" w:color="auto"/>
          </w:divBdr>
        </w:div>
        <w:div w:id="1716076039">
          <w:marLeft w:val="640"/>
          <w:marRight w:val="0"/>
          <w:marTop w:val="0"/>
          <w:marBottom w:val="0"/>
          <w:divBdr>
            <w:top w:val="none" w:sz="0" w:space="0" w:color="auto"/>
            <w:left w:val="none" w:sz="0" w:space="0" w:color="auto"/>
            <w:bottom w:val="none" w:sz="0" w:space="0" w:color="auto"/>
            <w:right w:val="none" w:sz="0" w:space="0" w:color="auto"/>
          </w:divBdr>
        </w:div>
        <w:div w:id="800001039">
          <w:marLeft w:val="640"/>
          <w:marRight w:val="0"/>
          <w:marTop w:val="0"/>
          <w:marBottom w:val="0"/>
          <w:divBdr>
            <w:top w:val="none" w:sz="0" w:space="0" w:color="auto"/>
            <w:left w:val="none" w:sz="0" w:space="0" w:color="auto"/>
            <w:bottom w:val="none" w:sz="0" w:space="0" w:color="auto"/>
            <w:right w:val="none" w:sz="0" w:space="0" w:color="auto"/>
          </w:divBdr>
        </w:div>
        <w:div w:id="1065833844">
          <w:marLeft w:val="640"/>
          <w:marRight w:val="0"/>
          <w:marTop w:val="0"/>
          <w:marBottom w:val="0"/>
          <w:divBdr>
            <w:top w:val="none" w:sz="0" w:space="0" w:color="auto"/>
            <w:left w:val="none" w:sz="0" w:space="0" w:color="auto"/>
            <w:bottom w:val="none" w:sz="0" w:space="0" w:color="auto"/>
            <w:right w:val="none" w:sz="0" w:space="0" w:color="auto"/>
          </w:divBdr>
        </w:div>
        <w:div w:id="1029649056">
          <w:marLeft w:val="640"/>
          <w:marRight w:val="0"/>
          <w:marTop w:val="0"/>
          <w:marBottom w:val="0"/>
          <w:divBdr>
            <w:top w:val="none" w:sz="0" w:space="0" w:color="auto"/>
            <w:left w:val="none" w:sz="0" w:space="0" w:color="auto"/>
            <w:bottom w:val="none" w:sz="0" w:space="0" w:color="auto"/>
            <w:right w:val="none" w:sz="0" w:space="0" w:color="auto"/>
          </w:divBdr>
        </w:div>
        <w:div w:id="38168988">
          <w:marLeft w:val="640"/>
          <w:marRight w:val="0"/>
          <w:marTop w:val="0"/>
          <w:marBottom w:val="0"/>
          <w:divBdr>
            <w:top w:val="none" w:sz="0" w:space="0" w:color="auto"/>
            <w:left w:val="none" w:sz="0" w:space="0" w:color="auto"/>
            <w:bottom w:val="none" w:sz="0" w:space="0" w:color="auto"/>
            <w:right w:val="none" w:sz="0" w:space="0" w:color="auto"/>
          </w:divBdr>
        </w:div>
        <w:div w:id="248932368">
          <w:marLeft w:val="640"/>
          <w:marRight w:val="0"/>
          <w:marTop w:val="0"/>
          <w:marBottom w:val="0"/>
          <w:divBdr>
            <w:top w:val="none" w:sz="0" w:space="0" w:color="auto"/>
            <w:left w:val="none" w:sz="0" w:space="0" w:color="auto"/>
            <w:bottom w:val="none" w:sz="0" w:space="0" w:color="auto"/>
            <w:right w:val="none" w:sz="0" w:space="0" w:color="auto"/>
          </w:divBdr>
        </w:div>
        <w:div w:id="1960448369">
          <w:marLeft w:val="640"/>
          <w:marRight w:val="0"/>
          <w:marTop w:val="0"/>
          <w:marBottom w:val="0"/>
          <w:divBdr>
            <w:top w:val="none" w:sz="0" w:space="0" w:color="auto"/>
            <w:left w:val="none" w:sz="0" w:space="0" w:color="auto"/>
            <w:bottom w:val="none" w:sz="0" w:space="0" w:color="auto"/>
            <w:right w:val="none" w:sz="0" w:space="0" w:color="auto"/>
          </w:divBdr>
        </w:div>
        <w:div w:id="173686593">
          <w:marLeft w:val="640"/>
          <w:marRight w:val="0"/>
          <w:marTop w:val="0"/>
          <w:marBottom w:val="0"/>
          <w:divBdr>
            <w:top w:val="none" w:sz="0" w:space="0" w:color="auto"/>
            <w:left w:val="none" w:sz="0" w:space="0" w:color="auto"/>
            <w:bottom w:val="none" w:sz="0" w:space="0" w:color="auto"/>
            <w:right w:val="none" w:sz="0" w:space="0" w:color="auto"/>
          </w:divBdr>
        </w:div>
        <w:div w:id="1923836149">
          <w:marLeft w:val="640"/>
          <w:marRight w:val="0"/>
          <w:marTop w:val="0"/>
          <w:marBottom w:val="0"/>
          <w:divBdr>
            <w:top w:val="none" w:sz="0" w:space="0" w:color="auto"/>
            <w:left w:val="none" w:sz="0" w:space="0" w:color="auto"/>
            <w:bottom w:val="none" w:sz="0" w:space="0" w:color="auto"/>
            <w:right w:val="none" w:sz="0" w:space="0" w:color="auto"/>
          </w:divBdr>
        </w:div>
        <w:div w:id="1766805628">
          <w:marLeft w:val="640"/>
          <w:marRight w:val="0"/>
          <w:marTop w:val="0"/>
          <w:marBottom w:val="0"/>
          <w:divBdr>
            <w:top w:val="none" w:sz="0" w:space="0" w:color="auto"/>
            <w:left w:val="none" w:sz="0" w:space="0" w:color="auto"/>
            <w:bottom w:val="none" w:sz="0" w:space="0" w:color="auto"/>
            <w:right w:val="none" w:sz="0" w:space="0" w:color="auto"/>
          </w:divBdr>
        </w:div>
        <w:div w:id="974063820">
          <w:marLeft w:val="640"/>
          <w:marRight w:val="0"/>
          <w:marTop w:val="0"/>
          <w:marBottom w:val="0"/>
          <w:divBdr>
            <w:top w:val="none" w:sz="0" w:space="0" w:color="auto"/>
            <w:left w:val="none" w:sz="0" w:space="0" w:color="auto"/>
            <w:bottom w:val="none" w:sz="0" w:space="0" w:color="auto"/>
            <w:right w:val="none" w:sz="0" w:space="0" w:color="auto"/>
          </w:divBdr>
        </w:div>
        <w:div w:id="1659073223">
          <w:marLeft w:val="640"/>
          <w:marRight w:val="0"/>
          <w:marTop w:val="0"/>
          <w:marBottom w:val="0"/>
          <w:divBdr>
            <w:top w:val="none" w:sz="0" w:space="0" w:color="auto"/>
            <w:left w:val="none" w:sz="0" w:space="0" w:color="auto"/>
            <w:bottom w:val="none" w:sz="0" w:space="0" w:color="auto"/>
            <w:right w:val="none" w:sz="0" w:space="0" w:color="auto"/>
          </w:divBdr>
        </w:div>
        <w:div w:id="1114253572">
          <w:marLeft w:val="640"/>
          <w:marRight w:val="0"/>
          <w:marTop w:val="0"/>
          <w:marBottom w:val="0"/>
          <w:divBdr>
            <w:top w:val="none" w:sz="0" w:space="0" w:color="auto"/>
            <w:left w:val="none" w:sz="0" w:space="0" w:color="auto"/>
            <w:bottom w:val="none" w:sz="0" w:space="0" w:color="auto"/>
            <w:right w:val="none" w:sz="0" w:space="0" w:color="auto"/>
          </w:divBdr>
        </w:div>
        <w:div w:id="1880121521">
          <w:marLeft w:val="640"/>
          <w:marRight w:val="0"/>
          <w:marTop w:val="0"/>
          <w:marBottom w:val="0"/>
          <w:divBdr>
            <w:top w:val="none" w:sz="0" w:space="0" w:color="auto"/>
            <w:left w:val="none" w:sz="0" w:space="0" w:color="auto"/>
            <w:bottom w:val="none" w:sz="0" w:space="0" w:color="auto"/>
            <w:right w:val="none" w:sz="0" w:space="0" w:color="auto"/>
          </w:divBdr>
        </w:div>
        <w:div w:id="973948200">
          <w:marLeft w:val="640"/>
          <w:marRight w:val="0"/>
          <w:marTop w:val="0"/>
          <w:marBottom w:val="0"/>
          <w:divBdr>
            <w:top w:val="none" w:sz="0" w:space="0" w:color="auto"/>
            <w:left w:val="none" w:sz="0" w:space="0" w:color="auto"/>
            <w:bottom w:val="none" w:sz="0" w:space="0" w:color="auto"/>
            <w:right w:val="none" w:sz="0" w:space="0" w:color="auto"/>
          </w:divBdr>
        </w:div>
        <w:div w:id="254440333">
          <w:marLeft w:val="640"/>
          <w:marRight w:val="0"/>
          <w:marTop w:val="0"/>
          <w:marBottom w:val="0"/>
          <w:divBdr>
            <w:top w:val="none" w:sz="0" w:space="0" w:color="auto"/>
            <w:left w:val="none" w:sz="0" w:space="0" w:color="auto"/>
            <w:bottom w:val="none" w:sz="0" w:space="0" w:color="auto"/>
            <w:right w:val="none" w:sz="0" w:space="0" w:color="auto"/>
          </w:divBdr>
        </w:div>
        <w:div w:id="1849439618">
          <w:marLeft w:val="640"/>
          <w:marRight w:val="0"/>
          <w:marTop w:val="0"/>
          <w:marBottom w:val="0"/>
          <w:divBdr>
            <w:top w:val="none" w:sz="0" w:space="0" w:color="auto"/>
            <w:left w:val="none" w:sz="0" w:space="0" w:color="auto"/>
            <w:bottom w:val="none" w:sz="0" w:space="0" w:color="auto"/>
            <w:right w:val="none" w:sz="0" w:space="0" w:color="auto"/>
          </w:divBdr>
        </w:div>
        <w:div w:id="239945849">
          <w:marLeft w:val="640"/>
          <w:marRight w:val="0"/>
          <w:marTop w:val="0"/>
          <w:marBottom w:val="0"/>
          <w:divBdr>
            <w:top w:val="none" w:sz="0" w:space="0" w:color="auto"/>
            <w:left w:val="none" w:sz="0" w:space="0" w:color="auto"/>
            <w:bottom w:val="none" w:sz="0" w:space="0" w:color="auto"/>
            <w:right w:val="none" w:sz="0" w:space="0" w:color="auto"/>
          </w:divBdr>
        </w:div>
        <w:div w:id="1440249047">
          <w:marLeft w:val="640"/>
          <w:marRight w:val="0"/>
          <w:marTop w:val="0"/>
          <w:marBottom w:val="0"/>
          <w:divBdr>
            <w:top w:val="none" w:sz="0" w:space="0" w:color="auto"/>
            <w:left w:val="none" w:sz="0" w:space="0" w:color="auto"/>
            <w:bottom w:val="none" w:sz="0" w:space="0" w:color="auto"/>
            <w:right w:val="none" w:sz="0" w:space="0" w:color="auto"/>
          </w:divBdr>
        </w:div>
        <w:div w:id="949774482">
          <w:marLeft w:val="640"/>
          <w:marRight w:val="0"/>
          <w:marTop w:val="0"/>
          <w:marBottom w:val="0"/>
          <w:divBdr>
            <w:top w:val="none" w:sz="0" w:space="0" w:color="auto"/>
            <w:left w:val="none" w:sz="0" w:space="0" w:color="auto"/>
            <w:bottom w:val="none" w:sz="0" w:space="0" w:color="auto"/>
            <w:right w:val="none" w:sz="0" w:space="0" w:color="auto"/>
          </w:divBdr>
        </w:div>
        <w:div w:id="1082489915">
          <w:marLeft w:val="640"/>
          <w:marRight w:val="0"/>
          <w:marTop w:val="0"/>
          <w:marBottom w:val="0"/>
          <w:divBdr>
            <w:top w:val="none" w:sz="0" w:space="0" w:color="auto"/>
            <w:left w:val="none" w:sz="0" w:space="0" w:color="auto"/>
            <w:bottom w:val="none" w:sz="0" w:space="0" w:color="auto"/>
            <w:right w:val="none" w:sz="0" w:space="0" w:color="auto"/>
          </w:divBdr>
        </w:div>
        <w:div w:id="1051344609">
          <w:marLeft w:val="640"/>
          <w:marRight w:val="0"/>
          <w:marTop w:val="0"/>
          <w:marBottom w:val="0"/>
          <w:divBdr>
            <w:top w:val="none" w:sz="0" w:space="0" w:color="auto"/>
            <w:left w:val="none" w:sz="0" w:space="0" w:color="auto"/>
            <w:bottom w:val="none" w:sz="0" w:space="0" w:color="auto"/>
            <w:right w:val="none" w:sz="0" w:space="0" w:color="auto"/>
          </w:divBdr>
        </w:div>
        <w:div w:id="925773012">
          <w:marLeft w:val="640"/>
          <w:marRight w:val="0"/>
          <w:marTop w:val="0"/>
          <w:marBottom w:val="0"/>
          <w:divBdr>
            <w:top w:val="none" w:sz="0" w:space="0" w:color="auto"/>
            <w:left w:val="none" w:sz="0" w:space="0" w:color="auto"/>
            <w:bottom w:val="none" w:sz="0" w:space="0" w:color="auto"/>
            <w:right w:val="none" w:sz="0" w:space="0" w:color="auto"/>
          </w:divBdr>
        </w:div>
        <w:div w:id="417793457">
          <w:marLeft w:val="640"/>
          <w:marRight w:val="0"/>
          <w:marTop w:val="0"/>
          <w:marBottom w:val="0"/>
          <w:divBdr>
            <w:top w:val="none" w:sz="0" w:space="0" w:color="auto"/>
            <w:left w:val="none" w:sz="0" w:space="0" w:color="auto"/>
            <w:bottom w:val="none" w:sz="0" w:space="0" w:color="auto"/>
            <w:right w:val="none" w:sz="0" w:space="0" w:color="auto"/>
          </w:divBdr>
        </w:div>
        <w:div w:id="969362078">
          <w:marLeft w:val="640"/>
          <w:marRight w:val="0"/>
          <w:marTop w:val="0"/>
          <w:marBottom w:val="0"/>
          <w:divBdr>
            <w:top w:val="none" w:sz="0" w:space="0" w:color="auto"/>
            <w:left w:val="none" w:sz="0" w:space="0" w:color="auto"/>
            <w:bottom w:val="none" w:sz="0" w:space="0" w:color="auto"/>
            <w:right w:val="none" w:sz="0" w:space="0" w:color="auto"/>
          </w:divBdr>
        </w:div>
        <w:div w:id="1387486502">
          <w:marLeft w:val="640"/>
          <w:marRight w:val="0"/>
          <w:marTop w:val="0"/>
          <w:marBottom w:val="0"/>
          <w:divBdr>
            <w:top w:val="none" w:sz="0" w:space="0" w:color="auto"/>
            <w:left w:val="none" w:sz="0" w:space="0" w:color="auto"/>
            <w:bottom w:val="none" w:sz="0" w:space="0" w:color="auto"/>
            <w:right w:val="none" w:sz="0" w:space="0" w:color="auto"/>
          </w:divBdr>
        </w:div>
        <w:div w:id="1253857827">
          <w:marLeft w:val="640"/>
          <w:marRight w:val="0"/>
          <w:marTop w:val="0"/>
          <w:marBottom w:val="0"/>
          <w:divBdr>
            <w:top w:val="none" w:sz="0" w:space="0" w:color="auto"/>
            <w:left w:val="none" w:sz="0" w:space="0" w:color="auto"/>
            <w:bottom w:val="none" w:sz="0" w:space="0" w:color="auto"/>
            <w:right w:val="none" w:sz="0" w:space="0" w:color="auto"/>
          </w:divBdr>
        </w:div>
        <w:div w:id="437216391">
          <w:marLeft w:val="640"/>
          <w:marRight w:val="0"/>
          <w:marTop w:val="0"/>
          <w:marBottom w:val="0"/>
          <w:divBdr>
            <w:top w:val="none" w:sz="0" w:space="0" w:color="auto"/>
            <w:left w:val="none" w:sz="0" w:space="0" w:color="auto"/>
            <w:bottom w:val="none" w:sz="0" w:space="0" w:color="auto"/>
            <w:right w:val="none" w:sz="0" w:space="0" w:color="auto"/>
          </w:divBdr>
        </w:div>
      </w:divsChild>
    </w:div>
    <w:div w:id="251936673">
      <w:bodyDiv w:val="1"/>
      <w:marLeft w:val="0"/>
      <w:marRight w:val="0"/>
      <w:marTop w:val="0"/>
      <w:marBottom w:val="0"/>
      <w:divBdr>
        <w:top w:val="none" w:sz="0" w:space="0" w:color="auto"/>
        <w:left w:val="none" w:sz="0" w:space="0" w:color="auto"/>
        <w:bottom w:val="none" w:sz="0" w:space="0" w:color="auto"/>
        <w:right w:val="none" w:sz="0" w:space="0" w:color="auto"/>
      </w:divBdr>
    </w:div>
    <w:div w:id="252865015">
      <w:bodyDiv w:val="1"/>
      <w:marLeft w:val="0"/>
      <w:marRight w:val="0"/>
      <w:marTop w:val="0"/>
      <w:marBottom w:val="0"/>
      <w:divBdr>
        <w:top w:val="none" w:sz="0" w:space="0" w:color="auto"/>
        <w:left w:val="none" w:sz="0" w:space="0" w:color="auto"/>
        <w:bottom w:val="none" w:sz="0" w:space="0" w:color="auto"/>
        <w:right w:val="none" w:sz="0" w:space="0" w:color="auto"/>
      </w:divBdr>
      <w:divsChild>
        <w:div w:id="150369868">
          <w:marLeft w:val="640"/>
          <w:marRight w:val="0"/>
          <w:marTop w:val="0"/>
          <w:marBottom w:val="0"/>
          <w:divBdr>
            <w:top w:val="none" w:sz="0" w:space="0" w:color="auto"/>
            <w:left w:val="none" w:sz="0" w:space="0" w:color="auto"/>
            <w:bottom w:val="none" w:sz="0" w:space="0" w:color="auto"/>
            <w:right w:val="none" w:sz="0" w:space="0" w:color="auto"/>
          </w:divBdr>
        </w:div>
        <w:div w:id="782771631">
          <w:marLeft w:val="640"/>
          <w:marRight w:val="0"/>
          <w:marTop w:val="0"/>
          <w:marBottom w:val="0"/>
          <w:divBdr>
            <w:top w:val="none" w:sz="0" w:space="0" w:color="auto"/>
            <w:left w:val="none" w:sz="0" w:space="0" w:color="auto"/>
            <w:bottom w:val="none" w:sz="0" w:space="0" w:color="auto"/>
            <w:right w:val="none" w:sz="0" w:space="0" w:color="auto"/>
          </w:divBdr>
        </w:div>
        <w:div w:id="1121607326">
          <w:marLeft w:val="640"/>
          <w:marRight w:val="0"/>
          <w:marTop w:val="0"/>
          <w:marBottom w:val="0"/>
          <w:divBdr>
            <w:top w:val="none" w:sz="0" w:space="0" w:color="auto"/>
            <w:left w:val="none" w:sz="0" w:space="0" w:color="auto"/>
            <w:bottom w:val="none" w:sz="0" w:space="0" w:color="auto"/>
            <w:right w:val="none" w:sz="0" w:space="0" w:color="auto"/>
          </w:divBdr>
        </w:div>
        <w:div w:id="1068305576">
          <w:marLeft w:val="640"/>
          <w:marRight w:val="0"/>
          <w:marTop w:val="0"/>
          <w:marBottom w:val="0"/>
          <w:divBdr>
            <w:top w:val="none" w:sz="0" w:space="0" w:color="auto"/>
            <w:left w:val="none" w:sz="0" w:space="0" w:color="auto"/>
            <w:bottom w:val="none" w:sz="0" w:space="0" w:color="auto"/>
            <w:right w:val="none" w:sz="0" w:space="0" w:color="auto"/>
          </w:divBdr>
        </w:div>
        <w:div w:id="423846241">
          <w:marLeft w:val="640"/>
          <w:marRight w:val="0"/>
          <w:marTop w:val="0"/>
          <w:marBottom w:val="0"/>
          <w:divBdr>
            <w:top w:val="none" w:sz="0" w:space="0" w:color="auto"/>
            <w:left w:val="none" w:sz="0" w:space="0" w:color="auto"/>
            <w:bottom w:val="none" w:sz="0" w:space="0" w:color="auto"/>
            <w:right w:val="none" w:sz="0" w:space="0" w:color="auto"/>
          </w:divBdr>
        </w:div>
        <w:div w:id="1365668534">
          <w:marLeft w:val="640"/>
          <w:marRight w:val="0"/>
          <w:marTop w:val="0"/>
          <w:marBottom w:val="0"/>
          <w:divBdr>
            <w:top w:val="none" w:sz="0" w:space="0" w:color="auto"/>
            <w:left w:val="none" w:sz="0" w:space="0" w:color="auto"/>
            <w:bottom w:val="none" w:sz="0" w:space="0" w:color="auto"/>
            <w:right w:val="none" w:sz="0" w:space="0" w:color="auto"/>
          </w:divBdr>
        </w:div>
        <w:div w:id="877861518">
          <w:marLeft w:val="640"/>
          <w:marRight w:val="0"/>
          <w:marTop w:val="0"/>
          <w:marBottom w:val="0"/>
          <w:divBdr>
            <w:top w:val="none" w:sz="0" w:space="0" w:color="auto"/>
            <w:left w:val="none" w:sz="0" w:space="0" w:color="auto"/>
            <w:bottom w:val="none" w:sz="0" w:space="0" w:color="auto"/>
            <w:right w:val="none" w:sz="0" w:space="0" w:color="auto"/>
          </w:divBdr>
        </w:div>
        <w:div w:id="1973555443">
          <w:marLeft w:val="640"/>
          <w:marRight w:val="0"/>
          <w:marTop w:val="0"/>
          <w:marBottom w:val="0"/>
          <w:divBdr>
            <w:top w:val="none" w:sz="0" w:space="0" w:color="auto"/>
            <w:left w:val="none" w:sz="0" w:space="0" w:color="auto"/>
            <w:bottom w:val="none" w:sz="0" w:space="0" w:color="auto"/>
            <w:right w:val="none" w:sz="0" w:space="0" w:color="auto"/>
          </w:divBdr>
        </w:div>
        <w:div w:id="1070347966">
          <w:marLeft w:val="640"/>
          <w:marRight w:val="0"/>
          <w:marTop w:val="0"/>
          <w:marBottom w:val="0"/>
          <w:divBdr>
            <w:top w:val="none" w:sz="0" w:space="0" w:color="auto"/>
            <w:left w:val="none" w:sz="0" w:space="0" w:color="auto"/>
            <w:bottom w:val="none" w:sz="0" w:space="0" w:color="auto"/>
            <w:right w:val="none" w:sz="0" w:space="0" w:color="auto"/>
          </w:divBdr>
        </w:div>
        <w:div w:id="1288049552">
          <w:marLeft w:val="640"/>
          <w:marRight w:val="0"/>
          <w:marTop w:val="0"/>
          <w:marBottom w:val="0"/>
          <w:divBdr>
            <w:top w:val="none" w:sz="0" w:space="0" w:color="auto"/>
            <w:left w:val="none" w:sz="0" w:space="0" w:color="auto"/>
            <w:bottom w:val="none" w:sz="0" w:space="0" w:color="auto"/>
            <w:right w:val="none" w:sz="0" w:space="0" w:color="auto"/>
          </w:divBdr>
        </w:div>
        <w:div w:id="77137793">
          <w:marLeft w:val="640"/>
          <w:marRight w:val="0"/>
          <w:marTop w:val="0"/>
          <w:marBottom w:val="0"/>
          <w:divBdr>
            <w:top w:val="none" w:sz="0" w:space="0" w:color="auto"/>
            <w:left w:val="none" w:sz="0" w:space="0" w:color="auto"/>
            <w:bottom w:val="none" w:sz="0" w:space="0" w:color="auto"/>
            <w:right w:val="none" w:sz="0" w:space="0" w:color="auto"/>
          </w:divBdr>
        </w:div>
        <w:div w:id="2014530345">
          <w:marLeft w:val="640"/>
          <w:marRight w:val="0"/>
          <w:marTop w:val="0"/>
          <w:marBottom w:val="0"/>
          <w:divBdr>
            <w:top w:val="none" w:sz="0" w:space="0" w:color="auto"/>
            <w:left w:val="none" w:sz="0" w:space="0" w:color="auto"/>
            <w:bottom w:val="none" w:sz="0" w:space="0" w:color="auto"/>
            <w:right w:val="none" w:sz="0" w:space="0" w:color="auto"/>
          </w:divBdr>
        </w:div>
        <w:div w:id="494805822">
          <w:marLeft w:val="640"/>
          <w:marRight w:val="0"/>
          <w:marTop w:val="0"/>
          <w:marBottom w:val="0"/>
          <w:divBdr>
            <w:top w:val="none" w:sz="0" w:space="0" w:color="auto"/>
            <w:left w:val="none" w:sz="0" w:space="0" w:color="auto"/>
            <w:bottom w:val="none" w:sz="0" w:space="0" w:color="auto"/>
            <w:right w:val="none" w:sz="0" w:space="0" w:color="auto"/>
          </w:divBdr>
        </w:div>
        <w:div w:id="1255628601">
          <w:marLeft w:val="640"/>
          <w:marRight w:val="0"/>
          <w:marTop w:val="0"/>
          <w:marBottom w:val="0"/>
          <w:divBdr>
            <w:top w:val="none" w:sz="0" w:space="0" w:color="auto"/>
            <w:left w:val="none" w:sz="0" w:space="0" w:color="auto"/>
            <w:bottom w:val="none" w:sz="0" w:space="0" w:color="auto"/>
            <w:right w:val="none" w:sz="0" w:space="0" w:color="auto"/>
          </w:divBdr>
        </w:div>
        <w:div w:id="681468924">
          <w:marLeft w:val="640"/>
          <w:marRight w:val="0"/>
          <w:marTop w:val="0"/>
          <w:marBottom w:val="0"/>
          <w:divBdr>
            <w:top w:val="none" w:sz="0" w:space="0" w:color="auto"/>
            <w:left w:val="none" w:sz="0" w:space="0" w:color="auto"/>
            <w:bottom w:val="none" w:sz="0" w:space="0" w:color="auto"/>
            <w:right w:val="none" w:sz="0" w:space="0" w:color="auto"/>
          </w:divBdr>
        </w:div>
        <w:div w:id="237061144">
          <w:marLeft w:val="640"/>
          <w:marRight w:val="0"/>
          <w:marTop w:val="0"/>
          <w:marBottom w:val="0"/>
          <w:divBdr>
            <w:top w:val="none" w:sz="0" w:space="0" w:color="auto"/>
            <w:left w:val="none" w:sz="0" w:space="0" w:color="auto"/>
            <w:bottom w:val="none" w:sz="0" w:space="0" w:color="auto"/>
            <w:right w:val="none" w:sz="0" w:space="0" w:color="auto"/>
          </w:divBdr>
        </w:div>
        <w:div w:id="1731466431">
          <w:marLeft w:val="640"/>
          <w:marRight w:val="0"/>
          <w:marTop w:val="0"/>
          <w:marBottom w:val="0"/>
          <w:divBdr>
            <w:top w:val="none" w:sz="0" w:space="0" w:color="auto"/>
            <w:left w:val="none" w:sz="0" w:space="0" w:color="auto"/>
            <w:bottom w:val="none" w:sz="0" w:space="0" w:color="auto"/>
            <w:right w:val="none" w:sz="0" w:space="0" w:color="auto"/>
          </w:divBdr>
        </w:div>
        <w:div w:id="913275725">
          <w:marLeft w:val="640"/>
          <w:marRight w:val="0"/>
          <w:marTop w:val="0"/>
          <w:marBottom w:val="0"/>
          <w:divBdr>
            <w:top w:val="none" w:sz="0" w:space="0" w:color="auto"/>
            <w:left w:val="none" w:sz="0" w:space="0" w:color="auto"/>
            <w:bottom w:val="none" w:sz="0" w:space="0" w:color="auto"/>
            <w:right w:val="none" w:sz="0" w:space="0" w:color="auto"/>
          </w:divBdr>
        </w:div>
        <w:div w:id="1615021837">
          <w:marLeft w:val="640"/>
          <w:marRight w:val="0"/>
          <w:marTop w:val="0"/>
          <w:marBottom w:val="0"/>
          <w:divBdr>
            <w:top w:val="none" w:sz="0" w:space="0" w:color="auto"/>
            <w:left w:val="none" w:sz="0" w:space="0" w:color="auto"/>
            <w:bottom w:val="none" w:sz="0" w:space="0" w:color="auto"/>
            <w:right w:val="none" w:sz="0" w:space="0" w:color="auto"/>
          </w:divBdr>
        </w:div>
        <w:div w:id="1396473229">
          <w:marLeft w:val="640"/>
          <w:marRight w:val="0"/>
          <w:marTop w:val="0"/>
          <w:marBottom w:val="0"/>
          <w:divBdr>
            <w:top w:val="none" w:sz="0" w:space="0" w:color="auto"/>
            <w:left w:val="none" w:sz="0" w:space="0" w:color="auto"/>
            <w:bottom w:val="none" w:sz="0" w:space="0" w:color="auto"/>
            <w:right w:val="none" w:sz="0" w:space="0" w:color="auto"/>
          </w:divBdr>
        </w:div>
        <w:div w:id="313267307">
          <w:marLeft w:val="640"/>
          <w:marRight w:val="0"/>
          <w:marTop w:val="0"/>
          <w:marBottom w:val="0"/>
          <w:divBdr>
            <w:top w:val="none" w:sz="0" w:space="0" w:color="auto"/>
            <w:left w:val="none" w:sz="0" w:space="0" w:color="auto"/>
            <w:bottom w:val="none" w:sz="0" w:space="0" w:color="auto"/>
            <w:right w:val="none" w:sz="0" w:space="0" w:color="auto"/>
          </w:divBdr>
        </w:div>
        <w:div w:id="1770733886">
          <w:marLeft w:val="640"/>
          <w:marRight w:val="0"/>
          <w:marTop w:val="0"/>
          <w:marBottom w:val="0"/>
          <w:divBdr>
            <w:top w:val="none" w:sz="0" w:space="0" w:color="auto"/>
            <w:left w:val="none" w:sz="0" w:space="0" w:color="auto"/>
            <w:bottom w:val="none" w:sz="0" w:space="0" w:color="auto"/>
            <w:right w:val="none" w:sz="0" w:space="0" w:color="auto"/>
          </w:divBdr>
        </w:div>
        <w:div w:id="25453499">
          <w:marLeft w:val="640"/>
          <w:marRight w:val="0"/>
          <w:marTop w:val="0"/>
          <w:marBottom w:val="0"/>
          <w:divBdr>
            <w:top w:val="none" w:sz="0" w:space="0" w:color="auto"/>
            <w:left w:val="none" w:sz="0" w:space="0" w:color="auto"/>
            <w:bottom w:val="none" w:sz="0" w:space="0" w:color="auto"/>
            <w:right w:val="none" w:sz="0" w:space="0" w:color="auto"/>
          </w:divBdr>
        </w:div>
        <w:div w:id="1481968043">
          <w:marLeft w:val="640"/>
          <w:marRight w:val="0"/>
          <w:marTop w:val="0"/>
          <w:marBottom w:val="0"/>
          <w:divBdr>
            <w:top w:val="none" w:sz="0" w:space="0" w:color="auto"/>
            <w:left w:val="none" w:sz="0" w:space="0" w:color="auto"/>
            <w:bottom w:val="none" w:sz="0" w:space="0" w:color="auto"/>
            <w:right w:val="none" w:sz="0" w:space="0" w:color="auto"/>
          </w:divBdr>
        </w:div>
        <w:div w:id="1571773776">
          <w:marLeft w:val="640"/>
          <w:marRight w:val="0"/>
          <w:marTop w:val="0"/>
          <w:marBottom w:val="0"/>
          <w:divBdr>
            <w:top w:val="none" w:sz="0" w:space="0" w:color="auto"/>
            <w:left w:val="none" w:sz="0" w:space="0" w:color="auto"/>
            <w:bottom w:val="none" w:sz="0" w:space="0" w:color="auto"/>
            <w:right w:val="none" w:sz="0" w:space="0" w:color="auto"/>
          </w:divBdr>
        </w:div>
        <w:div w:id="697973738">
          <w:marLeft w:val="640"/>
          <w:marRight w:val="0"/>
          <w:marTop w:val="0"/>
          <w:marBottom w:val="0"/>
          <w:divBdr>
            <w:top w:val="none" w:sz="0" w:space="0" w:color="auto"/>
            <w:left w:val="none" w:sz="0" w:space="0" w:color="auto"/>
            <w:bottom w:val="none" w:sz="0" w:space="0" w:color="auto"/>
            <w:right w:val="none" w:sz="0" w:space="0" w:color="auto"/>
          </w:divBdr>
        </w:div>
        <w:div w:id="1911033826">
          <w:marLeft w:val="640"/>
          <w:marRight w:val="0"/>
          <w:marTop w:val="0"/>
          <w:marBottom w:val="0"/>
          <w:divBdr>
            <w:top w:val="none" w:sz="0" w:space="0" w:color="auto"/>
            <w:left w:val="none" w:sz="0" w:space="0" w:color="auto"/>
            <w:bottom w:val="none" w:sz="0" w:space="0" w:color="auto"/>
            <w:right w:val="none" w:sz="0" w:space="0" w:color="auto"/>
          </w:divBdr>
        </w:div>
        <w:div w:id="1224488216">
          <w:marLeft w:val="640"/>
          <w:marRight w:val="0"/>
          <w:marTop w:val="0"/>
          <w:marBottom w:val="0"/>
          <w:divBdr>
            <w:top w:val="none" w:sz="0" w:space="0" w:color="auto"/>
            <w:left w:val="none" w:sz="0" w:space="0" w:color="auto"/>
            <w:bottom w:val="none" w:sz="0" w:space="0" w:color="auto"/>
            <w:right w:val="none" w:sz="0" w:space="0" w:color="auto"/>
          </w:divBdr>
        </w:div>
        <w:div w:id="1354918192">
          <w:marLeft w:val="640"/>
          <w:marRight w:val="0"/>
          <w:marTop w:val="0"/>
          <w:marBottom w:val="0"/>
          <w:divBdr>
            <w:top w:val="none" w:sz="0" w:space="0" w:color="auto"/>
            <w:left w:val="none" w:sz="0" w:space="0" w:color="auto"/>
            <w:bottom w:val="none" w:sz="0" w:space="0" w:color="auto"/>
            <w:right w:val="none" w:sz="0" w:space="0" w:color="auto"/>
          </w:divBdr>
        </w:div>
        <w:div w:id="878131976">
          <w:marLeft w:val="640"/>
          <w:marRight w:val="0"/>
          <w:marTop w:val="0"/>
          <w:marBottom w:val="0"/>
          <w:divBdr>
            <w:top w:val="none" w:sz="0" w:space="0" w:color="auto"/>
            <w:left w:val="none" w:sz="0" w:space="0" w:color="auto"/>
            <w:bottom w:val="none" w:sz="0" w:space="0" w:color="auto"/>
            <w:right w:val="none" w:sz="0" w:space="0" w:color="auto"/>
          </w:divBdr>
        </w:div>
        <w:div w:id="367417831">
          <w:marLeft w:val="640"/>
          <w:marRight w:val="0"/>
          <w:marTop w:val="0"/>
          <w:marBottom w:val="0"/>
          <w:divBdr>
            <w:top w:val="none" w:sz="0" w:space="0" w:color="auto"/>
            <w:left w:val="none" w:sz="0" w:space="0" w:color="auto"/>
            <w:bottom w:val="none" w:sz="0" w:space="0" w:color="auto"/>
            <w:right w:val="none" w:sz="0" w:space="0" w:color="auto"/>
          </w:divBdr>
        </w:div>
        <w:div w:id="1378627706">
          <w:marLeft w:val="640"/>
          <w:marRight w:val="0"/>
          <w:marTop w:val="0"/>
          <w:marBottom w:val="0"/>
          <w:divBdr>
            <w:top w:val="none" w:sz="0" w:space="0" w:color="auto"/>
            <w:left w:val="none" w:sz="0" w:space="0" w:color="auto"/>
            <w:bottom w:val="none" w:sz="0" w:space="0" w:color="auto"/>
            <w:right w:val="none" w:sz="0" w:space="0" w:color="auto"/>
          </w:divBdr>
        </w:div>
        <w:div w:id="704670773">
          <w:marLeft w:val="640"/>
          <w:marRight w:val="0"/>
          <w:marTop w:val="0"/>
          <w:marBottom w:val="0"/>
          <w:divBdr>
            <w:top w:val="none" w:sz="0" w:space="0" w:color="auto"/>
            <w:left w:val="none" w:sz="0" w:space="0" w:color="auto"/>
            <w:bottom w:val="none" w:sz="0" w:space="0" w:color="auto"/>
            <w:right w:val="none" w:sz="0" w:space="0" w:color="auto"/>
          </w:divBdr>
        </w:div>
        <w:div w:id="1363243425">
          <w:marLeft w:val="640"/>
          <w:marRight w:val="0"/>
          <w:marTop w:val="0"/>
          <w:marBottom w:val="0"/>
          <w:divBdr>
            <w:top w:val="none" w:sz="0" w:space="0" w:color="auto"/>
            <w:left w:val="none" w:sz="0" w:space="0" w:color="auto"/>
            <w:bottom w:val="none" w:sz="0" w:space="0" w:color="auto"/>
            <w:right w:val="none" w:sz="0" w:space="0" w:color="auto"/>
          </w:divBdr>
        </w:div>
        <w:div w:id="1797983736">
          <w:marLeft w:val="640"/>
          <w:marRight w:val="0"/>
          <w:marTop w:val="0"/>
          <w:marBottom w:val="0"/>
          <w:divBdr>
            <w:top w:val="none" w:sz="0" w:space="0" w:color="auto"/>
            <w:left w:val="none" w:sz="0" w:space="0" w:color="auto"/>
            <w:bottom w:val="none" w:sz="0" w:space="0" w:color="auto"/>
            <w:right w:val="none" w:sz="0" w:space="0" w:color="auto"/>
          </w:divBdr>
        </w:div>
        <w:div w:id="789321984">
          <w:marLeft w:val="640"/>
          <w:marRight w:val="0"/>
          <w:marTop w:val="0"/>
          <w:marBottom w:val="0"/>
          <w:divBdr>
            <w:top w:val="none" w:sz="0" w:space="0" w:color="auto"/>
            <w:left w:val="none" w:sz="0" w:space="0" w:color="auto"/>
            <w:bottom w:val="none" w:sz="0" w:space="0" w:color="auto"/>
            <w:right w:val="none" w:sz="0" w:space="0" w:color="auto"/>
          </w:divBdr>
        </w:div>
        <w:div w:id="328867236">
          <w:marLeft w:val="640"/>
          <w:marRight w:val="0"/>
          <w:marTop w:val="0"/>
          <w:marBottom w:val="0"/>
          <w:divBdr>
            <w:top w:val="none" w:sz="0" w:space="0" w:color="auto"/>
            <w:left w:val="none" w:sz="0" w:space="0" w:color="auto"/>
            <w:bottom w:val="none" w:sz="0" w:space="0" w:color="auto"/>
            <w:right w:val="none" w:sz="0" w:space="0" w:color="auto"/>
          </w:divBdr>
        </w:div>
        <w:div w:id="435754823">
          <w:marLeft w:val="640"/>
          <w:marRight w:val="0"/>
          <w:marTop w:val="0"/>
          <w:marBottom w:val="0"/>
          <w:divBdr>
            <w:top w:val="none" w:sz="0" w:space="0" w:color="auto"/>
            <w:left w:val="none" w:sz="0" w:space="0" w:color="auto"/>
            <w:bottom w:val="none" w:sz="0" w:space="0" w:color="auto"/>
            <w:right w:val="none" w:sz="0" w:space="0" w:color="auto"/>
          </w:divBdr>
        </w:div>
        <w:div w:id="1212157152">
          <w:marLeft w:val="640"/>
          <w:marRight w:val="0"/>
          <w:marTop w:val="0"/>
          <w:marBottom w:val="0"/>
          <w:divBdr>
            <w:top w:val="none" w:sz="0" w:space="0" w:color="auto"/>
            <w:left w:val="none" w:sz="0" w:space="0" w:color="auto"/>
            <w:bottom w:val="none" w:sz="0" w:space="0" w:color="auto"/>
            <w:right w:val="none" w:sz="0" w:space="0" w:color="auto"/>
          </w:divBdr>
        </w:div>
        <w:div w:id="1013385912">
          <w:marLeft w:val="640"/>
          <w:marRight w:val="0"/>
          <w:marTop w:val="0"/>
          <w:marBottom w:val="0"/>
          <w:divBdr>
            <w:top w:val="none" w:sz="0" w:space="0" w:color="auto"/>
            <w:left w:val="none" w:sz="0" w:space="0" w:color="auto"/>
            <w:bottom w:val="none" w:sz="0" w:space="0" w:color="auto"/>
            <w:right w:val="none" w:sz="0" w:space="0" w:color="auto"/>
          </w:divBdr>
        </w:div>
        <w:div w:id="232355916">
          <w:marLeft w:val="640"/>
          <w:marRight w:val="0"/>
          <w:marTop w:val="0"/>
          <w:marBottom w:val="0"/>
          <w:divBdr>
            <w:top w:val="none" w:sz="0" w:space="0" w:color="auto"/>
            <w:left w:val="none" w:sz="0" w:space="0" w:color="auto"/>
            <w:bottom w:val="none" w:sz="0" w:space="0" w:color="auto"/>
            <w:right w:val="none" w:sz="0" w:space="0" w:color="auto"/>
          </w:divBdr>
        </w:div>
        <w:div w:id="1077702388">
          <w:marLeft w:val="640"/>
          <w:marRight w:val="0"/>
          <w:marTop w:val="0"/>
          <w:marBottom w:val="0"/>
          <w:divBdr>
            <w:top w:val="none" w:sz="0" w:space="0" w:color="auto"/>
            <w:left w:val="none" w:sz="0" w:space="0" w:color="auto"/>
            <w:bottom w:val="none" w:sz="0" w:space="0" w:color="auto"/>
            <w:right w:val="none" w:sz="0" w:space="0" w:color="auto"/>
          </w:divBdr>
        </w:div>
        <w:div w:id="1882740396">
          <w:marLeft w:val="640"/>
          <w:marRight w:val="0"/>
          <w:marTop w:val="0"/>
          <w:marBottom w:val="0"/>
          <w:divBdr>
            <w:top w:val="none" w:sz="0" w:space="0" w:color="auto"/>
            <w:left w:val="none" w:sz="0" w:space="0" w:color="auto"/>
            <w:bottom w:val="none" w:sz="0" w:space="0" w:color="auto"/>
            <w:right w:val="none" w:sz="0" w:space="0" w:color="auto"/>
          </w:divBdr>
        </w:div>
        <w:div w:id="1661038367">
          <w:marLeft w:val="640"/>
          <w:marRight w:val="0"/>
          <w:marTop w:val="0"/>
          <w:marBottom w:val="0"/>
          <w:divBdr>
            <w:top w:val="none" w:sz="0" w:space="0" w:color="auto"/>
            <w:left w:val="none" w:sz="0" w:space="0" w:color="auto"/>
            <w:bottom w:val="none" w:sz="0" w:space="0" w:color="auto"/>
            <w:right w:val="none" w:sz="0" w:space="0" w:color="auto"/>
          </w:divBdr>
        </w:div>
        <w:div w:id="2064406997">
          <w:marLeft w:val="640"/>
          <w:marRight w:val="0"/>
          <w:marTop w:val="0"/>
          <w:marBottom w:val="0"/>
          <w:divBdr>
            <w:top w:val="none" w:sz="0" w:space="0" w:color="auto"/>
            <w:left w:val="none" w:sz="0" w:space="0" w:color="auto"/>
            <w:bottom w:val="none" w:sz="0" w:space="0" w:color="auto"/>
            <w:right w:val="none" w:sz="0" w:space="0" w:color="auto"/>
          </w:divBdr>
        </w:div>
        <w:div w:id="205411738">
          <w:marLeft w:val="640"/>
          <w:marRight w:val="0"/>
          <w:marTop w:val="0"/>
          <w:marBottom w:val="0"/>
          <w:divBdr>
            <w:top w:val="none" w:sz="0" w:space="0" w:color="auto"/>
            <w:left w:val="none" w:sz="0" w:space="0" w:color="auto"/>
            <w:bottom w:val="none" w:sz="0" w:space="0" w:color="auto"/>
            <w:right w:val="none" w:sz="0" w:space="0" w:color="auto"/>
          </w:divBdr>
        </w:div>
        <w:div w:id="680278294">
          <w:marLeft w:val="640"/>
          <w:marRight w:val="0"/>
          <w:marTop w:val="0"/>
          <w:marBottom w:val="0"/>
          <w:divBdr>
            <w:top w:val="none" w:sz="0" w:space="0" w:color="auto"/>
            <w:left w:val="none" w:sz="0" w:space="0" w:color="auto"/>
            <w:bottom w:val="none" w:sz="0" w:space="0" w:color="auto"/>
            <w:right w:val="none" w:sz="0" w:space="0" w:color="auto"/>
          </w:divBdr>
        </w:div>
        <w:div w:id="543522795">
          <w:marLeft w:val="640"/>
          <w:marRight w:val="0"/>
          <w:marTop w:val="0"/>
          <w:marBottom w:val="0"/>
          <w:divBdr>
            <w:top w:val="none" w:sz="0" w:space="0" w:color="auto"/>
            <w:left w:val="none" w:sz="0" w:space="0" w:color="auto"/>
            <w:bottom w:val="none" w:sz="0" w:space="0" w:color="auto"/>
            <w:right w:val="none" w:sz="0" w:space="0" w:color="auto"/>
          </w:divBdr>
        </w:div>
        <w:div w:id="1504392017">
          <w:marLeft w:val="640"/>
          <w:marRight w:val="0"/>
          <w:marTop w:val="0"/>
          <w:marBottom w:val="0"/>
          <w:divBdr>
            <w:top w:val="none" w:sz="0" w:space="0" w:color="auto"/>
            <w:left w:val="none" w:sz="0" w:space="0" w:color="auto"/>
            <w:bottom w:val="none" w:sz="0" w:space="0" w:color="auto"/>
            <w:right w:val="none" w:sz="0" w:space="0" w:color="auto"/>
          </w:divBdr>
        </w:div>
        <w:div w:id="486243770">
          <w:marLeft w:val="640"/>
          <w:marRight w:val="0"/>
          <w:marTop w:val="0"/>
          <w:marBottom w:val="0"/>
          <w:divBdr>
            <w:top w:val="none" w:sz="0" w:space="0" w:color="auto"/>
            <w:left w:val="none" w:sz="0" w:space="0" w:color="auto"/>
            <w:bottom w:val="none" w:sz="0" w:space="0" w:color="auto"/>
            <w:right w:val="none" w:sz="0" w:space="0" w:color="auto"/>
          </w:divBdr>
        </w:div>
        <w:div w:id="1794976143">
          <w:marLeft w:val="640"/>
          <w:marRight w:val="0"/>
          <w:marTop w:val="0"/>
          <w:marBottom w:val="0"/>
          <w:divBdr>
            <w:top w:val="none" w:sz="0" w:space="0" w:color="auto"/>
            <w:left w:val="none" w:sz="0" w:space="0" w:color="auto"/>
            <w:bottom w:val="none" w:sz="0" w:space="0" w:color="auto"/>
            <w:right w:val="none" w:sz="0" w:space="0" w:color="auto"/>
          </w:divBdr>
        </w:div>
        <w:div w:id="600263213">
          <w:marLeft w:val="640"/>
          <w:marRight w:val="0"/>
          <w:marTop w:val="0"/>
          <w:marBottom w:val="0"/>
          <w:divBdr>
            <w:top w:val="none" w:sz="0" w:space="0" w:color="auto"/>
            <w:left w:val="none" w:sz="0" w:space="0" w:color="auto"/>
            <w:bottom w:val="none" w:sz="0" w:space="0" w:color="auto"/>
            <w:right w:val="none" w:sz="0" w:space="0" w:color="auto"/>
          </w:divBdr>
        </w:div>
        <w:div w:id="441611741">
          <w:marLeft w:val="640"/>
          <w:marRight w:val="0"/>
          <w:marTop w:val="0"/>
          <w:marBottom w:val="0"/>
          <w:divBdr>
            <w:top w:val="none" w:sz="0" w:space="0" w:color="auto"/>
            <w:left w:val="none" w:sz="0" w:space="0" w:color="auto"/>
            <w:bottom w:val="none" w:sz="0" w:space="0" w:color="auto"/>
            <w:right w:val="none" w:sz="0" w:space="0" w:color="auto"/>
          </w:divBdr>
        </w:div>
        <w:div w:id="595595695">
          <w:marLeft w:val="640"/>
          <w:marRight w:val="0"/>
          <w:marTop w:val="0"/>
          <w:marBottom w:val="0"/>
          <w:divBdr>
            <w:top w:val="none" w:sz="0" w:space="0" w:color="auto"/>
            <w:left w:val="none" w:sz="0" w:space="0" w:color="auto"/>
            <w:bottom w:val="none" w:sz="0" w:space="0" w:color="auto"/>
            <w:right w:val="none" w:sz="0" w:space="0" w:color="auto"/>
          </w:divBdr>
        </w:div>
        <w:div w:id="944310946">
          <w:marLeft w:val="640"/>
          <w:marRight w:val="0"/>
          <w:marTop w:val="0"/>
          <w:marBottom w:val="0"/>
          <w:divBdr>
            <w:top w:val="none" w:sz="0" w:space="0" w:color="auto"/>
            <w:left w:val="none" w:sz="0" w:space="0" w:color="auto"/>
            <w:bottom w:val="none" w:sz="0" w:space="0" w:color="auto"/>
            <w:right w:val="none" w:sz="0" w:space="0" w:color="auto"/>
          </w:divBdr>
        </w:div>
        <w:div w:id="91434920">
          <w:marLeft w:val="640"/>
          <w:marRight w:val="0"/>
          <w:marTop w:val="0"/>
          <w:marBottom w:val="0"/>
          <w:divBdr>
            <w:top w:val="none" w:sz="0" w:space="0" w:color="auto"/>
            <w:left w:val="none" w:sz="0" w:space="0" w:color="auto"/>
            <w:bottom w:val="none" w:sz="0" w:space="0" w:color="auto"/>
            <w:right w:val="none" w:sz="0" w:space="0" w:color="auto"/>
          </w:divBdr>
        </w:div>
        <w:div w:id="1406535051">
          <w:marLeft w:val="640"/>
          <w:marRight w:val="0"/>
          <w:marTop w:val="0"/>
          <w:marBottom w:val="0"/>
          <w:divBdr>
            <w:top w:val="none" w:sz="0" w:space="0" w:color="auto"/>
            <w:left w:val="none" w:sz="0" w:space="0" w:color="auto"/>
            <w:bottom w:val="none" w:sz="0" w:space="0" w:color="auto"/>
            <w:right w:val="none" w:sz="0" w:space="0" w:color="auto"/>
          </w:divBdr>
        </w:div>
        <w:div w:id="77023360">
          <w:marLeft w:val="640"/>
          <w:marRight w:val="0"/>
          <w:marTop w:val="0"/>
          <w:marBottom w:val="0"/>
          <w:divBdr>
            <w:top w:val="none" w:sz="0" w:space="0" w:color="auto"/>
            <w:left w:val="none" w:sz="0" w:space="0" w:color="auto"/>
            <w:bottom w:val="none" w:sz="0" w:space="0" w:color="auto"/>
            <w:right w:val="none" w:sz="0" w:space="0" w:color="auto"/>
          </w:divBdr>
        </w:div>
        <w:div w:id="1671562807">
          <w:marLeft w:val="640"/>
          <w:marRight w:val="0"/>
          <w:marTop w:val="0"/>
          <w:marBottom w:val="0"/>
          <w:divBdr>
            <w:top w:val="none" w:sz="0" w:space="0" w:color="auto"/>
            <w:left w:val="none" w:sz="0" w:space="0" w:color="auto"/>
            <w:bottom w:val="none" w:sz="0" w:space="0" w:color="auto"/>
            <w:right w:val="none" w:sz="0" w:space="0" w:color="auto"/>
          </w:divBdr>
        </w:div>
        <w:div w:id="1509714810">
          <w:marLeft w:val="640"/>
          <w:marRight w:val="0"/>
          <w:marTop w:val="0"/>
          <w:marBottom w:val="0"/>
          <w:divBdr>
            <w:top w:val="none" w:sz="0" w:space="0" w:color="auto"/>
            <w:left w:val="none" w:sz="0" w:space="0" w:color="auto"/>
            <w:bottom w:val="none" w:sz="0" w:space="0" w:color="auto"/>
            <w:right w:val="none" w:sz="0" w:space="0" w:color="auto"/>
          </w:divBdr>
        </w:div>
        <w:div w:id="142357398">
          <w:marLeft w:val="640"/>
          <w:marRight w:val="0"/>
          <w:marTop w:val="0"/>
          <w:marBottom w:val="0"/>
          <w:divBdr>
            <w:top w:val="none" w:sz="0" w:space="0" w:color="auto"/>
            <w:left w:val="none" w:sz="0" w:space="0" w:color="auto"/>
            <w:bottom w:val="none" w:sz="0" w:space="0" w:color="auto"/>
            <w:right w:val="none" w:sz="0" w:space="0" w:color="auto"/>
          </w:divBdr>
        </w:div>
        <w:div w:id="1123575539">
          <w:marLeft w:val="640"/>
          <w:marRight w:val="0"/>
          <w:marTop w:val="0"/>
          <w:marBottom w:val="0"/>
          <w:divBdr>
            <w:top w:val="none" w:sz="0" w:space="0" w:color="auto"/>
            <w:left w:val="none" w:sz="0" w:space="0" w:color="auto"/>
            <w:bottom w:val="none" w:sz="0" w:space="0" w:color="auto"/>
            <w:right w:val="none" w:sz="0" w:space="0" w:color="auto"/>
          </w:divBdr>
        </w:div>
        <w:div w:id="704063602">
          <w:marLeft w:val="640"/>
          <w:marRight w:val="0"/>
          <w:marTop w:val="0"/>
          <w:marBottom w:val="0"/>
          <w:divBdr>
            <w:top w:val="none" w:sz="0" w:space="0" w:color="auto"/>
            <w:left w:val="none" w:sz="0" w:space="0" w:color="auto"/>
            <w:bottom w:val="none" w:sz="0" w:space="0" w:color="auto"/>
            <w:right w:val="none" w:sz="0" w:space="0" w:color="auto"/>
          </w:divBdr>
        </w:div>
        <w:div w:id="913931965">
          <w:marLeft w:val="640"/>
          <w:marRight w:val="0"/>
          <w:marTop w:val="0"/>
          <w:marBottom w:val="0"/>
          <w:divBdr>
            <w:top w:val="none" w:sz="0" w:space="0" w:color="auto"/>
            <w:left w:val="none" w:sz="0" w:space="0" w:color="auto"/>
            <w:bottom w:val="none" w:sz="0" w:space="0" w:color="auto"/>
            <w:right w:val="none" w:sz="0" w:space="0" w:color="auto"/>
          </w:divBdr>
        </w:div>
        <w:div w:id="1356686699">
          <w:marLeft w:val="640"/>
          <w:marRight w:val="0"/>
          <w:marTop w:val="0"/>
          <w:marBottom w:val="0"/>
          <w:divBdr>
            <w:top w:val="none" w:sz="0" w:space="0" w:color="auto"/>
            <w:left w:val="none" w:sz="0" w:space="0" w:color="auto"/>
            <w:bottom w:val="none" w:sz="0" w:space="0" w:color="auto"/>
            <w:right w:val="none" w:sz="0" w:space="0" w:color="auto"/>
          </w:divBdr>
        </w:div>
        <w:div w:id="692146520">
          <w:marLeft w:val="640"/>
          <w:marRight w:val="0"/>
          <w:marTop w:val="0"/>
          <w:marBottom w:val="0"/>
          <w:divBdr>
            <w:top w:val="none" w:sz="0" w:space="0" w:color="auto"/>
            <w:left w:val="none" w:sz="0" w:space="0" w:color="auto"/>
            <w:bottom w:val="none" w:sz="0" w:space="0" w:color="auto"/>
            <w:right w:val="none" w:sz="0" w:space="0" w:color="auto"/>
          </w:divBdr>
        </w:div>
        <w:div w:id="1185559745">
          <w:marLeft w:val="640"/>
          <w:marRight w:val="0"/>
          <w:marTop w:val="0"/>
          <w:marBottom w:val="0"/>
          <w:divBdr>
            <w:top w:val="none" w:sz="0" w:space="0" w:color="auto"/>
            <w:left w:val="none" w:sz="0" w:space="0" w:color="auto"/>
            <w:bottom w:val="none" w:sz="0" w:space="0" w:color="auto"/>
            <w:right w:val="none" w:sz="0" w:space="0" w:color="auto"/>
          </w:divBdr>
        </w:div>
        <w:div w:id="346102896">
          <w:marLeft w:val="640"/>
          <w:marRight w:val="0"/>
          <w:marTop w:val="0"/>
          <w:marBottom w:val="0"/>
          <w:divBdr>
            <w:top w:val="none" w:sz="0" w:space="0" w:color="auto"/>
            <w:left w:val="none" w:sz="0" w:space="0" w:color="auto"/>
            <w:bottom w:val="none" w:sz="0" w:space="0" w:color="auto"/>
            <w:right w:val="none" w:sz="0" w:space="0" w:color="auto"/>
          </w:divBdr>
        </w:div>
        <w:div w:id="2070810384">
          <w:marLeft w:val="640"/>
          <w:marRight w:val="0"/>
          <w:marTop w:val="0"/>
          <w:marBottom w:val="0"/>
          <w:divBdr>
            <w:top w:val="none" w:sz="0" w:space="0" w:color="auto"/>
            <w:left w:val="none" w:sz="0" w:space="0" w:color="auto"/>
            <w:bottom w:val="none" w:sz="0" w:space="0" w:color="auto"/>
            <w:right w:val="none" w:sz="0" w:space="0" w:color="auto"/>
          </w:divBdr>
        </w:div>
        <w:div w:id="1693921008">
          <w:marLeft w:val="640"/>
          <w:marRight w:val="0"/>
          <w:marTop w:val="0"/>
          <w:marBottom w:val="0"/>
          <w:divBdr>
            <w:top w:val="none" w:sz="0" w:space="0" w:color="auto"/>
            <w:left w:val="none" w:sz="0" w:space="0" w:color="auto"/>
            <w:bottom w:val="none" w:sz="0" w:space="0" w:color="auto"/>
            <w:right w:val="none" w:sz="0" w:space="0" w:color="auto"/>
          </w:divBdr>
        </w:div>
        <w:div w:id="1753695541">
          <w:marLeft w:val="640"/>
          <w:marRight w:val="0"/>
          <w:marTop w:val="0"/>
          <w:marBottom w:val="0"/>
          <w:divBdr>
            <w:top w:val="none" w:sz="0" w:space="0" w:color="auto"/>
            <w:left w:val="none" w:sz="0" w:space="0" w:color="auto"/>
            <w:bottom w:val="none" w:sz="0" w:space="0" w:color="auto"/>
            <w:right w:val="none" w:sz="0" w:space="0" w:color="auto"/>
          </w:divBdr>
        </w:div>
        <w:div w:id="1277906481">
          <w:marLeft w:val="640"/>
          <w:marRight w:val="0"/>
          <w:marTop w:val="0"/>
          <w:marBottom w:val="0"/>
          <w:divBdr>
            <w:top w:val="none" w:sz="0" w:space="0" w:color="auto"/>
            <w:left w:val="none" w:sz="0" w:space="0" w:color="auto"/>
            <w:bottom w:val="none" w:sz="0" w:space="0" w:color="auto"/>
            <w:right w:val="none" w:sz="0" w:space="0" w:color="auto"/>
          </w:divBdr>
        </w:div>
        <w:div w:id="560749192">
          <w:marLeft w:val="640"/>
          <w:marRight w:val="0"/>
          <w:marTop w:val="0"/>
          <w:marBottom w:val="0"/>
          <w:divBdr>
            <w:top w:val="none" w:sz="0" w:space="0" w:color="auto"/>
            <w:left w:val="none" w:sz="0" w:space="0" w:color="auto"/>
            <w:bottom w:val="none" w:sz="0" w:space="0" w:color="auto"/>
            <w:right w:val="none" w:sz="0" w:space="0" w:color="auto"/>
          </w:divBdr>
        </w:div>
        <w:div w:id="1439179049">
          <w:marLeft w:val="640"/>
          <w:marRight w:val="0"/>
          <w:marTop w:val="0"/>
          <w:marBottom w:val="0"/>
          <w:divBdr>
            <w:top w:val="none" w:sz="0" w:space="0" w:color="auto"/>
            <w:left w:val="none" w:sz="0" w:space="0" w:color="auto"/>
            <w:bottom w:val="none" w:sz="0" w:space="0" w:color="auto"/>
            <w:right w:val="none" w:sz="0" w:space="0" w:color="auto"/>
          </w:divBdr>
        </w:div>
        <w:div w:id="1465734329">
          <w:marLeft w:val="640"/>
          <w:marRight w:val="0"/>
          <w:marTop w:val="0"/>
          <w:marBottom w:val="0"/>
          <w:divBdr>
            <w:top w:val="none" w:sz="0" w:space="0" w:color="auto"/>
            <w:left w:val="none" w:sz="0" w:space="0" w:color="auto"/>
            <w:bottom w:val="none" w:sz="0" w:space="0" w:color="auto"/>
            <w:right w:val="none" w:sz="0" w:space="0" w:color="auto"/>
          </w:divBdr>
        </w:div>
      </w:divsChild>
    </w:div>
    <w:div w:id="253709882">
      <w:marLeft w:val="480"/>
      <w:marRight w:val="0"/>
      <w:marTop w:val="0"/>
      <w:marBottom w:val="0"/>
      <w:divBdr>
        <w:top w:val="none" w:sz="0" w:space="0" w:color="auto"/>
        <w:left w:val="none" w:sz="0" w:space="0" w:color="auto"/>
        <w:bottom w:val="none" w:sz="0" w:space="0" w:color="auto"/>
        <w:right w:val="none" w:sz="0" w:space="0" w:color="auto"/>
      </w:divBdr>
    </w:div>
    <w:div w:id="254482322">
      <w:marLeft w:val="640"/>
      <w:marRight w:val="0"/>
      <w:marTop w:val="0"/>
      <w:marBottom w:val="0"/>
      <w:divBdr>
        <w:top w:val="none" w:sz="0" w:space="0" w:color="auto"/>
        <w:left w:val="none" w:sz="0" w:space="0" w:color="auto"/>
        <w:bottom w:val="none" w:sz="0" w:space="0" w:color="auto"/>
        <w:right w:val="none" w:sz="0" w:space="0" w:color="auto"/>
      </w:divBdr>
    </w:div>
    <w:div w:id="254637132">
      <w:marLeft w:val="480"/>
      <w:marRight w:val="0"/>
      <w:marTop w:val="0"/>
      <w:marBottom w:val="0"/>
      <w:divBdr>
        <w:top w:val="none" w:sz="0" w:space="0" w:color="auto"/>
        <w:left w:val="none" w:sz="0" w:space="0" w:color="auto"/>
        <w:bottom w:val="none" w:sz="0" w:space="0" w:color="auto"/>
        <w:right w:val="none" w:sz="0" w:space="0" w:color="auto"/>
      </w:divBdr>
    </w:div>
    <w:div w:id="254829533">
      <w:marLeft w:val="480"/>
      <w:marRight w:val="0"/>
      <w:marTop w:val="0"/>
      <w:marBottom w:val="0"/>
      <w:divBdr>
        <w:top w:val="none" w:sz="0" w:space="0" w:color="auto"/>
        <w:left w:val="none" w:sz="0" w:space="0" w:color="auto"/>
        <w:bottom w:val="none" w:sz="0" w:space="0" w:color="auto"/>
        <w:right w:val="none" w:sz="0" w:space="0" w:color="auto"/>
      </w:divBdr>
    </w:div>
    <w:div w:id="256137319">
      <w:marLeft w:val="480"/>
      <w:marRight w:val="0"/>
      <w:marTop w:val="0"/>
      <w:marBottom w:val="0"/>
      <w:divBdr>
        <w:top w:val="none" w:sz="0" w:space="0" w:color="auto"/>
        <w:left w:val="none" w:sz="0" w:space="0" w:color="auto"/>
        <w:bottom w:val="none" w:sz="0" w:space="0" w:color="auto"/>
        <w:right w:val="none" w:sz="0" w:space="0" w:color="auto"/>
      </w:divBdr>
    </w:div>
    <w:div w:id="256251940">
      <w:bodyDiv w:val="1"/>
      <w:marLeft w:val="0"/>
      <w:marRight w:val="0"/>
      <w:marTop w:val="0"/>
      <w:marBottom w:val="0"/>
      <w:divBdr>
        <w:top w:val="none" w:sz="0" w:space="0" w:color="auto"/>
        <w:left w:val="none" w:sz="0" w:space="0" w:color="auto"/>
        <w:bottom w:val="none" w:sz="0" w:space="0" w:color="auto"/>
        <w:right w:val="none" w:sz="0" w:space="0" w:color="auto"/>
      </w:divBdr>
    </w:div>
    <w:div w:id="256445013">
      <w:bodyDiv w:val="1"/>
      <w:marLeft w:val="0"/>
      <w:marRight w:val="0"/>
      <w:marTop w:val="0"/>
      <w:marBottom w:val="0"/>
      <w:divBdr>
        <w:top w:val="none" w:sz="0" w:space="0" w:color="auto"/>
        <w:left w:val="none" w:sz="0" w:space="0" w:color="auto"/>
        <w:bottom w:val="none" w:sz="0" w:space="0" w:color="auto"/>
        <w:right w:val="none" w:sz="0" w:space="0" w:color="auto"/>
      </w:divBdr>
      <w:divsChild>
        <w:div w:id="102387061">
          <w:marLeft w:val="640"/>
          <w:marRight w:val="0"/>
          <w:marTop w:val="0"/>
          <w:marBottom w:val="0"/>
          <w:divBdr>
            <w:top w:val="none" w:sz="0" w:space="0" w:color="auto"/>
            <w:left w:val="none" w:sz="0" w:space="0" w:color="auto"/>
            <w:bottom w:val="none" w:sz="0" w:space="0" w:color="auto"/>
            <w:right w:val="none" w:sz="0" w:space="0" w:color="auto"/>
          </w:divBdr>
        </w:div>
        <w:div w:id="302389354">
          <w:marLeft w:val="640"/>
          <w:marRight w:val="0"/>
          <w:marTop w:val="0"/>
          <w:marBottom w:val="0"/>
          <w:divBdr>
            <w:top w:val="none" w:sz="0" w:space="0" w:color="auto"/>
            <w:left w:val="none" w:sz="0" w:space="0" w:color="auto"/>
            <w:bottom w:val="none" w:sz="0" w:space="0" w:color="auto"/>
            <w:right w:val="none" w:sz="0" w:space="0" w:color="auto"/>
          </w:divBdr>
        </w:div>
        <w:div w:id="605383779">
          <w:marLeft w:val="640"/>
          <w:marRight w:val="0"/>
          <w:marTop w:val="0"/>
          <w:marBottom w:val="0"/>
          <w:divBdr>
            <w:top w:val="none" w:sz="0" w:space="0" w:color="auto"/>
            <w:left w:val="none" w:sz="0" w:space="0" w:color="auto"/>
            <w:bottom w:val="none" w:sz="0" w:space="0" w:color="auto"/>
            <w:right w:val="none" w:sz="0" w:space="0" w:color="auto"/>
          </w:divBdr>
        </w:div>
        <w:div w:id="437943703">
          <w:marLeft w:val="640"/>
          <w:marRight w:val="0"/>
          <w:marTop w:val="0"/>
          <w:marBottom w:val="0"/>
          <w:divBdr>
            <w:top w:val="none" w:sz="0" w:space="0" w:color="auto"/>
            <w:left w:val="none" w:sz="0" w:space="0" w:color="auto"/>
            <w:bottom w:val="none" w:sz="0" w:space="0" w:color="auto"/>
            <w:right w:val="none" w:sz="0" w:space="0" w:color="auto"/>
          </w:divBdr>
        </w:div>
        <w:div w:id="1057243045">
          <w:marLeft w:val="640"/>
          <w:marRight w:val="0"/>
          <w:marTop w:val="0"/>
          <w:marBottom w:val="0"/>
          <w:divBdr>
            <w:top w:val="none" w:sz="0" w:space="0" w:color="auto"/>
            <w:left w:val="none" w:sz="0" w:space="0" w:color="auto"/>
            <w:bottom w:val="none" w:sz="0" w:space="0" w:color="auto"/>
            <w:right w:val="none" w:sz="0" w:space="0" w:color="auto"/>
          </w:divBdr>
        </w:div>
        <w:div w:id="1635938519">
          <w:marLeft w:val="640"/>
          <w:marRight w:val="0"/>
          <w:marTop w:val="0"/>
          <w:marBottom w:val="0"/>
          <w:divBdr>
            <w:top w:val="none" w:sz="0" w:space="0" w:color="auto"/>
            <w:left w:val="none" w:sz="0" w:space="0" w:color="auto"/>
            <w:bottom w:val="none" w:sz="0" w:space="0" w:color="auto"/>
            <w:right w:val="none" w:sz="0" w:space="0" w:color="auto"/>
          </w:divBdr>
        </w:div>
        <w:div w:id="1948075573">
          <w:marLeft w:val="640"/>
          <w:marRight w:val="0"/>
          <w:marTop w:val="0"/>
          <w:marBottom w:val="0"/>
          <w:divBdr>
            <w:top w:val="none" w:sz="0" w:space="0" w:color="auto"/>
            <w:left w:val="none" w:sz="0" w:space="0" w:color="auto"/>
            <w:bottom w:val="none" w:sz="0" w:space="0" w:color="auto"/>
            <w:right w:val="none" w:sz="0" w:space="0" w:color="auto"/>
          </w:divBdr>
        </w:div>
        <w:div w:id="208079877">
          <w:marLeft w:val="640"/>
          <w:marRight w:val="0"/>
          <w:marTop w:val="0"/>
          <w:marBottom w:val="0"/>
          <w:divBdr>
            <w:top w:val="none" w:sz="0" w:space="0" w:color="auto"/>
            <w:left w:val="none" w:sz="0" w:space="0" w:color="auto"/>
            <w:bottom w:val="none" w:sz="0" w:space="0" w:color="auto"/>
            <w:right w:val="none" w:sz="0" w:space="0" w:color="auto"/>
          </w:divBdr>
        </w:div>
        <w:div w:id="2008822504">
          <w:marLeft w:val="640"/>
          <w:marRight w:val="0"/>
          <w:marTop w:val="0"/>
          <w:marBottom w:val="0"/>
          <w:divBdr>
            <w:top w:val="none" w:sz="0" w:space="0" w:color="auto"/>
            <w:left w:val="none" w:sz="0" w:space="0" w:color="auto"/>
            <w:bottom w:val="none" w:sz="0" w:space="0" w:color="auto"/>
            <w:right w:val="none" w:sz="0" w:space="0" w:color="auto"/>
          </w:divBdr>
        </w:div>
        <w:div w:id="1489592681">
          <w:marLeft w:val="640"/>
          <w:marRight w:val="0"/>
          <w:marTop w:val="0"/>
          <w:marBottom w:val="0"/>
          <w:divBdr>
            <w:top w:val="none" w:sz="0" w:space="0" w:color="auto"/>
            <w:left w:val="none" w:sz="0" w:space="0" w:color="auto"/>
            <w:bottom w:val="none" w:sz="0" w:space="0" w:color="auto"/>
            <w:right w:val="none" w:sz="0" w:space="0" w:color="auto"/>
          </w:divBdr>
        </w:div>
        <w:div w:id="1495990566">
          <w:marLeft w:val="640"/>
          <w:marRight w:val="0"/>
          <w:marTop w:val="0"/>
          <w:marBottom w:val="0"/>
          <w:divBdr>
            <w:top w:val="none" w:sz="0" w:space="0" w:color="auto"/>
            <w:left w:val="none" w:sz="0" w:space="0" w:color="auto"/>
            <w:bottom w:val="none" w:sz="0" w:space="0" w:color="auto"/>
            <w:right w:val="none" w:sz="0" w:space="0" w:color="auto"/>
          </w:divBdr>
        </w:div>
        <w:div w:id="48964016">
          <w:marLeft w:val="640"/>
          <w:marRight w:val="0"/>
          <w:marTop w:val="0"/>
          <w:marBottom w:val="0"/>
          <w:divBdr>
            <w:top w:val="none" w:sz="0" w:space="0" w:color="auto"/>
            <w:left w:val="none" w:sz="0" w:space="0" w:color="auto"/>
            <w:bottom w:val="none" w:sz="0" w:space="0" w:color="auto"/>
            <w:right w:val="none" w:sz="0" w:space="0" w:color="auto"/>
          </w:divBdr>
        </w:div>
        <w:div w:id="215623654">
          <w:marLeft w:val="640"/>
          <w:marRight w:val="0"/>
          <w:marTop w:val="0"/>
          <w:marBottom w:val="0"/>
          <w:divBdr>
            <w:top w:val="none" w:sz="0" w:space="0" w:color="auto"/>
            <w:left w:val="none" w:sz="0" w:space="0" w:color="auto"/>
            <w:bottom w:val="none" w:sz="0" w:space="0" w:color="auto"/>
            <w:right w:val="none" w:sz="0" w:space="0" w:color="auto"/>
          </w:divBdr>
        </w:div>
        <w:div w:id="1138956598">
          <w:marLeft w:val="640"/>
          <w:marRight w:val="0"/>
          <w:marTop w:val="0"/>
          <w:marBottom w:val="0"/>
          <w:divBdr>
            <w:top w:val="none" w:sz="0" w:space="0" w:color="auto"/>
            <w:left w:val="none" w:sz="0" w:space="0" w:color="auto"/>
            <w:bottom w:val="none" w:sz="0" w:space="0" w:color="auto"/>
            <w:right w:val="none" w:sz="0" w:space="0" w:color="auto"/>
          </w:divBdr>
        </w:div>
        <w:div w:id="1860852391">
          <w:marLeft w:val="640"/>
          <w:marRight w:val="0"/>
          <w:marTop w:val="0"/>
          <w:marBottom w:val="0"/>
          <w:divBdr>
            <w:top w:val="none" w:sz="0" w:space="0" w:color="auto"/>
            <w:left w:val="none" w:sz="0" w:space="0" w:color="auto"/>
            <w:bottom w:val="none" w:sz="0" w:space="0" w:color="auto"/>
            <w:right w:val="none" w:sz="0" w:space="0" w:color="auto"/>
          </w:divBdr>
        </w:div>
        <w:div w:id="1598295714">
          <w:marLeft w:val="640"/>
          <w:marRight w:val="0"/>
          <w:marTop w:val="0"/>
          <w:marBottom w:val="0"/>
          <w:divBdr>
            <w:top w:val="none" w:sz="0" w:space="0" w:color="auto"/>
            <w:left w:val="none" w:sz="0" w:space="0" w:color="auto"/>
            <w:bottom w:val="none" w:sz="0" w:space="0" w:color="auto"/>
            <w:right w:val="none" w:sz="0" w:space="0" w:color="auto"/>
          </w:divBdr>
        </w:div>
        <w:div w:id="2139300463">
          <w:marLeft w:val="640"/>
          <w:marRight w:val="0"/>
          <w:marTop w:val="0"/>
          <w:marBottom w:val="0"/>
          <w:divBdr>
            <w:top w:val="none" w:sz="0" w:space="0" w:color="auto"/>
            <w:left w:val="none" w:sz="0" w:space="0" w:color="auto"/>
            <w:bottom w:val="none" w:sz="0" w:space="0" w:color="auto"/>
            <w:right w:val="none" w:sz="0" w:space="0" w:color="auto"/>
          </w:divBdr>
        </w:div>
        <w:div w:id="930045708">
          <w:marLeft w:val="640"/>
          <w:marRight w:val="0"/>
          <w:marTop w:val="0"/>
          <w:marBottom w:val="0"/>
          <w:divBdr>
            <w:top w:val="none" w:sz="0" w:space="0" w:color="auto"/>
            <w:left w:val="none" w:sz="0" w:space="0" w:color="auto"/>
            <w:bottom w:val="none" w:sz="0" w:space="0" w:color="auto"/>
            <w:right w:val="none" w:sz="0" w:space="0" w:color="auto"/>
          </w:divBdr>
        </w:div>
        <w:div w:id="363092656">
          <w:marLeft w:val="640"/>
          <w:marRight w:val="0"/>
          <w:marTop w:val="0"/>
          <w:marBottom w:val="0"/>
          <w:divBdr>
            <w:top w:val="none" w:sz="0" w:space="0" w:color="auto"/>
            <w:left w:val="none" w:sz="0" w:space="0" w:color="auto"/>
            <w:bottom w:val="none" w:sz="0" w:space="0" w:color="auto"/>
            <w:right w:val="none" w:sz="0" w:space="0" w:color="auto"/>
          </w:divBdr>
        </w:div>
        <w:div w:id="1887982404">
          <w:marLeft w:val="640"/>
          <w:marRight w:val="0"/>
          <w:marTop w:val="0"/>
          <w:marBottom w:val="0"/>
          <w:divBdr>
            <w:top w:val="none" w:sz="0" w:space="0" w:color="auto"/>
            <w:left w:val="none" w:sz="0" w:space="0" w:color="auto"/>
            <w:bottom w:val="none" w:sz="0" w:space="0" w:color="auto"/>
            <w:right w:val="none" w:sz="0" w:space="0" w:color="auto"/>
          </w:divBdr>
        </w:div>
        <w:div w:id="757218076">
          <w:marLeft w:val="640"/>
          <w:marRight w:val="0"/>
          <w:marTop w:val="0"/>
          <w:marBottom w:val="0"/>
          <w:divBdr>
            <w:top w:val="none" w:sz="0" w:space="0" w:color="auto"/>
            <w:left w:val="none" w:sz="0" w:space="0" w:color="auto"/>
            <w:bottom w:val="none" w:sz="0" w:space="0" w:color="auto"/>
            <w:right w:val="none" w:sz="0" w:space="0" w:color="auto"/>
          </w:divBdr>
        </w:div>
        <w:div w:id="898055202">
          <w:marLeft w:val="640"/>
          <w:marRight w:val="0"/>
          <w:marTop w:val="0"/>
          <w:marBottom w:val="0"/>
          <w:divBdr>
            <w:top w:val="none" w:sz="0" w:space="0" w:color="auto"/>
            <w:left w:val="none" w:sz="0" w:space="0" w:color="auto"/>
            <w:bottom w:val="none" w:sz="0" w:space="0" w:color="auto"/>
            <w:right w:val="none" w:sz="0" w:space="0" w:color="auto"/>
          </w:divBdr>
        </w:div>
        <w:div w:id="1211649655">
          <w:marLeft w:val="640"/>
          <w:marRight w:val="0"/>
          <w:marTop w:val="0"/>
          <w:marBottom w:val="0"/>
          <w:divBdr>
            <w:top w:val="none" w:sz="0" w:space="0" w:color="auto"/>
            <w:left w:val="none" w:sz="0" w:space="0" w:color="auto"/>
            <w:bottom w:val="none" w:sz="0" w:space="0" w:color="auto"/>
            <w:right w:val="none" w:sz="0" w:space="0" w:color="auto"/>
          </w:divBdr>
        </w:div>
        <w:div w:id="1755515448">
          <w:marLeft w:val="640"/>
          <w:marRight w:val="0"/>
          <w:marTop w:val="0"/>
          <w:marBottom w:val="0"/>
          <w:divBdr>
            <w:top w:val="none" w:sz="0" w:space="0" w:color="auto"/>
            <w:left w:val="none" w:sz="0" w:space="0" w:color="auto"/>
            <w:bottom w:val="none" w:sz="0" w:space="0" w:color="auto"/>
            <w:right w:val="none" w:sz="0" w:space="0" w:color="auto"/>
          </w:divBdr>
        </w:div>
        <w:div w:id="1976593278">
          <w:marLeft w:val="640"/>
          <w:marRight w:val="0"/>
          <w:marTop w:val="0"/>
          <w:marBottom w:val="0"/>
          <w:divBdr>
            <w:top w:val="none" w:sz="0" w:space="0" w:color="auto"/>
            <w:left w:val="none" w:sz="0" w:space="0" w:color="auto"/>
            <w:bottom w:val="none" w:sz="0" w:space="0" w:color="auto"/>
            <w:right w:val="none" w:sz="0" w:space="0" w:color="auto"/>
          </w:divBdr>
        </w:div>
        <w:div w:id="943614056">
          <w:marLeft w:val="640"/>
          <w:marRight w:val="0"/>
          <w:marTop w:val="0"/>
          <w:marBottom w:val="0"/>
          <w:divBdr>
            <w:top w:val="none" w:sz="0" w:space="0" w:color="auto"/>
            <w:left w:val="none" w:sz="0" w:space="0" w:color="auto"/>
            <w:bottom w:val="none" w:sz="0" w:space="0" w:color="auto"/>
            <w:right w:val="none" w:sz="0" w:space="0" w:color="auto"/>
          </w:divBdr>
        </w:div>
        <w:div w:id="755203174">
          <w:marLeft w:val="640"/>
          <w:marRight w:val="0"/>
          <w:marTop w:val="0"/>
          <w:marBottom w:val="0"/>
          <w:divBdr>
            <w:top w:val="none" w:sz="0" w:space="0" w:color="auto"/>
            <w:left w:val="none" w:sz="0" w:space="0" w:color="auto"/>
            <w:bottom w:val="none" w:sz="0" w:space="0" w:color="auto"/>
            <w:right w:val="none" w:sz="0" w:space="0" w:color="auto"/>
          </w:divBdr>
        </w:div>
        <w:div w:id="1228805623">
          <w:marLeft w:val="640"/>
          <w:marRight w:val="0"/>
          <w:marTop w:val="0"/>
          <w:marBottom w:val="0"/>
          <w:divBdr>
            <w:top w:val="none" w:sz="0" w:space="0" w:color="auto"/>
            <w:left w:val="none" w:sz="0" w:space="0" w:color="auto"/>
            <w:bottom w:val="none" w:sz="0" w:space="0" w:color="auto"/>
            <w:right w:val="none" w:sz="0" w:space="0" w:color="auto"/>
          </w:divBdr>
        </w:div>
        <w:div w:id="621112679">
          <w:marLeft w:val="640"/>
          <w:marRight w:val="0"/>
          <w:marTop w:val="0"/>
          <w:marBottom w:val="0"/>
          <w:divBdr>
            <w:top w:val="none" w:sz="0" w:space="0" w:color="auto"/>
            <w:left w:val="none" w:sz="0" w:space="0" w:color="auto"/>
            <w:bottom w:val="none" w:sz="0" w:space="0" w:color="auto"/>
            <w:right w:val="none" w:sz="0" w:space="0" w:color="auto"/>
          </w:divBdr>
        </w:div>
        <w:div w:id="2069647006">
          <w:marLeft w:val="640"/>
          <w:marRight w:val="0"/>
          <w:marTop w:val="0"/>
          <w:marBottom w:val="0"/>
          <w:divBdr>
            <w:top w:val="none" w:sz="0" w:space="0" w:color="auto"/>
            <w:left w:val="none" w:sz="0" w:space="0" w:color="auto"/>
            <w:bottom w:val="none" w:sz="0" w:space="0" w:color="auto"/>
            <w:right w:val="none" w:sz="0" w:space="0" w:color="auto"/>
          </w:divBdr>
        </w:div>
        <w:div w:id="2123649616">
          <w:marLeft w:val="640"/>
          <w:marRight w:val="0"/>
          <w:marTop w:val="0"/>
          <w:marBottom w:val="0"/>
          <w:divBdr>
            <w:top w:val="none" w:sz="0" w:space="0" w:color="auto"/>
            <w:left w:val="none" w:sz="0" w:space="0" w:color="auto"/>
            <w:bottom w:val="none" w:sz="0" w:space="0" w:color="auto"/>
            <w:right w:val="none" w:sz="0" w:space="0" w:color="auto"/>
          </w:divBdr>
        </w:div>
        <w:div w:id="1986932460">
          <w:marLeft w:val="640"/>
          <w:marRight w:val="0"/>
          <w:marTop w:val="0"/>
          <w:marBottom w:val="0"/>
          <w:divBdr>
            <w:top w:val="none" w:sz="0" w:space="0" w:color="auto"/>
            <w:left w:val="none" w:sz="0" w:space="0" w:color="auto"/>
            <w:bottom w:val="none" w:sz="0" w:space="0" w:color="auto"/>
            <w:right w:val="none" w:sz="0" w:space="0" w:color="auto"/>
          </w:divBdr>
        </w:div>
        <w:div w:id="1002665548">
          <w:marLeft w:val="640"/>
          <w:marRight w:val="0"/>
          <w:marTop w:val="0"/>
          <w:marBottom w:val="0"/>
          <w:divBdr>
            <w:top w:val="none" w:sz="0" w:space="0" w:color="auto"/>
            <w:left w:val="none" w:sz="0" w:space="0" w:color="auto"/>
            <w:bottom w:val="none" w:sz="0" w:space="0" w:color="auto"/>
            <w:right w:val="none" w:sz="0" w:space="0" w:color="auto"/>
          </w:divBdr>
        </w:div>
        <w:div w:id="1319184914">
          <w:marLeft w:val="640"/>
          <w:marRight w:val="0"/>
          <w:marTop w:val="0"/>
          <w:marBottom w:val="0"/>
          <w:divBdr>
            <w:top w:val="none" w:sz="0" w:space="0" w:color="auto"/>
            <w:left w:val="none" w:sz="0" w:space="0" w:color="auto"/>
            <w:bottom w:val="none" w:sz="0" w:space="0" w:color="auto"/>
            <w:right w:val="none" w:sz="0" w:space="0" w:color="auto"/>
          </w:divBdr>
        </w:div>
        <w:div w:id="1865707940">
          <w:marLeft w:val="640"/>
          <w:marRight w:val="0"/>
          <w:marTop w:val="0"/>
          <w:marBottom w:val="0"/>
          <w:divBdr>
            <w:top w:val="none" w:sz="0" w:space="0" w:color="auto"/>
            <w:left w:val="none" w:sz="0" w:space="0" w:color="auto"/>
            <w:bottom w:val="none" w:sz="0" w:space="0" w:color="auto"/>
            <w:right w:val="none" w:sz="0" w:space="0" w:color="auto"/>
          </w:divBdr>
        </w:div>
        <w:div w:id="1950968752">
          <w:marLeft w:val="640"/>
          <w:marRight w:val="0"/>
          <w:marTop w:val="0"/>
          <w:marBottom w:val="0"/>
          <w:divBdr>
            <w:top w:val="none" w:sz="0" w:space="0" w:color="auto"/>
            <w:left w:val="none" w:sz="0" w:space="0" w:color="auto"/>
            <w:bottom w:val="none" w:sz="0" w:space="0" w:color="auto"/>
            <w:right w:val="none" w:sz="0" w:space="0" w:color="auto"/>
          </w:divBdr>
        </w:div>
        <w:div w:id="2000108477">
          <w:marLeft w:val="640"/>
          <w:marRight w:val="0"/>
          <w:marTop w:val="0"/>
          <w:marBottom w:val="0"/>
          <w:divBdr>
            <w:top w:val="none" w:sz="0" w:space="0" w:color="auto"/>
            <w:left w:val="none" w:sz="0" w:space="0" w:color="auto"/>
            <w:bottom w:val="none" w:sz="0" w:space="0" w:color="auto"/>
            <w:right w:val="none" w:sz="0" w:space="0" w:color="auto"/>
          </w:divBdr>
        </w:div>
        <w:div w:id="1245798583">
          <w:marLeft w:val="640"/>
          <w:marRight w:val="0"/>
          <w:marTop w:val="0"/>
          <w:marBottom w:val="0"/>
          <w:divBdr>
            <w:top w:val="none" w:sz="0" w:space="0" w:color="auto"/>
            <w:left w:val="none" w:sz="0" w:space="0" w:color="auto"/>
            <w:bottom w:val="none" w:sz="0" w:space="0" w:color="auto"/>
            <w:right w:val="none" w:sz="0" w:space="0" w:color="auto"/>
          </w:divBdr>
        </w:div>
        <w:div w:id="234171149">
          <w:marLeft w:val="640"/>
          <w:marRight w:val="0"/>
          <w:marTop w:val="0"/>
          <w:marBottom w:val="0"/>
          <w:divBdr>
            <w:top w:val="none" w:sz="0" w:space="0" w:color="auto"/>
            <w:left w:val="none" w:sz="0" w:space="0" w:color="auto"/>
            <w:bottom w:val="none" w:sz="0" w:space="0" w:color="auto"/>
            <w:right w:val="none" w:sz="0" w:space="0" w:color="auto"/>
          </w:divBdr>
        </w:div>
        <w:div w:id="988947510">
          <w:marLeft w:val="640"/>
          <w:marRight w:val="0"/>
          <w:marTop w:val="0"/>
          <w:marBottom w:val="0"/>
          <w:divBdr>
            <w:top w:val="none" w:sz="0" w:space="0" w:color="auto"/>
            <w:left w:val="none" w:sz="0" w:space="0" w:color="auto"/>
            <w:bottom w:val="none" w:sz="0" w:space="0" w:color="auto"/>
            <w:right w:val="none" w:sz="0" w:space="0" w:color="auto"/>
          </w:divBdr>
        </w:div>
        <w:div w:id="1548102918">
          <w:marLeft w:val="640"/>
          <w:marRight w:val="0"/>
          <w:marTop w:val="0"/>
          <w:marBottom w:val="0"/>
          <w:divBdr>
            <w:top w:val="none" w:sz="0" w:space="0" w:color="auto"/>
            <w:left w:val="none" w:sz="0" w:space="0" w:color="auto"/>
            <w:bottom w:val="none" w:sz="0" w:space="0" w:color="auto"/>
            <w:right w:val="none" w:sz="0" w:space="0" w:color="auto"/>
          </w:divBdr>
        </w:div>
        <w:div w:id="1077170377">
          <w:marLeft w:val="640"/>
          <w:marRight w:val="0"/>
          <w:marTop w:val="0"/>
          <w:marBottom w:val="0"/>
          <w:divBdr>
            <w:top w:val="none" w:sz="0" w:space="0" w:color="auto"/>
            <w:left w:val="none" w:sz="0" w:space="0" w:color="auto"/>
            <w:bottom w:val="none" w:sz="0" w:space="0" w:color="auto"/>
            <w:right w:val="none" w:sz="0" w:space="0" w:color="auto"/>
          </w:divBdr>
        </w:div>
        <w:div w:id="1220551306">
          <w:marLeft w:val="640"/>
          <w:marRight w:val="0"/>
          <w:marTop w:val="0"/>
          <w:marBottom w:val="0"/>
          <w:divBdr>
            <w:top w:val="none" w:sz="0" w:space="0" w:color="auto"/>
            <w:left w:val="none" w:sz="0" w:space="0" w:color="auto"/>
            <w:bottom w:val="none" w:sz="0" w:space="0" w:color="auto"/>
            <w:right w:val="none" w:sz="0" w:space="0" w:color="auto"/>
          </w:divBdr>
        </w:div>
        <w:div w:id="1255211548">
          <w:marLeft w:val="640"/>
          <w:marRight w:val="0"/>
          <w:marTop w:val="0"/>
          <w:marBottom w:val="0"/>
          <w:divBdr>
            <w:top w:val="none" w:sz="0" w:space="0" w:color="auto"/>
            <w:left w:val="none" w:sz="0" w:space="0" w:color="auto"/>
            <w:bottom w:val="none" w:sz="0" w:space="0" w:color="auto"/>
            <w:right w:val="none" w:sz="0" w:space="0" w:color="auto"/>
          </w:divBdr>
        </w:div>
        <w:div w:id="189341619">
          <w:marLeft w:val="640"/>
          <w:marRight w:val="0"/>
          <w:marTop w:val="0"/>
          <w:marBottom w:val="0"/>
          <w:divBdr>
            <w:top w:val="none" w:sz="0" w:space="0" w:color="auto"/>
            <w:left w:val="none" w:sz="0" w:space="0" w:color="auto"/>
            <w:bottom w:val="none" w:sz="0" w:space="0" w:color="auto"/>
            <w:right w:val="none" w:sz="0" w:space="0" w:color="auto"/>
          </w:divBdr>
        </w:div>
        <w:div w:id="281227411">
          <w:marLeft w:val="640"/>
          <w:marRight w:val="0"/>
          <w:marTop w:val="0"/>
          <w:marBottom w:val="0"/>
          <w:divBdr>
            <w:top w:val="none" w:sz="0" w:space="0" w:color="auto"/>
            <w:left w:val="none" w:sz="0" w:space="0" w:color="auto"/>
            <w:bottom w:val="none" w:sz="0" w:space="0" w:color="auto"/>
            <w:right w:val="none" w:sz="0" w:space="0" w:color="auto"/>
          </w:divBdr>
        </w:div>
        <w:div w:id="1512143824">
          <w:marLeft w:val="640"/>
          <w:marRight w:val="0"/>
          <w:marTop w:val="0"/>
          <w:marBottom w:val="0"/>
          <w:divBdr>
            <w:top w:val="none" w:sz="0" w:space="0" w:color="auto"/>
            <w:left w:val="none" w:sz="0" w:space="0" w:color="auto"/>
            <w:bottom w:val="none" w:sz="0" w:space="0" w:color="auto"/>
            <w:right w:val="none" w:sz="0" w:space="0" w:color="auto"/>
          </w:divBdr>
        </w:div>
        <w:div w:id="2122528446">
          <w:marLeft w:val="640"/>
          <w:marRight w:val="0"/>
          <w:marTop w:val="0"/>
          <w:marBottom w:val="0"/>
          <w:divBdr>
            <w:top w:val="none" w:sz="0" w:space="0" w:color="auto"/>
            <w:left w:val="none" w:sz="0" w:space="0" w:color="auto"/>
            <w:bottom w:val="none" w:sz="0" w:space="0" w:color="auto"/>
            <w:right w:val="none" w:sz="0" w:space="0" w:color="auto"/>
          </w:divBdr>
        </w:div>
        <w:div w:id="1400441305">
          <w:marLeft w:val="640"/>
          <w:marRight w:val="0"/>
          <w:marTop w:val="0"/>
          <w:marBottom w:val="0"/>
          <w:divBdr>
            <w:top w:val="none" w:sz="0" w:space="0" w:color="auto"/>
            <w:left w:val="none" w:sz="0" w:space="0" w:color="auto"/>
            <w:bottom w:val="none" w:sz="0" w:space="0" w:color="auto"/>
            <w:right w:val="none" w:sz="0" w:space="0" w:color="auto"/>
          </w:divBdr>
        </w:div>
        <w:div w:id="889264924">
          <w:marLeft w:val="640"/>
          <w:marRight w:val="0"/>
          <w:marTop w:val="0"/>
          <w:marBottom w:val="0"/>
          <w:divBdr>
            <w:top w:val="none" w:sz="0" w:space="0" w:color="auto"/>
            <w:left w:val="none" w:sz="0" w:space="0" w:color="auto"/>
            <w:bottom w:val="none" w:sz="0" w:space="0" w:color="auto"/>
            <w:right w:val="none" w:sz="0" w:space="0" w:color="auto"/>
          </w:divBdr>
        </w:div>
        <w:div w:id="2974417">
          <w:marLeft w:val="640"/>
          <w:marRight w:val="0"/>
          <w:marTop w:val="0"/>
          <w:marBottom w:val="0"/>
          <w:divBdr>
            <w:top w:val="none" w:sz="0" w:space="0" w:color="auto"/>
            <w:left w:val="none" w:sz="0" w:space="0" w:color="auto"/>
            <w:bottom w:val="none" w:sz="0" w:space="0" w:color="auto"/>
            <w:right w:val="none" w:sz="0" w:space="0" w:color="auto"/>
          </w:divBdr>
        </w:div>
        <w:div w:id="23095636">
          <w:marLeft w:val="640"/>
          <w:marRight w:val="0"/>
          <w:marTop w:val="0"/>
          <w:marBottom w:val="0"/>
          <w:divBdr>
            <w:top w:val="none" w:sz="0" w:space="0" w:color="auto"/>
            <w:left w:val="none" w:sz="0" w:space="0" w:color="auto"/>
            <w:bottom w:val="none" w:sz="0" w:space="0" w:color="auto"/>
            <w:right w:val="none" w:sz="0" w:space="0" w:color="auto"/>
          </w:divBdr>
        </w:div>
        <w:div w:id="1543590498">
          <w:marLeft w:val="640"/>
          <w:marRight w:val="0"/>
          <w:marTop w:val="0"/>
          <w:marBottom w:val="0"/>
          <w:divBdr>
            <w:top w:val="none" w:sz="0" w:space="0" w:color="auto"/>
            <w:left w:val="none" w:sz="0" w:space="0" w:color="auto"/>
            <w:bottom w:val="none" w:sz="0" w:space="0" w:color="auto"/>
            <w:right w:val="none" w:sz="0" w:space="0" w:color="auto"/>
          </w:divBdr>
        </w:div>
        <w:div w:id="936401242">
          <w:marLeft w:val="640"/>
          <w:marRight w:val="0"/>
          <w:marTop w:val="0"/>
          <w:marBottom w:val="0"/>
          <w:divBdr>
            <w:top w:val="none" w:sz="0" w:space="0" w:color="auto"/>
            <w:left w:val="none" w:sz="0" w:space="0" w:color="auto"/>
            <w:bottom w:val="none" w:sz="0" w:space="0" w:color="auto"/>
            <w:right w:val="none" w:sz="0" w:space="0" w:color="auto"/>
          </w:divBdr>
        </w:div>
        <w:div w:id="1996839465">
          <w:marLeft w:val="640"/>
          <w:marRight w:val="0"/>
          <w:marTop w:val="0"/>
          <w:marBottom w:val="0"/>
          <w:divBdr>
            <w:top w:val="none" w:sz="0" w:space="0" w:color="auto"/>
            <w:left w:val="none" w:sz="0" w:space="0" w:color="auto"/>
            <w:bottom w:val="none" w:sz="0" w:space="0" w:color="auto"/>
            <w:right w:val="none" w:sz="0" w:space="0" w:color="auto"/>
          </w:divBdr>
        </w:div>
        <w:div w:id="2128352020">
          <w:marLeft w:val="640"/>
          <w:marRight w:val="0"/>
          <w:marTop w:val="0"/>
          <w:marBottom w:val="0"/>
          <w:divBdr>
            <w:top w:val="none" w:sz="0" w:space="0" w:color="auto"/>
            <w:left w:val="none" w:sz="0" w:space="0" w:color="auto"/>
            <w:bottom w:val="none" w:sz="0" w:space="0" w:color="auto"/>
            <w:right w:val="none" w:sz="0" w:space="0" w:color="auto"/>
          </w:divBdr>
        </w:div>
        <w:div w:id="522596551">
          <w:marLeft w:val="640"/>
          <w:marRight w:val="0"/>
          <w:marTop w:val="0"/>
          <w:marBottom w:val="0"/>
          <w:divBdr>
            <w:top w:val="none" w:sz="0" w:space="0" w:color="auto"/>
            <w:left w:val="none" w:sz="0" w:space="0" w:color="auto"/>
            <w:bottom w:val="none" w:sz="0" w:space="0" w:color="auto"/>
            <w:right w:val="none" w:sz="0" w:space="0" w:color="auto"/>
          </w:divBdr>
        </w:div>
        <w:div w:id="1599018623">
          <w:marLeft w:val="640"/>
          <w:marRight w:val="0"/>
          <w:marTop w:val="0"/>
          <w:marBottom w:val="0"/>
          <w:divBdr>
            <w:top w:val="none" w:sz="0" w:space="0" w:color="auto"/>
            <w:left w:val="none" w:sz="0" w:space="0" w:color="auto"/>
            <w:bottom w:val="none" w:sz="0" w:space="0" w:color="auto"/>
            <w:right w:val="none" w:sz="0" w:space="0" w:color="auto"/>
          </w:divBdr>
        </w:div>
        <w:div w:id="177961701">
          <w:marLeft w:val="640"/>
          <w:marRight w:val="0"/>
          <w:marTop w:val="0"/>
          <w:marBottom w:val="0"/>
          <w:divBdr>
            <w:top w:val="none" w:sz="0" w:space="0" w:color="auto"/>
            <w:left w:val="none" w:sz="0" w:space="0" w:color="auto"/>
            <w:bottom w:val="none" w:sz="0" w:space="0" w:color="auto"/>
            <w:right w:val="none" w:sz="0" w:space="0" w:color="auto"/>
          </w:divBdr>
        </w:div>
        <w:div w:id="1705324426">
          <w:marLeft w:val="640"/>
          <w:marRight w:val="0"/>
          <w:marTop w:val="0"/>
          <w:marBottom w:val="0"/>
          <w:divBdr>
            <w:top w:val="none" w:sz="0" w:space="0" w:color="auto"/>
            <w:left w:val="none" w:sz="0" w:space="0" w:color="auto"/>
            <w:bottom w:val="none" w:sz="0" w:space="0" w:color="auto"/>
            <w:right w:val="none" w:sz="0" w:space="0" w:color="auto"/>
          </w:divBdr>
        </w:div>
        <w:div w:id="12001424">
          <w:marLeft w:val="640"/>
          <w:marRight w:val="0"/>
          <w:marTop w:val="0"/>
          <w:marBottom w:val="0"/>
          <w:divBdr>
            <w:top w:val="none" w:sz="0" w:space="0" w:color="auto"/>
            <w:left w:val="none" w:sz="0" w:space="0" w:color="auto"/>
            <w:bottom w:val="none" w:sz="0" w:space="0" w:color="auto"/>
            <w:right w:val="none" w:sz="0" w:space="0" w:color="auto"/>
          </w:divBdr>
        </w:div>
        <w:div w:id="1617324533">
          <w:marLeft w:val="640"/>
          <w:marRight w:val="0"/>
          <w:marTop w:val="0"/>
          <w:marBottom w:val="0"/>
          <w:divBdr>
            <w:top w:val="none" w:sz="0" w:space="0" w:color="auto"/>
            <w:left w:val="none" w:sz="0" w:space="0" w:color="auto"/>
            <w:bottom w:val="none" w:sz="0" w:space="0" w:color="auto"/>
            <w:right w:val="none" w:sz="0" w:space="0" w:color="auto"/>
          </w:divBdr>
        </w:div>
        <w:div w:id="251857068">
          <w:marLeft w:val="640"/>
          <w:marRight w:val="0"/>
          <w:marTop w:val="0"/>
          <w:marBottom w:val="0"/>
          <w:divBdr>
            <w:top w:val="none" w:sz="0" w:space="0" w:color="auto"/>
            <w:left w:val="none" w:sz="0" w:space="0" w:color="auto"/>
            <w:bottom w:val="none" w:sz="0" w:space="0" w:color="auto"/>
            <w:right w:val="none" w:sz="0" w:space="0" w:color="auto"/>
          </w:divBdr>
        </w:div>
        <w:div w:id="678384969">
          <w:marLeft w:val="640"/>
          <w:marRight w:val="0"/>
          <w:marTop w:val="0"/>
          <w:marBottom w:val="0"/>
          <w:divBdr>
            <w:top w:val="none" w:sz="0" w:space="0" w:color="auto"/>
            <w:left w:val="none" w:sz="0" w:space="0" w:color="auto"/>
            <w:bottom w:val="none" w:sz="0" w:space="0" w:color="auto"/>
            <w:right w:val="none" w:sz="0" w:space="0" w:color="auto"/>
          </w:divBdr>
        </w:div>
        <w:div w:id="1987591483">
          <w:marLeft w:val="640"/>
          <w:marRight w:val="0"/>
          <w:marTop w:val="0"/>
          <w:marBottom w:val="0"/>
          <w:divBdr>
            <w:top w:val="none" w:sz="0" w:space="0" w:color="auto"/>
            <w:left w:val="none" w:sz="0" w:space="0" w:color="auto"/>
            <w:bottom w:val="none" w:sz="0" w:space="0" w:color="auto"/>
            <w:right w:val="none" w:sz="0" w:space="0" w:color="auto"/>
          </w:divBdr>
        </w:div>
        <w:div w:id="1783498961">
          <w:marLeft w:val="640"/>
          <w:marRight w:val="0"/>
          <w:marTop w:val="0"/>
          <w:marBottom w:val="0"/>
          <w:divBdr>
            <w:top w:val="none" w:sz="0" w:space="0" w:color="auto"/>
            <w:left w:val="none" w:sz="0" w:space="0" w:color="auto"/>
            <w:bottom w:val="none" w:sz="0" w:space="0" w:color="auto"/>
            <w:right w:val="none" w:sz="0" w:space="0" w:color="auto"/>
          </w:divBdr>
        </w:div>
        <w:div w:id="2046984189">
          <w:marLeft w:val="640"/>
          <w:marRight w:val="0"/>
          <w:marTop w:val="0"/>
          <w:marBottom w:val="0"/>
          <w:divBdr>
            <w:top w:val="none" w:sz="0" w:space="0" w:color="auto"/>
            <w:left w:val="none" w:sz="0" w:space="0" w:color="auto"/>
            <w:bottom w:val="none" w:sz="0" w:space="0" w:color="auto"/>
            <w:right w:val="none" w:sz="0" w:space="0" w:color="auto"/>
          </w:divBdr>
        </w:div>
        <w:div w:id="133180013">
          <w:marLeft w:val="640"/>
          <w:marRight w:val="0"/>
          <w:marTop w:val="0"/>
          <w:marBottom w:val="0"/>
          <w:divBdr>
            <w:top w:val="none" w:sz="0" w:space="0" w:color="auto"/>
            <w:left w:val="none" w:sz="0" w:space="0" w:color="auto"/>
            <w:bottom w:val="none" w:sz="0" w:space="0" w:color="auto"/>
            <w:right w:val="none" w:sz="0" w:space="0" w:color="auto"/>
          </w:divBdr>
        </w:div>
        <w:div w:id="7415865">
          <w:marLeft w:val="640"/>
          <w:marRight w:val="0"/>
          <w:marTop w:val="0"/>
          <w:marBottom w:val="0"/>
          <w:divBdr>
            <w:top w:val="none" w:sz="0" w:space="0" w:color="auto"/>
            <w:left w:val="none" w:sz="0" w:space="0" w:color="auto"/>
            <w:bottom w:val="none" w:sz="0" w:space="0" w:color="auto"/>
            <w:right w:val="none" w:sz="0" w:space="0" w:color="auto"/>
          </w:divBdr>
        </w:div>
        <w:div w:id="1553425217">
          <w:marLeft w:val="640"/>
          <w:marRight w:val="0"/>
          <w:marTop w:val="0"/>
          <w:marBottom w:val="0"/>
          <w:divBdr>
            <w:top w:val="none" w:sz="0" w:space="0" w:color="auto"/>
            <w:left w:val="none" w:sz="0" w:space="0" w:color="auto"/>
            <w:bottom w:val="none" w:sz="0" w:space="0" w:color="auto"/>
            <w:right w:val="none" w:sz="0" w:space="0" w:color="auto"/>
          </w:divBdr>
        </w:div>
        <w:div w:id="1664506655">
          <w:marLeft w:val="640"/>
          <w:marRight w:val="0"/>
          <w:marTop w:val="0"/>
          <w:marBottom w:val="0"/>
          <w:divBdr>
            <w:top w:val="none" w:sz="0" w:space="0" w:color="auto"/>
            <w:left w:val="none" w:sz="0" w:space="0" w:color="auto"/>
            <w:bottom w:val="none" w:sz="0" w:space="0" w:color="auto"/>
            <w:right w:val="none" w:sz="0" w:space="0" w:color="auto"/>
          </w:divBdr>
        </w:div>
        <w:div w:id="6760140">
          <w:marLeft w:val="640"/>
          <w:marRight w:val="0"/>
          <w:marTop w:val="0"/>
          <w:marBottom w:val="0"/>
          <w:divBdr>
            <w:top w:val="none" w:sz="0" w:space="0" w:color="auto"/>
            <w:left w:val="none" w:sz="0" w:space="0" w:color="auto"/>
            <w:bottom w:val="none" w:sz="0" w:space="0" w:color="auto"/>
            <w:right w:val="none" w:sz="0" w:space="0" w:color="auto"/>
          </w:divBdr>
        </w:div>
        <w:div w:id="1135490636">
          <w:marLeft w:val="640"/>
          <w:marRight w:val="0"/>
          <w:marTop w:val="0"/>
          <w:marBottom w:val="0"/>
          <w:divBdr>
            <w:top w:val="none" w:sz="0" w:space="0" w:color="auto"/>
            <w:left w:val="none" w:sz="0" w:space="0" w:color="auto"/>
            <w:bottom w:val="none" w:sz="0" w:space="0" w:color="auto"/>
            <w:right w:val="none" w:sz="0" w:space="0" w:color="auto"/>
          </w:divBdr>
        </w:div>
        <w:div w:id="1520923884">
          <w:marLeft w:val="640"/>
          <w:marRight w:val="0"/>
          <w:marTop w:val="0"/>
          <w:marBottom w:val="0"/>
          <w:divBdr>
            <w:top w:val="none" w:sz="0" w:space="0" w:color="auto"/>
            <w:left w:val="none" w:sz="0" w:space="0" w:color="auto"/>
            <w:bottom w:val="none" w:sz="0" w:space="0" w:color="auto"/>
            <w:right w:val="none" w:sz="0" w:space="0" w:color="auto"/>
          </w:divBdr>
        </w:div>
        <w:div w:id="1610089368">
          <w:marLeft w:val="640"/>
          <w:marRight w:val="0"/>
          <w:marTop w:val="0"/>
          <w:marBottom w:val="0"/>
          <w:divBdr>
            <w:top w:val="none" w:sz="0" w:space="0" w:color="auto"/>
            <w:left w:val="none" w:sz="0" w:space="0" w:color="auto"/>
            <w:bottom w:val="none" w:sz="0" w:space="0" w:color="auto"/>
            <w:right w:val="none" w:sz="0" w:space="0" w:color="auto"/>
          </w:divBdr>
        </w:div>
        <w:div w:id="1922330874">
          <w:marLeft w:val="640"/>
          <w:marRight w:val="0"/>
          <w:marTop w:val="0"/>
          <w:marBottom w:val="0"/>
          <w:divBdr>
            <w:top w:val="none" w:sz="0" w:space="0" w:color="auto"/>
            <w:left w:val="none" w:sz="0" w:space="0" w:color="auto"/>
            <w:bottom w:val="none" w:sz="0" w:space="0" w:color="auto"/>
            <w:right w:val="none" w:sz="0" w:space="0" w:color="auto"/>
          </w:divBdr>
        </w:div>
        <w:div w:id="1747456700">
          <w:marLeft w:val="640"/>
          <w:marRight w:val="0"/>
          <w:marTop w:val="0"/>
          <w:marBottom w:val="0"/>
          <w:divBdr>
            <w:top w:val="none" w:sz="0" w:space="0" w:color="auto"/>
            <w:left w:val="none" w:sz="0" w:space="0" w:color="auto"/>
            <w:bottom w:val="none" w:sz="0" w:space="0" w:color="auto"/>
            <w:right w:val="none" w:sz="0" w:space="0" w:color="auto"/>
          </w:divBdr>
        </w:div>
        <w:div w:id="1318807394">
          <w:marLeft w:val="640"/>
          <w:marRight w:val="0"/>
          <w:marTop w:val="0"/>
          <w:marBottom w:val="0"/>
          <w:divBdr>
            <w:top w:val="none" w:sz="0" w:space="0" w:color="auto"/>
            <w:left w:val="none" w:sz="0" w:space="0" w:color="auto"/>
            <w:bottom w:val="none" w:sz="0" w:space="0" w:color="auto"/>
            <w:right w:val="none" w:sz="0" w:space="0" w:color="auto"/>
          </w:divBdr>
        </w:div>
        <w:div w:id="62217737">
          <w:marLeft w:val="640"/>
          <w:marRight w:val="0"/>
          <w:marTop w:val="0"/>
          <w:marBottom w:val="0"/>
          <w:divBdr>
            <w:top w:val="none" w:sz="0" w:space="0" w:color="auto"/>
            <w:left w:val="none" w:sz="0" w:space="0" w:color="auto"/>
            <w:bottom w:val="none" w:sz="0" w:space="0" w:color="auto"/>
            <w:right w:val="none" w:sz="0" w:space="0" w:color="auto"/>
          </w:divBdr>
        </w:div>
      </w:divsChild>
    </w:div>
    <w:div w:id="259024002">
      <w:bodyDiv w:val="1"/>
      <w:marLeft w:val="0"/>
      <w:marRight w:val="0"/>
      <w:marTop w:val="0"/>
      <w:marBottom w:val="0"/>
      <w:divBdr>
        <w:top w:val="none" w:sz="0" w:space="0" w:color="auto"/>
        <w:left w:val="none" w:sz="0" w:space="0" w:color="auto"/>
        <w:bottom w:val="none" w:sz="0" w:space="0" w:color="auto"/>
        <w:right w:val="none" w:sz="0" w:space="0" w:color="auto"/>
      </w:divBdr>
    </w:div>
    <w:div w:id="259460659">
      <w:marLeft w:val="480"/>
      <w:marRight w:val="0"/>
      <w:marTop w:val="0"/>
      <w:marBottom w:val="0"/>
      <w:divBdr>
        <w:top w:val="none" w:sz="0" w:space="0" w:color="auto"/>
        <w:left w:val="none" w:sz="0" w:space="0" w:color="auto"/>
        <w:bottom w:val="none" w:sz="0" w:space="0" w:color="auto"/>
        <w:right w:val="none" w:sz="0" w:space="0" w:color="auto"/>
      </w:divBdr>
    </w:div>
    <w:div w:id="259528577">
      <w:marLeft w:val="480"/>
      <w:marRight w:val="0"/>
      <w:marTop w:val="0"/>
      <w:marBottom w:val="0"/>
      <w:divBdr>
        <w:top w:val="none" w:sz="0" w:space="0" w:color="auto"/>
        <w:left w:val="none" w:sz="0" w:space="0" w:color="auto"/>
        <w:bottom w:val="none" w:sz="0" w:space="0" w:color="auto"/>
        <w:right w:val="none" w:sz="0" w:space="0" w:color="auto"/>
      </w:divBdr>
    </w:div>
    <w:div w:id="259720399">
      <w:bodyDiv w:val="1"/>
      <w:marLeft w:val="0"/>
      <w:marRight w:val="0"/>
      <w:marTop w:val="0"/>
      <w:marBottom w:val="0"/>
      <w:divBdr>
        <w:top w:val="none" w:sz="0" w:space="0" w:color="auto"/>
        <w:left w:val="none" w:sz="0" w:space="0" w:color="auto"/>
        <w:bottom w:val="none" w:sz="0" w:space="0" w:color="auto"/>
        <w:right w:val="none" w:sz="0" w:space="0" w:color="auto"/>
      </w:divBdr>
    </w:div>
    <w:div w:id="259994155">
      <w:marLeft w:val="480"/>
      <w:marRight w:val="0"/>
      <w:marTop w:val="0"/>
      <w:marBottom w:val="0"/>
      <w:divBdr>
        <w:top w:val="none" w:sz="0" w:space="0" w:color="auto"/>
        <w:left w:val="none" w:sz="0" w:space="0" w:color="auto"/>
        <w:bottom w:val="none" w:sz="0" w:space="0" w:color="auto"/>
        <w:right w:val="none" w:sz="0" w:space="0" w:color="auto"/>
      </w:divBdr>
    </w:div>
    <w:div w:id="260531664">
      <w:marLeft w:val="480"/>
      <w:marRight w:val="0"/>
      <w:marTop w:val="0"/>
      <w:marBottom w:val="0"/>
      <w:divBdr>
        <w:top w:val="none" w:sz="0" w:space="0" w:color="auto"/>
        <w:left w:val="none" w:sz="0" w:space="0" w:color="auto"/>
        <w:bottom w:val="none" w:sz="0" w:space="0" w:color="auto"/>
        <w:right w:val="none" w:sz="0" w:space="0" w:color="auto"/>
      </w:divBdr>
    </w:div>
    <w:div w:id="261306939">
      <w:marLeft w:val="480"/>
      <w:marRight w:val="0"/>
      <w:marTop w:val="0"/>
      <w:marBottom w:val="0"/>
      <w:divBdr>
        <w:top w:val="none" w:sz="0" w:space="0" w:color="auto"/>
        <w:left w:val="none" w:sz="0" w:space="0" w:color="auto"/>
        <w:bottom w:val="none" w:sz="0" w:space="0" w:color="auto"/>
        <w:right w:val="none" w:sz="0" w:space="0" w:color="auto"/>
      </w:divBdr>
    </w:div>
    <w:div w:id="261308499">
      <w:marLeft w:val="480"/>
      <w:marRight w:val="0"/>
      <w:marTop w:val="0"/>
      <w:marBottom w:val="0"/>
      <w:divBdr>
        <w:top w:val="none" w:sz="0" w:space="0" w:color="auto"/>
        <w:left w:val="none" w:sz="0" w:space="0" w:color="auto"/>
        <w:bottom w:val="none" w:sz="0" w:space="0" w:color="auto"/>
        <w:right w:val="none" w:sz="0" w:space="0" w:color="auto"/>
      </w:divBdr>
    </w:div>
    <w:div w:id="261963644">
      <w:bodyDiv w:val="1"/>
      <w:marLeft w:val="0"/>
      <w:marRight w:val="0"/>
      <w:marTop w:val="0"/>
      <w:marBottom w:val="0"/>
      <w:divBdr>
        <w:top w:val="none" w:sz="0" w:space="0" w:color="auto"/>
        <w:left w:val="none" w:sz="0" w:space="0" w:color="auto"/>
        <w:bottom w:val="none" w:sz="0" w:space="0" w:color="auto"/>
        <w:right w:val="none" w:sz="0" w:space="0" w:color="auto"/>
      </w:divBdr>
      <w:divsChild>
        <w:div w:id="47001005">
          <w:marLeft w:val="640"/>
          <w:marRight w:val="0"/>
          <w:marTop w:val="0"/>
          <w:marBottom w:val="0"/>
          <w:divBdr>
            <w:top w:val="none" w:sz="0" w:space="0" w:color="auto"/>
            <w:left w:val="none" w:sz="0" w:space="0" w:color="auto"/>
            <w:bottom w:val="none" w:sz="0" w:space="0" w:color="auto"/>
            <w:right w:val="none" w:sz="0" w:space="0" w:color="auto"/>
          </w:divBdr>
        </w:div>
        <w:div w:id="1969117497">
          <w:marLeft w:val="640"/>
          <w:marRight w:val="0"/>
          <w:marTop w:val="0"/>
          <w:marBottom w:val="0"/>
          <w:divBdr>
            <w:top w:val="none" w:sz="0" w:space="0" w:color="auto"/>
            <w:left w:val="none" w:sz="0" w:space="0" w:color="auto"/>
            <w:bottom w:val="none" w:sz="0" w:space="0" w:color="auto"/>
            <w:right w:val="none" w:sz="0" w:space="0" w:color="auto"/>
          </w:divBdr>
        </w:div>
        <w:div w:id="1421288712">
          <w:marLeft w:val="640"/>
          <w:marRight w:val="0"/>
          <w:marTop w:val="0"/>
          <w:marBottom w:val="0"/>
          <w:divBdr>
            <w:top w:val="none" w:sz="0" w:space="0" w:color="auto"/>
            <w:left w:val="none" w:sz="0" w:space="0" w:color="auto"/>
            <w:bottom w:val="none" w:sz="0" w:space="0" w:color="auto"/>
            <w:right w:val="none" w:sz="0" w:space="0" w:color="auto"/>
          </w:divBdr>
        </w:div>
        <w:div w:id="1396977231">
          <w:marLeft w:val="640"/>
          <w:marRight w:val="0"/>
          <w:marTop w:val="0"/>
          <w:marBottom w:val="0"/>
          <w:divBdr>
            <w:top w:val="none" w:sz="0" w:space="0" w:color="auto"/>
            <w:left w:val="none" w:sz="0" w:space="0" w:color="auto"/>
            <w:bottom w:val="none" w:sz="0" w:space="0" w:color="auto"/>
            <w:right w:val="none" w:sz="0" w:space="0" w:color="auto"/>
          </w:divBdr>
        </w:div>
        <w:div w:id="1067650015">
          <w:marLeft w:val="640"/>
          <w:marRight w:val="0"/>
          <w:marTop w:val="0"/>
          <w:marBottom w:val="0"/>
          <w:divBdr>
            <w:top w:val="none" w:sz="0" w:space="0" w:color="auto"/>
            <w:left w:val="none" w:sz="0" w:space="0" w:color="auto"/>
            <w:bottom w:val="none" w:sz="0" w:space="0" w:color="auto"/>
            <w:right w:val="none" w:sz="0" w:space="0" w:color="auto"/>
          </w:divBdr>
        </w:div>
        <w:div w:id="541287199">
          <w:marLeft w:val="640"/>
          <w:marRight w:val="0"/>
          <w:marTop w:val="0"/>
          <w:marBottom w:val="0"/>
          <w:divBdr>
            <w:top w:val="none" w:sz="0" w:space="0" w:color="auto"/>
            <w:left w:val="none" w:sz="0" w:space="0" w:color="auto"/>
            <w:bottom w:val="none" w:sz="0" w:space="0" w:color="auto"/>
            <w:right w:val="none" w:sz="0" w:space="0" w:color="auto"/>
          </w:divBdr>
        </w:div>
        <w:div w:id="1128276893">
          <w:marLeft w:val="640"/>
          <w:marRight w:val="0"/>
          <w:marTop w:val="0"/>
          <w:marBottom w:val="0"/>
          <w:divBdr>
            <w:top w:val="none" w:sz="0" w:space="0" w:color="auto"/>
            <w:left w:val="none" w:sz="0" w:space="0" w:color="auto"/>
            <w:bottom w:val="none" w:sz="0" w:space="0" w:color="auto"/>
            <w:right w:val="none" w:sz="0" w:space="0" w:color="auto"/>
          </w:divBdr>
        </w:div>
        <w:div w:id="1414857903">
          <w:marLeft w:val="640"/>
          <w:marRight w:val="0"/>
          <w:marTop w:val="0"/>
          <w:marBottom w:val="0"/>
          <w:divBdr>
            <w:top w:val="none" w:sz="0" w:space="0" w:color="auto"/>
            <w:left w:val="none" w:sz="0" w:space="0" w:color="auto"/>
            <w:bottom w:val="none" w:sz="0" w:space="0" w:color="auto"/>
            <w:right w:val="none" w:sz="0" w:space="0" w:color="auto"/>
          </w:divBdr>
        </w:div>
        <w:div w:id="1169564698">
          <w:marLeft w:val="640"/>
          <w:marRight w:val="0"/>
          <w:marTop w:val="0"/>
          <w:marBottom w:val="0"/>
          <w:divBdr>
            <w:top w:val="none" w:sz="0" w:space="0" w:color="auto"/>
            <w:left w:val="none" w:sz="0" w:space="0" w:color="auto"/>
            <w:bottom w:val="none" w:sz="0" w:space="0" w:color="auto"/>
            <w:right w:val="none" w:sz="0" w:space="0" w:color="auto"/>
          </w:divBdr>
        </w:div>
        <w:div w:id="1500925836">
          <w:marLeft w:val="640"/>
          <w:marRight w:val="0"/>
          <w:marTop w:val="0"/>
          <w:marBottom w:val="0"/>
          <w:divBdr>
            <w:top w:val="none" w:sz="0" w:space="0" w:color="auto"/>
            <w:left w:val="none" w:sz="0" w:space="0" w:color="auto"/>
            <w:bottom w:val="none" w:sz="0" w:space="0" w:color="auto"/>
            <w:right w:val="none" w:sz="0" w:space="0" w:color="auto"/>
          </w:divBdr>
        </w:div>
        <w:div w:id="663557826">
          <w:marLeft w:val="640"/>
          <w:marRight w:val="0"/>
          <w:marTop w:val="0"/>
          <w:marBottom w:val="0"/>
          <w:divBdr>
            <w:top w:val="none" w:sz="0" w:space="0" w:color="auto"/>
            <w:left w:val="none" w:sz="0" w:space="0" w:color="auto"/>
            <w:bottom w:val="none" w:sz="0" w:space="0" w:color="auto"/>
            <w:right w:val="none" w:sz="0" w:space="0" w:color="auto"/>
          </w:divBdr>
        </w:div>
        <w:div w:id="1297417605">
          <w:marLeft w:val="640"/>
          <w:marRight w:val="0"/>
          <w:marTop w:val="0"/>
          <w:marBottom w:val="0"/>
          <w:divBdr>
            <w:top w:val="none" w:sz="0" w:space="0" w:color="auto"/>
            <w:left w:val="none" w:sz="0" w:space="0" w:color="auto"/>
            <w:bottom w:val="none" w:sz="0" w:space="0" w:color="auto"/>
            <w:right w:val="none" w:sz="0" w:space="0" w:color="auto"/>
          </w:divBdr>
        </w:div>
        <w:div w:id="135344157">
          <w:marLeft w:val="640"/>
          <w:marRight w:val="0"/>
          <w:marTop w:val="0"/>
          <w:marBottom w:val="0"/>
          <w:divBdr>
            <w:top w:val="none" w:sz="0" w:space="0" w:color="auto"/>
            <w:left w:val="none" w:sz="0" w:space="0" w:color="auto"/>
            <w:bottom w:val="none" w:sz="0" w:space="0" w:color="auto"/>
            <w:right w:val="none" w:sz="0" w:space="0" w:color="auto"/>
          </w:divBdr>
        </w:div>
        <w:div w:id="1111439047">
          <w:marLeft w:val="640"/>
          <w:marRight w:val="0"/>
          <w:marTop w:val="0"/>
          <w:marBottom w:val="0"/>
          <w:divBdr>
            <w:top w:val="none" w:sz="0" w:space="0" w:color="auto"/>
            <w:left w:val="none" w:sz="0" w:space="0" w:color="auto"/>
            <w:bottom w:val="none" w:sz="0" w:space="0" w:color="auto"/>
            <w:right w:val="none" w:sz="0" w:space="0" w:color="auto"/>
          </w:divBdr>
        </w:div>
        <w:div w:id="355743">
          <w:marLeft w:val="640"/>
          <w:marRight w:val="0"/>
          <w:marTop w:val="0"/>
          <w:marBottom w:val="0"/>
          <w:divBdr>
            <w:top w:val="none" w:sz="0" w:space="0" w:color="auto"/>
            <w:left w:val="none" w:sz="0" w:space="0" w:color="auto"/>
            <w:bottom w:val="none" w:sz="0" w:space="0" w:color="auto"/>
            <w:right w:val="none" w:sz="0" w:space="0" w:color="auto"/>
          </w:divBdr>
        </w:div>
        <w:div w:id="72437494">
          <w:marLeft w:val="640"/>
          <w:marRight w:val="0"/>
          <w:marTop w:val="0"/>
          <w:marBottom w:val="0"/>
          <w:divBdr>
            <w:top w:val="none" w:sz="0" w:space="0" w:color="auto"/>
            <w:left w:val="none" w:sz="0" w:space="0" w:color="auto"/>
            <w:bottom w:val="none" w:sz="0" w:space="0" w:color="auto"/>
            <w:right w:val="none" w:sz="0" w:space="0" w:color="auto"/>
          </w:divBdr>
        </w:div>
        <w:div w:id="1780762556">
          <w:marLeft w:val="640"/>
          <w:marRight w:val="0"/>
          <w:marTop w:val="0"/>
          <w:marBottom w:val="0"/>
          <w:divBdr>
            <w:top w:val="none" w:sz="0" w:space="0" w:color="auto"/>
            <w:left w:val="none" w:sz="0" w:space="0" w:color="auto"/>
            <w:bottom w:val="none" w:sz="0" w:space="0" w:color="auto"/>
            <w:right w:val="none" w:sz="0" w:space="0" w:color="auto"/>
          </w:divBdr>
        </w:div>
        <w:div w:id="558130591">
          <w:marLeft w:val="640"/>
          <w:marRight w:val="0"/>
          <w:marTop w:val="0"/>
          <w:marBottom w:val="0"/>
          <w:divBdr>
            <w:top w:val="none" w:sz="0" w:space="0" w:color="auto"/>
            <w:left w:val="none" w:sz="0" w:space="0" w:color="auto"/>
            <w:bottom w:val="none" w:sz="0" w:space="0" w:color="auto"/>
            <w:right w:val="none" w:sz="0" w:space="0" w:color="auto"/>
          </w:divBdr>
        </w:div>
        <w:div w:id="1712613898">
          <w:marLeft w:val="640"/>
          <w:marRight w:val="0"/>
          <w:marTop w:val="0"/>
          <w:marBottom w:val="0"/>
          <w:divBdr>
            <w:top w:val="none" w:sz="0" w:space="0" w:color="auto"/>
            <w:left w:val="none" w:sz="0" w:space="0" w:color="auto"/>
            <w:bottom w:val="none" w:sz="0" w:space="0" w:color="auto"/>
            <w:right w:val="none" w:sz="0" w:space="0" w:color="auto"/>
          </w:divBdr>
        </w:div>
        <w:div w:id="393237828">
          <w:marLeft w:val="640"/>
          <w:marRight w:val="0"/>
          <w:marTop w:val="0"/>
          <w:marBottom w:val="0"/>
          <w:divBdr>
            <w:top w:val="none" w:sz="0" w:space="0" w:color="auto"/>
            <w:left w:val="none" w:sz="0" w:space="0" w:color="auto"/>
            <w:bottom w:val="none" w:sz="0" w:space="0" w:color="auto"/>
            <w:right w:val="none" w:sz="0" w:space="0" w:color="auto"/>
          </w:divBdr>
        </w:div>
        <w:div w:id="895815503">
          <w:marLeft w:val="640"/>
          <w:marRight w:val="0"/>
          <w:marTop w:val="0"/>
          <w:marBottom w:val="0"/>
          <w:divBdr>
            <w:top w:val="none" w:sz="0" w:space="0" w:color="auto"/>
            <w:left w:val="none" w:sz="0" w:space="0" w:color="auto"/>
            <w:bottom w:val="none" w:sz="0" w:space="0" w:color="auto"/>
            <w:right w:val="none" w:sz="0" w:space="0" w:color="auto"/>
          </w:divBdr>
        </w:div>
        <w:div w:id="775443405">
          <w:marLeft w:val="640"/>
          <w:marRight w:val="0"/>
          <w:marTop w:val="0"/>
          <w:marBottom w:val="0"/>
          <w:divBdr>
            <w:top w:val="none" w:sz="0" w:space="0" w:color="auto"/>
            <w:left w:val="none" w:sz="0" w:space="0" w:color="auto"/>
            <w:bottom w:val="none" w:sz="0" w:space="0" w:color="auto"/>
            <w:right w:val="none" w:sz="0" w:space="0" w:color="auto"/>
          </w:divBdr>
        </w:div>
        <w:div w:id="1284847928">
          <w:marLeft w:val="640"/>
          <w:marRight w:val="0"/>
          <w:marTop w:val="0"/>
          <w:marBottom w:val="0"/>
          <w:divBdr>
            <w:top w:val="none" w:sz="0" w:space="0" w:color="auto"/>
            <w:left w:val="none" w:sz="0" w:space="0" w:color="auto"/>
            <w:bottom w:val="none" w:sz="0" w:space="0" w:color="auto"/>
            <w:right w:val="none" w:sz="0" w:space="0" w:color="auto"/>
          </w:divBdr>
        </w:div>
        <w:div w:id="812867883">
          <w:marLeft w:val="640"/>
          <w:marRight w:val="0"/>
          <w:marTop w:val="0"/>
          <w:marBottom w:val="0"/>
          <w:divBdr>
            <w:top w:val="none" w:sz="0" w:space="0" w:color="auto"/>
            <w:left w:val="none" w:sz="0" w:space="0" w:color="auto"/>
            <w:bottom w:val="none" w:sz="0" w:space="0" w:color="auto"/>
            <w:right w:val="none" w:sz="0" w:space="0" w:color="auto"/>
          </w:divBdr>
        </w:div>
        <w:div w:id="1670863379">
          <w:marLeft w:val="640"/>
          <w:marRight w:val="0"/>
          <w:marTop w:val="0"/>
          <w:marBottom w:val="0"/>
          <w:divBdr>
            <w:top w:val="none" w:sz="0" w:space="0" w:color="auto"/>
            <w:left w:val="none" w:sz="0" w:space="0" w:color="auto"/>
            <w:bottom w:val="none" w:sz="0" w:space="0" w:color="auto"/>
            <w:right w:val="none" w:sz="0" w:space="0" w:color="auto"/>
          </w:divBdr>
        </w:div>
        <w:div w:id="1007093628">
          <w:marLeft w:val="640"/>
          <w:marRight w:val="0"/>
          <w:marTop w:val="0"/>
          <w:marBottom w:val="0"/>
          <w:divBdr>
            <w:top w:val="none" w:sz="0" w:space="0" w:color="auto"/>
            <w:left w:val="none" w:sz="0" w:space="0" w:color="auto"/>
            <w:bottom w:val="none" w:sz="0" w:space="0" w:color="auto"/>
            <w:right w:val="none" w:sz="0" w:space="0" w:color="auto"/>
          </w:divBdr>
        </w:div>
        <w:div w:id="1099373185">
          <w:marLeft w:val="640"/>
          <w:marRight w:val="0"/>
          <w:marTop w:val="0"/>
          <w:marBottom w:val="0"/>
          <w:divBdr>
            <w:top w:val="none" w:sz="0" w:space="0" w:color="auto"/>
            <w:left w:val="none" w:sz="0" w:space="0" w:color="auto"/>
            <w:bottom w:val="none" w:sz="0" w:space="0" w:color="auto"/>
            <w:right w:val="none" w:sz="0" w:space="0" w:color="auto"/>
          </w:divBdr>
        </w:div>
        <w:div w:id="2022125594">
          <w:marLeft w:val="640"/>
          <w:marRight w:val="0"/>
          <w:marTop w:val="0"/>
          <w:marBottom w:val="0"/>
          <w:divBdr>
            <w:top w:val="none" w:sz="0" w:space="0" w:color="auto"/>
            <w:left w:val="none" w:sz="0" w:space="0" w:color="auto"/>
            <w:bottom w:val="none" w:sz="0" w:space="0" w:color="auto"/>
            <w:right w:val="none" w:sz="0" w:space="0" w:color="auto"/>
          </w:divBdr>
        </w:div>
        <w:div w:id="361246696">
          <w:marLeft w:val="640"/>
          <w:marRight w:val="0"/>
          <w:marTop w:val="0"/>
          <w:marBottom w:val="0"/>
          <w:divBdr>
            <w:top w:val="none" w:sz="0" w:space="0" w:color="auto"/>
            <w:left w:val="none" w:sz="0" w:space="0" w:color="auto"/>
            <w:bottom w:val="none" w:sz="0" w:space="0" w:color="auto"/>
            <w:right w:val="none" w:sz="0" w:space="0" w:color="auto"/>
          </w:divBdr>
        </w:div>
        <w:div w:id="1609193870">
          <w:marLeft w:val="640"/>
          <w:marRight w:val="0"/>
          <w:marTop w:val="0"/>
          <w:marBottom w:val="0"/>
          <w:divBdr>
            <w:top w:val="none" w:sz="0" w:space="0" w:color="auto"/>
            <w:left w:val="none" w:sz="0" w:space="0" w:color="auto"/>
            <w:bottom w:val="none" w:sz="0" w:space="0" w:color="auto"/>
            <w:right w:val="none" w:sz="0" w:space="0" w:color="auto"/>
          </w:divBdr>
        </w:div>
        <w:div w:id="1626695696">
          <w:marLeft w:val="640"/>
          <w:marRight w:val="0"/>
          <w:marTop w:val="0"/>
          <w:marBottom w:val="0"/>
          <w:divBdr>
            <w:top w:val="none" w:sz="0" w:space="0" w:color="auto"/>
            <w:left w:val="none" w:sz="0" w:space="0" w:color="auto"/>
            <w:bottom w:val="none" w:sz="0" w:space="0" w:color="auto"/>
            <w:right w:val="none" w:sz="0" w:space="0" w:color="auto"/>
          </w:divBdr>
        </w:div>
        <w:div w:id="1053116868">
          <w:marLeft w:val="640"/>
          <w:marRight w:val="0"/>
          <w:marTop w:val="0"/>
          <w:marBottom w:val="0"/>
          <w:divBdr>
            <w:top w:val="none" w:sz="0" w:space="0" w:color="auto"/>
            <w:left w:val="none" w:sz="0" w:space="0" w:color="auto"/>
            <w:bottom w:val="none" w:sz="0" w:space="0" w:color="auto"/>
            <w:right w:val="none" w:sz="0" w:space="0" w:color="auto"/>
          </w:divBdr>
        </w:div>
        <w:div w:id="1984921136">
          <w:marLeft w:val="640"/>
          <w:marRight w:val="0"/>
          <w:marTop w:val="0"/>
          <w:marBottom w:val="0"/>
          <w:divBdr>
            <w:top w:val="none" w:sz="0" w:space="0" w:color="auto"/>
            <w:left w:val="none" w:sz="0" w:space="0" w:color="auto"/>
            <w:bottom w:val="none" w:sz="0" w:space="0" w:color="auto"/>
            <w:right w:val="none" w:sz="0" w:space="0" w:color="auto"/>
          </w:divBdr>
        </w:div>
        <w:div w:id="166409231">
          <w:marLeft w:val="640"/>
          <w:marRight w:val="0"/>
          <w:marTop w:val="0"/>
          <w:marBottom w:val="0"/>
          <w:divBdr>
            <w:top w:val="none" w:sz="0" w:space="0" w:color="auto"/>
            <w:left w:val="none" w:sz="0" w:space="0" w:color="auto"/>
            <w:bottom w:val="none" w:sz="0" w:space="0" w:color="auto"/>
            <w:right w:val="none" w:sz="0" w:space="0" w:color="auto"/>
          </w:divBdr>
        </w:div>
        <w:div w:id="1985116222">
          <w:marLeft w:val="640"/>
          <w:marRight w:val="0"/>
          <w:marTop w:val="0"/>
          <w:marBottom w:val="0"/>
          <w:divBdr>
            <w:top w:val="none" w:sz="0" w:space="0" w:color="auto"/>
            <w:left w:val="none" w:sz="0" w:space="0" w:color="auto"/>
            <w:bottom w:val="none" w:sz="0" w:space="0" w:color="auto"/>
            <w:right w:val="none" w:sz="0" w:space="0" w:color="auto"/>
          </w:divBdr>
        </w:div>
        <w:div w:id="228808037">
          <w:marLeft w:val="640"/>
          <w:marRight w:val="0"/>
          <w:marTop w:val="0"/>
          <w:marBottom w:val="0"/>
          <w:divBdr>
            <w:top w:val="none" w:sz="0" w:space="0" w:color="auto"/>
            <w:left w:val="none" w:sz="0" w:space="0" w:color="auto"/>
            <w:bottom w:val="none" w:sz="0" w:space="0" w:color="auto"/>
            <w:right w:val="none" w:sz="0" w:space="0" w:color="auto"/>
          </w:divBdr>
        </w:div>
        <w:div w:id="2132311868">
          <w:marLeft w:val="640"/>
          <w:marRight w:val="0"/>
          <w:marTop w:val="0"/>
          <w:marBottom w:val="0"/>
          <w:divBdr>
            <w:top w:val="none" w:sz="0" w:space="0" w:color="auto"/>
            <w:left w:val="none" w:sz="0" w:space="0" w:color="auto"/>
            <w:bottom w:val="none" w:sz="0" w:space="0" w:color="auto"/>
            <w:right w:val="none" w:sz="0" w:space="0" w:color="auto"/>
          </w:divBdr>
        </w:div>
        <w:div w:id="1098909938">
          <w:marLeft w:val="640"/>
          <w:marRight w:val="0"/>
          <w:marTop w:val="0"/>
          <w:marBottom w:val="0"/>
          <w:divBdr>
            <w:top w:val="none" w:sz="0" w:space="0" w:color="auto"/>
            <w:left w:val="none" w:sz="0" w:space="0" w:color="auto"/>
            <w:bottom w:val="none" w:sz="0" w:space="0" w:color="auto"/>
            <w:right w:val="none" w:sz="0" w:space="0" w:color="auto"/>
          </w:divBdr>
        </w:div>
        <w:div w:id="1376154685">
          <w:marLeft w:val="640"/>
          <w:marRight w:val="0"/>
          <w:marTop w:val="0"/>
          <w:marBottom w:val="0"/>
          <w:divBdr>
            <w:top w:val="none" w:sz="0" w:space="0" w:color="auto"/>
            <w:left w:val="none" w:sz="0" w:space="0" w:color="auto"/>
            <w:bottom w:val="none" w:sz="0" w:space="0" w:color="auto"/>
            <w:right w:val="none" w:sz="0" w:space="0" w:color="auto"/>
          </w:divBdr>
        </w:div>
        <w:div w:id="1356807970">
          <w:marLeft w:val="640"/>
          <w:marRight w:val="0"/>
          <w:marTop w:val="0"/>
          <w:marBottom w:val="0"/>
          <w:divBdr>
            <w:top w:val="none" w:sz="0" w:space="0" w:color="auto"/>
            <w:left w:val="none" w:sz="0" w:space="0" w:color="auto"/>
            <w:bottom w:val="none" w:sz="0" w:space="0" w:color="auto"/>
            <w:right w:val="none" w:sz="0" w:space="0" w:color="auto"/>
          </w:divBdr>
        </w:div>
        <w:div w:id="1177311734">
          <w:marLeft w:val="640"/>
          <w:marRight w:val="0"/>
          <w:marTop w:val="0"/>
          <w:marBottom w:val="0"/>
          <w:divBdr>
            <w:top w:val="none" w:sz="0" w:space="0" w:color="auto"/>
            <w:left w:val="none" w:sz="0" w:space="0" w:color="auto"/>
            <w:bottom w:val="none" w:sz="0" w:space="0" w:color="auto"/>
            <w:right w:val="none" w:sz="0" w:space="0" w:color="auto"/>
          </w:divBdr>
        </w:div>
        <w:div w:id="284431866">
          <w:marLeft w:val="640"/>
          <w:marRight w:val="0"/>
          <w:marTop w:val="0"/>
          <w:marBottom w:val="0"/>
          <w:divBdr>
            <w:top w:val="none" w:sz="0" w:space="0" w:color="auto"/>
            <w:left w:val="none" w:sz="0" w:space="0" w:color="auto"/>
            <w:bottom w:val="none" w:sz="0" w:space="0" w:color="auto"/>
            <w:right w:val="none" w:sz="0" w:space="0" w:color="auto"/>
          </w:divBdr>
        </w:div>
        <w:div w:id="1213343513">
          <w:marLeft w:val="640"/>
          <w:marRight w:val="0"/>
          <w:marTop w:val="0"/>
          <w:marBottom w:val="0"/>
          <w:divBdr>
            <w:top w:val="none" w:sz="0" w:space="0" w:color="auto"/>
            <w:left w:val="none" w:sz="0" w:space="0" w:color="auto"/>
            <w:bottom w:val="none" w:sz="0" w:space="0" w:color="auto"/>
            <w:right w:val="none" w:sz="0" w:space="0" w:color="auto"/>
          </w:divBdr>
        </w:div>
        <w:div w:id="1560240945">
          <w:marLeft w:val="640"/>
          <w:marRight w:val="0"/>
          <w:marTop w:val="0"/>
          <w:marBottom w:val="0"/>
          <w:divBdr>
            <w:top w:val="none" w:sz="0" w:space="0" w:color="auto"/>
            <w:left w:val="none" w:sz="0" w:space="0" w:color="auto"/>
            <w:bottom w:val="none" w:sz="0" w:space="0" w:color="auto"/>
            <w:right w:val="none" w:sz="0" w:space="0" w:color="auto"/>
          </w:divBdr>
        </w:div>
        <w:div w:id="1802379539">
          <w:marLeft w:val="640"/>
          <w:marRight w:val="0"/>
          <w:marTop w:val="0"/>
          <w:marBottom w:val="0"/>
          <w:divBdr>
            <w:top w:val="none" w:sz="0" w:space="0" w:color="auto"/>
            <w:left w:val="none" w:sz="0" w:space="0" w:color="auto"/>
            <w:bottom w:val="none" w:sz="0" w:space="0" w:color="auto"/>
            <w:right w:val="none" w:sz="0" w:space="0" w:color="auto"/>
          </w:divBdr>
        </w:div>
        <w:div w:id="542904115">
          <w:marLeft w:val="640"/>
          <w:marRight w:val="0"/>
          <w:marTop w:val="0"/>
          <w:marBottom w:val="0"/>
          <w:divBdr>
            <w:top w:val="none" w:sz="0" w:space="0" w:color="auto"/>
            <w:left w:val="none" w:sz="0" w:space="0" w:color="auto"/>
            <w:bottom w:val="none" w:sz="0" w:space="0" w:color="auto"/>
            <w:right w:val="none" w:sz="0" w:space="0" w:color="auto"/>
          </w:divBdr>
        </w:div>
        <w:div w:id="872571350">
          <w:marLeft w:val="640"/>
          <w:marRight w:val="0"/>
          <w:marTop w:val="0"/>
          <w:marBottom w:val="0"/>
          <w:divBdr>
            <w:top w:val="none" w:sz="0" w:space="0" w:color="auto"/>
            <w:left w:val="none" w:sz="0" w:space="0" w:color="auto"/>
            <w:bottom w:val="none" w:sz="0" w:space="0" w:color="auto"/>
            <w:right w:val="none" w:sz="0" w:space="0" w:color="auto"/>
          </w:divBdr>
        </w:div>
        <w:div w:id="504170488">
          <w:marLeft w:val="640"/>
          <w:marRight w:val="0"/>
          <w:marTop w:val="0"/>
          <w:marBottom w:val="0"/>
          <w:divBdr>
            <w:top w:val="none" w:sz="0" w:space="0" w:color="auto"/>
            <w:left w:val="none" w:sz="0" w:space="0" w:color="auto"/>
            <w:bottom w:val="none" w:sz="0" w:space="0" w:color="auto"/>
            <w:right w:val="none" w:sz="0" w:space="0" w:color="auto"/>
          </w:divBdr>
        </w:div>
        <w:div w:id="1223563038">
          <w:marLeft w:val="640"/>
          <w:marRight w:val="0"/>
          <w:marTop w:val="0"/>
          <w:marBottom w:val="0"/>
          <w:divBdr>
            <w:top w:val="none" w:sz="0" w:space="0" w:color="auto"/>
            <w:left w:val="none" w:sz="0" w:space="0" w:color="auto"/>
            <w:bottom w:val="none" w:sz="0" w:space="0" w:color="auto"/>
            <w:right w:val="none" w:sz="0" w:space="0" w:color="auto"/>
          </w:divBdr>
        </w:div>
        <w:div w:id="781262886">
          <w:marLeft w:val="640"/>
          <w:marRight w:val="0"/>
          <w:marTop w:val="0"/>
          <w:marBottom w:val="0"/>
          <w:divBdr>
            <w:top w:val="none" w:sz="0" w:space="0" w:color="auto"/>
            <w:left w:val="none" w:sz="0" w:space="0" w:color="auto"/>
            <w:bottom w:val="none" w:sz="0" w:space="0" w:color="auto"/>
            <w:right w:val="none" w:sz="0" w:space="0" w:color="auto"/>
          </w:divBdr>
        </w:div>
        <w:div w:id="2091809715">
          <w:marLeft w:val="640"/>
          <w:marRight w:val="0"/>
          <w:marTop w:val="0"/>
          <w:marBottom w:val="0"/>
          <w:divBdr>
            <w:top w:val="none" w:sz="0" w:space="0" w:color="auto"/>
            <w:left w:val="none" w:sz="0" w:space="0" w:color="auto"/>
            <w:bottom w:val="none" w:sz="0" w:space="0" w:color="auto"/>
            <w:right w:val="none" w:sz="0" w:space="0" w:color="auto"/>
          </w:divBdr>
        </w:div>
        <w:div w:id="2016150605">
          <w:marLeft w:val="640"/>
          <w:marRight w:val="0"/>
          <w:marTop w:val="0"/>
          <w:marBottom w:val="0"/>
          <w:divBdr>
            <w:top w:val="none" w:sz="0" w:space="0" w:color="auto"/>
            <w:left w:val="none" w:sz="0" w:space="0" w:color="auto"/>
            <w:bottom w:val="none" w:sz="0" w:space="0" w:color="auto"/>
            <w:right w:val="none" w:sz="0" w:space="0" w:color="auto"/>
          </w:divBdr>
        </w:div>
        <w:div w:id="195041519">
          <w:marLeft w:val="640"/>
          <w:marRight w:val="0"/>
          <w:marTop w:val="0"/>
          <w:marBottom w:val="0"/>
          <w:divBdr>
            <w:top w:val="none" w:sz="0" w:space="0" w:color="auto"/>
            <w:left w:val="none" w:sz="0" w:space="0" w:color="auto"/>
            <w:bottom w:val="none" w:sz="0" w:space="0" w:color="auto"/>
            <w:right w:val="none" w:sz="0" w:space="0" w:color="auto"/>
          </w:divBdr>
        </w:div>
        <w:div w:id="659314215">
          <w:marLeft w:val="640"/>
          <w:marRight w:val="0"/>
          <w:marTop w:val="0"/>
          <w:marBottom w:val="0"/>
          <w:divBdr>
            <w:top w:val="none" w:sz="0" w:space="0" w:color="auto"/>
            <w:left w:val="none" w:sz="0" w:space="0" w:color="auto"/>
            <w:bottom w:val="none" w:sz="0" w:space="0" w:color="auto"/>
            <w:right w:val="none" w:sz="0" w:space="0" w:color="auto"/>
          </w:divBdr>
        </w:div>
        <w:div w:id="193277955">
          <w:marLeft w:val="640"/>
          <w:marRight w:val="0"/>
          <w:marTop w:val="0"/>
          <w:marBottom w:val="0"/>
          <w:divBdr>
            <w:top w:val="none" w:sz="0" w:space="0" w:color="auto"/>
            <w:left w:val="none" w:sz="0" w:space="0" w:color="auto"/>
            <w:bottom w:val="none" w:sz="0" w:space="0" w:color="auto"/>
            <w:right w:val="none" w:sz="0" w:space="0" w:color="auto"/>
          </w:divBdr>
        </w:div>
        <w:div w:id="1788618003">
          <w:marLeft w:val="640"/>
          <w:marRight w:val="0"/>
          <w:marTop w:val="0"/>
          <w:marBottom w:val="0"/>
          <w:divBdr>
            <w:top w:val="none" w:sz="0" w:space="0" w:color="auto"/>
            <w:left w:val="none" w:sz="0" w:space="0" w:color="auto"/>
            <w:bottom w:val="none" w:sz="0" w:space="0" w:color="auto"/>
            <w:right w:val="none" w:sz="0" w:space="0" w:color="auto"/>
          </w:divBdr>
        </w:div>
        <w:div w:id="1065572611">
          <w:marLeft w:val="640"/>
          <w:marRight w:val="0"/>
          <w:marTop w:val="0"/>
          <w:marBottom w:val="0"/>
          <w:divBdr>
            <w:top w:val="none" w:sz="0" w:space="0" w:color="auto"/>
            <w:left w:val="none" w:sz="0" w:space="0" w:color="auto"/>
            <w:bottom w:val="none" w:sz="0" w:space="0" w:color="auto"/>
            <w:right w:val="none" w:sz="0" w:space="0" w:color="auto"/>
          </w:divBdr>
        </w:div>
        <w:div w:id="1091508952">
          <w:marLeft w:val="640"/>
          <w:marRight w:val="0"/>
          <w:marTop w:val="0"/>
          <w:marBottom w:val="0"/>
          <w:divBdr>
            <w:top w:val="none" w:sz="0" w:space="0" w:color="auto"/>
            <w:left w:val="none" w:sz="0" w:space="0" w:color="auto"/>
            <w:bottom w:val="none" w:sz="0" w:space="0" w:color="auto"/>
            <w:right w:val="none" w:sz="0" w:space="0" w:color="auto"/>
          </w:divBdr>
        </w:div>
        <w:div w:id="1438940206">
          <w:marLeft w:val="640"/>
          <w:marRight w:val="0"/>
          <w:marTop w:val="0"/>
          <w:marBottom w:val="0"/>
          <w:divBdr>
            <w:top w:val="none" w:sz="0" w:space="0" w:color="auto"/>
            <w:left w:val="none" w:sz="0" w:space="0" w:color="auto"/>
            <w:bottom w:val="none" w:sz="0" w:space="0" w:color="auto"/>
            <w:right w:val="none" w:sz="0" w:space="0" w:color="auto"/>
          </w:divBdr>
        </w:div>
        <w:div w:id="39549798">
          <w:marLeft w:val="640"/>
          <w:marRight w:val="0"/>
          <w:marTop w:val="0"/>
          <w:marBottom w:val="0"/>
          <w:divBdr>
            <w:top w:val="none" w:sz="0" w:space="0" w:color="auto"/>
            <w:left w:val="none" w:sz="0" w:space="0" w:color="auto"/>
            <w:bottom w:val="none" w:sz="0" w:space="0" w:color="auto"/>
            <w:right w:val="none" w:sz="0" w:space="0" w:color="auto"/>
          </w:divBdr>
        </w:div>
        <w:div w:id="333923120">
          <w:marLeft w:val="640"/>
          <w:marRight w:val="0"/>
          <w:marTop w:val="0"/>
          <w:marBottom w:val="0"/>
          <w:divBdr>
            <w:top w:val="none" w:sz="0" w:space="0" w:color="auto"/>
            <w:left w:val="none" w:sz="0" w:space="0" w:color="auto"/>
            <w:bottom w:val="none" w:sz="0" w:space="0" w:color="auto"/>
            <w:right w:val="none" w:sz="0" w:space="0" w:color="auto"/>
          </w:divBdr>
        </w:div>
        <w:div w:id="704406752">
          <w:marLeft w:val="640"/>
          <w:marRight w:val="0"/>
          <w:marTop w:val="0"/>
          <w:marBottom w:val="0"/>
          <w:divBdr>
            <w:top w:val="none" w:sz="0" w:space="0" w:color="auto"/>
            <w:left w:val="none" w:sz="0" w:space="0" w:color="auto"/>
            <w:bottom w:val="none" w:sz="0" w:space="0" w:color="auto"/>
            <w:right w:val="none" w:sz="0" w:space="0" w:color="auto"/>
          </w:divBdr>
        </w:div>
        <w:div w:id="885023889">
          <w:marLeft w:val="640"/>
          <w:marRight w:val="0"/>
          <w:marTop w:val="0"/>
          <w:marBottom w:val="0"/>
          <w:divBdr>
            <w:top w:val="none" w:sz="0" w:space="0" w:color="auto"/>
            <w:left w:val="none" w:sz="0" w:space="0" w:color="auto"/>
            <w:bottom w:val="none" w:sz="0" w:space="0" w:color="auto"/>
            <w:right w:val="none" w:sz="0" w:space="0" w:color="auto"/>
          </w:divBdr>
        </w:div>
        <w:div w:id="311953878">
          <w:marLeft w:val="640"/>
          <w:marRight w:val="0"/>
          <w:marTop w:val="0"/>
          <w:marBottom w:val="0"/>
          <w:divBdr>
            <w:top w:val="none" w:sz="0" w:space="0" w:color="auto"/>
            <w:left w:val="none" w:sz="0" w:space="0" w:color="auto"/>
            <w:bottom w:val="none" w:sz="0" w:space="0" w:color="auto"/>
            <w:right w:val="none" w:sz="0" w:space="0" w:color="auto"/>
          </w:divBdr>
        </w:div>
        <w:div w:id="1515535269">
          <w:marLeft w:val="640"/>
          <w:marRight w:val="0"/>
          <w:marTop w:val="0"/>
          <w:marBottom w:val="0"/>
          <w:divBdr>
            <w:top w:val="none" w:sz="0" w:space="0" w:color="auto"/>
            <w:left w:val="none" w:sz="0" w:space="0" w:color="auto"/>
            <w:bottom w:val="none" w:sz="0" w:space="0" w:color="auto"/>
            <w:right w:val="none" w:sz="0" w:space="0" w:color="auto"/>
          </w:divBdr>
        </w:div>
      </w:divsChild>
    </w:div>
    <w:div w:id="263418450">
      <w:marLeft w:val="480"/>
      <w:marRight w:val="0"/>
      <w:marTop w:val="0"/>
      <w:marBottom w:val="0"/>
      <w:divBdr>
        <w:top w:val="none" w:sz="0" w:space="0" w:color="auto"/>
        <w:left w:val="none" w:sz="0" w:space="0" w:color="auto"/>
        <w:bottom w:val="none" w:sz="0" w:space="0" w:color="auto"/>
        <w:right w:val="none" w:sz="0" w:space="0" w:color="auto"/>
      </w:divBdr>
    </w:div>
    <w:div w:id="264508780">
      <w:bodyDiv w:val="1"/>
      <w:marLeft w:val="0"/>
      <w:marRight w:val="0"/>
      <w:marTop w:val="0"/>
      <w:marBottom w:val="0"/>
      <w:divBdr>
        <w:top w:val="none" w:sz="0" w:space="0" w:color="auto"/>
        <w:left w:val="none" w:sz="0" w:space="0" w:color="auto"/>
        <w:bottom w:val="none" w:sz="0" w:space="0" w:color="auto"/>
        <w:right w:val="none" w:sz="0" w:space="0" w:color="auto"/>
      </w:divBdr>
      <w:divsChild>
        <w:div w:id="34619758">
          <w:marLeft w:val="480"/>
          <w:marRight w:val="0"/>
          <w:marTop w:val="0"/>
          <w:marBottom w:val="0"/>
          <w:divBdr>
            <w:top w:val="none" w:sz="0" w:space="0" w:color="auto"/>
            <w:left w:val="none" w:sz="0" w:space="0" w:color="auto"/>
            <w:bottom w:val="none" w:sz="0" w:space="0" w:color="auto"/>
            <w:right w:val="none" w:sz="0" w:space="0" w:color="auto"/>
          </w:divBdr>
        </w:div>
        <w:div w:id="42679423">
          <w:marLeft w:val="480"/>
          <w:marRight w:val="0"/>
          <w:marTop w:val="0"/>
          <w:marBottom w:val="0"/>
          <w:divBdr>
            <w:top w:val="none" w:sz="0" w:space="0" w:color="auto"/>
            <w:left w:val="none" w:sz="0" w:space="0" w:color="auto"/>
            <w:bottom w:val="none" w:sz="0" w:space="0" w:color="auto"/>
            <w:right w:val="none" w:sz="0" w:space="0" w:color="auto"/>
          </w:divBdr>
        </w:div>
        <w:div w:id="142891280">
          <w:marLeft w:val="480"/>
          <w:marRight w:val="0"/>
          <w:marTop w:val="0"/>
          <w:marBottom w:val="0"/>
          <w:divBdr>
            <w:top w:val="none" w:sz="0" w:space="0" w:color="auto"/>
            <w:left w:val="none" w:sz="0" w:space="0" w:color="auto"/>
            <w:bottom w:val="none" w:sz="0" w:space="0" w:color="auto"/>
            <w:right w:val="none" w:sz="0" w:space="0" w:color="auto"/>
          </w:divBdr>
        </w:div>
        <w:div w:id="146437169">
          <w:marLeft w:val="480"/>
          <w:marRight w:val="0"/>
          <w:marTop w:val="0"/>
          <w:marBottom w:val="0"/>
          <w:divBdr>
            <w:top w:val="none" w:sz="0" w:space="0" w:color="auto"/>
            <w:left w:val="none" w:sz="0" w:space="0" w:color="auto"/>
            <w:bottom w:val="none" w:sz="0" w:space="0" w:color="auto"/>
            <w:right w:val="none" w:sz="0" w:space="0" w:color="auto"/>
          </w:divBdr>
        </w:div>
        <w:div w:id="185214262">
          <w:marLeft w:val="480"/>
          <w:marRight w:val="0"/>
          <w:marTop w:val="0"/>
          <w:marBottom w:val="0"/>
          <w:divBdr>
            <w:top w:val="none" w:sz="0" w:space="0" w:color="auto"/>
            <w:left w:val="none" w:sz="0" w:space="0" w:color="auto"/>
            <w:bottom w:val="none" w:sz="0" w:space="0" w:color="auto"/>
            <w:right w:val="none" w:sz="0" w:space="0" w:color="auto"/>
          </w:divBdr>
        </w:div>
        <w:div w:id="208886207">
          <w:marLeft w:val="480"/>
          <w:marRight w:val="0"/>
          <w:marTop w:val="0"/>
          <w:marBottom w:val="0"/>
          <w:divBdr>
            <w:top w:val="none" w:sz="0" w:space="0" w:color="auto"/>
            <w:left w:val="none" w:sz="0" w:space="0" w:color="auto"/>
            <w:bottom w:val="none" w:sz="0" w:space="0" w:color="auto"/>
            <w:right w:val="none" w:sz="0" w:space="0" w:color="auto"/>
          </w:divBdr>
        </w:div>
        <w:div w:id="263539718">
          <w:marLeft w:val="480"/>
          <w:marRight w:val="0"/>
          <w:marTop w:val="0"/>
          <w:marBottom w:val="0"/>
          <w:divBdr>
            <w:top w:val="none" w:sz="0" w:space="0" w:color="auto"/>
            <w:left w:val="none" w:sz="0" w:space="0" w:color="auto"/>
            <w:bottom w:val="none" w:sz="0" w:space="0" w:color="auto"/>
            <w:right w:val="none" w:sz="0" w:space="0" w:color="auto"/>
          </w:divBdr>
        </w:div>
        <w:div w:id="345982498">
          <w:marLeft w:val="480"/>
          <w:marRight w:val="0"/>
          <w:marTop w:val="0"/>
          <w:marBottom w:val="0"/>
          <w:divBdr>
            <w:top w:val="none" w:sz="0" w:space="0" w:color="auto"/>
            <w:left w:val="none" w:sz="0" w:space="0" w:color="auto"/>
            <w:bottom w:val="none" w:sz="0" w:space="0" w:color="auto"/>
            <w:right w:val="none" w:sz="0" w:space="0" w:color="auto"/>
          </w:divBdr>
        </w:div>
        <w:div w:id="394089429">
          <w:marLeft w:val="480"/>
          <w:marRight w:val="0"/>
          <w:marTop w:val="0"/>
          <w:marBottom w:val="0"/>
          <w:divBdr>
            <w:top w:val="none" w:sz="0" w:space="0" w:color="auto"/>
            <w:left w:val="none" w:sz="0" w:space="0" w:color="auto"/>
            <w:bottom w:val="none" w:sz="0" w:space="0" w:color="auto"/>
            <w:right w:val="none" w:sz="0" w:space="0" w:color="auto"/>
          </w:divBdr>
        </w:div>
        <w:div w:id="428893881">
          <w:marLeft w:val="480"/>
          <w:marRight w:val="0"/>
          <w:marTop w:val="0"/>
          <w:marBottom w:val="0"/>
          <w:divBdr>
            <w:top w:val="none" w:sz="0" w:space="0" w:color="auto"/>
            <w:left w:val="none" w:sz="0" w:space="0" w:color="auto"/>
            <w:bottom w:val="none" w:sz="0" w:space="0" w:color="auto"/>
            <w:right w:val="none" w:sz="0" w:space="0" w:color="auto"/>
          </w:divBdr>
        </w:div>
        <w:div w:id="508953925">
          <w:marLeft w:val="480"/>
          <w:marRight w:val="0"/>
          <w:marTop w:val="0"/>
          <w:marBottom w:val="0"/>
          <w:divBdr>
            <w:top w:val="none" w:sz="0" w:space="0" w:color="auto"/>
            <w:left w:val="none" w:sz="0" w:space="0" w:color="auto"/>
            <w:bottom w:val="none" w:sz="0" w:space="0" w:color="auto"/>
            <w:right w:val="none" w:sz="0" w:space="0" w:color="auto"/>
          </w:divBdr>
        </w:div>
        <w:div w:id="517501403">
          <w:marLeft w:val="480"/>
          <w:marRight w:val="0"/>
          <w:marTop w:val="0"/>
          <w:marBottom w:val="0"/>
          <w:divBdr>
            <w:top w:val="none" w:sz="0" w:space="0" w:color="auto"/>
            <w:left w:val="none" w:sz="0" w:space="0" w:color="auto"/>
            <w:bottom w:val="none" w:sz="0" w:space="0" w:color="auto"/>
            <w:right w:val="none" w:sz="0" w:space="0" w:color="auto"/>
          </w:divBdr>
        </w:div>
        <w:div w:id="826284943">
          <w:marLeft w:val="480"/>
          <w:marRight w:val="0"/>
          <w:marTop w:val="0"/>
          <w:marBottom w:val="0"/>
          <w:divBdr>
            <w:top w:val="none" w:sz="0" w:space="0" w:color="auto"/>
            <w:left w:val="none" w:sz="0" w:space="0" w:color="auto"/>
            <w:bottom w:val="none" w:sz="0" w:space="0" w:color="auto"/>
            <w:right w:val="none" w:sz="0" w:space="0" w:color="auto"/>
          </w:divBdr>
        </w:div>
        <w:div w:id="901788237">
          <w:marLeft w:val="480"/>
          <w:marRight w:val="0"/>
          <w:marTop w:val="0"/>
          <w:marBottom w:val="0"/>
          <w:divBdr>
            <w:top w:val="none" w:sz="0" w:space="0" w:color="auto"/>
            <w:left w:val="none" w:sz="0" w:space="0" w:color="auto"/>
            <w:bottom w:val="none" w:sz="0" w:space="0" w:color="auto"/>
            <w:right w:val="none" w:sz="0" w:space="0" w:color="auto"/>
          </w:divBdr>
        </w:div>
        <w:div w:id="937371545">
          <w:marLeft w:val="480"/>
          <w:marRight w:val="0"/>
          <w:marTop w:val="0"/>
          <w:marBottom w:val="0"/>
          <w:divBdr>
            <w:top w:val="none" w:sz="0" w:space="0" w:color="auto"/>
            <w:left w:val="none" w:sz="0" w:space="0" w:color="auto"/>
            <w:bottom w:val="none" w:sz="0" w:space="0" w:color="auto"/>
            <w:right w:val="none" w:sz="0" w:space="0" w:color="auto"/>
          </w:divBdr>
        </w:div>
        <w:div w:id="1009527958">
          <w:marLeft w:val="480"/>
          <w:marRight w:val="0"/>
          <w:marTop w:val="0"/>
          <w:marBottom w:val="0"/>
          <w:divBdr>
            <w:top w:val="none" w:sz="0" w:space="0" w:color="auto"/>
            <w:left w:val="none" w:sz="0" w:space="0" w:color="auto"/>
            <w:bottom w:val="none" w:sz="0" w:space="0" w:color="auto"/>
            <w:right w:val="none" w:sz="0" w:space="0" w:color="auto"/>
          </w:divBdr>
        </w:div>
        <w:div w:id="1035693970">
          <w:marLeft w:val="480"/>
          <w:marRight w:val="0"/>
          <w:marTop w:val="0"/>
          <w:marBottom w:val="0"/>
          <w:divBdr>
            <w:top w:val="none" w:sz="0" w:space="0" w:color="auto"/>
            <w:left w:val="none" w:sz="0" w:space="0" w:color="auto"/>
            <w:bottom w:val="none" w:sz="0" w:space="0" w:color="auto"/>
            <w:right w:val="none" w:sz="0" w:space="0" w:color="auto"/>
          </w:divBdr>
        </w:div>
        <w:div w:id="1061562870">
          <w:marLeft w:val="480"/>
          <w:marRight w:val="0"/>
          <w:marTop w:val="0"/>
          <w:marBottom w:val="0"/>
          <w:divBdr>
            <w:top w:val="none" w:sz="0" w:space="0" w:color="auto"/>
            <w:left w:val="none" w:sz="0" w:space="0" w:color="auto"/>
            <w:bottom w:val="none" w:sz="0" w:space="0" w:color="auto"/>
            <w:right w:val="none" w:sz="0" w:space="0" w:color="auto"/>
          </w:divBdr>
        </w:div>
        <w:div w:id="1095974817">
          <w:marLeft w:val="480"/>
          <w:marRight w:val="0"/>
          <w:marTop w:val="0"/>
          <w:marBottom w:val="0"/>
          <w:divBdr>
            <w:top w:val="none" w:sz="0" w:space="0" w:color="auto"/>
            <w:left w:val="none" w:sz="0" w:space="0" w:color="auto"/>
            <w:bottom w:val="none" w:sz="0" w:space="0" w:color="auto"/>
            <w:right w:val="none" w:sz="0" w:space="0" w:color="auto"/>
          </w:divBdr>
        </w:div>
        <w:div w:id="1097408433">
          <w:marLeft w:val="480"/>
          <w:marRight w:val="0"/>
          <w:marTop w:val="0"/>
          <w:marBottom w:val="0"/>
          <w:divBdr>
            <w:top w:val="none" w:sz="0" w:space="0" w:color="auto"/>
            <w:left w:val="none" w:sz="0" w:space="0" w:color="auto"/>
            <w:bottom w:val="none" w:sz="0" w:space="0" w:color="auto"/>
            <w:right w:val="none" w:sz="0" w:space="0" w:color="auto"/>
          </w:divBdr>
        </w:div>
        <w:div w:id="1102723245">
          <w:marLeft w:val="480"/>
          <w:marRight w:val="0"/>
          <w:marTop w:val="0"/>
          <w:marBottom w:val="0"/>
          <w:divBdr>
            <w:top w:val="none" w:sz="0" w:space="0" w:color="auto"/>
            <w:left w:val="none" w:sz="0" w:space="0" w:color="auto"/>
            <w:bottom w:val="none" w:sz="0" w:space="0" w:color="auto"/>
            <w:right w:val="none" w:sz="0" w:space="0" w:color="auto"/>
          </w:divBdr>
        </w:div>
        <w:div w:id="1115052482">
          <w:marLeft w:val="480"/>
          <w:marRight w:val="0"/>
          <w:marTop w:val="0"/>
          <w:marBottom w:val="0"/>
          <w:divBdr>
            <w:top w:val="none" w:sz="0" w:space="0" w:color="auto"/>
            <w:left w:val="none" w:sz="0" w:space="0" w:color="auto"/>
            <w:bottom w:val="none" w:sz="0" w:space="0" w:color="auto"/>
            <w:right w:val="none" w:sz="0" w:space="0" w:color="auto"/>
          </w:divBdr>
        </w:div>
        <w:div w:id="1138914231">
          <w:marLeft w:val="480"/>
          <w:marRight w:val="0"/>
          <w:marTop w:val="0"/>
          <w:marBottom w:val="0"/>
          <w:divBdr>
            <w:top w:val="none" w:sz="0" w:space="0" w:color="auto"/>
            <w:left w:val="none" w:sz="0" w:space="0" w:color="auto"/>
            <w:bottom w:val="none" w:sz="0" w:space="0" w:color="auto"/>
            <w:right w:val="none" w:sz="0" w:space="0" w:color="auto"/>
          </w:divBdr>
        </w:div>
        <w:div w:id="1143085233">
          <w:marLeft w:val="480"/>
          <w:marRight w:val="0"/>
          <w:marTop w:val="0"/>
          <w:marBottom w:val="0"/>
          <w:divBdr>
            <w:top w:val="none" w:sz="0" w:space="0" w:color="auto"/>
            <w:left w:val="none" w:sz="0" w:space="0" w:color="auto"/>
            <w:bottom w:val="none" w:sz="0" w:space="0" w:color="auto"/>
            <w:right w:val="none" w:sz="0" w:space="0" w:color="auto"/>
          </w:divBdr>
        </w:div>
        <w:div w:id="1152403077">
          <w:marLeft w:val="480"/>
          <w:marRight w:val="0"/>
          <w:marTop w:val="0"/>
          <w:marBottom w:val="0"/>
          <w:divBdr>
            <w:top w:val="none" w:sz="0" w:space="0" w:color="auto"/>
            <w:left w:val="none" w:sz="0" w:space="0" w:color="auto"/>
            <w:bottom w:val="none" w:sz="0" w:space="0" w:color="auto"/>
            <w:right w:val="none" w:sz="0" w:space="0" w:color="auto"/>
          </w:divBdr>
        </w:div>
        <w:div w:id="1175657776">
          <w:marLeft w:val="480"/>
          <w:marRight w:val="0"/>
          <w:marTop w:val="0"/>
          <w:marBottom w:val="0"/>
          <w:divBdr>
            <w:top w:val="none" w:sz="0" w:space="0" w:color="auto"/>
            <w:left w:val="none" w:sz="0" w:space="0" w:color="auto"/>
            <w:bottom w:val="none" w:sz="0" w:space="0" w:color="auto"/>
            <w:right w:val="none" w:sz="0" w:space="0" w:color="auto"/>
          </w:divBdr>
        </w:div>
        <w:div w:id="1177839937">
          <w:marLeft w:val="480"/>
          <w:marRight w:val="0"/>
          <w:marTop w:val="0"/>
          <w:marBottom w:val="0"/>
          <w:divBdr>
            <w:top w:val="none" w:sz="0" w:space="0" w:color="auto"/>
            <w:left w:val="none" w:sz="0" w:space="0" w:color="auto"/>
            <w:bottom w:val="none" w:sz="0" w:space="0" w:color="auto"/>
            <w:right w:val="none" w:sz="0" w:space="0" w:color="auto"/>
          </w:divBdr>
        </w:div>
        <w:div w:id="1201556764">
          <w:marLeft w:val="480"/>
          <w:marRight w:val="0"/>
          <w:marTop w:val="0"/>
          <w:marBottom w:val="0"/>
          <w:divBdr>
            <w:top w:val="none" w:sz="0" w:space="0" w:color="auto"/>
            <w:left w:val="none" w:sz="0" w:space="0" w:color="auto"/>
            <w:bottom w:val="none" w:sz="0" w:space="0" w:color="auto"/>
            <w:right w:val="none" w:sz="0" w:space="0" w:color="auto"/>
          </w:divBdr>
        </w:div>
        <w:div w:id="1212572390">
          <w:marLeft w:val="480"/>
          <w:marRight w:val="0"/>
          <w:marTop w:val="0"/>
          <w:marBottom w:val="0"/>
          <w:divBdr>
            <w:top w:val="none" w:sz="0" w:space="0" w:color="auto"/>
            <w:left w:val="none" w:sz="0" w:space="0" w:color="auto"/>
            <w:bottom w:val="none" w:sz="0" w:space="0" w:color="auto"/>
            <w:right w:val="none" w:sz="0" w:space="0" w:color="auto"/>
          </w:divBdr>
        </w:div>
        <w:div w:id="1285502039">
          <w:marLeft w:val="480"/>
          <w:marRight w:val="0"/>
          <w:marTop w:val="0"/>
          <w:marBottom w:val="0"/>
          <w:divBdr>
            <w:top w:val="none" w:sz="0" w:space="0" w:color="auto"/>
            <w:left w:val="none" w:sz="0" w:space="0" w:color="auto"/>
            <w:bottom w:val="none" w:sz="0" w:space="0" w:color="auto"/>
            <w:right w:val="none" w:sz="0" w:space="0" w:color="auto"/>
          </w:divBdr>
        </w:div>
        <w:div w:id="1424574157">
          <w:marLeft w:val="480"/>
          <w:marRight w:val="0"/>
          <w:marTop w:val="0"/>
          <w:marBottom w:val="0"/>
          <w:divBdr>
            <w:top w:val="none" w:sz="0" w:space="0" w:color="auto"/>
            <w:left w:val="none" w:sz="0" w:space="0" w:color="auto"/>
            <w:bottom w:val="none" w:sz="0" w:space="0" w:color="auto"/>
            <w:right w:val="none" w:sz="0" w:space="0" w:color="auto"/>
          </w:divBdr>
        </w:div>
        <w:div w:id="1430469403">
          <w:marLeft w:val="480"/>
          <w:marRight w:val="0"/>
          <w:marTop w:val="0"/>
          <w:marBottom w:val="0"/>
          <w:divBdr>
            <w:top w:val="none" w:sz="0" w:space="0" w:color="auto"/>
            <w:left w:val="none" w:sz="0" w:space="0" w:color="auto"/>
            <w:bottom w:val="none" w:sz="0" w:space="0" w:color="auto"/>
            <w:right w:val="none" w:sz="0" w:space="0" w:color="auto"/>
          </w:divBdr>
        </w:div>
        <w:div w:id="1467626015">
          <w:marLeft w:val="480"/>
          <w:marRight w:val="0"/>
          <w:marTop w:val="0"/>
          <w:marBottom w:val="0"/>
          <w:divBdr>
            <w:top w:val="none" w:sz="0" w:space="0" w:color="auto"/>
            <w:left w:val="none" w:sz="0" w:space="0" w:color="auto"/>
            <w:bottom w:val="none" w:sz="0" w:space="0" w:color="auto"/>
            <w:right w:val="none" w:sz="0" w:space="0" w:color="auto"/>
          </w:divBdr>
        </w:div>
        <w:div w:id="1495341223">
          <w:marLeft w:val="480"/>
          <w:marRight w:val="0"/>
          <w:marTop w:val="0"/>
          <w:marBottom w:val="0"/>
          <w:divBdr>
            <w:top w:val="none" w:sz="0" w:space="0" w:color="auto"/>
            <w:left w:val="none" w:sz="0" w:space="0" w:color="auto"/>
            <w:bottom w:val="none" w:sz="0" w:space="0" w:color="auto"/>
            <w:right w:val="none" w:sz="0" w:space="0" w:color="auto"/>
          </w:divBdr>
        </w:div>
        <w:div w:id="1532497224">
          <w:marLeft w:val="480"/>
          <w:marRight w:val="0"/>
          <w:marTop w:val="0"/>
          <w:marBottom w:val="0"/>
          <w:divBdr>
            <w:top w:val="none" w:sz="0" w:space="0" w:color="auto"/>
            <w:left w:val="none" w:sz="0" w:space="0" w:color="auto"/>
            <w:bottom w:val="none" w:sz="0" w:space="0" w:color="auto"/>
            <w:right w:val="none" w:sz="0" w:space="0" w:color="auto"/>
          </w:divBdr>
        </w:div>
        <w:div w:id="1545480578">
          <w:marLeft w:val="480"/>
          <w:marRight w:val="0"/>
          <w:marTop w:val="0"/>
          <w:marBottom w:val="0"/>
          <w:divBdr>
            <w:top w:val="none" w:sz="0" w:space="0" w:color="auto"/>
            <w:left w:val="none" w:sz="0" w:space="0" w:color="auto"/>
            <w:bottom w:val="none" w:sz="0" w:space="0" w:color="auto"/>
            <w:right w:val="none" w:sz="0" w:space="0" w:color="auto"/>
          </w:divBdr>
        </w:div>
        <w:div w:id="1585070290">
          <w:marLeft w:val="480"/>
          <w:marRight w:val="0"/>
          <w:marTop w:val="0"/>
          <w:marBottom w:val="0"/>
          <w:divBdr>
            <w:top w:val="none" w:sz="0" w:space="0" w:color="auto"/>
            <w:left w:val="none" w:sz="0" w:space="0" w:color="auto"/>
            <w:bottom w:val="none" w:sz="0" w:space="0" w:color="auto"/>
            <w:right w:val="none" w:sz="0" w:space="0" w:color="auto"/>
          </w:divBdr>
        </w:div>
        <w:div w:id="1633318416">
          <w:marLeft w:val="480"/>
          <w:marRight w:val="0"/>
          <w:marTop w:val="0"/>
          <w:marBottom w:val="0"/>
          <w:divBdr>
            <w:top w:val="none" w:sz="0" w:space="0" w:color="auto"/>
            <w:left w:val="none" w:sz="0" w:space="0" w:color="auto"/>
            <w:bottom w:val="none" w:sz="0" w:space="0" w:color="auto"/>
            <w:right w:val="none" w:sz="0" w:space="0" w:color="auto"/>
          </w:divBdr>
        </w:div>
        <w:div w:id="1662192338">
          <w:marLeft w:val="480"/>
          <w:marRight w:val="0"/>
          <w:marTop w:val="0"/>
          <w:marBottom w:val="0"/>
          <w:divBdr>
            <w:top w:val="none" w:sz="0" w:space="0" w:color="auto"/>
            <w:left w:val="none" w:sz="0" w:space="0" w:color="auto"/>
            <w:bottom w:val="none" w:sz="0" w:space="0" w:color="auto"/>
            <w:right w:val="none" w:sz="0" w:space="0" w:color="auto"/>
          </w:divBdr>
        </w:div>
        <w:div w:id="1672219218">
          <w:marLeft w:val="480"/>
          <w:marRight w:val="0"/>
          <w:marTop w:val="0"/>
          <w:marBottom w:val="0"/>
          <w:divBdr>
            <w:top w:val="none" w:sz="0" w:space="0" w:color="auto"/>
            <w:left w:val="none" w:sz="0" w:space="0" w:color="auto"/>
            <w:bottom w:val="none" w:sz="0" w:space="0" w:color="auto"/>
            <w:right w:val="none" w:sz="0" w:space="0" w:color="auto"/>
          </w:divBdr>
        </w:div>
        <w:div w:id="1783188409">
          <w:marLeft w:val="480"/>
          <w:marRight w:val="0"/>
          <w:marTop w:val="0"/>
          <w:marBottom w:val="0"/>
          <w:divBdr>
            <w:top w:val="none" w:sz="0" w:space="0" w:color="auto"/>
            <w:left w:val="none" w:sz="0" w:space="0" w:color="auto"/>
            <w:bottom w:val="none" w:sz="0" w:space="0" w:color="auto"/>
            <w:right w:val="none" w:sz="0" w:space="0" w:color="auto"/>
          </w:divBdr>
        </w:div>
        <w:div w:id="1784957216">
          <w:marLeft w:val="480"/>
          <w:marRight w:val="0"/>
          <w:marTop w:val="0"/>
          <w:marBottom w:val="0"/>
          <w:divBdr>
            <w:top w:val="none" w:sz="0" w:space="0" w:color="auto"/>
            <w:left w:val="none" w:sz="0" w:space="0" w:color="auto"/>
            <w:bottom w:val="none" w:sz="0" w:space="0" w:color="auto"/>
            <w:right w:val="none" w:sz="0" w:space="0" w:color="auto"/>
          </w:divBdr>
        </w:div>
        <w:div w:id="1795176411">
          <w:marLeft w:val="480"/>
          <w:marRight w:val="0"/>
          <w:marTop w:val="0"/>
          <w:marBottom w:val="0"/>
          <w:divBdr>
            <w:top w:val="none" w:sz="0" w:space="0" w:color="auto"/>
            <w:left w:val="none" w:sz="0" w:space="0" w:color="auto"/>
            <w:bottom w:val="none" w:sz="0" w:space="0" w:color="auto"/>
            <w:right w:val="none" w:sz="0" w:space="0" w:color="auto"/>
          </w:divBdr>
        </w:div>
        <w:div w:id="1825120621">
          <w:marLeft w:val="480"/>
          <w:marRight w:val="0"/>
          <w:marTop w:val="0"/>
          <w:marBottom w:val="0"/>
          <w:divBdr>
            <w:top w:val="none" w:sz="0" w:space="0" w:color="auto"/>
            <w:left w:val="none" w:sz="0" w:space="0" w:color="auto"/>
            <w:bottom w:val="none" w:sz="0" w:space="0" w:color="auto"/>
            <w:right w:val="none" w:sz="0" w:space="0" w:color="auto"/>
          </w:divBdr>
        </w:div>
        <w:div w:id="1840852256">
          <w:marLeft w:val="480"/>
          <w:marRight w:val="0"/>
          <w:marTop w:val="0"/>
          <w:marBottom w:val="0"/>
          <w:divBdr>
            <w:top w:val="none" w:sz="0" w:space="0" w:color="auto"/>
            <w:left w:val="none" w:sz="0" w:space="0" w:color="auto"/>
            <w:bottom w:val="none" w:sz="0" w:space="0" w:color="auto"/>
            <w:right w:val="none" w:sz="0" w:space="0" w:color="auto"/>
          </w:divBdr>
        </w:div>
        <w:div w:id="1882088931">
          <w:marLeft w:val="480"/>
          <w:marRight w:val="0"/>
          <w:marTop w:val="0"/>
          <w:marBottom w:val="0"/>
          <w:divBdr>
            <w:top w:val="none" w:sz="0" w:space="0" w:color="auto"/>
            <w:left w:val="none" w:sz="0" w:space="0" w:color="auto"/>
            <w:bottom w:val="none" w:sz="0" w:space="0" w:color="auto"/>
            <w:right w:val="none" w:sz="0" w:space="0" w:color="auto"/>
          </w:divBdr>
        </w:div>
        <w:div w:id="1935505594">
          <w:marLeft w:val="480"/>
          <w:marRight w:val="0"/>
          <w:marTop w:val="0"/>
          <w:marBottom w:val="0"/>
          <w:divBdr>
            <w:top w:val="none" w:sz="0" w:space="0" w:color="auto"/>
            <w:left w:val="none" w:sz="0" w:space="0" w:color="auto"/>
            <w:bottom w:val="none" w:sz="0" w:space="0" w:color="auto"/>
            <w:right w:val="none" w:sz="0" w:space="0" w:color="auto"/>
          </w:divBdr>
        </w:div>
        <w:div w:id="2037387699">
          <w:marLeft w:val="480"/>
          <w:marRight w:val="0"/>
          <w:marTop w:val="0"/>
          <w:marBottom w:val="0"/>
          <w:divBdr>
            <w:top w:val="none" w:sz="0" w:space="0" w:color="auto"/>
            <w:left w:val="none" w:sz="0" w:space="0" w:color="auto"/>
            <w:bottom w:val="none" w:sz="0" w:space="0" w:color="auto"/>
            <w:right w:val="none" w:sz="0" w:space="0" w:color="auto"/>
          </w:divBdr>
        </w:div>
        <w:div w:id="2079280945">
          <w:marLeft w:val="480"/>
          <w:marRight w:val="0"/>
          <w:marTop w:val="0"/>
          <w:marBottom w:val="0"/>
          <w:divBdr>
            <w:top w:val="none" w:sz="0" w:space="0" w:color="auto"/>
            <w:left w:val="none" w:sz="0" w:space="0" w:color="auto"/>
            <w:bottom w:val="none" w:sz="0" w:space="0" w:color="auto"/>
            <w:right w:val="none" w:sz="0" w:space="0" w:color="auto"/>
          </w:divBdr>
        </w:div>
        <w:div w:id="2110589046">
          <w:marLeft w:val="480"/>
          <w:marRight w:val="0"/>
          <w:marTop w:val="0"/>
          <w:marBottom w:val="0"/>
          <w:divBdr>
            <w:top w:val="none" w:sz="0" w:space="0" w:color="auto"/>
            <w:left w:val="none" w:sz="0" w:space="0" w:color="auto"/>
            <w:bottom w:val="none" w:sz="0" w:space="0" w:color="auto"/>
            <w:right w:val="none" w:sz="0" w:space="0" w:color="auto"/>
          </w:divBdr>
        </w:div>
      </w:divsChild>
    </w:div>
    <w:div w:id="264922916">
      <w:marLeft w:val="640"/>
      <w:marRight w:val="0"/>
      <w:marTop w:val="0"/>
      <w:marBottom w:val="0"/>
      <w:divBdr>
        <w:top w:val="none" w:sz="0" w:space="0" w:color="auto"/>
        <w:left w:val="none" w:sz="0" w:space="0" w:color="auto"/>
        <w:bottom w:val="none" w:sz="0" w:space="0" w:color="auto"/>
        <w:right w:val="none" w:sz="0" w:space="0" w:color="auto"/>
      </w:divBdr>
    </w:div>
    <w:div w:id="266351841">
      <w:marLeft w:val="480"/>
      <w:marRight w:val="0"/>
      <w:marTop w:val="0"/>
      <w:marBottom w:val="0"/>
      <w:divBdr>
        <w:top w:val="none" w:sz="0" w:space="0" w:color="auto"/>
        <w:left w:val="none" w:sz="0" w:space="0" w:color="auto"/>
        <w:bottom w:val="none" w:sz="0" w:space="0" w:color="auto"/>
        <w:right w:val="none" w:sz="0" w:space="0" w:color="auto"/>
      </w:divBdr>
    </w:div>
    <w:div w:id="266474445">
      <w:marLeft w:val="480"/>
      <w:marRight w:val="0"/>
      <w:marTop w:val="0"/>
      <w:marBottom w:val="0"/>
      <w:divBdr>
        <w:top w:val="none" w:sz="0" w:space="0" w:color="auto"/>
        <w:left w:val="none" w:sz="0" w:space="0" w:color="auto"/>
        <w:bottom w:val="none" w:sz="0" w:space="0" w:color="auto"/>
        <w:right w:val="none" w:sz="0" w:space="0" w:color="auto"/>
      </w:divBdr>
    </w:div>
    <w:div w:id="266617879">
      <w:marLeft w:val="480"/>
      <w:marRight w:val="0"/>
      <w:marTop w:val="0"/>
      <w:marBottom w:val="0"/>
      <w:divBdr>
        <w:top w:val="none" w:sz="0" w:space="0" w:color="auto"/>
        <w:left w:val="none" w:sz="0" w:space="0" w:color="auto"/>
        <w:bottom w:val="none" w:sz="0" w:space="0" w:color="auto"/>
        <w:right w:val="none" w:sz="0" w:space="0" w:color="auto"/>
      </w:divBdr>
    </w:div>
    <w:div w:id="267276297">
      <w:bodyDiv w:val="1"/>
      <w:marLeft w:val="0"/>
      <w:marRight w:val="0"/>
      <w:marTop w:val="0"/>
      <w:marBottom w:val="0"/>
      <w:divBdr>
        <w:top w:val="none" w:sz="0" w:space="0" w:color="auto"/>
        <w:left w:val="none" w:sz="0" w:space="0" w:color="auto"/>
        <w:bottom w:val="none" w:sz="0" w:space="0" w:color="auto"/>
        <w:right w:val="none" w:sz="0" w:space="0" w:color="auto"/>
      </w:divBdr>
      <w:divsChild>
        <w:div w:id="9962880">
          <w:marLeft w:val="480"/>
          <w:marRight w:val="0"/>
          <w:marTop w:val="0"/>
          <w:marBottom w:val="0"/>
          <w:divBdr>
            <w:top w:val="none" w:sz="0" w:space="0" w:color="auto"/>
            <w:left w:val="none" w:sz="0" w:space="0" w:color="auto"/>
            <w:bottom w:val="none" w:sz="0" w:space="0" w:color="auto"/>
            <w:right w:val="none" w:sz="0" w:space="0" w:color="auto"/>
          </w:divBdr>
        </w:div>
        <w:div w:id="34894718">
          <w:marLeft w:val="480"/>
          <w:marRight w:val="0"/>
          <w:marTop w:val="0"/>
          <w:marBottom w:val="0"/>
          <w:divBdr>
            <w:top w:val="none" w:sz="0" w:space="0" w:color="auto"/>
            <w:left w:val="none" w:sz="0" w:space="0" w:color="auto"/>
            <w:bottom w:val="none" w:sz="0" w:space="0" w:color="auto"/>
            <w:right w:val="none" w:sz="0" w:space="0" w:color="auto"/>
          </w:divBdr>
        </w:div>
        <w:div w:id="71779343">
          <w:marLeft w:val="480"/>
          <w:marRight w:val="0"/>
          <w:marTop w:val="0"/>
          <w:marBottom w:val="0"/>
          <w:divBdr>
            <w:top w:val="none" w:sz="0" w:space="0" w:color="auto"/>
            <w:left w:val="none" w:sz="0" w:space="0" w:color="auto"/>
            <w:bottom w:val="none" w:sz="0" w:space="0" w:color="auto"/>
            <w:right w:val="none" w:sz="0" w:space="0" w:color="auto"/>
          </w:divBdr>
        </w:div>
        <w:div w:id="103765766">
          <w:marLeft w:val="480"/>
          <w:marRight w:val="0"/>
          <w:marTop w:val="0"/>
          <w:marBottom w:val="0"/>
          <w:divBdr>
            <w:top w:val="none" w:sz="0" w:space="0" w:color="auto"/>
            <w:left w:val="none" w:sz="0" w:space="0" w:color="auto"/>
            <w:bottom w:val="none" w:sz="0" w:space="0" w:color="auto"/>
            <w:right w:val="none" w:sz="0" w:space="0" w:color="auto"/>
          </w:divBdr>
        </w:div>
        <w:div w:id="109327826">
          <w:marLeft w:val="480"/>
          <w:marRight w:val="0"/>
          <w:marTop w:val="0"/>
          <w:marBottom w:val="0"/>
          <w:divBdr>
            <w:top w:val="none" w:sz="0" w:space="0" w:color="auto"/>
            <w:left w:val="none" w:sz="0" w:space="0" w:color="auto"/>
            <w:bottom w:val="none" w:sz="0" w:space="0" w:color="auto"/>
            <w:right w:val="none" w:sz="0" w:space="0" w:color="auto"/>
          </w:divBdr>
        </w:div>
        <w:div w:id="113911283">
          <w:marLeft w:val="480"/>
          <w:marRight w:val="0"/>
          <w:marTop w:val="0"/>
          <w:marBottom w:val="0"/>
          <w:divBdr>
            <w:top w:val="none" w:sz="0" w:space="0" w:color="auto"/>
            <w:left w:val="none" w:sz="0" w:space="0" w:color="auto"/>
            <w:bottom w:val="none" w:sz="0" w:space="0" w:color="auto"/>
            <w:right w:val="none" w:sz="0" w:space="0" w:color="auto"/>
          </w:divBdr>
        </w:div>
        <w:div w:id="120853886">
          <w:marLeft w:val="480"/>
          <w:marRight w:val="0"/>
          <w:marTop w:val="0"/>
          <w:marBottom w:val="0"/>
          <w:divBdr>
            <w:top w:val="none" w:sz="0" w:space="0" w:color="auto"/>
            <w:left w:val="none" w:sz="0" w:space="0" w:color="auto"/>
            <w:bottom w:val="none" w:sz="0" w:space="0" w:color="auto"/>
            <w:right w:val="none" w:sz="0" w:space="0" w:color="auto"/>
          </w:divBdr>
        </w:div>
        <w:div w:id="144130849">
          <w:marLeft w:val="480"/>
          <w:marRight w:val="0"/>
          <w:marTop w:val="0"/>
          <w:marBottom w:val="0"/>
          <w:divBdr>
            <w:top w:val="none" w:sz="0" w:space="0" w:color="auto"/>
            <w:left w:val="none" w:sz="0" w:space="0" w:color="auto"/>
            <w:bottom w:val="none" w:sz="0" w:space="0" w:color="auto"/>
            <w:right w:val="none" w:sz="0" w:space="0" w:color="auto"/>
          </w:divBdr>
        </w:div>
        <w:div w:id="151682894">
          <w:marLeft w:val="480"/>
          <w:marRight w:val="0"/>
          <w:marTop w:val="0"/>
          <w:marBottom w:val="0"/>
          <w:divBdr>
            <w:top w:val="none" w:sz="0" w:space="0" w:color="auto"/>
            <w:left w:val="none" w:sz="0" w:space="0" w:color="auto"/>
            <w:bottom w:val="none" w:sz="0" w:space="0" w:color="auto"/>
            <w:right w:val="none" w:sz="0" w:space="0" w:color="auto"/>
          </w:divBdr>
        </w:div>
        <w:div w:id="216402035">
          <w:marLeft w:val="480"/>
          <w:marRight w:val="0"/>
          <w:marTop w:val="0"/>
          <w:marBottom w:val="0"/>
          <w:divBdr>
            <w:top w:val="none" w:sz="0" w:space="0" w:color="auto"/>
            <w:left w:val="none" w:sz="0" w:space="0" w:color="auto"/>
            <w:bottom w:val="none" w:sz="0" w:space="0" w:color="auto"/>
            <w:right w:val="none" w:sz="0" w:space="0" w:color="auto"/>
          </w:divBdr>
        </w:div>
        <w:div w:id="229074996">
          <w:marLeft w:val="480"/>
          <w:marRight w:val="0"/>
          <w:marTop w:val="0"/>
          <w:marBottom w:val="0"/>
          <w:divBdr>
            <w:top w:val="none" w:sz="0" w:space="0" w:color="auto"/>
            <w:left w:val="none" w:sz="0" w:space="0" w:color="auto"/>
            <w:bottom w:val="none" w:sz="0" w:space="0" w:color="auto"/>
            <w:right w:val="none" w:sz="0" w:space="0" w:color="auto"/>
          </w:divBdr>
        </w:div>
        <w:div w:id="364909196">
          <w:marLeft w:val="480"/>
          <w:marRight w:val="0"/>
          <w:marTop w:val="0"/>
          <w:marBottom w:val="0"/>
          <w:divBdr>
            <w:top w:val="none" w:sz="0" w:space="0" w:color="auto"/>
            <w:left w:val="none" w:sz="0" w:space="0" w:color="auto"/>
            <w:bottom w:val="none" w:sz="0" w:space="0" w:color="auto"/>
            <w:right w:val="none" w:sz="0" w:space="0" w:color="auto"/>
          </w:divBdr>
        </w:div>
        <w:div w:id="374281894">
          <w:marLeft w:val="480"/>
          <w:marRight w:val="0"/>
          <w:marTop w:val="0"/>
          <w:marBottom w:val="0"/>
          <w:divBdr>
            <w:top w:val="none" w:sz="0" w:space="0" w:color="auto"/>
            <w:left w:val="none" w:sz="0" w:space="0" w:color="auto"/>
            <w:bottom w:val="none" w:sz="0" w:space="0" w:color="auto"/>
            <w:right w:val="none" w:sz="0" w:space="0" w:color="auto"/>
          </w:divBdr>
        </w:div>
        <w:div w:id="379746774">
          <w:marLeft w:val="480"/>
          <w:marRight w:val="0"/>
          <w:marTop w:val="0"/>
          <w:marBottom w:val="0"/>
          <w:divBdr>
            <w:top w:val="none" w:sz="0" w:space="0" w:color="auto"/>
            <w:left w:val="none" w:sz="0" w:space="0" w:color="auto"/>
            <w:bottom w:val="none" w:sz="0" w:space="0" w:color="auto"/>
            <w:right w:val="none" w:sz="0" w:space="0" w:color="auto"/>
          </w:divBdr>
        </w:div>
        <w:div w:id="403257678">
          <w:marLeft w:val="480"/>
          <w:marRight w:val="0"/>
          <w:marTop w:val="0"/>
          <w:marBottom w:val="0"/>
          <w:divBdr>
            <w:top w:val="none" w:sz="0" w:space="0" w:color="auto"/>
            <w:left w:val="none" w:sz="0" w:space="0" w:color="auto"/>
            <w:bottom w:val="none" w:sz="0" w:space="0" w:color="auto"/>
            <w:right w:val="none" w:sz="0" w:space="0" w:color="auto"/>
          </w:divBdr>
        </w:div>
        <w:div w:id="403649830">
          <w:marLeft w:val="480"/>
          <w:marRight w:val="0"/>
          <w:marTop w:val="0"/>
          <w:marBottom w:val="0"/>
          <w:divBdr>
            <w:top w:val="none" w:sz="0" w:space="0" w:color="auto"/>
            <w:left w:val="none" w:sz="0" w:space="0" w:color="auto"/>
            <w:bottom w:val="none" w:sz="0" w:space="0" w:color="auto"/>
            <w:right w:val="none" w:sz="0" w:space="0" w:color="auto"/>
          </w:divBdr>
        </w:div>
        <w:div w:id="726491869">
          <w:marLeft w:val="480"/>
          <w:marRight w:val="0"/>
          <w:marTop w:val="0"/>
          <w:marBottom w:val="0"/>
          <w:divBdr>
            <w:top w:val="none" w:sz="0" w:space="0" w:color="auto"/>
            <w:left w:val="none" w:sz="0" w:space="0" w:color="auto"/>
            <w:bottom w:val="none" w:sz="0" w:space="0" w:color="auto"/>
            <w:right w:val="none" w:sz="0" w:space="0" w:color="auto"/>
          </w:divBdr>
        </w:div>
        <w:div w:id="804393083">
          <w:marLeft w:val="480"/>
          <w:marRight w:val="0"/>
          <w:marTop w:val="0"/>
          <w:marBottom w:val="0"/>
          <w:divBdr>
            <w:top w:val="none" w:sz="0" w:space="0" w:color="auto"/>
            <w:left w:val="none" w:sz="0" w:space="0" w:color="auto"/>
            <w:bottom w:val="none" w:sz="0" w:space="0" w:color="auto"/>
            <w:right w:val="none" w:sz="0" w:space="0" w:color="auto"/>
          </w:divBdr>
        </w:div>
        <w:div w:id="909998897">
          <w:marLeft w:val="480"/>
          <w:marRight w:val="0"/>
          <w:marTop w:val="0"/>
          <w:marBottom w:val="0"/>
          <w:divBdr>
            <w:top w:val="none" w:sz="0" w:space="0" w:color="auto"/>
            <w:left w:val="none" w:sz="0" w:space="0" w:color="auto"/>
            <w:bottom w:val="none" w:sz="0" w:space="0" w:color="auto"/>
            <w:right w:val="none" w:sz="0" w:space="0" w:color="auto"/>
          </w:divBdr>
        </w:div>
        <w:div w:id="924262973">
          <w:marLeft w:val="480"/>
          <w:marRight w:val="0"/>
          <w:marTop w:val="0"/>
          <w:marBottom w:val="0"/>
          <w:divBdr>
            <w:top w:val="none" w:sz="0" w:space="0" w:color="auto"/>
            <w:left w:val="none" w:sz="0" w:space="0" w:color="auto"/>
            <w:bottom w:val="none" w:sz="0" w:space="0" w:color="auto"/>
            <w:right w:val="none" w:sz="0" w:space="0" w:color="auto"/>
          </w:divBdr>
        </w:div>
        <w:div w:id="1050106605">
          <w:marLeft w:val="480"/>
          <w:marRight w:val="0"/>
          <w:marTop w:val="0"/>
          <w:marBottom w:val="0"/>
          <w:divBdr>
            <w:top w:val="none" w:sz="0" w:space="0" w:color="auto"/>
            <w:left w:val="none" w:sz="0" w:space="0" w:color="auto"/>
            <w:bottom w:val="none" w:sz="0" w:space="0" w:color="auto"/>
            <w:right w:val="none" w:sz="0" w:space="0" w:color="auto"/>
          </w:divBdr>
        </w:div>
        <w:div w:id="1112896238">
          <w:marLeft w:val="480"/>
          <w:marRight w:val="0"/>
          <w:marTop w:val="0"/>
          <w:marBottom w:val="0"/>
          <w:divBdr>
            <w:top w:val="none" w:sz="0" w:space="0" w:color="auto"/>
            <w:left w:val="none" w:sz="0" w:space="0" w:color="auto"/>
            <w:bottom w:val="none" w:sz="0" w:space="0" w:color="auto"/>
            <w:right w:val="none" w:sz="0" w:space="0" w:color="auto"/>
          </w:divBdr>
        </w:div>
        <w:div w:id="1151482111">
          <w:marLeft w:val="480"/>
          <w:marRight w:val="0"/>
          <w:marTop w:val="0"/>
          <w:marBottom w:val="0"/>
          <w:divBdr>
            <w:top w:val="none" w:sz="0" w:space="0" w:color="auto"/>
            <w:left w:val="none" w:sz="0" w:space="0" w:color="auto"/>
            <w:bottom w:val="none" w:sz="0" w:space="0" w:color="auto"/>
            <w:right w:val="none" w:sz="0" w:space="0" w:color="auto"/>
          </w:divBdr>
        </w:div>
        <w:div w:id="1198086393">
          <w:marLeft w:val="480"/>
          <w:marRight w:val="0"/>
          <w:marTop w:val="0"/>
          <w:marBottom w:val="0"/>
          <w:divBdr>
            <w:top w:val="none" w:sz="0" w:space="0" w:color="auto"/>
            <w:left w:val="none" w:sz="0" w:space="0" w:color="auto"/>
            <w:bottom w:val="none" w:sz="0" w:space="0" w:color="auto"/>
            <w:right w:val="none" w:sz="0" w:space="0" w:color="auto"/>
          </w:divBdr>
        </w:div>
        <w:div w:id="1225145405">
          <w:marLeft w:val="480"/>
          <w:marRight w:val="0"/>
          <w:marTop w:val="0"/>
          <w:marBottom w:val="0"/>
          <w:divBdr>
            <w:top w:val="none" w:sz="0" w:space="0" w:color="auto"/>
            <w:left w:val="none" w:sz="0" w:space="0" w:color="auto"/>
            <w:bottom w:val="none" w:sz="0" w:space="0" w:color="auto"/>
            <w:right w:val="none" w:sz="0" w:space="0" w:color="auto"/>
          </w:divBdr>
        </w:div>
        <w:div w:id="1235890307">
          <w:marLeft w:val="480"/>
          <w:marRight w:val="0"/>
          <w:marTop w:val="0"/>
          <w:marBottom w:val="0"/>
          <w:divBdr>
            <w:top w:val="none" w:sz="0" w:space="0" w:color="auto"/>
            <w:left w:val="none" w:sz="0" w:space="0" w:color="auto"/>
            <w:bottom w:val="none" w:sz="0" w:space="0" w:color="auto"/>
            <w:right w:val="none" w:sz="0" w:space="0" w:color="auto"/>
          </w:divBdr>
        </w:div>
        <w:div w:id="1241714506">
          <w:marLeft w:val="480"/>
          <w:marRight w:val="0"/>
          <w:marTop w:val="0"/>
          <w:marBottom w:val="0"/>
          <w:divBdr>
            <w:top w:val="none" w:sz="0" w:space="0" w:color="auto"/>
            <w:left w:val="none" w:sz="0" w:space="0" w:color="auto"/>
            <w:bottom w:val="none" w:sz="0" w:space="0" w:color="auto"/>
            <w:right w:val="none" w:sz="0" w:space="0" w:color="auto"/>
          </w:divBdr>
        </w:div>
        <w:div w:id="1258782629">
          <w:marLeft w:val="480"/>
          <w:marRight w:val="0"/>
          <w:marTop w:val="0"/>
          <w:marBottom w:val="0"/>
          <w:divBdr>
            <w:top w:val="none" w:sz="0" w:space="0" w:color="auto"/>
            <w:left w:val="none" w:sz="0" w:space="0" w:color="auto"/>
            <w:bottom w:val="none" w:sz="0" w:space="0" w:color="auto"/>
            <w:right w:val="none" w:sz="0" w:space="0" w:color="auto"/>
          </w:divBdr>
        </w:div>
        <w:div w:id="1364360393">
          <w:marLeft w:val="480"/>
          <w:marRight w:val="0"/>
          <w:marTop w:val="0"/>
          <w:marBottom w:val="0"/>
          <w:divBdr>
            <w:top w:val="none" w:sz="0" w:space="0" w:color="auto"/>
            <w:left w:val="none" w:sz="0" w:space="0" w:color="auto"/>
            <w:bottom w:val="none" w:sz="0" w:space="0" w:color="auto"/>
            <w:right w:val="none" w:sz="0" w:space="0" w:color="auto"/>
          </w:divBdr>
        </w:div>
        <w:div w:id="1407652218">
          <w:marLeft w:val="480"/>
          <w:marRight w:val="0"/>
          <w:marTop w:val="0"/>
          <w:marBottom w:val="0"/>
          <w:divBdr>
            <w:top w:val="none" w:sz="0" w:space="0" w:color="auto"/>
            <w:left w:val="none" w:sz="0" w:space="0" w:color="auto"/>
            <w:bottom w:val="none" w:sz="0" w:space="0" w:color="auto"/>
            <w:right w:val="none" w:sz="0" w:space="0" w:color="auto"/>
          </w:divBdr>
        </w:div>
        <w:div w:id="1480152423">
          <w:marLeft w:val="480"/>
          <w:marRight w:val="0"/>
          <w:marTop w:val="0"/>
          <w:marBottom w:val="0"/>
          <w:divBdr>
            <w:top w:val="none" w:sz="0" w:space="0" w:color="auto"/>
            <w:left w:val="none" w:sz="0" w:space="0" w:color="auto"/>
            <w:bottom w:val="none" w:sz="0" w:space="0" w:color="auto"/>
            <w:right w:val="none" w:sz="0" w:space="0" w:color="auto"/>
          </w:divBdr>
        </w:div>
        <w:div w:id="1486313861">
          <w:marLeft w:val="480"/>
          <w:marRight w:val="0"/>
          <w:marTop w:val="0"/>
          <w:marBottom w:val="0"/>
          <w:divBdr>
            <w:top w:val="none" w:sz="0" w:space="0" w:color="auto"/>
            <w:left w:val="none" w:sz="0" w:space="0" w:color="auto"/>
            <w:bottom w:val="none" w:sz="0" w:space="0" w:color="auto"/>
            <w:right w:val="none" w:sz="0" w:space="0" w:color="auto"/>
          </w:divBdr>
        </w:div>
        <w:div w:id="1528524416">
          <w:marLeft w:val="480"/>
          <w:marRight w:val="0"/>
          <w:marTop w:val="0"/>
          <w:marBottom w:val="0"/>
          <w:divBdr>
            <w:top w:val="none" w:sz="0" w:space="0" w:color="auto"/>
            <w:left w:val="none" w:sz="0" w:space="0" w:color="auto"/>
            <w:bottom w:val="none" w:sz="0" w:space="0" w:color="auto"/>
            <w:right w:val="none" w:sz="0" w:space="0" w:color="auto"/>
          </w:divBdr>
        </w:div>
        <w:div w:id="1541168397">
          <w:marLeft w:val="480"/>
          <w:marRight w:val="0"/>
          <w:marTop w:val="0"/>
          <w:marBottom w:val="0"/>
          <w:divBdr>
            <w:top w:val="none" w:sz="0" w:space="0" w:color="auto"/>
            <w:left w:val="none" w:sz="0" w:space="0" w:color="auto"/>
            <w:bottom w:val="none" w:sz="0" w:space="0" w:color="auto"/>
            <w:right w:val="none" w:sz="0" w:space="0" w:color="auto"/>
          </w:divBdr>
        </w:div>
        <w:div w:id="1543589689">
          <w:marLeft w:val="480"/>
          <w:marRight w:val="0"/>
          <w:marTop w:val="0"/>
          <w:marBottom w:val="0"/>
          <w:divBdr>
            <w:top w:val="none" w:sz="0" w:space="0" w:color="auto"/>
            <w:left w:val="none" w:sz="0" w:space="0" w:color="auto"/>
            <w:bottom w:val="none" w:sz="0" w:space="0" w:color="auto"/>
            <w:right w:val="none" w:sz="0" w:space="0" w:color="auto"/>
          </w:divBdr>
        </w:div>
        <w:div w:id="1612084857">
          <w:marLeft w:val="480"/>
          <w:marRight w:val="0"/>
          <w:marTop w:val="0"/>
          <w:marBottom w:val="0"/>
          <w:divBdr>
            <w:top w:val="none" w:sz="0" w:space="0" w:color="auto"/>
            <w:left w:val="none" w:sz="0" w:space="0" w:color="auto"/>
            <w:bottom w:val="none" w:sz="0" w:space="0" w:color="auto"/>
            <w:right w:val="none" w:sz="0" w:space="0" w:color="auto"/>
          </w:divBdr>
        </w:div>
        <w:div w:id="1619290511">
          <w:marLeft w:val="480"/>
          <w:marRight w:val="0"/>
          <w:marTop w:val="0"/>
          <w:marBottom w:val="0"/>
          <w:divBdr>
            <w:top w:val="none" w:sz="0" w:space="0" w:color="auto"/>
            <w:left w:val="none" w:sz="0" w:space="0" w:color="auto"/>
            <w:bottom w:val="none" w:sz="0" w:space="0" w:color="auto"/>
            <w:right w:val="none" w:sz="0" w:space="0" w:color="auto"/>
          </w:divBdr>
        </w:div>
        <w:div w:id="1632980629">
          <w:marLeft w:val="480"/>
          <w:marRight w:val="0"/>
          <w:marTop w:val="0"/>
          <w:marBottom w:val="0"/>
          <w:divBdr>
            <w:top w:val="none" w:sz="0" w:space="0" w:color="auto"/>
            <w:left w:val="none" w:sz="0" w:space="0" w:color="auto"/>
            <w:bottom w:val="none" w:sz="0" w:space="0" w:color="auto"/>
            <w:right w:val="none" w:sz="0" w:space="0" w:color="auto"/>
          </w:divBdr>
        </w:div>
        <w:div w:id="1685551575">
          <w:marLeft w:val="480"/>
          <w:marRight w:val="0"/>
          <w:marTop w:val="0"/>
          <w:marBottom w:val="0"/>
          <w:divBdr>
            <w:top w:val="none" w:sz="0" w:space="0" w:color="auto"/>
            <w:left w:val="none" w:sz="0" w:space="0" w:color="auto"/>
            <w:bottom w:val="none" w:sz="0" w:space="0" w:color="auto"/>
            <w:right w:val="none" w:sz="0" w:space="0" w:color="auto"/>
          </w:divBdr>
        </w:div>
        <w:div w:id="1797136447">
          <w:marLeft w:val="480"/>
          <w:marRight w:val="0"/>
          <w:marTop w:val="0"/>
          <w:marBottom w:val="0"/>
          <w:divBdr>
            <w:top w:val="none" w:sz="0" w:space="0" w:color="auto"/>
            <w:left w:val="none" w:sz="0" w:space="0" w:color="auto"/>
            <w:bottom w:val="none" w:sz="0" w:space="0" w:color="auto"/>
            <w:right w:val="none" w:sz="0" w:space="0" w:color="auto"/>
          </w:divBdr>
        </w:div>
        <w:div w:id="1801142464">
          <w:marLeft w:val="480"/>
          <w:marRight w:val="0"/>
          <w:marTop w:val="0"/>
          <w:marBottom w:val="0"/>
          <w:divBdr>
            <w:top w:val="none" w:sz="0" w:space="0" w:color="auto"/>
            <w:left w:val="none" w:sz="0" w:space="0" w:color="auto"/>
            <w:bottom w:val="none" w:sz="0" w:space="0" w:color="auto"/>
            <w:right w:val="none" w:sz="0" w:space="0" w:color="auto"/>
          </w:divBdr>
        </w:div>
        <w:div w:id="1818180376">
          <w:marLeft w:val="480"/>
          <w:marRight w:val="0"/>
          <w:marTop w:val="0"/>
          <w:marBottom w:val="0"/>
          <w:divBdr>
            <w:top w:val="none" w:sz="0" w:space="0" w:color="auto"/>
            <w:left w:val="none" w:sz="0" w:space="0" w:color="auto"/>
            <w:bottom w:val="none" w:sz="0" w:space="0" w:color="auto"/>
            <w:right w:val="none" w:sz="0" w:space="0" w:color="auto"/>
          </w:divBdr>
        </w:div>
        <w:div w:id="1841652219">
          <w:marLeft w:val="480"/>
          <w:marRight w:val="0"/>
          <w:marTop w:val="0"/>
          <w:marBottom w:val="0"/>
          <w:divBdr>
            <w:top w:val="none" w:sz="0" w:space="0" w:color="auto"/>
            <w:left w:val="none" w:sz="0" w:space="0" w:color="auto"/>
            <w:bottom w:val="none" w:sz="0" w:space="0" w:color="auto"/>
            <w:right w:val="none" w:sz="0" w:space="0" w:color="auto"/>
          </w:divBdr>
        </w:div>
        <w:div w:id="1876388270">
          <w:marLeft w:val="480"/>
          <w:marRight w:val="0"/>
          <w:marTop w:val="0"/>
          <w:marBottom w:val="0"/>
          <w:divBdr>
            <w:top w:val="none" w:sz="0" w:space="0" w:color="auto"/>
            <w:left w:val="none" w:sz="0" w:space="0" w:color="auto"/>
            <w:bottom w:val="none" w:sz="0" w:space="0" w:color="auto"/>
            <w:right w:val="none" w:sz="0" w:space="0" w:color="auto"/>
          </w:divBdr>
        </w:div>
        <w:div w:id="1923023965">
          <w:marLeft w:val="480"/>
          <w:marRight w:val="0"/>
          <w:marTop w:val="0"/>
          <w:marBottom w:val="0"/>
          <w:divBdr>
            <w:top w:val="none" w:sz="0" w:space="0" w:color="auto"/>
            <w:left w:val="none" w:sz="0" w:space="0" w:color="auto"/>
            <w:bottom w:val="none" w:sz="0" w:space="0" w:color="auto"/>
            <w:right w:val="none" w:sz="0" w:space="0" w:color="auto"/>
          </w:divBdr>
        </w:div>
        <w:div w:id="1952349632">
          <w:marLeft w:val="480"/>
          <w:marRight w:val="0"/>
          <w:marTop w:val="0"/>
          <w:marBottom w:val="0"/>
          <w:divBdr>
            <w:top w:val="none" w:sz="0" w:space="0" w:color="auto"/>
            <w:left w:val="none" w:sz="0" w:space="0" w:color="auto"/>
            <w:bottom w:val="none" w:sz="0" w:space="0" w:color="auto"/>
            <w:right w:val="none" w:sz="0" w:space="0" w:color="auto"/>
          </w:divBdr>
        </w:div>
        <w:div w:id="1988439656">
          <w:marLeft w:val="480"/>
          <w:marRight w:val="0"/>
          <w:marTop w:val="0"/>
          <w:marBottom w:val="0"/>
          <w:divBdr>
            <w:top w:val="none" w:sz="0" w:space="0" w:color="auto"/>
            <w:left w:val="none" w:sz="0" w:space="0" w:color="auto"/>
            <w:bottom w:val="none" w:sz="0" w:space="0" w:color="auto"/>
            <w:right w:val="none" w:sz="0" w:space="0" w:color="auto"/>
          </w:divBdr>
        </w:div>
        <w:div w:id="2001736798">
          <w:marLeft w:val="480"/>
          <w:marRight w:val="0"/>
          <w:marTop w:val="0"/>
          <w:marBottom w:val="0"/>
          <w:divBdr>
            <w:top w:val="none" w:sz="0" w:space="0" w:color="auto"/>
            <w:left w:val="none" w:sz="0" w:space="0" w:color="auto"/>
            <w:bottom w:val="none" w:sz="0" w:space="0" w:color="auto"/>
            <w:right w:val="none" w:sz="0" w:space="0" w:color="auto"/>
          </w:divBdr>
        </w:div>
        <w:div w:id="2032563189">
          <w:marLeft w:val="480"/>
          <w:marRight w:val="0"/>
          <w:marTop w:val="0"/>
          <w:marBottom w:val="0"/>
          <w:divBdr>
            <w:top w:val="none" w:sz="0" w:space="0" w:color="auto"/>
            <w:left w:val="none" w:sz="0" w:space="0" w:color="auto"/>
            <w:bottom w:val="none" w:sz="0" w:space="0" w:color="auto"/>
            <w:right w:val="none" w:sz="0" w:space="0" w:color="auto"/>
          </w:divBdr>
        </w:div>
        <w:div w:id="2129548068">
          <w:marLeft w:val="480"/>
          <w:marRight w:val="0"/>
          <w:marTop w:val="0"/>
          <w:marBottom w:val="0"/>
          <w:divBdr>
            <w:top w:val="none" w:sz="0" w:space="0" w:color="auto"/>
            <w:left w:val="none" w:sz="0" w:space="0" w:color="auto"/>
            <w:bottom w:val="none" w:sz="0" w:space="0" w:color="auto"/>
            <w:right w:val="none" w:sz="0" w:space="0" w:color="auto"/>
          </w:divBdr>
        </w:div>
      </w:divsChild>
    </w:div>
    <w:div w:id="267472896">
      <w:marLeft w:val="480"/>
      <w:marRight w:val="0"/>
      <w:marTop w:val="0"/>
      <w:marBottom w:val="0"/>
      <w:divBdr>
        <w:top w:val="none" w:sz="0" w:space="0" w:color="auto"/>
        <w:left w:val="none" w:sz="0" w:space="0" w:color="auto"/>
        <w:bottom w:val="none" w:sz="0" w:space="0" w:color="auto"/>
        <w:right w:val="none" w:sz="0" w:space="0" w:color="auto"/>
      </w:divBdr>
    </w:div>
    <w:div w:id="267591177">
      <w:marLeft w:val="480"/>
      <w:marRight w:val="0"/>
      <w:marTop w:val="0"/>
      <w:marBottom w:val="0"/>
      <w:divBdr>
        <w:top w:val="none" w:sz="0" w:space="0" w:color="auto"/>
        <w:left w:val="none" w:sz="0" w:space="0" w:color="auto"/>
        <w:bottom w:val="none" w:sz="0" w:space="0" w:color="auto"/>
        <w:right w:val="none" w:sz="0" w:space="0" w:color="auto"/>
      </w:divBdr>
    </w:div>
    <w:div w:id="268896552">
      <w:marLeft w:val="480"/>
      <w:marRight w:val="0"/>
      <w:marTop w:val="0"/>
      <w:marBottom w:val="0"/>
      <w:divBdr>
        <w:top w:val="none" w:sz="0" w:space="0" w:color="auto"/>
        <w:left w:val="none" w:sz="0" w:space="0" w:color="auto"/>
        <w:bottom w:val="none" w:sz="0" w:space="0" w:color="auto"/>
        <w:right w:val="none" w:sz="0" w:space="0" w:color="auto"/>
      </w:divBdr>
    </w:div>
    <w:div w:id="270824017">
      <w:marLeft w:val="640"/>
      <w:marRight w:val="0"/>
      <w:marTop w:val="0"/>
      <w:marBottom w:val="0"/>
      <w:divBdr>
        <w:top w:val="none" w:sz="0" w:space="0" w:color="auto"/>
        <w:left w:val="none" w:sz="0" w:space="0" w:color="auto"/>
        <w:bottom w:val="none" w:sz="0" w:space="0" w:color="auto"/>
        <w:right w:val="none" w:sz="0" w:space="0" w:color="auto"/>
      </w:divBdr>
    </w:div>
    <w:div w:id="271280650">
      <w:bodyDiv w:val="1"/>
      <w:marLeft w:val="0"/>
      <w:marRight w:val="0"/>
      <w:marTop w:val="0"/>
      <w:marBottom w:val="0"/>
      <w:divBdr>
        <w:top w:val="none" w:sz="0" w:space="0" w:color="auto"/>
        <w:left w:val="none" w:sz="0" w:space="0" w:color="auto"/>
        <w:bottom w:val="none" w:sz="0" w:space="0" w:color="auto"/>
        <w:right w:val="none" w:sz="0" w:space="0" w:color="auto"/>
      </w:divBdr>
      <w:divsChild>
        <w:div w:id="1320692062">
          <w:marLeft w:val="640"/>
          <w:marRight w:val="0"/>
          <w:marTop w:val="0"/>
          <w:marBottom w:val="0"/>
          <w:divBdr>
            <w:top w:val="none" w:sz="0" w:space="0" w:color="auto"/>
            <w:left w:val="none" w:sz="0" w:space="0" w:color="auto"/>
            <w:bottom w:val="none" w:sz="0" w:space="0" w:color="auto"/>
            <w:right w:val="none" w:sz="0" w:space="0" w:color="auto"/>
          </w:divBdr>
        </w:div>
        <w:div w:id="434520103">
          <w:marLeft w:val="640"/>
          <w:marRight w:val="0"/>
          <w:marTop w:val="0"/>
          <w:marBottom w:val="0"/>
          <w:divBdr>
            <w:top w:val="none" w:sz="0" w:space="0" w:color="auto"/>
            <w:left w:val="none" w:sz="0" w:space="0" w:color="auto"/>
            <w:bottom w:val="none" w:sz="0" w:space="0" w:color="auto"/>
            <w:right w:val="none" w:sz="0" w:space="0" w:color="auto"/>
          </w:divBdr>
        </w:div>
        <w:div w:id="526873791">
          <w:marLeft w:val="640"/>
          <w:marRight w:val="0"/>
          <w:marTop w:val="0"/>
          <w:marBottom w:val="0"/>
          <w:divBdr>
            <w:top w:val="none" w:sz="0" w:space="0" w:color="auto"/>
            <w:left w:val="none" w:sz="0" w:space="0" w:color="auto"/>
            <w:bottom w:val="none" w:sz="0" w:space="0" w:color="auto"/>
            <w:right w:val="none" w:sz="0" w:space="0" w:color="auto"/>
          </w:divBdr>
        </w:div>
        <w:div w:id="1701280174">
          <w:marLeft w:val="640"/>
          <w:marRight w:val="0"/>
          <w:marTop w:val="0"/>
          <w:marBottom w:val="0"/>
          <w:divBdr>
            <w:top w:val="none" w:sz="0" w:space="0" w:color="auto"/>
            <w:left w:val="none" w:sz="0" w:space="0" w:color="auto"/>
            <w:bottom w:val="none" w:sz="0" w:space="0" w:color="auto"/>
            <w:right w:val="none" w:sz="0" w:space="0" w:color="auto"/>
          </w:divBdr>
        </w:div>
        <w:div w:id="543567537">
          <w:marLeft w:val="640"/>
          <w:marRight w:val="0"/>
          <w:marTop w:val="0"/>
          <w:marBottom w:val="0"/>
          <w:divBdr>
            <w:top w:val="none" w:sz="0" w:space="0" w:color="auto"/>
            <w:left w:val="none" w:sz="0" w:space="0" w:color="auto"/>
            <w:bottom w:val="none" w:sz="0" w:space="0" w:color="auto"/>
            <w:right w:val="none" w:sz="0" w:space="0" w:color="auto"/>
          </w:divBdr>
        </w:div>
        <w:div w:id="876353903">
          <w:marLeft w:val="640"/>
          <w:marRight w:val="0"/>
          <w:marTop w:val="0"/>
          <w:marBottom w:val="0"/>
          <w:divBdr>
            <w:top w:val="none" w:sz="0" w:space="0" w:color="auto"/>
            <w:left w:val="none" w:sz="0" w:space="0" w:color="auto"/>
            <w:bottom w:val="none" w:sz="0" w:space="0" w:color="auto"/>
            <w:right w:val="none" w:sz="0" w:space="0" w:color="auto"/>
          </w:divBdr>
        </w:div>
        <w:div w:id="1992903896">
          <w:marLeft w:val="640"/>
          <w:marRight w:val="0"/>
          <w:marTop w:val="0"/>
          <w:marBottom w:val="0"/>
          <w:divBdr>
            <w:top w:val="none" w:sz="0" w:space="0" w:color="auto"/>
            <w:left w:val="none" w:sz="0" w:space="0" w:color="auto"/>
            <w:bottom w:val="none" w:sz="0" w:space="0" w:color="auto"/>
            <w:right w:val="none" w:sz="0" w:space="0" w:color="auto"/>
          </w:divBdr>
        </w:div>
        <w:div w:id="458108123">
          <w:marLeft w:val="640"/>
          <w:marRight w:val="0"/>
          <w:marTop w:val="0"/>
          <w:marBottom w:val="0"/>
          <w:divBdr>
            <w:top w:val="none" w:sz="0" w:space="0" w:color="auto"/>
            <w:left w:val="none" w:sz="0" w:space="0" w:color="auto"/>
            <w:bottom w:val="none" w:sz="0" w:space="0" w:color="auto"/>
            <w:right w:val="none" w:sz="0" w:space="0" w:color="auto"/>
          </w:divBdr>
        </w:div>
        <w:div w:id="57821587">
          <w:marLeft w:val="640"/>
          <w:marRight w:val="0"/>
          <w:marTop w:val="0"/>
          <w:marBottom w:val="0"/>
          <w:divBdr>
            <w:top w:val="none" w:sz="0" w:space="0" w:color="auto"/>
            <w:left w:val="none" w:sz="0" w:space="0" w:color="auto"/>
            <w:bottom w:val="none" w:sz="0" w:space="0" w:color="auto"/>
            <w:right w:val="none" w:sz="0" w:space="0" w:color="auto"/>
          </w:divBdr>
        </w:div>
        <w:div w:id="205336236">
          <w:marLeft w:val="640"/>
          <w:marRight w:val="0"/>
          <w:marTop w:val="0"/>
          <w:marBottom w:val="0"/>
          <w:divBdr>
            <w:top w:val="none" w:sz="0" w:space="0" w:color="auto"/>
            <w:left w:val="none" w:sz="0" w:space="0" w:color="auto"/>
            <w:bottom w:val="none" w:sz="0" w:space="0" w:color="auto"/>
            <w:right w:val="none" w:sz="0" w:space="0" w:color="auto"/>
          </w:divBdr>
        </w:div>
        <w:div w:id="460459486">
          <w:marLeft w:val="640"/>
          <w:marRight w:val="0"/>
          <w:marTop w:val="0"/>
          <w:marBottom w:val="0"/>
          <w:divBdr>
            <w:top w:val="none" w:sz="0" w:space="0" w:color="auto"/>
            <w:left w:val="none" w:sz="0" w:space="0" w:color="auto"/>
            <w:bottom w:val="none" w:sz="0" w:space="0" w:color="auto"/>
            <w:right w:val="none" w:sz="0" w:space="0" w:color="auto"/>
          </w:divBdr>
        </w:div>
        <w:div w:id="1847136042">
          <w:marLeft w:val="640"/>
          <w:marRight w:val="0"/>
          <w:marTop w:val="0"/>
          <w:marBottom w:val="0"/>
          <w:divBdr>
            <w:top w:val="none" w:sz="0" w:space="0" w:color="auto"/>
            <w:left w:val="none" w:sz="0" w:space="0" w:color="auto"/>
            <w:bottom w:val="none" w:sz="0" w:space="0" w:color="auto"/>
            <w:right w:val="none" w:sz="0" w:space="0" w:color="auto"/>
          </w:divBdr>
        </w:div>
        <w:div w:id="472870778">
          <w:marLeft w:val="640"/>
          <w:marRight w:val="0"/>
          <w:marTop w:val="0"/>
          <w:marBottom w:val="0"/>
          <w:divBdr>
            <w:top w:val="none" w:sz="0" w:space="0" w:color="auto"/>
            <w:left w:val="none" w:sz="0" w:space="0" w:color="auto"/>
            <w:bottom w:val="none" w:sz="0" w:space="0" w:color="auto"/>
            <w:right w:val="none" w:sz="0" w:space="0" w:color="auto"/>
          </w:divBdr>
        </w:div>
        <w:div w:id="1314985631">
          <w:marLeft w:val="640"/>
          <w:marRight w:val="0"/>
          <w:marTop w:val="0"/>
          <w:marBottom w:val="0"/>
          <w:divBdr>
            <w:top w:val="none" w:sz="0" w:space="0" w:color="auto"/>
            <w:left w:val="none" w:sz="0" w:space="0" w:color="auto"/>
            <w:bottom w:val="none" w:sz="0" w:space="0" w:color="auto"/>
            <w:right w:val="none" w:sz="0" w:space="0" w:color="auto"/>
          </w:divBdr>
        </w:div>
        <w:div w:id="760295360">
          <w:marLeft w:val="640"/>
          <w:marRight w:val="0"/>
          <w:marTop w:val="0"/>
          <w:marBottom w:val="0"/>
          <w:divBdr>
            <w:top w:val="none" w:sz="0" w:space="0" w:color="auto"/>
            <w:left w:val="none" w:sz="0" w:space="0" w:color="auto"/>
            <w:bottom w:val="none" w:sz="0" w:space="0" w:color="auto"/>
            <w:right w:val="none" w:sz="0" w:space="0" w:color="auto"/>
          </w:divBdr>
        </w:div>
        <w:div w:id="237135440">
          <w:marLeft w:val="640"/>
          <w:marRight w:val="0"/>
          <w:marTop w:val="0"/>
          <w:marBottom w:val="0"/>
          <w:divBdr>
            <w:top w:val="none" w:sz="0" w:space="0" w:color="auto"/>
            <w:left w:val="none" w:sz="0" w:space="0" w:color="auto"/>
            <w:bottom w:val="none" w:sz="0" w:space="0" w:color="auto"/>
            <w:right w:val="none" w:sz="0" w:space="0" w:color="auto"/>
          </w:divBdr>
        </w:div>
        <w:div w:id="1354183284">
          <w:marLeft w:val="640"/>
          <w:marRight w:val="0"/>
          <w:marTop w:val="0"/>
          <w:marBottom w:val="0"/>
          <w:divBdr>
            <w:top w:val="none" w:sz="0" w:space="0" w:color="auto"/>
            <w:left w:val="none" w:sz="0" w:space="0" w:color="auto"/>
            <w:bottom w:val="none" w:sz="0" w:space="0" w:color="auto"/>
            <w:right w:val="none" w:sz="0" w:space="0" w:color="auto"/>
          </w:divBdr>
        </w:div>
        <w:div w:id="1807812612">
          <w:marLeft w:val="640"/>
          <w:marRight w:val="0"/>
          <w:marTop w:val="0"/>
          <w:marBottom w:val="0"/>
          <w:divBdr>
            <w:top w:val="none" w:sz="0" w:space="0" w:color="auto"/>
            <w:left w:val="none" w:sz="0" w:space="0" w:color="auto"/>
            <w:bottom w:val="none" w:sz="0" w:space="0" w:color="auto"/>
            <w:right w:val="none" w:sz="0" w:space="0" w:color="auto"/>
          </w:divBdr>
        </w:div>
        <w:div w:id="1026563896">
          <w:marLeft w:val="640"/>
          <w:marRight w:val="0"/>
          <w:marTop w:val="0"/>
          <w:marBottom w:val="0"/>
          <w:divBdr>
            <w:top w:val="none" w:sz="0" w:space="0" w:color="auto"/>
            <w:left w:val="none" w:sz="0" w:space="0" w:color="auto"/>
            <w:bottom w:val="none" w:sz="0" w:space="0" w:color="auto"/>
            <w:right w:val="none" w:sz="0" w:space="0" w:color="auto"/>
          </w:divBdr>
        </w:div>
        <w:div w:id="213734668">
          <w:marLeft w:val="640"/>
          <w:marRight w:val="0"/>
          <w:marTop w:val="0"/>
          <w:marBottom w:val="0"/>
          <w:divBdr>
            <w:top w:val="none" w:sz="0" w:space="0" w:color="auto"/>
            <w:left w:val="none" w:sz="0" w:space="0" w:color="auto"/>
            <w:bottom w:val="none" w:sz="0" w:space="0" w:color="auto"/>
            <w:right w:val="none" w:sz="0" w:space="0" w:color="auto"/>
          </w:divBdr>
        </w:div>
        <w:div w:id="1859849014">
          <w:marLeft w:val="640"/>
          <w:marRight w:val="0"/>
          <w:marTop w:val="0"/>
          <w:marBottom w:val="0"/>
          <w:divBdr>
            <w:top w:val="none" w:sz="0" w:space="0" w:color="auto"/>
            <w:left w:val="none" w:sz="0" w:space="0" w:color="auto"/>
            <w:bottom w:val="none" w:sz="0" w:space="0" w:color="auto"/>
            <w:right w:val="none" w:sz="0" w:space="0" w:color="auto"/>
          </w:divBdr>
        </w:div>
        <w:div w:id="1239638117">
          <w:marLeft w:val="640"/>
          <w:marRight w:val="0"/>
          <w:marTop w:val="0"/>
          <w:marBottom w:val="0"/>
          <w:divBdr>
            <w:top w:val="none" w:sz="0" w:space="0" w:color="auto"/>
            <w:left w:val="none" w:sz="0" w:space="0" w:color="auto"/>
            <w:bottom w:val="none" w:sz="0" w:space="0" w:color="auto"/>
            <w:right w:val="none" w:sz="0" w:space="0" w:color="auto"/>
          </w:divBdr>
        </w:div>
        <w:div w:id="1769278211">
          <w:marLeft w:val="640"/>
          <w:marRight w:val="0"/>
          <w:marTop w:val="0"/>
          <w:marBottom w:val="0"/>
          <w:divBdr>
            <w:top w:val="none" w:sz="0" w:space="0" w:color="auto"/>
            <w:left w:val="none" w:sz="0" w:space="0" w:color="auto"/>
            <w:bottom w:val="none" w:sz="0" w:space="0" w:color="auto"/>
            <w:right w:val="none" w:sz="0" w:space="0" w:color="auto"/>
          </w:divBdr>
        </w:div>
        <w:div w:id="1684892110">
          <w:marLeft w:val="640"/>
          <w:marRight w:val="0"/>
          <w:marTop w:val="0"/>
          <w:marBottom w:val="0"/>
          <w:divBdr>
            <w:top w:val="none" w:sz="0" w:space="0" w:color="auto"/>
            <w:left w:val="none" w:sz="0" w:space="0" w:color="auto"/>
            <w:bottom w:val="none" w:sz="0" w:space="0" w:color="auto"/>
            <w:right w:val="none" w:sz="0" w:space="0" w:color="auto"/>
          </w:divBdr>
        </w:div>
        <w:div w:id="1163934060">
          <w:marLeft w:val="640"/>
          <w:marRight w:val="0"/>
          <w:marTop w:val="0"/>
          <w:marBottom w:val="0"/>
          <w:divBdr>
            <w:top w:val="none" w:sz="0" w:space="0" w:color="auto"/>
            <w:left w:val="none" w:sz="0" w:space="0" w:color="auto"/>
            <w:bottom w:val="none" w:sz="0" w:space="0" w:color="auto"/>
            <w:right w:val="none" w:sz="0" w:space="0" w:color="auto"/>
          </w:divBdr>
        </w:div>
        <w:div w:id="763571304">
          <w:marLeft w:val="640"/>
          <w:marRight w:val="0"/>
          <w:marTop w:val="0"/>
          <w:marBottom w:val="0"/>
          <w:divBdr>
            <w:top w:val="none" w:sz="0" w:space="0" w:color="auto"/>
            <w:left w:val="none" w:sz="0" w:space="0" w:color="auto"/>
            <w:bottom w:val="none" w:sz="0" w:space="0" w:color="auto"/>
            <w:right w:val="none" w:sz="0" w:space="0" w:color="auto"/>
          </w:divBdr>
        </w:div>
        <w:div w:id="1549610626">
          <w:marLeft w:val="640"/>
          <w:marRight w:val="0"/>
          <w:marTop w:val="0"/>
          <w:marBottom w:val="0"/>
          <w:divBdr>
            <w:top w:val="none" w:sz="0" w:space="0" w:color="auto"/>
            <w:left w:val="none" w:sz="0" w:space="0" w:color="auto"/>
            <w:bottom w:val="none" w:sz="0" w:space="0" w:color="auto"/>
            <w:right w:val="none" w:sz="0" w:space="0" w:color="auto"/>
          </w:divBdr>
        </w:div>
        <w:div w:id="193033540">
          <w:marLeft w:val="640"/>
          <w:marRight w:val="0"/>
          <w:marTop w:val="0"/>
          <w:marBottom w:val="0"/>
          <w:divBdr>
            <w:top w:val="none" w:sz="0" w:space="0" w:color="auto"/>
            <w:left w:val="none" w:sz="0" w:space="0" w:color="auto"/>
            <w:bottom w:val="none" w:sz="0" w:space="0" w:color="auto"/>
            <w:right w:val="none" w:sz="0" w:space="0" w:color="auto"/>
          </w:divBdr>
        </w:div>
        <w:div w:id="2076583492">
          <w:marLeft w:val="640"/>
          <w:marRight w:val="0"/>
          <w:marTop w:val="0"/>
          <w:marBottom w:val="0"/>
          <w:divBdr>
            <w:top w:val="none" w:sz="0" w:space="0" w:color="auto"/>
            <w:left w:val="none" w:sz="0" w:space="0" w:color="auto"/>
            <w:bottom w:val="none" w:sz="0" w:space="0" w:color="auto"/>
            <w:right w:val="none" w:sz="0" w:space="0" w:color="auto"/>
          </w:divBdr>
        </w:div>
        <w:div w:id="444353572">
          <w:marLeft w:val="640"/>
          <w:marRight w:val="0"/>
          <w:marTop w:val="0"/>
          <w:marBottom w:val="0"/>
          <w:divBdr>
            <w:top w:val="none" w:sz="0" w:space="0" w:color="auto"/>
            <w:left w:val="none" w:sz="0" w:space="0" w:color="auto"/>
            <w:bottom w:val="none" w:sz="0" w:space="0" w:color="auto"/>
            <w:right w:val="none" w:sz="0" w:space="0" w:color="auto"/>
          </w:divBdr>
        </w:div>
        <w:div w:id="296839482">
          <w:marLeft w:val="640"/>
          <w:marRight w:val="0"/>
          <w:marTop w:val="0"/>
          <w:marBottom w:val="0"/>
          <w:divBdr>
            <w:top w:val="none" w:sz="0" w:space="0" w:color="auto"/>
            <w:left w:val="none" w:sz="0" w:space="0" w:color="auto"/>
            <w:bottom w:val="none" w:sz="0" w:space="0" w:color="auto"/>
            <w:right w:val="none" w:sz="0" w:space="0" w:color="auto"/>
          </w:divBdr>
        </w:div>
        <w:div w:id="1214535251">
          <w:marLeft w:val="640"/>
          <w:marRight w:val="0"/>
          <w:marTop w:val="0"/>
          <w:marBottom w:val="0"/>
          <w:divBdr>
            <w:top w:val="none" w:sz="0" w:space="0" w:color="auto"/>
            <w:left w:val="none" w:sz="0" w:space="0" w:color="auto"/>
            <w:bottom w:val="none" w:sz="0" w:space="0" w:color="auto"/>
            <w:right w:val="none" w:sz="0" w:space="0" w:color="auto"/>
          </w:divBdr>
        </w:div>
        <w:div w:id="1272131702">
          <w:marLeft w:val="640"/>
          <w:marRight w:val="0"/>
          <w:marTop w:val="0"/>
          <w:marBottom w:val="0"/>
          <w:divBdr>
            <w:top w:val="none" w:sz="0" w:space="0" w:color="auto"/>
            <w:left w:val="none" w:sz="0" w:space="0" w:color="auto"/>
            <w:bottom w:val="none" w:sz="0" w:space="0" w:color="auto"/>
            <w:right w:val="none" w:sz="0" w:space="0" w:color="auto"/>
          </w:divBdr>
        </w:div>
        <w:div w:id="1185172666">
          <w:marLeft w:val="640"/>
          <w:marRight w:val="0"/>
          <w:marTop w:val="0"/>
          <w:marBottom w:val="0"/>
          <w:divBdr>
            <w:top w:val="none" w:sz="0" w:space="0" w:color="auto"/>
            <w:left w:val="none" w:sz="0" w:space="0" w:color="auto"/>
            <w:bottom w:val="none" w:sz="0" w:space="0" w:color="auto"/>
            <w:right w:val="none" w:sz="0" w:space="0" w:color="auto"/>
          </w:divBdr>
        </w:div>
        <w:div w:id="977106550">
          <w:marLeft w:val="640"/>
          <w:marRight w:val="0"/>
          <w:marTop w:val="0"/>
          <w:marBottom w:val="0"/>
          <w:divBdr>
            <w:top w:val="none" w:sz="0" w:space="0" w:color="auto"/>
            <w:left w:val="none" w:sz="0" w:space="0" w:color="auto"/>
            <w:bottom w:val="none" w:sz="0" w:space="0" w:color="auto"/>
            <w:right w:val="none" w:sz="0" w:space="0" w:color="auto"/>
          </w:divBdr>
        </w:div>
        <w:div w:id="1641763052">
          <w:marLeft w:val="640"/>
          <w:marRight w:val="0"/>
          <w:marTop w:val="0"/>
          <w:marBottom w:val="0"/>
          <w:divBdr>
            <w:top w:val="none" w:sz="0" w:space="0" w:color="auto"/>
            <w:left w:val="none" w:sz="0" w:space="0" w:color="auto"/>
            <w:bottom w:val="none" w:sz="0" w:space="0" w:color="auto"/>
            <w:right w:val="none" w:sz="0" w:space="0" w:color="auto"/>
          </w:divBdr>
        </w:div>
        <w:div w:id="1544444943">
          <w:marLeft w:val="640"/>
          <w:marRight w:val="0"/>
          <w:marTop w:val="0"/>
          <w:marBottom w:val="0"/>
          <w:divBdr>
            <w:top w:val="none" w:sz="0" w:space="0" w:color="auto"/>
            <w:left w:val="none" w:sz="0" w:space="0" w:color="auto"/>
            <w:bottom w:val="none" w:sz="0" w:space="0" w:color="auto"/>
            <w:right w:val="none" w:sz="0" w:space="0" w:color="auto"/>
          </w:divBdr>
        </w:div>
        <w:div w:id="2053921062">
          <w:marLeft w:val="640"/>
          <w:marRight w:val="0"/>
          <w:marTop w:val="0"/>
          <w:marBottom w:val="0"/>
          <w:divBdr>
            <w:top w:val="none" w:sz="0" w:space="0" w:color="auto"/>
            <w:left w:val="none" w:sz="0" w:space="0" w:color="auto"/>
            <w:bottom w:val="none" w:sz="0" w:space="0" w:color="auto"/>
            <w:right w:val="none" w:sz="0" w:space="0" w:color="auto"/>
          </w:divBdr>
        </w:div>
        <w:div w:id="671027596">
          <w:marLeft w:val="640"/>
          <w:marRight w:val="0"/>
          <w:marTop w:val="0"/>
          <w:marBottom w:val="0"/>
          <w:divBdr>
            <w:top w:val="none" w:sz="0" w:space="0" w:color="auto"/>
            <w:left w:val="none" w:sz="0" w:space="0" w:color="auto"/>
            <w:bottom w:val="none" w:sz="0" w:space="0" w:color="auto"/>
            <w:right w:val="none" w:sz="0" w:space="0" w:color="auto"/>
          </w:divBdr>
        </w:div>
        <w:div w:id="1011567405">
          <w:marLeft w:val="640"/>
          <w:marRight w:val="0"/>
          <w:marTop w:val="0"/>
          <w:marBottom w:val="0"/>
          <w:divBdr>
            <w:top w:val="none" w:sz="0" w:space="0" w:color="auto"/>
            <w:left w:val="none" w:sz="0" w:space="0" w:color="auto"/>
            <w:bottom w:val="none" w:sz="0" w:space="0" w:color="auto"/>
            <w:right w:val="none" w:sz="0" w:space="0" w:color="auto"/>
          </w:divBdr>
        </w:div>
        <w:div w:id="423914715">
          <w:marLeft w:val="640"/>
          <w:marRight w:val="0"/>
          <w:marTop w:val="0"/>
          <w:marBottom w:val="0"/>
          <w:divBdr>
            <w:top w:val="none" w:sz="0" w:space="0" w:color="auto"/>
            <w:left w:val="none" w:sz="0" w:space="0" w:color="auto"/>
            <w:bottom w:val="none" w:sz="0" w:space="0" w:color="auto"/>
            <w:right w:val="none" w:sz="0" w:space="0" w:color="auto"/>
          </w:divBdr>
        </w:div>
        <w:div w:id="2084907905">
          <w:marLeft w:val="640"/>
          <w:marRight w:val="0"/>
          <w:marTop w:val="0"/>
          <w:marBottom w:val="0"/>
          <w:divBdr>
            <w:top w:val="none" w:sz="0" w:space="0" w:color="auto"/>
            <w:left w:val="none" w:sz="0" w:space="0" w:color="auto"/>
            <w:bottom w:val="none" w:sz="0" w:space="0" w:color="auto"/>
            <w:right w:val="none" w:sz="0" w:space="0" w:color="auto"/>
          </w:divBdr>
        </w:div>
        <w:div w:id="1798723466">
          <w:marLeft w:val="640"/>
          <w:marRight w:val="0"/>
          <w:marTop w:val="0"/>
          <w:marBottom w:val="0"/>
          <w:divBdr>
            <w:top w:val="none" w:sz="0" w:space="0" w:color="auto"/>
            <w:left w:val="none" w:sz="0" w:space="0" w:color="auto"/>
            <w:bottom w:val="none" w:sz="0" w:space="0" w:color="auto"/>
            <w:right w:val="none" w:sz="0" w:space="0" w:color="auto"/>
          </w:divBdr>
        </w:div>
        <w:div w:id="471027301">
          <w:marLeft w:val="640"/>
          <w:marRight w:val="0"/>
          <w:marTop w:val="0"/>
          <w:marBottom w:val="0"/>
          <w:divBdr>
            <w:top w:val="none" w:sz="0" w:space="0" w:color="auto"/>
            <w:left w:val="none" w:sz="0" w:space="0" w:color="auto"/>
            <w:bottom w:val="none" w:sz="0" w:space="0" w:color="auto"/>
            <w:right w:val="none" w:sz="0" w:space="0" w:color="auto"/>
          </w:divBdr>
        </w:div>
        <w:div w:id="2125491495">
          <w:marLeft w:val="640"/>
          <w:marRight w:val="0"/>
          <w:marTop w:val="0"/>
          <w:marBottom w:val="0"/>
          <w:divBdr>
            <w:top w:val="none" w:sz="0" w:space="0" w:color="auto"/>
            <w:left w:val="none" w:sz="0" w:space="0" w:color="auto"/>
            <w:bottom w:val="none" w:sz="0" w:space="0" w:color="auto"/>
            <w:right w:val="none" w:sz="0" w:space="0" w:color="auto"/>
          </w:divBdr>
        </w:div>
        <w:div w:id="1544947873">
          <w:marLeft w:val="640"/>
          <w:marRight w:val="0"/>
          <w:marTop w:val="0"/>
          <w:marBottom w:val="0"/>
          <w:divBdr>
            <w:top w:val="none" w:sz="0" w:space="0" w:color="auto"/>
            <w:left w:val="none" w:sz="0" w:space="0" w:color="auto"/>
            <w:bottom w:val="none" w:sz="0" w:space="0" w:color="auto"/>
            <w:right w:val="none" w:sz="0" w:space="0" w:color="auto"/>
          </w:divBdr>
        </w:div>
        <w:div w:id="258493971">
          <w:marLeft w:val="640"/>
          <w:marRight w:val="0"/>
          <w:marTop w:val="0"/>
          <w:marBottom w:val="0"/>
          <w:divBdr>
            <w:top w:val="none" w:sz="0" w:space="0" w:color="auto"/>
            <w:left w:val="none" w:sz="0" w:space="0" w:color="auto"/>
            <w:bottom w:val="none" w:sz="0" w:space="0" w:color="auto"/>
            <w:right w:val="none" w:sz="0" w:space="0" w:color="auto"/>
          </w:divBdr>
        </w:div>
        <w:div w:id="476845234">
          <w:marLeft w:val="640"/>
          <w:marRight w:val="0"/>
          <w:marTop w:val="0"/>
          <w:marBottom w:val="0"/>
          <w:divBdr>
            <w:top w:val="none" w:sz="0" w:space="0" w:color="auto"/>
            <w:left w:val="none" w:sz="0" w:space="0" w:color="auto"/>
            <w:bottom w:val="none" w:sz="0" w:space="0" w:color="auto"/>
            <w:right w:val="none" w:sz="0" w:space="0" w:color="auto"/>
          </w:divBdr>
        </w:div>
        <w:div w:id="582884747">
          <w:marLeft w:val="640"/>
          <w:marRight w:val="0"/>
          <w:marTop w:val="0"/>
          <w:marBottom w:val="0"/>
          <w:divBdr>
            <w:top w:val="none" w:sz="0" w:space="0" w:color="auto"/>
            <w:left w:val="none" w:sz="0" w:space="0" w:color="auto"/>
            <w:bottom w:val="none" w:sz="0" w:space="0" w:color="auto"/>
            <w:right w:val="none" w:sz="0" w:space="0" w:color="auto"/>
          </w:divBdr>
        </w:div>
        <w:div w:id="692847899">
          <w:marLeft w:val="640"/>
          <w:marRight w:val="0"/>
          <w:marTop w:val="0"/>
          <w:marBottom w:val="0"/>
          <w:divBdr>
            <w:top w:val="none" w:sz="0" w:space="0" w:color="auto"/>
            <w:left w:val="none" w:sz="0" w:space="0" w:color="auto"/>
            <w:bottom w:val="none" w:sz="0" w:space="0" w:color="auto"/>
            <w:right w:val="none" w:sz="0" w:space="0" w:color="auto"/>
          </w:divBdr>
        </w:div>
        <w:div w:id="1222326015">
          <w:marLeft w:val="640"/>
          <w:marRight w:val="0"/>
          <w:marTop w:val="0"/>
          <w:marBottom w:val="0"/>
          <w:divBdr>
            <w:top w:val="none" w:sz="0" w:space="0" w:color="auto"/>
            <w:left w:val="none" w:sz="0" w:space="0" w:color="auto"/>
            <w:bottom w:val="none" w:sz="0" w:space="0" w:color="auto"/>
            <w:right w:val="none" w:sz="0" w:space="0" w:color="auto"/>
          </w:divBdr>
        </w:div>
        <w:div w:id="266667454">
          <w:marLeft w:val="640"/>
          <w:marRight w:val="0"/>
          <w:marTop w:val="0"/>
          <w:marBottom w:val="0"/>
          <w:divBdr>
            <w:top w:val="none" w:sz="0" w:space="0" w:color="auto"/>
            <w:left w:val="none" w:sz="0" w:space="0" w:color="auto"/>
            <w:bottom w:val="none" w:sz="0" w:space="0" w:color="auto"/>
            <w:right w:val="none" w:sz="0" w:space="0" w:color="auto"/>
          </w:divBdr>
        </w:div>
        <w:div w:id="264850104">
          <w:marLeft w:val="640"/>
          <w:marRight w:val="0"/>
          <w:marTop w:val="0"/>
          <w:marBottom w:val="0"/>
          <w:divBdr>
            <w:top w:val="none" w:sz="0" w:space="0" w:color="auto"/>
            <w:left w:val="none" w:sz="0" w:space="0" w:color="auto"/>
            <w:bottom w:val="none" w:sz="0" w:space="0" w:color="auto"/>
            <w:right w:val="none" w:sz="0" w:space="0" w:color="auto"/>
          </w:divBdr>
        </w:div>
        <w:div w:id="267976956">
          <w:marLeft w:val="640"/>
          <w:marRight w:val="0"/>
          <w:marTop w:val="0"/>
          <w:marBottom w:val="0"/>
          <w:divBdr>
            <w:top w:val="none" w:sz="0" w:space="0" w:color="auto"/>
            <w:left w:val="none" w:sz="0" w:space="0" w:color="auto"/>
            <w:bottom w:val="none" w:sz="0" w:space="0" w:color="auto"/>
            <w:right w:val="none" w:sz="0" w:space="0" w:color="auto"/>
          </w:divBdr>
        </w:div>
        <w:div w:id="1750810142">
          <w:marLeft w:val="640"/>
          <w:marRight w:val="0"/>
          <w:marTop w:val="0"/>
          <w:marBottom w:val="0"/>
          <w:divBdr>
            <w:top w:val="none" w:sz="0" w:space="0" w:color="auto"/>
            <w:left w:val="none" w:sz="0" w:space="0" w:color="auto"/>
            <w:bottom w:val="none" w:sz="0" w:space="0" w:color="auto"/>
            <w:right w:val="none" w:sz="0" w:space="0" w:color="auto"/>
          </w:divBdr>
        </w:div>
        <w:div w:id="635571029">
          <w:marLeft w:val="640"/>
          <w:marRight w:val="0"/>
          <w:marTop w:val="0"/>
          <w:marBottom w:val="0"/>
          <w:divBdr>
            <w:top w:val="none" w:sz="0" w:space="0" w:color="auto"/>
            <w:left w:val="none" w:sz="0" w:space="0" w:color="auto"/>
            <w:bottom w:val="none" w:sz="0" w:space="0" w:color="auto"/>
            <w:right w:val="none" w:sz="0" w:space="0" w:color="auto"/>
          </w:divBdr>
        </w:div>
        <w:div w:id="1680885201">
          <w:marLeft w:val="640"/>
          <w:marRight w:val="0"/>
          <w:marTop w:val="0"/>
          <w:marBottom w:val="0"/>
          <w:divBdr>
            <w:top w:val="none" w:sz="0" w:space="0" w:color="auto"/>
            <w:left w:val="none" w:sz="0" w:space="0" w:color="auto"/>
            <w:bottom w:val="none" w:sz="0" w:space="0" w:color="auto"/>
            <w:right w:val="none" w:sz="0" w:space="0" w:color="auto"/>
          </w:divBdr>
        </w:div>
        <w:div w:id="1127628409">
          <w:marLeft w:val="640"/>
          <w:marRight w:val="0"/>
          <w:marTop w:val="0"/>
          <w:marBottom w:val="0"/>
          <w:divBdr>
            <w:top w:val="none" w:sz="0" w:space="0" w:color="auto"/>
            <w:left w:val="none" w:sz="0" w:space="0" w:color="auto"/>
            <w:bottom w:val="none" w:sz="0" w:space="0" w:color="auto"/>
            <w:right w:val="none" w:sz="0" w:space="0" w:color="auto"/>
          </w:divBdr>
        </w:div>
        <w:div w:id="1604461606">
          <w:marLeft w:val="640"/>
          <w:marRight w:val="0"/>
          <w:marTop w:val="0"/>
          <w:marBottom w:val="0"/>
          <w:divBdr>
            <w:top w:val="none" w:sz="0" w:space="0" w:color="auto"/>
            <w:left w:val="none" w:sz="0" w:space="0" w:color="auto"/>
            <w:bottom w:val="none" w:sz="0" w:space="0" w:color="auto"/>
            <w:right w:val="none" w:sz="0" w:space="0" w:color="auto"/>
          </w:divBdr>
        </w:div>
        <w:div w:id="1954242745">
          <w:marLeft w:val="640"/>
          <w:marRight w:val="0"/>
          <w:marTop w:val="0"/>
          <w:marBottom w:val="0"/>
          <w:divBdr>
            <w:top w:val="none" w:sz="0" w:space="0" w:color="auto"/>
            <w:left w:val="none" w:sz="0" w:space="0" w:color="auto"/>
            <w:bottom w:val="none" w:sz="0" w:space="0" w:color="auto"/>
            <w:right w:val="none" w:sz="0" w:space="0" w:color="auto"/>
          </w:divBdr>
        </w:div>
        <w:div w:id="1304656709">
          <w:marLeft w:val="640"/>
          <w:marRight w:val="0"/>
          <w:marTop w:val="0"/>
          <w:marBottom w:val="0"/>
          <w:divBdr>
            <w:top w:val="none" w:sz="0" w:space="0" w:color="auto"/>
            <w:left w:val="none" w:sz="0" w:space="0" w:color="auto"/>
            <w:bottom w:val="none" w:sz="0" w:space="0" w:color="auto"/>
            <w:right w:val="none" w:sz="0" w:space="0" w:color="auto"/>
          </w:divBdr>
        </w:div>
        <w:div w:id="529493581">
          <w:marLeft w:val="640"/>
          <w:marRight w:val="0"/>
          <w:marTop w:val="0"/>
          <w:marBottom w:val="0"/>
          <w:divBdr>
            <w:top w:val="none" w:sz="0" w:space="0" w:color="auto"/>
            <w:left w:val="none" w:sz="0" w:space="0" w:color="auto"/>
            <w:bottom w:val="none" w:sz="0" w:space="0" w:color="auto"/>
            <w:right w:val="none" w:sz="0" w:space="0" w:color="auto"/>
          </w:divBdr>
        </w:div>
        <w:div w:id="290594489">
          <w:marLeft w:val="640"/>
          <w:marRight w:val="0"/>
          <w:marTop w:val="0"/>
          <w:marBottom w:val="0"/>
          <w:divBdr>
            <w:top w:val="none" w:sz="0" w:space="0" w:color="auto"/>
            <w:left w:val="none" w:sz="0" w:space="0" w:color="auto"/>
            <w:bottom w:val="none" w:sz="0" w:space="0" w:color="auto"/>
            <w:right w:val="none" w:sz="0" w:space="0" w:color="auto"/>
          </w:divBdr>
        </w:div>
        <w:div w:id="1785808531">
          <w:marLeft w:val="640"/>
          <w:marRight w:val="0"/>
          <w:marTop w:val="0"/>
          <w:marBottom w:val="0"/>
          <w:divBdr>
            <w:top w:val="none" w:sz="0" w:space="0" w:color="auto"/>
            <w:left w:val="none" w:sz="0" w:space="0" w:color="auto"/>
            <w:bottom w:val="none" w:sz="0" w:space="0" w:color="auto"/>
            <w:right w:val="none" w:sz="0" w:space="0" w:color="auto"/>
          </w:divBdr>
        </w:div>
        <w:div w:id="449594669">
          <w:marLeft w:val="640"/>
          <w:marRight w:val="0"/>
          <w:marTop w:val="0"/>
          <w:marBottom w:val="0"/>
          <w:divBdr>
            <w:top w:val="none" w:sz="0" w:space="0" w:color="auto"/>
            <w:left w:val="none" w:sz="0" w:space="0" w:color="auto"/>
            <w:bottom w:val="none" w:sz="0" w:space="0" w:color="auto"/>
            <w:right w:val="none" w:sz="0" w:space="0" w:color="auto"/>
          </w:divBdr>
        </w:div>
        <w:div w:id="650793944">
          <w:marLeft w:val="640"/>
          <w:marRight w:val="0"/>
          <w:marTop w:val="0"/>
          <w:marBottom w:val="0"/>
          <w:divBdr>
            <w:top w:val="none" w:sz="0" w:space="0" w:color="auto"/>
            <w:left w:val="none" w:sz="0" w:space="0" w:color="auto"/>
            <w:bottom w:val="none" w:sz="0" w:space="0" w:color="auto"/>
            <w:right w:val="none" w:sz="0" w:space="0" w:color="auto"/>
          </w:divBdr>
        </w:div>
        <w:div w:id="1485194204">
          <w:marLeft w:val="640"/>
          <w:marRight w:val="0"/>
          <w:marTop w:val="0"/>
          <w:marBottom w:val="0"/>
          <w:divBdr>
            <w:top w:val="none" w:sz="0" w:space="0" w:color="auto"/>
            <w:left w:val="none" w:sz="0" w:space="0" w:color="auto"/>
            <w:bottom w:val="none" w:sz="0" w:space="0" w:color="auto"/>
            <w:right w:val="none" w:sz="0" w:space="0" w:color="auto"/>
          </w:divBdr>
        </w:div>
        <w:div w:id="878712735">
          <w:marLeft w:val="640"/>
          <w:marRight w:val="0"/>
          <w:marTop w:val="0"/>
          <w:marBottom w:val="0"/>
          <w:divBdr>
            <w:top w:val="none" w:sz="0" w:space="0" w:color="auto"/>
            <w:left w:val="none" w:sz="0" w:space="0" w:color="auto"/>
            <w:bottom w:val="none" w:sz="0" w:space="0" w:color="auto"/>
            <w:right w:val="none" w:sz="0" w:space="0" w:color="auto"/>
          </w:divBdr>
        </w:div>
        <w:div w:id="978336978">
          <w:marLeft w:val="640"/>
          <w:marRight w:val="0"/>
          <w:marTop w:val="0"/>
          <w:marBottom w:val="0"/>
          <w:divBdr>
            <w:top w:val="none" w:sz="0" w:space="0" w:color="auto"/>
            <w:left w:val="none" w:sz="0" w:space="0" w:color="auto"/>
            <w:bottom w:val="none" w:sz="0" w:space="0" w:color="auto"/>
            <w:right w:val="none" w:sz="0" w:space="0" w:color="auto"/>
          </w:divBdr>
        </w:div>
        <w:div w:id="1085809774">
          <w:marLeft w:val="640"/>
          <w:marRight w:val="0"/>
          <w:marTop w:val="0"/>
          <w:marBottom w:val="0"/>
          <w:divBdr>
            <w:top w:val="none" w:sz="0" w:space="0" w:color="auto"/>
            <w:left w:val="none" w:sz="0" w:space="0" w:color="auto"/>
            <w:bottom w:val="none" w:sz="0" w:space="0" w:color="auto"/>
            <w:right w:val="none" w:sz="0" w:space="0" w:color="auto"/>
          </w:divBdr>
        </w:div>
        <w:div w:id="1415516697">
          <w:marLeft w:val="640"/>
          <w:marRight w:val="0"/>
          <w:marTop w:val="0"/>
          <w:marBottom w:val="0"/>
          <w:divBdr>
            <w:top w:val="none" w:sz="0" w:space="0" w:color="auto"/>
            <w:left w:val="none" w:sz="0" w:space="0" w:color="auto"/>
            <w:bottom w:val="none" w:sz="0" w:space="0" w:color="auto"/>
            <w:right w:val="none" w:sz="0" w:space="0" w:color="auto"/>
          </w:divBdr>
        </w:div>
        <w:div w:id="545525254">
          <w:marLeft w:val="640"/>
          <w:marRight w:val="0"/>
          <w:marTop w:val="0"/>
          <w:marBottom w:val="0"/>
          <w:divBdr>
            <w:top w:val="none" w:sz="0" w:space="0" w:color="auto"/>
            <w:left w:val="none" w:sz="0" w:space="0" w:color="auto"/>
            <w:bottom w:val="none" w:sz="0" w:space="0" w:color="auto"/>
            <w:right w:val="none" w:sz="0" w:space="0" w:color="auto"/>
          </w:divBdr>
        </w:div>
        <w:div w:id="795025713">
          <w:marLeft w:val="640"/>
          <w:marRight w:val="0"/>
          <w:marTop w:val="0"/>
          <w:marBottom w:val="0"/>
          <w:divBdr>
            <w:top w:val="none" w:sz="0" w:space="0" w:color="auto"/>
            <w:left w:val="none" w:sz="0" w:space="0" w:color="auto"/>
            <w:bottom w:val="none" w:sz="0" w:space="0" w:color="auto"/>
            <w:right w:val="none" w:sz="0" w:space="0" w:color="auto"/>
          </w:divBdr>
        </w:div>
        <w:div w:id="906263195">
          <w:marLeft w:val="640"/>
          <w:marRight w:val="0"/>
          <w:marTop w:val="0"/>
          <w:marBottom w:val="0"/>
          <w:divBdr>
            <w:top w:val="none" w:sz="0" w:space="0" w:color="auto"/>
            <w:left w:val="none" w:sz="0" w:space="0" w:color="auto"/>
            <w:bottom w:val="none" w:sz="0" w:space="0" w:color="auto"/>
            <w:right w:val="none" w:sz="0" w:space="0" w:color="auto"/>
          </w:divBdr>
        </w:div>
        <w:div w:id="213977882">
          <w:marLeft w:val="640"/>
          <w:marRight w:val="0"/>
          <w:marTop w:val="0"/>
          <w:marBottom w:val="0"/>
          <w:divBdr>
            <w:top w:val="none" w:sz="0" w:space="0" w:color="auto"/>
            <w:left w:val="none" w:sz="0" w:space="0" w:color="auto"/>
            <w:bottom w:val="none" w:sz="0" w:space="0" w:color="auto"/>
            <w:right w:val="none" w:sz="0" w:space="0" w:color="auto"/>
          </w:divBdr>
        </w:div>
        <w:div w:id="897276672">
          <w:marLeft w:val="640"/>
          <w:marRight w:val="0"/>
          <w:marTop w:val="0"/>
          <w:marBottom w:val="0"/>
          <w:divBdr>
            <w:top w:val="none" w:sz="0" w:space="0" w:color="auto"/>
            <w:left w:val="none" w:sz="0" w:space="0" w:color="auto"/>
            <w:bottom w:val="none" w:sz="0" w:space="0" w:color="auto"/>
            <w:right w:val="none" w:sz="0" w:space="0" w:color="auto"/>
          </w:divBdr>
        </w:div>
        <w:div w:id="1311253374">
          <w:marLeft w:val="640"/>
          <w:marRight w:val="0"/>
          <w:marTop w:val="0"/>
          <w:marBottom w:val="0"/>
          <w:divBdr>
            <w:top w:val="none" w:sz="0" w:space="0" w:color="auto"/>
            <w:left w:val="none" w:sz="0" w:space="0" w:color="auto"/>
            <w:bottom w:val="none" w:sz="0" w:space="0" w:color="auto"/>
            <w:right w:val="none" w:sz="0" w:space="0" w:color="auto"/>
          </w:divBdr>
        </w:div>
        <w:div w:id="1258947909">
          <w:marLeft w:val="640"/>
          <w:marRight w:val="0"/>
          <w:marTop w:val="0"/>
          <w:marBottom w:val="0"/>
          <w:divBdr>
            <w:top w:val="none" w:sz="0" w:space="0" w:color="auto"/>
            <w:left w:val="none" w:sz="0" w:space="0" w:color="auto"/>
            <w:bottom w:val="none" w:sz="0" w:space="0" w:color="auto"/>
            <w:right w:val="none" w:sz="0" w:space="0" w:color="auto"/>
          </w:divBdr>
        </w:div>
        <w:div w:id="934633692">
          <w:marLeft w:val="640"/>
          <w:marRight w:val="0"/>
          <w:marTop w:val="0"/>
          <w:marBottom w:val="0"/>
          <w:divBdr>
            <w:top w:val="none" w:sz="0" w:space="0" w:color="auto"/>
            <w:left w:val="none" w:sz="0" w:space="0" w:color="auto"/>
            <w:bottom w:val="none" w:sz="0" w:space="0" w:color="auto"/>
            <w:right w:val="none" w:sz="0" w:space="0" w:color="auto"/>
          </w:divBdr>
        </w:div>
        <w:div w:id="1793666269">
          <w:marLeft w:val="640"/>
          <w:marRight w:val="0"/>
          <w:marTop w:val="0"/>
          <w:marBottom w:val="0"/>
          <w:divBdr>
            <w:top w:val="none" w:sz="0" w:space="0" w:color="auto"/>
            <w:left w:val="none" w:sz="0" w:space="0" w:color="auto"/>
            <w:bottom w:val="none" w:sz="0" w:space="0" w:color="auto"/>
            <w:right w:val="none" w:sz="0" w:space="0" w:color="auto"/>
          </w:divBdr>
        </w:div>
        <w:div w:id="1231842510">
          <w:marLeft w:val="640"/>
          <w:marRight w:val="0"/>
          <w:marTop w:val="0"/>
          <w:marBottom w:val="0"/>
          <w:divBdr>
            <w:top w:val="none" w:sz="0" w:space="0" w:color="auto"/>
            <w:left w:val="none" w:sz="0" w:space="0" w:color="auto"/>
            <w:bottom w:val="none" w:sz="0" w:space="0" w:color="auto"/>
            <w:right w:val="none" w:sz="0" w:space="0" w:color="auto"/>
          </w:divBdr>
        </w:div>
        <w:div w:id="1819687641">
          <w:marLeft w:val="640"/>
          <w:marRight w:val="0"/>
          <w:marTop w:val="0"/>
          <w:marBottom w:val="0"/>
          <w:divBdr>
            <w:top w:val="none" w:sz="0" w:space="0" w:color="auto"/>
            <w:left w:val="none" w:sz="0" w:space="0" w:color="auto"/>
            <w:bottom w:val="none" w:sz="0" w:space="0" w:color="auto"/>
            <w:right w:val="none" w:sz="0" w:space="0" w:color="auto"/>
          </w:divBdr>
        </w:div>
        <w:div w:id="2083749589">
          <w:marLeft w:val="640"/>
          <w:marRight w:val="0"/>
          <w:marTop w:val="0"/>
          <w:marBottom w:val="0"/>
          <w:divBdr>
            <w:top w:val="none" w:sz="0" w:space="0" w:color="auto"/>
            <w:left w:val="none" w:sz="0" w:space="0" w:color="auto"/>
            <w:bottom w:val="none" w:sz="0" w:space="0" w:color="auto"/>
            <w:right w:val="none" w:sz="0" w:space="0" w:color="auto"/>
          </w:divBdr>
        </w:div>
        <w:div w:id="1317105241">
          <w:marLeft w:val="640"/>
          <w:marRight w:val="0"/>
          <w:marTop w:val="0"/>
          <w:marBottom w:val="0"/>
          <w:divBdr>
            <w:top w:val="none" w:sz="0" w:space="0" w:color="auto"/>
            <w:left w:val="none" w:sz="0" w:space="0" w:color="auto"/>
            <w:bottom w:val="none" w:sz="0" w:space="0" w:color="auto"/>
            <w:right w:val="none" w:sz="0" w:space="0" w:color="auto"/>
          </w:divBdr>
        </w:div>
        <w:div w:id="204220647">
          <w:marLeft w:val="640"/>
          <w:marRight w:val="0"/>
          <w:marTop w:val="0"/>
          <w:marBottom w:val="0"/>
          <w:divBdr>
            <w:top w:val="none" w:sz="0" w:space="0" w:color="auto"/>
            <w:left w:val="none" w:sz="0" w:space="0" w:color="auto"/>
            <w:bottom w:val="none" w:sz="0" w:space="0" w:color="auto"/>
            <w:right w:val="none" w:sz="0" w:space="0" w:color="auto"/>
          </w:divBdr>
        </w:div>
        <w:div w:id="897859475">
          <w:marLeft w:val="640"/>
          <w:marRight w:val="0"/>
          <w:marTop w:val="0"/>
          <w:marBottom w:val="0"/>
          <w:divBdr>
            <w:top w:val="none" w:sz="0" w:space="0" w:color="auto"/>
            <w:left w:val="none" w:sz="0" w:space="0" w:color="auto"/>
            <w:bottom w:val="none" w:sz="0" w:space="0" w:color="auto"/>
            <w:right w:val="none" w:sz="0" w:space="0" w:color="auto"/>
          </w:divBdr>
        </w:div>
        <w:div w:id="242835378">
          <w:marLeft w:val="640"/>
          <w:marRight w:val="0"/>
          <w:marTop w:val="0"/>
          <w:marBottom w:val="0"/>
          <w:divBdr>
            <w:top w:val="none" w:sz="0" w:space="0" w:color="auto"/>
            <w:left w:val="none" w:sz="0" w:space="0" w:color="auto"/>
            <w:bottom w:val="none" w:sz="0" w:space="0" w:color="auto"/>
            <w:right w:val="none" w:sz="0" w:space="0" w:color="auto"/>
          </w:divBdr>
        </w:div>
        <w:div w:id="348341271">
          <w:marLeft w:val="640"/>
          <w:marRight w:val="0"/>
          <w:marTop w:val="0"/>
          <w:marBottom w:val="0"/>
          <w:divBdr>
            <w:top w:val="none" w:sz="0" w:space="0" w:color="auto"/>
            <w:left w:val="none" w:sz="0" w:space="0" w:color="auto"/>
            <w:bottom w:val="none" w:sz="0" w:space="0" w:color="auto"/>
            <w:right w:val="none" w:sz="0" w:space="0" w:color="auto"/>
          </w:divBdr>
        </w:div>
        <w:div w:id="1462652578">
          <w:marLeft w:val="640"/>
          <w:marRight w:val="0"/>
          <w:marTop w:val="0"/>
          <w:marBottom w:val="0"/>
          <w:divBdr>
            <w:top w:val="none" w:sz="0" w:space="0" w:color="auto"/>
            <w:left w:val="none" w:sz="0" w:space="0" w:color="auto"/>
            <w:bottom w:val="none" w:sz="0" w:space="0" w:color="auto"/>
            <w:right w:val="none" w:sz="0" w:space="0" w:color="auto"/>
          </w:divBdr>
        </w:div>
        <w:div w:id="1582906306">
          <w:marLeft w:val="640"/>
          <w:marRight w:val="0"/>
          <w:marTop w:val="0"/>
          <w:marBottom w:val="0"/>
          <w:divBdr>
            <w:top w:val="none" w:sz="0" w:space="0" w:color="auto"/>
            <w:left w:val="none" w:sz="0" w:space="0" w:color="auto"/>
            <w:bottom w:val="none" w:sz="0" w:space="0" w:color="auto"/>
            <w:right w:val="none" w:sz="0" w:space="0" w:color="auto"/>
          </w:divBdr>
        </w:div>
        <w:div w:id="597642118">
          <w:marLeft w:val="640"/>
          <w:marRight w:val="0"/>
          <w:marTop w:val="0"/>
          <w:marBottom w:val="0"/>
          <w:divBdr>
            <w:top w:val="none" w:sz="0" w:space="0" w:color="auto"/>
            <w:left w:val="none" w:sz="0" w:space="0" w:color="auto"/>
            <w:bottom w:val="none" w:sz="0" w:space="0" w:color="auto"/>
            <w:right w:val="none" w:sz="0" w:space="0" w:color="auto"/>
          </w:divBdr>
        </w:div>
        <w:div w:id="1936329320">
          <w:marLeft w:val="640"/>
          <w:marRight w:val="0"/>
          <w:marTop w:val="0"/>
          <w:marBottom w:val="0"/>
          <w:divBdr>
            <w:top w:val="none" w:sz="0" w:space="0" w:color="auto"/>
            <w:left w:val="none" w:sz="0" w:space="0" w:color="auto"/>
            <w:bottom w:val="none" w:sz="0" w:space="0" w:color="auto"/>
            <w:right w:val="none" w:sz="0" w:space="0" w:color="auto"/>
          </w:divBdr>
        </w:div>
        <w:div w:id="927737082">
          <w:marLeft w:val="640"/>
          <w:marRight w:val="0"/>
          <w:marTop w:val="0"/>
          <w:marBottom w:val="0"/>
          <w:divBdr>
            <w:top w:val="none" w:sz="0" w:space="0" w:color="auto"/>
            <w:left w:val="none" w:sz="0" w:space="0" w:color="auto"/>
            <w:bottom w:val="none" w:sz="0" w:space="0" w:color="auto"/>
            <w:right w:val="none" w:sz="0" w:space="0" w:color="auto"/>
          </w:divBdr>
        </w:div>
        <w:div w:id="1157647556">
          <w:marLeft w:val="640"/>
          <w:marRight w:val="0"/>
          <w:marTop w:val="0"/>
          <w:marBottom w:val="0"/>
          <w:divBdr>
            <w:top w:val="none" w:sz="0" w:space="0" w:color="auto"/>
            <w:left w:val="none" w:sz="0" w:space="0" w:color="auto"/>
            <w:bottom w:val="none" w:sz="0" w:space="0" w:color="auto"/>
            <w:right w:val="none" w:sz="0" w:space="0" w:color="auto"/>
          </w:divBdr>
        </w:div>
      </w:divsChild>
    </w:div>
    <w:div w:id="272595231">
      <w:marLeft w:val="480"/>
      <w:marRight w:val="0"/>
      <w:marTop w:val="0"/>
      <w:marBottom w:val="0"/>
      <w:divBdr>
        <w:top w:val="none" w:sz="0" w:space="0" w:color="auto"/>
        <w:left w:val="none" w:sz="0" w:space="0" w:color="auto"/>
        <w:bottom w:val="none" w:sz="0" w:space="0" w:color="auto"/>
        <w:right w:val="none" w:sz="0" w:space="0" w:color="auto"/>
      </w:divBdr>
    </w:div>
    <w:div w:id="273252201">
      <w:bodyDiv w:val="1"/>
      <w:marLeft w:val="0"/>
      <w:marRight w:val="0"/>
      <w:marTop w:val="0"/>
      <w:marBottom w:val="0"/>
      <w:divBdr>
        <w:top w:val="none" w:sz="0" w:space="0" w:color="auto"/>
        <w:left w:val="none" w:sz="0" w:space="0" w:color="auto"/>
        <w:bottom w:val="none" w:sz="0" w:space="0" w:color="auto"/>
        <w:right w:val="none" w:sz="0" w:space="0" w:color="auto"/>
      </w:divBdr>
    </w:div>
    <w:div w:id="273293967">
      <w:bodyDiv w:val="1"/>
      <w:marLeft w:val="0"/>
      <w:marRight w:val="0"/>
      <w:marTop w:val="0"/>
      <w:marBottom w:val="0"/>
      <w:divBdr>
        <w:top w:val="none" w:sz="0" w:space="0" w:color="auto"/>
        <w:left w:val="none" w:sz="0" w:space="0" w:color="auto"/>
        <w:bottom w:val="none" w:sz="0" w:space="0" w:color="auto"/>
        <w:right w:val="none" w:sz="0" w:space="0" w:color="auto"/>
      </w:divBdr>
      <w:divsChild>
        <w:div w:id="1048606702">
          <w:marLeft w:val="640"/>
          <w:marRight w:val="0"/>
          <w:marTop w:val="0"/>
          <w:marBottom w:val="0"/>
          <w:divBdr>
            <w:top w:val="none" w:sz="0" w:space="0" w:color="auto"/>
            <w:left w:val="none" w:sz="0" w:space="0" w:color="auto"/>
            <w:bottom w:val="none" w:sz="0" w:space="0" w:color="auto"/>
            <w:right w:val="none" w:sz="0" w:space="0" w:color="auto"/>
          </w:divBdr>
        </w:div>
        <w:div w:id="226262423">
          <w:marLeft w:val="640"/>
          <w:marRight w:val="0"/>
          <w:marTop w:val="0"/>
          <w:marBottom w:val="0"/>
          <w:divBdr>
            <w:top w:val="none" w:sz="0" w:space="0" w:color="auto"/>
            <w:left w:val="none" w:sz="0" w:space="0" w:color="auto"/>
            <w:bottom w:val="none" w:sz="0" w:space="0" w:color="auto"/>
            <w:right w:val="none" w:sz="0" w:space="0" w:color="auto"/>
          </w:divBdr>
        </w:div>
        <w:div w:id="822476930">
          <w:marLeft w:val="640"/>
          <w:marRight w:val="0"/>
          <w:marTop w:val="0"/>
          <w:marBottom w:val="0"/>
          <w:divBdr>
            <w:top w:val="none" w:sz="0" w:space="0" w:color="auto"/>
            <w:left w:val="none" w:sz="0" w:space="0" w:color="auto"/>
            <w:bottom w:val="none" w:sz="0" w:space="0" w:color="auto"/>
            <w:right w:val="none" w:sz="0" w:space="0" w:color="auto"/>
          </w:divBdr>
        </w:div>
        <w:div w:id="1946494144">
          <w:marLeft w:val="640"/>
          <w:marRight w:val="0"/>
          <w:marTop w:val="0"/>
          <w:marBottom w:val="0"/>
          <w:divBdr>
            <w:top w:val="none" w:sz="0" w:space="0" w:color="auto"/>
            <w:left w:val="none" w:sz="0" w:space="0" w:color="auto"/>
            <w:bottom w:val="none" w:sz="0" w:space="0" w:color="auto"/>
            <w:right w:val="none" w:sz="0" w:space="0" w:color="auto"/>
          </w:divBdr>
        </w:div>
        <w:div w:id="2120181431">
          <w:marLeft w:val="640"/>
          <w:marRight w:val="0"/>
          <w:marTop w:val="0"/>
          <w:marBottom w:val="0"/>
          <w:divBdr>
            <w:top w:val="none" w:sz="0" w:space="0" w:color="auto"/>
            <w:left w:val="none" w:sz="0" w:space="0" w:color="auto"/>
            <w:bottom w:val="none" w:sz="0" w:space="0" w:color="auto"/>
            <w:right w:val="none" w:sz="0" w:space="0" w:color="auto"/>
          </w:divBdr>
        </w:div>
        <w:div w:id="96798566">
          <w:marLeft w:val="640"/>
          <w:marRight w:val="0"/>
          <w:marTop w:val="0"/>
          <w:marBottom w:val="0"/>
          <w:divBdr>
            <w:top w:val="none" w:sz="0" w:space="0" w:color="auto"/>
            <w:left w:val="none" w:sz="0" w:space="0" w:color="auto"/>
            <w:bottom w:val="none" w:sz="0" w:space="0" w:color="auto"/>
            <w:right w:val="none" w:sz="0" w:space="0" w:color="auto"/>
          </w:divBdr>
        </w:div>
        <w:div w:id="75321809">
          <w:marLeft w:val="640"/>
          <w:marRight w:val="0"/>
          <w:marTop w:val="0"/>
          <w:marBottom w:val="0"/>
          <w:divBdr>
            <w:top w:val="none" w:sz="0" w:space="0" w:color="auto"/>
            <w:left w:val="none" w:sz="0" w:space="0" w:color="auto"/>
            <w:bottom w:val="none" w:sz="0" w:space="0" w:color="auto"/>
            <w:right w:val="none" w:sz="0" w:space="0" w:color="auto"/>
          </w:divBdr>
        </w:div>
        <w:div w:id="476462127">
          <w:marLeft w:val="640"/>
          <w:marRight w:val="0"/>
          <w:marTop w:val="0"/>
          <w:marBottom w:val="0"/>
          <w:divBdr>
            <w:top w:val="none" w:sz="0" w:space="0" w:color="auto"/>
            <w:left w:val="none" w:sz="0" w:space="0" w:color="auto"/>
            <w:bottom w:val="none" w:sz="0" w:space="0" w:color="auto"/>
            <w:right w:val="none" w:sz="0" w:space="0" w:color="auto"/>
          </w:divBdr>
        </w:div>
        <w:div w:id="1111244098">
          <w:marLeft w:val="640"/>
          <w:marRight w:val="0"/>
          <w:marTop w:val="0"/>
          <w:marBottom w:val="0"/>
          <w:divBdr>
            <w:top w:val="none" w:sz="0" w:space="0" w:color="auto"/>
            <w:left w:val="none" w:sz="0" w:space="0" w:color="auto"/>
            <w:bottom w:val="none" w:sz="0" w:space="0" w:color="auto"/>
            <w:right w:val="none" w:sz="0" w:space="0" w:color="auto"/>
          </w:divBdr>
        </w:div>
        <w:div w:id="1795520271">
          <w:marLeft w:val="640"/>
          <w:marRight w:val="0"/>
          <w:marTop w:val="0"/>
          <w:marBottom w:val="0"/>
          <w:divBdr>
            <w:top w:val="none" w:sz="0" w:space="0" w:color="auto"/>
            <w:left w:val="none" w:sz="0" w:space="0" w:color="auto"/>
            <w:bottom w:val="none" w:sz="0" w:space="0" w:color="auto"/>
            <w:right w:val="none" w:sz="0" w:space="0" w:color="auto"/>
          </w:divBdr>
        </w:div>
        <w:div w:id="1563908421">
          <w:marLeft w:val="640"/>
          <w:marRight w:val="0"/>
          <w:marTop w:val="0"/>
          <w:marBottom w:val="0"/>
          <w:divBdr>
            <w:top w:val="none" w:sz="0" w:space="0" w:color="auto"/>
            <w:left w:val="none" w:sz="0" w:space="0" w:color="auto"/>
            <w:bottom w:val="none" w:sz="0" w:space="0" w:color="auto"/>
            <w:right w:val="none" w:sz="0" w:space="0" w:color="auto"/>
          </w:divBdr>
        </w:div>
        <w:div w:id="132141669">
          <w:marLeft w:val="640"/>
          <w:marRight w:val="0"/>
          <w:marTop w:val="0"/>
          <w:marBottom w:val="0"/>
          <w:divBdr>
            <w:top w:val="none" w:sz="0" w:space="0" w:color="auto"/>
            <w:left w:val="none" w:sz="0" w:space="0" w:color="auto"/>
            <w:bottom w:val="none" w:sz="0" w:space="0" w:color="auto"/>
            <w:right w:val="none" w:sz="0" w:space="0" w:color="auto"/>
          </w:divBdr>
        </w:div>
        <w:div w:id="660932027">
          <w:marLeft w:val="640"/>
          <w:marRight w:val="0"/>
          <w:marTop w:val="0"/>
          <w:marBottom w:val="0"/>
          <w:divBdr>
            <w:top w:val="none" w:sz="0" w:space="0" w:color="auto"/>
            <w:left w:val="none" w:sz="0" w:space="0" w:color="auto"/>
            <w:bottom w:val="none" w:sz="0" w:space="0" w:color="auto"/>
            <w:right w:val="none" w:sz="0" w:space="0" w:color="auto"/>
          </w:divBdr>
        </w:div>
        <w:div w:id="829490151">
          <w:marLeft w:val="640"/>
          <w:marRight w:val="0"/>
          <w:marTop w:val="0"/>
          <w:marBottom w:val="0"/>
          <w:divBdr>
            <w:top w:val="none" w:sz="0" w:space="0" w:color="auto"/>
            <w:left w:val="none" w:sz="0" w:space="0" w:color="auto"/>
            <w:bottom w:val="none" w:sz="0" w:space="0" w:color="auto"/>
            <w:right w:val="none" w:sz="0" w:space="0" w:color="auto"/>
          </w:divBdr>
        </w:div>
        <w:div w:id="1374386160">
          <w:marLeft w:val="640"/>
          <w:marRight w:val="0"/>
          <w:marTop w:val="0"/>
          <w:marBottom w:val="0"/>
          <w:divBdr>
            <w:top w:val="none" w:sz="0" w:space="0" w:color="auto"/>
            <w:left w:val="none" w:sz="0" w:space="0" w:color="auto"/>
            <w:bottom w:val="none" w:sz="0" w:space="0" w:color="auto"/>
            <w:right w:val="none" w:sz="0" w:space="0" w:color="auto"/>
          </w:divBdr>
        </w:div>
        <w:div w:id="1514420463">
          <w:marLeft w:val="640"/>
          <w:marRight w:val="0"/>
          <w:marTop w:val="0"/>
          <w:marBottom w:val="0"/>
          <w:divBdr>
            <w:top w:val="none" w:sz="0" w:space="0" w:color="auto"/>
            <w:left w:val="none" w:sz="0" w:space="0" w:color="auto"/>
            <w:bottom w:val="none" w:sz="0" w:space="0" w:color="auto"/>
            <w:right w:val="none" w:sz="0" w:space="0" w:color="auto"/>
          </w:divBdr>
        </w:div>
        <w:div w:id="1208909792">
          <w:marLeft w:val="640"/>
          <w:marRight w:val="0"/>
          <w:marTop w:val="0"/>
          <w:marBottom w:val="0"/>
          <w:divBdr>
            <w:top w:val="none" w:sz="0" w:space="0" w:color="auto"/>
            <w:left w:val="none" w:sz="0" w:space="0" w:color="auto"/>
            <w:bottom w:val="none" w:sz="0" w:space="0" w:color="auto"/>
            <w:right w:val="none" w:sz="0" w:space="0" w:color="auto"/>
          </w:divBdr>
        </w:div>
        <w:div w:id="1010378037">
          <w:marLeft w:val="640"/>
          <w:marRight w:val="0"/>
          <w:marTop w:val="0"/>
          <w:marBottom w:val="0"/>
          <w:divBdr>
            <w:top w:val="none" w:sz="0" w:space="0" w:color="auto"/>
            <w:left w:val="none" w:sz="0" w:space="0" w:color="auto"/>
            <w:bottom w:val="none" w:sz="0" w:space="0" w:color="auto"/>
            <w:right w:val="none" w:sz="0" w:space="0" w:color="auto"/>
          </w:divBdr>
        </w:div>
        <w:div w:id="1135219512">
          <w:marLeft w:val="640"/>
          <w:marRight w:val="0"/>
          <w:marTop w:val="0"/>
          <w:marBottom w:val="0"/>
          <w:divBdr>
            <w:top w:val="none" w:sz="0" w:space="0" w:color="auto"/>
            <w:left w:val="none" w:sz="0" w:space="0" w:color="auto"/>
            <w:bottom w:val="none" w:sz="0" w:space="0" w:color="auto"/>
            <w:right w:val="none" w:sz="0" w:space="0" w:color="auto"/>
          </w:divBdr>
        </w:div>
        <w:div w:id="1567373113">
          <w:marLeft w:val="640"/>
          <w:marRight w:val="0"/>
          <w:marTop w:val="0"/>
          <w:marBottom w:val="0"/>
          <w:divBdr>
            <w:top w:val="none" w:sz="0" w:space="0" w:color="auto"/>
            <w:left w:val="none" w:sz="0" w:space="0" w:color="auto"/>
            <w:bottom w:val="none" w:sz="0" w:space="0" w:color="auto"/>
            <w:right w:val="none" w:sz="0" w:space="0" w:color="auto"/>
          </w:divBdr>
        </w:div>
        <w:div w:id="1708528290">
          <w:marLeft w:val="640"/>
          <w:marRight w:val="0"/>
          <w:marTop w:val="0"/>
          <w:marBottom w:val="0"/>
          <w:divBdr>
            <w:top w:val="none" w:sz="0" w:space="0" w:color="auto"/>
            <w:left w:val="none" w:sz="0" w:space="0" w:color="auto"/>
            <w:bottom w:val="none" w:sz="0" w:space="0" w:color="auto"/>
            <w:right w:val="none" w:sz="0" w:space="0" w:color="auto"/>
          </w:divBdr>
        </w:div>
        <w:div w:id="993148704">
          <w:marLeft w:val="640"/>
          <w:marRight w:val="0"/>
          <w:marTop w:val="0"/>
          <w:marBottom w:val="0"/>
          <w:divBdr>
            <w:top w:val="none" w:sz="0" w:space="0" w:color="auto"/>
            <w:left w:val="none" w:sz="0" w:space="0" w:color="auto"/>
            <w:bottom w:val="none" w:sz="0" w:space="0" w:color="auto"/>
            <w:right w:val="none" w:sz="0" w:space="0" w:color="auto"/>
          </w:divBdr>
        </w:div>
        <w:div w:id="1109008634">
          <w:marLeft w:val="640"/>
          <w:marRight w:val="0"/>
          <w:marTop w:val="0"/>
          <w:marBottom w:val="0"/>
          <w:divBdr>
            <w:top w:val="none" w:sz="0" w:space="0" w:color="auto"/>
            <w:left w:val="none" w:sz="0" w:space="0" w:color="auto"/>
            <w:bottom w:val="none" w:sz="0" w:space="0" w:color="auto"/>
            <w:right w:val="none" w:sz="0" w:space="0" w:color="auto"/>
          </w:divBdr>
        </w:div>
        <w:div w:id="169106692">
          <w:marLeft w:val="640"/>
          <w:marRight w:val="0"/>
          <w:marTop w:val="0"/>
          <w:marBottom w:val="0"/>
          <w:divBdr>
            <w:top w:val="none" w:sz="0" w:space="0" w:color="auto"/>
            <w:left w:val="none" w:sz="0" w:space="0" w:color="auto"/>
            <w:bottom w:val="none" w:sz="0" w:space="0" w:color="auto"/>
            <w:right w:val="none" w:sz="0" w:space="0" w:color="auto"/>
          </w:divBdr>
        </w:div>
        <w:div w:id="1248542110">
          <w:marLeft w:val="640"/>
          <w:marRight w:val="0"/>
          <w:marTop w:val="0"/>
          <w:marBottom w:val="0"/>
          <w:divBdr>
            <w:top w:val="none" w:sz="0" w:space="0" w:color="auto"/>
            <w:left w:val="none" w:sz="0" w:space="0" w:color="auto"/>
            <w:bottom w:val="none" w:sz="0" w:space="0" w:color="auto"/>
            <w:right w:val="none" w:sz="0" w:space="0" w:color="auto"/>
          </w:divBdr>
        </w:div>
        <w:div w:id="603193944">
          <w:marLeft w:val="640"/>
          <w:marRight w:val="0"/>
          <w:marTop w:val="0"/>
          <w:marBottom w:val="0"/>
          <w:divBdr>
            <w:top w:val="none" w:sz="0" w:space="0" w:color="auto"/>
            <w:left w:val="none" w:sz="0" w:space="0" w:color="auto"/>
            <w:bottom w:val="none" w:sz="0" w:space="0" w:color="auto"/>
            <w:right w:val="none" w:sz="0" w:space="0" w:color="auto"/>
          </w:divBdr>
        </w:div>
        <w:div w:id="799421800">
          <w:marLeft w:val="640"/>
          <w:marRight w:val="0"/>
          <w:marTop w:val="0"/>
          <w:marBottom w:val="0"/>
          <w:divBdr>
            <w:top w:val="none" w:sz="0" w:space="0" w:color="auto"/>
            <w:left w:val="none" w:sz="0" w:space="0" w:color="auto"/>
            <w:bottom w:val="none" w:sz="0" w:space="0" w:color="auto"/>
            <w:right w:val="none" w:sz="0" w:space="0" w:color="auto"/>
          </w:divBdr>
        </w:div>
        <w:div w:id="509180564">
          <w:marLeft w:val="640"/>
          <w:marRight w:val="0"/>
          <w:marTop w:val="0"/>
          <w:marBottom w:val="0"/>
          <w:divBdr>
            <w:top w:val="none" w:sz="0" w:space="0" w:color="auto"/>
            <w:left w:val="none" w:sz="0" w:space="0" w:color="auto"/>
            <w:bottom w:val="none" w:sz="0" w:space="0" w:color="auto"/>
            <w:right w:val="none" w:sz="0" w:space="0" w:color="auto"/>
          </w:divBdr>
        </w:div>
        <w:div w:id="1136289995">
          <w:marLeft w:val="640"/>
          <w:marRight w:val="0"/>
          <w:marTop w:val="0"/>
          <w:marBottom w:val="0"/>
          <w:divBdr>
            <w:top w:val="none" w:sz="0" w:space="0" w:color="auto"/>
            <w:left w:val="none" w:sz="0" w:space="0" w:color="auto"/>
            <w:bottom w:val="none" w:sz="0" w:space="0" w:color="auto"/>
            <w:right w:val="none" w:sz="0" w:space="0" w:color="auto"/>
          </w:divBdr>
        </w:div>
        <w:div w:id="561064417">
          <w:marLeft w:val="640"/>
          <w:marRight w:val="0"/>
          <w:marTop w:val="0"/>
          <w:marBottom w:val="0"/>
          <w:divBdr>
            <w:top w:val="none" w:sz="0" w:space="0" w:color="auto"/>
            <w:left w:val="none" w:sz="0" w:space="0" w:color="auto"/>
            <w:bottom w:val="none" w:sz="0" w:space="0" w:color="auto"/>
            <w:right w:val="none" w:sz="0" w:space="0" w:color="auto"/>
          </w:divBdr>
        </w:div>
        <w:div w:id="676269353">
          <w:marLeft w:val="640"/>
          <w:marRight w:val="0"/>
          <w:marTop w:val="0"/>
          <w:marBottom w:val="0"/>
          <w:divBdr>
            <w:top w:val="none" w:sz="0" w:space="0" w:color="auto"/>
            <w:left w:val="none" w:sz="0" w:space="0" w:color="auto"/>
            <w:bottom w:val="none" w:sz="0" w:space="0" w:color="auto"/>
            <w:right w:val="none" w:sz="0" w:space="0" w:color="auto"/>
          </w:divBdr>
        </w:div>
        <w:div w:id="1673799965">
          <w:marLeft w:val="640"/>
          <w:marRight w:val="0"/>
          <w:marTop w:val="0"/>
          <w:marBottom w:val="0"/>
          <w:divBdr>
            <w:top w:val="none" w:sz="0" w:space="0" w:color="auto"/>
            <w:left w:val="none" w:sz="0" w:space="0" w:color="auto"/>
            <w:bottom w:val="none" w:sz="0" w:space="0" w:color="auto"/>
            <w:right w:val="none" w:sz="0" w:space="0" w:color="auto"/>
          </w:divBdr>
        </w:div>
        <w:div w:id="62680469">
          <w:marLeft w:val="640"/>
          <w:marRight w:val="0"/>
          <w:marTop w:val="0"/>
          <w:marBottom w:val="0"/>
          <w:divBdr>
            <w:top w:val="none" w:sz="0" w:space="0" w:color="auto"/>
            <w:left w:val="none" w:sz="0" w:space="0" w:color="auto"/>
            <w:bottom w:val="none" w:sz="0" w:space="0" w:color="auto"/>
            <w:right w:val="none" w:sz="0" w:space="0" w:color="auto"/>
          </w:divBdr>
        </w:div>
        <w:div w:id="1422674836">
          <w:marLeft w:val="640"/>
          <w:marRight w:val="0"/>
          <w:marTop w:val="0"/>
          <w:marBottom w:val="0"/>
          <w:divBdr>
            <w:top w:val="none" w:sz="0" w:space="0" w:color="auto"/>
            <w:left w:val="none" w:sz="0" w:space="0" w:color="auto"/>
            <w:bottom w:val="none" w:sz="0" w:space="0" w:color="auto"/>
            <w:right w:val="none" w:sz="0" w:space="0" w:color="auto"/>
          </w:divBdr>
        </w:div>
        <w:div w:id="1678658480">
          <w:marLeft w:val="640"/>
          <w:marRight w:val="0"/>
          <w:marTop w:val="0"/>
          <w:marBottom w:val="0"/>
          <w:divBdr>
            <w:top w:val="none" w:sz="0" w:space="0" w:color="auto"/>
            <w:left w:val="none" w:sz="0" w:space="0" w:color="auto"/>
            <w:bottom w:val="none" w:sz="0" w:space="0" w:color="auto"/>
            <w:right w:val="none" w:sz="0" w:space="0" w:color="auto"/>
          </w:divBdr>
        </w:div>
        <w:div w:id="791821780">
          <w:marLeft w:val="640"/>
          <w:marRight w:val="0"/>
          <w:marTop w:val="0"/>
          <w:marBottom w:val="0"/>
          <w:divBdr>
            <w:top w:val="none" w:sz="0" w:space="0" w:color="auto"/>
            <w:left w:val="none" w:sz="0" w:space="0" w:color="auto"/>
            <w:bottom w:val="none" w:sz="0" w:space="0" w:color="auto"/>
            <w:right w:val="none" w:sz="0" w:space="0" w:color="auto"/>
          </w:divBdr>
        </w:div>
        <w:div w:id="1058287191">
          <w:marLeft w:val="640"/>
          <w:marRight w:val="0"/>
          <w:marTop w:val="0"/>
          <w:marBottom w:val="0"/>
          <w:divBdr>
            <w:top w:val="none" w:sz="0" w:space="0" w:color="auto"/>
            <w:left w:val="none" w:sz="0" w:space="0" w:color="auto"/>
            <w:bottom w:val="none" w:sz="0" w:space="0" w:color="auto"/>
            <w:right w:val="none" w:sz="0" w:space="0" w:color="auto"/>
          </w:divBdr>
        </w:div>
        <w:div w:id="1914780936">
          <w:marLeft w:val="640"/>
          <w:marRight w:val="0"/>
          <w:marTop w:val="0"/>
          <w:marBottom w:val="0"/>
          <w:divBdr>
            <w:top w:val="none" w:sz="0" w:space="0" w:color="auto"/>
            <w:left w:val="none" w:sz="0" w:space="0" w:color="auto"/>
            <w:bottom w:val="none" w:sz="0" w:space="0" w:color="auto"/>
            <w:right w:val="none" w:sz="0" w:space="0" w:color="auto"/>
          </w:divBdr>
        </w:div>
        <w:div w:id="858736017">
          <w:marLeft w:val="640"/>
          <w:marRight w:val="0"/>
          <w:marTop w:val="0"/>
          <w:marBottom w:val="0"/>
          <w:divBdr>
            <w:top w:val="none" w:sz="0" w:space="0" w:color="auto"/>
            <w:left w:val="none" w:sz="0" w:space="0" w:color="auto"/>
            <w:bottom w:val="none" w:sz="0" w:space="0" w:color="auto"/>
            <w:right w:val="none" w:sz="0" w:space="0" w:color="auto"/>
          </w:divBdr>
        </w:div>
        <w:div w:id="1568999913">
          <w:marLeft w:val="640"/>
          <w:marRight w:val="0"/>
          <w:marTop w:val="0"/>
          <w:marBottom w:val="0"/>
          <w:divBdr>
            <w:top w:val="none" w:sz="0" w:space="0" w:color="auto"/>
            <w:left w:val="none" w:sz="0" w:space="0" w:color="auto"/>
            <w:bottom w:val="none" w:sz="0" w:space="0" w:color="auto"/>
            <w:right w:val="none" w:sz="0" w:space="0" w:color="auto"/>
          </w:divBdr>
        </w:div>
        <w:div w:id="1929970549">
          <w:marLeft w:val="640"/>
          <w:marRight w:val="0"/>
          <w:marTop w:val="0"/>
          <w:marBottom w:val="0"/>
          <w:divBdr>
            <w:top w:val="none" w:sz="0" w:space="0" w:color="auto"/>
            <w:left w:val="none" w:sz="0" w:space="0" w:color="auto"/>
            <w:bottom w:val="none" w:sz="0" w:space="0" w:color="auto"/>
            <w:right w:val="none" w:sz="0" w:space="0" w:color="auto"/>
          </w:divBdr>
        </w:div>
        <w:div w:id="132986766">
          <w:marLeft w:val="640"/>
          <w:marRight w:val="0"/>
          <w:marTop w:val="0"/>
          <w:marBottom w:val="0"/>
          <w:divBdr>
            <w:top w:val="none" w:sz="0" w:space="0" w:color="auto"/>
            <w:left w:val="none" w:sz="0" w:space="0" w:color="auto"/>
            <w:bottom w:val="none" w:sz="0" w:space="0" w:color="auto"/>
            <w:right w:val="none" w:sz="0" w:space="0" w:color="auto"/>
          </w:divBdr>
        </w:div>
        <w:div w:id="699013658">
          <w:marLeft w:val="640"/>
          <w:marRight w:val="0"/>
          <w:marTop w:val="0"/>
          <w:marBottom w:val="0"/>
          <w:divBdr>
            <w:top w:val="none" w:sz="0" w:space="0" w:color="auto"/>
            <w:left w:val="none" w:sz="0" w:space="0" w:color="auto"/>
            <w:bottom w:val="none" w:sz="0" w:space="0" w:color="auto"/>
            <w:right w:val="none" w:sz="0" w:space="0" w:color="auto"/>
          </w:divBdr>
        </w:div>
        <w:div w:id="587038069">
          <w:marLeft w:val="640"/>
          <w:marRight w:val="0"/>
          <w:marTop w:val="0"/>
          <w:marBottom w:val="0"/>
          <w:divBdr>
            <w:top w:val="none" w:sz="0" w:space="0" w:color="auto"/>
            <w:left w:val="none" w:sz="0" w:space="0" w:color="auto"/>
            <w:bottom w:val="none" w:sz="0" w:space="0" w:color="auto"/>
            <w:right w:val="none" w:sz="0" w:space="0" w:color="auto"/>
          </w:divBdr>
        </w:div>
        <w:div w:id="664626916">
          <w:marLeft w:val="640"/>
          <w:marRight w:val="0"/>
          <w:marTop w:val="0"/>
          <w:marBottom w:val="0"/>
          <w:divBdr>
            <w:top w:val="none" w:sz="0" w:space="0" w:color="auto"/>
            <w:left w:val="none" w:sz="0" w:space="0" w:color="auto"/>
            <w:bottom w:val="none" w:sz="0" w:space="0" w:color="auto"/>
            <w:right w:val="none" w:sz="0" w:space="0" w:color="auto"/>
          </w:divBdr>
        </w:div>
        <w:div w:id="1925605752">
          <w:marLeft w:val="640"/>
          <w:marRight w:val="0"/>
          <w:marTop w:val="0"/>
          <w:marBottom w:val="0"/>
          <w:divBdr>
            <w:top w:val="none" w:sz="0" w:space="0" w:color="auto"/>
            <w:left w:val="none" w:sz="0" w:space="0" w:color="auto"/>
            <w:bottom w:val="none" w:sz="0" w:space="0" w:color="auto"/>
            <w:right w:val="none" w:sz="0" w:space="0" w:color="auto"/>
          </w:divBdr>
        </w:div>
        <w:div w:id="525413751">
          <w:marLeft w:val="640"/>
          <w:marRight w:val="0"/>
          <w:marTop w:val="0"/>
          <w:marBottom w:val="0"/>
          <w:divBdr>
            <w:top w:val="none" w:sz="0" w:space="0" w:color="auto"/>
            <w:left w:val="none" w:sz="0" w:space="0" w:color="auto"/>
            <w:bottom w:val="none" w:sz="0" w:space="0" w:color="auto"/>
            <w:right w:val="none" w:sz="0" w:space="0" w:color="auto"/>
          </w:divBdr>
        </w:div>
        <w:div w:id="357775247">
          <w:marLeft w:val="640"/>
          <w:marRight w:val="0"/>
          <w:marTop w:val="0"/>
          <w:marBottom w:val="0"/>
          <w:divBdr>
            <w:top w:val="none" w:sz="0" w:space="0" w:color="auto"/>
            <w:left w:val="none" w:sz="0" w:space="0" w:color="auto"/>
            <w:bottom w:val="none" w:sz="0" w:space="0" w:color="auto"/>
            <w:right w:val="none" w:sz="0" w:space="0" w:color="auto"/>
          </w:divBdr>
        </w:div>
        <w:div w:id="1773239255">
          <w:marLeft w:val="640"/>
          <w:marRight w:val="0"/>
          <w:marTop w:val="0"/>
          <w:marBottom w:val="0"/>
          <w:divBdr>
            <w:top w:val="none" w:sz="0" w:space="0" w:color="auto"/>
            <w:left w:val="none" w:sz="0" w:space="0" w:color="auto"/>
            <w:bottom w:val="none" w:sz="0" w:space="0" w:color="auto"/>
            <w:right w:val="none" w:sz="0" w:space="0" w:color="auto"/>
          </w:divBdr>
        </w:div>
        <w:div w:id="26411376">
          <w:marLeft w:val="640"/>
          <w:marRight w:val="0"/>
          <w:marTop w:val="0"/>
          <w:marBottom w:val="0"/>
          <w:divBdr>
            <w:top w:val="none" w:sz="0" w:space="0" w:color="auto"/>
            <w:left w:val="none" w:sz="0" w:space="0" w:color="auto"/>
            <w:bottom w:val="none" w:sz="0" w:space="0" w:color="auto"/>
            <w:right w:val="none" w:sz="0" w:space="0" w:color="auto"/>
          </w:divBdr>
        </w:div>
        <w:div w:id="1628928598">
          <w:marLeft w:val="640"/>
          <w:marRight w:val="0"/>
          <w:marTop w:val="0"/>
          <w:marBottom w:val="0"/>
          <w:divBdr>
            <w:top w:val="none" w:sz="0" w:space="0" w:color="auto"/>
            <w:left w:val="none" w:sz="0" w:space="0" w:color="auto"/>
            <w:bottom w:val="none" w:sz="0" w:space="0" w:color="auto"/>
            <w:right w:val="none" w:sz="0" w:space="0" w:color="auto"/>
          </w:divBdr>
        </w:div>
        <w:div w:id="2004118038">
          <w:marLeft w:val="640"/>
          <w:marRight w:val="0"/>
          <w:marTop w:val="0"/>
          <w:marBottom w:val="0"/>
          <w:divBdr>
            <w:top w:val="none" w:sz="0" w:space="0" w:color="auto"/>
            <w:left w:val="none" w:sz="0" w:space="0" w:color="auto"/>
            <w:bottom w:val="none" w:sz="0" w:space="0" w:color="auto"/>
            <w:right w:val="none" w:sz="0" w:space="0" w:color="auto"/>
          </w:divBdr>
        </w:div>
        <w:div w:id="2108693407">
          <w:marLeft w:val="640"/>
          <w:marRight w:val="0"/>
          <w:marTop w:val="0"/>
          <w:marBottom w:val="0"/>
          <w:divBdr>
            <w:top w:val="none" w:sz="0" w:space="0" w:color="auto"/>
            <w:left w:val="none" w:sz="0" w:space="0" w:color="auto"/>
            <w:bottom w:val="none" w:sz="0" w:space="0" w:color="auto"/>
            <w:right w:val="none" w:sz="0" w:space="0" w:color="auto"/>
          </w:divBdr>
        </w:div>
        <w:div w:id="93211881">
          <w:marLeft w:val="640"/>
          <w:marRight w:val="0"/>
          <w:marTop w:val="0"/>
          <w:marBottom w:val="0"/>
          <w:divBdr>
            <w:top w:val="none" w:sz="0" w:space="0" w:color="auto"/>
            <w:left w:val="none" w:sz="0" w:space="0" w:color="auto"/>
            <w:bottom w:val="none" w:sz="0" w:space="0" w:color="auto"/>
            <w:right w:val="none" w:sz="0" w:space="0" w:color="auto"/>
          </w:divBdr>
        </w:div>
        <w:div w:id="818770331">
          <w:marLeft w:val="640"/>
          <w:marRight w:val="0"/>
          <w:marTop w:val="0"/>
          <w:marBottom w:val="0"/>
          <w:divBdr>
            <w:top w:val="none" w:sz="0" w:space="0" w:color="auto"/>
            <w:left w:val="none" w:sz="0" w:space="0" w:color="auto"/>
            <w:bottom w:val="none" w:sz="0" w:space="0" w:color="auto"/>
            <w:right w:val="none" w:sz="0" w:space="0" w:color="auto"/>
          </w:divBdr>
        </w:div>
        <w:div w:id="1507091228">
          <w:marLeft w:val="640"/>
          <w:marRight w:val="0"/>
          <w:marTop w:val="0"/>
          <w:marBottom w:val="0"/>
          <w:divBdr>
            <w:top w:val="none" w:sz="0" w:space="0" w:color="auto"/>
            <w:left w:val="none" w:sz="0" w:space="0" w:color="auto"/>
            <w:bottom w:val="none" w:sz="0" w:space="0" w:color="auto"/>
            <w:right w:val="none" w:sz="0" w:space="0" w:color="auto"/>
          </w:divBdr>
        </w:div>
        <w:div w:id="390229040">
          <w:marLeft w:val="640"/>
          <w:marRight w:val="0"/>
          <w:marTop w:val="0"/>
          <w:marBottom w:val="0"/>
          <w:divBdr>
            <w:top w:val="none" w:sz="0" w:space="0" w:color="auto"/>
            <w:left w:val="none" w:sz="0" w:space="0" w:color="auto"/>
            <w:bottom w:val="none" w:sz="0" w:space="0" w:color="auto"/>
            <w:right w:val="none" w:sz="0" w:space="0" w:color="auto"/>
          </w:divBdr>
        </w:div>
        <w:div w:id="1738818326">
          <w:marLeft w:val="640"/>
          <w:marRight w:val="0"/>
          <w:marTop w:val="0"/>
          <w:marBottom w:val="0"/>
          <w:divBdr>
            <w:top w:val="none" w:sz="0" w:space="0" w:color="auto"/>
            <w:left w:val="none" w:sz="0" w:space="0" w:color="auto"/>
            <w:bottom w:val="none" w:sz="0" w:space="0" w:color="auto"/>
            <w:right w:val="none" w:sz="0" w:space="0" w:color="auto"/>
          </w:divBdr>
        </w:div>
        <w:div w:id="1137382324">
          <w:marLeft w:val="640"/>
          <w:marRight w:val="0"/>
          <w:marTop w:val="0"/>
          <w:marBottom w:val="0"/>
          <w:divBdr>
            <w:top w:val="none" w:sz="0" w:space="0" w:color="auto"/>
            <w:left w:val="none" w:sz="0" w:space="0" w:color="auto"/>
            <w:bottom w:val="none" w:sz="0" w:space="0" w:color="auto"/>
            <w:right w:val="none" w:sz="0" w:space="0" w:color="auto"/>
          </w:divBdr>
        </w:div>
        <w:div w:id="1515270425">
          <w:marLeft w:val="640"/>
          <w:marRight w:val="0"/>
          <w:marTop w:val="0"/>
          <w:marBottom w:val="0"/>
          <w:divBdr>
            <w:top w:val="none" w:sz="0" w:space="0" w:color="auto"/>
            <w:left w:val="none" w:sz="0" w:space="0" w:color="auto"/>
            <w:bottom w:val="none" w:sz="0" w:space="0" w:color="auto"/>
            <w:right w:val="none" w:sz="0" w:space="0" w:color="auto"/>
          </w:divBdr>
        </w:div>
        <w:div w:id="1451050816">
          <w:marLeft w:val="640"/>
          <w:marRight w:val="0"/>
          <w:marTop w:val="0"/>
          <w:marBottom w:val="0"/>
          <w:divBdr>
            <w:top w:val="none" w:sz="0" w:space="0" w:color="auto"/>
            <w:left w:val="none" w:sz="0" w:space="0" w:color="auto"/>
            <w:bottom w:val="none" w:sz="0" w:space="0" w:color="auto"/>
            <w:right w:val="none" w:sz="0" w:space="0" w:color="auto"/>
          </w:divBdr>
        </w:div>
        <w:div w:id="2009169091">
          <w:marLeft w:val="640"/>
          <w:marRight w:val="0"/>
          <w:marTop w:val="0"/>
          <w:marBottom w:val="0"/>
          <w:divBdr>
            <w:top w:val="none" w:sz="0" w:space="0" w:color="auto"/>
            <w:left w:val="none" w:sz="0" w:space="0" w:color="auto"/>
            <w:bottom w:val="none" w:sz="0" w:space="0" w:color="auto"/>
            <w:right w:val="none" w:sz="0" w:space="0" w:color="auto"/>
          </w:divBdr>
        </w:div>
        <w:div w:id="965040284">
          <w:marLeft w:val="640"/>
          <w:marRight w:val="0"/>
          <w:marTop w:val="0"/>
          <w:marBottom w:val="0"/>
          <w:divBdr>
            <w:top w:val="none" w:sz="0" w:space="0" w:color="auto"/>
            <w:left w:val="none" w:sz="0" w:space="0" w:color="auto"/>
            <w:bottom w:val="none" w:sz="0" w:space="0" w:color="auto"/>
            <w:right w:val="none" w:sz="0" w:space="0" w:color="auto"/>
          </w:divBdr>
        </w:div>
        <w:div w:id="542986026">
          <w:marLeft w:val="640"/>
          <w:marRight w:val="0"/>
          <w:marTop w:val="0"/>
          <w:marBottom w:val="0"/>
          <w:divBdr>
            <w:top w:val="none" w:sz="0" w:space="0" w:color="auto"/>
            <w:left w:val="none" w:sz="0" w:space="0" w:color="auto"/>
            <w:bottom w:val="none" w:sz="0" w:space="0" w:color="auto"/>
            <w:right w:val="none" w:sz="0" w:space="0" w:color="auto"/>
          </w:divBdr>
        </w:div>
        <w:div w:id="1960329790">
          <w:marLeft w:val="640"/>
          <w:marRight w:val="0"/>
          <w:marTop w:val="0"/>
          <w:marBottom w:val="0"/>
          <w:divBdr>
            <w:top w:val="none" w:sz="0" w:space="0" w:color="auto"/>
            <w:left w:val="none" w:sz="0" w:space="0" w:color="auto"/>
            <w:bottom w:val="none" w:sz="0" w:space="0" w:color="auto"/>
            <w:right w:val="none" w:sz="0" w:space="0" w:color="auto"/>
          </w:divBdr>
        </w:div>
        <w:div w:id="1550535243">
          <w:marLeft w:val="640"/>
          <w:marRight w:val="0"/>
          <w:marTop w:val="0"/>
          <w:marBottom w:val="0"/>
          <w:divBdr>
            <w:top w:val="none" w:sz="0" w:space="0" w:color="auto"/>
            <w:left w:val="none" w:sz="0" w:space="0" w:color="auto"/>
            <w:bottom w:val="none" w:sz="0" w:space="0" w:color="auto"/>
            <w:right w:val="none" w:sz="0" w:space="0" w:color="auto"/>
          </w:divBdr>
        </w:div>
        <w:div w:id="1577934809">
          <w:marLeft w:val="640"/>
          <w:marRight w:val="0"/>
          <w:marTop w:val="0"/>
          <w:marBottom w:val="0"/>
          <w:divBdr>
            <w:top w:val="none" w:sz="0" w:space="0" w:color="auto"/>
            <w:left w:val="none" w:sz="0" w:space="0" w:color="auto"/>
            <w:bottom w:val="none" w:sz="0" w:space="0" w:color="auto"/>
            <w:right w:val="none" w:sz="0" w:space="0" w:color="auto"/>
          </w:divBdr>
        </w:div>
        <w:div w:id="1294752500">
          <w:marLeft w:val="640"/>
          <w:marRight w:val="0"/>
          <w:marTop w:val="0"/>
          <w:marBottom w:val="0"/>
          <w:divBdr>
            <w:top w:val="none" w:sz="0" w:space="0" w:color="auto"/>
            <w:left w:val="none" w:sz="0" w:space="0" w:color="auto"/>
            <w:bottom w:val="none" w:sz="0" w:space="0" w:color="auto"/>
            <w:right w:val="none" w:sz="0" w:space="0" w:color="auto"/>
          </w:divBdr>
        </w:div>
        <w:div w:id="1616210286">
          <w:marLeft w:val="640"/>
          <w:marRight w:val="0"/>
          <w:marTop w:val="0"/>
          <w:marBottom w:val="0"/>
          <w:divBdr>
            <w:top w:val="none" w:sz="0" w:space="0" w:color="auto"/>
            <w:left w:val="none" w:sz="0" w:space="0" w:color="auto"/>
            <w:bottom w:val="none" w:sz="0" w:space="0" w:color="auto"/>
            <w:right w:val="none" w:sz="0" w:space="0" w:color="auto"/>
          </w:divBdr>
        </w:div>
        <w:div w:id="1172837808">
          <w:marLeft w:val="640"/>
          <w:marRight w:val="0"/>
          <w:marTop w:val="0"/>
          <w:marBottom w:val="0"/>
          <w:divBdr>
            <w:top w:val="none" w:sz="0" w:space="0" w:color="auto"/>
            <w:left w:val="none" w:sz="0" w:space="0" w:color="auto"/>
            <w:bottom w:val="none" w:sz="0" w:space="0" w:color="auto"/>
            <w:right w:val="none" w:sz="0" w:space="0" w:color="auto"/>
          </w:divBdr>
        </w:div>
        <w:div w:id="813908371">
          <w:marLeft w:val="640"/>
          <w:marRight w:val="0"/>
          <w:marTop w:val="0"/>
          <w:marBottom w:val="0"/>
          <w:divBdr>
            <w:top w:val="none" w:sz="0" w:space="0" w:color="auto"/>
            <w:left w:val="none" w:sz="0" w:space="0" w:color="auto"/>
            <w:bottom w:val="none" w:sz="0" w:space="0" w:color="auto"/>
            <w:right w:val="none" w:sz="0" w:space="0" w:color="auto"/>
          </w:divBdr>
        </w:div>
        <w:div w:id="1338268873">
          <w:marLeft w:val="640"/>
          <w:marRight w:val="0"/>
          <w:marTop w:val="0"/>
          <w:marBottom w:val="0"/>
          <w:divBdr>
            <w:top w:val="none" w:sz="0" w:space="0" w:color="auto"/>
            <w:left w:val="none" w:sz="0" w:space="0" w:color="auto"/>
            <w:bottom w:val="none" w:sz="0" w:space="0" w:color="auto"/>
            <w:right w:val="none" w:sz="0" w:space="0" w:color="auto"/>
          </w:divBdr>
        </w:div>
        <w:div w:id="741030551">
          <w:marLeft w:val="640"/>
          <w:marRight w:val="0"/>
          <w:marTop w:val="0"/>
          <w:marBottom w:val="0"/>
          <w:divBdr>
            <w:top w:val="none" w:sz="0" w:space="0" w:color="auto"/>
            <w:left w:val="none" w:sz="0" w:space="0" w:color="auto"/>
            <w:bottom w:val="none" w:sz="0" w:space="0" w:color="auto"/>
            <w:right w:val="none" w:sz="0" w:space="0" w:color="auto"/>
          </w:divBdr>
        </w:div>
        <w:div w:id="1738475492">
          <w:marLeft w:val="640"/>
          <w:marRight w:val="0"/>
          <w:marTop w:val="0"/>
          <w:marBottom w:val="0"/>
          <w:divBdr>
            <w:top w:val="none" w:sz="0" w:space="0" w:color="auto"/>
            <w:left w:val="none" w:sz="0" w:space="0" w:color="auto"/>
            <w:bottom w:val="none" w:sz="0" w:space="0" w:color="auto"/>
            <w:right w:val="none" w:sz="0" w:space="0" w:color="auto"/>
          </w:divBdr>
        </w:div>
        <w:div w:id="1895390308">
          <w:marLeft w:val="640"/>
          <w:marRight w:val="0"/>
          <w:marTop w:val="0"/>
          <w:marBottom w:val="0"/>
          <w:divBdr>
            <w:top w:val="none" w:sz="0" w:space="0" w:color="auto"/>
            <w:left w:val="none" w:sz="0" w:space="0" w:color="auto"/>
            <w:bottom w:val="none" w:sz="0" w:space="0" w:color="auto"/>
            <w:right w:val="none" w:sz="0" w:space="0" w:color="auto"/>
          </w:divBdr>
        </w:div>
        <w:div w:id="1480657444">
          <w:marLeft w:val="640"/>
          <w:marRight w:val="0"/>
          <w:marTop w:val="0"/>
          <w:marBottom w:val="0"/>
          <w:divBdr>
            <w:top w:val="none" w:sz="0" w:space="0" w:color="auto"/>
            <w:left w:val="none" w:sz="0" w:space="0" w:color="auto"/>
            <w:bottom w:val="none" w:sz="0" w:space="0" w:color="auto"/>
            <w:right w:val="none" w:sz="0" w:space="0" w:color="auto"/>
          </w:divBdr>
        </w:div>
        <w:div w:id="884683833">
          <w:marLeft w:val="640"/>
          <w:marRight w:val="0"/>
          <w:marTop w:val="0"/>
          <w:marBottom w:val="0"/>
          <w:divBdr>
            <w:top w:val="none" w:sz="0" w:space="0" w:color="auto"/>
            <w:left w:val="none" w:sz="0" w:space="0" w:color="auto"/>
            <w:bottom w:val="none" w:sz="0" w:space="0" w:color="auto"/>
            <w:right w:val="none" w:sz="0" w:space="0" w:color="auto"/>
          </w:divBdr>
        </w:div>
        <w:div w:id="1878616442">
          <w:marLeft w:val="640"/>
          <w:marRight w:val="0"/>
          <w:marTop w:val="0"/>
          <w:marBottom w:val="0"/>
          <w:divBdr>
            <w:top w:val="none" w:sz="0" w:space="0" w:color="auto"/>
            <w:left w:val="none" w:sz="0" w:space="0" w:color="auto"/>
            <w:bottom w:val="none" w:sz="0" w:space="0" w:color="auto"/>
            <w:right w:val="none" w:sz="0" w:space="0" w:color="auto"/>
          </w:divBdr>
        </w:div>
        <w:div w:id="378749265">
          <w:marLeft w:val="640"/>
          <w:marRight w:val="0"/>
          <w:marTop w:val="0"/>
          <w:marBottom w:val="0"/>
          <w:divBdr>
            <w:top w:val="none" w:sz="0" w:space="0" w:color="auto"/>
            <w:left w:val="none" w:sz="0" w:space="0" w:color="auto"/>
            <w:bottom w:val="none" w:sz="0" w:space="0" w:color="auto"/>
            <w:right w:val="none" w:sz="0" w:space="0" w:color="auto"/>
          </w:divBdr>
        </w:div>
      </w:divsChild>
    </w:div>
    <w:div w:id="273754533">
      <w:marLeft w:val="480"/>
      <w:marRight w:val="0"/>
      <w:marTop w:val="0"/>
      <w:marBottom w:val="0"/>
      <w:divBdr>
        <w:top w:val="none" w:sz="0" w:space="0" w:color="auto"/>
        <w:left w:val="none" w:sz="0" w:space="0" w:color="auto"/>
        <w:bottom w:val="none" w:sz="0" w:space="0" w:color="auto"/>
        <w:right w:val="none" w:sz="0" w:space="0" w:color="auto"/>
      </w:divBdr>
    </w:div>
    <w:div w:id="274097644">
      <w:marLeft w:val="480"/>
      <w:marRight w:val="0"/>
      <w:marTop w:val="0"/>
      <w:marBottom w:val="0"/>
      <w:divBdr>
        <w:top w:val="none" w:sz="0" w:space="0" w:color="auto"/>
        <w:left w:val="none" w:sz="0" w:space="0" w:color="auto"/>
        <w:bottom w:val="none" w:sz="0" w:space="0" w:color="auto"/>
        <w:right w:val="none" w:sz="0" w:space="0" w:color="auto"/>
      </w:divBdr>
    </w:div>
    <w:div w:id="274137766">
      <w:bodyDiv w:val="1"/>
      <w:marLeft w:val="0"/>
      <w:marRight w:val="0"/>
      <w:marTop w:val="0"/>
      <w:marBottom w:val="0"/>
      <w:divBdr>
        <w:top w:val="none" w:sz="0" w:space="0" w:color="auto"/>
        <w:left w:val="none" w:sz="0" w:space="0" w:color="auto"/>
        <w:bottom w:val="none" w:sz="0" w:space="0" w:color="auto"/>
        <w:right w:val="none" w:sz="0" w:space="0" w:color="auto"/>
      </w:divBdr>
    </w:div>
    <w:div w:id="275794008">
      <w:marLeft w:val="480"/>
      <w:marRight w:val="0"/>
      <w:marTop w:val="0"/>
      <w:marBottom w:val="0"/>
      <w:divBdr>
        <w:top w:val="none" w:sz="0" w:space="0" w:color="auto"/>
        <w:left w:val="none" w:sz="0" w:space="0" w:color="auto"/>
        <w:bottom w:val="none" w:sz="0" w:space="0" w:color="auto"/>
        <w:right w:val="none" w:sz="0" w:space="0" w:color="auto"/>
      </w:divBdr>
    </w:div>
    <w:div w:id="275866830">
      <w:marLeft w:val="480"/>
      <w:marRight w:val="0"/>
      <w:marTop w:val="0"/>
      <w:marBottom w:val="0"/>
      <w:divBdr>
        <w:top w:val="none" w:sz="0" w:space="0" w:color="auto"/>
        <w:left w:val="none" w:sz="0" w:space="0" w:color="auto"/>
        <w:bottom w:val="none" w:sz="0" w:space="0" w:color="auto"/>
        <w:right w:val="none" w:sz="0" w:space="0" w:color="auto"/>
      </w:divBdr>
    </w:div>
    <w:div w:id="275915193">
      <w:marLeft w:val="480"/>
      <w:marRight w:val="0"/>
      <w:marTop w:val="0"/>
      <w:marBottom w:val="0"/>
      <w:divBdr>
        <w:top w:val="none" w:sz="0" w:space="0" w:color="auto"/>
        <w:left w:val="none" w:sz="0" w:space="0" w:color="auto"/>
        <w:bottom w:val="none" w:sz="0" w:space="0" w:color="auto"/>
        <w:right w:val="none" w:sz="0" w:space="0" w:color="auto"/>
      </w:divBdr>
    </w:div>
    <w:div w:id="276177045">
      <w:marLeft w:val="480"/>
      <w:marRight w:val="0"/>
      <w:marTop w:val="0"/>
      <w:marBottom w:val="0"/>
      <w:divBdr>
        <w:top w:val="none" w:sz="0" w:space="0" w:color="auto"/>
        <w:left w:val="none" w:sz="0" w:space="0" w:color="auto"/>
        <w:bottom w:val="none" w:sz="0" w:space="0" w:color="auto"/>
        <w:right w:val="none" w:sz="0" w:space="0" w:color="auto"/>
      </w:divBdr>
    </w:div>
    <w:div w:id="277298001">
      <w:bodyDiv w:val="1"/>
      <w:marLeft w:val="0"/>
      <w:marRight w:val="0"/>
      <w:marTop w:val="0"/>
      <w:marBottom w:val="0"/>
      <w:divBdr>
        <w:top w:val="none" w:sz="0" w:space="0" w:color="auto"/>
        <w:left w:val="none" w:sz="0" w:space="0" w:color="auto"/>
        <w:bottom w:val="none" w:sz="0" w:space="0" w:color="auto"/>
        <w:right w:val="none" w:sz="0" w:space="0" w:color="auto"/>
      </w:divBdr>
      <w:divsChild>
        <w:div w:id="50081801">
          <w:marLeft w:val="480"/>
          <w:marRight w:val="0"/>
          <w:marTop w:val="0"/>
          <w:marBottom w:val="0"/>
          <w:divBdr>
            <w:top w:val="none" w:sz="0" w:space="0" w:color="auto"/>
            <w:left w:val="none" w:sz="0" w:space="0" w:color="auto"/>
            <w:bottom w:val="none" w:sz="0" w:space="0" w:color="auto"/>
            <w:right w:val="none" w:sz="0" w:space="0" w:color="auto"/>
          </w:divBdr>
        </w:div>
        <w:div w:id="169755168">
          <w:marLeft w:val="480"/>
          <w:marRight w:val="0"/>
          <w:marTop w:val="0"/>
          <w:marBottom w:val="0"/>
          <w:divBdr>
            <w:top w:val="none" w:sz="0" w:space="0" w:color="auto"/>
            <w:left w:val="none" w:sz="0" w:space="0" w:color="auto"/>
            <w:bottom w:val="none" w:sz="0" w:space="0" w:color="auto"/>
            <w:right w:val="none" w:sz="0" w:space="0" w:color="auto"/>
          </w:divBdr>
        </w:div>
        <w:div w:id="240650711">
          <w:marLeft w:val="480"/>
          <w:marRight w:val="0"/>
          <w:marTop w:val="0"/>
          <w:marBottom w:val="0"/>
          <w:divBdr>
            <w:top w:val="none" w:sz="0" w:space="0" w:color="auto"/>
            <w:left w:val="none" w:sz="0" w:space="0" w:color="auto"/>
            <w:bottom w:val="none" w:sz="0" w:space="0" w:color="auto"/>
            <w:right w:val="none" w:sz="0" w:space="0" w:color="auto"/>
          </w:divBdr>
        </w:div>
        <w:div w:id="293679328">
          <w:marLeft w:val="480"/>
          <w:marRight w:val="0"/>
          <w:marTop w:val="0"/>
          <w:marBottom w:val="0"/>
          <w:divBdr>
            <w:top w:val="none" w:sz="0" w:space="0" w:color="auto"/>
            <w:left w:val="none" w:sz="0" w:space="0" w:color="auto"/>
            <w:bottom w:val="none" w:sz="0" w:space="0" w:color="auto"/>
            <w:right w:val="none" w:sz="0" w:space="0" w:color="auto"/>
          </w:divBdr>
        </w:div>
        <w:div w:id="326566573">
          <w:marLeft w:val="480"/>
          <w:marRight w:val="0"/>
          <w:marTop w:val="0"/>
          <w:marBottom w:val="0"/>
          <w:divBdr>
            <w:top w:val="none" w:sz="0" w:space="0" w:color="auto"/>
            <w:left w:val="none" w:sz="0" w:space="0" w:color="auto"/>
            <w:bottom w:val="none" w:sz="0" w:space="0" w:color="auto"/>
            <w:right w:val="none" w:sz="0" w:space="0" w:color="auto"/>
          </w:divBdr>
        </w:div>
        <w:div w:id="338508839">
          <w:marLeft w:val="480"/>
          <w:marRight w:val="0"/>
          <w:marTop w:val="0"/>
          <w:marBottom w:val="0"/>
          <w:divBdr>
            <w:top w:val="none" w:sz="0" w:space="0" w:color="auto"/>
            <w:left w:val="none" w:sz="0" w:space="0" w:color="auto"/>
            <w:bottom w:val="none" w:sz="0" w:space="0" w:color="auto"/>
            <w:right w:val="none" w:sz="0" w:space="0" w:color="auto"/>
          </w:divBdr>
        </w:div>
        <w:div w:id="356975324">
          <w:marLeft w:val="480"/>
          <w:marRight w:val="0"/>
          <w:marTop w:val="0"/>
          <w:marBottom w:val="0"/>
          <w:divBdr>
            <w:top w:val="none" w:sz="0" w:space="0" w:color="auto"/>
            <w:left w:val="none" w:sz="0" w:space="0" w:color="auto"/>
            <w:bottom w:val="none" w:sz="0" w:space="0" w:color="auto"/>
            <w:right w:val="none" w:sz="0" w:space="0" w:color="auto"/>
          </w:divBdr>
        </w:div>
        <w:div w:id="392461967">
          <w:marLeft w:val="480"/>
          <w:marRight w:val="0"/>
          <w:marTop w:val="0"/>
          <w:marBottom w:val="0"/>
          <w:divBdr>
            <w:top w:val="none" w:sz="0" w:space="0" w:color="auto"/>
            <w:left w:val="none" w:sz="0" w:space="0" w:color="auto"/>
            <w:bottom w:val="none" w:sz="0" w:space="0" w:color="auto"/>
            <w:right w:val="none" w:sz="0" w:space="0" w:color="auto"/>
          </w:divBdr>
        </w:div>
        <w:div w:id="412896306">
          <w:marLeft w:val="480"/>
          <w:marRight w:val="0"/>
          <w:marTop w:val="0"/>
          <w:marBottom w:val="0"/>
          <w:divBdr>
            <w:top w:val="none" w:sz="0" w:space="0" w:color="auto"/>
            <w:left w:val="none" w:sz="0" w:space="0" w:color="auto"/>
            <w:bottom w:val="none" w:sz="0" w:space="0" w:color="auto"/>
            <w:right w:val="none" w:sz="0" w:space="0" w:color="auto"/>
          </w:divBdr>
        </w:div>
        <w:div w:id="414009892">
          <w:marLeft w:val="480"/>
          <w:marRight w:val="0"/>
          <w:marTop w:val="0"/>
          <w:marBottom w:val="0"/>
          <w:divBdr>
            <w:top w:val="none" w:sz="0" w:space="0" w:color="auto"/>
            <w:left w:val="none" w:sz="0" w:space="0" w:color="auto"/>
            <w:bottom w:val="none" w:sz="0" w:space="0" w:color="auto"/>
            <w:right w:val="none" w:sz="0" w:space="0" w:color="auto"/>
          </w:divBdr>
        </w:div>
        <w:div w:id="471024089">
          <w:marLeft w:val="480"/>
          <w:marRight w:val="0"/>
          <w:marTop w:val="0"/>
          <w:marBottom w:val="0"/>
          <w:divBdr>
            <w:top w:val="none" w:sz="0" w:space="0" w:color="auto"/>
            <w:left w:val="none" w:sz="0" w:space="0" w:color="auto"/>
            <w:bottom w:val="none" w:sz="0" w:space="0" w:color="auto"/>
            <w:right w:val="none" w:sz="0" w:space="0" w:color="auto"/>
          </w:divBdr>
        </w:div>
        <w:div w:id="483200571">
          <w:marLeft w:val="480"/>
          <w:marRight w:val="0"/>
          <w:marTop w:val="0"/>
          <w:marBottom w:val="0"/>
          <w:divBdr>
            <w:top w:val="none" w:sz="0" w:space="0" w:color="auto"/>
            <w:left w:val="none" w:sz="0" w:space="0" w:color="auto"/>
            <w:bottom w:val="none" w:sz="0" w:space="0" w:color="auto"/>
            <w:right w:val="none" w:sz="0" w:space="0" w:color="auto"/>
          </w:divBdr>
        </w:div>
        <w:div w:id="533738572">
          <w:marLeft w:val="480"/>
          <w:marRight w:val="0"/>
          <w:marTop w:val="0"/>
          <w:marBottom w:val="0"/>
          <w:divBdr>
            <w:top w:val="none" w:sz="0" w:space="0" w:color="auto"/>
            <w:left w:val="none" w:sz="0" w:space="0" w:color="auto"/>
            <w:bottom w:val="none" w:sz="0" w:space="0" w:color="auto"/>
            <w:right w:val="none" w:sz="0" w:space="0" w:color="auto"/>
          </w:divBdr>
        </w:div>
        <w:div w:id="546993744">
          <w:marLeft w:val="480"/>
          <w:marRight w:val="0"/>
          <w:marTop w:val="0"/>
          <w:marBottom w:val="0"/>
          <w:divBdr>
            <w:top w:val="none" w:sz="0" w:space="0" w:color="auto"/>
            <w:left w:val="none" w:sz="0" w:space="0" w:color="auto"/>
            <w:bottom w:val="none" w:sz="0" w:space="0" w:color="auto"/>
            <w:right w:val="none" w:sz="0" w:space="0" w:color="auto"/>
          </w:divBdr>
        </w:div>
        <w:div w:id="559099888">
          <w:marLeft w:val="480"/>
          <w:marRight w:val="0"/>
          <w:marTop w:val="0"/>
          <w:marBottom w:val="0"/>
          <w:divBdr>
            <w:top w:val="none" w:sz="0" w:space="0" w:color="auto"/>
            <w:left w:val="none" w:sz="0" w:space="0" w:color="auto"/>
            <w:bottom w:val="none" w:sz="0" w:space="0" w:color="auto"/>
            <w:right w:val="none" w:sz="0" w:space="0" w:color="auto"/>
          </w:divBdr>
        </w:div>
        <w:div w:id="564921667">
          <w:marLeft w:val="480"/>
          <w:marRight w:val="0"/>
          <w:marTop w:val="0"/>
          <w:marBottom w:val="0"/>
          <w:divBdr>
            <w:top w:val="none" w:sz="0" w:space="0" w:color="auto"/>
            <w:left w:val="none" w:sz="0" w:space="0" w:color="auto"/>
            <w:bottom w:val="none" w:sz="0" w:space="0" w:color="auto"/>
            <w:right w:val="none" w:sz="0" w:space="0" w:color="auto"/>
          </w:divBdr>
        </w:div>
        <w:div w:id="592322207">
          <w:marLeft w:val="480"/>
          <w:marRight w:val="0"/>
          <w:marTop w:val="0"/>
          <w:marBottom w:val="0"/>
          <w:divBdr>
            <w:top w:val="none" w:sz="0" w:space="0" w:color="auto"/>
            <w:left w:val="none" w:sz="0" w:space="0" w:color="auto"/>
            <w:bottom w:val="none" w:sz="0" w:space="0" w:color="auto"/>
            <w:right w:val="none" w:sz="0" w:space="0" w:color="auto"/>
          </w:divBdr>
        </w:div>
        <w:div w:id="593251363">
          <w:marLeft w:val="480"/>
          <w:marRight w:val="0"/>
          <w:marTop w:val="0"/>
          <w:marBottom w:val="0"/>
          <w:divBdr>
            <w:top w:val="none" w:sz="0" w:space="0" w:color="auto"/>
            <w:left w:val="none" w:sz="0" w:space="0" w:color="auto"/>
            <w:bottom w:val="none" w:sz="0" w:space="0" w:color="auto"/>
            <w:right w:val="none" w:sz="0" w:space="0" w:color="auto"/>
          </w:divBdr>
        </w:div>
        <w:div w:id="600257067">
          <w:marLeft w:val="480"/>
          <w:marRight w:val="0"/>
          <w:marTop w:val="0"/>
          <w:marBottom w:val="0"/>
          <w:divBdr>
            <w:top w:val="none" w:sz="0" w:space="0" w:color="auto"/>
            <w:left w:val="none" w:sz="0" w:space="0" w:color="auto"/>
            <w:bottom w:val="none" w:sz="0" w:space="0" w:color="auto"/>
            <w:right w:val="none" w:sz="0" w:space="0" w:color="auto"/>
          </w:divBdr>
        </w:div>
        <w:div w:id="641269928">
          <w:marLeft w:val="480"/>
          <w:marRight w:val="0"/>
          <w:marTop w:val="0"/>
          <w:marBottom w:val="0"/>
          <w:divBdr>
            <w:top w:val="none" w:sz="0" w:space="0" w:color="auto"/>
            <w:left w:val="none" w:sz="0" w:space="0" w:color="auto"/>
            <w:bottom w:val="none" w:sz="0" w:space="0" w:color="auto"/>
            <w:right w:val="none" w:sz="0" w:space="0" w:color="auto"/>
          </w:divBdr>
        </w:div>
        <w:div w:id="670642573">
          <w:marLeft w:val="480"/>
          <w:marRight w:val="0"/>
          <w:marTop w:val="0"/>
          <w:marBottom w:val="0"/>
          <w:divBdr>
            <w:top w:val="none" w:sz="0" w:space="0" w:color="auto"/>
            <w:left w:val="none" w:sz="0" w:space="0" w:color="auto"/>
            <w:bottom w:val="none" w:sz="0" w:space="0" w:color="auto"/>
            <w:right w:val="none" w:sz="0" w:space="0" w:color="auto"/>
          </w:divBdr>
        </w:div>
        <w:div w:id="699626869">
          <w:marLeft w:val="480"/>
          <w:marRight w:val="0"/>
          <w:marTop w:val="0"/>
          <w:marBottom w:val="0"/>
          <w:divBdr>
            <w:top w:val="none" w:sz="0" w:space="0" w:color="auto"/>
            <w:left w:val="none" w:sz="0" w:space="0" w:color="auto"/>
            <w:bottom w:val="none" w:sz="0" w:space="0" w:color="auto"/>
            <w:right w:val="none" w:sz="0" w:space="0" w:color="auto"/>
          </w:divBdr>
        </w:div>
        <w:div w:id="700208378">
          <w:marLeft w:val="480"/>
          <w:marRight w:val="0"/>
          <w:marTop w:val="0"/>
          <w:marBottom w:val="0"/>
          <w:divBdr>
            <w:top w:val="none" w:sz="0" w:space="0" w:color="auto"/>
            <w:left w:val="none" w:sz="0" w:space="0" w:color="auto"/>
            <w:bottom w:val="none" w:sz="0" w:space="0" w:color="auto"/>
            <w:right w:val="none" w:sz="0" w:space="0" w:color="auto"/>
          </w:divBdr>
        </w:div>
        <w:div w:id="703941017">
          <w:marLeft w:val="480"/>
          <w:marRight w:val="0"/>
          <w:marTop w:val="0"/>
          <w:marBottom w:val="0"/>
          <w:divBdr>
            <w:top w:val="none" w:sz="0" w:space="0" w:color="auto"/>
            <w:left w:val="none" w:sz="0" w:space="0" w:color="auto"/>
            <w:bottom w:val="none" w:sz="0" w:space="0" w:color="auto"/>
            <w:right w:val="none" w:sz="0" w:space="0" w:color="auto"/>
          </w:divBdr>
        </w:div>
        <w:div w:id="714813735">
          <w:marLeft w:val="480"/>
          <w:marRight w:val="0"/>
          <w:marTop w:val="0"/>
          <w:marBottom w:val="0"/>
          <w:divBdr>
            <w:top w:val="none" w:sz="0" w:space="0" w:color="auto"/>
            <w:left w:val="none" w:sz="0" w:space="0" w:color="auto"/>
            <w:bottom w:val="none" w:sz="0" w:space="0" w:color="auto"/>
            <w:right w:val="none" w:sz="0" w:space="0" w:color="auto"/>
          </w:divBdr>
        </w:div>
        <w:div w:id="766922923">
          <w:marLeft w:val="480"/>
          <w:marRight w:val="0"/>
          <w:marTop w:val="0"/>
          <w:marBottom w:val="0"/>
          <w:divBdr>
            <w:top w:val="none" w:sz="0" w:space="0" w:color="auto"/>
            <w:left w:val="none" w:sz="0" w:space="0" w:color="auto"/>
            <w:bottom w:val="none" w:sz="0" w:space="0" w:color="auto"/>
            <w:right w:val="none" w:sz="0" w:space="0" w:color="auto"/>
          </w:divBdr>
        </w:div>
        <w:div w:id="767046589">
          <w:marLeft w:val="480"/>
          <w:marRight w:val="0"/>
          <w:marTop w:val="0"/>
          <w:marBottom w:val="0"/>
          <w:divBdr>
            <w:top w:val="none" w:sz="0" w:space="0" w:color="auto"/>
            <w:left w:val="none" w:sz="0" w:space="0" w:color="auto"/>
            <w:bottom w:val="none" w:sz="0" w:space="0" w:color="auto"/>
            <w:right w:val="none" w:sz="0" w:space="0" w:color="auto"/>
          </w:divBdr>
        </w:div>
        <w:div w:id="777992266">
          <w:marLeft w:val="480"/>
          <w:marRight w:val="0"/>
          <w:marTop w:val="0"/>
          <w:marBottom w:val="0"/>
          <w:divBdr>
            <w:top w:val="none" w:sz="0" w:space="0" w:color="auto"/>
            <w:left w:val="none" w:sz="0" w:space="0" w:color="auto"/>
            <w:bottom w:val="none" w:sz="0" w:space="0" w:color="auto"/>
            <w:right w:val="none" w:sz="0" w:space="0" w:color="auto"/>
          </w:divBdr>
        </w:div>
        <w:div w:id="800415127">
          <w:marLeft w:val="480"/>
          <w:marRight w:val="0"/>
          <w:marTop w:val="0"/>
          <w:marBottom w:val="0"/>
          <w:divBdr>
            <w:top w:val="none" w:sz="0" w:space="0" w:color="auto"/>
            <w:left w:val="none" w:sz="0" w:space="0" w:color="auto"/>
            <w:bottom w:val="none" w:sz="0" w:space="0" w:color="auto"/>
            <w:right w:val="none" w:sz="0" w:space="0" w:color="auto"/>
          </w:divBdr>
        </w:div>
        <w:div w:id="831678896">
          <w:marLeft w:val="480"/>
          <w:marRight w:val="0"/>
          <w:marTop w:val="0"/>
          <w:marBottom w:val="0"/>
          <w:divBdr>
            <w:top w:val="none" w:sz="0" w:space="0" w:color="auto"/>
            <w:left w:val="none" w:sz="0" w:space="0" w:color="auto"/>
            <w:bottom w:val="none" w:sz="0" w:space="0" w:color="auto"/>
            <w:right w:val="none" w:sz="0" w:space="0" w:color="auto"/>
          </w:divBdr>
        </w:div>
        <w:div w:id="925722906">
          <w:marLeft w:val="480"/>
          <w:marRight w:val="0"/>
          <w:marTop w:val="0"/>
          <w:marBottom w:val="0"/>
          <w:divBdr>
            <w:top w:val="none" w:sz="0" w:space="0" w:color="auto"/>
            <w:left w:val="none" w:sz="0" w:space="0" w:color="auto"/>
            <w:bottom w:val="none" w:sz="0" w:space="0" w:color="auto"/>
            <w:right w:val="none" w:sz="0" w:space="0" w:color="auto"/>
          </w:divBdr>
        </w:div>
        <w:div w:id="989360324">
          <w:marLeft w:val="480"/>
          <w:marRight w:val="0"/>
          <w:marTop w:val="0"/>
          <w:marBottom w:val="0"/>
          <w:divBdr>
            <w:top w:val="none" w:sz="0" w:space="0" w:color="auto"/>
            <w:left w:val="none" w:sz="0" w:space="0" w:color="auto"/>
            <w:bottom w:val="none" w:sz="0" w:space="0" w:color="auto"/>
            <w:right w:val="none" w:sz="0" w:space="0" w:color="auto"/>
          </w:divBdr>
        </w:div>
        <w:div w:id="1118529831">
          <w:marLeft w:val="480"/>
          <w:marRight w:val="0"/>
          <w:marTop w:val="0"/>
          <w:marBottom w:val="0"/>
          <w:divBdr>
            <w:top w:val="none" w:sz="0" w:space="0" w:color="auto"/>
            <w:left w:val="none" w:sz="0" w:space="0" w:color="auto"/>
            <w:bottom w:val="none" w:sz="0" w:space="0" w:color="auto"/>
            <w:right w:val="none" w:sz="0" w:space="0" w:color="auto"/>
          </w:divBdr>
        </w:div>
        <w:div w:id="1126435270">
          <w:marLeft w:val="480"/>
          <w:marRight w:val="0"/>
          <w:marTop w:val="0"/>
          <w:marBottom w:val="0"/>
          <w:divBdr>
            <w:top w:val="none" w:sz="0" w:space="0" w:color="auto"/>
            <w:left w:val="none" w:sz="0" w:space="0" w:color="auto"/>
            <w:bottom w:val="none" w:sz="0" w:space="0" w:color="auto"/>
            <w:right w:val="none" w:sz="0" w:space="0" w:color="auto"/>
          </w:divBdr>
        </w:div>
        <w:div w:id="1266840562">
          <w:marLeft w:val="480"/>
          <w:marRight w:val="0"/>
          <w:marTop w:val="0"/>
          <w:marBottom w:val="0"/>
          <w:divBdr>
            <w:top w:val="none" w:sz="0" w:space="0" w:color="auto"/>
            <w:left w:val="none" w:sz="0" w:space="0" w:color="auto"/>
            <w:bottom w:val="none" w:sz="0" w:space="0" w:color="auto"/>
            <w:right w:val="none" w:sz="0" w:space="0" w:color="auto"/>
          </w:divBdr>
        </w:div>
        <w:div w:id="1301813442">
          <w:marLeft w:val="480"/>
          <w:marRight w:val="0"/>
          <w:marTop w:val="0"/>
          <w:marBottom w:val="0"/>
          <w:divBdr>
            <w:top w:val="none" w:sz="0" w:space="0" w:color="auto"/>
            <w:left w:val="none" w:sz="0" w:space="0" w:color="auto"/>
            <w:bottom w:val="none" w:sz="0" w:space="0" w:color="auto"/>
            <w:right w:val="none" w:sz="0" w:space="0" w:color="auto"/>
          </w:divBdr>
        </w:div>
        <w:div w:id="1308432135">
          <w:marLeft w:val="480"/>
          <w:marRight w:val="0"/>
          <w:marTop w:val="0"/>
          <w:marBottom w:val="0"/>
          <w:divBdr>
            <w:top w:val="none" w:sz="0" w:space="0" w:color="auto"/>
            <w:left w:val="none" w:sz="0" w:space="0" w:color="auto"/>
            <w:bottom w:val="none" w:sz="0" w:space="0" w:color="auto"/>
            <w:right w:val="none" w:sz="0" w:space="0" w:color="auto"/>
          </w:divBdr>
        </w:div>
        <w:div w:id="1310594492">
          <w:marLeft w:val="480"/>
          <w:marRight w:val="0"/>
          <w:marTop w:val="0"/>
          <w:marBottom w:val="0"/>
          <w:divBdr>
            <w:top w:val="none" w:sz="0" w:space="0" w:color="auto"/>
            <w:left w:val="none" w:sz="0" w:space="0" w:color="auto"/>
            <w:bottom w:val="none" w:sz="0" w:space="0" w:color="auto"/>
            <w:right w:val="none" w:sz="0" w:space="0" w:color="auto"/>
          </w:divBdr>
        </w:div>
        <w:div w:id="1347251786">
          <w:marLeft w:val="480"/>
          <w:marRight w:val="0"/>
          <w:marTop w:val="0"/>
          <w:marBottom w:val="0"/>
          <w:divBdr>
            <w:top w:val="none" w:sz="0" w:space="0" w:color="auto"/>
            <w:left w:val="none" w:sz="0" w:space="0" w:color="auto"/>
            <w:bottom w:val="none" w:sz="0" w:space="0" w:color="auto"/>
            <w:right w:val="none" w:sz="0" w:space="0" w:color="auto"/>
          </w:divBdr>
        </w:div>
        <w:div w:id="1348173192">
          <w:marLeft w:val="480"/>
          <w:marRight w:val="0"/>
          <w:marTop w:val="0"/>
          <w:marBottom w:val="0"/>
          <w:divBdr>
            <w:top w:val="none" w:sz="0" w:space="0" w:color="auto"/>
            <w:left w:val="none" w:sz="0" w:space="0" w:color="auto"/>
            <w:bottom w:val="none" w:sz="0" w:space="0" w:color="auto"/>
            <w:right w:val="none" w:sz="0" w:space="0" w:color="auto"/>
          </w:divBdr>
        </w:div>
        <w:div w:id="1378701946">
          <w:marLeft w:val="480"/>
          <w:marRight w:val="0"/>
          <w:marTop w:val="0"/>
          <w:marBottom w:val="0"/>
          <w:divBdr>
            <w:top w:val="none" w:sz="0" w:space="0" w:color="auto"/>
            <w:left w:val="none" w:sz="0" w:space="0" w:color="auto"/>
            <w:bottom w:val="none" w:sz="0" w:space="0" w:color="auto"/>
            <w:right w:val="none" w:sz="0" w:space="0" w:color="auto"/>
          </w:divBdr>
        </w:div>
        <w:div w:id="1410300404">
          <w:marLeft w:val="480"/>
          <w:marRight w:val="0"/>
          <w:marTop w:val="0"/>
          <w:marBottom w:val="0"/>
          <w:divBdr>
            <w:top w:val="none" w:sz="0" w:space="0" w:color="auto"/>
            <w:left w:val="none" w:sz="0" w:space="0" w:color="auto"/>
            <w:bottom w:val="none" w:sz="0" w:space="0" w:color="auto"/>
            <w:right w:val="none" w:sz="0" w:space="0" w:color="auto"/>
          </w:divBdr>
        </w:div>
        <w:div w:id="1626737502">
          <w:marLeft w:val="480"/>
          <w:marRight w:val="0"/>
          <w:marTop w:val="0"/>
          <w:marBottom w:val="0"/>
          <w:divBdr>
            <w:top w:val="none" w:sz="0" w:space="0" w:color="auto"/>
            <w:left w:val="none" w:sz="0" w:space="0" w:color="auto"/>
            <w:bottom w:val="none" w:sz="0" w:space="0" w:color="auto"/>
            <w:right w:val="none" w:sz="0" w:space="0" w:color="auto"/>
          </w:divBdr>
        </w:div>
        <w:div w:id="1675376790">
          <w:marLeft w:val="480"/>
          <w:marRight w:val="0"/>
          <w:marTop w:val="0"/>
          <w:marBottom w:val="0"/>
          <w:divBdr>
            <w:top w:val="none" w:sz="0" w:space="0" w:color="auto"/>
            <w:left w:val="none" w:sz="0" w:space="0" w:color="auto"/>
            <w:bottom w:val="none" w:sz="0" w:space="0" w:color="auto"/>
            <w:right w:val="none" w:sz="0" w:space="0" w:color="auto"/>
          </w:divBdr>
        </w:div>
        <w:div w:id="1698577301">
          <w:marLeft w:val="480"/>
          <w:marRight w:val="0"/>
          <w:marTop w:val="0"/>
          <w:marBottom w:val="0"/>
          <w:divBdr>
            <w:top w:val="none" w:sz="0" w:space="0" w:color="auto"/>
            <w:left w:val="none" w:sz="0" w:space="0" w:color="auto"/>
            <w:bottom w:val="none" w:sz="0" w:space="0" w:color="auto"/>
            <w:right w:val="none" w:sz="0" w:space="0" w:color="auto"/>
          </w:divBdr>
        </w:div>
        <w:div w:id="1728992177">
          <w:marLeft w:val="480"/>
          <w:marRight w:val="0"/>
          <w:marTop w:val="0"/>
          <w:marBottom w:val="0"/>
          <w:divBdr>
            <w:top w:val="none" w:sz="0" w:space="0" w:color="auto"/>
            <w:left w:val="none" w:sz="0" w:space="0" w:color="auto"/>
            <w:bottom w:val="none" w:sz="0" w:space="0" w:color="auto"/>
            <w:right w:val="none" w:sz="0" w:space="0" w:color="auto"/>
          </w:divBdr>
        </w:div>
        <w:div w:id="1868906124">
          <w:marLeft w:val="480"/>
          <w:marRight w:val="0"/>
          <w:marTop w:val="0"/>
          <w:marBottom w:val="0"/>
          <w:divBdr>
            <w:top w:val="none" w:sz="0" w:space="0" w:color="auto"/>
            <w:left w:val="none" w:sz="0" w:space="0" w:color="auto"/>
            <w:bottom w:val="none" w:sz="0" w:space="0" w:color="auto"/>
            <w:right w:val="none" w:sz="0" w:space="0" w:color="auto"/>
          </w:divBdr>
        </w:div>
        <w:div w:id="1992636877">
          <w:marLeft w:val="480"/>
          <w:marRight w:val="0"/>
          <w:marTop w:val="0"/>
          <w:marBottom w:val="0"/>
          <w:divBdr>
            <w:top w:val="none" w:sz="0" w:space="0" w:color="auto"/>
            <w:left w:val="none" w:sz="0" w:space="0" w:color="auto"/>
            <w:bottom w:val="none" w:sz="0" w:space="0" w:color="auto"/>
            <w:right w:val="none" w:sz="0" w:space="0" w:color="auto"/>
          </w:divBdr>
        </w:div>
        <w:div w:id="2002419223">
          <w:marLeft w:val="480"/>
          <w:marRight w:val="0"/>
          <w:marTop w:val="0"/>
          <w:marBottom w:val="0"/>
          <w:divBdr>
            <w:top w:val="none" w:sz="0" w:space="0" w:color="auto"/>
            <w:left w:val="none" w:sz="0" w:space="0" w:color="auto"/>
            <w:bottom w:val="none" w:sz="0" w:space="0" w:color="auto"/>
            <w:right w:val="none" w:sz="0" w:space="0" w:color="auto"/>
          </w:divBdr>
        </w:div>
        <w:div w:id="2113628756">
          <w:marLeft w:val="480"/>
          <w:marRight w:val="0"/>
          <w:marTop w:val="0"/>
          <w:marBottom w:val="0"/>
          <w:divBdr>
            <w:top w:val="none" w:sz="0" w:space="0" w:color="auto"/>
            <w:left w:val="none" w:sz="0" w:space="0" w:color="auto"/>
            <w:bottom w:val="none" w:sz="0" w:space="0" w:color="auto"/>
            <w:right w:val="none" w:sz="0" w:space="0" w:color="auto"/>
          </w:divBdr>
        </w:div>
      </w:divsChild>
    </w:div>
    <w:div w:id="279071635">
      <w:marLeft w:val="640"/>
      <w:marRight w:val="0"/>
      <w:marTop w:val="0"/>
      <w:marBottom w:val="0"/>
      <w:divBdr>
        <w:top w:val="none" w:sz="0" w:space="0" w:color="auto"/>
        <w:left w:val="none" w:sz="0" w:space="0" w:color="auto"/>
        <w:bottom w:val="none" w:sz="0" w:space="0" w:color="auto"/>
        <w:right w:val="none" w:sz="0" w:space="0" w:color="auto"/>
      </w:divBdr>
    </w:div>
    <w:div w:id="279188911">
      <w:marLeft w:val="480"/>
      <w:marRight w:val="0"/>
      <w:marTop w:val="0"/>
      <w:marBottom w:val="0"/>
      <w:divBdr>
        <w:top w:val="none" w:sz="0" w:space="0" w:color="auto"/>
        <w:left w:val="none" w:sz="0" w:space="0" w:color="auto"/>
        <w:bottom w:val="none" w:sz="0" w:space="0" w:color="auto"/>
        <w:right w:val="none" w:sz="0" w:space="0" w:color="auto"/>
      </w:divBdr>
    </w:div>
    <w:div w:id="279260348">
      <w:marLeft w:val="480"/>
      <w:marRight w:val="0"/>
      <w:marTop w:val="0"/>
      <w:marBottom w:val="0"/>
      <w:divBdr>
        <w:top w:val="none" w:sz="0" w:space="0" w:color="auto"/>
        <w:left w:val="none" w:sz="0" w:space="0" w:color="auto"/>
        <w:bottom w:val="none" w:sz="0" w:space="0" w:color="auto"/>
        <w:right w:val="none" w:sz="0" w:space="0" w:color="auto"/>
      </w:divBdr>
    </w:div>
    <w:div w:id="279995969">
      <w:marLeft w:val="480"/>
      <w:marRight w:val="0"/>
      <w:marTop w:val="0"/>
      <w:marBottom w:val="0"/>
      <w:divBdr>
        <w:top w:val="none" w:sz="0" w:space="0" w:color="auto"/>
        <w:left w:val="none" w:sz="0" w:space="0" w:color="auto"/>
        <w:bottom w:val="none" w:sz="0" w:space="0" w:color="auto"/>
        <w:right w:val="none" w:sz="0" w:space="0" w:color="auto"/>
      </w:divBdr>
    </w:div>
    <w:div w:id="281309337">
      <w:bodyDiv w:val="1"/>
      <w:marLeft w:val="0"/>
      <w:marRight w:val="0"/>
      <w:marTop w:val="0"/>
      <w:marBottom w:val="0"/>
      <w:divBdr>
        <w:top w:val="none" w:sz="0" w:space="0" w:color="auto"/>
        <w:left w:val="none" w:sz="0" w:space="0" w:color="auto"/>
        <w:bottom w:val="none" w:sz="0" w:space="0" w:color="auto"/>
        <w:right w:val="none" w:sz="0" w:space="0" w:color="auto"/>
      </w:divBdr>
      <w:divsChild>
        <w:div w:id="16082430">
          <w:marLeft w:val="480"/>
          <w:marRight w:val="0"/>
          <w:marTop w:val="0"/>
          <w:marBottom w:val="0"/>
          <w:divBdr>
            <w:top w:val="none" w:sz="0" w:space="0" w:color="auto"/>
            <w:left w:val="none" w:sz="0" w:space="0" w:color="auto"/>
            <w:bottom w:val="none" w:sz="0" w:space="0" w:color="auto"/>
            <w:right w:val="none" w:sz="0" w:space="0" w:color="auto"/>
          </w:divBdr>
        </w:div>
        <w:div w:id="222062565">
          <w:marLeft w:val="480"/>
          <w:marRight w:val="0"/>
          <w:marTop w:val="0"/>
          <w:marBottom w:val="0"/>
          <w:divBdr>
            <w:top w:val="none" w:sz="0" w:space="0" w:color="auto"/>
            <w:left w:val="none" w:sz="0" w:space="0" w:color="auto"/>
            <w:bottom w:val="none" w:sz="0" w:space="0" w:color="auto"/>
            <w:right w:val="none" w:sz="0" w:space="0" w:color="auto"/>
          </w:divBdr>
        </w:div>
        <w:div w:id="294141150">
          <w:marLeft w:val="480"/>
          <w:marRight w:val="0"/>
          <w:marTop w:val="0"/>
          <w:marBottom w:val="0"/>
          <w:divBdr>
            <w:top w:val="none" w:sz="0" w:space="0" w:color="auto"/>
            <w:left w:val="none" w:sz="0" w:space="0" w:color="auto"/>
            <w:bottom w:val="none" w:sz="0" w:space="0" w:color="auto"/>
            <w:right w:val="none" w:sz="0" w:space="0" w:color="auto"/>
          </w:divBdr>
        </w:div>
        <w:div w:id="316887512">
          <w:marLeft w:val="480"/>
          <w:marRight w:val="0"/>
          <w:marTop w:val="0"/>
          <w:marBottom w:val="0"/>
          <w:divBdr>
            <w:top w:val="none" w:sz="0" w:space="0" w:color="auto"/>
            <w:left w:val="none" w:sz="0" w:space="0" w:color="auto"/>
            <w:bottom w:val="none" w:sz="0" w:space="0" w:color="auto"/>
            <w:right w:val="none" w:sz="0" w:space="0" w:color="auto"/>
          </w:divBdr>
        </w:div>
        <w:div w:id="324625972">
          <w:marLeft w:val="480"/>
          <w:marRight w:val="0"/>
          <w:marTop w:val="0"/>
          <w:marBottom w:val="0"/>
          <w:divBdr>
            <w:top w:val="none" w:sz="0" w:space="0" w:color="auto"/>
            <w:left w:val="none" w:sz="0" w:space="0" w:color="auto"/>
            <w:bottom w:val="none" w:sz="0" w:space="0" w:color="auto"/>
            <w:right w:val="none" w:sz="0" w:space="0" w:color="auto"/>
          </w:divBdr>
        </w:div>
        <w:div w:id="330452791">
          <w:marLeft w:val="480"/>
          <w:marRight w:val="0"/>
          <w:marTop w:val="0"/>
          <w:marBottom w:val="0"/>
          <w:divBdr>
            <w:top w:val="none" w:sz="0" w:space="0" w:color="auto"/>
            <w:left w:val="none" w:sz="0" w:space="0" w:color="auto"/>
            <w:bottom w:val="none" w:sz="0" w:space="0" w:color="auto"/>
            <w:right w:val="none" w:sz="0" w:space="0" w:color="auto"/>
          </w:divBdr>
        </w:div>
        <w:div w:id="692875538">
          <w:marLeft w:val="480"/>
          <w:marRight w:val="0"/>
          <w:marTop w:val="0"/>
          <w:marBottom w:val="0"/>
          <w:divBdr>
            <w:top w:val="none" w:sz="0" w:space="0" w:color="auto"/>
            <w:left w:val="none" w:sz="0" w:space="0" w:color="auto"/>
            <w:bottom w:val="none" w:sz="0" w:space="0" w:color="auto"/>
            <w:right w:val="none" w:sz="0" w:space="0" w:color="auto"/>
          </w:divBdr>
        </w:div>
        <w:div w:id="693656449">
          <w:marLeft w:val="480"/>
          <w:marRight w:val="0"/>
          <w:marTop w:val="0"/>
          <w:marBottom w:val="0"/>
          <w:divBdr>
            <w:top w:val="none" w:sz="0" w:space="0" w:color="auto"/>
            <w:left w:val="none" w:sz="0" w:space="0" w:color="auto"/>
            <w:bottom w:val="none" w:sz="0" w:space="0" w:color="auto"/>
            <w:right w:val="none" w:sz="0" w:space="0" w:color="auto"/>
          </w:divBdr>
        </w:div>
        <w:div w:id="739639340">
          <w:marLeft w:val="480"/>
          <w:marRight w:val="0"/>
          <w:marTop w:val="0"/>
          <w:marBottom w:val="0"/>
          <w:divBdr>
            <w:top w:val="none" w:sz="0" w:space="0" w:color="auto"/>
            <w:left w:val="none" w:sz="0" w:space="0" w:color="auto"/>
            <w:bottom w:val="none" w:sz="0" w:space="0" w:color="auto"/>
            <w:right w:val="none" w:sz="0" w:space="0" w:color="auto"/>
          </w:divBdr>
        </w:div>
        <w:div w:id="780152803">
          <w:marLeft w:val="480"/>
          <w:marRight w:val="0"/>
          <w:marTop w:val="0"/>
          <w:marBottom w:val="0"/>
          <w:divBdr>
            <w:top w:val="none" w:sz="0" w:space="0" w:color="auto"/>
            <w:left w:val="none" w:sz="0" w:space="0" w:color="auto"/>
            <w:bottom w:val="none" w:sz="0" w:space="0" w:color="auto"/>
            <w:right w:val="none" w:sz="0" w:space="0" w:color="auto"/>
          </w:divBdr>
        </w:div>
        <w:div w:id="880484950">
          <w:marLeft w:val="480"/>
          <w:marRight w:val="0"/>
          <w:marTop w:val="0"/>
          <w:marBottom w:val="0"/>
          <w:divBdr>
            <w:top w:val="none" w:sz="0" w:space="0" w:color="auto"/>
            <w:left w:val="none" w:sz="0" w:space="0" w:color="auto"/>
            <w:bottom w:val="none" w:sz="0" w:space="0" w:color="auto"/>
            <w:right w:val="none" w:sz="0" w:space="0" w:color="auto"/>
          </w:divBdr>
        </w:div>
        <w:div w:id="971985316">
          <w:marLeft w:val="480"/>
          <w:marRight w:val="0"/>
          <w:marTop w:val="0"/>
          <w:marBottom w:val="0"/>
          <w:divBdr>
            <w:top w:val="none" w:sz="0" w:space="0" w:color="auto"/>
            <w:left w:val="none" w:sz="0" w:space="0" w:color="auto"/>
            <w:bottom w:val="none" w:sz="0" w:space="0" w:color="auto"/>
            <w:right w:val="none" w:sz="0" w:space="0" w:color="auto"/>
          </w:divBdr>
        </w:div>
        <w:div w:id="1397121024">
          <w:marLeft w:val="480"/>
          <w:marRight w:val="0"/>
          <w:marTop w:val="0"/>
          <w:marBottom w:val="0"/>
          <w:divBdr>
            <w:top w:val="none" w:sz="0" w:space="0" w:color="auto"/>
            <w:left w:val="none" w:sz="0" w:space="0" w:color="auto"/>
            <w:bottom w:val="none" w:sz="0" w:space="0" w:color="auto"/>
            <w:right w:val="none" w:sz="0" w:space="0" w:color="auto"/>
          </w:divBdr>
        </w:div>
        <w:div w:id="1701083294">
          <w:marLeft w:val="480"/>
          <w:marRight w:val="0"/>
          <w:marTop w:val="0"/>
          <w:marBottom w:val="0"/>
          <w:divBdr>
            <w:top w:val="none" w:sz="0" w:space="0" w:color="auto"/>
            <w:left w:val="none" w:sz="0" w:space="0" w:color="auto"/>
            <w:bottom w:val="none" w:sz="0" w:space="0" w:color="auto"/>
            <w:right w:val="none" w:sz="0" w:space="0" w:color="auto"/>
          </w:divBdr>
        </w:div>
        <w:div w:id="1767379605">
          <w:marLeft w:val="480"/>
          <w:marRight w:val="0"/>
          <w:marTop w:val="0"/>
          <w:marBottom w:val="0"/>
          <w:divBdr>
            <w:top w:val="none" w:sz="0" w:space="0" w:color="auto"/>
            <w:left w:val="none" w:sz="0" w:space="0" w:color="auto"/>
            <w:bottom w:val="none" w:sz="0" w:space="0" w:color="auto"/>
            <w:right w:val="none" w:sz="0" w:space="0" w:color="auto"/>
          </w:divBdr>
        </w:div>
        <w:div w:id="1781531617">
          <w:marLeft w:val="480"/>
          <w:marRight w:val="0"/>
          <w:marTop w:val="0"/>
          <w:marBottom w:val="0"/>
          <w:divBdr>
            <w:top w:val="none" w:sz="0" w:space="0" w:color="auto"/>
            <w:left w:val="none" w:sz="0" w:space="0" w:color="auto"/>
            <w:bottom w:val="none" w:sz="0" w:space="0" w:color="auto"/>
            <w:right w:val="none" w:sz="0" w:space="0" w:color="auto"/>
          </w:divBdr>
        </w:div>
        <w:div w:id="2027561502">
          <w:marLeft w:val="480"/>
          <w:marRight w:val="0"/>
          <w:marTop w:val="0"/>
          <w:marBottom w:val="0"/>
          <w:divBdr>
            <w:top w:val="none" w:sz="0" w:space="0" w:color="auto"/>
            <w:left w:val="none" w:sz="0" w:space="0" w:color="auto"/>
            <w:bottom w:val="none" w:sz="0" w:space="0" w:color="auto"/>
            <w:right w:val="none" w:sz="0" w:space="0" w:color="auto"/>
          </w:divBdr>
        </w:div>
      </w:divsChild>
    </w:div>
    <w:div w:id="281574859">
      <w:bodyDiv w:val="1"/>
      <w:marLeft w:val="0"/>
      <w:marRight w:val="0"/>
      <w:marTop w:val="0"/>
      <w:marBottom w:val="0"/>
      <w:divBdr>
        <w:top w:val="none" w:sz="0" w:space="0" w:color="auto"/>
        <w:left w:val="none" w:sz="0" w:space="0" w:color="auto"/>
        <w:bottom w:val="none" w:sz="0" w:space="0" w:color="auto"/>
        <w:right w:val="none" w:sz="0" w:space="0" w:color="auto"/>
      </w:divBdr>
    </w:div>
    <w:div w:id="281575369">
      <w:marLeft w:val="480"/>
      <w:marRight w:val="0"/>
      <w:marTop w:val="0"/>
      <w:marBottom w:val="0"/>
      <w:divBdr>
        <w:top w:val="none" w:sz="0" w:space="0" w:color="auto"/>
        <w:left w:val="none" w:sz="0" w:space="0" w:color="auto"/>
        <w:bottom w:val="none" w:sz="0" w:space="0" w:color="auto"/>
        <w:right w:val="none" w:sz="0" w:space="0" w:color="auto"/>
      </w:divBdr>
    </w:div>
    <w:div w:id="282883260">
      <w:marLeft w:val="480"/>
      <w:marRight w:val="0"/>
      <w:marTop w:val="0"/>
      <w:marBottom w:val="0"/>
      <w:divBdr>
        <w:top w:val="none" w:sz="0" w:space="0" w:color="auto"/>
        <w:left w:val="none" w:sz="0" w:space="0" w:color="auto"/>
        <w:bottom w:val="none" w:sz="0" w:space="0" w:color="auto"/>
        <w:right w:val="none" w:sz="0" w:space="0" w:color="auto"/>
      </w:divBdr>
    </w:div>
    <w:div w:id="283388538">
      <w:bodyDiv w:val="1"/>
      <w:marLeft w:val="0"/>
      <w:marRight w:val="0"/>
      <w:marTop w:val="0"/>
      <w:marBottom w:val="0"/>
      <w:divBdr>
        <w:top w:val="none" w:sz="0" w:space="0" w:color="auto"/>
        <w:left w:val="none" w:sz="0" w:space="0" w:color="auto"/>
        <w:bottom w:val="none" w:sz="0" w:space="0" w:color="auto"/>
        <w:right w:val="none" w:sz="0" w:space="0" w:color="auto"/>
      </w:divBdr>
      <w:divsChild>
        <w:div w:id="284973481">
          <w:marLeft w:val="640"/>
          <w:marRight w:val="0"/>
          <w:marTop w:val="0"/>
          <w:marBottom w:val="0"/>
          <w:divBdr>
            <w:top w:val="none" w:sz="0" w:space="0" w:color="auto"/>
            <w:left w:val="none" w:sz="0" w:space="0" w:color="auto"/>
            <w:bottom w:val="none" w:sz="0" w:space="0" w:color="auto"/>
            <w:right w:val="none" w:sz="0" w:space="0" w:color="auto"/>
          </w:divBdr>
        </w:div>
        <w:div w:id="1969385616">
          <w:marLeft w:val="640"/>
          <w:marRight w:val="0"/>
          <w:marTop w:val="0"/>
          <w:marBottom w:val="0"/>
          <w:divBdr>
            <w:top w:val="none" w:sz="0" w:space="0" w:color="auto"/>
            <w:left w:val="none" w:sz="0" w:space="0" w:color="auto"/>
            <w:bottom w:val="none" w:sz="0" w:space="0" w:color="auto"/>
            <w:right w:val="none" w:sz="0" w:space="0" w:color="auto"/>
          </w:divBdr>
        </w:div>
        <w:div w:id="1719889457">
          <w:marLeft w:val="640"/>
          <w:marRight w:val="0"/>
          <w:marTop w:val="0"/>
          <w:marBottom w:val="0"/>
          <w:divBdr>
            <w:top w:val="none" w:sz="0" w:space="0" w:color="auto"/>
            <w:left w:val="none" w:sz="0" w:space="0" w:color="auto"/>
            <w:bottom w:val="none" w:sz="0" w:space="0" w:color="auto"/>
            <w:right w:val="none" w:sz="0" w:space="0" w:color="auto"/>
          </w:divBdr>
        </w:div>
        <w:div w:id="280959358">
          <w:marLeft w:val="640"/>
          <w:marRight w:val="0"/>
          <w:marTop w:val="0"/>
          <w:marBottom w:val="0"/>
          <w:divBdr>
            <w:top w:val="none" w:sz="0" w:space="0" w:color="auto"/>
            <w:left w:val="none" w:sz="0" w:space="0" w:color="auto"/>
            <w:bottom w:val="none" w:sz="0" w:space="0" w:color="auto"/>
            <w:right w:val="none" w:sz="0" w:space="0" w:color="auto"/>
          </w:divBdr>
        </w:div>
        <w:div w:id="1869758353">
          <w:marLeft w:val="640"/>
          <w:marRight w:val="0"/>
          <w:marTop w:val="0"/>
          <w:marBottom w:val="0"/>
          <w:divBdr>
            <w:top w:val="none" w:sz="0" w:space="0" w:color="auto"/>
            <w:left w:val="none" w:sz="0" w:space="0" w:color="auto"/>
            <w:bottom w:val="none" w:sz="0" w:space="0" w:color="auto"/>
            <w:right w:val="none" w:sz="0" w:space="0" w:color="auto"/>
          </w:divBdr>
        </w:div>
        <w:div w:id="239951014">
          <w:marLeft w:val="640"/>
          <w:marRight w:val="0"/>
          <w:marTop w:val="0"/>
          <w:marBottom w:val="0"/>
          <w:divBdr>
            <w:top w:val="none" w:sz="0" w:space="0" w:color="auto"/>
            <w:left w:val="none" w:sz="0" w:space="0" w:color="auto"/>
            <w:bottom w:val="none" w:sz="0" w:space="0" w:color="auto"/>
            <w:right w:val="none" w:sz="0" w:space="0" w:color="auto"/>
          </w:divBdr>
        </w:div>
        <w:div w:id="2134861135">
          <w:marLeft w:val="640"/>
          <w:marRight w:val="0"/>
          <w:marTop w:val="0"/>
          <w:marBottom w:val="0"/>
          <w:divBdr>
            <w:top w:val="none" w:sz="0" w:space="0" w:color="auto"/>
            <w:left w:val="none" w:sz="0" w:space="0" w:color="auto"/>
            <w:bottom w:val="none" w:sz="0" w:space="0" w:color="auto"/>
            <w:right w:val="none" w:sz="0" w:space="0" w:color="auto"/>
          </w:divBdr>
        </w:div>
        <w:div w:id="772894793">
          <w:marLeft w:val="640"/>
          <w:marRight w:val="0"/>
          <w:marTop w:val="0"/>
          <w:marBottom w:val="0"/>
          <w:divBdr>
            <w:top w:val="none" w:sz="0" w:space="0" w:color="auto"/>
            <w:left w:val="none" w:sz="0" w:space="0" w:color="auto"/>
            <w:bottom w:val="none" w:sz="0" w:space="0" w:color="auto"/>
            <w:right w:val="none" w:sz="0" w:space="0" w:color="auto"/>
          </w:divBdr>
        </w:div>
        <w:div w:id="1375352151">
          <w:marLeft w:val="640"/>
          <w:marRight w:val="0"/>
          <w:marTop w:val="0"/>
          <w:marBottom w:val="0"/>
          <w:divBdr>
            <w:top w:val="none" w:sz="0" w:space="0" w:color="auto"/>
            <w:left w:val="none" w:sz="0" w:space="0" w:color="auto"/>
            <w:bottom w:val="none" w:sz="0" w:space="0" w:color="auto"/>
            <w:right w:val="none" w:sz="0" w:space="0" w:color="auto"/>
          </w:divBdr>
        </w:div>
        <w:div w:id="387339813">
          <w:marLeft w:val="640"/>
          <w:marRight w:val="0"/>
          <w:marTop w:val="0"/>
          <w:marBottom w:val="0"/>
          <w:divBdr>
            <w:top w:val="none" w:sz="0" w:space="0" w:color="auto"/>
            <w:left w:val="none" w:sz="0" w:space="0" w:color="auto"/>
            <w:bottom w:val="none" w:sz="0" w:space="0" w:color="auto"/>
            <w:right w:val="none" w:sz="0" w:space="0" w:color="auto"/>
          </w:divBdr>
        </w:div>
        <w:div w:id="669916956">
          <w:marLeft w:val="640"/>
          <w:marRight w:val="0"/>
          <w:marTop w:val="0"/>
          <w:marBottom w:val="0"/>
          <w:divBdr>
            <w:top w:val="none" w:sz="0" w:space="0" w:color="auto"/>
            <w:left w:val="none" w:sz="0" w:space="0" w:color="auto"/>
            <w:bottom w:val="none" w:sz="0" w:space="0" w:color="auto"/>
            <w:right w:val="none" w:sz="0" w:space="0" w:color="auto"/>
          </w:divBdr>
        </w:div>
        <w:div w:id="1564951280">
          <w:marLeft w:val="640"/>
          <w:marRight w:val="0"/>
          <w:marTop w:val="0"/>
          <w:marBottom w:val="0"/>
          <w:divBdr>
            <w:top w:val="none" w:sz="0" w:space="0" w:color="auto"/>
            <w:left w:val="none" w:sz="0" w:space="0" w:color="auto"/>
            <w:bottom w:val="none" w:sz="0" w:space="0" w:color="auto"/>
            <w:right w:val="none" w:sz="0" w:space="0" w:color="auto"/>
          </w:divBdr>
        </w:div>
        <w:div w:id="733898183">
          <w:marLeft w:val="640"/>
          <w:marRight w:val="0"/>
          <w:marTop w:val="0"/>
          <w:marBottom w:val="0"/>
          <w:divBdr>
            <w:top w:val="none" w:sz="0" w:space="0" w:color="auto"/>
            <w:left w:val="none" w:sz="0" w:space="0" w:color="auto"/>
            <w:bottom w:val="none" w:sz="0" w:space="0" w:color="auto"/>
            <w:right w:val="none" w:sz="0" w:space="0" w:color="auto"/>
          </w:divBdr>
        </w:div>
        <w:div w:id="1781340407">
          <w:marLeft w:val="640"/>
          <w:marRight w:val="0"/>
          <w:marTop w:val="0"/>
          <w:marBottom w:val="0"/>
          <w:divBdr>
            <w:top w:val="none" w:sz="0" w:space="0" w:color="auto"/>
            <w:left w:val="none" w:sz="0" w:space="0" w:color="auto"/>
            <w:bottom w:val="none" w:sz="0" w:space="0" w:color="auto"/>
            <w:right w:val="none" w:sz="0" w:space="0" w:color="auto"/>
          </w:divBdr>
        </w:div>
        <w:div w:id="2019846525">
          <w:marLeft w:val="640"/>
          <w:marRight w:val="0"/>
          <w:marTop w:val="0"/>
          <w:marBottom w:val="0"/>
          <w:divBdr>
            <w:top w:val="none" w:sz="0" w:space="0" w:color="auto"/>
            <w:left w:val="none" w:sz="0" w:space="0" w:color="auto"/>
            <w:bottom w:val="none" w:sz="0" w:space="0" w:color="auto"/>
            <w:right w:val="none" w:sz="0" w:space="0" w:color="auto"/>
          </w:divBdr>
        </w:div>
        <w:div w:id="1088428894">
          <w:marLeft w:val="640"/>
          <w:marRight w:val="0"/>
          <w:marTop w:val="0"/>
          <w:marBottom w:val="0"/>
          <w:divBdr>
            <w:top w:val="none" w:sz="0" w:space="0" w:color="auto"/>
            <w:left w:val="none" w:sz="0" w:space="0" w:color="auto"/>
            <w:bottom w:val="none" w:sz="0" w:space="0" w:color="auto"/>
            <w:right w:val="none" w:sz="0" w:space="0" w:color="auto"/>
          </w:divBdr>
        </w:div>
        <w:div w:id="98456101">
          <w:marLeft w:val="640"/>
          <w:marRight w:val="0"/>
          <w:marTop w:val="0"/>
          <w:marBottom w:val="0"/>
          <w:divBdr>
            <w:top w:val="none" w:sz="0" w:space="0" w:color="auto"/>
            <w:left w:val="none" w:sz="0" w:space="0" w:color="auto"/>
            <w:bottom w:val="none" w:sz="0" w:space="0" w:color="auto"/>
            <w:right w:val="none" w:sz="0" w:space="0" w:color="auto"/>
          </w:divBdr>
        </w:div>
        <w:div w:id="594442236">
          <w:marLeft w:val="640"/>
          <w:marRight w:val="0"/>
          <w:marTop w:val="0"/>
          <w:marBottom w:val="0"/>
          <w:divBdr>
            <w:top w:val="none" w:sz="0" w:space="0" w:color="auto"/>
            <w:left w:val="none" w:sz="0" w:space="0" w:color="auto"/>
            <w:bottom w:val="none" w:sz="0" w:space="0" w:color="auto"/>
            <w:right w:val="none" w:sz="0" w:space="0" w:color="auto"/>
          </w:divBdr>
        </w:div>
        <w:div w:id="760950750">
          <w:marLeft w:val="640"/>
          <w:marRight w:val="0"/>
          <w:marTop w:val="0"/>
          <w:marBottom w:val="0"/>
          <w:divBdr>
            <w:top w:val="none" w:sz="0" w:space="0" w:color="auto"/>
            <w:left w:val="none" w:sz="0" w:space="0" w:color="auto"/>
            <w:bottom w:val="none" w:sz="0" w:space="0" w:color="auto"/>
            <w:right w:val="none" w:sz="0" w:space="0" w:color="auto"/>
          </w:divBdr>
        </w:div>
        <w:div w:id="1926331336">
          <w:marLeft w:val="640"/>
          <w:marRight w:val="0"/>
          <w:marTop w:val="0"/>
          <w:marBottom w:val="0"/>
          <w:divBdr>
            <w:top w:val="none" w:sz="0" w:space="0" w:color="auto"/>
            <w:left w:val="none" w:sz="0" w:space="0" w:color="auto"/>
            <w:bottom w:val="none" w:sz="0" w:space="0" w:color="auto"/>
            <w:right w:val="none" w:sz="0" w:space="0" w:color="auto"/>
          </w:divBdr>
        </w:div>
        <w:div w:id="1453476159">
          <w:marLeft w:val="640"/>
          <w:marRight w:val="0"/>
          <w:marTop w:val="0"/>
          <w:marBottom w:val="0"/>
          <w:divBdr>
            <w:top w:val="none" w:sz="0" w:space="0" w:color="auto"/>
            <w:left w:val="none" w:sz="0" w:space="0" w:color="auto"/>
            <w:bottom w:val="none" w:sz="0" w:space="0" w:color="auto"/>
            <w:right w:val="none" w:sz="0" w:space="0" w:color="auto"/>
          </w:divBdr>
        </w:div>
        <w:div w:id="502550460">
          <w:marLeft w:val="640"/>
          <w:marRight w:val="0"/>
          <w:marTop w:val="0"/>
          <w:marBottom w:val="0"/>
          <w:divBdr>
            <w:top w:val="none" w:sz="0" w:space="0" w:color="auto"/>
            <w:left w:val="none" w:sz="0" w:space="0" w:color="auto"/>
            <w:bottom w:val="none" w:sz="0" w:space="0" w:color="auto"/>
            <w:right w:val="none" w:sz="0" w:space="0" w:color="auto"/>
          </w:divBdr>
        </w:div>
        <w:div w:id="1012495202">
          <w:marLeft w:val="640"/>
          <w:marRight w:val="0"/>
          <w:marTop w:val="0"/>
          <w:marBottom w:val="0"/>
          <w:divBdr>
            <w:top w:val="none" w:sz="0" w:space="0" w:color="auto"/>
            <w:left w:val="none" w:sz="0" w:space="0" w:color="auto"/>
            <w:bottom w:val="none" w:sz="0" w:space="0" w:color="auto"/>
            <w:right w:val="none" w:sz="0" w:space="0" w:color="auto"/>
          </w:divBdr>
        </w:div>
        <w:div w:id="1649700549">
          <w:marLeft w:val="640"/>
          <w:marRight w:val="0"/>
          <w:marTop w:val="0"/>
          <w:marBottom w:val="0"/>
          <w:divBdr>
            <w:top w:val="none" w:sz="0" w:space="0" w:color="auto"/>
            <w:left w:val="none" w:sz="0" w:space="0" w:color="auto"/>
            <w:bottom w:val="none" w:sz="0" w:space="0" w:color="auto"/>
            <w:right w:val="none" w:sz="0" w:space="0" w:color="auto"/>
          </w:divBdr>
        </w:div>
        <w:div w:id="990327504">
          <w:marLeft w:val="640"/>
          <w:marRight w:val="0"/>
          <w:marTop w:val="0"/>
          <w:marBottom w:val="0"/>
          <w:divBdr>
            <w:top w:val="none" w:sz="0" w:space="0" w:color="auto"/>
            <w:left w:val="none" w:sz="0" w:space="0" w:color="auto"/>
            <w:bottom w:val="none" w:sz="0" w:space="0" w:color="auto"/>
            <w:right w:val="none" w:sz="0" w:space="0" w:color="auto"/>
          </w:divBdr>
        </w:div>
        <w:div w:id="1749765959">
          <w:marLeft w:val="640"/>
          <w:marRight w:val="0"/>
          <w:marTop w:val="0"/>
          <w:marBottom w:val="0"/>
          <w:divBdr>
            <w:top w:val="none" w:sz="0" w:space="0" w:color="auto"/>
            <w:left w:val="none" w:sz="0" w:space="0" w:color="auto"/>
            <w:bottom w:val="none" w:sz="0" w:space="0" w:color="auto"/>
            <w:right w:val="none" w:sz="0" w:space="0" w:color="auto"/>
          </w:divBdr>
        </w:div>
        <w:div w:id="1786146697">
          <w:marLeft w:val="640"/>
          <w:marRight w:val="0"/>
          <w:marTop w:val="0"/>
          <w:marBottom w:val="0"/>
          <w:divBdr>
            <w:top w:val="none" w:sz="0" w:space="0" w:color="auto"/>
            <w:left w:val="none" w:sz="0" w:space="0" w:color="auto"/>
            <w:bottom w:val="none" w:sz="0" w:space="0" w:color="auto"/>
            <w:right w:val="none" w:sz="0" w:space="0" w:color="auto"/>
          </w:divBdr>
        </w:div>
        <w:div w:id="1582636206">
          <w:marLeft w:val="640"/>
          <w:marRight w:val="0"/>
          <w:marTop w:val="0"/>
          <w:marBottom w:val="0"/>
          <w:divBdr>
            <w:top w:val="none" w:sz="0" w:space="0" w:color="auto"/>
            <w:left w:val="none" w:sz="0" w:space="0" w:color="auto"/>
            <w:bottom w:val="none" w:sz="0" w:space="0" w:color="auto"/>
            <w:right w:val="none" w:sz="0" w:space="0" w:color="auto"/>
          </w:divBdr>
        </w:div>
        <w:div w:id="1626353216">
          <w:marLeft w:val="640"/>
          <w:marRight w:val="0"/>
          <w:marTop w:val="0"/>
          <w:marBottom w:val="0"/>
          <w:divBdr>
            <w:top w:val="none" w:sz="0" w:space="0" w:color="auto"/>
            <w:left w:val="none" w:sz="0" w:space="0" w:color="auto"/>
            <w:bottom w:val="none" w:sz="0" w:space="0" w:color="auto"/>
            <w:right w:val="none" w:sz="0" w:space="0" w:color="auto"/>
          </w:divBdr>
        </w:div>
        <w:div w:id="877165112">
          <w:marLeft w:val="640"/>
          <w:marRight w:val="0"/>
          <w:marTop w:val="0"/>
          <w:marBottom w:val="0"/>
          <w:divBdr>
            <w:top w:val="none" w:sz="0" w:space="0" w:color="auto"/>
            <w:left w:val="none" w:sz="0" w:space="0" w:color="auto"/>
            <w:bottom w:val="none" w:sz="0" w:space="0" w:color="auto"/>
            <w:right w:val="none" w:sz="0" w:space="0" w:color="auto"/>
          </w:divBdr>
        </w:div>
        <w:div w:id="1140806513">
          <w:marLeft w:val="640"/>
          <w:marRight w:val="0"/>
          <w:marTop w:val="0"/>
          <w:marBottom w:val="0"/>
          <w:divBdr>
            <w:top w:val="none" w:sz="0" w:space="0" w:color="auto"/>
            <w:left w:val="none" w:sz="0" w:space="0" w:color="auto"/>
            <w:bottom w:val="none" w:sz="0" w:space="0" w:color="auto"/>
            <w:right w:val="none" w:sz="0" w:space="0" w:color="auto"/>
          </w:divBdr>
        </w:div>
        <w:div w:id="1283266384">
          <w:marLeft w:val="640"/>
          <w:marRight w:val="0"/>
          <w:marTop w:val="0"/>
          <w:marBottom w:val="0"/>
          <w:divBdr>
            <w:top w:val="none" w:sz="0" w:space="0" w:color="auto"/>
            <w:left w:val="none" w:sz="0" w:space="0" w:color="auto"/>
            <w:bottom w:val="none" w:sz="0" w:space="0" w:color="auto"/>
            <w:right w:val="none" w:sz="0" w:space="0" w:color="auto"/>
          </w:divBdr>
        </w:div>
        <w:div w:id="1197041028">
          <w:marLeft w:val="640"/>
          <w:marRight w:val="0"/>
          <w:marTop w:val="0"/>
          <w:marBottom w:val="0"/>
          <w:divBdr>
            <w:top w:val="none" w:sz="0" w:space="0" w:color="auto"/>
            <w:left w:val="none" w:sz="0" w:space="0" w:color="auto"/>
            <w:bottom w:val="none" w:sz="0" w:space="0" w:color="auto"/>
            <w:right w:val="none" w:sz="0" w:space="0" w:color="auto"/>
          </w:divBdr>
        </w:div>
        <w:div w:id="308486707">
          <w:marLeft w:val="640"/>
          <w:marRight w:val="0"/>
          <w:marTop w:val="0"/>
          <w:marBottom w:val="0"/>
          <w:divBdr>
            <w:top w:val="none" w:sz="0" w:space="0" w:color="auto"/>
            <w:left w:val="none" w:sz="0" w:space="0" w:color="auto"/>
            <w:bottom w:val="none" w:sz="0" w:space="0" w:color="auto"/>
            <w:right w:val="none" w:sz="0" w:space="0" w:color="auto"/>
          </w:divBdr>
        </w:div>
        <w:div w:id="730008537">
          <w:marLeft w:val="640"/>
          <w:marRight w:val="0"/>
          <w:marTop w:val="0"/>
          <w:marBottom w:val="0"/>
          <w:divBdr>
            <w:top w:val="none" w:sz="0" w:space="0" w:color="auto"/>
            <w:left w:val="none" w:sz="0" w:space="0" w:color="auto"/>
            <w:bottom w:val="none" w:sz="0" w:space="0" w:color="auto"/>
            <w:right w:val="none" w:sz="0" w:space="0" w:color="auto"/>
          </w:divBdr>
        </w:div>
        <w:div w:id="669527695">
          <w:marLeft w:val="640"/>
          <w:marRight w:val="0"/>
          <w:marTop w:val="0"/>
          <w:marBottom w:val="0"/>
          <w:divBdr>
            <w:top w:val="none" w:sz="0" w:space="0" w:color="auto"/>
            <w:left w:val="none" w:sz="0" w:space="0" w:color="auto"/>
            <w:bottom w:val="none" w:sz="0" w:space="0" w:color="auto"/>
            <w:right w:val="none" w:sz="0" w:space="0" w:color="auto"/>
          </w:divBdr>
        </w:div>
        <w:div w:id="501237841">
          <w:marLeft w:val="640"/>
          <w:marRight w:val="0"/>
          <w:marTop w:val="0"/>
          <w:marBottom w:val="0"/>
          <w:divBdr>
            <w:top w:val="none" w:sz="0" w:space="0" w:color="auto"/>
            <w:left w:val="none" w:sz="0" w:space="0" w:color="auto"/>
            <w:bottom w:val="none" w:sz="0" w:space="0" w:color="auto"/>
            <w:right w:val="none" w:sz="0" w:space="0" w:color="auto"/>
          </w:divBdr>
        </w:div>
        <w:div w:id="1134250135">
          <w:marLeft w:val="640"/>
          <w:marRight w:val="0"/>
          <w:marTop w:val="0"/>
          <w:marBottom w:val="0"/>
          <w:divBdr>
            <w:top w:val="none" w:sz="0" w:space="0" w:color="auto"/>
            <w:left w:val="none" w:sz="0" w:space="0" w:color="auto"/>
            <w:bottom w:val="none" w:sz="0" w:space="0" w:color="auto"/>
            <w:right w:val="none" w:sz="0" w:space="0" w:color="auto"/>
          </w:divBdr>
        </w:div>
        <w:div w:id="1065837113">
          <w:marLeft w:val="640"/>
          <w:marRight w:val="0"/>
          <w:marTop w:val="0"/>
          <w:marBottom w:val="0"/>
          <w:divBdr>
            <w:top w:val="none" w:sz="0" w:space="0" w:color="auto"/>
            <w:left w:val="none" w:sz="0" w:space="0" w:color="auto"/>
            <w:bottom w:val="none" w:sz="0" w:space="0" w:color="auto"/>
            <w:right w:val="none" w:sz="0" w:space="0" w:color="auto"/>
          </w:divBdr>
        </w:div>
        <w:div w:id="1958365807">
          <w:marLeft w:val="640"/>
          <w:marRight w:val="0"/>
          <w:marTop w:val="0"/>
          <w:marBottom w:val="0"/>
          <w:divBdr>
            <w:top w:val="none" w:sz="0" w:space="0" w:color="auto"/>
            <w:left w:val="none" w:sz="0" w:space="0" w:color="auto"/>
            <w:bottom w:val="none" w:sz="0" w:space="0" w:color="auto"/>
            <w:right w:val="none" w:sz="0" w:space="0" w:color="auto"/>
          </w:divBdr>
        </w:div>
        <w:div w:id="918828262">
          <w:marLeft w:val="640"/>
          <w:marRight w:val="0"/>
          <w:marTop w:val="0"/>
          <w:marBottom w:val="0"/>
          <w:divBdr>
            <w:top w:val="none" w:sz="0" w:space="0" w:color="auto"/>
            <w:left w:val="none" w:sz="0" w:space="0" w:color="auto"/>
            <w:bottom w:val="none" w:sz="0" w:space="0" w:color="auto"/>
            <w:right w:val="none" w:sz="0" w:space="0" w:color="auto"/>
          </w:divBdr>
        </w:div>
        <w:div w:id="455833316">
          <w:marLeft w:val="640"/>
          <w:marRight w:val="0"/>
          <w:marTop w:val="0"/>
          <w:marBottom w:val="0"/>
          <w:divBdr>
            <w:top w:val="none" w:sz="0" w:space="0" w:color="auto"/>
            <w:left w:val="none" w:sz="0" w:space="0" w:color="auto"/>
            <w:bottom w:val="none" w:sz="0" w:space="0" w:color="auto"/>
            <w:right w:val="none" w:sz="0" w:space="0" w:color="auto"/>
          </w:divBdr>
        </w:div>
        <w:div w:id="2114399165">
          <w:marLeft w:val="640"/>
          <w:marRight w:val="0"/>
          <w:marTop w:val="0"/>
          <w:marBottom w:val="0"/>
          <w:divBdr>
            <w:top w:val="none" w:sz="0" w:space="0" w:color="auto"/>
            <w:left w:val="none" w:sz="0" w:space="0" w:color="auto"/>
            <w:bottom w:val="none" w:sz="0" w:space="0" w:color="auto"/>
            <w:right w:val="none" w:sz="0" w:space="0" w:color="auto"/>
          </w:divBdr>
        </w:div>
        <w:div w:id="1756199415">
          <w:marLeft w:val="640"/>
          <w:marRight w:val="0"/>
          <w:marTop w:val="0"/>
          <w:marBottom w:val="0"/>
          <w:divBdr>
            <w:top w:val="none" w:sz="0" w:space="0" w:color="auto"/>
            <w:left w:val="none" w:sz="0" w:space="0" w:color="auto"/>
            <w:bottom w:val="none" w:sz="0" w:space="0" w:color="auto"/>
            <w:right w:val="none" w:sz="0" w:space="0" w:color="auto"/>
          </w:divBdr>
        </w:div>
        <w:div w:id="66073292">
          <w:marLeft w:val="640"/>
          <w:marRight w:val="0"/>
          <w:marTop w:val="0"/>
          <w:marBottom w:val="0"/>
          <w:divBdr>
            <w:top w:val="none" w:sz="0" w:space="0" w:color="auto"/>
            <w:left w:val="none" w:sz="0" w:space="0" w:color="auto"/>
            <w:bottom w:val="none" w:sz="0" w:space="0" w:color="auto"/>
            <w:right w:val="none" w:sz="0" w:space="0" w:color="auto"/>
          </w:divBdr>
        </w:div>
        <w:div w:id="1091465352">
          <w:marLeft w:val="640"/>
          <w:marRight w:val="0"/>
          <w:marTop w:val="0"/>
          <w:marBottom w:val="0"/>
          <w:divBdr>
            <w:top w:val="none" w:sz="0" w:space="0" w:color="auto"/>
            <w:left w:val="none" w:sz="0" w:space="0" w:color="auto"/>
            <w:bottom w:val="none" w:sz="0" w:space="0" w:color="auto"/>
            <w:right w:val="none" w:sz="0" w:space="0" w:color="auto"/>
          </w:divBdr>
        </w:div>
        <w:div w:id="1285385542">
          <w:marLeft w:val="640"/>
          <w:marRight w:val="0"/>
          <w:marTop w:val="0"/>
          <w:marBottom w:val="0"/>
          <w:divBdr>
            <w:top w:val="none" w:sz="0" w:space="0" w:color="auto"/>
            <w:left w:val="none" w:sz="0" w:space="0" w:color="auto"/>
            <w:bottom w:val="none" w:sz="0" w:space="0" w:color="auto"/>
            <w:right w:val="none" w:sz="0" w:space="0" w:color="auto"/>
          </w:divBdr>
        </w:div>
        <w:div w:id="572617999">
          <w:marLeft w:val="640"/>
          <w:marRight w:val="0"/>
          <w:marTop w:val="0"/>
          <w:marBottom w:val="0"/>
          <w:divBdr>
            <w:top w:val="none" w:sz="0" w:space="0" w:color="auto"/>
            <w:left w:val="none" w:sz="0" w:space="0" w:color="auto"/>
            <w:bottom w:val="none" w:sz="0" w:space="0" w:color="auto"/>
            <w:right w:val="none" w:sz="0" w:space="0" w:color="auto"/>
          </w:divBdr>
        </w:div>
        <w:div w:id="1188760307">
          <w:marLeft w:val="640"/>
          <w:marRight w:val="0"/>
          <w:marTop w:val="0"/>
          <w:marBottom w:val="0"/>
          <w:divBdr>
            <w:top w:val="none" w:sz="0" w:space="0" w:color="auto"/>
            <w:left w:val="none" w:sz="0" w:space="0" w:color="auto"/>
            <w:bottom w:val="none" w:sz="0" w:space="0" w:color="auto"/>
            <w:right w:val="none" w:sz="0" w:space="0" w:color="auto"/>
          </w:divBdr>
        </w:div>
        <w:div w:id="1534151570">
          <w:marLeft w:val="640"/>
          <w:marRight w:val="0"/>
          <w:marTop w:val="0"/>
          <w:marBottom w:val="0"/>
          <w:divBdr>
            <w:top w:val="none" w:sz="0" w:space="0" w:color="auto"/>
            <w:left w:val="none" w:sz="0" w:space="0" w:color="auto"/>
            <w:bottom w:val="none" w:sz="0" w:space="0" w:color="auto"/>
            <w:right w:val="none" w:sz="0" w:space="0" w:color="auto"/>
          </w:divBdr>
        </w:div>
        <w:div w:id="161706262">
          <w:marLeft w:val="640"/>
          <w:marRight w:val="0"/>
          <w:marTop w:val="0"/>
          <w:marBottom w:val="0"/>
          <w:divBdr>
            <w:top w:val="none" w:sz="0" w:space="0" w:color="auto"/>
            <w:left w:val="none" w:sz="0" w:space="0" w:color="auto"/>
            <w:bottom w:val="none" w:sz="0" w:space="0" w:color="auto"/>
            <w:right w:val="none" w:sz="0" w:space="0" w:color="auto"/>
          </w:divBdr>
        </w:div>
        <w:div w:id="696080502">
          <w:marLeft w:val="640"/>
          <w:marRight w:val="0"/>
          <w:marTop w:val="0"/>
          <w:marBottom w:val="0"/>
          <w:divBdr>
            <w:top w:val="none" w:sz="0" w:space="0" w:color="auto"/>
            <w:left w:val="none" w:sz="0" w:space="0" w:color="auto"/>
            <w:bottom w:val="none" w:sz="0" w:space="0" w:color="auto"/>
            <w:right w:val="none" w:sz="0" w:space="0" w:color="auto"/>
          </w:divBdr>
        </w:div>
        <w:div w:id="1562016022">
          <w:marLeft w:val="640"/>
          <w:marRight w:val="0"/>
          <w:marTop w:val="0"/>
          <w:marBottom w:val="0"/>
          <w:divBdr>
            <w:top w:val="none" w:sz="0" w:space="0" w:color="auto"/>
            <w:left w:val="none" w:sz="0" w:space="0" w:color="auto"/>
            <w:bottom w:val="none" w:sz="0" w:space="0" w:color="auto"/>
            <w:right w:val="none" w:sz="0" w:space="0" w:color="auto"/>
          </w:divBdr>
        </w:div>
        <w:div w:id="646983062">
          <w:marLeft w:val="640"/>
          <w:marRight w:val="0"/>
          <w:marTop w:val="0"/>
          <w:marBottom w:val="0"/>
          <w:divBdr>
            <w:top w:val="none" w:sz="0" w:space="0" w:color="auto"/>
            <w:left w:val="none" w:sz="0" w:space="0" w:color="auto"/>
            <w:bottom w:val="none" w:sz="0" w:space="0" w:color="auto"/>
            <w:right w:val="none" w:sz="0" w:space="0" w:color="auto"/>
          </w:divBdr>
        </w:div>
        <w:div w:id="996953407">
          <w:marLeft w:val="640"/>
          <w:marRight w:val="0"/>
          <w:marTop w:val="0"/>
          <w:marBottom w:val="0"/>
          <w:divBdr>
            <w:top w:val="none" w:sz="0" w:space="0" w:color="auto"/>
            <w:left w:val="none" w:sz="0" w:space="0" w:color="auto"/>
            <w:bottom w:val="none" w:sz="0" w:space="0" w:color="auto"/>
            <w:right w:val="none" w:sz="0" w:space="0" w:color="auto"/>
          </w:divBdr>
        </w:div>
        <w:div w:id="1449229399">
          <w:marLeft w:val="640"/>
          <w:marRight w:val="0"/>
          <w:marTop w:val="0"/>
          <w:marBottom w:val="0"/>
          <w:divBdr>
            <w:top w:val="none" w:sz="0" w:space="0" w:color="auto"/>
            <w:left w:val="none" w:sz="0" w:space="0" w:color="auto"/>
            <w:bottom w:val="none" w:sz="0" w:space="0" w:color="auto"/>
            <w:right w:val="none" w:sz="0" w:space="0" w:color="auto"/>
          </w:divBdr>
        </w:div>
        <w:div w:id="1444495975">
          <w:marLeft w:val="640"/>
          <w:marRight w:val="0"/>
          <w:marTop w:val="0"/>
          <w:marBottom w:val="0"/>
          <w:divBdr>
            <w:top w:val="none" w:sz="0" w:space="0" w:color="auto"/>
            <w:left w:val="none" w:sz="0" w:space="0" w:color="auto"/>
            <w:bottom w:val="none" w:sz="0" w:space="0" w:color="auto"/>
            <w:right w:val="none" w:sz="0" w:space="0" w:color="auto"/>
          </w:divBdr>
        </w:div>
        <w:div w:id="1385984949">
          <w:marLeft w:val="640"/>
          <w:marRight w:val="0"/>
          <w:marTop w:val="0"/>
          <w:marBottom w:val="0"/>
          <w:divBdr>
            <w:top w:val="none" w:sz="0" w:space="0" w:color="auto"/>
            <w:left w:val="none" w:sz="0" w:space="0" w:color="auto"/>
            <w:bottom w:val="none" w:sz="0" w:space="0" w:color="auto"/>
            <w:right w:val="none" w:sz="0" w:space="0" w:color="auto"/>
          </w:divBdr>
        </w:div>
        <w:div w:id="587497447">
          <w:marLeft w:val="640"/>
          <w:marRight w:val="0"/>
          <w:marTop w:val="0"/>
          <w:marBottom w:val="0"/>
          <w:divBdr>
            <w:top w:val="none" w:sz="0" w:space="0" w:color="auto"/>
            <w:left w:val="none" w:sz="0" w:space="0" w:color="auto"/>
            <w:bottom w:val="none" w:sz="0" w:space="0" w:color="auto"/>
            <w:right w:val="none" w:sz="0" w:space="0" w:color="auto"/>
          </w:divBdr>
        </w:div>
        <w:div w:id="671030527">
          <w:marLeft w:val="640"/>
          <w:marRight w:val="0"/>
          <w:marTop w:val="0"/>
          <w:marBottom w:val="0"/>
          <w:divBdr>
            <w:top w:val="none" w:sz="0" w:space="0" w:color="auto"/>
            <w:left w:val="none" w:sz="0" w:space="0" w:color="auto"/>
            <w:bottom w:val="none" w:sz="0" w:space="0" w:color="auto"/>
            <w:right w:val="none" w:sz="0" w:space="0" w:color="auto"/>
          </w:divBdr>
        </w:div>
        <w:div w:id="724791707">
          <w:marLeft w:val="640"/>
          <w:marRight w:val="0"/>
          <w:marTop w:val="0"/>
          <w:marBottom w:val="0"/>
          <w:divBdr>
            <w:top w:val="none" w:sz="0" w:space="0" w:color="auto"/>
            <w:left w:val="none" w:sz="0" w:space="0" w:color="auto"/>
            <w:bottom w:val="none" w:sz="0" w:space="0" w:color="auto"/>
            <w:right w:val="none" w:sz="0" w:space="0" w:color="auto"/>
          </w:divBdr>
        </w:div>
        <w:div w:id="934553352">
          <w:marLeft w:val="640"/>
          <w:marRight w:val="0"/>
          <w:marTop w:val="0"/>
          <w:marBottom w:val="0"/>
          <w:divBdr>
            <w:top w:val="none" w:sz="0" w:space="0" w:color="auto"/>
            <w:left w:val="none" w:sz="0" w:space="0" w:color="auto"/>
            <w:bottom w:val="none" w:sz="0" w:space="0" w:color="auto"/>
            <w:right w:val="none" w:sz="0" w:space="0" w:color="auto"/>
          </w:divBdr>
        </w:div>
        <w:div w:id="262885572">
          <w:marLeft w:val="640"/>
          <w:marRight w:val="0"/>
          <w:marTop w:val="0"/>
          <w:marBottom w:val="0"/>
          <w:divBdr>
            <w:top w:val="none" w:sz="0" w:space="0" w:color="auto"/>
            <w:left w:val="none" w:sz="0" w:space="0" w:color="auto"/>
            <w:bottom w:val="none" w:sz="0" w:space="0" w:color="auto"/>
            <w:right w:val="none" w:sz="0" w:space="0" w:color="auto"/>
          </w:divBdr>
        </w:div>
        <w:div w:id="21173624">
          <w:marLeft w:val="640"/>
          <w:marRight w:val="0"/>
          <w:marTop w:val="0"/>
          <w:marBottom w:val="0"/>
          <w:divBdr>
            <w:top w:val="none" w:sz="0" w:space="0" w:color="auto"/>
            <w:left w:val="none" w:sz="0" w:space="0" w:color="auto"/>
            <w:bottom w:val="none" w:sz="0" w:space="0" w:color="auto"/>
            <w:right w:val="none" w:sz="0" w:space="0" w:color="auto"/>
          </w:divBdr>
        </w:div>
        <w:div w:id="999846846">
          <w:marLeft w:val="640"/>
          <w:marRight w:val="0"/>
          <w:marTop w:val="0"/>
          <w:marBottom w:val="0"/>
          <w:divBdr>
            <w:top w:val="none" w:sz="0" w:space="0" w:color="auto"/>
            <w:left w:val="none" w:sz="0" w:space="0" w:color="auto"/>
            <w:bottom w:val="none" w:sz="0" w:space="0" w:color="auto"/>
            <w:right w:val="none" w:sz="0" w:space="0" w:color="auto"/>
          </w:divBdr>
        </w:div>
        <w:div w:id="361783294">
          <w:marLeft w:val="640"/>
          <w:marRight w:val="0"/>
          <w:marTop w:val="0"/>
          <w:marBottom w:val="0"/>
          <w:divBdr>
            <w:top w:val="none" w:sz="0" w:space="0" w:color="auto"/>
            <w:left w:val="none" w:sz="0" w:space="0" w:color="auto"/>
            <w:bottom w:val="none" w:sz="0" w:space="0" w:color="auto"/>
            <w:right w:val="none" w:sz="0" w:space="0" w:color="auto"/>
          </w:divBdr>
        </w:div>
        <w:div w:id="1590430077">
          <w:marLeft w:val="640"/>
          <w:marRight w:val="0"/>
          <w:marTop w:val="0"/>
          <w:marBottom w:val="0"/>
          <w:divBdr>
            <w:top w:val="none" w:sz="0" w:space="0" w:color="auto"/>
            <w:left w:val="none" w:sz="0" w:space="0" w:color="auto"/>
            <w:bottom w:val="none" w:sz="0" w:space="0" w:color="auto"/>
            <w:right w:val="none" w:sz="0" w:space="0" w:color="auto"/>
          </w:divBdr>
        </w:div>
        <w:div w:id="546529902">
          <w:marLeft w:val="640"/>
          <w:marRight w:val="0"/>
          <w:marTop w:val="0"/>
          <w:marBottom w:val="0"/>
          <w:divBdr>
            <w:top w:val="none" w:sz="0" w:space="0" w:color="auto"/>
            <w:left w:val="none" w:sz="0" w:space="0" w:color="auto"/>
            <w:bottom w:val="none" w:sz="0" w:space="0" w:color="auto"/>
            <w:right w:val="none" w:sz="0" w:space="0" w:color="auto"/>
          </w:divBdr>
        </w:div>
        <w:div w:id="1306928115">
          <w:marLeft w:val="640"/>
          <w:marRight w:val="0"/>
          <w:marTop w:val="0"/>
          <w:marBottom w:val="0"/>
          <w:divBdr>
            <w:top w:val="none" w:sz="0" w:space="0" w:color="auto"/>
            <w:left w:val="none" w:sz="0" w:space="0" w:color="auto"/>
            <w:bottom w:val="none" w:sz="0" w:space="0" w:color="auto"/>
            <w:right w:val="none" w:sz="0" w:space="0" w:color="auto"/>
          </w:divBdr>
        </w:div>
        <w:div w:id="1096711865">
          <w:marLeft w:val="640"/>
          <w:marRight w:val="0"/>
          <w:marTop w:val="0"/>
          <w:marBottom w:val="0"/>
          <w:divBdr>
            <w:top w:val="none" w:sz="0" w:space="0" w:color="auto"/>
            <w:left w:val="none" w:sz="0" w:space="0" w:color="auto"/>
            <w:bottom w:val="none" w:sz="0" w:space="0" w:color="auto"/>
            <w:right w:val="none" w:sz="0" w:space="0" w:color="auto"/>
          </w:divBdr>
        </w:div>
        <w:div w:id="13001752">
          <w:marLeft w:val="640"/>
          <w:marRight w:val="0"/>
          <w:marTop w:val="0"/>
          <w:marBottom w:val="0"/>
          <w:divBdr>
            <w:top w:val="none" w:sz="0" w:space="0" w:color="auto"/>
            <w:left w:val="none" w:sz="0" w:space="0" w:color="auto"/>
            <w:bottom w:val="none" w:sz="0" w:space="0" w:color="auto"/>
            <w:right w:val="none" w:sz="0" w:space="0" w:color="auto"/>
          </w:divBdr>
        </w:div>
        <w:div w:id="876620262">
          <w:marLeft w:val="640"/>
          <w:marRight w:val="0"/>
          <w:marTop w:val="0"/>
          <w:marBottom w:val="0"/>
          <w:divBdr>
            <w:top w:val="none" w:sz="0" w:space="0" w:color="auto"/>
            <w:left w:val="none" w:sz="0" w:space="0" w:color="auto"/>
            <w:bottom w:val="none" w:sz="0" w:space="0" w:color="auto"/>
            <w:right w:val="none" w:sz="0" w:space="0" w:color="auto"/>
          </w:divBdr>
        </w:div>
        <w:div w:id="403374401">
          <w:marLeft w:val="640"/>
          <w:marRight w:val="0"/>
          <w:marTop w:val="0"/>
          <w:marBottom w:val="0"/>
          <w:divBdr>
            <w:top w:val="none" w:sz="0" w:space="0" w:color="auto"/>
            <w:left w:val="none" w:sz="0" w:space="0" w:color="auto"/>
            <w:bottom w:val="none" w:sz="0" w:space="0" w:color="auto"/>
            <w:right w:val="none" w:sz="0" w:space="0" w:color="auto"/>
          </w:divBdr>
        </w:div>
        <w:div w:id="1870021226">
          <w:marLeft w:val="640"/>
          <w:marRight w:val="0"/>
          <w:marTop w:val="0"/>
          <w:marBottom w:val="0"/>
          <w:divBdr>
            <w:top w:val="none" w:sz="0" w:space="0" w:color="auto"/>
            <w:left w:val="none" w:sz="0" w:space="0" w:color="auto"/>
            <w:bottom w:val="none" w:sz="0" w:space="0" w:color="auto"/>
            <w:right w:val="none" w:sz="0" w:space="0" w:color="auto"/>
          </w:divBdr>
        </w:div>
        <w:div w:id="1594046721">
          <w:marLeft w:val="640"/>
          <w:marRight w:val="0"/>
          <w:marTop w:val="0"/>
          <w:marBottom w:val="0"/>
          <w:divBdr>
            <w:top w:val="none" w:sz="0" w:space="0" w:color="auto"/>
            <w:left w:val="none" w:sz="0" w:space="0" w:color="auto"/>
            <w:bottom w:val="none" w:sz="0" w:space="0" w:color="auto"/>
            <w:right w:val="none" w:sz="0" w:space="0" w:color="auto"/>
          </w:divBdr>
        </w:div>
        <w:div w:id="1405833839">
          <w:marLeft w:val="640"/>
          <w:marRight w:val="0"/>
          <w:marTop w:val="0"/>
          <w:marBottom w:val="0"/>
          <w:divBdr>
            <w:top w:val="none" w:sz="0" w:space="0" w:color="auto"/>
            <w:left w:val="none" w:sz="0" w:space="0" w:color="auto"/>
            <w:bottom w:val="none" w:sz="0" w:space="0" w:color="auto"/>
            <w:right w:val="none" w:sz="0" w:space="0" w:color="auto"/>
          </w:divBdr>
        </w:div>
        <w:div w:id="1562591684">
          <w:marLeft w:val="640"/>
          <w:marRight w:val="0"/>
          <w:marTop w:val="0"/>
          <w:marBottom w:val="0"/>
          <w:divBdr>
            <w:top w:val="none" w:sz="0" w:space="0" w:color="auto"/>
            <w:left w:val="none" w:sz="0" w:space="0" w:color="auto"/>
            <w:bottom w:val="none" w:sz="0" w:space="0" w:color="auto"/>
            <w:right w:val="none" w:sz="0" w:space="0" w:color="auto"/>
          </w:divBdr>
        </w:div>
        <w:div w:id="1837840743">
          <w:marLeft w:val="640"/>
          <w:marRight w:val="0"/>
          <w:marTop w:val="0"/>
          <w:marBottom w:val="0"/>
          <w:divBdr>
            <w:top w:val="none" w:sz="0" w:space="0" w:color="auto"/>
            <w:left w:val="none" w:sz="0" w:space="0" w:color="auto"/>
            <w:bottom w:val="none" w:sz="0" w:space="0" w:color="auto"/>
            <w:right w:val="none" w:sz="0" w:space="0" w:color="auto"/>
          </w:divBdr>
        </w:div>
        <w:div w:id="1942032273">
          <w:marLeft w:val="640"/>
          <w:marRight w:val="0"/>
          <w:marTop w:val="0"/>
          <w:marBottom w:val="0"/>
          <w:divBdr>
            <w:top w:val="none" w:sz="0" w:space="0" w:color="auto"/>
            <w:left w:val="none" w:sz="0" w:space="0" w:color="auto"/>
            <w:bottom w:val="none" w:sz="0" w:space="0" w:color="auto"/>
            <w:right w:val="none" w:sz="0" w:space="0" w:color="auto"/>
          </w:divBdr>
        </w:div>
        <w:div w:id="1381249585">
          <w:marLeft w:val="640"/>
          <w:marRight w:val="0"/>
          <w:marTop w:val="0"/>
          <w:marBottom w:val="0"/>
          <w:divBdr>
            <w:top w:val="none" w:sz="0" w:space="0" w:color="auto"/>
            <w:left w:val="none" w:sz="0" w:space="0" w:color="auto"/>
            <w:bottom w:val="none" w:sz="0" w:space="0" w:color="auto"/>
            <w:right w:val="none" w:sz="0" w:space="0" w:color="auto"/>
          </w:divBdr>
        </w:div>
        <w:div w:id="289943068">
          <w:marLeft w:val="640"/>
          <w:marRight w:val="0"/>
          <w:marTop w:val="0"/>
          <w:marBottom w:val="0"/>
          <w:divBdr>
            <w:top w:val="none" w:sz="0" w:space="0" w:color="auto"/>
            <w:left w:val="none" w:sz="0" w:space="0" w:color="auto"/>
            <w:bottom w:val="none" w:sz="0" w:space="0" w:color="auto"/>
            <w:right w:val="none" w:sz="0" w:space="0" w:color="auto"/>
          </w:divBdr>
        </w:div>
        <w:div w:id="1955944876">
          <w:marLeft w:val="640"/>
          <w:marRight w:val="0"/>
          <w:marTop w:val="0"/>
          <w:marBottom w:val="0"/>
          <w:divBdr>
            <w:top w:val="none" w:sz="0" w:space="0" w:color="auto"/>
            <w:left w:val="none" w:sz="0" w:space="0" w:color="auto"/>
            <w:bottom w:val="none" w:sz="0" w:space="0" w:color="auto"/>
            <w:right w:val="none" w:sz="0" w:space="0" w:color="auto"/>
          </w:divBdr>
        </w:div>
        <w:div w:id="924607020">
          <w:marLeft w:val="640"/>
          <w:marRight w:val="0"/>
          <w:marTop w:val="0"/>
          <w:marBottom w:val="0"/>
          <w:divBdr>
            <w:top w:val="none" w:sz="0" w:space="0" w:color="auto"/>
            <w:left w:val="none" w:sz="0" w:space="0" w:color="auto"/>
            <w:bottom w:val="none" w:sz="0" w:space="0" w:color="auto"/>
            <w:right w:val="none" w:sz="0" w:space="0" w:color="auto"/>
          </w:divBdr>
        </w:div>
        <w:div w:id="500630237">
          <w:marLeft w:val="640"/>
          <w:marRight w:val="0"/>
          <w:marTop w:val="0"/>
          <w:marBottom w:val="0"/>
          <w:divBdr>
            <w:top w:val="none" w:sz="0" w:space="0" w:color="auto"/>
            <w:left w:val="none" w:sz="0" w:space="0" w:color="auto"/>
            <w:bottom w:val="none" w:sz="0" w:space="0" w:color="auto"/>
            <w:right w:val="none" w:sz="0" w:space="0" w:color="auto"/>
          </w:divBdr>
        </w:div>
        <w:div w:id="1479153307">
          <w:marLeft w:val="640"/>
          <w:marRight w:val="0"/>
          <w:marTop w:val="0"/>
          <w:marBottom w:val="0"/>
          <w:divBdr>
            <w:top w:val="none" w:sz="0" w:space="0" w:color="auto"/>
            <w:left w:val="none" w:sz="0" w:space="0" w:color="auto"/>
            <w:bottom w:val="none" w:sz="0" w:space="0" w:color="auto"/>
            <w:right w:val="none" w:sz="0" w:space="0" w:color="auto"/>
          </w:divBdr>
        </w:div>
        <w:div w:id="1728530355">
          <w:marLeft w:val="640"/>
          <w:marRight w:val="0"/>
          <w:marTop w:val="0"/>
          <w:marBottom w:val="0"/>
          <w:divBdr>
            <w:top w:val="none" w:sz="0" w:space="0" w:color="auto"/>
            <w:left w:val="none" w:sz="0" w:space="0" w:color="auto"/>
            <w:bottom w:val="none" w:sz="0" w:space="0" w:color="auto"/>
            <w:right w:val="none" w:sz="0" w:space="0" w:color="auto"/>
          </w:divBdr>
        </w:div>
        <w:div w:id="133260409">
          <w:marLeft w:val="640"/>
          <w:marRight w:val="0"/>
          <w:marTop w:val="0"/>
          <w:marBottom w:val="0"/>
          <w:divBdr>
            <w:top w:val="none" w:sz="0" w:space="0" w:color="auto"/>
            <w:left w:val="none" w:sz="0" w:space="0" w:color="auto"/>
            <w:bottom w:val="none" w:sz="0" w:space="0" w:color="auto"/>
            <w:right w:val="none" w:sz="0" w:space="0" w:color="auto"/>
          </w:divBdr>
        </w:div>
        <w:div w:id="510531261">
          <w:marLeft w:val="640"/>
          <w:marRight w:val="0"/>
          <w:marTop w:val="0"/>
          <w:marBottom w:val="0"/>
          <w:divBdr>
            <w:top w:val="none" w:sz="0" w:space="0" w:color="auto"/>
            <w:left w:val="none" w:sz="0" w:space="0" w:color="auto"/>
            <w:bottom w:val="none" w:sz="0" w:space="0" w:color="auto"/>
            <w:right w:val="none" w:sz="0" w:space="0" w:color="auto"/>
          </w:divBdr>
        </w:div>
        <w:div w:id="390541400">
          <w:marLeft w:val="640"/>
          <w:marRight w:val="0"/>
          <w:marTop w:val="0"/>
          <w:marBottom w:val="0"/>
          <w:divBdr>
            <w:top w:val="none" w:sz="0" w:space="0" w:color="auto"/>
            <w:left w:val="none" w:sz="0" w:space="0" w:color="auto"/>
            <w:bottom w:val="none" w:sz="0" w:space="0" w:color="auto"/>
            <w:right w:val="none" w:sz="0" w:space="0" w:color="auto"/>
          </w:divBdr>
        </w:div>
        <w:div w:id="2090612517">
          <w:marLeft w:val="640"/>
          <w:marRight w:val="0"/>
          <w:marTop w:val="0"/>
          <w:marBottom w:val="0"/>
          <w:divBdr>
            <w:top w:val="none" w:sz="0" w:space="0" w:color="auto"/>
            <w:left w:val="none" w:sz="0" w:space="0" w:color="auto"/>
            <w:bottom w:val="none" w:sz="0" w:space="0" w:color="auto"/>
            <w:right w:val="none" w:sz="0" w:space="0" w:color="auto"/>
          </w:divBdr>
        </w:div>
        <w:div w:id="1882282330">
          <w:marLeft w:val="640"/>
          <w:marRight w:val="0"/>
          <w:marTop w:val="0"/>
          <w:marBottom w:val="0"/>
          <w:divBdr>
            <w:top w:val="none" w:sz="0" w:space="0" w:color="auto"/>
            <w:left w:val="none" w:sz="0" w:space="0" w:color="auto"/>
            <w:bottom w:val="none" w:sz="0" w:space="0" w:color="auto"/>
            <w:right w:val="none" w:sz="0" w:space="0" w:color="auto"/>
          </w:divBdr>
        </w:div>
        <w:div w:id="925531951">
          <w:marLeft w:val="640"/>
          <w:marRight w:val="0"/>
          <w:marTop w:val="0"/>
          <w:marBottom w:val="0"/>
          <w:divBdr>
            <w:top w:val="none" w:sz="0" w:space="0" w:color="auto"/>
            <w:left w:val="none" w:sz="0" w:space="0" w:color="auto"/>
            <w:bottom w:val="none" w:sz="0" w:space="0" w:color="auto"/>
            <w:right w:val="none" w:sz="0" w:space="0" w:color="auto"/>
          </w:divBdr>
        </w:div>
        <w:div w:id="1229801457">
          <w:marLeft w:val="640"/>
          <w:marRight w:val="0"/>
          <w:marTop w:val="0"/>
          <w:marBottom w:val="0"/>
          <w:divBdr>
            <w:top w:val="none" w:sz="0" w:space="0" w:color="auto"/>
            <w:left w:val="none" w:sz="0" w:space="0" w:color="auto"/>
            <w:bottom w:val="none" w:sz="0" w:space="0" w:color="auto"/>
            <w:right w:val="none" w:sz="0" w:space="0" w:color="auto"/>
          </w:divBdr>
        </w:div>
        <w:div w:id="1934436138">
          <w:marLeft w:val="640"/>
          <w:marRight w:val="0"/>
          <w:marTop w:val="0"/>
          <w:marBottom w:val="0"/>
          <w:divBdr>
            <w:top w:val="none" w:sz="0" w:space="0" w:color="auto"/>
            <w:left w:val="none" w:sz="0" w:space="0" w:color="auto"/>
            <w:bottom w:val="none" w:sz="0" w:space="0" w:color="auto"/>
            <w:right w:val="none" w:sz="0" w:space="0" w:color="auto"/>
          </w:divBdr>
        </w:div>
      </w:divsChild>
    </w:div>
    <w:div w:id="283389602">
      <w:bodyDiv w:val="1"/>
      <w:marLeft w:val="0"/>
      <w:marRight w:val="0"/>
      <w:marTop w:val="0"/>
      <w:marBottom w:val="0"/>
      <w:divBdr>
        <w:top w:val="none" w:sz="0" w:space="0" w:color="auto"/>
        <w:left w:val="none" w:sz="0" w:space="0" w:color="auto"/>
        <w:bottom w:val="none" w:sz="0" w:space="0" w:color="auto"/>
        <w:right w:val="none" w:sz="0" w:space="0" w:color="auto"/>
      </w:divBdr>
      <w:divsChild>
        <w:div w:id="116685736">
          <w:marLeft w:val="480"/>
          <w:marRight w:val="0"/>
          <w:marTop w:val="0"/>
          <w:marBottom w:val="0"/>
          <w:divBdr>
            <w:top w:val="none" w:sz="0" w:space="0" w:color="auto"/>
            <w:left w:val="none" w:sz="0" w:space="0" w:color="auto"/>
            <w:bottom w:val="none" w:sz="0" w:space="0" w:color="auto"/>
            <w:right w:val="none" w:sz="0" w:space="0" w:color="auto"/>
          </w:divBdr>
        </w:div>
        <w:div w:id="189803412">
          <w:marLeft w:val="480"/>
          <w:marRight w:val="0"/>
          <w:marTop w:val="0"/>
          <w:marBottom w:val="0"/>
          <w:divBdr>
            <w:top w:val="none" w:sz="0" w:space="0" w:color="auto"/>
            <w:left w:val="none" w:sz="0" w:space="0" w:color="auto"/>
            <w:bottom w:val="none" w:sz="0" w:space="0" w:color="auto"/>
            <w:right w:val="none" w:sz="0" w:space="0" w:color="auto"/>
          </w:divBdr>
        </w:div>
        <w:div w:id="213087172">
          <w:marLeft w:val="480"/>
          <w:marRight w:val="0"/>
          <w:marTop w:val="0"/>
          <w:marBottom w:val="0"/>
          <w:divBdr>
            <w:top w:val="none" w:sz="0" w:space="0" w:color="auto"/>
            <w:left w:val="none" w:sz="0" w:space="0" w:color="auto"/>
            <w:bottom w:val="none" w:sz="0" w:space="0" w:color="auto"/>
            <w:right w:val="none" w:sz="0" w:space="0" w:color="auto"/>
          </w:divBdr>
        </w:div>
        <w:div w:id="301233225">
          <w:marLeft w:val="480"/>
          <w:marRight w:val="0"/>
          <w:marTop w:val="0"/>
          <w:marBottom w:val="0"/>
          <w:divBdr>
            <w:top w:val="none" w:sz="0" w:space="0" w:color="auto"/>
            <w:left w:val="none" w:sz="0" w:space="0" w:color="auto"/>
            <w:bottom w:val="none" w:sz="0" w:space="0" w:color="auto"/>
            <w:right w:val="none" w:sz="0" w:space="0" w:color="auto"/>
          </w:divBdr>
        </w:div>
        <w:div w:id="513112929">
          <w:marLeft w:val="480"/>
          <w:marRight w:val="0"/>
          <w:marTop w:val="0"/>
          <w:marBottom w:val="0"/>
          <w:divBdr>
            <w:top w:val="none" w:sz="0" w:space="0" w:color="auto"/>
            <w:left w:val="none" w:sz="0" w:space="0" w:color="auto"/>
            <w:bottom w:val="none" w:sz="0" w:space="0" w:color="auto"/>
            <w:right w:val="none" w:sz="0" w:space="0" w:color="auto"/>
          </w:divBdr>
        </w:div>
        <w:div w:id="513417504">
          <w:marLeft w:val="480"/>
          <w:marRight w:val="0"/>
          <w:marTop w:val="0"/>
          <w:marBottom w:val="0"/>
          <w:divBdr>
            <w:top w:val="none" w:sz="0" w:space="0" w:color="auto"/>
            <w:left w:val="none" w:sz="0" w:space="0" w:color="auto"/>
            <w:bottom w:val="none" w:sz="0" w:space="0" w:color="auto"/>
            <w:right w:val="none" w:sz="0" w:space="0" w:color="auto"/>
          </w:divBdr>
        </w:div>
        <w:div w:id="527182770">
          <w:marLeft w:val="480"/>
          <w:marRight w:val="0"/>
          <w:marTop w:val="0"/>
          <w:marBottom w:val="0"/>
          <w:divBdr>
            <w:top w:val="none" w:sz="0" w:space="0" w:color="auto"/>
            <w:left w:val="none" w:sz="0" w:space="0" w:color="auto"/>
            <w:bottom w:val="none" w:sz="0" w:space="0" w:color="auto"/>
            <w:right w:val="none" w:sz="0" w:space="0" w:color="auto"/>
          </w:divBdr>
        </w:div>
        <w:div w:id="584724834">
          <w:marLeft w:val="480"/>
          <w:marRight w:val="0"/>
          <w:marTop w:val="0"/>
          <w:marBottom w:val="0"/>
          <w:divBdr>
            <w:top w:val="none" w:sz="0" w:space="0" w:color="auto"/>
            <w:left w:val="none" w:sz="0" w:space="0" w:color="auto"/>
            <w:bottom w:val="none" w:sz="0" w:space="0" w:color="auto"/>
            <w:right w:val="none" w:sz="0" w:space="0" w:color="auto"/>
          </w:divBdr>
        </w:div>
        <w:div w:id="597759940">
          <w:marLeft w:val="480"/>
          <w:marRight w:val="0"/>
          <w:marTop w:val="0"/>
          <w:marBottom w:val="0"/>
          <w:divBdr>
            <w:top w:val="none" w:sz="0" w:space="0" w:color="auto"/>
            <w:left w:val="none" w:sz="0" w:space="0" w:color="auto"/>
            <w:bottom w:val="none" w:sz="0" w:space="0" w:color="auto"/>
            <w:right w:val="none" w:sz="0" w:space="0" w:color="auto"/>
          </w:divBdr>
        </w:div>
        <w:div w:id="616719321">
          <w:marLeft w:val="480"/>
          <w:marRight w:val="0"/>
          <w:marTop w:val="0"/>
          <w:marBottom w:val="0"/>
          <w:divBdr>
            <w:top w:val="none" w:sz="0" w:space="0" w:color="auto"/>
            <w:left w:val="none" w:sz="0" w:space="0" w:color="auto"/>
            <w:bottom w:val="none" w:sz="0" w:space="0" w:color="auto"/>
            <w:right w:val="none" w:sz="0" w:space="0" w:color="auto"/>
          </w:divBdr>
        </w:div>
        <w:div w:id="840199716">
          <w:marLeft w:val="480"/>
          <w:marRight w:val="0"/>
          <w:marTop w:val="0"/>
          <w:marBottom w:val="0"/>
          <w:divBdr>
            <w:top w:val="none" w:sz="0" w:space="0" w:color="auto"/>
            <w:left w:val="none" w:sz="0" w:space="0" w:color="auto"/>
            <w:bottom w:val="none" w:sz="0" w:space="0" w:color="auto"/>
            <w:right w:val="none" w:sz="0" w:space="0" w:color="auto"/>
          </w:divBdr>
        </w:div>
        <w:div w:id="1203982345">
          <w:marLeft w:val="480"/>
          <w:marRight w:val="0"/>
          <w:marTop w:val="0"/>
          <w:marBottom w:val="0"/>
          <w:divBdr>
            <w:top w:val="none" w:sz="0" w:space="0" w:color="auto"/>
            <w:left w:val="none" w:sz="0" w:space="0" w:color="auto"/>
            <w:bottom w:val="none" w:sz="0" w:space="0" w:color="auto"/>
            <w:right w:val="none" w:sz="0" w:space="0" w:color="auto"/>
          </w:divBdr>
        </w:div>
        <w:div w:id="1216160741">
          <w:marLeft w:val="480"/>
          <w:marRight w:val="0"/>
          <w:marTop w:val="0"/>
          <w:marBottom w:val="0"/>
          <w:divBdr>
            <w:top w:val="none" w:sz="0" w:space="0" w:color="auto"/>
            <w:left w:val="none" w:sz="0" w:space="0" w:color="auto"/>
            <w:bottom w:val="none" w:sz="0" w:space="0" w:color="auto"/>
            <w:right w:val="none" w:sz="0" w:space="0" w:color="auto"/>
          </w:divBdr>
        </w:div>
        <w:div w:id="1417746182">
          <w:marLeft w:val="480"/>
          <w:marRight w:val="0"/>
          <w:marTop w:val="0"/>
          <w:marBottom w:val="0"/>
          <w:divBdr>
            <w:top w:val="none" w:sz="0" w:space="0" w:color="auto"/>
            <w:left w:val="none" w:sz="0" w:space="0" w:color="auto"/>
            <w:bottom w:val="none" w:sz="0" w:space="0" w:color="auto"/>
            <w:right w:val="none" w:sz="0" w:space="0" w:color="auto"/>
          </w:divBdr>
        </w:div>
        <w:div w:id="1481652550">
          <w:marLeft w:val="480"/>
          <w:marRight w:val="0"/>
          <w:marTop w:val="0"/>
          <w:marBottom w:val="0"/>
          <w:divBdr>
            <w:top w:val="none" w:sz="0" w:space="0" w:color="auto"/>
            <w:left w:val="none" w:sz="0" w:space="0" w:color="auto"/>
            <w:bottom w:val="none" w:sz="0" w:space="0" w:color="auto"/>
            <w:right w:val="none" w:sz="0" w:space="0" w:color="auto"/>
          </w:divBdr>
        </w:div>
        <w:div w:id="1847011101">
          <w:marLeft w:val="480"/>
          <w:marRight w:val="0"/>
          <w:marTop w:val="0"/>
          <w:marBottom w:val="0"/>
          <w:divBdr>
            <w:top w:val="none" w:sz="0" w:space="0" w:color="auto"/>
            <w:left w:val="none" w:sz="0" w:space="0" w:color="auto"/>
            <w:bottom w:val="none" w:sz="0" w:space="0" w:color="auto"/>
            <w:right w:val="none" w:sz="0" w:space="0" w:color="auto"/>
          </w:divBdr>
        </w:div>
        <w:div w:id="1872526559">
          <w:marLeft w:val="480"/>
          <w:marRight w:val="0"/>
          <w:marTop w:val="0"/>
          <w:marBottom w:val="0"/>
          <w:divBdr>
            <w:top w:val="none" w:sz="0" w:space="0" w:color="auto"/>
            <w:left w:val="none" w:sz="0" w:space="0" w:color="auto"/>
            <w:bottom w:val="none" w:sz="0" w:space="0" w:color="auto"/>
            <w:right w:val="none" w:sz="0" w:space="0" w:color="auto"/>
          </w:divBdr>
        </w:div>
        <w:div w:id="1874420130">
          <w:marLeft w:val="480"/>
          <w:marRight w:val="0"/>
          <w:marTop w:val="0"/>
          <w:marBottom w:val="0"/>
          <w:divBdr>
            <w:top w:val="none" w:sz="0" w:space="0" w:color="auto"/>
            <w:left w:val="none" w:sz="0" w:space="0" w:color="auto"/>
            <w:bottom w:val="none" w:sz="0" w:space="0" w:color="auto"/>
            <w:right w:val="none" w:sz="0" w:space="0" w:color="auto"/>
          </w:divBdr>
        </w:div>
        <w:div w:id="1928417461">
          <w:marLeft w:val="480"/>
          <w:marRight w:val="0"/>
          <w:marTop w:val="0"/>
          <w:marBottom w:val="0"/>
          <w:divBdr>
            <w:top w:val="none" w:sz="0" w:space="0" w:color="auto"/>
            <w:left w:val="none" w:sz="0" w:space="0" w:color="auto"/>
            <w:bottom w:val="none" w:sz="0" w:space="0" w:color="auto"/>
            <w:right w:val="none" w:sz="0" w:space="0" w:color="auto"/>
          </w:divBdr>
        </w:div>
        <w:div w:id="1969121773">
          <w:marLeft w:val="480"/>
          <w:marRight w:val="0"/>
          <w:marTop w:val="0"/>
          <w:marBottom w:val="0"/>
          <w:divBdr>
            <w:top w:val="none" w:sz="0" w:space="0" w:color="auto"/>
            <w:left w:val="none" w:sz="0" w:space="0" w:color="auto"/>
            <w:bottom w:val="none" w:sz="0" w:space="0" w:color="auto"/>
            <w:right w:val="none" w:sz="0" w:space="0" w:color="auto"/>
          </w:divBdr>
        </w:div>
      </w:divsChild>
    </w:div>
    <w:div w:id="285040861">
      <w:bodyDiv w:val="1"/>
      <w:marLeft w:val="0"/>
      <w:marRight w:val="0"/>
      <w:marTop w:val="0"/>
      <w:marBottom w:val="0"/>
      <w:divBdr>
        <w:top w:val="none" w:sz="0" w:space="0" w:color="auto"/>
        <w:left w:val="none" w:sz="0" w:space="0" w:color="auto"/>
        <w:bottom w:val="none" w:sz="0" w:space="0" w:color="auto"/>
        <w:right w:val="none" w:sz="0" w:space="0" w:color="auto"/>
      </w:divBdr>
    </w:div>
    <w:div w:id="285812501">
      <w:marLeft w:val="480"/>
      <w:marRight w:val="0"/>
      <w:marTop w:val="0"/>
      <w:marBottom w:val="0"/>
      <w:divBdr>
        <w:top w:val="none" w:sz="0" w:space="0" w:color="auto"/>
        <w:left w:val="none" w:sz="0" w:space="0" w:color="auto"/>
        <w:bottom w:val="none" w:sz="0" w:space="0" w:color="auto"/>
        <w:right w:val="none" w:sz="0" w:space="0" w:color="auto"/>
      </w:divBdr>
    </w:div>
    <w:div w:id="286467957">
      <w:marLeft w:val="480"/>
      <w:marRight w:val="0"/>
      <w:marTop w:val="0"/>
      <w:marBottom w:val="0"/>
      <w:divBdr>
        <w:top w:val="none" w:sz="0" w:space="0" w:color="auto"/>
        <w:left w:val="none" w:sz="0" w:space="0" w:color="auto"/>
        <w:bottom w:val="none" w:sz="0" w:space="0" w:color="auto"/>
        <w:right w:val="none" w:sz="0" w:space="0" w:color="auto"/>
      </w:divBdr>
    </w:div>
    <w:div w:id="286668949">
      <w:marLeft w:val="480"/>
      <w:marRight w:val="0"/>
      <w:marTop w:val="0"/>
      <w:marBottom w:val="0"/>
      <w:divBdr>
        <w:top w:val="none" w:sz="0" w:space="0" w:color="auto"/>
        <w:left w:val="none" w:sz="0" w:space="0" w:color="auto"/>
        <w:bottom w:val="none" w:sz="0" w:space="0" w:color="auto"/>
        <w:right w:val="none" w:sz="0" w:space="0" w:color="auto"/>
      </w:divBdr>
    </w:div>
    <w:div w:id="292946969">
      <w:bodyDiv w:val="1"/>
      <w:marLeft w:val="0"/>
      <w:marRight w:val="0"/>
      <w:marTop w:val="0"/>
      <w:marBottom w:val="0"/>
      <w:divBdr>
        <w:top w:val="none" w:sz="0" w:space="0" w:color="auto"/>
        <w:left w:val="none" w:sz="0" w:space="0" w:color="auto"/>
        <w:bottom w:val="none" w:sz="0" w:space="0" w:color="auto"/>
        <w:right w:val="none" w:sz="0" w:space="0" w:color="auto"/>
      </w:divBdr>
      <w:divsChild>
        <w:div w:id="654602658">
          <w:marLeft w:val="480"/>
          <w:marRight w:val="0"/>
          <w:marTop w:val="0"/>
          <w:marBottom w:val="0"/>
          <w:divBdr>
            <w:top w:val="none" w:sz="0" w:space="0" w:color="auto"/>
            <w:left w:val="none" w:sz="0" w:space="0" w:color="auto"/>
            <w:bottom w:val="none" w:sz="0" w:space="0" w:color="auto"/>
            <w:right w:val="none" w:sz="0" w:space="0" w:color="auto"/>
          </w:divBdr>
        </w:div>
        <w:div w:id="810516362">
          <w:marLeft w:val="480"/>
          <w:marRight w:val="0"/>
          <w:marTop w:val="0"/>
          <w:marBottom w:val="0"/>
          <w:divBdr>
            <w:top w:val="none" w:sz="0" w:space="0" w:color="auto"/>
            <w:left w:val="none" w:sz="0" w:space="0" w:color="auto"/>
            <w:bottom w:val="none" w:sz="0" w:space="0" w:color="auto"/>
            <w:right w:val="none" w:sz="0" w:space="0" w:color="auto"/>
          </w:divBdr>
        </w:div>
        <w:div w:id="883176852">
          <w:marLeft w:val="480"/>
          <w:marRight w:val="0"/>
          <w:marTop w:val="0"/>
          <w:marBottom w:val="0"/>
          <w:divBdr>
            <w:top w:val="none" w:sz="0" w:space="0" w:color="auto"/>
            <w:left w:val="none" w:sz="0" w:space="0" w:color="auto"/>
            <w:bottom w:val="none" w:sz="0" w:space="0" w:color="auto"/>
            <w:right w:val="none" w:sz="0" w:space="0" w:color="auto"/>
          </w:divBdr>
        </w:div>
        <w:div w:id="1000235203">
          <w:marLeft w:val="480"/>
          <w:marRight w:val="0"/>
          <w:marTop w:val="0"/>
          <w:marBottom w:val="0"/>
          <w:divBdr>
            <w:top w:val="none" w:sz="0" w:space="0" w:color="auto"/>
            <w:left w:val="none" w:sz="0" w:space="0" w:color="auto"/>
            <w:bottom w:val="none" w:sz="0" w:space="0" w:color="auto"/>
            <w:right w:val="none" w:sz="0" w:space="0" w:color="auto"/>
          </w:divBdr>
        </w:div>
        <w:div w:id="1101416611">
          <w:marLeft w:val="480"/>
          <w:marRight w:val="0"/>
          <w:marTop w:val="0"/>
          <w:marBottom w:val="0"/>
          <w:divBdr>
            <w:top w:val="none" w:sz="0" w:space="0" w:color="auto"/>
            <w:left w:val="none" w:sz="0" w:space="0" w:color="auto"/>
            <w:bottom w:val="none" w:sz="0" w:space="0" w:color="auto"/>
            <w:right w:val="none" w:sz="0" w:space="0" w:color="auto"/>
          </w:divBdr>
        </w:div>
        <w:div w:id="1151482469">
          <w:marLeft w:val="480"/>
          <w:marRight w:val="0"/>
          <w:marTop w:val="0"/>
          <w:marBottom w:val="0"/>
          <w:divBdr>
            <w:top w:val="none" w:sz="0" w:space="0" w:color="auto"/>
            <w:left w:val="none" w:sz="0" w:space="0" w:color="auto"/>
            <w:bottom w:val="none" w:sz="0" w:space="0" w:color="auto"/>
            <w:right w:val="none" w:sz="0" w:space="0" w:color="auto"/>
          </w:divBdr>
        </w:div>
        <w:div w:id="1200389157">
          <w:marLeft w:val="480"/>
          <w:marRight w:val="0"/>
          <w:marTop w:val="0"/>
          <w:marBottom w:val="0"/>
          <w:divBdr>
            <w:top w:val="none" w:sz="0" w:space="0" w:color="auto"/>
            <w:left w:val="none" w:sz="0" w:space="0" w:color="auto"/>
            <w:bottom w:val="none" w:sz="0" w:space="0" w:color="auto"/>
            <w:right w:val="none" w:sz="0" w:space="0" w:color="auto"/>
          </w:divBdr>
        </w:div>
        <w:div w:id="1268348246">
          <w:marLeft w:val="480"/>
          <w:marRight w:val="0"/>
          <w:marTop w:val="0"/>
          <w:marBottom w:val="0"/>
          <w:divBdr>
            <w:top w:val="none" w:sz="0" w:space="0" w:color="auto"/>
            <w:left w:val="none" w:sz="0" w:space="0" w:color="auto"/>
            <w:bottom w:val="none" w:sz="0" w:space="0" w:color="auto"/>
            <w:right w:val="none" w:sz="0" w:space="0" w:color="auto"/>
          </w:divBdr>
        </w:div>
        <w:div w:id="1289899237">
          <w:marLeft w:val="480"/>
          <w:marRight w:val="0"/>
          <w:marTop w:val="0"/>
          <w:marBottom w:val="0"/>
          <w:divBdr>
            <w:top w:val="none" w:sz="0" w:space="0" w:color="auto"/>
            <w:left w:val="none" w:sz="0" w:space="0" w:color="auto"/>
            <w:bottom w:val="none" w:sz="0" w:space="0" w:color="auto"/>
            <w:right w:val="none" w:sz="0" w:space="0" w:color="auto"/>
          </w:divBdr>
        </w:div>
        <w:div w:id="1460104519">
          <w:marLeft w:val="480"/>
          <w:marRight w:val="0"/>
          <w:marTop w:val="0"/>
          <w:marBottom w:val="0"/>
          <w:divBdr>
            <w:top w:val="none" w:sz="0" w:space="0" w:color="auto"/>
            <w:left w:val="none" w:sz="0" w:space="0" w:color="auto"/>
            <w:bottom w:val="none" w:sz="0" w:space="0" w:color="auto"/>
            <w:right w:val="none" w:sz="0" w:space="0" w:color="auto"/>
          </w:divBdr>
        </w:div>
        <w:div w:id="1495535831">
          <w:marLeft w:val="480"/>
          <w:marRight w:val="0"/>
          <w:marTop w:val="0"/>
          <w:marBottom w:val="0"/>
          <w:divBdr>
            <w:top w:val="none" w:sz="0" w:space="0" w:color="auto"/>
            <w:left w:val="none" w:sz="0" w:space="0" w:color="auto"/>
            <w:bottom w:val="none" w:sz="0" w:space="0" w:color="auto"/>
            <w:right w:val="none" w:sz="0" w:space="0" w:color="auto"/>
          </w:divBdr>
        </w:div>
        <w:div w:id="1597399913">
          <w:marLeft w:val="480"/>
          <w:marRight w:val="0"/>
          <w:marTop w:val="0"/>
          <w:marBottom w:val="0"/>
          <w:divBdr>
            <w:top w:val="none" w:sz="0" w:space="0" w:color="auto"/>
            <w:left w:val="none" w:sz="0" w:space="0" w:color="auto"/>
            <w:bottom w:val="none" w:sz="0" w:space="0" w:color="auto"/>
            <w:right w:val="none" w:sz="0" w:space="0" w:color="auto"/>
          </w:divBdr>
        </w:div>
        <w:div w:id="1867862036">
          <w:marLeft w:val="480"/>
          <w:marRight w:val="0"/>
          <w:marTop w:val="0"/>
          <w:marBottom w:val="0"/>
          <w:divBdr>
            <w:top w:val="none" w:sz="0" w:space="0" w:color="auto"/>
            <w:left w:val="none" w:sz="0" w:space="0" w:color="auto"/>
            <w:bottom w:val="none" w:sz="0" w:space="0" w:color="auto"/>
            <w:right w:val="none" w:sz="0" w:space="0" w:color="auto"/>
          </w:divBdr>
        </w:div>
        <w:div w:id="1868442419">
          <w:marLeft w:val="480"/>
          <w:marRight w:val="0"/>
          <w:marTop w:val="0"/>
          <w:marBottom w:val="0"/>
          <w:divBdr>
            <w:top w:val="none" w:sz="0" w:space="0" w:color="auto"/>
            <w:left w:val="none" w:sz="0" w:space="0" w:color="auto"/>
            <w:bottom w:val="none" w:sz="0" w:space="0" w:color="auto"/>
            <w:right w:val="none" w:sz="0" w:space="0" w:color="auto"/>
          </w:divBdr>
        </w:div>
        <w:div w:id="1998801211">
          <w:marLeft w:val="480"/>
          <w:marRight w:val="0"/>
          <w:marTop w:val="0"/>
          <w:marBottom w:val="0"/>
          <w:divBdr>
            <w:top w:val="none" w:sz="0" w:space="0" w:color="auto"/>
            <w:left w:val="none" w:sz="0" w:space="0" w:color="auto"/>
            <w:bottom w:val="none" w:sz="0" w:space="0" w:color="auto"/>
            <w:right w:val="none" w:sz="0" w:space="0" w:color="auto"/>
          </w:divBdr>
        </w:div>
        <w:div w:id="2037921880">
          <w:marLeft w:val="480"/>
          <w:marRight w:val="0"/>
          <w:marTop w:val="0"/>
          <w:marBottom w:val="0"/>
          <w:divBdr>
            <w:top w:val="none" w:sz="0" w:space="0" w:color="auto"/>
            <w:left w:val="none" w:sz="0" w:space="0" w:color="auto"/>
            <w:bottom w:val="none" w:sz="0" w:space="0" w:color="auto"/>
            <w:right w:val="none" w:sz="0" w:space="0" w:color="auto"/>
          </w:divBdr>
        </w:div>
      </w:divsChild>
    </w:div>
    <w:div w:id="293565067">
      <w:marLeft w:val="480"/>
      <w:marRight w:val="0"/>
      <w:marTop w:val="0"/>
      <w:marBottom w:val="0"/>
      <w:divBdr>
        <w:top w:val="none" w:sz="0" w:space="0" w:color="auto"/>
        <w:left w:val="none" w:sz="0" w:space="0" w:color="auto"/>
        <w:bottom w:val="none" w:sz="0" w:space="0" w:color="auto"/>
        <w:right w:val="none" w:sz="0" w:space="0" w:color="auto"/>
      </w:divBdr>
    </w:div>
    <w:div w:id="293753200">
      <w:bodyDiv w:val="1"/>
      <w:marLeft w:val="0"/>
      <w:marRight w:val="0"/>
      <w:marTop w:val="0"/>
      <w:marBottom w:val="0"/>
      <w:divBdr>
        <w:top w:val="none" w:sz="0" w:space="0" w:color="auto"/>
        <w:left w:val="none" w:sz="0" w:space="0" w:color="auto"/>
        <w:bottom w:val="none" w:sz="0" w:space="0" w:color="auto"/>
        <w:right w:val="none" w:sz="0" w:space="0" w:color="auto"/>
      </w:divBdr>
    </w:div>
    <w:div w:id="293872636">
      <w:bodyDiv w:val="1"/>
      <w:marLeft w:val="0"/>
      <w:marRight w:val="0"/>
      <w:marTop w:val="0"/>
      <w:marBottom w:val="0"/>
      <w:divBdr>
        <w:top w:val="none" w:sz="0" w:space="0" w:color="auto"/>
        <w:left w:val="none" w:sz="0" w:space="0" w:color="auto"/>
        <w:bottom w:val="none" w:sz="0" w:space="0" w:color="auto"/>
        <w:right w:val="none" w:sz="0" w:space="0" w:color="auto"/>
      </w:divBdr>
      <w:divsChild>
        <w:div w:id="1200162423">
          <w:marLeft w:val="640"/>
          <w:marRight w:val="0"/>
          <w:marTop w:val="0"/>
          <w:marBottom w:val="0"/>
          <w:divBdr>
            <w:top w:val="none" w:sz="0" w:space="0" w:color="auto"/>
            <w:left w:val="none" w:sz="0" w:space="0" w:color="auto"/>
            <w:bottom w:val="none" w:sz="0" w:space="0" w:color="auto"/>
            <w:right w:val="none" w:sz="0" w:space="0" w:color="auto"/>
          </w:divBdr>
        </w:div>
        <w:div w:id="494079130">
          <w:marLeft w:val="640"/>
          <w:marRight w:val="0"/>
          <w:marTop w:val="0"/>
          <w:marBottom w:val="0"/>
          <w:divBdr>
            <w:top w:val="none" w:sz="0" w:space="0" w:color="auto"/>
            <w:left w:val="none" w:sz="0" w:space="0" w:color="auto"/>
            <w:bottom w:val="none" w:sz="0" w:space="0" w:color="auto"/>
            <w:right w:val="none" w:sz="0" w:space="0" w:color="auto"/>
          </w:divBdr>
        </w:div>
        <w:div w:id="278727149">
          <w:marLeft w:val="640"/>
          <w:marRight w:val="0"/>
          <w:marTop w:val="0"/>
          <w:marBottom w:val="0"/>
          <w:divBdr>
            <w:top w:val="none" w:sz="0" w:space="0" w:color="auto"/>
            <w:left w:val="none" w:sz="0" w:space="0" w:color="auto"/>
            <w:bottom w:val="none" w:sz="0" w:space="0" w:color="auto"/>
            <w:right w:val="none" w:sz="0" w:space="0" w:color="auto"/>
          </w:divBdr>
        </w:div>
        <w:div w:id="921064793">
          <w:marLeft w:val="640"/>
          <w:marRight w:val="0"/>
          <w:marTop w:val="0"/>
          <w:marBottom w:val="0"/>
          <w:divBdr>
            <w:top w:val="none" w:sz="0" w:space="0" w:color="auto"/>
            <w:left w:val="none" w:sz="0" w:space="0" w:color="auto"/>
            <w:bottom w:val="none" w:sz="0" w:space="0" w:color="auto"/>
            <w:right w:val="none" w:sz="0" w:space="0" w:color="auto"/>
          </w:divBdr>
        </w:div>
        <w:div w:id="153566045">
          <w:marLeft w:val="640"/>
          <w:marRight w:val="0"/>
          <w:marTop w:val="0"/>
          <w:marBottom w:val="0"/>
          <w:divBdr>
            <w:top w:val="none" w:sz="0" w:space="0" w:color="auto"/>
            <w:left w:val="none" w:sz="0" w:space="0" w:color="auto"/>
            <w:bottom w:val="none" w:sz="0" w:space="0" w:color="auto"/>
            <w:right w:val="none" w:sz="0" w:space="0" w:color="auto"/>
          </w:divBdr>
        </w:div>
        <w:div w:id="1236934050">
          <w:marLeft w:val="640"/>
          <w:marRight w:val="0"/>
          <w:marTop w:val="0"/>
          <w:marBottom w:val="0"/>
          <w:divBdr>
            <w:top w:val="none" w:sz="0" w:space="0" w:color="auto"/>
            <w:left w:val="none" w:sz="0" w:space="0" w:color="auto"/>
            <w:bottom w:val="none" w:sz="0" w:space="0" w:color="auto"/>
            <w:right w:val="none" w:sz="0" w:space="0" w:color="auto"/>
          </w:divBdr>
        </w:div>
        <w:div w:id="1860661186">
          <w:marLeft w:val="640"/>
          <w:marRight w:val="0"/>
          <w:marTop w:val="0"/>
          <w:marBottom w:val="0"/>
          <w:divBdr>
            <w:top w:val="none" w:sz="0" w:space="0" w:color="auto"/>
            <w:left w:val="none" w:sz="0" w:space="0" w:color="auto"/>
            <w:bottom w:val="none" w:sz="0" w:space="0" w:color="auto"/>
            <w:right w:val="none" w:sz="0" w:space="0" w:color="auto"/>
          </w:divBdr>
        </w:div>
        <w:div w:id="1277952422">
          <w:marLeft w:val="640"/>
          <w:marRight w:val="0"/>
          <w:marTop w:val="0"/>
          <w:marBottom w:val="0"/>
          <w:divBdr>
            <w:top w:val="none" w:sz="0" w:space="0" w:color="auto"/>
            <w:left w:val="none" w:sz="0" w:space="0" w:color="auto"/>
            <w:bottom w:val="none" w:sz="0" w:space="0" w:color="auto"/>
            <w:right w:val="none" w:sz="0" w:space="0" w:color="auto"/>
          </w:divBdr>
        </w:div>
        <w:div w:id="907808606">
          <w:marLeft w:val="640"/>
          <w:marRight w:val="0"/>
          <w:marTop w:val="0"/>
          <w:marBottom w:val="0"/>
          <w:divBdr>
            <w:top w:val="none" w:sz="0" w:space="0" w:color="auto"/>
            <w:left w:val="none" w:sz="0" w:space="0" w:color="auto"/>
            <w:bottom w:val="none" w:sz="0" w:space="0" w:color="auto"/>
            <w:right w:val="none" w:sz="0" w:space="0" w:color="auto"/>
          </w:divBdr>
        </w:div>
        <w:div w:id="489948529">
          <w:marLeft w:val="640"/>
          <w:marRight w:val="0"/>
          <w:marTop w:val="0"/>
          <w:marBottom w:val="0"/>
          <w:divBdr>
            <w:top w:val="none" w:sz="0" w:space="0" w:color="auto"/>
            <w:left w:val="none" w:sz="0" w:space="0" w:color="auto"/>
            <w:bottom w:val="none" w:sz="0" w:space="0" w:color="auto"/>
            <w:right w:val="none" w:sz="0" w:space="0" w:color="auto"/>
          </w:divBdr>
        </w:div>
        <w:div w:id="2056925529">
          <w:marLeft w:val="640"/>
          <w:marRight w:val="0"/>
          <w:marTop w:val="0"/>
          <w:marBottom w:val="0"/>
          <w:divBdr>
            <w:top w:val="none" w:sz="0" w:space="0" w:color="auto"/>
            <w:left w:val="none" w:sz="0" w:space="0" w:color="auto"/>
            <w:bottom w:val="none" w:sz="0" w:space="0" w:color="auto"/>
            <w:right w:val="none" w:sz="0" w:space="0" w:color="auto"/>
          </w:divBdr>
        </w:div>
        <w:div w:id="791676178">
          <w:marLeft w:val="640"/>
          <w:marRight w:val="0"/>
          <w:marTop w:val="0"/>
          <w:marBottom w:val="0"/>
          <w:divBdr>
            <w:top w:val="none" w:sz="0" w:space="0" w:color="auto"/>
            <w:left w:val="none" w:sz="0" w:space="0" w:color="auto"/>
            <w:bottom w:val="none" w:sz="0" w:space="0" w:color="auto"/>
            <w:right w:val="none" w:sz="0" w:space="0" w:color="auto"/>
          </w:divBdr>
        </w:div>
        <w:div w:id="31654171">
          <w:marLeft w:val="640"/>
          <w:marRight w:val="0"/>
          <w:marTop w:val="0"/>
          <w:marBottom w:val="0"/>
          <w:divBdr>
            <w:top w:val="none" w:sz="0" w:space="0" w:color="auto"/>
            <w:left w:val="none" w:sz="0" w:space="0" w:color="auto"/>
            <w:bottom w:val="none" w:sz="0" w:space="0" w:color="auto"/>
            <w:right w:val="none" w:sz="0" w:space="0" w:color="auto"/>
          </w:divBdr>
        </w:div>
        <w:div w:id="741105219">
          <w:marLeft w:val="640"/>
          <w:marRight w:val="0"/>
          <w:marTop w:val="0"/>
          <w:marBottom w:val="0"/>
          <w:divBdr>
            <w:top w:val="none" w:sz="0" w:space="0" w:color="auto"/>
            <w:left w:val="none" w:sz="0" w:space="0" w:color="auto"/>
            <w:bottom w:val="none" w:sz="0" w:space="0" w:color="auto"/>
            <w:right w:val="none" w:sz="0" w:space="0" w:color="auto"/>
          </w:divBdr>
        </w:div>
        <w:div w:id="570235453">
          <w:marLeft w:val="640"/>
          <w:marRight w:val="0"/>
          <w:marTop w:val="0"/>
          <w:marBottom w:val="0"/>
          <w:divBdr>
            <w:top w:val="none" w:sz="0" w:space="0" w:color="auto"/>
            <w:left w:val="none" w:sz="0" w:space="0" w:color="auto"/>
            <w:bottom w:val="none" w:sz="0" w:space="0" w:color="auto"/>
            <w:right w:val="none" w:sz="0" w:space="0" w:color="auto"/>
          </w:divBdr>
        </w:div>
        <w:div w:id="375855203">
          <w:marLeft w:val="640"/>
          <w:marRight w:val="0"/>
          <w:marTop w:val="0"/>
          <w:marBottom w:val="0"/>
          <w:divBdr>
            <w:top w:val="none" w:sz="0" w:space="0" w:color="auto"/>
            <w:left w:val="none" w:sz="0" w:space="0" w:color="auto"/>
            <w:bottom w:val="none" w:sz="0" w:space="0" w:color="auto"/>
            <w:right w:val="none" w:sz="0" w:space="0" w:color="auto"/>
          </w:divBdr>
        </w:div>
        <w:div w:id="1639990421">
          <w:marLeft w:val="640"/>
          <w:marRight w:val="0"/>
          <w:marTop w:val="0"/>
          <w:marBottom w:val="0"/>
          <w:divBdr>
            <w:top w:val="none" w:sz="0" w:space="0" w:color="auto"/>
            <w:left w:val="none" w:sz="0" w:space="0" w:color="auto"/>
            <w:bottom w:val="none" w:sz="0" w:space="0" w:color="auto"/>
            <w:right w:val="none" w:sz="0" w:space="0" w:color="auto"/>
          </w:divBdr>
        </w:div>
        <w:div w:id="2122796810">
          <w:marLeft w:val="640"/>
          <w:marRight w:val="0"/>
          <w:marTop w:val="0"/>
          <w:marBottom w:val="0"/>
          <w:divBdr>
            <w:top w:val="none" w:sz="0" w:space="0" w:color="auto"/>
            <w:left w:val="none" w:sz="0" w:space="0" w:color="auto"/>
            <w:bottom w:val="none" w:sz="0" w:space="0" w:color="auto"/>
            <w:right w:val="none" w:sz="0" w:space="0" w:color="auto"/>
          </w:divBdr>
        </w:div>
        <w:div w:id="521672995">
          <w:marLeft w:val="640"/>
          <w:marRight w:val="0"/>
          <w:marTop w:val="0"/>
          <w:marBottom w:val="0"/>
          <w:divBdr>
            <w:top w:val="none" w:sz="0" w:space="0" w:color="auto"/>
            <w:left w:val="none" w:sz="0" w:space="0" w:color="auto"/>
            <w:bottom w:val="none" w:sz="0" w:space="0" w:color="auto"/>
            <w:right w:val="none" w:sz="0" w:space="0" w:color="auto"/>
          </w:divBdr>
        </w:div>
        <w:div w:id="828908971">
          <w:marLeft w:val="640"/>
          <w:marRight w:val="0"/>
          <w:marTop w:val="0"/>
          <w:marBottom w:val="0"/>
          <w:divBdr>
            <w:top w:val="none" w:sz="0" w:space="0" w:color="auto"/>
            <w:left w:val="none" w:sz="0" w:space="0" w:color="auto"/>
            <w:bottom w:val="none" w:sz="0" w:space="0" w:color="auto"/>
            <w:right w:val="none" w:sz="0" w:space="0" w:color="auto"/>
          </w:divBdr>
        </w:div>
        <w:div w:id="45221121">
          <w:marLeft w:val="640"/>
          <w:marRight w:val="0"/>
          <w:marTop w:val="0"/>
          <w:marBottom w:val="0"/>
          <w:divBdr>
            <w:top w:val="none" w:sz="0" w:space="0" w:color="auto"/>
            <w:left w:val="none" w:sz="0" w:space="0" w:color="auto"/>
            <w:bottom w:val="none" w:sz="0" w:space="0" w:color="auto"/>
            <w:right w:val="none" w:sz="0" w:space="0" w:color="auto"/>
          </w:divBdr>
        </w:div>
        <w:div w:id="1008099770">
          <w:marLeft w:val="640"/>
          <w:marRight w:val="0"/>
          <w:marTop w:val="0"/>
          <w:marBottom w:val="0"/>
          <w:divBdr>
            <w:top w:val="none" w:sz="0" w:space="0" w:color="auto"/>
            <w:left w:val="none" w:sz="0" w:space="0" w:color="auto"/>
            <w:bottom w:val="none" w:sz="0" w:space="0" w:color="auto"/>
            <w:right w:val="none" w:sz="0" w:space="0" w:color="auto"/>
          </w:divBdr>
        </w:div>
        <w:div w:id="1909068614">
          <w:marLeft w:val="640"/>
          <w:marRight w:val="0"/>
          <w:marTop w:val="0"/>
          <w:marBottom w:val="0"/>
          <w:divBdr>
            <w:top w:val="none" w:sz="0" w:space="0" w:color="auto"/>
            <w:left w:val="none" w:sz="0" w:space="0" w:color="auto"/>
            <w:bottom w:val="none" w:sz="0" w:space="0" w:color="auto"/>
            <w:right w:val="none" w:sz="0" w:space="0" w:color="auto"/>
          </w:divBdr>
        </w:div>
        <w:div w:id="1852599661">
          <w:marLeft w:val="640"/>
          <w:marRight w:val="0"/>
          <w:marTop w:val="0"/>
          <w:marBottom w:val="0"/>
          <w:divBdr>
            <w:top w:val="none" w:sz="0" w:space="0" w:color="auto"/>
            <w:left w:val="none" w:sz="0" w:space="0" w:color="auto"/>
            <w:bottom w:val="none" w:sz="0" w:space="0" w:color="auto"/>
            <w:right w:val="none" w:sz="0" w:space="0" w:color="auto"/>
          </w:divBdr>
        </w:div>
        <w:div w:id="2146115061">
          <w:marLeft w:val="640"/>
          <w:marRight w:val="0"/>
          <w:marTop w:val="0"/>
          <w:marBottom w:val="0"/>
          <w:divBdr>
            <w:top w:val="none" w:sz="0" w:space="0" w:color="auto"/>
            <w:left w:val="none" w:sz="0" w:space="0" w:color="auto"/>
            <w:bottom w:val="none" w:sz="0" w:space="0" w:color="auto"/>
            <w:right w:val="none" w:sz="0" w:space="0" w:color="auto"/>
          </w:divBdr>
        </w:div>
        <w:div w:id="861171248">
          <w:marLeft w:val="640"/>
          <w:marRight w:val="0"/>
          <w:marTop w:val="0"/>
          <w:marBottom w:val="0"/>
          <w:divBdr>
            <w:top w:val="none" w:sz="0" w:space="0" w:color="auto"/>
            <w:left w:val="none" w:sz="0" w:space="0" w:color="auto"/>
            <w:bottom w:val="none" w:sz="0" w:space="0" w:color="auto"/>
            <w:right w:val="none" w:sz="0" w:space="0" w:color="auto"/>
          </w:divBdr>
        </w:div>
        <w:div w:id="285310889">
          <w:marLeft w:val="640"/>
          <w:marRight w:val="0"/>
          <w:marTop w:val="0"/>
          <w:marBottom w:val="0"/>
          <w:divBdr>
            <w:top w:val="none" w:sz="0" w:space="0" w:color="auto"/>
            <w:left w:val="none" w:sz="0" w:space="0" w:color="auto"/>
            <w:bottom w:val="none" w:sz="0" w:space="0" w:color="auto"/>
            <w:right w:val="none" w:sz="0" w:space="0" w:color="auto"/>
          </w:divBdr>
        </w:div>
        <w:div w:id="562716720">
          <w:marLeft w:val="640"/>
          <w:marRight w:val="0"/>
          <w:marTop w:val="0"/>
          <w:marBottom w:val="0"/>
          <w:divBdr>
            <w:top w:val="none" w:sz="0" w:space="0" w:color="auto"/>
            <w:left w:val="none" w:sz="0" w:space="0" w:color="auto"/>
            <w:bottom w:val="none" w:sz="0" w:space="0" w:color="auto"/>
            <w:right w:val="none" w:sz="0" w:space="0" w:color="auto"/>
          </w:divBdr>
        </w:div>
        <w:div w:id="385572180">
          <w:marLeft w:val="640"/>
          <w:marRight w:val="0"/>
          <w:marTop w:val="0"/>
          <w:marBottom w:val="0"/>
          <w:divBdr>
            <w:top w:val="none" w:sz="0" w:space="0" w:color="auto"/>
            <w:left w:val="none" w:sz="0" w:space="0" w:color="auto"/>
            <w:bottom w:val="none" w:sz="0" w:space="0" w:color="auto"/>
            <w:right w:val="none" w:sz="0" w:space="0" w:color="auto"/>
          </w:divBdr>
        </w:div>
        <w:div w:id="918367467">
          <w:marLeft w:val="640"/>
          <w:marRight w:val="0"/>
          <w:marTop w:val="0"/>
          <w:marBottom w:val="0"/>
          <w:divBdr>
            <w:top w:val="none" w:sz="0" w:space="0" w:color="auto"/>
            <w:left w:val="none" w:sz="0" w:space="0" w:color="auto"/>
            <w:bottom w:val="none" w:sz="0" w:space="0" w:color="auto"/>
            <w:right w:val="none" w:sz="0" w:space="0" w:color="auto"/>
          </w:divBdr>
        </w:div>
        <w:div w:id="1188255351">
          <w:marLeft w:val="640"/>
          <w:marRight w:val="0"/>
          <w:marTop w:val="0"/>
          <w:marBottom w:val="0"/>
          <w:divBdr>
            <w:top w:val="none" w:sz="0" w:space="0" w:color="auto"/>
            <w:left w:val="none" w:sz="0" w:space="0" w:color="auto"/>
            <w:bottom w:val="none" w:sz="0" w:space="0" w:color="auto"/>
            <w:right w:val="none" w:sz="0" w:space="0" w:color="auto"/>
          </w:divBdr>
        </w:div>
        <w:div w:id="372510634">
          <w:marLeft w:val="640"/>
          <w:marRight w:val="0"/>
          <w:marTop w:val="0"/>
          <w:marBottom w:val="0"/>
          <w:divBdr>
            <w:top w:val="none" w:sz="0" w:space="0" w:color="auto"/>
            <w:left w:val="none" w:sz="0" w:space="0" w:color="auto"/>
            <w:bottom w:val="none" w:sz="0" w:space="0" w:color="auto"/>
            <w:right w:val="none" w:sz="0" w:space="0" w:color="auto"/>
          </w:divBdr>
        </w:div>
        <w:div w:id="1198737515">
          <w:marLeft w:val="640"/>
          <w:marRight w:val="0"/>
          <w:marTop w:val="0"/>
          <w:marBottom w:val="0"/>
          <w:divBdr>
            <w:top w:val="none" w:sz="0" w:space="0" w:color="auto"/>
            <w:left w:val="none" w:sz="0" w:space="0" w:color="auto"/>
            <w:bottom w:val="none" w:sz="0" w:space="0" w:color="auto"/>
            <w:right w:val="none" w:sz="0" w:space="0" w:color="auto"/>
          </w:divBdr>
        </w:div>
        <w:div w:id="130251115">
          <w:marLeft w:val="640"/>
          <w:marRight w:val="0"/>
          <w:marTop w:val="0"/>
          <w:marBottom w:val="0"/>
          <w:divBdr>
            <w:top w:val="none" w:sz="0" w:space="0" w:color="auto"/>
            <w:left w:val="none" w:sz="0" w:space="0" w:color="auto"/>
            <w:bottom w:val="none" w:sz="0" w:space="0" w:color="auto"/>
            <w:right w:val="none" w:sz="0" w:space="0" w:color="auto"/>
          </w:divBdr>
        </w:div>
        <w:div w:id="1688603197">
          <w:marLeft w:val="640"/>
          <w:marRight w:val="0"/>
          <w:marTop w:val="0"/>
          <w:marBottom w:val="0"/>
          <w:divBdr>
            <w:top w:val="none" w:sz="0" w:space="0" w:color="auto"/>
            <w:left w:val="none" w:sz="0" w:space="0" w:color="auto"/>
            <w:bottom w:val="none" w:sz="0" w:space="0" w:color="auto"/>
            <w:right w:val="none" w:sz="0" w:space="0" w:color="auto"/>
          </w:divBdr>
        </w:div>
        <w:div w:id="258804402">
          <w:marLeft w:val="640"/>
          <w:marRight w:val="0"/>
          <w:marTop w:val="0"/>
          <w:marBottom w:val="0"/>
          <w:divBdr>
            <w:top w:val="none" w:sz="0" w:space="0" w:color="auto"/>
            <w:left w:val="none" w:sz="0" w:space="0" w:color="auto"/>
            <w:bottom w:val="none" w:sz="0" w:space="0" w:color="auto"/>
            <w:right w:val="none" w:sz="0" w:space="0" w:color="auto"/>
          </w:divBdr>
        </w:div>
        <w:div w:id="2039426632">
          <w:marLeft w:val="640"/>
          <w:marRight w:val="0"/>
          <w:marTop w:val="0"/>
          <w:marBottom w:val="0"/>
          <w:divBdr>
            <w:top w:val="none" w:sz="0" w:space="0" w:color="auto"/>
            <w:left w:val="none" w:sz="0" w:space="0" w:color="auto"/>
            <w:bottom w:val="none" w:sz="0" w:space="0" w:color="auto"/>
            <w:right w:val="none" w:sz="0" w:space="0" w:color="auto"/>
          </w:divBdr>
        </w:div>
        <w:div w:id="346177375">
          <w:marLeft w:val="640"/>
          <w:marRight w:val="0"/>
          <w:marTop w:val="0"/>
          <w:marBottom w:val="0"/>
          <w:divBdr>
            <w:top w:val="none" w:sz="0" w:space="0" w:color="auto"/>
            <w:left w:val="none" w:sz="0" w:space="0" w:color="auto"/>
            <w:bottom w:val="none" w:sz="0" w:space="0" w:color="auto"/>
            <w:right w:val="none" w:sz="0" w:space="0" w:color="auto"/>
          </w:divBdr>
        </w:div>
        <w:div w:id="1893729254">
          <w:marLeft w:val="640"/>
          <w:marRight w:val="0"/>
          <w:marTop w:val="0"/>
          <w:marBottom w:val="0"/>
          <w:divBdr>
            <w:top w:val="none" w:sz="0" w:space="0" w:color="auto"/>
            <w:left w:val="none" w:sz="0" w:space="0" w:color="auto"/>
            <w:bottom w:val="none" w:sz="0" w:space="0" w:color="auto"/>
            <w:right w:val="none" w:sz="0" w:space="0" w:color="auto"/>
          </w:divBdr>
        </w:div>
        <w:div w:id="1718242384">
          <w:marLeft w:val="640"/>
          <w:marRight w:val="0"/>
          <w:marTop w:val="0"/>
          <w:marBottom w:val="0"/>
          <w:divBdr>
            <w:top w:val="none" w:sz="0" w:space="0" w:color="auto"/>
            <w:left w:val="none" w:sz="0" w:space="0" w:color="auto"/>
            <w:bottom w:val="none" w:sz="0" w:space="0" w:color="auto"/>
            <w:right w:val="none" w:sz="0" w:space="0" w:color="auto"/>
          </w:divBdr>
        </w:div>
        <w:div w:id="124667262">
          <w:marLeft w:val="640"/>
          <w:marRight w:val="0"/>
          <w:marTop w:val="0"/>
          <w:marBottom w:val="0"/>
          <w:divBdr>
            <w:top w:val="none" w:sz="0" w:space="0" w:color="auto"/>
            <w:left w:val="none" w:sz="0" w:space="0" w:color="auto"/>
            <w:bottom w:val="none" w:sz="0" w:space="0" w:color="auto"/>
            <w:right w:val="none" w:sz="0" w:space="0" w:color="auto"/>
          </w:divBdr>
        </w:div>
        <w:div w:id="305206866">
          <w:marLeft w:val="640"/>
          <w:marRight w:val="0"/>
          <w:marTop w:val="0"/>
          <w:marBottom w:val="0"/>
          <w:divBdr>
            <w:top w:val="none" w:sz="0" w:space="0" w:color="auto"/>
            <w:left w:val="none" w:sz="0" w:space="0" w:color="auto"/>
            <w:bottom w:val="none" w:sz="0" w:space="0" w:color="auto"/>
            <w:right w:val="none" w:sz="0" w:space="0" w:color="auto"/>
          </w:divBdr>
        </w:div>
        <w:div w:id="1631782573">
          <w:marLeft w:val="640"/>
          <w:marRight w:val="0"/>
          <w:marTop w:val="0"/>
          <w:marBottom w:val="0"/>
          <w:divBdr>
            <w:top w:val="none" w:sz="0" w:space="0" w:color="auto"/>
            <w:left w:val="none" w:sz="0" w:space="0" w:color="auto"/>
            <w:bottom w:val="none" w:sz="0" w:space="0" w:color="auto"/>
            <w:right w:val="none" w:sz="0" w:space="0" w:color="auto"/>
          </w:divBdr>
        </w:div>
        <w:div w:id="1980959657">
          <w:marLeft w:val="640"/>
          <w:marRight w:val="0"/>
          <w:marTop w:val="0"/>
          <w:marBottom w:val="0"/>
          <w:divBdr>
            <w:top w:val="none" w:sz="0" w:space="0" w:color="auto"/>
            <w:left w:val="none" w:sz="0" w:space="0" w:color="auto"/>
            <w:bottom w:val="none" w:sz="0" w:space="0" w:color="auto"/>
            <w:right w:val="none" w:sz="0" w:space="0" w:color="auto"/>
          </w:divBdr>
        </w:div>
        <w:div w:id="1981416869">
          <w:marLeft w:val="640"/>
          <w:marRight w:val="0"/>
          <w:marTop w:val="0"/>
          <w:marBottom w:val="0"/>
          <w:divBdr>
            <w:top w:val="none" w:sz="0" w:space="0" w:color="auto"/>
            <w:left w:val="none" w:sz="0" w:space="0" w:color="auto"/>
            <w:bottom w:val="none" w:sz="0" w:space="0" w:color="auto"/>
            <w:right w:val="none" w:sz="0" w:space="0" w:color="auto"/>
          </w:divBdr>
        </w:div>
        <w:div w:id="19473213">
          <w:marLeft w:val="640"/>
          <w:marRight w:val="0"/>
          <w:marTop w:val="0"/>
          <w:marBottom w:val="0"/>
          <w:divBdr>
            <w:top w:val="none" w:sz="0" w:space="0" w:color="auto"/>
            <w:left w:val="none" w:sz="0" w:space="0" w:color="auto"/>
            <w:bottom w:val="none" w:sz="0" w:space="0" w:color="auto"/>
            <w:right w:val="none" w:sz="0" w:space="0" w:color="auto"/>
          </w:divBdr>
        </w:div>
        <w:div w:id="1094935229">
          <w:marLeft w:val="640"/>
          <w:marRight w:val="0"/>
          <w:marTop w:val="0"/>
          <w:marBottom w:val="0"/>
          <w:divBdr>
            <w:top w:val="none" w:sz="0" w:space="0" w:color="auto"/>
            <w:left w:val="none" w:sz="0" w:space="0" w:color="auto"/>
            <w:bottom w:val="none" w:sz="0" w:space="0" w:color="auto"/>
            <w:right w:val="none" w:sz="0" w:space="0" w:color="auto"/>
          </w:divBdr>
        </w:div>
        <w:div w:id="2089426900">
          <w:marLeft w:val="640"/>
          <w:marRight w:val="0"/>
          <w:marTop w:val="0"/>
          <w:marBottom w:val="0"/>
          <w:divBdr>
            <w:top w:val="none" w:sz="0" w:space="0" w:color="auto"/>
            <w:left w:val="none" w:sz="0" w:space="0" w:color="auto"/>
            <w:bottom w:val="none" w:sz="0" w:space="0" w:color="auto"/>
            <w:right w:val="none" w:sz="0" w:space="0" w:color="auto"/>
          </w:divBdr>
        </w:div>
        <w:div w:id="1652753297">
          <w:marLeft w:val="640"/>
          <w:marRight w:val="0"/>
          <w:marTop w:val="0"/>
          <w:marBottom w:val="0"/>
          <w:divBdr>
            <w:top w:val="none" w:sz="0" w:space="0" w:color="auto"/>
            <w:left w:val="none" w:sz="0" w:space="0" w:color="auto"/>
            <w:bottom w:val="none" w:sz="0" w:space="0" w:color="auto"/>
            <w:right w:val="none" w:sz="0" w:space="0" w:color="auto"/>
          </w:divBdr>
        </w:div>
        <w:div w:id="392318294">
          <w:marLeft w:val="640"/>
          <w:marRight w:val="0"/>
          <w:marTop w:val="0"/>
          <w:marBottom w:val="0"/>
          <w:divBdr>
            <w:top w:val="none" w:sz="0" w:space="0" w:color="auto"/>
            <w:left w:val="none" w:sz="0" w:space="0" w:color="auto"/>
            <w:bottom w:val="none" w:sz="0" w:space="0" w:color="auto"/>
            <w:right w:val="none" w:sz="0" w:space="0" w:color="auto"/>
          </w:divBdr>
        </w:div>
        <w:div w:id="69079112">
          <w:marLeft w:val="640"/>
          <w:marRight w:val="0"/>
          <w:marTop w:val="0"/>
          <w:marBottom w:val="0"/>
          <w:divBdr>
            <w:top w:val="none" w:sz="0" w:space="0" w:color="auto"/>
            <w:left w:val="none" w:sz="0" w:space="0" w:color="auto"/>
            <w:bottom w:val="none" w:sz="0" w:space="0" w:color="auto"/>
            <w:right w:val="none" w:sz="0" w:space="0" w:color="auto"/>
          </w:divBdr>
        </w:div>
        <w:div w:id="456293392">
          <w:marLeft w:val="640"/>
          <w:marRight w:val="0"/>
          <w:marTop w:val="0"/>
          <w:marBottom w:val="0"/>
          <w:divBdr>
            <w:top w:val="none" w:sz="0" w:space="0" w:color="auto"/>
            <w:left w:val="none" w:sz="0" w:space="0" w:color="auto"/>
            <w:bottom w:val="none" w:sz="0" w:space="0" w:color="auto"/>
            <w:right w:val="none" w:sz="0" w:space="0" w:color="auto"/>
          </w:divBdr>
        </w:div>
        <w:div w:id="79761276">
          <w:marLeft w:val="640"/>
          <w:marRight w:val="0"/>
          <w:marTop w:val="0"/>
          <w:marBottom w:val="0"/>
          <w:divBdr>
            <w:top w:val="none" w:sz="0" w:space="0" w:color="auto"/>
            <w:left w:val="none" w:sz="0" w:space="0" w:color="auto"/>
            <w:bottom w:val="none" w:sz="0" w:space="0" w:color="auto"/>
            <w:right w:val="none" w:sz="0" w:space="0" w:color="auto"/>
          </w:divBdr>
        </w:div>
        <w:div w:id="2119718958">
          <w:marLeft w:val="640"/>
          <w:marRight w:val="0"/>
          <w:marTop w:val="0"/>
          <w:marBottom w:val="0"/>
          <w:divBdr>
            <w:top w:val="none" w:sz="0" w:space="0" w:color="auto"/>
            <w:left w:val="none" w:sz="0" w:space="0" w:color="auto"/>
            <w:bottom w:val="none" w:sz="0" w:space="0" w:color="auto"/>
            <w:right w:val="none" w:sz="0" w:space="0" w:color="auto"/>
          </w:divBdr>
        </w:div>
        <w:div w:id="2088529956">
          <w:marLeft w:val="640"/>
          <w:marRight w:val="0"/>
          <w:marTop w:val="0"/>
          <w:marBottom w:val="0"/>
          <w:divBdr>
            <w:top w:val="none" w:sz="0" w:space="0" w:color="auto"/>
            <w:left w:val="none" w:sz="0" w:space="0" w:color="auto"/>
            <w:bottom w:val="none" w:sz="0" w:space="0" w:color="auto"/>
            <w:right w:val="none" w:sz="0" w:space="0" w:color="auto"/>
          </w:divBdr>
        </w:div>
        <w:div w:id="569536907">
          <w:marLeft w:val="640"/>
          <w:marRight w:val="0"/>
          <w:marTop w:val="0"/>
          <w:marBottom w:val="0"/>
          <w:divBdr>
            <w:top w:val="none" w:sz="0" w:space="0" w:color="auto"/>
            <w:left w:val="none" w:sz="0" w:space="0" w:color="auto"/>
            <w:bottom w:val="none" w:sz="0" w:space="0" w:color="auto"/>
            <w:right w:val="none" w:sz="0" w:space="0" w:color="auto"/>
          </w:divBdr>
        </w:div>
        <w:div w:id="1954709351">
          <w:marLeft w:val="640"/>
          <w:marRight w:val="0"/>
          <w:marTop w:val="0"/>
          <w:marBottom w:val="0"/>
          <w:divBdr>
            <w:top w:val="none" w:sz="0" w:space="0" w:color="auto"/>
            <w:left w:val="none" w:sz="0" w:space="0" w:color="auto"/>
            <w:bottom w:val="none" w:sz="0" w:space="0" w:color="auto"/>
            <w:right w:val="none" w:sz="0" w:space="0" w:color="auto"/>
          </w:divBdr>
        </w:div>
        <w:div w:id="1143307884">
          <w:marLeft w:val="640"/>
          <w:marRight w:val="0"/>
          <w:marTop w:val="0"/>
          <w:marBottom w:val="0"/>
          <w:divBdr>
            <w:top w:val="none" w:sz="0" w:space="0" w:color="auto"/>
            <w:left w:val="none" w:sz="0" w:space="0" w:color="auto"/>
            <w:bottom w:val="none" w:sz="0" w:space="0" w:color="auto"/>
            <w:right w:val="none" w:sz="0" w:space="0" w:color="auto"/>
          </w:divBdr>
        </w:div>
        <w:div w:id="91433611">
          <w:marLeft w:val="640"/>
          <w:marRight w:val="0"/>
          <w:marTop w:val="0"/>
          <w:marBottom w:val="0"/>
          <w:divBdr>
            <w:top w:val="none" w:sz="0" w:space="0" w:color="auto"/>
            <w:left w:val="none" w:sz="0" w:space="0" w:color="auto"/>
            <w:bottom w:val="none" w:sz="0" w:space="0" w:color="auto"/>
            <w:right w:val="none" w:sz="0" w:space="0" w:color="auto"/>
          </w:divBdr>
        </w:div>
        <w:div w:id="529028954">
          <w:marLeft w:val="640"/>
          <w:marRight w:val="0"/>
          <w:marTop w:val="0"/>
          <w:marBottom w:val="0"/>
          <w:divBdr>
            <w:top w:val="none" w:sz="0" w:space="0" w:color="auto"/>
            <w:left w:val="none" w:sz="0" w:space="0" w:color="auto"/>
            <w:bottom w:val="none" w:sz="0" w:space="0" w:color="auto"/>
            <w:right w:val="none" w:sz="0" w:space="0" w:color="auto"/>
          </w:divBdr>
        </w:div>
        <w:div w:id="1098333869">
          <w:marLeft w:val="640"/>
          <w:marRight w:val="0"/>
          <w:marTop w:val="0"/>
          <w:marBottom w:val="0"/>
          <w:divBdr>
            <w:top w:val="none" w:sz="0" w:space="0" w:color="auto"/>
            <w:left w:val="none" w:sz="0" w:space="0" w:color="auto"/>
            <w:bottom w:val="none" w:sz="0" w:space="0" w:color="auto"/>
            <w:right w:val="none" w:sz="0" w:space="0" w:color="auto"/>
          </w:divBdr>
        </w:div>
        <w:div w:id="87696418">
          <w:marLeft w:val="640"/>
          <w:marRight w:val="0"/>
          <w:marTop w:val="0"/>
          <w:marBottom w:val="0"/>
          <w:divBdr>
            <w:top w:val="none" w:sz="0" w:space="0" w:color="auto"/>
            <w:left w:val="none" w:sz="0" w:space="0" w:color="auto"/>
            <w:bottom w:val="none" w:sz="0" w:space="0" w:color="auto"/>
            <w:right w:val="none" w:sz="0" w:space="0" w:color="auto"/>
          </w:divBdr>
        </w:div>
        <w:div w:id="1107385402">
          <w:marLeft w:val="640"/>
          <w:marRight w:val="0"/>
          <w:marTop w:val="0"/>
          <w:marBottom w:val="0"/>
          <w:divBdr>
            <w:top w:val="none" w:sz="0" w:space="0" w:color="auto"/>
            <w:left w:val="none" w:sz="0" w:space="0" w:color="auto"/>
            <w:bottom w:val="none" w:sz="0" w:space="0" w:color="auto"/>
            <w:right w:val="none" w:sz="0" w:space="0" w:color="auto"/>
          </w:divBdr>
        </w:div>
        <w:div w:id="1969244171">
          <w:marLeft w:val="640"/>
          <w:marRight w:val="0"/>
          <w:marTop w:val="0"/>
          <w:marBottom w:val="0"/>
          <w:divBdr>
            <w:top w:val="none" w:sz="0" w:space="0" w:color="auto"/>
            <w:left w:val="none" w:sz="0" w:space="0" w:color="auto"/>
            <w:bottom w:val="none" w:sz="0" w:space="0" w:color="auto"/>
            <w:right w:val="none" w:sz="0" w:space="0" w:color="auto"/>
          </w:divBdr>
        </w:div>
        <w:div w:id="587344198">
          <w:marLeft w:val="640"/>
          <w:marRight w:val="0"/>
          <w:marTop w:val="0"/>
          <w:marBottom w:val="0"/>
          <w:divBdr>
            <w:top w:val="none" w:sz="0" w:space="0" w:color="auto"/>
            <w:left w:val="none" w:sz="0" w:space="0" w:color="auto"/>
            <w:bottom w:val="none" w:sz="0" w:space="0" w:color="auto"/>
            <w:right w:val="none" w:sz="0" w:space="0" w:color="auto"/>
          </w:divBdr>
        </w:div>
        <w:div w:id="225797764">
          <w:marLeft w:val="640"/>
          <w:marRight w:val="0"/>
          <w:marTop w:val="0"/>
          <w:marBottom w:val="0"/>
          <w:divBdr>
            <w:top w:val="none" w:sz="0" w:space="0" w:color="auto"/>
            <w:left w:val="none" w:sz="0" w:space="0" w:color="auto"/>
            <w:bottom w:val="none" w:sz="0" w:space="0" w:color="auto"/>
            <w:right w:val="none" w:sz="0" w:space="0" w:color="auto"/>
          </w:divBdr>
        </w:div>
        <w:div w:id="1975601530">
          <w:marLeft w:val="640"/>
          <w:marRight w:val="0"/>
          <w:marTop w:val="0"/>
          <w:marBottom w:val="0"/>
          <w:divBdr>
            <w:top w:val="none" w:sz="0" w:space="0" w:color="auto"/>
            <w:left w:val="none" w:sz="0" w:space="0" w:color="auto"/>
            <w:bottom w:val="none" w:sz="0" w:space="0" w:color="auto"/>
            <w:right w:val="none" w:sz="0" w:space="0" w:color="auto"/>
          </w:divBdr>
        </w:div>
        <w:div w:id="838740286">
          <w:marLeft w:val="640"/>
          <w:marRight w:val="0"/>
          <w:marTop w:val="0"/>
          <w:marBottom w:val="0"/>
          <w:divBdr>
            <w:top w:val="none" w:sz="0" w:space="0" w:color="auto"/>
            <w:left w:val="none" w:sz="0" w:space="0" w:color="auto"/>
            <w:bottom w:val="none" w:sz="0" w:space="0" w:color="auto"/>
            <w:right w:val="none" w:sz="0" w:space="0" w:color="auto"/>
          </w:divBdr>
        </w:div>
        <w:div w:id="111025670">
          <w:marLeft w:val="640"/>
          <w:marRight w:val="0"/>
          <w:marTop w:val="0"/>
          <w:marBottom w:val="0"/>
          <w:divBdr>
            <w:top w:val="none" w:sz="0" w:space="0" w:color="auto"/>
            <w:left w:val="none" w:sz="0" w:space="0" w:color="auto"/>
            <w:bottom w:val="none" w:sz="0" w:space="0" w:color="auto"/>
            <w:right w:val="none" w:sz="0" w:space="0" w:color="auto"/>
          </w:divBdr>
        </w:div>
        <w:div w:id="1837917307">
          <w:marLeft w:val="640"/>
          <w:marRight w:val="0"/>
          <w:marTop w:val="0"/>
          <w:marBottom w:val="0"/>
          <w:divBdr>
            <w:top w:val="none" w:sz="0" w:space="0" w:color="auto"/>
            <w:left w:val="none" w:sz="0" w:space="0" w:color="auto"/>
            <w:bottom w:val="none" w:sz="0" w:space="0" w:color="auto"/>
            <w:right w:val="none" w:sz="0" w:space="0" w:color="auto"/>
          </w:divBdr>
        </w:div>
        <w:div w:id="1927227389">
          <w:marLeft w:val="640"/>
          <w:marRight w:val="0"/>
          <w:marTop w:val="0"/>
          <w:marBottom w:val="0"/>
          <w:divBdr>
            <w:top w:val="none" w:sz="0" w:space="0" w:color="auto"/>
            <w:left w:val="none" w:sz="0" w:space="0" w:color="auto"/>
            <w:bottom w:val="none" w:sz="0" w:space="0" w:color="auto"/>
            <w:right w:val="none" w:sz="0" w:space="0" w:color="auto"/>
          </w:divBdr>
        </w:div>
        <w:div w:id="230970346">
          <w:marLeft w:val="640"/>
          <w:marRight w:val="0"/>
          <w:marTop w:val="0"/>
          <w:marBottom w:val="0"/>
          <w:divBdr>
            <w:top w:val="none" w:sz="0" w:space="0" w:color="auto"/>
            <w:left w:val="none" w:sz="0" w:space="0" w:color="auto"/>
            <w:bottom w:val="none" w:sz="0" w:space="0" w:color="auto"/>
            <w:right w:val="none" w:sz="0" w:space="0" w:color="auto"/>
          </w:divBdr>
        </w:div>
        <w:div w:id="131871336">
          <w:marLeft w:val="640"/>
          <w:marRight w:val="0"/>
          <w:marTop w:val="0"/>
          <w:marBottom w:val="0"/>
          <w:divBdr>
            <w:top w:val="none" w:sz="0" w:space="0" w:color="auto"/>
            <w:left w:val="none" w:sz="0" w:space="0" w:color="auto"/>
            <w:bottom w:val="none" w:sz="0" w:space="0" w:color="auto"/>
            <w:right w:val="none" w:sz="0" w:space="0" w:color="auto"/>
          </w:divBdr>
        </w:div>
        <w:div w:id="268398067">
          <w:marLeft w:val="640"/>
          <w:marRight w:val="0"/>
          <w:marTop w:val="0"/>
          <w:marBottom w:val="0"/>
          <w:divBdr>
            <w:top w:val="none" w:sz="0" w:space="0" w:color="auto"/>
            <w:left w:val="none" w:sz="0" w:space="0" w:color="auto"/>
            <w:bottom w:val="none" w:sz="0" w:space="0" w:color="auto"/>
            <w:right w:val="none" w:sz="0" w:space="0" w:color="auto"/>
          </w:divBdr>
        </w:div>
        <w:div w:id="2084522973">
          <w:marLeft w:val="640"/>
          <w:marRight w:val="0"/>
          <w:marTop w:val="0"/>
          <w:marBottom w:val="0"/>
          <w:divBdr>
            <w:top w:val="none" w:sz="0" w:space="0" w:color="auto"/>
            <w:left w:val="none" w:sz="0" w:space="0" w:color="auto"/>
            <w:bottom w:val="none" w:sz="0" w:space="0" w:color="auto"/>
            <w:right w:val="none" w:sz="0" w:space="0" w:color="auto"/>
          </w:divBdr>
        </w:div>
        <w:div w:id="1881162142">
          <w:marLeft w:val="640"/>
          <w:marRight w:val="0"/>
          <w:marTop w:val="0"/>
          <w:marBottom w:val="0"/>
          <w:divBdr>
            <w:top w:val="none" w:sz="0" w:space="0" w:color="auto"/>
            <w:left w:val="none" w:sz="0" w:space="0" w:color="auto"/>
            <w:bottom w:val="none" w:sz="0" w:space="0" w:color="auto"/>
            <w:right w:val="none" w:sz="0" w:space="0" w:color="auto"/>
          </w:divBdr>
        </w:div>
        <w:div w:id="1906528661">
          <w:marLeft w:val="640"/>
          <w:marRight w:val="0"/>
          <w:marTop w:val="0"/>
          <w:marBottom w:val="0"/>
          <w:divBdr>
            <w:top w:val="none" w:sz="0" w:space="0" w:color="auto"/>
            <w:left w:val="none" w:sz="0" w:space="0" w:color="auto"/>
            <w:bottom w:val="none" w:sz="0" w:space="0" w:color="auto"/>
            <w:right w:val="none" w:sz="0" w:space="0" w:color="auto"/>
          </w:divBdr>
        </w:div>
        <w:div w:id="549610733">
          <w:marLeft w:val="640"/>
          <w:marRight w:val="0"/>
          <w:marTop w:val="0"/>
          <w:marBottom w:val="0"/>
          <w:divBdr>
            <w:top w:val="none" w:sz="0" w:space="0" w:color="auto"/>
            <w:left w:val="none" w:sz="0" w:space="0" w:color="auto"/>
            <w:bottom w:val="none" w:sz="0" w:space="0" w:color="auto"/>
            <w:right w:val="none" w:sz="0" w:space="0" w:color="auto"/>
          </w:divBdr>
        </w:div>
        <w:div w:id="926842692">
          <w:marLeft w:val="640"/>
          <w:marRight w:val="0"/>
          <w:marTop w:val="0"/>
          <w:marBottom w:val="0"/>
          <w:divBdr>
            <w:top w:val="none" w:sz="0" w:space="0" w:color="auto"/>
            <w:left w:val="none" w:sz="0" w:space="0" w:color="auto"/>
            <w:bottom w:val="none" w:sz="0" w:space="0" w:color="auto"/>
            <w:right w:val="none" w:sz="0" w:space="0" w:color="auto"/>
          </w:divBdr>
        </w:div>
      </w:divsChild>
    </w:div>
    <w:div w:id="294409455">
      <w:marLeft w:val="480"/>
      <w:marRight w:val="0"/>
      <w:marTop w:val="0"/>
      <w:marBottom w:val="0"/>
      <w:divBdr>
        <w:top w:val="none" w:sz="0" w:space="0" w:color="auto"/>
        <w:left w:val="none" w:sz="0" w:space="0" w:color="auto"/>
        <w:bottom w:val="none" w:sz="0" w:space="0" w:color="auto"/>
        <w:right w:val="none" w:sz="0" w:space="0" w:color="auto"/>
      </w:divBdr>
    </w:div>
    <w:div w:id="295841417">
      <w:marLeft w:val="480"/>
      <w:marRight w:val="0"/>
      <w:marTop w:val="0"/>
      <w:marBottom w:val="0"/>
      <w:divBdr>
        <w:top w:val="none" w:sz="0" w:space="0" w:color="auto"/>
        <w:left w:val="none" w:sz="0" w:space="0" w:color="auto"/>
        <w:bottom w:val="none" w:sz="0" w:space="0" w:color="auto"/>
        <w:right w:val="none" w:sz="0" w:space="0" w:color="auto"/>
      </w:divBdr>
    </w:div>
    <w:div w:id="296035808">
      <w:bodyDiv w:val="1"/>
      <w:marLeft w:val="0"/>
      <w:marRight w:val="0"/>
      <w:marTop w:val="0"/>
      <w:marBottom w:val="0"/>
      <w:divBdr>
        <w:top w:val="none" w:sz="0" w:space="0" w:color="auto"/>
        <w:left w:val="none" w:sz="0" w:space="0" w:color="auto"/>
        <w:bottom w:val="none" w:sz="0" w:space="0" w:color="auto"/>
        <w:right w:val="none" w:sz="0" w:space="0" w:color="auto"/>
      </w:divBdr>
    </w:div>
    <w:div w:id="296113055">
      <w:marLeft w:val="480"/>
      <w:marRight w:val="0"/>
      <w:marTop w:val="0"/>
      <w:marBottom w:val="0"/>
      <w:divBdr>
        <w:top w:val="none" w:sz="0" w:space="0" w:color="auto"/>
        <w:left w:val="none" w:sz="0" w:space="0" w:color="auto"/>
        <w:bottom w:val="none" w:sz="0" w:space="0" w:color="auto"/>
        <w:right w:val="none" w:sz="0" w:space="0" w:color="auto"/>
      </w:divBdr>
    </w:div>
    <w:div w:id="296881587">
      <w:marLeft w:val="480"/>
      <w:marRight w:val="0"/>
      <w:marTop w:val="0"/>
      <w:marBottom w:val="0"/>
      <w:divBdr>
        <w:top w:val="none" w:sz="0" w:space="0" w:color="auto"/>
        <w:left w:val="none" w:sz="0" w:space="0" w:color="auto"/>
        <w:bottom w:val="none" w:sz="0" w:space="0" w:color="auto"/>
        <w:right w:val="none" w:sz="0" w:space="0" w:color="auto"/>
      </w:divBdr>
    </w:div>
    <w:div w:id="297534207">
      <w:marLeft w:val="640"/>
      <w:marRight w:val="0"/>
      <w:marTop w:val="0"/>
      <w:marBottom w:val="0"/>
      <w:divBdr>
        <w:top w:val="none" w:sz="0" w:space="0" w:color="auto"/>
        <w:left w:val="none" w:sz="0" w:space="0" w:color="auto"/>
        <w:bottom w:val="none" w:sz="0" w:space="0" w:color="auto"/>
        <w:right w:val="none" w:sz="0" w:space="0" w:color="auto"/>
      </w:divBdr>
    </w:div>
    <w:div w:id="297883206">
      <w:marLeft w:val="480"/>
      <w:marRight w:val="0"/>
      <w:marTop w:val="0"/>
      <w:marBottom w:val="0"/>
      <w:divBdr>
        <w:top w:val="none" w:sz="0" w:space="0" w:color="auto"/>
        <w:left w:val="none" w:sz="0" w:space="0" w:color="auto"/>
        <w:bottom w:val="none" w:sz="0" w:space="0" w:color="auto"/>
        <w:right w:val="none" w:sz="0" w:space="0" w:color="auto"/>
      </w:divBdr>
    </w:div>
    <w:div w:id="298078804">
      <w:marLeft w:val="480"/>
      <w:marRight w:val="0"/>
      <w:marTop w:val="0"/>
      <w:marBottom w:val="0"/>
      <w:divBdr>
        <w:top w:val="none" w:sz="0" w:space="0" w:color="auto"/>
        <w:left w:val="none" w:sz="0" w:space="0" w:color="auto"/>
        <w:bottom w:val="none" w:sz="0" w:space="0" w:color="auto"/>
        <w:right w:val="none" w:sz="0" w:space="0" w:color="auto"/>
      </w:divBdr>
    </w:div>
    <w:div w:id="298537538">
      <w:bodyDiv w:val="1"/>
      <w:marLeft w:val="0"/>
      <w:marRight w:val="0"/>
      <w:marTop w:val="0"/>
      <w:marBottom w:val="0"/>
      <w:divBdr>
        <w:top w:val="none" w:sz="0" w:space="0" w:color="auto"/>
        <w:left w:val="none" w:sz="0" w:space="0" w:color="auto"/>
        <w:bottom w:val="none" w:sz="0" w:space="0" w:color="auto"/>
        <w:right w:val="none" w:sz="0" w:space="0" w:color="auto"/>
      </w:divBdr>
    </w:div>
    <w:div w:id="299001510">
      <w:marLeft w:val="640"/>
      <w:marRight w:val="0"/>
      <w:marTop w:val="0"/>
      <w:marBottom w:val="0"/>
      <w:divBdr>
        <w:top w:val="none" w:sz="0" w:space="0" w:color="auto"/>
        <w:left w:val="none" w:sz="0" w:space="0" w:color="auto"/>
        <w:bottom w:val="none" w:sz="0" w:space="0" w:color="auto"/>
        <w:right w:val="none" w:sz="0" w:space="0" w:color="auto"/>
      </w:divBdr>
    </w:div>
    <w:div w:id="300500908">
      <w:marLeft w:val="480"/>
      <w:marRight w:val="0"/>
      <w:marTop w:val="0"/>
      <w:marBottom w:val="0"/>
      <w:divBdr>
        <w:top w:val="none" w:sz="0" w:space="0" w:color="auto"/>
        <w:left w:val="none" w:sz="0" w:space="0" w:color="auto"/>
        <w:bottom w:val="none" w:sz="0" w:space="0" w:color="auto"/>
        <w:right w:val="none" w:sz="0" w:space="0" w:color="auto"/>
      </w:divBdr>
    </w:div>
    <w:div w:id="302201548">
      <w:bodyDiv w:val="1"/>
      <w:marLeft w:val="0"/>
      <w:marRight w:val="0"/>
      <w:marTop w:val="0"/>
      <w:marBottom w:val="0"/>
      <w:divBdr>
        <w:top w:val="none" w:sz="0" w:space="0" w:color="auto"/>
        <w:left w:val="none" w:sz="0" w:space="0" w:color="auto"/>
        <w:bottom w:val="none" w:sz="0" w:space="0" w:color="auto"/>
        <w:right w:val="none" w:sz="0" w:space="0" w:color="auto"/>
      </w:divBdr>
      <w:divsChild>
        <w:div w:id="73750805">
          <w:marLeft w:val="480"/>
          <w:marRight w:val="0"/>
          <w:marTop w:val="0"/>
          <w:marBottom w:val="0"/>
          <w:divBdr>
            <w:top w:val="none" w:sz="0" w:space="0" w:color="auto"/>
            <w:left w:val="none" w:sz="0" w:space="0" w:color="auto"/>
            <w:bottom w:val="none" w:sz="0" w:space="0" w:color="auto"/>
            <w:right w:val="none" w:sz="0" w:space="0" w:color="auto"/>
          </w:divBdr>
        </w:div>
        <w:div w:id="103690702">
          <w:marLeft w:val="480"/>
          <w:marRight w:val="0"/>
          <w:marTop w:val="0"/>
          <w:marBottom w:val="0"/>
          <w:divBdr>
            <w:top w:val="none" w:sz="0" w:space="0" w:color="auto"/>
            <w:left w:val="none" w:sz="0" w:space="0" w:color="auto"/>
            <w:bottom w:val="none" w:sz="0" w:space="0" w:color="auto"/>
            <w:right w:val="none" w:sz="0" w:space="0" w:color="auto"/>
          </w:divBdr>
        </w:div>
        <w:div w:id="131406666">
          <w:marLeft w:val="480"/>
          <w:marRight w:val="0"/>
          <w:marTop w:val="0"/>
          <w:marBottom w:val="0"/>
          <w:divBdr>
            <w:top w:val="none" w:sz="0" w:space="0" w:color="auto"/>
            <w:left w:val="none" w:sz="0" w:space="0" w:color="auto"/>
            <w:bottom w:val="none" w:sz="0" w:space="0" w:color="auto"/>
            <w:right w:val="none" w:sz="0" w:space="0" w:color="auto"/>
          </w:divBdr>
        </w:div>
        <w:div w:id="161164915">
          <w:marLeft w:val="480"/>
          <w:marRight w:val="0"/>
          <w:marTop w:val="0"/>
          <w:marBottom w:val="0"/>
          <w:divBdr>
            <w:top w:val="none" w:sz="0" w:space="0" w:color="auto"/>
            <w:left w:val="none" w:sz="0" w:space="0" w:color="auto"/>
            <w:bottom w:val="none" w:sz="0" w:space="0" w:color="auto"/>
            <w:right w:val="none" w:sz="0" w:space="0" w:color="auto"/>
          </w:divBdr>
        </w:div>
        <w:div w:id="181163837">
          <w:marLeft w:val="480"/>
          <w:marRight w:val="0"/>
          <w:marTop w:val="0"/>
          <w:marBottom w:val="0"/>
          <w:divBdr>
            <w:top w:val="none" w:sz="0" w:space="0" w:color="auto"/>
            <w:left w:val="none" w:sz="0" w:space="0" w:color="auto"/>
            <w:bottom w:val="none" w:sz="0" w:space="0" w:color="auto"/>
            <w:right w:val="none" w:sz="0" w:space="0" w:color="auto"/>
          </w:divBdr>
        </w:div>
        <w:div w:id="185943241">
          <w:marLeft w:val="480"/>
          <w:marRight w:val="0"/>
          <w:marTop w:val="0"/>
          <w:marBottom w:val="0"/>
          <w:divBdr>
            <w:top w:val="none" w:sz="0" w:space="0" w:color="auto"/>
            <w:left w:val="none" w:sz="0" w:space="0" w:color="auto"/>
            <w:bottom w:val="none" w:sz="0" w:space="0" w:color="auto"/>
            <w:right w:val="none" w:sz="0" w:space="0" w:color="auto"/>
          </w:divBdr>
        </w:div>
        <w:div w:id="216018701">
          <w:marLeft w:val="480"/>
          <w:marRight w:val="0"/>
          <w:marTop w:val="0"/>
          <w:marBottom w:val="0"/>
          <w:divBdr>
            <w:top w:val="none" w:sz="0" w:space="0" w:color="auto"/>
            <w:left w:val="none" w:sz="0" w:space="0" w:color="auto"/>
            <w:bottom w:val="none" w:sz="0" w:space="0" w:color="auto"/>
            <w:right w:val="none" w:sz="0" w:space="0" w:color="auto"/>
          </w:divBdr>
        </w:div>
        <w:div w:id="272982747">
          <w:marLeft w:val="480"/>
          <w:marRight w:val="0"/>
          <w:marTop w:val="0"/>
          <w:marBottom w:val="0"/>
          <w:divBdr>
            <w:top w:val="none" w:sz="0" w:space="0" w:color="auto"/>
            <w:left w:val="none" w:sz="0" w:space="0" w:color="auto"/>
            <w:bottom w:val="none" w:sz="0" w:space="0" w:color="auto"/>
            <w:right w:val="none" w:sz="0" w:space="0" w:color="auto"/>
          </w:divBdr>
        </w:div>
        <w:div w:id="298070644">
          <w:marLeft w:val="480"/>
          <w:marRight w:val="0"/>
          <w:marTop w:val="0"/>
          <w:marBottom w:val="0"/>
          <w:divBdr>
            <w:top w:val="none" w:sz="0" w:space="0" w:color="auto"/>
            <w:left w:val="none" w:sz="0" w:space="0" w:color="auto"/>
            <w:bottom w:val="none" w:sz="0" w:space="0" w:color="auto"/>
            <w:right w:val="none" w:sz="0" w:space="0" w:color="auto"/>
          </w:divBdr>
        </w:div>
        <w:div w:id="316037746">
          <w:marLeft w:val="480"/>
          <w:marRight w:val="0"/>
          <w:marTop w:val="0"/>
          <w:marBottom w:val="0"/>
          <w:divBdr>
            <w:top w:val="none" w:sz="0" w:space="0" w:color="auto"/>
            <w:left w:val="none" w:sz="0" w:space="0" w:color="auto"/>
            <w:bottom w:val="none" w:sz="0" w:space="0" w:color="auto"/>
            <w:right w:val="none" w:sz="0" w:space="0" w:color="auto"/>
          </w:divBdr>
        </w:div>
        <w:div w:id="320013245">
          <w:marLeft w:val="480"/>
          <w:marRight w:val="0"/>
          <w:marTop w:val="0"/>
          <w:marBottom w:val="0"/>
          <w:divBdr>
            <w:top w:val="none" w:sz="0" w:space="0" w:color="auto"/>
            <w:left w:val="none" w:sz="0" w:space="0" w:color="auto"/>
            <w:bottom w:val="none" w:sz="0" w:space="0" w:color="auto"/>
            <w:right w:val="none" w:sz="0" w:space="0" w:color="auto"/>
          </w:divBdr>
        </w:div>
        <w:div w:id="372847627">
          <w:marLeft w:val="480"/>
          <w:marRight w:val="0"/>
          <w:marTop w:val="0"/>
          <w:marBottom w:val="0"/>
          <w:divBdr>
            <w:top w:val="none" w:sz="0" w:space="0" w:color="auto"/>
            <w:left w:val="none" w:sz="0" w:space="0" w:color="auto"/>
            <w:bottom w:val="none" w:sz="0" w:space="0" w:color="auto"/>
            <w:right w:val="none" w:sz="0" w:space="0" w:color="auto"/>
          </w:divBdr>
        </w:div>
        <w:div w:id="406879387">
          <w:marLeft w:val="480"/>
          <w:marRight w:val="0"/>
          <w:marTop w:val="0"/>
          <w:marBottom w:val="0"/>
          <w:divBdr>
            <w:top w:val="none" w:sz="0" w:space="0" w:color="auto"/>
            <w:left w:val="none" w:sz="0" w:space="0" w:color="auto"/>
            <w:bottom w:val="none" w:sz="0" w:space="0" w:color="auto"/>
            <w:right w:val="none" w:sz="0" w:space="0" w:color="auto"/>
          </w:divBdr>
        </w:div>
        <w:div w:id="438258504">
          <w:marLeft w:val="480"/>
          <w:marRight w:val="0"/>
          <w:marTop w:val="0"/>
          <w:marBottom w:val="0"/>
          <w:divBdr>
            <w:top w:val="none" w:sz="0" w:space="0" w:color="auto"/>
            <w:left w:val="none" w:sz="0" w:space="0" w:color="auto"/>
            <w:bottom w:val="none" w:sz="0" w:space="0" w:color="auto"/>
            <w:right w:val="none" w:sz="0" w:space="0" w:color="auto"/>
          </w:divBdr>
        </w:div>
        <w:div w:id="496575745">
          <w:marLeft w:val="480"/>
          <w:marRight w:val="0"/>
          <w:marTop w:val="0"/>
          <w:marBottom w:val="0"/>
          <w:divBdr>
            <w:top w:val="none" w:sz="0" w:space="0" w:color="auto"/>
            <w:left w:val="none" w:sz="0" w:space="0" w:color="auto"/>
            <w:bottom w:val="none" w:sz="0" w:space="0" w:color="auto"/>
            <w:right w:val="none" w:sz="0" w:space="0" w:color="auto"/>
          </w:divBdr>
        </w:div>
        <w:div w:id="528372727">
          <w:marLeft w:val="480"/>
          <w:marRight w:val="0"/>
          <w:marTop w:val="0"/>
          <w:marBottom w:val="0"/>
          <w:divBdr>
            <w:top w:val="none" w:sz="0" w:space="0" w:color="auto"/>
            <w:left w:val="none" w:sz="0" w:space="0" w:color="auto"/>
            <w:bottom w:val="none" w:sz="0" w:space="0" w:color="auto"/>
            <w:right w:val="none" w:sz="0" w:space="0" w:color="auto"/>
          </w:divBdr>
        </w:div>
        <w:div w:id="551160317">
          <w:marLeft w:val="480"/>
          <w:marRight w:val="0"/>
          <w:marTop w:val="0"/>
          <w:marBottom w:val="0"/>
          <w:divBdr>
            <w:top w:val="none" w:sz="0" w:space="0" w:color="auto"/>
            <w:left w:val="none" w:sz="0" w:space="0" w:color="auto"/>
            <w:bottom w:val="none" w:sz="0" w:space="0" w:color="auto"/>
            <w:right w:val="none" w:sz="0" w:space="0" w:color="auto"/>
          </w:divBdr>
        </w:div>
        <w:div w:id="597982083">
          <w:marLeft w:val="480"/>
          <w:marRight w:val="0"/>
          <w:marTop w:val="0"/>
          <w:marBottom w:val="0"/>
          <w:divBdr>
            <w:top w:val="none" w:sz="0" w:space="0" w:color="auto"/>
            <w:left w:val="none" w:sz="0" w:space="0" w:color="auto"/>
            <w:bottom w:val="none" w:sz="0" w:space="0" w:color="auto"/>
            <w:right w:val="none" w:sz="0" w:space="0" w:color="auto"/>
          </w:divBdr>
        </w:div>
        <w:div w:id="605237233">
          <w:marLeft w:val="480"/>
          <w:marRight w:val="0"/>
          <w:marTop w:val="0"/>
          <w:marBottom w:val="0"/>
          <w:divBdr>
            <w:top w:val="none" w:sz="0" w:space="0" w:color="auto"/>
            <w:left w:val="none" w:sz="0" w:space="0" w:color="auto"/>
            <w:bottom w:val="none" w:sz="0" w:space="0" w:color="auto"/>
            <w:right w:val="none" w:sz="0" w:space="0" w:color="auto"/>
          </w:divBdr>
        </w:div>
        <w:div w:id="795027199">
          <w:marLeft w:val="480"/>
          <w:marRight w:val="0"/>
          <w:marTop w:val="0"/>
          <w:marBottom w:val="0"/>
          <w:divBdr>
            <w:top w:val="none" w:sz="0" w:space="0" w:color="auto"/>
            <w:left w:val="none" w:sz="0" w:space="0" w:color="auto"/>
            <w:bottom w:val="none" w:sz="0" w:space="0" w:color="auto"/>
            <w:right w:val="none" w:sz="0" w:space="0" w:color="auto"/>
          </w:divBdr>
        </w:div>
        <w:div w:id="809979893">
          <w:marLeft w:val="480"/>
          <w:marRight w:val="0"/>
          <w:marTop w:val="0"/>
          <w:marBottom w:val="0"/>
          <w:divBdr>
            <w:top w:val="none" w:sz="0" w:space="0" w:color="auto"/>
            <w:left w:val="none" w:sz="0" w:space="0" w:color="auto"/>
            <w:bottom w:val="none" w:sz="0" w:space="0" w:color="auto"/>
            <w:right w:val="none" w:sz="0" w:space="0" w:color="auto"/>
          </w:divBdr>
        </w:div>
        <w:div w:id="870455626">
          <w:marLeft w:val="480"/>
          <w:marRight w:val="0"/>
          <w:marTop w:val="0"/>
          <w:marBottom w:val="0"/>
          <w:divBdr>
            <w:top w:val="none" w:sz="0" w:space="0" w:color="auto"/>
            <w:left w:val="none" w:sz="0" w:space="0" w:color="auto"/>
            <w:bottom w:val="none" w:sz="0" w:space="0" w:color="auto"/>
            <w:right w:val="none" w:sz="0" w:space="0" w:color="auto"/>
          </w:divBdr>
        </w:div>
        <w:div w:id="933247335">
          <w:marLeft w:val="480"/>
          <w:marRight w:val="0"/>
          <w:marTop w:val="0"/>
          <w:marBottom w:val="0"/>
          <w:divBdr>
            <w:top w:val="none" w:sz="0" w:space="0" w:color="auto"/>
            <w:left w:val="none" w:sz="0" w:space="0" w:color="auto"/>
            <w:bottom w:val="none" w:sz="0" w:space="0" w:color="auto"/>
            <w:right w:val="none" w:sz="0" w:space="0" w:color="auto"/>
          </w:divBdr>
        </w:div>
        <w:div w:id="946038082">
          <w:marLeft w:val="480"/>
          <w:marRight w:val="0"/>
          <w:marTop w:val="0"/>
          <w:marBottom w:val="0"/>
          <w:divBdr>
            <w:top w:val="none" w:sz="0" w:space="0" w:color="auto"/>
            <w:left w:val="none" w:sz="0" w:space="0" w:color="auto"/>
            <w:bottom w:val="none" w:sz="0" w:space="0" w:color="auto"/>
            <w:right w:val="none" w:sz="0" w:space="0" w:color="auto"/>
          </w:divBdr>
        </w:div>
        <w:div w:id="960380472">
          <w:marLeft w:val="480"/>
          <w:marRight w:val="0"/>
          <w:marTop w:val="0"/>
          <w:marBottom w:val="0"/>
          <w:divBdr>
            <w:top w:val="none" w:sz="0" w:space="0" w:color="auto"/>
            <w:left w:val="none" w:sz="0" w:space="0" w:color="auto"/>
            <w:bottom w:val="none" w:sz="0" w:space="0" w:color="auto"/>
            <w:right w:val="none" w:sz="0" w:space="0" w:color="auto"/>
          </w:divBdr>
        </w:div>
        <w:div w:id="962493491">
          <w:marLeft w:val="480"/>
          <w:marRight w:val="0"/>
          <w:marTop w:val="0"/>
          <w:marBottom w:val="0"/>
          <w:divBdr>
            <w:top w:val="none" w:sz="0" w:space="0" w:color="auto"/>
            <w:left w:val="none" w:sz="0" w:space="0" w:color="auto"/>
            <w:bottom w:val="none" w:sz="0" w:space="0" w:color="auto"/>
            <w:right w:val="none" w:sz="0" w:space="0" w:color="auto"/>
          </w:divBdr>
        </w:div>
        <w:div w:id="972052693">
          <w:marLeft w:val="480"/>
          <w:marRight w:val="0"/>
          <w:marTop w:val="0"/>
          <w:marBottom w:val="0"/>
          <w:divBdr>
            <w:top w:val="none" w:sz="0" w:space="0" w:color="auto"/>
            <w:left w:val="none" w:sz="0" w:space="0" w:color="auto"/>
            <w:bottom w:val="none" w:sz="0" w:space="0" w:color="auto"/>
            <w:right w:val="none" w:sz="0" w:space="0" w:color="auto"/>
          </w:divBdr>
        </w:div>
        <w:div w:id="972440886">
          <w:marLeft w:val="480"/>
          <w:marRight w:val="0"/>
          <w:marTop w:val="0"/>
          <w:marBottom w:val="0"/>
          <w:divBdr>
            <w:top w:val="none" w:sz="0" w:space="0" w:color="auto"/>
            <w:left w:val="none" w:sz="0" w:space="0" w:color="auto"/>
            <w:bottom w:val="none" w:sz="0" w:space="0" w:color="auto"/>
            <w:right w:val="none" w:sz="0" w:space="0" w:color="auto"/>
          </w:divBdr>
        </w:div>
        <w:div w:id="1001086386">
          <w:marLeft w:val="480"/>
          <w:marRight w:val="0"/>
          <w:marTop w:val="0"/>
          <w:marBottom w:val="0"/>
          <w:divBdr>
            <w:top w:val="none" w:sz="0" w:space="0" w:color="auto"/>
            <w:left w:val="none" w:sz="0" w:space="0" w:color="auto"/>
            <w:bottom w:val="none" w:sz="0" w:space="0" w:color="auto"/>
            <w:right w:val="none" w:sz="0" w:space="0" w:color="auto"/>
          </w:divBdr>
        </w:div>
        <w:div w:id="1015232186">
          <w:marLeft w:val="480"/>
          <w:marRight w:val="0"/>
          <w:marTop w:val="0"/>
          <w:marBottom w:val="0"/>
          <w:divBdr>
            <w:top w:val="none" w:sz="0" w:space="0" w:color="auto"/>
            <w:left w:val="none" w:sz="0" w:space="0" w:color="auto"/>
            <w:bottom w:val="none" w:sz="0" w:space="0" w:color="auto"/>
            <w:right w:val="none" w:sz="0" w:space="0" w:color="auto"/>
          </w:divBdr>
        </w:div>
        <w:div w:id="1037313772">
          <w:marLeft w:val="480"/>
          <w:marRight w:val="0"/>
          <w:marTop w:val="0"/>
          <w:marBottom w:val="0"/>
          <w:divBdr>
            <w:top w:val="none" w:sz="0" w:space="0" w:color="auto"/>
            <w:left w:val="none" w:sz="0" w:space="0" w:color="auto"/>
            <w:bottom w:val="none" w:sz="0" w:space="0" w:color="auto"/>
            <w:right w:val="none" w:sz="0" w:space="0" w:color="auto"/>
          </w:divBdr>
        </w:div>
        <w:div w:id="1047877203">
          <w:marLeft w:val="480"/>
          <w:marRight w:val="0"/>
          <w:marTop w:val="0"/>
          <w:marBottom w:val="0"/>
          <w:divBdr>
            <w:top w:val="none" w:sz="0" w:space="0" w:color="auto"/>
            <w:left w:val="none" w:sz="0" w:space="0" w:color="auto"/>
            <w:bottom w:val="none" w:sz="0" w:space="0" w:color="auto"/>
            <w:right w:val="none" w:sz="0" w:space="0" w:color="auto"/>
          </w:divBdr>
        </w:div>
        <w:div w:id="1118573745">
          <w:marLeft w:val="480"/>
          <w:marRight w:val="0"/>
          <w:marTop w:val="0"/>
          <w:marBottom w:val="0"/>
          <w:divBdr>
            <w:top w:val="none" w:sz="0" w:space="0" w:color="auto"/>
            <w:left w:val="none" w:sz="0" w:space="0" w:color="auto"/>
            <w:bottom w:val="none" w:sz="0" w:space="0" w:color="auto"/>
            <w:right w:val="none" w:sz="0" w:space="0" w:color="auto"/>
          </w:divBdr>
        </w:div>
        <w:div w:id="1190951979">
          <w:marLeft w:val="480"/>
          <w:marRight w:val="0"/>
          <w:marTop w:val="0"/>
          <w:marBottom w:val="0"/>
          <w:divBdr>
            <w:top w:val="none" w:sz="0" w:space="0" w:color="auto"/>
            <w:left w:val="none" w:sz="0" w:space="0" w:color="auto"/>
            <w:bottom w:val="none" w:sz="0" w:space="0" w:color="auto"/>
            <w:right w:val="none" w:sz="0" w:space="0" w:color="auto"/>
          </w:divBdr>
        </w:div>
        <w:div w:id="1276979935">
          <w:marLeft w:val="480"/>
          <w:marRight w:val="0"/>
          <w:marTop w:val="0"/>
          <w:marBottom w:val="0"/>
          <w:divBdr>
            <w:top w:val="none" w:sz="0" w:space="0" w:color="auto"/>
            <w:left w:val="none" w:sz="0" w:space="0" w:color="auto"/>
            <w:bottom w:val="none" w:sz="0" w:space="0" w:color="auto"/>
            <w:right w:val="none" w:sz="0" w:space="0" w:color="auto"/>
          </w:divBdr>
        </w:div>
        <w:div w:id="1306933456">
          <w:marLeft w:val="480"/>
          <w:marRight w:val="0"/>
          <w:marTop w:val="0"/>
          <w:marBottom w:val="0"/>
          <w:divBdr>
            <w:top w:val="none" w:sz="0" w:space="0" w:color="auto"/>
            <w:left w:val="none" w:sz="0" w:space="0" w:color="auto"/>
            <w:bottom w:val="none" w:sz="0" w:space="0" w:color="auto"/>
            <w:right w:val="none" w:sz="0" w:space="0" w:color="auto"/>
          </w:divBdr>
        </w:div>
        <w:div w:id="1405444945">
          <w:marLeft w:val="480"/>
          <w:marRight w:val="0"/>
          <w:marTop w:val="0"/>
          <w:marBottom w:val="0"/>
          <w:divBdr>
            <w:top w:val="none" w:sz="0" w:space="0" w:color="auto"/>
            <w:left w:val="none" w:sz="0" w:space="0" w:color="auto"/>
            <w:bottom w:val="none" w:sz="0" w:space="0" w:color="auto"/>
            <w:right w:val="none" w:sz="0" w:space="0" w:color="auto"/>
          </w:divBdr>
        </w:div>
        <w:div w:id="1452242150">
          <w:marLeft w:val="480"/>
          <w:marRight w:val="0"/>
          <w:marTop w:val="0"/>
          <w:marBottom w:val="0"/>
          <w:divBdr>
            <w:top w:val="none" w:sz="0" w:space="0" w:color="auto"/>
            <w:left w:val="none" w:sz="0" w:space="0" w:color="auto"/>
            <w:bottom w:val="none" w:sz="0" w:space="0" w:color="auto"/>
            <w:right w:val="none" w:sz="0" w:space="0" w:color="auto"/>
          </w:divBdr>
        </w:div>
        <w:div w:id="1472676573">
          <w:marLeft w:val="480"/>
          <w:marRight w:val="0"/>
          <w:marTop w:val="0"/>
          <w:marBottom w:val="0"/>
          <w:divBdr>
            <w:top w:val="none" w:sz="0" w:space="0" w:color="auto"/>
            <w:left w:val="none" w:sz="0" w:space="0" w:color="auto"/>
            <w:bottom w:val="none" w:sz="0" w:space="0" w:color="auto"/>
            <w:right w:val="none" w:sz="0" w:space="0" w:color="auto"/>
          </w:divBdr>
        </w:div>
        <w:div w:id="1537305341">
          <w:marLeft w:val="480"/>
          <w:marRight w:val="0"/>
          <w:marTop w:val="0"/>
          <w:marBottom w:val="0"/>
          <w:divBdr>
            <w:top w:val="none" w:sz="0" w:space="0" w:color="auto"/>
            <w:left w:val="none" w:sz="0" w:space="0" w:color="auto"/>
            <w:bottom w:val="none" w:sz="0" w:space="0" w:color="auto"/>
            <w:right w:val="none" w:sz="0" w:space="0" w:color="auto"/>
          </w:divBdr>
        </w:div>
        <w:div w:id="1628386464">
          <w:marLeft w:val="480"/>
          <w:marRight w:val="0"/>
          <w:marTop w:val="0"/>
          <w:marBottom w:val="0"/>
          <w:divBdr>
            <w:top w:val="none" w:sz="0" w:space="0" w:color="auto"/>
            <w:left w:val="none" w:sz="0" w:space="0" w:color="auto"/>
            <w:bottom w:val="none" w:sz="0" w:space="0" w:color="auto"/>
            <w:right w:val="none" w:sz="0" w:space="0" w:color="auto"/>
          </w:divBdr>
        </w:div>
        <w:div w:id="1635453278">
          <w:marLeft w:val="480"/>
          <w:marRight w:val="0"/>
          <w:marTop w:val="0"/>
          <w:marBottom w:val="0"/>
          <w:divBdr>
            <w:top w:val="none" w:sz="0" w:space="0" w:color="auto"/>
            <w:left w:val="none" w:sz="0" w:space="0" w:color="auto"/>
            <w:bottom w:val="none" w:sz="0" w:space="0" w:color="auto"/>
            <w:right w:val="none" w:sz="0" w:space="0" w:color="auto"/>
          </w:divBdr>
        </w:div>
        <w:div w:id="1657566603">
          <w:marLeft w:val="480"/>
          <w:marRight w:val="0"/>
          <w:marTop w:val="0"/>
          <w:marBottom w:val="0"/>
          <w:divBdr>
            <w:top w:val="none" w:sz="0" w:space="0" w:color="auto"/>
            <w:left w:val="none" w:sz="0" w:space="0" w:color="auto"/>
            <w:bottom w:val="none" w:sz="0" w:space="0" w:color="auto"/>
            <w:right w:val="none" w:sz="0" w:space="0" w:color="auto"/>
          </w:divBdr>
        </w:div>
        <w:div w:id="1815833198">
          <w:marLeft w:val="480"/>
          <w:marRight w:val="0"/>
          <w:marTop w:val="0"/>
          <w:marBottom w:val="0"/>
          <w:divBdr>
            <w:top w:val="none" w:sz="0" w:space="0" w:color="auto"/>
            <w:left w:val="none" w:sz="0" w:space="0" w:color="auto"/>
            <w:bottom w:val="none" w:sz="0" w:space="0" w:color="auto"/>
            <w:right w:val="none" w:sz="0" w:space="0" w:color="auto"/>
          </w:divBdr>
        </w:div>
        <w:div w:id="1845439709">
          <w:marLeft w:val="480"/>
          <w:marRight w:val="0"/>
          <w:marTop w:val="0"/>
          <w:marBottom w:val="0"/>
          <w:divBdr>
            <w:top w:val="none" w:sz="0" w:space="0" w:color="auto"/>
            <w:left w:val="none" w:sz="0" w:space="0" w:color="auto"/>
            <w:bottom w:val="none" w:sz="0" w:space="0" w:color="auto"/>
            <w:right w:val="none" w:sz="0" w:space="0" w:color="auto"/>
          </w:divBdr>
        </w:div>
        <w:div w:id="2014264462">
          <w:marLeft w:val="480"/>
          <w:marRight w:val="0"/>
          <w:marTop w:val="0"/>
          <w:marBottom w:val="0"/>
          <w:divBdr>
            <w:top w:val="none" w:sz="0" w:space="0" w:color="auto"/>
            <w:left w:val="none" w:sz="0" w:space="0" w:color="auto"/>
            <w:bottom w:val="none" w:sz="0" w:space="0" w:color="auto"/>
            <w:right w:val="none" w:sz="0" w:space="0" w:color="auto"/>
          </w:divBdr>
        </w:div>
        <w:div w:id="2049715644">
          <w:marLeft w:val="480"/>
          <w:marRight w:val="0"/>
          <w:marTop w:val="0"/>
          <w:marBottom w:val="0"/>
          <w:divBdr>
            <w:top w:val="none" w:sz="0" w:space="0" w:color="auto"/>
            <w:left w:val="none" w:sz="0" w:space="0" w:color="auto"/>
            <w:bottom w:val="none" w:sz="0" w:space="0" w:color="auto"/>
            <w:right w:val="none" w:sz="0" w:space="0" w:color="auto"/>
          </w:divBdr>
        </w:div>
        <w:div w:id="2077849846">
          <w:marLeft w:val="480"/>
          <w:marRight w:val="0"/>
          <w:marTop w:val="0"/>
          <w:marBottom w:val="0"/>
          <w:divBdr>
            <w:top w:val="none" w:sz="0" w:space="0" w:color="auto"/>
            <w:left w:val="none" w:sz="0" w:space="0" w:color="auto"/>
            <w:bottom w:val="none" w:sz="0" w:space="0" w:color="auto"/>
            <w:right w:val="none" w:sz="0" w:space="0" w:color="auto"/>
          </w:divBdr>
        </w:div>
        <w:div w:id="2107531162">
          <w:marLeft w:val="480"/>
          <w:marRight w:val="0"/>
          <w:marTop w:val="0"/>
          <w:marBottom w:val="0"/>
          <w:divBdr>
            <w:top w:val="none" w:sz="0" w:space="0" w:color="auto"/>
            <w:left w:val="none" w:sz="0" w:space="0" w:color="auto"/>
            <w:bottom w:val="none" w:sz="0" w:space="0" w:color="auto"/>
            <w:right w:val="none" w:sz="0" w:space="0" w:color="auto"/>
          </w:divBdr>
        </w:div>
        <w:div w:id="2128548071">
          <w:marLeft w:val="480"/>
          <w:marRight w:val="0"/>
          <w:marTop w:val="0"/>
          <w:marBottom w:val="0"/>
          <w:divBdr>
            <w:top w:val="none" w:sz="0" w:space="0" w:color="auto"/>
            <w:left w:val="none" w:sz="0" w:space="0" w:color="auto"/>
            <w:bottom w:val="none" w:sz="0" w:space="0" w:color="auto"/>
            <w:right w:val="none" w:sz="0" w:space="0" w:color="auto"/>
          </w:divBdr>
        </w:div>
      </w:divsChild>
    </w:div>
    <w:div w:id="303856477">
      <w:marLeft w:val="480"/>
      <w:marRight w:val="0"/>
      <w:marTop w:val="0"/>
      <w:marBottom w:val="0"/>
      <w:divBdr>
        <w:top w:val="none" w:sz="0" w:space="0" w:color="auto"/>
        <w:left w:val="none" w:sz="0" w:space="0" w:color="auto"/>
        <w:bottom w:val="none" w:sz="0" w:space="0" w:color="auto"/>
        <w:right w:val="none" w:sz="0" w:space="0" w:color="auto"/>
      </w:divBdr>
    </w:div>
    <w:div w:id="304900293">
      <w:bodyDiv w:val="1"/>
      <w:marLeft w:val="0"/>
      <w:marRight w:val="0"/>
      <w:marTop w:val="0"/>
      <w:marBottom w:val="0"/>
      <w:divBdr>
        <w:top w:val="none" w:sz="0" w:space="0" w:color="auto"/>
        <w:left w:val="none" w:sz="0" w:space="0" w:color="auto"/>
        <w:bottom w:val="none" w:sz="0" w:space="0" w:color="auto"/>
        <w:right w:val="none" w:sz="0" w:space="0" w:color="auto"/>
      </w:divBdr>
    </w:div>
    <w:div w:id="305352888">
      <w:bodyDiv w:val="1"/>
      <w:marLeft w:val="0"/>
      <w:marRight w:val="0"/>
      <w:marTop w:val="0"/>
      <w:marBottom w:val="0"/>
      <w:divBdr>
        <w:top w:val="none" w:sz="0" w:space="0" w:color="auto"/>
        <w:left w:val="none" w:sz="0" w:space="0" w:color="auto"/>
        <w:bottom w:val="none" w:sz="0" w:space="0" w:color="auto"/>
        <w:right w:val="none" w:sz="0" w:space="0" w:color="auto"/>
      </w:divBdr>
      <w:divsChild>
        <w:div w:id="1205754292">
          <w:marLeft w:val="640"/>
          <w:marRight w:val="0"/>
          <w:marTop w:val="0"/>
          <w:marBottom w:val="0"/>
          <w:divBdr>
            <w:top w:val="none" w:sz="0" w:space="0" w:color="auto"/>
            <w:left w:val="none" w:sz="0" w:space="0" w:color="auto"/>
            <w:bottom w:val="none" w:sz="0" w:space="0" w:color="auto"/>
            <w:right w:val="none" w:sz="0" w:space="0" w:color="auto"/>
          </w:divBdr>
        </w:div>
        <w:div w:id="841048122">
          <w:marLeft w:val="640"/>
          <w:marRight w:val="0"/>
          <w:marTop w:val="0"/>
          <w:marBottom w:val="0"/>
          <w:divBdr>
            <w:top w:val="none" w:sz="0" w:space="0" w:color="auto"/>
            <w:left w:val="none" w:sz="0" w:space="0" w:color="auto"/>
            <w:bottom w:val="none" w:sz="0" w:space="0" w:color="auto"/>
            <w:right w:val="none" w:sz="0" w:space="0" w:color="auto"/>
          </w:divBdr>
        </w:div>
        <w:div w:id="785198328">
          <w:marLeft w:val="640"/>
          <w:marRight w:val="0"/>
          <w:marTop w:val="0"/>
          <w:marBottom w:val="0"/>
          <w:divBdr>
            <w:top w:val="none" w:sz="0" w:space="0" w:color="auto"/>
            <w:left w:val="none" w:sz="0" w:space="0" w:color="auto"/>
            <w:bottom w:val="none" w:sz="0" w:space="0" w:color="auto"/>
            <w:right w:val="none" w:sz="0" w:space="0" w:color="auto"/>
          </w:divBdr>
        </w:div>
        <w:div w:id="149098106">
          <w:marLeft w:val="640"/>
          <w:marRight w:val="0"/>
          <w:marTop w:val="0"/>
          <w:marBottom w:val="0"/>
          <w:divBdr>
            <w:top w:val="none" w:sz="0" w:space="0" w:color="auto"/>
            <w:left w:val="none" w:sz="0" w:space="0" w:color="auto"/>
            <w:bottom w:val="none" w:sz="0" w:space="0" w:color="auto"/>
            <w:right w:val="none" w:sz="0" w:space="0" w:color="auto"/>
          </w:divBdr>
        </w:div>
        <w:div w:id="768083054">
          <w:marLeft w:val="640"/>
          <w:marRight w:val="0"/>
          <w:marTop w:val="0"/>
          <w:marBottom w:val="0"/>
          <w:divBdr>
            <w:top w:val="none" w:sz="0" w:space="0" w:color="auto"/>
            <w:left w:val="none" w:sz="0" w:space="0" w:color="auto"/>
            <w:bottom w:val="none" w:sz="0" w:space="0" w:color="auto"/>
            <w:right w:val="none" w:sz="0" w:space="0" w:color="auto"/>
          </w:divBdr>
        </w:div>
        <w:div w:id="1284311611">
          <w:marLeft w:val="640"/>
          <w:marRight w:val="0"/>
          <w:marTop w:val="0"/>
          <w:marBottom w:val="0"/>
          <w:divBdr>
            <w:top w:val="none" w:sz="0" w:space="0" w:color="auto"/>
            <w:left w:val="none" w:sz="0" w:space="0" w:color="auto"/>
            <w:bottom w:val="none" w:sz="0" w:space="0" w:color="auto"/>
            <w:right w:val="none" w:sz="0" w:space="0" w:color="auto"/>
          </w:divBdr>
        </w:div>
        <w:div w:id="856696211">
          <w:marLeft w:val="640"/>
          <w:marRight w:val="0"/>
          <w:marTop w:val="0"/>
          <w:marBottom w:val="0"/>
          <w:divBdr>
            <w:top w:val="none" w:sz="0" w:space="0" w:color="auto"/>
            <w:left w:val="none" w:sz="0" w:space="0" w:color="auto"/>
            <w:bottom w:val="none" w:sz="0" w:space="0" w:color="auto"/>
            <w:right w:val="none" w:sz="0" w:space="0" w:color="auto"/>
          </w:divBdr>
        </w:div>
        <w:div w:id="1229026568">
          <w:marLeft w:val="640"/>
          <w:marRight w:val="0"/>
          <w:marTop w:val="0"/>
          <w:marBottom w:val="0"/>
          <w:divBdr>
            <w:top w:val="none" w:sz="0" w:space="0" w:color="auto"/>
            <w:left w:val="none" w:sz="0" w:space="0" w:color="auto"/>
            <w:bottom w:val="none" w:sz="0" w:space="0" w:color="auto"/>
            <w:right w:val="none" w:sz="0" w:space="0" w:color="auto"/>
          </w:divBdr>
        </w:div>
        <w:div w:id="1605847235">
          <w:marLeft w:val="640"/>
          <w:marRight w:val="0"/>
          <w:marTop w:val="0"/>
          <w:marBottom w:val="0"/>
          <w:divBdr>
            <w:top w:val="none" w:sz="0" w:space="0" w:color="auto"/>
            <w:left w:val="none" w:sz="0" w:space="0" w:color="auto"/>
            <w:bottom w:val="none" w:sz="0" w:space="0" w:color="auto"/>
            <w:right w:val="none" w:sz="0" w:space="0" w:color="auto"/>
          </w:divBdr>
        </w:div>
        <w:div w:id="1263611691">
          <w:marLeft w:val="640"/>
          <w:marRight w:val="0"/>
          <w:marTop w:val="0"/>
          <w:marBottom w:val="0"/>
          <w:divBdr>
            <w:top w:val="none" w:sz="0" w:space="0" w:color="auto"/>
            <w:left w:val="none" w:sz="0" w:space="0" w:color="auto"/>
            <w:bottom w:val="none" w:sz="0" w:space="0" w:color="auto"/>
            <w:right w:val="none" w:sz="0" w:space="0" w:color="auto"/>
          </w:divBdr>
        </w:div>
        <w:div w:id="1173835656">
          <w:marLeft w:val="640"/>
          <w:marRight w:val="0"/>
          <w:marTop w:val="0"/>
          <w:marBottom w:val="0"/>
          <w:divBdr>
            <w:top w:val="none" w:sz="0" w:space="0" w:color="auto"/>
            <w:left w:val="none" w:sz="0" w:space="0" w:color="auto"/>
            <w:bottom w:val="none" w:sz="0" w:space="0" w:color="auto"/>
            <w:right w:val="none" w:sz="0" w:space="0" w:color="auto"/>
          </w:divBdr>
        </w:div>
        <w:div w:id="1639264738">
          <w:marLeft w:val="640"/>
          <w:marRight w:val="0"/>
          <w:marTop w:val="0"/>
          <w:marBottom w:val="0"/>
          <w:divBdr>
            <w:top w:val="none" w:sz="0" w:space="0" w:color="auto"/>
            <w:left w:val="none" w:sz="0" w:space="0" w:color="auto"/>
            <w:bottom w:val="none" w:sz="0" w:space="0" w:color="auto"/>
            <w:right w:val="none" w:sz="0" w:space="0" w:color="auto"/>
          </w:divBdr>
        </w:div>
        <w:div w:id="1305700787">
          <w:marLeft w:val="640"/>
          <w:marRight w:val="0"/>
          <w:marTop w:val="0"/>
          <w:marBottom w:val="0"/>
          <w:divBdr>
            <w:top w:val="none" w:sz="0" w:space="0" w:color="auto"/>
            <w:left w:val="none" w:sz="0" w:space="0" w:color="auto"/>
            <w:bottom w:val="none" w:sz="0" w:space="0" w:color="auto"/>
            <w:right w:val="none" w:sz="0" w:space="0" w:color="auto"/>
          </w:divBdr>
        </w:div>
        <w:div w:id="533083991">
          <w:marLeft w:val="640"/>
          <w:marRight w:val="0"/>
          <w:marTop w:val="0"/>
          <w:marBottom w:val="0"/>
          <w:divBdr>
            <w:top w:val="none" w:sz="0" w:space="0" w:color="auto"/>
            <w:left w:val="none" w:sz="0" w:space="0" w:color="auto"/>
            <w:bottom w:val="none" w:sz="0" w:space="0" w:color="auto"/>
            <w:right w:val="none" w:sz="0" w:space="0" w:color="auto"/>
          </w:divBdr>
        </w:div>
        <w:div w:id="1036806431">
          <w:marLeft w:val="640"/>
          <w:marRight w:val="0"/>
          <w:marTop w:val="0"/>
          <w:marBottom w:val="0"/>
          <w:divBdr>
            <w:top w:val="none" w:sz="0" w:space="0" w:color="auto"/>
            <w:left w:val="none" w:sz="0" w:space="0" w:color="auto"/>
            <w:bottom w:val="none" w:sz="0" w:space="0" w:color="auto"/>
            <w:right w:val="none" w:sz="0" w:space="0" w:color="auto"/>
          </w:divBdr>
        </w:div>
        <w:div w:id="1064061650">
          <w:marLeft w:val="640"/>
          <w:marRight w:val="0"/>
          <w:marTop w:val="0"/>
          <w:marBottom w:val="0"/>
          <w:divBdr>
            <w:top w:val="none" w:sz="0" w:space="0" w:color="auto"/>
            <w:left w:val="none" w:sz="0" w:space="0" w:color="auto"/>
            <w:bottom w:val="none" w:sz="0" w:space="0" w:color="auto"/>
            <w:right w:val="none" w:sz="0" w:space="0" w:color="auto"/>
          </w:divBdr>
        </w:div>
        <w:div w:id="1989477323">
          <w:marLeft w:val="640"/>
          <w:marRight w:val="0"/>
          <w:marTop w:val="0"/>
          <w:marBottom w:val="0"/>
          <w:divBdr>
            <w:top w:val="none" w:sz="0" w:space="0" w:color="auto"/>
            <w:left w:val="none" w:sz="0" w:space="0" w:color="auto"/>
            <w:bottom w:val="none" w:sz="0" w:space="0" w:color="auto"/>
            <w:right w:val="none" w:sz="0" w:space="0" w:color="auto"/>
          </w:divBdr>
        </w:div>
        <w:div w:id="1880700971">
          <w:marLeft w:val="640"/>
          <w:marRight w:val="0"/>
          <w:marTop w:val="0"/>
          <w:marBottom w:val="0"/>
          <w:divBdr>
            <w:top w:val="none" w:sz="0" w:space="0" w:color="auto"/>
            <w:left w:val="none" w:sz="0" w:space="0" w:color="auto"/>
            <w:bottom w:val="none" w:sz="0" w:space="0" w:color="auto"/>
            <w:right w:val="none" w:sz="0" w:space="0" w:color="auto"/>
          </w:divBdr>
        </w:div>
        <w:div w:id="1404992042">
          <w:marLeft w:val="640"/>
          <w:marRight w:val="0"/>
          <w:marTop w:val="0"/>
          <w:marBottom w:val="0"/>
          <w:divBdr>
            <w:top w:val="none" w:sz="0" w:space="0" w:color="auto"/>
            <w:left w:val="none" w:sz="0" w:space="0" w:color="auto"/>
            <w:bottom w:val="none" w:sz="0" w:space="0" w:color="auto"/>
            <w:right w:val="none" w:sz="0" w:space="0" w:color="auto"/>
          </w:divBdr>
        </w:div>
        <w:div w:id="1271008845">
          <w:marLeft w:val="640"/>
          <w:marRight w:val="0"/>
          <w:marTop w:val="0"/>
          <w:marBottom w:val="0"/>
          <w:divBdr>
            <w:top w:val="none" w:sz="0" w:space="0" w:color="auto"/>
            <w:left w:val="none" w:sz="0" w:space="0" w:color="auto"/>
            <w:bottom w:val="none" w:sz="0" w:space="0" w:color="auto"/>
            <w:right w:val="none" w:sz="0" w:space="0" w:color="auto"/>
          </w:divBdr>
        </w:div>
        <w:div w:id="70130334">
          <w:marLeft w:val="640"/>
          <w:marRight w:val="0"/>
          <w:marTop w:val="0"/>
          <w:marBottom w:val="0"/>
          <w:divBdr>
            <w:top w:val="none" w:sz="0" w:space="0" w:color="auto"/>
            <w:left w:val="none" w:sz="0" w:space="0" w:color="auto"/>
            <w:bottom w:val="none" w:sz="0" w:space="0" w:color="auto"/>
            <w:right w:val="none" w:sz="0" w:space="0" w:color="auto"/>
          </w:divBdr>
        </w:div>
        <w:div w:id="1156994311">
          <w:marLeft w:val="640"/>
          <w:marRight w:val="0"/>
          <w:marTop w:val="0"/>
          <w:marBottom w:val="0"/>
          <w:divBdr>
            <w:top w:val="none" w:sz="0" w:space="0" w:color="auto"/>
            <w:left w:val="none" w:sz="0" w:space="0" w:color="auto"/>
            <w:bottom w:val="none" w:sz="0" w:space="0" w:color="auto"/>
            <w:right w:val="none" w:sz="0" w:space="0" w:color="auto"/>
          </w:divBdr>
        </w:div>
        <w:div w:id="98255215">
          <w:marLeft w:val="640"/>
          <w:marRight w:val="0"/>
          <w:marTop w:val="0"/>
          <w:marBottom w:val="0"/>
          <w:divBdr>
            <w:top w:val="none" w:sz="0" w:space="0" w:color="auto"/>
            <w:left w:val="none" w:sz="0" w:space="0" w:color="auto"/>
            <w:bottom w:val="none" w:sz="0" w:space="0" w:color="auto"/>
            <w:right w:val="none" w:sz="0" w:space="0" w:color="auto"/>
          </w:divBdr>
        </w:div>
        <w:div w:id="242186091">
          <w:marLeft w:val="640"/>
          <w:marRight w:val="0"/>
          <w:marTop w:val="0"/>
          <w:marBottom w:val="0"/>
          <w:divBdr>
            <w:top w:val="none" w:sz="0" w:space="0" w:color="auto"/>
            <w:left w:val="none" w:sz="0" w:space="0" w:color="auto"/>
            <w:bottom w:val="none" w:sz="0" w:space="0" w:color="auto"/>
            <w:right w:val="none" w:sz="0" w:space="0" w:color="auto"/>
          </w:divBdr>
        </w:div>
        <w:div w:id="672420673">
          <w:marLeft w:val="640"/>
          <w:marRight w:val="0"/>
          <w:marTop w:val="0"/>
          <w:marBottom w:val="0"/>
          <w:divBdr>
            <w:top w:val="none" w:sz="0" w:space="0" w:color="auto"/>
            <w:left w:val="none" w:sz="0" w:space="0" w:color="auto"/>
            <w:bottom w:val="none" w:sz="0" w:space="0" w:color="auto"/>
            <w:right w:val="none" w:sz="0" w:space="0" w:color="auto"/>
          </w:divBdr>
        </w:div>
        <w:div w:id="1155874726">
          <w:marLeft w:val="640"/>
          <w:marRight w:val="0"/>
          <w:marTop w:val="0"/>
          <w:marBottom w:val="0"/>
          <w:divBdr>
            <w:top w:val="none" w:sz="0" w:space="0" w:color="auto"/>
            <w:left w:val="none" w:sz="0" w:space="0" w:color="auto"/>
            <w:bottom w:val="none" w:sz="0" w:space="0" w:color="auto"/>
            <w:right w:val="none" w:sz="0" w:space="0" w:color="auto"/>
          </w:divBdr>
        </w:div>
        <w:div w:id="1902016805">
          <w:marLeft w:val="640"/>
          <w:marRight w:val="0"/>
          <w:marTop w:val="0"/>
          <w:marBottom w:val="0"/>
          <w:divBdr>
            <w:top w:val="none" w:sz="0" w:space="0" w:color="auto"/>
            <w:left w:val="none" w:sz="0" w:space="0" w:color="auto"/>
            <w:bottom w:val="none" w:sz="0" w:space="0" w:color="auto"/>
            <w:right w:val="none" w:sz="0" w:space="0" w:color="auto"/>
          </w:divBdr>
        </w:div>
        <w:div w:id="2080443074">
          <w:marLeft w:val="640"/>
          <w:marRight w:val="0"/>
          <w:marTop w:val="0"/>
          <w:marBottom w:val="0"/>
          <w:divBdr>
            <w:top w:val="none" w:sz="0" w:space="0" w:color="auto"/>
            <w:left w:val="none" w:sz="0" w:space="0" w:color="auto"/>
            <w:bottom w:val="none" w:sz="0" w:space="0" w:color="auto"/>
            <w:right w:val="none" w:sz="0" w:space="0" w:color="auto"/>
          </w:divBdr>
        </w:div>
        <w:div w:id="1586962049">
          <w:marLeft w:val="640"/>
          <w:marRight w:val="0"/>
          <w:marTop w:val="0"/>
          <w:marBottom w:val="0"/>
          <w:divBdr>
            <w:top w:val="none" w:sz="0" w:space="0" w:color="auto"/>
            <w:left w:val="none" w:sz="0" w:space="0" w:color="auto"/>
            <w:bottom w:val="none" w:sz="0" w:space="0" w:color="auto"/>
            <w:right w:val="none" w:sz="0" w:space="0" w:color="auto"/>
          </w:divBdr>
        </w:div>
        <w:div w:id="1367753074">
          <w:marLeft w:val="640"/>
          <w:marRight w:val="0"/>
          <w:marTop w:val="0"/>
          <w:marBottom w:val="0"/>
          <w:divBdr>
            <w:top w:val="none" w:sz="0" w:space="0" w:color="auto"/>
            <w:left w:val="none" w:sz="0" w:space="0" w:color="auto"/>
            <w:bottom w:val="none" w:sz="0" w:space="0" w:color="auto"/>
            <w:right w:val="none" w:sz="0" w:space="0" w:color="auto"/>
          </w:divBdr>
        </w:div>
        <w:div w:id="2144417678">
          <w:marLeft w:val="640"/>
          <w:marRight w:val="0"/>
          <w:marTop w:val="0"/>
          <w:marBottom w:val="0"/>
          <w:divBdr>
            <w:top w:val="none" w:sz="0" w:space="0" w:color="auto"/>
            <w:left w:val="none" w:sz="0" w:space="0" w:color="auto"/>
            <w:bottom w:val="none" w:sz="0" w:space="0" w:color="auto"/>
            <w:right w:val="none" w:sz="0" w:space="0" w:color="auto"/>
          </w:divBdr>
        </w:div>
        <w:div w:id="883248800">
          <w:marLeft w:val="640"/>
          <w:marRight w:val="0"/>
          <w:marTop w:val="0"/>
          <w:marBottom w:val="0"/>
          <w:divBdr>
            <w:top w:val="none" w:sz="0" w:space="0" w:color="auto"/>
            <w:left w:val="none" w:sz="0" w:space="0" w:color="auto"/>
            <w:bottom w:val="none" w:sz="0" w:space="0" w:color="auto"/>
            <w:right w:val="none" w:sz="0" w:space="0" w:color="auto"/>
          </w:divBdr>
        </w:div>
        <w:div w:id="157162131">
          <w:marLeft w:val="640"/>
          <w:marRight w:val="0"/>
          <w:marTop w:val="0"/>
          <w:marBottom w:val="0"/>
          <w:divBdr>
            <w:top w:val="none" w:sz="0" w:space="0" w:color="auto"/>
            <w:left w:val="none" w:sz="0" w:space="0" w:color="auto"/>
            <w:bottom w:val="none" w:sz="0" w:space="0" w:color="auto"/>
            <w:right w:val="none" w:sz="0" w:space="0" w:color="auto"/>
          </w:divBdr>
        </w:div>
        <w:div w:id="1660111422">
          <w:marLeft w:val="640"/>
          <w:marRight w:val="0"/>
          <w:marTop w:val="0"/>
          <w:marBottom w:val="0"/>
          <w:divBdr>
            <w:top w:val="none" w:sz="0" w:space="0" w:color="auto"/>
            <w:left w:val="none" w:sz="0" w:space="0" w:color="auto"/>
            <w:bottom w:val="none" w:sz="0" w:space="0" w:color="auto"/>
            <w:right w:val="none" w:sz="0" w:space="0" w:color="auto"/>
          </w:divBdr>
        </w:div>
        <w:div w:id="574173187">
          <w:marLeft w:val="640"/>
          <w:marRight w:val="0"/>
          <w:marTop w:val="0"/>
          <w:marBottom w:val="0"/>
          <w:divBdr>
            <w:top w:val="none" w:sz="0" w:space="0" w:color="auto"/>
            <w:left w:val="none" w:sz="0" w:space="0" w:color="auto"/>
            <w:bottom w:val="none" w:sz="0" w:space="0" w:color="auto"/>
            <w:right w:val="none" w:sz="0" w:space="0" w:color="auto"/>
          </w:divBdr>
        </w:div>
        <w:div w:id="298152355">
          <w:marLeft w:val="640"/>
          <w:marRight w:val="0"/>
          <w:marTop w:val="0"/>
          <w:marBottom w:val="0"/>
          <w:divBdr>
            <w:top w:val="none" w:sz="0" w:space="0" w:color="auto"/>
            <w:left w:val="none" w:sz="0" w:space="0" w:color="auto"/>
            <w:bottom w:val="none" w:sz="0" w:space="0" w:color="auto"/>
            <w:right w:val="none" w:sz="0" w:space="0" w:color="auto"/>
          </w:divBdr>
        </w:div>
        <w:div w:id="760684290">
          <w:marLeft w:val="640"/>
          <w:marRight w:val="0"/>
          <w:marTop w:val="0"/>
          <w:marBottom w:val="0"/>
          <w:divBdr>
            <w:top w:val="none" w:sz="0" w:space="0" w:color="auto"/>
            <w:left w:val="none" w:sz="0" w:space="0" w:color="auto"/>
            <w:bottom w:val="none" w:sz="0" w:space="0" w:color="auto"/>
            <w:right w:val="none" w:sz="0" w:space="0" w:color="auto"/>
          </w:divBdr>
        </w:div>
        <w:div w:id="374619626">
          <w:marLeft w:val="640"/>
          <w:marRight w:val="0"/>
          <w:marTop w:val="0"/>
          <w:marBottom w:val="0"/>
          <w:divBdr>
            <w:top w:val="none" w:sz="0" w:space="0" w:color="auto"/>
            <w:left w:val="none" w:sz="0" w:space="0" w:color="auto"/>
            <w:bottom w:val="none" w:sz="0" w:space="0" w:color="auto"/>
            <w:right w:val="none" w:sz="0" w:space="0" w:color="auto"/>
          </w:divBdr>
        </w:div>
        <w:div w:id="1519198896">
          <w:marLeft w:val="640"/>
          <w:marRight w:val="0"/>
          <w:marTop w:val="0"/>
          <w:marBottom w:val="0"/>
          <w:divBdr>
            <w:top w:val="none" w:sz="0" w:space="0" w:color="auto"/>
            <w:left w:val="none" w:sz="0" w:space="0" w:color="auto"/>
            <w:bottom w:val="none" w:sz="0" w:space="0" w:color="auto"/>
            <w:right w:val="none" w:sz="0" w:space="0" w:color="auto"/>
          </w:divBdr>
        </w:div>
        <w:div w:id="1535344117">
          <w:marLeft w:val="640"/>
          <w:marRight w:val="0"/>
          <w:marTop w:val="0"/>
          <w:marBottom w:val="0"/>
          <w:divBdr>
            <w:top w:val="none" w:sz="0" w:space="0" w:color="auto"/>
            <w:left w:val="none" w:sz="0" w:space="0" w:color="auto"/>
            <w:bottom w:val="none" w:sz="0" w:space="0" w:color="auto"/>
            <w:right w:val="none" w:sz="0" w:space="0" w:color="auto"/>
          </w:divBdr>
        </w:div>
        <w:div w:id="1003629589">
          <w:marLeft w:val="640"/>
          <w:marRight w:val="0"/>
          <w:marTop w:val="0"/>
          <w:marBottom w:val="0"/>
          <w:divBdr>
            <w:top w:val="none" w:sz="0" w:space="0" w:color="auto"/>
            <w:left w:val="none" w:sz="0" w:space="0" w:color="auto"/>
            <w:bottom w:val="none" w:sz="0" w:space="0" w:color="auto"/>
            <w:right w:val="none" w:sz="0" w:space="0" w:color="auto"/>
          </w:divBdr>
        </w:div>
        <w:div w:id="2143575871">
          <w:marLeft w:val="640"/>
          <w:marRight w:val="0"/>
          <w:marTop w:val="0"/>
          <w:marBottom w:val="0"/>
          <w:divBdr>
            <w:top w:val="none" w:sz="0" w:space="0" w:color="auto"/>
            <w:left w:val="none" w:sz="0" w:space="0" w:color="auto"/>
            <w:bottom w:val="none" w:sz="0" w:space="0" w:color="auto"/>
            <w:right w:val="none" w:sz="0" w:space="0" w:color="auto"/>
          </w:divBdr>
        </w:div>
        <w:div w:id="1225872771">
          <w:marLeft w:val="640"/>
          <w:marRight w:val="0"/>
          <w:marTop w:val="0"/>
          <w:marBottom w:val="0"/>
          <w:divBdr>
            <w:top w:val="none" w:sz="0" w:space="0" w:color="auto"/>
            <w:left w:val="none" w:sz="0" w:space="0" w:color="auto"/>
            <w:bottom w:val="none" w:sz="0" w:space="0" w:color="auto"/>
            <w:right w:val="none" w:sz="0" w:space="0" w:color="auto"/>
          </w:divBdr>
        </w:div>
        <w:div w:id="1238829160">
          <w:marLeft w:val="640"/>
          <w:marRight w:val="0"/>
          <w:marTop w:val="0"/>
          <w:marBottom w:val="0"/>
          <w:divBdr>
            <w:top w:val="none" w:sz="0" w:space="0" w:color="auto"/>
            <w:left w:val="none" w:sz="0" w:space="0" w:color="auto"/>
            <w:bottom w:val="none" w:sz="0" w:space="0" w:color="auto"/>
            <w:right w:val="none" w:sz="0" w:space="0" w:color="auto"/>
          </w:divBdr>
        </w:div>
        <w:div w:id="2085756952">
          <w:marLeft w:val="640"/>
          <w:marRight w:val="0"/>
          <w:marTop w:val="0"/>
          <w:marBottom w:val="0"/>
          <w:divBdr>
            <w:top w:val="none" w:sz="0" w:space="0" w:color="auto"/>
            <w:left w:val="none" w:sz="0" w:space="0" w:color="auto"/>
            <w:bottom w:val="none" w:sz="0" w:space="0" w:color="auto"/>
            <w:right w:val="none" w:sz="0" w:space="0" w:color="auto"/>
          </w:divBdr>
        </w:div>
        <w:div w:id="554437821">
          <w:marLeft w:val="640"/>
          <w:marRight w:val="0"/>
          <w:marTop w:val="0"/>
          <w:marBottom w:val="0"/>
          <w:divBdr>
            <w:top w:val="none" w:sz="0" w:space="0" w:color="auto"/>
            <w:left w:val="none" w:sz="0" w:space="0" w:color="auto"/>
            <w:bottom w:val="none" w:sz="0" w:space="0" w:color="auto"/>
            <w:right w:val="none" w:sz="0" w:space="0" w:color="auto"/>
          </w:divBdr>
        </w:div>
        <w:div w:id="1459374817">
          <w:marLeft w:val="640"/>
          <w:marRight w:val="0"/>
          <w:marTop w:val="0"/>
          <w:marBottom w:val="0"/>
          <w:divBdr>
            <w:top w:val="none" w:sz="0" w:space="0" w:color="auto"/>
            <w:left w:val="none" w:sz="0" w:space="0" w:color="auto"/>
            <w:bottom w:val="none" w:sz="0" w:space="0" w:color="auto"/>
            <w:right w:val="none" w:sz="0" w:space="0" w:color="auto"/>
          </w:divBdr>
        </w:div>
        <w:div w:id="118107979">
          <w:marLeft w:val="640"/>
          <w:marRight w:val="0"/>
          <w:marTop w:val="0"/>
          <w:marBottom w:val="0"/>
          <w:divBdr>
            <w:top w:val="none" w:sz="0" w:space="0" w:color="auto"/>
            <w:left w:val="none" w:sz="0" w:space="0" w:color="auto"/>
            <w:bottom w:val="none" w:sz="0" w:space="0" w:color="auto"/>
            <w:right w:val="none" w:sz="0" w:space="0" w:color="auto"/>
          </w:divBdr>
        </w:div>
        <w:div w:id="1858158504">
          <w:marLeft w:val="640"/>
          <w:marRight w:val="0"/>
          <w:marTop w:val="0"/>
          <w:marBottom w:val="0"/>
          <w:divBdr>
            <w:top w:val="none" w:sz="0" w:space="0" w:color="auto"/>
            <w:left w:val="none" w:sz="0" w:space="0" w:color="auto"/>
            <w:bottom w:val="none" w:sz="0" w:space="0" w:color="auto"/>
            <w:right w:val="none" w:sz="0" w:space="0" w:color="auto"/>
          </w:divBdr>
        </w:div>
        <w:div w:id="490026323">
          <w:marLeft w:val="640"/>
          <w:marRight w:val="0"/>
          <w:marTop w:val="0"/>
          <w:marBottom w:val="0"/>
          <w:divBdr>
            <w:top w:val="none" w:sz="0" w:space="0" w:color="auto"/>
            <w:left w:val="none" w:sz="0" w:space="0" w:color="auto"/>
            <w:bottom w:val="none" w:sz="0" w:space="0" w:color="auto"/>
            <w:right w:val="none" w:sz="0" w:space="0" w:color="auto"/>
          </w:divBdr>
        </w:div>
        <w:div w:id="1869298030">
          <w:marLeft w:val="640"/>
          <w:marRight w:val="0"/>
          <w:marTop w:val="0"/>
          <w:marBottom w:val="0"/>
          <w:divBdr>
            <w:top w:val="none" w:sz="0" w:space="0" w:color="auto"/>
            <w:left w:val="none" w:sz="0" w:space="0" w:color="auto"/>
            <w:bottom w:val="none" w:sz="0" w:space="0" w:color="auto"/>
            <w:right w:val="none" w:sz="0" w:space="0" w:color="auto"/>
          </w:divBdr>
        </w:div>
        <w:div w:id="1516463090">
          <w:marLeft w:val="640"/>
          <w:marRight w:val="0"/>
          <w:marTop w:val="0"/>
          <w:marBottom w:val="0"/>
          <w:divBdr>
            <w:top w:val="none" w:sz="0" w:space="0" w:color="auto"/>
            <w:left w:val="none" w:sz="0" w:space="0" w:color="auto"/>
            <w:bottom w:val="none" w:sz="0" w:space="0" w:color="auto"/>
            <w:right w:val="none" w:sz="0" w:space="0" w:color="auto"/>
          </w:divBdr>
        </w:div>
        <w:div w:id="617376663">
          <w:marLeft w:val="640"/>
          <w:marRight w:val="0"/>
          <w:marTop w:val="0"/>
          <w:marBottom w:val="0"/>
          <w:divBdr>
            <w:top w:val="none" w:sz="0" w:space="0" w:color="auto"/>
            <w:left w:val="none" w:sz="0" w:space="0" w:color="auto"/>
            <w:bottom w:val="none" w:sz="0" w:space="0" w:color="auto"/>
            <w:right w:val="none" w:sz="0" w:space="0" w:color="auto"/>
          </w:divBdr>
        </w:div>
        <w:div w:id="1568494051">
          <w:marLeft w:val="640"/>
          <w:marRight w:val="0"/>
          <w:marTop w:val="0"/>
          <w:marBottom w:val="0"/>
          <w:divBdr>
            <w:top w:val="none" w:sz="0" w:space="0" w:color="auto"/>
            <w:left w:val="none" w:sz="0" w:space="0" w:color="auto"/>
            <w:bottom w:val="none" w:sz="0" w:space="0" w:color="auto"/>
            <w:right w:val="none" w:sz="0" w:space="0" w:color="auto"/>
          </w:divBdr>
        </w:div>
        <w:div w:id="162622457">
          <w:marLeft w:val="640"/>
          <w:marRight w:val="0"/>
          <w:marTop w:val="0"/>
          <w:marBottom w:val="0"/>
          <w:divBdr>
            <w:top w:val="none" w:sz="0" w:space="0" w:color="auto"/>
            <w:left w:val="none" w:sz="0" w:space="0" w:color="auto"/>
            <w:bottom w:val="none" w:sz="0" w:space="0" w:color="auto"/>
            <w:right w:val="none" w:sz="0" w:space="0" w:color="auto"/>
          </w:divBdr>
        </w:div>
        <w:div w:id="822358135">
          <w:marLeft w:val="640"/>
          <w:marRight w:val="0"/>
          <w:marTop w:val="0"/>
          <w:marBottom w:val="0"/>
          <w:divBdr>
            <w:top w:val="none" w:sz="0" w:space="0" w:color="auto"/>
            <w:left w:val="none" w:sz="0" w:space="0" w:color="auto"/>
            <w:bottom w:val="none" w:sz="0" w:space="0" w:color="auto"/>
            <w:right w:val="none" w:sz="0" w:space="0" w:color="auto"/>
          </w:divBdr>
        </w:div>
        <w:div w:id="848259043">
          <w:marLeft w:val="640"/>
          <w:marRight w:val="0"/>
          <w:marTop w:val="0"/>
          <w:marBottom w:val="0"/>
          <w:divBdr>
            <w:top w:val="none" w:sz="0" w:space="0" w:color="auto"/>
            <w:left w:val="none" w:sz="0" w:space="0" w:color="auto"/>
            <w:bottom w:val="none" w:sz="0" w:space="0" w:color="auto"/>
            <w:right w:val="none" w:sz="0" w:space="0" w:color="auto"/>
          </w:divBdr>
        </w:div>
        <w:div w:id="1655717714">
          <w:marLeft w:val="640"/>
          <w:marRight w:val="0"/>
          <w:marTop w:val="0"/>
          <w:marBottom w:val="0"/>
          <w:divBdr>
            <w:top w:val="none" w:sz="0" w:space="0" w:color="auto"/>
            <w:left w:val="none" w:sz="0" w:space="0" w:color="auto"/>
            <w:bottom w:val="none" w:sz="0" w:space="0" w:color="auto"/>
            <w:right w:val="none" w:sz="0" w:space="0" w:color="auto"/>
          </w:divBdr>
        </w:div>
        <w:div w:id="1179389999">
          <w:marLeft w:val="640"/>
          <w:marRight w:val="0"/>
          <w:marTop w:val="0"/>
          <w:marBottom w:val="0"/>
          <w:divBdr>
            <w:top w:val="none" w:sz="0" w:space="0" w:color="auto"/>
            <w:left w:val="none" w:sz="0" w:space="0" w:color="auto"/>
            <w:bottom w:val="none" w:sz="0" w:space="0" w:color="auto"/>
            <w:right w:val="none" w:sz="0" w:space="0" w:color="auto"/>
          </w:divBdr>
        </w:div>
        <w:div w:id="376317578">
          <w:marLeft w:val="640"/>
          <w:marRight w:val="0"/>
          <w:marTop w:val="0"/>
          <w:marBottom w:val="0"/>
          <w:divBdr>
            <w:top w:val="none" w:sz="0" w:space="0" w:color="auto"/>
            <w:left w:val="none" w:sz="0" w:space="0" w:color="auto"/>
            <w:bottom w:val="none" w:sz="0" w:space="0" w:color="auto"/>
            <w:right w:val="none" w:sz="0" w:space="0" w:color="auto"/>
          </w:divBdr>
        </w:div>
        <w:div w:id="1321225956">
          <w:marLeft w:val="640"/>
          <w:marRight w:val="0"/>
          <w:marTop w:val="0"/>
          <w:marBottom w:val="0"/>
          <w:divBdr>
            <w:top w:val="none" w:sz="0" w:space="0" w:color="auto"/>
            <w:left w:val="none" w:sz="0" w:space="0" w:color="auto"/>
            <w:bottom w:val="none" w:sz="0" w:space="0" w:color="auto"/>
            <w:right w:val="none" w:sz="0" w:space="0" w:color="auto"/>
          </w:divBdr>
        </w:div>
        <w:div w:id="221910104">
          <w:marLeft w:val="640"/>
          <w:marRight w:val="0"/>
          <w:marTop w:val="0"/>
          <w:marBottom w:val="0"/>
          <w:divBdr>
            <w:top w:val="none" w:sz="0" w:space="0" w:color="auto"/>
            <w:left w:val="none" w:sz="0" w:space="0" w:color="auto"/>
            <w:bottom w:val="none" w:sz="0" w:space="0" w:color="auto"/>
            <w:right w:val="none" w:sz="0" w:space="0" w:color="auto"/>
          </w:divBdr>
        </w:div>
        <w:div w:id="719205633">
          <w:marLeft w:val="640"/>
          <w:marRight w:val="0"/>
          <w:marTop w:val="0"/>
          <w:marBottom w:val="0"/>
          <w:divBdr>
            <w:top w:val="none" w:sz="0" w:space="0" w:color="auto"/>
            <w:left w:val="none" w:sz="0" w:space="0" w:color="auto"/>
            <w:bottom w:val="none" w:sz="0" w:space="0" w:color="auto"/>
            <w:right w:val="none" w:sz="0" w:space="0" w:color="auto"/>
          </w:divBdr>
        </w:div>
        <w:div w:id="552160415">
          <w:marLeft w:val="640"/>
          <w:marRight w:val="0"/>
          <w:marTop w:val="0"/>
          <w:marBottom w:val="0"/>
          <w:divBdr>
            <w:top w:val="none" w:sz="0" w:space="0" w:color="auto"/>
            <w:left w:val="none" w:sz="0" w:space="0" w:color="auto"/>
            <w:bottom w:val="none" w:sz="0" w:space="0" w:color="auto"/>
            <w:right w:val="none" w:sz="0" w:space="0" w:color="auto"/>
          </w:divBdr>
        </w:div>
        <w:div w:id="1673529928">
          <w:marLeft w:val="640"/>
          <w:marRight w:val="0"/>
          <w:marTop w:val="0"/>
          <w:marBottom w:val="0"/>
          <w:divBdr>
            <w:top w:val="none" w:sz="0" w:space="0" w:color="auto"/>
            <w:left w:val="none" w:sz="0" w:space="0" w:color="auto"/>
            <w:bottom w:val="none" w:sz="0" w:space="0" w:color="auto"/>
            <w:right w:val="none" w:sz="0" w:space="0" w:color="auto"/>
          </w:divBdr>
        </w:div>
      </w:divsChild>
    </w:div>
    <w:div w:id="306055177">
      <w:marLeft w:val="480"/>
      <w:marRight w:val="0"/>
      <w:marTop w:val="0"/>
      <w:marBottom w:val="0"/>
      <w:divBdr>
        <w:top w:val="none" w:sz="0" w:space="0" w:color="auto"/>
        <w:left w:val="none" w:sz="0" w:space="0" w:color="auto"/>
        <w:bottom w:val="none" w:sz="0" w:space="0" w:color="auto"/>
        <w:right w:val="none" w:sz="0" w:space="0" w:color="auto"/>
      </w:divBdr>
    </w:div>
    <w:div w:id="306397208">
      <w:bodyDiv w:val="1"/>
      <w:marLeft w:val="0"/>
      <w:marRight w:val="0"/>
      <w:marTop w:val="0"/>
      <w:marBottom w:val="0"/>
      <w:divBdr>
        <w:top w:val="none" w:sz="0" w:space="0" w:color="auto"/>
        <w:left w:val="none" w:sz="0" w:space="0" w:color="auto"/>
        <w:bottom w:val="none" w:sz="0" w:space="0" w:color="auto"/>
        <w:right w:val="none" w:sz="0" w:space="0" w:color="auto"/>
      </w:divBdr>
      <w:divsChild>
        <w:div w:id="1275527267">
          <w:marLeft w:val="640"/>
          <w:marRight w:val="0"/>
          <w:marTop w:val="0"/>
          <w:marBottom w:val="0"/>
          <w:divBdr>
            <w:top w:val="none" w:sz="0" w:space="0" w:color="auto"/>
            <w:left w:val="none" w:sz="0" w:space="0" w:color="auto"/>
            <w:bottom w:val="none" w:sz="0" w:space="0" w:color="auto"/>
            <w:right w:val="none" w:sz="0" w:space="0" w:color="auto"/>
          </w:divBdr>
        </w:div>
        <w:div w:id="1929802260">
          <w:marLeft w:val="640"/>
          <w:marRight w:val="0"/>
          <w:marTop w:val="0"/>
          <w:marBottom w:val="0"/>
          <w:divBdr>
            <w:top w:val="none" w:sz="0" w:space="0" w:color="auto"/>
            <w:left w:val="none" w:sz="0" w:space="0" w:color="auto"/>
            <w:bottom w:val="none" w:sz="0" w:space="0" w:color="auto"/>
            <w:right w:val="none" w:sz="0" w:space="0" w:color="auto"/>
          </w:divBdr>
        </w:div>
        <w:div w:id="576476807">
          <w:marLeft w:val="640"/>
          <w:marRight w:val="0"/>
          <w:marTop w:val="0"/>
          <w:marBottom w:val="0"/>
          <w:divBdr>
            <w:top w:val="none" w:sz="0" w:space="0" w:color="auto"/>
            <w:left w:val="none" w:sz="0" w:space="0" w:color="auto"/>
            <w:bottom w:val="none" w:sz="0" w:space="0" w:color="auto"/>
            <w:right w:val="none" w:sz="0" w:space="0" w:color="auto"/>
          </w:divBdr>
        </w:div>
        <w:div w:id="918292420">
          <w:marLeft w:val="640"/>
          <w:marRight w:val="0"/>
          <w:marTop w:val="0"/>
          <w:marBottom w:val="0"/>
          <w:divBdr>
            <w:top w:val="none" w:sz="0" w:space="0" w:color="auto"/>
            <w:left w:val="none" w:sz="0" w:space="0" w:color="auto"/>
            <w:bottom w:val="none" w:sz="0" w:space="0" w:color="auto"/>
            <w:right w:val="none" w:sz="0" w:space="0" w:color="auto"/>
          </w:divBdr>
        </w:div>
        <w:div w:id="1530677364">
          <w:marLeft w:val="640"/>
          <w:marRight w:val="0"/>
          <w:marTop w:val="0"/>
          <w:marBottom w:val="0"/>
          <w:divBdr>
            <w:top w:val="none" w:sz="0" w:space="0" w:color="auto"/>
            <w:left w:val="none" w:sz="0" w:space="0" w:color="auto"/>
            <w:bottom w:val="none" w:sz="0" w:space="0" w:color="auto"/>
            <w:right w:val="none" w:sz="0" w:space="0" w:color="auto"/>
          </w:divBdr>
        </w:div>
        <w:div w:id="1869568002">
          <w:marLeft w:val="640"/>
          <w:marRight w:val="0"/>
          <w:marTop w:val="0"/>
          <w:marBottom w:val="0"/>
          <w:divBdr>
            <w:top w:val="none" w:sz="0" w:space="0" w:color="auto"/>
            <w:left w:val="none" w:sz="0" w:space="0" w:color="auto"/>
            <w:bottom w:val="none" w:sz="0" w:space="0" w:color="auto"/>
            <w:right w:val="none" w:sz="0" w:space="0" w:color="auto"/>
          </w:divBdr>
        </w:div>
        <w:div w:id="1388261572">
          <w:marLeft w:val="640"/>
          <w:marRight w:val="0"/>
          <w:marTop w:val="0"/>
          <w:marBottom w:val="0"/>
          <w:divBdr>
            <w:top w:val="none" w:sz="0" w:space="0" w:color="auto"/>
            <w:left w:val="none" w:sz="0" w:space="0" w:color="auto"/>
            <w:bottom w:val="none" w:sz="0" w:space="0" w:color="auto"/>
            <w:right w:val="none" w:sz="0" w:space="0" w:color="auto"/>
          </w:divBdr>
        </w:div>
        <w:div w:id="1903323601">
          <w:marLeft w:val="640"/>
          <w:marRight w:val="0"/>
          <w:marTop w:val="0"/>
          <w:marBottom w:val="0"/>
          <w:divBdr>
            <w:top w:val="none" w:sz="0" w:space="0" w:color="auto"/>
            <w:left w:val="none" w:sz="0" w:space="0" w:color="auto"/>
            <w:bottom w:val="none" w:sz="0" w:space="0" w:color="auto"/>
            <w:right w:val="none" w:sz="0" w:space="0" w:color="auto"/>
          </w:divBdr>
        </w:div>
        <w:div w:id="1200774891">
          <w:marLeft w:val="640"/>
          <w:marRight w:val="0"/>
          <w:marTop w:val="0"/>
          <w:marBottom w:val="0"/>
          <w:divBdr>
            <w:top w:val="none" w:sz="0" w:space="0" w:color="auto"/>
            <w:left w:val="none" w:sz="0" w:space="0" w:color="auto"/>
            <w:bottom w:val="none" w:sz="0" w:space="0" w:color="auto"/>
            <w:right w:val="none" w:sz="0" w:space="0" w:color="auto"/>
          </w:divBdr>
        </w:div>
        <w:div w:id="482815473">
          <w:marLeft w:val="640"/>
          <w:marRight w:val="0"/>
          <w:marTop w:val="0"/>
          <w:marBottom w:val="0"/>
          <w:divBdr>
            <w:top w:val="none" w:sz="0" w:space="0" w:color="auto"/>
            <w:left w:val="none" w:sz="0" w:space="0" w:color="auto"/>
            <w:bottom w:val="none" w:sz="0" w:space="0" w:color="auto"/>
            <w:right w:val="none" w:sz="0" w:space="0" w:color="auto"/>
          </w:divBdr>
        </w:div>
        <w:div w:id="1609199960">
          <w:marLeft w:val="640"/>
          <w:marRight w:val="0"/>
          <w:marTop w:val="0"/>
          <w:marBottom w:val="0"/>
          <w:divBdr>
            <w:top w:val="none" w:sz="0" w:space="0" w:color="auto"/>
            <w:left w:val="none" w:sz="0" w:space="0" w:color="auto"/>
            <w:bottom w:val="none" w:sz="0" w:space="0" w:color="auto"/>
            <w:right w:val="none" w:sz="0" w:space="0" w:color="auto"/>
          </w:divBdr>
        </w:div>
        <w:div w:id="819417636">
          <w:marLeft w:val="640"/>
          <w:marRight w:val="0"/>
          <w:marTop w:val="0"/>
          <w:marBottom w:val="0"/>
          <w:divBdr>
            <w:top w:val="none" w:sz="0" w:space="0" w:color="auto"/>
            <w:left w:val="none" w:sz="0" w:space="0" w:color="auto"/>
            <w:bottom w:val="none" w:sz="0" w:space="0" w:color="auto"/>
            <w:right w:val="none" w:sz="0" w:space="0" w:color="auto"/>
          </w:divBdr>
        </w:div>
        <w:div w:id="1630208274">
          <w:marLeft w:val="640"/>
          <w:marRight w:val="0"/>
          <w:marTop w:val="0"/>
          <w:marBottom w:val="0"/>
          <w:divBdr>
            <w:top w:val="none" w:sz="0" w:space="0" w:color="auto"/>
            <w:left w:val="none" w:sz="0" w:space="0" w:color="auto"/>
            <w:bottom w:val="none" w:sz="0" w:space="0" w:color="auto"/>
            <w:right w:val="none" w:sz="0" w:space="0" w:color="auto"/>
          </w:divBdr>
        </w:div>
        <w:div w:id="1854151606">
          <w:marLeft w:val="640"/>
          <w:marRight w:val="0"/>
          <w:marTop w:val="0"/>
          <w:marBottom w:val="0"/>
          <w:divBdr>
            <w:top w:val="none" w:sz="0" w:space="0" w:color="auto"/>
            <w:left w:val="none" w:sz="0" w:space="0" w:color="auto"/>
            <w:bottom w:val="none" w:sz="0" w:space="0" w:color="auto"/>
            <w:right w:val="none" w:sz="0" w:space="0" w:color="auto"/>
          </w:divBdr>
        </w:div>
        <w:div w:id="2141729344">
          <w:marLeft w:val="640"/>
          <w:marRight w:val="0"/>
          <w:marTop w:val="0"/>
          <w:marBottom w:val="0"/>
          <w:divBdr>
            <w:top w:val="none" w:sz="0" w:space="0" w:color="auto"/>
            <w:left w:val="none" w:sz="0" w:space="0" w:color="auto"/>
            <w:bottom w:val="none" w:sz="0" w:space="0" w:color="auto"/>
            <w:right w:val="none" w:sz="0" w:space="0" w:color="auto"/>
          </w:divBdr>
        </w:div>
        <w:div w:id="1662082383">
          <w:marLeft w:val="640"/>
          <w:marRight w:val="0"/>
          <w:marTop w:val="0"/>
          <w:marBottom w:val="0"/>
          <w:divBdr>
            <w:top w:val="none" w:sz="0" w:space="0" w:color="auto"/>
            <w:left w:val="none" w:sz="0" w:space="0" w:color="auto"/>
            <w:bottom w:val="none" w:sz="0" w:space="0" w:color="auto"/>
            <w:right w:val="none" w:sz="0" w:space="0" w:color="auto"/>
          </w:divBdr>
        </w:div>
        <w:div w:id="25525081">
          <w:marLeft w:val="640"/>
          <w:marRight w:val="0"/>
          <w:marTop w:val="0"/>
          <w:marBottom w:val="0"/>
          <w:divBdr>
            <w:top w:val="none" w:sz="0" w:space="0" w:color="auto"/>
            <w:left w:val="none" w:sz="0" w:space="0" w:color="auto"/>
            <w:bottom w:val="none" w:sz="0" w:space="0" w:color="auto"/>
            <w:right w:val="none" w:sz="0" w:space="0" w:color="auto"/>
          </w:divBdr>
        </w:div>
        <w:div w:id="430667816">
          <w:marLeft w:val="640"/>
          <w:marRight w:val="0"/>
          <w:marTop w:val="0"/>
          <w:marBottom w:val="0"/>
          <w:divBdr>
            <w:top w:val="none" w:sz="0" w:space="0" w:color="auto"/>
            <w:left w:val="none" w:sz="0" w:space="0" w:color="auto"/>
            <w:bottom w:val="none" w:sz="0" w:space="0" w:color="auto"/>
            <w:right w:val="none" w:sz="0" w:space="0" w:color="auto"/>
          </w:divBdr>
        </w:div>
        <w:div w:id="1656179795">
          <w:marLeft w:val="640"/>
          <w:marRight w:val="0"/>
          <w:marTop w:val="0"/>
          <w:marBottom w:val="0"/>
          <w:divBdr>
            <w:top w:val="none" w:sz="0" w:space="0" w:color="auto"/>
            <w:left w:val="none" w:sz="0" w:space="0" w:color="auto"/>
            <w:bottom w:val="none" w:sz="0" w:space="0" w:color="auto"/>
            <w:right w:val="none" w:sz="0" w:space="0" w:color="auto"/>
          </w:divBdr>
        </w:div>
        <w:div w:id="1111896278">
          <w:marLeft w:val="640"/>
          <w:marRight w:val="0"/>
          <w:marTop w:val="0"/>
          <w:marBottom w:val="0"/>
          <w:divBdr>
            <w:top w:val="none" w:sz="0" w:space="0" w:color="auto"/>
            <w:left w:val="none" w:sz="0" w:space="0" w:color="auto"/>
            <w:bottom w:val="none" w:sz="0" w:space="0" w:color="auto"/>
            <w:right w:val="none" w:sz="0" w:space="0" w:color="auto"/>
          </w:divBdr>
        </w:div>
        <w:div w:id="1088573009">
          <w:marLeft w:val="640"/>
          <w:marRight w:val="0"/>
          <w:marTop w:val="0"/>
          <w:marBottom w:val="0"/>
          <w:divBdr>
            <w:top w:val="none" w:sz="0" w:space="0" w:color="auto"/>
            <w:left w:val="none" w:sz="0" w:space="0" w:color="auto"/>
            <w:bottom w:val="none" w:sz="0" w:space="0" w:color="auto"/>
            <w:right w:val="none" w:sz="0" w:space="0" w:color="auto"/>
          </w:divBdr>
        </w:div>
        <w:div w:id="1425616390">
          <w:marLeft w:val="640"/>
          <w:marRight w:val="0"/>
          <w:marTop w:val="0"/>
          <w:marBottom w:val="0"/>
          <w:divBdr>
            <w:top w:val="none" w:sz="0" w:space="0" w:color="auto"/>
            <w:left w:val="none" w:sz="0" w:space="0" w:color="auto"/>
            <w:bottom w:val="none" w:sz="0" w:space="0" w:color="auto"/>
            <w:right w:val="none" w:sz="0" w:space="0" w:color="auto"/>
          </w:divBdr>
        </w:div>
        <w:div w:id="865874681">
          <w:marLeft w:val="640"/>
          <w:marRight w:val="0"/>
          <w:marTop w:val="0"/>
          <w:marBottom w:val="0"/>
          <w:divBdr>
            <w:top w:val="none" w:sz="0" w:space="0" w:color="auto"/>
            <w:left w:val="none" w:sz="0" w:space="0" w:color="auto"/>
            <w:bottom w:val="none" w:sz="0" w:space="0" w:color="auto"/>
            <w:right w:val="none" w:sz="0" w:space="0" w:color="auto"/>
          </w:divBdr>
        </w:div>
        <w:div w:id="65303967">
          <w:marLeft w:val="640"/>
          <w:marRight w:val="0"/>
          <w:marTop w:val="0"/>
          <w:marBottom w:val="0"/>
          <w:divBdr>
            <w:top w:val="none" w:sz="0" w:space="0" w:color="auto"/>
            <w:left w:val="none" w:sz="0" w:space="0" w:color="auto"/>
            <w:bottom w:val="none" w:sz="0" w:space="0" w:color="auto"/>
            <w:right w:val="none" w:sz="0" w:space="0" w:color="auto"/>
          </w:divBdr>
        </w:div>
        <w:div w:id="905991555">
          <w:marLeft w:val="640"/>
          <w:marRight w:val="0"/>
          <w:marTop w:val="0"/>
          <w:marBottom w:val="0"/>
          <w:divBdr>
            <w:top w:val="none" w:sz="0" w:space="0" w:color="auto"/>
            <w:left w:val="none" w:sz="0" w:space="0" w:color="auto"/>
            <w:bottom w:val="none" w:sz="0" w:space="0" w:color="auto"/>
            <w:right w:val="none" w:sz="0" w:space="0" w:color="auto"/>
          </w:divBdr>
        </w:div>
        <w:div w:id="2112621510">
          <w:marLeft w:val="640"/>
          <w:marRight w:val="0"/>
          <w:marTop w:val="0"/>
          <w:marBottom w:val="0"/>
          <w:divBdr>
            <w:top w:val="none" w:sz="0" w:space="0" w:color="auto"/>
            <w:left w:val="none" w:sz="0" w:space="0" w:color="auto"/>
            <w:bottom w:val="none" w:sz="0" w:space="0" w:color="auto"/>
            <w:right w:val="none" w:sz="0" w:space="0" w:color="auto"/>
          </w:divBdr>
        </w:div>
        <w:div w:id="1275946649">
          <w:marLeft w:val="640"/>
          <w:marRight w:val="0"/>
          <w:marTop w:val="0"/>
          <w:marBottom w:val="0"/>
          <w:divBdr>
            <w:top w:val="none" w:sz="0" w:space="0" w:color="auto"/>
            <w:left w:val="none" w:sz="0" w:space="0" w:color="auto"/>
            <w:bottom w:val="none" w:sz="0" w:space="0" w:color="auto"/>
            <w:right w:val="none" w:sz="0" w:space="0" w:color="auto"/>
          </w:divBdr>
        </w:div>
        <w:div w:id="1500539325">
          <w:marLeft w:val="640"/>
          <w:marRight w:val="0"/>
          <w:marTop w:val="0"/>
          <w:marBottom w:val="0"/>
          <w:divBdr>
            <w:top w:val="none" w:sz="0" w:space="0" w:color="auto"/>
            <w:left w:val="none" w:sz="0" w:space="0" w:color="auto"/>
            <w:bottom w:val="none" w:sz="0" w:space="0" w:color="auto"/>
            <w:right w:val="none" w:sz="0" w:space="0" w:color="auto"/>
          </w:divBdr>
        </w:div>
        <w:div w:id="1426077494">
          <w:marLeft w:val="640"/>
          <w:marRight w:val="0"/>
          <w:marTop w:val="0"/>
          <w:marBottom w:val="0"/>
          <w:divBdr>
            <w:top w:val="none" w:sz="0" w:space="0" w:color="auto"/>
            <w:left w:val="none" w:sz="0" w:space="0" w:color="auto"/>
            <w:bottom w:val="none" w:sz="0" w:space="0" w:color="auto"/>
            <w:right w:val="none" w:sz="0" w:space="0" w:color="auto"/>
          </w:divBdr>
        </w:div>
        <w:div w:id="1356231624">
          <w:marLeft w:val="640"/>
          <w:marRight w:val="0"/>
          <w:marTop w:val="0"/>
          <w:marBottom w:val="0"/>
          <w:divBdr>
            <w:top w:val="none" w:sz="0" w:space="0" w:color="auto"/>
            <w:left w:val="none" w:sz="0" w:space="0" w:color="auto"/>
            <w:bottom w:val="none" w:sz="0" w:space="0" w:color="auto"/>
            <w:right w:val="none" w:sz="0" w:space="0" w:color="auto"/>
          </w:divBdr>
        </w:div>
        <w:div w:id="1005285917">
          <w:marLeft w:val="640"/>
          <w:marRight w:val="0"/>
          <w:marTop w:val="0"/>
          <w:marBottom w:val="0"/>
          <w:divBdr>
            <w:top w:val="none" w:sz="0" w:space="0" w:color="auto"/>
            <w:left w:val="none" w:sz="0" w:space="0" w:color="auto"/>
            <w:bottom w:val="none" w:sz="0" w:space="0" w:color="auto"/>
            <w:right w:val="none" w:sz="0" w:space="0" w:color="auto"/>
          </w:divBdr>
        </w:div>
        <w:div w:id="876434448">
          <w:marLeft w:val="640"/>
          <w:marRight w:val="0"/>
          <w:marTop w:val="0"/>
          <w:marBottom w:val="0"/>
          <w:divBdr>
            <w:top w:val="none" w:sz="0" w:space="0" w:color="auto"/>
            <w:left w:val="none" w:sz="0" w:space="0" w:color="auto"/>
            <w:bottom w:val="none" w:sz="0" w:space="0" w:color="auto"/>
            <w:right w:val="none" w:sz="0" w:space="0" w:color="auto"/>
          </w:divBdr>
        </w:div>
        <w:div w:id="1454402549">
          <w:marLeft w:val="640"/>
          <w:marRight w:val="0"/>
          <w:marTop w:val="0"/>
          <w:marBottom w:val="0"/>
          <w:divBdr>
            <w:top w:val="none" w:sz="0" w:space="0" w:color="auto"/>
            <w:left w:val="none" w:sz="0" w:space="0" w:color="auto"/>
            <w:bottom w:val="none" w:sz="0" w:space="0" w:color="auto"/>
            <w:right w:val="none" w:sz="0" w:space="0" w:color="auto"/>
          </w:divBdr>
        </w:div>
        <w:div w:id="1360088327">
          <w:marLeft w:val="640"/>
          <w:marRight w:val="0"/>
          <w:marTop w:val="0"/>
          <w:marBottom w:val="0"/>
          <w:divBdr>
            <w:top w:val="none" w:sz="0" w:space="0" w:color="auto"/>
            <w:left w:val="none" w:sz="0" w:space="0" w:color="auto"/>
            <w:bottom w:val="none" w:sz="0" w:space="0" w:color="auto"/>
            <w:right w:val="none" w:sz="0" w:space="0" w:color="auto"/>
          </w:divBdr>
        </w:div>
        <w:div w:id="737947686">
          <w:marLeft w:val="640"/>
          <w:marRight w:val="0"/>
          <w:marTop w:val="0"/>
          <w:marBottom w:val="0"/>
          <w:divBdr>
            <w:top w:val="none" w:sz="0" w:space="0" w:color="auto"/>
            <w:left w:val="none" w:sz="0" w:space="0" w:color="auto"/>
            <w:bottom w:val="none" w:sz="0" w:space="0" w:color="auto"/>
            <w:right w:val="none" w:sz="0" w:space="0" w:color="auto"/>
          </w:divBdr>
        </w:div>
        <w:div w:id="1187402851">
          <w:marLeft w:val="640"/>
          <w:marRight w:val="0"/>
          <w:marTop w:val="0"/>
          <w:marBottom w:val="0"/>
          <w:divBdr>
            <w:top w:val="none" w:sz="0" w:space="0" w:color="auto"/>
            <w:left w:val="none" w:sz="0" w:space="0" w:color="auto"/>
            <w:bottom w:val="none" w:sz="0" w:space="0" w:color="auto"/>
            <w:right w:val="none" w:sz="0" w:space="0" w:color="auto"/>
          </w:divBdr>
        </w:div>
        <w:div w:id="1320426921">
          <w:marLeft w:val="640"/>
          <w:marRight w:val="0"/>
          <w:marTop w:val="0"/>
          <w:marBottom w:val="0"/>
          <w:divBdr>
            <w:top w:val="none" w:sz="0" w:space="0" w:color="auto"/>
            <w:left w:val="none" w:sz="0" w:space="0" w:color="auto"/>
            <w:bottom w:val="none" w:sz="0" w:space="0" w:color="auto"/>
            <w:right w:val="none" w:sz="0" w:space="0" w:color="auto"/>
          </w:divBdr>
        </w:div>
        <w:div w:id="1443186336">
          <w:marLeft w:val="640"/>
          <w:marRight w:val="0"/>
          <w:marTop w:val="0"/>
          <w:marBottom w:val="0"/>
          <w:divBdr>
            <w:top w:val="none" w:sz="0" w:space="0" w:color="auto"/>
            <w:left w:val="none" w:sz="0" w:space="0" w:color="auto"/>
            <w:bottom w:val="none" w:sz="0" w:space="0" w:color="auto"/>
            <w:right w:val="none" w:sz="0" w:space="0" w:color="auto"/>
          </w:divBdr>
        </w:div>
        <w:div w:id="160782802">
          <w:marLeft w:val="640"/>
          <w:marRight w:val="0"/>
          <w:marTop w:val="0"/>
          <w:marBottom w:val="0"/>
          <w:divBdr>
            <w:top w:val="none" w:sz="0" w:space="0" w:color="auto"/>
            <w:left w:val="none" w:sz="0" w:space="0" w:color="auto"/>
            <w:bottom w:val="none" w:sz="0" w:space="0" w:color="auto"/>
            <w:right w:val="none" w:sz="0" w:space="0" w:color="auto"/>
          </w:divBdr>
        </w:div>
        <w:div w:id="366376362">
          <w:marLeft w:val="640"/>
          <w:marRight w:val="0"/>
          <w:marTop w:val="0"/>
          <w:marBottom w:val="0"/>
          <w:divBdr>
            <w:top w:val="none" w:sz="0" w:space="0" w:color="auto"/>
            <w:left w:val="none" w:sz="0" w:space="0" w:color="auto"/>
            <w:bottom w:val="none" w:sz="0" w:space="0" w:color="auto"/>
            <w:right w:val="none" w:sz="0" w:space="0" w:color="auto"/>
          </w:divBdr>
        </w:div>
        <w:div w:id="2062825930">
          <w:marLeft w:val="640"/>
          <w:marRight w:val="0"/>
          <w:marTop w:val="0"/>
          <w:marBottom w:val="0"/>
          <w:divBdr>
            <w:top w:val="none" w:sz="0" w:space="0" w:color="auto"/>
            <w:left w:val="none" w:sz="0" w:space="0" w:color="auto"/>
            <w:bottom w:val="none" w:sz="0" w:space="0" w:color="auto"/>
            <w:right w:val="none" w:sz="0" w:space="0" w:color="auto"/>
          </w:divBdr>
        </w:div>
        <w:div w:id="1959290622">
          <w:marLeft w:val="640"/>
          <w:marRight w:val="0"/>
          <w:marTop w:val="0"/>
          <w:marBottom w:val="0"/>
          <w:divBdr>
            <w:top w:val="none" w:sz="0" w:space="0" w:color="auto"/>
            <w:left w:val="none" w:sz="0" w:space="0" w:color="auto"/>
            <w:bottom w:val="none" w:sz="0" w:space="0" w:color="auto"/>
            <w:right w:val="none" w:sz="0" w:space="0" w:color="auto"/>
          </w:divBdr>
        </w:div>
        <w:div w:id="674192186">
          <w:marLeft w:val="640"/>
          <w:marRight w:val="0"/>
          <w:marTop w:val="0"/>
          <w:marBottom w:val="0"/>
          <w:divBdr>
            <w:top w:val="none" w:sz="0" w:space="0" w:color="auto"/>
            <w:left w:val="none" w:sz="0" w:space="0" w:color="auto"/>
            <w:bottom w:val="none" w:sz="0" w:space="0" w:color="auto"/>
            <w:right w:val="none" w:sz="0" w:space="0" w:color="auto"/>
          </w:divBdr>
        </w:div>
        <w:div w:id="1734153448">
          <w:marLeft w:val="640"/>
          <w:marRight w:val="0"/>
          <w:marTop w:val="0"/>
          <w:marBottom w:val="0"/>
          <w:divBdr>
            <w:top w:val="none" w:sz="0" w:space="0" w:color="auto"/>
            <w:left w:val="none" w:sz="0" w:space="0" w:color="auto"/>
            <w:bottom w:val="none" w:sz="0" w:space="0" w:color="auto"/>
            <w:right w:val="none" w:sz="0" w:space="0" w:color="auto"/>
          </w:divBdr>
        </w:div>
        <w:div w:id="1708332636">
          <w:marLeft w:val="640"/>
          <w:marRight w:val="0"/>
          <w:marTop w:val="0"/>
          <w:marBottom w:val="0"/>
          <w:divBdr>
            <w:top w:val="none" w:sz="0" w:space="0" w:color="auto"/>
            <w:left w:val="none" w:sz="0" w:space="0" w:color="auto"/>
            <w:bottom w:val="none" w:sz="0" w:space="0" w:color="auto"/>
            <w:right w:val="none" w:sz="0" w:space="0" w:color="auto"/>
          </w:divBdr>
        </w:div>
        <w:div w:id="1980458208">
          <w:marLeft w:val="640"/>
          <w:marRight w:val="0"/>
          <w:marTop w:val="0"/>
          <w:marBottom w:val="0"/>
          <w:divBdr>
            <w:top w:val="none" w:sz="0" w:space="0" w:color="auto"/>
            <w:left w:val="none" w:sz="0" w:space="0" w:color="auto"/>
            <w:bottom w:val="none" w:sz="0" w:space="0" w:color="auto"/>
            <w:right w:val="none" w:sz="0" w:space="0" w:color="auto"/>
          </w:divBdr>
        </w:div>
        <w:div w:id="147214282">
          <w:marLeft w:val="640"/>
          <w:marRight w:val="0"/>
          <w:marTop w:val="0"/>
          <w:marBottom w:val="0"/>
          <w:divBdr>
            <w:top w:val="none" w:sz="0" w:space="0" w:color="auto"/>
            <w:left w:val="none" w:sz="0" w:space="0" w:color="auto"/>
            <w:bottom w:val="none" w:sz="0" w:space="0" w:color="auto"/>
            <w:right w:val="none" w:sz="0" w:space="0" w:color="auto"/>
          </w:divBdr>
        </w:div>
        <w:div w:id="1010134015">
          <w:marLeft w:val="640"/>
          <w:marRight w:val="0"/>
          <w:marTop w:val="0"/>
          <w:marBottom w:val="0"/>
          <w:divBdr>
            <w:top w:val="none" w:sz="0" w:space="0" w:color="auto"/>
            <w:left w:val="none" w:sz="0" w:space="0" w:color="auto"/>
            <w:bottom w:val="none" w:sz="0" w:space="0" w:color="auto"/>
            <w:right w:val="none" w:sz="0" w:space="0" w:color="auto"/>
          </w:divBdr>
        </w:div>
        <w:div w:id="1478379525">
          <w:marLeft w:val="640"/>
          <w:marRight w:val="0"/>
          <w:marTop w:val="0"/>
          <w:marBottom w:val="0"/>
          <w:divBdr>
            <w:top w:val="none" w:sz="0" w:space="0" w:color="auto"/>
            <w:left w:val="none" w:sz="0" w:space="0" w:color="auto"/>
            <w:bottom w:val="none" w:sz="0" w:space="0" w:color="auto"/>
            <w:right w:val="none" w:sz="0" w:space="0" w:color="auto"/>
          </w:divBdr>
        </w:div>
        <w:div w:id="722027602">
          <w:marLeft w:val="640"/>
          <w:marRight w:val="0"/>
          <w:marTop w:val="0"/>
          <w:marBottom w:val="0"/>
          <w:divBdr>
            <w:top w:val="none" w:sz="0" w:space="0" w:color="auto"/>
            <w:left w:val="none" w:sz="0" w:space="0" w:color="auto"/>
            <w:bottom w:val="none" w:sz="0" w:space="0" w:color="auto"/>
            <w:right w:val="none" w:sz="0" w:space="0" w:color="auto"/>
          </w:divBdr>
        </w:div>
        <w:div w:id="412774189">
          <w:marLeft w:val="640"/>
          <w:marRight w:val="0"/>
          <w:marTop w:val="0"/>
          <w:marBottom w:val="0"/>
          <w:divBdr>
            <w:top w:val="none" w:sz="0" w:space="0" w:color="auto"/>
            <w:left w:val="none" w:sz="0" w:space="0" w:color="auto"/>
            <w:bottom w:val="none" w:sz="0" w:space="0" w:color="auto"/>
            <w:right w:val="none" w:sz="0" w:space="0" w:color="auto"/>
          </w:divBdr>
        </w:div>
        <w:div w:id="139463612">
          <w:marLeft w:val="640"/>
          <w:marRight w:val="0"/>
          <w:marTop w:val="0"/>
          <w:marBottom w:val="0"/>
          <w:divBdr>
            <w:top w:val="none" w:sz="0" w:space="0" w:color="auto"/>
            <w:left w:val="none" w:sz="0" w:space="0" w:color="auto"/>
            <w:bottom w:val="none" w:sz="0" w:space="0" w:color="auto"/>
            <w:right w:val="none" w:sz="0" w:space="0" w:color="auto"/>
          </w:divBdr>
        </w:div>
      </w:divsChild>
    </w:div>
    <w:div w:id="306937553">
      <w:marLeft w:val="480"/>
      <w:marRight w:val="0"/>
      <w:marTop w:val="0"/>
      <w:marBottom w:val="0"/>
      <w:divBdr>
        <w:top w:val="none" w:sz="0" w:space="0" w:color="auto"/>
        <w:left w:val="none" w:sz="0" w:space="0" w:color="auto"/>
        <w:bottom w:val="none" w:sz="0" w:space="0" w:color="auto"/>
        <w:right w:val="none" w:sz="0" w:space="0" w:color="auto"/>
      </w:divBdr>
    </w:div>
    <w:div w:id="307246567">
      <w:marLeft w:val="480"/>
      <w:marRight w:val="0"/>
      <w:marTop w:val="0"/>
      <w:marBottom w:val="0"/>
      <w:divBdr>
        <w:top w:val="none" w:sz="0" w:space="0" w:color="auto"/>
        <w:left w:val="none" w:sz="0" w:space="0" w:color="auto"/>
        <w:bottom w:val="none" w:sz="0" w:space="0" w:color="auto"/>
        <w:right w:val="none" w:sz="0" w:space="0" w:color="auto"/>
      </w:divBdr>
    </w:div>
    <w:div w:id="308291078">
      <w:marLeft w:val="640"/>
      <w:marRight w:val="0"/>
      <w:marTop w:val="0"/>
      <w:marBottom w:val="0"/>
      <w:divBdr>
        <w:top w:val="none" w:sz="0" w:space="0" w:color="auto"/>
        <w:left w:val="none" w:sz="0" w:space="0" w:color="auto"/>
        <w:bottom w:val="none" w:sz="0" w:space="0" w:color="auto"/>
        <w:right w:val="none" w:sz="0" w:space="0" w:color="auto"/>
      </w:divBdr>
    </w:div>
    <w:div w:id="308442855">
      <w:marLeft w:val="480"/>
      <w:marRight w:val="0"/>
      <w:marTop w:val="0"/>
      <w:marBottom w:val="0"/>
      <w:divBdr>
        <w:top w:val="none" w:sz="0" w:space="0" w:color="auto"/>
        <w:left w:val="none" w:sz="0" w:space="0" w:color="auto"/>
        <w:bottom w:val="none" w:sz="0" w:space="0" w:color="auto"/>
        <w:right w:val="none" w:sz="0" w:space="0" w:color="auto"/>
      </w:divBdr>
    </w:div>
    <w:div w:id="312223941">
      <w:marLeft w:val="640"/>
      <w:marRight w:val="0"/>
      <w:marTop w:val="0"/>
      <w:marBottom w:val="0"/>
      <w:divBdr>
        <w:top w:val="none" w:sz="0" w:space="0" w:color="auto"/>
        <w:left w:val="none" w:sz="0" w:space="0" w:color="auto"/>
        <w:bottom w:val="none" w:sz="0" w:space="0" w:color="auto"/>
        <w:right w:val="none" w:sz="0" w:space="0" w:color="auto"/>
      </w:divBdr>
    </w:div>
    <w:div w:id="314649983">
      <w:bodyDiv w:val="1"/>
      <w:marLeft w:val="0"/>
      <w:marRight w:val="0"/>
      <w:marTop w:val="0"/>
      <w:marBottom w:val="0"/>
      <w:divBdr>
        <w:top w:val="none" w:sz="0" w:space="0" w:color="auto"/>
        <w:left w:val="none" w:sz="0" w:space="0" w:color="auto"/>
        <w:bottom w:val="none" w:sz="0" w:space="0" w:color="auto"/>
        <w:right w:val="none" w:sz="0" w:space="0" w:color="auto"/>
      </w:divBdr>
    </w:div>
    <w:div w:id="317000328">
      <w:marLeft w:val="480"/>
      <w:marRight w:val="0"/>
      <w:marTop w:val="0"/>
      <w:marBottom w:val="0"/>
      <w:divBdr>
        <w:top w:val="none" w:sz="0" w:space="0" w:color="auto"/>
        <w:left w:val="none" w:sz="0" w:space="0" w:color="auto"/>
        <w:bottom w:val="none" w:sz="0" w:space="0" w:color="auto"/>
        <w:right w:val="none" w:sz="0" w:space="0" w:color="auto"/>
      </w:divBdr>
    </w:div>
    <w:div w:id="317343114">
      <w:marLeft w:val="480"/>
      <w:marRight w:val="0"/>
      <w:marTop w:val="0"/>
      <w:marBottom w:val="0"/>
      <w:divBdr>
        <w:top w:val="none" w:sz="0" w:space="0" w:color="auto"/>
        <w:left w:val="none" w:sz="0" w:space="0" w:color="auto"/>
        <w:bottom w:val="none" w:sz="0" w:space="0" w:color="auto"/>
        <w:right w:val="none" w:sz="0" w:space="0" w:color="auto"/>
      </w:divBdr>
    </w:div>
    <w:div w:id="318383005">
      <w:marLeft w:val="480"/>
      <w:marRight w:val="0"/>
      <w:marTop w:val="0"/>
      <w:marBottom w:val="0"/>
      <w:divBdr>
        <w:top w:val="none" w:sz="0" w:space="0" w:color="auto"/>
        <w:left w:val="none" w:sz="0" w:space="0" w:color="auto"/>
        <w:bottom w:val="none" w:sz="0" w:space="0" w:color="auto"/>
        <w:right w:val="none" w:sz="0" w:space="0" w:color="auto"/>
      </w:divBdr>
    </w:div>
    <w:div w:id="318727102">
      <w:marLeft w:val="480"/>
      <w:marRight w:val="0"/>
      <w:marTop w:val="0"/>
      <w:marBottom w:val="0"/>
      <w:divBdr>
        <w:top w:val="none" w:sz="0" w:space="0" w:color="auto"/>
        <w:left w:val="none" w:sz="0" w:space="0" w:color="auto"/>
        <w:bottom w:val="none" w:sz="0" w:space="0" w:color="auto"/>
        <w:right w:val="none" w:sz="0" w:space="0" w:color="auto"/>
      </w:divBdr>
    </w:div>
    <w:div w:id="318849017">
      <w:marLeft w:val="480"/>
      <w:marRight w:val="0"/>
      <w:marTop w:val="0"/>
      <w:marBottom w:val="0"/>
      <w:divBdr>
        <w:top w:val="none" w:sz="0" w:space="0" w:color="auto"/>
        <w:left w:val="none" w:sz="0" w:space="0" w:color="auto"/>
        <w:bottom w:val="none" w:sz="0" w:space="0" w:color="auto"/>
        <w:right w:val="none" w:sz="0" w:space="0" w:color="auto"/>
      </w:divBdr>
    </w:div>
    <w:div w:id="318852341">
      <w:bodyDiv w:val="1"/>
      <w:marLeft w:val="0"/>
      <w:marRight w:val="0"/>
      <w:marTop w:val="0"/>
      <w:marBottom w:val="0"/>
      <w:divBdr>
        <w:top w:val="none" w:sz="0" w:space="0" w:color="auto"/>
        <w:left w:val="none" w:sz="0" w:space="0" w:color="auto"/>
        <w:bottom w:val="none" w:sz="0" w:space="0" w:color="auto"/>
        <w:right w:val="none" w:sz="0" w:space="0" w:color="auto"/>
      </w:divBdr>
    </w:div>
    <w:div w:id="319507266">
      <w:marLeft w:val="480"/>
      <w:marRight w:val="0"/>
      <w:marTop w:val="0"/>
      <w:marBottom w:val="0"/>
      <w:divBdr>
        <w:top w:val="none" w:sz="0" w:space="0" w:color="auto"/>
        <w:left w:val="none" w:sz="0" w:space="0" w:color="auto"/>
        <w:bottom w:val="none" w:sz="0" w:space="0" w:color="auto"/>
        <w:right w:val="none" w:sz="0" w:space="0" w:color="auto"/>
      </w:divBdr>
    </w:div>
    <w:div w:id="319891770">
      <w:marLeft w:val="480"/>
      <w:marRight w:val="0"/>
      <w:marTop w:val="0"/>
      <w:marBottom w:val="0"/>
      <w:divBdr>
        <w:top w:val="none" w:sz="0" w:space="0" w:color="auto"/>
        <w:left w:val="none" w:sz="0" w:space="0" w:color="auto"/>
        <w:bottom w:val="none" w:sz="0" w:space="0" w:color="auto"/>
        <w:right w:val="none" w:sz="0" w:space="0" w:color="auto"/>
      </w:divBdr>
    </w:div>
    <w:div w:id="321737602">
      <w:marLeft w:val="640"/>
      <w:marRight w:val="0"/>
      <w:marTop w:val="0"/>
      <w:marBottom w:val="0"/>
      <w:divBdr>
        <w:top w:val="none" w:sz="0" w:space="0" w:color="auto"/>
        <w:left w:val="none" w:sz="0" w:space="0" w:color="auto"/>
        <w:bottom w:val="none" w:sz="0" w:space="0" w:color="auto"/>
        <w:right w:val="none" w:sz="0" w:space="0" w:color="auto"/>
      </w:divBdr>
    </w:div>
    <w:div w:id="322243951">
      <w:marLeft w:val="480"/>
      <w:marRight w:val="0"/>
      <w:marTop w:val="0"/>
      <w:marBottom w:val="0"/>
      <w:divBdr>
        <w:top w:val="none" w:sz="0" w:space="0" w:color="auto"/>
        <w:left w:val="none" w:sz="0" w:space="0" w:color="auto"/>
        <w:bottom w:val="none" w:sz="0" w:space="0" w:color="auto"/>
        <w:right w:val="none" w:sz="0" w:space="0" w:color="auto"/>
      </w:divBdr>
    </w:div>
    <w:div w:id="324087996">
      <w:marLeft w:val="480"/>
      <w:marRight w:val="0"/>
      <w:marTop w:val="0"/>
      <w:marBottom w:val="0"/>
      <w:divBdr>
        <w:top w:val="none" w:sz="0" w:space="0" w:color="auto"/>
        <w:left w:val="none" w:sz="0" w:space="0" w:color="auto"/>
        <w:bottom w:val="none" w:sz="0" w:space="0" w:color="auto"/>
        <w:right w:val="none" w:sz="0" w:space="0" w:color="auto"/>
      </w:divBdr>
    </w:div>
    <w:div w:id="325131091">
      <w:marLeft w:val="480"/>
      <w:marRight w:val="0"/>
      <w:marTop w:val="0"/>
      <w:marBottom w:val="0"/>
      <w:divBdr>
        <w:top w:val="none" w:sz="0" w:space="0" w:color="auto"/>
        <w:left w:val="none" w:sz="0" w:space="0" w:color="auto"/>
        <w:bottom w:val="none" w:sz="0" w:space="0" w:color="auto"/>
        <w:right w:val="none" w:sz="0" w:space="0" w:color="auto"/>
      </w:divBdr>
    </w:div>
    <w:div w:id="329843012">
      <w:marLeft w:val="480"/>
      <w:marRight w:val="0"/>
      <w:marTop w:val="0"/>
      <w:marBottom w:val="0"/>
      <w:divBdr>
        <w:top w:val="none" w:sz="0" w:space="0" w:color="auto"/>
        <w:left w:val="none" w:sz="0" w:space="0" w:color="auto"/>
        <w:bottom w:val="none" w:sz="0" w:space="0" w:color="auto"/>
        <w:right w:val="none" w:sz="0" w:space="0" w:color="auto"/>
      </w:divBdr>
    </w:div>
    <w:div w:id="329991795">
      <w:bodyDiv w:val="1"/>
      <w:marLeft w:val="0"/>
      <w:marRight w:val="0"/>
      <w:marTop w:val="0"/>
      <w:marBottom w:val="0"/>
      <w:divBdr>
        <w:top w:val="none" w:sz="0" w:space="0" w:color="auto"/>
        <w:left w:val="none" w:sz="0" w:space="0" w:color="auto"/>
        <w:bottom w:val="none" w:sz="0" w:space="0" w:color="auto"/>
        <w:right w:val="none" w:sz="0" w:space="0" w:color="auto"/>
      </w:divBdr>
      <w:divsChild>
        <w:div w:id="165051819">
          <w:marLeft w:val="480"/>
          <w:marRight w:val="0"/>
          <w:marTop w:val="0"/>
          <w:marBottom w:val="0"/>
          <w:divBdr>
            <w:top w:val="none" w:sz="0" w:space="0" w:color="auto"/>
            <w:left w:val="none" w:sz="0" w:space="0" w:color="auto"/>
            <w:bottom w:val="none" w:sz="0" w:space="0" w:color="auto"/>
            <w:right w:val="none" w:sz="0" w:space="0" w:color="auto"/>
          </w:divBdr>
        </w:div>
        <w:div w:id="325210430">
          <w:marLeft w:val="480"/>
          <w:marRight w:val="0"/>
          <w:marTop w:val="0"/>
          <w:marBottom w:val="0"/>
          <w:divBdr>
            <w:top w:val="none" w:sz="0" w:space="0" w:color="auto"/>
            <w:left w:val="none" w:sz="0" w:space="0" w:color="auto"/>
            <w:bottom w:val="none" w:sz="0" w:space="0" w:color="auto"/>
            <w:right w:val="none" w:sz="0" w:space="0" w:color="auto"/>
          </w:divBdr>
        </w:div>
        <w:div w:id="337462039">
          <w:marLeft w:val="480"/>
          <w:marRight w:val="0"/>
          <w:marTop w:val="0"/>
          <w:marBottom w:val="0"/>
          <w:divBdr>
            <w:top w:val="none" w:sz="0" w:space="0" w:color="auto"/>
            <w:left w:val="none" w:sz="0" w:space="0" w:color="auto"/>
            <w:bottom w:val="none" w:sz="0" w:space="0" w:color="auto"/>
            <w:right w:val="none" w:sz="0" w:space="0" w:color="auto"/>
          </w:divBdr>
        </w:div>
        <w:div w:id="414403400">
          <w:marLeft w:val="480"/>
          <w:marRight w:val="0"/>
          <w:marTop w:val="0"/>
          <w:marBottom w:val="0"/>
          <w:divBdr>
            <w:top w:val="none" w:sz="0" w:space="0" w:color="auto"/>
            <w:left w:val="none" w:sz="0" w:space="0" w:color="auto"/>
            <w:bottom w:val="none" w:sz="0" w:space="0" w:color="auto"/>
            <w:right w:val="none" w:sz="0" w:space="0" w:color="auto"/>
          </w:divBdr>
        </w:div>
        <w:div w:id="540096625">
          <w:marLeft w:val="480"/>
          <w:marRight w:val="0"/>
          <w:marTop w:val="0"/>
          <w:marBottom w:val="0"/>
          <w:divBdr>
            <w:top w:val="none" w:sz="0" w:space="0" w:color="auto"/>
            <w:left w:val="none" w:sz="0" w:space="0" w:color="auto"/>
            <w:bottom w:val="none" w:sz="0" w:space="0" w:color="auto"/>
            <w:right w:val="none" w:sz="0" w:space="0" w:color="auto"/>
          </w:divBdr>
        </w:div>
        <w:div w:id="618606479">
          <w:marLeft w:val="480"/>
          <w:marRight w:val="0"/>
          <w:marTop w:val="0"/>
          <w:marBottom w:val="0"/>
          <w:divBdr>
            <w:top w:val="none" w:sz="0" w:space="0" w:color="auto"/>
            <w:left w:val="none" w:sz="0" w:space="0" w:color="auto"/>
            <w:bottom w:val="none" w:sz="0" w:space="0" w:color="auto"/>
            <w:right w:val="none" w:sz="0" w:space="0" w:color="auto"/>
          </w:divBdr>
        </w:div>
        <w:div w:id="727915866">
          <w:marLeft w:val="480"/>
          <w:marRight w:val="0"/>
          <w:marTop w:val="0"/>
          <w:marBottom w:val="0"/>
          <w:divBdr>
            <w:top w:val="none" w:sz="0" w:space="0" w:color="auto"/>
            <w:left w:val="none" w:sz="0" w:space="0" w:color="auto"/>
            <w:bottom w:val="none" w:sz="0" w:space="0" w:color="auto"/>
            <w:right w:val="none" w:sz="0" w:space="0" w:color="auto"/>
          </w:divBdr>
        </w:div>
        <w:div w:id="797449846">
          <w:marLeft w:val="480"/>
          <w:marRight w:val="0"/>
          <w:marTop w:val="0"/>
          <w:marBottom w:val="0"/>
          <w:divBdr>
            <w:top w:val="none" w:sz="0" w:space="0" w:color="auto"/>
            <w:left w:val="none" w:sz="0" w:space="0" w:color="auto"/>
            <w:bottom w:val="none" w:sz="0" w:space="0" w:color="auto"/>
            <w:right w:val="none" w:sz="0" w:space="0" w:color="auto"/>
          </w:divBdr>
        </w:div>
        <w:div w:id="875846979">
          <w:marLeft w:val="480"/>
          <w:marRight w:val="0"/>
          <w:marTop w:val="0"/>
          <w:marBottom w:val="0"/>
          <w:divBdr>
            <w:top w:val="none" w:sz="0" w:space="0" w:color="auto"/>
            <w:left w:val="none" w:sz="0" w:space="0" w:color="auto"/>
            <w:bottom w:val="none" w:sz="0" w:space="0" w:color="auto"/>
            <w:right w:val="none" w:sz="0" w:space="0" w:color="auto"/>
          </w:divBdr>
        </w:div>
        <w:div w:id="985203657">
          <w:marLeft w:val="480"/>
          <w:marRight w:val="0"/>
          <w:marTop w:val="0"/>
          <w:marBottom w:val="0"/>
          <w:divBdr>
            <w:top w:val="none" w:sz="0" w:space="0" w:color="auto"/>
            <w:left w:val="none" w:sz="0" w:space="0" w:color="auto"/>
            <w:bottom w:val="none" w:sz="0" w:space="0" w:color="auto"/>
            <w:right w:val="none" w:sz="0" w:space="0" w:color="auto"/>
          </w:divBdr>
        </w:div>
        <w:div w:id="1047294740">
          <w:marLeft w:val="480"/>
          <w:marRight w:val="0"/>
          <w:marTop w:val="0"/>
          <w:marBottom w:val="0"/>
          <w:divBdr>
            <w:top w:val="none" w:sz="0" w:space="0" w:color="auto"/>
            <w:left w:val="none" w:sz="0" w:space="0" w:color="auto"/>
            <w:bottom w:val="none" w:sz="0" w:space="0" w:color="auto"/>
            <w:right w:val="none" w:sz="0" w:space="0" w:color="auto"/>
          </w:divBdr>
        </w:div>
        <w:div w:id="1106467039">
          <w:marLeft w:val="480"/>
          <w:marRight w:val="0"/>
          <w:marTop w:val="0"/>
          <w:marBottom w:val="0"/>
          <w:divBdr>
            <w:top w:val="none" w:sz="0" w:space="0" w:color="auto"/>
            <w:left w:val="none" w:sz="0" w:space="0" w:color="auto"/>
            <w:bottom w:val="none" w:sz="0" w:space="0" w:color="auto"/>
            <w:right w:val="none" w:sz="0" w:space="0" w:color="auto"/>
          </w:divBdr>
        </w:div>
        <w:div w:id="1172719887">
          <w:marLeft w:val="480"/>
          <w:marRight w:val="0"/>
          <w:marTop w:val="0"/>
          <w:marBottom w:val="0"/>
          <w:divBdr>
            <w:top w:val="none" w:sz="0" w:space="0" w:color="auto"/>
            <w:left w:val="none" w:sz="0" w:space="0" w:color="auto"/>
            <w:bottom w:val="none" w:sz="0" w:space="0" w:color="auto"/>
            <w:right w:val="none" w:sz="0" w:space="0" w:color="auto"/>
          </w:divBdr>
        </w:div>
        <w:div w:id="1332247818">
          <w:marLeft w:val="480"/>
          <w:marRight w:val="0"/>
          <w:marTop w:val="0"/>
          <w:marBottom w:val="0"/>
          <w:divBdr>
            <w:top w:val="none" w:sz="0" w:space="0" w:color="auto"/>
            <w:left w:val="none" w:sz="0" w:space="0" w:color="auto"/>
            <w:bottom w:val="none" w:sz="0" w:space="0" w:color="auto"/>
            <w:right w:val="none" w:sz="0" w:space="0" w:color="auto"/>
          </w:divBdr>
        </w:div>
        <w:div w:id="1332679196">
          <w:marLeft w:val="480"/>
          <w:marRight w:val="0"/>
          <w:marTop w:val="0"/>
          <w:marBottom w:val="0"/>
          <w:divBdr>
            <w:top w:val="none" w:sz="0" w:space="0" w:color="auto"/>
            <w:left w:val="none" w:sz="0" w:space="0" w:color="auto"/>
            <w:bottom w:val="none" w:sz="0" w:space="0" w:color="auto"/>
            <w:right w:val="none" w:sz="0" w:space="0" w:color="auto"/>
          </w:divBdr>
        </w:div>
        <w:div w:id="1402875184">
          <w:marLeft w:val="480"/>
          <w:marRight w:val="0"/>
          <w:marTop w:val="0"/>
          <w:marBottom w:val="0"/>
          <w:divBdr>
            <w:top w:val="none" w:sz="0" w:space="0" w:color="auto"/>
            <w:left w:val="none" w:sz="0" w:space="0" w:color="auto"/>
            <w:bottom w:val="none" w:sz="0" w:space="0" w:color="auto"/>
            <w:right w:val="none" w:sz="0" w:space="0" w:color="auto"/>
          </w:divBdr>
        </w:div>
        <w:div w:id="1544902265">
          <w:marLeft w:val="480"/>
          <w:marRight w:val="0"/>
          <w:marTop w:val="0"/>
          <w:marBottom w:val="0"/>
          <w:divBdr>
            <w:top w:val="none" w:sz="0" w:space="0" w:color="auto"/>
            <w:left w:val="none" w:sz="0" w:space="0" w:color="auto"/>
            <w:bottom w:val="none" w:sz="0" w:space="0" w:color="auto"/>
            <w:right w:val="none" w:sz="0" w:space="0" w:color="auto"/>
          </w:divBdr>
        </w:div>
        <w:div w:id="1898274444">
          <w:marLeft w:val="480"/>
          <w:marRight w:val="0"/>
          <w:marTop w:val="0"/>
          <w:marBottom w:val="0"/>
          <w:divBdr>
            <w:top w:val="none" w:sz="0" w:space="0" w:color="auto"/>
            <w:left w:val="none" w:sz="0" w:space="0" w:color="auto"/>
            <w:bottom w:val="none" w:sz="0" w:space="0" w:color="auto"/>
            <w:right w:val="none" w:sz="0" w:space="0" w:color="auto"/>
          </w:divBdr>
        </w:div>
        <w:div w:id="1969508918">
          <w:marLeft w:val="480"/>
          <w:marRight w:val="0"/>
          <w:marTop w:val="0"/>
          <w:marBottom w:val="0"/>
          <w:divBdr>
            <w:top w:val="none" w:sz="0" w:space="0" w:color="auto"/>
            <w:left w:val="none" w:sz="0" w:space="0" w:color="auto"/>
            <w:bottom w:val="none" w:sz="0" w:space="0" w:color="auto"/>
            <w:right w:val="none" w:sz="0" w:space="0" w:color="auto"/>
          </w:divBdr>
        </w:div>
      </w:divsChild>
    </w:div>
    <w:div w:id="330375626">
      <w:bodyDiv w:val="1"/>
      <w:marLeft w:val="0"/>
      <w:marRight w:val="0"/>
      <w:marTop w:val="0"/>
      <w:marBottom w:val="0"/>
      <w:divBdr>
        <w:top w:val="none" w:sz="0" w:space="0" w:color="auto"/>
        <w:left w:val="none" w:sz="0" w:space="0" w:color="auto"/>
        <w:bottom w:val="none" w:sz="0" w:space="0" w:color="auto"/>
        <w:right w:val="none" w:sz="0" w:space="0" w:color="auto"/>
      </w:divBdr>
      <w:divsChild>
        <w:div w:id="786974587">
          <w:marLeft w:val="640"/>
          <w:marRight w:val="0"/>
          <w:marTop w:val="0"/>
          <w:marBottom w:val="0"/>
          <w:divBdr>
            <w:top w:val="none" w:sz="0" w:space="0" w:color="auto"/>
            <w:left w:val="none" w:sz="0" w:space="0" w:color="auto"/>
            <w:bottom w:val="none" w:sz="0" w:space="0" w:color="auto"/>
            <w:right w:val="none" w:sz="0" w:space="0" w:color="auto"/>
          </w:divBdr>
        </w:div>
        <w:div w:id="904030839">
          <w:marLeft w:val="640"/>
          <w:marRight w:val="0"/>
          <w:marTop w:val="0"/>
          <w:marBottom w:val="0"/>
          <w:divBdr>
            <w:top w:val="none" w:sz="0" w:space="0" w:color="auto"/>
            <w:left w:val="none" w:sz="0" w:space="0" w:color="auto"/>
            <w:bottom w:val="none" w:sz="0" w:space="0" w:color="auto"/>
            <w:right w:val="none" w:sz="0" w:space="0" w:color="auto"/>
          </w:divBdr>
        </w:div>
        <w:div w:id="1618442817">
          <w:marLeft w:val="640"/>
          <w:marRight w:val="0"/>
          <w:marTop w:val="0"/>
          <w:marBottom w:val="0"/>
          <w:divBdr>
            <w:top w:val="none" w:sz="0" w:space="0" w:color="auto"/>
            <w:left w:val="none" w:sz="0" w:space="0" w:color="auto"/>
            <w:bottom w:val="none" w:sz="0" w:space="0" w:color="auto"/>
            <w:right w:val="none" w:sz="0" w:space="0" w:color="auto"/>
          </w:divBdr>
        </w:div>
        <w:div w:id="1189904173">
          <w:marLeft w:val="640"/>
          <w:marRight w:val="0"/>
          <w:marTop w:val="0"/>
          <w:marBottom w:val="0"/>
          <w:divBdr>
            <w:top w:val="none" w:sz="0" w:space="0" w:color="auto"/>
            <w:left w:val="none" w:sz="0" w:space="0" w:color="auto"/>
            <w:bottom w:val="none" w:sz="0" w:space="0" w:color="auto"/>
            <w:right w:val="none" w:sz="0" w:space="0" w:color="auto"/>
          </w:divBdr>
        </w:div>
        <w:div w:id="790589424">
          <w:marLeft w:val="640"/>
          <w:marRight w:val="0"/>
          <w:marTop w:val="0"/>
          <w:marBottom w:val="0"/>
          <w:divBdr>
            <w:top w:val="none" w:sz="0" w:space="0" w:color="auto"/>
            <w:left w:val="none" w:sz="0" w:space="0" w:color="auto"/>
            <w:bottom w:val="none" w:sz="0" w:space="0" w:color="auto"/>
            <w:right w:val="none" w:sz="0" w:space="0" w:color="auto"/>
          </w:divBdr>
        </w:div>
        <w:div w:id="540631956">
          <w:marLeft w:val="640"/>
          <w:marRight w:val="0"/>
          <w:marTop w:val="0"/>
          <w:marBottom w:val="0"/>
          <w:divBdr>
            <w:top w:val="none" w:sz="0" w:space="0" w:color="auto"/>
            <w:left w:val="none" w:sz="0" w:space="0" w:color="auto"/>
            <w:bottom w:val="none" w:sz="0" w:space="0" w:color="auto"/>
            <w:right w:val="none" w:sz="0" w:space="0" w:color="auto"/>
          </w:divBdr>
        </w:div>
        <w:div w:id="994340359">
          <w:marLeft w:val="640"/>
          <w:marRight w:val="0"/>
          <w:marTop w:val="0"/>
          <w:marBottom w:val="0"/>
          <w:divBdr>
            <w:top w:val="none" w:sz="0" w:space="0" w:color="auto"/>
            <w:left w:val="none" w:sz="0" w:space="0" w:color="auto"/>
            <w:bottom w:val="none" w:sz="0" w:space="0" w:color="auto"/>
            <w:right w:val="none" w:sz="0" w:space="0" w:color="auto"/>
          </w:divBdr>
        </w:div>
        <w:div w:id="454561868">
          <w:marLeft w:val="640"/>
          <w:marRight w:val="0"/>
          <w:marTop w:val="0"/>
          <w:marBottom w:val="0"/>
          <w:divBdr>
            <w:top w:val="none" w:sz="0" w:space="0" w:color="auto"/>
            <w:left w:val="none" w:sz="0" w:space="0" w:color="auto"/>
            <w:bottom w:val="none" w:sz="0" w:space="0" w:color="auto"/>
            <w:right w:val="none" w:sz="0" w:space="0" w:color="auto"/>
          </w:divBdr>
        </w:div>
        <w:div w:id="1710449585">
          <w:marLeft w:val="640"/>
          <w:marRight w:val="0"/>
          <w:marTop w:val="0"/>
          <w:marBottom w:val="0"/>
          <w:divBdr>
            <w:top w:val="none" w:sz="0" w:space="0" w:color="auto"/>
            <w:left w:val="none" w:sz="0" w:space="0" w:color="auto"/>
            <w:bottom w:val="none" w:sz="0" w:space="0" w:color="auto"/>
            <w:right w:val="none" w:sz="0" w:space="0" w:color="auto"/>
          </w:divBdr>
        </w:div>
        <w:div w:id="667754706">
          <w:marLeft w:val="640"/>
          <w:marRight w:val="0"/>
          <w:marTop w:val="0"/>
          <w:marBottom w:val="0"/>
          <w:divBdr>
            <w:top w:val="none" w:sz="0" w:space="0" w:color="auto"/>
            <w:left w:val="none" w:sz="0" w:space="0" w:color="auto"/>
            <w:bottom w:val="none" w:sz="0" w:space="0" w:color="auto"/>
            <w:right w:val="none" w:sz="0" w:space="0" w:color="auto"/>
          </w:divBdr>
        </w:div>
        <w:div w:id="1187020163">
          <w:marLeft w:val="640"/>
          <w:marRight w:val="0"/>
          <w:marTop w:val="0"/>
          <w:marBottom w:val="0"/>
          <w:divBdr>
            <w:top w:val="none" w:sz="0" w:space="0" w:color="auto"/>
            <w:left w:val="none" w:sz="0" w:space="0" w:color="auto"/>
            <w:bottom w:val="none" w:sz="0" w:space="0" w:color="auto"/>
            <w:right w:val="none" w:sz="0" w:space="0" w:color="auto"/>
          </w:divBdr>
        </w:div>
        <w:div w:id="1296133327">
          <w:marLeft w:val="640"/>
          <w:marRight w:val="0"/>
          <w:marTop w:val="0"/>
          <w:marBottom w:val="0"/>
          <w:divBdr>
            <w:top w:val="none" w:sz="0" w:space="0" w:color="auto"/>
            <w:left w:val="none" w:sz="0" w:space="0" w:color="auto"/>
            <w:bottom w:val="none" w:sz="0" w:space="0" w:color="auto"/>
            <w:right w:val="none" w:sz="0" w:space="0" w:color="auto"/>
          </w:divBdr>
        </w:div>
        <w:div w:id="1606383900">
          <w:marLeft w:val="640"/>
          <w:marRight w:val="0"/>
          <w:marTop w:val="0"/>
          <w:marBottom w:val="0"/>
          <w:divBdr>
            <w:top w:val="none" w:sz="0" w:space="0" w:color="auto"/>
            <w:left w:val="none" w:sz="0" w:space="0" w:color="auto"/>
            <w:bottom w:val="none" w:sz="0" w:space="0" w:color="auto"/>
            <w:right w:val="none" w:sz="0" w:space="0" w:color="auto"/>
          </w:divBdr>
        </w:div>
        <w:div w:id="650601607">
          <w:marLeft w:val="640"/>
          <w:marRight w:val="0"/>
          <w:marTop w:val="0"/>
          <w:marBottom w:val="0"/>
          <w:divBdr>
            <w:top w:val="none" w:sz="0" w:space="0" w:color="auto"/>
            <w:left w:val="none" w:sz="0" w:space="0" w:color="auto"/>
            <w:bottom w:val="none" w:sz="0" w:space="0" w:color="auto"/>
            <w:right w:val="none" w:sz="0" w:space="0" w:color="auto"/>
          </w:divBdr>
        </w:div>
        <w:div w:id="599873237">
          <w:marLeft w:val="640"/>
          <w:marRight w:val="0"/>
          <w:marTop w:val="0"/>
          <w:marBottom w:val="0"/>
          <w:divBdr>
            <w:top w:val="none" w:sz="0" w:space="0" w:color="auto"/>
            <w:left w:val="none" w:sz="0" w:space="0" w:color="auto"/>
            <w:bottom w:val="none" w:sz="0" w:space="0" w:color="auto"/>
            <w:right w:val="none" w:sz="0" w:space="0" w:color="auto"/>
          </w:divBdr>
        </w:div>
        <w:div w:id="1615750959">
          <w:marLeft w:val="640"/>
          <w:marRight w:val="0"/>
          <w:marTop w:val="0"/>
          <w:marBottom w:val="0"/>
          <w:divBdr>
            <w:top w:val="none" w:sz="0" w:space="0" w:color="auto"/>
            <w:left w:val="none" w:sz="0" w:space="0" w:color="auto"/>
            <w:bottom w:val="none" w:sz="0" w:space="0" w:color="auto"/>
            <w:right w:val="none" w:sz="0" w:space="0" w:color="auto"/>
          </w:divBdr>
        </w:div>
        <w:div w:id="1754354006">
          <w:marLeft w:val="640"/>
          <w:marRight w:val="0"/>
          <w:marTop w:val="0"/>
          <w:marBottom w:val="0"/>
          <w:divBdr>
            <w:top w:val="none" w:sz="0" w:space="0" w:color="auto"/>
            <w:left w:val="none" w:sz="0" w:space="0" w:color="auto"/>
            <w:bottom w:val="none" w:sz="0" w:space="0" w:color="auto"/>
            <w:right w:val="none" w:sz="0" w:space="0" w:color="auto"/>
          </w:divBdr>
        </w:div>
        <w:div w:id="464205373">
          <w:marLeft w:val="640"/>
          <w:marRight w:val="0"/>
          <w:marTop w:val="0"/>
          <w:marBottom w:val="0"/>
          <w:divBdr>
            <w:top w:val="none" w:sz="0" w:space="0" w:color="auto"/>
            <w:left w:val="none" w:sz="0" w:space="0" w:color="auto"/>
            <w:bottom w:val="none" w:sz="0" w:space="0" w:color="auto"/>
            <w:right w:val="none" w:sz="0" w:space="0" w:color="auto"/>
          </w:divBdr>
        </w:div>
        <w:div w:id="1976446691">
          <w:marLeft w:val="640"/>
          <w:marRight w:val="0"/>
          <w:marTop w:val="0"/>
          <w:marBottom w:val="0"/>
          <w:divBdr>
            <w:top w:val="none" w:sz="0" w:space="0" w:color="auto"/>
            <w:left w:val="none" w:sz="0" w:space="0" w:color="auto"/>
            <w:bottom w:val="none" w:sz="0" w:space="0" w:color="auto"/>
            <w:right w:val="none" w:sz="0" w:space="0" w:color="auto"/>
          </w:divBdr>
        </w:div>
        <w:div w:id="1813137937">
          <w:marLeft w:val="640"/>
          <w:marRight w:val="0"/>
          <w:marTop w:val="0"/>
          <w:marBottom w:val="0"/>
          <w:divBdr>
            <w:top w:val="none" w:sz="0" w:space="0" w:color="auto"/>
            <w:left w:val="none" w:sz="0" w:space="0" w:color="auto"/>
            <w:bottom w:val="none" w:sz="0" w:space="0" w:color="auto"/>
            <w:right w:val="none" w:sz="0" w:space="0" w:color="auto"/>
          </w:divBdr>
        </w:div>
        <w:div w:id="1999337155">
          <w:marLeft w:val="640"/>
          <w:marRight w:val="0"/>
          <w:marTop w:val="0"/>
          <w:marBottom w:val="0"/>
          <w:divBdr>
            <w:top w:val="none" w:sz="0" w:space="0" w:color="auto"/>
            <w:left w:val="none" w:sz="0" w:space="0" w:color="auto"/>
            <w:bottom w:val="none" w:sz="0" w:space="0" w:color="auto"/>
            <w:right w:val="none" w:sz="0" w:space="0" w:color="auto"/>
          </w:divBdr>
        </w:div>
        <w:div w:id="1410345625">
          <w:marLeft w:val="640"/>
          <w:marRight w:val="0"/>
          <w:marTop w:val="0"/>
          <w:marBottom w:val="0"/>
          <w:divBdr>
            <w:top w:val="none" w:sz="0" w:space="0" w:color="auto"/>
            <w:left w:val="none" w:sz="0" w:space="0" w:color="auto"/>
            <w:bottom w:val="none" w:sz="0" w:space="0" w:color="auto"/>
            <w:right w:val="none" w:sz="0" w:space="0" w:color="auto"/>
          </w:divBdr>
        </w:div>
        <w:div w:id="720010032">
          <w:marLeft w:val="640"/>
          <w:marRight w:val="0"/>
          <w:marTop w:val="0"/>
          <w:marBottom w:val="0"/>
          <w:divBdr>
            <w:top w:val="none" w:sz="0" w:space="0" w:color="auto"/>
            <w:left w:val="none" w:sz="0" w:space="0" w:color="auto"/>
            <w:bottom w:val="none" w:sz="0" w:space="0" w:color="auto"/>
            <w:right w:val="none" w:sz="0" w:space="0" w:color="auto"/>
          </w:divBdr>
        </w:div>
        <w:div w:id="1737312774">
          <w:marLeft w:val="640"/>
          <w:marRight w:val="0"/>
          <w:marTop w:val="0"/>
          <w:marBottom w:val="0"/>
          <w:divBdr>
            <w:top w:val="none" w:sz="0" w:space="0" w:color="auto"/>
            <w:left w:val="none" w:sz="0" w:space="0" w:color="auto"/>
            <w:bottom w:val="none" w:sz="0" w:space="0" w:color="auto"/>
            <w:right w:val="none" w:sz="0" w:space="0" w:color="auto"/>
          </w:divBdr>
        </w:div>
        <w:div w:id="109906630">
          <w:marLeft w:val="640"/>
          <w:marRight w:val="0"/>
          <w:marTop w:val="0"/>
          <w:marBottom w:val="0"/>
          <w:divBdr>
            <w:top w:val="none" w:sz="0" w:space="0" w:color="auto"/>
            <w:left w:val="none" w:sz="0" w:space="0" w:color="auto"/>
            <w:bottom w:val="none" w:sz="0" w:space="0" w:color="auto"/>
            <w:right w:val="none" w:sz="0" w:space="0" w:color="auto"/>
          </w:divBdr>
        </w:div>
        <w:div w:id="2133594429">
          <w:marLeft w:val="640"/>
          <w:marRight w:val="0"/>
          <w:marTop w:val="0"/>
          <w:marBottom w:val="0"/>
          <w:divBdr>
            <w:top w:val="none" w:sz="0" w:space="0" w:color="auto"/>
            <w:left w:val="none" w:sz="0" w:space="0" w:color="auto"/>
            <w:bottom w:val="none" w:sz="0" w:space="0" w:color="auto"/>
            <w:right w:val="none" w:sz="0" w:space="0" w:color="auto"/>
          </w:divBdr>
        </w:div>
        <w:div w:id="1164009653">
          <w:marLeft w:val="640"/>
          <w:marRight w:val="0"/>
          <w:marTop w:val="0"/>
          <w:marBottom w:val="0"/>
          <w:divBdr>
            <w:top w:val="none" w:sz="0" w:space="0" w:color="auto"/>
            <w:left w:val="none" w:sz="0" w:space="0" w:color="auto"/>
            <w:bottom w:val="none" w:sz="0" w:space="0" w:color="auto"/>
            <w:right w:val="none" w:sz="0" w:space="0" w:color="auto"/>
          </w:divBdr>
        </w:div>
        <w:div w:id="504322957">
          <w:marLeft w:val="640"/>
          <w:marRight w:val="0"/>
          <w:marTop w:val="0"/>
          <w:marBottom w:val="0"/>
          <w:divBdr>
            <w:top w:val="none" w:sz="0" w:space="0" w:color="auto"/>
            <w:left w:val="none" w:sz="0" w:space="0" w:color="auto"/>
            <w:bottom w:val="none" w:sz="0" w:space="0" w:color="auto"/>
            <w:right w:val="none" w:sz="0" w:space="0" w:color="auto"/>
          </w:divBdr>
        </w:div>
        <w:div w:id="877819812">
          <w:marLeft w:val="640"/>
          <w:marRight w:val="0"/>
          <w:marTop w:val="0"/>
          <w:marBottom w:val="0"/>
          <w:divBdr>
            <w:top w:val="none" w:sz="0" w:space="0" w:color="auto"/>
            <w:left w:val="none" w:sz="0" w:space="0" w:color="auto"/>
            <w:bottom w:val="none" w:sz="0" w:space="0" w:color="auto"/>
            <w:right w:val="none" w:sz="0" w:space="0" w:color="auto"/>
          </w:divBdr>
        </w:div>
        <w:div w:id="556746940">
          <w:marLeft w:val="640"/>
          <w:marRight w:val="0"/>
          <w:marTop w:val="0"/>
          <w:marBottom w:val="0"/>
          <w:divBdr>
            <w:top w:val="none" w:sz="0" w:space="0" w:color="auto"/>
            <w:left w:val="none" w:sz="0" w:space="0" w:color="auto"/>
            <w:bottom w:val="none" w:sz="0" w:space="0" w:color="auto"/>
            <w:right w:val="none" w:sz="0" w:space="0" w:color="auto"/>
          </w:divBdr>
        </w:div>
        <w:div w:id="449513461">
          <w:marLeft w:val="640"/>
          <w:marRight w:val="0"/>
          <w:marTop w:val="0"/>
          <w:marBottom w:val="0"/>
          <w:divBdr>
            <w:top w:val="none" w:sz="0" w:space="0" w:color="auto"/>
            <w:left w:val="none" w:sz="0" w:space="0" w:color="auto"/>
            <w:bottom w:val="none" w:sz="0" w:space="0" w:color="auto"/>
            <w:right w:val="none" w:sz="0" w:space="0" w:color="auto"/>
          </w:divBdr>
        </w:div>
        <w:div w:id="893740371">
          <w:marLeft w:val="640"/>
          <w:marRight w:val="0"/>
          <w:marTop w:val="0"/>
          <w:marBottom w:val="0"/>
          <w:divBdr>
            <w:top w:val="none" w:sz="0" w:space="0" w:color="auto"/>
            <w:left w:val="none" w:sz="0" w:space="0" w:color="auto"/>
            <w:bottom w:val="none" w:sz="0" w:space="0" w:color="auto"/>
            <w:right w:val="none" w:sz="0" w:space="0" w:color="auto"/>
          </w:divBdr>
        </w:div>
        <w:div w:id="48068365">
          <w:marLeft w:val="640"/>
          <w:marRight w:val="0"/>
          <w:marTop w:val="0"/>
          <w:marBottom w:val="0"/>
          <w:divBdr>
            <w:top w:val="none" w:sz="0" w:space="0" w:color="auto"/>
            <w:left w:val="none" w:sz="0" w:space="0" w:color="auto"/>
            <w:bottom w:val="none" w:sz="0" w:space="0" w:color="auto"/>
            <w:right w:val="none" w:sz="0" w:space="0" w:color="auto"/>
          </w:divBdr>
        </w:div>
        <w:div w:id="390614701">
          <w:marLeft w:val="640"/>
          <w:marRight w:val="0"/>
          <w:marTop w:val="0"/>
          <w:marBottom w:val="0"/>
          <w:divBdr>
            <w:top w:val="none" w:sz="0" w:space="0" w:color="auto"/>
            <w:left w:val="none" w:sz="0" w:space="0" w:color="auto"/>
            <w:bottom w:val="none" w:sz="0" w:space="0" w:color="auto"/>
            <w:right w:val="none" w:sz="0" w:space="0" w:color="auto"/>
          </w:divBdr>
        </w:div>
        <w:div w:id="619187541">
          <w:marLeft w:val="640"/>
          <w:marRight w:val="0"/>
          <w:marTop w:val="0"/>
          <w:marBottom w:val="0"/>
          <w:divBdr>
            <w:top w:val="none" w:sz="0" w:space="0" w:color="auto"/>
            <w:left w:val="none" w:sz="0" w:space="0" w:color="auto"/>
            <w:bottom w:val="none" w:sz="0" w:space="0" w:color="auto"/>
            <w:right w:val="none" w:sz="0" w:space="0" w:color="auto"/>
          </w:divBdr>
        </w:div>
        <w:div w:id="1699698411">
          <w:marLeft w:val="640"/>
          <w:marRight w:val="0"/>
          <w:marTop w:val="0"/>
          <w:marBottom w:val="0"/>
          <w:divBdr>
            <w:top w:val="none" w:sz="0" w:space="0" w:color="auto"/>
            <w:left w:val="none" w:sz="0" w:space="0" w:color="auto"/>
            <w:bottom w:val="none" w:sz="0" w:space="0" w:color="auto"/>
            <w:right w:val="none" w:sz="0" w:space="0" w:color="auto"/>
          </w:divBdr>
        </w:div>
        <w:div w:id="1353536767">
          <w:marLeft w:val="640"/>
          <w:marRight w:val="0"/>
          <w:marTop w:val="0"/>
          <w:marBottom w:val="0"/>
          <w:divBdr>
            <w:top w:val="none" w:sz="0" w:space="0" w:color="auto"/>
            <w:left w:val="none" w:sz="0" w:space="0" w:color="auto"/>
            <w:bottom w:val="none" w:sz="0" w:space="0" w:color="auto"/>
            <w:right w:val="none" w:sz="0" w:space="0" w:color="auto"/>
          </w:divBdr>
        </w:div>
        <w:div w:id="1832286699">
          <w:marLeft w:val="640"/>
          <w:marRight w:val="0"/>
          <w:marTop w:val="0"/>
          <w:marBottom w:val="0"/>
          <w:divBdr>
            <w:top w:val="none" w:sz="0" w:space="0" w:color="auto"/>
            <w:left w:val="none" w:sz="0" w:space="0" w:color="auto"/>
            <w:bottom w:val="none" w:sz="0" w:space="0" w:color="auto"/>
            <w:right w:val="none" w:sz="0" w:space="0" w:color="auto"/>
          </w:divBdr>
        </w:div>
        <w:div w:id="1481538617">
          <w:marLeft w:val="640"/>
          <w:marRight w:val="0"/>
          <w:marTop w:val="0"/>
          <w:marBottom w:val="0"/>
          <w:divBdr>
            <w:top w:val="none" w:sz="0" w:space="0" w:color="auto"/>
            <w:left w:val="none" w:sz="0" w:space="0" w:color="auto"/>
            <w:bottom w:val="none" w:sz="0" w:space="0" w:color="auto"/>
            <w:right w:val="none" w:sz="0" w:space="0" w:color="auto"/>
          </w:divBdr>
        </w:div>
        <w:div w:id="989287625">
          <w:marLeft w:val="640"/>
          <w:marRight w:val="0"/>
          <w:marTop w:val="0"/>
          <w:marBottom w:val="0"/>
          <w:divBdr>
            <w:top w:val="none" w:sz="0" w:space="0" w:color="auto"/>
            <w:left w:val="none" w:sz="0" w:space="0" w:color="auto"/>
            <w:bottom w:val="none" w:sz="0" w:space="0" w:color="auto"/>
            <w:right w:val="none" w:sz="0" w:space="0" w:color="auto"/>
          </w:divBdr>
        </w:div>
        <w:div w:id="1227885140">
          <w:marLeft w:val="640"/>
          <w:marRight w:val="0"/>
          <w:marTop w:val="0"/>
          <w:marBottom w:val="0"/>
          <w:divBdr>
            <w:top w:val="none" w:sz="0" w:space="0" w:color="auto"/>
            <w:left w:val="none" w:sz="0" w:space="0" w:color="auto"/>
            <w:bottom w:val="none" w:sz="0" w:space="0" w:color="auto"/>
            <w:right w:val="none" w:sz="0" w:space="0" w:color="auto"/>
          </w:divBdr>
        </w:div>
        <w:div w:id="454520909">
          <w:marLeft w:val="640"/>
          <w:marRight w:val="0"/>
          <w:marTop w:val="0"/>
          <w:marBottom w:val="0"/>
          <w:divBdr>
            <w:top w:val="none" w:sz="0" w:space="0" w:color="auto"/>
            <w:left w:val="none" w:sz="0" w:space="0" w:color="auto"/>
            <w:bottom w:val="none" w:sz="0" w:space="0" w:color="auto"/>
            <w:right w:val="none" w:sz="0" w:space="0" w:color="auto"/>
          </w:divBdr>
        </w:div>
        <w:div w:id="2133358107">
          <w:marLeft w:val="640"/>
          <w:marRight w:val="0"/>
          <w:marTop w:val="0"/>
          <w:marBottom w:val="0"/>
          <w:divBdr>
            <w:top w:val="none" w:sz="0" w:space="0" w:color="auto"/>
            <w:left w:val="none" w:sz="0" w:space="0" w:color="auto"/>
            <w:bottom w:val="none" w:sz="0" w:space="0" w:color="auto"/>
            <w:right w:val="none" w:sz="0" w:space="0" w:color="auto"/>
          </w:divBdr>
        </w:div>
        <w:div w:id="1121190850">
          <w:marLeft w:val="640"/>
          <w:marRight w:val="0"/>
          <w:marTop w:val="0"/>
          <w:marBottom w:val="0"/>
          <w:divBdr>
            <w:top w:val="none" w:sz="0" w:space="0" w:color="auto"/>
            <w:left w:val="none" w:sz="0" w:space="0" w:color="auto"/>
            <w:bottom w:val="none" w:sz="0" w:space="0" w:color="auto"/>
            <w:right w:val="none" w:sz="0" w:space="0" w:color="auto"/>
          </w:divBdr>
        </w:div>
        <w:div w:id="1870290903">
          <w:marLeft w:val="640"/>
          <w:marRight w:val="0"/>
          <w:marTop w:val="0"/>
          <w:marBottom w:val="0"/>
          <w:divBdr>
            <w:top w:val="none" w:sz="0" w:space="0" w:color="auto"/>
            <w:left w:val="none" w:sz="0" w:space="0" w:color="auto"/>
            <w:bottom w:val="none" w:sz="0" w:space="0" w:color="auto"/>
            <w:right w:val="none" w:sz="0" w:space="0" w:color="auto"/>
          </w:divBdr>
        </w:div>
        <w:div w:id="882135066">
          <w:marLeft w:val="640"/>
          <w:marRight w:val="0"/>
          <w:marTop w:val="0"/>
          <w:marBottom w:val="0"/>
          <w:divBdr>
            <w:top w:val="none" w:sz="0" w:space="0" w:color="auto"/>
            <w:left w:val="none" w:sz="0" w:space="0" w:color="auto"/>
            <w:bottom w:val="none" w:sz="0" w:space="0" w:color="auto"/>
            <w:right w:val="none" w:sz="0" w:space="0" w:color="auto"/>
          </w:divBdr>
        </w:div>
        <w:div w:id="1565799571">
          <w:marLeft w:val="640"/>
          <w:marRight w:val="0"/>
          <w:marTop w:val="0"/>
          <w:marBottom w:val="0"/>
          <w:divBdr>
            <w:top w:val="none" w:sz="0" w:space="0" w:color="auto"/>
            <w:left w:val="none" w:sz="0" w:space="0" w:color="auto"/>
            <w:bottom w:val="none" w:sz="0" w:space="0" w:color="auto"/>
            <w:right w:val="none" w:sz="0" w:space="0" w:color="auto"/>
          </w:divBdr>
        </w:div>
        <w:div w:id="2134245714">
          <w:marLeft w:val="640"/>
          <w:marRight w:val="0"/>
          <w:marTop w:val="0"/>
          <w:marBottom w:val="0"/>
          <w:divBdr>
            <w:top w:val="none" w:sz="0" w:space="0" w:color="auto"/>
            <w:left w:val="none" w:sz="0" w:space="0" w:color="auto"/>
            <w:bottom w:val="none" w:sz="0" w:space="0" w:color="auto"/>
            <w:right w:val="none" w:sz="0" w:space="0" w:color="auto"/>
          </w:divBdr>
        </w:div>
        <w:div w:id="1758207207">
          <w:marLeft w:val="640"/>
          <w:marRight w:val="0"/>
          <w:marTop w:val="0"/>
          <w:marBottom w:val="0"/>
          <w:divBdr>
            <w:top w:val="none" w:sz="0" w:space="0" w:color="auto"/>
            <w:left w:val="none" w:sz="0" w:space="0" w:color="auto"/>
            <w:bottom w:val="none" w:sz="0" w:space="0" w:color="auto"/>
            <w:right w:val="none" w:sz="0" w:space="0" w:color="auto"/>
          </w:divBdr>
        </w:div>
        <w:div w:id="1536120663">
          <w:marLeft w:val="640"/>
          <w:marRight w:val="0"/>
          <w:marTop w:val="0"/>
          <w:marBottom w:val="0"/>
          <w:divBdr>
            <w:top w:val="none" w:sz="0" w:space="0" w:color="auto"/>
            <w:left w:val="none" w:sz="0" w:space="0" w:color="auto"/>
            <w:bottom w:val="none" w:sz="0" w:space="0" w:color="auto"/>
            <w:right w:val="none" w:sz="0" w:space="0" w:color="auto"/>
          </w:divBdr>
        </w:div>
        <w:div w:id="1979992521">
          <w:marLeft w:val="640"/>
          <w:marRight w:val="0"/>
          <w:marTop w:val="0"/>
          <w:marBottom w:val="0"/>
          <w:divBdr>
            <w:top w:val="none" w:sz="0" w:space="0" w:color="auto"/>
            <w:left w:val="none" w:sz="0" w:space="0" w:color="auto"/>
            <w:bottom w:val="none" w:sz="0" w:space="0" w:color="auto"/>
            <w:right w:val="none" w:sz="0" w:space="0" w:color="auto"/>
          </w:divBdr>
        </w:div>
        <w:div w:id="1591620186">
          <w:marLeft w:val="640"/>
          <w:marRight w:val="0"/>
          <w:marTop w:val="0"/>
          <w:marBottom w:val="0"/>
          <w:divBdr>
            <w:top w:val="none" w:sz="0" w:space="0" w:color="auto"/>
            <w:left w:val="none" w:sz="0" w:space="0" w:color="auto"/>
            <w:bottom w:val="none" w:sz="0" w:space="0" w:color="auto"/>
            <w:right w:val="none" w:sz="0" w:space="0" w:color="auto"/>
          </w:divBdr>
        </w:div>
        <w:div w:id="1982075747">
          <w:marLeft w:val="640"/>
          <w:marRight w:val="0"/>
          <w:marTop w:val="0"/>
          <w:marBottom w:val="0"/>
          <w:divBdr>
            <w:top w:val="none" w:sz="0" w:space="0" w:color="auto"/>
            <w:left w:val="none" w:sz="0" w:space="0" w:color="auto"/>
            <w:bottom w:val="none" w:sz="0" w:space="0" w:color="auto"/>
            <w:right w:val="none" w:sz="0" w:space="0" w:color="auto"/>
          </w:divBdr>
        </w:div>
        <w:div w:id="932131531">
          <w:marLeft w:val="640"/>
          <w:marRight w:val="0"/>
          <w:marTop w:val="0"/>
          <w:marBottom w:val="0"/>
          <w:divBdr>
            <w:top w:val="none" w:sz="0" w:space="0" w:color="auto"/>
            <w:left w:val="none" w:sz="0" w:space="0" w:color="auto"/>
            <w:bottom w:val="none" w:sz="0" w:space="0" w:color="auto"/>
            <w:right w:val="none" w:sz="0" w:space="0" w:color="auto"/>
          </w:divBdr>
        </w:div>
        <w:div w:id="340819355">
          <w:marLeft w:val="640"/>
          <w:marRight w:val="0"/>
          <w:marTop w:val="0"/>
          <w:marBottom w:val="0"/>
          <w:divBdr>
            <w:top w:val="none" w:sz="0" w:space="0" w:color="auto"/>
            <w:left w:val="none" w:sz="0" w:space="0" w:color="auto"/>
            <w:bottom w:val="none" w:sz="0" w:space="0" w:color="auto"/>
            <w:right w:val="none" w:sz="0" w:space="0" w:color="auto"/>
          </w:divBdr>
        </w:div>
        <w:div w:id="1366558305">
          <w:marLeft w:val="640"/>
          <w:marRight w:val="0"/>
          <w:marTop w:val="0"/>
          <w:marBottom w:val="0"/>
          <w:divBdr>
            <w:top w:val="none" w:sz="0" w:space="0" w:color="auto"/>
            <w:left w:val="none" w:sz="0" w:space="0" w:color="auto"/>
            <w:bottom w:val="none" w:sz="0" w:space="0" w:color="auto"/>
            <w:right w:val="none" w:sz="0" w:space="0" w:color="auto"/>
          </w:divBdr>
        </w:div>
        <w:div w:id="1783458614">
          <w:marLeft w:val="640"/>
          <w:marRight w:val="0"/>
          <w:marTop w:val="0"/>
          <w:marBottom w:val="0"/>
          <w:divBdr>
            <w:top w:val="none" w:sz="0" w:space="0" w:color="auto"/>
            <w:left w:val="none" w:sz="0" w:space="0" w:color="auto"/>
            <w:bottom w:val="none" w:sz="0" w:space="0" w:color="auto"/>
            <w:right w:val="none" w:sz="0" w:space="0" w:color="auto"/>
          </w:divBdr>
        </w:div>
        <w:div w:id="440682859">
          <w:marLeft w:val="640"/>
          <w:marRight w:val="0"/>
          <w:marTop w:val="0"/>
          <w:marBottom w:val="0"/>
          <w:divBdr>
            <w:top w:val="none" w:sz="0" w:space="0" w:color="auto"/>
            <w:left w:val="none" w:sz="0" w:space="0" w:color="auto"/>
            <w:bottom w:val="none" w:sz="0" w:space="0" w:color="auto"/>
            <w:right w:val="none" w:sz="0" w:space="0" w:color="auto"/>
          </w:divBdr>
        </w:div>
        <w:div w:id="743144574">
          <w:marLeft w:val="640"/>
          <w:marRight w:val="0"/>
          <w:marTop w:val="0"/>
          <w:marBottom w:val="0"/>
          <w:divBdr>
            <w:top w:val="none" w:sz="0" w:space="0" w:color="auto"/>
            <w:left w:val="none" w:sz="0" w:space="0" w:color="auto"/>
            <w:bottom w:val="none" w:sz="0" w:space="0" w:color="auto"/>
            <w:right w:val="none" w:sz="0" w:space="0" w:color="auto"/>
          </w:divBdr>
        </w:div>
        <w:div w:id="485980157">
          <w:marLeft w:val="640"/>
          <w:marRight w:val="0"/>
          <w:marTop w:val="0"/>
          <w:marBottom w:val="0"/>
          <w:divBdr>
            <w:top w:val="none" w:sz="0" w:space="0" w:color="auto"/>
            <w:left w:val="none" w:sz="0" w:space="0" w:color="auto"/>
            <w:bottom w:val="none" w:sz="0" w:space="0" w:color="auto"/>
            <w:right w:val="none" w:sz="0" w:space="0" w:color="auto"/>
          </w:divBdr>
        </w:div>
        <w:div w:id="1007050835">
          <w:marLeft w:val="640"/>
          <w:marRight w:val="0"/>
          <w:marTop w:val="0"/>
          <w:marBottom w:val="0"/>
          <w:divBdr>
            <w:top w:val="none" w:sz="0" w:space="0" w:color="auto"/>
            <w:left w:val="none" w:sz="0" w:space="0" w:color="auto"/>
            <w:bottom w:val="none" w:sz="0" w:space="0" w:color="auto"/>
            <w:right w:val="none" w:sz="0" w:space="0" w:color="auto"/>
          </w:divBdr>
        </w:div>
        <w:div w:id="759521215">
          <w:marLeft w:val="640"/>
          <w:marRight w:val="0"/>
          <w:marTop w:val="0"/>
          <w:marBottom w:val="0"/>
          <w:divBdr>
            <w:top w:val="none" w:sz="0" w:space="0" w:color="auto"/>
            <w:left w:val="none" w:sz="0" w:space="0" w:color="auto"/>
            <w:bottom w:val="none" w:sz="0" w:space="0" w:color="auto"/>
            <w:right w:val="none" w:sz="0" w:space="0" w:color="auto"/>
          </w:divBdr>
        </w:div>
        <w:div w:id="306520227">
          <w:marLeft w:val="640"/>
          <w:marRight w:val="0"/>
          <w:marTop w:val="0"/>
          <w:marBottom w:val="0"/>
          <w:divBdr>
            <w:top w:val="none" w:sz="0" w:space="0" w:color="auto"/>
            <w:left w:val="none" w:sz="0" w:space="0" w:color="auto"/>
            <w:bottom w:val="none" w:sz="0" w:space="0" w:color="auto"/>
            <w:right w:val="none" w:sz="0" w:space="0" w:color="auto"/>
          </w:divBdr>
        </w:div>
        <w:div w:id="825586668">
          <w:marLeft w:val="640"/>
          <w:marRight w:val="0"/>
          <w:marTop w:val="0"/>
          <w:marBottom w:val="0"/>
          <w:divBdr>
            <w:top w:val="none" w:sz="0" w:space="0" w:color="auto"/>
            <w:left w:val="none" w:sz="0" w:space="0" w:color="auto"/>
            <w:bottom w:val="none" w:sz="0" w:space="0" w:color="auto"/>
            <w:right w:val="none" w:sz="0" w:space="0" w:color="auto"/>
          </w:divBdr>
        </w:div>
        <w:div w:id="852767100">
          <w:marLeft w:val="640"/>
          <w:marRight w:val="0"/>
          <w:marTop w:val="0"/>
          <w:marBottom w:val="0"/>
          <w:divBdr>
            <w:top w:val="none" w:sz="0" w:space="0" w:color="auto"/>
            <w:left w:val="none" w:sz="0" w:space="0" w:color="auto"/>
            <w:bottom w:val="none" w:sz="0" w:space="0" w:color="auto"/>
            <w:right w:val="none" w:sz="0" w:space="0" w:color="auto"/>
          </w:divBdr>
        </w:div>
        <w:div w:id="1222323162">
          <w:marLeft w:val="640"/>
          <w:marRight w:val="0"/>
          <w:marTop w:val="0"/>
          <w:marBottom w:val="0"/>
          <w:divBdr>
            <w:top w:val="none" w:sz="0" w:space="0" w:color="auto"/>
            <w:left w:val="none" w:sz="0" w:space="0" w:color="auto"/>
            <w:bottom w:val="none" w:sz="0" w:space="0" w:color="auto"/>
            <w:right w:val="none" w:sz="0" w:space="0" w:color="auto"/>
          </w:divBdr>
        </w:div>
        <w:div w:id="895777613">
          <w:marLeft w:val="640"/>
          <w:marRight w:val="0"/>
          <w:marTop w:val="0"/>
          <w:marBottom w:val="0"/>
          <w:divBdr>
            <w:top w:val="none" w:sz="0" w:space="0" w:color="auto"/>
            <w:left w:val="none" w:sz="0" w:space="0" w:color="auto"/>
            <w:bottom w:val="none" w:sz="0" w:space="0" w:color="auto"/>
            <w:right w:val="none" w:sz="0" w:space="0" w:color="auto"/>
          </w:divBdr>
        </w:div>
        <w:div w:id="1454130887">
          <w:marLeft w:val="640"/>
          <w:marRight w:val="0"/>
          <w:marTop w:val="0"/>
          <w:marBottom w:val="0"/>
          <w:divBdr>
            <w:top w:val="none" w:sz="0" w:space="0" w:color="auto"/>
            <w:left w:val="none" w:sz="0" w:space="0" w:color="auto"/>
            <w:bottom w:val="none" w:sz="0" w:space="0" w:color="auto"/>
            <w:right w:val="none" w:sz="0" w:space="0" w:color="auto"/>
          </w:divBdr>
        </w:div>
        <w:div w:id="1482885878">
          <w:marLeft w:val="640"/>
          <w:marRight w:val="0"/>
          <w:marTop w:val="0"/>
          <w:marBottom w:val="0"/>
          <w:divBdr>
            <w:top w:val="none" w:sz="0" w:space="0" w:color="auto"/>
            <w:left w:val="none" w:sz="0" w:space="0" w:color="auto"/>
            <w:bottom w:val="none" w:sz="0" w:space="0" w:color="auto"/>
            <w:right w:val="none" w:sz="0" w:space="0" w:color="auto"/>
          </w:divBdr>
        </w:div>
        <w:div w:id="1195770813">
          <w:marLeft w:val="640"/>
          <w:marRight w:val="0"/>
          <w:marTop w:val="0"/>
          <w:marBottom w:val="0"/>
          <w:divBdr>
            <w:top w:val="none" w:sz="0" w:space="0" w:color="auto"/>
            <w:left w:val="none" w:sz="0" w:space="0" w:color="auto"/>
            <w:bottom w:val="none" w:sz="0" w:space="0" w:color="auto"/>
            <w:right w:val="none" w:sz="0" w:space="0" w:color="auto"/>
          </w:divBdr>
        </w:div>
        <w:div w:id="1321273816">
          <w:marLeft w:val="640"/>
          <w:marRight w:val="0"/>
          <w:marTop w:val="0"/>
          <w:marBottom w:val="0"/>
          <w:divBdr>
            <w:top w:val="none" w:sz="0" w:space="0" w:color="auto"/>
            <w:left w:val="none" w:sz="0" w:space="0" w:color="auto"/>
            <w:bottom w:val="none" w:sz="0" w:space="0" w:color="auto"/>
            <w:right w:val="none" w:sz="0" w:space="0" w:color="auto"/>
          </w:divBdr>
        </w:div>
        <w:div w:id="326711995">
          <w:marLeft w:val="640"/>
          <w:marRight w:val="0"/>
          <w:marTop w:val="0"/>
          <w:marBottom w:val="0"/>
          <w:divBdr>
            <w:top w:val="none" w:sz="0" w:space="0" w:color="auto"/>
            <w:left w:val="none" w:sz="0" w:space="0" w:color="auto"/>
            <w:bottom w:val="none" w:sz="0" w:space="0" w:color="auto"/>
            <w:right w:val="none" w:sz="0" w:space="0" w:color="auto"/>
          </w:divBdr>
        </w:div>
        <w:div w:id="115103553">
          <w:marLeft w:val="640"/>
          <w:marRight w:val="0"/>
          <w:marTop w:val="0"/>
          <w:marBottom w:val="0"/>
          <w:divBdr>
            <w:top w:val="none" w:sz="0" w:space="0" w:color="auto"/>
            <w:left w:val="none" w:sz="0" w:space="0" w:color="auto"/>
            <w:bottom w:val="none" w:sz="0" w:space="0" w:color="auto"/>
            <w:right w:val="none" w:sz="0" w:space="0" w:color="auto"/>
          </w:divBdr>
        </w:div>
        <w:div w:id="2080908412">
          <w:marLeft w:val="640"/>
          <w:marRight w:val="0"/>
          <w:marTop w:val="0"/>
          <w:marBottom w:val="0"/>
          <w:divBdr>
            <w:top w:val="none" w:sz="0" w:space="0" w:color="auto"/>
            <w:left w:val="none" w:sz="0" w:space="0" w:color="auto"/>
            <w:bottom w:val="none" w:sz="0" w:space="0" w:color="auto"/>
            <w:right w:val="none" w:sz="0" w:space="0" w:color="auto"/>
          </w:divBdr>
        </w:div>
        <w:div w:id="1430539396">
          <w:marLeft w:val="640"/>
          <w:marRight w:val="0"/>
          <w:marTop w:val="0"/>
          <w:marBottom w:val="0"/>
          <w:divBdr>
            <w:top w:val="none" w:sz="0" w:space="0" w:color="auto"/>
            <w:left w:val="none" w:sz="0" w:space="0" w:color="auto"/>
            <w:bottom w:val="none" w:sz="0" w:space="0" w:color="auto"/>
            <w:right w:val="none" w:sz="0" w:space="0" w:color="auto"/>
          </w:divBdr>
        </w:div>
        <w:div w:id="2127458254">
          <w:marLeft w:val="640"/>
          <w:marRight w:val="0"/>
          <w:marTop w:val="0"/>
          <w:marBottom w:val="0"/>
          <w:divBdr>
            <w:top w:val="none" w:sz="0" w:space="0" w:color="auto"/>
            <w:left w:val="none" w:sz="0" w:space="0" w:color="auto"/>
            <w:bottom w:val="none" w:sz="0" w:space="0" w:color="auto"/>
            <w:right w:val="none" w:sz="0" w:space="0" w:color="auto"/>
          </w:divBdr>
        </w:div>
        <w:div w:id="282081073">
          <w:marLeft w:val="640"/>
          <w:marRight w:val="0"/>
          <w:marTop w:val="0"/>
          <w:marBottom w:val="0"/>
          <w:divBdr>
            <w:top w:val="none" w:sz="0" w:space="0" w:color="auto"/>
            <w:left w:val="none" w:sz="0" w:space="0" w:color="auto"/>
            <w:bottom w:val="none" w:sz="0" w:space="0" w:color="auto"/>
            <w:right w:val="none" w:sz="0" w:space="0" w:color="auto"/>
          </w:divBdr>
        </w:div>
        <w:div w:id="1607080543">
          <w:marLeft w:val="640"/>
          <w:marRight w:val="0"/>
          <w:marTop w:val="0"/>
          <w:marBottom w:val="0"/>
          <w:divBdr>
            <w:top w:val="none" w:sz="0" w:space="0" w:color="auto"/>
            <w:left w:val="none" w:sz="0" w:space="0" w:color="auto"/>
            <w:bottom w:val="none" w:sz="0" w:space="0" w:color="auto"/>
            <w:right w:val="none" w:sz="0" w:space="0" w:color="auto"/>
          </w:divBdr>
        </w:div>
        <w:div w:id="403647932">
          <w:marLeft w:val="640"/>
          <w:marRight w:val="0"/>
          <w:marTop w:val="0"/>
          <w:marBottom w:val="0"/>
          <w:divBdr>
            <w:top w:val="none" w:sz="0" w:space="0" w:color="auto"/>
            <w:left w:val="none" w:sz="0" w:space="0" w:color="auto"/>
            <w:bottom w:val="none" w:sz="0" w:space="0" w:color="auto"/>
            <w:right w:val="none" w:sz="0" w:space="0" w:color="auto"/>
          </w:divBdr>
        </w:div>
      </w:divsChild>
    </w:div>
    <w:div w:id="330377794">
      <w:bodyDiv w:val="1"/>
      <w:marLeft w:val="0"/>
      <w:marRight w:val="0"/>
      <w:marTop w:val="0"/>
      <w:marBottom w:val="0"/>
      <w:divBdr>
        <w:top w:val="none" w:sz="0" w:space="0" w:color="auto"/>
        <w:left w:val="none" w:sz="0" w:space="0" w:color="auto"/>
        <w:bottom w:val="none" w:sz="0" w:space="0" w:color="auto"/>
        <w:right w:val="none" w:sz="0" w:space="0" w:color="auto"/>
      </w:divBdr>
    </w:div>
    <w:div w:id="330792502">
      <w:marLeft w:val="480"/>
      <w:marRight w:val="0"/>
      <w:marTop w:val="0"/>
      <w:marBottom w:val="0"/>
      <w:divBdr>
        <w:top w:val="none" w:sz="0" w:space="0" w:color="auto"/>
        <w:left w:val="none" w:sz="0" w:space="0" w:color="auto"/>
        <w:bottom w:val="none" w:sz="0" w:space="0" w:color="auto"/>
        <w:right w:val="none" w:sz="0" w:space="0" w:color="auto"/>
      </w:divBdr>
    </w:div>
    <w:div w:id="331027871">
      <w:marLeft w:val="480"/>
      <w:marRight w:val="0"/>
      <w:marTop w:val="0"/>
      <w:marBottom w:val="0"/>
      <w:divBdr>
        <w:top w:val="none" w:sz="0" w:space="0" w:color="auto"/>
        <w:left w:val="none" w:sz="0" w:space="0" w:color="auto"/>
        <w:bottom w:val="none" w:sz="0" w:space="0" w:color="auto"/>
        <w:right w:val="none" w:sz="0" w:space="0" w:color="auto"/>
      </w:divBdr>
    </w:div>
    <w:div w:id="331445409">
      <w:marLeft w:val="480"/>
      <w:marRight w:val="0"/>
      <w:marTop w:val="0"/>
      <w:marBottom w:val="0"/>
      <w:divBdr>
        <w:top w:val="none" w:sz="0" w:space="0" w:color="auto"/>
        <w:left w:val="none" w:sz="0" w:space="0" w:color="auto"/>
        <w:bottom w:val="none" w:sz="0" w:space="0" w:color="auto"/>
        <w:right w:val="none" w:sz="0" w:space="0" w:color="auto"/>
      </w:divBdr>
    </w:div>
    <w:div w:id="334307615">
      <w:bodyDiv w:val="1"/>
      <w:marLeft w:val="0"/>
      <w:marRight w:val="0"/>
      <w:marTop w:val="0"/>
      <w:marBottom w:val="0"/>
      <w:divBdr>
        <w:top w:val="none" w:sz="0" w:space="0" w:color="auto"/>
        <w:left w:val="none" w:sz="0" w:space="0" w:color="auto"/>
        <w:bottom w:val="none" w:sz="0" w:space="0" w:color="auto"/>
        <w:right w:val="none" w:sz="0" w:space="0" w:color="auto"/>
      </w:divBdr>
      <w:divsChild>
        <w:div w:id="2827556">
          <w:marLeft w:val="480"/>
          <w:marRight w:val="0"/>
          <w:marTop w:val="0"/>
          <w:marBottom w:val="0"/>
          <w:divBdr>
            <w:top w:val="none" w:sz="0" w:space="0" w:color="auto"/>
            <w:left w:val="none" w:sz="0" w:space="0" w:color="auto"/>
            <w:bottom w:val="none" w:sz="0" w:space="0" w:color="auto"/>
            <w:right w:val="none" w:sz="0" w:space="0" w:color="auto"/>
          </w:divBdr>
        </w:div>
        <w:div w:id="44768238">
          <w:marLeft w:val="480"/>
          <w:marRight w:val="0"/>
          <w:marTop w:val="0"/>
          <w:marBottom w:val="0"/>
          <w:divBdr>
            <w:top w:val="none" w:sz="0" w:space="0" w:color="auto"/>
            <w:left w:val="none" w:sz="0" w:space="0" w:color="auto"/>
            <w:bottom w:val="none" w:sz="0" w:space="0" w:color="auto"/>
            <w:right w:val="none" w:sz="0" w:space="0" w:color="auto"/>
          </w:divBdr>
        </w:div>
        <w:div w:id="66344156">
          <w:marLeft w:val="480"/>
          <w:marRight w:val="0"/>
          <w:marTop w:val="0"/>
          <w:marBottom w:val="0"/>
          <w:divBdr>
            <w:top w:val="none" w:sz="0" w:space="0" w:color="auto"/>
            <w:left w:val="none" w:sz="0" w:space="0" w:color="auto"/>
            <w:bottom w:val="none" w:sz="0" w:space="0" w:color="auto"/>
            <w:right w:val="none" w:sz="0" w:space="0" w:color="auto"/>
          </w:divBdr>
        </w:div>
        <w:div w:id="114981697">
          <w:marLeft w:val="480"/>
          <w:marRight w:val="0"/>
          <w:marTop w:val="0"/>
          <w:marBottom w:val="0"/>
          <w:divBdr>
            <w:top w:val="none" w:sz="0" w:space="0" w:color="auto"/>
            <w:left w:val="none" w:sz="0" w:space="0" w:color="auto"/>
            <w:bottom w:val="none" w:sz="0" w:space="0" w:color="auto"/>
            <w:right w:val="none" w:sz="0" w:space="0" w:color="auto"/>
          </w:divBdr>
        </w:div>
        <w:div w:id="115370432">
          <w:marLeft w:val="480"/>
          <w:marRight w:val="0"/>
          <w:marTop w:val="0"/>
          <w:marBottom w:val="0"/>
          <w:divBdr>
            <w:top w:val="none" w:sz="0" w:space="0" w:color="auto"/>
            <w:left w:val="none" w:sz="0" w:space="0" w:color="auto"/>
            <w:bottom w:val="none" w:sz="0" w:space="0" w:color="auto"/>
            <w:right w:val="none" w:sz="0" w:space="0" w:color="auto"/>
          </w:divBdr>
        </w:div>
        <w:div w:id="150872450">
          <w:marLeft w:val="480"/>
          <w:marRight w:val="0"/>
          <w:marTop w:val="0"/>
          <w:marBottom w:val="0"/>
          <w:divBdr>
            <w:top w:val="none" w:sz="0" w:space="0" w:color="auto"/>
            <w:left w:val="none" w:sz="0" w:space="0" w:color="auto"/>
            <w:bottom w:val="none" w:sz="0" w:space="0" w:color="auto"/>
            <w:right w:val="none" w:sz="0" w:space="0" w:color="auto"/>
          </w:divBdr>
        </w:div>
        <w:div w:id="206450089">
          <w:marLeft w:val="480"/>
          <w:marRight w:val="0"/>
          <w:marTop w:val="0"/>
          <w:marBottom w:val="0"/>
          <w:divBdr>
            <w:top w:val="none" w:sz="0" w:space="0" w:color="auto"/>
            <w:left w:val="none" w:sz="0" w:space="0" w:color="auto"/>
            <w:bottom w:val="none" w:sz="0" w:space="0" w:color="auto"/>
            <w:right w:val="none" w:sz="0" w:space="0" w:color="auto"/>
          </w:divBdr>
        </w:div>
        <w:div w:id="219289784">
          <w:marLeft w:val="480"/>
          <w:marRight w:val="0"/>
          <w:marTop w:val="0"/>
          <w:marBottom w:val="0"/>
          <w:divBdr>
            <w:top w:val="none" w:sz="0" w:space="0" w:color="auto"/>
            <w:left w:val="none" w:sz="0" w:space="0" w:color="auto"/>
            <w:bottom w:val="none" w:sz="0" w:space="0" w:color="auto"/>
            <w:right w:val="none" w:sz="0" w:space="0" w:color="auto"/>
          </w:divBdr>
        </w:div>
        <w:div w:id="265119442">
          <w:marLeft w:val="480"/>
          <w:marRight w:val="0"/>
          <w:marTop w:val="0"/>
          <w:marBottom w:val="0"/>
          <w:divBdr>
            <w:top w:val="none" w:sz="0" w:space="0" w:color="auto"/>
            <w:left w:val="none" w:sz="0" w:space="0" w:color="auto"/>
            <w:bottom w:val="none" w:sz="0" w:space="0" w:color="auto"/>
            <w:right w:val="none" w:sz="0" w:space="0" w:color="auto"/>
          </w:divBdr>
        </w:div>
        <w:div w:id="285742276">
          <w:marLeft w:val="480"/>
          <w:marRight w:val="0"/>
          <w:marTop w:val="0"/>
          <w:marBottom w:val="0"/>
          <w:divBdr>
            <w:top w:val="none" w:sz="0" w:space="0" w:color="auto"/>
            <w:left w:val="none" w:sz="0" w:space="0" w:color="auto"/>
            <w:bottom w:val="none" w:sz="0" w:space="0" w:color="auto"/>
            <w:right w:val="none" w:sz="0" w:space="0" w:color="auto"/>
          </w:divBdr>
        </w:div>
        <w:div w:id="317540334">
          <w:marLeft w:val="480"/>
          <w:marRight w:val="0"/>
          <w:marTop w:val="0"/>
          <w:marBottom w:val="0"/>
          <w:divBdr>
            <w:top w:val="none" w:sz="0" w:space="0" w:color="auto"/>
            <w:left w:val="none" w:sz="0" w:space="0" w:color="auto"/>
            <w:bottom w:val="none" w:sz="0" w:space="0" w:color="auto"/>
            <w:right w:val="none" w:sz="0" w:space="0" w:color="auto"/>
          </w:divBdr>
        </w:div>
        <w:div w:id="374936106">
          <w:marLeft w:val="480"/>
          <w:marRight w:val="0"/>
          <w:marTop w:val="0"/>
          <w:marBottom w:val="0"/>
          <w:divBdr>
            <w:top w:val="none" w:sz="0" w:space="0" w:color="auto"/>
            <w:left w:val="none" w:sz="0" w:space="0" w:color="auto"/>
            <w:bottom w:val="none" w:sz="0" w:space="0" w:color="auto"/>
            <w:right w:val="none" w:sz="0" w:space="0" w:color="auto"/>
          </w:divBdr>
        </w:div>
        <w:div w:id="382752621">
          <w:marLeft w:val="480"/>
          <w:marRight w:val="0"/>
          <w:marTop w:val="0"/>
          <w:marBottom w:val="0"/>
          <w:divBdr>
            <w:top w:val="none" w:sz="0" w:space="0" w:color="auto"/>
            <w:left w:val="none" w:sz="0" w:space="0" w:color="auto"/>
            <w:bottom w:val="none" w:sz="0" w:space="0" w:color="auto"/>
            <w:right w:val="none" w:sz="0" w:space="0" w:color="auto"/>
          </w:divBdr>
        </w:div>
        <w:div w:id="423841625">
          <w:marLeft w:val="480"/>
          <w:marRight w:val="0"/>
          <w:marTop w:val="0"/>
          <w:marBottom w:val="0"/>
          <w:divBdr>
            <w:top w:val="none" w:sz="0" w:space="0" w:color="auto"/>
            <w:left w:val="none" w:sz="0" w:space="0" w:color="auto"/>
            <w:bottom w:val="none" w:sz="0" w:space="0" w:color="auto"/>
            <w:right w:val="none" w:sz="0" w:space="0" w:color="auto"/>
          </w:divBdr>
        </w:div>
        <w:div w:id="430274009">
          <w:marLeft w:val="480"/>
          <w:marRight w:val="0"/>
          <w:marTop w:val="0"/>
          <w:marBottom w:val="0"/>
          <w:divBdr>
            <w:top w:val="none" w:sz="0" w:space="0" w:color="auto"/>
            <w:left w:val="none" w:sz="0" w:space="0" w:color="auto"/>
            <w:bottom w:val="none" w:sz="0" w:space="0" w:color="auto"/>
            <w:right w:val="none" w:sz="0" w:space="0" w:color="auto"/>
          </w:divBdr>
        </w:div>
        <w:div w:id="454953080">
          <w:marLeft w:val="480"/>
          <w:marRight w:val="0"/>
          <w:marTop w:val="0"/>
          <w:marBottom w:val="0"/>
          <w:divBdr>
            <w:top w:val="none" w:sz="0" w:space="0" w:color="auto"/>
            <w:left w:val="none" w:sz="0" w:space="0" w:color="auto"/>
            <w:bottom w:val="none" w:sz="0" w:space="0" w:color="auto"/>
            <w:right w:val="none" w:sz="0" w:space="0" w:color="auto"/>
          </w:divBdr>
        </w:div>
        <w:div w:id="475948851">
          <w:marLeft w:val="480"/>
          <w:marRight w:val="0"/>
          <w:marTop w:val="0"/>
          <w:marBottom w:val="0"/>
          <w:divBdr>
            <w:top w:val="none" w:sz="0" w:space="0" w:color="auto"/>
            <w:left w:val="none" w:sz="0" w:space="0" w:color="auto"/>
            <w:bottom w:val="none" w:sz="0" w:space="0" w:color="auto"/>
            <w:right w:val="none" w:sz="0" w:space="0" w:color="auto"/>
          </w:divBdr>
        </w:div>
        <w:div w:id="546570575">
          <w:marLeft w:val="480"/>
          <w:marRight w:val="0"/>
          <w:marTop w:val="0"/>
          <w:marBottom w:val="0"/>
          <w:divBdr>
            <w:top w:val="none" w:sz="0" w:space="0" w:color="auto"/>
            <w:left w:val="none" w:sz="0" w:space="0" w:color="auto"/>
            <w:bottom w:val="none" w:sz="0" w:space="0" w:color="auto"/>
            <w:right w:val="none" w:sz="0" w:space="0" w:color="auto"/>
          </w:divBdr>
        </w:div>
        <w:div w:id="550504797">
          <w:marLeft w:val="480"/>
          <w:marRight w:val="0"/>
          <w:marTop w:val="0"/>
          <w:marBottom w:val="0"/>
          <w:divBdr>
            <w:top w:val="none" w:sz="0" w:space="0" w:color="auto"/>
            <w:left w:val="none" w:sz="0" w:space="0" w:color="auto"/>
            <w:bottom w:val="none" w:sz="0" w:space="0" w:color="auto"/>
            <w:right w:val="none" w:sz="0" w:space="0" w:color="auto"/>
          </w:divBdr>
        </w:div>
        <w:div w:id="587346869">
          <w:marLeft w:val="480"/>
          <w:marRight w:val="0"/>
          <w:marTop w:val="0"/>
          <w:marBottom w:val="0"/>
          <w:divBdr>
            <w:top w:val="none" w:sz="0" w:space="0" w:color="auto"/>
            <w:left w:val="none" w:sz="0" w:space="0" w:color="auto"/>
            <w:bottom w:val="none" w:sz="0" w:space="0" w:color="auto"/>
            <w:right w:val="none" w:sz="0" w:space="0" w:color="auto"/>
          </w:divBdr>
        </w:div>
        <w:div w:id="613286302">
          <w:marLeft w:val="480"/>
          <w:marRight w:val="0"/>
          <w:marTop w:val="0"/>
          <w:marBottom w:val="0"/>
          <w:divBdr>
            <w:top w:val="none" w:sz="0" w:space="0" w:color="auto"/>
            <w:left w:val="none" w:sz="0" w:space="0" w:color="auto"/>
            <w:bottom w:val="none" w:sz="0" w:space="0" w:color="auto"/>
            <w:right w:val="none" w:sz="0" w:space="0" w:color="auto"/>
          </w:divBdr>
        </w:div>
        <w:div w:id="613443239">
          <w:marLeft w:val="480"/>
          <w:marRight w:val="0"/>
          <w:marTop w:val="0"/>
          <w:marBottom w:val="0"/>
          <w:divBdr>
            <w:top w:val="none" w:sz="0" w:space="0" w:color="auto"/>
            <w:left w:val="none" w:sz="0" w:space="0" w:color="auto"/>
            <w:bottom w:val="none" w:sz="0" w:space="0" w:color="auto"/>
            <w:right w:val="none" w:sz="0" w:space="0" w:color="auto"/>
          </w:divBdr>
        </w:div>
        <w:div w:id="695499115">
          <w:marLeft w:val="480"/>
          <w:marRight w:val="0"/>
          <w:marTop w:val="0"/>
          <w:marBottom w:val="0"/>
          <w:divBdr>
            <w:top w:val="none" w:sz="0" w:space="0" w:color="auto"/>
            <w:left w:val="none" w:sz="0" w:space="0" w:color="auto"/>
            <w:bottom w:val="none" w:sz="0" w:space="0" w:color="auto"/>
            <w:right w:val="none" w:sz="0" w:space="0" w:color="auto"/>
          </w:divBdr>
        </w:div>
        <w:div w:id="719520886">
          <w:marLeft w:val="480"/>
          <w:marRight w:val="0"/>
          <w:marTop w:val="0"/>
          <w:marBottom w:val="0"/>
          <w:divBdr>
            <w:top w:val="none" w:sz="0" w:space="0" w:color="auto"/>
            <w:left w:val="none" w:sz="0" w:space="0" w:color="auto"/>
            <w:bottom w:val="none" w:sz="0" w:space="0" w:color="auto"/>
            <w:right w:val="none" w:sz="0" w:space="0" w:color="auto"/>
          </w:divBdr>
        </w:div>
        <w:div w:id="838892008">
          <w:marLeft w:val="480"/>
          <w:marRight w:val="0"/>
          <w:marTop w:val="0"/>
          <w:marBottom w:val="0"/>
          <w:divBdr>
            <w:top w:val="none" w:sz="0" w:space="0" w:color="auto"/>
            <w:left w:val="none" w:sz="0" w:space="0" w:color="auto"/>
            <w:bottom w:val="none" w:sz="0" w:space="0" w:color="auto"/>
            <w:right w:val="none" w:sz="0" w:space="0" w:color="auto"/>
          </w:divBdr>
        </w:div>
        <w:div w:id="933131756">
          <w:marLeft w:val="480"/>
          <w:marRight w:val="0"/>
          <w:marTop w:val="0"/>
          <w:marBottom w:val="0"/>
          <w:divBdr>
            <w:top w:val="none" w:sz="0" w:space="0" w:color="auto"/>
            <w:left w:val="none" w:sz="0" w:space="0" w:color="auto"/>
            <w:bottom w:val="none" w:sz="0" w:space="0" w:color="auto"/>
            <w:right w:val="none" w:sz="0" w:space="0" w:color="auto"/>
          </w:divBdr>
        </w:div>
        <w:div w:id="1106970784">
          <w:marLeft w:val="480"/>
          <w:marRight w:val="0"/>
          <w:marTop w:val="0"/>
          <w:marBottom w:val="0"/>
          <w:divBdr>
            <w:top w:val="none" w:sz="0" w:space="0" w:color="auto"/>
            <w:left w:val="none" w:sz="0" w:space="0" w:color="auto"/>
            <w:bottom w:val="none" w:sz="0" w:space="0" w:color="auto"/>
            <w:right w:val="none" w:sz="0" w:space="0" w:color="auto"/>
          </w:divBdr>
        </w:div>
        <w:div w:id="1114789833">
          <w:marLeft w:val="480"/>
          <w:marRight w:val="0"/>
          <w:marTop w:val="0"/>
          <w:marBottom w:val="0"/>
          <w:divBdr>
            <w:top w:val="none" w:sz="0" w:space="0" w:color="auto"/>
            <w:left w:val="none" w:sz="0" w:space="0" w:color="auto"/>
            <w:bottom w:val="none" w:sz="0" w:space="0" w:color="auto"/>
            <w:right w:val="none" w:sz="0" w:space="0" w:color="auto"/>
          </w:divBdr>
        </w:div>
        <w:div w:id="1145509683">
          <w:marLeft w:val="480"/>
          <w:marRight w:val="0"/>
          <w:marTop w:val="0"/>
          <w:marBottom w:val="0"/>
          <w:divBdr>
            <w:top w:val="none" w:sz="0" w:space="0" w:color="auto"/>
            <w:left w:val="none" w:sz="0" w:space="0" w:color="auto"/>
            <w:bottom w:val="none" w:sz="0" w:space="0" w:color="auto"/>
            <w:right w:val="none" w:sz="0" w:space="0" w:color="auto"/>
          </w:divBdr>
        </w:div>
        <w:div w:id="1164472925">
          <w:marLeft w:val="480"/>
          <w:marRight w:val="0"/>
          <w:marTop w:val="0"/>
          <w:marBottom w:val="0"/>
          <w:divBdr>
            <w:top w:val="none" w:sz="0" w:space="0" w:color="auto"/>
            <w:left w:val="none" w:sz="0" w:space="0" w:color="auto"/>
            <w:bottom w:val="none" w:sz="0" w:space="0" w:color="auto"/>
            <w:right w:val="none" w:sz="0" w:space="0" w:color="auto"/>
          </w:divBdr>
        </w:div>
        <w:div w:id="1174493821">
          <w:marLeft w:val="480"/>
          <w:marRight w:val="0"/>
          <w:marTop w:val="0"/>
          <w:marBottom w:val="0"/>
          <w:divBdr>
            <w:top w:val="none" w:sz="0" w:space="0" w:color="auto"/>
            <w:left w:val="none" w:sz="0" w:space="0" w:color="auto"/>
            <w:bottom w:val="none" w:sz="0" w:space="0" w:color="auto"/>
            <w:right w:val="none" w:sz="0" w:space="0" w:color="auto"/>
          </w:divBdr>
        </w:div>
        <w:div w:id="1242108180">
          <w:marLeft w:val="480"/>
          <w:marRight w:val="0"/>
          <w:marTop w:val="0"/>
          <w:marBottom w:val="0"/>
          <w:divBdr>
            <w:top w:val="none" w:sz="0" w:space="0" w:color="auto"/>
            <w:left w:val="none" w:sz="0" w:space="0" w:color="auto"/>
            <w:bottom w:val="none" w:sz="0" w:space="0" w:color="auto"/>
            <w:right w:val="none" w:sz="0" w:space="0" w:color="auto"/>
          </w:divBdr>
        </w:div>
        <w:div w:id="1244874907">
          <w:marLeft w:val="480"/>
          <w:marRight w:val="0"/>
          <w:marTop w:val="0"/>
          <w:marBottom w:val="0"/>
          <w:divBdr>
            <w:top w:val="none" w:sz="0" w:space="0" w:color="auto"/>
            <w:left w:val="none" w:sz="0" w:space="0" w:color="auto"/>
            <w:bottom w:val="none" w:sz="0" w:space="0" w:color="auto"/>
            <w:right w:val="none" w:sz="0" w:space="0" w:color="auto"/>
          </w:divBdr>
        </w:div>
        <w:div w:id="1293708865">
          <w:marLeft w:val="480"/>
          <w:marRight w:val="0"/>
          <w:marTop w:val="0"/>
          <w:marBottom w:val="0"/>
          <w:divBdr>
            <w:top w:val="none" w:sz="0" w:space="0" w:color="auto"/>
            <w:left w:val="none" w:sz="0" w:space="0" w:color="auto"/>
            <w:bottom w:val="none" w:sz="0" w:space="0" w:color="auto"/>
            <w:right w:val="none" w:sz="0" w:space="0" w:color="auto"/>
          </w:divBdr>
        </w:div>
        <w:div w:id="1295482117">
          <w:marLeft w:val="480"/>
          <w:marRight w:val="0"/>
          <w:marTop w:val="0"/>
          <w:marBottom w:val="0"/>
          <w:divBdr>
            <w:top w:val="none" w:sz="0" w:space="0" w:color="auto"/>
            <w:left w:val="none" w:sz="0" w:space="0" w:color="auto"/>
            <w:bottom w:val="none" w:sz="0" w:space="0" w:color="auto"/>
            <w:right w:val="none" w:sz="0" w:space="0" w:color="auto"/>
          </w:divBdr>
        </w:div>
        <w:div w:id="1308051847">
          <w:marLeft w:val="480"/>
          <w:marRight w:val="0"/>
          <w:marTop w:val="0"/>
          <w:marBottom w:val="0"/>
          <w:divBdr>
            <w:top w:val="none" w:sz="0" w:space="0" w:color="auto"/>
            <w:left w:val="none" w:sz="0" w:space="0" w:color="auto"/>
            <w:bottom w:val="none" w:sz="0" w:space="0" w:color="auto"/>
            <w:right w:val="none" w:sz="0" w:space="0" w:color="auto"/>
          </w:divBdr>
        </w:div>
        <w:div w:id="1396658160">
          <w:marLeft w:val="480"/>
          <w:marRight w:val="0"/>
          <w:marTop w:val="0"/>
          <w:marBottom w:val="0"/>
          <w:divBdr>
            <w:top w:val="none" w:sz="0" w:space="0" w:color="auto"/>
            <w:left w:val="none" w:sz="0" w:space="0" w:color="auto"/>
            <w:bottom w:val="none" w:sz="0" w:space="0" w:color="auto"/>
            <w:right w:val="none" w:sz="0" w:space="0" w:color="auto"/>
          </w:divBdr>
        </w:div>
        <w:div w:id="1524594260">
          <w:marLeft w:val="480"/>
          <w:marRight w:val="0"/>
          <w:marTop w:val="0"/>
          <w:marBottom w:val="0"/>
          <w:divBdr>
            <w:top w:val="none" w:sz="0" w:space="0" w:color="auto"/>
            <w:left w:val="none" w:sz="0" w:space="0" w:color="auto"/>
            <w:bottom w:val="none" w:sz="0" w:space="0" w:color="auto"/>
            <w:right w:val="none" w:sz="0" w:space="0" w:color="auto"/>
          </w:divBdr>
        </w:div>
        <w:div w:id="1548107798">
          <w:marLeft w:val="480"/>
          <w:marRight w:val="0"/>
          <w:marTop w:val="0"/>
          <w:marBottom w:val="0"/>
          <w:divBdr>
            <w:top w:val="none" w:sz="0" w:space="0" w:color="auto"/>
            <w:left w:val="none" w:sz="0" w:space="0" w:color="auto"/>
            <w:bottom w:val="none" w:sz="0" w:space="0" w:color="auto"/>
            <w:right w:val="none" w:sz="0" w:space="0" w:color="auto"/>
          </w:divBdr>
        </w:div>
        <w:div w:id="1569338417">
          <w:marLeft w:val="480"/>
          <w:marRight w:val="0"/>
          <w:marTop w:val="0"/>
          <w:marBottom w:val="0"/>
          <w:divBdr>
            <w:top w:val="none" w:sz="0" w:space="0" w:color="auto"/>
            <w:left w:val="none" w:sz="0" w:space="0" w:color="auto"/>
            <w:bottom w:val="none" w:sz="0" w:space="0" w:color="auto"/>
            <w:right w:val="none" w:sz="0" w:space="0" w:color="auto"/>
          </w:divBdr>
        </w:div>
        <w:div w:id="1612933533">
          <w:marLeft w:val="480"/>
          <w:marRight w:val="0"/>
          <w:marTop w:val="0"/>
          <w:marBottom w:val="0"/>
          <w:divBdr>
            <w:top w:val="none" w:sz="0" w:space="0" w:color="auto"/>
            <w:left w:val="none" w:sz="0" w:space="0" w:color="auto"/>
            <w:bottom w:val="none" w:sz="0" w:space="0" w:color="auto"/>
            <w:right w:val="none" w:sz="0" w:space="0" w:color="auto"/>
          </w:divBdr>
        </w:div>
        <w:div w:id="1618636169">
          <w:marLeft w:val="480"/>
          <w:marRight w:val="0"/>
          <w:marTop w:val="0"/>
          <w:marBottom w:val="0"/>
          <w:divBdr>
            <w:top w:val="none" w:sz="0" w:space="0" w:color="auto"/>
            <w:left w:val="none" w:sz="0" w:space="0" w:color="auto"/>
            <w:bottom w:val="none" w:sz="0" w:space="0" w:color="auto"/>
            <w:right w:val="none" w:sz="0" w:space="0" w:color="auto"/>
          </w:divBdr>
        </w:div>
        <w:div w:id="1659071803">
          <w:marLeft w:val="480"/>
          <w:marRight w:val="0"/>
          <w:marTop w:val="0"/>
          <w:marBottom w:val="0"/>
          <w:divBdr>
            <w:top w:val="none" w:sz="0" w:space="0" w:color="auto"/>
            <w:left w:val="none" w:sz="0" w:space="0" w:color="auto"/>
            <w:bottom w:val="none" w:sz="0" w:space="0" w:color="auto"/>
            <w:right w:val="none" w:sz="0" w:space="0" w:color="auto"/>
          </w:divBdr>
        </w:div>
        <w:div w:id="1659384897">
          <w:marLeft w:val="480"/>
          <w:marRight w:val="0"/>
          <w:marTop w:val="0"/>
          <w:marBottom w:val="0"/>
          <w:divBdr>
            <w:top w:val="none" w:sz="0" w:space="0" w:color="auto"/>
            <w:left w:val="none" w:sz="0" w:space="0" w:color="auto"/>
            <w:bottom w:val="none" w:sz="0" w:space="0" w:color="auto"/>
            <w:right w:val="none" w:sz="0" w:space="0" w:color="auto"/>
          </w:divBdr>
        </w:div>
        <w:div w:id="1805082088">
          <w:marLeft w:val="480"/>
          <w:marRight w:val="0"/>
          <w:marTop w:val="0"/>
          <w:marBottom w:val="0"/>
          <w:divBdr>
            <w:top w:val="none" w:sz="0" w:space="0" w:color="auto"/>
            <w:left w:val="none" w:sz="0" w:space="0" w:color="auto"/>
            <w:bottom w:val="none" w:sz="0" w:space="0" w:color="auto"/>
            <w:right w:val="none" w:sz="0" w:space="0" w:color="auto"/>
          </w:divBdr>
        </w:div>
        <w:div w:id="1851680017">
          <w:marLeft w:val="480"/>
          <w:marRight w:val="0"/>
          <w:marTop w:val="0"/>
          <w:marBottom w:val="0"/>
          <w:divBdr>
            <w:top w:val="none" w:sz="0" w:space="0" w:color="auto"/>
            <w:left w:val="none" w:sz="0" w:space="0" w:color="auto"/>
            <w:bottom w:val="none" w:sz="0" w:space="0" w:color="auto"/>
            <w:right w:val="none" w:sz="0" w:space="0" w:color="auto"/>
          </w:divBdr>
        </w:div>
        <w:div w:id="1922064882">
          <w:marLeft w:val="480"/>
          <w:marRight w:val="0"/>
          <w:marTop w:val="0"/>
          <w:marBottom w:val="0"/>
          <w:divBdr>
            <w:top w:val="none" w:sz="0" w:space="0" w:color="auto"/>
            <w:left w:val="none" w:sz="0" w:space="0" w:color="auto"/>
            <w:bottom w:val="none" w:sz="0" w:space="0" w:color="auto"/>
            <w:right w:val="none" w:sz="0" w:space="0" w:color="auto"/>
          </w:divBdr>
        </w:div>
        <w:div w:id="1928490274">
          <w:marLeft w:val="480"/>
          <w:marRight w:val="0"/>
          <w:marTop w:val="0"/>
          <w:marBottom w:val="0"/>
          <w:divBdr>
            <w:top w:val="none" w:sz="0" w:space="0" w:color="auto"/>
            <w:left w:val="none" w:sz="0" w:space="0" w:color="auto"/>
            <w:bottom w:val="none" w:sz="0" w:space="0" w:color="auto"/>
            <w:right w:val="none" w:sz="0" w:space="0" w:color="auto"/>
          </w:divBdr>
        </w:div>
        <w:div w:id="2008748373">
          <w:marLeft w:val="480"/>
          <w:marRight w:val="0"/>
          <w:marTop w:val="0"/>
          <w:marBottom w:val="0"/>
          <w:divBdr>
            <w:top w:val="none" w:sz="0" w:space="0" w:color="auto"/>
            <w:left w:val="none" w:sz="0" w:space="0" w:color="auto"/>
            <w:bottom w:val="none" w:sz="0" w:space="0" w:color="auto"/>
            <w:right w:val="none" w:sz="0" w:space="0" w:color="auto"/>
          </w:divBdr>
        </w:div>
        <w:div w:id="2011326580">
          <w:marLeft w:val="480"/>
          <w:marRight w:val="0"/>
          <w:marTop w:val="0"/>
          <w:marBottom w:val="0"/>
          <w:divBdr>
            <w:top w:val="none" w:sz="0" w:space="0" w:color="auto"/>
            <w:left w:val="none" w:sz="0" w:space="0" w:color="auto"/>
            <w:bottom w:val="none" w:sz="0" w:space="0" w:color="auto"/>
            <w:right w:val="none" w:sz="0" w:space="0" w:color="auto"/>
          </w:divBdr>
        </w:div>
        <w:div w:id="2041976915">
          <w:marLeft w:val="480"/>
          <w:marRight w:val="0"/>
          <w:marTop w:val="0"/>
          <w:marBottom w:val="0"/>
          <w:divBdr>
            <w:top w:val="none" w:sz="0" w:space="0" w:color="auto"/>
            <w:left w:val="none" w:sz="0" w:space="0" w:color="auto"/>
            <w:bottom w:val="none" w:sz="0" w:space="0" w:color="auto"/>
            <w:right w:val="none" w:sz="0" w:space="0" w:color="auto"/>
          </w:divBdr>
        </w:div>
      </w:divsChild>
    </w:div>
    <w:div w:id="336467435">
      <w:bodyDiv w:val="1"/>
      <w:marLeft w:val="0"/>
      <w:marRight w:val="0"/>
      <w:marTop w:val="0"/>
      <w:marBottom w:val="0"/>
      <w:divBdr>
        <w:top w:val="none" w:sz="0" w:space="0" w:color="auto"/>
        <w:left w:val="none" w:sz="0" w:space="0" w:color="auto"/>
        <w:bottom w:val="none" w:sz="0" w:space="0" w:color="auto"/>
        <w:right w:val="none" w:sz="0" w:space="0" w:color="auto"/>
      </w:divBdr>
    </w:div>
    <w:div w:id="336619689">
      <w:bodyDiv w:val="1"/>
      <w:marLeft w:val="0"/>
      <w:marRight w:val="0"/>
      <w:marTop w:val="0"/>
      <w:marBottom w:val="0"/>
      <w:divBdr>
        <w:top w:val="none" w:sz="0" w:space="0" w:color="auto"/>
        <w:left w:val="none" w:sz="0" w:space="0" w:color="auto"/>
        <w:bottom w:val="none" w:sz="0" w:space="0" w:color="auto"/>
        <w:right w:val="none" w:sz="0" w:space="0" w:color="auto"/>
      </w:divBdr>
      <w:divsChild>
        <w:div w:id="4017819">
          <w:marLeft w:val="480"/>
          <w:marRight w:val="0"/>
          <w:marTop w:val="0"/>
          <w:marBottom w:val="0"/>
          <w:divBdr>
            <w:top w:val="none" w:sz="0" w:space="0" w:color="auto"/>
            <w:left w:val="none" w:sz="0" w:space="0" w:color="auto"/>
            <w:bottom w:val="none" w:sz="0" w:space="0" w:color="auto"/>
            <w:right w:val="none" w:sz="0" w:space="0" w:color="auto"/>
          </w:divBdr>
        </w:div>
        <w:div w:id="77364030">
          <w:marLeft w:val="480"/>
          <w:marRight w:val="0"/>
          <w:marTop w:val="0"/>
          <w:marBottom w:val="0"/>
          <w:divBdr>
            <w:top w:val="none" w:sz="0" w:space="0" w:color="auto"/>
            <w:left w:val="none" w:sz="0" w:space="0" w:color="auto"/>
            <w:bottom w:val="none" w:sz="0" w:space="0" w:color="auto"/>
            <w:right w:val="none" w:sz="0" w:space="0" w:color="auto"/>
          </w:divBdr>
        </w:div>
        <w:div w:id="107314713">
          <w:marLeft w:val="480"/>
          <w:marRight w:val="0"/>
          <w:marTop w:val="0"/>
          <w:marBottom w:val="0"/>
          <w:divBdr>
            <w:top w:val="none" w:sz="0" w:space="0" w:color="auto"/>
            <w:left w:val="none" w:sz="0" w:space="0" w:color="auto"/>
            <w:bottom w:val="none" w:sz="0" w:space="0" w:color="auto"/>
            <w:right w:val="none" w:sz="0" w:space="0" w:color="auto"/>
          </w:divBdr>
        </w:div>
        <w:div w:id="109278287">
          <w:marLeft w:val="480"/>
          <w:marRight w:val="0"/>
          <w:marTop w:val="0"/>
          <w:marBottom w:val="0"/>
          <w:divBdr>
            <w:top w:val="none" w:sz="0" w:space="0" w:color="auto"/>
            <w:left w:val="none" w:sz="0" w:space="0" w:color="auto"/>
            <w:bottom w:val="none" w:sz="0" w:space="0" w:color="auto"/>
            <w:right w:val="none" w:sz="0" w:space="0" w:color="auto"/>
          </w:divBdr>
        </w:div>
        <w:div w:id="128328451">
          <w:marLeft w:val="480"/>
          <w:marRight w:val="0"/>
          <w:marTop w:val="0"/>
          <w:marBottom w:val="0"/>
          <w:divBdr>
            <w:top w:val="none" w:sz="0" w:space="0" w:color="auto"/>
            <w:left w:val="none" w:sz="0" w:space="0" w:color="auto"/>
            <w:bottom w:val="none" w:sz="0" w:space="0" w:color="auto"/>
            <w:right w:val="none" w:sz="0" w:space="0" w:color="auto"/>
          </w:divBdr>
        </w:div>
        <w:div w:id="182402272">
          <w:marLeft w:val="480"/>
          <w:marRight w:val="0"/>
          <w:marTop w:val="0"/>
          <w:marBottom w:val="0"/>
          <w:divBdr>
            <w:top w:val="none" w:sz="0" w:space="0" w:color="auto"/>
            <w:left w:val="none" w:sz="0" w:space="0" w:color="auto"/>
            <w:bottom w:val="none" w:sz="0" w:space="0" w:color="auto"/>
            <w:right w:val="none" w:sz="0" w:space="0" w:color="auto"/>
          </w:divBdr>
        </w:div>
        <w:div w:id="205142685">
          <w:marLeft w:val="480"/>
          <w:marRight w:val="0"/>
          <w:marTop w:val="0"/>
          <w:marBottom w:val="0"/>
          <w:divBdr>
            <w:top w:val="none" w:sz="0" w:space="0" w:color="auto"/>
            <w:left w:val="none" w:sz="0" w:space="0" w:color="auto"/>
            <w:bottom w:val="none" w:sz="0" w:space="0" w:color="auto"/>
            <w:right w:val="none" w:sz="0" w:space="0" w:color="auto"/>
          </w:divBdr>
        </w:div>
        <w:div w:id="219944761">
          <w:marLeft w:val="480"/>
          <w:marRight w:val="0"/>
          <w:marTop w:val="0"/>
          <w:marBottom w:val="0"/>
          <w:divBdr>
            <w:top w:val="none" w:sz="0" w:space="0" w:color="auto"/>
            <w:left w:val="none" w:sz="0" w:space="0" w:color="auto"/>
            <w:bottom w:val="none" w:sz="0" w:space="0" w:color="auto"/>
            <w:right w:val="none" w:sz="0" w:space="0" w:color="auto"/>
          </w:divBdr>
        </w:div>
        <w:div w:id="366370182">
          <w:marLeft w:val="480"/>
          <w:marRight w:val="0"/>
          <w:marTop w:val="0"/>
          <w:marBottom w:val="0"/>
          <w:divBdr>
            <w:top w:val="none" w:sz="0" w:space="0" w:color="auto"/>
            <w:left w:val="none" w:sz="0" w:space="0" w:color="auto"/>
            <w:bottom w:val="none" w:sz="0" w:space="0" w:color="auto"/>
            <w:right w:val="none" w:sz="0" w:space="0" w:color="auto"/>
          </w:divBdr>
        </w:div>
        <w:div w:id="387337839">
          <w:marLeft w:val="480"/>
          <w:marRight w:val="0"/>
          <w:marTop w:val="0"/>
          <w:marBottom w:val="0"/>
          <w:divBdr>
            <w:top w:val="none" w:sz="0" w:space="0" w:color="auto"/>
            <w:left w:val="none" w:sz="0" w:space="0" w:color="auto"/>
            <w:bottom w:val="none" w:sz="0" w:space="0" w:color="auto"/>
            <w:right w:val="none" w:sz="0" w:space="0" w:color="auto"/>
          </w:divBdr>
        </w:div>
        <w:div w:id="392391187">
          <w:marLeft w:val="480"/>
          <w:marRight w:val="0"/>
          <w:marTop w:val="0"/>
          <w:marBottom w:val="0"/>
          <w:divBdr>
            <w:top w:val="none" w:sz="0" w:space="0" w:color="auto"/>
            <w:left w:val="none" w:sz="0" w:space="0" w:color="auto"/>
            <w:bottom w:val="none" w:sz="0" w:space="0" w:color="auto"/>
            <w:right w:val="none" w:sz="0" w:space="0" w:color="auto"/>
          </w:divBdr>
        </w:div>
        <w:div w:id="397678145">
          <w:marLeft w:val="480"/>
          <w:marRight w:val="0"/>
          <w:marTop w:val="0"/>
          <w:marBottom w:val="0"/>
          <w:divBdr>
            <w:top w:val="none" w:sz="0" w:space="0" w:color="auto"/>
            <w:left w:val="none" w:sz="0" w:space="0" w:color="auto"/>
            <w:bottom w:val="none" w:sz="0" w:space="0" w:color="auto"/>
            <w:right w:val="none" w:sz="0" w:space="0" w:color="auto"/>
          </w:divBdr>
        </w:div>
        <w:div w:id="411588110">
          <w:marLeft w:val="480"/>
          <w:marRight w:val="0"/>
          <w:marTop w:val="0"/>
          <w:marBottom w:val="0"/>
          <w:divBdr>
            <w:top w:val="none" w:sz="0" w:space="0" w:color="auto"/>
            <w:left w:val="none" w:sz="0" w:space="0" w:color="auto"/>
            <w:bottom w:val="none" w:sz="0" w:space="0" w:color="auto"/>
            <w:right w:val="none" w:sz="0" w:space="0" w:color="auto"/>
          </w:divBdr>
        </w:div>
        <w:div w:id="524633780">
          <w:marLeft w:val="480"/>
          <w:marRight w:val="0"/>
          <w:marTop w:val="0"/>
          <w:marBottom w:val="0"/>
          <w:divBdr>
            <w:top w:val="none" w:sz="0" w:space="0" w:color="auto"/>
            <w:left w:val="none" w:sz="0" w:space="0" w:color="auto"/>
            <w:bottom w:val="none" w:sz="0" w:space="0" w:color="auto"/>
            <w:right w:val="none" w:sz="0" w:space="0" w:color="auto"/>
          </w:divBdr>
        </w:div>
        <w:div w:id="528421614">
          <w:marLeft w:val="480"/>
          <w:marRight w:val="0"/>
          <w:marTop w:val="0"/>
          <w:marBottom w:val="0"/>
          <w:divBdr>
            <w:top w:val="none" w:sz="0" w:space="0" w:color="auto"/>
            <w:left w:val="none" w:sz="0" w:space="0" w:color="auto"/>
            <w:bottom w:val="none" w:sz="0" w:space="0" w:color="auto"/>
            <w:right w:val="none" w:sz="0" w:space="0" w:color="auto"/>
          </w:divBdr>
        </w:div>
        <w:div w:id="566496472">
          <w:marLeft w:val="480"/>
          <w:marRight w:val="0"/>
          <w:marTop w:val="0"/>
          <w:marBottom w:val="0"/>
          <w:divBdr>
            <w:top w:val="none" w:sz="0" w:space="0" w:color="auto"/>
            <w:left w:val="none" w:sz="0" w:space="0" w:color="auto"/>
            <w:bottom w:val="none" w:sz="0" w:space="0" w:color="auto"/>
            <w:right w:val="none" w:sz="0" w:space="0" w:color="auto"/>
          </w:divBdr>
        </w:div>
        <w:div w:id="594092239">
          <w:marLeft w:val="480"/>
          <w:marRight w:val="0"/>
          <w:marTop w:val="0"/>
          <w:marBottom w:val="0"/>
          <w:divBdr>
            <w:top w:val="none" w:sz="0" w:space="0" w:color="auto"/>
            <w:left w:val="none" w:sz="0" w:space="0" w:color="auto"/>
            <w:bottom w:val="none" w:sz="0" w:space="0" w:color="auto"/>
            <w:right w:val="none" w:sz="0" w:space="0" w:color="auto"/>
          </w:divBdr>
        </w:div>
        <w:div w:id="634994164">
          <w:marLeft w:val="480"/>
          <w:marRight w:val="0"/>
          <w:marTop w:val="0"/>
          <w:marBottom w:val="0"/>
          <w:divBdr>
            <w:top w:val="none" w:sz="0" w:space="0" w:color="auto"/>
            <w:left w:val="none" w:sz="0" w:space="0" w:color="auto"/>
            <w:bottom w:val="none" w:sz="0" w:space="0" w:color="auto"/>
            <w:right w:val="none" w:sz="0" w:space="0" w:color="auto"/>
          </w:divBdr>
        </w:div>
        <w:div w:id="640499536">
          <w:marLeft w:val="480"/>
          <w:marRight w:val="0"/>
          <w:marTop w:val="0"/>
          <w:marBottom w:val="0"/>
          <w:divBdr>
            <w:top w:val="none" w:sz="0" w:space="0" w:color="auto"/>
            <w:left w:val="none" w:sz="0" w:space="0" w:color="auto"/>
            <w:bottom w:val="none" w:sz="0" w:space="0" w:color="auto"/>
            <w:right w:val="none" w:sz="0" w:space="0" w:color="auto"/>
          </w:divBdr>
        </w:div>
        <w:div w:id="683092398">
          <w:marLeft w:val="480"/>
          <w:marRight w:val="0"/>
          <w:marTop w:val="0"/>
          <w:marBottom w:val="0"/>
          <w:divBdr>
            <w:top w:val="none" w:sz="0" w:space="0" w:color="auto"/>
            <w:left w:val="none" w:sz="0" w:space="0" w:color="auto"/>
            <w:bottom w:val="none" w:sz="0" w:space="0" w:color="auto"/>
            <w:right w:val="none" w:sz="0" w:space="0" w:color="auto"/>
          </w:divBdr>
        </w:div>
        <w:div w:id="692027007">
          <w:marLeft w:val="480"/>
          <w:marRight w:val="0"/>
          <w:marTop w:val="0"/>
          <w:marBottom w:val="0"/>
          <w:divBdr>
            <w:top w:val="none" w:sz="0" w:space="0" w:color="auto"/>
            <w:left w:val="none" w:sz="0" w:space="0" w:color="auto"/>
            <w:bottom w:val="none" w:sz="0" w:space="0" w:color="auto"/>
            <w:right w:val="none" w:sz="0" w:space="0" w:color="auto"/>
          </w:divBdr>
        </w:div>
        <w:div w:id="733435946">
          <w:marLeft w:val="480"/>
          <w:marRight w:val="0"/>
          <w:marTop w:val="0"/>
          <w:marBottom w:val="0"/>
          <w:divBdr>
            <w:top w:val="none" w:sz="0" w:space="0" w:color="auto"/>
            <w:left w:val="none" w:sz="0" w:space="0" w:color="auto"/>
            <w:bottom w:val="none" w:sz="0" w:space="0" w:color="auto"/>
            <w:right w:val="none" w:sz="0" w:space="0" w:color="auto"/>
          </w:divBdr>
        </w:div>
        <w:div w:id="783503675">
          <w:marLeft w:val="480"/>
          <w:marRight w:val="0"/>
          <w:marTop w:val="0"/>
          <w:marBottom w:val="0"/>
          <w:divBdr>
            <w:top w:val="none" w:sz="0" w:space="0" w:color="auto"/>
            <w:left w:val="none" w:sz="0" w:space="0" w:color="auto"/>
            <w:bottom w:val="none" w:sz="0" w:space="0" w:color="auto"/>
            <w:right w:val="none" w:sz="0" w:space="0" w:color="auto"/>
          </w:divBdr>
        </w:div>
        <w:div w:id="999425176">
          <w:marLeft w:val="480"/>
          <w:marRight w:val="0"/>
          <w:marTop w:val="0"/>
          <w:marBottom w:val="0"/>
          <w:divBdr>
            <w:top w:val="none" w:sz="0" w:space="0" w:color="auto"/>
            <w:left w:val="none" w:sz="0" w:space="0" w:color="auto"/>
            <w:bottom w:val="none" w:sz="0" w:space="0" w:color="auto"/>
            <w:right w:val="none" w:sz="0" w:space="0" w:color="auto"/>
          </w:divBdr>
        </w:div>
        <w:div w:id="1029837815">
          <w:marLeft w:val="480"/>
          <w:marRight w:val="0"/>
          <w:marTop w:val="0"/>
          <w:marBottom w:val="0"/>
          <w:divBdr>
            <w:top w:val="none" w:sz="0" w:space="0" w:color="auto"/>
            <w:left w:val="none" w:sz="0" w:space="0" w:color="auto"/>
            <w:bottom w:val="none" w:sz="0" w:space="0" w:color="auto"/>
            <w:right w:val="none" w:sz="0" w:space="0" w:color="auto"/>
          </w:divBdr>
        </w:div>
        <w:div w:id="1039627712">
          <w:marLeft w:val="480"/>
          <w:marRight w:val="0"/>
          <w:marTop w:val="0"/>
          <w:marBottom w:val="0"/>
          <w:divBdr>
            <w:top w:val="none" w:sz="0" w:space="0" w:color="auto"/>
            <w:left w:val="none" w:sz="0" w:space="0" w:color="auto"/>
            <w:bottom w:val="none" w:sz="0" w:space="0" w:color="auto"/>
            <w:right w:val="none" w:sz="0" w:space="0" w:color="auto"/>
          </w:divBdr>
        </w:div>
        <w:div w:id="1089234719">
          <w:marLeft w:val="480"/>
          <w:marRight w:val="0"/>
          <w:marTop w:val="0"/>
          <w:marBottom w:val="0"/>
          <w:divBdr>
            <w:top w:val="none" w:sz="0" w:space="0" w:color="auto"/>
            <w:left w:val="none" w:sz="0" w:space="0" w:color="auto"/>
            <w:bottom w:val="none" w:sz="0" w:space="0" w:color="auto"/>
            <w:right w:val="none" w:sz="0" w:space="0" w:color="auto"/>
          </w:divBdr>
        </w:div>
        <w:div w:id="1098452941">
          <w:marLeft w:val="480"/>
          <w:marRight w:val="0"/>
          <w:marTop w:val="0"/>
          <w:marBottom w:val="0"/>
          <w:divBdr>
            <w:top w:val="none" w:sz="0" w:space="0" w:color="auto"/>
            <w:left w:val="none" w:sz="0" w:space="0" w:color="auto"/>
            <w:bottom w:val="none" w:sz="0" w:space="0" w:color="auto"/>
            <w:right w:val="none" w:sz="0" w:space="0" w:color="auto"/>
          </w:divBdr>
        </w:div>
        <w:div w:id="1147747394">
          <w:marLeft w:val="480"/>
          <w:marRight w:val="0"/>
          <w:marTop w:val="0"/>
          <w:marBottom w:val="0"/>
          <w:divBdr>
            <w:top w:val="none" w:sz="0" w:space="0" w:color="auto"/>
            <w:left w:val="none" w:sz="0" w:space="0" w:color="auto"/>
            <w:bottom w:val="none" w:sz="0" w:space="0" w:color="auto"/>
            <w:right w:val="none" w:sz="0" w:space="0" w:color="auto"/>
          </w:divBdr>
        </w:div>
        <w:div w:id="1188762849">
          <w:marLeft w:val="480"/>
          <w:marRight w:val="0"/>
          <w:marTop w:val="0"/>
          <w:marBottom w:val="0"/>
          <w:divBdr>
            <w:top w:val="none" w:sz="0" w:space="0" w:color="auto"/>
            <w:left w:val="none" w:sz="0" w:space="0" w:color="auto"/>
            <w:bottom w:val="none" w:sz="0" w:space="0" w:color="auto"/>
            <w:right w:val="none" w:sz="0" w:space="0" w:color="auto"/>
          </w:divBdr>
        </w:div>
        <w:div w:id="1190410047">
          <w:marLeft w:val="480"/>
          <w:marRight w:val="0"/>
          <w:marTop w:val="0"/>
          <w:marBottom w:val="0"/>
          <w:divBdr>
            <w:top w:val="none" w:sz="0" w:space="0" w:color="auto"/>
            <w:left w:val="none" w:sz="0" w:space="0" w:color="auto"/>
            <w:bottom w:val="none" w:sz="0" w:space="0" w:color="auto"/>
            <w:right w:val="none" w:sz="0" w:space="0" w:color="auto"/>
          </w:divBdr>
        </w:div>
        <w:div w:id="1224828006">
          <w:marLeft w:val="480"/>
          <w:marRight w:val="0"/>
          <w:marTop w:val="0"/>
          <w:marBottom w:val="0"/>
          <w:divBdr>
            <w:top w:val="none" w:sz="0" w:space="0" w:color="auto"/>
            <w:left w:val="none" w:sz="0" w:space="0" w:color="auto"/>
            <w:bottom w:val="none" w:sz="0" w:space="0" w:color="auto"/>
            <w:right w:val="none" w:sz="0" w:space="0" w:color="auto"/>
          </w:divBdr>
        </w:div>
        <w:div w:id="1345982419">
          <w:marLeft w:val="480"/>
          <w:marRight w:val="0"/>
          <w:marTop w:val="0"/>
          <w:marBottom w:val="0"/>
          <w:divBdr>
            <w:top w:val="none" w:sz="0" w:space="0" w:color="auto"/>
            <w:left w:val="none" w:sz="0" w:space="0" w:color="auto"/>
            <w:bottom w:val="none" w:sz="0" w:space="0" w:color="auto"/>
            <w:right w:val="none" w:sz="0" w:space="0" w:color="auto"/>
          </w:divBdr>
        </w:div>
        <w:div w:id="1347094225">
          <w:marLeft w:val="480"/>
          <w:marRight w:val="0"/>
          <w:marTop w:val="0"/>
          <w:marBottom w:val="0"/>
          <w:divBdr>
            <w:top w:val="none" w:sz="0" w:space="0" w:color="auto"/>
            <w:left w:val="none" w:sz="0" w:space="0" w:color="auto"/>
            <w:bottom w:val="none" w:sz="0" w:space="0" w:color="auto"/>
            <w:right w:val="none" w:sz="0" w:space="0" w:color="auto"/>
          </w:divBdr>
        </w:div>
        <w:div w:id="1385255978">
          <w:marLeft w:val="480"/>
          <w:marRight w:val="0"/>
          <w:marTop w:val="0"/>
          <w:marBottom w:val="0"/>
          <w:divBdr>
            <w:top w:val="none" w:sz="0" w:space="0" w:color="auto"/>
            <w:left w:val="none" w:sz="0" w:space="0" w:color="auto"/>
            <w:bottom w:val="none" w:sz="0" w:space="0" w:color="auto"/>
            <w:right w:val="none" w:sz="0" w:space="0" w:color="auto"/>
          </w:divBdr>
        </w:div>
        <w:div w:id="1473209912">
          <w:marLeft w:val="480"/>
          <w:marRight w:val="0"/>
          <w:marTop w:val="0"/>
          <w:marBottom w:val="0"/>
          <w:divBdr>
            <w:top w:val="none" w:sz="0" w:space="0" w:color="auto"/>
            <w:left w:val="none" w:sz="0" w:space="0" w:color="auto"/>
            <w:bottom w:val="none" w:sz="0" w:space="0" w:color="auto"/>
            <w:right w:val="none" w:sz="0" w:space="0" w:color="auto"/>
          </w:divBdr>
        </w:div>
        <w:div w:id="1474903781">
          <w:marLeft w:val="480"/>
          <w:marRight w:val="0"/>
          <w:marTop w:val="0"/>
          <w:marBottom w:val="0"/>
          <w:divBdr>
            <w:top w:val="none" w:sz="0" w:space="0" w:color="auto"/>
            <w:left w:val="none" w:sz="0" w:space="0" w:color="auto"/>
            <w:bottom w:val="none" w:sz="0" w:space="0" w:color="auto"/>
            <w:right w:val="none" w:sz="0" w:space="0" w:color="auto"/>
          </w:divBdr>
        </w:div>
        <w:div w:id="1505975348">
          <w:marLeft w:val="480"/>
          <w:marRight w:val="0"/>
          <w:marTop w:val="0"/>
          <w:marBottom w:val="0"/>
          <w:divBdr>
            <w:top w:val="none" w:sz="0" w:space="0" w:color="auto"/>
            <w:left w:val="none" w:sz="0" w:space="0" w:color="auto"/>
            <w:bottom w:val="none" w:sz="0" w:space="0" w:color="auto"/>
            <w:right w:val="none" w:sz="0" w:space="0" w:color="auto"/>
          </w:divBdr>
        </w:div>
        <w:div w:id="1575696483">
          <w:marLeft w:val="480"/>
          <w:marRight w:val="0"/>
          <w:marTop w:val="0"/>
          <w:marBottom w:val="0"/>
          <w:divBdr>
            <w:top w:val="none" w:sz="0" w:space="0" w:color="auto"/>
            <w:left w:val="none" w:sz="0" w:space="0" w:color="auto"/>
            <w:bottom w:val="none" w:sz="0" w:space="0" w:color="auto"/>
            <w:right w:val="none" w:sz="0" w:space="0" w:color="auto"/>
          </w:divBdr>
        </w:div>
        <w:div w:id="1588928686">
          <w:marLeft w:val="480"/>
          <w:marRight w:val="0"/>
          <w:marTop w:val="0"/>
          <w:marBottom w:val="0"/>
          <w:divBdr>
            <w:top w:val="none" w:sz="0" w:space="0" w:color="auto"/>
            <w:left w:val="none" w:sz="0" w:space="0" w:color="auto"/>
            <w:bottom w:val="none" w:sz="0" w:space="0" w:color="auto"/>
            <w:right w:val="none" w:sz="0" w:space="0" w:color="auto"/>
          </w:divBdr>
        </w:div>
        <w:div w:id="1602637968">
          <w:marLeft w:val="480"/>
          <w:marRight w:val="0"/>
          <w:marTop w:val="0"/>
          <w:marBottom w:val="0"/>
          <w:divBdr>
            <w:top w:val="none" w:sz="0" w:space="0" w:color="auto"/>
            <w:left w:val="none" w:sz="0" w:space="0" w:color="auto"/>
            <w:bottom w:val="none" w:sz="0" w:space="0" w:color="auto"/>
            <w:right w:val="none" w:sz="0" w:space="0" w:color="auto"/>
          </w:divBdr>
        </w:div>
        <w:div w:id="1637836555">
          <w:marLeft w:val="480"/>
          <w:marRight w:val="0"/>
          <w:marTop w:val="0"/>
          <w:marBottom w:val="0"/>
          <w:divBdr>
            <w:top w:val="none" w:sz="0" w:space="0" w:color="auto"/>
            <w:left w:val="none" w:sz="0" w:space="0" w:color="auto"/>
            <w:bottom w:val="none" w:sz="0" w:space="0" w:color="auto"/>
            <w:right w:val="none" w:sz="0" w:space="0" w:color="auto"/>
          </w:divBdr>
        </w:div>
        <w:div w:id="1651976976">
          <w:marLeft w:val="480"/>
          <w:marRight w:val="0"/>
          <w:marTop w:val="0"/>
          <w:marBottom w:val="0"/>
          <w:divBdr>
            <w:top w:val="none" w:sz="0" w:space="0" w:color="auto"/>
            <w:left w:val="none" w:sz="0" w:space="0" w:color="auto"/>
            <w:bottom w:val="none" w:sz="0" w:space="0" w:color="auto"/>
            <w:right w:val="none" w:sz="0" w:space="0" w:color="auto"/>
          </w:divBdr>
        </w:div>
        <w:div w:id="1690370978">
          <w:marLeft w:val="480"/>
          <w:marRight w:val="0"/>
          <w:marTop w:val="0"/>
          <w:marBottom w:val="0"/>
          <w:divBdr>
            <w:top w:val="none" w:sz="0" w:space="0" w:color="auto"/>
            <w:left w:val="none" w:sz="0" w:space="0" w:color="auto"/>
            <w:bottom w:val="none" w:sz="0" w:space="0" w:color="auto"/>
            <w:right w:val="none" w:sz="0" w:space="0" w:color="auto"/>
          </w:divBdr>
        </w:div>
        <w:div w:id="1929776125">
          <w:marLeft w:val="480"/>
          <w:marRight w:val="0"/>
          <w:marTop w:val="0"/>
          <w:marBottom w:val="0"/>
          <w:divBdr>
            <w:top w:val="none" w:sz="0" w:space="0" w:color="auto"/>
            <w:left w:val="none" w:sz="0" w:space="0" w:color="auto"/>
            <w:bottom w:val="none" w:sz="0" w:space="0" w:color="auto"/>
            <w:right w:val="none" w:sz="0" w:space="0" w:color="auto"/>
          </w:divBdr>
        </w:div>
        <w:div w:id="1938633648">
          <w:marLeft w:val="480"/>
          <w:marRight w:val="0"/>
          <w:marTop w:val="0"/>
          <w:marBottom w:val="0"/>
          <w:divBdr>
            <w:top w:val="none" w:sz="0" w:space="0" w:color="auto"/>
            <w:left w:val="none" w:sz="0" w:space="0" w:color="auto"/>
            <w:bottom w:val="none" w:sz="0" w:space="0" w:color="auto"/>
            <w:right w:val="none" w:sz="0" w:space="0" w:color="auto"/>
          </w:divBdr>
        </w:div>
        <w:div w:id="1954357414">
          <w:marLeft w:val="480"/>
          <w:marRight w:val="0"/>
          <w:marTop w:val="0"/>
          <w:marBottom w:val="0"/>
          <w:divBdr>
            <w:top w:val="none" w:sz="0" w:space="0" w:color="auto"/>
            <w:left w:val="none" w:sz="0" w:space="0" w:color="auto"/>
            <w:bottom w:val="none" w:sz="0" w:space="0" w:color="auto"/>
            <w:right w:val="none" w:sz="0" w:space="0" w:color="auto"/>
          </w:divBdr>
        </w:div>
        <w:div w:id="2009822875">
          <w:marLeft w:val="480"/>
          <w:marRight w:val="0"/>
          <w:marTop w:val="0"/>
          <w:marBottom w:val="0"/>
          <w:divBdr>
            <w:top w:val="none" w:sz="0" w:space="0" w:color="auto"/>
            <w:left w:val="none" w:sz="0" w:space="0" w:color="auto"/>
            <w:bottom w:val="none" w:sz="0" w:space="0" w:color="auto"/>
            <w:right w:val="none" w:sz="0" w:space="0" w:color="auto"/>
          </w:divBdr>
        </w:div>
        <w:div w:id="2019312064">
          <w:marLeft w:val="480"/>
          <w:marRight w:val="0"/>
          <w:marTop w:val="0"/>
          <w:marBottom w:val="0"/>
          <w:divBdr>
            <w:top w:val="none" w:sz="0" w:space="0" w:color="auto"/>
            <w:left w:val="none" w:sz="0" w:space="0" w:color="auto"/>
            <w:bottom w:val="none" w:sz="0" w:space="0" w:color="auto"/>
            <w:right w:val="none" w:sz="0" w:space="0" w:color="auto"/>
          </w:divBdr>
        </w:div>
        <w:div w:id="2074084729">
          <w:marLeft w:val="480"/>
          <w:marRight w:val="0"/>
          <w:marTop w:val="0"/>
          <w:marBottom w:val="0"/>
          <w:divBdr>
            <w:top w:val="none" w:sz="0" w:space="0" w:color="auto"/>
            <w:left w:val="none" w:sz="0" w:space="0" w:color="auto"/>
            <w:bottom w:val="none" w:sz="0" w:space="0" w:color="auto"/>
            <w:right w:val="none" w:sz="0" w:space="0" w:color="auto"/>
          </w:divBdr>
        </w:div>
      </w:divsChild>
    </w:div>
    <w:div w:id="339234846">
      <w:marLeft w:val="480"/>
      <w:marRight w:val="0"/>
      <w:marTop w:val="0"/>
      <w:marBottom w:val="0"/>
      <w:divBdr>
        <w:top w:val="none" w:sz="0" w:space="0" w:color="auto"/>
        <w:left w:val="none" w:sz="0" w:space="0" w:color="auto"/>
        <w:bottom w:val="none" w:sz="0" w:space="0" w:color="auto"/>
        <w:right w:val="none" w:sz="0" w:space="0" w:color="auto"/>
      </w:divBdr>
    </w:div>
    <w:div w:id="339504987">
      <w:marLeft w:val="480"/>
      <w:marRight w:val="0"/>
      <w:marTop w:val="0"/>
      <w:marBottom w:val="0"/>
      <w:divBdr>
        <w:top w:val="none" w:sz="0" w:space="0" w:color="auto"/>
        <w:left w:val="none" w:sz="0" w:space="0" w:color="auto"/>
        <w:bottom w:val="none" w:sz="0" w:space="0" w:color="auto"/>
        <w:right w:val="none" w:sz="0" w:space="0" w:color="auto"/>
      </w:divBdr>
    </w:div>
    <w:div w:id="341322984">
      <w:bodyDiv w:val="1"/>
      <w:marLeft w:val="0"/>
      <w:marRight w:val="0"/>
      <w:marTop w:val="0"/>
      <w:marBottom w:val="0"/>
      <w:divBdr>
        <w:top w:val="none" w:sz="0" w:space="0" w:color="auto"/>
        <w:left w:val="none" w:sz="0" w:space="0" w:color="auto"/>
        <w:bottom w:val="none" w:sz="0" w:space="0" w:color="auto"/>
        <w:right w:val="none" w:sz="0" w:space="0" w:color="auto"/>
      </w:divBdr>
    </w:div>
    <w:div w:id="341711731">
      <w:marLeft w:val="640"/>
      <w:marRight w:val="0"/>
      <w:marTop w:val="0"/>
      <w:marBottom w:val="0"/>
      <w:divBdr>
        <w:top w:val="none" w:sz="0" w:space="0" w:color="auto"/>
        <w:left w:val="none" w:sz="0" w:space="0" w:color="auto"/>
        <w:bottom w:val="none" w:sz="0" w:space="0" w:color="auto"/>
        <w:right w:val="none" w:sz="0" w:space="0" w:color="auto"/>
      </w:divBdr>
    </w:div>
    <w:div w:id="341786790">
      <w:marLeft w:val="480"/>
      <w:marRight w:val="0"/>
      <w:marTop w:val="0"/>
      <w:marBottom w:val="0"/>
      <w:divBdr>
        <w:top w:val="none" w:sz="0" w:space="0" w:color="auto"/>
        <w:left w:val="none" w:sz="0" w:space="0" w:color="auto"/>
        <w:bottom w:val="none" w:sz="0" w:space="0" w:color="auto"/>
        <w:right w:val="none" w:sz="0" w:space="0" w:color="auto"/>
      </w:divBdr>
    </w:div>
    <w:div w:id="342439036">
      <w:bodyDiv w:val="1"/>
      <w:marLeft w:val="0"/>
      <w:marRight w:val="0"/>
      <w:marTop w:val="0"/>
      <w:marBottom w:val="0"/>
      <w:divBdr>
        <w:top w:val="none" w:sz="0" w:space="0" w:color="auto"/>
        <w:left w:val="none" w:sz="0" w:space="0" w:color="auto"/>
        <w:bottom w:val="none" w:sz="0" w:space="0" w:color="auto"/>
        <w:right w:val="none" w:sz="0" w:space="0" w:color="auto"/>
      </w:divBdr>
    </w:div>
    <w:div w:id="344019786">
      <w:marLeft w:val="480"/>
      <w:marRight w:val="0"/>
      <w:marTop w:val="0"/>
      <w:marBottom w:val="0"/>
      <w:divBdr>
        <w:top w:val="none" w:sz="0" w:space="0" w:color="auto"/>
        <w:left w:val="none" w:sz="0" w:space="0" w:color="auto"/>
        <w:bottom w:val="none" w:sz="0" w:space="0" w:color="auto"/>
        <w:right w:val="none" w:sz="0" w:space="0" w:color="auto"/>
      </w:divBdr>
    </w:div>
    <w:div w:id="344284744">
      <w:marLeft w:val="480"/>
      <w:marRight w:val="0"/>
      <w:marTop w:val="0"/>
      <w:marBottom w:val="0"/>
      <w:divBdr>
        <w:top w:val="none" w:sz="0" w:space="0" w:color="auto"/>
        <w:left w:val="none" w:sz="0" w:space="0" w:color="auto"/>
        <w:bottom w:val="none" w:sz="0" w:space="0" w:color="auto"/>
        <w:right w:val="none" w:sz="0" w:space="0" w:color="auto"/>
      </w:divBdr>
    </w:div>
    <w:div w:id="344599889">
      <w:bodyDiv w:val="1"/>
      <w:marLeft w:val="0"/>
      <w:marRight w:val="0"/>
      <w:marTop w:val="0"/>
      <w:marBottom w:val="0"/>
      <w:divBdr>
        <w:top w:val="none" w:sz="0" w:space="0" w:color="auto"/>
        <w:left w:val="none" w:sz="0" w:space="0" w:color="auto"/>
        <w:bottom w:val="none" w:sz="0" w:space="0" w:color="auto"/>
        <w:right w:val="none" w:sz="0" w:space="0" w:color="auto"/>
      </w:divBdr>
    </w:div>
    <w:div w:id="345445169">
      <w:marLeft w:val="480"/>
      <w:marRight w:val="0"/>
      <w:marTop w:val="0"/>
      <w:marBottom w:val="0"/>
      <w:divBdr>
        <w:top w:val="none" w:sz="0" w:space="0" w:color="auto"/>
        <w:left w:val="none" w:sz="0" w:space="0" w:color="auto"/>
        <w:bottom w:val="none" w:sz="0" w:space="0" w:color="auto"/>
        <w:right w:val="none" w:sz="0" w:space="0" w:color="auto"/>
      </w:divBdr>
    </w:div>
    <w:div w:id="347870583">
      <w:marLeft w:val="640"/>
      <w:marRight w:val="0"/>
      <w:marTop w:val="0"/>
      <w:marBottom w:val="0"/>
      <w:divBdr>
        <w:top w:val="none" w:sz="0" w:space="0" w:color="auto"/>
        <w:left w:val="none" w:sz="0" w:space="0" w:color="auto"/>
        <w:bottom w:val="none" w:sz="0" w:space="0" w:color="auto"/>
        <w:right w:val="none" w:sz="0" w:space="0" w:color="auto"/>
      </w:divBdr>
    </w:div>
    <w:div w:id="349795858">
      <w:marLeft w:val="480"/>
      <w:marRight w:val="0"/>
      <w:marTop w:val="0"/>
      <w:marBottom w:val="0"/>
      <w:divBdr>
        <w:top w:val="none" w:sz="0" w:space="0" w:color="auto"/>
        <w:left w:val="none" w:sz="0" w:space="0" w:color="auto"/>
        <w:bottom w:val="none" w:sz="0" w:space="0" w:color="auto"/>
        <w:right w:val="none" w:sz="0" w:space="0" w:color="auto"/>
      </w:divBdr>
    </w:div>
    <w:div w:id="351339630">
      <w:bodyDiv w:val="1"/>
      <w:marLeft w:val="0"/>
      <w:marRight w:val="0"/>
      <w:marTop w:val="0"/>
      <w:marBottom w:val="0"/>
      <w:divBdr>
        <w:top w:val="none" w:sz="0" w:space="0" w:color="auto"/>
        <w:left w:val="none" w:sz="0" w:space="0" w:color="auto"/>
        <w:bottom w:val="none" w:sz="0" w:space="0" w:color="auto"/>
        <w:right w:val="none" w:sz="0" w:space="0" w:color="auto"/>
      </w:divBdr>
    </w:div>
    <w:div w:id="351347369">
      <w:bodyDiv w:val="1"/>
      <w:marLeft w:val="0"/>
      <w:marRight w:val="0"/>
      <w:marTop w:val="0"/>
      <w:marBottom w:val="0"/>
      <w:divBdr>
        <w:top w:val="none" w:sz="0" w:space="0" w:color="auto"/>
        <w:left w:val="none" w:sz="0" w:space="0" w:color="auto"/>
        <w:bottom w:val="none" w:sz="0" w:space="0" w:color="auto"/>
        <w:right w:val="none" w:sz="0" w:space="0" w:color="auto"/>
      </w:divBdr>
      <w:divsChild>
        <w:div w:id="17708929">
          <w:marLeft w:val="480"/>
          <w:marRight w:val="0"/>
          <w:marTop w:val="0"/>
          <w:marBottom w:val="0"/>
          <w:divBdr>
            <w:top w:val="none" w:sz="0" w:space="0" w:color="auto"/>
            <w:left w:val="none" w:sz="0" w:space="0" w:color="auto"/>
            <w:bottom w:val="none" w:sz="0" w:space="0" w:color="auto"/>
            <w:right w:val="none" w:sz="0" w:space="0" w:color="auto"/>
          </w:divBdr>
        </w:div>
        <w:div w:id="21440216">
          <w:marLeft w:val="480"/>
          <w:marRight w:val="0"/>
          <w:marTop w:val="0"/>
          <w:marBottom w:val="0"/>
          <w:divBdr>
            <w:top w:val="none" w:sz="0" w:space="0" w:color="auto"/>
            <w:left w:val="none" w:sz="0" w:space="0" w:color="auto"/>
            <w:bottom w:val="none" w:sz="0" w:space="0" w:color="auto"/>
            <w:right w:val="none" w:sz="0" w:space="0" w:color="auto"/>
          </w:divBdr>
        </w:div>
        <w:div w:id="57635540">
          <w:marLeft w:val="480"/>
          <w:marRight w:val="0"/>
          <w:marTop w:val="0"/>
          <w:marBottom w:val="0"/>
          <w:divBdr>
            <w:top w:val="none" w:sz="0" w:space="0" w:color="auto"/>
            <w:left w:val="none" w:sz="0" w:space="0" w:color="auto"/>
            <w:bottom w:val="none" w:sz="0" w:space="0" w:color="auto"/>
            <w:right w:val="none" w:sz="0" w:space="0" w:color="auto"/>
          </w:divBdr>
        </w:div>
        <w:div w:id="140581315">
          <w:marLeft w:val="480"/>
          <w:marRight w:val="0"/>
          <w:marTop w:val="0"/>
          <w:marBottom w:val="0"/>
          <w:divBdr>
            <w:top w:val="none" w:sz="0" w:space="0" w:color="auto"/>
            <w:left w:val="none" w:sz="0" w:space="0" w:color="auto"/>
            <w:bottom w:val="none" w:sz="0" w:space="0" w:color="auto"/>
            <w:right w:val="none" w:sz="0" w:space="0" w:color="auto"/>
          </w:divBdr>
        </w:div>
        <w:div w:id="193201585">
          <w:marLeft w:val="480"/>
          <w:marRight w:val="0"/>
          <w:marTop w:val="0"/>
          <w:marBottom w:val="0"/>
          <w:divBdr>
            <w:top w:val="none" w:sz="0" w:space="0" w:color="auto"/>
            <w:left w:val="none" w:sz="0" w:space="0" w:color="auto"/>
            <w:bottom w:val="none" w:sz="0" w:space="0" w:color="auto"/>
            <w:right w:val="none" w:sz="0" w:space="0" w:color="auto"/>
          </w:divBdr>
        </w:div>
        <w:div w:id="209810912">
          <w:marLeft w:val="480"/>
          <w:marRight w:val="0"/>
          <w:marTop w:val="0"/>
          <w:marBottom w:val="0"/>
          <w:divBdr>
            <w:top w:val="none" w:sz="0" w:space="0" w:color="auto"/>
            <w:left w:val="none" w:sz="0" w:space="0" w:color="auto"/>
            <w:bottom w:val="none" w:sz="0" w:space="0" w:color="auto"/>
            <w:right w:val="none" w:sz="0" w:space="0" w:color="auto"/>
          </w:divBdr>
        </w:div>
        <w:div w:id="300505678">
          <w:marLeft w:val="480"/>
          <w:marRight w:val="0"/>
          <w:marTop w:val="0"/>
          <w:marBottom w:val="0"/>
          <w:divBdr>
            <w:top w:val="none" w:sz="0" w:space="0" w:color="auto"/>
            <w:left w:val="none" w:sz="0" w:space="0" w:color="auto"/>
            <w:bottom w:val="none" w:sz="0" w:space="0" w:color="auto"/>
            <w:right w:val="none" w:sz="0" w:space="0" w:color="auto"/>
          </w:divBdr>
        </w:div>
        <w:div w:id="305473215">
          <w:marLeft w:val="480"/>
          <w:marRight w:val="0"/>
          <w:marTop w:val="0"/>
          <w:marBottom w:val="0"/>
          <w:divBdr>
            <w:top w:val="none" w:sz="0" w:space="0" w:color="auto"/>
            <w:left w:val="none" w:sz="0" w:space="0" w:color="auto"/>
            <w:bottom w:val="none" w:sz="0" w:space="0" w:color="auto"/>
            <w:right w:val="none" w:sz="0" w:space="0" w:color="auto"/>
          </w:divBdr>
        </w:div>
        <w:div w:id="318581746">
          <w:marLeft w:val="480"/>
          <w:marRight w:val="0"/>
          <w:marTop w:val="0"/>
          <w:marBottom w:val="0"/>
          <w:divBdr>
            <w:top w:val="none" w:sz="0" w:space="0" w:color="auto"/>
            <w:left w:val="none" w:sz="0" w:space="0" w:color="auto"/>
            <w:bottom w:val="none" w:sz="0" w:space="0" w:color="auto"/>
            <w:right w:val="none" w:sz="0" w:space="0" w:color="auto"/>
          </w:divBdr>
        </w:div>
        <w:div w:id="387345216">
          <w:marLeft w:val="480"/>
          <w:marRight w:val="0"/>
          <w:marTop w:val="0"/>
          <w:marBottom w:val="0"/>
          <w:divBdr>
            <w:top w:val="none" w:sz="0" w:space="0" w:color="auto"/>
            <w:left w:val="none" w:sz="0" w:space="0" w:color="auto"/>
            <w:bottom w:val="none" w:sz="0" w:space="0" w:color="auto"/>
            <w:right w:val="none" w:sz="0" w:space="0" w:color="auto"/>
          </w:divBdr>
        </w:div>
        <w:div w:id="443424054">
          <w:marLeft w:val="480"/>
          <w:marRight w:val="0"/>
          <w:marTop w:val="0"/>
          <w:marBottom w:val="0"/>
          <w:divBdr>
            <w:top w:val="none" w:sz="0" w:space="0" w:color="auto"/>
            <w:left w:val="none" w:sz="0" w:space="0" w:color="auto"/>
            <w:bottom w:val="none" w:sz="0" w:space="0" w:color="auto"/>
            <w:right w:val="none" w:sz="0" w:space="0" w:color="auto"/>
          </w:divBdr>
        </w:div>
        <w:div w:id="579290851">
          <w:marLeft w:val="480"/>
          <w:marRight w:val="0"/>
          <w:marTop w:val="0"/>
          <w:marBottom w:val="0"/>
          <w:divBdr>
            <w:top w:val="none" w:sz="0" w:space="0" w:color="auto"/>
            <w:left w:val="none" w:sz="0" w:space="0" w:color="auto"/>
            <w:bottom w:val="none" w:sz="0" w:space="0" w:color="auto"/>
            <w:right w:val="none" w:sz="0" w:space="0" w:color="auto"/>
          </w:divBdr>
        </w:div>
        <w:div w:id="599601709">
          <w:marLeft w:val="480"/>
          <w:marRight w:val="0"/>
          <w:marTop w:val="0"/>
          <w:marBottom w:val="0"/>
          <w:divBdr>
            <w:top w:val="none" w:sz="0" w:space="0" w:color="auto"/>
            <w:left w:val="none" w:sz="0" w:space="0" w:color="auto"/>
            <w:bottom w:val="none" w:sz="0" w:space="0" w:color="auto"/>
            <w:right w:val="none" w:sz="0" w:space="0" w:color="auto"/>
          </w:divBdr>
        </w:div>
        <w:div w:id="614752542">
          <w:marLeft w:val="480"/>
          <w:marRight w:val="0"/>
          <w:marTop w:val="0"/>
          <w:marBottom w:val="0"/>
          <w:divBdr>
            <w:top w:val="none" w:sz="0" w:space="0" w:color="auto"/>
            <w:left w:val="none" w:sz="0" w:space="0" w:color="auto"/>
            <w:bottom w:val="none" w:sz="0" w:space="0" w:color="auto"/>
            <w:right w:val="none" w:sz="0" w:space="0" w:color="auto"/>
          </w:divBdr>
        </w:div>
        <w:div w:id="661936595">
          <w:marLeft w:val="480"/>
          <w:marRight w:val="0"/>
          <w:marTop w:val="0"/>
          <w:marBottom w:val="0"/>
          <w:divBdr>
            <w:top w:val="none" w:sz="0" w:space="0" w:color="auto"/>
            <w:left w:val="none" w:sz="0" w:space="0" w:color="auto"/>
            <w:bottom w:val="none" w:sz="0" w:space="0" w:color="auto"/>
            <w:right w:val="none" w:sz="0" w:space="0" w:color="auto"/>
          </w:divBdr>
        </w:div>
        <w:div w:id="707142628">
          <w:marLeft w:val="480"/>
          <w:marRight w:val="0"/>
          <w:marTop w:val="0"/>
          <w:marBottom w:val="0"/>
          <w:divBdr>
            <w:top w:val="none" w:sz="0" w:space="0" w:color="auto"/>
            <w:left w:val="none" w:sz="0" w:space="0" w:color="auto"/>
            <w:bottom w:val="none" w:sz="0" w:space="0" w:color="auto"/>
            <w:right w:val="none" w:sz="0" w:space="0" w:color="auto"/>
          </w:divBdr>
        </w:div>
        <w:div w:id="843056396">
          <w:marLeft w:val="480"/>
          <w:marRight w:val="0"/>
          <w:marTop w:val="0"/>
          <w:marBottom w:val="0"/>
          <w:divBdr>
            <w:top w:val="none" w:sz="0" w:space="0" w:color="auto"/>
            <w:left w:val="none" w:sz="0" w:space="0" w:color="auto"/>
            <w:bottom w:val="none" w:sz="0" w:space="0" w:color="auto"/>
            <w:right w:val="none" w:sz="0" w:space="0" w:color="auto"/>
          </w:divBdr>
        </w:div>
        <w:div w:id="866674120">
          <w:marLeft w:val="480"/>
          <w:marRight w:val="0"/>
          <w:marTop w:val="0"/>
          <w:marBottom w:val="0"/>
          <w:divBdr>
            <w:top w:val="none" w:sz="0" w:space="0" w:color="auto"/>
            <w:left w:val="none" w:sz="0" w:space="0" w:color="auto"/>
            <w:bottom w:val="none" w:sz="0" w:space="0" w:color="auto"/>
            <w:right w:val="none" w:sz="0" w:space="0" w:color="auto"/>
          </w:divBdr>
        </w:div>
        <w:div w:id="981345969">
          <w:marLeft w:val="480"/>
          <w:marRight w:val="0"/>
          <w:marTop w:val="0"/>
          <w:marBottom w:val="0"/>
          <w:divBdr>
            <w:top w:val="none" w:sz="0" w:space="0" w:color="auto"/>
            <w:left w:val="none" w:sz="0" w:space="0" w:color="auto"/>
            <w:bottom w:val="none" w:sz="0" w:space="0" w:color="auto"/>
            <w:right w:val="none" w:sz="0" w:space="0" w:color="auto"/>
          </w:divBdr>
        </w:div>
        <w:div w:id="994380103">
          <w:marLeft w:val="480"/>
          <w:marRight w:val="0"/>
          <w:marTop w:val="0"/>
          <w:marBottom w:val="0"/>
          <w:divBdr>
            <w:top w:val="none" w:sz="0" w:space="0" w:color="auto"/>
            <w:left w:val="none" w:sz="0" w:space="0" w:color="auto"/>
            <w:bottom w:val="none" w:sz="0" w:space="0" w:color="auto"/>
            <w:right w:val="none" w:sz="0" w:space="0" w:color="auto"/>
          </w:divBdr>
        </w:div>
        <w:div w:id="1036465895">
          <w:marLeft w:val="480"/>
          <w:marRight w:val="0"/>
          <w:marTop w:val="0"/>
          <w:marBottom w:val="0"/>
          <w:divBdr>
            <w:top w:val="none" w:sz="0" w:space="0" w:color="auto"/>
            <w:left w:val="none" w:sz="0" w:space="0" w:color="auto"/>
            <w:bottom w:val="none" w:sz="0" w:space="0" w:color="auto"/>
            <w:right w:val="none" w:sz="0" w:space="0" w:color="auto"/>
          </w:divBdr>
        </w:div>
        <w:div w:id="1036465917">
          <w:marLeft w:val="480"/>
          <w:marRight w:val="0"/>
          <w:marTop w:val="0"/>
          <w:marBottom w:val="0"/>
          <w:divBdr>
            <w:top w:val="none" w:sz="0" w:space="0" w:color="auto"/>
            <w:left w:val="none" w:sz="0" w:space="0" w:color="auto"/>
            <w:bottom w:val="none" w:sz="0" w:space="0" w:color="auto"/>
            <w:right w:val="none" w:sz="0" w:space="0" w:color="auto"/>
          </w:divBdr>
        </w:div>
        <w:div w:id="1144661124">
          <w:marLeft w:val="480"/>
          <w:marRight w:val="0"/>
          <w:marTop w:val="0"/>
          <w:marBottom w:val="0"/>
          <w:divBdr>
            <w:top w:val="none" w:sz="0" w:space="0" w:color="auto"/>
            <w:left w:val="none" w:sz="0" w:space="0" w:color="auto"/>
            <w:bottom w:val="none" w:sz="0" w:space="0" w:color="auto"/>
            <w:right w:val="none" w:sz="0" w:space="0" w:color="auto"/>
          </w:divBdr>
        </w:div>
        <w:div w:id="1162425054">
          <w:marLeft w:val="480"/>
          <w:marRight w:val="0"/>
          <w:marTop w:val="0"/>
          <w:marBottom w:val="0"/>
          <w:divBdr>
            <w:top w:val="none" w:sz="0" w:space="0" w:color="auto"/>
            <w:left w:val="none" w:sz="0" w:space="0" w:color="auto"/>
            <w:bottom w:val="none" w:sz="0" w:space="0" w:color="auto"/>
            <w:right w:val="none" w:sz="0" w:space="0" w:color="auto"/>
          </w:divBdr>
        </w:div>
        <w:div w:id="1181553788">
          <w:marLeft w:val="480"/>
          <w:marRight w:val="0"/>
          <w:marTop w:val="0"/>
          <w:marBottom w:val="0"/>
          <w:divBdr>
            <w:top w:val="none" w:sz="0" w:space="0" w:color="auto"/>
            <w:left w:val="none" w:sz="0" w:space="0" w:color="auto"/>
            <w:bottom w:val="none" w:sz="0" w:space="0" w:color="auto"/>
            <w:right w:val="none" w:sz="0" w:space="0" w:color="auto"/>
          </w:divBdr>
        </w:div>
        <w:div w:id="1204756918">
          <w:marLeft w:val="480"/>
          <w:marRight w:val="0"/>
          <w:marTop w:val="0"/>
          <w:marBottom w:val="0"/>
          <w:divBdr>
            <w:top w:val="none" w:sz="0" w:space="0" w:color="auto"/>
            <w:left w:val="none" w:sz="0" w:space="0" w:color="auto"/>
            <w:bottom w:val="none" w:sz="0" w:space="0" w:color="auto"/>
            <w:right w:val="none" w:sz="0" w:space="0" w:color="auto"/>
          </w:divBdr>
        </w:div>
        <w:div w:id="1223755018">
          <w:marLeft w:val="480"/>
          <w:marRight w:val="0"/>
          <w:marTop w:val="0"/>
          <w:marBottom w:val="0"/>
          <w:divBdr>
            <w:top w:val="none" w:sz="0" w:space="0" w:color="auto"/>
            <w:left w:val="none" w:sz="0" w:space="0" w:color="auto"/>
            <w:bottom w:val="none" w:sz="0" w:space="0" w:color="auto"/>
            <w:right w:val="none" w:sz="0" w:space="0" w:color="auto"/>
          </w:divBdr>
        </w:div>
        <w:div w:id="1303195374">
          <w:marLeft w:val="480"/>
          <w:marRight w:val="0"/>
          <w:marTop w:val="0"/>
          <w:marBottom w:val="0"/>
          <w:divBdr>
            <w:top w:val="none" w:sz="0" w:space="0" w:color="auto"/>
            <w:left w:val="none" w:sz="0" w:space="0" w:color="auto"/>
            <w:bottom w:val="none" w:sz="0" w:space="0" w:color="auto"/>
            <w:right w:val="none" w:sz="0" w:space="0" w:color="auto"/>
          </w:divBdr>
        </w:div>
        <w:div w:id="1342972730">
          <w:marLeft w:val="480"/>
          <w:marRight w:val="0"/>
          <w:marTop w:val="0"/>
          <w:marBottom w:val="0"/>
          <w:divBdr>
            <w:top w:val="none" w:sz="0" w:space="0" w:color="auto"/>
            <w:left w:val="none" w:sz="0" w:space="0" w:color="auto"/>
            <w:bottom w:val="none" w:sz="0" w:space="0" w:color="auto"/>
            <w:right w:val="none" w:sz="0" w:space="0" w:color="auto"/>
          </w:divBdr>
        </w:div>
        <w:div w:id="1368217715">
          <w:marLeft w:val="480"/>
          <w:marRight w:val="0"/>
          <w:marTop w:val="0"/>
          <w:marBottom w:val="0"/>
          <w:divBdr>
            <w:top w:val="none" w:sz="0" w:space="0" w:color="auto"/>
            <w:left w:val="none" w:sz="0" w:space="0" w:color="auto"/>
            <w:bottom w:val="none" w:sz="0" w:space="0" w:color="auto"/>
            <w:right w:val="none" w:sz="0" w:space="0" w:color="auto"/>
          </w:divBdr>
        </w:div>
        <w:div w:id="1404982962">
          <w:marLeft w:val="480"/>
          <w:marRight w:val="0"/>
          <w:marTop w:val="0"/>
          <w:marBottom w:val="0"/>
          <w:divBdr>
            <w:top w:val="none" w:sz="0" w:space="0" w:color="auto"/>
            <w:left w:val="none" w:sz="0" w:space="0" w:color="auto"/>
            <w:bottom w:val="none" w:sz="0" w:space="0" w:color="auto"/>
            <w:right w:val="none" w:sz="0" w:space="0" w:color="auto"/>
          </w:divBdr>
        </w:div>
        <w:div w:id="1415083609">
          <w:marLeft w:val="480"/>
          <w:marRight w:val="0"/>
          <w:marTop w:val="0"/>
          <w:marBottom w:val="0"/>
          <w:divBdr>
            <w:top w:val="none" w:sz="0" w:space="0" w:color="auto"/>
            <w:left w:val="none" w:sz="0" w:space="0" w:color="auto"/>
            <w:bottom w:val="none" w:sz="0" w:space="0" w:color="auto"/>
            <w:right w:val="none" w:sz="0" w:space="0" w:color="auto"/>
          </w:divBdr>
        </w:div>
        <w:div w:id="1425766305">
          <w:marLeft w:val="480"/>
          <w:marRight w:val="0"/>
          <w:marTop w:val="0"/>
          <w:marBottom w:val="0"/>
          <w:divBdr>
            <w:top w:val="none" w:sz="0" w:space="0" w:color="auto"/>
            <w:left w:val="none" w:sz="0" w:space="0" w:color="auto"/>
            <w:bottom w:val="none" w:sz="0" w:space="0" w:color="auto"/>
            <w:right w:val="none" w:sz="0" w:space="0" w:color="auto"/>
          </w:divBdr>
        </w:div>
        <w:div w:id="1433353497">
          <w:marLeft w:val="480"/>
          <w:marRight w:val="0"/>
          <w:marTop w:val="0"/>
          <w:marBottom w:val="0"/>
          <w:divBdr>
            <w:top w:val="none" w:sz="0" w:space="0" w:color="auto"/>
            <w:left w:val="none" w:sz="0" w:space="0" w:color="auto"/>
            <w:bottom w:val="none" w:sz="0" w:space="0" w:color="auto"/>
            <w:right w:val="none" w:sz="0" w:space="0" w:color="auto"/>
          </w:divBdr>
        </w:div>
        <w:div w:id="1435710208">
          <w:marLeft w:val="480"/>
          <w:marRight w:val="0"/>
          <w:marTop w:val="0"/>
          <w:marBottom w:val="0"/>
          <w:divBdr>
            <w:top w:val="none" w:sz="0" w:space="0" w:color="auto"/>
            <w:left w:val="none" w:sz="0" w:space="0" w:color="auto"/>
            <w:bottom w:val="none" w:sz="0" w:space="0" w:color="auto"/>
            <w:right w:val="none" w:sz="0" w:space="0" w:color="auto"/>
          </w:divBdr>
        </w:div>
        <w:div w:id="1531527751">
          <w:marLeft w:val="480"/>
          <w:marRight w:val="0"/>
          <w:marTop w:val="0"/>
          <w:marBottom w:val="0"/>
          <w:divBdr>
            <w:top w:val="none" w:sz="0" w:space="0" w:color="auto"/>
            <w:left w:val="none" w:sz="0" w:space="0" w:color="auto"/>
            <w:bottom w:val="none" w:sz="0" w:space="0" w:color="auto"/>
            <w:right w:val="none" w:sz="0" w:space="0" w:color="auto"/>
          </w:divBdr>
        </w:div>
        <w:div w:id="1586836269">
          <w:marLeft w:val="480"/>
          <w:marRight w:val="0"/>
          <w:marTop w:val="0"/>
          <w:marBottom w:val="0"/>
          <w:divBdr>
            <w:top w:val="none" w:sz="0" w:space="0" w:color="auto"/>
            <w:left w:val="none" w:sz="0" w:space="0" w:color="auto"/>
            <w:bottom w:val="none" w:sz="0" w:space="0" w:color="auto"/>
            <w:right w:val="none" w:sz="0" w:space="0" w:color="auto"/>
          </w:divBdr>
        </w:div>
        <w:div w:id="1659262764">
          <w:marLeft w:val="480"/>
          <w:marRight w:val="0"/>
          <w:marTop w:val="0"/>
          <w:marBottom w:val="0"/>
          <w:divBdr>
            <w:top w:val="none" w:sz="0" w:space="0" w:color="auto"/>
            <w:left w:val="none" w:sz="0" w:space="0" w:color="auto"/>
            <w:bottom w:val="none" w:sz="0" w:space="0" w:color="auto"/>
            <w:right w:val="none" w:sz="0" w:space="0" w:color="auto"/>
          </w:divBdr>
        </w:div>
        <w:div w:id="1660571551">
          <w:marLeft w:val="480"/>
          <w:marRight w:val="0"/>
          <w:marTop w:val="0"/>
          <w:marBottom w:val="0"/>
          <w:divBdr>
            <w:top w:val="none" w:sz="0" w:space="0" w:color="auto"/>
            <w:left w:val="none" w:sz="0" w:space="0" w:color="auto"/>
            <w:bottom w:val="none" w:sz="0" w:space="0" w:color="auto"/>
            <w:right w:val="none" w:sz="0" w:space="0" w:color="auto"/>
          </w:divBdr>
        </w:div>
        <w:div w:id="1710565253">
          <w:marLeft w:val="480"/>
          <w:marRight w:val="0"/>
          <w:marTop w:val="0"/>
          <w:marBottom w:val="0"/>
          <w:divBdr>
            <w:top w:val="none" w:sz="0" w:space="0" w:color="auto"/>
            <w:left w:val="none" w:sz="0" w:space="0" w:color="auto"/>
            <w:bottom w:val="none" w:sz="0" w:space="0" w:color="auto"/>
            <w:right w:val="none" w:sz="0" w:space="0" w:color="auto"/>
          </w:divBdr>
        </w:div>
        <w:div w:id="1817379406">
          <w:marLeft w:val="480"/>
          <w:marRight w:val="0"/>
          <w:marTop w:val="0"/>
          <w:marBottom w:val="0"/>
          <w:divBdr>
            <w:top w:val="none" w:sz="0" w:space="0" w:color="auto"/>
            <w:left w:val="none" w:sz="0" w:space="0" w:color="auto"/>
            <w:bottom w:val="none" w:sz="0" w:space="0" w:color="auto"/>
            <w:right w:val="none" w:sz="0" w:space="0" w:color="auto"/>
          </w:divBdr>
        </w:div>
        <w:div w:id="1833838563">
          <w:marLeft w:val="480"/>
          <w:marRight w:val="0"/>
          <w:marTop w:val="0"/>
          <w:marBottom w:val="0"/>
          <w:divBdr>
            <w:top w:val="none" w:sz="0" w:space="0" w:color="auto"/>
            <w:left w:val="none" w:sz="0" w:space="0" w:color="auto"/>
            <w:bottom w:val="none" w:sz="0" w:space="0" w:color="auto"/>
            <w:right w:val="none" w:sz="0" w:space="0" w:color="auto"/>
          </w:divBdr>
        </w:div>
        <w:div w:id="1868568417">
          <w:marLeft w:val="480"/>
          <w:marRight w:val="0"/>
          <w:marTop w:val="0"/>
          <w:marBottom w:val="0"/>
          <w:divBdr>
            <w:top w:val="none" w:sz="0" w:space="0" w:color="auto"/>
            <w:left w:val="none" w:sz="0" w:space="0" w:color="auto"/>
            <w:bottom w:val="none" w:sz="0" w:space="0" w:color="auto"/>
            <w:right w:val="none" w:sz="0" w:space="0" w:color="auto"/>
          </w:divBdr>
        </w:div>
        <w:div w:id="1973436528">
          <w:marLeft w:val="480"/>
          <w:marRight w:val="0"/>
          <w:marTop w:val="0"/>
          <w:marBottom w:val="0"/>
          <w:divBdr>
            <w:top w:val="none" w:sz="0" w:space="0" w:color="auto"/>
            <w:left w:val="none" w:sz="0" w:space="0" w:color="auto"/>
            <w:bottom w:val="none" w:sz="0" w:space="0" w:color="auto"/>
            <w:right w:val="none" w:sz="0" w:space="0" w:color="auto"/>
          </w:divBdr>
        </w:div>
        <w:div w:id="2031445193">
          <w:marLeft w:val="480"/>
          <w:marRight w:val="0"/>
          <w:marTop w:val="0"/>
          <w:marBottom w:val="0"/>
          <w:divBdr>
            <w:top w:val="none" w:sz="0" w:space="0" w:color="auto"/>
            <w:left w:val="none" w:sz="0" w:space="0" w:color="auto"/>
            <w:bottom w:val="none" w:sz="0" w:space="0" w:color="auto"/>
            <w:right w:val="none" w:sz="0" w:space="0" w:color="auto"/>
          </w:divBdr>
        </w:div>
        <w:div w:id="2042775369">
          <w:marLeft w:val="480"/>
          <w:marRight w:val="0"/>
          <w:marTop w:val="0"/>
          <w:marBottom w:val="0"/>
          <w:divBdr>
            <w:top w:val="none" w:sz="0" w:space="0" w:color="auto"/>
            <w:left w:val="none" w:sz="0" w:space="0" w:color="auto"/>
            <w:bottom w:val="none" w:sz="0" w:space="0" w:color="auto"/>
            <w:right w:val="none" w:sz="0" w:space="0" w:color="auto"/>
          </w:divBdr>
        </w:div>
        <w:div w:id="2078047165">
          <w:marLeft w:val="480"/>
          <w:marRight w:val="0"/>
          <w:marTop w:val="0"/>
          <w:marBottom w:val="0"/>
          <w:divBdr>
            <w:top w:val="none" w:sz="0" w:space="0" w:color="auto"/>
            <w:left w:val="none" w:sz="0" w:space="0" w:color="auto"/>
            <w:bottom w:val="none" w:sz="0" w:space="0" w:color="auto"/>
            <w:right w:val="none" w:sz="0" w:space="0" w:color="auto"/>
          </w:divBdr>
        </w:div>
        <w:div w:id="2140999341">
          <w:marLeft w:val="480"/>
          <w:marRight w:val="0"/>
          <w:marTop w:val="0"/>
          <w:marBottom w:val="0"/>
          <w:divBdr>
            <w:top w:val="none" w:sz="0" w:space="0" w:color="auto"/>
            <w:left w:val="none" w:sz="0" w:space="0" w:color="auto"/>
            <w:bottom w:val="none" w:sz="0" w:space="0" w:color="auto"/>
            <w:right w:val="none" w:sz="0" w:space="0" w:color="auto"/>
          </w:divBdr>
        </w:div>
        <w:div w:id="2146265899">
          <w:marLeft w:val="480"/>
          <w:marRight w:val="0"/>
          <w:marTop w:val="0"/>
          <w:marBottom w:val="0"/>
          <w:divBdr>
            <w:top w:val="none" w:sz="0" w:space="0" w:color="auto"/>
            <w:left w:val="none" w:sz="0" w:space="0" w:color="auto"/>
            <w:bottom w:val="none" w:sz="0" w:space="0" w:color="auto"/>
            <w:right w:val="none" w:sz="0" w:space="0" w:color="auto"/>
          </w:divBdr>
        </w:div>
      </w:divsChild>
    </w:div>
    <w:div w:id="351809187">
      <w:marLeft w:val="640"/>
      <w:marRight w:val="0"/>
      <w:marTop w:val="0"/>
      <w:marBottom w:val="0"/>
      <w:divBdr>
        <w:top w:val="none" w:sz="0" w:space="0" w:color="auto"/>
        <w:left w:val="none" w:sz="0" w:space="0" w:color="auto"/>
        <w:bottom w:val="none" w:sz="0" w:space="0" w:color="auto"/>
        <w:right w:val="none" w:sz="0" w:space="0" w:color="auto"/>
      </w:divBdr>
    </w:div>
    <w:div w:id="352146948">
      <w:marLeft w:val="480"/>
      <w:marRight w:val="0"/>
      <w:marTop w:val="0"/>
      <w:marBottom w:val="0"/>
      <w:divBdr>
        <w:top w:val="none" w:sz="0" w:space="0" w:color="auto"/>
        <w:left w:val="none" w:sz="0" w:space="0" w:color="auto"/>
        <w:bottom w:val="none" w:sz="0" w:space="0" w:color="auto"/>
        <w:right w:val="none" w:sz="0" w:space="0" w:color="auto"/>
      </w:divBdr>
    </w:div>
    <w:div w:id="353920107">
      <w:bodyDiv w:val="1"/>
      <w:marLeft w:val="0"/>
      <w:marRight w:val="0"/>
      <w:marTop w:val="0"/>
      <w:marBottom w:val="0"/>
      <w:divBdr>
        <w:top w:val="none" w:sz="0" w:space="0" w:color="auto"/>
        <w:left w:val="none" w:sz="0" w:space="0" w:color="auto"/>
        <w:bottom w:val="none" w:sz="0" w:space="0" w:color="auto"/>
        <w:right w:val="none" w:sz="0" w:space="0" w:color="auto"/>
      </w:divBdr>
      <w:divsChild>
        <w:div w:id="1949387267">
          <w:marLeft w:val="640"/>
          <w:marRight w:val="0"/>
          <w:marTop w:val="0"/>
          <w:marBottom w:val="0"/>
          <w:divBdr>
            <w:top w:val="none" w:sz="0" w:space="0" w:color="auto"/>
            <w:left w:val="none" w:sz="0" w:space="0" w:color="auto"/>
            <w:bottom w:val="none" w:sz="0" w:space="0" w:color="auto"/>
            <w:right w:val="none" w:sz="0" w:space="0" w:color="auto"/>
          </w:divBdr>
        </w:div>
        <w:div w:id="1039008549">
          <w:marLeft w:val="640"/>
          <w:marRight w:val="0"/>
          <w:marTop w:val="0"/>
          <w:marBottom w:val="0"/>
          <w:divBdr>
            <w:top w:val="none" w:sz="0" w:space="0" w:color="auto"/>
            <w:left w:val="none" w:sz="0" w:space="0" w:color="auto"/>
            <w:bottom w:val="none" w:sz="0" w:space="0" w:color="auto"/>
            <w:right w:val="none" w:sz="0" w:space="0" w:color="auto"/>
          </w:divBdr>
        </w:div>
        <w:div w:id="489637144">
          <w:marLeft w:val="640"/>
          <w:marRight w:val="0"/>
          <w:marTop w:val="0"/>
          <w:marBottom w:val="0"/>
          <w:divBdr>
            <w:top w:val="none" w:sz="0" w:space="0" w:color="auto"/>
            <w:left w:val="none" w:sz="0" w:space="0" w:color="auto"/>
            <w:bottom w:val="none" w:sz="0" w:space="0" w:color="auto"/>
            <w:right w:val="none" w:sz="0" w:space="0" w:color="auto"/>
          </w:divBdr>
        </w:div>
        <w:div w:id="1000810180">
          <w:marLeft w:val="640"/>
          <w:marRight w:val="0"/>
          <w:marTop w:val="0"/>
          <w:marBottom w:val="0"/>
          <w:divBdr>
            <w:top w:val="none" w:sz="0" w:space="0" w:color="auto"/>
            <w:left w:val="none" w:sz="0" w:space="0" w:color="auto"/>
            <w:bottom w:val="none" w:sz="0" w:space="0" w:color="auto"/>
            <w:right w:val="none" w:sz="0" w:space="0" w:color="auto"/>
          </w:divBdr>
        </w:div>
        <w:div w:id="460466171">
          <w:marLeft w:val="640"/>
          <w:marRight w:val="0"/>
          <w:marTop w:val="0"/>
          <w:marBottom w:val="0"/>
          <w:divBdr>
            <w:top w:val="none" w:sz="0" w:space="0" w:color="auto"/>
            <w:left w:val="none" w:sz="0" w:space="0" w:color="auto"/>
            <w:bottom w:val="none" w:sz="0" w:space="0" w:color="auto"/>
            <w:right w:val="none" w:sz="0" w:space="0" w:color="auto"/>
          </w:divBdr>
        </w:div>
        <w:div w:id="1691569879">
          <w:marLeft w:val="640"/>
          <w:marRight w:val="0"/>
          <w:marTop w:val="0"/>
          <w:marBottom w:val="0"/>
          <w:divBdr>
            <w:top w:val="none" w:sz="0" w:space="0" w:color="auto"/>
            <w:left w:val="none" w:sz="0" w:space="0" w:color="auto"/>
            <w:bottom w:val="none" w:sz="0" w:space="0" w:color="auto"/>
            <w:right w:val="none" w:sz="0" w:space="0" w:color="auto"/>
          </w:divBdr>
        </w:div>
        <w:div w:id="770126739">
          <w:marLeft w:val="640"/>
          <w:marRight w:val="0"/>
          <w:marTop w:val="0"/>
          <w:marBottom w:val="0"/>
          <w:divBdr>
            <w:top w:val="none" w:sz="0" w:space="0" w:color="auto"/>
            <w:left w:val="none" w:sz="0" w:space="0" w:color="auto"/>
            <w:bottom w:val="none" w:sz="0" w:space="0" w:color="auto"/>
            <w:right w:val="none" w:sz="0" w:space="0" w:color="auto"/>
          </w:divBdr>
        </w:div>
        <w:div w:id="1271820816">
          <w:marLeft w:val="640"/>
          <w:marRight w:val="0"/>
          <w:marTop w:val="0"/>
          <w:marBottom w:val="0"/>
          <w:divBdr>
            <w:top w:val="none" w:sz="0" w:space="0" w:color="auto"/>
            <w:left w:val="none" w:sz="0" w:space="0" w:color="auto"/>
            <w:bottom w:val="none" w:sz="0" w:space="0" w:color="auto"/>
            <w:right w:val="none" w:sz="0" w:space="0" w:color="auto"/>
          </w:divBdr>
        </w:div>
        <w:div w:id="1079012798">
          <w:marLeft w:val="640"/>
          <w:marRight w:val="0"/>
          <w:marTop w:val="0"/>
          <w:marBottom w:val="0"/>
          <w:divBdr>
            <w:top w:val="none" w:sz="0" w:space="0" w:color="auto"/>
            <w:left w:val="none" w:sz="0" w:space="0" w:color="auto"/>
            <w:bottom w:val="none" w:sz="0" w:space="0" w:color="auto"/>
            <w:right w:val="none" w:sz="0" w:space="0" w:color="auto"/>
          </w:divBdr>
        </w:div>
        <w:div w:id="757097761">
          <w:marLeft w:val="640"/>
          <w:marRight w:val="0"/>
          <w:marTop w:val="0"/>
          <w:marBottom w:val="0"/>
          <w:divBdr>
            <w:top w:val="none" w:sz="0" w:space="0" w:color="auto"/>
            <w:left w:val="none" w:sz="0" w:space="0" w:color="auto"/>
            <w:bottom w:val="none" w:sz="0" w:space="0" w:color="auto"/>
            <w:right w:val="none" w:sz="0" w:space="0" w:color="auto"/>
          </w:divBdr>
        </w:div>
        <w:div w:id="2016879969">
          <w:marLeft w:val="640"/>
          <w:marRight w:val="0"/>
          <w:marTop w:val="0"/>
          <w:marBottom w:val="0"/>
          <w:divBdr>
            <w:top w:val="none" w:sz="0" w:space="0" w:color="auto"/>
            <w:left w:val="none" w:sz="0" w:space="0" w:color="auto"/>
            <w:bottom w:val="none" w:sz="0" w:space="0" w:color="auto"/>
            <w:right w:val="none" w:sz="0" w:space="0" w:color="auto"/>
          </w:divBdr>
        </w:div>
        <w:div w:id="1952005327">
          <w:marLeft w:val="640"/>
          <w:marRight w:val="0"/>
          <w:marTop w:val="0"/>
          <w:marBottom w:val="0"/>
          <w:divBdr>
            <w:top w:val="none" w:sz="0" w:space="0" w:color="auto"/>
            <w:left w:val="none" w:sz="0" w:space="0" w:color="auto"/>
            <w:bottom w:val="none" w:sz="0" w:space="0" w:color="auto"/>
            <w:right w:val="none" w:sz="0" w:space="0" w:color="auto"/>
          </w:divBdr>
        </w:div>
        <w:div w:id="1292983309">
          <w:marLeft w:val="640"/>
          <w:marRight w:val="0"/>
          <w:marTop w:val="0"/>
          <w:marBottom w:val="0"/>
          <w:divBdr>
            <w:top w:val="none" w:sz="0" w:space="0" w:color="auto"/>
            <w:left w:val="none" w:sz="0" w:space="0" w:color="auto"/>
            <w:bottom w:val="none" w:sz="0" w:space="0" w:color="auto"/>
            <w:right w:val="none" w:sz="0" w:space="0" w:color="auto"/>
          </w:divBdr>
        </w:div>
        <w:div w:id="23748173">
          <w:marLeft w:val="640"/>
          <w:marRight w:val="0"/>
          <w:marTop w:val="0"/>
          <w:marBottom w:val="0"/>
          <w:divBdr>
            <w:top w:val="none" w:sz="0" w:space="0" w:color="auto"/>
            <w:left w:val="none" w:sz="0" w:space="0" w:color="auto"/>
            <w:bottom w:val="none" w:sz="0" w:space="0" w:color="auto"/>
            <w:right w:val="none" w:sz="0" w:space="0" w:color="auto"/>
          </w:divBdr>
        </w:div>
        <w:div w:id="889028142">
          <w:marLeft w:val="640"/>
          <w:marRight w:val="0"/>
          <w:marTop w:val="0"/>
          <w:marBottom w:val="0"/>
          <w:divBdr>
            <w:top w:val="none" w:sz="0" w:space="0" w:color="auto"/>
            <w:left w:val="none" w:sz="0" w:space="0" w:color="auto"/>
            <w:bottom w:val="none" w:sz="0" w:space="0" w:color="auto"/>
            <w:right w:val="none" w:sz="0" w:space="0" w:color="auto"/>
          </w:divBdr>
        </w:div>
        <w:div w:id="863516565">
          <w:marLeft w:val="640"/>
          <w:marRight w:val="0"/>
          <w:marTop w:val="0"/>
          <w:marBottom w:val="0"/>
          <w:divBdr>
            <w:top w:val="none" w:sz="0" w:space="0" w:color="auto"/>
            <w:left w:val="none" w:sz="0" w:space="0" w:color="auto"/>
            <w:bottom w:val="none" w:sz="0" w:space="0" w:color="auto"/>
            <w:right w:val="none" w:sz="0" w:space="0" w:color="auto"/>
          </w:divBdr>
        </w:div>
        <w:div w:id="1854413931">
          <w:marLeft w:val="640"/>
          <w:marRight w:val="0"/>
          <w:marTop w:val="0"/>
          <w:marBottom w:val="0"/>
          <w:divBdr>
            <w:top w:val="none" w:sz="0" w:space="0" w:color="auto"/>
            <w:left w:val="none" w:sz="0" w:space="0" w:color="auto"/>
            <w:bottom w:val="none" w:sz="0" w:space="0" w:color="auto"/>
            <w:right w:val="none" w:sz="0" w:space="0" w:color="auto"/>
          </w:divBdr>
        </w:div>
        <w:div w:id="1209948558">
          <w:marLeft w:val="640"/>
          <w:marRight w:val="0"/>
          <w:marTop w:val="0"/>
          <w:marBottom w:val="0"/>
          <w:divBdr>
            <w:top w:val="none" w:sz="0" w:space="0" w:color="auto"/>
            <w:left w:val="none" w:sz="0" w:space="0" w:color="auto"/>
            <w:bottom w:val="none" w:sz="0" w:space="0" w:color="auto"/>
            <w:right w:val="none" w:sz="0" w:space="0" w:color="auto"/>
          </w:divBdr>
        </w:div>
        <w:div w:id="628129093">
          <w:marLeft w:val="640"/>
          <w:marRight w:val="0"/>
          <w:marTop w:val="0"/>
          <w:marBottom w:val="0"/>
          <w:divBdr>
            <w:top w:val="none" w:sz="0" w:space="0" w:color="auto"/>
            <w:left w:val="none" w:sz="0" w:space="0" w:color="auto"/>
            <w:bottom w:val="none" w:sz="0" w:space="0" w:color="auto"/>
            <w:right w:val="none" w:sz="0" w:space="0" w:color="auto"/>
          </w:divBdr>
        </w:div>
        <w:div w:id="230627065">
          <w:marLeft w:val="640"/>
          <w:marRight w:val="0"/>
          <w:marTop w:val="0"/>
          <w:marBottom w:val="0"/>
          <w:divBdr>
            <w:top w:val="none" w:sz="0" w:space="0" w:color="auto"/>
            <w:left w:val="none" w:sz="0" w:space="0" w:color="auto"/>
            <w:bottom w:val="none" w:sz="0" w:space="0" w:color="auto"/>
            <w:right w:val="none" w:sz="0" w:space="0" w:color="auto"/>
          </w:divBdr>
        </w:div>
        <w:div w:id="1056665197">
          <w:marLeft w:val="640"/>
          <w:marRight w:val="0"/>
          <w:marTop w:val="0"/>
          <w:marBottom w:val="0"/>
          <w:divBdr>
            <w:top w:val="none" w:sz="0" w:space="0" w:color="auto"/>
            <w:left w:val="none" w:sz="0" w:space="0" w:color="auto"/>
            <w:bottom w:val="none" w:sz="0" w:space="0" w:color="auto"/>
            <w:right w:val="none" w:sz="0" w:space="0" w:color="auto"/>
          </w:divBdr>
        </w:div>
        <w:div w:id="1659655571">
          <w:marLeft w:val="640"/>
          <w:marRight w:val="0"/>
          <w:marTop w:val="0"/>
          <w:marBottom w:val="0"/>
          <w:divBdr>
            <w:top w:val="none" w:sz="0" w:space="0" w:color="auto"/>
            <w:left w:val="none" w:sz="0" w:space="0" w:color="auto"/>
            <w:bottom w:val="none" w:sz="0" w:space="0" w:color="auto"/>
            <w:right w:val="none" w:sz="0" w:space="0" w:color="auto"/>
          </w:divBdr>
        </w:div>
        <w:div w:id="953824382">
          <w:marLeft w:val="640"/>
          <w:marRight w:val="0"/>
          <w:marTop w:val="0"/>
          <w:marBottom w:val="0"/>
          <w:divBdr>
            <w:top w:val="none" w:sz="0" w:space="0" w:color="auto"/>
            <w:left w:val="none" w:sz="0" w:space="0" w:color="auto"/>
            <w:bottom w:val="none" w:sz="0" w:space="0" w:color="auto"/>
            <w:right w:val="none" w:sz="0" w:space="0" w:color="auto"/>
          </w:divBdr>
        </w:div>
        <w:div w:id="896822375">
          <w:marLeft w:val="640"/>
          <w:marRight w:val="0"/>
          <w:marTop w:val="0"/>
          <w:marBottom w:val="0"/>
          <w:divBdr>
            <w:top w:val="none" w:sz="0" w:space="0" w:color="auto"/>
            <w:left w:val="none" w:sz="0" w:space="0" w:color="auto"/>
            <w:bottom w:val="none" w:sz="0" w:space="0" w:color="auto"/>
            <w:right w:val="none" w:sz="0" w:space="0" w:color="auto"/>
          </w:divBdr>
        </w:div>
        <w:div w:id="2077432376">
          <w:marLeft w:val="640"/>
          <w:marRight w:val="0"/>
          <w:marTop w:val="0"/>
          <w:marBottom w:val="0"/>
          <w:divBdr>
            <w:top w:val="none" w:sz="0" w:space="0" w:color="auto"/>
            <w:left w:val="none" w:sz="0" w:space="0" w:color="auto"/>
            <w:bottom w:val="none" w:sz="0" w:space="0" w:color="auto"/>
            <w:right w:val="none" w:sz="0" w:space="0" w:color="auto"/>
          </w:divBdr>
        </w:div>
        <w:div w:id="2026176604">
          <w:marLeft w:val="640"/>
          <w:marRight w:val="0"/>
          <w:marTop w:val="0"/>
          <w:marBottom w:val="0"/>
          <w:divBdr>
            <w:top w:val="none" w:sz="0" w:space="0" w:color="auto"/>
            <w:left w:val="none" w:sz="0" w:space="0" w:color="auto"/>
            <w:bottom w:val="none" w:sz="0" w:space="0" w:color="auto"/>
            <w:right w:val="none" w:sz="0" w:space="0" w:color="auto"/>
          </w:divBdr>
        </w:div>
        <w:div w:id="1169179685">
          <w:marLeft w:val="640"/>
          <w:marRight w:val="0"/>
          <w:marTop w:val="0"/>
          <w:marBottom w:val="0"/>
          <w:divBdr>
            <w:top w:val="none" w:sz="0" w:space="0" w:color="auto"/>
            <w:left w:val="none" w:sz="0" w:space="0" w:color="auto"/>
            <w:bottom w:val="none" w:sz="0" w:space="0" w:color="auto"/>
            <w:right w:val="none" w:sz="0" w:space="0" w:color="auto"/>
          </w:divBdr>
        </w:div>
        <w:div w:id="726756147">
          <w:marLeft w:val="640"/>
          <w:marRight w:val="0"/>
          <w:marTop w:val="0"/>
          <w:marBottom w:val="0"/>
          <w:divBdr>
            <w:top w:val="none" w:sz="0" w:space="0" w:color="auto"/>
            <w:left w:val="none" w:sz="0" w:space="0" w:color="auto"/>
            <w:bottom w:val="none" w:sz="0" w:space="0" w:color="auto"/>
            <w:right w:val="none" w:sz="0" w:space="0" w:color="auto"/>
          </w:divBdr>
        </w:div>
        <w:div w:id="2107143594">
          <w:marLeft w:val="640"/>
          <w:marRight w:val="0"/>
          <w:marTop w:val="0"/>
          <w:marBottom w:val="0"/>
          <w:divBdr>
            <w:top w:val="none" w:sz="0" w:space="0" w:color="auto"/>
            <w:left w:val="none" w:sz="0" w:space="0" w:color="auto"/>
            <w:bottom w:val="none" w:sz="0" w:space="0" w:color="auto"/>
            <w:right w:val="none" w:sz="0" w:space="0" w:color="auto"/>
          </w:divBdr>
        </w:div>
        <w:div w:id="1350987776">
          <w:marLeft w:val="640"/>
          <w:marRight w:val="0"/>
          <w:marTop w:val="0"/>
          <w:marBottom w:val="0"/>
          <w:divBdr>
            <w:top w:val="none" w:sz="0" w:space="0" w:color="auto"/>
            <w:left w:val="none" w:sz="0" w:space="0" w:color="auto"/>
            <w:bottom w:val="none" w:sz="0" w:space="0" w:color="auto"/>
            <w:right w:val="none" w:sz="0" w:space="0" w:color="auto"/>
          </w:divBdr>
        </w:div>
        <w:div w:id="1698119140">
          <w:marLeft w:val="640"/>
          <w:marRight w:val="0"/>
          <w:marTop w:val="0"/>
          <w:marBottom w:val="0"/>
          <w:divBdr>
            <w:top w:val="none" w:sz="0" w:space="0" w:color="auto"/>
            <w:left w:val="none" w:sz="0" w:space="0" w:color="auto"/>
            <w:bottom w:val="none" w:sz="0" w:space="0" w:color="auto"/>
            <w:right w:val="none" w:sz="0" w:space="0" w:color="auto"/>
          </w:divBdr>
        </w:div>
        <w:div w:id="1615555864">
          <w:marLeft w:val="640"/>
          <w:marRight w:val="0"/>
          <w:marTop w:val="0"/>
          <w:marBottom w:val="0"/>
          <w:divBdr>
            <w:top w:val="none" w:sz="0" w:space="0" w:color="auto"/>
            <w:left w:val="none" w:sz="0" w:space="0" w:color="auto"/>
            <w:bottom w:val="none" w:sz="0" w:space="0" w:color="auto"/>
            <w:right w:val="none" w:sz="0" w:space="0" w:color="auto"/>
          </w:divBdr>
        </w:div>
        <w:div w:id="552736626">
          <w:marLeft w:val="640"/>
          <w:marRight w:val="0"/>
          <w:marTop w:val="0"/>
          <w:marBottom w:val="0"/>
          <w:divBdr>
            <w:top w:val="none" w:sz="0" w:space="0" w:color="auto"/>
            <w:left w:val="none" w:sz="0" w:space="0" w:color="auto"/>
            <w:bottom w:val="none" w:sz="0" w:space="0" w:color="auto"/>
            <w:right w:val="none" w:sz="0" w:space="0" w:color="auto"/>
          </w:divBdr>
        </w:div>
        <w:div w:id="1565750483">
          <w:marLeft w:val="640"/>
          <w:marRight w:val="0"/>
          <w:marTop w:val="0"/>
          <w:marBottom w:val="0"/>
          <w:divBdr>
            <w:top w:val="none" w:sz="0" w:space="0" w:color="auto"/>
            <w:left w:val="none" w:sz="0" w:space="0" w:color="auto"/>
            <w:bottom w:val="none" w:sz="0" w:space="0" w:color="auto"/>
            <w:right w:val="none" w:sz="0" w:space="0" w:color="auto"/>
          </w:divBdr>
        </w:div>
        <w:div w:id="606543629">
          <w:marLeft w:val="640"/>
          <w:marRight w:val="0"/>
          <w:marTop w:val="0"/>
          <w:marBottom w:val="0"/>
          <w:divBdr>
            <w:top w:val="none" w:sz="0" w:space="0" w:color="auto"/>
            <w:left w:val="none" w:sz="0" w:space="0" w:color="auto"/>
            <w:bottom w:val="none" w:sz="0" w:space="0" w:color="auto"/>
            <w:right w:val="none" w:sz="0" w:space="0" w:color="auto"/>
          </w:divBdr>
        </w:div>
        <w:div w:id="283001651">
          <w:marLeft w:val="640"/>
          <w:marRight w:val="0"/>
          <w:marTop w:val="0"/>
          <w:marBottom w:val="0"/>
          <w:divBdr>
            <w:top w:val="none" w:sz="0" w:space="0" w:color="auto"/>
            <w:left w:val="none" w:sz="0" w:space="0" w:color="auto"/>
            <w:bottom w:val="none" w:sz="0" w:space="0" w:color="auto"/>
            <w:right w:val="none" w:sz="0" w:space="0" w:color="auto"/>
          </w:divBdr>
        </w:div>
        <w:div w:id="25252870">
          <w:marLeft w:val="640"/>
          <w:marRight w:val="0"/>
          <w:marTop w:val="0"/>
          <w:marBottom w:val="0"/>
          <w:divBdr>
            <w:top w:val="none" w:sz="0" w:space="0" w:color="auto"/>
            <w:left w:val="none" w:sz="0" w:space="0" w:color="auto"/>
            <w:bottom w:val="none" w:sz="0" w:space="0" w:color="auto"/>
            <w:right w:val="none" w:sz="0" w:space="0" w:color="auto"/>
          </w:divBdr>
        </w:div>
        <w:div w:id="288055401">
          <w:marLeft w:val="640"/>
          <w:marRight w:val="0"/>
          <w:marTop w:val="0"/>
          <w:marBottom w:val="0"/>
          <w:divBdr>
            <w:top w:val="none" w:sz="0" w:space="0" w:color="auto"/>
            <w:left w:val="none" w:sz="0" w:space="0" w:color="auto"/>
            <w:bottom w:val="none" w:sz="0" w:space="0" w:color="auto"/>
            <w:right w:val="none" w:sz="0" w:space="0" w:color="auto"/>
          </w:divBdr>
        </w:div>
        <w:div w:id="370813212">
          <w:marLeft w:val="640"/>
          <w:marRight w:val="0"/>
          <w:marTop w:val="0"/>
          <w:marBottom w:val="0"/>
          <w:divBdr>
            <w:top w:val="none" w:sz="0" w:space="0" w:color="auto"/>
            <w:left w:val="none" w:sz="0" w:space="0" w:color="auto"/>
            <w:bottom w:val="none" w:sz="0" w:space="0" w:color="auto"/>
            <w:right w:val="none" w:sz="0" w:space="0" w:color="auto"/>
          </w:divBdr>
        </w:div>
        <w:div w:id="1888758092">
          <w:marLeft w:val="640"/>
          <w:marRight w:val="0"/>
          <w:marTop w:val="0"/>
          <w:marBottom w:val="0"/>
          <w:divBdr>
            <w:top w:val="none" w:sz="0" w:space="0" w:color="auto"/>
            <w:left w:val="none" w:sz="0" w:space="0" w:color="auto"/>
            <w:bottom w:val="none" w:sz="0" w:space="0" w:color="auto"/>
            <w:right w:val="none" w:sz="0" w:space="0" w:color="auto"/>
          </w:divBdr>
        </w:div>
        <w:div w:id="791872992">
          <w:marLeft w:val="640"/>
          <w:marRight w:val="0"/>
          <w:marTop w:val="0"/>
          <w:marBottom w:val="0"/>
          <w:divBdr>
            <w:top w:val="none" w:sz="0" w:space="0" w:color="auto"/>
            <w:left w:val="none" w:sz="0" w:space="0" w:color="auto"/>
            <w:bottom w:val="none" w:sz="0" w:space="0" w:color="auto"/>
            <w:right w:val="none" w:sz="0" w:space="0" w:color="auto"/>
          </w:divBdr>
        </w:div>
        <w:div w:id="1085999370">
          <w:marLeft w:val="640"/>
          <w:marRight w:val="0"/>
          <w:marTop w:val="0"/>
          <w:marBottom w:val="0"/>
          <w:divBdr>
            <w:top w:val="none" w:sz="0" w:space="0" w:color="auto"/>
            <w:left w:val="none" w:sz="0" w:space="0" w:color="auto"/>
            <w:bottom w:val="none" w:sz="0" w:space="0" w:color="auto"/>
            <w:right w:val="none" w:sz="0" w:space="0" w:color="auto"/>
          </w:divBdr>
        </w:div>
        <w:div w:id="1828326585">
          <w:marLeft w:val="640"/>
          <w:marRight w:val="0"/>
          <w:marTop w:val="0"/>
          <w:marBottom w:val="0"/>
          <w:divBdr>
            <w:top w:val="none" w:sz="0" w:space="0" w:color="auto"/>
            <w:left w:val="none" w:sz="0" w:space="0" w:color="auto"/>
            <w:bottom w:val="none" w:sz="0" w:space="0" w:color="auto"/>
            <w:right w:val="none" w:sz="0" w:space="0" w:color="auto"/>
          </w:divBdr>
        </w:div>
        <w:div w:id="1005589803">
          <w:marLeft w:val="640"/>
          <w:marRight w:val="0"/>
          <w:marTop w:val="0"/>
          <w:marBottom w:val="0"/>
          <w:divBdr>
            <w:top w:val="none" w:sz="0" w:space="0" w:color="auto"/>
            <w:left w:val="none" w:sz="0" w:space="0" w:color="auto"/>
            <w:bottom w:val="none" w:sz="0" w:space="0" w:color="auto"/>
            <w:right w:val="none" w:sz="0" w:space="0" w:color="auto"/>
          </w:divBdr>
        </w:div>
        <w:div w:id="1304389774">
          <w:marLeft w:val="640"/>
          <w:marRight w:val="0"/>
          <w:marTop w:val="0"/>
          <w:marBottom w:val="0"/>
          <w:divBdr>
            <w:top w:val="none" w:sz="0" w:space="0" w:color="auto"/>
            <w:left w:val="none" w:sz="0" w:space="0" w:color="auto"/>
            <w:bottom w:val="none" w:sz="0" w:space="0" w:color="auto"/>
            <w:right w:val="none" w:sz="0" w:space="0" w:color="auto"/>
          </w:divBdr>
        </w:div>
        <w:div w:id="82147650">
          <w:marLeft w:val="640"/>
          <w:marRight w:val="0"/>
          <w:marTop w:val="0"/>
          <w:marBottom w:val="0"/>
          <w:divBdr>
            <w:top w:val="none" w:sz="0" w:space="0" w:color="auto"/>
            <w:left w:val="none" w:sz="0" w:space="0" w:color="auto"/>
            <w:bottom w:val="none" w:sz="0" w:space="0" w:color="auto"/>
            <w:right w:val="none" w:sz="0" w:space="0" w:color="auto"/>
          </w:divBdr>
        </w:div>
        <w:div w:id="2077319824">
          <w:marLeft w:val="640"/>
          <w:marRight w:val="0"/>
          <w:marTop w:val="0"/>
          <w:marBottom w:val="0"/>
          <w:divBdr>
            <w:top w:val="none" w:sz="0" w:space="0" w:color="auto"/>
            <w:left w:val="none" w:sz="0" w:space="0" w:color="auto"/>
            <w:bottom w:val="none" w:sz="0" w:space="0" w:color="auto"/>
            <w:right w:val="none" w:sz="0" w:space="0" w:color="auto"/>
          </w:divBdr>
        </w:div>
        <w:div w:id="1382434726">
          <w:marLeft w:val="640"/>
          <w:marRight w:val="0"/>
          <w:marTop w:val="0"/>
          <w:marBottom w:val="0"/>
          <w:divBdr>
            <w:top w:val="none" w:sz="0" w:space="0" w:color="auto"/>
            <w:left w:val="none" w:sz="0" w:space="0" w:color="auto"/>
            <w:bottom w:val="none" w:sz="0" w:space="0" w:color="auto"/>
            <w:right w:val="none" w:sz="0" w:space="0" w:color="auto"/>
          </w:divBdr>
        </w:div>
        <w:div w:id="162357313">
          <w:marLeft w:val="640"/>
          <w:marRight w:val="0"/>
          <w:marTop w:val="0"/>
          <w:marBottom w:val="0"/>
          <w:divBdr>
            <w:top w:val="none" w:sz="0" w:space="0" w:color="auto"/>
            <w:left w:val="none" w:sz="0" w:space="0" w:color="auto"/>
            <w:bottom w:val="none" w:sz="0" w:space="0" w:color="auto"/>
            <w:right w:val="none" w:sz="0" w:space="0" w:color="auto"/>
          </w:divBdr>
        </w:div>
        <w:div w:id="83846501">
          <w:marLeft w:val="640"/>
          <w:marRight w:val="0"/>
          <w:marTop w:val="0"/>
          <w:marBottom w:val="0"/>
          <w:divBdr>
            <w:top w:val="none" w:sz="0" w:space="0" w:color="auto"/>
            <w:left w:val="none" w:sz="0" w:space="0" w:color="auto"/>
            <w:bottom w:val="none" w:sz="0" w:space="0" w:color="auto"/>
            <w:right w:val="none" w:sz="0" w:space="0" w:color="auto"/>
          </w:divBdr>
        </w:div>
        <w:div w:id="2019623671">
          <w:marLeft w:val="640"/>
          <w:marRight w:val="0"/>
          <w:marTop w:val="0"/>
          <w:marBottom w:val="0"/>
          <w:divBdr>
            <w:top w:val="none" w:sz="0" w:space="0" w:color="auto"/>
            <w:left w:val="none" w:sz="0" w:space="0" w:color="auto"/>
            <w:bottom w:val="none" w:sz="0" w:space="0" w:color="auto"/>
            <w:right w:val="none" w:sz="0" w:space="0" w:color="auto"/>
          </w:divBdr>
        </w:div>
        <w:div w:id="1643652787">
          <w:marLeft w:val="640"/>
          <w:marRight w:val="0"/>
          <w:marTop w:val="0"/>
          <w:marBottom w:val="0"/>
          <w:divBdr>
            <w:top w:val="none" w:sz="0" w:space="0" w:color="auto"/>
            <w:left w:val="none" w:sz="0" w:space="0" w:color="auto"/>
            <w:bottom w:val="none" w:sz="0" w:space="0" w:color="auto"/>
            <w:right w:val="none" w:sz="0" w:space="0" w:color="auto"/>
          </w:divBdr>
        </w:div>
        <w:div w:id="2066951347">
          <w:marLeft w:val="640"/>
          <w:marRight w:val="0"/>
          <w:marTop w:val="0"/>
          <w:marBottom w:val="0"/>
          <w:divBdr>
            <w:top w:val="none" w:sz="0" w:space="0" w:color="auto"/>
            <w:left w:val="none" w:sz="0" w:space="0" w:color="auto"/>
            <w:bottom w:val="none" w:sz="0" w:space="0" w:color="auto"/>
            <w:right w:val="none" w:sz="0" w:space="0" w:color="auto"/>
          </w:divBdr>
        </w:div>
      </w:divsChild>
    </w:div>
    <w:div w:id="354963241">
      <w:marLeft w:val="480"/>
      <w:marRight w:val="0"/>
      <w:marTop w:val="0"/>
      <w:marBottom w:val="0"/>
      <w:divBdr>
        <w:top w:val="none" w:sz="0" w:space="0" w:color="auto"/>
        <w:left w:val="none" w:sz="0" w:space="0" w:color="auto"/>
        <w:bottom w:val="none" w:sz="0" w:space="0" w:color="auto"/>
        <w:right w:val="none" w:sz="0" w:space="0" w:color="auto"/>
      </w:divBdr>
    </w:div>
    <w:div w:id="355079645">
      <w:marLeft w:val="480"/>
      <w:marRight w:val="0"/>
      <w:marTop w:val="0"/>
      <w:marBottom w:val="0"/>
      <w:divBdr>
        <w:top w:val="none" w:sz="0" w:space="0" w:color="auto"/>
        <w:left w:val="none" w:sz="0" w:space="0" w:color="auto"/>
        <w:bottom w:val="none" w:sz="0" w:space="0" w:color="auto"/>
        <w:right w:val="none" w:sz="0" w:space="0" w:color="auto"/>
      </w:divBdr>
    </w:div>
    <w:div w:id="356271402">
      <w:bodyDiv w:val="1"/>
      <w:marLeft w:val="0"/>
      <w:marRight w:val="0"/>
      <w:marTop w:val="0"/>
      <w:marBottom w:val="0"/>
      <w:divBdr>
        <w:top w:val="none" w:sz="0" w:space="0" w:color="auto"/>
        <w:left w:val="none" w:sz="0" w:space="0" w:color="auto"/>
        <w:bottom w:val="none" w:sz="0" w:space="0" w:color="auto"/>
        <w:right w:val="none" w:sz="0" w:space="0" w:color="auto"/>
      </w:divBdr>
    </w:div>
    <w:div w:id="357777923">
      <w:marLeft w:val="480"/>
      <w:marRight w:val="0"/>
      <w:marTop w:val="0"/>
      <w:marBottom w:val="0"/>
      <w:divBdr>
        <w:top w:val="none" w:sz="0" w:space="0" w:color="auto"/>
        <w:left w:val="none" w:sz="0" w:space="0" w:color="auto"/>
        <w:bottom w:val="none" w:sz="0" w:space="0" w:color="auto"/>
        <w:right w:val="none" w:sz="0" w:space="0" w:color="auto"/>
      </w:divBdr>
    </w:div>
    <w:div w:id="359627760">
      <w:bodyDiv w:val="1"/>
      <w:marLeft w:val="0"/>
      <w:marRight w:val="0"/>
      <w:marTop w:val="0"/>
      <w:marBottom w:val="0"/>
      <w:divBdr>
        <w:top w:val="none" w:sz="0" w:space="0" w:color="auto"/>
        <w:left w:val="none" w:sz="0" w:space="0" w:color="auto"/>
        <w:bottom w:val="none" w:sz="0" w:space="0" w:color="auto"/>
        <w:right w:val="none" w:sz="0" w:space="0" w:color="auto"/>
      </w:divBdr>
    </w:div>
    <w:div w:id="359672901">
      <w:bodyDiv w:val="1"/>
      <w:marLeft w:val="0"/>
      <w:marRight w:val="0"/>
      <w:marTop w:val="0"/>
      <w:marBottom w:val="0"/>
      <w:divBdr>
        <w:top w:val="none" w:sz="0" w:space="0" w:color="auto"/>
        <w:left w:val="none" w:sz="0" w:space="0" w:color="auto"/>
        <w:bottom w:val="none" w:sz="0" w:space="0" w:color="auto"/>
        <w:right w:val="none" w:sz="0" w:space="0" w:color="auto"/>
      </w:divBdr>
    </w:div>
    <w:div w:id="360860384">
      <w:marLeft w:val="480"/>
      <w:marRight w:val="0"/>
      <w:marTop w:val="0"/>
      <w:marBottom w:val="0"/>
      <w:divBdr>
        <w:top w:val="none" w:sz="0" w:space="0" w:color="auto"/>
        <w:left w:val="none" w:sz="0" w:space="0" w:color="auto"/>
        <w:bottom w:val="none" w:sz="0" w:space="0" w:color="auto"/>
        <w:right w:val="none" w:sz="0" w:space="0" w:color="auto"/>
      </w:divBdr>
    </w:div>
    <w:div w:id="360980139">
      <w:bodyDiv w:val="1"/>
      <w:marLeft w:val="0"/>
      <w:marRight w:val="0"/>
      <w:marTop w:val="0"/>
      <w:marBottom w:val="0"/>
      <w:divBdr>
        <w:top w:val="none" w:sz="0" w:space="0" w:color="auto"/>
        <w:left w:val="none" w:sz="0" w:space="0" w:color="auto"/>
        <w:bottom w:val="none" w:sz="0" w:space="0" w:color="auto"/>
        <w:right w:val="none" w:sz="0" w:space="0" w:color="auto"/>
      </w:divBdr>
    </w:div>
    <w:div w:id="361514292">
      <w:marLeft w:val="480"/>
      <w:marRight w:val="0"/>
      <w:marTop w:val="0"/>
      <w:marBottom w:val="0"/>
      <w:divBdr>
        <w:top w:val="none" w:sz="0" w:space="0" w:color="auto"/>
        <w:left w:val="none" w:sz="0" w:space="0" w:color="auto"/>
        <w:bottom w:val="none" w:sz="0" w:space="0" w:color="auto"/>
        <w:right w:val="none" w:sz="0" w:space="0" w:color="auto"/>
      </w:divBdr>
    </w:div>
    <w:div w:id="363557264">
      <w:marLeft w:val="480"/>
      <w:marRight w:val="0"/>
      <w:marTop w:val="0"/>
      <w:marBottom w:val="0"/>
      <w:divBdr>
        <w:top w:val="none" w:sz="0" w:space="0" w:color="auto"/>
        <w:left w:val="none" w:sz="0" w:space="0" w:color="auto"/>
        <w:bottom w:val="none" w:sz="0" w:space="0" w:color="auto"/>
        <w:right w:val="none" w:sz="0" w:space="0" w:color="auto"/>
      </w:divBdr>
    </w:div>
    <w:div w:id="364252119">
      <w:bodyDiv w:val="1"/>
      <w:marLeft w:val="0"/>
      <w:marRight w:val="0"/>
      <w:marTop w:val="0"/>
      <w:marBottom w:val="0"/>
      <w:divBdr>
        <w:top w:val="none" w:sz="0" w:space="0" w:color="auto"/>
        <w:left w:val="none" w:sz="0" w:space="0" w:color="auto"/>
        <w:bottom w:val="none" w:sz="0" w:space="0" w:color="auto"/>
        <w:right w:val="none" w:sz="0" w:space="0" w:color="auto"/>
      </w:divBdr>
      <w:divsChild>
        <w:div w:id="22555440">
          <w:marLeft w:val="480"/>
          <w:marRight w:val="0"/>
          <w:marTop w:val="0"/>
          <w:marBottom w:val="0"/>
          <w:divBdr>
            <w:top w:val="none" w:sz="0" w:space="0" w:color="auto"/>
            <w:left w:val="none" w:sz="0" w:space="0" w:color="auto"/>
            <w:bottom w:val="none" w:sz="0" w:space="0" w:color="auto"/>
            <w:right w:val="none" w:sz="0" w:space="0" w:color="auto"/>
          </w:divBdr>
        </w:div>
        <w:div w:id="274795137">
          <w:marLeft w:val="480"/>
          <w:marRight w:val="0"/>
          <w:marTop w:val="0"/>
          <w:marBottom w:val="0"/>
          <w:divBdr>
            <w:top w:val="none" w:sz="0" w:space="0" w:color="auto"/>
            <w:left w:val="none" w:sz="0" w:space="0" w:color="auto"/>
            <w:bottom w:val="none" w:sz="0" w:space="0" w:color="auto"/>
            <w:right w:val="none" w:sz="0" w:space="0" w:color="auto"/>
          </w:divBdr>
        </w:div>
        <w:div w:id="483400032">
          <w:marLeft w:val="480"/>
          <w:marRight w:val="0"/>
          <w:marTop w:val="0"/>
          <w:marBottom w:val="0"/>
          <w:divBdr>
            <w:top w:val="none" w:sz="0" w:space="0" w:color="auto"/>
            <w:left w:val="none" w:sz="0" w:space="0" w:color="auto"/>
            <w:bottom w:val="none" w:sz="0" w:space="0" w:color="auto"/>
            <w:right w:val="none" w:sz="0" w:space="0" w:color="auto"/>
          </w:divBdr>
        </w:div>
        <w:div w:id="642735891">
          <w:marLeft w:val="480"/>
          <w:marRight w:val="0"/>
          <w:marTop w:val="0"/>
          <w:marBottom w:val="0"/>
          <w:divBdr>
            <w:top w:val="none" w:sz="0" w:space="0" w:color="auto"/>
            <w:left w:val="none" w:sz="0" w:space="0" w:color="auto"/>
            <w:bottom w:val="none" w:sz="0" w:space="0" w:color="auto"/>
            <w:right w:val="none" w:sz="0" w:space="0" w:color="auto"/>
          </w:divBdr>
        </w:div>
        <w:div w:id="742095809">
          <w:marLeft w:val="480"/>
          <w:marRight w:val="0"/>
          <w:marTop w:val="0"/>
          <w:marBottom w:val="0"/>
          <w:divBdr>
            <w:top w:val="none" w:sz="0" w:space="0" w:color="auto"/>
            <w:left w:val="none" w:sz="0" w:space="0" w:color="auto"/>
            <w:bottom w:val="none" w:sz="0" w:space="0" w:color="auto"/>
            <w:right w:val="none" w:sz="0" w:space="0" w:color="auto"/>
          </w:divBdr>
        </w:div>
        <w:div w:id="742265866">
          <w:marLeft w:val="480"/>
          <w:marRight w:val="0"/>
          <w:marTop w:val="0"/>
          <w:marBottom w:val="0"/>
          <w:divBdr>
            <w:top w:val="none" w:sz="0" w:space="0" w:color="auto"/>
            <w:left w:val="none" w:sz="0" w:space="0" w:color="auto"/>
            <w:bottom w:val="none" w:sz="0" w:space="0" w:color="auto"/>
            <w:right w:val="none" w:sz="0" w:space="0" w:color="auto"/>
          </w:divBdr>
        </w:div>
        <w:div w:id="759907204">
          <w:marLeft w:val="480"/>
          <w:marRight w:val="0"/>
          <w:marTop w:val="0"/>
          <w:marBottom w:val="0"/>
          <w:divBdr>
            <w:top w:val="none" w:sz="0" w:space="0" w:color="auto"/>
            <w:left w:val="none" w:sz="0" w:space="0" w:color="auto"/>
            <w:bottom w:val="none" w:sz="0" w:space="0" w:color="auto"/>
            <w:right w:val="none" w:sz="0" w:space="0" w:color="auto"/>
          </w:divBdr>
        </w:div>
        <w:div w:id="980769668">
          <w:marLeft w:val="480"/>
          <w:marRight w:val="0"/>
          <w:marTop w:val="0"/>
          <w:marBottom w:val="0"/>
          <w:divBdr>
            <w:top w:val="none" w:sz="0" w:space="0" w:color="auto"/>
            <w:left w:val="none" w:sz="0" w:space="0" w:color="auto"/>
            <w:bottom w:val="none" w:sz="0" w:space="0" w:color="auto"/>
            <w:right w:val="none" w:sz="0" w:space="0" w:color="auto"/>
          </w:divBdr>
        </w:div>
        <w:div w:id="1085685974">
          <w:marLeft w:val="480"/>
          <w:marRight w:val="0"/>
          <w:marTop w:val="0"/>
          <w:marBottom w:val="0"/>
          <w:divBdr>
            <w:top w:val="none" w:sz="0" w:space="0" w:color="auto"/>
            <w:left w:val="none" w:sz="0" w:space="0" w:color="auto"/>
            <w:bottom w:val="none" w:sz="0" w:space="0" w:color="auto"/>
            <w:right w:val="none" w:sz="0" w:space="0" w:color="auto"/>
          </w:divBdr>
        </w:div>
        <w:div w:id="1118910453">
          <w:marLeft w:val="480"/>
          <w:marRight w:val="0"/>
          <w:marTop w:val="0"/>
          <w:marBottom w:val="0"/>
          <w:divBdr>
            <w:top w:val="none" w:sz="0" w:space="0" w:color="auto"/>
            <w:left w:val="none" w:sz="0" w:space="0" w:color="auto"/>
            <w:bottom w:val="none" w:sz="0" w:space="0" w:color="auto"/>
            <w:right w:val="none" w:sz="0" w:space="0" w:color="auto"/>
          </w:divBdr>
        </w:div>
        <w:div w:id="1382561580">
          <w:marLeft w:val="480"/>
          <w:marRight w:val="0"/>
          <w:marTop w:val="0"/>
          <w:marBottom w:val="0"/>
          <w:divBdr>
            <w:top w:val="none" w:sz="0" w:space="0" w:color="auto"/>
            <w:left w:val="none" w:sz="0" w:space="0" w:color="auto"/>
            <w:bottom w:val="none" w:sz="0" w:space="0" w:color="auto"/>
            <w:right w:val="none" w:sz="0" w:space="0" w:color="auto"/>
          </w:divBdr>
        </w:div>
        <w:div w:id="1391732436">
          <w:marLeft w:val="480"/>
          <w:marRight w:val="0"/>
          <w:marTop w:val="0"/>
          <w:marBottom w:val="0"/>
          <w:divBdr>
            <w:top w:val="none" w:sz="0" w:space="0" w:color="auto"/>
            <w:left w:val="none" w:sz="0" w:space="0" w:color="auto"/>
            <w:bottom w:val="none" w:sz="0" w:space="0" w:color="auto"/>
            <w:right w:val="none" w:sz="0" w:space="0" w:color="auto"/>
          </w:divBdr>
        </w:div>
        <w:div w:id="1470005001">
          <w:marLeft w:val="480"/>
          <w:marRight w:val="0"/>
          <w:marTop w:val="0"/>
          <w:marBottom w:val="0"/>
          <w:divBdr>
            <w:top w:val="none" w:sz="0" w:space="0" w:color="auto"/>
            <w:left w:val="none" w:sz="0" w:space="0" w:color="auto"/>
            <w:bottom w:val="none" w:sz="0" w:space="0" w:color="auto"/>
            <w:right w:val="none" w:sz="0" w:space="0" w:color="auto"/>
          </w:divBdr>
        </w:div>
        <w:div w:id="1534076511">
          <w:marLeft w:val="480"/>
          <w:marRight w:val="0"/>
          <w:marTop w:val="0"/>
          <w:marBottom w:val="0"/>
          <w:divBdr>
            <w:top w:val="none" w:sz="0" w:space="0" w:color="auto"/>
            <w:left w:val="none" w:sz="0" w:space="0" w:color="auto"/>
            <w:bottom w:val="none" w:sz="0" w:space="0" w:color="auto"/>
            <w:right w:val="none" w:sz="0" w:space="0" w:color="auto"/>
          </w:divBdr>
        </w:div>
        <w:div w:id="1870296862">
          <w:marLeft w:val="480"/>
          <w:marRight w:val="0"/>
          <w:marTop w:val="0"/>
          <w:marBottom w:val="0"/>
          <w:divBdr>
            <w:top w:val="none" w:sz="0" w:space="0" w:color="auto"/>
            <w:left w:val="none" w:sz="0" w:space="0" w:color="auto"/>
            <w:bottom w:val="none" w:sz="0" w:space="0" w:color="auto"/>
            <w:right w:val="none" w:sz="0" w:space="0" w:color="auto"/>
          </w:divBdr>
        </w:div>
        <w:div w:id="1956906862">
          <w:marLeft w:val="480"/>
          <w:marRight w:val="0"/>
          <w:marTop w:val="0"/>
          <w:marBottom w:val="0"/>
          <w:divBdr>
            <w:top w:val="none" w:sz="0" w:space="0" w:color="auto"/>
            <w:left w:val="none" w:sz="0" w:space="0" w:color="auto"/>
            <w:bottom w:val="none" w:sz="0" w:space="0" w:color="auto"/>
            <w:right w:val="none" w:sz="0" w:space="0" w:color="auto"/>
          </w:divBdr>
        </w:div>
        <w:div w:id="1999262607">
          <w:marLeft w:val="480"/>
          <w:marRight w:val="0"/>
          <w:marTop w:val="0"/>
          <w:marBottom w:val="0"/>
          <w:divBdr>
            <w:top w:val="none" w:sz="0" w:space="0" w:color="auto"/>
            <w:left w:val="none" w:sz="0" w:space="0" w:color="auto"/>
            <w:bottom w:val="none" w:sz="0" w:space="0" w:color="auto"/>
            <w:right w:val="none" w:sz="0" w:space="0" w:color="auto"/>
          </w:divBdr>
        </w:div>
      </w:divsChild>
    </w:div>
    <w:div w:id="364795469">
      <w:marLeft w:val="480"/>
      <w:marRight w:val="0"/>
      <w:marTop w:val="0"/>
      <w:marBottom w:val="0"/>
      <w:divBdr>
        <w:top w:val="none" w:sz="0" w:space="0" w:color="auto"/>
        <w:left w:val="none" w:sz="0" w:space="0" w:color="auto"/>
        <w:bottom w:val="none" w:sz="0" w:space="0" w:color="auto"/>
        <w:right w:val="none" w:sz="0" w:space="0" w:color="auto"/>
      </w:divBdr>
    </w:div>
    <w:div w:id="367874155">
      <w:bodyDiv w:val="1"/>
      <w:marLeft w:val="0"/>
      <w:marRight w:val="0"/>
      <w:marTop w:val="0"/>
      <w:marBottom w:val="0"/>
      <w:divBdr>
        <w:top w:val="none" w:sz="0" w:space="0" w:color="auto"/>
        <w:left w:val="none" w:sz="0" w:space="0" w:color="auto"/>
        <w:bottom w:val="none" w:sz="0" w:space="0" w:color="auto"/>
        <w:right w:val="none" w:sz="0" w:space="0" w:color="auto"/>
      </w:divBdr>
    </w:div>
    <w:div w:id="369035153">
      <w:bodyDiv w:val="1"/>
      <w:marLeft w:val="0"/>
      <w:marRight w:val="0"/>
      <w:marTop w:val="0"/>
      <w:marBottom w:val="0"/>
      <w:divBdr>
        <w:top w:val="none" w:sz="0" w:space="0" w:color="auto"/>
        <w:left w:val="none" w:sz="0" w:space="0" w:color="auto"/>
        <w:bottom w:val="none" w:sz="0" w:space="0" w:color="auto"/>
        <w:right w:val="none" w:sz="0" w:space="0" w:color="auto"/>
      </w:divBdr>
    </w:div>
    <w:div w:id="370307568">
      <w:bodyDiv w:val="1"/>
      <w:marLeft w:val="0"/>
      <w:marRight w:val="0"/>
      <w:marTop w:val="0"/>
      <w:marBottom w:val="0"/>
      <w:divBdr>
        <w:top w:val="none" w:sz="0" w:space="0" w:color="auto"/>
        <w:left w:val="none" w:sz="0" w:space="0" w:color="auto"/>
        <w:bottom w:val="none" w:sz="0" w:space="0" w:color="auto"/>
        <w:right w:val="none" w:sz="0" w:space="0" w:color="auto"/>
      </w:divBdr>
    </w:div>
    <w:div w:id="370418499">
      <w:bodyDiv w:val="1"/>
      <w:marLeft w:val="0"/>
      <w:marRight w:val="0"/>
      <w:marTop w:val="0"/>
      <w:marBottom w:val="0"/>
      <w:divBdr>
        <w:top w:val="none" w:sz="0" w:space="0" w:color="auto"/>
        <w:left w:val="none" w:sz="0" w:space="0" w:color="auto"/>
        <w:bottom w:val="none" w:sz="0" w:space="0" w:color="auto"/>
        <w:right w:val="none" w:sz="0" w:space="0" w:color="auto"/>
      </w:divBdr>
    </w:div>
    <w:div w:id="371226334">
      <w:marLeft w:val="480"/>
      <w:marRight w:val="0"/>
      <w:marTop w:val="0"/>
      <w:marBottom w:val="0"/>
      <w:divBdr>
        <w:top w:val="none" w:sz="0" w:space="0" w:color="auto"/>
        <w:left w:val="none" w:sz="0" w:space="0" w:color="auto"/>
        <w:bottom w:val="none" w:sz="0" w:space="0" w:color="auto"/>
        <w:right w:val="none" w:sz="0" w:space="0" w:color="auto"/>
      </w:divBdr>
    </w:div>
    <w:div w:id="371854271">
      <w:marLeft w:val="640"/>
      <w:marRight w:val="0"/>
      <w:marTop w:val="0"/>
      <w:marBottom w:val="0"/>
      <w:divBdr>
        <w:top w:val="none" w:sz="0" w:space="0" w:color="auto"/>
        <w:left w:val="none" w:sz="0" w:space="0" w:color="auto"/>
        <w:bottom w:val="none" w:sz="0" w:space="0" w:color="auto"/>
        <w:right w:val="none" w:sz="0" w:space="0" w:color="auto"/>
      </w:divBdr>
    </w:div>
    <w:div w:id="373116221">
      <w:marLeft w:val="480"/>
      <w:marRight w:val="0"/>
      <w:marTop w:val="0"/>
      <w:marBottom w:val="0"/>
      <w:divBdr>
        <w:top w:val="none" w:sz="0" w:space="0" w:color="auto"/>
        <w:left w:val="none" w:sz="0" w:space="0" w:color="auto"/>
        <w:bottom w:val="none" w:sz="0" w:space="0" w:color="auto"/>
        <w:right w:val="none" w:sz="0" w:space="0" w:color="auto"/>
      </w:divBdr>
    </w:div>
    <w:div w:id="373576437">
      <w:bodyDiv w:val="1"/>
      <w:marLeft w:val="0"/>
      <w:marRight w:val="0"/>
      <w:marTop w:val="0"/>
      <w:marBottom w:val="0"/>
      <w:divBdr>
        <w:top w:val="none" w:sz="0" w:space="0" w:color="auto"/>
        <w:left w:val="none" w:sz="0" w:space="0" w:color="auto"/>
        <w:bottom w:val="none" w:sz="0" w:space="0" w:color="auto"/>
        <w:right w:val="none" w:sz="0" w:space="0" w:color="auto"/>
      </w:divBdr>
    </w:div>
    <w:div w:id="375281463">
      <w:bodyDiv w:val="1"/>
      <w:marLeft w:val="0"/>
      <w:marRight w:val="0"/>
      <w:marTop w:val="0"/>
      <w:marBottom w:val="0"/>
      <w:divBdr>
        <w:top w:val="none" w:sz="0" w:space="0" w:color="auto"/>
        <w:left w:val="none" w:sz="0" w:space="0" w:color="auto"/>
        <w:bottom w:val="none" w:sz="0" w:space="0" w:color="auto"/>
        <w:right w:val="none" w:sz="0" w:space="0" w:color="auto"/>
      </w:divBdr>
      <w:divsChild>
        <w:div w:id="36006069">
          <w:marLeft w:val="480"/>
          <w:marRight w:val="0"/>
          <w:marTop w:val="0"/>
          <w:marBottom w:val="0"/>
          <w:divBdr>
            <w:top w:val="none" w:sz="0" w:space="0" w:color="auto"/>
            <w:left w:val="none" w:sz="0" w:space="0" w:color="auto"/>
            <w:bottom w:val="none" w:sz="0" w:space="0" w:color="auto"/>
            <w:right w:val="none" w:sz="0" w:space="0" w:color="auto"/>
          </w:divBdr>
        </w:div>
        <w:div w:id="39328615">
          <w:marLeft w:val="480"/>
          <w:marRight w:val="0"/>
          <w:marTop w:val="0"/>
          <w:marBottom w:val="0"/>
          <w:divBdr>
            <w:top w:val="none" w:sz="0" w:space="0" w:color="auto"/>
            <w:left w:val="none" w:sz="0" w:space="0" w:color="auto"/>
            <w:bottom w:val="none" w:sz="0" w:space="0" w:color="auto"/>
            <w:right w:val="none" w:sz="0" w:space="0" w:color="auto"/>
          </w:divBdr>
        </w:div>
        <w:div w:id="73207844">
          <w:marLeft w:val="480"/>
          <w:marRight w:val="0"/>
          <w:marTop w:val="0"/>
          <w:marBottom w:val="0"/>
          <w:divBdr>
            <w:top w:val="none" w:sz="0" w:space="0" w:color="auto"/>
            <w:left w:val="none" w:sz="0" w:space="0" w:color="auto"/>
            <w:bottom w:val="none" w:sz="0" w:space="0" w:color="auto"/>
            <w:right w:val="none" w:sz="0" w:space="0" w:color="auto"/>
          </w:divBdr>
        </w:div>
        <w:div w:id="87194066">
          <w:marLeft w:val="480"/>
          <w:marRight w:val="0"/>
          <w:marTop w:val="0"/>
          <w:marBottom w:val="0"/>
          <w:divBdr>
            <w:top w:val="none" w:sz="0" w:space="0" w:color="auto"/>
            <w:left w:val="none" w:sz="0" w:space="0" w:color="auto"/>
            <w:bottom w:val="none" w:sz="0" w:space="0" w:color="auto"/>
            <w:right w:val="none" w:sz="0" w:space="0" w:color="auto"/>
          </w:divBdr>
        </w:div>
        <w:div w:id="110445808">
          <w:marLeft w:val="480"/>
          <w:marRight w:val="0"/>
          <w:marTop w:val="0"/>
          <w:marBottom w:val="0"/>
          <w:divBdr>
            <w:top w:val="none" w:sz="0" w:space="0" w:color="auto"/>
            <w:left w:val="none" w:sz="0" w:space="0" w:color="auto"/>
            <w:bottom w:val="none" w:sz="0" w:space="0" w:color="auto"/>
            <w:right w:val="none" w:sz="0" w:space="0" w:color="auto"/>
          </w:divBdr>
        </w:div>
        <w:div w:id="124546114">
          <w:marLeft w:val="480"/>
          <w:marRight w:val="0"/>
          <w:marTop w:val="0"/>
          <w:marBottom w:val="0"/>
          <w:divBdr>
            <w:top w:val="none" w:sz="0" w:space="0" w:color="auto"/>
            <w:left w:val="none" w:sz="0" w:space="0" w:color="auto"/>
            <w:bottom w:val="none" w:sz="0" w:space="0" w:color="auto"/>
            <w:right w:val="none" w:sz="0" w:space="0" w:color="auto"/>
          </w:divBdr>
        </w:div>
        <w:div w:id="162816486">
          <w:marLeft w:val="480"/>
          <w:marRight w:val="0"/>
          <w:marTop w:val="0"/>
          <w:marBottom w:val="0"/>
          <w:divBdr>
            <w:top w:val="none" w:sz="0" w:space="0" w:color="auto"/>
            <w:left w:val="none" w:sz="0" w:space="0" w:color="auto"/>
            <w:bottom w:val="none" w:sz="0" w:space="0" w:color="auto"/>
            <w:right w:val="none" w:sz="0" w:space="0" w:color="auto"/>
          </w:divBdr>
        </w:div>
        <w:div w:id="202014365">
          <w:marLeft w:val="480"/>
          <w:marRight w:val="0"/>
          <w:marTop w:val="0"/>
          <w:marBottom w:val="0"/>
          <w:divBdr>
            <w:top w:val="none" w:sz="0" w:space="0" w:color="auto"/>
            <w:left w:val="none" w:sz="0" w:space="0" w:color="auto"/>
            <w:bottom w:val="none" w:sz="0" w:space="0" w:color="auto"/>
            <w:right w:val="none" w:sz="0" w:space="0" w:color="auto"/>
          </w:divBdr>
        </w:div>
        <w:div w:id="265623221">
          <w:marLeft w:val="480"/>
          <w:marRight w:val="0"/>
          <w:marTop w:val="0"/>
          <w:marBottom w:val="0"/>
          <w:divBdr>
            <w:top w:val="none" w:sz="0" w:space="0" w:color="auto"/>
            <w:left w:val="none" w:sz="0" w:space="0" w:color="auto"/>
            <w:bottom w:val="none" w:sz="0" w:space="0" w:color="auto"/>
            <w:right w:val="none" w:sz="0" w:space="0" w:color="auto"/>
          </w:divBdr>
        </w:div>
        <w:div w:id="274751212">
          <w:marLeft w:val="480"/>
          <w:marRight w:val="0"/>
          <w:marTop w:val="0"/>
          <w:marBottom w:val="0"/>
          <w:divBdr>
            <w:top w:val="none" w:sz="0" w:space="0" w:color="auto"/>
            <w:left w:val="none" w:sz="0" w:space="0" w:color="auto"/>
            <w:bottom w:val="none" w:sz="0" w:space="0" w:color="auto"/>
            <w:right w:val="none" w:sz="0" w:space="0" w:color="auto"/>
          </w:divBdr>
        </w:div>
        <w:div w:id="323094002">
          <w:marLeft w:val="480"/>
          <w:marRight w:val="0"/>
          <w:marTop w:val="0"/>
          <w:marBottom w:val="0"/>
          <w:divBdr>
            <w:top w:val="none" w:sz="0" w:space="0" w:color="auto"/>
            <w:left w:val="none" w:sz="0" w:space="0" w:color="auto"/>
            <w:bottom w:val="none" w:sz="0" w:space="0" w:color="auto"/>
            <w:right w:val="none" w:sz="0" w:space="0" w:color="auto"/>
          </w:divBdr>
        </w:div>
        <w:div w:id="367726608">
          <w:marLeft w:val="480"/>
          <w:marRight w:val="0"/>
          <w:marTop w:val="0"/>
          <w:marBottom w:val="0"/>
          <w:divBdr>
            <w:top w:val="none" w:sz="0" w:space="0" w:color="auto"/>
            <w:left w:val="none" w:sz="0" w:space="0" w:color="auto"/>
            <w:bottom w:val="none" w:sz="0" w:space="0" w:color="auto"/>
            <w:right w:val="none" w:sz="0" w:space="0" w:color="auto"/>
          </w:divBdr>
        </w:div>
        <w:div w:id="379938035">
          <w:marLeft w:val="480"/>
          <w:marRight w:val="0"/>
          <w:marTop w:val="0"/>
          <w:marBottom w:val="0"/>
          <w:divBdr>
            <w:top w:val="none" w:sz="0" w:space="0" w:color="auto"/>
            <w:left w:val="none" w:sz="0" w:space="0" w:color="auto"/>
            <w:bottom w:val="none" w:sz="0" w:space="0" w:color="auto"/>
            <w:right w:val="none" w:sz="0" w:space="0" w:color="auto"/>
          </w:divBdr>
        </w:div>
        <w:div w:id="382407422">
          <w:marLeft w:val="480"/>
          <w:marRight w:val="0"/>
          <w:marTop w:val="0"/>
          <w:marBottom w:val="0"/>
          <w:divBdr>
            <w:top w:val="none" w:sz="0" w:space="0" w:color="auto"/>
            <w:left w:val="none" w:sz="0" w:space="0" w:color="auto"/>
            <w:bottom w:val="none" w:sz="0" w:space="0" w:color="auto"/>
            <w:right w:val="none" w:sz="0" w:space="0" w:color="auto"/>
          </w:divBdr>
        </w:div>
        <w:div w:id="473834772">
          <w:marLeft w:val="480"/>
          <w:marRight w:val="0"/>
          <w:marTop w:val="0"/>
          <w:marBottom w:val="0"/>
          <w:divBdr>
            <w:top w:val="none" w:sz="0" w:space="0" w:color="auto"/>
            <w:left w:val="none" w:sz="0" w:space="0" w:color="auto"/>
            <w:bottom w:val="none" w:sz="0" w:space="0" w:color="auto"/>
            <w:right w:val="none" w:sz="0" w:space="0" w:color="auto"/>
          </w:divBdr>
        </w:div>
        <w:div w:id="507642380">
          <w:marLeft w:val="480"/>
          <w:marRight w:val="0"/>
          <w:marTop w:val="0"/>
          <w:marBottom w:val="0"/>
          <w:divBdr>
            <w:top w:val="none" w:sz="0" w:space="0" w:color="auto"/>
            <w:left w:val="none" w:sz="0" w:space="0" w:color="auto"/>
            <w:bottom w:val="none" w:sz="0" w:space="0" w:color="auto"/>
            <w:right w:val="none" w:sz="0" w:space="0" w:color="auto"/>
          </w:divBdr>
        </w:div>
        <w:div w:id="617640583">
          <w:marLeft w:val="480"/>
          <w:marRight w:val="0"/>
          <w:marTop w:val="0"/>
          <w:marBottom w:val="0"/>
          <w:divBdr>
            <w:top w:val="none" w:sz="0" w:space="0" w:color="auto"/>
            <w:left w:val="none" w:sz="0" w:space="0" w:color="auto"/>
            <w:bottom w:val="none" w:sz="0" w:space="0" w:color="auto"/>
            <w:right w:val="none" w:sz="0" w:space="0" w:color="auto"/>
          </w:divBdr>
        </w:div>
        <w:div w:id="678433079">
          <w:marLeft w:val="480"/>
          <w:marRight w:val="0"/>
          <w:marTop w:val="0"/>
          <w:marBottom w:val="0"/>
          <w:divBdr>
            <w:top w:val="none" w:sz="0" w:space="0" w:color="auto"/>
            <w:left w:val="none" w:sz="0" w:space="0" w:color="auto"/>
            <w:bottom w:val="none" w:sz="0" w:space="0" w:color="auto"/>
            <w:right w:val="none" w:sz="0" w:space="0" w:color="auto"/>
          </w:divBdr>
        </w:div>
        <w:div w:id="710693726">
          <w:marLeft w:val="480"/>
          <w:marRight w:val="0"/>
          <w:marTop w:val="0"/>
          <w:marBottom w:val="0"/>
          <w:divBdr>
            <w:top w:val="none" w:sz="0" w:space="0" w:color="auto"/>
            <w:left w:val="none" w:sz="0" w:space="0" w:color="auto"/>
            <w:bottom w:val="none" w:sz="0" w:space="0" w:color="auto"/>
            <w:right w:val="none" w:sz="0" w:space="0" w:color="auto"/>
          </w:divBdr>
        </w:div>
        <w:div w:id="788861966">
          <w:marLeft w:val="480"/>
          <w:marRight w:val="0"/>
          <w:marTop w:val="0"/>
          <w:marBottom w:val="0"/>
          <w:divBdr>
            <w:top w:val="none" w:sz="0" w:space="0" w:color="auto"/>
            <w:left w:val="none" w:sz="0" w:space="0" w:color="auto"/>
            <w:bottom w:val="none" w:sz="0" w:space="0" w:color="auto"/>
            <w:right w:val="none" w:sz="0" w:space="0" w:color="auto"/>
          </w:divBdr>
        </w:div>
        <w:div w:id="818963830">
          <w:marLeft w:val="480"/>
          <w:marRight w:val="0"/>
          <w:marTop w:val="0"/>
          <w:marBottom w:val="0"/>
          <w:divBdr>
            <w:top w:val="none" w:sz="0" w:space="0" w:color="auto"/>
            <w:left w:val="none" w:sz="0" w:space="0" w:color="auto"/>
            <w:bottom w:val="none" w:sz="0" w:space="0" w:color="auto"/>
            <w:right w:val="none" w:sz="0" w:space="0" w:color="auto"/>
          </w:divBdr>
        </w:div>
        <w:div w:id="820006769">
          <w:marLeft w:val="480"/>
          <w:marRight w:val="0"/>
          <w:marTop w:val="0"/>
          <w:marBottom w:val="0"/>
          <w:divBdr>
            <w:top w:val="none" w:sz="0" w:space="0" w:color="auto"/>
            <w:left w:val="none" w:sz="0" w:space="0" w:color="auto"/>
            <w:bottom w:val="none" w:sz="0" w:space="0" w:color="auto"/>
            <w:right w:val="none" w:sz="0" w:space="0" w:color="auto"/>
          </w:divBdr>
        </w:div>
        <w:div w:id="865555350">
          <w:marLeft w:val="480"/>
          <w:marRight w:val="0"/>
          <w:marTop w:val="0"/>
          <w:marBottom w:val="0"/>
          <w:divBdr>
            <w:top w:val="none" w:sz="0" w:space="0" w:color="auto"/>
            <w:left w:val="none" w:sz="0" w:space="0" w:color="auto"/>
            <w:bottom w:val="none" w:sz="0" w:space="0" w:color="auto"/>
            <w:right w:val="none" w:sz="0" w:space="0" w:color="auto"/>
          </w:divBdr>
        </w:div>
        <w:div w:id="958221171">
          <w:marLeft w:val="480"/>
          <w:marRight w:val="0"/>
          <w:marTop w:val="0"/>
          <w:marBottom w:val="0"/>
          <w:divBdr>
            <w:top w:val="none" w:sz="0" w:space="0" w:color="auto"/>
            <w:left w:val="none" w:sz="0" w:space="0" w:color="auto"/>
            <w:bottom w:val="none" w:sz="0" w:space="0" w:color="auto"/>
            <w:right w:val="none" w:sz="0" w:space="0" w:color="auto"/>
          </w:divBdr>
        </w:div>
        <w:div w:id="994917695">
          <w:marLeft w:val="480"/>
          <w:marRight w:val="0"/>
          <w:marTop w:val="0"/>
          <w:marBottom w:val="0"/>
          <w:divBdr>
            <w:top w:val="none" w:sz="0" w:space="0" w:color="auto"/>
            <w:left w:val="none" w:sz="0" w:space="0" w:color="auto"/>
            <w:bottom w:val="none" w:sz="0" w:space="0" w:color="auto"/>
            <w:right w:val="none" w:sz="0" w:space="0" w:color="auto"/>
          </w:divBdr>
        </w:div>
        <w:div w:id="1030031551">
          <w:marLeft w:val="480"/>
          <w:marRight w:val="0"/>
          <w:marTop w:val="0"/>
          <w:marBottom w:val="0"/>
          <w:divBdr>
            <w:top w:val="none" w:sz="0" w:space="0" w:color="auto"/>
            <w:left w:val="none" w:sz="0" w:space="0" w:color="auto"/>
            <w:bottom w:val="none" w:sz="0" w:space="0" w:color="auto"/>
            <w:right w:val="none" w:sz="0" w:space="0" w:color="auto"/>
          </w:divBdr>
        </w:div>
        <w:div w:id="1030375302">
          <w:marLeft w:val="480"/>
          <w:marRight w:val="0"/>
          <w:marTop w:val="0"/>
          <w:marBottom w:val="0"/>
          <w:divBdr>
            <w:top w:val="none" w:sz="0" w:space="0" w:color="auto"/>
            <w:left w:val="none" w:sz="0" w:space="0" w:color="auto"/>
            <w:bottom w:val="none" w:sz="0" w:space="0" w:color="auto"/>
            <w:right w:val="none" w:sz="0" w:space="0" w:color="auto"/>
          </w:divBdr>
        </w:div>
        <w:div w:id="1093932773">
          <w:marLeft w:val="480"/>
          <w:marRight w:val="0"/>
          <w:marTop w:val="0"/>
          <w:marBottom w:val="0"/>
          <w:divBdr>
            <w:top w:val="none" w:sz="0" w:space="0" w:color="auto"/>
            <w:left w:val="none" w:sz="0" w:space="0" w:color="auto"/>
            <w:bottom w:val="none" w:sz="0" w:space="0" w:color="auto"/>
            <w:right w:val="none" w:sz="0" w:space="0" w:color="auto"/>
          </w:divBdr>
        </w:div>
        <w:div w:id="1094783340">
          <w:marLeft w:val="480"/>
          <w:marRight w:val="0"/>
          <w:marTop w:val="0"/>
          <w:marBottom w:val="0"/>
          <w:divBdr>
            <w:top w:val="none" w:sz="0" w:space="0" w:color="auto"/>
            <w:left w:val="none" w:sz="0" w:space="0" w:color="auto"/>
            <w:bottom w:val="none" w:sz="0" w:space="0" w:color="auto"/>
            <w:right w:val="none" w:sz="0" w:space="0" w:color="auto"/>
          </w:divBdr>
        </w:div>
        <w:div w:id="1154107426">
          <w:marLeft w:val="480"/>
          <w:marRight w:val="0"/>
          <w:marTop w:val="0"/>
          <w:marBottom w:val="0"/>
          <w:divBdr>
            <w:top w:val="none" w:sz="0" w:space="0" w:color="auto"/>
            <w:left w:val="none" w:sz="0" w:space="0" w:color="auto"/>
            <w:bottom w:val="none" w:sz="0" w:space="0" w:color="auto"/>
            <w:right w:val="none" w:sz="0" w:space="0" w:color="auto"/>
          </w:divBdr>
        </w:div>
        <w:div w:id="1210261853">
          <w:marLeft w:val="480"/>
          <w:marRight w:val="0"/>
          <w:marTop w:val="0"/>
          <w:marBottom w:val="0"/>
          <w:divBdr>
            <w:top w:val="none" w:sz="0" w:space="0" w:color="auto"/>
            <w:left w:val="none" w:sz="0" w:space="0" w:color="auto"/>
            <w:bottom w:val="none" w:sz="0" w:space="0" w:color="auto"/>
            <w:right w:val="none" w:sz="0" w:space="0" w:color="auto"/>
          </w:divBdr>
        </w:div>
        <w:div w:id="1241676691">
          <w:marLeft w:val="480"/>
          <w:marRight w:val="0"/>
          <w:marTop w:val="0"/>
          <w:marBottom w:val="0"/>
          <w:divBdr>
            <w:top w:val="none" w:sz="0" w:space="0" w:color="auto"/>
            <w:left w:val="none" w:sz="0" w:space="0" w:color="auto"/>
            <w:bottom w:val="none" w:sz="0" w:space="0" w:color="auto"/>
            <w:right w:val="none" w:sz="0" w:space="0" w:color="auto"/>
          </w:divBdr>
        </w:div>
        <w:div w:id="1287275366">
          <w:marLeft w:val="480"/>
          <w:marRight w:val="0"/>
          <w:marTop w:val="0"/>
          <w:marBottom w:val="0"/>
          <w:divBdr>
            <w:top w:val="none" w:sz="0" w:space="0" w:color="auto"/>
            <w:left w:val="none" w:sz="0" w:space="0" w:color="auto"/>
            <w:bottom w:val="none" w:sz="0" w:space="0" w:color="auto"/>
            <w:right w:val="none" w:sz="0" w:space="0" w:color="auto"/>
          </w:divBdr>
        </w:div>
        <w:div w:id="1369526932">
          <w:marLeft w:val="480"/>
          <w:marRight w:val="0"/>
          <w:marTop w:val="0"/>
          <w:marBottom w:val="0"/>
          <w:divBdr>
            <w:top w:val="none" w:sz="0" w:space="0" w:color="auto"/>
            <w:left w:val="none" w:sz="0" w:space="0" w:color="auto"/>
            <w:bottom w:val="none" w:sz="0" w:space="0" w:color="auto"/>
            <w:right w:val="none" w:sz="0" w:space="0" w:color="auto"/>
          </w:divBdr>
        </w:div>
        <w:div w:id="1444491912">
          <w:marLeft w:val="480"/>
          <w:marRight w:val="0"/>
          <w:marTop w:val="0"/>
          <w:marBottom w:val="0"/>
          <w:divBdr>
            <w:top w:val="none" w:sz="0" w:space="0" w:color="auto"/>
            <w:left w:val="none" w:sz="0" w:space="0" w:color="auto"/>
            <w:bottom w:val="none" w:sz="0" w:space="0" w:color="auto"/>
            <w:right w:val="none" w:sz="0" w:space="0" w:color="auto"/>
          </w:divBdr>
        </w:div>
        <w:div w:id="1450125843">
          <w:marLeft w:val="480"/>
          <w:marRight w:val="0"/>
          <w:marTop w:val="0"/>
          <w:marBottom w:val="0"/>
          <w:divBdr>
            <w:top w:val="none" w:sz="0" w:space="0" w:color="auto"/>
            <w:left w:val="none" w:sz="0" w:space="0" w:color="auto"/>
            <w:bottom w:val="none" w:sz="0" w:space="0" w:color="auto"/>
            <w:right w:val="none" w:sz="0" w:space="0" w:color="auto"/>
          </w:divBdr>
        </w:div>
        <w:div w:id="1456632309">
          <w:marLeft w:val="480"/>
          <w:marRight w:val="0"/>
          <w:marTop w:val="0"/>
          <w:marBottom w:val="0"/>
          <w:divBdr>
            <w:top w:val="none" w:sz="0" w:space="0" w:color="auto"/>
            <w:left w:val="none" w:sz="0" w:space="0" w:color="auto"/>
            <w:bottom w:val="none" w:sz="0" w:space="0" w:color="auto"/>
            <w:right w:val="none" w:sz="0" w:space="0" w:color="auto"/>
          </w:divBdr>
        </w:div>
        <w:div w:id="1626346621">
          <w:marLeft w:val="480"/>
          <w:marRight w:val="0"/>
          <w:marTop w:val="0"/>
          <w:marBottom w:val="0"/>
          <w:divBdr>
            <w:top w:val="none" w:sz="0" w:space="0" w:color="auto"/>
            <w:left w:val="none" w:sz="0" w:space="0" w:color="auto"/>
            <w:bottom w:val="none" w:sz="0" w:space="0" w:color="auto"/>
            <w:right w:val="none" w:sz="0" w:space="0" w:color="auto"/>
          </w:divBdr>
        </w:div>
        <w:div w:id="1634212770">
          <w:marLeft w:val="480"/>
          <w:marRight w:val="0"/>
          <w:marTop w:val="0"/>
          <w:marBottom w:val="0"/>
          <w:divBdr>
            <w:top w:val="none" w:sz="0" w:space="0" w:color="auto"/>
            <w:left w:val="none" w:sz="0" w:space="0" w:color="auto"/>
            <w:bottom w:val="none" w:sz="0" w:space="0" w:color="auto"/>
            <w:right w:val="none" w:sz="0" w:space="0" w:color="auto"/>
          </w:divBdr>
        </w:div>
        <w:div w:id="1682976220">
          <w:marLeft w:val="480"/>
          <w:marRight w:val="0"/>
          <w:marTop w:val="0"/>
          <w:marBottom w:val="0"/>
          <w:divBdr>
            <w:top w:val="none" w:sz="0" w:space="0" w:color="auto"/>
            <w:left w:val="none" w:sz="0" w:space="0" w:color="auto"/>
            <w:bottom w:val="none" w:sz="0" w:space="0" w:color="auto"/>
            <w:right w:val="none" w:sz="0" w:space="0" w:color="auto"/>
          </w:divBdr>
        </w:div>
        <w:div w:id="1722099184">
          <w:marLeft w:val="480"/>
          <w:marRight w:val="0"/>
          <w:marTop w:val="0"/>
          <w:marBottom w:val="0"/>
          <w:divBdr>
            <w:top w:val="none" w:sz="0" w:space="0" w:color="auto"/>
            <w:left w:val="none" w:sz="0" w:space="0" w:color="auto"/>
            <w:bottom w:val="none" w:sz="0" w:space="0" w:color="auto"/>
            <w:right w:val="none" w:sz="0" w:space="0" w:color="auto"/>
          </w:divBdr>
        </w:div>
        <w:div w:id="1767073444">
          <w:marLeft w:val="480"/>
          <w:marRight w:val="0"/>
          <w:marTop w:val="0"/>
          <w:marBottom w:val="0"/>
          <w:divBdr>
            <w:top w:val="none" w:sz="0" w:space="0" w:color="auto"/>
            <w:left w:val="none" w:sz="0" w:space="0" w:color="auto"/>
            <w:bottom w:val="none" w:sz="0" w:space="0" w:color="auto"/>
            <w:right w:val="none" w:sz="0" w:space="0" w:color="auto"/>
          </w:divBdr>
        </w:div>
        <w:div w:id="1772121085">
          <w:marLeft w:val="480"/>
          <w:marRight w:val="0"/>
          <w:marTop w:val="0"/>
          <w:marBottom w:val="0"/>
          <w:divBdr>
            <w:top w:val="none" w:sz="0" w:space="0" w:color="auto"/>
            <w:left w:val="none" w:sz="0" w:space="0" w:color="auto"/>
            <w:bottom w:val="none" w:sz="0" w:space="0" w:color="auto"/>
            <w:right w:val="none" w:sz="0" w:space="0" w:color="auto"/>
          </w:divBdr>
        </w:div>
        <w:div w:id="1844542594">
          <w:marLeft w:val="480"/>
          <w:marRight w:val="0"/>
          <w:marTop w:val="0"/>
          <w:marBottom w:val="0"/>
          <w:divBdr>
            <w:top w:val="none" w:sz="0" w:space="0" w:color="auto"/>
            <w:left w:val="none" w:sz="0" w:space="0" w:color="auto"/>
            <w:bottom w:val="none" w:sz="0" w:space="0" w:color="auto"/>
            <w:right w:val="none" w:sz="0" w:space="0" w:color="auto"/>
          </w:divBdr>
        </w:div>
        <w:div w:id="1869835550">
          <w:marLeft w:val="480"/>
          <w:marRight w:val="0"/>
          <w:marTop w:val="0"/>
          <w:marBottom w:val="0"/>
          <w:divBdr>
            <w:top w:val="none" w:sz="0" w:space="0" w:color="auto"/>
            <w:left w:val="none" w:sz="0" w:space="0" w:color="auto"/>
            <w:bottom w:val="none" w:sz="0" w:space="0" w:color="auto"/>
            <w:right w:val="none" w:sz="0" w:space="0" w:color="auto"/>
          </w:divBdr>
        </w:div>
        <w:div w:id="1909340030">
          <w:marLeft w:val="480"/>
          <w:marRight w:val="0"/>
          <w:marTop w:val="0"/>
          <w:marBottom w:val="0"/>
          <w:divBdr>
            <w:top w:val="none" w:sz="0" w:space="0" w:color="auto"/>
            <w:left w:val="none" w:sz="0" w:space="0" w:color="auto"/>
            <w:bottom w:val="none" w:sz="0" w:space="0" w:color="auto"/>
            <w:right w:val="none" w:sz="0" w:space="0" w:color="auto"/>
          </w:divBdr>
        </w:div>
        <w:div w:id="1912345056">
          <w:marLeft w:val="480"/>
          <w:marRight w:val="0"/>
          <w:marTop w:val="0"/>
          <w:marBottom w:val="0"/>
          <w:divBdr>
            <w:top w:val="none" w:sz="0" w:space="0" w:color="auto"/>
            <w:left w:val="none" w:sz="0" w:space="0" w:color="auto"/>
            <w:bottom w:val="none" w:sz="0" w:space="0" w:color="auto"/>
            <w:right w:val="none" w:sz="0" w:space="0" w:color="auto"/>
          </w:divBdr>
        </w:div>
        <w:div w:id="1930112793">
          <w:marLeft w:val="480"/>
          <w:marRight w:val="0"/>
          <w:marTop w:val="0"/>
          <w:marBottom w:val="0"/>
          <w:divBdr>
            <w:top w:val="none" w:sz="0" w:space="0" w:color="auto"/>
            <w:left w:val="none" w:sz="0" w:space="0" w:color="auto"/>
            <w:bottom w:val="none" w:sz="0" w:space="0" w:color="auto"/>
            <w:right w:val="none" w:sz="0" w:space="0" w:color="auto"/>
          </w:divBdr>
        </w:div>
        <w:div w:id="1932469057">
          <w:marLeft w:val="480"/>
          <w:marRight w:val="0"/>
          <w:marTop w:val="0"/>
          <w:marBottom w:val="0"/>
          <w:divBdr>
            <w:top w:val="none" w:sz="0" w:space="0" w:color="auto"/>
            <w:left w:val="none" w:sz="0" w:space="0" w:color="auto"/>
            <w:bottom w:val="none" w:sz="0" w:space="0" w:color="auto"/>
            <w:right w:val="none" w:sz="0" w:space="0" w:color="auto"/>
          </w:divBdr>
        </w:div>
        <w:div w:id="1935552717">
          <w:marLeft w:val="480"/>
          <w:marRight w:val="0"/>
          <w:marTop w:val="0"/>
          <w:marBottom w:val="0"/>
          <w:divBdr>
            <w:top w:val="none" w:sz="0" w:space="0" w:color="auto"/>
            <w:left w:val="none" w:sz="0" w:space="0" w:color="auto"/>
            <w:bottom w:val="none" w:sz="0" w:space="0" w:color="auto"/>
            <w:right w:val="none" w:sz="0" w:space="0" w:color="auto"/>
          </w:divBdr>
        </w:div>
      </w:divsChild>
    </w:div>
    <w:div w:id="375351857">
      <w:marLeft w:val="480"/>
      <w:marRight w:val="0"/>
      <w:marTop w:val="0"/>
      <w:marBottom w:val="0"/>
      <w:divBdr>
        <w:top w:val="none" w:sz="0" w:space="0" w:color="auto"/>
        <w:left w:val="none" w:sz="0" w:space="0" w:color="auto"/>
        <w:bottom w:val="none" w:sz="0" w:space="0" w:color="auto"/>
        <w:right w:val="none" w:sz="0" w:space="0" w:color="auto"/>
      </w:divBdr>
    </w:div>
    <w:div w:id="377749581">
      <w:bodyDiv w:val="1"/>
      <w:marLeft w:val="0"/>
      <w:marRight w:val="0"/>
      <w:marTop w:val="0"/>
      <w:marBottom w:val="0"/>
      <w:divBdr>
        <w:top w:val="none" w:sz="0" w:space="0" w:color="auto"/>
        <w:left w:val="none" w:sz="0" w:space="0" w:color="auto"/>
        <w:bottom w:val="none" w:sz="0" w:space="0" w:color="auto"/>
        <w:right w:val="none" w:sz="0" w:space="0" w:color="auto"/>
      </w:divBdr>
    </w:div>
    <w:div w:id="378407049">
      <w:bodyDiv w:val="1"/>
      <w:marLeft w:val="0"/>
      <w:marRight w:val="0"/>
      <w:marTop w:val="0"/>
      <w:marBottom w:val="0"/>
      <w:divBdr>
        <w:top w:val="none" w:sz="0" w:space="0" w:color="auto"/>
        <w:left w:val="none" w:sz="0" w:space="0" w:color="auto"/>
        <w:bottom w:val="none" w:sz="0" w:space="0" w:color="auto"/>
        <w:right w:val="none" w:sz="0" w:space="0" w:color="auto"/>
      </w:divBdr>
    </w:div>
    <w:div w:id="379281216">
      <w:marLeft w:val="480"/>
      <w:marRight w:val="0"/>
      <w:marTop w:val="0"/>
      <w:marBottom w:val="0"/>
      <w:divBdr>
        <w:top w:val="none" w:sz="0" w:space="0" w:color="auto"/>
        <w:left w:val="none" w:sz="0" w:space="0" w:color="auto"/>
        <w:bottom w:val="none" w:sz="0" w:space="0" w:color="auto"/>
        <w:right w:val="none" w:sz="0" w:space="0" w:color="auto"/>
      </w:divBdr>
    </w:div>
    <w:div w:id="380443304">
      <w:bodyDiv w:val="1"/>
      <w:marLeft w:val="0"/>
      <w:marRight w:val="0"/>
      <w:marTop w:val="0"/>
      <w:marBottom w:val="0"/>
      <w:divBdr>
        <w:top w:val="none" w:sz="0" w:space="0" w:color="auto"/>
        <w:left w:val="none" w:sz="0" w:space="0" w:color="auto"/>
        <w:bottom w:val="none" w:sz="0" w:space="0" w:color="auto"/>
        <w:right w:val="none" w:sz="0" w:space="0" w:color="auto"/>
      </w:divBdr>
      <w:divsChild>
        <w:div w:id="21252695">
          <w:marLeft w:val="480"/>
          <w:marRight w:val="0"/>
          <w:marTop w:val="0"/>
          <w:marBottom w:val="0"/>
          <w:divBdr>
            <w:top w:val="none" w:sz="0" w:space="0" w:color="auto"/>
            <w:left w:val="none" w:sz="0" w:space="0" w:color="auto"/>
            <w:bottom w:val="none" w:sz="0" w:space="0" w:color="auto"/>
            <w:right w:val="none" w:sz="0" w:space="0" w:color="auto"/>
          </w:divBdr>
        </w:div>
        <w:div w:id="30034474">
          <w:marLeft w:val="480"/>
          <w:marRight w:val="0"/>
          <w:marTop w:val="0"/>
          <w:marBottom w:val="0"/>
          <w:divBdr>
            <w:top w:val="none" w:sz="0" w:space="0" w:color="auto"/>
            <w:left w:val="none" w:sz="0" w:space="0" w:color="auto"/>
            <w:bottom w:val="none" w:sz="0" w:space="0" w:color="auto"/>
            <w:right w:val="none" w:sz="0" w:space="0" w:color="auto"/>
          </w:divBdr>
        </w:div>
        <w:div w:id="33042687">
          <w:marLeft w:val="480"/>
          <w:marRight w:val="0"/>
          <w:marTop w:val="0"/>
          <w:marBottom w:val="0"/>
          <w:divBdr>
            <w:top w:val="none" w:sz="0" w:space="0" w:color="auto"/>
            <w:left w:val="none" w:sz="0" w:space="0" w:color="auto"/>
            <w:bottom w:val="none" w:sz="0" w:space="0" w:color="auto"/>
            <w:right w:val="none" w:sz="0" w:space="0" w:color="auto"/>
          </w:divBdr>
        </w:div>
        <w:div w:id="101806353">
          <w:marLeft w:val="480"/>
          <w:marRight w:val="0"/>
          <w:marTop w:val="0"/>
          <w:marBottom w:val="0"/>
          <w:divBdr>
            <w:top w:val="none" w:sz="0" w:space="0" w:color="auto"/>
            <w:left w:val="none" w:sz="0" w:space="0" w:color="auto"/>
            <w:bottom w:val="none" w:sz="0" w:space="0" w:color="auto"/>
            <w:right w:val="none" w:sz="0" w:space="0" w:color="auto"/>
          </w:divBdr>
        </w:div>
        <w:div w:id="114909285">
          <w:marLeft w:val="480"/>
          <w:marRight w:val="0"/>
          <w:marTop w:val="0"/>
          <w:marBottom w:val="0"/>
          <w:divBdr>
            <w:top w:val="none" w:sz="0" w:space="0" w:color="auto"/>
            <w:left w:val="none" w:sz="0" w:space="0" w:color="auto"/>
            <w:bottom w:val="none" w:sz="0" w:space="0" w:color="auto"/>
            <w:right w:val="none" w:sz="0" w:space="0" w:color="auto"/>
          </w:divBdr>
        </w:div>
        <w:div w:id="120809407">
          <w:marLeft w:val="480"/>
          <w:marRight w:val="0"/>
          <w:marTop w:val="0"/>
          <w:marBottom w:val="0"/>
          <w:divBdr>
            <w:top w:val="none" w:sz="0" w:space="0" w:color="auto"/>
            <w:left w:val="none" w:sz="0" w:space="0" w:color="auto"/>
            <w:bottom w:val="none" w:sz="0" w:space="0" w:color="auto"/>
            <w:right w:val="none" w:sz="0" w:space="0" w:color="auto"/>
          </w:divBdr>
        </w:div>
        <w:div w:id="137768075">
          <w:marLeft w:val="480"/>
          <w:marRight w:val="0"/>
          <w:marTop w:val="0"/>
          <w:marBottom w:val="0"/>
          <w:divBdr>
            <w:top w:val="none" w:sz="0" w:space="0" w:color="auto"/>
            <w:left w:val="none" w:sz="0" w:space="0" w:color="auto"/>
            <w:bottom w:val="none" w:sz="0" w:space="0" w:color="auto"/>
            <w:right w:val="none" w:sz="0" w:space="0" w:color="auto"/>
          </w:divBdr>
        </w:div>
        <w:div w:id="158663534">
          <w:marLeft w:val="480"/>
          <w:marRight w:val="0"/>
          <w:marTop w:val="0"/>
          <w:marBottom w:val="0"/>
          <w:divBdr>
            <w:top w:val="none" w:sz="0" w:space="0" w:color="auto"/>
            <w:left w:val="none" w:sz="0" w:space="0" w:color="auto"/>
            <w:bottom w:val="none" w:sz="0" w:space="0" w:color="auto"/>
            <w:right w:val="none" w:sz="0" w:space="0" w:color="auto"/>
          </w:divBdr>
        </w:div>
        <w:div w:id="173738119">
          <w:marLeft w:val="480"/>
          <w:marRight w:val="0"/>
          <w:marTop w:val="0"/>
          <w:marBottom w:val="0"/>
          <w:divBdr>
            <w:top w:val="none" w:sz="0" w:space="0" w:color="auto"/>
            <w:left w:val="none" w:sz="0" w:space="0" w:color="auto"/>
            <w:bottom w:val="none" w:sz="0" w:space="0" w:color="auto"/>
            <w:right w:val="none" w:sz="0" w:space="0" w:color="auto"/>
          </w:divBdr>
        </w:div>
        <w:div w:id="228808022">
          <w:marLeft w:val="480"/>
          <w:marRight w:val="0"/>
          <w:marTop w:val="0"/>
          <w:marBottom w:val="0"/>
          <w:divBdr>
            <w:top w:val="none" w:sz="0" w:space="0" w:color="auto"/>
            <w:left w:val="none" w:sz="0" w:space="0" w:color="auto"/>
            <w:bottom w:val="none" w:sz="0" w:space="0" w:color="auto"/>
            <w:right w:val="none" w:sz="0" w:space="0" w:color="auto"/>
          </w:divBdr>
        </w:div>
        <w:div w:id="258758134">
          <w:marLeft w:val="480"/>
          <w:marRight w:val="0"/>
          <w:marTop w:val="0"/>
          <w:marBottom w:val="0"/>
          <w:divBdr>
            <w:top w:val="none" w:sz="0" w:space="0" w:color="auto"/>
            <w:left w:val="none" w:sz="0" w:space="0" w:color="auto"/>
            <w:bottom w:val="none" w:sz="0" w:space="0" w:color="auto"/>
            <w:right w:val="none" w:sz="0" w:space="0" w:color="auto"/>
          </w:divBdr>
        </w:div>
        <w:div w:id="262106965">
          <w:marLeft w:val="480"/>
          <w:marRight w:val="0"/>
          <w:marTop w:val="0"/>
          <w:marBottom w:val="0"/>
          <w:divBdr>
            <w:top w:val="none" w:sz="0" w:space="0" w:color="auto"/>
            <w:left w:val="none" w:sz="0" w:space="0" w:color="auto"/>
            <w:bottom w:val="none" w:sz="0" w:space="0" w:color="auto"/>
            <w:right w:val="none" w:sz="0" w:space="0" w:color="auto"/>
          </w:divBdr>
        </w:div>
        <w:div w:id="275453573">
          <w:marLeft w:val="480"/>
          <w:marRight w:val="0"/>
          <w:marTop w:val="0"/>
          <w:marBottom w:val="0"/>
          <w:divBdr>
            <w:top w:val="none" w:sz="0" w:space="0" w:color="auto"/>
            <w:left w:val="none" w:sz="0" w:space="0" w:color="auto"/>
            <w:bottom w:val="none" w:sz="0" w:space="0" w:color="auto"/>
            <w:right w:val="none" w:sz="0" w:space="0" w:color="auto"/>
          </w:divBdr>
        </w:div>
        <w:div w:id="327681376">
          <w:marLeft w:val="480"/>
          <w:marRight w:val="0"/>
          <w:marTop w:val="0"/>
          <w:marBottom w:val="0"/>
          <w:divBdr>
            <w:top w:val="none" w:sz="0" w:space="0" w:color="auto"/>
            <w:left w:val="none" w:sz="0" w:space="0" w:color="auto"/>
            <w:bottom w:val="none" w:sz="0" w:space="0" w:color="auto"/>
            <w:right w:val="none" w:sz="0" w:space="0" w:color="auto"/>
          </w:divBdr>
        </w:div>
        <w:div w:id="366880952">
          <w:marLeft w:val="480"/>
          <w:marRight w:val="0"/>
          <w:marTop w:val="0"/>
          <w:marBottom w:val="0"/>
          <w:divBdr>
            <w:top w:val="none" w:sz="0" w:space="0" w:color="auto"/>
            <w:left w:val="none" w:sz="0" w:space="0" w:color="auto"/>
            <w:bottom w:val="none" w:sz="0" w:space="0" w:color="auto"/>
            <w:right w:val="none" w:sz="0" w:space="0" w:color="auto"/>
          </w:divBdr>
        </w:div>
        <w:div w:id="432674477">
          <w:marLeft w:val="480"/>
          <w:marRight w:val="0"/>
          <w:marTop w:val="0"/>
          <w:marBottom w:val="0"/>
          <w:divBdr>
            <w:top w:val="none" w:sz="0" w:space="0" w:color="auto"/>
            <w:left w:val="none" w:sz="0" w:space="0" w:color="auto"/>
            <w:bottom w:val="none" w:sz="0" w:space="0" w:color="auto"/>
            <w:right w:val="none" w:sz="0" w:space="0" w:color="auto"/>
          </w:divBdr>
        </w:div>
        <w:div w:id="460225621">
          <w:marLeft w:val="480"/>
          <w:marRight w:val="0"/>
          <w:marTop w:val="0"/>
          <w:marBottom w:val="0"/>
          <w:divBdr>
            <w:top w:val="none" w:sz="0" w:space="0" w:color="auto"/>
            <w:left w:val="none" w:sz="0" w:space="0" w:color="auto"/>
            <w:bottom w:val="none" w:sz="0" w:space="0" w:color="auto"/>
            <w:right w:val="none" w:sz="0" w:space="0" w:color="auto"/>
          </w:divBdr>
        </w:div>
        <w:div w:id="476381816">
          <w:marLeft w:val="480"/>
          <w:marRight w:val="0"/>
          <w:marTop w:val="0"/>
          <w:marBottom w:val="0"/>
          <w:divBdr>
            <w:top w:val="none" w:sz="0" w:space="0" w:color="auto"/>
            <w:left w:val="none" w:sz="0" w:space="0" w:color="auto"/>
            <w:bottom w:val="none" w:sz="0" w:space="0" w:color="auto"/>
            <w:right w:val="none" w:sz="0" w:space="0" w:color="auto"/>
          </w:divBdr>
        </w:div>
        <w:div w:id="484668284">
          <w:marLeft w:val="480"/>
          <w:marRight w:val="0"/>
          <w:marTop w:val="0"/>
          <w:marBottom w:val="0"/>
          <w:divBdr>
            <w:top w:val="none" w:sz="0" w:space="0" w:color="auto"/>
            <w:left w:val="none" w:sz="0" w:space="0" w:color="auto"/>
            <w:bottom w:val="none" w:sz="0" w:space="0" w:color="auto"/>
            <w:right w:val="none" w:sz="0" w:space="0" w:color="auto"/>
          </w:divBdr>
        </w:div>
        <w:div w:id="544949441">
          <w:marLeft w:val="480"/>
          <w:marRight w:val="0"/>
          <w:marTop w:val="0"/>
          <w:marBottom w:val="0"/>
          <w:divBdr>
            <w:top w:val="none" w:sz="0" w:space="0" w:color="auto"/>
            <w:left w:val="none" w:sz="0" w:space="0" w:color="auto"/>
            <w:bottom w:val="none" w:sz="0" w:space="0" w:color="auto"/>
            <w:right w:val="none" w:sz="0" w:space="0" w:color="auto"/>
          </w:divBdr>
        </w:div>
        <w:div w:id="557478970">
          <w:marLeft w:val="480"/>
          <w:marRight w:val="0"/>
          <w:marTop w:val="0"/>
          <w:marBottom w:val="0"/>
          <w:divBdr>
            <w:top w:val="none" w:sz="0" w:space="0" w:color="auto"/>
            <w:left w:val="none" w:sz="0" w:space="0" w:color="auto"/>
            <w:bottom w:val="none" w:sz="0" w:space="0" w:color="auto"/>
            <w:right w:val="none" w:sz="0" w:space="0" w:color="auto"/>
          </w:divBdr>
        </w:div>
        <w:div w:id="624384445">
          <w:marLeft w:val="480"/>
          <w:marRight w:val="0"/>
          <w:marTop w:val="0"/>
          <w:marBottom w:val="0"/>
          <w:divBdr>
            <w:top w:val="none" w:sz="0" w:space="0" w:color="auto"/>
            <w:left w:val="none" w:sz="0" w:space="0" w:color="auto"/>
            <w:bottom w:val="none" w:sz="0" w:space="0" w:color="auto"/>
            <w:right w:val="none" w:sz="0" w:space="0" w:color="auto"/>
          </w:divBdr>
        </w:div>
        <w:div w:id="650061032">
          <w:marLeft w:val="480"/>
          <w:marRight w:val="0"/>
          <w:marTop w:val="0"/>
          <w:marBottom w:val="0"/>
          <w:divBdr>
            <w:top w:val="none" w:sz="0" w:space="0" w:color="auto"/>
            <w:left w:val="none" w:sz="0" w:space="0" w:color="auto"/>
            <w:bottom w:val="none" w:sz="0" w:space="0" w:color="auto"/>
            <w:right w:val="none" w:sz="0" w:space="0" w:color="auto"/>
          </w:divBdr>
        </w:div>
        <w:div w:id="672728809">
          <w:marLeft w:val="480"/>
          <w:marRight w:val="0"/>
          <w:marTop w:val="0"/>
          <w:marBottom w:val="0"/>
          <w:divBdr>
            <w:top w:val="none" w:sz="0" w:space="0" w:color="auto"/>
            <w:left w:val="none" w:sz="0" w:space="0" w:color="auto"/>
            <w:bottom w:val="none" w:sz="0" w:space="0" w:color="auto"/>
            <w:right w:val="none" w:sz="0" w:space="0" w:color="auto"/>
          </w:divBdr>
        </w:div>
        <w:div w:id="704600021">
          <w:marLeft w:val="480"/>
          <w:marRight w:val="0"/>
          <w:marTop w:val="0"/>
          <w:marBottom w:val="0"/>
          <w:divBdr>
            <w:top w:val="none" w:sz="0" w:space="0" w:color="auto"/>
            <w:left w:val="none" w:sz="0" w:space="0" w:color="auto"/>
            <w:bottom w:val="none" w:sz="0" w:space="0" w:color="auto"/>
            <w:right w:val="none" w:sz="0" w:space="0" w:color="auto"/>
          </w:divBdr>
        </w:div>
        <w:div w:id="860821598">
          <w:marLeft w:val="480"/>
          <w:marRight w:val="0"/>
          <w:marTop w:val="0"/>
          <w:marBottom w:val="0"/>
          <w:divBdr>
            <w:top w:val="none" w:sz="0" w:space="0" w:color="auto"/>
            <w:left w:val="none" w:sz="0" w:space="0" w:color="auto"/>
            <w:bottom w:val="none" w:sz="0" w:space="0" w:color="auto"/>
            <w:right w:val="none" w:sz="0" w:space="0" w:color="auto"/>
          </w:divBdr>
        </w:div>
        <w:div w:id="863439513">
          <w:marLeft w:val="480"/>
          <w:marRight w:val="0"/>
          <w:marTop w:val="0"/>
          <w:marBottom w:val="0"/>
          <w:divBdr>
            <w:top w:val="none" w:sz="0" w:space="0" w:color="auto"/>
            <w:left w:val="none" w:sz="0" w:space="0" w:color="auto"/>
            <w:bottom w:val="none" w:sz="0" w:space="0" w:color="auto"/>
            <w:right w:val="none" w:sz="0" w:space="0" w:color="auto"/>
          </w:divBdr>
        </w:div>
        <w:div w:id="877816751">
          <w:marLeft w:val="480"/>
          <w:marRight w:val="0"/>
          <w:marTop w:val="0"/>
          <w:marBottom w:val="0"/>
          <w:divBdr>
            <w:top w:val="none" w:sz="0" w:space="0" w:color="auto"/>
            <w:left w:val="none" w:sz="0" w:space="0" w:color="auto"/>
            <w:bottom w:val="none" w:sz="0" w:space="0" w:color="auto"/>
            <w:right w:val="none" w:sz="0" w:space="0" w:color="auto"/>
          </w:divBdr>
        </w:div>
        <w:div w:id="885413062">
          <w:marLeft w:val="480"/>
          <w:marRight w:val="0"/>
          <w:marTop w:val="0"/>
          <w:marBottom w:val="0"/>
          <w:divBdr>
            <w:top w:val="none" w:sz="0" w:space="0" w:color="auto"/>
            <w:left w:val="none" w:sz="0" w:space="0" w:color="auto"/>
            <w:bottom w:val="none" w:sz="0" w:space="0" w:color="auto"/>
            <w:right w:val="none" w:sz="0" w:space="0" w:color="auto"/>
          </w:divBdr>
        </w:div>
        <w:div w:id="929773443">
          <w:marLeft w:val="480"/>
          <w:marRight w:val="0"/>
          <w:marTop w:val="0"/>
          <w:marBottom w:val="0"/>
          <w:divBdr>
            <w:top w:val="none" w:sz="0" w:space="0" w:color="auto"/>
            <w:left w:val="none" w:sz="0" w:space="0" w:color="auto"/>
            <w:bottom w:val="none" w:sz="0" w:space="0" w:color="auto"/>
            <w:right w:val="none" w:sz="0" w:space="0" w:color="auto"/>
          </w:divBdr>
        </w:div>
        <w:div w:id="941688436">
          <w:marLeft w:val="480"/>
          <w:marRight w:val="0"/>
          <w:marTop w:val="0"/>
          <w:marBottom w:val="0"/>
          <w:divBdr>
            <w:top w:val="none" w:sz="0" w:space="0" w:color="auto"/>
            <w:left w:val="none" w:sz="0" w:space="0" w:color="auto"/>
            <w:bottom w:val="none" w:sz="0" w:space="0" w:color="auto"/>
            <w:right w:val="none" w:sz="0" w:space="0" w:color="auto"/>
          </w:divBdr>
        </w:div>
        <w:div w:id="1120612173">
          <w:marLeft w:val="480"/>
          <w:marRight w:val="0"/>
          <w:marTop w:val="0"/>
          <w:marBottom w:val="0"/>
          <w:divBdr>
            <w:top w:val="none" w:sz="0" w:space="0" w:color="auto"/>
            <w:left w:val="none" w:sz="0" w:space="0" w:color="auto"/>
            <w:bottom w:val="none" w:sz="0" w:space="0" w:color="auto"/>
            <w:right w:val="none" w:sz="0" w:space="0" w:color="auto"/>
          </w:divBdr>
        </w:div>
        <w:div w:id="1173566706">
          <w:marLeft w:val="480"/>
          <w:marRight w:val="0"/>
          <w:marTop w:val="0"/>
          <w:marBottom w:val="0"/>
          <w:divBdr>
            <w:top w:val="none" w:sz="0" w:space="0" w:color="auto"/>
            <w:left w:val="none" w:sz="0" w:space="0" w:color="auto"/>
            <w:bottom w:val="none" w:sz="0" w:space="0" w:color="auto"/>
            <w:right w:val="none" w:sz="0" w:space="0" w:color="auto"/>
          </w:divBdr>
        </w:div>
        <w:div w:id="1290671906">
          <w:marLeft w:val="480"/>
          <w:marRight w:val="0"/>
          <w:marTop w:val="0"/>
          <w:marBottom w:val="0"/>
          <w:divBdr>
            <w:top w:val="none" w:sz="0" w:space="0" w:color="auto"/>
            <w:left w:val="none" w:sz="0" w:space="0" w:color="auto"/>
            <w:bottom w:val="none" w:sz="0" w:space="0" w:color="auto"/>
            <w:right w:val="none" w:sz="0" w:space="0" w:color="auto"/>
          </w:divBdr>
        </w:div>
        <w:div w:id="1326317616">
          <w:marLeft w:val="480"/>
          <w:marRight w:val="0"/>
          <w:marTop w:val="0"/>
          <w:marBottom w:val="0"/>
          <w:divBdr>
            <w:top w:val="none" w:sz="0" w:space="0" w:color="auto"/>
            <w:left w:val="none" w:sz="0" w:space="0" w:color="auto"/>
            <w:bottom w:val="none" w:sz="0" w:space="0" w:color="auto"/>
            <w:right w:val="none" w:sz="0" w:space="0" w:color="auto"/>
          </w:divBdr>
        </w:div>
        <w:div w:id="1437943495">
          <w:marLeft w:val="480"/>
          <w:marRight w:val="0"/>
          <w:marTop w:val="0"/>
          <w:marBottom w:val="0"/>
          <w:divBdr>
            <w:top w:val="none" w:sz="0" w:space="0" w:color="auto"/>
            <w:left w:val="none" w:sz="0" w:space="0" w:color="auto"/>
            <w:bottom w:val="none" w:sz="0" w:space="0" w:color="auto"/>
            <w:right w:val="none" w:sz="0" w:space="0" w:color="auto"/>
          </w:divBdr>
        </w:div>
        <w:div w:id="1569723944">
          <w:marLeft w:val="480"/>
          <w:marRight w:val="0"/>
          <w:marTop w:val="0"/>
          <w:marBottom w:val="0"/>
          <w:divBdr>
            <w:top w:val="none" w:sz="0" w:space="0" w:color="auto"/>
            <w:left w:val="none" w:sz="0" w:space="0" w:color="auto"/>
            <w:bottom w:val="none" w:sz="0" w:space="0" w:color="auto"/>
            <w:right w:val="none" w:sz="0" w:space="0" w:color="auto"/>
          </w:divBdr>
        </w:div>
        <w:div w:id="1635597681">
          <w:marLeft w:val="480"/>
          <w:marRight w:val="0"/>
          <w:marTop w:val="0"/>
          <w:marBottom w:val="0"/>
          <w:divBdr>
            <w:top w:val="none" w:sz="0" w:space="0" w:color="auto"/>
            <w:left w:val="none" w:sz="0" w:space="0" w:color="auto"/>
            <w:bottom w:val="none" w:sz="0" w:space="0" w:color="auto"/>
            <w:right w:val="none" w:sz="0" w:space="0" w:color="auto"/>
          </w:divBdr>
        </w:div>
        <w:div w:id="1678656337">
          <w:marLeft w:val="480"/>
          <w:marRight w:val="0"/>
          <w:marTop w:val="0"/>
          <w:marBottom w:val="0"/>
          <w:divBdr>
            <w:top w:val="none" w:sz="0" w:space="0" w:color="auto"/>
            <w:left w:val="none" w:sz="0" w:space="0" w:color="auto"/>
            <w:bottom w:val="none" w:sz="0" w:space="0" w:color="auto"/>
            <w:right w:val="none" w:sz="0" w:space="0" w:color="auto"/>
          </w:divBdr>
        </w:div>
        <w:div w:id="1686011372">
          <w:marLeft w:val="480"/>
          <w:marRight w:val="0"/>
          <w:marTop w:val="0"/>
          <w:marBottom w:val="0"/>
          <w:divBdr>
            <w:top w:val="none" w:sz="0" w:space="0" w:color="auto"/>
            <w:left w:val="none" w:sz="0" w:space="0" w:color="auto"/>
            <w:bottom w:val="none" w:sz="0" w:space="0" w:color="auto"/>
            <w:right w:val="none" w:sz="0" w:space="0" w:color="auto"/>
          </w:divBdr>
        </w:div>
        <w:div w:id="1689717407">
          <w:marLeft w:val="480"/>
          <w:marRight w:val="0"/>
          <w:marTop w:val="0"/>
          <w:marBottom w:val="0"/>
          <w:divBdr>
            <w:top w:val="none" w:sz="0" w:space="0" w:color="auto"/>
            <w:left w:val="none" w:sz="0" w:space="0" w:color="auto"/>
            <w:bottom w:val="none" w:sz="0" w:space="0" w:color="auto"/>
            <w:right w:val="none" w:sz="0" w:space="0" w:color="auto"/>
          </w:divBdr>
        </w:div>
        <w:div w:id="1755010299">
          <w:marLeft w:val="480"/>
          <w:marRight w:val="0"/>
          <w:marTop w:val="0"/>
          <w:marBottom w:val="0"/>
          <w:divBdr>
            <w:top w:val="none" w:sz="0" w:space="0" w:color="auto"/>
            <w:left w:val="none" w:sz="0" w:space="0" w:color="auto"/>
            <w:bottom w:val="none" w:sz="0" w:space="0" w:color="auto"/>
            <w:right w:val="none" w:sz="0" w:space="0" w:color="auto"/>
          </w:divBdr>
        </w:div>
        <w:div w:id="1839078445">
          <w:marLeft w:val="480"/>
          <w:marRight w:val="0"/>
          <w:marTop w:val="0"/>
          <w:marBottom w:val="0"/>
          <w:divBdr>
            <w:top w:val="none" w:sz="0" w:space="0" w:color="auto"/>
            <w:left w:val="none" w:sz="0" w:space="0" w:color="auto"/>
            <w:bottom w:val="none" w:sz="0" w:space="0" w:color="auto"/>
            <w:right w:val="none" w:sz="0" w:space="0" w:color="auto"/>
          </w:divBdr>
        </w:div>
        <w:div w:id="1941793511">
          <w:marLeft w:val="480"/>
          <w:marRight w:val="0"/>
          <w:marTop w:val="0"/>
          <w:marBottom w:val="0"/>
          <w:divBdr>
            <w:top w:val="none" w:sz="0" w:space="0" w:color="auto"/>
            <w:left w:val="none" w:sz="0" w:space="0" w:color="auto"/>
            <w:bottom w:val="none" w:sz="0" w:space="0" w:color="auto"/>
            <w:right w:val="none" w:sz="0" w:space="0" w:color="auto"/>
          </w:divBdr>
        </w:div>
        <w:div w:id="2002927632">
          <w:marLeft w:val="480"/>
          <w:marRight w:val="0"/>
          <w:marTop w:val="0"/>
          <w:marBottom w:val="0"/>
          <w:divBdr>
            <w:top w:val="none" w:sz="0" w:space="0" w:color="auto"/>
            <w:left w:val="none" w:sz="0" w:space="0" w:color="auto"/>
            <w:bottom w:val="none" w:sz="0" w:space="0" w:color="auto"/>
            <w:right w:val="none" w:sz="0" w:space="0" w:color="auto"/>
          </w:divBdr>
        </w:div>
        <w:div w:id="2032609189">
          <w:marLeft w:val="480"/>
          <w:marRight w:val="0"/>
          <w:marTop w:val="0"/>
          <w:marBottom w:val="0"/>
          <w:divBdr>
            <w:top w:val="none" w:sz="0" w:space="0" w:color="auto"/>
            <w:left w:val="none" w:sz="0" w:space="0" w:color="auto"/>
            <w:bottom w:val="none" w:sz="0" w:space="0" w:color="auto"/>
            <w:right w:val="none" w:sz="0" w:space="0" w:color="auto"/>
          </w:divBdr>
        </w:div>
        <w:div w:id="2075002922">
          <w:marLeft w:val="480"/>
          <w:marRight w:val="0"/>
          <w:marTop w:val="0"/>
          <w:marBottom w:val="0"/>
          <w:divBdr>
            <w:top w:val="none" w:sz="0" w:space="0" w:color="auto"/>
            <w:left w:val="none" w:sz="0" w:space="0" w:color="auto"/>
            <w:bottom w:val="none" w:sz="0" w:space="0" w:color="auto"/>
            <w:right w:val="none" w:sz="0" w:space="0" w:color="auto"/>
          </w:divBdr>
        </w:div>
        <w:div w:id="2112311632">
          <w:marLeft w:val="480"/>
          <w:marRight w:val="0"/>
          <w:marTop w:val="0"/>
          <w:marBottom w:val="0"/>
          <w:divBdr>
            <w:top w:val="none" w:sz="0" w:space="0" w:color="auto"/>
            <w:left w:val="none" w:sz="0" w:space="0" w:color="auto"/>
            <w:bottom w:val="none" w:sz="0" w:space="0" w:color="auto"/>
            <w:right w:val="none" w:sz="0" w:space="0" w:color="auto"/>
          </w:divBdr>
        </w:div>
        <w:div w:id="2121072692">
          <w:marLeft w:val="480"/>
          <w:marRight w:val="0"/>
          <w:marTop w:val="0"/>
          <w:marBottom w:val="0"/>
          <w:divBdr>
            <w:top w:val="none" w:sz="0" w:space="0" w:color="auto"/>
            <w:left w:val="none" w:sz="0" w:space="0" w:color="auto"/>
            <w:bottom w:val="none" w:sz="0" w:space="0" w:color="auto"/>
            <w:right w:val="none" w:sz="0" w:space="0" w:color="auto"/>
          </w:divBdr>
        </w:div>
      </w:divsChild>
    </w:div>
    <w:div w:id="380784481">
      <w:bodyDiv w:val="1"/>
      <w:marLeft w:val="0"/>
      <w:marRight w:val="0"/>
      <w:marTop w:val="0"/>
      <w:marBottom w:val="0"/>
      <w:divBdr>
        <w:top w:val="none" w:sz="0" w:space="0" w:color="auto"/>
        <w:left w:val="none" w:sz="0" w:space="0" w:color="auto"/>
        <w:bottom w:val="none" w:sz="0" w:space="0" w:color="auto"/>
        <w:right w:val="none" w:sz="0" w:space="0" w:color="auto"/>
      </w:divBdr>
    </w:div>
    <w:div w:id="380859555">
      <w:marLeft w:val="480"/>
      <w:marRight w:val="0"/>
      <w:marTop w:val="0"/>
      <w:marBottom w:val="0"/>
      <w:divBdr>
        <w:top w:val="none" w:sz="0" w:space="0" w:color="auto"/>
        <w:left w:val="none" w:sz="0" w:space="0" w:color="auto"/>
        <w:bottom w:val="none" w:sz="0" w:space="0" w:color="auto"/>
        <w:right w:val="none" w:sz="0" w:space="0" w:color="auto"/>
      </w:divBdr>
    </w:div>
    <w:div w:id="380910752">
      <w:marLeft w:val="480"/>
      <w:marRight w:val="0"/>
      <w:marTop w:val="0"/>
      <w:marBottom w:val="0"/>
      <w:divBdr>
        <w:top w:val="none" w:sz="0" w:space="0" w:color="auto"/>
        <w:left w:val="none" w:sz="0" w:space="0" w:color="auto"/>
        <w:bottom w:val="none" w:sz="0" w:space="0" w:color="auto"/>
        <w:right w:val="none" w:sz="0" w:space="0" w:color="auto"/>
      </w:divBdr>
    </w:div>
    <w:div w:id="382481898">
      <w:bodyDiv w:val="1"/>
      <w:marLeft w:val="0"/>
      <w:marRight w:val="0"/>
      <w:marTop w:val="0"/>
      <w:marBottom w:val="0"/>
      <w:divBdr>
        <w:top w:val="none" w:sz="0" w:space="0" w:color="auto"/>
        <w:left w:val="none" w:sz="0" w:space="0" w:color="auto"/>
        <w:bottom w:val="none" w:sz="0" w:space="0" w:color="auto"/>
        <w:right w:val="none" w:sz="0" w:space="0" w:color="auto"/>
      </w:divBdr>
    </w:div>
    <w:div w:id="383066023">
      <w:bodyDiv w:val="1"/>
      <w:marLeft w:val="0"/>
      <w:marRight w:val="0"/>
      <w:marTop w:val="0"/>
      <w:marBottom w:val="0"/>
      <w:divBdr>
        <w:top w:val="none" w:sz="0" w:space="0" w:color="auto"/>
        <w:left w:val="none" w:sz="0" w:space="0" w:color="auto"/>
        <w:bottom w:val="none" w:sz="0" w:space="0" w:color="auto"/>
        <w:right w:val="none" w:sz="0" w:space="0" w:color="auto"/>
      </w:divBdr>
    </w:div>
    <w:div w:id="384109263">
      <w:bodyDiv w:val="1"/>
      <w:marLeft w:val="0"/>
      <w:marRight w:val="0"/>
      <w:marTop w:val="0"/>
      <w:marBottom w:val="0"/>
      <w:divBdr>
        <w:top w:val="none" w:sz="0" w:space="0" w:color="auto"/>
        <w:left w:val="none" w:sz="0" w:space="0" w:color="auto"/>
        <w:bottom w:val="none" w:sz="0" w:space="0" w:color="auto"/>
        <w:right w:val="none" w:sz="0" w:space="0" w:color="auto"/>
      </w:divBdr>
    </w:div>
    <w:div w:id="384181600">
      <w:marLeft w:val="480"/>
      <w:marRight w:val="0"/>
      <w:marTop w:val="0"/>
      <w:marBottom w:val="0"/>
      <w:divBdr>
        <w:top w:val="none" w:sz="0" w:space="0" w:color="auto"/>
        <w:left w:val="none" w:sz="0" w:space="0" w:color="auto"/>
        <w:bottom w:val="none" w:sz="0" w:space="0" w:color="auto"/>
        <w:right w:val="none" w:sz="0" w:space="0" w:color="auto"/>
      </w:divBdr>
    </w:div>
    <w:div w:id="384525102">
      <w:marLeft w:val="480"/>
      <w:marRight w:val="0"/>
      <w:marTop w:val="0"/>
      <w:marBottom w:val="0"/>
      <w:divBdr>
        <w:top w:val="none" w:sz="0" w:space="0" w:color="auto"/>
        <w:left w:val="none" w:sz="0" w:space="0" w:color="auto"/>
        <w:bottom w:val="none" w:sz="0" w:space="0" w:color="auto"/>
        <w:right w:val="none" w:sz="0" w:space="0" w:color="auto"/>
      </w:divBdr>
    </w:div>
    <w:div w:id="384570052">
      <w:bodyDiv w:val="1"/>
      <w:marLeft w:val="0"/>
      <w:marRight w:val="0"/>
      <w:marTop w:val="0"/>
      <w:marBottom w:val="0"/>
      <w:divBdr>
        <w:top w:val="none" w:sz="0" w:space="0" w:color="auto"/>
        <w:left w:val="none" w:sz="0" w:space="0" w:color="auto"/>
        <w:bottom w:val="none" w:sz="0" w:space="0" w:color="auto"/>
        <w:right w:val="none" w:sz="0" w:space="0" w:color="auto"/>
      </w:divBdr>
    </w:div>
    <w:div w:id="385645620">
      <w:marLeft w:val="480"/>
      <w:marRight w:val="0"/>
      <w:marTop w:val="0"/>
      <w:marBottom w:val="0"/>
      <w:divBdr>
        <w:top w:val="none" w:sz="0" w:space="0" w:color="auto"/>
        <w:left w:val="none" w:sz="0" w:space="0" w:color="auto"/>
        <w:bottom w:val="none" w:sz="0" w:space="0" w:color="auto"/>
        <w:right w:val="none" w:sz="0" w:space="0" w:color="auto"/>
      </w:divBdr>
    </w:div>
    <w:div w:id="386491491">
      <w:bodyDiv w:val="1"/>
      <w:marLeft w:val="0"/>
      <w:marRight w:val="0"/>
      <w:marTop w:val="0"/>
      <w:marBottom w:val="0"/>
      <w:divBdr>
        <w:top w:val="none" w:sz="0" w:space="0" w:color="auto"/>
        <w:left w:val="none" w:sz="0" w:space="0" w:color="auto"/>
        <w:bottom w:val="none" w:sz="0" w:space="0" w:color="auto"/>
        <w:right w:val="none" w:sz="0" w:space="0" w:color="auto"/>
      </w:divBdr>
    </w:div>
    <w:div w:id="386615566">
      <w:marLeft w:val="480"/>
      <w:marRight w:val="0"/>
      <w:marTop w:val="0"/>
      <w:marBottom w:val="0"/>
      <w:divBdr>
        <w:top w:val="none" w:sz="0" w:space="0" w:color="auto"/>
        <w:left w:val="none" w:sz="0" w:space="0" w:color="auto"/>
        <w:bottom w:val="none" w:sz="0" w:space="0" w:color="auto"/>
        <w:right w:val="none" w:sz="0" w:space="0" w:color="auto"/>
      </w:divBdr>
    </w:div>
    <w:div w:id="386949892">
      <w:bodyDiv w:val="1"/>
      <w:marLeft w:val="0"/>
      <w:marRight w:val="0"/>
      <w:marTop w:val="0"/>
      <w:marBottom w:val="0"/>
      <w:divBdr>
        <w:top w:val="none" w:sz="0" w:space="0" w:color="auto"/>
        <w:left w:val="none" w:sz="0" w:space="0" w:color="auto"/>
        <w:bottom w:val="none" w:sz="0" w:space="0" w:color="auto"/>
        <w:right w:val="none" w:sz="0" w:space="0" w:color="auto"/>
      </w:divBdr>
    </w:div>
    <w:div w:id="389040978">
      <w:bodyDiv w:val="1"/>
      <w:marLeft w:val="0"/>
      <w:marRight w:val="0"/>
      <w:marTop w:val="0"/>
      <w:marBottom w:val="0"/>
      <w:divBdr>
        <w:top w:val="none" w:sz="0" w:space="0" w:color="auto"/>
        <w:left w:val="none" w:sz="0" w:space="0" w:color="auto"/>
        <w:bottom w:val="none" w:sz="0" w:space="0" w:color="auto"/>
        <w:right w:val="none" w:sz="0" w:space="0" w:color="auto"/>
      </w:divBdr>
      <w:divsChild>
        <w:div w:id="367335602">
          <w:marLeft w:val="640"/>
          <w:marRight w:val="0"/>
          <w:marTop w:val="0"/>
          <w:marBottom w:val="0"/>
          <w:divBdr>
            <w:top w:val="none" w:sz="0" w:space="0" w:color="auto"/>
            <w:left w:val="none" w:sz="0" w:space="0" w:color="auto"/>
            <w:bottom w:val="none" w:sz="0" w:space="0" w:color="auto"/>
            <w:right w:val="none" w:sz="0" w:space="0" w:color="auto"/>
          </w:divBdr>
        </w:div>
        <w:div w:id="1591621914">
          <w:marLeft w:val="640"/>
          <w:marRight w:val="0"/>
          <w:marTop w:val="0"/>
          <w:marBottom w:val="0"/>
          <w:divBdr>
            <w:top w:val="none" w:sz="0" w:space="0" w:color="auto"/>
            <w:left w:val="none" w:sz="0" w:space="0" w:color="auto"/>
            <w:bottom w:val="none" w:sz="0" w:space="0" w:color="auto"/>
            <w:right w:val="none" w:sz="0" w:space="0" w:color="auto"/>
          </w:divBdr>
        </w:div>
        <w:div w:id="483663300">
          <w:marLeft w:val="640"/>
          <w:marRight w:val="0"/>
          <w:marTop w:val="0"/>
          <w:marBottom w:val="0"/>
          <w:divBdr>
            <w:top w:val="none" w:sz="0" w:space="0" w:color="auto"/>
            <w:left w:val="none" w:sz="0" w:space="0" w:color="auto"/>
            <w:bottom w:val="none" w:sz="0" w:space="0" w:color="auto"/>
            <w:right w:val="none" w:sz="0" w:space="0" w:color="auto"/>
          </w:divBdr>
        </w:div>
        <w:div w:id="1983923493">
          <w:marLeft w:val="640"/>
          <w:marRight w:val="0"/>
          <w:marTop w:val="0"/>
          <w:marBottom w:val="0"/>
          <w:divBdr>
            <w:top w:val="none" w:sz="0" w:space="0" w:color="auto"/>
            <w:left w:val="none" w:sz="0" w:space="0" w:color="auto"/>
            <w:bottom w:val="none" w:sz="0" w:space="0" w:color="auto"/>
            <w:right w:val="none" w:sz="0" w:space="0" w:color="auto"/>
          </w:divBdr>
        </w:div>
        <w:div w:id="107967648">
          <w:marLeft w:val="640"/>
          <w:marRight w:val="0"/>
          <w:marTop w:val="0"/>
          <w:marBottom w:val="0"/>
          <w:divBdr>
            <w:top w:val="none" w:sz="0" w:space="0" w:color="auto"/>
            <w:left w:val="none" w:sz="0" w:space="0" w:color="auto"/>
            <w:bottom w:val="none" w:sz="0" w:space="0" w:color="auto"/>
            <w:right w:val="none" w:sz="0" w:space="0" w:color="auto"/>
          </w:divBdr>
        </w:div>
        <w:div w:id="1545478621">
          <w:marLeft w:val="640"/>
          <w:marRight w:val="0"/>
          <w:marTop w:val="0"/>
          <w:marBottom w:val="0"/>
          <w:divBdr>
            <w:top w:val="none" w:sz="0" w:space="0" w:color="auto"/>
            <w:left w:val="none" w:sz="0" w:space="0" w:color="auto"/>
            <w:bottom w:val="none" w:sz="0" w:space="0" w:color="auto"/>
            <w:right w:val="none" w:sz="0" w:space="0" w:color="auto"/>
          </w:divBdr>
        </w:div>
        <w:div w:id="573703767">
          <w:marLeft w:val="640"/>
          <w:marRight w:val="0"/>
          <w:marTop w:val="0"/>
          <w:marBottom w:val="0"/>
          <w:divBdr>
            <w:top w:val="none" w:sz="0" w:space="0" w:color="auto"/>
            <w:left w:val="none" w:sz="0" w:space="0" w:color="auto"/>
            <w:bottom w:val="none" w:sz="0" w:space="0" w:color="auto"/>
            <w:right w:val="none" w:sz="0" w:space="0" w:color="auto"/>
          </w:divBdr>
        </w:div>
        <w:div w:id="2053386001">
          <w:marLeft w:val="640"/>
          <w:marRight w:val="0"/>
          <w:marTop w:val="0"/>
          <w:marBottom w:val="0"/>
          <w:divBdr>
            <w:top w:val="none" w:sz="0" w:space="0" w:color="auto"/>
            <w:left w:val="none" w:sz="0" w:space="0" w:color="auto"/>
            <w:bottom w:val="none" w:sz="0" w:space="0" w:color="auto"/>
            <w:right w:val="none" w:sz="0" w:space="0" w:color="auto"/>
          </w:divBdr>
        </w:div>
        <w:div w:id="628434617">
          <w:marLeft w:val="640"/>
          <w:marRight w:val="0"/>
          <w:marTop w:val="0"/>
          <w:marBottom w:val="0"/>
          <w:divBdr>
            <w:top w:val="none" w:sz="0" w:space="0" w:color="auto"/>
            <w:left w:val="none" w:sz="0" w:space="0" w:color="auto"/>
            <w:bottom w:val="none" w:sz="0" w:space="0" w:color="auto"/>
            <w:right w:val="none" w:sz="0" w:space="0" w:color="auto"/>
          </w:divBdr>
        </w:div>
        <w:div w:id="383916891">
          <w:marLeft w:val="640"/>
          <w:marRight w:val="0"/>
          <w:marTop w:val="0"/>
          <w:marBottom w:val="0"/>
          <w:divBdr>
            <w:top w:val="none" w:sz="0" w:space="0" w:color="auto"/>
            <w:left w:val="none" w:sz="0" w:space="0" w:color="auto"/>
            <w:bottom w:val="none" w:sz="0" w:space="0" w:color="auto"/>
            <w:right w:val="none" w:sz="0" w:space="0" w:color="auto"/>
          </w:divBdr>
        </w:div>
        <w:div w:id="1047610393">
          <w:marLeft w:val="640"/>
          <w:marRight w:val="0"/>
          <w:marTop w:val="0"/>
          <w:marBottom w:val="0"/>
          <w:divBdr>
            <w:top w:val="none" w:sz="0" w:space="0" w:color="auto"/>
            <w:left w:val="none" w:sz="0" w:space="0" w:color="auto"/>
            <w:bottom w:val="none" w:sz="0" w:space="0" w:color="auto"/>
            <w:right w:val="none" w:sz="0" w:space="0" w:color="auto"/>
          </w:divBdr>
        </w:div>
        <w:div w:id="23211934">
          <w:marLeft w:val="640"/>
          <w:marRight w:val="0"/>
          <w:marTop w:val="0"/>
          <w:marBottom w:val="0"/>
          <w:divBdr>
            <w:top w:val="none" w:sz="0" w:space="0" w:color="auto"/>
            <w:left w:val="none" w:sz="0" w:space="0" w:color="auto"/>
            <w:bottom w:val="none" w:sz="0" w:space="0" w:color="auto"/>
            <w:right w:val="none" w:sz="0" w:space="0" w:color="auto"/>
          </w:divBdr>
        </w:div>
        <w:div w:id="425149801">
          <w:marLeft w:val="640"/>
          <w:marRight w:val="0"/>
          <w:marTop w:val="0"/>
          <w:marBottom w:val="0"/>
          <w:divBdr>
            <w:top w:val="none" w:sz="0" w:space="0" w:color="auto"/>
            <w:left w:val="none" w:sz="0" w:space="0" w:color="auto"/>
            <w:bottom w:val="none" w:sz="0" w:space="0" w:color="auto"/>
            <w:right w:val="none" w:sz="0" w:space="0" w:color="auto"/>
          </w:divBdr>
        </w:div>
        <w:div w:id="1517840989">
          <w:marLeft w:val="640"/>
          <w:marRight w:val="0"/>
          <w:marTop w:val="0"/>
          <w:marBottom w:val="0"/>
          <w:divBdr>
            <w:top w:val="none" w:sz="0" w:space="0" w:color="auto"/>
            <w:left w:val="none" w:sz="0" w:space="0" w:color="auto"/>
            <w:bottom w:val="none" w:sz="0" w:space="0" w:color="auto"/>
            <w:right w:val="none" w:sz="0" w:space="0" w:color="auto"/>
          </w:divBdr>
        </w:div>
        <w:div w:id="1906796050">
          <w:marLeft w:val="640"/>
          <w:marRight w:val="0"/>
          <w:marTop w:val="0"/>
          <w:marBottom w:val="0"/>
          <w:divBdr>
            <w:top w:val="none" w:sz="0" w:space="0" w:color="auto"/>
            <w:left w:val="none" w:sz="0" w:space="0" w:color="auto"/>
            <w:bottom w:val="none" w:sz="0" w:space="0" w:color="auto"/>
            <w:right w:val="none" w:sz="0" w:space="0" w:color="auto"/>
          </w:divBdr>
        </w:div>
        <w:div w:id="743576637">
          <w:marLeft w:val="640"/>
          <w:marRight w:val="0"/>
          <w:marTop w:val="0"/>
          <w:marBottom w:val="0"/>
          <w:divBdr>
            <w:top w:val="none" w:sz="0" w:space="0" w:color="auto"/>
            <w:left w:val="none" w:sz="0" w:space="0" w:color="auto"/>
            <w:bottom w:val="none" w:sz="0" w:space="0" w:color="auto"/>
            <w:right w:val="none" w:sz="0" w:space="0" w:color="auto"/>
          </w:divBdr>
        </w:div>
        <w:div w:id="504589524">
          <w:marLeft w:val="640"/>
          <w:marRight w:val="0"/>
          <w:marTop w:val="0"/>
          <w:marBottom w:val="0"/>
          <w:divBdr>
            <w:top w:val="none" w:sz="0" w:space="0" w:color="auto"/>
            <w:left w:val="none" w:sz="0" w:space="0" w:color="auto"/>
            <w:bottom w:val="none" w:sz="0" w:space="0" w:color="auto"/>
            <w:right w:val="none" w:sz="0" w:space="0" w:color="auto"/>
          </w:divBdr>
        </w:div>
        <w:div w:id="2136020592">
          <w:marLeft w:val="640"/>
          <w:marRight w:val="0"/>
          <w:marTop w:val="0"/>
          <w:marBottom w:val="0"/>
          <w:divBdr>
            <w:top w:val="none" w:sz="0" w:space="0" w:color="auto"/>
            <w:left w:val="none" w:sz="0" w:space="0" w:color="auto"/>
            <w:bottom w:val="none" w:sz="0" w:space="0" w:color="auto"/>
            <w:right w:val="none" w:sz="0" w:space="0" w:color="auto"/>
          </w:divBdr>
        </w:div>
        <w:div w:id="931664802">
          <w:marLeft w:val="640"/>
          <w:marRight w:val="0"/>
          <w:marTop w:val="0"/>
          <w:marBottom w:val="0"/>
          <w:divBdr>
            <w:top w:val="none" w:sz="0" w:space="0" w:color="auto"/>
            <w:left w:val="none" w:sz="0" w:space="0" w:color="auto"/>
            <w:bottom w:val="none" w:sz="0" w:space="0" w:color="auto"/>
            <w:right w:val="none" w:sz="0" w:space="0" w:color="auto"/>
          </w:divBdr>
        </w:div>
        <w:div w:id="1048379434">
          <w:marLeft w:val="640"/>
          <w:marRight w:val="0"/>
          <w:marTop w:val="0"/>
          <w:marBottom w:val="0"/>
          <w:divBdr>
            <w:top w:val="none" w:sz="0" w:space="0" w:color="auto"/>
            <w:left w:val="none" w:sz="0" w:space="0" w:color="auto"/>
            <w:bottom w:val="none" w:sz="0" w:space="0" w:color="auto"/>
            <w:right w:val="none" w:sz="0" w:space="0" w:color="auto"/>
          </w:divBdr>
        </w:div>
        <w:div w:id="1260722043">
          <w:marLeft w:val="640"/>
          <w:marRight w:val="0"/>
          <w:marTop w:val="0"/>
          <w:marBottom w:val="0"/>
          <w:divBdr>
            <w:top w:val="none" w:sz="0" w:space="0" w:color="auto"/>
            <w:left w:val="none" w:sz="0" w:space="0" w:color="auto"/>
            <w:bottom w:val="none" w:sz="0" w:space="0" w:color="auto"/>
            <w:right w:val="none" w:sz="0" w:space="0" w:color="auto"/>
          </w:divBdr>
        </w:div>
        <w:div w:id="557402922">
          <w:marLeft w:val="640"/>
          <w:marRight w:val="0"/>
          <w:marTop w:val="0"/>
          <w:marBottom w:val="0"/>
          <w:divBdr>
            <w:top w:val="none" w:sz="0" w:space="0" w:color="auto"/>
            <w:left w:val="none" w:sz="0" w:space="0" w:color="auto"/>
            <w:bottom w:val="none" w:sz="0" w:space="0" w:color="auto"/>
            <w:right w:val="none" w:sz="0" w:space="0" w:color="auto"/>
          </w:divBdr>
        </w:div>
        <w:div w:id="172963502">
          <w:marLeft w:val="640"/>
          <w:marRight w:val="0"/>
          <w:marTop w:val="0"/>
          <w:marBottom w:val="0"/>
          <w:divBdr>
            <w:top w:val="none" w:sz="0" w:space="0" w:color="auto"/>
            <w:left w:val="none" w:sz="0" w:space="0" w:color="auto"/>
            <w:bottom w:val="none" w:sz="0" w:space="0" w:color="auto"/>
            <w:right w:val="none" w:sz="0" w:space="0" w:color="auto"/>
          </w:divBdr>
        </w:div>
        <w:div w:id="1239172315">
          <w:marLeft w:val="640"/>
          <w:marRight w:val="0"/>
          <w:marTop w:val="0"/>
          <w:marBottom w:val="0"/>
          <w:divBdr>
            <w:top w:val="none" w:sz="0" w:space="0" w:color="auto"/>
            <w:left w:val="none" w:sz="0" w:space="0" w:color="auto"/>
            <w:bottom w:val="none" w:sz="0" w:space="0" w:color="auto"/>
            <w:right w:val="none" w:sz="0" w:space="0" w:color="auto"/>
          </w:divBdr>
        </w:div>
        <w:div w:id="469902113">
          <w:marLeft w:val="640"/>
          <w:marRight w:val="0"/>
          <w:marTop w:val="0"/>
          <w:marBottom w:val="0"/>
          <w:divBdr>
            <w:top w:val="none" w:sz="0" w:space="0" w:color="auto"/>
            <w:left w:val="none" w:sz="0" w:space="0" w:color="auto"/>
            <w:bottom w:val="none" w:sz="0" w:space="0" w:color="auto"/>
            <w:right w:val="none" w:sz="0" w:space="0" w:color="auto"/>
          </w:divBdr>
        </w:div>
        <w:div w:id="860824990">
          <w:marLeft w:val="640"/>
          <w:marRight w:val="0"/>
          <w:marTop w:val="0"/>
          <w:marBottom w:val="0"/>
          <w:divBdr>
            <w:top w:val="none" w:sz="0" w:space="0" w:color="auto"/>
            <w:left w:val="none" w:sz="0" w:space="0" w:color="auto"/>
            <w:bottom w:val="none" w:sz="0" w:space="0" w:color="auto"/>
            <w:right w:val="none" w:sz="0" w:space="0" w:color="auto"/>
          </w:divBdr>
        </w:div>
        <w:div w:id="733621166">
          <w:marLeft w:val="640"/>
          <w:marRight w:val="0"/>
          <w:marTop w:val="0"/>
          <w:marBottom w:val="0"/>
          <w:divBdr>
            <w:top w:val="none" w:sz="0" w:space="0" w:color="auto"/>
            <w:left w:val="none" w:sz="0" w:space="0" w:color="auto"/>
            <w:bottom w:val="none" w:sz="0" w:space="0" w:color="auto"/>
            <w:right w:val="none" w:sz="0" w:space="0" w:color="auto"/>
          </w:divBdr>
        </w:div>
        <w:div w:id="1488789307">
          <w:marLeft w:val="640"/>
          <w:marRight w:val="0"/>
          <w:marTop w:val="0"/>
          <w:marBottom w:val="0"/>
          <w:divBdr>
            <w:top w:val="none" w:sz="0" w:space="0" w:color="auto"/>
            <w:left w:val="none" w:sz="0" w:space="0" w:color="auto"/>
            <w:bottom w:val="none" w:sz="0" w:space="0" w:color="auto"/>
            <w:right w:val="none" w:sz="0" w:space="0" w:color="auto"/>
          </w:divBdr>
        </w:div>
        <w:div w:id="1803578945">
          <w:marLeft w:val="640"/>
          <w:marRight w:val="0"/>
          <w:marTop w:val="0"/>
          <w:marBottom w:val="0"/>
          <w:divBdr>
            <w:top w:val="none" w:sz="0" w:space="0" w:color="auto"/>
            <w:left w:val="none" w:sz="0" w:space="0" w:color="auto"/>
            <w:bottom w:val="none" w:sz="0" w:space="0" w:color="auto"/>
            <w:right w:val="none" w:sz="0" w:space="0" w:color="auto"/>
          </w:divBdr>
        </w:div>
        <w:div w:id="569192810">
          <w:marLeft w:val="640"/>
          <w:marRight w:val="0"/>
          <w:marTop w:val="0"/>
          <w:marBottom w:val="0"/>
          <w:divBdr>
            <w:top w:val="none" w:sz="0" w:space="0" w:color="auto"/>
            <w:left w:val="none" w:sz="0" w:space="0" w:color="auto"/>
            <w:bottom w:val="none" w:sz="0" w:space="0" w:color="auto"/>
            <w:right w:val="none" w:sz="0" w:space="0" w:color="auto"/>
          </w:divBdr>
        </w:div>
        <w:div w:id="305626641">
          <w:marLeft w:val="640"/>
          <w:marRight w:val="0"/>
          <w:marTop w:val="0"/>
          <w:marBottom w:val="0"/>
          <w:divBdr>
            <w:top w:val="none" w:sz="0" w:space="0" w:color="auto"/>
            <w:left w:val="none" w:sz="0" w:space="0" w:color="auto"/>
            <w:bottom w:val="none" w:sz="0" w:space="0" w:color="auto"/>
            <w:right w:val="none" w:sz="0" w:space="0" w:color="auto"/>
          </w:divBdr>
        </w:div>
        <w:div w:id="747926813">
          <w:marLeft w:val="640"/>
          <w:marRight w:val="0"/>
          <w:marTop w:val="0"/>
          <w:marBottom w:val="0"/>
          <w:divBdr>
            <w:top w:val="none" w:sz="0" w:space="0" w:color="auto"/>
            <w:left w:val="none" w:sz="0" w:space="0" w:color="auto"/>
            <w:bottom w:val="none" w:sz="0" w:space="0" w:color="auto"/>
            <w:right w:val="none" w:sz="0" w:space="0" w:color="auto"/>
          </w:divBdr>
        </w:div>
        <w:div w:id="1485388694">
          <w:marLeft w:val="640"/>
          <w:marRight w:val="0"/>
          <w:marTop w:val="0"/>
          <w:marBottom w:val="0"/>
          <w:divBdr>
            <w:top w:val="none" w:sz="0" w:space="0" w:color="auto"/>
            <w:left w:val="none" w:sz="0" w:space="0" w:color="auto"/>
            <w:bottom w:val="none" w:sz="0" w:space="0" w:color="auto"/>
            <w:right w:val="none" w:sz="0" w:space="0" w:color="auto"/>
          </w:divBdr>
        </w:div>
        <w:div w:id="244388632">
          <w:marLeft w:val="640"/>
          <w:marRight w:val="0"/>
          <w:marTop w:val="0"/>
          <w:marBottom w:val="0"/>
          <w:divBdr>
            <w:top w:val="none" w:sz="0" w:space="0" w:color="auto"/>
            <w:left w:val="none" w:sz="0" w:space="0" w:color="auto"/>
            <w:bottom w:val="none" w:sz="0" w:space="0" w:color="auto"/>
            <w:right w:val="none" w:sz="0" w:space="0" w:color="auto"/>
          </w:divBdr>
        </w:div>
        <w:div w:id="690766770">
          <w:marLeft w:val="640"/>
          <w:marRight w:val="0"/>
          <w:marTop w:val="0"/>
          <w:marBottom w:val="0"/>
          <w:divBdr>
            <w:top w:val="none" w:sz="0" w:space="0" w:color="auto"/>
            <w:left w:val="none" w:sz="0" w:space="0" w:color="auto"/>
            <w:bottom w:val="none" w:sz="0" w:space="0" w:color="auto"/>
            <w:right w:val="none" w:sz="0" w:space="0" w:color="auto"/>
          </w:divBdr>
        </w:div>
        <w:div w:id="1961909774">
          <w:marLeft w:val="640"/>
          <w:marRight w:val="0"/>
          <w:marTop w:val="0"/>
          <w:marBottom w:val="0"/>
          <w:divBdr>
            <w:top w:val="none" w:sz="0" w:space="0" w:color="auto"/>
            <w:left w:val="none" w:sz="0" w:space="0" w:color="auto"/>
            <w:bottom w:val="none" w:sz="0" w:space="0" w:color="auto"/>
            <w:right w:val="none" w:sz="0" w:space="0" w:color="auto"/>
          </w:divBdr>
        </w:div>
        <w:div w:id="1377701896">
          <w:marLeft w:val="640"/>
          <w:marRight w:val="0"/>
          <w:marTop w:val="0"/>
          <w:marBottom w:val="0"/>
          <w:divBdr>
            <w:top w:val="none" w:sz="0" w:space="0" w:color="auto"/>
            <w:left w:val="none" w:sz="0" w:space="0" w:color="auto"/>
            <w:bottom w:val="none" w:sz="0" w:space="0" w:color="auto"/>
            <w:right w:val="none" w:sz="0" w:space="0" w:color="auto"/>
          </w:divBdr>
        </w:div>
        <w:div w:id="1655135112">
          <w:marLeft w:val="640"/>
          <w:marRight w:val="0"/>
          <w:marTop w:val="0"/>
          <w:marBottom w:val="0"/>
          <w:divBdr>
            <w:top w:val="none" w:sz="0" w:space="0" w:color="auto"/>
            <w:left w:val="none" w:sz="0" w:space="0" w:color="auto"/>
            <w:bottom w:val="none" w:sz="0" w:space="0" w:color="auto"/>
            <w:right w:val="none" w:sz="0" w:space="0" w:color="auto"/>
          </w:divBdr>
        </w:div>
        <w:div w:id="1525024309">
          <w:marLeft w:val="640"/>
          <w:marRight w:val="0"/>
          <w:marTop w:val="0"/>
          <w:marBottom w:val="0"/>
          <w:divBdr>
            <w:top w:val="none" w:sz="0" w:space="0" w:color="auto"/>
            <w:left w:val="none" w:sz="0" w:space="0" w:color="auto"/>
            <w:bottom w:val="none" w:sz="0" w:space="0" w:color="auto"/>
            <w:right w:val="none" w:sz="0" w:space="0" w:color="auto"/>
          </w:divBdr>
        </w:div>
        <w:div w:id="1081365340">
          <w:marLeft w:val="640"/>
          <w:marRight w:val="0"/>
          <w:marTop w:val="0"/>
          <w:marBottom w:val="0"/>
          <w:divBdr>
            <w:top w:val="none" w:sz="0" w:space="0" w:color="auto"/>
            <w:left w:val="none" w:sz="0" w:space="0" w:color="auto"/>
            <w:bottom w:val="none" w:sz="0" w:space="0" w:color="auto"/>
            <w:right w:val="none" w:sz="0" w:space="0" w:color="auto"/>
          </w:divBdr>
        </w:div>
        <w:div w:id="22169568">
          <w:marLeft w:val="640"/>
          <w:marRight w:val="0"/>
          <w:marTop w:val="0"/>
          <w:marBottom w:val="0"/>
          <w:divBdr>
            <w:top w:val="none" w:sz="0" w:space="0" w:color="auto"/>
            <w:left w:val="none" w:sz="0" w:space="0" w:color="auto"/>
            <w:bottom w:val="none" w:sz="0" w:space="0" w:color="auto"/>
            <w:right w:val="none" w:sz="0" w:space="0" w:color="auto"/>
          </w:divBdr>
        </w:div>
        <w:div w:id="1012799585">
          <w:marLeft w:val="640"/>
          <w:marRight w:val="0"/>
          <w:marTop w:val="0"/>
          <w:marBottom w:val="0"/>
          <w:divBdr>
            <w:top w:val="none" w:sz="0" w:space="0" w:color="auto"/>
            <w:left w:val="none" w:sz="0" w:space="0" w:color="auto"/>
            <w:bottom w:val="none" w:sz="0" w:space="0" w:color="auto"/>
            <w:right w:val="none" w:sz="0" w:space="0" w:color="auto"/>
          </w:divBdr>
        </w:div>
        <w:div w:id="1478187671">
          <w:marLeft w:val="640"/>
          <w:marRight w:val="0"/>
          <w:marTop w:val="0"/>
          <w:marBottom w:val="0"/>
          <w:divBdr>
            <w:top w:val="none" w:sz="0" w:space="0" w:color="auto"/>
            <w:left w:val="none" w:sz="0" w:space="0" w:color="auto"/>
            <w:bottom w:val="none" w:sz="0" w:space="0" w:color="auto"/>
            <w:right w:val="none" w:sz="0" w:space="0" w:color="auto"/>
          </w:divBdr>
        </w:div>
        <w:div w:id="133300829">
          <w:marLeft w:val="640"/>
          <w:marRight w:val="0"/>
          <w:marTop w:val="0"/>
          <w:marBottom w:val="0"/>
          <w:divBdr>
            <w:top w:val="none" w:sz="0" w:space="0" w:color="auto"/>
            <w:left w:val="none" w:sz="0" w:space="0" w:color="auto"/>
            <w:bottom w:val="none" w:sz="0" w:space="0" w:color="auto"/>
            <w:right w:val="none" w:sz="0" w:space="0" w:color="auto"/>
          </w:divBdr>
        </w:div>
        <w:div w:id="1282609908">
          <w:marLeft w:val="640"/>
          <w:marRight w:val="0"/>
          <w:marTop w:val="0"/>
          <w:marBottom w:val="0"/>
          <w:divBdr>
            <w:top w:val="none" w:sz="0" w:space="0" w:color="auto"/>
            <w:left w:val="none" w:sz="0" w:space="0" w:color="auto"/>
            <w:bottom w:val="none" w:sz="0" w:space="0" w:color="auto"/>
            <w:right w:val="none" w:sz="0" w:space="0" w:color="auto"/>
          </w:divBdr>
        </w:div>
        <w:div w:id="1465392974">
          <w:marLeft w:val="640"/>
          <w:marRight w:val="0"/>
          <w:marTop w:val="0"/>
          <w:marBottom w:val="0"/>
          <w:divBdr>
            <w:top w:val="none" w:sz="0" w:space="0" w:color="auto"/>
            <w:left w:val="none" w:sz="0" w:space="0" w:color="auto"/>
            <w:bottom w:val="none" w:sz="0" w:space="0" w:color="auto"/>
            <w:right w:val="none" w:sz="0" w:space="0" w:color="auto"/>
          </w:divBdr>
        </w:div>
        <w:div w:id="2101952117">
          <w:marLeft w:val="640"/>
          <w:marRight w:val="0"/>
          <w:marTop w:val="0"/>
          <w:marBottom w:val="0"/>
          <w:divBdr>
            <w:top w:val="none" w:sz="0" w:space="0" w:color="auto"/>
            <w:left w:val="none" w:sz="0" w:space="0" w:color="auto"/>
            <w:bottom w:val="none" w:sz="0" w:space="0" w:color="auto"/>
            <w:right w:val="none" w:sz="0" w:space="0" w:color="auto"/>
          </w:divBdr>
        </w:div>
        <w:div w:id="1354914599">
          <w:marLeft w:val="640"/>
          <w:marRight w:val="0"/>
          <w:marTop w:val="0"/>
          <w:marBottom w:val="0"/>
          <w:divBdr>
            <w:top w:val="none" w:sz="0" w:space="0" w:color="auto"/>
            <w:left w:val="none" w:sz="0" w:space="0" w:color="auto"/>
            <w:bottom w:val="none" w:sz="0" w:space="0" w:color="auto"/>
            <w:right w:val="none" w:sz="0" w:space="0" w:color="auto"/>
          </w:divBdr>
        </w:div>
        <w:div w:id="1699045939">
          <w:marLeft w:val="640"/>
          <w:marRight w:val="0"/>
          <w:marTop w:val="0"/>
          <w:marBottom w:val="0"/>
          <w:divBdr>
            <w:top w:val="none" w:sz="0" w:space="0" w:color="auto"/>
            <w:left w:val="none" w:sz="0" w:space="0" w:color="auto"/>
            <w:bottom w:val="none" w:sz="0" w:space="0" w:color="auto"/>
            <w:right w:val="none" w:sz="0" w:space="0" w:color="auto"/>
          </w:divBdr>
        </w:div>
        <w:div w:id="1530606680">
          <w:marLeft w:val="640"/>
          <w:marRight w:val="0"/>
          <w:marTop w:val="0"/>
          <w:marBottom w:val="0"/>
          <w:divBdr>
            <w:top w:val="none" w:sz="0" w:space="0" w:color="auto"/>
            <w:left w:val="none" w:sz="0" w:space="0" w:color="auto"/>
            <w:bottom w:val="none" w:sz="0" w:space="0" w:color="auto"/>
            <w:right w:val="none" w:sz="0" w:space="0" w:color="auto"/>
          </w:divBdr>
        </w:div>
        <w:div w:id="1135679948">
          <w:marLeft w:val="640"/>
          <w:marRight w:val="0"/>
          <w:marTop w:val="0"/>
          <w:marBottom w:val="0"/>
          <w:divBdr>
            <w:top w:val="none" w:sz="0" w:space="0" w:color="auto"/>
            <w:left w:val="none" w:sz="0" w:space="0" w:color="auto"/>
            <w:bottom w:val="none" w:sz="0" w:space="0" w:color="auto"/>
            <w:right w:val="none" w:sz="0" w:space="0" w:color="auto"/>
          </w:divBdr>
        </w:div>
        <w:div w:id="703558376">
          <w:marLeft w:val="640"/>
          <w:marRight w:val="0"/>
          <w:marTop w:val="0"/>
          <w:marBottom w:val="0"/>
          <w:divBdr>
            <w:top w:val="none" w:sz="0" w:space="0" w:color="auto"/>
            <w:left w:val="none" w:sz="0" w:space="0" w:color="auto"/>
            <w:bottom w:val="none" w:sz="0" w:space="0" w:color="auto"/>
            <w:right w:val="none" w:sz="0" w:space="0" w:color="auto"/>
          </w:divBdr>
        </w:div>
        <w:div w:id="1893154305">
          <w:marLeft w:val="640"/>
          <w:marRight w:val="0"/>
          <w:marTop w:val="0"/>
          <w:marBottom w:val="0"/>
          <w:divBdr>
            <w:top w:val="none" w:sz="0" w:space="0" w:color="auto"/>
            <w:left w:val="none" w:sz="0" w:space="0" w:color="auto"/>
            <w:bottom w:val="none" w:sz="0" w:space="0" w:color="auto"/>
            <w:right w:val="none" w:sz="0" w:space="0" w:color="auto"/>
          </w:divBdr>
        </w:div>
        <w:div w:id="38555347">
          <w:marLeft w:val="640"/>
          <w:marRight w:val="0"/>
          <w:marTop w:val="0"/>
          <w:marBottom w:val="0"/>
          <w:divBdr>
            <w:top w:val="none" w:sz="0" w:space="0" w:color="auto"/>
            <w:left w:val="none" w:sz="0" w:space="0" w:color="auto"/>
            <w:bottom w:val="none" w:sz="0" w:space="0" w:color="auto"/>
            <w:right w:val="none" w:sz="0" w:space="0" w:color="auto"/>
          </w:divBdr>
        </w:div>
        <w:div w:id="2019885129">
          <w:marLeft w:val="640"/>
          <w:marRight w:val="0"/>
          <w:marTop w:val="0"/>
          <w:marBottom w:val="0"/>
          <w:divBdr>
            <w:top w:val="none" w:sz="0" w:space="0" w:color="auto"/>
            <w:left w:val="none" w:sz="0" w:space="0" w:color="auto"/>
            <w:bottom w:val="none" w:sz="0" w:space="0" w:color="auto"/>
            <w:right w:val="none" w:sz="0" w:space="0" w:color="auto"/>
          </w:divBdr>
        </w:div>
      </w:divsChild>
    </w:div>
    <w:div w:id="390277024">
      <w:marLeft w:val="480"/>
      <w:marRight w:val="0"/>
      <w:marTop w:val="0"/>
      <w:marBottom w:val="0"/>
      <w:divBdr>
        <w:top w:val="none" w:sz="0" w:space="0" w:color="auto"/>
        <w:left w:val="none" w:sz="0" w:space="0" w:color="auto"/>
        <w:bottom w:val="none" w:sz="0" w:space="0" w:color="auto"/>
        <w:right w:val="none" w:sz="0" w:space="0" w:color="auto"/>
      </w:divBdr>
    </w:div>
    <w:div w:id="390857620">
      <w:bodyDiv w:val="1"/>
      <w:marLeft w:val="0"/>
      <w:marRight w:val="0"/>
      <w:marTop w:val="0"/>
      <w:marBottom w:val="0"/>
      <w:divBdr>
        <w:top w:val="none" w:sz="0" w:space="0" w:color="auto"/>
        <w:left w:val="none" w:sz="0" w:space="0" w:color="auto"/>
        <w:bottom w:val="none" w:sz="0" w:space="0" w:color="auto"/>
        <w:right w:val="none" w:sz="0" w:space="0" w:color="auto"/>
      </w:divBdr>
      <w:divsChild>
        <w:div w:id="349531951">
          <w:marLeft w:val="480"/>
          <w:marRight w:val="0"/>
          <w:marTop w:val="0"/>
          <w:marBottom w:val="0"/>
          <w:divBdr>
            <w:top w:val="none" w:sz="0" w:space="0" w:color="auto"/>
            <w:left w:val="none" w:sz="0" w:space="0" w:color="auto"/>
            <w:bottom w:val="none" w:sz="0" w:space="0" w:color="auto"/>
            <w:right w:val="none" w:sz="0" w:space="0" w:color="auto"/>
          </w:divBdr>
        </w:div>
        <w:div w:id="488715886">
          <w:marLeft w:val="480"/>
          <w:marRight w:val="0"/>
          <w:marTop w:val="0"/>
          <w:marBottom w:val="0"/>
          <w:divBdr>
            <w:top w:val="none" w:sz="0" w:space="0" w:color="auto"/>
            <w:left w:val="none" w:sz="0" w:space="0" w:color="auto"/>
            <w:bottom w:val="none" w:sz="0" w:space="0" w:color="auto"/>
            <w:right w:val="none" w:sz="0" w:space="0" w:color="auto"/>
          </w:divBdr>
        </w:div>
        <w:div w:id="1192694490">
          <w:marLeft w:val="480"/>
          <w:marRight w:val="0"/>
          <w:marTop w:val="0"/>
          <w:marBottom w:val="0"/>
          <w:divBdr>
            <w:top w:val="none" w:sz="0" w:space="0" w:color="auto"/>
            <w:left w:val="none" w:sz="0" w:space="0" w:color="auto"/>
            <w:bottom w:val="none" w:sz="0" w:space="0" w:color="auto"/>
            <w:right w:val="none" w:sz="0" w:space="0" w:color="auto"/>
          </w:divBdr>
        </w:div>
        <w:div w:id="1198738926">
          <w:marLeft w:val="480"/>
          <w:marRight w:val="0"/>
          <w:marTop w:val="0"/>
          <w:marBottom w:val="0"/>
          <w:divBdr>
            <w:top w:val="none" w:sz="0" w:space="0" w:color="auto"/>
            <w:left w:val="none" w:sz="0" w:space="0" w:color="auto"/>
            <w:bottom w:val="none" w:sz="0" w:space="0" w:color="auto"/>
            <w:right w:val="none" w:sz="0" w:space="0" w:color="auto"/>
          </w:divBdr>
        </w:div>
        <w:div w:id="1335690553">
          <w:marLeft w:val="480"/>
          <w:marRight w:val="0"/>
          <w:marTop w:val="0"/>
          <w:marBottom w:val="0"/>
          <w:divBdr>
            <w:top w:val="none" w:sz="0" w:space="0" w:color="auto"/>
            <w:left w:val="none" w:sz="0" w:space="0" w:color="auto"/>
            <w:bottom w:val="none" w:sz="0" w:space="0" w:color="auto"/>
            <w:right w:val="none" w:sz="0" w:space="0" w:color="auto"/>
          </w:divBdr>
        </w:div>
        <w:div w:id="1749225881">
          <w:marLeft w:val="480"/>
          <w:marRight w:val="0"/>
          <w:marTop w:val="0"/>
          <w:marBottom w:val="0"/>
          <w:divBdr>
            <w:top w:val="none" w:sz="0" w:space="0" w:color="auto"/>
            <w:left w:val="none" w:sz="0" w:space="0" w:color="auto"/>
            <w:bottom w:val="none" w:sz="0" w:space="0" w:color="auto"/>
            <w:right w:val="none" w:sz="0" w:space="0" w:color="auto"/>
          </w:divBdr>
        </w:div>
        <w:div w:id="1857495773">
          <w:marLeft w:val="480"/>
          <w:marRight w:val="0"/>
          <w:marTop w:val="0"/>
          <w:marBottom w:val="0"/>
          <w:divBdr>
            <w:top w:val="none" w:sz="0" w:space="0" w:color="auto"/>
            <w:left w:val="none" w:sz="0" w:space="0" w:color="auto"/>
            <w:bottom w:val="none" w:sz="0" w:space="0" w:color="auto"/>
            <w:right w:val="none" w:sz="0" w:space="0" w:color="auto"/>
          </w:divBdr>
        </w:div>
        <w:div w:id="2086102083">
          <w:marLeft w:val="480"/>
          <w:marRight w:val="0"/>
          <w:marTop w:val="0"/>
          <w:marBottom w:val="0"/>
          <w:divBdr>
            <w:top w:val="none" w:sz="0" w:space="0" w:color="auto"/>
            <w:left w:val="none" w:sz="0" w:space="0" w:color="auto"/>
            <w:bottom w:val="none" w:sz="0" w:space="0" w:color="auto"/>
            <w:right w:val="none" w:sz="0" w:space="0" w:color="auto"/>
          </w:divBdr>
        </w:div>
        <w:div w:id="2138601239">
          <w:marLeft w:val="480"/>
          <w:marRight w:val="0"/>
          <w:marTop w:val="0"/>
          <w:marBottom w:val="0"/>
          <w:divBdr>
            <w:top w:val="none" w:sz="0" w:space="0" w:color="auto"/>
            <w:left w:val="none" w:sz="0" w:space="0" w:color="auto"/>
            <w:bottom w:val="none" w:sz="0" w:space="0" w:color="auto"/>
            <w:right w:val="none" w:sz="0" w:space="0" w:color="auto"/>
          </w:divBdr>
        </w:div>
      </w:divsChild>
    </w:div>
    <w:div w:id="391000669">
      <w:bodyDiv w:val="1"/>
      <w:marLeft w:val="0"/>
      <w:marRight w:val="0"/>
      <w:marTop w:val="0"/>
      <w:marBottom w:val="0"/>
      <w:divBdr>
        <w:top w:val="none" w:sz="0" w:space="0" w:color="auto"/>
        <w:left w:val="none" w:sz="0" w:space="0" w:color="auto"/>
        <w:bottom w:val="none" w:sz="0" w:space="0" w:color="auto"/>
        <w:right w:val="none" w:sz="0" w:space="0" w:color="auto"/>
      </w:divBdr>
    </w:div>
    <w:div w:id="391197412">
      <w:bodyDiv w:val="1"/>
      <w:marLeft w:val="0"/>
      <w:marRight w:val="0"/>
      <w:marTop w:val="0"/>
      <w:marBottom w:val="0"/>
      <w:divBdr>
        <w:top w:val="none" w:sz="0" w:space="0" w:color="auto"/>
        <w:left w:val="none" w:sz="0" w:space="0" w:color="auto"/>
        <w:bottom w:val="none" w:sz="0" w:space="0" w:color="auto"/>
        <w:right w:val="none" w:sz="0" w:space="0" w:color="auto"/>
      </w:divBdr>
      <w:divsChild>
        <w:div w:id="148178077">
          <w:marLeft w:val="640"/>
          <w:marRight w:val="0"/>
          <w:marTop w:val="0"/>
          <w:marBottom w:val="0"/>
          <w:divBdr>
            <w:top w:val="none" w:sz="0" w:space="0" w:color="auto"/>
            <w:left w:val="none" w:sz="0" w:space="0" w:color="auto"/>
            <w:bottom w:val="none" w:sz="0" w:space="0" w:color="auto"/>
            <w:right w:val="none" w:sz="0" w:space="0" w:color="auto"/>
          </w:divBdr>
        </w:div>
        <w:div w:id="1033384857">
          <w:marLeft w:val="640"/>
          <w:marRight w:val="0"/>
          <w:marTop w:val="0"/>
          <w:marBottom w:val="0"/>
          <w:divBdr>
            <w:top w:val="none" w:sz="0" w:space="0" w:color="auto"/>
            <w:left w:val="none" w:sz="0" w:space="0" w:color="auto"/>
            <w:bottom w:val="none" w:sz="0" w:space="0" w:color="auto"/>
            <w:right w:val="none" w:sz="0" w:space="0" w:color="auto"/>
          </w:divBdr>
        </w:div>
        <w:div w:id="1872065929">
          <w:marLeft w:val="640"/>
          <w:marRight w:val="0"/>
          <w:marTop w:val="0"/>
          <w:marBottom w:val="0"/>
          <w:divBdr>
            <w:top w:val="none" w:sz="0" w:space="0" w:color="auto"/>
            <w:left w:val="none" w:sz="0" w:space="0" w:color="auto"/>
            <w:bottom w:val="none" w:sz="0" w:space="0" w:color="auto"/>
            <w:right w:val="none" w:sz="0" w:space="0" w:color="auto"/>
          </w:divBdr>
        </w:div>
        <w:div w:id="1795051012">
          <w:marLeft w:val="640"/>
          <w:marRight w:val="0"/>
          <w:marTop w:val="0"/>
          <w:marBottom w:val="0"/>
          <w:divBdr>
            <w:top w:val="none" w:sz="0" w:space="0" w:color="auto"/>
            <w:left w:val="none" w:sz="0" w:space="0" w:color="auto"/>
            <w:bottom w:val="none" w:sz="0" w:space="0" w:color="auto"/>
            <w:right w:val="none" w:sz="0" w:space="0" w:color="auto"/>
          </w:divBdr>
        </w:div>
        <w:div w:id="836266241">
          <w:marLeft w:val="640"/>
          <w:marRight w:val="0"/>
          <w:marTop w:val="0"/>
          <w:marBottom w:val="0"/>
          <w:divBdr>
            <w:top w:val="none" w:sz="0" w:space="0" w:color="auto"/>
            <w:left w:val="none" w:sz="0" w:space="0" w:color="auto"/>
            <w:bottom w:val="none" w:sz="0" w:space="0" w:color="auto"/>
            <w:right w:val="none" w:sz="0" w:space="0" w:color="auto"/>
          </w:divBdr>
        </w:div>
        <w:div w:id="1782265191">
          <w:marLeft w:val="640"/>
          <w:marRight w:val="0"/>
          <w:marTop w:val="0"/>
          <w:marBottom w:val="0"/>
          <w:divBdr>
            <w:top w:val="none" w:sz="0" w:space="0" w:color="auto"/>
            <w:left w:val="none" w:sz="0" w:space="0" w:color="auto"/>
            <w:bottom w:val="none" w:sz="0" w:space="0" w:color="auto"/>
            <w:right w:val="none" w:sz="0" w:space="0" w:color="auto"/>
          </w:divBdr>
        </w:div>
        <w:div w:id="1511136365">
          <w:marLeft w:val="640"/>
          <w:marRight w:val="0"/>
          <w:marTop w:val="0"/>
          <w:marBottom w:val="0"/>
          <w:divBdr>
            <w:top w:val="none" w:sz="0" w:space="0" w:color="auto"/>
            <w:left w:val="none" w:sz="0" w:space="0" w:color="auto"/>
            <w:bottom w:val="none" w:sz="0" w:space="0" w:color="auto"/>
            <w:right w:val="none" w:sz="0" w:space="0" w:color="auto"/>
          </w:divBdr>
        </w:div>
        <w:div w:id="875236901">
          <w:marLeft w:val="640"/>
          <w:marRight w:val="0"/>
          <w:marTop w:val="0"/>
          <w:marBottom w:val="0"/>
          <w:divBdr>
            <w:top w:val="none" w:sz="0" w:space="0" w:color="auto"/>
            <w:left w:val="none" w:sz="0" w:space="0" w:color="auto"/>
            <w:bottom w:val="none" w:sz="0" w:space="0" w:color="auto"/>
            <w:right w:val="none" w:sz="0" w:space="0" w:color="auto"/>
          </w:divBdr>
        </w:div>
        <w:div w:id="1108280029">
          <w:marLeft w:val="640"/>
          <w:marRight w:val="0"/>
          <w:marTop w:val="0"/>
          <w:marBottom w:val="0"/>
          <w:divBdr>
            <w:top w:val="none" w:sz="0" w:space="0" w:color="auto"/>
            <w:left w:val="none" w:sz="0" w:space="0" w:color="auto"/>
            <w:bottom w:val="none" w:sz="0" w:space="0" w:color="auto"/>
            <w:right w:val="none" w:sz="0" w:space="0" w:color="auto"/>
          </w:divBdr>
        </w:div>
        <w:div w:id="1751656443">
          <w:marLeft w:val="640"/>
          <w:marRight w:val="0"/>
          <w:marTop w:val="0"/>
          <w:marBottom w:val="0"/>
          <w:divBdr>
            <w:top w:val="none" w:sz="0" w:space="0" w:color="auto"/>
            <w:left w:val="none" w:sz="0" w:space="0" w:color="auto"/>
            <w:bottom w:val="none" w:sz="0" w:space="0" w:color="auto"/>
            <w:right w:val="none" w:sz="0" w:space="0" w:color="auto"/>
          </w:divBdr>
        </w:div>
        <w:div w:id="463740067">
          <w:marLeft w:val="640"/>
          <w:marRight w:val="0"/>
          <w:marTop w:val="0"/>
          <w:marBottom w:val="0"/>
          <w:divBdr>
            <w:top w:val="none" w:sz="0" w:space="0" w:color="auto"/>
            <w:left w:val="none" w:sz="0" w:space="0" w:color="auto"/>
            <w:bottom w:val="none" w:sz="0" w:space="0" w:color="auto"/>
            <w:right w:val="none" w:sz="0" w:space="0" w:color="auto"/>
          </w:divBdr>
        </w:div>
        <w:div w:id="189077378">
          <w:marLeft w:val="640"/>
          <w:marRight w:val="0"/>
          <w:marTop w:val="0"/>
          <w:marBottom w:val="0"/>
          <w:divBdr>
            <w:top w:val="none" w:sz="0" w:space="0" w:color="auto"/>
            <w:left w:val="none" w:sz="0" w:space="0" w:color="auto"/>
            <w:bottom w:val="none" w:sz="0" w:space="0" w:color="auto"/>
            <w:right w:val="none" w:sz="0" w:space="0" w:color="auto"/>
          </w:divBdr>
        </w:div>
        <w:div w:id="1316178751">
          <w:marLeft w:val="640"/>
          <w:marRight w:val="0"/>
          <w:marTop w:val="0"/>
          <w:marBottom w:val="0"/>
          <w:divBdr>
            <w:top w:val="none" w:sz="0" w:space="0" w:color="auto"/>
            <w:left w:val="none" w:sz="0" w:space="0" w:color="auto"/>
            <w:bottom w:val="none" w:sz="0" w:space="0" w:color="auto"/>
            <w:right w:val="none" w:sz="0" w:space="0" w:color="auto"/>
          </w:divBdr>
        </w:div>
        <w:div w:id="2130317075">
          <w:marLeft w:val="640"/>
          <w:marRight w:val="0"/>
          <w:marTop w:val="0"/>
          <w:marBottom w:val="0"/>
          <w:divBdr>
            <w:top w:val="none" w:sz="0" w:space="0" w:color="auto"/>
            <w:left w:val="none" w:sz="0" w:space="0" w:color="auto"/>
            <w:bottom w:val="none" w:sz="0" w:space="0" w:color="auto"/>
            <w:right w:val="none" w:sz="0" w:space="0" w:color="auto"/>
          </w:divBdr>
        </w:div>
        <w:div w:id="1809862325">
          <w:marLeft w:val="640"/>
          <w:marRight w:val="0"/>
          <w:marTop w:val="0"/>
          <w:marBottom w:val="0"/>
          <w:divBdr>
            <w:top w:val="none" w:sz="0" w:space="0" w:color="auto"/>
            <w:left w:val="none" w:sz="0" w:space="0" w:color="auto"/>
            <w:bottom w:val="none" w:sz="0" w:space="0" w:color="auto"/>
            <w:right w:val="none" w:sz="0" w:space="0" w:color="auto"/>
          </w:divBdr>
        </w:div>
        <w:div w:id="26024511">
          <w:marLeft w:val="640"/>
          <w:marRight w:val="0"/>
          <w:marTop w:val="0"/>
          <w:marBottom w:val="0"/>
          <w:divBdr>
            <w:top w:val="none" w:sz="0" w:space="0" w:color="auto"/>
            <w:left w:val="none" w:sz="0" w:space="0" w:color="auto"/>
            <w:bottom w:val="none" w:sz="0" w:space="0" w:color="auto"/>
            <w:right w:val="none" w:sz="0" w:space="0" w:color="auto"/>
          </w:divBdr>
        </w:div>
        <w:div w:id="1901819759">
          <w:marLeft w:val="640"/>
          <w:marRight w:val="0"/>
          <w:marTop w:val="0"/>
          <w:marBottom w:val="0"/>
          <w:divBdr>
            <w:top w:val="none" w:sz="0" w:space="0" w:color="auto"/>
            <w:left w:val="none" w:sz="0" w:space="0" w:color="auto"/>
            <w:bottom w:val="none" w:sz="0" w:space="0" w:color="auto"/>
            <w:right w:val="none" w:sz="0" w:space="0" w:color="auto"/>
          </w:divBdr>
        </w:div>
        <w:div w:id="1191144355">
          <w:marLeft w:val="640"/>
          <w:marRight w:val="0"/>
          <w:marTop w:val="0"/>
          <w:marBottom w:val="0"/>
          <w:divBdr>
            <w:top w:val="none" w:sz="0" w:space="0" w:color="auto"/>
            <w:left w:val="none" w:sz="0" w:space="0" w:color="auto"/>
            <w:bottom w:val="none" w:sz="0" w:space="0" w:color="auto"/>
            <w:right w:val="none" w:sz="0" w:space="0" w:color="auto"/>
          </w:divBdr>
        </w:div>
        <w:div w:id="653606147">
          <w:marLeft w:val="640"/>
          <w:marRight w:val="0"/>
          <w:marTop w:val="0"/>
          <w:marBottom w:val="0"/>
          <w:divBdr>
            <w:top w:val="none" w:sz="0" w:space="0" w:color="auto"/>
            <w:left w:val="none" w:sz="0" w:space="0" w:color="auto"/>
            <w:bottom w:val="none" w:sz="0" w:space="0" w:color="auto"/>
            <w:right w:val="none" w:sz="0" w:space="0" w:color="auto"/>
          </w:divBdr>
        </w:div>
        <w:div w:id="1055618714">
          <w:marLeft w:val="640"/>
          <w:marRight w:val="0"/>
          <w:marTop w:val="0"/>
          <w:marBottom w:val="0"/>
          <w:divBdr>
            <w:top w:val="none" w:sz="0" w:space="0" w:color="auto"/>
            <w:left w:val="none" w:sz="0" w:space="0" w:color="auto"/>
            <w:bottom w:val="none" w:sz="0" w:space="0" w:color="auto"/>
            <w:right w:val="none" w:sz="0" w:space="0" w:color="auto"/>
          </w:divBdr>
        </w:div>
        <w:div w:id="1837182178">
          <w:marLeft w:val="640"/>
          <w:marRight w:val="0"/>
          <w:marTop w:val="0"/>
          <w:marBottom w:val="0"/>
          <w:divBdr>
            <w:top w:val="none" w:sz="0" w:space="0" w:color="auto"/>
            <w:left w:val="none" w:sz="0" w:space="0" w:color="auto"/>
            <w:bottom w:val="none" w:sz="0" w:space="0" w:color="auto"/>
            <w:right w:val="none" w:sz="0" w:space="0" w:color="auto"/>
          </w:divBdr>
        </w:div>
        <w:div w:id="1006177663">
          <w:marLeft w:val="640"/>
          <w:marRight w:val="0"/>
          <w:marTop w:val="0"/>
          <w:marBottom w:val="0"/>
          <w:divBdr>
            <w:top w:val="none" w:sz="0" w:space="0" w:color="auto"/>
            <w:left w:val="none" w:sz="0" w:space="0" w:color="auto"/>
            <w:bottom w:val="none" w:sz="0" w:space="0" w:color="auto"/>
            <w:right w:val="none" w:sz="0" w:space="0" w:color="auto"/>
          </w:divBdr>
        </w:div>
        <w:div w:id="1229806175">
          <w:marLeft w:val="640"/>
          <w:marRight w:val="0"/>
          <w:marTop w:val="0"/>
          <w:marBottom w:val="0"/>
          <w:divBdr>
            <w:top w:val="none" w:sz="0" w:space="0" w:color="auto"/>
            <w:left w:val="none" w:sz="0" w:space="0" w:color="auto"/>
            <w:bottom w:val="none" w:sz="0" w:space="0" w:color="auto"/>
            <w:right w:val="none" w:sz="0" w:space="0" w:color="auto"/>
          </w:divBdr>
        </w:div>
        <w:div w:id="1502501556">
          <w:marLeft w:val="640"/>
          <w:marRight w:val="0"/>
          <w:marTop w:val="0"/>
          <w:marBottom w:val="0"/>
          <w:divBdr>
            <w:top w:val="none" w:sz="0" w:space="0" w:color="auto"/>
            <w:left w:val="none" w:sz="0" w:space="0" w:color="auto"/>
            <w:bottom w:val="none" w:sz="0" w:space="0" w:color="auto"/>
            <w:right w:val="none" w:sz="0" w:space="0" w:color="auto"/>
          </w:divBdr>
        </w:div>
        <w:div w:id="407845635">
          <w:marLeft w:val="640"/>
          <w:marRight w:val="0"/>
          <w:marTop w:val="0"/>
          <w:marBottom w:val="0"/>
          <w:divBdr>
            <w:top w:val="none" w:sz="0" w:space="0" w:color="auto"/>
            <w:left w:val="none" w:sz="0" w:space="0" w:color="auto"/>
            <w:bottom w:val="none" w:sz="0" w:space="0" w:color="auto"/>
            <w:right w:val="none" w:sz="0" w:space="0" w:color="auto"/>
          </w:divBdr>
        </w:div>
        <w:div w:id="1561400362">
          <w:marLeft w:val="640"/>
          <w:marRight w:val="0"/>
          <w:marTop w:val="0"/>
          <w:marBottom w:val="0"/>
          <w:divBdr>
            <w:top w:val="none" w:sz="0" w:space="0" w:color="auto"/>
            <w:left w:val="none" w:sz="0" w:space="0" w:color="auto"/>
            <w:bottom w:val="none" w:sz="0" w:space="0" w:color="auto"/>
            <w:right w:val="none" w:sz="0" w:space="0" w:color="auto"/>
          </w:divBdr>
        </w:div>
        <w:div w:id="1257401215">
          <w:marLeft w:val="640"/>
          <w:marRight w:val="0"/>
          <w:marTop w:val="0"/>
          <w:marBottom w:val="0"/>
          <w:divBdr>
            <w:top w:val="none" w:sz="0" w:space="0" w:color="auto"/>
            <w:left w:val="none" w:sz="0" w:space="0" w:color="auto"/>
            <w:bottom w:val="none" w:sz="0" w:space="0" w:color="auto"/>
            <w:right w:val="none" w:sz="0" w:space="0" w:color="auto"/>
          </w:divBdr>
        </w:div>
        <w:div w:id="477766766">
          <w:marLeft w:val="640"/>
          <w:marRight w:val="0"/>
          <w:marTop w:val="0"/>
          <w:marBottom w:val="0"/>
          <w:divBdr>
            <w:top w:val="none" w:sz="0" w:space="0" w:color="auto"/>
            <w:left w:val="none" w:sz="0" w:space="0" w:color="auto"/>
            <w:bottom w:val="none" w:sz="0" w:space="0" w:color="auto"/>
            <w:right w:val="none" w:sz="0" w:space="0" w:color="auto"/>
          </w:divBdr>
        </w:div>
        <w:div w:id="828204815">
          <w:marLeft w:val="640"/>
          <w:marRight w:val="0"/>
          <w:marTop w:val="0"/>
          <w:marBottom w:val="0"/>
          <w:divBdr>
            <w:top w:val="none" w:sz="0" w:space="0" w:color="auto"/>
            <w:left w:val="none" w:sz="0" w:space="0" w:color="auto"/>
            <w:bottom w:val="none" w:sz="0" w:space="0" w:color="auto"/>
            <w:right w:val="none" w:sz="0" w:space="0" w:color="auto"/>
          </w:divBdr>
        </w:div>
        <w:div w:id="328600508">
          <w:marLeft w:val="640"/>
          <w:marRight w:val="0"/>
          <w:marTop w:val="0"/>
          <w:marBottom w:val="0"/>
          <w:divBdr>
            <w:top w:val="none" w:sz="0" w:space="0" w:color="auto"/>
            <w:left w:val="none" w:sz="0" w:space="0" w:color="auto"/>
            <w:bottom w:val="none" w:sz="0" w:space="0" w:color="auto"/>
            <w:right w:val="none" w:sz="0" w:space="0" w:color="auto"/>
          </w:divBdr>
        </w:div>
        <w:div w:id="1283464895">
          <w:marLeft w:val="640"/>
          <w:marRight w:val="0"/>
          <w:marTop w:val="0"/>
          <w:marBottom w:val="0"/>
          <w:divBdr>
            <w:top w:val="none" w:sz="0" w:space="0" w:color="auto"/>
            <w:left w:val="none" w:sz="0" w:space="0" w:color="auto"/>
            <w:bottom w:val="none" w:sz="0" w:space="0" w:color="auto"/>
            <w:right w:val="none" w:sz="0" w:space="0" w:color="auto"/>
          </w:divBdr>
        </w:div>
        <w:div w:id="719326671">
          <w:marLeft w:val="640"/>
          <w:marRight w:val="0"/>
          <w:marTop w:val="0"/>
          <w:marBottom w:val="0"/>
          <w:divBdr>
            <w:top w:val="none" w:sz="0" w:space="0" w:color="auto"/>
            <w:left w:val="none" w:sz="0" w:space="0" w:color="auto"/>
            <w:bottom w:val="none" w:sz="0" w:space="0" w:color="auto"/>
            <w:right w:val="none" w:sz="0" w:space="0" w:color="auto"/>
          </w:divBdr>
        </w:div>
        <w:div w:id="2035377625">
          <w:marLeft w:val="640"/>
          <w:marRight w:val="0"/>
          <w:marTop w:val="0"/>
          <w:marBottom w:val="0"/>
          <w:divBdr>
            <w:top w:val="none" w:sz="0" w:space="0" w:color="auto"/>
            <w:left w:val="none" w:sz="0" w:space="0" w:color="auto"/>
            <w:bottom w:val="none" w:sz="0" w:space="0" w:color="auto"/>
            <w:right w:val="none" w:sz="0" w:space="0" w:color="auto"/>
          </w:divBdr>
        </w:div>
        <w:div w:id="1271861348">
          <w:marLeft w:val="640"/>
          <w:marRight w:val="0"/>
          <w:marTop w:val="0"/>
          <w:marBottom w:val="0"/>
          <w:divBdr>
            <w:top w:val="none" w:sz="0" w:space="0" w:color="auto"/>
            <w:left w:val="none" w:sz="0" w:space="0" w:color="auto"/>
            <w:bottom w:val="none" w:sz="0" w:space="0" w:color="auto"/>
            <w:right w:val="none" w:sz="0" w:space="0" w:color="auto"/>
          </w:divBdr>
        </w:div>
        <w:div w:id="1693070235">
          <w:marLeft w:val="640"/>
          <w:marRight w:val="0"/>
          <w:marTop w:val="0"/>
          <w:marBottom w:val="0"/>
          <w:divBdr>
            <w:top w:val="none" w:sz="0" w:space="0" w:color="auto"/>
            <w:left w:val="none" w:sz="0" w:space="0" w:color="auto"/>
            <w:bottom w:val="none" w:sz="0" w:space="0" w:color="auto"/>
            <w:right w:val="none" w:sz="0" w:space="0" w:color="auto"/>
          </w:divBdr>
        </w:div>
        <w:div w:id="1864321750">
          <w:marLeft w:val="640"/>
          <w:marRight w:val="0"/>
          <w:marTop w:val="0"/>
          <w:marBottom w:val="0"/>
          <w:divBdr>
            <w:top w:val="none" w:sz="0" w:space="0" w:color="auto"/>
            <w:left w:val="none" w:sz="0" w:space="0" w:color="auto"/>
            <w:bottom w:val="none" w:sz="0" w:space="0" w:color="auto"/>
            <w:right w:val="none" w:sz="0" w:space="0" w:color="auto"/>
          </w:divBdr>
        </w:div>
        <w:div w:id="1911698255">
          <w:marLeft w:val="640"/>
          <w:marRight w:val="0"/>
          <w:marTop w:val="0"/>
          <w:marBottom w:val="0"/>
          <w:divBdr>
            <w:top w:val="none" w:sz="0" w:space="0" w:color="auto"/>
            <w:left w:val="none" w:sz="0" w:space="0" w:color="auto"/>
            <w:bottom w:val="none" w:sz="0" w:space="0" w:color="auto"/>
            <w:right w:val="none" w:sz="0" w:space="0" w:color="auto"/>
          </w:divBdr>
        </w:div>
        <w:div w:id="415707422">
          <w:marLeft w:val="640"/>
          <w:marRight w:val="0"/>
          <w:marTop w:val="0"/>
          <w:marBottom w:val="0"/>
          <w:divBdr>
            <w:top w:val="none" w:sz="0" w:space="0" w:color="auto"/>
            <w:left w:val="none" w:sz="0" w:space="0" w:color="auto"/>
            <w:bottom w:val="none" w:sz="0" w:space="0" w:color="auto"/>
            <w:right w:val="none" w:sz="0" w:space="0" w:color="auto"/>
          </w:divBdr>
        </w:div>
        <w:div w:id="1758403291">
          <w:marLeft w:val="640"/>
          <w:marRight w:val="0"/>
          <w:marTop w:val="0"/>
          <w:marBottom w:val="0"/>
          <w:divBdr>
            <w:top w:val="none" w:sz="0" w:space="0" w:color="auto"/>
            <w:left w:val="none" w:sz="0" w:space="0" w:color="auto"/>
            <w:bottom w:val="none" w:sz="0" w:space="0" w:color="auto"/>
            <w:right w:val="none" w:sz="0" w:space="0" w:color="auto"/>
          </w:divBdr>
        </w:div>
        <w:div w:id="1595241547">
          <w:marLeft w:val="640"/>
          <w:marRight w:val="0"/>
          <w:marTop w:val="0"/>
          <w:marBottom w:val="0"/>
          <w:divBdr>
            <w:top w:val="none" w:sz="0" w:space="0" w:color="auto"/>
            <w:left w:val="none" w:sz="0" w:space="0" w:color="auto"/>
            <w:bottom w:val="none" w:sz="0" w:space="0" w:color="auto"/>
            <w:right w:val="none" w:sz="0" w:space="0" w:color="auto"/>
          </w:divBdr>
        </w:div>
        <w:div w:id="1966350197">
          <w:marLeft w:val="640"/>
          <w:marRight w:val="0"/>
          <w:marTop w:val="0"/>
          <w:marBottom w:val="0"/>
          <w:divBdr>
            <w:top w:val="none" w:sz="0" w:space="0" w:color="auto"/>
            <w:left w:val="none" w:sz="0" w:space="0" w:color="auto"/>
            <w:bottom w:val="none" w:sz="0" w:space="0" w:color="auto"/>
            <w:right w:val="none" w:sz="0" w:space="0" w:color="auto"/>
          </w:divBdr>
        </w:div>
        <w:div w:id="752822044">
          <w:marLeft w:val="640"/>
          <w:marRight w:val="0"/>
          <w:marTop w:val="0"/>
          <w:marBottom w:val="0"/>
          <w:divBdr>
            <w:top w:val="none" w:sz="0" w:space="0" w:color="auto"/>
            <w:left w:val="none" w:sz="0" w:space="0" w:color="auto"/>
            <w:bottom w:val="none" w:sz="0" w:space="0" w:color="auto"/>
            <w:right w:val="none" w:sz="0" w:space="0" w:color="auto"/>
          </w:divBdr>
        </w:div>
        <w:div w:id="1787774109">
          <w:marLeft w:val="640"/>
          <w:marRight w:val="0"/>
          <w:marTop w:val="0"/>
          <w:marBottom w:val="0"/>
          <w:divBdr>
            <w:top w:val="none" w:sz="0" w:space="0" w:color="auto"/>
            <w:left w:val="none" w:sz="0" w:space="0" w:color="auto"/>
            <w:bottom w:val="none" w:sz="0" w:space="0" w:color="auto"/>
            <w:right w:val="none" w:sz="0" w:space="0" w:color="auto"/>
          </w:divBdr>
        </w:div>
        <w:div w:id="288753406">
          <w:marLeft w:val="640"/>
          <w:marRight w:val="0"/>
          <w:marTop w:val="0"/>
          <w:marBottom w:val="0"/>
          <w:divBdr>
            <w:top w:val="none" w:sz="0" w:space="0" w:color="auto"/>
            <w:left w:val="none" w:sz="0" w:space="0" w:color="auto"/>
            <w:bottom w:val="none" w:sz="0" w:space="0" w:color="auto"/>
            <w:right w:val="none" w:sz="0" w:space="0" w:color="auto"/>
          </w:divBdr>
        </w:div>
        <w:div w:id="1169443081">
          <w:marLeft w:val="640"/>
          <w:marRight w:val="0"/>
          <w:marTop w:val="0"/>
          <w:marBottom w:val="0"/>
          <w:divBdr>
            <w:top w:val="none" w:sz="0" w:space="0" w:color="auto"/>
            <w:left w:val="none" w:sz="0" w:space="0" w:color="auto"/>
            <w:bottom w:val="none" w:sz="0" w:space="0" w:color="auto"/>
            <w:right w:val="none" w:sz="0" w:space="0" w:color="auto"/>
          </w:divBdr>
        </w:div>
        <w:div w:id="311642723">
          <w:marLeft w:val="640"/>
          <w:marRight w:val="0"/>
          <w:marTop w:val="0"/>
          <w:marBottom w:val="0"/>
          <w:divBdr>
            <w:top w:val="none" w:sz="0" w:space="0" w:color="auto"/>
            <w:left w:val="none" w:sz="0" w:space="0" w:color="auto"/>
            <w:bottom w:val="none" w:sz="0" w:space="0" w:color="auto"/>
            <w:right w:val="none" w:sz="0" w:space="0" w:color="auto"/>
          </w:divBdr>
        </w:div>
        <w:div w:id="1806654981">
          <w:marLeft w:val="640"/>
          <w:marRight w:val="0"/>
          <w:marTop w:val="0"/>
          <w:marBottom w:val="0"/>
          <w:divBdr>
            <w:top w:val="none" w:sz="0" w:space="0" w:color="auto"/>
            <w:left w:val="none" w:sz="0" w:space="0" w:color="auto"/>
            <w:bottom w:val="none" w:sz="0" w:space="0" w:color="auto"/>
            <w:right w:val="none" w:sz="0" w:space="0" w:color="auto"/>
          </w:divBdr>
        </w:div>
        <w:div w:id="1136411376">
          <w:marLeft w:val="640"/>
          <w:marRight w:val="0"/>
          <w:marTop w:val="0"/>
          <w:marBottom w:val="0"/>
          <w:divBdr>
            <w:top w:val="none" w:sz="0" w:space="0" w:color="auto"/>
            <w:left w:val="none" w:sz="0" w:space="0" w:color="auto"/>
            <w:bottom w:val="none" w:sz="0" w:space="0" w:color="auto"/>
            <w:right w:val="none" w:sz="0" w:space="0" w:color="auto"/>
          </w:divBdr>
        </w:div>
        <w:div w:id="1819759948">
          <w:marLeft w:val="640"/>
          <w:marRight w:val="0"/>
          <w:marTop w:val="0"/>
          <w:marBottom w:val="0"/>
          <w:divBdr>
            <w:top w:val="none" w:sz="0" w:space="0" w:color="auto"/>
            <w:left w:val="none" w:sz="0" w:space="0" w:color="auto"/>
            <w:bottom w:val="none" w:sz="0" w:space="0" w:color="auto"/>
            <w:right w:val="none" w:sz="0" w:space="0" w:color="auto"/>
          </w:divBdr>
        </w:div>
        <w:div w:id="1313828609">
          <w:marLeft w:val="640"/>
          <w:marRight w:val="0"/>
          <w:marTop w:val="0"/>
          <w:marBottom w:val="0"/>
          <w:divBdr>
            <w:top w:val="none" w:sz="0" w:space="0" w:color="auto"/>
            <w:left w:val="none" w:sz="0" w:space="0" w:color="auto"/>
            <w:bottom w:val="none" w:sz="0" w:space="0" w:color="auto"/>
            <w:right w:val="none" w:sz="0" w:space="0" w:color="auto"/>
          </w:divBdr>
        </w:div>
        <w:div w:id="1624657897">
          <w:marLeft w:val="640"/>
          <w:marRight w:val="0"/>
          <w:marTop w:val="0"/>
          <w:marBottom w:val="0"/>
          <w:divBdr>
            <w:top w:val="none" w:sz="0" w:space="0" w:color="auto"/>
            <w:left w:val="none" w:sz="0" w:space="0" w:color="auto"/>
            <w:bottom w:val="none" w:sz="0" w:space="0" w:color="auto"/>
            <w:right w:val="none" w:sz="0" w:space="0" w:color="auto"/>
          </w:divBdr>
        </w:div>
        <w:div w:id="831989316">
          <w:marLeft w:val="640"/>
          <w:marRight w:val="0"/>
          <w:marTop w:val="0"/>
          <w:marBottom w:val="0"/>
          <w:divBdr>
            <w:top w:val="none" w:sz="0" w:space="0" w:color="auto"/>
            <w:left w:val="none" w:sz="0" w:space="0" w:color="auto"/>
            <w:bottom w:val="none" w:sz="0" w:space="0" w:color="auto"/>
            <w:right w:val="none" w:sz="0" w:space="0" w:color="auto"/>
          </w:divBdr>
        </w:div>
        <w:div w:id="1525946208">
          <w:marLeft w:val="640"/>
          <w:marRight w:val="0"/>
          <w:marTop w:val="0"/>
          <w:marBottom w:val="0"/>
          <w:divBdr>
            <w:top w:val="none" w:sz="0" w:space="0" w:color="auto"/>
            <w:left w:val="none" w:sz="0" w:space="0" w:color="auto"/>
            <w:bottom w:val="none" w:sz="0" w:space="0" w:color="auto"/>
            <w:right w:val="none" w:sz="0" w:space="0" w:color="auto"/>
          </w:divBdr>
        </w:div>
        <w:div w:id="2117208038">
          <w:marLeft w:val="640"/>
          <w:marRight w:val="0"/>
          <w:marTop w:val="0"/>
          <w:marBottom w:val="0"/>
          <w:divBdr>
            <w:top w:val="none" w:sz="0" w:space="0" w:color="auto"/>
            <w:left w:val="none" w:sz="0" w:space="0" w:color="auto"/>
            <w:bottom w:val="none" w:sz="0" w:space="0" w:color="auto"/>
            <w:right w:val="none" w:sz="0" w:space="0" w:color="auto"/>
          </w:divBdr>
        </w:div>
        <w:div w:id="781151124">
          <w:marLeft w:val="640"/>
          <w:marRight w:val="0"/>
          <w:marTop w:val="0"/>
          <w:marBottom w:val="0"/>
          <w:divBdr>
            <w:top w:val="none" w:sz="0" w:space="0" w:color="auto"/>
            <w:left w:val="none" w:sz="0" w:space="0" w:color="auto"/>
            <w:bottom w:val="none" w:sz="0" w:space="0" w:color="auto"/>
            <w:right w:val="none" w:sz="0" w:space="0" w:color="auto"/>
          </w:divBdr>
        </w:div>
        <w:div w:id="611019054">
          <w:marLeft w:val="640"/>
          <w:marRight w:val="0"/>
          <w:marTop w:val="0"/>
          <w:marBottom w:val="0"/>
          <w:divBdr>
            <w:top w:val="none" w:sz="0" w:space="0" w:color="auto"/>
            <w:left w:val="none" w:sz="0" w:space="0" w:color="auto"/>
            <w:bottom w:val="none" w:sz="0" w:space="0" w:color="auto"/>
            <w:right w:val="none" w:sz="0" w:space="0" w:color="auto"/>
          </w:divBdr>
        </w:div>
        <w:div w:id="222446814">
          <w:marLeft w:val="640"/>
          <w:marRight w:val="0"/>
          <w:marTop w:val="0"/>
          <w:marBottom w:val="0"/>
          <w:divBdr>
            <w:top w:val="none" w:sz="0" w:space="0" w:color="auto"/>
            <w:left w:val="none" w:sz="0" w:space="0" w:color="auto"/>
            <w:bottom w:val="none" w:sz="0" w:space="0" w:color="auto"/>
            <w:right w:val="none" w:sz="0" w:space="0" w:color="auto"/>
          </w:divBdr>
        </w:div>
        <w:div w:id="1283809093">
          <w:marLeft w:val="640"/>
          <w:marRight w:val="0"/>
          <w:marTop w:val="0"/>
          <w:marBottom w:val="0"/>
          <w:divBdr>
            <w:top w:val="none" w:sz="0" w:space="0" w:color="auto"/>
            <w:left w:val="none" w:sz="0" w:space="0" w:color="auto"/>
            <w:bottom w:val="none" w:sz="0" w:space="0" w:color="auto"/>
            <w:right w:val="none" w:sz="0" w:space="0" w:color="auto"/>
          </w:divBdr>
        </w:div>
        <w:div w:id="1289900669">
          <w:marLeft w:val="640"/>
          <w:marRight w:val="0"/>
          <w:marTop w:val="0"/>
          <w:marBottom w:val="0"/>
          <w:divBdr>
            <w:top w:val="none" w:sz="0" w:space="0" w:color="auto"/>
            <w:left w:val="none" w:sz="0" w:space="0" w:color="auto"/>
            <w:bottom w:val="none" w:sz="0" w:space="0" w:color="auto"/>
            <w:right w:val="none" w:sz="0" w:space="0" w:color="auto"/>
          </w:divBdr>
        </w:div>
        <w:div w:id="1833062336">
          <w:marLeft w:val="640"/>
          <w:marRight w:val="0"/>
          <w:marTop w:val="0"/>
          <w:marBottom w:val="0"/>
          <w:divBdr>
            <w:top w:val="none" w:sz="0" w:space="0" w:color="auto"/>
            <w:left w:val="none" w:sz="0" w:space="0" w:color="auto"/>
            <w:bottom w:val="none" w:sz="0" w:space="0" w:color="auto"/>
            <w:right w:val="none" w:sz="0" w:space="0" w:color="auto"/>
          </w:divBdr>
        </w:div>
        <w:div w:id="903293228">
          <w:marLeft w:val="640"/>
          <w:marRight w:val="0"/>
          <w:marTop w:val="0"/>
          <w:marBottom w:val="0"/>
          <w:divBdr>
            <w:top w:val="none" w:sz="0" w:space="0" w:color="auto"/>
            <w:left w:val="none" w:sz="0" w:space="0" w:color="auto"/>
            <w:bottom w:val="none" w:sz="0" w:space="0" w:color="auto"/>
            <w:right w:val="none" w:sz="0" w:space="0" w:color="auto"/>
          </w:divBdr>
        </w:div>
        <w:div w:id="741831816">
          <w:marLeft w:val="640"/>
          <w:marRight w:val="0"/>
          <w:marTop w:val="0"/>
          <w:marBottom w:val="0"/>
          <w:divBdr>
            <w:top w:val="none" w:sz="0" w:space="0" w:color="auto"/>
            <w:left w:val="none" w:sz="0" w:space="0" w:color="auto"/>
            <w:bottom w:val="none" w:sz="0" w:space="0" w:color="auto"/>
            <w:right w:val="none" w:sz="0" w:space="0" w:color="auto"/>
          </w:divBdr>
        </w:div>
        <w:div w:id="85543531">
          <w:marLeft w:val="640"/>
          <w:marRight w:val="0"/>
          <w:marTop w:val="0"/>
          <w:marBottom w:val="0"/>
          <w:divBdr>
            <w:top w:val="none" w:sz="0" w:space="0" w:color="auto"/>
            <w:left w:val="none" w:sz="0" w:space="0" w:color="auto"/>
            <w:bottom w:val="none" w:sz="0" w:space="0" w:color="auto"/>
            <w:right w:val="none" w:sz="0" w:space="0" w:color="auto"/>
          </w:divBdr>
        </w:div>
        <w:div w:id="252856891">
          <w:marLeft w:val="640"/>
          <w:marRight w:val="0"/>
          <w:marTop w:val="0"/>
          <w:marBottom w:val="0"/>
          <w:divBdr>
            <w:top w:val="none" w:sz="0" w:space="0" w:color="auto"/>
            <w:left w:val="none" w:sz="0" w:space="0" w:color="auto"/>
            <w:bottom w:val="none" w:sz="0" w:space="0" w:color="auto"/>
            <w:right w:val="none" w:sz="0" w:space="0" w:color="auto"/>
          </w:divBdr>
        </w:div>
        <w:div w:id="805465193">
          <w:marLeft w:val="640"/>
          <w:marRight w:val="0"/>
          <w:marTop w:val="0"/>
          <w:marBottom w:val="0"/>
          <w:divBdr>
            <w:top w:val="none" w:sz="0" w:space="0" w:color="auto"/>
            <w:left w:val="none" w:sz="0" w:space="0" w:color="auto"/>
            <w:bottom w:val="none" w:sz="0" w:space="0" w:color="auto"/>
            <w:right w:val="none" w:sz="0" w:space="0" w:color="auto"/>
          </w:divBdr>
        </w:div>
        <w:div w:id="1662083165">
          <w:marLeft w:val="640"/>
          <w:marRight w:val="0"/>
          <w:marTop w:val="0"/>
          <w:marBottom w:val="0"/>
          <w:divBdr>
            <w:top w:val="none" w:sz="0" w:space="0" w:color="auto"/>
            <w:left w:val="none" w:sz="0" w:space="0" w:color="auto"/>
            <w:bottom w:val="none" w:sz="0" w:space="0" w:color="auto"/>
            <w:right w:val="none" w:sz="0" w:space="0" w:color="auto"/>
          </w:divBdr>
        </w:div>
        <w:div w:id="387269692">
          <w:marLeft w:val="640"/>
          <w:marRight w:val="0"/>
          <w:marTop w:val="0"/>
          <w:marBottom w:val="0"/>
          <w:divBdr>
            <w:top w:val="none" w:sz="0" w:space="0" w:color="auto"/>
            <w:left w:val="none" w:sz="0" w:space="0" w:color="auto"/>
            <w:bottom w:val="none" w:sz="0" w:space="0" w:color="auto"/>
            <w:right w:val="none" w:sz="0" w:space="0" w:color="auto"/>
          </w:divBdr>
        </w:div>
        <w:div w:id="211499749">
          <w:marLeft w:val="640"/>
          <w:marRight w:val="0"/>
          <w:marTop w:val="0"/>
          <w:marBottom w:val="0"/>
          <w:divBdr>
            <w:top w:val="none" w:sz="0" w:space="0" w:color="auto"/>
            <w:left w:val="none" w:sz="0" w:space="0" w:color="auto"/>
            <w:bottom w:val="none" w:sz="0" w:space="0" w:color="auto"/>
            <w:right w:val="none" w:sz="0" w:space="0" w:color="auto"/>
          </w:divBdr>
        </w:div>
        <w:div w:id="1161890089">
          <w:marLeft w:val="640"/>
          <w:marRight w:val="0"/>
          <w:marTop w:val="0"/>
          <w:marBottom w:val="0"/>
          <w:divBdr>
            <w:top w:val="none" w:sz="0" w:space="0" w:color="auto"/>
            <w:left w:val="none" w:sz="0" w:space="0" w:color="auto"/>
            <w:bottom w:val="none" w:sz="0" w:space="0" w:color="auto"/>
            <w:right w:val="none" w:sz="0" w:space="0" w:color="auto"/>
          </w:divBdr>
        </w:div>
      </w:divsChild>
    </w:div>
    <w:div w:id="391926429">
      <w:marLeft w:val="480"/>
      <w:marRight w:val="0"/>
      <w:marTop w:val="0"/>
      <w:marBottom w:val="0"/>
      <w:divBdr>
        <w:top w:val="none" w:sz="0" w:space="0" w:color="auto"/>
        <w:left w:val="none" w:sz="0" w:space="0" w:color="auto"/>
        <w:bottom w:val="none" w:sz="0" w:space="0" w:color="auto"/>
        <w:right w:val="none" w:sz="0" w:space="0" w:color="auto"/>
      </w:divBdr>
    </w:div>
    <w:div w:id="392433721">
      <w:marLeft w:val="480"/>
      <w:marRight w:val="0"/>
      <w:marTop w:val="0"/>
      <w:marBottom w:val="0"/>
      <w:divBdr>
        <w:top w:val="none" w:sz="0" w:space="0" w:color="auto"/>
        <w:left w:val="none" w:sz="0" w:space="0" w:color="auto"/>
        <w:bottom w:val="none" w:sz="0" w:space="0" w:color="auto"/>
        <w:right w:val="none" w:sz="0" w:space="0" w:color="auto"/>
      </w:divBdr>
    </w:div>
    <w:div w:id="394353866">
      <w:marLeft w:val="480"/>
      <w:marRight w:val="0"/>
      <w:marTop w:val="0"/>
      <w:marBottom w:val="0"/>
      <w:divBdr>
        <w:top w:val="none" w:sz="0" w:space="0" w:color="auto"/>
        <w:left w:val="none" w:sz="0" w:space="0" w:color="auto"/>
        <w:bottom w:val="none" w:sz="0" w:space="0" w:color="auto"/>
        <w:right w:val="none" w:sz="0" w:space="0" w:color="auto"/>
      </w:divBdr>
    </w:div>
    <w:div w:id="394402652">
      <w:marLeft w:val="640"/>
      <w:marRight w:val="0"/>
      <w:marTop w:val="0"/>
      <w:marBottom w:val="0"/>
      <w:divBdr>
        <w:top w:val="none" w:sz="0" w:space="0" w:color="auto"/>
        <w:left w:val="none" w:sz="0" w:space="0" w:color="auto"/>
        <w:bottom w:val="none" w:sz="0" w:space="0" w:color="auto"/>
        <w:right w:val="none" w:sz="0" w:space="0" w:color="auto"/>
      </w:divBdr>
    </w:div>
    <w:div w:id="395276936">
      <w:bodyDiv w:val="1"/>
      <w:marLeft w:val="0"/>
      <w:marRight w:val="0"/>
      <w:marTop w:val="0"/>
      <w:marBottom w:val="0"/>
      <w:divBdr>
        <w:top w:val="none" w:sz="0" w:space="0" w:color="auto"/>
        <w:left w:val="none" w:sz="0" w:space="0" w:color="auto"/>
        <w:bottom w:val="none" w:sz="0" w:space="0" w:color="auto"/>
        <w:right w:val="none" w:sz="0" w:space="0" w:color="auto"/>
      </w:divBdr>
      <w:divsChild>
        <w:div w:id="26685648">
          <w:marLeft w:val="480"/>
          <w:marRight w:val="0"/>
          <w:marTop w:val="0"/>
          <w:marBottom w:val="0"/>
          <w:divBdr>
            <w:top w:val="none" w:sz="0" w:space="0" w:color="auto"/>
            <w:left w:val="none" w:sz="0" w:space="0" w:color="auto"/>
            <w:bottom w:val="none" w:sz="0" w:space="0" w:color="auto"/>
            <w:right w:val="none" w:sz="0" w:space="0" w:color="auto"/>
          </w:divBdr>
        </w:div>
        <w:div w:id="75834126">
          <w:marLeft w:val="480"/>
          <w:marRight w:val="0"/>
          <w:marTop w:val="0"/>
          <w:marBottom w:val="0"/>
          <w:divBdr>
            <w:top w:val="none" w:sz="0" w:space="0" w:color="auto"/>
            <w:left w:val="none" w:sz="0" w:space="0" w:color="auto"/>
            <w:bottom w:val="none" w:sz="0" w:space="0" w:color="auto"/>
            <w:right w:val="none" w:sz="0" w:space="0" w:color="auto"/>
          </w:divBdr>
        </w:div>
        <w:div w:id="176165123">
          <w:marLeft w:val="480"/>
          <w:marRight w:val="0"/>
          <w:marTop w:val="0"/>
          <w:marBottom w:val="0"/>
          <w:divBdr>
            <w:top w:val="none" w:sz="0" w:space="0" w:color="auto"/>
            <w:left w:val="none" w:sz="0" w:space="0" w:color="auto"/>
            <w:bottom w:val="none" w:sz="0" w:space="0" w:color="auto"/>
            <w:right w:val="none" w:sz="0" w:space="0" w:color="auto"/>
          </w:divBdr>
        </w:div>
        <w:div w:id="245770200">
          <w:marLeft w:val="480"/>
          <w:marRight w:val="0"/>
          <w:marTop w:val="0"/>
          <w:marBottom w:val="0"/>
          <w:divBdr>
            <w:top w:val="none" w:sz="0" w:space="0" w:color="auto"/>
            <w:left w:val="none" w:sz="0" w:space="0" w:color="auto"/>
            <w:bottom w:val="none" w:sz="0" w:space="0" w:color="auto"/>
            <w:right w:val="none" w:sz="0" w:space="0" w:color="auto"/>
          </w:divBdr>
        </w:div>
        <w:div w:id="301354097">
          <w:marLeft w:val="480"/>
          <w:marRight w:val="0"/>
          <w:marTop w:val="0"/>
          <w:marBottom w:val="0"/>
          <w:divBdr>
            <w:top w:val="none" w:sz="0" w:space="0" w:color="auto"/>
            <w:left w:val="none" w:sz="0" w:space="0" w:color="auto"/>
            <w:bottom w:val="none" w:sz="0" w:space="0" w:color="auto"/>
            <w:right w:val="none" w:sz="0" w:space="0" w:color="auto"/>
          </w:divBdr>
        </w:div>
        <w:div w:id="304236664">
          <w:marLeft w:val="480"/>
          <w:marRight w:val="0"/>
          <w:marTop w:val="0"/>
          <w:marBottom w:val="0"/>
          <w:divBdr>
            <w:top w:val="none" w:sz="0" w:space="0" w:color="auto"/>
            <w:left w:val="none" w:sz="0" w:space="0" w:color="auto"/>
            <w:bottom w:val="none" w:sz="0" w:space="0" w:color="auto"/>
            <w:right w:val="none" w:sz="0" w:space="0" w:color="auto"/>
          </w:divBdr>
        </w:div>
        <w:div w:id="339549343">
          <w:marLeft w:val="480"/>
          <w:marRight w:val="0"/>
          <w:marTop w:val="0"/>
          <w:marBottom w:val="0"/>
          <w:divBdr>
            <w:top w:val="none" w:sz="0" w:space="0" w:color="auto"/>
            <w:left w:val="none" w:sz="0" w:space="0" w:color="auto"/>
            <w:bottom w:val="none" w:sz="0" w:space="0" w:color="auto"/>
            <w:right w:val="none" w:sz="0" w:space="0" w:color="auto"/>
          </w:divBdr>
        </w:div>
        <w:div w:id="354818669">
          <w:marLeft w:val="480"/>
          <w:marRight w:val="0"/>
          <w:marTop w:val="0"/>
          <w:marBottom w:val="0"/>
          <w:divBdr>
            <w:top w:val="none" w:sz="0" w:space="0" w:color="auto"/>
            <w:left w:val="none" w:sz="0" w:space="0" w:color="auto"/>
            <w:bottom w:val="none" w:sz="0" w:space="0" w:color="auto"/>
            <w:right w:val="none" w:sz="0" w:space="0" w:color="auto"/>
          </w:divBdr>
        </w:div>
        <w:div w:id="363024331">
          <w:marLeft w:val="480"/>
          <w:marRight w:val="0"/>
          <w:marTop w:val="0"/>
          <w:marBottom w:val="0"/>
          <w:divBdr>
            <w:top w:val="none" w:sz="0" w:space="0" w:color="auto"/>
            <w:left w:val="none" w:sz="0" w:space="0" w:color="auto"/>
            <w:bottom w:val="none" w:sz="0" w:space="0" w:color="auto"/>
            <w:right w:val="none" w:sz="0" w:space="0" w:color="auto"/>
          </w:divBdr>
        </w:div>
        <w:div w:id="370737827">
          <w:marLeft w:val="480"/>
          <w:marRight w:val="0"/>
          <w:marTop w:val="0"/>
          <w:marBottom w:val="0"/>
          <w:divBdr>
            <w:top w:val="none" w:sz="0" w:space="0" w:color="auto"/>
            <w:left w:val="none" w:sz="0" w:space="0" w:color="auto"/>
            <w:bottom w:val="none" w:sz="0" w:space="0" w:color="auto"/>
            <w:right w:val="none" w:sz="0" w:space="0" w:color="auto"/>
          </w:divBdr>
        </w:div>
        <w:div w:id="392776427">
          <w:marLeft w:val="480"/>
          <w:marRight w:val="0"/>
          <w:marTop w:val="0"/>
          <w:marBottom w:val="0"/>
          <w:divBdr>
            <w:top w:val="none" w:sz="0" w:space="0" w:color="auto"/>
            <w:left w:val="none" w:sz="0" w:space="0" w:color="auto"/>
            <w:bottom w:val="none" w:sz="0" w:space="0" w:color="auto"/>
            <w:right w:val="none" w:sz="0" w:space="0" w:color="auto"/>
          </w:divBdr>
        </w:div>
        <w:div w:id="404767483">
          <w:marLeft w:val="480"/>
          <w:marRight w:val="0"/>
          <w:marTop w:val="0"/>
          <w:marBottom w:val="0"/>
          <w:divBdr>
            <w:top w:val="none" w:sz="0" w:space="0" w:color="auto"/>
            <w:left w:val="none" w:sz="0" w:space="0" w:color="auto"/>
            <w:bottom w:val="none" w:sz="0" w:space="0" w:color="auto"/>
            <w:right w:val="none" w:sz="0" w:space="0" w:color="auto"/>
          </w:divBdr>
        </w:div>
        <w:div w:id="427699636">
          <w:marLeft w:val="480"/>
          <w:marRight w:val="0"/>
          <w:marTop w:val="0"/>
          <w:marBottom w:val="0"/>
          <w:divBdr>
            <w:top w:val="none" w:sz="0" w:space="0" w:color="auto"/>
            <w:left w:val="none" w:sz="0" w:space="0" w:color="auto"/>
            <w:bottom w:val="none" w:sz="0" w:space="0" w:color="auto"/>
            <w:right w:val="none" w:sz="0" w:space="0" w:color="auto"/>
          </w:divBdr>
        </w:div>
        <w:div w:id="442850277">
          <w:marLeft w:val="480"/>
          <w:marRight w:val="0"/>
          <w:marTop w:val="0"/>
          <w:marBottom w:val="0"/>
          <w:divBdr>
            <w:top w:val="none" w:sz="0" w:space="0" w:color="auto"/>
            <w:left w:val="none" w:sz="0" w:space="0" w:color="auto"/>
            <w:bottom w:val="none" w:sz="0" w:space="0" w:color="auto"/>
            <w:right w:val="none" w:sz="0" w:space="0" w:color="auto"/>
          </w:divBdr>
        </w:div>
        <w:div w:id="509419208">
          <w:marLeft w:val="480"/>
          <w:marRight w:val="0"/>
          <w:marTop w:val="0"/>
          <w:marBottom w:val="0"/>
          <w:divBdr>
            <w:top w:val="none" w:sz="0" w:space="0" w:color="auto"/>
            <w:left w:val="none" w:sz="0" w:space="0" w:color="auto"/>
            <w:bottom w:val="none" w:sz="0" w:space="0" w:color="auto"/>
            <w:right w:val="none" w:sz="0" w:space="0" w:color="auto"/>
          </w:divBdr>
        </w:div>
        <w:div w:id="540943562">
          <w:marLeft w:val="480"/>
          <w:marRight w:val="0"/>
          <w:marTop w:val="0"/>
          <w:marBottom w:val="0"/>
          <w:divBdr>
            <w:top w:val="none" w:sz="0" w:space="0" w:color="auto"/>
            <w:left w:val="none" w:sz="0" w:space="0" w:color="auto"/>
            <w:bottom w:val="none" w:sz="0" w:space="0" w:color="auto"/>
            <w:right w:val="none" w:sz="0" w:space="0" w:color="auto"/>
          </w:divBdr>
        </w:div>
        <w:div w:id="599486682">
          <w:marLeft w:val="480"/>
          <w:marRight w:val="0"/>
          <w:marTop w:val="0"/>
          <w:marBottom w:val="0"/>
          <w:divBdr>
            <w:top w:val="none" w:sz="0" w:space="0" w:color="auto"/>
            <w:left w:val="none" w:sz="0" w:space="0" w:color="auto"/>
            <w:bottom w:val="none" w:sz="0" w:space="0" w:color="auto"/>
            <w:right w:val="none" w:sz="0" w:space="0" w:color="auto"/>
          </w:divBdr>
        </w:div>
        <w:div w:id="606087101">
          <w:marLeft w:val="480"/>
          <w:marRight w:val="0"/>
          <w:marTop w:val="0"/>
          <w:marBottom w:val="0"/>
          <w:divBdr>
            <w:top w:val="none" w:sz="0" w:space="0" w:color="auto"/>
            <w:left w:val="none" w:sz="0" w:space="0" w:color="auto"/>
            <w:bottom w:val="none" w:sz="0" w:space="0" w:color="auto"/>
            <w:right w:val="none" w:sz="0" w:space="0" w:color="auto"/>
          </w:divBdr>
        </w:div>
        <w:div w:id="639118610">
          <w:marLeft w:val="480"/>
          <w:marRight w:val="0"/>
          <w:marTop w:val="0"/>
          <w:marBottom w:val="0"/>
          <w:divBdr>
            <w:top w:val="none" w:sz="0" w:space="0" w:color="auto"/>
            <w:left w:val="none" w:sz="0" w:space="0" w:color="auto"/>
            <w:bottom w:val="none" w:sz="0" w:space="0" w:color="auto"/>
            <w:right w:val="none" w:sz="0" w:space="0" w:color="auto"/>
          </w:divBdr>
        </w:div>
        <w:div w:id="646934935">
          <w:marLeft w:val="480"/>
          <w:marRight w:val="0"/>
          <w:marTop w:val="0"/>
          <w:marBottom w:val="0"/>
          <w:divBdr>
            <w:top w:val="none" w:sz="0" w:space="0" w:color="auto"/>
            <w:left w:val="none" w:sz="0" w:space="0" w:color="auto"/>
            <w:bottom w:val="none" w:sz="0" w:space="0" w:color="auto"/>
            <w:right w:val="none" w:sz="0" w:space="0" w:color="auto"/>
          </w:divBdr>
        </w:div>
        <w:div w:id="678585370">
          <w:marLeft w:val="480"/>
          <w:marRight w:val="0"/>
          <w:marTop w:val="0"/>
          <w:marBottom w:val="0"/>
          <w:divBdr>
            <w:top w:val="none" w:sz="0" w:space="0" w:color="auto"/>
            <w:left w:val="none" w:sz="0" w:space="0" w:color="auto"/>
            <w:bottom w:val="none" w:sz="0" w:space="0" w:color="auto"/>
            <w:right w:val="none" w:sz="0" w:space="0" w:color="auto"/>
          </w:divBdr>
        </w:div>
        <w:div w:id="823552156">
          <w:marLeft w:val="480"/>
          <w:marRight w:val="0"/>
          <w:marTop w:val="0"/>
          <w:marBottom w:val="0"/>
          <w:divBdr>
            <w:top w:val="none" w:sz="0" w:space="0" w:color="auto"/>
            <w:left w:val="none" w:sz="0" w:space="0" w:color="auto"/>
            <w:bottom w:val="none" w:sz="0" w:space="0" w:color="auto"/>
            <w:right w:val="none" w:sz="0" w:space="0" w:color="auto"/>
          </w:divBdr>
        </w:div>
        <w:div w:id="839083526">
          <w:marLeft w:val="480"/>
          <w:marRight w:val="0"/>
          <w:marTop w:val="0"/>
          <w:marBottom w:val="0"/>
          <w:divBdr>
            <w:top w:val="none" w:sz="0" w:space="0" w:color="auto"/>
            <w:left w:val="none" w:sz="0" w:space="0" w:color="auto"/>
            <w:bottom w:val="none" w:sz="0" w:space="0" w:color="auto"/>
            <w:right w:val="none" w:sz="0" w:space="0" w:color="auto"/>
          </w:divBdr>
        </w:div>
        <w:div w:id="887257332">
          <w:marLeft w:val="480"/>
          <w:marRight w:val="0"/>
          <w:marTop w:val="0"/>
          <w:marBottom w:val="0"/>
          <w:divBdr>
            <w:top w:val="none" w:sz="0" w:space="0" w:color="auto"/>
            <w:left w:val="none" w:sz="0" w:space="0" w:color="auto"/>
            <w:bottom w:val="none" w:sz="0" w:space="0" w:color="auto"/>
            <w:right w:val="none" w:sz="0" w:space="0" w:color="auto"/>
          </w:divBdr>
        </w:div>
        <w:div w:id="935745685">
          <w:marLeft w:val="480"/>
          <w:marRight w:val="0"/>
          <w:marTop w:val="0"/>
          <w:marBottom w:val="0"/>
          <w:divBdr>
            <w:top w:val="none" w:sz="0" w:space="0" w:color="auto"/>
            <w:left w:val="none" w:sz="0" w:space="0" w:color="auto"/>
            <w:bottom w:val="none" w:sz="0" w:space="0" w:color="auto"/>
            <w:right w:val="none" w:sz="0" w:space="0" w:color="auto"/>
          </w:divBdr>
        </w:div>
        <w:div w:id="1005010253">
          <w:marLeft w:val="480"/>
          <w:marRight w:val="0"/>
          <w:marTop w:val="0"/>
          <w:marBottom w:val="0"/>
          <w:divBdr>
            <w:top w:val="none" w:sz="0" w:space="0" w:color="auto"/>
            <w:left w:val="none" w:sz="0" w:space="0" w:color="auto"/>
            <w:bottom w:val="none" w:sz="0" w:space="0" w:color="auto"/>
            <w:right w:val="none" w:sz="0" w:space="0" w:color="auto"/>
          </w:divBdr>
        </w:div>
        <w:div w:id="1082028391">
          <w:marLeft w:val="480"/>
          <w:marRight w:val="0"/>
          <w:marTop w:val="0"/>
          <w:marBottom w:val="0"/>
          <w:divBdr>
            <w:top w:val="none" w:sz="0" w:space="0" w:color="auto"/>
            <w:left w:val="none" w:sz="0" w:space="0" w:color="auto"/>
            <w:bottom w:val="none" w:sz="0" w:space="0" w:color="auto"/>
            <w:right w:val="none" w:sz="0" w:space="0" w:color="auto"/>
          </w:divBdr>
        </w:div>
        <w:div w:id="1084258054">
          <w:marLeft w:val="480"/>
          <w:marRight w:val="0"/>
          <w:marTop w:val="0"/>
          <w:marBottom w:val="0"/>
          <w:divBdr>
            <w:top w:val="none" w:sz="0" w:space="0" w:color="auto"/>
            <w:left w:val="none" w:sz="0" w:space="0" w:color="auto"/>
            <w:bottom w:val="none" w:sz="0" w:space="0" w:color="auto"/>
            <w:right w:val="none" w:sz="0" w:space="0" w:color="auto"/>
          </w:divBdr>
        </w:div>
        <w:div w:id="1105541130">
          <w:marLeft w:val="480"/>
          <w:marRight w:val="0"/>
          <w:marTop w:val="0"/>
          <w:marBottom w:val="0"/>
          <w:divBdr>
            <w:top w:val="none" w:sz="0" w:space="0" w:color="auto"/>
            <w:left w:val="none" w:sz="0" w:space="0" w:color="auto"/>
            <w:bottom w:val="none" w:sz="0" w:space="0" w:color="auto"/>
            <w:right w:val="none" w:sz="0" w:space="0" w:color="auto"/>
          </w:divBdr>
        </w:div>
        <w:div w:id="1114639758">
          <w:marLeft w:val="480"/>
          <w:marRight w:val="0"/>
          <w:marTop w:val="0"/>
          <w:marBottom w:val="0"/>
          <w:divBdr>
            <w:top w:val="none" w:sz="0" w:space="0" w:color="auto"/>
            <w:left w:val="none" w:sz="0" w:space="0" w:color="auto"/>
            <w:bottom w:val="none" w:sz="0" w:space="0" w:color="auto"/>
            <w:right w:val="none" w:sz="0" w:space="0" w:color="auto"/>
          </w:divBdr>
        </w:div>
        <w:div w:id="1154905729">
          <w:marLeft w:val="480"/>
          <w:marRight w:val="0"/>
          <w:marTop w:val="0"/>
          <w:marBottom w:val="0"/>
          <w:divBdr>
            <w:top w:val="none" w:sz="0" w:space="0" w:color="auto"/>
            <w:left w:val="none" w:sz="0" w:space="0" w:color="auto"/>
            <w:bottom w:val="none" w:sz="0" w:space="0" w:color="auto"/>
            <w:right w:val="none" w:sz="0" w:space="0" w:color="auto"/>
          </w:divBdr>
        </w:div>
        <w:div w:id="1238050984">
          <w:marLeft w:val="480"/>
          <w:marRight w:val="0"/>
          <w:marTop w:val="0"/>
          <w:marBottom w:val="0"/>
          <w:divBdr>
            <w:top w:val="none" w:sz="0" w:space="0" w:color="auto"/>
            <w:left w:val="none" w:sz="0" w:space="0" w:color="auto"/>
            <w:bottom w:val="none" w:sz="0" w:space="0" w:color="auto"/>
            <w:right w:val="none" w:sz="0" w:space="0" w:color="auto"/>
          </w:divBdr>
        </w:div>
        <w:div w:id="1307198250">
          <w:marLeft w:val="480"/>
          <w:marRight w:val="0"/>
          <w:marTop w:val="0"/>
          <w:marBottom w:val="0"/>
          <w:divBdr>
            <w:top w:val="none" w:sz="0" w:space="0" w:color="auto"/>
            <w:left w:val="none" w:sz="0" w:space="0" w:color="auto"/>
            <w:bottom w:val="none" w:sz="0" w:space="0" w:color="auto"/>
            <w:right w:val="none" w:sz="0" w:space="0" w:color="auto"/>
          </w:divBdr>
        </w:div>
        <w:div w:id="1333020816">
          <w:marLeft w:val="480"/>
          <w:marRight w:val="0"/>
          <w:marTop w:val="0"/>
          <w:marBottom w:val="0"/>
          <w:divBdr>
            <w:top w:val="none" w:sz="0" w:space="0" w:color="auto"/>
            <w:left w:val="none" w:sz="0" w:space="0" w:color="auto"/>
            <w:bottom w:val="none" w:sz="0" w:space="0" w:color="auto"/>
            <w:right w:val="none" w:sz="0" w:space="0" w:color="auto"/>
          </w:divBdr>
        </w:div>
        <w:div w:id="1487699913">
          <w:marLeft w:val="480"/>
          <w:marRight w:val="0"/>
          <w:marTop w:val="0"/>
          <w:marBottom w:val="0"/>
          <w:divBdr>
            <w:top w:val="none" w:sz="0" w:space="0" w:color="auto"/>
            <w:left w:val="none" w:sz="0" w:space="0" w:color="auto"/>
            <w:bottom w:val="none" w:sz="0" w:space="0" w:color="auto"/>
            <w:right w:val="none" w:sz="0" w:space="0" w:color="auto"/>
          </w:divBdr>
        </w:div>
        <w:div w:id="1487892897">
          <w:marLeft w:val="480"/>
          <w:marRight w:val="0"/>
          <w:marTop w:val="0"/>
          <w:marBottom w:val="0"/>
          <w:divBdr>
            <w:top w:val="none" w:sz="0" w:space="0" w:color="auto"/>
            <w:left w:val="none" w:sz="0" w:space="0" w:color="auto"/>
            <w:bottom w:val="none" w:sz="0" w:space="0" w:color="auto"/>
            <w:right w:val="none" w:sz="0" w:space="0" w:color="auto"/>
          </w:divBdr>
        </w:div>
        <w:div w:id="1516772295">
          <w:marLeft w:val="480"/>
          <w:marRight w:val="0"/>
          <w:marTop w:val="0"/>
          <w:marBottom w:val="0"/>
          <w:divBdr>
            <w:top w:val="none" w:sz="0" w:space="0" w:color="auto"/>
            <w:left w:val="none" w:sz="0" w:space="0" w:color="auto"/>
            <w:bottom w:val="none" w:sz="0" w:space="0" w:color="auto"/>
            <w:right w:val="none" w:sz="0" w:space="0" w:color="auto"/>
          </w:divBdr>
        </w:div>
        <w:div w:id="1557813038">
          <w:marLeft w:val="480"/>
          <w:marRight w:val="0"/>
          <w:marTop w:val="0"/>
          <w:marBottom w:val="0"/>
          <w:divBdr>
            <w:top w:val="none" w:sz="0" w:space="0" w:color="auto"/>
            <w:left w:val="none" w:sz="0" w:space="0" w:color="auto"/>
            <w:bottom w:val="none" w:sz="0" w:space="0" w:color="auto"/>
            <w:right w:val="none" w:sz="0" w:space="0" w:color="auto"/>
          </w:divBdr>
        </w:div>
        <w:div w:id="1558936415">
          <w:marLeft w:val="480"/>
          <w:marRight w:val="0"/>
          <w:marTop w:val="0"/>
          <w:marBottom w:val="0"/>
          <w:divBdr>
            <w:top w:val="none" w:sz="0" w:space="0" w:color="auto"/>
            <w:left w:val="none" w:sz="0" w:space="0" w:color="auto"/>
            <w:bottom w:val="none" w:sz="0" w:space="0" w:color="auto"/>
            <w:right w:val="none" w:sz="0" w:space="0" w:color="auto"/>
          </w:divBdr>
        </w:div>
        <w:div w:id="1588415507">
          <w:marLeft w:val="480"/>
          <w:marRight w:val="0"/>
          <w:marTop w:val="0"/>
          <w:marBottom w:val="0"/>
          <w:divBdr>
            <w:top w:val="none" w:sz="0" w:space="0" w:color="auto"/>
            <w:left w:val="none" w:sz="0" w:space="0" w:color="auto"/>
            <w:bottom w:val="none" w:sz="0" w:space="0" w:color="auto"/>
            <w:right w:val="none" w:sz="0" w:space="0" w:color="auto"/>
          </w:divBdr>
        </w:div>
        <w:div w:id="1609653718">
          <w:marLeft w:val="480"/>
          <w:marRight w:val="0"/>
          <w:marTop w:val="0"/>
          <w:marBottom w:val="0"/>
          <w:divBdr>
            <w:top w:val="none" w:sz="0" w:space="0" w:color="auto"/>
            <w:left w:val="none" w:sz="0" w:space="0" w:color="auto"/>
            <w:bottom w:val="none" w:sz="0" w:space="0" w:color="auto"/>
            <w:right w:val="none" w:sz="0" w:space="0" w:color="auto"/>
          </w:divBdr>
        </w:div>
        <w:div w:id="1650673905">
          <w:marLeft w:val="480"/>
          <w:marRight w:val="0"/>
          <w:marTop w:val="0"/>
          <w:marBottom w:val="0"/>
          <w:divBdr>
            <w:top w:val="none" w:sz="0" w:space="0" w:color="auto"/>
            <w:left w:val="none" w:sz="0" w:space="0" w:color="auto"/>
            <w:bottom w:val="none" w:sz="0" w:space="0" w:color="auto"/>
            <w:right w:val="none" w:sz="0" w:space="0" w:color="auto"/>
          </w:divBdr>
        </w:div>
        <w:div w:id="1675954713">
          <w:marLeft w:val="480"/>
          <w:marRight w:val="0"/>
          <w:marTop w:val="0"/>
          <w:marBottom w:val="0"/>
          <w:divBdr>
            <w:top w:val="none" w:sz="0" w:space="0" w:color="auto"/>
            <w:left w:val="none" w:sz="0" w:space="0" w:color="auto"/>
            <w:bottom w:val="none" w:sz="0" w:space="0" w:color="auto"/>
            <w:right w:val="none" w:sz="0" w:space="0" w:color="auto"/>
          </w:divBdr>
        </w:div>
        <w:div w:id="1722633519">
          <w:marLeft w:val="480"/>
          <w:marRight w:val="0"/>
          <w:marTop w:val="0"/>
          <w:marBottom w:val="0"/>
          <w:divBdr>
            <w:top w:val="none" w:sz="0" w:space="0" w:color="auto"/>
            <w:left w:val="none" w:sz="0" w:space="0" w:color="auto"/>
            <w:bottom w:val="none" w:sz="0" w:space="0" w:color="auto"/>
            <w:right w:val="none" w:sz="0" w:space="0" w:color="auto"/>
          </w:divBdr>
        </w:div>
        <w:div w:id="1785928641">
          <w:marLeft w:val="480"/>
          <w:marRight w:val="0"/>
          <w:marTop w:val="0"/>
          <w:marBottom w:val="0"/>
          <w:divBdr>
            <w:top w:val="none" w:sz="0" w:space="0" w:color="auto"/>
            <w:left w:val="none" w:sz="0" w:space="0" w:color="auto"/>
            <w:bottom w:val="none" w:sz="0" w:space="0" w:color="auto"/>
            <w:right w:val="none" w:sz="0" w:space="0" w:color="auto"/>
          </w:divBdr>
        </w:div>
        <w:div w:id="1837718939">
          <w:marLeft w:val="480"/>
          <w:marRight w:val="0"/>
          <w:marTop w:val="0"/>
          <w:marBottom w:val="0"/>
          <w:divBdr>
            <w:top w:val="none" w:sz="0" w:space="0" w:color="auto"/>
            <w:left w:val="none" w:sz="0" w:space="0" w:color="auto"/>
            <w:bottom w:val="none" w:sz="0" w:space="0" w:color="auto"/>
            <w:right w:val="none" w:sz="0" w:space="0" w:color="auto"/>
          </w:divBdr>
        </w:div>
        <w:div w:id="1907297989">
          <w:marLeft w:val="480"/>
          <w:marRight w:val="0"/>
          <w:marTop w:val="0"/>
          <w:marBottom w:val="0"/>
          <w:divBdr>
            <w:top w:val="none" w:sz="0" w:space="0" w:color="auto"/>
            <w:left w:val="none" w:sz="0" w:space="0" w:color="auto"/>
            <w:bottom w:val="none" w:sz="0" w:space="0" w:color="auto"/>
            <w:right w:val="none" w:sz="0" w:space="0" w:color="auto"/>
          </w:divBdr>
        </w:div>
        <w:div w:id="1939867619">
          <w:marLeft w:val="480"/>
          <w:marRight w:val="0"/>
          <w:marTop w:val="0"/>
          <w:marBottom w:val="0"/>
          <w:divBdr>
            <w:top w:val="none" w:sz="0" w:space="0" w:color="auto"/>
            <w:left w:val="none" w:sz="0" w:space="0" w:color="auto"/>
            <w:bottom w:val="none" w:sz="0" w:space="0" w:color="auto"/>
            <w:right w:val="none" w:sz="0" w:space="0" w:color="auto"/>
          </w:divBdr>
        </w:div>
        <w:div w:id="1992446236">
          <w:marLeft w:val="480"/>
          <w:marRight w:val="0"/>
          <w:marTop w:val="0"/>
          <w:marBottom w:val="0"/>
          <w:divBdr>
            <w:top w:val="none" w:sz="0" w:space="0" w:color="auto"/>
            <w:left w:val="none" w:sz="0" w:space="0" w:color="auto"/>
            <w:bottom w:val="none" w:sz="0" w:space="0" w:color="auto"/>
            <w:right w:val="none" w:sz="0" w:space="0" w:color="auto"/>
          </w:divBdr>
        </w:div>
        <w:div w:id="2054502583">
          <w:marLeft w:val="480"/>
          <w:marRight w:val="0"/>
          <w:marTop w:val="0"/>
          <w:marBottom w:val="0"/>
          <w:divBdr>
            <w:top w:val="none" w:sz="0" w:space="0" w:color="auto"/>
            <w:left w:val="none" w:sz="0" w:space="0" w:color="auto"/>
            <w:bottom w:val="none" w:sz="0" w:space="0" w:color="auto"/>
            <w:right w:val="none" w:sz="0" w:space="0" w:color="auto"/>
          </w:divBdr>
        </w:div>
        <w:div w:id="2108307358">
          <w:marLeft w:val="480"/>
          <w:marRight w:val="0"/>
          <w:marTop w:val="0"/>
          <w:marBottom w:val="0"/>
          <w:divBdr>
            <w:top w:val="none" w:sz="0" w:space="0" w:color="auto"/>
            <w:left w:val="none" w:sz="0" w:space="0" w:color="auto"/>
            <w:bottom w:val="none" w:sz="0" w:space="0" w:color="auto"/>
            <w:right w:val="none" w:sz="0" w:space="0" w:color="auto"/>
          </w:divBdr>
        </w:div>
      </w:divsChild>
    </w:div>
    <w:div w:id="395931812">
      <w:marLeft w:val="480"/>
      <w:marRight w:val="0"/>
      <w:marTop w:val="0"/>
      <w:marBottom w:val="0"/>
      <w:divBdr>
        <w:top w:val="none" w:sz="0" w:space="0" w:color="auto"/>
        <w:left w:val="none" w:sz="0" w:space="0" w:color="auto"/>
        <w:bottom w:val="none" w:sz="0" w:space="0" w:color="auto"/>
        <w:right w:val="none" w:sz="0" w:space="0" w:color="auto"/>
      </w:divBdr>
    </w:div>
    <w:div w:id="396167629">
      <w:marLeft w:val="480"/>
      <w:marRight w:val="0"/>
      <w:marTop w:val="0"/>
      <w:marBottom w:val="0"/>
      <w:divBdr>
        <w:top w:val="none" w:sz="0" w:space="0" w:color="auto"/>
        <w:left w:val="none" w:sz="0" w:space="0" w:color="auto"/>
        <w:bottom w:val="none" w:sz="0" w:space="0" w:color="auto"/>
        <w:right w:val="none" w:sz="0" w:space="0" w:color="auto"/>
      </w:divBdr>
    </w:div>
    <w:div w:id="396636980">
      <w:bodyDiv w:val="1"/>
      <w:marLeft w:val="0"/>
      <w:marRight w:val="0"/>
      <w:marTop w:val="0"/>
      <w:marBottom w:val="0"/>
      <w:divBdr>
        <w:top w:val="none" w:sz="0" w:space="0" w:color="auto"/>
        <w:left w:val="none" w:sz="0" w:space="0" w:color="auto"/>
        <w:bottom w:val="none" w:sz="0" w:space="0" w:color="auto"/>
        <w:right w:val="none" w:sz="0" w:space="0" w:color="auto"/>
      </w:divBdr>
    </w:div>
    <w:div w:id="397637072">
      <w:bodyDiv w:val="1"/>
      <w:marLeft w:val="0"/>
      <w:marRight w:val="0"/>
      <w:marTop w:val="0"/>
      <w:marBottom w:val="0"/>
      <w:divBdr>
        <w:top w:val="none" w:sz="0" w:space="0" w:color="auto"/>
        <w:left w:val="none" w:sz="0" w:space="0" w:color="auto"/>
        <w:bottom w:val="none" w:sz="0" w:space="0" w:color="auto"/>
        <w:right w:val="none" w:sz="0" w:space="0" w:color="auto"/>
      </w:divBdr>
      <w:divsChild>
        <w:div w:id="10108254">
          <w:marLeft w:val="480"/>
          <w:marRight w:val="0"/>
          <w:marTop w:val="0"/>
          <w:marBottom w:val="0"/>
          <w:divBdr>
            <w:top w:val="none" w:sz="0" w:space="0" w:color="auto"/>
            <w:left w:val="none" w:sz="0" w:space="0" w:color="auto"/>
            <w:bottom w:val="none" w:sz="0" w:space="0" w:color="auto"/>
            <w:right w:val="none" w:sz="0" w:space="0" w:color="auto"/>
          </w:divBdr>
        </w:div>
        <w:div w:id="57434919">
          <w:marLeft w:val="480"/>
          <w:marRight w:val="0"/>
          <w:marTop w:val="0"/>
          <w:marBottom w:val="0"/>
          <w:divBdr>
            <w:top w:val="none" w:sz="0" w:space="0" w:color="auto"/>
            <w:left w:val="none" w:sz="0" w:space="0" w:color="auto"/>
            <w:bottom w:val="none" w:sz="0" w:space="0" w:color="auto"/>
            <w:right w:val="none" w:sz="0" w:space="0" w:color="auto"/>
          </w:divBdr>
        </w:div>
        <w:div w:id="80105558">
          <w:marLeft w:val="480"/>
          <w:marRight w:val="0"/>
          <w:marTop w:val="0"/>
          <w:marBottom w:val="0"/>
          <w:divBdr>
            <w:top w:val="none" w:sz="0" w:space="0" w:color="auto"/>
            <w:left w:val="none" w:sz="0" w:space="0" w:color="auto"/>
            <w:bottom w:val="none" w:sz="0" w:space="0" w:color="auto"/>
            <w:right w:val="none" w:sz="0" w:space="0" w:color="auto"/>
          </w:divBdr>
        </w:div>
        <w:div w:id="108428619">
          <w:marLeft w:val="480"/>
          <w:marRight w:val="0"/>
          <w:marTop w:val="0"/>
          <w:marBottom w:val="0"/>
          <w:divBdr>
            <w:top w:val="none" w:sz="0" w:space="0" w:color="auto"/>
            <w:left w:val="none" w:sz="0" w:space="0" w:color="auto"/>
            <w:bottom w:val="none" w:sz="0" w:space="0" w:color="auto"/>
            <w:right w:val="none" w:sz="0" w:space="0" w:color="auto"/>
          </w:divBdr>
        </w:div>
        <w:div w:id="143662046">
          <w:marLeft w:val="480"/>
          <w:marRight w:val="0"/>
          <w:marTop w:val="0"/>
          <w:marBottom w:val="0"/>
          <w:divBdr>
            <w:top w:val="none" w:sz="0" w:space="0" w:color="auto"/>
            <w:left w:val="none" w:sz="0" w:space="0" w:color="auto"/>
            <w:bottom w:val="none" w:sz="0" w:space="0" w:color="auto"/>
            <w:right w:val="none" w:sz="0" w:space="0" w:color="auto"/>
          </w:divBdr>
        </w:div>
        <w:div w:id="150483984">
          <w:marLeft w:val="480"/>
          <w:marRight w:val="0"/>
          <w:marTop w:val="0"/>
          <w:marBottom w:val="0"/>
          <w:divBdr>
            <w:top w:val="none" w:sz="0" w:space="0" w:color="auto"/>
            <w:left w:val="none" w:sz="0" w:space="0" w:color="auto"/>
            <w:bottom w:val="none" w:sz="0" w:space="0" w:color="auto"/>
            <w:right w:val="none" w:sz="0" w:space="0" w:color="auto"/>
          </w:divBdr>
        </w:div>
        <w:div w:id="151334925">
          <w:marLeft w:val="480"/>
          <w:marRight w:val="0"/>
          <w:marTop w:val="0"/>
          <w:marBottom w:val="0"/>
          <w:divBdr>
            <w:top w:val="none" w:sz="0" w:space="0" w:color="auto"/>
            <w:left w:val="none" w:sz="0" w:space="0" w:color="auto"/>
            <w:bottom w:val="none" w:sz="0" w:space="0" w:color="auto"/>
            <w:right w:val="none" w:sz="0" w:space="0" w:color="auto"/>
          </w:divBdr>
        </w:div>
        <w:div w:id="181167384">
          <w:marLeft w:val="480"/>
          <w:marRight w:val="0"/>
          <w:marTop w:val="0"/>
          <w:marBottom w:val="0"/>
          <w:divBdr>
            <w:top w:val="none" w:sz="0" w:space="0" w:color="auto"/>
            <w:left w:val="none" w:sz="0" w:space="0" w:color="auto"/>
            <w:bottom w:val="none" w:sz="0" w:space="0" w:color="auto"/>
            <w:right w:val="none" w:sz="0" w:space="0" w:color="auto"/>
          </w:divBdr>
        </w:div>
        <w:div w:id="317157107">
          <w:marLeft w:val="480"/>
          <w:marRight w:val="0"/>
          <w:marTop w:val="0"/>
          <w:marBottom w:val="0"/>
          <w:divBdr>
            <w:top w:val="none" w:sz="0" w:space="0" w:color="auto"/>
            <w:left w:val="none" w:sz="0" w:space="0" w:color="auto"/>
            <w:bottom w:val="none" w:sz="0" w:space="0" w:color="auto"/>
            <w:right w:val="none" w:sz="0" w:space="0" w:color="auto"/>
          </w:divBdr>
        </w:div>
        <w:div w:id="461119413">
          <w:marLeft w:val="480"/>
          <w:marRight w:val="0"/>
          <w:marTop w:val="0"/>
          <w:marBottom w:val="0"/>
          <w:divBdr>
            <w:top w:val="none" w:sz="0" w:space="0" w:color="auto"/>
            <w:left w:val="none" w:sz="0" w:space="0" w:color="auto"/>
            <w:bottom w:val="none" w:sz="0" w:space="0" w:color="auto"/>
            <w:right w:val="none" w:sz="0" w:space="0" w:color="auto"/>
          </w:divBdr>
        </w:div>
        <w:div w:id="557857171">
          <w:marLeft w:val="480"/>
          <w:marRight w:val="0"/>
          <w:marTop w:val="0"/>
          <w:marBottom w:val="0"/>
          <w:divBdr>
            <w:top w:val="none" w:sz="0" w:space="0" w:color="auto"/>
            <w:left w:val="none" w:sz="0" w:space="0" w:color="auto"/>
            <w:bottom w:val="none" w:sz="0" w:space="0" w:color="auto"/>
            <w:right w:val="none" w:sz="0" w:space="0" w:color="auto"/>
          </w:divBdr>
        </w:div>
        <w:div w:id="585265053">
          <w:marLeft w:val="480"/>
          <w:marRight w:val="0"/>
          <w:marTop w:val="0"/>
          <w:marBottom w:val="0"/>
          <w:divBdr>
            <w:top w:val="none" w:sz="0" w:space="0" w:color="auto"/>
            <w:left w:val="none" w:sz="0" w:space="0" w:color="auto"/>
            <w:bottom w:val="none" w:sz="0" w:space="0" w:color="auto"/>
            <w:right w:val="none" w:sz="0" w:space="0" w:color="auto"/>
          </w:divBdr>
        </w:div>
        <w:div w:id="595598071">
          <w:marLeft w:val="480"/>
          <w:marRight w:val="0"/>
          <w:marTop w:val="0"/>
          <w:marBottom w:val="0"/>
          <w:divBdr>
            <w:top w:val="none" w:sz="0" w:space="0" w:color="auto"/>
            <w:left w:val="none" w:sz="0" w:space="0" w:color="auto"/>
            <w:bottom w:val="none" w:sz="0" w:space="0" w:color="auto"/>
            <w:right w:val="none" w:sz="0" w:space="0" w:color="auto"/>
          </w:divBdr>
        </w:div>
        <w:div w:id="600723537">
          <w:marLeft w:val="480"/>
          <w:marRight w:val="0"/>
          <w:marTop w:val="0"/>
          <w:marBottom w:val="0"/>
          <w:divBdr>
            <w:top w:val="none" w:sz="0" w:space="0" w:color="auto"/>
            <w:left w:val="none" w:sz="0" w:space="0" w:color="auto"/>
            <w:bottom w:val="none" w:sz="0" w:space="0" w:color="auto"/>
            <w:right w:val="none" w:sz="0" w:space="0" w:color="auto"/>
          </w:divBdr>
        </w:div>
        <w:div w:id="633147085">
          <w:marLeft w:val="480"/>
          <w:marRight w:val="0"/>
          <w:marTop w:val="0"/>
          <w:marBottom w:val="0"/>
          <w:divBdr>
            <w:top w:val="none" w:sz="0" w:space="0" w:color="auto"/>
            <w:left w:val="none" w:sz="0" w:space="0" w:color="auto"/>
            <w:bottom w:val="none" w:sz="0" w:space="0" w:color="auto"/>
            <w:right w:val="none" w:sz="0" w:space="0" w:color="auto"/>
          </w:divBdr>
        </w:div>
        <w:div w:id="634718144">
          <w:marLeft w:val="480"/>
          <w:marRight w:val="0"/>
          <w:marTop w:val="0"/>
          <w:marBottom w:val="0"/>
          <w:divBdr>
            <w:top w:val="none" w:sz="0" w:space="0" w:color="auto"/>
            <w:left w:val="none" w:sz="0" w:space="0" w:color="auto"/>
            <w:bottom w:val="none" w:sz="0" w:space="0" w:color="auto"/>
            <w:right w:val="none" w:sz="0" w:space="0" w:color="auto"/>
          </w:divBdr>
        </w:div>
        <w:div w:id="650333005">
          <w:marLeft w:val="480"/>
          <w:marRight w:val="0"/>
          <w:marTop w:val="0"/>
          <w:marBottom w:val="0"/>
          <w:divBdr>
            <w:top w:val="none" w:sz="0" w:space="0" w:color="auto"/>
            <w:left w:val="none" w:sz="0" w:space="0" w:color="auto"/>
            <w:bottom w:val="none" w:sz="0" w:space="0" w:color="auto"/>
            <w:right w:val="none" w:sz="0" w:space="0" w:color="auto"/>
          </w:divBdr>
        </w:div>
        <w:div w:id="655498381">
          <w:marLeft w:val="480"/>
          <w:marRight w:val="0"/>
          <w:marTop w:val="0"/>
          <w:marBottom w:val="0"/>
          <w:divBdr>
            <w:top w:val="none" w:sz="0" w:space="0" w:color="auto"/>
            <w:left w:val="none" w:sz="0" w:space="0" w:color="auto"/>
            <w:bottom w:val="none" w:sz="0" w:space="0" w:color="auto"/>
            <w:right w:val="none" w:sz="0" w:space="0" w:color="auto"/>
          </w:divBdr>
        </w:div>
        <w:div w:id="671176737">
          <w:marLeft w:val="480"/>
          <w:marRight w:val="0"/>
          <w:marTop w:val="0"/>
          <w:marBottom w:val="0"/>
          <w:divBdr>
            <w:top w:val="none" w:sz="0" w:space="0" w:color="auto"/>
            <w:left w:val="none" w:sz="0" w:space="0" w:color="auto"/>
            <w:bottom w:val="none" w:sz="0" w:space="0" w:color="auto"/>
            <w:right w:val="none" w:sz="0" w:space="0" w:color="auto"/>
          </w:divBdr>
        </w:div>
        <w:div w:id="699284180">
          <w:marLeft w:val="480"/>
          <w:marRight w:val="0"/>
          <w:marTop w:val="0"/>
          <w:marBottom w:val="0"/>
          <w:divBdr>
            <w:top w:val="none" w:sz="0" w:space="0" w:color="auto"/>
            <w:left w:val="none" w:sz="0" w:space="0" w:color="auto"/>
            <w:bottom w:val="none" w:sz="0" w:space="0" w:color="auto"/>
            <w:right w:val="none" w:sz="0" w:space="0" w:color="auto"/>
          </w:divBdr>
        </w:div>
        <w:div w:id="710764715">
          <w:marLeft w:val="480"/>
          <w:marRight w:val="0"/>
          <w:marTop w:val="0"/>
          <w:marBottom w:val="0"/>
          <w:divBdr>
            <w:top w:val="none" w:sz="0" w:space="0" w:color="auto"/>
            <w:left w:val="none" w:sz="0" w:space="0" w:color="auto"/>
            <w:bottom w:val="none" w:sz="0" w:space="0" w:color="auto"/>
            <w:right w:val="none" w:sz="0" w:space="0" w:color="auto"/>
          </w:divBdr>
        </w:div>
        <w:div w:id="732048125">
          <w:marLeft w:val="480"/>
          <w:marRight w:val="0"/>
          <w:marTop w:val="0"/>
          <w:marBottom w:val="0"/>
          <w:divBdr>
            <w:top w:val="none" w:sz="0" w:space="0" w:color="auto"/>
            <w:left w:val="none" w:sz="0" w:space="0" w:color="auto"/>
            <w:bottom w:val="none" w:sz="0" w:space="0" w:color="auto"/>
            <w:right w:val="none" w:sz="0" w:space="0" w:color="auto"/>
          </w:divBdr>
        </w:div>
        <w:div w:id="865943952">
          <w:marLeft w:val="480"/>
          <w:marRight w:val="0"/>
          <w:marTop w:val="0"/>
          <w:marBottom w:val="0"/>
          <w:divBdr>
            <w:top w:val="none" w:sz="0" w:space="0" w:color="auto"/>
            <w:left w:val="none" w:sz="0" w:space="0" w:color="auto"/>
            <w:bottom w:val="none" w:sz="0" w:space="0" w:color="auto"/>
            <w:right w:val="none" w:sz="0" w:space="0" w:color="auto"/>
          </w:divBdr>
        </w:div>
        <w:div w:id="878317765">
          <w:marLeft w:val="480"/>
          <w:marRight w:val="0"/>
          <w:marTop w:val="0"/>
          <w:marBottom w:val="0"/>
          <w:divBdr>
            <w:top w:val="none" w:sz="0" w:space="0" w:color="auto"/>
            <w:left w:val="none" w:sz="0" w:space="0" w:color="auto"/>
            <w:bottom w:val="none" w:sz="0" w:space="0" w:color="auto"/>
            <w:right w:val="none" w:sz="0" w:space="0" w:color="auto"/>
          </w:divBdr>
        </w:div>
        <w:div w:id="984161295">
          <w:marLeft w:val="480"/>
          <w:marRight w:val="0"/>
          <w:marTop w:val="0"/>
          <w:marBottom w:val="0"/>
          <w:divBdr>
            <w:top w:val="none" w:sz="0" w:space="0" w:color="auto"/>
            <w:left w:val="none" w:sz="0" w:space="0" w:color="auto"/>
            <w:bottom w:val="none" w:sz="0" w:space="0" w:color="auto"/>
            <w:right w:val="none" w:sz="0" w:space="0" w:color="auto"/>
          </w:divBdr>
        </w:div>
        <w:div w:id="1011684665">
          <w:marLeft w:val="480"/>
          <w:marRight w:val="0"/>
          <w:marTop w:val="0"/>
          <w:marBottom w:val="0"/>
          <w:divBdr>
            <w:top w:val="none" w:sz="0" w:space="0" w:color="auto"/>
            <w:left w:val="none" w:sz="0" w:space="0" w:color="auto"/>
            <w:bottom w:val="none" w:sz="0" w:space="0" w:color="auto"/>
            <w:right w:val="none" w:sz="0" w:space="0" w:color="auto"/>
          </w:divBdr>
        </w:div>
        <w:div w:id="1174032537">
          <w:marLeft w:val="480"/>
          <w:marRight w:val="0"/>
          <w:marTop w:val="0"/>
          <w:marBottom w:val="0"/>
          <w:divBdr>
            <w:top w:val="none" w:sz="0" w:space="0" w:color="auto"/>
            <w:left w:val="none" w:sz="0" w:space="0" w:color="auto"/>
            <w:bottom w:val="none" w:sz="0" w:space="0" w:color="auto"/>
            <w:right w:val="none" w:sz="0" w:space="0" w:color="auto"/>
          </w:divBdr>
        </w:div>
        <w:div w:id="1204370703">
          <w:marLeft w:val="480"/>
          <w:marRight w:val="0"/>
          <w:marTop w:val="0"/>
          <w:marBottom w:val="0"/>
          <w:divBdr>
            <w:top w:val="none" w:sz="0" w:space="0" w:color="auto"/>
            <w:left w:val="none" w:sz="0" w:space="0" w:color="auto"/>
            <w:bottom w:val="none" w:sz="0" w:space="0" w:color="auto"/>
            <w:right w:val="none" w:sz="0" w:space="0" w:color="auto"/>
          </w:divBdr>
        </w:div>
        <w:div w:id="1207333614">
          <w:marLeft w:val="480"/>
          <w:marRight w:val="0"/>
          <w:marTop w:val="0"/>
          <w:marBottom w:val="0"/>
          <w:divBdr>
            <w:top w:val="none" w:sz="0" w:space="0" w:color="auto"/>
            <w:left w:val="none" w:sz="0" w:space="0" w:color="auto"/>
            <w:bottom w:val="none" w:sz="0" w:space="0" w:color="auto"/>
            <w:right w:val="none" w:sz="0" w:space="0" w:color="auto"/>
          </w:divBdr>
        </w:div>
        <w:div w:id="1223758543">
          <w:marLeft w:val="480"/>
          <w:marRight w:val="0"/>
          <w:marTop w:val="0"/>
          <w:marBottom w:val="0"/>
          <w:divBdr>
            <w:top w:val="none" w:sz="0" w:space="0" w:color="auto"/>
            <w:left w:val="none" w:sz="0" w:space="0" w:color="auto"/>
            <w:bottom w:val="none" w:sz="0" w:space="0" w:color="auto"/>
            <w:right w:val="none" w:sz="0" w:space="0" w:color="auto"/>
          </w:divBdr>
        </w:div>
        <w:div w:id="1224636512">
          <w:marLeft w:val="480"/>
          <w:marRight w:val="0"/>
          <w:marTop w:val="0"/>
          <w:marBottom w:val="0"/>
          <w:divBdr>
            <w:top w:val="none" w:sz="0" w:space="0" w:color="auto"/>
            <w:left w:val="none" w:sz="0" w:space="0" w:color="auto"/>
            <w:bottom w:val="none" w:sz="0" w:space="0" w:color="auto"/>
            <w:right w:val="none" w:sz="0" w:space="0" w:color="auto"/>
          </w:divBdr>
        </w:div>
        <w:div w:id="1258707769">
          <w:marLeft w:val="480"/>
          <w:marRight w:val="0"/>
          <w:marTop w:val="0"/>
          <w:marBottom w:val="0"/>
          <w:divBdr>
            <w:top w:val="none" w:sz="0" w:space="0" w:color="auto"/>
            <w:left w:val="none" w:sz="0" w:space="0" w:color="auto"/>
            <w:bottom w:val="none" w:sz="0" w:space="0" w:color="auto"/>
            <w:right w:val="none" w:sz="0" w:space="0" w:color="auto"/>
          </w:divBdr>
        </w:div>
        <w:div w:id="1314721994">
          <w:marLeft w:val="480"/>
          <w:marRight w:val="0"/>
          <w:marTop w:val="0"/>
          <w:marBottom w:val="0"/>
          <w:divBdr>
            <w:top w:val="none" w:sz="0" w:space="0" w:color="auto"/>
            <w:left w:val="none" w:sz="0" w:space="0" w:color="auto"/>
            <w:bottom w:val="none" w:sz="0" w:space="0" w:color="auto"/>
            <w:right w:val="none" w:sz="0" w:space="0" w:color="auto"/>
          </w:divBdr>
        </w:div>
        <w:div w:id="1322654825">
          <w:marLeft w:val="480"/>
          <w:marRight w:val="0"/>
          <w:marTop w:val="0"/>
          <w:marBottom w:val="0"/>
          <w:divBdr>
            <w:top w:val="none" w:sz="0" w:space="0" w:color="auto"/>
            <w:left w:val="none" w:sz="0" w:space="0" w:color="auto"/>
            <w:bottom w:val="none" w:sz="0" w:space="0" w:color="auto"/>
            <w:right w:val="none" w:sz="0" w:space="0" w:color="auto"/>
          </w:divBdr>
        </w:div>
        <w:div w:id="1449083620">
          <w:marLeft w:val="480"/>
          <w:marRight w:val="0"/>
          <w:marTop w:val="0"/>
          <w:marBottom w:val="0"/>
          <w:divBdr>
            <w:top w:val="none" w:sz="0" w:space="0" w:color="auto"/>
            <w:left w:val="none" w:sz="0" w:space="0" w:color="auto"/>
            <w:bottom w:val="none" w:sz="0" w:space="0" w:color="auto"/>
            <w:right w:val="none" w:sz="0" w:space="0" w:color="auto"/>
          </w:divBdr>
        </w:div>
        <w:div w:id="1514104404">
          <w:marLeft w:val="480"/>
          <w:marRight w:val="0"/>
          <w:marTop w:val="0"/>
          <w:marBottom w:val="0"/>
          <w:divBdr>
            <w:top w:val="none" w:sz="0" w:space="0" w:color="auto"/>
            <w:left w:val="none" w:sz="0" w:space="0" w:color="auto"/>
            <w:bottom w:val="none" w:sz="0" w:space="0" w:color="auto"/>
            <w:right w:val="none" w:sz="0" w:space="0" w:color="auto"/>
          </w:divBdr>
        </w:div>
        <w:div w:id="1535847091">
          <w:marLeft w:val="480"/>
          <w:marRight w:val="0"/>
          <w:marTop w:val="0"/>
          <w:marBottom w:val="0"/>
          <w:divBdr>
            <w:top w:val="none" w:sz="0" w:space="0" w:color="auto"/>
            <w:left w:val="none" w:sz="0" w:space="0" w:color="auto"/>
            <w:bottom w:val="none" w:sz="0" w:space="0" w:color="auto"/>
            <w:right w:val="none" w:sz="0" w:space="0" w:color="auto"/>
          </w:divBdr>
        </w:div>
        <w:div w:id="1602372528">
          <w:marLeft w:val="480"/>
          <w:marRight w:val="0"/>
          <w:marTop w:val="0"/>
          <w:marBottom w:val="0"/>
          <w:divBdr>
            <w:top w:val="none" w:sz="0" w:space="0" w:color="auto"/>
            <w:left w:val="none" w:sz="0" w:space="0" w:color="auto"/>
            <w:bottom w:val="none" w:sz="0" w:space="0" w:color="auto"/>
            <w:right w:val="none" w:sz="0" w:space="0" w:color="auto"/>
          </w:divBdr>
        </w:div>
        <w:div w:id="1632907066">
          <w:marLeft w:val="480"/>
          <w:marRight w:val="0"/>
          <w:marTop w:val="0"/>
          <w:marBottom w:val="0"/>
          <w:divBdr>
            <w:top w:val="none" w:sz="0" w:space="0" w:color="auto"/>
            <w:left w:val="none" w:sz="0" w:space="0" w:color="auto"/>
            <w:bottom w:val="none" w:sz="0" w:space="0" w:color="auto"/>
            <w:right w:val="none" w:sz="0" w:space="0" w:color="auto"/>
          </w:divBdr>
        </w:div>
        <w:div w:id="1638951007">
          <w:marLeft w:val="480"/>
          <w:marRight w:val="0"/>
          <w:marTop w:val="0"/>
          <w:marBottom w:val="0"/>
          <w:divBdr>
            <w:top w:val="none" w:sz="0" w:space="0" w:color="auto"/>
            <w:left w:val="none" w:sz="0" w:space="0" w:color="auto"/>
            <w:bottom w:val="none" w:sz="0" w:space="0" w:color="auto"/>
            <w:right w:val="none" w:sz="0" w:space="0" w:color="auto"/>
          </w:divBdr>
        </w:div>
        <w:div w:id="1673993254">
          <w:marLeft w:val="480"/>
          <w:marRight w:val="0"/>
          <w:marTop w:val="0"/>
          <w:marBottom w:val="0"/>
          <w:divBdr>
            <w:top w:val="none" w:sz="0" w:space="0" w:color="auto"/>
            <w:left w:val="none" w:sz="0" w:space="0" w:color="auto"/>
            <w:bottom w:val="none" w:sz="0" w:space="0" w:color="auto"/>
            <w:right w:val="none" w:sz="0" w:space="0" w:color="auto"/>
          </w:divBdr>
        </w:div>
        <w:div w:id="1705059302">
          <w:marLeft w:val="480"/>
          <w:marRight w:val="0"/>
          <w:marTop w:val="0"/>
          <w:marBottom w:val="0"/>
          <w:divBdr>
            <w:top w:val="none" w:sz="0" w:space="0" w:color="auto"/>
            <w:left w:val="none" w:sz="0" w:space="0" w:color="auto"/>
            <w:bottom w:val="none" w:sz="0" w:space="0" w:color="auto"/>
            <w:right w:val="none" w:sz="0" w:space="0" w:color="auto"/>
          </w:divBdr>
        </w:div>
        <w:div w:id="1719817094">
          <w:marLeft w:val="480"/>
          <w:marRight w:val="0"/>
          <w:marTop w:val="0"/>
          <w:marBottom w:val="0"/>
          <w:divBdr>
            <w:top w:val="none" w:sz="0" w:space="0" w:color="auto"/>
            <w:left w:val="none" w:sz="0" w:space="0" w:color="auto"/>
            <w:bottom w:val="none" w:sz="0" w:space="0" w:color="auto"/>
            <w:right w:val="none" w:sz="0" w:space="0" w:color="auto"/>
          </w:divBdr>
        </w:div>
        <w:div w:id="1731729194">
          <w:marLeft w:val="480"/>
          <w:marRight w:val="0"/>
          <w:marTop w:val="0"/>
          <w:marBottom w:val="0"/>
          <w:divBdr>
            <w:top w:val="none" w:sz="0" w:space="0" w:color="auto"/>
            <w:left w:val="none" w:sz="0" w:space="0" w:color="auto"/>
            <w:bottom w:val="none" w:sz="0" w:space="0" w:color="auto"/>
            <w:right w:val="none" w:sz="0" w:space="0" w:color="auto"/>
          </w:divBdr>
        </w:div>
        <w:div w:id="1878928825">
          <w:marLeft w:val="480"/>
          <w:marRight w:val="0"/>
          <w:marTop w:val="0"/>
          <w:marBottom w:val="0"/>
          <w:divBdr>
            <w:top w:val="none" w:sz="0" w:space="0" w:color="auto"/>
            <w:left w:val="none" w:sz="0" w:space="0" w:color="auto"/>
            <w:bottom w:val="none" w:sz="0" w:space="0" w:color="auto"/>
            <w:right w:val="none" w:sz="0" w:space="0" w:color="auto"/>
          </w:divBdr>
        </w:div>
        <w:div w:id="1883399420">
          <w:marLeft w:val="480"/>
          <w:marRight w:val="0"/>
          <w:marTop w:val="0"/>
          <w:marBottom w:val="0"/>
          <w:divBdr>
            <w:top w:val="none" w:sz="0" w:space="0" w:color="auto"/>
            <w:left w:val="none" w:sz="0" w:space="0" w:color="auto"/>
            <w:bottom w:val="none" w:sz="0" w:space="0" w:color="auto"/>
            <w:right w:val="none" w:sz="0" w:space="0" w:color="auto"/>
          </w:divBdr>
        </w:div>
        <w:div w:id="1929147854">
          <w:marLeft w:val="480"/>
          <w:marRight w:val="0"/>
          <w:marTop w:val="0"/>
          <w:marBottom w:val="0"/>
          <w:divBdr>
            <w:top w:val="none" w:sz="0" w:space="0" w:color="auto"/>
            <w:left w:val="none" w:sz="0" w:space="0" w:color="auto"/>
            <w:bottom w:val="none" w:sz="0" w:space="0" w:color="auto"/>
            <w:right w:val="none" w:sz="0" w:space="0" w:color="auto"/>
          </w:divBdr>
        </w:div>
        <w:div w:id="1984851116">
          <w:marLeft w:val="480"/>
          <w:marRight w:val="0"/>
          <w:marTop w:val="0"/>
          <w:marBottom w:val="0"/>
          <w:divBdr>
            <w:top w:val="none" w:sz="0" w:space="0" w:color="auto"/>
            <w:left w:val="none" w:sz="0" w:space="0" w:color="auto"/>
            <w:bottom w:val="none" w:sz="0" w:space="0" w:color="auto"/>
            <w:right w:val="none" w:sz="0" w:space="0" w:color="auto"/>
          </w:divBdr>
        </w:div>
        <w:div w:id="2087024676">
          <w:marLeft w:val="480"/>
          <w:marRight w:val="0"/>
          <w:marTop w:val="0"/>
          <w:marBottom w:val="0"/>
          <w:divBdr>
            <w:top w:val="none" w:sz="0" w:space="0" w:color="auto"/>
            <w:left w:val="none" w:sz="0" w:space="0" w:color="auto"/>
            <w:bottom w:val="none" w:sz="0" w:space="0" w:color="auto"/>
            <w:right w:val="none" w:sz="0" w:space="0" w:color="auto"/>
          </w:divBdr>
        </w:div>
      </w:divsChild>
    </w:div>
    <w:div w:id="397940757">
      <w:bodyDiv w:val="1"/>
      <w:marLeft w:val="0"/>
      <w:marRight w:val="0"/>
      <w:marTop w:val="0"/>
      <w:marBottom w:val="0"/>
      <w:divBdr>
        <w:top w:val="none" w:sz="0" w:space="0" w:color="auto"/>
        <w:left w:val="none" w:sz="0" w:space="0" w:color="auto"/>
        <w:bottom w:val="none" w:sz="0" w:space="0" w:color="auto"/>
        <w:right w:val="none" w:sz="0" w:space="0" w:color="auto"/>
      </w:divBdr>
    </w:div>
    <w:div w:id="398593986">
      <w:bodyDiv w:val="1"/>
      <w:marLeft w:val="0"/>
      <w:marRight w:val="0"/>
      <w:marTop w:val="0"/>
      <w:marBottom w:val="0"/>
      <w:divBdr>
        <w:top w:val="none" w:sz="0" w:space="0" w:color="auto"/>
        <w:left w:val="none" w:sz="0" w:space="0" w:color="auto"/>
        <w:bottom w:val="none" w:sz="0" w:space="0" w:color="auto"/>
        <w:right w:val="none" w:sz="0" w:space="0" w:color="auto"/>
      </w:divBdr>
      <w:divsChild>
        <w:div w:id="961034562">
          <w:marLeft w:val="640"/>
          <w:marRight w:val="0"/>
          <w:marTop w:val="0"/>
          <w:marBottom w:val="0"/>
          <w:divBdr>
            <w:top w:val="none" w:sz="0" w:space="0" w:color="auto"/>
            <w:left w:val="none" w:sz="0" w:space="0" w:color="auto"/>
            <w:bottom w:val="none" w:sz="0" w:space="0" w:color="auto"/>
            <w:right w:val="none" w:sz="0" w:space="0" w:color="auto"/>
          </w:divBdr>
        </w:div>
        <w:div w:id="1285305272">
          <w:marLeft w:val="640"/>
          <w:marRight w:val="0"/>
          <w:marTop w:val="0"/>
          <w:marBottom w:val="0"/>
          <w:divBdr>
            <w:top w:val="none" w:sz="0" w:space="0" w:color="auto"/>
            <w:left w:val="none" w:sz="0" w:space="0" w:color="auto"/>
            <w:bottom w:val="none" w:sz="0" w:space="0" w:color="auto"/>
            <w:right w:val="none" w:sz="0" w:space="0" w:color="auto"/>
          </w:divBdr>
        </w:div>
        <w:div w:id="1970621615">
          <w:marLeft w:val="640"/>
          <w:marRight w:val="0"/>
          <w:marTop w:val="0"/>
          <w:marBottom w:val="0"/>
          <w:divBdr>
            <w:top w:val="none" w:sz="0" w:space="0" w:color="auto"/>
            <w:left w:val="none" w:sz="0" w:space="0" w:color="auto"/>
            <w:bottom w:val="none" w:sz="0" w:space="0" w:color="auto"/>
            <w:right w:val="none" w:sz="0" w:space="0" w:color="auto"/>
          </w:divBdr>
        </w:div>
        <w:div w:id="1440031665">
          <w:marLeft w:val="640"/>
          <w:marRight w:val="0"/>
          <w:marTop w:val="0"/>
          <w:marBottom w:val="0"/>
          <w:divBdr>
            <w:top w:val="none" w:sz="0" w:space="0" w:color="auto"/>
            <w:left w:val="none" w:sz="0" w:space="0" w:color="auto"/>
            <w:bottom w:val="none" w:sz="0" w:space="0" w:color="auto"/>
            <w:right w:val="none" w:sz="0" w:space="0" w:color="auto"/>
          </w:divBdr>
        </w:div>
        <w:div w:id="727654395">
          <w:marLeft w:val="640"/>
          <w:marRight w:val="0"/>
          <w:marTop w:val="0"/>
          <w:marBottom w:val="0"/>
          <w:divBdr>
            <w:top w:val="none" w:sz="0" w:space="0" w:color="auto"/>
            <w:left w:val="none" w:sz="0" w:space="0" w:color="auto"/>
            <w:bottom w:val="none" w:sz="0" w:space="0" w:color="auto"/>
            <w:right w:val="none" w:sz="0" w:space="0" w:color="auto"/>
          </w:divBdr>
        </w:div>
        <w:div w:id="209343884">
          <w:marLeft w:val="640"/>
          <w:marRight w:val="0"/>
          <w:marTop w:val="0"/>
          <w:marBottom w:val="0"/>
          <w:divBdr>
            <w:top w:val="none" w:sz="0" w:space="0" w:color="auto"/>
            <w:left w:val="none" w:sz="0" w:space="0" w:color="auto"/>
            <w:bottom w:val="none" w:sz="0" w:space="0" w:color="auto"/>
            <w:right w:val="none" w:sz="0" w:space="0" w:color="auto"/>
          </w:divBdr>
        </w:div>
        <w:div w:id="1955988067">
          <w:marLeft w:val="640"/>
          <w:marRight w:val="0"/>
          <w:marTop w:val="0"/>
          <w:marBottom w:val="0"/>
          <w:divBdr>
            <w:top w:val="none" w:sz="0" w:space="0" w:color="auto"/>
            <w:left w:val="none" w:sz="0" w:space="0" w:color="auto"/>
            <w:bottom w:val="none" w:sz="0" w:space="0" w:color="auto"/>
            <w:right w:val="none" w:sz="0" w:space="0" w:color="auto"/>
          </w:divBdr>
        </w:div>
        <w:div w:id="60254704">
          <w:marLeft w:val="640"/>
          <w:marRight w:val="0"/>
          <w:marTop w:val="0"/>
          <w:marBottom w:val="0"/>
          <w:divBdr>
            <w:top w:val="none" w:sz="0" w:space="0" w:color="auto"/>
            <w:left w:val="none" w:sz="0" w:space="0" w:color="auto"/>
            <w:bottom w:val="none" w:sz="0" w:space="0" w:color="auto"/>
            <w:right w:val="none" w:sz="0" w:space="0" w:color="auto"/>
          </w:divBdr>
        </w:div>
        <w:div w:id="2081243813">
          <w:marLeft w:val="640"/>
          <w:marRight w:val="0"/>
          <w:marTop w:val="0"/>
          <w:marBottom w:val="0"/>
          <w:divBdr>
            <w:top w:val="none" w:sz="0" w:space="0" w:color="auto"/>
            <w:left w:val="none" w:sz="0" w:space="0" w:color="auto"/>
            <w:bottom w:val="none" w:sz="0" w:space="0" w:color="auto"/>
            <w:right w:val="none" w:sz="0" w:space="0" w:color="auto"/>
          </w:divBdr>
        </w:div>
        <w:div w:id="1059599284">
          <w:marLeft w:val="640"/>
          <w:marRight w:val="0"/>
          <w:marTop w:val="0"/>
          <w:marBottom w:val="0"/>
          <w:divBdr>
            <w:top w:val="none" w:sz="0" w:space="0" w:color="auto"/>
            <w:left w:val="none" w:sz="0" w:space="0" w:color="auto"/>
            <w:bottom w:val="none" w:sz="0" w:space="0" w:color="auto"/>
            <w:right w:val="none" w:sz="0" w:space="0" w:color="auto"/>
          </w:divBdr>
        </w:div>
        <w:div w:id="134105925">
          <w:marLeft w:val="640"/>
          <w:marRight w:val="0"/>
          <w:marTop w:val="0"/>
          <w:marBottom w:val="0"/>
          <w:divBdr>
            <w:top w:val="none" w:sz="0" w:space="0" w:color="auto"/>
            <w:left w:val="none" w:sz="0" w:space="0" w:color="auto"/>
            <w:bottom w:val="none" w:sz="0" w:space="0" w:color="auto"/>
            <w:right w:val="none" w:sz="0" w:space="0" w:color="auto"/>
          </w:divBdr>
        </w:div>
        <w:div w:id="831219940">
          <w:marLeft w:val="640"/>
          <w:marRight w:val="0"/>
          <w:marTop w:val="0"/>
          <w:marBottom w:val="0"/>
          <w:divBdr>
            <w:top w:val="none" w:sz="0" w:space="0" w:color="auto"/>
            <w:left w:val="none" w:sz="0" w:space="0" w:color="auto"/>
            <w:bottom w:val="none" w:sz="0" w:space="0" w:color="auto"/>
            <w:right w:val="none" w:sz="0" w:space="0" w:color="auto"/>
          </w:divBdr>
        </w:div>
        <w:div w:id="112752899">
          <w:marLeft w:val="640"/>
          <w:marRight w:val="0"/>
          <w:marTop w:val="0"/>
          <w:marBottom w:val="0"/>
          <w:divBdr>
            <w:top w:val="none" w:sz="0" w:space="0" w:color="auto"/>
            <w:left w:val="none" w:sz="0" w:space="0" w:color="auto"/>
            <w:bottom w:val="none" w:sz="0" w:space="0" w:color="auto"/>
            <w:right w:val="none" w:sz="0" w:space="0" w:color="auto"/>
          </w:divBdr>
        </w:div>
        <w:div w:id="1660114606">
          <w:marLeft w:val="640"/>
          <w:marRight w:val="0"/>
          <w:marTop w:val="0"/>
          <w:marBottom w:val="0"/>
          <w:divBdr>
            <w:top w:val="none" w:sz="0" w:space="0" w:color="auto"/>
            <w:left w:val="none" w:sz="0" w:space="0" w:color="auto"/>
            <w:bottom w:val="none" w:sz="0" w:space="0" w:color="auto"/>
            <w:right w:val="none" w:sz="0" w:space="0" w:color="auto"/>
          </w:divBdr>
        </w:div>
        <w:div w:id="1683971065">
          <w:marLeft w:val="640"/>
          <w:marRight w:val="0"/>
          <w:marTop w:val="0"/>
          <w:marBottom w:val="0"/>
          <w:divBdr>
            <w:top w:val="none" w:sz="0" w:space="0" w:color="auto"/>
            <w:left w:val="none" w:sz="0" w:space="0" w:color="auto"/>
            <w:bottom w:val="none" w:sz="0" w:space="0" w:color="auto"/>
            <w:right w:val="none" w:sz="0" w:space="0" w:color="auto"/>
          </w:divBdr>
        </w:div>
        <w:div w:id="936525601">
          <w:marLeft w:val="640"/>
          <w:marRight w:val="0"/>
          <w:marTop w:val="0"/>
          <w:marBottom w:val="0"/>
          <w:divBdr>
            <w:top w:val="none" w:sz="0" w:space="0" w:color="auto"/>
            <w:left w:val="none" w:sz="0" w:space="0" w:color="auto"/>
            <w:bottom w:val="none" w:sz="0" w:space="0" w:color="auto"/>
            <w:right w:val="none" w:sz="0" w:space="0" w:color="auto"/>
          </w:divBdr>
        </w:div>
        <w:div w:id="1995446870">
          <w:marLeft w:val="640"/>
          <w:marRight w:val="0"/>
          <w:marTop w:val="0"/>
          <w:marBottom w:val="0"/>
          <w:divBdr>
            <w:top w:val="none" w:sz="0" w:space="0" w:color="auto"/>
            <w:left w:val="none" w:sz="0" w:space="0" w:color="auto"/>
            <w:bottom w:val="none" w:sz="0" w:space="0" w:color="auto"/>
            <w:right w:val="none" w:sz="0" w:space="0" w:color="auto"/>
          </w:divBdr>
        </w:div>
        <w:div w:id="81948656">
          <w:marLeft w:val="640"/>
          <w:marRight w:val="0"/>
          <w:marTop w:val="0"/>
          <w:marBottom w:val="0"/>
          <w:divBdr>
            <w:top w:val="none" w:sz="0" w:space="0" w:color="auto"/>
            <w:left w:val="none" w:sz="0" w:space="0" w:color="auto"/>
            <w:bottom w:val="none" w:sz="0" w:space="0" w:color="auto"/>
            <w:right w:val="none" w:sz="0" w:space="0" w:color="auto"/>
          </w:divBdr>
        </w:div>
        <w:div w:id="1078478682">
          <w:marLeft w:val="640"/>
          <w:marRight w:val="0"/>
          <w:marTop w:val="0"/>
          <w:marBottom w:val="0"/>
          <w:divBdr>
            <w:top w:val="none" w:sz="0" w:space="0" w:color="auto"/>
            <w:left w:val="none" w:sz="0" w:space="0" w:color="auto"/>
            <w:bottom w:val="none" w:sz="0" w:space="0" w:color="auto"/>
            <w:right w:val="none" w:sz="0" w:space="0" w:color="auto"/>
          </w:divBdr>
        </w:div>
        <w:div w:id="122385102">
          <w:marLeft w:val="640"/>
          <w:marRight w:val="0"/>
          <w:marTop w:val="0"/>
          <w:marBottom w:val="0"/>
          <w:divBdr>
            <w:top w:val="none" w:sz="0" w:space="0" w:color="auto"/>
            <w:left w:val="none" w:sz="0" w:space="0" w:color="auto"/>
            <w:bottom w:val="none" w:sz="0" w:space="0" w:color="auto"/>
            <w:right w:val="none" w:sz="0" w:space="0" w:color="auto"/>
          </w:divBdr>
        </w:div>
        <w:div w:id="1269851026">
          <w:marLeft w:val="640"/>
          <w:marRight w:val="0"/>
          <w:marTop w:val="0"/>
          <w:marBottom w:val="0"/>
          <w:divBdr>
            <w:top w:val="none" w:sz="0" w:space="0" w:color="auto"/>
            <w:left w:val="none" w:sz="0" w:space="0" w:color="auto"/>
            <w:bottom w:val="none" w:sz="0" w:space="0" w:color="auto"/>
            <w:right w:val="none" w:sz="0" w:space="0" w:color="auto"/>
          </w:divBdr>
        </w:div>
        <w:div w:id="1802579282">
          <w:marLeft w:val="640"/>
          <w:marRight w:val="0"/>
          <w:marTop w:val="0"/>
          <w:marBottom w:val="0"/>
          <w:divBdr>
            <w:top w:val="none" w:sz="0" w:space="0" w:color="auto"/>
            <w:left w:val="none" w:sz="0" w:space="0" w:color="auto"/>
            <w:bottom w:val="none" w:sz="0" w:space="0" w:color="auto"/>
            <w:right w:val="none" w:sz="0" w:space="0" w:color="auto"/>
          </w:divBdr>
        </w:div>
        <w:div w:id="554776020">
          <w:marLeft w:val="640"/>
          <w:marRight w:val="0"/>
          <w:marTop w:val="0"/>
          <w:marBottom w:val="0"/>
          <w:divBdr>
            <w:top w:val="none" w:sz="0" w:space="0" w:color="auto"/>
            <w:left w:val="none" w:sz="0" w:space="0" w:color="auto"/>
            <w:bottom w:val="none" w:sz="0" w:space="0" w:color="auto"/>
            <w:right w:val="none" w:sz="0" w:space="0" w:color="auto"/>
          </w:divBdr>
        </w:div>
        <w:div w:id="1650475044">
          <w:marLeft w:val="640"/>
          <w:marRight w:val="0"/>
          <w:marTop w:val="0"/>
          <w:marBottom w:val="0"/>
          <w:divBdr>
            <w:top w:val="none" w:sz="0" w:space="0" w:color="auto"/>
            <w:left w:val="none" w:sz="0" w:space="0" w:color="auto"/>
            <w:bottom w:val="none" w:sz="0" w:space="0" w:color="auto"/>
            <w:right w:val="none" w:sz="0" w:space="0" w:color="auto"/>
          </w:divBdr>
        </w:div>
        <w:div w:id="952444201">
          <w:marLeft w:val="640"/>
          <w:marRight w:val="0"/>
          <w:marTop w:val="0"/>
          <w:marBottom w:val="0"/>
          <w:divBdr>
            <w:top w:val="none" w:sz="0" w:space="0" w:color="auto"/>
            <w:left w:val="none" w:sz="0" w:space="0" w:color="auto"/>
            <w:bottom w:val="none" w:sz="0" w:space="0" w:color="auto"/>
            <w:right w:val="none" w:sz="0" w:space="0" w:color="auto"/>
          </w:divBdr>
        </w:div>
        <w:div w:id="2098675650">
          <w:marLeft w:val="640"/>
          <w:marRight w:val="0"/>
          <w:marTop w:val="0"/>
          <w:marBottom w:val="0"/>
          <w:divBdr>
            <w:top w:val="none" w:sz="0" w:space="0" w:color="auto"/>
            <w:left w:val="none" w:sz="0" w:space="0" w:color="auto"/>
            <w:bottom w:val="none" w:sz="0" w:space="0" w:color="auto"/>
            <w:right w:val="none" w:sz="0" w:space="0" w:color="auto"/>
          </w:divBdr>
        </w:div>
        <w:div w:id="1620605646">
          <w:marLeft w:val="640"/>
          <w:marRight w:val="0"/>
          <w:marTop w:val="0"/>
          <w:marBottom w:val="0"/>
          <w:divBdr>
            <w:top w:val="none" w:sz="0" w:space="0" w:color="auto"/>
            <w:left w:val="none" w:sz="0" w:space="0" w:color="auto"/>
            <w:bottom w:val="none" w:sz="0" w:space="0" w:color="auto"/>
            <w:right w:val="none" w:sz="0" w:space="0" w:color="auto"/>
          </w:divBdr>
        </w:div>
        <w:div w:id="1565263400">
          <w:marLeft w:val="640"/>
          <w:marRight w:val="0"/>
          <w:marTop w:val="0"/>
          <w:marBottom w:val="0"/>
          <w:divBdr>
            <w:top w:val="none" w:sz="0" w:space="0" w:color="auto"/>
            <w:left w:val="none" w:sz="0" w:space="0" w:color="auto"/>
            <w:bottom w:val="none" w:sz="0" w:space="0" w:color="auto"/>
            <w:right w:val="none" w:sz="0" w:space="0" w:color="auto"/>
          </w:divBdr>
        </w:div>
        <w:div w:id="427166846">
          <w:marLeft w:val="640"/>
          <w:marRight w:val="0"/>
          <w:marTop w:val="0"/>
          <w:marBottom w:val="0"/>
          <w:divBdr>
            <w:top w:val="none" w:sz="0" w:space="0" w:color="auto"/>
            <w:left w:val="none" w:sz="0" w:space="0" w:color="auto"/>
            <w:bottom w:val="none" w:sz="0" w:space="0" w:color="auto"/>
            <w:right w:val="none" w:sz="0" w:space="0" w:color="auto"/>
          </w:divBdr>
        </w:div>
        <w:div w:id="1496068003">
          <w:marLeft w:val="640"/>
          <w:marRight w:val="0"/>
          <w:marTop w:val="0"/>
          <w:marBottom w:val="0"/>
          <w:divBdr>
            <w:top w:val="none" w:sz="0" w:space="0" w:color="auto"/>
            <w:left w:val="none" w:sz="0" w:space="0" w:color="auto"/>
            <w:bottom w:val="none" w:sz="0" w:space="0" w:color="auto"/>
            <w:right w:val="none" w:sz="0" w:space="0" w:color="auto"/>
          </w:divBdr>
        </w:div>
        <w:div w:id="332881727">
          <w:marLeft w:val="640"/>
          <w:marRight w:val="0"/>
          <w:marTop w:val="0"/>
          <w:marBottom w:val="0"/>
          <w:divBdr>
            <w:top w:val="none" w:sz="0" w:space="0" w:color="auto"/>
            <w:left w:val="none" w:sz="0" w:space="0" w:color="auto"/>
            <w:bottom w:val="none" w:sz="0" w:space="0" w:color="auto"/>
            <w:right w:val="none" w:sz="0" w:space="0" w:color="auto"/>
          </w:divBdr>
        </w:div>
        <w:div w:id="702175085">
          <w:marLeft w:val="640"/>
          <w:marRight w:val="0"/>
          <w:marTop w:val="0"/>
          <w:marBottom w:val="0"/>
          <w:divBdr>
            <w:top w:val="none" w:sz="0" w:space="0" w:color="auto"/>
            <w:left w:val="none" w:sz="0" w:space="0" w:color="auto"/>
            <w:bottom w:val="none" w:sz="0" w:space="0" w:color="auto"/>
            <w:right w:val="none" w:sz="0" w:space="0" w:color="auto"/>
          </w:divBdr>
        </w:div>
        <w:div w:id="1927419693">
          <w:marLeft w:val="640"/>
          <w:marRight w:val="0"/>
          <w:marTop w:val="0"/>
          <w:marBottom w:val="0"/>
          <w:divBdr>
            <w:top w:val="none" w:sz="0" w:space="0" w:color="auto"/>
            <w:left w:val="none" w:sz="0" w:space="0" w:color="auto"/>
            <w:bottom w:val="none" w:sz="0" w:space="0" w:color="auto"/>
            <w:right w:val="none" w:sz="0" w:space="0" w:color="auto"/>
          </w:divBdr>
        </w:div>
        <w:div w:id="838351541">
          <w:marLeft w:val="640"/>
          <w:marRight w:val="0"/>
          <w:marTop w:val="0"/>
          <w:marBottom w:val="0"/>
          <w:divBdr>
            <w:top w:val="none" w:sz="0" w:space="0" w:color="auto"/>
            <w:left w:val="none" w:sz="0" w:space="0" w:color="auto"/>
            <w:bottom w:val="none" w:sz="0" w:space="0" w:color="auto"/>
            <w:right w:val="none" w:sz="0" w:space="0" w:color="auto"/>
          </w:divBdr>
        </w:div>
        <w:div w:id="885489039">
          <w:marLeft w:val="640"/>
          <w:marRight w:val="0"/>
          <w:marTop w:val="0"/>
          <w:marBottom w:val="0"/>
          <w:divBdr>
            <w:top w:val="none" w:sz="0" w:space="0" w:color="auto"/>
            <w:left w:val="none" w:sz="0" w:space="0" w:color="auto"/>
            <w:bottom w:val="none" w:sz="0" w:space="0" w:color="auto"/>
            <w:right w:val="none" w:sz="0" w:space="0" w:color="auto"/>
          </w:divBdr>
        </w:div>
        <w:div w:id="562716268">
          <w:marLeft w:val="640"/>
          <w:marRight w:val="0"/>
          <w:marTop w:val="0"/>
          <w:marBottom w:val="0"/>
          <w:divBdr>
            <w:top w:val="none" w:sz="0" w:space="0" w:color="auto"/>
            <w:left w:val="none" w:sz="0" w:space="0" w:color="auto"/>
            <w:bottom w:val="none" w:sz="0" w:space="0" w:color="auto"/>
            <w:right w:val="none" w:sz="0" w:space="0" w:color="auto"/>
          </w:divBdr>
        </w:div>
        <w:div w:id="715810273">
          <w:marLeft w:val="640"/>
          <w:marRight w:val="0"/>
          <w:marTop w:val="0"/>
          <w:marBottom w:val="0"/>
          <w:divBdr>
            <w:top w:val="none" w:sz="0" w:space="0" w:color="auto"/>
            <w:left w:val="none" w:sz="0" w:space="0" w:color="auto"/>
            <w:bottom w:val="none" w:sz="0" w:space="0" w:color="auto"/>
            <w:right w:val="none" w:sz="0" w:space="0" w:color="auto"/>
          </w:divBdr>
        </w:div>
        <w:div w:id="1996179158">
          <w:marLeft w:val="640"/>
          <w:marRight w:val="0"/>
          <w:marTop w:val="0"/>
          <w:marBottom w:val="0"/>
          <w:divBdr>
            <w:top w:val="none" w:sz="0" w:space="0" w:color="auto"/>
            <w:left w:val="none" w:sz="0" w:space="0" w:color="auto"/>
            <w:bottom w:val="none" w:sz="0" w:space="0" w:color="auto"/>
            <w:right w:val="none" w:sz="0" w:space="0" w:color="auto"/>
          </w:divBdr>
        </w:div>
        <w:div w:id="1288126417">
          <w:marLeft w:val="640"/>
          <w:marRight w:val="0"/>
          <w:marTop w:val="0"/>
          <w:marBottom w:val="0"/>
          <w:divBdr>
            <w:top w:val="none" w:sz="0" w:space="0" w:color="auto"/>
            <w:left w:val="none" w:sz="0" w:space="0" w:color="auto"/>
            <w:bottom w:val="none" w:sz="0" w:space="0" w:color="auto"/>
            <w:right w:val="none" w:sz="0" w:space="0" w:color="auto"/>
          </w:divBdr>
        </w:div>
        <w:div w:id="1048147553">
          <w:marLeft w:val="640"/>
          <w:marRight w:val="0"/>
          <w:marTop w:val="0"/>
          <w:marBottom w:val="0"/>
          <w:divBdr>
            <w:top w:val="none" w:sz="0" w:space="0" w:color="auto"/>
            <w:left w:val="none" w:sz="0" w:space="0" w:color="auto"/>
            <w:bottom w:val="none" w:sz="0" w:space="0" w:color="auto"/>
            <w:right w:val="none" w:sz="0" w:space="0" w:color="auto"/>
          </w:divBdr>
        </w:div>
        <w:div w:id="808129822">
          <w:marLeft w:val="640"/>
          <w:marRight w:val="0"/>
          <w:marTop w:val="0"/>
          <w:marBottom w:val="0"/>
          <w:divBdr>
            <w:top w:val="none" w:sz="0" w:space="0" w:color="auto"/>
            <w:left w:val="none" w:sz="0" w:space="0" w:color="auto"/>
            <w:bottom w:val="none" w:sz="0" w:space="0" w:color="auto"/>
            <w:right w:val="none" w:sz="0" w:space="0" w:color="auto"/>
          </w:divBdr>
        </w:div>
        <w:div w:id="589585830">
          <w:marLeft w:val="640"/>
          <w:marRight w:val="0"/>
          <w:marTop w:val="0"/>
          <w:marBottom w:val="0"/>
          <w:divBdr>
            <w:top w:val="none" w:sz="0" w:space="0" w:color="auto"/>
            <w:left w:val="none" w:sz="0" w:space="0" w:color="auto"/>
            <w:bottom w:val="none" w:sz="0" w:space="0" w:color="auto"/>
            <w:right w:val="none" w:sz="0" w:space="0" w:color="auto"/>
          </w:divBdr>
        </w:div>
        <w:div w:id="279608396">
          <w:marLeft w:val="640"/>
          <w:marRight w:val="0"/>
          <w:marTop w:val="0"/>
          <w:marBottom w:val="0"/>
          <w:divBdr>
            <w:top w:val="none" w:sz="0" w:space="0" w:color="auto"/>
            <w:left w:val="none" w:sz="0" w:space="0" w:color="auto"/>
            <w:bottom w:val="none" w:sz="0" w:space="0" w:color="auto"/>
            <w:right w:val="none" w:sz="0" w:space="0" w:color="auto"/>
          </w:divBdr>
        </w:div>
        <w:div w:id="278417196">
          <w:marLeft w:val="640"/>
          <w:marRight w:val="0"/>
          <w:marTop w:val="0"/>
          <w:marBottom w:val="0"/>
          <w:divBdr>
            <w:top w:val="none" w:sz="0" w:space="0" w:color="auto"/>
            <w:left w:val="none" w:sz="0" w:space="0" w:color="auto"/>
            <w:bottom w:val="none" w:sz="0" w:space="0" w:color="auto"/>
            <w:right w:val="none" w:sz="0" w:space="0" w:color="auto"/>
          </w:divBdr>
        </w:div>
        <w:div w:id="905411586">
          <w:marLeft w:val="640"/>
          <w:marRight w:val="0"/>
          <w:marTop w:val="0"/>
          <w:marBottom w:val="0"/>
          <w:divBdr>
            <w:top w:val="none" w:sz="0" w:space="0" w:color="auto"/>
            <w:left w:val="none" w:sz="0" w:space="0" w:color="auto"/>
            <w:bottom w:val="none" w:sz="0" w:space="0" w:color="auto"/>
            <w:right w:val="none" w:sz="0" w:space="0" w:color="auto"/>
          </w:divBdr>
        </w:div>
        <w:div w:id="1264654281">
          <w:marLeft w:val="640"/>
          <w:marRight w:val="0"/>
          <w:marTop w:val="0"/>
          <w:marBottom w:val="0"/>
          <w:divBdr>
            <w:top w:val="none" w:sz="0" w:space="0" w:color="auto"/>
            <w:left w:val="none" w:sz="0" w:space="0" w:color="auto"/>
            <w:bottom w:val="none" w:sz="0" w:space="0" w:color="auto"/>
            <w:right w:val="none" w:sz="0" w:space="0" w:color="auto"/>
          </w:divBdr>
        </w:div>
        <w:div w:id="1189954115">
          <w:marLeft w:val="640"/>
          <w:marRight w:val="0"/>
          <w:marTop w:val="0"/>
          <w:marBottom w:val="0"/>
          <w:divBdr>
            <w:top w:val="none" w:sz="0" w:space="0" w:color="auto"/>
            <w:left w:val="none" w:sz="0" w:space="0" w:color="auto"/>
            <w:bottom w:val="none" w:sz="0" w:space="0" w:color="auto"/>
            <w:right w:val="none" w:sz="0" w:space="0" w:color="auto"/>
          </w:divBdr>
        </w:div>
        <w:div w:id="1737045429">
          <w:marLeft w:val="640"/>
          <w:marRight w:val="0"/>
          <w:marTop w:val="0"/>
          <w:marBottom w:val="0"/>
          <w:divBdr>
            <w:top w:val="none" w:sz="0" w:space="0" w:color="auto"/>
            <w:left w:val="none" w:sz="0" w:space="0" w:color="auto"/>
            <w:bottom w:val="none" w:sz="0" w:space="0" w:color="auto"/>
            <w:right w:val="none" w:sz="0" w:space="0" w:color="auto"/>
          </w:divBdr>
        </w:div>
        <w:div w:id="1840538821">
          <w:marLeft w:val="640"/>
          <w:marRight w:val="0"/>
          <w:marTop w:val="0"/>
          <w:marBottom w:val="0"/>
          <w:divBdr>
            <w:top w:val="none" w:sz="0" w:space="0" w:color="auto"/>
            <w:left w:val="none" w:sz="0" w:space="0" w:color="auto"/>
            <w:bottom w:val="none" w:sz="0" w:space="0" w:color="auto"/>
            <w:right w:val="none" w:sz="0" w:space="0" w:color="auto"/>
          </w:divBdr>
        </w:div>
        <w:div w:id="556205654">
          <w:marLeft w:val="640"/>
          <w:marRight w:val="0"/>
          <w:marTop w:val="0"/>
          <w:marBottom w:val="0"/>
          <w:divBdr>
            <w:top w:val="none" w:sz="0" w:space="0" w:color="auto"/>
            <w:left w:val="none" w:sz="0" w:space="0" w:color="auto"/>
            <w:bottom w:val="none" w:sz="0" w:space="0" w:color="auto"/>
            <w:right w:val="none" w:sz="0" w:space="0" w:color="auto"/>
          </w:divBdr>
        </w:div>
        <w:div w:id="1865098979">
          <w:marLeft w:val="640"/>
          <w:marRight w:val="0"/>
          <w:marTop w:val="0"/>
          <w:marBottom w:val="0"/>
          <w:divBdr>
            <w:top w:val="none" w:sz="0" w:space="0" w:color="auto"/>
            <w:left w:val="none" w:sz="0" w:space="0" w:color="auto"/>
            <w:bottom w:val="none" w:sz="0" w:space="0" w:color="auto"/>
            <w:right w:val="none" w:sz="0" w:space="0" w:color="auto"/>
          </w:divBdr>
        </w:div>
        <w:div w:id="438647614">
          <w:marLeft w:val="640"/>
          <w:marRight w:val="0"/>
          <w:marTop w:val="0"/>
          <w:marBottom w:val="0"/>
          <w:divBdr>
            <w:top w:val="none" w:sz="0" w:space="0" w:color="auto"/>
            <w:left w:val="none" w:sz="0" w:space="0" w:color="auto"/>
            <w:bottom w:val="none" w:sz="0" w:space="0" w:color="auto"/>
            <w:right w:val="none" w:sz="0" w:space="0" w:color="auto"/>
          </w:divBdr>
        </w:div>
        <w:div w:id="1999378177">
          <w:marLeft w:val="640"/>
          <w:marRight w:val="0"/>
          <w:marTop w:val="0"/>
          <w:marBottom w:val="0"/>
          <w:divBdr>
            <w:top w:val="none" w:sz="0" w:space="0" w:color="auto"/>
            <w:left w:val="none" w:sz="0" w:space="0" w:color="auto"/>
            <w:bottom w:val="none" w:sz="0" w:space="0" w:color="auto"/>
            <w:right w:val="none" w:sz="0" w:space="0" w:color="auto"/>
          </w:divBdr>
        </w:div>
        <w:div w:id="2083284692">
          <w:marLeft w:val="640"/>
          <w:marRight w:val="0"/>
          <w:marTop w:val="0"/>
          <w:marBottom w:val="0"/>
          <w:divBdr>
            <w:top w:val="none" w:sz="0" w:space="0" w:color="auto"/>
            <w:left w:val="none" w:sz="0" w:space="0" w:color="auto"/>
            <w:bottom w:val="none" w:sz="0" w:space="0" w:color="auto"/>
            <w:right w:val="none" w:sz="0" w:space="0" w:color="auto"/>
          </w:divBdr>
        </w:div>
        <w:div w:id="1924485036">
          <w:marLeft w:val="640"/>
          <w:marRight w:val="0"/>
          <w:marTop w:val="0"/>
          <w:marBottom w:val="0"/>
          <w:divBdr>
            <w:top w:val="none" w:sz="0" w:space="0" w:color="auto"/>
            <w:left w:val="none" w:sz="0" w:space="0" w:color="auto"/>
            <w:bottom w:val="none" w:sz="0" w:space="0" w:color="auto"/>
            <w:right w:val="none" w:sz="0" w:space="0" w:color="auto"/>
          </w:divBdr>
        </w:div>
        <w:div w:id="972565450">
          <w:marLeft w:val="640"/>
          <w:marRight w:val="0"/>
          <w:marTop w:val="0"/>
          <w:marBottom w:val="0"/>
          <w:divBdr>
            <w:top w:val="none" w:sz="0" w:space="0" w:color="auto"/>
            <w:left w:val="none" w:sz="0" w:space="0" w:color="auto"/>
            <w:bottom w:val="none" w:sz="0" w:space="0" w:color="auto"/>
            <w:right w:val="none" w:sz="0" w:space="0" w:color="auto"/>
          </w:divBdr>
        </w:div>
        <w:div w:id="401103564">
          <w:marLeft w:val="640"/>
          <w:marRight w:val="0"/>
          <w:marTop w:val="0"/>
          <w:marBottom w:val="0"/>
          <w:divBdr>
            <w:top w:val="none" w:sz="0" w:space="0" w:color="auto"/>
            <w:left w:val="none" w:sz="0" w:space="0" w:color="auto"/>
            <w:bottom w:val="none" w:sz="0" w:space="0" w:color="auto"/>
            <w:right w:val="none" w:sz="0" w:space="0" w:color="auto"/>
          </w:divBdr>
        </w:div>
        <w:div w:id="2105375148">
          <w:marLeft w:val="640"/>
          <w:marRight w:val="0"/>
          <w:marTop w:val="0"/>
          <w:marBottom w:val="0"/>
          <w:divBdr>
            <w:top w:val="none" w:sz="0" w:space="0" w:color="auto"/>
            <w:left w:val="none" w:sz="0" w:space="0" w:color="auto"/>
            <w:bottom w:val="none" w:sz="0" w:space="0" w:color="auto"/>
            <w:right w:val="none" w:sz="0" w:space="0" w:color="auto"/>
          </w:divBdr>
        </w:div>
        <w:div w:id="211814508">
          <w:marLeft w:val="640"/>
          <w:marRight w:val="0"/>
          <w:marTop w:val="0"/>
          <w:marBottom w:val="0"/>
          <w:divBdr>
            <w:top w:val="none" w:sz="0" w:space="0" w:color="auto"/>
            <w:left w:val="none" w:sz="0" w:space="0" w:color="auto"/>
            <w:bottom w:val="none" w:sz="0" w:space="0" w:color="auto"/>
            <w:right w:val="none" w:sz="0" w:space="0" w:color="auto"/>
          </w:divBdr>
        </w:div>
        <w:div w:id="2117404507">
          <w:marLeft w:val="640"/>
          <w:marRight w:val="0"/>
          <w:marTop w:val="0"/>
          <w:marBottom w:val="0"/>
          <w:divBdr>
            <w:top w:val="none" w:sz="0" w:space="0" w:color="auto"/>
            <w:left w:val="none" w:sz="0" w:space="0" w:color="auto"/>
            <w:bottom w:val="none" w:sz="0" w:space="0" w:color="auto"/>
            <w:right w:val="none" w:sz="0" w:space="0" w:color="auto"/>
          </w:divBdr>
        </w:div>
        <w:div w:id="1469543833">
          <w:marLeft w:val="640"/>
          <w:marRight w:val="0"/>
          <w:marTop w:val="0"/>
          <w:marBottom w:val="0"/>
          <w:divBdr>
            <w:top w:val="none" w:sz="0" w:space="0" w:color="auto"/>
            <w:left w:val="none" w:sz="0" w:space="0" w:color="auto"/>
            <w:bottom w:val="none" w:sz="0" w:space="0" w:color="auto"/>
            <w:right w:val="none" w:sz="0" w:space="0" w:color="auto"/>
          </w:divBdr>
        </w:div>
        <w:div w:id="1524393794">
          <w:marLeft w:val="640"/>
          <w:marRight w:val="0"/>
          <w:marTop w:val="0"/>
          <w:marBottom w:val="0"/>
          <w:divBdr>
            <w:top w:val="none" w:sz="0" w:space="0" w:color="auto"/>
            <w:left w:val="none" w:sz="0" w:space="0" w:color="auto"/>
            <w:bottom w:val="none" w:sz="0" w:space="0" w:color="auto"/>
            <w:right w:val="none" w:sz="0" w:space="0" w:color="auto"/>
          </w:divBdr>
        </w:div>
        <w:div w:id="717709074">
          <w:marLeft w:val="640"/>
          <w:marRight w:val="0"/>
          <w:marTop w:val="0"/>
          <w:marBottom w:val="0"/>
          <w:divBdr>
            <w:top w:val="none" w:sz="0" w:space="0" w:color="auto"/>
            <w:left w:val="none" w:sz="0" w:space="0" w:color="auto"/>
            <w:bottom w:val="none" w:sz="0" w:space="0" w:color="auto"/>
            <w:right w:val="none" w:sz="0" w:space="0" w:color="auto"/>
          </w:divBdr>
        </w:div>
        <w:div w:id="830487698">
          <w:marLeft w:val="640"/>
          <w:marRight w:val="0"/>
          <w:marTop w:val="0"/>
          <w:marBottom w:val="0"/>
          <w:divBdr>
            <w:top w:val="none" w:sz="0" w:space="0" w:color="auto"/>
            <w:left w:val="none" w:sz="0" w:space="0" w:color="auto"/>
            <w:bottom w:val="none" w:sz="0" w:space="0" w:color="auto"/>
            <w:right w:val="none" w:sz="0" w:space="0" w:color="auto"/>
          </w:divBdr>
        </w:div>
        <w:div w:id="1982684800">
          <w:marLeft w:val="640"/>
          <w:marRight w:val="0"/>
          <w:marTop w:val="0"/>
          <w:marBottom w:val="0"/>
          <w:divBdr>
            <w:top w:val="none" w:sz="0" w:space="0" w:color="auto"/>
            <w:left w:val="none" w:sz="0" w:space="0" w:color="auto"/>
            <w:bottom w:val="none" w:sz="0" w:space="0" w:color="auto"/>
            <w:right w:val="none" w:sz="0" w:space="0" w:color="auto"/>
          </w:divBdr>
        </w:div>
        <w:div w:id="1468477623">
          <w:marLeft w:val="640"/>
          <w:marRight w:val="0"/>
          <w:marTop w:val="0"/>
          <w:marBottom w:val="0"/>
          <w:divBdr>
            <w:top w:val="none" w:sz="0" w:space="0" w:color="auto"/>
            <w:left w:val="none" w:sz="0" w:space="0" w:color="auto"/>
            <w:bottom w:val="none" w:sz="0" w:space="0" w:color="auto"/>
            <w:right w:val="none" w:sz="0" w:space="0" w:color="auto"/>
          </w:divBdr>
        </w:div>
        <w:div w:id="125322875">
          <w:marLeft w:val="640"/>
          <w:marRight w:val="0"/>
          <w:marTop w:val="0"/>
          <w:marBottom w:val="0"/>
          <w:divBdr>
            <w:top w:val="none" w:sz="0" w:space="0" w:color="auto"/>
            <w:left w:val="none" w:sz="0" w:space="0" w:color="auto"/>
            <w:bottom w:val="none" w:sz="0" w:space="0" w:color="auto"/>
            <w:right w:val="none" w:sz="0" w:space="0" w:color="auto"/>
          </w:divBdr>
        </w:div>
        <w:div w:id="45878803">
          <w:marLeft w:val="640"/>
          <w:marRight w:val="0"/>
          <w:marTop w:val="0"/>
          <w:marBottom w:val="0"/>
          <w:divBdr>
            <w:top w:val="none" w:sz="0" w:space="0" w:color="auto"/>
            <w:left w:val="none" w:sz="0" w:space="0" w:color="auto"/>
            <w:bottom w:val="none" w:sz="0" w:space="0" w:color="auto"/>
            <w:right w:val="none" w:sz="0" w:space="0" w:color="auto"/>
          </w:divBdr>
        </w:div>
        <w:div w:id="1068041704">
          <w:marLeft w:val="640"/>
          <w:marRight w:val="0"/>
          <w:marTop w:val="0"/>
          <w:marBottom w:val="0"/>
          <w:divBdr>
            <w:top w:val="none" w:sz="0" w:space="0" w:color="auto"/>
            <w:left w:val="none" w:sz="0" w:space="0" w:color="auto"/>
            <w:bottom w:val="none" w:sz="0" w:space="0" w:color="auto"/>
            <w:right w:val="none" w:sz="0" w:space="0" w:color="auto"/>
          </w:divBdr>
        </w:div>
        <w:div w:id="505557913">
          <w:marLeft w:val="640"/>
          <w:marRight w:val="0"/>
          <w:marTop w:val="0"/>
          <w:marBottom w:val="0"/>
          <w:divBdr>
            <w:top w:val="none" w:sz="0" w:space="0" w:color="auto"/>
            <w:left w:val="none" w:sz="0" w:space="0" w:color="auto"/>
            <w:bottom w:val="none" w:sz="0" w:space="0" w:color="auto"/>
            <w:right w:val="none" w:sz="0" w:space="0" w:color="auto"/>
          </w:divBdr>
        </w:div>
        <w:div w:id="1755590493">
          <w:marLeft w:val="640"/>
          <w:marRight w:val="0"/>
          <w:marTop w:val="0"/>
          <w:marBottom w:val="0"/>
          <w:divBdr>
            <w:top w:val="none" w:sz="0" w:space="0" w:color="auto"/>
            <w:left w:val="none" w:sz="0" w:space="0" w:color="auto"/>
            <w:bottom w:val="none" w:sz="0" w:space="0" w:color="auto"/>
            <w:right w:val="none" w:sz="0" w:space="0" w:color="auto"/>
          </w:divBdr>
        </w:div>
        <w:div w:id="1081803180">
          <w:marLeft w:val="640"/>
          <w:marRight w:val="0"/>
          <w:marTop w:val="0"/>
          <w:marBottom w:val="0"/>
          <w:divBdr>
            <w:top w:val="none" w:sz="0" w:space="0" w:color="auto"/>
            <w:left w:val="none" w:sz="0" w:space="0" w:color="auto"/>
            <w:bottom w:val="none" w:sz="0" w:space="0" w:color="auto"/>
            <w:right w:val="none" w:sz="0" w:space="0" w:color="auto"/>
          </w:divBdr>
        </w:div>
        <w:div w:id="2084645827">
          <w:marLeft w:val="640"/>
          <w:marRight w:val="0"/>
          <w:marTop w:val="0"/>
          <w:marBottom w:val="0"/>
          <w:divBdr>
            <w:top w:val="none" w:sz="0" w:space="0" w:color="auto"/>
            <w:left w:val="none" w:sz="0" w:space="0" w:color="auto"/>
            <w:bottom w:val="none" w:sz="0" w:space="0" w:color="auto"/>
            <w:right w:val="none" w:sz="0" w:space="0" w:color="auto"/>
          </w:divBdr>
        </w:div>
        <w:div w:id="1157570993">
          <w:marLeft w:val="640"/>
          <w:marRight w:val="0"/>
          <w:marTop w:val="0"/>
          <w:marBottom w:val="0"/>
          <w:divBdr>
            <w:top w:val="none" w:sz="0" w:space="0" w:color="auto"/>
            <w:left w:val="none" w:sz="0" w:space="0" w:color="auto"/>
            <w:bottom w:val="none" w:sz="0" w:space="0" w:color="auto"/>
            <w:right w:val="none" w:sz="0" w:space="0" w:color="auto"/>
          </w:divBdr>
        </w:div>
        <w:div w:id="1330138955">
          <w:marLeft w:val="640"/>
          <w:marRight w:val="0"/>
          <w:marTop w:val="0"/>
          <w:marBottom w:val="0"/>
          <w:divBdr>
            <w:top w:val="none" w:sz="0" w:space="0" w:color="auto"/>
            <w:left w:val="none" w:sz="0" w:space="0" w:color="auto"/>
            <w:bottom w:val="none" w:sz="0" w:space="0" w:color="auto"/>
            <w:right w:val="none" w:sz="0" w:space="0" w:color="auto"/>
          </w:divBdr>
        </w:div>
        <w:div w:id="174153071">
          <w:marLeft w:val="640"/>
          <w:marRight w:val="0"/>
          <w:marTop w:val="0"/>
          <w:marBottom w:val="0"/>
          <w:divBdr>
            <w:top w:val="none" w:sz="0" w:space="0" w:color="auto"/>
            <w:left w:val="none" w:sz="0" w:space="0" w:color="auto"/>
            <w:bottom w:val="none" w:sz="0" w:space="0" w:color="auto"/>
            <w:right w:val="none" w:sz="0" w:space="0" w:color="auto"/>
          </w:divBdr>
        </w:div>
        <w:div w:id="402415446">
          <w:marLeft w:val="640"/>
          <w:marRight w:val="0"/>
          <w:marTop w:val="0"/>
          <w:marBottom w:val="0"/>
          <w:divBdr>
            <w:top w:val="none" w:sz="0" w:space="0" w:color="auto"/>
            <w:left w:val="none" w:sz="0" w:space="0" w:color="auto"/>
            <w:bottom w:val="none" w:sz="0" w:space="0" w:color="auto"/>
            <w:right w:val="none" w:sz="0" w:space="0" w:color="auto"/>
          </w:divBdr>
        </w:div>
        <w:div w:id="1185367895">
          <w:marLeft w:val="640"/>
          <w:marRight w:val="0"/>
          <w:marTop w:val="0"/>
          <w:marBottom w:val="0"/>
          <w:divBdr>
            <w:top w:val="none" w:sz="0" w:space="0" w:color="auto"/>
            <w:left w:val="none" w:sz="0" w:space="0" w:color="auto"/>
            <w:bottom w:val="none" w:sz="0" w:space="0" w:color="auto"/>
            <w:right w:val="none" w:sz="0" w:space="0" w:color="auto"/>
          </w:divBdr>
        </w:div>
        <w:div w:id="103430185">
          <w:marLeft w:val="640"/>
          <w:marRight w:val="0"/>
          <w:marTop w:val="0"/>
          <w:marBottom w:val="0"/>
          <w:divBdr>
            <w:top w:val="none" w:sz="0" w:space="0" w:color="auto"/>
            <w:left w:val="none" w:sz="0" w:space="0" w:color="auto"/>
            <w:bottom w:val="none" w:sz="0" w:space="0" w:color="auto"/>
            <w:right w:val="none" w:sz="0" w:space="0" w:color="auto"/>
          </w:divBdr>
        </w:div>
      </w:divsChild>
    </w:div>
    <w:div w:id="399376715">
      <w:bodyDiv w:val="1"/>
      <w:marLeft w:val="0"/>
      <w:marRight w:val="0"/>
      <w:marTop w:val="0"/>
      <w:marBottom w:val="0"/>
      <w:divBdr>
        <w:top w:val="none" w:sz="0" w:space="0" w:color="auto"/>
        <w:left w:val="none" w:sz="0" w:space="0" w:color="auto"/>
        <w:bottom w:val="none" w:sz="0" w:space="0" w:color="auto"/>
        <w:right w:val="none" w:sz="0" w:space="0" w:color="auto"/>
      </w:divBdr>
    </w:div>
    <w:div w:id="401024330">
      <w:bodyDiv w:val="1"/>
      <w:marLeft w:val="0"/>
      <w:marRight w:val="0"/>
      <w:marTop w:val="0"/>
      <w:marBottom w:val="0"/>
      <w:divBdr>
        <w:top w:val="none" w:sz="0" w:space="0" w:color="auto"/>
        <w:left w:val="none" w:sz="0" w:space="0" w:color="auto"/>
        <w:bottom w:val="none" w:sz="0" w:space="0" w:color="auto"/>
        <w:right w:val="none" w:sz="0" w:space="0" w:color="auto"/>
      </w:divBdr>
    </w:div>
    <w:div w:id="401098584">
      <w:marLeft w:val="480"/>
      <w:marRight w:val="0"/>
      <w:marTop w:val="0"/>
      <w:marBottom w:val="0"/>
      <w:divBdr>
        <w:top w:val="none" w:sz="0" w:space="0" w:color="auto"/>
        <w:left w:val="none" w:sz="0" w:space="0" w:color="auto"/>
        <w:bottom w:val="none" w:sz="0" w:space="0" w:color="auto"/>
        <w:right w:val="none" w:sz="0" w:space="0" w:color="auto"/>
      </w:divBdr>
    </w:div>
    <w:div w:id="401684028">
      <w:bodyDiv w:val="1"/>
      <w:marLeft w:val="0"/>
      <w:marRight w:val="0"/>
      <w:marTop w:val="0"/>
      <w:marBottom w:val="0"/>
      <w:divBdr>
        <w:top w:val="none" w:sz="0" w:space="0" w:color="auto"/>
        <w:left w:val="none" w:sz="0" w:space="0" w:color="auto"/>
        <w:bottom w:val="none" w:sz="0" w:space="0" w:color="auto"/>
        <w:right w:val="none" w:sz="0" w:space="0" w:color="auto"/>
      </w:divBdr>
      <w:divsChild>
        <w:div w:id="61489524">
          <w:marLeft w:val="480"/>
          <w:marRight w:val="0"/>
          <w:marTop w:val="0"/>
          <w:marBottom w:val="0"/>
          <w:divBdr>
            <w:top w:val="none" w:sz="0" w:space="0" w:color="auto"/>
            <w:left w:val="none" w:sz="0" w:space="0" w:color="auto"/>
            <w:bottom w:val="none" w:sz="0" w:space="0" w:color="auto"/>
            <w:right w:val="none" w:sz="0" w:space="0" w:color="auto"/>
          </w:divBdr>
        </w:div>
        <w:div w:id="127624445">
          <w:marLeft w:val="480"/>
          <w:marRight w:val="0"/>
          <w:marTop w:val="0"/>
          <w:marBottom w:val="0"/>
          <w:divBdr>
            <w:top w:val="none" w:sz="0" w:space="0" w:color="auto"/>
            <w:left w:val="none" w:sz="0" w:space="0" w:color="auto"/>
            <w:bottom w:val="none" w:sz="0" w:space="0" w:color="auto"/>
            <w:right w:val="none" w:sz="0" w:space="0" w:color="auto"/>
          </w:divBdr>
        </w:div>
        <w:div w:id="140656064">
          <w:marLeft w:val="480"/>
          <w:marRight w:val="0"/>
          <w:marTop w:val="0"/>
          <w:marBottom w:val="0"/>
          <w:divBdr>
            <w:top w:val="none" w:sz="0" w:space="0" w:color="auto"/>
            <w:left w:val="none" w:sz="0" w:space="0" w:color="auto"/>
            <w:bottom w:val="none" w:sz="0" w:space="0" w:color="auto"/>
            <w:right w:val="none" w:sz="0" w:space="0" w:color="auto"/>
          </w:divBdr>
        </w:div>
        <w:div w:id="226453797">
          <w:marLeft w:val="480"/>
          <w:marRight w:val="0"/>
          <w:marTop w:val="0"/>
          <w:marBottom w:val="0"/>
          <w:divBdr>
            <w:top w:val="none" w:sz="0" w:space="0" w:color="auto"/>
            <w:left w:val="none" w:sz="0" w:space="0" w:color="auto"/>
            <w:bottom w:val="none" w:sz="0" w:space="0" w:color="auto"/>
            <w:right w:val="none" w:sz="0" w:space="0" w:color="auto"/>
          </w:divBdr>
        </w:div>
        <w:div w:id="299263025">
          <w:marLeft w:val="480"/>
          <w:marRight w:val="0"/>
          <w:marTop w:val="0"/>
          <w:marBottom w:val="0"/>
          <w:divBdr>
            <w:top w:val="none" w:sz="0" w:space="0" w:color="auto"/>
            <w:left w:val="none" w:sz="0" w:space="0" w:color="auto"/>
            <w:bottom w:val="none" w:sz="0" w:space="0" w:color="auto"/>
            <w:right w:val="none" w:sz="0" w:space="0" w:color="auto"/>
          </w:divBdr>
        </w:div>
        <w:div w:id="316767574">
          <w:marLeft w:val="480"/>
          <w:marRight w:val="0"/>
          <w:marTop w:val="0"/>
          <w:marBottom w:val="0"/>
          <w:divBdr>
            <w:top w:val="none" w:sz="0" w:space="0" w:color="auto"/>
            <w:left w:val="none" w:sz="0" w:space="0" w:color="auto"/>
            <w:bottom w:val="none" w:sz="0" w:space="0" w:color="auto"/>
            <w:right w:val="none" w:sz="0" w:space="0" w:color="auto"/>
          </w:divBdr>
        </w:div>
        <w:div w:id="364524737">
          <w:marLeft w:val="480"/>
          <w:marRight w:val="0"/>
          <w:marTop w:val="0"/>
          <w:marBottom w:val="0"/>
          <w:divBdr>
            <w:top w:val="none" w:sz="0" w:space="0" w:color="auto"/>
            <w:left w:val="none" w:sz="0" w:space="0" w:color="auto"/>
            <w:bottom w:val="none" w:sz="0" w:space="0" w:color="auto"/>
            <w:right w:val="none" w:sz="0" w:space="0" w:color="auto"/>
          </w:divBdr>
        </w:div>
        <w:div w:id="365260327">
          <w:marLeft w:val="480"/>
          <w:marRight w:val="0"/>
          <w:marTop w:val="0"/>
          <w:marBottom w:val="0"/>
          <w:divBdr>
            <w:top w:val="none" w:sz="0" w:space="0" w:color="auto"/>
            <w:left w:val="none" w:sz="0" w:space="0" w:color="auto"/>
            <w:bottom w:val="none" w:sz="0" w:space="0" w:color="auto"/>
            <w:right w:val="none" w:sz="0" w:space="0" w:color="auto"/>
          </w:divBdr>
        </w:div>
        <w:div w:id="386955230">
          <w:marLeft w:val="480"/>
          <w:marRight w:val="0"/>
          <w:marTop w:val="0"/>
          <w:marBottom w:val="0"/>
          <w:divBdr>
            <w:top w:val="none" w:sz="0" w:space="0" w:color="auto"/>
            <w:left w:val="none" w:sz="0" w:space="0" w:color="auto"/>
            <w:bottom w:val="none" w:sz="0" w:space="0" w:color="auto"/>
            <w:right w:val="none" w:sz="0" w:space="0" w:color="auto"/>
          </w:divBdr>
        </w:div>
        <w:div w:id="389426838">
          <w:marLeft w:val="480"/>
          <w:marRight w:val="0"/>
          <w:marTop w:val="0"/>
          <w:marBottom w:val="0"/>
          <w:divBdr>
            <w:top w:val="none" w:sz="0" w:space="0" w:color="auto"/>
            <w:left w:val="none" w:sz="0" w:space="0" w:color="auto"/>
            <w:bottom w:val="none" w:sz="0" w:space="0" w:color="auto"/>
            <w:right w:val="none" w:sz="0" w:space="0" w:color="auto"/>
          </w:divBdr>
        </w:div>
        <w:div w:id="527764277">
          <w:marLeft w:val="480"/>
          <w:marRight w:val="0"/>
          <w:marTop w:val="0"/>
          <w:marBottom w:val="0"/>
          <w:divBdr>
            <w:top w:val="none" w:sz="0" w:space="0" w:color="auto"/>
            <w:left w:val="none" w:sz="0" w:space="0" w:color="auto"/>
            <w:bottom w:val="none" w:sz="0" w:space="0" w:color="auto"/>
            <w:right w:val="none" w:sz="0" w:space="0" w:color="auto"/>
          </w:divBdr>
        </w:div>
        <w:div w:id="606818575">
          <w:marLeft w:val="480"/>
          <w:marRight w:val="0"/>
          <w:marTop w:val="0"/>
          <w:marBottom w:val="0"/>
          <w:divBdr>
            <w:top w:val="none" w:sz="0" w:space="0" w:color="auto"/>
            <w:left w:val="none" w:sz="0" w:space="0" w:color="auto"/>
            <w:bottom w:val="none" w:sz="0" w:space="0" w:color="auto"/>
            <w:right w:val="none" w:sz="0" w:space="0" w:color="auto"/>
          </w:divBdr>
        </w:div>
        <w:div w:id="639967855">
          <w:marLeft w:val="480"/>
          <w:marRight w:val="0"/>
          <w:marTop w:val="0"/>
          <w:marBottom w:val="0"/>
          <w:divBdr>
            <w:top w:val="none" w:sz="0" w:space="0" w:color="auto"/>
            <w:left w:val="none" w:sz="0" w:space="0" w:color="auto"/>
            <w:bottom w:val="none" w:sz="0" w:space="0" w:color="auto"/>
            <w:right w:val="none" w:sz="0" w:space="0" w:color="auto"/>
          </w:divBdr>
        </w:div>
        <w:div w:id="669020756">
          <w:marLeft w:val="480"/>
          <w:marRight w:val="0"/>
          <w:marTop w:val="0"/>
          <w:marBottom w:val="0"/>
          <w:divBdr>
            <w:top w:val="none" w:sz="0" w:space="0" w:color="auto"/>
            <w:left w:val="none" w:sz="0" w:space="0" w:color="auto"/>
            <w:bottom w:val="none" w:sz="0" w:space="0" w:color="auto"/>
            <w:right w:val="none" w:sz="0" w:space="0" w:color="auto"/>
          </w:divBdr>
        </w:div>
        <w:div w:id="676344958">
          <w:marLeft w:val="480"/>
          <w:marRight w:val="0"/>
          <w:marTop w:val="0"/>
          <w:marBottom w:val="0"/>
          <w:divBdr>
            <w:top w:val="none" w:sz="0" w:space="0" w:color="auto"/>
            <w:left w:val="none" w:sz="0" w:space="0" w:color="auto"/>
            <w:bottom w:val="none" w:sz="0" w:space="0" w:color="auto"/>
            <w:right w:val="none" w:sz="0" w:space="0" w:color="auto"/>
          </w:divBdr>
        </w:div>
        <w:div w:id="711348388">
          <w:marLeft w:val="480"/>
          <w:marRight w:val="0"/>
          <w:marTop w:val="0"/>
          <w:marBottom w:val="0"/>
          <w:divBdr>
            <w:top w:val="none" w:sz="0" w:space="0" w:color="auto"/>
            <w:left w:val="none" w:sz="0" w:space="0" w:color="auto"/>
            <w:bottom w:val="none" w:sz="0" w:space="0" w:color="auto"/>
            <w:right w:val="none" w:sz="0" w:space="0" w:color="auto"/>
          </w:divBdr>
        </w:div>
        <w:div w:id="919563936">
          <w:marLeft w:val="480"/>
          <w:marRight w:val="0"/>
          <w:marTop w:val="0"/>
          <w:marBottom w:val="0"/>
          <w:divBdr>
            <w:top w:val="none" w:sz="0" w:space="0" w:color="auto"/>
            <w:left w:val="none" w:sz="0" w:space="0" w:color="auto"/>
            <w:bottom w:val="none" w:sz="0" w:space="0" w:color="auto"/>
            <w:right w:val="none" w:sz="0" w:space="0" w:color="auto"/>
          </w:divBdr>
        </w:div>
        <w:div w:id="947197062">
          <w:marLeft w:val="480"/>
          <w:marRight w:val="0"/>
          <w:marTop w:val="0"/>
          <w:marBottom w:val="0"/>
          <w:divBdr>
            <w:top w:val="none" w:sz="0" w:space="0" w:color="auto"/>
            <w:left w:val="none" w:sz="0" w:space="0" w:color="auto"/>
            <w:bottom w:val="none" w:sz="0" w:space="0" w:color="auto"/>
            <w:right w:val="none" w:sz="0" w:space="0" w:color="auto"/>
          </w:divBdr>
        </w:div>
        <w:div w:id="1022631964">
          <w:marLeft w:val="480"/>
          <w:marRight w:val="0"/>
          <w:marTop w:val="0"/>
          <w:marBottom w:val="0"/>
          <w:divBdr>
            <w:top w:val="none" w:sz="0" w:space="0" w:color="auto"/>
            <w:left w:val="none" w:sz="0" w:space="0" w:color="auto"/>
            <w:bottom w:val="none" w:sz="0" w:space="0" w:color="auto"/>
            <w:right w:val="none" w:sz="0" w:space="0" w:color="auto"/>
          </w:divBdr>
        </w:div>
        <w:div w:id="1079062104">
          <w:marLeft w:val="480"/>
          <w:marRight w:val="0"/>
          <w:marTop w:val="0"/>
          <w:marBottom w:val="0"/>
          <w:divBdr>
            <w:top w:val="none" w:sz="0" w:space="0" w:color="auto"/>
            <w:left w:val="none" w:sz="0" w:space="0" w:color="auto"/>
            <w:bottom w:val="none" w:sz="0" w:space="0" w:color="auto"/>
            <w:right w:val="none" w:sz="0" w:space="0" w:color="auto"/>
          </w:divBdr>
        </w:div>
        <w:div w:id="1197424202">
          <w:marLeft w:val="480"/>
          <w:marRight w:val="0"/>
          <w:marTop w:val="0"/>
          <w:marBottom w:val="0"/>
          <w:divBdr>
            <w:top w:val="none" w:sz="0" w:space="0" w:color="auto"/>
            <w:left w:val="none" w:sz="0" w:space="0" w:color="auto"/>
            <w:bottom w:val="none" w:sz="0" w:space="0" w:color="auto"/>
            <w:right w:val="none" w:sz="0" w:space="0" w:color="auto"/>
          </w:divBdr>
        </w:div>
        <w:div w:id="1219975531">
          <w:marLeft w:val="480"/>
          <w:marRight w:val="0"/>
          <w:marTop w:val="0"/>
          <w:marBottom w:val="0"/>
          <w:divBdr>
            <w:top w:val="none" w:sz="0" w:space="0" w:color="auto"/>
            <w:left w:val="none" w:sz="0" w:space="0" w:color="auto"/>
            <w:bottom w:val="none" w:sz="0" w:space="0" w:color="auto"/>
            <w:right w:val="none" w:sz="0" w:space="0" w:color="auto"/>
          </w:divBdr>
        </w:div>
        <w:div w:id="1227640313">
          <w:marLeft w:val="480"/>
          <w:marRight w:val="0"/>
          <w:marTop w:val="0"/>
          <w:marBottom w:val="0"/>
          <w:divBdr>
            <w:top w:val="none" w:sz="0" w:space="0" w:color="auto"/>
            <w:left w:val="none" w:sz="0" w:space="0" w:color="auto"/>
            <w:bottom w:val="none" w:sz="0" w:space="0" w:color="auto"/>
            <w:right w:val="none" w:sz="0" w:space="0" w:color="auto"/>
          </w:divBdr>
        </w:div>
        <w:div w:id="1307661681">
          <w:marLeft w:val="480"/>
          <w:marRight w:val="0"/>
          <w:marTop w:val="0"/>
          <w:marBottom w:val="0"/>
          <w:divBdr>
            <w:top w:val="none" w:sz="0" w:space="0" w:color="auto"/>
            <w:left w:val="none" w:sz="0" w:space="0" w:color="auto"/>
            <w:bottom w:val="none" w:sz="0" w:space="0" w:color="auto"/>
            <w:right w:val="none" w:sz="0" w:space="0" w:color="auto"/>
          </w:divBdr>
        </w:div>
        <w:div w:id="1314604175">
          <w:marLeft w:val="480"/>
          <w:marRight w:val="0"/>
          <w:marTop w:val="0"/>
          <w:marBottom w:val="0"/>
          <w:divBdr>
            <w:top w:val="none" w:sz="0" w:space="0" w:color="auto"/>
            <w:left w:val="none" w:sz="0" w:space="0" w:color="auto"/>
            <w:bottom w:val="none" w:sz="0" w:space="0" w:color="auto"/>
            <w:right w:val="none" w:sz="0" w:space="0" w:color="auto"/>
          </w:divBdr>
        </w:div>
        <w:div w:id="1336764489">
          <w:marLeft w:val="480"/>
          <w:marRight w:val="0"/>
          <w:marTop w:val="0"/>
          <w:marBottom w:val="0"/>
          <w:divBdr>
            <w:top w:val="none" w:sz="0" w:space="0" w:color="auto"/>
            <w:left w:val="none" w:sz="0" w:space="0" w:color="auto"/>
            <w:bottom w:val="none" w:sz="0" w:space="0" w:color="auto"/>
            <w:right w:val="none" w:sz="0" w:space="0" w:color="auto"/>
          </w:divBdr>
        </w:div>
        <w:div w:id="1345520149">
          <w:marLeft w:val="480"/>
          <w:marRight w:val="0"/>
          <w:marTop w:val="0"/>
          <w:marBottom w:val="0"/>
          <w:divBdr>
            <w:top w:val="none" w:sz="0" w:space="0" w:color="auto"/>
            <w:left w:val="none" w:sz="0" w:space="0" w:color="auto"/>
            <w:bottom w:val="none" w:sz="0" w:space="0" w:color="auto"/>
            <w:right w:val="none" w:sz="0" w:space="0" w:color="auto"/>
          </w:divBdr>
        </w:div>
        <w:div w:id="1360350278">
          <w:marLeft w:val="480"/>
          <w:marRight w:val="0"/>
          <w:marTop w:val="0"/>
          <w:marBottom w:val="0"/>
          <w:divBdr>
            <w:top w:val="none" w:sz="0" w:space="0" w:color="auto"/>
            <w:left w:val="none" w:sz="0" w:space="0" w:color="auto"/>
            <w:bottom w:val="none" w:sz="0" w:space="0" w:color="auto"/>
            <w:right w:val="none" w:sz="0" w:space="0" w:color="auto"/>
          </w:divBdr>
        </w:div>
        <w:div w:id="1389375295">
          <w:marLeft w:val="480"/>
          <w:marRight w:val="0"/>
          <w:marTop w:val="0"/>
          <w:marBottom w:val="0"/>
          <w:divBdr>
            <w:top w:val="none" w:sz="0" w:space="0" w:color="auto"/>
            <w:left w:val="none" w:sz="0" w:space="0" w:color="auto"/>
            <w:bottom w:val="none" w:sz="0" w:space="0" w:color="auto"/>
            <w:right w:val="none" w:sz="0" w:space="0" w:color="auto"/>
          </w:divBdr>
        </w:div>
        <w:div w:id="1395202575">
          <w:marLeft w:val="480"/>
          <w:marRight w:val="0"/>
          <w:marTop w:val="0"/>
          <w:marBottom w:val="0"/>
          <w:divBdr>
            <w:top w:val="none" w:sz="0" w:space="0" w:color="auto"/>
            <w:left w:val="none" w:sz="0" w:space="0" w:color="auto"/>
            <w:bottom w:val="none" w:sz="0" w:space="0" w:color="auto"/>
            <w:right w:val="none" w:sz="0" w:space="0" w:color="auto"/>
          </w:divBdr>
        </w:div>
        <w:div w:id="1416324681">
          <w:marLeft w:val="480"/>
          <w:marRight w:val="0"/>
          <w:marTop w:val="0"/>
          <w:marBottom w:val="0"/>
          <w:divBdr>
            <w:top w:val="none" w:sz="0" w:space="0" w:color="auto"/>
            <w:left w:val="none" w:sz="0" w:space="0" w:color="auto"/>
            <w:bottom w:val="none" w:sz="0" w:space="0" w:color="auto"/>
            <w:right w:val="none" w:sz="0" w:space="0" w:color="auto"/>
          </w:divBdr>
        </w:div>
        <w:div w:id="1516071544">
          <w:marLeft w:val="480"/>
          <w:marRight w:val="0"/>
          <w:marTop w:val="0"/>
          <w:marBottom w:val="0"/>
          <w:divBdr>
            <w:top w:val="none" w:sz="0" w:space="0" w:color="auto"/>
            <w:left w:val="none" w:sz="0" w:space="0" w:color="auto"/>
            <w:bottom w:val="none" w:sz="0" w:space="0" w:color="auto"/>
            <w:right w:val="none" w:sz="0" w:space="0" w:color="auto"/>
          </w:divBdr>
        </w:div>
        <w:div w:id="1534614563">
          <w:marLeft w:val="480"/>
          <w:marRight w:val="0"/>
          <w:marTop w:val="0"/>
          <w:marBottom w:val="0"/>
          <w:divBdr>
            <w:top w:val="none" w:sz="0" w:space="0" w:color="auto"/>
            <w:left w:val="none" w:sz="0" w:space="0" w:color="auto"/>
            <w:bottom w:val="none" w:sz="0" w:space="0" w:color="auto"/>
            <w:right w:val="none" w:sz="0" w:space="0" w:color="auto"/>
          </w:divBdr>
        </w:div>
        <w:div w:id="1572352370">
          <w:marLeft w:val="480"/>
          <w:marRight w:val="0"/>
          <w:marTop w:val="0"/>
          <w:marBottom w:val="0"/>
          <w:divBdr>
            <w:top w:val="none" w:sz="0" w:space="0" w:color="auto"/>
            <w:left w:val="none" w:sz="0" w:space="0" w:color="auto"/>
            <w:bottom w:val="none" w:sz="0" w:space="0" w:color="auto"/>
            <w:right w:val="none" w:sz="0" w:space="0" w:color="auto"/>
          </w:divBdr>
        </w:div>
        <w:div w:id="1603341574">
          <w:marLeft w:val="480"/>
          <w:marRight w:val="0"/>
          <w:marTop w:val="0"/>
          <w:marBottom w:val="0"/>
          <w:divBdr>
            <w:top w:val="none" w:sz="0" w:space="0" w:color="auto"/>
            <w:left w:val="none" w:sz="0" w:space="0" w:color="auto"/>
            <w:bottom w:val="none" w:sz="0" w:space="0" w:color="auto"/>
            <w:right w:val="none" w:sz="0" w:space="0" w:color="auto"/>
          </w:divBdr>
        </w:div>
        <w:div w:id="1643118778">
          <w:marLeft w:val="480"/>
          <w:marRight w:val="0"/>
          <w:marTop w:val="0"/>
          <w:marBottom w:val="0"/>
          <w:divBdr>
            <w:top w:val="none" w:sz="0" w:space="0" w:color="auto"/>
            <w:left w:val="none" w:sz="0" w:space="0" w:color="auto"/>
            <w:bottom w:val="none" w:sz="0" w:space="0" w:color="auto"/>
            <w:right w:val="none" w:sz="0" w:space="0" w:color="auto"/>
          </w:divBdr>
        </w:div>
        <w:div w:id="1689789423">
          <w:marLeft w:val="480"/>
          <w:marRight w:val="0"/>
          <w:marTop w:val="0"/>
          <w:marBottom w:val="0"/>
          <w:divBdr>
            <w:top w:val="none" w:sz="0" w:space="0" w:color="auto"/>
            <w:left w:val="none" w:sz="0" w:space="0" w:color="auto"/>
            <w:bottom w:val="none" w:sz="0" w:space="0" w:color="auto"/>
            <w:right w:val="none" w:sz="0" w:space="0" w:color="auto"/>
          </w:divBdr>
        </w:div>
        <w:div w:id="1716125763">
          <w:marLeft w:val="480"/>
          <w:marRight w:val="0"/>
          <w:marTop w:val="0"/>
          <w:marBottom w:val="0"/>
          <w:divBdr>
            <w:top w:val="none" w:sz="0" w:space="0" w:color="auto"/>
            <w:left w:val="none" w:sz="0" w:space="0" w:color="auto"/>
            <w:bottom w:val="none" w:sz="0" w:space="0" w:color="auto"/>
            <w:right w:val="none" w:sz="0" w:space="0" w:color="auto"/>
          </w:divBdr>
        </w:div>
        <w:div w:id="1772049681">
          <w:marLeft w:val="480"/>
          <w:marRight w:val="0"/>
          <w:marTop w:val="0"/>
          <w:marBottom w:val="0"/>
          <w:divBdr>
            <w:top w:val="none" w:sz="0" w:space="0" w:color="auto"/>
            <w:left w:val="none" w:sz="0" w:space="0" w:color="auto"/>
            <w:bottom w:val="none" w:sz="0" w:space="0" w:color="auto"/>
            <w:right w:val="none" w:sz="0" w:space="0" w:color="auto"/>
          </w:divBdr>
        </w:div>
        <w:div w:id="1779718915">
          <w:marLeft w:val="480"/>
          <w:marRight w:val="0"/>
          <w:marTop w:val="0"/>
          <w:marBottom w:val="0"/>
          <w:divBdr>
            <w:top w:val="none" w:sz="0" w:space="0" w:color="auto"/>
            <w:left w:val="none" w:sz="0" w:space="0" w:color="auto"/>
            <w:bottom w:val="none" w:sz="0" w:space="0" w:color="auto"/>
            <w:right w:val="none" w:sz="0" w:space="0" w:color="auto"/>
          </w:divBdr>
        </w:div>
        <w:div w:id="1785415297">
          <w:marLeft w:val="480"/>
          <w:marRight w:val="0"/>
          <w:marTop w:val="0"/>
          <w:marBottom w:val="0"/>
          <w:divBdr>
            <w:top w:val="none" w:sz="0" w:space="0" w:color="auto"/>
            <w:left w:val="none" w:sz="0" w:space="0" w:color="auto"/>
            <w:bottom w:val="none" w:sz="0" w:space="0" w:color="auto"/>
            <w:right w:val="none" w:sz="0" w:space="0" w:color="auto"/>
          </w:divBdr>
        </w:div>
        <w:div w:id="1818954971">
          <w:marLeft w:val="480"/>
          <w:marRight w:val="0"/>
          <w:marTop w:val="0"/>
          <w:marBottom w:val="0"/>
          <w:divBdr>
            <w:top w:val="none" w:sz="0" w:space="0" w:color="auto"/>
            <w:left w:val="none" w:sz="0" w:space="0" w:color="auto"/>
            <w:bottom w:val="none" w:sz="0" w:space="0" w:color="auto"/>
            <w:right w:val="none" w:sz="0" w:space="0" w:color="auto"/>
          </w:divBdr>
        </w:div>
        <w:div w:id="1820878188">
          <w:marLeft w:val="480"/>
          <w:marRight w:val="0"/>
          <w:marTop w:val="0"/>
          <w:marBottom w:val="0"/>
          <w:divBdr>
            <w:top w:val="none" w:sz="0" w:space="0" w:color="auto"/>
            <w:left w:val="none" w:sz="0" w:space="0" w:color="auto"/>
            <w:bottom w:val="none" w:sz="0" w:space="0" w:color="auto"/>
            <w:right w:val="none" w:sz="0" w:space="0" w:color="auto"/>
          </w:divBdr>
        </w:div>
        <w:div w:id="1825968099">
          <w:marLeft w:val="480"/>
          <w:marRight w:val="0"/>
          <w:marTop w:val="0"/>
          <w:marBottom w:val="0"/>
          <w:divBdr>
            <w:top w:val="none" w:sz="0" w:space="0" w:color="auto"/>
            <w:left w:val="none" w:sz="0" w:space="0" w:color="auto"/>
            <w:bottom w:val="none" w:sz="0" w:space="0" w:color="auto"/>
            <w:right w:val="none" w:sz="0" w:space="0" w:color="auto"/>
          </w:divBdr>
        </w:div>
        <w:div w:id="1830057163">
          <w:marLeft w:val="480"/>
          <w:marRight w:val="0"/>
          <w:marTop w:val="0"/>
          <w:marBottom w:val="0"/>
          <w:divBdr>
            <w:top w:val="none" w:sz="0" w:space="0" w:color="auto"/>
            <w:left w:val="none" w:sz="0" w:space="0" w:color="auto"/>
            <w:bottom w:val="none" w:sz="0" w:space="0" w:color="auto"/>
            <w:right w:val="none" w:sz="0" w:space="0" w:color="auto"/>
          </w:divBdr>
        </w:div>
        <w:div w:id="1956063079">
          <w:marLeft w:val="480"/>
          <w:marRight w:val="0"/>
          <w:marTop w:val="0"/>
          <w:marBottom w:val="0"/>
          <w:divBdr>
            <w:top w:val="none" w:sz="0" w:space="0" w:color="auto"/>
            <w:left w:val="none" w:sz="0" w:space="0" w:color="auto"/>
            <w:bottom w:val="none" w:sz="0" w:space="0" w:color="auto"/>
            <w:right w:val="none" w:sz="0" w:space="0" w:color="auto"/>
          </w:divBdr>
        </w:div>
        <w:div w:id="1979189342">
          <w:marLeft w:val="480"/>
          <w:marRight w:val="0"/>
          <w:marTop w:val="0"/>
          <w:marBottom w:val="0"/>
          <w:divBdr>
            <w:top w:val="none" w:sz="0" w:space="0" w:color="auto"/>
            <w:left w:val="none" w:sz="0" w:space="0" w:color="auto"/>
            <w:bottom w:val="none" w:sz="0" w:space="0" w:color="auto"/>
            <w:right w:val="none" w:sz="0" w:space="0" w:color="auto"/>
          </w:divBdr>
        </w:div>
        <w:div w:id="1998612326">
          <w:marLeft w:val="480"/>
          <w:marRight w:val="0"/>
          <w:marTop w:val="0"/>
          <w:marBottom w:val="0"/>
          <w:divBdr>
            <w:top w:val="none" w:sz="0" w:space="0" w:color="auto"/>
            <w:left w:val="none" w:sz="0" w:space="0" w:color="auto"/>
            <w:bottom w:val="none" w:sz="0" w:space="0" w:color="auto"/>
            <w:right w:val="none" w:sz="0" w:space="0" w:color="auto"/>
          </w:divBdr>
        </w:div>
        <w:div w:id="2040888673">
          <w:marLeft w:val="480"/>
          <w:marRight w:val="0"/>
          <w:marTop w:val="0"/>
          <w:marBottom w:val="0"/>
          <w:divBdr>
            <w:top w:val="none" w:sz="0" w:space="0" w:color="auto"/>
            <w:left w:val="none" w:sz="0" w:space="0" w:color="auto"/>
            <w:bottom w:val="none" w:sz="0" w:space="0" w:color="auto"/>
            <w:right w:val="none" w:sz="0" w:space="0" w:color="auto"/>
          </w:divBdr>
        </w:div>
        <w:div w:id="2111003741">
          <w:marLeft w:val="480"/>
          <w:marRight w:val="0"/>
          <w:marTop w:val="0"/>
          <w:marBottom w:val="0"/>
          <w:divBdr>
            <w:top w:val="none" w:sz="0" w:space="0" w:color="auto"/>
            <w:left w:val="none" w:sz="0" w:space="0" w:color="auto"/>
            <w:bottom w:val="none" w:sz="0" w:space="0" w:color="auto"/>
            <w:right w:val="none" w:sz="0" w:space="0" w:color="auto"/>
          </w:divBdr>
        </w:div>
      </w:divsChild>
    </w:div>
    <w:div w:id="404836754">
      <w:marLeft w:val="480"/>
      <w:marRight w:val="0"/>
      <w:marTop w:val="0"/>
      <w:marBottom w:val="0"/>
      <w:divBdr>
        <w:top w:val="none" w:sz="0" w:space="0" w:color="auto"/>
        <w:left w:val="none" w:sz="0" w:space="0" w:color="auto"/>
        <w:bottom w:val="none" w:sz="0" w:space="0" w:color="auto"/>
        <w:right w:val="none" w:sz="0" w:space="0" w:color="auto"/>
      </w:divBdr>
    </w:div>
    <w:div w:id="407310400">
      <w:marLeft w:val="640"/>
      <w:marRight w:val="0"/>
      <w:marTop w:val="0"/>
      <w:marBottom w:val="0"/>
      <w:divBdr>
        <w:top w:val="none" w:sz="0" w:space="0" w:color="auto"/>
        <w:left w:val="none" w:sz="0" w:space="0" w:color="auto"/>
        <w:bottom w:val="none" w:sz="0" w:space="0" w:color="auto"/>
        <w:right w:val="none" w:sz="0" w:space="0" w:color="auto"/>
      </w:divBdr>
    </w:div>
    <w:div w:id="407852633">
      <w:bodyDiv w:val="1"/>
      <w:marLeft w:val="0"/>
      <w:marRight w:val="0"/>
      <w:marTop w:val="0"/>
      <w:marBottom w:val="0"/>
      <w:divBdr>
        <w:top w:val="none" w:sz="0" w:space="0" w:color="auto"/>
        <w:left w:val="none" w:sz="0" w:space="0" w:color="auto"/>
        <w:bottom w:val="none" w:sz="0" w:space="0" w:color="auto"/>
        <w:right w:val="none" w:sz="0" w:space="0" w:color="auto"/>
      </w:divBdr>
    </w:div>
    <w:div w:id="408431655">
      <w:marLeft w:val="480"/>
      <w:marRight w:val="0"/>
      <w:marTop w:val="0"/>
      <w:marBottom w:val="0"/>
      <w:divBdr>
        <w:top w:val="none" w:sz="0" w:space="0" w:color="auto"/>
        <w:left w:val="none" w:sz="0" w:space="0" w:color="auto"/>
        <w:bottom w:val="none" w:sz="0" w:space="0" w:color="auto"/>
        <w:right w:val="none" w:sz="0" w:space="0" w:color="auto"/>
      </w:divBdr>
    </w:div>
    <w:div w:id="408618443">
      <w:bodyDiv w:val="1"/>
      <w:marLeft w:val="0"/>
      <w:marRight w:val="0"/>
      <w:marTop w:val="0"/>
      <w:marBottom w:val="0"/>
      <w:divBdr>
        <w:top w:val="none" w:sz="0" w:space="0" w:color="auto"/>
        <w:left w:val="none" w:sz="0" w:space="0" w:color="auto"/>
        <w:bottom w:val="none" w:sz="0" w:space="0" w:color="auto"/>
        <w:right w:val="none" w:sz="0" w:space="0" w:color="auto"/>
      </w:divBdr>
      <w:divsChild>
        <w:div w:id="618806683">
          <w:marLeft w:val="640"/>
          <w:marRight w:val="0"/>
          <w:marTop w:val="0"/>
          <w:marBottom w:val="0"/>
          <w:divBdr>
            <w:top w:val="none" w:sz="0" w:space="0" w:color="auto"/>
            <w:left w:val="none" w:sz="0" w:space="0" w:color="auto"/>
            <w:bottom w:val="none" w:sz="0" w:space="0" w:color="auto"/>
            <w:right w:val="none" w:sz="0" w:space="0" w:color="auto"/>
          </w:divBdr>
        </w:div>
        <w:div w:id="1645889268">
          <w:marLeft w:val="640"/>
          <w:marRight w:val="0"/>
          <w:marTop w:val="0"/>
          <w:marBottom w:val="0"/>
          <w:divBdr>
            <w:top w:val="none" w:sz="0" w:space="0" w:color="auto"/>
            <w:left w:val="none" w:sz="0" w:space="0" w:color="auto"/>
            <w:bottom w:val="none" w:sz="0" w:space="0" w:color="auto"/>
            <w:right w:val="none" w:sz="0" w:space="0" w:color="auto"/>
          </w:divBdr>
        </w:div>
        <w:div w:id="1716468164">
          <w:marLeft w:val="640"/>
          <w:marRight w:val="0"/>
          <w:marTop w:val="0"/>
          <w:marBottom w:val="0"/>
          <w:divBdr>
            <w:top w:val="none" w:sz="0" w:space="0" w:color="auto"/>
            <w:left w:val="none" w:sz="0" w:space="0" w:color="auto"/>
            <w:bottom w:val="none" w:sz="0" w:space="0" w:color="auto"/>
            <w:right w:val="none" w:sz="0" w:space="0" w:color="auto"/>
          </w:divBdr>
        </w:div>
        <w:div w:id="2011518552">
          <w:marLeft w:val="640"/>
          <w:marRight w:val="0"/>
          <w:marTop w:val="0"/>
          <w:marBottom w:val="0"/>
          <w:divBdr>
            <w:top w:val="none" w:sz="0" w:space="0" w:color="auto"/>
            <w:left w:val="none" w:sz="0" w:space="0" w:color="auto"/>
            <w:bottom w:val="none" w:sz="0" w:space="0" w:color="auto"/>
            <w:right w:val="none" w:sz="0" w:space="0" w:color="auto"/>
          </w:divBdr>
        </w:div>
        <w:div w:id="1309435831">
          <w:marLeft w:val="640"/>
          <w:marRight w:val="0"/>
          <w:marTop w:val="0"/>
          <w:marBottom w:val="0"/>
          <w:divBdr>
            <w:top w:val="none" w:sz="0" w:space="0" w:color="auto"/>
            <w:left w:val="none" w:sz="0" w:space="0" w:color="auto"/>
            <w:bottom w:val="none" w:sz="0" w:space="0" w:color="auto"/>
            <w:right w:val="none" w:sz="0" w:space="0" w:color="auto"/>
          </w:divBdr>
        </w:div>
        <w:div w:id="186453064">
          <w:marLeft w:val="640"/>
          <w:marRight w:val="0"/>
          <w:marTop w:val="0"/>
          <w:marBottom w:val="0"/>
          <w:divBdr>
            <w:top w:val="none" w:sz="0" w:space="0" w:color="auto"/>
            <w:left w:val="none" w:sz="0" w:space="0" w:color="auto"/>
            <w:bottom w:val="none" w:sz="0" w:space="0" w:color="auto"/>
            <w:right w:val="none" w:sz="0" w:space="0" w:color="auto"/>
          </w:divBdr>
        </w:div>
        <w:div w:id="2127701238">
          <w:marLeft w:val="640"/>
          <w:marRight w:val="0"/>
          <w:marTop w:val="0"/>
          <w:marBottom w:val="0"/>
          <w:divBdr>
            <w:top w:val="none" w:sz="0" w:space="0" w:color="auto"/>
            <w:left w:val="none" w:sz="0" w:space="0" w:color="auto"/>
            <w:bottom w:val="none" w:sz="0" w:space="0" w:color="auto"/>
            <w:right w:val="none" w:sz="0" w:space="0" w:color="auto"/>
          </w:divBdr>
        </w:div>
        <w:div w:id="743332283">
          <w:marLeft w:val="640"/>
          <w:marRight w:val="0"/>
          <w:marTop w:val="0"/>
          <w:marBottom w:val="0"/>
          <w:divBdr>
            <w:top w:val="none" w:sz="0" w:space="0" w:color="auto"/>
            <w:left w:val="none" w:sz="0" w:space="0" w:color="auto"/>
            <w:bottom w:val="none" w:sz="0" w:space="0" w:color="auto"/>
            <w:right w:val="none" w:sz="0" w:space="0" w:color="auto"/>
          </w:divBdr>
        </w:div>
        <w:div w:id="1950114294">
          <w:marLeft w:val="640"/>
          <w:marRight w:val="0"/>
          <w:marTop w:val="0"/>
          <w:marBottom w:val="0"/>
          <w:divBdr>
            <w:top w:val="none" w:sz="0" w:space="0" w:color="auto"/>
            <w:left w:val="none" w:sz="0" w:space="0" w:color="auto"/>
            <w:bottom w:val="none" w:sz="0" w:space="0" w:color="auto"/>
            <w:right w:val="none" w:sz="0" w:space="0" w:color="auto"/>
          </w:divBdr>
        </w:div>
        <w:div w:id="1072384570">
          <w:marLeft w:val="640"/>
          <w:marRight w:val="0"/>
          <w:marTop w:val="0"/>
          <w:marBottom w:val="0"/>
          <w:divBdr>
            <w:top w:val="none" w:sz="0" w:space="0" w:color="auto"/>
            <w:left w:val="none" w:sz="0" w:space="0" w:color="auto"/>
            <w:bottom w:val="none" w:sz="0" w:space="0" w:color="auto"/>
            <w:right w:val="none" w:sz="0" w:space="0" w:color="auto"/>
          </w:divBdr>
        </w:div>
        <w:div w:id="390660147">
          <w:marLeft w:val="640"/>
          <w:marRight w:val="0"/>
          <w:marTop w:val="0"/>
          <w:marBottom w:val="0"/>
          <w:divBdr>
            <w:top w:val="none" w:sz="0" w:space="0" w:color="auto"/>
            <w:left w:val="none" w:sz="0" w:space="0" w:color="auto"/>
            <w:bottom w:val="none" w:sz="0" w:space="0" w:color="auto"/>
            <w:right w:val="none" w:sz="0" w:space="0" w:color="auto"/>
          </w:divBdr>
        </w:div>
        <w:div w:id="209654741">
          <w:marLeft w:val="640"/>
          <w:marRight w:val="0"/>
          <w:marTop w:val="0"/>
          <w:marBottom w:val="0"/>
          <w:divBdr>
            <w:top w:val="none" w:sz="0" w:space="0" w:color="auto"/>
            <w:left w:val="none" w:sz="0" w:space="0" w:color="auto"/>
            <w:bottom w:val="none" w:sz="0" w:space="0" w:color="auto"/>
            <w:right w:val="none" w:sz="0" w:space="0" w:color="auto"/>
          </w:divBdr>
        </w:div>
        <w:div w:id="759983884">
          <w:marLeft w:val="640"/>
          <w:marRight w:val="0"/>
          <w:marTop w:val="0"/>
          <w:marBottom w:val="0"/>
          <w:divBdr>
            <w:top w:val="none" w:sz="0" w:space="0" w:color="auto"/>
            <w:left w:val="none" w:sz="0" w:space="0" w:color="auto"/>
            <w:bottom w:val="none" w:sz="0" w:space="0" w:color="auto"/>
            <w:right w:val="none" w:sz="0" w:space="0" w:color="auto"/>
          </w:divBdr>
        </w:div>
        <w:div w:id="240680341">
          <w:marLeft w:val="640"/>
          <w:marRight w:val="0"/>
          <w:marTop w:val="0"/>
          <w:marBottom w:val="0"/>
          <w:divBdr>
            <w:top w:val="none" w:sz="0" w:space="0" w:color="auto"/>
            <w:left w:val="none" w:sz="0" w:space="0" w:color="auto"/>
            <w:bottom w:val="none" w:sz="0" w:space="0" w:color="auto"/>
            <w:right w:val="none" w:sz="0" w:space="0" w:color="auto"/>
          </w:divBdr>
        </w:div>
        <w:div w:id="1176579312">
          <w:marLeft w:val="640"/>
          <w:marRight w:val="0"/>
          <w:marTop w:val="0"/>
          <w:marBottom w:val="0"/>
          <w:divBdr>
            <w:top w:val="none" w:sz="0" w:space="0" w:color="auto"/>
            <w:left w:val="none" w:sz="0" w:space="0" w:color="auto"/>
            <w:bottom w:val="none" w:sz="0" w:space="0" w:color="auto"/>
            <w:right w:val="none" w:sz="0" w:space="0" w:color="auto"/>
          </w:divBdr>
        </w:div>
        <w:div w:id="1757822886">
          <w:marLeft w:val="640"/>
          <w:marRight w:val="0"/>
          <w:marTop w:val="0"/>
          <w:marBottom w:val="0"/>
          <w:divBdr>
            <w:top w:val="none" w:sz="0" w:space="0" w:color="auto"/>
            <w:left w:val="none" w:sz="0" w:space="0" w:color="auto"/>
            <w:bottom w:val="none" w:sz="0" w:space="0" w:color="auto"/>
            <w:right w:val="none" w:sz="0" w:space="0" w:color="auto"/>
          </w:divBdr>
        </w:div>
        <w:div w:id="502084789">
          <w:marLeft w:val="640"/>
          <w:marRight w:val="0"/>
          <w:marTop w:val="0"/>
          <w:marBottom w:val="0"/>
          <w:divBdr>
            <w:top w:val="none" w:sz="0" w:space="0" w:color="auto"/>
            <w:left w:val="none" w:sz="0" w:space="0" w:color="auto"/>
            <w:bottom w:val="none" w:sz="0" w:space="0" w:color="auto"/>
            <w:right w:val="none" w:sz="0" w:space="0" w:color="auto"/>
          </w:divBdr>
        </w:div>
        <w:div w:id="1955595087">
          <w:marLeft w:val="640"/>
          <w:marRight w:val="0"/>
          <w:marTop w:val="0"/>
          <w:marBottom w:val="0"/>
          <w:divBdr>
            <w:top w:val="none" w:sz="0" w:space="0" w:color="auto"/>
            <w:left w:val="none" w:sz="0" w:space="0" w:color="auto"/>
            <w:bottom w:val="none" w:sz="0" w:space="0" w:color="auto"/>
            <w:right w:val="none" w:sz="0" w:space="0" w:color="auto"/>
          </w:divBdr>
        </w:div>
        <w:div w:id="1273786185">
          <w:marLeft w:val="640"/>
          <w:marRight w:val="0"/>
          <w:marTop w:val="0"/>
          <w:marBottom w:val="0"/>
          <w:divBdr>
            <w:top w:val="none" w:sz="0" w:space="0" w:color="auto"/>
            <w:left w:val="none" w:sz="0" w:space="0" w:color="auto"/>
            <w:bottom w:val="none" w:sz="0" w:space="0" w:color="auto"/>
            <w:right w:val="none" w:sz="0" w:space="0" w:color="auto"/>
          </w:divBdr>
        </w:div>
        <w:div w:id="1619215179">
          <w:marLeft w:val="640"/>
          <w:marRight w:val="0"/>
          <w:marTop w:val="0"/>
          <w:marBottom w:val="0"/>
          <w:divBdr>
            <w:top w:val="none" w:sz="0" w:space="0" w:color="auto"/>
            <w:left w:val="none" w:sz="0" w:space="0" w:color="auto"/>
            <w:bottom w:val="none" w:sz="0" w:space="0" w:color="auto"/>
            <w:right w:val="none" w:sz="0" w:space="0" w:color="auto"/>
          </w:divBdr>
        </w:div>
        <w:div w:id="681785726">
          <w:marLeft w:val="640"/>
          <w:marRight w:val="0"/>
          <w:marTop w:val="0"/>
          <w:marBottom w:val="0"/>
          <w:divBdr>
            <w:top w:val="none" w:sz="0" w:space="0" w:color="auto"/>
            <w:left w:val="none" w:sz="0" w:space="0" w:color="auto"/>
            <w:bottom w:val="none" w:sz="0" w:space="0" w:color="auto"/>
            <w:right w:val="none" w:sz="0" w:space="0" w:color="auto"/>
          </w:divBdr>
        </w:div>
        <w:div w:id="1811509748">
          <w:marLeft w:val="640"/>
          <w:marRight w:val="0"/>
          <w:marTop w:val="0"/>
          <w:marBottom w:val="0"/>
          <w:divBdr>
            <w:top w:val="none" w:sz="0" w:space="0" w:color="auto"/>
            <w:left w:val="none" w:sz="0" w:space="0" w:color="auto"/>
            <w:bottom w:val="none" w:sz="0" w:space="0" w:color="auto"/>
            <w:right w:val="none" w:sz="0" w:space="0" w:color="auto"/>
          </w:divBdr>
        </w:div>
        <w:div w:id="483401231">
          <w:marLeft w:val="640"/>
          <w:marRight w:val="0"/>
          <w:marTop w:val="0"/>
          <w:marBottom w:val="0"/>
          <w:divBdr>
            <w:top w:val="none" w:sz="0" w:space="0" w:color="auto"/>
            <w:left w:val="none" w:sz="0" w:space="0" w:color="auto"/>
            <w:bottom w:val="none" w:sz="0" w:space="0" w:color="auto"/>
            <w:right w:val="none" w:sz="0" w:space="0" w:color="auto"/>
          </w:divBdr>
        </w:div>
        <w:div w:id="1084107422">
          <w:marLeft w:val="640"/>
          <w:marRight w:val="0"/>
          <w:marTop w:val="0"/>
          <w:marBottom w:val="0"/>
          <w:divBdr>
            <w:top w:val="none" w:sz="0" w:space="0" w:color="auto"/>
            <w:left w:val="none" w:sz="0" w:space="0" w:color="auto"/>
            <w:bottom w:val="none" w:sz="0" w:space="0" w:color="auto"/>
            <w:right w:val="none" w:sz="0" w:space="0" w:color="auto"/>
          </w:divBdr>
        </w:div>
        <w:div w:id="1022896150">
          <w:marLeft w:val="640"/>
          <w:marRight w:val="0"/>
          <w:marTop w:val="0"/>
          <w:marBottom w:val="0"/>
          <w:divBdr>
            <w:top w:val="none" w:sz="0" w:space="0" w:color="auto"/>
            <w:left w:val="none" w:sz="0" w:space="0" w:color="auto"/>
            <w:bottom w:val="none" w:sz="0" w:space="0" w:color="auto"/>
            <w:right w:val="none" w:sz="0" w:space="0" w:color="auto"/>
          </w:divBdr>
        </w:div>
        <w:div w:id="867446354">
          <w:marLeft w:val="640"/>
          <w:marRight w:val="0"/>
          <w:marTop w:val="0"/>
          <w:marBottom w:val="0"/>
          <w:divBdr>
            <w:top w:val="none" w:sz="0" w:space="0" w:color="auto"/>
            <w:left w:val="none" w:sz="0" w:space="0" w:color="auto"/>
            <w:bottom w:val="none" w:sz="0" w:space="0" w:color="auto"/>
            <w:right w:val="none" w:sz="0" w:space="0" w:color="auto"/>
          </w:divBdr>
        </w:div>
        <w:div w:id="1663242833">
          <w:marLeft w:val="640"/>
          <w:marRight w:val="0"/>
          <w:marTop w:val="0"/>
          <w:marBottom w:val="0"/>
          <w:divBdr>
            <w:top w:val="none" w:sz="0" w:space="0" w:color="auto"/>
            <w:left w:val="none" w:sz="0" w:space="0" w:color="auto"/>
            <w:bottom w:val="none" w:sz="0" w:space="0" w:color="auto"/>
            <w:right w:val="none" w:sz="0" w:space="0" w:color="auto"/>
          </w:divBdr>
        </w:div>
        <w:div w:id="728841469">
          <w:marLeft w:val="640"/>
          <w:marRight w:val="0"/>
          <w:marTop w:val="0"/>
          <w:marBottom w:val="0"/>
          <w:divBdr>
            <w:top w:val="none" w:sz="0" w:space="0" w:color="auto"/>
            <w:left w:val="none" w:sz="0" w:space="0" w:color="auto"/>
            <w:bottom w:val="none" w:sz="0" w:space="0" w:color="auto"/>
            <w:right w:val="none" w:sz="0" w:space="0" w:color="auto"/>
          </w:divBdr>
        </w:div>
        <w:div w:id="1946692182">
          <w:marLeft w:val="640"/>
          <w:marRight w:val="0"/>
          <w:marTop w:val="0"/>
          <w:marBottom w:val="0"/>
          <w:divBdr>
            <w:top w:val="none" w:sz="0" w:space="0" w:color="auto"/>
            <w:left w:val="none" w:sz="0" w:space="0" w:color="auto"/>
            <w:bottom w:val="none" w:sz="0" w:space="0" w:color="auto"/>
            <w:right w:val="none" w:sz="0" w:space="0" w:color="auto"/>
          </w:divBdr>
        </w:div>
        <w:div w:id="1840925106">
          <w:marLeft w:val="640"/>
          <w:marRight w:val="0"/>
          <w:marTop w:val="0"/>
          <w:marBottom w:val="0"/>
          <w:divBdr>
            <w:top w:val="none" w:sz="0" w:space="0" w:color="auto"/>
            <w:left w:val="none" w:sz="0" w:space="0" w:color="auto"/>
            <w:bottom w:val="none" w:sz="0" w:space="0" w:color="auto"/>
            <w:right w:val="none" w:sz="0" w:space="0" w:color="auto"/>
          </w:divBdr>
        </w:div>
        <w:div w:id="1942489688">
          <w:marLeft w:val="640"/>
          <w:marRight w:val="0"/>
          <w:marTop w:val="0"/>
          <w:marBottom w:val="0"/>
          <w:divBdr>
            <w:top w:val="none" w:sz="0" w:space="0" w:color="auto"/>
            <w:left w:val="none" w:sz="0" w:space="0" w:color="auto"/>
            <w:bottom w:val="none" w:sz="0" w:space="0" w:color="auto"/>
            <w:right w:val="none" w:sz="0" w:space="0" w:color="auto"/>
          </w:divBdr>
        </w:div>
        <w:div w:id="167670915">
          <w:marLeft w:val="640"/>
          <w:marRight w:val="0"/>
          <w:marTop w:val="0"/>
          <w:marBottom w:val="0"/>
          <w:divBdr>
            <w:top w:val="none" w:sz="0" w:space="0" w:color="auto"/>
            <w:left w:val="none" w:sz="0" w:space="0" w:color="auto"/>
            <w:bottom w:val="none" w:sz="0" w:space="0" w:color="auto"/>
            <w:right w:val="none" w:sz="0" w:space="0" w:color="auto"/>
          </w:divBdr>
        </w:div>
        <w:div w:id="2122874047">
          <w:marLeft w:val="640"/>
          <w:marRight w:val="0"/>
          <w:marTop w:val="0"/>
          <w:marBottom w:val="0"/>
          <w:divBdr>
            <w:top w:val="none" w:sz="0" w:space="0" w:color="auto"/>
            <w:left w:val="none" w:sz="0" w:space="0" w:color="auto"/>
            <w:bottom w:val="none" w:sz="0" w:space="0" w:color="auto"/>
            <w:right w:val="none" w:sz="0" w:space="0" w:color="auto"/>
          </w:divBdr>
        </w:div>
        <w:div w:id="1791049280">
          <w:marLeft w:val="640"/>
          <w:marRight w:val="0"/>
          <w:marTop w:val="0"/>
          <w:marBottom w:val="0"/>
          <w:divBdr>
            <w:top w:val="none" w:sz="0" w:space="0" w:color="auto"/>
            <w:left w:val="none" w:sz="0" w:space="0" w:color="auto"/>
            <w:bottom w:val="none" w:sz="0" w:space="0" w:color="auto"/>
            <w:right w:val="none" w:sz="0" w:space="0" w:color="auto"/>
          </w:divBdr>
        </w:div>
        <w:div w:id="523978284">
          <w:marLeft w:val="640"/>
          <w:marRight w:val="0"/>
          <w:marTop w:val="0"/>
          <w:marBottom w:val="0"/>
          <w:divBdr>
            <w:top w:val="none" w:sz="0" w:space="0" w:color="auto"/>
            <w:left w:val="none" w:sz="0" w:space="0" w:color="auto"/>
            <w:bottom w:val="none" w:sz="0" w:space="0" w:color="auto"/>
            <w:right w:val="none" w:sz="0" w:space="0" w:color="auto"/>
          </w:divBdr>
        </w:div>
        <w:div w:id="2090299515">
          <w:marLeft w:val="640"/>
          <w:marRight w:val="0"/>
          <w:marTop w:val="0"/>
          <w:marBottom w:val="0"/>
          <w:divBdr>
            <w:top w:val="none" w:sz="0" w:space="0" w:color="auto"/>
            <w:left w:val="none" w:sz="0" w:space="0" w:color="auto"/>
            <w:bottom w:val="none" w:sz="0" w:space="0" w:color="auto"/>
            <w:right w:val="none" w:sz="0" w:space="0" w:color="auto"/>
          </w:divBdr>
        </w:div>
        <w:div w:id="559366116">
          <w:marLeft w:val="640"/>
          <w:marRight w:val="0"/>
          <w:marTop w:val="0"/>
          <w:marBottom w:val="0"/>
          <w:divBdr>
            <w:top w:val="none" w:sz="0" w:space="0" w:color="auto"/>
            <w:left w:val="none" w:sz="0" w:space="0" w:color="auto"/>
            <w:bottom w:val="none" w:sz="0" w:space="0" w:color="auto"/>
            <w:right w:val="none" w:sz="0" w:space="0" w:color="auto"/>
          </w:divBdr>
        </w:div>
        <w:div w:id="247469419">
          <w:marLeft w:val="640"/>
          <w:marRight w:val="0"/>
          <w:marTop w:val="0"/>
          <w:marBottom w:val="0"/>
          <w:divBdr>
            <w:top w:val="none" w:sz="0" w:space="0" w:color="auto"/>
            <w:left w:val="none" w:sz="0" w:space="0" w:color="auto"/>
            <w:bottom w:val="none" w:sz="0" w:space="0" w:color="auto"/>
            <w:right w:val="none" w:sz="0" w:space="0" w:color="auto"/>
          </w:divBdr>
        </w:div>
        <w:div w:id="1907569344">
          <w:marLeft w:val="640"/>
          <w:marRight w:val="0"/>
          <w:marTop w:val="0"/>
          <w:marBottom w:val="0"/>
          <w:divBdr>
            <w:top w:val="none" w:sz="0" w:space="0" w:color="auto"/>
            <w:left w:val="none" w:sz="0" w:space="0" w:color="auto"/>
            <w:bottom w:val="none" w:sz="0" w:space="0" w:color="auto"/>
            <w:right w:val="none" w:sz="0" w:space="0" w:color="auto"/>
          </w:divBdr>
        </w:div>
        <w:div w:id="1051609807">
          <w:marLeft w:val="640"/>
          <w:marRight w:val="0"/>
          <w:marTop w:val="0"/>
          <w:marBottom w:val="0"/>
          <w:divBdr>
            <w:top w:val="none" w:sz="0" w:space="0" w:color="auto"/>
            <w:left w:val="none" w:sz="0" w:space="0" w:color="auto"/>
            <w:bottom w:val="none" w:sz="0" w:space="0" w:color="auto"/>
            <w:right w:val="none" w:sz="0" w:space="0" w:color="auto"/>
          </w:divBdr>
        </w:div>
        <w:div w:id="882326124">
          <w:marLeft w:val="640"/>
          <w:marRight w:val="0"/>
          <w:marTop w:val="0"/>
          <w:marBottom w:val="0"/>
          <w:divBdr>
            <w:top w:val="none" w:sz="0" w:space="0" w:color="auto"/>
            <w:left w:val="none" w:sz="0" w:space="0" w:color="auto"/>
            <w:bottom w:val="none" w:sz="0" w:space="0" w:color="auto"/>
            <w:right w:val="none" w:sz="0" w:space="0" w:color="auto"/>
          </w:divBdr>
        </w:div>
        <w:div w:id="2020739882">
          <w:marLeft w:val="640"/>
          <w:marRight w:val="0"/>
          <w:marTop w:val="0"/>
          <w:marBottom w:val="0"/>
          <w:divBdr>
            <w:top w:val="none" w:sz="0" w:space="0" w:color="auto"/>
            <w:left w:val="none" w:sz="0" w:space="0" w:color="auto"/>
            <w:bottom w:val="none" w:sz="0" w:space="0" w:color="auto"/>
            <w:right w:val="none" w:sz="0" w:space="0" w:color="auto"/>
          </w:divBdr>
        </w:div>
        <w:div w:id="726496459">
          <w:marLeft w:val="640"/>
          <w:marRight w:val="0"/>
          <w:marTop w:val="0"/>
          <w:marBottom w:val="0"/>
          <w:divBdr>
            <w:top w:val="none" w:sz="0" w:space="0" w:color="auto"/>
            <w:left w:val="none" w:sz="0" w:space="0" w:color="auto"/>
            <w:bottom w:val="none" w:sz="0" w:space="0" w:color="auto"/>
            <w:right w:val="none" w:sz="0" w:space="0" w:color="auto"/>
          </w:divBdr>
        </w:div>
        <w:div w:id="1420567056">
          <w:marLeft w:val="640"/>
          <w:marRight w:val="0"/>
          <w:marTop w:val="0"/>
          <w:marBottom w:val="0"/>
          <w:divBdr>
            <w:top w:val="none" w:sz="0" w:space="0" w:color="auto"/>
            <w:left w:val="none" w:sz="0" w:space="0" w:color="auto"/>
            <w:bottom w:val="none" w:sz="0" w:space="0" w:color="auto"/>
            <w:right w:val="none" w:sz="0" w:space="0" w:color="auto"/>
          </w:divBdr>
        </w:div>
        <w:div w:id="1391999600">
          <w:marLeft w:val="640"/>
          <w:marRight w:val="0"/>
          <w:marTop w:val="0"/>
          <w:marBottom w:val="0"/>
          <w:divBdr>
            <w:top w:val="none" w:sz="0" w:space="0" w:color="auto"/>
            <w:left w:val="none" w:sz="0" w:space="0" w:color="auto"/>
            <w:bottom w:val="none" w:sz="0" w:space="0" w:color="auto"/>
            <w:right w:val="none" w:sz="0" w:space="0" w:color="auto"/>
          </w:divBdr>
        </w:div>
        <w:div w:id="508642174">
          <w:marLeft w:val="640"/>
          <w:marRight w:val="0"/>
          <w:marTop w:val="0"/>
          <w:marBottom w:val="0"/>
          <w:divBdr>
            <w:top w:val="none" w:sz="0" w:space="0" w:color="auto"/>
            <w:left w:val="none" w:sz="0" w:space="0" w:color="auto"/>
            <w:bottom w:val="none" w:sz="0" w:space="0" w:color="auto"/>
            <w:right w:val="none" w:sz="0" w:space="0" w:color="auto"/>
          </w:divBdr>
        </w:div>
        <w:div w:id="966663860">
          <w:marLeft w:val="640"/>
          <w:marRight w:val="0"/>
          <w:marTop w:val="0"/>
          <w:marBottom w:val="0"/>
          <w:divBdr>
            <w:top w:val="none" w:sz="0" w:space="0" w:color="auto"/>
            <w:left w:val="none" w:sz="0" w:space="0" w:color="auto"/>
            <w:bottom w:val="none" w:sz="0" w:space="0" w:color="auto"/>
            <w:right w:val="none" w:sz="0" w:space="0" w:color="auto"/>
          </w:divBdr>
        </w:div>
        <w:div w:id="2113892041">
          <w:marLeft w:val="640"/>
          <w:marRight w:val="0"/>
          <w:marTop w:val="0"/>
          <w:marBottom w:val="0"/>
          <w:divBdr>
            <w:top w:val="none" w:sz="0" w:space="0" w:color="auto"/>
            <w:left w:val="none" w:sz="0" w:space="0" w:color="auto"/>
            <w:bottom w:val="none" w:sz="0" w:space="0" w:color="auto"/>
            <w:right w:val="none" w:sz="0" w:space="0" w:color="auto"/>
          </w:divBdr>
        </w:div>
        <w:div w:id="2092001133">
          <w:marLeft w:val="640"/>
          <w:marRight w:val="0"/>
          <w:marTop w:val="0"/>
          <w:marBottom w:val="0"/>
          <w:divBdr>
            <w:top w:val="none" w:sz="0" w:space="0" w:color="auto"/>
            <w:left w:val="none" w:sz="0" w:space="0" w:color="auto"/>
            <w:bottom w:val="none" w:sz="0" w:space="0" w:color="auto"/>
            <w:right w:val="none" w:sz="0" w:space="0" w:color="auto"/>
          </w:divBdr>
        </w:div>
        <w:div w:id="454907490">
          <w:marLeft w:val="640"/>
          <w:marRight w:val="0"/>
          <w:marTop w:val="0"/>
          <w:marBottom w:val="0"/>
          <w:divBdr>
            <w:top w:val="none" w:sz="0" w:space="0" w:color="auto"/>
            <w:left w:val="none" w:sz="0" w:space="0" w:color="auto"/>
            <w:bottom w:val="none" w:sz="0" w:space="0" w:color="auto"/>
            <w:right w:val="none" w:sz="0" w:space="0" w:color="auto"/>
          </w:divBdr>
        </w:div>
        <w:div w:id="1600288726">
          <w:marLeft w:val="640"/>
          <w:marRight w:val="0"/>
          <w:marTop w:val="0"/>
          <w:marBottom w:val="0"/>
          <w:divBdr>
            <w:top w:val="none" w:sz="0" w:space="0" w:color="auto"/>
            <w:left w:val="none" w:sz="0" w:space="0" w:color="auto"/>
            <w:bottom w:val="none" w:sz="0" w:space="0" w:color="auto"/>
            <w:right w:val="none" w:sz="0" w:space="0" w:color="auto"/>
          </w:divBdr>
        </w:div>
        <w:div w:id="913005139">
          <w:marLeft w:val="640"/>
          <w:marRight w:val="0"/>
          <w:marTop w:val="0"/>
          <w:marBottom w:val="0"/>
          <w:divBdr>
            <w:top w:val="none" w:sz="0" w:space="0" w:color="auto"/>
            <w:left w:val="none" w:sz="0" w:space="0" w:color="auto"/>
            <w:bottom w:val="none" w:sz="0" w:space="0" w:color="auto"/>
            <w:right w:val="none" w:sz="0" w:space="0" w:color="auto"/>
          </w:divBdr>
        </w:div>
        <w:div w:id="1154880167">
          <w:marLeft w:val="640"/>
          <w:marRight w:val="0"/>
          <w:marTop w:val="0"/>
          <w:marBottom w:val="0"/>
          <w:divBdr>
            <w:top w:val="none" w:sz="0" w:space="0" w:color="auto"/>
            <w:left w:val="none" w:sz="0" w:space="0" w:color="auto"/>
            <w:bottom w:val="none" w:sz="0" w:space="0" w:color="auto"/>
            <w:right w:val="none" w:sz="0" w:space="0" w:color="auto"/>
          </w:divBdr>
        </w:div>
        <w:div w:id="623389612">
          <w:marLeft w:val="640"/>
          <w:marRight w:val="0"/>
          <w:marTop w:val="0"/>
          <w:marBottom w:val="0"/>
          <w:divBdr>
            <w:top w:val="none" w:sz="0" w:space="0" w:color="auto"/>
            <w:left w:val="none" w:sz="0" w:space="0" w:color="auto"/>
            <w:bottom w:val="none" w:sz="0" w:space="0" w:color="auto"/>
            <w:right w:val="none" w:sz="0" w:space="0" w:color="auto"/>
          </w:divBdr>
        </w:div>
        <w:div w:id="1245723700">
          <w:marLeft w:val="640"/>
          <w:marRight w:val="0"/>
          <w:marTop w:val="0"/>
          <w:marBottom w:val="0"/>
          <w:divBdr>
            <w:top w:val="none" w:sz="0" w:space="0" w:color="auto"/>
            <w:left w:val="none" w:sz="0" w:space="0" w:color="auto"/>
            <w:bottom w:val="none" w:sz="0" w:space="0" w:color="auto"/>
            <w:right w:val="none" w:sz="0" w:space="0" w:color="auto"/>
          </w:divBdr>
        </w:div>
        <w:div w:id="330643327">
          <w:marLeft w:val="640"/>
          <w:marRight w:val="0"/>
          <w:marTop w:val="0"/>
          <w:marBottom w:val="0"/>
          <w:divBdr>
            <w:top w:val="none" w:sz="0" w:space="0" w:color="auto"/>
            <w:left w:val="none" w:sz="0" w:space="0" w:color="auto"/>
            <w:bottom w:val="none" w:sz="0" w:space="0" w:color="auto"/>
            <w:right w:val="none" w:sz="0" w:space="0" w:color="auto"/>
          </w:divBdr>
        </w:div>
        <w:div w:id="1340691471">
          <w:marLeft w:val="640"/>
          <w:marRight w:val="0"/>
          <w:marTop w:val="0"/>
          <w:marBottom w:val="0"/>
          <w:divBdr>
            <w:top w:val="none" w:sz="0" w:space="0" w:color="auto"/>
            <w:left w:val="none" w:sz="0" w:space="0" w:color="auto"/>
            <w:bottom w:val="none" w:sz="0" w:space="0" w:color="auto"/>
            <w:right w:val="none" w:sz="0" w:space="0" w:color="auto"/>
          </w:divBdr>
        </w:div>
        <w:div w:id="1067070264">
          <w:marLeft w:val="640"/>
          <w:marRight w:val="0"/>
          <w:marTop w:val="0"/>
          <w:marBottom w:val="0"/>
          <w:divBdr>
            <w:top w:val="none" w:sz="0" w:space="0" w:color="auto"/>
            <w:left w:val="none" w:sz="0" w:space="0" w:color="auto"/>
            <w:bottom w:val="none" w:sz="0" w:space="0" w:color="auto"/>
            <w:right w:val="none" w:sz="0" w:space="0" w:color="auto"/>
          </w:divBdr>
        </w:div>
        <w:div w:id="678196681">
          <w:marLeft w:val="640"/>
          <w:marRight w:val="0"/>
          <w:marTop w:val="0"/>
          <w:marBottom w:val="0"/>
          <w:divBdr>
            <w:top w:val="none" w:sz="0" w:space="0" w:color="auto"/>
            <w:left w:val="none" w:sz="0" w:space="0" w:color="auto"/>
            <w:bottom w:val="none" w:sz="0" w:space="0" w:color="auto"/>
            <w:right w:val="none" w:sz="0" w:space="0" w:color="auto"/>
          </w:divBdr>
        </w:div>
        <w:div w:id="1956478069">
          <w:marLeft w:val="640"/>
          <w:marRight w:val="0"/>
          <w:marTop w:val="0"/>
          <w:marBottom w:val="0"/>
          <w:divBdr>
            <w:top w:val="none" w:sz="0" w:space="0" w:color="auto"/>
            <w:left w:val="none" w:sz="0" w:space="0" w:color="auto"/>
            <w:bottom w:val="none" w:sz="0" w:space="0" w:color="auto"/>
            <w:right w:val="none" w:sz="0" w:space="0" w:color="auto"/>
          </w:divBdr>
        </w:div>
      </w:divsChild>
    </w:div>
    <w:div w:id="409040738">
      <w:marLeft w:val="480"/>
      <w:marRight w:val="0"/>
      <w:marTop w:val="0"/>
      <w:marBottom w:val="0"/>
      <w:divBdr>
        <w:top w:val="none" w:sz="0" w:space="0" w:color="auto"/>
        <w:left w:val="none" w:sz="0" w:space="0" w:color="auto"/>
        <w:bottom w:val="none" w:sz="0" w:space="0" w:color="auto"/>
        <w:right w:val="none" w:sz="0" w:space="0" w:color="auto"/>
      </w:divBdr>
    </w:div>
    <w:div w:id="410464371">
      <w:marLeft w:val="480"/>
      <w:marRight w:val="0"/>
      <w:marTop w:val="0"/>
      <w:marBottom w:val="0"/>
      <w:divBdr>
        <w:top w:val="none" w:sz="0" w:space="0" w:color="auto"/>
        <w:left w:val="none" w:sz="0" w:space="0" w:color="auto"/>
        <w:bottom w:val="none" w:sz="0" w:space="0" w:color="auto"/>
        <w:right w:val="none" w:sz="0" w:space="0" w:color="auto"/>
      </w:divBdr>
    </w:div>
    <w:div w:id="410469191">
      <w:marLeft w:val="480"/>
      <w:marRight w:val="0"/>
      <w:marTop w:val="0"/>
      <w:marBottom w:val="0"/>
      <w:divBdr>
        <w:top w:val="none" w:sz="0" w:space="0" w:color="auto"/>
        <w:left w:val="none" w:sz="0" w:space="0" w:color="auto"/>
        <w:bottom w:val="none" w:sz="0" w:space="0" w:color="auto"/>
        <w:right w:val="none" w:sz="0" w:space="0" w:color="auto"/>
      </w:divBdr>
    </w:div>
    <w:div w:id="410785119">
      <w:marLeft w:val="480"/>
      <w:marRight w:val="0"/>
      <w:marTop w:val="0"/>
      <w:marBottom w:val="0"/>
      <w:divBdr>
        <w:top w:val="none" w:sz="0" w:space="0" w:color="auto"/>
        <w:left w:val="none" w:sz="0" w:space="0" w:color="auto"/>
        <w:bottom w:val="none" w:sz="0" w:space="0" w:color="auto"/>
        <w:right w:val="none" w:sz="0" w:space="0" w:color="auto"/>
      </w:divBdr>
    </w:div>
    <w:div w:id="410853557">
      <w:marLeft w:val="480"/>
      <w:marRight w:val="0"/>
      <w:marTop w:val="0"/>
      <w:marBottom w:val="0"/>
      <w:divBdr>
        <w:top w:val="none" w:sz="0" w:space="0" w:color="auto"/>
        <w:left w:val="none" w:sz="0" w:space="0" w:color="auto"/>
        <w:bottom w:val="none" w:sz="0" w:space="0" w:color="auto"/>
        <w:right w:val="none" w:sz="0" w:space="0" w:color="auto"/>
      </w:divBdr>
    </w:div>
    <w:div w:id="413629708">
      <w:marLeft w:val="480"/>
      <w:marRight w:val="0"/>
      <w:marTop w:val="0"/>
      <w:marBottom w:val="0"/>
      <w:divBdr>
        <w:top w:val="none" w:sz="0" w:space="0" w:color="auto"/>
        <w:left w:val="none" w:sz="0" w:space="0" w:color="auto"/>
        <w:bottom w:val="none" w:sz="0" w:space="0" w:color="auto"/>
        <w:right w:val="none" w:sz="0" w:space="0" w:color="auto"/>
      </w:divBdr>
    </w:div>
    <w:div w:id="414059479">
      <w:marLeft w:val="480"/>
      <w:marRight w:val="0"/>
      <w:marTop w:val="0"/>
      <w:marBottom w:val="0"/>
      <w:divBdr>
        <w:top w:val="none" w:sz="0" w:space="0" w:color="auto"/>
        <w:left w:val="none" w:sz="0" w:space="0" w:color="auto"/>
        <w:bottom w:val="none" w:sz="0" w:space="0" w:color="auto"/>
        <w:right w:val="none" w:sz="0" w:space="0" w:color="auto"/>
      </w:divBdr>
    </w:div>
    <w:div w:id="414476525">
      <w:bodyDiv w:val="1"/>
      <w:marLeft w:val="0"/>
      <w:marRight w:val="0"/>
      <w:marTop w:val="0"/>
      <w:marBottom w:val="0"/>
      <w:divBdr>
        <w:top w:val="none" w:sz="0" w:space="0" w:color="auto"/>
        <w:left w:val="none" w:sz="0" w:space="0" w:color="auto"/>
        <w:bottom w:val="none" w:sz="0" w:space="0" w:color="auto"/>
        <w:right w:val="none" w:sz="0" w:space="0" w:color="auto"/>
      </w:divBdr>
      <w:divsChild>
        <w:div w:id="6717229">
          <w:marLeft w:val="480"/>
          <w:marRight w:val="0"/>
          <w:marTop w:val="0"/>
          <w:marBottom w:val="0"/>
          <w:divBdr>
            <w:top w:val="none" w:sz="0" w:space="0" w:color="auto"/>
            <w:left w:val="none" w:sz="0" w:space="0" w:color="auto"/>
            <w:bottom w:val="none" w:sz="0" w:space="0" w:color="auto"/>
            <w:right w:val="none" w:sz="0" w:space="0" w:color="auto"/>
          </w:divBdr>
        </w:div>
        <w:div w:id="6829435">
          <w:marLeft w:val="480"/>
          <w:marRight w:val="0"/>
          <w:marTop w:val="0"/>
          <w:marBottom w:val="0"/>
          <w:divBdr>
            <w:top w:val="none" w:sz="0" w:space="0" w:color="auto"/>
            <w:left w:val="none" w:sz="0" w:space="0" w:color="auto"/>
            <w:bottom w:val="none" w:sz="0" w:space="0" w:color="auto"/>
            <w:right w:val="none" w:sz="0" w:space="0" w:color="auto"/>
          </w:divBdr>
        </w:div>
        <w:div w:id="68188792">
          <w:marLeft w:val="480"/>
          <w:marRight w:val="0"/>
          <w:marTop w:val="0"/>
          <w:marBottom w:val="0"/>
          <w:divBdr>
            <w:top w:val="none" w:sz="0" w:space="0" w:color="auto"/>
            <w:left w:val="none" w:sz="0" w:space="0" w:color="auto"/>
            <w:bottom w:val="none" w:sz="0" w:space="0" w:color="auto"/>
            <w:right w:val="none" w:sz="0" w:space="0" w:color="auto"/>
          </w:divBdr>
        </w:div>
        <w:div w:id="126048753">
          <w:marLeft w:val="480"/>
          <w:marRight w:val="0"/>
          <w:marTop w:val="0"/>
          <w:marBottom w:val="0"/>
          <w:divBdr>
            <w:top w:val="none" w:sz="0" w:space="0" w:color="auto"/>
            <w:left w:val="none" w:sz="0" w:space="0" w:color="auto"/>
            <w:bottom w:val="none" w:sz="0" w:space="0" w:color="auto"/>
            <w:right w:val="none" w:sz="0" w:space="0" w:color="auto"/>
          </w:divBdr>
        </w:div>
        <w:div w:id="134689790">
          <w:marLeft w:val="480"/>
          <w:marRight w:val="0"/>
          <w:marTop w:val="0"/>
          <w:marBottom w:val="0"/>
          <w:divBdr>
            <w:top w:val="none" w:sz="0" w:space="0" w:color="auto"/>
            <w:left w:val="none" w:sz="0" w:space="0" w:color="auto"/>
            <w:bottom w:val="none" w:sz="0" w:space="0" w:color="auto"/>
            <w:right w:val="none" w:sz="0" w:space="0" w:color="auto"/>
          </w:divBdr>
        </w:div>
        <w:div w:id="160895472">
          <w:marLeft w:val="480"/>
          <w:marRight w:val="0"/>
          <w:marTop w:val="0"/>
          <w:marBottom w:val="0"/>
          <w:divBdr>
            <w:top w:val="none" w:sz="0" w:space="0" w:color="auto"/>
            <w:left w:val="none" w:sz="0" w:space="0" w:color="auto"/>
            <w:bottom w:val="none" w:sz="0" w:space="0" w:color="auto"/>
            <w:right w:val="none" w:sz="0" w:space="0" w:color="auto"/>
          </w:divBdr>
        </w:div>
        <w:div w:id="204292649">
          <w:marLeft w:val="480"/>
          <w:marRight w:val="0"/>
          <w:marTop w:val="0"/>
          <w:marBottom w:val="0"/>
          <w:divBdr>
            <w:top w:val="none" w:sz="0" w:space="0" w:color="auto"/>
            <w:left w:val="none" w:sz="0" w:space="0" w:color="auto"/>
            <w:bottom w:val="none" w:sz="0" w:space="0" w:color="auto"/>
            <w:right w:val="none" w:sz="0" w:space="0" w:color="auto"/>
          </w:divBdr>
        </w:div>
        <w:div w:id="220529590">
          <w:marLeft w:val="480"/>
          <w:marRight w:val="0"/>
          <w:marTop w:val="0"/>
          <w:marBottom w:val="0"/>
          <w:divBdr>
            <w:top w:val="none" w:sz="0" w:space="0" w:color="auto"/>
            <w:left w:val="none" w:sz="0" w:space="0" w:color="auto"/>
            <w:bottom w:val="none" w:sz="0" w:space="0" w:color="auto"/>
            <w:right w:val="none" w:sz="0" w:space="0" w:color="auto"/>
          </w:divBdr>
        </w:div>
        <w:div w:id="222519987">
          <w:marLeft w:val="480"/>
          <w:marRight w:val="0"/>
          <w:marTop w:val="0"/>
          <w:marBottom w:val="0"/>
          <w:divBdr>
            <w:top w:val="none" w:sz="0" w:space="0" w:color="auto"/>
            <w:left w:val="none" w:sz="0" w:space="0" w:color="auto"/>
            <w:bottom w:val="none" w:sz="0" w:space="0" w:color="auto"/>
            <w:right w:val="none" w:sz="0" w:space="0" w:color="auto"/>
          </w:divBdr>
        </w:div>
        <w:div w:id="243536816">
          <w:marLeft w:val="480"/>
          <w:marRight w:val="0"/>
          <w:marTop w:val="0"/>
          <w:marBottom w:val="0"/>
          <w:divBdr>
            <w:top w:val="none" w:sz="0" w:space="0" w:color="auto"/>
            <w:left w:val="none" w:sz="0" w:space="0" w:color="auto"/>
            <w:bottom w:val="none" w:sz="0" w:space="0" w:color="auto"/>
            <w:right w:val="none" w:sz="0" w:space="0" w:color="auto"/>
          </w:divBdr>
        </w:div>
        <w:div w:id="253823650">
          <w:marLeft w:val="480"/>
          <w:marRight w:val="0"/>
          <w:marTop w:val="0"/>
          <w:marBottom w:val="0"/>
          <w:divBdr>
            <w:top w:val="none" w:sz="0" w:space="0" w:color="auto"/>
            <w:left w:val="none" w:sz="0" w:space="0" w:color="auto"/>
            <w:bottom w:val="none" w:sz="0" w:space="0" w:color="auto"/>
            <w:right w:val="none" w:sz="0" w:space="0" w:color="auto"/>
          </w:divBdr>
        </w:div>
        <w:div w:id="365840279">
          <w:marLeft w:val="480"/>
          <w:marRight w:val="0"/>
          <w:marTop w:val="0"/>
          <w:marBottom w:val="0"/>
          <w:divBdr>
            <w:top w:val="none" w:sz="0" w:space="0" w:color="auto"/>
            <w:left w:val="none" w:sz="0" w:space="0" w:color="auto"/>
            <w:bottom w:val="none" w:sz="0" w:space="0" w:color="auto"/>
            <w:right w:val="none" w:sz="0" w:space="0" w:color="auto"/>
          </w:divBdr>
        </w:div>
        <w:div w:id="392774086">
          <w:marLeft w:val="480"/>
          <w:marRight w:val="0"/>
          <w:marTop w:val="0"/>
          <w:marBottom w:val="0"/>
          <w:divBdr>
            <w:top w:val="none" w:sz="0" w:space="0" w:color="auto"/>
            <w:left w:val="none" w:sz="0" w:space="0" w:color="auto"/>
            <w:bottom w:val="none" w:sz="0" w:space="0" w:color="auto"/>
            <w:right w:val="none" w:sz="0" w:space="0" w:color="auto"/>
          </w:divBdr>
        </w:div>
        <w:div w:id="404768414">
          <w:marLeft w:val="480"/>
          <w:marRight w:val="0"/>
          <w:marTop w:val="0"/>
          <w:marBottom w:val="0"/>
          <w:divBdr>
            <w:top w:val="none" w:sz="0" w:space="0" w:color="auto"/>
            <w:left w:val="none" w:sz="0" w:space="0" w:color="auto"/>
            <w:bottom w:val="none" w:sz="0" w:space="0" w:color="auto"/>
            <w:right w:val="none" w:sz="0" w:space="0" w:color="auto"/>
          </w:divBdr>
        </w:div>
        <w:div w:id="425350685">
          <w:marLeft w:val="480"/>
          <w:marRight w:val="0"/>
          <w:marTop w:val="0"/>
          <w:marBottom w:val="0"/>
          <w:divBdr>
            <w:top w:val="none" w:sz="0" w:space="0" w:color="auto"/>
            <w:left w:val="none" w:sz="0" w:space="0" w:color="auto"/>
            <w:bottom w:val="none" w:sz="0" w:space="0" w:color="auto"/>
            <w:right w:val="none" w:sz="0" w:space="0" w:color="auto"/>
          </w:divBdr>
        </w:div>
        <w:div w:id="459611179">
          <w:marLeft w:val="480"/>
          <w:marRight w:val="0"/>
          <w:marTop w:val="0"/>
          <w:marBottom w:val="0"/>
          <w:divBdr>
            <w:top w:val="none" w:sz="0" w:space="0" w:color="auto"/>
            <w:left w:val="none" w:sz="0" w:space="0" w:color="auto"/>
            <w:bottom w:val="none" w:sz="0" w:space="0" w:color="auto"/>
            <w:right w:val="none" w:sz="0" w:space="0" w:color="auto"/>
          </w:divBdr>
        </w:div>
        <w:div w:id="472717967">
          <w:marLeft w:val="480"/>
          <w:marRight w:val="0"/>
          <w:marTop w:val="0"/>
          <w:marBottom w:val="0"/>
          <w:divBdr>
            <w:top w:val="none" w:sz="0" w:space="0" w:color="auto"/>
            <w:left w:val="none" w:sz="0" w:space="0" w:color="auto"/>
            <w:bottom w:val="none" w:sz="0" w:space="0" w:color="auto"/>
            <w:right w:val="none" w:sz="0" w:space="0" w:color="auto"/>
          </w:divBdr>
        </w:div>
        <w:div w:id="502860763">
          <w:marLeft w:val="480"/>
          <w:marRight w:val="0"/>
          <w:marTop w:val="0"/>
          <w:marBottom w:val="0"/>
          <w:divBdr>
            <w:top w:val="none" w:sz="0" w:space="0" w:color="auto"/>
            <w:left w:val="none" w:sz="0" w:space="0" w:color="auto"/>
            <w:bottom w:val="none" w:sz="0" w:space="0" w:color="auto"/>
            <w:right w:val="none" w:sz="0" w:space="0" w:color="auto"/>
          </w:divBdr>
        </w:div>
        <w:div w:id="553003538">
          <w:marLeft w:val="480"/>
          <w:marRight w:val="0"/>
          <w:marTop w:val="0"/>
          <w:marBottom w:val="0"/>
          <w:divBdr>
            <w:top w:val="none" w:sz="0" w:space="0" w:color="auto"/>
            <w:left w:val="none" w:sz="0" w:space="0" w:color="auto"/>
            <w:bottom w:val="none" w:sz="0" w:space="0" w:color="auto"/>
            <w:right w:val="none" w:sz="0" w:space="0" w:color="auto"/>
          </w:divBdr>
        </w:div>
        <w:div w:id="561672629">
          <w:marLeft w:val="480"/>
          <w:marRight w:val="0"/>
          <w:marTop w:val="0"/>
          <w:marBottom w:val="0"/>
          <w:divBdr>
            <w:top w:val="none" w:sz="0" w:space="0" w:color="auto"/>
            <w:left w:val="none" w:sz="0" w:space="0" w:color="auto"/>
            <w:bottom w:val="none" w:sz="0" w:space="0" w:color="auto"/>
            <w:right w:val="none" w:sz="0" w:space="0" w:color="auto"/>
          </w:divBdr>
        </w:div>
        <w:div w:id="585071593">
          <w:marLeft w:val="480"/>
          <w:marRight w:val="0"/>
          <w:marTop w:val="0"/>
          <w:marBottom w:val="0"/>
          <w:divBdr>
            <w:top w:val="none" w:sz="0" w:space="0" w:color="auto"/>
            <w:left w:val="none" w:sz="0" w:space="0" w:color="auto"/>
            <w:bottom w:val="none" w:sz="0" w:space="0" w:color="auto"/>
            <w:right w:val="none" w:sz="0" w:space="0" w:color="auto"/>
          </w:divBdr>
        </w:div>
        <w:div w:id="591746149">
          <w:marLeft w:val="480"/>
          <w:marRight w:val="0"/>
          <w:marTop w:val="0"/>
          <w:marBottom w:val="0"/>
          <w:divBdr>
            <w:top w:val="none" w:sz="0" w:space="0" w:color="auto"/>
            <w:left w:val="none" w:sz="0" w:space="0" w:color="auto"/>
            <w:bottom w:val="none" w:sz="0" w:space="0" w:color="auto"/>
            <w:right w:val="none" w:sz="0" w:space="0" w:color="auto"/>
          </w:divBdr>
        </w:div>
        <w:div w:id="603919742">
          <w:marLeft w:val="480"/>
          <w:marRight w:val="0"/>
          <w:marTop w:val="0"/>
          <w:marBottom w:val="0"/>
          <w:divBdr>
            <w:top w:val="none" w:sz="0" w:space="0" w:color="auto"/>
            <w:left w:val="none" w:sz="0" w:space="0" w:color="auto"/>
            <w:bottom w:val="none" w:sz="0" w:space="0" w:color="auto"/>
            <w:right w:val="none" w:sz="0" w:space="0" w:color="auto"/>
          </w:divBdr>
        </w:div>
        <w:div w:id="654605232">
          <w:marLeft w:val="480"/>
          <w:marRight w:val="0"/>
          <w:marTop w:val="0"/>
          <w:marBottom w:val="0"/>
          <w:divBdr>
            <w:top w:val="none" w:sz="0" w:space="0" w:color="auto"/>
            <w:left w:val="none" w:sz="0" w:space="0" w:color="auto"/>
            <w:bottom w:val="none" w:sz="0" w:space="0" w:color="auto"/>
            <w:right w:val="none" w:sz="0" w:space="0" w:color="auto"/>
          </w:divBdr>
        </w:div>
        <w:div w:id="713047276">
          <w:marLeft w:val="480"/>
          <w:marRight w:val="0"/>
          <w:marTop w:val="0"/>
          <w:marBottom w:val="0"/>
          <w:divBdr>
            <w:top w:val="none" w:sz="0" w:space="0" w:color="auto"/>
            <w:left w:val="none" w:sz="0" w:space="0" w:color="auto"/>
            <w:bottom w:val="none" w:sz="0" w:space="0" w:color="auto"/>
            <w:right w:val="none" w:sz="0" w:space="0" w:color="auto"/>
          </w:divBdr>
        </w:div>
        <w:div w:id="870998231">
          <w:marLeft w:val="480"/>
          <w:marRight w:val="0"/>
          <w:marTop w:val="0"/>
          <w:marBottom w:val="0"/>
          <w:divBdr>
            <w:top w:val="none" w:sz="0" w:space="0" w:color="auto"/>
            <w:left w:val="none" w:sz="0" w:space="0" w:color="auto"/>
            <w:bottom w:val="none" w:sz="0" w:space="0" w:color="auto"/>
            <w:right w:val="none" w:sz="0" w:space="0" w:color="auto"/>
          </w:divBdr>
        </w:div>
        <w:div w:id="875237630">
          <w:marLeft w:val="480"/>
          <w:marRight w:val="0"/>
          <w:marTop w:val="0"/>
          <w:marBottom w:val="0"/>
          <w:divBdr>
            <w:top w:val="none" w:sz="0" w:space="0" w:color="auto"/>
            <w:left w:val="none" w:sz="0" w:space="0" w:color="auto"/>
            <w:bottom w:val="none" w:sz="0" w:space="0" w:color="auto"/>
            <w:right w:val="none" w:sz="0" w:space="0" w:color="auto"/>
          </w:divBdr>
        </w:div>
        <w:div w:id="941182371">
          <w:marLeft w:val="480"/>
          <w:marRight w:val="0"/>
          <w:marTop w:val="0"/>
          <w:marBottom w:val="0"/>
          <w:divBdr>
            <w:top w:val="none" w:sz="0" w:space="0" w:color="auto"/>
            <w:left w:val="none" w:sz="0" w:space="0" w:color="auto"/>
            <w:bottom w:val="none" w:sz="0" w:space="0" w:color="auto"/>
            <w:right w:val="none" w:sz="0" w:space="0" w:color="auto"/>
          </w:divBdr>
        </w:div>
        <w:div w:id="952175752">
          <w:marLeft w:val="480"/>
          <w:marRight w:val="0"/>
          <w:marTop w:val="0"/>
          <w:marBottom w:val="0"/>
          <w:divBdr>
            <w:top w:val="none" w:sz="0" w:space="0" w:color="auto"/>
            <w:left w:val="none" w:sz="0" w:space="0" w:color="auto"/>
            <w:bottom w:val="none" w:sz="0" w:space="0" w:color="auto"/>
            <w:right w:val="none" w:sz="0" w:space="0" w:color="auto"/>
          </w:divBdr>
        </w:div>
        <w:div w:id="964626913">
          <w:marLeft w:val="480"/>
          <w:marRight w:val="0"/>
          <w:marTop w:val="0"/>
          <w:marBottom w:val="0"/>
          <w:divBdr>
            <w:top w:val="none" w:sz="0" w:space="0" w:color="auto"/>
            <w:left w:val="none" w:sz="0" w:space="0" w:color="auto"/>
            <w:bottom w:val="none" w:sz="0" w:space="0" w:color="auto"/>
            <w:right w:val="none" w:sz="0" w:space="0" w:color="auto"/>
          </w:divBdr>
        </w:div>
        <w:div w:id="1018583766">
          <w:marLeft w:val="480"/>
          <w:marRight w:val="0"/>
          <w:marTop w:val="0"/>
          <w:marBottom w:val="0"/>
          <w:divBdr>
            <w:top w:val="none" w:sz="0" w:space="0" w:color="auto"/>
            <w:left w:val="none" w:sz="0" w:space="0" w:color="auto"/>
            <w:bottom w:val="none" w:sz="0" w:space="0" w:color="auto"/>
            <w:right w:val="none" w:sz="0" w:space="0" w:color="auto"/>
          </w:divBdr>
        </w:div>
        <w:div w:id="1059286494">
          <w:marLeft w:val="480"/>
          <w:marRight w:val="0"/>
          <w:marTop w:val="0"/>
          <w:marBottom w:val="0"/>
          <w:divBdr>
            <w:top w:val="none" w:sz="0" w:space="0" w:color="auto"/>
            <w:left w:val="none" w:sz="0" w:space="0" w:color="auto"/>
            <w:bottom w:val="none" w:sz="0" w:space="0" w:color="auto"/>
            <w:right w:val="none" w:sz="0" w:space="0" w:color="auto"/>
          </w:divBdr>
        </w:div>
        <w:div w:id="1065494337">
          <w:marLeft w:val="480"/>
          <w:marRight w:val="0"/>
          <w:marTop w:val="0"/>
          <w:marBottom w:val="0"/>
          <w:divBdr>
            <w:top w:val="none" w:sz="0" w:space="0" w:color="auto"/>
            <w:left w:val="none" w:sz="0" w:space="0" w:color="auto"/>
            <w:bottom w:val="none" w:sz="0" w:space="0" w:color="auto"/>
            <w:right w:val="none" w:sz="0" w:space="0" w:color="auto"/>
          </w:divBdr>
        </w:div>
        <w:div w:id="1105539330">
          <w:marLeft w:val="480"/>
          <w:marRight w:val="0"/>
          <w:marTop w:val="0"/>
          <w:marBottom w:val="0"/>
          <w:divBdr>
            <w:top w:val="none" w:sz="0" w:space="0" w:color="auto"/>
            <w:left w:val="none" w:sz="0" w:space="0" w:color="auto"/>
            <w:bottom w:val="none" w:sz="0" w:space="0" w:color="auto"/>
            <w:right w:val="none" w:sz="0" w:space="0" w:color="auto"/>
          </w:divBdr>
        </w:div>
        <w:div w:id="1108961917">
          <w:marLeft w:val="480"/>
          <w:marRight w:val="0"/>
          <w:marTop w:val="0"/>
          <w:marBottom w:val="0"/>
          <w:divBdr>
            <w:top w:val="none" w:sz="0" w:space="0" w:color="auto"/>
            <w:left w:val="none" w:sz="0" w:space="0" w:color="auto"/>
            <w:bottom w:val="none" w:sz="0" w:space="0" w:color="auto"/>
            <w:right w:val="none" w:sz="0" w:space="0" w:color="auto"/>
          </w:divBdr>
        </w:div>
        <w:div w:id="1220089707">
          <w:marLeft w:val="480"/>
          <w:marRight w:val="0"/>
          <w:marTop w:val="0"/>
          <w:marBottom w:val="0"/>
          <w:divBdr>
            <w:top w:val="none" w:sz="0" w:space="0" w:color="auto"/>
            <w:left w:val="none" w:sz="0" w:space="0" w:color="auto"/>
            <w:bottom w:val="none" w:sz="0" w:space="0" w:color="auto"/>
            <w:right w:val="none" w:sz="0" w:space="0" w:color="auto"/>
          </w:divBdr>
        </w:div>
        <w:div w:id="1290939228">
          <w:marLeft w:val="480"/>
          <w:marRight w:val="0"/>
          <w:marTop w:val="0"/>
          <w:marBottom w:val="0"/>
          <w:divBdr>
            <w:top w:val="none" w:sz="0" w:space="0" w:color="auto"/>
            <w:left w:val="none" w:sz="0" w:space="0" w:color="auto"/>
            <w:bottom w:val="none" w:sz="0" w:space="0" w:color="auto"/>
            <w:right w:val="none" w:sz="0" w:space="0" w:color="auto"/>
          </w:divBdr>
        </w:div>
        <w:div w:id="1377192922">
          <w:marLeft w:val="480"/>
          <w:marRight w:val="0"/>
          <w:marTop w:val="0"/>
          <w:marBottom w:val="0"/>
          <w:divBdr>
            <w:top w:val="none" w:sz="0" w:space="0" w:color="auto"/>
            <w:left w:val="none" w:sz="0" w:space="0" w:color="auto"/>
            <w:bottom w:val="none" w:sz="0" w:space="0" w:color="auto"/>
            <w:right w:val="none" w:sz="0" w:space="0" w:color="auto"/>
          </w:divBdr>
        </w:div>
        <w:div w:id="1398626140">
          <w:marLeft w:val="480"/>
          <w:marRight w:val="0"/>
          <w:marTop w:val="0"/>
          <w:marBottom w:val="0"/>
          <w:divBdr>
            <w:top w:val="none" w:sz="0" w:space="0" w:color="auto"/>
            <w:left w:val="none" w:sz="0" w:space="0" w:color="auto"/>
            <w:bottom w:val="none" w:sz="0" w:space="0" w:color="auto"/>
            <w:right w:val="none" w:sz="0" w:space="0" w:color="auto"/>
          </w:divBdr>
        </w:div>
        <w:div w:id="1398896310">
          <w:marLeft w:val="480"/>
          <w:marRight w:val="0"/>
          <w:marTop w:val="0"/>
          <w:marBottom w:val="0"/>
          <w:divBdr>
            <w:top w:val="none" w:sz="0" w:space="0" w:color="auto"/>
            <w:left w:val="none" w:sz="0" w:space="0" w:color="auto"/>
            <w:bottom w:val="none" w:sz="0" w:space="0" w:color="auto"/>
            <w:right w:val="none" w:sz="0" w:space="0" w:color="auto"/>
          </w:divBdr>
        </w:div>
        <w:div w:id="1431780386">
          <w:marLeft w:val="480"/>
          <w:marRight w:val="0"/>
          <w:marTop w:val="0"/>
          <w:marBottom w:val="0"/>
          <w:divBdr>
            <w:top w:val="none" w:sz="0" w:space="0" w:color="auto"/>
            <w:left w:val="none" w:sz="0" w:space="0" w:color="auto"/>
            <w:bottom w:val="none" w:sz="0" w:space="0" w:color="auto"/>
            <w:right w:val="none" w:sz="0" w:space="0" w:color="auto"/>
          </w:divBdr>
        </w:div>
        <w:div w:id="1607619627">
          <w:marLeft w:val="480"/>
          <w:marRight w:val="0"/>
          <w:marTop w:val="0"/>
          <w:marBottom w:val="0"/>
          <w:divBdr>
            <w:top w:val="none" w:sz="0" w:space="0" w:color="auto"/>
            <w:left w:val="none" w:sz="0" w:space="0" w:color="auto"/>
            <w:bottom w:val="none" w:sz="0" w:space="0" w:color="auto"/>
            <w:right w:val="none" w:sz="0" w:space="0" w:color="auto"/>
          </w:divBdr>
        </w:div>
        <w:div w:id="1717117271">
          <w:marLeft w:val="480"/>
          <w:marRight w:val="0"/>
          <w:marTop w:val="0"/>
          <w:marBottom w:val="0"/>
          <w:divBdr>
            <w:top w:val="none" w:sz="0" w:space="0" w:color="auto"/>
            <w:left w:val="none" w:sz="0" w:space="0" w:color="auto"/>
            <w:bottom w:val="none" w:sz="0" w:space="0" w:color="auto"/>
            <w:right w:val="none" w:sz="0" w:space="0" w:color="auto"/>
          </w:divBdr>
        </w:div>
        <w:div w:id="1839734779">
          <w:marLeft w:val="480"/>
          <w:marRight w:val="0"/>
          <w:marTop w:val="0"/>
          <w:marBottom w:val="0"/>
          <w:divBdr>
            <w:top w:val="none" w:sz="0" w:space="0" w:color="auto"/>
            <w:left w:val="none" w:sz="0" w:space="0" w:color="auto"/>
            <w:bottom w:val="none" w:sz="0" w:space="0" w:color="auto"/>
            <w:right w:val="none" w:sz="0" w:space="0" w:color="auto"/>
          </w:divBdr>
        </w:div>
        <w:div w:id="1859149484">
          <w:marLeft w:val="480"/>
          <w:marRight w:val="0"/>
          <w:marTop w:val="0"/>
          <w:marBottom w:val="0"/>
          <w:divBdr>
            <w:top w:val="none" w:sz="0" w:space="0" w:color="auto"/>
            <w:left w:val="none" w:sz="0" w:space="0" w:color="auto"/>
            <w:bottom w:val="none" w:sz="0" w:space="0" w:color="auto"/>
            <w:right w:val="none" w:sz="0" w:space="0" w:color="auto"/>
          </w:divBdr>
        </w:div>
        <w:div w:id="1887716471">
          <w:marLeft w:val="480"/>
          <w:marRight w:val="0"/>
          <w:marTop w:val="0"/>
          <w:marBottom w:val="0"/>
          <w:divBdr>
            <w:top w:val="none" w:sz="0" w:space="0" w:color="auto"/>
            <w:left w:val="none" w:sz="0" w:space="0" w:color="auto"/>
            <w:bottom w:val="none" w:sz="0" w:space="0" w:color="auto"/>
            <w:right w:val="none" w:sz="0" w:space="0" w:color="auto"/>
          </w:divBdr>
        </w:div>
        <w:div w:id="1908879466">
          <w:marLeft w:val="480"/>
          <w:marRight w:val="0"/>
          <w:marTop w:val="0"/>
          <w:marBottom w:val="0"/>
          <w:divBdr>
            <w:top w:val="none" w:sz="0" w:space="0" w:color="auto"/>
            <w:left w:val="none" w:sz="0" w:space="0" w:color="auto"/>
            <w:bottom w:val="none" w:sz="0" w:space="0" w:color="auto"/>
            <w:right w:val="none" w:sz="0" w:space="0" w:color="auto"/>
          </w:divBdr>
        </w:div>
        <w:div w:id="1979649089">
          <w:marLeft w:val="480"/>
          <w:marRight w:val="0"/>
          <w:marTop w:val="0"/>
          <w:marBottom w:val="0"/>
          <w:divBdr>
            <w:top w:val="none" w:sz="0" w:space="0" w:color="auto"/>
            <w:left w:val="none" w:sz="0" w:space="0" w:color="auto"/>
            <w:bottom w:val="none" w:sz="0" w:space="0" w:color="auto"/>
            <w:right w:val="none" w:sz="0" w:space="0" w:color="auto"/>
          </w:divBdr>
        </w:div>
        <w:div w:id="2039045312">
          <w:marLeft w:val="480"/>
          <w:marRight w:val="0"/>
          <w:marTop w:val="0"/>
          <w:marBottom w:val="0"/>
          <w:divBdr>
            <w:top w:val="none" w:sz="0" w:space="0" w:color="auto"/>
            <w:left w:val="none" w:sz="0" w:space="0" w:color="auto"/>
            <w:bottom w:val="none" w:sz="0" w:space="0" w:color="auto"/>
            <w:right w:val="none" w:sz="0" w:space="0" w:color="auto"/>
          </w:divBdr>
        </w:div>
        <w:div w:id="2040546477">
          <w:marLeft w:val="480"/>
          <w:marRight w:val="0"/>
          <w:marTop w:val="0"/>
          <w:marBottom w:val="0"/>
          <w:divBdr>
            <w:top w:val="none" w:sz="0" w:space="0" w:color="auto"/>
            <w:left w:val="none" w:sz="0" w:space="0" w:color="auto"/>
            <w:bottom w:val="none" w:sz="0" w:space="0" w:color="auto"/>
            <w:right w:val="none" w:sz="0" w:space="0" w:color="auto"/>
          </w:divBdr>
        </w:div>
      </w:divsChild>
    </w:div>
    <w:div w:id="415202911">
      <w:bodyDiv w:val="1"/>
      <w:marLeft w:val="0"/>
      <w:marRight w:val="0"/>
      <w:marTop w:val="0"/>
      <w:marBottom w:val="0"/>
      <w:divBdr>
        <w:top w:val="none" w:sz="0" w:space="0" w:color="auto"/>
        <w:left w:val="none" w:sz="0" w:space="0" w:color="auto"/>
        <w:bottom w:val="none" w:sz="0" w:space="0" w:color="auto"/>
        <w:right w:val="none" w:sz="0" w:space="0" w:color="auto"/>
      </w:divBdr>
    </w:div>
    <w:div w:id="415592431">
      <w:bodyDiv w:val="1"/>
      <w:marLeft w:val="0"/>
      <w:marRight w:val="0"/>
      <w:marTop w:val="0"/>
      <w:marBottom w:val="0"/>
      <w:divBdr>
        <w:top w:val="none" w:sz="0" w:space="0" w:color="auto"/>
        <w:left w:val="none" w:sz="0" w:space="0" w:color="auto"/>
        <w:bottom w:val="none" w:sz="0" w:space="0" w:color="auto"/>
        <w:right w:val="none" w:sz="0" w:space="0" w:color="auto"/>
      </w:divBdr>
      <w:divsChild>
        <w:div w:id="7486607">
          <w:marLeft w:val="480"/>
          <w:marRight w:val="0"/>
          <w:marTop w:val="0"/>
          <w:marBottom w:val="0"/>
          <w:divBdr>
            <w:top w:val="none" w:sz="0" w:space="0" w:color="auto"/>
            <w:left w:val="none" w:sz="0" w:space="0" w:color="auto"/>
            <w:bottom w:val="none" w:sz="0" w:space="0" w:color="auto"/>
            <w:right w:val="none" w:sz="0" w:space="0" w:color="auto"/>
          </w:divBdr>
        </w:div>
        <w:div w:id="53555248">
          <w:marLeft w:val="480"/>
          <w:marRight w:val="0"/>
          <w:marTop w:val="0"/>
          <w:marBottom w:val="0"/>
          <w:divBdr>
            <w:top w:val="none" w:sz="0" w:space="0" w:color="auto"/>
            <w:left w:val="none" w:sz="0" w:space="0" w:color="auto"/>
            <w:bottom w:val="none" w:sz="0" w:space="0" w:color="auto"/>
            <w:right w:val="none" w:sz="0" w:space="0" w:color="auto"/>
          </w:divBdr>
        </w:div>
        <w:div w:id="58022705">
          <w:marLeft w:val="480"/>
          <w:marRight w:val="0"/>
          <w:marTop w:val="0"/>
          <w:marBottom w:val="0"/>
          <w:divBdr>
            <w:top w:val="none" w:sz="0" w:space="0" w:color="auto"/>
            <w:left w:val="none" w:sz="0" w:space="0" w:color="auto"/>
            <w:bottom w:val="none" w:sz="0" w:space="0" w:color="auto"/>
            <w:right w:val="none" w:sz="0" w:space="0" w:color="auto"/>
          </w:divBdr>
        </w:div>
        <w:div w:id="80101306">
          <w:marLeft w:val="480"/>
          <w:marRight w:val="0"/>
          <w:marTop w:val="0"/>
          <w:marBottom w:val="0"/>
          <w:divBdr>
            <w:top w:val="none" w:sz="0" w:space="0" w:color="auto"/>
            <w:left w:val="none" w:sz="0" w:space="0" w:color="auto"/>
            <w:bottom w:val="none" w:sz="0" w:space="0" w:color="auto"/>
            <w:right w:val="none" w:sz="0" w:space="0" w:color="auto"/>
          </w:divBdr>
        </w:div>
        <w:div w:id="310140771">
          <w:marLeft w:val="480"/>
          <w:marRight w:val="0"/>
          <w:marTop w:val="0"/>
          <w:marBottom w:val="0"/>
          <w:divBdr>
            <w:top w:val="none" w:sz="0" w:space="0" w:color="auto"/>
            <w:left w:val="none" w:sz="0" w:space="0" w:color="auto"/>
            <w:bottom w:val="none" w:sz="0" w:space="0" w:color="auto"/>
            <w:right w:val="none" w:sz="0" w:space="0" w:color="auto"/>
          </w:divBdr>
        </w:div>
        <w:div w:id="368455851">
          <w:marLeft w:val="480"/>
          <w:marRight w:val="0"/>
          <w:marTop w:val="0"/>
          <w:marBottom w:val="0"/>
          <w:divBdr>
            <w:top w:val="none" w:sz="0" w:space="0" w:color="auto"/>
            <w:left w:val="none" w:sz="0" w:space="0" w:color="auto"/>
            <w:bottom w:val="none" w:sz="0" w:space="0" w:color="auto"/>
            <w:right w:val="none" w:sz="0" w:space="0" w:color="auto"/>
          </w:divBdr>
        </w:div>
        <w:div w:id="409471216">
          <w:marLeft w:val="480"/>
          <w:marRight w:val="0"/>
          <w:marTop w:val="0"/>
          <w:marBottom w:val="0"/>
          <w:divBdr>
            <w:top w:val="none" w:sz="0" w:space="0" w:color="auto"/>
            <w:left w:val="none" w:sz="0" w:space="0" w:color="auto"/>
            <w:bottom w:val="none" w:sz="0" w:space="0" w:color="auto"/>
            <w:right w:val="none" w:sz="0" w:space="0" w:color="auto"/>
          </w:divBdr>
        </w:div>
        <w:div w:id="513685418">
          <w:marLeft w:val="480"/>
          <w:marRight w:val="0"/>
          <w:marTop w:val="0"/>
          <w:marBottom w:val="0"/>
          <w:divBdr>
            <w:top w:val="none" w:sz="0" w:space="0" w:color="auto"/>
            <w:left w:val="none" w:sz="0" w:space="0" w:color="auto"/>
            <w:bottom w:val="none" w:sz="0" w:space="0" w:color="auto"/>
            <w:right w:val="none" w:sz="0" w:space="0" w:color="auto"/>
          </w:divBdr>
        </w:div>
        <w:div w:id="633482498">
          <w:marLeft w:val="480"/>
          <w:marRight w:val="0"/>
          <w:marTop w:val="0"/>
          <w:marBottom w:val="0"/>
          <w:divBdr>
            <w:top w:val="none" w:sz="0" w:space="0" w:color="auto"/>
            <w:left w:val="none" w:sz="0" w:space="0" w:color="auto"/>
            <w:bottom w:val="none" w:sz="0" w:space="0" w:color="auto"/>
            <w:right w:val="none" w:sz="0" w:space="0" w:color="auto"/>
          </w:divBdr>
        </w:div>
        <w:div w:id="709501765">
          <w:marLeft w:val="480"/>
          <w:marRight w:val="0"/>
          <w:marTop w:val="0"/>
          <w:marBottom w:val="0"/>
          <w:divBdr>
            <w:top w:val="none" w:sz="0" w:space="0" w:color="auto"/>
            <w:left w:val="none" w:sz="0" w:space="0" w:color="auto"/>
            <w:bottom w:val="none" w:sz="0" w:space="0" w:color="auto"/>
            <w:right w:val="none" w:sz="0" w:space="0" w:color="auto"/>
          </w:divBdr>
        </w:div>
        <w:div w:id="729351491">
          <w:marLeft w:val="480"/>
          <w:marRight w:val="0"/>
          <w:marTop w:val="0"/>
          <w:marBottom w:val="0"/>
          <w:divBdr>
            <w:top w:val="none" w:sz="0" w:space="0" w:color="auto"/>
            <w:left w:val="none" w:sz="0" w:space="0" w:color="auto"/>
            <w:bottom w:val="none" w:sz="0" w:space="0" w:color="auto"/>
            <w:right w:val="none" w:sz="0" w:space="0" w:color="auto"/>
          </w:divBdr>
        </w:div>
        <w:div w:id="729419992">
          <w:marLeft w:val="480"/>
          <w:marRight w:val="0"/>
          <w:marTop w:val="0"/>
          <w:marBottom w:val="0"/>
          <w:divBdr>
            <w:top w:val="none" w:sz="0" w:space="0" w:color="auto"/>
            <w:left w:val="none" w:sz="0" w:space="0" w:color="auto"/>
            <w:bottom w:val="none" w:sz="0" w:space="0" w:color="auto"/>
            <w:right w:val="none" w:sz="0" w:space="0" w:color="auto"/>
          </w:divBdr>
        </w:div>
        <w:div w:id="746809470">
          <w:marLeft w:val="480"/>
          <w:marRight w:val="0"/>
          <w:marTop w:val="0"/>
          <w:marBottom w:val="0"/>
          <w:divBdr>
            <w:top w:val="none" w:sz="0" w:space="0" w:color="auto"/>
            <w:left w:val="none" w:sz="0" w:space="0" w:color="auto"/>
            <w:bottom w:val="none" w:sz="0" w:space="0" w:color="auto"/>
            <w:right w:val="none" w:sz="0" w:space="0" w:color="auto"/>
          </w:divBdr>
        </w:div>
        <w:div w:id="749930543">
          <w:marLeft w:val="480"/>
          <w:marRight w:val="0"/>
          <w:marTop w:val="0"/>
          <w:marBottom w:val="0"/>
          <w:divBdr>
            <w:top w:val="none" w:sz="0" w:space="0" w:color="auto"/>
            <w:left w:val="none" w:sz="0" w:space="0" w:color="auto"/>
            <w:bottom w:val="none" w:sz="0" w:space="0" w:color="auto"/>
            <w:right w:val="none" w:sz="0" w:space="0" w:color="auto"/>
          </w:divBdr>
        </w:div>
        <w:div w:id="815338479">
          <w:marLeft w:val="480"/>
          <w:marRight w:val="0"/>
          <w:marTop w:val="0"/>
          <w:marBottom w:val="0"/>
          <w:divBdr>
            <w:top w:val="none" w:sz="0" w:space="0" w:color="auto"/>
            <w:left w:val="none" w:sz="0" w:space="0" w:color="auto"/>
            <w:bottom w:val="none" w:sz="0" w:space="0" w:color="auto"/>
            <w:right w:val="none" w:sz="0" w:space="0" w:color="auto"/>
          </w:divBdr>
        </w:div>
        <w:div w:id="817646416">
          <w:marLeft w:val="480"/>
          <w:marRight w:val="0"/>
          <w:marTop w:val="0"/>
          <w:marBottom w:val="0"/>
          <w:divBdr>
            <w:top w:val="none" w:sz="0" w:space="0" w:color="auto"/>
            <w:left w:val="none" w:sz="0" w:space="0" w:color="auto"/>
            <w:bottom w:val="none" w:sz="0" w:space="0" w:color="auto"/>
            <w:right w:val="none" w:sz="0" w:space="0" w:color="auto"/>
          </w:divBdr>
        </w:div>
        <w:div w:id="827592256">
          <w:marLeft w:val="480"/>
          <w:marRight w:val="0"/>
          <w:marTop w:val="0"/>
          <w:marBottom w:val="0"/>
          <w:divBdr>
            <w:top w:val="none" w:sz="0" w:space="0" w:color="auto"/>
            <w:left w:val="none" w:sz="0" w:space="0" w:color="auto"/>
            <w:bottom w:val="none" w:sz="0" w:space="0" w:color="auto"/>
            <w:right w:val="none" w:sz="0" w:space="0" w:color="auto"/>
          </w:divBdr>
        </w:div>
        <w:div w:id="830365306">
          <w:marLeft w:val="480"/>
          <w:marRight w:val="0"/>
          <w:marTop w:val="0"/>
          <w:marBottom w:val="0"/>
          <w:divBdr>
            <w:top w:val="none" w:sz="0" w:space="0" w:color="auto"/>
            <w:left w:val="none" w:sz="0" w:space="0" w:color="auto"/>
            <w:bottom w:val="none" w:sz="0" w:space="0" w:color="auto"/>
            <w:right w:val="none" w:sz="0" w:space="0" w:color="auto"/>
          </w:divBdr>
        </w:div>
        <w:div w:id="838273899">
          <w:marLeft w:val="480"/>
          <w:marRight w:val="0"/>
          <w:marTop w:val="0"/>
          <w:marBottom w:val="0"/>
          <w:divBdr>
            <w:top w:val="none" w:sz="0" w:space="0" w:color="auto"/>
            <w:left w:val="none" w:sz="0" w:space="0" w:color="auto"/>
            <w:bottom w:val="none" w:sz="0" w:space="0" w:color="auto"/>
            <w:right w:val="none" w:sz="0" w:space="0" w:color="auto"/>
          </w:divBdr>
        </w:div>
        <w:div w:id="852450660">
          <w:marLeft w:val="480"/>
          <w:marRight w:val="0"/>
          <w:marTop w:val="0"/>
          <w:marBottom w:val="0"/>
          <w:divBdr>
            <w:top w:val="none" w:sz="0" w:space="0" w:color="auto"/>
            <w:left w:val="none" w:sz="0" w:space="0" w:color="auto"/>
            <w:bottom w:val="none" w:sz="0" w:space="0" w:color="auto"/>
            <w:right w:val="none" w:sz="0" w:space="0" w:color="auto"/>
          </w:divBdr>
        </w:div>
        <w:div w:id="1021668946">
          <w:marLeft w:val="480"/>
          <w:marRight w:val="0"/>
          <w:marTop w:val="0"/>
          <w:marBottom w:val="0"/>
          <w:divBdr>
            <w:top w:val="none" w:sz="0" w:space="0" w:color="auto"/>
            <w:left w:val="none" w:sz="0" w:space="0" w:color="auto"/>
            <w:bottom w:val="none" w:sz="0" w:space="0" w:color="auto"/>
            <w:right w:val="none" w:sz="0" w:space="0" w:color="auto"/>
          </w:divBdr>
        </w:div>
        <w:div w:id="1045368400">
          <w:marLeft w:val="480"/>
          <w:marRight w:val="0"/>
          <w:marTop w:val="0"/>
          <w:marBottom w:val="0"/>
          <w:divBdr>
            <w:top w:val="none" w:sz="0" w:space="0" w:color="auto"/>
            <w:left w:val="none" w:sz="0" w:space="0" w:color="auto"/>
            <w:bottom w:val="none" w:sz="0" w:space="0" w:color="auto"/>
            <w:right w:val="none" w:sz="0" w:space="0" w:color="auto"/>
          </w:divBdr>
        </w:div>
        <w:div w:id="1053041383">
          <w:marLeft w:val="480"/>
          <w:marRight w:val="0"/>
          <w:marTop w:val="0"/>
          <w:marBottom w:val="0"/>
          <w:divBdr>
            <w:top w:val="none" w:sz="0" w:space="0" w:color="auto"/>
            <w:left w:val="none" w:sz="0" w:space="0" w:color="auto"/>
            <w:bottom w:val="none" w:sz="0" w:space="0" w:color="auto"/>
            <w:right w:val="none" w:sz="0" w:space="0" w:color="auto"/>
          </w:divBdr>
        </w:div>
        <w:div w:id="1066999343">
          <w:marLeft w:val="480"/>
          <w:marRight w:val="0"/>
          <w:marTop w:val="0"/>
          <w:marBottom w:val="0"/>
          <w:divBdr>
            <w:top w:val="none" w:sz="0" w:space="0" w:color="auto"/>
            <w:left w:val="none" w:sz="0" w:space="0" w:color="auto"/>
            <w:bottom w:val="none" w:sz="0" w:space="0" w:color="auto"/>
            <w:right w:val="none" w:sz="0" w:space="0" w:color="auto"/>
          </w:divBdr>
        </w:div>
        <w:div w:id="1086029069">
          <w:marLeft w:val="480"/>
          <w:marRight w:val="0"/>
          <w:marTop w:val="0"/>
          <w:marBottom w:val="0"/>
          <w:divBdr>
            <w:top w:val="none" w:sz="0" w:space="0" w:color="auto"/>
            <w:left w:val="none" w:sz="0" w:space="0" w:color="auto"/>
            <w:bottom w:val="none" w:sz="0" w:space="0" w:color="auto"/>
            <w:right w:val="none" w:sz="0" w:space="0" w:color="auto"/>
          </w:divBdr>
        </w:div>
        <w:div w:id="1095444936">
          <w:marLeft w:val="480"/>
          <w:marRight w:val="0"/>
          <w:marTop w:val="0"/>
          <w:marBottom w:val="0"/>
          <w:divBdr>
            <w:top w:val="none" w:sz="0" w:space="0" w:color="auto"/>
            <w:left w:val="none" w:sz="0" w:space="0" w:color="auto"/>
            <w:bottom w:val="none" w:sz="0" w:space="0" w:color="auto"/>
            <w:right w:val="none" w:sz="0" w:space="0" w:color="auto"/>
          </w:divBdr>
        </w:div>
        <w:div w:id="1108350369">
          <w:marLeft w:val="480"/>
          <w:marRight w:val="0"/>
          <w:marTop w:val="0"/>
          <w:marBottom w:val="0"/>
          <w:divBdr>
            <w:top w:val="none" w:sz="0" w:space="0" w:color="auto"/>
            <w:left w:val="none" w:sz="0" w:space="0" w:color="auto"/>
            <w:bottom w:val="none" w:sz="0" w:space="0" w:color="auto"/>
            <w:right w:val="none" w:sz="0" w:space="0" w:color="auto"/>
          </w:divBdr>
        </w:div>
        <w:div w:id="1165903218">
          <w:marLeft w:val="480"/>
          <w:marRight w:val="0"/>
          <w:marTop w:val="0"/>
          <w:marBottom w:val="0"/>
          <w:divBdr>
            <w:top w:val="none" w:sz="0" w:space="0" w:color="auto"/>
            <w:left w:val="none" w:sz="0" w:space="0" w:color="auto"/>
            <w:bottom w:val="none" w:sz="0" w:space="0" w:color="auto"/>
            <w:right w:val="none" w:sz="0" w:space="0" w:color="auto"/>
          </w:divBdr>
        </w:div>
        <w:div w:id="1167553895">
          <w:marLeft w:val="480"/>
          <w:marRight w:val="0"/>
          <w:marTop w:val="0"/>
          <w:marBottom w:val="0"/>
          <w:divBdr>
            <w:top w:val="none" w:sz="0" w:space="0" w:color="auto"/>
            <w:left w:val="none" w:sz="0" w:space="0" w:color="auto"/>
            <w:bottom w:val="none" w:sz="0" w:space="0" w:color="auto"/>
            <w:right w:val="none" w:sz="0" w:space="0" w:color="auto"/>
          </w:divBdr>
        </w:div>
        <w:div w:id="1242763523">
          <w:marLeft w:val="480"/>
          <w:marRight w:val="0"/>
          <w:marTop w:val="0"/>
          <w:marBottom w:val="0"/>
          <w:divBdr>
            <w:top w:val="none" w:sz="0" w:space="0" w:color="auto"/>
            <w:left w:val="none" w:sz="0" w:space="0" w:color="auto"/>
            <w:bottom w:val="none" w:sz="0" w:space="0" w:color="auto"/>
            <w:right w:val="none" w:sz="0" w:space="0" w:color="auto"/>
          </w:divBdr>
        </w:div>
        <w:div w:id="1260410376">
          <w:marLeft w:val="480"/>
          <w:marRight w:val="0"/>
          <w:marTop w:val="0"/>
          <w:marBottom w:val="0"/>
          <w:divBdr>
            <w:top w:val="none" w:sz="0" w:space="0" w:color="auto"/>
            <w:left w:val="none" w:sz="0" w:space="0" w:color="auto"/>
            <w:bottom w:val="none" w:sz="0" w:space="0" w:color="auto"/>
            <w:right w:val="none" w:sz="0" w:space="0" w:color="auto"/>
          </w:divBdr>
        </w:div>
        <w:div w:id="1317032972">
          <w:marLeft w:val="480"/>
          <w:marRight w:val="0"/>
          <w:marTop w:val="0"/>
          <w:marBottom w:val="0"/>
          <w:divBdr>
            <w:top w:val="none" w:sz="0" w:space="0" w:color="auto"/>
            <w:left w:val="none" w:sz="0" w:space="0" w:color="auto"/>
            <w:bottom w:val="none" w:sz="0" w:space="0" w:color="auto"/>
            <w:right w:val="none" w:sz="0" w:space="0" w:color="auto"/>
          </w:divBdr>
        </w:div>
        <w:div w:id="1324966126">
          <w:marLeft w:val="480"/>
          <w:marRight w:val="0"/>
          <w:marTop w:val="0"/>
          <w:marBottom w:val="0"/>
          <w:divBdr>
            <w:top w:val="none" w:sz="0" w:space="0" w:color="auto"/>
            <w:left w:val="none" w:sz="0" w:space="0" w:color="auto"/>
            <w:bottom w:val="none" w:sz="0" w:space="0" w:color="auto"/>
            <w:right w:val="none" w:sz="0" w:space="0" w:color="auto"/>
          </w:divBdr>
        </w:div>
        <w:div w:id="1350065401">
          <w:marLeft w:val="480"/>
          <w:marRight w:val="0"/>
          <w:marTop w:val="0"/>
          <w:marBottom w:val="0"/>
          <w:divBdr>
            <w:top w:val="none" w:sz="0" w:space="0" w:color="auto"/>
            <w:left w:val="none" w:sz="0" w:space="0" w:color="auto"/>
            <w:bottom w:val="none" w:sz="0" w:space="0" w:color="auto"/>
            <w:right w:val="none" w:sz="0" w:space="0" w:color="auto"/>
          </w:divBdr>
        </w:div>
        <w:div w:id="1353603393">
          <w:marLeft w:val="480"/>
          <w:marRight w:val="0"/>
          <w:marTop w:val="0"/>
          <w:marBottom w:val="0"/>
          <w:divBdr>
            <w:top w:val="none" w:sz="0" w:space="0" w:color="auto"/>
            <w:left w:val="none" w:sz="0" w:space="0" w:color="auto"/>
            <w:bottom w:val="none" w:sz="0" w:space="0" w:color="auto"/>
            <w:right w:val="none" w:sz="0" w:space="0" w:color="auto"/>
          </w:divBdr>
        </w:div>
        <w:div w:id="1377436126">
          <w:marLeft w:val="480"/>
          <w:marRight w:val="0"/>
          <w:marTop w:val="0"/>
          <w:marBottom w:val="0"/>
          <w:divBdr>
            <w:top w:val="none" w:sz="0" w:space="0" w:color="auto"/>
            <w:left w:val="none" w:sz="0" w:space="0" w:color="auto"/>
            <w:bottom w:val="none" w:sz="0" w:space="0" w:color="auto"/>
            <w:right w:val="none" w:sz="0" w:space="0" w:color="auto"/>
          </w:divBdr>
        </w:div>
        <w:div w:id="1416972145">
          <w:marLeft w:val="480"/>
          <w:marRight w:val="0"/>
          <w:marTop w:val="0"/>
          <w:marBottom w:val="0"/>
          <w:divBdr>
            <w:top w:val="none" w:sz="0" w:space="0" w:color="auto"/>
            <w:left w:val="none" w:sz="0" w:space="0" w:color="auto"/>
            <w:bottom w:val="none" w:sz="0" w:space="0" w:color="auto"/>
            <w:right w:val="none" w:sz="0" w:space="0" w:color="auto"/>
          </w:divBdr>
        </w:div>
        <w:div w:id="1425227306">
          <w:marLeft w:val="480"/>
          <w:marRight w:val="0"/>
          <w:marTop w:val="0"/>
          <w:marBottom w:val="0"/>
          <w:divBdr>
            <w:top w:val="none" w:sz="0" w:space="0" w:color="auto"/>
            <w:left w:val="none" w:sz="0" w:space="0" w:color="auto"/>
            <w:bottom w:val="none" w:sz="0" w:space="0" w:color="auto"/>
            <w:right w:val="none" w:sz="0" w:space="0" w:color="auto"/>
          </w:divBdr>
        </w:div>
        <w:div w:id="1460218696">
          <w:marLeft w:val="480"/>
          <w:marRight w:val="0"/>
          <w:marTop w:val="0"/>
          <w:marBottom w:val="0"/>
          <w:divBdr>
            <w:top w:val="none" w:sz="0" w:space="0" w:color="auto"/>
            <w:left w:val="none" w:sz="0" w:space="0" w:color="auto"/>
            <w:bottom w:val="none" w:sz="0" w:space="0" w:color="auto"/>
            <w:right w:val="none" w:sz="0" w:space="0" w:color="auto"/>
          </w:divBdr>
        </w:div>
        <w:div w:id="1498883861">
          <w:marLeft w:val="480"/>
          <w:marRight w:val="0"/>
          <w:marTop w:val="0"/>
          <w:marBottom w:val="0"/>
          <w:divBdr>
            <w:top w:val="none" w:sz="0" w:space="0" w:color="auto"/>
            <w:left w:val="none" w:sz="0" w:space="0" w:color="auto"/>
            <w:bottom w:val="none" w:sz="0" w:space="0" w:color="auto"/>
            <w:right w:val="none" w:sz="0" w:space="0" w:color="auto"/>
          </w:divBdr>
        </w:div>
        <w:div w:id="1744721088">
          <w:marLeft w:val="480"/>
          <w:marRight w:val="0"/>
          <w:marTop w:val="0"/>
          <w:marBottom w:val="0"/>
          <w:divBdr>
            <w:top w:val="none" w:sz="0" w:space="0" w:color="auto"/>
            <w:left w:val="none" w:sz="0" w:space="0" w:color="auto"/>
            <w:bottom w:val="none" w:sz="0" w:space="0" w:color="auto"/>
            <w:right w:val="none" w:sz="0" w:space="0" w:color="auto"/>
          </w:divBdr>
        </w:div>
        <w:div w:id="1906716915">
          <w:marLeft w:val="480"/>
          <w:marRight w:val="0"/>
          <w:marTop w:val="0"/>
          <w:marBottom w:val="0"/>
          <w:divBdr>
            <w:top w:val="none" w:sz="0" w:space="0" w:color="auto"/>
            <w:left w:val="none" w:sz="0" w:space="0" w:color="auto"/>
            <w:bottom w:val="none" w:sz="0" w:space="0" w:color="auto"/>
            <w:right w:val="none" w:sz="0" w:space="0" w:color="auto"/>
          </w:divBdr>
        </w:div>
        <w:div w:id="1982297778">
          <w:marLeft w:val="480"/>
          <w:marRight w:val="0"/>
          <w:marTop w:val="0"/>
          <w:marBottom w:val="0"/>
          <w:divBdr>
            <w:top w:val="none" w:sz="0" w:space="0" w:color="auto"/>
            <w:left w:val="none" w:sz="0" w:space="0" w:color="auto"/>
            <w:bottom w:val="none" w:sz="0" w:space="0" w:color="auto"/>
            <w:right w:val="none" w:sz="0" w:space="0" w:color="auto"/>
          </w:divBdr>
        </w:div>
        <w:div w:id="1990866184">
          <w:marLeft w:val="480"/>
          <w:marRight w:val="0"/>
          <w:marTop w:val="0"/>
          <w:marBottom w:val="0"/>
          <w:divBdr>
            <w:top w:val="none" w:sz="0" w:space="0" w:color="auto"/>
            <w:left w:val="none" w:sz="0" w:space="0" w:color="auto"/>
            <w:bottom w:val="none" w:sz="0" w:space="0" w:color="auto"/>
            <w:right w:val="none" w:sz="0" w:space="0" w:color="auto"/>
          </w:divBdr>
        </w:div>
        <w:div w:id="1995336296">
          <w:marLeft w:val="480"/>
          <w:marRight w:val="0"/>
          <w:marTop w:val="0"/>
          <w:marBottom w:val="0"/>
          <w:divBdr>
            <w:top w:val="none" w:sz="0" w:space="0" w:color="auto"/>
            <w:left w:val="none" w:sz="0" w:space="0" w:color="auto"/>
            <w:bottom w:val="none" w:sz="0" w:space="0" w:color="auto"/>
            <w:right w:val="none" w:sz="0" w:space="0" w:color="auto"/>
          </w:divBdr>
        </w:div>
        <w:div w:id="2024358522">
          <w:marLeft w:val="480"/>
          <w:marRight w:val="0"/>
          <w:marTop w:val="0"/>
          <w:marBottom w:val="0"/>
          <w:divBdr>
            <w:top w:val="none" w:sz="0" w:space="0" w:color="auto"/>
            <w:left w:val="none" w:sz="0" w:space="0" w:color="auto"/>
            <w:bottom w:val="none" w:sz="0" w:space="0" w:color="auto"/>
            <w:right w:val="none" w:sz="0" w:space="0" w:color="auto"/>
          </w:divBdr>
        </w:div>
        <w:div w:id="2070567963">
          <w:marLeft w:val="480"/>
          <w:marRight w:val="0"/>
          <w:marTop w:val="0"/>
          <w:marBottom w:val="0"/>
          <w:divBdr>
            <w:top w:val="none" w:sz="0" w:space="0" w:color="auto"/>
            <w:left w:val="none" w:sz="0" w:space="0" w:color="auto"/>
            <w:bottom w:val="none" w:sz="0" w:space="0" w:color="auto"/>
            <w:right w:val="none" w:sz="0" w:space="0" w:color="auto"/>
          </w:divBdr>
        </w:div>
        <w:div w:id="2076463592">
          <w:marLeft w:val="480"/>
          <w:marRight w:val="0"/>
          <w:marTop w:val="0"/>
          <w:marBottom w:val="0"/>
          <w:divBdr>
            <w:top w:val="none" w:sz="0" w:space="0" w:color="auto"/>
            <w:left w:val="none" w:sz="0" w:space="0" w:color="auto"/>
            <w:bottom w:val="none" w:sz="0" w:space="0" w:color="auto"/>
            <w:right w:val="none" w:sz="0" w:space="0" w:color="auto"/>
          </w:divBdr>
        </w:div>
        <w:div w:id="2077390249">
          <w:marLeft w:val="480"/>
          <w:marRight w:val="0"/>
          <w:marTop w:val="0"/>
          <w:marBottom w:val="0"/>
          <w:divBdr>
            <w:top w:val="none" w:sz="0" w:space="0" w:color="auto"/>
            <w:left w:val="none" w:sz="0" w:space="0" w:color="auto"/>
            <w:bottom w:val="none" w:sz="0" w:space="0" w:color="auto"/>
            <w:right w:val="none" w:sz="0" w:space="0" w:color="auto"/>
          </w:divBdr>
        </w:div>
        <w:div w:id="2080595531">
          <w:marLeft w:val="480"/>
          <w:marRight w:val="0"/>
          <w:marTop w:val="0"/>
          <w:marBottom w:val="0"/>
          <w:divBdr>
            <w:top w:val="none" w:sz="0" w:space="0" w:color="auto"/>
            <w:left w:val="none" w:sz="0" w:space="0" w:color="auto"/>
            <w:bottom w:val="none" w:sz="0" w:space="0" w:color="auto"/>
            <w:right w:val="none" w:sz="0" w:space="0" w:color="auto"/>
          </w:divBdr>
        </w:div>
        <w:div w:id="2105150512">
          <w:marLeft w:val="480"/>
          <w:marRight w:val="0"/>
          <w:marTop w:val="0"/>
          <w:marBottom w:val="0"/>
          <w:divBdr>
            <w:top w:val="none" w:sz="0" w:space="0" w:color="auto"/>
            <w:left w:val="none" w:sz="0" w:space="0" w:color="auto"/>
            <w:bottom w:val="none" w:sz="0" w:space="0" w:color="auto"/>
            <w:right w:val="none" w:sz="0" w:space="0" w:color="auto"/>
          </w:divBdr>
        </w:div>
      </w:divsChild>
    </w:div>
    <w:div w:id="415593872">
      <w:marLeft w:val="480"/>
      <w:marRight w:val="0"/>
      <w:marTop w:val="0"/>
      <w:marBottom w:val="0"/>
      <w:divBdr>
        <w:top w:val="none" w:sz="0" w:space="0" w:color="auto"/>
        <w:left w:val="none" w:sz="0" w:space="0" w:color="auto"/>
        <w:bottom w:val="none" w:sz="0" w:space="0" w:color="auto"/>
        <w:right w:val="none" w:sz="0" w:space="0" w:color="auto"/>
      </w:divBdr>
    </w:div>
    <w:div w:id="415900911">
      <w:bodyDiv w:val="1"/>
      <w:marLeft w:val="0"/>
      <w:marRight w:val="0"/>
      <w:marTop w:val="0"/>
      <w:marBottom w:val="0"/>
      <w:divBdr>
        <w:top w:val="none" w:sz="0" w:space="0" w:color="auto"/>
        <w:left w:val="none" w:sz="0" w:space="0" w:color="auto"/>
        <w:bottom w:val="none" w:sz="0" w:space="0" w:color="auto"/>
        <w:right w:val="none" w:sz="0" w:space="0" w:color="auto"/>
      </w:divBdr>
    </w:div>
    <w:div w:id="420183388">
      <w:bodyDiv w:val="1"/>
      <w:marLeft w:val="0"/>
      <w:marRight w:val="0"/>
      <w:marTop w:val="0"/>
      <w:marBottom w:val="0"/>
      <w:divBdr>
        <w:top w:val="none" w:sz="0" w:space="0" w:color="auto"/>
        <w:left w:val="none" w:sz="0" w:space="0" w:color="auto"/>
        <w:bottom w:val="none" w:sz="0" w:space="0" w:color="auto"/>
        <w:right w:val="none" w:sz="0" w:space="0" w:color="auto"/>
      </w:divBdr>
    </w:div>
    <w:div w:id="422411628">
      <w:bodyDiv w:val="1"/>
      <w:marLeft w:val="0"/>
      <w:marRight w:val="0"/>
      <w:marTop w:val="0"/>
      <w:marBottom w:val="0"/>
      <w:divBdr>
        <w:top w:val="none" w:sz="0" w:space="0" w:color="auto"/>
        <w:left w:val="none" w:sz="0" w:space="0" w:color="auto"/>
        <w:bottom w:val="none" w:sz="0" w:space="0" w:color="auto"/>
        <w:right w:val="none" w:sz="0" w:space="0" w:color="auto"/>
      </w:divBdr>
    </w:div>
    <w:div w:id="423839828">
      <w:marLeft w:val="480"/>
      <w:marRight w:val="0"/>
      <w:marTop w:val="0"/>
      <w:marBottom w:val="0"/>
      <w:divBdr>
        <w:top w:val="none" w:sz="0" w:space="0" w:color="auto"/>
        <w:left w:val="none" w:sz="0" w:space="0" w:color="auto"/>
        <w:bottom w:val="none" w:sz="0" w:space="0" w:color="auto"/>
        <w:right w:val="none" w:sz="0" w:space="0" w:color="auto"/>
      </w:divBdr>
    </w:div>
    <w:div w:id="425420672">
      <w:marLeft w:val="480"/>
      <w:marRight w:val="0"/>
      <w:marTop w:val="0"/>
      <w:marBottom w:val="0"/>
      <w:divBdr>
        <w:top w:val="none" w:sz="0" w:space="0" w:color="auto"/>
        <w:left w:val="none" w:sz="0" w:space="0" w:color="auto"/>
        <w:bottom w:val="none" w:sz="0" w:space="0" w:color="auto"/>
        <w:right w:val="none" w:sz="0" w:space="0" w:color="auto"/>
      </w:divBdr>
    </w:div>
    <w:div w:id="429082912">
      <w:bodyDiv w:val="1"/>
      <w:marLeft w:val="0"/>
      <w:marRight w:val="0"/>
      <w:marTop w:val="0"/>
      <w:marBottom w:val="0"/>
      <w:divBdr>
        <w:top w:val="none" w:sz="0" w:space="0" w:color="auto"/>
        <w:left w:val="none" w:sz="0" w:space="0" w:color="auto"/>
        <w:bottom w:val="none" w:sz="0" w:space="0" w:color="auto"/>
        <w:right w:val="none" w:sz="0" w:space="0" w:color="auto"/>
      </w:divBdr>
      <w:divsChild>
        <w:div w:id="1487472077">
          <w:marLeft w:val="640"/>
          <w:marRight w:val="0"/>
          <w:marTop w:val="0"/>
          <w:marBottom w:val="0"/>
          <w:divBdr>
            <w:top w:val="none" w:sz="0" w:space="0" w:color="auto"/>
            <w:left w:val="none" w:sz="0" w:space="0" w:color="auto"/>
            <w:bottom w:val="none" w:sz="0" w:space="0" w:color="auto"/>
            <w:right w:val="none" w:sz="0" w:space="0" w:color="auto"/>
          </w:divBdr>
        </w:div>
        <w:div w:id="1624996156">
          <w:marLeft w:val="640"/>
          <w:marRight w:val="0"/>
          <w:marTop w:val="0"/>
          <w:marBottom w:val="0"/>
          <w:divBdr>
            <w:top w:val="none" w:sz="0" w:space="0" w:color="auto"/>
            <w:left w:val="none" w:sz="0" w:space="0" w:color="auto"/>
            <w:bottom w:val="none" w:sz="0" w:space="0" w:color="auto"/>
            <w:right w:val="none" w:sz="0" w:space="0" w:color="auto"/>
          </w:divBdr>
        </w:div>
        <w:div w:id="212431986">
          <w:marLeft w:val="640"/>
          <w:marRight w:val="0"/>
          <w:marTop w:val="0"/>
          <w:marBottom w:val="0"/>
          <w:divBdr>
            <w:top w:val="none" w:sz="0" w:space="0" w:color="auto"/>
            <w:left w:val="none" w:sz="0" w:space="0" w:color="auto"/>
            <w:bottom w:val="none" w:sz="0" w:space="0" w:color="auto"/>
            <w:right w:val="none" w:sz="0" w:space="0" w:color="auto"/>
          </w:divBdr>
        </w:div>
        <w:div w:id="183134256">
          <w:marLeft w:val="640"/>
          <w:marRight w:val="0"/>
          <w:marTop w:val="0"/>
          <w:marBottom w:val="0"/>
          <w:divBdr>
            <w:top w:val="none" w:sz="0" w:space="0" w:color="auto"/>
            <w:left w:val="none" w:sz="0" w:space="0" w:color="auto"/>
            <w:bottom w:val="none" w:sz="0" w:space="0" w:color="auto"/>
            <w:right w:val="none" w:sz="0" w:space="0" w:color="auto"/>
          </w:divBdr>
        </w:div>
        <w:div w:id="130294913">
          <w:marLeft w:val="640"/>
          <w:marRight w:val="0"/>
          <w:marTop w:val="0"/>
          <w:marBottom w:val="0"/>
          <w:divBdr>
            <w:top w:val="none" w:sz="0" w:space="0" w:color="auto"/>
            <w:left w:val="none" w:sz="0" w:space="0" w:color="auto"/>
            <w:bottom w:val="none" w:sz="0" w:space="0" w:color="auto"/>
            <w:right w:val="none" w:sz="0" w:space="0" w:color="auto"/>
          </w:divBdr>
        </w:div>
        <w:div w:id="1592158582">
          <w:marLeft w:val="640"/>
          <w:marRight w:val="0"/>
          <w:marTop w:val="0"/>
          <w:marBottom w:val="0"/>
          <w:divBdr>
            <w:top w:val="none" w:sz="0" w:space="0" w:color="auto"/>
            <w:left w:val="none" w:sz="0" w:space="0" w:color="auto"/>
            <w:bottom w:val="none" w:sz="0" w:space="0" w:color="auto"/>
            <w:right w:val="none" w:sz="0" w:space="0" w:color="auto"/>
          </w:divBdr>
        </w:div>
        <w:div w:id="1212035308">
          <w:marLeft w:val="640"/>
          <w:marRight w:val="0"/>
          <w:marTop w:val="0"/>
          <w:marBottom w:val="0"/>
          <w:divBdr>
            <w:top w:val="none" w:sz="0" w:space="0" w:color="auto"/>
            <w:left w:val="none" w:sz="0" w:space="0" w:color="auto"/>
            <w:bottom w:val="none" w:sz="0" w:space="0" w:color="auto"/>
            <w:right w:val="none" w:sz="0" w:space="0" w:color="auto"/>
          </w:divBdr>
        </w:div>
        <w:div w:id="1151367962">
          <w:marLeft w:val="640"/>
          <w:marRight w:val="0"/>
          <w:marTop w:val="0"/>
          <w:marBottom w:val="0"/>
          <w:divBdr>
            <w:top w:val="none" w:sz="0" w:space="0" w:color="auto"/>
            <w:left w:val="none" w:sz="0" w:space="0" w:color="auto"/>
            <w:bottom w:val="none" w:sz="0" w:space="0" w:color="auto"/>
            <w:right w:val="none" w:sz="0" w:space="0" w:color="auto"/>
          </w:divBdr>
        </w:div>
        <w:div w:id="1643778099">
          <w:marLeft w:val="640"/>
          <w:marRight w:val="0"/>
          <w:marTop w:val="0"/>
          <w:marBottom w:val="0"/>
          <w:divBdr>
            <w:top w:val="none" w:sz="0" w:space="0" w:color="auto"/>
            <w:left w:val="none" w:sz="0" w:space="0" w:color="auto"/>
            <w:bottom w:val="none" w:sz="0" w:space="0" w:color="auto"/>
            <w:right w:val="none" w:sz="0" w:space="0" w:color="auto"/>
          </w:divBdr>
        </w:div>
        <w:div w:id="930354418">
          <w:marLeft w:val="640"/>
          <w:marRight w:val="0"/>
          <w:marTop w:val="0"/>
          <w:marBottom w:val="0"/>
          <w:divBdr>
            <w:top w:val="none" w:sz="0" w:space="0" w:color="auto"/>
            <w:left w:val="none" w:sz="0" w:space="0" w:color="auto"/>
            <w:bottom w:val="none" w:sz="0" w:space="0" w:color="auto"/>
            <w:right w:val="none" w:sz="0" w:space="0" w:color="auto"/>
          </w:divBdr>
        </w:div>
        <w:div w:id="265385628">
          <w:marLeft w:val="640"/>
          <w:marRight w:val="0"/>
          <w:marTop w:val="0"/>
          <w:marBottom w:val="0"/>
          <w:divBdr>
            <w:top w:val="none" w:sz="0" w:space="0" w:color="auto"/>
            <w:left w:val="none" w:sz="0" w:space="0" w:color="auto"/>
            <w:bottom w:val="none" w:sz="0" w:space="0" w:color="auto"/>
            <w:right w:val="none" w:sz="0" w:space="0" w:color="auto"/>
          </w:divBdr>
        </w:div>
        <w:div w:id="527333407">
          <w:marLeft w:val="640"/>
          <w:marRight w:val="0"/>
          <w:marTop w:val="0"/>
          <w:marBottom w:val="0"/>
          <w:divBdr>
            <w:top w:val="none" w:sz="0" w:space="0" w:color="auto"/>
            <w:left w:val="none" w:sz="0" w:space="0" w:color="auto"/>
            <w:bottom w:val="none" w:sz="0" w:space="0" w:color="auto"/>
            <w:right w:val="none" w:sz="0" w:space="0" w:color="auto"/>
          </w:divBdr>
        </w:div>
        <w:div w:id="1983003893">
          <w:marLeft w:val="640"/>
          <w:marRight w:val="0"/>
          <w:marTop w:val="0"/>
          <w:marBottom w:val="0"/>
          <w:divBdr>
            <w:top w:val="none" w:sz="0" w:space="0" w:color="auto"/>
            <w:left w:val="none" w:sz="0" w:space="0" w:color="auto"/>
            <w:bottom w:val="none" w:sz="0" w:space="0" w:color="auto"/>
            <w:right w:val="none" w:sz="0" w:space="0" w:color="auto"/>
          </w:divBdr>
        </w:div>
        <w:div w:id="104037351">
          <w:marLeft w:val="640"/>
          <w:marRight w:val="0"/>
          <w:marTop w:val="0"/>
          <w:marBottom w:val="0"/>
          <w:divBdr>
            <w:top w:val="none" w:sz="0" w:space="0" w:color="auto"/>
            <w:left w:val="none" w:sz="0" w:space="0" w:color="auto"/>
            <w:bottom w:val="none" w:sz="0" w:space="0" w:color="auto"/>
            <w:right w:val="none" w:sz="0" w:space="0" w:color="auto"/>
          </w:divBdr>
        </w:div>
        <w:div w:id="1646547927">
          <w:marLeft w:val="640"/>
          <w:marRight w:val="0"/>
          <w:marTop w:val="0"/>
          <w:marBottom w:val="0"/>
          <w:divBdr>
            <w:top w:val="none" w:sz="0" w:space="0" w:color="auto"/>
            <w:left w:val="none" w:sz="0" w:space="0" w:color="auto"/>
            <w:bottom w:val="none" w:sz="0" w:space="0" w:color="auto"/>
            <w:right w:val="none" w:sz="0" w:space="0" w:color="auto"/>
          </w:divBdr>
        </w:div>
        <w:div w:id="917595430">
          <w:marLeft w:val="640"/>
          <w:marRight w:val="0"/>
          <w:marTop w:val="0"/>
          <w:marBottom w:val="0"/>
          <w:divBdr>
            <w:top w:val="none" w:sz="0" w:space="0" w:color="auto"/>
            <w:left w:val="none" w:sz="0" w:space="0" w:color="auto"/>
            <w:bottom w:val="none" w:sz="0" w:space="0" w:color="auto"/>
            <w:right w:val="none" w:sz="0" w:space="0" w:color="auto"/>
          </w:divBdr>
        </w:div>
        <w:div w:id="1606033086">
          <w:marLeft w:val="640"/>
          <w:marRight w:val="0"/>
          <w:marTop w:val="0"/>
          <w:marBottom w:val="0"/>
          <w:divBdr>
            <w:top w:val="none" w:sz="0" w:space="0" w:color="auto"/>
            <w:left w:val="none" w:sz="0" w:space="0" w:color="auto"/>
            <w:bottom w:val="none" w:sz="0" w:space="0" w:color="auto"/>
            <w:right w:val="none" w:sz="0" w:space="0" w:color="auto"/>
          </w:divBdr>
        </w:div>
        <w:div w:id="1996951562">
          <w:marLeft w:val="640"/>
          <w:marRight w:val="0"/>
          <w:marTop w:val="0"/>
          <w:marBottom w:val="0"/>
          <w:divBdr>
            <w:top w:val="none" w:sz="0" w:space="0" w:color="auto"/>
            <w:left w:val="none" w:sz="0" w:space="0" w:color="auto"/>
            <w:bottom w:val="none" w:sz="0" w:space="0" w:color="auto"/>
            <w:right w:val="none" w:sz="0" w:space="0" w:color="auto"/>
          </w:divBdr>
        </w:div>
        <w:div w:id="644093465">
          <w:marLeft w:val="640"/>
          <w:marRight w:val="0"/>
          <w:marTop w:val="0"/>
          <w:marBottom w:val="0"/>
          <w:divBdr>
            <w:top w:val="none" w:sz="0" w:space="0" w:color="auto"/>
            <w:left w:val="none" w:sz="0" w:space="0" w:color="auto"/>
            <w:bottom w:val="none" w:sz="0" w:space="0" w:color="auto"/>
            <w:right w:val="none" w:sz="0" w:space="0" w:color="auto"/>
          </w:divBdr>
        </w:div>
        <w:div w:id="1142427894">
          <w:marLeft w:val="640"/>
          <w:marRight w:val="0"/>
          <w:marTop w:val="0"/>
          <w:marBottom w:val="0"/>
          <w:divBdr>
            <w:top w:val="none" w:sz="0" w:space="0" w:color="auto"/>
            <w:left w:val="none" w:sz="0" w:space="0" w:color="auto"/>
            <w:bottom w:val="none" w:sz="0" w:space="0" w:color="auto"/>
            <w:right w:val="none" w:sz="0" w:space="0" w:color="auto"/>
          </w:divBdr>
        </w:div>
        <w:div w:id="1510559736">
          <w:marLeft w:val="640"/>
          <w:marRight w:val="0"/>
          <w:marTop w:val="0"/>
          <w:marBottom w:val="0"/>
          <w:divBdr>
            <w:top w:val="none" w:sz="0" w:space="0" w:color="auto"/>
            <w:left w:val="none" w:sz="0" w:space="0" w:color="auto"/>
            <w:bottom w:val="none" w:sz="0" w:space="0" w:color="auto"/>
            <w:right w:val="none" w:sz="0" w:space="0" w:color="auto"/>
          </w:divBdr>
        </w:div>
        <w:div w:id="13461314">
          <w:marLeft w:val="640"/>
          <w:marRight w:val="0"/>
          <w:marTop w:val="0"/>
          <w:marBottom w:val="0"/>
          <w:divBdr>
            <w:top w:val="none" w:sz="0" w:space="0" w:color="auto"/>
            <w:left w:val="none" w:sz="0" w:space="0" w:color="auto"/>
            <w:bottom w:val="none" w:sz="0" w:space="0" w:color="auto"/>
            <w:right w:val="none" w:sz="0" w:space="0" w:color="auto"/>
          </w:divBdr>
        </w:div>
        <w:div w:id="746028669">
          <w:marLeft w:val="640"/>
          <w:marRight w:val="0"/>
          <w:marTop w:val="0"/>
          <w:marBottom w:val="0"/>
          <w:divBdr>
            <w:top w:val="none" w:sz="0" w:space="0" w:color="auto"/>
            <w:left w:val="none" w:sz="0" w:space="0" w:color="auto"/>
            <w:bottom w:val="none" w:sz="0" w:space="0" w:color="auto"/>
            <w:right w:val="none" w:sz="0" w:space="0" w:color="auto"/>
          </w:divBdr>
        </w:div>
        <w:div w:id="480662136">
          <w:marLeft w:val="640"/>
          <w:marRight w:val="0"/>
          <w:marTop w:val="0"/>
          <w:marBottom w:val="0"/>
          <w:divBdr>
            <w:top w:val="none" w:sz="0" w:space="0" w:color="auto"/>
            <w:left w:val="none" w:sz="0" w:space="0" w:color="auto"/>
            <w:bottom w:val="none" w:sz="0" w:space="0" w:color="auto"/>
            <w:right w:val="none" w:sz="0" w:space="0" w:color="auto"/>
          </w:divBdr>
        </w:div>
        <w:div w:id="1194348210">
          <w:marLeft w:val="640"/>
          <w:marRight w:val="0"/>
          <w:marTop w:val="0"/>
          <w:marBottom w:val="0"/>
          <w:divBdr>
            <w:top w:val="none" w:sz="0" w:space="0" w:color="auto"/>
            <w:left w:val="none" w:sz="0" w:space="0" w:color="auto"/>
            <w:bottom w:val="none" w:sz="0" w:space="0" w:color="auto"/>
            <w:right w:val="none" w:sz="0" w:space="0" w:color="auto"/>
          </w:divBdr>
        </w:div>
        <w:div w:id="448741617">
          <w:marLeft w:val="640"/>
          <w:marRight w:val="0"/>
          <w:marTop w:val="0"/>
          <w:marBottom w:val="0"/>
          <w:divBdr>
            <w:top w:val="none" w:sz="0" w:space="0" w:color="auto"/>
            <w:left w:val="none" w:sz="0" w:space="0" w:color="auto"/>
            <w:bottom w:val="none" w:sz="0" w:space="0" w:color="auto"/>
            <w:right w:val="none" w:sz="0" w:space="0" w:color="auto"/>
          </w:divBdr>
        </w:div>
        <w:div w:id="930889224">
          <w:marLeft w:val="640"/>
          <w:marRight w:val="0"/>
          <w:marTop w:val="0"/>
          <w:marBottom w:val="0"/>
          <w:divBdr>
            <w:top w:val="none" w:sz="0" w:space="0" w:color="auto"/>
            <w:left w:val="none" w:sz="0" w:space="0" w:color="auto"/>
            <w:bottom w:val="none" w:sz="0" w:space="0" w:color="auto"/>
            <w:right w:val="none" w:sz="0" w:space="0" w:color="auto"/>
          </w:divBdr>
        </w:div>
        <w:div w:id="376852815">
          <w:marLeft w:val="640"/>
          <w:marRight w:val="0"/>
          <w:marTop w:val="0"/>
          <w:marBottom w:val="0"/>
          <w:divBdr>
            <w:top w:val="none" w:sz="0" w:space="0" w:color="auto"/>
            <w:left w:val="none" w:sz="0" w:space="0" w:color="auto"/>
            <w:bottom w:val="none" w:sz="0" w:space="0" w:color="auto"/>
            <w:right w:val="none" w:sz="0" w:space="0" w:color="auto"/>
          </w:divBdr>
        </w:div>
        <w:div w:id="1670519220">
          <w:marLeft w:val="640"/>
          <w:marRight w:val="0"/>
          <w:marTop w:val="0"/>
          <w:marBottom w:val="0"/>
          <w:divBdr>
            <w:top w:val="none" w:sz="0" w:space="0" w:color="auto"/>
            <w:left w:val="none" w:sz="0" w:space="0" w:color="auto"/>
            <w:bottom w:val="none" w:sz="0" w:space="0" w:color="auto"/>
            <w:right w:val="none" w:sz="0" w:space="0" w:color="auto"/>
          </w:divBdr>
        </w:div>
        <w:div w:id="858159224">
          <w:marLeft w:val="640"/>
          <w:marRight w:val="0"/>
          <w:marTop w:val="0"/>
          <w:marBottom w:val="0"/>
          <w:divBdr>
            <w:top w:val="none" w:sz="0" w:space="0" w:color="auto"/>
            <w:left w:val="none" w:sz="0" w:space="0" w:color="auto"/>
            <w:bottom w:val="none" w:sz="0" w:space="0" w:color="auto"/>
            <w:right w:val="none" w:sz="0" w:space="0" w:color="auto"/>
          </w:divBdr>
        </w:div>
        <w:div w:id="812210243">
          <w:marLeft w:val="640"/>
          <w:marRight w:val="0"/>
          <w:marTop w:val="0"/>
          <w:marBottom w:val="0"/>
          <w:divBdr>
            <w:top w:val="none" w:sz="0" w:space="0" w:color="auto"/>
            <w:left w:val="none" w:sz="0" w:space="0" w:color="auto"/>
            <w:bottom w:val="none" w:sz="0" w:space="0" w:color="auto"/>
            <w:right w:val="none" w:sz="0" w:space="0" w:color="auto"/>
          </w:divBdr>
        </w:div>
        <w:div w:id="1028337379">
          <w:marLeft w:val="640"/>
          <w:marRight w:val="0"/>
          <w:marTop w:val="0"/>
          <w:marBottom w:val="0"/>
          <w:divBdr>
            <w:top w:val="none" w:sz="0" w:space="0" w:color="auto"/>
            <w:left w:val="none" w:sz="0" w:space="0" w:color="auto"/>
            <w:bottom w:val="none" w:sz="0" w:space="0" w:color="auto"/>
            <w:right w:val="none" w:sz="0" w:space="0" w:color="auto"/>
          </w:divBdr>
        </w:div>
        <w:div w:id="2143306022">
          <w:marLeft w:val="640"/>
          <w:marRight w:val="0"/>
          <w:marTop w:val="0"/>
          <w:marBottom w:val="0"/>
          <w:divBdr>
            <w:top w:val="none" w:sz="0" w:space="0" w:color="auto"/>
            <w:left w:val="none" w:sz="0" w:space="0" w:color="auto"/>
            <w:bottom w:val="none" w:sz="0" w:space="0" w:color="auto"/>
            <w:right w:val="none" w:sz="0" w:space="0" w:color="auto"/>
          </w:divBdr>
        </w:div>
        <w:div w:id="1875969293">
          <w:marLeft w:val="640"/>
          <w:marRight w:val="0"/>
          <w:marTop w:val="0"/>
          <w:marBottom w:val="0"/>
          <w:divBdr>
            <w:top w:val="none" w:sz="0" w:space="0" w:color="auto"/>
            <w:left w:val="none" w:sz="0" w:space="0" w:color="auto"/>
            <w:bottom w:val="none" w:sz="0" w:space="0" w:color="auto"/>
            <w:right w:val="none" w:sz="0" w:space="0" w:color="auto"/>
          </w:divBdr>
        </w:div>
        <w:div w:id="733241017">
          <w:marLeft w:val="640"/>
          <w:marRight w:val="0"/>
          <w:marTop w:val="0"/>
          <w:marBottom w:val="0"/>
          <w:divBdr>
            <w:top w:val="none" w:sz="0" w:space="0" w:color="auto"/>
            <w:left w:val="none" w:sz="0" w:space="0" w:color="auto"/>
            <w:bottom w:val="none" w:sz="0" w:space="0" w:color="auto"/>
            <w:right w:val="none" w:sz="0" w:space="0" w:color="auto"/>
          </w:divBdr>
        </w:div>
        <w:div w:id="341132851">
          <w:marLeft w:val="640"/>
          <w:marRight w:val="0"/>
          <w:marTop w:val="0"/>
          <w:marBottom w:val="0"/>
          <w:divBdr>
            <w:top w:val="none" w:sz="0" w:space="0" w:color="auto"/>
            <w:left w:val="none" w:sz="0" w:space="0" w:color="auto"/>
            <w:bottom w:val="none" w:sz="0" w:space="0" w:color="auto"/>
            <w:right w:val="none" w:sz="0" w:space="0" w:color="auto"/>
          </w:divBdr>
        </w:div>
        <w:div w:id="451092772">
          <w:marLeft w:val="640"/>
          <w:marRight w:val="0"/>
          <w:marTop w:val="0"/>
          <w:marBottom w:val="0"/>
          <w:divBdr>
            <w:top w:val="none" w:sz="0" w:space="0" w:color="auto"/>
            <w:left w:val="none" w:sz="0" w:space="0" w:color="auto"/>
            <w:bottom w:val="none" w:sz="0" w:space="0" w:color="auto"/>
            <w:right w:val="none" w:sz="0" w:space="0" w:color="auto"/>
          </w:divBdr>
        </w:div>
        <w:div w:id="1440679120">
          <w:marLeft w:val="640"/>
          <w:marRight w:val="0"/>
          <w:marTop w:val="0"/>
          <w:marBottom w:val="0"/>
          <w:divBdr>
            <w:top w:val="none" w:sz="0" w:space="0" w:color="auto"/>
            <w:left w:val="none" w:sz="0" w:space="0" w:color="auto"/>
            <w:bottom w:val="none" w:sz="0" w:space="0" w:color="auto"/>
            <w:right w:val="none" w:sz="0" w:space="0" w:color="auto"/>
          </w:divBdr>
        </w:div>
        <w:div w:id="253325116">
          <w:marLeft w:val="640"/>
          <w:marRight w:val="0"/>
          <w:marTop w:val="0"/>
          <w:marBottom w:val="0"/>
          <w:divBdr>
            <w:top w:val="none" w:sz="0" w:space="0" w:color="auto"/>
            <w:left w:val="none" w:sz="0" w:space="0" w:color="auto"/>
            <w:bottom w:val="none" w:sz="0" w:space="0" w:color="auto"/>
            <w:right w:val="none" w:sz="0" w:space="0" w:color="auto"/>
          </w:divBdr>
        </w:div>
        <w:div w:id="33775595">
          <w:marLeft w:val="640"/>
          <w:marRight w:val="0"/>
          <w:marTop w:val="0"/>
          <w:marBottom w:val="0"/>
          <w:divBdr>
            <w:top w:val="none" w:sz="0" w:space="0" w:color="auto"/>
            <w:left w:val="none" w:sz="0" w:space="0" w:color="auto"/>
            <w:bottom w:val="none" w:sz="0" w:space="0" w:color="auto"/>
            <w:right w:val="none" w:sz="0" w:space="0" w:color="auto"/>
          </w:divBdr>
        </w:div>
        <w:div w:id="1544250622">
          <w:marLeft w:val="640"/>
          <w:marRight w:val="0"/>
          <w:marTop w:val="0"/>
          <w:marBottom w:val="0"/>
          <w:divBdr>
            <w:top w:val="none" w:sz="0" w:space="0" w:color="auto"/>
            <w:left w:val="none" w:sz="0" w:space="0" w:color="auto"/>
            <w:bottom w:val="none" w:sz="0" w:space="0" w:color="auto"/>
            <w:right w:val="none" w:sz="0" w:space="0" w:color="auto"/>
          </w:divBdr>
        </w:div>
        <w:div w:id="998843965">
          <w:marLeft w:val="640"/>
          <w:marRight w:val="0"/>
          <w:marTop w:val="0"/>
          <w:marBottom w:val="0"/>
          <w:divBdr>
            <w:top w:val="none" w:sz="0" w:space="0" w:color="auto"/>
            <w:left w:val="none" w:sz="0" w:space="0" w:color="auto"/>
            <w:bottom w:val="none" w:sz="0" w:space="0" w:color="auto"/>
            <w:right w:val="none" w:sz="0" w:space="0" w:color="auto"/>
          </w:divBdr>
        </w:div>
        <w:div w:id="1832674276">
          <w:marLeft w:val="640"/>
          <w:marRight w:val="0"/>
          <w:marTop w:val="0"/>
          <w:marBottom w:val="0"/>
          <w:divBdr>
            <w:top w:val="none" w:sz="0" w:space="0" w:color="auto"/>
            <w:left w:val="none" w:sz="0" w:space="0" w:color="auto"/>
            <w:bottom w:val="none" w:sz="0" w:space="0" w:color="auto"/>
            <w:right w:val="none" w:sz="0" w:space="0" w:color="auto"/>
          </w:divBdr>
        </w:div>
        <w:div w:id="290675017">
          <w:marLeft w:val="640"/>
          <w:marRight w:val="0"/>
          <w:marTop w:val="0"/>
          <w:marBottom w:val="0"/>
          <w:divBdr>
            <w:top w:val="none" w:sz="0" w:space="0" w:color="auto"/>
            <w:left w:val="none" w:sz="0" w:space="0" w:color="auto"/>
            <w:bottom w:val="none" w:sz="0" w:space="0" w:color="auto"/>
            <w:right w:val="none" w:sz="0" w:space="0" w:color="auto"/>
          </w:divBdr>
        </w:div>
        <w:div w:id="819229946">
          <w:marLeft w:val="640"/>
          <w:marRight w:val="0"/>
          <w:marTop w:val="0"/>
          <w:marBottom w:val="0"/>
          <w:divBdr>
            <w:top w:val="none" w:sz="0" w:space="0" w:color="auto"/>
            <w:left w:val="none" w:sz="0" w:space="0" w:color="auto"/>
            <w:bottom w:val="none" w:sz="0" w:space="0" w:color="auto"/>
            <w:right w:val="none" w:sz="0" w:space="0" w:color="auto"/>
          </w:divBdr>
        </w:div>
        <w:div w:id="1046098184">
          <w:marLeft w:val="640"/>
          <w:marRight w:val="0"/>
          <w:marTop w:val="0"/>
          <w:marBottom w:val="0"/>
          <w:divBdr>
            <w:top w:val="none" w:sz="0" w:space="0" w:color="auto"/>
            <w:left w:val="none" w:sz="0" w:space="0" w:color="auto"/>
            <w:bottom w:val="none" w:sz="0" w:space="0" w:color="auto"/>
            <w:right w:val="none" w:sz="0" w:space="0" w:color="auto"/>
          </w:divBdr>
        </w:div>
        <w:div w:id="1070159161">
          <w:marLeft w:val="640"/>
          <w:marRight w:val="0"/>
          <w:marTop w:val="0"/>
          <w:marBottom w:val="0"/>
          <w:divBdr>
            <w:top w:val="none" w:sz="0" w:space="0" w:color="auto"/>
            <w:left w:val="none" w:sz="0" w:space="0" w:color="auto"/>
            <w:bottom w:val="none" w:sz="0" w:space="0" w:color="auto"/>
            <w:right w:val="none" w:sz="0" w:space="0" w:color="auto"/>
          </w:divBdr>
        </w:div>
        <w:div w:id="1576550013">
          <w:marLeft w:val="640"/>
          <w:marRight w:val="0"/>
          <w:marTop w:val="0"/>
          <w:marBottom w:val="0"/>
          <w:divBdr>
            <w:top w:val="none" w:sz="0" w:space="0" w:color="auto"/>
            <w:left w:val="none" w:sz="0" w:space="0" w:color="auto"/>
            <w:bottom w:val="none" w:sz="0" w:space="0" w:color="auto"/>
            <w:right w:val="none" w:sz="0" w:space="0" w:color="auto"/>
          </w:divBdr>
        </w:div>
        <w:div w:id="1529949748">
          <w:marLeft w:val="640"/>
          <w:marRight w:val="0"/>
          <w:marTop w:val="0"/>
          <w:marBottom w:val="0"/>
          <w:divBdr>
            <w:top w:val="none" w:sz="0" w:space="0" w:color="auto"/>
            <w:left w:val="none" w:sz="0" w:space="0" w:color="auto"/>
            <w:bottom w:val="none" w:sz="0" w:space="0" w:color="auto"/>
            <w:right w:val="none" w:sz="0" w:space="0" w:color="auto"/>
          </w:divBdr>
        </w:div>
        <w:div w:id="453211108">
          <w:marLeft w:val="640"/>
          <w:marRight w:val="0"/>
          <w:marTop w:val="0"/>
          <w:marBottom w:val="0"/>
          <w:divBdr>
            <w:top w:val="none" w:sz="0" w:space="0" w:color="auto"/>
            <w:left w:val="none" w:sz="0" w:space="0" w:color="auto"/>
            <w:bottom w:val="none" w:sz="0" w:space="0" w:color="auto"/>
            <w:right w:val="none" w:sz="0" w:space="0" w:color="auto"/>
          </w:divBdr>
        </w:div>
        <w:div w:id="1329945203">
          <w:marLeft w:val="640"/>
          <w:marRight w:val="0"/>
          <w:marTop w:val="0"/>
          <w:marBottom w:val="0"/>
          <w:divBdr>
            <w:top w:val="none" w:sz="0" w:space="0" w:color="auto"/>
            <w:left w:val="none" w:sz="0" w:space="0" w:color="auto"/>
            <w:bottom w:val="none" w:sz="0" w:space="0" w:color="auto"/>
            <w:right w:val="none" w:sz="0" w:space="0" w:color="auto"/>
          </w:divBdr>
        </w:div>
        <w:div w:id="2025129122">
          <w:marLeft w:val="640"/>
          <w:marRight w:val="0"/>
          <w:marTop w:val="0"/>
          <w:marBottom w:val="0"/>
          <w:divBdr>
            <w:top w:val="none" w:sz="0" w:space="0" w:color="auto"/>
            <w:left w:val="none" w:sz="0" w:space="0" w:color="auto"/>
            <w:bottom w:val="none" w:sz="0" w:space="0" w:color="auto"/>
            <w:right w:val="none" w:sz="0" w:space="0" w:color="auto"/>
          </w:divBdr>
        </w:div>
        <w:div w:id="1904026895">
          <w:marLeft w:val="640"/>
          <w:marRight w:val="0"/>
          <w:marTop w:val="0"/>
          <w:marBottom w:val="0"/>
          <w:divBdr>
            <w:top w:val="none" w:sz="0" w:space="0" w:color="auto"/>
            <w:left w:val="none" w:sz="0" w:space="0" w:color="auto"/>
            <w:bottom w:val="none" w:sz="0" w:space="0" w:color="auto"/>
            <w:right w:val="none" w:sz="0" w:space="0" w:color="auto"/>
          </w:divBdr>
        </w:div>
        <w:div w:id="1731230114">
          <w:marLeft w:val="640"/>
          <w:marRight w:val="0"/>
          <w:marTop w:val="0"/>
          <w:marBottom w:val="0"/>
          <w:divBdr>
            <w:top w:val="none" w:sz="0" w:space="0" w:color="auto"/>
            <w:left w:val="none" w:sz="0" w:space="0" w:color="auto"/>
            <w:bottom w:val="none" w:sz="0" w:space="0" w:color="auto"/>
            <w:right w:val="none" w:sz="0" w:space="0" w:color="auto"/>
          </w:divBdr>
        </w:div>
        <w:div w:id="1958902651">
          <w:marLeft w:val="640"/>
          <w:marRight w:val="0"/>
          <w:marTop w:val="0"/>
          <w:marBottom w:val="0"/>
          <w:divBdr>
            <w:top w:val="none" w:sz="0" w:space="0" w:color="auto"/>
            <w:left w:val="none" w:sz="0" w:space="0" w:color="auto"/>
            <w:bottom w:val="none" w:sz="0" w:space="0" w:color="auto"/>
            <w:right w:val="none" w:sz="0" w:space="0" w:color="auto"/>
          </w:divBdr>
        </w:div>
        <w:div w:id="1210149084">
          <w:marLeft w:val="640"/>
          <w:marRight w:val="0"/>
          <w:marTop w:val="0"/>
          <w:marBottom w:val="0"/>
          <w:divBdr>
            <w:top w:val="none" w:sz="0" w:space="0" w:color="auto"/>
            <w:left w:val="none" w:sz="0" w:space="0" w:color="auto"/>
            <w:bottom w:val="none" w:sz="0" w:space="0" w:color="auto"/>
            <w:right w:val="none" w:sz="0" w:space="0" w:color="auto"/>
          </w:divBdr>
        </w:div>
        <w:div w:id="504169263">
          <w:marLeft w:val="640"/>
          <w:marRight w:val="0"/>
          <w:marTop w:val="0"/>
          <w:marBottom w:val="0"/>
          <w:divBdr>
            <w:top w:val="none" w:sz="0" w:space="0" w:color="auto"/>
            <w:left w:val="none" w:sz="0" w:space="0" w:color="auto"/>
            <w:bottom w:val="none" w:sz="0" w:space="0" w:color="auto"/>
            <w:right w:val="none" w:sz="0" w:space="0" w:color="auto"/>
          </w:divBdr>
        </w:div>
        <w:div w:id="1909195040">
          <w:marLeft w:val="640"/>
          <w:marRight w:val="0"/>
          <w:marTop w:val="0"/>
          <w:marBottom w:val="0"/>
          <w:divBdr>
            <w:top w:val="none" w:sz="0" w:space="0" w:color="auto"/>
            <w:left w:val="none" w:sz="0" w:space="0" w:color="auto"/>
            <w:bottom w:val="none" w:sz="0" w:space="0" w:color="auto"/>
            <w:right w:val="none" w:sz="0" w:space="0" w:color="auto"/>
          </w:divBdr>
        </w:div>
        <w:div w:id="799415803">
          <w:marLeft w:val="640"/>
          <w:marRight w:val="0"/>
          <w:marTop w:val="0"/>
          <w:marBottom w:val="0"/>
          <w:divBdr>
            <w:top w:val="none" w:sz="0" w:space="0" w:color="auto"/>
            <w:left w:val="none" w:sz="0" w:space="0" w:color="auto"/>
            <w:bottom w:val="none" w:sz="0" w:space="0" w:color="auto"/>
            <w:right w:val="none" w:sz="0" w:space="0" w:color="auto"/>
          </w:divBdr>
        </w:div>
        <w:div w:id="246840478">
          <w:marLeft w:val="640"/>
          <w:marRight w:val="0"/>
          <w:marTop w:val="0"/>
          <w:marBottom w:val="0"/>
          <w:divBdr>
            <w:top w:val="none" w:sz="0" w:space="0" w:color="auto"/>
            <w:left w:val="none" w:sz="0" w:space="0" w:color="auto"/>
            <w:bottom w:val="none" w:sz="0" w:space="0" w:color="auto"/>
            <w:right w:val="none" w:sz="0" w:space="0" w:color="auto"/>
          </w:divBdr>
        </w:div>
        <w:div w:id="1423453909">
          <w:marLeft w:val="640"/>
          <w:marRight w:val="0"/>
          <w:marTop w:val="0"/>
          <w:marBottom w:val="0"/>
          <w:divBdr>
            <w:top w:val="none" w:sz="0" w:space="0" w:color="auto"/>
            <w:left w:val="none" w:sz="0" w:space="0" w:color="auto"/>
            <w:bottom w:val="none" w:sz="0" w:space="0" w:color="auto"/>
            <w:right w:val="none" w:sz="0" w:space="0" w:color="auto"/>
          </w:divBdr>
        </w:div>
        <w:div w:id="990794004">
          <w:marLeft w:val="640"/>
          <w:marRight w:val="0"/>
          <w:marTop w:val="0"/>
          <w:marBottom w:val="0"/>
          <w:divBdr>
            <w:top w:val="none" w:sz="0" w:space="0" w:color="auto"/>
            <w:left w:val="none" w:sz="0" w:space="0" w:color="auto"/>
            <w:bottom w:val="none" w:sz="0" w:space="0" w:color="auto"/>
            <w:right w:val="none" w:sz="0" w:space="0" w:color="auto"/>
          </w:divBdr>
        </w:div>
        <w:div w:id="1898469641">
          <w:marLeft w:val="640"/>
          <w:marRight w:val="0"/>
          <w:marTop w:val="0"/>
          <w:marBottom w:val="0"/>
          <w:divBdr>
            <w:top w:val="none" w:sz="0" w:space="0" w:color="auto"/>
            <w:left w:val="none" w:sz="0" w:space="0" w:color="auto"/>
            <w:bottom w:val="none" w:sz="0" w:space="0" w:color="auto"/>
            <w:right w:val="none" w:sz="0" w:space="0" w:color="auto"/>
          </w:divBdr>
        </w:div>
        <w:div w:id="1480196894">
          <w:marLeft w:val="640"/>
          <w:marRight w:val="0"/>
          <w:marTop w:val="0"/>
          <w:marBottom w:val="0"/>
          <w:divBdr>
            <w:top w:val="none" w:sz="0" w:space="0" w:color="auto"/>
            <w:left w:val="none" w:sz="0" w:space="0" w:color="auto"/>
            <w:bottom w:val="none" w:sz="0" w:space="0" w:color="auto"/>
            <w:right w:val="none" w:sz="0" w:space="0" w:color="auto"/>
          </w:divBdr>
        </w:div>
        <w:div w:id="1627078466">
          <w:marLeft w:val="640"/>
          <w:marRight w:val="0"/>
          <w:marTop w:val="0"/>
          <w:marBottom w:val="0"/>
          <w:divBdr>
            <w:top w:val="none" w:sz="0" w:space="0" w:color="auto"/>
            <w:left w:val="none" w:sz="0" w:space="0" w:color="auto"/>
            <w:bottom w:val="none" w:sz="0" w:space="0" w:color="auto"/>
            <w:right w:val="none" w:sz="0" w:space="0" w:color="auto"/>
          </w:divBdr>
        </w:div>
        <w:div w:id="1088888466">
          <w:marLeft w:val="640"/>
          <w:marRight w:val="0"/>
          <w:marTop w:val="0"/>
          <w:marBottom w:val="0"/>
          <w:divBdr>
            <w:top w:val="none" w:sz="0" w:space="0" w:color="auto"/>
            <w:left w:val="none" w:sz="0" w:space="0" w:color="auto"/>
            <w:bottom w:val="none" w:sz="0" w:space="0" w:color="auto"/>
            <w:right w:val="none" w:sz="0" w:space="0" w:color="auto"/>
          </w:divBdr>
        </w:div>
        <w:div w:id="1102072262">
          <w:marLeft w:val="640"/>
          <w:marRight w:val="0"/>
          <w:marTop w:val="0"/>
          <w:marBottom w:val="0"/>
          <w:divBdr>
            <w:top w:val="none" w:sz="0" w:space="0" w:color="auto"/>
            <w:left w:val="none" w:sz="0" w:space="0" w:color="auto"/>
            <w:bottom w:val="none" w:sz="0" w:space="0" w:color="auto"/>
            <w:right w:val="none" w:sz="0" w:space="0" w:color="auto"/>
          </w:divBdr>
        </w:div>
        <w:div w:id="919560248">
          <w:marLeft w:val="640"/>
          <w:marRight w:val="0"/>
          <w:marTop w:val="0"/>
          <w:marBottom w:val="0"/>
          <w:divBdr>
            <w:top w:val="none" w:sz="0" w:space="0" w:color="auto"/>
            <w:left w:val="none" w:sz="0" w:space="0" w:color="auto"/>
            <w:bottom w:val="none" w:sz="0" w:space="0" w:color="auto"/>
            <w:right w:val="none" w:sz="0" w:space="0" w:color="auto"/>
          </w:divBdr>
        </w:div>
        <w:div w:id="1116605287">
          <w:marLeft w:val="640"/>
          <w:marRight w:val="0"/>
          <w:marTop w:val="0"/>
          <w:marBottom w:val="0"/>
          <w:divBdr>
            <w:top w:val="none" w:sz="0" w:space="0" w:color="auto"/>
            <w:left w:val="none" w:sz="0" w:space="0" w:color="auto"/>
            <w:bottom w:val="none" w:sz="0" w:space="0" w:color="auto"/>
            <w:right w:val="none" w:sz="0" w:space="0" w:color="auto"/>
          </w:divBdr>
        </w:div>
        <w:div w:id="1168638033">
          <w:marLeft w:val="640"/>
          <w:marRight w:val="0"/>
          <w:marTop w:val="0"/>
          <w:marBottom w:val="0"/>
          <w:divBdr>
            <w:top w:val="none" w:sz="0" w:space="0" w:color="auto"/>
            <w:left w:val="none" w:sz="0" w:space="0" w:color="auto"/>
            <w:bottom w:val="none" w:sz="0" w:space="0" w:color="auto"/>
            <w:right w:val="none" w:sz="0" w:space="0" w:color="auto"/>
          </w:divBdr>
        </w:div>
        <w:div w:id="1025591865">
          <w:marLeft w:val="640"/>
          <w:marRight w:val="0"/>
          <w:marTop w:val="0"/>
          <w:marBottom w:val="0"/>
          <w:divBdr>
            <w:top w:val="none" w:sz="0" w:space="0" w:color="auto"/>
            <w:left w:val="none" w:sz="0" w:space="0" w:color="auto"/>
            <w:bottom w:val="none" w:sz="0" w:space="0" w:color="auto"/>
            <w:right w:val="none" w:sz="0" w:space="0" w:color="auto"/>
          </w:divBdr>
        </w:div>
      </w:divsChild>
    </w:div>
    <w:div w:id="430275402">
      <w:marLeft w:val="480"/>
      <w:marRight w:val="0"/>
      <w:marTop w:val="0"/>
      <w:marBottom w:val="0"/>
      <w:divBdr>
        <w:top w:val="none" w:sz="0" w:space="0" w:color="auto"/>
        <w:left w:val="none" w:sz="0" w:space="0" w:color="auto"/>
        <w:bottom w:val="none" w:sz="0" w:space="0" w:color="auto"/>
        <w:right w:val="none" w:sz="0" w:space="0" w:color="auto"/>
      </w:divBdr>
    </w:div>
    <w:div w:id="431828783">
      <w:marLeft w:val="480"/>
      <w:marRight w:val="0"/>
      <w:marTop w:val="0"/>
      <w:marBottom w:val="0"/>
      <w:divBdr>
        <w:top w:val="none" w:sz="0" w:space="0" w:color="auto"/>
        <w:left w:val="none" w:sz="0" w:space="0" w:color="auto"/>
        <w:bottom w:val="none" w:sz="0" w:space="0" w:color="auto"/>
        <w:right w:val="none" w:sz="0" w:space="0" w:color="auto"/>
      </w:divBdr>
    </w:div>
    <w:div w:id="432937873">
      <w:marLeft w:val="480"/>
      <w:marRight w:val="0"/>
      <w:marTop w:val="0"/>
      <w:marBottom w:val="0"/>
      <w:divBdr>
        <w:top w:val="none" w:sz="0" w:space="0" w:color="auto"/>
        <w:left w:val="none" w:sz="0" w:space="0" w:color="auto"/>
        <w:bottom w:val="none" w:sz="0" w:space="0" w:color="auto"/>
        <w:right w:val="none" w:sz="0" w:space="0" w:color="auto"/>
      </w:divBdr>
    </w:div>
    <w:div w:id="433130473">
      <w:bodyDiv w:val="1"/>
      <w:marLeft w:val="0"/>
      <w:marRight w:val="0"/>
      <w:marTop w:val="0"/>
      <w:marBottom w:val="0"/>
      <w:divBdr>
        <w:top w:val="none" w:sz="0" w:space="0" w:color="auto"/>
        <w:left w:val="none" w:sz="0" w:space="0" w:color="auto"/>
        <w:bottom w:val="none" w:sz="0" w:space="0" w:color="auto"/>
        <w:right w:val="none" w:sz="0" w:space="0" w:color="auto"/>
      </w:divBdr>
    </w:div>
    <w:div w:id="433477868">
      <w:marLeft w:val="640"/>
      <w:marRight w:val="0"/>
      <w:marTop w:val="0"/>
      <w:marBottom w:val="0"/>
      <w:divBdr>
        <w:top w:val="none" w:sz="0" w:space="0" w:color="auto"/>
        <w:left w:val="none" w:sz="0" w:space="0" w:color="auto"/>
        <w:bottom w:val="none" w:sz="0" w:space="0" w:color="auto"/>
        <w:right w:val="none" w:sz="0" w:space="0" w:color="auto"/>
      </w:divBdr>
    </w:div>
    <w:div w:id="433667433">
      <w:marLeft w:val="480"/>
      <w:marRight w:val="0"/>
      <w:marTop w:val="0"/>
      <w:marBottom w:val="0"/>
      <w:divBdr>
        <w:top w:val="none" w:sz="0" w:space="0" w:color="auto"/>
        <w:left w:val="none" w:sz="0" w:space="0" w:color="auto"/>
        <w:bottom w:val="none" w:sz="0" w:space="0" w:color="auto"/>
        <w:right w:val="none" w:sz="0" w:space="0" w:color="auto"/>
      </w:divBdr>
    </w:div>
    <w:div w:id="433945210">
      <w:marLeft w:val="480"/>
      <w:marRight w:val="0"/>
      <w:marTop w:val="0"/>
      <w:marBottom w:val="0"/>
      <w:divBdr>
        <w:top w:val="none" w:sz="0" w:space="0" w:color="auto"/>
        <w:left w:val="none" w:sz="0" w:space="0" w:color="auto"/>
        <w:bottom w:val="none" w:sz="0" w:space="0" w:color="auto"/>
        <w:right w:val="none" w:sz="0" w:space="0" w:color="auto"/>
      </w:divBdr>
    </w:div>
    <w:div w:id="435440576">
      <w:marLeft w:val="480"/>
      <w:marRight w:val="0"/>
      <w:marTop w:val="0"/>
      <w:marBottom w:val="0"/>
      <w:divBdr>
        <w:top w:val="none" w:sz="0" w:space="0" w:color="auto"/>
        <w:left w:val="none" w:sz="0" w:space="0" w:color="auto"/>
        <w:bottom w:val="none" w:sz="0" w:space="0" w:color="auto"/>
        <w:right w:val="none" w:sz="0" w:space="0" w:color="auto"/>
      </w:divBdr>
    </w:div>
    <w:div w:id="435562354">
      <w:bodyDiv w:val="1"/>
      <w:marLeft w:val="0"/>
      <w:marRight w:val="0"/>
      <w:marTop w:val="0"/>
      <w:marBottom w:val="0"/>
      <w:divBdr>
        <w:top w:val="none" w:sz="0" w:space="0" w:color="auto"/>
        <w:left w:val="none" w:sz="0" w:space="0" w:color="auto"/>
        <w:bottom w:val="none" w:sz="0" w:space="0" w:color="auto"/>
        <w:right w:val="none" w:sz="0" w:space="0" w:color="auto"/>
      </w:divBdr>
    </w:div>
    <w:div w:id="436365333">
      <w:marLeft w:val="480"/>
      <w:marRight w:val="0"/>
      <w:marTop w:val="0"/>
      <w:marBottom w:val="0"/>
      <w:divBdr>
        <w:top w:val="none" w:sz="0" w:space="0" w:color="auto"/>
        <w:left w:val="none" w:sz="0" w:space="0" w:color="auto"/>
        <w:bottom w:val="none" w:sz="0" w:space="0" w:color="auto"/>
        <w:right w:val="none" w:sz="0" w:space="0" w:color="auto"/>
      </w:divBdr>
    </w:div>
    <w:div w:id="436753460">
      <w:marLeft w:val="480"/>
      <w:marRight w:val="0"/>
      <w:marTop w:val="0"/>
      <w:marBottom w:val="0"/>
      <w:divBdr>
        <w:top w:val="none" w:sz="0" w:space="0" w:color="auto"/>
        <w:left w:val="none" w:sz="0" w:space="0" w:color="auto"/>
        <w:bottom w:val="none" w:sz="0" w:space="0" w:color="auto"/>
        <w:right w:val="none" w:sz="0" w:space="0" w:color="auto"/>
      </w:divBdr>
    </w:div>
    <w:div w:id="436948122">
      <w:marLeft w:val="480"/>
      <w:marRight w:val="0"/>
      <w:marTop w:val="0"/>
      <w:marBottom w:val="0"/>
      <w:divBdr>
        <w:top w:val="none" w:sz="0" w:space="0" w:color="auto"/>
        <w:left w:val="none" w:sz="0" w:space="0" w:color="auto"/>
        <w:bottom w:val="none" w:sz="0" w:space="0" w:color="auto"/>
        <w:right w:val="none" w:sz="0" w:space="0" w:color="auto"/>
      </w:divBdr>
    </w:div>
    <w:div w:id="437407218">
      <w:bodyDiv w:val="1"/>
      <w:marLeft w:val="0"/>
      <w:marRight w:val="0"/>
      <w:marTop w:val="0"/>
      <w:marBottom w:val="0"/>
      <w:divBdr>
        <w:top w:val="none" w:sz="0" w:space="0" w:color="auto"/>
        <w:left w:val="none" w:sz="0" w:space="0" w:color="auto"/>
        <w:bottom w:val="none" w:sz="0" w:space="0" w:color="auto"/>
        <w:right w:val="none" w:sz="0" w:space="0" w:color="auto"/>
      </w:divBdr>
    </w:div>
    <w:div w:id="438138006">
      <w:marLeft w:val="480"/>
      <w:marRight w:val="0"/>
      <w:marTop w:val="0"/>
      <w:marBottom w:val="0"/>
      <w:divBdr>
        <w:top w:val="none" w:sz="0" w:space="0" w:color="auto"/>
        <w:left w:val="none" w:sz="0" w:space="0" w:color="auto"/>
        <w:bottom w:val="none" w:sz="0" w:space="0" w:color="auto"/>
        <w:right w:val="none" w:sz="0" w:space="0" w:color="auto"/>
      </w:divBdr>
    </w:div>
    <w:div w:id="439300187">
      <w:bodyDiv w:val="1"/>
      <w:marLeft w:val="0"/>
      <w:marRight w:val="0"/>
      <w:marTop w:val="0"/>
      <w:marBottom w:val="0"/>
      <w:divBdr>
        <w:top w:val="none" w:sz="0" w:space="0" w:color="auto"/>
        <w:left w:val="none" w:sz="0" w:space="0" w:color="auto"/>
        <w:bottom w:val="none" w:sz="0" w:space="0" w:color="auto"/>
        <w:right w:val="none" w:sz="0" w:space="0" w:color="auto"/>
      </w:divBdr>
    </w:div>
    <w:div w:id="440300358">
      <w:bodyDiv w:val="1"/>
      <w:marLeft w:val="0"/>
      <w:marRight w:val="0"/>
      <w:marTop w:val="0"/>
      <w:marBottom w:val="0"/>
      <w:divBdr>
        <w:top w:val="none" w:sz="0" w:space="0" w:color="auto"/>
        <w:left w:val="none" w:sz="0" w:space="0" w:color="auto"/>
        <w:bottom w:val="none" w:sz="0" w:space="0" w:color="auto"/>
        <w:right w:val="none" w:sz="0" w:space="0" w:color="auto"/>
      </w:divBdr>
    </w:div>
    <w:div w:id="440802806">
      <w:marLeft w:val="480"/>
      <w:marRight w:val="0"/>
      <w:marTop w:val="0"/>
      <w:marBottom w:val="0"/>
      <w:divBdr>
        <w:top w:val="none" w:sz="0" w:space="0" w:color="auto"/>
        <w:left w:val="none" w:sz="0" w:space="0" w:color="auto"/>
        <w:bottom w:val="none" w:sz="0" w:space="0" w:color="auto"/>
        <w:right w:val="none" w:sz="0" w:space="0" w:color="auto"/>
      </w:divBdr>
    </w:div>
    <w:div w:id="440999679">
      <w:marLeft w:val="480"/>
      <w:marRight w:val="0"/>
      <w:marTop w:val="0"/>
      <w:marBottom w:val="0"/>
      <w:divBdr>
        <w:top w:val="none" w:sz="0" w:space="0" w:color="auto"/>
        <w:left w:val="none" w:sz="0" w:space="0" w:color="auto"/>
        <w:bottom w:val="none" w:sz="0" w:space="0" w:color="auto"/>
        <w:right w:val="none" w:sz="0" w:space="0" w:color="auto"/>
      </w:divBdr>
    </w:div>
    <w:div w:id="442111250">
      <w:bodyDiv w:val="1"/>
      <w:marLeft w:val="0"/>
      <w:marRight w:val="0"/>
      <w:marTop w:val="0"/>
      <w:marBottom w:val="0"/>
      <w:divBdr>
        <w:top w:val="none" w:sz="0" w:space="0" w:color="auto"/>
        <w:left w:val="none" w:sz="0" w:space="0" w:color="auto"/>
        <w:bottom w:val="none" w:sz="0" w:space="0" w:color="auto"/>
        <w:right w:val="none" w:sz="0" w:space="0" w:color="auto"/>
      </w:divBdr>
    </w:div>
    <w:div w:id="444544059">
      <w:bodyDiv w:val="1"/>
      <w:marLeft w:val="0"/>
      <w:marRight w:val="0"/>
      <w:marTop w:val="0"/>
      <w:marBottom w:val="0"/>
      <w:divBdr>
        <w:top w:val="none" w:sz="0" w:space="0" w:color="auto"/>
        <w:left w:val="none" w:sz="0" w:space="0" w:color="auto"/>
        <w:bottom w:val="none" w:sz="0" w:space="0" w:color="auto"/>
        <w:right w:val="none" w:sz="0" w:space="0" w:color="auto"/>
      </w:divBdr>
    </w:div>
    <w:div w:id="446850882">
      <w:marLeft w:val="480"/>
      <w:marRight w:val="0"/>
      <w:marTop w:val="0"/>
      <w:marBottom w:val="0"/>
      <w:divBdr>
        <w:top w:val="none" w:sz="0" w:space="0" w:color="auto"/>
        <w:left w:val="none" w:sz="0" w:space="0" w:color="auto"/>
        <w:bottom w:val="none" w:sz="0" w:space="0" w:color="auto"/>
        <w:right w:val="none" w:sz="0" w:space="0" w:color="auto"/>
      </w:divBdr>
    </w:div>
    <w:div w:id="447360217">
      <w:marLeft w:val="480"/>
      <w:marRight w:val="0"/>
      <w:marTop w:val="0"/>
      <w:marBottom w:val="0"/>
      <w:divBdr>
        <w:top w:val="none" w:sz="0" w:space="0" w:color="auto"/>
        <w:left w:val="none" w:sz="0" w:space="0" w:color="auto"/>
        <w:bottom w:val="none" w:sz="0" w:space="0" w:color="auto"/>
        <w:right w:val="none" w:sz="0" w:space="0" w:color="auto"/>
      </w:divBdr>
    </w:div>
    <w:div w:id="447698997">
      <w:marLeft w:val="480"/>
      <w:marRight w:val="0"/>
      <w:marTop w:val="0"/>
      <w:marBottom w:val="0"/>
      <w:divBdr>
        <w:top w:val="none" w:sz="0" w:space="0" w:color="auto"/>
        <w:left w:val="none" w:sz="0" w:space="0" w:color="auto"/>
        <w:bottom w:val="none" w:sz="0" w:space="0" w:color="auto"/>
        <w:right w:val="none" w:sz="0" w:space="0" w:color="auto"/>
      </w:divBdr>
    </w:div>
    <w:div w:id="448624972">
      <w:bodyDiv w:val="1"/>
      <w:marLeft w:val="0"/>
      <w:marRight w:val="0"/>
      <w:marTop w:val="0"/>
      <w:marBottom w:val="0"/>
      <w:divBdr>
        <w:top w:val="none" w:sz="0" w:space="0" w:color="auto"/>
        <w:left w:val="none" w:sz="0" w:space="0" w:color="auto"/>
        <w:bottom w:val="none" w:sz="0" w:space="0" w:color="auto"/>
        <w:right w:val="none" w:sz="0" w:space="0" w:color="auto"/>
      </w:divBdr>
    </w:div>
    <w:div w:id="449207848">
      <w:bodyDiv w:val="1"/>
      <w:marLeft w:val="0"/>
      <w:marRight w:val="0"/>
      <w:marTop w:val="0"/>
      <w:marBottom w:val="0"/>
      <w:divBdr>
        <w:top w:val="none" w:sz="0" w:space="0" w:color="auto"/>
        <w:left w:val="none" w:sz="0" w:space="0" w:color="auto"/>
        <w:bottom w:val="none" w:sz="0" w:space="0" w:color="auto"/>
        <w:right w:val="none" w:sz="0" w:space="0" w:color="auto"/>
      </w:divBdr>
      <w:divsChild>
        <w:div w:id="65687978">
          <w:marLeft w:val="640"/>
          <w:marRight w:val="0"/>
          <w:marTop w:val="0"/>
          <w:marBottom w:val="0"/>
          <w:divBdr>
            <w:top w:val="none" w:sz="0" w:space="0" w:color="auto"/>
            <w:left w:val="none" w:sz="0" w:space="0" w:color="auto"/>
            <w:bottom w:val="none" w:sz="0" w:space="0" w:color="auto"/>
            <w:right w:val="none" w:sz="0" w:space="0" w:color="auto"/>
          </w:divBdr>
        </w:div>
        <w:div w:id="1809005189">
          <w:marLeft w:val="640"/>
          <w:marRight w:val="0"/>
          <w:marTop w:val="0"/>
          <w:marBottom w:val="0"/>
          <w:divBdr>
            <w:top w:val="none" w:sz="0" w:space="0" w:color="auto"/>
            <w:left w:val="none" w:sz="0" w:space="0" w:color="auto"/>
            <w:bottom w:val="none" w:sz="0" w:space="0" w:color="auto"/>
            <w:right w:val="none" w:sz="0" w:space="0" w:color="auto"/>
          </w:divBdr>
        </w:div>
        <w:div w:id="15886894">
          <w:marLeft w:val="640"/>
          <w:marRight w:val="0"/>
          <w:marTop w:val="0"/>
          <w:marBottom w:val="0"/>
          <w:divBdr>
            <w:top w:val="none" w:sz="0" w:space="0" w:color="auto"/>
            <w:left w:val="none" w:sz="0" w:space="0" w:color="auto"/>
            <w:bottom w:val="none" w:sz="0" w:space="0" w:color="auto"/>
            <w:right w:val="none" w:sz="0" w:space="0" w:color="auto"/>
          </w:divBdr>
        </w:div>
        <w:div w:id="1217281473">
          <w:marLeft w:val="640"/>
          <w:marRight w:val="0"/>
          <w:marTop w:val="0"/>
          <w:marBottom w:val="0"/>
          <w:divBdr>
            <w:top w:val="none" w:sz="0" w:space="0" w:color="auto"/>
            <w:left w:val="none" w:sz="0" w:space="0" w:color="auto"/>
            <w:bottom w:val="none" w:sz="0" w:space="0" w:color="auto"/>
            <w:right w:val="none" w:sz="0" w:space="0" w:color="auto"/>
          </w:divBdr>
        </w:div>
        <w:div w:id="281039843">
          <w:marLeft w:val="640"/>
          <w:marRight w:val="0"/>
          <w:marTop w:val="0"/>
          <w:marBottom w:val="0"/>
          <w:divBdr>
            <w:top w:val="none" w:sz="0" w:space="0" w:color="auto"/>
            <w:left w:val="none" w:sz="0" w:space="0" w:color="auto"/>
            <w:bottom w:val="none" w:sz="0" w:space="0" w:color="auto"/>
            <w:right w:val="none" w:sz="0" w:space="0" w:color="auto"/>
          </w:divBdr>
        </w:div>
        <w:div w:id="316963223">
          <w:marLeft w:val="640"/>
          <w:marRight w:val="0"/>
          <w:marTop w:val="0"/>
          <w:marBottom w:val="0"/>
          <w:divBdr>
            <w:top w:val="none" w:sz="0" w:space="0" w:color="auto"/>
            <w:left w:val="none" w:sz="0" w:space="0" w:color="auto"/>
            <w:bottom w:val="none" w:sz="0" w:space="0" w:color="auto"/>
            <w:right w:val="none" w:sz="0" w:space="0" w:color="auto"/>
          </w:divBdr>
        </w:div>
        <w:div w:id="550849119">
          <w:marLeft w:val="640"/>
          <w:marRight w:val="0"/>
          <w:marTop w:val="0"/>
          <w:marBottom w:val="0"/>
          <w:divBdr>
            <w:top w:val="none" w:sz="0" w:space="0" w:color="auto"/>
            <w:left w:val="none" w:sz="0" w:space="0" w:color="auto"/>
            <w:bottom w:val="none" w:sz="0" w:space="0" w:color="auto"/>
            <w:right w:val="none" w:sz="0" w:space="0" w:color="auto"/>
          </w:divBdr>
        </w:div>
        <w:div w:id="1000931756">
          <w:marLeft w:val="640"/>
          <w:marRight w:val="0"/>
          <w:marTop w:val="0"/>
          <w:marBottom w:val="0"/>
          <w:divBdr>
            <w:top w:val="none" w:sz="0" w:space="0" w:color="auto"/>
            <w:left w:val="none" w:sz="0" w:space="0" w:color="auto"/>
            <w:bottom w:val="none" w:sz="0" w:space="0" w:color="auto"/>
            <w:right w:val="none" w:sz="0" w:space="0" w:color="auto"/>
          </w:divBdr>
        </w:div>
        <w:div w:id="454956279">
          <w:marLeft w:val="640"/>
          <w:marRight w:val="0"/>
          <w:marTop w:val="0"/>
          <w:marBottom w:val="0"/>
          <w:divBdr>
            <w:top w:val="none" w:sz="0" w:space="0" w:color="auto"/>
            <w:left w:val="none" w:sz="0" w:space="0" w:color="auto"/>
            <w:bottom w:val="none" w:sz="0" w:space="0" w:color="auto"/>
            <w:right w:val="none" w:sz="0" w:space="0" w:color="auto"/>
          </w:divBdr>
        </w:div>
        <w:div w:id="308290196">
          <w:marLeft w:val="640"/>
          <w:marRight w:val="0"/>
          <w:marTop w:val="0"/>
          <w:marBottom w:val="0"/>
          <w:divBdr>
            <w:top w:val="none" w:sz="0" w:space="0" w:color="auto"/>
            <w:left w:val="none" w:sz="0" w:space="0" w:color="auto"/>
            <w:bottom w:val="none" w:sz="0" w:space="0" w:color="auto"/>
            <w:right w:val="none" w:sz="0" w:space="0" w:color="auto"/>
          </w:divBdr>
        </w:div>
        <w:div w:id="992028156">
          <w:marLeft w:val="640"/>
          <w:marRight w:val="0"/>
          <w:marTop w:val="0"/>
          <w:marBottom w:val="0"/>
          <w:divBdr>
            <w:top w:val="none" w:sz="0" w:space="0" w:color="auto"/>
            <w:left w:val="none" w:sz="0" w:space="0" w:color="auto"/>
            <w:bottom w:val="none" w:sz="0" w:space="0" w:color="auto"/>
            <w:right w:val="none" w:sz="0" w:space="0" w:color="auto"/>
          </w:divBdr>
        </w:div>
        <w:div w:id="801731976">
          <w:marLeft w:val="640"/>
          <w:marRight w:val="0"/>
          <w:marTop w:val="0"/>
          <w:marBottom w:val="0"/>
          <w:divBdr>
            <w:top w:val="none" w:sz="0" w:space="0" w:color="auto"/>
            <w:left w:val="none" w:sz="0" w:space="0" w:color="auto"/>
            <w:bottom w:val="none" w:sz="0" w:space="0" w:color="auto"/>
            <w:right w:val="none" w:sz="0" w:space="0" w:color="auto"/>
          </w:divBdr>
        </w:div>
        <w:div w:id="1663460368">
          <w:marLeft w:val="640"/>
          <w:marRight w:val="0"/>
          <w:marTop w:val="0"/>
          <w:marBottom w:val="0"/>
          <w:divBdr>
            <w:top w:val="none" w:sz="0" w:space="0" w:color="auto"/>
            <w:left w:val="none" w:sz="0" w:space="0" w:color="auto"/>
            <w:bottom w:val="none" w:sz="0" w:space="0" w:color="auto"/>
            <w:right w:val="none" w:sz="0" w:space="0" w:color="auto"/>
          </w:divBdr>
        </w:div>
        <w:div w:id="543980111">
          <w:marLeft w:val="640"/>
          <w:marRight w:val="0"/>
          <w:marTop w:val="0"/>
          <w:marBottom w:val="0"/>
          <w:divBdr>
            <w:top w:val="none" w:sz="0" w:space="0" w:color="auto"/>
            <w:left w:val="none" w:sz="0" w:space="0" w:color="auto"/>
            <w:bottom w:val="none" w:sz="0" w:space="0" w:color="auto"/>
            <w:right w:val="none" w:sz="0" w:space="0" w:color="auto"/>
          </w:divBdr>
        </w:div>
        <w:div w:id="1351833522">
          <w:marLeft w:val="640"/>
          <w:marRight w:val="0"/>
          <w:marTop w:val="0"/>
          <w:marBottom w:val="0"/>
          <w:divBdr>
            <w:top w:val="none" w:sz="0" w:space="0" w:color="auto"/>
            <w:left w:val="none" w:sz="0" w:space="0" w:color="auto"/>
            <w:bottom w:val="none" w:sz="0" w:space="0" w:color="auto"/>
            <w:right w:val="none" w:sz="0" w:space="0" w:color="auto"/>
          </w:divBdr>
        </w:div>
        <w:div w:id="1354067292">
          <w:marLeft w:val="640"/>
          <w:marRight w:val="0"/>
          <w:marTop w:val="0"/>
          <w:marBottom w:val="0"/>
          <w:divBdr>
            <w:top w:val="none" w:sz="0" w:space="0" w:color="auto"/>
            <w:left w:val="none" w:sz="0" w:space="0" w:color="auto"/>
            <w:bottom w:val="none" w:sz="0" w:space="0" w:color="auto"/>
            <w:right w:val="none" w:sz="0" w:space="0" w:color="auto"/>
          </w:divBdr>
        </w:div>
        <w:div w:id="1927837521">
          <w:marLeft w:val="640"/>
          <w:marRight w:val="0"/>
          <w:marTop w:val="0"/>
          <w:marBottom w:val="0"/>
          <w:divBdr>
            <w:top w:val="none" w:sz="0" w:space="0" w:color="auto"/>
            <w:left w:val="none" w:sz="0" w:space="0" w:color="auto"/>
            <w:bottom w:val="none" w:sz="0" w:space="0" w:color="auto"/>
            <w:right w:val="none" w:sz="0" w:space="0" w:color="auto"/>
          </w:divBdr>
        </w:div>
        <w:div w:id="1046025627">
          <w:marLeft w:val="640"/>
          <w:marRight w:val="0"/>
          <w:marTop w:val="0"/>
          <w:marBottom w:val="0"/>
          <w:divBdr>
            <w:top w:val="none" w:sz="0" w:space="0" w:color="auto"/>
            <w:left w:val="none" w:sz="0" w:space="0" w:color="auto"/>
            <w:bottom w:val="none" w:sz="0" w:space="0" w:color="auto"/>
            <w:right w:val="none" w:sz="0" w:space="0" w:color="auto"/>
          </w:divBdr>
        </w:div>
        <w:div w:id="902258531">
          <w:marLeft w:val="640"/>
          <w:marRight w:val="0"/>
          <w:marTop w:val="0"/>
          <w:marBottom w:val="0"/>
          <w:divBdr>
            <w:top w:val="none" w:sz="0" w:space="0" w:color="auto"/>
            <w:left w:val="none" w:sz="0" w:space="0" w:color="auto"/>
            <w:bottom w:val="none" w:sz="0" w:space="0" w:color="auto"/>
            <w:right w:val="none" w:sz="0" w:space="0" w:color="auto"/>
          </w:divBdr>
        </w:div>
        <w:div w:id="942496772">
          <w:marLeft w:val="640"/>
          <w:marRight w:val="0"/>
          <w:marTop w:val="0"/>
          <w:marBottom w:val="0"/>
          <w:divBdr>
            <w:top w:val="none" w:sz="0" w:space="0" w:color="auto"/>
            <w:left w:val="none" w:sz="0" w:space="0" w:color="auto"/>
            <w:bottom w:val="none" w:sz="0" w:space="0" w:color="auto"/>
            <w:right w:val="none" w:sz="0" w:space="0" w:color="auto"/>
          </w:divBdr>
        </w:div>
        <w:div w:id="1405377955">
          <w:marLeft w:val="640"/>
          <w:marRight w:val="0"/>
          <w:marTop w:val="0"/>
          <w:marBottom w:val="0"/>
          <w:divBdr>
            <w:top w:val="none" w:sz="0" w:space="0" w:color="auto"/>
            <w:left w:val="none" w:sz="0" w:space="0" w:color="auto"/>
            <w:bottom w:val="none" w:sz="0" w:space="0" w:color="auto"/>
            <w:right w:val="none" w:sz="0" w:space="0" w:color="auto"/>
          </w:divBdr>
        </w:div>
        <w:div w:id="1373262969">
          <w:marLeft w:val="640"/>
          <w:marRight w:val="0"/>
          <w:marTop w:val="0"/>
          <w:marBottom w:val="0"/>
          <w:divBdr>
            <w:top w:val="none" w:sz="0" w:space="0" w:color="auto"/>
            <w:left w:val="none" w:sz="0" w:space="0" w:color="auto"/>
            <w:bottom w:val="none" w:sz="0" w:space="0" w:color="auto"/>
            <w:right w:val="none" w:sz="0" w:space="0" w:color="auto"/>
          </w:divBdr>
        </w:div>
        <w:div w:id="117796928">
          <w:marLeft w:val="640"/>
          <w:marRight w:val="0"/>
          <w:marTop w:val="0"/>
          <w:marBottom w:val="0"/>
          <w:divBdr>
            <w:top w:val="none" w:sz="0" w:space="0" w:color="auto"/>
            <w:left w:val="none" w:sz="0" w:space="0" w:color="auto"/>
            <w:bottom w:val="none" w:sz="0" w:space="0" w:color="auto"/>
            <w:right w:val="none" w:sz="0" w:space="0" w:color="auto"/>
          </w:divBdr>
        </w:div>
        <w:div w:id="1976061084">
          <w:marLeft w:val="640"/>
          <w:marRight w:val="0"/>
          <w:marTop w:val="0"/>
          <w:marBottom w:val="0"/>
          <w:divBdr>
            <w:top w:val="none" w:sz="0" w:space="0" w:color="auto"/>
            <w:left w:val="none" w:sz="0" w:space="0" w:color="auto"/>
            <w:bottom w:val="none" w:sz="0" w:space="0" w:color="auto"/>
            <w:right w:val="none" w:sz="0" w:space="0" w:color="auto"/>
          </w:divBdr>
        </w:div>
        <w:div w:id="1248610460">
          <w:marLeft w:val="640"/>
          <w:marRight w:val="0"/>
          <w:marTop w:val="0"/>
          <w:marBottom w:val="0"/>
          <w:divBdr>
            <w:top w:val="none" w:sz="0" w:space="0" w:color="auto"/>
            <w:left w:val="none" w:sz="0" w:space="0" w:color="auto"/>
            <w:bottom w:val="none" w:sz="0" w:space="0" w:color="auto"/>
            <w:right w:val="none" w:sz="0" w:space="0" w:color="auto"/>
          </w:divBdr>
        </w:div>
        <w:div w:id="120272426">
          <w:marLeft w:val="640"/>
          <w:marRight w:val="0"/>
          <w:marTop w:val="0"/>
          <w:marBottom w:val="0"/>
          <w:divBdr>
            <w:top w:val="none" w:sz="0" w:space="0" w:color="auto"/>
            <w:left w:val="none" w:sz="0" w:space="0" w:color="auto"/>
            <w:bottom w:val="none" w:sz="0" w:space="0" w:color="auto"/>
            <w:right w:val="none" w:sz="0" w:space="0" w:color="auto"/>
          </w:divBdr>
        </w:div>
        <w:div w:id="539707742">
          <w:marLeft w:val="640"/>
          <w:marRight w:val="0"/>
          <w:marTop w:val="0"/>
          <w:marBottom w:val="0"/>
          <w:divBdr>
            <w:top w:val="none" w:sz="0" w:space="0" w:color="auto"/>
            <w:left w:val="none" w:sz="0" w:space="0" w:color="auto"/>
            <w:bottom w:val="none" w:sz="0" w:space="0" w:color="auto"/>
            <w:right w:val="none" w:sz="0" w:space="0" w:color="auto"/>
          </w:divBdr>
        </w:div>
        <w:div w:id="66539598">
          <w:marLeft w:val="640"/>
          <w:marRight w:val="0"/>
          <w:marTop w:val="0"/>
          <w:marBottom w:val="0"/>
          <w:divBdr>
            <w:top w:val="none" w:sz="0" w:space="0" w:color="auto"/>
            <w:left w:val="none" w:sz="0" w:space="0" w:color="auto"/>
            <w:bottom w:val="none" w:sz="0" w:space="0" w:color="auto"/>
            <w:right w:val="none" w:sz="0" w:space="0" w:color="auto"/>
          </w:divBdr>
        </w:div>
        <w:div w:id="933131186">
          <w:marLeft w:val="640"/>
          <w:marRight w:val="0"/>
          <w:marTop w:val="0"/>
          <w:marBottom w:val="0"/>
          <w:divBdr>
            <w:top w:val="none" w:sz="0" w:space="0" w:color="auto"/>
            <w:left w:val="none" w:sz="0" w:space="0" w:color="auto"/>
            <w:bottom w:val="none" w:sz="0" w:space="0" w:color="auto"/>
            <w:right w:val="none" w:sz="0" w:space="0" w:color="auto"/>
          </w:divBdr>
        </w:div>
        <w:div w:id="1419869824">
          <w:marLeft w:val="640"/>
          <w:marRight w:val="0"/>
          <w:marTop w:val="0"/>
          <w:marBottom w:val="0"/>
          <w:divBdr>
            <w:top w:val="none" w:sz="0" w:space="0" w:color="auto"/>
            <w:left w:val="none" w:sz="0" w:space="0" w:color="auto"/>
            <w:bottom w:val="none" w:sz="0" w:space="0" w:color="auto"/>
            <w:right w:val="none" w:sz="0" w:space="0" w:color="auto"/>
          </w:divBdr>
        </w:div>
        <w:div w:id="902107055">
          <w:marLeft w:val="640"/>
          <w:marRight w:val="0"/>
          <w:marTop w:val="0"/>
          <w:marBottom w:val="0"/>
          <w:divBdr>
            <w:top w:val="none" w:sz="0" w:space="0" w:color="auto"/>
            <w:left w:val="none" w:sz="0" w:space="0" w:color="auto"/>
            <w:bottom w:val="none" w:sz="0" w:space="0" w:color="auto"/>
            <w:right w:val="none" w:sz="0" w:space="0" w:color="auto"/>
          </w:divBdr>
        </w:div>
        <w:div w:id="618879583">
          <w:marLeft w:val="640"/>
          <w:marRight w:val="0"/>
          <w:marTop w:val="0"/>
          <w:marBottom w:val="0"/>
          <w:divBdr>
            <w:top w:val="none" w:sz="0" w:space="0" w:color="auto"/>
            <w:left w:val="none" w:sz="0" w:space="0" w:color="auto"/>
            <w:bottom w:val="none" w:sz="0" w:space="0" w:color="auto"/>
            <w:right w:val="none" w:sz="0" w:space="0" w:color="auto"/>
          </w:divBdr>
        </w:div>
        <w:div w:id="1769036414">
          <w:marLeft w:val="640"/>
          <w:marRight w:val="0"/>
          <w:marTop w:val="0"/>
          <w:marBottom w:val="0"/>
          <w:divBdr>
            <w:top w:val="none" w:sz="0" w:space="0" w:color="auto"/>
            <w:left w:val="none" w:sz="0" w:space="0" w:color="auto"/>
            <w:bottom w:val="none" w:sz="0" w:space="0" w:color="auto"/>
            <w:right w:val="none" w:sz="0" w:space="0" w:color="auto"/>
          </w:divBdr>
        </w:div>
        <w:div w:id="178979034">
          <w:marLeft w:val="640"/>
          <w:marRight w:val="0"/>
          <w:marTop w:val="0"/>
          <w:marBottom w:val="0"/>
          <w:divBdr>
            <w:top w:val="none" w:sz="0" w:space="0" w:color="auto"/>
            <w:left w:val="none" w:sz="0" w:space="0" w:color="auto"/>
            <w:bottom w:val="none" w:sz="0" w:space="0" w:color="auto"/>
            <w:right w:val="none" w:sz="0" w:space="0" w:color="auto"/>
          </w:divBdr>
        </w:div>
        <w:div w:id="1385984058">
          <w:marLeft w:val="640"/>
          <w:marRight w:val="0"/>
          <w:marTop w:val="0"/>
          <w:marBottom w:val="0"/>
          <w:divBdr>
            <w:top w:val="none" w:sz="0" w:space="0" w:color="auto"/>
            <w:left w:val="none" w:sz="0" w:space="0" w:color="auto"/>
            <w:bottom w:val="none" w:sz="0" w:space="0" w:color="auto"/>
            <w:right w:val="none" w:sz="0" w:space="0" w:color="auto"/>
          </w:divBdr>
        </w:div>
        <w:div w:id="799958704">
          <w:marLeft w:val="640"/>
          <w:marRight w:val="0"/>
          <w:marTop w:val="0"/>
          <w:marBottom w:val="0"/>
          <w:divBdr>
            <w:top w:val="none" w:sz="0" w:space="0" w:color="auto"/>
            <w:left w:val="none" w:sz="0" w:space="0" w:color="auto"/>
            <w:bottom w:val="none" w:sz="0" w:space="0" w:color="auto"/>
            <w:right w:val="none" w:sz="0" w:space="0" w:color="auto"/>
          </w:divBdr>
        </w:div>
        <w:div w:id="648100286">
          <w:marLeft w:val="640"/>
          <w:marRight w:val="0"/>
          <w:marTop w:val="0"/>
          <w:marBottom w:val="0"/>
          <w:divBdr>
            <w:top w:val="none" w:sz="0" w:space="0" w:color="auto"/>
            <w:left w:val="none" w:sz="0" w:space="0" w:color="auto"/>
            <w:bottom w:val="none" w:sz="0" w:space="0" w:color="auto"/>
            <w:right w:val="none" w:sz="0" w:space="0" w:color="auto"/>
          </w:divBdr>
        </w:div>
        <w:div w:id="610405388">
          <w:marLeft w:val="640"/>
          <w:marRight w:val="0"/>
          <w:marTop w:val="0"/>
          <w:marBottom w:val="0"/>
          <w:divBdr>
            <w:top w:val="none" w:sz="0" w:space="0" w:color="auto"/>
            <w:left w:val="none" w:sz="0" w:space="0" w:color="auto"/>
            <w:bottom w:val="none" w:sz="0" w:space="0" w:color="auto"/>
            <w:right w:val="none" w:sz="0" w:space="0" w:color="auto"/>
          </w:divBdr>
        </w:div>
        <w:div w:id="1668512342">
          <w:marLeft w:val="640"/>
          <w:marRight w:val="0"/>
          <w:marTop w:val="0"/>
          <w:marBottom w:val="0"/>
          <w:divBdr>
            <w:top w:val="none" w:sz="0" w:space="0" w:color="auto"/>
            <w:left w:val="none" w:sz="0" w:space="0" w:color="auto"/>
            <w:bottom w:val="none" w:sz="0" w:space="0" w:color="auto"/>
            <w:right w:val="none" w:sz="0" w:space="0" w:color="auto"/>
          </w:divBdr>
        </w:div>
        <w:div w:id="790705377">
          <w:marLeft w:val="640"/>
          <w:marRight w:val="0"/>
          <w:marTop w:val="0"/>
          <w:marBottom w:val="0"/>
          <w:divBdr>
            <w:top w:val="none" w:sz="0" w:space="0" w:color="auto"/>
            <w:left w:val="none" w:sz="0" w:space="0" w:color="auto"/>
            <w:bottom w:val="none" w:sz="0" w:space="0" w:color="auto"/>
            <w:right w:val="none" w:sz="0" w:space="0" w:color="auto"/>
          </w:divBdr>
        </w:div>
        <w:div w:id="630750369">
          <w:marLeft w:val="640"/>
          <w:marRight w:val="0"/>
          <w:marTop w:val="0"/>
          <w:marBottom w:val="0"/>
          <w:divBdr>
            <w:top w:val="none" w:sz="0" w:space="0" w:color="auto"/>
            <w:left w:val="none" w:sz="0" w:space="0" w:color="auto"/>
            <w:bottom w:val="none" w:sz="0" w:space="0" w:color="auto"/>
            <w:right w:val="none" w:sz="0" w:space="0" w:color="auto"/>
          </w:divBdr>
        </w:div>
        <w:div w:id="71239633">
          <w:marLeft w:val="640"/>
          <w:marRight w:val="0"/>
          <w:marTop w:val="0"/>
          <w:marBottom w:val="0"/>
          <w:divBdr>
            <w:top w:val="none" w:sz="0" w:space="0" w:color="auto"/>
            <w:left w:val="none" w:sz="0" w:space="0" w:color="auto"/>
            <w:bottom w:val="none" w:sz="0" w:space="0" w:color="auto"/>
            <w:right w:val="none" w:sz="0" w:space="0" w:color="auto"/>
          </w:divBdr>
        </w:div>
        <w:div w:id="55319064">
          <w:marLeft w:val="640"/>
          <w:marRight w:val="0"/>
          <w:marTop w:val="0"/>
          <w:marBottom w:val="0"/>
          <w:divBdr>
            <w:top w:val="none" w:sz="0" w:space="0" w:color="auto"/>
            <w:left w:val="none" w:sz="0" w:space="0" w:color="auto"/>
            <w:bottom w:val="none" w:sz="0" w:space="0" w:color="auto"/>
            <w:right w:val="none" w:sz="0" w:space="0" w:color="auto"/>
          </w:divBdr>
        </w:div>
        <w:div w:id="1881242108">
          <w:marLeft w:val="640"/>
          <w:marRight w:val="0"/>
          <w:marTop w:val="0"/>
          <w:marBottom w:val="0"/>
          <w:divBdr>
            <w:top w:val="none" w:sz="0" w:space="0" w:color="auto"/>
            <w:left w:val="none" w:sz="0" w:space="0" w:color="auto"/>
            <w:bottom w:val="none" w:sz="0" w:space="0" w:color="auto"/>
            <w:right w:val="none" w:sz="0" w:space="0" w:color="auto"/>
          </w:divBdr>
        </w:div>
        <w:div w:id="344285693">
          <w:marLeft w:val="640"/>
          <w:marRight w:val="0"/>
          <w:marTop w:val="0"/>
          <w:marBottom w:val="0"/>
          <w:divBdr>
            <w:top w:val="none" w:sz="0" w:space="0" w:color="auto"/>
            <w:left w:val="none" w:sz="0" w:space="0" w:color="auto"/>
            <w:bottom w:val="none" w:sz="0" w:space="0" w:color="auto"/>
            <w:right w:val="none" w:sz="0" w:space="0" w:color="auto"/>
          </w:divBdr>
        </w:div>
        <w:div w:id="605508233">
          <w:marLeft w:val="640"/>
          <w:marRight w:val="0"/>
          <w:marTop w:val="0"/>
          <w:marBottom w:val="0"/>
          <w:divBdr>
            <w:top w:val="none" w:sz="0" w:space="0" w:color="auto"/>
            <w:left w:val="none" w:sz="0" w:space="0" w:color="auto"/>
            <w:bottom w:val="none" w:sz="0" w:space="0" w:color="auto"/>
            <w:right w:val="none" w:sz="0" w:space="0" w:color="auto"/>
          </w:divBdr>
        </w:div>
        <w:div w:id="626081257">
          <w:marLeft w:val="640"/>
          <w:marRight w:val="0"/>
          <w:marTop w:val="0"/>
          <w:marBottom w:val="0"/>
          <w:divBdr>
            <w:top w:val="none" w:sz="0" w:space="0" w:color="auto"/>
            <w:left w:val="none" w:sz="0" w:space="0" w:color="auto"/>
            <w:bottom w:val="none" w:sz="0" w:space="0" w:color="auto"/>
            <w:right w:val="none" w:sz="0" w:space="0" w:color="auto"/>
          </w:divBdr>
        </w:div>
        <w:div w:id="2116318312">
          <w:marLeft w:val="640"/>
          <w:marRight w:val="0"/>
          <w:marTop w:val="0"/>
          <w:marBottom w:val="0"/>
          <w:divBdr>
            <w:top w:val="none" w:sz="0" w:space="0" w:color="auto"/>
            <w:left w:val="none" w:sz="0" w:space="0" w:color="auto"/>
            <w:bottom w:val="none" w:sz="0" w:space="0" w:color="auto"/>
            <w:right w:val="none" w:sz="0" w:space="0" w:color="auto"/>
          </w:divBdr>
        </w:div>
        <w:div w:id="762069804">
          <w:marLeft w:val="640"/>
          <w:marRight w:val="0"/>
          <w:marTop w:val="0"/>
          <w:marBottom w:val="0"/>
          <w:divBdr>
            <w:top w:val="none" w:sz="0" w:space="0" w:color="auto"/>
            <w:left w:val="none" w:sz="0" w:space="0" w:color="auto"/>
            <w:bottom w:val="none" w:sz="0" w:space="0" w:color="auto"/>
            <w:right w:val="none" w:sz="0" w:space="0" w:color="auto"/>
          </w:divBdr>
        </w:div>
        <w:div w:id="404031786">
          <w:marLeft w:val="640"/>
          <w:marRight w:val="0"/>
          <w:marTop w:val="0"/>
          <w:marBottom w:val="0"/>
          <w:divBdr>
            <w:top w:val="none" w:sz="0" w:space="0" w:color="auto"/>
            <w:left w:val="none" w:sz="0" w:space="0" w:color="auto"/>
            <w:bottom w:val="none" w:sz="0" w:space="0" w:color="auto"/>
            <w:right w:val="none" w:sz="0" w:space="0" w:color="auto"/>
          </w:divBdr>
        </w:div>
        <w:div w:id="972296945">
          <w:marLeft w:val="640"/>
          <w:marRight w:val="0"/>
          <w:marTop w:val="0"/>
          <w:marBottom w:val="0"/>
          <w:divBdr>
            <w:top w:val="none" w:sz="0" w:space="0" w:color="auto"/>
            <w:left w:val="none" w:sz="0" w:space="0" w:color="auto"/>
            <w:bottom w:val="none" w:sz="0" w:space="0" w:color="auto"/>
            <w:right w:val="none" w:sz="0" w:space="0" w:color="auto"/>
          </w:divBdr>
        </w:div>
      </w:divsChild>
    </w:div>
    <w:div w:id="452024310">
      <w:bodyDiv w:val="1"/>
      <w:marLeft w:val="0"/>
      <w:marRight w:val="0"/>
      <w:marTop w:val="0"/>
      <w:marBottom w:val="0"/>
      <w:divBdr>
        <w:top w:val="none" w:sz="0" w:space="0" w:color="auto"/>
        <w:left w:val="none" w:sz="0" w:space="0" w:color="auto"/>
        <w:bottom w:val="none" w:sz="0" w:space="0" w:color="auto"/>
        <w:right w:val="none" w:sz="0" w:space="0" w:color="auto"/>
      </w:divBdr>
    </w:div>
    <w:div w:id="453603369">
      <w:marLeft w:val="480"/>
      <w:marRight w:val="0"/>
      <w:marTop w:val="0"/>
      <w:marBottom w:val="0"/>
      <w:divBdr>
        <w:top w:val="none" w:sz="0" w:space="0" w:color="auto"/>
        <w:left w:val="none" w:sz="0" w:space="0" w:color="auto"/>
        <w:bottom w:val="none" w:sz="0" w:space="0" w:color="auto"/>
        <w:right w:val="none" w:sz="0" w:space="0" w:color="auto"/>
      </w:divBdr>
    </w:div>
    <w:div w:id="453788176">
      <w:bodyDiv w:val="1"/>
      <w:marLeft w:val="0"/>
      <w:marRight w:val="0"/>
      <w:marTop w:val="0"/>
      <w:marBottom w:val="0"/>
      <w:divBdr>
        <w:top w:val="none" w:sz="0" w:space="0" w:color="auto"/>
        <w:left w:val="none" w:sz="0" w:space="0" w:color="auto"/>
        <w:bottom w:val="none" w:sz="0" w:space="0" w:color="auto"/>
        <w:right w:val="none" w:sz="0" w:space="0" w:color="auto"/>
      </w:divBdr>
      <w:divsChild>
        <w:div w:id="821431606">
          <w:marLeft w:val="640"/>
          <w:marRight w:val="0"/>
          <w:marTop w:val="0"/>
          <w:marBottom w:val="0"/>
          <w:divBdr>
            <w:top w:val="none" w:sz="0" w:space="0" w:color="auto"/>
            <w:left w:val="none" w:sz="0" w:space="0" w:color="auto"/>
            <w:bottom w:val="none" w:sz="0" w:space="0" w:color="auto"/>
            <w:right w:val="none" w:sz="0" w:space="0" w:color="auto"/>
          </w:divBdr>
        </w:div>
        <w:div w:id="1854415856">
          <w:marLeft w:val="640"/>
          <w:marRight w:val="0"/>
          <w:marTop w:val="0"/>
          <w:marBottom w:val="0"/>
          <w:divBdr>
            <w:top w:val="none" w:sz="0" w:space="0" w:color="auto"/>
            <w:left w:val="none" w:sz="0" w:space="0" w:color="auto"/>
            <w:bottom w:val="none" w:sz="0" w:space="0" w:color="auto"/>
            <w:right w:val="none" w:sz="0" w:space="0" w:color="auto"/>
          </w:divBdr>
        </w:div>
        <w:div w:id="2131122094">
          <w:marLeft w:val="640"/>
          <w:marRight w:val="0"/>
          <w:marTop w:val="0"/>
          <w:marBottom w:val="0"/>
          <w:divBdr>
            <w:top w:val="none" w:sz="0" w:space="0" w:color="auto"/>
            <w:left w:val="none" w:sz="0" w:space="0" w:color="auto"/>
            <w:bottom w:val="none" w:sz="0" w:space="0" w:color="auto"/>
            <w:right w:val="none" w:sz="0" w:space="0" w:color="auto"/>
          </w:divBdr>
        </w:div>
        <w:div w:id="1757172825">
          <w:marLeft w:val="640"/>
          <w:marRight w:val="0"/>
          <w:marTop w:val="0"/>
          <w:marBottom w:val="0"/>
          <w:divBdr>
            <w:top w:val="none" w:sz="0" w:space="0" w:color="auto"/>
            <w:left w:val="none" w:sz="0" w:space="0" w:color="auto"/>
            <w:bottom w:val="none" w:sz="0" w:space="0" w:color="auto"/>
            <w:right w:val="none" w:sz="0" w:space="0" w:color="auto"/>
          </w:divBdr>
        </w:div>
        <w:div w:id="270479221">
          <w:marLeft w:val="640"/>
          <w:marRight w:val="0"/>
          <w:marTop w:val="0"/>
          <w:marBottom w:val="0"/>
          <w:divBdr>
            <w:top w:val="none" w:sz="0" w:space="0" w:color="auto"/>
            <w:left w:val="none" w:sz="0" w:space="0" w:color="auto"/>
            <w:bottom w:val="none" w:sz="0" w:space="0" w:color="auto"/>
            <w:right w:val="none" w:sz="0" w:space="0" w:color="auto"/>
          </w:divBdr>
        </w:div>
        <w:div w:id="1827210509">
          <w:marLeft w:val="640"/>
          <w:marRight w:val="0"/>
          <w:marTop w:val="0"/>
          <w:marBottom w:val="0"/>
          <w:divBdr>
            <w:top w:val="none" w:sz="0" w:space="0" w:color="auto"/>
            <w:left w:val="none" w:sz="0" w:space="0" w:color="auto"/>
            <w:bottom w:val="none" w:sz="0" w:space="0" w:color="auto"/>
            <w:right w:val="none" w:sz="0" w:space="0" w:color="auto"/>
          </w:divBdr>
        </w:div>
        <w:div w:id="1931889530">
          <w:marLeft w:val="640"/>
          <w:marRight w:val="0"/>
          <w:marTop w:val="0"/>
          <w:marBottom w:val="0"/>
          <w:divBdr>
            <w:top w:val="none" w:sz="0" w:space="0" w:color="auto"/>
            <w:left w:val="none" w:sz="0" w:space="0" w:color="auto"/>
            <w:bottom w:val="none" w:sz="0" w:space="0" w:color="auto"/>
            <w:right w:val="none" w:sz="0" w:space="0" w:color="auto"/>
          </w:divBdr>
        </w:div>
        <w:div w:id="351032959">
          <w:marLeft w:val="640"/>
          <w:marRight w:val="0"/>
          <w:marTop w:val="0"/>
          <w:marBottom w:val="0"/>
          <w:divBdr>
            <w:top w:val="none" w:sz="0" w:space="0" w:color="auto"/>
            <w:left w:val="none" w:sz="0" w:space="0" w:color="auto"/>
            <w:bottom w:val="none" w:sz="0" w:space="0" w:color="auto"/>
            <w:right w:val="none" w:sz="0" w:space="0" w:color="auto"/>
          </w:divBdr>
        </w:div>
        <w:div w:id="125243957">
          <w:marLeft w:val="640"/>
          <w:marRight w:val="0"/>
          <w:marTop w:val="0"/>
          <w:marBottom w:val="0"/>
          <w:divBdr>
            <w:top w:val="none" w:sz="0" w:space="0" w:color="auto"/>
            <w:left w:val="none" w:sz="0" w:space="0" w:color="auto"/>
            <w:bottom w:val="none" w:sz="0" w:space="0" w:color="auto"/>
            <w:right w:val="none" w:sz="0" w:space="0" w:color="auto"/>
          </w:divBdr>
        </w:div>
        <w:div w:id="1845707544">
          <w:marLeft w:val="640"/>
          <w:marRight w:val="0"/>
          <w:marTop w:val="0"/>
          <w:marBottom w:val="0"/>
          <w:divBdr>
            <w:top w:val="none" w:sz="0" w:space="0" w:color="auto"/>
            <w:left w:val="none" w:sz="0" w:space="0" w:color="auto"/>
            <w:bottom w:val="none" w:sz="0" w:space="0" w:color="auto"/>
            <w:right w:val="none" w:sz="0" w:space="0" w:color="auto"/>
          </w:divBdr>
        </w:div>
        <w:div w:id="1897467189">
          <w:marLeft w:val="640"/>
          <w:marRight w:val="0"/>
          <w:marTop w:val="0"/>
          <w:marBottom w:val="0"/>
          <w:divBdr>
            <w:top w:val="none" w:sz="0" w:space="0" w:color="auto"/>
            <w:left w:val="none" w:sz="0" w:space="0" w:color="auto"/>
            <w:bottom w:val="none" w:sz="0" w:space="0" w:color="auto"/>
            <w:right w:val="none" w:sz="0" w:space="0" w:color="auto"/>
          </w:divBdr>
        </w:div>
        <w:div w:id="458381407">
          <w:marLeft w:val="640"/>
          <w:marRight w:val="0"/>
          <w:marTop w:val="0"/>
          <w:marBottom w:val="0"/>
          <w:divBdr>
            <w:top w:val="none" w:sz="0" w:space="0" w:color="auto"/>
            <w:left w:val="none" w:sz="0" w:space="0" w:color="auto"/>
            <w:bottom w:val="none" w:sz="0" w:space="0" w:color="auto"/>
            <w:right w:val="none" w:sz="0" w:space="0" w:color="auto"/>
          </w:divBdr>
        </w:div>
        <w:div w:id="1991712809">
          <w:marLeft w:val="640"/>
          <w:marRight w:val="0"/>
          <w:marTop w:val="0"/>
          <w:marBottom w:val="0"/>
          <w:divBdr>
            <w:top w:val="none" w:sz="0" w:space="0" w:color="auto"/>
            <w:left w:val="none" w:sz="0" w:space="0" w:color="auto"/>
            <w:bottom w:val="none" w:sz="0" w:space="0" w:color="auto"/>
            <w:right w:val="none" w:sz="0" w:space="0" w:color="auto"/>
          </w:divBdr>
        </w:div>
        <w:div w:id="484474018">
          <w:marLeft w:val="640"/>
          <w:marRight w:val="0"/>
          <w:marTop w:val="0"/>
          <w:marBottom w:val="0"/>
          <w:divBdr>
            <w:top w:val="none" w:sz="0" w:space="0" w:color="auto"/>
            <w:left w:val="none" w:sz="0" w:space="0" w:color="auto"/>
            <w:bottom w:val="none" w:sz="0" w:space="0" w:color="auto"/>
            <w:right w:val="none" w:sz="0" w:space="0" w:color="auto"/>
          </w:divBdr>
        </w:div>
        <w:div w:id="2024625954">
          <w:marLeft w:val="640"/>
          <w:marRight w:val="0"/>
          <w:marTop w:val="0"/>
          <w:marBottom w:val="0"/>
          <w:divBdr>
            <w:top w:val="none" w:sz="0" w:space="0" w:color="auto"/>
            <w:left w:val="none" w:sz="0" w:space="0" w:color="auto"/>
            <w:bottom w:val="none" w:sz="0" w:space="0" w:color="auto"/>
            <w:right w:val="none" w:sz="0" w:space="0" w:color="auto"/>
          </w:divBdr>
        </w:div>
        <w:div w:id="2045860638">
          <w:marLeft w:val="640"/>
          <w:marRight w:val="0"/>
          <w:marTop w:val="0"/>
          <w:marBottom w:val="0"/>
          <w:divBdr>
            <w:top w:val="none" w:sz="0" w:space="0" w:color="auto"/>
            <w:left w:val="none" w:sz="0" w:space="0" w:color="auto"/>
            <w:bottom w:val="none" w:sz="0" w:space="0" w:color="auto"/>
            <w:right w:val="none" w:sz="0" w:space="0" w:color="auto"/>
          </w:divBdr>
        </w:div>
        <w:div w:id="1062756024">
          <w:marLeft w:val="640"/>
          <w:marRight w:val="0"/>
          <w:marTop w:val="0"/>
          <w:marBottom w:val="0"/>
          <w:divBdr>
            <w:top w:val="none" w:sz="0" w:space="0" w:color="auto"/>
            <w:left w:val="none" w:sz="0" w:space="0" w:color="auto"/>
            <w:bottom w:val="none" w:sz="0" w:space="0" w:color="auto"/>
            <w:right w:val="none" w:sz="0" w:space="0" w:color="auto"/>
          </w:divBdr>
        </w:div>
        <w:div w:id="339896632">
          <w:marLeft w:val="640"/>
          <w:marRight w:val="0"/>
          <w:marTop w:val="0"/>
          <w:marBottom w:val="0"/>
          <w:divBdr>
            <w:top w:val="none" w:sz="0" w:space="0" w:color="auto"/>
            <w:left w:val="none" w:sz="0" w:space="0" w:color="auto"/>
            <w:bottom w:val="none" w:sz="0" w:space="0" w:color="auto"/>
            <w:right w:val="none" w:sz="0" w:space="0" w:color="auto"/>
          </w:divBdr>
        </w:div>
        <w:div w:id="1516654716">
          <w:marLeft w:val="640"/>
          <w:marRight w:val="0"/>
          <w:marTop w:val="0"/>
          <w:marBottom w:val="0"/>
          <w:divBdr>
            <w:top w:val="none" w:sz="0" w:space="0" w:color="auto"/>
            <w:left w:val="none" w:sz="0" w:space="0" w:color="auto"/>
            <w:bottom w:val="none" w:sz="0" w:space="0" w:color="auto"/>
            <w:right w:val="none" w:sz="0" w:space="0" w:color="auto"/>
          </w:divBdr>
        </w:div>
        <w:div w:id="1195382309">
          <w:marLeft w:val="640"/>
          <w:marRight w:val="0"/>
          <w:marTop w:val="0"/>
          <w:marBottom w:val="0"/>
          <w:divBdr>
            <w:top w:val="none" w:sz="0" w:space="0" w:color="auto"/>
            <w:left w:val="none" w:sz="0" w:space="0" w:color="auto"/>
            <w:bottom w:val="none" w:sz="0" w:space="0" w:color="auto"/>
            <w:right w:val="none" w:sz="0" w:space="0" w:color="auto"/>
          </w:divBdr>
        </w:div>
        <w:div w:id="1599217073">
          <w:marLeft w:val="640"/>
          <w:marRight w:val="0"/>
          <w:marTop w:val="0"/>
          <w:marBottom w:val="0"/>
          <w:divBdr>
            <w:top w:val="none" w:sz="0" w:space="0" w:color="auto"/>
            <w:left w:val="none" w:sz="0" w:space="0" w:color="auto"/>
            <w:bottom w:val="none" w:sz="0" w:space="0" w:color="auto"/>
            <w:right w:val="none" w:sz="0" w:space="0" w:color="auto"/>
          </w:divBdr>
        </w:div>
        <w:div w:id="247614719">
          <w:marLeft w:val="640"/>
          <w:marRight w:val="0"/>
          <w:marTop w:val="0"/>
          <w:marBottom w:val="0"/>
          <w:divBdr>
            <w:top w:val="none" w:sz="0" w:space="0" w:color="auto"/>
            <w:left w:val="none" w:sz="0" w:space="0" w:color="auto"/>
            <w:bottom w:val="none" w:sz="0" w:space="0" w:color="auto"/>
            <w:right w:val="none" w:sz="0" w:space="0" w:color="auto"/>
          </w:divBdr>
        </w:div>
        <w:div w:id="1630932680">
          <w:marLeft w:val="640"/>
          <w:marRight w:val="0"/>
          <w:marTop w:val="0"/>
          <w:marBottom w:val="0"/>
          <w:divBdr>
            <w:top w:val="none" w:sz="0" w:space="0" w:color="auto"/>
            <w:left w:val="none" w:sz="0" w:space="0" w:color="auto"/>
            <w:bottom w:val="none" w:sz="0" w:space="0" w:color="auto"/>
            <w:right w:val="none" w:sz="0" w:space="0" w:color="auto"/>
          </w:divBdr>
        </w:div>
        <w:div w:id="1537280537">
          <w:marLeft w:val="640"/>
          <w:marRight w:val="0"/>
          <w:marTop w:val="0"/>
          <w:marBottom w:val="0"/>
          <w:divBdr>
            <w:top w:val="none" w:sz="0" w:space="0" w:color="auto"/>
            <w:left w:val="none" w:sz="0" w:space="0" w:color="auto"/>
            <w:bottom w:val="none" w:sz="0" w:space="0" w:color="auto"/>
            <w:right w:val="none" w:sz="0" w:space="0" w:color="auto"/>
          </w:divBdr>
        </w:div>
        <w:div w:id="437723007">
          <w:marLeft w:val="640"/>
          <w:marRight w:val="0"/>
          <w:marTop w:val="0"/>
          <w:marBottom w:val="0"/>
          <w:divBdr>
            <w:top w:val="none" w:sz="0" w:space="0" w:color="auto"/>
            <w:left w:val="none" w:sz="0" w:space="0" w:color="auto"/>
            <w:bottom w:val="none" w:sz="0" w:space="0" w:color="auto"/>
            <w:right w:val="none" w:sz="0" w:space="0" w:color="auto"/>
          </w:divBdr>
        </w:div>
        <w:div w:id="511259045">
          <w:marLeft w:val="640"/>
          <w:marRight w:val="0"/>
          <w:marTop w:val="0"/>
          <w:marBottom w:val="0"/>
          <w:divBdr>
            <w:top w:val="none" w:sz="0" w:space="0" w:color="auto"/>
            <w:left w:val="none" w:sz="0" w:space="0" w:color="auto"/>
            <w:bottom w:val="none" w:sz="0" w:space="0" w:color="auto"/>
            <w:right w:val="none" w:sz="0" w:space="0" w:color="auto"/>
          </w:divBdr>
        </w:div>
        <w:div w:id="337270428">
          <w:marLeft w:val="640"/>
          <w:marRight w:val="0"/>
          <w:marTop w:val="0"/>
          <w:marBottom w:val="0"/>
          <w:divBdr>
            <w:top w:val="none" w:sz="0" w:space="0" w:color="auto"/>
            <w:left w:val="none" w:sz="0" w:space="0" w:color="auto"/>
            <w:bottom w:val="none" w:sz="0" w:space="0" w:color="auto"/>
            <w:right w:val="none" w:sz="0" w:space="0" w:color="auto"/>
          </w:divBdr>
        </w:div>
        <w:div w:id="1015226874">
          <w:marLeft w:val="640"/>
          <w:marRight w:val="0"/>
          <w:marTop w:val="0"/>
          <w:marBottom w:val="0"/>
          <w:divBdr>
            <w:top w:val="none" w:sz="0" w:space="0" w:color="auto"/>
            <w:left w:val="none" w:sz="0" w:space="0" w:color="auto"/>
            <w:bottom w:val="none" w:sz="0" w:space="0" w:color="auto"/>
            <w:right w:val="none" w:sz="0" w:space="0" w:color="auto"/>
          </w:divBdr>
        </w:div>
        <w:div w:id="340592089">
          <w:marLeft w:val="640"/>
          <w:marRight w:val="0"/>
          <w:marTop w:val="0"/>
          <w:marBottom w:val="0"/>
          <w:divBdr>
            <w:top w:val="none" w:sz="0" w:space="0" w:color="auto"/>
            <w:left w:val="none" w:sz="0" w:space="0" w:color="auto"/>
            <w:bottom w:val="none" w:sz="0" w:space="0" w:color="auto"/>
            <w:right w:val="none" w:sz="0" w:space="0" w:color="auto"/>
          </w:divBdr>
        </w:div>
        <w:div w:id="2001424117">
          <w:marLeft w:val="640"/>
          <w:marRight w:val="0"/>
          <w:marTop w:val="0"/>
          <w:marBottom w:val="0"/>
          <w:divBdr>
            <w:top w:val="none" w:sz="0" w:space="0" w:color="auto"/>
            <w:left w:val="none" w:sz="0" w:space="0" w:color="auto"/>
            <w:bottom w:val="none" w:sz="0" w:space="0" w:color="auto"/>
            <w:right w:val="none" w:sz="0" w:space="0" w:color="auto"/>
          </w:divBdr>
        </w:div>
        <w:div w:id="2133089880">
          <w:marLeft w:val="640"/>
          <w:marRight w:val="0"/>
          <w:marTop w:val="0"/>
          <w:marBottom w:val="0"/>
          <w:divBdr>
            <w:top w:val="none" w:sz="0" w:space="0" w:color="auto"/>
            <w:left w:val="none" w:sz="0" w:space="0" w:color="auto"/>
            <w:bottom w:val="none" w:sz="0" w:space="0" w:color="auto"/>
            <w:right w:val="none" w:sz="0" w:space="0" w:color="auto"/>
          </w:divBdr>
        </w:div>
        <w:div w:id="1718703554">
          <w:marLeft w:val="640"/>
          <w:marRight w:val="0"/>
          <w:marTop w:val="0"/>
          <w:marBottom w:val="0"/>
          <w:divBdr>
            <w:top w:val="none" w:sz="0" w:space="0" w:color="auto"/>
            <w:left w:val="none" w:sz="0" w:space="0" w:color="auto"/>
            <w:bottom w:val="none" w:sz="0" w:space="0" w:color="auto"/>
            <w:right w:val="none" w:sz="0" w:space="0" w:color="auto"/>
          </w:divBdr>
        </w:div>
        <w:div w:id="105463061">
          <w:marLeft w:val="640"/>
          <w:marRight w:val="0"/>
          <w:marTop w:val="0"/>
          <w:marBottom w:val="0"/>
          <w:divBdr>
            <w:top w:val="none" w:sz="0" w:space="0" w:color="auto"/>
            <w:left w:val="none" w:sz="0" w:space="0" w:color="auto"/>
            <w:bottom w:val="none" w:sz="0" w:space="0" w:color="auto"/>
            <w:right w:val="none" w:sz="0" w:space="0" w:color="auto"/>
          </w:divBdr>
        </w:div>
        <w:div w:id="363407765">
          <w:marLeft w:val="640"/>
          <w:marRight w:val="0"/>
          <w:marTop w:val="0"/>
          <w:marBottom w:val="0"/>
          <w:divBdr>
            <w:top w:val="none" w:sz="0" w:space="0" w:color="auto"/>
            <w:left w:val="none" w:sz="0" w:space="0" w:color="auto"/>
            <w:bottom w:val="none" w:sz="0" w:space="0" w:color="auto"/>
            <w:right w:val="none" w:sz="0" w:space="0" w:color="auto"/>
          </w:divBdr>
        </w:div>
        <w:div w:id="1309239403">
          <w:marLeft w:val="640"/>
          <w:marRight w:val="0"/>
          <w:marTop w:val="0"/>
          <w:marBottom w:val="0"/>
          <w:divBdr>
            <w:top w:val="none" w:sz="0" w:space="0" w:color="auto"/>
            <w:left w:val="none" w:sz="0" w:space="0" w:color="auto"/>
            <w:bottom w:val="none" w:sz="0" w:space="0" w:color="auto"/>
            <w:right w:val="none" w:sz="0" w:space="0" w:color="auto"/>
          </w:divBdr>
        </w:div>
        <w:div w:id="1826628407">
          <w:marLeft w:val="640"/>
          <w:marRight w:val="0"/>
          <w:marTop w:val="0"/>
          <w:marBottom w:val="0"/>
          <w:divBdr>
            <w:top w:val="none" w:sz="0" w:space="0" w:color="auto"/>
            <w:left w:val="none" w:sz="0" w:space="0" w:color="auto"/>
            <w:bottom w:val="none" w:sz="0" w:space="0" w:color="auto"/>
            <w:right w:val="none" w:sz="0" w:space="0" w:color="auto"/>
          </w:divBdr>
        </w:div>
        <w:div w:id="2124303917">
          <w:marLeft w:val="640"/>
          <w:marRight w:val="0"/>
          <w:marTop w:val="0"/>
          <w:marBottom w:val="0"/>
          <w:divBdr>
            <w:top w:val="none" w:sz="0" w:space="0" w:color="auto"/>
            <w:left w:val="none" w:sz="0" w:space="0" w:color="auto"/>
            <w:bottom w:val="none" w:sz="0" w:space="0" w:color="auto"/>
            <w:right w:val="none" w:sz="0" w:space="0" w:color="auto"/>
          </w:divBdr>
        </w:div>
        <w:div w:id="884833013">
          <w:marLeft w:val="640"/>
          <w:marRight w:val="0"/>
          <w:marTop w:val="0"/>
          <w:marBottom w:val="0"/>
          <w:divBdr>
            <w:top w:val="none" w:sz="0" w:space="0" w:color="auto"/>
            <w:left w:val="none" w:sz="0" w:space="0" w:color="auto"/>
            <w:bottom w:val="none" w:sz="0" w:space="0" w:color="auto"/>
            <w:right w:val="none" w:sz="0" w:space="0" w:color="auto"/>
          </w:divBdr>
        </w:div>
        <w:div w:id="1137382345">
          <w:marLeft w:val="640"/>
          <w:marRight w:val="0"/>
          <w:marTop w:val="0"/>
          <w:marBottom w:val="0"/>
          <w:divBdr>
            <w:top w:val="none" w:sz="0" w:space="0" w:color="auto"/>
            <w:left w:val="none" w:sz="0" w:space="0" w:color="auto"/>
            <w:bottom w:val="none" w:sz="0" w:space="0" w:color="auto"/>
            <w:right w:val="none" w:sz="0" w:space="0" w:color="auto"/>
          </w:divBdr>
        </w:div>
        <w:div w:id="845707543">
          <w:marLeft w:val="640"/>
          <w:marRight w:val="0"/>
          <w:marTop w:val="0"/>
          <w:marBottom w:val="0"/>
          <w:divBdr>
            <w:top w:val="none" w:sz="0" w:space="0" w:color="auto"/>
            <w:left w:val="none" w:sz="0" w:space="0" w:color="auto"/>
            <w:bottom w:val="none" w:sz="0" w:space="0" w:color="auto"/>
            <w:right w:val="none" w:sz="0" w:space="0" w:color="auto"/>
          </w:divBdr>
        </w:div>
        <w:div w:id="1906257632">
          <w:marLeft w:val="640"/>
          <w:marRight w:val="0"/>
          <w:marTop w:val="0"/>
          <w:marBottom w:val="0"/>
          <w:divBdr>
            <w:top w:val="none" w:sz="0" w:space="0" w:color="auto"/>
            <w:left w:val="none" w:sz="0" w:space="0" w:color="auto"/>
            <w:bottom w:val="none" w:sz="0" w:space="0" w:color="auto"/>
            <w:right w:val="none" w:sz="0" w:space="0" w:color="auto"/>
          </w:divBdr>
        </w:div>
        <w:div w:id="1857843267">
          <w:marLeft w:val="640"/>
          <w:marRight w:val="0"/>
          <w:marTop w:val="0"/>
          <w:marBottom w:val="0"/>
          <w:divBdr>
            <w:top w:val="none" w:sz="0" w:space="0" w:color="auto"/>
            <w:left w:val="none" w:sz="0" w:space="0" w:color="auto"/>
            <w:bottom w:val="none" w:sz="0" w:space="0" w:color="auto"/>
            <w:right w:val="none" w:sz="0" w:space="0" w:color="auto"/>
          </w:divBdr>
        </w:div>
        <w:div w:id="238057521">
          <w:marLeft w:val="640"/>
          <w:marRight w:val="0"/>
          <w:marTop w:val="0"/>
          <w:marBottom w:val="0"/>
          <w:divBdr>
            <w:top w:val="none" w:sz="0" w:space="0" w:color="auto"/>
            <w:left w:val="none" w:sz="0" w:space="0" w:color="auto"/>
            <w:bottom w:val="none" w:sz="0" w:space="0" w:color="auto"/>
            <w:right w:val="none" w:sz="0" w:space="0" w:color="auto"/>
          </w:divBdr>
        </w:div>
        <w:div w:id="1300377040">
          <w:marLeft w:val="640"/>
          <w:marRight w:val="0"/>
          <w:marTop w:val="0"/>
          <w:marBottom w:val="0"/>
          <w:divBdr>
            <w:top w:val="none" w:sz="0" w:space="0" w:color="auto"/>
            <w:left w:val="none" w:sz="0" w:space="0" w:color="auto"/>
            <w:bottom w:val="none" w:sz="0" w:space="0" w:color="auto"/>
            <w:right w:val="none" w:sz="0" w:space="0" w:color="auto"/>
          </w:divBdr>
        </w:div>
        <w:div w:id="660734791">
          <w:marLeft w:val="640"/>
          <w:marRight w:val="0"/>
          <w:marTop w:val="0"/>
          <w:marBottom w:val="0"/>
          <w:divBdr>
            <w:top w:val="none" w:sz="0" w:space="0" w:color="auto"/>
            <w:left w:val="none" w:sz="0" w:space="0" w:color="auto"/>
            <w:bottom w:val="none" w:sz="0" w:space="0" w:color="auto"/>
            <w:right w:val="none" w:sz="0" w:space="0" w:color="auto"/>
          </w:divBdr>
        </w:div>
        <w:div w:id="917642155">
          <w:marLeft w:val="640"/>
          <w:marRight w:val="0"/>
          <w:marTop w:val="0"/>
          <w:marBottom w:val="0"/>
          <w:divBdr>
            <w:top w:val="none" w:sz="0" w:space="0" w:color="auto"/>
            <w:left w:val="none" w:sz="0" w:space="0" w:color="auto"/>
            <w:bottom w:val="none" w:sz="0" w:space="0" w:color="auto"/>
            <w:right w:val="none" w:sz="0" w:space="0" w:color="auto"/>
          </w:divBdr>
        </w:div>
        <w:div w:id="96994784">
          <w:marLeft w:val="640"/>
          <w:marRight w:val="0"/>
          <w:marTop w:val="0"/>
          <w:marBottom w:val="0"/>
          <w:divBdr>
            <w:top w:val="none" w:sz="0" w:space="0" w:color="auto"/>
            <w:left w:val="none" w:sz="0" w:space="0" w:color="auto"/>
            <w:bottom w:val="none" w:sz="0" w:space="0" w:color="auto"/>
            <w:right w:val="none" w:sz="0" w:space="0" w:color="auto"/>
          </w:divBdr>
        </w:div>
        <w:div w:id="1757434937">
          <w:marLeft w:val="640"/>
          <w:marRight w:val="0"/>
          <w:marTop w:val="0"/>
          <w:marBottom w:val="0"/>
          <w:divBdr>
            <w:top w:val="none" w:sz="0" w:space="0" w:color="auto"/>
            <w:left w:val="none" w:sz="0" w:space="0" w:color="auto"/>
            <w:bottom w:val="none" w:sz="0" w:space="0" w:color="auto"/>
            <w:right w:val="none" w:sz="0" w:space="0" w:color="auto"/>
          </w:divBdr>
        </w:div>
        <w:div w:id="380594056">
          <w:marLeft w:val="640"/>
          <w:marRight w:val="0"/>
          <w:marTop w:val="0"/>
          <w:marBottom w:val="0"/>
          <w:divBdr>
            <w:top w:val="none" w:sz="0" w:space="0" w:color="auto"/>
            <w:left w:val="none" w:sz="0" w:space="0" w:color="auto"/>
            <w:bottom w:val="none" w:sz="0" w:space="0" w:color="auto"/>
            <w:right w:val="none" w:sz="0" w:space="0" w:color="auto"/>
          </w:divBdr>
        </w:div>
        <w:div w:id="1977952813">
          <w:marLeft w:val="640"/>
          <w:marRight w:val="0"/>
          <w:marTop w:val="0"/>
          <w:marBottom w:val="0"/>
          <w:divBdr>
            <w:top w:val="none" w:sz="0" w:space="0" w:color="auto"/>
            <w:left w:val="none" w:sz="0" w:space="0" w:color="auto"/>
            <w:bottom w:val="none" w:sz="0" w:space="0" w:color="auto"/>
            <w:right w:val="none" w:sz="0" w:space="0" w:color="auto"/>
          </w:divBdr>
        </w:div>
        <w:div w:id="1429275480">
          <w:marLeft w:val="640"/>
          <w:marRight w:val="0"/>
          <w:marTop w:val="0"/>
          <w:marBottom w:val="0"/>
          <w:divBdr>
            <w:top w:val="none" w:sz="0" w:space="0" w:color="auto"/>
            <w:left w:val="none" w:sz="0" w:space="0" w:color="auto"/>
            <w:bottom w:val="none" w:sz="0" w:space="0" w:color="auto"/>
            <w:right w:val="none" w:sz="0" w:space="0" w:color="auto"/>
          </w:divBdr>
        </w:div>
        <w:div w:id="813988423">
          <w:marLeft w:val="640"/>
          <w:marRight w:val="0"/>
          <w:marTop w:val="0"/>
          <w:marBottom w:val="0"/>
          <w:divBdr>
            <w:top w:val="none" w:sz="0" w:space="0" w:color="auto"/>
            <w:left w:val="none" w:sz="0" w:space="0" w:color="auto"/>
            <w:bottom w:val="none" w:sz="0" w:space="0" w:color="auto"/>
            <w:right w:val="none" w:sz="0" w:space="0" w:color="auto"/>
          </w:divBdr>
        </w:div>
        <w:div w:id="127481865">
          <w:marLeft w:val="640"/>
          <w:marRight w:val="0"/>
          <w:marTop w:val="0"/>
          <w:marBottom w:val="0"/>
          <w:divBdr>
            <w:top w:val="none" w:sz="0" w:space="0" w:color="auto"/>
            <w:left w:val="none" w:sz="0" w:space="0" w:color="auto"/>
            <w:bottom w:val="none" w:sz="0" w:space="0" w:color="auto"/>
            <w:right w:val="none" w:sz="0" w:space="0" w:color="auto"/>
          </w:divBdr>
        </w:div>
        <w:div w:id="874461021">
          <w:marLeft w:val="640"/>
          <w:marRight w:val="0"/>
          <w:marTop w:val="0"/>
          <w:marBottom w:val="0"/>
          <w:divBdr>
            <w:top w:val="none" w:sz="0" w:space="0" w:color="auto"/>
            <w:left w:val="none" w:sz="0" w:space="0" w:color="auto"/>
            <w:bottom w:val="none" w:sz="0" w:space="0" w:color="auto"/>
            <w:right w:val="none" w:sz="0" w:space="0" w:color="auto"/>
          </w:divBdr>
        </w:div>
        <w:div w:id="351958127">
          <w:marLeft w:val="640"/>
          <w:marRight w:val="0"/>
          <w:marTop w:val="0"/>
          <w:marBottom w:val="0"/>
          <w:divBdr>
            <w:top w:val="none" w:sz="0" w:space="0" w:color="auto"/>
            <w:left w:val="none" w:sz="0" w:space="0" w:color="auto"/>
            <w:bottom w:val="none" w:sz="0" w:space="0" w:color="auto"/>
            <w:right w:val="none" w:sz="0" w:space="0" w:color="auto"/>
          </w:divBdr>
        </w:div>
        <w:div w:id="1910339142">
          <w:marLeft w:val="640"/>
          <w:marRight w:val="0"/>
          <w:marTop w:val="0"/>
          <w:marBottom w:val="0"/>
          <w:divBdr>
            <w:top w:val="none" w:sz="0" w:space="0" w:color="auto"/>
            <w:left w:val="none" w:sz="0" w:space="0" w:color="auto"/>
            <w:bottom w:val="none" w:sz="0" w:space="0" w:color="auto"/>
            <w:right w:val="none" w:sz="0" w:space="0" w:color="auto"/>
          </w:divBdr>
        </w:div>
        <w:div w:id="1246652511">
          <w:marLeft w:val="640"/>
          <w:marRight w:val="0"/>
          <w:marTop w:val="0"/>
          <w:marBottom w:val="0"/>
          <w:divBdr>
            <w:top w:val="none" w:sz="0" w:space="0" w:color="auto"/>
            <w:left w:val="none" w:sz="0" w:space="0" w:color="auto"/>
            <w:bottom w:val="none" w:sz="0" w:space="0" w:color="auto"/>
            <w:right w:val="none" w:sz="0" w:space="0" w:color="auto"/>
          </w:divBdr>
        </w:div>
        <w:div w:id="319164805">
          <w:marLeft w:val="640"/>
          <w:marRight w:val="0"/>
          <w:marTop w:val="0"/>
          <w:marBottom w:val="0"/>
          <w:divBdr>
            <w:top w:val="none" w:sz="0" w:space="0" w:color="auto"/>
            <w:left w:val="none" w:sz="0" w:space="0" w:color="auto"/>
            <w:bottom w:val="none" w:sz="0" w:space="0" w:color="auto"/>
            <w:right w:val="none" w:sz="0" w:space="0" w:color="auto"/>
          </w:divBdr>
        </w:div>
        <w:div w:id="1436628941">
          <w:marLeft w:val="640"/>
          <w:marRight w:val="0"/>
          <w:marTop w:val="0"/>
          <w:marBottom w:val="0"/>
          <w:divBdr>
            <w:top w:val="none" w:sz="0" w:space="0" w:color="auto"/>
            <w:left w:val="none" w:sz="0" w:space="0" w:color="auto"/>
            <w:bottom w:val="none" w:sz="0" w:space="0" w:color="auto"/>
            <w:right w:val="none" w:sz="0" w:space="0" w:color="auto"/>
          </w:divBdr>
        </w:div>
        <w:div w:id="1673222033">
          <w:marLeft w:val="640"/>
          <w:marRight w:val="0"/>
          <w:marTop w:val="0"/>
          <w:marBottom w:val="0"/>
          <w:divBdr>
            <w:top w:val="none" w:sz="0" w:space="0" w:color="auto"/>
            <w:left w:val="none" w:sz="0" w:space="0" w:color="auto"/>
            <w:bottom w:val="none" w:sz="0" w:space="0" w:color="auto"/>
            <w:right w:val="none" w:sz="0" w:space="0" w:color="auto"/>
          </w:divBdr>
        </w:div>
        <w:div w:id="1216816465">
          <w:marLeft w:val="640"/>
          <w:marRight w:val="0"/>
          <w:marTop w:val="0"/>
          <w:marBottom w:val="0"/>
          <w:divBdr>
            <w:top w:val="none" w:sz="0" w:space="0" w:color="auto"/>
            <w:left w:val="none" w:sz="0" w:space="0" w:color="auto"/>
            <w:bottom w:val="none" w:sz="0" w:space="0" w:color="auto"/>
            <w:right w:val="none" w:sz="0" w:space="0" w:color="auto"/>
          </w:divBdr>
        </w:div>
        <w:div w:id="424813667">
          <w:marLeft w:val="640"/>
          <w:marRight w:val="0"/>
          <w:marTop w:val="0"/>
          <w:marBottom w:val="0"/>
          <w:divBdr>
            <w:top w:val="none" w:sz="0" w:space="0" w:color="auto"/>
            <w:left w:val="none" w:sz="0" w:space="0" w:color="auto"/>
            <w:bottom w:val="none" w:sz="0" w:space="0" w:color="auto"/>
            <w:right w:val="none" w:sz="0" w:space="0" w:color="auto"/>
          </w:divBdr>
        </w:div>
        <w:div w:id="1008098436">
          <w:marLeft w:val="640"/>
          <w:marRight w:val="0"/>
          <w:marTop w:val="0"/>
          <w:marBottom w:val="0"/>
          <w:divBdr>
            <w:top w:val="none" w:sz="0" w:space="0" w:color="auto"/>
            <w:left w:val="none" w:sz="0" w:space="0" w:color="auto"/>
            <w:bottom w:val="none" w:sz="0" w:space="0" w:color="auto"/>
            <w:right w:val="none" w:sz="0" w:space="0" w:color="auto"/>
          </w:divBdr>
        </w:div>
        <w:div w:id="1583181313">
          <w:marLeft w:val="640"/>
          <w:marRight w:val="0"/>
          <w:marTop w:val="0"/>
          <w:marBottom w:val="0"/>
          <w:divBdr>
            <w:top w:val="none" w:sz="0" w:space="0" w:color="auto"/>
            <w:left w:val="none" w:sz="0" w:space="0" w:color="auto"/>
            <w:bottom w:val="none" w:sz="0" w:space="0" w:color="auto"/>
            <w:right w:val="none" w:sz="0" w:space="0" w:color="auto"/>
          </w:divBdr>
        </w:div>
        <w:div w:id="9190126">
          <w:marLeft w:val="640"/>
          <w:marRight w:val="0"/>
          <w:marTop w:val="0"/>
          <w:marBottom w:val="0"/>
          <w:divBdr>
            <w:top w:val="none" w:sz="0" w:space="0" w:color="auto"/>
            <w:left w:val="none" w:sz="0" w:space="0" w:color="auto"/>
            <w:bottom w:val="none" w:sz="0" w:space="0" w:color="auto"/>
            <w:right w:val="none" w:sz="0" w:space="0" w:color="auto"/>
          </w:divBdr>
        </w:div>
      </w:divsChild>
    </w:div>
    <w:div w:id="454376578">
      <w:marLeft w:val="480"/>
      <w:marRight w:val="0"/>
      <w:marTop w:val="0"/>
      <w:marBottom w:val="0"/>
      <w:divBdr>
        <w:top w:val="none" w:sz="0" w:space="0" w:color="auto"/>
        <w:left w:val="none" w:sz="0" w:space="0" w:color="auto"/>
        <w:bottom w:val="none" w:sz="0" w:space="0" w:color="auto"/>
        <w:right w:val="none" w:sz="0" w:space="0" w:color="auto"/>
      </w:divBdr>
    </w:div>
    <w:div w:id="455299082">
      <w:bodyDiv w:val="1"/>
      <w:marLeft w:val="0"/>
      <w:marRight w:val="0"/>
      <w:marTop w:val="0"/>
      <w:marBottom w:val="0"/>
      <w:divBdr>
        <w:top w:val="none" w:sz="0" w:space="0" w:color="auto"/>
        <w:left w:val="none" w:sz="0" w:space="0" w:color="auto"/>
        <w:bottom w:val="none" w:sz="0" w:space="0" w:color="auto"/>
        <w:right w:val="none" w:sz="0" w:space="0" w:color="auto"/>
      </w:divBdr>
    </w:div>
    <w:div w:id="455376184">
      <w:bodyDiv w:val="1"/>
      <w:marLeft w:val="0"/>
      <w:marRight w:val="0"/>
      <w:marTop w:val="0"/>
      <w:marBottom w:val="0"/>
      <w:divBdr>
        <w:top w:val="none" w:sz="0" w:space="0" w:color="auto"/>
        <w:left w:val="none" w:sz="0" w:space="0" w:color="auto"/>
        <w:bottom w:val="none" w:sz="0" w:space="0" w:color="auto"/>
        <w:right w:val="none" w:sz="0" w:space="0" w:color="auto"/>
      </w:divBdr>
    </w:div>
    <w:div w:id="458033916">
      <w:marLeft w:val="480"/>
      <w:marRight w:val="0"/>
      <w:marTop w:val="0"/>
      <w:marBottom w:val="0"/>
      <w:divBdr>
        <w:top w:val="none" w:sz="0" w:space="0" w:color="auto"/>
        <w:left w:val="none" w:sz="0" w:space="0" w:color="auto"/>
        <w:bottom w:val="none" w:sz="0" w:space="0" w:color="auto"/>
        <w:right w:val="none" w:sz="0" w:space="0" w:color="auto"/>
      </w:divBdr>
    </w:div>
    <w:div w:id="458644766">
      <w:bodyDiv w:val="1"/>
      <w:marLeft w:val="0"/>
      <w:marRight w:val="0"/>
      <w:marTop w:val="0"/>
      <w:marBottom w:val="0"/>
      <w:divBdr>
        <w:top w:val="none" w:sz="0" w:space="0" w:color="auto"/>
        <w:left w:val="none" w:sz="0" w:space="0" w:color="auto"/>
        <w:bottom w:val="none" w:sz="0" w:space="0" w:color="auto"/>
        <w:right w:val="none" w:sz="0" w:space="0" w:color="auto"/>
      </w:divBdr>
      <w:divsChild>
        <w:div w:id="1395735884">
          <w:marLeft w:val="640"/>
          <w:marRight w:val="0"/>
          <w:marTop w:val="0"/>
          <w:marBottom w:val="0"/>
          <w:divBdr>
            <w:top w:val="none" w:sz="0" w:space="0" w:color="auto"/>
            <w:left w:val="none" w:sz="0" w:space="0" w:color="auto"/>
            <w:bottom w:val="none" w:sz="0" w:space="0" w:color="auto"/>
            <w:right w:val="none" w:sz="0" w:space="0" w:color="auto"/>
          </w:divBdr>
        </w:div>
        <w:div w:id="579683809">
          <w:marLeft w:val="640"/>
          <w:marRight w:val="0"/>
          <w:marTop w:val="0"/>
          <w:marBottom w:val="0"/>
          <w:divBdr>
            <w:top w:val="none" w:sz="0" w:space="0" w:color="auto"/>
            <w:left w:val="none" w:sz="0" w:space="0" w:color="auto"/>
            <w:bottom w:val="none" w:sz="0" w:space="0" w:color="auto"/>
            <w:right w:val="none" w:sz="0" w:space="0" w:color="auto"/>
          </w:divBdr>
        </w:div>
        <w:div w:id="2085100861">
          <w:marLeft w:val="640"/>
          <w:marRight w:val="0"/>
          <w:marTop w:val="0"/>
          <w:marBottom w:val="0"/>
          <w:divBdr>
            <w:top w:val="none" w:sz="0" w:space="0" w:color="auto"/>
            <w:left w:val="none" w:sz="0" w:space="0" w:color="auto"/>
            <w:bottom w:val="none" w:sz="0" w:space="0" w:color="auto"/>
            <w:right w:val="none" w:sz="0" w:space="0" w:color="auto"/>
          </w:divBdr>
        </w:div>
        <w:div w:id="1822960573">
          <w:marLeft w:val="640"/>
          <w:marRight w:val="0"/>
          <w:marTop w:val="0"/>
          <w:marBottom w:val="0"/>
          <w:divBdr>
            <w:top w:val="none" w:sz="0" w:space="0" w:color="auto"/>
            <w:left w:val="none" w:sz="0" w:space="0" w:color="auto"/>
            <w:bottom w:val="none" w:sz="0" w:space="0" w:color="auto"/>
            <w:right w:val="none" w:sz="0" w:space="0" w:color="auto"/>
          </w:divBdr>
        </w:div>
        <w:div w:id="495997577">
          <w:marLeft w:val="640"/>
          <w:marRight w:val="0"/>
          <w:marTop w:val="0"/>
          <w:marBottom w:val="0"/>
          <w:divBdr>
            <w:top w:val="none" w:sz="0" w:space="0" w:color="auto"/>
            <w:left w:val="none" w:sz="0" w:space="0" w:color="auto"/>
            <w:bottom w:val="none" w:sz="0" w:space="0" w:color="auto"/>
            <w:right w:val="none" w:sz="0" w:space="0" w:color="auto"/>
          </w:divBdr>
        </w:div>
        <w:div w:id="233779450">
          <w:marLeft w:val="640"/>
          <w:marRight w:val="0"/>
          <w:marTop w:val="0"/>
          <w:marBottom w:val="0"/>
          <w:divBdr>
            <w:top w:val="none" w:sz="0" w:space="0" w:color="auto"/>
            <w:left w:val="none" w:sz="0" w:space="0" w:color="auto"/>
            <w:bottom w:val="none" w:sz="0" w:space="0" w:color="auto"/>
            <w:right w:val="none" w:sz="0" w:space="0" w:color="auto"/>
          </w:divBdr>
        </w:div>
        <w:div w:id="1162703105">
          <w:marLeft w:val="640"/>
          <w:marRight w:val="0"/>
          <w:marTop w:val="0"/>
          <w:marBottom w:val="0"/>
          <w:divBdr>
            <w:top w:val="none" w:sz="0" w:space="0" w:color="auto"/>
            <w:left w:val="none" w:sz="0" w:space="0" w:color="auto"/>
            <w:bottom w:val="none" w:sz="0" w:space="0" w:color="auto"/>
            <w:right w:val="none" w:sz="0" w:space="0" w:color="auto"/>
          </w:divBdr>
        </w:div>
        <w:div w:id="1139149790">
          <w:marLeft w:val="640"/>
          <w:marRight w:val="0"/>
          <w:marTop w:val="0"/>
          <w:marBottom w:val="0"/>
          <w:divBdr>
            <w:top w:val="none" w:sz="0" w:space="0" w:color="auto"/>
            <w:left w:val="none" w:sz="0" w:space="0" w:color="auto"/>
            <w:bottom w:val="none" w:sz="0" w:space="0" w:color="auto"/>
            <w:right w:val="none" w:sz="0" w:space="0" w:color="auto"/>
          </w:divBdr>
        </w:div>
        <w:div w:id="699206268">
          <w:marLeft w:val="640"/>
          <w:marRight w:val="0"/>
          <w:marTop w:val="0"/>
          <w:marBottom w:val="0"/>
          <w:divBdr>
            <w:top w:val="none" w:sz="0" w:space="0" w:color="auto"/>
            <w:left w:val="none" w:sz="0" w:space="0" w:color="auto"/>
            <w:bottom w:val="none" w:sz="0" w:space="0" w:color="auto"/>
            <w:right w:val="none" w:sz="0" w:space="0" w:color="auto"/>
          </w:divBdr>
        </w:div>
        <w:div w:id="866722734">
          <w:marLeft w:val="640"/>
          <w:marRight w:val="0"/>
          <w:marTop w:val="0"/>
          <w:marBottom w:val="0"/>
          <w:divBdr>
            <w:top w:val="none" w:sz="0" w:space="0" w:color="auto"/>
            <w:left w:val="none" w:sz="0" w:space="0" w:color="auto"/>
            <w:bottom w:val="none" w:sz="0" w:space="0" w:color="auto"/>
            <w:right w:val="none" w:sz="0" w:space="0" w:color="auto"/>
          </w:divBdr>
        </w:div>
        <w:div w:id="81344526">
          <w:marLeft w:val="640"/>
          <w:marRight w:val="0"/>
          <w:marTop w:val="0"/>
          <w:marBottom w:val="0"/>
          <w:divBdr>
            <w:top w:val="none" w:sz="0" w:space="0" w:color="auto"/>
            <w:left w:val="none" w:sz="0" w:space="0" w:color="auto"/>
            <w:bottom w:val="none" w:sz="0" w:space="0" w:color="auto"/>
            <w:right w:val="none" w:sz="0" w:space="0" w:color="auto"/>
          </w:divBdr>
        </w:div>
        <w:div w:id="144858606">
          <w:marLeft w:val="640"/>
          <w:marRight w:val="0"/>
          <w:marTop w:val="0"/>
          <w:marBottom w:val="0"/>
          <w:divBdr>
            <w:top w:val="none" w:sz="0" w:space="0" w:color="auto"/>
            <w:left w:val="none" w:sz="0" w:space="0" w:color="auto"/>
            <w:bottom w:val="none" w:sz="0" w:space="0" w:color="auto"/>
            <w:right w:val="none" w:sz="0" w:space="0" w:color="auto"/>
          </w:divBdr>
        </w:div>
        <w:div w:id="273946809">
          <w:marLeft w:val="640"/>
          <w:marRight w:val="0"/>
          <w:marTop w:val="0"/>
          <w:marBottom w:val="0"/>
          <w:divBdr>
            <w:top w:val="none" w:sz="0" w:space="0" w:color="auto"/>
            <w:left w:val="none" w:sz="0" w:space="0" w:color="auto"/>
            <w:bottom w:val="none" w:sz="0" w:space="0" w:color="auto"/>
            <w:right w:val="none" w:sz="0" w:space="0" w:color="auto"/>
          </w:divBdr>
        </w:div>
        <w:div w:id="1715732812">
          <w:marLeft w:val="640"/>
          <w:marRight w:val="0"/>
          <w:marTop w:val="0"/>
          <w:marBottom w:val="0"/>
          <w:divBdr>
            <w:top w:val="none" w:sz="0" w:space="0" w:color="auto"/>
            <w:left w:val="none" w:sz="0" w:space="0" w:color="auto"/>
            <w:bottom w:val="none" w:sz="0" w:space="0" w:color="auto"/>
            <w:right w:val="none" w:sz="0" w:space="0" w:color="auto"/>
          </w:divBdr>
        </w:div>
        <w:div w:id="141044668">
          <w:marLeft w:val="640"/>
          <w:marRight w:val="0"/>
          <w:marTop w:val="0"/>
          <w:marBottom w:val="0"/>
          <w:divBdr>
            <w:top w:val="none" w:sz="0" w:space="0" w:color="auto"/>
            <w:left w:val="none" w:sz="0" w:space="0" w:color="auto"/>
            <w:bottom w:val="none" w:sz="0" w:space="0" w:color="auto"/>
            <w:right w:val="none" w:sz="0" w:space="0" w:color="auto"/>
          </w:divBdr>
        </w:div>
        <w:div w:id="539828588">
          <w:marLeft w:val="640"/>
          <w:marRight w:val="0"/>
          <w:marTop w:val="0"/>
          <w:marBottom w:val="0"/>
          <w:divBdr>
            <w:top w:val="none" w:sz="0" w:space="0" w:color="auto"/>
            <w:left w:val="none" w:sz="0" w:space="0" w:color="auto"/>
            <w:bottom w:val="none" w:sz="0" w:space="0" w:color="auto"/>
            <w:right w:val="none" w:sz="0" w:space="0" w:color="auto"/>
          </w:divBdr>
        </w:div>
        <w:div w:id="1378974124">
          <w:marLeft w:val="640"/>
          <w:marRight w:val="0"/>
          <w:marTop w:val="0"/>
          <w:marBottom w:val="0"/>
          <w:divBdr>
            <w:top w:val="none" w:sz="0" w:space="0" w:color="auto"/>
            <w:left w:val="none" w:sz="0" w:space="0" w:color="auto"/>
            <w:bottom w:val="none" w:sz="0" w:space="0" w:color="auto"/>
            <w:right w:val="none" w:sz="0" w:space="0" w:color="auto"/>
          </w:divBdr>
        </w:div>
        <w:div w:id="1987002099">
          <w:marLeft w:val="640"/>
          <w:marRight w:val="0"/>
          <w:marTop w:val="0"/>
          <w:marBottom w:val="0"/>
          <w:divBdr>
            <w:top w:val="none" w:sz="0" w:space="0" w:color="auto"/>
            <w:left w:val="none" w:sz="0" w:space="0" w:color="auto"/>
            <w:bottom w:val="none" w:sz="0" w:space="0" w:color="auto"/>
            <w:right w:val="none" w:sz="0" w:space="0" w:color="auto"/>
          </w:divBdr>
        </w:div>
        <w:div w:id="1376200283">
          <w:marLeft w:val="640"/>
          <w:marRight w:val="0"/>
          <w:marTop w:val="0"/>
          <w:marBottom w:val="0"/>
          <w:divBdr>
            <w:top w:val="none" w:sz="0" w:space="0" w:color="auto"/>
            <w:left w:val="none" w:sz="0" w:space="0" w:color="auto"/>
            <w:bottom w:val="none" w:sz="0" w:space="0" w:color="auto"/>
            <w:right w:val="none" w:sz="0" w:space="0" w:color="auto"/>
          </w:divBdr>
        </w:div>
        <w:div w:id="261308313">
          <w:marLeft w:val="640"/>
          <w:marRight w:val="0"/>
          <w:marTop w:val="0"/>
          <w:marBottom w:val="0"/>
          <w:divBdr>
            <w:top w:val="none" w:sz="0" w:space="0" w:color="auto"/>
            <w:left w:val="none" w:sz="0" w:space="0" w:color="auto"/>
            <w:bottom w:val="none" w:sz="0" w:space="0" w:color="auto"/>
            <w:right w:val="none" w:sz="0" w:space="0" w:color="auto"/>
          </w:divBdr>
        </w:div>
        <w:div w:id="935213818">
          <w:marLeft w:val="640"/>
          <w:marRight w:val="0"/>
          <w:marTop w:val="0"/>
          <w:marBottom w:val="0"/>
          <w:divBdr>
            <w:top w:val="none" w:sz="0" w:space="0" w:color="auto"/>
            <w:left w:val="none" w:sz="0" w:space="0" w:color="auto"/>
            <w:bottom w:val="none" w:sz="0" w:space="0" w:color="auto"/>
            <w:right w:val="none" w:sz="0" w:space="0" w:color="auto"/>
          </w:divBdr>
        </w:div>
        <w:div w:id="849490711">
          <w:marLeft w:val="640"/>
          <w:marRight w:val="0"/>
          <w:marTop w:val="0"/>
          <w:marBottom w:val="0"/>
          <w:divBdr>
            <w:top w:val="none" w:sz="0" w:space="0" w:color="auto"/>
            <w:left w:val="none" w:sz="0" w:space="0" w:color="auto"/>
            <w:bottom w:val="none" w:sz="0" w:space="0" w:color="auto"/>
            <w:right w:val="none" w:sz="0" w:space="0" w:color="auto"/>
          </w:divBdr>
        </w:div>
        <w:div w:id="1224482574">
          <w:marLeft w:val="640"/>
          <w:marRight w:val="0"/>
          <w:marTop w:val="0"/>
          <w:marBottom w:val="0"/>
          <w:divBdr>
            <w:top w:val="none" w:sz="0" w:space="0" w:color="auto"/>
            <w:left w:val="none" w:sz="0" w:space="0" w:color="auto"/>
            <w:bottom w:val="none" w:sz="0" w:space="0" w:color="auto"/>
            <w:right w:val="none" w:sz="0" w:space="0" w:color="auto"/>
          </w:divBdr>
        </w:div>
        <w:div w:id="1200359267">
          <w:marLeft w:val="640"/>
          <w:marRight w:val="0"/>
          <w:marTop w:val="0"/>
          <w:marBottom w:val="0"/>
          <w:divBdr>
            <w:top w:val="none" w:sz="0" w:space="0" w:color="auto"/>
            <w:left w:val="none" w:sz="0" w:space="0" w:color="auto"/>
            <w:bottom w:val="none" w:sz="0" w:space="0" w:color="auto"/>
            <w:right w:val="none" w:sz="0" w:space="0" w:color="auto"/>
          </w:divBdr>
        </w:div>
        <w:div w:id="1458599108">
          <w:marLeft w:val="640"/>
          <w:marRight w:val="0"/>
          <w:marTop w:val="0"/>
          <w:marBottom w:val="0"/>
          <w:divBdr>
            <w:top w:val="none" w:sz="0" w:space="0" w:color="auto"/>
            <w:left w:val="none" w:sz="0" w:space="0" w:color="auto"/>
            <w:bottom w:val="none" w:sz="0" w:space="0" w:color="auto"/>
            <w:right w:val="none" w:sz="0" w:space="0" w:color="auto"/>
          </w:divBdr>
        </w:div>
        <w:div w:id="2048405568">
          <w:marLeft w:val="640"/>
          <w:marRight w:val="0"/>
          <w:marTop w:val="0"/>
          <w:marBottom w:val="0"/>
          <w:divBdr>
            <w:top w:val="none" w:sz="0" w:space="0" w:color="auto"/>
            <w:left w:val="none" w:sz="0" w:space="0" w:color="auto"/>
            <w:bottom w:val="none" w:sz="0" w:space="0" w:color="auto"/>
            <w:right w:val="none" w:sz="0" w:space="0" w:color="auto"/>
          </w:divBdr>
        </w:div>
        <w:div w:id="370806296">
          <w:marLeft w:val="640"/>
          <w:marRight w:val="0"/>
          <w:marTop w:val="0"/>
          <w:marBottom w:val="0"/>
          <w:divBdr>
            <w:top w:val="none" w:sz="0" w:space="0" w:color="auto"/>
            <w:left w:val="none" w:sz="0" w:space="0" w:color="auto"/>
            <w:bottom w:val="none" w:sz="0" w:space="0" w:color="auto"/>
            <w:right w:val="none" w:sz="0" w:space="0" w:color="auto"/>
          </w:divBdr>
        </w:div>
        <w:div w:id="172036708">
          <w:marLeft w:val="640"/>
          <w:marRight w:val="0"/>
          <w:marTop w:val="0"/>
          <w:marBottom w:val="0"/>
          <w:divBdr>
            <w:top w:val="none" w:sz="0" w:space="0" w:color="auto"/>
            <w:left w:val="none" w:sz="0" w:space="0" w:color="auto"/>
            <w:bottom w:val="none" w:sz="0" w:space="0" w:color="auto"/>
            <w:right w:val="none" w:sz="0" w:space="0" w:color="auto"/>
          </w:divBdr>
        </w:div>
        <w:div w:id="1592817413">
          <w:marLeft w:val="640"/>
          <w:marRight w:val="0"/>
          <w:marTop w:val="0"/>
          <w:marBottom w:val="0"/>
          <w:divBdr>
            <w:top w:val="none" w:sz="0" w:space="0" w:color="auto"/>
            <w:left w:val="none" w:sz="0" w:space="0" w:color="auto"/>
            <w:bottom w:val="none" w:sz="0" w:space="0" w:color="auto"/>
            <w:right w:val="none" w:sz="0" w:space="0" w:color="auto"/>
          </w:divBdr>
        </w:div>
        <w:div w:id="1321932013">
          <w:marLeft w:val="640"/>
          <w:marRight w:val="0"/>
          <w:marTop w:val="0"/>
          <w:marBottom w:val="0"/>
          <w:divBdr>
            <w:top w:val="none" w:sz="0" w:space="0" w:color="auto"/>
            <w:left w:val="none" w:sz="0" w:space="0" w:color="auto"/>
            <w:bottom w:val="none" w:sz="0" w:space="0" w:color="auto"/>
            <w:right w:val="none" w:sz="0" w:space="0" w:color="auto"/>
          </w:divBdr>
        </w:div>
        <w:div w:id="332494972">
          <w:marLeft w:val="640"/>
          <w:marRight w:val="0"/>
          <w:marTop w:val="0"/>
          <w:marBottom w:val="0"/>
          <w:divBdr>
            <w:top w:val="none" w:sz="0" w:space="0" w:color="auto"/>
            <w:left w:val="none" w:sz="0" w:space="0" w:color="auto"/>
            <w:bottom w:val="none" w:sz="0" w:space="0" w:color="auto"/>
            <w:right w:val="none" w:sz="0" w:space="0" w:color="auto"/>
          </w:divBdr>
        </w:div>
        <w:div w:id="792554894">
          <w:marLeft w:val="640"/>
          <w:marRight w:val="0"/>
          <w:marTop w:val="0"/>
          <w:marBottom w:val="0"/>
          <w:divBdr>
            <w:top w:val="none" w:sz="0" w:space="0" w:color="auto"/>
            <w:left w:val="none" w:sz="0" w:space="0" w:color="auto"/>
            <w:bottom w:val="none" w:sz="0" w:space="0" w:color="auto"/>
            <w:right w:val="none" w:sz="0" w:space="0" w:color="auto"/>
          </w:divBdr>
        </w:div>
        <w:div w:id="301034956">
          <w:marLeft w:val="640"/>
          <w:marRight w:val="0"/>
          <w:marTop w:val="0"/>
          <w:marBottom w:val="0"/>
          <w:divBdr>
            <w:top w:val="none" w:sz="0" w:space="0" w:color="auto"/>
            <w:left w:val="none" w:sz="0" w:space="0" w:color="auto"/>
            <w:bottom w:val="none" w:sz="0" w:space="0" w:color="auto"/>
            <w:right w:val="none" w:sz="0" w:space="0" w:color="auto"/>
          </w:divBdr>
        </w:div>
        <w:div w:id="1474592557">
          <w:marLeft w:val="640"/>
          <w:marRight w:val="0"/>
          <w:marTop w:val="0"/>
          <w:marBottom w:val="0"/>
          <w:divBdr>
            <w:top w:val="none" w:sz="0" w:space="0" w:color="auto"/>
            <w:left w:val="none" w:sz="0" w:space="0" w:color="auto"/>
            <w:bottom w:val="none" w:sz="0" w:space="0" w:color="auto"/>
            <w:right w:val="none" w:sz="0" w:space="0" w:color="auto"/>
          </w:divBdr>
        </w:div>
        <w:div w:id="1662585351">
          <w:marLeft w:val="640"/>
          <w:marRight w:val="0"/>
          <w:marTop w:val="0"/>
          <w:marBottom w:val="0"/>
          <w:divBdr>
            <w:top w:val="none" w:sz="0" w:space="0" w:color="auto"/>
            <w:left w:val="none" w:sz="0" w:space="0" w:color="auto"/>
            <w:bottom w:val="none" w:sz="0" w:space="0" w:color="auto"/>
            <w:right w:val="none" w:sz="0" w:space="0" w:color="auto"/>
          </w:divBdr>
        </w:div>
        <w:div w:id="1973897239">
          <w:marLeft w:val="640"/>
          <w:marRight w:val="0"/>
          <w:marTop w:val="0"/>
          <w:marBottom w:val="0"/>
          <w:divBdr>
            <w:top w:val="none" w:sz="0" w:space="0" w:color="auto"/>
            <w:left w:val="none" w:sz="0" w:space="0" w:color="auto"/>
            <w:bottom w:val="none" w:sz="0" w:space="0" w:color="auto"/>
            <w:right w:val="none" w:sz="0" w:space="0" w:color="auto"/>
          </w:divBdr>
        </w:div>
        <w:div w:id="1903983454">
          <w:marLeft w:val="640"/>
          <w:marRight w:val="0"/>
          <w:marTop w:val="0"/>
          <w:marBottom w:val="0"/>
          <w:divBdr>
            <w:top w:val="none" w:sz="0" w:space="0" w:color="auto"/>
            <w:left w:val="none" w:sz="0" w:space="0" w:color="auto"/>
            <w:bottom w:val="none" w:sz="0" w:space="0" w:color="auto"/>
            <w:right w:val="none" w:sz="0" w:space="0" w:color="auto"/>
          </w:divBdr>
        </w:div>
        <w:div w:id="1814130783">
          <w:marLeft w:val="640"/>
          <w:marRight w:val="0"/>
          <w:marTop w:val="0"/>
          <w:marBottom w:val="0"/>
          <w:divBdr>
            <w:top w:val="none" w:sz="0" w:space="0" w:color="auto"/>
            <w:left w:val="none" w:sz="0" w:space="0" w:color="auto"/>
            <w:bottom w:val="none" w:sz="0" w:space="0" w:color="auto"/>
            <w:right w:val="none" w:sz="0" w:space="0" w:color="auto"/>
          </w:divBdr>
        </w:div>
        <w:div w:id="388069292">
          <w:marLeft w:val="640"/>
          <w:marRight w:val="0"/>
          <w:marTop w:val="0"/>
          <w:marBottom w:val="0"/>
          <w:divBdr>
            <w:top w:val="none" w:sz="0" w:space="0" w:color="auto"/>
            <w:left w:val="none" w:sz="0" w:space="0" w:color="auto"/>
            <w:bottom w:val="none" w:sz="0" w:space="0" w:color="auto"/>
            <w:right w:val="none" w:sz="0" w:space="0" w:color="auto"/>
          </w:divBdr>
        </w:div>
        <w:div w:id="666517798">
          <w:marLeft w:val="640"/>
          <w:marRight w:val="0"/>
          <w:marTop w:val="0"/>
          <w:marBottom w:val="0"/>
          <w:divBdr>
            <w:top w:val="none" w:sz="0" w:space="0" w:color="auto"/>
            <w:left w:val="none" w:sz="0" w:space="0" w:color="auto"/>
            <w:bottom w:val="none" w:sz="0" w:space="0" w:color="auto"/>
            <w:right w:val="none" w:sz="0" w:space="0" w:color="auto"/>
          </w:divBdr>
        </w:div>
        <w:div w:id="1439713937">
          <w:marLeft w:val="640"/>
          <w:marRight w:val="0"/>
          <w:marTop w:val="0"/>
          <w:marBottom w:val="0"/>
          <w:divBdr>
            <w:top w:val="none" w:sz="0" w:space="0" w:color="auto"/>
            <w:left w:val="none" w:sz="0" w:space="0" w:color="auto"/>
            <w:bottom w:val="none" w:sz="0" w:space="0" w:color="auto"/>
            <w:right w:val="none" w:sz="0" w:space="0" w:color="auto"/>
          </w:divBdr>
        </w:div>
        <w:div w:id="1481575416">
          <w:marLeft w:val="640"/>
          <w:marRight w:val="0"/>
          <w:marTop w:val="0"/>
          <w:marBottom w:val="0"/>
          <w:divBdr>
            <w:top w:val="none" w:sz="0" w:space="0" w:color="auto"/>
            <w:left w:val="none" w:sz="0" w:space="0" w:color="auto"/>
            <w:bottom w:val="none" w:sz="0" w:space="0" w:color="auto"/>
            <w:right w:val="none" w:sz="0" w:space="0" w:color="auto"/>
          </w:divBdr>
        </w:div>
        <w:div w:id="2142503700">
          <w:marLeft w:val="640"/>
          <w:marRight w:val="0"/>
          <w:marTop w:val="0"/>
          <w:marBottom w:val="0"/>
          <w:divBdr>
            <w:top w:val="none" w:sz="0" w:space="0" w:color="auto"/>
            <w:left w:val="none" w:sz="0" w:space="0" w:color="auto"/>
            <w:bottom w:val="none" w:sz="0" w:space="0" w:color="auto"/>
            <w:right w:val="none" w:sz="0" w:space="0" w:color="auto"/>
          </w:divBdr>
        </w:div>
        <w:div w:id="1083599272">
          <w:marLeft w:val="640"/>
          <w:marRight w:val="0"/>
          <w:marTop w:val="0"/>
          <w:marBottom w:val="0"/>
          <w:divBdr>
            <w:top w:val="none" w:sz="0" w:space="0" w:color="auto"/>
            <w:left w:val="none" w:sz="0" w:space="0" w:color="auto"/>
            <w:bottom w:val="none" w:sz="0" w:space="0" w:color="auto"/>
            <w:right w:val="none" w:sz="0" w:space="0" w:color="auto"/>
          </w:divBdr>
        </w:div>
        <w:div w:id="636253674">
          <w:marLeft w:val="640"/>
          <w:marRight w:val="0"/>
          <w:marTop w:val="0"/>
          <w:marBottom w:val="0"/>
          <w:divBdr>
            <w:top w:val="none" w:sz="0" w:space="0" w:color="auto"/>
            <w:left w:val="none" w:sz="0" w:space="0" w:color="auto"/>
            <w:bottom w:val="none" w:sz="0" w:space="0" w:color="auto"/>
            <w:right w:val="none" w:sz="0" w:space="0" w:color="auto"/>
          </w:divBdr>
        </w:div>
        <w:div w:id="1994092937">
          <w:marLeft w:val="640"/>
          <w:marRight w:val="0"/>
          <w:marTop w:val="0"/>
          <w:marBottom w:val="0"/>
          <w:divBdr>
            <w:top w:val="none" w:sz="0" w:space="0" w:color="auto"/>
            <w:left w:val="none" w:sz="0" w:space="0" w:color="auto"/>
            <w:bottom w:val="none" w:sz="0" w:space="0" w:color="auto"/>
            <w:right w:val="none" w:sz="0" w:space="0" w:color="auto"/>
          </w:divBdr>
        </w:div>
        <w:div w:id="213931040">
          <w:marLeft w:val="640"/>
          <w:marRight w:val="0"/>
          <w:marTop w:val="0"/>
          <w:marBottom w:val="0"/>
          <w:divBdr>
            <w:top w:val="none" w:sz="0" w:space="0" w:color="auto"/>
            <w:left w:val="none" w:sz="0" w:space="0" w:color="auto"/>
            <w:bottom w:val="none" w:sz="0" w:space="0" w:color="auto"/>
            <w:right w:val="none" w:sz="0" w:space="0" w:color="auto"/>
          </w:divBdr>
        </w:div>
        <w:div w:id="759449650">
          <w:marLeft w:val="640"/>
          <w:marRight w:val="0"/>
          <w:marTop w:val="0"/>
          <w:marBottom w:val="0"/>
          <w:divBdr>
            <w:top w:val="none" w:sz="0" w:space="0" w:color="auto"/>
            <w:left w:val="none" w:sz="0" w:space="0" w:color="auto"/>
            <w:bottom w:val="none" w:sz="0" w:space="0" w:color="auto"/>
            <w:right w:val="none" w:sz="0" w:space="0" w:color="auto"/>
          </w:divBdr>
        </w:div>
        <w:div w:id="1759863786">
          <w:marLeft w:val="640"/>
          <w:marRight w:val="0"/>
          <w:marTop w:val="0"/>
          <w:marBottom w:val="0"/>
          <w:divBdr>
            <w:top w:val="none" w:sz="0" w:space="0" w:color="auto"/>
            <w:left w:val="none" w:sz="0" w:space="0" w:color="auto"/>
            <w:bottom w:val="none" w:sz="0" w:space="0" w:color="auto"/>
            <w:right w:val="none" w:sz="0" w:space="0" w:color="auto"/>
          </w:divBdr>
        </w:div>
        <w:div w:id="4678799">
          <w:marLeft w:val="640"/>
          <w:marRight w:val="0"/>
          <w:marTop w:val="0"/>
          <w:marBottom w:val="0"/>
          <w:divBdr>
            <w:top w:val="none" w:sz="0" w:space="0" w:color="auto"/>
            <w:left w:val="none" w:sz="0" w:space="0" w:color="auto"/>
            <w:bottom w:val="none" w:sz="0" w:space="0" w:color="auto"/>
            <w:right w:val="none" w:sz="0" w:space="0" w:color="auto"/>
          </w:divBdr>
        </w:div>
        <w:div w:id="73014994">
          <w:marLeft w:val="640"/>
          <w:marRight w:val="0"/>
          <w:marTop w:val="0"/>
          <w:marBottom w:val="0"/>
          <w:divBdr>
            <w:top w:val="none" w:sz="0" w:space="0" w:color="auto"/>
            <w:left w:val="none" w:sz="0" w:space="0" w:color="auto"/>
            <w:bottom w:val="none" w:sz="0" w:space="0" w:color="auto"/>
            <w:right w:val="none" w:sz="0" w:space="0" w:color="auto"/>
          </w:divBdr>
        </w:div>
      </w:divsChild>
    </w:div>
    <w:div w:id="458912008">
      <w:bodyDiv w:val="1"/>
      <w:marLeft w:val="0"/>
      <w:marRight w:val="0"/>
      <w:marTop w:val="0"/>
      <w:marBottom w:val="0"/>
      <w:divBdr>
        <w:top w:val="none" w:sz="0" w:space="0" w:color="auto"/>
        <w:left w:val="none" w:sz="0" w:space="0" w:color="auto"/>
        <w:bottom w:val="none" w:sz="0" w:space="0" w:color="auto"/>
        <w:right w:val="none" w:sz="0" w:space="0" w:color="auto"/>
      </w:divBdr>
      <w:divsChild>
        <w:div w:id="892546357">
          <w:marLeft w:val="640"/>
          <w:marRight w:val="0"/>
          <w:marTop w:val="0"/>
          <w:marBottom w:val="0"/>
          <w:divBdr>
            <w:top w:val="none" w:sz="0" w:space="0" w:color="auto"/>
            <w:left w:val="none" w:sz="0" w:space="0" w:color="auto"/>
            <w:bottom w:val="none" w:sz="0" w:space="0" w:color="auto"/>
            <w:right w:val="none" w:sz="0" w:space="0" w:color="auto"/>
          </w:divBdr>
        </w:div>
        <w:div w:id="1212616660">
          <w:marLeft w:val="640"/>
          <w:marRight w:val="0"/>
          <w:marTop w:val="0"/>
          <w:marBottom w:val="0"/>
          <w:divBdr>
            <w:top w:val="none" w:sz="0" w:space="0" w:color="auto"/>
            <w:left w:val="none" w:sz="0" w:space="0" w:color="auto"/>
            <w:bottom w:val="none" w:sz="0" w:space="0" w:color="auto"/>
            <w:right w:val="none" w:sz="0" w:space="0" w:color="auto"/>
          </w:divBdr>
        </w:div>
        <w:div w:id="823358125">
          <w:marLeft w:val="640"/>
          <w:marRight w:val="0"/>
          <w:marTop w:val="0"/>
          <w:marBottom w:val="0"/>
          <w:divBdr>
            <w:top w:val="none" w:sz="0" w:space="0" w:color="auto"/>
            <w:left w:val="none" w:sz="0" w:space="0" w:color="auto"/>
            <w:bottom w:val="none" w:sz="0" w:space="0" w:color="auto"/>
            <w:right w:val="none" w:sz="0" w:space="0" w:color="auto"/>
          </w:divBdr>
        </w:div>
        <w:div w:id="905333565">
          <w:marLeft w:val="640"/>
          <w:marRight w:val="0"/>
          <w:marTop w:val="0"/>
          <w:marBottom w:val="0"/>
          <w:divBdr>
            <w:top w:val="none" w:sz="0" w:space="0" w:color="auto"/>
            <w:left w:val="none" w:sz="0" w:space="0" w:color="auto"/>
            <w:bottom w:val="none" w:sz="0" w:space="0" w:color="auto"/>
            <w:right w:val="none" w:sz="0" w:space="0" w:color="auto"/>
          </w:divBdr>
        </w:div>
        <w:div w:id="1291933009">
          <w:marLeft w:val="640"/>
          <w:marRight w:val="0"/>
          <w:marTop w:val="0"/>
          <w:marBottom w:val="0"/>
          <w:divBdr>
            <w:top w:val="none" w:sz="0" w:space="0" w:color="auto"/>
            <w:left w:val="none" w:sz="0" w:space="0" w:color="auto"/>
            <w:bottom w:val="none" w:sz="0" w:space="0" w:color="auto"/>
            <w:right w:val="none" w:sz="0" w:space="0" w:color="auto"/>
          </w:divBdr>
        </w:div>
        <w:div w:id="556167157">
          <w:marLeft w:val="640"/>
          <w:marRight w:val="0"/>
          <w:marTop w:val="0"/>
          <w:marBottom w:val="0"/>
          <w:divBdr>
            <w:top w:val="none" w:sz="0" w:space="0" w:color="auto"/>
            <w:left w:val="none" w:sz="0" w:space="0" w:color="auto"/>
            <w:bottom w:val="none" w:sz="0" w:space="0" w:color="auto"/>
            <w:right w:val="none" w:sz="0" w:space="0" w:color="auto"/>
          </w:divBdr>
        </w:div>
        <w:div w:id="1053121846">
          <w:marLeft w:val="640"/>
          <w:marRight w:val="0"/>
          <w:marTop w:val="0"/>
          <w:marBottom w:val="0"/>
          <w:divBdr>
            <w:top w:val="none" w:sz="0" w:space="0" w:color="auto"/>
            <w:left w:val="none" w:sz="0" w:space="0" w:color="auto"/>
            <w:bottom w:val="none" w:sz="0" w:space="0" w:color="auto"/>
            <w:right w:val="none" w:sz="0" w:space="0" w:color="auto"/>
          </w:divBdr>
        </w:div>
        <w:div w:id="301082222">
          <w:marLeft w:val="640"/>
          <w:marRight w:val="0"/>
          <w:marTop w:val="0"/>
          <w:marBottom w:val="0"/>
          <w:divBdr>
            <w:top w:val="none" w:sz="0" w:space="0" w:color="auto"/>
            <w:left w:val="none" w:sz="0" w:space="0" w:color="auto"/>
            <w:bottom w:val="none" w:sz="0" w:space="0" w:color="auto"/>
            <w:right w:val="none" w:sz="0" w:space="0" w:color="auto"/>
          </w:divBdr>
        </w:div>
        <w:div w:id="246229809">
          <w:marLeft w:val="640"/>
          <w:marRight w:val="0"/>
          <w:marTop w:val="0"/>
          <w:marBottom w:val="0"/>
          <w:divBdr>
            <w:top w:val="none" w:sz="0" w:space="0" w:color="auto"/>
            <w:left w:val="none" w:sz="0" w:space="0" w:color="auto"/>
            <w:bottom w:val="none" w:sz="0" w:space="0" w:color="auto"/>
            <w:right w:val="none" w:sz="0" w:space="0" w:color="auto"/>
          </w:divBdr>
        </w:div>
        <w:div w:id="1352343400">
          <w:marLeft w:val="640"/>
          <w:marRight w:val="0"/>
          <w:marTop w:val="0"/>
          <w:marBottom w:val="0"/>
          <w:divBdr>
            <w:top w:val="none" w:sz="0" w:space="0" w:color="auto"/>
            <w:left w:val="none" w:sz="0" w:space="0" w:color="auto"/>
            <w:bottom w:val="none" w:sz="0" w:space="0" w:color="auto"/>
            <w:right w:val="none" w:sz="0" w:space="0" w:color="auto"/>
          </w:divBdr>
        </w:div>
        <w:div w:id="1001541060">
          <w:marLeft w:val="640"/>
          <w:marRight w:val="0"/>
          <w:marTop w:val="0"/>
          <w:marBottom w:val="0"/>
          <w:divBdr>
            <w:top w:val="none" w:sz="0" w:space="0" w:color="auto"/>
            <w:left w:val="none" w:sz="0" w:space="0" w:color="auto"/>
            <w:bottom w:val="none" w:sz="0" w:space="0" w:color="auto"/>
            <w:right w:val="none" w:sz="0" w:space="0" w:color="auto"/>
          </w:divBdr>
        </w:div>
        <w:div w:id="2080666332">
          <w:marLeft w:val="640"/>
          <w:marRight w:val="0"/>
          <w:marTop w:val="0"/>
          <w:marBottom w:val="0"/>
          <w:divBdr>
            <w:top w:val="none" w:sz="0" w:space="0" w:color="auto"/>
            <w:left w:val="none" w:sz="0" w:space="0" w:color="auto"/>
            <w:bottom w:val="none" w:sz="0" w:space="0" w:color="auto"/>
            <w:right w:val="none" w:sz="0" w:space="0" w:color="auto"/>
          </w:divBdr>
        </w:div>
        <w:div w:id="761683995">
          <w:marLeft w:val="640"/>
          <w:marRight w:val="0"/>
          <w:marTop w:val="0"/>
          <w:marBottom w:val="0"/>
          <w:divBdr>
            <w:top w:val="none" w:sz="0" w:space="0" w:color="auto"/>
            <w:left w:val="none" w:sz="0" w:space="0" w:color="auto"/>
            <w:bottom w:val="none" w:sz="0" w:space="0" w:color="auto"/>
            <w:right w:val="none" w:sz="0" w:space="0" w:color="auto"/>
          </w:divBdr>
        </w:div>
        <w:div w:id="739985866">
          <w:marLeft w:val="640"/>
          <w:marRight w:val="0"/>
          <w:marTop w:val="0"/>
          <w:marBottom w:val="0"/>
          <w:divBdr>
            <w:top w:val="none" w:sz="0" w:space="0" w:color="auto"/>
            <w:left w:val="none" w:sz="0" w:space="0" w:color="auto"/>
            <w:bottom w:val="none" w:sz="0" w:space="0" w:color="auto"/>
            <w:right w:val="none" w:sz="0" w:space="0" w:color="auto"/>
          </w:divBdr>
        </w:div>
        <w:div w:id="1246766058">
          <w:marLeft w:val="640"/>
          <w:marRight w:val="0"/>
          <w:marTop w:val="0"/>
          <w:marBottom w:val="0"/>
          <w:divBdr>
            <w:top w:val="none" w:sz="0" w:space="0" w:color="auto"/>
            <w:left w:val="none" w:sz="0" w:space="0" w:color="auto"/>
            <w:bottom w:val="none" w:sz="0" w:space="0" w:color="auto"/>
            <w:right w:val="none" w:sz="0" w:space="0" w:color="auto"/>
          </w:divBdr>
        </w:div>
        <w:div w:id="560211322">
          <w:marLeft w:val="640"/>
          <w:marRight w:val="0"/>
          <w:marTop w:val="0"/>
          <w:marBottom w:val="0"/>
          <w:divBdr>
            <w:top w:val="none" w:sz="0" w:space="0" w:color="auto"/>
            <w:left w:val="none" w:sz="0" w:space="0" w:color="auto"/>
            <w:bottom w:val="none" w:sz="0" w:space="0" w:color="auto"/>
            <w:right w:val="none" w:sz="0" w:space="0" w:color="auto"/>
          </w:divBdr>
        </w:div>
        <w:div w:id="877819429">
          <w:marLeft w:val="640"/>
          <w:marRight w:val="0"/>
          <w:marTop w:val="0"/>
          <w:marBottom w:val="0"/>
          <w:divBdr>
            <w:top w:val="none" w:sz="0" w:space="0" w:color="auto"/>
            <w:left w:val="none" w:sz="0" w:space="0" w:color="auto"/>
            <w:bottom w:val="none" w:sz="0" w:space="0" w:color="auto"/>
            <w:right w:val="none" w:sz="0" w:space="0" w:color="auto"/>
          </w:divBdr>
        </w:div>
        <w:div w:id="1046373364">
          <w:marLeft w:val="640"/>
          <w:marRight w:val="0"/>
          <w:marTop w:val="0"/>
          <w:marBottom w:val="0"/>
          <w:divBdr>
            <w:top w:val="none" w:sz="0" w:space="0" w:color="auto"/>
            <w:left w:val="none" w:sz="0" w:space="0" w:color="auto"/>
            <w:bottom w:val="none" w:sz="0" w:space="0" w:color="auto"/>
            <w:right w:val="none" w:sz="0" w:space="0" w:color="auto"/>
          </w:divBdr>
        </w:div>
        <w:div w:id="1302921320">
          <w:marLeft w:val="640"/>
          <w:marRight w:val="0"/>
          <w:marTop w:val="0"/>
          <w:marBottom w:val="0"/>
          <w:divBdr>
            <w:top w:val="none" w:sz="0" w:space="0" w:color="auto"/>
            <w:left w:val="none" w:sz="0" w:space="0" w:color="auto"/>
            <w:bottom w:val="none" w:sz="0" w:space="0" w:color="auto"/>
            <w:right w:val="none" w:sz="0" w:space="0" w:color="auto"/>
          </w:divBdr>
        </w:div>
        <w:div w:id="15547566">
          <w:marLeft w:val="640"/>
          <w:marRight w:val="0"/>
          <w:marTop w:val="0"/>
          <w:marBottom w:val="0"/>
          <w:divBdr>
            <w:top w:val="none" w:sz="0" w:space="0" w:color="auto"/>
            <w:left w:val="none" w:sz="0" w:space="0" w:color="auto"/>
            <w:bottom w:val="none" w:sz="0" w:space="0" w:color="auto"/>
            <w:right w:val="none" w:sz="0" w:space="0" w:color="auto"/>
          </w:divBdr>
        </w:div>
        <w:div w:id="1140656358">
          <w:marLeft w:val="640"/>
          <w:marRight w:val="0"/>
          <w:marTop w:val="0"/>
          <w:marBottom w:val="0"/>
          <w:divBdr>
            <w:top w:val="none" w:sz="0" w:space="0" w:color="auto"/>
            <w:left w:val="none" w:sz="0" w:space="0" w:color="auto"/>
            <w:bottom w:val="none" w:sz="0" w:space="0" w:color="auto"/>
            <w:right w:val="none" w:sz="0" w:space="0" w:color="auto"/>
          </w:divBdr>
        </w:div>
        <w:div w:id="1072239770">
          <w:marLeft w:val="640"/>
          <w:marRight w:val="0"/>
          <w:marTop w:val="0"/>
          <w:marBottom w:val="0"/>
          <w:divBdr>
            <w:top w:val="none" w:sz="0" w:space="0" w:color="auto"/>
            <w:left w:val="none" w:sz="0" w:space="0" w:color="auto"/>
            <w:bottom w:val="none" w:sz="0" w:space="0" w:color="auto"/>
            <w:right w:val="none" w:sz="0" w:space="0" w:color="auto"/>
          </w:divBdr>
        </w:div>
        <w:div w:id="1058741771">
          <w:marLeft w:val="640"/>
          <w:marRight w:val="0"/>
          <w:marTop w:val="0"/>
          <w:marBottom w:val="0"/>
          <w:divBdr>
            <w:top w:val="none" w:sz="0" w:space="0" w:color="auto"/>
            <w:left w:val="none" w:sz="0" w:space="0" w:color="auto"/>
            <w:bottom w:val="none" w:sz="0" w:space="0" w:color="auto"/>
            <w:right w:val="none" w:sz="0" w:space="0" w:color="auto"/>
          </w:divBdr>
        </w:div>
        <w:div w:id="952325331">
          <w:marLeft w:val="640"/>
          <w:marRight w:val="0"/>
          <w:marTop w:val="0"/>
          <w:marBottom w:val="0"/>
          <w:divBdr>
            <w:top w:val="none" w:sz="0" w:space="0" w:color="auto"/>
            <w:left w:val="none" w:sz="0" w:space="0" w:color="auto"/>
            <w:bottom w:val="none" w:sz="0" w:space="0" w:color="auto"/>
            <w:right w:val="none" w:sz="0" w:space="0" w:color="auto"/>
          </w:divBdr>
        </w:div>
        <w:div w:id="1487936530">
          <w:marLeft w:val="640"/>
          <w:marRight w:val="0"/>
          <w:marTop w:val="0"/>
          <w:marBottom w:val="0"/>
          <w:divBdr>
            <w:top w:val="none" w:sz="0" w:space="0" w:color="auto"/>
            <w:left w:val="none" w:sz="0" w:space="0" w:color="auto"/>
            <w:bottom w:val="none" w:sz="0" w:space="0" w:color="auto"/>
            <w:right w:val="none" w:sz="0" w:space="0" w:color="auto"/>
          </w:divBdr>
        </w:div>
        <w:div w:id="1403874667">
          <w:marLeft w:val="640"/>
          <w:marRight w:val="0"/>
          <w:marTop w:val="0"/>
          <w:marBottom w:val="0"/>
          <w:divBdr>
            <w:top w:val="none" w:sz="0" w:space="0" w:color="auto"/>
            <w:left w:val="none" w:sz="0" w:space="0" w:color="auto"/>
            <w:bottom w:val="none" w:sz="0" w:space="0" w:color="auto"/>
            <w:right w:val="none" w:sz="0" w:space="0" w:color="auto"/>
          </w:divBdr>
        </w:div>
        <w:div w:id="912471405">
          <w:marLeft w:val="640"/>
          <w:marRight w:val="0"/>
          <w:marTop w:val="0"/>
          <w:marBottom w:val="0"/>
          <w:divBdr>
            <w:top w:val="none" w:sz="0" w:space="0" w:color="auto"/>
            <w:left w:val="none" w:sz="0" w:space="0" w:color="auto"/>
            <w:bottom w:val="none" w:sz="0" w:space="0" w:color="auto"/>
            <w:right w:val="none" w:sz="0" w:space="0" w:color="auto"/>
          </w:divBdr>
        </w:div>
        <w:div w:id="154298366">
          <w:marLeft w:val="640"/>
          <w:marRight w:val="0"/>
          <w:marTop w:val="0"/>
          <w:marBottom w:val="0"/>
          <w:divBdr>
            <w:top w:val="none" w:sz="0" w:space="0" w:color="auto"/>
            <w:left w:val="none" w:sz="0" w:space="0" w:color="auto"/>
            <w:bottom w:val="none" w:sz="0" w:space="0" w:color="auto"/>
            <w:right w:val="none" w:sz="0" w:space="0" w:color="auto"/>
          </w:divBdr>
        </w:div>
        <w:div w:id="798454309">
          <w:marLeft w:val="640"/>
          <w:marRight w:val="0"/>
          <w:marTop w:val="0"/>
          <w:marBottom w:val="0"/>
          <w:divBdr>
            <w:top w:val="none" w:sz="0" w:space="0" w:color="auto"/>
            <w:left w:val="none" w:sz="0" w:space="0" w:color="auto"/>
            <w:bottom w:val="none" w:sz="0" w:space="0" w:color="auto"/>
            <w:right w:val="none" w:sz="0" w:space="0" w:color="auto"/>
          </w:divBdr>
        </w:div>
        <w:div w:id="443111506">
          <w:marLeft w:val="640"/>
          <w:marRight w:val="0"/>
          <w:marTop w:val="0"/>
          <w:marBottom w:val="0"/>
          <w:divBdr>
            <w:top w:val="none" w:sz="0" w:space="0" w:color="auto"/>
            <w:left w:val="none" w:sz="0" w:space="0" w:color="auto"/>
            <w:bottom w:val="none" w:sz="0" w:space="0" w:color="auto"/>
            <w:right w:val="none" w:sz="0" w:space="0" w:color="auto"/>
          </w:divBdr>
        </w:div>
        <w:div w:id="1522621313">
          <w:marLeft w:val="640"/>
          <w:marRight w:val="0"/>
          <w:marTop w:val="0"/>
          <w:marBottom w:val="0"/>
          <w:divBdr>
            <w:top w:val="none" w:sz="0" w:space="0" w:color="auto"/>
            <w:left w:val="none" w:sz="0" w:space="0" w:color="auto"/>
            <w:bottom w:val="none" w:sz="0" w:space="0" w:color="auto"/>
            <w:right w:val="none" w:sz="0" w:space="0" w:color="auto"/>
          </w:divBdr>
        </w:div>
        <w:div w:id="376046609">
          <w:marLeft w:val="640"/>
          <w:marRight w:val="0"/>
          <w:marTop w:val="0"/>
          <w:marBottom w:val="0"/>
          <w:divBdr>
            <w:top w:val="none" w:sz="0" w:space="0" w:color="auto"/>
            <w:left w:val="none" w:sz="0" w:space="0" w:color="auto"/>
            <w:bottom w:val="none" w:sz="0" w:space="0" w:color="auto"/>
            <w:right w:val="none" w:sz="0" w:space="0" w:color="auto"/>
          </w:divBdr>
        </w:div>
        <w:div w:id="86048976">
          <w:marLeft w:val="640"/>
          <w:marRight w:val="0"/>
          <w:marTop w:val="0"/>
          <w:marBottom w:val="0"/>
          <w:divBdr>
            <w:top w:val="none" w:sz="0" w:space="0" w:color="auto"/>
            <w:left w:val="none" w:sz="0" w:space="0" w:color="auto"/>
            <w:bottom w:val="none" w:sz="0" w:space="0" w:color="auto"/>
            <w:right w:val="none" w:sz="0" w:space="0" w:color="auto"/>
          </w:divBdr>
        </w:div>
        <w:div w:id="29038754">
          <w:marLeft w:val="640"/>
          <w:marRight w:val="0"/>
          <w:marTop w:val="0"/>
          <w:marBottom w:val="0"/>
          <w:divBdr>
            <w:top w:val="none" w:sz="0" w:space="0" w:color="auto"/>
            <w:left w:val="none" w:sz="0" w:space="0" w:color="auto"/>
            <w:bottom w:val="none" w:sz="0" w:space="0" w:color="auto"/>
            <w:right w:val="none" w:sz="0" w:space="0" w:color="auto"/>
          </w:divBdr>
        </w:div>
        <w:div w:id="237055990">
          <w:marLeft w:val="640"/>
          <w:marRight w:val="0"/>
          <w:marTop w:val="0"/>
          <w:marBottom w:val="0"/>
          <w:divBdr>
            <w:top w:val="none" w:sz="0" w:space="0" w:color="auto"/>
            <w:left w:val="none" w:sz="0" w:space="0" w:color="auto"/>
            <w:bottom w:val="none" w:sz="0" w:space="0" w:color="auto"/>
            <w:right w:val="none" w:sz="0" w:space="0" w:color="auto"/>
          </w:divBdr>
        </w:div>
        <w:div w:id="882986937">
          <w:marLeft w:val="640"/>
          <w:marRight w:val="0"/>
          <w:marTop w:val="0"/>
          <w:marBottom w:val="0"/>
          <w:divBdr>
            <w:top w:val="none" w:sz="0" w:space="0" w:color="auto"/>
            <w:left w:val="none" w:sz="0" w:space="0" w:color="auto"/>
            <w:bottom w:val="none" w:sz="0" w:space="0" w:color="auto"/>
            <w:right w:val="none" w:sz="0" w:space="0" w:color="auto"/>
          </w:divBdr>
        </w:div>
        <w:div w:id="481238593">
          <w:marLeft w:val="640"/>
          <w:marRight w:val="0"/>
          <w:marTop w:val="0"/>
          <w:marBottom w:val="0"/>
          <w:divBdr>
            <w:top w:val="none" w:sz="0" w:space="0" w:color="auto"/>
            <w:left w:val="none" w:sz="0" w:space="0" w:color="auto"/>
            <w:bottom w:val="none" w:sz="0" w:space="0" w:color="auto"/>
            <w:right w:val="none" w:sz="0" w:space="0" w:color="auto"/>
          </w:divBdr>
        </w:div>
        <w:div w:id="1010107322">
          <w:marLeft w:val="640"/>
          <w:marRight w:val="0"/>
          <w:marTop w:val="0"/>
          <w:marBottom w:val="0"/>
          <w:divBdr>
            <w:top w:val="none" w:sz="0" w:space="0" w:color="auto"/>
            <w:left w:val="none" w:sz="0" w:space="0" w:color="auto"/>
            <w:bottom w:val="none" w:sz="0" w:space="0" w:color="auto"/>
            <w:right w:val="none" w:sz="0" w:space="0" w:color="auto"/>
          </w:divBdr>
        </w:div>
        <w:div w:id="1915512005">
          <w:marLeft w:val="640"/>
          <w:marRight w:val="0"/>
          <w:marTop w:val="0"/>
          <w:marBottom w:val="0"/>
          <w:divBdr>
            <w:top w:val="none" w:sz="0" w:space="0" w:color="auto"/>
            <w:left w:val="none" w:sz="0" w:space="0" w:color="auto"/>
            <w:bottom w:val="none" w:sz="0" w:space="0" w:color="auto"/>
            <w:right w:val="none" w:sz="0" w:space="0" w:color="auto"/>
          </w:divBdr>
        </w:div>
        <w:div w:id="456339267">
          <w:marLeft w:val="640"/>
          <w:marRight w:val="0"/>
          <w:marTop w:val="0"/>
          <w:marBottom w:val="0"/>
          <w:divBdr>
            <w:top w:val="none" w:sz="0" w:space="0" w:color="auto"/>
            <w:left w:val="none" w:sz="0" w:space="0" w:color="auto"/>
            <w:bottom w:val="none" w:sz="0" w:space="0" w:color="auto"/>
            <w:right w:val="none" w:sz="0" w:space="0" w:color="auto"/>
          </w:divBdr>
        </w:div>
        <w:div w:id="126629446">
          <w:marLeft w:val="640"/>
          <w:marRight w:val="0"/>
          <w:marTop w:val="0"/>
          <w:marBottom w:val="0"/>
          <w:divBdr>
            <w:top w:val="none" w:sz="0" w:space="0" w:color="auto"/>
            <w:left w:val="none" w:sz="0" w:space="0" w:color="auto"/>
            <w:bottom w:val="none" w:sz="0" w:space="0" w:color="auto"/>
            <w:right w:val="none" w:sz="0" w:space="0" w:color="auto"/>
          </w:divBdr>
        </w:div>
        <w:div w:id="2047679267">
          <w:marLeft w:val="640"/>
          <w:marRight w:val="0"/>
          <w:marTop w:val="0"/>
          <w:marBottom w:val="0"/>
          <w:divBdr>
            <w:top w:val="none" w:sz="0" w:space="0" w:color="auto"/>
            <w:left w:val="none" w:sz="0" w:space="0" w:color="auto"/>
            <w:bottom w:val="none" w:sz="0" w:space="0" w:color="auto"/>
            <w:right w:val="none" w:sz="0" w:space="0" w:color="auto"/>
          </w:divBdr>
        </w:div>
        <w:div w:id="1356074032">
          <w:marLeft w:val="640"/>
          <w:marRight w:val="0"/>
          <w:marTop w:val="0"/>
          <w:marBottom w:val="0"/>
          <w:divBdr>
            <w:top w:val="none" w:sz="0" w:space="0" w:color="auto"/>
            <w:left w:val="none" w:sz="0" w:space="0" w:color="auto"/>
            <w:bottom w:val="none" w:sz="0" w:space="0" w:color="auto"/>
            <w:right w:val="none" w:sz="0" w:space="0" w:color="auto"/>
          </w:divBdr>
        </w:div>
        <w:div w:id="728267361">
          <w:marLeft w:val="640"/>
          <w:marRight w:val="0"/>
          <w:marTop w:val="0"/>
          <w:marBottom w:val="0"/>
          <w:divBdr>
            <w:top w:val="none" w:sz="0" w:space="0" w:color="auto"/>
            <w:left w:val="none" w:sz="0" w:space="0" w:color="auto"/>
            <w:bottom w:val="none" w:sz="0" w:space="0" w:color="auto"/>
            <w:right w:val="none" w:sz="0" w:space="0" w:color="auto"/>
          </w:divBdr>
        </w:div>
        <w:div w:id="108865267">
          <w:marLeft w:val="640"/>
          <w:marRight w:val="0"/>
          <w:marTop w:val="0"/>
          <w:marBottom w:val="0"/>
          <w:divBdr>
            <w:top w:val="none" w:sz="0" w:space="0" w:color="auto"/>
            <w:left w:val="none" w:sz="0" w:space="0" w:color="auto"/>
            <w:bottom w:val="none" w:sz="0" w:space="0" w:color="auto"/>
            <w:right w:val="none" w:sz="0" w:space="0" w:color="auto"/>
          </w:divBdr>
        </w:div>
        <w:div w:id="554775304">
          <w:marLeft w:val="640"/>
          <w:marRight w:val="0"/>
          <w:marTop w:val="0"/>
          <w:marBottom w:val="0"/>
          <w:divBdr>
            <w:top w:val="none" w:sz="0" w:space="0" w:color="auto"/>
            <w:left w:val="none" w:sz="0" w:space="0" w:color="auto"/>
            <w:bottom w:val="none" w:sz="0" w:space="0" w:color="auto"/>
            <w:right w:val="none" w:sz="0" w:space="0" w:color="auto"/>
          </w:divBdr>
        </w:div>
        <w:div w:id="436364350">
          <w:marLeft w:val="640"/>
          <w:marRight w:val="0"/>
          <w:marTop w:val="0"/>
          <w:marBottom w:val="0"/>
          <w:divBdr>
            <w:top w:val="none" w:sz="0" w:space="0" w:color="auto"/>
            <w:left w:val="none" w:sz="0" w:space="0" w:color="auto"/>
            <w:bottom w:val="none" w:sz="0" w:space="0" w:color="auto"/>
            <w:right w:val="none" w:sz="0" w:space="0" w:color="auto"/>
          </w:divBdr>
        </w:div>
        <w:div w:id="1216504973">
          <w:marLeft w:val="640"/>
          <w:marRight w:val="0"/>
          <w:marTop w:val="0"/>
          <w:marBottom w:val="0"/>
          <w:divBdr>
            <w:top w:val="none" w:sz="0" w:space="0" w:color="auto"/>
            <w:left w:val="none" w:sz="0" w:space="0" w:color="auto"/>
            <w:bottom w:val="none" w:sz="0" w:space="0" w:color="auto"/>
            <w:right w:val="none" w:sz="0" w:space="0" w:color="auto"/>
          </w:divBdr>
        </w:div>
        <w:div w:id="587038643">
          <w:marLeft w:val="640"/>
          <w:marRight w:val="0"/>
          <w:marTop w:val="0"/>
          <w:marBottom w:val="0"/>
          <w:divBdr>
            <w:top w:val="none" w:sz="0" w:space="0" w:color="auto"/>
            <w:left w:val="none" w:sz="0" w:space="0" w:color="auto"/>
            <w:bottom w:val="none" w:sz="0" w:space="0" w:color="auto"/>
            <w:right w:val="none" w:sz="0" w:space="0" w:color="auto"/>
          </w:divBdr>
        </w:div>
        <w:div w:id="852455452">
          <w:marLeft w:val="640"/>
          <w:marRight w:val="0"/>
          <w:marTop w:val="0"/>
          <w:marBottom w:val="0"/>
          <w:divBdr>
            <w:top w:val="none" w:sz="0" w:space="0" w:color="auto"/>
            <w:left w:val="none" w:sz="0" w:space="0" w:color="auto"/>
            <w:bottom w:val="none" w:sz="0" w:space="0" w:color="auto"/>
            <w:right w:val="none" w:sz="0" w:space="0" w:color="auto"/>
          </w:divBdr>
        </w:div>
        <w:div w:id="56099832">
          <w:marLeft w:val="640"/>
          <w:marRight w:val="0"/>
          <w:marTop w:val="0"/>
          <w:marBottom w:val="0"/>
          <w:divBdr>
            <w:top w:val="none" w:sz="0" w:space="0" w:color="auto"/>
            <w:left w:val="none" w:sz="0" w:space="0" w:color="auto"/>
            <w:bottom w:val="none" w:sz="0" w:space="0" w:color="auto"/>
            <w:right w:val="none" w:sz="0" w:space="0" w:color="auto"/>
          </w:divBdr>
        </w:div>
        <w:div w:id="338898782">
          <w:marLeft w:val="640"/>
          <w:marRight w:val="0"/>
          <w:marTop w:val="0"/>
          <w:marBottom w:val="0"/>
          <w:divBdr>
            <w:top w:val="none" w:sz="0" w:space="0" w:color="auto"/>
            <w:left w:val="none" w:sz="0" w:space="0" w:color="auto"/>
            <w:bottom w:val="none" w:sz="0" w:space="0" w:color="auto"/>
            <w:right w:val="none" w:sz="0" w:space="0" w:color="auto"/>
          </w:divBdr>
        </w:div>
        <w:div w:id="1241594771">
          <w:marLeft w:val="640"/>
          <w:marRight w:val="0"/>
          <w:marTop w:val="0"/>
          <w:marBottom w:val="0"/>
          <w:divBdr>
            <w:top w:val="none" w:sz="0" w:space="0" w:color="auto"/>
            <w:left w:val="none" w:sz="0" w:space="0" w:color="auto"/>
            <w:bottom w:val="none" w:sz="0" w:space="0" w:color="auto"/>
            <w:right w:val="none" w:sz="0" w:space="0" w:color="auto"/>
          </w:divBdr>
        </w:div>
        <w:div w:id="634330637">
          <w:marLeft w:val="640"/>
          <w:marRight w:val="0"/>
          <w:marTop w:val="0"/>
          <w:marBottom w:val="0"/>
          <w:divBdr>
            <w:top w:val="none" w:sz="0" w:space="0" w:color="auto"/>
            <w:left w:val="none" w:sz="0" w:space="0" w:color="auto"/>
            <w:bottom w:val="none" w:sz="0" w:space="0" w:color="auto"/>
            <w:right w:val="none" w:sz="0" w:space="0" w:color="auto"/>
          </w:divBdr>
        </w:div>
        <w:div w:id="106586678">
          <w:marLeft w:val="640"/>
          <w:marRight w:val="0"/>
          <w:marTop w:val="0"/>
          <w:marBottom w:val="0"/>
          <w:divBdr>
            <w:top w:val="none" w:sz="0" w:space="0" w:color="auto"/>
            <w:left w:val="none" w:sz="0" w:space="0" w:color="auto"/>
            <w:bottom w:val="none" w:sz="0" w:space="0" w:color="auto"/>
            <w:right w:val="none" w:sz="0" w:space="0" w:color="auto"/>
          </w:divBdr>
        </w:div>
        <w:div w:id="1362627225">
          <w:marLeft w:val="640"/>
          <w:marRight w:val="0"/>
          <w:marTop w:val="0"/>
          <w:marBottom w:val="0"/>
          <w:divBdr>
            <w:top w:val="none" w:sz="0" w:space="0" w:color="auto"/>
            <w:left w:val="none" w:sz="0" w:space="0" w:color="auto"/>
            <w:bottom w:val="none" w:sz="0" w:space="0" w:color="auto"/>
            <w:right w:val="none" w:sz="0" w:space="0" w:color="auto"/>
          </w:divBdr>
        </w:div>
        <w:div w:id="1177188946">
          <w:marLeft w:val="640"/>
          <w:marRight w:val="0"/>
          <w:marTop w:val="0"/>
          <w:marBottom w:val="0"/>
          <w:divBdr>
            <w:top w:val="none" w:sz="0" w:space="0" w:color="auto"/>
            <w:left w:val="none" w:sz="0" w:space="0" w:color="auto"/>
            <w:bottom w:val="none" w:sz="0" w:space="0" w:color="auto"/>
            <w:right w:val="none" w:sz="0" w:space="0" w:color="auto"/>
          </w:divBdr>
        </w:div>
        <w:div w:id="1479347460">
          <w:marLeft w:val="640"/>
          <w:marRight w:val="0"/>
          <w:marTop w:val="0"/>
          <w:marBottom w:val="0"/>
          <w:divBdr>
            <w:top w:val="none" w:sz="0" w:space="0" w:color="auto"/>
            <w:left w:val="none" w:sz="0" w:space="0" w:color="auto"/>
            <w:bottom w:val="none" w:sz="0" w:space="0" w:color="auto"/>
            <w:right w:val="none" w:sz="0" w:space="0" w:color="auto"/>
          </w:divBdr>
        </w:div>
        <w:div w:id="745226543">
          <w:marLeft w:val="640"/>
          <w:marRight w:val="0"/>
          <w:marTop w:val="0"/>
          <w:marBottom w:val="0"/>
          <w:divBdr>
            <w:top w:val="none" w:sz="0" w:space="0" w:color="auto"/>
            <w:left w:val="none" w:sz="0" w:space="0" w:color="auto"/>
            <w:bottom w:val="none" w:sz="0" w:space="0" w:color="auto"/>
            <w:right w:val="none" w:sz="0" w:space="0" w:color="auto"/>
          </w:divBdr>
        </w:div>
        <w:div w:id="1325890956">
          <w:marLeft w:val="640"/>
          <w:marRight w:val="0"/>
          <w:marTop w:val="0"/>
          <w:marBottom w:val="0"/>
          <w:divBdr>
            <w:top w:val="none" w:sz="0" w:space="0" w:color="auto"/>
            <w:left w:val="none" w:sz="0" w:space="0" w:color="auto"/>
            <w:bottom w:val="none" w:sz="0" w:space="0" w:color="auto"/>
            <w:right w:val="none" w:sz="0" w:space="0" w:color="auto"/>
          </w:divBdr>
        </w:div>
        <w:div w:id="599069600">
          <w:marLeft w:val="640"/>
          <w:marRight w:val="0"/>
          <w:marTop w:val="0"/>
          <w:marBottom w:val="0"/>
          <w:divBdr>
            <w:top w:val="none" w:sz="0" w:space="0" w:color="auto"/>
            <w:left w:val="none" w:sz="0" w:space="0" w:color="auto"/>
            <w:bottom w:val="none" w:sz="0" w:space="0" w:color="auto"/>
            <w:right w:val="none" w:sz="0" w:space="0" w:color="auto"/>
          </w:divBdr>
        </w:div>
        <w:div w:id="1309213994">
          <w:marLeft w:val="640"/>
          <w:marRight w:val="0"/>
          <w:marTop w:val="0"/>
          <w:marBottom w:val="0"/>
          <w:divBdr>
            <w:top w:val="none" w:sz="0" w:space="0" w:color="auto"/>
            <w:left w:val="none" w:sz="0" w:space="0" w:color="auto"/>
            <w:bottom w:val="none" w:sz="0" w:space="0" w:color="auto"/>
            <w:right w:val="none" w:sz="0" w:space="0" w:color="auto"/>
          </w:divBdr>
        </w:div>
        <w:div w:id="1995601924">
          <w:marLeft w:val="640"/>
          <w:marRight w:val="0"/>
          <w:marTop w:val="0"/>
          <w:marBottom w:val="0"/>
          <w:divBdr>
            <w:top w:val="none" w:sz="0" w:space="0" w:color="auto"/>
            <w:left w:val="none" w:sz="0" w:space="0" w:color="auto"/>
            <w:bottom w:val="none" w:sz="0" w:space="0" w:color="auto"/>
            <w:right w:val="none" w:sz="0" w:space="0" w:color="auto"/>
          </w:divBdr>
        </w:div>
        <w:div w:id="1630552987">
          <w:marLeft w:val="640"/>
          <w:marRight w:val="0"/>
          <w:marTop w:val="0"/>
          <w:marBottom w:val="0"/>
          <w:divBdr>
            <w:top w:val="none" w:sz="0" w:space="0" w:color="auto"/>
            <w:left w:val="none" w:sz="0" w:space="0" w:color="auto"/>
            <w:bottom w:val="none" w:sz="0" w:space="0" w:color="auto"/>
            <w:right w:val="none" w:sz="0" w:space="0" w:color="auto"/>
          </w:divBdr>
        </w:div>
        <w:div w:id="1500386558">
          <w:marLeft w:val="640"/>
          <w:marRight w:val="0"/>
          <w:marTop w:val="0"/>
          <w:marBottom w:val="0"/>
          <w:divBdr>
            <w:top w:val="none" w:sz="0" w:space="0" w:color="auto"/>
            <w:left w:val="none" w:sz="0" w:space="0" w:color="auto"/>
            <w:bottom w:val="none" w:sz="0" w:space="0" w:color="auto"/>
            <w:right w:val="none" w:sz="0" w:space="0" w:color="auto"/>
          </w:divBdr>
        </w:div>
        <w:div w:id="1647976737">
          <w:marLeft w:val="640"/>
          <w:marRight w:val="0"/>
          <w:marTop w:val="0"/>
          <w:marBottom w:val="0"/>
          <w:divBdr>
            <w:top w:val="none" w:sz="0" w:space="0" w:color="auto"/>
            <w:left w:val="none" w:sz="0" w:space="0" w:color="auto"/>
            <w:bottom w:val="none" w:sz="0" w:space="0" w:color="auto"/>
            <w:right w:val="none" w:sz="0" w:space="0" w:color="auto"/>
          </w:divBdr>
        </w:div>
        <w:div w:id="1786263779">
          <w:marLeft w:val="640"/>
          <w:marRight w:val="0"/>
          <w:marTop w:val="0"/>
          <w:marBottom w:val="0"/>
          <w:divBdr>
            <w:top w:val="none" w:sz="0" w:space="0" w:color="auto"/>
            <w:left w:val="none" w:sz="0" w:space="0" w:color="auto"/>
            <w:bottom w:val="none" w:sz="0" w:space="0" w:color="auto"/>
            <w:right w:val="none" w:sz="0" w:space="0" w:color="auto"/>
          </w:divBdr>
        </w:div>
        <w:div w:id="1277979716">
          <w:marLeft w:val="640"/>
          <w:marRight w:val="0"/>
          <w:marTop w:val="0"/>
          <w:marBottom w:val="0"/>
          <w:divBdr>
            <w:top w:val="none" w:sz="0" w:space="0" w:color="auto"/>
            <w:left w:val="none" w:sz="0" w:space="0" w:color="auto"/>
            <w:bottom w:val="none" w:sz="0" w:space="0" w:color="auto"/>
            <w:right w:val="none" w:sz="0" w:space="0" w:color="auto"/>
          </w:divBdr>
        </w:div>
        <w:div w:id="1799951652">
          <w:marLeft w:val="640"/>
          <w:marRight w:val="0"/>
          <w:marTop w:val="0"/>
          <w:marBottom w:val="0"/>
          <w:divBdr>
            <w:top w:val="none" w:sz="0" w:space="0" w:color="auto"/>
            <w:left w:val="none" w:sz="0" w:space="0" w:color="auto"/>
            <w:bottom w:val="none" w:sz="0" w:space="0" w:color="auto"/>
            <w:right w:val="none" w:sz="0" w:space="0" w:color="auto"/>
          </w:divBdr>
        </w:div>
        <w:div w:id="980038562">
          <w:marLeft w:val="640"/>
          <w:marRight w:val="0"/>
          <w:marTop w:val="0"/>
          <w:marBottom w:val="0"/>
          <w:divBdr>
            <w:top w:val="none" w:sz="0" w:space="0" w:color="auto"/>
            <w:left w:val="none" w:sz="0" w:space="0" w:color="auto"/>
            <w:bottom w:val="none" w:sz="0" w:space="0" w:color="auto"/>
            <w:right w:val="none" w:sz="0" w:space="0" w:color="auto"/>
          </w:divBdr>
        </w:div>
        <w:div w:id="42684427">
          <w:marLeft w:val="640"/>
          <w:marRight w:val="0"/>
          <w:marTop w:val="0"/>
          <w:marBottom w:val="0"/>
          <w:divBdr>
            <w:top w:val="none" w:sz="0" w:space="0" w:color="auto"/>
            <w:left w:val="none" w:sz="0" w:space="0" w:color="auto"/>
            <w:bottom w:val="none" w:sz="0" w:space="0" w:color="auto"/>
            <w:right w:val="none" w:sz="0" w:space="0" w:color="auto"/>
          </w:divBdr>
        </w:div>
        <w:div w:id="1903641646">
          <w:marLeft w:val="640"/>
          <w:marRight w:val="0"/>
          <w:marTop w:val="0"/>
          <w:marBottom w:val="0"/>
          <w:divBdr>
            <w:top w:val="none" w:sz="0" w:space="0" w:color="auto"/>
            <w:left w:val="none" w:sz="0" w:space="0" w:color="auto"/>
            <w:bottom w:val="none" w:sz="0" w:space="0" w:color="auto"/>
            <w:right w:val="none" w:sz="0" w:space="0" w:color="auto"/>
          </w:divBdr>
        </w:div>
        <w:div w:id="644161455">
          <w:marLeft w:val="640"/>
          <w:marRight w:val="0"/>
          <w:marTop w:val="0"/>
          <w:marBottom w:val="0"/>
          <w:divBdr>
            <w:top w:val="none" w:sz="0" w:space="0" w:color="auto"/>
            <w:left w:val="none" w:sz="0" w:space="0" w:color="auto"/>
            <w:bottom w:val="none" w:sz="0" w:space="0" w:color="auto"/>
            <w:right w:val="none" w:sz="0" w:space="0" w:color="auto"/>
          </w:divBdr>
        </w:div>
        <w:div w:id="7682340">
          <w:marLeft w:val="640"/>
          <w:marRight w:val="0"/>
          <w:marTop w:val="0"/>
          <w:marBottom w:val="0"/>
          <w:divBdr>
            <w:top w:val="none" w:sz="0" w:space="0" w:color="auto"/>
            <w:left w:val="none" w:sz="0" w:space="0" w:color="auto"/>
            <w:bottom w:val="none" w:sz="0" w:space="0" w:color="auto"/>
            <w:right w:val="none" w:sz="0" w:space="0" w:color="auto"/>
          </w:divBdr>
        </w:div>
        <w:div w:id="845442537">
          <w:marLeft w:val="640"/>
          <w:marRight w:val="0"/>
          <w:marTop w:val="0"/>
          <w:marBottom w:val="0"/>
          <w:divBdr>
            <w:top w:val="none" w:sz="0" w:space="0" w:color="auto"/>
            <w:left w:val="none" w:sz="0" w:space="0" w:color="auto"/>
            <w:bottom w:val="none" w:sz="0" w:space="0" w:color="auto"/>
            <w:right w:val="none" w:sz="0" w:space="0" w:color="auto"/>
          </w:divBdr>
        </w:div>
        <w:div w:id="941231968">
          <w:marLeft w:val="640"/>
          <w:marRight w:val="0"/>
          <w:marTop w:val="0"/>
          <w:marBottom w:val="0"/>
          <w:divBdr>
            <w:top w:val="none" w:sz="0" w:space="0" w:color="auto"/>
            <w:left w:val="none" w:sz="0" w:space="0" w:color="auto"/>
            <w:bottom w:val="none" w:sz="0" w:space="0" w:color="auto"/>
            <w:right w:val="none" w:sz="0" w:space="0" w:color="auto"/>
          </w:divBdr>
        </w:div>
        <w:div w:id="22900875">
          <w:marLeft w:val="640"/>
          <w:marRight w:val="0"/>
          <w:marTop w:val="0"/>
          <w:marBottom w:val="0"/>
          <w:divBdr>
            <w:top w:val="none" w:sz="0" w:space="0" w:color="auto"/>
            <w:left w:val="none" w:sz="0" w:space="0" w:color="auto"/>
            <w:bottom w:val="none" w:sz="0" w:space="0" w:color="auto"/>
            <w:right w:val="none" w:sz="0" w:space="0" w:color="auto"/>
          </w:divBdr>
        </w:div>
        <w:div w:id="97484638">
          <w:marLeft w:val="640"/>
          <w:marRight w:val="0"/>
          <w:marTop w:val="0"/>
          <w:marBottom w:val="0"/>
          <w:divBdr>
            <w:top w:val="none" w:sz="0" w:space="0" w:color="auto"/>
            <w:left w:val="none" w:sz="0" w:space="0" w:color="auto"/>
            <w:bottom w:val="none" w:sz="0" w:space="0" w:color="auto"/>
            <w:right w:val="none" w:sz="0" w:space="0" w:color="auto"/>
          </w:divBdr>
        </w:div>
        <w:div w:id="325599856">
          <w:marLeft w:val="640"/>
          <w:marRight w:val="0"/>
          <w:marTop w:val="0"/>
          <w:marBottom w:val="0"/>
          <w:divBdr>
            <w:top w:val="none" w:sz="0" w:space="0" w:color="auto"/>
            <w:left w:val="none" w:sz="0" w:space="0" w:color="auto"/>
            <w:bottom w:val="none" w:sz="0" w:space="0" w:color="auto"/>
            <w:right w:val="none" w:sz="0" w:space="0" w:color="auto"/>
          </w:divBdr>
        </w:div>
      </w:divsChild>
    </w:div>
    <w:div w:id="459232147">
      <w:marLeft w:val="480"/>
      <w:marRight w:val="0"/>
      <w:marTop w:val="0"/>
      <w:marBottom w:val="0"/>
      <w:divBdr>
        <w:top w:val="none" w:sz="0" w:space="0" w:color="auto"/>
        <w:left w:val="none" w:sz="0" w:space="0" w:color="auto"/>
        <w:bottom w:val="none" w:sz="0" w:space="0" w:color="auto"/>
        <w:right w:val="none" w:sz="0" w:space="0" w:color="auto"/>
      </w:divBdr>
    </w:div>
    <w:div w:id="459569632">
      <w:bodyDiv w:val="1"/>
      <w:marLeft w:val="0"/>
      <w:marRight w:val="0"/>
      <w:marTop w:val="0"/>
      <w:marBottom w:val="0"/>
      <w:divBdr>
        <w:top w:val="none" w:sz="0" w:space="0" w:color="auto"/>
        <w:left w:val="none" w:sz="0" w:space="0" w:color="auto"/>
        <w:bottom w:val="none" w:sz="0" w:space="0" w:color="auto"/>
        <w:right w:val="none" w:sz="0" w:space="0" w:color="auto"/>
      </w:divBdr>
    </w:div>
    <w:div w:id="460878017">
      <w:marLeft w:val="640"/>
      <w:marRight w:val="0"/>
      <w:marTop w:val="0"/>
      <w:marBottom w:val="0"/>
      <w:divBdr>
        <w:top w:val="none" w:sz="0" w:space="0" w:color="auto"/>
        <w:left w:val="none" w:sz="0" w:space="0" w:color="auto"/>
        <w:bottom w:val="none" w:sz="0" w:space="0" w:color="auto"/>
        <w:right w:val="none" w:sz="0" w:space="0" w:color="auto"/>
      </w:divBdr>
    </w:div>
    <w:div w:id="461731880">
      <w:bodyDiv w:val="1"/>
      <w:marLeft w:val="0"/>
      <w:marRight w:val="0"/>
      <w:marTop w:val="0"/>
      <w:marBottom w:val="0"/>
      <w:divBdr>
        <w:top w:val="none" w:sz="0" w:space="0" w:color="auto"/>
        <w:left w:val="none" w:sz="0" w:space="0" w:color="auto"/>
        <w:bottom w:val="none" w:sz="0" w:space="0" w:color="auto"/>
        <w:right w:val="none" w:sz="0" w:space="0" w:color="auto"/>
      </w:divBdr>
      <w:divsChild>
        <w:div w:id="122967359">
          <w:marLeft w:val="480"/>
          <w:marRight w:val="0"/>
          <w:marTop w:val="0"/>
          <w:marBottom w:val="0"/>
          <w:divBdr>
            <w:top w:val="none" w:sz="0" w:space="0" w:color="auto"/>
            <w:left w:val="none" w:sz="0" w:space="0" w:color="auto"/>
            <w:bottom w:val="none" w:sz="0" w:space="0" w:color="auto"/>
            <w:right w:val="none" w:sz="0" w:space="0" w:color="auto"/>
          </w:divBdr>
        </w:div>
        <w:div w:id="139618744">
          <w:marLeft w:val="480"/>
          <w:marRight w:val="0"/>
          <w:marTop w:val="0"/>
          <w:marBottom w:val="0"/>
          <w:divBdr>
            <w:top w:val="none" w:sz="0" w:space="0" w:color="auto"/>
            <w:left w:val="none" w:sz="0" w:space="0" w:color="auto"/>
            <w:bottom w:val="none" w:sz="0" w:space="0" w:color="auto"/>
            <w:right w:val="none" w:sz="0" w:space="0" w:color="auto"/>
          </w:divBdr>
        </w:div>
        <w:div w:id="149830085">
          <w:marLeft w:val="480"/>
          <w:marRight w:val="0"/>
          <w:marTop w:val="0"/>
          <w:marBottom w:val="0"/>
          <w:divBdr>
            <w:top w:val="none" w:sz="0" w:space="0" w:color="auto"/>
            <w:left w:val="none" w:sz="0" w:space="0" w:color="auto"/>
            <w:bottom w:val="none" w:sz="0" w:space="0" w:color="auto"/>
            <w:right w:val="none" w:sz="0" w:space="0" w:color="auto"/>
          </w:divBdr>
        </w:div>
        <w:div w:id="177274896">
          <w:marLeft w:val="480"/>
          <w:marRight w:val="0"/>
          <w:marTop w:val="0"/>
          <w:marBottom w:val="0"/>
          <w:divBdr>
            <w:top w:val="none" w:sz="0" w:space="0" w:color="auto"/>
            <w:left w:val="none" w:sz="0" w:space="0" w:color="auto"/>
            <w:bottom w:val="none" w:sz="0" w:space="0" w:color="auto"/>
            <w:right w:val="none" w:sz="0" w:space="0" w:color="auto"/>
          </w:divBdr>
        </w:div>
        <w:div w:id="252400342">
          <w:marLeft w:val="480"/>
          <w:marRight w:val="0"/>
          <w:marTop w:val="0"/>
          <w:marBottom w:val="0"/>
          <w:divBdr>
            <w:top w:val="none" w:sz="0" w:space="0" w:color="auto"/>
            <w:left w:val="none" w:sz="0" w:space="0" w:color="auto"/>
            <w:bottom w:val="none" w:sz="0" w:space="0" w:color="auto"/>
            <w:right w:val="none" w:sz="0" w:space="0" w:color="auto"/>
          </w:divBdr>
        </w:div>
        <w:div w:id="255290210">
          <w:marLeft w:val="480"/>
          <w:marRight w:val="0"/>
          <w:marTop w:val="0"/>
          <w:marBottom w:val="0"/>
          <w:divBdr>
            <w:top w:val="none" w:sz="0" w:space="0" w:color="auto"/>
            <w:left w:val="none" w:sz="0" w:space="0" w:color="auto"/>
            <w:bottom w:val="none" w:sz="0" w:space="0" w:color="auto"/>
            <w:right w:val="none" w:sz="0" w:space="0" w:color="auto"/>
          </w:divBdr>
        </w:div>
        <w:div w:id="284195994">
          <w:marLeft w:val="480"/>
          <w:marRight w:val="0"/>
          <w:marTop w:val="0"/>
          <w:marBottom w:val="0"/>
          <w:divBdr>
            <w:top w:val="none" w:sz="0" w:space="0" w:color="auto"/>
            <w:left w:val="none" w:sz="0" w:space="0" w:color="auto"/>
            <w:bottom w:val="none" w:sz="0" w:space="0" w:color="auto"/>
            <w:right w:val="none" w:sz="0" w:space="0" w:color="auto"/>
          </w:divBdr>
        </w:div>
        <w:div w:id="340084094">
          <w:marLeft w:val="480"/>
          <w:marRight w:val="0"/>
          <w:marTop w:val="0"/>
          <w:marBottom w:val="0"/>
          <w:divBdr>
            <w:top w:val="none" w:sz="0" w:space="0" w:color="auto"/>
            <w:left w:val="none" w:sz="0" w:space="0" w:color="auto"/>
            <w:bottom w:val="none" w:sz="0" w:space="0" w:color="auto"/>
            <w:right w:val="none" w:sz="0" w:space="0" w:color="auto"/>
          </w:divBdr>
        </w:div>
        <w:div w:id="355622929">
          <w:marLeft w:val="480"/>
          <w:marRight w:val="0"/>
          <w:marTop w:val="0"/>
          <w:marBottom w:val="0"/>
          <w:divBdr>
            <w:top w:val="none" w:sz="0" w:space="0" w:color="auto"/>
            <w:left w:val="none" w:sz="0" w:space="0" w:color="auto"/>
            <w:bottom w:val="none" w:sz="0" w:space="0" w:color="auto"/>
            <w:right w:val="none" w:sz="0" w:space="0" w:color="auto"/>
          </w:divBdr>
        </w:div>
        <w:div w:id="399602845">
          <w:marLeft w:val="480"/>
          <w:marRight w:val="0"/>
          <w:marTop w:val="0"/>
          <w:marBottom w:val="0"/>
          <w:divBdr>
            <w:top w:val="none" w:sz="0" w:space="0" w:color="auto"/>
            <w:left w:val="none" w:sz="0" w:space="0" w:color="auto"/>
            <w:bottom w:val="none" w:sz="0" w:space="0" w:color="auto"/>
            <w:right w:val="none" w:sz="0" w:space="0" w:color="auto"/>
          </w:divBdr>
        </w:div>
        <w:div w:id="410660760">
          <w:marLeft w:val="480"/>
          <w:marRight w:val="0"/>
          <w:marTop w:val="0"/>
          <w:marBottom w:val="0"/>
          <w:divBdr>
            <w:top w:val="none" w:sz="0" w:space="0" w:color="auto"/>
            <w:left w:val="none" w:sz="0" w:space="0" w:color="auto"/>
            <w:bottom w:val="none" w:sz="0" w:space="0" w:color="auto"/>
            <w:right w:val="none" w:sz="0" w:space="0" w:color="auto"/>
          </w:divBdr>
        </w:div>
        <w:div w:id="420370016">
          <w:marLeft w:val="480"/>
          <w:marRight w:val="0"/>
          <w:marTop w:val="0"/>
          <w:marBottom w:val="0"/>
          <w:divBdr>
            <w:top w:val="none" w:sz="0" w:space="0" w:color="auto"/>
            <w:left w:val="none" w:sz="0" w:space="0" w:color="auto"/>
            <w:bottom w:val="none" w:sz="0" w:space="0" w:color="auto"/>
            <w:right w:val="none" w:sz="0" w:space="0" w:color="auto"/>
          </w:divBdr>
        </w:div>
        <w:div w:id="489102680">
          <w:marLeft w:val="480"/>
          <w:marRight w:val="0"/>
          <w:marTop w:val="0"/>
          <w:marBottom w:val="0"/>
          <w:divBdr>
            <w:top w:val="none" w:sz="0" w:space="0" w:color="auto"/>
            <w:left w:val="none" w:sz="0" w:space="0" w:color="auto"/>
            <w:bottom w:val="none" w:sz="0" w:space="0" w:color="auto"/>
            <w:right w:val="none" w:sz="0" w:space="0" w:color="auto"/>
          </w:divBdr>
        </w:div>
        <w:div w:id="508451858">
          <w:marLeft w:val="480"/>
          <w:marRight w:val="0"/>
          <w:marTop w:val="0"/>
          <w:marBottom w:val="0"/>
          <w:divBdr>
            <w:top w:val="none" w:sz="0" w:space="0" w:color="auto"/>
            <w:left w:val="none" w:sz="0" w:space="0" w:color="auto"/>
            <w:bottom w:val="none" w:sz="0" w:space="0" w:color="auto"/>
            <w:right w:val="none" w:sz="0" w:space="0" w:color="auto"/>
          </w:divBdr>
        </w:div>
        <w:div w:id="540023246">
          <w:marLeft w:val="480"/>
          <w:marRight w:val="0"/>
          <w:marTop w:val="0"/>
          <w:marBottom w:val="0"/>
          <w:divBdr>
            <w:top w:val="none" w:sz="0" w:space="0" w:color="auto"/>
            <w:left w:val="none" w:sz="0" w:space="0" w:color="auto"/>
            <w:bottom w:val="none" w:sz="0" w:space="0" w:color="auto"/>
            <w:right w:val="none" w:sz="0" w:space="0" w:color="auto"/>
          </w:divBdr>
        </w:div>
        <w:div w:id="567541803">
          <w:marLeft w:val="480"/>
          <w:marRight w:val="0"/>
          <w:marTop w:val="0"/>
          <w:marBottom w:val="0"/>
          <w:divBdr>
            <w:top w:val="none" w:sz="0" w:space="0" w:color="auto"/>
            <w:left w:val="none" w:sz="0" w:space="0" w:color="auto"/>
            <w:bottom w:val="none" w:sz="0" w:space="0" w:color="auto"/>
            <w:right w:val="none" w:sz="0" w:space="0" w:color="auto"/>
          </w:divBdr>
        </w:div>
        <w:div w:id="571744264">
          <w:marLeft w:val="480"/>
          <w:marRight w:val="0"/>
          <w:marTop w:val="0"/>
          <w:marBottom w:val="0"/>
          <w:divBdr>
            <w:top w:val="none" w:sz="0" w:space="0" w:color="auto"/>
            <w:left w:val="none" w:sz="0" w:space="0" w:color="auto"/>
            <w:bottom w:val="none" w:sz="0" w:space="0" w:color="auto"/>
            <w:right w:val="none" w:sz="0" w:space="0" w:color="auto"/>
          </w:divBdr>
        </w:div>
        <w:div w:id="588386363">
          <w:marLeft w:val="480"/>
          <w:marRight w:val="0"/>
          <w:marTop w:val="0"/>
          <w:marBottom w:val="0"/>
          <w:divBdr>
            <w:top w:val="none" w:sz="0" w:space="0" w:color="auto"/>
            <w:left w:val="none" w:sz="0" w:space="0" w:color="auto"/>
            <w:bottom w:val="none" w:sz="0" w:space="0" w:color="auto"/>
            <w:right w:val="none" w:sz="0" w:space="0" w:color="auto"/>
          </w:divBdr>
        </w:div>
        <w:div w:id="670909835">
          <w:marLeft w:val="480"/>
          <w:marRight w:val="0"/>
          <w:marTop w:val="0"/>
          <w:marBottom w:val="0"/>
          <w:divBdr>
            <w:top w:val="none" w:sz="0" w:space="0" w:color="auto"/>
            <w:left w:val="none" w:sz="0" w:space="0" w:color="auto"/>
            <w:bottom w:val="none" w:sz="0" w:space="0" w:color="auto"/>
            <w:right w:val="none" w:sz="0" w:space="0" w:color="auto"/>
          </w:divBdr>
        </w:div>
        <w:div w:id="692071845">
          <w:marLeft w:val="480"/>
          <w:marRight w:val="0"/>
          <w:marTop w:val="0"/>
          <w:marBottom w:val="0"/>
          <w:divBdr>
            <w:top w:val="none" w:sz="0" w:space="0" w:color="auto"/>
            <w:left w:val="none" w:sz="0" w:space="0" w:color="auto"/>
            <w:bottom w:val="none" w:sz="0" w:space="0" w:color="auto"/>
            <w:right w:val="none" w:sz="0" w:space="0" w:color="auto"/>
          </w:divBdr>
        </w:div>
        <w:div w:id="719550990">
          <w:marLeft w:val="480"/>
          <w:marRight w:val="0"/>
          <w:marTop w:val="0"/>
          <w:marBottom w:val="0"/>
          <w:divBdr>
            <w:top w:val="none" w:sz="0" w:space="0" w:color="auto"/>
            <w:left w:val="none" w:sz="0" w:space="0" w:color="auto"/>
            <w:bottom w:val="none" w:sz="0" w:space="0" w:color="auto"/>
            <w:right w:val="none" w:sz="0" w:space="0" w:color="auto"/>
          </w:divBdr>
        </w:div>
        <w:div w:id="724135923">
          <w:marLeft w:val="480"/>
          <w:marRight w:val="0"/>
          <w:marTop w:val="0"/>
          <w:marBottom w:val="0"/>
          <w:divBdr>
            <w:top w:val="none" w:sz="0" w:space="0" w:color="auto"/>
            <w:left w:val="none" w:sz="0" w:space="0" w:color="auto"/>
            <w:bottom w:val="none" w:sz="0" w:space="0" w:color="auto"/>
            <w:right w:val="none" w:sz="0" w:space="0" w:color="auto"/>
          </w:divBdr>
        </w:div>
        <w:div w:id="759834263">
          <w:marLeft w:val="480"/>
          <w:marRight w:val="0"/>
          <w:marTop w:val="0"/>
          <w:marBottom w:val="0"/>
          <w:divBdr>
            <w:top w:val="none" w:sz="0" w:space="0" w:color="auto"/>
            <w:left w:val="none" w:sz="0" w:space="0" w:color="auto"/>
            <w:bottom w:val="none" w:sz="0" w:space="0" w:color="auto"/>
            <w:right w:val="none" w:sz="0" w:space="0" w:color="auto"/>
          </w:divBdr>
        </w:div>
        <w:div w:id="796727420">
          <w:marLeft w:val="480"/>
          <w:marRight w:val="0"/>
          <w:marTop w:val="0"/>
          <w:marBottom w:val="0"/>
          <w:divBdr>
            <w:top w:val="none" w:sz="0" w:space="0" w:color="auto"/>
            <w:left w:val="none" w:sz="0" w:space="0" w:color="auto"/>
            <w:bottom w:val="none" w:sz="0" w:space="0" w:color="auto"/>
            <w:right w:val="none" w:sz="0" w:space="0" w:color="auto"/>
          </w:divBdr>
        </w:div>
        <w:div w:id="850072289">
          <w:marLeft w:val="480"/>
          <w:marRight w:val="0"/>
          <w:marTop w:val="0"/>
          <w:marBottom w:val="0"/>
          <w:divBdr>
            <w:top w:val="none" w:sz="0" w:space="0" w:color="auto"/>
            <w:left w:val="none" w:sz="0" w:space="0" w:color="auto"/>
            <w:bottom w:val="none" w:sz="0" w:space="0" w:color="auto"/>
            <w:right w:val="none" w:sz="0" w:space="0" w:color="auto"/>
          </w:divBdr>
        </w:div>
        <w:div w:id="896742785">
          <w:marLeft w:val="480"/>
          <w:marRight w:val="0"/>
          <w:marTop w:val="0"/>
          <w:marBottom w:val="0"/>
          <w:divBdr>
            <w:top w:val="none" w:sz="0" w:space="0" w:color="auto"/>
            <w:left w:val="none" w:sz="0" w:space="0" w:color="auto"/>
            <w:bottom w:val="none" w:sz="0" w:space="0" w:color="auto"/>
            <w:right w:val="none" w:sz="0" w:space="0" w:color="auto"/>
          </w:divBdr>
        </w:div>
        <w:div w:id="960456787">
          <w:marLeft w:val="480"/>
          <w:marRight w:val="0"/>
          <w:marTop w:val="0"/>
          <w:marBottom w:val="0"/>
          <w:divBdr>
            <w:top w:val="none" w:sz="0" w:space="0" w:color="auto"/>
            <w:left w:val="none" w:sz="0" w:space="0" w:color="auto"/>
            <w:bottom w:val="none" w:sz="0" w:space="0" w:color="auto"/>
            <w:right w:val="none" w:sz="0" w:space="0" w:color="auto"/>
          </w:divBdr>
        </w:div>
        <w:div w:id="1104501499">
          <w:marLeft w:val="480"/>
          <w:marRight w:val="0"/>
          <w:marTop w:val="0"/>
          <w:marBottom w:val="0"/>
          <w:divBdr>
            <w:top w:val="none" w:sz="0" w:space="0" w:color="auto"/>
            <w:left w:val="none" w:sz="0" w:space="0" w:color="auto"/>
            <w:bottom w:val="none" w:sz="0" w:space="0" w:color="auto"/>
            <w:right w:val="none" w:sz="0" w:space="0" w:color="auto"/>
          </w:divBdr>
        </w:div>
        <w:div w:id="1172448116">
          <w:marLeft w:val="480"/>
          <w:marRight w:val="0"/>
          <w:marTop w:val="0"/>
          <w:marBottom w:val="0"/>
          <w:divBdr>
            <w:top w:val="none" w:sz="0" w:space="0" w:color="auto"/>
            <w:left w:val="none" w:sz="0" w:space="0" w:color="auto"/>
            <w:bottom w:val="none" w:sz="0" w:space="0" w:color="auto"/>
            <w:right w:val="none" w:sz="0" w:space="0" w:color="auto"/>
          </w:divBdr>
        </w:div>
        <w:div w:id="1216356670">
          <w:marLeft w:val="480"/>
          <w:marRight w:val="0"/>
          <w:marTop w:val="0"/>
          <w:marBottom w:val="0"/>
          <w:divBdr>
            <w:top w:val="none" w:sz="0" w:space="0" w:color="auto"/>
            <w:left w:val="none" w:sz="0" w:space="0" w:color="auto"/>
            <w:bottom w:val="none" w:sz="0" w:space="0" w:color="auto"/>
            <w:right w:val="none" w:sz="0" w:space="0" w:color="auto"/>
          </w:divBdr>
        </w:div>
        <w:div w:id="1233277129">
          <w:marLeft w:val="480"/>
          <w:marRight w:val="0"/>
          <w:marTop w:val="0"/>
          <w:marBottom w:val="0"/>
          <w:divBdr>
            <w:top w:val="none" w:sz="0" w:space="0" w:color="auto"/>
            <w:left w:val="none" w:sz="0" w:space="0" w:color="auto"/>
            <w:bottom w:val="none" w:sz="0" w:space="0" w:color="auto"/>
            <w:right w:val="none" w:sz="0" w:space="0" w:color="auto"/>
          </w:divBdr>
        </w:div>
        <w:div w:id="1234198129">
          <w:marLeft w:val="480"/>
          <w:marRight w:val="0"/>
          <w:marTop w:val="0"/>
          <w:marBottom w:val="0"/>
          <w:divBdr>
            <w:top w:val="none" w:sz="0" w:space="0" w:color="auto"/>
            <w:left w:val="none" w:sz="0" w:space="0" w:color="auto"/>
            <w:bottom w:val="none" w:sz="0" w:space="0" w:color="auto"/>
            <w:right w:val="none" w:sz="0" w:space="0" w:color="auto"/>
          </w:divBdr>
        </w:div>
        <w:div w:id="1292831223">
          <w:marLeft w:val="480"/>
          <w:marRight w:val="0"/>
          <w:marTop w:val="0"/>
          <w:marBottom w:val="0"/>
          <w:divBdr>
            <w:top w:val="none" w:sz="0" w:space="0" w:color="auto"/>
            <w:left w:val="none" w:sz="0" w:space="0" w:color="auto"/>
            <w:bottom w:val="none" w:sz="0" w:space="0" w:color="auto"/>
            <w:right w:val="none" w:sz="0" w:space="0" w:color="auto"/>
          </w:divBdr>
        </w:div>
        <w:div w:id="1376924250">
          <w:marLeft w:val="480"/>
          <w:marRight w:val="0"/>
          <w:marTop w:val="0"/>
          <w:marBottom w:val="0"/>
          <w:divBdr>
            <w:top w:val="none" w:sz="0" w:space="0" w:color="auto"/>
            <w:left w:val="none" w:sz="0" w:space="0" w:color="auto"/>
            <w:bottom w:val="none" w:sz="0" w:space="0" w:color="auto"/>
            <w:right w:val="none" w:sz="0" w:space="0" w:color="auto"/>
          </w:divBdr>
        </w:div>
        <w:div w:id="1421633350">
          <w:marLeft w:val="480"/>
          <w:marRight w:val="0"/>
          <w:marTop w:val="0"/>
          <w:marBottom w:val="0"/>
          <w:divBdr>
            <w:top w:val="none" w:sz="0" w:space="0" w:color="auto"/>
            <w:left w:val="none" w:sz="0" w:space="0" w:color="auto"/>
            <w:bottom w:val="none" w:sz="0" w:space="0" w:color="auto"/>
            <w:right w:val="none" w:sz="0" w:space="0" w:color="auto"/>
          </w:divBdr>
        </w:div>
        <w:div w:id="1431589314">
          <w:marLeft w:val="480"/>
          <w:marRight w:val="0"/>
          <w:marTop w:val="0"/>
          <w:marBottom w:val="0"/>
          <w:divBdr>
            <w:top w:val="none" w:sz="0" w:space="0" w:color="auto"/>
            <w:left w:val="none" w:sz="0" w:space="0" w:color="auto"/>
            <w:bottom w:val="none" w:sz="0" w:space="0" w:color="auto"/>
            <w:right w:val="none" w:sz="0" w:space="0" w:color="auto"/>
          </w:divBdr>
        </w:div>
        <w:div w:id="1437600860">
          <w:marLeft w:val="480"/>
          <w:marRight w:val="0"/>
          <w:marTop w:val="0"/>
          <w:marBottom w:val="0"/>
          <w:divBdr>
            <w:top w:val="none" w:sz="0" w:space="0" w:color="auto"/>
            <w:left w:val="none" w:sz="0" w:space="0" w:color="auto"/>
            <w:bottom w:val="none" w:sz="0" w:space="0" w:color="auto"/>
            <w:right w:val="none" w:sz="0" w:space="0" w:color="auto"/>
          </w:divBdr>
        </w:div>
        <w:div w:id="1440569464">
          <w:marLeft w:val="480"/>
          <w:marRight w:val="0"/>
          <w:marTop w:val="0"/>
          <w:marBottom w:val="0"/>
          <w:divBdr>
            <w:top w:val="none" w:sz="0" w:space="0" w:color="auto"/>
            <w:left w:val="none" w:sz="0" w:space="0" w:color="auto"/>
            <w:bottom w:val="none" w:sz="0" w:space="0" w:color="auto"/>
            <w:right w:val="none" w:sz="0" w:space="0" w:color="auto"/>
          </w:divBdr>
        </w:div>
        <w:div w:id="1450705744">
          <w:marLeft w:val="480"/>
          <w:marRight w:val="0"/>
          <w:marTop w:val="0"/>
          <w:marBottom w:val="0"/>
          <w:divBdr>
            <w:top w:val="none" w:sz="0" w:space="0" w:color="auto"/>
            <w:left w:val="none" w:sz="0" w:space="0" w:color="auto"/>
            <w:bottom w:val="none" w:sz="0" w:space="0" w:color="auto"/>
            <w:right w:val="none" w:sz="0" w:space="0" w:color="auto"/>
          </w:divBdr>
        </w:div>
        <w:div w:id="1458256834">
          <w:marLeft w:val="480"/>
          <w:marRight w:val="0"/>
          <w:marTop w:val="0"/>
          <w:marBottom w:val="0"/>
          <w:divBdr>
            <w:top w:val="none" w:sz="0" w:space="0" w:color="auto"/>
            <w:left w:val="none" w:sz="0" w:space="0" w:color="auto"/>
            <w:bottom w:val="none" w:sz="0" w:space="0" w:color="auto"/>
            <w:right w:val="none" w:sz="0" w:space="0" w:color="auto"/>
          </w:divBdr>
        </w:div>
        <w:div w:id="1678731583">
          <w:marLeft w:val="480"/>
          <w:marRight w:val="0"/>
          <w:marTop w:val="0"/>
          <w:marBottom w:val="0"/>
          <w:divBdr>
            <w:top w:val="none" w:sz="0" w:space="0" w:color="auto"/>
            <w:left w:val="none" w:sz="0" w:space="0" w:color="auto"/>
            <w:bottom w:val="none" w:sz="0" w:space="0" w:color="auto"/>
            <w:right w:val="none" w:sz="0" w:space="0" w:color="auto"/>
          </w:divBdr>
        </w:div>
        <w:div w:id="1735855802">
          <w:marLeft w:val="480"/>
          <w:marRight w:val="0"/>
          <w:marTop w:val="0"/>
          <w:marBottom w:val="0"/>
          <w:divBdr>
            <w:top w:val="none" w:sz="0" w:space="0" w:color="auto"/>
            <w:left w:val="none" w:sz="0" w:space="0" w:color="auto"/>
            <w:bottom w:val="none" w:sz="0" w:space="0" w:color="auto"/>
            <w:right w:val="none" w:sz="0" w:space="0" w:color="auto"/>
          </w:divBdr>
        </w:div>
        <w:div w:id="1756199948">
          <w:marLeft w:val="480"/>
          <w:marRight w:val="0"/>
          <w:marTop w:val="0"/>
          <w:marBottom w:val="0"/>
          <w:divBdr>
            <w:top w:val="none" w:sz="0" w:space="0" w:color="auto"/>
            <w:left w:val="none" w:sz="0" w:space="0" w:color="auto"/>
            <w:bottom w:val="none" w:sz="0" w:space="0" w:color="auto"/>
            <w:right w:val="none" w:sz="0" w:space="0" w:color="auto"/>
          </w:divBdr>
        </w:div>
        <w:div w:id="1780641615">
          <w:marLeft w:val="480"/>
          <w:marRight w:val="0"/>
          <w:marTop w:val="0"/>
          <w:marBottom w:val="0"/>
          <w:divBdr>
            <w:top w:val="none" w:sz="0" w:space="0" w:color="auto"/>
            <w:left w:val="none" w:sz="0" w:space="0" w:color="auto"/>
            <w:bottom w:val="none" w:sz="0" w:space="0" w:color="auto"/>
            <w:right w:val="none" w:sz="0" w:space="0" w:color="auto"/>
          </w:divBdr>
        </w:div>
        <w:div w:id="1871604249">
          <w:marLeft w:val="480"/>
          <w:marRight w:val="0"/>
          <w:marTop w:val="0"/>
          <w:marBottom w:val="0"/>
          <w:divBdr>
            <w:top w:val="none" w:sz="0" w:space="0" w:color="auto"/>
            <w:left w:val="none" w:sz="0" w:space="0" w:color="auto"/>
            <w:bottom w:val="none" w:sz="0" w:space="0" w:color="auto"/>
            <w:right w:val="none" w:sz="0" w:space="0" w:color="auto"/>
          </w:divBdr>
        </w:div>
        <w:div w:id="1934629260">
          <w:marLeft w:val="480"/>
          <w:marRight w:val="0"/>
          <w:marTop w:val="0"/>
          <w:marBottom w:val="0"/>
          <w:divBdr>
            <w:top w:val="none" w:sz="0" w:space="0" w:color="auto"/>
            <w:left w:val="none" w:sz="0" w:space="0" w:color="auto"/>
            <w:bottom w:val="none" w:sz="0" w:space="0" w:color="auto"/>
            <w:right w:val="none" w:sz="0" w:space="0" w:color="auto"/>
          </w:divBdr>
        </w:div>
        <w:div w:id="2043356809">
          <w:marLeft w:val="480"/>
          <w:marRight w:val="0"/>
          <w:marTop w:val="0"/>
          <w:marBottom w:val="0"/>
          <w:divBdr>
            <w:top w:val="none" w:sz="0" w:space="0" w:color="auto"/>
            <w:left w:val="none" w:sz="0" w:space="0" w:color="auto"/>
            <w:bottom w:val="none" w:sz="0" w:space="0" w:color="auto"/>
            <w:right w:val="none" w:sz="0" w:space="0" w:color="auto"/>
          </w:divBdr>
        </w:div>
        <w:div w:id="2055884221">
          <w:marLeft w:val="480"/>
          <w:marRight w:val="0"/>
          <w:marTop w:val="0"/>
          <w:marBottom w:val="0"/>
          <w:divBdr>
            <w:top w:val="none" w:sz="0" w:space="0" w:color="auto"/>
            <w:left w:val="none" w:sz="0" w:space="0" w:color="auto"/>
            <w:bottom w:val="none" w:sz="0" w:space="0" w:color="auto"/>
            <w:right w:val="none" w:sz="0" w:space="0" w:color="auto"/>
          </w:divBdr>
        </w:div>
        <w:div w:id="2077505624">
          <w:marLeft w:val="480"/>
          <w:marRight w:val="0"/>
          <w:marTop w:val="0"/>
          <w:marBottom w:val="0"/>
          <w:divBdr>
            <w:top w:val="none" w:sz="0" w:space="0" w:color="auto"/>
            <w:left w:val="none" w:sz="0" w:space="0" w:color="auto"/>
            <w:bottom w:val="none" w:sz="0" w:space="0" w:color="auto"/>
            <w:right w:val="none" w:sz="0" w:space="0" w:color="auto"/>
          </w:divBdr>
        </w:div>
        <w:div w:id="2088375654">
          <w:marLeft w:val="480"/>
          <w:marRight w:val="0"/>
          <w:marTop w:val="0"/>
          <w:marBottom w:val="0"/>
          <w:divBdr>
            <w:top w:val="none" w:sz="0" w:space="0" w:color="auto"/>
            <w:left w:val="none" w:sz="0" w:space="0" w:color="auto"/>
            <w:bottom w:val="none" w:sz="0" w:space="0" w:color="auto"/>
            <w:right w:val="none" w:sz="0" w:space="0" w:color="auto"/>
          </w:divBdr>
        </w:div>
      </w:divsChild>
    </w:div>
    <w:div w:id="467012872">
      <w:marLeft w:val="480"/>
      <w:marRight w:val="0"/>
      <w:marTop w:val="0"/>
      <w:marBottom w:val="0"/>
      <w:divBdr>
        <w:top w:val="none" w:sz="0" w:space="0" w:color="auto"/>
        <w:left w:val="none" w:sz="0" w:space="0" w:color="auto"/>
        <w:bottom w:val="none" w:sz="0" w:space="0" w:color="auto"/>
        <w:right w:val="none" w:sz="0" w:space="0" w:color="auto"/>
      </w:divBdr>
    </w:div>
    <w:div w:id="467475438">
      <w:marLeft w:val="640"/>
      <w:marRight w:val="0"/>
      <w:marTop w:val="0"/>
      <w:marBottom w:val="0"/>
      <w:divBdr>
        <w:top w:val="none" w:sz="0" w:space="0" w:color="auto"/>
        <w:left w:val="none" w:sz="0" w:space="0" w:color="auto"/>
        <w:bottom w:val="none" w:sz="0" w:space="0" w:color="auto"/>
        <w:right w:val="none" w:sz="0" w:space="0" w:color="auto"/>
      </w:divBdr>
    </w:div>
    <w:div w:id="470826093">
      <w:marLeft w:val="480"/>
      <w:marRight w:val="0"/>
      <w:marTop w:val="0"/>
      <w:marBottom w:val="0"/>
      <w:divBdr>
        <w:top w:val="none" w:sz="0" w:space="0" w:color="auto"/>
        <w:left w:val="none" w:sz="0" w:space="0" w:color="auto"/>
        <w:bottom w:val="none" w:sz="0" w:space="0" w:color="auto"/>
        <w:right w:val="none" w:sz="0" w:space="0" w:color="auto"/>
      </w:divBdr>
    </w:div>
    <w:div w:id="470829858">
      <w:marLeft w:val="480"/>
      <w:marRight w:val="0"/>
      <w:marTop w:val="0"/>
      <w:marBottom w:val="0"/>
      <w:divBdr>
        <w:top w:val="none" w:sz="0" w:space="0" w:color="auto"/>
        <w:left w:val="none" w:sz="0" w:space="0" w:color="auto"/>
        <w:bottom w:val="none" w:sz="0" w:space="0" w:color="auto"/>
        <w:right w:val="none" w:sz="0" w:space="0" w:color="auto"/>
      </w:divBdr>
    </w:div>
    <w:div w:id="471096515">
      <w:marLeft w:val="480"/>
      <w:marRight w:val="0"/>
      <w:marTop w:val="0"/>
      <w:marBottom w:val="0"/>
      <w:divBdr>
        <w:top w:val="none" w:sz="0" w:space="0" w:color="auto"/>
        <w:left w:val="none" w:sz="0" w:space="0" w:color="auto"/>
        <w:bottom w:val="none" w:sz="0" w:space="0" w:color="auto"/>
        <w:right w:val="none" w:sz="0" w:space="0" w:color="auto"/>
      </w:divBdr>
    </w:div>
    <w:div w:id="473832344">
      <w:bodyDiv w:val="1"/>
      <w:marLeft w:val="0"/>
      <w:marRight w:val="0"/>
      <w:marTop w:val="0"/>
      <w:marBottom w:val="0"/>
      <w:divBdr>
        <w:top w:val="none" w:sz="0" w:space="0" w:color="auto"/>
        <w:left w:val="none" w:sz="0" w:space="0" w:color="auto"/>
        <w:bottom w:val="none" w:sz="0" w:space="0" w:color="auto"/>
        <w:right w:val="none" w:sz="0" w:space="0" w:color="auto"/>
      </w:divBdr>
    </w:div>
    <w:div w:id="474295429">
      <w:bodyDiv w:val="1"/>
      <w:marLeft w:val="0"/>
      <w:marRight w:val="0"/>
      <w:marTop w:val="0"/>
      <w:marBottom w:val="0"/>
      <w:divBdr>
        <w:top w:val="none" w:sz="0" w:space="0" w:color="auto"/>
        <w:left w:val="none" w:sz="0" w:space="0" w:color="auto"/>
        <w:bottom w:val="none" w:sz="0" w:space="0" w:color="auto"/>
        <w:right w:val="none" w:sz="0" w:space="0" w:color="auto"/>
      </w:divBdr>
    </w:div>
    <w:div w:id="474299444">
      <w:marLeft w:val="480"/>
      <w:marRight w:val="0"/>
      <w:marTop w:val="0"/>
      <w:marBottom w:val="0"/>
      <w:divBdr>
        <w:top w:val="none" w:sz="0" w:space="0" w:color="auto"/>
        <w:left w:val="none" w:sz="0" w:space="0" w:color="auto"/>
        <w:bottom w:val="none" w:sz="0" w:space="0" w:color="auto"/>
        <w:right w:val="none" w:sz="0" w:space="0" w:color="auto"/>
      </w:divBdr>
    </w:div>
    <w:div w:id="478040303">
      <w:bodyDiv w:val="1"/>
      <w:marLeft w:val="0"/>
      <w:marRight w:val="0"/>
      <w:marTop w:val="0"/>
      <w:marBottom w:val="0"/>
      <w:divBdr>
        <w:top w:val="none" w:sz="0" w:space="0" w:color="auto"/>
        <w:left w:val="none" w:sz="0" w:space="0" w:color="auto"/>
        <w:bottom w:val="none" w:sz="0" w:space="0" w:color="auto"/>
        <w:right w:val="none" w:sz="0" w:space="0" w:color="auto"/>
      </w:divBdr>
      <w:divsChild>
        <w:div w:id="6445122">
          <w:marLeft w:val="480"/>
          <w:marRight w:val="0"/>
          <w:marTop w:val="0"/>
          <w:marBottom w:val="0"/>
          <w:divBdr>
            <w:top w:val="none" w:sz="0" w:space="0" w:color="auto"/>
            <w:left w:val="none" w:sz="0" w:space="0" w:color="auto"/>
            <w:bottom w:val="none" w:sz="0" w:space="0" w:color="auto"/>
            <w:right w:val="none" w:sz="0" w:space="0" w:color="auto"/>
          </w:divBdr>
        </w:div>
        <w:div w:id="152307751">
          <w:marLeft w:val="480"/>
          <w:marRight w:val="0"/>
          <w:marTop w:val="0"/>
          <w:marBottom w:val="0"/>
          <w:divBdr>
            <w:top w:val="none" w:sz="0" w:space="0" w:color="auto"/>
            <w:left w:val="none" w:sz="0" w:space="0" w:color="auto"/>
            <w:bottom w:val="none" w:sz="0" w:space="0" w:color="auto"/>
            <w:right w:val="none" w:sz="0" w:space="0" w:color="auto"/>
          </w:divBdr>
        </w:div>
        <w:div w:id="248931435">
          <w:marLeft w:val="480"/>
          <w:marRight w:val="0"/>
          <w:marTop w:val="0"/>
          <w:marBottom w:val="0"/>
          <w:divBdr>
            <w:top w:val="none" w:sz="0" w:space="0" w:color="auto"/>
            <w:left w:val="none" w:sz="0" w:space="0" w:color="auto"/>
            <w:bottom w:val="none" w:sz="0" w:space="0" w:color="auto"/>
            <w:right w:val="none" w:sz="0" w:space="0" w:color="auto"/>
          </w:divBdr>
        </w:div>
        <w:div w:id="271014692">
          <w:marLeft w:val="480"/>
          <w:marRight w:val="0"/>
          <w:marTop w:val="0"/>
          <w:marBottom w:val="0"/>
          <w:divBdr>
            <w:top w:val="none" w:sz="0" w:space="0" w:color="auto"/>
            <w:left w:val="none" w:sz="0" w:space="0" w:color="auto"/>
            <w:bottom w:val="none" w:sz="0" w:space="0" w:color="auto"/>
            <w:right w:val="none" w:sz="0" w:space="0" w:color="auto"/>
          </w:divBdr>
        </w:div>
        <w:div w:id="366763866">
          <w:marLeft w:val="480"/>
          <w:marRight w:val="0"/>
          <w:marTop w:val="0"/>
          <w:marBottom w:val="0"/>
          <w:divBdr>
            <w:top w:val="none" w:sz="0" w:space="0" w:color="auto"/>
            <w:left w:val="none" w:sz="0" w:space="0" w:color="auto"/>
            <w:bottom w:val="none" w:sz="0" w:space="0" w:color="auto"/>
            <w:right w:val="none" w:sz="0" w:space="0" w:color="auto"/>
          </w:divBdr>
        </w:div>
        <w:div w:id="487670646">
          <w:marLeft w:val="480"/>
          <w:marRight w:val="0"/>
          <w:marTop w:val="0"/>
          <w:marBottom w:val="0"/>
          <w:divBdr>
            <w:top w:val="none" w:sz="0" w:space="0" w:color="auto"/>
            <w:left w:val="none" w:sz="0" w:space="0" w:color="auto"/>
            <w:bottom w:val="none" w:sz="0" w:space="0" w:color="auto"/>
            <w:right w:val="none" w:sz="0" w:space="0" w:color="auto"/>
          </w:divBdr>
        </w:div>
        <w:div w:id="520441039">
          <w:marLeft w:val="480"/>
          <w:marRight w:val="0"/>
          <w:marTop w:val="0"/>
          <w:marBottom w:val="0"/>
          <w:divBdr>
            <w:top w:val="none" w:sz="0" w:space="0" w:color="auto"/>
            <w:left w:val="none" w:sz="0" w:space="0" w:color="auto"/>
            <w:bottom w:val="none" w:sz="0" w:space="0" w:color="auto"/>
            <w:right w:val="none" w:sz="0" w:space="0" w:color="auto"/>
          </w:divBdr>
        </w:div>
        <w:div w:id="626203733">
          <w:marLeft w:val="480"/>
          <w:marRight w:val="0"/>
          <w:marTop w:val="0"/>
          <w:marBottom w:val="0"/>
          <w:divBdr>
            <w:top w:val="none" w:sz="0" w:space="0" w:color="auto"/>
            <w:left w:val="none" w:sz="0" w:space="0" w:color="auto"/>
            <w:bottom w:val="none" w:sz="0" w:space="0" w:color="auto"/>
            <w:right w:val="none" w:sz="0" w:space="0" w:color="auto"/>
          </w:divBdr>
        </w:div>
        <w:div w:id="653804715">
          <w:marLeft w:val="480"/>
          <w:marRight w:val="0"/>
          <w:marTop w:val="0"/>
          <w:marBottom w:val="0"/>
          <w:divBdr>
            <w:top w:val="none" w:sz="0" w:space="0" w:color="auto"/>
            <w:left w:val="none" w:sz="0" w:space="0" w:color="auto"/>
            <w:bottom w:val="none" w:sz="0" w:space="0" w:color="auto"/>
            <w:right w:val="none" w:sz="0" w:space="0" w:color="auto"/>
          </w:divBdr>
        </w:div>
        <w:div w:id="772895227">
          <w:marLeft w:val="480"/>
          <w:marRight w:val="0"/>
          <w:marTop w:val="0"/>
          <w:marBottom w:val="0"/>
          <w:divBdr>
            <w:top w:val="none" w:sz="0" w:space="0" w:color="auto"/>
            <w:left w:val="none" w:sz="0" w:space="0" w:color="auto"/>
            <w:bottom w:val="none" w:sz="0" w:space="0" w:color="auto"/>
            <w:right w:val="none" w:sz="0" w:space="0" w:color="auto"/>
          </w:divBdr>
        </w:div>
        <w:div w:id="1083255450">
          <w:marLeft w:val="480"/>
          <w:marRight w:val="0"/>
          <w:marTop w:val="0"/>
          <w:marBottom w:val="0"/>
          <w:divBdr>
            <w:top w:val="none" w:sz="0" w:space="0" w:color="auto"/>
            <w:left w:val="none" w:sz="0" w:space="0" w:color="auto"/>
            <w:bottom w:val="none" w:sz="0" w:space="0" w:color="auto"/>
            <w:right w:val="none" w:sz="0" w:space="0" w:color="auto"/>
          </w:divBdr>
        </w:div>
        <w:div w:id="1213006538">
          <w:marLeft w:val="480"/>
          <w:marRight w:val="0"/>
          <w:marTop w:val="0"/>
          <w:marBottom w:val="0"/>
          <w:divBdr>
            <w:top w:val="none" w:sz="0" w:space="0" w:color="auto"/>
            <w:left w:val="none" w:sz="0" w:space="0" w:color="auto"/>
            <w:bottom w:val="none" w:sz="0" w:space="0" w:color="auto"/>
            <w:right w:val="none" w:sz="0" w:space="0" w:color="auto"/>
          </w:divBdr>
        </w:div>
        <w:div w:id="1512646381">
          <w:marLeft w:val="480"/>
          <w:marRight w:val="0"/>
          <w:marTop w:val="0"/>
          <w:marBottom w:val="0"/>
          <w:divBdr>
            <w:top w:val="none" w:sz="0" w:space="0" w:color="auto"/>
            <w:left w:val="none" w:sz="0" w:space="0" w:color="auto"/>
            <w:bottom w:val="none" w:sz="0" w:space="0" w:color="auto"/>
            <w:right w:val="none" w:sz="0" w:space="0" w:color="auto"/>
          </w:divBdr>
        </w:div>
        <w:div w:id="1672370620">
          <w:marLeft w:val="480"/>
          <w:marRight w:val="0"/>
          <w:marTop w:val="0"/>
          <w:marBottom w:val="0"/>
          <w:divBdr>
            <w:top w:val="none" w:sz="0" w:space="0" w:color="auto"/>
            <w:left w:val="none" w:sz="0" w:space="0" w:color="auto"/>
            <w:bottom w:val="none" w:sz="0" w:space="0" w:color="auto"/>
            <w:right w:val="none" w:sz="0" w:space="0" w:color="auto"/>
          </w:divBdr>
        </w:div>
        <w:div w:id="1746680170">
          <w:marLeft w:val="480"/>
          <w:marRight w:val="0"/>
          <w:marTop w:val="0"/>
          <w:marBottom w:val="0"/>
          <w:divBdr>
            <w:top w:val="none" w:sz="0" w:space="0" w:color="auto"/>
            <w:left w:val="none" w:sz="0" w:space="0" w:color="auto"/>
            <w:bottom w:val="none" w:sz="0" w:space="0" w:color="auto"/>
            <w:right w:val="none" w:sz="0" w:space="0" w:color="auto"/>
          </w:divBdr>
        </w:div>
        <w:div w:id="2030255732">
          <w:marLeft w:val="480"/>
          <w:marRight w:val="0"/>
          <w:marTop w:val="0"/>
          <w:marBottom w:val="0"/>
          <w:divBdr>
            <w:top w:val="none" w:sz="0" w:space="0" w:color="auto"/>
            <w:left w:val="none" w:sz="0" w:space="0" w:color="auto"/>
            <w:bottom w:val="none" w:sz="0" w:space="0" w:color="auto"/>
            <w:right w:val="none" w:sz="0" w:space="0" w:color="auto"/>
          </w:divBdr>
        </w:div>
        <w:div w:id="2145928103">
          <w:marLeft w:val="480"/>
          <w:marRight w:val="0"/>
          <w:marTop w:val="0"/>
          <w:marBottom w:val="0"/>
          <w:divBdr>
            <w:top w:val="none" w:sz="0" w:space="0" w:color="auto"/>
            <w:left w:val="none" w:sz="0" w:space="0" w:color="auto"/>
            <w:bottom w:val="none" w:sz="0" w:space="0" w:color="auto"/>
            <w:right w:val="none" w:sz="0" w:space="0" w:color="auto"/>
          </w:divBdr>
        </w:div>
      </w:divsChild>
    </w:div>
    <w:div w:id="479273312">
      <w:marLeft w:val="480"/>
      <w:marRight w:val="0"/>
      <w:marTop w:val="0"/>
      <w:marBottom w:val="0"/>
      <w:divBdr>
        <w:top w:val="none" w:sz="0" w:space="0" w:color="auto"/>
        <w:left w:val="none" w:sz="0" w:space="0" w:color="auto"/>
        <w:bottom w:val="none" w:sz="0" w:space="0" w:color="auto"/>
        <w:right w:val="none" w:sz="0" w:space="0" w:color="auto"/>
      </w:divBdr>
    </w:div>
    <w:div w:id="479881420">
      <w:bodyDiv w:val="1"/>
      <w:marLeft w:val="0"/>
      <w:marRight w:val="0"/>
      <w:marTop w:val="0"/>
      <w:marBottom w:val="0"/>
      <w:divBdr>
        <w:top w:val="none" w:sz="0" w:space="0" w:color="auto"/>
        <w:left w:val="none" w:sz="0" w:space="0" w:color="auto"/>
        <w:bottom w:val="none" w:sz="0" w:space="0" w:color="auto"/>
        <w:right w:val="none" w:sz="0" w:space="0" w:color="auto"/>
      </w:divBdr>
      <w:divsChild>
        <w:div w:id="54937359">
          <w:marLeft w:val="480"/>
          <w:marRight w:val="0"/>
          <w:marTop w:val="0"/>
          <w:marBottom w:val="0"/>
          <w:divBdr>
            <w:top w:val="none" w:sz="0" w:space="0" w:color="auto"/>
            <w:left w:val="none" w:sz="0" w:space="0" w:color="auto"/>
            <w:bottom w:val="none" w:sz="0" w:space="0" w:color="auto"/>
            <w:right w:val="none" w:sz="0" w:space="0" w:color="auto"/>
          </w:divBdr>
        </w:div>
        <w:div w:id="143550700">
          <w:marLeft w:val="480"/>
          <w:marRight w:val="0"/>
          <w:marTop w:val="0"/>
          <w:marBottom w:val="0"/>
          <w:divBdr>
            <w:top w:val="none" w:sz="0" w:space="0" w:color="auto"/>
            <w:left w:val="none" w:sz="0" w:space="0" w:color="auto"/>
            <w:bottom w:val="none" w:sz="0" w:space="0" w:color="auto"/>
            <w:right w:val="none" w:sz="0" w:space="0" w:color="auto"/>
          </w:divBdr>
        </w:div>
        <w:div w:id="212739641">
          <w:marLeft w:val="480"/>
          <w:marRight w:val="0"/>
          <w:marTop w:val="0"/>
          <w:marBottom w:val="0"/>
          <w:divBdr>
            <w:top w:val="none" w:sz="0" w:space="0" w:color="auto"/>
            <w:left w:val="none" w:sz="0" w:space="0" w:color="auto"/>
            <w:bottom w:val="none" w:sz="0" w:space="0" w:color="auto"/>
            <w:right w:val="none" w:sz="0" w:space="0" w:color="auto"/>
          </w:divBdr>
        </w:div>
        <w:div w:id="253586274">
          <w:marLeft w:val="480"/>
          <w:marRight w:val="0"/>
          <w:marTop w:val="0"/>
          <w:marBottom w:val="0"/>
          <w:divBdr>
            <w:top w:val="none" w:sz="0" w:space="0" w:color="auto"/>
            <w:left w:val="none" w:sz="0" w:space="0" w:color="auto"/>
            <w:bottom w:val="none" w:sz="0" w:space="0" w:color="auto"/>
            <w:right w:val="none" w:sz="0" w:space="0" w:color="auto"/>
          </w:divBdr>
        </w:div>
        <w:div w:id="383062660">
          <w:marLeft w:val="480"/>
          <w:marRight w:val="0"/>
          <w:marTop w:val="0"/>
          <w:marBottom w:val="0"/>
          <w:divBdr>
            <w:top w:val="none" w:sz="0" w:space="0" w:color="auto"/>
            <w:left w:val="none" w:sz="0" w:space="0" w:color="auto"/>
            <w:bottom w:val="none" w:sz="0" w:space="0" w:color="auto"/>
            <w:right w:val="none" w:sz="0" w:space="0" w:color="auto"/>
          </w:divBdr>
        </w:div>
        <w:div w:id="469396761">
          <w:marLeft w:val="480"/>
          <w:marRight w:val="0"/>
          <w:marTop w:val="0"/>
          <w:marBottom w:val="0"/>
          <w:divBdr>
            <w:top w:val="none" w:sz="0" w:space="0" w:color="auto"/>
            <w:left w:val="none" w:sz="0" w:space="0" w:color="auto"/>
            <w:bottom w:val="none" w:sz="0" w:space="0" w:color="auto"/>
            <w:right w:val="none" w:sz="0" w:space="0" w:color="auto"/>
          </w:divBdr>
        </w:div>
        <w:div w:id="698435200">
          <w:marLeft w:val="480"/>
          <w:marRight w:val="0"/>
          <w:marTop w:val="0"/>
          <w:marBottom w:val="0"/>
          <w:divBdr>
            <w:top w:val="none" w:sz="0" w:space="0" w:color="auto"/>
            <w:left w:val="none" w:sz="0" w:space="0" w:color="auto"/>
            <w:bottom w:val="none" w:sz="0" w:space="0" w:color="auto"/>
            <w:right w:val="none" w:sz="0" w:space="0" w:color="auto"/>
          </w:divBdr>
        </w:div>
        <w:div w:id="738669299">
          <w:marLeft w:val="480"/>
          <w:marRight w:val="0"/>
          <w:marTop w:val="0"/>
          <w:marBottom w:val="0"/>
          <w:divBdr>
            <w:top w:val="none" w:sz="0" w:space="0" w:color="auto"/>
            <w:left w:val="none" w:sz="0" w:space="0" w:color="auto"/>
            <w:bottom w:val="none" w:sz="0" w:space="0" w:color="auto"/>
            <w:right w:val="none" w:sz="0" w:space="0" w:color="auto"/>
          </w:divBdr>
        </w:div>
        <w:div w:id="808523082">
          <w:marLeft w:val="480"/>
          <w:marRight w:val="0"/>
          <w:marTop w:val="0"/>
          <w:marBottom w:val="0"/>
          <w:divBdr>
            <w:top w:val="none" w:sz="0" w:space="0" w:color="auto"/>
            <w:left w:val="none" w:sz="0" w:space="0" w:color="auto"/>
            <w:bottom w:val="none" w:sz="0" w:space="0" w:color="auto"/>
            <w:right w:val="none" w:sz="0" w:space="0" w:color="auto"/>
          </w:divBdr>
        </w:div>
        <w:div w:id="831608062">
          <w:marLeft w:val="480"/>
          <w:marRight w:val="0"/>
          <w:marTop w:val="0"/>
          <w:marBottom w:val="0"/>
          <w:divBdr>
            <w:top w:val="none" w:sz="0" w:space="0" w:color="auto"/>
            <w:left w:val="none" w:sz="0" w:space="0" w:color="auto"/>
            <w:bottom w:val="none" w:sz="0" w:space="0" w:color="auto"/>
            <w:right w:val="none" w:sz="0" w:space="0" w:color="auto"/>
          </w:divBdr>
        </w:div>
        <w:div w:id="1159731863">
          <w:marLeft w:val="480"/>
          <w:marRight w:val="0"/>
          <w:marTop w:val="0"/>
          <w:marBottom w:val="0"/>
          <w:divBdr>
            <w:top w:val="none" w:sz="0" w:space="0" w:color="auto"/>
            <w:left w:val="none" w:sz="0" w:space="0" w:color="auto"/>
            <w:bottom w:val="none" w:sz="0" w:space="0" w:color="auto"/>
            <w:right w:val="none" w:sz="0" w:space="0" w:color="auto"/>
          </w:divBdr>
        </w:div>
        <w:div w:id="1178545412">
          <w:marLeft w:val="480"/>
          <w:marRight w:val="0"/>
          <w:marTop w:val="0"/>
          <w:marBottom w:val="0"/>
          <w:divBdr>
            <w:top w:val="none" w:sz="0" w:space="0" w:color="auto"/>
            <w:left w:val="none" w:sz="0" w:space="0" w:color="auto"/>
            <w:bottom w:val="none" w:sz="0" w:space="0" w:color="auto"/>
            <w:right w:val="none" w:sz="0" w:space="0" w:color="auto"/>
          </w:divBdr>
        </w:div>
        <w:div w:id="1362901266">
          <w:marLeft w:val="480"/>
          <w:marRight w:val="0"/>
          <w:marTop w:val="0"/>
          <w:marBottom w:val="0"/>
          <w:divBdr>
            <w:top w:val="none" w:sz="0" w:space="0" w:color="auto"/>
            <w:left w:val="none" w:sz="0" w:space="0" w:color="auto"/>
            <w:bottom w:val="none" w:sz="0" w:space="0" w:color="auto"/>
            <w:right w:val="none" w:sz="0" w:space="0" w:color="auto"/>
          </w:divBdr>
        </w:div>
        <w:div w:id="1375350827">
          <w:marLeft w:val="480"/>
          <w:marRight w:val="0"/>
          <w:marTop w:val="0"/>
          <w:marBottom w:val="0"/>
          <w:divBdr>
            <w:top w:val="none" w:sz="0" w:space="0" w:color="auto"/>
            <w:left w:val="none" w:sz="0" w:space="0" w:color="auto"/>
            <w:bottom w:val="none" w:sz="0" w:space="0" w:color="auto"/>
            <w:right w:val="none" w:sz="0" w:space="0" w:color="auto"/>
          </w:divBdr>
        </w:div>
        <w:div w:id="1492520949">
          <w:marLeft w:val="480"/>
          <w:marRight w:val="0"/>
          <w:marTop w:val="0"/>
          <w:marBottom w:val="0"/>
          <w:divBdr>
            <w:top w:val="none" w:sz="0" w:space="0" w:color="auto"/>
            <w:left w:val="none" w:sz="0" w:space="0" w:color="auto"/>
            <w:bottom w:val="none" w:sz="0" w:space="0" w:color="auto"/>
            <w:right w:val="none" w:sz="0" w:space="0" w:color="auto"/>
          </w:divBdr>
        </w:div>
        <w:div w:id="1574778058">
          <w:marLeft w:val="480"/>
          <w:marRight w:val="0"/>
          <w:marTop w:val="0"/>
          <w:marBottom w:val="0"/>
          <w:divBdr>
            <w:top w:val="none" w:sz="0" w:space="0" w:color="auto"/>
            <w:left w:val="none" w:sz="0" w:space="0" w:color="auto"/>
            <w:bottom w:val="none" w:sz="0" w:space="0" w:color="auto"/>
            <w:right w:val="none" w:sz="0" w:space="0" w:color="auto"/>
          </w:divBdr>
        </w:div>
        <w:div w:id="1796554923">
          <w:marLeft w:val="480"/>
          <w:marRight w:val="0"/>
          <w:marTop w:val="0"/>
          <w:marBottom w:val="0"/>
          <w:divBdr>
            <w:top w:val="none" w:sz="0" w:space="0" w:color="auto"/>
            <w:left w:val="none" w:sz="0" w:space="0" w:color="auto"/>
            <w:bottom w:val="none" w:sz="0" w:space="0" w:color="auto"/>
            <w:right w:val="none" w:sz="0" w:space="0" w:color="auto"/>
          </w:divBdr>
        </w:div>
        <w:div w:id="1957978412">
          <w:marLeft w:val="480"/>
          <w:marRight w:val="0"/>
          <w:marTop w:val="0"/>
          <w:marBottom w:val="0"/>
          <w:divBdr>
            <w:top w:val="none" w:sz="0" w:space="0" w:color="auto"/>
            <w:left w:val="none" w:sz="0" w:space="0" w:color="auto"/>
            <w:bottom w:val="none" w:sz="0" w:space="0" w:color="auto"/>
            <w:right w:val="none" w:sz="0" w:space="0" w:color="auto"/>
          </w:divBdr>
        </w:div>
        <w:div w:id="2061905548">
          <w:marLeft w:val="480"/>
          <w:marRight w:val="0"/>
          <w:marTop w:val="0"/>
          <w:marBottom w:val="0"/>
          <w:divBdr>
            <w:top w:val="none" w:sz="0" w:space="0" w:color="auto"/>
            <w:left w:val="none" w:sz="0" w:space="0" w:color="auto"/>
            <w:bottom w:val="none" w:sz="0" w:space="0" w:color="auto"/>
            <w:right w:val="none" w:sz="0" w:space="0" w:color="auto"/>
          </w:divBdr>
        </w:div>
      </w:divsChild>
    </w:div>
    <w:div w:id="480342312">
      <w:marLeft w:val="480"/>
      <w:marRight w:val="0"/>
      <w:marTop w:val="0"/>
      <w:marBottom w:val="0"/>
      <w:divBdr>
        <w:top w:val="none" w:sz="0" w:space="0" w:color="auto"/>
        <w:left w:val="none" w:sz="0" w:space="0" w:color="auto"/>
        <w:bottom w:val="none" w:sz="0" w:space="0" w:color="auto"/>
        <w:right w:val="none" w:sz="0" w:space="0" w:color="auto"/>
      </w:divBdr>
    </w:div>
    <w:div w:id="481001387">
      <w:marLeft w:val="480"/>
      <w:marRight w:val="0"/>
      <w:marTop w:val="0"/>
      <w:marBottom w:val="0"/>
      <w:divBdr>
        <w:top w:val="none" w:sz="0" w:space="0" w:color="auto"/>
        <w:left w:val="none" w:sz="0" w:space="0" w:color="auto"/>
        <w:bottom w:val="none" w:sz="0" w:space="0" w:color="auto"/>
        <w:right w:val="none" w:sz="0" w:space="0" w:color="auto"/>
      </w:divBdr>
    </w:div>
    <w:div w:id="482048677">
      <w:bodyDiv w:val="1"/>
      <w:marLeft w:val="0"/>
      <w:marRight w:val="0"/>
      <w:marTop w:val="0"/>
      <w:marBottom w:val="0"/>
      <w:divBdr>
        <w:top w:val="none" w:sz="0" w:space="0" w:color="auto"/>
        <w:left w:val="none" w:sz="0" w:space="0" w:color="auto"/>
        <w:bottom w:val="none" w:sz="0" w:space="0" w:color="auto"/>
        <w:right w:val="none" w:sz="0" w:space="0" w:color="auto"/>
      </w:divBdr>
    </w:div>
    <w:div w:id="482357027">
      <w:bodyDiv w:val="1"/>
      <w:marLeft w:val="0"/>
      <w:marRight w:val="0"/>
      <w:marTop w:val="0"/>
      <w:marBottom w:val="0"/>
      <w:divBdr>
        <w:top w:val="none" w:sz="0" w:space="0" w:color="auto"/>
        <w:left w:val="none" w:sz="0" w:space="0" w:color="auto"/>
        <w:bottom w:val="none" w:sz="0" w:space="0" w:color="auto"/>
        <w:right w:val="none" w:sz="0" w:space="0" w:color="auto"/>
      </w:divBdr>
    </w:div>
    <w:div w:id="483858645">
      <w:bodyDiv w:val="1"/>
      <w:marLeft w:val="0"/>
      <w:marRight w:val="0"/>
      <w:marTop w:val="0"/>
      <w:marBottom w:val="0"/>
      <w:divBdr>
        <w:top w:val="none" w:sz="0" w:space="0" w:color="auto"/>
        <w:left w:val="none" w:sz="0" w:space="0" w:color="auto"/>
        <w:bottom w:val="none" w:sz="0" w:space="0" w:color="auto"/>
        <w:right w:val="none" w:sz="0" w:space="0" w:color="auto"/>
      </w:divBdr>
    </w:div>
    <w:div w:id="484205296">
      <w:marLeft w:val="480"/>
      <w:marRight w:val="0"/>
      <w:marTop w:val="0"/>
      <w:marBottom w:val="0"/>
      <w:divBdr>
        <w:top w:val="none" w:sz="0" w:space="0" w:color="auto"/>
        <w:left w:val="none" w:sz="0" w:space="0" w:color="auto"/>
        <w:bottom w:val="none" w:sz="0" w:space="0" w:color="auto"/>
        <w:right w:val="none" w:sz="0" w:space="0" w:color="auto"/>
      </w:divBdr>
    </w:div>
    <w:div w:id="487019659">
      <w:bodyDiv w:val="1"/>
      <w:marLeft w:val="0"/>
      <w:marRight w:val="0"/>
      <w:marTop w:val="0"/>
      <w:marBottom w:val="0"/>
      <w:divBdr>
        <w:top w:val="none" w:sz="0" w:space="0" w:color="auto"/>
        <w:left w:val="none" w:sz="0" w:space="0" w:color="auto"/>
        <w:bottom w:val="none" w:sz="0" w:space="0" w:color="auto"/>
        <w:right w:val="none" w:sz="0" w:space="0" w:color="auto"/>
      </w:divBdr>
    </w:div>
    <w:div w:id="487283649">
      <w:marLeft w:val="480"/>
      <w:marRight w:val="0"/>
      <w:marTop w:val="0"/>
      <w:marBottom w:val="0"/>
      <w:divBdr>
        <w:top w:val="none" w:sz="0" w:space="0" w:color="auto"/>
        <w:left w:val="none" w:sz="0" w:space="0" w:color="auto"/>
        <w:bottom w:val="none" w:sz="0" w:space="0" w:color="auto"/>
        <w:right w:val="none" w:sz="0" w:space="0" w:color="auto"/>
      </w:divBdr>
    </w:div>
    <w:div w:id="487674665">
      <w:marLeft w:val="480"/>
      <w:marRight w:val="0"/>
      <w:marTop w:val="0"/>
      <w:marBottom w:val="0"/>
      <w:divBdr>
        <w:top w:val="none" w:sz="0" w:space="0" w:color="auto"/>
        <w:left w:val="none" w:sz="0" w:space="0" w:color="auto"/>
        <w:bottom w:val="none" w:sz="0" w:space="0" w:color="auto"/>
        <w:right w:val="none" w:sz="0" w:space="0" w:color="auto"/>
      </w:divBdr>
    </w:div>
    <w:div w:id="490023861">
      <w:marLeft w:val="480"/>
      <w:marRight w:val="0"/>
      <w:marTop w:val="0"/>
      <w:marBottom w:val="0"/>
      <w:divBdr>
        <w:top w:val="none" w:sz="0" w:space="0" w:color="auto"/>
        <w:left w:val="none" w:sz="0" w:space="0" w:color="auto"/>
        <w:bottom w:val="none" w:sz="0" w:space="0" w:color="auto"/>
        <w:right w:val="none" w:sz="0" w:space="0" w:color="auto"/>
      </w:divBdr>
    </w:div>
    <w:div w:id="490603806">
      <w:marLeft w:val="480"/>
      <w:marRight w:val="0"/>
      <w:marTop w:val="0"/>
      <w:marBottom w:val="0"/>
      <w:divBdr>
        <w:top w:val="none" w:sz="0" w:space="0" w:color="auto"/>
        <w:left w:val="none" w:sz="0" w:space="0" w:color="auto"/>
        <w:bottom w:val="none" w:sz="0" w:space="0" w:color="auto"/>
        <w:right w:val="none" w:sz="0" w:space="0" w:color="auto"/>
      </w:divBdr>
    </w:div>
    <w:div w:id="491339469">
      <w:bodyDiv w:val="1"/>
      <w:marLeft w:val="0"/>
      <w:marRight w:val="0"/>
      <w:marTop w:val="0"/>
      <w:marBottom w:val="0"/>
      <w:divBdr>
        <w:top w:val="none" w:sz="0" w:space="0" w:color="auto"/>
        <w:left w:val="none" w:sz="0" w:space="0" w:color="auto"/>
        <w:bottom w:val="none" w:sz="0" w:space="0" w:color="auto"/>
        <w:right w:val="none" w:sz="0" w:space="0" w:color="auto"/>
      </w:divBdr>
    </w:div>
    <w:div w:id="491995687">
      <w:marLeft w:val="480"/>
      <w:marRight w:val="0"/>
      <w:marTop w:val="0"/>
      <w:marBottom w:val="0"/>
      <w:divBdr>
        <w:top w:val="none" w:sz="0" w:space="0" w:color="auto"/>
        <w:left w:val="none" w:sz="0" w:space="0" w:color="auto"/>
        <w:bottom w:val="none" w:sz="0" w:space="0" w:color="auto"/>
        <w:right w:val="none" w:sz="0" w:space="0" w:color="auto"/>
      </w:divBdr>
    </w:div>
    <w:div w:id="492530197">
      <w:marLeft w:val="480"/>
      <w:marRight w:val="0"/>
      <w:marTop w:val="0"/>
      <w:marBottom w:val="0"/>
      <w:divBdr>
        <w:top w:val="none" w:sz="0" w:space="0" w:color="auto"/>
        <w:left w:val="none" w:sz="0" w:space="0" w:color="auto"/>
        <w:bottom w:val="none" w:sz="0" w:space="0" w:color="auto"/>
        <w:right w:val="none" w:sz="0" w:space="0" w:color="auto"/>
      </w:divBdr>
    </w:div>
    <w:div w:id="496192756">
      <w:marLeft w:val="480"/>
      <w:marRight w:val="0"/>
      <w:marTop w:val="0"/>
      <w:marBottom w:val="0"/>
      <w:divBdr>
        <w:top w:val="none" w:sz="0" w:space="0" w:color="auto"/>
        <w:left w:val="none" w:sz="0" w:space="0" w:color="auto"/>
        <w:bottom w:val="none" w:sz="0" w:space="0" w:color="auto"/>
        <w:right w:val="none" w:sz="0" w:space="0" w:color="auto"/>
      </w:divBdr>
    </w:div>
    <w:div w:id="497765704">
      <w:marLeft w:val="480"/>
      <w:marRight w:val="0"/>
      <w:marTop w:val="0"/>
      <w:marBottom w:val="0"/>
      <w:divBdr>
        <w:top w:val="none" w:sz="0" w:space="0" w:color="auto"/>
        <w:left w:val="none" w:sz="0" w:space="0" w:color="auto"/>
        <w:bottom w:val="none" w:sz="0" w:space="0" w:color="auto"/>
        <w:right w:val="none" w:sz="0" w:space="0" w:color="auto"/>
      </w:divBdr>
    </w:div>
    <w:div w:id="499273905">
      <w:marLeft w:val="480"/>
      <w:marRight w:val="0"/>
      <w:marTop w:val="0"/>
      <w:marBottom w:val="0"/>
      <w:divBdr>
        <w:top w:val="none" w:sz="0" w:space="0" w:color="auto"/>
        <w:left w:val="none" w:sz="0" w:space="0" w:color="auto"/>
        <w:bottom w:val="none" w:sz="0" w:space="0" w:color="auto"/>
        <w:right w:val="none" w:sz="0" w:space="0" w:color="auto"/>
      </w:divBdr>
    </w:div>
    <w:div w:id="500389510">
      <w:marLeft w:val="640"/>
      <w:marRight w:val="0"/>
      <w:marTop w:val="0"/>
      <w:marBottom w:val="0"/>
      <w:divBdr>
        <w:top w:val="none" w:sz="0" w:space="0" w:color="auto"/>
        <w:left w:val="none" w:sz="0" w:space="0" w:color="auto"/>
        <w:bottom w:val="none" w:sz="0" w:space="0" w:color="auto"/>
        <w:right w:val="none" w:sz="0" w:space="0" w:color="auto"/>
      </w:divBdr>
    </w:div>
    <w:div w:id="502159508">
      <w:marLeft w:val="480"/>
      <w:marRight w:val="0"/>
      <w:marTop w:val="0"/>
      <w:marBottom w:val="0"/>
      <w:divBdr>
        <w:top w:val="none" w:sz="0" w:space="0" w:color="auto"/>
        <w:left w:val="none" w:sz="0" w:space="0" w:color="auto"/>
        <w:bottom w:val="none" w:sz="0" w:space="0" w:color="auto"/>
        <w:right w:val="none" w:sz="0" w:space="0" w:color="auto"/>
      </w:divBdr>
    </w:div>
    <w:div w:id="502281571">
      <w:marLeft w:val="480"/>
      <w:marRight w:val="0"/>
      <w:marTop w:val="0"/>
      <w:marBottom w:val="0"/>
      <w:divBdr>
        <w:top w:val="none" w:sz="0" w:space="0" w:color="auto"/>
        <w:left w:val="none" w:sz="0" w:space="0" w:color="auto"/>
        <w:bottom w:val="none" w:sz="0" w:space="0" w:color="auto"/>
        <w:right w:val="none" w:sz="0" w:space="0" w:color="auto"/>
      </w:divBdr>
    </w:div>
    <w:div w:id="502470580">
      <w:bodyDiv w:val="1"/>
      <w:marLeft w:val="0"/>
      <w:marRight w:val="0"/>
      <w:marTop w:val="0"/>
      <w:marBottom w:val="0"/>
      <w:divBdr>
        <w:top w:val="none" w:sz="0" w:space="0" w:color="auto"/>
        <w:left w:val="none" w:sz="0" w:space="0" w:color="auto"/>
        <w:bottom w:val="none" w:sz="0" w:space="0" w:color="auto"/>
        <w:right w:val="none" w:sz="0" w:space="0" w:color="auto"/>
      </w:divBdr>
      <w:divsChild>
        <w:div w:id="112285399">
          <w:marLeft w:val="640"/>
          <w:marRight w:val="0"/>
          <w:marTop w:val="0"/>
          <w:marBottom w:val="0"/>
          <w:divBdr>
            <w:top w:val="none" w:sz="0" w:space="0" w:color="auto"/>
            <w:left w:val="none" w:sz="0" w:space="0" w:color="auto"/>
            <w:bottom w:val="none" w:sz="0" w:space="0" w:color="auto"/>
            <w:right w:val="none" w:sz="0" w:space="0" w:color="auto"/>
          </w:divBdr>
        </w:div>
        <w:div w:id="304510785">
          <w:marLeft w:val="640"/>
          <w:marRight w:val="0"/>
          <w:marTop w:val="0"/>
          <w:marBottom w:val="0"/>
          <w:divBdr>
            <w:top w:val="none" w:sz="0" w:space="0" w:color="auto"/>
            <w:left w:val="none" w:sz="0" w:space="0" w:color="auto"/>
            <w:bottom w:val="none" w:sz="0" w:space="0" w:color="auto"/>
            <w:right w:val="none" w:sz="0" w:space="0" w:color="auto"/>
          </w:divBdr>
        </w:div>
        <w:div w:id="1103500527">
          <w:marLeft w:val="640"/>
          <w:marRight w:val="0"/>
          <w:marTop w:val="0"/>
          <w:marBottom w:val="0"/>
          <w:divBdr>
            <w:top w:val="none" w:sz="0" w:space="0" w:color="auto"/>
            <w:left w:val="none" w:sz="0" w:space="0" w:color="auto"/>
            <w:bottom w:val="none" w:sz="0" w:space="0" w:color="auto"/>
            <w:right w:val="none" w:sz="0" w:space="0" w:color="auto"/>
          </w:divBdr>
        </w:div>
        <w:div w:id="327055952">
          <w:marLeft w:val="640"/>
          <w:marRight w:val="0"/>
          <w:marTop w:val="0"/>
          <w:marBottom w:val="0"/>
          <w:divBdr>
            <w:top w:val="none" w:sz="0" w:space="0" w:color="auto"/>
            <w:left w:val="none" w:sz="0" w:space="0" w:color="auto"/>
            <w:bottom w:val="none" w:sz="0" w:space="0" w:color="auto"/>
            <w:right w:val="none" w:sz="0" w:space="0" w:color="auto"/>
          </w:divBdr>
        </w:div>
        <w:div w:id="785661097">
          <w:marLeft w:val="640"/>
          <w:marRight w:val="0"/>
          <w:marTop w:val="0"/>
          <w:marBottom w:val="0"/>
          <w:divBdr>
            <w:top w:val="none" w:sz="0" w:space="0" w:color="auto"/>
            <w:left w:val="none" w:sz="0" w:space="0" w:color="auto"/>
            <w:bottom w:val="none" w:sz="0" w:space="0" w:color="auto"/>
            <w:right w:val="none" w:sz="0" w:space="0" w:color="auto"/>
          </w:divBdr>
        </w:div>
        <w:div w:id="444008964">
          <w:marLeft w:val="640"/>
          <w:marRight w:val="0"/>
          <w:marTop w:val="0"/>
          <w:marBottom w:val="0"/>
          <w:divBdr>
            <w:top w:val="none" w:sz="0" w:space="0" w:color="auto"/>
            <w:left w:val="none" w:sz="0" w:space="0" w:color="auto"/>
            <w:bottom w:val="none" w:sz="0" w:space="0" w:color="auto"/>
            <w:right w:val="none" w:sz="0" w:space="0" w:color="auto"/>
          </w:divBdr>
        </w:div>
        <w:div w:id="893001949">
          <w:marLeft w:val="640"/>
          <w:marRight w:val="0"/>
          <w:marTop w:val="0"/>
          <w:marBottom w:val="0"/>
          <w:divBdr>
            <w:top w:val="none" w:sz="0" w:space="0" w:color="auto"/>
            <w:left w:val="none" w:sz="0" w:space="0" w:color="auto"/>
            <w:bottom w:val="none" w:sz="0" w:space="0" w:color="auto"/>
            <w:right w:val="none" w:sz="0" w:space="0" w:color="auto"/>
          </w:divBdr>
        </w:div>
        <w:div w:id="1455175396">
          <w:marLeft w:val="640"/>
          <w:marRight w:val="0"/>
          <w:marTop w:val="0"/>
          <w:marBottom w:val="0"/>
          <w:divBdr>
            <w:top w:val="none" w:sz="0" w:space="0" w:color="auto"/>
            <w:left w:val="none" w:sz="0" w:space="0" w:color="auto"/>
            <w:bottom w:val="none" w:sz="0" w:space="0" w:color="auto"/>
            <w:right w:val="none" w:sz="0" w:space="0" w:color="auto"/>
          </w:divBdr>
        </w:div>
        <w:div w:id="1421216305">
          <w:marLeft w:val="640"/>
          <w:marRight w:val="0"/>
          <w:marTop w:val="0"/>
          <w:marBottom w:val="0"/>
          <w:divBdr>
            <w:top w:val="none" w:sz="0" w:space="0" w:color="auto"/>
            <w:left w:val="none" w:sz="0" w:space="0" w:color="auto"/>
            <w:bottom w:val="none" w:sz="0" w:space="0" w:color="auto"/>
            <w:right w:val="none" w:sz="0" w:space="0" w:color="auto"/>
          </w:divBdr>
        </w:div>
        <w:div w:id="1873376666">
          <w:marLeft w:val="640"/>
          <w:marRight w:val="0"/>
          <w:marTop w:val="0"/>
          <w:marBottom w:val="0"/>
          <w:divBdr>
            <w:top w:val="none" w:sz="0" w:space="0" w:color="auto"/>
            <w:left w:val="none" w:sz="0" w:space="0" w:color="auto"/>
            <w:bottom w:val="none" w:sz="0" w:space="0" w:color="auto"/>
            <w:right w:val="none" w:sz="0" w:space="0" w:color="auto"/>
          </w:divBdr>
        </w:div>
        <w:div w:id="1592394898">
          <w:marLeft w:val="640"/>
          <w:marRight w:val="0"/>
          <w:marTop w:val="0"/>
          <w:marBottom w:val="0"/>
          <w:divBdr>
            <w:top w:val="none" w:sz="0" w:space="0" w:color="auto"/>
            <w:left w:val="none" w:sz="0" w:space="0" w:color="auto"/>
            <w:bottom w:val="none" w:sz="0" w:space="0" w:color="auto"/>
            <w:right w:val="none" w:sz="0" w:space="0" w:color="auto"/>
          </w:divBdr>
        </w:div>
        <w:div w:id="777066633">
          <w:marLeft w:val="640"/>
          <w:marRight w:val="0"/>
          <w:marTop w:val="0"/>
          <w:marBottom w:val="0"/>
          <w:divBdr>
            <w:top w:val="none" w:sz="0" w:space="0" w:color="auto"/>
            <w:left w:val="none" w:sz="0" w:space="0" w:color="auto"/>
            <w:bottom w:val="none" w:sz="0" w:space="0" w:color="auto"/>
            <w:right w:val="none" w:sz="0" w:space="0" w:color="auto"/>
          </w:divBdr>
        </w:div>
        <w:div w:id="158926997">
          <w:marLeft w:val="640"/>
          <w:marRight w:val="0"/>
          <w:marTop w:val="0"/>
          <w:marBottom w:val="0"/>
          <w:divBdr>
            <w:top w:val="none" w:sz="0" w:space="0" w:color="auto"/>
            <w:left w:val="none" w:sz="0" w:space="0" w:color="auto"/>
            <w:bottom w:val="none" w:sz="0" w:space="0" w:color="auto"/>
            <w:right w:val="none" w:sz="0" w:space="0" w:color="auto"/>
          </w:divBdr>
        </w:div>
        <w:div w:id="1703169411">
          <w:marLeft w:val="640"/>
          <w:marRight w:val="0"/>
          <w:marTop w:val="0"/>
          <w:marBottom w:val="0"/>
          <w:divBdr>
            <w:top w:val="none" w:sz="0" w:space="0" w:color="auto"/>
            <w:left w:val="none" w:sz="0" w:space="0" w:color="auto"/>
            <w:bottom w:val="none" w:sz="0" w:space="0" w:color="auto"/>
            <w:right w:val="none" w:sz="0" w:space="0" w:color="auto"/>
          </w:divBdr>
        </w:div>
        <w:div w:id="1938294335">
          <w:marLeft w:val="640"/>
          <w:marRight w:val="0"/>
          <w:marTop w:val="0"/>
          <w:marBottom w:val="0"/>
          <w:divBdr>
            <w:top w:val="none" w:sz="0" w:space="0" w:color="auto"/>
            <w:left w:val="none" w:sz="0" w:space="0" w:color="auto"/>
            <w:bottom w:val="none" w:sz="0" w:space="0" w:color="auto"/>
            <w:right w:val="none" w:sz="0" w:space="0" w:color="auto"/>
          </w:divBdr>
        </w:div>
        <w:div w:id="1172794898">
          <w:marLeft w:val="640"/>
          <w:marRight w:val="0"/>
          <w:marTop w:val="0"/>
          <w:marBottom w:val="0"/>
          <w:divBdr>
            <w:top w:val="none" w:sz="0" w:space="0" w:color="auto"/>
            <w:left w:val="none" w:sz="0" w:space="0" w:color="auto"/>
            <w:bottom w:val="none" w:sz="0" w:space="0" w:color="auto"/>
            <w:right w:val="none" w:sz="0" w:space="0" w:color="auto"/>
          </w:divBdr>
        </w:div>
        <w:div w:id="714701536">
          <w:marLeft w:val="640"/>
          <w:marRight w:val="0"/>
          <w:marTop w:val="0"/>
          <w:marBottom w:val="0"/>
          <w:divBdr>
            <w:top w:val="none" w:sz="0" w:space="0" w:color="auto"/>
            <w:left w:val="none" w:sz="0" w:space="0" w:color="auto"/>
            <w:bottom w:val="none" w:sz="0" w:space="0" w:color="auto"/>
            <w:right w:val="none" w:sz="0" w:space="0" w:color="auto"/>
          </w:divBdr>
        </w:div>
        <w:div w:id="1675256465">
          <w:marLeft w:val="640"/>
          <w:marRight w:val="0"/>
          <w:marTop w:val="0"/>
          <w:marBottom w:val="0"/>
          <w:divBdr>
            <w:top w:val="none" w:sz="0" w:space="0" w:color="auto"/>
            <w:left w:val="none" w:sz="0" w:space="0" w:color="auto"/>
            <w:bottom w:val="none" w:sz="0" w:space="0" w:color="auto"/>
            <w:right w:val="none" w:sz="0" w:space="0" w:color="auto"/>
          </w:divBdr>
        </w:div>
        <w:div w:id="1798258564">
          <w:marLeft w:val="640"/>
          <w:marRight w:val="0"/>
          <w:marTop w:val="0"/>
          <w:marBottom w:val="0"/>
          <w:divBdr>
            <w:top w:val="none" w:sz="0" w:space="0" w:color="auto"/>
            <w:left w:val="none" w:sz="0" w:space="0" w:color="auto"/>
            <w:bottom w:val="none" w:sz="0" w:space="0" w:color="auto"/>
            <w:right w:val="none" w:sz="0" w:space="0" w:color="auto"/>
          </w:divBdr>
        </w:div>
        <w:div w:id="966357154">
          <w:marLeft w:val="640"/>
          <w:marRight w:val="0"/>
          <w:marTop w:val="0"/>
          <w:marBottom w:val="0"/>
          <w:divBdr>
            <w:top w:val="none" w:sz="0" w:space="0" w:color="auto"/>
            <w:left w:val="none" w:sz="0" w:space="0" w:color="auto"/>
            <w:bottom w:val="none" w:sz="0" w:space="0" w:color="auto"/>
            <w:right w:val="none" w:sz="0" w:space="0" w:color="auto"/>
          </w:divBdr>
        </w:div>
        <w:div w:id="529759314">
          <w:marLeft w:val="640"/>
          <w:marRight w:val="0"/>
          <w:marTop w:val="0"/>
          <w:marBottom w:val="0"/>
          <w:divBdr>
            <w:top w:val="none" w:sz="0" w:space="0" w:color="auto"/>
            <w:left w:val="none" w:sz="0" w:space="0" w:color="auto"/>
            <w:bottom w:val="none" w:sz="0" w:space="0" w:color="auto"/>
            <w:right w:val="none" w:sz="0" w:space="0" w:color="auto"/>
          </w:divBdr>
        </w:div>
        <w:div w:id="170225789">
          <w:marLeft w:val="640"/>
          <w:marRight w:val="0"/>
          <w:marTop w:val="0"/>
          <w:marBottom w:val="0"/>
          <w:divBdr>
            <w:top w:val="none" w:sz="0" w:space="0" w:color="auto"/>
            <w:left w:val="none" w:sz="0" w:space="0" w:color="auto"/>
            <w:bottom w:val="none" w:sz="0" w:space="0" w:color="auto"/>
            <w:right w:val="none" w:sz="0" w:space="0" w:color="auto"/>
          </w:divBdr>
        </w:div>
        <w:div w:id="1097599332">
          <w:marLeft w:val="640"/>
          <w:marRight w:val="0"/>
          <w:marTop w:val="0"/>
          <w:marBottom w:val="0"/>
          <w:divBdr>
            <w:top w:val="none" w:sz="0" w:space="0" w:color="auto"/>
            <w:left w:val="none" w:sz="0" w:space="0" w:color="auto"/>
            <w:bottom w:val="none" w:sz="0" w:space="0" w:color="auto"/>
            <w:right w:val="none" w:sz="0" w:space="0" w:color="auto"/>
          </w:divBdr>
        </w:div>
        <w:div w:id="260182083">
          <w:marLeft w:val="640"/>
          <w:marRight w:val="0"/>
          <w:marTop w:val="0"/>
          <w:marBottom w:val="0"/>
          <w:divBdr>
            <w:top w:val="none" w:sz="0" w:space="0" w:color="auto"/>
            <w:left w:val="none" w:sz="0" w:space="0" w:color="auto"/>
            <w:bottom w:val="none" w:sz="0" w:space="0" w:color="auto"/>
            <w:right w:val="none" w:sz="0" w:space="0" w:color="auto"/>
          </w:divBdr>
        </w:div>
        <w:div w:id="75325691">
          <w:marLeft w:val="640"/>
          <w:marRight w:val="0"/>
          <w:marTop w:val="0"/>
          <w:marBottom w:val="0"/>
          <w:divBdr>
            <w:top w:val="none" w:sz="0" w:space="0" w:color="auto"/>
            <w:left w:val="none" w:sz="0" w:space="0" w:color="auto"/>
            <w:bottom w:val="none" w:sz="0" w:space="0" w:color="auto"/>
            <w:right w:val="none" w:sz="0" w:space="0" w:color="auto"/>
          </w:divBdr>
        </w:div>
        <w:div w:id="1026446311">
          <w:marLeft w:val="640"/>
          <w:marRight w:val="0"/>
          <w:marTop w:val="0"/>
          <w:marBottom w:val="0"/>
          <w:divBdr>
            <w:top w:val="none" w:sz="0" w:space="0" w:color="auto"/>
            <w:left w:val="none" w:sz="0" w:space="0" w:color="auto"/>
            <w:bottom w:val="none" w:sz="0" w:space="0" w:color="auto"/>
            <w:right w:val="none" w:sz="0" w:space="0" w:color="auto"/>
          </w:divBdr>
        </w:div>
        <w:div w:id="1053307135">
          <w:marLeft w:val="640"/>
          <w:marRight w:val="0"/>
          <w:marTop w:val="0"/>
          <w:marBottom w:val="0"/>
          <w:divBdr>
            <w:top w:val="none" w:sz="0" w:space="0" w:color="auto"/>
            <w:left w:val="none" w:sz="0" w:space="0" w:color="auto"/>
            <w:bottom w:val="none" w:sz="0" w:space="0" w:color="auto"/>
            <w:right w:val="none" w:sz="0" w:space="0" w:color="auto"/>
          </w:divBdr>
        </w:div>
        <w:div w:id="1291934426">
          <w:marLeft w:val="640"/>
          <w:marRight w:val="0"/>
          <w:marTop w:val="0"/>
          <w:marBottom w:val="0"/>
          <w:divBdr>
            <w:top w:val="none" w:sz="0" w:space="0" w:color="auto"/>
            <w:left w:val="none" w:sz="0" w:space="0" w:color="auto"/>
            <w:bottom w:val="none" w:sz="0" w:space="0" w:color="auto"/>
            <w:right w:val="none" w:sz="0" w:space="0" w:color="auto"/>
          </w:divBdr>
        </w:div>
        <w:div w:id="826437101">
          <w:marLeft w:val="640"/>
          <w:marRight w:val="0"/>
          <w:marTop w:val="0"/>
          <w:marBottom w:val="0"/>
          <w:divBdr>
            <w:top w:val="none" w:sz="0" w:space="0" w:color="auto"/>
            <w:left w:val="none" w:sz="0" w:space="0" w:color="auto"/>
            <w:bottom w:val="none" w:sz="0" w:space="0" w:color="auto"/>
            <w:right w:val="none" w:sz="0" w:space="0" w:color="auto"/>
          </w:divBdr>
        </w:div>
        <w:div w:id="1727608869">
          <w:marLeft w:val="640"/>
          <w:marRight w:val="0"/>
          <w:marTop w:val="0"/>
          <w:marBottom w:val="0"/>
          <w:divBdr>
            <w:top w:val="none" w:sz="0" w:space="0" w:color="auto"/>
            <w:left w:val="none" w:sz="0" w:space="0" w:color="auto"/>
            <w:bottom w:val="none" w:sz="0" w:space="0" w:color="auto"/>
            <w:right w:val="none" w:sz="0" w:space="0" w:color="auto"/>
          </w:divBdr>
        </w:div>
        <w:div w:id="2147236157">
          <w:marLeft w:val="640"/>
          <w:marRight w:val="0"/>
          <w:marTop w:val="0"/>
          <w:marBottom w:val="0"/>
          <w:divBdr>
            <w:top w:val="none" w:sz="0" w:space="0" w:color="auto"/>
            <w:left w:val="none" w:sz="0" w:space="0" w:color="auto"/>
            <w:bottom w:val="none" w:sz="0" w:space="0" w:color="auto"/>
            <w:right w:val="none" w:sz="0" w:space="0" w:color="auto"/>
          </w:divBdr>
        </w:div>
        <w:div w:id="238683951">
          <w:marLeft w:val="640"/>
          <w:marRight w:val="0"/>
          <w:marTop w:val="0"/>
          <w:marBottom w:val="0"/>
          <w:divBdr>
            <w:top w:val="none" w:sz="0" w:space="0" w:color="auto"/>
            <w:left w:val="none" w:sz="0" w:space="0" w:color="auto"/>
            <w:bottom w:val="none" w:sz="0" w:space="0" w:color="auto"/>
            <w:right w:val="none" w:sz="0" w:space="0" w:color="auto"/>
          </w:divBdr>
        </w:div>
        <w:div w:id="1571043529">
          <w:marLeft w:val="640"/>
          <w:marRight w:val="0"/>
          <w:marTop w:val="0"/>
          <w:marBottom w:val="0"/>
          <w:divBdr>
            <w:top w:val="none" w:sz="0" w:space="0" w:color="auto"/>
            <w:left w:val="none" w:sz="0" w:space="0" w:color="auto"/>
            <w:bottom w:val="none" w:sz="0" w:space="0" w:color="auto"/>
            <w:right w:val="none" w:sz="0" w:space="0" w:color="auto"/>
          </w:divBdr>
        </w:div>
        <w:div w:id="1815217928">
          <w:marLeft w:val="640"/>
          <w:marRight w:val="0"/>
          <w:marTop w:val="0"/>
          <w:marBottom w:val="0"/>
          <w:divBdr>
            <w:top w:val="none" w:sz="0" w:space="0" w:color="auto"/>
            <w:left w:val="none" w:sz="0" w:space="0" w:color="auto"/>
            <w:bottom w:val="none" w:sz="0" w:space="0" w:color="auto"/>
            <w:right w:val="none" w:sz="0" w:space="0" w:color="auto"/>
          </w:divBdr>
        </w:div>
        <w:div w:id="1493330412">
          <w:marLeft w:val="640"/>
          <w:marRight w:val="0"/>
          <w:marTop w:val="0"/>
          <w:marBottom w:val="0"/>
          <w:divBdr>
            <w:top w:val="none" w:sz="0" w:space="0" w:color="auto"/>
            <w:left w:val="none" w:sz="0" w:space="0" w:color="auto"/>
            <w:bottom w:val="none" w:sz="0" w:space="0" w:color="auto"/>
            <w:right w:val="none" w:sz="0" w:space="0" w:color="auto"/>
          </w:divBdr>
        </w:div>
        <w:div w:id="1632132906">
          <w:marLeft w:val="640"/>
          <w:marRight w:val="0"/>
          <w:marTop w:val="0"/>
          <w:marBottom w:val="0"/>
          <w:divBdr>
            <w:top w:val="none" w:sz="0" w:space="0" w:color="auto"/>
            <w:left w:val="none" w:sz="0" w:space="0" w:color="auto"/>
            <w:bottom w:val="none" w:sz="0" w:space="0" w:color="auto"/>
            <w:right w:val="none" w:sz="0" w:space="0" w:color="auto"/>
          </w:divBdr>
        </w:div>
        <w:div w:id="833495066">
          <w:marLeft w:val="640"/>
          <w:marRight w:val="0"/>
          <w:marTop w:val="0"/>
          <w:marBottom w:val="0"/>
          <w:divBdr>
            <w:top w:val="none" w:sz="0" w:space="0" w:color="auto"/>
            <w:left w:val="none" w:sz="0" w:space="0" w:color="auto"/>
            <w:bottom w:val="none" w:sz="0" w:space="0" w:color="auto"/>
            <w:right w:val="none" w:sz="0" w:space="0" w:color="auto"/>
          </w:divBdr>
        </w:div>
        <w:div w:id="595478749">
          <w:marLeft w:val="640"/>
          <w:marRight w:val="0"/>
          <w:marTop w:val="0"/>
          <w:marBottom w:val="0"/>
          <w:divBdr>
            <w:top w:val="none" w:sz="0" w:space="0" w:color="auto"/>
            <w:left w:val="none" w:sz="0" w:space="0" w:color="auto"/>
            <w:bottom w:val="none" w:sz="0" w:space="0" w:color="auto"/>
            <w:right w:val="none" w:sz="0" w:space="0" w:color="auto"/>
          </w:divBdr>
        </w:div>
        <w:div w:id="1393306078">
          <w:marLeft w:val="640"/>
          <w:marRight w:val="0"/>
          <w:marTop w:val="0"/>
          <w:marBottom w:val="0"/>
          <w:divBdr>
            <w:top w:val="none" w:sz="0" w:space="0" w:color="auto"/>
            <w:left w:val="none" w:sz="0" w:space="0" w:color="auto"/>
            <w:bottom w:val="none" w:sz="0" w:space="0" w:color="auto"/>
            <w:right w:val="none" w:sz="0" w:space="0" w:color="auto"/>
          </w:divBdr>
        </w:div>
        <w:div w:id="191186582">
          <w:marLeft w:val="640"/>
          <w:marRight w:val="0"/>
          <w:marTop w:val="0"/>
          <w:marBottom w:val="0"/>
          <w:divBdr>
            <w:top w:val="none" w:sz="0" w:space="0" w:color="auto"/>
            <w:left w:val="none" w:sz="0" w:space="0" w:color="auto"/>
            <w:bottom w:val="none" w:sz="0" w:space="0" w:color="auto"/>
            <w:right w:val="none" w:sz="0" w:space="0" w:color="auto"/>
          </w:divBdr>
        </w:div>
        <w:div w:id="427509516">
          <w:marLeft w:val="640"/>
          <w:marRight w:val="0"/>
          <w:marTop w:val="0"/>
          <w:marBottom w:val="0"/>
          <w:divBdr>
            <w:top w:val="none" w:sz="0" w:space="0" w:color="auto"/>
            <w:left w:val="none" w:sz="0" w:space="0" w:color="auto"/>
            <w:bottom w:val="none" w:sz="0" w:space="0" w:color="auto"/>
            <w:right w:val="none" w:sz="0" w:space="0" w:color="auto"/>
          </w:divBdr>
        </w:div>
        <w:div w:id="83040092">
          <w:marLeft w:val="640"/>
          <w:marRight w:val="0"/>
          <w:marTop w:val="0"/>
          <w:marBottom w:val="0"/>
          <w:divBdr>
            <w:top w:val="none" w:sz="0" w:space="0" w:color="auto"/>
            <w:left w:val="none" w:sz="0" w:space="0" w:color="auto"/>
            <w:bottom w:val="none" w:sz="0" w:space="0" w:color="auto"/>
            <w:right w:val="none" w:sz="0" w:space="0" w:color="auto"/>
          </w:divBdr>
        </w:div>
        <w:div w:id="1025903371">
          <w:marLeft w:val="640"/>
          <w:marRight w:val="0"/>
          <w:marTop w:val="0"/>
          <w:marBottom w:val="0"/>
          <w:divBdr>
            <w:top w:val="none" w:sz="0" w:space="0" w:color="auto"/>
            <w:left w:val="none" w:sz="0" w:space="0" w:color="auto"/>
            <w:bottom w:val="none" w:sz="0" w:space="0" w:color="auto"/>
            <w:right w:val="none" w:sz="0" w:space="0" w:color="auto"/>
          </w:divBdr>
        </w:div>
        <w:div w:id="1730609895">
          <w:marLeft w:val="640"/>
          <w:marRight w:val="0"/>
          <w:marTop w:val="0"/>
          <w:marBottom w:val="0"/>
          <w:divBdr>
            <w:top w:val="none" w:sz="0" w:space="0" w:color="auto"/>
            <w:left w:val="none" w:sz="0" w:space="0" w:color="auto"/>
            <w:bottom w:val="none" w:sz="0" w:space="0" w:color="auto"/>
            <w:right w:val="none" w:sz="0" w:space="0" w:color="auto"/>
          </w:divBdr>
        </w:div>
        <w:div w:id="203372218">
          <w:marLeft w:val="640"/>
          <w:marRight w:val="0"/>
          <w:marTop w:val="0"/>
          <w:marBottom w:val="0"/>
          <w:divBdr>
            <w:top w:val="none" w:sz="0" w:space="0" w:color="auto"/>
            <w:left w:val="none" w:sz="0" w:space="0" w:color="auto"/>
            <w:bottom w:val="none" w:sz="0" w:space="0" w:color="auto"/>
            <w:right w:val="none" w:sz="0" w:space="0" w:color="auto"/>
          </w:divBdr>
        </w:div>
        <w:div w:id="531109226">
          <w:marLeft w:val="640"/>
          <w:marRight w:val="0"/>
          <w:marTop w:val="0"/>
          <w:marBottom w:val="0"/>
          <w:divBdr>
            <w:top w:val="none" w:sz="0" w:space="0" w:color="auto"/>
            <w:left w:val="none" w:sz="0" w:space="0" w:color="auto"/>
            <w:bottom w:val="none" w:sz="0" w:space="0" w:color="auto"/>
            <w:right w:val="none" w:sz="0" w:space="0" w:color="auto"/>
          </w:divBdr>
        </w:div>
        <w:div w:id="372996639">
          <w:marLeft w:val="640"/>
          <w:marRight w:val="0"/>
          <w:marTop w:val="0"/>
          <w:marBottom w:val="0"/>
          <w:divBdr>
            <w:top w:val="none" w:sz="0" w:space="0" w:color="auto"/>
            <w:left w:val="none" w:sz="0" w:space="0" w:color="auto"/>
            <w:bottom w:val="none" w:sz="0" w:space="0" w:color="auto"/>
            <w:right w:val="none" w:sz="0" w:space="0" w:color="auto"/>
          </w:divBdr>
        </w:div>
        <w:div w:id="314725165">
          <w:marLeft w:val="640"/>
          <w:marRight w:val="0"/>
          <w:marTop w:val="0"/>
          <w:marBottom w:val="0"/>
          <w:divBdr>
            <w:top w:val="none" w:sz="0" w:space="0" w:color="auto"/>
            <w:left w:val="none" w:sz="0" w:space="0" w:color="auto"/>
            <w:bottom w:val="none" w:sz="0" w:space="0" w:color="auto"/>
            <w:right w:val="none" w:sz="0" w:space="0" w:color="auto"/>
          </w:divBdr>
        </w:div>
        <w:div w:id="1580098067">
          <w:marLeft w:val="640"/>
          <w:marRight w:val="0"/>
          <w:marTop w:val="0"/>
          <w:marBottom w:val="0"/>
          <w:divBdr>
            <w:top w:val="none" w:sz="0" w:space="0" w:color="auto"/>
            <w:left w:val="none" w:sz="0" w:space="0" w:color="auto"/>
            <w:bottom w:val="none" w:sz="0" w:space="0" w:color="auto"/>
            <w:right w:val="none" w:sz="0" w:space="0" w:color="auto"/>
          </w:divBdr>
        </w:div>
        <w:div w:id="1327249642">
          <w:marLeft w:val="640"/>
          <w:marRight w:val="0"/>
          <w:marTop w:val="0"/>
          <w:marBottom w:val="0"/>
          <w:divBdr>
            <w:top w:val="none" w:sz="0" w:space="0" w:color="auto"/>
            <w:left w:val="none" w:sz="0" w:space="0" w:color="auto"/>
            <w:bottom w:val="none" w:sz="0" w:space="0" w:color="auto"/>
            <w:right w:val="none" w:sz="0" w:space="0" w:color="auto"/>
          </w:divBdr>
        </w:div>
        <w:div w:id="1410929169">
          <w:marLeft w:val="640"/>
          <w:marRight w:val="0"/>
          <w:marTop w:val="0"/>
          <w:marBottom w:val="0"/>
          <w:divBdr>
            <w:top w:val="none" w:sz="0" w:space="0" w:color="auto"/>
            <w:left w:val="none" w:sz="0" w:space="0" w:color="auto"/>
            <w:bottom w:val="none" w:sz="0" w:space="0" w:color="auto"/>
            <w:right w:val="none" w:sz="0" w:space="0" w:color="auto"/>
          </w:divBdr>
        </w:div>
        <w:div w:id="350224929">
          <w:marLeft w:val="640"/>
          <w:marRight w:val="0"/>
          <w:marTop w:val="0"/>
          <w:marBottom w:val="0"/>
          <w:divBdr>
            <w:top w:val="none" w:sz="0" w:space="0" w:color="auto"/>
            <w:left w:val="none" w:sz="0" w:space="0" w:color="auto"/>
            <w:bottom w:val="none" w:sz="0" w:space="0" w:color="auto"/>
            <w:right w:val="none" w:sz="0" w:space="0" w:color="auto"/>
          </w:divBdr>
        </w:div>
        <w:div w:id="1943103985">
          <w:marLeft w:val="640"/>
          <w:marRight w:val="0"/>
          <w:marTop w:val="0"/>
          <w:marBottom w:val="0"/>
          <w:divBdr>
            <w:top w:val="none" w:sz="0" w:space="0" w:color="auto"/>
            <w:left w:val="none" w:sz="0" w:space="0" w:color="auto"/>
            <w:bottom w:val="none" w:sz="0" w:space="0" w:color="auto"/>
            <w:right w:val="none" w:sz="0" w:space="0" w:color="auto"/>
          </w:divBdr>
        </w:div>
        <w:div w:id="1977179284">
          <w:marLeft w:val="640"/>
          <w:marRight w:val="0"/>
          <w:marTop w:val="0"/>
          <w:marBottom w:val="0"/>
          <w:divBdr>
            <w:top w:val="none" w:sz="0" w:space="0" w:color="auto"/>
            <w:left w:val="none" w:sz="0" w:space="0" w:color="auto"/>
            <w:bottom w:val="none" w:sz="0" w:space="0" w:color="auto"/>
            <w:right w:val="none" w:sz="0" w:space="0" w:color="auto"/>
          </w:divBdr>
        </w:div>
        <w:div w:id="987171272">
          <w:marLeft w:val="640"/>
          <w:marRight w:val="0"/>
          <w:marTop w:val="0"/>
          <w:marBottom w:val="0"/>
          <w:divBdr>
            <w:top w:val="none" w:sz="0" w:space="0" w:color="auto"/>
            <w:left w:val="none" w:sz="0" w:space="0" w:color="auto"/>
            <w:bottom w:val="none" w:sz="0" w:space="0" w:color="auto"/>
            <w:right w:val="none" w:sz="0" w:space="0" w:color="auto"/>
          </w:divBdr>
        </w:div>
        <w:div w:id="172378832">
          <w:marLeft w:val="640"/>
          <w:marRight w:val="0"/>
          <w:marTop w:val="0"/>
          <w:marBottom w:val="0"/>
          <w:divBdr>
            <w:top w:val="none" w:sz="0" w:space="0" w:color="auto"/>
            <w:left w:val="none" w:sz="0" w:space="0" w:color="auto"/>
            <w:bottom w:val="none" w:sz="0" w:space="0" w:color="auto"/>
            <w:right w:val="none" w:sz="0" w:space="0" w:color="auto"/>
          </w:divBdr>
        </w:div>
        <w:div w:id="929704920">
          <w:marLeft w:val="640"/>
          <w:marRight w:val="0"/>
          <w:marTop w:val="0"/>
          <w:marBottom w:val="0"/>
          <w:divBdr>
            <w:top w:val="none" w:sz="0" w:space="0" w:color="auto"/>
            <w:left w:val="none" w:sz="0" w:space="0" w:color="auto"/>
            <w:bottom w:val="none" w:sz="0" w:space="0" w:color="auto"/>
            <w:right w:val="none" w:sz="0" w:space="0" w:color="auto"/>
          </w:divBdr>
        </w:div>
        <w:div w:id="20934477">
          <w:marLeft w:val="640"/>
          <w:marRight w:val="0"/>
          <w:marTop w:val="0"/>
          <w:marBottom w:val="0"/>
          <w:divBdr>
            <w:top w:val="none" w:sz="0" w:space="0" w:color="auto"/>
            <w:left w:val="none" w:sz="0" w:space="0" w:color="auto"/>
            <w:bottom w:val="none" w:sz="0" w:space="0" w:color="auto"/>
            <w:right w:val="none" w:sz="0" w:space="0" w:color="auto"/>
          </w:divBdr>
        </w:div>
        <w:div w:id="663509631">
          <w:marLeft w:val="640"/>
          <w:marRight w:val="0"/>
          <w:marTop w:val="0"/>
          <w:marBottom w:val="0"/>
          <w:divBdr>
            <w:top w:val="none" w:sz="0" w:space="0" w:color="auto"/>
            <w:left w:val="none" w:sz="0" w:space="0" w:color="auto"/>
            <w:bottom w:val="none" w:sz="0" w:space="0" w:color="auto"/>
            <w:right w:val="none" w:sz="0" w:space="0" w:color="auto"/>
          </w:divBdr>
        </w:div>
        <w:div w:id="338628077">
          <w:marLeft w:val="640"/>
          <w:marRight w:val="0"/>
          <w:marTop w:val="0"/>
          <w:marBottom w:val="0"/>
          <w:divBdr>
            <w:top w:val="none" w:sz="0" w:space="0" w:color="auto"/>
            <w:left w:val="none" w:sz="0" w:space="0" w:color="auto"/>
            <w:bottom w:val="none" w:sz="0" w:space="0" w:color="auto"/>
            <w:right w:val="none" w:sz="0" w:space="0" w:color="auto"/>
          </w:divBdr>
        </w:div>
        <w:div w:id="975914315">
          <w:marLeft w:val="640"/>
          <w:marRight w:val="0"/>
          <w:marTop w:val="0"/>
          <w:marBottom w:val="0"/>
          <w:divBdr>
            <w:top w:val="none" w:sz="0" w:space="0" w:color="auto"/>
            <w:left w:val="none" w:sz="0" w:space="0" w:color="auto"/>
            <w:bottom w:val="none" w:sz="0" w:space="0" w:color="auto"/>
            <w:right w:val="none" w:sz="0" w:space="0" w:color="auto"/>
          </w:divBdr>
        </w:div>
        <w:div w:id="113059697">
          <w:marLeft w:val="640"/>
          <w:marRight w:val="0"/>
          <w:marTop w:val="0"/>
          <w:marBottom w:val="0"/>
          <w:divBdr>
            <w:top w:val="none" w:sz="0" w:space="0" w:color="auto"/>
            <w:left w:val="none" w:sz="0" w:space="0" w:color="auto"/>
            <w:bottom w:val="none" w:sz="0" w:space="0" w:color="auto"/>
            <w:right w:val="none" w:sz="0" w:space="0" w:color="auto"/>
          </w:divBdr>
        </w:div>
        <w:div w:id="1741974593">
          <w:marLeft w:val="640"/>
          <w:marRight w:val="0"/>
          <w:marTop w:val="0"/>
          <w:marBottom w:val="0"/>
          <w:divBdr>
            <w:top w:val="none" w:sz="0" w:space="0" w:color="auto"/>
            <w:left w:val="none" w:sz="0" w:space="0" w:color="auto"/>
            <w:bottom w:val="none" w:sz="0" w:space="0" w:color="auto"/>
            <w:right w:val="none" w:sz="0" w:space="0" w:color="auto"/>
          </w:divBdr>
        </w:div>
        <w:div w:id="636492413">
          <w:marLeft w:val="640"/>
          <w:marRight w:val="0"/>
          <w:marTop w:val="0"/>
          <w:marBottom w:val="0"/>
          <w:divBdr>
            <w:top w:val="none" w:sz="0" w:space="0" w:color="auto"/>
            <w:left w:val="none" w:sz="0" w:space="0" w:color="auto"/>
            <w:bottom w:val="none" w:sz="0" w:space="0" w:color="auto"/>
            <w:right w:val="none" w:sz="0" w:space="0" w:color="auto"/>
          </w:divBdr>
        </w:div>
        <w:div w:id="1048870810">
          <w:marLeft w:val="640"/>
          <w:marRight w:val="0"/>
          <w:marTop w:val="0"/>
          <w:marBottom w:val="0"/>
          <w:divBdr>
            <w:top w:val="none" w:sz="0" w:space="0" w:color="auto"/>
            <w:left w:val="none" w:sz="0" w:space="0" w:color="auto"/>
            <w:bottom w:val="none" w:sz="0" w:space="0" w:color="auto"/>
            <w:right w:val="none" w:sz="0" w:space="0" w:color="auto"/>
          </w:divBdr>
        </w:div>
        <w:div w:id="1817188933">
          <w:marLeft w:val="640"/>
          <w:marRight w:val="0"/>
          <w:marTop w:val="0"/>
          <w:marBottom w:val="0"/>
          <w:divBdr>
            <w:top w:val="none" w:sz="0" w:space="0" w:color="auto"/>
            <w:left w:val="none" w:sz="0" w:space="0" w:color="auto"/>
            <w:bottom w:val="none" w:sz="0" w:space="0" w:color="auto"/>
            <w:right w:val="none" w:sz="0" w:space="0" w:color="auto"/>
          </w:divBdr>
        </w:div>
        <w:div w:id="535967658">
          <w:marLeft w:val="640"/>
          <w:marRight w:val="0"/>
          <w:marTop w:val="0"/>
          <w:marBottom w:val="0"/>
          <w:divBdr>
            <w:top w:val="none" w:sz="0" w:space="0" w:color="auto"/>
            <w:left w:val="none" w:sz="0" w:space="0" w:color="auto"/>
            <w:bottom w:val="none" w:sz="0" w:space="0" w:color="auto"/>
            <w:right w:val="none" w:sz="0" w:space="0" w:color="auto"/>
          </w:divBdr>
        </w:div>
        <w:div w:id="1837958092">
          <w:marLeft w:val="640"/>
          <w:marRight w:val="0"/>
          <w:marTop w:val="0"/>
          <w:marBottom w:val="0"/>
          <w:divBdr>
            <w:top w:val="none" w:sz="0" w:space="0" w:color="auto"/>
            <w:left w:val="none" w:sz="0" w:space="0" w:color="auto"/>
            <w:bottom w:val="none" w:sz="0" w:space="0" w:color="auto"/>
            <w:right w:val="none" w:sz="0" w:space="0" w:color="auto"/>
          </w:divBdr>
        </w:div>
        <w:div w:id="1074550002">
          <w:marLeft w:val="640"/>
          <w:marRight w:val="0"/>
          <w:marTop w:val="0"/>
          <w:marBottom w:val="0"/>
          <w:divBdr>
            <w:top w:val="none" w:sz="0" w:space="0" w:color="auto"/>
            <w:left w:val="none" w:sz="0" w:space="0" w:color="auto"/>
            <w:bottom w:val="none" w:sz="0" w:space="0" w:color="auto"/>
            <w:right w:val="none" w:sz="0" w:space="0" w:color="auto"/>
          </w:divBdr>
        </w:div>
        <w:div w:id="553662119">
          <w:marLeft w:val="640"/>
          <w:marRight w:val="0"/>
          <w:marTop w:val="0"/>
          <w:marBottom w:val="0"/>
          <w:divBdr>
            <w:top w:val="none" w:sz="0" w:space="0" w:color="auto"/>
            <w:left w:val="none" w:sz="0" w:space="0" w:color="auto"/>
            <w:bottom w:val="none" w:sz="0" w:space="0" w:color="auto"/>
            <w:right w:val="none" w:sz="0" w:space="0" w:color="auto"/>
          </w:divBdr>
        </w:div>
        <w:div w:id="237329885">
          <w:marLeft w:val="640"/>
          <w:marRight w:val="0"/>
          <w:marTop w:val="0"/>
          <w:marBottom w:val="0"/>
          <w:divBdr>
            <w:top w:val="none" w:sz="0" w:space="0" w:color="auto"/>
            <w:left w:val="none" w:sz="0" w:space="0" w:color="auto"/>
            <w:bottom w:val="none" w:sz="0" w:space="0" w:color="auto"/>
            <w:right w:val="none" w:sz="0" w:space="0" w:color="auto"/>
          </w:divBdr>
        </w:div>
        <w:div w:id="1465387729">
          <w:marLeft w:val="640"/>
          <w:marRight w:val="0"/>
          <w:marTop w:val="0"/>
          <w:marBottom w:val="0"/>
          <w:divBdr>
            <w:top w:val="none" w:sz="0" w:space="0" w:color="auto"/>
            <w:left w:val="none" w:sz="0" w:space="0" w:color="auto"/>
            <w:bottom w:val="none" w:sz="0" w:space="0" w:color="auto"/>
            <w:right w:val="none" w:sz="0" w:space="0" w:color="auto"/>
          </w:divBdr>
        </w:div>
        <w:div w:id="30962730">
          <w:marLeft w:val="640"/>
          <w:marRight w:val="0"/>
          <w:marTop w:val="0"/>
          <w:marBottom w:val="0"/>
          <w:divBdr>
            <w:top w:val="none" w:sz="0" w:space="0" w:color="auto"/>
            <w:left w:val="none" w:sz="0" w:space="0" w:color="auto"/>
            <w:bottom w:val="none" w:sz="0" w:space="0" w:color="auto"/>
            <w:right w:val="none" w:sz="0" w:space="0" w:color="auto"/>
          </w:divBdr>
        </w:div>
        <w:div w:id="73666034">
          <w:marLeft w:val="640"/>
          <w:marRight w:val="0"/>
          <w:marTop w:val="0"/>
          <w:marBottom w:val="0"/>
          <w:divBdr>
            <w:top w:val="none" w:sz="0" w:space="0" w:color="auto"/>
            <w:left w:val="none" w:sz="0" w:space="0" w:color="auto"/>
            <w:bottom w:val="none" w:sz="0" w:space="0" w:color="auto"/>
            <w:right w:val="none" w:sz="0" w:space="0" w:color="auto"/>
          </w:divBdr>
        </w:div>
        <w:div w:id="1917662541">
          <w:marLeft w:val="640"/>
          <w:marRight w:val="0"/>
          <w:marTop w:val="0"/>
          <w:marBottom w:val="0"/>
          <w:divBdr>
            <w:top w:val="none" w:sz="0" w:space="0" w:color="auto"/>
            <w:left w:val="none" w:sz="0" w:space="0" w:color="auto"/>
            <w:bottom w:val="none" w:sz="0" w:space="0" w:color="auto"/>
            <w:right w:val="none" w:sz="0" w:space="0" w:color="auto"/>
          </w:divBdr>
        </w:div>
        <w:div w:id="715661849">
          <w:marLeft w:val="640"/>
          <w:marRight w:val="0"/>
          <w:marTop w:val="0"/>
          <w:marBottom w:val="0"/>
          <w:divBdr>
            <w:top w:val="none" w:sz="0" w:space="0" w:color="auto"/>
            <w:left w:val="none" w:sz="0" w:space="0" w:color="auto"/>
            <w:bottom w:val="none" w:sz="0" w:space="0" w:color="auto"/>
            <w:right w:val="none" w:sz="0" w:space="0" w:color="auto"/>
          </w:divBdr>
        </w:div>
        <w:div w:id="1012027707">
          <w:marLeft w:val="640"/>
          <w:marRight w:val="0"/>
          <w:marTop w:val="0"/>
          <w:marBottom w:val="0"/>
          <w:divBdr>
            <w:top w:val="none" w:sz="0" w:space="0" w:color="auto"/>
            <w:left w:val="none" w:sz="0" w:space="0" w:color="auto"/>
            <w:bottom w:val="none" w:sz="0" w:space="0" w:color="auto"/>
            <w:right w:val="none" w:sz="0" w:space="0" w:color="auto"/>
          </w:divBdr>
        </w:div>
        <w:div w:id="1859192228">
          <w:marLeft w:val="640"/>
          <w:marRight w:val="0"/>
          <w:marTop w:val="0"/>
          <w:marBottom w:val="0"/>
          <w:divBdr>
            <w:top w:val="none" w:sz="0" w:space="0" w:color="auto"/>
            <w:left w:val="none" w:sz="0" w:space="0" w:color="auto"/>
            <w:bottom w:val="none" w:sz="0" w:space="0" w:color="auto"/>
            <w:right w:val="none" w:sz="0" w:space="0" w:color="auto"/>
          </w:divBdr>
        </w:div>
        <w:div w:id="1685354480">
          <w:marLeft w:val="640"/>
          <w:marRight w:val="0"/>
          <w:marTop w:val="0"/>
          <w:marBottom w:val="0"/>
          <w:divBdr>
            <w:top w:val="none" w:sz="0" w:space="0" w:color="auto"/>
            <w:left w:val="none" w:sz="0" w:space="0" w:color="auto"/>
            <w:bottom w:val="none" w:sz="0" w:space="0" w:color="auto"/>
            <w:right w:val="none" w:sz="0" w:space="0" w:color="auto"/>
          </w:divBdr>
        </w:div>
        <w:div w:id="692805600">
          <w:marLeft w:val="640"/>
          <w:marRight w:val="0"/>
          <w:marTop w:val="0"/>
          <w:marBottom w:val="0"/>
          <w:divBdr>
            <w:top w:val="none" w:sz="0" w:space="0" w:color="auto"/>
            <w:left w:val="none" w:sz="0" w:space="0" w:color="auto"/>
            <w:bottom w:val="none" w:sz="0" w:space="0" w:color="auto"/>
            <w:right w:val="none" w:sz="0" w:space="0" w:color="auto"/>
          </w:divBdr>
        </w:div>
        <w:div w:id="1692102144">
          <w:marLeft w:val="640"/>
          <w:marRight w:val="0"/>
          <w:marTop w:val="0"/>
          <w:marBottom w:val="0"/>
          <w:divBdr>
            <w:top w:val="none" w:sz="0" w:space="0" w:color="auto"/>
            <w:left w:val="none" w:sz="0" w:space="0" w:color="auto"/>
            <w:bottom w:val="none" w:sz="0" w:space="0" w:color="auto"/>
            <w:right w:val="none" w:sz="0" w:space="0" w:color="auto"/>
          </w:divBdr>
        </w:div>
        <w:div w:id="475296218">
          <w:marLeft w:val="640"/>
          <w:marRight w:val="0"/>
          <w:marTop w:val="0"/>
          <w:marBottom w:val="0"/>
          <w:divBdr>
            <w:top w:val="none" w:sz="0" w:space="0" w:color="auto"/>
            <w:left w:val="none" w:sz="0" w:space="0" w:color="auto"/>
            <w:bottom w:val="none" w:sz="0" w:space="0" w:color="auto"/>
            <w:right w:val="none" w:sz="0" w:space="0" w:color="auto"/>
          </w:divBdr>
        </w:div>
        <w:div w:id="1691643276">
          <w:marLeft w:val="640"/>
          <w:marRight w:val="0"/>
          <w:marTop w:val="0"/>
          <w:marBottom w:val="0"/>
          <w:divBdr>
            <w:top w:val="none" w:sz="0" w:space="0" w:color="auto"/>
            <w:left w:val="none" w:sz="0" w:space="0" w:color="auto"/>
            <w:bottom w:val="none" w:sz="0" w:space="0" w:color="auto"/>
            <w:right w:val="none" w:sz="0" w:space="0" w:color="auto"/>
          </w:divBdr>
        </w:div>
        <w:div w:id="427117796">
          <w:marLeft w:val="640"/>
          <w:marRight w:val="0"/>
          <w:marTop w:val="0"/>
          <w:marBottom w:val="0"/>
          <w:divBdr>
            <w:top w:val="none" w:sz="0" w:space="0" w:color="auto"/>
            <w:left w:val="none" w:sz="0" w:space="0" w:color="auto"/>
            <w:bottom w:val="none" w:sz="0" w:space="0" w:color="auto"/>
            <w:right w:val="none" w:sz="0" w:space="0" w:color="auto"/>
          </w:divBdr>
        </w:div>
        <w:div w:id="1355109573">
          <w:marLeft w:val="640"/>
          <w:marRight w:val="0"/>
          <w:marTop w:val="0"/>
          <w:marBottom w:val="0"/>
          <w:divBdr>
            <w:top w:val="none" w:sz="0" w:space="0" w:color="auto"/>
            <w:left w:val="none" w:sz="0" w:space="0" w:color="auto"/>
            <w:bottom w:val="none" w:sz="0" w:space="0" w:color="auto"/>
            <w:right w:val="none" w:sz="0" w:space="0" w:color="auto"/>
          </w:divBdr>
        </w:div>
        <w:div w:id="869495149">
          <w:marLeft w:val="640"/>
          <w:marRight w:val="0"/>
          <w:marTop w:val="0"/>
          <w:marBottom w:val="0"/>
          <w:divBdr>
            <w:top w:val="none" w:sz="0" w:space="0" w:color="auto"/>
            <w:left w:val="none" w:sz="0" w:space="0" w:color="auto"/>
            <w:bottom w:val="none" w:sz="0" w:space="0" w:color="auto"/>
            <w:right w:val="none" w:sz="0" w:space="0" w:color="auto"/>
          </w:divBdr>
        </w:div>
        <w:div w:id="1734742952">
          <w:marLeft w:val="640"/>
          <w:marRight w:val="0"/>
          <w:marTop w:val="0"/>
          <w:marBottom w:val="0"/>
          <w:divBdr>
            <w:top w:val="none" w:sz="0" w:space="0" w:color="auto"/>
            <w:left w:val="none" w:sz="0" w:space="0" w:color="auto"/>
            <w:bottom w:val="none" w:sz="0" w:space="0" w:color="auto"/>
            <w:right w:val="none" w:sz="0" w:space="0" w:color="auto"/>
          </w:divBdr>
        </w:div>
        <w:div w:id="1315648151">
          <w:marLeft w:val="640"/>
          <w:marRight w:val="0"/>
          <w:marTop w:val="0"/>
          <w:marBottom w:val="0"/>
          <w:divBdr>
            <w:top w:val="none" w:sz="0" w:space="0" w:color="auto"/>
            <w:left w:val="none" w:sz="0" w:space="0" w:color="auto"/>
            <w:bottom w:val="none" w:sz="0" w:space="0" w:color="auto"/>
            <w:right w:val="none" w:sz="0" w:space="0" w:color="auto"/>
          </w:divBdr>
        </w:div>
        <w:div w:id="801576472">
          <w:marLeft w:val="640"/>
          <w:marRight w:val="0"/>
          <w:marTop w:val="0"/>
          <w:marBottom w:val="0"/>
          <w:divBdr>
            <w:top w:val="none" w:sz="0" w:space="0" w:color="auto"/>
            <w:left w:val="none" w:sz="0" w:space="0" w:color="auto"/>
            <w:bottom w:val="none" w:sz="0" w:space="0" w:color="auto"/>
            <w:right w:val="none" w:sz="0" w:space="0" w:color="auto"/>
          </w:divBdr>
        </w:div>
        <w:div w:id="174343314">
          <w:marLeft w:val="640"/>
          <w:marRight w:val="0"/>
          <w:marTop w:val="0"/>
          <w:marBottom w:val="0"/>
          <w:divBdr>
            <w:top w:val="none" w:sz="0" w:space="0" w:color="auto"/>
            <w:left w:val="none" w:sz="0" w:space="0" w:color="auto"/>
            <w:bottom w:val="none" w:sz="0" w:space="0" w:color="auto"/>
            <w:right w:val="none" w:sz="0" w:space="0" w:color="auto"/>
          </w:divBdr>
        </w:div>
      </w:divsChild>
    </w:div>
    <w:div w:id="502621501">
      <w:marLeft w:val="480"/>
      <w:marRight w:val="0"/>
      <w:marTop w:val="0"/>
      <w:marBottom w:val="0"/>
      <w:divBdr>
        <w:top w:val="none" w:sz="0" w:space="0" w:color="auto"/>
        <w:left w:val="none" w:sz="0" w:space="0" w:color="auto"/>
        <w:bottom w:val="none" w:sz="0" w:space="0" w:color="auto"/>
        <w:right w:val="none" w:sz="0" w:space="0" w:color="auto"/>
      </w:divBdr>
    </w:div>
    <w:div w:id="502938230">
      <w:bodyDiv w:val="1"/>
      <w:marLeft w:val="0"/>
      <w:marRight w:val="0"/>
      <w:marTop w:val="0"/>
      <w:marBottom w:val="0"/>
      <w:divBdr>
        <w:top w:val="none" w:sz="0" w:space="0" w:color="auto"/>
        <w:left w:val="none" w:sz="0" w:space="0" w:color="auto"/>
        <w:bottom w:val="none" w:sz="0" w:space="0" w:color="auto"/>
        <w:right w:val="none" w:sz="0" w:space="0" w:color="auto"/>
      </w:divBdr>
      <w:divsChild>
        <w:div w:id="107939421">
          <w:marLeft w:val="480"/>
          <w:marRight w:val="0"/>
          <w:marTop w:val="0"/>
          <w:marBottom w:val="0"/>
          <w:divBdr>
            <w:top w:val="none" w:sz="0" w:space="0" w:color="auto"/>
            <w:left w:val="none" w:sz="0" w:space="0" w:color="auto"/>
            <w:bottom w:val="none" w:sz="0" w:space="0" w:color="auto"/>
            <w:right w:val="none" w:sz="0" w:space="0" w:color="auto"/>
          </w:divBdr>
        </w:div>
        <w:div w:id="252402599">
          <w:marLeft w:val="480"/>
          <w:marRight w:val="0"/>
          <w:marTop w:val="0"/>
          <w:marBottom w:val="0"/>
          <w:divBdr>
            <w:top w:val="none" w:sz="0" w:space="0" w:color="auto"/>
            <w:left w:val="none" w:sz="0" w:space="0" w:color="auto"/>
            <w:bottom w:val="none" w:sz="0" w:space="0" w:color="auto"/>
            <w:right w:val="none" w:sz="0" w:space="0" w:color="auto"/>
          </w:divBdr>
        </w:div>
        <w:div w:id="289364100">
          <w:marLeft w:val="480"/>
          <w:marRight w:val="0"/>
          <w:marTop w:val="0"/>
          <w:marBottom w:val="0"/>
          <w:divBdr>
            <w:top w:val="none" w:sz="0" w:space="0" w:color="auto"/>
            <w:left w:val="none" w:sz="0" w:space="0" w:color="auto"/>
            <w:bottom w:val="none" w:sz="0" w:space="0" w:color="auto"/>
            <w:right w:val="none" w:sz="0" w:space="0" w:color="auto"/>
          </w:divBdr>
        </w:div>
        <w:div w:id="563416027">
          <w:marLeft w:val="480"/>
          <w:marRight w:val="0"/>
          <w:marTop w:val="0"/>
          <w:marBottom w:val="0"/>
          <w:divBdr>
            <w:top w:val="none" w:sz="0" w:space="0" w:color="auto"/>
            <w:left w:val="none" w:sz="0" w:space="0" w:color="auto"/>
            <w:bottom w:val="none" w:sz="0" w:space="0" w:color="auto"/>
            <w:right w:val="none" w:sz="0" w:space="0" w:color="auto"/>
          </w:divBdr>
        </w:div>
        <w:div w:id="622998074">
          <w:marLeft w:val="480"/>
          <w:marRight w:val="0"/>
          <w:marTop w:val="0"/>
          <w:marBottom w:val="0"/>
          <w:divBdr>
            <w:top w:val="none" w:sz="0" w:space="0" w:color="auto"/>
            <w:left w:val="none" w:sz="0" w:space="0" w:color="auto"/>
            <w:bottom w:val="none" w:sz="0" w:space="0" w:color="auto"/>
            <w:right w:val="none" w:sz="0" w:space="0" w:color="auto"/>
          </w:divBdr>
        </w:div>
        <w:div w:id="789129232">
          <w:marLeft w:val="480"/>
          <w:marRight w:val="0"/>
          <w:marTop w:val="0"/>
          <w:marBottom w:val="0"/>
          <w:divBdr>
            <w:top w:val="none" w:sz="0" w:space="0" w:color="auto"/>
            <w:left w:val="none" w:sz="0" w:space="0" w:color="auto"/>
            <w:bottom w:val="none" w:sz="0" w:space="0" w:color="auto"/>
            <w:right w:val="none" w:sz="0" w:space="0" w:color="auto"/>
          </w:divBdr>
        </w:div>
        <w:div w:id="827401411">
          <w:marLeft w:val="480"/>
          <w:marRight w:val="0"/>
          <w:marTop w:val="0"/>
          <w:marBottom w:val="0"/>
          <w:divBdr>
            <w:top w:val="none" w:sz="0" w:space="0" w:color="auto"/>
            <w:left w:val="none" w:sz="0" w:space="0" w:color="auto"/>
            <w:bottom w:val="none" w:sz="0" w:space="0" w:color="auto"/>
            <w:right w:val="none" w:sz="0" w:space="0" w:color="auto"/>
          </w:divBdr>
        </w:div>
        <w:div w:id="840316757">
          <w:marLeft w:val="480"/>
          <w:marRight w:val="0"/>
          <w:marTop w:val="0"/>
          <w:marBottom w:val="0"/>
          <w:divBdr>
            <w:top w:val="none" w:sz="0" w:space="0" w:color="auto"/>
            <w:left w:val="none" w:sz="0" w:space="0" w:color="auto"/>
            <w:bottom w:val="none" w:sz="0" w:space="0" w:color="auto"/>
            <w:right w:val="none" w:sz="0" w:space="0" w:color="auto"/>
          </w:divBdr>
        </w:div>
        <w:div w:id="841772973">
          <w:marLeft w:val="480"/>
          <w:marRight w:val="0"/>
          <w:marTop w:val="0"/>
          <w:marBottom w:val="0"/>
          <w:divBdr>
            <w:top w:val="none" w:sz="0" w:space="0" w:color="auto"/>
            <w:left w:val="none" w:sz="0" w:space="0" w:color="auto"/>
            <w:bottom w:val="none" w:sz="0" w:space="0" w:color="auto"/>
            <w:right w:val="none" w:sz="0" w:space="0" w:color="auto"/>
          </w:divBdr>
        </w:div>
        <w:div w:id="843057045">
          <w:marLeft w:val="480"/>
          <w:marRight w:val="0"/>
          <w:marTop w:val="0"/>
          <w:marBottom w:val="0"/>
          <w:divBdr>
            <w:top w:val="none" w:sz="0" w:space="0" w:color="auto"/>
            <w:left w:val="none" w:sz="0" w:space="0" w:color="auto"/>
            <w:bottom w:val="none" w:sz="0" w:space="0" w:color="auto"/>
            <w:right w:val="none" w:sz="0" w:space="0" w:color="auto"/>
          </w:divBdr>
        </w:div>
        <w:div w:id="902373164">
          <w:marLeft w:val="480"/>
          <w:marRight w:val="0"/>
          <w:marTop w:val="0"/>
          <w:marBottom w:val="0"/>
          <w:divBdr>
            <w:top w:val="none" w:sz="0" w:space="0" w:color="auto"/>
            <w:left w:val="none" w:sz="0" w:space="0" w:color="auto"/>
            <w:bottom w:val="none" w:sz="0" w:space="0" w:color="auto"/>
            <w:right w:val="none" w:sz="0" w:space="0" w:color="auto"/>
          </w:divBdr>
        </w:div>
        <w:div w:id="1005597405">
          <w:marLeft w:val="480"/>
          <w:marRight w:val="0"/>
          <w:marTop w:val="0"/>
          <w:marBottom w:val="0"/>
          <w:divBdr>
            <w:top w:val="none" w:sz="0" w:space="0" w:color="auto"/>
            <w:left w:val="none" w:sz="0" w:space="0" w:color="auto"/>
            <w:bottom w:val="none" w:sz="0" w:space="0" w:color="auto"/>
            <w:right w:val="none" w:sz="0" w:space="0" w:color="auto"/>
          </w:divBdr>
        </w:div>
        <w:div w:id="1086607454">
          <w:marLeft w:val="480"/>
          <w:marRight w:val="0"/>
          <w:marTop w:val="0"/>
          <w:marBottom w:val="0"/>
          <w:divBdr>
            <w:top w:val="none" w:sz="0" w:space="0" w:color="auto"/>
            <w:left w:val="none" w:sz="0" w:space="0" w:color="auto"/>
            <w:bottom w:val="none" w:sz="0" w:space="0" w:color="auto"/>
            <w:right w:val="none" w:sz="0" w:space="0" w:color="auto"/>
          </w:divBdr>
        </w:div>
        <w:div w:id="1371222889">
          <w:marLeft w:val="480"/>
          <w:marRight w:val="0"/>
          <w:marTop w:val="0"/>
          <w:marBottom w:val="0"/>
          <w:divBdr>
            <w:top w:val="none" w:sz="0" w:space="0" w:color="auto"/>
            <w:left w:val="none" w:sz="0" w:space="0" w:color="auto"/>
            <w:bottom w:val="none" w:sz="0" w:space="0" w:color="auto"/>
            <w:right w:val="none" w:sz="0" w:space="0" w:color="auto"/>
          </w:divBdr>
        </w:div>
        <w:div w:id="1636523173">
          <w:marLeft w:val="480"/>
          <w:marRight w:val="0"/>
          <w:marTop w:val="0"/>
          <w:marBottom w:val="0"/>
          <w:divBdr>
            <w:top w:val="none" w:sz="0" w:space="0" w:color="auto"/>
            <w:left w:val="none" w:sz="0" w:space="0" w:color="auto"/>
            <w:bottom w:val="none" w:sz="0" w:space="0" w:color="auto"/>
            <w:right w:val="none" w:sz="0" w:space="0" w:color="auto"/>
          </w:divBdr>
        </w:div>
        <w:div w:id="1783646684">
          <w:marLeft w:val="480"/>
          <w:marRight w:val="0"/>
          <w:marTop w:val="0"/>
          <w:marBottom w:val="0"/>
          <w:divBdr>
            <w:top w:val="none" w:sz="0" w:space="0" w:color="auto"/>
            <w:left w:val="none" w:sz="0" w:space="0" w:color="auto"/>
            <w:bottom w:val="none" w:sz="0" w:space="0" w:color="auto"/>
            <w:right w:val="none" w:sz="0" w:space="0" w:color="auto"/>
          </w:divBdr>
        </w:div>
        <w:div w:id="2028210372">
          <w:marLeft w:val="480"/>
          <w:marRight w:val="0"/>
          <w:marTop w:val="0"/>
          <w:marBottom w:val="0"/>
          <w:divBdr>
            <w:top w:val="none" w:sz="0" w:space="0" w:color="auto"/>
            <w:left w:val="none" w:sz="0" w:space="0" w:color="auto"/>
            <w:bottom w:val="none" w:sz="0" w:space="0" w:color="auto"/>
            <w:right w:val="none" w:sz="0" w:space="0" w:color="auto"/>
          </w:divBdr>
        </w:div>
        <w:div w:id="2089962456">
          <w:marLeft w:val="480"/>
          <w:marRight w:val="0"/>
          <w:marTop w:val="0"/>
          <w:marBottom w:val="0"/>
          <w:divBdr>
            <w:top w:val="none" w:sz="0" w:space="0" w:color="auto"/>
            <w:left w:val="none" w:sz="0" w:space="0" w:color="auto"/>
            <w:bottom w:val="none" w:sz="0" w:space="0" w:color="auto"/>
            <w:right w:val="none" w:sz="0" w:space="0" w:color="auto"/>
          </w:divBdr>
        </w:div>
      </w:divsChild>
    </w:div>
    <w:div w:id="503206026">
      <w:marLeft w:val="480"/>
      <w:marRight w:val="0"/>
      <w:marTop w:val="0"/>
      <w:marBottom w:val="0"/>
      <w:divBdr>
        <w:top w:val="none" w:sz="0" w:space="0" w:color="auto"/>
        <w:left w:val="none" w:sz="0" w:space="0" w:color="auto"/>
        <w:bottom w:val="none" w:sz="0" w:space="0" w:color="auto"/>
        <w:right w:val="none" w:sz="0" w:space="0" w:color="auto"/>
      </w:divBdr>
    </w:div>
    <w:div w:id="503713400">
      <w:marLeft w:val="480"/>
      <w:marRight w:val="0"/>
      <w:marTop w:val="0"/>
      <w:marBottom w:val="0"/>
      <w:divBdr>
        <w:top w:val="none" w:sz="0" w:space="0" w:color="auto"/>
        <w:left w:val="none" w:sz="0" w:space="0" w:color="auto"/>
        <w:bottom w:val="none" w:sz="0" w:space="0" w:color="auto"/>
        <w:right w:val="none" w:sz="0" w:space="0" w:color="auto"/>
      </w:divBdr>
    </w:div>
    <w:div w:id="505368160">
      <w:marLeft w:val="480"/>
      <w:marRight w:val="0"/>
      <w:marTop w:val="0"/>
      <w:marBottom w:val="0"/>
      <w:divBdr>
        <w:top w:val="none" w:sz="0" w:space="0" w:color="auto"/>
        <w:left w:val="none" w:sz="0" w:space="0" w:color="auto"/>
        <w:bottom w:val="none" w:sz="0" w:space="0" w:color="auto"/>
        <w:right w:val="none" w:sz="0" w:space="0" w:color="auto"/>
      </w:divBdr>
    </w:div>
    <w:div w:id="505946120">
      <w:bodyDiv w:val="1"/>
      <w:marLeft w:val="0"/>
      <w:marRight w:val="0"/>
      <w:marTop w:val="0"/>
      <w:marBottom w:val="0"/>
      <w:divBdr>
        <w:top w:val="none" w:sz="0" w:space="0" w:color="auto"/>
        <w:left w:val="none" w:sz="0" w:space="0" w:color="auto"/>
        <w:bottom w:val="none" w:sz="0" w:space="0" w:color="auto"/>
        <w:right w:val="none" w:sz="0" w:space="0" w:color="auto"/>
      </w:divBdr>
    </w:div>
    <w:div w:id="506093305">
      <w:bodyDiv w:val="1"/>
      <w:marLeft w:val="0"/>
      <w:marRight w:val="0"/>
      <w:marTop w:val="0"/>
      <w:marBottom w:val="0"/>
      <w:divBdr>
        <w:top w:val="none" w:sz="0" w:space="0" w:color="auto"/>
        <w:left w:val="none" w:sz="0" w:space="0" w:color="auto"/>
        <w:bottom w:val="none" w:sz="0" w:space="0" w:color="auto"/>
        <w:right w:val="none" w:sz="0" w:space="0" w:color="auto"/>
      </w:divBdr>
      <w:divsChild>
        <w:div w:id="1264916103">
          <w:marLeft w:val="640"/>
          <w:marRight w:val="0"/>
          <w:marTop w:val="0"/>
          <w:marBottom w:val="0"/>
          <w:divBdr>
            <w:top w:val="none" w:sz="0" w:space="0" w:color="auto"/>
            <w:left w:val="none" w:sz="0" w:space="0" w:color="auto"/>
            <w:bottom w:val="none" w:sz="0" w:space="0" w:color="auto"/>
            <w:right w:val="none" w:sz="0" w:space="0" w:color="auto"/>
          </w:divBdr>
        </w:div>
        <w:div w:id="749935652">
          <w:marLeft w:val="640"/>
          <w:marRight w:val="0"/>
          <w:marTop w:val="0"/>
          <w:marBottom w:val="0"/>
          <w:divBdr>
            <w:top w:val="none" w:sz="0" w:space="0" w:color="auto"/>
            <w:left w:val="none" w:sz="0" w:space="0" w:color="auto"/>
            <w:bottom w:val="none" w:sz="0" w:space="0" w:color="auto"/>
            <w:right w:val="none" w:sz="0" w:space="0" w:color="auto"/>
          </w:divBdr>
        </w:div>
        <w:div w:id="398477943">
          <w:marLeft w:val="640"/>
          <w:marRight w:val="0"/>
          <w:marTop w:val="0"/>
          <w:marBottom w:val="0"/>
          <w:divBdr>
            <w:top w:val="none" w:sz="0" w:space="0" w:color="auto"/>
            <w:left w:val="none" w:sz="0" w:space="0" w:color="auto"/>
            <w:bottom w:val="none" w:sz="0" w:space="0" w:color="auto"/>
            <w:right w:val="none" w:sz="0" w:space="0" w:color="auto"/>
          </w:divBdr>
        </w:div>
        <w:div w:id="1940024198">
          <w:marLeft w:val="640"/>
          <w:marRight w:val="0"/>
          <w:marTop w:val="0"/>
          <w:marBottom w:val="0"/>
          <w:divBdr>
            <w:top w:val="none" w:sz="0" w:space="0" w:color="auto"/>
            <w:left w:val="none" w:sz="0" w:space="0" w:color="auto"/>
            <w:bottom w:val="none" w:sz="0" w:space="0" w:color="auto"/>
            <w:right w:val="none" w:sz="0" w:space="0" w:color="auto"/>
          </w:divBdr>
        </w:div>
        <w:div w:id="1130129417">
          <w:marLeft w:val="640"/>
          <w:marRight w:val="0"/>
          <w:marTop w:val="0"/>
          <w:marBottom w:val="0"/>
          <w:divBdr>
            <w:top w:val="none" w:sz="0" w:space="0" w:color="auto"/>
            <w:left w:val="none" w:sz="0" w:space="0" w:color="auto"/>
            <w:bottom w:val="none" w:sz="0" w:space="0" w:color="auto"/>
            <w:right w:val="none" w:sz="0" w:space="0" w:color="auto"/>
          </w:divBdr>
        </w:div>
        <w:div w:id="658075764">
          <w:marLeft w:val="640"/>
          <w:marRight w:val="0"/>
          <w:marTop w:val="0"/>
          <w:marBottom w:val="0"/>
          <w:divBdr>
            <w:top w:val="none" w:sz="0" w:space="0" w:color="auto"/>
            <w:left w:val="none" w:sz="0" w:space="0" w:color="auto"/>
            <w:bottom w:val="none" w:sz="0" w:space="0" w:color="auto"/>
            <w:right w:val="none" w:sz="0" w:space="0" w:color="auto"/>
          </w:divBdr>
        </w:div>
        <w:div w:id="833839174">
          <w:marLeft w:val="640"/>
          <w:marRight w:val="0"/>
          <w:marTop w:val="0"/>
          <w:marBottom w:val="0"/>
          <w:divBdr>
            <w:top w:val="none" w:sz="0" w:space="0" w:color="auto"/>
            <w:left w:val="none" w:sz="0" w:space="0" w:color="auto"/>
            <w:bottom w:val="none" w:sz="0" w:space="0" w:color="auto"/>
            <w:right w:val="none" w:sz="0" w:space="0" w:color="auto"/>
          </w:divBdr>
        </w:div>
        <w:div w:id="1026442916">
          <w:marLeft w:val="640"/>
          <w:marRight w:val="0"/>
          <w:marTop w:val="0"/>
          <w:marBottom w:val="0"/>
          <w:divBdr>
            <w:top w:val="none" w:sz="0" w:space="0" w:color="auto"/>
            <w:left w:val="none" w:sz="0" w:space="0" w:color="auto"/>
            <w:bottom w:val="none" w:sz="0" w:space="0" w:color="auto"/>
            <w:right w:val="none" w:sz="0" w:space="0" w:color="auto"/>
          </w:divBdr>
        </w:div>
        <w:div w:id="728722578">
          <w:marLeft w:val="640"/>
          <w:marRight w:val="0"/>
          <w:marTop w:val="0"/>
          <w:marBottom w:val="0"/>
          <w:divBdr>
            <w:top w:val="none" w:sz="0" w:space="0" w:color="auto"/>
            <w:left w:val="none" w:sz="0" w:space="0" w:color="auto"/>
            <w:bottom w:val="none" w:sz="0" w:space="0" w:color="auto"/>
            <w:right w:val="none" w:sz="0" w:space="0" w:color="auto"/>
          </w:divBdr>
        </w:div>
        <w:div w:id="1697392412">
          <w:marLeft w:val="640"/>
          <w:marRight w:val="0"/>
          <w:marTop w:val="0"/>
          <w:marBottom w:val="0"/>
          <w:divBdr>
            <w:top w:val="none" w:sz="0" w:space="0" w:color="auto"/>
            <w:left w:val="none" w:sz="0" w:space="0" w:color="auto"/>
            <w:bottom w:val="none" w:sz="0" w:space="0" w:color="auto"/>
            <w:right w:val="none" w:sz="0" w:space="0" w:color="auto"/>
          </w:divBdr>
        </w:div>
        <w:div w:id="1591616473">
          <w:marLeft w:val="640"/>
          <w:marRight w:val="0"/>
          <w:marTop w:val="0"/>
          <w:marBottom w:val="0"/>
          <w:divBdr>
            <w:top w:val="none" w:sz="0" w:space="0" w:color="auto"/>
            <w:left w:val="none" w:sz="0" w:space="0" w:color="auto"/>
            <w:bottom w:val="none" w:sz="0" w:space="0" w:color="auto"/>
            <w:right w:val="none" w:sz="0" w:space="0" w:color="auto"/>
          </w:divBdr>
        </w:div>
        <w:div w:id="2059087549">
          <w:marLeft w:val="640"/>
          <w:marRight w:val="0"/>
          <w:marTop w:val="0"/>
          <w:marBottom w:val="0"/>
          <w:divBdr>
            <w:top w:val="none" w:sz="0" w:space="0" w:color="auto"/>
            <w:left w:val="none" w:sz="0" w:space="0" w:color="auto"/>
            <w:bottom w:val="none" w:sz="0" w:space="0" w:color="auto"/>
            <w:right w:val="none" w:sz="0" w:space="0" w:color="auto"/>
          </w:divBdr>
        </w:div>
        <w:div w:id="42606465">
          <w:marLeft w:val="640"/>
          <w:marRight w:val="0"/>
          <w:marTop w:val="0"/>
          <w:marBottom w:val="0"/>
          <w:divBdr>
            <w:top w:val="none" w:sz="0" w:space="0" w:color="auto"/>
            <w:left w:val="none" w:sz="0" w:space="0" w:color="auto"/>
            <w:bottom w:val="none" w:sz="0" w:space="0" w:color="auto"/>
            <w:right w:val="none" w:sz="0" w:space="0" w:color="auto"/>
          </w:divBdr>
        </w:div>
        <w:div w:id="559100701">
          <w:marLeft w:val="640"/>
          <w:marRight w:val="0"/>
          <w:marTop w:val="0"/>
          <w:marBottom w:val="0"/>
          <w:divBdr>
            <w:top w:val="none" w:sz="0" w:space="0" w:color="auto"/>
            <w:left w:val="none" w:sz="0" w:space="0" w:color="auto"/>
            <w:bottom w:val="none" w:sz="0" w:space="0" w:color="auto"/>
            <w:right w:val="none" w:sz="0" w:space="0" w:color="auto"/>
          </w:divBdr>
        </w:div>
        <w:div w:id="750659398">
          <w:marLeft w:val="640"/>
          <w:marRight w:val="0"/>
          <w:marTop w:val="0"/>
          <w:marBottom w:val="0"/>
          <w:divBdr>
            <w:top w:val="none" w:sz="0" w:space="0" w:color="auto"/>
            <w:left w:val="none" w:sz="0" w:space="0" w:color="auto"/>
            <w:bottom w:val="none" w:sz="0" w:space="0" w:color="auto"/>
            <w:right w:val="none" w:sz="0" w:space="0" w:color="auto"/>
          </w:divBdr>
        </w:div>
        <w:div w:id="2073455564">
          <w:marLeft w:val="640"/>
          <w:marRight w:val="0"/>
          <w:marTop w:val="0"/>
          <w:marBottom w:val="0"/>
          <w:divBdr>
            <w:top w:val="none" w:sz="0" w:space="0" w:color="auto"/>
            <w:left w:val="none" w:sz="0" w:space="0" w:color="auto"/>
            <w:bottom w:val="none" w:sz="0" w:space="0" w:color="auto"/>
            <w:right w:val="none" w:sz="0" w:space="0" w:color="auto"/>
          </w:divBdr>
        </w:div>
        <w:div w:id="1722291235">
          <w:marLeft w:val="640"/>
          <w:marRight w:val="0"/>
          <w:marTop w:val="0"/>
          <w:marBottom w:val="0"/>
          <w:divBdr>
            <w:top w:val="none" w:sz="0" w:space="0" w:color="auto"/>
            <w:left w:val="none" w:sz="0" w:space="0" w:color="auto"/>
            <w:bottom w:val="none" w:sz="0" w:space="0" w:color="auto"/>
            <w:right w:val="none" w:sz="0" w:space="0" w:color="auto"/>
          </w:divBdr>
        </w:div>
        <w:div w:id="453136768">
          <w:marLeft w:val="640"/>
          <w:marRight w:val="0"/>
          <w:marTop w:val="0"/>
          <w:marBottom w:val="0"/>
          <w:divBdr>
            <w:top w:val="none" w:sz="0" w:space="0" w:color="auto"/>
            <w:left w:val="none" w:sz="0" w:space="0" w:color="auto"/>
            <w:bottom w:val="none" w:sz="0" w:space="0" w:color="auto"/>
            <w:right w:val="none" w:sz="0" w:space="0" w:color="auto"/>
          </w:divBdr>
        </w:div>
        <w:div w:id="269241339">
          <w:marLeft w:val="640"/>
          <w:marRight w:val="0"/>
          <w:marTop w:val="0"/>
          <w:marBottom w:val="0"/>
          <w:divBdr>
            <w:top w:val="none" w:sz="0" w:space="0" w:color="auto"/>
            <w:left w:val="none" w:sz="0" w:space="0" w:color="auto"/>
            <w:bottom w:val="none" w:sz="0" w:space="0" w:color="auto"/>
            <w:right w:val="none" w:sz="0" w:space="0" w:color="auto"/>
          </w:divBdr>
        </w:div>
        <w:div w:id="1957637489">
          <w:marLeft w:val="640"/>
          <w:marRight w:val="0"/>
          <w:marTop w:val="0"/>
          <w:marBottom w:val="0"/>
          <w:divBdr>
            <w:top w:val="none" w:sz="0" w:space="0" w:color="auto"/>
            <w:left w:val="none" w:sz="0" w:space="0" w:color="auto"/>
            <w:bottom w:val="none" w:sz="0" w:space="0" w:color="auto"/>
            <w:right w:val="none" w:sz="0" w:space="0" w:color="auto"/>
          </w:divBdr>
        </w:div>
        <w:div w:id="1173567375">
          <w:marLeft w:val="640"/>
          <w:marRight w:val="0"/>
          <w:marTop w:val="0"/>
          <w:marBottom w:val="0"/>
          <w:divBdr>
            <w:top w:val="none" w:sz="0" w:space="0" w:color="auto"/>
            <w:left w:val="none" w:sz="0" w:space="0" w:color="auto"/>
            <w:bottom w:val="none" w:sz="0" w:space="0" w:color="auto"/>
            <w:right w:val="none" w:sz="0" w:space="0" w:color="auto"/>
          </w:divBdr>
        </w:div>
        <w:div w:id="1611665570">
          <w:marLeft w:val="640"/>
          <w:marRight w:val="0"/>
          <w:marTop w:val="0"/>
          <w:marBottom w:val="0"/>
          <w:divBdr>
            <w:top w:val="none" w:sz="0" w:space="0" w:color="auto"/>
            <w:left w:val="none" w:sz="0" w:space="0" w:color="auto"/>
            <w:bottom w:val="none" w:sz="0" w:space="0" w:color="auto"/>
            <w:right w:val="none" w:sz="0" w:space="0" w:color="auto"/>
          </w:divBdr>
        </w:div>
        <w:div w:id="1205219804">
          <w:marLeft w:val="640"/>
          <w:marRight w:val="0"/>
          <w:marTop w:val="0"/>
          <w:marBottom w:val="0"/>
          <w:divBdr>
            <w:top w:val="none" w:sz="0" w:space="0" w:color="auto"/>
            <w:left w:val="none" w:sz="0" w:space="0" w:color="auto"/>
            <w:bottom w:val="none" w:sz="0" w:space="0" w:color="auto"/>
            <w:right w:val="none" w:sz="0" w:space="0" w:color="auto"/>
          </w:divBdr>
        </w:div>
        <w:div w:id="1829399354">
          <w:marLeft w:val="640"/>
          <w:marRight w:val="0"/>
          <w:marTop w:val="0"/>
          <w:marBottom w:val="0"/>
          <w:divBdr>
            <w:top w:val="none" w:sz="0" w:space="0" w:color="auto"/>
            <w:left w:val="none" w:sz="0" w:space="0" w:color="auto"/>
            <w:bottom w:val="none" w:sz="0" w:space="0" w:color="auto"/>
            <w:right w:val="none" w:sz="0" w:space="0" w:color="auto"/>
          </w:divBdr>
        </w:div>
        <w:div w:id="1755080469">
          <w:marLeft w:val="640"/>
          <w:marRight w:val="0"/>
          <w:marTop w:val="0"/>
          <w:marBottom w:val="0"/>
          <w:divBdr>
            <w:top w:val="none" w:sz="0" w:space="0" w:color="auto"/>
            <w:left w:val="none" w:sz="0" w:space="0" w:color="auto"/>
            <w:bottom w:val="none" w:sz="0" w:space="0" w:color="auto"/>
            <w:right w:val="none" w:sz="0" w:space="0" w:color="auto"/>
          </w:divBdr>
        </w:div>
        <w:div w:id="404765746">
          <w:marLeft w:val="640"/>
          <w:marRight w:val="0"/>
          <w:marTop w:val="0"/>
          <w:marBottom w:val="0"/>
          <w:divBdr>
            <w:top w:val="none" w:sz="0" w:space="0" w:color="auto"/>
            <w:left w:val="none" w:sz="0" w:space="0" w:color="auto"/>
            <w:bottom w:val="none" w:sz="0" w:space="0" w:color="auto"/>
            <w:right w:val="none" w:sz="0" w:space="0" w:color="auto"/>
          </w:divBdr>
        </w:div>
        <w:div w:id="944507083">
          <w:marLeft w:val="640"/>
          <w:marRight w:val="0"/>
          <w:marTop w:val="0"/>
          <w:marBottom w:val="0"/>
          <w:divBdr>
            <w:top w:val="none" w:sz="0" w:space="0" w:color="auto"/>
            <w:left w:val="none" w:sz="0" w:space="0" w:color="auto"/>
            <w:bottom w:val="none" w:sz="0" w:space="0" w:color="auto"/>
            <w:right w:val="none" w:sz="0" w:space="0" w:color="auto"/>
          </w:divBdr>
        </w:div>
        <w:div w:id="258368119">
          <w:marLeft w:val="640"/>
          <w:marRight w:val="0"/>
          <w:marTop w:val="0"/>
          <w:marBottom w:val="0"/>
          <w:divBdr>
            <w:top w:val="none" w:sz="0" w:space="0" w:color="auto"/>
            <w:left w:val="none" w:sz="0" w:space="0" w:color="auto"/>
            <w:bottom w:val="none" w:sz="0" w:space="0" w:color="auto"/>
            <w:right w:val="none" w:sz="0" w:space="0" w:color="auto"/>
          </w:divBdr>
        </w:div>
        <w:div w:id="1548420689">
          <w:marLeft w:val="640"/>
          <w:marRight w:val="0"/>
          <w:marTop w:val="0"/>
          <w:marBottom w:val="0"/>
          <w:divBdr>
            <w:top w:val="none" w:sz="0" w:space="0" w:color="auto"/>
            <w:left w:val="none" w:sz="0" w:space="0" w:color="auto"/>
            <w:bottom w:val="none" w:sz="0" w:space="0" w:color="auto"/>
            <w:right w:val="none" w:sz="0" w:space="0" w:color="auto"/>
          </w:divBdr>
        </w:div>
        <w:div w:id="966819447">
          <w:marLeft w:val="640"/>
          <w:marRight w:val="0"/>
          <w:marTop w:val="0"/>
          <w:marBottom w:val="0"/>
          <w:divBdr>
            <w:top w:val="none" w:sz="0" w:space="0" w:color="auto"/>
            <w:left w:val="none" w:sz="0" w:space="0" w:color="auto"/>
            <w:bottom w:val="none" w:sz="0" w:space="0" w:color="auto"/>
            <w:right w:val="none" w:sz="0" w:space="0" w:color="auto"/>
          </w:divBdr>
        </w:div>
        <w:div w:id="2012944929">
          <w:marLeft w:val="640"/>
          <w:marRight w:val="0"/>
          <w:marTop w:val="0"/>
          <w:marBottom w:val="0"/>
          <w:divBdr>
            <w:top w:val="none" w:sz="0" w:space="0" w:color="auto"/>
            <w:left w:val="none" w:sz="0" w:space="0" w:color="auto"/>
            <w:bottom w:val="none" w:sz="0" w:space="0" w:color="auto"/>
            <w:right w:val="none" w:sz="0" w:space="0" w:color="auto"/>
          </w:divBdr>
        </w:div>
        <w:div w:id="2066634135">
          <w:marLeft w:val="640"/>
          <w:marRight w:val="0"/>
          <w:marTop w:val="0"/>
          <w:marBottom w:val="0"/>
          <w:divBdr>
            <w:top w:val="none" w:sz="0" w:space="0" w:color="auto"/>
            <w:left w:val="none" w:sz="0" w:space="0" w:color="auto"/>
            <w:bottom w:val="none" w:sz="0" w:space="0" w:color="auto"/>
            <w:right w:val="none" w:sz="0" w:space="0" w:color="auto"/>
          </w:divBdr>
        </w:div>
        <w:div w:id="899173756">
          <w:marLeft w:val="640"/>
          <w:marRight w:val="0"/>
          <w:marTop w:val="0"/>
          <w:marBottom w:val="0"/>
          <w:divBdr>
            <w:top w:val="none" w:sz="0" w:space="0" w:color="auto"/>
            <w:left w:val="none" w:sz="0" w:space="0" w:color="auto"/>
            <w:bottom w:val="none" w:sz="0" w:space="0" w:color="auto"/>
            <w:right w:val="none" w:sz="0" w:space="0" w:color="auto"/>
          </w:divBdr>
        </w:div>
        <w:div w:id="785007365">
          <w:marLeft w:val="640"/>
          <w:marRight w:val="0"/>
          <w:marTop w:val="0"/>
          <w:marBottom w:val="0"/>
          <w:divBdr>
            <w:top w:val="none" w:sz="0" w:space="0" w:color="auto"/>
            <w:left w:val="none" w:sz="0" w:space="0" w:color="auto"/>
            <w:bottom w:val="none" w:sz="0" w:space="0" w:color="auto"/>
            <w:right w:val="none" w:sz="0" w:space="0" w:color="auto"/>
          </w:divBdr>
        </w:div>
        <w:div w:id="977221080">
          <w:marLeft w:val="640"/>
          <w:marRight w:val="0"/>
          <w:marTop w:val="0"/>
          <w:marBottom w:val="0"/>
          <w:divBdr>
            <w:top w:val="none" w:sz="0" w:space="0" w:color="auto"/>
            <w:left w:val="none" w:sz="0" w:space="0" w:color="auto"/>
            <w:bottom w:val="none" w:sz="0" w:space="0" w:color="auto"/>
            <w:right w:val="none" w:sz="0" w:space="0" w:color="auto"/>
          </w:divBdr>
        </w:div>
        <w:div w:id="1645308946">
          <w:marLeft w:val="640"/>
          <w:marRight w:val="0"/>
          <w:marTop w:val="0"/>
          <w:marBottom w:val="0"/>
          <w:divBdr>
            <w:top w:val="none" w:sz="0" w:space="0" w:color="auto"/>
            <w:left w:val="none" w:sz="0" w:space="0" w:color="auto"/>
            <w:bottom w:val="none" w:sz="0" w:space="0" w:color="auto"/>
            <w:right w:val="none" w:sz="0" w:space="0" w:color="auto"/>
          </w:divBdr>
        </w:div>
        <w:div w:id="505629224">
          <w:marLeft w:val="640"/>
          <w:marRight w:val="0"/>
          <w:marTop w:val="0"/>
          <w:marBottom w:val="0"/>
          <w:divBdr>
            <w:top w:val="none" w:sz="0" w:space="0" w:color="auto"/>
            <w:left w:val="none" w:sz="0" w:space="0" w:color="auto"/>
            <w:bottom w:val="none" w:sz="0" w:space="0" w:color="auto"/>
            <w:right w:val="none" w:sz="0" w:space="0" w:color="auto"/>
          </w:divBdr>
        </w:div>
        <w:div w:id="1569799182">
          <w:marLeft w:val="640"/>
          <w:marRight w:val="0"/>
          <w:marTop w:val="0"/>
          <w:marBottom w:val="0"/>
          <w:divBdr>
            <w:top w:val="none" w:sz="0" w:space="0" w:color="auto"/>
            <w:left w:val="none" w:sz="0" w:space="0" w:color="auto"/>
            <w:bottom w:val="none" w:sz="0" w:space="0" w:color="auto"/>
            <w:right w:val="none" w:sz="0" w:space="0" w:color="auto"/>
          </w:divBdr>
        </w:div>
        <w:div w:id="1809587826">
          <w:marLeft w:val="640"/>
          <w:marRight w:val="0"/>
          <w:marTop w:val="0"/>
          <w:marBottom w:val="0"/>
          <w:divBdr>
            <w:top w:val="none" w:sz="0" w:space="0" w:color="auto"/>
            <w:left w:val="none" w:sz="0" w:space="0" w:color="auto"/>
            <w:bottom w:val="none" w:sz="0" w:space="0" w:color="auto"/>
            <w:right w:val="none" w:sz="0" w:space="0" w:color="auto"/>
          </w:divBdr>
        </w:div>
        <w:div w:id="1631011093">
          <w:marLeft w:val="640"/>
          <w:marRight w:val="0"/>
          <w:marTop w:val="0"/>
          <w:marBottom w:val="0"/>
          <w:divBdr>
            <w:top w:val="none" w:sz="0" w:space="0" w:color="auto"/>
            <w:left w:val="none" w:sz="0" w:space="0" w:color="auto"/>
            <w:bottom w:val="none" w:sz="0" w:space="0" w:color="auto"/>
            <w:right w:val="none" w:sz="0" w:space="0" w:color="auto"/>
          </w:divBdr>
        </w:div>
        <w:div w:id="1299458902">
          <w:marLeft w:val="640"/>
          <w:marRight w:val="0"/>
          <w:marTop w:val="0"/>
          <w:marBottom w:val="0"/>
          <w:divBdr>
            <w:top w:val="none" w:sz="0" w:space="0" w:color="auto"/>
            <w:left w:val="none" w:sz="0" w:space="0" w:color="auto"/>
            <w:bottom w:val="none" w:sz="0" w:space="0" w:color="auto"/>
            <w:right w:val="none" w:sz="0" w:space="0" w:color="auto"/>
          </w:divBdr>
        </w:div>
        <w:div w:id="1402020577">
          <w:marLeft w:val="640"/>
          <w:marRight w:val="0"/>
          <w:marTop w:val="0"/>
          <w:marBottom w:val="0"/>
          <w:divBdr>
            <w:top w:val="none" w:sz="0" w:space="0" w:color="auto"/>
            <w:left w:val="none" w:sz="0" w:space="0" w:color="auto"/>
            <w:bottom w:val="none" w:sz="0" w:space="0" w:color="auto"/>
            <w:right w:val="none" w:sz="0" w:space="0" w:color="auto"/>
          </w:divBdr>
        </w:div>
        <w:div w:id="698286643">
          <w:marLeft w:val="640"/>
          <w:marRight w:val="0"/>
          <w:marTop w:val="0"/>
          <w:marBottom w:val="0"/>
          <w:divBdr>
            <w:top w:val="none" w:sz="0" w:space="0" w:color="auto"/>
            <w:left w:val="none" w:sz="0" w:space="0" w:color="auto"/>
            <w:bottom w:val="none" w:sz="0" w:space="0" w:color="auto"/>
            <w:right w:val="none" w:sz="0" w:space="0" w:color="auto"/>
          </w:divBdr>
        </w:div>
        <w:div w:id="984503303">
          <w:marLeft w:val="640"/>
          <w:marRight w:val="0"/>
          <w:marTop w:val="0"/>
          <w:marBottom w:val="0"/>
          <w:divBdr>
            <w:top w:val="none" w:sz="0" w:space="0" w:color="auto"/>
            <w:left w:val="none" w:sz="0" w:space="0" w:color="auto"/>
            <w:bottom w:val="none" w:sz="0" w:space="0" w:color="auto"/>
            <w:right w:val="none" w:sz="0" w:space="0" w:color="auto"/>
          </w:divBdr>
        </w:div>
        <w:div w:id="78990829">
          <w:marLeft w:val="640"/>
          <w:marRight w:val="0"/>
          <w:marTop w:val="0"/>
          <w:marBottom w:val="0"/>
          <w:divBdr>
            <w:top w:val="none" w:sz="0" w:space="0" w:color="auto"/>
            <w:left w:val="none" w:sz="0" w:space="0" w:color="auto"/>
            <w:bottom w:val="none" w:sz="0" w:space="0" w:color="auto"/>
            <w:right w:val="none" w:sz="0" w:space="0" w:color="auto"/>
          </w:divBdr>
        </w:div>
        <w:div w:id="744763820">
          <w:marLeft w:val="640"/>
          <w:marRight w:val="0"/>
          <w:marTop w:val="0"/>
          <w:marBottom w:val="0"/>
          <w:divBdr>
            <w:top w:val="none" w:sz="0" w:space="0" w:color="auto"/>
            <w:left w:val="none" w:sz="0" w:space="0" w:color="auto"/>
            <w:bottom w:val="none" w:sz="0" w:space="0" w:color="auto"/>
            <w:right w:val="none" w:sz="0" w:space="0" w:color="auto"/>
          </w:divBdr>
        </w:div>
        <w:div w:id="707141562">
          <w:marLeft w:val="640"/>
          <w:marRight w:val="0"/>
          <w:marTop w:val="0"/>
          <w:marBottom w:val="0"/>
          <w:divBdr>
            <w:top w:val="none" w:sz="0" w:space="0" w:color="auto"/>
            <w:left w:val="none" w:sz="0" w:space="0" w:color="auto"/>
            <w:bottom w:val="none" w:sz="0" w:space="0" w:color="auto"/>
            <w:right w:val="none" w:sz="0" w:space="0" w:color="auto"/>
          </w:divBdr>
        </w:div>
        <w:div w:id="1748107686">
          <w:marLeft w:val="640"/>
          <w:marRight w:val="0"/>
          <w:marTop w:val="0"/>
          <w:marBottom w:val="0"/>
          <w:divBdr>
            <w:top w:val="none" w:sz="0" w:space="0" w:color="auto"/>
            <w:left w:val="none" w:sz="0" w:space="0" w:color="auto"/>
            <w:bottom w:val="none" w:sz="0" w:space="0" w:color="auto"/>
            <w:right w:val="none" w:sz="0" w:space="0" w:color="auto"/>
          </w:divBdr>
        </w:div>
        <w:div w:id="1035349684">
          <w:marLeft w:val="640"/>
          <w:marRight w:val="0"/>
          <w:marTop w:val="0"/>
          <w:marBottom w:val="0"/>
          <w:divBdr>
            <w:top w:val="none" w:sz="0" w:space="0" w:color="auto"/>
            <w:left w:val="none" w:sz="0" w:space="0" w:color="auto"/>
            <w:bottom w:val="none" w:sz="0" w:space="0" w:color="auto"/>
            <w:right w:val="none" w:sz="0" w:space="0" w:color="auto"/>
          </w:divBdr>
        </w:div>
        <w:div w:id="2086536627">
          <w:marLeft w:val="640"/>
          <w:marRight w:val="0"/>
          <w:marTop w:val="0"/>
          <w:marBottom w:val="0"/>
          <w:divBdr>
            <w:top w:val="none" w:sz="0" w:space="0" w:color="auto"/>
            <w:left w:val="none" w:sz="0" w:space="0" w:color="auto"/>
            <w:bottom w:val="none" w:sz="0" w:space="0" w:color="auto"/>
            <w:right w:val="none" w:sz="0" w:space="0" w:color="auto"/>
          </w:divBdr>
        </w:div>
        <w:div w:id="1761440362">
          <w:marLeft w:val="640"/>
          <w:marRight w:val="0"/>
          <w:marTop w:val="0"/>
          <w:marBottom w:val="0"/>
          <w:divBdr>
            <w:top w:val="none" w:sz="0" w:space="0" w:color="auto"/>
            <w:left w:val="none" w:sz="0" w:space="0" w:color="auto"/>
            <w:bottom w:val="none" w:sz="0" w:space="0" w:color="auto"/>
            <w:right w:val="none" w:sz="0" w:space="0" w:color="auto"/>
          </w:divBdr>
        </w:div>
        <w:div w:id="366100401">
          <w:marLeft w:val="640"/>
          <w:marRight w:val="0"/>
          <w:marTop w:val="0"/>
          <w:marBottom w:val="0"/>
          <w:divBdr>
            <w:top w:val="none" w:sz="0" w:space="0" w:color="auto"/>
            <w:left w:val="none" w:sz="0" w:space="0" w:color="auto"/>
            <w:bottom w:val="none" w:sz="0" w:space="0" w:color="auto"/>
            <w:right w:val="none" w:sz="0" w:space="0" w:color="auto"/>
          </w:divBdr>
        </w:div>
        <w:div w:id="1073315105">
          <w:marLeft w:val="640"/>
          <w:marRight w:val="0"/>
          <w:marTop w:val="0"/>
          <w:marBottom w:val="0"/>
          <w:divBdr>
            <w:top w:val="none" w:sz="0" w:space="0" w:color="auto"/>
            <w:left w:val="none" w:sz="0" w:space="0" w:color="auto"/>
            <w:bottom w:val="none" w:sz="0" w:space="0" w:color="auto"/>
            <w:right w:val="none" w:sz="0" w:space="0" w:color="auto"/>
          </w:divBdr>
        </w:div>
        <w:div w:id="1519270602">
          <w:marLeft w:val="640"/>
          <w:marRight w:val="0"/>
          <w:marTop w:val="0"/>
          <w:marBottom w:val="0"/>
          <w:divBdr>
            <w:top w:val="none" w:sz="0" w:space="0" w:color="auto"/>
            <w:left w:val="none" w:sz="0" w:space="0" w:color="auto"/>
            <w:bottom w:val="none" w:sz="0" w:space="0" w:color="auto"/>
            <w:right w:val="none" w:sz="0" w:space="0" w:color="auto"/>
          </w:divBdr>
        </w:div>
        <w:div w:id="366224909">
          <w:marLeft w:val="640"/>
          <w:marRight w:val="0"/>
          <w:marTop w:val="0"/>
          <w:marBottom w:val="0"/>
          <w:divBdr>
            <w:top w:val="none" w:sz="0" w:space="0" w:color="auto"/>
            <w:left w:val="none" w:sz="0" w:space="0" w:color="auto"/>
            <w:bottom w:val="none" w:sz="0" w:space="0" w:color="auto"/>
            <w:right w:val="none" w:sz="0" w:space="0" w:color="auto"/>
          </w:divBdr>
        </w:div>
        <w:div w:id="2043436725">
          <w:marLeft w:val="640"/>
          <w:marRight w:val="0"/>
          <w:marTop w:val="0"/>
          <w:marBottom w:val="0"/>
          <w:divBdr>
            <w:top w:val="none" w:sz="0" w:space="0" w:color="auto"/>
            <w:left w:val="none" w:sz="0" w:space="0" w:color="auto"/>
            <w:bottom w:val="none" w:sz="0" w:space="0" w:color="auto"/>
            <w:right w:val="none" w:sz="0" w:space="0" w:color="auto"/>
          </w:divBdr>
        </w:div>
        <w:div w:id="1377392943">
          <w:marLeft w:val="640"/>
          <w:marRight w:val="0"/>
          <w:marTop w:val="0"/>
          <w:marBottom w:val="0"/>
          <w:divBdr>
            <w:top w:val="none" w:sz="0" w:space="0" w:color="auto"/>
            <w:left w:val="none" w:sz="0" w:space="0" w:color="auto"/>
            <w:bottom w:val="none" w:sz="0" w:space="0" w:color="auto"/>
            <w:right w:val="none" w:sz="0" w:space="0" w:color="auto"/>
          </w:divBdr>
        </w:div>
        <w:div w:id="2129615585">
          <w:marLeft w:val="640"/>
          <w:marRight w:val="0"/>
          <w:marTop w:val="0"/>
          <w:marBottom w:val="0"/>
          <w:divBdr>
            <w:top w:val="none" w:sz="0" w:space="0" w:color="auto"/>
            <w:left w:val="none" w:sz="0" w:space="0" w:color="auto"/>
            <w:bottom w:val="none" w:sz="0" w:space="0" w:color="auto"/>
            <w:right w:val="none" w:sz="0" w:space="0" w:color="auto"/>
          </w:divBdr>
        </w:div>
        <w:div w:id="1971813373">
          <w:marLeft w:val="640"/>
          <w:marRight w:val="0"/>
          <w:marTop w:val="0"/>
          <w:marBottom w:val="0"/>
          <w:divBdr>
            <w:top w:val="none" w:sz="0" w:space="0" w:color="auto"/>
            <w:left w:val="none" w:sz="0" w:space="0" w:color="auto"/>
            <w:bottom w:val="none" w:sz="0" w:space="0" w:color="auto"/>
            <w:right w:val="none" w:sz="0" w:space="0" w:color="auto"/>
          </w:divBdr>
        </w:div>
        <w:div w:id="517620480">
          <w:marLeft w:val="640"/>
          <w:marRight w:val="0"/>
          <w:marTop w:val="0"/>
          <w:marBottom w:val="0"/>
          <w:divBdr>
            <w:top w:val="none" w:sz="0" w:space="0" w:color="auto"/>
            <w:left w:val="none" w:sz="0" w:space="0" w:color="auto"/>
            <w:bottom w:val="none" w:sz="0" w:space="0" w:color="auto"/>
            <w:right w:val="none" w:sz="0" w:space="0" w:color="auto"/>
          </w:divBdr>
        </w:div>
        <w:div w:id="1504054476">
          <w:marLeft w:val="640"/>
          <w:marRight w:val="0"/>
          <w:marTop w:val="0"/>
          <w:marBottom w:val="0"/>
          <w:divBdr>
            <w:top w:val="none" w:sz="0" w:space="0" w:color="auto"/>
            <w:left w:val="none" w:sz="0" w:space="0" w:color="auto"/>
            <w:bottom w:val="none" w:sz="0" w:space="0" w:color="auto"/>
            <w:right w:val="none" w:sz="0" w:space="0" w:color="auto"/>
          </w:divBdr>
        </w:div>
        <w:div w:id="1900051661">
          <w:marLeft w:val="640"/>
          <w:marRight w:val="0"/>
          <w:marTop w:val="0"/>
          <w:marBottom w:val="0"/>
          <w:divBdr>
            <w:top w:val="none" w:sz="0" w:space="0" w:color="auto"/>
            <w:left w:val="none" w:sz="0" w:space="0" w:color="auto"/>
            <w:bottom w:val="none" w:sz="0" w:space="0" w:color="auto"/>
            <w:right w:val="none" w:sz="0" w:space="0" w:color="auto"/>
          </w:divBdr>
        </w:div>
        <w:div w:id="600573872">
          <w:marLeft w:val="640"/>
          <w:marRight w:val="0"/>
          <w:marTop w:val="0"/>
          <w:marBottom w:val="0"/>
          <w:divBdr>
            <w:top w:val="none" w:sz="0" w:space="0" w:color="auto"/>
            <w:left w:val="none" w:sz="0" w:space="0" w:color="auto"/>
            <w:bottom w:val="none" w:sz="0" w:space="0" w:color="auto"/>
            <w:right w:val="none" w:sz="0" w:space="0" w:color="auto"/>
          </w:divBdr>
        </w:div>
        <w:div w:id="1410813720">
          <w:marLeft w:val="640"/>
          <w:marRight w:val="0"/>
          <w:marTop w:val="0"/>
          <w:marBottom w:val="0"/>
          <w:divBdr>
            <w:top w:val="none" w:sz="0" w:space="0" w:color="auto"/>
            <w:left w:val="none" w:sz="0" w:space="0" w:color="auto"/>
            <w:bottom w:val="none" w:sz="0" w:space="0" w:color="auto"/>
            <w:right w:val="none" w:sz="0" w:space="0" w:color="auto"/>
          </w:divBdr>
        </w:div>
        <w:div w:id="1081290137">
          <w:marLeft w:val="640"/>
          <w:marRight w:val="0"/>
          <w:marTop w:val="0"/>
          <w:marBottom w:val="0"/>
          <w:divBdr>
            <w:top w:val="none" w:sz="0" w:space="0" w:color="auto"/>
            <w:left w:val="none" w:sz="0" w:space="0" w:color="auto"/>
            <w:bottom w:val="none" w:sz="0" w:space="0" w:color="auto"/>
            <w:right w:val="none" w:sz="0" w:space="0" w:color="auto"/>
          </w:divBdr>
        </w:div>
        <w:div w:id="1238520297">
          <w:marLeft w:val="640"/>
          <w:marRight w:val="0"/>
          <w:marTop w:val="0"/>
          <w:marBottom w:val="0"/>
          <w:divBdr>
            <w:top w:val="none" w:sz="0" w:space="0" w:color="auto"/>
            <w:left w:val="none" w:sz="0" w:space="0" w:color="auto"/>
            <w:bottom w:val="none" w:sz="0" w:space="0" w:color="auto"/>
            <w:right w:val="none" w:sz="0" w:space="0" w:color="auto"/>
          </w:divBdr>
        </w:div>
        <w:div w:id="1622957767">
          <w:marLeft w:val="640"/>
          <w:marRight w:val="0"/>
          <w:marTop w:val="0"/>
          <w:marBottom w:val="0"/>
          <w:divBdr>
            <w:top w:val="none" w:sz="0" w:space="0" w:color="auto"/>
            <w:left w:val="none" w:sz="0" w:space="0" w:color="auto"/>
            <w:bottom w:val="none" w:sz="0" w:space="0" w:color="auto"/>
            <w:right w:val="none" w:sz="0" w:space="0" w:color="auto"/>
          </w:divBdr>
        </w:div>
        <w:div w:id="1203831734">
          <w:marLeft w:val="640"/>
          <w:marRight w:val="0"/>
          <w:marTop w:val="0"/>
          <w:marBottom w:val="0"/>
          <w:divBdr>
            <w:top w:val="none" w:sz="0" w:space="0" w:color="auto"/>
            <w:left w:val="none" w:sz="0" w:space="0" w:color="auto"/>
            <w:bottom w:val="none" w:sz="0" w:space="0" w:color="auto"/>
            <w:right w:val="none" w:sz="0" w:space="0" w:color="auto"/>
          </w:divBdr>
        </w:div>
        <w:div w:id="992374658">
          <w:marLeft w:val="640"/>
          <w:marRight w:val="0"/>
          <w:marTop w:val="0"/>
          <w:marBottom w:val="0"/>
          <w:divBdr>
            <w:top w:val="none" w:sz="0" w:space="0" w:color="auto"/>
            <w:left w:val="none" w:sz="0" w:space="0" w:color="auto"/>
            <w:bottom w:val="none" w:sz="0" w:space="0" w:color="auto"/>
            <w:right w:val="none" w:sz="0" w:space="0" w:color="auto"/>
          </w:divBdr>
        </w:div>
        <w:div w:id="1233616631">
          <w:marLeft w:val="640"/>
          <w:marRight w:val="0"/>
          <w:marTop w:val="0"/>
          <w:marBottom w:val="0"/>
          <w:divBdr>
            <w:top w:val="none" w:sz="0" w:space="0" w:color="auto"/>
            <w:left w:val="none" w:sz="0" w:space="0" w:color="auto"/>
            <w:bottom w:val="none" w:sz="0" w:space="0" w:color="auto"/>
            <w:right w:val="none" w:sz="0" w:space="0" w:color="auto"/>
          </w:divBdr>
        </w:div>
        <w:div w:id="1834492834">
          <w:marLeft w:val="640"/>
          <w:marRight w:val="0"/>
          <w:marTop w:val="0"/>
          <w:marBottom w:val="0"/>
          <w:divBdr>
            <w:top w:val="none" w:sz="0" w:space="0" w:color="auto"/>
            <w:left w:val="none" w:sz="0" w:space="0" w:color="auto"/>
            <w:bottom w:val="none" w:sz="0" w:space="0" w:color="auto"/>
            <w:right w:val="none" w:sz="0" w:space="0" w:color="auto"/>
          </w:divBdr>
        </w:div>
        <w:div w:id="11080871">
          <w:marLeft w:val="640"/>
          <w:marRight w:val="0"/>
          <w:marTop w:val="0"/>
          <w:marBottom w:val="0"/>
          <w:divBdr>
            <w:top w:val="none" w:sz="0" w:space="0" w:color="auto"/>
            <w:left w:val="none" w:sz="0" w:space="0" w:color="auto"/>
            <w:bottom w:val="none" w:sz="0" w:space="0" w:color="auto"/>
            <w:right w:val="none" w:sz="0" w:space="0" w:color="auto"/>
          </w:divBdr>
        </w:div>
        <w:div w:id="1378509525">
          <w:marLeft w:val="640"/>
          <w:marRight w:val="0"/>
          <w:marTop w:val="0"/>
          <w:marBottom w:val="0"/>
          <w:divBdr>
            <w:top w:val="none" w:sz="0" w:space="0" w:color="auto"/>
            <w:left w:val="none" w:sz="0" w:space="0" w:color="auto"/>
            <w:bottom w:val="none" w:sz="0" w:space="0" w:color="auto"/>
            <w:right w:val="none" w:sz="0" w:space="0" w:color="auto"/>
          </w:divBdr>
        </w:div>
        <w:div w:id="1967851620">
          <w:marLeft w:val="640"/>
          <w:marRight w:val="0"/>
          <w:marTop w:val="0"/>
          <w:marBottom w:val="0"/>
          <w:divBdr>
            <w:top w:val="none" w:sz="0" w:space="0" w:color="auto"/>
            <w:left w:val="none" w:sz="0" w:space="0" w:color="auto"/>
            <w:bottom w:val="none" w:sz="0" w:space="0" w:color="auto"/>
            <w:right w:val="none" w:sz="0" w:space="0" w:color="auto"/>
          </w:divBdr>
        </w:div>
        <w:div w:id="228031101">
          <w:marLeft w:val="640"/>
          <w:marRight w:val="0"/>
          <w:marTop w:val="0"/>
          <w:marBottom w:val="0"/>
          <w:divBdr>
            <w:top w:val="none" w:sz="0" w:space="0" w:color="auto"/>
            <w:left w:val="none" w:sz="0" w:space="0" w:color="auto"/>
            <w:bottom w:val="none" w:sz="0" w:space="0" w:color="auto"/>
            <w:right w:val="none" w:sz="0" w:space="0" w:color="auto"/>
          </w:divBdr>
        </w:div>
        <w:div w:id="2132088010">
          <w:marLeft w:val="640"/>
          <w:marRight w:val="0"/>
          <w:marTop w:val="0"/>
          <w:marBottom w:val="0"/>
          <w:divBdr>
            <w:top w:val="none" w:sz="0" w:space="0" w:color="auto"/>
            <w:left w:val="none" w:sz="0" w:space="0" w:color="auto"/>
            <w:bottom w:val="none" w:sz="0" w:space="0" w:color="auto"/>
            <w:right w:val="none" w:sz="0" w:space="0" w:color="auto"/>
          </w:divBdr>
        </w:div>
        <w:div w:id="139614770">
          <w:marLeft w:val="640"/>
          <w:marRight w:val="0"/>
          <w:marTop w:val="0"/>
          <w:marBottom w:val="0"/>
          <w:divBdr>
            <w:top w:val="none" w:sz="0" w:space="0" w:color="auto"/>
            <w:left w:val="none" w:sz="0" w:space="0" w:color="auto"/>
            <w:bottom w:val="none" w:sz="0" w:space="0" w:color="auto"/>
            <w:right w:val="none" w:sz="0" w:space="0" w:color="auto"/>
          </w:divBdr>
        </w:div>
        <w:div w:id="1947537934">
          <w:marLeft w:val="640"/>
          <w:marRight w:val="0"/>
          <w:marTop w:val="0"/>
          <w:marBottom w:val="0"/>
          <w:divBdr>
            <w:top w:val="none" w:sz="0" w:space="0" w:color="auto"/>
            <w:left w:val="none" w:sz="0" w:space="0" w:color="auto"/>
            <w:bottom w:val="none" w:sz="0" w:space="0" w:color="auto"/>
            <w:right w:val="none" w:sz="0" w:space="0" w:color="auto"/>
          </w:divBdr>
        </w:div>
        <w:div w:id="661587912">
          <w:marLeft w:val="640"/>
          <w:marRight w:val="0"/>
          <w:marTop w:val="0"/>
          <w:marBottom w:val="0"/>
          <w:divBdr>
            <w:top w:val="none" w:sz="0" w:space="0" w:color="auto"/>
            <w:left w:val="none" w:sz="0" w:space="0" w:color="auto"/>
            <w:bottom w:val="none" w:sz="0" w:space="0" w:color="auto"/>
            <w:right w:val="none" w:sz="0" w:space="0" w:color="auto"/>
          </w:divBdr>
        </w:div>
      </w:divsChild>
    </w:div>
    <w:div w:id="507450094">
      <w:bodyDiv w:val="1"/>
      <w:marLeft w:val="0"/>
      <w:marRight w:val="0"/>
      <w:marTop w:val="0"/>
      <w:marBottom w:val="0"/>
      <w:divBdr>
        <w:top w:val="none" w:sz="0" w:space="0" w:color="auto"/>
        <w:left w:val="none" w:sz="0" w:space="0" w:color="auto"/>
        <w:bottom w:val="none" w:sz="0" w:space="0" w:color="auto"/>
        <w:right w:val="none" w:sz="0" w:space="0" w:color="auto"/>
      </w:divBdr>
    </w:div>
    <w:div w:id="507982066">
      <w:marLeft w:val="480"/>
      <w:marRight w:val="0"/>
      <w:marTop w:val="0"/>
      <w:marBottom w:val="0"/>
      <w:divBdr>
        <w:top w:val="none" w:sz="0" w:space="0" w:color="auto"/>
        <w:left w:val="none" w:sz="0" w:space="0" w:color="auto"/>
        <w:bottom w:val="none" w:sz="0" w:space="0" w:color="auto"/>
        <w:right w:val="none" w:sz="0" w:space="0" w:color="auto"/>
      </w:divBdr>
    </w:div>
    <w:div w:id="510805074">
      <w:bodyDiv w:val="1"/>
      <w:marLeft w:val="0"/>
      <w:marRight w:val="0"/>
      <w:marTop w:val="0"/>
      <w:marBottom w:val="0"/>
      <w:divBdr>
        <w:top w:val="none" w:sz="0" w:space="0" w:color="auto"/>
        <w:left w:val="none" w:sz="0" w:space="0" w:color="auto"/>
        <w:bottom w:val="none" w:sz="0" w:space="0" w:color="auto"/>
        <w:right w:val="none" w:sz="0" w:space="0" w:color="auto"/>
      </w:divBdr>
      <w:divsChild>
        <w:div w:id="343821428">
          <w:marLeft w:val="480"/>
          <w:marRight w:val="0"/>
          <w:marTop w:val="0"/>
          <w:marBottom w:val="0"/>
          <w:divBdr>
            <w:top w:val="none" w:sz="0" w:space="0" w:color="auto"/>
            <w:left w:val="none" w:sz="0" w:space="0" w:color="auto"/>
            <w:bottom w:val="none" w:sz="0" w:space="0" w:color="auto"/>
            <w:right w:val="none" w:sz="0" w:space="0" w:color="auto"/>
          </w:divBdr>
        </w:div>
        <w:div w:id="519397609">
          <w:marLeft w:val="480"/>
          <w:marRight w:val="0"/>
          <w:marTop w:val="0"/>
          <w:marBottom w:val="0"/>
          <w:divBdr>
            <w:top w:val="none" w:sz="0" w:space="0" w:color="auto"/>
            <w:left w:val="none" w:sz="0" w:space="0" w:color="auto"/>
            <w:bottom w:val="none" w:sz="0" w:space="0" w:color="auto"/>
            <w:right w:val="none" w:sz="0" w:space="0" w:color="auto"/>
          </w:divBdr>
        </w:div>
        <w:div w:id="649674968">
          <w:marLeft w:val="480"/>
          <w:marRight w:val="0"/>
          <w:marTop w:val="0"/>
          <w:marBottom w:val="0"/>
          <w:divBdr>
            <w:top w:val="none" w:sz="0" w:space="0" w:color="auto"/>
            <w:left w:val="none" w:sz="0" w:space="0" w:color="auto"/>
            <w:bottom w:val="none" w:sz="0" w:space="0" w:color="auto"/>
            <w:right w:val="none" w:sz="0" w:space="0" w:color="auto"/>
          </w:divBdr>
        </w:div>
        <w:div w:id="768621804">
          <w:marLeft w:val="480"/>
          <w:marRight w:val="0"/>
          <w:marTop w:val="0"/>
          <w:marBottom w:val="0"/>
          <w:divBdr>
            <w:top w:val="none" w:sz="0" w:space="0" w:color="auto"/>
            <w:left w:val="none" w:sz="0" w:space="0" w:color="auto"/>
            <w:bottom w:val="none" w:sz="0" w:space="0" w:color="auto"/>
            <w:right w:val="none" w:sz="0" w:space="0" w:color="auto"/>
          </w:divBdr>
        </w:div>
        <w:div w:id="1179198391">
          <w:marLeft w:val="480"/>
          <w:marRight w:val="0"/>
          <w:marTop w:val="0"/>
          <w:marBottom w:val="0"/>
          <w:divBdr>
            <w:top w:val="none" w:sz="0" w:space="0" w:color="auto"/>
            <w:left w:val="none" w:sz="0" w:space="0" w:color="auto"/>
            <w:bottom w:val="none" w:sz="0" w:space="0" w:color="auto"/>
            <w:right w:val="none" w:sz="0" w:space="0" w:color="auto"/>
          </w:divBdr>
        </w:div>
        <w:div w:id="1331061738">
          <w:marLeft w:val="480"/>
          <w:marRight w:val="0"/>
          <w:marTop w:val="0"/>
          <w:marBottom w:val="0"/>
          <w:divBdr>
            <w:top w:val="none" w:sz="0" w:space="0" w:color="auto"/>
            <w:left w:val="none" w:sz="0" w:space="0" w:color="auto"/>
            <w:bottom w:val="none" w:sz="0" w:space="0" w:color="auto"/>
            <w:right w:val="none" w:sz="0" w:space="0" w:color="auto"/>
          </w:divBdr>
        </w:div>
        <w:div w:id="1392803373">
          <w:marLeft w:val="480"/>
          <w:marRight w:val="0"/>
          <w:marTop w:val="0"/>
          <w:marBottom w:val="0"/>
          <w:divBdr>
            <w:top w:val="none" w:sz="0" w:space="0" w:color="auto"/>
            <w:left w:val="none" w:sz="0" w:space="0" w:color="auto"/>
            <w:bottom w:val="none" w:sz="0" w:space="0" w:color="auto"/>
            <w:right w:val="none" w:sz="0" w:space="0" w:color="auto"/>
          </w:divBdr>
        </w:div>
        <w:div w:id="1402872494">
          <w:marLeft w:val="480"/>
          <w:marRight w:val="0"/>
          <w:marTop w:val="0"/>
          <w:marBottom w:val="0"/>
          <w:divBdr>
            <w:top w:val="none" w:sz="0" w:space="0" w:color="auto"/>
            <w:left w:val="none" w:sz="0" w:space="0" w:color="auto"/>
            <w:bottom w:val="none" w:sz="0" w:space="0" w:color="auto"/>
            <w:right w:val="none" w:sz="0" w:space="0" w:color="auto"/>
          </w:divBdr>
        </w:div>
        <w:div w:id="1425494616">
          <w:marLeft w:val="480"/>
          <w:marRight w:val="0"/>
          <w:marTop w:val="0"/>
          <w:marBottom w:val="0"/>
          <w:divBdr>
            <w:top w:val="none" w:sz="0" w:space="0" w:color="auto"/>
            <w:left w:val="none" w:sz="0" w:space="0" w:color="auto"/>
            <w:bottom w:val="none" w:sz="0" w:space="0" w:color="auto"/>
            <w:right w:val="none" w:sz="0" w:space="0" w:color="auto"/>
          </w:divBdr>
        </w:div>
        <w:div w:id="1494376959">
          <w:marLeft w:val="480"/>
          <w:marRight w:val="0"/>
          <w:marTop w:val="0"/>
          <w:marBottom w:val="0"/>
          <w:divBdr>
            <w:top w:val="none" w:sz="0" w:space="0" w:color="auto"/>
            <w:left w:val="none" w:sz="0" w:space="0" w:color="auto"/>
            <w:bottom w:val="none" w:sz="0" w:space="0" w:color="auto"/>
            <w:right w:val="none" w:sz="0" w:space="0" w:color="auto"/>
          </w:divBdr>
        </w:div>
        <w:div w:id="1725367226">
          <w:marLeft w:val="480"/>
          <w:marRight w:val="0"/>
          <w:marTop w:val="0"/>
          <w:marBottom w:val="0"/>
          <w:divBdr>
            <w:top w:val="none" w:sz="0" w:space="0" w:color="auto"/>
            <w:left w:val="none" w:sz="0" w:space="0" w:color="auto"/>
            <w:bottom w:val="none" w:sz="0" w:space="0" w:color="auto"/>
            <w:right w:val="none" w:sz="0" w:space="0" w:color="auto"/>
          </w:divBdr>
        </w:div>
        <w:div w:id="1773353296">
          <w:marLeft w:val="480"/>
          <w:marRight w:val="0"/>
          <w:marTop w:val="0"/>
          <w:marBottom w:val="0"/>
          <w:divBdr>
            <w:top w:val="none" w:sz="0" w:space="0" w:color="auto"/>
            <w:left w:val="none" w:sz="0" w:space="0" w:color="auto"/>
            <w:bottom w:val="none" w:sz="0" w:space="0" w:color="auto"/>
            <w:right w:val="none" w:sz="0" w:space="0" w:color="auto"/>
          </w:divBdr>
        </w:div>
        <w:div w:id="2000687837">
          <w:marLeft w:val="480"/>
          <w:marRight w:val="0"/>
          <w:marTop w:val="0"/>
          <w:marBottom w:val="0"/>
          <w:divBdr>
            <w:top w:val="none" w:sz="0" w:space="0" w:color="auto"/>
            <w:left w:val="none" w:sz="0" w:space="0" w:color="auto"/>
            <w:bottom w:val="none" w:sz="0" w:space="0" w:color="auto"/>
            <w:right w:val="none" w:sz="0" w:space="0" w:color="auto"/>
          </w:divBdr>
        </w:div>
        <w:div w:id="2075008615">
          <w:marLeft w:val="480"/>
          <w:marRight w:val="0"/>
          <w:marTop w:val="0"/>
          <w:marBottom w:val="0"/>
          <w:divBdr>
            <w:top w:val="none" w:sz="0" w:space="0" w:color="auto"/>
            <w:left w:val="none" w:sz="0" w:space="0" w:color="auto"/>
            <w:bottom w:val="none" w:sz="0" w:space="0" w:color="auto"/>
            <w:right w:val="none" w:sz="0" w:space="0" w:color="auto"/>
          </w:divBdr>
        </w:div>
      </w:divsChild>
    </w:div>
    <w:div w:id="510947851">
      <w:marLeft w:val="480"/>
      <w:marRight w:val="0"/>
      <w:marTop w:val="0"/>
      <w:marBottom w:val="0"/>
      <w:divBdr>
        <w:top w:val="none" w:sz="0" w:space="0" w:color="auto"/>
        <w:left w:val="none" w:sz="0" w:space="0" w:color="auto"/>
        <w:bottom w:val="none" w:sz="0" w:space="0" w:color="auto"/>
        <w:right w:val="none" w:sz="0" w:space="0" w:color="auto"/>
      </w:divBdr>
    </w:div>
    <w:div w:id="512301038">
      <w:bodyDiv w:val="1"/>
      <w:marLeft w:val="0"/>
      <w:marRight w:val="0"/>
      <w:marTop w:val="0"/>
      <w:marBottom w:val="0"/>
      <w:divBdr>
        <w:top w:val="none" w:sz="0" w:space="0" w:color="auto"/>
        <w:left w:val="none" w:sz="0" w:space="0" w:color="auto"/>
        <w:bottom w:val="none" w:sz="0" w:space="0" w:color="auto"/>
        <w:right w:val="none" w:sz="0" w:space="0" w:color="auto"/>
      </w:divBdr>
      <w:divsChild>
        <w:div w:id="59060593">
          <w:marLeft w:val="480"/>
          <w:marRight w:val="0"/>
          <w:marTop w:val="0"/>
          <w:marBottom w:val="0"/>
          <w:divBdr>
            <w:top w:val="none" w:sz="0" w:space="0" w:color="auto"/>
            <w:left w:val="none" w:sz="0" w:space="0" w:color="auto"/>
            <w:bottom w:val="none" w:sz="0" w:space="0" w:color="auto"/>
            <w:right w:val="none" w:sz="0" w:space="0" w:color="auto"/>
          </w:divBdr>
        </w:div>
        <w:div w:id="77989075">
          <w:marLeft w:val="480"/>
          <w:marRight w:val="0"/>
          <w:marTop w:val="0"/>
          <w:marBottom w:val="0"/>
          <w:divBdr>
            <w:top w:val="none" w:sz="0" w:space="0" w:color="auto"/>
            <w:left w:val="none" w:sz="0" w:space="0" w:color="auto"/>
            <w:bottom w:val="none" w:sz="0" w:space="0" w:color="auto"/>
            <w:right w:val="none" w:sz="0" w:space="0" w:color="auto"/>
          </w:divBdr>
        </w:div>
        <w:div w:id="138233308">
          <w:marLeft w:val="480"/>
          <w:marRight w:val="0"/>
          <w:marTop w:val="0"/>
          <w:marBottom w:val="0"/>
          <w:divBdr>
            <w:top w:val="none" w:sz="0" w:space="0" w:color="auto"/>
            <w:left w:val="none" w:sz="0" w:space="0" w:color="auto"/>
            <w:bottom w:val="none" w:sz="0" w:space="0" w:color="auto"/>
            <w:right w:val="none" w:sz="0" w:space="0" w:color="auto"/>
          </w:divBdr>
        </w:div>
        <w:div w:id="150802650">
          <w:marLeft w:val="480"/>
          <w:marRight w:val="0"/>
          <w:marTop w:val="0"/>
          <w:marBottom w:val="0"/>
          <w:divBdr>
            <w:top w:val="none" w:sz="0" w:space="0" w:color="auto"/>
            <w:left w:val="none" w:sz="0" w:space="0" w:color="auto"/>
            <w:bottom w:val="none" w:sz="0" w:space="0" w:color="auto"/>
            <w:right w:val="none" w:sz="0" w:space="0" w:color="auto"/>
          </w:divBdr>
        </w:div>
        <w:div w:id="192573072">
          <w:marLeft w:val="480"/>
          <w:marRight w:val="0"/>
          <w:marTop w:val="0"/>
          <w:marBottom w:val="0"/>
          <w:divBdr>
            <w:top w:val="none" w:sz="0" w:space="0" w:color="auto"/>
            <w:left w:val="none" w:sz="0" w:space="0" w:color="auto"/>
            <w:bottom w:val="none" w:sz="0" w:space="0" w:color="auto"/>
            <w:right w:val="none" w:sz="0" w:space="0" w:color="auto"/>
          </w:divBdr>
        </w:div>
        <w:div w:id="224488381">
          <w:marLeft w:val="480"/>
          <w:marRight w:val="0"/>
          <w:marTop w:val="0"/>
          <w:marBottom w:val="0"/>
          <w:divBdr>
            <w:top w:val="none" w:sz="0" w:space="0" w:color="auto"/>
            <w:left w:val="none" w:sz="0" w:space="0" w:color="auto"/>
            <w:bottom w:val="none" w:sz="0" w:space="0" w:color="auto"/>
            <w:right w:val="none" w:sz="0" w:space="0" w:color="auto"/>
          </w:divBdr>
        </w:div>
        <w:div w:id="243995313">
          <w:marLeft w:val="480"/>
          <w:marRight w:val="0"/>
          <w:marTop w:val="0"/>
          <w:marBottom w:val="0"/>
          <w:divBdr>
            <w:top w:val="none" w:sz="0" w:space="0" w:color="auto"/>
            <w:left w:val="none" w:sz="0" w:space="0" w:color="auto"/>
            <w:bottom w:val="none" w:sz="0" w:space="0" w:color="auto"/>
            <w:right w:val="none" w:sz="0" w:space="0" w:color="auto"/>
          </w:divBdr>
        </w:div>
        <w:div w:id="248122545">
          <w:marLeft w:val="480"/>
          <w:marRight w:val="0"/>
          <w:marTop w:val="0"/>
          <w:marBottom w:val="0"/>
          <w:divBdr>
            <w:top w:val="none" w:sz="0" w:space="0" w:color="auto"/>
            <w:left w:val="none" w:sz="0" w:space="0" w:color="auto"/>
            <w:bottom w:val="none" w:sz="0" w:space="0" w:color="auto"/>
            <w:right w:val="none" w:sz="0" w:space="0" w:color="auto"/>
          </w:divBdr>
        </w:div>
        <w:div w:id="259221802">
          <w:marLeft w:val="480"/>
          <w:marRight w:val="0"/>
          <w:marTop w:val="0"/>
          <w:marBottom w:val="0"/>
          <w:divBdr>
            <w:top w:val="none" w:sz="0" w:space="0" w:color="auto"/>
            <w:left w:val="none" w:sz="0" w:space="0" w:color="auto"/>
            <w:bottom w:val="none" w:sz="0" w:space="0" w:color="auto"/>
            <w:right w:val="none" w:sz="0" w:space="0" w:color="auto"/>
          </w:divBdr>
        </w:div>
        <w:div w:id="328678415">
          <w:marLeft w:val="480"/>
          <w:marRight w:val="0"/>
          <w:marTop w:val="0"/>
          <w:marBottom w:val="0"/>
          <w:divBdr>
            <w:top w:val="none" w:sz="0" w:space="0" w:color="auto"/>
            <w:left w:val="none" w:sz="0" w:space="0" w:color="auto"/>
            <w:bottom w:val="none" w:sz="0" w:space="0" w:color="auto"/>
            <w:right w:val="none" w:sz="0" w:space="0" w:color="auto"/>
          </w:divBdr>
        </w:div>
        <w:div w:id="420755592">
          <w:marLeft w:val="480"/>
          <w:marRight w:val="0"/>
          <w:marTop w:val="0"/>
          <w:marBottom w:val="0"/>
          <w:divBdr>
            <w:top w:val="none" w:sz="0" w:space="0" w:color="auto"/>
            <w:left w:val="none" w:sz="0" w:space="0" w:color="auto"/>
            <w:bottom w:val="none" w:sz="0" w:space="0" w:color="auto"/>
            <w:right w:val="none" w:sz="0" w:space="0" w:color="auto"/>
          </w:divBdr>
        </w:div>
        <w:div w:id="456029598">
          <w:marLeft w:val="480"/>
          <w:marRight w:val="0"/>
          <w:marTop w:val="0"/>
          <w:marBottom w:val="0"/>
          <w:divBdr>
            <w:top w:val="none" w:sz="0" w:space="0" w:color="auto"/>
            <w:left w:val="none" w:sz="0" w:space="0" w:color="auto"/>
            <w:bottom w:val="none" w:sz="0" w:space="0" w:color="auto"/>
            <w:right w:val="none" w:sz="0" w:space="0" w:color="auto"/>
          </w:divBdr>
        </w:div>
        <w:div w:id="471990971">
          <w:marLeft w:val="480"/>
          <w:marRight w:val="0"/>
          <w:marTop w:val="0"/>
          <w:marBottom w:val="0"/>
          <w:divBdr>
            <w:top w:val="none" w:sz="0" w:space="0" w:color="auto"/>
            <w:left w:val="none" w:sz="0" w:space="0" w:color="auto"/>
            <w:bottom w:val="none" w:sz="0" w:space="0" w:color="auto"/>
            <w:right w:val="none" w:sz="0" w:space="0" w:color="auto"/>
          </w:divBdr>
        </w:div>
        <w:div w:id="564991562">
          <w:marLeft w:val="480"/>
          <w:marRight w:val="0"/>
          <w:marTop w:val="0"/>
          <w:marBottom w:val="0"/>
          <w:divBdr>
            <w:top w:val="none" w:sz="0" w:space="0" w:color="auto"/>
            <w:left w:val="none" w:sz="0" w:space="0" w:color="auto"/>
            <w:bottom w:val="none" w:sz="0" w:space="0" w:color="auto"/>
            <w:right w:val="none" w:sz="0" w:space="0" w:color="auto"/>
          </w:divBdr>
        </w:div>
        <w:div w:id="766314135">
          <w:marLeft w:val="480"/>
          <w:marRight w:val="0"/>
          <w:marTop w:val="0"/>
          <w:marBottom w:val="0"/>
          <w:divBdr>
            <w:top w:val="none" w:sz="0" w:space="0" w:color="auto"/>
            <w:left w:val="none" w:sz="0" w:space="0" w:color="auto"/>
            <w:bottom w:val="none" w:sz="0" w:space="0" w:color="auto"/>
            <w:right w:val="none" w:sz="0" w:space="0" w:color="auto"/>
          </w:divBdr>
        </w:div>
        <w:div w:id="778568454">
          <w:marLeft w:val="480"/>
          <w:marRight w:val="0"/>
          <w:marTop w:val="0"/>
          <w:marBottom w:val="0"/>
          <w:divBdr>
            <w:top w:val="none" w:sz="0" w:space="0" w:color="auto"/>
            <w:left w:val="none" w:sz="0" w:space="0" w:color="auto"/>
            <w:bottom w:val="none" w:sz="0" w:space="0" w:color="auto"/>
            <w:right w:val="none" w:sz="0" w:space="0" w:color="auto"/>
          </w:divBdr>
        </w:div>
        <w:div w:id="856307204">
          <w:marLeft w:val="480"/>
          <w:marRight w:val="0"/>
          <w:marTop w:val="0"/>
          <w:marBottom w:val="0"/>
          <w:divBdr>
            <w:top w:val="none" w:sz="0" w:space="0" w:color="auto"/>
            <w:left w:val="none" w:sz="0" w:space="0" w:color="auto"/>
            <w:bottom w:val="none" w:sz="0" w:space="0" w:color="auto"/>
            <w:right w:val="none" w:sz="0" w:space="0" w:color="auto"/>
          </w:divBdr>
        </w:div>
        <w:div w:id="877857107">
          <w:marLeft w:val="480"/>
          <w:marRight w:val="0"/>
          <w:marTop w:val="0"/>
          <w:marBottom w:val="0"/>
          <w:divBdr>
            <w:top w:val="none" w:sz="0" w:space="0" w:color="auto"/>
            <w:left w:val="none" w:sz="0" w:space="0" w:color="auto"/>
            <w:bottom w:val="none" w:sz="0" w:space="0" w:color="auto"/>
            <w:right w:val="none" w:sz="0" w:space="0" w:color="auto"/>
          </w:divBdr>
        </w:div>
        <w:div w:id="890192540">
          <w:marLeft w:val="480"/>
          <w:marRight w:val="0"/>
          <w:marTop w:val="0"/>
          <w:marBottom w:val="0"/>
          <w:divBdr>
            <w:top w:val="none" w:sz="0" w:space="0" w:color="auto"/>
            <w:left w:val="none" w:sz="0" w:space="0" w:color="auto"/>
            <w:bottom w:val="none" w:sz="0" w:space="0" w:color="auto"/>
            <w:right w:val="none" w:sz="0" w:space="0" w:color="auto"/>
          </w:divBdr>
        </w:div>
        <w:div w:id="998389645">
          <w:marLeft w:val="480"/>
          <w:marRight w:val="0"/>
          <w:marTop w:val="0"/>
          <w:marBottom w:val="0"/>
          <w:divBdr>
            <w:top w:val="none" w:sz="0" w:space="0" w:color="auto"/>
            <w:left w:val="none" w:sz="0" w:space="0" w:color="auto"/>
            <w:bottom w:val="none" w:sz="0" w:space="0" w:color="auto"/>
            <w:right w:val="none" w:sz="0" w:space="0" w:color="auto"/>
          </w:divBdr>
        </w:div>
        <w:div w:id="1010067718">
          <w:marLeft w:val="480"/>
          <w:marRight w:val="0"/>
          <w:marTop w:val="0"/>
          <w:marBottom w:val="0"/>
          <w:divBdr>
            <w:top w:val="none" w:sz="0" w:space="0" w:color="auto"/>
            <w:left w:val="none" w:sz="0" w:space="0" w:color="auto"/>
            <w:bottom w:val="none" w:sz="0" w:space="0" w:color="auto"/>
            <w:right w:val="none" w:sz="0" w:space="0" w:color="auto"/>
          </w:divBdr>
        </w:div>
        <w:div w:id="1012490970">
          <w:marLeft w:val="480"/>
          <w:marRight w:val="0"/>
          <w:marTop w:val="0"/>
          <w:marBottom w:val="0"/>
          <w:divBdr>
            <w:top w:val="none" w:sz="0" w:space="0" w:color="auto"/>
            <w:left w:val="none" w:sz="0" w:space="0" w:color="auto"/>
            <w:bottom w:val="none" w:sz="0" w:space="0" w:color="auto"/>
            <w:right w:val="none" w:sz="0" w:space="0" w:color="auto"/>
          </w:divBdr>
        </w:div>
        <w:div w:id="1052272901">
          <w:marLeft w:val="480"/>
          <w:marRight w:val="0"/>
          <w:marTop w:val="0"/>
          <w:marBottom w:val="0"/>
          <w:divBdr>
            <w:top w:val="none" w:sz="0" w:space="0" w:color="auto"/>
            <w:left w:val="none" w:sz="0" w:space="0" w:color="auto"/>
            <w:bottom w:val="none" w:sz="0" w:space="0" w:color="auto"/>
            <w:right w:val="none" w:sz="0" w:space="0" w:color="auto"/>
          </w:divBdr>
        </w:div>
        <w:div w:id="1065839737">
          <w:marLeft w:val="480"/>
          <w:marRight w:val="0"/>
          <w:marTop w:val="0"/>
          <w:marBottom w:val="0"/>
          <w:divBdr>
            <w:top w:val="none" w:sz="0" w:space="0" w:color="auto"/>
            <w:left w:val="none" w:sz="0" w:space="0" w:color="auto"/>
            <w:bottom w:val="none" w:sz="0" w:space="0" w:color="auto"/>
            <w:right w:val="none" w:sz="0" w:space="0" w:color="auto"/>
          </w:divBdr>
        </w:div>
        <w:div w:id="1124036305">
          <w:marLeft w:val="480"/>
          <w:marRight w:val="0"/>
          <w:marTop w:val="0"/>
          <w:marBottom w:val="0"/>
          <w:divBdr>
            <w:top w:val="none" w:sz="0" w:space="0" w:color="auto"/>
            <w:left w:val="none" w:sz="0" w:space="0" w:color="auto"/>
            <w:bottom w:val="none" w:sz="0" w:space="0" w:color="auto"/>
            <w:right w:val="none" w:sz="0" w:space="0" w:color="auto"/>
          </w:divBdr>
        </w:div>
        <w:div w:id="1126310331">
          <w:marLeft w:val="480"/>
          <w:marRight w:val="0"/>
          <w:marTop w:val="0"/>
          <w:marBottom w:val="0"/>
          <w:divBdr>
            <w:top w:val="none" w:sz="0" w:space="0" w:color="auto"/>
            <w:left w:val="none" w:sz="0" w:space="0" w:color="auto"/>
            <w:bottom w:val="none" w:sz="0" w:space="0" w:color="auto"/>
            <w:right w:val="none" w:sz="0" w:space="0" w:color="auto"/>
          </w:divBdr>
        </w:div>
        <w:div w:id="1164667865">
          <w:marLeft w:val="480"/>
          <w:marRight w:val="0"/>
          <w:marTop w:val="0"/>
          <w:marBottom w:val="0"/>
          <w:divBdr>
            <w:top w:val="none" w:sz="0" w:space="0" w:color="auto"/>
            <w:left w:val="none" w:sz="0" w:space="0" w:color="auto"/>
            <w:bottom w:val="none" w:sz="0" w:space="0" w:color="auto"/>
            <w:right w:val="none" w:sz="0" w:space="0" w:color="auto"/>
          </w:divBdr>
        </w:div>
        <w:div w:id="1182353568">
          <w:marLeft w:val="480"/>
          <w:marRight w:val="0"/>
          <w:marTop w:val="0"/>
          <w:marBottom w:val="0"/>
          <w:divBdr>
            <w:top w:val="none" w:sz="0" w:space="0" w:color="auto"/>
            <w:left w:val="none" w:sz="0" w:space="0" w:color="auto"/>
            <w:bottom w:val="none" w:sz="0" w:space="0" w:color="auto"/>
            <w:right w:val="none" w:sz="0" w:space="0" w:color="auto"/>
          </w:divBdr>
        </w:div>
        <w:div w:id="1305280988">
          <w:marLeft w:val="480"/>
          <w:marRight w:val="0"/>
          <w:marTop w:val="0"/>
          <w:marBottom w:val="0"/>
          <w:divBdr>
            <w:top w:val="none" w:sz="0" w:space="0" w:color="auto"/>
            <w:left w:val="none" w:sz="0" w:space="0" w:color="auto"/>
            <w:bottom w:val="none" w:sz="0" w:space="0" w:color="auto"/>
            <w:right w:val="none" w:sz="0" w:space="0" w:color="auto"/>
          </w:divBdr>
        </w:div>
        <w:div w:id="1333071574">
          <w:marLeft w:val="480"/>
          <w:marRight w:val="0"/>
          <w:marTop w:val="0"/>
          <w:marBottom w:val="0"/>
          <w:divBdr>
            <w:top w:val="none" w:sz="0" w:space="0" w:color="auto"/>
            <w:left w:val="none" w:sz="0" w:space="0" w:color="auto"/>
            <w:bottom w:val="none" w:sz="0" w:space="0" w:color="auto"/>
            <w:right w:val="none" w:sz="0" w:space="0" w:color="auto"/>
          </w:divBdr>
        </w:div>
        <w:div w:id="1361316004">
          <w:marLeft w:val="480"/>
          <w:marRight w:val="0"/>
          <w:marTop w:val="0"/>
          <w:marBottom w:val="0"/>
          <w:divBdr>
            <w:top w:val="none" w:sz="0" w:space="0" w:color="auto"/>
            <w:left w:val="none" w:sz="0" w:space="0" w:color="auto"/>
            <w:bottom w:val="none" w:sz="0" w:space="0" w:color="auto"/>
            <w:right w:val="none" w:sz="0" w:space="0" w:color="auto"/>
          </w:divBdr>
        </w:div>
        <w:div w:id="1413892347">
          <w:marLeft w:val="480"/>
          <w:marRight w:val="0"/>
          <w:marTop w:val="0"/>
          <w:marBottom w:val="0"/>
          <w:divBdr>
            <w:top w:val="none" w:sz="0" w:space="0" w:color="auto"/>
            <w:left w:val="none" w:sz="0" w:space="0" w:color="auto"/>
            <w:bottom w:val="none" w:sz="0" w:space="0" w:color="auto"/>
            <w:right w:val="none" w:sz="0" w:space="0" w:color="auto"/>
          </w:divBdr>
        </w:div>
        <w:div w:id="1600068960">
          <w:marLeft w:val="480"/>
          <w:marRight w:val="0"/>
          <w:marTop w:val="0"/>
          <w:marBottom w:val="0"/>
          <w:divBdr>
            <w:top w:val="none" w:sz="0" w:space="0" w:color="auto"/>
            <w:left w:val="none" w:sz="0" w:space="0" w:color="auto"/>
            <w:bottom w:val="none" w:sz="0" w:space="0" w:color="auto"/>
            <w:right w:val="none" w:sz="0" w:space="0" w:color="auto"/>
          </w:divBdr>
        </w:div>
        <w:div w:id="1651203108">
          <w:marLeft w:val="480"/>
          <w:marRight w:val="0"/>
          <w:marTop w:val="0"/>
          <w:marBottom w:val="0"/>
          <w:divBdr>
            <w:top w:val="none" w:sz="0" w:space="0" w:color="auto"/>
            <w:left w:val="none" w:sz="0" w:space="0" w:color="auto"/>
            <w:bottom w:val="none" w:sz="0" w:space="0" w:color="auto"/>
            <w:right w:val="none" w:sz="0" w:space="0" w:color="auto"/>
          </w:divBdr>
        </w:div>
        <w:div w:id="1697345825">
          <w:marLeft w:val="480"/>
          <w:marRight w:val="0"/>
          <w:marTop w:val="0"/>
          <w:marBottom w:val="0"/>
          <w:divBdr>
            <w:top w:val="none" w:sz="0" w:space="0" w:color="auto"/>
            <w:left w:val="none" w:sz="0" w:space="0" w:color="auto"/>
            <w:bottom w:val="none" w:sz="0" w:space="0" w:color="auto"/>
            <w:right w:val="none" w:sz="0" w:space="0" w:color="auto"/>
          </w:divBdr>
        </w:div>
        <w:div w:id="1789281063">
          <w:marLeft w:val="480"/>
          <w:marRight w:val="0"/>
          <w:marTop w:val="0"/>
          <w:marBottom w:val="0"/>
          <w:divBdr>
            <w:top w:val="none" w:sz="0" w:space="0" w:color="auto"/>
            <w:left w:val="none" w:sz="0" w:space="0" w:color="auto"/>
            <w:bottom w:val="none" w:sz="0" w:space="0" w:color="auto"/>
            <w:right w:val="none" w:sz="0" w:space="0" w:color="auto"/>
          </w:divBdr>
        </w:div>
        <w:div w:id="1842892085">
          <w:marLeft w:val="480"/>
          <w:marRight w:val="0"/>
          <w:marTop w:val="0"/>
          <w:marBottom w:val="0"/>
          <w:divBdr>
            <w:top w:val="none" w:sz="0" w:space="0" w:color="auto"/>
            <w:left w:val="none" w:sz="0" w:space="0" w:color="auto"/>
            <w:bottom w:val="none" w:sz="0" w:space="0" w:color="auto"/>
            <w:right w:val="none" w:sz="0" w:space="0" w:color="auto"/>
          </w:divBdr>
        </w:div>
        <w:div w:id="1877545141">
          <w:marLeft w:val="480"/>
          <w:marRight w:val="0"/>
          <w:marTop w:val="0"/>
          <w:marBottom w:val="0"/>
          <w:divBdr>
            <w:top w:val="none" w:sz="0" w:space="0" w:color="auto"/>
            <w:left w:val="none" w:sz="0" w:space="0" w:color="auto"/>
            <w:bottom w:val="none" w:sz="0" w:space="0" w:color="auto"/>
            <w:right w:val="none" w:sz="0" w:space="0" w:color="auto"/>
          </w:divBdr>
        </w:div>
        <w:div w:id="1903637766">
          <w:marLeft w:val="480"/>
          <w:marRight w:val="0"/>
          <w:marTop w:val="0"/>
          <w:marBottom w:val="0"/>
          <w:divBdr>
            <w:top w:val="none" w:sz="0" w:space="0" w:color="auto"/>
            <w:left w:val="none" w:sz="0" w:space="0" w:color="auto"/>
            <w:bottom w:val="none" w:sz="0" w:space="0" w:color="auto"/>
            <w:right w:val="none" w:sz="0" w:space="0" w:color="auto"/>
          </w:divBdr>
        </w:div>
        <w:div w:id="1924877802">
          <w:marLeft w:val="480"/>
          <w:marRight w:val="0"/>
          <w:marTop w:val="0"/>
          <w:marBottom w:val="0"/>
          <w:divBdr>
            <w:top w:val="none" w:sz="0" w:space="0" w:color="auto"/>
            <w:left w:val="none" w:sz="0" w:space="0" w:color="auto"/>
            <w:bottom w:val="none" w:sz="0" w:space="0" w:color="auto"/>
            <w:right w:val="none" w:sz="0" w:space="0" w:color="auto"/>
          </w:divBdr>
        </w:div>
        <w:div w:id="1977294083">
          <w:marLeft w:val="480"/>
          <w:marRight w:val="0"/>
          <w:marTop w:val="0"/>
          <w:marBottom w:val="0"/>
          <w:divBdr>
            <w:top w:val="none" w:sz="0" w:space="0" w:color="auto"/>
            <w:left w:val="none" w:sz="0" w:space="0" w:color="auto"/>
            <w:bottom w:val="none" w:sz="0" w:space="0" w:color="auto"/>
            <w:right w:val="none" w:sz="0" w:space="0" w:color="auto"/>
          </w:divBdr>
        </w:div>
        <w:div w:id="1998922970">
          <w:marLeft w:val="480"/>
          <w:marRight w:val="0"/>
          <w:marTop w:val="0"/>
          <w:marBottom w:val="0"/>
          <w:divBdr>
            <w:top w:val="none" w:sz="0" w:space="0" w:color="auto"/>
            <w:left w:val="none" w:sz="0" w:space="0" w:color="auto"/>
            <w:bottom w:val="none" w:sz="0" w:space="0" w:color="auto"/>
            <w:right w:val="none" w:sz="0" w:space="0" w:color="auto"/>
          </w:divBdr>
        </w:div>
        <w:div w:id="2001540315">
          <w:marLeft w:val="480"/>
          <w:marRight w:val="0"/>
          <w:marTop w:val="0"/>
          <w:marBottom w:val="0"/>
          <w:divBdr>
            <w:top w:val="none" w:sz="0" w:space="0" w:color="auto"/>
            <w:left w:val="none" w:sz="0" w:space="0" w:color="auto"/>
            <w:bottom w:val="none" w:sz="0" w:space="0" w:color="auto"/>
            <w:right w:val="none" w:sz="0" w:space="0" w:color="auto"/>
          </w:divBdr>
        </w:div>
        <w:div w:id="2007127613">
          <w:marLeft w:val="480"/>
          <w:marRight w:val="0"/>
          <w:marTop w:val="0"/>
          <w:marBottom w:val="0"/>
          <w:divBdr>
            <w:top w:val="none" w:sz="0" w:space="0" w:color="auto"/>
            <w:left w:val="none" w:sz="0" w:space="0" w:color="auto"/>
            <w:bottom w:val="none" w:sz="0" w:space="0" w:color="auto"/>
            <w:right w:val="none" w:sz="0" w:space="0" w:color="auto"/>
          </w:divBdr>
        </w:div>
        <w:div w:id="2013095652">
          <w:marLeft w:val="480"/>
          <w:marRight w:val="0"/>
          <w:marTop w:val="0"/>
          <w:marBottom w:val="0"/>
          <w:divBdr>
            <w:top w:val="none" w:sz="0" w:space="0" w:color="auto"/>
            <w:left w:val="none" w:sz="0" w:space="0" w:color="auto"/>
            <w:bottom w:val="none" w:sz="0" w:space="0" w:color="auto"/>
            <w:right w:val="none" w:sz="0" w:space="0" w:color="auto"/>
          </w:divBdr>
        </w:div>
        <w:div w:id="2022974880">
          <w:marLeft w:val="480"/>
          <w:marRight w:val="0"/>
          <w:marTop w:val="0"/>
          <w:marBottom w:val="0"/>
          <w:divBdr>
            <w:top w:val="none" w:sz="0" w:space="0" w:color="auto"/>
            <w:left w:val="none" w:sz="0" w:space="0" w:color="auto"/>
            <w:bottom w:val="none" w:sz="0" w:space="0" w:color="auto"/>
            <w:right w:val="none" w:sz="0" w:space="0" w:color="auto"/>
          </w:divBdr>
        </w:div>
        <w:div w:id="2023819964">
          <w:marLeft w:val="480"/>
          <w:marRight w:val="0"/>
          <w:marTop w:val="0"/>
          <w:marBottom w:val="0"/>
          <w:divBdr>
            <w:top w:val="none" w:sz="0" w:space="0" w:color="auto"/>
            <w:left w:val="none" w:sz="0" w:space="0" w:color="auto"/>
            <w:bottom w:val="none" w:sz="0" w:space="0" w:color="auto"/>
            <w:right w:val="none" w:sz="0" w:space="0" w:color="auto"/>
          </w:divBdr>
        </w:div>
        <w:div w:id="2075470367">
          <w:marLeft w:val="480"/>
          <w:marRight w:val="0"/>
          <w:marTop w:val="0"/>
          <w:marBottom w:val="0"/>
          <w:divBdr>
            <w:top w:val="none" w:sz="0" w:space="0" w:color="auto"/>
            <w:left w:val="none" w:sz="0" w:space="0" w:color="auto"/>
            <w:bottom w:val="none" w:sz="0" w:space="0" w:color="auto"/>
            <w:right w:val="none" w:sz="0" w:space="0" w:color="auto"/>
          </w:divBdr>
        </w:div>
        <w:div w:id="2088530603">
          <w:marLeft w:val="480"/>
          <w:marRight w:val="0"/>
          <w:marTop w:val="0"/>
          <w:marBottom w:val="0"/>
          <w:divBdr>
            <w:top w:val="none" w:sz="0" w:space="0" w:color="auto"/>
            <w:left w:val="none" w:sz="0" w:space="0" w:color="auto"/>
            <w:bottom w:val="none" w:sz="0" w:space="0" w:color="auto"/>
            <w:right w:val="none" w:sz="0" w:space="0" w:color="auto"/>
          </w:divBdr>
        </w:div>
        <w:div w:id="2106723200">
          <w:marLeft w:val="480"/>
          <w:marRight w:val="0"/>
          <w:marTop w:val="0"/>
          <w:marBottom w:val="0"/>
          <w:divBdr>
            <w:top w:val="none" w:sz="0" w:space="0" w:color="auto"/>
            <w:left w:val="none" w:sz="0" w:space="0" w:color="auto"/>
            <w:bottom w:val="none" w:sz="0" w:space="0" w:color="auto"/>
            <w:right w:val="none" w:sz="0" w:space="0" w:color="auto"/>
          </w:divBdr>
        </w:div>
        <w:div w:id="2107115498">
          <w:marLeft w:val="480"/>
          <w:marRight w:val="0"/>
          <w:marTop w:val="0"/>
          <w:marBottom w:val="0"/>
          <w:divBdr>
            <w:top w:val="none" w:sz="0" w:space="0" w:color="auto"/>
            <w:left w:val="none" w:sz="0" w:space="0" w:color="auto"/>
            <w:bottom w:val="none" w:sz="0" w:space="0" w:color="auto"/>
            <w:right w:val="none" w:sz="0" w:space="0" w:color="auto"/>
          </w:divBdr>
        </w:div>
      </w:divsChild>
    </w:div>
    <w:div w:id="512379139">
      <w:marLeft w:val="480"/>
      <w:marRight w:val="0"/>
      <w:marTop w:val="0"/>
      <w:marBottom w:val="0"/>
      <w:divBdr>
        <w:top w:val="none" w:sz="0" w:space="0" w:color="auto"/>
        <w:left w:val="none" w:sz="0" w:space="0" w:color="auto"/>
        <w:bottom w:val="none" w:sz="0" w:space="0" w:color="auto"/>
        <w:right w:val="none" w:sz="0" w:space="0" w:color="auto"/>
      </w:divBdr>
    </w:div>
    <w:div w:id="517810330">
      <w:bodyDiv w:val="1"/>
      <w:marLeft w:val="0"/>
      <w:marRight w:val="0"/>
      <w:marTop w:val="0"/>
      <w:marBottom w:val="0"/>
      <w:divBdr>
        <w:top w:val="none" w:sz="0" w:space="0" w:color="auto"/>
        <w:left w:val="none" w:sz="0" w:space="0" w:color="auto"/>
        <w:bottom w:val="none" w:sz="0" w:space="0" w:color="auto"/>
        <w:right w:val="none" w:sz="0" w:space="0" w:color="auto"/>
      </w:divBdr>
    </w:div>
    <w:div w:id="518786438">
      <w:marLeft w:val="480"/>
      <w:marRight w:val="0"/>
      <w:marTop w:val="0"/>
      <w:marBottom w:val="0"/>
      <w:divBdr>
        <w:top w:val="none" w:sz="0" w:space="0" w:color="auto"/>
        <w:left w:val="none" w:sz="0" w:space="0" w:color="auto"/>
        <w:bottom w:val="none" w:sz="0" w:space="0" w:color="auto"/>
        <w:right w:val="none" w:sz="0" w:space="0" w:color="auto"/>
      </w:divBdr>
    </w:div>
    <w:div w:id="521020813">
      <w:marLeft w:val="640"/>
      <w:marRight w:val="0"/>
      <w:marTop w:val="0"/>
      <w:marBottom w:val="0"/>
      <w:divBdr>
        <w:top w:val="none" w:sz="0" w:space="0" w:color="auto"/>
        <w:left w:val="none" w:sz="0" w:space="0" w:color="auto"/>
        <w:bottom w:val="none" w:sz="0" w:space="0" w:color="auto"/>
        <w:right w:val="none" w:sz="0" w:space="0" w:color="auto"/>
      </w:divBdr>
    </w:div>
    <w:div w:id="522092185">
      <w:marLeft w:val="480"/>
      <w:marRight w:val="0"/>
      <w:marTop w:val="0"/>
      <w:marBottom w:val="0"/>
      <w:divBdr>
        <w:top w:val="none" w:sz="0" w:space="0" w:color="auto"/>
        <w:left w:val="none" w:sz="0" w:space="0" w:color="auto"/>
        <w:bottom w:val="none" w:sz="0" w:space="0" w:color="auto"/>
        <w:right w:val="none" w:sz="0" w:space="0" w:color="auto"/>
      </w:divBdr>
    </w:div>
    <w:div w:id="523786637">
      <w:marLeft w:val="480"/>
      <w:marRight w:val="0"/>
      <w:marTop w:val="0"/>
      <w:marBottom w:val="0"/>
      <w:divBdr>
        <w:top w:val="none" w:sz="0" w:space="0" w:color="auto"/>
        <w:left w:val="none" w:sz="0" w:space="0" w:color="auto"/>
        <w:bottom w:val="none" w:sz="0" w:space="0" w:color="auto"/>
        <w:right w:val="none" w:sz="0" w:space="0" w:color="auto"/>
      </w:divBdr>
    </w:div>
    <w:div w:id="524752031">
      <w:bodyDiv w:val="1"/>
      <w:marLeft w:val="0"/>
      <w:marRight w:val="0"/>
      <w:marTop w:val="0"/>
      <w:marBottom w:val="0"/>
      <w:divBdr>
        <w:top w:val="none" w:sz="0" w:space="0" w:color="auto"/>
        <w:left w:val="none" w:sz="0" w:space="0" w:color="auto"/>
        <w:bottom w:val="none" w:sz="0" w:space="0" w:color="auto"/>
        <w:right w:val="none" w:sz="0" w:space="0" w:color="auto"/>
      </w:divBdr>
      <w:divsChild>
        <w:div w:id="1902820">
          <w:marLeft w:val="480"/>
          <w:marRight w:val="0"/>
          <w:marTop w:val="0"/>
          <w:marBottom w:val="0"/>
          <w:divBdr>
            <w:top w:val="none" w:sz="0" w:space="0" w:color="auto"/>
            <w:left w:val="none" w:sz="0" w:space="0" w:color="auto"/>
            <w:bottom w:val="none" w:sz="0" w:space="0" w:color="auto"/>
            <w:right w:val="none" w:sz="0" w:space="0" w:color="auto"/>
          </w:divBdr>
        </w:div>
        <w:div w:id="40830398">
          <w:marLeft w:val="480"/>
          <w:marRight w:val="0"/>
          <w:marTop w:val="0"/>
          <w:marBottom w:val="0"/>
          <w:divBdr>
            <w:top w:val="none" w:sz="0" w:space="0" w:color="auto"/>
            <w:left w:val="none" w:sz="0" w:space="0" w:color="auto"/>
            <w:bottom w:val="none" w:sz="0" w:space="0" w:color="auto"/>
            <w:right w:val="none" w:sz="0" w:space="0" w:color="auto"/>
          </w:divBdr>
        </w:div>
        <w:div w:id="41368424">
          <w:marLeft w:val="480"/>
          <w:marRight w:val="0"/>
          <w:marTop w:val="0"/>
          <w:marBottom w:val="0"/>
          <w:divBdr>
            <w:top w:val="none" w:sz="0" w:space="0" w:color="auto"/>
            <w:left w:val="none" w:sz="0" w:space="0" w:color="auto"/>
            <w:bottom w:val="none" w:sz="0" w:space="0" w:color="auto"/>
            <w:right w:val="none" w:sz="0" w:space="0" w:color="auto"/>
          </w:divBdr>
        </w:div>
        <w:div w:id="61028338">
          <w:marLeft w:val="480"/>
          <w:marRight w:val="0"/>
          <w:marTop w:val="0"/>
          <w:marBottom w:val="0"/>
          <w:divBdr>
            <w:top w:val="none" w:sz="0" w:space="0" w:color="auto"/>
            <w:left w:val="none" w:sz="0" w:space="0" w:color="auto"/>
            <w:bottom w:val="none" w:sz="0" w:space="0" w:color="auto"/>
            <w:right w:val="none" w:sz="0" w:space="0" w:color="auto"/>
          </w:divBdr>
        </w:div>
        <w:div w:id="86661344">
          <w:marLeft w:val="480"/>
          <w:marRight w:val="0"/>
          <w:marTop w:val="0"/>
          <w:marBottom w:val="0"/>
          <w:divBdr>
            <w:top w:val="none" w:sz="0" w:space="0" w:color="auto"/>
            <w:left w:val="none" w:sz="0" w:space="0" w:color="auto"/>
            <w:bottom w:val="none" w:sz="0" w:space="0" w:color="auto"/>
            <w:right w:val="none" w:sz="0" w:space="0" w:color="auto"/>
          </w:divBdr>
        </w:div>
        <w:div w:id="179927878">
          <w:marLeft w:val="480"/>
          <w:marRight w:val="0"/>
          <w:marTop w:val="0"/>
          <w:marBottom w:val="0"/>
          <w:divBdr>
            <w:top w:val="none" w:sz="0" w:space="0" w:color="auto"/>
            <w:left w:val="none" w:sz="0" w:space="0" w:color="auto"/>
            <w:bottom w:val="none" w:sz="0" w:space="0" w:color="auto"/>
            <w:right w:val="none" w:sz="0" w:space="0" w:color="auto"/>
          </w:divBdr>
        </w:div>
        <w:div w:id="186605449">
          <w:marLeft w:val="480"/>
          <w:marRight w:val="0"/>
          <w:marTop w:val="0"/>
          <w:marBottom w:val="0"/>
          <w:divBdr>
            <w:top w:val="none" w:sz="0" w:space="0" w:color="auto"/>
            <w:left w:val="none" w:sz="0" w:space="0" w:color="auto"/>
            <w:bottom w:val="none" w:sz="0" w:space="0" w:color="auto"/>
            <w:right w:val="none" w:sz="0" w:space="0" w:color="auto"/>
          </w:divBdr>
        </w:div>
        <w:div w:id="193615986">
          <w:marLeft w:val="480"/>
          <w:marRight w:val="0"/>
          <w:marTop w:val="0"/>
          <w:marBottom w:val="0"/>
          <w:divBdr>
            <w:top w:val="none" w:sz="0" w:space="0" w:color="auto"/>
            <w:left w:val="none" w:sz="0" w:space="0" w:color="auto"/>
            <w:bottom w:val="none" w:sz="0" w:space="0" w:color="auto"/>
            <w:right w:val="none" w:sz="0" w:space="0" w:color="auto"/>
          </w:divBdr>
        </w:div>
        <w:div w:id="223176683">
          <w:marLeft w:val="480"/>
          <w:marRight w:val="0"/>
          <w:marTop w:val="0"/>
          <w:marBottom w:val="0"/>
          <w:divBdr>
            <w:top w:val="none" w:sz="0" w:space="0" w:color="auto"/>
            <w:left w:val="none" w:sz="0" w:space="0" w:color="auto"/>
            <w:bottom w:val="none" w:sz="0" w:space="0" w:color="auto"/>
            <w:right w:val="none" w:sz="0" w:space="0" w:color="auto"/>
          </w:divBdr>
        </w:div>
        <w:div w:id="269704888">
          <w:marLeft w:val="480"/>
          <w:marRight w:val="0"/>
          <w:marTop w:val="0"/>
          <w:marBottom w:val="0"/>
          <w:divBdr>
            <w:top w:val="none" w:sz="0" w:space="0" w:color="auto"/>
            <w:left w:val="none" w:sz="0" w:space="0" w:color="auto"/>
            <w:bottom w:val="none" w:sz="0" w:space="0" w:color="auto"/>
            <w:right w:val="none" w:sz="0" w:space="0" w:color="auto"/>
          </w:divBdr>
        </w:div>
        <w:div w:id="286476516">
          <w:marLeft w:val="480"/>
          <w:marRight w:val="0"/>
          <w:marTop w:val="0"/>
          <w:marBottom w:val="0"/>
          <w:divBdr>
            <w:top w:val="none" w:sz="0" w:space="0" w:color="auto"/>
            <w:left w:val="none" w:sz="0" w:space="0" w:color="auto"/>
            <w:bottom w:val="none" w:sz="0" w:space="0" w:color="auto"/>
            <w:right w:val="none" w:sz="0" w:space="0" w:color="auto"/>
          </w:divBdr>
        </w:div>
        <w:div w:id="457265663">
          <w:marLeft w:val="480"/>
          <w:marRight w:val="0"/>
          <w:marTop w:val="0"/>
          <w:marBottom w:val="0"/>
          <w:divBdr>
            <w:top w:val="none" w:sz="0" w:space="0" w:color="auto"/>
            <w:left w:val="none" w:sz="0" w:space="0" w:color="auto"/>
            <w:bottom w:val="none" w:sz="0" w:space="0" w:color="auto"/>
            <w:right w:val="none" w:sz="0" w:space="0" w:color="auto"/>
          </w:divBdr>
        </w:div>
        <w:div w:id="700519909">
          <w:marLeft w:val="480"/>
          <w:marRight w:val="0"/>
          <w:marTop w:val="0"/>
          <w:marBottom w:val="0"/>
          <w:divBdr>
            <w:top w:val="none" w:sz="0" w:space="0" w:color="auto"/>
            <w:left w:val="none" w:sz="0" w:space="0" w:color="auto"/>
            <w:bottom w:val="none" w:sz="0" w:space="0" w:color="auto"/>
            <w:right w:val="none" w:sz="0" w:space="0" w:color="auto"/>
          </w:divBdr>
        </w:div>
        <w:div w:id="732657644">
          <w:marLeft w:val="480"/>
          <w:marRight w:val="0"/>
          <w:marTop w:val="0"/>
          <w:marBottom w:val="0"/>
          <w:divBdr>
            <w:top w:val="none" w:sz="0" w:space="0" w:color="auto"/>
            <w:left w:val="none" w:sz="0" w:space="0" w:color="auto"/>
            <w:bottom w:val="none" w:sz="0" w:space="0" w:color="auto"/>
            <w:right w:val="none" w:sz="0" w:space="0" w:color="auto"/>
          </w:divBdr>
        </w:div>
        <w:div w:id="786242331">
          <w:marLeft w:val="480"/>
          <w:marRight w:val="0"/>
          <w:marTop w:val="0"/>
          <w:marBottom w:val="0"/>
          <w:divBdr>
            <w:top w:val="none" w:sz="0" w:space="0" w:color="auto"/>
            <w:left w:val="none" w:sz="0" w:space="0" w:color="auto"/>
            <w:bottom w:val="none" w:sz="0" w:space="0" w:color="auto"/>
            <w:right w:val="none" w:sz="0" w:space="0" w:color="auto"/>
          </w:divBdr>
        </w:div>
        <w:div w:id="820385349">
          <w:marLeft w:val="480"/>
          <w:marRight w:val="0"/>
          <w:marTop w:val="0"/>
          <w:marBottom w:val="0"/>
          <w:divBdr>
            <w:top w:val="none" w:sz="0" w:space="0" w:color="auto"/>
            <w:left w:val="none" w:sz="0" w:space="0" w:color="auto"/>
            <w:bottom w:val="none" w:sz="0" w:space="0" w:color="auto"/>
            <w:right w:val="none" w:sz="0" w:space="0" w:color="auto"/>
          </w:divBdr>
        </w:div>
        <w:div w:id="838467844">
          <w:marLeft w:val="480"/>
          <w:marRight w:val="0"/>
          <w:marTop w:val="0"/>
          <w:marBottom w:val="0"/>
          <w:divBdr>
            <w:top w:val="none" w:sz="0" w:space="0" w:color="auto"/>
            <w:left w:val="none" w:sz="0" w:space="0" w:color="auto"/>
            <w:bottom w:val="none" w:sz="0" w:space="0" w:color="auto"/>
            <w:right w:val="none" w:sz="0" w:space="0" w:color="auto"/>
          </w:divBdr>
        </w:div>
        <w:div w:id="838811193">
          <w:marLeft w:val="480"/>
          <w:marRight w:val="0"/>
          <w:marTop w:val="0"/>
          <w:marBottom w:val="0"/>
          <w:divBdr>
            <w:top w:val="none" w:sz="0" w:space="0" w:color="auto"/>
            <w:left w:val="none" w:sz="0" w:space="0" w:color="auto"/>
            <w:bottom w:val="none" w:sz="0" w:space="0" w:color="auto"/>
            <w:right w:val="none" w:sz="0" w:space="0" w:color="auto"/>
          </w:divBdr>
        </w:div>
        <w:div w:id="849760314">
          <w:marLeft w:val="480"/>
          <w:marRight w:val="0"/>
          <w:marTop w:val="0"/>
          <w:marBottom w:val="0"/>
          <w:divBdr>
            <w:top w:val="none" w:sz="0" w:space="0" w:color="auto"/>
            <w:left w:val="none" w:sz="0" w:space="0" w:color="auto"/>
            <w:bottom w:val="none" w:sz="0" w:space="0" w:color="auto"/>
            <w:right w:val="none" w:sz="0" w:space="0" w:color="auto"/>
          </w:divBdr>
        </w:div>
        <w:div w:id="866259134">
          <w:marLeft w:val="480"/>
          <w:marRight w:val="0"/>
          <w:marTop w:val="0"/>
          <w:marBottom w:val="0"/>
          <w:divBdr>
            <w:top w:val="none" w:sz="0" w:space="0" w:color="auto"/>
            <w:left w:val="none" w:sz="0" w:space="0" w:color="auto"/>
            <w:bottom w:val="none" w:sz="0" w:space="0" w:color="auto"/>
            <w:right w:val="none" w:sz="0" w:space="0" w:color="auto"/>
          </w:divBdr>
        </w:div>
        <w:div w:id="887838661">
          <w:marLeft w:val="480"/>
          <w:marRight w:val="0"/>
          <w:marTop w:val="0"/>
          <w:marBottom w:val="0"/>
          <w:divBdr>
            <w:top w:val="none" w:sz="0" w:space="0" w:color="auto"/>
            <w:left w:val="none" w:sz="0" w:space="0" w:color="auto"/>
            <w:bottom w:val="none" w:sz="0" w:space="0" w:color="auto"/>
            <w:right w:val="none" w:sz="0" w:space="0" w:color="auto"/>
          </w:divBdr>
        </w:div>
        <w:div w:id="944380899">
          <w:marLeft w:val="480"/>
          <w:marRight w:val="0"/>
          <w:marTop w:val="0"/>
          <w:marBottom w:val="0"/>
          <w:divBdr>
            <w:top w:val="none" w:sz="0" w:space="0" w:color="auto"/>
            <w:left w:val="none" w:sz="0" w:space="0" w:color="auto"/>
            <w:bottom w:val="none" w:sz="0" w:space="0" w:color="auto"/>
            <w:right w:val="none" w:sz="0" w:space="0" w:color="auto"/>
          </w:divBdr>
        </w:div>
        <w:div w:id="954140469">
          <w:marLeft w:val="480"/>
          <w:marRight w:val="0"/>
          <w:marTop w:val="0"/>
          <w:marBottom w:val="0"/>
          <w:divBdr>
            <w:top w:val="none" w:sz="0" w:space="0" w:color="auto"/>
            <w:left w:val="none" w:sz="0" w:space="0" w:color="auto"/>
            <w:bottom w:val="none" w:sz="0" w:space="0" w:color="auto"/>
            <w:right w:val="none" w:sz="0" w:space="0" w:color="auto"/>
          </w:divBdr>
        </w:div>
        <w:div w:id="1092815451">
          <w:marLeft w:val="480"/>
          <w:marRight w:val="0"/>
          <w:marTop w:val="0"/>
          <w:marBottom w:val="0"/>
          <w:divBdr>
            <w:top w:val="none" w:sz="0" w:space="0" w:color="auto"/>
            <w:left w:val="none" w:sz="0" w:space="0" w:color="auto"/>
            <w:bottom w:val="none" w:sz="0" w:space="0" w:color="auto"/>
            <w:right w:val="none" w:sz="0" w:space="0" w:color="auto"/>
          </w:divBdr>
        </w:div>
        <w:div w:id="1105811807">
          <w:marLeft w:val="480"/>
          <w:marRight w:val="0"/>
          <w:marTop w:val="0"/>
          <w:marBottom w:val="0"/>
          <w:divBdr>
            <w:top w:val="none" w:sz="0" w:space="0" w:color="auto"/>
            <w:left w:val="none" w:sz="0" w:space="0" w:color="auto"/>
            <w:bottom w:val="none" w:sz="0" w:space="0" w:color="auto"/>
            <w:right w:val="none" w:sz="0" w:space="0" w:color="auto"/>
          </w:divBdr>
        </w:div>
        <w:div w:id="1180117279">
          <w:marLeft w:val="480"/>
          <w:marRight w:val="0"/>
          <w:marTop w:val="0"/>
          <w:marBottom w:val="0"/>
          <w:divBdr>
            <w:top w:val="none" w:sz="0" w:space="0" w:color="auto"/>
            <w:left w:val="none" w:sz="0" w:space="0" w:color="auto"/>
            <w:bottom w:val="none" w:sz="0" w:space="0" w:color="auto"/>
            <w:right w:val="none" w:sz="0" w:space="0" w:color="auto"/>
          </w:divBdr>
        </w:div>
        <w:div w:id="1252275650">
          <w:marLeft w:val="480"/>
          <w:marRight w:val="0"/>
          <w:marTop w:val="0"/>
          <w:marBottom w:val="0"/>
          <w:divBdr>
            <w:top w:val="none" w:sz="0" w:space="0" w:color="auto"/>
            <w:left w:val="none" w:sz="0" w:space="0" w:color="auto"/>
            <w:bottom w:val="none" w:sz="0" w:space="0" w:color="auto"/>
            <w:right w:val="none" w:sz="0" w:space="0" w:color="auto"/>
          </w:divBdr>
        </w:div>
        <w:div w:id="1369992384">
          <w:marLeft w:val="480"/>
          <w:marRight w:val="0"/>
          <w:marTop w:val="0"/>
          <w:marBottom w:val="0"/>
          <w:divBdr>
            <w:top w:val="none" w:sz="0" w:space="0" w:color="auto"/>
            <w:left w:val="none" w:sz="0" w:space="0" w:color="auto"/>
            <w:bottom w:val="none" w:sz="0" w:space="0" w:color="auto"/>
            <w:right w:val="none" w:sz="0" w:space="0" w:color="auto"/>
          </w:divBdr>
        </w:div>
        <w:div w:id="1371225998">
          <w:marLeft w:val="480"/>
          <w:marRight w:val="0"/>
          <w:marTop w:val="0"/>
          <w:marBottom w:val="0"/>
          <w:divBdr>
            <w:top w:val="none" w:sz="0" w:space="0" w:color="auto"/>
            <w:left w:val="none" w:sz="0" w:space="0" w:color="auto"/>
            <w:bottom w:val="none" w:sz="0" w:space="0" w:color="auto"/>
            <w:right w:val="none" w:sz="0" w:space="0" w:color="auto"/>
          </w:divBdr>
        </w:div>
        <w:div w:id="1395004496">
          <w:marLeft w:val="480"/>
          <w:marRight w:val="0"/>
          <w:marTop w:val="0"/>
          <w:marBottom w:val="0"/>
          <w:divBdr>
            <w:top w:val="none" w:sz="0" w:space="0" w:color="auto"/>
            <w:left w:val="none" w:sz="0" w:space="0" w:color="auto"/>
            <w:bottom w:val="none" w:sz="0" w:space="0" w:color="auto"/>
            <w:right w:val="none" w:sz="0" w:space="0" w:color="auto"/>
          </w:divBdr>
        </w:div>
        <w:div w:id="1414740389">
          <w:marLeft w:val="480"/>
          <w:marRight w:val="0"/>
          <w:marTop w:val="0"/>
          <w:marBottom w:val="0"/>
          <w:divBdr>
            <w:top w:val="none" w:sz="0" w:space="0" w:color="auto"/>
            <w:left w:val="none" w:sz="0" w:space="0" w:color="auto"/>
            <w:bottom w:val="none" w:sz="0" w:space="0" w:color="auto"/>
            <w:right w:val="none" w:sz="0" w:space="0" w:color="auto"/>
          </w:divBdr>
        </w:div>
        <w:div w:id="1425686104">
          <w:marLeft w:val="480"/>
          <w:marRight w:val="0"/>
          <w:marTop w:val="0"/>
          <w:marBottom w:val="0"/>
          <w:divBdr>
            <w:top w:val="none" w:sz="0" w:space="0" w:color="auto"/>
            <w:left w:val="none" w:sz="0" w:space="0" w:color="auto"/>
            <w:bottom w:val="none" w:sz="0" w:space="0" w:color="auto"/>
            <w:right w:val="none" w:sz="0" w:space="0" w:color="auto"/>
          </w:divBdr>
        </w:div>
        <w:div w:id="1448963537">
          <w:marLeft w:val="480"/>
          <w:marRight w:val="0"/>
          <w:marTop w:val="0"/>
          <w:marBottom w:val="0"/>
          <w:divBdr>
            <w:top w:val="none" w:sz="0" w:space="0" w:color="auto"/>
            <w:left w:val="none" w:sz="0" w:space="0" w:color="auto"/>
            <w:bottom w:val="none" w:sz="0" w:space="0" w:color="auto"/>
            <w:right w:val="none" w:sz="0" w:space="0" w:color="auto"/>
          </w:divBdr>
        </w:div>
        <w:div w:id="1505197421">
          <w:marLeft w:val="480"/>
          <w:marRight w:val="0"/>
          <w:marTop w:val="0"/>
          <w:marBottom w:val="0"/>
          <w:divBdr>
            <w:top w:val="none" w:sz="0" w:space="0" w:color="auto"/>
            <w:left w:val="none" w:sz="0" w:space="0" w:color="auto"/>
            <w:bottom w:val="none" w:sz="0" w:space="0" w:color="auto"/>
            <w:right w:val="none" w:sz="0" w:space="0" w:color="auto"/>
          </w:divBdr>
        </w:div>
        <w:div w:id="1526022721">
          <w:marLeft w:val="480"/>
          <w:marRight w:val="0"/>
          <w:marTop w:val="0"/>
          <w:marBottom w:val="0"/>
          <w:divBdr>
            <w:top w:val="none" w:sz="0" w:space="0" w:color="auto"/>
            <w:left w:val="none" w:sz="0" w:space="0" w:color="auto"/>
            <w:bottom w:val="none" w:sz="0" w:space="0" w:color="auto"/>
            <w:right w:val="none" w:sz="0" w:space="0" w:color="auto"/>
          </w:divBdr>
        </w:div>
        <w:div w:id="1562250624">
          <w:marLeft w:val="480"/>
          <w:marRight w:val="0"/>
          <w:marTop w:val="0"/>
          <w:marBottom w:val="0"/>
          <w:divBdr>
            <w:top w:val="none" w:sz="0" w:space="0" w:color="auto"/>
            <w:left w:val="none" w:sz="0" w:space="0" w:color="auto"/>
            <w:bottom w:val="none" w:sz="0" w:space="0" w:color="auto"/>
            <w:right w:val="none" w:sz="0" w:space="0" w:color="auto"/>
          </w:divBdr>
        </w:div>
        <w:div w:id="1635286498">
          <w:marLeft w:val="480"/>
          <w:marRight w:val="0"/>
          <w:marTop w:val="0"/>
          <w:marBottom w:val="0"/>
          <w:divBdr>
            <w:top w:val="none" w:sz="0" w:space="0" w:color="auto"/>
            <w:left w:val="none" w:sz="0" w:space="0" w:color="auto"/>
            <w:bottom w:val="none" w:sz="0" w:space="0" w:color="auto"/>
            <w:right w:val="none" w:sz="0" w:space="0" w:color="auto"/>
          </w:divBdr>
        </w:div>
        <w:div w:id="1665694431">
          <w:marLeft w:val="480"/>
          <w:marRight w:val="0"/>
          <w:marTop w:val="0"/>
          <w:marBottom w:val="0"/>
          <w:divBdr>
            <w:top w:val="none" w:sz="0" w:space="0" w:color="auto"/>
            <w:left w:val="none" w:sz="0" w:space="0" w:color="auto"/>
            <w:bottom w:val="none" w:sz="0" w:space="0" w:color="auto"/>
            <w:right w:val="none" w:sz="0" w:space="0" w:color="auto"/>
          </w:divBdr>
        </w:div>
        <w:div w:id="1693606451">
          <w:marLeft w:val="480"/>
          <w:marRight w:val="0"/>
          <w:marTop w:val="0"/>
          <w:marBottom w:val="0"/>
          <w:divBdr>
            <w:top w:val="none" w:sz="0" w:space="0" w:color="auto"/>
            <w:left w:val="none" w:sz="0" w:space="0" w:color="auto"/>
            <w:bottom w:val="none" w:sz="0" w:space="0" w:color="auto"/>
            <w:right w:val="none" w:sz="0" w:space="0" w:color="auto"/>
          </w:divBdr>
        </w:div>
        <w:div w:id="1710644887">
          <w:marLeft w:val="480"/>
          <w:marRight w:val="0"/>
          <w:marTop w:val="0"/>
          <w:marBottom w:val="0"/>
          <w:divBdr>
            <w:top w:val="none" w:sz="0" w:space="0" w:color="auto"/>
            <w:left w:val="none" w:sz="0" w:space="0" w:color="auto"/>
            <w:bottom w:val="none" w:sz="0" w:space="0" w:color="auto"/>
            <w:right w:val="none" w:sz="0" w:space="0" w:color="auto"/>
          </w:divBdr>
        </w:div>
        <w:div w:id="1733890365">
          <w:marLeft w:val="480"/>
          <w:marRight w:val="0"/>
          <w:marTop w:val="0"/>
          <w:marBottom w:val="0"/>
          <w:divBdr>
            <w:top w:val="none" w:sz="0" w:space="0" w:color="auto"/>
            <w:left w:val="none" w:sz="0" w:space="0" w:color="auto"/>
            <w:bottom w:val="none" w:sz="0" w:space="0" w:color="auto"/>
            <w:right w:val="none" w:sz="0" w:space="0" w:color="auto"/>
          </w:divBdr>
        </w:div>
        <w:div w:id="1734542816">
          <w:marLeft w:val="480"/>
          <w:marRight w:val="0"/>
          <w:marTop w:val="0"/>
          <w:marBottom w:val="0"/>
          <w:divBdr>
            <w:top w:val="none" w:sz="0" w:space="0" w:color="auto"/>
            <w:left w:val="none" w:sz="0" w:space="0" w:color="auto"/>
            <w:bottom w:val="none" w:sz="0" w:space="0" w:color="auto"/>
            <w:right w:val="none" w:sz="0" w:space="0" w:color="auto"/>
          </w:divBdr>
        </w:div>
        <w:div w:id="1879928578">
          <w:marLeft w:val="480"/>
          <w:marRight w:val="0"/>
          <w:marTop w:val="0"/>
          <w:marBottom w:val="0"/>
          <w:divBdr>
            <w:top w:val="none" w:sz="0" w:space="0" w:color="auto"/>
            <w:left w:val="none" w:sz="0" w:space="0" w:color="auto"/>
            <w:bottom w:val="none" w:sz="0" w:space="0" w:color="auto"/>
            <w:right w:val="none" w:sz="0" w:space="0" w:color="auto"/>
          </w:divBdr>
        </w:div>
        <w:div w:id="1922257902">
          <w:marLeft w:val="480"/>
          <w:marRight w:val="0"/>
          <w:marTop w:val="0"/>
          <w:marBottom w:val="0"/>
          <w:divBdr>
            <w:top w:val="none" w:sz="0" w:space="0" w:color="auto"/>
            <w:left w:val="none" w:sz="0" w:space="0" w:color="auto"/>
            <w:bottom w:val="none" w:sz="0" w:space="0" w:color="auto"/>
            <w:right w:val="none" w:sz="0" w:space="0" w:color="auto"/>
          </w:divBdr>
        </w:div>
        <w:div w:id="1930845000">
          <w:marLeft w:val="480"/>
          <w:marRight w:val="0"/>
          <w:marTop w:val="0"/>
          <w:marBottom w:val="0"/>
          <w:divBdr>
            <w:top w:val="none" w:sz="0" w:space="0" w:color="auto"/>
            <w:left w:val="none" w:sz="0" w:space="0" w:color="auto"/>
            <w:bottom w:val="none" w:sz="0" w:space="0" w:color="auto"/>
            <w:right w:val="none" w:sz="0" w:space="0" w:color="auto"/>
          </w:divBdr>
        </w:div>
        <w:div w:id="1949967442">
          <w:marLeft w:val="480"/>
          <w:marRight w:val="0"/>
          <w:marTop w:val="0"/>
          <w:marBottom w:val="0"/>
          <w:divBdr>
            <w:top w:val="none" w:sz="0" w:space="0" w:color="auto"/>
            <w:left w:val="none" w:sz="0" w:space="0" w:color="auto"/>
            <w:bottom w:val="none" w:sz="0" w:space="0" w:color="auto"/>
            <w:right w:val="none" w:sz="0" w:space="0" w:color="auto"/>
          </w:divBdr>
        </w:div>
        <w:div w:id="2003240388">
          <w:marLeft w:val="480"/>
          <w:marRight w:val="0"/>
          <w:marTop w:val="0"/>
          <w:marBottom w:val="0"/>
          <w:divBdr>
            <w:top w:val="none" w:sz="0" w:space="0" w:color="auto"/>
            <w:left w:val="none" w:sz="0" w:space="0" w:color="auto"/>
            <w:bottom w:val="none" w:sz="0" w:space="0" w:color="auto"/>
            <w:right w:val="none" w:sz="0" w:space="0" w:color="auto"/>
          </w:divBdr>
        </w:div>
        <w:div w:id="2045716751">
          <w:marLeft w:val="480"/>
          <w:marRight w:val="0"/>
          <w:marTop w:val="0"/>
          <w:marBottom w:val="0"/>
          <w:divBdr>
            <w:top w:val="none" w:sz="0" w:space="0" w:color="auto"/>
            <w:left w:val="none" w:sz="0" w:space="0" w:color="auto"/>
            <w:bottom w:val="none" w:sz="0" w:space="0" w:color="auto"/>
            <w:right w:val="none" w:sz="0" w:space="0" w:color="auto"/>
          </w:divBdr>
        </w:div>
        <w:div w:id="2062244201">
          <w:marLeft w:val="480"/>
          <w:marRight w:val="0"/>
          <w:marTop w:val="0"/>
          <w:marBottom w:val="0"/>
          <w:divBdr>
            <w:top w:val="none" w:sz="0" w:space="0" w:color="auto"/>
            <w:left w:val="none" w:sz="0" w:space="0" w:color="auto"/>
            <w:bottom w:val="none" w:sz="0" w:space="0" w:color="auto"/>
            <w:right w:val="none" w:sz="0" w:space="0" w:color="auto"/>
          </w:divBdr>
        </w:div>
        <w:div w:id="2083138312">
          <w:marLeft w:val="480"/>
          <w:marRight w:val="0"/>
          <w:marTop w:val="0"/>
          <w:marBottom w:val="0"/>
          <w:divBdr>
            <w:top w:val="none" w:sz="0" w:space="0" w:color="auto"/>
            <w:left w:val="none" w:sz="0" w:space="0" w:color="auto"/>
            <w:bottom w:val="none" w:sz="0" w:space="0" w:color="auto"/>
            <w:right w:val="none" w:sz="0" w:space="0" w:color="auto"/>
          </w:divBdr>
        </w:div>
        <w:div w:id="2125036027">
          <w:marLeft w:val="480"/>
          <w:marRight w:val="0"/>
          <w:marTop w:val="0"/>
          <w:marBottom w:val="0"/>
          <w:divBdr>
            <w:top w:val="none" w:sz="0" w:space="0" w:color="auto"/>
            <w:left w:val="none" w:sz="0" w:space="0" w:color="auto"/>
            <w:bottom w:val="none" w:sz="0" w:space="0" w:color="auto"/>
            <w:right w:val="none" w:sz="0" w:space="0" w:color="auto"/>
          </w:divBdr>
        </w:div>
      </w:divsChild>
    </w:div>
    <w:div w:id="526452721">
      <w:bodyDiv w:val="1"/>
      <w:marLeft w:val="0"/>
      <w:marRight w:val="0"/>
      <w:marTop w:val="0"/>
      <w:marBottom w:val="0"/>
      <w:divBdr>
        <w:top w:val="none" w:sz="0" w:space="0" w:color="auto"/>
        <w:left w:val="none" w:sz="0" w:space="0" w:color="auto"/>
        <w:bottom w:val="none" w:sz="0" w:space="0" w:color="auto"/>
        <w:right w:val="none" w:sz="0" w:space="0" w:color="auto"/>
      </w:divBdr>
    </w:div>
    <w:div w:id="526599150">
      <w:marLeft w:val="480"/>
      <w:marRight w:val="0"/>
      <w:marTop w:val="0"/>
      <w:marBottom w:val="0"/>
      <w:divBdr>
        <w:top w:val="none" w:sz="0" w:space="0" w:color="auto"/>
        <w:left w:val="none" w:sz="0" w:space="0" w:color="auto"/>
        <w:bottom w:val="none" w:sz="0" w:space="0" w:color="auto"/>
        <w:right w:val="none" w:sz="0" w:space="0" w:color="auto"/>
      </w:divBdr>
    </w:div>
    <w:div w:id="528109189">
      <w:marLeft w:val="480"/>
      <w:marRight w:val="0"/>
      <w:marTop w:val="0"/>
      <w:marBottom w:val="0"/>
      <w:divBdr>
        <w:top w:val="none" w:sz="0" w:space="0" w:color="auto"/>
        <w:left w:val="none" w:sz="0" w:space="0" w:color="auto"/>
        <w:bottom w:val="none" w:sz="0" w:space="0" w:color="auto"/>
        <w:right w:val="none" w:sz="0" w:space="0" w:color="auto"/>
      </w:divBdr>
    </w:div>
    <w:div w:id="530412244">
      <w:bodyDiv w:val="1"/>
      <w:marLeft w:val="0"/>
      <w:marRight w:val="0"/>
      <w:marTop w:val="0"/>
      <w:marBottom w:val="0"/>
      <w:divBdr>
        <w:top w:val="none" w:sz="0" w:space="0" w:color="auto"/>
        <w:left w:val="none" w:sz="0" w:space="0" w:color="auto"/>
        <w:bottom w:val="none" w:sz="0" w:space="0" w:color="auto"/>
        <w:right w:val="none" w:sz="0" w:space="0" w:color="auto"/>
      </w:divBdr>
    </w:div>
    <w:div w:id="532311086">
      <w:bodyDiv w:val="1"/>
      <w:marLeft w:val="0"/>
      <w:marRight w:val="0"/>
      <w:marTop w:val="0"/>
      <w:marBottom w:val="0"/>
      <w:divBdr>
        <w:top w:val="none" w:sz="0" w:space="0" w:color="auto"/>
        <w:left w:val="none" w:sz="0" w:space="0" w:color="auto"/>
        <w:bottom w:val="none" w:sz="0" w:space="0" w:color="auto"/>
        <w:right w:val="none" w:sz="0" w:space="0" w:color="auto"/>
      </w:divBdr>
    </w:div>
    <w:div w:id="533812854">
      <w:bodyDiv w:val="1"/>
      <w:marLeft w:val="0"/>
      <w:marRight w:val="0"/>
      <w:marTop w:val="0"/>
      <w:marBottom w:val="0"/>
      <w:divBdr>
        <w:top w:val="none" w:sz="0" w:space="0" w:color="auto"/>
        <w:left w:val="none" w:sz="0" w:space="0" w:color="auto"/>
        <w:bottom w:val="none" w:sz="0" w:space="0" w:color="auto"/>
        <w:right w:val="none" w:sz="0" w:space="0" w:color="auto"/>
      </w:divBdr>
    </w:div>
    <w:div w:id="536625088">
      <w:bodyDiv w:val="1"/>
      <w:marLeft w:val="0"/>
      <w:marRight w:val="0"/>
      <w:marTop w:val="0"/>
      <w:marBottom w:val="0"/>
      <w:divBdr>
        <w:top w:val="none" w:sz="0" w:space="0" w:color="auto"/>
        <w:left w:val="none" w:sz="0" w:space="0" w:color="auto"/>
        <w:bottom w:val="none" w:sz="0" w:space="0" w:color="auto"/>
        <w:right w:val="none" w:sz="0" w:space="0" w:color="auto"/>
      </w:divBdr>
      <w:divsChild>
        <w:div w:id="1400274">
          <w:marLeft w:val="480"/>
          <w:marRight w:val="0"/>
          <w:marTop w:val="0"/>
          <w:marBottom w:val="0"/>
          <w:divBdr>
            <w:top w:val="none" w:sz="0" w:space="0" w:color="auto"/>
            <w:left w:val="none" w:sz="0" w:space="0" w:color="auto"/>
            <w:bottom w:val="none" w:sz="0" w:space="0" w:color="auto"/>
            <w:right w:val="none" w:sz="0" w:space="0" w:color="auto"/>
          </w:divBdr>
        </w:div>
        <w:div w:id="20056699">
          <w:marLeft w:val="480"/>
          <w:marRight w:val="0"/>
          <w:marTop w:val="0"/>
          <w:marBottom w:val="0"/>
          <w:divBdr>
            <w:top w:val="none" w:sz="0" w:space="0" w:color="auto"/>
            <w:left w:val="none" w:sz="0" w:space="0" w:color="auto"/>
            <w:bottom w:val="none" w:sz="0" w:space="0" w:color="auto"/>
            <w:right w:val="none" w:sz="0" w:space="0" w:color="auto"/>
          </w:divBdr>
        </w:div>
        <w:div w:id="34434543">
          <w:marLeft w:val="480"/>
          <w:marRight w:val="0"/>
          <w:marTop w:val="0"/>
          <w:marBottom w:val="0"/>
          <w:divBdr>
            <w:top w:val="none" w:sz="0" w:space="0" w:color="auto"/>
            <w:left w:val="none" w:sz="0" w:space="0" w:color="auto"/>
            <w:bottom w:val="none" w:sz="0" w:space="0" w:color="auto"/>
            <w:right w:val="none" w:sz="0" w:space="0" w:color="auto"/>
          </w:divBdr>
        </w:div>
        <w:div w:id="54550703">
          <w:marLeft w:val="480"/>
          <w:marRight w:val="0"/>
          <w:marTop w:val="0"/>
          <w:marBottom w:val="0"/>
          <w:divBdr>
            <w:top w:val="none" w:sz="0" w:space="0" w:color="auto"/>
            <w:left w:val="none" w:sz="0" w:space="0" w:color="auto"/>
            <w:bottom w:val="none" w:sz="0" w:space="0" w:color="auto"/>
            <w:right w:val="none" w:sz="0" w:space="0" w:color="auto"/>
          </w:divBdr>
        </w:div>
        <w:div w:id="102725540">
          <w:marLeft w:val="480"/>
          <w:marRight w:val="0"/>
          <w:marTop w:val="0"/>
          <w:marBottom w:val="0"/>
          <w:divBdr>
            <w:top w:val="none" w:sz="0" w:space="0" w:color="auto"/>
            <w:left w:val="none" w:sz="0" w:space="0" w:color="auto"/>
            <w:bottom w:val="none" w:sz="0" w:space="0" w:color="auto"/>
            <w:right w:val="none" w:sz="0" w:space="0" w:color="auto"/>
          </w:divBdr>
        </w:div>
        <w:div w:id="103965024">
          <w:marLeft w:val="480"/>
          <w:marRight w:val="0"/>
          <w:marTop w:val="0"/>
          <w:marBottom w:val="0"/>
          <w:divBdr>
            <w:top w:val="none" w:sz="0" w:space="0" w:color="auto"/>
            <w:left w:val="none" w:sz="0" w:space="0" w:color="auto"/>
            <w:bottom w:val="none" w:sz="0" w:space="0" w:color="auto"/>
            <w:right w:val="none" w:sz="0" w:space="0" w:color="auto"/>
          </w:divBdr>
        </w:div>
        <w:div w:id="110325292">
          <w:marLeft w:val="480"/>
          <w:marRight w:val="0"/>
          <w:marTop w:val="0"/>
          <w:marBottom w:val="0"/>
          <w:divBdr>
            <w:top w:val="none" w:sz="0" w:space="0" w:color="auto"/>
            <w:left w:val="none" w:sz="0" w:space="0" w:color="auto"/>
            <w:bottom w:val="none" w:sz="0" w:space="0" w:color="auto"/>
            <w:right w:val="none" w:sz="0" w:space="0" w:color="auto"/>
          </w:divBdr>
        </w:div>
        <w:div w:id="223419115">
          <w:marLeft w:val="480"/>
          <w:marRight w:val="0"/>
          <w:marTop w:val="0"/>
          <w:marBottom w:val="0"/>
          <w:divBdr>
            <w:top w:val="none" w:sz="0" w:space="0" w:color="auto"/>
            <w:left w:val="none" w:sz="0" w:space="0" w:color="auto"/>
            <w:bottom w:val="none" w:sz="0" w:space="0" w:color="auto"/>
            <w:right w:val="none" w:sz="0" w:space="0" w:color="auto"/>
          </w:divBdr>
        </w:div>
        <w:div w:id="244920681">
          <w:marLeft w:val="480"/>
          <w:marRight w:val="0"/>
          <w:marTop w:val="0"/>
          <w:marBottom w:val="0"/>
          <w:divBdr>
            <w:top w:val="none" w:sz="0" w:space="0" w:color="auto"/>
            <w:left w:val="none" w:sz="0" w:space="0" w:color="auto"/>
            <w:bottom w:val="none" w:sz="0" w:space="0" w:color="auto"/>
            <w:right w:val="none" w:sz="0" w:space="0" w:color="auto"/>
          </w:divBdr>
        </w:div>
        <w:div w:id="262347849">
          <w:marLeft w:val="480"/>
          <w:marRight w:val="0"/>
          <w:marTop w:val="0"/>
          <w:marBottom w:val="0"/>
          <w:divBdr>
            <w:top w:val="none" w:sz="0" w:space="0" w:color="auto"/>
            <w:left w:val="none" w:sz="0" w:space="0" w:color="auto"/>
            <w:bottom w:val="none" w:sz="0" w:space="0" w:color="auto"/>
            <w:right w:val="none" w:sz="0" w:space="0" w:color="auto"/>
          </w:divBdr>
        </w:div>
        <w:div w:id="291405785">
          <w:marLeft w:val="480"/>
          <w:marRight w:val="0"/>
          <w:marTop w:val="0"/>
          <w:marBottom w:val="0"/>
          <w:divBdr>
            <w:top w:val="none" w:sz="0" w:space="0" w:color="auto"/>
            <w:left w:val="none" w:sz="0" w:space="0" w:color="auto"/>
            <w:bottom w:val="none" w:sz="0" w:space="0" w:color="auto"/>
            <w:right w:val="none" w:sz="0" w:space="0" w:color="auto"/>
          </w:divBdr>
        </w:div>
        <w:div w:id="335352824">
          <w:marLeft w:val="480"/>
          <w:marRight w:val="0"/>
          <w:marTop w:val="0"/>
          <w:marBottom w:val="0"/>
          <w:divBdr>
            <w:top w:val="none" w:sz="0" w:space="0" w:color="auto"/>
            <w:left w:val="none" w:sz="0" w:space="0" w:color="auto"/>
            <w:bottom w:val="none" w:sz="0" w:space="0" w:color="auto"/>
            <w:right w:val="none" w:sz="0" w:space="0" w:color="auto"/>
          </w:divBdr>
        </w:div>
        <w:div w:id="418789408">
          <w:marLeft w:val="480"/>
          <w:marRight w:val="0"/>
          <w:marTop w:val="0"/>
          <w:marBottom w:val="0"/>
          <w:divBdr>
            <w:top w:val="none" w:sz="0" w:space="0" w:color="auto"/>
            <w:left w:val="none" w:sz="0" w:space="0" w:color="auto"/>
            <w:bottom w:val="none" w:sz="0" w:space="0" w:color="auto"/>
            <w:right w:val="none" w:sz="0" w:space="0" w:color="auto"/>
          </w:divBdr>
        </w:div>
        <w:div w:id="431508158">
          <w:marLeft w:val="480"/>
          <w:marRight w:val="0"/>
          <w:marTop w:val="0"/>
          <w:marBottom w:val="0"/>
          <w:divBdr>
            <w:top w:val="none" w:sz="0" w:space="0" w:color="auto"/>
            <w:left w:val="none" w:sz="0" w:space="0" w:color="auto"/>
            <w:bottom w:val="none" w:sz="0" w:space="0" w:color="auto"/>
            <w:right w:val="none" w:sz="0" w:space="0" w:color="auto"/>
          </w:divBdr>
        </w:div>
        <w:div w:id="445663130">
          <w:marLeft w:val="480"/>
          <w:marRight w:val="0"/>
          <w:marTop w:val="0"/>
          <w:marBottom w:val="0"/>
          <w:divBdr>
            <w:top w:val="none" w:sz="0" w:space="0" w:color="auto"/>
            <w:left w:val="none" w:sz="0" w:space="0" w:color="auto"/>
            <w:bottom w:val="none" w:sz="0" w:space="0" w:color="auto"/>
            <w:right w:val="none" w:sz="0" w:space="0" w:color="auto"/>
          </w:divBdr>
        </w:div>
        <w:div w:id="529801129">
          <w:marLeft w:val="480"/>
          <w:marRight w:val="0"/>
          <w:marTop w:val="0"/>
          <w:marBottom w:val="0"/>
          <w:divBdr>
            <w:top w:val="none" w:sz="0" w:space="0" w:color="auto"/>
            <w:left w:val="none" w:sz="0" w:space="0" w:color="auto"/>
            <w:bottom w:val="none" w:sz="0" w:space="0" w:color="auto"/>
            <w:right w:val="none" w:sz="0" w:space="0" w:color="auto"/>
          </w:divBdr>
        </w:div>
        <w:div w:id="535243607">
          <w:marLeft w:val="480"/>
          <w:marRight w:val="0"/>
          <w:marTop w:val="0"/>
          <w:marBottom w:val="0"/>
          <w:divBdr>
            <w:top w:val="none" w:sz="0" w:space="0" w:color="auto"/>
            <w:left w:val="none" w:sz="0" w:space="0" w:color="auto"/>
            <w:bottom w:val="none" w:sz="0" w:space="0" w:color="auto"/>
            <w:right w:val="none" w:sz="0" w:space="0" w:color="auto"/>
          </w:divBdr>
        </w:div>
        <w:div w:id="586041964">
          <w:marLeft w:val="480"/>
          <w:marRight w:val="0"/>
          <w:marTop w:val="0"/>
          <w:marBottom w:val="0"/>
          <w:divBdr>
            <w:top w:val="none" w:sz="0" w:space="0" w:color="auto"/>
            <w:left w:val="none" w:sz="0" w:space="0" w:color="auto"/>
            <w:bottom w:val="none" w:sz="0" w:space="0" w:color="auto"/>
            <w:right w:val="none" w:sz="0" w:space="0" w:color="auto"/>
          </w:divBdr>
        </w:div>
        <w:div w:id="607278396">
          <w:marLeft w:val="480"/>
          <w:marRight w:val="0"/>
          <w:marTop w:val="0"/>
          <w:marBottom w:val="0"/>
          <w:divBdr>
            <w:top w:val="none" w:sz="0" w:space="0" w:color="auto"/>
            <w:left w:val="none" w:sz="0" w:space="0" w:color="auto"/>
            <w:bottom w:val="none" w:sz="0" w:space="0" w:color="auto"/>
            <w:right w:val="none" w:sz="0" w:space="0" w:color="auto"/>
          </w:divBdr>
        </w:div>
        <w:div w:id="611669127">
          <w:marLeft w:val="480"/>
          <w:marRight w:val="0"/>
          <w:marTop w:val="0"/>
          <w:marBottom w:val="0"/>
          <w:divBdr>
            <w:top w:val="none" w:sz="0" w:space="0" w:color="auto"/>
            <w:left w:val="none" w:sz="0" w:space="0" w:color="auto"/>
            <w:bottom w:val="none" w:sz="0" w:space="0" w:color="auto"/>
            <w:right w:val="none" w:sz="0" w:space="0" w:color="auto"/>
          </w:divBdr>
        </w:div>
        <w:div w:id="621813781">
          <w:marLeft w:val="480"/>
          <w:marRight w:val="0"/>
          <w:marTop w:val="0"/>
          <w:marBottom w:val="0"/>
          <w:divBdr>
            <w:top w:val="none" w:sz="0" w:space="0" w:color="auto"/>
            <w:left w:val="none" w:sz="0" w:space="0" w:color="auto"/>
            <w:bottom w:val="none" w:sz="0" w:space="0" w:color="auto"/>
            <w:right w:val="none" w:sz="0" w:space="0" w:color="auto"/>
          </w:divBdr>
        </w:div>
        <w:div w:id="655181255">
          <w:marLeft w:val="480"/>
          <w:marRight w:val="0"/>
          <w:marTop w:val="0"/>
          <w:marBottom w:val="0"/>
          <w:divBdr>
            <w:top w:val="none" w:sz="0" w:space="0" w:color="auto"/>
            <w:left w:val="none" w:sz="0" w:space="0" w:color="auto"/>
            <w:bottom w:val="none" w:sz="0" w:space="0" w:color="auto"/>
            <w:right w:val="none" w:sz="0" w:space="0" w:color="auto"/>
          </w:divBdr>
        </w:div>
        <w:div w:id="705257572">
          <w:marLeft w:val="480"/>
          <w:marRight w:val="0"/>
          <w:marTop w:val="0"/>
          <w:marBottom w:val="0"/>
          <w:divBdr>
            <w:top w:val="none" w:sz="0" w:space="0" w:color="auto"/>
            <w:left w:val="none" w:sz="0" w:space="0" w:color="auto"/>
            <w:bottom w:val="none" w:sz="0" w:space="0" w:color="auto"/>
            <w:right w:val="none" w:sz="0" w:space="0" w:color="auto"/>
          </w:divBdr>
        </w:div>
        <w:div w:id="750080157">
          <w:marLeft w:val="480"/>
          <w:marRight w:val="0"/>
          <w:marTop w:val="0"/>
          <w:marBottom w:val="0"/>
          <w:divBdr>
            <w:top w:val="none" w:sz="0" w:space="0" w:color="auto"/>
            <w:left w:val="none" w:sz="0" w:space="0" w:color="auto"/>
            <w:bottom w:val="none" w:sz="0" w:space="0" w:color="auto"/>
            <w:right w:val="none" w:sz="0" w:space="0" w:color="auto"/>
          </w:divBdr>
        </w:div>
        <w:div w:id="767501127">
          <w:marLeft w:val="480"/>
          <w:marRight w:val="0"/>
          <w:marTop w:val="0"/>
          <w:marBottom w:val="0"/>
          <w:divBdr>
            <w:top w:val="none" w:sz="0" w:space="0" w:color="auto"/>
            <w:left w:val="none" w:sz="0" w:space="0" w:color="auto"/>
            <w:bottom w:val="none" w:sz="0" w:space="0" w:color="auto"/>
            <w:right w:val="none" w:sz="0" w:space="0" w:color="auto"/>
          </w:divBdr>
        </w:div>
        <w:div w:id="896162530">
          <w:marLeft w:val="480"/>
          <w:marRight w:val="0"/>
          <w:marTop w:val="0"/>
          <w:marBottom w:val="0"/>
          <w:divBdr>
            <w:top w:val="none" w:sz="0" w:space="0" w:color="auto"/>
            <w:left w:val="none" w:sz="0" w:space="0" w:color="auto"/>
            <w:bottom w:val="none" w:sz="0" w:space="0" w:color="auto"/>
            <w:right w:val="none" w:sz="0" w:space="0" w:color="auto"/>
          </w:divBdr>
        </w:div>
        <w:div w:id="906379651">
          <w:marLeft w:val="480"/>
          <w:marRight w:val="0"/>
          <w:marTop w:val="0"/>
          <w:marBottom w:val="0"/>
          <w:divBdr>
            <w:top w:val="none" w:sz="0" w:space="0" w:color="auto"/>
            <w:left w:val="none" w:sz="0" w:space="0" w:color="auto"/>
            <w:bottom w:val="none" w:sz="0" w:space="0" w:color="auto"/>
            <w:right w:val="none" w:sz="0" w:space="0" w:color="auto"/>
          </w:divBdr>
        </w:div>
        <w:div w:id="928390540">
          <w:marLeft w:val="480"/>
          <w:marRight w:val="0"/>
          <w:marTop w:val="0"/>
          <w:marBottom w:val="0"/>
          <w:divBdr>
            <w:top w:val="none" w:sz="0" w:space="0" w:color="auto"/>
            <w:left w:val="none" w:sz="0" w:space="0" w:color="auto"/>
            <w:bottom w:val="none" w:sz="0" w:space="0" w:color="auto"/>
            <w:right w:val="none" w:sz="0" w:space="0" w:color="auto"/>
          </w:divBdr>
        </w:div>
        <w:div w:id="993874088">
          <w:marLeft w:val="480"/>
          <w:marRight w:val="0"/>
          <w:marTop w:val="0"/>
          <w:marBottom w:val="0"/>
          <w:divBdr>
            <w:top w:val="none" w:sz="0" w:space="0" w:color="auto"/>
            <w:left w:val="none" w:sz="0" w:space="0" w:color="auto"/>
            <w:bottom w:val="none" w:sz="0" w:space="0" w:color="auto"/>
            <w:right w:val="none" w:sz="0" w:space="0" w:color="auto"/>
          </w:divBdr>
        </w:div>
        <w:div w:id="1002513406">
          <w:marLeft w:val="480"/>
          <w:marRight w:val="0"/>
          <w:marTop w:val="0"/>
          <w:marBottom w:val="0"/>
          <w:divBdr>
            <w:top w:val="none" w:sz="0" w:space="0" w:color="auto"/>
            <w:left w:val="none" w:sz="0" w:space="0" w:color="auto"/>
            <w:bottom w:val="none" w:sz="0" w:space="0" w:color="auto"/>
            <w:right w:val="none" w:sz="0" w:space="0" w:color="auto"/>
          </w:divBdr>
        </w:div>
        <w:div w:id="1105543463">
          <w:marLeft w:val="480"/>
          <w:marRight w:val="0"/>
          <w:marTop w:val="0"/>
          <w:marBottom w:val="0"/>
          <w:divBdr>
            <w:top w:val="none" w:sz="0" w:space="0" w:color="auto"/>
            <w:left w:val="none" w:sz="0" w:space="0" w:color="auto"/>
            <w:bottom w:val="none" w:sz="0" w:space="0" w:color="auto"/>
            <w:right w:val="none" w:sz="0" w:space="0" w:color="auto"/>
          </w:divBdr>
        </w:div>
        <w:div w:id="1235312241">
          <w:marLeft w:val="480"/>
          <w:marRight w:val="0"/>
          <w:marTop w:val="0"/>
          <w:marBottom w:val="0"/>
          <w:divBdr>
            <w:top w:val="none" w:sz="0" w:space="0" w:color="auto"/>
            <w:left w:val="none" w:sz="0" w:space="0" w:color="auto"/>
            <w:bottom w:val="none" w:sz="0" w:space="0" w:color="auto"/>
            <w:right w:val="none" w:sz="0" w:space="0" w:color="auto"/>
          </w:divBdr>
        </w:div>
        <w:div w:id="1411461760">
          <w:marLeft w:val="480"/>
          <w:marRight w:val="0"/>
          <w:marTop w:val="0"/>
          <w:marBottom w:val="0"/>
          <w:divBdr>
            <w:top w:val="none" w:sz="0" w:space="0" w:color="auto"/>
            <w:left w:val="none" w:sz="0" w:space="0" w:color="auto"/>
            <w:bottom w:val="none" w:sz="0" w:space="0" w:color="auto"/>
            <w:right w:val="none" w:sz="0" w:space="0" w:color="auto"/>
          </w:divBdr>
        </w:div>
        <w:div w:id="1416853108">
          <w:marLeft w:val="480"/>
          <w:marRight w:val="0"/>
          <w:marTop w:val="0"/>
          <w:marBottom w:val="0"/>
          <w:divBdr>
            <w:top w:val="none" w:sz="0" w:space="0" w:color="auto"/>
            <w:left w:val="none" w:sz="0" w:space="0" w:color="auto"/>
            <w:bottom w:val="none" w:sz="0" w:space="0" w:color="auto"/>
            <w:right w:val="none" w:sz="0" w:space="0" w:color="auto"/>
          </w:divBdr>
        </w:div>
        <w:div w:id="1594706656">
          <w:marLeft w:val="480"/>
          <w:marRight w:val="0"/>
          <w:marTop w:val="0"/>
          <w:marBottom w:val="0"/>
          <w:divBdr>
            <w:top w:val="none" w:sz="0" w:space="0" w:color="auto"/>
            <w:left w:val="none" w:sz="0" w:space="0" w:color="auto"/>
            <w:bottom w:val="none" w:sz="0" w:space="0" w:color="auto"/>
            <w:right w:val="none" w:sz="0" w:space="0" w:color="auto"/>
          </w:divBdr>
        </w:div>
        <w:div w:id="1632903127">
          <w:marLeft w:val="480"/>
          <w:marRight w:val="0"/>
          <w:marTop w:val="0"/>
          <w:marBottom w:val="0"/>
          <w:divBdr>
            <w:top w:val="none" w:sz="0" w:space="0" w:color="auto"/>
            <w:left w:val="none" w:sz="0" w:space="0" w:color="auto"/>
            <w:bottom w:val="none" w:sz="0" w:space="0" w:color="auto"/>
            <w:right w:val="none" w:sz="0" w:space="0" w:color="auto"/>
          </w:divBdr>
        </w:div>
        <w:div w:id="1715498145">
          <w:marLeft w:val="480"/>
          <w:marRight w:val="0"/>
          <w:marTop w:val="0"/>
          <w:marBottom w:val="0"/>
          <w:divBdr>
            <w:top w:val="none" w:sz="0" w:space="0" w:color="auto"/>
            <w:left w:val="none" w:sz="0" w:space="0" w:color="auto"/>
            <w:bottom w:val="none" w:sz="0" w:space="0" w:color="auto"/>
            <w:right w:val="none" w:sz="0" w:space="0" w:color="auto"/>
          </w:divBdr>
        </w:div>
        <w:div w:id="1757631884">
          <w:marLeft w:val="480"/>
          <w:marRight w:val="0"/>
          <w:marTop w:val="0"/>
          <w:marBottom w:val="0"/>
          <w:divBdr>
            <w:top w:val="none" w:sz="0" w:space="0" w:color="auto"/>
            <w:left w:val="none" w:sz="0" w:space="0" w:color="auto"/>
            <w:bottom w:val="none" w:sz="0" w:space="0" w:color="auto"/>
            <w:right w:val="none" w:sz="0" w:space="0" w:color="auto"/>
          </w:divBdr>
        </w:div>
        <w:div w:id="1760716386">
          <w:marLeft w:val="480"/>
          <w:marRight w:val="0"/>
          <w:marTop w:val="0"/>
          <w:marBottom w:val="0"/>
          <w:divBdr>
            <w:top w:val="none" w:sz="0" w:space="0" w:color="auto"/>
            <w:left w:val="none" w:sz="0" w:space="0" w:color="auto"/>
            <w:bottom w:val="none" w:sz="0" w:space="0" w:color="auto"/>
            <w:right w:val="none" w:sz="0" w:space="0" w:color="auto"/>
          </w:divBdr>
        </w:div>
        <w:div w:id="1814519361">
          <w:marLeft w:val="480"/>
          <w:marRight w:val="0"/>
          <w:marTop w:val="0"/>
          <w:marBottom w:val="0"/>
          <w:divBdr>
            <w:top w:val="none" w:sz="0" w:space="0" w:color="auto"/>
            <w:left w:val="none" w:sz="0" w:space="0" w:color="auto"/>
            <w:bottom w:val="none" w:sz="0" w:space="0" w:color="auto"/>
            <w:right w:val="none" w:sz="0" w:space="0" w:color="auto"/>
          </w:divBdr>
        </w:div>
        <w:div w:id="1820000317">
          <w:marLeft w:val="480"/>
          <w:marRight w:val="0"/>
          <w:marTop w:val="0"/>
          <w:marBottom w:val="0"/>
          <w:divBdr>
            <w:top w:val="none" w:sz="0" w:space="0" w:color="auto"/>
            <w:left w:val="none" w:sz="0" w:space="0" w:color="auto"/>
            <w:bottom w:val="none" w:sz="0" w:space="0" w:color="auto"/>
            <w:right w:val="none" w:sz="0" w:space="0" w:color="auto"/>
          </w:divBdr>
        </w:div>
        <w:div w:id="1834369586">
          <w:marLeft w:val="480"/>
          <w:marRight w:val="0"/>
          <w:marTop w:val="0"/>
          <w:marBottom w:val="0"/>
          <w:divBdr>
            <w:top w:val="none" w:sz="0" w:space="0" w:color="auto"/>
            <w:left w:val="none" w:sz="0" w:space="0" w:color="auto"/>
            <w:bottom w:val="none" w:sz="0" w:space="0" w:color="auto"/>
            <w:right w:val="none" w:sz="0" w:space="0" w:color="auto"/>
          </w:divBdr>
        </w:div>
        <w:div w:id="1881547355">
          <w:marLeft w:val="480"/>
          <w:marRight w:val="0"/>
          <w:marTop w:val="0"/>
          <w:marBottom w:val="0"/>
          <w:divBdr>
            <w:top w:val="none" w:sz="0" w:space="0" w:color="auto"/>
            <w:left w:val="none" w:sz="0" w:space="0" w:color="auto"/>
            <w:bottom w:val="none" w:sz="0" w:space="0" w:color="auto"/>
            <w:right w:val="none" w:sz="0" w:space="0" w:color="auto"/>
          </w:divBdr>
        </w:div>
        <w:div w:id="1890334806">
          <w:marLeft w:val="480"/>
          <w:marRight w:val="0"/>
          <w:marTop w:val="0"/>
          <w:marBottom w:val="0"/>
          <w:divBdr>
            <w:top w:val="none" w:sz="0" w:space="0" w:color="auto"/>
            <w:left w:val="none" w:sz="0" w:space="0" w:color="auto"/>
            <w:bottom w:val="none" w:sz="0" w:space="0" w:color="auto"/>
            <w:right w:val="none" w:sz="0" w:space="0" w:color="auto"/>
          </w:divBdr>
        </w:div>
        <w:div w:id="1896508690">
          <w:marLeft w:val="480"/>
          <w:marRight w:val="0"/>
          <w:marTop w:val="0"/>
          <w:marBottom w:val="0"/>
          <w:divBdr>
            <w:top w:val="none" w:sz="0" w:space="0" w:color="auto"/>
            <w:left w:val="none" w:sz="0" w:space="0" w:color="auto"/>
            <w:bottom w:val="none" w:sz="0" w:space="0" w:color="auto"/>
            <w:right w:val="none" w:sz="0" w:space="0" w:color="auto"/>
          </w:divBdr>
        </w:div>
        <w:div w:id="1908219335">
          <w:marLeft w:val="480"/>
          <w:marRight w:val="0"/>
          <w:marTop w:val="0"/>
          <w:marBottom w:val="0"/>
          <w:divBdr>
            <w:top w:val="none" w:sz="0" w:space="0" w:color="auto"/>
            <w:left w:val="none" w:sz="0" w:space="0" w:color="auto"/>
            <w:bottom w:val="none" w:sz="0" w:space="0" w:color="auto"/>
            <w:right w:val="none" w:sz="0" w:space="0" w:color="auto"/>
          </w:divBdr>
        </w:div>
        <w:div w:id="1924101480">
          <w:marLeft w:val="480"/>
          <w:marRight w:val="0"/>
          <w:marTop w:val="0"/>
          <w:marBottom w:val="0"/>
          <w:divBdr>
            <w:top w:val="none" w:sz="0" w:space="0" w:color="auto"/>
            <w:left w:val="none" w:sz="0" w:space="0" w:color="auto"/>
            <w:bottom w:val="none" w:sz="0" w:space="0" w:color="auto"/>
            <w:right w:val="none" w:sz="0" w:space="0" w:color="auto"/>
          </w:divBdr>
        </w:div>
        <w:div w:id="1968391833">
          <w:marLeft w:val="480"/>
          <w:marRight w:val="0"/>
          <w:marTop w:val="0"/>
          <w:marBottom w:val="0"/>
          <w:divBdr>
            <w:top w:val="none" w:sz="0" w:space="0" w:color="auto"/>
            <w:left w:val="none" w:sz="0" w:space="0" w:color="auto"/>
            <w:bottom w:val="none" w:sz="0" w:space="0" w:color="auto"/>
            <w:right w:val="none" w:sz="0" w:space="0" w:color="auto"/>
          </w:divBdr>
        </w:div>
        <w:div w:id="1976595540">
          <w:marLeft w:val="480"/>
          <w:marRight w:val="0"/>
          <w:marTop w:val="0"/>
          <w:marBottom w:val="0"/>
          <w:divBdr>
            <w:top w:val="none" w:sz="0" w:space="0" w:color="auto"/>
            <w:left w:val="none" w:sz="0" w:space="0" w:color="auto"/>
            <w:bottom w:val="none" w:sz="0" w:space="0" w:color="auto"/>
            <w:right w:val="none" w:sz="0" w:space="0" w:color="auto"/>
          </w:divBdr>
        </w:div>
        <w:div w:id="2058117010">
          <w:marLeft w:val="480"/>
          <w:marRight w:val="0"/>
          <w:marTop w:val="0"/>
          <w:marBottom w:val="0"/>
          <w:divBdr>
            <w:top w:val="none" w:sz="0" w:space="0" w:color="auto"/>
            <w:left w:val="none" w:sz="0" w:space="0" w:color="auto"/>
            <w:bottom w:val="none" w:sz="0" w:space="0" w:color="auto"/>
            <w:right w:val="none" w:sz="0" w:space="0" w:color="auto"/>
          </w:divBdr>
        </w:div>
        <w:div w:id="2093430132">
          <w:marLeft w:val="480"/>
          <w:marRight w:val="0"/>
          <w:marTop w:val="0"/>
          <w:marBottom w:val="0"/>
          <w:divBdr>
            <w:top w:val="none" w:sz="0" w:space="0" w:color="auto"/>
            <w:left w:val="none" w:sz="0" w:space="0" w:color="auto"/>
            <w:bottom w:val="none" w:sz="0" w:space="0" w:color="auto"/>
            <w:right w:val="none" w:sz="0" w:space="0" w:color="auto"/>
          </w:divBdr>
        </w:div>
      </w:divsChild>
    </w:div>
    <w:div w:id="537663200">
      <w:bodyDiv w:val="1"/>
      <w:marLeft w:val="0"/>
      <w:marRight w:val="0"/>
      <w:marTop w:val="0"/>
      <w:marBottom w:val="0"/>
      <w:divBdr>
        <w:top w:val="none" w:sz="0" w:space="0" w:color="auto"/>
        <w:left w:val="none" w:sz="0" w:space="0" w:color="auto"/>
        <w:bottom w:val="none" w:sz="0" w:space="0" w:color="auto"/>
        <w:right w:val="none" w:sz="0" w:space="0" w:color="auto"/>
      </w:divBdr>
    </w:div>
    <w:div w:id="537812816">
      <w:bodyDiv w:val="1"/>
      <w:marLeft w:val="0"/>
      <w:marRight w:val="0"/>
      <w:marTop w:val="0"/>
      <w:marBottom w:val="0"/>
      <w:divBdr>
        <w:top w:val="none" w:sz="0" w:space="0" w:color="auto"/>
        <w:left w:val="none" w:sz="0" w:space="0" w:color="auto"/>
        <w:bottom w:val="none" w:sz="0" w:space="0" w:color="auto"/>
        <w:right w:val="none" w:sz="0" w:space="0" w:color="auto"/>
      </w:divBdr>
    </w:div>
    <w:div w:id="538012780">
      <w:marLeft w:val="480"/>
      <w:marRight w:val="0"/>
      <w:marTop w:val="0"/>
      <w:marBottom w:val="0"/>
      <w:divBdr>
        <w:top w:val="none" w:sz="0" w:space="0" w:color="auto"/>
        <w:left w:val="none" w:sz="0" w:space="0" w:color="auto"/>
        <w:bottom w:val="none" w:sz="0" w:space="0" w:color="auto"/>
        <w:right w:val="none" w:sz="0" w:space="0" w:color="auto"/>
      </w:divBdr>
    </w:div>
    <w:div w:id="538251012">
      <w:marLeft w:val="480"/>
      <w:marRight w:val="0"/>
      <w:marTop w:val="0"/>
      <w:marBottom w:val="0"/>
      <w:divBdr>
        <w:top w:val="none" w:sz="0" w:space="0" w:color="auto"/>
        <w:left w:val="none" w:sz="0" w:space="0" w:color="auto"/>
        <w:bottom w:val="none" w:sz="0" w:space="0" w:color="auto"/>
        <w:right w:val="none" w:sz="0" w:space="0" w:color="auto"/>
      </w:divBdr>
    </w:div>
    <w:div w:id="539438124">
      <w:marLeft w:val="640"/>
      <w:marRight w:val="0"/>
      <w:marTop w:val="0"/>
      <w:marBottom w:val="0"/>
      <w:divBdr>
        <w:top w:val="none" w:sz="0" w:space="0" w:color="auto"/>
        <w:left w:val="none" w:sz="0" w:space="0" w:color="auto"/>
        <w:bottom w:val="none" w:sz="0" w:space="0" w:color="auto"/>
        <w:right w:val="none" w:sz="0" w:space="0" w:color="auto"/>
      </w:divBdr>
    </w:div>
    <w:div w:id="539829875">
      <w:bodyDiv w:val="1"/>
      <w:marLeft w:val="0"/>
      <w:marRight w:val="0"/>
      <w:marTop w:val="0"/>
      <w:marBottom w:val="0"/>
      <w:divBdr>
        <w:top w:val="none" w:sz="0" w:space="0" w:color="auto"/>
        <w:left w:val="none" w:sz="0" w:space="0" w:color="auto"/>
        <w:bottom w:val="none" w:sz="0" w:space="0" w:color="auto"/>
        <w:right w:val="none" w:sz="0" w:space="0" w:color="auto"/>
      </w:divBdr>
    </w:div>
    <w:div w:id="540286162">
      <w:marLeft w:val="480"/>
      <w:marRight w:val="0"/>
      <w:marTop w:val="0"/>
      <w:marBottom w:val="0"/>
      <w:divBdr>
        <w:top w:val="none" w:sz="0" w:space="0" w:color="auto"/>
        <w:left w:val="none" w:sz="0" w:space="0" w:color="auto"/>
        <w:bottom w:val="none" w:sz="0" w:space="0" w:color="auto"/>
        <w:right w:val="none" w:sz="0" w:space="0" w:color="auto"/>
      </w:divBdr>
    </w:div>
    <w:div w:id="540898418">
      <w:bodyDiv w:val="1"/>
      <w:marLeft w:val="0"/>
      <w:marRight w:val="0"/>
      <w:marTop w:val="0"/>
      <w:marBottom w:val="0"/>
      <w:divBdr>
        <w:top w:val="none" w:sz="0" w:space="0" w:color="auto"/>
        <w:left w:val="none" w:sz="0" w:space="0" w:color="auto"/>
        <w:bottom w:val="none" w:sz="0" w:space="0" w:color="auto"/>
        <w:right w:val="none" w:sz="0" w:space="0" w:color="auto"/>
      </w:divBdr>
      <w:divsChild>
        <w:div w:id="40860871">
          <w:marLeft w:val="480"/>
          <w:marRight w:val="0"/>
          <w:marTop w:val="0"/>
          <w:marBottom w:val="0"/>
          <w:divBdr>
            <w:top w:val="none" w:sz="0" w:space="0" w:color="auto"/>
            <w:left w:val="none" w:sz="0" w:space="0" w:color="auto"/>
            <w:bottom w:val="none" w:sz="0" w:space="0" w:color="auto"/>
            <w:right w:val="none" w:sz="0" w:space="0" w:color="auto"/>
          </w:divBdr>
        </w:div>
        <w:div w:id="67271625">
          <w:marLeft w:val="480"/>
          <w:marRight w:val="0"/>
          <w:marTop w:val="0"/>
          <w:marBottom w:val="0"/>
          <w:divBdr>
            <w:top w:val="none" w:sz="0" w:space="0" w:color="auto"/>
            <w:left w:val="none" w:sz="0" w:space="0" w:color="auto"/>
            <w:bottom w:val="none" w:sz="0" w:space="0" w:color="auto"/>
            <w:right w:val="none" w:sz="0" w:space="0" w:color="auto"/>
          </w:divBdr>
        </w:div>
        <w:div w:id="78866662">
          <w:marLeft w:val="480"/>
          <w:marRight w:val="0"/>
          <w:marTop w:val="0"/>
          <w:marBottom w:val="0"/>
          <w:divBdr>
            <w:top w:val="none" w:sz="0" w:space="0" w:color="auto"/>
            <w:left w:val="none" w:sz="0" w:space="0" w:color="auto"/>
            <w:bottom w:val="none" w:sz="0" w:space="0" w:color="auto"/>
            <w:right w:val="none" w:sz="0" w:space="0" w:color="auto"/>
          </w:divBdr>
        </w:div>
        <w:div w:id="154958941">
          <w:marLeft w:val="480"/>
          <w:marRight w:val="0"/>
          <w:marTop w:val="0"/>
          <w:marBottom w:val="0"/>
          <w:divBdr>
            <w:top w:val="none" w:sz="0" w:space="0" w:color="auto"/>
            <w:left w:val="none" w:sz="0" w:space="0" w:color="auto"/>
            <w:bottom w:val="none" w:sz="0" w:space="0" w:color="auto"/>
            <w:right w:val="none" w:sz="0" w:space="0" w:color="auto"/>
          </w:divBdr>
        </w:div>
        <w:div w:id="164561721">
          <w:marLeft w:val="480"/>
          <w:marRight w:val="0"/>
          <w:marTop w:val="0"/>
          <w:marBottom w:val="0"/>
          <w:divBdr>
            <w:top w:val="none" w:sz="0" w:space="0" w:color="auto"/>
            <w:left w:val="none" w:sz="0" w:space="0" w:color="auto"/>
            <w:bottom w:val="none" w:sz="0" w:space="0" w:color="auto"/>
            <w:right w:val="none" w:sz="0" w:space="0" w:color="auto"/>
          </w:divBdr>
        </w:div>
        <w:div w:id="170998149">
          <w:marLeft w:val="480"/>
          <w:marRight w:val="0"/>
          <w:marTop w:val="0"/>
          <w:marBottom w:val="0"/>
          <w:divBdr>
            <w:top w:val="none" w:sz="0" w:space="0" w:color="auto"/>
            <w:left w:val="none" w:sz="0" w:space="0" w:color="auto"/>
            <w:bottom w:val="none" w:sz="0" w:space="0" w:color="auto"/>
            <w:right w:val="none" w:sz="0" w:space="0" w:color="auto"/>
          </w:divBdr>
        </w:div>
        <w:div w:id="178007401">
          <w:marLeft w:val="480"/>
          <w:marRight w:val="0"/>
          <w:marTop w:val="0"/>
          <w:marBottom w:val="0"/>
          <w:divBdr>
            <w:top w:val="none" w:sz="0" w:space="0" w:color="auto"/>
            <w:left w:val="none" w:sz="0" w:space="0" w:color="auto"/>
            <w:bottom w:val="none" w:sz="0" w:space="0" w:color="auto"/>
            <w:right w:val="none" w:sz="0" w:space="0" w:color="auto"/>
          </w:divBdr>
        </w:div>
        <w:div w:id="179511739">
          <w:marLeft w:val="480"/>
          <w:marRight w:val="0"/>
          <w:marTop w:val="0"/>
          <w:marBottom w:val="0"/>
          <w:divBdr>
            <w:top w:val="none" w:sz="0" w:space="0" w:color="auto"/>
            <w:left w:val="none" w:sz="0" w:space="0" w:color="auto"/>
            <w:bottom w:val="none" w:sz="0" w:space="0" w:color="auto"/>
            <w:right w:val="none" w:sz="0" w:space="0" w:color="auto"/>
          </w:divBdr>
        </w:div>
        <w:div w:id="229969498">
          <w:marLeft w:val="480"/>
          <w:marRight w:val="0"/>
          <w:marTop w:val="0"/>
          <w:marBottom w:val="0"/>
          <w:divBdr>
            <w:top w:val="none" w:sz="0" w:space="0" w:color="auto"/>
            <w:left w:val="none" w:sz="0" w:space="0" w:color="auto"/>
            <w:bottom w:val="none" w:sz="0" w:space="0" w:color="auto"/>
            <w:right w:val="none" w:sz="0" w:space="0" w:color="auto"/>
          </w:divBdr>
        </w:div>
        <w:div w:id="287668033">
          <w:marLeft w:val="480"/>
          <w:marRight w:val="0"/>
          <w:marTop w:val="0"/>
          <w:marBottom w:val="0"/>
          <w:divBdr>
            <w:top w:val="none" w:sz="0" w:space="0" w:color="auto"/>
            <w:left w:val="none" w:sz="0" w:space="0" w:color="auto"/>
            <w:bottom w:val="none" w:sz="0" w:space="0" w:color="auto"/>
            <w:right w:val="none" w:sz="0" w:space="0" w:color="auto"/>
          </w:divBdr>
        </w:div>
        <w:div w:id="311564580">
          <w:marLeft w:val="480"/>
          <w:marRight w:val="0"/>
          <w:marTop w:val="0"/>
          <w:marBottom w:val="0"/>
          <w:divBdr>
            <w:top w:val="none" w:sz="0" w:space="0" w:color="auto"/>
            <w:left w:val="none" w:sz="0" w:space="0" w:color="auto"/>
            <w:bottom w:val="none" w:sz="0" w:space="0" w:color="auto"/>
            <w:right w:val="none" w:sz="0" w:space="0" w:color="auto"/>
          </w:divBdr>
        </w:div>
        <w:div w:id="318316573">
          <w:marLeft w:val="480"/>
          <w:marRight w:val="0"/>
          <w:marTop w:val="0"/>
          <w:marBottom w:val="0"/>
          <w:divBdr>
            <w:top w:val="none" w:sz="0" w:space="0" w:color="auto"/>
            <w:left w:val="none" w:sz="0" w:space="0" w:color="auto"/>
            <w:bottom w:val="none" w:sz="0" w:space="0" w:color="auto"/>
            <w:right w:val="none" w:sz="0" w:space="0" w:color="auto"/>
          </w:divBdr>
        </w:div>
        <w:div w:id="321323108">
          <w:marLeft w:val="480"/>
          <w:marRight w:val="0"/>
          <w:marTop w:val="0"/>
          <w:marBottom w:val="0"/>
          <w:divBdr>
            <w:top w:val="none" w:sz="0" w:space="0" w:color="auto"/>
            <w:left w:val="none" w:sz="0" w:space="0" w:color="auto"/>
            <w:bottom w:val="none" w:sz="0" w:space="0" w:color="auto"/>
            <w:right w:val="none" w:sz="0" w:space="0" w:color="auto"/>
          </w:divBdr>
        </w:div>
        <w:div w:id="351223004">
          <w:marLeft w:val="480"/>
          <w:marRight w:val="0"/>
          <w:marTop w:val="0"/>
          <w:marBottom w:val="0"/>
          <w:divBdr>
            <w:top w:val="none" w:sz="0" w:space="0" w:color="auto"/>
            <w:left w:val="none" w:sz="0" w:space="0" w:color="auto"/>
            <w:bottom w:val="none" w:sz="0" w:space="0" w:color="auto"/>
            <w:right w:val="none" w:sz="0" w:space="0" w:color="auto"/>
          </w:divBdr>
        </w:div>
        <w:div w:id="358776585">
          <w:marLeft w:val="480"/>
          <w:marRight w:val="0"/>
          <w:marTop w:val="0"/>
          <w:marBottom w:val="0"/>
          <w:divBdr>
            <w:top w:val="none" w:sz="0" w:space="0" w:color="auto"/>
            <w:left w:val="none" w:sz="0" w:space="0" w:color="auto"/>
            <w:bottom w:val="none" w:sz="0" w:space="0" w:color="auto"/>
            <w:right w:val="none" w:sz="0" w:space="0" w:color="auto"/>
          </w:divBdr>
        </w:div>
        <w:div w:id="380786021">
          <w:marLeft w:val="480"/>
          <w:marRight w:val="0"/>
          <w:marTop w:val="0"/>
          <w:marBottom w:val="0"/>
          <w:divBdr>
            <w:top w:val="none" w:sz="0" w:space="0" w:color="auto"/>
            <w:left w:val="none" w:sz="0" w:space="0" w:color="auto"/>
            <w:bottom w:val="none" w:sz="0" w:space="0" w:color="auto"/>
            <w:right w:val="none" w:sz="0" w:space="0" w:color="auto"/>
          </w:divBdr>
        </w:div>
        <w:div w:id="449934914">
          <w:marLeft w:val="480"/>
          <w:marRight w:val="0"/>
          <w:marTop w:val="0"/>
          <w:marBottom w:val="0"/>
          <w:divBdr>
            <w:top w:val="none" w:sz="0" w:space="0" w:color="auto"/>
            <w:left w:val="none" w:sz="0" w:space="0" w:color="auto"/>
            <w:bottom w:val="none" w:sz="0" w:space="0" w:color="auto"/>
            <w:right w:val="none" w:sz="0" w:space="0" w:color="auto"/>
          </w:divBdr>
        </w:div>
        <w:div w:id="467209211">
          <w:marLeft w:val="480"/>
          <w:marRight w:val="0"/>
          <w:marTop w:val="0"/>
          <w:marBottom w:val="0"/>
          <w:divBdr>
            <w:top w:val="none" w:sz="0" w:space="0" w:color="auto"/>
            <w:left w:val="none" w:sz="0" w:space="0" w:color="auto"/>
            <w:bottom w:val="none" w:sz="0" w:space="0" w:color="auto"/>
            <w:right w:val="none" w:sz="0" w:space="0" w:color="auto"/>
          </w:divBdr>
        </w:div>
        <w:div w:id="532572227">
          <w:marLeft w:val="480"/>
          <w:marRight w:val="0"/>
          <w:marTop w:val="0"/>
          <w:marBottom w:val="0"/>
          <w:divBdr>
            <w:top w:val="none" w:sz="0" w:space="0" w:color="auto"/>
            <w:left w:val="none" w:sz="0" w:space="0" w:color="auto"/>
            <w:bottom w:val="none" w:sz="0" w:space="0" w:color="auto"/>
            <w:right w:val="none" w:sz="0" w:space="0" w:color="auto"/>
          </w:divBdr>
        </w:div>
        <w:div w:id="671372796">
          <w:marLeft w:val="480"/>
          <w:marRight w:val="0"/>
          <w:marTop w:val="0"/>
          <w:marBottom w:val="0"/>
          <w:divBdr>
            <w:top w:val="none" w:sz="0" w:space="0" w:color="auto"/>
            <w:left w:val="none" w:sz="0" w:space="0" w:color="auto"/>
            <w:bottom w:val="none" w:sz="0" w:space="0" w:color="auto"/>
            <w:right w:val="none" w:sz="0" w:space="0" w:color="auto"/>
          </w:divBdr>
        </w:div>
        <w:div w:id="709040248">
          <w:marLeft w:val="480"/>
          <w:marRight w:val="0"/>
          <w:marTop w:val="0"/>
          <w:marBottom w:val="0"/>
          <w:divBdr>
            <w:top w:val="none" w:sz="0" w:space="0" w:color="auto"/>
            <w:left w:val="none" w:sz="0" w:space="0" w:color="auto"/>
            <w:bottom w:val="none" w:sz="0" w:space="0" w:color="auto"/>
            <w:right w:val="none" w:sz="0" w:space="0" w:color="auto"/>
          </w:divBdr>
        </w:div>
        <w:div w:id="742148197">
          <w:marLeft w:val="480"/>
          <w:marRight w:val="0"/>
          <w:marTop w:val="0"/>
          <w:marBottom w:val="0"/>
          <w:divBdr>
            <w:top w:val="none" w:sz="0" w:space="0" w:color="auto"/>
            <w:left w:val="none" w:sz="0" w:space="0" w:color="auto"/>
            <w:bottom w:val="none" w:sz="0" w:space="0" w:color="auto"/>
            <w:right w:val="none" w:sz="0" w:space="0" w:color="auto"/>
          </w:divBdr>
        </w:div>
        <w:div w:id="744423884">
          <w:marLeft w:val="480"/>
          <w:marRight w:val="0"/>
          <w:marTop w:val="0"/>
          <w:marBottom w:val="0"/>
          <w:divBdr>
            <w:top w:val="none" w:sz="0" w:space="0" w:color="auto"/>
            <w:left w:val="none" w:sz="0" w:space="0" w:color="auto"/>
            <w:bottom w:val="none" w:sz="0" w:space="0" w:color="auto"/>
            <w:right w:val="none" w:sz="0" w:space="0" w:color="auto"/>
          </w:divBdr>
        </w:div>
        <w:div w:id="765268693">
          <w:marLeft w:val="480"/>
          <w:marRight w:val="0"/>
          <w:marTop w:val="0"/>
          <w:marBottom w:val="0"/>
          <w:divBdr>
            <w:top w:val="none" w:sz="0" w:space="0" w:color="auto"/>
            <w:left w:val="none" w:sz="0" w:space="0" w:color="auto"/>
            <w:bottom w:val="none" w:sz="0" w:space="0" w:color="auto"/>
            <w:right w:val="none" w:sz="0" w:space="0" w:color="auto"/>
          </w:divBdr>
        </w:div>
        <w:div w:id="852963465">
          <w:marLeft w:val="480"/>
          <w:marRight w:val="0"/>
          <w:marTop w:val="0"/>
          <w:marBottom w:val="0"/>
          <w:divBdr>
            <w:top w:val="none" w:sz="0" w:space="0" w:color="auto"/>
            <w:left w:val="none" w:sz="0" w:space="0" w:color="auto"/>
            <w:bottom w:val="none" w:sz="0" w:space="0" w:color="auto"/>
            <w:right w:val="none" w:sz="0" w:space="0" w:color="auto"/>
          </w:divBdr>
        </w:div>
        <w:div w:id="916397920">
          <w:marLeft w:val="480"/>
          <w:marRight w:val="0"/>
          <w:marTop w:val="0"/>
          <w:marBottom w:val="0"/>
          <w:divBdr>
            <w:top w:val="none" w:sz="0" w:space="0" w:color="auto"/>
            <w:left w:val="none" w:sz="0" w:space="0" w:color="auto"/>
            <w:bottom w:val="none" w:sz="0" w:space="0" w:color="auto"/>
            <w:right w:val="none" w:sz="0" w:space="0" w:color="auto"/>
          </w:divBdr>
        </w:div>
        <w:div w:id="954020171">
          <w:marLeft w:val="480"/>
          <w:marRight w:val="0"/>
          <w:marTop w:val="0"/>
          <w:marBottom w:val="0"/>
          <w:divBdr>
            <w:top w:val="none" w:sz="0" w:space="0" w:color="auto"/>
            <w:left w:val="none" w:sz="0" w:space="0" w:color="auto"/>
            <w:bottom w:val="none" w:sz="0" w:space="0" w:color="auto"/>
            <w:right w:val="none" w:sz="0" w:space="0" w:color="auto"/>
          </w:divBdr>
        </w:div>
        <w:div w:id="1025525817">
          <w:marLeft w:val="480"/>
          <w:marRight w:val="0"/>
          <w:marTop w:val="0"/>
          <w:marBottom w:val="0"/>
          <w:divBdr>
            <w:top w:val="none" w:sz="0" w:space="0" w:color="auto"/>
            <w:left w:val="none" w:sz="0" w:space="0" w:color="auto"/>
            <w:bottom w:val="none" w:sz="0" w:space="0" w:color="auto"/>
            <w:right w:val="none" w:sz="0" w:space="0" w:color="auto"/>
          </w:divBdr>
        </w:div>
        <w:div w:id="1094665451">
          <w:marLeft w:val="480"/>
          <w:marRight w:val="0"/>
          <w:marTop w:val="0"/>
          <w:marBottom w:val="0"/>
          <w:divBdr>
            <w:top w:val="none" w:sz="0" w:space="0" w:color="auto"/>
            <w:left w:val="none" w:sz="0" w:space="0" w:color="auto"/>
            <w:bottom w:val="none" w:sz="0" w:space="0" w:color="auto"/>
            <w:right w:val="none" w:sz="0" w:space="0" w:color="auto"/>
          </w:divBdr>
        </w:div>
        <w:div w:id="1113984677">
          <w:marLeft w:val="480"/>
          <w:marRight w:val="0"/>
          <w:marTop w:val="0"/>
          <w:marBottom w:val="0"/>
          <w:divBdr>
            <w:top w:val="none" w:sz="0" w:space="0" w:color="auto"/>
            <w:left w:val="none" w:sz="0" w:space="0" w:color="auto"/>
            <w:bottom w:val="none" w:sz="0" w:space="0" w:color="auto"/>
            <w:right w:val="none" w:sz="0" w:space="0" w:color="auto"/>
          </w:divBdr>
        </w:div>
        <w:div w:id="1137601842">
          <w:marLeft w:val="480"/>
          <w:marRight w:val="0"/>
          <w:marTop w:val="0"/>
          <w:marBottom w:val="0"/>
          <w:divBdr>
            <w:top w:val="none" w:sz="0" w:space="0" w:color="auto"/>
            <w:left w:val="none" w:sz="0" w:space="0" w:color="auto"/>
            <w:bottom w:val="none" w:sz="0" w:space="0" w:color="auto"/>
            <w:right w:val="none" w:sz="0" w:space="0" w:color="auto"/>
          </w:divBdr>
        </w:div>
        <w:div w:id="1154176613">
          <w:marLeft w:val="480"/>
          <w:marRight w:val="0"/>
          <w:marTop w:val="0"/>
          <w:marBottom w:val="0"/>
          <w:divBdr>
            <w:top w:val="none" w:sz="0" w:space="0" w:color="auto"/>
            <w:left w:val="none" w:sz="0" w:space="0" w:color="auto"/>
            <w:bottom w:val="none" w:sz="0" w:space="0" w:color="auto"/>
            <w:right w:val="none" w:sz="0" w:space="0" w:color="auto"/>
          </w:divBdr>
        </w:div>
        <w:div w:id="1177501854">
          <w:marLeft w:val="480"/>
          <w:marRight w:val="0"/>
          <w:marTop w:val="0"/>
          <w:marBottom w:val="0"/>
          <w:divBdr>
            <w:top w:val="none" w:sz="0" w:space="0" w:color="auto"/>
            <w:left w:val="none" w:sz="0" w:space="0" w:color="auto"/>
            <w:bottom w:val="none" w:sz="0" w:space="0" w:color="auto"/>
            <w:right w:val="none" w:sz="0" w:space="0" w:color="auto"/>
          </w:divBdr>
        </w:div>
        <w:div w:id="1273438443">
          <w:marLeft w:val="480"/>
          <w:marRight w:val="0"/>
          <w:marTop w:val="0"/>
          <w:marBottom w:val="0"/>
          <w:divBdr>
            <w:top w:val="none" w:sz="0" w:space="0" w:color="auto"/>
            <w:left w:val="none" w:sz="0" w:space="0" w:color="auto"/>
            <w:bottom w:val="none" w:sz="0" w:space="0" w:color="auto"/>
            <w:right w:val="none" w:sz="0" w:space="0" w:color="auto"/>
          </w:divBdr>
        </w:div>
        <w:div w:id="1287659718">
          <w:marLeft w:val="480"/>
          <w:marRight w:val="0"/>
          <w:marTop w:val="0"/>
          <w:marBottom w:val="0"/>
          <w:divBdr>
            <w:top w:val="none" w:sz="0" w:space="0" w:color="auto"/>
            <w:left w:val="none" w:sz="0" w:space="0" w:color="auto"/>
            <w:bottom w:val="none" w:sz="0" w:space="0" w:color="auto"/>
            <w:right w:val="none" w:sz="0" w:space="0" w:color="auto"/>
          </w:divBdr>
        </w:div>
        <w:div w:id="1305088079">
          <w:marLeft w:val="480"/>
          <w:marRight w:val="0"/>
          <w:marTop w:val="0"/>
          <w:marBottom w:val="0"/>
          <w:divBdr>
            <w:top w:val="none" w:sz="0" w:space="0" w:color="auto"/>
            <w:left w:val="none" w:sz="0" w:space="0" w:color="auto"/>
            <w:bottom w:val="none" w:sz="0" w:space="0" w:color="auto"/>
            <w:right w:val="none" w:sz="0" w:space="0" w:color="auto"/>
          </w:divBdr>
        </w:div>
        <w:div w:id="1306204619">
          <w:marLeft w:val="480"/>
          <w:marRight w:val="0"/>
          <w:marTop w:val="0"/>
          <w:marBottom w:val="0"/>
          <w:divBdr>
            <w:top w:val="none" w:sz="0" w:space="0" w:color="auto"/>
            <w:left w:val="none" w:sz="0" w:space="0" w:color="auto"/>
            <w:bottom w:val="none" w:sz="0" w:space="0" w:color="auto"/>
            <w:right w:val="none" w:sz="0" w:space="0" w:color="auto"/>
          </w:divBdr>
        </w:div>
        <w:div w:id="1307128358">
          <w:marLeft w:val="480"/>
          <w:marRight w:val="0"/>
          <w:marTop w:val="0"/>
          <w:marBottom w:val="0"/>
          <w:divBdr>
            <w:top w:val="none" w:sz="0" w:space="0" w:color="auto"/>
            <w:left w:val="none" w:sz="0" w:space="0" w:color="auto"/>
            <w:bottom w:val="none" w:sz="0" w:space="0" w:color="auto"/>
            <w:right w:val="none" w:sz="0" w:space="0" w:color="auto"/>
          </w:divBdr>
        </w:div>
        <w:div w:id="1359889111">
          <w:marLeft w:val="480"/>
          <w:marRight w:val="0"/>
          <w:marTop w:val="0"/>
          <w:marBottom w:val="0"/>
          <w:divBdr>
            <w:top w:val="none" w:sz="0" w:space="0" w:color="auto"/>
            <w:left w:val="none" w:sz="0" w:space="0" w:color="auto"/>
            <w:bottom w:val="none" w:sz="0" w:space="0" w:color="auto"/>
            <w:right w:val="none" w:sz="0" w:space="0" w:color="auto"/>
          </w:divBdr>
        </w:div>
        <w:div w:id="1391999018">
          <w:marLeft w:val="480"/>
          <w:marRight w:val="0"/>
          <w:marTop w:val="0"/>
          <w:marBottom w:val="0"/>
          <w:divBdr>
            <w:top w:val="none" w:sz="0" w:space="0" w:color="auto"/>
            <w:left w:val="none" w:sz="0" w:space="0" w:color="auto"/>
            <w:bottom w:val="none" w:sz="0" w:space="0" w:color="auto"/>
            <w:right w:val="none" w:sz="0" w:space="0" w:color="auto"/>
          </w:divBdr>
        </w:div>
        <w:div w:id="1549680455">
          <w:marLeft w:val="480"/>
          <w:marRight w:val="0"/>
          <w:marTop w:val="0"/>
          <w:marBottom w:val="0"/>
          <w:divBdr>
            <w:top w:val="none" w:sz="0" w:space="0" w:color="auto"/>
            <w:left w:val="none" w:sz="0" w:space="0" w:color="auto"/>
            <w:bottom w:val="none" w:sz="0" w:space="0" w:color="auto"/>
            <w:right w:val="none" w:sz="0" w:space="0" w:color="auto"/>
          </w:divBdr>
        </w:div>
        <w:div w:id="1580484604">
          <w:marLeft w:val="480"/>
          <w:marRight w:val="0"/>
          <w:marTop w:val="0"/>
          <w:marBottom w:val="0"/>
          <w:divBdr>
            <w:top w:val="none" w:sz="0" w:space="0" w:color="auto"/>
            <w:left w:val="none" w:sz="0" w:space="0" w:color="auto"/>
            <w:bottom w:val="none" w:sz="0" w:space="0" w:color="auto"/>
            <w:right w:val="none" w:sz="0" w:space="0" w:color="auto"/>
          </w:divBdr>
        </w:div>
        <w:div w:id="1605920024">
          <w:marLeft w:val="480"/>
          <w:marRight w:val="0"/>
          <w:marTop w:val="0"/>
          <w:marBottom w:val="0"/>
          <w:divBdr>
            <w:top w:val="none" w:sz="0" w:space="0" w:color="auto"/>
            <w:left w:val="none" w:sz="0" w:space="0" w:color="auto"/>
            <w:bottom w:val="none" w:sz="0" w:space="0" w:color="auto"/>
            <w:right w:val="none" w:sz="0" w:space="0" w:color="auto"/>
          </w:divBdr>
        </w:div>
        <w:div w:id="1641376379">
          <w:marLeft w:val="480"/>
          <w:marRight w:val="0"/>
          <w:marTop w:val="0"/>
          <w:marBottom w:val="0"/>
          <w:divBdr>
            <w:top w:val="none" w:sz="0" w:space="0" w:color="auto"/>
            <w:left w:val="none" w:sz="0" w:space="0" w:color="auto"/>
            <w:bottom w:val="none" w:sz="0" w:space="0" w:color="auto"/>
            <w:right w:val="none" w:sz="0" w:space="0" w:color="auto"/>
          </w:divBdr>
        </w:div>
        <w:div w:id="1644697752">
          <w:marLeft w:val="480"/>
          <w:marRight w:val="0"/>
          <w:marTop w:val="0"/>
          <w:marBottom w:val="0"/>
          <w:divBdr>
            <w:top w:val="none" w:sz="0" w:space="0" w:color="auto"/>
            <w:left w:val="none" w:sz="0" w:space="0" w:color="auto"/>
            <w:bottom w:val="none" w:sz="0" w:space="0" w:color="auto"/>
            <w:right w:val="none" w:sz="0" w:space="0" w:color="auto"/>
          </w:divBdr>
        </w:div>
        <w:div w:id="1693799533">
          <w:marLeft w:val="480"/>
          <w:marRight w:val="0"/>
          <w:marTop w:val="0"/>
          <w:marBottom w:val="0"/>
          <w:divBdr>
            <w:top w:val="none" w:sz="0" w:space="0" w:color="auto"/>
            <w:left w:val="none" w:sz="0" w:space="0" w:color="auto"/>
            <w:bottom w:val="none" w:sz="0" w:space="0" w:color="auto"/>
            <w:right w:val="none" w:sz="0" w:space="0" w:color="auto"/>
          </w:divBdr>
        </w:div>
        <w:div w:id="1704288709">
          <w:marLeft w:val="480"/>
          <w:marRight w:val="0"/>
          <w:marTop w:val="0"/>
          <w:marBottom w:val="0"/>
          <w:divBdr>
            <w:top w:val="none" w:sz="0" w:space="0" w:color="auto"/>
            <w:left w:val="none" w:sz="0" w:space="0" w:color="auto"/>
            <w:bottom w:val="none" w:sz="0" w:space="0" w:color="auto"/>
            <w:right w:val="none" w:sz="0" w:space="0" w:color="auto"/>
          </w:divBdr>
        </w:div>
        <w:div w:id="1711225870">
          <w:marLeft w:val="480"/>
          <w:marRight w:val="0"/>
          <w:marTop w:val="0"/>
          <w:marBottom w:val="0"/>
          <w:divBdr>
            <w:top w:val="none" w:sz="0" w:space="0" w:color="auto"/>
            <w:left w:val="none" w:sz="0" w:space="0" w:color="auto"/>
            <w:bottom w:val="none" w:sz="0" w:space="0" w:color="auto"/>
            <w:right w:val="none" w:sz="0" w:space="0" w:color="auto"/>
          </w:divBdr>
        </w:div>
        <w:div w:id="1735204456">
          <w:marLeft w:val="480"/>
          <w:marRight w:val="0"/>
          <w:marTop w:val="0"/>
          <w:marBottom w:val="0"/>
          <w:divBdr>
            <w:top w:val="none" w:sz="0" w:space="0" w:color="auto"/>
            <w:left w:val="none" w:sz="0" w:space="0" w:color="auto"/>
            <w:bottom w:val="none" w:sz="0" w:space="0" w:color="auto"/>
            <w:right w:val="none" w:sz="0" w:space="0" w:color="auto"/>
          </w:divBdr>
        </w:div>
        <w:div w:id="1757365418">
          <w:marLeft w:val="480"/>
          <w:marRight w:val="0"/>
          <w:marTop w:val="0"/>
          <w:marBottom w:val="0"/>
          <w:divBdr>
            <w:top w:val="none" w:sz="0" w:space="0" w:color="auto"/>
            <w:left w:val="none" w:sz="0" w:space="0" w:color="auto"/>
            <w:bottom w:val="none" w:sz="0" w:space="0" w:color="auto"/>
            <w:right w:val="none" w:sz="0" w:space="0" w:color="auto"/>
          </w:divBdr>
        </w:div>
        <w:div w:id="1964648223">
          <w:marLeft w:val="480"/>
          <w:marRight w:val="0"/>
          <w:marTop w:val="0"/>
          <w:marBottom w:val="0"/>
          <w:divBdr>
            <w:top w:val="none" w:sz="0" w:space="0" w:color="auto"/>
            <w:left w:val="none" w:sz="0" w:space="0" w:color="auto"/>
            <w:bottom w:val="none" w:sz="0" w:space="0" w:color="auto"/>
            <w:right w:val="none" w:sz="0" w:space="0" w:color="auto"/>
          </w:divBdr>
        </w:div>
      </w:divsChild>
    </w:div>
    <w:div w:id="541598270">
      <w:marLeft w:val="640"/>
      <w:marRight w:val="0"/>
      <w:marTop w:val="0"/>
      <w:marBottom w:val="0"/>
      <w:divBdr>
        <w:top w:val="none" w:sz="0" w:space="0" w:color="auto"/>
        <w:left w:val="none" w:sz="0" w:space="0" w:color="auto"/>
        <w:bottom w:val="none" w:sz="0" w:space="0" w:color="auto"/>
        <w:right w:val="none" w:sz="0" w:space="0" w:color="auto"/>
      </w:divBdr>
    </w:div>
    <w:div w:id="541943523">
      <w:bodyDiv w:val="1"/>
      <w:marLeft w:val="0"/>
      <w:marRight w:val="0"/>
      <w:marTop w:val="0"/>
      <w:marBottom w:val="0"/>
      <w:divBdr>
        <w:top w:val="none" w:sz="0" w:space="0" w:color="auto"/>
        <w:left w:val="none" w:sz="0" w:space="0" w:color="auto"/>
        <w:bottom w:val="none" w:sz="0" w:space="0" w:color="auto"/>
        <w:right w:val="none" w:sz="0" w:space="0" w:color="auto"/>
      </w:divBdr>
    </w:div>
    <w:div w:id="542134016">
      <w:marLeft w:val="640"/>
      <w:marRight w:val="0"/>
      <w:marTop w:val="0"/>
      <w:marBottom w:val="0"/>
      <w:divBdr>
        <w:top w:val="none" w:sz="0" w:space="0" w:color="auto"/>
        <w:left w:val="none" w:sz="0" w:space="0" w:color="auto"/>
        <w:bottom w:val="none" w:sz="0" w:space="0" w:color="auto"/>
        <w:right w:val="none" w:sz="0" w:space="0" w:color="auto"/>
      </w:divBdr>
    </w:div>
    <w:div w:id="544101118">
      <w:marLeft w:val="480"/>
      <w:marRight w:val="0"/>
      <w:marTop w:val="0"/>
      <w:marBottom w:val="0"/>
      <w:divBdr>
        <w:top w:val="none" w:sz="0" w:space="0" w:color="auto"/>
        <w:left w:val="none" w:sz="0" w:space="0" w:color="auto"/>
        <w:bottom w:val="none" w:sz="0" w:space="0" w:color="auto"/>
        <w:right w:val="none" w:sz="0" w:space="0" w:color="auto"/>
      </w:divBdr>
    </w:div>
    <w:div w:id="545458289">
      <w:marLeft w:val="640"/>
      <w:marRight w:val="0"/>
      <w:marTop w:val="0"/>
      <w:marBottom w:val="0"/>
      <w:divBdr>
        <w:top w:val="none" w:sz="0" w:space="0" w:color="auto"/>
        <w:left w:val="none" w:sz="0" w:space="0" w:color="auto"/>
        <w:bottom w:val="none" w:sz="0" w:space="0" w:color="auto"/>
        <w:right w:val="none" w:sz="0" w:space="0" w:color="auto"/>
      </w:divBdr>
    </w:div>
    <w:div w:id="546572087">
      <w:marLeft w:val="480"/>
      <w:marRight w:val="0"/>
      <w:marTop w:val="0"/>
      <w:marBottom w:val="0"/>
      <w:divBdr>
        <w:top w:val="none" w:sz="0" w:space="0" w:color="auto"/>
        <w:left w:val="none" w:sz="0" w:space="0" w:color="auto"/>
        <w:bottom w:val="none" w:sz="0" w:space="0" w:color="auto"/>
        <w:right w:val="none" w:sz="0" w:space="0" w:color="auto"/>
      </w:divBdr>
    </w:div>
    <w:div w:id="547954092">
      <w:bodyDiv w:val="1"/>
      <w:marLeft w:val="0"/>
      <w:marRight w:val="0"/>
      <w:marTop w:val="0"/>
      <w:marBottom w:val="0"/>
      <w:divBdr>
        <w:top w:val="none" w:sz="0" w:space="0" w:color="auto"/>
        <w:left w:val="none" w:sz="0" w:space="0" w:color="auto"/>
        <w:bottom w:val="none" w:sz="0" w:space="0" w:color="auto"/>
        <w:right w:val="none" w:sz="0" w:space="0" w:color="auto"/>
      </w:divBdr>
      <w:divsChild>
        <w:div w:id="421027207">
          <w:marLeft w:val="640"/>
          <w:marRight w:val="0"/>
          <w:marTop w:val="0"/>
          <w:marBottom w:val="0"/>
          <w:divBdr>
            <w:top w:val="none" w:sz="0" w:space="0" w:color="auto"/>
            <w:left w:val="none" w:sz="0" w:space="0" w:color="auto"/>
            <w:bottom w:val="none" w:sz="0" w:space="0" w:color="auto"/>
            <w:right w:val="none" w:sz="0" w:space="0" w:color="auto"/>
          </w:divBdr>
        </w:div>
        <w:div w:id="995650208">
          <w:marLeft w:val="640"/>
          <w:marRight w:val="0"/>
          <w:marTop w:val="0"/>
          <w:marBottom w:val="0"/>
          <w:divBdr>
            <w:top w:val="none" w:sz="0" w:space="0" w:color="auto"/>
            <w:left w:val="none" w:sz="0" w:space="0" w:color="auto"/>
            <w:bottom w:val="none" w:sz="0" w:space="0" w:color="auto"/>
            <w:right w:val="none" w:sz="0" w:space="0" w:color="auto"/>
          </w:divBdr>
        </w:div>
        <w:div w:id="1573349849">
          <w:marLeft w:val="640"/>
          <w:marRight w:val="0"/>
          <w:marTop w:val="0"/>
          <w:marBottom w:val="0"/>
          <w:divBdr>
            <w:top w:val="none" w:sz="0" w:space="0" w:color="auto"/>
            <w:left w:val="none" w:sz="0" w:space="0" w:color="auto"/>
            <w:bottom w:val="none" w:sz="0" w:space="0" w:color="auto"/>
            <w:right w:val="none" w:sz="0" w:space="0" w:color="auto"/>
          </w:divBdr>
        </w:div>
        <w:div w:id="1242181146">
          <w:marLeft w:val="640"/>
          <w:marRight w:val="0"/>
          <w:marTop w:val="0"/>
          <w:marBottom w:val="0"/>
          <w:divBdr>
            <w:top w:val="none" w:sz="0" w:space="0" w:color="auto"/>
            <w:left w:val="none" w:sz="0" w:space="0" w:color="auto"/>
            <w:bottom w:val="none" w:sz="0" w:space="0" w:color="auto"/>
            <w:right w:val="none" w:sz="0" w:space="0" w:color="auto"/>
          </w:divBdr>
        </w:div>
        <w:div w:id="569652901">
          <w:marLeft w:val="640"/>
          <w:marRight w:val="0"/>
          <w:marTop w:val="0"/>
          <w:marBottom w:val="0"/>
          <w:divBdr>
            <w:top w:val="none" w:sz="0" w:space="0" w:color="auto"/>
            <w:left w:val="none" w:sz="0" w:space="0" w:color="auto"/>
            <w:bottom w:val="none" w:sz="0" w:space="0" w:color="auto"/>
            <w:right w:val="none" w:sz="0" w:space="0" w:color="auto"/>
          </w:divBdr>
        </w:div>
        <w:div w:id="224609266">
          <w:marLeft w:val="640"/>
          <w:marRight w:val="0"/>
          <w:marTop w:val="0"/>
          <w:marBottom w:val="0"/>
          <w:divBdr>
            <w:top w:val="none" w:sz="0" w:space="0" w:color="auto"/>
            <w:left w:val="none" w:sz="0" w:space="0" w:color="auto"/>
            <w:bottom w:val="none" w:sz="0" w:space="0" w:color="auto"/>
            <w:right w:val="none" w:sz="0" w:space="0" w:color="auto"/>
          </w:divBdr>
        </w:div>
        <w:div w:id="1321278092">
          <w:marLeft w:val="640"/>
          <w:marRight w:val="0"/>
          <w:marTop w:val="0"/>
          <w:marBottom w:val="0"/>
          <w:divBdr>
            <w:top w:val="none" w:sz="0" w:space="0" w:color="auto"/>
            <w:left w:val="none" w:sz="0" w:space="0" w:color="auto"/>
            <w:bottom w:val="none" w:sz="0" w:space="0" w:color="auto"/>
            <w:right w:val="none" w:sz="0" w:space="0" w:color="auto"/>
          </w:divBdr>
        </w:div>
        <w:div w:id="1798600973">
          <w:marLeft w:val="640"/>
          <w:marRight w:val="0"/>
          <w:marTop w:val="0"/>
          <w:marBottom w:val="0"/>
          <w:divBdr>
            <w:top w:val="none" w:sz="0" w:space="0" w:color="auto"/>
            <w:left w:val="none" w:sz="0" w:space="0" w:color="auto"/>
            <w:bottom w:val="none" w:sz="0" w:space="0" w:color="auto"/>
            <w:right w:val="none" w:sz="0" w:space="0" w:color="auto"/>
          </w:divBdr>
        </w:div>
        <w:div w:id="383599596">
          <w:marLeft w:val="640"/>
          <w:marRight w:val="0"/>
          <w:marTop w:val="0"/>
          <w:marBottom w:val="0"/>
          <w:divBdr>
            <w:top w:val="none" w:sz="0" w:space="0" w:color="auto"/>
            <w:left w:val="none" w:sz="0" w:space="0" w:color="auto"/>
            <w:bottom w:val="none" w:sz="0" w:space="0" w:color="auto"/>
            <w:right w:val="none" w:sz="0" w:space="0" w:color="auto"/>
          </w:divBdr>
        </w:div>
        <w:div w:id="50542825">
          <w:marLeft w:val="640"/>
          <w:marRight w:val="0"/>
          <w:marTop w:val="0"/>
          <w:marBottom w:val="0"/>
          <w:divBdr>
            <w:top w:val="none" w:sz="0" w:space="0" w:color="auto"/>
            <w:left w:val="none" w:sz="0" w:space="0" w:color="auto"/>
            <w:bottom w:val="none" w:sz="0" w:space="0" w:color="auto"/>
            <w:right w:val="none" w:sz="0" w:space="0" w:color="auto"/>
          </w:divBdr>
        </w:div>
        <w:div w:id="1617759204">
          <w:marLeft w:val="640"/>
          <w:marRight w:val="0"/>
          <w:marTop w:val="0"/>
          <w:marBottom w:val="0"/>
          <w:divBdr>
            <w:top w:val="none" w:sz="0" w:space="0" w:color="auto"/>
            <w:left w:val="none" w:sz="0" w:space="0" w:color="auto"/>
            <w:bottom w:val="none" w:sz="0" w:space="0" w:color="auto"/>
            <w:right w:val="none" w:sz="0" w:space="0" w:color="auto"/>
          </w:divBdr>
        </w:div>
        <w:div w:id="926158308">
          <w:marLeft w:val="640"/>
          <w:marRight w:val="0"/>
          <w:marTop w:val="0"/>
          <w:marBottom w:val="0"/>
          <w:divBdr>
            <w:top w:val="none" w:sz="0" w:space="0" w:color="auto"/>
            <w:left w:val="none" w:sz="0" w:space="0" w:color="auto"/>
            <w:bottom w:val="none" w:sz="0" w:space="0" w:color="auto"/>
            <w:right w:val="none" w:sz="0" w:space="0" w:color="auto"/>
          </w:divBdr>
        </w:div>
        <w:div w:id="1612279683">
          <w:marLeft w:val="640"/>
          <w:marRight w:val="0"/>
          <w:marTop w:val="0"/>
          <w:marBottom w:val="0"/>
          <w:divBdr>
            <w:top w:val="none" w:sz="0" w:space="0" w:color="auto"/>
            <w:left w:val="none" w:sz="0" w:space="0" w:color="auto"/>
            <w:bottom w:val="none" w:sz="0" w:space="0" w:color="auto"/>
            <w:right w:val="none" w:sz="0" w:space="0" w:color="auto"/>
          </w:divBdr>
        </w:div>
        <w:div w:id="497380604">
          <w:marLeft w:val="640"/>
          <w:marRight w:val="0"/>
          <w:marTop w:val="0"/>
          <w:marBottom w:val="0"/>
          <w:divBdr>
            <w:top w:val="none" w:sz="0" w:space="0" w:color="auto"/>
            <w:left w:val="none" w:sz="0" w:space="0" w:color="auto"/>
            <w:bottom w:val="none" w:sz="0" w:space="0" w:color="auto"/>
            <w:right w:val="none" w:sz="0" w:space="0" w:color="auto"/>
          </w:divBdr>
        </w:div>
        <w:div w:id="2131511731">
          <w:marLeft w:val="640"/>
          <w:marRight w:val="0"/>
          <w:marTop w:val="0"/>
          <w:marBottom w:val="0"/>
          <w:divBdr>
            <w:top w:val="none" w:sz="0" w:space="0" w:color="auto"/>
            <w:left w:val="none" w:sz="0" w:space="0" w:color="auto"/>
            <w:bottom w:val="none" w:sz="0" w:space="0" w:color="auto"/>
            <w:right w:val="none" w:sz="0" w:space="0" w:color="auto"/>
          </w:divBdr>
        </w:div>
        <w:div w:id="1345791474">
          <w:marLeft w:val="640"/>
          <w:marRight w:val="0"/>
          <w:marTop w:val="0"/>
          <w:marBottom w:val="0"/>
          <w:divBdr>
            <w:top w:val="none" w:sz="0" w:space="0" w:color="auto"/>
            <w:left w:val="none" w:sz="0" w:space="0" w:color="auto"/>
            <w:bottom w:val="none" w:sz="0" w:space="0" w:color="auto"/>
            <w:right w:val="none" w:sz="0" w:space="0" w:color="auto"/>
          </w:divBdr>
        </w:div>
        <w:div w:id="377702960">
          <w:marLeft w:val="640"/>
          <w:marRight w:val="0"/>
          <w:marTop w:val="0"/>
          <w:marBottom w:val="0"/>
          <w:divBdr>
            <w:top w:val="none" w:sz="0" w:space="0" w:color="auto"/>
            <w:left w:val="none" w:sz="0" w:space="0" w:color="auto"/>
            <w:bottom w:val="none" w:sz="0" w:space="0" w:color="auto"/>
            <w:right w:val="none" w:sz="0" w:space="0" w:color="auto"/>
          </w:divBdr>
        </w:div>
        <w:div w:id="1988317600">
          <w:marLeft w:val="640"/>
          <w:marRight w:val="0"/>
          <w:marTop w:val="0"/>
          <w:marBottom w:val="0"/>
          <w:divBdr>
            <w:top w:val="none" w:sz="0" w:space="0" w:color="auto"/>
            <w:left w:val="none" w:sz="0" w:space="0" w:color="auto"/>
            <w:bottom w:val="none" w:sz="0" w:space="0" w:color="auto"/>
            <w:right w:val="none" w:sz="0" w:space="0" w:color="auto"/>
          </w:divBdr>
        </w:div>
        <w:div w:id="205407951">
          <w:marLeft w:val="640"/>
          <w:marRight w:val="0"/>
          <w:marTop w:val="0"/>
          <w:marBottom w:val="0"/>
          <w:divBdr>
            <w:top w:val="none" w:sz="0" w:space="0" w:color="auto"/>
            <w:left w:val="none" w:sz="0" w:space="0" w:color="auto"/>
            <w:bottom w:val="none" w:sz="0" w:space="0" w:color="auto"/>
            <w:right w:val="none" w:sz="0" w:space="0" w:color="auto"/>
          </w:divBdr>
        </w:div>
        <w:div w:id="1079403207">
          <w:marLeft w:val="640"/>
          <w:marRight w:val="0"/>
          <w:marTop w:val="0"/>
          <w:marBottom w:val="0"/>
          <w:divBdr>
            <w:top w:val="none" w:sz="0" w:space="0" w:color="auto"/>
            <w:left w:val="none" w:sz="0" w:space="0" w:color="auto"/>
            <w:bottom w:val="none" w:sz="0" w:space="0" w:color="auto"/>
            <w:right w:val="none" w:sz="0" w:space="0" w:color="auto"/>
          </w:divBdr>
        </w:div>
        <w:div w:id="668293284">
          <w:marLeft w:val="640"/>
          <w:marRight w:val="0"/>
          <w:marTop w:val="0"/>
          <w:marBottom w:val="0"/>
          <w:divBdr>
            <w:top w:val="none" w:sz="0" w:space="0" w:color="auto"/>
            <w:left w:val="none" w:sz="0" w:space="0" w:color="auto"/>
            <w:bottom w:val="none" w:sz="0" w:space="0" w:color="auto"/>
            <w:right w:val="none" w:sz="0" w:space="0" w:color="auto"/>
          </w:divBdr>
        </w:div>
        <w:div w:id="788084295">
          <w:marLeft w:val="640"/>
          <w:marRight w:val="0"/>
          <w:marTop w:val="0"/>
          <w:marBottom w:val="0"/>
          <w:divBdr>
            <w:top w:val="none" w:sz="0" w:space="0" w:color="auto"/>
            <w:left w:val="none" w:sz="0" w:space="0" w:color="auto"/>
            <w:bottom w:val="none" w:sz="0" w:space="0" w:color="auto"/>
            <w:right w:val="none" w:sz="0" w:space="0" w:color="auto"/>
          </w:divBdr>
        </w:div>
        <w:div w:id="703020339">
          <w:marLeft w:val="640"/>
          <w:marRight w:val="0"/>
          <w:marTop w:val="0"/>
          <w:marBottom w:val="0"/>
          <w:divBdr>
            <w:top w:val="none" w:sz="0" w:space="0" w:color="auto"/>
            <w:left w:val="none" w:sz="0" w:space="0" w:color="auto"/>
            <w:bottom w:val="none" w:sz="0" w:space="0" w:color="auto"/>
            <w:right w:val="none" w:sz="0" w:space="0" w:color="auto"/>
          </w:divBdr>
        </w:div>
        <w:div w:id="823862347">
          <w:marLeft w:val="640"/>
          <w:marRight w:val="0"/>
          <w:marTop w:val="0"/>
          <w:marBottom w:val="0"/>
          <w:divBdr>
            <w:top w:val="none" w:sz="0" w:space="0" w:color="auto"/>
            <w:left w:val="none" w:sz="0" w:space="0" w:color="auto"/>
            <w:bottom w:val="none" w:sz="0" w:space="0" w:color="auto"/>
            <w:right w:val="none" w:sz="0" w:space="0" w:color="auto"/>
          </w:divBdr>
        </w:div>
        <w:div w:id="1545633264">
          <w:marLeft w:val="640"/>
          <w:marRight w:val="0"/>
          <w:marTop w:val="0"/>
          <w:marBottom w:val="0"/>
          <w:divBdr>
            <w:top w:val="none" w:sz="0" w:space="0" w:color="auto"/>
            <w:left w:val="none" w:sz="0" w:space="0" w:color="auto"/>
            <w:bottom w:val="none" w:sz="0" w:space="0" w:color="auto"/>
            <w:right w:val="none" w:sz="0" w:space="0" w:color="auto"/>
          </w:divBdr>
        </w:div>
        <w:div w:id="308174090">
          <w:marLeft w:val="640"/>
          <w:marRight w:val="0"/>
          <w:marTop w:val="0"/>
          <w:marBottom w:val="0"/>
          <w:divBdr>
            <w:top w:val="none" w:sz="0" w:space="0" w:color="auto"/>
            <w:left w:val="none" w:sz="0" w:space="0" w:color="auto"/>
            <w:bottom w:val="none" w:sz="0" w:space="0" w:color="auto"/>
            <w:right w:val="none" w:sz="0" w:space="0" w:color="auto"/>
          </w:divBdr>
        </w:div>
        <w:div w:id="1699354118">
          <w:marLeft w:val="640"/>
          <w:marRight w:val="0"/>
          <w:marTop w:val="0"/>
          <w:marBottom w:val="0"/>
          <w:divBdr>
            <w:top w:val="none" w:sz="0" w:space="0" w:color="auto"/>
            <w:left w:val="none" w:sz="0" w:space="0" w:color="auto"/>
            <w:bottom w:val="none" w:sz="0" w:space="0" w:color="auto"/>
            <w:right w:val="none" w:sz="0" w:space="0" w:color="auto"/>
          </w:divBdr>
        </w:div>
        <w:div w:id="1645694271">
          <w:marLeft w:val="640"/>
          <w:marRight w:val="0"/>
          <w:marTop w:val="0"/>
          <w:marBottom w:val="0"/>
          <w:divBdr>
            <w:top w:val="none" w:sz="0" w:space="0" w:color="auto"/>
            <w:left w:val="none" w:sz="0" w:space="0" w:color="auto"/>
            <w:bottom w:val="none" w:sz="0" w:space="0" w:color="auto"/>
            <w:right w:val="none" w:sz="0" w:space="0" w:color="auto"/>
          </w:divBdr>
        </w:div>
        <w:div w:id="89930698">
          <w:marLeft w:val="640"/>
          <w:marRight w:val="0"/>
          <w:marTop w:val="0"/>
          <w:marBottom w:val="0"/>
          <w:divBdr>
            <w:top w:val="none" w:sz="0" w:space="0" w:color="auto"/>
            <w:left w:val="none" w:sz="0" w:space="0" w:color="auto"/>
            <w:bottom w:val="none" w:sz="0" w:space="0" w:color="auto"/>
            <w:right w:val="none" w:sz="0" w:space="0" w:color="auto"/>
          </w:divBdr>
        </w:div>
        <w:div w:id="1842159026">
          <w:marLeft w:val="640"/>
          <w:marRight w:val="0"/>
          <w:marTop w:val="0"/>
          <w:marBottom w:val="0"/>
          <w:divBdr>
            <w:top w:val="none" w:sz="0" w:space="0" w:color="auto"/>
            <w:left w:val="none" w:sz="0" w:space="0" w:color="auto"/>
            <w:bottom w:val="none" w:sz="0" w:space="0" w:color="auto"/>
            <w:right w:val="none" w:sz="0" w:space="0" w:color="auto"/>
          </w:divBdr>
        </w:div>
        <w:div w:id="925265616">
          <w:marLeft w:val="640"/>
          <w:marRight w:val="0"/>
          <w:marTop w:val="0"/>
          <w:marBottom w:val="0"/>
          <w:divBdr>
            <w:top w:val="none" w:sz="0" w:space="0" w:color="auto"/>
            <w:left w:val="none" w:sz="0" w:space="0" w:color="auto"/>
            <w:bottom w:val="none" w:sz="0" w:space="0" w:color="auto"/>
            <w:right w:val="none" w:sz="0" w:space="0" w:color="auto"/>
          </w:divBdr>
        </w:div>
        <w:div w:id="1106729528">
          <w:marLeft w:val="640"/>
          <w:marRight w:val="0"/>
          <w:marTop w:val="0"/>
          <w:marBottom w:val="0"/>
          <w:divBdr>
            <w:top w:val="none" w:sz="0" w:space="0" w:color="auto"/>
            <w:left w:val="none" w:sz="0" w:space="0" w:color="auto"/>
            <w:bottom w:val="none" w:sz="0" w:space="0" w:color="auto"/>
            <w:right w:val="none" w:sz="0" w:space="0" w:color="auto"/>
          </w:divBdr>
        </w:div>
        <w:div w:id="1943300986">
          <w:marLeft w:val="640"/>
          <w:marRight w:val="0"/>
          <w:marTop w:val="0"/>
          <w:marBottom w:val="0"/>
          <w:divBdr>
            <w:top w:val="none" w:sz="0" w:space="0" w:color="auto"/>
            <w:left w:val="none" w:sz="0" w:space="0" w:color="auto"/>
            <w:bottom w:val="none" w:sz="0" w:space="0" w:color="auto"/>
            <w:right w:val="none" w:sz="0" w:space="0" w:color="auto"/>
          </w:divBdr>
        </w:div>
        <w:div w:id="1819880441">
          <w:marLeft w:val="640"/>
          <w:marRight w:val="0"/>
          <w:marTop w:val="0"/>
          <w:marBottom w:val="0"/>
          <w:divBdr>
            <w:top w:val="none" w:sz="0" w:space="0" w:color="auto"/>
            <w:left w:val="none" w:sz="0" w:space="0" w:color="auto"/>
            <w:bottom w:val="none" w:sz="0" w:space="0" w:color="auto"/>
            <w:right w:val="none" w:sz="0" w:space="0" w:color="auto"/>
          </w:divBdr>
        </w:div>
        <w:div w:id="2009863991">
          <w:marLeft w:val="640"/>
          <w:marRight w:val="0"/>
          <w:marTop w:val="0"/>
          <w:marBottom w:val="0"/>
          <w:divBdr>
            <w:top w:val="none" w:sz="0" w:space="0" w:color="auto"/>
            <w:left w:val="none" w:sz="0" w:space="0" w:color="auto"/>
            <w:bottom w:val="none" w:sz="0" w:space="0" w:color="auto"/>
            <w:right w:val="none" w:sz="0" w:space="0" w:color="auto"/>
          </w:divBdr>
        </w:div>
        <w:div w:id="1635669820">
          <w:marLeft w:val="640"/>
          <w:marRight w:val="0"/>
          <w:marTop w:val="0"/>
          <w:marBottom w:val="0"/>
          <w:divBdr>
            <w:top w:val="none" w:sz="0" w:space="0" w:color="auto"/>
            <w:left w:val="none" w:sz="0" w:space="0" w:color="auto"/>
            <w:bottom w:val="none" w:sz="0" w:space="0" w:color="auto"/>
            <w:right w:val="none" w:sz="0" w:space="0" w:color="auto"/>
          </w:divBdr>
        </w:div>
        <w:div w:id="409890139">
          <w:marLeft w:val="640"/>
          <w:marRight w:val="0"/>
          <w:marTop w:val="0"/>
          <w:marBottom w:val="0"/>
          <w:divBdr>
            <w:top w:val="none" w:sz="0" w:space="0" w:color="auto"/>
            <w:left w:val="none" w:sz="0" w:space="0" w:color="auto"/>
            <w:bottom w:val="none" w:sz="0" w:space="0" w:color="auto"/>
            <w:right w:val="none" w:sz="0" w:space="0" w:color="auto"/>
          </w:divBdr>
        </w:div>
        <w:div w:id="2011255113">
          <w:marLeft w:val="640"/>
          <w:marRight w:val="0"/>
          <w:marTop w:val="0"/>
          <w:marBottom w:val="0"/>
          <w:divBdr>
            <w:top w:val="none" w:sz="0" w:space="0" w:color="auto"/>
            <w:left w:val="none" w:sz="0" w:space="0" w:color="auto"/>
            <w:bottom w:val="none" w:sz="0" w:space="0" w:color="auto"/>
            <w:right w:val="none" w:sz="0" w:space="0" w:color="auto"/>
          </w:divBdr>
        </w:div>
        <w:div w:id="758601682">
          <w:marLeft w:val="640"/>
          <w:marRight w:val="0"/>
          <w:marTop w:val="0"/>
          <w:marBottom w:val="0"/>
          <w:divBdr>
            <w:top w:val="none" w:sz="0" w:space="0" w:color="auto"/>
            <w:left w:val="none" w:sz="0" w:space="0" w:color="auto"/>
            <w:bottom w:val="none" w:sz="0" w:space="0" w:color="auto"/>
            <w:right w:val="none" w:sz="0" w:space="0" w:color="auto"/>
          </w:divBdr>
        </w:div>
        <w:div w:id="1181623760">
          <w:marLeft w:val="640"/>
          <w:marRight w:val="0"/>
          <w:marTop w:val="0"/>
          <w:marBottom w:val="0"/>
          <w:divBdr>
            <w:top w:val="none" w:sz="0" w:space="0" w:color="auto"/>
            <w:left w:val="none" w:sz="0" w:space="0" w:color="auto"/>
            <w:bottom w:val="none" w:sz="0" w:space="0" w:color="auto"/>
            <w:right w:val="none" w:sz="0" w:space="0" w:color="auto"/>
          </w:divBdr>
        </w:div>
        <w:div w:id="1789854729">
          <w:marLeft w:val="640"/>
          <w:marRight w:val="0"/>
          <w:marTop w:val="0"/>
          <w:marBottom w:val="0"/>
          <w:divBdr>
            <w:top w:val="none" w:sz="0" w:space="0" w:color="auto"/>
            <w:left w:val="none" w:sz="0" w:space="0" w:color="auto"/>
            <w:bottom w:val="none" w:sz="0" w:space="0" w:color="auto"/>
            <w:right w:val="none" w:sz="0" w:space="0" w:color="auto"/>
          </w:divBdr>
        </w:div>
        <w:div w:id="1012296288">
          <w:marLeft w:val="640"/>
          <w:marRight w:val="0"/>
          <w:marTop w:val="0"/>
          <w:marBottom w:val="0"/>
          <w:divBdr>
            <w:top w:val="none" w:sz="0" w:space="0" w:color="auto"/>
            <w:left w:val="none" w:sz="0" w:space="0" w:color="auto"/>
            <w:bottom w:val="none" w:sz="0" w:space="0" w:color="auto"/>
            <w:right w:val="none" w:sz="0" w:space="0" w:color="auto"/>
          </w:divBdr>
        </w:div>
        <w:div w:id="1313867553">
          <w:marLeft w:val="640"/>
          <w:marRight w:val="0"/>
          <w:marTop w:val="0"/>
          <w:marBottom w:val="0"/>
          <w:divBdr>
            <w:top w:val="none" w:sz="0" w:space="0" w:color="auto"/>
            <w:left w:val="none" w:sz="0" w:space="0" w:color="auto"/>
            <w:bottom w:val="none" w:sz="0" w:space="0" w:color="auto"/>
            <w:right w:val="none" w:sz="0" w:space="0" w:color="auto"/>
          </w:divBdr>
        </w:div>
        <w:div w:id="1423187185">
          <w:marLeft w:val="640"/>
          <w:marRight w:val="0"/>
          <w:marTop w:val="0"/>
          <w:marBottom w:val="0"/>
          <w:divBdr>
            <w:top w:val="none" w:sz="0" w:space="0" w:color="auto"/>
            <w:left w:val="none" w:sz="0" w:space="0" w:color="auto"/>
            <w:bottom w:val="none" w:sz="0" w:space="0" w:color="auto"/>
            <w:right w:val="none" w:sz="0" w:space="0" w:color="auto"/>
          </w:divBdr>
        </w:div>
        <w:div w:id="377898190">
          <w:marLeft w:val="640"/>
          <w:marRight w:val="0"/>
          <w:marTop w:val="0"/>
          <w:marBottom w:val="0"/>
          <w:divBdr>
            <w:top w:val="none" w:sz="0" w:space="0" w:color="auto"/>
            <w:left w:val="none" w:sz="0" w:space="0" w:color="auto"/>
            <w:bottom w:val="none" w:sz="0" w:space="0" w:color="auto"/>
            <w:right w:val="none" w:sz="0" w:space="0" w:color="auto"/>
          </w:divBdr>
        </w:div>
        <w:div w:id="1871451595">
          <w:marLeft w:val="640"/>
          <w:marRight w:val="0"/>
          <w:marTop w:val="0"/>
          <w:marBottom w:val="0"/>
          <w:divBdr>
            <w:top w:val="none" w:sz="0" w:space="0" w:color="auto"/>
            <w:left w:val="none" w:sz="0" w:space="0" w:color="auto"/>
            <w:bottom w:val="none" w:sz="0" w:space="0" w:color="auto"/>
            <w:right w:val="none" w:sz="0" w:space="0" w:color="auto"/>
          </w:divBdr>
        </w:div>
        <w:div w:id="108166458">
          <w:marLeft w:val="640"/>
          <w:marRight w:val="0"/>
          <w:marTop w:val="0"/>
          <w:marBottom w:val="0"/>
          <w:divBdr>
            <w:top w:val="none" w:sz="0" w:space="0" w:color="auto"/>
            <w:left w:val="none" w:sz="0" w:space="0" w:color="auto"/>
            <w:bottom w:val="none" w:sz="0" w:space="0" w:color="auto"/>
            <w:right w:val="none" w:sz="0" w:space="0" w:color="auto"/>
          </w:divBdr>
        </w:div>
        <w:div w:id="1163930333">
          <w:marLeft w:val="640"/>
          <w:marRight w:val="0"/>
          <w:marTop w:val="0"/>
          <w:marBottom w:val="0"/>
          <w:divBdr>
            <w:top w:val="none" w:sz="0" w:space="0" w:color="auto"/>
            <w:left w:val="none" w:sz="0" w:space="0" w:color="auto"/>
            <w:bottom w:val="none" w:sz="0" w:space="0" w:color="auto"/>
            <w:right w:val="none" w:sz="0" w:space="0" w:color="auto"/>
          </w:divBdr>
        </w:div>
        <w:div w:id="1645235861">
          <w:marLeft w:val="640"/>
          <w:marRight w:val="0"/>
          <w:marTop w:val="0"/>
          <w:marBottom w:val="0"/>
          <w:divBdr>
            <w:top w:val="none" w:sz="0" w:space="0" w:color="auto"/>
            <w:left w:val="none" w:sz="0" w:space="0" w:color="auto"/>
            <w:bottom w:val="none" w:sz="0" w:space="0" w:color="auto"/>
            <w:right w:val="none" w:sz="0" w:space="0" w:color="auto"/>
          </w:divBdr>
        </w:div>
        <w:div w:id="1806779003">
          <w:marLeft w:val="640"/>
          <w:marRight w:val="0"/>
          <w:marTop w:val="0"/>
          <w:marBottom w:val="0"/>
          <w:divBdr>
            <w:top w:val="none" w:sz="0" w:space="0" w:color="auto"/>
            <w:left w:val="none" w:sz="0" w:space="0" w:color="auto"/>
            <w:bottom w:val="none" w:sz="0" w:space="0" w:color="auto"/>
            <w:right w:val="none" w:sz="0" w:space="0" w:color="auto"/>
          </w:divBdr>
        </w:div>
        <w:div w:id="342321247">
          <w:marLeft w:val="640"/>
          <w:marRight w:val="0"/>
          <w:marTop w:val="0"/>
          <w:marBottom w:val="0"/>
          <w:divBdr>
            <w:top w:val="none" w:sz="0" w:space="0" w:color="auto"/>
            <w:left w:val="none" w:sz="0" w:space="0" w:color="auto"/>
            <w:bottom w:val="none" w:sz="0" w:space="0" w:color="auto"/>
            <w:right w:val="none" w:sz="0" w:space="0" w:color="auto"/>
          </w:divBdr>
        </w:div>
        <w:div w:id="1743139964">
          <w:marLeft w:val="640"/>
          <w:marRight w:val="0"/>
          <w:marTop w:val="0"/>
          <w:marBottom w:val="0"/>
          <w:divBdr>
            <w:top w:val="none" w:sz="0" w:space="0" w:color="auto"/>
            <w:left w:val="none" w:sz="0" w:space="0" w:color="auto"/>
            <w:bottom w:val="none" w:sz="0" w:space="0" w:color="auto"/>
            <w:right w:val="none" w:sz="0" w:space="0" w:color="auto"/>
          </w:divBdr>
        </w:div>
        <w:div w:id="1315530441">
          <w:marLeft w:val="640"/>
          <w:marRight w:val="0"/>
          <w:marTop w:val="0"/>
          <w:marBottom w:val="0"/>
          <w:divBdr>
            <w:top w:val="none" w:sz="0" w:space="0" w:color="auto"/>
            <w:left w:val="none" w:sz="0" w:space="0" w:color="auto"/>
            <w:bottom w:val="none" w:sz="0" w:space="0" w:color="auto"/>
            <w:right w:val="none" w:sz="0" w:space="0" w:color="auto"/>
          </w:divBdr>
        </w:div>
        <w:div w:id="61802589">
          <w:marLeft w:val="640"/>
          <w:marRight w:val="0"/>
          <w:marTop w:val="0"/>
          <w:marBottom w:val="0"/>
          <w:divBdr>
            <w:top w:val="none" w:sz="0" w:space="0" w:color="auto"/>
            <w:left w:val="none" w:sz="0" w:space="0" w:color="auto"/>
            <w:bottom w:val="none" w:sz="0" w:space="0" w:color="auto"/>
            <w:right w:val="none" w:sz="0" w:space="0" w:color="auto"/>
          </w:divBdr>
        </w:div>
        <w:div w:id="1613855744">
          <w:marLeft w:val="640"/>
          <w:marRight w:val="0"/>
          <w:marTop w:val="0"/>
          <w:marBottom w:val="0"/>
          <w:divBdr>
            <w:top w:val="none" w:sz="0" w:space="0" w:color="auto"/>
            <w:left w:val="none" w:sz="0" w:space="0" w:color="auto"/>
            <w:bottom w:val="none" w:sz="0" w:space="0" w:color="auto"/>
            <w:right w:val="none" w:sz="0" w:space="0" w:color="auto"/>
          </w:divBdr>
        </w:div>
        <w:div w:id="668097206">
          <w:marLeft w:val="640"/>
          <w:marRight w:val="0"/>
          <w:marTop w:val="0"/>
          <w:marBottom w:val="0"/>
          <w:divBdr>
            <w:top w:val="none" w:sz="0" w:space="0" w:color="auto"/>
            <w:left w:val="none" w:sz="0" w:space="0" w:color="auto"/>
            <w:bottom w:val="none" w:sz="0" w:space="0" w:color="auto"/>
            <w:right w:val="none" w:sz="0" w:space="0" w:color="auto"/>
          </w:divBdr>
        </w:div>
        <w:div w:id="419377238">
          <w:marLeft w:val="640"/>
          <w:marRight w:val="0"/>
          <w:marTop w:val="0"/>
          <w:marBottom w:val="0"/>
          <w:divBdr>
            <w:top w:val="none" w:sz="0" w:space="0" w:color="auto"/>
            <w:left w:val="none" w:sz="0" w:space="0" w:color="auto"/>
            <w:bottom w:val="none" w:sz="0" w:space="0" w:color="auto"/>
            <w:right w:val="none" w:sz="0" w:space="0" w:color="auto"/>
          </w:divBdr>
        </w:div>
        <w:div w:id="1714647953">
          <w:marLeft w:val="640"/>
          <w:marRight w:val="0"/>
          <w:marTop w:val="0"/>
          <w:marBottom w:val="0"/>
          <w:divBdr>
            <w:top w:val="none" w:sz="0" w:space="0" w:color="auto"/>
            <w:left w:val="none" w:sz="0" w:space="0" w:color="auto"/>
            <w:bottom w:val="none" w:sz="0" w:space="0" w:color="auto"/>
            <w:right w:val="none" w:sz="0" w:space="0" w:color="auto"/>
          </w:divBdr>
        </w:div>
        <w:div w:id="668944206">
          <w:marLeft w:val="640"/>
          <w:marRight w:val="0"/>
          <w:marTop w:val="0"/>
          <w:marBottom w:val="0"/>
          <w:divBdr>
            <w:top w:val="none" w:sz="0" w:space="0" w:color="auto"/>
            <w:left w:val="none" w:sz="0" w:space="0" w:color="auto"/>
            <w:bottom w:val="none" w:sz="0" w:space="0" w:color="auto"/>
            <w:right w:val="none" w:sz="0" w:space="0" w:color="auto"/>
          </w:divBdr>
        </w:div>
        <w:div w:id="1390884863">
          <w:marLeft w:val="640"/>
          <w:marRight w:val="0"/>
          <w:marTop w:val="0"/>
          <w:marBottom w:val="0"/>
          <w:divBdr>
            <w:top w:val="none" w:sz="0" w:space="0" w:color="auto"/>
            <w:left w:val="none" w:sz="0" w:space="0" w:color="auto"/>
            <w:bottom w:val="none" w:sz="0" w:space="0" w:color="auto"/>
            <w:right w:val="none" w:sz="0" w:space="0" w:color="auto"/>
          </w:divBdr>
        </w:div>
        <w:div w:id="319233991">
          <w:marLeft w:val="640"/>
          <w:marRight w:val="0"/>
          <w:marTop w:val="0"/>
          <w:marBottom w:val="0"/>
          <w:divBdr>
            <w:top w:val="none" w:sz="0" w:space="0" w:color="auto"/>
            <w:left w:val="none" w:sz="0" w:space="0" w:color="auto"/>
            <w:bottom w:val="none" w:sz="0" w:space="0" w:color="auto"/>
            <w:right w:val="none" w:sz="0" w:space="0" w:color="auto"/>
          </w:divBdr>
        </w:div>
        <w:div w:id="1331714623">
          <w:marLeft w:val="640"/>
          <w:marRight w:val="0"/>
          <w:marTop w:val="0"/>
          <w:marBottom w:val="0"/>
          <w:divBdr>
            <w:top w:val="none" w:sz="0" w:space="0" w:color="auto"/>
            <w:left w:val="none" w:sz="0" w:space="0" w:color="auto"/>
            <w:bottom w:val="none" w:sz="0" w:space="0" w:color="auto"/>
            <w:right w:val="none" w:sz="0" w:space="0" w:color="auto"/>
          </w:divBdr>
        </w:div>
        <w:div w:id="1770814800">
          <w:marLeft w:val="640"/>
          <w:marRight w:val="0"/>
          <w:marTop w:val="0"/>
          <w:marBottom w:val="0"/>
          <w:divBdr>
            <w:top w:val="none" w:sz="0" w:space="0" w:color="auto"/>
            <w:left w:val="none" w:sz="0" w:space="0" w:color="auto"/>
            <w:bottom w:val="none" w:sz="0" w:space="0" w:color="auto"/>
            <w:right w:val="none" w:sz="0" w:space="0" w:color="auto"/>
          </w:divBdr>
        </w:div>
        <w:div w:id="568199163">
          <w:marLeft w:val="640"/>
          <w:marRight w:val="0"/>
          <w:marTop w:val="0"/>
          <w:marBottom w:val="0"/>
          <w:divBdr>
            <w:top w:val="none" w:sz="0" w:space="0" w:color="auto"/>
            <w:left w:val="none" w:sz="0" w:space="0" w:color="auto"/>
            <w:bottom w:val="none" w:sz="0" w:space="0" w:color="auto"/>
            <w:right w:val="none" w:sz="0" w:space="0" w:color="auto"/>
          </w:divBdr>
        </w:div>
        <w:div w:id="1535385117">
          <w:marLeft w:val="640"/>
          <w:marRight w:val="0"/>
          <w:marTop w:val="0"/>
          <w:marBottom w:val="0"/>
          <w:divBdr>
            <w:top w:val="none" w:sz="0" w:space="0" w:color="auto"/>
            <w:left w:val="none" w:sz="0" w:space="0" w:color="auto"/>
            <w:bottom w:val="none" w:sz="0" w:space="0" w:color="auto"/>
            <w:right w:val="none" w:sz="0" w:space="0" w:color="auto"/>
          </w:divBdr>
        </w:div>
        <w:div w:id="1918785034">
          <w:marLeft w:val="640"/>
          <w:marRight w:val="0"/>
          <w:marTop w:val="0"/>
          <w:marBottom w:val="0"/>
          <w:divBdr>
            <w:top w:val="none" w:sz="0" w:space="0" w:color="auto"/>
            <w:left w:val="none" w:sz="0" w:space="0" w:color="auto"/>
            <w:bottom w:val="none" w:sz="0" w:space="0" w:color="auto"/>
            <w:right w:val="none" w:sz="0" w:space="0" w:color="auto"/>
          </w:divBdr>
        </w:div>
        <w:div w:id="1876505871">
          <w:marLeft w:val="640"/>
          <w:marRight w:val="0"/>
          <w:marTop w:val="0"/>
          <w:marBottom w:val="0"/>
          <w:divBdr>
            <w:top w:val="none" w:sz="0" w:space="0" w:color="auto"/>
            <w:left w:val="none" w:sz="0" w:space="0" w:color="auto"/>
            <w:bottom w:val="none" w:sz="0" w:space="0" w:color="auto"/>
            <w:right w:val="none" w:sz="0" w:space="0" w:color="auto"/>
          </w:divBdr>
        </w:div>
        <w:div w:id="1446460993">
          <w:marLeft w:val="640"/>
          <w:marRight w:val="0"/>
          <w:marTop w:val="0"/>
          <w:marBottom w:val="0"/>
          <w:divBdr>
            <w:top w:val="none" w:sz="0" w:space="0" w:color="auto"/>
            <w:left w:val="none" w:sz="0" w:space="0" w:color="auto"/>
            <w:bottom w:val="none" w:sz="0" w:space="0" w:color="auto"/>
            <w:right w:val="none" w:sz="0" w:space="0" w:color="auto"/>
          </w:divBdr>
        </w:div>
        <w:div w:id="774905143">
          <w:marLeft w:val="640"/>
          <w:marRight w:val="0"/>
          <w:marTop w:val="0"/>
          <w:marBottom w:val="0"/>
          <w:divBdr>
            <w:top w:val="none" w:sz="0" w:space="0" w:color="auto"/>
            <w:left w:val="none" w:sz="0" w:space="0" w:color="auto"/>
            <w:bottom w:val="none" w:sz="0" w:space="0" w:color="auto"/>
            <w:right w:val="none" w:sz="0" w:space="0" w:color="auto"/>
          </w:divBdr>
        </w:div>
        <w:div w:id="901866488">
          <w:marLeft w:val="640"/>
          <w:marRight w:val="0"/>
          <w:marTop w:val="0"/>
          <w:marBottom w:val="0"/>
          <w:divBdr>
            <w:top w:val="none" w:sz="0" w:space="0" w:color="auto"/>
            <w:left w:val="none" w:sz="0" w:space="0" w:color="auto"/>
            <w:bottom w:val="none" w:sz="0" w:space="0" w:color="auto"/>
            <w:right w:val="none" w:sz="0" w:space="0" w:color="auto"/>
          </w:divBdr>
        </w:div>
        <w:div w:id="1114709315">
          <w:marLeft w:val="640"/>
          <w:marRight w:val="0"/>
          <w:marTop w:val="0"/>
          <w:marBottom w:val="0"/>
          <w:divBdr>
            <w:top w:val="none" w:sz="0" w:space="0" w:color="auto"/>
            <w:left w:val="none" w:sz="0" w:space="0" w:color="auto"/>
            <w:bottom w:val="none" w:sz="0" w:space="0" w:color="auto"/>
            <w:right w:val="none" w:sz="0" w:space="0" w:color="auto"/>
          </w:divBdr>
        </w:div>
        <w:div w:id="2125533658">
          <w:marLeft w:val="640"/>
          <w:marRight w:val="0"/>
          <w:marTop w:val="0"/>
          <w:marBottom w:val="0"/>
          <w:divBdr>
            <w:top w:val="none" w:sz="0" w:space="0" w:color="auto"/>
            <w:left w:val="none" w:sz="0" w:space="0" w:color="auto"/>
            <w:bottom w:val="none" w:sz="0" w:space="0" w:color="auto"/>
            <w:right w:val="none" w:sz="0" w:space="0" w:color="auto"/>
          </w:divBdr>
        </w:div>
        <w:div w:id="1403796615">
          <w:marLeft w:val="640"/>
          <w:marRight w:val="0"/>
          <w:marTop w:val="0"/>
          <w:marBottom w:val="0"/>
          <w:divBdr>
            <w:top w:val="none" w:sz="0" w:space="0" w:color="auto"/>
            <w:left w:val="none" w:sz="0" w:space="0" w:color="auto"/>
            <w:bottom w:val="none" w:sz="0" w:space="0" w:color="auto"/>
            <w:right w:val="none" w:sz="0" w:space="0" w:color="auto"/>
          </w:divBdr>
        </w:div>
      </w:divsChild>
    </w:div>
    <w:div w:id="549342307">
      <w:bodyDiv w:val="1"/>
      <w:marLeft w:val="0"/>
      <w:marRight w:val="0"/>
      <w:marTop w:val="0"/>
      <w:marBottom w:val="0"/>
      <w:divBdr>
        <w:top w:val="none" w:sz="0" w:space="0" w:color="auto"/>
        <w:left w:val="none" w:sz="0" w:space="0" w:color="auto"/>
        <w:bottom w:val="none" w:sz="0" w:space="0" w:color="auto"/>
        <w:right w:val="none" w:sz="0" w:space="0" w:color="auto"/>
      </w:divBdr>
    </w:div>
    <w:div w:id="550382155">
      <w:marLeft w:val="480"/>
      <w:marRight w:val="0"/>
      <w:marTop w:val="0"/>
      <w:marBottom w:val="0"/>
      <w:divBdr>
        <w:top w:val="none" w:sz="0" w:space="0" w:color="auto"/>
        <w:left w:val="none" w:sz="0" w:space="0" w:color="auto"/>
        <w:bottom w:val="none" w:sz="0" w:space="0" w:color="auto"/>
        <w:right w:val="none" w:sz="0" w:space="0" w:color="auto"/>
      </w:divBdr>
    </w:div>
    <w:div w:id="551383081">
      <w:marLeft w:val="480"/>
      <w:marRight w:val="0"/>
      <w:marTop w:val="0"/>
      <w:marBottom w:val="0"/>
      <w:divBdr>
        <w:top w:val="none" w:sz="0" w:space="0" w:color="auto"/>
        <w:left w:val="none" w:sz="0" w:space="0" w:color="auto"/>
        <w:bottom w:val="none" w:sz="0" w:space="0" w:color="auto"/>
        <w:right w:val="none" w:sz="0" w:space="0" w:color="auto"/>
      </w:divBdr>
    </w:div>
    <w:div w:id="552431325">
      <w:bodyDiv w:val="1"/>
      <w:marLeft w:val="0"/>
      <w:marRight w:val="0"/>
      <w:marTop w:val="0"/>
      <w:marBottom w:val="0"/>
      <w:divBdr>
        <w:top w:val="none" w:sz="0" w:space="0" w:color="auto"/>
        <w:left w:val="none" w:sz="0" w:space="0" w:color="auto"/>
        <w:bottom w:val="none" w:sz="0" w:space="0" w:color="auto"/>
        <w:right w:val="none" w:sz="0" w:space="0" w:color="auto"/>
      </w:divBdr>
    </w:div>
    <w:div w:id="556815908">
      <w:bodyDiv w:val="1"/>
      <w:marLeft w:val="0"/>
      <w:marRight w:val="0"/>
      <w:marTop w:val="0"/>
      <w:marBottom w:val="0"/>
      <w:divBdr>
        <w:top w:val="none" w:sz="0" w:space="0" w:color="auto"/>
        <w:left w:val="none" w:sz="0" w:space="0" w:color="auto"/>
        <w:bottom w:val="none" w:sz="0" w:space="0" w:color="auto"/>
        <w:right w:val="none" w:sz="0" w:space="0" w:color="auto"/>
      </w:divBdr>
    </w:div>
    <w:div w:id="557017981">
      <w:bodyDiv w:val="1"/>
      <w:marLeft w:val="0"/>
      <w:marRight w:val="0"/>
      <w:marTop w:val="0"/>
      <w:marBottom w:val="0"/>
      <w:divBdr>
        <w:top w:val="none" w:sz="0" w:space="0" w:color="auto"/>
        <w:left w:val="none" w:sz="0" w:space="0" w:color="auto"/>
        <w:bottom w:val="none" w:sz="0" w:space="0" w:color="auto"/>
        <w:right w:val="none" w:sz="0" w:space="0" w:color="auto"/>
      </w:divBdr>
      <w:divsChild>
        <w:div w:id="3367932">
          <w:marLeft w:val="480"/>
          <w:marRight w:val="0"/>
          <w:marTop w:val="0"/>
          <w:marBottom w:val="0"/>
          <w:divBdr>
            <w:top w:val="none" w:sz="0" w:space="0" w:color="auto"/>
            <w:left w:val="none" w:sz="0" w:space="0" w:color="auto"/>
            <w:bottom w:val="none" w:sz="0" w:space="0" w:color="auto"/>
            <w:right w:val="none" w:sz="0" w:space="0" w:color="auto"/>
          </w:divBdr>
        </w:div>
        <w:div w:id="21052069">
          <w:marLeft w:val="480"/>
          <w:marRight w:val="0"/>
          <w:marTop w:val="0"/>
          <w:marBottom w:val="0"/>
          <w:divBdr>
            <w:top w:val="none" w:sz="0" w:space="0" w:color="auto"/>
            <w:left w:val="none" w:sz="0" w:space="0" w:color="auto"/>
            <w:bottom w:val="none" w:sz="0" w:space="0" w:color="auto"/>
            <w:right w:val="none" w:sz="0" w:space="0" w:color="auto"/>
          </w:divBdr>
        </w:div>
        <w:div w:id="81952268">
          <w:marLeft w:val="480"/>
          <w:marRight w:val="0"/>
          <w:marTop w:val="0"/>
          <w:marBottom w:val="0"/>
          <w:divBdr>
            <w:top w:val="none" w:sz="0" w:space="0" w:color="auto"/>
            <w:left w:val="none" w:sz="0" w:space="0" w:color="auto"/>
            <w:bottom w:val="none" w:sz="0" w:space="0" w:color="auto"/>
            <w:right w:val="none" w:sz="0" w:space="0" w:color="auto"/>
          </w:divBdr>
        </w:div>
        <w:div w:id="102068984">
          <w:marLeft w:val="480"/>
          <w:marRight w:val="0"/>
          <w:marTop w:val="0"/>
          <w:marBottom w:val="0"/>
          <w:divBdr>
            <w:top w:val="none" w:sz="0" w:space="0" w:color="auto"/>
            <w:left w:val="none" w:sz="0" w:space="0" w:color="auto"/>
            <w:bottom w:val="none" w:sz="0" w:space="0" w:color="auto"/>
            <w:right w:val="none" w:sz="0" w:space="0" w:color="auto"/>
          </w:divBdr>
        </w:div>
        <w:div w:id="102383449">
          <w:marLeft w:val="480"/>
          <w:marRight w:val="0"/>
          <w:marTop w:val="0"/>
          <w:marBottom w:val="0"/>
          <w:divBdr>
            <w:top w:val="none" w:sz="0" w:space="0" w:color="auto"/>
            <w:left w:val="none" w:sz="0" w:space="0" w:color="auto"/>
            <w:bottom w:val="none" w:sz="0" w:space="0" w:color="auto"/>
            <w:right w:val="none" w:sz="0" w:space="0" w:color="auto"/>
          </w:divBdr>
        </w:div>
        <w:div w:id="192496344">
          <w:marLeft w:val="480"/>
          <w:marRight w:val="0"/>
          <w:marTop w:val="0"/>
          <w:marBottom w:val="0"/>
          <w:divBdr>
            <w:top w:val="none" w:sz="0" w:space="0" w:color="auto"/>
            <w:left w:val="none" w:sz="0" w:space="0" w:color="auto"/>
            <w:bottom w:val="none" w:sz="0" w:space="0" w:color="auto"/>
            <w:right w:val="none" w:sz="0" w:space="0" w:color="auto"/>
          </w:divBdr>
        </w:div>
        <w:div w:id="212469899">
          <w:marLeft w:val="480"/>
          <w:marRight w:val="0"/>
          <w:marTop w:val="0"/>
          <w:marBottom w:val="0"/>
          <w:divBdr>
            <w:top w:val="none" w:sz="0" w:space="0" w:color="auto"/>
            <w:left w:val="none" w:sz="0" w:space="0" w:color="auto"/>
            <w:bottom w:val="none" w:sz="0" w:space="0" w:color="auto"/>
            <w:right w:val="none" w:sz="0" w:space="0" w:color="auto"/>
          </w:divBdr>
        </w:div>
        <w:div w:id="269632128">
          <w:marLeft w:val="480"/>
          <w:marRight w:val="0"/>
          <w:marTop w:val="0"/>
          <w:marBottom w:val="0"/>
          <w:divBdr>
            <w:top w:val="none" w:sz="0" w:space="0" w:color="auto"/>
            <w:left w:val="none" w:sz="0" w:space="0" w:color="auto"/>
            <w:bottom w:val="none" w:sz="0" w:space="0" w:color="auto"/>
            <w:right w:val="none" w:sz="0" w:space="0" w:color="auto"/>
          </w:divBdr>
        </w:div>
        <w:div w:id="310065993">
          <w:marLeft w:val="480"/>
          <w:marRight w:val="0"/>
          <w:marTop w:val="0"/>
          <w:marBottom w:val="0"/>
          <w:divBdr>
            <w:top w:val="none" w:sz="0" w:space="0" w:color="auto"/>
            <w:left w:val="none" w:sz="0" w:space="0" w:color="auto"/>
            <w:bottom w:val="none" w:sz="0" w:space="0" w:color="auto"/>
            <w:right w:val="none" w:sz="0" w:space="0" w:color="auto"/>
          </w:divBdr>
        </w:div>
        <w:div w:id="316302621">
          <w:marLeft w:val="480"/>
          <w:marRight w:val="0"/>
          <w:marTop w:val="0"/>
          <w:marBottom w:val="0"/>
          <w:divBdr>
            <w:top w:val="none" w:sz="0" w:space="0" w:color="auto"/>
            <w:left w:val="none" w:sz="0" w:space="0" w:color="auto"/>
            <w:bottom w:val="none" w:sz="0" w:space="0" w:color="auto"/>
            <w:right w:val="none" w:sz="0" w:space="0" w:color="auto"/>
          </w:divBdr>
        </w:div>
        <w:div w:id="320084222">
          <w:marLeft w:val="480"/>
          <w:marRight w:val="0"/>
          <w:marTop w:val="0"/>
          <w:marBottom w:val="0"/>
          <w:divBdr>
            <w:top w:val="none" w:sz="0" w:space="0" w:color="auto"/>
            <w:left w:val="none" w:sz="0" w:space="0" w:color="auto"/>
            <w:bottom w:val="none" w:sz="0" w:space="0" w:color="auto"/>
            <w:right w:val="none" w:sz="0" w:space="0" w:color="auto"/>
          </w:divBdr>
        </w:div>
        <w:div w:id="399905300">
          <w:marLeft w:val="480"/>
          <w:marRight w:val="0"/>
          <w:marTop w:val="0"/>
          <w:marBottom w:val="0"/>
          <w:divBdr>
            <w:top w:val="none" w:sz="0" w:space="0" w:color="auto"/>
            <w:left w:val="none" w:sz="0" w:space="0" w:color="auto"/>
            <w:bottom w:val="none" w:sz="0" w:space="0" w:color="auto"/>
            <w:right w:val="none" w:sz="0" w:space="0" w:color="auto"/>
          </w:divBdr>
        </w:div>
        <w:div w:id="462191109">
          <w:marLeft w:val="480"/>
          <w:marRight w:val="0"/>
          <w:marTop w:val="0"/>
          <w:marBottom w:val="0"/>
          <w:divBdr>
            <w:top w:val="none" w:sz="0" w:space="0" w:color="auto"/>
            <w:left w:val="none" w:sz="0" w:space="0" w:color="auto"/>
            <w:bottom w:val="none" w:sz="0" w:space="0" w:color="auto"/>
            <w:right w:val="none" w:sz="0" w:space="0" w:color="auto"/>
          </w:divBdr>
        </w:div>
        <w:div w:id="506211939">
          <w:marLeft w:val="480"/>
          <w:marRight w:val="0"/>
          <w:marTop w:val="0"/>
          <w:marBottom w:val="0"/>
          <w:divBdr>
            <w:top w:val="none" w:sz="0" w:space="0" w:color="auto"/>
            <w:left w:val="none" w:sz="0" w:space="0" w:color="auto"/>
            <w:bottom w:val="none" w:sz="0" w:space="0" w:color="auto"/>
            <w:right w:val="none" w:sz="0" w:space="0" w:color="auto"/>
          </w:divBdr>
        </w:div>
        <w:div w:id="513374999">
          <w:marLeft w:val="480"/>
          <w:marRight w:val="0"/>
          <w:marTop w:val="0"/>
          <w:marBottom w:val="0"/>
          <w:divBdr>
            <w:top w:val="none" w:sz="0" w:space="0" w:color="auto"/>
            <w:left w:val="none" w:sz="0" w:space="0" w:color="auto"/>
            <w:bottom w:val="none" w:sz="0" w:space="0" w:color="auto"/>
            <w:right w:val="none" w:sz="0" w:space="0" w:color="auto"/>
          </w:divBdr>
        </w:div>
        <w:div w:id="574895609">
          <w:marLeft w:val="480"/>
          <w:marRight w:val="0"/>
          <w:marTop w:val="0"/>
          <w:marBottom w:val="0"/>
          <w:divBdr>
            <w:top w:val="none" w:sz="0" w:space="0" w:color="auto"/>
            <w:left w:val="none" w:sz="0" w:space="0" w:color="auto"/>
            <w:bottom w:val="none" w:sz="0" w:space="0" w:color="auto"/>
            <w:right w:val="none" w:sz="0" w:space="0" w:color="auto"/>
          </w:divBdr>
        </w:div>
        <w:div w:id="630477064">
          <w:marLeft w:val="480"/>
          <w:marRight w:val="0"/>
          <w:marTop w:val="0"/>
          <w:marBottom w:val="0"/>
          <w:divBdr>
            <w:top w:val="none" w:sz="0" w:space="0" w:color="auto"/>
            <w:left w:val="none" w:sz="0" w:space="0" w:color="auto"/>
            <w:bottom w:val="none" w:sz="0" w:space="0" w:color="auto"/>
            <w:right w:val="none" w:sz="0" w:space="0" w:color="auto"/>
          </w:divBdr>
        </w:div>
        <w:div w:id="634682393">
          <w:marLeft w:val="480"/>
          <w:marRight w:val="0"/>
          <w:marTop w:val="0"/>
          <w:marBottom w:val="0"/>
          <w:divBdr>
            <w:top w:val="none" w:sz="0" w:space="0" w:color="auto"/>
            <w:left w:val="none" w:sz="0" w:space="0" w:color="auto"/>
            <w:bottom w:val="none" w:sz="0" w:space="0" w:color="auto"/>
            <w:right w:val="none" w:sz="0" w:space="0" w:color="auto"/>
          </w:divBdr>
        </w:div>
        <w:div w:id="695693731">
          <w:marLeft w:val="480"/>
          <w:marRight w:val="0"/>
          <w:marTop w:val="0"/>
          <w:marBottom w:val="0"/>
          <w:divBdr>
            <w:top w:val="none" w:sz="0" w:space="0" w:color="auto"/>
            <w:left w:val="none" w:sz="0" w:space="0" w:color="auto"/>
            <w:bottom w:val="none" w:sz="0" w:space="0" w:color="auto"/>
            <w:right w:val="none" w:sz="0" w:space="0" w:color="auto"/>
          </w:divBdr>
        </w:div>
        <w:div w:id="846600644">
          <w:marLeft w:val="480"/>
          <w:marRight w:val="0"/>
          <w:marTop w:val="0"/>
          <w:marBottom w:val="0"/>
          <w:divBdr>
            <w:top w:val="none" w:sz="0" w:space="0" w:color="auto"/>
            <w:left w:val="none" w:sz="0" w:space="0" w:color="auto"/>
            <w:bottom w:val="none" w:sz="0" w:space="0" w:color="auto"/>
            <w:right w:val="none" w:sz="0" w:space="0" w:color="auto"/>
          </w:divBdr>
        </w:div>
        <w:div w:id="877165267">
          <w:marLeft w:val="480"/>
          <w:marRight w:val="0"/>
          <w:marTop w:val="0"/>
          <w:marBottom w:val="0"/>
          <w:divBdr>
            <w:top w:val="none" w:sz="0" w:space="0" w:color="auto"/>
            <w:left w:val="none" w:sz="0" w:space="0" w:color="auto"/>
            <w:bottom w:val="none" w:sz="0" w:space="0" w:color="auto"/>
            <w:right w:val="none" w:sz="0" w:space="0" w:color="auto"/>
          </w:divBdr>
        </w:div>
        <w:div w:id="939606946">
          <w:marLeft w:val="480"/>
          <w:marRight w:val="0"/>
          <w:marTop w:val="0"/>
          <w:marBottom w:val="0"/>
          <w:divBdr>
            <w:top w:val="none" w:sz="0" w:space="0" w:color="auto"/>
            <w:left w:val="none" w:sz="0" w:space="0" w:color="auto"/>
            <w:bottom w:val="none" w:sz="0" w:space="0" w:color="auto"/>
            <w:right w:val="none" w:sz="0" w:space="0" w:color="auto"/>
          </w:divBdr>
        </w:div>
        <w:div w:id="984359889">
          <w:marLeft w:val="480"/>
          <w:marRight w:val="0"/>
          <w:marTop w:val="0"/>
          <w:marBottom w:val="0"/>
          <w:divBdr>
            <w:top w:val="none" w:sz="0" w:space="0" w:color="auto"/>
            <w:left w:val="none" w:sz="0" w:space="0" w:color="auto"/>
            <w:bottom w:val="none" w:sz="0" w:space="0" w:color="auto"/>
            <w:right w:val="none" w:sz="0" w:space="0" w:color="auto"/>
          </w:divBdr>
        </w:div>
        <w:div w:id="990133064">
          <w:marLeft w:val="480"/>
          <w:marRight w:val="0"/>
          <w:marTop w:val="0"/>
          <w:marBottom w:val="0"/>
          <w:divBdr>
            <w:top w:val="none" w:sz="0" w:space="0" w:color="auto"/>
            <w:left w:val="none" w:sz="0" w:space="0" w:color="auto"/>
            <w:bottom w:val="none" w:sz="0" w:space="0" w:color="auto"/>
            <w:right w:val="none" w:sz="0" w:space="0" w:color="auto"/>
          </w:divBdr>
        </w:div>
        <w:div w:id="1079326374">
          <w:marLeft w:val="480"/>
          <w:marRight w:val="0"/>
          <w:marTop w:val="0"/>
          <w:marBottom w:val="0"/>
          <w:divBdr>
            <w:top w:val="none" w:sz="0" w:space="0" w:color="auto"/>
            <w:left w:val="none" w:sz="0" w:space="0" w:color="auto"/>
            <w:bottom w:val="none" w:sz="0" w:space="0" w:color="auto"/>
            <w:right w:val="none" w:sz="0" w:space="0" w:color="auto"/>
          </w:divBdr>
        </w:div>
        <w:div w:id="1130902007">
          <w:marLeft w:val="480"/>
          <w:marRight w:val="0"/>
          <w:marTop w:val="0"/>
          <w:marBottom w:val="0"/>
          <w:divBdr>
            <w:top w:val="none" w:sz="0" w:space="0" w:color="auto"/>
            <w:left w:val="none" w:sz="0" w:space="0" w:color="auto"/>
            <w:bottom w:val="none" w:sz="0" w:space="0" w:color="auto"/>
            <w:right w:val="none" w:sz="0" w:space="0" w:color="auto"/>
          </w:divBdr>
        </w:div>
        <w:div w:id="1144933951">
          <w:marLeft w:val="480"/>
          <w:marRight w:val="0"/>
          <w:marTop w:val="0"/>
          <w:marBottom w:val="0"/>
          <w:divBdr>
            <w:top w:val="none" w:sz="0" w:space="0" w:color="auto"/>
            <w:left w:val="none" w:sz="0" w:space="0" w:color="auto"/>
            <w:bottom w:val="none" w:sz="0" w:space="0" w:color="auto"/>
            <w:right w:val="none" w:sz="0" w:space="0" w:color="auto"/>
          </w:divBdr>
        </w:div>
        <w:div w:id="1244070438">
          <w:marLeft w:val="480"/>
          <w:marRight w:val="0"/>
          <w:marTop w:val="0"/>
          <w:marBottom w:val="0"/>
          <w:divBdr>
            <w:top w:val="none" w:sz="0" w:space="0" w:color="auto"/>
            <w:left w:val="none" w:sz="0" w:space="0" w:color="auto"/>
            <w:bottom w:val="none" w:sz="0" w:space="0" w:color="auto"/>
            <w:right w:val="none" w:sz="0" w:space="0" w:color="auto"/>
          </w:divBdr>
        </w:div>
        <w:div w:id="1301572039">
          <w:marLeft w:val="480"/>
          <w:marRight w:val="0"/>
          <w:marTop w:val="0"/>
          <w:marBottom w:val="0"/>
          <w:divBdr>
            <w:top w:val="none" w:sz="0" w:space="0" w:color="auto"/>
            <w:left w:val="none" w:sz="0" w:space="0" w:color="auto"/>
            <w:bottom w:val="none" w:sz="0" w:space="0" w:color="auto"/>
            <w:right w:val="none" w:sz="0" w:space="0" w:color="auto"/>
          </w:divBdr>
        </w:div>
        <w:div w:id="1363093404">
          <w:marLeft w:val="480"/>
          <w:marRight w:val="0"/>
          <w:marTop w:val="0"/>
          <w:marBottom w:val="0"/>
          <w:divBdr>
            <w:top w:val="none" w:sz="0" w:space="0" w:color="auto"/>
            <w:left w:val="none" w:sz="0" w:space="0" w:color="auto"/>
            <w:bottom w:val="none" w:sz="0" w:space="0" w:color="auto"/>
            <w:right w:val="none" w:sz="0" w:space="0" w:color="auto"/>
          </w:divBdr>
        </w:div>
        <w:div w:id="1365791068">
          <w:marLeft w:val="480"/>
          <w:marRight w:val="0"/>
          <w:marTop w:val="0"/>
          <w:marBottom w:val="0"/>
          <w:divBdr>
            <w:top w:val="none" w:sz="0" w:space="0" w:color="auto"/>
            <w:left w:val="none" w:sz="0" w:space="0" w:color="auto"/>
            <w:bottom w:val="none" w:sz="0" w:space="0" w:color="auto"/>
            <w:right w:val="none" w:sz="0" w:space="0" w:color="auto"/>
          </w:divBdr>
        </w:div>
        <w:div w:id="1367634908">
          <w:marLeft w:val="480"/>
          <w:marRight w:val="0"/>
          <w:marTop w:val="0"/>
          <w:marBottom w:val="0"/>
          <w:divBdr>
            <w:top w:val="none" w:sz="0" w:space="0" w:color="auto"/>
            <w:left w:val="none" w:sz="0" w:space="0" w:color="auto"/>
            <w:bottom w:val="none" w:sz="0" w:space="0" w:color="auto"/>
            <w:right w:val="none" w:sz="0" w:space="0" w:color="auto"/>
          </w:divBdr>
        </w:div>
        <w:div w:id="1386635198">
          <w:marLeft w:val="480"/>
          <w:marRight w:val="0"/>
          <w:marTop w:val="0"/>
          <w:marBottom w:val="0"/>
          <w:divBdr>
            <w:top w:val="none" w:sz="0" w:space="0" w:color="auto"/>
            <w:left w:val="none" w:sz="0" w:space="0" w:color="auto"/>
            <w:bottom w:val="none" w:sz="0" w:space="0" w:color="auto"/>
            <w:right w:val="none" w:sz="0" w:space="0" w:color="auto"/>
          </w:divBdr>
        </w:div>
        <w:div w:id="1429891937">
          <w:marLeft w:val="480"/>
          <w:marRight w:val="0"/>
          <w:marTop w:val="0"/>
          <w:marBottom w:val="0"/>
          <w:divBdr>
            <w:top w:val="none" w:sz="0" w:space="0" w:color="auto"/>
            <w:left w:val="none" w:sz="0" w:space="0" w:color="auto"/>
            <w:bottom w:val="none" w:sz="0" w:space="0" w:color="auto"/>
            <w:right w:val="none" w:sz="0" w:space="0" w:color="auto"/>
          </w:divBdr>
        </w:div>
        <w:div w:id="1508980798">
          <w:marLeft w:val="480"/>
          <w:marRight w:val="0"/>
          <w:marTop w:val="0"/>
          <w:marBottom w:val="0"/>
          <w:divBdr>
            <w:top w:val="none" w:sz="0" w:space="0" w:color="auto"/>
            <w:left w:val="none" w:sz="0" w:space="0" w:color="auto"/>
            <w:bottom w:val="none" w:sz="0" w:space="0" w:color="auto"/>
            <w:right w:val="none" w:sz="0" w:space="0" w:color="auto"/>
          </w:divBdr>
        </w:div>
        <w:div w:id="1528759302">
          <w:marLeft w:val="480"/>
          <w:marRight w:val="0"/>
          <w:marTop w:val="0"/>
          <w:marBottom w:val="0"/>
          <w:divBdr>
            <w:top w:val="none" w:sz="0" w:space="0" w:color="auto"/>
            <w:left w:val="none" w:sz="0" w:space="0" w:color="auto"/>
            <w:bottom w:val="none" w:sz="0" w:space="0" w:color="auto"/>
            <w:right w:val="none" w:sz="0" w:space="0" w:color="auto"/>
          </w:divBdr>
        </w:div>
        <w:div w:id="1564102580">
          <w:marLeft w:val="480"/>
          <w:marRight w:val="0"/>
          <w:marTop w:val="0"/>
          <w:marBottom w:val="0"/>
          <w:divBdr>
            <w:top w:val="none" w:sz="0" w:space="0" w:color="auto"/>
            <w:left w:val="none" w:sz="0" w:space="0" w:color="auto"/>
            <w:bottom w:val="none" w:sz="0" w:space="0" w:color="auto"/>
            <w:right w:val="none" w:sz="0" w:space="0" w:color="auto"/>
          </w:divBdr>
        </w:div>
        <w:div w:id="1656837266">
          <w:marLeft w:val="480"/>
          <w:marRight w:val="0"/>
          <w:marTop w:val="0"/>
          <w:marBottom w:val="0"/>
          <w:divBdr>
            <w:top w:val="none" w:sz="0" w:space="0" w:color="auto"/>
            <w:left w:val="none" w:sz="0" w:space="0" w:color="auto"/>
            <w:bottom w:val="none" w:sz="0" w:space="0" w:color="auto"/>
            <w:right w:val="none" w:sz="0" w:space="0" w:color="auto"/>
          </w:divBdr>
        </w:div>
        <w:div w:id="1790079801">
          <w:marLeft w:val="480"/>
          <w:marRight w:val="0"/>
          <w:marTop w:val="0"/>
          <w:marBottom w:val="0"/>
          <w:divBdr>
            <w:top w:val="none" w:sz="0" w:space="0" w:color="auto"/>
            <w:left w:val="none" w:sz="0" w:space="0" w:color="auto"/>
            <w:bottom w:val="none" w:sz="0" w:space="0" w:color="auto"/>
            <w:right w:val="none" w:sz="0" w:space="0" w:color="auto"/>
          </w:divBdr>
        </w:div>
        <w:div w:id="1804813912">
          <w:marLeft w:val="480"/>
          <w:marRight w:val="0"/>
          <w:marTop w:val="0"/>
          <w:marBottom w:val="0"/>
          <w:divBdr>
            <w:top w:val="none" w:sz="0" w:space="0" w:color="auto"/>
            <w:left w:val="none" w:sz="0" w:space="0" w:color="auto"/>
            <w:bottom w:val="none" w:sz="0" w:space="0" w:color="auto"/>
            <w:right w:val="none" w:sz="0" w:space="0" w:color="auto"/>
          </w:divBdr>
        </w:div>
        <w:div w:id="1807576451">
          <w:marLeft w:val="480"/>
          <w:marRight w:val="0"/>
          <w:marTop w:val="0"/>
          <w:marBottom w:val="0"/>
          <w:divBdr>
            <w:top w:val="none" w:sz="0" w:space="0" w:color="auto"/>
            <w:left w:val="none" w:sz="0" w:space="0" w:color="auto"/>
            <w:bottom w:val="none" w:sz="0" w:space="0" w:color="auto"/>
            <w:right w:val="none" w:sz="0" w:space="0" w:color="auto"/>
          </w:divBdr>
        </w:div>
        <w:div w:id="1866821866">
          <w:marLeft w:val="480"/>
          <w:marRight w:val="0"/>
          <w:marTop w:val="0"/>
          <w:marBottom w:val="0"/>
          <w:divBdr>
            <w:top w:val="none" w:sz="0" w:space="0" w:color="auto"/>
            <w:left w:val="none" w:sz="0" w:space="0" w:color="auto"/>
            <w:bottom w:val="none" w:sz="0" w:space="0" w:color="auto"/>
            <w:right w:val="none" w:sz="0" w:space="0" w:color="auto"/>
          </w:divBdr>
        </w:div>
        <w:div w:id="1888565528">
          <w:marLeft w:val="480"/>
          <w:marRight w:val="0"/>
          <w:marTop w:val="0"/>
          <w:marBottom w:val="0"/>
          <w:divBdr>
            <w:top w:val="none" w:sz="0" w:space="0" w:color="auto"/>
            <w:left w:val="none" w:sz="0" w:space="0" w:color="auto"/>
            <w:bottom w:val="none" w:sz="0" w:space="0" w:color="auto"/>
            <w:right w:val="none" w:sz="0" w:space="0" w:color="auto"/>
          </w:divBdr>
        </w:div>
        <w:div w:id="1936016196">
          <w:marLeft w:val="480"/>
          <w:marRight w:val="0"/>
          <w:marTop w:val="0"/>
          <w:marBottom w:val="0"/>
          <w:divBdr>
            <w:top w:val="none" w:sz="0" w:space="0" w:color="auto"/>
            <w:left w:val="none" w:sz="0" w:space="0" w:color="auto"/>
            <w:bottom w:val="none" w:sz="0" w:space="0" w:color="auto"/>
            <w:right w:val="none" w:sz="0" w:space="0" w:color="auto"/>
          </w:divBdr>
        </w:div>
        <w:div w:id="2054115430">
          <w:marLeft w:val="480"/>
          <w:marRight w:val="0"/>
          <w:marTop w:val="0"/>
          <w:marBottom w:val="0"/>
          <w:divBdr>
            <w:top w:val="none" w:sz="0" w:space="0" w:color="auto"/>
            <w:left w:val="none" w:sz="0" w:space="0" w:color="auto"/>
            <w:bottom w:val="none" w:sz="0" w:space="0" w:color="auto"/>
            <w:right w:val="none" w:sz="0" w:space="0" w:color="auto"/>
          </w:divBdr>
        </w:div>
        <w:div w:id="2064675385">
          <w:marLeft w:val="480"/>
          <w:marRight w:val="0"/>
          <w:marTop w:val="0"/>
          <w:marBottom w:val="0"/>
          <w:divBdr>
            <w:top w:val="none" w:sz="0" w:space="0" w:color="auto"/>
            <w:left w:val="none" w:sz="0" w:space="0" w:color="auto"/>
            <w:bottom w:val="none" w:sz="0" w:space="0" w:color="auto"/>
            <w:right w:val="none" w:sz="0" w:space="0" w:color="auto"/>
          </w:divBdr>
        </w:div>
        <w:div w:id="2077320311">
          <w:marLeft w:val="480"/>
          <w:marRight w:val="0"/>
          <w:marTop w:val="0"/>
          <w:marBottom w:val="0"/>
          <w:divBdr>
            <w:top w:val="none" w:sz="0" w:space="0" w:color="auto"/>
            <w:left w:val="none" w:sz="0" w:space="0" w:color="auto"/>
            <w:bottom w:val="none" w:sz="0" w:space="0" w:color="auto"/>
            <w:right w:val="none" w:sz="0" w:space="0" w:color="auto"/>
          </w:divBdr>
        </w:div>
        <w:div w:id="2088574007">
          <w:marLeft w:val="480"/>
          <w:marRight w:val="0"/>
          <w:marTop w:val="0"/>
          <w:marBottom w:val="0"/>
          <w:divBdr>
            <w:top w:val="none" w:sz="0" w:space="0" w:color="auto"/>
            <w:left w:val="none" w:sz="0" w:space="0" w:color="auto"/>
            <w:bottom w:val="none" w:sz="0" w:space="0" w:color="auto"/>
            <w:right w:val="none" w:sz="0" w:space="0" w:color="auto"/>
          </w:divBdr>
        </w:div>
        <w:div w:id="2139301565">
          <w:marLeft w:val="480"/>
          <w:marRight w:val="0"/>
          <w:marTop w:val="0"/>
          <w:marBottom w:val="0"/>
          <w:divBdr>
            <w:top w:val="none" w:sz="0" w:space="0" w:color="auto"/>
            <w:left w:val="none" w:sz="0" w:space="0" w:color="auto"/>
            <w:bottom w:val="none" w:sz="0" w:space="0" w:color="auto"/>
            <w:right w:val="none" w:sz="0" w:space="0" w:color="auto"/>
          </w:divBdr>
        </w:div>
      </w:divsChild>
    </w:div>
    <w:div w:id="557253240">
      <w:marLeft w:val="480"/>
      <w:marRight w:val="0"/>
      <w:marTop w:val="0"/>
      <w:marBottom w:val="0"/>
      <w:divBdr>
        <w:top w:val="none" w:sz="0" w:space="0" w:color="auto"/>
        <w:left w:val="none" w:sz="0" w:space="0" w:color="auto"/>
        <w:bottom w:val="none" w:sz="0" w:space="0" w:color="auto"/>
        <w:right w:val="none" w:sz="0" w:space="0" w:color="auto"/>
      </w:divBdr>
    </w:div>
    <w:div w:id="558127432">
      <w:bodyDiv w:val="1"/>
      <w:marLeft w:val="0"/>
      <w:marRight w:val="0"/>
      <w:marTop w:val="0"/>
      <w:marBottom w:val="0"/>
      <w:divBdr>
        <w:top w:val="none" w:sz="0" w:space="0" w:color="auto"/>
        <w:left w:val="none" w:sz="0" w:space="0" w:color="auto"/>
        <w:bottom w:val="none" w:sz="0" w:space="0" w:color="auto"/>
        <w:right w:val="none" w:sz="0" w:space="0" w:color="auto"/>
      </w:divBdr>
    </w:div>
    <w:div w:id="558127615">
      <w:bodyDiv w:val="1"/>
      <w:marLeft w:val="0"/>
      <w:marRight w:val="0"/>
      <w:marTop w:val="0"/>
      <w:marBottom w:val="0"/>
      <w:divBdr>
        <w:top w:val="none" w:sz="0" w:space="0" w:color="auto"/>
        <w:left w:val="none" w:sz="0" w:space="0" w:color="auto"/>
        <w:bottom w:val="none" w:sz="0" w:space="0" w:color="auto"/>
        <w:right w:val="none" w:sz="0" w:space="0" w:color="auto"/>
      </w:divBdr>
    </w:div>
    <w:div w:id="558564469">
      <w:marLeft w:val="480"/>
      <w:marRight w:val="0"/>
      <w:marTop w:val="0"/>
      <w:marBottom w:val="0"/>
      <w:divBdr>
        <w:top w:val="none" w:sz="0" w:space="0" w:color="auto"/>
        <w:left w:val="none" w:sz="0" w:space="0" w:color="auto"/>
        <w:bottom w:val="none" w:sz="0" w:space="0" w:color="auto"/>
        <w:right w:val="none" w:sz="0" w:space="0" w:color="auto"/>
      </w:divBdr>
    </w:div>
    <w:div w:id="558594964">
      <w:marLeft w:val="480"/>
      <w:marRight w:val="0"/>
      <w:marTop w:val="0"/>
      <w:marBottom w:val="0"/>
      <w:divBdr>
        <w:top w:val="none" w:sz="0" w:space="0" w:color="auto"/>
        <w:left w:val="none" w:sz="0" w:space="0" w:color="auto"/>
        <w:bottom w:val="none" w:sz="0" w:space="0" w:color="auto"/>
        <w:right w:val="none" w:sz="0" w:space="0" w:color="auto"/>
      </w:divBdr>
    </w:div>
    <w:div w:id="560677849">
      <w:marLeft w:val="480"/>
      <w:marRight w:val="0"/>
      <w:marTop w:val="0"/>
      <w:marBottom w:val="0"/>
      <w:divBdr>
        <w:top w:val="none" w:sz="0" w:space="0" w:color="auto"/>
        <w:left w:val="none" w:sz="0" w:space="0" w:color="auto"/>
        <w:bottom w:val="none" w:sz="0" w:space="0" w:color="auto"/>
        <w:right w:val="none" w:sz="0" w:space="0" w:color="auto"/>
      </w:divBdr>
    </w:div>
    <w:div w:id="561020240">
      <w:marLeft w:val="480"/>
      <w:marRight w:val="0"/>
      <w:marTop w:val="0"/>
      <w:marBottom w:val="0"/>
      <w:divBdr>
        <w:top w:val="none" w:sz="0" w:space="0" w:color="auto"/>
        <w:left w:val="none" w:sz="0" w:space="0" w:color="auto"/>
        <w:bottom w:val="none" w:sz="0" w:space="0" w:color="auto"/>
        <w:right w:val="none" w:sz="0" w:space="0" w:color="auto"/>
      </w:divBdr>
    </w:div>
    <w:div w:id="562066806">
      <w:bodyDiv w:val="1"/>
      <w:marLeft w:val="0"/>
      <w:marRight w:val="0"/>
      <w:marTop w:val="0"/>
      <w:marBottom w:val="0"/>
      <w:divBdr>
        <w:top w:val="none" w:sz="0" w:space="0" w:color="auto"/>
        <w:left w:val="none" w:sz="0" w:space="0" w:color="auto"/>
        <w:bottom w:val="none" w:sz="0" w:space="0" w:color="auto"/>
        <w:right w:val="none" w:sz="0" w:space="0" w:color="auto"/>
      </w:divBdr>
    </w:div>
    <w:div w:id="562260237">
      <w:marLeft w:val="480"/>
      <w:marRight w:val="0"/>
      <w:marTop w:val="0"/>
      <w:marBottom w:val="0"/>
      <w:divBdr>
        <w:top w:val="none" w:sz="0" w:space="0" w:color="auto"/>
        <w:left w:val="none" w:sz="0" w:space="0" w:color="auto"/>
        <w:bottom w:val="none" w:sz="0" w:space="0" w:color="auto"/>
        <w:right w:val="none" w:sz="0" w:space="0" w:color="auto"/>
      </w:divBdr>
    </w:div>
    <w:div w:id="562836341">
      <w:bodyDiv w:val="1"/>
      <w:marLeft w:val="0"/>
      <w:marRight w:val="0"/>
      <w:marTop w:val="0"/>
      <w:marBottom w:val="0"/>
      <w:divBdr>
        <w:top w:val="none" w:sz="0" w:space="0" w:color="auto"/>
        <w:left w:val="none" w:sz="0" w:space="0" w:color="auto"/>
        <w:bottom w:val="none" w:sz="0" w:space="0" w:color="auto"/>
        <w:right w:val="none" w:sz="0" w:space="0" w:color="auto"/>
      </w:divBdr>
    </w:div>
    <w:div w:id="565410535">
      <w:bodyDiv w:val="1"/>
      <w:marLeft w:val="0"/>
      <w:marRight w:val="0"/>
      <w:marTop w:val="0"/>
      <w:marBottom w:val="0"/>
      <w:divBdr>
        <w:top w:val="none" w:sz="0" w:space="0" w:color="auto"/>
        <w:left w:val="none" w:sz="0" w:space="0" w:color="auto"/>
        <w:bottom w:val="none" w:sz="0" w:space="0" w:color="auto"/>
        <w:right w:val="none" w:sz="0" w:space="0" w:color="auto"/>
      </w:divBdr>
      <w:divsChild>
        <w:div w:id="62218749">
          <w:marLeft w:val="480"/>
          <w:marRight w:val="0"/>
          <w:marTop w:val="0"/>
          <w:marBottom w:val="0"/>
          <w:divBdr>
            <w:top w:val="none" w:sz="0" w:space="0" w:color="auto"/>
            <w:left w:val="none" w:sz="0" w:space="0" w:color="auto"/>
            <w:bottom w:val="none" w:sz="0" w:space="0" w:color="auto"/>
            <w:right w:val="none" w:sz="0" w:space="0" w:color="auto"/>
          </w:divBdr>
        </w:div>
        <w:div w:id="80178189">
          <w:marLeft w:val="480"/>
          <w:marRight w:val="0"/>
          <w:marTop w:val="0"/>
          <w:marBottom w:val="0"/>
          <w:divBdr>
            <w:top w:val="none" w:sz="0" w:space="0" w:color="auto"/>
            <w:left w:val="none" w:sz="0" w:space="0" w:color="auto"/>
            <w:bottom w:val="none" w:sz="0" w:space="0" w:color="auto"/>
            <w:right w:val="none" w:sz="0" w:space="0" w:color="auto"/>
          </w:divBdr>
        </w:div>
        <w:div w:id="95292303">
          <w:marLeft w:val="480"/>
          <w:marRight w:val="0"/>
          <w:marTop w:val="0"/>
          <w:marBottom w:val="0"/>
          <w:divBdr>
            <w:top w:val="none" w:sz="0" w:space="0" w:color="auto"/>
            <w:left w:val="none" w:sz="0" w:space="0" w:color="auto"/>
            <w:bottom w:val="none" w:sz="0" w:space="0" w:color="auto"/>
            <w:right w:val="none" w:sz="0" w:space="0" w:color="auto"/>
          </w:divBdr>
        </w:div>
        <w:div w:id="147596995">
          <w:marLeft w:val="480"/>
          <w:marRight w:val="0"/>
          <w:marTop w:val="0"/>
          <w:marBottom w:val="0"/>
          <w:divBdr>
            <w:top w:val="none" w:sz="0" w:space="0" w:color="auto"/>
            <w:left w:val="none" w:sz="0" w:space="0" w:color="auto"/>
            <w:bottom w:val="none" w:sz="0" w:space="0" w:color="auto"/>
            <w:right w:val="none" w:sz="0" w:space="0" w:color="auto"/>
          </w:divBdr>
        </w:div>
        <w:div w:id="160512347">
          <w:marLeft w:val="480"/>
          <w:marRight w:val="0"/>
          <w:marTop w:val="0"/>
          <w:marBottom w:val="0"/>
          <w:divBdr>
            <w:top w:val="none" w:sz="0" w:space="0" w:color="auto"/>
            <w:left w:val="none" w:sz="0" w:space="0" w:color="auto"/>
            <w:bottom w:val="none" w:sz="0" w:space="0" w:color="auto"/>
            <w:right w:val="none" w:sz="0" w:space="0" w:color="auto"/>
          </w:divBdr>
        </w:div>
        <w:div w:id="201215791">
          <w:marLeft w:val="480"/>
          <w:marRight w:val="0"/>
          <w:marTop w:val="0"/>
          <w:marBottom w:val="0"/>
          <w:divBdr>
            <w:top w:val="none" w:sz="0" w:space="0" w:color="auto"/>
            <w:left w:val="none" w:sz="0" w:space="0" w:color="auto"/>
            <w:bottom w:val="none" w:sz="0" w:space="0" w:color="auto"/>
            <w:right w:val="none" w:sz="0" w:space="0" w:color="auto"/>
          </w:divBdr>
        </w:div>
        <w:div w:id="251596355">
          <w:marLeft w:val="480"/>
          <w:marRight w:val="0"/>
          <w:marTop w:val="0"/>
          <w:marBottom w:val="0"/>
          <w:divBdr>
            <w:top w:val="none" w:sz="0" w:space="0" w:color="auto"/>
            <w:left w:val="none" w:sz="0" w:space="0" w:color="auto"/>
            <w:bottom w:val="none" w:sz="0" w:space="0" w:color="auto"/>
            <w:right w:val="none" w:sz="0" w:space="0" w:color="auto"/>
          </w:divBdr>
        </w:div>
        <w:div w:id="345598647">
          <w:marLeft w:val="480"/>
          <w:marRight w:val="0"/>
          <w:marTop w:val="0"/>
          <w:marBottom w:val="0"/>
          <w:divBdr>
            <w:top w:val="none" w:sz="0" w:space="0" w:color="auto"/>
            <w:left w:val="none" w:sz="0" w:space="0" w:color="auto"/>
            <w:bottom w:val="none" w:sz="0" w:space="0" w:color="auto"/>
            <w:right w:val="none" w:sz="0" w:space="0" w:color="auto"/>
          </w:divBdr>
        </w:div>
        <w:div w:id="397215015">
          <w:marLeft w:val="480"/>
          <w:marRight w:val="0"/>
          <w:marTop w:val="0"/>
          <w:marBottom w:val="0"/>
          <w:divBdr>
            <w:top w:val="none" w:sz="0" w:space="0" w:color="auto"/>
            <w:left w:val="none" w:sz="0" w:space="0" w:color="auto"/>
            <w:bottom w:val="none" w:sz="0" w:space="0" w:color="auto"/>
            <w:right w:val="none" w:sz="0" w:space="0" w:color="auto"/>
          </w:divBdr>
        </w:div>
        <w:div w:id="429736086">
          <w:marLeft w:val="480"/>
          <w:marRight w:val="0"/>
          <w:marTop w:val="0"/>
          <w:marBottom w:val="0"/>
          <w:divBdr>
            <w:top w:val="none" w:sz="0" w:space="0" w:color="auto"/>
            <w:left w:val="none" w:sz="0" w:space="0" w:color="auto"/>
            <w:bottom w:val="none" w:sz="0" w:space="0" w:color="auto"/>
            <w:right w:val="none" w:sz="0" w:space="0" w:color="auto"/>
          </w:divBdr>
        </w:div>
        <w:div w:id="520974005">
          <w:marLeft w:val="480"/>
          <w:marRight w:val="0"/>
          <w:marTop w:val="0"/>
          <w:marBottom w:val="0"/>
          <w:divBdr>
            <w:top w:val="none" w:sz="0" w:space="0" w:color="auto"/>
            <w:left w:val="none" w:sz="0" w:space="0" w:color="auto"/>
            <w:bottom w:val="none" w:sz="0" w:space="0" w:color="auto"/>
            <w:right w:val="none" w:sz="0" w:space="0" w:color="auto"/>
          </w:divBdr>
        </w:div>
        <w:div w:id="533231937">
          <w:marLeft w:val="480"/>
          <w:marRight w:val="0"/>
          <w:marTop w:val="0"/>
          <w:marBottom w:val="0"/>
          <w:divBdr>
            <w:top w:val="none" w:sz="0" w:space="0" w:color="auto"/>
            <w:left w:val="none" w:sz="0" w:space="0" w:color="auto"/>
            <w:bottom w:val="none" w:sz="0" w:space="0" w:color="auto"/>
            <w:right w:val="none" w:sz="0" w:space="0" w:color="auto"/>
          </w:divBdr>
        </w:div>
        <w:div w:id="547648157">
          <w:marLeft w:val="480"/>
          <w:marRight w:val="0"/>
          <w:marTop w:val="0"/>
          <w:marBottom w:val="0"/>
          <w:divBdr>
            <w:top w:val="none" w:sz="0" w:space="0" w:color="auto"/>
            <w:left w:val="none" w:sz="0" w:space="0" w:color="auto"/>
            <w:bottom w:val="none" w:sz="0" w:space="0" w:color="auto"/>
            <w:right w:val="none" w:sz="0" w:space="0" w:color="auto"/>
          </w:divBdr>
        </w:div>
        <w:div w:id="550313004">
          <w:marLeft w:val="480"/>
          <w:marRight w:val="0"/>
          <w:marTop w:val="0"/>
          <w:marBottom w:val="0"/>
          <w:divBdr>
            <w:top w:val="none" w:sz="0" w:space="0" w:color="auto"/>
            <w:left w:val="none" w:sz="0" w:space="0" w:color="auto"/>
            <w:bottom w:val="none" w:sz="0" w:space="0" w:color="auto"/>
            <w:right w:val="none" w:sz="0" w:space="0" w:color="auto"/>
          </w:divBdr>
        </w:div>
        <w:div w:id="593822990">
          <w:marLeft w:val="480"/>
          <w:marRight w:val="0"/>
          <w:marTop w:val="0"/>
          <w:marBottom w:val="0"/>
          <w:divBdr>
            <w:top w:val="none" w:sz="0" w:space="0" w:color="auto"/>
            <w:left w:val="none" w:sz="0" w:space="0" w:color="auto"/>
            <w:bottom w:val="none" w:sz="0" w:space="0" w:color="auto"/>
            <w:right w:val="none" w:sz="0" w:space="0" w:color="auto"/>
          </w:divBdr>
        </w:div>
        <w:div w:id="635915158">
          <w:marLeft w:val="480"/>
          <w:marRight w:val="0"/>
          <w:marTop w:val="0"/>
          <w:marBottom w:val="0"/>
          <w:divBdr>
            <w:top w:val="none" w:sz="0" w:space="0" w:color="auto"/>
            <w:left w:val="none" w:sz="0" w:space="0" w:color="auto"/>
            <w:bottom w:val="none" w:sz="0" w:space="0" w:color="auto"/>
            <w:right w:val="none" w:sz="0" w:space="0" w:color="auto"/>
          </w:divBdr>
        </w:div>
        <w:div w:id="759525251">
          <w:marLeft w:val="480"/>
          <w:marRight w:val="0"/>
          <w:marTop w:val="0"/>
          <w:marBottom w:val="0"/>
          <w:divBdr>
            <w:top w:val="none" w:sz="0" w:space="0" w:color="auto"/>
            <w:left w:val="none" w:sz="0" w:space="0" w:color="auto"/>
            <w:bottom w:val="none" w:sz="0" w:space="0" w:color="auto"/>
            <w:right w:val="none" w:sz="0" w:space="0" w:color="auto"/>
          </w:divBdr>
        </w:div>
        <w:div w:id="774860259">
          <w:marLeft w:val="480"/>
          <w:marRight w:val="0"/>
          <w:marTop w:val="0"/>
          <w:marBottom w:val="0"/>
          <w:divBdr>
            <w:top w:val="none" w:sz="0" w:space="0" w:color="auto"/>
            <w:left w:val="none" w:sz="0" w:space="0" w:color="auto"/>
            <w:bottom w:val="none" w:sz="0" w:space="0" w:color="auto"/>
            <w:right w:val="none" w:sz="0" w:space="0" w:color="auto"/>
          </w:divBdr>
        </w:div>
        <w:div w:id="866792283">
          <w:marLeft w:val="480"/>
          <w:marRight w:val="0"/>
          <w:marTop w:val="0"/>
          <w:marBottom w:val="0"/>
          <w:divBdr>
            <w:top w:val="none" w:sz="0" w:space="0" w:color="auto"/>
            <w:left w:val="none" w:sz="0" w:space="0" w:color="auto"/>
            <w:bottom w:val="none" w:sz="0" w:space="0" w:color="auto"/>
            <w:right w:val="none" w:sz="0" w:space="0" w:color="auto"/>
          </w:divBdr>
        </w:div>
        <w:div w:id="882521874">
          <w:marLeft w:val="480"/>
          <w:marRight w:val="0"/>
          <w:marTop w:val="0"/>
          <w:marBottom w:val="0"/>
          <w:divBdr>
            <w:top w:val="none" w:sz="0" w:space="0" w:color="auto"/>
            <w:left w:val="none" w:sz="0" w:space="0" w:color="auto"/>
            <w:bottom w:val="none" w:sz="0" w:space="0" w:color="auto"/>
            <w:right w:val="none" w:sz="0" w:space="0" w:color="auto"/>
          </w:divBdr>
        </w:div>
        <w:div w:id="903105520">
          <w:marLeft w:val="480"/>
          <w:marRight w:val="0"/>
          <w:marTop w:val="0"/>
          <w:marBottom w:val="0"/>
          <w:divBdr>
            <w:top w:val="none" w:sz="0" w:space="0" w:color="auto"/>
            <w:left w:val="none" w:sz="0" w:space="0" w:color="auto"/>
            <w:bottom w:val="none" w:sz="0" w:space="0" w:color="auto"/>
            <w:right w:val="none" w:sz="0" w:space="0" w:color="auto"/>
          </w:divBdr>
        </w:div>
        <w:div w:id="998189369">
          <w:marLeft w:val="480"/>
          <w:marRight w:val="0"/>
          <w:marTop w:val="0"/>
          <w:marBottom w:val="0"/>
          <w:divBdr>
            <w:top w:val="none" w:sz="0" w:space="0" w:color="auto"/>
            <w:left w:val="none" w:sz="0" w:space="0" w:color="auto"/>
            <w:bottom w:val="none" w:sz="0" w:space="0" w:color="auto"/>
            <w:right w:val="none" w:sz="0" w:space="0" w:color="auto"/>
          </w:divBdr>
        </w:div>
        <w:div w:id="1090738350">
          <w:marLeft w:val="480"/>
          <w:marRight w:val="0"/>
          <w:marTop w:val="0"/>
          <w:marBottom w:val="0"/>
          <w:divBdr>
            <w:top w:val="none" w:sz="0" w:space="0" w:color="auto"/>
            <w:left w:val="none" w:sz="0" w:space="0" w:color="auto"/>
            <w:bottom w:val="none" w:sz="0" w:space="0" w:color="auto"/>
            <w:right w:val="none" w:sz="0" w:space="0" w:color="auto"/>
          </w:divBdr>
        </w:div>
        <w:div w:id="1135876747">
          <w:marLeft w:val="480"/>
          <w:marRight w:val="0"/>
          <w:marTop w:val="0"/>
          <w:marBottom w:val="0"/>
          <w:divBdr>
            <w:top w:val="none" w:sz="0" w:space="0" w:color="auto"/>
            <w:left w:val="none" w:sz="0" w:space="0" w:color="auto"/>
            <w:bottom w:val="none" w:sz="0" w:space="0" w:color="auto"/>
            <w:right w:val="none" w:sz="0" w:space="0" w:color="auto"/>
          </w:divBdr>
        </w:div>
        <w:div w:id="1138570985">
          <w:marLeft w:val="480"/>
          <w:marRight w:val="0"/>
          <w:marTop w:val="0"/>
          <w:marBottom w:val="0"/>
          <w:divBdr>
            <w:top w:val="none" w:sz="0" w:space="0" w:color="auto"/>
            <w:left w:val="none" w:sz="0" w:space="0" w:color="auto"/>
            <w:bottom w:val="none" w:sz="0" w:space="0" w:color="auto"/>
            <w:right w:val="none" w:sz="0" w:space="0" w:color="auto"/>
          </w:divBdr>
        </w:div>
        <w:div w:id="1146363672">
          <w:marLeft w:val="480"/>
          <w:marRight w:val="0"/>
          <w:marTop w:val="0"/>
          <w:marBottom w:val="0"/>
          <w:divBdr>
            <w:top w:val="none" w:sz="0" w:space="0" w:color="auto"/>
            <w:left w:val="none" w:sz="0" w:space="0" w:color="auto"/>
            <w:bottom w:val="none" w:sz="0" w:space="0" w:color="auto"/>
            <w:right w:val="none" w:sz="0" w:space="0" w:color="auto"/>
          </w:divBdr>
        </w:div>
        <w:div w:id="1147436674">
          <w:marLeft w:val="480"/>
          <w:marRight w:val="0"/>
          <w:marTop w:val="0"/>
          <w:marBottom w:val="0"/>
          <w:divBdr>
            <w:top w:val="none" w:sz="0" w:space="0" w:color="auto"/>
            <w:left w:val="none" w:sz="0" w:space="0" w:color="auto"/>
            <w:bottom w:val="none" w:sz="0" w:space="0" w:color="auto"/>
            <w:right w:val="none" w:sz="0" w:space="0" w:color="auto"/>
          </w:divBdr>
        </w:div>
        <w:div w:id="1187251413">
          <w:marLeft w:val="480"/>
          <w:marRight w:val="0"/>
          <w:marTop w:val="0"/>
          <w:marBottom w:val="0"/>
          <w:divBdr>
            <w:top w:val="none" w:sz="0" w:space="0" w:color="auto"/>
            <w:left w:val="none" w:sz="0" w:space="0" w:color="auto"/>
            <w:bottom w:val="none" w:sz="0" w:space="0" w:color="auto"/>
            <w:right w:val="none" w:sz="0" w:space="0" w:color="auto"/>
          </w:divBdr>
        </w:div>
        <w:div w:id="1287196514">
          <w:marLeft w:val="480"/>
          <w:marRight w:val="0"/>
          <w:marTop w:val="0"/>
          <w:marBottom w:val="0"/>
          <w:divBdr>
            <w:top w:val="none" w:sz="0" w:space="0" w:color="auto"/>
            <w:left w:val="none" w:sz="0" w:space="0" w:color="auto"/>
            <w:bottom w:val="none" w:sz="0" w:space="0" w:color="auto"/>
            <w:right w:val="none" w:sz="0" w:space="0" w:color="auto"/>
          </w:divBdr>
        </w:div>
        <w:div w:id="1289775741">
          <w:marLeft w:val="480"/>
          <w:marRight w:val="0"/>
          <w:marTop w:val="0"/>
          <w:marBottom w:val="0"/>
          <w:divBdr>
            <w:top w:val="none" w:sz="0" w:space="0" w:color="auto"/>
            <w:left w:val="none" w:sz="0" w:space="0" w:color="auto"/>
            <w:bottom w:val="none" w:sz="0" w:space="0" w:color="auto"/>
            <w:right w:val="none" w:sz="0" w:space="0" w:color="auto"/>
          </w:divBdr>
        </w:div>
        <w:div w:id="1367488908">
          <w:marLeft w:val="480"/>
          <w:marRight w:val="0"/>
          <w:marTop w:val="0"/>
          <w:marBottom w:val="0"/>
          <w:divBdr>
            <w:top w:val="none" w:sz="0" w:space="0" w:color="auto"/>
            <w:left w:val="none" w:sz="0" w:space="0" w:color="auto"/>
            <w:bottom w:val="none" w:sz="0" w:space="0" w:color="auto"/>
            <w:right w:val="none" w:sz="0" w:space="0" w:color="auto"/>
          </w:divBdr>
        </w:div>
        <w:div w:id="1465349294">
          <w:marLeft w:val="480"/>
          <w:marRight w:val="0"/>
          <w:marTop w:val="0"/>
          <w:marBottom w:val="0"/>
          <w:divBdr>
            <w:top w:val="none" w:sz="0" w:space="0" w:color="auto"/>
            <w:left w:val="none" w:sz="0" w:space="0" w:color="auto"/>
            <w:bottom w:val="none" w:sz="0" w:space="0" w:color="auto"/>
            <w:right w:val="none" w:sz="0" w:space="0" w:color="auto"/>
          </w:divBdr>
        </w:div>
        <w:div w:id="1472795992">
          <w:marLeft w:val="480"/>
          <w:marRight w:val="0"/>
          <w:marTop w:val="0"/>
          <w:marBottom w:val="0"/>
          <w:divBdr>
            <w:top w:val="none" w:sz="0" w:space="0" w:color="auto"/>
            <w:left w:val="none" w:sz="0" w:space="0" w:color="auto"/>
            <w:bottom w:val="none" w:sz="0" w:space="0" w:color="auto"/>
            <w:right w:val="none" w:sz="0" w:space="0" w:color="auto"/>
          </w:divBdr>
        </w:div>
        <w:div w:id="1481997998">
          <w:marLeft w:val="480"/>
          <w:marRight w:val="0"/>
          <w:marTop w:val="0"/>
          <w:marBottom w:val="0"/>
          <w:divBdr>
            <w:top w:val="none" w:sz="0" w:space="0" w:color="auto"/>
            <w:left w:val="none" w:sz="0" w:space="0" w:color="auto"/>
            <w:bottom w:val="none" w:sz="0" w:space="0" w:color="auto"/>
            <w:right w:val="none" w:sz="0" w:space="0" w:color="auto"/>
          </w:divBdr>
        </w:div>
        <w:div w:id="1491363815">
          <w:marLeft w:val="480"/>
          <w:marRight w:val="0"/>
          <w:marTop w:val="0"/>
          <w:marBottom w:val="0"/>
          <w:divBdr>
            <w:top w:val="none" w:sz="0" w:space="0" w:color="auto"/>
            <w:left w:val="none" w:sz="0" w:space="0" w:color="auto"/>
            <w:bottom w:val="none" w:sz="0" w:space="0" w:color="auto"/>
            <w:right w:val="none" w:sz="0" w:space="0" w:color="auto"/>
          </w:divBdr>
        </w:div>
        <w:div w:id="1558399276">
          <w:marLeft w:val="480"/>
          <w:marRight w:val="0"/>
          <w:marTop w:val="0"/>
          <w:marBottom w:val="0"/>
          <w:divBdr>
            <w:top w:val="none" w:sz="0" w:space="0" w:color="auto"/>
            <w:left w:val="none" w:sz="0" w:space="0" w:color="auto"/>
            <w:bottom w:val="none" w:sz="0" w:space="0" w:color="auto"/>
            <w:right w:val="none" w:sz="0" w:space="0" w:color="auto"/>
          </w:divBdr>
        </w:div>
        <w:div w:id="1594509534">
          <w:marLeft w:val="480"/>
          <w:marRight w:val="0"/>
          <w:marTop w:val="0"/>
          <w:marBottom w:val="0"/>
          <w:divBdr>
            <w:top w:val="none" w:sz="0" w:space="0" w:color="auto"/>
            <w:left w:val="none" w:sz="0" w:space="0" w:color="auto"/>
            <w:bottom w:val="none" w:sz="0" w:space="0" w:color="auto"/>
            <w:right w:val="none" w:sz="0" w:space="0" w:color="auto"/>
          </w:divBdr>
        </w:div>
        <w:div w:id="1666667621">
          <w:marLeft w:val="480"/>
          <w:marRight w:val="0"/>
          <w:marTop w:val="0"/>
          <w:marBottom w:val="0"/>
          <w:divBdr>
            <w:top w:val="none" w:sz="0" w:space="0" w:color="auto"/>
            <w:left w:val="none" w:sz="0" w:space="0" w:color="auto"/>
            <w:bottom w:val="none" w:sz="0" w:space="0" w:color="auto"/>
            <w:right w:val="none" w:sz="0" w:space="0" w:color="auto"/>
          </w:divBdr>
        </w:div>
        <w:div w:id="1707752939">
          <w:marLeft w:val="480"/>
          <w:marRight w:val="0"/>
          <w:marTop w:val="0"/>
          <w:marBottom w:val="0"/>
          <w:divBdr>
            <w:top w:val="none" w:sz="0" w:space="0" w:color="auto"/>
            <w:left w:val="none" w:sz="0" w:space="0" w:color="auto"/>
            <w:bottom w:val="none" w:sz="0" w:space="0" w:color="auto"/>
            <w:right w:val="none" w:sz="0" w:space="0" w:color="auto"/>
          </w:divBdr>
        </w:div>
        <w:div w:id="1794014679">
          <w:marLeft w:val="480"/>
          <w:marRight w:val="0"/>
          <w:marTop w:val="0"/>
          <w:marBottom w:val="0"/>
          <w:divBdr>
            <w:top w:val="none" w:sz="0" w:space="0" w:color="auto"/>
            <w:left w:val="none" w:sz="0" w:space="0" w:color="auto"/>
            <w:bottom w:val="none" w:sz="0" w:space="0" w:color="auto"/>
            <w:right w:val="none" w:sz="0" w:space="0" w:color="auto"/>
          </w:divBdr>
        </w:div>
        <w:div w:id="1872037282">
          <w:marLeft w:val="480"/>
          <w:marRight w:val="0"/>
          <w:marTop w:val="0"/>
          <w:marBottom w:val="0"/>
          <w:divBdr>
            <w:top w:val="none" w:sz="0" w:space="0" w:color="auto"/>
            <w:left w:val="none" w:sz="0" w:space="0" w:color="auto"/>
            <w:bottom w:val="none" w:sz="0" w:space="0" w:color="auto"/>
            <w:right w:val="none" w:sz="0" w:space="0" w:color="auto"/>
          </w:divBdr>
        </w:div>
        <w:div w:id="1949653681">
          <w:marLeft w:val="480"/>
          <w:marRight w:val="0"/>
          <w:marTop w:val="0"/>
          <w:marBottom w:val="0"/>
          <w:divBdr>
            <w:top w:val="none" w:sz="0" w:space="0" w:color="auto"/>
            <w:left w:val="none" w:sz="0" w:space="0" w:color="auto"/>
            <w:bottom w:val="none" w:sz="0" w:space="0" w:color="auto"/>
            <w:right w:val="none" w:sz="0" w:space="0" w:color="auto"/>
          </w:divBdr>
        </w:div>
        <w:div w:id="1980842118">
          <w:marLeft w:val="480"/>
          <w:marRight w:val="0"/>
          <w:marTop w:val="0"/>
          <w:marBottom w:val="0"/>
          <w:divBdr>
            <w:top w:val="none" w:sz="0" w:space="0" w:color="auto"/>
            <w:left w:val="none" w:sz="0" w:space="0" w:color="auto"/>
            <w:bottom w:val="none" w:sz="0" w:space="0" w:color="auto"/>
            <w:right w:val="none" w:sz="0" w:space="0" w:color="auto"/>
          </w:divBdr>
        </w:div>
        <w:div w:id="1995717327">
          <w:marLeft w:val="480"/>
          <w:marRight w:val="0"/>
          <w:marTop w:val="0"/>
          <w:marBottom w:val="0"/>
          <w:divBdr>
            <w:top w:val="none" w:sz="0" w:space="0" w:color="auto"/>
            <w:left w:val="none" w:sz="0" w:space="0" w:color="auto"/>
            <w:bottom w:val="none" w:sz="0" w:space="0" w:color="auto"/>
            <w:right w:val="none" w:sz="0" w:space="0" w:color="auto"/>
          </w:divBdr>
        </w:div>
        <w:div w:id="2050492987">
          <w:marLeft w:val="480"/>
          <w:marRight w:val="0"/>
          <w:marTop w:val="0"/>
          <w:marBottom w:val="0"/>
          <w:divBdr>
            <w:top w:val="none" w:sz="0" w:space="0" w:color="auto"/>
            <w:left w:val="none" w:sz="0" w:space="0" w:color="auto"/>
            <w:bottom w:val="none" w:sz="0" w:space="0" w:color="auto"/>
            <w:right w:val="none" w:sz="0" w:space="0" w:color="auto"/>
          </w:divBdr>
        </w:div>
        <w:div w:id="2071607908">
          <w:marLeft w:val="480"/>
          <w:marRight w:val="0"/>
          <w:marTop w:val="0"/>
          <w:marBottom w:val="0"/>
          <w:divBdr>
            <w:top w:val="none" w:sz="0" w:space="0" w:color="auto"/>
            <w:left w:val="none" w:sz="0" w:space="0" w:color="auto"/>
            <w:bottom w:val="none" w:sz="0" w:space="0" w:color="auto"/>
            <w:right w:val="none" w:sz="0" w:space="0" w:color="auto"/>
          </w:divBdr>
        </w:div>
        <w:div w:id="2136440179">
          <w:marLeft w:val="480"/>
          <w:marRight w:val="0"/>
          <w:marTop w:val="0"/>
          <w:marBottom w:val="0"/>
          <w:divBdr>
            <w:top w:val="none" w:sz="0" w:space="0" w:color="auto"/>
            <w:left w:val="none" w:sz="0" w:space="0" w:color="auto"/>
            <w:bottom w:val="none" w:sz="0" w:space="0" w:color="auto"/>
            <w:right w:val="none" w:sz="0" w:space="0" w:color="auto"/>
          </w:divBdr>
        </w:div>
        <w:div w:id="2142573797">
          <w:marLeft w:val="480"/>
          <w:marRight w:val="0"/>
          <w:marTop w:val="0"/>
          <w:marBottom w:val="0"/>
          <w:divBdr>
            <w:top w:val="none" w:sz="0" w:space="0" w:color="auto"/>
            <w:left w:val="none" w:sz="0" w:space="0" w:color="auto"/>
            <w:bottom w:val="none" w:sz="0" w:space="0" w:color="auto"/>
            <w:right w:val="none" w:sz="0" w:space="0" w:color="auto"/>
          </w:divBdr>
        </w:div>
      </w:divsChild>
    </w:div>
    <w:div w:id="565531018">
      <w:marLeft w:val="480"/>
      <w:marRight w:val="0"/>
      <w:marTop w:val="0"/>
      <w:marBottom w:val="0"/>
      <w:divBdr>
        <w:top w:val="none" w:sz="0" w:space="0" w:color="auto"/>
        <w:left w:val="none" w:sz="0" w:space="0" w:color="auto"/>
        <w:bottom w:val="none" w:sz="0" w:space="0" w:color="auto"/>
        <w:right w:val="none" w:sz="0" w:space="0" w:color="auto"/>
      </w:divBdr>
    </w:div>
    <w:div w:id="567963446">
      <w:marLeft w:val="480"/>
      <w:marRight w:val="0"/>
      <w:marTop w:val="0"/>
      <w:marBottom w:val="0"/>
      <w:divBdr>
        <w:top w:val="none" w:sz="0" w:space="0" w:color="auto"/>
        <w:left w:val="none" w:sz="0" w:space="0" w:color="auto"/>
        <w:bottom w:val="none" w:sz="0" w:space="0" w:color="auto"/>
        <w:right w:val="none" w:sz="0" w:space="0" w:color="auto"/>
      </w:divBdr>
    </w:div>
    <w:div w:id="570240981">
      <w:marLeft w:val="480"/>
      <w:marRight w:val="0"/>
      <w:marTop w:val="0"/>
      <w:marBottom w:val="0"/>
      <w:divBdr>
        <w:top w:val="none" w:sz="0" w:space="0" w:color="auto"/>
        <w:left w:val="none" w:sz="0" w:space="0" w:color="auto"/>
        <w:bottom w:val="none" w:sz="0" w:space="0" w:color="auto"/>
        <w:right w:val="none" w:sz="0" w:space="0" w:color="auto"/>
      </w:divBdr>
    </w:div>
    <w:div w:id="570627237">
      <w:marLeft w:val="480"/>
      <w:marRight w:val="0"/>
      <w:marTop w:val="0"/>
      <w:marBottom w:val="0"/>
      <w:divBdr>
        <w:top w:val="none" w:sz="0" w:space="0" w:color="auto"/>
        <w:left w:val="none" w:sz="0" w:space="0" w:color="auto"/>
        <w:bottom w:val="none" w:sz="0" w:space="0" w:color="auto"/>
        <w:right w:val="none" w:sz="0" w:space="0" w:color="auto"/>
      </w:divBdr>
    </w:div>
    <w:div w:id="572012634">
      <w:bodyDiv w:val="1"/>
      <w:marLeft w:val="0"/>
      <w:marRight w:val="0"/>
      <w:marTop w:val="0"/>
      <w:marBottom w:val="0"/>
      <w:divBdr>
        <w:top w:val="none" w:sz="0" w:space="0" w:color="auto"/>
        <w:left w:val="none" w:sz="0" w:space="0" w:color="auto"/>
        <w:bottom w:val="none" w:sz="0" w:space="0" w:color="auto"/>
        <w:right w:val="none" w:sz="0" w:space="0" w:color="auto"/>
      </w:divBdr>
      <w:divsChild>
        <w:div w:id="13309859">
          <w:marLeft w:val="480"/>
          <w:marRight w:val="0"/>
          <w:marTop w:val="0"/>
          <w:marBottom w:val="0"/>
          <w:divBdr>
            <w:top w:val="none" w:sz="0" w:space="0" w:color="auto"/>
            <w:left w:val="none" w:sz="0" w:space="0" w:color="auto"/>
            <w:bottom w:val="none" w:sz="0" w:space="0" w:color="auto"/>
            <w:right w:val="none" w:sz="0" w:space="0" w:color="auto"/>
          </w:divBdr>
        </w:div>
        <w:div w:id="34277261">
          <w:marLeft w:val="480"/>
          <w:marRight w:val="0"/>
          <w:marTop w:val="0"/>
          <w:marBottom w:val="0"/>
          <w:divBdr>
            <w:top w:val="none" w:sz="0" w:space="0" w:color="auto"/>
            <w:left w:val="none" w:sz="0" w:space="0" w:color="auto"/>
            <w:bottom w:val="none" w:sz="0" w:space="0" w:color="auto"/>
            <w:right w:val="none" w:sz="0" w:space="0" w:color="auto"/>
          </w:divBdr>
        </w:div>
        <w:div w:id="40327183">
          <w:marLeft w:val="480"/>
          <w:marRight w:val="0"/>
          <w:marTop w:val="0"/>
          <w:marBottom w:val="0"/>
          <w:divBdr>
            <w:top w:val="none" w:sz="0" w:space="0" w:color="auto"/>
            <w:left w:val="none" w:sz="0" w:space="0" w:color="auto"/>
            <w:bottom w:val="none" w:sz="0" w:space="0" w:color="auto"/>
            <w:right w:val="none" w:sz="0" w:space="0" w:color="auto"/>
          </w:divBdr>
        </w:div>
        <w:div w:id="43457420">
          <w:marLeft w:val="480"/>
          <w:marRight w:val="0"/>
          <w:marTop w:val="0"/>
          <w:marBottom w:val="0"/>
          <w:divBdr>
            <w:top w:val="none" w:sz="0" w:space="0" w:color="auto"/>
            <w:left w:val="none" w:sz="0" w:space="0" w:color="auto"/>
            <w:bottom w:val="none" w:sz="0" w:space="0" w:color="auto"/>
            <w:right w:val="none" w:sz="0" w:space="0" w:color="auto"/>
          </w:divBdr>
        </w:div>
        <w:div w:id="166671916">
          <w:marLeft w:val="480"/>
          <w:marRight w:val="0"/>
          <w:marTop w:val="0"/>
          <w:marBottom w:val="0"/>
          <w:divBdr>
            <w:top w:val="none" w:sz="0" w:space="0" w:color="auto"/>
            <w:left w:val="none" w:sz="0" w:space="0" w:color="auto"/>
            <w:bottom w:val="none" w:sz="0" w:space="0" w:color="auto"/>
            <w:right w:val="none" w:sz="0" w:space="0" w:color="auto"/>
          </w:divBdr>
        </w:div>
        <w:div w:id="180096302">
          <w:marLeft w:val="480"/>
          <w:marRight w:val="0"/>
          <w:marTop w:val="0"/>
          <w:marBottom w:val="0"/>
          <w:divBdr>
            <w:top w:val="none" w:sz="0" w:space="0" w:color="auto"/>
            <w:left w:val="none" w:sz="0" w:space="0" w:color="auto"/>
            <w:bottom w:val="none" w:sz="0" w:space="0" w:color="auto"/>
            <w:right w:val="none" w:sz="0" w:space="0" w:color="auto"/>
          </w:divBdr>
        </w:div>
        <w:div w:id="181361577">
          <w:marLeft w:val="480"/>
          <w:marRight w:val="0"/>
          <w:marTop w:val="0"/>
          <w:marBottom w:val="0"/>
          <w:divBdr>
            <w:top w:val="none" w:sz="0" w:space="0" w:color="auto"/>
            <w:left w:val="none" w:sz="0" w:space="0" w:color="auto"/>
            <w:bottom w:val="none" w:sz="0" w:space="0" w:color="auto"/>
            <w:right w:val="none" w:sz="0" w:space="0" w:color="auto"/>
          </w:divBdr>
        </w:div>
        <w:div w:id="234240768">
          <w:marLeft w:val="480"/>
          <w:marRight w:val="0"/>
          <w:marTop w:val="0"/>
          <w:marBottom w:val="0"/>
          <w:divBdr>
            <w:top w:val="none" w:sz="0" w:space="0" w:color="auto"/>
            <w:left w:val="none" w:sz="0" w:space="0" w:color="auto"/>
            <w:bottom w:val="none" w:sz="0" w:space="0" w:color="auto"/>
            <w:right w:val="none" w:sz="0" w:space="0" w:color="auto"/>
          </w:divBdr>
        </w:div>
        <w:div w:id="282811747">
          <w:marLeft w:val="480"/>
          <w:marRight w:val="0"/>
          <w:marTop w:val="0"/>
          <w:marBottom w:val="0"/>
          <w:divBdr>
            <w:top w:val="none" w:sz="0" w:space="0" w:color="auto"/>
            <w:left w:val="none" w:sz="0" w:space="0" w:color="auto"/>
            <w:bottom w:val="none" w:sz="0" w:space="0" w:color="auto"/>
            <w:right w:val="none" w:sz="0" w:space="0" w:color="auto"/>
          </w:divBdr>
        </w:div>
        <w:div w:id="347759874">
          <w:marLeft w:val="480"/>
          <w:marRight w:val="0"/>
          <w:marTop w:val="0"/>
          <w:marBottom w:val="0"/>
          <w:divBdr>
            <w:top w:val="none" w:sz="0" w:space="0" w:color="auto"/>
            <w:left w:val="none" w:sz="0" w:space="0" w:color="auto"/>
            <w:bottom w:val="none" w:sz="0" w:space="0" w:color="auto"/>
            <w:right w:val="none" w:sz="0" w:space="0" w:color="auto"/>
          </w:divBdr>
        </w:div>
        <w:div w:id="421416557">
          <w:marLeft w:val="480"/>
          <w:marRight w:val="0"/>
          <w:marTop w:val="0"/>
          <w:marBottom w:val="0"/>
          <w:divBdr>
            <w:top w:val="none" w:sz="0" w:space="0" w:color="auto"/>
            <w:left w:val="none" w:sz="0" w:space="0" w:color="auto"/>
            <w:bottom w:val="none" w:sz="0" w:space="0" w:color="auto"/>
            <w:right w:val="none" w:sz="0" w:space="0" w:color="auto"/>
          </w:divBdr>
        </w:div>
        <w:div w:id="575288233">
          <w:marLeft w:val="480"/>
          <w:marRight w:val="0"/>
          <w:marTop w:val="0"/>
          <w:marBottom w:val="0"/>
          <w:divBdr>
            <w:top w:val="none" w:sz="0" w:space="0" w:color="auto"/>
            <w:left w:val="none" w:sz="0" w:space="0" w:color="auto"/>
            <w:bottom w:val="none" w:sz="0" w:space="0" w:color="auto"/>
            <w:right w:val="none" w:sz="0" w:space="0" w:color="auto"/>
          </w:divBdr>
        </w:div>
        <w:div w:id="594366366">
          <w:marLeft w:val="480"/>
          <w:marRight w:val="0"/>
          <w:marTop w:val="0"/>
          <w:marBottom w:val="0"/>
          <w:divBdr>
            <w:top w:val="none" w:sz="0" w:space="0" w:color="auto"/>
            <w:left w:val="none" w:sz="0" w:space="0" w:color="auto"/>
            <w:bottom w:val="none" w:sz="0" w:space="0" w:color="auto"/>
            <w:right w:val="none" w:sz="0" w:space="0" w:color="auto"/>
          </w:divBdr>
        </w:div>
        <w:div w:id="597520272">
          <w:marLeft w:val="480"/>
          <w:marRight w:val="0"/>
          <w:marTop w:val="0"/>
          <w:marBottom w:val="0"/>
          <w:divBdr>
            <w:top w:val="none" w:sz="0" w:space="0" w:color="auto"/>
            <w:left w:val="none" w:sz="0" w:space="0" w:color="auto"/>
            <w:bottom w:val="none" w:sz="0" w:space="0" w:color="auto"/>
            <w:right w:val="none" w:sz="0" w:space="0" w:color="auto"/>
          </w:divBdr>
        </w:div>
        <w:div w:id="608925659">
          <w:marLeft w:val="480"/>
          <w:marRight w:val="0"/>
          <w:marTop w:val="0"/>
          <w:marBottom w:val="0"/>
          <w:divBdr>
            <w:top w:val="none" w:sz="0" w:space="0" w:color="auto"/>
            <w:left w:val="none" w:sz="0" w:space="0" w:color="auto"/>
            <w:bottom w:val="none" w:sz="0" w:space="0" w:color="auto"/>
            <w:right w:val="none" w:sz="0" w:space="0" w:color="auto"/>
          </w:divBdr>
        </w:div>
        <w:div w:id="680469752">
          <w:marLeft w:val="480"/>
          <w:marRight w:val="0"/>
          <w:marTop w:val="0"/>
          <w:marBottom w:val="0"/>
          <w:divBdr>
            <w:top w:val="none" w:sz="0" w:space="0" w:color="auto"/>
            <w:left w:val="none" w:sz="0" w:space="0" w:color="auto"/>
            <w:bottom w:val="none" w:sz="0" w:space="0" w:color="auto"/>
            <w:right w:val="none" w:sz="0" w:space="0" w:color="auto"/>
          </w:divBdr>
        </w:div>
        <w:div w:id="759984711">
          <w:marLeft w:val="480"/>
          <w:marRight w:val="0"/>
          <w:marTop w:val="0"/>
          <w:marBottom w:val="0"/>
          <w:divBdr>
            <w:top w:val="none" w:sz="0" w:space="0" w:color="auto"/>
            <w:left w:val="none" w:sz="0" w:space="0" w:color="auto"/>
            <w:bottom w:val="none" w:sz="0" w:space="0" w:color="auto"/>
            <w:right w:val="none" w:sz="0" w:space="0" w:color="auto"/>
          </w:divBdr>
        </w:div>
        <w:div w:id="773599684">
          <w:marLeft w:val="480"/>
          <w:marRight w:val="0"/>
          <w:marTop w:val="0"/>
          <w:marBottom w:val="0"/>
          <w:divBdr>
            <w:top w:val="none" w:sz="0" w:space="0" w:color="auto"/>
            <w:left w:val="none" w:sz="0" w:space="0" w:color="auto"/>
            <w:bottom w:val="none" w:sz="0" w:space="0" w:color="auto"/>
            <w:right w:val="none" w:sz="0" w:space="0" w:color="auto"/>
          </w:divBdr>
        </w:div>
        <w:div w:id="812021697">
          <w:marLeft w:val="480"/>
          <w:marRight w:val="0"/>
          <w:marTop w:val="0"/>
          <w:marBottom w:val="0"/>
          <w:divBdr>
            <w:top w:val="none" w:sz="0" w:space="0" w:color="auto"/>
            <w:left w:val="none" w:sz="0" w:space="0" w:color="auto"/>
            <w:bottom w:val="none" w:sz="0" w:space="0" w:color="auto"/>
            <w:right w:val="none" w:sz="0" w:space="0" w:color="auto"/>
          </w:divBdr>
        </w:div>
        <w:div w:id="895048444">
          <w:marLeft w:val="480"/>
          <w:marRight w:val="0"/>
          <w:marTop w:val="0"/>
          <w:marBottom w:val="0"/>
          <w:divBdr>
            <w:top w:val="none" w:sz="0" w:space="0" w:color="auto"/>
            <w:left w:val="none" w:sz="0" w:space="0" w:color="auto"/>
            <w:bottom w:val="none" w:sz="0" w:space="0" w:color="auto"/>
            <w:right w:val="none" w:sz="0" w:space="0" w:color="auto"/>
          </w:divBdr>
        </w:div>
        <w:div w:id="916283833">
          <w:marLeft w:val="480"/>
          <w:marRight w:val="0"/>
          <w:marTop w:val="0"/>
          <w:marBottom w:val="0"/>
          <w:divBdr>
            <w:top w:val="none" w:sz="0" w:space="0" w:color="auto"/>
            <w:left w:val="none" w:sz="0" w:space="0" w:color="auto"/>
            <w:bottom w:val="none" w:sz="0" w:space="0" w:color="auto"/>
            <w:right w:val="none" w:sz="0" w:space="0" w:color="auto"/>
          </w:divBdr>
        </w:div>
        <w:div w:id="939459342">
          <w:marLeft w:val="480"/>
          <w:marRight w:val="0"/>
          <w:marTop w:val="0"/>
          <w:marBottom w:val="0"/>
          <w:divBdr>
            <w:top w:val="none" w:sz="0" w:space="0" w:color="auto"/>
            <w:left w:val="none" w:sz="0" w:space="0" w:color="auto"/>
            <w:bottom w:val="none" w:sz="0" w:space="0" w:color="auto"/>
            <w:right w:val="none" w:sz="0" w:space="0" w:color="auto"/>
          </w:divBdr>
        </w:div>
        <w:div w:id="969021366">
          <w:marLeft w:val="480"/>
          <w:marRight w:val="0"/>
          <w:marTop w:val="0"/>
          <w:marBottom w:val="0"/>
          <w:divBdr>
            <w:top w:val="none" w:sz="0" w:space="0" w:color="auto"/>
            <w:left w:val="none" w:sz="0" w:space="0" w:color="auto"/>
            <w:bottom w:val="none" w:sz="0" w:space="0" w:color="auto"/>
            <w:right w:val="none" w:sz="0" w:space="0" w:color="auto"/>
          </w:divBdr>
        </w:div>
        <w:div w:id="999501384">
          <w:marLeft w:val="480"/>
          <w:marRight w:val="0"/>
          <w:marTop w:val="0"/>
          <w:marBottom w:val="0"/>
          <w:divBdr>
            <w:top w:val="none" w:sz="0" w:space="0" w:color="auto"/>
            <w:left w:val="none" w:sz="0" w:space="0" w:color="auto"/>
            <w:bottom w:val="none" w:sz="0" w:space="0" w:color="auto"/>
            <w:right w:val="none" w:sz="0" w:space="0" w:color="auto"/>
          </w:divBdr>
        </w:div>
        <w:div w:id="1009792874">
          <w:marLeft w:val="480"/>
          <w:marRight w:val="0"/>
          <w:marTop w:val="0"/>
          <w:marBottom w:val="0"/>
          <w:divBdr>
            <w:top w:val="none" w:sz="0" w:space="0" w:color="auto"/>
            <w:left w:val="none" w:sz="0" w:space="0" w:color="auto"/>
            <w:bottom w:val="none" w:sz="0" w:space="0" w:color="auto"/>
            <w:right w:val="none" w:sz="0" w:space="0" w:color="auto"/>
          </w:divBdr>
        </w:div>
        <w:div w:id="1064445950">
          <w:marLeft w:val="480"/>
          <w:marRight w:val="0"/>
          <w:marTop w:val="0"/>
          <w:marBottom w:val="0"/>
          <w:divBdr>
            <w:top w:val="none" w:sz="0" w:space="0" w:color="auto"/>
            <w:left w:val="none" w:sz="0" w:space="0" w:color="auto"/>
            <w:bottom w:val="none" w:sz="0" w:space="0" w:color="auto"/>
            <w:right w:val="none" w:sz="0" w:space="0" w:color="auto"/>
          </w:divBdr>
        </w:div>
        <w:div w:id="1108893142">
          <w:marLeft w:val="480"/>
          <w:marRight w:val="0"/>
          <w:marTop w:val="0"/>
          <w:marBottom w:val="0"/>
          <w:divBdr>
            <w:top w:val="none" w:sz="0" w:space="0" w:color="auto"/>
            <w:left w:val="none" w:sz="0" w:space="0" w:color="auto"/>
            <w:bottom w:val="none" w:sz="0" w:space="0" w:color="auto"/>
            <w:right w:val="none" w:sz="0" w:space="0" w:color="auto"/>
          </w:divBdr>
        </w:div>
        <w:div w:id="1200320355">
          <w:marLeft w:val="480"/>
          <w:marRight w:val="0"/>
          <w:marTop w:val="0"/>
          <w:marBottom w:val="0"/>
          <w:divBdr>
            <w:top w:val="none" w:sz="0" w:space="0" w:color="auto"/>
            <w:left w:val="none" w:sz="0" w:space="0" w:color="auto"/>
            <w:bottom w:val="none" w:sz="0" w:space="0" w:color="auto"/>
            <w:right w:val="none" w:sz="0" w:space="0" w:color="auto"/>
          </w:divBdr>
        </w:div>
        <w:div w:id="1232425939">
          <w:marLeft w:val="480"/>
          <w:marRight w:val="0"/>
          <w:marTop w:val="0"/>
          <w:marBottom w:val="0"/>
          <w:divBdr>
            <w:top w:val="none" w:sz="0" w:space="0" w:color="auto"/>
            <w:left w:val="none" w:sz="0" w:space="0" w:color="auto"/>
            <w:bottom w:val="none" w:sz="0" w:space="0" w:color="auto"/>
            <w:right w:val="none" w:sz="0" w:space="0" w:color="auto"/>
          </w:divBdr>
        </w:div>
        <w:div w:id="1240941604">
          <w:marLeft w:val="480"/>
          <w:marRight w:val="0"/>
          <w:marTop w:val="0"/>
          <w:marBottom w:val="0"/>
          <w:divBdr>
            <w:top w:val="none" w:sz="0" w:space="0" w:color="auto"/>
            <w:left w:val="none" w:sz="0" w:space="0" w:color="auto"/>
            <w:bottom w:val="none" w:sz="0" w:space="0" w:color="auto"/>
            <w:right w:val="none" w:sz="0" w:space="0" w:color="auto"/>
          </w:divBdr>
        </w:div>
        <w:div w:id="1354573664">
          <w:marLeft w:val="480"/>
          <w:marRight w:val="0"/>
          <w:marTop w:val="0"/>
          <w:marBottom w:val="0"/>
          <w:divBdr>
            <w:top w:val="none" w:sz="0" w:space="0" w:color="auto"/>
            <w:left w:val="none" w:sz="0" w:space="0" w:color="auto"/>
            <w:bottom w:val="none" w:sz="0" w:space="0" w:color="auto"/>
            <w:right w:val="none" w:sz="0" w:space="0" w:color="auto"/>
          </w:divBdr>
        </w:div>
        <w:div w:id="1362781018">
          <w:marLeft w:val="480"/>
          <w:marRight w:val="0"/>
          <w:marTop w:val="0"/>
          <w:marBottom w:val="0"/>
          <w:divBdr>
            <w:top w:val="none" w:sz="0" w:space="0" w:color="auto"/>
            <w:left w:val="none" w:sz="0" w:space="0" w:color="auto"/>
            <w:bottom w:val="none" w:sz="0" w:space="0" w:color="auto"/>
            <w:right w:val="none" w:sz="0" w:space="0" w:color="auto"/>
          </w:divBdr>
        </w:div>
        <w:div w:id="1375274458">
          <w:marLeft w:val="480"/>
          <w:marRight w:val="0"/>
          <w:marTop w:val="0"/>
          <w:marBottom w:val="0"/>
          <w:divBdr>
            <w:top w:val="none" w:sz="0" w:space="0" w:color="auto"/>
            <w:left w:val="none" w:sz="0" w:space="0" w:color="auto"/>
            <w:bottom w:val="none" w:sz="0" w:space="0" w:color="auto"/>
            <w:right w:val="none" w:sz="0" w:space="0" w:color="auto"/>
          </w:divBdr>
        </w:div>
        <w:div w:id="1505315486">
          <w:marLeft w:val="480"/>
          <w:marRight w:val="0"/>
          <w:marTop w:val="0"/>
          <w:marBottom w:val="0"/>
          <w:divBdr>
            <w:top w:val="none" w:sz="0" w:space="0" w:color="auto"/>
            <w:left w:val="none" w:sz="0" w:space="0" w:color="auto"/>
            <w:bottom w:val="none" w:sz="0" w:space="0" w:color="auto"/>
            <w:right w:val="none" w:sz="0" w:space="0" w:color="auto"/>
          </w:divBdr>
        </w:div>
        <w:div w:id="1523517365">
          <w:marLeft w:val="480"/>
          <w:marRight w:val="0"/>
          <w:marTop w:val="0"/>
          <w:marBottom w:val="0"/>
          <w:divBdr>
            <w:top w:val="none" w:sz="0" w:space="0" w:color="auto"/>
            <w:left w:val="none" w:sz="0" w:space="0" w:color="auto"/>
            <w:bottom w:val="none" w:sz="0" w:space="0" w:color="auto"/>
            <w:right w:val="none" w:sz="0" w:space="0" w:color="auto"/>
          </w:divBdr>
        </w:div>
        <w:div w:id="1556313009">
          <w:marLeft w:val="480"/>
          <w:marRight w:val="0"/>
          <w:marTop w:val="0"/>
          <w:marBottom w:val="0"/>
          <w:divBdr>
            <w:top w:val="none" w:sz="0" w:space="0" w:color="auto"/>
            <w:left w:val="none" w:sz="0" w:space="0" w:color="auto"/>
            <w:bottom w:val="none" w:sz="0" w:space="0" w:color="auto"/>
            <w:right w:val="none" w:sz="0" w:space="0" w:color="auto"/>
          </w:divBdr>
        </w:div>
        <w:div w:id="1591768301">
          <w:marLeft w:val="480"/>
          <w:marRight w:val="0"/>
          <w:marTop w:val="0"/>
          <w:marBottom w:val="0"/>
          <w:divBdr>
            <w:top w:val="none" w:sz="0" w:space="0" w:color="auto"/>
            <w:left w:val="none" w:sz="0" w:space="0" w:color="auto"/>
            <w:bottom w:val="none" w:sz="0" w:space="0" w:color="auto"/>
            <w:right w:val="none" w:sz="0" w:space="0" w:color="auto"/>
          </w:divBdr>
        </w:div>
        <w:div w:id="1657144777">
          <w:marLeft w:val="480"/>
          <w:marRight w:val="0"/>
          <w:marTop w:val="0"/>
          <w:marBottom w:val="0"/>
          <w:divBdr>
            <w:top w:val="none" w:sz="0" w:space="0" w:color="auto"/>
            <w:left w:val="none" w:sz="0" w:space="0" w:color="auto"/>
            <w:bottom w:val="none" w:sz="0" w:space="0" w:color="auto"/>
            <w:right w:val="none" w:sz="0" w:space="0" w:color="auto"/>
          </w:divBdr>
        </w:div>
        <w:div w:id="1667126130">
          <w:marLeft w:val="480"/>
          <w:marRight w:val="0"/>
          <w:marTop w:val="0"/>
          <w:marBottom w:val="0"/>
          <w:divBdr>
            <w:top w:val="none" w:sz="0" w:space="0" w:color="auto"/>
            <w:left w:val="none" w:sz="0" w:space="0" w:color="auto"/>
            <w:bottom w:val="none" w:sz="0" w:space="0" w:color="auto"/>
            <w:right w:val="none" w:sz="0" w:space="0" w:color="auto"/>
          </w:divBdr>
        </w:div>
        <w:div w:id="1671986456">
          <w:marLeft w:val="480"/>
          <w:marRight w:val="0"/>
          <w:marTop w:val="0"/>
          <w:marBottom w:val="0"/>
          <w:divBdr>
            <w:top w:val="none" w:sz="0" w:space="0" w:color="auto"/>
            <w:left w:val="none" w:sz="0" w:space="0" w:color="auto"/>
            <w:bottom w:val="none" w:sz="0" w:space="0" w:color="auto"/>
            <w:right w:val="none" w:sz="0" w:space="0" w:color="auto"/>
          </w:divBdr>
        </w:div>
        <w:div w:id="1697998215">
          <w:marLeft w:val="480"/>
          <w:marRight w:val="0"/>
          <w:marTop w:val="0"/>
          <w:marBottom w:val="0"/>
          <w:divBdr>
            <w:top w:val="none" w:sz="0" w:space="0" w:color="auto"/>
            <w:left w:val="none" w:sz="0" w:space="0" w:color="auto"/>
            <w:bottom w:val="none" w:sz="0" w:space="0" w:color="auto"/>
            <w:right w:val="none" w:sz="0" w:space="0" w:color="auto"/>
          </w:divBdr>
        </w:div>
        <w:div w:id="1756511305">
          <w:marLeft w:val="480"/>
          <w:marRight w:val="0"/>
          <w:marTop w:val="0"/>
          <w:marBottom w:val="0"/>
          <w:divBdr>
            <w:top w:val="none" w:sz="0" w:space="0" w:color="auto"/>
            <w:left w:val="none" w:sz="0" w:space="0" w:color="auto"/>
            <w:bottom w:val="none" w:sz="0" w:space="0" w:color="auto"/>
            <w:right w:val="none" w:sz="0" w:space="0" w:color="auto"/>
          </w:divBdr>
        </w:div>
        <w:div w:id="1772973557">
          <w:marLeft w:val="480"/>
          <w:marRight w:val="0"/>
          <w:marTop w:val="0"/>
          <w:marBottom w:val="0"/>
          <w:divBdr>
            <w:top w:val="none" w:sz="0" w:space="0" w:color="auto"/>
            <w:left w:val="none" w:sz="0" w:space="0" w:color="auto"/>
            <w:bottom w:val="none" w:sz="0" w:space="0" w:color="auto"/>
            <w:right w:val="none" w:sz="0" w:space="0" w:color="auto"/>
          </w:divBdr>
        </w:div>
        <w:div w:id="1842305912">
          <w:marLeft w:val="480"/>
          <w:marRight w:val="0"/>
          <w:marTop w:val="0"/>
          <w:marBottom w:val="0"/>
          <w:divBdr>
            <w:top w:val="none" w:sz="0" w:space="0" w:color="auto"/>
            <w:left w:val="none" w:sz="0" w:space="0" w:color="auto"/>
            <w:bottom w:val="none" w:sz="0" w:space="0" w:color="auto"/>
            <w:right w:val="none" w:sz="0" w:space="0" w:color="auto"/>
          </w:divBdr>
        </w:div>
        <w:div w:id="1852180561">
          <w:marLeft w:val="480"/>
          <w:marRight w:val="0"/>
          <w:marTop w:val="0"/>
          <w:marBottom w:val="0"/>
          <w:divBdr>
            <w:top w:val="none" w:sz="0" w:space="0" w:color="auto"/>
            <w:left w:val="none" w:sz="0" w:space="0" w:color="auto"/>
            <w:bottom w:val="none" w:sz="0" w:space="0" w:color="auto"/>
            <w:right w:val="none" w:sz="0" w:space="0" w:color="auto"/>
          </w:divBdr>
        </w:div>
        <w:div w:id="1932348034">
          <w:marLeft w:val="480"/>
          <w:marRight w:val="0"/>
          <w:marTop w:val="0"/>
          <w:marBottom w:val="0"/>
          <w:divBdr>
            <w:top w:val="none" w:sz="0" w:space="0" w:color="auto"/>
            <w:left w:val="none" w:sz="0" w:space="0" w:color="auto"/>
            <w:bottom w:val="none" w:sz="0" w:space="0" w:color="auto"/>
            <w:right w:val="none" w:sz="0" w:space="0" w:color="auto"/>
          </w:divBdr>
        </w:div>
        <w:div w:id="1966620633">
          <w:marLeft w:val="480"/>
          <w:marRight w:val="0"/>
          <w:marTop w:val="0"/>
          <w:marBottom w:val="0"/>
          <w:divBdr>
            <w:top w:val="none" w:sz="0" w:space="0" w:color="auto"/>
            <w:left w:val="none" w:sz="0" w:space="0" w:color="auto"/>
            <w:bottom w:val="none" w:sz="0" w:space="0" w:color="auto"/>
            <w:right w:val="none" w:sz="0" w:space="0" w:color="auto"/>
          </w:divBdr>
        </w:div>
        <w:div w:id="2006392340">
          <w:marLeft w:val="480"/>
          <w:marRight w:val="0"/>
          <w:marTop w:val="0"/>
          <w:marBottom w:val="0"/>
          <w:divBdr>
            <w:top w:val="none" w:sz="0" w:space="0" w:color="auto"/>
            <w:left w:val="none" w:sz="0" w:space="0" w:color="auto"/>
            <w:bottom w:val="none" w:sz="0" w:space="0" w:color="auto"/>
            <w:right w:val="none" w:sz="0" w:space="0" w:color="auto"/>
          </w:divBdr>
        </w:div>
        <w:div w:id="2045252947">
          <w:marLeft w:val="480"/>
          <w:marRight w:val="0"/>
          <w:marTop w:val="0"/>
          <w:marBottom w:val="0"/>
          <w:divBdr>
            <w:top w:val="none" w:sz="0" w:space="0" w:color="auto"/>
            <w:left w:val="none" w:sz="0" w:space="0" w:color="auto"/>
            <w:bottom w:val="none" w:sz="0" w:space="0" w:color="auto"/>
            <w:right w:val="none" w:sz="0" w:space="0" w:color="auto"/>
          </w:divBdr>
        </w:div>
        <w:div w:id="2078474806">
          <w:marLeft w:val="480"/>
          <w:marRight w:val="0"/>
          <w:marTop w:val="0"/>
          <w:marBottom w:val="0"/>
          <w:divBdr>
            <w:top w:val="none" w:sz="0" w:space="0" w:color="auto"/>
            <w:left w:val="none" w:sz="0" w:space="0" w:color="auto"/>
            <w:bottom w:val="none" w:sz="0" w:space="0" w:color="auto"/>
            <w:right w:val="none" w:sz="0" w:space="0" w:color="auto"/>
          </w:divBdr>
        </w:div>
        <w:div w:id="2106609173">
          <w:marLeft w:val="480"/>
          <w:marRight w:val="0"/>
          <w:marTop w:val="0"/>
          <w:marBottom w:val="0"/>
          <w:divBdr>
            <w:top w:val="none" w:sz="0" w:space="0" w:color="auto"/>
            <w:left w:val="none" w:sz="0" w:space="0" w:color="auto"/>
            <w:bottom w:val="none" w:sz="0" w:space="0" w:color="auto"/>
            <w:right w:val="none" w:sz="0" w:space="0" w:color="auto"/>
          </w:divBdr>
        </w:div>
      </w:divsChild>
    </w:div>
    <w:div w:id="575170497">
      <w:bodyDiv w:val="1"/>
      <w:marLeft w:val="0"/>
      <w:marRight w:val="0"/>
      <w:marTop w:val="0"/>
      <w:marBottom w:val="0"/>
      <w:divBdr>
        <w:top w:val="none" w:sz="0" w:space="0" w:color="auto"/>
        <w:left w:val="none" w:sz="0" w:space="0" w:color="auto"/>
        <w:bottom w:val="none" w:sz="0" w:space="0" w:color="auto"/>
        <w:right w:val="none" w:sz="0" w:space="0" w:color="auto"/>
      </w:divBdr>
    </w:div>
    <w:div w:id="576788236">
      <w:marLeft w:val="480"/>
      <w:marRight w:val="0"/>
      <w:marTop w:val="0"/>
      <w:marBottom w:val="0"/>
      <w:divBdr>
        <w:top w:val="none" w:sz="0" w:space="0" w:color="auto"/>
        <w:left w:val="none" w:sz="0" w:space="0" w:color="auto"/>
        <w:bottom w:val="none" w:sz="0" w:space="0" w:color="auto"/>
        <w:right w:val="none" w:sz="0" w:space="0" w:color="auto"/>
      </w:divBdr>
    </w:div>
    <w:div w:id="577135556">
      <w:marLeft w:val="640"/>
      <w:marRight w:val="0"/>
      <w:marTop w:val="0"/>
      <w:marBottom w:val="0"/>
      <w:divBdr>
        <w:top w:val="none" w:sz="0" w:space="0" w:color="auto"/>
        <w:left w:val="none" w:sz="0" w:space="0" w:color="auto"/>
        <w:bottom w:val="none" w:sz="0" w:space="0" w:color="auto"/>
        <w:right w:val="none" w:sz="0" w:space="0" w:color="auto"/>
      </w:divBdr>
    </w:div>
    <w:div w:id="577638556">
      <w:bodyDiv w:val="1"/>
      <w:marLeft w:val="0"/>
      <w:marRight w:val="0"/>
      <w:marTop w:val="0"/>
      <w:marBottom w:val="0"/>
      <w:divBdr>
        <w:top w:val="none" w:sz="0" w:space="0" w:color="auto"/>
        <w:left w:val="none" w:sz="0" w:space="0" w:color="auto"/>
        <w:bottom w:val="none" w:sz="0" w:space="0" w:color="auto"/>
        <w:right w:val="none" w:sz="0" w:space="0" w:color="auto"/>
      </w:divBdr>
    </w:div>
    <w:div w:id="580142603">
      <w:marLeft w:val="640"/>
      <w:marRight w:val="0"/>
      <w:marTop w:val="0"/>
      <w:marBottom w:val="0"/>
      <w:divBdr>
        <w:top w:val="none" w:sz="0" w:space="0" w:color="auto"/>
        <w:left w:val="none" w:sz="0" w:space="0" w:color="auto"/>
        <w:bottom w:val="none" w:sz="0" w:space="0" w:color="auto"/>
        <w:right w:val="none" w:sz="0" w:space="0" w:color="auto"/>
      </w:divBdr>
    </w:div>
    <w:div w:id="580288439">
      <w:bodyDiv w:val="1"/>
      <w:marLeft w:val="0"/>
      <w:marRight w:val="0"/>
      <w:marTop w:val="0"/>
      <w:marBottom w:val="0"/>
      <w:divBdr>
        <w:top w:val="none" w:sz="0" w:space="0" w:color="auto"/>
        <w:left w:val="none" w:sz="0" w:space="0" w:color="auto"/>
        <w:bottom w:val="none" w:sz="0" w:space="0" w:color="auto"/>
        <w:right w:val="none" w:sz="0" w:space="0" w:color="auto"/>
      </w:divBdr>
      <w:divsChild>
        <w:div w:id="64375224">
          <w:marLeft w:val="640"/>
          <w:marRight w:val="0"/>
          <w:marTop w:val="0"/>
          <w:marBottom w:val="0"/>
          <w:divBdr>
            <w:top w:val="none" w:sz="0" w:space="0" w:color="auto"/>
            <w:left w:val="none" w:sz="0" w:space="0" w:color="auto"/>
            <w:bottom w:val="none" w:sz="0" w:space="0" w:color="auto"/>
            <w:right w:val="none" w:sz="0" w:space="0" w:color="auto"/>
          </w:divBdr>
        </w:div>
        <w:div w:id="2059697706">
          <w:marLeft w:val="640"/>
          <w:marRight w:val="0"/>
          <w:marTop w:val="0"/>
          <w:marBottom w:val="0"/>
          <w:divBdr>
            <w:top w:val="none" w:sz="0" w:space="0" w:color="auto"/>
            <w:left w:val="none" w:sz="0" w:space="0" w:color="auto"/>
            <w:bottom w:val="none" w:sz="0" w:space="0" w:color="auto"/>
            <w:right w:val="none" w:sz="0" w:space="0" w:color="auto"/>
          </w:divBdr>
        </w:div>
        <w:div w:id="1924870636">
          <w:marLeft w:val="640"/>
          <w:marRight w:val="0"/>
          <w:marTop w:val="0"/>
          <w:marBottom w:val="0"/>
          <w:divBdr>
            <w:top w:val="none" w:sz="0" w:space="0" w:color="auto"/>
            <w:left w:val="none" w:sz="0" w:space="0" w:color="auto"/>
            <w:bottom w:val="none" w:sz="0" w:space="0" w:color="auto"/>
            <w:right w:val="none" w:sz="0" w:space="0" w:color="auto"/>
          </w:divBdr>
        </w:div>
        <w:div w:id="651494422">
          <w:marLeft w:val="640"/>
          <w:marRight w:val="0"/>
          <w:marTop w:val="0"/>
          <w:marBottom w:val="0"/>
          <w:divBdr>
            <w:top w:val="none" w:sz="0" w:space="0" w:color="auto"/>
            <w:left w:val="none" w:sz="0" w:space="0" w:color="auto"/>
            <w:bottom w:val="none" w:sz="0" w:space="0" w:color="auto"/>
            <w:right w:val="none" w:sz="0" w:space="0" w:color="auto"/>
          </w:divBdr>
        </w:div>
        <w:div w:id="1124499405">
          <w:marLeft w:val="640"/>
          <w:marRight w:val="0"/>
          <w:marTop w:val="0"/>
          <w:marBottom w:val="0"/>
          <w:divBdr>
            <w:top w:val="none" w:sz="0" w:space="0" w:color="auto"/>
            <w:left w:val="none" w:sz="0" w:space="0" w:color="auto"/>
            <w:bottom w:val="none" w:sz="0" w:space="0" w:color="auto"/>
            <w:right w:val="none" w:sz="0" w:space="0" w:color="auto"/>
          </w:divBdr>
        </w:div>
        <w:div w:id="1561163704">
          <w:marLeft w:val="640"/>
          <w:marRight w:val="0"/>
          <w:marTop w:val="0"/>
          <w:marBottom w:val="0"/>
          <w:divBdr>
            <w:top w:val="none" w:sz="0" w:space="0" w:color="auto"/>
            <w:left w:val="none" w:sz="0" w:space="0" w:color="auto"/>
            <w:bottom w:val="none" w:sz="0" w:space="0" w:color="auto"/>
            <w:right w:val="none" w:sz="0" w:space="0" w:color="auto"/>
          </w:divBdr>
        </w:div>
        <w:div w:id="1457065348">
          <w:marLeft w:val="640"/>
          <w:marRight w:val="0"/>
          <w:marTop w:val="0"/>
          <w:marBottom w:val="0"/>
          <w:divBdr>
            <w:top w:val="none" w:sz="0" w:space="0" w:color="auto"/>
            <w:left w:val="none" w:sz="0" w:space="0" w:color="auto"/>
            <w:bottom w:val="none" w:sz="0" w:space="0" w:color="auto"/>
            <w:right w:val="none" w:sz="0" w:space="0" w:color="auto"/>
          </w:divBdr>
        </w:div>
        <w:div w:id="29570942">
          <w:marLeft w:val="640"/>
          <w:marRight w:val="0"/>
          <w:marTop w:val="0"/>
          <w:marBottom w:val="0"/>
          <w:divBdr>
            <w:top w:val="none" w:sz="0" w:space="0" w:color="auto"/>
            <w:left w:val="none" w:sz="0" w:space="0" w:color="auto"/>
            <w:bottom w:val="none" w:sz="0" w:space="0" w:color="auto"/>
            <w:right w:val="none" w:sz="0" w:space="0" w:color="auto"/>
          </w:divBdr>
        </w:div>
        <w:div w:id="252933828">
          <w:marLeft w:val="640"/>
          <w:marRight w:val="0"/>
          <w:marTop w:val="0"/>
          <w:marBottom w:val="0"/>
          <w:divBdr>
            <w:top w:val="none" w:sz="0" w:space="0" w:color="auto"/>
            <w:left w:val="none" w:sz="0" w:space="0" w:color="auto"/>
            <w:bottom w:val="none" w:sz="0" w:space="0" w:color="auto"/>
            <w:right w:val="none" w:sz="0" w:space="0" w:color="auto"/>
          </w:divBdr>
        </w:div>
        <w:div w:id="411002288">
          <w:marLeft w:val="640"/>
          <w:marRight w:val="0"/>
          <w:marTop w:val="0"/>
          <w:marBottom w:val="0"/>
          <w:divBdr>
            <w:top w:val="none" w:sz="0" w:space="0" w:color="auto"/>
            <w:left w:val="none" w:sz="0" w:space="0" w:color="auto"/>
            <w:bottom w:val="none" w:sz="0" w:space="0" w:color="auto"/>
            <w:right w:val="none" w:sz="0" w:space="0" w:color="auto"/>
          </w:divBdr>
        </w:div>
        <w:div w:id="1637762924">
          <w:marLeft w:val="640"/>
          <w:marRight w:val="0"/>
          <w:marTop w:val="0"/>
          <w:marBottom w:val="0"/>
          <w:divBdr>
            <w:top w:val="none" w:sz="0" w:space="0" w:color="auto"/>
            <w:left w:val="none" w:sz="0" w:space="0" w:color="auto"/>
            <w:bottom w:val="none" w:sz="0" w:space="0" w:color="auto"/>
            <w:right w:val="none" w:sz="0" w:space="0" w:color="auto"/>
          </w:divBdr>
        </w:div>
        <w:div w:id="960382211">
          <w:marLeft w:val="640"/>
          <w:marRight w:val="0"/>
          <w:marTop w:val="0"/>
          <w:marBottom w:val="0"/>
          <w:divBdr>
            <w:top w:val="none" w:sz="0" w:space="0" w:color="auto"/>
            <w:left w:val="none" w:sz="0" w:space="0" w:color="auto"/>
            <w:bottom w:val="none" w:sz="0" w:space="0" w:color="auto"/>
            <w:right w:val="none" w:sz="0" w:space="0" w:color="auto"/>
          </w:divBdr>
        </w:div>
        <w:div w:id="957832922">
          <w:marLeft w:val="640"/>
          <w:marRight w:val="0"/>
          <w:marTop w:val="0"/>
          <w:marBottom w:val="0"/>
          <w:divBdr>
            <w:top w:val="none" w:sz="0" w:space="0" w:color="auto"/>
            <w:left w:val="none" w:sz="0" w:space="0" w:color="auto"/>
            <w:bottom w:val="none" w:sz="0" w:space="0" w:color="auto"/>
            <w:right w:val="none" w:sz="0" w:space="0" w:color="auto"/>
          </w:divBdr>
        </w:div>
        <w:div w:id="110051155">
          <w:marLeft w:val="640"/>
          <w:marRight w:val="0"/>
          <w:marTop w:val="0"/>
          <w:marBottom w:val="0"/>
          <w:divBdr>
            <w:top w:val="none" w:sz="0" w:space="0" w:color="auto"/>
            <w:left w:val="none" w:sz="0" w:space="0" w:color="auto"/>
            <w:bottom w:val="none" w:sz="0" w:space="0" w:color="auto"/>
            <w:right w:val="none" w:sz="0" w:space="0" w:color="auto"/>
          </w:divBdr>
        </w:div>
        <w:div w:id="2093234005">
          <w:marLeft w:val="640"/>
          <w:marRight w:val="0"/>
          <w:marTop w:val="0"/>
          <w:marBottom w:val="0"/>
          <w:divBdr>
            <w:top w:val="none" w:sz="0" w:space="0" w:color="auto"/>
            <w:left w:val="none" w:sz="0" w:space="0" w:color="auto"/>
            <w:bottom w:val="none" w:sz="0" w:space="0" w:color="auto"/>
            <w:right w:val="none" w:sz="0" w:space="0" w:color="auto"/>
          </w:divBdr>
        </w:div>
        <w:div w:id="1212813103">
          <w:marLeft w:val="640"/>
          <w:marRight w:val="0"/>
          <w:marTop w:val="0"/>
          <w:marBottom w:val="0"/>
          <w:divBdr>
            <w:top w:val="none" w:sz="0" w:space="0" w:color="auto"/>
            <w:left w:val="none" w:sz="0" w:space="0" w:color="auto"/>
            <w:bottom w:val="none" w:sz="0" w:space="0" w:color="auto"/>
            <w:right w:val="none" w:sz="0" w:space="0" w:color="auto"/>
          </w:divBdr>
        </w:div>
        <w:div w:id="1363244252">
          <w:marLeft w:val="640"/>
          <w:marRight w:val="0"/>
          <w:marTop w:val="0"/>
          <w:marBottom w:val="0"/>
          <w:divBdr>
            <w:top w:val="none" w:sz="0" w:space="0" w:color="auto"/>
            <w:left w:val="none" w:sz="0" w:space="0" w:color="auto"/>
            <w:bottom w:val="none" w:sz="0" w:space="0" w:color="auto"/>
            <w:right w:val="none" w:sz="0" w:space="0" w:color="auto"/>
          </w:divBdr>
        </w:div>
        <w:div w:id="1908805210">
          <w:marLeft w:val="640"/>
          <w:marRight w:val="0"/>
          <w:marTop w:val="0"/>
          <w:marBottom w:val="0"/>
          <w:divBdr>
            <w:top w:val="none" w:sz="0" w:space="0" w:color="auto"/>
            <w:left w:val="none" w:sz="0" w:space="0" w:color="auto"/>
            <w:bottom w:val="none" w:sz="0" w:space="0" w:color="auto"/>
            <w:right w:val="none" w:sz="0" w:space="0" w:color="auto"/>
          </w:divBdr>
        </w:div>
        <w:div w:id="800999365">
          <w:marLeft w:val="640"/>
          <w:marRight w:val="0"/>
          <w:marTop w:val="0"/>
          <w:marBottom w:val="0"/>
          <w:divBdr>
            <w:top w:val="none" w:sz="0" w:space="0" w:color="auto"/>
            <w:left w:val="none" w:sz="0" w:space="0" w:color="auto"/>
            <w:bottom w:val="none" w:sz="0" w:space="0" w:color="auto"/>
            <w:right w:val="none" w:sz="0" w:space="0" w:color="auto"/>
          </w:divBdr>
        </w:div>
        <w:div w:id="1267157054">
          <w:marLeft w:val="640"/>
          <w:marRight w:val="0"/>
          <w:marTop w:val="0"/>
          <w:marBottom w:val="0"/>
          <w:divBdr>
            <w:top w:val="none" w:sz="0" w:space="0" w:color="auto"/>
            <w:left w:val="none" w:sz="0" w:space="0" w:color="auto"/>
            <w:bottom w:val="none" w:sz="0" w:space="0" w:color="auto"/>
            <w:right w:val="none" w:sz="0" w:space="0" w:color="auto"/>
          </w:divBdr>
        </w:div>
        <w:div w:id="181290222">
          <w:marLeft w:val="640"/>
          <w:marRight w:val="0"/>
          <w:marTop w:val="0"/>
          <w:marBottom w:val="0"/>
          <w:divBdr>
            <w:top w:val="none" w:sz="0" w:space="0" w:color="auto"/>
            <w:left w:val="none" w:sz="0" w:space="0" w:color="auto"/>
            <w:bottom w:val="none" w:sz="0" w:space="0" w:color="auto"/>
            <w:right w:val="none" w:sz="0" w:space="0" w:color="auto"/>
          </w:divBdr>
        </w:div>
        <w:div w:id="697925412">
          <w:marLeft w:val="640"/>
          <w:marRight w:val="0"/>
          <w:marTop w:val="0"/>
          <w:marBottom w:val="0"/>
          <w:divBdr>
            <w:top w:val="none" w:sz="0" w:space="0" w:color="auto"/>
            <w:left w:val="none" w:sz="0" w:space="0" w:color="auto"/>
            <w:bottom w:val="none" w:sz="0" w:space="0" w:color="auto"/>
            <w:right w:val="none" w:sz="0" w:space="0" w:color="auto"/>
          </w:divBdr>
        </w:div>
        <w:div w:id="444234524">
          <w:marLeft w:val="640"/>
          <w:marRight w:val="0"/>
          <w:marTop w:val="0"/>
          <w:marBottom w:val="0"/>
          <w:divBdr>
            <w:top w:val="none" w:sz="0" w:space="0" w:color="auto"/>
            <w:left w:val="none" w:sz="0" w:space="0" w:color="auto"/>
            <w:bottom w:val="none" w:sz="0" w:space="0" w:color="auto"/>
            <w:right w:val="none" w:sz="0" w:space="0" w:color="auto"/>
          </w:divBdr>
        </w:div>
        <w:div w:id="561448426">
          <w:marLeft w:val="640"/>
          <w:marRight w:val="0"/>
          <w:marTop w:val="0"/>
          <w:marBottom w:val="0"/>
          <w:divBdr>
            <w:top w:val="none" w:sz="0" w:space="0" w:color="auto"/>
            <w:left w:val="none" w:sz="0" w:space="0" w:color="auto"/>
            <w:bottom w:val="none" w:sz="0" w:space="0" w:color="auto"/>
            <w:right w:val="none" w:sz="0" w:space="0" w:color="auto"/>
          </w:divBdr>
        </w:div>
        <w:div w:id="479612500">
          <w:marLeft w:val="640"/>
          <w:marRight w:val="0"/>
          <w:marTop w:val="0"/>
          <w:marBottom w:val="0"/>
          <w:divBdr>
            <w:top w:val="none" w:sz="0" w:space="0" w:color="auto"/>
            <w:left w:val="none" w:sz="0" w:space="0" w:color="auto"/>
            <w:bottom w:val="none" w:sz="0" w:space="0" w:color="auto"/>
            <w:right w:val="none" w:sz="0" w:space="0" w:color="auto"/>
          </w:divBdr>
        </w:div>
        <w:div w:id="660084659">
          <w:marLeft w:val="640"/>
          <w:marRight w:val="0"/>
          <w:marTop w:val="0"/>
          <w:marBottom w:val="0"/>
          <w:divBdr>
            <w:top w:val="none" w:sz="0" w:space="0" w:color="auto"/>
            <w:left w:val="none" w:sz="0" w:space="0" w:color="auto"/>
            <w:bottom w:val="none" w:sz="0" w:space="0" w:color="auto"/>
            <w:right w:val="none" w:sz="0" w:space="0" w:color="auto"/>
          </w:divBdr>
        </w:div>
        <w:div w:id="905185355">
          <w:marLeft w:val="640"/>
          <w:marRight w:val="0"/>
          <w:marTop w:val="0"/>
          <w:marBottom w:val="0"/>
          <w:divBdr>
            <w:top w:val="none" w:sz="0" w:space="0" w:color="auto"/>
            <w:left w:val="none" w:sz="0" w:space="0" w:color="auto"/>
            <w:bottom w:val="none" w:sz="0" w:space="0" w:color="auto"/>
            <w:right w:val="none" w:sz="0" w:space="0" w:color="auto"/>
          </w:divBdr>
        </w:div>
        <w:div w:id="1562592225">
          <w:marLeft w:val="640"/>
          <w:marRight w:val="0"/>
          <w:marTop w:val="0"/>
          <w:marBottom w:val="0"/>
          <w:divBdr>
            <w:top w:val="none" w:sz="0" w:space="0" w:color="auto"/>
            <w:left w:val="none" w:sz="0" w:space="0" w:color="auto"/>
            <w:bottom w:val="none" w:sz="0" w:space="0" w:color="auto"/>
            <w:right w:val="none" w:sz="0" w:space="0" w:color="auto"/>
          </w:divBdr>
        </w:div>
        <w:div w:id="696925447">
          <w:marLeft w:val="640"/>
          <w:marRight w:val="0"/>
          <w:marTop w:val="0"/>
          <w:marBottom w:val="0"/>
          <w:divBdr>
            <w:top w:val="none" w:sz="0" w:space="0" w:color="auto"/>
            <w:left w:val="none" w:sz="0" w:space="0" w:color="auto"/>
            <w:bottom w:val="none" w:sz="0" w:space="0" w:color="auto"/>
            <w:right w:val="none" w:sz="0" w:space="0" w:color="auto"/>
          </w:divBdr>
        </w:div>
        <w:div w:id="663633603">
          <w:marLeft w:val="640"/>
          <w:marRight w:val="0"/>
          <w:marTop w:val="0"/>
          <w:marBottom w:val="0"/>
          <w:divBdr>
            <w:top w:val="none" w:sz="0" w:space="0" w:color="auto"/>
            <w:left w:val="none" w:sz="0" w:space="0" w:color="auto"/>
            <w:bottom w:val="none" w:sz="0" w:space="0" w:color="auto"/>
            <w:right w:val="none" w:sz="0" w:space="0" w:color="auto"/>
          </w:divBdr>
        </w:div>
        <w:div w:id="1098986476">
          <w:marLeft w:val="640"/>
          <w:marRight w:val="0"/>
          <w:marTop w:val="0"/>
          <w:marBottom w:val="0"/>
          <w:divBdr>
            <w:top w:val="none" w:sz="0" w:space="0" w:color="auto"/>
            <w:left w:val="none" w:sz="0" w:space="0" w:color="auto"/>
            <w:bottom w:val="none" w:sz="0" w:space="0" w:color="auto"/>
            <w:right w:val="none" w:sz="0" w:space="0" w:color="auto"/>
          </w:divBdr>
        </w:div>
        <w:div w:id="2051415986">
          <w:marLeft w:val="640"/>
          <w:marRight w:val="0"/>
          <w:marTop w:val="0"/>
          <w:marBottom w:val="0"/>
          <w:divBdr>
            <w:top w:val="none" w:sz="0" w:space="0" w:color="auto"/>
            <w:left w:val="none" w:sz="0" w:space="0" w:color="auto"/>
            <w:bottom w:val="none" w:sz="0" w:space="0" w:color="auto"/>
            <w:right w:val="none" w:sz="0" w:space="0" w:color="auto"/>
          </w:divBdr>
        </w:div>
        <w:div w:id="1737587460">
          <w:marLeft w:val="640"/>
          <w:marRight w:val="0"/>
          <w:marTop w:val="0"/>
          <w:marBottom w:val="0"/>
          <w:divBdr>
            <w:top w:val="none" w:sz="0" w:space="0" w:color="auto"/>
            <w:left w:val="none" w:sz="0" w:space="0" w:color="auto"/>
            <w:bottom w:val="none" w:sz="0" w:space="0" w:color="auto"/>
            <w:right w:val="none" w:sz="0" w:space="0" w:color="auto"/>
          </w:divBdr>
        </w:div>
        <w:div w:id="864101220">
          <w:marLeft w:val="640"/>
          <w:marRight w:val="0"/>
          <w:marTop w:val="0"/>
          <w:marBottom w:val="0"/>
          <w:divBdr>
            <w:top w:val="none" w:sz="0" w:space="0" w:color="auto"/>
            <w:left w:val="none" w:sz="0" w:space="0" w:color="auto"/>
            <w:bottom w:val="none" w:sz="0" w:space="0" w:color="auto"/>
            <w:right w:val="none" w:sz="0" w:space="0" w:color="auto"/>
          </w:divBdr>
        </w:div>
        <w:div w:id="1093010163">
          <w:marLeft w:val="640"/>
          <w:marRight w:val="0"/>
          <w:marTop w:val="0"/>
          <w:marBottom w:val="0"/>
          <w:divBdr>
            <w:top w:val="none" w:sz="0" w:space="0" w:color="auto"/>
            <w:left w:val="none" w:sz="0" w:space="0" w:color="auto"/>
            <w:bottom w:val="none" w:sz="0" w:space="0" w:color="auto"/>
            <w:right w:val="none" w:sz="0" w:space="0" w:color="auto"/>
          </w:divBdr>
        </w:div>
        <w:div w:id="803624360">
          <w:marLeft w:val="640"/>
          <w:marRight w:val="0"/>
          <w:marTop w:val="0"/>
          <w:marBottom w:val="0"/>
          <w:divBdr>
            <w:top w:val="none" w:sz="0" w:space="0" w:color="auto"/>
            <w:left w:val="none" w:sz="0" w:space="0" w:color="auto"/>
            <w:bottom w:val="none" w:sz="0" w:space="0" w:color="auto"/>
            <w:right w:val="none" w:sz="0" w:space="0" w:color="auto"/>
          </w:divBdr>
        </w:div>
        <w:div w:id="1323653639">
          <w:marLeft w:val="640"/>
          <w:marRight w:val="0"/>
          <w:marTop w:val="0"/>
          <w:marBottom w:val="0"/>
          <w:divBdr>
            <w:top w:val="none" w:sz="0" w:space="0" w:color="auto"/>
            <w:left w:val="none" w:sz="0" w:space="0" w:color="auto"/>
            <w:bottom w:val="none" w:sz="0" w:space="0" w:color="auto"/>
            <w:right w:val="none" w:sz="0" w:space="0" w:color="auto"/>
          </w:divBdr>
        </w:div>
        <w:div w:id="581839113">
          <w:marLeft w:val="640"/>
          <w:marRight w:val="0"/>
          <w:marTop w:val="0"/>
          <w:marBottom w:val="0"/>
          <w:divBdr>
            <w:top w:val="none" w:sz="0" w:space="0" w:color="auto"/>
            <w:left w:val="none" w:sz="0" w:space="0" w:color="auto"/>
            <w:bottom w:val="none" w:sz="0" w:space="0" w:color="auto"/>
            <w:right w:val="none" w:sz="0" w:space="0" w:color="auto"/>
          </w:divBdr>
        </w:div>
        <w:div w:id="200633495">
          <w:marLeft w:val="640"/>
          <w:marRight w:val="0"/>
          <w:marTop w:val="0"/>
          <w:marBottom w:val="0"/>
          <w:divBdr>
            <w:top w:val="none" w:sz="0" w:space="0" w:color="auto"/>
            <w:left w:val="none" w:sz="0" w:space="0" w:color="auto"/>
            <w:bottom w:val="none" w:sz="0" w:space="0" w:color="auto"/>
            <w:right w:val="none" w:sz="0" w:space="0" w:color="auto"/>
          </w:divBdr>
        </w:div>
        <w:div w:id="1366785753">
          <w:marLeft w:val="640"/>
          <w:marRight w:val="0"/>
          <w:marTop w:val="0"/>
          <w:marBottom w:val="0"/>
          <w:divBdr>
            <w:top w:val="none" w:sz="0" w:space="0" w:color="auto"/>
            <w:left w:val="none" w:sz="0" w:space="0" w:color="auto"/>
            <w:bottom w:val="none" w:sz="0" w:space="0" w:color="auto"/>
            <w:right w:val="none" w:sz="0" w:space="0" w:color="auto"/>
          </w:divBdr>
        </w:div>
        <w:div w:id="353968229">
          <w:marLeft w:val="640"/>
          <w:marRight w:val="0"/>
          <w:marTop w:val="0"/>
          <w:marBottom w:val="0"/>
          <w:divBdr>
            <w:top w:val="none" w:sz="0" w:space="0" w:color="auto"/>
            <w:left w:val="none" w:sz="0" w:space="0" w:color="auto"/>
            <w:bottom w:val="none" w:sz="0" w:space="0" w:color="auto"/>
            <w:right w:val="none" w:sz="0" w:space="0" w:color="auto"/>
          </w:divBdr>
        </w:div>
        <w:div w:id="1372613893">
          <w:marLeft w:val="640"/>
          <w:marRight w:val="0"/>
          <w:marTop w:val="0"/>
          <w:marBottom w:val="0"/>
          <w:divBdr>
            <w:top w:val="none" w:sz="0" w:space="0" w:color="auto"/>
            <w:left w:val="none" w:sz="0" w:space="0" w:color="auto"/>
            <w:bottom w:val="none" w:sz="0" w:space="0" w:color="auto"/>
            <w:right w:val="none" w:sz="0" w:space="0" w:color="auto"/>
          </w:divBdr>
        </w:div>
        <w:div w:id="1007173908">
          <w:marLeft w:val="640"/>
          <w:marRight w:val="0"/>
          <w:marTop w:val="0"/>
          <w:marBottom w:val="0"/>
          <w:divBdr>
            <w:top w:val="none" w:sz="0" w:space="0" w:color="auto"/>
            <w:left w:val="none" w:sz="0" w:space="0" w:color="auto"/>
            <w:bottom w:val="none" w:sz="0" w:space="0" w:color="auto"/>
            <w:right w:val="none" w:sz="0" w:space="0" w:color="auto"/>
          </w:divBdr>
        </w:div>
        <w:div w:id="415324318">
          <w:marLeft w:val="640"/>
          <w:marRight w:val="0"/>
          <w:marTop w:val="0"/>
          <w:marBottom w:val="0"/>
          <w:divBdr>
            <w:top w:val="none" w:sz="0" w:space="0" w:color="auto"/>
            <w:left w:val="none" w:sz="0" w:space="0" w:color="auto"/>
            <w:bottom w:val="none" w:sz="0" w:space="0" w:color="auto"/>
            <w:right w:val="none" w:sz="0" w:space="0" w:color="auto"/>
          </w:divBdr>
        </w:div>
        <w:div w:id="2060473352">
          <w:marLeft w:val="640"/>
          <w:marRight w:val="0"/>
          <w:marTop w:val="0"/>
          <w:marBottom w:val="0"/>
          <w:divBdr>
            <w:top w:val="none" w:sz="0" w:space="0" w:color="auto"/>
            <w:left w:val="none" w:sz="0" w:space="0" w:color="auto"/>
            <w:bottom w:val="none" w:sz="0" w:space="0" w:color="auto"/>
            <w:right w:val="none" w:sz="0" w:space="0" w:color="auto"/>
          </w:divBdr>
        </w:div>
        <w:div w:id="1908295638">
          <w:marLeft w:val="640"/>
          <w:marRight w:val="0"/>
          <w:marTop w:val="0"/>
          <w:marBottom w:val="0"/>
          <w:divBdr>
            <w:top w:val="none" w:sz="0" w:space="0" w:color="auto"/>
            <w:left w:val="none" w:sz="0" w:space="0" w:color="auto"/>
            <w:bottom w:val="none" w:sz="0" w:space="0" w:color="auto"/>
            <w:right w:val="none" w:sz="0" w:space="0" w:color="auto"/>
          </w:divBdr>
        </w:div>
        <w:div w:id="1881549354">
          <w:marLeft w:val="640"/>
          <w:marRight w:val="0"/>
          <w:marTop w:val="0"/>
          <w:marBottom w:val="0"/>
          <w:divBdr>
            <w:top w:val="none" w:sz="0" w:space="0" w:color="auto"/>
            <w:left w:val="none" w:sz="0" w:space="0" w:color="auto"/>
            <w:bottom w:val="none" w:sz="0" w:space="0" w:color="auto"/>
            <w:right w:val="none" w:sz="0" w:space="0" w:color="auto"/>
          </w:divBdr>
        </w:div>
        <w:div w:id="1440955848">
          <w:marLeft w:val="640"/>
          <w:marRight w:val="0"/>
          <w:marTop w:val="0"/>
          <w:marBottom w:val="0"/>
          <w:divBdr>
            <w:top w:val="none" w:sz="0" w:space="0" w:color="auto"/>
            <w:left w:val="none" w:sz="0" w:space="0" w:color="auto"/>
            <w:bottom w:val="none" w:sz="0" w:space="0" w:color="auto"/>
            <w:right w:val="none" w:sz="0" w:space="0" w:color="auto"/>
          </w:divBdr>
        </w:div>
        <w:div w:id="1473596157">
          <w:marLeft w:val="640"/>
          <w:marRight w:val="0"/>
          <w:marTop w:val="0"/>
          <w:marBottom w:val="0"/>
          <w:divBdr>
            <w:top w:val="none" w:sz="0" w:space="0" w:color="auto"/>
            <w:left w:val="none" w:sz="0" w:space="0" w:color="auto"/>
            <w:bottom w:val="none" w:sz="0" w:space="0" w:color="auto"/>
            <w:right w:val="none" w:sz="0" w:space="0" w:color="auto"/>
          </w:divBdr>
        </w:div>
        <w:div w:id="685601324">
          <w:marLeft w:val="640"/>
          <w:marRight w:val="0"/>
          <w:marTop w:val="0"/>
          <w:marBottom w:val="0"/>
          <w:divBdr>
            <w:top w:val="none" w:sz="0" w:space="0" w:color="auto"/>
            <w:left w:val="none" w:sz="0" w:space="0" w:color="auto"/>
            <w:bottom w:val="none" w:sz="0" w:space="0" w:color="auto"/>
            <w:right w:val="none" w:sz="0" w:space="0" w:color="auto"/>
          </w:divBdr>
        </w:div>
        <w:div w:id="1891308005">
          <w:marLeft w:val="640"/>
          <w:marRight w:val="0"/>
          <w:marTop w:val="0"/>
          <w:marBottom w:val="0"/>
          <w:divBdr>
            <w:top w:val="none" w:sz="0" w:space="0" w:color="auto"/>
            <w:left w:val="none" w:sz="0" w:space="0" w:color="auto"/>
            <w:bottom w:val="none" w:sz="0" w:space="0" w:color="auto"/>
            <w:right w:val="none" w:sz="0" w:space="0" w:color="auto"/>
          </w:divBdr>
        </w:div>
        <w:div w:id="188224500">
          <w:marLeft w:val="640"/>
          <w:marRight w:val="0"/>
          <w:marTop w:val="0"/>
          <w:marBottom w:val="0"/>
          <w:divBdr>
            <w:top w:val="none" w:sz="0" w:space="0" w:color="auto"/>
            <w:left w:val="none" w:sz="0" w:space="0" w:color="auto"/>
            <w:bottom w:val="none" w:sz="0" w:space="0" w:color="auto"/>
            <w:right w:val="none" w:sz="0" w:space="0" w:color="auto"/>
          </w:divBdr>
        </w:div>
        <w:div w:id="1910189611">
          <w:marLeft w:val="640"/>
          <w:marRight w:val="0"/>
          <w:marTop w:val="0"/>
          <w:marBottom w:val="0"/>
          <w:divBdr>
            <w:top w:val="none" w:sz="0" w:space="0" w:color="auto"/>
            <w:left w:val="none" w:sz="0" w:space="0" w:color="auto"/>
            <w:bottom w:val="none" w:sz="0" w:space="0" w:color="auto"/>
            <w:right w:val="none" w:sz="0" w:space="0" w:color="auto"/>
          </w:divBdr>
        </w:div>
        <w:div w:id="748426258">
          <w:marLeft w:val="640"/>
          <w:marRight w:val="0"/>
          <w:marTop w:val="0"/>
          <w:marBottom w:val="0"/>
          <w:divBdr>
            <w:top w:val="none" w:sz="0" w:space="0" w:color="auto"/>
            <w:left w:val="none" w:sz="0" w:space="0" w:color="auto"/>
            <w:bottom w:val="none" w:sz="0" w:space="0" w:color="auto"/>
            <w:right w:val="none" w:sz="0" w:space="0" w:color="auto"/>
          </w:divBdr>
        </w:div>
        <w:div w:id="1877505310">
          <w:marLeft w:val="640"/>
          <w:marRight w:val="0"/>
          <w:marTop w:val="0"/>
          <w:marBottom w:val="0"/>
          <w:divBdr>
            <w:top w:val="none" w:sz="0" w:space="0" w:color="auto"/>
            <w:left w:val="none" w:sz="0" w:space="0" w:color="auto"/>
            <w:bottom w:val="none" w:sz="0" w:space="0" w:color="auto"/>
            <w:right w:val="none" w:sz="0" w:space="0" w:color="auto"/>
          </w:divBdr>
        </w:div>
        <w:div w:id="1926955808">
          <w:marLeft w:val="640"/>
          <w:marRight w:val="0"/>
          <w:marTop w:val="0"/>
          <w:marBottom w:val="0"/>
          <w:divBdr>
            <w:top w:val="none" w:sz="0" w:space="0" w:color="auto"/>
            <w:left w:val="none" w:sz="0" w:space="0" w:color="auto"/>
            <w:bottom w:val="none" w:sz="0" w:space="0" w:color="auto"/>
            <w:right w:val="none" w:sz="0" w:space="0" w:color="auto"/>
          </w:divBdr>
        </w:div>
        <w:div w:id="1717119404">
          <w:marLeft w:val="640"/>
          <w:marRight w:val="0"/>
          <w:marTop w:val="0"/>
          <w:marBottom w:val="0"/>
          <w:divBdr>
            <w:top w:val="none" w:sz="0" w:space="0" w:color="auto"/>
            <w:left w:val="none" w:sz="0" w:space="0" w:color="auto"/>
            <w:bottom w:val="none" w:sz="0" w:space="0" w:color="auto"/>
            <w:right w:val="none" w:sz="0" w:space="0" w:color="auto"/>
          </w:divBdr>
        </w:div>
        <w:div w:id="246043847">
          <w:marLeft w:val="640"/>
          <w:marRight w:val="0"/>
          <w:marTop w:val="0"/>
          <w:marBottom w:val="0"/>
          <w:divBdr>
            <w:top w:val="none" w:sz="0" w:space="0" w:color="auto"/>
            <w:left w:val="none" w:sz="0" w:space="0" w:color="auto"/>
            <w:bottom w:val="none" w:sz="0" w:space="0" w:color="auto"/>
            <w:right w:val="none" w:sz="0" w:space="0" w:color="auto"/>
          </w:divBdr>
        </w:div>
        <w:div w:id="1579167947">
          <w:marLeft w:val="640"/>
          <w:marRight w:val="0"/>
          <w:marTop w:val="0"/>
          <w:marBottom w:val="0"/>
          <w:divBdr>
            <w:top w:val="none" w:sz="0" w:space="0" w:color="auto"/>
            <w:left w:val="none" w:sz="0" w:space="0" w:color="auto"/>
            <w:bottom w:val="none" w:sz="0" w:space="0" w:color="auto"/>
            <w:right w:val="none" w:sz="0" w:space="0" w:color="auto"/>
          </w:divBdr>
        </w:div>
        <w:div w:id="2128616061">
          <w:marLeft w:val="640"/>
          <w:marRight w:val="0"/>
          <w:marTop w:val="0"/>
          <w:marBottom w:val="0"/>
          <w:divBdr>
            <w:top w:val="none" w:sz="0" w:space="0" w:color="auto"/>
            <w:left w:val="none" w:sz="0" w:space="0" w:color="auto"/>
            <w:bottom w:val="none" w:sz="0" w:space="0" w:color="auto"/>
            <w:right w:val="none" w:sz="0" w:space="0" w:color="auto"/>
          </w:divBdr>
        </w:div>
        <w:div w:id="1554778382">
          <w:marLeft w:val="640"/>
          <w:marRight w:val="0"/>
          <w:marTop w:val="0"/>
          <w:marBottom w:val="0"/>
          <w:divBdr>
            <w:top w:val="none" w:sz="0" w:space="0" w:color="auto"/>
            <w:left w:val="none" w:sz="0" w:space="0" w:color="auto"/>
            <w:bottom w:val="none" w:sz="0" w:space="0" w:color="auto"/>
            <w:right w:val="none" w:sz="0" w:space="0" w:color="auto"/>
          </w:divBdr>
        </w:div>
        <w:div w:id="1685860845">
          <w:marLeft w:val="640"/>
          <w:marRight w:val="0"/>
          <w:marTop w:val="0"/>
          <w:marBottom w:val="0"/>
          <w:divBdr>
            <w:top w:val="none" w:sz="0" w:space="0" w:color="auto"/>
            <w:left w:val="none" w:sz="0" w:space="0" w:color="auto"/>
            <w:bottom w:val="none" w:sz="0" w:space="0" w:color="auto"/>
            <w:right w:val="none" w:sz="0" w:space="0" w:color="auto"/>
          </w:divBdr>
        </w:div>
        <w:div w:id="841817409">
          <w:marLeft w:val="640"/>
          <w:marRight w:val="0"/>
          <w:marTop w:val="0"/>
          <w:marBottom w:val="0"/>
          <w:divBdr>
            <w:top w:val="none" w:sz="0" w:space="0" w:color="auto"/>
            <w:left w:val="none" w:sz="0" w:space="0" w:color="auto"/>
            <w:bottom w:val="none" w:sz="0" w:space="0" w:color="auto"/>
            <w:right w:val="none" w:sz="0" w:space="0" w:color="auto"/>
          </w:divBdr>
        </w:div>
        <w:div w:id="1020932584">
          <w:marLeft w:val="640"/>
          <w:marRight w:val="0"/>
          <w:marTop w:val="0"/>
          <w:marBottom w:val="0"/>
          <w:divBdr>
            <w:top w:val="none" w:sz="0" w:space="0" w:color="auto"/>
            <w:left w:val="none" w:sz="0" w:space="0" w:color="auto"/>
            <w:bottom w:val="none" w:sz="0" w:space="0" w:color="auto"/>
            <w:right w:val="none" w:sz="0" w:space="0" w:color="auto"/>
          </w:divBdr>
        </w:div>
        <w:div w:id="845633351">
          <w:marLeft w:val="640"/>
          <w:marRight w:val="0"/>
          <w:marTop w:val="0"/>
          <w:marBottom w:val="0"/>
          <w:divBdr>
            <w:top w:val="none" w:sz="0" w:space="0" w:color="auto"/>
            <w:left w:val="none" w:sz="0" w:space="0" w:color="auto"/>
            <w:bottom w:val="none" w:sz="0" w:space="0" w:color="auto"/>
            <w:right w:val="none" w:sz="0" w:space="0" w:color="auto"/>
          </w:divBdr>
        </w:div>
        <w:div w:id="1734235087">
          <w:marLeft w:val="640"/>
          <w:marRight w:val="0"/>
          <w:marTop w:val="0"/>
          <w:marBottom w:val="0"/>
          <w:divBdr>
            <w:top w:val="none" w:sz="0" w:space="0" w:color="auto"/>
            <w:left w:val="none" w:sz="0" w:space="0" w:color="auto"/>
            <w:bottom w:val="none" w:sz="0" w:space="0" w:color="auto"/>
            <w:right w:val="none" w:sz="0" w:space="0" w:color="auto"/>
          </w:divBdr>
        </w:div>
        <w:div w:id="1892185027">
          <w:marLeft w:val="640"/>
          <w:marRight w:val="0"/>
          <w:marTop w:val="0"/>
          <w:marBottom w:val="0"/>
          <w:divBdr>
            <w:top w:val="none" w:sz="0" w:space="0" w:color="auto"/>
            <w:left w:val="none" w:sz="0" w:space="0" w:color="auto"/>
            <w:bottom w:val="none" w:sz="0" w:space="0" w:color="auto"/>
            <w:right w:val="none" w:sz="0" w:space="0" w:color="auto"/>
          </w:divBdr>
        </w:div>
        <w:div w:id="721370398">
          <w:marLeft w:val="640"/>
          <w:marRight w:val="0"/>
          <w:marTop w:val="0"/>
          <w:marBottom w:val="0"/>
          <w:divBdr>
            <w:top w:val="none" w:sz="0" w:space="0" w:color="auto"/>
            <w:left w:val="none" w:sz="0" w:space="0" w:color="auto"/>
            <w:bottom w:val="none" w:sz="0" w:space="0" w:color="auto"/>
            <w:right w:val="none" w:sz="0" w:space="0" w:color="auto"/>
          </w:divBdr>
        </w:div>
        <w:div w:id="1052926954">
          <w:marLeft w:val="640"/>
          <w:marRight w:val="0"/>
          <w:marTop w:val="0"/>
          <w:marBottom w:val="0"/>
          <w:divBdr>
            <w:top w:val="none" w:sz="0" w:space="0" w:color="auto"/>
            <w:left w:val="none" w:sz="0" w:space="0" w:color="auto"/>
            <w:bottom w:val="none" w:sz="0" w:space="0" w:color="auto"/>
            <w:right w:val="none" w:sz="0" w:space="0" w:color="auto"/>
          </w:divBdr>
        </w:div>
        <w:div w:id="1771463595">
          <w:marLeft w:val="640"/>
          <w:marRight w:val="0"/>
          <w:marTop w:val="0"/>
          <w:marBottom w:val="0"/>
          <w:divBdr>
            <w:top w:val="none" w:sz="0" w:space="0" w:color="auto"/>
            <w:left w:val="none" w:sz="0" w:space="0" w:color="auto"/>
            <w:bottom w:val="none" w:sz="0" w:space="0" w:color="auto"/>
            <w:right w:val="none" w:sz="0" w:space="0" w:color="auto"/>
          </w:divBdr>
        </w:div>
        <w:div w:id="747045174">
          <w:marLeft w:val="640"/>
          <w:marRight w:val="0"/>
          <w:marTop w:val="0"/>
          <w:marBottom w:val="0"/>
          <w:divBdr>
            <w:top w:val="none" w:sz="0" w:space="0" w:color="auto"/>
            <w:left w:val="none" w:sz="0" w:space="0" w:color="auto"/>
            <w:bottom w:val="none" w:sz="0" w:space="0" w:color="auto"/>
            <w:right w:val="none" w:sz="0" w:space="0" w:color="auto"/>
          </w:divBdr>
        </w:div>
        <w:div w:id="1824853554">
          <w:marLeft w:val="640"/>
          <w:marRight w:val="0"/>
          <w:marTop w:val="0"/>
          <w:marBottom w:val="0"/>
          <w:divBdr>
            <w:top w:val="none" w:sz="0" w:space="0" w:color="auto"/>
            <w:left w:val="none" w:sz="0" w:space="0" w:color="auto"/>
            <w:bottom w:val="none" w:sz="0" w:space="0" w:color="auto"/>
            <w:right w:val="none" w:sz="0" w:space="0" w:color="auto"/>
          </w:divBdr>
        </w:div>
        <w:div w:id="1671981575">
          <w:marLeft w:val="640"/>
          <w:marRight w:val="0"/>
          <w:marTop w:val="0"/>
          <w:marBottom w:val="0"/>
          <w:divBdr>
            <w:top w:val="none" w:sz="0" w:space="0" w:color="auto"/>
            <w:left w:val="none" w:sz="0" w:space="0" w:color="auto"/>
            <w:bottom w:val="none" w:sz="0" w:space="0" w:color="auto"/>
            <w:right w:val="none" w:sz="0" w:space="0" w:color="auto"/>
          </w:divBdr>
        </w:div>
        <w:div w:id="1123426438">
          <w:marLeft w:val="640"/>
          <w:marRight w:val="0"/>
          <w:marTop w:val="0"/>
          <w:marBottom w:val="0"/>
          <w:divBdr>
            <w:top w:val="none" w:sz="0" w:space="0" w:color="auto"/>
            <w:left w:val="none" w:sz="0" w:space="0" w:color="auto"/>
            <w:bottom w:val="none" w:sz="0" w:space="0" w:color="auto"/>
            <w:right w:val="none" w:sz="0" w:space="0" w:color="auto"/>
          </w:divBdr>
        </w:div>
        <w:div w:id="1409185326">
          <w:marLeft w:val="640"/>
          <w:marRight w:val="0"/>
          <w:marTop w:val="0"/>
          <w:marBottom w:val="0"/>
          <w:divBdr>
            <w:top w:val="none" w:sz="0" w:space="0" w:color="auto"/>
            <w:left w:val="none" w:sz="0" w:space="0" w:color="auto"/>
            <w:bottom w:val="none" w:sz="0" w:space="0" w:color="auto"/>
            <w:right w:val="none" w:sz="0" w:space="0" w:color="auto"/>
          </w:divBdr>
        </w:div>
        <w:div w:id="28604104">
          <w:marLeft w:val="640"/>
          <w:marRight w:val="0"/>
          <w:marTop w:val="0"/>
          <w:marBottom w:val="0"/>
          <w:divBdr>
            <w:top w:val="none" w:sz="0" w:space="0" w:color="auto"/>
            <w:left w:val="none" w:sz="0" w:space="0" w:color="auto"/>
            <w:bottom w:val="none" w:sz="0" w:space="0" w:color="auto"/>
            <w:right w:val="none" w:sz="0" w:space="0" w:color="auto"/>
          </w:divBdr>
        </w:div>
        <w:div w:id="1151944505">
          <w:marLeft w:val="640"/>
          <w:marRight w:val="0"/>
          <w:marTop w:val="0"/>
          <w:marBottom w:val="0"/>
          <w:divBdr>
            <w:top w:val="none" w:sz="0" w:space="0" w:color="auto"/>
            <w:left w:val="none" w:sz="0" w:space="0" w:color="auto"/>
            <w:bottom w:val="none" w:sz="0" w:space="0" w:color="auto"/>
            <w:right w:val="none" w:sz="0" w:space="0" w:color="auto"/>
          </w:divBdr>
        </w:div>
        <w:div w:id="206526742">
          <w:marLeft w:val="640"/>
          <w:marRight w:val="0"/>
          <w:marTop w:val="0"/>
          <w:marBottom w:val="0"/>
          <w:divBdr>
            <w:top w:val="none" w:sz="0" w:space="0" w:color="auto"/>
            <w:left w:val="none" w:sz="0" w:space="0" w:color="auto"/>
            <w:bottom w:val="none" w:sz="0" w:space="0" w:color="auto"/>
            <w:right w:val="none" w:sz="0" w:space="0" w:color="auto"/>
          </w:divBdr>
        </w:div>
        <w:div w:id="272906647">
          <w:marLeft w:val="640"/>
          <w:marRight w:val="0"/>
          <w:marTop w:val="0"/>
          <w:marBottom w:val="0"/>
          <w:divBdr>
            <w:top w:val="none" w:sz="0" w:space="0" w:color="auto"/>
            <w:left w:val="none" w:sz="0" w:space="0" w:color="auto"/>
            <w:bottom w:val="none" w:sz="0" w:space="0" w:color="auto"/>
            <w:right w:val="none" w:sz="0" w:space="0" w:color="auto"/>
          </w:divBdr>
        </w:div>
        <w:div w:id="646325725">
          <w:marLeft w:val="640"/>
          <w:marRight w:val="0"/>
          <w:marTop w:val="0"/>
          <w:marBottom w:val="0"/>
          <w:divBdr>
            <w:top w:val="none" w:sz="0" w:space="0" w:color="auto"/>
            <w:left w:val="none" w:sz="0" w:space="0" w:color="auto"/>
            <w:bottom w:val="none" w:sz="0" w:space="0" w:color="auto"/>
            <w:right w:val="none" w:sz="0" w:space="0" w:color="auto"/>
          </w:divBdr>
        </w:div>
        <w:div w:id="1777212437">
          <w:marLeft w:val="640"/>
          <w:marRight w:val="0"/>
          <w:marTop w:val="0"/>
          <w:marBottom w:val="0"/>
          <w:divBdr>
            <w:top w:val="none" w:sz="0" w:space="0" w:color="auto"/>
            <w:left w:val="none" w:sz="0" w:space="0" w:color="auto"/>
            <w:bottom w:val="none" w:sz="0" w:space="0" w:color="auto"/>
            <w:right w:val="none" w:sz="0" w:space="0" w:color="auto"/>
          </w:divBdr>
        </w:div>
        <w:div w:id="707724598">
          <w:marLeft w:val="640"/>
          <w:marRight w:val="0"/>
          <w:marTop w:val="0"/>
          <w:marBottom w:val="0"/>
          <w:divBdr>
            <w:top w:val="none" w:sz="0" w:space="0" w:color="auto"/>
            <w:left w:val="none" w:sz="0" w:space="0" w:color="auto"/>
            <w:bottom w:val="none" w:sz="0" w:space="0" w:color="auto"/>
            <w:right w:val="none" w:sz="0" w:space="0" w:color="auto"/>
          </w:divBdr>
        </w:div>
        <w:div w:id="1454641205">
          <w:marLeft w:val="640"/>
          <w:marRight w:val="0"/>
          <w:marTop w:val="0"/>
          <w:marBottom w:val="0"/>
          <w:divBdr>
            <w:top w:val="none" w:sz="0" w:space="0" w:color="auto"/>
            <w:left w:val="none" w:sz="0" w:space="0" w:color="auto"/>
            <w:bottom w:val="none" w:sz="0" w:space="0" w:color="auto"/>
            <w:right w:val="none" w:sz="0" w:space="0" w:color="auto"/>
          </w:divBdr>
        </w:div>
        <w:div w:id="1123843607">
          <w:marLeft w:val="640"/>
          <w:marRight w:val="0"/>
          <w:marTop w:val="0"/>
          <w:marBottom w:val="0"/>
          <w:divBdr>
            <w:top w:val="none" w:sz="0" w:space="0" w:color="auto"/>
            <w:left w:val="none" w:sz="0" w:space="0" w:color="auto"/>
            <w:bottom w:val="none" w:sz="0" w:space="0" w:color="auto"/>
            <w:right w:val="none" w:sz="0" w:space="0" w:color="auto"/>
          </w:divBdr>
        </w:div>
        <w:div w:id="1467627637">
          <w:marLeft w:val="640"/>
          <w:marRight w:val="0"/>
          <w:marTop w:val="0"/>
          <w:marBottom w:val="0"/>
          <w:divBdr>
            <w:top w:val="none" w:sz="0" w:space="0" w:color="auto"/>
            <w:left w:val="none" w:sz="0" w:space="0" w:color="auto"/>
            <w:bottom w:val="none" w:sz="0" w:space="0" w:color="auto"/>
            <w:right w:val="none" w:sz="0" w:space="0" w:color="auto"/>
          </w:divBdr>
        </w:div>
        <w:div w:id="1486388214">
          <w:marLeft w:val="640"/>
          <w:marRight w:val="0"/>
          <w:marTop w:val="0"/>
          <w:marBottom w:val="0"/>
          <w:divBdr>
            <w:top w:val="none" w:sz="0" w:space="0" w:color="auto"/>
            <w:left w:val="none" w:sz="0" w:space="0" w:color="auto"/>
            <w:bottom w:val="none" w:sz="0" w:space="0" w:color="auto"/>
            <w:right w:val="none" w:sz="0" w:space="0" w:color="auto"/>
          </w:divBdr>
        </w:div>
        <w:div w:id="861288665">
          <w:marLeft w:val="640"/>
          <w:marRight w:val="0"/>
          <w:marTop w:val="0"/>
          <w:marBottom w:val="0"/>
          <w:divBdr>
            <w:top w:val="none" w:sz="0" w:space="0" w:color="auto"/>
            <w:left w:val="none" w:sz="0" w:space="0" w:color="auto"/>
            <w:bottom w:val="none" w:sz="0" w:space="0" w:color="auto"/>
            <w:right w:val="none" w:sz="0" w:space="0" w:color="auto"/>
          </w:divBdr>
        </w:div>
        <w:div w:id="1517429308">
          <w:marLeft w:val="640"/>
          <w:marRight w:val="0"/>
          <w:marTop w:val="0"/>
          <w:marBottom w:val="0"/>
          <w:divBdr>
            <w:top w:val="none" w:sz="0" w:space="0" w:color="auto"/>
            <w:left w:val="none" w:sz="0" w:space="0" w:color="auto"/>
            <w:bottom w:val="none" w:sz="0" w:space="0" w:color="auto"/>
            <w:right w:val="none" w:sz="0" w:space="0" w:color="auto"/>
          </w:divBdr>
        </w:div>
        <w:div w:id="2038964228">
          <w:marLeft w:val="640"/>
          <w:marRight w:val="0"/>
          <w:marTop w:val="0"/>
          <w:marBottom w:val="0"/>
          <w:divBdr>
            <w:top w:val="none" w:sz="0" w:space="0" w:color="auto"/>
            <w:left w:val="none" w:sz="0" w:space="0" w:color="auto"/>
            <w:bottom w:val="none" w:sz="0" w:space="0" w:color="auto"/>
            <w:right w:val="none" w:sz="0" w:space="0" w:color="auto"/>
          </w:divBdr>
        </w:div>
        <w:div w:id="153185454">
          <w:marLeft w:val="640"/>
          <w:marRight w:val="0"/>
          <w:marTop w:val="0"/>
          <w:marBottom w:val="0"/>
          <w:divBdr>
            <w:top w:val="none" w:sz="0" w:space="0" w:color="auto"/>
            <w:left w:val="none" w:sz="0" w:space="0" w:color="auto"/>
            <w:bottom w:val="none" w:sz="0" w:space="0" w:color="auto"/>
            <w:right w:val="none" w:sz="0" w:space="0" w:color="auto"/>
          </w:divBdr>
        </w:div>
        <w:div w:id="51513224">
          <w:marLeft w:val="640"/>
          <w:marRight w:val="0"/>
          <w:marTop w:val="0"/>
          <w:marBottom w:val="0"/>
          <w:divBdr>
            <w:top w:val="none" w:sz="0" w:space="0" w:color="auto"/>
            <w:left w:val="none" w:sz="0" w:space="0" w:color="auto"/>
            <w:bottom w:val="none" w:sz="0" w:space="0" w:color="auto"/>
            <w:right w:val="none" w:sz="0" w:space="0" w:color="auto"/>
          </w:divBdr>
        </w:div>
        <w:div w:id="710031955">
          <w:marLeft w:val="640"/>
          <w:marRight w:val="0"/>
          <w:marTop w:val="0"/>
          <w:marBottom w:val="0"/>
          <w:divBdr>
            <w:top w:val="none" w:sz="0" w:space="0" w:color="auto"/>
            <w:left w:val="none" w:sz="0" w:space="0" w:color="auto"/>
            <w:bottom w:val="none" w:sz="0" w:space="0" w:color="auto"/>
            <w:right w:val="none" w:sz="0" w:space="0" w:color="auto"/>
          </w:divBdr>
        </w:div>
      </w:divsChild>
    </w:div>
    <w:div w:id="580482416">
      <w:bodyDiv w:val="1"/>
      <w:marLeft w:val="0"/>
      <w:marRight w:val="0"/>
      <w:marTop w:val="0"/>
      <w:marBottom w:val="0"/>
      <w:divBdr>
        <w:top w:val="none" w:sz="0" w:space="0" w:color="auto"/>
        <w:left w:val="none" w:sz="0" w:space="0" w:color="auto"/>
        <w:bottom w:val="none" w:sz="0" w:space="0" w:color="auto"/>
        <w:right w:val="none" w:sz="0" w:space="0" w:color="auto"/>
      </w:divBdr>
    </w:div>
    <w:div w:id="581840322">
      <w:marLeft w:val="480"/>
      <w:marRight w:val="0"/>
      <w:marTop w:val="0"/>
      <w:marBottom w:val="0"/>
      <w:divBdr>
        <w:top w:val="none" w:sz="0" w:space="0" w:color="auto"/>
        <w:left w:val="none" w:sz="0" w:space="0" w:color="auto"/>
        <w:bottom w:val="none" w:sz="0" w:space="0" w:color="auto"/>
        <w:right w:val="none" w:sz="0" w:space="0" w:color="auto"/>
      </w:divBdr>
    </w:div>
    <w:div w:id="582490983">
      <w:bodyDiv w:val="1"/>
      <w:marLeft w:val="0"/>
      <w:marRight w:val="0"/>
      <w:marTop w:val="0"/>
      <w:marBottom w:val="0"/>
      <w:divBdr>
        <w:top w:val="none" w:sz="0" w:space="0" w:color="auto"/>
        <w:left w:val="none" w:sz="0" w:space="0" w:color="auto"/>
        <w:bottom w:val="none" w:sz="0" w:space="0" w:color="auto"/>
        <w:right w:val="none" w:sz="0" w:space="0" w:color="auto"/>
      </w:divBdr>
      <w:divsChild>
        <w:div w:id="1954745012">
          <w:marLeft w:val="480"/>
          <w:marRight w:val="0"/>
          <w:marTop w:val="0"/>
          <w:marBottom w:val="0"/>
          <w:divBdr>
            <w:top w:val="none" w:sz="0" w:space="0" w:color="auto"/>
            <w:left w:val="none" w:sz="0" w:space="0" w:color="auto"/>
            <w:bottom w:val="none" w:sz="0" w:space="0" w:color="auto"/>
            <w:right w:val="none" w:sz="0" w:space="0" w:color="auto"/>
          </w:divBdr>
        </w:div>
        <w:div w:id="2137285716">
          <w:marLeft w:val="480"/>
          <w:marRight w:val="0"/>
          <w:marTop w:val="0"/>
          <w:marBottom w:val="0"/>
          <w:divBdr>
            <w:top w:val="none" w:sz="0" w:space="0" w:color="auto"/>
            <w:left w:val="none" w:sz="0" w:space="0" w:color="auto"/>
            <w:bottom w:val="none" w:sz="0" w:space="0" w:color="auto"/>
            <w:right w:val="none" w:sz="0" w:space="0" w:color="auto"/>
          </w:divBdr>
        </w:div>
        <w:div w:id="1086879217">
          <w:marLeft w:val="480"/>
          <w:marRight w:val="0"/>
          <w:marTop w:val="0"/>
          <w:marBottom w:val="0"/>
          <w:divBdr>
            <w:top w:val="none" w:sz="0" w:space="0" w:color="auto"/>
            <w:left w:val="none" w:sz="0" w:space="0" w:color="auto"/>
            <w:bottom w:val="none" w:sz="0" w:space="0" w:color="auto"/>
            <w:right w:val="none" w:sz="0" w:space="0" w:color="auto"/>
          </w:divBdr>
        </w:div>
        <w:div w:id="1387216993">
          <w:marLeft w:val="480"/>
          <w:marRight w:val="0"/>
          <w:marTop w:val="0"/>
          <w:marBottom w:val="0"/>
          <w:divBdr>
            <w:top w:val="none" w:sz="0" w:space="0" w:color="auto"/>
            <w:left w:val="none" w:sz="0" w:space="0" w:color="auto"/>
            <w:bottom w:val="none" w:sz="0" w:space="0" w:color="auto"/>
            <w:right w:val="none" w:sz="0" w:space="0" w:color="auto"/>
          </w:divBdr>
        </w:div>
        <w:div w:id="271670980">
          <w:marLeft w:val="480"/>
          <w:marRight w:val="0"/>
          <w:marTop w:val="0"/>
          <w:marBottom w:val="0"/>
          <w:divBdr>
            <w:top w:val="none" w:sz="0" w:space="0" w:color="auto"/>
            <w:left w:val="none" w:sz="0" w:space="0" w:color="auto"/>
            <w:bottom w:val="none" w:sz="0" w:space="0" w:color="auto"/>
            <w:right w:val="none" w:sz="0" w:space="0" w:color="auto"/>
          </w:divBdr>
        </w:div>
        <w:div w:id="2072144812">
          <w:marLeft w:val="480"/>
          <w:marRight w:val="0"/>
          <w:marTop w:val="0"/>
          <w:marBottom w:val="0"/>
          <w:divBdr>
            <w:top w:val="none" w:sz="0" w:space="0" w:color="auto"/>
            <w:left w:val="none" w:sz="0" w:space="0" w:color="auto"/>
            <w:bottom w:val="none" w:sz="0" w:space="0" w:color="auto"/>
            <w:right w:val="none" w:sz="0" w:space="0" w:color="auto"/>
          </w:divBdr>
        </w:div>
        <w:div w:id="247228248">
          <w:marLeft w:val="480"/>
          <w:marRight w:val="0"/>
          <w:marTop w:val="0"/>
          <w:marBottom w:val="0"/>
          <w:divBdr>
            <w:top w:val="none" w:sz="0" w:space="0" w:color="auto"/>
            <w:left w:val="none" w:sz="0" w:space="0" w:color="auto"/>
            <w:bottom w:val="none" w:sz="0" w:space="0" w:color="auto"/>
            <w:right w:val="none" w:sz="0" w:space="0" w:color="auto"/>
          </w:divBdr>
        </w:div>
        <w:div w:id="1838030929">
          <w:marLeft w:val="480"/>
          <w:marRight w:val="0"/>
          <w:marTop w:val="0"/>
          <w:marBottom w:val="0"/>
          <w:divBdr>
            <w:top w:val="none" w:sz="0" w:space="0" w:color="auto"/>
            <w:left w:val="none" w:sz="0" w:space="0" w:color="auto"/>
            <w:bottom w:val="none" w:sz="0" w:space="0" w:color="auto"/>
            <w:right w:val="none" w:sz="0" w:space="0" w:color="auto"/>
          </w:divBdr>
        </w:div>
        <w:div w:id="1148085702">
          <w:marLeft w:val="480"/>
          <w:marRight w:val="0"/>
          <w:marTop w:val="0"/>
          <w:marBottom w:val="0"/>
          <w:divBdr>
            <w:top w:val="none" w:sz="0" w:space="0" w:color="auto"/>
            <w:left w:val="none" w:sz="0" w:space="0" w:color="auto"/>
            <w:bottom w:val="none" w:sz="0" w:space="0" w:color="auto"/>
            <w:right w:val="none" w:sz="0" w:space="0" w:color="auto"/>
          </w:divBdr>
        </w:div>
        <w:div w:id="1584879527">
          <w:marLeft w:val="480"/>
          <w:marRight w:val="0"/>
          <w:marTop w:val="0"/>
          <w:marBottom w:val="0"/>
          <w:divBdr>
            <w:top w:val="none" w:sz="0" w:space="0" w:color="auto"/>
            <w:left w:val="none" w:sz="0" w:space="0" w:color="auto"/>
            <w:bottom w:val="none" w:sz="0" w:space="0" w:color="auto"/>
            <w:right w:val="none" w:sz="0" w:space="0" w:color="auto"/>
          </w:divBdr>
        </w:div>
        <w:div w:id="1549947984">
          <w:marLeft w:val="480"/>
          <w:marRight w:val="0"/>
          <w:marTop w:val="0"/>
          <w:marBottom w:val="0"/>
          <w:divBdr>
            <w:top w:val="none" w:sz="0" w:space="0" w:color="auto"/>
            <w:left w:val="none" w:sz="0" w:space="0" w:color="auto"/>
            <w:bottom w:val="none" w:sz="0" w:space="0" w:color="auto"/>
            <w:right w:val="none" w:sz="0" w:space="0" w:color="auto"/>
          </w:divBdr>
        </w:div>
        <w:div w:id="1031685340">
          <w:marLeft w:val="480"/>
          <w:marRight w:val="0"/>
          <w:marTop w:val="0"/>
          <w:marBottom w:val="0"/>
          <w:divBdr>
            <w:top w:val="none" w:sz="0" w:space="0" w:color="auto"/>
            <w:left w:val="none" w:sz="0" w:space="0" w:color="auto"/>
            <w:bottom w:val="none" w:sz="0" w:space="0" w:color="auto"/>
            <w:right w:val="none" w:sz="0" w:space="0" w:color="auto"/>
          </w:divBdr>
        </w:div>
        <w:div w:id="383721413">
          <w:marLeft w:val="480"/>
          <w:marRight w:val="0"/>
          <w:marTop w:val="0"/>
          <w:marBottom w:val="0"/>
          <w:divBdr>
            <w:top w:val="none" w:sz="0" w:space="0" w:color="auto"/>
            <w:left w:val="none" w:sz="0" w:space="0" w:color="auto"/>
            <w:bottom w:val="none" w:sz="0" w:space="0" w:color="auto"/>
            <w:right w:val="none" w:sz="0" w:space="0" w:color="auto"/>
          </w:divBdr>
        </w:div>
        <w:div w:id="1738898028">
          <w:marLeft w:val="480"/>
          <w:marRight w:val="0"/>
          <w:marTop w:val="0"/>
          <w:marBottom w:val="0"/>
          <w:divBdr>
            <w:top w:val="none" w:sz="0" w:space="0" w:color="auto"/>
            <w:left w:val="none" w:sz="0" w:space="0" w:color="auto"/>
            <w:bottom w:val="none" w:sz="0" w:space="0" w:color="auto"/>
            <w:right w:val="none" w:sz="0" w:space="0" w:color="auto"/>
          </w:divBdr>
        </w:div>
        <w:div w:id="991835339">
          <w:marLeft w:val="480"/>
          <w:marRight w:val="0"/>
          <w:marTop w:val="0"/>
          <w:marBottom w:val="0"/>
          <w:divBdr>
            <w:top w:val="none" w:sz="0" w:space="0" w:color="auto"/>
            <w:left w:val="none" w:sz="0" w:space="0" w:color="auto"/>
            <w:bottom w:val="none" w:sz="0" w:space="0" w:color="auto"/>
            <w:right w:val="none" w:sz="0" w:space="0" w:color="auto"/>
          </w:divBdr>
        </w:div>
        <w:div w:id="1277441221">
          <w:marLeft w:val="480"/>
          <w:marRight w:val="0"/>
          <w:marTop w:val="0"/>
          <w:marBottom w:val="0"/>
          <w:divBdr>
            <w:top w:val="none" w:sz="0" w:space="0" w:color="auto"/>
            <w:left w:val="none" w:sz="0" w:space="0" w:color="auto"/>
            <w:bottom w:val="none" w:sz="0" w:space="0" w:color="auto"/>
            <w:right w:val="none" w:sz="0" w:space="0" w:color="auto"/>
          </w:divBdr>
        </w:div>
        <w:div w:id="2121754648">
          <w:marLeft w:val="480"/>
          <w:marRight w:val="0"/>
          <w:marTop w:val="0"/>
          <w:marBottom w:val="0"/>
          <w:divBdr>
            <w:top w:val="none" w:sz="0" w:space="0" w:color="auto"/>
            <w:left w:val="none" w:sz="0" w:space="0" w:color="auto"/>
            <w:bottom w:val="none" w:sz="0" w:space="0" w:color="auto"/>
            <w:right w:val="none" w:sz="0" w:space="0" w:color="auto"/>
          </w:divBdr>
        </w:div>
        <w:div w:id="2070181294">
          <w:marLeft w:val="480"/>
          <w:marRight w:val="0"/>
          <w:marTop w:val="0"/>
          <w:marBottom w:val="0"/>
          <w:divBdr>
            <w:top w:val="none" w:sz="0" w:space="0" w:color="auto"/>
            <w:left w:val="none" w:sz="0" w:space="0" w:color="auto"/>
            <w:bottom w:val="none" w:sz="0" w:space="0" w:color="auto"/>
            <w:right w:val="none" w:sz="0" w:space="0" w:color="auto"/>
          </w:divBdr>
        </w:div>
        <w:div w:id="1772385398">
          <w:marLeft w:val="480"/>
          <w:marRight w:val="0"/>
          <w:marTop w:val="0"/>
          <w:marBottom w:val="0"/>
          <w:divBdr>
            <w:top w:val="none" w:sz="0" w:space="0" w:color="auto"/>
            <w:left w:val="none" w:sz="0" w:space="0" w:color="auto"/>
            <w:bottom w:val="none" w:sz="0" w:space="0" w:color="auto"/>
            <w:right w:val="none" w:sz="0" w:space="0" w:color="auto"/>
          </w:divBdr>
        </w:div>
        <w:div w:id="567303245">
          <w:marLeft w:val="480"/>
          <w:marRight w:val="0"/>
          <w:marTop w:val="0"/>
          <w:marBottom w:val="0"/>
          <w:divBdr>
            <w:top w:val="none" w:sz="0" w:space="0" w:color="auto"/>
            <w:left w:val="none" w:sz="0" w:space="0" w:color="auto"/>
            <w:bottom w:val="none" w:sz="0" w:space="0" w:color="auto"/>
            <w:right w:val="none" w:sz="0" w:space="0" w:color="auto"/>
          </w:divBdr>
        </w:div>
        <w:div w:id="1357078629">
          <w:marLeft w:val="480"/>
          <w:marRight w:val="0"/>
          <w:marTop w:val="0"/>
          <w:marBottom w:val="0"/>
          <w:divBdr>
            <w:top w:val="none" w:sz="0" w:space="0" w:color="auto"/>
            <w:left w:val="none" w:sz="0" w:space="0" w:color="auto"/>
            <w:bottom w:val="none" w:sz="0" w:space="0" w:color="auto"/>
            <w:right w:val="none" w:sz="0" w:space="0" w:color="auto"/>
          </w:divBdr>
        </w:div>
        <w:div w:id="593368285">
          <w:marLeft w:val="480"/>
          <w:marRight w:val="0"/>
          <w:marTop w:val="0"/>
          <w:marBottom w:val="0"/>
          <w:divBdr>
            <w:top w:val="none" w:sz="0" w:space="0" w:color="auto"/>
            <w:left w:val="none" w:sz="0" w:space="0" w:color="auto"/>
            <w:bottom w:val="none" w:sz="0" w:space="0" w:color="auto"/>
            <w:right w:val="none" w:sz="0" w:space="0" w:color="auto"/>
          </w:divBdr>
        </w:div>
        <w:div w:id="817772285">
          <w:marLeft w:val="480"/>
          <w:marRight w:val="0"/>
          <w:marTop w:val="0"/>
          <w:marBottom w:val="0"/>
          <w:divBdr>
            <w:top w:val="none" w:sz="0" w:space="0" w:color="auto"/>
            <w:left w:val="none" w:sz="0" w:space="0" w:color="auto"/>
            <w:bottom w:val="none" w:sz="0" w:space="0" w:color="auto"/>
            <w:right w:val="none" w:sz="0" w:space="0" w:color="auto"/>
          </w:divBdr>
        </w:div>
        <w:div w:id="1415470657">
          <w:marLeft w:val="480"/>
          <w:marRight w:val="0"/>
          <w:marTop w:val="0"/>
          <w:marBottom w:val="0"/>
          <w:divBdr>
            <w:top w:val="none" w:sz="0" w:space="0" w:color="auto"/>
            <w:left w:val="none" w:sz="0" w:space="0" w:color="auto"/>
            <w:bottom w:val="none" w:sz="0" w:space="0" w:color="auto"/>
            <w:right w:val="none" w:sz="0" w:space="0" w:color="auto"/>
          </w:divBdr>
        </w:div>
        <w:div w:id="893588148">
          <w:marLeft w:val="480"/>
          <w:marRight w:val="0"/>
          <w:marTop w:val="0"/>
          <w:marBottom w:val="0"/>
          <w:divBdr>
            <w:top w:val="none" w:sz="0" w:space="0" w:color="auto"/>
            <w:left w:val="none" w:sz="0" w:space="0" w:color="auto"/>
            <w:bottom w:val="none" w:sz="0" w:space="0" w:color="auto"/>
            <w:right w:val="none" w:sz="0" w:space="0" w:color="auto"/>
          </w:divBdr>
        </w:div>
        <w:div w:id="1725371684">
          <w:marLeft w:val="480"/>
          <w:marRight w:val="0"/>
          <w:marTop w:val="0"/>
          <w:marBottom w:val="0"/>
          <w:divBdr>
            <w:top w:val="none" w:sz="0" w:space="0" w:color="auto"/>
            <w:left w:val="none" w:sz="0" w:space="0" w:color="auto"/>
            <w:bottom w:val="none" w:sz="0" w:space="0" w:color="auto"/>
            <w:right w:val="none" w:sz="0" w:space="0" w:color="auto"/>
          </w:divBdr>
        </w:div>
        <w:div w:id="806355541">
          <w:marLeft w:val="480"/>
          <w:marRight w:val="0"/>
          <w:marTop w:val="0"/>
          <w:marBottom w:val="0"/>
          <w:divBdr>
            <w:top w:val="none" w:sz="0" w:space="0" w:color="auto"/>
            <w:left w:val="none" w:sz="0" w:space="0" w:color="auto"/>
            <w:bottom w:val="none" w:sz="0" w:space="0" w:color="auto"/>
            <w:right w:val="none" w:sz="0" w:space="0" w:color="auto"/>
          </w:divBdr>
        </w:div>
        <w:div w:id="787431319">
          <w:marLeft w:val="480"/>
          <w:marRight w:val="0"/>
          <w:marTop w:val="0"/>
          <w:marBottom w:val="0"/>
          <w:divBdr>
            <w:top w:val="none" w:sz="0" w:space="0" w:color="auto"/>
            <w:left w:val="none" w:sz="0" w:space="0" w:color="auto"/>
            <w:bottom w:val="none" w:sz="0" w:space="0" w:color="auto"/>
            <w:right w:val="none" w:sz="0" w:space="0" w:color="auto"/>
          </w:divBdr>
        </w:div>
        <w:div w:id="1484156568">
          <w:marLeft w:val="480"/>
          <w:marRight w:val="0"/>
          <w:marTop w:val="0"/>
          <w:marBottom w:val="0"/>
          <w:divBdr>
            <w:top w:val="none" w:sz="0" w:space="0" w:color="auto"/>
            <w:left w:val="none" w:sz="0" w:space="0" w:color="auto"/>
            <w:bottom w:val="none" w:sz="0" w:space="0" w:color="auto"/>
            <w:right w:val="none" w:sz="0" w:space="0" w:color="auto"/>
          </w:divBdr>
        </w:div>
        <w:div w:id="686832175">
          <w:marLeft w:val="480"/>
          <w:marRight w:val="0"/>
          <w:marTop w:val="0"/>
          <w:marBottom w:val="0"/>
          <w:divBdr>
            <w:top w:val="none" w:sz="0" w:space="0" w:color="auto"/>
            <w:left w:val="none" w:sz="0" w:space="0" w:color="auto"/>
            <w:bottom w:val="none" w:sz="0" w:space="0" w:color="auto"/>
            <w:right w:val="none" w:sz="0" w:space="0" w:color="auto"/>
          </w:divBdr>
        </w:div>
        <w:div w:id="1324964195">
          <w:marLeft w:val="480"/>
          <w:marRight w:val="0"/>
          <w:marTop w:val="0"/>
          <w:marBottom w:val="0"/>
          <w:divBdr>
            <w:top w:val="none" w:sz="0" w:space="0" w:color="auto"/>
            <w:left w:val="none" w:sz="0" w:space="0" w:color="auto"/>
            <w:bottom w:val="none" w:sz="0" w:space="0" w:color="auto"/>
            <w:right w:val="none" w:sz="0" w:space="0" w:color="auto"/>
          </w:divBdr>
        </w:div>
        <w:div w:id="1549150482">
          <w:marLeft w:val="480"/>
          <w:marRight w:val="0"/>
          <w:marTop w:val="0"/>
          <w:marBottom w:val="0"/>
          <w:divBdr>
            <w:top w:val="none" w:sz="0" w:space="0" w:color="auto"/>
            <w:left w:val="none" w:sz="0" w:space="0" w:color="auto"/>
            <w:bottom w:val="none" w:sz="0" w:space="0" w:color="auto"/>
            <w:right w:val="none" w:sz="0" w:space="0" w:color="auto"/>
          </w:divBdr>
        </w:div>
        <w:div w:id="213543263">
          <w:marLeft w:val="480"/>
          <w:marRight w:val="0"/>
          <w:marTop w:val="0"/>
          <w:marBottom w:val="0"/>
          <w:divBdr>
            <w:top w:val="none" w:sz="0" w:space="0" w:color="auto"/>
            <w:left w:val="none" w:sz="0" w:space="0" w:color="auto"/>
            <w:bottom w:val="none" w:sz="0" w:space="0" w:color="auto"/>
            <w:right w:val="none" w:sz="0" w:space="0" w:color="auto"/>
          </w:divBdr>
        </w:div>
        <w:div w:id="1696495884">
          <w:marLeft w:val="480"/>
          <w:marRight w:val="0"/>
          <w:marTop w:val="0"/>
          <w:marBottom w:val="0"/>
          <w:divBdr>
            <w:top w:val="none" w:sz="0" w:space="0" w:color="auto"/>
            <w:left w:val="none" w:sz="0" w:space="0" w:color="auto"/>
            <w:bottom w:val="none" w:sz="0" w:space="0" w:color="auto"/>
            <w:right w:val="none" w:sz="0" w:space="0" w:color="auto"/>
          </w:divBdr>
        </w:div>
        <w:div w:id="2107335847">
          <w:marLeft w:val="480"/>
          <w:marRight w:val="0"/>
          <w:marTop w:val="0"/>
          <w:marBottom w:val="0"/>
          <w:divBdr>
            <w:top w:val="none" w:sz="0" w:space="0" w:color="auto"/>
            <w:left w:val="none" w:sz="0" w:space="0" w:color="auto"/>
            <w:bottom w:val="none" w:sz="0" w:space="0" w:color="auto"/>
            <w:right w:val="none" w:sz="0" w:space="0" w:color="auto"/>
          </w:divBdr>
        </w:div>
        <w:div w:id="1134642782">
          <w:marLeft w:val="480"/>
          <w:marRight w:val="0"/>
          <w:marTop w:val="0"/>
          <w:marBottom w:val="0"/>
          <w:divBdr>
            <w:top w:val="none" w:sz="0" w:space="0" w:color="auto"/>
            <w:left w:val="none" w:sz="0" w:space="0" w:color="auto"/>
            <w:bottom w:val="none" w:sz="0" w:space="0" w:color="auto"/>
            <w:right w:val="none" w:sz="0" w:space="0" w:color="auto"/>
          </w:divBdr>
        </w:div>
        <w:div w:id="271203502">
          <w:marLeft w:val="480"/>
          <w:marRight w:val="0"/>
          <w:marTop w:val="0"/>
          <w:marBottom w:val="0"/>
          <w:divBdr>
            <w:top w:val="none" w:sz="0" w:space="0" w:color="auto"/>
            <w:left w:val="none" w:sz="0" w:space="0" w:color="auto"/>
            <w:bottom w:val="none" w:sz="0" w:space="0" w:color="auto"/>
            <w:right w:val="none" w:sz="0" w:space="0" w:color="auto"/>
          </w:divBdr>
        </w:div>
        <w:div w:id="2123573067">
          <w:marLeft w:val="480"/>
          <w:marRight w:val="0"/>
          <w:marTop w:val="0"/>
          <w:marBottom w:val="0"/>
          <w:divBdr>
            <w:top w:val="none" w:sz="0" w:space="0" w:color="auto"/>
            <w:left w:val="none" w:sz="0" w:space="0" w:color="auto"/>
            <w:bottom w:val="none" w:sz="0" w:space="0" w:color="auto"/>
            <w:right w:val="none" w:sz="0" w:space="0" w:color="auto"/>
          </w:divBdr>
        </w:div>
        <w:div w:id="1709527437">
          <w:marLeft w:val="480"/>
          <w:marRight w:val="0"/>
          <w:marTop w:val="0"/>
          <w:marBottom w:val="0"/>
          <w:divBdr>
            <w:top w:val="none" w:sz="0" w:space="0" w:color="auto"/>
            <w:left w:val="none" w:sz="0" w:space="0" w:color="auto"/>
            <w:bottom w:val="none" w:sz="0" w:space="0" w:color="auto"/>
            <w:right w:val="none" w:sz="0" w:space="0" w:color="auto"/>
          </w:divBdr>
        </w:div>
        <w:div w:id="2033679444">
          <w:marLeft w:val="480"/>
          <w:marRight w:val="0"/>
          <w:marTop w:val="0"/>
          <w:marBottom w:val="0"/>
          <w:divBdr>
            <w:top w:val="none" w:sz="0" w:space="0" w:color="auto"/>
            <w:left w:val="none" w:sz="0" w:space="0" w:color="auto"/>
            <w:bottom w:val="none" w:sz="0" w:space="0" w:color="auto"/>
            <w:right w:val="none" w:sz="0" w:space="0" w:color="auto"/>
          </w:divBdr>
        </w:div>
        <w:div w:id="1399674475">
          <w:marLeft w:val="480"/>
          <w:marRight w:val="0"/>
          <w:marTop w:val="0"/>
          <w:marBottom w:val="0"/>
          <w:divBdr>
            <w:top w:val="none" w:sz="0" w:space="0" w:color="auto"/>
            <w:left w:val="none" w:sz="0" w:space="0" w:color="auto"/>
            <w:bottom w:val="none" w:sz="0" w:space="0" w:color="auto"/>
            <w:right w:val="none" w:sz="0" w:space="0" w:color="auto"/>
          </w:divBdr>
        </w:div>
        <w:div w:id="809447011">
          <w:marLeft w:val="480"/>
          <w:marRight w:val="0"/>
          <w:marTop w:val="0"/>
          <w:marBottom w:val="0"/>
          <w:divBdr>
            <w:top w:val="none" w:sz="0" w:space="0" w:color="auto"/>
            <w:left w:val="none" w:sz="0" w:space="0" w:color="auto"/>
            <w:bottom w:val="none" w:sz="0" w:space="0" w:color="auto"/>
            <w:right w:val="none" w:sz="0" w:space="0" w:color="auto"/>
          </w:divBdr>
        </w:div>
        <w:div w:id="630212707">
          <w:marLeft w:val="480"/>
          <w:marRight w:val="0"/>
          <w:marTop w:val="0"/>
          <w:marBottom w:val="0"/>
          <w:divBdr>
            <w:top w:val="none" w:sz="0" w:space="0" w:color="auto"/>
            <w:left w:val="none" w:sz="0" w:space="0" w:color="auto"/>
            <w:bottom w:val="none" w:sz="0" w:space="0" w:color="auto"/>
            <w:right w:val="none" w:sz="0" w:space="0" w:color="auto"/>
          </w:divBdr>
        </w:div>
        <w:div w:id="257258150">
          <w:marLeft w:val="480"/>
          <w:marRight w:val="0"/>
          <w:marTop w:val="0"/>
          <w:marBottom w:val="0"/>
          <w:divBdr>
            <w:top w:val="none" w:sz="0" w:space="0" w:color="auto"/>
            <w:left w:val="none" w:sz="0" w:space="0" w:color="auto"/>
            <w:bottom w:val="none" w:sz="0" w:space="0" w:color="auto"/>
            <w:right w:val="none" w:sz="0" w:space="0" w:color="auto"/>
          </w:divBdr>
        </w:div>
        <w:div w:id="1815558959">
          <w:marLeft w:val="480"/>
          <w:marRight w:val="0"/>
          <w:marTop w:val="0"/>
          <w:marBottom w:val="0"/>
          <w:divBdr>
            <w:top w:val="none" w:sz="0" w:space="0" w:color="auto"/>
            <w:left w:val="none" w:sz="0" w:space="0" w:color="auto"/>
            <w:bottom w:val="none" w:sz="0" w:space="0" w:color="auto"/>
            <w:right w:val="none" w:sz="0" w:space="0" w:color="auto"/>
          </w:divBdr>
        </w:div>
        <w:div w:id="1780251320">
          <w:marLeft w:val="480"/>
          <w:marRight w:val="0"/>
          <w:marTop w:val="0"/>
          <w:marBottom w:val="0"/>
          <w:divBdr>
            <w:top w:val="none" w:sz="0" w:space="0" w:color="auto"/>
            <w:left w:val="none" w:sz="0" w:space="0" w:color="auto"/>
            <w:bottom w:val="none" w:sz="0" w:space="0" w:color="auto"/>
            <w:right w:val="none" w:sz="0" w:space="0" w:color="auto"/>
          </w:divBdr>
        </w:div>
        <w:div w:id="260114812">
          <w:marLeft w:val="480"/>
          <w:marRight w:val="0"/>
          <w:marTop w:val="0"/>
          <w:marBottom w:val="0"/>
          <w:divBdr>
            <w:top w:val="none" w:sz="0" w:space="0" w:color="auto"/>
            <w:left w:val="none" w:sz="0" w:space="0" w:color="auto"/>
            <w:bottom w:val="none" w:sz="0" w:space="0" w:color="auto"/>
            <w:right w:val="none" w:sz="0" w:space="0" w:color="auto"/>
          </w:divBdr>
        </w:div>
        <w:div w:id="532882960">
          <w:marLeft w:val="480"/>
          <w:marRight w:val="0"/>
          <w:marTop w:val="0"/>
          <w:marBottom w:val="0"/>
          <w:divBdr>
            <w:top w:val="none" w:sz="0" w:space="0" w:color="auto"/>
            <w:left w:val="none" w:sz="0" w:space="0" w:color="auto"/>
            <w:bottom w:val="none" w:sz="0" w:space="0" w:color="auto"/>
            <w:right w:val="none" w:sz="0" w:space="0" w:color="auto"/>
          </w:divBdr>
        </w:div>
        <w:div w:id="535896317">
          <w:marLeft w:val="480"/>
          <w:marRight w:val="0"/>
          <w:marTop w:val="0"/>
          <w:marBottom w:val="0"/>
          <w:divBdr>
            <w:top w:val="none" w:sz="0" w:space="0" w:color="auto"/>
            <w:left w:val="none" w:sz="0" w:space="0" w:color="auto"/>
            <w:bottom w:val="none" w:sz="0" w:space="0" w:color="auto"/>
            <w:right w:val="none" w:sz="0" w:space="0" w:color="auto"/>
          </w:divBdr>
        </w:div>
        <w:div w:id="262568182">
          <w:marLeft w:val="480"/>
          <w:marRight w:val="0"/>
          <w:marTop w:val="0"/>
          <w:marBottom w:val="0"/>
          <w:divBdr>
            <w:top w:val="none" w:sz="0" w:space="0" w:color="auto"/>
            <w:left w:val="none" w:sz="0" w:space="0" w:color="auto"/>
            <w:bottom w:val="none" w:sz="0" w:space="0" w:color="auto"/>
            <w:right w:val="none" w:sz="0" w:space="0" w:color="auto"/>
          </w:divBdr>
        </w:div>
        <w:div w:id="1496650641">
          <w:marLeft w:val="480"/>
          <w:marRight w:val="0"/>
          <w:marTop w:val="0"/>
          <w:marBottom w:val="0"/>
          <w:divBdr>
            <w:top w:val="none" w:sz="0" w:space="0" w:color="auto"/>
            <w:left w:val="none" w:sz="0" w:space="0" w:color="auto"/>
            <w:bottom w:val="none" w:sz="0" w:space="0" w:color="auto"/>
            <w:right w:val="none" w:sz="0" w:space="0" w:color="auto"/>
          </w:divBdr>
        </w:div>
        <w:div w:id="1283535284">
          <w:marLeft w:val="480"/>
          <w:marRight w:val="0"/>
          <w:marTop w:val="0"/>
          <w:marBottom w:val="0"/>
          <w:divBdr>
            <w:top w:val="none" w:sz="0" w:space="0" w:color="auto"/>
            <w:left w:val="none" w:sz="0" w:space="0" w:color="auto"/>
            <w:bottom w:val="none" w:sz="0" w:space="0" w:color="auto"/>
            <w:right w:val="none" w:sz="0" w:space="0" w:color="auto"/>
          </w:divBdr>
        </w:div>
        <w:div w:id="1616908098">
          <w:marLeft w:val="480"/>
          <w:marRight w:val="0"/>
          <w:marTop w:val="0"/>
          <w:marBottom w:val="0"/>
          <w:divBdr>
            <w:top w:val="none" w:sz="0" w:space="0" w:color="auto"/>
            <w:left w:val="none" w:sz="0" w:space="0" w:color="auto"/>
            <w:bottom w:val="none" w:sz="0" w:space="0" w:color="auto"/>
            <w:right w:val="none" w:sz="0" w:space="0" w:color="auto"/>
          </w:divBdr>
        </w:div>
        <w:div w:id="144130584">
          <w:marLeft w:val="480"/>
          <w:marRight w:val="0"/>
          <w:marTop w:val="0"/>
          <w:marBottom w:val="0"/>
          <w:divBdr>
            <w:top w:val="none" w:sz="0" w:space="0" w:color="auto"/>
            <w:left w:val="none" w:sz="0" w:space="0" w:color="auto"/>
            <w:bottom w:val="none" w:sz="0" w:space="0" w:color="auto"/>
            <w:right w:val="none" w:sz="0" w:space="0" w:color="auto"/>
          </w:divBdr>
        </w:div>
        <w:div w:id="15039602">
          <w:marLeft w:val="480"/>
          <w:marRight w:val="0"/>
          <w:marTop w:val="0"/>
          <w:marBottom w:val="0"/>
          <w:divBdr>
            <w:top w:val="none" w:sz="0" w:space="0" w:color="auto"/>
            <w:left w:val="none" w:sz="0" w:space="0" w:color="auto"/>
            <w:bottom w:val="none" w:sz="0" w:space="0" w:color="auto"/>
            <w:right w:val="none" w:sz="0" w:space="0" w:color="auto"/>
          </w:divBdr>
        </w:div>
        <w:div w:id="1896237483">
          <w:marLeft w:val="480"/>
          <w:marRight w:val="0"/>
          <w:marTop w:val="0"/>
          <w:marBottom w:val="0"/>
          <w:divBdr>
            <w:top w:val="none" w:sz="0" w:space="0" w:color="auto"/>
            <w:left w:val="none" w:sz="0" w:space="0" w:color="auto"/>
            <w:bottom w:val="none" w:sz="0" w:space="0" w:color="auto"/>
            <w:right w:val="none" w:sz="0" w:space="0" w:color="auto"/>
          </w:divBdr>
        </w:div>
        <w:div w:id="1100876648">
          <w:marLeft w:val="480"/>
          <w:marRight w:val="0"/>
          <w:marTop w:val="0"/>
          <w:marBottom w:val="0"/>
          <w:divBdr>
            <w:top w:val="none" w:sz="0" w:space="0" w:color="auto"/>
            <w:left w:val="none" w:sz="0" w:space="0" w:color="auto"/>
            <w:bottom w:val="none" w:sz="0" w:space="0" w:color="auto"/>
            <w:right w:val="none" w:sz="0" w:space="0" w:color="auto"/>
          </w:divBdr>
        </w:div>
        <w:div w:id="1086144910">
          <w:marLeft w:val="480"/>
          <w:marRight w:val="0"/>
          <w:marTop w:val="0"/>
          <w:marBottom w:val="0"/>
          <w:divBdr>
            <w:top w:val="none" w:sz="0" w:space="0" w:color="auto"/>
            <w:left w:val="none" w:sz="0" w:space="0" w:color="auto"/>
            <w:bottom w:val="none" w:sz="0" w:space="0" w:color="auto"/>
            <w:right w:val="none" w:sz="0" w:space="0" w:color="auto"/>
          </w:divBdr>
        </w:div>
        <w:div w:id="976255442">
          <w:marLeft w:val="480"/>
          <w:marRight w:val="0"/>
          <w:marTop w:val="0"/>
          <w:marBottom w:val="0"/>
          <w:divBdr>
            <w:top w:val="none" w:sz="0" w:space="0" w:color="auto"/>
            <w:left w:val="none" w:sz="0" w:space="0" w:color="auto"/>
            <w:bottom w:val="none" w:sz="0" w:space="0" w:color="auto"/>
            <w:right w:val="none" w:sz="0" w:space="0" w:color="auto"/>
          </w:divBdr>
        </w:div>
        <w:div w:id="441918296">
          <w:marLeft w:val="480"/>
          <w:marRight w:val="0"/>
          <w:marTop w:val="0"/>
          <w:marBottom w:val="0"/>
          <w:divBdr>
            <w:top w:val="none" w:sz="0" w:space="0" w:color="auto"/>
            <w:left w:val="none" w:sz="0" w:space="0" w:color="auto"/>
            <w:bottom w:val="none" w:sz="0" w:space="0" w:color="auto"/>
            <w:right w:val="none" w:sz="0" w:space="0" w:color="auto"/>
          </w:divBdr>
        </w:div>
        <w:div w:id="1418289606">
          <w:marLeft w:val="480"/>
          <w:marRight w:val="0"/>
          <w:marTop w:val="0"/>
          <w:marBottom w:val="0"/>
          <w:divBdr>
            <w:top w:val="none" w:sz="0" w:space="0" w:color="auto"/>
            <w:left w:val="none" w:sz="0" w:space="0" w:color="auto"/>
            <w:bottom w:val="none" w:sz="0" w:space="0" w:color="auto"/>
            <w:right w:val="none" w:sz="0" w:space="0" w:color="auto"/>
          </w:divBdr>
        </w:div>
        <w:div w:id="2072729842">
          <w:marLeft w:val="480"/>
          <w:marRight w:val="0"/>
          <w:marTop w:val="0"/>
          <w:marBottom w:val="0"/>
          <w:divBdr>
            <w:top w:val="none" w:sz="0" w:space="0" w:color="auto"/>
            <w:left w:val="none" w:sz="0" w:space="0" w:color="auto"/>
            <w:bottom w:val="none" w:sz="0" w:space="0" w:color="auto"/>
            <w:right w:val="none" w:sz="0" w:space="0" w:color="auto"/>
          </w:divBdr>
        </w:div>
        <w:div w:id="1586299261">
          <w:marLeft w:val="480"/>
          <w:marRight w:val="0"/>
          <w:marTop w:val="0"/>
          <w:marBottom w:val="0"/>
          <w:divBdr>
            <w:top w:val="none" w:sz="0" w:space="0" w:color="auto"/>
            <w:left w:val="none" w:sz="0" w:space="0" w:color="auto"/>
            <w:bottom w:val="none" w:sz="0" w:space="0" w:color="auto"/>
            <w:right w:val="none" w:sz="0" w:space="0" w:color="auto"/>
          </w:divBdr>
        </w:div>
        <w:div w:id="282229293">
          <w:marLeft w:val="480"/>
          <w:marRight w:val="0"/>
          <w:marTop w:val="0"/>
          <w:marBottom w:val="0"/>
          <w:divBdr>
            <w:top w:val="none" w:sz="0" w:space="0" w:color="auto"/>
            <w:left w:val="none" w:sz="0" w:space="0" w:color="auto"/>
            <w:bottom w:val="none" w:sz="0" w:space="0" w:color="auto"/>
            <w:right w:val="none" w:sz="0" w:space="0" w:color="auto"/>
          </w:divBdr>
        </w:div>
        <w:div w:id="944069740">
          <w:marLeft w:val="480"/>
          <w:marRight w:val="0"/>
          <w:marTop w:val="0"/>
          <w:marBottom w:val="0"/>
          <w:divBdr>
            <w:top w:val="none" w:sz="0" w:space="0" w:color="auto"/>
            <w:left w:val="none" w:sz="0" w:space="0" w:color="auto"/>
            <w:bottom w:val="none" w:sz="0" w:space="0" w:color="auto"/>
            <w:right w:val="none" w:sz="0" w:space="0" w:color="auto"/>
          </w:divBdr>
        </w:div>
        <w:div w:id="1633515758">
          <w:marLeft w:val="480"/>
          <w:marRight w:val="0"/>
          <w:marTop w:val="0"/>
          <w:marBottom w:val="0"/>
          <w:divBdr>
            <w:top w:val="none" w:sz="0" w:space="0" w:color="auto"/>
            <w:left w:val="none" w:sz="0" w:space="0" w:color="auto"/>
            <w:bottom w:val="none" w:sz="0" w:space="0" w:color="auto"/>
            <w:right w:val="none" w:sz="0" w:space="0" w:color="auto"/>
          </w:divBdr>
        </w:div>
        <w:div w:id="652835185">
          <w:marLeft w:val="480"/>
          <w:marRight w:val="0"/>
          <w:marTop w:val="0"/>
          <w:marBottom w:val="0"/>
          <w:divBdr>
            <w:top w:val="none" w:sz="0" w:space="0" w:color="auto"/>
            <w:left w:val="none" w:sz="0" w:space="0" w:color="auto"/>
            <w:bottom w:val="none" w:sz="0" w:space="0" w:color="auto"/>
            <w:right w:val="none" w:sz="0" w:space="0" w:color="auto"/>
          </w:divBdr>
        </w:div>
        <w:div w:id="1571386123">
          <w:marLeft w:val="480"/>
          <w:marRight w:val="0"/>
          <w:marTop w:val="0"/>
          <w:marBottom w:val="0"/>
          <w:divBdr>
            <w:top w:val="none" w:sz="0" w:space="0" w:color="auto"/>
            <w:left w:val="none" w:sz="0" w:space="0" w:color="auto"/>
            <w:bottom w:val="none" w:sz="0" w:space="0" w:color="auto"/>
            <w:right w:val="none" w:sz="0" w:space="0" w:color="auto"/>
          </w:divBdr>
        </w:div>
        <w:div w:id="1669167634">
          <w:marLeft w:val="480"/>
          <w:marRight w:val="0"/>
          <w:marTop w:val="0"/>
          <w:marBottom w:val="0"/>
          <w:divBdr>
            <w:top w:val="none" w:sz="0" w:space="0" w:color="auto"/>
            <w:left w:val="none" w:sz="0" w:space="0" w:color="auto"/>
            <w:bottom w:val="none" w:sz="0" w:space="0" w:color="auto"/>
            <w:right w:val="none" w:sz="0" w:space="0" w:color="auto"/>
          </w:divBdr>
        </w:div>
      </w:divsChild>
    </w:div>
    <w:div w:id="583956131">
      <w:marLeft w:val="480"/>
      <w:marRight w:val="0"/>
      <w:marTop w:val="0"/>
      <w:marBottom w:val="0"/>
      <w:divBdr>
        <w:top w:val="none" w:sz="0" w:space="0" w:color="auto"/>
        <w:left w:val="none" w:sz="0" w:space="0" w:color="auto"/>
        <w:bottom w:val="none" w:sz="0" w:space="0" w:color="auto"/>
        <w:right w:val="none" w:sz="0" w:space="0" w:color="auto"/>
      </w:divBdr>
    </w:div>
    <w:div w:id="584803740">
      <w:bodyDiv w:val="1"/>
      <w:marLeft w:val="0"/>
      <w:marRight w:val="0"/>
      <w:marTop w:val="0"/>
      <w:marBottom w:val="0"/>
      <w:divBdr>
        <w:top w:val="none" w:sz="0" w:space="0" w:color="auto"/>
        <w:left w:val="none" w:sz="0" w:space="0" w:color="auto"/>
        <w:bottom w:val="none" w:sz="0" w:space="0" w:color="auto"/>
        <w:right w:val="none" w:sz="0" w:space="0" w:color="auto"/>
      </w:divBdr>
    </w:div>
    <w:div w:id="586354265">
      <w:marLeft w:val="480"/>
      <w:marRight w:val="0"/>
      <w:marTop w:val="0"/>
      <w:marBottom w:val="0"/>
      <w:divBdr>
        <w:top w:val="none" w:sz="0" w:space="0" w:color="auto"/>
        <w:left w:val="none" w:sz="0" w:space="0" w:color="auto"/>
        <w:bottom w:val="none" w:sz="0" w:space="0" w:color="auto"/>
        <w:right w:val="none" w:sz="0" w:space="0" w:color="auto"/>
      </w:divBdr>
    </w:div>
    <w:div w:id="588465685">
      <w:bodyDiv w:val="1"/>
      <w:marLeft w:val="0"/>
      <w:marRight w:val="0"/>
      <w:marTop w:val="0"/>
      <w:marBottom w:val="0"/>
      <w:divBdr>
        <w:top w:val="none" w:sz="0" w:space="0" w:color="auto"/>
        <w:left w:val="none" w:sz="0" w:space="0" w:color="auto"/>
        <w:bottom w:val="none" w:sz="0" w:space="0" w:color="auto"/>
        <w:right w:val="none" w:sz="0" w:space="0" w:color="auto"/>
      </w:divBdr>
      <w:divsChild>
        <w:div w:id="21326731">
          <w:marLeft w:val="480"/>
          <w:marRight w:val="0"/>
          <w:marTop w:val="0"/>
          <w:marBottom w:val="0"/>
          <w:divBdr>
            <w:top w:val="none" w:sz="0" w:space="0" w:color="auto"/>
            <w:left w:val="none" w:sz="0" w:space="0" w:color="auto"/>
            <w:bottom w:val="none" w:sz="0" w:space="0" w:color="auto"/>
            <w:right w:val="none" w:sz="0" w:space="0" w:color="auto"/>
          </w:divBdr>
        </w:div>
        <w:div w:id="89787158">
          <w:marLeft w:val="480"/>
          <w:marRight w:val="0"/>
          <w:marTop w:val="0"/>
          <w:marBottom w:val="0"/>
          <w:divBdr>
            <w:top w:val="none" w:sz="0" w:space="0" w:color="auto"/>
            <w:left w:val="none" w:sz="0" w:space="0" w:color="auto"/>
            <w:bottom w:val="none" w:sz="0" w:space="0" w:color="auto"/>
            <w:right w:val="none" w:sz="0" w:space="0" w:color="auto"/>
          </w:divBdr>
        </w:div>
        <w:div w:id="103768761">
          <w:marLeft w:val="480"/>
          <w:marRight w:val="0"/>
          <w:marTop w:val="0"/>
          <w:marBottom w:val="0"/>
          <w:divBdr>
            <w:top w:val="none" w:sz="0" w:space="0" w:color="auto"/>
            <w:left w:val="none" w:sz="0" w:space="0" w:color="auto"/>
            <w:bottom w:val="none" w:sz="0" w:space="0" w:color="auto"/>
            <w:right w:val="none" w:sz="0" w:space="0" w:color="auto"/>
          </w:divBdr>
        </w:div>
        <w:div w:id="108550755">
          <w:marLeft w:val="480"/>
          <w:marRight w:val="0"/>
          <w:marTop w:val="0"/>
          <w:marBottom w:val="0"/>
          <w:divBdr>
            <w:top w:val="none" w:sz="0" w:space="0" w:color="auto"/>
            <w:left w:val="none" w:sz="0" w:space="0" w:color="auto"/>
            <w:bottom w:val="none" w:sz="0" w:space="0" w:color="auto"/>
            <w:right w:val="none" w:sz="0" w:space="0" w:color="auto"/>
          </w:divBdr>
        </w:div>
        <w:div w:id="135727048">
          <w:marLeft w:val="480"/>
          <w:marRight w:val="0"/>
          <w:marTop w:val="0"/>
          <w:marBottom w:val="0"/>
          <w:divBdr>
            <w:top w:val="none" w:sz="0" w:space="0" w:color="auto"/>
            <w:left w:val="none" w:sz="0" w:space="0" w:color="auto"/>
            <w:bottom w:val="none" w:sz="0" w:space="0" w:color="auto"/>
            <w:right w:val="none" w:sz="0" w:space="0" w:color="auto"/>
          </w:divBdr>
        </w:div>
        <w:div w:id="148442841">
          <w:marLeft w:val="480"/>
          <w:marRight w:val="0"/>
          <w:marTop w:val="0"/>
          <w:marBottom w:val="0"/>
          <w:divBdr>
            <w:top w:val="none" w:sz="0" w:space="0" w:color="auto"/>
            <w:left w:val="none" w:sz="0" w:space="0" w:color="auto"/>
            <w:bottom w:val="none" w:sz="0" w:space="0" w:color="auto"/>
            <w:right w:val="none" w:sz="0" w:space="0" w:color="auto"/>
          </w:divBdr>
        </w:div>
        <w:div w:id="195656367">
          <w:marLeft w:val="480"/>
          <w:marRight w:val="0"/>
          <w:marTop w:val="0"/>
          <w:marBottom w:val="0"/>
          <w:divBdr>
            <w:top w:val="none" w:sz="0" w:space="0" w:color="auto"/>
            <w:left w:val="none" w:sz="0" w:space="0" w:color="auto"/>
            <w:bottom w:val="none" w:sz="0" w:space="0" w:color="auto"/>
            <w:right w:val="none" w:sz="0" w:space="0" w:color="auto"/>
          </w:divBdr>
        </w:div>
        <w:div w:id="212081404">
          <w:marLeft w:val="480"/>
          <w:marRight w:val="0"/>
          <w:marTop w:val="0"/>
          <w:marBottom w:val="0"/>
          <w:divBdr>
            <w:top w:val="none" w:sz="0" w:space="0" w:color="auto"/>
            <w:left w:val="none" w:sz="0" w:space="0" w:color="auto"/>
            <w:bottom w:val="none" w:sz="0" w:space="0" w:color="auto"/>
            <w:right w:val="none" w:sz="0" w:space="0" w:color="auto"/>
          </w:divBdr>
        </w:div>
        <w:div w:id="227300398">
          <w:marLeft w:val="480"/>
          <w:marRight w:val="0"/>
          <w:marTop w:val="0"/>
          <w:marBottom w:val="0"/>
          <w:divBdr>
            <w:top w:val="none" w:sz="0" w:space="0" w:color="auto"/>
            <w:left w:val="none" w:sz="0" w:space="0" w:color="auto"/>
            <w:bottom w:val="none" w:sz="0" w:space="0" w:color="auto"/>
            <w:right w:val="none" w:sz="0" w:space="0" w:color="auto"/>
          </w:divBdr>
        </w:div>
        <w:div w:id="229468252">
          <w:marLeft w:val="480"/>
          <w:marRight w:val="0"/>
          <w:marTop w:val="0"/>
          <w:marBottom w:val="0"/>
          <w:divBdr>
            <w:top w:val="none" w:sz="0" w:space="0" w:color="auto"/>
            <w:left w:val="none" w:sz="0" w:space="0" w:color="auto"/>
            <w:bottom w:val="none" w:sz="0" w:space="0" w:color="auto"/>
            <w:right w:val="none" w:sz="0" w:space="0" w:color="auto"/>
          </w:divBdr>
        </w:div>
        <w:div w:id="316613469">
          <w:marLeft w:val="480"/>
          <w:marRight w:val="0"/>
          <w:marTop w:val="0"/>
          <w:marBottom w:val="0"/>
          <w:divBdr>
            <w:top w:val="none" w:sz="0" w:space="0" w:color="auto"/>
            <w:left w:val="none" w:sz="0" w:space="0" w:color="auto"/>
            <w:bottom w:val="none" w:sz="0" w:space="0" w:color="auto"/>
            <w:right w:val="none" w:sz="0" w:space="0" w:color="auto"/>
          </w:divBdr>
        </w:div>
        <w:div w:id="337126313">
          <w:marLeft w:val="480"/>
          <w:marRight w:val="0"/>
          <w:marTop w:val="0"/>
          <w:marBottom w:val="0"/>
          <w:divBdr>
            <w:top w:val="none" w:sz="0" w:space="0" w:color="auto"/>
            <w:left w:val="none" w:sz="0" w:space="0" w:color="auto"/>
            <w:bottom w:val="none" w:sz="0" w:space="0" w:color="auto"/>
            <w:right w:val="none" w:sz="0" w:space="0" w:color="auto"/>
          </w:divBdr>
        </w:div>
        <w:div w:id="417747533">
          <w:marLeft w:val="480"/>
          <w:marRight w:val="0"/>
          <w:marTop w:val="0"/>
          <w:marBottom w:val="0"/>
          <w:divBdr>
            <w:top w:val="none" w:sz="0" w:space="0" w:color="auto"/>
            <w:left w:val="none" w:sz="0" w:space="0" w:color="auto"/>
            <w:bottom w:val="none" w:sz="0" w:space="0" w:color="auto"/>
            <w:right w:val="none" w:sz="0" w:space="0" w:color="auto"/>
          </w:divBdr>
        </w:div>
        <w:div w:id="444273042">
          <w:marLeft w:val="480"/>
          <w:marRight w:val="0"/>
          <w:marTop w:val="0"/>
          <w:marBottom w:val="0"/>
          <w:divBdr>
            <w:top w:val="none" w:sz="0" w:space="0" w:color="auto"/>
            <w:left w:val="none" w:sz="0" w:space="0" w:color="auto"/>
            <w:bottom w:val="none" w:sz="0" w:space="0" w:color="auto"/>
            <w:right w:val="none" w:sz="0" w:space="0" w:color="auto"/>
          </w:divBdr>
        </w:div>
        <w:div w:id="463085533">
          <w:marLeft w:val="480"/>
          <w:marRight w:val="0"/>
          <w:marTop w:val="0"/>
          <w:marBottom w:val="0"/>
          <w:divBdr>
            <w:top w:val="none" w:sz="0" w:space="0" w:color="auto"/>
            <w:left w:val="none" w:sz="0" w:space="0" w:color="auto"/>
            <w:bottom w:val="none" w:sz="0" w:space="0" w:color="auto"/>
            <w:right w:val="none" w:sz="0" w:space="0" w:color="auto"/>
          </w:divBdr>
        </w:div>
        <w:div w:id="506138494">
          <w:marLeft w:val="480"/>
          <w:marRight w:val="0"/>
          <w:marTop w:val="0"/>
          <w:marBottom w:val="0"/>
          <w:divBdr>
            <w:top w:val="none" w:sz="0" w:space="0" w:color="auto"/>
            <w:left w:val="none" w:sz="0" w:space="0" w:color="auto"/>
            <w:bottom w:val="none" w:sz="0" w:space="0" w:color="auto"/>
            <w:right w:val="none" w:sz="0" w:space="0" w:color="auto"/>
          </w:divBdr>
        </w:div>
        <w:div w:id="513306419">
          <w:marLeft w:val="480"/>
          <w:marRight w:val="0"/>
          <w:marTop w:val="0"/>
          <w:marBottom w:val="0"/>
          <w:divBdr>
            <w:top w:val="none" w:sz="0" w:space="0" w:color="auto"/>
            <w:left w:val="none" w:sz="0" w:space="0" w:color="auto"/>
            <w:bottom w:val="none" w:sz="0" w:space="0" w:color="auto"/>
            <w:right w:val="none" w:sz="0" w:space="0" w:color="auto"/>
          </w:divBdr>
        </w:div>
        <w:div w:id="655453557">
          <w:marLeft w:val="480"/>
          <w:marRight w:val="0"/>
          <w:marTop w:val="0"/>
          <w:marBottom w:val="0"/>
          <w:divBdr>
            <w:top w:val="none" w:sz="0" w:space="0" w:color="auto"/>
            <w:left w:val="none" w:sz="0" w:space="0" w:color="auto"/>
            <w:bottom w:val="none" w:sz="0" w:space="0" w:color="auto"/>
            <w:right w:val="none" w:sz="0" w:space="0" w:color="auto"/>
          </w:divBdr>
        </w:div>
        <w:div w:id="660276950">
          <w:marLeft w:val="480"/>
          <w:marRight w:val="0"/>
          <w:marTop w:val="0"/>
          <w:marBottom w:val="0"/>
          <w:divBdr>
            <w:top w:val="none" w:sz="0" w:space="0" w:color="auto"/>
            <w:left w:val="none" w:sz="0" w:space="0" w:color="auto"/>
            <w:bottom w:val="none" w:sz="0" w:space="0" w:color="auto"/>
            <w:right w:val="none" w:sz="0" w:space="0" w:color="auto"/>
          </w:divBdr>
        </w:div>
        <w:div w:id="689994430">
          <w:marLeft w:val="480"/>
          <w:marRight w:val="0"/>
          <w:marTop w:val="0"/>
          <w:marBottom w:val="0"/>
          <w:divBdr>
            <w:top w:val="none" w:sz="0" w:space="0" w:color="auto"/>
            <w:left w:val="none" w:sz="0" w:space="0" w:color="auto"/>
            <w:bottom w:val="none" w:sz="0" w:space="0" w:color="auto"/>
            <w:right w:val="none" w:sz="0" w:space="0" w:color="auto"/>
          </w:divBdr>
        </w:div>
        <w:div w:id="695228238">
          <w:marLeft w:val="480"/>
          <w:marRight w:val="0"/>
          <w:marTop w:val="0"/>
          <w:marBottom w:val="0"/>
          <w:divBdr>
            <w:top w:val="none" w:sz="0" w:space="0" w:color="auto"/>
            <w:left w:val="none" w:sz="0" w:space="0" w:color="auto"/>
            <w:bottom w:val="none" w:sz="0" w:space="0" w:color="auto"/>
            <w:right w:val="none" w:sz="0" w:space="0" w:color="auto"/>
          </w:divBdr>
        </w:div>
        <w:div w:id="712000894">
          <w:marLeft w:val="480"/>
          <w:marRight w:val="0"/>
          <w:marTop w:val="0"/>
          <w:marBottom w:val="0"/>
          <w:divBdr>
            <w:top w:val="none" w:sz="0" w:space="0" w:color="auto"/>
            <w:left w:val="none" w:sz="0" w:space="0" w:color="auto"/>
            <w:bottom w:val="none" w:sz="0" w:space="0" w:color="auto"/>
            <w:right w:val="none" w:sz="0" w:space="0" w:color="auto"/>
          </w:divBdr>
        </w:div>
        <w:div w:id="734209519">
          <w:marLeft w:val="480"/>
          <w:marRight w:val="0"/>
          <w:marTop w:val="0"/>
          <w:marBottom w:val="0"/>
          <w:divBdr>
            <w:top w:val="none" w:sz="0" w:space="0" w:color="auto"/>
            <w:left w:val="none" w:sz="0" w:space="0" w:color="auto"/>
            <w:bottom w:val="none" w:sz="0" w:space="0" w:color="auto"/>
            <w:right w:val="none" w:sz="0" w:space="0" w:color="auto"/>
          </w:divBdr>
        </w:div>
        <w:div w:id="870653182">
          <w:marLeft w:val="480"/>
          <w:marRight w:val="0"/>
          <w:marTop w:val="0"/>
          <w:marBottom w:val="0"/>
          <w:divBdr>
            <w:top w:val="none" w:sz="0" w:space="0" w:color="auto"/>
            <w:left w:val="none" w:sz="0" w:space="0" w:color="auto"/>
            <w:bottom w:val="none" w:sz="0" w:space="0" w:color="auto"/>
            <w:right w:val="none" w:sz="0" w:space="0" w:color="auto"/>
          </w:divBdr>
        </w:div>
        <w:div w:id="885797108">
          <w:marLeft w:val="480"/>
          <w:marRight w:val="0"/>
          <w:marTop w:val="0"/>
          <w:marBottom w:val="0"/>
          <w:divBdr>
            <w:top w:val="none" w:sz="0" w:space="0" w:color="auto"/>
            <w:left w:val="none" w:sz="0" w:space="0" w:color="auto"/>
            <w:bottom w:val="none" w:sz="0" w:space="0" w:color="auto"/>
            <w:right w:val="none" w:sz="0" w:space="0" w:color="auto"/>
          </w:divBdr>
        </w:div>
        <w:div w:id="901869244">
          <w:marLeft w:val="480"/>
          <w:marRight w:val="0"/>
          <w:marTop w:val="0"/>
          <w:marBottom w:val="0"/>
          <w:divBdr>
            <w:top w:val="none" w:sz="0" w:space="0" w:color="auto"/>
            <w:left w:val="none" w:sz="0" w:space="0" w:color="auto"/>
            <w:bottom w:val="none" w:sz="0" w:space="0" w:color="auto"/>
            <w:right w:val="none" w:sz="0" w:space="0" w:color="auto"/>
          </w:divBdr>
        </w:div>
        <w:div w:id="906964585">
          <w:marLeft w:val="480"/>
          <w:marRight w:val="0"/>
          <w:marTop w:val="0"/>
          <w:marBottom w:val="0"/>
          <w:divBdr>
            <w:top w:val="none" w:sz="0" w:space="0" w:color="auto"/>
            <w:left w:val="none" w:sz="0" w:space="0" w:color="auto"/>
            <w:bottom w:val="none" w:sz="0" w:space="0" w:color="auto"/>
            <w:right w:val="none" w:sz="0" w:space="0" w:color="auto"/>
          </w:divBdr>
        </w:div>
        <w:div w:id="1012685149">
          <w:marLeft w:val="480"/>
          <w:marRight w:val="0"/>
          <w:marTop w:val="0"/>
          <w:marBottom w:val="0"/>
          <w:divBdr>
            <w:top w:val="none" w:sz="0" w:space="0" w:color="auto"/>
            <w:left w:val="none" w:sz="0" w:space="0" w:color="auto"/>
            <w:bottom w:val="none" w:sz="0" w:space="0" w:color="auto"/>
            <w:right w:val="none" w:sz="0" w:space="0" w:color="auto"/>
          </w:divBdr>
        </w:div>
        <w:div w:id="1096049273">
          <w:marLeft w:val="480"/>
          <w:marRight w:val="0"/>
          <w:marTop w:val="0"/>
          <w:marBottom w:val="0"/>
          <w:divBdr>
            <w:top w:val="none" w:sz="0" w:space="0" w:color="auto"/>
            <w:left w:val="none" w:sz="0" w:space="0" w:color="auto"/>
            <w:bottom w:val="none" w:sz="0" w:space="0" w:color="auto"/>
            <w:right w:val="none" w:sz="0" w:space="0" w:color="auto"/>
          </w:divBdr>
        </w:div>
        <w:div w:id="1126198873">
          <w:marLeft w:val="480"/>
          <w:marRight w:val="0"/>
          <w:marTop w:val="0"/>
          <w:marBottom w:val="0"/>
          <w:divBdr>
            <w:top w:val="none" w:sz="0" w:space="0" w:color="auto"/>
            <w:left w:val="none" w:sz="0" w:space="0" w:color="auto"/>
            <w:bottom w:val="none" w:sz="0" w:space="0" w:color="auto"/>
            <w:right w:val="none" w:sz="0" w:space="0" w:color="auto"/>
          </w:divBdr>
        </w:div>
        <w:div w:id="1156411719">
          <w:marLeft w:val="480"/>
          <w:marRight w:val="0"/>
          <w:marTop w:val="0"/>
          <w:marBottom w:val="0"/>
          <w:divBdr>
            <w:top w:val="none" w:sz="0" w:space="0" w:color="auto"/>
            <w:left w:val="none" w:sz="0" w:space="0" w:color="auto"/>
            <w:bottom w:val="none" w:sz="0" w:space="0" w:color="auto"/>
            <w:right w:val="none" w:sz="0" w:space="0" w:color="auto"/>
          </w:divBdr>
        </w:div>
        <w:div w:id="1176577568">
          <w:marLeft w:val="480"/>
          <w:marRight w:val="0"/>
          <w:marTop w:val="0"/>
          <w:marBottom w:val="0"/>
          <w:divBdr>
            <w:top w:val="none" w:sz="0" w:space="0" w:color="auto"/>
            <w:left w:val="none" w:sz="0" w:space="0" w:color="auto"/>
            <w:bottom w:val="none" w:sz="0" w:space="0" w:color="auto"/>
            <w:right w:val="none" w:sz="0" w:space="0" w:color="auto"/>
          </w:divBdr>
        </w:div>
        <w:div w:id="1229224025">
          <w:marLeft w:val="480"/>
          <w:marRight w:val="0"/>
          <w:marTop w:val="0"/>
          <w:marBottom w:val="0"/>
          <w:divBdr>
            <w:top w:val="none" w:sz="0" w:space="0" w:color="auto"/>
            <w:left w:val="none" w:sz="0" w:space="0" w:color="auto"/>
            <w:bottom w:val="none" w:sz="0" w:space="0" w:color="auto"/>
            <w:right w:val="none" w:sz="0" w:space="0" w:color="auto"/>
          </w:divBdr>
        </w:div>
        <w:div w:id="1271888370">
          <w:marLeft w:val="480"/>
          <w:marRight w:val="0"/>
          <w:marTop w:val="0"/>
          <w:marBottom w:val="0"/>
          <w:divBdr>
            <w:top w:val="none" w:sz="0" w:space="0" w:color="auto"/>
            <w:left w:val="none" w:sz="0" w:space="0" w:color="auto"/>
            <w:bottom w:val="none" w:sz="0" w:space="0" w:color="auto"/>
            <w:right w:val="none" w:sz="0" w:space="0" w:color="auto"/>
          </w:divBdr>
        </w:div>
        <w:div w:id="1290740278">
          <w:marLeft w:val="480"/>
          <w:marRight w:val="0"/>
          <w:marTop w:val="0"/>
          <w:marBottom w:val="0"/>
          <w:divBdr>
            <w:top w:val="none" w:sz="0" w:space="0" w:color="auto"/>
            <w:left w:val="none" w:sz="0" w:space="0" w:color="auto"/>
            <w:bottom w:val="none" w:sz="0" w:space="0" w:color="auto"/>
            <w:right w:val="none" w:sz="0" w:space="0" w:color="auto"/>
          </w:divBdr>
        </w:div>
        <w:div w:id="1330867944">
          <w:marLeft w:val="480"/>
          <w:marRight w:val="0"/>
          <w:marTop w:val="0"/>
          <w:marBottom w:val="0"/>
          <w:divBdr>
            <w:top w:val="none" w:sz="0" w:space="0" w:color="auto"/>
            <w:left w:val="none" w:sz="0" w:space="0" w:color="auto"/>
            <w:bottom w:val="none" w:sz="0" w:space="0" w:color="auto"/>
            <w:right w:val="none" w:sz="0" w:space="0" w:color="auto"/>
          </w:divBdr>
        </w:div>
        <w:div w:id="1364405932">
          <w:marLeft w:val="480"/>
          <w:marRight w:val="0"/>
          <w:marTop w:val="0"/>
          <w:marBottom w:val="0"/>
          <w:divBdr>
            <w:top w:val="none" w:sz="0" w:space="0" w:color="auto"/>
            <w:left w:val="none" w:sz="0" w:space="0" w:color="auto"/>
            <w:bottom w:val="none" w:sz="0" w:space="0" w:color="auto"/>
            <w:right w:val="none" w:sz="0" w:space="0" w:color="auto"/>
          </w:divBdr>
        </w:div>
        <w:div w:id="1412503310">
          <w:marLeft w:val="480"/>
          <w:marRight w:val="0"/>
          <w:marTop w:val="0"/>
          <w:marBottom w:val="0"/>
          <w:divBdr>
            <w:top w:val="none" w:sz="0" w:space="0" w:color="auto"/>
            <w:left w:val="none" w:sz="0" w:space="0" w:color="auto"/>
            <w:bottom w:val="none" w:sz="0" w:space="0" w:color="auto"/>
            <w:right w:val="none" w:sz="0" w:space="0" w:color="auto"/>
          </w:divBdr>
        </w:div>
        <w:div w:id="1436901365">
          <w:marLeft w:val="480"/>
          <w:marRight w:val="0"/>
          <w:marTop w:val="0"/>
          <w:marBottom w:val="0"/>
          <w:divBdr>
            <w:top w:val="none" w:sz="0" w:space="0" w:color="auto"/>
            <w:left w:val="none" w:sz="0" w:space="0" w:color="auto"/>
            <w:bottom w:val="none" w:sz="0" w:space="0" w:color="auto"/>
            <w:right w:val="none" w:sz="0" w:space="0" w:color="auto"/>
          </w:divBdr>
        </w:div>
        <w:div w:id="1467578659">
          <w:marLeft w:val="480"/>
          <w:marRight w:val="0"/>
          <w:marTop w:val="0"/>
          <w:marBottom w:val="0"/>
          <w:divBdr>
            <w:top w:val="none" w:sz="0" w:space="0" w:color="auto"/>
            <w:left w:val="none" w:sz="0" w:space="0" w:color="auto"/>
            <w:bottom w:val="none" w:sz="0" w:space="0" w:color="auto"/>
            <w:right w:val="none" w:sz="0" w:space="0" w:color="auto"/>
          </w:divBdr>
        </w:div>
        <w:div w:id="1490902479">
          <w:marLeft w:val="480"/>
          <w:marRight w:val="0"/>
          <w:marTop w:val="0"/>
          <w:marBottom w:val="0"/>
          <w:divBdr>
            <w:top w:val="none" w:sz="0" w:space="0" w:color="auto"/>
            <w:left w:val="none" w:sz="0" w:space="0" w:color="auto"/>
            <w:bottom w:val="none" w:sz="0" w:space="0" w:color="auto"/>
            <w:right w:val="none" w:sz="0" w:space="0" w:color="auto"/>
          </w:divBdr>
        </w:div>
        <w:div w:id="1606381209">
          <w:marLeft w:val="480"/>
          <w:marRight w:val="0"/>
          <w:marTop w:val="0"/>
          <w:marBottom w:val="0"/>
          <w:divBdr>
            <w:top w:val="none" w:sz="0" w:space="0" w:color="auto"/>
            <w:left w:val="none" w:sz="0" w:space="0" w:color="auto"/>
            <w:bottom w:val="none" w:sz="0" w:space="0" w:color="auto"/>
            <w:right w:val="none" w:sz="0" w:space="0" w:color="auto"/>
          </w:divBdr>
        </w:div>
        <w:div w:id="1668093056">
          <w:marLeft w:val="480"/>
          <w:marRight w:val="0"/>
          <w:marTop w:val="0"/>
          <w:marBottom w:val="0"/>
          <w:divBdr>
            <w:top w:val="none" w:sz="0" w:space="0" w:color="auto"/>
            <w:left w:val="none" w:sz="0" w:space="0" w:color="auto"/>
            <w:bottom w:val="none" w:sz="0" w:space="0" w:color="auto"/>
            <w:right w:val="none" w:sz="0" w:space="0" w:color="auto"/>
          </w:divBdr>
        </w:div>
        <w:div w:id="1736320697">
          <w:marLeft w:val="480"/>
          <w:marRight w:val="0"/>
          <w:marTop w:val="0"/>
          <w:marBottom w:val="0"/>
          <w:divBdr>
            <w:top w:val="none" w:sz="0" w:space="0" w:color="auto"/>
            <w:left w:val="none" w:sz="0" w:space="0" w:color="auto"/>
            <w:bottom w:val="none" w:sz="0" w:space="0" w:color="auto"/>
            <w:right w:val="none" w:sz="0" w:space="0" w:color="auto"/>
          </w:divBdr>
        </w:div>
        <w:div w:id="1778720856">
          <w:marLeft w:val="480"/>
          <w:marRight w:val="0"/>
          <w:marTop w:val="0"/>
          <w:marBottom w:val="0"/>
          <w:divBdr>
            <w:top w:val="none" w:sz="0" w:space="0" w:color="auto"/>
            <w:left w:val="none" w:sz="0" w:space="0" w:color="auto"/>
            <w:bottom w:val="none" w:sz="0" w:space="0" w:color="auto"/>
            <w:right w:val="none" w:sz="0" w:space="0" w:color="auto"/>
          </w:divBdr>
        </w:div>
        <w:div w:id="1786073359">
          <w:marLeft w:val="480"/>
          <w:marRight w:val="0"/>
          <w:marTop w:val="0"/>
          <w:marBottom w:val="0"/>
          <w:divBdr>
            <w:top w:val="none" w:sz="0" w:space="0" w:color="auto"/>
            <w:left w:val="none" w:sz="0" w:space="0" w:color="auto"/>
            <w:bottom w:val="none" w:sz="0" w:space="0" w:color="auto"/>
            <w:right w:val="none" w:sz="0" w:space="0" w:color="auto"/>
          </w:divBdr>
        </w:div>
        <w:div w:id="1872760358">
          <w:marLeft w:val="480"/>
          <w:marRight w:val="0"/>
          <w:marTop w:val="0"/>
          <w:marBottom w:val="0"/>
          <w:divBdr>
            <w:top w:val="none" w:sz="0" w:space="0" w:color="auto"/>
            <w:left w:val="none" w:sz="0" w:space="0" w:color="auto"/>
            <w:bottom w:val="none" w:sz="0" w:space="0" w:color="auto"/>
            <w:right w:val="none" w:sz="0" w:space="0" w:color="auto"/>
          </w:divBdr>
        </w:div>
        <w:div w:id="1949265686">
          <w:marLeft w:val="480"/>
          <w:marRight w:val="0"/>
          <w:marTop w:val="0"/>
          <w:marBottom w:val="0"/>
          <w:divBdr>
            <w:top w:val="none" w:sz="0" w:space="0" w:color="auto"/>
            <w:left w:val="none" w:sz="0" w:space="0" w:color="auto"/>
            <w:bottom w:val="none" w:sz="0" w:space="0" w:color="auto"/>
            <w:right w:val="none" w:sz="0" w:space="0" w:color="auto"/>
          </w:divBdr>
        </w:div>
        <w:div w:id="2023847898">
          <w:marLeft w:val="480"/>
          <w:marRight w:val="0"/>
          <w:marTop w:val="0"/>
          <w:marBottom w:val="0"/>
          <w:divBdr>
            <w:top w:val="none" w:sz="0" w:space="0" w:color="auto"/>
            <w:left w:val="none" w:sz="0" w:space="0" w:color="auto"/>
            <w:bottom w:val="none" w:sz="0" w:space="0" w:color="auto"/>
            <w:right w:val="none" w:sz="0" w:space="0" w:color="auto"/>
          </w:divBdr>
        </w:div>
        <w:div w:id="2030177182">
          <w:marLeft w:val="480"/>
          <w:marRight w:val="0"/>
          <w:marTop w:val="0"/>
          <w:marBottom w:val="0"/>
          <w:divBdr>
            <w:top w:val="none" w:sz="0" w:space="0" w:color="auto"/>
            <w:left w:val="none" w:sz="0" w:space="0" w:color="auto"/>
            <w:bottom w:val="none" w:sz="0" w:space="0" w:color="auto"/>
            <w:right w:val="none" w:sz="0" w:space="0" w:color="auto"/>
          </w:divBdr>
        </w:div>
      </w:divsChild>
    </w:div>
    <w:div w:id="589656437">
      <w:bodyDiv w:val="1"/>
      <w:marLeft w:val="0"/>
      <w:marRight w:val="0"/>
      <w:marTop w:val="0"/>
      <w:marBottom w:val="0"/>
      <w:divBdr>
        <w:top w:val="none" w:sz="0" w:space="0" w:color="auto"/>
        <w:left w:val="none" w:sz="0" w:space="0" w:color="auto"/>
        <w:bottom w:val="none" w:sz="0" w:space="0" w:color="auto"/>
        <w:right w:val="none" w:sz="0" w:space="0" w:color="auto"/>
      </w:divBdr>
    </w:div>
    <w:div w:id="591864280">
      <w:bodyDiv w:val="1"/>
      <w:marLeft w:val="0"/>
      <w:marRight w:val="0"/>
      <w:marTop w:val="0"/>
      <w:marBottom w:val="0"/>
      <w:divBdr>
        <w:top w:val="none" w:sz="0" w:space="0" w:color="auto"/>
        <w:left w:val="none" w:sz="0" w:space="0" w:color="auto"/>
        <w:bottom w:val="none" w:sz="0" w:space="0" w:color="auto"/>
        <w:right w:val="none" w:sz="0" w:space="0" w:color="auto"/>
      </w:divBdr>
    </w:div>
    <w:div w:id="592200365">
      <w:bodyDiv w:val="1"/>
      <w:marLeft w:val="0"/>
      <w:marRight w:val="0"/>
      <w:marTop w:val="0"/>
      <w:marBottom w:val="0"/>
      <w:divBdr>
        <w:top w:val="none" w:sz="0" w:space="0" w:color="auto"/>
        <w:left w:val="none" w:sz="0" w:space="0" w:color="auto"/>
        <w:bottom w:val="none" w:sz="0" w:space="0" w:color="auto"/>
        <w:right w:val="none" w:sz="0" w:space="0" w:color="auto"/>
      </w:divBdr>
      <w:divsChild>
        <w:div w:id="1591698574">
          <w:marLeft w:val="640"/>
          <w:marRight w:val="0"/>
          <w:marTop w:val="0"/>
          <w:marBottom w:val="0"/>
          <w:divBdr>
            <w:top w:val="none" w:sz="0" w:space="0" w:color="auto"/>
            <w:left w:val="none" w:sz="0" w:space="0" w:color="auto"/>
            <w:bottom w:val="none" w:sz="0" w:space="0" w:color="auto"/>
            <w:right w:val="none" w:sz="0" w:space="0" w:color="auto"/>
          </w:divBdr>
        </w:div>
        <w:div w:id="1303538923">
          <w:marLeft w:val="640"/>
          <w:marRight w:val="0"/>
          <w:marTop w:val="0"/>
          <w:marBottom w:val="0"/>
          <w:divBdr>
            <w:top w:val="none" w:sz="0" w:space="0" w:color="auto"/>
            <w:left w:val="none" w:sz="0" w:space="0" w:color="auto"/>
            <w:bottom w:val="none" w:sz="0" w:space="0" w:color="auto"/>
            <w:right w:val="none" w:sz="0" w:space="0" w:color="auto"/>
          </w:divBdr>
        </w:div>
        <w:div w:id="84688006">
          <w:marLeft w:val="640"/>
          <w:marRight w:val="0"/>
          <w:marTop w:val="0"/>
          <w:marBottom w:val="0"/>
          <w:divBdr>
            <w:top w:val="none" w:sz="0" w:space="0" w:color="auto"/>
            <w:left w:val="none" w:sz="0" w:space="0" w:color="auto"/>
            <w:bottom w:val="none" w:sz="0" w:space="0" w:color="auto"/>
            <w:right w:val="none" w:sz="0" w:space="0" w:color="auto"/>
          </w:divBdr>
        </w:div>
        <w:div w:id="506752098">
          <w:marLeft w:val="640"/>
          <w:marRight w:val="0"/>
          <w:marTop w:val="0"/>
          <w:marBottom w:val="0"/>
          <w:divBdr>
            <w:top w:val="none" w:sz="0" w:space="0" w:color="auto"/>
            <w:left w:val="none" w:sz="0" w:space="0" w:color="auto"/>
            <w:bottom w:val="none" w:sz="0" w:space="0" w:color="auto"/>
            <w:right w:val="none" w:sz="0" w:space="0" w:color="auto"/>
          </w:divBdr>
        </w:div>
        <w:div w:id="2123988200">
          <w:marLeft w:val="640"/>
          <w:marRight w:val="0"/>
          <w:marTop w:val="0"/>
          <w:marBottom w:val="0"/>
          <w:divBdr>
            <w:top w:val="none" w:sz="0" w:space="0" w:color="auto"/>
            <w:left w:val="none" w:sz="0" w:space="0" w:color="auto"/>
            <w:bottom w:val="none" w:sz="0" w:space="0" w:color="auto"/>
            <w:right w:val="none" w:sz="0" w:space="0" w:color="auto"/>
          </w:divBdr>
        </w:div>
        <w:div w:id="919173761">
          <w:marLeft w:val="640"/>
          <w:marRight w:val="0"/>
          <w:marTop w:val="0"/>
          <w:marBottom w:val="0"/>
          <w:divBdr>
            <w:top w:val="none" w:sz="0" w:space="0" w:color="auto"/>
            <w:left w:val="none" w:sz="0" w:space="0" w:color="auto"/>
            <w:bottom w:val="none" w:sz="0" w:space="0" w:color="auto"/>
            <w:right w:val="none" w:sz="0" w:space="0" w:color="auto"/>
          </w:divBdr>
        </w:div>
        <w:div w:id="88815375">
          <w:marLeft w:val="640"/>
          <w:marRight w:val="0"/>
          <w:marTop w:val="0"/>
          <w:marBottom w:val="0"/>
          <w:divBdr>
            <w:top w:val="none" w:sz="0" w:space="0" w:color="auto"/>
            <w:left w:val="none" w:sz="0" w:space="0" w:color="auto"/>
            <w:bottom w:val="none" w:sz="0" w:space="0" w:color="auto"/>
            <w:right w:val="none" w:sz="0" w:space="0" w:color="auto"/>
          </w:divBdr>
        </w:div>
        <w:div w:id="1048990438">
          <w:marLeft w:val="640"/>
          <w:marRight w:val="0"/>
          <w:marTop w:val="0"/>
          <w:marBottom w:val="0"/>
          <w:divBdr>
            <w:top w:val="none" w:sz="0" w:space="0" w:color="auto"/>
            <w:left w:val="none" w:sz="0" w:space="0" w:color="auto"/>
            <w:bottom w:val="none" w:sz="0" w:space="0" w:color="auto"/>
            <w:right w:val="none" w:sz="0" w:space="0" w:color="auto"/>
          </w:divBdr>
        </w:div>
        <w:div w:id="12532693">
          <w:marLeft w:val="640"/>
          <w:marRight w:val="0"/>
          <w:marTop w:val="0"/>
          <w:marBottom w:val="0"/>
          <w:divBdr>
            <w:top w:val="none" w:sz="0" w:space="0" w:color="auto"/>
            <w:left w:val="none" w:sz="0" w:space="0" w:color="auto"/>
            <w:bottom w:val="none" w:sz="0" w:space="0" w:color="auto"/>
            <w:right w:val="none" w:sz="0" w:space="0" w:color="auto"/>
          </w:divBdr>
        </w:div>
        <w:div w:id="1753235545">
          <w:marLeft w:val="640"/>
          <w:marRight w:val="0"/>
          <w:marTop w:val="0"/>
          <w:marBottom w:val="0"/>
          <w:divBdr>
            <w:top w:val="none" w:sz="0" w:space="0" w:color="auto"/>
            <w:left w:val="none" w:sz="0" w:space="0" w:color="auto"/>
            <w:bottom w:val="none" w:sz="0" w:space="0" w:color="auto"/>
            <w:right w:val="none" w:sz="0" w:space="0" w:color="auto"/>
          </w:divBdr>
        </w:div>
        <w:div w:id="30227890">
          <w:marLeft w:val="640"/>
          <w:marRight w:val="0"/>
          <w:marTop w:val="0"/>
          <w:marBottom w:val="0"/>
          <w:divBdr>
            <w:top w:val="none" w:sz="0" w:space="0" w:color="auto"/>
            <w:left w:val="none" w:sz="0" w:space="0" w:color="auto"/>
            <w:bottom w:val="none" w:sz="0" w:space="0" w:color="auto"/>
            <w:right w:val="none" w:sz="0" w:space="0" w:color="auto"/>
          </w:divBdr>
        </w:div>
        <w:div w:id="957492270">
          <w:marLeft w:val="640"/>
          <w:marRight w:val="0"/>
          <w:marTop w:val="0"/>
          <w:marBottom w:val="0"/>
          <w:divBdr>
            <w:top w:val="none" w:sz="0" w:space="0" w:color="auto"/>
            <w:left w:val="none" w:sz="0" w:space="0" w:color="auto"/>
            <w:bottom w:val="none" w:sz="0" w:space="0" w:color="auto"/>
            <w:right w:val="none" w:sz="0" w:space="0" w:color="auto"/>
          </w:divBdr>
        </w:div>
        <w:div w:id="1843003636">
          <w:marLeft w:val="640"/>
          <w:marRight w:val="0"/>
          <w:marTop w:val="0"/>
          <w:marBottom w:val="0"/>
          <w:divBdr>
            <w:top w:val="none" w:sz="0" w:space="0" w:color="auto"/>
            <w:left w:val="none" w:sz="0" w:space="0" w:color="auto"/>
            <w:bottom w:val="none" w:sz="0" w:space="0" w:color="auto"/>
            <w:right w:val="none" w:sz="0" w:space="0" w:color="auto"/>
          </w:divBdr>
        </w:div>
        <w:div w:id="782378478">
          <w:marLeft w:val="640"/>
          <w:marRight w:val="0"/>
          <w:marTop w:val="0"/>
          <w:marBottom w:val="0"/>
          <w:divBdr>
            <w:top w:val="none" w:sz="0" w:space="0" w:color="auto"/>
            <w:left w:val="none" w:sz="0" w:space="0" w:color="auto"/>
            <w:bottom w:val="none" w:sz="0" w:space="0" w:color="auto"/>
            <w:right w:val="none" w:sz="0" w:space="0" w:color="auto"/>
          </w:divBdr>
        </w:div>
        <w:div w:id="821192991">
          <w:marLeft w:val="640"/>
          <w:marRight w:val="0"/>
          <w:marTop w:val="0"/>
          <w:marBottom w:val="0"/>
          <w:divBdr>
            <w:top w:val="none" w:sz="0" w:space="0" w:color="auto"/>
            <w:left w:val="none" w:sz="0" w:space="0" w:color="auto"/>
            <w:bottom w:val="none" w:sz="0" w:space="0" w:color="auto"/>
            <w:right w:val="none" w:sz="0" w:space="0" w:color="auto"/>
          </w:divBdr>
        </w:div>
        <w:div w:id="1734695966">
          <w:marLeft w:val="640"/>
          <w:marRight w:val="0"/>
          <w:marTop w:val="0"/>
          <w:marBottom w:val="0"/>
          <w:divBdr>
            <w:top w:val="none" w:sz="0" w:space="0" w:color="auto"/>
            <w:left w:val="none" w:sz="0" w:space="0" w:color="auto"/>
            <w:bottom w:val="none" w:sz="0" w:space="0" w:color="auto"/>
            <w:right w:val="none" w:sz="0" w:space="0" w:color="auto"/>
          </w:divBdr>
        </w:div>
        <w:div w:id="2012289371">
          <w:marLeft w:val="640"/>
          <w:marRight w:val="0"/>
          <w:marTop w:val="0"/>
          <w:marBottom w:val="0"/>
          <w:divBdr>
            <w:top w:val="none" w:sz="0" w:space="0" w:color="auto"/>
            <w:left w:val="none" w:sz="0" w:space="0" w:color="auto"/>
            <w:bottom w:val="none" w:sz="0" w:space="0" w:color="auto"/>
            <w:right w:val="none" w:sz="0" w:space="0" w:color="auto"/>
          </w:divBdr>
        </w:div>
        <w:div w:id="820195453">
          <w:marLeft w:val="640"/>
          <w:marRight w:val="0"/>
          <w:marTop w:val="0"/>
          <w:marBottom w:val="0"/>
          <w:divBdr>
            <w:top w:val="none" w:sz="0" w:space="0" w:color="auto"/>
            <w:left w:val="none" w:sz="0" w:space="0" w:color="auto"/>
            <w:bottom w:val="none" w:sz="0" w:space="0" w:color="auto"/>
            <w:right w:val="none" w:sz="0" w:space="0" w:color="auto"/>
          </w:divBdr>
        </w:div>
        <w:div w:id="1359239948">
          <w:marLeft w:val="640"/>
          <w:marRight w:val="0"/>
          <w:marTop w:val="0"/>
          <w:marBottom w:val="0"/>
          <w:divBdr>
            <w:top w:val="none" w:sz="0" w:space="0" w:color="auto"/>
            <w:left w:val="none" w:sz="0" w:space="0" w:color="auto"/>
            <w:bottom w:val="none" w:sz="0" w:space="0" w:color="auto"/>
            <w:right w:val="none" w:sz="0" w:space="0" w:color="auto"/>
          </w:divBdr>
        </w:div>
        <w:div w:id="422991490">
          <w:marLeft w:val="640"/>
          <w:marRight w:val="0"/>
          <w:marTop w:val="0"/>
          <w:marBottom w:val="0"/>
          <w:divBdr>
            <w:top w:val="none" w:sz="0" w:space="0" w:color="auto"/>
            <w:left w:val="none" w:sz="0" w:space="0" w:color="auto"/>
            <w:bottom w:val="none" w:sz="0" w:space="0" w:color="auto"/>
            <w:right w:val="none" w:sz="0" w:space="0" w:color="auto"/>
          </w:divBdr>
        </w:div>
        <w:div w:id="1447579705">
          <w:marLeft w:val="640"/>
          <w:marRight w:val="0"/>
          <w:marTop w:val="0"/>
          <w:marBottom w:val="0"/>
          <w:divBdr>
            <w:top w:val="none" w:sz="0" w:space="0" w:color="auto"/>
            <w:left w:val="none" w:sz="0" w:space="0" w:color="auto"/>
            <w:bottom w:val="none" w:sz="0" w:space="0" w:color="auto"/>
            <w:right w:val="none" w:sz="0" w:space="0" w:color="auto"/>
          </w:divBdr>
        </w:div>
        <w:div w:id="975721207">
          <w:marLeft w:val="640"/>
          <w:marRight w:val="0"/>
          <w:marTop w:val="0"/>
          <w:marBottom w:val="0"/>
          <w:divBdr>
            <w:top w:val="none" w:sz="0" w:space="0" w:color="auto"/>
            <w:left w:val="none" w:sz="0" w:space="0" w:color="auto"/>
            <w:bottom w:val="none" w:sz="0" w:space="0" w:color="auto"/>
            <w:right w:val="none" w:sz="0" w:space="0" w:color="auto"/>
          </w:divBdr>
        </w:div>
        <w:div w:id="1994675838">
          <w:marLeft w:val="640"/>
          <w:marRight w:val="0"/>
          <w:marTop w:val="0"/>
          <w:marBottom w:val="0"/>
          <w:divBdr>
            <w:top w:val="none" w:sz="0" w:space="0" w:color="auto"/>
            <w:left w:val="none" w:sz="0" w:space="0" w:color="auto"/>
            <w:bottom w:val="none" w:sz="0" w:space="0" w:color="auto"/>
            <w:right w:val="none" w:sz="0" w:space="0" w:color="auto"/>
          </w:divBdr>
        </w:div>
        <w:div w:id="31731119">
          <w:marLeft w:val="640"/>
          <w:marRight w:val="0"/>
          <w:marTop w:val="0"/>
          <w:marBottom w:val="0"/>
          <w:divBdr>
            <w:top w:val="none" w:sz="0" w:space="0" w:color="auto"/>
            <w:left w:val="none" w:sz="0" w:space="0" w:color="auto"/>
            <w:bottom w:val="none" w:sz="0" w:space="0" w:color="auto"/>
            <w:right w:val="none" w:sz="0" w:space="0" w:color="auto"/>
          </w:divBdr>
        </w:div>
        <w:div w:id="314574703">
          <w:marLeft w:val="640"/>
          <w:marRight w:val="0"/>
          <w:marTop w:val="0"/>
          <w:marBottom w:val="0"/>
          <w:divBdr>
            <w:top w:val="none" w:sz="0" w:space="0" w:color="auto"/>
            <w:left w:val="none" w:sz="0" w:space="0" w:color="auto"/>
            <w:bottom w:val="none" w:sz="0" w:space="0" w:color="auto"/>
            <w:right w:val="none" w:sz="0" w:space="0" w:color="auto"/>
          </w:divBdr>
        </w:div>
        <w:div w:id="1769151830">
          <w:marLeft w:val="640"/>
          <w:marRight w:val="0"/>
          <w:marTop w:val="0"/>
          <w:marBottom w:val="0"/>
          <w:divBdr>
            <w:top w:val="none" w:sz="0" w:space="0" w:color="auto"/>
            <w:left w:val="none" w:sz="0" w:space="0" w:color="auto"/>
            <w:bottom w:val="none" w:sz="0" w:space="0" w:color="auto"/>
            <w:right w:val="none" w:sz="0" w:space="0" w:color="auto"/>
          </w:divBdr>
        </w:div>
        <w:div w:id="1437748159">
          <w:marLeft w:val="640"/>
          <w:marRight w:val="0"/>
          <w:marTop w:val="0"/>
          <w:marBottom w:val="0"/>
          <w:divBdr>
            <w:top w:val="none" w:sz="0" w:space="0" w:color="auto"/>
            <w:left w:val="none" w:sz="0" w:space="0" w:color="auto"/>
            <w:bottom w:val="none" w:sz="0" w:space="0" w:color="auto"/>
            <w:right w:val="none" w:sz="0" w:space="0" w:color="auto"/>
          </w:divBdr>
        </w:div>
        <w:div w:id="1621568597">
          <w:marLeft w:val="640"/>
          <w:marRight w:val="0"/>
          <w:marTop w:val="0"/>
          <w:marBottom w:val="0"/>
          <w:divBdr>
            <w:top w:val="none" w:sz="0" w:space="0" w:color="auto"/>
            <w:left w:val="none" w:sz="0" w:space="0" w:color="auto"/>
            <w:bottom w:val="none" w:sz="0" w:space="0" w:color="auto"/>
            <w:right w:val="none" w:sz="0" w:space="0" w:color="auto"/>
          </w:divBdr>
        </w:div>
        <w:div w:id="113136567">
          <w:marLeft w:val="640"/>
          <w:marRight w:val="0"/>
          <w:marTop w:val="0"/>
          <w:marBottom w:val="0"/>
          <w:divBdr>
            <w:top w:val="none" w:sz="0" w:space="0" w:color="auto"/>
            <w:left w:val="none" w:sz="0" w:space="0" w:color="auto"/>
            <w:bottom w:val="none" w:sz="0" w:space="0" w:color="auto"/>
            <w:right w:val="none" w:sz="0" w:space="0" w:color="auto"/>
          </w:divBdr>
        </w:div>
        <w:div w:id="1228884012">
          <w:marLeft w:val="640"/>
          <w:marRight w:val="0"/>
          <w:marTop w:val="0"/>
          <w:marBottom w:val="0"/>
          <w:divBdr>
            <w:top w:val="none" w:sz="0" w:space="0" w:color="auto"/>
            <w:left w:val="none" w:sz="0" w:space="0" w:color="auto"/>
            <w:bottom w:val="none" w:sz="0" w:space="0" w:color="auto"/>
            <w:right w:val="none" w:sz="0" w:space="0" w:color="auto"/>
          </w:divBdr>
        </w:div>
        <w:div w:id="621419306">
          <w:marLeft w:val="640"/>
          <w:marRight w:val="0"/>
          <w:marTop w:val="0"/>
          <w:marBottom w:val="0"/>
          <w:divBdr>
            <w:top w:val="none" w:sz="0" w:space="0" w:color="auto"/>
            <w:left w:val="none" w:sz="0" w:space="0" w:color="auto"/>
            <w:bottom w:val="none" w:sz="0" w:space="0" w:color="auto"/>
            <w:right w:val="none" w:sz="0" w:space="0" w:color="auto"/>
          </w:divBdr>
        </w:div>
        <w:div w:id="879977096">
          <w:marLeft w:val="640"/>
          <w:marRight w:val="0"/>
          <w:marTop w:val="0"/>
          <w:marBottom w:val="0"/>
          <w:divBdr>
            <w:top w:val="none" w:sz="0" w:space="0" w:color="auto"/>
            <w:left w:val="none" w:sz="0" w:space="0" w:color="auto"/>
            <w:bottom w:val="none" w:sz="0" w:space="0" w:color="auto"/>
            <w:right w:val="none" w:sz="0" w:space="0" w:color="auto"/>
          </w:divBdr>
        </w:div>
        <w:div w:id="1507940251">
          <w:marLeft w:val="640"/>
          <w:marRight w:val="0"/>
          <w:marTop w:val="0"/>
          <w:marBottom w:val="0"/>
          <w:divBdr>
            <w:top w:val="none" w:sz="0" w:space="0" w:color="auto"/>
            <w:left w:val="none" w:sz="0" w:space="0" w:color="auto"/>
            <w:bottom w:val="none" w:sz="0" w:space="0" w:color="auto"/>
            <w:right w:val="none" w:sz="0" w:space="0" w:color="auto"/>
          </w:divBdr>
        </w:div>
        <w:div w:id="1341665253">
          <w:marLeft w:val="640"/>
          <w:marRight w:val="0"/>
          <w:marTop w:val="0"/>
          <w:marBottom w:val="0"/>
          <w:divBdr>
            <w:top w:val="none" w:sz="0" w:space="0" w:color="auto"/>
            <w:left w:val="none" w:sz="0" w:space="0" w:color="auto"/>
            <w:bottom w:val="none" w:sz="0" w:space="0" w:color="auto"/>
            <w:right w:val="none" w:sz="0" w:space="0" w:color="auto"/>
          </w:divBdr>
        </w:div>
        <w:div w:id="813330635">
          <w:marLeft w:val="640"/>
          <w:marRight w:val="0"/>
          <w:marTop w:val="0"/>
          <w:marBottom w:val="0"/>
          <w:divBdr>
            <w:top w:val="none" w:sz="0" w:space="0" w:color="auto"/>
            <w:left w:val="none" w:sz="0" w:space="0" w:color="auto"/>
            <w:bottom w:val="none" w:sz="0" w:space="0" w:color="auto"/>
            <w:right w:val="none" w:sz="0" w:space="0" w:color="auto"/>
          </w:divBdr>
        </w:div>
        <w:div w:id="1173951347">
          <w:marLeft w:val="640"/>
          <w:marRight w:val="0"/>
          <w:marTop w:val="0"/>
          <w:marBottom w:val="0"/>
          <w:divBdr>
            <w:top w:val="none" w:sz="0" w:space="0" w:color="auto"/>
            <w:left w:val="none" w:sz="0" w:space="0" w:color="auto"/>
            <w:bottom w:val="none" w:sz="0" w:space="0" w:color="auto"/>
            <w:right w:val="none" w:sz="0" w:space="0" w:color="auto"/>
          </w:divBdr>
        </w:div>
        <w:div w:id="2074697128">
          <w:marLeft w:val="640"/>
          <w:marRight w:val="0"/>
          <w:marTop w:val="0"/>
          <w:marBottom w:val="0"/>
          <w:divBdr>
            <w:top w:val="none" w:sz="0" w:space="0" w:color="auto"/>
            <w:left w:val="none" w:sz="0" w:space="0" w:color="auto"/>
            <w:bottom w:val="none" w:sz="0" w:space="0" w:color="auto"/>
            <w:right w:val="none" w:sz="0" w:space="0" w:color="auto"/>
          </w:divBdr>
        </w:div>
        <w:div w:id="1335914618">
          <w:marLeft w:val="640"/>
          <w:marRight w:val="0"/>
          <w:marTop w:val="0"/>
          <w:marBottom w:val="0"/>
          <w:divBdr>
            <w:top w:val="none" w:sz="0" w:space="0" w:color="auto"/>
            <w:left w:val="none" w:sz="0" w:space="0" w:color="auto"/>
            <w:bottom w:val="none" w:sz="0" w:space="0" w:color="auto"/>
            <w:right w:val="none" w:sz="0" w:space="0" w:color="auto"/>
          </w:divBdr>
        </w:div>
        <w:div w:id="142940045">
          <w:marLeft w:val="640"/>
          <w:marRight w:val="0"/>
          <w:marTop w:val="0"/>
          <w:marBottom w:val="0"/>
          <w:divBdr>
            <w:top w:val="none" w:sz="0" w:space="0" w:color="auto"/>
            <w:left w:val="none" w:sz="0" w:space="0" w:color="auto"/>
            <w:bottom w:val="none" w:sz="0" w:space="0" w:color="auto"/>
            <w:right w:val="none" w:sz="0" w:space="0" w:color="auto"/>
          </w:divBdr>
        </w:div>
        <w:div w:id="1283001513">
          <w:marLeft w:val="640"/>
          <w:marRight w:val="0"/>
          <w:marTop w:val="0"/>
          <w:marBottom w:val="0"/>
          <w:divBdr>
            <w:top w:val="none" w:sz="0" w:space="0" w:color="auto"/>
            <w:left w:val="none" w:sz="0" w:space="0" w:color="auto"/>
            <w:bottom w:val="none" w:sz="0" w:space="0" w:color="auto"/>
            <w:right w:val="none" w:sz="0" w:space="0" w:color="auto"/>
          </w:divBdr>
        </w:div>
        <w:div w:id="1761415157">
          <w:marLeft w:val="640"/>
          <w:marRight w:val="0"/>
          <w:marTop w:val="0"/>
          <w:marBottom w:val="0"/>
          <w:divBdr>
            <w:top w:val="none" w:sz="0" w:space="0" w:color="auto"/>
            <w:left w:val="none" w:sz="0" w:space="0" w:color="auto"/>
            <w:bottom w:val="none" w:sz="0" w:space="0" w:color="auto"/>
            <w:right w:val="none" w:sz="0" w:space="0" w:color="auto"/>
          </w:divBdr>
        </w:div>
        <w:div w:id="1714160061">
          <w:marLeft w:val="640"/>
          <w:marRight w:val="0"/>
          <w:marTop w:val="0"/>
          <w:marBottom w:val="0"/>
          <w:divBdr>
            <w:top w:val="none" w:sz="0" w:space="0" w:color="auto"/>
            <w:left w:val="none" w:sz="0" w:space="0" w:color="auto"/>
            <w:bottom w:val="none" w:sz="0" w:space="0" w:color="auto"/>
            <w:right w:val="none" w:sz="0" w:space="0" w:color="auto"/>
          </w:divBdr>
        </w:div>
        <w:div w:id="549919777">
          <w:marLeft w:val="640"/>
          <w:marRight w:val="0"/>
          <w:marTop w:val="0"/>
          <w:marBottom w:val="0"/>
          <w:divBdr>
            <w:top w:val="none" w:sz="0" w:space="0" w:color="auto"/>
            <w:left w:val="none" w:sz="0" w:space="0" w:color="auto"/>
            <w:bottom w:val="none" w:sz="0" w:space="0" w:color="auto"/>
            <w:right w:val="none" w:sz="0" w:space="0" w:color="auto"/>
          </w:divBdr>
        </w:div>
        <w:div w:id="641544904">
          <w:marLeft w:val="640"/>
          <w:marRight w:val="0"/>
          <w:marTop w:val="0"/>
          <w:marBottom w:val="0"/>
          <w:divBdr>
            <w:top w:val="none" w:sz="0" w:space="0" w:color="auto"/>
            <w:left w:val="none" w:sz="0" w:space="0" w:color="auto"/>
            <w:bottom w:val="none" w:sz="0" w:space="0" w:color="auto"/>
            <w:right w:val="none" w:sz="0" w:space="0" w:color="auto"/>
          </w:divBdr>
        </w:div>
        <w:div w:id="1325626614">
          <w:marLeft w:val="640"/>
          <w:marRight w:val="0"/>
          <w:marTop w:val="0"/>
          <w:marBottom w:val="0"/>
          <w:divBdr>
            <w:top w:val="none" w:sz="0" w:space="0" w:color="auto"/>
            <w:left w:val="none" w:sz="0" w:space="0" w:color="auto"/>
            <w:bottom w:val="none" w:sz="0" w:space="0" w:color="auto"/>
            <w:right w:val="none" w:sz="0" w:space="0" w:color="auto"/>
          </w:divBdr>
        </w:div>
        <w:div w:id="1043096930">
          <w:marLeft w:val="640"/>
          <w:marRight w:val="0"/>
          <w:marTop w:val="0"/>
          <w:marBottom w:val="0"/>
          <w:divBdr>
            <w:top w:val="none" w:sz="0" w:space="0" w:color="auto"/>
            <w:left w:val="none" w:sz="0" w:space="0" w:color="auto"/>
            <w:bottom w:val="none" w:sz="0" w:space="0" w:color="auto"/>
            <w:right w:val="none" w:sz="0" w:space="0" w:color="auto"/>
          </w:divBdr>
        </w:div>
        <w:div w:id="365447532">
          <w:marLeft w:val="640"/>
          <w:marRight w:val="0"/>
          <w:marTop w:val="0"/>
          <w:marBottom w:val="0"/>
          <w:divBdr>
            <w:top w:val="none" w:sz="0" w:space="0" w:color="auto"/>
            <w:left w:val="none" w:sz="0" w:space="0" w:color="auto"/>
            <w:bottom w:val="none" w:sz="0" w:space="0" w:color="auto"/>
            <w:right w:val="none" w:sz="0" w:space="0" w:color="auto"/>
          </w:divBdr>
        </w:div>
        <w:div w:id="1411848160">
          <w:marLeft w:val="640"/>
          <w:marRight w:val="0"/>
          <w:marTop w:val="0"/>
          <w:marBottom w:val="0"/>
          <w:divBdr>
            <w:top w:val="none" w:sz="0" w:space="0" w:color="auto"/>
            <w:left w:val="none" w:sz="0" w:space="0" w:color="auto"/>
            <w:bottom w:val="none" w:sz="0" w:space="0" w:color="auto"/>
            <w:right w:val="none" w:sz="0" w:space="0" w:color="auto"/>
          </w:divBdr>
        </w:div>
        <w:div w:id="181092486">
          <w:marLeft w:val="640"/>
          <w:marRight w:val="0"/>
          <w:marTop w:val="0"/>
          <w:marBottom w:val="0"/>
          <w:divBdr>
            <w:top w:val="none" w:sz="0" w:space="0" w:color="auto"/>
            <w:left w:val="none" w:sz="0" w:space="0" w:color="auto"/>
            <w:bottom w:val="none" w:sz="0" w:space="0" w:color="auto"/>
            <w:right w:val="none" w:sz="0" w:space="0" w:color="auto"/>
          </w:divBdr>
        </w:div>
        <w:div w:id="1503083117">
          <w:marLeft w:val="640"/>
          <w:marRight w:val="0"/>
          <w:marTop w:val="0"/>
          <w:marBottom w:val="0"/>
          <w:divBdr>
            <w:top w:val="none" w:sz="0" w:space="0" w:color="auto"/>
            <w:left w:val="none" w:sz="0" w:space="0" w:color="auto"/>
            <w:bottom w:val="none" w:sz="0" w:space="0" w:color="auto"/>
            <w:right w:val="none" w:sz="0" w:space="0" w:color="auto"/>
          </w:divBdr>
        </w:div>
        <w:div w:id="1225796475">
          <w:marLeft w:val="640"/>
          <w:marRight w:val="0"/>
          <w:marTop w:val="0"/>
          <w:marBottom w:val="0"/>
          <w:divBdr>
            <w:top w:val="none" w:sz="0" w:space="0" w:color="auto"/>
            <w:left w:val="none" w:sz="0" w:space="0" w:color="auto"/>
            <w:bottom w:val="none" w:sz="0" w:space="0" w:color="auto"/>
            <w:right w:val="none" w:sz="0" w:space="0" w:color="auto"/>
          </w:divBdr>
        </w:div>
        <w:div w:id="1543782819">
          <w:marLeft w:val="640"/>
          <w:marRight w:val="0"/>
          <w:marTop w:val="0"/>
          <w:marBottom w:val="0"/>
          <w:divBdr>
            <w:top w:val="none" w:sz="0" w:space="0" w:color="auto"/>
            <w:left w:val="none" w:sz="0" w:space="0" w:color="auto"/>
            <w:bottom w:val="none" w:sz="0" w:space="0" w:color="auto"/>
            <w:right w:val="none" w:sz="0" w:space="0" w:color="auto"/>
          </w:divBdr>
        </w:div>
        <w:div w:id="873268164">
          <w:marLeft w:val="640"/>
          <w:marRight w:val="0"/>
          <w:marTop w:val="0"/>
          <w:marBottom w:val="0"/>
          <w:divBdr>
            <w:top w:val="none" w:sz="0" w:space="0" w:color="auto"/>
            <w:left w:val="none" w:sz="0" w:space="0" w:color="auto"/>
            <w:bottom w:val="none" w:sz="0" w:space="0" w:color="auto"/>
            <w:right w:val="none" w:sz="0" w:space="0" w:color="auto"/>
          </w:divBdr>
        </w:div>
        <w:div w:id="1660503318">
          <w:marLeft w:val="640"/>
          <w:marRight w:val="0"/>
          <w:marTop w:val="0"/>
          <w:marBottom w:val="0"/>
          <w:divBdr>
            <w:top w:val="none" w:sz="0" w:space="0" w:color="auto"/>
            <w:left w:val="none" w:sz="0" w:space="0" w:color="auto"/>
            <w:bottom w:val="none" w:sz="0" w:space="0" w:color="auto"/>
            <w:right w:val="none" w:sz="0" w:space="0" w:color="auto"/>
          </w:divBdr>
        </w:div>
        <w:div w:id="1462991661">
          <w:marLeft w:val="640"/>
          <w:marRight w:val="0"/>
          <w:marTop w:val="0"/>
          <w:marBottom w:val="0"/>
          <w:divBdr>
            <w:top w:val="none" w:sz="0" w:space="0" w:color="auto"/>
            <w:left w:val="none" w:sz="0" w:space="0" w:color="auto"/>
            <w:bottom w:val="none" w:sz="0" w:space="0" w:color="auto"/>
            <w:right w:val="none" w:sz="0" w:space="0" w:color="auto"/>
          </w:divBdr>
        </w:div>
        <w:div w:id="4288339">
          <w:marLeft w:val="640"/>
          <w:marRight w:val="0"/>
          <w:marTop w:val="0"/>
          <w:marBottom w:val="0"/>
          <w:divBdr>
            <w:top w:val="none" w:sz="0" w:space="0" w:color="auto"/>
            <w:left w:val="none" w:sz="0" w:space="0" w:color="auto"/>
            <w:bottom w:val="none" w:sz="0" w:space="0" w:color="auto"/>
            <w:right w:val="none" w:sz="0" w:space="0" w:color="auto"/>
          </w:divBdr>
        </w:div>
        <w:div w:id="437918231">
          <w:marLeft w:val="640"/>
          <w:marRight w:val="0"/>
          <w:marTop w:val="0"/>
          <w:marBottom w:val="0"/>
          <w:divBdr>
            <w:top w:val="none" w:sz="0" w:space="0" w:color="auto"/>
            <w:left w:val="none" w:sz="0" w:space="0" w:color="auto"/>
            <w:bottom w:val="none" w:sz="0" w:space="0" w:color="auto"/>
            <w:right w:val="none" w:sz="0" w:space="0" w:color="auto"/>
          </w:divBdr>
        </w:div>
        <w:div w:id="1104884986">
          <w:marLeft w:val="640"/>
          <w:marRight w:val="0"/>
          <w:marTop w:val="0"/>
          <w:marBottom w:val="0"/>
          <w:divBdr>
            <w:top w:val="none" w:sz="0" w:space="0" w:color="auto"/>
            <w:left w:val="none" w:sz="0" w:space="0" w:color="auto"/>
            <w:bottom w:val="none" w:sz="0" w:space="0" w:color="auto"/>
            <w:right w:val="none" w:sz="0" w:space="0" w:color="auto"/>
          </w:divBdr>
        </w:div>
        <w:div w:id="621503054">
          <w:marLeft w:val="640"/>
          <w:marRight w:val="0"/>
          <w:marTop w:val="0"/>
          <w:marBottom w:val="0"/>
          <w:divBdr>
            <w:top w:val="none" w:sz="0" w:space="0" w:color="auto"/>
            <w:left w:val="none" w:sz="0" w:space="0" w:color="auto"/>
            <w:bottom w:val="none" w:sz="0" w:space="0" w:color="auto"/>
            <w:right w:val="none" w:sz="0" w:space="0" w:color="auto"/>
          </w:divBdr>
        </w:div>
        <w:div w:id="1400908455">
          <w:marLeft w:val="640"/>
          <w:marRight w:val="0"/>
          <w:marTop w:val="0"/>
          <w:marBottom w:val="0"/>
          <w:divBdr>
            <w:top w:val="none" w:sz="0" w:space="0" w:color="auto"/>
            <w:left w:val="none" w:sz="0" w:space="0" w:color="auto"/>
            <w:bottom w:val="none" w:sz="0" w:space="0" w:color="auto"/>
            <w:right w:val="none" w:sz="0" w:space="0" w:color="auto"/>
          </w:divBdr>
        </w:div>
        <w:div w:id="1481653231">
          <w:marLeft w:val="640"/>
          <w:marRight w:val="0"/>
          <w:marTop w:val="0"/>
          <w:marBottom w:val="0"/>
          <w:divBdr>
            <w:top w:val="none" w:sz="0" w:space="0" w:color="auto"/>
            <w:left w:val="none" w:sz="0" w:space="0" w:color="auto"/>
            <w:bottom w:val="none" w:sz="0" w:space="0" w:color="auto"/>
            <w:right w:val="none" w:sz="0" w:space="0" w:color="auto"/>
          </w:divBdr>
        </w:div>
        <w:div w:id="1805659712">
          <w:marLeft w:val="640"/>
          <w:marRight w:val="0"/>
          <w:marTop w:val="0"/>
          <w:marBottom w:val="0"/>
          <w:divBdr>
            <w:top w:val="none" w:sz="0" w:space="0" w:color="auto"/>
            <w:left w:val="none" w:sz="0" w:space="0" w:color="auto"/>
            <w:bottom w:val="none" w:sz="0" w:space="0" w:color="auto"/>
            <w:right w:val="none" w:sz="0" w:space="0" w:color="auto"/>
          </w:divBdr>
        </w:div>
        <w:div w:id="49499510">
          <w:marLeft w:val="640"/>
          <w:marRight w:val="0"/>
          <w:marTop w:val="0"/>
          <w:marBottom w:val="0"/>
          <w:divBdr>
            <w:top w:val="none" w:sz="0" w:space="0" w:color="auto"/>
            <w:left w:val="none" w:sz="0" w:space="0" w:color="auto"/>
            <w:bottom w:val="none" w:sz="0" w:space="0" w:color="auto"/>
            <w:right w:val="none" w:sz="0" w:space="0" w:color="auto"/>
          </w:divBdr>
        </w:div>
        <w:div w:id="1344622349">
          <w:marLeft w:val="640"/>
          <w:marRight w:val="0"/>
          <w:marTop w:val="0"/>
          <w:marBottom w:val="0"/>
          <w:divBdr>
            <w:top w:val="none" w:sz="0" w:space="0" w:color="auto"/>
            <w:left w:val="none" w:sz="0" w:space="0" w:color="auto"/>
            <w:bottom w:val="none" w:sz="0" w:space="0" w:color="auto"/>
            <w:right w:val="none" w:sz="0" w:space="0" w:color="auto"/>
          </w:divBdr>
        </w:div>
        <w:div w:id="374430276">
          <w:marLeft w:val="640"/>
          <w:marRight w:val="0"/>
          <w:marTop w:val="0"/>
          <w:marBottom w:val="0"/>
          <w:divBdr>
            <w:top w:val="none" w:sz="0" w:space="0" w:color="auto"/>
            <w:left w:val="none" w:sz="0" w:space="0" w:color="auto"/>
            <w:bottom w:val="none" w:sz="0" w:space="0" w:color="auto"/>
            <w:right w:val="none" w:sz="0" w:space="0" w:color="auto"/>
          </w:divBdr>
        </w:div>
        <w:div w:id="1325429306">
          <w:marLeft w:val="640"/>
          <w:marRight w:val="0"/>
          <w:marTop w:val="0"/>
          <w:marBottom w:val="0"/>
          <w:divBdr>
            <w:top w:val="none" w:sz="0" w:space="0" w:color="auto"/>
            <w:left w:val="none" w:sz="0" w:space="0" w:color="auto"/>
            <w:bottom w:val="none" w:sz="0" w:space="0" w:color="auto"/>
            <w:right w:val="none" w:sz="0" w:space="0" w:color="auto"/>
          </w:divBdr>
        </w:div>
        <w:div w:id="553733755">
          <w:marLeft w:val="640"/>
          <w:marRight w:val="0"/>
          <w:marTop w:val="0"/>
          <w:marBottom w:val="0"/>
          <w:divBdr>
            <w:top w:val="none" w:sz="0" w:space="0" w:color="auto"/>
            <w:left w:val="none" w:sz="0" w:space="0" w:color="auto"/>
            <w:bottom w:val="none" w:sz="0" w:space="0" w:color="auto"/>
            <w:right w:val="none" w:sz="0" w:space="0" w:color="auto"/>
          </w:divBdr>
        </w:div>
        <w:div w:id="1165780345">
          <w:marLeft w:val="640"/>
          <w:marRight w:val="0"/>
          <w:marTop w:val="0"/>
          <w:marBottom w:val="0"/>
          <w:divBdr>
            <w:top w:val="none" w:sz="0" w:space="0" w:color="auto"/>
            <w:left w:val="none" w:sz="0" w:space="0" w:color="auto"/>
            <w:bottom w:val="none" w:sz="0" w:space="0" w:color="auto"/>
            <w:right w:val="none" w:sz="0" w:space="0" w:color="auto"/>
          </w:divBdr>
        </w:div>
        <w:div w:id="1750544830">
          <w:marLeft w:val="640"/>
          <w:marRight w:val="0"/>
          <w:marTop w:val="0"/>
          <w:marBottom w:val="0"/>
          <w:divBdr>
            <w:top w:val="none" w:sz="0" w:space="0" w:color="auto"/>
            <w:left w:val="none" w:sz="0" w:space="0" w:color="auto"/>
            <w:bottom w:val="none" w:sz="0" w:space="0" w:color="auto"/>
            <w:right w:val="none" w:sz="0" w:space="0" w:color="auto"/>
          </w:divBdr>
        </w:div>
        <w:div w:id="366368885">
          <w:marLeft w:val="640"/>
          <w:marRight w:val="0"/>
          <w:marTop w:val="0"/>
          <w:marBottom w:val="0"/>
          <w:divBdr>
            <w:top w:val="none" w:sz="0" w:space="0" w:color="auto"/>
            <w:left w:val="none" w:sz="0" w:space="0" w:color="auto"/>
            <w:bottom w:val="none" w:sz="0" w:space="0" w:color="auto"/>
            <w:right w:val="none" w:sz="0" w:space="0" w:color="auto"/>
          </w:divBdr>
        </w:div>
        <w:div w:id="1177228576">
          <w:marLeft w:val="640"/>
          <w:marRight w:val="0"/>
          <w:marTop w:val="0"/>
          <w:marBottom w:val="0"/>
          <w:divBdr>
            <w:top w:val="none" w:sz="0" w:space="0" w:color="auto"/>
            <w:left w:val="none" w:sz="0" w:space="0" w:color="auto"/>
            <w:bottom w:val="none" w:sz="0" w:space="0" w:color="auto"/>
            <w:right w:val="none" w:sz="0" w:space="0" w:color="auto"/>
          </w:divBdr>
        </w:div>
        <w:div w:id="1317225235">
          <w:marLeft w:val="640"/>
          <w:marRight w:val="0"/>
          <w:marTop w:val="0"/>
          <w:marBottom w:val="0"/>
          <w:divBdr>
            <w:top w:val="none" w:sz="0" w:space="0" w:color="auto"/>
            <w:left w:val="none" w:sz="0" w:space="0" w:color="auto"/>
            <w:bottom w:val="none" w:sz="0" w:space="0" w:color="auto"/>
            <w:right w:val="none" w:sz="0" w:space="0" w:color="auto"/>
          </w:divBdr>
        </w:div>
        <w:div w:id="2085569323">
          <w:marLeft w:val="640"/>
          <w:marRight w:val="0"/>
          <w:marTop w:val="0"/>
          <w:marBottom w:val="0"/>
          <w:divBdr>
            <w:top w:val="none" w:sz="0" w:space="0" w:color="auto"/>
            <w:left w:val="none" w:sz="0" w:space="0" w:color="auto"/>
            <w:bottom w:val="none" w:sz="0" w:space="0" w:color="auto"/>
            <w:right w:val="none" w:sz="0" w:space="0" w:color="auto"/>
          </w:divBdr>
        </w:div>
        <w:div w:id="1355499128">
          <w:marLeft w:val="640"/>
          <w:marRight w:val="0"/>
          <w:marTop w:val="0"/>
          <w:marBottom w:val="0"/>
          <w:divBdr>
            <w:top w:val="none" w:sz="0" w:space="0" w:color="auto"/>
            <w:left w:val="none" w:sz="0" w:space="0" w:color="auto"/>
            <w:bottom w:val="none" w:sz="0" w:space="0" w:color="auto"/>
            <w:right w:val="none" w:sz="0" w:space="0" w:color="auto"/>
          </w:divBdr>
        </w:div>
        <w:div w:id="2067025369">
          <w:marLeft w:val="640"/>
          <w:marRight w:val="0"/>
          <w:marTop w:val="0"/>
          <w:marBottom w:val="0"/>
          <w:divBdr>
            <w:top w:val="none" w:sz="0" w:space="0" w:color="auto"/>
            <w:left w:val="none" w:sz="0" w:space="0" w:color="auto"/>
            <w:bottom w:val="none" w:sz="0" w:space="0" w:color="auto"/>
            <w:right w:val="none" w:sz="0" w:space="0" w:color="auto"/>
          </w:divBdr>
        </w:div>
        <w:div w:id="1594558083">
          <w:marLeft w:val="640"/>
          <w:marRight w:val="0"/>
          <w:marTop w:val="0"/>
          <w:marBottom w:val="0"/>
          <w:divBdr>
            <w:top w:val="none" w:sz="0" w:space="0" w:color="auto"/>
            <w:left w:val="none" w:sz="0" w:space="0" w:color="auto"/>
            <w:bottom w:val="none" w:sz="0" w:space="0" w:color="auto"/>
            <w:right w:val="none" w:sz="0" w:space="0" w:color="auto"/>
          </w:divBdr>
        </w:div>
        <w:div w:id="78646709">
          <w:marLeft w:val="640"/>
          <w:marRight w:val="0"/>
          <w:marTop w:val="0"/>
          <w:marBottom w:val="0"/>
          <w:divBdr>
            <w:top w:val="none" w:sz="0" w:space="0" w:color="auto"/>
            <w:left w:val="none" w:sz="0" w:space="0" w:color="auto"/>
            <w:bottom w:val="none" w:sz="0" w:space="0" w:color="auto"/>
            <w:right w:val="none" w:sz="0" w:space="0" w:color="auto"/>
          </w:divBdr>
        </w:div>
        <w:div w:id="489101583">
          <w:marLeft w:val="640"/>
          <w:marRight w:val="0"/>
          <w:marTop w:val="0"/>
          <w:marBottom w:val="0"/>
          <w:divBdr>
            <w:top w:val="none" w:sz="0" w:space="0" w:color="auto"/>
            <w:left w:val="none" w:sz="0" w:space="0" w:color="auto"/>
            <w:bottom w:val="none" w:sz="0" w:space="0" w:color="auto"/>
            <w:right w:val="none" w:sz="0" w:space="0" w:color="auto"/>
          </w:divBdr>
        </w:div>
        <w:div w:id="227498620">
          <w:marLeft w:val="640"/>
          <w:marRight w:val="0"/>
          <w:marTop w:val="0"/>
          <w:marBottom w:val="0"/>
          <w:divBdr>
            <w:top w:val="none" w:sz="0" w:space="0" w:color="auto"/>
            <w:left w:val="none" w:sz="0" w:space="0" w:color="auto"/>
            <w:bottom w:val="none" w:sz="0" w:space="0" w:color="auto"/>
            <w:right w:val="none" w:sz="0" w:space="0" w:color="auto"/>
          </w:divBdr>
        </w:div>
        <w:div w:id="585696824">
          <w:marLeft w:val="640"/>
          <w:marRight w:val="0"/>
          <w:marTop w:val="0"/>
          <w:marBottom w:val="0"/>
          <w:divBdr>
            <w:top w:val="none" w:sz="0" w:space="0" w:color="auto"/>
            <w:left w:val="none" w:sz="0" w:space="0" w:color="auto"/>
            <w:bottom w:val="none" w:sz="0" w:space="0" w:color="auto"/>
            <w:right w:val="none" w:sz="0" w:space="0" w:color="auto"/>
          </w:divBdr>
        </w:div>
        <w:div w:id="949052081">
          <w:marLeft w:val="640"/>
          <w:marRight w:val="0"/>
          <w:marTop w:val="0"/>
          <w:marBottom w:val="0"/>
          <w:divBdr>
            <w:top w:val="none" w:sz="0" w:space="0" w:color="auto"/>
            <w:left w:val="none" w:sz="0" w:space="0" w:color="auto"/>
            <w:bottom w:val="none" w:sz="0" w:space="0" w:color="auto"/>
            <w:right w:val="none" w:sz="0" w:space="0" w:color="auto"/>
          </w:divBdr>
        </w:div>
        <w:div w:id="1370951110">
          <w:marLeft w:val="640"/>
          <w:marRight w:val="0"/>
          <w:marTop w:val="0"/>
          <w:marBottom w:val="0"/>
          <w:divBdr>
            <w:top w:val="none" w:sz="0" w:space="0" w:color="auto"/>
            <w:left w:val="none" w:sz="0" w:space="0" w:color="auto"/>
            <w:bottom w:val="none" w:sz="0" w:space="0" w:color="auto"/>
            <w:right w:val="none" w:sz="0" w:space="0" w:color="auto"/>
          </w:divBdr>
        </w:div>
        <w:div w:id="533660585">
          <w:marLeft w:val="640"/>
          <w:marRight w:val="0"/>
          <w:marTop w:val="0"/>
          <w:marBottom w:val="0"/>
          <w:divBdr>
            <w:top w:val="none" w:sz="0" w:space="0" w:color="auto"/>
            <w:left w:val="none" w:sz="0" w:space="0" w:color="auto"/>
            <w:bottom w:val="none" w:sz="0" w:space="0" w:color="auto"/>
            <w:right w:val="none" w:sz="0" w:space="0" w:color="auto"/>
          </w:divBdr>
        </w:div>
        <w:div w:id="1393652685">
          <w:marLeft w:val="640"/>
          <w:marRight w:val="0"/>
          <w:marTop w:val="0"/>
          <w:marBottom w:val="0"/>
          <w:divBdr>
            <w:top w:val="none" w:sz="0" w:space="0" w:color="auto"/>
            <w:left w:val="none" w:sz="0" w:space="0" w:color="auto"/>
            <w:bottom w:val="none" w:sz="0" w:space="0" w:color="auto"/>
            <w:right w:val="none" w:sz="0" w:space="0" w:color="auto"/>
          </w:divBdr>
        </w:div>
        <w:div w:id="744450383">
          <w:marLeft w:val="640"/>
          <w:marRight w:val="0"/>
          <w:marTop w:val="0"/>
          <w:marBottom w:val="0"/>
          <w:divBdr>
            <w:top w:val="none" w:sz="0" w:space="0" w:color="auto"/>
            <w:left w:val="none" w:sz="0" w:space="0" w:color="auto"/>
            <w:bottom w:val="none" w:sz="0" w:space="0" w:color="auto"/>
            <w:right w:val="none" w:sz="0" w:space="0" w:color="auto"/>
          </w:divBdr>
        </w:div>
        <w:div w:id="1143544336">
          <w:marLeft w:val="640"/>
          <w:marRight w:val="0"/>
          <w:marTop w:val="0"/>
          <w:marBottom w:val="0"/>
          <w:divBdr>
            <w:top w:val="none" w:sz="0" w:space="0" w:color="auto"/>
            <w:left w:val="none" w:sz="0" w:space="0" w:color="auto"/>
            <w:bottom w:val="none" w:sz="0" w:space="0" w:color="auto"/>
            <w:right w:val="none" w:sz="0" w:space="0" w:color="auto"/>
          </w:divBdr>
        </w:div>
        <w:div w:id="983699199">
          <w:marLeft w:val="640"/>
          <w:marRight w:val="0"/>
          <w:marTop w:val="0"/>
          <w:marBottom w:val="0"/>
          <w:divBdr>
            <w:top w:val="none" w:sz="0" w:space="0" w:color="auto"/>
            <w:left w:val="none" w:sz="0" w:space="0" w:color="auto"/>
            <w:bottom w:val="none" w:sz="0" w:space="0" w:color="auto"/>
            <w:right w:val="none" w:sz="0" w:space="0" w:color="auto"/>
          </w:divBdr>
        </w:div>
        <w:div w:id="27876792">
          <w:marLeft w:val="640"/>
          <w:marRight w:val="0"/>
          <w:marTop w:val="0"/>
          <w:marBottom w:val="0"/>
          <w:divBdr>
            <w:top w:val="none" w:sz="0" w:space="0" w:color="auto"/>
            <w:left w:val="none" w:sz="0" w:space="0" w:color="auto"/>
            <w:bottom w:val="none" w:sz="0" w:space="0" w:color="auto"/>
            <w:right w:val="none" w:sz="0" w:space="0" w:color="auto"/>
          </w:divBdr>
        </w:div>
        <w:div w:id="670911862">
          <w:marLeft w:val="640"/>
          <w:marRight w:val="0"/>
          <w:marTop w:val="0"/>
          <w:marBottom w:val="0"/>
          <w:divBdr>
            <w:top w:val="none" w:sz="0" w:space="0" w:color="auto"/>
            <w:left w:val="none" w:sz="0" w:space="0" w:color="auto"/>
            <w:bottom w:val="none" w:sz="0" w:space="0" w:color="auto"/>
            <w:right w:val="none" w:sz="0" w:space="0" w:color="auto"/>
          </w:divBdr>
        </w:div>
        <w:div w:id="1423718811">
          <w:marLeft w:val="640"/>
          <w:marRight w:val="0"/>
          <w:marTop w:val="0"/>
          <w:marBottom w:val="0"/>
          <w:divBdr>
            <w:top w:val="none" w:sz="0" w:space="0" w:color="auto"/>
            <w:left w:val="none" w:sz="0" w:space="0" w:color="auto"/>
            <w:bottom w:val="none" w:sz="0" w:space="0" w:color="auto"/>
            <w:right w:val="none" w:sz="0" w:space="0" w:color="auto"/>
          </w:divBdr>
        </w:div>
        <w:div w:id="1721248835">
          <w:marLeft w:val="640"/>
          <w:marRight w:val="0"/>
          <w:marTop w:val="0"/>
          <w:marBottom w:val="0"/>
          <w:divBdr>
            <w:top w:val="none" w:sz="0" w:space="0" w:color="auto"/>
            <w:left w:val="none" w:sz="0" w:space="0" w:color="auto"/>
            <w:bottom w:val="none" w:sz="0" w:space="0" w:color="auto"/>
            <w:right w:val="none" w:sz="0" w:space="0" w:color="auto"/>
          </w:divBdr>
        </w:div>
      </w:divsChild>
    </w:div>
    <w:div w:id="592469910">
      <w:bodyDiv w:val="1"/>
      <w:marLeft w:val="0"/>
      <w:marRight w:val="0"/>
      <w:marTop w:val="0"/>
      <w:marBottom w:val="0"/>
      <w:divBdr>
        <w:top w:val="none" w:sz="0" w:space="0" w:color="auto"/>
        <w:left w:val="none" w:sz="0" w:space="0" w:color="auto"/>
        <w:bottom w:val="none" w:sz="0" w:space="0" w:color="auto"/>
        <w:right w:val="none" w:sz="0" w:space="0" w:color="auto"/>
      </w:divBdr>
    </w:div>
    <w:div w:id="593395111">
      <w:marLeft w:val="480"/>
      <w:marRight w:val="0"/>
      <w:marTop w:val="0"/>
      <w:marBottom w:val="0"/>
      <w:divBdr>
        <w:top w:val="none" w:sz="0" w:space="0" w:color="auto"/>
        <w:left w:val="none" w:sz="0" w:space="0" w:color="auto"/>
        <w:bottom w:val="none" w:sz="0" w:space="0" w:color="auto"/>
        <w:right w:val="none" w:sz="0" w:space="0" w:color="auto"/>
      </w:divBdr>
    </w:div>
    <w:div w:id="594825128">
      <w:bodyDiv w:val="1"/>
      <w:marLeft w:val="0"/>
      <w:marRight w:val="0"/>
      <w:marTop w:val="0"/>
      <w:marBottom w:val="0"/>
      <w:divBdr>
        <w:top w:val="none" w:sz="0" w:space="0" w:color="auto"/>
        <w:left w:val="none" w:sz="0" w:space="0" w:color="auto"/>
        <w:bottom w:val="none" w:sz="0" w:space="0" w:color="auto"/>
        <w:right w:val="none" w:sz="0" w:space="0" w:color="auto"/>
      </w:divBdr>
    </w:div>
    <w:div w:id="595795147">
      <w:bodyDiv w:val="1"/>
      <w:marLeft w:val="0"/>
      <w:marRight w:val="0"/>
      <w:marTop w:val="0"/>
      <w:marBottom w:val="0"/>
      <w:divBdr>
        <w:top w:val="none" w:sz="0" w:space="0" w:color="auto"/>
        <w:left w:val="none" w:sz="0" w:space="0" w:color="auto"/>
        <w:bottom w:val="none" w:sz="0" w:space="0" w:color="auto"/>
        <w:right w:val="none" w:sz="0" w:space="0" w:color="auto"/>
      </w:divBdr>
    </w:div>
    <w:div w:id="595939646">
      <w:marLeft w:val="480"/>
      <w:marRight w:val="0"/>
      <w:marTop w:val="0"/>
      <w:marBottom w:val="0"/>
      <w:divBdr>
        <w:top w:val="none" w:sz="0" w:space="0" w:color="auto"/>
        <w:left w:val="none" w:sz="0" w:space="0" w:color="auto"/>
        <w:bottom w:val="none" w:sz="0" w:space="0" w:color="auto"/>
        <w:right w:val="none" w:sz="0" w:space="0" w:color="auto"/>
      </w:divBdr>
    </w:div>
    <w:div w:id="596863004">
      <w:marLeft w:val="480"/>
      <w:marRight w:val="0"/>
      <w:marTop w:val="0"/>
      <w:marBottom w:val="0"/>
      <w:divBdr>
        <w:top w:val="none" w:sz="0" w:space="0" w:color="auto"/>
        <w:left w:val="none" w:sz="0" w:space="0" w:color="auto"/>
        <w:bottom w:val="none" w:sz="0" w:space="0" w:color="auto"/>
        <w:right w:val="none" w:sz="0" w:space="0" w:color="auto"/>
      </w:divBdr>
    </w:div>
    <w:div w:id="596984217">
      <w:marLeft w:val="480"/>
      <w:marRight w:val="0"/>
      <w:marTop w:val="0"/>
      <w:marBottom w:val="0"/>
      <w:divBdr>
        <w:top w:val="none" w:sz="0" w:space="0" w:color="auto"/>
        <w:left w:val="none" w:sz="0" w:space="0" w:color="auto"/>
        <w:bottom w:val="none" w:sz="0" w:space="0" w:color="auto"/>
        <w:right w:val="none" w:sz="0" w:space="0" w:color="auto"/>
      </w:divBdr>
    </w:div>
    <w:div w:id="597063294">
      <w:marLeft w:val="480"/>
      <w:marRight w:val="0"/>
      <w:marTop w:val="0"/>
      <w:marBottom w:val="0"/>
      <w:divBdr>
        <w:top w:val="none" w:sz="0" w:space="0" w:color="auto"/>
        <w:left w:val="none" w:sz="0" w:space="0" w:color="auto"/>
        <w:bottom w:val="none" w:sz="0" w:space="0" w:color="auto"/>
        <w:right w:val="none" w:sz="0" w:space="0" w:color="auto"/>
      </w:divBdr>
    </w:div>
    <w:div w:id="598374219">
      <w:marLeft w:val="640"/>
      <w:marRight w:val="0"/>
      <w:marTop w:val="0"/>
      <w:marBottom w:val="0"/>
      <w:divBdr>
        <w:top w:val="none" w:sz="0" w:space="0" w:color="auto"/>
        <w:left w:val="none" w:sz="0" w:space="0" w:color="auto"/>
        <w:bottom w:val="none" w:sz="0" w:space="0" w:color="auto"/>
        <w:right w:val="none" w:sz="0" w:space="0" w:color="auto"/>
      </w:divBdr>
    </w:div>
    <w:div w:id="598757468">
      <w:marLeft w:val="480"/>
      <w:marRight w:val="0"/>
      <w:marTop w:val="0"/>
      <w:marBottom w:val="0"/>
      <w:divBdr>
        <w:top w:val="none" w:sz="0" w:space="0" w:color="auto"/>
        <w:left w:val="none" w:sz="0" w:space="0" w:color="auto"/>
        <w:bottom w:val="none" w:sz="0" w:space="0" w:color="auto"/>
        <w:right w:val="none" w:sz="0" w:space="0" w:color="auto"/>
      </w:divBdr>
    </w:div>
    <w:div w:id="599409545">
      <w:marLeft w:val="480"/>
      <w:marRight w:val="0"/>
      <w:marTop w:val="0"/>
      <w:marBottom w:val="0"/>
      <w:divBdr>
        <w:top w:val="none" w:sz="0" w:space="0" w:color="auto"/>
        <w:left w:val="none" w:sz="0" w:space="0" w:color="auto"/>
        <w:bottom w:val="none" w:sz="0" w:space="0" w:color="auto"/>
        <w:right w:val="none" w:sz="0" w:space="0" w:color="auto"/>
      </w:divBdr>
    </w:div>
    <w:div w:id="601913632">
      <w:marLeft w:val="480"/>
      <w:marRight w:val="0"/>
      <w:marTop w:val="0"/>
      <w:marBottom w:val="0"/>
      <w:divBdr>
        <w:top w:val="none" w:sz="0" w:space="0" w:color="auto"/>
        <w:left w:val="none" w:sz="0" w:space="0" w:color="auto"/>
        <w:bottom w:val="none" w:sz="0" w:space="0" w:color="auto"/>
        <w:right w:val="none" w:sz="0" w:space="0" w:color="auto"/>
      </w:divBdr>
    </w:div>
    <w:div w:id="602108901">
      <w:marLeft w:val="480"/>
      <w:marRight w:val="0"/>
      <w:marTop w:val="0"/>
      <w:marBottom w:val="0"/>
      <w:divBdr>
        <w:top w:val="none" w:sz="0" w:space="0" w:color="auto"/>
        <w:left w:val="none" w:sz="0" w:space="0" w:color="auto"/>
        <w:bottom w:val="none" w:sz="0" w:space="0" w:color="auto"/>
        <w:right w:val="none" w:sz="0" w:space="0" w:color="auto"/>
      </w:divBdr>
    </w:div>
    <w:div w:id="602345703">
      <w:marLeft w:val="480"/>
      <w:marRight w:val="0"/>
      <w:marTop w:val="0"/>
      <w:marBottom w:val="0"/>
      <w:divBdr>
        <w:top w:val="none" w:sz="0" w:space="0" w:color="auto"/>
        <w:left w:val="none" w:sz="0" w:space="0" w:color="auto"/>
        <w:bottom w:val="none" w:sz="0" w:space="0" w:color="auto"/>
        <w:right w:val="none" w:sz="0" w:space="0" w:color="auto"/>
      </w:divBdr>
    </w:div>
    <w:div w:id="604845756">
      <w:marLeft w:val="640"/>
      <w:marRight w:val="0"/>
      <w:marTop w:val="0"/>
      <w:marBottom w:val="0"/>
      <w:divBdr>
        <w:top w:val="none" w:sz="0" w:space="0" w:color="auto"/>
        <w:left w:val="none" w:sz="0" w:space="0" w:color="auto"/>
        <w:bottom w:val="none" w:sz="0" w:space="0" w:color="auto"/>
        <w:right w:val="none" w:sz="0" w:space="0" w:color="auto"/>
      </w:divBdr>
    </w:div>
    <w:div w:id="605115904">
      <w:bodyDiv w:val="1"/>
      <w:marLeft w:val="0"/>
      <w:marRight w:val="0"/>
      <w:marTop w:val="0"/>
      <w:marBottom w:val="0"/>
      <w:divBdr>
        <w:top w:val="none" w:sz="0" w:space="0" w:color="auto"/>
        <w:left w:val="none" w:sz="0" w:space="0" w:color="auto"/>
        <w:bottom w:val="none" w:sz="0" w:space="0" w:color="auto"/>
        <w:right w:val="none" w:sz="0" w:space="0" w:color="auto"/>
      </w:divBdr>
    </w:div>
    <w:div w:id="607280634">
      <w:marLeft w:val="480"/>
      <w:marRight w:val="0"/>
      <w:marTop w:val="0"/>
      <w:marBottom w:val="0"/>
      <w:divBdr>
        <w:top w:val="none" w:sz="0" w:space="0" w:color="auto"/>
        <w:left w:val="none" w:sz="0" w:space="0" w:color="auto"/>
        <w:bottom w:val="none" w:sz="0" w:space="0" w:color="auto"/>
        <w:right w:val="none" w:sz="0" w:space="0" w:color="auto"/>
      </w:divBdr>
    </w:div>
    <w:div w:id="607935892">
      <w:marLeft w:val="480"/>
      <w:marRight w:val="0"/>
      <w:marTop w:val="0"/>
      <w:marBottom w:val="0"/>
      <w:divBdr>
        <w:top w:val="none" w:sz="0" w:space="0" w:color="auto"/>
        <w:left w:val="none" w:sz="0" w:space="0" w:color="auto"/>
        <w:bottom w:val="none" w:sz="0" w:space="0" w:color="auto"/>
        <w:right w:val="none" w:sz="0" w:space="0" w:color="auto"/>
      </w:divBdr>
    </w:div>
    <w:div w:id="608394216">
      <w:marLeft w:val="480"/>
      <w:marRight w:val="0"/>
      <w:marTop w:val="0"/>
      <w:marBottom w:val="0"/>
      <w:divBdr>
        <w:top w:val="none" w:sz="0" w:space="0" w:color="auto"/>
        <w:left w:val="none" w:sz="0" w:space="0" w:color="auto"/>
        <w:bottom w:val="none" w:sz="0" w:space="0" w:color="auto"/>
        <w:right w:val="none" w:sz="0" w:space="0" w:color="auto"/>
      </w:divBdr>
    </w:div>
    <w:div w:id="609052367">
      <w:marLeft w:val="640"/>
      <w:marRight w:val="0"/>
      <w:marTop w:val="0"/>
      <w:marBottom w:val="0"/>
      <w:divBdr>
        <w:top w:val="none" w:sz="0" w:space="0" w:color="auto"/>
        <w:left w:val="none" w:sz="0" w:space="0" w:color="auto"/>
        <w:bottom w:val="none" w:sz="0" w:space="0" w:color="auto"/>
        <w:right w:val="none" w:sz="0" w:space="0" w:color="auto"/>
      </w:divBdr>
    </w:div>
    <w:div w:id="609507195">
      <w:bodyDiv w:val="1"/>
      <w:marLeft w:val="0"/>
      <w:marRight w:val="0"/>
      <w:marTop w:val="0"/>
      <w:marBottom w:val="0"/>
      <w:divBdr>
        <w:top w:val="none" w:sz="0" w:space="0" w:color="auto"/>
        <w:left w:val="none" w:sz="0" w:space="0" w:color="auto"/>
        <w:bottom w:val="none" w:sz="0" w:space="0" w:color="auto"/>
        <w:right w:val="none" w:sz="0" w:space="0" w:color="auto"/>
      </w:divBdr>
    </w:div>
    <w:div w:id="611593717">
      <w:marLeft w:val="480"/>
      <w:marRight w:val="0"/>
      <w:marTop w:val="0"/>
      <w:marBottom w:val="0"/>
      <w:divBdr>
        <w:top w:val="none" w:sz="0" w:space="0" w:color="auto"/>
        <w:left w:val="none" w:sz="0" w:space="0" w:color="auto"/>
        <w:bottom w:val="none" w:sz="0" w:space="0" w:color="auto"/>
        <w:right w:val="none" w:sz="0" w:space="0" w:color="auto"/>
      </w:divBdr>
    </w:div>
    <w:div w:id="611977758">
      <w:marLeft w:val="480"/>
      <w:marRight w:val="0"/>
      <w:marTop w:val="0"/>
      <w:marBottom w:val="0"/>
      <w:divBdr>
        <w:top w:val="none" w:sz="0" w:space="0" w:color="auto"/>
        <w:left w:val="none" w:sz="0" w:space="0" w:color="auto"/>
        <w:bottom w:val="none" w:sz="0" w:space="0" w:color="auto"/>
        <w:right w:val="none" w:sz="0" w:space="0" w:color="auto"/>
      </w:divBdr>
    </w:div>
    <w:div w:id="612522564">
      <w:bodyDiv w:val="1"/>
      <w:marLeft w:val="0"/>
      <w:marRight w:val="0"/>
      <w:marTop w:val="0"/>
      <w:marBottom w:val="0"/>
      <w:divBdr>
        <w:top w:val="none" w:sz="0" w:space="0" w:color="auto"/>
        <w:left w:val="none" w:sz="0" w:space="0" w:color="auto"/>
        <w:bottom w:val="none" w:sz="0" w:space="0" w:color="auto"/>
        <w:right w:val="none" w:sz="0" w:space="0" w:color="auto"/>
      </w:divBdr>
    </w:div>
    <w:div w:id="612859417">
      <w:marLeft w:val="640"/>
      <w:marRight w:val="0"/>
      <w:marTop w:val="0"/>
      <w:marBottom w:val="0"/>
      <w:divBdr>
        <w:top w:val="none" w:sz="0" w:space="0" w:color="auto"/>
        <w:left w:val="none" w:sz="0" w:space="0" w:color="auto"/>
        <w:bottom w:val="none" w:sz="0" w:space="0" w:color="auto"/>
        <w:right w:val="none" w:sz="0" w:space="0" w:color="auto"/>
      </w:divBdr>
    </w:div>
    <w:div w:id="613100591">
      <w:bodyDiv w:val="1"/>
      <w:marLeft w:val="0"/>
      <w:marRight w:val="0"/>
      <w:marTop w:val="0"/>
      <w:marBottom w:val="0"/>
      <w:divBdr>
        <w:top w:val="none" w:sz="0" w:space="0" w:color="auto"/>
        <w:left w:val="none" w:sz="0" w:space="0" w:color="auto"/>
        <w:bottom w:val="none" w:sz="0" w:space="0" w:color="auto"/>
        <w:right w:val="none" w:sz="0" w:space="0" w:color="auto"/>
      </w:divBdr>
    </w:div>
    <w:div w:id="614561577">
      <w:marLeft w:val="480"/>
      <w:marRight w:val="0"/>
      <w:marTop w:val="0"/>
      <w:marBottom w:val="0"/>
      <w:divBdr>
        <w:top w:val="none" w:sz="0" w:space="0" w:color="auto"/>
        <w:left w:val="none" w:sz="0" w:space="0" w:color="auto"/>
        <w:bottom w:val="none" w:sz="0" w:space="0" w:color="auto"/>
        <w:right w:val="none" w:sz="0" w:space="0" w:color="auto"/>
      </w:divBdr>
    </w:div>
    <w:div w:id="614680219">
      <w:marLeft w:val="480"/>
      <w:marRight w:val="0"/>
      <w:marTop w:val="0"/>
      <w:marBottom w:val="0"/>
      <w:divBdr>
        <w:top w:val="none" w:sz="0" w:space="0" w:color="auto"/>
        <w:left w:val="none" w:sz="0" w:space="0" w:color="auto"/>
        <w:bottom w:val="none" w:sz="0" w:space="0" w:color="auto"/>
        <w:right w:val="none" w:sz="0" w:space="0" w:color="auto"/>
      </w:divBdr>
    </w:div>
    <w:div w:id="614799791">
      <w:bodyDiv w:val="1"/>
      <w:marLeft w:val="0"/>
      <w:marRight w:val="0"/>
      <w:marTop w:val="0"/>
      <w:marBottom w:val="0"/>
      <w:divBdr>
        <w:top w:val="none" w:sz="0" w:space="0" w:color="auto"/>
        <w:left w:val="none" w:sz="0" w:space="0" w:color="auto"/>
        <w:bottom w:val="none" w:sz="0" w:space="0" w:color="auto"/>
        <w:right w:val="none" w:sz="0" w:space="0" w:color="auto"/>
      </w:divBdr>
    </w:div>
    <w:div w:id="615254813">
      <w:marLeft w:val="480"/>
      <w:marRight w:val="0"/>
      <w:marTop w:val="0"/>
      <w:marBottom w:val="0"/>
      <w:divBdr>
        <w:top w:val="none" w:sz="0" w:space="0" w:color="auto"/>
        <w:left w:val="none" w:sz="0" w:space="0" w:color="auto"/>
        <w:bottom w:val="none" w:sz="0" w:space="0" w:color="auto"/>
        <w:right w:val="none" w:sz="0" w:space="0" w:color="auto"/>
      </w:divBdr>
    </w:div>
    <w:div w:id="615795708">
      <w:marLeft w:val="480"/>
      <w:marRight w:val="0"/>
      <w:marTop w:val="0"/>
      <w:marBottom w:val="0"/>
      <w:divBdr>
        <w:top w:val="none" w:sz="0" w:space="0" w:color="auto"/>
        <w:left w:val="none" w:sz="0" w:space="0" w:color="auto"/>
        <w:bottom w:val="none" w:sz="0" w:space="0" w:color="auto"/>
        <w:right w:val="none" w:sz="0" w:space="0" w:color="auto"/>
      </w:divBdr>
    </w:div>
    <w:div w:id="616831335">
      <w:marLeft w:val="480"/>
      <w:marRight w:val="0"/>
      <w:marTop w:val="0"/>
      <w:marBottom w:val="0"/>
      <w:divBdr>
        <w:top w:val="none" w:sz="0" w:space="0" w:color="auto"/>
        <w:left w:val="none" w:sz="0" w:space="0" w:color="auto"/>
        <w:bottom w:val="none" w:sz="0" w:space="0" w:color="auto"/>
        <w:right w:val="none" w:sz="0" w:space="0" w:color="auto"/>
      </w:divBdr>
    </w:div>
    <w:div w:id="616915292">
      <w:marLeft w:val="480"/>
      <w:marRight w:val="0"/>
      <w:marTop w:val="0"/>
      <w:marBottom w:val="0"/>
      <w:divBdr>
        <w:top w:val="none" w:sz="0" w:space="0" w:color="auto"/>
        <w:left w:val="none" w:sz="0" w:space="0" w:color="auto"/>
        <w:bottom w:val="none" w:sz="0" w:space="0" w:color="auto"/>
        <w:right w:val="none" w:sz="0" w:space="0" w:color="auto"/>
      </w:divBdr>
    </w:div>
    <w:div w:id="616986753">
      <w:bodyDiv w:val="1"/>
      <w:marLeft w:val="0"/>
      <w:marRight w:val="0"/>
      <w:marTop w:val="0"/>
      <w:marBottom w:val="0"/>
      <w:divBdr>
        <w:top w:val="none" w:sz="0" w:space="0" w:color="auto"/>
        <w:left w:val="none" w:sz="0" w:space="0" w:color="auto"/>
        <w:bottom w:val="none" w:sz="0" w:space="0" w:color="auto"/>
        <w:right w:val="none" w:sz="0" w:space="0" w:color="auto"/>
      </w:divBdr>
    </w:div>
    <w:div w:id="617495306">
      <w:marLeft w:val="480"/>
      <w:marRight w:val="0"/>
      <w:marTop w:val="0"/>
      <w:marBottom w:val="0"/>
      <w:divBdr>
        <w:top w:val="none" w:sz="0" w:space="0" w:color="auto"/>
        <w:left w:val="none" w:sz="0" w:space="0" w:color="auto"/>
        <w:bottom w:val="none" w:sz="0" w:space="0" w:color="auto"/>
        <w:right w:val="none" w:sz="0" w:space="0" w:color="auto"/>
      </w:divBdr>
    </w:div>
    <w:div w:id="617837775">
      <w:marLeft w:val="480"/>
      <w:marRight w:val="0"/>
      <w:marTop w:val="0"/>
      <w:marBottom w:val="0"/>
      <w:divBdr>
        <w:top w:val="none" w:sz="0" w:space="0" w:color="auto"/>
        <w:left w:val="none" w:sz="0" w:space="0" w:color="auto"/>
        <w:bottom w:val="none" w:sz="0" w:space="0" w:color="auto"/>
        <w:right w:val="none" w:sz="0" w:space="0" w:color="auto"/>
      </w:divBdr>
    </w:div>
    <w:div w:id="618341664">
      <w:marLeft w:val="640"/>
      <w:marRight w:val="0"/>
      <w:marTop w:val="0"/>
      <w:marBottom w:val="0"/>
      <w:divBdr>
        <w:top w:val="none" w:sz="0" w:space="0" w:color="auto"/>
        <w:left w:val="none" w:sz="0" w:space="0" w:color="auto"/>
        <w:bottom w:val="none" w:sz="0" w:space="0" w:color="auto"/>
        <w:right w:val="none" w:sz="0" w:space="0" w:color="auto"/>
      </w:divBdr>
    </w:div>
    <w:div w:id="618488424">
      <w:marLeft w:val="480"/>
      <w:marRight w:val="0"/>
      <w:marTop w:val="0"/>
      <w:marBottom w:val="0"/>
      <w:divBdr>
        <w:top w:val="none" w:sz="0" w:space="0" w:color="auto"/>
        <w:left w:val="none" w:sz="0" w:space="0" w:color="auto"/>
        <w:bottom w:val="none" w:sz="0" w:space="0" w:color="auto"/>
        <w:right w:val="none" w:sz="0" w:space="0" w:color="auto"/>
      </w:divBdr>
    </w:div>
    <w:div w:id="618688009">
      <w:marLeft w:val="480"/>
      <w:marRight w:val="0"/>
      <w:marTop w:val="0"/>
      <w:marBottom w:val="0"/>
      <w:divBdr>
        <w:top w:val="none" w:sz="0" w:space="0" w:color="auto"/>
        <w:left w:val="none" w:sz="0" w:space="0" w:color="auto"/>
        <w:bottom w:val="none" w:sz="0" w:space="0" w:color="auto"/>
        <w:right w:val="none" w:sz="0" w:space="0" w:color="auto"/>
      </w:divBdr>
    </w:div>
    <w:div w:id="619142153">
      <w:marLeft w:val="480"/>
      <w:marRight w:val="0"/>
      <w:marTop w:val="0"/>
      <w:marBottom w:val="0"/>
      <w:divBdr>
        <w:top w:val="none" w:sz="0" w:space="0" w:color="auto"/>
        <w:left w:val="none" w:sz="0" w:space="0" w:color="auto"/>
        <w:bottom w:val="none" w:sz="0" w:space="0" w:color="auto"/>
        <w:right w:val="none" w:sz="0" w:space="0" w:color="auto"/>
      </w:divBdr>
    </w:div>
    <w:div w:id="619917132">
      <w:bodyDiv w:val="1"/>
      <w:marLeft w:val="0"/>
      <w:marRight w:val="0"/>
      <w:marTop w:val="0"/>
      <w:marBottom w:val="0"/>
      <w:divBdr>
        <w:top w:val="none" w:sz="0" w:space="0" w:color="auto"/>
        <w:left w:val="none" w:sz="0" w:space="0" w:color="auto"/>
        <w:bottom w:val="none" w:sz="0" w:space="0" w:color="auto"/>
        <w:right w:val="none" w:sz="0" w:space="0" w:color="auto"/>
      </w:divBdr>
      <w:divsChild>
        <w:div w:id="767820556">
          <w:marLeft w:val="640"/>
          <w:marRight w:val="0"/>
          <w:marTop w:val="0"/>
          <w:marBottom w:val="0"/>
          <w:divBdr>
            <w:top w:val="none" w:sz="0" w:space="0" w:color="auto"/>
            <w:left w:val="none" w:sz="0" w:space="0" w:color="auto"/>
            <w:bottom w:val="none" w:sz="0" w:space="0" w:color="auto"/>
            <w:right w:val="none" w:sz="0" w:space="0" w:color="auto"/>
          </w:divBdr>
        </w:div>
        <w:div w:id="452478164">
          <w:marLeft w:val="640"/>
          <w:marRight w:val="0"/>
          <w:marTop w:val="0"/>
          <w:marBottom w:val="0"/>
          <w:divBdr>
            <w:top w:val="none" w:sz="0" w:space="0" w:color="auto"/>
            <w:left w:val="none" w:sz="0" w:space="0" w:color="auto"/>
            <w:bottom w:val="none" w:sz="0" w:space="0" w:color="auto"/>
            <w:right w:val="none" w:sz="0" w:space="0" w:color="auto"/>
          </w:divBdr>
        </w:div>
        <w:div w:id="1346127511">
          <w:marLeft w:val="640"/>
          <w:marRight w:val="0"/>
          <w:marTop w:val="0"/>
          <w:marBottom w:val="0"/>
          <w:divBdr>
            <w:top w:val="none" w:sz="0" w:space="0" w:color="auto"/>
            <w:left w:val="none" w:sz="0" w:space="0" w:color="auto"/>
            <w:bottom w:val="none" w:sz="0" w:space="0" w:color="auto"/>
            <w:right w:val="none" w:sz="0" w:space="0" w:color="auto"/>
          </w:divBdr>
        </w:div>
        <w:div w:id="876039516">
          <w:marLeft w:val="640"/>
          <w:marRight w:val="0"/>
          <w:marTop w:val="0"/>
          <w:marBottom w:val="0"/>
          <w:divBdr>
            <w:top w:val="none" w:sz="0" w:space="0" w:color="auto"/>
            <w:left w:val="none" w:sz="0" w:space="0" w:color="auto"/>
            <w:bottom w:val="none" w:sz="0" w:space="0" w:color="auto"/>
            <w:right w:val="none" w:sz="0" w:space="0" w:color="auto"/>
          </w:divBdr>
        </w:div>
        <w:div w:id="1603106040">
          <w:marLeft w:val="640"/>
          <w:marRight w:val="0"/>
          <w:marTop w:val="0"/>
          <w:marBottom w:val="0"/>
          <w:divBdr>
            <w:top w:val="none" w:sz="0" w:space="0" w:color="auto"/>
            <w:left w:val="none" w:sz="0" w:space="0" w:color="auto"/>
            <w:bottom w:val="none" w:sz="0" w:space="0" w:color="auto"/>
            <w:right w:val="none" w:sz="0" w:space="0" w:color="auto"/>
          </w:divBdr>
        </w:div>
        <w:div w:id="272398664">
          <w:marLeft w:val="640"/>
          <w:marRight w:val="0"/>
          <w:marTop w:val="0"/>
          <w:marBottom w:val="0"/>
          <w:divBdr>
            <w:top w:val="none" w:sz="0" w:space="0" w:color="auto"/>
            <w:left w:val="none" w:sz="0" w:space="0" w:color="auto"/>
            <w:bottom w:val="none" w:sz="0" w:space="0" w:color="auto"/>
            <w:right w:val="none" w:sz="0" w:space="0" w:color="auto"/>
          </w:divBdr>
        </w:div>
        <w:div w:id="2013363578">
          <w:marLeft w:val="640"/>
          <w:marRight w:val="0"/>
          <w:marTop w:val="0"/>
          <w:marBottom w:val="0"/>
          <w:divBdr>
            <w:top w:val="none" w:sz="0" w:space="0" w:color="auto"/>
            <w:left w:val="none" w:sz="0" w:space="0" w:color="auto"/>
            <w:bottom w:val="none" w:sz="0" w:space="0" w:color="auto"/>
            <w:right w:val="none" w:sz="0" w:space="0" w:color="auto"/>
          </w:divBdr>
        </w:div>
        <w:div w:id="1404982928">
          <w:marLeft w:val="640"/>
          <w:marRight w:val="0"/>
          <w:marTop w:val="0"/>
          <w:marBottom w:val="0"/>
          <w:divBdr>
            <w:top w:val="none" w:sz="0" w:space="0" w:color="auto"/>
            <w:left w:val="none" w:sz="0" w:space="0" w:color="auto"/>
            <w:bottom w:val="none" w:sz="0" w:space="0" w:color="auto"/>
            <w:right w:val="none" w:sz="0" w:space="0" w:color="auto"/>
          </w:divBdr>
        </w:div>
        <w:div w:id="1940526528">
          <w:marLeft w:val="640"/>
          <w:marRight w:val="0"/>
          <w:marTop w:val="0"/>
          <w:marBottom w:val="0"/>
          <w:divBdr>
            <w:top w:val="none" w:sz="0" w:space="0" w:color="auto"/>
            <w:left w:val="none" w:sz="0" w:space="0" w:color="auto"/>
            <w:bottom w:val="none" w:sz="0" w:space="0" w:color="auto"/>
            <w:right w:val="none" w:sz="0" w:space="0" w:color="auto"/>
          </w:divBdr>
        </w:div>
        <w:div w:id="1927417187">
          <w:marLeft w:val="640"/>
          <w:marRight w:val="0"/>
          <w:marTop w:val="0"/>
          <w:marBottom w:val="0"/>
          <w:divBdr>
            <w:top w:val="none" w:sz="0" w:space="0" w:color="auto"/>
            <w:left w:val="none" w:sz="0" w:space="0" w:color="auto"/>
            <w:bottom w:val="none" w:sz="0" w:space="0" w:color="auto"/>
            <w:right w:val="none" w:sz="0" w:space="0" w:color="auto"/>
          </w:divBdr>
        </w:div>
        <w:div w:id="400056665">
          <w:marLeft w:val="640"/>
          <w:marRight w:val="0"/>
          <w:marTop w:val="0"/>
          <w:marBottom w:val="0"/>
          <w:divBdr>
            <w:top w:val="none" w:sz="0" w:space="0" w:color="auto"/>
            <w:left w:val="none" w:sz="0" w:space="0" w:color="auto"/>
            <w:bottom w:val="none" w:sz="0" w:space="0" w:color="auto"/>
            <w:right w:val="none" w:sz="0" w:space="0" w:color="auto"/>
          </w:divBdr>
        </w:div>
        <w:div w:id="153692623">
          <w:marLeft w:val="640"/>
          <w:marRight w:val="0"/>
          <w:marTop w:val="0"/>
          <w:marBottom w:val="0"/>
          <w:divBdr>
            <w:top w:val="none" w:sz="0" w:space="0" w:color="auto"/>
            <w:left w:val="none" w:sz="0" w:space="0" w:color="auto"/>
            <w:bottom w:val="none" w:sz="0" w:space="0" w:color="auto"/>
            <w:right w:val="none" w:sz="0" w:space="0" w:color="auto"/>
          </w:divBdr>
        </w:div>
        <w:div w:id="956984148">
          <w:marLeft w:val="640"/>
          <w:marRight w:val="0"/>
          <w:marTop w:val="0"/>
          <w:marBottom w:val="0"/>
          <w:divBdr>
            <w:top w:val="none" w:sz="0" w:space="0" w:color="auto"/>
            <w:left w:val="none" w:sz="0" w:space="0" w:color="auto"/>
            <w:bottom w:val="none" w:sz="0" w:space="0" w:color="auto"/>
            <w:right w:val="none" w:sz="0" w:space="0" w:color="auto"/>
          </w:divBdr>
        </w:div>
        <w:div w:id="1904217454">
          <w:marLeft w:val="640"/>
          <w:marRight w:val="0"/>
          <w:marTop w:val="0"/>
          <w:marBottom w:val="0"/>
          <w:divBdr>
            <w:top w:val="none" w:sz="0" w:space="0" w:color="auto"/>
            <w:left w:val="none" w:sz="0" w:space="0" w:color="auto"/>
            <w:bottom w:val="none" w:sz="0" w:space="0" w:color="auto"/>
            <w:right w:val="none" w:sz="0" w:space="0" w:color="auto"/>
          </w:divBdr>
        </w:div>
        <w:div w:id="814222687">
          <w:marLeft w:val="640"/>
          <w:marRight w:val="0"/>
          <w:marTop w:val="0"/>
          <w:marBottom w:val="0"/>
          <w:divBdr>
            <w:top w:val="none" w:sz="0" w:space="0" w:color="auto"/>
            <w:left w:val="none" w:sz="0" w:space="0" w:color="auto"/>
            <w:bottom w:val="none" w:sz="0" w:space="0" w:color="auto"/>
            <w:right w:val="none" w:sz="0" w:space="0" w:color="auto"/>
          </w:divBdr>
        </w:div>
        <w:div w:id="924417350">
          <w:marLeft w:val="640"/>
          <w:marRight w:val="0"/>
          <w:marTop w:val="0"/>
          <w:marBottom w:val="0"/>
          <w:divBdr>
            <w:top w:val="none" w:sz="0" w:space="0" w:color="auto"/>
            <w:left w:val="none" w:sz="0" w:space="0" w:color="auto"/>
            <w:bottom w:val="none" w:sz="0" w:space="0" w:color="auto"/>
            <w:right w:val="none" w:sz="0" w:space="0" w:color="auto"/>
          </w:divBdr>
        </w:div>
        <w:div w:id="315571149">
          <w:marLeft w:val="640"/>
          <w:marRight w:val="0"/>
          <w:marTop w:val="0"/>
          <w:marBottom w:val="0"/>
          <w:divBdr>
            <w:top w:val="none" w:sz="0" w:space="0" w:color="auto"/>
            <w:left w:val="none" w:sz="0" w:space="0" w:color="auto"/>
            <w:bottom w:val="none" w:sz="0" w:space="0" w:color="auto"/>
            <w:right w:val="none" w:sz="0" w:space="0" w:color="auto"/>
          </w:divBdr>
        </w:div>
        <w:div w:id="1976795117">
          <w:marLeft w:val="640"/>
          <w:marRight w:val="0"/>
          <w:marTop w:val="0"/>
          <w:marBottom w:val="0"/>
          <w:divBdr>
            <w:top w:val="none" w:sz="0" w:space="0" w:color="auto"/>
            <w:left w:val="none" w:sz="0" w:space="0" w:color="auto"/>
            <w:bottom w:val="none" w:sz="0" w:space="0" w:color="auto"/>
            <w:right w:val="none" w:sz="0" w:space="0" w:color="auto"/>
          </w:divBdr>
        </w:div>
        <w:div w:id="478231812">
          <w:marLeft w:val="640"/>
          <w:marRight w:val="0"/>
          <w:marTop w:val="0"/>
          <w:marBottom w:val="0"/>
          <w:divBdr>
            <w:top w:val="none" w:sz="0" w:space="0" w:color="auto"/>
            <w:left w:val="none" w:sz="0" w:space="0" w:color="auto"/>
            <w:bottom w:val="none" w:sz="0" w:space="0" w:color="auto"/>
            <w:right w:val="none" w:sz="0" w:space="0" w:color="auto"/>
          </w:divBdr>
        </w:div>
        <w:div w:id="1620139752">
          <w:marLeft w:val="640"/>
          <w:marRight w:val="0"/>
          <w:marTop w:val="0"/>
          <w:marBottom w:val="0"/>
          <w:divBdr>
            <w:top w:val="none" w:sz="0" w:space="0" w:color="auto"/>
            <w:left w:val="none" w:sz="0" w:space="0" w:color="auto"/>
            <w:bottom w:val="none" w:sz="0" w:space="0" w:color="auto"/>
            <w:right w:val="none" w:sz="0" w:space="0" w:color="auto"/>
          </w:divBdr>
        </w:div>
        <w:div w:id="1760524650">
          <w:marLeft w:val="640"/>
          <w:marRight w:val="0"/>
          <w:marTop w:val="0"/>
          <w:marBottom w:val="0"/>
          <w:divBdr>
            <w:top w:val="none" w:sz="0" w:space="0" w:color="auto"/>
            <w:left w:val="none" w:sz="0" w:space="0" w:color="auto"/>
            <w:bottom w:val="none" w:sz="0" w:space="0" w:color="auto"/>
            <w:right w:val="none" w:sz="0" w:space="0" w:color="auto"/>
          </w:divBdr>
        </w:div>
        <w:div w:id="2018731910">
          <w:marLeft w:val="640"/>
          <w:marRight w:val="0"/>
          <w:marTop w:val="0"/>
          <w:marBottom w:val="0"/>
          <w:divBdr>
            <w:top w:val="none" w:sz="0" w:space="0" w:color="auto"/>
            <w:left w:val="none" w:sz="0" w:space="0" w:color="auto"/>
            <w:bottom w:val="none" w:sz="0" w:space="0" w:color="auto"/>
            <w:right w:val="none" w:sz="0" w:space="0" w:color="auto"/>
          </w:divBdr>
        </w:div>
        <w:div w:id="171182932">
          <w:marLeft w:val="640"/>
          <w:marRight w:val="0"/>
          <w:marTop w:val="0"/>
          <w:marBottom w:val="0"/>
          <w:divBdr>
            <w:top w:val="none" w:sz="0" w:space="0" w:color="auto"/>
            <w:left w:val="none" w:sz="0" w:space="0" w:color="auto"/>
            <w:bottom w:val="none" w:sz="0" w:space="0" w:color="auto"/>
            <w:right w:val="none" w:sz="0" w:space="0" w:color="auto"/>
          </w:divBdr>
        </w:div>
        <w:div w:id="1251307585">
          <w:marLeft w:val="640"/>
          <w:marRight w:val="0"/>
          <w:marTop w:val="0"/>
          <w:marBottom w:val="0"/>
          <w:divBdr>
            <w:top w:val="none" w:sz="0" w:space="0" w:color="auto"/>
            <w:left w:val="none" w:sz="0" w:space="0" w:color="auto"/>
            <w:bottom w:val="none" w:sz="0" w:space="0" w:color="auto"/>
            <w:right w:val="none" w:sz="0" w:space="0" w:color="auto"/>
          </w:divBdr>
        </w:div>
        <w:div w:id="932856253">
          <w:marLeft w:val="640"/>
          <w:marRight w:val="0"/>
          <w:marTop w:val="0"/>
          <w:marBottom w:val="0"/>
          <w:divBdr>
            <w:top w:val="none" w:sz="0" w:space="0" w:color="auto"/>
            <w:left w:val="none" w:sz="0" w:space="0" w:color="auto"/>
            <w:bottom w:val="none" w:sz="0" w:space="0" w:color="auto"/>
            <w:right w:val="none" w:sz="0" w:space="0" w:color="auto"/>
          </w:divBdr>
        </w:div>
        <w:div w:id="1021971699">
          <w:marLeft w:val="640"/>
          <w:marRight w:val="0"/>
          <w:marTop w:val="0"/>
          <w:marBottom w:val="0"/>
          <w:divBdr>
            <w:top w:val="none" w:sz="0" w:space="0" w:color="auto"/>
            <w:left w:val="none" w:sz="0" w:space="0" w:color="auto"/>
            <w:bottom w:val="none" w:sz="0" w:space="0" w:color="auto"/>
            <w:right w:val="none" w:sz="0" w:space="0" w:color="auto"/>
          </w:divBdr>
        </w:div>
        <w:div w:id="364642641">
          <w:marLeft w:val="640"/>
          <w:marRight w:val="0"/>
          <w:marTop w:val="0"/>
          <w:marBottom w:val="0"/>
          <w:divBdr>
            <w:top w:val="none" w:sz="0" w:space="0" w:color="auto"/>
            <w:left w:val="none" w:sz="0" w:space="0" w:color="auto"/>
            <w:bottom w:val="none" w:sz="0" w:space="0" w:color="auto"/>
            <w:right w:val="none" w:sz="0" w:space="0" w:color="auto"/>
          </w:divBdr>
        </w:div>
        <w:div w:id="1956477670">
          <w:marLeft w:val="640"/>
          <w:marRight w:val="0"/>
          <w:marTop w:val="0"/>
          <w:marBottom w:val="0"/>
          <w:divBdr>
            <w:top w:val="none" w:sz="0" w:space="0" w:color="auto"/>
            <w:left w:val="none" w:sz="0" w:space="0" w:color="auto"/>
            <w:bottom w:val="none" w:sz="0" w:space="0" w:color="auto"/>
            <w:right w:val="none" w:sz="0" w:space="0" w:color="auto"/>
          </w:divBdr>
        </w:div>
        <w:div w:id="2002388624">
          <w:marLeft w:val="640"/>
          <w:marRight w:val="0"/>
          <w:marTop w:val="0"/>
          <w:marBottom w:val="0"/>
          <w:divBdr>
            <w:top w:val="none" w:sz="0" w:space="0" w:color="auto"/>
            <w:left w:val="none" w:sz="0" w:space="0" w:color="auto"/>
            <w:bottom w:val="none" w:sz="0" w:space="0" w:color="auto"/>
            <w:right w:val="none" w:sz="0" w:space="0" w:color="auto"/>
          </w:divBdr>
        </w:div>
        <w:div w:id="483591078">
          <w:marLeft w:val="640"/>
          <w:marRight w:val="0"/>
          <w:marTop w:val="0"/>
          <w:marBottom w:val="0"/>
          <w:divBdr>
            <w:top w:val="none" w:sz="0" w:space="0" w:color="auto"/>
            <w:left w:val="none" w:sz="0" w:space="0" w:color="auto"/>
            <w:bottom w:val="none" w:sz="0" w:space="0" w:color="auto"/>
            <w:right w:val="none" w:sz="0" w:space="0" w:color="auto"/>
          </w:divBdr>
        </w:div>
        <w:div w:id="46027022">
          <w:marLeft w:val="640"/>
          <w:marRight w:val="0"/>
          <w:marTop w:val="0"/>
          <w:marBottom w:val="0"/>
          <w:divBdr>
            <w:top w:val="none" w:sz="0" w:space="0" w:color="auto"/>
            <w:left w:val="none" w:sz="0" w:space="0" w:color="auto"/>
            <w:bottom w:val="none" w:sz="0" w:space="0" w:color="auto"/>
            <w:right w:val="none" w:sz="0" w:space="0" w:color="auto"/>
          </w:divBdr>
        </w:div>
        <w:div w:id="1978680854">
          <w:marLeft w:val="640"/>
          <w:marRight w:val="0"/>
          <w:marTop w:val="0"/>
          <w:marBottom w:val="0"/>
          <w:divBdr>
            <w:top w:val="none" w:sz="0" w:space="0" w:color="auto"/>
            <w:left w:val="none" w:sz="0" w:space="0" w:color="auto"/>
            <w:bottom w:val="none" w:sz="0" w:space="0" w:color="auto"/>
            <w:right w:val="none" w:sz="0" w:space="0" w:color="auto"/>
          </w:divBdr>
        </w:div>
        <w:div w:id="64765954">
          <w:marLeft w:val="640"/>
          <w:marRight w:val="0"/>
          <w:marTop w:val="0"/>
          <w:marBottom w:val="0"/>
          <w:divBdr>
            <w:top w:val="none" w:sz="0" w:space="0" w:color="auto"/>
            <w:left w:val="none" w:sz="0" w:space="0" w:color="auto"/>
            <w:bottom w:val="none" w:sz="0" w:space="0" w:color="auto"/>
            <w:right w:val="none" w:sz="0" w:space="0" w:color="auto"/>
          </w:divBdr>
        </w:div>
        <w:div w:id="1307776734">
          <w:marLeft w:val="640"/>
          <w:marRight w:val="0"/>
          <w:marTop w:val="0"/>
          <w:marBottom w:val="0"/>
          <w:divBdr>
            <w:top w:val="none" w:sz="0" w:space="0" w:color="auto"/>
            <w:left w:val="none" w:sz="0" w:space="0" w:color="auto"/>
            <w:bottom w:val="none" w:sz="0" w:space="0" w:color="auto"/>
            <w:right w:val="none" w:sz="0" w:space="0" w:color="auto"/>
          </w:divBdr>
        </w:div>
        <w:div w:id="1991714874">
          <w:marLeft w:val="640"/>
          <w:marRight w:val="0"/>
          <w:marTop w:val="0"/>
          <w:marBottom w:val="0"/>
          <w:divBdr>
            <w:top w:val="none" w:sz="0" w:space="0" w:color="auto"/>
            <w:left w:val="none" w:sz="0" w:space="0" w:color="auto"/>
            <w:bottom w:val="none" w:sz="0" w:space="0" w:color="auto"/>
            <w:right w:val="none" w:sz="0" w:space="0" w:color="auto"/>
          </w:divBdr>
        </w:div>
        <w:div w:id="109668419">
          <w:marLeft w:val="640"/>
          <w:marRight w:val="0"/>
          <w:marTop w:val="0"/>
          <w:marBottom w:val="0"/>
          <w:divBdr>
            <w:top w:val="none" w:sz="0" w:space="0" w:color="auto"/>
            <w:left w:val="none" w:sz="0" w:space="0" w:color="auto"/>
            <w:bottom w:val="none" w:sz="0" w:space="0" w:color="auto"/>
            <w:right w:val="none" w:sz="0" w:space="0" w:color="auto"/>
          </w:divBdr>
        </w:div>
        <w:div w:id="1286497598">
          <w:marLeft w:val="640"/>
          <w:marRight w:val="0"/>
          <w:marTop w:val="0"/>
          <w:marBottom w:val="0"/>
          <w:divBdr>
            <w:top w:val="none" w:sz="0" w:space="0" w:color="auto"/>
            <w:left w:val="none" w:sz="0" w:space="0" w:color="auto"/>
            <w:bottom w:val="none" w:sz="0" w:space="0" w:color="auto"/>
            <w:right w:val="none" w:sz="0" w:space="0" w:color="auto"/>
          </w:divBdr>
        </w:div>
        <w:div w:id="614675423">
          <w:marLeft w:val="640"/>
          <w:marRight w:val="0"/>
          <w:marTop w:val="0"/>
          <w:marBottom w:val="0"/>
          <w:divBdr>
            <w:top w:val="none" w:sz="0" w:space="0" w:color="auto"/>
            <w:left w:val="none" w:sz="0" w:space="0" w:color="auto"/>
            <w:bottom w:val="none" w:sz="0" w:space="0" w:color="auto"/>
            <w:right w:val="none" w:sz="0" w:space="0" w:color="auto"/>
          </w:divBdr>
        </w:div>
        <w:div w:id="443693360">
          <w:marLeft w:val="640"/>
          <w:marRight w:val="0"/>
          <w:marTop w:val="0"/>
          <w:marBottom w:val="0"/>
          <w:divBdr>
            <w:top w:val="none" w:sz="0" w:space="0" w:color="auto"/>
            <w:left w:val="none" w:sz="0" w:space="0" w:color="auto"/>
            <w:bottom w:val="none" w:sz="0" w:space="0" w:color="auto"/>
            <w:right w:val="none" w:sz="0" w:space="0" w:color="auto"/>
          </w:divBdr>
        </w:div>
        <w:div w:id="1920287229">
          <w:marLeft w:val="640"/>
          <w:marRight w:val="0"/>
          <w:marTop w:val="0"/>
          <w:marBottom w:val="0"/>
          <w:divBdr>
            <w:top w:val="none" w:sz="0" w:space="0" w:color="auto"/>
            <w:left w:val="none" w:sz="0" w:space="0" w:color="auto"/>
            <w:bottom w:val="none" w:sz="0" w:space="0" w:color="auto"/>
            <w:right w:val="none" w:sz="0" w:space="0" w:color="auto"/>
          </w:divBdr>
        </w:div>
        <w:div w:id="56711121">
          <w:marLeft w:val="640"/>
          <w:marRight w:val="0"/>
          <w:marTop w:val="0"/>
          <w:marBottom w:val="0"/>
          <w:divBdr>
            <w:top w:val="none" w:sz="0" w:space="0" w:color="auto"/>
            <w:left w:val="none" w:sz="0" w:space="0" w:color="auto"/>
            <w:bottom w:val="none" w:sz="0" w:space="0" w:color="auto"/>
            <w:right w:val="none" w:sz="0" w:space="0" w:color="auto"/>
          </w:divBdr>
        </w:div>
        <w:div w:id="978336818">
          <w:marLeft w:val="640"/>
          <w:marRight w:val="0"/>
          <w:marTop w:val="0"/>
          <w:marBottom w:val="0"/>
          <w:divBdr>
            <w:top w:val="none" w:sz="0" w:space="0" w:color="auto"/>
            <w:left w:val="none" w:sz="0" w:space="0" w:color="auto"/>
            <w:bottom w:val="none" w:sz="0" w:space="0" w:color="auto"/>
            <w:right w:val="none" w:sz="0" w:space="0" w:color="auto"/>
          </w:divBdr>
        </w:div>
        <w:div w:id="1505362490">
          <w:marLeft w:val="640"/>
          <w:marRight w:val="0"/>
          <w:marTop w:val="0"/>
          <w:marBottom w:val="0"/>
          <w:divBdr>
            <w:top w:val="none" w:sz="0" w:space="0" w:color="auto"/>
            <w:left w:val="none" w:sz="0" w:space="0" w:color="auto"/>
            <w:bottom w:val="none" w:sz="0" w:space="0" w:color="auto"/>
            <w:right w:val="none" w:sz="0" w:space="0" w:color="auto"/>
          </w:divBdr>
        </w:div>
        <w:div w:id="381100722">
          <w:marLeft w:val="640"/>
          <w:marRight w:val="0"/>
          <w:marTop w:val="0"/>
          <w:marBottom w:val="0"/>
          <w:divBdr>
            <w:top w:val="none" w:sz="0" w:space="0" w:color="auto"/>
            <w:left w:val="none" w:sz="0" w:space="0" w:color="auto"/>
            <w:bottom w:val="none" w:sz="0" w:space="0" w:color="auto"/>
            <w:right w:val="none" w:sz="0" w:space="0" w:color="auto"/>
          </w:divBdr>
        </w:div>
        <w:div w:id="797915526">
          <w:marLeft w:val="640"/>
          <w:marRight w:val="0"/>
          <w:marTop w:val="0"/>
          <w:marBottom w:val="0"/>
          <w:divBdr>
            <w:top w:val="none" w:sz="0" w:space="0" w:color="auto"/>
            <w:left w:val="none" w:sz="0" w:space="0" w:color="auto"/>
            <w:bottom w:val="none" w:sz="0" w:space="0" w:color="auto"/>
            <w:right w:val="none" w:sz="0" w:space="0" w:color="auto"/>
          </w:divBdr>
        </w:div>
        <w:div w:id="543252776">
          <w:marLeft w:val="640"/>
          <w:marRight w:val="0"/>
          <w:marTop w:val="0"/>
          <w:marBottom w:val="0"/>
          <w:divBdr>
            <w:top w:val="none" w:sz="0" w:space="0" w:color="auto"/>
            <w:left w:val="none" w:sz="0" w:space="0" w:color="auto"/>
            <w:bottom w:val="none" w:sz="0" w:space="0" w:color="auto"/>
            <w:right w:val="none" w:sz="0" w:space="0" w:color="auto"/>
          </w:divBdr>
        </w:div>
        <w:div w:id="1793210955">
          <w:marLeft w:val="640"/>
          <w:marRight w:val="0"/>
          <w:marTop w:val="0"/>
          <w:marBottom w:val="0"/>
          <w:divBdr>
            <w:top w:val="none" w:sz="0" w:space="0" w:color="auto"/>
            <w:left w:val="none" w:sz="0" w:space="0" w:color="auto"/>
            <w:bottom w:val="none" w:sz="0" w:space="0" w:color="auto"/>
            <w:right w:val="none" w:sz="0" w:space="0" w:color="auto"/>
          </w:divBdr>
        </w:div>
        <w:div w:id="1646204891">
          <w:marLeft w:val="640"/>
          <w:marRight w:val="0"/>
          <w:marTop w:val="0"/>
          <w:marBottom w:val="0"/>
          <w:divBdr>
            <w:top w:val="none" w:sz="0" w:space="0" w:color="auto"/>
            <w:left w:val="none" w:sz="0" w:space="0" w:color="auto"/>
            <w:bottom w:val="none" w:sz="0" w:space="0" w:color="auto"/>
            <w:right w:val="none" w:sz="0" w:space="0" w:color="auto"/>
          </w:divBdr>
        </w:div>
        <w:div w:id="380634483">
          <w:marLeft w:val="640"/>
          <w:marRight w:val="0"/>
          <w:marTop w:val="0"/>
          <w:marBottom w:val="0"/>
          <w:divBdr>
            <w:top w:val="none" w:sz="0" w:space="0" w:color="auto"/>
            <w:left w:val="none" w:sz="0" w:space="0" w:color="auto"/>
            <w:bottom w:val="none" w:sz="0" w:space="0" w:color="auto"/>
            <w:right w:val="none" w:sz="0" w:space="0" w:color="auto"/>
          </w:divBdr>
        </w:div>
        <w:div w:id="965158459">
          <w:marLeft w:val="640"/>
          <w:marRight w:val="0"/>
          <w:marTop w:val="0"/>
          <w:marBottom w:val="0"/>
          <w:divBdr>
            <w:top w:val="none" w:sz="0" w:space="0" w:color="auto"/>
            <w:left w:val="none" w:sz="0" w:space="0" w:color="auto"/>
            <w:bottom w:val="none" w:sz="0" w:space="0" w:color="auto"/>
            <w:right w:val="none" w:sz="0" w:space="0" w:color="auto"/>
          </w:divBdr>
        </w:div>
        <w:div w:id="220946547">
          <w:marLeft w:val="640"/>
          <w:marRight w:val="0"/>
          <w:marTop w:val="0"/>
          <w:marBottom w:val="0"/>
          <w:divBdr>
            <w:top w:val="none" w:sz="0" w:space="0" w:color="auto"/>
            <w:left w:val="none" w:sz="0" w:space="0" w:color="auto"/>
            <w:bottom w:val="none" w:sz="0" w:space="0" w:color="auto"/>
            <w:right w:val="none" w:sz="0" w:space="0" w:color="auto"/>
          </w:divBdr>
        </w:div>
        <w:div w:id="1642032084">
          <w:marLeft w:val="640"/>
          <w:marRight w:val="0"/>
          <w:marTop w:val="0"/>
          <w:marBottom w:val="0"/>
          <w:divBdr>
            <w:top w:val="none" w:sz="0" w:space="0" w:color="auto"/>
            <w:left w:val="none" w:sz="0" w:space="0" w:color="auto"/>
            <w:bottom w:val="none" w:sz="0" w:space="0" w:color="auto"/>
            <w:right w:val="none" w:sz="0" w:space="0" w:color="auto"/>
          </w:divBdr>
        </w:div>
        <w:div w:id="1511867073">
          <w:marLeft w:val="640"/>
          <w:marRight w:val="0"/>
          <w:marTop w:val="0"/>
          <w:marBottom w:val="0"/>
          <w:divBdr>
            <w:top w:val="none" w:sz="0" w:space="0" w:color="auto"/>
            <w:left w:val="none" w:sz="0" w:space="0" w:color="auto"/>
            <w:bottom w:val="none" w:sz="0" w:space="0" w:color="auto"/>
            <w:right w:val="none" w:sz="0" w:space="0" w:color="auto"/>
          </w:divBdr>
        </w:div>
        <w:div w:id="1925603027">
          <w:marLeft w:val="640"/>
          <w:marRight w:val="0"/>
          <w:marTop w:val="0"/>
          <w:marBottom w:val="0"/>
          <w:divBdr>
            <w:top w:val="none" w:sz="0" w:space="0" w:color="auto"/>
            <w:left w:val="none" w:sz="0" w:space="0" w:color="auto"/>
            <w:bottom w:val="none" w:sz="0" w:space="0" w:color="auto"/>
            <w:right w:val="none" w:sz="0" w:space="0" w:color="auto"/>
          </w:divBdr>
        </w:div>
        <w:div w:id="123349135">
          <w:marLeft w:val="640"/>
          <w:marRight w:val="0"/>
          <w:marTop w:val="0"/>
          <w:marBottom w:val="0"/>
          <w:divBdr>
            <w:top w:val="none" w:sz="0" w:space="0" w:color="auto"/>
            <w:left w:val="none" w:sz="0" w:space="0" w:color="auto"/>
            <w:bottom w:val="none" w:sz="0" w:space="0" w:color="auto"/>
            <w:right w:val="none" w:sz="0" w:space="0" w:color="auto"/>
          </w:divBdr>
        </w:div>
        <w:div w:id="1540583565">
          <w:marLeft w:val="640"/>
          <w:marRight w:val="0"/>
          <w:marTop w:val="0"/>
          <w:marBottom w:val="0"/>
          <w:divBdr>
            <w:top w:val="none" w:sz="0" w:space="0" w:color="auto"/>
            <w:left w:val="none" w:sz="0" w:space="0" w:color="auto"/>
            <w:bottom w:val="none" w:sz="0" w:space="0" w:color="auto"/>
            <w:right w:val="none" w:sz="0" w:space="0" w:color="auto"/>
          </w:divBdr>
        </w:div>
        <w:div w:id="1302926099">
          <w:marLeft w:val="640"/>
          <w:marRight w:val="0"/>
          <w:marTop w:val="0"/>
          <w:marBottom w:val="0"/>
          <w:divBdr>
            <w:top w:val="none" w:sz="0" w:space="0" w:color="auto"/>
            <w:left w:val="none" w:sz="0" w:space="0" w:color="auto"/>
            <w:bottom w:val="none" w:sz="0" w:space="0" w:color="auto"/>
            <w:right w:val="none" w:sz="0" w:space="0" w:color="auto"/>
          </w:divBdr>
        </w:div>
        <w:div w:id="1676758631">
          <w:marLeft w:val="640"/>
          <w:marRight w:val="0"/>
          <w:marTop w:val="0"/>
          <w:marBottom w:val="0"/>
          <w:divBdr>
            <w:top w:val="none" w:sz="0" w:space="0" w:color="auto"/>
            <w:left w:val="none" w:sz="0" w:space="0" w:color="auto"/>
            <w:bottom w:val="none" w:sz="0" w:space="0" w:color="auto"/>
            <w:right w:val="none" w:sz="0" w:space="0" w:color="auto"/>
          </w:divBdr>
        </w:div>
        <w:div w:id="428309012">
          <w:marLeft w:val="640"/>
          <w:marRight w:val="0"/>
          <w:marTop w:val="0"/>
          <w:marBottom w:val="0"/>
          <w:divBdr>
            <w:top w:val="none" w:sz="0" w:space="0" w:color="auto"/>
            <w:left w:val="none" w:sz="0" w:space="0" w:color="auto"/>
            <w:bottom w:val="none" w:sz="0" w:space="0" w:color="auto"/>
            <w:right w:val="none" w:sz="0" w:space="0" w:color="auto"/>
          </w:divBdr>
        </w:div>
        <w:div w:id="1731035115">
          <w:marLeft w:val="640"/>
          <w:marRight w:val="0"/>
          <w:marTop w:val="0"/>
          <w:marBottom w:val="0"/>
          <w:divBdr>
            <w:top w:val="none" w:sz="0" w:space="0" w:color="auto"/>
            <w:left w:val="none" w:sz="0" w:space="0" w:color="auto"/>
            <w:bottom w:val="none" w:sz="0" w:space="0" w:color="auto"/>
            <w:right w:val="none" w:sz="0" w:space="0" w:color="auto"/>
          </w:divBdr>
        </w:div>
        <w:div w:id="1181966629">
          <w:marLeft w:val="640"/>
          <w:marRight w:val="0"/>
          <w:marTop w:val="0"/>
          <w:marBottom w:val="0"/>
          <w:divBdr>
            <w:top w:val="none" w:sz="0" w:space="0" w:color="auto"/>
            <w:left w:val="none" w:sz="0" w:space="0" w:color="auto"/>
            <w:bottom w:val="none" w:sz="0" w:space="0" w:color="auto"/>
            <w:right w:val="none" w:sz="0" w:space="0" w:color="auto"/>
          </w:divBdr>
        </w:div>
        <w:div w:id="1331326006">
          <w:marLeft w:val="640"/>
          <w:marRight w:val="0"/>
          <w:marTop w:val="0"/>
          <w:marBottom w:val="0"/>
          <w:divBdr>
            <w:top w:val="none" w:sz="0" w:space="0" w:color="auto"/>
            <w:left w:val="none" w:sz="0" w:space="0" w:color="auto"/>
            <w:bottom w:val="none" w:sz="0" w:space="0" w:color="auto"/>
            <w:right w:val="none" w:sz="0" w:space="0" w:color="auto"/>
          </w:divBdr>
        </w:div>
        <w:div w:id="239752550">
          <w:marLeft w:val="640"/>
          <w:marRight w:val="0"/>
          <w:marTop w:val="0"/>
          <w:marBottom w:val="0"/>
          <w:divBdr>
            <w:top w:val="none" w:sz="0" w:space="0" w:color="auto"/>
            <w:left w:val="none" w:sz="0" w:space="0" w:color="auto"/>
            <w:bottom w:val="none" w:sz="0" w:space="0" w:color="auto"/>
            <w:right w:val="none" w:sz="0" w:space="0" w:color="auto"/>
          </w:divBdr>
        </w:div>
        <w:div w:id="1389185210">
          <w:marLeft w:val="640"/>
          <w:marRight w:val="0"/>
          <w:marTop w:val="0"/>
          <w:marBottom w:val="0"/>
          <w:divBdr>
            <w:top w:val="none" w:sz="0" w:space="0" w:color="auto"/>
            <w:left w:val="none" w:sz="0" w:space="0" w:color="auto"/>
            <w:bottom w:val="none" w:sz="0" w:space="0" w:color="auto"/>
            <w:right w:val="none" w:sz="0" w:space="0" w:color="auto"/>
          </w:divBdr>
        </w:div>
        <w:div w:id="924261136">
          <w:marLeft w:val="640"/>
          <w:marRight w:val="0"/>
          <w:marTop w:val="0"/>
          <w:marBottom w:val="0"/>
          <w:divBdr>
            <w:top w:val="none" w:sz="0" w:space="0" w:color="auto"/>
            <w:left w:val="none" w:sz="0" w:space="0" w:color="auto"/>
            <w:bottom w:val="none" w:sz="0" w:space="0" w:color="auto"/>
            <w:right w:val="none" w:sz="0" w:space="0" w:color="auto"/>
          </w:divBdr>
        </w:div>
      </w:divsChild>
    </w:div>
    <w:div w:id="620263564">
      <w:marLeft w:val="480"/>
      <w:marRight w:val="0"/>
      <w:marTop w:val="0"/>
      <w:marBottom w:val="0"/>
      <w:divBdr>
        <w:top w:val="none" w:sz="0" w:space="0" w:color="auto"/>
        <w:left w:val="none" w:sz="0" w:space="0" w:color="auto"/>
        <w:bottom w:val="none" w:sz="0" w:space="0" w:color="auto"/>
        <w:right w:val="none" w:sz="0" w:space="0" w:color="auto"/>
      </w:divBdr>
    </w:div>
    <w:div w:id="620500663">
      <w:marLeft w:val="480"/>
      <w:marRight w:val="0"/>
      <w:marTop w:val="0"/>
      <w:marBottom w:val="0"/>
      <w:divBdr>
        <w:top w:val="none" w:sz="0" w:space="0" w:color="auto"/>
        <w:left w:val="none" w:sz="0" w:space="0" w:color="auto"/>
        <w:bottom w:val="none" w:sz="0" w:space="0" w:color="auto"/>
        <w:right w:val="none" w:sz="0" w:space="0" w:color="auto"/>
      </w:divBdr>
    </w:div>
    <w:div w:id="620957173">
      <w:marLeft w:val="640"/>
      <w:marRight w:val="0"/>
      <w:marTop w:val="0"/>
      <w:marBottom w:val="0"/>
      <w:divBdr>
        <w:top w:val="none" w:sz="0" w:space="0" w:color="auto"/>
        <w:left w:val="none" w:sz="0" w:space="0" w:color="auto"/>
        <w:bottom w:val="none" w:sz="0" w:space="0" w:color="auto"/>
        <w:right w:val="none" w:sz="0" w:space="0" w:color="auto"/>
      </w:divBdr>
    </w:div>
    <w:div w:id="621688696">
      <w:bodyDiv w:val="1"/>
      <w:marLeft w:val="0"/>
      <w:marRight w:val="0"/>
      <w:marTop w:val="0"/>
      <w:marBottom w:val="0"/>
      <w:divBdr>
        <w:top w:val="none" w:sz="0" w:space="0" w:color="auto"/>
        <w:left w:val="none" w:sz="0" w:space="0" w:color="auto"/>
        <w:bottom w:val="none" w:sz="0" w:space="0" w:color="auto"/>
        <w:right w:val="none" w:sz="0" w:space="0" w:color="auto"/>
      </w:divBdr>
      <w:divsChild>
        <w:div w:id="37820374">
          <w:marLeft w:val="480"/>
          <w:marRight w:val="0"/>
          <w:marTop w:val="0"/>
          <w:marBottom w:val="0"/>
          <w:divBdr>
            <w:top w:val="none" w:sz="0" w:space="0" w:color="auto"/>
            <w:left w:val="none" w:sz="0" w:space="0" w:color="auto"/>
            <w:bottom w:val="none" w:sz="0" w:space="0" w:color="auto"/>
            <w:right w:val="none" w:sz="0" w:space="0" w:color="auto"/>
          </w:divBdr>
        </w:div>
        <w:div w:id="94177491">
          <w:marLeft w:val="480"/>
          <w:marRight w:val="0"/>
          <w:marTop w:val="0"/>
          <w:marBottom w:val="0"/>
          <w:divBdr>
            <w:top w:val="none" w:sz="0" w:space="0" w:color="auto"/>
            <w:left w:val="none" w:sz="0" w:space="0" w:color="auto"/>
            <w:bottom w:val="none" w:sz="0" w:space="0" w:color="auto"/>
            <w:right w:val="none" w:sz="0" w:space="0" w:color="auto"/>
          </w:divBdr>
        </w:div>
        <w:div w:id="121116970">
          <w:marLeft w:val="480"/>
          <w:marRight w:val="0"/>
          <w:marTop w:val="0"/>
          <w:marBottom w:val="0"/>
          <w:divBdr>
            <w:top w:val="none" w:sz="0" w:space="0" w:color="auto"/>
            <w:left w:val="none" w:sz="0" w:space="0" w:color="auto"/>
            <w:bottom w:val="none" w:sz="0" w:space="0" w:color="auto"/>
            <w:right w:val="none" w:sz="0" w:space="0" w:color="auto"/>
          </w:divBdr>
        </w:div>
        <w:div w:id="286590516">
          <w:marLeft w:val="480"/>
          <w:marRight w:val="0"/>
          <w:marTop w:val="0"/>
          <w:marBottom w:val="0"/>
          <w:divBdr>
            <w:top w:val="none" w:sz="0" w:space="0" w:color="auto"/>
            <w:left w:val="none" w:sz="0" w:space="0" w:color="auto"/>
            <w:bottom w:val="none" w:sz="0" w:space="0" w:color="auto"/>
            <w:right w:val="none" w:sz="0" w:space="0" w:color="auto"/>
          </w:divBdr>
        </w:div>
        <w:div w:id="351221343">
          <w:marLeft w:val="480"/>
          <w:marRight w:val="0"/>
          <w:marTop w:val="0"/>
          <w:marBottom w:val="0"/>
          <w:divBdr>
            <w:top w:val="none" w:sz="0" w:space="0" w:color="auto"/>
            <w:left w:val="none" w:sz="0" w:space="0" w:color="auto"/>
            <w:bottom w:val="none" w:sz="0" w:space="0" w:color="auto"/>
            <w:right w:val="none" w:sz="0" w:space="0" w:color="auto"/>
          </w:divBdr>
        </w:div>
        <w:div w:id="375743936">
          <w:marLeft w:val="480"/>
          <w:marRight w:val="0"/>
          <w:marTop w:val="0"/>
          <w:marBottom w:val="0"/>
          <w:divBdr>
            <w:top w:val="none" w:sz="0" w:space="0" w:color="auto"/>
            <w:left w:val="none" w:sz="0" w:space="0" w:color="auto"/>
            <w:bottom w:val="none" w:sz="0" w:space="0" w:color="auto"/>
            <w:right w:val="none" w:sz="0" w:space="0" w:color="auto"/>
          </w:divBdr>
        </w:div>
        <w:div w:id="397751737">
          <w:marLeft w:val="480"/>
          <w:marRight w:val="0"/>
          <w:marTop w:val="0"/>
          <w:marBottom w:val="0"/>
          <w:divBdr>
            <w:top w:val="none" w:sz="0" w:space="0" w:color="auto"/>
            <w:left w:val="none" w:sz="0" w:space="0" w:color="auto"/>
            <w:bottom w:val="none" w:sz="0" w:space="0" w:color="auto"/>
            <w:right w:val="none" w:sz="0" w:space="0" w:color="auto"/>
          </w:divBdr>
        </w:div>
        <w:div w:id="428744078">
          <w:marLeft w:val="480"/>
          <w:marRight w:val="0"/>
          <w:marTop w:val="0"/>
          <w:marBottom w:val="0"/>
          <w:divBdr>
            <w:top w:val="none" w:sz="0" w:space="0" w:color="auto"/>
            <w:left w:val="none" w:sz="0" w:space="0" w:color="auto"/>
            <w:bottom w:val="none" w:sz="0" w:space="0" w:color="auto"/>
            <w:right w:val="none" w:sz="0" w:space="0" w:color="auto"/>
          </w:divBdr>
        </w:div>
        <w:div w:id="466163198">
          <w:marLeft w:val="480"/>
          <w:marRight w:val="0"/>
          <w:marTop w:val="0"/>
          <w:marBottom w:val="0"/>
          <w:divBdr>
            <w:top w:val="none" w:sz="0" w:space="0" w:color="auto"/>
            <w:left w:val="none" w:sz="0" w:space="0" w:color="auto"/>
            <w:bottom w:val="none" w:sz="0" w:space="0" w:color="auto"/>
            <w:right w:val="none" w:sz="0" w:space="0" w:color="auto"/>
          </w:divBdr>
        </w:div>
        <w:div w:id="547181980">
          <w:marLeft w:val="480"/>
          <w:marRight w:val="0"/>
          <w:marTop w:val="0"/>
          <w:marBottom w:val="0"/>
          <w:divBdr>
            <w:top w:val="none" w:sz="0" w:space="0" w:color="auto"/>
            <w:left w:val="none" w:sz="0" w:space="0" w:color="auto"/>
            <w:bottom w:val="none" w:sz="0" w:space="0" w:color="auto"/>
            <w:right w:val="none" w:sz="0" w:space="0" w:color="auto"/>
          </w:divBdr>
        </w:div>
        <w:div w:id="565917249">
          <w:marLeft w:val="480"/>
          <w:marRight w:val="0"/>
          <w:marTop w:val="0"/>
          <w:marBottom w:val="0"/>
          <w:divBdr>
            <w:top w:val="none" w:sz="0" w:space="0" w:color="auto"/>
            <w:left w:val="none" w:sz="0" w:space="0" w:color="auto"/>
            <w:bottom w:val="none" w:sz="0" w:space="0" w:color="auto"/>
            <w:right w:val="none" w:sz="0" w:space="0" w:color="auto"/>
          </w:divBdr>
        </w:div>
        <w:div w:id="570967561">
          <w:marLeft w:val="480"/>
          <w:marRight w:val="0"/>
          <w:marTop w:val="0"/>
          <w:marBottom w:val="0"/>
          <w:divBdr>
            <w:top w:val="none" w:sz="0" w:space="0" w:color="auto"/>
            <w:left w:val="none" w:sz="0" w:space="0" w:color="auto"/>
            <w:bottom w:val="none" w:sz="0" w:space="0" w:color="auto"/>
            <w:right w:val="none" w:sz="0" w:space="0" w:color="auto"/>
          </w:divBdr>
        </w:div>
        <w:div w:id="755786023">
          <w:marLeft w:val="480"/>
          <w:marRight w:val="0"/>
          <w:marTop w:val="0"/>
          <w:marBottom w:val="0"/>
          <w:divBdr>
            <w:top w:val="none" w:sz="0" w:space="0" w:color="auto"/>
            <w:left w:val="none" w:sz="0" w:space="0" w:color="auto"/>
            <w:bottom w:val="none" w:sz="0" w:space="0" w:color="auto"/>
            <w:right w:val="none" w:sz="0" w:space="0" w:color="auto"/>
          </w:divBdr>
        </w:div>
        <w:div w:id="883369832">
          <w:marLeft w:val="480"/>
          <w:marRight w:val="0"/>
          <w:marTop w:val="0"/>
          <w:marBottom w:val="0"/>
          <w:divBdr>
            <w:top w:val="none" w:sz="0" w:space="0" w:color="auto"/>
            <w:left w:val="none" w:sz="0" w:space="0" w:color="auto"/>
            <w:bottom w:val="none" w:sz="0" w:space="0" w:color="auto"/>
            <w:right w:val="none" w:sz="0" w:space="0" w:color="auto"/>
          </w:divBdr>
        </w:div>
        <w:div w:id="888345449">
          <w:marLeft w:val="480"/>
          <w:marRight w:val="0"/>
          <w:marTop w:val="0"/>
          <w:marBottom w:val="0"/>
          <w:divBdr>
            <w:top w:val="none" w:sz="0" w:space="0" w:color="auto"/>
            <w:left w:val="none" w:sz="0" w:space="0" w:color="auto"/>
            <w:bottom w:val="none" w:sz="0" w:space="0" w:color="auto"/>
            <w:right w:val="none" w:sz="0" w:space="0" w:color="auto"/>
          </w:divBdr>
        </w:div>
        <w:div w:id="899755982">
          <w:marLeft w:val="480"/>
          <w:marRight w:val="0"/>
          <w:marTop w:val="0"/>
          <w:marBottom w:val="0"/>
          <w:divBdr>
            <w:top w:val="none" w:sz="0" w:space="0" w:color="auto"/>
            <w:left w:val="none" w:sz="0" w:space="0" w:color="auto"/>
            <w:bottom w:val="none" w:sz="0" w:space="0" w:color="auto"/>
            <w:right w:val="none" w:sz="0" w:space="0" w:color="auto"/>
          </w:divBdr>
        </w:div>
        <w:div w:id="916020073">
          <w:marLeft w:val="480"/>
          <w:marRight w:val="0"/>
          <w:marTop w:val="0"/>
          <w:marBottom w:val="0"/>
          <w:divBdr>
            <w:top w:val="none" w:sz="0" w:space="0" w:color="auto"/>
            <w:left w:val="none" w:sz="0" w:space="0" w:color="auto"/>
            <w:bottom w:val="none" w:sz="0" w:space="0" w:color="auto"/>
            <w:right w:val="none" w:sz="0" w:space="0" w:color="auto"/>
          </w:divBdr>
        </w:div>
        <w:div w:id="926309007">
          <w:marLeft w:val="480"/>
          <w:marRight w:val="0"/>
          <w:marTop w:val="0"/>
          <w:marBottom w:val="0"/>
          <w:divBdr>
            <w:top w:val="none" w:sz="0" w:space="0" w:color="auto"/>
            <w:left w:val="none" w:sz="0" w:space="0" w:color="auto"/>
            <w:bottom w:val="none" w:sz="0" w:space="0" w:color="auto"/>
            <w:right w:val="none" w:sz="0" w:space="0" w:color="auto"/>
          </w:divBdr>
        </w:div>
        <w:div w:id="948588826">
          <w:marLeft w:val="480"/>
          <w:marRight w:val="0"/>
          <w:marTop w:val="0"/>
          <w:marBottom w:val="0"/>
          <w:divBdr>
            <w:top w:val="none" w:sz="0" w:space="0" w:color="auto"/>
            <w:left w:val="none" w:sz="0" w:space="0" w:color="auto"/>
            <w:bottom w:val="none" w:sz="0" w:space="0" w:color="auto"/>
            <w:right w:val="none" w:sz="0" w:space="0" w:color="auto"/>
          </w:divBdr>
        </w:div>
        <w:div w:id="952975915">
          <w:marLeft w:val="480"/>
          <w:marRight w:val="0"/>
          <w:marTop w:val="0"/>
          <w:marBottom w:val="0"/>
          <w:divBdr>
            <w:top w:val="none" w:sz="0" w:space="0" w:color="auto"/>
            <w:left w:val="none" w:sz="0" w:space="0" w:color="auto"/>
            <w:bottom w:val="none" w:sz="0" w:space="0" w:color="auto"/>
            <w:right w:val="none" w:sz="0" w:space="0" w:color="auto"/>
          </w:divBdr>
        </w:div>
        <w:div w:id="997077663">
          <w:marLeft w:val="480"/>
          <w:marRight w:val="0"/>
          <w:marTop w:val="0"/>
          <w:marBottom w:val="0"/>
          <w:divBdr>
            <w:top w:val="none" w:sz="0" w:space="0" w:color="auto"/>
            <w:left w:val="none" w:sz="0" w:space="0" w:color="auto"/>
            <w:bottom w:val="none" w:sz="0" w:space="0" w:color="auto"/>
            <w:right w:val="none" w:sz="0" w:space="0" w:color="auto"/>
          </w:divBdr>
        </w:div>
        <w:div w:id="1084650483">
          <w:marLeft w:val="480"/>
          <w:marRight w:val="0"/>
          <w:marTop w:val="0"/>
          <w:marBottom w:val="0"/>
          <w:divBdr>
            <w:top w:val="none" w:sz="0" w:space="0" w:color="auto"/>
            <w:left w:val="none" w:sz="0" w:space="0" w:color="auto"/>
            <w:bottom w:val="none" w:sz="0" w:space="0" w:color="auto"/>
            <w:right w:val="none" w:sz="0" w:space="0" w:color="auto"/>
          </w:divBdr>
        </w:div>
        <w:div w:id="1091774709">
          <w:marLeft w:val="480"/>
          <w:marRight w:val="0"/>
          <w:marTop w:val="0"/>
          <w:marBottom w:val="0"/>
          <w:divBdr>
            <w:top w:val="none" w:sz="0" w:space="0" w:color="auto"/>
            <w:left w:val="none" w:sz="0" w:space="0" w:color="auto"/>
            <w:bottom w:val="none" w:sz="0" w:space="0" w:color="auto"/>
            <w:right w:val="none" w:sz="0" w:space="0" w:color="auto"/>
          </w:divBdr>
        </w:div>
        <w:div w:id="1100493745">
          <w:marLeft w:val="480"/>
          <w:marRight w:val="0"/>
          <w:marTop w:val="0"/>
          <w:marBottom w:val="0"/>
          <w:divBdr>
            <w:top w:val="none" w:sz="0" w:space="0" w:color="auto"/>
            <w:left w:val="none" w:sz="0" w:space="0" w:color="auto"/>
            <w:bottom w:val="none" w:sz="0" w:space="0" w:color="auto"/>
            <w:right w:val="none" w:sz="0" w:space="0" w:color="auto"/>
          </w:divBdr>
        </w:div>
        <w:div w:id="1124153364">
          <w:marLeft w:val="480"/>
          <w:marRight w:val="0"/>
          <w:marTop w:val="0"/>
          <w:marBottom w:val="0"/>
          <w:divBdr>
            <w:top w:val="none" w:sz="0" w:space="0" w:color="auto"/>
            <w:left w:val="none" w:sz="0" w:space="0" w:color="auto"/>
            <w:bottom w:val="none" w:sz="0" w:space="0" w:color="auto"/>
            <w:right w:val="none" w:sz="0" w:space="0" w:color="auto"/>
          </w:divBdr>
        </w:div>
        <w:div w:id="1213033989">
          <w:marLeft w:val="480"/>
          <w:marRight w:val="0"/>
          <w:marTop w:val="0"/>
          <w:marBottom w:val="0"/>
          <w:divBdr>
            <w:top w:val="none" w:sz="0" w:space="0" w:color="auto"/>
            <w:left w:val="none" w:sz="0" w:space="0" w:color="auto"/>
            <w:bottom w:val="none" w:sz="0" w:space="0" w:color="auto"/>
            <w:right w:val="none" w:sz="0" w:space="0" w:color="auto"/>
          </w:divBdr>
        </w:div>
        <w:div w:id="1283612432">
          <w:marLeft w:val="480"/>
          <w:marRight w:val="0"/>
          <w:marTop w:val="0"/>
          <w:marBottom w:val="0"/>
          <w:divBdr>
            <w:top w:val="none" w:sz="0" w:space="0" w:color="auto"/>
            <w:left w:val="none" w:sz="0" w:space="0" w:color="auto"/>
            <w:bottom w:val="none" w:sz="0" w:space="0" w:color="auto"/>
            <w:right w:val="none" w:sz="0" w:space="0" w:color="auto"/>
          </w:divBdr>
        </w:div>
        <w:div w:id="1384524836">
          <w:marLeft w:val="480"/>
          <w:marRight w:val="0"/>
          <w:marTop w:val="0"/>
          <w:marBottom w:val="0"/>
          <w:divBdr>
            <w:top w:val="none" w:sz="0" w:space="0" w:color="auto"/>
            <w:left w:val="none" w:sz="0" w:space="0" w:color="auto"/>
            <w:bottom w:val="none" w:sz="0" w:space="0" w:color="auto"/>
            <w:right w:val="none" w:sz="0" w:space="0" w:color="auto"/>
          </w:divBdr>
        </w:div>
        <w:div w:id="1449661422">
          <w:marLeft w:val="480"/>
          <w:marRight w:val="0"/>
          <w:marTop w:val="0"/>
          <w:marBottom w:val="0"/>
          <w:divBdr>
            <w:top w:val="none" w:sz="0" w:space="0" w:color="auto"/>
            <w:left w:val="none" w:sz="0" w:space="0" w:color="auto"/>
            <w:bottom w:val="none" w:sz="0" w:space="0" w:color="auto"/>
            <w:right w:val="none" w:sz="0" w:space="0" w:color="auto"/>
          </w:divBdr>
        </w:div>
        <w:div w:id="1469399163">
          <w:marLeft w:val="480"/>
          <w:marRight w:val="0"/>
          <w:marTop w:val="0"/>
          <w:marBottom w:val="0"/>
          <w:divBdr>
            <w:top w:val="none" w:sz="0" w:space="0" w:color="auto"/>
            <w:left w:val="none" w:sz="0" w:space="0" w:color="auto"/>
            <w:bottom w:val="none" w:sz="0" w:space="0" w:color="auto"/>
            <w:right w:val="none" w:sz="0" w:space="0" w:color="auto"/>
          </w:divBdr>
        </w:div>
        <w:div w:id="1497383542">
          <w:marLeft w:val="480"/>
          <w:marRight w:val="0"/>
          <w:marTop w:val="0"/>
          <w:marBottom w:val="0"/>
          <w:divBdr>
            <w:top w:val="none" w:sz="0" w:space="0" w:color="auto"/>
            <w:left w:val="none" w:sz="0" w:space="0" w:color="auto"/>
            <w:bottom w:val="none" w:sz="0" w:space="0" w:color="auto"/>
            <w:right w:val="none" w:sz="0" w:space="0" w:color="auto"/>
          </w:divBdr>
        </w:div>
        <w:div w:id="1652979074">
          <w:marLeft w:val="480"/>
          <w:marRight w:val="0"/>
          <w:marTop w:val="0"/>
          <w:marBottom w:val="0"/>
          <w:divBdr>
            <w:top w:val="none" w:sz="0" w:space="0" w:color="auto"/>
            <w:left w:val="none" w:sz="0" w:space="0" w:color="auto"/>
            <w:bottom w:val="none" w:sz="0" w:space="0" w:color="auto"/>
            <w:right w:val="none" w:sz="0" w:space="0" w:color="auto"/>
          </w:divBdr>
        </w:div>
        <w:div w:id="1664821488">
          <w:marLeft w:val="480"/>
          <w:marRight w:val="0"/>
          <w:marTop w:val="0"/>
          <w:marBottom w:val="0"/>
          <w:divBdr>
            <w:top w:val="none" w:sz="0" w:space="0" w:color="auto"/>
            <w:left w:val="none" w:sz="0" w:space="0" w:color="auto"/>
            <w:bottom w:val="none" w:sz="0" w:space="0" w:color="auto"/>
            <w:right w:val="none" w:sz="0" w:space="0" w:color="auto"/>
          </w:divBdr>
        </w:div>
        <w:div w:id="1671635659">
          <w:marLeft w:val="480"/>
          <w:marRight w:val="0"/>
          <w:marTop w:val="0"/>
          <w:marBottom w:val="0"/>
          <w:divBdr>
            <w:top w:val="none" w:sz="0" w:space="0" w:color="auto"/>
            <w:left w:val="none" w:sz="0" w:space="0" w:color="auto"/>
            <w:bottom w:val="none" w:sz="0" w:space="0" w:color="auto"/>
            <w:right w:val="none" w:sz="0" w:space="0" w:color="auto"/>
          </w:divBdr>
        </w:div>
        <w:div w:id="1706906740">
          <w:marLeft w:val="480"/>
          <w:marRight w:val="0"/>
          <w:marTop w:val="0"/>
          <w:marBottom w:val="0"/>
          <w:divBdr>
            <w:top w:val="none" w:sz="0" w:space="0" w:color="auto"/>
            <w:left w:val="none" w:sz="0" w:space="0" w:color="auto"/>
            <w:bottom w:val="none" w:sz="0" w:space="0" w:color="auto"/>
            <w:right w:val="none" w:sz="0" w:space="0" w:color="auto"/>
          </w:divBdr>
        </w:div>
        <w:div w:id="1741636445">
          <w:marLeft w:val="480"/>
          <w:marRight w:val="0"/>
          <w:marTop w:val="0"/>
          <w:marBottom w:val="0"/>
          <w:divBdr>
            <w:top w:val="none" w:sz="0" w:space="0" w:color="auto"/>
            <w:left w:val="none" w:sz="0" w:space="0" w:color="auto"/>
            <w:bottom w:val="none" w:sz="0" w:space="0" w:color="auto"/>
            <w:right w:val="none" w:sz="0" w:space="0" w:color="auto"/>
          </w:divBdr>
        </w:div>
        <w:div w:id="1767118242">
          <w:marLeft w:val="480"/>
          <w:marRight w:val="0"/>
          <w:marTop w:val="0"/>
          <w:marBottom w:val="0"/>
          <w:divBdr>
            <w:top w:val="none" w:sz="0" w:space="0" w:color="auto"/>
            <w:left w:val="none" w:sz="0" w:space="0" w:color="auto"/>
            <w:bottom w:val="none" w:sz="0" w:space="0" w:color="auto"/>
            <w:right w:val="none" w:sz="0" w:space="0" w:color="auto"/>
          </w:divBdr>
        </w:div>
        <w:div w:id="1772973985">
          <w:marLeft w:val="480"/>
          <w:marRight w:val="0"/>
          <w:marTop w:val="0"/>
          <w:marBottom w:val="0"/>
          <w:divBdr>
            <w:top w:val="none" w:sz="0" w:space="0" w:color="auto"/>
            <w:left w:val="none" w:sz="0" w:space="0" w:color="auto"/>
            <w:bottom w:val="none" w:sz="0" w:space="0" w:color="auto"/>
            <w:right w:val="none" w:sz="0" w:space="0" w:color="auto"/>
          </w:divBdr>
        </w:div>
        <w:div w:id="1837456903">
          <w:marLeft w:val="480"/>
          <w:marRight w:val="0"/>
          <w:marTop w:val="0"/>
          <w:marBottom w:val="0"/>
          <w:divBdr>
            <w:top w:val="none" w:sz="0" w:space="0" w:color="auto"/>
            <w:left w:val="none" w:sz="0" w:space="0" w:color="auto"/>
            <w:bottom w:val="none" w:sz="0" w:space="0" w:color="auto"/>
            <w:right w:val="none" w:sz="0" w:space="0" w:color="auto"/>
          </w:divBdr>
        </w:div>
        <w:div w:id="1850370326">
          <w:marLeft w:val="480"/>
          <w:marRight w:val="0"/>
          <w:marTop w:val="0"/>
          <w:marBottom w:val="0"/>
          <w:divBdr>
            <w:top w:val="none" w:sz="0" w:space="0" w:color="auto"/>
            <w:left w:val="none" w:sz="0" w:space="0" w:color="auto"/>
            <w:bottom w:val="none" w:sz="0" w:space="0" w:color="auto"/>
            <w:right w:val="none" w:sz="0" w:space="0" w:color="auto"/>
          </w:divBdr>
        </w:div>
        <w:div w:id="1918709718">
          <w:marLeft w:val="480"/>
          <w:marRight w:val="0"/>
          <w:marTop w:val="0"/>
          <w:marBottom w:val="0"/>
          <w:divBdr>
            <w:top w:val="none" w:sz="0" w:space="0" w:color="auto"/>
            <w:left w:val="none" w:sz="0" w:space="0" w:color="auto"/>
            <w:bottom w:val="none" w:sz="0" w:space="0" w:color="auto"/>
            <w:right w:val="none" w:sz="0" w:space="0" w:color="auto"/>
          </w:divBdr>
        </w:div>
        <w:div w:id="2015108093">
          <w:marLeft w:val="480"/>
          <w:marRight w:val="0"/>
          <w:marTop w:val="0"/>
          <w:marBottom w:val="0"/>
          <w:divBdr>
            <w:top w:val="none" w:sz="0" w:space="0" w:color="auto"/>
            <w:left w:val="none" w:sz="0" w:space="0" w:color="auto"/>
            <w:bottom w:val="none" w:sz="0" w:space="0" w:color="auto"/>
            <w:right w:val="none" w:sz="0" w:space="0" w:color="auto"/>
          </w:divBdr>
        </w:div>
        <w:div w:id="2051807836">
          <w:marLeft w:val="480"/>
          <w:marRight w:val="0"/>
          <w:marTop w:val="0"/>
          <w:marBottom w:val="0"/>
          <w:divBdr>
            <w:top w:val="none" w:sz="0" w:space="0" w:color="auto"/>
            <w:left w:val="none" w:sz="0" w:space="0" w:color="auto"/>
            <w:bottom w:val="none" w:sz="0" w:space="0" w:color="auto"/>
            <w:right w:val="none" w:sz="0" w:space="0" w:color="auto"/>
          </w:divBdr>
        </w:div>
        <w:div w:id="2065105185">
          <w:marLeft w:val="480"/>
          <w:marRight w:val="0"/>
          <w:marTop w:val="0"/>
          <w:marBottom w:val="0"/>
          <w:divBdr>
            <w:top w:val="none" w:sz="0" w:space="0" w:color="auto"/>
            <w:left w:val="none" w:sz="0" w:space="0" w:color="auto"/>
            <w:bottom w:val="none" w:sz="0" w:space="0" w:color="auto"/>
            <w:right w:val="none" w:sz="0" w:space="0" w:color="auto"/>
          </w:divBdr>
        </w:div>
        <w:div w:id="2131972181">
          <w:marLeft w:val="480"/>
          <w:marRight w:val="0"/>
          <w:marTop w:val="0"/>
          <w:marBottom w:val="0"/>
          <w:divBdr>
            <w:top w:val="none" w:sz="0" w:space="0" w:color="auto"/>
            <w:left w:val="none" w:sz="0" w:space="0" w:color="auto"/>
            <w:bottom w:val="none" w:sz="0" w:space="0" w:color="auto"/>
            <w:right w:val="none" w:sz="0" w:space="0" w:color="auto"/>
          </w:divBdr>
        </w:div>
        <w:div w:id="2136554894">
          <w:marLeft w:val="480"/>
          <w:marRight w:val="0"/>
          <w:marTop w:val="0"/>
          <w:marBottom w:val="0"/>
          <w:divBdr>
            <w:top w:val="none" w:sz="0" w:space="0" w:color="auto"/>
            <w:left w:val="none" w:sz="0" w:space="0" w:color="auto"/>
            <w:bottom w:val="none" w:sz="0" w:space="0" w:color="auto"/>
            <w:right w:val="none" w:sz="0" w:space="0" w:color="auto"/>
          </w:divBdr>
        </w:div>
      </w:divsChild>
    </w:div>
    <w:div w:id="622151078">
      <w:marLeft w:val="480"/>
      <w:marRight w:val="0"/>
      <w:marTop w:val="0"/>
      <w:marBottom w:val="0"/>
      <w:divBdr>
        <w:top w:val="none" w:sz="0" w:space="0" w:color="auto"/>
        <w:left w:val="none" w:sz="0" w:space="0" w:color="auto"/>
        <w:bottom w:val="none" w:sz="0" w:space="0" w:color="auto"/>
        <w:right w:val="none" w:sz="0" w:space="0" w:color="auto"/>
      </w:divBdr>
    </w:div>
    <w:div w:id="622735516">
      <w:marLeft w:val="480"/>
      <w:marRight w:val="0"/>
      <w:marTop w:val="0"/>
      <w:marBottom w:val="0"/>
      <w:divBdr>
        <w:top w:val="none" w:sz="0" w:space="0" w:color="auto"/>
        <w:left w:val="none" w:sz="0" w:space="0" w:color="auto"/>
        <w:bottom w:val="none" w:sz="0" w:space="0" w:color="auto"/>
        <w:right w:val="none" w:sz="0" w:space="0" w:color="auto"/>
      </w:divBdr>
    </w:div>
    <w:div w:id="623926580">
      <w:marLeft w:val="480"/>
      <w:marRight w:val="0"/>
      <w:marTop w:val="0"/>
      <w:marBottom w:val="0"/>
      <w:divBdr>
        <w:top w:val="none" w:sz="0" w:space="0" w:color="auto"/>
        <w:left w:val="none" w:sz="0" w:space="0" w:color="auto"/>
        <w:bottom w:val="none" w:sz="0" w:space="0" w:color="auto"/>
        <w:right w:val="none" w:sz="0" w:space="0" w:color="auto"/>
      </w:divBdr>
    </w:div>
    <w:div w:id="624238233">
      <w:marLeft w:val="480"/>
      <w:marRight w:val="0"/>
      <w:marTop w:val="0"/>
      <w:marBottom w:val="0"/>
      <w:divBdr>
        <w:top w:val="none" w:sz="0" w:space="0" w:color="auto"/>
        <w:left w:val="none" w:sz="0" w:space="0" w:color="auto"/>
        <w:bottom w:val="none" w:sz="0" w:space="0" w:color="auto"/>
        <w:right w:val="none" w:sz="0" w:space="0" w:color="auto"/>
      </w:divBdr>
    </w:div>
    <w:div w:id="625426811">
      <w:marLeft w:val="480"/>
      <w:marRight w:val="0"/>
      <w:marTop w:val="0"/>
      <w:marBottom w:val="0"/>
      <w:divBdr>
        <w:top w:val="none" w:sz="0" w:space="0" w:color="auto"/>
        <w:left w:val="none" w:sz="0" w:space="0" w:color="auto"/>
        <w:bottom w:val="none" w:sz="0" w:space="0" w:color="auto"/>
        <w:right w:val="none" w:sz="0" w:space="0" w:color="auto"/>
      </w:divBdr>
    </w:div>
    <w:div w:id="625503002">
      <w:bodyDiv w:val="1"/>
      <w:marLeft w:val="0"/>
      <w:marRight w:val="0"/>
      <w:marTop w:val="0"/>
      <w:marBottom w:val="0"/>
      <w:divBdr>
        <w:top w:val="none" w:sz="0" w:space="0" w:color="auto"/>
        <w:left w:val="none" w:sz="0" w:space="0" w:color="auto"/>
        <w:bottom w:val="none" w:sz="0" w:space="0" w:color="auto"/>
        <w:right w:val="none" w:sz="0" w:space="0" w:color="auto"/>
      </w:divBdr>
      <w:divsChild>
        <w:div w:id="182212280">
          <w:marLeft w:val="480"/>
          <w:marRight w:val="0"/>
          <w:marTop w:val="0"/>
          <w:marBottom w:val="0"/>
          <w:divBdr>
            <w:top w:val="none" w:sz="0" w:space="0" w:color="auto"/>
            <w:left w:val="none" w:sz="0" w:space="0" w:color="auto"/>
            <w:bottom w:val="none" w:sz="0" w:space="0" w:color="auto"/>
            <w:right w:val="none" w:sz="0" w:space="0" w:color="auto"/>
          </w:divBdr>
        </w:div>
        <w:div w:id="275916952">
          <w:marLeft w:val="480"/>
          <w:marRight w:val="0"/>
          <w:marTop w:val="0"/>
          <w:marBottom w:val="0"/>
          <w:divBdr>
            <w:top w:val="none" w:sz="0" w:space="0" w:color="auto"/>
            <w:left w:val="none" w:sz="0" w:space="0" w:color="auto"/>
            <w:bottom w:val="none" w:sz="0" w:space="0" w:color="auto"/>
            <w:right w:val="none" w:sz="0" w:space="0" w:color="auto"/>
          </w:divBdr>
        </w:div>
        <w:div w:id="324628260">
          <w:marLeft w:val="480"/>
          <w:marRight w:val="0"/>
          <w:marTop w:val="0"/>
          <w:marBottom w:val="0"/>
          <w:divBdr>
            <w:top w:val="none" w:sz="0" w:space="0" w:color="auto"/>
            <w:left w:val="none" w:sz="0" w:space="0" w:color="auto"/>
            <w:bottom w:val="none" w:sz="0" w:space="0" w:color="auto"/>
            <w:right w:val="none" w:sz="0" w:space="0" w:color="auto"/>
          </w:divBdr>
        </w:div>
        <w:div w:id="405883316">
          <w:marLeft w:val="480"/>
          <w:marRight w:val="0"/>
          <w:marTop w:val="0"/>
          <w:marBottom w:val="0"/>
          <w:divBdr>
            <w:top w:val="none" w:sz="0" w:space="0" w:color="auto"/>
            <w:left w:val="none" w:sz="0" w:space="0" w:color="auto"/>
            <w:bottom w:val="none" w:sz="0" w:space="0" w:color="auto"/>
            <w:right w:val="none" w:sz="0" w:space="0" w:color="auto"/>
          </w:divBdr>
        </w:div>
        <w:div w:id="997001306">
          <w:marLeft w:val="480"/>
          <w:marRight w:val="0"/>
          <w:marTop w:val="0"/>
          <w:marBottom w:val="0"/>
          <w:divBdr>
            <w:top w:val="none" w:sz="0" w:space="0" w:color="auto"/>
            <w:left w:val="none" w:sz="0" w:space="0" w:color="auto"/>
            <w:bottom w:val="none" w:sz="0" w:space="0" w:color="auto"/>
            <w:right w:val="none" w:sz="0" w:space="0" w:color="auto"/>
          </w:divBdr>
        </w:div>
        <w:div w:id="1110513585">
          <w:marLeft w:val="480"/>
          <w:marRight w:val="0"/>
          <w:marTop w:val="0"/>
          <w:marBottom w:val="0"/>
          <w:divBdr>
            <w:top w:val="none" w:sz="0" w:space="0" w:color="auto"/>
            <w:left w:val="none" w:sz="0" w:space="0" w:color="auto"/>
            <w:bottom w:val="none" w:sz="0" w:space="0" w:color="auto"/>
            <w:right w:val="none" w:sz="0" w:space="0" w:color="auto"/>
          </w:divBdr>
        </w:div>
        <w:div w:id="1490247494">
          <w:marLeft w:val="480"/>
          <w:marRight w:val="0"/>
          <w:marTop w:val="0"/>
          <w:marBottom w:val="0"/>
          <w:divBdr>
            <w:top w:val="none" w:sz="0" w:space="0" w:color="auto"/>
            <w:left w:val="none" w:sz="0" w:space="0" w:color="auto"/>
            <w:bottom w:val="none" w:sz="0" w:space="0" w:color="auto"/>
            <w:right w:val="none" w:sz="0" w:space="0" w:color="auto"/>
          </w:divBdr>
        </w:div>
        <w:div w:id="1492982027">
          <w:marLeft w:val="480"/>
          <w:marRight w:val="0"/>
          <w:marTop w:val="0"/>
          <w:marBottom w:val="0"/>
          <w:divBdr>
            <w:top w:val="none" w:sz="0" w:space="0" w:color="auto"/>
            <w:left w:val="none" w:sz="0" w:space="0" w:color="auto"/>
            <w:bottom w:val="none" w:sz="0" w:space="0" w:color="auto"/>
            <w:right w:val="none" w:sz="0" w:space="0" w:color="auto"/>
          </w:divBdr>
        </w:div>
        <w:div w:id="2073388946">
          <w:marLeft w:val="480"/>
          <w:marRight w:val="0"/>
          <w:marTop w:val="0"/>
          <w:marBottom w:val="0"/>
          <w:divBdr>
            <w:top w:val="none" w:sz="0" w:space="0" w:color="auto"/>
            <w:left w:val="none" w:sz="0" w:space="0" w:color="auto"/>
            <w:bottom w:val="none" w:sz="0" w:space="0" w:color="auto"/>
            <w:right w:val="none" w:sz="0" w:space="0" w:color="auto"/>
          </w:divBdr>
        </w:div>
      </w:divsChild>
    </w:div>
    <w:div w:id="627128500">
      <w:marLeft w:val="480"/>
      <w:marRight w:val="0"/>
      <w:marTop w:val="0"/>
      <w:marBottom w:val="0"/>
      <w:divBdr>
        <w:top w:val="none" w:sz="0" w:space="0" w:color="auto"/>
        <w:left w:val="none" w:sz="0" w:space="0" w:color="auto"/>
        <w:bottom w:val="none" w:sz="0" w:space="0" w:color="auto"/>
        <w:right w:val="none" w:sz="0" w:space="0" w:color="auto"/>
      </w:divBdr>
    </w:div>
    <w:div w:id="629240853">
      <w:marLeft w:val="640"/>
      <w:marRight w:val="0"/>
      <w:marTop w:val="0"/>
      <w:marBottom w:val="0"/>
      <w:divBdr>
        <w:top w:val="none" w:sz="0" w:space="0" w:color="auto"/>
        <w:left w:val="none" w:sz="0" w:space="0" w:color="auto"/>
        <w:bottom w:val="none" w:sz="0" w:space="0" w:color="auto"/>
        <w:right w:val="none" w:sz="0" w:space="0" w:color="auto"/>
      </w:divBdr>
    </w:div>
    <w:div w:id="629361840">
      <w:marLeft w:val="480"/>
      <w:marRight w:val="0"/>
      <w:marTop w:val="0"/>
      <w:marBottom w:val="0"/>
      <w:divBdr>
        <w:top w:val="none" w:sz="0" w:space="0" w:color="auto"/>
        <w:left w:val="none" w:sz="0" w:space="0" w:color="auto"/>
        <w:bottom w:val="none" w:sz="0" w:space="0" w:color="auto"/>
        <w:right w:val="none" w:sz="0" w:space="0" w:color="auto"/>
      </w:divBdr>
    </w:div>
    <w:div w:id="632751909">
      <w:marLeft w:val="480"/>
      <w:marRight w:val="0"/>
      <w:marTop w:val="0"/>
      <w:marBottom w:val="0"/>
      <w:divBdr>
        <w:top w:val="none" w:sz="0" w:space="0" w:color="auto"/>
        <w:left w:val="none" w:sz="0" w:space="0" w:color="auto"/>
        <w:bottom w:val="none" w:sz="0" w:space="0" w:color="auto"/>
        <w:right w:val="none" w:sz="0" w:space="0" w:color="auto"/>
      </w:divBdr>
    </w:div>
    <w:div w:id="633023145">
      <w:marLeft w:val="640"/>
      <w:marRight w:val="0"/>
      <w:marTop w:val="0"/>
      <w:marBottom w:val="0"/>
      <w:divBdr>
        <w:top w:val="none" w:sz="0" w:space="0" w:color="auto"/>
        <w:left w:val="none" w:sz="0" w:space="0" w:color="auto"/>
        <w:bottom w:val="none" w:sz="0" w:space="0" w:color="auto"/>
        <w:right w:val="none" w:sz="0" w:space="0" w:color="auto"/>
      </w:divBdr>
    </w:div>
    <w:div w:id="636029620">
      <w:marLeft w:val="480"/>
      <w:marRight w:val="0"/>
      <w:marTop w:val="0"/>
      <w:marBottom w:val="0"/>
      <w:divBdr>
        <w:top w:val="none" w:sz="0" w:space="0" w:color="auto"/>
        <w:left w:val="none" w:sz="0" w:space="0" w:color="auto"/>
        <w:bottom w:val="none" w:sz="0" w:space="0" w:color="auto"/>
        <w:right w:val="none" w:sz="0" w:space="0" w:color="auto"/>
      </w:divBdr>
    </w:div>
    <w:div w:id="637346366">
      <w:bodyDiv w:val="1"/>
      <w:marLeft w:val="0"/>
      <w:marRight w:val="0"/>
      <w:marTop w:val="0"/>
      <w:marBottom w:val="0"/>
      <w:divBdr>
        <w:top w:val="none" w:sz="0" w:space="0" w:color="auto"/>
        <w:left w:val="none" w:sz="0" w:space="0" w:color="auto"/>
        <w:bottom w:val="none" w:sz="0" w:space="0" w:color="auto"/>
        <w:right w:val="none" w:sz="0" w:space="0" w:color="auto"/>
      </w:divBdr>
      <w:divsChild>
        <w:div w:id="29691209">
          <w:marLeft w:val="480"/>
          <w:marRight w:val="0"/>
          <w:marTop w:val="0"/>
          <w:marBottom w:val="0"/>
          <w:divBdr>
            <w:top w:val="none" w:sz="0" w:space="0" w:color="auto"/>
            <w:left w:val="none" w:sz="0" w:space="0" w:color="auto"/>
            <w:bottom w:val="none" w:sz="0" w:space="0" w:color="auto"/>
            <w:right w:val="none" w:sz="0" w:space="0" w:color="auto"/>
          </w:divBdr>
        </w:div>
        <w:div w:id="138811484">
          <w:marLeft w:val="480"/>
          <w:marRight w:val="0"/>
          <w:marTop w:val="0"/>
          <w:marBottom w:val="0"/>
          <w:divBdr>
            <w:top w:val="none" w:sz="0" w:space="0" w:color="auto"/>
            <w:left w:val="none" w:sz="0" w:space="0" w:color="auto"/>
            <w:bottom w:val="none" w:sz="0" w:space="0" w:color="auto"/>
            <w:right w:val="none" w:sz="0" w:space="0" w:color="auto"/>
          </w:divBdr>
        </w:div>
        <w:div w:id="227882751">
          <w:marLeft w:val="480"/>
          <w:marRight w:val="0"/>
          <w:marTop w:val="0"/>
          <w:marBottom w:val="0"/>
          <w:divBdr>
            <w:top w:val="none" w:sz="0" w:space="0" w:color="auto"/>
            <w:left w:val="none" w:sz="0" w:space="0" w:color="auto"/>
            <w:bottom w:val="none" w:sz="0" w:space="0" w:color="auto"/>
            <w:right w:val="none" w:sz="0" w:space="0" w:color="auto"/>
          </w:divBdr>
        </w:div>
        <w:div w:id="241379420">
          <w:marLeft w:val="480"/>
          <w:marRight w:val="0"/>
          <w:marTop w:val="0"/>
          <w:marBottom w:val="0"/>
          <w:divBdr>
            <w:top w:val="none" w:sz="0" w:space="0" w:color="auto"/>
            <w:left w:val="none" w:sz="0" w:space="0" w:color="auto"/>
            <w:bottom w:val="none" w:sz="0" w:space="0" w:color="auto"/>
            <w:right w:val="none" w:sz="0" w:space="0" w:color="auto"/>
          </w:divBdr>
        </w:div>
        <w:div w:id="292104733">
          <w:marLeft w:val="480"/>
          <w:marRight w:val="0"/>
          <w:marTop w:val="0"/>
          <w:marBottom w:val="0"/>
          <w:divBdr>
            <w:top w:val="none" w:sz="0" w:space="0" w:color="auto"/>
            <w:left w:val="none" w:sz="0" w:space="0" w:color="auto"/>
            <w:bottom w:val="none" w:sz="0" w:space="0" w:color="auto"/>
            <w:right w:val="none" w:sz="0" w:space="0" w:color="auto"/>
          </w:divBdr>
        </w:div>
        <w:div w:id="309090842">
          <w:marLeft w:val="480"/>
          <w:marRight w:val="0"/>
          <w:marTop w:val="0"/>
          <w:marBottom w:val="0"/>
          <w:divBdr>
            <w:top w:val="none" w:sz="0" w:space="0" w:color="auto"/>
            <w:left w:val="none" w:sz="0" w:space="0" w:color="auto"/>
            <w:bottom w:val="none" w:sz="0" w:space="0" w:color="auto"/>
            <w:right w:val="none" w:sz="0" w:space="0" w:color="auto"/>
          </w:divBdr>
        </w:div>
        <w:div w:id="330832866">
          <w:marLeft w:val="480"/>
          <w:marRight w:val="0"/>
          <w:marTop w:val="0"/>
          <w:marBottom w:val="0"/>
          <w:divBdr>
            <w:top w:val="none" w:sz="0" w:space="0" w:color="auto"/>
            <w:left w:val="none" w:sz="0" w:space="0" w:color="auto"/>
            <w:bottom w:val="none" w:sz="0" w:space="0" w:color="auto"/>
            <w:right w:val="none" w:sz="0" w:space="0" w:color="auto"/>
          </w:divBdr>
        </w:div>
        <w:div w:id="352220837">
          <w:marLeft w:val="480"/>
          <w:marRight w:val="0"/>
          <w:marTop w:val="0"/>
          <w:marBottom w:val="0"/>
          <w:divBdr>
            <w:top w:val="none" w:sz="0" w:space="0" w:color="auto"/>
            <w:left w:val="none" w:sz="0" w:space="0" w:color="auto"/>
            <w:bottom w:val="none" w:sz="0" w:space="0" w:color="auto"/>
            <w:right w:val="none" w:sz="0" w:space="0" w:color="auto"/>
          </w:divBdr>
        </w:div>
        <w:div w:id="365982887">
          <w:marLeft w:val="480"/>
          <w:marRight w:val="0"/>
          <w:marTop w:val="0"/>
          <w:marBottom w:val="0"/>
          <w:divBdr>
            <w:top w:val="none" w:sz="0" w:space="0" w:color="auto"/>
            <w:left w:val="none" w:sz="0" w:space="0" w:color="auto"/>
            <w:bottom w:val="none" w:sz="0" w:space="0" w:color="auto"/>
            <w:right w:val="none" w:sz="0" w:space="0" w:color="auto"/>
          </w:divBdr>
        </w:div>
        <w:div w:id="393091702">
          <w:marLeft w:val="480"/>
          <w:marRight w:val="0"/>
          <w:marTop w:val="0"/>
          <w:marBottom w:val="0"/>
          <w:divBdr>
            <w:top w:val="none" w:sz="0" w:space="0" w:color="auto"/>
            <w:left w:val="none" w:sz="0" w:space="0" w:color="auto"/>
            <w:bottom w:val="none" w:sz="0" w:space="0" w:color="auto"/>
            <w:right w:val="none" w:sz="0" w:space="0" w:color="auto"/>
          </w:divBdr>
        </w:div>
        <w:div w:id="417482792">
          <w:marLeft w:val="480"/>
          <w:marRight w:val="0"/>
          <w:marTop w:val="0"/>
          <w:marBottom w:val="0"/>
          <w:divBdr>
            <w:top w:val="none" w:sz="0" w:space="0" w:color="auto"/>
            <w:left w:val="none" w:sz="0" w:space="0" w:color="auto"/>
            <w:bottom w:val="none" w:sz="0" w:space="0" w:color="auto"/>
            <w:right w:val="none" w:sz="0" w:space="0" w:color="auto"/>
          </w:divBdr>
        </w:div>
        <w:div w:id="424493939">
          <w:marLeft w:val="480"/>
          <w:marRight w:val="0"/>
          <w:marTop w:val="0"/>
          <w:marBottom w:val="0"/>
          <w:divBdr>
            <w:top w:val="none" w:sz="0" w:space="0" w:color="auto"/>
            <w:left w:val="none" w:sz="0" w:space="0" w:color="auto"/>
            <w:bottom w:val="none" w:sz="0" w:space="0" w:color="auto"/>
            <w:right w:val="none" w:sz="0" w:space="0" w:color="auto"/>
          </w:divBdr>
        </w:div>
        <w:div w:id="424883041">
          <w:marLeft w:val="480"/>
          <w:marRight w:val="0"/>
          <w:marTop w:val="0"/>
          <w:marBottom w:val="0"/>
          <w:divBdr>
            <w:top w:val="none" w:sz="0" w:space="0" w:color="auto"/>
            <w:left w:val="none" w:sz="0" w:space="0" w:color="auto"/>
            <w:bottom w:val="none" w:sz="0" w:space="0" w:color="auto"/>
            <w:right w:val="none" w:sz="0" w:space="0" w:color="auto"/>
          </w:divBdr>
        </w:div>
        <w:div w:id="436756570">
          <w:marLeft w:val="480"/>
          <w:marRight w:val="0"/>
          <w:marTop w:val="0"/>
          <w:marBottom w:val="0"/>
          <w:divBdr>
            <w:top w:val="none" w:sz="0" w:space="0" w:color="auto"/>
            <w:left w:val="none" w:sz="0" w:space="0" w:color="auto"/>
            <w:bottom w:val="none" w:sz="0" w:space="0" w:color="auto"/>
            <w:right w:val="none" w:sz="0" w:space="0" w:color="auto"/>
          </w:divBdr>
        </w:div>
        <w:div w:id="465009056">
          <w:marLeft w:val="480"/>
          <w:marRight w:val="0"/>
          <w:marTop w:val="0"/>
          <w:marBottom w:val="0"/>
          <w:divBdr>
            <w:top w:val="none" w:sz="0" w:space="0" w:color="auto"/>
            <w:left w:val="none" w:sz="0" w:space="0" w:color="auto"/>
            <w:bottom w:val="none" w:sz="0" w:space="0" w:color="auto"/>
            <w:right w:val="none" w:sz="0" w:space="0" w:color="auto"/>
          </w:divBdr>
        </w:div>
        <w:div w:id="479619664">
          <w:marLeft w:val="480"/>
          <w:marRight w:val="0"/>
          <w:marTop w:val="0"/>
          <w:marBottom w:val="0"/>
          <w:divBdr>
            <w:top w:val="none" w:sz="0" w:space="0" w:color="auto"/>
            <w:left w:val="none" w:sz="0" w:space="0" w:color="auto"/>
            <w:bottom w:val="none" w:sz="0" w:space="0" w:color="auto"/>
            <w:right w:val="none" w:sz="0" w:space="0" w:color="auto"/>
          </w:divBdr>
        </w:div>
        <w:div w:id="517739336">
          <w:marLeft w:val="480"/>
          <w:marRight w:val="0"/>
          <w:marTop w:val="0"/>
          <w:marBottom w:val="0"/>
          <w:divBdr>
            <w:top w:val="none" w:sz="0" w:space="0" w:color="auto"/>
            <w:left w:val="none" w:sz="0" w:space="0" w:color="auto"/>
            <w:bottom w:val="none" w:sz="0" w:space="0" w:color="auto"/>
            <w:right w:val="none" w:sz="0" w:space="0" w:color="auto"/>
          </w:divBdr>
        </w:div>
        <w:div w:id="645663989">
          <w:marLeft w:val="480"/>
          <w:marRight w:val="0"/>
          <w:marTop w:val="0"/>
          <w:marBottom w:val="0"/>
          <w:divBdr>
            <w:top w:val="none" w:sz="0" w:space="0" w:color="auto"/>
            <w:left w:val="none" w:sz="0" w:space="0" w:color="auto"/>
            <w:bottom w:val="none" w:sz="0" w:space="0" w:color="auto"/>
            <w:right w:val="none" w:sz="0" w:space="0" w:color="auto"/>
          </w:divBdr>
        </w:div>
        <w:div w:id="654066816">
          <w:marLeft w:val="480"/>
          <w:marRight w:val="0"/>
          <w:marTop w:val="0"/>
          <w:marBottom w:val="0"/>
          <w:divBdr>
            <w:top w:val="none" w:sz="0" w:space="0" w:color="auto"/>
            <w:left w:val="none" w:sz="0" w:space="0" w:color="auto"/>
            <w:bottom w:val="none" w:sz="0" w:space="0" w:color="auto"/>
            <w:right w:val="none" w:sz="0" w:space="0" w:color="auto"/>
          </w:divBdr>
        </w:div>
        <w:div w:id="712536875">
          <w:marLeft w:val="480"/>
          <w:marRight w:val="0"/>
          <w:marTop w:val="0"/>
          <w:marBottom w:val="0"/>
          <w:divBdr>
            <w:top w:val="none" w:sz="0" w:space="0" w:color="auto"/>
            <w:left w:val="none" w:sz="0" w:space="0" w:color="auto"/>
            <w:bottom w:val="none" w:sz="0" w:space="0" w:color="auto"/>
            <w:right w:val="none" w:sz="0" w:space="0" w:color="auto"/>
          </w:divBdr>
        </w:div>
        <w:div w:id="751123494">
          <w:marLeft w:val="480"/>
          <w:marRight w:val="0"/>
          <w:marTop w:val="0"/>
          <w:marBottom w:val="0"/>
          <w:divBdr>
            <w:top w:val="none" w:sz="0" w:space="0" w:color="auto"/>
            <w:left w:val="none" w:sz="0" w:space="0" w:color="auto"/>
            <w:bottom w:val="none" w:sz="0" w:space="0" w:color="auto"/>
            <w:right w:val="none" w:sz="0" w:space="0" w:color="auto"/>
          </w:divBdr>
        </w:div>
        <w:div w:id="759718862">
          <w:marLeft w:val="480"/>
          <w:marRight w:val="0"/>
          <w:marTop w:val="0"/>
          <w:marBottom w:val="0"/>
          <w:divBdr>
            <w:top w:val="none" w:sz="0" w:space="0" w:color="auto"/>
            <w:left w:val="none" w:sz="0" w:space="0" w:color="auto"/>
            <w:bottom w:val="none" w:sz="0" w:space="0" w:color="auto"/>
            <w:right w:val="none" w:sz="0" w:space="0" w:color="auto"/>
          </w:divBdr>
        </w:div>
        <w:div w:id="761266741">
          <w:marLeft w:val="480"/>
          <w:marRight w:val="0"/>
          <w:marTop w:val="0"/>
          <w:marBottom w:val="0"/>
          <w:divBdr>
            <w:top w:val="none" w:sz="0" w:space="0" w:color="auto"/>
            <w:left w:val="none" w:sz="0" w:space="0" w:color="auto"/>
            <w:bottom w:val="none" w:sz="0" w:space="0" w:color="auto"/>
            <w:right w:val="none" w:sz="0" w:space="0" w:color="auto"/>
          </w:divBdr>
        </w:div>
        <w:div w:id="786462782">
          <w:marLeft w:val="480"/>
          <w:marRight w:val="0"/>
          <w:marTop w:val="0"/>
          <w:marBottom w:val="0"/>
          <w:divBdr>
            <w:top w:val="none" w:sz="0" w:space="0" w:color="auto"/>
            <w:left w:val="none" w:sz="0" w:space="0" w:color="auto"/>
            <w:bottom w:val="none" w:sz="0" w:space="0" w:color="auto"/>
            <w:right w:val="none" w:sz="0" w:space="0" w:color="auto"/>
          </w:divBdr>
        </w:div>
        <w:div w:id="919292712">
          <w:marLeft w:val="480"/>
          <w:marRight w:val="0"/>
          <w:marTop w:val="0"/>
          <w:marBottom w:val="0"/>
          <w:divBdr>
            <w:top w:val="none" w:sz="0" w:space="0" w:color="auto"/>
            <w:left w:val="none" w:sz="0" w:space="0" w:color="auto"/>
            <w:bottom w:val="none" w:sz="0" w:space="0" w:color="auto"/>
            <w:right w:val="none" w:sz="0" w:space="0" w:color="auto"/>
          </w:divBdr>
        </w:div>
        <w:div w:id="930313906">
          <w:marLeft w:val="480"/>
          <w:marRight w:val="0"/>
          <w:marTop w:val="0"/>
          <w:marBottom w:val="0"/>
          <w:divBdr>
            <w:top w:val="none" w:sz="0" w:space="0" w:color="auto"/>
            <w:left w:val="none" w:sz="0" w:space="0" w:color="auto"/>
            <w:bottom w:val="none" w:sz="0" w:space="0" w:color="auto"/>
            <w:right w:val="none" w:sz="0" w:space="0" w:color="auto"/>
          </w:divBdr>
        </w:div>
        <w:div w:id="964582597">
          <w:marLeft w:val="480"/>
          <w:marRight w:val="0"/>
          <w:marTop w:val="0"/>
          <w:marBottom w:val="0"/>
          <w:divBdr>
            <w:top w:val="none" w:sz="0" w:space="0" w:color="auto"/>
            <w:left w:val="none" w:sz="0" w:space="0" w:color="auto"/>
            <w:bottom w:val="none" w:sz="0" w:space="0" w:color="auto"/>
            <w:right w:val="none" w:sz="0" w:space="0" w:color="auto"/>
          </w:divBdr>
        </w:div>
        <w:div w:id="1200824076">
          <w:marLeft w:val="480"/>
          <w:marRight w:val="0"/>
          <w:marTop w:val="0"/>
          <w:marBottom w:val="0"/>
          <w:divBdr>
            <w:top w:val="none" w:sz="0" w:space="0" w:color="auto"/>
            <w:left w:val="none" w:sz="0" w:space="0" w:color="auto"/>
            <w:bottom w:val="none" w:sz="0" w:space="0" w:color="auto"/>
            <w:right w:val="none" w:sz="0" w:space="0" w:color="auto"/>
          </w:divBdr>
        </w:div>
        <w:div w:id="1272399662">
          <w:marLeft w:val="480"/>
          <w:marRight w:val="0"/>
          <w:marTop w:val="0"/>
          <w:marBottom w:val="0"/>
          <w:divBdr>
            <w:top w:val="none" w:sz="0" w:space="0" w:color="auto"/>
            <w:left w:val="none" w:sz="0" w:space="0" w:color="auto"/>
            <w:bottom w:val="none" w:sz="0" w:space="0" w:color="auto"/>
            <w:right w:val="none" w:sz="0" w:space="0" w:color="auto"/>
          </w:divBdr>
        </w:div>
        <w:div w:id="1296913454">
          <w:marLeft w:val="480"/>
          <w:marRight w:val="0"/>
          <w:marTop w:val="0"/>
          <w:marBottom w:val="0"/>
          <w:divBdr>
            <w:top w:val="none" w:sz="0" w:space="0" w:color="auto"/>
            <w:left w:val="none" w:sz="0" w:space="0" w:color="auto"/>
            <w:bottom w:val="none" w:sz="0" w:space="0" w:color="auto"/>
            <w:right w:val="none" w:sz="0" w:space="0" w:color="auto"/>
          </w:divBdr>
        </w:div>
        <w:div w:id="1313173676">
          <w:marLeft w:val="480"/>
          <w:marRight w:val="0"/>
          <w:marTop w:val="0"/>
          <w:marBottom w:val="0"/>
          <w:divBdr>
            <w:top w:val="none" w:sz="0" w:space="0" w:color="auto"/>
            <w:left w:val="none" w:sz="0" w:space="0" w:color="auto"/>
            <w:bottom w:val="none" w:sz="0" w:space="0" w:color="auto"/>
            <w:right w:val="none" w:sz="0" w:space="0" w:color="auto"/>
          </w:divBdr>
        </w:div>
        <w:div w:id="1379479134">
          <w:marLeft w:val="480"/>
          <w:marRight w:val="0"/>
          <w:marTop w:val="0"/>
          <w:marBottom w:val="0"/>
          <w:divBdr>
            <w:top w:val="none" w:sz="0" w:space="0" w:color="auto"/>
            <w:left w:val="none" w:sz="0" w:space="0" w:color="auto"/>
            <w:bottom w:val="none" w:sz="0" w:space="0" w:color="auto"/>
            <w:right w:val="none" w:sz="0" w:space="0" w:color="auto"/>
          </w:divBdr>
        </w:div>
        <w:div w:id="1408919783">
          <w:marLeft w:val="480"/>
          <w:marRight w:val="0"/>
          <w:marTop w:val="0"/>
          <w:marBottom w:val="0"/>
          <w:divBdr>
            <w:top w:val="none" w:sz="0" w:space="0" w:color="auto"/>
            <w:left w:val="none" w:sz="0" w:space="0" w:color="auto"/>
            <w:bottom w:val="none" w:sz="0" w:space="0" w:color="auto"/>
            <w:right w:val="none" w:sz="0" w:space="0" w:color="auto"/>
          </w:divBdr>
        </w:div>
        <w:div w:id="1420247364">
          <w:marLeft w:val="480"/>
          <w:marRight w:val="0"/>
          <w:marTop w:val="0"/>
          <w:marBottom w:val="0"/>
          <w:divBdr>
            <w:top w:val="none" w:sz="0" w:space="0" w:color="auto"/>
            <w:left w:val="none" w:sz="0" w:space="0" w:color="auto"/>
            <w:bottom w:val="none" w:sz="0" w:space="0" w:color="auto"/>
            <w:right w:val="none" w:sz="0" w:space="0" w:color="auto"/>
          </w:divBdr>
        </w:div>
        <w:div w:id="1427268592">
          <w:marLeft w:val="480"/>
          <w:marRight w:val="0"/>
          <w:marTop w:val="0"/>
          <w:marBottom w:val="0"/>
          <w:divBdr>
            <w:top w:val="none" w:sz="0" w:space="0" w:color="auto"/>
            <w:left w:val="none" w:sz="0" w:space="0" w:color="auto"/>
            <w:bottom w:val="none" w:sz="0" w:space="0" w:color="auto"/>
            <w:right w:val="none" w:sz="0" w:space="0" w:color="auto"/>
          </w:divBdr>
        </w:div>
        <w:div w:id="1493184610">
          <w:marLeft w:val="480"/>
          <w:marRight w:val="0"/>
          <w:marTop w:val="0"/>
          <w:marBottom w:val="0"/>
          <w:divBdr>
            <w:top w:val="none" w:sz="0" w:space="0" w:color="auto"/>
            <w:left w:val="none" w:sz="0" w:space="0" w:color="auto"/>
            <w:bottom w:val="none" w:sz="0" w:space="0" w:color="auto"/>
            <w:right w:val="none" w:sz="0" w:space="0" w:color="auto"/>
          </w:divBdr>
        </w:div>
        <w:div w:id="1514414203">
          <w:marLeft w:val="480"/>
          <w:marRight w:val="0"/>
          <w:marTop w:val="0"/>
          <w:marBottom w:val="0"/>
          <w:divBdr>
            <w:top w:val="none" w:sz="0" w:space="0" w:color="auto"/>
            <w:left w:val="none" w:sz="0" w:space="0" w:color="auto"/>
            <w:bottom w:val="none" w:sz="0" w:space="0" w:color="auto"/>
            <w:right w:val="none" w:sz="0" w:space="0" w:color="auto"/>
          </w:divBdr>
        </w:div>
        <w:div w:id="1588271204">
          <w:marLeft w:val="480"/>
          <w:marRight w:val="0"/>
          <w:marTop w:val="0"/>
          <w:marBottom w:val="0"/>
          <w:divBdr>
            <w:top w:val="none" w:sz="0" w:space="0" w:color="auto"/>
            <w:left w:val="none" w:sz="0" w:space="0" w:color="auto"/>
            <w:bottom w:val="none" w:sz="0" w:space="0" w:color="auto"/>
            <w:right w:val="none" w:sz="0" w:space="0" w:color="auto"/>
          </w:divBdr>
        </w:div>
        <w:div w:id="1600025896">
          <w:marLeft w:val="480"/>
          <w:marRight w:val="0"/>
          <w:marTop w:val="0"/>
          <w:marBottom w:val="0"/>
          <w:divBdr>
            <w:top w:val="none" w:sz="0" w:space="0" w:color="auto"/>
            <w:left w:val="none" w:sz="0" w:space="0" w:color="auto"/>
            <w:bottom w:val="none" w:sz="0" w:space="0" w:color="auto"/>
            <w:right w:val="none" w:sz="0" w:space="0" w:color="auto"/>
          </w:divBdr>
        </w:div>
        <w:div w:id="1730958705">
          <w:marLeft w:val="480"/>
          <w:marRight w:val="0"/>
          <w:marTop w:val="0"/>
          <w:marBottom w:val="0"/>
          <w:divBdr>
            <w:top w:val="none" w:sz="0" w:space="0" w:color="auto"/>
            <w:left w:val="none" w:sz="0" w:space="0" w:color="auto"/>
            <w:bottom w:val="none" w:sz="0" w:space="0" w:color="auto"/>
            <w:right w:val="none" w:sz="0" w:space="0" w:color="auto"/>
          </w:divBdr>
        </w:div>
        <w:div w:id="1770853497">
          <w:marLeft w:val="480"/>
          <w:marRight w:val="0"/>
          <w:marTop w:val="0"/>
          <w:marBottom w:val="0"/>
          <w:divBdr>
            <w:top w:val="none" w:sz="0" w:space="0" w:color="auto"/>
            <w:left w:val="none" w:sz="0" w:space="0" w:color="auto"/>
            <w:bottom w:val="none" w:sz="0" w:space="0" w:color="auto"/>
            <w:right w:val="none" w:sz="0" w:space="0" w:color="auto"/>
          </w:divBdr>
        </w:div>
        <w:div w:id="1862280592">
          <w:marLeft w:val="480"/>
          <w:marRight w:val="0"/>
          <w:marTop w:val="0"/>
          <w:marBottom w:val="0"/>
          <w:divBdr>
            <w:top w:val="none" w:sz="0" w:space="0" w:color="auto"/>
            <w:left w:val="none" w:sz="0" w:space="0" w:color="auto"/>
            <w:bottom w:val="none" w:sz="0" w:space="0" w:color="auto"/>
            <w:right w:val="none" w:sz="0" w:space="0" w:color="auto"/>
          </w:divBdr>
        </w:div>
        <w:div w:id="1887524996">
          <w:marLeft w:val="480"/>
          <w:marRight w:val="0"/>
          <w:marTop w:val="0"/>
          <w:marBottom w:val="0"/>
          <w:divBdr>
            <w:top w:val="none" w:sz="0" w:space="0" w:color="auto"/>
            <w:left w:val="none" w:sz="0" w:space="0" w:color="auto"/>
            <w:bottom w:val="none" w:sz="0" w:space="0" w:color="auto"/>
            <w:right w:val="none" w:sz="0" w:space="0" w:color="auto"/>
          </w:divBdr>
        </w:div>
        <w:div w:id="1971200643">
          <w:marLeft w:val="480"/>
          <w:marRight w:val="0"/>
          <w:marTop w:val="0"/>
          <w:marBottom w:val="0"/>
          <w:divBdr>
            <w:top w:val="none" w:sz="0" w:space="0" w:color="auto"/>
            <w:left w:val="none" w:sz="0" w:space="0" w:color="auto"/>
            <w:bottom w:val="none" w:sz="0" w:space="0" w:color="auto"/>
            <w:right w:val="none" w:sz="0" w:space="0" w:color="auto"/>
          </w:divBdr>
        </w:div>
        <w:div w:id="1985810928">
          <w:marLeft w:val="480"/>
          <w:marRight w:val="0"/>
          <w:marTop w:val="0"/>
          <w:marBottom w:val="0"/>
          <w:divBdr>
            <w:top w:val="none" w:sz="0" w:space="0" w:color="auto"/>
            <w:left w:val="none" w:sz="0" w:space="0" w:color="auto"/>
            <w:bottom w:val="none" w:sz="0" w:space="0" w:color="auto"/>
            <w:right w:val="none" w:sz="0" w:space="0" w:color="auto"/>
          </w:divBdr>
        </w:div>
        <w:div w:id="2008828472">
          <w:marLeft w:val="480"/>
          <w:marRight w:val="0"/>
          <w:marTop w:val="0"/>
          <w:marBottom w:val="0"/>
          <w:divBdr>
            <w:top w:val="none" w:sz="0" w:space="0" w:color="auto"/>
            <w:left w:val="none" w:sz="0" w:space="0" w:color="auto"/>
            <w:bottom w:val="none" w:sz="0" w:space="0" w:color="auto"/>
            <w:right w:val="none" w:sz="0" w:space="0" w:color="auto"/>
          </w:divBdr>
        </w:div>
        <w:div w:id="2017805470">
          <w:marLeft w:val="480"/>
          <w:marRight w:val="0"/>
          <w:marTop w:val="0"/>
          <w:marBottom w:val="0"/>
          <w:divBdr>
            <w:top w:val="none" w:sz="0" w:space="0" w:color="auto"/>
            <w:left w:val="none" w:sz="0" w:space="0" w:color="auto"/>
            <w:bottom w:val="none" w:sz="0" w:space="0" w:color="auto"/>
            <w:right w:val="none" w:sz="0" w:space="0" w:color="auto"/>
          </w:divBdr>
        </w:div>
        <w:div w:id="2041663188">
          <w:marLeft w:val="480"/>
          <w:marRight w:val="0"/>
          <w:marTop w:val="0"/>
          <w:marBottom w:val="0"/>
          <w:divBdr>
            <w:top w:val="none" w:sz="0" w:space="0" w:color="auto"/>
            <w:left w:val="none" w:sz="0" w:space="0" w:color="auto"/>
            <w:bottom w:val="none" w:sz="0" w:space="0" w:color="auto"/>
            <w:right w:val="none" w:sz="0" w:space="0" w:color="auto"/>
          </w:divBdr>
        </w:div>
        <w:div w:id="2044553591">
          <w:marLeft w:val="480"/>
          <w:marRight w:val="0"/>
          <w:marTop w:val="0"/>
          <w:marBottom w:val="0"/>
          <w:divBdr>
            <w:top w:val="none" w:sz="0" w:space="0" w:color="auto"/>
            <w:left w:val="none" w:sz="0" w:space="0" w:color="auto"/>
            <w:bottom w:val="none" w:sz="0" w:space="0" w:color="auto"/>
            <w:right w:val="none" w:sz="0" w:space="0" w:color="auto"/>
          </w:divBdr>
        </w:div>
        <w:div w:id="2079667594">
          <w:marLeft w:val="480"/>
          <w:marRight w:val="0"/>
          <w:marTop w:val="0"/>
          <w:marBottom w:val="0"/>
          <w:divBdr>
            <w:top w:val="none" w:sz="0" w:space="0" w:color="auto"/>
            <w:left w:val="none" w:sz="0" w:space="0" w:color="auto"/>
            <w:bottom w:val="none" w:sz="0" w:space="0" w:color="auto"/>
            <w:right w:val="none" w:sz="0" w:space="0" w:color="auto"/>
          </w:divBdr>
        </w:div>
        <w:div w:id="2083142811">
          <w:marLeft w:val="480"/>
          <w:marRight w:val="0"/>
          <w:marTop w:val="0"/>
          <w:marBottom w:val="0"/>
          <w:divBdr>
            <w:top w:val="none" w:sz="0" w:space="0" w:color="auto"/>
            <w:left w:val="none" w:sz="0" w:space="0" w:color="auto"/>
            <w:bottom w:val="none" w:sz="0" w:space="0" w:color="auto"/>
            <w:right w:val="none" w:sz="0" w:space="0" w:color="auto"/>
          </w:divBdr>
        </w:div>
      </w:divsChild>
    </w:div>
    <w:div w:id="637953769">
      <w:bodyDiv w:val="1"/>
      <w:marLeft w:val="0"/>
      <w:marRight w:val="0"/>
      <w:marTop w:val="0"/>
      <w:marBottom w:val="0"/>
      <w:divBdr>
        <w:top w:val="none" w:sz="0" w:space="0" w:color="auto"/>
        <w:left w:val="none" w:sz="0" w:space="0" w:color="auto"/>
        <w:bottom w:val="none" w:sz="0" w:space="0" w:color="auto"/>
        <w:right w:val="none" w:sz="0" w:space="0" w:color="auto"/>
      </w:divBdr>
      <w:divsChild>
        <w:div w:id="969821665">
          <w:marLeft w:val="640"/>
          <w:marRight w:val="0"/>
          <w:marTop w:val="0"/>
          <w:marBottom w:val="0"/>
          <w:divBdr>
            <w:top w:val="none" w:sz="0" w:space="0" w:color="auto"/>
            <w:left w:val="none" w:sz="0" w:space="0" w:color="auto"/>
            <w:bottom w:val="none" w:sz="0" w:space="0" w:color="auto"/>
            <w:right w:val="none" w:sz="0" w:space="0" w:color="auto"/>
          </w:divBdr>
        </w:div>
        <w:div w:id="820999895">
          <w:marLeft w:val="640"/>
          <w:marRight w:val="0"/>
          <w:marTop w:val="0"/>
          <w:marBottom w:val="0"/>
          <w:divBdr>
            <w:top w:val="none" w:sz="0" w:space="0" w:color="auto"/>
            <w:left w:val="none" w:sz="0" w:space="0" w:color="auto"/>
            <w:bottom w:val="none" w:sz="0" w:space="0" w:color="auto"/>
            <w:right w:val="none" w:sz="0" w:space="0" w:color="auto"/>
          </w:divBdr>
        </w:div>
        <w:div w:id="949553828">
          <w:marLeft w:val="640"/>
          <w:marRight w:val="0"/>
          <w:marTop w:val="0"/>
          <w:marBottom w:val="0"/>
          <w:divBdr>
            <w:top w:val="none" w:sz="0" w:space="0" w:color="auto"/>
            <w:left w:val="none" w:sz="0" w:space="0" w:color="auto"/>
            <w:bottom w:val="none" w:sz="0" w:space="0" w:color="auto"/>
            <w:right w:val="none" w:sz="0" w:space="0" w:color="auto"/>
          </w:divBdr>
        </w:div>
        <w:div w:id="1069965418">
          <w:marLeft w:val="640"/>
          <w:marRight w:val="0"/>
          <w:marTop w:val="0"/>
          <w:marBottom w:val="0"/>
          <w:divBdr>
            <w:top w:val="none" w:sz="0" w:space="0" w:color="auto"/>
            <w:left w:val="none" w:sz="0" w:space="0" w:color="auto"/>
            <w:bottom w:val="none" w:sz="0" w:space="0" w:color="auto"/>
            <w:right w:val="none" w:sz="0" w:space="0" w:color="auto"/>
          </w:divBdr>
        </w:div>
        <w:div w:id="613942751">
          <w:marLeft w:val="640"/>
          <w:marRight w:val="0"/>
          <w:marTop w:val="0"/>
          <w:marBottom w:val="0"/>
          <w:divBdr>
            <w:top w:val="none" w:sz="0" w:space="0" w:color="auto"/>
            <w:left w:val="none" w:sz="0" w:space="0" w:color="auto"/>
            <w:bottom w:val="none" w:sz="0" w:space="0" w:color="auto"/>
            <w:right w:val="none" w:sz="0" w:space="0" w:color="auto"/>
          </w:divBdr>
        </w:div>
        <w:div w:id="608514849">
          <w:marLeft w:val="640"/>
          <w:marRight w:val="0"/>
          <w:marTop w:val="0"/>
          <w:marBottom w:val="0"/>
          <w:divBdr>
            <w:top w:val="none" w:sz="0" w:space="0" w:color="auto"/>
            <w:left w:val="none" w:sz="0" w:space="0" w:color="auto"/>
            <w:bottom w:val="none" w:sz="0" w:space="0" w:color="auto"/>
            <w:right w:val="none" w:sz="0" w:space="0" w:color="auto"/>
          </w:divBdr>
        </w:div>
        <w:div w:id="1462305473">
          <w:marLeft w:val="640"/>
          <w:marRight w:val="0"/>
          <w:marTop w:val="0"/>
          <w:marBottom w:val="0"/>
          <w:divBdr>
            <w:top w:val="none" w:sz="0" w:space="0" w:color="auto"/>
            <w:left w:val="none" w:sz="0" w:space="0" w:color="auto"/>
            <w:bottom w:val="none" w:sz="0" w:space="0" w:color="auto"/>
            <w:right w:val="none" w:sz="0" w:space="0" w:color="auto"/>
          </w:divBdr>
        </w:div>
        <w:div w:id="115753824">
          <w:marLeft w:val="640"/>
          <w:marRight w:val="0"/>
          <w:marTop w:val="0"/>
          <w:marBottom w:val="0"/>
          <w:divBdr>
            <w:top w:val="none" w:sz="0" w:space="0" w:color="auto"/>
            <w:left w:val="none" w:sz="0" w:space="0" w:color="auto"/>
            <w:bottom w:val="none" w:sz="0" w:space="0" w:color="auto"/>
            <w:right w:val="none" w:sz="0" w:space="0" w:color="auto"/>
          </w:divBdr>
        </w:div>
        <w:div w:id="1984042630">
          <w:marLeft w:val="640"/>
          <w:marRight w:val="0"/>
          <w:marTop w:val="0"/>
          <w:marBottom w:val="0"/>
          <w:divBdr>
            <w:top w:val="none" w:sz="0" w:space="0" w:color="auto"/>
            <w:left w:val="none" w:sz="0" w:space="0" w:color="auto"/>
            <w:bottom w:val="none" w:sz="0" w:space="0" w:color="auto"/>
            <w:right w:val="none" w:sz="0" w:space="0" w:color="auto"/>
          </w:divBdr>
        </w:div>
        <w:div w:id="575406663">
          <w:marLeft w:val="640"/>
          <w:marRight w:val="0"/>
          <w:marTop w:val="0"/>
          <w:marBottom w:val="0"/>
          <w:divBdr>
            <w:top w:val="none" w:sz="0" w:space="0" w:color="auto"/>
            <w:left w:val="none" w:sz="0" w:space="0" w:color="auto"/>
            <w:bottom w:val="none" w:sz="0" w:space="0" w:color="auto"/>
            <w:right w:val="none" w:sz="0" w:space="0" w:color="auto"/>
          </w:divBdr>
        </w:div>
        <w:div w:id="254830933">
          <w:marLeft w:val="640"/>
          <w:marRight w:val="0"/>
          <w:marTop w:val="0"/>
          <w:marBottom w:val="0"/>
          <w:divBdr>
            <w:top w:val="none" w:sz="0" w:space="0" w:color="auto"/>
            <w:left w:val="none" w:sz="0" w:space="0" w:color="auto"/>
            <w:bottom w:val="none" w:sz="0" w:space="0" w:color="auto"/>
            <w:right w:val="none" w:sz="0" w:space="0" w:color="auto"/>
          </w:divBdr>
        </w:div>
        <w:div w:id="172762243">
          <w:marLeft w:val="640"/>
          <w:marRight w:val="0"/>
          <w:marTop w:val="0"/>
          <w:marBottom w:val="0"/>
          <w:divBdr>
            <w:top w:val="none" w:sz="0" w:space="0" w:color="auto"/>
            <w:left w:val="none" w:sz="0" w:space="0" w:color="auto"/>
            <w:bottom w:val="none" w:sz="0" w:space="0" w:color="auto"/>
            <w:right w:val="none" w:sz="0" w:space="0" w:color="auto"/>
          </w:divBdr>
        </w:div>
        <w:div w:id="627469312">
          <w:marLeft w:val="640"/>
          <w:marRight w:val="0"/>
          <w:marTop w:val="0"/>
          <w:marBottom w:val="0"/>
          <w:divBdr>
            <w:top w:val="none" w:sz="0" w:space="0" w:color="auto"/>
            <w:left w:val="none" w:sz="0" w:space="0" w:color="auto"/>
            <w:bottom w:val="none" w:sz="0" w:space="0" w:color="auto"/>
            <w:right w:val="none" w:sz="0" w:space="0" w:color="auto"/>
          </w:divBdr>
        </w:div>
        <w:div w:id="326371015">
          <w:marLeft w:val="640"/>
          <w:marRight w:val="0"/>
          <w:marTop w:val="0"/>
          <w:marBottom w:val="0"/>
          <w:divBdr>
            <w:top w:val="none" w:sz="0" w:space="0" w:color="auto"/>
            <w:left w:val="none" w:sz="0" w:space="0" w:color="auto"/>
            <w:bottom w:val="none" w:sz="0" w:space="0" w:color="auto"/>
            <w:right w:val="none" w:sz="0" w:space="0" w:color="auto"/>
          </w:divBdr>
        </w:div>
        <w:div w:id="239096195">
          <w:marLeft w:val="640"/>
          <w:marRight w:val="0"/>
          <w:marTop w:val="0"/>
          <w:marBottom w:val="0"/>
          <w:divBdr>
            <w:top w:val="none" w:sz="0" w:space="0" w:color="auto"/>
            <w:left w:val="none" w:sz="0" w:space="0" w:color="auto"/>
            <w:bottom w:val="none" w:sz="0" w:space="0" w:color="auto"/>
            <w:right w:val="none" w:sz="0" w:space="0" w:color="auto"/>
          </w:divBdr>
        </w:div>
        <w:div w:id="447355300">
          <w:marLeft w:val="640"/>
          <w:marRight w:val="0"/>
          <w:marTop w:val="0"/>
          <w:marBottom w:val="0"/>
          <w:divBdr>
            <w:top w:val="none" w:sz="0" w:space="0" w:color="auto"/>
            <w:left w:val="none" w:sz="0" w:space="0" w:color="auto"/>
            <w:bottom w:val="none" w:sz="0" w:space="0" w:color="auto"/>
            <w:right w:val="none" w:sz="0" w:space="0" w:color="auto"/>
          </w:divBdr>
        </w:div>
        <w:div w:id="2044089264">
          <w:marLeft w:val="640"/>
          <w:marRight w:val="0"/>
          <w:marTop w:val="0"/>
          <w:marBottom w:val="0"/>
          <w:divBdr>
            <w:top w:val="none" w:sz="0" w:space="0" w:color="auto"/>
            <w:left w:val="none" w:sz="0" w:space="0" w:color="auto"/>
            <w:bottom w:val="none" w:sz="0" w:space="0" w:color="auto"/>
            <w:right w:val="none" w:sz="0" w:space="0" w:color="auto"/>
          </w:divBdr>
        </w:div>
        <w:div w:id="436560102">
          <w:marLeft w:val="640"/>
          <w:marRight w:val="0"/>
          <w:marTop w:val="0"/>
          <w:marBottom w:val="0"/>
          <w:divBdr>
            <w:top w:val="none" w:sz="0" w:space="0" w:color="auto"/>
            <w:left w:val="none" w:sz="0" w:space="0" w:color="auto"/>
            <w:bottom w:val="none" w:sz="0" w:space="0" w:color="auto"/>
            <w:right w:val="none" w:sz="0" w:space="0" w:color="auto"/>
          </w:divBdr>
        </w:div>
        <w:div w:id="2130318250">
          <w:marLeft w:val="640"/>
          <w:marRight w:val="0"/>
          <w:marTop w:val="0"/>
          <w:marBottom w:val="0"/>
          <w:divBdr>
            <w:top w:val="none" w:sz="0" w:space="0" w:color="auto"/>
            <w:left w:val="none" w:sz="0" w:space="0" w:color="auto"/>
            <w:bottom w:val="none" w:sz="0" w:space="0" w:color="auto"/>
            <w:right w:val="none" w:sz="0" w:space="0" w:color="auto"/>
          </w:divBdr>
        </w:div>
        <w:div w:id="1458253046">
          <w:marLeft w:val="640"/>
          <w:marRight w:val="0"/>
          <w:marTop w:val="0"/>
          <w:marBottom w:val="0"/>
          <w:divBdr>
            <w:top w:val="none" w:sz="0" w:space="0" w:color="auto"/>
            <w:left w:val="none" w:sz="0" w:space="0" w:color="auto"/>
            <w:bottom w:val="none" w:sz="0" w:space="0" w:color="auto"/>
            <w:right w:val="none" w:sz="0" w:space="0" w:color="auto"/>
          </w:divBdr>
        </w:div>
        <w:div w:id="1574120065">
          <w:marLeft w:val="640"/>
          <w:marRight w:val="0"/>
          <w:marTop w:val="0"/>
          <w:marBottom w:val="0"/>
          <w:divBdr>
            <w:top w:val="none" w:sz="0" w:space="0" w:color="auto"/>
            <w:left w:val="none" w:sz="0" w:space="0" w:color="auto"/>
            <w:bottom w:val="none" w:sz="0" w:space="0" w:color="auto"/>
            <w:right w:val="none" w:sz="0" w:space="0" w:color="auto"/>
          </w:divBdr>
        </w:div>
        <w:div w:id="279143678">
          <w:marLeft w:val="640"/>
          <w:marRight w:val="0"/>
          <w:marTop w:val="0"/>
          <w:marBottom w:val="0"/>
          <w:divBdr>
            <w:top w:val="none" w:sz="0" w:space="0" w:color="auto"/>
            <w:left w:val="none" w:sz="0" w:space="0" w:color="auto"/>
            <w:bottom w:val="none" w:sz="0" w:space="0" w:color="auto"/>
            <w:right w:val="none" w:sz="0" w:space="0" w:color="auto"/>
          </w:divBdr>
        </w:div>
        <w:div w:id="588463104">
          <w:marLeft w:val="640"/>
          <w:marRight w:val="0"/>
          <w:marTop w:val="0"/>
          <w:marBottom w:val="0"/>
          <w:divBdr>
            <w:top w:val="none" w:sz="0" w:space="0" w:color="auto"/>
            <w:left w:val="none" w:sz="0" w:space="0" w:color="auto"/>
            <w:bottom w:val="none" w:sz="0" w:space="0" w:color="auto"/>
            <w:right w:val="none" w:sz="0" w:space="0" w:color="auto"/>
          </w:divBdr>
        </w:div>
        <w:div w:id="1259366986">
          <w:marLeft w:val="640"/>
          <w:marRight w:val="0"/>
          <w:marTop w:val="0"/>
          <w:marBottom w:val="0"/>
          <w:divBdr>
            <w:top w:val="none" w:sz="0" w:space="0" w:color="auto"/>
            <w:left w:val="none" w:sz="0" w:space="0" w:color="auto"/>
            <w:bottom w:val="none" w:sz="0" w:space="0" w:color="auto"/>
            <w:right w:val="none" w:sz="0" w:space="0" w:color="auto"/>
          </w:divBdr>
        </w:div>
        <w:div w:id="667176107">
          <w:marLeft w:val="640"/>
          <w:marRight w:val="0"/>
          <w:marTop w:val="0"/>
          <w:marBottom w:val="0"/>
          <w:divBdr>
            <w:top w:val="none" w:sz="0" w:space="0" w:color="auto"/>
            <w:left w:val="none" w:sz="0" w:space="0" w:color="auto"/>
            <w:bottom w:val="none" w:sz="0" w:space="0" w:color="auto"/>
            <w:right w:val="none" w:sz="0" w:space="0" w:color="auto"/>
          </w:divBdr>
        </w:div>
        <w:div w:id="1655915446">
          <w:marLeft w:val="640"/>
          <w:marRight w:val="0"/>
          <w:marTop w:val="0"/>
          <w:marBottom w:val="0"/>
          <w:divBdr>
            <w:top w:val="none" w:sz="0" w:space="0" w:color="auto"/>
            <w:left w:val="none" w:sz="0" w:space="0" w:color="auto"/>
            <w:bottom w:val="none" w:sz="0" w:space="0" w:color="auto"/>
            <w:right w:val="none" w:sz="0" w:space="0" w:color="auto"/>
          </w:divBdr>
        </w:div>
        <w:div w:id="238103763">
          <w:marLeft w:val="640"/>
          <w:marRight w:val="0"/>
          <w:marTop w:val="0"/>
          <w:marBottom w:val="0"/>
          <w:divBdr>
            <w:top w:val="none" w:sz="0" w:space="0" w:color="auto"/>
            <w:left w:val="none" w:sz="0" w:space="0" w:color="auto"/>
            <w:bottom w:val="none" w:sz="0" w:space="0" w:color="auto"/>
            <w:right w:val="none" w:sz="0" w:space="0" w:color="auto"/>
          </w:divBdr>
        </w:div>
        <w:div w:id="442384129">
          <w:marLeft w:val="640"/>
          <w:marRight w:val="0"/>
          <w:marTop w:val="0"/>
          <w:marBottom w:val="0"/>
          <w:divBdr>
            <w:top w:val="none" w:sz="0" w:space="0" w:color="auto"/>
            <w:left w:val="none" w:sz="0" w:space="0" w:color="auto"/>
            <w:bottom w:val="none" w:sz="0" w:space="0" w:color="auto"/>
            <w:right w:val="none" w:sz="0" w:space="0" w:color="auto"/>
          </w:divBdr>
        </w:div>
        <w:div w:id="1352491574">
          <w:marLeft w:val="640"/>
          <w:marRight w:val="0"/>
          <w:marTop w:val="0"/>
          <w:marBottom w:val="0"/>
          <w:divBdr>
            <w:top w:val="none" w:sz="0" w:space="0" w:color="auto"/>
            <w:left w:val="none" w:sz="0" w:space="0" w:color="auto"/>
            <w:bottom w:val="none" w:sz="0" w:space="0" w:color="auto"/>
            <w:right w:val="none" w:sz="0" w:space="0" w:color="auto"/>
          </w:divBdr>
        </w:div>
        <w:div w:id="636182805">
          <w:marLeft w:val="640"/>
          <w:marRight w:val="0"/>
          <w:marTop w:val="0"/>
          <w:marBottom w:val="0"/>
          <w:divBdr>
            <w:top w:val="none" w:sz="0" w:space="0" w:color="auto"/>
            <w:left w:val="none" w:sz="0" w:space="0" w:color="auto"/>
            <w:bottom w:val="none" w:sz="0" w:space="0" w:color="auto"/>
            <w:right w:val="none" w:sz="0" w:space="0" w:color="auto"/>
          </w:divBdr>
        </w:div>
        <w:div w:id="249850331">
          <w:marLeft w:val="640"/>
          <w:marRight w:val="0"/>
          <w:marTop w:val="0"/>
          <w:marBottom w:val="0"/>
          <w:divBdr>
            <w:top w:val="none" w:sz="0" w:space="0" w:color="auto"/>
            <w:left w:val="none" w:sz="0" w:space="0" w:color="auto"/>
            <w:bottom w:val="none" w:sz="0" w:space="0" w:color="auto"/>
            <w:right w:val="none" w:sz="0" w:space="0" w:color="auto"/>
          </w:divBdr>
        </w:div>
        <w:div w:id="1181698533">
          <w:marLeft w:val="640"/>
          <w:marRight w:val="0"/>
          <w:marTop w:val="0"/>
          <w:marBottom w:val="0"/>
          <w:divBdr>
            <w:top w:val="none" w:sz="0" w:space="0" w:color="auto"/>
            <w:left w:val="none" w:sz="0" w:space="0" w:color="auto"/>
            <w:bottom w:val="none" w:sz="0" w:space="0" w:color="auto"/>
            <w:right w:val="none" w:sz="0" w:space="0" w:color="auto"/>
          </w:divBdr>
        </w:div>
        <w:div w:id="1491672898">
          <w:marLeft w:val="640"/>
          <w:marRight w:val="0"/>
          <w:marTop w:val="0"/>
          <w:marBottom w:val="0"/>
          <w:divBdr>
            <w:top w:val="none" w:sz="0" w:space="0" w:color="auto"/>
            <w:left w:val="none" w:sz="0" w:space="0" w:color="auto"/>
            <w:bottom w:val="none" w:sz="0" w:space="0" w:color="auto"/>
            <w:right w:val="none" w:sz="0" w:space="0" w:color="auto"/>
          </w:divBdr>
        </w:div>
        <w:div w:id="1110709182">
          <w:marLeft w:val="640"/>
          <w:marRight w:val="0"/>
          <w:marTop w:val="0"/>
          <w:marBottom w:val="0"/>
          <w:divBdr>
            <w:top w:val="none" w:sz="0" w:space="0" w:color="auto"/>
            <w:left w:val="none" w:sz="0" w:space="0" w:color="auto"/>
            <w:bottom w:val="none" w:sz="0" w:space="0" w:color="auto"/>
            <w:right w:val="none" w:sz="0" w:space="0" w:color="auto"/>
          </w:divBdr>
        </w:div>
        <w:div w:id="563108045">
          <w:marLeft w:val="640"/>
          <w:marRight w:val="0"/>
          <w:marTop w:val="0"/>
          <w:marBottom w:val="0"/>
          <w:divBdr>
            <w:top w:val="none" w:sz="0" w:space="0" w:color="auto"/>
            <w:left w:val="none" w:sz="0" w:space="0" w:color="auto"/>
            <w:bottom w:val="none" w:sz="0" w:space="0" w:color="auto"/>
            <w:right w:val="none" w:sz="0" w:space="0" w:color="auto"/>
          </w:divBdr>
        </w:div>
        <w:div w:id="219484266">
          <w:marLeft w:val="640"/>
          <w:marRight w:val="0"/>
          <w:marTop w:val="0"/>
          <w:marBottom w:val="0"/>
          <w:divBdr>
            <w:top w:val="none" w:sz="0" w:space="0" w:color="auto"/>
            <w:left w:val="none" w:sz="0" w:space="0" w:color="auto"/>
            <w:bottom w:val="none" w:sz="0" w:space="0" w:color="auto"/>
            <w:right w:val="none" w:sz="0" w:space="0" w:color="auto"/>
          </w:divBdr>
        </w:div>
        <w:div w:id="2095204341">
          <w:marLeft w:val="640"/>
          <w:marRight w:val="0"/>
          <w:marTop w:val="0"/>
          <w:marBottom w:val="0"/>
          <w:divBdr>
            <w:top w:val="none" w:sz="0" w:space="0" w:color="auto"/>
            <w:left w:val="none" w:sz="0" w:space="0" w:color="auto"/>
            <w:bottom w:val="none" w:sz="0" w:space="0" w:color="auto"/>
            <w:right w:val="none" w:sz="0" w:space="0" w:color="auto"/>
          </w:divBdr>
        </w:div>
        <w:div w:id="2041971603">
          <w:marLeft w:val="640"/>
          <w:marRight w:val="0"/>
          <w:marTop w:val="0"/>
          <w:marBottom w:val="0"/>
          <w:divBdr>
            <w:top w:val="none" w:sz="0" w:space="0" w:color="auto"/>
            <w:left w:val="none" w:sz="0" w:space="0" w:color="auto"/>
            <w:bottom w:val="none" w:sz="0" w:space="0" w:color="auto"/>
            <w:right w:val="none" w:sz="0" w:space="0" w:color="auto"/>
          </w:divBdr>
        </w:div>
        <w:div w:id="414130728">
          <w:marLeft w:val="640"/>
          <w:marRight w:val="0"/>
          <w:marTop w:val="0"/>
          <w:marBottom w:val="0"/>
          <w:divBdr>
            <w:top w:val="none" w:sz="0" w:space="0" w:color="auto"/>
            <w:left w:val="none" w:sz="0" w:space="0" w:color="auto"/>
            <w:bottom w:val="none" w:sz="0" w:space="0" w:color="auto"/>
            <w:right w:val="none" w:sz="0" w:space="0" w:color="auto"/>
          </w:divBdr>
        </w:div>
        <w:div w:id="1382945565">
          <w:marLeft w:val="640"/>
          <w:marRight w:val="0"/>
          <w:marTop w:val="0"/>
          <w:marBottom w:val="0"/>
          <w:divBdr>
            <w:top w:val="none" w:sz="0" w:space="0" w:color="auto"/>
            <w:left w:val="none" w:sz="0" w:space="0" w:color="auto"/>
            <w:bottom w:val="none" w:sz="0" w:space="0" w:color="auto"/>
            <w:right w:val="none" w:sz="0" w:space="0" w:color="auto"/>
          </w:divBdr>
        </w:div>
        <w:div w:id="58136721">
          <w:marLeft w:val="640"/>
          <w:marRight w:val="0"/>
          <w:marTop w:val="0"/>
          <w:marBottom w:val="0"/>
          <w:divBdr>
            <w:top w:val="none" w:sz="0" w:space="0" w:color="auto"/>
            <w:left w:val="none" w:sz="0" w:space="0" w:color="auto"/>
            <w:bottom w:val="none" w:sz="0" w:space="0" w:color="auto"/>
            <w:right w:val="none" w:sz="0" w:space="0" w:color="auto"/>
          </w:divBdr>
        </w:div>
        <w:div w:id="553735194">
          <w:marLeft w:val="640"/>
          <w:marRight w:val="0"/>
          <w:marTop w:val="0"/>
          <w:marBottom w:val="0"/>
          <w:divBdr>
            <w:top w:val="none" w:sz="0" w:space="0" w:color="auto"/>
            <w:left w:val="none" w:sz="0" w:space="0" w:color="auto"/>
            <w:bottom w:val="none" w:sz="0" w:space="0" w:color="auto"/>
            <w:right w:val="none" w:sz="0" w:space="0" w:color="auto"/>
          </w:divBdr>
        </w:div>
        <w:div w:id="1150251730">
          <w:marLeft w:val="640"/>
          <w:marRight w:val="0"/>
          <w:marTop w:val="0"/>
          <w:marBottom w:val="0"/>
          <w:divBdr>
            <w:top w:val="none" w:sz="0" w:space="0" w:color="auto"/>
            <w:left w:val="none" w:sz="0" w:space="0" w:color="auto"/>
            <w:bottom w:val="none" w:sz="0" w:space="0" w:color="auto"/>
            <w:right w:val="none" w:sz="0" w:space="0" w:color="auto"/>
          </w:divBdr>
        </w:div>
        <w:div w:id="241455547">
          <w:marLeft w:val="640"/>
          <w:marRight w:val="0"/>
          <w:marTop w:val="0"/>
          <w:marBottom w:val="0"/>
          <w:divBdr>
            <w:top w:val="none" w:sz="0" w:space="0" w:color="auto"/>
            <w:left w:val="none" w:sz="0" w:space="0" w:color="auto"/>
            <w:bottom w:val="none" w:sz="0" w:space="0" w:color="auto"/>
            <w:right w:val="none" w:sz="0" w:space="0" w:color="auto"/>
          </w:divBdr>
        </w:div>
        <w:div w:id="1290863973">
          <w:marLeft w:val="640"/>
          <w:marRight w:val="0"/>
          <w:marTop w:val="0"/>
          <w:marBottom w:val="0"/>
          <w:divBdr>
            <w:top w:val="none" w:sz="0" w:space="0" w:color="auto"/>
            <w:left w:val="none" w:sz="0" w:space="0" w:color="auto"/>
            <w:bottom w:val="none" w:sz="0" w:space="0" w:color="auto"/>
            <w:right w:val="none" w:sz="0" w:space="0" w:color="auto"/>
          </w:divBdr>
        </w:div>
        <w:div w:id="571698832">
          <w:marLeft w:val="640"/>
          <w:marRight w:val="0"/>
          <w:marTop w:val="0"/>
          <w:marBottom w:val="0"/>
          <w:divBdr>
            <w:top w:val="none" w:sz="0" w:space="0" w:color="auto"/>
            <w:left w:val="none" w:sz="0" w:space="0" w:color="auto"/>
            <w:bottom w:val="none" w:sz="0" w:space="0" w:color="auto"/>
            <w:right w:val="none" w:sz="0" w:space="0" w:color="auto"/>
          </w:divBdr>
        </w:div>
        <w:div w:id="1034309194">
          <w:marLeft w:val="640"/>
          <w:marRight w:val="0"/>
          <w:marTop w:val="0"/>
          <w:marBottom w:val="0"/>
          <w:divBdr>
            <w:top w:val="none" w:sz="0" w:space="0" w:color="auto"/>
            <w:left w:val="none" w:sz="0" w:space="0" w:color="auto"/>
            <w:bottom w:val="none" w:sz="0" w:space="0" w:color="auto"/>
            <w:right w:val="none" w:sz="0" w:space="0" w:color="auto"/>
          </w:divBdr>
        </w:div>
        <w:div w:id="1568684918">
          <w:marLeft w:val="640"/>
          <w:marRight w:val="0"/>
          <w:marTop w:val="0"/>
          <w:marBottom w:val="0"/>
          <w:divBdr>
            <w:top w:val="none" w:sz="0" w:space="0" w:color="auto"/>
            <w:left w:val="none" w:sz="0" w:space="0" w:color="auto"/>
            <w:bottom w:val="none" w:sz="0" w:space="0" w:color="auto"/>
            <w:right w:val="none" w:sz="0" w:space="0" w:color="auto"/>
          </w:divBdr>
        </w:div>
        <w:div w:id="230316555">
          <w:marLeft w:val="640"/>
          <w:marRight w:val="0"/>
          <w:marTop w:val="0"/>
          <w:marBottom w:val="0"/>
          <w:divBdr>
            <w:top w:val="none" w:sz="0" w:space="0" w:color="auto"/>
            <w:left w:val="none" w:sz="0" w:space="0" w:color="auto"/>
            <w:bottom w:val="none" w:sz="0" w:space="0" w:color="auto"/>
            <w:right w:val="none" w:sz="0" w:space="0" w:color="auto"/>
          </w:divBdr>
        </w:div>
        <w:div w:id="241186696">
          <w:marLeft w:val="640"/>
          <w:marRight w:val="0"/>
          <w:marTop w:val="0"/>
          <w:marBottom w:val="0"/>
          <w:divBdr>
            <w:top w:val="none" w:sz="0" w:space="0" w:color="auto"/>
            <w:left w:val="none" w:sz="0" w:space="0" w:color="auto"/>
            <w:bottom w:val="none" w:sz="0" w:space="0" w:color="auto"/>
            <w:right w:val="none" w:sz="0" w:space="0" w:color="auto"/>
          </w:divBdr>
        </w:div>
        <w:div w:id="406656113">
          <w:marLeft w:val="640"/>
          <w:marRight w:val="0"/>
          <w:marTop w:val="0"/>
          <w:marBottom w:val="0"/>
          <w:divBdr>
            <w:top w:val="none" w:sz="0" w:space="0" w:color="auto"/>
            <w:left w:val="none" w:sz="0" w:space="0" w:color="auto"/>
            <w:bottom w:val="none" w:sz="0" w:space="0" w:color="auto"/>
            <w:right w:val="none" w:sz="0" w:space="0" w:color="auto"/>
          </w:divBdr>
        </w:div>
        <w:div w:id="1411348670">
          <w:marLeft w:val="640"/>
          <w:marRight w:val="0"/>
          <w:marTop w:val="0"/>
          <w:marBottom w:val="0"/>
          <w:divBdr>
            <w:top w:val="none" w:sz="0" w:space="0" w:color="auto"/>
            <w:left w:val="none" w:sz="0" w:space="0" w:color="auto"/>
            <w:bottom w:val="none" w:sz="0" w:space="0" w:color="auto"/>
            <w:right w:val="none" w:sz="0" w:space="0" w:color="auto"/>
          </w:divBdr>
        </w:div>
        <w:div w:id="1104181759">
          <w:marLeft w:val="640"/>
          <w:marRight w:val="0"/>
          <w:marTop w:val="0"/>
          <w:marBottom w:val="0"/>
          <w:divBdr>
            <w:top w:val="none" w:sz="0" w:space="0" w:color="auto"/>
            <w:left w:val="none" w:sz="0" w:space="0" w:color="auto"/>
            <w:bottom w:val="none" w:sz="0" w:space="0" w:color="auto"/>
            <w:right w:val="none" w:sz="0" w:space="0" w:color="auto"/>
          </w:divBdr>
        </w:div>
      </w:divsChild>
    </w:div>
    <w:div w:id="638416745">
      <w:bodyDiv w:val="1"/>
      <w:marLeft w:val="0"/>
      <w:marRight w:val="0"/>
      <w:marTop w:val="0"/>
      <w:marBottom w:val="0"/>
      <w:divBdr>
        <w:top w:val="none" w:sz="0" w:space="0" w:color="auto"/>
        <w:left w:val="none" w:sz="0" w:space="0" w:color="auto"/>
        <w:bottom w:val="none" w:sz="0" w:space="0" w:color="auto"/>
        <w:right w:val="none" w:sz="0" w:space="0" w:color="auto"/>
      </w:divBdr>
    </w:div>
    <w:div w:id="639530151">
      <w:marLeft w:val="640"/>
      <w:marRight w:val="0"/>
      <w:marTop w:val="0"/>
      <w:marBottom w:val="0"/>
      <w:divBdr>
        <w:top w:val="none" w:sz="0" w:space="0" w:color="auto"/>
        <w:left w:val="none" w:sz="0" w:space="0" w:color="auto"/>
        <w:bottom w:val="none" w:sz="0" w:space="0" w:color="auto"/>
        <w:right w:val="none" w:sz="0" w:space="0" w:color="auto"/>
      </w:divBdr>
    </w:div>
    <w:div w:id="640304523">
      <w:bodyDiv w:val="1"/>
      <w:marLeft w:val="0"/>
      <w:marRight w:val="0"/>
      <w:marTop w:val="0"/>
      <w:marBottom w:val="0"/>
      <w:divBdr>
        <w:top w:val="none" w:sz="0" w:space="0" w:color="auto"/>
        <w:left w:val="none" w:sz="0" w:space="0" w:color="auto"/>
        <w:bottom w:val="none" w:sz="0" w:space="0" w:color="auto"/>
        <w:right w:val="none" w:sz="0" w:space="0" w:color="auto"/>
      </w:divBdr>
    </w:div>
    <w:div w:id="640505329">
      <w:marLeft w:val="480"/>
      <w:marRight w:val="0"/>
      <w:marTop w:val="0"/>
      <w:marBottom w:val="0"/>
      <w:divBdr>
        <w:top w:val="none" w:sz="0" w:space="0" w:color="auto"/>
        <w:left w:val="none" w:sz="0" w:space="0" w:color="auto"/>
        <w:bottom w:val="none" w:sz="0" w:space="0" w:color="auto"/>
        <w:right w:val="none" w:sz="0" w:space="0" w:color="auto"/>
      </w:divBdr>
    </w:div>
    <w:div w:id="641546861">
      <w:bodyDiv w:val="1"/>
      <w:marLeft w:val="0"/>
      <w:marRight w:val="0"/>
      <w:marTop w:val="0"/>
      <w:marBottom w:val="0"/>
      <w:divBdr>
        <w:top w:val="none" w:sz="0" w:space="0" w:color="auto"/>
        <w:left w:val="none" w:sz="0" w:space="0" w:color="auto"/>
        <w:bottom w:val="none" w:sz="0" w:space="0" w:color="auto"/>
        <w:right w:val="none" w:sz="0" w:space="0" w:color="auto"/>
      </w:divBdr>
    </w:div>
    <w:div w:id="643435675">
      <w:marLeft w:val="480"/>
      <w:marRight w:val="0"/>
      <w:marTop w:val="0"/>
      <w:marBottom w:val="0"/>
      <w:divBdr>
        <w:top w:val="none" w:sz="0" w:space="0" w:color="auto"/>
        <w:left w:val="none" w:sz="0" w:space="0" w:color="auto"/>
        <w:bottom w:val="none" w:sz="0" w:space="0" w:color="auto"/>
        <w:right w:val="none" w:sz="0" w:space="0" w:color="auto"/>
      </w:divBdr>
    </w:div>
    <w:div w:id="644699114">
      <w:marLeft w:val="480"/>
      <w:marRight w:val="0"/>
      <w:marTop w:val="0"/>
      <w:marBottom w:val="0"/>
      <w:divBdr>
        <w:top w:val="none" w:sz="0" w:space="0" w:color="auto"/>
        <w:left w:val="none" w:sz="0" w:space="0" w:color="auto"/>
        <w:bottom w:val="none" w:sz="0" w:space="0" w:color="auto"/>
        <w:right w:val="none" w:sz="0" w:space="0" w:color="auto"/>
      </w:divBdr>
    </w:div>
    <w:div w:id="645550728">
      <w:marLeft w:val="640"/>
      <w:marRight w:val="0"/>
      <w:marTop w:val="0"/>
      <w:marBottom w:val="0"/>
      <w:divBdr>
        <w:top w:val="none" w:sz="0" w:space="0" w:color="auto"/>
        <w:left w:val="none" w:sz="0" w:space="0" w:color="auto"/>
        <w:bottom w:val="none" w:sz="0" w:space="0" w:color="auto"/>
        <w:right w:val="none" w:sz="0" w:space="0" w:color="auto"/>
      </w:divBdr>
    </w:div>
    <w:div w:id="645747460">
      <w:marLeft w:val="640"/>
      <w:marRight w:val="0"/>
      <w:marTop w:val="0"/>
      <w:marBottom w:val="0"/>
      <w:divBdr>
        <w:top w:val="none" w:sz="0" w:space="0" w:color="auto"/>
        <w:left w:val="none" w:sz="0" w:space="0" w:color="auto"/>
        <w:bottom w:val="none" w:sz="0" w:space="0" w:color="auto"/>
        <w:right w:val="none" w:sz="0" w:space="0" w:color="auto"/>
      </w:divBdr>
    </w:div>
    <w:div w:id="649020457">
      <w:marLeft w:val="480"/>
      <w:marRight w:val="0"/>
      <w:marTop w:val="0"/>
      <w:marBottom w:val="0"/>
      <w:divBdr>
        <w:top w:val="none" w:sz="0" w:space="0" w:color="auto"/>
        <w:left w:val="none" w:sz="0" w:space="0" w:color="auto"/>
        <w:bottom w:val="none" w:sz="0" w:space="0" w:color="auto"/>
        <w:right w:val="none" w:sz="0" w:space="0" w:color="auto"/>
      </w:divBdr>
    </w:div>
    <w:div w:id="653145685">
      <w:marLeft w:val="480"/>
      <w:marRight w:val="0"/>
      <w:marTop w:val="0"/>
      <w:marBottom w:val="0"/>
      <w:divBdr>
        <w:top w:val="none" w:sz="0" w:space="0" w:color="auto"/>
        <w:left w:val="none" w:sz="0" w:space="0" w:color="auto"/>
        <w:bottom w:val="none" w:sz="0" w:space="0" w:color="auto"/>
        <w:right w:val="none" w:sz="0" w:space="0" w:color="auto"/>
      </w:divBdr>
    </w:div>
    <w:div w:id="655301682">
      <w:marLeft w:val="480"/>
      <w:marRight w:val="0"/>
      <w:marTop w:val="0"/>
      <w:marBottom w:val="0"/>
      <w:divBdr>
        <w:top w:val="none" w:sz="0" w:space="0" w:color="auto"/>
        <w:left w:val="none" w:sz="0" w:space="0" w:color="auto"/>
        <w:bottom w:val="none" w:sz="0" w:space="0" w:color="auto"/>
        <w:right w:val="none" w:sz="0" w:space="0" w:color="auto"/>
      </w:divBdr>
    </w:div>
    <w:div w:id="655695297">
      <w:marLeft w:val="480"/>
      <w:marRight w:val="0"/>
      <w:marTop w:val="0"/>
      <w:marBottom w:val="0"/>
      <w:divBdr>
        <w:top w:val="none" w:sz="0" w:space="0" w:color="auto"/>
        <w:left w:val="none" w:sz="0" w:space="0" w:color="auto"/>
        <w:bottom w:val="none" w:sz="0" w:space="0" w:color="auto"/>
        <w:right w:val="none" w:sz="0" w:space="0" w:color="auto"/>
      </w:divBdr>
    </w:div>
    <w:div w:id="655769478">
      <w:bodyDiv w:val="1"/>
      <w:marLeft w:val="0"/>
      <w:marRight w:val="0"/>
      <w:marTop w:val="0"/>
      <w:marBottom w:val="0"/>
      <w:divBdr>
        <w:top w:val="none" w:sz="0" w:space="0" w:color="auto"/>
        <w:left w:val="none" w:sz="0" w:space="0" w:color="auto"/>
        <w:bottom w:val="none" w:sz="0" w:space="0" w:color="auto"/>
        <w:right w:val="none" w:sz="0" w:space="0" w:color="auto"/>
      </w:divBdr>
    </w:div>
    <w:div w:id="656762333">
      <w:bodyDiv w:val="1"/>
      <w:marLeft w:val="0"/>
      <w:marRight w:val="0"/>
      <w:marTop w:val="0"/>
      <w:marBottom w:val="0"/>
      <w:divBdr>
        <w:top w:val="none" w:sz="0" w:space="0" w:color="auto"/>
        <w:left w:val="none" w:sz="0" w:space="0" w:color="auto"/>
        <w:bottom w:val="none" w:sz="0" w:space="0" w:color="auto"/>
        <w:right w:val="none" w:sz="0" w:space="0" w:color="auto"/>
      </w:divBdr>
      <w:divsChild>
        <w:div w:id="87511103">
          <w:marLeft w:val="480"/>
          <w:marRight w:val="0"/>
          <w:marTop w:val="0"/>
          <w:marBottom w:val="0"/>
          <w:divBdr>
            <w:top w:val="none" w:sz="0" w:space="0" w:color="auto"/>
            <w:left w:val="none" w:sz="0" w:space="0" w:color="auto"/>
            <w:bottom w:val="none" w:sz="0" w:space="0" w:color="auto"/>
            <w:right w:val="none" w:sz="0" w:space="0" w:color="auto"/>
          </w:divBdr>
        </w:div>
        <w:div w:id="91243042">
          <w:marLeft w:val="480"/>
          <w:marRight w:val="0"/>
          <w:marTop w:val="0"/>
          <w:marBottom w:val="0"/>
          <w:divBdr>
            <w:top w:val="none" w:sz="0" w:space="0" w:color="auto"/>
            <w:left w:val="none" w:sz="0" w:space="0" w:color="auto"/>
            <w:bottom w:val="none" w:sz="0" w:space="0" w:color="auto"/>
            <w:right w:val="none" w:sz="0" w:space="0" w:color="auto"/>
          </w:divBdr>
        </w:div>
        <w:div w:id="123500254">
          <w:marLeft w:val="480"/>
          <w:marRight w:val="0"/>
          <w:marTop w:val="0"/>
          <w:marBottom w:val="0"/>
          <w:divBdr>
            <w:top w:val="none" w:sz="0" w:space="0" w:color="auto"/>
            <w:left w:val="none" w:sz="0" w:space="0" w:color="auto"/>
            <w:bottom w:val="none" w:sz="0" w:space="0" w:color="auto"/>
            <w:right w:val="none" w:sz="0" w:space="0" w:color="auto"/>
          </w:divBdr>
        </w:div>
        <w:div w:id="146019179">
          <w:marLeft w:val="480"/>
          <w:marRight w:val="0"/>
          <w:marTop w:val="0"/>
          <w:marBottom w:val="0"/>
          <w:divBdr>
            <w:top w:val="none" w:sz="0" w:space="0" w:color="auto"/>
            <w:left w:val="none" w:sz="0" w:space="0" w:color="auto"/>
            <w:bottom w:val="none" w:sz="0" w:space="0" w:color="auto"/>
            <w:right w:val="none" w:sz="0" w:space="0" w:color="auto"/>
          </w:divBdr>
        </w:div>
        <w:div w:id="154759549">
          <w:marLeft w:val="480"/>
          <w:marRight w:val="0"/>
          <w:marTop w:val="0"/>
          <w:marBottom w:val="0"/>
          <w:divBdr>
            <w:top w:val="none" w:sz="0" w:space="0" w:color="auto"/>
            <w:left w:val="none" w:sz="0" w:space="0" w:color="auto"/>
            <w:bottom w:val="none" w:sz="0" w:space="0" w:color="auto"/>
            <w:right w:val="none" w:sz="0" w:space="0" w:color="auto"/>
          </w:divBdr>
        </w:div>
        <w:div w:id="165485171">
          <w:marLeft w:val="480"/>
          <w:marRight w:val="0"/>
          <w:marTop w:val="0"/>
          <w:marBottom w:val="0"/>
          <w:divBdr>
            <w:top w:val="none" w:sz="0" w:space="0" w:color="auto"/>
            <w:left w:val="none" w:sz="0" w:space="0" w:color="auto"/>
            <w:bottom w:val="none" w:sz="0" w:space="0" w:color="auto"/>
            <w:right w:val="none" w:sz="0" w:space="0" w:color="auto"/>
          </w:divBdr>
        </w:div>
        <w:div w:id="184557751">
          <w:marLeft w:val="480"/>
          <w:marRight w:val="0"/>
          <w:marTop w:val="0"/>
          <w:marBottom w:val="0"/>
          <w:divBdr>
            <w:top w:val="none" w:sz="0" w:space="0" w:color="auto"/>
            <w:left w:val="none" w:sz="0" w:space="0" w:color="auto"/>
            <w:bottom w:val="none" w:sz="0" w:space="0" w:color="auto"/>
            <w:right w:val="none" w:sz="0" w:space="0" w:color="auto"/>
          </w:divBdr>
        </w:div>
        <w:div w:id="223836875">
          <w:marLeft w:val="480"/>
          <w:marRight w:val="0"/>
          <w:marTop w:val="0"/>
          <w:marBottom w:val="0"/>
          <w:divBdr>
            <w:top w:val="none" w:sz="0" w:space="0" w:color="auto"/>
            <w:left w:val="none" w:sz="0" w:space="0" w:color="auto"/>
            <w:bottom w:val="none" w:sz="0" w:space="0" w:color="auto"/>
            <w:right w:val="none" w:sz="0" w:space="0" w:color="auto"/>
          </w:divBdr>
        </w:div>
        <w:div w:id="249775916">
          <w:marLeft w:val="480"/>
          <w:marRight w:val="0"/>
          <w:marTop w:val="0"/>
          <w:marBottom w:val="0"/>
          <w:divBdr>
            <w:top w:val="none" w:sz="0" w:space="0" w:color="auto"/>
            <w:left w:val="none" w:sz="0" w:space="0" w:color="auto"/>
            <w:bottom w:val="none" w:sz="0" w:space="0" w:color="auto"/>
            <w:right w:val="none" w:sz="0" w:space="0" w:color="auto"/>
          </w:divBdr>
        </w:div>
        <w:div w:id="282661419">
          <w:marLeft w:val="480"/>
          <w:marRight w:val="0"/>
          <w:marTop w:val="0"/>
          <w:marBottom w:val="0"/>
          <w:divBdr>
            <w:top w:val="none" w:sz="0" w:space="0" w:color="auto"/>
            <w:left w:val="none" w:sz="0" w:space="0" w:color="auto"/>
            <w:bottom w:val="none" w:sz="0" w:space="0" w:color="auto"/>
            <w:right w:val="none" w:sz="0" w:space="0" w:color="auto"/>
          </w:divBdr>
        </w:div>
        <w:div w:id="355162139">
          <w:marLeft w:val="480"/>
          <w:marRight w:val="0"/>
          <w:marTop w:val="0"/>
          <w:marBottom w:val="0"/>
          <w:divBdr>
            <w:top w:val="none" w:sz="0" w:space="0" w:color="auto"/>
            <w:left w:val="none" w:sz="0" w:space="0" w:color="auto"/>
            <w:bottom w:val="none" w:sz="0" w:space="0" w:color="auto"/>
            <w:right w:val="none" w:sz="0" w:space="0" w:color="auto"/>
          </w:divBdr>
        </w:div>
        <w:div w:id="356545433">
          <w:marLeft w:val="480"/>
          <w:marRight w:val="0"/>
          <w:marTop w:val="0"/>
          <w:marBottom w:val="0"/>
          <w:divBdr>
            <w:top w:val="none" w:sz="0" w:space="0" w:color="auto"/>
            <w:left w:val="none" w:sz="0" w:space="0" w:color="auto"/>
            <w:bottom w:val="none" w:sz="0" w:space="0" w:color="auto"/>
            <w:right w:val="none" w:sz="0" w:space="0" w:color="auto"/>
          </w:divBdr>
        </w:div>
        <w:div w:id="415711147">
          <w:marLeft w:val="480"/>
          <w:marRight w:val="0"/>
          <w:marTop w:val="0"/>
          <w:marBottom w:val="0"/>
          <w:divBdr>
            <w:top w:val="none" w:sz="0" w:space="0" w:color="auto"/>
            <w:left w:val="none" w:sz="0" w:space="0" w:color="auto"/>
            <w:bottom w:val="none" w:sz="0" w:space="0" w:color="auto"/>
            <w:right w:val="none" w:sz="0" w:space="0" w:color="auto"/>
          </w:divBdr>
        </w:div>
        <w:div w:id="445585806">
          <w:marLeft w:val="480"/>
          <w:marRight w:val="0"/>
          <w:marTop w:val="0"/>
          <w:marBottom w:val="0"/>
          <w:divBdr>
            <w:top w:val="none" w:sz="0" w:space="0" w:color="auto"/>
            <w:left w:val="none" w:sz="0" w:space="0" w:color="auto"/>
            <w:bottom w:val="none" w:sz="0" w:space="0" w:color="auto"/>
            <w:right w:val="none" w:sz="0" w:space="0" w:color="auto"/>
          </w:divBdr>
        </w:div>
        <w:div w:id="601567301">
          <w:marLeft w:val="480"/>
          <w:marRight w:val="0"/>
          <w:marTop w:val="0"/>
          <w:marBottom w:val="0"/>
          <w:divBdr>
            <w:top w:val="none" w:sz="0" w:space="0" w:color="auto"/>
            <w:left w:val="none" w:sz="0" w:space="0" w:color="auto"/>
            <w:bottom w:val="none" w:sz="0" w:space="0" w:color="auto"/>
            <w:right w:val="none" w:sz="0" w:space="0" w:color="auto"/>
          </w:divBdr>
        </w:div>
        <w:div w:id="633027872">
          <w:marLeft w:val="480"/>
          <w:marRight w:val="0"/>
          <w:marTop w:val="0"/>
          <w:marBottom w:val="0"/>
          <w:divBdr>
            <w:top w:val="none" w:sz="0" w:space="0" w:color="auto"/>
            <w:left w:val="none" w:sz="0" w:space="0" w:color="auto"/>
            <w:bottom w:val="none" w:sz="0" w:space="0" w:color="auto"/>
            <w:right w:val="none" w:sz="0" w:space="0" w:color="auto"/>
          </w:divBdr>
        </w:div>
        <w:div w:id="635136970">
          <w:marLeft w:val="480"/>
          <w:marRight w:val="0"/>
          <w:marTop w:val="0"/>
          <w:marBottom w:val="0"/>
          <w:divBdr>
            <w:top w:val="none" w:sz="0" w:space="0" w:color="auto"/>
            <w:left w:val="none" w:sz="0" w:space="0" w:color="auto"/>
            <w:bottom w:val="none" w:sz="0" w:space="0" w:color="auto"/>
            <w:right w:val="none" w:sz="0" w:space="0" w:color="auto"/>
          </w:divBdr>
        </w:div>
        <w:div w:id="636683345">
          <w:marLeft w:val="480"/>
          <w:marRight w:val="0"/>
          <w:marTop w:val="0"/>
          <w:marBottom w:val="0"/>
          <w:divBdr>
            <w:top w:val="none" w:sz="0" w:space="0" w:color="auto"/>
            <w:left w:val="none" w:sz="0" w:space="0" w:color="auto"/>
            <w:bottom w:val="none" w:sz="0" w:space="0" w:color="auto"/>
            <w:right w:val="none" w:sz="0" w:space="0" w:color="auto"/>
          </w:divBdr>
        </w:div>
        <w:div w:id="698360219">
          <w:marLeft w:val="480"/>
          <w:marRight w:val="0"/>
          <w:marTop w:val="0"/>
          <w:marBottom w:val="0"/>
          <w:divBdr>
            <w:top w:val="none" w:sz="0" w:space="0" w:color="auto"/>
            <w:left w:val="none" w:sz="0" w:space="0" w:color="auto"/>
            <w:bottom w:val="none" w:sz="0" w:space="0" w:color="auto"/>
            <w:right w:val="none" w:sz="0" w:space="0" w:color="auto"/>
          </w:divBdr>
        </w:div>
        <w:div w:id="701393974">
          <w:marLeft w:val="480"/>
          <w:marRight w:val="0"/>
          <w:marTop w:val="0"/>
          <w:marBottom w:val="0"/>
          <w:divBdr>
            <w:top w:val="none" w:sz="0" w:space="0" w:color="auto"/>
            <w:left w:val="none" w:sz="0" w:space="0" w:color="auto"/>
            <w:bottom w:val="none" w:sz="0" w:space="0" w:color="auto"/>
            <w:right w:val="none" w:sz="0" w:space="0" w:color="auto"/>
          </w:divBdr>
        </w:div>
        <w:div w:id="792871012">
          <w:marLeft w:val="480"/>
          <w:marRight w:val="0"/>
          <w:marTop w:val="0"/>
          <w:marBottom w:val="0"/>
          <w:divBdr>
            <w:top w:val="none" w:sz="0" w:space="0" w:color="auto"/>
            <w:left w:val="none" w:sz="0" w:space="0" w:color="auto"/>
            <w:bottom w:val="none" w:sz="0" w:space="0" w:color="auto"/>
            <w:right w:val="none" w:sz="0" w:space="0" w:color="auto"/>
          </w:divBdr>
        </w:div>
        <w:div w:id="808786186">
          <w:marLeft w:val="480"/>
          <w:marRight w:val="0"/>
          <w:marTop w:val="0"/>
          <w:marBottom w:val="0"/>
          <w:divBdr>
            <w:top w:val="none" w:sz="0" w:space="0" w:color="auto"/>
            <w:left w:val="none" w:sz="0" w:space="0" w:color="auto"/>
            <w:bottom w:val="none" w:sz="0" w:space="0" w:color="auto"/>
            <w:right w:val="none" w:sz="0" w:space="0" w:color="auto"/>
          </w:divBdr>
        </w:div>
        <w:div w:id="885411385">
          <w:marLeft w:val="480"/>
          <w:marRight w:val="0"/>
          <w:marTop w:val="0"/>
          <w:marBottom w:val="0"/>
          <w:divBdr>
            <w:top w:val="none" w:sz="0" w:space="0" w:color="auto"/>
            <w:left w:val="none" w:sz="0" w:space="0" w:color="auto"/>
            <w:bottom w:val="none" w:sz="0" w:space="0" w:color="auto"/>
            <w:right w:val="none" w:sz="0" w:space="0" w:color="auto"/>
          </w:divBdr>
        </w:div>
        <w:div w:id="887685140">
          <w:marLeft w:val="480"/>
          <w:marRight w:val="0"/>
          <w:marTop w:val="0"/>
          <w:marBottom w:val="0"/>
          <w:divBdr>
            <w:top w:val="none" w:sz="0" w:space="0" w:color="auto"/>
            <w:left w:val="none" w:sz="0" w:space="0" w:color="auto"/>
            <w:bottom w:val="none" w:sz="0" w:space="0" w:color="auto"/>
            <w:right w:val="none" w:sz="0" w:space="0" w:color="auto"/>
          </w:divBdr>
        </w:div>
        <w:div w:id="909728157">
          <w:marLeft w:val="480"/>
          <w:marRight w:val="0"/>
          <w:marTop w:val="0"/>
          <w:marBottom w:val="0"/>
          <w:divBdr>
            <w:top w:val="none" w:sz="0" w:space="0" w:color="auto"/>
            <w:left w:val="none" w:sz="0" w:space="0" w:color="auto"/>
            <w:bottom w:val="none" w:sz="0" w:space="0" w:color="auto"/>
            <w:right w:val="none" w:sz="0" w:space="0" w:color="auto"/>
          </w:divBdr>
        </w:div>
        <w:div w:id="912817033">
          <w:marLeft w:val="480"/>
          <w:marRight w:val="0"/>
          <w:marTop w:val="0"/>
          <w:marBottom w:val="0"/>
          <w:divBdr>
            <w:top w:val="none" w:sz="0" w:space="0" w:color="auto"/>
            <w:left w:val="none" w:sz="0" w:space="0" w:color="auto"/>
            <w:bottom w:val="none" w:sz="0" w:space="0" w:color="auto"/>
            <w:right w:val="none" w:sz="0" w:space="0" w:color="auto"/>
          </w:divBdr>
        </w:div>
        <w:div w:id="1146970015">
          <w:marLeft w:val="480"/>
          <w:marRight w:val="0"/>
          <w:marTop w:val="0"/>
          <w:marBottom w:val="0"/>
          <w:divBdr>
            <w:top w:val="none" w:sz="0" w:space="0" w:color="auto"/>
            <w:left w:val="none" w:sz="0" w:space="0" w:color="auto"/>
            <w:bottom w:val="none" w:sz="0" w:space="0" w:color="auto"/>
            <w:right w:val="none" w:sz="0" w:space="0" w:color="auto"/>
          </w:divBdr>
        </w:div>
        <w:div w:id="1221671455">
          <w:marLeft w:val="480"/>
          <w:marRight w:val="0"/>
          <w:marTop w:val="0"/>
          <w:marBottom w:val="0"/>
          <w:divBdr>
            <w:top w:val="none" w:sz="0" w:space="0" w:color="auto"/>
            <w:left w:val="none" w:sz="0" w:space="0" w:color="auto"/>
            <w:bottom w:val="none" w:sz="0" w:space="0" w:color="auto"/>
            <w:right w:val="none" w:sz="0" w:space="0" w:color="auto"/>
          </w:divBdr>
        </w:div>
        <w:div w:id="1235433139">
          <w:marLeft w:val="480"/>
          <w:marRight w:val="0"/>
          <w:marTop w:val="0"/>
          <w:marBottom w:val="0"/>
          <w:divBdr>
            <w:top w:val="none" w:sz="0" w:space="0" w:color="auto"/>
            <w:left w:val="none" w:sz="0" w:space="0" w:color="auto"/>
            <w:bottom w:val="none" w:sz="0" w:space="0" w:color="auto"/>
            <w:right w:val="none" w:sz="0" w:space="0" w:color="auto"/>
          </w:divBdr>
        </w:div>
        <w:div w:id="1243223695">
          <w:marLeft w:val="480"/>
          <w:marRight w:val="0"/>
          <w:marTop w:val="0"/>
          <w:marBottom w:val="0"/>
          <w:divBdr>
            <w:top w:val="none" w:sz="0" w:space="0" w:color="auto"/>
            <w:left w:val="none" w:sz="0" w:space="0" w:color="auto"/>
            <w:bottom w:val="none" w:sz="0" w:space="0" w:color="auto"/>
            <w:right w:val="none" w:sz="0" w:space="0" w:color="auto"/>
          </w:divBdr>
        </w:div>
        <w:div w:id="1245337369">
          <w:marLeft w:val="480"/>
          <w:marRight w:val="0"/>
          <w:marTop w:val="0"/>
          <w:marBottom w:val="0"/>
          <w:divBdr>
            <w:top w:val="none" w:sz="0" w:space="0" w:color="auto"/>
            <w:left w:val="none" w:sz="0" w:space="0" w:color="auto"/>
            <w:bottom w:val="none" w:sz="0" w:space="0" w:color="auto"/>
            <w:right w:val="none" w:sz="0" w:space="0" w:color="auto"/>
          </w:divBdr>
        </w:div>
        <w:div w:id="1269317442">
          <w:marLeft w:val="480"/>
          <w:marRight w:val="0"/>
          <w:marTop w:val="0"/>
          <w:marBottom w:val="0"/>
          <w:divBdr>
            <w:top w:val="none" w:sz="0" w:space="0" w:color="auto"/>
            <w:left w:val="none" w:sz="0" w:space="0" w:color="auto"/>
            <w:bottom w:val="none" w:sz="0" w:space="0" w:color="auto"/>
            <w:right w:val="none" w:sz="0" w:space="0" w:color="auto"/>
          </w:divBdr>
        </w:div>
        <w:div w:id="1362626041">
          <w:marLeft w:val="480"/>
          <w:marRight w:val="0"/>
          <w:marTop w:val="0"/>
          <w:marBottom w:val="0"/>
          <w:divBdr>
            <w:top w:val="none" w:sz="0" w:space="0" w:color="auto"/>
            <w:left w:val="none" w:sz="0" w:space="0" w:color="auto"/>
            <w:bottom w:val="none" w:sz="0" w:space="0" w:color="auto"/>
            <w:right w:val="none" w:sz="0" w:space="0" w:color="auto"/>
          </w:divBdr>
        </w:div>
        <w:div w:id="1418749230">
          <w:marLeft w:val="480"/>
          <w:marRight w:val="0"/>
          <w:marTop w:val="0"/>
          <w:marBottom w:val="0"/>
          <w:divBdr>
            <w:top w:val="none" w:sz="0" w:space="0" w:color="auto"/>
            <w:left w:val="none" w:sz="0" w:space="0" w:color="auto"/>
            <w:bottom w:val="none" w:sz="0" w:space="0" w:color="auto"/>
            <w:right w:val="none" w:sz="0" w:space="0" w:color="auto"/>
          </w:divBdr>
        </w:div>
        <w:div w:id="1479303016">
          <w:marLeft w:val="480"/>
          <w:marRight w:val="0"/>
          <w:marTop w:val="0"/>
          <w:marBottom w:val="0"/>
          <w:divBdr>
            <w:top w:val="none" w:sz="0" w:space="0" w:color="auto"/>
            <w:left w:val="none" w:sz="0" w:space="0" w:color="auto"/>
            <w:bottom w:val="none" w:sz="0" w:space="0" w:color="auto"/>
            <w:right w:val="none" w:sz="0" w:space="0" w:color="auto"/>
          </w:divBdr>
        </w:div>
        <w:div w:id="1523471079">
          <w:marLeft w:val="480"/>
          <w:marRight w:val="0"/>
          <w:marTop w:val="0"/>
          <w:marBottom w:val="0"/>
          <w:divBdr>
            <w:top w:val="none" w:sz="0" w:space="0" w:color="auto"/>
            <w:left w:val="none" w:sz="0" w:space="0" w:color="auto"/>
            <w:bottom w:val="none" w:sz="0" w:space="0" w:color="auto"/>
            <w:right w:val="none" w:sz="0" w:space="0" w:color="auto"/>
          </w:divBdr>
        </w:div>
        <w:div w:id="1590918351">
          <w:marLeft w:val="480"/>
          <w:marRight w:val="0"/>
          <w:marTop w:val="0"/>
          <w:marBottom w:val="0"/>
          <w:divBdr>
            <w:top w:val="none" w:sz="0" w:space="0" w:color="auto"/>
            <w:left w:val="none" w:sz="0" w:space="0" w:color="auto"/>
            <w:bottom w:val="none" w:sz="0" w:space="0" w:color="auto"/>
            <w:right w:val="none" w:sz="0" w:space="0" w:color="auto"/>
          </w:divBdr>
        </w:div>
        <w:div w:id="1614360969">
          <w:marLeft w:val="480"/>
          <w:marRight w:val="0"/>
          <w:marTop w:val="0"/>
          <w:marBottom w:val="0"/>
          <w:divBdr>
            <w:top w:val="none" w:sz="0" w:space="0" w:color="auto"/>
            <w:left w:val="none" w:sz="0" w:space="0" w:color="auto"/>
            <w:bottom w:val="none" w:sz="0" w:space="0" w:color="auto"/>
            <w:right w:val="none" w:sz="0" w:space="0" w:color="auto"/>
          </w:divBdr>
        </w:div>
        <w:div w:id="1639873462">
          <w:marLeft w:val="480"/>
          <w:marRight w:val="0"/>
          <w:marTop w:val="0"/>
          <w:marBottom w:val="0"/>
          <w:divBdr>
            <w:top w:val="none" w:sz="0" w:space="0" w:color="auto"/>
            <w:left w:val="none" w:sz="0" w:space="0" w:color="auto"/>
            <w:bottom w:val="none" w:sz="0" w:space="0" w:color="auto"/>
            <w:right w:val="none" w:sz="0" w:space="0" w:color="auto"/>
          </w:divBdr>
        </w:div>
        <w:div w:id="1779792176">
          <w:marLeft w:val="480"/>
          <w:marRight w:val="0"/>
          <w:marTop w:val="0"/>
          <w:marBottom w:val="0"/>
          <w:divBdr>
            <w:top w:val="none" w:sz="0" w:space="0" w:color="auto"/>
            <w:left w:val="none" w:sz="0" w:space="0" w:color="auto"/>
            <w:bottom w:val="none" w:sz="0" w:space="0" w:color="auto"/>
            <w:right w:val="none" w:sz="0" w:space="0" w:color="auto"/>
          </w:divBdr>
        </w:div>
        <w:div w:id="1853955026">
          <w:marLeft w:val="480"/>
          <w:marRight w:val="0"/>
          <w:marTop w:val="0"/>
          <w:marBottom w:val="0"/>
          <w:divBdr>
            <w:top w:val="none" w:sz="0" w:space="0" w:color="auto"/>
            <w:left w:val="none" w:sz="0" w:space="0" w:color="auto"/>
            <w:bottom w:val="none" w:sz="0" w:space="0" w:color="auto"/>
            <w:right w:val="none" w:sz="0" w:space="0" w:color="auto"/>
          </w:divBdr>
        </w:div>
        <w:div w:id="1910722842">
          <w:marLeft w:val="480"/>
          <w:marRight w:val="0"/>
          <w:marTop w:val="0"/>
          <w:marBottom w:val="0"/>
          <w:divBdr>
            <w:top w:val="none" w:sz="0" w:space="0" w:color="auto"/>
            <w:left w:val="none" w:sz="0" w:space="0" w:color="auto"/>
            <w:bottom w:val="none" w:sz="0" w:space="0" w:color="auto"/>
            <w:right w:val="none" w:sz="0" w:space="0" w:color="auto"/>
          </w:divBdr>
        </w:div>
        <w:div w:id="1963949771">
          <w:marLeft w:val="480"/>
          <w:marRight w:val="0"/>
          <w:marTop w:val="0"/>
          <w:marBottom w:val="0"/>
          <w:divBdr>
            <w:top w:val="none" w:sz="0" w:space="0" w:color="auto"/>
            <w:left w:val="none" w:sz="0" w:space="0" w:color="auto"/>
            <w:bottom w:val="none" w:sz="0" w:space="0" w:color="auto"/>
            <w:right w:val="none" w:sz="0" w:space="0" w:color="auto"/>
          </w:divBdr>
        </w:div>
        <w:div w:id="1990406006">
          <w:marLeft w:val="480"/>
          <w:marRight w:val="0"/>
          <w:marTop w:val="0"/>
          <w:marBottom w:val="0"/>
          <w:divBdr>
            <w:top w:val="none" w:sz="0" w:space="0" w:color="auto"/>
            <w:left w:val="none" w:sz="0" w:space="0" w:color="auto"/>
            <w:bottom w:val="none" w:sz="0" w:space="0" w:color="auto"/>
            <w:right w:val="none" w:sz="0" w:space="0" w:color="auto"/>
          </w:divBdr>
        </w:div>
        <w:div w:id="2011517758">
          <w:marLeft w:val="480"/>
          <w:marRight w:val="0"/>
          <w:marTop w:val="0"/>
          <w:marBottom w:val="0"/>
          <w:divBdr>
            <w:top w:val="none" w:sz="0" w:space="0" w:color="auto"/>
            <w:left w:val="none" w:sz="0" w:space="0" w:color="auto"/>
            <w:bottom w:val="none" w:sz="0" w:space="0" w:color="auto"/>
            <w:right w:val="none" w:sz="0" w:space="0" w:color="auto"/>
          </w:divBdr>
        </w:div>
        <w:div w:id="2070106065">
          <w:marLeft w:val="480"/>
          <w:marRight w:val="0"/>
          <w:marTop w:val="0"/>
          <w:marBottom w:val="0"/>
          <w:divBdr>
            <w:top w:val="none" w:sz="0" w:space="0" w:color="auto"/>
            <w:left w:val="none" w:sz="0" w:space="0" w:color="auto"/>
            <w:bottom w:val="none" w:sz="0" w:space="0" w:color="auto"/>
            <w:right w:val="none" w:sz="0" w:space="0" w:color="auto"/>
          </w:divBdr>
        </w:div>
        <w:div w:id="2094470391">
          <w:marLeft w:val="480"/>
          <w:marRight w:val="0"/>
          <w:marTop w:val="0"/>
          <w:marBottom w:val="0"/>
          <w:divBdr>
            <w:top w:val="none" w:sz="0" w:space="0" w:color="auto"/>
            <w:left w:val="none" w:sz="0" w:space="0" w:color="auto"/>
            <w:bottom w:val="none" w:sz="0" w:space="0" w:color="auto"/>
            <w:right w:val="none" w:sz="0" w:space="0" w:color="auto"/>
          </w:divBdr>
        </w:div>
        <w:div w:id="2118282281">
          <w:marLeft w:val="480"/>
          <w:marRight w:val="0"/>
          <w:marTop w:val="0"/>
          <w:marBottom w:val="0"/>
          <w:divBdr>
            <w:top w:val="none" w:sz="0" w:space="0" w:color="auto"/>
            <w:left w:val="none" w:sz="0" w:space="0" w:color="auto"/>
            <w:bottom w:val="none" w:sz="0" w:space="0" w:color="auto"/>
            <w:right w:val="none" w:sz="0" w:space="0" w:color="auto"/>
          </w:divBdr>
        </w:div>
        <w:div w:id="2144500006">
          <w:marLeft w:val="480"/>
          <w:marRight w:val="0"/>
          <w:marTop w:val="0"/>
          <w:marBottom w:val="0"/>
          <w:divBdr>
            <w:top w:val="none" w:sz="0" w:space="0" w:color="auto"/>
            <w:left w:val="none" w:sz="0" w:space="0" w:color="auto"/>
            <w:bottom w:val="none" w:sz="0" w:space="0" w:color="auto"/>
            <w:right w:val="none" w:sz="0" w:space="0" w:color="auto"/>
          </w:divBdr>
        </w:div>
      </w:divsChild>
    </w:div>
    <w:div w:id="657464686">
      <w:marLeft w:val="480"/>
      <w:marRight w:val="0"/>
      <w:marTop w:val="0"/>
      <w:marBottom w:val="0"/>
      <w:divBdr>
        <w:top w:val="none" w:sz="0" w:space="0" w:color="auto"/>
        <w:left w:val="none" w:sz="0" w:space="0" w:color="auto"/>
        <w:bottom w:val="none" w:sz="0" w:space="0" w:color="auto"/>
        <w:right w:val="none" w:sz="0" w:space="0" w:color="auto"/>
      </w:divBdr>
    </w:div>
    <w:div w:id="658340086">
      <w:bodyDiv w:val="1"/>
      <w:marLeft w:val="0"/>
      <w:marRight w:val="0"/>
      <w:marTop w:val="0"/>
      <w:marBottom w:val="0"/>
      <w:divBdr>
        <w:top w:val="none" w:sz="0" w:space="0" w:color="auto"/>
        <w:left w:val="none" w:sz="0" w:space="0" w:color="auto"/>
        <w:bottom w:val="none" w:sz="0" w:space="0" w:color="auto"/>
        <w:right w:val="none" w:sz="0" w:space="0" w:color="auto"/>
      </w:divBdr>
      <w:divsChild>
        <w:div w:id="159390924">
          <w:marLeft w:val="480"/>
          <w:marRight w:val="0"/>
          <w:marTop w:val="0"/>
          <w:marBottom w:val="0"/>
          <w:divBdr>
            <w:top w:val="none" w:sz="0" w:space="0" w:color="auto"/>
            <w:left w:val="none" w:sz="0" w:space="0" w:color="auto"/>
            <w:bottom w:val="none" w:sz="0" w:space="0" w:color="auto"/>
            <w:right w:val="none" w:sz="0" w:space="0" w:color="auto"/>
          </w:divBdr>
        </w:div>
        <w:div w:id="213976364">
          <w:marLeft w:val="480"/>
          <w:marRight w:val="0"/>
          <w:marTop w:val="0"/>
          <w:marBottom w:val="0"/>
          <w:divBdr>
            <w:top w:val="none" w:sz="0" w:space="0" w:color="auto"/>
            <w:left w:val="none" w:sz="0" w:space="0" w:color="auto"/>
            <w:bottom w:val="none" w:sz="0" w:space="0" w:color="auto"/>
            <w:right w:val="none" w:sz="0" w:space="0" w:color="auto"/>
          </w:divBdr>
        </w:div>
        <w:div w:id="224873741">
          <w:marLeft w:val="480"/>
          <w:marRight w:val="0"/>
          <w:marTop w:val="0"/>
          <w:marBottom w:val="0"/>
          <w:divBdr>
            <w:top w:val="none" w:sz="0" w:space="0" w:color="auto"/>
            <w:left w:val="none" w:sz="0" w:space="0" w:color="auto"/>
            <w:bottom w:val="none" w:sz="0" w:space="0" w:color="auto"/>
            <w:right w:val="none" w:sz="0" w:space="0" w:color="auto"/>
          </w:divBdr>
        </w:div>
        <w:div w:id="245725539">
          <w:marLeft w:val="480"/>
          <w:marRight w:val="0"/>
          <w:marTop w:val="0"/>
          <w:marBottom w:val="0"/>
          <w:divBdr>
            <w:top w:val="none" w:sz="0" w:space="0" w:color="auto"/>
            <w:left w:val="none" w:sz="0" w:space="0" w:color="auto"/>
            <w:bottom w:val="none" w:sz="0" w:space="0" w:color="auto"/>
            <w:right w:val="none" w:sz="0" w:space="0" w:color="auto"/>
          </w:divBdr>
        </w:div>
        <w:div w:id="271713719">
          <w:marLeft w:val="480"/>
          <w:marRight w:val="0"/>
          <w:marTop w:val="0"/>
          <w:marBottom w:val="0"/>
          <w:divBdr>
            <w:top w:val="none" w:sz="0" w:space="0" w:color="auto"/>
            <w:left w:val="none" w:sz="0" w:space="0" w:color="auto"/>
            <w:bottom w:val="none" w:sz="0" w:space="0" w:color="auto"/>
            <w:right w:val="none" w:sz="0" w:space="0" w:color="auto"/>
          </w:divBdr>
        </w:div>
        <w:div w:id="333610565">
          <w:marLeft w:val="480"/>
          <w:marRight w:val="0"/>
          <w:marTop w:val="0"/>
          <w:marBottom w:val="0"/>
          <w:divBdr>
            <w:top w:val="none" w:sz="0" w:space="0" w:color="auto"/>
            <w:left w:val="none" w:sz="0" w:space="0" w:color="auto"/>
            <w:bottom w:val="none" w:sz="0" w:space="0" w:color="auto"/>
            <w:right w:val="none" w:sz="0" w:space="0" w:color="auto"/>
          </w:divBdr>
        </w:div>
        <w:div w:id="333656293">
          <w:marLeft w:val="480"/>
          <w:marRight w:val="0"/>
          <w:marTop w:val="0"/>
          <w:marBottom w:val="0"/>
          <w:divBdr>
            <w:top w:val="none" w:sz="0" w:space="0" w:color="auto"/>
            <w:left w:val="none" w:sz="0" w:space="0" w:color="auto"/>
            <w:bottom w:val="none" w:sz="0" w:space="0" w:color="auto"/>
            <w:right w:val="none" w:sz="0" w:space="0" w:color="auto"/>
          </w:divBdr>
        </w:div>
        <w:div w:id="371659741">
          <w:marLeft w:val="480"/>
          <w:marRight w:val="0"/>
          <w:marTop w:val="0"/>
          <w:marBottom w:val="0"/>
          <w:divBdr>
            <w:top w:val="none" w:sz="0" w:space="0" w:color="auto"/>
            <w:left w:val="none" w:sz="0" w:space="0" w:color="auto"/>
            <w:bottom w:val="none" w:sz="0" w:space="0" w:color="auto"/>
            <w:right w:val="none" w:sz="0" w:space="0" w:color="auto"/>
          </w:divBdr>
        </w:div>
        <w:div w:id="480849847">
          <w:marLeft w:val="480"/>
          <w:marRight w:val="0"/>
          <w:marTop w:val="0"/>
          <w:marBottom w:val="0"/>
          <w:divBdr>
            <w:top w:val="none" w:sz="0" w:space="0" w:color="auto"/>
            <w:left w:val="none" w:sz="0" w:space="0" w:color="auto"/>
            <w:bottom w:val="none" w:sz="0" w:space="0" w:color="auto"/>
            <w:right w:val="none" w:sz="0" w:space="0" w:color="auto"/>
          </w:divBdr>
        </w:div>
        <w:div w:id="519316034">
          <w:marLeft w:val="480"/>
          <w:marRight w:val="0"/>
          <w:marTop w:val="0"/>
          <w:marBottom w:val="0"/>
          <w:divBdr>
            <w:top w:val="none" w:sz="0" w:space="0" w:color="auto"/>
            <w:left w:val="none" w:sz="0" w:space="0" w:color="auto"/>
            <w:bottom w:val="none" w:sz="0" w:space="0" w:color="auto"/>
            <w:right w:val="none" w:sz="0" w:space="0" w:color="auto"/>
          </w:divBdr>
        </w:div>
        <w:div w:id="638848529">
          <w:marLeft w:val="480"/>
          <w:marRight w:val="0"/>
          <w:marTop w:val="0"/>
          <w:marBottom w:val="0"/>
          <w:divBdr>
            <w:top w:val="none" w:sz="0" w:space="0" w:color="auto"/>
            <w:left w:val="none" w:sz="0" w:space="0" w:color="auto"/>
            <w:bottom w:val="none" w:sz="0" w:space="0" w:color="auto"/>
            <w:right w:val="none" w:sz="0" w:space="0" w:color="auto"/>
          </w:divBdr>
        </w:div>
        <w:div w:id="664627873">
          <w:marLeft w:val="480"/>
          <w:marRight w:val="0"/>
          <w:marTop w:val="0"/>
          <w:marBottom w:val="0"/>
          <w:divBdr>
            <w:top w:val="none" w:sz="0" w:space="0" w:color="auto"/>
            <w:left w:val="none" w:sz="0" w:space="0" w:color="auto"/>
            <w:bottom w:val="none" w:sz="0" w:space="0" w:color="auto"/>
            <w:right w:val="none" w:sz="0" w:space="0" w:color="auto"/>
          </w:divBdr>
        </w:div>
        <w:div w:id="729772757">
          <w:marLeft w:val="480"/>
          <w:marRight w:val="0"/>
          <w:marTop w:val="0"/>
          <w:marBottom w:val="0"/>
          <w:divBdr>
            <w:top w:val="none" w:sz="0" w:space="0" w:color="auto"/>
            <w:left w:val="none" w:sz="0" w:space="0" w:color="auto"/>
            <w:bottom w:val="none" w:sz="0" w:space="0" w:color="auto"/>
            <w:right w:val="none" w:sz="0" w:space="0" w:color="auto"/>
          </w:divBdr>
        </w:div>
        <w:div w:id="750590348">
          <w:marLeft w:val="480"/>
          <w:marRight w:val="0"/>
          <w:marTop w:val="0"/>
          <w:marBottom w:val="0"/>
          <w:divBdr>
            <w:top w:val="none" w:sz="0" w:space="0" w:color="auto"/>
            <w:left w:val="none" w:sz="0" w:space="0" w:color="auto"/>
            <w:bottom w:val="none" w:sz="0" w:space="0" w:color="auto"/>
            <w:right w:val="none" w:sz="0" w:space="0" w:color="auto"/>
          </w:divBdr>
        </w:div>
        <w:div w:id="783309158">
          <w:marLeft w:val="480"/>
          <w:marRight w:val="0"/>
          <w:marTop w:val="0"/>
          <w:marBottom w:val="0"/>
          <w:divBdr>
            <w:top w:val="none" w:sz="0" w:space="0" w:color="auto"/>
            <w:left w:val="none" w:sz="0" w:space="0" w:color="auto"/>
            <w:bottom w:val="none" w:sz="0" w:space="0" w:color="auto"/>
            <w:right w:val="none" w:sz="0" w:space="0" w:color="auto"/>
          </w:divBdr>
        </w:div>
        <w:div w:id="906764145">
          <w:marLeft w:val="480"/>
          <w:marRight w:val="0"/>
          <w:marTop w:val="0"/>
          <w:marBottom w:val="0"/>
          <w:divBdr>
            <w:top w:val="none" w:sz="0" w:space="0" w:color="auto"/>
            <w:left w:val="none" w:sz="0" w:space="0" w:color="auto"/>
            <w:bottom w:val="none" w:sz="0" w:space="0" w:color="auto"/>
            <w:right w:val="none" w:sz="0" w:space="0" w:color="auto"/>
          </w:divBdr>
        </w:div>
        <w:div w:id="907421754">
          <w:marLeft w:val="480"/>
          <w:marRight w:val="0"/>
          <w:marTop w:val="0"/>
          <w:marBottom w:val="0"/>
          <w:divBdr>
            <w:top w:val="none" w:sz="0" w:space="0" w:color="auto"/>
            <w:left w:val="none" w:sz="0" w:space="0" w:color="auto"/>
            <w:bottom w:val="none" w:sz="0" w:space="0" w:color="auto"/>
            <w:right w:val="none" w:sz="0" w:space="0" w:color="auto"/>
          </w:divBdr>
        </w:div>
        <w:div w:id="957680633">
          <w:marLeft w:val="480"/>
          <w:marRight w:val="0"/>
          <w:marTop w:val="0"/>
          <w:marBottom w:val="0"/>
          <w:divBdr>
            <w:top w:val="none" w:sz="0" w:space="0" w:color="auto"/>
            <w:left w:val="none" w:sz="0" w:space="0" w:color="auto"/>
            <w:bottom w:val="none" w:sz="0" w:space="0" w:color="auto"/>
            <w:right w:val="none" w:sz="0" w:space="0" w:color="auto"/>
          </w:divBdr>
        </w:div>
        <w:div w:id="966079895">
          <w:marLeft w:val="480"/>
          <w:marRight w:val="0"/>
          <w:marTop w:val="0"/>
          <w:marBottom w:val="0"/>
          <w:divBdr>
            <w:top w:val="none" w:sz="0" w:space="0" w:color="auto"/>
            <w:left w:val="none" w:sz="0" w:space="0" w:color="auto"/>
            <w:bottom w:val="none" w:sz="0" w:space="0" w:color="auto"/>
            <w:right w:val="none" w:sz="0" w:space="0" w:color="auto"/>
          </w:divBdr>
        </w:div>
        <w:div w:id="969631679">
          <w:marLeft w:val="480"/>
          <w:marRight w:val="0"/>
          <w:marTop w:val="0"/>
          <w:marBottom w:val="0"/>
          <w:divBdr>
            <w:top w:val="none" w:sz="0" w:space="0" w:color="auto"/>
            <w:left w:val="none" w:sz="0" w:space="0" w:color="auto"/>
            <w:bottom w:val="none" w:sz="0" w:space="0" w:color="auto"/>
            <w:right w:val="none" w:sz="0" w:space="0" w:color="auto"/>
          </w:divBdr>
        </w:div>
        <w:div w:id="973829753">
          <w:marLeft w:val="480"/>
          <w:marRight w:val="0"/>
          <w:marTop w:val="0"/>
          <w:marBottom w:val="0"/>
          <w:divBdr>
            <w:top w:val="none" w:sz="0" w:space="0" w:color="auto"/>
            <w:left w:val="none" w:sz="0" w:space="0" w:color="auto"/>
            <w:bottom w:val="none" w:sz="0" w:space="0" w:color="auto"/>
            <w:right w:val="none" w:sz="0" w:space="0" w:color="auto"/>
          </w:divBdr>
        </w:div>
        <w:div w:id="1018967646">
          <w:marLeft w:val="480"/>
          <w:marRight w:val="0"/>
          <w:marTop w:val="0"/>
          <w:marBottom w:val="0"/>
          <w:divBdr>
            <w:top w:val="none" w:sz="0" w:space="0" w:color="auto"/>
            <w:left w:val="none" w:sz="0" w:space="0" w:color="auto"/>
            <w:bottom w:val="none" w:sz="0" w:space="0" w:color="auto"/>
            <w:right w:val="none" w:sz="0" w:space="0" w:color="auto"/>
          </w:divBdr>
        </w:div>
        <w:div w:id="1062404889">
          <w:marLeft w:val="480"/>
          <w:marRight w:val="0"/>
          <w:marTop w:val="0"/>
          <w:marBottom w:val="0"/>
          <w:divBdr>
            <w:top w:val="none" w:sz="0" w:space="0" w:color="auto"/>
            <w:left w:val="none" w:sz="0" w:space="0" w:color="auto"/>
            <w:bottom w:val="none" w:sz="0" w:space="0" w:color="auto"/>
            <w:right w:val="none" w:sz="0" w:space="0" w:color="auto"/>
          </w:divBdr>
        </w:div>
        <w:div w:id="1076903065">
          <w:marLeft w:val="480"/>
          <w:marRight w:val="0"/>
          <w:marTop w:val="0"/>
          <w:marBottom w:val="0"/>
          <w:divBdr>
            <w:top w:val="none" w:sz="0" w:space="0" w:color="auto"/>
            <w:left w:val="none" w:sz="0" w:space="0" w:color="auto"/>
            <w:bottom w:val="none" w:sz="0" w:space="0" w:color="auto"/>
            <w:right w:val="none" w:sz="0" w:space="0" w:color="auto"/>
          </w:divBdr>
        </w:div>
        <w:div w:id="1170440110">
          <w:marLeft w:val="480"/>
          <w:marRight w:val="0"/>
          <w:marTop w:val="0"/>
          <w:marBottom w:val="0"/>
          <w:divBdr>
            <w:top w:val="none" w:sz="0" w:space="0" w:color="auto"/>
            <w:left w:val="none" w:sz="0" w:space="0" w:color="auto"/>
            <w:bottom w:val="none" w:sz="0" w:space="0" w:color="auto"/>
            <w:right w:val="none" w:sz="0" w:space="0" w:color="auto"/>
          </w:divBdr>
        </w:div>
        <w:div w:id="1172448614">
          <w:marLeft w:val="480"/>
          <w:marRight w:val="0"/>
          <w:marTop w:val="0"/>
          <w:marBottom w:val="0"/>
          <w:divBdr>
            <w:top w:val="none" w:sz="0" w:space="0" w:color="auto"/>
            <w:left w:val="none" w:sz="0" w:space="0" w:color="auto"/>
            <w:bottom w:val="none" w:sz="0" w:space="0" w:color="auto"/>
            <w:right w:val="none" w:sz="0" w:space="0" w:color="auto"/>
          </w:divBdr>
        </w:div>
        <w:div w:id="1209730786">
          <w:marLeft w:val="480"/>
          <w:marRight w:val="0"/>
          <w:marTop w:val="0"/>
          <w:marBottom w:val="0"/>
          <w:divBdr>
            <w:top w:val="none" w:sz="0" w:space="0" w:color="auto"/>
            <w:left w:val="none" w:sz="0" w:space="0" w:color="auto"/>
            <w:bottom w:val="none" w:sz="0" w:space="0" w:color="auto"/>
            <w:right w:val="none" w:sz="0" w:space="0" w:color="auto"/>
          </w:divBdr>
        </w:div>
        <w:div w:id="1246065827">
          <w:marLeft w:val="480"/>
          <w:marRight w:val="0"/>
          <w:marTop w:val="0"/>
          <w:marBottom w:val="0"/>
          <w:divBdr>
            <w:top w:val="none" w:sz="0" w:space="0" w:color="auto"/>
            <w:left w:val="none" w:sz="0" w:space="0" w:color="auto"/>
            <w:bottom w:val="none" w:sz="0" w:space="0" w:color="auto"/>
            <w:right w:val="none" w:sz="0" w:space="0" w:color="auto"/>
          </w:divBdr>
        </w:div>
        <w:div w:id="1266426646">
          <w:marLeft w:val="480"/>
          <w:marRight w:val="0"/>
          <w:marTop w:val="0"/>
          <w:marBottom w:val="0"/>
          <w:divBdr>
            <w:top w:val="none" w:sz="0" w:space="0" w:color="auto"/>
            <w:left w:val="none" w:sz="0" w:space="0" w:color="auto"/>
            <w:bottom w:val="none" w:sz="0" w:space="0" w:color="auto"/>
            <w:right w:val="none" w:sz="0" w:space="0" w:color="auto"/>
          </w:divBdr>
        </w:div>
        <w:div w:id="1302154012">
          <w:marLeft w:val="480"/>
          <w:marRight w:val="0"/>
          <w:marTop w:val="0"/>
          <w:marBottom w:val="0"/>
          <w:divBdr>
            <w:top w:val="none" w:sz="0" w:space="0" w:color="auto"/>
            <w:left w:val="none" w:sz="0" w:space="0" w:color="auto"/>
            <w:bottom w:val="none" w:sz="0" w:space="0" w:color="auto"/>
            <w:right w:val="none" w:sz="0" w:space="0" w:color="auto"/>
          </w:divBdr>
        </w:div>
        <w:div w:id="1380470018">
          <w:marLeft w:val="480"/>
          <w:marRight w:val="0"/>
          <w:marTop w:val="0"/>
          <w:marBottom w:val="0"/>
          <w:divBdr>
            <w:top w:val="none" w:sz="0" w:space="0" w:color="auto"/>
            <w:left w:val="none" w:sz="0" w:space="0" w:color="auto"/>
            <w:bottom w:val="none" w:sz="0" w:space="0" w:color="auto"/>
            <w:right w:val="none" w:sz="0" w:space="0" w:color="auto"/>
          </w:divBdr>
        </w:div>
        <w:div w:id="1392340258">
          <w:marLeft w:val="480"/>
          <w:marRight w:val="0"/>
          <w:marTop w:val="0"/>
          <w:marBottom w:val="0"/>
          <w:divBdr>
            <w:top w:val="none" w:sz="0" w:space="0" w:color="auto"/>
            <w:left w:val="none" w:sz="0" w:space="0" w:color="auto"/>
            <w:bottom w:val="none" w:sz="0" w:space="0" w:color="auto"/>
            <w:right w:val="none" w:sz="0" w:space="0" w:color="auto"/>
          </w:divBdr>
        </w:div>
        <w:div w:id="1403601412">
          <w:marLeft w:val="480"/>
          <w:marRight w:val="0"/>
          <w:marTop w:val="0"/>
          <w:marBottom w:val="0"/>
          <w:divBdr>
            <w:top w:val="none" w:sz="0" w:space="0" w:color="auto"/>
            <w:left w:val="none" w:sz="0" w:space="0" w:color="auto"/>
            <w:bottom w:val="none" w:sz="0" w:space="0" w:color="auto"/>
            <w:right w:val="none" w:sz="0" w:space="0" w:color="auto"/>
          </w:divBdr>
        </w:div>
        <w:div w:id="1420325191">
          <w:marLeft w:val="480"/>
          <w:marRight w:val="0"/>
          <w:marTop w:val="0"/>
          <w:marBottom w:val="0"/>
          <w:divBdr>
            <w:top w:val="none" w:sz="0" w:space="0" w:color="auto"/>
            <w:left w:val="none" w:sz="0" w:space="0" w:color="auto"/>
            <w:bottom w:val="none" w:sz="0" w:space="0" w:color="auto"/>
            <w:right w:val="none" w:sz="0" w:space="0" w:color="auto"/>
          </w:divBdr>
        </w:div>
        <w:div w:id="1460342021">
          <w:marLeft w:val="480"/>
          <w:marRight w:val="0"/>
          <w:marTop w:val="0"/>
          <w:marBottom w:val="0"/>
          <w:divBdr>
            <w:top w:val="none" w:sz="0" w:space="0" w:color="auto"/>
            <w:left w:val="none" w:sz="0" w:space="0" w:color="auto"/>
            <w:bottom w:val="none" w:sz="0" w:space="0" w:color="auto"/>
            <w:right w:val="none" w:sz="0" w:space="0" w:color="auto"/>
          </w:divBdr>
        </w:div>
        <w:div w:id="1535540982">
          <w:marLeft w:val="480"/>
          <w:marRight w:val="0"/>
          <w:marTop w:val="0"/>
          <w:marBottom w:val="0"/>
          <w:divBdr>
            <w:top w:val="none" w:sz="0" w:space="0" w:color="auto"/>
            <w:left w:val="none" w:sz="0" w:space="0" w:color="auto"/>
            <w:bottom w:val="none" w:sz="0" w:space="0" w:color="auto"/>
            <w:right w:val="none" w:sz="0" w:space="0" w:color="auto"/>
          </w:divBdr>
        </w:div>
        <w:div w:id="1617371951">
          <w:marLeft w:val="480"/>
          <w:marRight w:val="0"/>
          <w:marTop w:val="0"/>
          <w:marBottom w:val="0"/>
          <w:divBdr>
            <w:top w:val="none" w:sz="0" w:space="0" w:color="auto"/>
            <w:left w:val="none" w:sz="0" w:space="0" w:color="auto"/>
            <w:bottom w:val="none" w:sz="0" w:space="0" w:color="auto"/>
            <w:right w:val="none" w:sz="0" w:space="0" w:color="auto"/>
          </w:divBdr>
        </w:div>
        <w:div w:id="1738740700">
          <w:marLeft w:val="480"/>
          <w:marRight w:val="0"/>
          <w:marTop w:val="0"/>
          <w:marBottom w:val="0"/>
          <w:divBdr>
            <w:top w:val="none" w:sz="0" w:space="0" w:color="auto"/>
            <w:left w:val="none" w:sz="0" w:space="0" w:color="auto"/>
            <w:bottom w:val="none" w:sz="0" w:space="0" w:color="auto"/>
            <w:right w:val="none" w:sz="0" w:space="0" w:color="auto"/>
          </w:divBdr>
        </w:div>
        <w:div w:id="1780563458">
          <w:marLeft w:val="480"/>
          <w:marRight w:val="0"/>
          <w:marTop w:val="0"/>
          <w:marBottom w:val="0"/>
          <w:divBdr>
            <w:top w:val="none" w:sz="0" w:space="0" w:color="auto"/>
            <w:left w:val="none" w:sz="0" w:space="0" w:color="auto"/>
            <w:bottom w:val="none" w:sz="0" w:space="0" w:color="auto"/>
            <w:right w:val="none" w:sz="0" w:space="0" w:color="auto"/>
          </w:divBdr>
        </w:div>
        <w:div w:id="1838619317">
          <w:marLeft w:val="480"/>
          <w:marRight w:val="0"/>
          <w:marTop w:val="0"/>
          <w:marBottom w:val="0"/>
          <w:divBdr>
            <w:top w:val="none" w:sz="0" w:space="0" w:color="auto"/>
            <w:left w:val="none" w:sz="0" w:space="0" w:color="auto"/>
            <w:bottom w:val="none" w:sz="0" w:space="0" w:color="auto"/>
            <w:right w:val="none" w:sz="0" w:space="0" w:color="auto"/>
          </w:divBdr>
        </w:div>
        <w:div w:id="1903709435">
          <w:marLeft w:val="480"/>
          <w:marRight w:val="0"/>
          <w:marTop w:val="0"/>
          <w:marBottom w:val="0"/>
          <w:divBdr>
            <w:top w:val="none" w:sz="0" w:space="0" w:color="auto"/>
            <w:left w:val="none" w:sz="0" w:space="0" w:color="auto"/>
            <w:bottom w:val="none" w:sz="0" w:space="0" w:color="auto"/>
            <w:right w:val="none" w:sz="0" w:space="0" w:color="auto"/>
          </w:divBdr>
        </w:div>
        <w:div w:id="1924953796">
          <w:marLeft w:val="480"/>
          <w:marRight w:val="0"/>
          <w:marTop w:val="0"/>
          <w:marBottom w:val="0"/>
          <w:divBdr>
            <w:top w:val="none" w:sz="0" w:space="0" w:color="auto"/>
            <w:left w:val="none" w:sz="0" w:space="0" w:color="auto"/>
            <w:bottom w:val="none" w:sz="0" w:space="0" w:color="auto"/>
            <w:right w:val="none" w:sz="0" w:space="0" w:color="auto"/>
          </w:divBdr>
        </w:div>
        <w:div w:id="1993950309">
          <w:marLeft w:val="480"/>
          <w:marRight w:val="0"/>
          <w:marTop w:val="0"/>
          <w:marBottom w:val="0"/>
          <w:divBdr>
            <w:top w:val="none" w:sz="0" w:space="0" w:color="auto"/>
            <w:left w:val="none" w:sz="0" w:space="0" w:color="auto"/>
            <w:bottom w:val="none" w:sz="0" w:space="0" w:color="auto"/>
            <w:right w:val="none" w:sz="0" w:space="0" w:color="auto"/>
          </w:divBdr>
        </w:div>
        <w:div w:id="2016152518">
          <w:marLeft w:val="480"/>
          <w:marRight w:val="0"/>
          <w:marTop w:val="0"/>
          <w:marBottom w:val="0"/>
          <w:divBdr>
            <w:top w:val="none" w:sz="0" w:space="0" w:color="auto"/>
            <w:left w:val="none" w:sz="0" w:space="0" w:color="auto"/>
            <w:bottom w:val="none" w:sz="0" w:space="0" w:color="auto"/>
            <w:right w:val="none" w:sz="0" w:space="0" w:color="auto"/>
          </w:divBdr>
        </w:div>
        <w:div w:id="2037777292">
          <w:marLeft w:val="480"/>
          <w:marRight w:val="0"/>
          <w:marTop w:val="0"/>
          <w:marBottom w:val="0"/>
          <w:divBdr>
            <w:top w:val="none" w:sz="0" w:space="0" w:color="auto"/>
            <w:left w:val="none" w:sz="0" w:space="0" w:color="auto"/>
            <w:bottom w:val="none" w:sz="0" w:space="0" w:color="auto"/>
            <w:right w:val="none" w:sz="0" w:space="0" w:color="auto"/>
          </w:divBdr>
        </w:div>
        <w:div w:id="2053923717">
          <w:marLeft w:val="480"/>
          <w:marRight w:val="0"/>
          <w:marTop w:val="0"/>
          <w:marBottom w:val="0"/>
          <w:divBdr>
            <w:top w:val="none" w:sz="0" w:space="0" w:color="auto"/>
            <w:left w:val="none" w:sz="0" w:space="0" w:color="auto"/>
            <w:bottom w:val="none" w:sz="0" w:space="0" w:color="auto"/>
            <w:right w:val="none" w:sz="0" w:space="0" w:color="auto"/>
          </w:divBdr>
        </w:div>
        <w:div w:id="2073651961">
          <w:marLeft w:val="480"/>
          <w:marRight w:val="0"/>
          <w:marTop w:val="0"/>
          <w:marBottom w:val="0"/>
          <w:divBdr>
            <w:top w:val="none" w:sz="0" w:space="0" w:color="auto"/>
            <w:left w:val="none" w:sz="0" w:space="0" w:color="auto"/>
            <w:bottom w:val="none" w:sz="0" w:space="0" w:color="auto"/>
            <w:right w:val="none" w:sz="0" w:space="0" w:color="auto"/>
          </w:divBdr>
        </w:div>
        <w:div w:id="2107799212">
          <w:marLeft w:val="480"/>
          <w:marRight w:val="0"/>
          <w:marTop w:val="0"/>
          <w:marBottom w:val="0"/>
          <w:divBdr>
            <w:top w:val="none" w:sz="0" w:space="0" w:color="auto"/>
            <w:left w:val="none" w:sz="0" w:space="0" w:color="auto"/>
            <w:bottom w:val="none" w:sz="0" w:space="0" w:color="auto"/>
            <w:right w:val="none" w:sz="0" w:space="0" w:color="auto"/>
          </w:divBdr>
        </w:div>
        <w:div w:id="2123645134">
          <w:marLeft w:val="480"/>
          <w:marRight w:val="0"/>
          <w:marTop w:val="0"/>
          <w:marBottom w:val="0"/>
          <w:divBdr>
            <w:top w:val="none" w:sz="0" w:space="0" w:color="auto"/>
            <w:left w:val="none" w:sz="0" w:space="0" w:color="auto"/>
            <w:bottom w:val="none" w:sz="0" w:space="0" w:color="auto"/>
            <w:right w:val="none" w:sz="0" w:space="0" w:color="auto"/>
          </w:divBdr>
        </w:div>
      </w:divsChild>
    </w:div>
    <w:div w:id="658850236">
      <w:marLeft w:val="480"/>
      <w:marRight w:val="0"/>
      <w:marTop w:val="0"/>
      <w:marBottom w:val="0"/>
      <w:divBdr>
        <w:top w:val="none" w:sz="0" w:space="0" w:color="auto"/>
        <w:left w:val="none" w:sz="0" w:space="0" w:color="auto"/>
        <w:bottom w:val="none" w:sz="0" w:space="0" w:color="auto"/>
        <w:right w:val="none" w:sz="0" w:space="0" w:color="auto"/>
      </w:divBdr>
    </w:div>
    <w:div w:id="661006274">
      <w:marLeft w:val="480"/>
      <w:marRight w:val="0"/>
      <w:marTop w:val="0"/>
      <w:marBottom w:val="0"/>
      <w:divBdr>
        <w:top w:val="none" w:sz="0" w:space="0" w:color="auto"/>
        <w:left w:val="none" w:sz="0" w:space="0" w:color="auto"/>
        <w:bottom w:val="none" w:sz="0" w:space="0" w:color="auto"/>
        <w:right w:val="none" w:sz="0" w:space="0" w:color="auto"/>
      </w:divBdr>
    </w:div>
    <w:div w:id="661086129">
      <w:marLeft w:val="640"/>
      <w:marRight w:val="0"/>
      <w:marTop w:val="0"/>
      <w:marBottom w:val="0"/>
      <w:divBdr>
        <w:top w:val="none" w:sz="0" w:space="0" w:color="auto"/>
        <w:left w:val="none" w:sz="0" w:space="0" w:color="auto"/>
        <w:bottom w:val="none" w:sz="0" w:space="0" w:color="auto"/>
        <w:right w:val="none" w:sz="0" w:space="0" w:color="auto"/>
      </w:divBdr>
    </w:div>
    <w:div w:id="663705883">
      <w:marLeft w:val="480"/>
      <w:marRight w:val="0"/>
      <w:marTop w:val="0"/>
      <w:marBottom w:val="0"/>
      <w:divBdr>
        <w:top w:val="none" w:sz="0" w:space="0" w:color="auto"/>
        <w:left w:val="none" w:sz="0" w:space="0" w:color="auto"/>
        <w:bottom w:val="none" w:sz="0" w:space="0" w:color="auto"/>
        <w:right w:val="none" w:sz="0" w:space="0" w:color="auto"/>
      </w:divBdr>
    </w:div>
    <w:div w:id="666518870">
      <w:marLeft w:val="480"/>
      <w:marRight w:val="0"/>
      <w:marTop w:val="0"/>
      <w:marBottom w:val="0"/>
      <w:divBdr>
        <w:top w:val="none" w:sz="0" w:space="0" w:color="auto"/>
        <w:left w:val="none" w:sz="0" w:space="0" w:color="auto"/>
        <w:bottom w:val="none" w:sz="0" w:space="0" w:color="auto"/>
        <w:right w:val="none" w:sz="0" w:space="0" w:color="auto"/>
      </w:divBdr>
    </w:div>
    <w:div w:id="667749135">
      <w:marLeft w:val="480"/>
      <w:marRight w:val="0"/>
      <w:marTop w:val="0"/>
      <w:marBottom w:val="0"/>
      <w:divBdr>
        <w:top w:val="none" w:sz="0" w:space="0" w:color="auto"/>
        <w:left w:val="none" w:sz="0" w:space="0" w:color="auto"/>
        <w:bottom w:val="none" w:sz="0" w:space="0" w:color="auto"/>
        <w:right w:val="none" w:sz="0" w:space="0" w:color="auto"/>
      </w:divBdr>
    </w:div>
    <w:div w:id="667755751">
      <w:marLeft w:val="480"/>
      <w:marRight w:val="0"/>
      <w:marTop w:val="0"/>
      <w:marBottom w:val="0"/>
      <w:divBdr>
        <w:top w:val="none" w:sz="0" w:space="0" w:color="auto"/>
        <w:left w:val="none" w:sz="0" w:space="0" w:color="auto"/>
        <w:bottom w:val="none" w:sz="0" w:space="0" w:color="auto"/>
        <w:right w:val="none" w:sz="0" w:space="0" w:color="auto"/>
      </w:divBdr>
    </w:div>
    <w:div w:id="668601351">
      <w:marLeft w:val="480"/>
      <w:marRight w:val="0"/>
      <w:marTop w:val="0"/>
      <w:marBottom w:val="0"/>
      <w:divBdr>
        <w:top w:val="none" w:sz="0" w:space="0" w:color="auto"/>
        <w:left w:val="none" w:sz="0" w:space="0" w:color="auto"/>
        <w:bottom w:val="none" w:sz="0" w:space="0" w:color="auto"/>
        <w:right w:val="none" w:sz="0" w:space="0" w:color="auto"/>
      </w:divBdr>
    </w:div>
    <w:div w:id="670642413">
      <w:bodyDiv w:val="1"/>
      <w:marLeft w:val="0"/>
      <w:marRight w:val="0"/>
      <w:marTop w:val="0"/>
      <w:marBottom w:val="0"/>
      <w:divBdr>
        <w:top w:val="none" w:sz="0" w:space="0" w:color="auto"/>
        <w:left w:val="none" w:sz="0" w:space="0" w:color="auto"/>
        <w:bottom w:val="none" w:sz="0" w:space="0" w:color="auto"/>
        <w:right w:val="none" w:sz="0" w:space="0" w:color="auto"/>
      </w:divBdr>
    </w:div>
    <w:div w:id="674040649">
      <w:bodyDiv w:val="1"/>
      <w:marLeft w:val="0"/>
      <w:marRight w:val="0"/>
      <w:marTop w:val="0"/>
      <w:marBottom w:val="0"/>
      <w:divBdr>
        <w:top w:val="none" w:sz="0" w:space="0" w:color="auto"/>
        <w:left w:val="none" w:sz="0" w:space="0" w:color="auto"/>
        <w:bottom w:val="none" w:sz="0" w:space="0" w:color="auto"/>
        <w:right w:val="none" w:sz="0" w:space="0" w:color="auto"/>
      </w:divBdr>
    </w:div>
    <w:div w:id="674113917">
      <w:marLeft w:val="480"/>
      <w:marRight w:val="0"/>
      <w:marTop w:val="0"/>
      <w:marBottom w:val="0"/>
      <w:divBdr>
        <w:top w:val="none" w:sz="0" w:space="0" w:color="auto"/>
        <w:left w:val="none" w:sz="0" w:space="0" w:color="auto"/>
        <w:bottom w:val="none" w:sz="0" w:space="0" w:color="auto"/>
        <w:right w:val="none" w:sz="0" w:space="0" w:color="auto"/>
      </w:divBdr>
    </w:div>
    <w:div w:id="675497716">
      <w:bodyDiv w:val="1"/>
      <w:marLeft w:val="0"/>
      <w:marRight w:val="0"/>
      <w:marTop w:val="0"/>
      <w:marBottom w:val="0"/>
      <w:divBdr>
        <w:top w:val="none" w:sz="0" w:space="0" w:color="auto"/>
        <w:left w:val="none" w:sz="0" w:space="0" w:color="auto"/>
        <w:bottom w:val="none" w:sz="0" w:space="0" w:color="auto"/>
        <w:right w:val="none" w:sz="0" w:space="0" w:color="auto"/>
      </w:divBdr>
    </w:div>
    <w:div w:id="675690028">
      <w:marLeft w:val="480"/>
      <w:marRight w:val="0"/>
      <w:marTop w:val="0"/>
      <w:marBottom w:val="0"/>
      <w:divBdr>
        <w:top w:val="none" w:sz="0" w:space="0" w:color="auto"/>
        <w:left w:val="none" w:sz="0" w:space="0" w:color="auto"/>
        <w:bottom w:val="none" w:sz="0" w:space="0" w:color="auto"/>
        <w:right w:val="none" w:sz="0" w:space="0" w:color="auto"/>
      </w:divBdr>
    </w:div>
    <w:div w:id="676539827">
      <w:marLeft w:val="480"/>
      <w:marRight w:val="0"/>
      <w:marTop w:val="0"/>
      <w:marBottom w:val="0"/>
      <w:divBdr>
        <w:top w:val="none" w:sz="0" w:space="0" w:color="auto"/>
        <w:left w:val="none" w:sz="0" w:space="0" w:color="auto"/>
        <w:bottom w:val="none" w:sz="0" w:space="0" w:color="auto"/>
        <w:right w:val="none" w:sz="0" w:space="0" w:color="auto"/>
      </w:divBdr>
    </w:div>
    <w:div w:id="676619537">
      <w:bodyDiv w:val="1"/>
      <w:marLeft w:val="0"/>
      <w:marRight w:val="0"/>
      <w:marTop w:val="0"/>
      <w:marBottom w:val="0"/>
      <w:divBdr>
        <w:top w:val="none" w:sz="0" w:space="0" w:color="auto"/>
        <w:left w:val="none" w:sz="0" w:space="0" w:color="auto"/>
        <w:bottom w:val="none" w:sz="0" w:space="0" w:color="auto"/>
        <w:right w:val="none" w:sz="0" w:space="0" w:color="auto"/>
      </w:divBdr>
    </w:div>
    <w:div w:id="677118473">
      <w:marLeft w:val="480"/>
      <w:marRight w:val="0"/>
      <w:marTop w:val="0"/>
      <w:marBottom w:val="0"/>
      <w:divBdr>
        <w:top w:val="none" w:sz="0" w:space="0" w:color="auto"/>
        <w:left w:val="none" w:sz="0" w:space="0" w:color="auto"/>
        <w:bottom w:val="none" w:sz="0" w:space="0" w:color="auto"/>
        <w:right w:val="none" w:sz="0" w:space="0" w:color="auto"/>
      </w:divBdr>
    </w:div>
    <w:div w:id="678770658">
      <w:marLeft w:val="480"/>
      <w:marRight w:val="0"/>
      <w:marTop w:val="0"/>
      <w:marBottom w:val="0"/>
      <w:divBdr>
        <w:top w:val="none" w:sz="0" w:space="0" w:color="auto"/>
        <w:left w:val="none" w:sz="0" w:space="0" w:color="auto"/>
        <w:bottom w:val="none" w:sz="0" w:space="0" w:color="auto"/>
        <w:right w:val="none" w:sz="0" w:space="0" w:color="auto"/>
      </w:divBdr>
    </w:div>
    <w:div w:id="678777858">
      <w:bodyDiv w:val="1"/>
      <w:marLeft w:val="0"/>
      <w:marRight w:val="0"/>
      <w:marTop w:val="0"/>
      <w:marBottom w:val="0"/>
      <w:divBdr>
        <w:top w:val="none" w:sz="0" w:space="0" w:color="auto"/>
        <w:left w:val="none" w:sz="0" w:space="0" w:color="auto"/>
        <w:bottom w:val="none" w:sz="0" w:space="0" w:color="auto"/>
        <w:right w:val="none" w:sz="0" w:space="0" w:color="auto"/>
      </w:divBdr>
    </w:div>
    <w:div w:id="678852011">
      <w:bodyDiv w:val="1"/>
      <w:marLeft w:val="0"/>
      <w:marRight w:val="0"/>
      <w:marTop w:val="0"/>
      <w:marBottom w:val="0"/>
      <w:divBdr>
        <w:top w:val="none" w:sz="0" w:space="0" w:color="auto"/>
        <w:left w:val="none" w:sz="0" w:space="0" w:color="auto"/>
        <w:bottom w:val="none" w:sz="0" w:space="0" w:color="auto"/>
        <w:right w:val="none" w:sz="0" w:space="0" w:color="auto"/>
      </w:divBdr>
    </w:div>
    <w:div w:id="681321152">
      <w:marLeft w:val="480"/>
      <w:marRight w:val="0"/>
      <w:marTop w:val="0"/>
      <w:marBottom w:val="0"/>
      <w:divBdr>
        <w:top w:val="none" w:sz="0" w:space="0" w:color="auto"/>
        <w:left w:val="none" w:sz="0" w:space="0" w:color="auto"/>
        <w:bottom w:val="none" w:sz="0" w:space="0" w:color="auto"/>
        <w:right w:val="none" w:sz="0" w:space="0" w:color="auto"/>
      </w:divBdr>
    </w:div>
    <w:div w:id="684594260">
      <w:bodyDiv w:val="1"/>
      <w:marLeft w:val="0"/>
      <w:marRight w:val="0"/>
      <w:marTop w:val="0"/>
      <w:marBottom w:val="0"/>
      <w:divBdr>
        <w:top w:val="none" w:sz="0" w:space="0" w:color="auto"/>
        <w:left w:val="none" w:sz="0" w:space="0" w:color="auto"/>
        <w:bottom w:val="none" w:sz="0" w:space="0" w:color="auto"/>
        <w:right w:val="none" w:sz="0" w:space="0" w:color="auto"/>
      </w:divBdr>
      <w:divsChild>
        <w:div w:id="78069027">
          <w:marLeft w:val="480"/>
          <w:marRight w:val="0"/>
          <w:marTop w:val="0"/>
          <w:marBottom w:val="0"/>
          <w:divBdr>
            <w:top w:val="none" w:sz="0" w:space="0" w:color="auto"/>
            <w:left w:val="none" w:sz="0" w:space="0" w:color="auto"/>
            <w:bottom w:val="none" w:sz="0" w:space="0" w:color="auto"/>
            <w:right w:val="none" w:sz="0" w:space="0" w:color="auto"/>
          </w:divBdr>
        </w:div>
        <w:div w:id="122894550">
          <w:marLeft w:val="480"/>
          <w:marRight w:val="0"/>
          <w:marTop w:val="0"/>
          <w:marBottom w:val="0"/>
          <w:divBdr>
            <w:top w:val="none" w:sz="0" w:space="0" w:color="auto"/>
            <w:left w:val="none" w:sz="0" w:space="0" w:color="auto"/>
            <w:bottom w:val="none" w:sz="0" w:space="0" w:color="auto"/>
            <w:right w:val="none" w:sz="0" w:space="0" w:color="auto"/>
          </w:divBdr>
        </w:div>
        <w:div w:id="671300757">
          <w:marLeft w:val="480"/>
          <w:marRight w:val="0"/>
          <w:marTop w:val="0"/>
          <w:marBottom w:val="0"/>
          <w:divBdr>
            <w:top w:val="none" w:sz="0" w:space="0" w:color="auto"/>
            <w:left w:val="none" w:sz="0" w:space="0" w:color="auto"/>
            <w:bottom w:val="none" w:sz="0" w:space="0" w:color="auto"/>
            <w:right w:val="none" w:sz="0" w:space="0" w:color="auto"/>
          </w:divBdr>
        </w:div>
        <w:div w:id="734206889">
          <w:marLeft w:val="480"/>
          <w:marRight w:val="0"/>
          <w:marTop w:val="0"/>
          <w:marBottom w:val="0"/>
          <w:divBdr>
            <w:top w:val="none" w:sz="0" w:space="0" w:color="auto"/>
            <w:left w:val="none" w:sz="0" w:space="0" w:color="auto"/>
            <w:bottom w:val="none" w:sz="0" w:space="0" w:color="auto"/>
            <w:right w:val="none" w:sz="0" w:space="0" w:color="auto"/>
          </w:divBdr>
        </w:div>
        <w:div w:id="776800002">
          <w:marLeft w:val="480"/>
          <w:marRight w:val="0"/>
          <w:marTop w:val="0"/>
          <w:marBottom w:val="0"/>
          <w:divBdr>
            <w:top w:val="none" w:sz="0" w:space="0" w:color="auto"/>
            <w:left w:val="none" w:sz="0" w:space="0" w:color="auto"/>
            <w:bottom w:val="none" w:sz="0" w:space="0" w:color="auto"/>
            <w:right w:val="none" w:sz="0" w:space="0" w:color="auto"/>
          </w:divBdr>
        </w:div>
        <w:div w:id="809591922">
          <w:marLeft w:val="480"/>
          <w:marRight w:val="0"/>
          <w:marTop w:val="0"/>
          <w:marBottom w:val="0"/>
          <w:divBdr>
            <w:top w:val="none" w:sz="0" w:space="0" w:color="auto"/>
            <w:left w:val="none" w:sz="0" w:space="0" w:color="auto"/>
            <w:bottom w:val="none" w:sz="0" w:space="0" w:color="auto"/>
            <w:right w:val="none" w:sz="0" w:space="0" w:color="auto"/>
          </w:divBdr>
        </w:div>
        <w:div w:id="1138768974">
          <w:marLeft w:val="480"/>
          <w:marRight w:val="0"/>
          <w:marTop w:val="0"/>
          <w:marBottom w:val="0"/>
          <w:divBdr>
            <w:top w:val="none" w:sz="0" w:space="0" w:color="auto"/>
            <w:left w:val="none" w:sz="0" w:space="0" w:color="auto"/>
            <w:bottom w:val="none" w:sz="0" w:space="0" w:color="auto"/>
            <w:right w:val="none" w:sz="0" w:space="0" w:color="auto"/>
          </w:divBdr>
        </w:div>
        <w:div w:id="1177769393">
          <w:marLeft w:val="480"/>
          <w:marRight w:val="0"/>
          <w:marTop w:val="0"/>
          <w:marBottom w:val="0"/>
          <w:divBdr>
            <w:top w:val="none" w:sz="0" w:space="0" w:color="auto"/>
            <w:left w:val="none" w:sz="0" w:space="0" w:color="auto"/>
            <w:bottom w:val="none" w:sz="0" w:space="0" w:color="auto"/>
            <w:right w:val="none" w:sz="0" w:space="0" w:color="auto"/>
          </w:divBdr>
        </w:div>
        <w:div w:id="1506820681">
          <w:marLeft w:val="480"/>
          <w:marRight w:val="0"/>
          <w:marTop w:val="0"/>
          <w:marBottom w:val="0"/>
          <w:divBdr>
            <w:top w:val="none" w:sz="0" w:space="0" w:color="auto"/>
            <w:left w:val="none" w:sz="0" w:space="0" w:color="auto"/>
            <w:bottom w:val="none" w:sz="0" w:space="0" w:color="auto"/>
            <w:right w:val="none" w:sz="0" w:space="0" w:color="auto"/>
          </w:divBdr>
        </w:div>
        <w:div w:id="1661303878">
          <w:marLeft w:val="480"/>
          <w:marRight w:val="0"/>
          <w:marTop w:val="0"/>
          <w:marBottom w:val="0"/>
          <w:divBdr>
            <w:top w:val="none" w:sz="0" w:space="0" w:color="auto"/>
            <w:left w:val="none" w:sz="0" w:space="0" w:color="auto"/>
            <w:bottom w:val="none" w:sz="0" w:space="0" w:color="auto"/>
            <w:right w:val="none" w:sz="0" w:space="0" w:color="auto"/>
          </w:divBdr>
        </w:div>
        <w:div w:id="2001735085">
          <w:marLeft w:val="480"/>
          <w:marRight w:val="0"/>
          <w:marTop w:val="0"/>
          <w:marBottom w:val="0"/>
          <w:divBdr>
            <w:top w:val="none" w:sz="0" w:space="0" w:color="auto"/>
            <w:left w:val="none" w:sz="0" w:space="0" w:color="auto"/>
            <w:bottom w:val="none" w:sz="0" w:space="0" w:color="auto"/>
            <w:right w:val="none" w:sz="0" w:space="0" w:color="auto"/>
          </w:divBdr>
        </w:div>
        <w:div w:id="2007325064">
          <w:marLeft w:val="480"/>
          <w:marRight w:val="0"/>
          <w:marTop w:val="0"/>
          <w:marBottom w:val="0"/>
          <w:divBdr>
            <w:top w:val="none" w:sz="0" w:space="0" w:color="auto"/>
            <w:left w:val="none" w:sz="0" w:space="0" w:color="auto"/>
            <w:bottom w:val="none" w:sz="0" w:space="0" w:color="auto"/>
            <w:right w:val="none" w:sz="0" w:space="0" w:color="auto"/>
          </w:divBdr>
        </w:div>
      </w:divsChild>
    </w:div>
    <w:div w:id="687757309">
      <w:marLeft w:val="480"/>
      <w:marRight w:val="0"/>
      <w:marTop w:val="0"/>
      <w:marBottom w:val="0"/>
      <w:divBdr>
        <w:top w:val="none" w:sz="0" w:space="0" w:color="auto"/>
        <w:left w:val="none" w:sz="0" w:space="0" w:color="auto"/>
        <w:bottom w:val="none" w:sz="0" w:space="0" w:color="auto"/>
        <w:right w:val="none" w:sz="0" w:space="0" w:color="auto"/>
      </w:divBdr>
    </w:div>
    <w:div w:id="688608700">
      <w:bodyDiv w:val="1"/>
      <w:marLeft w:val="0"/>
      <w:marRight w:val="0"/>
      <w:marTop w:val="0"/>
      <w:marBottom w:val="0"/>
      <w:divBdr>
        <w:top w:val="none" w:sz="0" w:space="0" w:color="auto"/>
        <w:left w:val="none" w:sz="0" w:space="0" w:color="auto"/>
        <w:bottom w:val="none" w:sz="0" w:space="0" w:color="auto"/>
        <w:right w:val="none" w:sz="0" w:space="0" w:color="auto"/>
      </w:divBdr>
    </w:div>
    <w:div w:id="688796966">
      <w:bodyDiv w:val="1"/>
      <w:marLeft w:val="0"/>
      <w:marRight w:val="0"/>
      <w:marTop w:val="0"/>
      <w:marBottom w:val="0"/>
      <w:divBdr>
        <w:top w:val="none" w:sz="0" w:space="0" w:color="auto"/>
        <w:left w:val="none" w:sz="0" w:space="0" w:color="auto"/>
        <w:bottom w:val="none" w:sz="0" w:space="0" w:color="auto"/>
        <w:right w:val="none" w:sz="0" w:space="0" w:color="auto"/>
      </w:divBdr>
    </w:div>
    <w:div w:id="691037051">
      <w:bodyDiv w:val="1"/>
      <w:marLeft w:val="0"/>
      <w:marRight w:val="0"/>
      <w:marTop w:val="0"/>
      <w:marBottom w:val="0"/>
      <w:divBdr>
        <w:top w:val="none" w:sz="0" w:space="0" w:color="auto"/>
        <w:left w:val="none" w:sz="0" w:space="0" w:color="auto"/>
        <w:bottom w:val="none" w:sz="0" w:space="0" w:color="auto"/>
        <w:right w:val="none" w:sz="0" w:space="0" w:color="auto"/>
      </w:divBdr>
      <w:divsChild>
        <w:div w:id="31079762">
          <w:marLeft w:val="480"/>
          <w:marRight w:val="0"/>
          <w:marTop w:val="0"/>
          <w:marBottom w:val="0"/>
          <w:divBdr>
            <w:top w:val="none" w:sz="0" w:space="0" w:color="auto"/>
            <w:left w:val="none" w:sz="0" w:space="0" w:color="auto"/>
            <w:bottom w:val="none" w:sz="0" w:space="0" w:color="auto"/>
            <w:right w:val="none" w:sz="0" w:space="0" w:color="auto"/>
          </w:divBdr>
        </w:div>
        <w:div w:id="197816005">
          <w:marLeft w:val="480"/>
          <w:marRight w:val="0"/>
          <w:marTop w:val="0"/>
          <w:marBottom w:val="0"/>
          <w:divBdr>
            <w:top w:val="none" w:sz="0" w:space="0" w:color="auto"/>
            <w:left w:val="none" w:sz="0" w:space="0" w:color="auto"/>
            <w:bottom w:val="none" w:sz="0" w:space="0" w:color="auto"/>
            <w:right w:val="none" w:sz="0" w:space="0" w:color="auto"/>
          </w:divBdr>
        </w:div>
        <w:div w:id="386731906">
          <w:marLeft w:val="480"/>
          <w:marRight w:val="0"/>
          <w:marTop w:val="0"/>
          <w:marBottom w:val="0"/>
          <w:divBdr>
            <w:top w:val="none" w:sz="0" w:space="0" w:color="auto"/>
            <w:left w:val="none" w:sz="0" w:space="0" w:color="auto"/>
            <w:bottom w:val="none" w:sz="0" w:space="0" w:color="auto"/>
            <w:right w:val="none" w:sz="0" w:space="0" w:color="auto"/>
          </w:divBdr>
        </w:div>
        <w:div w:id="714736517">
          <w:marLeft w:val="480"/>
          <w:marRight w:val="0"/>
          <w:marTop w:val="0"/>
          <w:marBottom w:val="0"/>
          <w:divBdr>
            <w:top w:val="none" w:sz="0" w:space="0" w:color="auto"/>
            <w:left w:val="none" w:sz="0" w:space="0" w:color="auto"/>
            <w:bottom w:val="none" w:sz="0" w:space="0" w:color="auto"/>
            <w:right w:val="none" w:sz="0" w:space="0" w:color="auto"/>
          </w:divBdr>
        </w:div>
        <w:div w:id="1119378469">
          <w:marLeft w:val="480"/>
          <w:marRight w:val="0"/>
          <w:marTop w:val="0"/>
          <w:marBottom w:val="0"/>
          <w:divBdr>
            <w:top w:val="none" w:sz="0" w:space="0" w:color="auto"/>
            <w:left w:val="none" w:sz="0" w:space="0" w:color="auto"/>
            <w:bottom w:val="none" w:sz="0" w:space="0" w:color="auto"/>
            <w:right w:val="none" w:sz="0" w:space="0" w:color="auto"/>
          </w:divBdr>
        </w:div>
        <w:div w:id="1121150865">
          <w:marLeft w:val="480"/>
          <w:marRight w:val="0"/>
          <w:marTop w:val="0"/>
          <w:marBottom w:val="0"/>
          <w:divBdr>
            <w:top w:val="none" w:sz="0" w:space="0" w:color="auto"/>
            <w:left w:val="none" w:sz="0" w:space="0" w:color="auto"/>
            <w:bottom w:val="none" w:sz="0" w:space="0" w:color="auto"/>
            <w:right w:val="none" w:sz="0" w:space="0" w:color="auto"/>
          </w:divBdr>
        </w:div>
        <w:div w:id="1430806590">
          <w:marLeft w:val="480"/>
          <w:marRight w:val="0"/>
          <w:marTop w:val="0"/>
          <w:marBottom w:val="0"/>
          <w:divBdr>
            <w:top w:val="none" w:sz="0" w:space="0" w:color="auto"/>
            <w:left w:val="none" w:sz="0" w:space="0" w:color="auto"/>
            <w:bottom w:val="none" w:sz="0" w:space="0" w:color="auto"/>
            <w:right w:val="none" w:sz="0" w:space="0" w:color="auto"/>
          </w:divBdr>
        </w:div>
        <w:div w:id="1471174254">
          <w:marLeft w:val="480"/>
          <w:marRight w:val="0"/>
          <w:marTop w:val="0"/>
          <w:marBottom w:val="0"/>
          <w:divBdr>
            <w:top w:val="none" w:sz="0" w:space="0" w:color="auto"/>
            <w:left w:val="none" w:sz="0" w:space="0" w:color="auto"/>
            <w:bottom w:val="none" w:sz="0" w:space="0" w:color="auto"/>
            <w:right w:val="none" w:sz="0" w:space="0" w:color="auto"/>
          </w:divBdr>
        </w:div>
        <w:div w:id="1724207706">
          <w:marLeft w:val="480"/>
          <w:marRight w:val="0"/>
          <w:marTop w:val="0"/>
          <w:marBottom w:val="0"/>
          <w:divBdr>
            <w:top w:val="none" w:sz="0" w:space="0" w:color="auto"/>
            <w:left w:val="none" w:sz="0" w:space="0" w:color="auto"/>
            <w:bottom w:val="none" w:sz="0" w:space="0" w:color="auto"/>
            <w:right w:val="none" w:sz="0" w:space="0" w:color="auto"/>
          </w:divBdr>
        </w:div>
        <w:div w:id="2006544269">
          <w:marLeft w:val="480"/>
          <w:marRight w:val="0"/>
          <w:marTop w:val="0"/>
          <w:marBottom w:val="0"/>
          <w:divBdr>
            <w:top w:val="none" w:sz="0" w:space="0" w:color="auto"/>
            <w:left w:val="none" w:sz="0" w:space="0" w:color="auto"/>
            <w:bottom w:val="none" w:sz="0" w:space="0" w:color="auto"/>
            <w:right w:val="none" w:sz="0" w:space="0" w:color="auto"/>
          </w:divBdr>
        </w:div>
      </w:divsChild>
    </w:div>
    <w:div w:id="691302765">
      <w:marLeft w:val="480"/>
      <w:marRight w:val="0"/>
      <w:marTop w:val="0"/>
      <w:marBottom w:val="0"/>
      <w:divBdr>
        <w:top w:val="none" w:sz="0" w:space="0" w:color="auto"/>
        <w:left w:val="none" w:sz="0" w:space="0" w:color="auto"/>
        <w:bottom w:val="none" w:sz="0" w:space="0" w:color="auto"/>
        <w:right w:val="none" w:sz="0" w:space="0" w:color="auto"/>
      </w:divBdr>
    </w:div>
    <w:div w:id="692194237">
      <w:bodyDiv w:val="1"/>
      <w:marLeft w:val="0"/>
      <w:marRight w:val="0"/>
      <w:marTop w:val="0"/>
      <w:marBottom w:val="0"/>
      <w:divBdr>
        <w:top w:val="none" w:sz="0" w:space="0" w:color="auto"/>
        <w:left w:val="none" w:sz="0" w:space="0" w:color="auto"/>
        <w:bottom w:val="none" w:sz="0" w:space="0" w:color="auto"/>
        <w:right w:val="none" w:sz="0" w:space="0" w:color="auto"/>
      </w:divBdr>
      <w:divsChild>
        <w:div w:id="507718594">
          <w:marLeft w:val="640"/>
          <w:marRight w:val="0"/>
          <w:marTop w:val="0"/>
          <w:marBottom w:val="0"/>
          <w:divBdr>
            <w:top w:val="none" w:sz="0" w:space="0" w:color="auto"/>
            <w:left w:val="none" w:sz="0" w:space="0" w:color="auto"/>
            <w:bottom w:val="none" w:sz="0" w:space="0" w:color="auto"/>
            <w:right w:val="none" w:sz="0" w:space="0" w:color="auto"/>
          </w:divBdr>
        </w:div>
        <w:div w:id="831985868">
          <w:marLeft w:val="640"/>
          <w:marRight w:val="0"/>
          <w:marTop w:val="0"/>
          <w:marBottom w:val="0"/>
          <w:divBdr>
            <w:top w:val="none" w:sz="0" w:space="0" w:color="auto"/>
            <w:left w:val="none" w:sz="0" w:space="0" w:color="auto"/>
            <w:bottom w:val="none" w:sz="0" w:space="0" w:color="auto"/>
            <w:right w:val="none" w:sz="0" w:space="0" w:color="auto"/>
          </w:divBdr>
        </w:div>
        <w:div w:id="101806365">
          <w:marLeft w:val="640"/>
          <w:marRight w:val="0"/>
          <w:marTop w:val="0"/>
          <w:marBottom w:val="0"/>
          <w:divBdr>
            <w:top w:val="none" w:sz="0" w:space="0" w:color="auto"/>
            <w:left w:val="none" w:sz="0" w:space="0" w:color="auto"/>
            <w:bottom w:val="none" w:sz="0" w:space="0" w:color="auto"/>
            <w:right w:val="none" w:sz="0" w:space="0" w:color="auto"/>
          </w:divBdr>
        </w:div>
        <w:div w:id="2007048806">
          <w:marLeft w:val="640"/>
          <w:marRight w:val="0"/>
          <w:marTop w:val="0"/>
          <w:marBottom w:val="0"/>
          <w:divBdr>
            <w:top w:val="none" w:sz="0" w:space="0" w:color="auto"/>
            <w:left w:val="none" w:sz="0" w:space="0" w:color="auto"/>
            <w:bottom w:val="none" w:sz="0" w:space="0" w:color="auto"/>
            <w:right w:val="none" w:sz="0" w:space="0" w:color="auto"/>
          </w:divBdr>
        </w:div>
        <w:div w:id="1045449643">
          <w:marLeft w:val="640"/>
          <w:marRight w:val="0"/>
          <w:marTop w:val="0"/>
          <w:marBottom w:val="0"/>
          <w:divBdr>
            <w:top w:val="none" w:sz="0" w:space="0" w:color="auto"/>
            <w:left w:val="none" w:sz="0" w:space="0" w:color="auto"/>
            <w:bottom w:val="none" w:sz="0" w:space="0" w:color="auto"/>
            <w:right w:val="none" w:sz="0" w:space="0" w:color="auto"/>
          </w:divBdr>
        </w:div>
        <w:div w:id="1561868212">
          <w:marLeft w:val="640"/>
          <w:marRight w:val="0"/>
          <w:marTop w:val="0"/>
          <w:marBottom w:val="0"/>
          <w:divBdr>
            <w:top w:val="none" w:sz="0" w:space="0" w:color="auto"/>
            <w:left w:val="none" w:sz="0" w:space="0" w:color="auto"/>
            <w:bottom w:val="none" w:sz="0" w:space="0" w:color="auto"/>
            <w:right w:val="none" w:sz="0" w:space="0" w:color="auto"/>
          </w:divBdr>
        </w:div>
        <w:div w:id="2144154097">
          <w:marLeft w:val="640"/>
          <w:marRight w:val="0"/>
          <w:marTop w:val="0"/>
          <w:marBottom w:val="0"/>
          <w:divBdr>
            <w:top w:val="none" w:sz="0" w:space="0" w:color="auto"/>
            <w:left w:val="none" w:sz="0" w:space="0" w:color="auto"/>
            <w:bottom w:val="none" w:sz="0" w:space="0" w:color="auto"/>
            <w:right w:val="none" w:sz="0" w:space="0" w:color="auto"/>
          </w:divBdr>
        </w:div>
        <w:div w:id="1468815713">
          <w:marLeft w:val="640"/>
          <w:marRight w:val="0"/>
          <w:marTop w:val="0"/>
          <w:marBottom w:val="0"/>
          <w:divBdr>
            <w:top w:val="none" w:sz="0" w:space="0" w:color="auto"/>
            <w:left w:val="none" w:sz="0" w:space="0" w:color="auto"/>
            <w:bottom w:val="none" w:sz="0" w:space="0" w:color="auto"/>
            <w:right w:val="none" w:sz="0" w:space="0" w:color="auto"/>
          </w:divBdr>
        </w:div>
        <w:div w:id="1619606836">
          <w:marLeft w:val="640"/>
          <w:marRight w:val="0"/>
          <w:marTop w:val="0"/>
          <w:marBottom w:val="0"/>
          <w:divBdr>
            <w:top w:val="none" w:sz="0" w:space="0" w:color="auto"/>
            <w:left w:val="none" w:sz="0" w:space="0" w:color="auto"/>
            <w:bottom w:val="none" w:sz="0" w:space="0" w:color="auto"/>
            <w:right w:val="none" w:sz="0" w:space="0" w:color="auto"/>
          </w:divBdr>
        </w:div>
        <w:div w:id="1215508212">
          <w:marLeft w:val="640"/>
          <w:marRight w:val="0"/>
          <w:marTop w:val="0"/>
          <w:marBottom w:val="0"/>
          <w:divBdr>
            <w:top w:val="none" w:sz="0" w:space="0" w:color="auto"/>
            <w:left w:val="none" w:sz="0" w:space="0" w:color="auto"/>
            <w:bottom w:val="none" w:sz="0" w:space="0" w:color="auto"/>
            <w:right w:val="none" w:sz="0" w:space="0" w:color="auto"/>
          </w:divBdr>
        </w:div>
        <w:div w:id="261380430">
          <w:marLeft w:val="640"/>
          <w:marRight w:val="0"/>
          <w:marTop w:val="0"/>
          <w:marBottom w:val="0"/>
          <w:divBdr>
            <w:top w:val="none" w:sz="0" w:space="0" w:color="auto"/>
            <w:left w:val="none" w:sz="0" w:space="0" w:color="auto"/>
            <w:bottom w:val="none" w:sz="0" w:space="0" w:color="auto"/>
            <w:right w:val="none" w:sz="0" w:space="0" w:color="auto"/>
          </w:divBdr>
        </w:div>
        <w:div w:id="1021273674">
          <w:marLeft w:val="640"/>
          <w:marRight w:val="0"/>
          <w:marTop w:val="0"/>
          <w:marBottom w:val="0"/>
          <w:divBdr>
            <w:top w:val="none" w:sz="0" w:space="0" w:color="auto"/>
            <w:left w:val="none" w:sz="0" w:space="0" w:color="auto"/>
            <w:bottom w:val="none" w:sz="0" w:space="0" w:color="auto"/>
            <w:right w:val="none" w:sz="0" w:space="0" w:color="auto"/>
          </w:divBdr>
        </w:div>
        <w:div w:id="625231969">
          <w:marLeft w:val="640"/>
          <w:marRight w:val="0"/>
          <w:marTop w:val="0"/>
          <w:marBottom w:val="0"/>
          <w:divBdr>
            <w:top w:val="none" w:sz="0" w:space="0" w:color="auto"/>
            <w:left w:val="none" w:sz="0" w:space="0" w:color="auto"/>
            <w:bottom w:val="none" w:sz="0" w:space="0" w:color="auto"/>
            <w:right w:val="none" w:sz="0" w:space="0" w:color="auto"/>
          </w:divBdr>
        </w:div>
        <w:div w:id="1669672292">
          <w:marLeft w:val="640"/>
          <w:marRight w:val="0"/>
          <w:marTop w:val="0"/>
          <w:marBottom w:val="0"/>
          <w:divBdr>
            <w:top w:val="none" w:sz="0" w:space="0" w:color="auto"/>
            <w:left w:val="none" w:sz="0" w:space="0" w:color="auto"/>
            <w:bottom w:val="none" w:sz="0" w:space="0" w:color="auto"/>
            <w:right w:val="none" w:sz="0" w:space="0" w:color="auto"/>
          </w:divBdr>
        </w:div>
        <w:div w:id="1288009922">
          <w:marLeft w:val="640"/>
          <w:marRight w:val="0"/>
          <w:marTop w:val="0"/>
          <w:marBottom w:val="0"/>
          <w:divBdr>
            <w:top w:val="none" w:sz="0" w:space="0" w:color="auto"/>
            <w:left w:val="none" w:sz="0" w:space="0" w:color="auto"/>
            <w:bottom w:val="none" w:sz="0" w:space="0" w:color="auto"/>
            <w:right w:val="none" w:sz="0" w:space="0" w:color="auto"/>
          </w:divBdr>
        </w:div>
        <w:div w:id="221793598">
          <w:marLeft w:val="640"/>
          <w:marRight w:val="0"/>
          <w:marTop w:val="0"/>
          <w:marBottom w:val="0"/>
          <w:divBdr>
            <w:top w:val="none" w:sz="0" w:space="0" w:color="auto"/>
            <w:left w:val="none" w:sz="0" w:space="0" w:color="auto"/>
            <w:bottom w:val="none" w:sz="0" w:space="0" w:color="auto"/>
            <w:right w:val="none" w:sz="0" w:space="0" w:color="auto"/>
          </w:divBdr>
        </w:div>
        <w:div w:id="2047101187">
          <w:marLeft w:val="640"/>
          <w:marRight w:val="0"/>
          <w:marTop w:val="0"/>
          <w:marBottom w:val="0"/>
          <w:divBdr>
            <w:top w:val="none" w:sz="0" w:space="0" w:color="auto"/>
            <w:left w:val="none" w:sz="0" w:space="0" w:color="auto"/>
            <w:bottom w:val="none" w:sz="0" w:space="0" w:color="auto"/>
            <w:right w:val="none" w:sz="0" w:space="0" w:color="auto"/>
          </w:divBdr>
        </w:div>
        <w:div w:id="715734618">
          <w:marLeft w:val="640"/>
          <w:marRight w:val="0"/>
          <w:marTop w:val="0"/>
          <w:marBottom w:val="0"/>
          <w:divBdr>
            <w:top w:val="none" w:sz="0" w:space="0" w:color="auto"/>
            <w:left w:val="none" w:sz="0" w:space="0" w:color="auto"/>
            <w:bottom w:val="none" w:sz="0" w:space="0" w:color="auto"/>
            <w:right w:val="none" w:sz="0" w:space="0" w:color="auto"/>
          </w:divBdr>
        </w:div>
        <w:div w:id="2144350015">
          <w:marLeft w:val="640"/>
          <w:marRight w:val="0"/>
          <w:marTop w:val="0"/>
          <w:marBottom w:val="0"/>
          <w:divBdr>
            <w:top w:val="none" w:sz="0" w:space="0" w:color="auto"/>
            <w:left w:val="none" w:sz="0" w:space="0" w:color="auto"/>
            <w:bottom w:val="none" w:sz="0" w:space="0" w:color="auto"/>
            <w:right w:val="none" w:sz="0" w:space="0" w:color="auto"/>
          </w:divBdr>
        </w:div>
        <w:div w:id="592859366">
          <w:marLeft w:val="640"/>
          <w:marRight w:val="0"/>
          <w:marTop w:val="0"/>
          <w:marBottom w:val="0"/>
          <w:divBdr>
            <w:top w:val="none" w:sz="0" w:space="0" w:color="auto"/>
            <w:left w:val="none" w:sz="0" w:space="0" w:color="auto"/>
            <w:bottom w:val="none" w:sz="0" w:space="0" w:color="auto"/>
            <w:right w:val="none" w:sz="0" w:space="0" w:color="auto"/>
          </w:divBdr>
        </w:div>
        <w:div w:id="838272460">
          <w:marLeft w:val="640"/>
          <w:marRight w:val="0"/>
          <w:marTop w:val="0"/>
          <w:marBottom w:val="0"/>
          <w:divBdr>
            <w:top w:val="none" w:sz="0" w:space="0" w:color="auto"/>
            <w:left w:val="none" w:sz="0" w:space="0" w:color="auto"/>
            <w:bottom w:val="none" w:sz="0" w:space="0" w:color="auto"/>
            <w:right w:val="none" w:sz="0" w:space="0" w:color="auto"/>
          </w:divBdr>
        </w:div>
        <w:div w:id="1524056255">
          <w:marLeft w:val="640"/>
          <w:marRight w:val="0"/>
          <w:marTop w:val="0"/>
          <w:marBottom w:val="0"/>
          <w:divBdr>
            <w:top w:val="none" w:sz="0" w:space="0" w:color="auto"/>
            <w:left w:val="none" w:sz="0" w:space="0" w:color="auto"/>
            <w:bottom w:val="none" w:sz="0" w:space="0" w:color="auto"/>
            <w:right w:val="none" w:sz="0" w:space="0" w:color="auto"/>
          </w:divBdr>
        </w:div>
        <w:div w:id="972904440">
          <w:marLeft w:val="640"/>
          <w:marRight w:val="0"/>
          <w:marTop w:val="0"/>
          <w:marBottom w:val="0"/>
          <w:divBdr>
            <w:top w:val="none" w:sz="0" w:space="0" w:color="auto"/>
            <w:left w:val="none" w:sz="0" w:space="0" w:color="auto"/>
            <w:bottom w:val="none" w:sz="0" w:space="0" w:color="auto"/>
            <w:right w:val="none" w:sz="0" w:space="0" w:color="auto"/>
          </w:divBdr>
        </w:div>
        <w:div w:id="580482044">
          <w:marLeft w:val="640"/>
          <w:marRight w:val="0"/>
          <w:marTop w:val="0"/>
          <w:marBottom w:val="0"/>
          <w:divBdr>
            <w:top w:val="none" w:sz="0" w:space="0" w:color="auto"/>
            <w:left w:val="none" w:sz="0" w:space="0" w:color="auto"/>
            <w:bottom w:val="none" w:sz="0" w:space="0" w:color="auto"/>
            <w:right w:val="none" w:sz="0" w:space="0" w:color="auto"/>
          </w:divBdr>
        </w:div>
        <w:div w:id="1287663715">
          <w:marLeft w:val="640"/>
          <w:marRight w:val="0"/>
          <w:marTop w:val="0"/>
          <w:marBottom w:val="0"/>
          <w:divBdr>
            <w:top w:val="none" w:sz="0" w:space="0" w:color="auto"/>
            <w:left w:val="none" w:sz="0" w:space="0" w:color="auto"/>
            <w:bottom w:val="none" w:sz="0" w:space="0" w:color="auto"/>
            <w:right w:val="none" w:sz="0" w:space="0" w:color="auto"/>
          </w:divBdr>
        </w:div>
        <w:div w:id="2004964968">
          <w:marLeft w:val="640"/>
          <w:marRight w:val="0"/>
          <w:marTop w:val="0"/>
          <w:marBottom w:val="0"/>
          <w:divBdr>
            <w:top w:val="none" w:sz="0" w:space="0" w:color="auto"/>
            <w:left w:val="none" w:sz="0" w:space="0" w:color="auto"/>
            <w:bottom w:val="none" w:sz="0" w:space="0" w:color="auto"/>
            <w:right w:val="none" w:sz="0" w:space="0" w:color="auto"/>
          </w:divBdr>
        </w:div>
        <w:div w:id="1881744090">
          <w:marLeft w:val="640"/>
          <w:marRight w:val="0"/>
          <w:marTop w:val="0"/>
          <w:marBottom w:val="0"/>
          <w:divBdr>
            <w:top w:val="none" w:sz="0" w:space="0" w:color="auto"/>
            <w:left w:val="none" w:sz="0" w:space="0" w:color="auto"/>
            <w:bottom w:val="none" w:sz="0" w:space="0" w:color="auto"/>
            <w:right w:val="none" w:sz="0" w:space="0" w:color="auto"/>
          </w:divBdr>
        </w:div>
        <w:div w:id="976642567">
          <w:marLeft w:val="640"/>
          <w:marRight w:val="0"/>
          <w:marTop w:val="0"/>
          <w:marBottom w:val="0"/>
          <w:divBdr>
            <w:top w:val="none" w:sz="0" w:space="0" w:color="auto"/>
            <w:left w:val="none" w:sz="0" w:space="0" w:color="auto"/>
            <w:bottom w:val="none" w:sz="0" w:space="0" w:color="auto"/>
            <w:right w:val="none" w:sz="0" w:space="0" w:color="auto"/>
          </w:divBdr>
        </w:div>
        <w:div w:id="103498063">
          <w:marLeft w:val="640"/>
          <w:marRight w:val="0"/>
          <w:marTop w:val="0"/>
          <w:marBottom w:val="0"/>
          <w:divBdr>
            <w:top w:val="none" w:sz="0" w:space="0" w:color="auto"/>
            <w:left w:val="none" w:sz="0" w:space="0" w:color="auto"/>
            <w:bottom w:val="none" w:sz="0" w:space="0" w:color="auto"/>
            <w:right w:val="none" w:sz="0" w:space="0" w:color="auto"/>
          </w:divBdr>
        </w:div>
        <w:div w:id="177931809">
          <w:marLeft w:val="640"/>
          <w:marRight w:val="0"/>
          <w:marTop w:val="0"/>
          <w:marBottom w:val="0"/>
          <w:divBdr>
            <w:top w:val="none" w:sz="0" w:space="0" w:color="auto"/>
            <w:left w:val="none" w:sz="0" w:space="0" w:color="auto"/>
            <w:bottom w:val="none" w:sz="0" w:space="0" w:color="auto"/>
            <w:right w:val="none" w:sz="0" w:space="0" w:color="auto"/>
          </w:divBdr>
        </w:div>
        <w:div w:id="1784689609">
          <w:marLeft w:val="640"/>
          <w:marRight w:val="0"/>
          <w:marTop w:val="0"/>
          <w:marBottom w:val="0"/>
          <w:divBdr>
            <w:top w:val="none" w:sz="0" w:space="0" w:color="auto"/>
            <w:left w:val="none" w:sz="0" w:space="0" w:color="auto"/>
            <w:bottom w:val="none" w:sz="0" w:space="0" w:color="auto"/>
            <w:right w:val="none" w:sz="0" w:space="0" w:color="auto"/>
          </w:divBdr>
        </w:div>
        <w:div w:id="751120221">
          <w:marLeft w:val="640"/>
          <w:marRight w:val="0"/>
          <w:marTop w:val="0"/>
          <w:marBottom w:val="0"/>
          <w:divBdr>
            <w:top w:val="none" w:sz="0" w:space="0" w:color="auto"/>
            <w:left w:val="none" w:sz="0" w:space="0" w:color="auto"/>
            <w:bottom w:val="none" w:sz="0" w:space="0" w:color="auto"/>
            <w:right w:val="none" w:sz="0" w:space="0" w:color="auto"/>
          </w:divBdr>
        </w:div>
        <w:div w:id="25102634">
          <w:marLeft w:val="640"/>
          <w:marRight w:val="0"/>
          <w:marTop w:val="0"/>
          <w:marBottom w:val="0"/>
          <w:divBdr>
            <w:top w:val="none" w:sz="0" w:space="0" w:color="auto"/>
            <w:left w:val="none" w:sz="0" w:space="0" w:color="auto"/>
            <w:bottom w:val="none" w:sz="0" w:space="0" w:color="auto"/>
            <w:right w:val="none" w:sz="0" w:space="0" w:color="auto"/>
          </w:divBdr>
        </w:div>
        <w:div w:id="1218474829">
          <w:marLeft w:val="640"/>
          <w:marRight w:val="0"/>
          <w:marTop w:val="0"/>
          <w:marBottom w:val="0"/>
          <w:divBdr>
            <w:top w:val="none" w:sz="0" w:space="0" w:color="auto"/>
            <w:left w:val="none" w:sz="0" w:space="0" w:color="auto"/>
            <w:bottom w:val="none" w:sz="0" w:space="0" w:color="auto"/>
            <w:right w:val="none" w:sz="0" w:space="0" w:color="auto"/>
          </w:divBdr>
        </w:div>
        <w:div w:id="695428725">
          <w:marLeft w:val="640"/>
          <w:marRight w:val="0"/>
          <w:marTop w:val="0"/>
          <w:marBottom w:val="0"/>
          <w:divBdr>
            <w:top w:val="none" w:sz="0" w:space="0" w:color="auto"/>
            <w:left w:val="none" w:sz="0" w:space="0" w:color="auto"/>
            <w:bottom w:val="none" w:sz="0" w:space="0" w:color="auto"/>
            <w:right w:val="none" w:sz="0" w:space="0" w:color="auto"/>
          </w:divBdr>
        </w:div>
        <w:div w:id="794102402">
          <w:marLeft w:val="640"/>
          <w:marRight w:val="0"/>
          <w:marTop w:val="0"/>
          <w:marBottom w:val="0"/>
          <w:divBdr>
            <w:top w:val="none" w:sz="0" w:space="0" w:color="auto"/>
            <w:left w:val="none" w:sz="0" w:space="0" w:color="auto"/>
            <w:bottom w:val="none" w:sz="0" w:space="0" w:color="auto"/>
            <w:right w:val="none" w:sz="0" w:space="0" w:color="auto"/>
          </w:divBdr>
        </w:div>
        <w:div w:id="1684555722">
          <w:marLeft w:val="640"/>
          <w:marRight w:val="0"/>
          <w:marTop w:val="0"/>
          <w:marBottom w:val="0"/>
          <w:divBdr>
            <w:top w:val="none" w:sz="0" w:space="0" w:color="auto"/>
            <w:left w:val="none" w:sz="0" w:space="0" w:color="auto"/>
            <w:bottom w:val="none" w:sz="0" w:space="0" w:color="auto"/>
            <w:right w:val="none" w:sz="0" w:space="0" w:color="auto"/>
          </w:divBdr>
        </w:div>
        <w:div w:id="791478593">
          <w:marLeft w:val="640"/>
          <w:marRight w:val="0"/>
          <w:marTop w:val="0"/>
          <w:marBottom w:val="0"/>
          <w:divBdr>
            <w:top w:val="none" w:sz="0" w:space="0" w:color="auto"/>
            <w:left w:val="none" w:sz="0" w:space="0" w:color="auto"/>
            <w:bottom w:val="none" w:sz="0" w:space="0" w:color="auto"/>
            <w:right w:val="none" w:sz="0" w:space="0" w:color="auto"/>
          </w:divBdr>
        </w:div>
        <w:div w:id="1181895547">
          <w:marLeft w:val="640"/>
          <w:marRight w:val="0"/>
          <w:marTop w:val="0"/>
          <w:marBottom w:val="0"/>
          <w:divBdr>
            <w:top w:val="none" w:sz="0" w:space="0" w:color="auto"/>
            <w:left w:val="none" w:sz="0" w:space="0" w:color="auto"/>
            <w:bottom w:val="none" w:sz="0" w:space="0" w:color="auto"/>
            <w:right w:val="none" w:sz="0" w:space="0" w:color="auto"/>
          </w:divBdr>
        </w:div>
        <w:div w:id="567762434">
          <w:marLeft w:val="640"/>
          <w:marRight w:val="0"/>
          <w:marTop w:val="0"/>
          <w:marBottom w:val="0"/>
          <w:divBdr>
            <w:top w:val="none" w:sz="0" w:space="0" w:color="auto"/>
            <w:left w:val="none" w:sz="0" w:space="0" w:color="auto"/>
            <w:bottom w:val="none" w:sz="0" w:space="0" w:color="auto"/>
            <w:right w:val="none" w:sz="0" w:space="0" w:color="auto"/>
          </w:divBdr>
        </w:div>
        <w:div w:id="625158281">
          <w:marLeft w:val="640"/>
          <w:marRight w:val="0"/>
          <w:marTop w:val="0"/>
          <w:marBottom w:val="0"/>
          <w:divBdr>
            <w:top w:val="none" w:sz="0" w:space="0" w:color="auto"/>
            <w:left w:val="none" w:sz="0" w:space="0" w:color="auto"/>
            <w:bottom w:val="none" w:sz="0" w:space="0" w:color="auto"/>
            <w:right w:val="none" w:sz="0" w:space="0" w:color="auto"/>
          </w:divBdr>
        </w:div>
        <w:div w:id="1796293989">
          <w:marLeft w:val="640"/>
          <w:marRight w:val="0"/>
          <w:marTop w:val="0"/>
          <w:marBottom w:val="0"/>
          <w:divBdr>
            <w:top w:val="none" w:sz="0" w:space="0" w:color="auto"/>
            <w:left w:val="none" w:sz="0" w:space="0" w:color="auto"/>
            <w:bottom w:val="none" w:sz="0" w:space="0" w:color="auto"/>
            <w:right w:val="none" w:sz="0" w:space="0" w:color="auto"/>
          </w:divBdr>
        </w:div>
        <w:div w:id="1419786493">
          <w:marLeft w:val="640"/>
          <w:marRight w:val="0"/>
          <w:marTop w:val="0"/>
          <w:marBottom w:val="0"/>
          <w:divBdr>
            <w:top w:val="none" w:sz="0" w:space="0" w:color="auto"/>
            <w:left w:val="none" w:sz="0" w:space="0" w:color="auto"/>
            <w:bottom w:val="none" w:sz="0" w:space="0" w:color="auto"/>
            <w:right w:val="none" w:sz="0" w:space="0" w:color="auto"/>
          </w:divBdr>
        </w:div>
        <w:div w:id="1951282490">
          <w:marLeft w:val="640"/>
          <w:marRight w:val="0"/>
          <w:marTop w:val="0"/>
          <w:marBottom w:val="0"/>
          <w:divBdr>
            <w:top w:val="none" w:sz="0" w:space="0" w:color="auto"/>
            <w:left w:val="none" w:sz="0" w:space="0" w:color="auto"/>
            <w:bottom w:val="none" w:sz="0" w:space="0" w:color="auto"/>
            <w:right w:val="none" w:sz="0" w:space="0" w:color="auto"/>
          </w:divBdr>
        </w:div>
        <w:div w:id="271712996">
          <w:marLeft w:val="640"/>
          <w:marRight w:val="0"/>
          <w:marTop w:val="0"/>
          <w:marBottom w:val="0"/>
          <w:divBdr>
            <w:top w:val="none" w:sz="0" w:space="0" w:color="auto"/>
            <w:left w:val="none" w:sz="0" w:space="0" w:color="auto"/>
            <w:bottom w:val="none" w:sz="0" w:space="0" w:color="auto"/>
            <w:right w:val="none" w:sz="0" w:space="0" w:color="auto"/>
          </w:divBdr>
        </w:div>
        <w:div w:id="1971596502">
          <w:marLeft w:val="640"/>
          <w:marRight w:val="0"/>
          <w:marTop w:val="0"/>
          <w:marBottom w:val="0"/>
          <w:divBdr>
            <w:top w:val="none" w:sz="0" w:space="0" w:color="auto"/>
            <w:left w:val="none" w:sz="0" w:space="0" w:color="auto"/>
            <w:bottom w:val="none" w:sz="0" w:space="0" w:color="auto"/>
            <w:right w:val="none" w:sz="0" w:space="0" w:color="auto"/>
          </w:divBdr>
        </w:div>
        <w:div w:id="450780497">
          <w:marLeft w:val="640"/>
          <w:marRight w:val="0"/>
          <w:marTop w:val="0"/>
          <w:marBottom w:val="0"/>
          <w:divBdr>
            <w:top w:val="none" w:sz="0" w:space="0" w:color="auto"/>
            <w:left w:val="none" w:sz="0" w:space="0" w:color="auto"/>
            <w:bottom w:val="none" w:sz="0" w:space="0" w:color="auto"/>
            <w:right w:val="none" w:sz="0" w:space="0" w:color="auto"/>
          </w:divBdr>
        </w:div>
        <w:div w:id="860240738">
          <w:marLeft w:val="640"/>
          <w:marRight w:val="0"/>
          <w:marTop w:val="0"/>
          <w:marBottom w:val="0"/>
          <w:divBdr>
            <w:top w:val="none" w:sz="0" w:space="0" w:color="auto"/>
            <w:left w:val="none" w:sz="0" w:space="0" w:color="auto"/>
            <w:bottom w:val="none" w:sz="0" w:space="0" w:color="auto"/>
            <w:right w:val="none" w:sz="0" w:space="0" w:color="auto"/>
          </w:divBdr>
        </w:div>
        <w:div w:id="993336206">
          <w:marLeft w:val="640"/>
          <w:marRight w:val="0"/>
          <w:marTop w:val="0"/>
          <w:marBottom w:val="0"/>
          <w:divBdr>
            <w:top w:val="none" w:sz="0" w:space="0" w:color="auto"/>
            <w:left w:val="none" w:sz="0" w:space="0" w:color="auto"/>
            <w:bottom w:val="none" w:sz="0" w:space="0" w:color="auto"/>
            <w:right w:val="none" w:sz="0" w:space="0" w:color="auto"/>
          </w:divBdr>
        </w:div>
        <w:div w:id="1022781022">
          <w:marLeft w:val="640"/>
          <w:marRight w:val="0"/>
          <w:marTop w:val="0"/>
          <w:marBottom w:val="0"/>
          <w:divBdr>
            <w:top w:val="none" w:sz="0" w:space="0" w:color="auto"/>
            <w:left w:val="none" w:sz="0" w:space="0" w:color="auto"/>
            <w:bottom w:val="none" w:sz="0" w:space="0" w:color="auto"/>
            <w:right w:val="none" w:sz="0" w:space="0" w:color="auto"/>
          </w:divBdr>
        </w:div>
        <w:div w:id="714239799">
          <w:marLeft w:val="640"/>
          <w:marRight w:val="0"/>
          <w:marTop w:val="0"/>
          <w:marBottom w:val="0"/>
          <w:divBdr>
            <w:top w:val="none" w:sz="0" w:space="0" w:color="auto"/>
            <w:left w:val="none" w:sz="0" w:space="0" w:color="auto"/>
            <w:bottom w:val="none" w:sz="0" w:space="0" w:color="auto"/>
            <w:right w:val="none" w:sz="0" w:space="0" w:color="auto"/>
          </w:divBdr>
        </w:div>
        <w:div w:id="816413977">
          <w:marLeft w:val="640"/>
          <w:marRight w:val="0"/>
          <w:marTop w:val="0"/>
          <w:marBottom w:val="0"/>
          <w:divBdr>
            <w:top w:val="none" w:sz="0" w:space="0" w:color="auto"/>
            <w:left w:val="none" w:sz="0" w:space="0" w:color="auto"/>
            <w:bottom w:val="none" w:sz="0" w:space="0" w:color="auto"/>
            <w:right w:val="none" w:sz="0" w:space="0" w:color="auto"/>
          </w:divBdr>
        </w:div>
        <w:div w:id="977076510">
          <w:marLeft w:val="640"/>
          <w:marRight w:val="0"/>
          <w:marTop w:val="0"/>
          <w:marBottom w:val="0"/>
          <w:divBdr>
            <w:top w:val="none" w:sz="0" w:space="0" w:color="auto"/>
            <w:left w:val="none" w:sz="0" w:space="0" w:color="auto"/>
            <w:bottom w:val="none" w:sz="0" w:space="0" w:color="auto"/>
            <w:right w:val="none" w:sz="0" w:space="0" w:color="auto"/>
          </w:divBdr>
        </w:div>
        <w:div w:id="2121021757">
          <w:marLeft w:val="640"/>
          <w:marRight w:val="0"/>
          <w:marTop w:val="0"/>
          <w:marBottom w:val="0"/>
          <w:divBdr>
            <w:top w:val="none" w:sz="0" w:space="0" w:color="auto"/>
            <w:left w:val="none" w:sz="0" w:space="0" w:color="auto"/>
            <w:bottom w:val="none" w:sz="0" w:space="0" w:color="auto"/>
            <w:right w:val="none" w:sz="0" w:space="0" w:color="auto"/>
          </w:divBdr>
        </w:div>
        <w:div w:id="1028020150">
          <w:marLeft w:val="640"/>
          <w:marRight w:val="0"/>
          <w:marTop w:val="0"/>
          <w:marBottom w:val="0"/>
          <w:divBdr>
            <w:top w:val="none" w:sz="0" w:space="0" w:color="auto"/>
            <w:left w:val="none" w:sz="0" w:space="0" w:color="auto"/>
            <w:bottom w:val="none" w:sz="0" w:space="0" w:color="auto"/>
            <w:right w:val="none" w:sz="0" w:space="0" w:color="auto"/>
          </w:divBdr>
        </w:div>
        <w:div w:id="136460139">
          <w:marLeft w:val="640"/>
          <w:marRight w:val="0"/>
          <w:marTop w:val="0"/>
          <w:marBottom w:val="0"/>
          <w:divBdr>
            <w:top w:val="none" w:sz="0" w:space="0" w:color="auto"/>
            <w:left w:val="none" w:sz="0" w:space="0" w:color="auto"/>
            <w:bottom w:val="none" w:sz="0" w:space="0" w:color="auto"/>
            <w:right w:val="none" w:sz="0" w:space="0" w:color="auto"/>
          </w:divBdr>
        </w:div>
        <w:div w:id="1121412506">
          <w:marLeft w:val="640"/>
          <w:marRight w:val="0"/>
          <w:marTop w:val="0"/>
          <w:marBottom w:val="0"/>
          <w:divBdr>
            <w:top w:val="none" w:sz="0" w:space="0" w:color="auto"/>
            <w:left w:val="none" w:sz="0" w:space="0" w:color="auto"/>
            <w:bottom w:val="none" w:sz="0" w:space="0" w:color="auto"/>
            <w:right w:val="none" w:sz="0" w:space="0" w:color="auto"/>
          </w:divBdr>
        </w:div>
        <w:div w:id="1372996242">
          <w:marLeft w:val="640"/>
          <w:marRight w:val="0"/>
          <w:marTop w:val="0"/>
          <w:marBottom w:val="0"/>
          <w:divBdr>
            <w:top w:val="none" w:sz="0" w:space="0" w:color="auto"/>
            <w:left w:val="none" w:sz="0" w:space="0" w:color="auto"/>
            <w:bottom w:val="none" w:sz="0" w:space="0" w:color="auto"/>
            <w:right w:val="none" w:sz="0" w:space="0" w:color="auto"/>
          </w:divBdr>
        </w:div>
        <w:div w:id="781416615">
          <w:marLeft w:val="640"/>
          <w:marRight w:val="0"/>
          <w:marTop w:val="0"/>
          <w:marBottom w:val="0"/>
          <w:divBdr>
            <w:top w:val="none" w:sz="0" w:space="0" w:color="auto"/>
            <w:left w:val="none" w:sz="0" w:space="0" w:color="auto"/>
            <w:bottom w:val="none" w:sz="0" w:space="0" w:color="auto"/>
            <w:right w:val="none" w:sz="0" w:space="0" w:color="auto"/>
          </w:divBdr>
        </w:div>
        <w:div w:id="1248464900">
          <w:marLeft w:val="640"/>
          <w:marRight w:val="0"/>
          <w:marTop w:val="0"/>
          <w:marBottom w:val="0"/>
          <w:divBdr>
            <w:top w:val="none" w:sz="0" w:space="0" w:color="auto"/>
            <w:left w:val="none" w:sz="0" w:space="0" w:color="auto"/>
            <w:bottom w:val="none" w:sz="0" w:space="0" w:color="auto"/>
            <w:right w:val="none" w:sz="0" w:space="0" w:color="auto"/>
          </w:divBdr>
        </w:div>
        <w:div w:id="1544050948">
          <w:marLeft w:val="640"/>
          <w:marRight w:val="0"/>
          <w:marTop w:val="0"/>
          <w:marBottom w:val="0"/>
          <w:divBdr>
            <w:top w:val="none" w:sz="0" w:space="0" w:color="auto"/>
            <w:left w:val="none" w:sz="0" w:space="0" w:color="auto"/>
            <w:bottom w:val="none" w:sz="0" w:space="0" w:color="auto"/>
            <w:right w:val="none" w:sz="0" w:space="0" w:color="auto"/>
          </w:divBdr>
        </w:div>
        <w:div w:id="230652385">
          <w:marLeft w:val="640"/>
          <w:marRight w:val="0"/>
          <w:marTop w:val="0"/>
          <w:marBottom w:val="0"/>
          <w:divBdr>
            <w:top w:val="none" w:sz="0" w:space="0" w:color="auto"/>
            <w:left w:val="none" w:sz="0" w:space="0" w:color="auto"/>
            <w:bottom w:val="none" w:sz="0" w:space="0" w:color="auto"/>
            <w:right w:val="none" w:sz="0" w:space="0" w:color="auto"/>
          </w:divBdr>
        </w:div>
        <w:div w:id="1084956406">
          <w:marLeft w:val="640"/>
          <w:marRight w:val="0"/>
          <w:marTop w:val="0"/>
          <w:marBottom w:val="0"/>
          <w:divBdr>
            <w:top w:val="none" w:sz="0" w:space="0" w:color="auto"/>
            <w:left w:val="none" w:sz="0" w:space="0" w:color="auto"/>
            <w:bottom w:val="none" w:sz="0" w:space="0" w:color="auto"/>
            <w:right w:val="none" w:sz="0" w:space="0" w:color="auto"/>
          </w:divBdr>
        </w:div>
        <w:div w:id="510685693">
          <w:marLeft w:val="640"/>
          <w:marRight w:val="0"/>
          <w:marTop w:val="0"/>
          <w:marBottom w:val="0"/>
          <w:divBdr>
            <w:top w:val="none" w:sz="0" w:space="0" w:color="auto"/>
            <w:left w:val="none" w:sz="0" w:space="0" w:color="auto"/>
            <w:bottom w:val="none" w:sz="0" w:space="0" w:color="auto"/>
            <w:right w:val="none" w:sz="0" w:space="0" w:color="auto"/>
          </w:divBdr>
        </w:div>
        <w:div w:id="1371880657">
          <w:marLeft w:val="640"/>
          <w:marRight w:val="0"/>
          <w:marTop w:val="0"/>
          <w:marBottom w:val="0"/>
          <w:divBdr>
            <w:top w:val="none" w:sz="0" w:space="0" w:color="auto"/>
            <w:left w:val="none" w:sz="0" w:space="0" w:color="auto"/>
            <w:bottom w:val="none" w:sz="0" w:space="0" w:color="auto"/>
            <w:right w:val="none" w:sz="0" w:space="0" w:color="auto"/>
          </w:divBdr>
        </w:div>
      </w:divsChild>
    </w:div>
    <w:div w:id="693043708">
      <w:marLeft w:val="480"/>
      <w:marRight w:val="0"/>
      <w:marTop w:val="0"/>
      <w:marBottom w:val="0"/>
      <w:divBdr>
        <w:top w:val="none" w:sz="0" w:space="0" w:color="auto"/>
        <w:left w:val="none" w:sz="0" w:space="0" w:color="auto"/>
        <w:bottom w:val="none" w:sz="0" w:space="0" w:color="auto"/>
        <w:right w:val="none" w:sz="0" w:space="0" w:color="auto"/>
      </w:divBdr>
    </w:div>
    <w:div w:id="693531172">
      <w:marLeft w:val="480"/>
      <w:marRight w:val="0"/>
      <w:marTop w:val="0"/>
      <w:marBottom w:val="0"/>
      <w:divBdr>
        <w:top w:val="none" w:sz="0" w:space="0" w:color="auto"/>
        <w:left w:val="none" w:sz="0" w:space="0" w:color="auto"/>
        <w:bottom w:val="none" w:sz="0" w:space="0" w:color="auto"/>
        <w:right w:val="none" w:sz="0" w:space="0" w:color="auto"/>
      </w:divBdr>
    </w:div>
    <w:div w:id="693920020">
      <w:marLeft w:val="640"/>
      <w:marRight w:val="0"/>
      <w:marTop w:val="0"/>
      <w:marBottom w:val="0"/>
      <w:divBdr>
        <w:top w:val="none" w:sz="0" w:space="0" w:color="auto"/>
        <w:left w:val="none" w:sz="0" w:space="0" w:color="auto"/>
        <w:bottom w:val="none" w:sz="0" w:space="0" w:color="auto"/>
        <w:right w:val="none" w:sz="0" w:space="0" w:color="auto"/>
      </w:divBdr>
    </w:div>
    <w:div w:id="694425938">
      <w:marLeft w:val="480"/>
      <w:marRight w:val="0"/>
      <w:marTop w:val="0"/>
      <w:marBottom w:val="0"/>
      <w:divBdr>
        <w:top w:val="none" w:sz="0" w:space="0" w:color="auto"/>
        <w:left w:val="none" w:sz="0" w:space="0" w:color="auto"/>
        <w:bottom w:val="none" w:sz="0" w:space="0" w:color="auto"/>
        <w:right w:val="none" w:sz="0" w:space="0" w:color="auto"/>
      </w:divBdr>
    </w:div>
    <w:div w:id="696472625">
      <w:bodyDiv w:val="1"/>
      <w:marLeft w:val="0"/>
      <w:marRight w:val="0"/>
      <w:marTop w:val="0"/>
      <w:marBottom w:val="0"/>
      <w:divBdr>
        <w:top w:val="none" w:sz="0" w:space="0" w:color="auto"/>
        <w:left w:val="none" w:sz="0" w:space="0" w:color="auto"/>
        <w:bottom w:val="none" w:sz="0" w:space="0" w:color="auto"/>
        <w:right w:val="none" w:sz="0" w:space="0" w:color="auto"/>
      </w:divBdr>
      <w:divsChild>
        <w:div w:id="102238369">
          <w:marLeft w:val="480"/>
          <w:marRight w:val="0"/>
          <w:marTop w:val="0"/>
          <w:marBottom w:val="0"/>
          <w:divBdr>
            <w:top w:val="none" w:sz="0" w:space="0" w:color="auto"/>
            <w:left w:val="none" w:sz="0" w:space="0" w:color="auto"/>
            <w:bottom w:val="none" w:sz="0" w:space="0" w:color="auto"/>
            <w:right w:val="none" w:sz="0" w:space="0" w:color="auto"/>
          </w:divBdr>
        </w:div>
        <w:div w:id="246500248">
          <w:marLeft w:val="480"/>
          <w:marRight w:val="0"/>
          <w:marTop w:val="0"/>
          <w:marBottom w:val="0"/>
          <w:divBdr>
            <w:top w:val="none" w:sz="0" w:space="0" w:color="auto"/>
            <w:left w:val="none" w:sz="0" w:space="0" w:color="auto"/>
            <w:bottom w:val="none" w:sz="0" w:space="0" w:color="auto"/>
            <w:right w:val="none" w:sz="0" w:space="0" w:color="auto"/>
          </w:divBdr>
        </w:div>
        <w:div w:id="343482629">
          <w:marLeft w:val="480"/>
          <w:marRight w:val="0"/>
          <w:marTop w:val="0"/>
          <w:marBottom w:val="0"/>
          <w:divBdr>
            <w:top w:val="none" w:sz="0" w:space="0" w:color="auto"/>
            <w:left w:val="none" w:sz="0" w:space="0" w:color="auto"/>
            <w:bottom w:val="none" w:sz="0" w:space="0" w:color="auto"/>
            <w:right w:val="none" w:sz="0" w:space="0" w:color="auto"/>
          </w:divBdr>
        </w:div>
        <w:div w:id="488518360">
          <w:marLeft w:val="480"/>
          <w:marRight w:val="0"/>
          <w:marTop w:val="0"/>
          <w:marBottom w:val="0"/>
          <w:divBdr>
            <w:top w:val="none" w:sz="0" w:space="0" w:color="auto"/>
            <w:left w:val="none" w:sz="0" w:space="0" w:color="auto"/>
            <w:bottom w:val="none" w:sz="0" w:space="0" w:color="auto"/>
            <w:right w:val="none" w:sz="0" w:space="0" w:color="auto"/>
          </w:divBdr>
        </w:div>
        <w:div w:id="513304197">
          <w:marLeft w:val="480"/>
          <w:marRight w:val="0"/>
          <w:marTop w:val="0"/>
          <w:marBottom w:val="0"/>
          <w:divBdr>
            <w:top w:val="none" w:sz="0" w:space="0" w:color="auto"/>
            <w:left w:val="none" w:sz="0" w:space="0" w:color="auto"/>
            <w:bottom w:val="none" w:sz="0" w:space="0" w:color="auto"/>
            <w:right w:val="none" w:sz="0" w:space="0" w:color="auto"/>
          </w:divBdr>
        </w:div>
        <w:div w:id="556478360">
          <w:marLeft w:val="480"/>
          <w:marRight w:val="0"/>
          <w:marTop w:val="0"/>
          <w:marBottom w:val="0"/>
          <w:divBdr>
            <w:top w:val="none" w:sz="0" w:space="0" w:color="auto"/>
            <w:left w:val="none" w:sz="0" w:space="0" w:color="auto"/>
            <w:bottom w:val="none" w:sz="0" w:space="0" w:color="auto"/>
            <w:right w:val="none" w:sz="0" w:space="0" w:color="auto"/>
          </w:divBdr>
        </w:div>
        <w:div w:id="615332846">
          <w:marLeft w:val="480"/>
          <w:marRight w:val="0"/>
          <w:marTop w:val="0"/>
          <w:marBottom w:val="0"/>
          <w:divBdr>
            <w:top w:val="none" w:sz="0" w:space="0" w:color="auto"/>
            <w:left w:val="none" w:sz="0" w:space="0" w:color="auto"/>
            <w:bottom w:val="none" w:sz="0" w:space="0" w:color="auto"/>
            <w:right w:val="none" w:sz="0" w:space="0" w:color="auto"/>
          </w:divBdr>
        </w:div>
        <w:div w:id="675497181">
          <w:marLeft w:val="480"/>
          <w:marRight w:val="0"/>
          <w:marTop w:val="0"/>
          <w:marBottom w:val="0"/>
          <w:divBdr>
            <w:top w:val="none" w:sz="0" w:space="0" w:color="auto"/>
            <w:left w:val="none" w:sz="0" w:space="0" w:color="auto"/>
            <w:bottom w:val="none" w:sz="0" w:space="0" w:color="auto"/>
            <w:right w:val="none" w:sz="0" w:space="0" w:color="auto"/>
          </w:divBdr>
        </w:div>
        <w:div w:id="840042857">
          <w:marLeft w:val="480"/>
          <w:marRight w:val="0"/>
          <w:marTop w:val="0"/>
          <w:marBottom w:val="0"/>
          <w:divBdr>
            <w:top w:val="none" w:sz="0" w:space="0" w:color="auto"/>
            <w:left w:val="none" w:sz="0" w:space="0" w:color="auto"/>
            <w:bottom w:val="none" w:sz="0" w:space="0" w:color="auto"/>
            <w:right w:val="none" w:sz="0" w:space="0" w:color="auto"/>
          </w:divBdr>
        </w:div>
        <w:div w:id="985361113">
          <w:marLeft w:val="480"/>
          <w:marRight w:val="0"/>
          <w:marTop w:val="0"/>
          <w:marBottom w:val="0"/>
          <w:divBdr>
            <w:top w:val="none" w:sz="0" w:space="0" w:color="auto"/>
            <w:left w:val="none" w:sz="0" w:space="0" w:color="auto"/>
            <w:bottom w:val="none" w:sz="0" w:space="0" w:color="auto"/>
            <w:right w:val="none" w:sz="0" w:space="0" w:color="auto"/>
          </w:divBdr>
        </w:div>
        <w:div w:id="986519443">
          <w:marLeft w:val="480"/>
          <w:marRight w:val="0"/>
          <w:marTop w:val="0"/>
          <w:marBottom w:val="0"/>
          <w:divBdr>
            <w:top w:val="none" w:sz="0" w:space="0" w:color="auto"/>
            <w:left w:val="none" w:sz="0" w:space="0" w:color="auto"/>
            <w:bottom w:val="none" w:sz="0" w:space="0" w:color="auto"/>
            <w:right w:val="none" w:sz="0" w:space="0" w:color="auto"/>
          </w:divBdr>
        </w:div>
        <w:div w:id="993487951">
          <w:marLeft w:val="480"/>
          <w:marRight w:val="0"/>
          <w:marTop w:val="0"/>
          <w:marBottom w:val="0"/>
          <w:divBdr>
            <w:top w:val="none" w:sz="0" w:space="0" w:color="auto"/>
            <w:left w:val="none" w:sz="0" w:space="0" w:color="auto"/>
            <w:bottom w:val="none" w:sz="0" w:space="0" w:color="auto"/>
            <w:right w:val="none" w:sz="0" w:space="0" w:color="auto"/>
          </w:divBdr>
        </w:div>
        <w:div w:id="1005596411">
          <w:marLeft w:val="480"/>
          <w:marRight w:val="0"/>
          <w:marTop w:val="0"/>
          <w:marBottom w:val="0"/>
          <w:divBdr>
            <w:top w:val="none" w:sz="0" w:space="0" w:color="auto"/>
            <w:left w:val="none" w:sz="0" w:space="0" w:color="auto"/>
            <w:bottom w:val="none" w:sz="0" w:space="0" w:color="auto"/>
            <w:right w:val="none" w:sz="0" w:space="0" w:color="auto"/>
          </w:divBdr>
        </w:div>
        <w:div w:id="1205682232">
          <w:marLeft w:val="480"/>
          <w:marRight w:val="0"/>
          <w:marTop w:val="0"/>
          <w:marBottom w:val="0"/>
          <w:divBdr>
            <w:top w:val="none" w:sz="0" w:space="0" w:color="auto"/>
            <w:left w:val="none" w:sz="0" w:space="0" w:color="auto"/>
            <w:bottom w:val="none" w:sz="0" w:space="0" w:color="auto"/>
            <w:right w:val="none" w:sz="0" w:space="0" w:color="auto"/>
          </w:divBdr>
        </w:div>
        <w:div w:id="1425150524">
          <w:marLeft w:val="480"/>
          <w:marRight w:val="0"/>
          <w:marTop w:val="0"/>
          <w:marBottom w:val="0"/>
          <w:divBdr>
            <w:top w:val="none" w:sz="0" w:space="0" w:color="auto"/>
            <w:left w:val="none" w:sz="0" w:space="0" w:color="auto"/>
            <w:bottom w:val="none" w:sz="0" w:space="0" w:color="auto"/>
            <w:right w:val="none" w:sz="0" w:space="0" w:color="auto"/>
          </w:divBdr>
        </w:div>
        <w:div w:id="1470319257">
          <w:marLeft w:val="480"/>
          <w:marRight w:val="0"/>
          <w:marTop w:val="0"/>
          <w:marBottom w:val="0"/>
          <w:divBdr>
            <w:top w:val="none" w:sz="0" w:space="0" w:color="auto"/>
            <w:left w:val="none" w:sz="0" w:space="0" w:color="auto"/>
            <w:bottom w:val="none" w:sz="0" w:space="0" w:color="auto"/>
            <w:right w:val="none" w:sz="0" w:space="0" w:color="auto"/>
          </w:divBdr>
        </w:div>
        <w:div w:id="1754618783">
          <w:marLeft w:val="480"/>
          <w:marRight w:val="0"/>
          <w:marTop w:val="0"/>
          <w:marBottom w:val="0"/>
          <w:divBdr>
            <w:top w:val="none" w:sz="0" w:space="0" w:color="auto"/>
            <w:left w:val="none" w:sz="0" w:space="0" w:color="auto"/>
            <w:bottom w:val="none" w:sz="0" w:space="0" w:color="auto"/>
            <w:right w:val="none" w:sz="0" w:space="0" w:color="auto"/>
          </w:divBdr>
        </w:div>
        <w:div w:id="1880434499">
          <w:marLeft w:val="480"/>
          <w:marRight w:val="0"/>
          <w:marTop w:val="0"/>
          <w:marBottom w:val="0"/>
          <w:divBdr>
            <w:top w:val="none" w:sz="0" w:space="0" w:color="auto"/>
            <w:left w:val="none" w:sz="0" w:space="0" w:color="auto"/>
            <w:bottom w:val="none" w:sz="0" w:space="0" w:color="auto"/>
            <w:right w:val="none" w:sz="0" w:space="0" w:color="auto"/>
          </w:divBdr>
        </w:div>
        <w:div w:id="1918395904">
          <w:marLeft w:val="480"/>
          <w:marRight w:val="0"/>
          <w:marTop w:val="0"/>
          <w:marBottom w:val="0"/>
          <w:divBdr>
            <w:top w:val="none" w:sz="0" w:space="0" w:color="auto"/>
            <w:left w:val="none" w:sz="0" w:space="0" w:color="auto"/>
            <w:bottom w:val="none" w:sz="0" w:space="0" w:color="auto"/>
            <w:right w:val="none" w:sz="0" w:space="0" w:color="auto"/>
          </w:divBdr>
        </w:div>
      </w:divsChild>
    </w:div>
    <w:div w:id="696806988">
      <w:bodyDiv w:val="1"/>
      <w:marLeft w:val="0"/>
      <w:marRight w:val="0"/>
      <w:marTop w:val="0"/>
      <w:marBottom w:val="0"/>
      <w:divBdr>
        <w:top w:val="none" w:sz="0" w:space="0" w:color="auto"/>
        <w:left w:val="none" w:sz="0" w:space="0" w:color="auto"/>
        <w:bottom w:val="none" w:sz="0" w:space="0" w:color="auto"/>
        <w:right w:val="none" w:sz="0" w:space="0" w:color="auto"/>
      </w:divBdr>
      <w:divsChild>
        <w:div w:id="17977404">
          <w:marLeft w:val="480"/>
          <w:marRight w:val="0"/>
          <w:marTop w:val="0"/>
          <w:marBottom w:val="0"/>
          <w:divBdr>
            <w:top w:val="none" w:sz="0" w:space="0" w:color="auto"/>
            <w:left w:val="none" w:sz="0" w:space="0" w:color="auto"/>
            <w:bottom w:val="none" w:sz="0" w:space="0" w:color="auto"/>
            <w:right w:val="none" w:sz="0" w:space="0" w:color="auto"/>
          </w:divBdr>
        </w:div>
        <w:div w:id="63798209">
          <w:marLeft w:val="480"/>
          <w:marRight w:val="0"/>
          <w:marTop w:val="0"/>
          <w:marBottom w:val="0"/>
          <w:divBdr>
            <w:top w:val="none" w:sz="0" w:space="0" w:color="auto"/>
            <w:left w:val="none" w:sz="0" w:space="0" w:color="auto"/>
            <w:bottom w:val="none" w:sz="0" w:space="0" w:color="auto"/>
            <w:right w:val="none" w:sz="0" w:space="0" w:color="auto"/>
          </w:divBdr>
        </w:div>
        <w:div w:id="73859609">
          <w:marLeft w:val="480"/>
          <w:marRight w:val="0"/>
          <w:marTop w:val="0"/>
          <w:marBottom w:val="0"/>
          <w:divBdr>
            <w:top w:val="none" w:sz="0" w:space="0" w:color="auto"/>
            <w:left w:val="none" w:sz="0" w:space="0" w:color="auto"/>
            <w:bottom w:val="none" w:sz="0" w:space="0" w:color="auto"/>
            <w:right w:val="none" w:sz="0" w:space="0" w:color="auto"/>
          </w:divBdr>
        </w:div>
        <w:div w:id="168522327">
          <w:marLeft w:val="480"/>
          <w:marRight w:val="0"/>
          <w:marTop w:val="0"/>
          <w:marBottom w:val="0"/>
          <w:divBdr>
            <w:top w:val="none" w:sz="0" w:space="0" w:color="auto"/>
            <w:left w:val="none" w:sz="0" w:space="0" w:color="auto"/>
            <w:bottom w:val="none" w:sz="0" w:space="0" w:color="auto"/>
            <w:right w:val="none" w:sz="0" w:space="0" w:color="auto"/>
          </w:divBdr>
        </w:div>
        <w:div w:id="182136560">
          <w:marLeft w:val="480"/>
          <w:marRight w:val="0"/>
          <w:marTop w:val="0"/>
          <w:marBottom w:val="0"/>
          <w:divBdr>
            <w:top w:val="none" w:sz="0" w:space="0" w:color="auto"/>
            <w:left w:val="none" w:sz="0" w:space="0" w:color="auto"/>
            <w:bottom w:val="none" w:sz="0" w:space="0" w:color="auto"/>
            <w:right w:val="none" w:sz="0" w:space="0" w:color="auto"/>
          </w:divBdr>
        </w:div>
        <w:div w:id="206458649">
          <w:marLeft w:val="480"/>
          <w:marRight w:val="0"/>
          <w:marTop w:val="0"/>
          <w:marBottom w:val="0"/>
          <w:divBdr>
            <w:top w:val="none" w:sz="0" w:space="0" w:color="auto"/>
            <w:left w:val="none" w:sz="0" w:space="0" w:color="auto"/>
            <w:bottom w:val="none" w:sz="0" w:space="0" w:color="auto"/>
            <w:right w:val="none" w:sz="0" w:space="0" w:color="auto"/>
          </w:divBdr>
        </w:div>
        <w:div w:id="207842192">
          <w:marLeft w:val="480"/>
          <w:marRight w:val="0"/>
          <w:marTop w:val="0"/>
          <w:marBottom w:val="0"/>
          <w:divBdr>
            <w:top w:val="none" w:sz="0" w:space="0" w:color="auto"/>
            <w:left w:val="none" w:sz="0" w:space="0" w:color="auto"/>
            <w:bottom w:val="none" w:sz="0" w:space="0" w:color="auto"/>
            <w:right w:val="none" w:sz="0" w:space="0" w:color="auto"/>
          </w:divBdr>
        </w:div>
        <w:div w:id="246237343">
          <w:marLeft w:val="480"/>
          <w:marRight w:val="0"/>
          <w:marTop w:val="0"/>
          <w:marBottom w:val="0"/>
          <w:divBdr>
            <w:top w:val="none" w:sz="0" w:space="0" w:color="auto"/>
            <w:left w:val="none" w:sz="0" w:space="0" w:color="auto"/>
            <w:bottom w:val="none" w:sz="0" w:space="0" w:color="auto"/>
            <w:right w:val="none" w:sz="0" w:space="0" w:color="auto"/>
          </w:divBdr>
        </w:div>
        <w:div w:id="467363080">
          <w:marLeft w:val="480"/>
          <w:marRight w:val="0"/>
          <w:marTop w:val="0"/>
          <w:marBottom w:val="0"/>
          <w:divBdr>
            <w:top w:val="none" w:sz="0" w:space="0" w:color="auto"/>
            <w:left w:val="none" w:sz="0" w:space="0" w:color="auto"/>
            <w:bottom w:val="none" w:sz="0" w:space="0" w:color="auto"/>
            <w:right w:val="none" w:sz="0" w:space="0" w:color="auto"/>
          </w:divBdr>
        </w:div>
        <w:div w:id="478766217">
          <w:marLeft w:val="480"/>
          <w:marRight w:val="0"/>
          <w:marTop w:val="0"/>
          <w:marBottom w:val="0"/>
          <w:divBdr>
            <w:top w:val="none" w:sz="0" w:space="0" w:color="auto"/>
            <w:left w:val="none" w:sz="0" w:space="0" w:color="auto"/>
            <w:bottom w:val="none" w:sz="0" w:space="0" w:color="auto"/>
            <w:right w:val="none" w:sz="0" w:space="0" w:color="auto"/>
          </w:divBdr>
        </w:div>
        <w:div w:id="481390683">
          <w:marLeft w:val="480"/>
          <w:marRight w:val="0"/>
          <w:marTop w:val="0"/>
          <w:marBottom w:val="0"/>
          <w:divBdr>
            <w:top w:val="none" w:sz="0" w:space="0" w:color="auto"/>
            <w:left w:val="none" w:sz="0" w:space="0" w:color="auto"/>
            <w:bottom w:val="none" w:sz="0" w:space="0" w:color="auto"/>
            <w:right w:val="none" w:sz="0" w:space="0" w:color="auto"/>
          </w:divBdr>
        </w:div>
        <w:div w:id="544172450">
          <w:marLeft w:val="480"/>
          <w:marRight w:val="0"/>
          <w:marTop w:val="0"/>
          <w:marBottom w:val="0"/>
          <w:divBdr>
            <w:top w:val="none" w:sz="0" w:space="0" w:color="auto"/>
            <w:left w:val="none" w:sz="0" w:space="0" w:color="auto"/>
            <w:bottom w:val="none" w:sz="0" w:space="0" w:color="auto"/>
            <w:right w:val="none" w:sz="0" w:space="0" w:color="auto"/>
          </w:divBdr>
        </w:div>
        <w:div w:id="565265683">
          <w:marLeft w:val="480"/>
          <w:marRight w:val="0"/>
          <w:marTop w:val="0"/>
          <w:marBottom w:val="0"/>
          <w:divBdr>
            <w:top w:val="none" w:sz="0" w:space="0" w:color="auto"/>
            <w:left w:val="none" w:sz="0" w:space="0" w:color="auto"/>
            <w:bottom w:val="none" w:sz="0" w:space="0" w:color="auto"/>
            <w:right w:val="none" w:sz="0" w:space="0" w:color="auto"/>
          </w:divBdr>
        </w:div>
        <w:div w:id="654916808">
          <w:marLeft w:val="480"/>
          <w:marRight w:val="0"/>
          <w:marTop w:val="0"/>
          <w:marBottom w:val="0"/>
          <w:divBdr>
            <w:top w:val="none" w:sz="0" w:space="0" w:color="auto"/>
            <w:left w:val="none" w:sz="0" w:space="0" w:color="auto"/>
            <w:bottom w:val="none" w:sz="0" w:space="0" w:color="auto"/>
            <w:right w:val="none" w:sz="0" w:space="0" w:color="auto"/>
          </w:divBdr>
        </w:div>
        <w:div w:id="663972431">
          <w:marLeft w:val="480"/>
          <w:marRight w:val="0"/>
          <w:marTop w:val="0"/>
          <w:marBottom w:val="0"/>
          <w:divBdr>
            <w:top w:val="none" w:sz="0" w:space="0" w:color="auto"/>
            <w:left w:val="none" w:sz="0" w:space="0" w:color="auto"/>
            <w:bottom w:val="none" w:sz="0" w:space="0" w:color="auto"/>
            <w:right w:val="none" w:sz="0" w:space="0" w:color="auto"/>
          </w:divBdr>
        </w:div>
        <w:div w:id="665286541">
          <w:marLeft w:val="480"/>
          <w:marRight w:val="0"/>
          <w:marTop w:val="0"/>
          <w:marBottom w:val="0"/>
          <w:divBdr>
            <w:top w:val="none" w:sz="0" w:space="0" w:color="auto"/>
            <w:left w:val="none" w:sz="0" w:space="0" w:color="auto"/>
            <w:bottom w:val="none" w:sz="0" w:space="0" w:color="auto"/>
            <w:right w:val="none" w:sz="0" w:space="0" w:color="auto"/>
          </w:divBdr>
        </w:div>
        <w:div w:id="671420169">
          <w:marLeft w:val="480"/>
          <w:marRight w:val="0"/>
          <w:marTop w:val="0"/>
          <w:marBottom w:val="0"/>
          <w:divBdr>
            <w:top w:val="none" w:sz="0" w:space="0" w:color="auto"/>
            <w:left w:val="none" w:sz="0" w:space="0" w:color="auto"/>
            <w:bottom w:val="none" w:sz="0" w:space="0" w:color="auto"/>
            <w:right w:val="none" w:sz="0" w:space="0" w:color="auto"/>
          </w:divBdr>
        </w:div>
        <w:div w:id="717358665">
          <w:marLeft w:val="480"/>
          <w:marRight w:val="0"/>
          <w:marTop w:val="0"/>
          <w:marBottom w:val="0"/>
          <w:divBdr>
            <w:top w:val="none" w:sz="0" w:space="0" w:color="auto"/>
            <w:left w:val="none" w:sz="0" w:space="0" w:color="auto"/>
            <w:bottom w:val="none" w:sz="0" w:space="0" w:color="auto"/>
            <w:right w:val="none" w:sz="0" w:space="0" w:color="auto"/>
          </w:divBdr>
        </w:div>
        <w:div w:id="754977844">
          <w:marLeft w:val="480"/>
          <w:marRight w:val="0"/>
          <w:marTop w:val="0"/>
          <w:marBottom w:val="0"/>
          <w:divBdr>
            <w:top w:val="none" w:sz="0" w:space="0" w:color="auto"/>
            <w:left w:val="none" w:sz="0" w:space="0" w:color="auto"/>
            <w:bottom w:val="none" w:sz="0" w:space="0" w:color="auto"/>
            <w:right w:val="none" w:sz="0" w:space="0" w:color="auto"/>
          </w:divBdr>
        </w:div>
        <w:div w:id="781846323">
          <w:marLeft w:val="480"/>
          <w:marRight w:val="0"/>
          <w:marTop w:val="0"/>
          <w:marBottom w:val="0"/>
          <w:divBdr>
            <w:top w:val="none" w:sz="0" w:space="0" w:color="auto"/>
            <w:left w:val="none" w:sz="0" w:space="0" w:color="auto"/>
            <w:bottom w:val="none" w:sz="0" w:space="0" w:color="auto"/>
            <w:right w:val="none" w:sz="0" w:space="0" w:color="auto"/>
          </w:divBdr>
        </w:div>
        <w:div w:id="847210258">
          <w:marLeft w:val="480"/>
          <w:marRight w:val="0"/>
          <w:marTop w:val="0"/>
          <w:marBottom w:val="0"/>
          <w:divBdr>
            <w:top w:val="none" w:sz="0" w:space="0" w:color="auto"/>
            <w:left w:val="none" w:sz="0" w:space="0" w:color="auto"/>
            <w:bottom w:val="none" w:sz="0" w:space="0" w:color="auto"/>
            <w:right w:val="none" w:sz="0" w:space="0" w:color="auto"/>
          </w:divBdr>
        </w:div>
        <w:div w:id="949119647">
          <w:marLeft w:val="480"/>
          <w:marRight w:val="0"/>
          <w:marTop w:val="0"/>
          <w:marBottom w:val="0"/>
          <w:divBdr>
            <w:top w:val="none" w:sz="0" w:space="0" w:color="auto"/>
            <w:left w:val="none" w:sz="0" w:space="0" w:color="auto"/>
            <w:bottom w:val="none" w:sz="0" w:space="0" w:color="auto"/>
            <w:right w:val="none" w:sz="0" w:space="0" w:color="auto"/>
          </w:divBdr>
        </w:div>
        <w:div w:id="967123742">
          <w:marLeft w:val="480"/>
          <w:marRight w:val="0"/>
          <w:marTop w:val="0"/>
          <w:marBottom w:val="0"/>
          <w:divBdr>
            <w:top w:val="none" w:sz="0" w:space="0" w:color="auto"/>
            <w:left w:val="none" w:sz="0" w:space="0" w:color="auto"/>
            <w:bottom w:val="none" w:sz="0" w:space="0" w:color="auto"/>
            <w:right w:val="none" w:sz="0" w:space="0" w:color="auto"/>
          </w:divBdr>
        </w:div>
        <w:div w:id="975257474">
          <w:marLeft w:val="480"/>
          <w:marRight w:val="0"/>
          <w:marTop w:val="0"/>
          <w:marBottom w:val="0"/>
          <w:divBdr>
            <w:top w:val="none" w:sz="0" w:space="0" w:color="auto"/>
            <w:left w:val="none" w:sz="0" w:space="0" w:color="auto"/>
            <w:bottom w:val="none" w:sz="0" w:space="0" w:color="auto"/>
            <w:right w:val="none" w:sz="0" w:space="0" w:color="auto"/>
          </w:divBdr>
        </w:div>
        <w:div w:id="1090390225">
          <w:marLeft w:val="480"/>
          <w:marRight w:val="0"/>
          <w:marTop w:val="0"/>
          <w:marBottom w:val="0"/>
          <w:divBdr>
            <w:top w:val="none" w:sz="0" w:space="0" w:color="auto"/>
            <w:left w:val="none" w:sz="0" w:space="0" w:color="auto"/>
            <w:bottom w:val="none" w:sz="0" w:space="0" w:color="auto"/>
            <w:right w:val="none" w:sz="0" w:space="0" w:color="auto"/>
          </w:divBdr>
        </w:div>
        <w:div w:id="1101071727">
          <w:marLeft w:val="480"/>
          <w:marRight w:val="0"/>
          <w:marTop w:val="0"/>
          <w:marBottom w:val="0"/>
          <w:divBdr>
            <w:top w:val="none" w:sz="0" w:space="0" w:color="auto"/>
            <w:left w:val="none" w:sz="0" w:space="0" w:color="auto"/>
            <w:bottom w:val="none" w:sz="0" w:space="0" w:color="auto"/>
            <w:right w:val="none" w:sz="0" w:space="0" w:color="auto"/>
          </w:divBdr>
        </w:div>
        <w:div w:id="1119955376">
          <w:marLeft w:val="480"/>
          <w:marRight w:val="0"/>
          <w:marTop w:val="0"/>
          <w:marBottom w:val="0"/>
          <w:divBdr>
            <w:top w:val="none" w:sz="0" w:space="0" w:color="auto"/>
            <w:left w:val="none" w:sz="0" w:space="0" w:color="auto"/>
            <w:bottom w:val="none" w:sz="0" w:space="0" w:color="auto"/>
            <w:right w:val="none" w:sz="0" w:space="0" w:color="auto"/>
          </w:divBdr>
        </w:div>
        <w:div w:id="1224219094">
          <w:marLeft w:val="480"/>
          <w:marRight w:val="0"/>
          <w:marTop w:val="0"/>
          <w:marBottom w:val="0"/>
          <w:divBdr>
            <w:top w:val="none" w:sz="0" w:space="0" w:color="auto"/>
            <w:left w:val="none" w:sz="0" w:space="0" w:color="auto"/>
            <w:bottom w:val="none" w:sz="0" w:space="0" w:color="auto"/>
            <w:right w:val="none" w:sz="0" w:space="0" w:color="auto"/>
          </w:divBdr>
        </w:div>
        <w:div w:id="1231423850">
          <w:marLeft w:val="480"/>
          <w:marRight w:val="0"/>
          <w:marTop w:val="0"/>
          <w:marBottom w:val="0"/>
          <w:divBdr>
            <w:top w:val="none" w:sz="0" w:space="0" w:color="auto"/>
            <w:left w:val="none" w:sz="0" w:space="0" w:color="auto"/>
            <w:bottom w:val="none" w:sz="0" w:space="0" w:color="auto"/>
            <w:right w:val="none" w:sz="0" w:space="0" w:color="auto"/>
          </w:divBdr>
        </w:div>
        <w:div w:id="1258758935">
          <w:marLeft w:val="480"/>
          <w:marRight w:val="0"/>
          <w:marTop w:val="0"/>
          <w:marBottom w:val="0"/>
          <w:divBdr>
            <w:top w:val="none" w:sz="0" w:space="0" w:color="auto"/>
            <w:left w:val="none" w:sz="0" w:space="0" w:color="auto"/>
            <w:bottom w:val="none" w:sz="0" w:space="0" w:color="auto"/>
            <w:right w:val="none" w:sz="0" w:space="0" w:color="auto"/>
          </w:divBdr>
        </w:div>
        <w:div w:id="1259868850">
          <w:marLeft w:val="480"/>
          <w:marRight w:val="0"/>
          <w:marTop w:val="0"/>
          <w:marBottom w:val="0"/>
          <w:divBdr>
            <w:top w:val="none" w:sz="0" w:space="0" w:color="auto"/>
            <w:left w:val="none" w:sz="0" w:space="0" w:color="auto"/>
            <w:bottom w:val="none" w:sz="0" w:space="0" w:color="auto"/>
            <w:right w:val="none" w:sz="0" w:space="0" w:color="auto"/>
          </w:divBdr>
        </w:div>
        <w:div w:id="1289357709">
          <w:marLeft w:val="480"/>
          <w:marRight w:val="0"/>
          <w:marTop w:val="0"/>
          <w:marBottom w:val="0"/>
          <w:divBdr>
            <w:top w:val="none" w:sz="0" w:space="0" w:color="auto"/>
            <w:left w:val="none" w:sz="0" w:space="0" w:color="auto"/>
            <w:bottom w:val="none" w:sz="0" w:space="0" w:color="auto"/>
            <w:right w:val="none" w:sz="0" w:space="0" w:color="auto"/>
          </w:divBdr>
        </w:div>
        <w:div w:id="1303539614">
          <w:marLeft w:val="480"/>
          <w:marRight w:val="0"/>
          <w:marTop w:val="0"/>
          <w:marBottom w:val="0"/>
          <w:divBdr>
            <w:top w:val="none" w:sz="0" w:space="0" w:color="auto"/>
            <w:left w:val="none" w:sz="0" w:space="0" w:color="auto"/>
            <w:bottom w:val="none" w:sz="0" w:space="0" w:color="auto"/>
            <w:right w:val="none" w:sz="0" w:space="0" w:color="auto"/>
          </w:divBdr>
        </w:div>
        <w:div w:id="1316185040">
          <w:marLeft w:val="480"/>
          <w:marRight w:val="0"/>
          <w:marTop w:val="0"/>
          <w:marBottom w:val="0"/>
          <w:divBdr>
            <w:top w:val="none" w:sz="0" w:space="0" w:color="auto"/>
            <w:left w:val="none" w:sz="0" w:space="0" w:color="auto"/>
            <w:bottom w:val="none" w:sz="0" w:space="0" w:color="auto"/>
            <w:right w:val="none" w:sz="0" w:space="0" w:color="auto"/>
          </w:divBdr>
        </w:div>
        <w:div w:id="1354919580">
          <w:marLeft w:val="480"/>
          <w:marRight w:val="0"/>
          <w:marTop w:val="0"/>
          <w:marBottom w:val="0"/>
          <w:divBdr>
            <w:top w:val="none" w:sz="0" w:space="0" w:color="auto"/>
            <w:left w:val="none" w:sz="0" w:space="0" w:color="auto"/>
            <w:bottom w:val="none" w:sz="0" w:space="0" w:color="auto"/>
            <w:right w:val="none" w:sz="0" w:space="0" w:color="auto"/>
          </w:divBdr>
        </w:div>
        <w:div w:id="1368291293">
          <w:marLeft w:val="480"/>
          <w:marRight w:val="0"/>
          <w:marTop w:val="0"/>
          <w:marBottom w:val="0"/>
          <w:divBdr>
            <w:top w:val="none" w:sz="0" w:space="0" w:color="auto"/>
            <w:left w:val="none" w:sz="0" w:space="0" w:color="auto"/>
            <w:bottom w:val="none" w:sz="0" w:space="0" w:color="auto"/>
            <w:right w:val="none" w:sz="0" w:space="0" w:color="auto"/>
          </w:divBdr>
        </w:div>
        <w:div w:id="1542784700">
          <w:marLeft w:val="480"/>
          <w:marRight w:val="0"/>
          <w:marTop w:val="0"/>
          <w:marBottom w:val="0"/>
          <w:divBdr>
            <w:top w:val="none" w:sz="0" w:space="0" w:color="auto"/>
            <w:left w:val="none" w:sz="0" w:space="0" w:color="auto"/>
            <w:bottom w:val="none" w:sz="0" w:space="0" w:color="auto"/>
            <w:right w:val="none" w:sz="0" w:space="0" w:color="auto"/>
          </w:divBdr>
        </w:div>
        <w:div w:id="1582985444">
          <w:marLeft w:val="480"/>
          <w:marRight w:val="0"/>
          <w:marTop w:val="0"/>
          <w:marBottom w:val="0"/>
          <w:divBdr>
            <w:top w:val="none" w:sz="0" w:space="0" w:color="auto"/>
            <w:left w:val="none" w:sz="0" w:space="0" w:color="auto"/>
            <w:bottom w:val="none" w:sz="0" w:space="0" w:color="auto"/>
            <w:right w:val="none" w:sz="0" w:space="0" w:color="auto"/>
          </w:divBdr>
        </w:div>
        <w:div w:id="1592007635">
          <w:marLeft w:val="480"/>
          <w:marRight w:val="0"/>
          <w:marTop w:val="0"/>
          <w:marBottom w:val="0"/>
          <w:divBdr>
            <w:top w:val="none" w:sz="0" w:space="0" w:color="auto"/>
            <w:left w:val="none" w:sz="0" w:space="0" w:color="auto"/>
            <w:bottom w:val="none" w:sz="0" w:space="0" w:color="auto"/>
            <w:right w:val="none" w:sz="0" w:space="0" w:color="auto"/>
          </w:divBdr>
        </w:div>
        <w:div w:id="1630627645">
          <w:marLeft w:val="480"/>
          <w:marRight w:val="0"/>
          <w:marTop w:val="0"/>
          <w:marBottom w:val="0"/>
          <w:divBdr>
            <w:top w:val="none" w:sz="0" w:space="0" w:color="auto"/>
            <w:left w:val="none" w:sz="0" w:space="0" w:color="auto"/>
            <w:bottom w:val="none" w:sz="0" w:space="0" w:color="auto"/>
            <w:right w:val="none" w:sz="0" w:space="0" w:color="auto"/>
          </w:divBdr>
        </w:div>
        <w:div w:id="1689410725">
          <w:marLeft w:val="480"/>
          <w:marRight w:val="0"/>
          <w:marTop w:val="0"/>
          <w:marBottom w:val="0"/>
          <w:divBdr>
            <w:top w:val="none" w:sz="0" w:space="0" w:color="auto"/>
            <w:left w:val="none" w:sz="0" w:space="0" w:color="auto"/>
            <w:bottom w:val="none" w:sz="0" w:space="0" w:color="auto"/>
            <w:right w:val="none" w:sz="0" w:space="0" w:color="auto"/>
          </w:divBdr>
        </w:div>
        <w:div w:id="1716001563">
          <w:marLeft w:val="480"/>
          <w:marRight w:val="0"/>
          <w:marTop w:val="0"/>
          <w:marBottom w:val="0"/>
          <w:divBdr>
            <w:top w:val="none" w:sz="0" w:space="0" w:color="auto"/>
            <w:left w:val="none" w:sz="0" w:space="0" w:color="auto"/>
            <w:bottom w:val="none" w:sz="0" w:space="0" w:color="auto"/>
            <w:right w:val="none" w:sz="0" w:space="0" w:color="auto"/>
          </w:divBdr>
        </w:div>
        <w:div w:id="1786536533">
          <w:marLeft w:val="480"/>
          <w:marRight w:val="0"/>
          <w:marTop w:val="0"/>
          <w:marBottom w:val="0"/>
          <w:divBdr>
            <w:top w:val="none" w:sz="0" w:space="0" w:color="auto"/>
            <w:left w:val="none" w:sz="0" w:space="0" w:color="auto"/>
            <w:bottom w:val="none" w:sz="0" w:space="0" w:color="auto"/>
            <w:right w:val="none" w:sz="0" w:space="0" w:color="auto"/>
          </w:divBdr>
        </w:div>
        <w:div w:id="1941141428">
          <w:marLeft w:val="480"/>
          <w:marRight w:val="0"/>
          <w:marTop w:val="0"/>
          <w:marBottom w:val="0"/>
          <w:divBdr>
            <w:top w:val="none" w:sz="0" w:space="0" w:color="auto"/>
            <w:left w:val="none" w:sz="0" w:space="0" w:color="auto"/>
            <w:bottom w:val="none" w:sz="0" w:space="0" w:color="auto"/>
            <w:right w:val="none" w:sz="0" w:space="0" w:color="auto"/>
          </w:divBdr>
        </w:div>
        <w:div w:id="1944023943">
          <w:marLeft w:val="480"/>
          <w:marRight w:val="0"/>
          <w:marTop w:val="0"/>
          <w:marBottom w:val="0"/>
          <w:divBdr>
            <w:top w:val="none" w:sz="0" w:space="0" w:color="auto"/>
            <w:left w:val="none" w:sz="0" w:space="0" w:color="auto"/>
            <w:bottom w:val="none" w:sz="0" w:space="0" w:color="auto"/>
            <w:right w:val="none" w:sz="0" w:space="0" w:color="auto"/>
          </w:divBdr>
        </w:div>
        <w:div w:id="1961647530">
          <w:marLeft w:val="480"/>
          <w:marRight w:val="0"/>
          <w:marTop w:val="0"/>
          <w:marBottom w:val="0"/>
          <w:divBdr>
            <w:top w:val="none" w:sz="0" w:space="0" w:color="auto"/>
            <w:left w:val="none" w:sz="0" w:space="0" w:color="auto"/>
            <w:bottom w:val="none" w:sz="0" w:space="0" w:color="auto"/>
            <w:right w:val="none" w:sz="0" w:space="0" w:color="auto"/>
          </w:divBdr>
        </w:div>
        <w:div w:id="1963878168">
          <w:marLeft w:val="480"/>
          <w:marRight w:val="0"/>
          <w:marTop w:val="0"/>
          <w:marBottom w:val="0"/>
          <w:divBdr>
            <w:top w:val="none" w:sz="0" w:space="0" w:color="auto"/>
            <w:left w:val="none" w:sz="0" w:space="0" w:color="auto"/>
            <w:bottom w:val="none" w:sz="0" w:space="0" w:color="auto"/>
            <w:right w:val="none" w:sz="0" w:space="0" w:color="auto"/>
          </w:divBdr>
        </w:div>
        <w:div w:id="2058511528">
          <w:marLeft w:val="480"/>
          <w:marRight w:val="0"/>
          <w:marTop w:val="0"/>
          <w:marBottom w:val="0"/>
          <w:divBdr>
            <w:top w:val="none" w:sz="0" w:space="0" w:color="auto"/>
            <w:left w:val="none" w:sz="0" w:space="0" w:color="auto"/>
            <w:bottom w:val="none" w:sz="0" w:space="0" w:color="auto"/>
            <w:right w:val="none" w:sz="0" w:space="0" w:color="auto"/>
          </w:divBdr>
        </w:div>
        <w:div w:id="2074962684">
          <w:marLeft w:val="480"/>
          <w:marRight w:val="0"/>
          <w:marTop w:val="0"/>
          <w:marBottom w:val="0"/>
          <w:divBdr>
            <w:top w:val="none" w:sz="0" w:space="0" w:color="auto"/>
            <w:left w:val="none" w:sz="0" w:space="0" w:color="auto"/>
            <w:bottom w:val="none" w:sz="0" w:space="0" w:color="auto"/>
            <w:right w:val="none" w:sz="0" w:space="0" w:color="auto"/>
          </w:divBdr>
        </w:div>
        <w:div w:id="2090080891">
          <w:marLeft w:val="480"/>
          <w:marRight w:val="0"/>
          <w:marTop w:val="0"/>
          <w:marBottom w:val="0"/>
          <w:divBdr>
            <w:top w:val="none" w:sz="0" w:space="0" w:color="auto"/>
            <w:left w:val="none" w:sz="0" w:space="0" w:color="auto"/>
            <w:bottom w:val="none" w:sz="0" w:space="0" w:color="auto"/>
            <w:right w:val="none" w:sz="0" w:space="0" w:color="auto"/>
          </w:divBdr>
        </w:div>
      </w:divsChild>
    </w:div>
    <w:div w:id="696807055">
      <w:bodyDiv w:val="1"/>
      <w:marLeft w:val="0"/>
      <w:marRight w:val="0"/>
      <w:marTop w:val="0"/>
      <w:marBottom w:val="0"/>
      <w:divBdr>
        <w:top w:val="none" w:sz="0" w:space="0" w:color="auto"/>
        <w:left w:val="none" w:sz="0" w:space="0" w:color="auto"/>
        <w:bottom w:val="none" w:sz="0" w:space="0" w:color="auto"/>
        <w:right w:val="none" w:sz="0" w:space="0" w:color="auto"/>
      </w:divBdr>
      <w:divsChild>
        <w:div w:id="65347869">
          <w:marLeft w:val="480"/>
          <w:marRight w:val="0"/>
          <w:marTop w:val="0"/>
          <w:marBottom w:val="0"/>
          <w:divBdr>
            <w:top w:val="none" w:sz="0" w:space="0" w:color="auto"/>
            <w:left w:val="none" w:sz="0" w:space="0" w:color="auto"/>
            <w:bottom w:val="none" w:sz="0" w:space="0" w:color="auto"/>
            <w:right w:val="none" w:sz="0" w:space="0" w:color="auto"/>
          </w:divBdr>
        </w:div>
        <w:div w:id="312486826">
          <w:marLeft w:val="480"/>
          <w:marRight w:val="0"/>
          <w:marTop w:val="0"/>
          <w:marBottom w:val="0"/>
          <w:divBdr>
            <w:top w:val="none" w:sz="0" w:space="0" w:color="auto"/>
            <w:left w:val="none" w:sz="0" w:space="0" w:color="auto"/>
            <w:bottom w:val="none" w:sz="0" w:space="0" w:color="auto"/>
            <w:right w:val="none" w:sz="0" w:space="0" w:color="auto"/>
          </w:divBdr>
        </w:div>
        <w:div w:id="638192917">
          <w:marLeft w:val="480"/>
          <w:marRight w:val="0"/>
          <w:marTop w:val="0"/>
          <w:marBottom w:val="0"/>
          <w:divBdr>
            <w:top w:val="none" w:sz="0" w:space="0" w:color="auto"/>
            <w:left w:val="none" w:sz="0" w:space="0" w:color="auto"/>
            <w:bottom w:val="none" w:sz="0" w:space="0" w:color="auto"/>
            <w:right w:val="none" w:sz="0" w:space="0" w:color="auto"/>
          </w:divBdr>
        </w:div>
        <w:div w:id="664627918">
          <w:marLeft w:val="480"/>
          <w:marRight w:val="0"/>
          <w:marTop w:val="0"/>
          <w:marBottom w:val="0"/>
          <w:divBdr>
            <w:top w:val="none" w:sz="0" w:space="0" w:color="auto"/>
            <w:left w:val="none" w:sz="0" w:space="0" w:color="auto"/>
            <w:bottom w:val="none" w:sz="0" w:space="0" w:color="auto"/>
            <w:right w:val="none" w:sz="0" w:space="0" w:color="auto"/>
          </w:divBdr>
        </w:div>
        <w:div w:id="789473124">
          <w:marLeft w:val="480"/>
          <w:marRight w:val="0"/>
          <w:marTop w:val="0"/>
          <w:marBottom w:val="0"/>
          <w:divBdr>
            <w:top w:val="none" w:sz="0" w:space="0" w:color="auto"/>
            <w:left w:val="none" w:sz="0" w:space="0" w:color="auto"/>
            <w:bottom w:val="none" w:sz="0" w:space="0" w:color="auto"/>
            <w:right w:val="none" w:sz="0" w:space="0" w:color="auto"/>
          </w:divBdr>
        </w:div>
        <w:div w:id="1054113214">
          <w:marLeft w:val="480"/>
          <w:marRight w:val="0"/>
          <w:marTop w:val="0"/>
          <w:marBottom w:val="0"/>
          <w:divBdr>
            <w:top w:val="none" w:sz="0" w:space="0" w:color="auto"/>
            <w:left w:val="none" w:sz="0" w:space="0" w:color="auto"/>
            <w:bottom w:val="none" w:sz="0" w:space="0" w:color="auto"/>
            <w:right w:val="none" w:sz="0" w:space="0" w:color="auto"/>
          </w:divBdr>
        </w:div>
        <w:div w:id="1071275166">
          <w:marLeft w:val="480"/>
          <w:marRight w:val="0"/>
          <w:marTop w:val="0"/>
          <w:marBottom w:val="0"/>
          <w:divBdr>
            <w:top w:val="none" w:sz="0" w:space="0" w:color="auto"/>
            <w:left w:val="none" w:sz="0" w:space="0" w:color="auto"/>
            <w:bottom w:val="none" w:sz="0" w:space="0" w:color="auto"/>
            <w:right w:val="none" w:sz="0" w:space="0" w:color="auto"/>
          </w:divBdr>
        </w:div>
        <w:div w:id="1124738973">
          <w:marLeft w:val="480"/>
          <w:marRight w:val="0"/>
          <w:marTop w:val="0"/>
          <w:marBottom w:val="0"/>
          <w:divBdr>
            <w:top w:val="none" w:sz="0" w:space="0" w:color="auto"/>
            <w:left w:val="none" w:sz="0" w:space="0" w:color="auto"/>
            <w:bottom w:val="none" w:sz="0" w:space="0" w:color="auto"/>
            <w:right w:val="none" w:sz="0" w:space="0" w:color="auto"/>
          </w:divBdr>
        </w:div>
        <w:div w:id="1418593604">
          <w:marLeft w:val="480"/>
          <w:marRight w:val="0"/>
          <w:marTop w:val="0"/>
          <w:marBottom w:val="0"/>
          <w:divBdr>
            <w:top w:val="none" w:sz="0" w:space="0" w:color="auto"/>
            <w:left w:val="none" w:sz="0" w:space="0" w:color="auto"/>
            <w:bottom w:val="none" w:sz="0" w:space="0" w:color="auto"/>
            <w:right w:val="none" w:sz="0" w:space="0" w:color="auto"/>
          </w:divBdr>
        </w:div>
        <w:div w:id="1543521291">
          <w:marLeft w:val="480"/>
          <w:marRight w:val="0"/>
          <w:marTop w:val="0"/>
          <w:marBottom w:val="0"/>
          <w:divBdr>
            <w:top w:val="none" w:sz="0" w:space="0" w:color="auto"/>
            <w:left w:val="none" w:sz="0" w:space="0" w:color="auto"/>
            <w:bottom w:val="none" w:sz="0" w:space="0" w:color="auto"/>
            <w:right w:val="none" w:sz="0" w:space="0" w:color="auto"/>
          </w:divBdr>
        </w:div>
        <w:div w:id="1622415985">
          <w:marLeft w:val="480"/>
          <w:marRight w:val="0"/>
          <w:marTop w:val="0"/>
          <w:marBottom w:val="0"/>
          <w:divBdr>
            <w:top w:val="none" w:sz="0" w:space="0" w:color="auto"/>
            <w:left w:val="none" w:sz="0" w:space="0" w:color="auto"/>
            <w:bottom w:val="none" w:sz="0" w:space="0" w:color="auto"/>
            <w:right w:val="none" w:sz="0" w:space="0" w:color="auto"/>
          </w:divBdr>
        </w:div>
        <w:div w:id="2030909436">
          <w:marLeft w:val="480"/>
          <w:marRight w:val="0"/>
          <w:marTop w:val="0"/>
          <w:marBottom w:val="0"/>
          <w:divBdr>
            <w:top w:val="none" w:sz="0" w:space="0" w:color="auto"/>
            <w:left w:val="none" w:sz="0" w:space="0" w:color="auto"/>
            <w:bottom w:val="none" w:sz="0" w:space="0" w:color="auto"/>
            <w:right w:val="none" w:sz="0" w:space="0" w:color="auto"/>
          </w:divBdr>
        </w:div>
      </w:divsChild>
    </w:div>
    <w:div w:id="697118800">
      <w:bodyDiv w:val="1"/>
      <w:marLeft w:val="0"/>
      <w:marRight w:val="0"/>
      <w:marTop w:val="0"/>
      <w:marBottom w:val="0"/>
      <w:divBdr>
        <w:top w:val="none" w:sz="0" w:space="0" w:color="auto"/>
        <w:left w:val="none" w:sz="0" w:space="0" w:color="auto"/>
        <w:bottom w:val="none" w:sz="0" w:space="0" w:color="auto"/>
        <w:right w:val="none" w:sz="0" w:space="0" w:color="auto"/>
      </w:divBdr>
      <w:divsChild>
        <w:div w:id="1704747825">
          <w:marLeft w:val="640"/>
          <w:marRight w:val="0"/>
          <w:marTop w:val="0"/>
          <w:marBottom w:val="0"/>
          <w:divBdr>
            <w:top w:val="none" w:sz="0" w:space="0" w:color="auto"/>
            <w:left w:val="none" w:sz="0" w:space="0" w:color="auto"/>
            <w:bottom w:val="none" w:sz="0" w:space="0" w:color="auto"/>
            <w:right w:val="none" w:sz="0" w:space="0" w:color="auto"/>
          </w:divBdr>
        </w:div>
        <w:div w:id="1165972740">
          <w:marLeft w:val="640"/>
          <w:marRight w:val="0"/>
          <w:marTop w:val="0"/>
          <w:marBottom w:val="0"/>
          <w:divBdr>
            <w:top w:val="none" w:sz="0" w:space="0" w:color="auto"/>
            <w:left w:val="none" w:sz="0" w:space="0" w:color="auto"/>
            <w:bottom w:val="none" w:sz="0" w:space="0" w:color="auto"/>
            <w:right w:val="none" w:sz="0" w:space="0" w:color="auto"/>
          </w:divBdr>
        </w:div>
        <w:div w:id="945845658">
          <w:marLeft w:val="640"/>
          <w:marRight w:val="0"/>
          <w:marTop w:val="0"/>
          <w:marBottom w:val="0"/>
          <w:divBdr>
            <w:top w:val="none" w:sz="0" w:space="0" w:color="auto"/>
            <w:left w:val="none" w:sz="0" w:space="0" w:color="auto"/>
            <w:bottom w:val="none" w:sz="0" w:space="0" w:color="auto"/>
            <w:right w:val="none" w:sz="0" w:space="0" w:color="auto"/>
          </w:divBdr>
        </w:div>
        <w:div w:id="1094398157">
          <w:marLeft w:val="640"/>
          <w:marRight w:val="0"/>
          <w:marTop w:val="0"/>
          <w:marBottom w:val="0"/>
          <w:divBdr>
            <w:top w:val="none" w:sz="0" w:space="0" w:color="auto"/>
            <w:left w:val="none" w:sz="0" w:space="0" w:color="auto"/>
            <w:bottom w:val="none" w:sz="0" w:space="0" w:color="auto"/>
            <w:right w:val="none" w:sz="0" w:space="0" w:color="auto"/>
          </w:divBdr>
        </w:div>
        <w:div w:id="1283926888">
          <w:marLeft w:val="640"/>
          <w:marRight w:val="0"/>
          <w:marTop w:val="0"/>
          <w:marBottom w:val="0"/>
          <w:divBdr>
            <w:top w:val="none" w:sz="0" w:space="0" w:color="auto"/>
            <w:left w:val="none" w:sz="0" w:space="0" w:color="auto"/>
            <w:bottom w:val="none" w:sz="0" w:space="0" w:color="auto"/>
            <w:right w:val="none" w:sz="0" w:space="0" w:color="auto"/>
          </w:divBdr>
        </w:div>
        <w:div w:id="1394934023">
          <w:marLeft w:val="640"/>
          <w:marRight w:val="0"/>
          <w:marTop w:val="0"/>
          <w:marBottom w:val="0"/>
          <w:divBdr>
            <w:top w:val="none" w:sz="0" w:space="0" w:color="auto"/>
            <w:left w:val="none" w:sz="0" w:space="0" w:color="auto"/>
            <w:bottom w:val="none" w:sz="0" w:space="0" w:color="auto"/>
            <w:right w:val="none" w:sz="0" w:space="0" w:color="auto"/>
          </w:divBdr>
        </w:div>
        <w:div w:id="298463134">
          <w:marLeft w:val="640"/>
          <w:marRight w:val="0"/>
          <w:marTop w:val="0"/>
          <w:marBottom w:val="0"/>
          <w:divBdr>
            <w:top w:val="none" w:sz="0" w:space="0" w:color="auto"/>
            <w:left w:val="none" w:sz="0" w:space="0" w:color="auto"/>
            <w:bottom w:val="none" w:sz="0" w:space="0" w:color="auto"/>
            <w:right w:val="none" w:sz="0" w:space="0" w:color="auto"/>
          </w:divBdr>
        </w:div>
        <w:div w:id="436098304">
          <w:marLeft w:val="640"/>
          <w:marRight w:val="0"/>
          <w:marTop w:val="0"/>
          <w:marBottom w:val="0"/>
          <w:divBdr>
            <w:top w:val="none" w:sz="0" w:space="0" w:color="auto"/>
            <w:left w:val="none" w:sz="0" w:space="0" w:color="auto"/>
            <w:bottom w:val="none" w:sz="0" w:space="0" w:color="auto"/>
            <w:right w:val="none" w:sz="0" w:space="0" w:color="auto"/>
          </w:divBdr>
        </w:div>
        <w:div w:id="1493523441">
          <w:marLeft w:val="640"/>
          <w:marRight w:val="0"/>
          <w:marTop w:val="0"/>
          <w:marBottom w:val="0"/>
          <w:divBdr>
            <w:top w:val="none" w:sz="0" w:space="0" w:color="auto"/>
            <w:left w:val="none" w:sz="0" w:space="0" w:color="auto"/>
            <w:bottom w:val="none" w:sz="0" w:space="0" w:color="auto"/>
            <w:right w:val="none" w:sz="0" w:space="0" w:color="auto"/>
          </w:divBdr>
        </w:div>
        <w:div w:id="1616712608">
          <w:marLeft w:val="640"/>
          <w:marRight w:val="0"/>
          <w:marTop w:val="0"/>
          <w:marBottom w:val="0"/>
          <w:divBdr>
            <w:top w:val="none" w:sz="0" w:space="0" w:color="auto"/>
            <w:left w:val="none" w:sz="0" w:space="0" w:color="auto"/>
            <w:bottom w:val="none" w:sz="0" w:space="0" w:color="auto"/>
            <w:right w:val="none" w:sz="0" w:space="0" w:color="auto"/>
          </w:divBdr>
        </w:div>
        <w:div w:id="1087919183">
          <w:marLeft w:val="640"/>
          <w:marRight w:val="0"/>
          <w:marTop w:val="0"/>
          <w:marBottom w:val="0"/>
          <w:divBdr>
            <w:top w:val="none" w:sz="0" w:space="0" w:color="auto"/>
            <w:left w:val="none" w:sz="0" w:space="0" w:color="auto"/>
            <w:bottom w:val="none" w:sz="0" w:space="0" w:color="auto"/>
            <w:right w:val="none" w:sz="0" w:space="0" w:color="auto"/>
          </w:divBdr>
        </w:div>
        <w:div w:id="1423380258">
          <w:marLeft w:val="640"/>
          <w:marRight w:val="0"/>
          <w:marTop w:val="0"/>
          <w:marBottom w:val="0"/>
          <w:divBdr>
            <w:top w:val="none" w:sz="0" w:space="0" w:color="auto"/>
            <w:left w:val="none" w:sz="0" w:space="0" w:color="auto"/>
            <w:bottom w:val="none" w:sz="0" w:space="0" w:color="auto"/>
            <w:right w:val="none" w:sz="0" w:space="0" w:color="auto"/>
          </w:divBdr>
        </w:div>
        <w:div w:id="1880319794">
          <w:marLeft w:val="640"/>
          <w:marRight w:val="0"/>
          <w:marTop w:val="0"/>
          <w:marBottom w:val="0"/>
          <w:divBdr>
            <w:top w:val="none" w:sz="0" w:space="0" w:color="auto"/>
            <w:left w:val="none" w:sz="0" w:space="0" w:color="auto"/>
            <w:bottom w:val="none" w:sz="0" w:space="0" w:color="auto"/>
            <w:right w:val="none" w:sz="0" w:space="0" w:color="auto"/>
          </w:divBdr>
        </w:div>
        <w:div w:id="321936175">
          <w:marLeft w:val="640"/>
          <w:marRight w:val="0"/>
          <w:marTop w:val="0"/>
          <w:marBottom w:val="0"/>
          <w:divBdr>
            <w:top w:val="none" w:sz="0" w:space="0" w:color="auto"/>
            <w:left w:val="none" w:sz="0" w:space="0" w:color="auto"/>
            <w:bottom w:val="none" w:sz="0" w:space="0" w:color="auto"/>
            <w:right w:val="none" w:sz="0" w:space="0" w:color="auto"/>
          </w:divBdr>
        </w:div>
        <w:div w:id="1383871982">
          <w:marLeft w:val="640"/>
          <w:marRight w:val="0"/>
          <w:marTop w:val="0"/>
          <w:marBottom w:val="0"/>
          <w:divBdr>
            <w:top w:val="none" w:sz="0" w:space="0" w:color="auto"/>
            <w:left w:val="none" w:sz="0" w:space="0" w:color="auto"/>
            <w:bottom w:val="none" w:sz="0" w:space="0" w:color="auto"/>
            <w:right w:val="none" w:sz="0" w:space="0" w:color="auto"/>
          </w:divBdr>
        </w:div>
        <w:div w:id="2082829008">
          <w:marLeft w:val="640"/>
          <w:marRight w:val="0"/>
          <w:marTop w:val="0"/>
          <w:marBottom w:val="0"/>
          <w:divBdr>
            <w:top w:val="none" w:sz="0" w:space="0" w:color="auto"/>
            <w:left w:val="none" w:sz="0" w:space="0" w:color="auto"/>
            <w:bottom w:val="none" w:sz="0" w:space="0" w:color="auto"/>
            <w:right w:val="none" w:sz="0" w:space="0" w:color="auto"/>
          </w:divBdr>
        </w:div>
        <w:div w:id="805927746">
          <w:marLeft w:val="640"/>
          <w:marRight w:val="0"/>
          <w:marTop w:val="0"/>
          <w:marBottom w:val="0"/>
          <w:divBdr>
            <w:top w:val="none" w:sz="0" w:space="0" w:color="auto"/>
            <w:left w:val="none" w:sz="0" w:space="0" w:color="auto"/>
            <w:bottom w:val="none" w:sz="0" w:space="0" w:color="auto"/>
            <w:right w:val="none" w:sz="0" w:space="0" w:color="auto"/>
          </w:divBdr>
        </w:div>
        <w:div w:id="778531394">
          <w:marLeft w:val="640"/>
          <w:marRight w:val="0"/>
          <w:marTop w:val="0"/>
          <w:marBottom w:val="0"/>
          <w:divBdr>
            <w:top w:val="none" w:sz="0" w:space="0" w:color="auto"/>
            <w:left w:val="none" w:sz="0" w:space="0" w:color="auto"/>
            <w:bottom w:val="none" w:sz="0" w:space="0" w:color="auto"/>
            <w:right w:val="none" w:sz="0" w:space="0" w:color="auto"/>
          </w:divBdr>
        </w:div>
        <w:div w:id="416440132">
          <w:marLeft w:val="640"/>
          <w:marRight w:val="0"/>
          <w:marTop w:val="0"/>
          <w:marBottom w:val="0"/>
          <w:divBdr>
            <w:top w:val="none" w:sz="0" w:space="0" w:color="auto"/>
            <w:left w:val="none" w:sz="0" w:space="0" w:color="auto"/>
            <w:bottom w:val="none" w:sz="0" w:space="0" w:color="auto"/>
            <w:right w:val="none" w:sz="0" w:space="0" w:color="auto"/>
          </w:divBdr>
        </w:div>
        <w:div w:id="942080141">
          <w:marLeft w:val="640"/>
          <w:marRight w:val="0"/>
          <w:marTop w:val="0"/>
          <w:marBottom w:val="0"/>
          <w:divBdr>
            <w:top w:val="none" w:sz="0" w:space="0" w:color="auto"/>
            <w:left w:val="none" w:sz="0" w:space="0" w:color="auto"/>
            <w:bottom w:val="none" w:sz="0" w:space="0" w:color="auto"/>
            <w:right w:val="none" w:sz="0" w:space="0" w:color="auto"/>
          </w:divBdr>
        </w:div>
        <w:div w:id="1532264348">
          <w:marLeft w:val="640"/>
          <w:marRight w:val="0"/>
          <w:marTop w:val="0"/>
          <w:marBottom w:val="0"/>
          <w:divBdr>
            <w:top w:val="none" w:sz="0" w:space="0" w:color="auto"/>
            <w:left w:val="none" w:sz="0" w:space="0" w:color="auto"/>
            <w:bottom w:val="none" w:sz="0" w:space="0" w:color="auto"/>
            <w:right w:val="none" w:sz="0" w:space="0" w:color="auto"/>
          </w:divBdr>
        </w:div>
        <w:div w:id="2005741169">
          <w:marLeft w:val="640"/>
          <w:marRight w:val="0"/>
          <w:marTop w:val="0"/>
          <w:marBottom w:val="0"/>
          <w:divBdr>
            <w:top w:val="none" w:sz="0" w:space="0" w:color="auto"/>
            <w:left w:val="none" w:sz="0" w:space="0" w:color="auto"/>
            <w:bottom w:val="none" w:sz="0" w:space="0" w:color="auto"/>
            <w:right w:val="none" w:sz="0" w:space="0" w:color="auto"/>
          </w:divBdr>
        </w:div>
        <w:div w:id="1822648072">
          <w:marLeft w:val="640"/>
          <w:marRight w:val="0"/>
          <w:marTop w:val="0"/>
          <w:marBottom w:val="0"/>
          <w:divBdr>
            <w:top w:val="none" w:sz="0" w:space="0" w:color="auto"/>
            <w:left w:val="none" w:sz="0" w:space="0" w:color="auto"/>
            <w:bottom w:val="none" w:sz="0" w:space="0" w:color="auto"/>
            <w:right w:val="none" w:sz="0" w:space="0" w:color="auto"/>
          </w:divBdr>
        </w:div>
        <w:div w:id="8795032">
          <w:marLeft w:val="640"/>
          <w:marRight w:val="0"/>
          <w:marTop w:val="0"/>
          <w:marBottom w:val="0"/>
          <w:divBdr>
            <w:top w:val="none" w:sz="0" w:space="0" w:color="auto"/>
            <w:left w:val="none" w:sz="0" w:space="0" w:color="auto"/>
            <w:bottom w:val="none" w:sz="0" w:space="0" w:color="auto"/>
            <w:right w:val="none" w:sz="0" w:space="0" w:color="auto"/>
          </w:divBdr>
        </w:div>
        <w:div w:id="1545293903">
          <w:marLeft w:val="640"/>
          <w:marRight w:val="0"/>
          <w:marTop w:val="0"/>
          <w:marBottom w:val="0"/>
          <w:divBdr>
            <w:top w:val="none" w:sz="0" w:space="0" w:color="auto"/>
            <w:left w:val="none" w:sz="0" w:space="0" w:color="auto"/>
            <w:bottom w:val="none" w:sz="0" w:space="0" w:color="auto"/>
            <w:right w:val="none" w:sz="0" w:space="0" w:color="auto"/>
          </w:divBdr>
        </w:div>
        <w:div w:id="684596665">
          <w:marLeft w:val="640"/>
          <w:marRight w:val="0"/>
          <w:marTop w:val="0"/>
          <w:marBottom w:val="0"/>
          <w:divBdr>
            <w:top w:val="none" w:sz="0" w:space="0" w:color="auto"/>
            <w:left w:val="none" w:sz="0" w:space="0" w:color="auto"/>
            <w:bottom w:val="none" w:sz="0" w:space="0" w:color="auto"/>
            <w:right w:val="none" w:sz="0" w:space="0" w:color="auto"/>
          </w:divBdr>
        </w:div>
        <w:div w:id="1504734682">
          <w:marLeft w:val="640"/>
          <w:marRight w:val="0"/>
          <w:marTop w:val="0"/>
          <w:marBottom w:val="0"/>
          <w:divBdr>
            <w:top w:val="none" w:sz="0" w:space="0" w:color="auto"/>
            <w:left w:val="none" w:sz="0" w:space="0" w:color="auto"/>
            <w:bottom w:val="none" w:sz="0" w:space="0" w:color="auto"/>
            <w:right w:val="none" w:sz="0" w:space="0" w:color="auto"/>
          </w:divBdr>
        </w:div>
        <w:div w:id="404885275">
          <w:marLeft w:val="640"/>
          <w:marRight w:val="0"/>
          <w:marTop w:val="0"/>
          <w:marBottom w:val="0"/>
          <w:divBdr>
            <w:top w:val="none" w:sz="0" w:space="0" w:color="auto"/>
            <w:left w:val="none" w:sz="0" w:space="0" w:color="auto"/>
            <w:bottom w:val="none" w:sz="0" w:space="0" w:color="auto"/>
            <w:right w:val="none" w:sz="0" w:space="0" w:color="auto"/>
          </w:divBdr>
        </w:div>
        <w:div w:id="1357466002">
          <w:marLeft w:val="640"/>
          <w:marRight w:val="0"/>
          <w:marTop w:val="0"/>
          <w:marBottom w:val="0"/>
          <w:divBdr>
            <w:top w:val="none" w:sz="0" w:space="0" w:color="auto"/>
            <w:left w:val="none" w:sz="0" w:space="0" w:color="auto"/>
            <w:bottom w:val="none" w:sz="0" w:space="0" w:color="auto"/>
            <w:right w:val="none" w:sz="0" w:space="0" w:color="auto"/>
          </w:divBdr>
        </w:div>
        <w:div w:id="2078630043">
          <w:marLeft w:val="640"/>
          <w:marRight w:val="0"/>
          <w:marTop w:val="0"/>
          <w:marBottom w:val="0"/>
          <w:divBdr>
            <w:top w:val="none" w:sz="0" w:space="0" w:color="auto"/>
            <w:left w:val="none" w:sz="0" w:space="0" w:color="auto"/>
            <w:bottom w:val="none" w:sz="0" w:space="0" w:color="auto"/>
            <w:right w:val="none" w:sz="0" w:space="0" w:color="auto"/>
          </w:divBdr>
        </w:div>
        <w:div w:id="453913637">
          <w:marLeft w:val="640"/>
          <w:marRight w:val="0"/>
          <w:marTop w:val="0"/>
          <w:marBottom w:val="0"/>
          <w:divBdr>
            <w:top w:val="none" w:sz="0" w:space="0" w:color="auto"/>
            <w:left w:val="none" w:sz="0" w:space="0" w:color="auto"/>
            <w:bottom w:val="none" w:sz="0" w:space="0" w:color="auto"/>
            <w:right w:val="none" w:sz="0" w:space="0" w:color="auto"/>
          </w:divBdr>
        </w:div>
        <w:div w:id="753432998">
          <w:marLeft w:val="640"/>
          <w:marRight w:val="0"/>
          <w:marTop w:val="0"/>
          <w:marBottom w:val="0"/>
          <w:divBdr>
            <w:top w:val="none" w:sz="0" w:space="0" w:color="auto"/>
            <w:left w:val="none" w:sz="0" w:space="0" w:color="auto"/>
            <w:bottom w:val="none" w:sz="0" w:space="0" w:color="auto"/>
            <w:right w:val="none" w:sz="0" w:space="0" w:color="auto"/>
          </w:divBdr>
        </w:div>
        <w:div w:id="1946184149">
          <w:marLeft w:val="640"/>
          <w:marRight w:val="0"/>
          <w:marTop w:val="0"/>
          <w:marBottom w:val="0"/>
          <w:divBdr>
            <w:top w:val="none" w:sz="0" w:space="0" w:color="auto"/>
            <w:left w:val="none" w:sz="0" w:space="0" w:color="auto"/>
            <w:bottom w:val="none" w:sz="0" w:space="0" w:color="auto"/>
            <w:right w:val="none" w:sz="0" w:space="0" w:color="auto"/>
          </w:divBdr>
        </w:div>
        <w:div w:id="1093630922">
          <w:marLeft w:val="640"/>
          <w:marRight w:val="0"/>
          <w:marTop w:val="0"/>
          <w:marBottom w:val="0"/>
          <w:divBdr>
            <w:top w:val="none" w:sz="0" w:space="0" w:color="auto"/>
            <w:left w:val="none" w:sz="0" w:space="0" w:color="auto"/>
            <w:bottom w:val="none" w:sz="0" w:space="0" w:color="auto"/>
            <w:right w:val="none" w:sz="0" w:space="0" w:color="auto"/>
          </w:divBdr>
        </w:div>
        <w:div w:id="351808394">
          <w:marLeft w:val="640"/>
          <w:marRight w:val="0"/>
          <w:marTop w:val="0"/>
          <w:marBottom w:val="0"/>
          <w:divBdr>
            <w:top w:val="none" w:sz="0" w:space="0" w:color="auto"/>
            <w:left w:val="none" w:sz="0" w:space="0" w:color="auto"/>
            <w:bottom w:val="none" w:sz="0" w:space="0" w:color="auto"/>
            <w:right w:val="none" w:sz="0" w:space="0" w:color="auto"/>
          </w:divBdr>
        </w:div>
        <w:div w:id="1002511272">
          <w:marLeft w:val="640"/>
          <w:marRight w:val="0"/>
          <w:marTop w:val="0"/>
          <w:marBottom w:val="0"/>
          <w:divBdr>
            <w:top w:val="none" w:sz="0" w:space="0" w:color="auto"/>
            <w:left w:val="none" w:sz="0" w:space="0" w:color="auto"/>
            <w:bottom w:val="none" w:sz="0" w:space="0" w:color="auto"/>
            <w:right w:val="none" w:sz="0" w:space="0" w:color="auto"/>
          </w:divBdr>
        </w:div>
        <w:div w:id="1495680616">
          <w:marLeft w:val="640"/>
          <w:marRight w:val="0"/>
          <w:marTop w:val="0"/>
          <w:marBottom w:val="0"/>
          <w:divBdr>
            <w:top w:val="none" w:sz="0" w:space="0" w:color="auto"/>
            <w:left w:val="none" w:sz="0" w:space="0" w:color="auto"/>
            <w:bottom w:val="none" w:sz="0" w:space="0" w:color="auto"/>
            <w:right w:val="none" w:sz="0" w:space="0" w:color="auto"/>
          </w:divBdr>
        </w:div>
        <w:div w:id="313073908">
          <w:marLeft w:val="640"/>
          <w:marRight w:val="0"/>
          <w:marTop w:val="0"/>
          <w:marBottom w:val="0"/>
          <w:divBdr>
            <w:top w:val="none" w:sz="0" w:space="0" w:color="auto"/>
            <w:left w:val="none" w:sz="0" w:space="0" w:color="auto"/>
            <w:bottom w:val="none" w:sz="0" w:space="0" w:color="auto"/>
            <w:right w:val="none" w:sz="0" w:space="0" w:color="auto"/>
          </w:divBdr>
        </w:div>
        <w:div w:id="1750301655">
          <w:marLeft w:val="640"/>
          <w:marRight w:val="0"/>
          <w:marTop w:val="0"/>
          <w:marBottom w:val="0"/>
          <w:divBdr>
            <w:top w:val="none" w:sz="0" w:space="0" w:color="auto"/>
            <w:left w:val="none" w:sz="0" w:space="0" w:color="auto"/>
            <w:bottom w:val="none" w:sz="0" w:space="0" w:color="auto"/>
            <w:right w:val="none" w:sz="0" w:space="0" w:color="auto"/>
          </w:divBdr>
        </w:div>
        <w:div w:id="1239946377">
          <w:marLeft w:val="640"/>
          <w:marRight w:val="0"/>
          <w:marTop w:val="0"/>
          <w:marBottom w:val="0"/>
          <w:divBdr>
            <w:top w:val="none" w:sz="0" w:space="0" w:color="auto"/>
            <w:left w:val="none" w:sz="0" w:space="0" w:color="auto"/>
            <w:bottom w:val="none" w:sz="0" w:space="0" w:color="auto"/>
            <w:right w:val="none" w:sz="0" w:space="0" w:color="auto"/>
          </w:divBdr>
        </w:div>
        <w:div w:id="350880885">
          <w:marLeft w:val="640"/>
          <w:marRight w:val="0"/>
          <w:marTop w:val="0"/>
          <w:marBottom w:val="0"/>
          <w:divBdr>
            <w:top w:val="none" w:sz="0" w:space="0" w:color="auto"/>
            <w:left w:val="none" w:sz="0" w:space="0" w:color="auto"/>
            <w:bottom w:val="none" w:sz="0" w:space="0" w:color="auto"/>
            <w:right w:val="none" w:sz="0" w:space="0" w:color="auto"/>
          </w:divBdr>
        </w:div>
        <w:div w:id="1214659365">
          <w:marLeft w:val="640"/>
          <w:marRight w:val="0"/>
          <w:marTop w:val="0"/>
          <w:marBottom w:val="0"/>
          <w:divBdr>
            <w:top w:val="none" w:sz="0" w:space="0" w:color="auto"/>
            <w:left w:val="none" w:sz="0" w:space="0" w:color="auto"/>
            <w:bottom w:val="none" w:sz="0" w:space="0" w:color="auto"/>
            <w:right w:val="none" w:sz="0" w:space="0" w:color="auto"/>
          </w:divBdr>
        </w:div>
        <w:div w:id="662203641">
          <w:marLeft w:val="640"/>
          <w:marRight w:val="0"/>
          <w:marTop w:val="0"/>
          <w:marBottom w:val="0"/>
          <w:divBdr>
            <w:top w:val="none" w:sz="0" w:space="0" w:color="auto"/>
            <w:left w:val="none" w:sz="0" w:space="0" w:color="auto"/>
            <w:bottom w:val="none" w:sz="0" w:space="0" w:color="auto"/>
            <w:right w:val="none" w:sz="0" w:space="0" w:color="auto"/>
          </w:divBdr>
        </w:div>
        <w:div w:id="1291739680">
          <w:marLeft w:val="640"/>
          <w:marRight w:val="0"/>
          <w:marTop w:val="0"/>
          <w:marBottom w:val="0"/>
          <w:divBdr>
            <w:top w:val="none" w:sz="0" w:space="0" w:color="auto"/>
            <w:left w:val="none" w:sz="0" w:space="0" w:color="auto"/>
            <w:bottom w:val="none" w:sz="0" w:space="0" w:color="auto"/>
            <w:right w:val="none" w:sz="0" w:space="0" w:color="auto"/>
          </w:divBdr>
        </w:div>
        <w:div w:id="1029263479">
          <w:marLeft w:val="640"/>
          <w:marRight w:val="0"/>
          <w:marTop w:val="0"/>
          <w:marBottom w:val="0"/>
          <w:divBdr>
            <w:top w:val="none" w:sz="0" w:space="0" w:color="auto"/>
            <w:left w:val="none" w:sz="0" w:space="0" w:color="auto"/>
            <w:bottom w:val="none" w:sz="0" w:space="0" w:color="auto"/>
            <w:right w:val="none" w:sz="0" w:space="0" w:color="auto"/>
          </w:divBdr>
        </w:div>
        <w:div w:id="1362633185">
          <w:marLeft w:val="640"/>
          <w:marRight w:val="0"/>
          <w:marTop w:val="0"/>
          <w:marBottom w:val="0"/>
          <w:divBdr>
            <w:top w:val="none" w:sz="0" w:space="0" w:color="auto"/>
            <w:left w:val="none" w:sz="0" w:space="0" w:color="auto"/>
            <w:bottom w:val="none" w:sz="0" w:space="0" w:color="auto"/>
            <w:right w:val="none" w:sz="0" w:space="0" w:color="auto"/>
          </w:divBdr>
        </w:div>
        <w:div w:id="57482185">
          <w:marLeft w:val="640"/>
          <w:marRight w:val="0"/>
          <w:marTop w:val="0"/>
          <w:marBottom w:val="0"/>
          <w:divBdr>
            <w:top w:val="none" w:sz="0" w:space="0" w:color="auto"/>
            <w:left w:val="none" w:sz="0" w:space="0" w:color="auto"/>
            <w:bottom w:val="none" w:sz="0" w:space="0" w:color="auto"/>
            <w:right w:val="none" w:sz="0" w:space="0" w:color="auto"/>
          </w:divBdr>
        </w:div>
        <w:div w:id="1383480964">
          <w:marLeft w:val="640"/>
          <w:marRight w:val="0"/>
          <w:marTop w:val="0"/>
          <w:marBottom w:val="0"/>
          <w:divBdr>
            <w:top w:val="none" w:sz="0" w:space="0" w:color="auto"/>
            <w:left w:val="none" w:sz="0" w:space="0" w:color="auto"/>
            <w:bottom w:val="none" w:sz="0" w:space="0" w:color="auto"/>
            <w:right w:val="none" w:sz="0" w:space="0" w:color="auto"/>
          </w:divBdr>
        </w:div>
        <w:div w:id="1213807994">
          <w:marLeft w:val="640"/>
          <w:marRight w:val="0"/>
          <w:marTop w:val="0"/>
          <w:marBottom w:val="0"/>
          <w:divBdr>
            <w:top w:val="none" w:sz="0" w:space="0" w:color="auto"/>
            <w:left w:val="none" w:sz="0" w:space="0" w:color="auto"/>
            <w:bottom w:val="none" w:sz="0" w:space="0" w:color="auto"/>
            <w:right w:val="none" w:sz="0" w:space="0" w:color="auto"/>
          </w:divBdr>
        </w:div>
        <w:div w:id="847524555">
          <w:marLeft w:val="640"/>
          <w:marRight w:val="0"/>
          <w:marTop w:val="0"/>
          <w:marBottom w:val="0"/>
          <w:divBdr>
            <w:top w:val="none" w:sz="0" w:space="0" w:color="auto"/>
            <w:left w:val="none" w:sz="0" w:space="0" w:color="auto"/>
            <w:bottom w:val="none" w:sz="0" w:space="0" w:color="auto"/>
            <w:right w:val="none" w:sz="0" w:space="0" w:color="auto"/>
          </w:divBdr>
        </w:div>
        <w:div w:id="1201866603">
          <w:marLeft w:val="640"/>
          <w:marRight w:val="0"/>
          <w:marTop w:val="0"/>
          <w:marBottom w:val="0"/>
          <w:divBdr>
            <w:top w:val="none" w:sz="0" w:space="0" w:color="auto"/>
            <w:left w:val="none" w:sz="0" w:space="0" w:color="auto"/>
            <w:bottom w:val="none" w:sz="0" w:space="0" w:color="auto"/>
            <w:right w:val="none" w:sz="0" w:space="0" w:color="auto"/>
          </w:divBdr>
        </w:div>
        <w:div w:id="446579765">
          <w:marLeft w:val="640"/>
          <w:marRight w:val="0"/>
          <w:marTop w:val="0"/>
          <w:marBottom w:val="0"/>
          <w:divBdr>
            <w:top w:val="none" w:sz="0" w:space="0" w:color="auto"/>
            <w:left w:val="none" w:sz="0" w:space="0" w:color="auto"/>
            <w:bottom w:val="none" w:sz="0" w:space="0" w:color="auto"/>
            <w:right w:val="none" w:sz="0" w:space="0" w:color="auto"/>
          </w:divBdr>
        </w:div>
        <w:div w:id="1224828599">
          <w:marLeft w:val="640"/>
          <w:marRight w:val="0"/>
          <w:marTop w:val="0"/>
          <w:marBottom w:val="0"/>
          <w:divBdr>
            <w:top w:val="none" w:sz="0" w:space="0" w:color="auto"/>
            <w:left w:val="none" w:sz="0" w:space="0" w:color="auto"/>
            <w:bottom w:val="none" w:sz="0" w:space="0" w:color="auto"/>
            <w:right w:val="none" w:sz="0" w:space="0" w:color="auto"/>
          </w:divBdr>
        </w:div>
        <w:div w:id="1078213522">
          <w:marLeft w:val="640"/>
          <w:marRight w:val="0"/>
          <w:marTop w:val="0"/>
          <w:marBottom w:val="0"/>
          <w:divBdr>
            <w:top w:val="none" w:sz="0" w:space="0" w:color="auto"/>
            <w:left w:val="none" w:sz="0" w:space="0" w:color="auto"/>
            <w:bottom w:val="none" w:sz="0" w:space="0" w:color="auto"/>
            <w:right w:val="none" w:sz="0" w:space="0" w:color="auto"/>
          </w:divBdr>
        </w:div>
        <w:div w:id="236407512">
          <w:marLeft w:val="640"/>
          <w:marRight w:val="0"/>
          <w:marTop w:val="0"/>
          <w:marBottom w:val="0"/>
          <w:divBdr>
            <w:top w:val="none" w:sz="0" w:space="0" w:color="auto"/>
            <w:left w:val="none" w:sz="0" w:space="0" w:color="auto"/>
            <w:bottom w:val="none" w:sz="0" w:space="0" w:color="auto"/>
            <w:right w:val="none" w:sz="0" w:space="0" w:color="auto"/>
          </w:divBdr>
        </w:div>
        <w:div w:id="1057778917">
          <w:marLeft w:val="640"/>
          <w:marRight w:val="0"/>
          <w:marTop w:val="0"/>
          <w:marBottom w:val="0"/>
          <w:divBdr>
            <w:top w:val="none" w:sz="0" w:space="0" w:color="auto"/>
            <w:left w:val="none" w:sz="0" w:space="0" w:color="auto"/>
            <w:bottom w:val="none" w:sz="0" w:space="0" w:color="auto"/>
            <w:right w:val="none" w:sz="0" w:space="0" w:color="auto"/>
          </w:divBdr>
        </w:div>
        <w:div w:id="243421410">
          <w:marLeft w:val="640"/>
          <w:marRight w:val="0"/>
          <w:marTop w:val="0"/>
          <w:marBottom w:val="0"/>
          <w:divBdr>
            <w:top w:val="none" w:sz="0" w:space="0" w:color="auto"/>
            <w:left w:val="none" w:sz="0" w:space="0" w:color="auto"/>
            <w:bottom w:val="none" w:sz="0" w:space="0" w:color="auto"/>
            <w:right w:val="none" w:sz="0" w:space="0" w:color="auto"/>
          </w:divBdr>
        </w:div>
        <w:div w:id="584804079">
          <w:marLeft w:val="640"/>
          <w:marRight w:val="0"/>
          <w:marTop w:val="0"/>
          <w:marBottom w:val="0"/>
          <w:divBdr>
            <w:top w:val="none" w:sz="0" w:space="0" w:color="auto"/>
            <w:left w:val="none" w:sz="0" w:space="0" w:color="auto"/>
            <w:bottom w:val="none" w:sz="0" w:space="0" w:color="auto"/>
            <w:right w:val="none" w:sz="0" w:space="0" w:color="auto"/>
          </w:divBdr>
        </w:div>
        <w:div w:id="1618828200">
          <w:marLeft w:val="640"/>
          <w:marRight w:val="0"/>
          <w:marTop w:val="0"/>
          <w:marBottom w:val="0"/>
          <w:divBdr>
            <w:top w:val="none" w:sz="0" w:space="0" w:color="auto"/>
            <w:left w:val="none" w:sz="0" w:space="0" w:color="auto"/>
            <w:bottom w:val="none" w:sz="0" w:space="0" w:color="auto"/>
            <w:right w:val="none" w:sz="0" w:space="0" w:color="auto"/>
          </w:divBdr>
        </w:div>
        <w:div w:id="330184942">
          <w:marLeft w:val="640"/>
          <w:marRight w:val="0"/>
          <w:marTop w:val="0"/>
          <w:marBottom w:val="0"/>
          <w:divBdr>
            <w:top w:val="none" w:sz="0" w:space="0" w:color="auto"/>
            <w:left w:val="none" w:sz="0" w:space="0" w:color="auto"/>
            <w:bottom w:val="none" w:sz="0" w:space="0" w:color="auto"/>
            <w:right w:val="none" w:sz="0" w:space="0" w:color="auto"/>
          </w:divBdr>
        </w:div>
        <w:div w:id="45877914">
          <w:marLeft w:val="640"/>
          <w:marRight w:val="0"/>
          <w:marTop w:val="0"/>
          <w:marBottom w:val="0"/>
          <w:divBdr>
            <w:top w:val="none" w:sz="0" w:space="0" w:color="auto"/>
            <w:left w:val="none" w:sz="0" w:space="0" w:color="auto"/>
            <w:bottom w:val="none" w:sz="0" w:space="0" w:color="auto"/>
            <w:right w:val="none" w:sz="0" w:space="0" w:color="auto"/>
          </w:divBdr>
        </w:div>
        <w:div w:id="548565892">
          <w:marLeft w:val="640"/>
          <w:marRight w:val="0"/>
          <w:marTop w:val="0"/>
          <w:marBottom w:val="0"/>
          <w:divBdr>
            <w:top w:val="none" w:sz="0" w:space="0" w:color="auto"/>
            <w:left w:val="none" w:sz="0" w:space="0" w:color="auto"/>
            <w:bottom w:val="none" w:sz="0" w:space="0" w:color="auto"/>
            <w:right w:val="none" w:sz="0" w:space="0" w:color="auto"/>
          </w:divBdr>
        </w:div>
        <w:div w:id="123357067">
          <w:marLeft w:val="640"/>
          <w:marRight w:val="0"/>
          <w:marTop w:val="0"/>
          <w:marBottom w:val="0"/>
          <w:divBdr>
            <w:top w:val="none" w:sz="0" w:space="0" w:color="auto"/>
            <w:left w:val="none" w:sz="0" w:space="0" w:color="auto"/>
            <w:bottom w:val="none" w:sz="0" w:space="0" w:color="auto"/>
            <w:right w:val="none" w:sz="0" w:space="0" w:color="auto"/>
          </w:divBdr>
        </w:div>
        <w:div w:id="1507863762">
          <w:marLeft w:val="640"/>
          <w:marRight w:val="0"/>
          <w:marTop w:val="0"/>
          <w:marBottom w:val="0"/>
          <w:divBdr>
            <w:top w:val="none" w:sz="0" w:space="0" w:color="auto"/>
            <w:left w:val="none" w:sz="0" w:space="0" w:color="auto"/>
            <w:bottom w:val="none" w:sz="0" w:space="0" w:color="auto"/>
            <w:right w:val="none" w:sz="0" w:space="0" w:color="auto"/>
          </w:divBdr>
        </w:div>
        <w:div w:id="1943417875">
          <w:marLeft w:val="640"/>
          <w:marRight w:val="0"/>
          <w:marTop w:val="0"/>
          <w:marBottom w:val="0"/>
          <w:divBdr>
            <w:top w:val="none" w:sz="0" w:space="0" w:color="auto"/>
            <w:left w:val="none" w:sz="0" w:space="0" w:color="auto"/>
            <w:bottom w:val="none" w:sz="0" w:space="0" w:color="auto"/>
            <w:right w:val="none" w:sz="0" w:space="0" w:color="auto"/>
          </w:divBdr>
        </w:div>
        <w:div w:id="1912420455">
          <w:marLeft w:val="640"/>
          <w:marRight w:val="0"/>
          <w:marTop w:val="0"/>
          <w:marBottom w:val="0"/>
          <w:divBdr>
            <w:top w:val="none" w:sz="0" w:space="0" w:color="auto"/>
            <w:left w:val="none" w:sz="0" w:space="0" w:color="auto"/>
            <w:bottom w:val="none" w:sz="0" w:space="0" w:color="auto"/>
            <w:right w:val="none" w:sz="0" w:space="0" w:color="auto"/>
          </w:divBdr>
        </w:div>
        <w:div w:id="1925407789">
          <w:marLeft w:val="640"/>
          <w:marRight w:val="0"/>
          <w:marTop w:val="0"/>
          <w:marBottom w:val="0"/>
          <w:divBdr>
            <w:top w:val="none" w:sz="0" w:space="0" w:color="auto"/>
            <w:left w:val="none" w:sz="0" w:space="0" w:color="auto"/>
            <w:bottom w:val="none" w:sz="0" w:space="0" w:color="auto"/>
            <w:right w:val="none" w:sz="0" w:space="0" w:color="auto"/>
          </w:divBdr>
        </w:div>
        <w:div w:id="1447234343">
          <w:marLeft w:val="640"/>
          <w:marRight w:val="0"/>
          <w:marTop w:val="0"/>
          <w:marBottom w:val="0"/>
          <w:divBdr>
            <w:top w:val="none" w:sz="0" w:space="0" w:color="auto"/>
            <w:left w:val="none" w:sz="0" w:space="0" w:color="auto"/>
            <w:bottom w:val="none" w:sz="0" w:space="0" w:color="auto"/>
            <w:right w:val="none" w:sz="0" w:space="0" w:color="auto"/>
          </w:divBdr>
        </w:div>
        <w:div w:id="418216091">
          <w:marLeft w:val="640"/>
          <w:marRight w:val="0"/>
          <w:marTop w:val="0"/>
          <w:marBottom w:val="0"/>
          <w:divBdr>
            <w:top w:val="none" w:sz="0" w:space="0" w:color="auto"/>
            <w:left w:val="none" w:sz="0" w:space="0" w:color="auto"/>
            <w:bottom w:val="none" w:sz="0" w:space="0" w:color="auto"/>
            <w:right w:val="none" w:sz="0" w:space="0" w:color="auto"/>
          </w:divBdr>
        </w:div>
        <w:div w:id="1278024741">
          <w:marLeft w:val="640"/>
          <w:marRight w:val="0"/>
          <w:marTop w:val="0"/>
          <w:marBottom w:val="0"/>
          <w:divBdr>
            <w:top w:val="none" w:sz="0" w:space="0" w:color="auto"/>
            <w:left w:val="none" w:sz="0" w:space="0" w:color="auto"/>
            <w:bottom w:val="none" w:sz="0" w:space="0" w:color="auto"/>
            <w:right w:val="none" w:sz="0" w:space="0" w:color="auto"/>
          </w:divBdr>
        </w:div>
        <w:div w:id="136651466">
          <w:marLeft w:val="640"/>
          <w:marRight w:val="0"/>
          <w:marTop w:val="0"/>
          <w:marBottom w:val="0"/>
          <w:divBdr>
            <w:top w:val="none" w:sz="0" w:space="0" w:color="auto"/>
            <w:left w:val="none" w:sz="0" w:space="0" w:color="auto"/>
            <w:bottom w:val="none" w:sz="0" w:space="0" w:color="auto"/>
            <w:right w:val="none" w:sz="0" w:space="0" w:color="auto"/>
          </w:divBdr>
        </w:div>
        <w:div w:id="1118796029">
          <w:marLeft w:val="640"/>
          <w:marRight w:val="0"/>
          <w:marTop w:val="0"/>
          <w:marBottom w:val="0"/>
          <w:divBdr>
            <w:top w:val="none" w:sz="0" w:space="0" w:color="auto"/>
            <w:left w:val="none" w:sz="0" w:space="0" w:color="auto"/>
            <w:bottom w:val="none" w:sz="0" w:space="0" w:color="auto"/>
            <w:right w:val="none" w:sz="0" w:space="0" w:color="auto"/>
          </w:divBdr>
        </w:div>
        <w:div w:id="983117535">
          <w:marLeft w:val="640"/>
          <w:marRight w:val="0"/>
          <w:marTop w:val="0"/>
          <w:marBottom w:val="0"/>
          <w:divBdr>
            <w:top w:val="none" w:sz="0" w:space="0" w:color="auto"/>
            <w:left w:val="none" w:sz="0" w:space="0" w:color="auto"/>
            <w:bottom w:val="none" w:sz="0" w:space="0" w:color="auto"/>
            <w:right w:val="none" w:sz="0" w:space="0" w:color="auto"/>
          </w:divBdr>
        </w:div>
        <w:div w:id="1799569251">
          <w:marLeft w:val="640"/>
          <w:marRight w:val="0"/>
          <w:marTop w:val="0"/>
          <w:marBottom w:val="0"/>
          <w:divBdr>
            <w:top w:val="none" w:sz="0" w:space="0" w:color="auto"/>
            <w:left w:val="none" w:sz="0" w:space="0" w:color="auto"/>
            <w:bottom w:val="none" w:sz="0" w:space="0" w:color="auto"/>
            <w:right w:val="none" w:sz="0" w:space="0" w:color="auto"/>
          </w:divBdr>
        </w:div>
        <w:div w:id="199365039">
          <w:marLeft w:val="640"/>
          <w:marRight w:val="0"/>
          <w:marTop w:val="0"/>
          <w:marBottom w:val="0"/>
          <w:divBdr>
            <w:top w:val="none" w:sz="0" w:space="0" w:color="auto"/>
            <w:left w:val="none" w:sz="0" w:space="0" w:color="auto"/>
            <w:bottom w:val="none" w:sz="0" w:space="0" w:color="auto"/>
            <w:right w:val="none" w:sz="0" w:space="0" w:color="auto"/>
          </w:divBdr>
        </w:div>
        <w:div w:id="1379233781">
          <w:marLeft w:val="640"/>
          <w:marRight w:val="0"/>
          <w:marTop w:val="0"/>
          <w:marBottom w:val="0"/>
          <w:divBdr>
            <w:top w:val="none" w:sz="0" w:space="0" w:color="auto"/>
            <w:left w:val="none" w:sz="0" w:space="0" w:color="auto"/>
            <w:bottom w:val="none" w:sz="0" w:space="0" w:color="auto"/>
            <w:right w:val="none" w:sz="0" w:space="0" w:color="auto"/>
          </w:divBdr>
        </w:div>
        <w:div w:id="762263457">
          <w:marLeft w:val="640"/>
          <w:marRight w:val="0"/>
          <w:marTop w:val="0"/>
          <w:marBottom w:val="0"/>
          <w:divBdr>
            <w:top w:val="none" w:sz="0" w:space="0" w:color="auto"/>
            <w:left w:val="none" w:sz="0" w:space="0" w:color="auto"/>
            <w:bottom w:val="none" w:sz="0" w:space="0" w:color="auto"/>
            <w:right w:val="none" w:sz="0" w:space="0" w:color="auto"/>
          </w:divBdr>
        </w:div>
        <w:div w:id="1259407121">
          <w:marLeft w:val="640"/>
          <w:marRight w:val="0"/>
          <w:marTop w:val="0"/>
          <w:marBottom w:val="0"/>
          <w:divBdr>
            <w:top w:val="none" w:sz="0" w:space="0" w:color="auto"/>
            <w:left w:val="none" w:sz="0" w:space="0" w:color="auto"/>
            <w:bottom w:val="none" w:sz="0" w:space="0" w:color="auto"/>
            <w:right w:val="none" w:sz="0" w:space="0" w:color="auto"/>
          </w:divBdr>
        </w:div>
        <w:div w:id="585266547">
          <w:marLeft w:val="640"/>
          <w:marRight w:val="0"/>
          <w:marTop w:val="0"/>
          <w:marBottom w:val="0"/>
          <w:divBdr>
            <w:top w:val="none" w:sz="0" w:space="0" w:color="auto"/>
            <w:left w:val="none" w:sz="0" w:space="0" w:color="auto"/>
            <w:bottom w:val="none" w:sz="0" w:space="0" w:color="auto"/>
            <w:right w:val="none" w:sz="0" w:space="0" w:color="auto"/>
          </w:divBdr>
        </w:div>
      </w:divsChild>
    </w:div>
    <w:div w:id="697462888">
      <w:marLeft w:val="480"/>
      <w:marRight w:val="0"/>
      <w:marTop w:val="0"/>
      <w:marBottom w:val="0"/>
      <w:divBdr>
        <w:top w:val="none" w:sz="0" w:space="0" w:color="auto"/>
        <w:left w:val="none" w:sz="0" w:space="0" w:color="auto"/>
        <w:bottom w:val="none" w:sz="0" w:space="0" w:color="auto"/>
        <w:right w:val="none" w:sz="0" w:space="0" w:color="auto"/>
      </w:divBdr>
    </w:div>
    <w:div w:id="697463017">
      <w:marLeft w:val="480"/>
      <w:marRight w:val="0"/>
      <w:marTop w:val="0"/>
      <w:marBottom w:val="0"/>
      <w:divBdr>
        <w:top w:val="none" w:sz="0" w:space="0" w:color="auto"/>
        <w:left w:val="none" w:sz="0" w:space="0" w:color="auto"/>
        <w:bottom w:val="none" w:sz="0" w:space="0" w:color="auto"/>
        <w:right w:val="none" w:sz="0" w:space="0" w:color="auto"/>
      </w:divBdr>
    </w:div>
    <w:div w:id="697702313">
      <w:marLeft w:val="480"/>
      <w:marRight w:val="0"/>
      <w:marTop w:val="0"/>
      <w:marBottom w:val="0"/>
      <w:divBdr>
        <w:top w:val="none" w:sz="0" w:space="0" w:color="auto"/>
        <w:left w:val="none" w:sz="0" w:space="0" w:color="auto"/>
        <w:bottom w:val="none" w:sz="0" w:space="0" w:color="auto"/>
        <w:right w:val="none" w:sz="0" w:space="0" w:color="auto"/>
      </w:divBdr>
    </w:div>
    <w:div w:id="698236885">
      <w:marLeft w:val="480"/>
      <w:marRight w:val="0"/>
      <w:marTop w:val="0"/>
      <w:marBottom w:val="0"/>
      <w:divBdr>
        <w:top w:val="none" w:sz="0" w:space="0" w:color="auto"/>
        <w:left w:val="none" w:sz="0" w:space="0" w:color="auto"/>
        <w:bottom w:val="none" w:sz="0" w:space="0" w:color="auto"/>
        <w:right w:val="none" w:sz="0" w:space="0" w:color="auto"/>
      </w:divBdr>
    </w:div>
    <w:div w:id="698513403">
      <w:marLeft w:val="480"/>
      <w:marRight w:val="0"/>
      <w:marTop w:val="0"/>
      <w:marBottom w:val="0"/>
      <w:divBdr>
        <w:top w:val="none" w:sz="0" w:space="0" w:color="auto"/>
        <w:left w:val="none" w:sz="0" w:space="0" w:color="auto"/>
        <w:bottom w:val="none" w:sz="0" w:space="0" w:color="auto"/>
        <w:right w:val="none" w:sz="0" w:space="0" w:color="auto"/>
      </w:divBdr>
    </w:div>
    <w:div w:id="698628826">
      <w:marLeft w:val="480"/>
      <w:marRight w:val="0"/>
      <w:marTop w:val="0"/>
      <w:marBottom w:val="0"/>
      <w:divBdr>
        <w:top w:val="none" w:sz="0" w:space="0" w:color="auto"/>
        <w:left w:val="none" w:sz="0" w:space="0" w:color="auto"/>
        <w:bottom w:val="none" w:sz="0" w:space="0" w:color="auto"/>
        <w:right w:val="none" w:sz="0" w:space="0" w:color="auto"/>
      </w:divBdr>
    </w:div>
    <w:div w:id="699208473">
      <w:bodyDiv w:val="1"/>
      <w:marLeft w:val="0"/>
      <w:marRight w:val="0"/>
      <w:marTop w:val="0"/>
      <w:marBottom w:val="0"/>
      <w:divBdr>
        <w:top w:val="none" w:sz="0" w:space="0" w:color="auto"/>
        <w:left w:val="none" w:sz="0" w:space="0" w:color="auto"/>
        <w:bottom w:val="none" w:sz="0" w:space="0" w:color="auto"/>
        <w:right w:val="none" w:sz="0" w:space="0" w:color="auto"/>
      </w:divBdr>
      <w:divsChild>
        <w:div w:id="17582490">
          <w:marLeft w:val="480"/>
          <w:marRight w:val="0"/>
          <w:marTop w:val="0"/>
          <w:marBottom w:val="0"/>
          <w:divBdr>
            <w:top w:val="none" w:sz="0" w:space="0" w:color="auto"/>
            <w:left w:val="none" w:sz="0" w:space="0" w:color="auto"/>
            <w:bottom w:val="none" w:sz="0" w:space="0" w:color="auto"/>
            <w:right w:val="none" w:sz="0" w:space="0" w:color="auto"/>
          </w:divBdr>
        </w:div>
        <w:div w:id="102582322">
          <w:marLeft w:val="480"/>
          <w:marRight w:val="0"/>
          <w:marTop w:val="0"/>
          <w:marBottom w:val="0"/>
          <w:divBdr>
            <w:top w:val="none" w:sz="0" w:space="0" w:color="auto"/>
            <w:left w:val="none" w:sz="0" w:space="0" w:color="auto"/>
            <w:bottom w:val="none" w:sz="0" w:space="0" w:color="auto"/>
            <w:right w:val="none" w:sz="0" w:space="0" w:color="auto"/>
          </w:divBdr>
        </w:div>
        <w:div w:id="111092507">
          <w:marLeft w:val="480"/>
          <w:marRight w:val="0"/>
          <w:marTop w:val="0"/>
          <w:marBottom w:val="0"/>
          <w:divBdr>
            <w:top w:val="none" w:sz="0" w:space="0" w:color="auto"/>
            <w:left w:val="none" w:sz="0" w:space="0" w:color="auto"/>
            <w:bottom w:val="none" w:sz="0" w:space="0" w:color="auto"/>
            <w:right w:val="none" w:sz="0" w:space="0" w:color="auto"/>
          </w:divBdr>
        </w:div>
        <w:div w:id="191769256">
          <w:marLeft w:val="480"/>
          <w:marRight w:val="0"/>
          <w:marTop w:val="0"/>
          <w:marBottom w:val="0"/>
          <w:divBdr>
            <w:top w:val="none" w:sz="0" w:space="0" w:color="auto"/>
            <w:left w:val="none" w:sz="0" w:space="0" w:color="auto"/>
            <w:bottom w:val="none" w:sz="0" w:space="0" w:color="auto"/>
            <w:right w:val="none" w:sz="0" w:space="0" w:color="auto"/>
          </w:divBdr>
        </w:div>
        <w:div w:id="197133700">
          <w:marLeft w:val="480"/>
          <w:marRight w:val="0"/>
          <w:marTop w:val="0"/>
          <w:marBottom w:val="0"/>
          <w:divBdr>
            <w:top w:val="none" w:sz="0" w:space="0" w:color="auto"/>
            <w:left w:val="none" w:sz="0" w:space="0" w:color="auto"/>
            <w:bottom w:val="none" w:sz="0" w:space="0" w:color="auto"/>
            <w:right w:val="none" w:sz="0" w:space="0" w:color="auto"/>
          </w:divBdr>
        </w:div>
        <w:div w:id="328681049">
          <w:marLeft w:val="480"/>
          <w:marRight w:val="0"/>
          <w:marTop w:val="0"/>
          <w:marBottom w:val="0"/>
          <w:divBdr>
            <w:top w:val="none" w:sz="0" w:space="0" w:color="auto"/>
            <w:left w:val="none" w:sz="0" w:space="0" w:color="auto"/>
            <w:bottom w:val="none" w:sz="0" w:space="0" w:color="auto"/>
            <w:right w:val="none" w:sz="0" w:space="0" w:color="auto"/>
          </w:divBdr>
        </w:div>
        <w:div w:id="341317147">
          <w:marLeft w:val="480"/>
          <w:marRight w:val="0"/>
          <w:marTop w:val="0"/>
          <w:marBottom w:val="0"/>
          <w:divBdr>
            <w:top w:val="none" w:sz="0" w:space="0" w:color="auto"/>
            <w:left w:val="none" w:sz="0" w:space="0" w:color="auto"/>
            <w:bottom w:val="none" w:sz="0" w:space="0" w:color="auto"/>
            <w:right w:val="none" w:sz="0" w:space="0" w:color="auto"/>
          </w:divBdr>
        </w:div>
        <w:div w:id="375466659">
          <w:marLeft w:val="480"/>
          <w:marRight w:val="0"/>
          <w:marTop w:val="0"/>
          <w:marBottom w:val="0"/>
          <w:divBdr>
            <w:top w:val="none" w:sz="0" w:space="0" w:color="auto"/>
            <w:left w:val="none" w:sz="0" w:space="0" w:color="auto"/>
            <w:bottom w:val="none" w:sz="0" w:space="0" w:color="auto"/>
            <w:right w:val="none" w:sz="0" w:space="0" w:color="auto"/>
          </w:divBdr>
        </w:div>
        <w:div w:id="403530505">
          <w:marLeft w:val="480"/>
          <w:marRight w:val="0"/>
          <w:marTop w:val="0"/>
          <w:marBottom w:val="0"/>
          <w:divBdr>
            <w:top w:val="none" w:sz="0" w:space="0" w:color="auto"/>
            <w:left w:val="none" w:sz="0" w:space="0" w:color="auto"/>
            <w:bottom w:val="none" w:sz="0" w:space="0" w:color="auto"/>
            <w:right w:val="none" w:sz="0" w:space="0" w:color="auto"/>
          </w:divBdr>
        </w:div>
        <w:div w:id="412893378">
          <w:marLeft w:val="480"/>
          <w:marRight w:val="0"/>
          <w:marTop w:val="0"/>
          <w:marBottom w:val="0"/>
          <w:divBdr>
            <w:top w:val="none" w:sz="0" w:space="0" w:color="auto"/>
            <w:left w:val="none" w:sz="0" w:space="0" w:color="auto"/>
            <w:bottom w:val="none" w:sz="0" w:space="0" w:color="auto"/>
            <w:right w:val="none" w:sz="0" w:space="0" w:color="auto"/>
          </w:divBdr>
        </w:div>
        <w:div w:id="424768451">
          <w:marLeft w:val="480"/>
          <w:marRight w:val="0"/>
          <w:marTop w:val="0"/>
          <w:marBottom w:val="0"/>
          <w:divBdr>
            <w:top w:val="none" w:sz="0" w:space="0" w:color="auto"/>
            <w:left w:val="none" w:sz="0" w:space="0" w:color="auto"/>
            <w:bottom w:val="none" w:sz="0" w:space="0" w:color="auto"/>
            <w:right w:val="none" w:sz="0" w:space="0" w:color="auto"/>
          </w:divBdr>
        </w:div>
        <w:div w:id="509223396">
          <w:marLeft w:val="480"/>
          <w:marRight w:val="0"/>
          <w:marTop w:val="0"/>
          <w:marBottom w:val="0"/>
          <w:divBdr>
            <w:top w:val="none" w:sz="0" w:space="0" w:color="auto"/>
            <w:left w:val="none" w:sz="0" w:space="0" w:color="auto"/>
            <w:bottom w:val="none" w:sz="0" w:space="0" w:color="auto"/>
            <w:right w:val="none" w:sz="0" w:space="0" w:color="auto"/>
          </w:divBdr>
        </w:div>
        <w:div w:id="518541593">
          <w:marLeft w:val="480"/>
          <w:marRight w:val="0"/>
          <w:marTop w:val="0"/>
          <w:marBottom w:val="0"/>
          <w:divBdr>
            <w:top w:val="none" w:sz="0" w:space="0" w:color="auto"/>
            <w:left w:val="none" w:sz="0" w:space="0" w:color="auto"/>
            <w:bottom w:val="none" w:sz="0" w:space="0" w:color="auto"/>
            <w:right w:val="none" w:sz="0" w:space="0" w:color="auto"/>
          </w:divBdr>
        </w:div>
        <w:div w:id="563028465">
          <w:marLeft w:val="480"/>
          <w:marRight w:val="0"/>
          <w:marTop w:val="0"/>
          <w:marBottom w:val="0"/>
          <w:divBdr>
            <w:top w:val="none" w:sz="0" w:space="0" w:color="auto"/>
            <w:left w:val="none" w:sz="0" w:space="0" w:color="auto"/>
            <w:bottom w:val="none" w:sz="0" w:space="0" w:color="auto"/>
            <w:right w:val="none" w:sz="0" w:space="0" w:color="auto"/>
          </w:divBdr>
        </w:div>
        <w:div w:id="619536446">
          <w:marLeft w:val="480"/>
          <w:marRight w:val="0"/>
          <w:marTop w:val="0"/>
          <w:marBottom w:val="0"/>
          <w:divBdr>
            <w:top w:val="none" w:sz="0" w:space="0" w:color="auto"/>
            <w:left w:val="none" w:sz="0" w:space="0" w:color="auto"/>
            <w:bottom w:val="none" w:sz="0" w:space="0" w:color="auto"/>
            <w:right w:val="none" w:sz="0" w:space="0" w:color="auto"/>
          </w:divBdr>
        </w:div>
        <w:div w:id="675890582">
          <w:marLeft w:val="480"/>
          <w:marRight w:val="0"/>
          <w:marTop w:val="0"/>
          <w:marBottom w:val="0"/>
          <w:divBdr>
            <w:top w:val="none" w:sz="0" w:space="0" w:color="auto"/>
            <w:left w:val="none" w:sz="0" w:space="0" w:color="auto"/>
            <w:bottom w:val="none" w:sz="0" w:space="0" w:color="auto"/>
            <w:right w:val="none" w:sz="0" w:space="0" w:color="auto"/>
          </w:divBdr>
        </w:div>
        <w:div w:id="754520537">
          <w:marLeft w:val="480"/>
          <w:marRight w:val="0"/>
          <w:marTop w:val="0"/>
          <w:marBottom w:val="0"/>
          <w:divBdr>
            <w:top w:val="none" w:sz="0" w:space="0" w:color="auto"/>
            <w:left w:val="none" w:sz="0" w:space="0" w:color="auto"/>
            <w:bottom w:val="none" w:sz="0" w:space="0" w:color="auto"/>
            <w:right w:val="none" w:sz="0" w:space="0" w:color="auto"/>
          </w:divBdr>
        </w:div>
        <w:div w:id="776220258">
          <w:marLeft w:val="480"/>
          <w:marRight w:val="0"/>
          <w:marTop w:val="0"/>
          <w:marBottom w:val="0"/>
          <w:divBdr>
            <w:top w:val="none" w:sz="0" w:space="0" w:color="auto"/>
            <w:left w:val="none" w:sz="0" w:space="0" w:color="auto"/>
            <w:bottom w:val="none" w:sz="0" w:space="0" w:color="auto"/>
            <w:right w:val="none" w:sz="0" w:space="0" w:color="auto"/>
          </w:divBdr>
        </w:div>
        <w:div w:id="779229828">
          <w:marLeft w:val="480"/>
          <w:marRight w:val="0"/>
          <w:marTop w:val="0"/>
          <w:marBottom w:val="0"/>
          <w:divBdr>
            <w:top w:val="none" w:sz="0" w:space="0" w:color="auto"/>
            <w:left w:val="none" w:sz="0" w:space="0" w:color="auto"/>
            <w:bottom w:val="none" w:sz="0" w:space="0" w:color="auto"/>
            <w:right w:val="none" w:sz="0" w:space="0" w:color="auto"/>
          </w:divBdr>
        </w:div>
        <w:div w:id="781995645">
          <w:marLeft w:val="480"/>
          <w:marRight w:val="0"/>
          <w:marTop w:val="0"/>
          <w:marBottom w:val="0"/>
          <w:divBdr>
            <w:top w:val="none" w:sz="0" w:space="0" w:color="auto"/>
            <w:left w:val="none" w:sz="0" w:space="0" w:color="auto"/>
            <w:bottom w:val="none" w:sz="0" w:space="0" w:color="auto"/>
            <w:right w:val="none" w:sz="0" w:space="0" w:color="auto"/>
          </w:divBdr>
        </w:div>
        <w:div w:id="854226767">
          <w:marLeft w:val="480"/>
          <w:marRight w:val="0"/>
          <w:marTop w:val="0"/>
          <w:marBottom w:val="0"/>
          <w:divBdr>
            <w:top w:val="none" w:sz="0" w:space="0" w:color="auto"/>
            <w:left w:val="none" w:sz="0" w:space="0" w:color="auto"/>
            <w:bottom w:val="none" w:sz="0" w:space="0" w:color="auto"/>
            <w:right w:val="none" w:sz="0" w:space="0" w:color="auto"/>
          </w:divBdr>
        </w:div>
        <w:div w:id="927932219">
          <w:marLeft w:val="480"/>
          <w:marRight w:val="0"/>
          <w:marTop w:val="0"/>
          <w:marBottom w:val="0"/>
          <w:divBdr>
            <w:top w:val="none" w:sz="0" w:space="0" w:color="auto"/>
            <w:left w:val="none" w:sz="0" w:space="0" w:color="auto"/>
            <w:bottom w:val="none" w:sz="0" w:space="0" w:color="auto"/>
            <w:right w:val="none" w:sz="0" w:space="0" w:color="auto"/>
          </w:divBdr>
        </w:div>
        <w:div w:id="934676309">
          <w:marLeft w:val="480"/>
          <w:marRight w:val="0"/>
          <w:marTop w:val="0"/>
          <w:marBottom w:val="0"/>
          <w:divBdr>
            <w:top w:val="none" w:sz="0" w:space="0" w:color="auto"/>
            <w:left w:val="none" w:sz="0" w:space="0" w:color="auto"/>
            <w:bottom w:val="none" w:sz="0" w:space="0" w:color="auto"/>
            <w:right w:val="none" w:sz="0" w:space="0" w:color="auto"/>
          </w:divBdr>
        </w:div>
        <w:div w:id="1022052581">
          <w:marLeft w:val="480"/>
          <w:marRight w:val="0"/>
          <w:marTop w:val="0"/>
          <w:marBottom w:val="0"/>
          <w:divBdr>
            <w:top w:val="none" w:sz="0" w:space="0" w:color="auto"/>
            <w:left w:val="none" w:sz="0" w:space="0" w:color="auto"/>
            <w:bottom w:val="none" w:sz="0" w:space="0" w:color="auto"/>
            <w:right w:val="none" w:sz="0" w:space="0" w:color="auto"/>
          </w:divBdr>
        </w:div>
        <w:div w:id="1026752752">
          <w:marLeft w:val="480"/>
          <w:marRight w:val="0"/>
          <w:marTop w:val="0"/>
          <w:marBottom w:val="0"/>
          <w:divBdr>
            <w:top w:val="none" w:sz="0" w:space="0" w:color="auto"/>
            <w:left w:val="none" w:sz="0" w:space="0" w:color="auto"/>
            <w:bottom w:val="none" w:sz="0" w:space="0" w:color="auto"/>
            <w:right w:val="none" w:sz="0" w:space="0" w:color="auto"/>
          </w:divBdr>
        </w:div>
        <w:div w:id="1080954336">
          <w:marLeft w:val="480"/>
          <w:marRight w:val="0"/>
          <w:marTop w:val="0"/>
          <w:marBottom w:val="0"/>
          <w:divBdr>
            <w:top w:val="none" w:sz="0" w:space="0" w:color="auto"/>
            <w:left w:val="none" w:sz="0" w:space="0" w:color="auto"/>
            <w:bottom w:val="none" w:sz="0" w:space="0" w:color="auto"/>
            <w:right w:val="none" w:sz="0" w:space="0" w:color="auto"/>
          </w:divBdr>
        </w:div>
        <w:div w:id="1130055292">
          <w:marLeft w:val="480"/>
          <w:marRight w:val="0"/>
          <w:marTop w:val="0"/>
          <w:marBottom w:val="0"/>
          <w:divBdr>
            <w:top w:val="none" w:sz="0" w:space="0" w:color="auto"/>
            <w:left w:val="none" w:sz="0" w:space="0" w:color="auto"/>
            <w:bottom w:val="none" w:sz="0" w:space="0" w:color="auto"/>
            <w:right w:val="none" w:sz="0" w:space="0" w:color="auto"/>
          </w:divBdr>
        </w:div>
        <w:div w:id="1135638946">
          <w:marLeft w:val="480"/>
          <w:marRight w:val="0"/>
          <w:marTop w:val="0"/>
          <w:marBottom w:val="0"/>
          <w:divBdr>
            <w:top w:val="none" w:sz="0" w:space="0" w:color="auto"/>
            <w:left w:val="none" w:sz="0" w:space="0" w:color="auto"/>
            <w:bottom w:val="none" w:sz="0" w:space="0" w:color="auto"/>
            <w:right w:val="none" w:sz="0" w:space="0" w:color="auto"/>
          </w:divBdr>
        </w:div>
        <w:div w:id="1167331411">
          <w:marLeft w:val="480"/>
          <w:marRight w:val="0"/>
          <w:marTop w:val="0"/>
          <w:marBottom w:val="0"/>
          <w:divBdr>
            <w:top w:val="none" w:sz="0" w:space="0" w:color="auto"/>
            <w:left w:val="none" w:sz="0" w:space="0" w:color="auto"/>
            <w:bottom w:val="none" w:sz="0" w:space="0" w:color="auto"/>
            <w:right w:val="none" w:sz="0" w:space="0" w:color="auto"/>
          </w:divBdr>
        </w:div>
        <w:div w:id="1167788987">
          <w:marLeft w:val="480"/>
          <w:marRight w:val="0"/>
          <w:marTop w:val="0"/>
          <w:marBottom w:val="0"/>
          <w:divBdr>
            <w:top w:val="none" w:sz="0" w:space="0" w:color="auto"/>
            <w:left w:val="none" w:sz="0" w:space="0" w:color="auto"/>
            <w:bottom w:val="none" w:sz="0" w:space="0" w:color="auto"/>
            <w:right w:val="none" w:sz="0" w:space="0" w:color="auto"/>
          </w:divBdr>
        </w:div>
        <w:div w:id="1194222579">
          <w:marLeft w:val="480"/>
          <w:marRight w:val="0"/>
          <w:marTop w:val="0"/>
          <w:marBottom w:val="0"/>
          <w:divBdr>
            <w:top w:val="none" w:sz="0" w:space="0" w:color="auto"/>
            <w:left w:val="none" w:sz="0" w:space="0" w:color="auto"/>
            <w:bottom w:val="none" w:sz="0" w:space="0" w:color="auto"/>
            <w:right w:val="none" w:sz="0" w:space="0" w:color="auto"/>
          </w:divBdr>
        </w:div>
        <w:div w:id="1247959410">
          <w:marLeft w:val="480"/>
          <w:marRight w:val="0"/>
          <w:marTop w:val="0"/>
          <w:marBottom w:val="0"/>
          <w:divBdr>
            <w:top w:val="none" w:sz="0" w:space="0" w:color="auto"/>
            <w:left w:val="none" w:sz="0" w:space="0" w:color="auto"/>
            <w:bottom w:val="none" w:sz="0" w:space="0" w:color="auto"/>
            <w:right w:val="none" w:sz="0" w:space="0" w:color="auto"/>
          </w:divBdr>
        </w:div>
        <w:div w:id="1278221533">
          <w:marLeft w:val="480"/>
          <w:marRight w:val="0"/>
          <w:marTop w:val="0"/>
          <w:marBottom w:val="0"/>
          <w:divBdr>
            <w:top w:val="none" w:sz="0" w:space="0" w:color="auto"/>
            <w:left w:val="none" w:sz="0" w:space="0" w:color="auto"/>
            <w:bottom w:val="none" w:sz="0" w:space="0" w:color="auto"/>
            <w:right w:val="none" w:sz="0" w:space="0" w:color="auto"/>
          </w:divBdr>
        </w:div>
        <w:div w:id="1290894165">
          <w:marLeft w:val="480"/>
          <w:marRight w:val="0"/>
          <w:marTop w:val="0"/>
          <w:marBottom w:val="0"/>
          <w:divBdr>
            <w:top w:val="none" w:sz="0" w:space="0" w:color="auto"/>
            <w:left w:val="none" w:sz="0" w:space="0" w:color="auto"/>
            <w:bottom w:val="none" w:sz="0" w:space="0" w:color="auto"/>
            <w:right w:val="none" w:sz="0" w:space="0" w:color="auto"/>
          </w:divBdr>
        </w:div>
        <w:div w:id="1461806731">
          <w:marLeft w:val="480"/>
          <w:marRight w:val="0"/>
          <w:marTop w:val="0"/>
          <w:marBottom w:val="0"/>
          <w:divBdr>
            <w:top w:val="none" w:sz="0" w:space="0" w:color="auto"/>
            <w:left w:val="none" w:sz="0" w:space="0" w:color="auto"/>
            <w:bottom w:val="none" w:sz="0" w:space="0" w:color="auto"/>
            <w:right w:val="none" w:sz="0" w:space="0" w:color="auto"/>
          </w:divBdr>
        </w:div>
        <w:div w:id="1478302043">
          <w:marLeft w:val="480"/>
          <w:marRight w:val="0"/>
          <w:marTop w:val="0"/>
          <w:marBottom w:val="0"/>
          <w:divBdr>
            <w:top w:val="none" w:sz="0" w:space="0" w:color="auto"/>
            <w:left w:val="none" w:sz="0" w:space="0" w:color="auto"/>
            <w:bottom w:val="none" w:sz="0" w:space="0" w:color="auto"/>
            <w:right w:val="none" w:sz="0" w:space="0" w:color="auto"/>
          </w:divBdr>
        </w:div>
        <w:div w:id="1552689707">
          <w:marLeft w:val="480"/>
          <w:marRight w:val="0"/>
          <w:marTop w:val="0"/>
          <w:marBottom w:val="0"/>
          <w:divBdr>
            <w:top w:val="none" w:sz="0" w:space="0" w:color="auto"/>
            <w:left w:val="none" w:sz="0" w:space="0" w:color="auto"/>
            <w:bottom w:val="none" w:sz="0" w:space="0" w:color="auto"/>
            <w:right w:val="none" w:sz="0" w:space="0" w:color="auto"/>
          </w:divBdr>
        </w:div>
        <w:div w:id="1590383551">
          <w:marLeft w:val="480"/>
          <w:marRight w:val="0"/>
          <w:marTop w:val="0"/>
          <w:marBottom w:val="0"/>
          <w:divBdr>
            <w:top w:val="none" w:sz="0" w:space="0" w:color="auto"/>
            <w:left w:val="none" w:sz="0" w:space="0" w:color="auto"/>
            <w:bottom w:val="none" w:sz="0" w:space="0" w:color="auto"/>
            <w:right w:val="none" w:sz="0" w:space="0" w:color="auto"/>
          </w:divBdr>
        </w:div>
        <w:div w:id="1595095479">
          <w:marLeft w:val="480"/>
          <w:marRight w:val="0"/>
          <w:marTop w:val="0"/>
          <w:marBottom w:val="0"/>
          <w:divBdr>
            <w:top w:val="none" w:sz="0" w:space="0" w:color="auto"/>
            <w:left w:val="none" w:sz="0" w:space="0" w:color="auto"/>
            <w:bottom w:val="none" w:sz="0" w:space="0" w:color="auto"/>
            <w:right w:val="none" w:sz="0" w:space="0" w:color="auto"/>
          </w:divBdr>
        </w:div>
        <w:div w:id="1602373406">
          <w:marLeft w:val="480"/>
          <w:marRight w:val="0"/>
          <w:marTop w:val="0"/>
          <w:marBottom w:val="0"/>
          <w:divBdr>
            <w:top w:val="none" w:sz="0" w:space="0" w:color="auto"/>
            <w:left w:val="none" w:sz="0" w:space="0" w:color="auto"/>
            <w:bottom w:val="none" w:sz="0" w:space="0" w:color="auto"/>
            <w:right w:val="none" w:sz="0" w:space="0" w:color="auto"/>
          </w:divBdr>
        </w:div>
        <w:div w:id="1638753116">
          <w:marLeft w:val="480"/>
          <w:marRight w:val="0"/>
          <w:marTop w:val="0"/>
          <w:marBottom w:val="0"/>
          <w:divBdr>
            <w:top w:val="none" w:sz="0" w:space="0" w:color="auto"/>
            <w:left w:val="none" w:sz="0" w:space="0" w:color="auto"/>
            <w:bottom w:val="none" w:sz="0" w:space="0" w:color="auto"/>
            <w:right w:val="none" w:sz="0" w:space="0" w:color="auto"/>
          </w:divBdr>
        </w:div>
        <w:div w:id="1731809116">
          <w:marLeft w:val="480"/>
          <w:marRight w:val="0"/>
          <w:marTop w:val="0"/>
          <w:marBottom w:val="0"/>
          <w:divBdr>
            <w:top w:val="none" w:sz="0" w:space="0" w:color="auto"/>
            <w:left w:val="none" w:sz="0" w:space="0" w:color="auto"/>
            <w:bottom w:val="none" w:sz="0" w:space="0" w:color="auto"/>
            <w:right w:val="none" w:sz="0" w:space="0" w:color="auto"/>
          </w:divBdr>
        </w:div>
        <w:div w:id="1759521299">
          <w:marLeft w:val="480"/>
          <w:marRight w:val="0"/>
          <w:marTop w:val="0"/>
          <w:marBottom w:val="0"/>
          <w:divBdr>
            <w:top w:val="none" w:sz="0" w:space="0" w:color="auto"/>
            <w:left w:val="none" w:sz="0" w:space="0" w:color="auto"/>
            <w:bottom w:val="none" w:sz="0" w:space="0" w:color="auto"/>
            <w:right w:val="none" w:sz="0" w:space="0" w:color="auto"/>
          </w:divBdr>
        </w:div>
        <w:div w:id="1849367638">
          <w:marLeft w:val="480"/>
          <w:marRight w:val="0"/>
          <w:marTop w:val="0"/>
          <w:marBottom w:val="0"/>
          <w:divBdr>
            <w:top w:val="none" w:sz="0" w:space="0" w:color="auto"/>
            <w:left w:val="none" w:sz="0" w:space="0" w:color="auto"/>
            <w:bottom w:val="none" w:sz="0" w:space="0" w:color="auto"/>
            <w:right w:val="none" w:sz="0" w:space="0" w:color="auto"/>
          </w:divBdr>
        </w:div>
        <w:div w:id="2011256618">
          <w:marLeft w:val="480"/>
          <w:marRight w:val="0"/>
          <w:marTop w:val="0"/>
          <w:marBottom w:val="0"/>
          <w:divBdr>
            <w:top w:val="none" w:sz="0" w:space="0" w:color="auto"/>
            <w:left w:val="none" w:sz="0" w:space="0" w:color="auto"/>
            <w:bottom w:val="none" w:sz="0" w:space="0" w:color="auto"/>
            <w:right w:val="none" w:sz="0" w:space="0" w:color="auto"/>
          </w:divBdr>
        </w:div>
        <w:div w:id="2041011430">
          <w:marLeft w:val="480"/>
          <w:marRight w:val="0"/>
          <w:marTop w:val="0"/>
          <w:marBottom w:val="0"/>
          <w:divBdr>
            <w:top w:val="none" w:sz="0" w:space="0" w:color="auto"/>
            <w:left w:val="none" w:sz="0" w:space="0" w:color="auto"/>
            <w:bottom w:val="none" w:sz="0" w:space="0" w:color="auto"/>
            <w:right w:val="none" w:sz="0" w:space="0" w:color="auto"/>
          </w:divBdr>
        </w:div>
        <w:div w:id="2076972721">
          <w:marLeft w:val="480"/>
          <w:marRight w:val="0"/>
          <w:marTop w:val="0"/>
          <w:marBottom w:val="0"/>
          <w:divBdr>
            <w:top w:val="none" w:sz="0" w:space="0" w:color="auto"/>
            <w:left w:val="none" w:sz="0" w:space="0" w:color="auto"/>
            <w:bottom w:val="none" w:sz="0" w:space="0" w:color="auto"/>
            <w:right w:val="none" w:sz="0" w:space="0" w:color="auto"/>
          </w:divBdr>
        </w:div>
        <w:div w:id="2082831849">
          <w:marLeft w:val="480"/>
          <w:marRight w:val="0"/>
          <w:marTop w:val="0"/>
          <w:marBottom w:val="0"/>
          <w:divBdr>
            <w:top w:val="none" w:sz="0" w:space="0" w:color="auto"/>
            <w:left w:val="none" w:sz="0" w:space="0" w:color="auto"/>
            <w:bottom w:val="none" w:sz="0" w:space="0" w:color="auto"/>
            <w:right w:val="none" w:sz="0" w:space="0" w:color="auto"/>
          </w:divBdr>
        </w:div>
        <w:div w:id="2138067659">
          <w:marLeft w:val="480"/>
          <w:marRight w:val="0"/>
          <w:marTop w:val="0"/>
          <w:marBottom w:val="0"/>
          <w:divBdr>
            <w:top w:val="none" w:sz="0" w:space="0" w:color="auto"/>
            <w:left w:val="none" w:sz="0" w:space="0" w:color="auto"/>
            <w:bottom w:val="none" w:sz="0" w:space="0" w:color="auto"/>
            <w:right w:val="none" w:sz="0" w:space="0" w:color="auto"/>
          </w:divBdr>
        </w:div>
      </w:divsChild>
    </w:div>
    <w:div w:id="699357124">
      <w:bodyDiv w:val="1"/>
      <w:marLeft w:val="0"/>
      <w:marRight w:val="0"/>
      <w:marTop w:val="0"/>
      <w:marBottom w:val="0"/>
      <w:divBdr>
        <w:top w:val="none" w:sz="0" w:space="0" w:color="auto"/>
        <w:left w:val="none" w:sz="0" w:space="0" w:color="auto"/>
        <w:bottom w:val="none" w:sz="0" w:space="0" w:color="auto"/>
        <w:right w:val="none" w:sz="0" w:space="0" w:color="auto"/>
      </w:divBdr>
    </w:div>
    <w:div w:id="700010814">
      <w:bodyDiv w:val="1"/>
      <w:marLeft w:val="0"/>
      <w:marRight w:val="0"/>
      <w:marTop w:val="0"/>
      <w:marBottom w:val="0"/>
      <w:divBdr>
        <w:top w:val="none" w:sz="0" w:space="0" w:color="auto"/>
        <w:left w:val="none" w:sz="0" w:space="0" w:color="auto"/>
        <w:bottom w:val="none" w:sz="0" w:space="0" w:color="auto"/>
        <w:right w:val="none" w:sz="0" w:space="0" w:color="auto"/>
      </w:divBdr>
    </w:div>
    <w:div w:id="700477832">
      <w:marLeft w:val="480"/>
      <w:marRight w:val="0"/>
      <w:marTop w:val="0"/>
      <w:marBottom w:val="0"/>
      <w:divBdr>
        <w:top w:val="none" w:sz="0" w:space="0" w:color="auto"/>
        <w:left w:val="none" w:sz="0" w:space="0" w:color="auto"/>
        <w:bottom w:val="none" w:sz="0" w:space="0" w:color="auto"/>
        <w:right w:val="none" w:sz="0" w:space="0" w:color="auto"/>
      </w:divBdr>
    </w:div>
    <w:div w:id="700980180">
      <w:marLeft w:val="480"/>
      <w:marRight w:val="0"/>
      <w:marTop w:val="0"/>
      <w:marBottom w:val="0"/>
      <w:divBdr>
        <w:top w:val="none" w:sz="0" w:space="0" w:color="auto"/>
        <w:left w:val="none" w:sz="0" w:space="0" w:color="auto"/>
        <w:bottom w:val="none" w:sz="0" w:space="0" w:color="auto"/>
        <w:right w:val="none" w:sz="0" w:space="0" w:color="auto"/>
      </w:divBdr>
    </w:div>
    <w:div w:id="701513093">
      <w:marLeft w:val="640"/>
      <w:marRight w:val="0"/>
      <w:marTop w:val="0"/>
      <w:marBottom w:val="0"/>
      <w:divBdr>
        <w:top w:val="none" w:sz="0" w:space="0" w:color="auto"/>
        <w:left w:val="none" w:sz="0" w:space="0" w:color="auto"/>
        <w:bottom w:val="none" w:sz="0" w:space="0" w:color="auto"/>
        <w:right w:val="none" w:sz="0" w:space="0" w:color="auto"/>
      </w:divBdr>
    </w:div>
    <w:div w:id="703360531">
      <w:bodyDiv w:val="1"/>
      <w:marLeft w:val="0"/>
      <w:marRight w:val="0"/>
      <w:marTop w:val="0"/>
      <w:marBottom w:val="0"/>
      <w:divBdr>
        <w:top w:val="none" w:sz="0" w:space="0" w:color="auto"/>
        <w:left w:val="none" w:sz="0" w:space="0" w:color="auto"/>
        <w:bottom w:val="none" w:sz="0" w:space="0" w:color="auto"/>
        <w:right w:val="none" w:sz="0" w:space="0" w:color="auto"/>
      </w:divBdr>
    </w:div>
    <w:div w:id="703554118">
      <w:marLeft w:val="480"/>
      <w:marRight w:val="0"/>
      <w:marTop w:val="0"/>
      <w:marBottom w:val="0"/>
      <w:divBdr>
        <w:top w:val="none" w:sz="0" w:space="0" w:color="auto"/>
        <w:left w:val="none" w:sz="0" w:space="0" w:color="auto"/>
        <w:bottom w:val="none" w:sz="0" w:space="0" w:color="auto"/>
        <w:right w:val="none" w:sz="0" w:space="0" w:color="auto"/>
      </w:divBdr>
    </w:div>
    <w:div w:id="703754836">
      <w:marLeft w:val="640"/>
      <w:marRight w:val="0"/>
      <w:marTop w:val="0"/>
      <w:marBottom w:val="0"/>
      <w:divBdr>
        <w:top w:val="none" w:sz="0" w:space="0" w:color="auto"/>
        <w:left w:val="none" w:sz="0" w:space="0" w:color="auto"/>
        <w:bottom w:val="none" w:sz="0" w:space="0" w:color="auto"/>
        <w:right w:val="none" w:sz="0" w:space="0" w:color="auto"/>
      </w:divBdr>
    </w:div>
    <w:div w:id="704057783">
      <w:marLeft w:val="480"/>
      <w:marRight w:val="0"/>
      <w:marTop w:val="0"/>
      <w:marBottom w:val="0"/>
      <w:divBdr>
        <w:top w:val="none" w:sz="0" w:space="0" w:color="auto"/>
        <w:left w:val="none" w:sz="0" w:space="0" w:color="auto"/>
        <w:bottom w:val="none" w:sz="0" w:space="0" w:color="auto"/>
        <w:right w:val="none" w:sz="0" w:space="0" w:color="auto"/>
      </w:divBdr>
    </w:div>
    <w:div w:id="704675566">
      <w:marLeft w:val="480"/>
      <w:marRight w:val="0"/>
      <w:marTop w:val="0"/>
      <w:marBottom w:val="0"/>
      <w:divBdr>
        <w:top w:val="none" w:sz="0" w:space="0" w:color="auto"/>
        <w:left w:val="none" w:sz="0" w:space="0" w:color="auto"/>
        <w:bottom w:val="none" w:sz="0" w:space="0" w:color="auto"/>
        <w:right w:val="none" w:sz="0" w:space="0" w:color="auto"/>
      </w:divBdr>
    </w:div>
    <w:div w:id="709763137">
      <w:marLeft w:val="640"/>
      <w:marRight w:val="0"/>
      <w:marTop w:val="0"/>
      <w:marBottom w:val="0"/>
      <w:divBdr>
        <w:top w:val="none" w:sz="0" w:space="0" w:color="auto"/>
        <w:left w:val="none" w:sz="0" w:space="0" w:color="auto"/>
        <w:bottom w:val="none" w:sz="0" w:space="0" w:color="auto"/>
        <w:right w:val="none" w:sz="0" w:space="0" w:color="auto"/>
      </w:divBdr>
    </w:div>
    <w:div w:id="709844397">
      <w:marLeft w:val="480"/>
      <w:marRight w:val="0"/>
      <w:marTop w:val="0"/>
      <w:marBottom w:val="0"/>
      <w:divBdr>
        <w:top w:val="none" w:sz="0" w:space="0" w:color="auto"/>
        <w:left w:val="none" w:sz="0" w:space="0" w:color="auto"/>
        <w:bottom w:val="none" w:sz="0" w:space="0" w:color="auto"/>
        <w:right w:val="none" w:sz="0" w:space="0" w:color="auto"/>
      </w:divBdr>
    </w:div>
    <w:div w:id="709917624">
      <w:marLeft w:val="480"/>
      <w:marRight w:val="0"/>
      <w:marTop w:val="0"/>
      <w:marBottom w:val="0"/>
      <w:divBdr>
        <w:top w:val="none" w:sz="0" w:space="0" w:color="auto"/>
        <w:left w:val="none" w:sz="0" w:space="0" w:color="auto"/>
        <w:bottom w:val="none" w:sz="0" w:space="0" w:color="auto"/>
        <w:right w:val="none" w:sz="0" w:space="0" w:color="auto"/>
      </w:divBdr>
    </w:div>
    <w:div w:id="710420782">
      <w:bodyDiv w:val="1"/>
      <w:marLeft w:val="0"/>
      <w:marRight w:val="0"/>
      <w:marTop w:val="0"/>
      <w:marBottom w:val="0"/>
      <w:divBdr>
        <w:top w:val="none" w:sz="0" w:space="0" w:color="auto"/>
        <w:left w:val="none" w:sz="0" w:space="0" w:color="auto"/>
        <w:bottom w:val="none" w:sz="0" w:space="0" w:color="auto"/>
        <w:right w:val="none" w:sz="0" w:space="0" w:color="auto"/>
      </w:divBdr>
      <w:divsChild>
        <w:div w:id="413402395">
          <w:marLeft w:val="640"/>
          <w:marRight w:val="0"/>
          <w:marTop w:val="0"/>
          <w:marBottom w:val="0"/>
          <w:divBdr>
            <w:top w:val="none" w:sz="0" w:space="0" w:color="auto"/>
            <w:left w:val="none" w:sz="0" w:space="0" w:color="auto"/>
            <w:bottom w:val="none" w:sz="0" w:space="0" w:color="auto"/>
            <w:right w:val="none" w:sz="0" w:space="0" w:color="auto"/>
          </w:divBdr>
        </w:div>
        <w:div w:id="722875940">
          <w:marLeft w:val="640"/>
          <w:marRight w:val="0"/>
          <w:marTop w:val="0"/>
          <w:marBottom w:val="0"/>
          <w:divBdr>
            <w:top w:val="none" w:sz="0" w:space="0" w:color="auto"/>
            <w:left w:val="none" w:sz="0" w:space="0" w:color="auto"/>
            <w:bottom w:val="none" w:sz="0" w:space="0" w:color="auto"/>
            <w:right w:val="none" w:sz="0" w:space="0" w:color="auto"/>
          </w:divBdr>
        </w:div>
        <w:div w:id="1460029841">
          <w:marLeft w:val="640"/>
          <w:marRight w:val="0"/>
          <w:marTop w:val="0"/>
          <w:marBottom w:val="0"/>
          <w:divBdr>
            <w:top w:val="none" w:sz="0" w:space="0" w:color="auto"/>
            <w:left w:val="none" w:sz="0" w:space="0" w:color="auto"/>
            <w:bottom w:val="none" w:sz="0" w:space="0" w:color="auto"/>
            <w:right w:val="none" w:sz="0" w:space="0" w:color="auto"/>
          </w:divBdr>
        </w:div>
        <w:div w:id="2060006129">
          <w:marLeft w:val="640"/>
          <w:marRight w:val="0"/>
          <w:marTop w:val="0"/>
          <w:marBottom w:val="0"/>
          <w:divBdr>
            <w:top w:val="none" w:sz="0" w:space="0" w:color="auto"/>
            <w:left w:val="none" w:sz="0" w:space="0" w:color="auto"/>
            <w:bottom w:val="none" w:sz="0" w:space="0" w:color="auto"/>
            <w:right w:val="none" w:sz="0" w:space="0" w:color="auto"/>
          </w:divBdr>
        </w:div>
        <w:div w:id="1108744547">
          <w:marLeft w:val="640"/>
          <w:marRight w:val="0"/>
          <w:marTop w:val="0"/>
          <w:marBottom w:val="0"/>
          <w:divBdr>
            <w:top w:val="none" w:sz="0" w:space="0" w:color="auto"/>
            <w:left w:val="none" w:sz="0" w:space="0" w:color="auto"/>
            <w:bottom w:val="none" w:sz="0" w:space="0" w:color="auto"/>
            <w:right w:val="none" w:sz="0" w:space="0" w:color="auto"/>
          </w:divBdr>
        </w:div>
        <w:div w:id="1265571582">
          <w:marLeft w:val="640"/>
          <w:marRight w:val="0"/>
          <w:marTop w:val="0"/>
          <w:marBottom w:val="0"/>
          <w:divBdr>
            <w:top w:val="none" w:sz="0" w:space="0" w:color="auto"/>
            <w:left w:val="none" w:sz="0" w:space="0" w:color="auto"/>
            <w:bottom w:val="none" w:sz="0" w:space="0" w:color="auto"/>
            <w:right w:val="none" w:sz="0" w:space="0" w:color="auto"/>
          </w:divBdr>
        </w:div>
        <w:div w:id="26609751">
          <w:marLeft w:val="640"/>
          <w:marRight w:val="0"/>
          <w:marTop w:val="0"/>
          <w:marBottom w:val="0"/>
          <w:divBdr>
            <w:top w:val="none" w:sz="0" w:space="0" w:color="auto"/>
            <w:left w:val="none" w:sz="0" w:space="0" w:color="auto"/>
            <w:bottom w:val="none" w:sz="0" w:space="0" w:color="auto"/>
            <w:right w:val="none" w:sz="0" w:space="0" w:color="auto"/>
          </w:divBdr>
        </w:div>
        <w:div w:id="470754001">
          <w:marLeft w:val="640"/>
          <w:marRight w:val="0"/>
          <w:marTop w:val="0"/>
          <w:marBottom w:val="0"/>
          <w:divBdr>
            <w:top w:val="none" w:sz="0" w:space="0" w:color="auto"/>
            <w:left w:val="none" w:sz="0" w:space="0" w:color="auto"/>
            <w:bottom w:val="none" w:sz="0" w:space="0" w:color="auto"/>
            <w:right w:val="none" w:sz="0" w:space="0" w:color="auto"/>
          </w:divBdr>
        </w:div>
        <w:div w:id="670917116">
          <w:marLeft w:val="640"/>
          <w:marRight w:val="0"/>
          <w:marTop w:val="0"/>
          <w:marBottom w:val="0"/>
          <w:divBdr>
            <w:top w:val="none" w:sz="0" w:space="0" w:color="auto"/>
            <w:left w:val="none" w:sz="0" w:space="0" w:color="auto"/>
            <w:bottom w:val="none" w:sz="0" w:space="0" w:color="auto"/>
            <w:right w:val="none" w:sz="0" w:space="0" w:color="auto"/>
          </w:divBdr>
        </w:div>
        <w:div w:id="1306354604">
          <w:marLeft w:val="640"/>
          <w:marRight w:val="0"/>
          <w:marTop w:val="0"/>
          <w:marBottom w:val="0"/>
          <w:divBdr>
            <w:top w:val="none" w:sz="0" w:space="0" w:color="auto"/>
            <w:left w:val="none" w:sz="0" w:space="0" w:color="auto"/>
            <w:bottom w:val="none" w:sz="0" w:space="0" w:color="auto"/>
            <w:right w:val="none" w:sz="0" w:space="0" w:color="auto"/>
          </w:divBdr>
        </w:div>
        <w:div w:id="1592228835">
          <w:marLeft w:val="640"/>
          <w:marRight w:val="0"/>
          <w:marTop w:val="0"/>
          <w:marBottom w:val="0"/>
          <w:divBdr>
            <w:top w:val="none" w:sz="0" w:space="0" w:color="auto"/>
            <w:left w:val="none" w:sz="0" w:space="0" w:color="auto"/>
            <w:bottom w:val="none" w:sz="0" w:space="0" w:color="auto"/>
            <w:right w:val="none" w:sz="0" w:space="0" w:color="auto"/>
          </w:divBdr>
        </w:div>
        <w:div w:id="1639912705">
          <w:marLeft w:val="640"/>
          <w:marRight w:val="0"/>
          <w:marTop w:val="0"/>
          <w:marBottom w:val="0"/>
          <w:divBdr>
            <w:top w:val="none" w:sz="0" w:space="0" w:color="auto"/>
            <w:left w:val="none" w:sz="0" w:space="0" w:color="auto"/>
            <w:bottom w:val="none" w:sz="0" w:space="0" w:color="auto"/>
            <w:right w:val="none" w:sz="0" w:space="0" w:color="auto"/>
          </w:divBdr>
        </w:div>
        <w:div w:id="847209542">
          <w:marLeft w:val="640"/>
          <w:marRight w:val="0"/>
          <w:marTop w:val="0"/>
          <w:marBottom w:val="0"/>
          <w:divBdr>
            <w:top w:val="none" w:sz="0" w:space="0" w:color="auto"/>
            <w:left w:val="none" w:sz="0" w:space="0" w:color="auto"/>
            <w:bottom w:val="none" w:sz="0" w:space="0" w:color="auto"/>
            <w:right w:val="none" w:sz="0" w:space="0" w:color="auto"/>
          </w:divBdr>
        </w:div>
        <w:div w:id="1973705637">
          <w:marLeft w:val="640"/>
          <w:marRight w:val="0"/>
          <w:marTop w:val="0"/>
          <w:marBottom w:val="0"/>
          <w:divBdr>
            <w:top w:val="none" w:sz="0" w:space="0" w:color="auto"/>
            <w:left w:val="none" w:sz="0" w:space="0" w:color="auto"/>
            <w:bottom w:val="none" w:sz="0" w:space="0" w:color="auto"/>
            <w:right w:val="none" w:sz="0" w:space="0" w:color="auto"/>
          </w:divBdr>
        </w:div>
        <w:div w:id="1824003540">
          <w:marLeft w:val="640"/>
          <w:marRight w:val="0"/>
          <w:marTop w:val="0"/>
          <w:marBottom w:val="0"/>
          <w:divBdr>
            <w:top w:val="none" w:sz="0" w:space="0" w:color="auto"/>
            <w:left w:val="none" w:sz="0" w:space="0" w:color="auto"/>
            <w:bottom w:val="none" w:sz="0" w:space="0" w:color="auto"/>
            <w:right w:val="none" w:sz="0" w:space="0" w:color="auto"/>
          </w:divBdr>
        </w:div>
        <w:div w:id="1011682692">
          <w:marLeft w:val="640"/>
          <w:marRight w:val="0"/>
          <w:marTop w:val="0"/>
          <w:marBottom w:val="0"/>
          <w:divBdr>
            <w:top w:val="none" w:sz="0" w:space="0" w:color="auto"/>
            <w:left w:val="none" w:sz="0" w:space="0" w:color="auto"/>
            <w:bottom w:val="none" w:sz="0" w:space="0" w:color="auto"/>
            <w:right w:val="none" w:sz="0" w:space="0" w:color="auto"/>
          </w:divBdr>
        </w:div>
        <w:div w:id="1786343556">
          <w:marLeft w:val="640"/>
          <w:marRight w:val="0"/>
          <w:marTop w:val="0"/>
          <w:marBottom w:val="0"/>
          <w:divBdr>
            <w:top w:val="none" w:sz="0" w:space="0" w:color="auto"/>
            <w:left w:val="none" w:sz="0" w:space="0" w:color="auto"/>
            <w:bottom w:val="none" w:sz="0" w:space="0" w:color="auto"/>
            <w:right w:val="none" w:sz="0" w:space="0" w:color="auto"/>
          </w:divBdr>
        </w:div>
        <w:div w:id="1621260538">
          <w:marLeft w:val="640"/>
          <w:marRight w:val="0"/>
          <w:marTop w:val="0"/>
          <w:marBottom w:val="0"/>
          <w:divBdr>
            <w:top w:val="none" w:sz="0" w:space="0" w:color="auto"/>
            <w:left w:val="none" w:sz="0" w:space="0" w:color="auto"/>
            <w:bottom w:val="none" w:sz="0" w:space="0" w:color="auto"/>
            <w:right w:val="none" w:sz="0" w:space="0" w:color="auto"/>
          </w:divBdr>
        </w:div>
        <w:div w:id="1314985943">
          <w:marLeft w:val="640"/>
          <w:marRight w:val="0"/>
          <w:marTop w:val="0"/>
          <w:marBottom w:val="0"/>
          <w:divBdr>
            <w:top w:val="none" w:sz="0" w:space="0" w:color="auto"/>
            <w:left w:val="none" w:sz="0" w:space="0" w:color="auto"/>
            <w:bottom w:val="none" w:sz="0" w:space="0" w:color="auto"/>
            <w:right w:val="none" w:sz="0" w:space="0" w:color="auto"/>
          </w:divBdr>
        </w:div>
        <w:div w:id="1820995672">
          <w:marLeft w:val="640"/>
          <w:marRight w:val="0"/>
          <w:marTop w:val="0"/>
          <w:marBottom w:val="0"/>
          <w:divBdr>
            <w:top w:val="none" w:sz="0" w:space="0" w:color="auto"/>
            <w:left w:val="none" w:sz="0" w:space="0" w:color="auto"/>
            <w:bottom w:val="none" w:sz="0" w:space="0" w:color="auto"/>
            <w:right w:val="none" w:sz="0" w:space="0" w:color="auto"/>
          </w:divBdr>
        </w:div>
        <w:div w:id="1428192466">
          <w:marLeft w:val="640"/>
          <w:marRight w:val="0"/>
          <w:marTop w:val="0"/>
          <w:marBottom w:val="0"/>
          <w:divBdr>
            <w:top w:val="none" w:sz="0" w:space="0" w:color="auto"/>
            <w:left w:val="none" w:sz="0" w:space="0" w:color="auto"/>
            <w:bottom w:val="none" w:sz="0" w:space="0" w:color="auto"/>
            <w:right w:val="none" w:sz="0" w:space="0" w:color="auto"/>
          </w:divBdr>
        </w:div>
        <w:div w:id="934246625">
          <w:marLeft w:val="640"/>
          <w:marRight w:val="0"/>
          <w:marTop w:val="0"/>
          <w:marBottom w:val="0"/>
          <w:divBdr>
            <w:top w:val="none" w:sz="0" w:space="0" w:color="auto"/>
            <w:left w:val="none" w:sz="0" w:space="0" w:color="auto"/>
            <w:bottom w:val="none" w:sz="0" w:space="0" w:color="auto"/>
            <w:right w:val="none" w:sz="0" w:space="0" w:color="auto"/>
          </w:divBdr>
        </w:div>
        <w:div w:id="1389836622">
          <w:marLeft w:val="640"/>
          <w:marRight w:val="0"/>
          <w:marTop w:val="0"/>
          <w:marBottom w:val="0"/>
          <w:divBdr>
            <w:top w:val="none" w:sz="0" w:space="0" w:color="auto"/>
            <w:left w:val="none" w:sz="0" w:space="0" w:color="auto"/>
            <w:bottom w:val="none" w:sz="0" w:space="0" w:color="auto"/>
            <w:right w:val="none" w:sz="0" w:space="0" w:color="auto"/>
          </w:divBdr>
        </w:div>
        <w:div w:id="422457549">
          <w:marLeft w:val="640"/>
          <w:marRight w:val="0"/>
          <w:marTop w:val="0"/>
          <w:marBottom w:val="0"/>
          <w:divBdr>
            <w:top w:val="none" w:sz="0" w:space="0" w:color="auto"/>
            <w:left w:val="none" w:sz="0" w:space="0" w:color="auto"/>
            <w:bottom w:val="none" w:sz="0" w:space="0" w:color="auto"/>
            <w:right w:val="none" w:sz="0" w:space="0" w:color="auto"/>
          </w:divBdr>
        </w:div>
        <w:div w:id="889070524">
          <w:marLeft w:val="640"/>
          <w:marRight w:val="0"/>
          <w:marTop w:val="0"/>
          <w:marBottom w:val="0"/>
          <w:divBdr>
            <w:top w:val="none" w:sz="0" w:space="0" w:color="auto"/>
            <w:left w:val="none" w:sz="0" w:space="0" w:color="auto"/>
            <w:bottom w:val="none" w:sz="0" w:space="0" w:color="auto"/>
            <w:right w:val="none" w:sz="0" w:space="0" w:color="auto"/>
          </w:divBdr>
        </w:div>
        <w:div w:id="898516759">
          <w:marLeft w:val="640"/>
          <w:marRight w:val="0"/>
          <w:marTop w:val="0"/>
          <w:marBottom w:val="0"/>
          <w:divBdr>
            <w:top w:val="none" w:sz="0" w:space="0" w:color="auto"/>
            <w:left w:val="none" w:sz="0" w:space="0" w:color="auto"/>
            <w:bottom w:val="none" w:sz="0" w:space="0" w:color="auto"/>
            <w:right w:val="none" w:sz="0" w:space="0" w:color="auto"/>
          </w:divBdr>
        </w:div>
        <w:div w:id="1668707349">
          <w:marLeft w:val="640"/>
          <w:marRight w:val="0"/>
          <w:marTop w:val="0"/>
          <w:marBottom w:val="0"/>
          <w:divBdr>
            <w:top w:val="none" w:sz="0" w:space="0" w:color="auto"/>
            <w:left w:val="none" w:sz="0" w:space="0" w:color="auto"/>
            <w:bottom w:val="none" w:sz="0" w:space="0" w:color="auto"/>
            <w:right w:val="none" w:sz="0" w:space="0" w:color="auto"/>
          </w:divBdr>
        </w:div>
        <w:div w:id="1269893868">
          <w:marLeft w:val="640"/>
          <w:marRight w:val="0"/>
          <w:marTop w:val="0"/>
          <w:marBottom w:val="0"/>
          <w:divBdr>
            <w:top w:val="none" w:sz="0" w:space="0" w:color="auto"/>
            <w:left w:val="none" w:sz="0" w:space="0" w:color="auto"/>
            <w:bottom w:val="none" w:sz="0" w:space="0" w:color="auto"/>
            <w:right w:val="none" w:sz="0" w:space="0" w:color="auto"/>
          </w:divBdr>
        </w:div>
        <w:div w:id="1811752340">
          <w:marLeft w:val="640"/>
          <w:marRight w:val="0"/>
          <w:marTop w:val="0"/>
          <w:marBottom w:val="0"/>
          <w:divBdr>
            <w:top w:val="none" w:sz="0" w:space="0" w:color="auto"/>
            <w:left w:val="none" w:sz="0" w:space="0" w:color="auto"/>
            <w:bottom w:val="none" w:sz="0" w:space="0" w:color="auto"/>
            <w:right w:val="none" w:sz="0" w:space="0" w:color="auto"/>
          </w:divBdr>
        </w:div>
        <w:div w:id="17776881">
          <w:marLeft w:val="640"/>
          <w:marRight w:val="0"/>
          <w:marTop w:val="0"/>
          <w:marBottom w:val="0"/>
          <w:divBdr>
            <w:top w:val="none" w:sz="0" w:space="0" w:color="auto"/>
            <w:left w:val="none" w:sz="0" w:space="0" w:color="auto"/>
            <w:bottom w:val="none" w:sz="0" w:space="0" w:color="auto"/>
            <w:right w:val="none" w:sz="0" w:space="0" w:color="auto"/>
          </w:divBdr>
        </w:div>
        <w:div w:id="1885940143">
          <w:marLeft w:val="640"/>
          <w:marRight w:val="0"/>
          <w:marTop w:val="0"/>
          <w:marBottom w:val="0"/>
          <w:divBdr>
            <w:top w:val="none" w:sz="0" w:space="0" w:color="auto"/>
            <w:left w:val="none" w:sz="0" w:space="0" w:color="auto"/>
            <w:bottom w:val="none" w:sz="0" w:space="0" w:color="auto"/>
            <w:right w:val="none" w:sz="0" w:space="0" w:color="auto"/>
          </w:divBdr>
        </w:div>
        <w:div w:id="1887716126">
          <w:marLeft w:val="640"/>
          <w:marRight w:val="0"/>
          <w:marTop w:val="0"/>
          <w:marBottom w:val="0"/>
          <w:divBdr>
            <w:top w:val="none" w:sz="0" w:space="0" w:color="auto"/>
            <w:left w:val="none" w:sz="0" w:space="0" w:color="auto"/>
            <w:bottom w:val="none" w:sz="0" w:space="0" w:color="auto"/>
            <w:right w:val="none" w:sz="0" w:space="0" w:color="auto"/>
          </w:divBdr>
        </w:div>
        <w:div w:id="1966499485">
          <w:marLeft w:val="640"/>
          <w:marRight w:val="0"/>
          <w:marTop w:val="0"/>
          <w:marBottom w:val="0"/>
          <w:divBdr>
            <w:top w:val="none" w:sz="0" w:space="0" w:color="auto"/>
            <w:left w:val="none" w:sz="0" w:space="0" w:color="auto"/>
            <w:bottom w:val="none" w:sz="0" w:space="0" w:color="auto"/>
            <w:right w:val="none" w:sz="0" w:space="0" w:color="auto"/>
          </w:divBdr>
        </w:div>
        <w:div w:id="730075923">
          <w:marLeft w:val="640"/>
          <w:marRight w:val="0"/>
          <w:marTop w:val="0"/>
          <w:marBottom w:val="0"/>
          <w:divBdr>
            <w:top w:val="none" w:sz="0" w:space="0" w:color="auto"/>
            <w:left w:val="none" w:sz="0" w:space="0" w:color="auto"/>
            <w:bottom w:val="none" w:sz="0" w:space="0" w:color="auto"/>
            <w:right w:val="none" w:sz="0" w:space="0" w:color="auto"/>
          </w:divBdr>
        </w:div>
        <w:div w:id="219445630">
          <w:marLeft w:val="640"/>
          <w:marRight w:val="0"/>
          <w:marTop w:val="0"/>
          <w:marBottom w:val="0"/>
          <w:divBdr>
            <w:top w:val="none" w:sz="0" w:space="0" w:color="auto"/>
            <w:left w:val="none" w:sz="0" w:space="0" w:color="auto"/>
            <w:bottom w:val="none" w:sz="0" w:space="0" w:color="auto"/>
            <w:right w:val="none" w:sz="0" w:space="0" w:color="auto"/>
          </w:divBdr>
        </w:div>
        <w:div w:id="569580407">
          <w:marLeft w:val="640"/>
          <w:marRight w:val="0"/>
          <w:marTop w:val="0"/>
          <w:marBottom w:val="0"/>
          <w:divBdr>
            <w:top w:val="none" w:sz="0" w:space="0" w:color="auto"/>
            <w:left w:val="none" w:sz="0" w:space="0" w:color="auto"/>
            <w:bottom w:val="none" w:sz="0" w:space="0" w:color="auto"/>
            <w:right w:val="none" w:sz="0" w:space="0" w:color="auto"/>
          </w:divBdr>
        </w:div>
        <w:div w:id="519586229">
          <w:marLeft w:val="640"/>
          <w:marRight w:val="0"/>
          <w:marTop w:val="0"/>
          <w:marBottom w:val="0"/>
          <w:divBdr>
            <w:top w:val="none" w:sz="0" w:space="0" w:color="auto"/>
            <w:left w:val="none" w:sz="0" w:space="0" w:color="auto"/>
            <w:bottom w:val="none" w:sz="0" w:space="0" w:color="auto"/>
            <w:right w:val="none" w:sz="0" w:space="0" w:color="auto"/>
          </w:divBdr>
        </w:div>
        <w:div w:id="350227195">
          <w:marLeft w:val="640"/>
          <w:marRight w:val="0"/>
          <w:marTop w:val="0"/>
          <w:marBottom w:val="0"/>
          <w:divBdr>
            <w:top w:val="none" w:sz="0" w:space="0" w:color="auto"/>
            <w:left w:val="none" w:sz="0" w:space="0" w:color="auto"/>
            <w:bottom w:val="none" w:sz="0" w:space="0" w:color="auto"/>
            <w:right w:val="none" w:sz="0" w:space="0" w:color="auto"/>
          </w:divBdr>
        </w:div>
        <w:div w:id="1992060250">
          <w:marLeft w:val="640"/>
          <w:marRight w:val="0"/>
          <w:marTop w:val="0"/>
          <w:marBottom w:val="0"/>
          <w:divBdr>
            <w:top w:val="none" w:sz="0" w:space="0" w:color="auto"/>
            <w:left w:val="none" w:sz="0" w:space="0" w:color="auto"/>
            <w:bottom w:val="none" w:sz="0" w:space="0" w:color="auto"/>
            <w:right w:val="none" w:sz="0" w:space="0" w:color="auto"/>
          </w:divBdr>
        </w:div>
        <w:div w:id="869614090">
          <w:marLeft w:val="640"/>
          <w:marRight w:val="0"/>
          <w:marTop w:val="0"/>
          <w:marBottom w:val="0"/>
          <w:divBdr>
            <w:top w:val="none" w:sz="0" w:space="0" w:color="auto"/>
            <w:left w:val="none" w:sz="0" w:space="0" w:color="auto"/>
            <w:bottom w:val="none" w:sz="0" w:space="0" w:color="auto"/>
            <w:right w:val="none" w:sz="0" w:space="0" w:color="auto"/>
          </w:divBdr>
        </w:div>
        <w:div w:id="851408026">
          <w:marLeft w:val="640"/>
          <w:marRight w:val="0"/>
          <w:marTop w:val="0"/>
          <w:marBottom w:val="0"/>
          <w:divBdr>
            <w:top w:val="none" w:sz="0" w:space="0" w:color="auto"/>
            <w:left w:val="none" w:sz="0" w:space="0" w:color="auto"/>
            <w:bottom w:val="none" w:sz="0" w:space="0" w:color="auto"/>
            <w:right w:val="none" w:sz="0" w:space="0" w:color="auto"/>
          </w:divBdr>
        </w:div>
        <w:div w:id="2146702974">
          <w:marLeft w:val="640"/>
          <w:marRight w:val="0"/>
          <w:marTop w:val="0"/>
          <w:marBottom w:val="0"/>
          <w:divBdr>
            <w:top w:val="none" w:sz="0" w:space="0" w:color="auto"/>
            <w:left w:val="none" w:sz="0" w:space="0" w:color="auto"/>
            <w:bottom w:val="none" w:sz="0" w:space="0" w:color="auto"/>
            <w:right w:val="none" w:sz="0" w:space="0" w:color="auto"/>
          </w:divBdr>
        </w:div>
        <w:div w:id="2061860731">
          <w:marLeft w:val="640"/>
          <w:marRight w:val="0"/>
          <w:marTop w:val="0"/>
          <w:marBottom w:val="0"/>
          <w:divBdr>
            <w:top w:val="none" w:sz="0" w:space="0" w:color="auto"/>
            <w:left w:val="none" w:sz="0" w:space="0" w:color="auto"/>
            <w:bottom w:val="none" w:sz="0" w:space="0" w:color="auto"/>
            <w:right w:val="none" w:sz="0" w:space="0" w:color="auto"/>
          </w:divBdr>
        </w:div>
        <w:div w:id="1714966423">
          <w:marLeft w:val="640"/>
          <w:marRight w:val="0"/>
          <w:marTop w:val="0"/>
          <w:marBottom w:val="0"/>
          <w:divBdr>
            <w:top w:val="none" w:sz="0" w:space="0" w:color="auto"/>
            <w:left w:val="none" w:sz="0" w:space="0" w:color="auto"/>
            <w:bottom w:val="none" w:sz="0" w:space="0" w:color="auto"/>
            <w:right w:val="none" w:sz="0" w:space="0" w:color="auto"/>
          </w:divBdr>
        </w:div>
        <w:div w:id="1965110349">
          <w:marLeft w:val="640"/>
          <w:marRight w:val="0"/>
          <w:marTop w:val="0"/>
          <w:marBottom w:val="0"/>
          <w:divBdr>
            <w:top w:val="none" w:sz="0" w:space="0" w:color="auto"/>
            <w:left w:val="none" w:sz="0" w:space="0" w:color="auto"/>
            <w:bottom w:val="none" w:sz="0" w:space="0" w:color="auto"/>
            <w:right w:val="none" w:sz="0" w:space="0" w:color="auto"/>
          </w:divBdr>
        </w:div>
        <w:div w:id="1153175761">
          <w:marLeft w:val="640"/>
          <w:marRight w:val="0"/>
          <w:marTop w:val="0"/>
          <w:marBottom w:val="0"/>
          <w:divBdr>
            <w:top w:val="none" w:sz="0" w:space="0" w:color="auto"/>
            <w:left w:val="none" w:sz="0" w:space="0" w:color="auto"/>
            <w:bottom w:val="none" w:sz="0" w:space="0" w:color="auto"/>
            <w:right w:val="none" w:sz="0" w:space="0" w:color="auto"/>
          </w:divBdr>
        </w:div>
        <w:div w:id="1739014639">
          <w:marLeft w:val="640"/>
          <w:marRight w:val="0"/>
          <w:marTop w:val="0"/>
          <w:marBottom w:val="0"/>
          <w:divBdr>
            <w:top w:val="none" w:sz="0" w:space="0" w:color="auto"/>
            <w:left w:val="none" w:sz="0" w:space="0" w:color="auto"/>
            <w:bottom w:val="none" w:sz="0" w:space="0" w:color="auto"/>
            <w:right w:val="none" w:sz="0" w:space="0" w:color="auto"/>
          </w:divBdr>
        </w:div>
        <w:div w:id="643660638">
          <w:marLeft w:val="640"/>
          <w:marRight w:val="0"/>
          <w:marTop w:val="0"/>
          <w:marBottom w:val="0"/>
          <w:divBdr>
            <w:top w:val="none" w:sz="0" w:space="0" w:color="auto"/>
            <w:left w:val="none" w:sz="0" w:space="0" w:color="auto"/>
            <w:bottom w:val="none" w:sz="0" w:space="0" w:color="auto"/>
            <w:right w:val="none" w:sz="0" w:space="0" w:color="auto"/>
          </w:divBdr>
        </w:div>
        <w:div w:id="190992699">
          <w:marLeft w:val="640"/>
          <w:marRight w:val="0"/>
          <w:marTop w:val="0"/>
          <w:marBottom w:val="0"/>
          <w:divBdr>
            <w:top w:val="none" w:sz="0" w:space="0" w:color="auto"/>
            <w:left w:val="none" w:sz="0" w:space="0" w:color="auto"/>
            <w:bottom w:val="none" w:sz="0" w:space="0" w:color="auto"/>
            <w:right w:val="none" w:sz="0" w:space="0" w:color="auto"/>
          </w:divBdr>
        </w:div>
        <w:div w:id="1673096163">
          <w:marLeft w:val="640"/>
          <w:marRight w:val="0"/>
          <w:marTop w:val="0"/>
          <w:marBottom w:val="0"/>
          <w:divBdr>
            <w:top w:val="none" w:sz="0" w:space="0" w:color="auto"/>
            <w:left w:val="none" w:sz="0" w:space="0" w:color="auto"/>
            <w:bottom w:val="none" w:sz="0" w:space="0" w:color="auto"/>
            <w:right w:val="none" w:sz="0" w:space="0" w:color="auto"/>
          </w:divBdr>
        </w:div>
        <w:div w:id="1585333090">
          <w:marLeft w:val="640"/>
          <w:marRight w:val="0"/>
          <w:marTop w:val="0"/>
          <w:marBottom w:val="0"/>
          <w:divBdr>
            <w:top w:val="none" w:sz="0" w:space="0" w:color="auto"/>
            <w:left w:val="none" w:sz="0" w:space="0" w:color="auto"/>
            <w:bottom w:val="none" w:sz="0" w:space="0" w:color="auto"/>
            <w:right w:val="none" w:sz="0" w:space="0" w:color="auto"/>
          </w:divBdr>
        </w:div>
        <w:div w:id="1215042726">
          <w:marLeft w:val="640"/>
          <w:marRight w:val="0"/>
          <w:marTop w:val="0"/>
          <w:marBottom w:val="0"/>
          <w:divBdr>
            <w:top w:val="none" w:sz="0" w:space="0" w:color="auto"/>
            <w:left w:val="none" w:sz="0" w:space="0" w:color="auto"/>
            <w:bottom w:val="none" w:sz="0" w:space="0" w:color="auto"/>
            <w:right w:val="none" w:sz="0" w:space="0" w:color="auto"/>
          </w:divBdr>
        </w:div>
        <w:div w:id="1174034918">
          <w:marLeft w:val="640"/>
          <w:marRight w:val="0"/>
          <w:marTop w:val="0"/>
          <w:marBottom w:val="0"/>
          <w:divBdr>
            <w:top w:val="none" w:sz="0" w:space="0" w:color="auto"/>
            <w:left w:val="none" w:sz="0" w:space="0" w:color="auto"/>
            <w:bottom w:val="none" w:sz="0" w:space="0" w:color="auto"/>
            <w:right w:val="none" w:sz="0" w:space="0" w:color="auto"/>
          </w:divBdr>
        </w:div>
        <w:div w:id="1817338831">
          <w:marLeft w:val="640"/>
          <w:marRight w:val="0"/>
          <w:marTop w:val="0"/>
          <w:marBottom w:val="0"/>
          <w:divBdr>
            <w:top w:val="none" w:sz="0" w:space="0" w:color="auto"/>
            <w:left w:val="none" w:sz="0" w:space="0" w:color="auto"/>
            <w:bottom w:val="none" w:sz="0" w:space="0" w:color="auto"/>
            <w:right w:val="none" w:sz="0" w:space="0" w:color="auto"/>
          </w:divBdr>
        </w:div>
        <w:div w:id="166404247">
          <w:marLeft w:val="640"/>
          <w:marRight w:val="0"/>
          <w:marTop w:val="0"/>
          <w:marBottom w:val="0"/>
          <w:divBdr>
            <w:top w:val="none" w:sz="0" w:space="0" w:color="auto"/>
            <w:left w:val="none" w:sz="0" w:space="0" w:color="auto"/>
            <w:bottom w:val="none" w:sz="0" w:space="0" w:color="auto"/>
            <w:right w:val="none" w:sz="0" w:space="0" w:color="auto"/>
          </w:divBdr>
        </w:div>
        <w:div w:id="1076784881">
          <w:marLeft w:val="640"/>
          <w:marRight w:val="0"/>
          <w:marTop w:val="0"/>
          <w:marBottom w:val="0"/>
          <w:divBdr>
            <w:top w:val="none" w:sz="0" w:space="0" w:color="auto"/>
            <w:left w:val="none" w:sz="0" w:space="0" w:color="auto"/>
            <w:bottom w:val="none" w:sz="0" w:space="0" w:color="auto"/>
            <w:right w:val="none" w:sz="0" w:space="0" w:color="auto"/>
          </w:divBdr>
        </w:div>
        <w:div w:id="902255800">
          <w:marLeft w:val="640"/>
          <w:marRight w:val="0"/>
          <w:marTop w:val="0"/>
          <w:marBottom w:val="0"/>
          <w:divBdr>
            <w:top w:val="none" w:sz="0" w:space="0" w:color="auto"/>
            <w:left w:val="none" w:sz="0" w:space="0" w:color="auto"/>
            <w:bottom w:val="none" w:sz="0" w:space="0" w:color="auto"/>
            <w:right w:val="none" w:sz="0" w:space="0" w:color="auto"/>
          </w:divBdr>
        </w:div>
        <w:div w:id="1286158802">
          <w:marLeft w:val="640"/>
          <w:marRight w:val="0"/>
          <w:marTop w:val="0"/>
          <w:marBottom w:val="0"/>
          <w:divBdr>
            <w:top w:val="none" w:sz="0" w:space="0" w:color="auto"/>
            <w:left w:val="none" w:sz="0" w:space="0" w:color="auto"/>
            <w:bottom w:val="none" w:sz="0" w:space="0" w:color="auto"/>
            <w:right w:val="none" w:sz="0" w:space="0" w:color="auto"/>
          </w:divBdr>
        </w:div>
        <w:div w:id="744305098">
          <w:marLeft w:val="640"/>
          <w:marRight w:val="0"/>
          <w:marTop w:val="0"/>
          <w:marBottom w:val="0"/>
          <w:divBdr>
            <w:top w:val="none" w:sz="0" w:space="0" w:color="auto"/>
            <w:left w:val="none" w:sz="0" w:space="0" w:color="auto"/>
            <w:bottom w:val="none" w:sz="0" w:space="0" w:color="auto"/>
            <w:right w:val="none" w:sz="0" w:space="0" w:color="auto"/>
          </w:divBdr>
        </w:div>
        <w:div w:id="1210873979">
          <w:marLeft w:val="640"/>
          <w:marRight w:val="0"/>
          <w:marTop w:val="0"/>
          <w:marBottom w:val="0"/>
          <w:divBdr>
            <w:top w:val="none" w:sz="0" w:space="0" w:color="auto"/>
            <w:left w:val="none" w:sz="0" w:space="0" w:color="auto"/>
            <w:bottom w:val="none" w:sz="0" w:space="0" w:color="auto"/>
            <w:right w:val="none" w:sz="0" w:space="0" w:color="auto"/>
          </w:divBdr>
        </w:div>
        <w:div w:id="935211600">
          <w:marLeft w:val="640"/>
          <w:marRight w:val="0"/>
          <w:marTop w:val="0"/>
          <w:marBottom w:val="0"/>
          <w:divBdr>
            <w:top w:val="none" w:sz="0" w:space="0" w:color="auto"/>
            <w:left w:val="none" w:sz="0" w:space="0" w:color="auto"/>
            <w:bottom w:val="none" w:sz="0" w:space="0" w:color="auto"/>
            <w:right w:val="none" w:sz="0" w:space="0" w:color="auto"/>
          </w:divBdr>
        </w:div>
        <w:div w:id="131951832">
          <w:marLeft w:val="640"/>
          <w:marRight w:val="0"/>
          <w:marTop w:val="0"/>
          <w:marBottom w:val="0"/>
          <w:divBdr>
            <w:top w:val="none" w:sz="0" w:space="0" w:color="auto"/>
            <w:left w:val="none" w:sz="0" w:space="0" w:color="auto"/>
            <w:bottom w:val="none" w:sz="0" w:space="0" w:color="auto"/>
            <w:right w:val="none" w:sz="0" w:space="0" w:color="auto"/>
          </w:divBdr>
        </w:div>
        <w:div w:id="578177474">
          <w:marLeft w:val="640"/>
          <w:marRight w:val="0"/>
          <w:marTop w:val="0"/>
          <w:marBottom w:val="0"/>
          <w:divBdr>
            <w:top w:val="none" w:sz="0" w:space="0" w:color="auto"/>
            <w:left w:val="none" w:sz="0" w:space="0" w:color="auto"/>
            <w:bottom w:val="none" w:sz="0" w:space="0" w:color="auto"/>
            <w:right w:val="none" w:sz="0" w:space="0" w:color="auto"/>
          </w:divBdr>
        </w:div>
        <w:div w:id="704333591">
          <w:marLeft w:val="640"/>
          <w:marRight w:val="0"/>
          <w:marTop w:val="0"/>
          <w:marBottom w:val="0"/>
          <w:divBdr>
            <w:top w:val="none" w:sz="0" w:space="0" w:color="auto"/>
            <w:left w:val="none" w:sz="0" w:space="0" w:color="auto"/>
            <w:bottom w:val="none" w:sz="0" w:space="0" w:color="auto"/>
            <w:right w:val="none" w:sz="0" w:space="0" w:color="auto"/>
          </w:divBdr>
        </w:div>
        <w:div w:id="2110390806">
          <w:marLeft w:val="640"/>
          <w:marRight w:val="0"/>
          <w:marTop w:val="0"/>
          <w:marBottom w:val="0"/>
          <w:divBdr>
            <w:top w:val="none" w:sz="0" w:space="0" w:color="auto"/>
            <w:left w:val="none" w:sz="0" w:space="0" w:color="auto"/>
            <w:bottom w:val="none" w:sz="0" w:space="0" w:color="auto"/>
            <w:right w:val="none" w:sz="0" w:space="0" w:color="auto"/>
          </w:divBdr>
        </w:div>
        <w:div w:id="964895854">
          <w:marLeft w:val="640"/>
          <w:marRight w:val="0"/>
          <w:marTop w:val="0"/>
          <w:marBottom w:val="0"/>
          <w:divBdr>
            <w:top w:val="none" w:sz="0" w:space="0" w:color="auto"/>
            <w:left w:val="none" w:sz="0" w:space="0" w:color="auto"/>
            <w:bottom w:val="none" w:sz="0" w:space="0" w:color="auto"/>
            <w:right w:val="none" w:sz="0" w:space="0" w:color="auto"/>
          </w:divBdr>
        </w:div>
        <w:div w:id="1309628513">
          <w:marLeft w:val="640"/>
          <w:marRight w:val="0"/>
          <w:marTop w:val="0"/>
          <w:marBottom w:val="0"/>
          <w:divBdr>
            <w:top w:val="none" w:sz="0" w:space="0" w:color="auto"/>
            <w:left w:val="none" w:sz="0" w:space="0" w:color="auto"/>
            <w:bottom w:val="none" w:sz="0" w:space="0" w:color="auto"/>
            <w:right w:val="none" w:sz="0" w:space="0" w:color="auto"/>
          </w:divBdr>
        </w:div>
        <w:div w:id="2003703468">
          <w:marLeft w:val="640"/>
          <w:marRight w:val="0"/>
          <w:marTop w:val="0"/>
          <w:marBottom w:val="0"/>
          <w:divBdr>
            <w:top w:val="none" w:sz="0" w:space="0" w:color="auto"/>
            <w:left w:val="none" w:sz="0" w:space="0" w:color="auto"/>
            <w:bottom w:val="none" w:sz="0" w:space="0" w:color="auto"/>
            <w:right w:val="none" w:sz="0" w:space="0" w:color="auto"/>
          </w:divBdr>
        </w:div>
        <w:div w:id="1060136418">
          <w:marLeft w:val="640"/>
          <w:marRight w:val="0"/>
          <w:marTop w:val="0"/>
          <w:marBottom w:val="0"/>
          <w:divBdr>
            <w:top w:val="none" w:sz="0" w:space="0" w:color="auto"/>
            <w:left w:val="none" w:sz="0" w:space="0" w:color="auto"/>
            <w:bottom w:val="none" w:sz="0" w:space="0" w:color="auto"/>
            <w:right w:val="none" w:sz="0" w:space="0" w:color="auto"/>
          </w:divBdr>
        </w:div>
        <w:div w:id="740325766">
          <w:marLeft w:val="640"/>
          <w:marRight w:val="0"/>
          <w:marTop w:val="0"/>
          <w:marBottom w:val="0"/>
          <w:divBdr>
            <w:top w:val="none" w:sz="0" w:space="0" w:color="auto"/>
            <w:left w:val="none" w:sz="0" w:space="0" w:color="auto"/>
            <w:bottom w:val="none" w:sz="0" w:space="0" w:color="auto"/>
            <w:right w:val="none" w:sz="0" w:space="0" w:color="auto"/>
          </w:divBdr>
        </w:div>
        <w:div w:id="1986667825">
          <w:marLeft w:val="640"/>
          <w:marRight w:val="0"/>
          <w:marTop w:val="0"/>
          <w:marBottom w:val="0"/>
          <w:divBdr>
            <w:top w:val="none" w:sz="0" w:space="0" w:color="auto"/>
            <w:left w:val="none" w:sz="0" w:space="0" w:color="auto"/>
            <w:bottom w:val="none" w:sz="0" w:space="0" w:color="auto"/>
            <w:right w:val="none" w:sz="0" w:space="0" w:color="auto"/>
          </w:divBdr>
        </w:div>
        <w:div w:id="1014571406">
          <w:marLeft w:val="640"/>
          <w:marRight w:val="0"/>
          <w:marTop w:val="0"/>
          <w:marBottom w:val="0"/>
          <w:divBdr>
            <w:top w:val="none" w:sz="0" w:space="0" w:color="auto"/>
            <w:left w:val="none" w:sz="0" w:space="0" w:color="auto"/>
            <w:bottom w:val="none" w:sz="0" w:space="0" w:color="auto"/>
            <w:right w:val="none" w:sz="0" w:space="0" w:color="auto"/>
          </w:divBdr>
        </w:div>
        <w:div w:id="265506342">
          <w:marLeft w:val="640"/>
          <w:marRight w:val="0"/>
          <w:marTop w:val="0"/>
          <w:marBottom w:val="0"/>
          <w:divBdr>
            <w:top w:val="none" w:sz="0" w:space="0" w:color="auto"/>
            <w:left w:val="none" w:sz="0" w:space="0" w:color="auto"/>
            <w:bottom w:val="none" w:sz="0" w:space="0" w:color="auto"/>
            <w:right w:val="none" w:sz="0" w:space="0" w:color="auto"/>
          </w:divBdr>
        </w:div>
        <w:div w:id="244342005">
          <w:marLeft w:val="640"/>
          <w:marRight w:val="0"/>
          <w:marTop w:val="0"/>
          <w:marBottom w:val="0"/>
          <w:divBdr>
            <w:top w:val="none" w:sz="0" w:space="0" w:color="auto"/>
            <w:left w:val="none" w:sz="0" w:space="0" w:color="auto"/>
            <w:bottom w:val="none" w:sz="0" w:space="0" w:color="auto"/>
            <w:right w:val="none" w:sz="0" w:space="0" w:color="auto"/>
          </w:divBdr>
        </w:div>
        <w:div w:id="1794902222">
          <w:marLeft w:val="640"/>
          <w:marRight w:val="0"/>
          <w:marTop w:val="0"/>
          <w:marBottom w:val="0"/>
          <w:divBdr>
            <w:top w:val="none" w:sz="0" w:space="0" w:color="auto"/>
            <w:left w:val="none" w:sz="0" w:space="0" w:color="auto"/>
            <w:bottom w:val="none" w:sz="0" w:space="0" w:color="auto"/>
            <w:right w:val="none" w:sz="0" w:space="0" w:color="auto"/>
          </w:divBdr>
        </w:div>
        <w:div w:id="216477115">
          <w:marLeft w:val="640"/>
          <w:marRight w:val="0"/>
          <w:marTop w:val="0"/>
          <w:marBottom w:val="0"/>
          <w:divBdr>
            <w:top w:val="none" w:sz="0" w:space="0" w:color="auto"/>
            <w:left w:val="none" w:sz="0" w:space="0" w:color="auto"/>
            <w:bottom w:val="none" w:sz="0" w:space="0" w:color="auto"/>
            <w:right w:val="none" w:sz="0" w:space="0" w:color="auto"/>
          </w:divBdr>
        </w:div>
        <w:div w:id="1687125867">
          <w:marLeft w:val="640"/>
          <w:marRight w:val="0"/>
          <w:marTop w:val="0"/>
          <w:marBottom w:val="0"/>
          <w:divBdr>
            <w:top w:val="none" w:sz="0" w:space="0" w:color="auto"/>
            <w:left w:val="none" w:sz="0" w:space="0" w:color="auto"/>
            <w:bottom w:val="none" w:sz="0" w:space="0" w:color="auto"/>
            <w:right w:val="none" w:sz="0" w:space="0" w:color="auto"/>
          </w:divBdr>
        </w:div>
        <w:div w:id="287049130">
          <w:marLeft w:val="640"/>
          <w:marRight w:val="0"/>
          <w:marTop w:val="0"/>
          <w:marBottom w:val="0"/>
          <w:divBdr>
            <w:top w:val="none" w:sz="0" w:space="0" w:color="auto"/>
            <w:left w:val="none" w:sz="0" w:space="0" w:color="auto"/>
            <w:bottom w:val="none" w:sz="0" w:space="0" w:color="auto"/>
            <w:right w:val="none" w:sz="0" w:space="0" w:color="auto"/>
          </w:divBdr>
        </w:div>
        <w:div w:id="559828367">
          <w:marLeft w:val="640"/>
          <w:marRight w:val="0"/>
          <w:marTop w:val="0"/>
          <w:marBottom w:val="0"/>
          <w:divBdr>
            <w:top w:val="none" w:sz="0" w:space="0" w:color="auto"/>
            <w:left w:val="none" w:sz="0" w:space="0" w:color="auto"/>
            <w:bottom w:val="none" w:sz="0" w:space="0" w:color="auto"/>
            <w:right w:val="none" w:sz="0" w:space="0" w:color="auto"/>
          </w:divBdr>
        </w:div>
        <w:div w:id="1880430915">
          <w:marLeft w:val="640"/>
          <w:marRight w:val="0"/>
          <w:marTop w:val="0"/>
          <w:marBottom w:val="0"/>
          <w:divBdr>
            <w:top w:val="none" w:sz="0" w:space="0" w:color="auto"/>
            <w:left w:val="none" w:sz="0" w:space="0" w:color="auto"/>
            <w:bottom w:val="none" w:sz="0" w:space="0" w:color="auto"/>
            <w:right w:val="none" w:sz="0" w:space="0" w:color="auto"/>
          </w:divBdr>
        </w:div>
        <w:div w:id="785778389">
          <w:marLeft w:val="640"/>
          <w:marRight w:val="0"/>
          <w:marTop w:val="0"/>
          <w:marBottom w:val="0"/>
          <w:divBdr>
            <w:top w:val="none" w:sz="0" w:space="0" w:color="auto"/>
            <w:left w:val="none" w:sz="0" w:space="0" w:color="auto"/>
            <w:bottom w:val="none" w:sz="0" w:space="0" w:color="auto"/>
            <w:right w:val="none" w:sz="0" w:space="0" w:color="auto"/>
          </w:divBdr>
        </w:div>
        <w:div w:id="325285234">
          <w:marLeft w:val="640"/>
          <w:marRight w:val="0"/>
          <w:marTop w:val="0"/>
          <w:marBottom w:val="0"/>
          <w:divBdr>
            <w:top w:val="none" w:sz="0" w:space="0" w:color="auto"/>
            <w:left w:val="none" w:sz="0" w:space="0" w:color="auto"/>
            <w:bottom w:val="none" w:sz="0" w:space="0" w:color="auto"/>
            <w:right w:val="none" w:sz="0" w:space="0" w:color="auto"/>
          </w:divBdr>
        </w:div>
        <w:div w:id="522521808">
          <w:marLeft w:val="640"/>
          <w:marRight w:val="0"/>
          <w:marTop w:val="0"/>
          <w:marBottom w:val="0"/>
          <w:divBdr>
            <w:top w:val="none" w:sz="0" w:space="0" w:color="auto"/>
            <w:left w:val="none" w:sz="0" w:space="0" w:color="auto"/>
            <w:bottom w:val="none" w:sz="0" w:space="0" w:color="auto"/>
            <w:right w:val="none" w:sz="0" w:space="0" w:color="auto"/>
          </w:divBdr>
        </w:div>
        <w:div w:id="844124622">
          <w:marLeft w:val="640"/>
          <w:marRight w:val="0"/>
          <w:marTop w:val="0"/>
          <w:marBottom w:val="0"/>
          <w:divBdr>
            <w:top w:val="none" w:sz="0" w:space="0" w:color="auto"/>
            <w:left w:val="none" w:sz="0" w:space="0" w:color="auto"/>
            <w:bottom w:val="none" w:sz="0" w:space="0" w:color="auto"/>
            <w:right w:val="none" w:sz="0" w:space="0" w:color="auto"/>
          </w:divBdr>
        </w:div>
        <w:div w:id="691884783">
          <w:marLeft w:val="640"/>
          <w:marRight w:val="0"/>
          <w:marTop w:val="0"/>
          <w:marBottom w:val="0"/>
          <w:divBdr>
            <w:top w:val="none" w:sz="0" w:space="0" w:color="auto"/>
            <w:left w:val="none" w:sz="0" w:space="0" w:color="auto"/>
            <w:bottom w:val="none" w:sz="0" w:space="0" w:color="auto"/>
            <w:right w:val="none" w:sz="0" w:space="0" w:color="auto"/>
          </w:divBdr>
        </w:div>
        <w:div w:id="1280650977">
          <w:marLeft w:val="640"/>
          <w:marRight w:val="0"/>
          <w:marTop w:val="0"/>
          <w:marBottom w:val="0"/>
          <w:divBdr>
            <w:top w:val="none" w:sz="0" w:space="0" w:color="auto"/>
            <w:left w:val="none" w:sz="0" w:space="0" w:color="auto"/>
            <w:bottom w:val="none" w:sz="0" w:space="0" w:color="auto"/>
            <w:right w:val="none" w:sz="0" w:space="0" w:color="auto"/>
          </w:divBdr>
        </w:div>
        <w:div w:id="2112629468">
          <w:marLeft w:val="640"/>
          <w:marRight w:val="0"/>
          <w:marTop w:val="0"/>
          <w:marBottom w:val="0"/>
          <w:divBdr>
            <w:top w:val="none" w:sz="0" w:space="0" w:color="auto"/>
            <w:left w:val="none" w:sz="0" w:space="0" w:color="auto"/>
            <w:bottom w:val="none" w:sz="0" w:space="0" w:color="auto"/>
            <w:right w:val="none" w:sz="0" w:space="0" w:color="auto"/>
          </w:divBdr>
        </w:div>
        <w:div w:id="402800492">
          <w:marLeft w:val="640"/>
          <w:marRight w:val="0"/>
          <w:marTop w:val="0"/>
          <w:marBottom w:val="0"/>
          <w:divBdr>
            <w:top w:val="none" w:sz="0" w:space="0" w:color="auto"/>
            <w:left w:val="none" w:sz="0" w:space="0" w:color="auto"/>
            <w:bottom w:val="none" w:sz="0" w:space="0" w:color="auto"/>
            <w:right w:val="none" w:sz="0" w:space="0" w:color="auto"/>
          </w:divBdr>
        </w:div>
        <w:div w:id="1429738915">
          <w:marLeft w:val="640"/>
          <w:marRight w:val="0"/>
          <w:marTop w:val="0"/>
          <w:marBottom w:val="0"/>
          <w:divBdr>
            <w:top w:val="none" w:sz="0" w:space="0" w:color="auto"/>
            <w:left w:val="none" w:sz="0" w:space="0" w:color="auto"/>
            <w:bottom w:val="none" w:sz="0" w:space="0" w:color="auto"/>
            <w:right w:val="none" w:sz="0" w:space="0" w:color="auto"/>
          </w:divBdr>
        </w:div>
        <w:div w:id="1329942325">
          <w:marLeft w:val="640"/>
          <w:marRight w:val="0"/>
          <w:marTop w:val="0"/>
          <w:marBottom w:val="0"/>
          <w:divBdr>
            <w:top w:val="none" w:sz="0" w:space="0" w:color="auto"/>
            <w:left w:val="none" w:sz="0" w:space="0" w:color="auto"/>
            <w:bottom w:val="none" w:sz="0" w:space="0" w:color="auto"/>
            <w:right w:val="none" w:sz="0" w:space="0" w:color="auto"/>
          </w:divBdr>
        </w:div>
        <w:div w:id="74328901">
          <w:marLeft w:val="640"/>
          <w:marRight w:val="0"/>
          <w:marTop w:val="0"/>
          <w:marBottom w:val="0"/>
          <w:divBdr>
            <w:top w:val="none" w:sz="0" w:space="0" w:color="auto"/>
            <w:left w:val="none" w:sz="0" w:space="0" w:color="auto"/>
            <w:bottom w:val="none" w:sz="0" w:space="0" w:color="auto"/>
            <w:right w:val="none" w:sz="0" w:space="0" w:color="auto"/>
          </w:divBdr>
        </w:div>
        <w:div w:id="1613199311">
          <w:marLeft w:val="640"/>
          <w:marRight w:val="0"/>
          <w:marTop w:val="0"/>
          <w:marBottom w:val="0"/>
          <w:divBdr>
            <w:top w:val="none" w:sz="0" w:space="0" w:color="auto"/>
            <w:left w:val="none" w:sz="0" w:space="0" w:color="auto"/>
            <w:bottom w:val="none" w:sz="0" w:space="0" w:color="auto"/>
            <w:right w:val="none" w:sz="0" w:space="0" w:color="auto"/>
          </w:divBdr>
        </w:div>
        <w:div w:id="210846183">
          <w:marLeft w:val="640"/>
          <w:marRight w:val="0"/>
          <w:marTop w:val="0"/>
          <w:marBottom w:val="0"/>
          <w:divBdr>
            <w:top w:val="none" w:sz="0" w:space="0" w:color="auto"/>
            <w:left w:val="none" w:sz="0" w:space="0" w:color="auto"/>
            <w:bottom w:val="none" w:sz="0" w:space="0" w:color="auto"/>
            <w:right w:val="none" w:sz="0" w:space="0" w:color="auto"/>
          </w:divBdr>
        </w:div>
      </w:divsChild>
    </w:div>
    <w:div w:id="710692666">
      <w:marLeft w:val="480"/>
      <w:marRight w:val="0"/>
      <w:marTop w:val="0"/>
      <w:marBottom w:val="0"/>
      <w:divBdr>
        <w:top w:val="none" w:sz="0" w:space="0" w:color="auto"/>
        <w:left w:val="none" w:sz="0" w:space="0" w:color="auto"/>
        <w:bottom w:val="none" w:sz="0" w:space="0" w:color="auto"/>
        <w:right w:val="none" w:sz="0" w:space="0" w:color="auto"/>
      </w:divBdr>
    </w:div>
    <w:div w:id="712581329">
      <w:marLeft w:val="640"/>
      <w:marRight w:val="0"/>
      <w:marTop w:val="0"/>
      <w:marBottom w:val="0"/>
      <w:divBdr>
        <w:top w:val="none" w:sz="0" w:space="0" w:color="auto"/>
        <w:left w:val="none" w:sz="0" w:space="0" w:color="auto"/>
        <w:bottom w:val="none" w:sz="0" w:space="0" w:color="auto"/>
        <w:right w:val="none" w:sz="0" w:space="0" w:color="auto"/>
      </w:divBdr>
    </w:div>
    <w:div w:id="712659246">
      <w:bodyDiv w:val="1"/>
      <w:marLeft w:val="0"/>
      <w:marRight w:val="0"/>
      <w:marTop w:val="0"/>
      <w:marBottom w:val="0"/>
      <w:divBdr>
        <w:top w:val="none" w:sz="0" w:space="0" w:color="auto"/>
        <w:left w:val="none" w:sz="0" w:space="0" w:color="auto"/>
        <w:bottom w:val="none" w:sz="0" w:space="0" w:color="auto"/>
        <w:right w:val="none" w:sz="0" w:space="0" w:color="auto"/>
      </w:divBdr>
    </w:div>
    <w:div w:id="713849442">
      <w:bodyDiv w:val="1"/>
      <w:marLeft w:val="0"/>
      <w:marRight w:val="0"/>
      <w:marTop w:val="0"/>
      <w:marBottom w:val="0"/>
      <w:divBdr>
        <w:top w:val="none" w:sz="0" w:space="0" w:color="auto"/>
        <w:left w:val="none" w:sz="0" w:space="0" w:color="auto"/>
        <w:bottom w:val="none" w:sz="0" w:space="0" w:color="auto"/>
        <w:right w:val="none" w:sz="0" w:space="0" w:color="auto"/>
      </w:divBdr>
      <w:divsChild>
        <w:div w:id="118838709">
          <w:marLeft w:val="480"/>
          <w:marRight w:val="0"/>
          <w:marTop w:val="0"/>
          <w:marBottom w:val="0"/>
          <w:divBdr>
            <w:top w:val="none" w:sz="0" w:space="0" w:color="auto"/>
            <w:left w:val="none" w:sz="0" w:space="0" w:color="auto"/>
            <w:bottom w:val="none" w:sz="0" w:space="0" w:color="auto"/>
            <w:right w:val="none" w:sz="0" w:space="0" w:color="auto"/>
          </w:divBdr>
        </w:div>
        <w:div w:id="181283042">
          <w:marLeft w:val="480"/>
          <w:marRight w:val="0"/>
          <w:marTop w:val="0"/>
          <w:marBottom w:val="0"/>
          <w:divBdr>
            <w:top w:val="none" w:sz="0" w:space="0" w:color="auto"/>
            <w:left w:val="none" w:sz="0" w:space="0" w:color="auto"/>
            <w:bottom w:val="none" w:sz="0" w:space="0" w:color="auto"/>
            <w:right w:val="none" w:sz="0" w:space="0" w:color="auto"/>
          </w:divBdr>
        </w:div>
        <w:div w:id="216547291">
          <w:marLeft w:val="480"/>
          <w:marRight w:val="0"/>
          <w:marTop w:val="0"/>
          <w:marBottom w:val="0"/>
          <w:divBdr>
            <w:top w:val="none" w:sz="0" w:space="0" w:color="auto"/>
            <w:left w:val="none" w:sz="0" w:space="0" w:color="auto"/>
            <w:bottom w:val="none" w:sz="0" w:space="0" w:color="auto"/>
            <w:right w:val="none" w:sz="0" w:space="0" w:color="auto"/>
          </w:divBdr>
        </w:div>
        <w:div w:id="256334192">
          <w:marLeft w:val="480"/>
          <w:marRight w:val="0"/>
          <w:marTop w:val="0"/>
          <w:marBottom w:val="0"/>
          <w:divBdr>
            <w:top w:val="none" w:sz="0" w:space="0" w:color="auto"/>
            <w:left w:val="none" w:sz="0" w:space="0" w:color="auto"/>
            <w:bottom w:val="none" w:sz="0" w:space="0" w:color="auto"/>
            <w:right w:val="none" w:sz="0" w:space="0" w:color="auto"/>
          </w:divBdr>
        </w:div>
        <w:div w:id="301543257">
          <w:marLeft w:val="480"/>
          <w:marRight w:val="0"/>
          <w:marTop w:val="0"/>
          <w:marBottom w:val="0"/>
          <w:divBdr>
            <w:top w:val="none" w:sz="0" w:space="0" w:color="auto"/>
            <w:left w:val="none" w:sz="0" w:space="0" w:color="auto"/>
            <w:bottom w:val="none" w:sz="0" w:space="0" w:color="auto"/>
            <w:right w:val="none" w:sz="0" w:space="0" w:color="auto"/>
          </w:divBdr>
        </w:div>
        <w:div w:id="523053220">
          <w:marLeft w:val="480"/>
          <w:marRight w:val="0"/>
          <w:marTop w:val="0"/>
          <w:marBottom w:val="0"/>
          <w:divBdr>
            <w:top w:val="none" w:sz="0" w:space="0" w:color="auto"/>
            <w:left w:val="none" w:sz="0" w:space="0" w:color="auto"/>
            <w:bottom w:val="none" w:sz="0" w:space="0" w:color="auto"/>
            <w:right w:val="none" w:sz="0" w:space="0" w:color="auto"/>
          </w:divBdr>
        </w:div>
        <w:div w:id="549271618">
          <w:marLeft w:val="480"/>
          <w:marRight w:val="0"/>
          <w:marTop w:val="0"/>
          <w:marBottom w:val="0"/>
          <w:divBdr>
            <w:top w:val="none" w:sz="0" w:space="0" w:color="auto"/>
            <w:left w:val="none" w:sz="0" w:space="0" w:color="auto"/>
            <w:bottom w:val="none" w:sz="0" w:space="0" w:color="auto"/>
            <w:right w:val="none" w:sz="0" w:space="0" w:color="auto"/>
          </w:divBdr>
        </w:div>
        <w:div w:id="581061516">
          <w:marLeft w:val="480"/>
          <w:marRight w:val="0"/>
          <w:marTop w:val="0"/>
          <w:marBottom w:val="0"/>
          <w:divBdr>
            <w:top w:val="none" w:sz="0" w:space="0" w:color="auto"/>
            <w:left w:val="none" w:sz="0" w:space="0" w:color="auto"/>
            <w:bottom w:val="none" w:sz="0" w:space="0" w:color="auto"/>
            <w:right w:val="none" w:sz="0" w:space="0" w:color="auto"/>
          </w:divBdr>
        </w:div>
        <w:div w:id="585919060">
          <w:marLeft w:val="480"/>
          <w:marRight w:val="0"/>
          <w:marTop w:val="0"/>
          <w:marBottom w:val="0"/>
          <w:divBdr>
            <w:top w:val="none" w:sz="0" w:space="0" w:color="auto"/>
            <w:left w:val="none" w:sz="0" w:space="0" w:color="auto"/>
            <w:bottom w:val="none" w:sz="0" w:space="0" w:color="auto"/>
            <w:right w:val="none" w:sz="0" w:space="0" w:color="auto"/>
          </w:divBdr>
        </w:div>
        <w:div w:id="593705029">
          <w:marLeft w:val="480"/>
          <w:marRight w:val="0"/>
          <w:marTop w:val="0"/>
          <w:marBottom w:val="0"/>
          <w:divBdr>
            <w:top w:val="none" w:sz="0" w:space="0" w:color="auto"/>
            <w:left w:val="none" w:sz="0" w:space="0" w:color="auto"/>
            <w:bottom w:val="none" w:sz="0" w:space="0" w:color="auto"/>
            <w:right w:val="none" w:sz="0" w:space="0" w:color="auto"/>
          </w:divBdr>
        </w:div>
        <w:div w:id="602230873">
          <w:marLeft w:val="480"/>
          <w:marRight w:val="0"/>
          <w:marTop w:val="0"/>
          <w:marBottom w:val="0"/>
          <w:divBdr>
            <w:top w:val="none" w:sz="0" w:space="0" w:color="auto"/>
            <w:left w:val="none" w:sz="0" w:space="0" w:color="auto"/>
            <w:bottom w:val="none" w:sz="0" w:space="0" w:color="auto"/>
            <w:right w:val="none" w:sz="0" w:space="0" w:color="auto"/>
          </w:divBdr>
        </w:div>
        <w:div w:id="678510473">
          <w:marLeft w:val="480"/>
          <w:marRight w:val="0"/>
          <w:marTop w:val="0"/>
          <w:marBottom w:val="0"/>
          <w:divBdr>
            <w:top w:val="none" w:sz="0" w:space="0" w:color="auto"/>
            <w:left w:val="none" w:sz="0" w:space="0" w:color="auto"/>
            <w:bottom w:val="none" w:sz="0" w:space="0" w:color="auto"/>
            <w:right w:val="none" w:sz="0" w:space="0" w:color="auto"/>
          </w:divBdr>
        </w:div>
        <w:div w:id="681663310">
          <w:marLeft w:val="480"/>
          <w:marRight w:val="0"/>
          <w:marTop w:val="0"/>
          <w:marBottom w:val="0"/>
          <w:divBdr>
            <w:top w:val="none" w:sz="0" w:space="0" w:color="auto"/>
            <w:left w:val="none" w:sz="0" w:space="0" w:color="auto"/>
            <w:bottom w:val="none" w:sz="0" w:space="0" w:color="auto"/>
            <w:right w:val="none" w:sz="0" w:space="0" w:color="auto"/>
          </w:divBdr>
        </w:div>
        <w:div w:id="693190665">
          <w:marLeft w:val="480"/>
          <w:marRight w:val="0"/>
          <w:marTop w:val="0"/>
          <w:marBottom w:val="0"/>
          <w:divBdr>
            <w:top w:val="none" w:sz="0" w:space="0" w:color="auto"/>
            <w:left w:val="none" w:sz="0" w:space="0" w:color="auto"/>
            <w:bottom w:val="none" w:sz="0" w:space="0" w:color="auto"/>
            <w:right w:val="none" w:sz="0" w:space="0" w:color="auto"/>
          </w:divBdr>
        </w:div>
        <w:div w:id="708606175">
          <w:marLeft w:val="480"/>
          <w:marRight w:val="0"/>
          <w:marTop w:val="0"/>
          <w:marBottom w:val="0"/>
          <w:divBdr>
            <w:top w:val="none" w:sz="0" w:space="0" w:color="auto"/>
            <w:left w:val="none" w:sz="0" w:space="0" w:color="auto"/>
            <w:bottom w:val="none" w:sz="0" w:space="0" w:color="auto"/>
            <w:right w:val="none" w:sz="0" w:space="0" w:color="auto"/>
          </w:divBdr>
        </w:div>
        <w:div w:id="808598043">
          <w:marLeft w:val="480"/>
          <w:marRight w:val="0"/>
          <w:marTop w:val="0"/>
          <w:marBottom w:val="0"/>
          <w:divBdr>
            <w:top w:val="none" w:sz="0" w:space="0" w:color="auto"/>
            <w:left w:val="none" w:sz="0" w:space="0" w:color="auto"/>
            <w:bottom w:val="none" w:sz="0" w:space="0" w:color="auto"/>
            <w:right w:val="none" w:sz="0" w:space="0" w:color="auto"/>
          </w:divBdr>
        </w:div>
        <w:div w:id="814028035">
          <w:marLeft w:val="480"/>
          <w:marRight w:val="0"/>
          <w:marTop w:val="0"/>
          <w:marBottom w:val="0"/>
          <w:divBdr>
            <w:top w:val="none" w:sz="0" w:space="0" w:color="auto"/>
            <w:left w:val="none" w:sz="0" w:space="0" w:color="auto"/>
            <w:bottom w:val="none" w:sz="0" w:space="0" w:color="auto"/>
            <w:right w:val="none" w:sz="0" w:space="0" w:color="auto"/>
          </w:divBdr>
        </w:div>
        <w:div w:id="900212083">
          <w:marLeft w:val="480"/>
          <w:marRight w:val="0"/>
          <w:marTop w:val="0"/>
          <w:marBottom w:val="0"/>
          <w:divBdr>
            <w:top w:val="none" w:sz="0" w:space="0" w:color="auto"/>
            <w:left w:val="none" w:sz="0" w:space="0" w:color="auto"/>
            <w:bottom w:val="none" w:sz="0" w:space="0" w:color="auto"/>
            <w:right w:val="none" w:sz="0" w:space="0" w:color="auto"/>
          </w:divBdr>
        </w:div>
        <w:div w:id="955336426">
          <w:marLeft w:val="480"/>
          <w:marRight w:val="0"/>
          <w:marTop w:val="0"/>
          <w:marBottom w:val="0"/>
          <w:divBdr>
            <w:top w:val="none" w:sz="0" w:space="0" w:color="auto"/>
            <w:left w:val="none" w:sz="0" w:space="0" w:color="auto"/>
            <w:bottom w:val="none" w:sz="0" w:space="0" w:color="auto"/>
            <w:right w:val="none" w:sz="0" w:space="0" w:color="auto"/>
          </w:divBdr>
        </w:div>
        <w:div w:id="997802508">
          <w:marLeft w:val="480"/>
          <w:marRight w:val="0"/>
          <w:marTop w:val="0"/>
          <w:marBottom w:val="0"/>
          <w:divBdr>
            <w:top w:val="none" w:sz="0" w:space="0" w:color="auto"/>
            <w:left w:val="none" w:sz="0" w:space="0" w:color="auto"/>
            <w:bottom w:val="none" w:sz="0" w:space="0" w:color="auto"/>
            <w:right w:val="none" w:sz="0" w:space="0" w:color="auto"/>
          </w:divBdr>
        </w:div>
        <w:div w:id="1041370042">
          <w:marLeft w:val="480"/>
          <w:marRight w:val="0"/>
          <w:marTop w:val="0"/>
          <w:marBottom w:val="0"/>
          <w:divBdr>
            <w:top w:val="none" w:sz="0" w:space="0" w:color="auto"/>
            <w:left w:val="none" w:sz="0" w:space="0" w:color="auto"/>
            <w:bottom w:val="none" w:sz="0" w:space="0" w:color="auto"/>
            <w:right w:val="none" w:sz="0" w:space="0" w:color="auto"/>
          </w:divBdr>
        </w:div>
        <w:div w:id="1046494296">
          <w:marLeft w:val="480"/>
          <w:marRight w:val="0"/>
          <w:marTop w:val="0"/>
          <w:marBottom w:val="0"/>
          <w:divBdr>
            <w:top w:val="none" w:sz="0" w:space="0" w:color="auto"/>
            <w:left w:val="none" w:sz="0" w:space="0" w:color="auto"/>
            <w:bottom w:val="none" w:sz="0" w:space="0" w:color="auto"/>
            <w:right w:val="none" w:sz="0" w:space="0" w:color="auto"/>
          </w:divBdr>
        </w:div>
        <w:div w:id="1087113630">
          <w:marLeft w:val="480"/>
          <w:marRight w:val="0"/>
          <w:marTop w:val="0"/>
          <w:marBottom w:val="0"/>
          <w:divBdr>
            <w:top w:val="none" w:sz="0" w:space="0" w:color="auto"/>
            <w:left w:val="none" w:sz="0" w:space="0" w:color="auto"/>
            <w:bottom w:val="none" w:sz="0" w:space="0" w:color="auto"/>
            <w:right w:val="none" w:sz="0" w:space="0" w:color="auto"/>
          </w:divBdr>
        </w:div>
        <w:div w:id="1129083953">
          <w:marLeft w:val="480"/>
          <w:marRight w:val="0"/>
          <w:marTop w:val="0"/>
          <w:marBottom w:val="0"/>
          <w:divBdr>
            <w:top w:val="none" w:sz="0" w:space="0" w:color="auto"/>
            <w:left w:val="none" w:sz="0" w:space="0" w:color="auto"/>
            <w:bottom w:val="none" w:sz="0" w:space="0" w:color="auto"/>
            <w:right w:val="none" w:sz="0" w:space="0" w:color="auto"/>
          </w:divBdr>
        </w:div>
        <w:div w:id="1143351376">
          <w:marLeft w:val="480"/>
          <w:marRight w:val="0"/>
          <w:marTop w:val="0"/>
          <w:marBottom w:val="0"/>
          <w:divBdr>
            <w:top w:val="none" w:sz="0" w:space="0" w:color="auto"/>
            <w:left w:val="none" w:sz="0" w:space="0" w:color="auto"/>
            <w:bottom w:val="none" w:sz="0" w:space="0" w:color="auto"/>
            <w:right w:val="none" w:sz="0" w:space="0" w:color="auto"/>
          </w:divBdr>
        </w:div>
        <w:div w:id="1279752078">
          <w:marLeft w:val="480"/>
          <w:marRight w:val="0"/>
          <w:marTop w:val="0"/>
          <w:marBottom w:val="0"/>
          <w:divBdr>
            <w:top w:val="none" w:sz="0" w:space="0" w:color="auto"/>
            <w:left w:val="none" w:sz="0" w:space="0" w:color="auto"/>
            <w:bottom w:val="none" w:sz="0" w:space="0" w:color="auto"/>
            <w:right w:val="none" w:sz="0" w:space="0" w:color="auto"/>
          </w:divBdr>
        </w:div>
        <w:div w:id="1284071219">
          <w:marLeft w:val="480"/>
          <w:marRight w:val="0"/>
          <w:marTop w:val="0"/>
          <w:marBottom w:val="0"/>
          <w:divBdr>
            <w:top w:val="none" w:sz="0" w:space="0" w:color="auto"/>
            <w:left w:val="none" w:sz="0" w:space="0" w:color="auto"/>
            <w:bottom w:val="none" w:sz="0" w:space="0" w:color="auto"/>
            <w:right w:val="none" w:sz="0" w:space="0" w:color="auto"/>
          </w:divBdr>
        </w:div>
        <w:div w:id="1330519297">
          <w:marLeft w:val="480"/>
          <w:marRight w:val="0"/>
          <w:marTop w:val="0"/>
          <w:marBottom w:val="0"/>
          <w:divBdr>
            <w:top w:val="none" w:sz="0" w:space="0" w:color="auto"/>
            <w:left w:val="none" w:sz="0" w:space="0" w:color="auto"/>
            <w:bottom w:val="none" w:sz="0" w:space="0" w:color="auto"/>
            <w:right w:val="none" w:sz="0" w:space="0" w:color="auto"/>
          </w:divBdr>
        </w:div>
        <w:div w:id="1385829312">
          <w:marLeft w:val="480"/>
          <w:marRight w:val="0"/>
          <w:marTop w:val="0"/>
          <w:marBottom w:val="0"/>
          <w:divBdr>
            <w:top w:val="none" w:sz="0" w:space="0" w:color="auto"/>
            <w:left w:val="none" w:sz="0" w:space="0" w:color="auto"/>
            <w:bottom w:val="none" w:sz="0" w:space="0" w:color="auto"/>
            <w:right w:val="none" w:sz="0" w:space="0" w:color="auto"/>
          </w:divBdr>
        </w:div>
        <w:div w:id="1419014903">
          <w:marLeft w:val="480"/>
          <w:marRight w:val="0"/>
          <w:marTop w:val="0"/>
          <w:marBottom w:val="0"/>
          <w:divBdr>
            <w:top w:val="none" w:sz="0" w:space="0" w:color="auto"/>
            <w:left w:val="none" w:sz="0" w:space="0" w:color="auto"/>
            <w:bottom w:val="none" w:sz="0" w:space="0" w:color="auto"/>
            <w:right w:val="none" w:sz="0" w:space="0" w:color="auto"/>
          </w:divBdr>
        </w:div>
        <w:div w:id="1431731986">
          <w:marLeft w:val="480"/>
          <w:marRight w:val="0"/>
          <w:marTop w:val="0"/>
          <w:marBottom w:val="0"/>
          <w:divBdr>
            <w:top w:val="none" w:sz="0" w:space="0" w:color="auto"/>
            <w:left w:val="none" w:sz="0" w:space="0" w:color="auto"/>
            <w:bottom w:val="none" w:sz="0" w:space="0" w:color="auto"/>
            <w:right w:val="none" w:sz="0" w:space="0" w:color="auto"/>
          </w:divBdr>
        </w:div>
        <w:div w:id="1454708300">
          <w:marLeft w:val="480"/>
          <w:marRight w:val="0"/>
          <w:marTop w:val="0"/>
          <w:marBottom w:val="0"/>
          <w:divBdr>
            <w:top w:val="none" w:sz="0" w:space="0" w:color="auto"/>
            <w:left w:val="none" w:sz="0" w:space="0" w:color="auto"/>
            <w:bottom w:val="none" w:sz="0" w:space="0" w:color="auto"/>
            <w:right w:val="none" w:sz="0" w:space="0" w:color="auto"/>
          </w:divBdr>
        </w:div>
        <w:div w:id="1458841818">
          <w:marLeft w:val="480"/>
          <w:marRight w:val="0"/>
          <w:marTop w:val="0"/>
          <w:marBottom w:val="0"/>
          <w:divBdr>
            <w:top w:val="none" w:sz="0" w:space="0" w:color="auto"/>
            <w:left w:val="none" w:sz="0" w:space="0" w:color="auto"/>
            <w:bottom w:val="none" w:sz="0" w:space="0" w:color="auto"/>
            <w:right w:val="none" w:sz="0" w:space="0" w:color="auto"/>
          </w:divBdr>
        </w:div>
        <w:div w:id="1569997797">
          <w:marLeft w:val="480"/>
          <w:marRight w:val="0"/>
          <w:marTop w:val="0"/>
          <w:marBottom w:val="0"/>
          <w:divBdr>
            <w:top w:val="none" w:sz="0" w:space="0" w:color="auto"/>
            <w:left w:val="none" w:sz="0" w:space="0" w:color="auto"/>
            <w:bottom w:val="none" w:sz="0" w:space="0" w:color="auto"/>
            <w:right w:val="none" w:sz="0" w:space="0" w:color="auto"/>
          </w:divBdr>
        </w:div>
        <w:div w:id="1580091246">
          <w:marLeft w:val="480"/>
          <w:marRight w:val="0"/>
          <w:marTop w:val="0"/>
          <w:marBottom w:val="0"/>
          <w:divBdr>
            <w:top w:val="none" w:sz="0" w:space="0" w:color="auto"/>
            <w:left w:val="none" w:sz="0" w:space="0" w:color="auto"/>
            <w:bottom w:val="none" w:sz="0" w:space="0" w:color="auto"/>
            <w:right w:val="none" w:sz="0" w:space="0" w:color="auto"/>
          </w:divBdr>
        </w:div>
        <w:div w:id="1607613682">
          <w:marLeft w:val="480"/>
          <w:marRight w:val="0"/>
          <w:marTop w:val="0"/>
          <w:marBottom w:val="0"/>
          <w:divBdr>
            <w:top w:val="none" w:sz="0" w:space="0" w:color="auto"/>
            <w:left w:val="none" w:sz="0" w:space="0" w:color="auto"/>
            <w:bottom w:val="none" w:sz="0" w:space="0" w:color="auto"/>
            <w:right w:val="none" w:sz="0" w:space="0" w:color="auto"/>
          </w:divBdr>
        </w:div>
        <w:div w:id="1612979768">
          <w:marLeft w:val="480"/>
          <w:marRight w:val="0"/>
          <w:marTop w:val="0"/>
          <w:marBottom w:val="0"/>
          <w:divBdr>
            <w:top w:val="none" w:sz="0" w:space="0" w:color="auto"/>
            <w:left w:val="none" w:sz="0" w:space="0" w:color="auto"/>
            <w:bottom w:val="none" w:sz="0" w:space="0" w:color="auto"/>
            <w:right w:val="none" w:sz="0" w:space="0" w:color="auto"/>
          </w:divBdr>
        </w:div>
        <w:div w:id="1645432079">
          <w:marLeft w:val="480"/>
          <w:marRight w:val="0"/>
          <w:marTop w:val="0"/>
          <w:marBottom w:val="0"/>
          <w:divBdr>
            <w:top w:val="none" w:sz="0" w:space="0" w:color="auto"/>
            <w:left w:val="none" w:sz="0" w:space="0" w:color="auto"/>
            <w:bottom w:val="none" w:sz="0" w:space="0" w:color="auto"/>
            <w:right w:val="none" w:sz="0" w:space="0" w:color="auto"/>
          </w:divBdr>
        </w:div>
        <w:div w:id="1662806015">
          <w:marLeft w:val="480"/>
          <w:marRight w:val="0"/>
          <w:marTop w:val="0"/>
          <w:marBottom w:val="0"/>
          <w:divBdr>
            <w:top w:val="none" w:sz="0" w:space="0" w:color="auto"/>
            <w:left w:val="none" w:sz="0" w:space="0" w:color="auto"/>
            <w:bottom w:val="none" w:sz="0" w:space="0" w:color="auto"/>
            <w:right w:val="none" w:sz="0" w:space="0" w:color="auto"/>
          </w:divBdr>
        </w:div>
        <w:div w:id="1668752779">
          <w:marLeft w:val="480"/>
          <w:marRight w:val="0"/>
          <w:marTop w:val="0"/>
          <w:marBottom w:val="0"/>
          <w:divBdr>
            <w:top w:val="none" w:sz="0" w:space="0" w:color="auto"/>
            <w:left w:val="none" w:sz="0" w:space="0" w:color="auto"/>
            <w:bottom w:val="none" w:sz="0" w:space="0" w:color="auto"/>
            <w:right w:val="none" w:sz="0" w:space="0" w:color="auto"/>
          </w:divBdr>
        </w:div>
        <w:div w:id="1795126992">
          <w:marLeft w:val="480"/>
          <w:marRight w:val="0"/>
          <w:marTop w:val="0"/>
          <w:marBottom w:val="0"/>
          <w:divBdr>
            <w:top w:val="none" w:sz="0" w:space="0" w:color="auto"/>
            <w:left w:val="none" w:sz="0" w:space="0" w:color="auto"/>
            <w:bottom w:val="none" w:sz="0" w:space="0" w:color="auto"/>
            <w:right w:val="none" w:sz="0" w:space="0" w:color="auto"/>
          </w:divBdr>
        </w:div>
        <w:div w:id="1805923373">
          <w:marLeft w:val="480"/>
          <w:marRight w:val="0"/>
          <w:marTop w:val="0"/>
          <w:marBottom w:val="0"/>
          <w:divBdr>
            <w:top w:val="none" w:sz="0" w:space="0" w:color="auto"/>
            <w:left w:val="none" w:sz="0" w:space="0" w:color="auto"/>
            <w:bottom w:val="none" w:sz="0" w:space="0" w:color="auto"/>
            <w:right w:val="none" w:sz="0" w:space="0" w:color="auto"/>
          </w:divBdr>
        </w:div>
        <w:div w:id="1822189999">
          <w:marLeft w:val="480"/>
          <w:marRight w:val="0"/>
          <w:marTop w:val="0"/>
          <w:marBottom w:val="0"/>
          <w:divBdr>
            <w:top w:val="none" w:sz="0" w:space="0" w:color="auto"/>
            <w:left w:val="none" w:sz="0" w:space="0" w:color="auto"/>
            <w:bottom w:val="none" w:sz="0" w:space="0" w:color="auto"/>
            <w:right w:val="none" w:sz="0" w:space="0" w:color="auto"/>
          </w:divBdr>
        </w:div>
        <w:div w:id="1858763562">
          <w:marLeft w:val="480"/>
          <w:marRight w:val="0"/>
          <w:marTop w:val="0"/>
          <w:marBottom w:val="0"/>
          <w:divBdr>
            <w:top w:val="none" w:sz="0" w:space="0" w:color="auto"/>
            <w:left w:val="none" w:sz="0" w:space="0" w:color="auto"/>
            <w:bottom w:val="none" w:sz="0" w:space="0" w:color="auto"/>
            <w:right w:val="none" w:sz="0" w:space="0" w:color="auto"/>
          </w:divBdr>
        </w:div>
        <w:div w:id="1873306181">
          <w:marLeft w:val="480"/>
          <w:marRight w:val="0"/>
          <w:marTop w:val="0"/>
          <w:marBottom w:val="0"/>
          <w:divBdr>
            <w:top w:val="none" w:sz="0" w:space="0" w:color="auto"/>
            <w:left w:val="none" w:sz="0" w:space="0" w:color="auto"/>
            <w:bottom w:val="none" w:sz="0" w:space="0" w:color="auto"/>
            <w:right w:val="none" w:sz="0" w:space="0" w:color="auto"/>
          </w:divBdr>
        </w:div>
        <w:div w:id="1923221715">
          <w:marLeft w:val="480"/>
          <w:marRight w:val="0"/>
          <w:marTop w:val="0"/>
          <w:marBottom w:val="0"/>
          <w:divBdr>
            <w:top w:val="none" w:sz="0" w:space="0" w:color="auto"/>
            <w:left w:val="none" w:sz="0" w:space="0" w:color="auto"/>
            <w:bottom w:val="none" w:sz="0" w:space="0" w:color="auto"/>
            <w:right w:val="none" w:sz="0" w:space="0" w:color="auto"/>
          </w:divBdr>
        </w:div>
        <w:div w:id="1934360737">
          <w:marLeft w:val="480"/>
          <w:marRight w:val="0"/>
          <w:marTop w:val="0"/>
          <w:marBottom w:val="0"/>
          <w:divBdr>
            <w:top w:val="none" w:sz="0" w:space="0" w:color="auto"/>
            <w:left w:val="none" w:sz="0" w:space="0" w:color="auto"/>
            <w:bottom w:val="none" w:sz="0" w:space="0" w:color="auto"/>
            <w:right w:val="none" w:sz="0" w:space="0" w:color="auto"/>
          </w:divBdr>
        </w:div>
        <w:div w:id="1981380939">
          <w:marLeft w:val="480"/>
          <w:marRight w:val="0"/>
          <w:marTop w:val="0"/>
          <w:marBottom w:val="0"/>
          <w:divBdr>
            <w:top w:val="none" w:sz="0" w:space="0" w:color="auto"/>
            <w:left w:val="none" w:sz="0" w:space="0" w:color="auto"/>
            <w:bottom w:val="none" w:sz="0" w:space="0" w:color="auto"/>
            <w:right w:val="none" w:sz="0" w:space="0" w:color="auto"/>
          </w:divBdr>
        </w:div>
        <w:div w:id="2122912941">
          <w:marLeft w:val="480"/>
          <w:marRight w:val="0"/>
          <w:marTop w:val="0"/>
          <w:marBottom w:val="0"/>
          <w:divBdr>
            <w:top w:val="none" w:sz="0" w:space="0" w:color="auto"/>
            <w:left w:val="none" w:sz="0" w:space="0" w:color="auto"/>
            <w:bottom w:val="none" w:sz="0" w:space="0" w:color="auto"/>
            <w:right w:val="none" w:sz="0" w:space="0" w:color="auto"/>
          </w:divBdr>
        </w:div>
        <w:div w:id="2126460476">
          <w:marLeft w:val="480"/>
          <w:marRight w:val="0"/>
          <w:marTop w:val="0"/>
          <w:marBottom w:val="0"/>
          <w:divBdr>
            <w:top w:val="none" w:sz="0" w:space="0" w:color="auto"/>
            <w:left w:val="none" w:sz="0" w:space="0" w:color="auto"/>
            <w:bottom w:val="none" w:sz="0" w:space="0" w:color="auto"/>
            <w:right w:val="none" w:sz="0" w:space="0" w:color="auto"/>
          </w:divBdr>
        </w:div>
      </w:divsChild>
    </w:div>
    <w:div w:id="714161018">
      <w:marLeft w:val="480"/>
      <w:marRight w:val="0"/>
      <w:marTop w:val="0"/>
      <w:marBottom w:val="0"/>
      <w:divBdr>
        <w:top w:val="none" w:sz="0" w:space="0" w:color="auto"/>
        <w:left w:val="none" w:sz="0" w:space="0" w:color="auto"/>
        <w:bottom w:val="none" w:sz="0" w:space="0" w:color="auto"/>
        <w:right w:val="none" w:sz="0" w:space="0" w:color="auto"/>
      </w:divBdr>
    </w:div>
    <w:div w:id="714819887">
      <w:bodyDiv w:val="1"/>
      <w:marLeft w:val="0"/>
      <w:marRight w:val="0"/>
      <w:marTop w:val="0"/>
      <w:marBottom w:val="0"/>
      <w:divBdr>
        <w:top w:val="none" w:sz="0" w:space="0" w:color="auto"/>
        <w:left w:val="none" w:sz="0" w:space="0" w:color="auto"/>
        <w:bottom w:val="none" w:sz="0" w:space="0" w:color="auto"/>
        <w:right w:val="none" w:sz="0" w:space="0" w:color="auto"/>
      </w:divBdr>
    </w:div>
    <w:div w:id="715160575">
      <w:marLeft w:val="480"/>
      <w:marRight w:val="0"/>
      <w:marTop w:val="0"/>
      <w:marBottom w:val="0"/>
      <w:divBdr>
        <w:top w:val="none" w:sz="0" w:space="0" w:color="auto"/>
        <w:left w:val="none" w:sz="0" w:space="0" w:color="auto"/>
        <w:bottom w:val="none" w:sz="0" w:space="0" w:color="auto"/>
        <w:right w:val="none" w:sz="0" w:space="0" w:color="auto"/>
      </w:divBdr>
    </w:div>
    <w:div w:id="716272315">
      <w:marLeft w:val="480"/>
      <w:marRight w:val="0"/>
      <w:marTop w:val="0"/>
      <w:marBottom w:val="0"/>
      <w:divBdr>
        <w:top w:val="none" w:sz="0" w:space="0" w:color="auto"/>
        <w:left w:val="none" w:sz="0" w:space="0" w:color="auto"/>
        <w:bottom w:val="none" w:sz="0" w:space="0" w:color="auto"/>
        <w:right w:val="none" w:sz="0" w:space="0" w:color="auto"/>
      </w:divBdr>
    </w:div>
    <w:div w:id="716510453">
      <w:bodyDiv w:val="1"/>
      <w:marLeft w:val="0"/>
      <w:marRight w:val="0"/>
      <w:marTop w:val="0"/>
      <w:marBottom w:val="0"/>
      <w:divBdr>
        <w:top w:val="none" w:sz="0" w:space="0" w:color="auto"/>
        <w:left w:val="none" w:sz="0" w:space="0" w:color="auto"/>
        <w:bottom w:val="none" w:sz="0" w:space="0" w:color="auto"/>
        <w:right w:val="none" w:sz="0" w:space="0" w:color="auto"/>
      </w:divBdr>
    </w:div>
    <w:div w:id="718165355">
      <w:marLeft w:val="640"/>
      <w:marRight w:val="0"/>
      <w:marTop w:val="0"/>
      <w:marBottom w:val="0"/>
      <w:divBdr>
        <w:top w:val="none" w:sz="0" w:space="0" w:color="auto"/>
        <w:left w:val="none" w:sz="0" w:space="0" w:color="auto"/>
        <w:bottom w:val="none" w:sz="0" w:space="0" w:color="auto"/>
        <w:right w:val="none" w:sz="0" w:space="0" w:color="auto"/>
      </w:divBdr>
    </w:div>
    <w:div w:id="719130557">
      <w:bodyDiv w:val="1"/>
      <w:marLeft w:val="0"/>
      <w:marRight w:val="0"/>
      <w:marTop w:val="0"/>
      <w:marBottom w:val="0"/>
      <w:divBdr>
        <w:top w:val="none" w:sz="0" w:space="0" w:color="auto"/>
        <w:left w:val="none" w:sz="0" w:space="0" w:color="auto"/>
        <w:bottom w:val="none" w:sz="0" w:space="0" w:color="auto"/>
        <w:right w:val="none" w:sz="0" w:space="0" w:color="auto"/>
      </w:divBdr>
      <w:divsChild>
        <w:div w:id="48462355">
          <w:marLeft w:val="480"/>
          <w:marRight w:val="0"/>
          <w:marTop w:val="0"/>
          <w:marBottom w:val="0"/>
          <w:divBdr>
            <w:top w:val="none" w:sz="0" w:space="0" w:color="auto"/>
            <w:left w:val="none" w:sz="0" w:space="0" w:color="auto"/>
            <w:bottom w:val="none" w:sz="0" w:space="0" w:color="auto"/>
            <w:right w:val="none" w:sz="0" w:space="0" w:color="auto"/>
          </w:divBdr>
        </w:div>
        <w:div w:id="141773961">
          <w:marLeft w:val="480"/>
          <w:marRight w:val="0"/>
          <w:marTop w:val="0"/>
          <w:marBottom w:val="0"/>
          <w:divBdr>
            <w:top w:val="none" w:sz="0" w:space="0" w:color="auto"/>
            <w:left w:val="none" w:sz="0" w:space="0" w:color="auto"/>
            <w:bottom w:val="none" w:sz="0" w:space="0" w:color="auto"/>
            <w:right w:val="none" w:sz="0" w:space="0" w:color="auto"/>
          </w:divBdr>
        </w:div>
        <w:div w:id="231887146">
          <w:marLeft w:val="480"/>
          <w:marRight w:val="0"/>
          <w:marTop w:val="0"/>
          <w:marBottom w:val="0"/>
          <w:divBdr>
            <w:top w:val="none" w:sz="0" w:space="0" w:color="auto"/>
            <w:left w:val="none" w:sz="0" w:space="0" w:color="auto"/>
            <w:bottom w:val="none" w:sz="0" w:space="0" w:color="auto"/>
            <w:right w:val="none" w:sz="0" w:space="0" w:color="auto"/>
          </w:divBdr>
        </w:div>
        <w:div w:id="906264206">
          <w:marLeft w:val="480"/>
          <w:marRight w:val="0"/>
          <w:marTop w:val="0"/>
          <w:marBottom w:val="0"/>
          <w:divBdr>
            <w:top w:val="none" w:sz="0" w:space="0" w:color="auto"/>
            <w:left w:val="none" w:sz="0" w:space="0" w:color="auto"/>
            <w:bottom w:val="none" w:sz="0" w:space="0" w:color="auto"/>
            <w:right w:val="none" w:sz="0" w:space="0" w:color="auto"/>
          </w:divBdr>
        </w:div>
        <w:div w:id="1591738609">
          <w:marLeft w:val="480"/>
          <w:marRight w:val="0"/>
          <w:marTop w:val="0"/>
          <w:marBottom w:val="0"/>
          <w:divBdr>
            <w:top w:val="none" w:sz="0" w:space="0" w:color="auto"/>
            <w:left w:val="none" w:sz="0" w:space="0" w:color="auto"/>
            <w:bottom w:val="none" w:sz="0" w:space="0" w:color="auto"/>
            <w:right w:val="none" w:sz="0" w:space="0" w:color="auto"/>
          </w:divBdr>
        </w:div>
        <w:div w:id="1616860640">
          <w:marLeft w:val="480"/>
          <w:marRight w:val="0"/>
          <w:marTop w:val="0"/>
          <w:marBottom w:val="0"/>
          <w:divBdr>
            <w:top w:val="none" w:sz="0" w:space="0" w:color="auto"/>
            <w:left w:val="none" w:sz="0" w:space="0" w:color="auto"/>
            <w:bottom w:val="none" w:sz="0" w:space="0" w:color="auto"/>
            <w:right w:val="none" w:sz="0" w:space="0" w:color="auto"/>
          </w:divBdr>
        </w:div>
        <w:div w:id="1929268284">
          <w:marLeft w:val="480"/>
          <w:marRight w:val="0"/>
          <w:marTop w:val="0"/>
          <w:marBottom w:val="0"/>
          <w:divBdr>
            <w:top w:val="none" w:sz="0" w:space="0" w:color="auto"/>
            <w:left w:val="none" w:sz="0" w:space="0" w:color="auto"/>
            <w:bottom w:val="none" w:sz="0" w:space="0" w:color="auto"/>
            <w:right w:val="none" w:sz="0" w:space="0" w:color="auto"/>
          </w:divBdr>
        </w:div>
        <w:div w:id="1931499790">
          <w:marLeft w:val="480"/>
          <w:marRight w:val="0"/>
          <w:marTop w:val="0"/>
          <w:marBottom w:val="0"/>
          <w:divBdr>
            <w:top w:val="none" w:sz="0" w:space="0" w:color="auto"/>
            <w:left w:val="none" w:sz="0" w:space="0" w:color="auto"/>
            <w:bottom w:val="none" w:sz="0" w:space="0" w:color="auto"/>
            <w:right w:val="none" w:sz="0" w:space="0" w:color="auto"/>
          </w:divBdr>
        </w:div>
        <w:div w:id="1951162796">
          <w:marLeft w:val="480"/>
          <w:marRight w:val="0"/>
          <w:marTop w:val="0"/>
          <w:marBottom w:val="0"/>
          <w:divBdr>
            <w:top w:val="none" w:sz="0" w:space="0" w:color="auto"/>
            <w:left w:val="none" w:sz="0" w:space="0" w:color="auto"/>
            <w:bottom w:val="none" w:sz="0" w:space="0" w:color="auto"/>
            <w:right w:val="none" w:sz="0" w:space="0" w:color="auto"/>
          </w:divBdr>
        </w:div>
      </w:divsChild>
    </w:div>
    <w:div w:id="719717433">
      <w:marLeft w:val="480"/>
      <w:marRight w:val="0"/>
      <w:marTop w:val="0"/>
      <w:marBottom w:val="0"/>
      <w:divBdr>
        <w:top w:val="none" w:sz="0" w:space="0" w:color="auto"/>
        <w:left w:val="none" w:sz="0" w:space="0" w:color="auto"/>
        <w:bottom w:val="none" w:sz="0" w:space="0" w:color="auto"/>
        <w:right w:val="none" w:sz="0" w:space="0" w:color="auto"/>
      </w:divBdr>
    </w:div>
    <w:div w:id="720400762">
      <w:marLeft w:val="480"/>
      <w:marRight w:val="0"/>
      <w:marTop w:val="0"/>
      <w:marBottom w:val="0"/>
      <w:divBdr>
        <w:top w:val="none" w:sz="0" w:space="0" w:color="auto"/>
        <w:left w:val="none" w:sz="0" w:space="0" w:color="auto"/>
        <w:bottom w:val="none" w:sz="0" w:space="0" w:color="auto"/>
        <w:right w:val="none" w:sz="0" w:space="0" w:color="auto"/>
      </w:divBdr>
    </w:div>
    <w:div w:id="722095392">
      <w:bodyDiv w:val="1"/>
      <w:marLeft w:val="0"/>
      <w:marRight w:val="0"/>
      <w:marTop w:val="0"/>
      <w:marBottom w:val="0"/>
      <w:divBdr>
        <w:top w:val="none" w:sz="0" w:space="0" w:color="auto"/>
        <w:left w:val="none" w:sz="0" w:space="0" w:color="auto"/>
        <w:bottom w:val="none" w:sz="0" w:space="0" w:color="auto"/>
        <w:right w:val="none" w:sz="0" w:space="0" w:color="auto"/>
      </w:divBdr>
    </w:div>
    <w:div w:id="722408096">
      <w:bodyDiv w:val="1"/>
      <w:marLeft w:val="0"/>
      <w:marRight w:val="0"/>
      <w:marTop w:val="0"/>
      <w:marBottom w:val="0"/>
      <w:divBdr>
        <w:top w:val="none" w:sz="0" w:space="0" w:color="auto"/>
        <w:left w:val="none" w:sz="0" w:space="0" w:color="auto"/>
        <w:bottom w:val="none" w:sz="0" w:space="0" w:color="auto"/>
        <w:right w:val="none" w:sz="0" w:space="0" w:color="auto"/>
      </w:divBdr>
      <w:divsChild>
        <w:div w:id="21253020">
          <w:marLeft w:val="480"/>
          <w:marRight w:val="0"/>
          <w:marTop w:val="0"/>
          <w:marBottom w:val="0"/>
          <w:divBdr>
            <w:top w:val="none" w:sz="0" w:space="0" w:color="auto"/>
            <w:left w:val="none" w:sz="0" w:space="0" w:color="auto"/>
            <w:bottom w:val="none" w:sz="0" w:space="0" w:color="auto"/>
            <w:right w:val="none" w:sz="0" w:space="0" w:color="auto"/>
          </w:divBdr>
        </w:div>
        <w:div w:id="101416324">
          <w:marLeft w:val="480"/>
          <w:marRight w:val="0"/>
          <w:marTop w:val="0"/>
          <w:marBottom w:val="0"/>
          <w:divBdr>
            <w:top w:val="none" w:sz="0" w:space="0" w:color="auto"/>
            <w:left w:val="none" w:sz="0" w:space="0" w:color="auto"/>
            <w:bottom w:val="none" w:sz="0" w:space="0" w:color="auto"/>
            <w:right w:val="none" w:sz="0" w:space="0" w:color="auto"/>
          </w:divBdr>
        </w:div>
        <w:div w:id="117457068">
          <w:marLeft w:val="480"/>
          <w:marRight w:val="0"/>
          <w:marTop w:val="0"/>
          <w:marBottom w:val="0"/>
          <w:divBdr>
            <w:top w:val="none" w:sz="0" w:space="0" w:color="auto"/>
            <w:left w:val="none" w:sz="0" w:space="0" w:color="auto"/>
            <w:bottom w:val="none" w:sz="0" w:space="0" w:color="auto"/>
            <w:right w:val="none" w:sz="0" w:space="0" w:color="auto"/>
          </w:divBdr>
        </w:div>
        <w:div w:id="331876248">
          <w:marLeft w:val="480"/>
          <w:marRight w:val="0"/>
          <w:marTop w:val="0"/>
          <w:marBottom w:val="0"/>
          <w:divBdr>
            <w:top w:val="none" w:sz="0" w:space="0" w:color="auto"/>
            <w:left w:val="none" w:sz="0" w:space="0" w:color="auto"/>
            <w:bottom w:val="none" w:sz="0" w:space="0" w:color="auto"/>
            <w:right w:val="none" w:sz="0" w:space="0" w:color="auto"/>
          </w:divBdr>
        </w:div>
        <w:div w:id="360057247">
          <w:marLeft w:val="480"/>
          <w:marRight w:val="0"/>
          <w:marTop w:val="0"/>
          <w:marBottom w:val="0"/>
          <w:divBdr>
            <w:top w:val="none" w:sz="0" w:space="0" w:color="auto"/>
            <w:left w:val="none" w:sz="0" w:space="0" w:color="auto"/>
            <w:bottom w:val="none" w:sz="0" w:space="0" w:color="auto"/>
            <w:right w:val="none" w:sz="0" w:space="0" w:color="auto"/>
          </w:divBdr>
        </w:div>
        <w:div w:id="458647876">
          <w:marLeft w:val="480"/>
          <w:marRight w:val="0"/>
          <w:marTop w:val="0"/>
          <w:marBottom w:val="0"/>
          <w:divBdr>
            <w:top w:val="none" w:sz="0" w:space="0" w:color="auto"/>
            <w:left w:val="none" w:sz="0" w:space="0" w:color="auto"/>
            <w:bottom w:val="none" w:sz="0" w:space="0" w:color="auto"/>
            <w:right w:val="none" w:sz="0" w:space="0" w:color="auto"/>
          </w:divBdr>
        </w:div>
        <w:div w:id="517429540">
          <w:marLeft w:val="480"/>
          <w:marRight w:val="0"/>
          <w:marTop w:val="0"/>
          <w:marBottom w:val="0"/>
          <w:divBdr>
            <w:top w:val="none" w:sz="0" w:space="0" w:color="auto"/>
            <w:left w:val="none" w:sz="0" w:space="0" w:color="auto"/>
            <w:bottom w:val="none" w:sz="0" w:space="0" w:color="auto"/>
            <w:right w:val="none" w:sz="0" w:space="0" w:color="auto"/>
          </w:divBdr>
        </w:div>
        <w:div w:id="683282627">
          <w:marLeft w:val="480"/>
          <w:marRight w:val="0"/>
          <w:marTop w:val="0"/>
          <w:marBottom w:val="0"/>
          <w:divBdr>
            <w:top w:val="none" w:sz="0" w:space="0" w:color="auto"/>
            <w:left w:val="none" w:sz="0" w:space="0" w:color="auto"/>
            <w:bottom w:val="none" w:sz="0" w:space="0" w:color="auto"/>
            <w:right w:val="none" w:sz="0" w:space="0" w:color="auto"/>
          </w:divBdr>
        </w:div>
        <w:div w:id="699937985">
          <w:marLeft w:val="480"/>
          <w:marRight w:val="0"/>
          <w:marTop w:val="0"/>
          <w:marBottom w:val="0"/>
          <w:divBdr>
            <w:top w:val="none" w:sz="0" w:space="0" w:color="auto"/>
            <w:left w:val="none" w:sz="0" w:space="0" w:color="auto"/>
            <w:bottom w:val="none" w:sz="0" w:space="0" w:color="auto"/>
            <w:right w:val="none" w:sz="0" w:space="0" w:color="auto"/>
          </w:divBdr>
        </w:div>
        <w:div w:id="704670658">
          <w:marLeft w:val="480"/>
          <w:marRight w:val="0"/>
          <w:marTop w:val="0"/>
          <w:marBottom w:val="0"/>
          <w:divBdr>
            <w:top w:val="none" w:sz="0" w:space="0" w:color="auto"/>
            <w:left w:val="none" w:sz="0" w:space="0" w:color="auto"/>
            <w:bottom w:val="none" w:sz="0" w:space="0" w:color="auto"/>
            <w:right w:val="none" w:sz="0" w:space="0" w:color="auto"/>
          </w:divBdr>
        </w:div>
        <w:div w:id="715083416">
          <w:marLeft w:val="480"/>
          <w:marRight w:val="0"/>
          <w:marTop w:val="0"/>
          <w:marBottom w:val="0"/>
          <w:divBdr>
            <w:top w:val="none" w:sz="0" w:space="0" w:color="auto"/>
            <w:left w:val="none" w:sz="0" w:space="0" w:color="auto"/>
            <w:bottom w:val="none" w:sz="0" w:space="0" w:color="auto"/>
            <w:right w:val="none" w:sz="0" w:space="0" w:color="auto"/>
          </w:divBdr>
        </w:div>
        <w:div w:id="716975078">
          <w:marLeft w:val="480"/>
          <w:marRight w:val="0"/>
          <w:marTop w:val="0"/>
          <w:marBottom w:val="0"/>
          <w:divBdr>
            <w:top w:val="none" w:sz="0" w:space="0" w:color="auto"/>
            <w:left w:val="none" w:sz="0" w:space="0" w:color="auto"/>
            <w:bottom w:val="none" w:sz="0" w:space="0" w:color="auto"/>
            <w:right w:val="none" w:sz="0" w:space="0" w:color="auto"/>
          </w:divBdr>
        </w:div>
        <w:div w:id="893081399">
          <w:marLeft w:val="480"/>
          <w:marRight w:val="0"/>
          <w:marTop w:val="0"/>
          <w:marBottom w:val="0"/>
          <w:divBdr>
            <w:top w:val="none" w:sz="0" w:space="0" w:color="auto"/>
            <w:left w:val="none" w:sz="0" w:space="0" w:color="auto"/>
            <w:bottom w:val="none" w:sz="0" w:space="0" w:color="auto"/>
            <w:right w:val="none" w:sz="0" w:space="0" w:color="auto"/>
          </w:divBdr>
        </w:div>
        <w:div w:id="1298023155">
          <w:marLeft w:val="480"/>
          <w:marRight w:val="0"/>
          <w:marTop w:val="0"/>
          <w:marBottom w:val="0"/>
          <w:divBdr>
            <w:top w:val="none" w:sz="0" w:space="0" w:color="auto"/>
            <w:left w:val="none" w:sz="0" w:space="0" w:color="auto"/>
            <w:bottom w:val="none" w:sz="0" w:space="0" w:color="auto"/>
            <w:right w:val="none" w:sz="0" w:space="0" w:color="auto"/>
          </w:divBdr>
        </w:div>
        <w:div w:id="1398940356">
          <w:marLeft w:val="480"/>
          <w:marRight w:val="0"/>
          <w:marTop w:val="0"/>
          <w:marBottom w:val="0"/>
          <w:divBdr>
            <w:top w:val="none" w:sz="0" w:space="0" w:color="auto"/>
            <w:left w:val="none" w:sz="0" w:space="0" w:color="auto"/>
            <w:bottom w:val="none" w:sz="0" w:space="0" w:color="auto"/>
            <w:right w:val="none" w:sz="0" w:space="0" w:color="auto"/>
          </w:divBdr>
        </w:div>
        <w:div w:id="1491868212">
          <w:marLeft w:val="480"/>
          <w:marRight w:val="0"/>
          <w:marTop w:val="0"/>
          <w:marBottom w:val="0"/>
          <w:divBdr>
            <w:top w:val="none" w:sz="0" w:space="0" w:color="auto"/>
            <w:left w:val="none" w:sz="0" w:space="0" w:color="auto"/>
            <w:bottom w:val="none" w:sz="0" w:space="0" w:color="auto"/>
            <w:right w:val="none" w:sz="0" w:space="0" w:color="auto"/>
          </w:divBdr>
        </w:div>
        <w:div w:id="1515536949">
          <w:marLeft w:val="480"/>
          <w:marRight w:val="0"/>
          <w:marTop w:val="0"/>
          <w:marBottom w:val="0"/>
          <w:divBdr>
            <w:top w:val="none" w:sz="0" w:space="0" w:color="auto"/>
            <w:left w:val="none" w:sz="0" w:space="0" w:color="auto"/>
            <w:bottom w:val="none" w:sz="0" w:space="0" w:color="auto"/>
            <w:right w:val="none" w:sz="0" w:space="0" w:color="auto"/>
          </w:divBdr>
        </w:div>
        <w:div w:id="1728070788">
          <w:marLeft w:val="480"/>
          <w:marRight w:val="0"/>
          <w:marTop w:val="0"/>
          <w:marBottom w:val="0"/>
          <w:divBdr>
            <w:top w:val="none" w:sz="0" w:space="0" w:color="auto"/>
            <w:left w:val="none" w:sz="0" w:space="0" w:color="auto"/>
            <w:bottom w:val="none" w:sz="0" w:space="0" w:color="auto"/>
            <w:right w:val="none" w:sz="0" w:space="0" w:color="auto"/>
          </w:divBdr>
        </w:div>
        <w:div w:id="1947342729">
          <w:marLeft w:val="480"/>
          <w:marRight w:val="0"/>
          <w:marTop w:val="0"/>
          <w:marBottom w:val="0"/>
          <w:divBdr>
            <w:top w:val="none" w:sz="0" w:space="0" w:color="auto"/>
            <w:left w:val="none" w:sz="0" w:space="0" w:color="auto"/>
            <w:bottom w:val="none" w:sz="0" w:space="0" w:color="auto"/>
            <w:right w:val="none" w:sz="0" w:space="0" w:color="auto"/>
          </w:divBdr>
        </w:div>
        <w:div w:id="2002082693">
          <w:marLeft w:val="480"/>
          <w:marRight w:val="0"/>
          <w:marTop w:val="0"/>
          <w:marBottom w:val="0"/>
          <w:divBdr>
            <w:top w:val="none" w:sz="0" w:space="0" w:color="auto"/>
            <w:left w:val="none" w:sz="0" w:space="0" w:color="auto"/>
            <w:bottom w:val="none" w:sz="0" w:space="0" w:color="auto"/>
            <w:right w:val="none" w:sz="0" w:space="0" w:color="auto"/>
          </w:divBdr>
        </w:div>
        <w:div w:id="2055735743">
          <w:marLeft w:val="480"/>
          <w:marRight w:val="0"/>
          <w:marTop w:val="0"/>
          <w:marBottom w:val="0"/>
          <w:divBdr>
            <w:top w:val="none" w:sz="0" w:space="0" w:color="auto"/>
            <w:left w:val="none" w:sz="0" w:space="0" w:color="auto"/>
            <w:bottom w:val="none" w:sz="0" w:space="0" w:color="auto"/>
            <w:right w:val="none" w:sz="0" w:space="0" w:color="auto"/>
          </w:divBdr>
        </w:div>
      </w:divsChild>
    </w:div>
    <w:div w:id="725489122">
      <w:bodyDiv w:val="1"/>
      <w:marLeft w:val="0"/>
      <w:marRight w:val="0"/>
      <w:marTop w:val="0"/>
      <w:marBottom w:val="0"/>
      <w:divBdr>
        <w:top w:val="none" w:sz="0" w:space="0" w:color="auto"/>
        <w:left w:val="none" w:sz="0" w:space="0" w:color="auto"/>
        <w:bottom w:val="none" w:sz="0" w:space="0" w:color="auto"/>
        <w:right w:val="none" w:sz="0" w:space="0" w:color="auto"/>
      </w:divBdr>
    </w:div>
    <w:div w:id="726537485">
      <w:marLeft w:val="480"/>
      <w:marRight w:val="0"/>
      <w:marTop w:val="0"/>
      <w:marBottom w:val="0"/>
      <w:divBdr>
        <w:top w:val="none" w:sz="0" w:space="0" w:color="auto"/>
        <w:left w:val="none" w:sz="0" w:space="0" w:color="auto"/>
        <w:bottom w:val="none" w:sz="0" w:space="0" w:color="auto"/>
        <w:right w:val="none" w:sz="0" w:space="0" w:color="auto"/>
      </w:divBdr>
    </w:div>
    <w:div w:id="726756617">
      <w:marLeft w:val="480"/>
      <w:marRight w:val="0"/>
      <w:marTop w:val="0"/>
      <w:marBottom w:val="0"/>
      <w:divBdr>
        <w:top w:val="none" w:sz="0" w:space="0" w:color="auto"/>
        <w:left w:val="none" w:sz="0" w:space="0" w:color="auto"/>
        <w:bottom w:val="none" w:sz="0" w:space="0" w:color="auto"/>
        <w:right w:val="none" w:sz="0" w:space="0" w:color="auto"/>
      </w:divBdr>
    </w:div>
    <w:div w:id="727191027">
      <w:marLeft w:val="480"/>
      <w:marRight w:val="0"/>
      <w:marTop w:val="0"/>
      <w:marBottom w:val="0"/>
      <w:divBdr>
        <w:top w:val="none" w:sz="0" w:space="0" w:color="auto"/>
        <w:left w:val="none" w:sz="0" w:space="0" w:color="auto"/>
        <w:bottom w:val="none" w:sz="0" w:space="0" w:color="auto"/>
        <w:right w:val="none" w:sz="0" w:space="0" w:color="auto"/>
      </w:divBdr>
    </w:div>
    <w:div w:id="727460557">
      <w:bodyDiv w:val="1"/>
      <w:marLeft w:val="0"/>
      <w:marRight w:val="0"/>
      <w:marTop w:val="0"/>
      <w:marBottom w:val="0"/>
      <w:divBdr>
        <w:top w:val="none" w:sz="0" w:space="0" w:color="auto"/>
        <w:left w:val="none" w:sz="0" w:space="0" w:color="auto"/>
        <w:bottom w:val="none" w:sz="0" w:space="0" w:color="auto"/>
        <w:right w:val="none" w:sz="0" w:space="0" w:color="auto"/>
      </w:divBdr>
      <w:divsChild>
        <w:div w:id="5180491">
          <w:marLeft w:val="480"/>
          <w:marRight w:val="0"/>
          <w:marTop w:val="0"/>
          <w:marBottom w:val="0"/>
          <w:divBdr>
            <w:top w:val="none" w:sz="0" w:space="0" w:color="auto"/>
            <w:left w:val="none" w:sz="0" w:space="0" w:color="auto"/>
            <w:bottom w:val="none" w:sz="0" w:space="0" w:color="auto"/>
            <w:right w:val="none" w:sz="0" w:space="0" w:color="auto"/>
          </w:divBdr>
        </w:div>
        <w:div w:id="26952931">
          <w:marLeft w:val="480"/>
          <w:marRight w:val="0"/>
          <w:marTop w:val="0"/>
          <w:marBottom w:val="0"/>
          <w:divBdr>
            <w:top w:val="none" w:sz="0" w:space="0" w:color="auto"/>
            <w:left w:val="none" w:sz="0" w:space="0" w:color="auto"/>
            <w:bottom w:val="none" w:sz="0" w:space="0" w:color="auto"/>
            <w:right w:val="none" w:sz="0" w:space="0" w:color="auto"/>
          </w:divBdr>
        </w:div>
        <w:div w:id="105658397">
          <w:marLeft w:val="480"/>
          <w:marRight w:val="0"/>
          <w:marTop w:val="0"/>
          <w:marBottom w:val="0"/>
          <w:divBdr>
            <w:top w:val="none" w:sz="0" w:space="0" w:color="auto"/>
            <w:left w:val="none" w:sz="0" w:space="0" w:color="auto"/>
            <w:bottom w:val="none" w:sz="0" w:space="0" w:color="auto"/>
            <w:right w:val="none" w:sz="0" w:space="0" w:color="auto"/>
          </w:divBdr>
        </w:div>
        <w:div w:id="202595927">
          <w:marLeft w:val="480"/>
          <w:marRight w:val="0"/>
          <w:marTop w:val="0"/>
          <w:marBottom w:val="0"/>
          <w:divBdr>
            <w:top w:val="none" w:sz="0" w:space="0" w:color="auto"/>
            <w:left w:val="none" w:sz="0" w:space="0" w:color="auto"/>
            <w:bottom w:val="none" w:sz="0" w:space="0" w:color="auto"/>
            <w:right w:val="none" w:sz="0" w:space="0" w:color="auto"/>
          </w:divBdr>
        </w:div>
        <w:div w:id="210964444">
          <w:marLeft w:val="480"/>
          <w:marRight w:val="0"/>
          <w:marTop w:val="0"/>
          <w:marBottom w:val="0"/>
          <w:divBdr>
            <w:top w:val="none" w:sz="0" w:space="0" w:color="auto"/>
            <w:left w:val="none" w:sz="0" w:space="0" w:color="auto"/>
            <w:bottom w:val="none" w:sz="0" w:space="0" w:color="auto"/>
            <w:right w:val="none" w:sz="0" w:space="0" w:color="auto"/>
          </w:divBdr>
        </w:div>
        <w:div w:id="303774666">
          <w:marLeft w:val="480"/>
          <w:marRight w:val="0"/>
          <w:marTop w:val="0"/>
          <w:marBottom w:val="0"/>
          <w:divBdr>
            <w:top w:val="none" w:sz="0" w:space="0" w:color="auto"/>
            <w:left w:val="none" w:sz="0" w:space="0" w:color="auto"/>
            <w:bottom w:val="none" w:sz="0" w:space="0" w:color="auto"/>
            <w:right w:val="none" w:sz="0" w:space="0" w:color="auto"/>
          </w:divBdr>
        </w:div>
        <w:div w:id="403649118">
          <w:marLeft w:val="480"/>
          <w:marRight w:val="0"/>
          <w:marTop w:val="0"/>
          <w:marBottom w:val="0"/>
          <w:divBdr>
            <w:top w:val="none" w:sz="0" w:space="0" w:color="auto"/>
            <w:left w:val="none" w:sz="0" w:space="0" w:color="auto"/>
            <w:bottom w:val="none" w:sz="0" w:space="0" w:color="auto"/>
            <w:right w:val="none" w:sz="0" w:space="0" w:color="auto"/>
          </w:divBdr>
        </w:div>
        <w:div w:id="404108636">
          <w:marLeft w:val="480"/>
          <w:marRight w:val="0"/>
          <w:marTop w:val="0"/>
          <w:marBottom w:val="0"/>
          <w:divBdr>
            <w:top w:val="none" w:sz="0" w:space="0" w:color="auto"/>
            <w:left w:val="none" w:sz="0" w:space="0" w:color="auto"/>
            <w:bottom w:val="none" w:sz="0" w:space="0" w:color="auto"/>
            <w:right w:val="none" w:sz="0" w:space="0" w:color="auto"/>
          </w:divBdr>
        </w:div>
        <w:div w:id="435487525">
          <w:marLeft w:val="480"/>
          <w:marRight w:val="0"/>
          <w:marTop w:val="0"/>
          <w:marBottom w:val="0"/>
          <w:divBdr>
            <w:top w:val="none" w:sz="0" w:space="0" w:color="auto"/>
            <w:left w:val="none" w:sz="0" w:space="0" w:color="auto"/>
            <w:bottom w:val="none" w:sz="0" w:space="0" w:color="auto"/>
            <w:right w:val="none" w:sz="0" w:space="0" w:color="auto"/>
          </w:divBdr>
        </w:div>
        <w:div w:id="459804879">
          <w:marLeft w:val="480"/>
          <w:marRight w:val="0"/>
          <w:marTop w:val="0"/>
          <w:marBottom w:val="0"/>
          <w:divBdr>
            <w:top w:val="none" w:sz="0" w:space="0" w:color="auto"/>
            <w:left w:val="none" w:sz="0" w:space="0" w:color="auto"/>
            <w:bottom w:val="none" w:sz="0" w:space="0" w:color="auto"/>
            <w:right w:val="none" w:sz="0" w:space="0" w:color="auto"/>
          </w:divBdr>
        </w:div>
        <w:div w:id="460811629">
          <w:marLeft w:val="480"/>
          <w:marRight w:val="0"/>
          <w:marTop w:val="0"/>
          <w:marBottom w:val="0"/>
          <w:divBdr>
            <w:top w:val="none" w:sz="0" w:space="0" w:color="auto"/>
            <w:left w:val="none" w:sz="0" w:space="0" w:color="auto"/>
            <w:bottom w:val="none" w:sz="0" w:space="0" w:color="auto"/>
            <w:right w:val="none" w:sz="0" w:space="0" w:color="auto"/>
          </w:divBdr>
        </w:div>
        <w:div w:id="513878974">
          <w:marLeft w:val="480"/>
          <w:marRight w:val="0"/>
          <w:marTop w:val="0"/>
          <w:marBottom w:val="0"/>
          <w:divBdr>
            <w:top w:val="none" w:sz="0" w:space="0" w:color="auto"/>
            <w:left w:val="none" w:sz="0" w:space="0" w:color="auto"/>
            <w:bottom w:val="none" w:sz="0" w:space="0" w:color="auto"/>
            <w:right w:val="none" w:sz="0" w:space="0" w:color="auto"/>
          </w:divBdr>
        </w:div>
        <w:div w:id="548344858">
          <w:marLeft w:val="480"/>
          <w:marRight w:val="0"/>
          <w:marTop w:val="0"/>
          <w:marBottom w:val="0"/>
          <w:divBdr>
            <w:top w:val="none" w:sz="0" w:space="0" w:color="auto"/>
            <w:left w:val="none" w:sz="0" w:space="0" w:color="auto"/>
            <w:bottom w:val="none" w:sz="0" w:space="0" w:color="auto"/>
            <w:right w:val="none" w:sz="0" w:space="0" w:color="auto"/>
          </w:divBdr>
        </w:div>
        <w:div w:id="630482910">
          <w:marLeft w:val="480"/>
          <w:marRight w:val="0"/>
          <w:marTop w:val="0"/>
          <w:marBottom w:val="0"/>
          <w:divBdr>
            <w:top w:val="none" w:sz="0" w:space="0" w:color="auto"/>
            <w:left w:val="none" w:sz="0" w:space="0" w:color="auto"/>
            <w:bottom w:val="none" w:sz="0" w:space="0" w:color="auto"/>
            <w:right w:val="none" w:sz="0" w:space="0" w:color="auto"/>
          </w:divBdr>
        </w:div>
        <w:div w:id="698555000">
          <w:marLeft w:val="480"/>
          <w:marRight w:val="0"/>
          <w:marTop w:val="0"/>
          <w:marBottom w:val="0"/>
          <w:divBdr>
            <w:top w:val="none" w:sz="0" w:space="0" w:color="auto"/>
            <w:left w:val="none" w:sz="0" w:space="0" w:color="auto"/>
            <w:bottom w:val="none" w:sz="0" w:space="0" w:color="auto"/>
            <w:right w:val="none" w:sz="0" w:space="0" w:color="auto"/>
          </w:divBdr>
        </w:div>
        <w:div w:id="698891345">
          <w:marLeft w:val="480"/>
          <w:marRight w:val="0"/>
          <w:marTop w:val="0"/>
          <w:marBottom w:val="0"/>
          <w:divBdr>
            <w:top w:val="none" w:sz="0" w:space="0" w:color="auto"/>
            <w:left w:val="none" w:sz="0" w:space="0" w:color="auto"/>
            <w:bottom w:val="none" w:sz="0" w:space="0" w:color="auto"/>
            <w:right w:val="none" w:sz="0" w:space="0" w:color="auto"/>
          </w:divBdr>
        </w:div>
        <w:div w:id="702442290">
          <w:marLeft w:val="480"/>
          <w:marRight w:val="0"/>
          <w:marTop w:val="0"/>
          <w:marBottom w:val="0"/>
          <w:divBdr>
            <w:top w:val="none" w:sz="0" w:space="0" w:color="auto"/>
            <w:left w:val="none" w:sz="0" w:space="0" w:color="auto"/>
            <w:bottom w:val="none" w:sz="0" w:space="0" w:color="auto"/>
            <w:right w:val="none" w:sz="0" w:space="0" w:color="auto"/>
          </w:divBdr>
        </w:div>
        <w:div w:id="722291664">
          <w:marLeft w:val="480"/>
          <w:marRight w:val="0"/>
          <w:marTop w:val="0"/>
          <w:marBottom w:val="0"/>
          <w:divBdr>
            <w:top w:val="none" w:sz="0" w:space="0" w:color="auto"/>
            <w:left w:val="none" w:sz="0" w:space="0" w:color="auto"/>
            <w:bottom w:val="none" w:sz="0" w:space="0" w:color="auto"/>
            <w:right w:val="none" w:sz="0" w:space="0" w:color="auto"/>
          </w:divBdr>
        </w:div>
        <w:div w:id="740829746">
          <w:marLeft w:val="480"/>
          <w:marRight w:val="0"/>
          <w:marTop w:val="0"/>
          <w:marBottom w:val="0"/>
          <w:divBdr>
            <w:top w:val="none" w:sz="0" w:space="0" w:color="auto"/>
            <w:left w:val="none" w:sz="0" w:space="0" w:color="auto"/>
            <w:bottom w:val="none" w:sz="0" w:space="0" w:color="auto"/>
            <w:right w:val="none" w:sz="0" w:space="0" w:color="auto"/>
          </w:divBdr>
        </w:div>
        <w:div w:id="860902079">
          <w:marLeft w:val="480"/>
          <w:marRight w:val="0"/>
          <w:marTop w:val="0"/>
          <w:marBottom w:val="0"/>
          <w:divBdr>
            <w:top w:val="none" w:sz="0" w:space="0" w:color="auto"/>
            <w:left w:val="none" w:sz="0" w:space="0" w:color="auto"/>
            <w:bottom w:val="none" w:sz="0" w:space="0" w:color="auto"/>
            <w:right w:val="none" w:sz="0" w:space="0" w:color="auto"/>
          </w:divBdr>
        </w:div>
        <w:div w:id="886717697">
          <w:marLeft w:val="480"/>
          <w:marRight w:val="0"/>
          <w:marTop w:val="0"/>
          <w:marBottom w:val="0"/>
          <w:divBdr>
            <w:top w:val="none" w:sz="0" w:space="0" w:color="auto"/>
            <w:left w:val="none" w:sz="0" w:space="0" w:color="auto"/>
            <w:bottom w:val="none" w:sz="0" w:space="0" w:color="auto"/>
            <w:right w:val="none" w:sz="0" w:space="0" w:color="auto"/>
          </w:divBdr>
        </w:div>
        <w:div w:id="934166831">
          <w:marLeft w:val="480"/>
          <w:marRight w:val="0"/>
          <w:marTop w:val="0"/>
          <w:marBottom w:val="0"/>
          <w:divBdr>
            <w:top w:val="none" w:sz="0" w:space="0" w:color="auto"/>
            <w:left w:val="none" w:sz="0" w:space="0" w:color="auto"/>
            <w:bottom w:val="none" w:sz="0" w:space="0" w:color="auto"/>
            <w:right w:val="none" w:sz="0" w:space="0" w:color="auto"/>
          </w:divBdr>
        </w:div>
        <w:div w:id="1163089322">
          <w:marLeft w:val="480"/>
          <w:marRight w:val="0"/>
          <w:marTop w:val="0"/>
          <w:marBottom w:val="0"/>
          <w:divBdr>
            <w:top w:val="none" w:sz="0" w:space="0" w:color="auto"/>
            <w:left w:val="none" w:sz="0" w:space="0" w:color="auto"/>
            <w:bottom w:val="none" w:sz="0" w:space="0" w:color="auto"/>
            <w:right w:val="none" w:sz="0" w:space="0" w:color="auto"/>
          </w:divBdr>
        </w:div>
        <w:div w:id="1284965628">
          <w:marLeft w:val="480"/>
          <w:marRight w:val="0"/>
          <w:marTop w:val="0"/>
          <w:marBottom w:val="0"/>
          <w:divBdr>
            <w:top w:val="none" w:sz="0" w:space="0" w:color="auto"/>
            <w:left w:val="none" w:sz="0" w:space="0" w:color="auto"/>
            <w:bottom w:val="none" w:sz="0" w:space="0" w:color="auto"/>
            <w:right w:val="none" w:sz="0" w:space="0" w:color="auto"/>
          </w:divBdr>
        </w:div>
        <w:div w:id="1309355999">
          <w:marLeft w:val="480"/>
          <w:marRight w:val="0"/>
          <w:marTop w:val="0"/>
          <w:marBottom w:val="0"/>
          <w:divBdr>
            <w:top w:val="none" w:sz="0" w:space="0" w:color="auto"/>
            <w:left w:val="none" w:sz="0" w:space="0" w:color="auto"/>
            <w:bottom w:val="none" w:sz="0" w:space="0" w:color="auto"/>
            <w:right w:val="none" w:sz="0" w:space="0" w:color="auto"/>
          </w:divBdr>
        </w:div>
        <w:div w:id="1316685650">
          <w:marLeft w:val="480"/>
          <w:marRight w:val="0"/>
          <w:marTop w:val="0"/>
          <w:marBottom w:val="0"/>
          <w:divBdr>
            <w:top w:val="none" w:sz="0" w:space="0" w:color="auto"/>
            <w:left w:val="none" w:sz="0" w:space="0" w:color="auto"/>
            <w:bottom w:val="none" w:sz="0" w:space="0" w:color="auto"/>
            <w:right w:val="none" w:sz="0" w:space="0" w:color="auto"/>
          </w:divBdr>
        </w:div>
        <w:div w:id="1423406346">
          <w:marLeft w:val="480"/>
          <w:marRight w:val="0"/>
          <w:marTop w:val="0"/>
          <w:marBottom w:val="0"/>
          <w:divBdr>
            <w:top w:val="none" w:sz="0" w:space="0" w:color="auto"/>
            <w:left w:val="none" w:sz="0" w:space="0" w:color="auto"/>
            <w:bottom w:val="none" w:sz="0" w:space="0" w:color="auto"/>
            <w:right w:val="none" w:sz="0" w:space="0" w:color="auto"/>
          </w:divBdr>
        </w:div>
        <w:div w:id="1429276755">
          <w:marLeft w:val="480"/>
          <w:marRight w:val="0"/>
          <w:marTop w:val="0"/>
          <w:marBottom w:val="0"/>
          <w:divBdr>
            <w:top w:val="none" w:sz="0" w:space="0" w:color="auto"/>
            <w:left w:val="none" w:sz="0" w:space="0" w:color="auto"/>
            <w:bottom w:val="none" w:sz="0" w:space="0" w:color="auto"/>
            <w:right w:val="none" w:sz="0" w:space="0" w:color="auto"/>
          </w:divBdr>
        </w:div>
        <w:div w:id="1461415613">
          <w:marLeft w:val="480"/>
          <w:marRight w:val="0"/>
          <w:marTop w:val="0"/>
          <w:marBottom w:val="0"/>
          <w:divBdr>
            <w:top w:val="none" w:sz="0" w:space="0" w:color="auto"/>
            <w:left w:val="none" w:sz="0" w:space="0" w:color="auto"/>
            <w:bottom w:val="none" w:sz="0" w:space="0" w:color="auto"/>
            <w:right w:val="none" w:sz="0" w:space="0" w:color="auto"/>
          </w:divBdr>
        </w:div>
        <w:div w:id="1480920762">
          <w:marLeft w:val="480"/>
          <w:marRight w:val="0"/>
          <w:marTop w:val="0"/>
          <w:marBottom w:val="0"/>
          <w:divBdr>
            <w:top w:val="none" w:sz="0" w:space="0" w:color="auto"/>
            <w:left w:val="none" w:sz="0" w:space="0" w:color="auto"/>
            <w:bottom w:val="none" w:sz="0" w:space="0" w:color="auto"/>
            <w:right w:val="none" w:sz="0" w:space="0" w:color="auto"/>
          </w:divBdr>
        </w:div>
        <w:div w:id="1516654531">
          <w:marLeft w:val="480"/>
          <w:marRight w:val="0"/>
          <w:marTop w:val="0"/>
          <w:marBottom w:val="0"/>
          <w:divBdr>
            <w:top w:val="none" w:sz="0" w:space="0" w:color="auto"/>
            <w:left w:val="none" w:sz="0" w:space="0" w:color="auto"/>
            <w:bottom w:val="none" w:sz="0" w:space="0" w:color="auto"/>
            <w:right w:val="none" w:sz="0" w:space="0" w:color="auto"/>
          </w:divBdr>
        </w:div>
        <w:div w:id="1560049822">
          <w:marLeft w:val="480"/>
          <w:marRight w:val="0"/>
          <w:marTop w:val="0"/>
          <w:marBottom w:val="0"/>
          <w:divBdr>
            <w:top w:val="none" w:sz="0" w:space="0" w:color="auto"/>
            <w:left w:val="none" w:sz="0" w:space="0" w:color="auto"/>
            <w:bottom w:val="none" w:sz="0" w:space="0" w:color="auto"/>
            <w:right w:val="none" w:sz="0" w:space="0" w:color="auto"/>
          </w:divBdr>
        </w:div>
        <w:div w:id="1580600784">
          <w:marLeft w:val="480"/>
          <w:marRight w:val="0"/>
          <w:marTop w:val="0"/>
          <w:marBottom w:val="0"/>
          <w:divBdr>
            <w:top w:val="none" w:sz="0" w:space="0" w:color="auto"/>
            <w:left w:val="none" w:sz="0" w:space="0" w:color="auto"/>
            <w:bottom w:val="none" w:sz="0" w:space="0" w:color="auto"/>
            <w:right w:val="none" w:sz="0" w:space="0" w:color="auto"/>
          </w:divBdr>
        </w:div>
        <w:div w:id="1609123516">
          <w:marLeft w:val="480"/>
          <w:marRight w:val="0"/>
          <w:marTop w:val="0"/>
          <w:marBottom w:val="0"/>
          <w:divBdr>
            <w:top w:val="none" w:sz="0" w:space="0" w:color="auto"/>
            <w:left w:val="none" w:sz="0" w:space="0" w:color="auto"/>
            <w:bottom w:val="none" w:sz="0" w:space="0" w:color="auto"/>
            <w:right w:val="none" w:sz="0" w:space="0" w:color="auto"/>
          </w:divBdr>
        </w:div>
        <w:div w:id="1625960041">
          <w:marLeft w:val="480"/>
          <w:marRight w:val="0"/>
          <w:marTop w:val="0"/>
          <w:marBottom w:val="0"/>
          <w:divBdr>
            <w:top w:val="none" w:sz="0" w:space="0" w:color="auto"/>
            <w:left w:val="none" w:sz="0" w:space="0" w:color="auto"/>
            <w:bottom w:val="none" w:sz="0" w:space="0" w:color="auto"/>
            <w:right w:val="none" w:sz="0" w:space="0" w:color="auto"/>
          </w:divBdr>
        </w:div>
        <w:div w:id="1634677366">
          <w:marLeft w:val="480"/>
          <w:marRight w:val="0"/>
          <w:marTop w:val="0"/>
          <w:marBottom w:val="0"/>
          <w:divBdr>
            <w:top w:val="none" w:sz="0" w:space="0" w:color="auto"/>
            <w:left w:val="none" w:sz="0" w:space="0" w:color="auto"/>
            <w:bottom w:val="none" w:sz="0" w:space="0" w:color="auto"/>
            <w:right w:val="none" w:sz="0" w:space="0" w:color="auto"/>
          </w:divBdr>
        </w:div>
        <w:div w:id="1668745271">
          <w:marLeft w:val="480"/>
          <w:marRight w:val="0"/>
          <w:marTop w:val="0"/>
          <w:marBottom w:val="0"/>
          <w:divBdr>
            <w:top w:val="none" w:sz="0" w:space="0" w:color="auto"/>
            <w:left w:val="none" w:sz="0" w:space="0" w:color="auto"/>
            <w:bottom w:val="none" w:sz="0" w:space="0" w:color="auto"/>
            <w:right w:val="none" w:sz="0" w:space="0" w:color="auto"/>
          </w:divBdr>
        </w:div>
        <w:div w:id="1718697698">
          <w:marLeft w:val="480"/>
          <w:marRight w:val="0"/>
          <w:marTop w:val="0"/>
          <w:marBottom w:val="0"/>
          <w:divBdr>
            <w:top w:val="none" w:sz="0" w:space="0" w:color="auto"/>
            <w:left w:val="none" w:sz="0" w:space="0" w:color="auto"/>
            <w:bottom w:val="none" w:sz="0" w:space="0" w:color="auto"/>
            <w:right w:val="none" w:sz="0" w:space="0" w:color="auto"/>
          </w:divBdr>
        </w:div>
        <w:div w:id="1752922570">
          <w:marLeft w:val="480"/>
          <w:marRight w:val="0"/>
          <w:marTop w:val="0"/>
          <w:marBottom w:val="0"/>
          <w:divBdr>
            <w:top w:val="none" w:sz="0" w:space="0" w:color="auto"/>
            <w:left w:val="none" w:sz="0" w:space="0" w:color="auto"/>
            <w:bottom w:val="none" w:sz="0" w:space="0" w:color="auto"/>
            <w:right w:val="none" w:sz="0" w:space="0" w:color="auto"/>
          </w:divBdr>
        </w:div>
        <w:div w:id="1805846643">
          <w:marLeft w:val="480"/>
          <w:marRight w:val="0"/>
          <w:marTop w:val="0"/>
          <w:marBottom w:val="0"/>
          <w:divBdr>
            <w:top w:val="none" w:sz="0" w:space="0" w:color="auto"/>
            <w:left w:val="none" w:sz="0" w:space="0" w:color="auto"/>
            <w:bottom w:val="none" w:sz="0" w:space="0" w:color="auto"/>
            <w:right w:val="none" w:sz="0" w:space="0" w:color="auto"/>
          </w:divBdr>
        </w:div>
        <w:div w:id="1837190885">
          <w:marLeft w:val="480"/>
          <w:marRight w:val="0"/>
          <w:marTop w:val="0"/>
          <w:marBottom w:val="0"/>
          <w:divBdr>
            <w:top w:val="none" w:sz="0" w:space="0" w:color="auto"/>
            <w:left w:val="none" w:sz="0" w:space="0" w:color="auto"/>
            <w:bottom w:val="none" w:sz="0" w:space="0" w:color="auto"/>
            <w:right w:val="none" w:sz="0" w:space="0" w:color="auto"/>
          </w:divBdr>
        </w:div>
        <w:div w:id="1873763562">
          <w:marLeft w:val="480"/>
          <w:marRight w:val="0"/>
          <w:marTop w:val="0"/>
          <w:marBottom w:val="0"/>
          <w:divBdr>
            <w:top w:val="none" w:sz="0" w:space="0" w:color="auto"/>
            <w:left w:val="none" w:sz="0" w:space="0" w:color="auto"/>
            <w:bottom w:val="none" w:sz="0" w:space="0" w:color="auto"/>
            <w:right w:val="none" w:sz="0" w:space="0" w:color="auto"/>
          </w:divBdr>
        </w:div>
        <w:div w:id="1908109817">
          <w:marLeft w:val="480"/>
          <w:marRight w:val="0"/>
          <w:marTop w:val="0"/>
          <w:marBottom w:val="0"/>
          <w:divBdr>
            <w:top w:val="none" w:sz="0" w:space="0" w:color="auto"/>
            <w:left w:val="none" w:sz="0" w:space="0" w:color="auto"/>
            <w:bottom w:val="none" w:sz="0" w:space="0" w:color="auto"/>
            <w:right w:val="none" w:sz="0" w:space="0" w:color="auto"/>
          </w:divBdr>
        </w:div>
        <w:div w:id="1986815368">
          <w:marLeft w:val="480"/>
          <w:marRight w:val="0"/>
          <w:marTop w:val="0"/>
          <w:marBottom w:val="0"/>
          <w:divBdr>
            <w:top w:val="none" w:sz="0" w:space="0" w:color="auto"/>
            <w:left w:val="none" w:sz="0" w:space="0" w:color="auto"/>
            <w:bottom w:val="none" w:sz="0" w:space="0" w:color="auto"/>
            <w:right w:val="none" w:sz="0" w:space="0" w:color="auto"/>
          </w:divBdr>
        </w:div>
        <w:div w:id="2032876392">
          <w:marLeft w:val="480"/>
          <w:marRight w:val="0"/>
          <w:marTop w:val="0"/>
          <w:marBottom w:val="0"/>
          <w:divBdr>
            <w:top w:val="none" w:sz="0" w:space="0" w:color="auto"/>
            <w:left w:val="none" w:sz="0" w:space="0" w:color="auto"/>
            <w:bottom w:val="none" w:sz="0" w:space="0" w:color="auto"/>
            <w:right w:val="none" w:sz="0" w:space="0" w:color="auto"/>
          </w:divBdr>
        </w:div>
        <w:div w:id="2102598279">
          <w:marLeft w:val="480"/>
          <w:marRight w:val="0"/>
          <w:marTop w:val="0"/>
          <w:marBottom w:val="0"/>
          <w:divBdr>
            <w:top w:val="none" w:sz="0" w:space="0" w:color="auto"/>
            <w:left w:val="none" w:sz="0" w:space="0" w:color="auto"/>
            <w:bottom w:val="none" w:sz="0" w:space="0" w:color="auto"/>
            <w:right w:val="none" w:sz="0" w:space="0" w:color="auto"/>
          </w:divBdr>
        </w:div>
        <w:div w:id="2112386882">
          <w:marLeft w:val="480"/>
          <w:marRight w:val="0"/>
          <w:marTop w:val="0"/>
          <w:marBottom w:val="0"/>
          <w:divBdr>
            <w:top w:val="none" w:sz="0" w:space="0" w:color="auto"/>
            <w:left w:val="none" w:sz="0" w:space="0" w:color="auto"/>
            <w:bottom w:val="none" w:sz="0" w:space="0" w:color="auto"/>
            <w:right w:val="none" w:sz="0" w:space="0" w:color="auto"/>
          </w:divBdr>
        </w:div>
        <w:div w:id="2123377620">
          <w:marLeft w:val="480"/>
          <w:marRight w:val="0"/>
          <w:marTop w:val="0"/>
          <w:marBottom w:val="0"/>
          <w:divBdr>
            <w:top w:val="none" w:sz="0" w:space="0" w:color="auto"/>
            <w:left w:val="none" w:sz="0" w:space="0" w:color="auto"/>
            <w:bottom w:val="none" w:sz="0" w:space="0" w:color="auto"/>
            <w:right w:val="none" w:sz="0" w:space="0" w:color="auto"/>
          </w:divBdr>
        </w:div>
        <w:div w:id="2130850093">
          <w:marLeft w:val="480"/>
          <w:marRight w:val="0"/>
          <w:marTop w:val="0"/>
          <w:marBottom w:val="0"/>
          <w:divBdr>
            <w:top w:val="none" w:sz="0" w:space="0" w:color="auto"/>
            <w:left w:val="none" w:sz="0" w:space="0" w:color="auto"/>
            <w:bottom w:val="none" w:sz="0" w:space="0" w:color="auto"/>
            <w:right w:val="none" w:sz="0" w:space="0" w:color="auto"/>
          </w:divBdr>
        </w:div>
        <w:div w:id="2146651862">
          <w:marLeft w:val="480"/>
          <w:marRight w:val="0"/>
          <w:marTop w:val="0"/>
          <w:marBottom w:val="0"/>
          <w:divBdr>
            <w:top w:val="none" w:sz="0" w:space="0" w:color="auto"/>
            <w:left w:val="none" w:sz="0" w:space="0" w:color="auto"/>
            <w:bottom w:val="none" w:sz="0" w:space="0" w:color="auto"/>
            <w:right w:val="none" w:sz="0" w:space="0" w:color="auto"/>
          </w:divBdr>
        </w:div>
      </w:divsChild>
    </w:div>
    <w:div w:id="728652483">
      <w:marLeft w:val="480"/>
      <w:marRight w:val="0"/>
      <w:marTop w:val="0"/>
      <w:marBottom w:val="0"/>
      <w:divBdr>
        <w:top w:val="none" w:sz="0" w:space="0" w:color="auto"/>
        <w:left w:val="none" w:sz="0" w:space="0" w:color="auto"/>
        <w:bottom w:val="none" w:sz="0" w:space="0" w:color="auto"/>
        <w:right w:val="none" w:sz="0" w:space="0" w:color="auto"/>
      </w:divBdr>
    </w:div>
    <w:div w:id="728727397">
      <w:bodyDiv w:val="1"/>
      <w:marLeft w:val="0"/>
      <w:marRight w:val="0"/>
      <w:marTop w:val="0"/>
      <w:marBottom w:val="0"/>
      <w:divBdr>
        <w:top w:val="none" w:sz="0" w:space="0" w:color="auto"/>
        <w:left w:val="none" w:sz="0" w:space="0" w:color="auto"/>
        <w:bottom w:val="none" w:sz="0" w:space="0" w:color="auto"/>
        <w:right w:val="none" w:sz="0" w:space="0" w:color="auto"/>
      </w:divBdr>
    </w:div>
    <w:div w:id="728847826">
      <w:bodyDiv w:val="1"/>
      <w:marLeft w:val="0"/>
      <w:marRight w:val="0"/>
      <w:marTop w:val="0"/>
      <w:marBottom w:val="0"/>
      <w:divBdr>
        <w:top w:val="none" w:sz="0" w:space="0" w:color="auto"/>
        <w:left w:val="none" w:sz="0" w:space="0" w:color="auto"/>
        <w:bottom w:val="none" w:sz="0" w:space="0" w:color="auto"/>
        <w:right w:val="none" w:sz="0" w:space="0" w:color="auto"/>
      </w:divBdr>
    </w:div>
    <w:div w:id="729889012">
      <w:bodyDiv w:val="1"/>
      <w:marLeft w:val="0"/>
      <w:marRight w:val="0"/>
      <w:marTop w:val="0"/>
      <w:marBottom w:val="0"/>
      <w:divBdr>
        <w:top w:val="none" w:sz="0" w:space="0" w:color="auto"/>
        <w:left w:val="none" w:sz="0" w:space="0" w:color="auto"/>
        <w:bottom w:val="none" w:sz="0" w:space="0" w:color="auto"/>
        <w:right w:val="none" w:sz="0" w:space="0" w:color="auto"/>
      </w:divBdr>
    </w:div>
    <w:div w:id="730076758">
      <w:marLeft w:val="480"/>
      <w:marRight w:val="0"/>
      <w:marTop w:val="0"/>
      <w:marBottom w:val="0"/>
      <w:divBdr>
        <w:top w:val="none" w:sz="0" w:space="0" w:color="auto"/>
        <w:left w:val="none" w:sz="0" w:space="0" w:color="auto"/>
        <w:bottom w:val="none" w:sz="0" w:space="0" w:color="auto"/>
        <w:right w:val="none" w:sz="0" w:space="0" w:color="auto"/>
      </w:divBdr>
    </w:div>
    <w:div w:id="730612536">
      <w:marLeft w:val="480"/>
      <w:marRight w:val="0"/>
      <w:marTop w:val="0"/>
      <w:marBottom w:val="0"/>
      <w:divBdr>
        <w:top w:val="none" w:sz="0" w:space="0" w:color="auto"/>
        <w:left w:val="none" w:sz="0" w:space="0" w:color="auto"/>
        <w:bottom w:val="none" w:sz="0" w:space="0" w:color="auto"/>
        <w:right w:val="none" w:sz="0" w:space="0" w:color="auto"/>
      </w:divBdr>
    </w:div>
    <w:div w:id="731276025">
      <w:marLeft w:val="480"/>
      <w:marRight w:val="0"/>
      <w:marTop w:val="0"/>
      <w:marBottom w:val="0"/>
      <w:divBdr>
        <w:top w:val="none" w:sz="0" w:space="0" w:color="auto"/>
        <w:left w:val="none" w:sz="0" w:space="0" w:color="auto"/>
        <w:bottom w:val="none" w:sz="0" w:space="0" w:color="auto"/>
        <w:right w:val="none" w:sz="0" w:space="0" w:color="auto"/>
      </w:divBdr>
    </w:div>
    <w:div w:id="731461759">
      <w:marLeft w:val="480"/>
      <w:marRight w:val="0"/>
      <w:marTop w:val="0"/>
      <w:marBottom w:val="0"/>
      <w:divBdr>
        <w:top w:val="none" w:sz="0" w:space="0" w:color="auto"/>
        <w:left w:val="none" w:sz="0" w:space="0" w:color="auto"/>
        <w:bottom w:val="none" w:sz="0" w:space="0" w:color="auto"/>
        <w:right w:val="none" w:sz="0" w:space="0" w:color="auto"/>
      </w:divBdr>
    </w:div>
    <w:div w:id="734208728">
      <w:marLeft w:val="480"/>
      <w:marRight w:val="0"/>
      <w:marTop w:val="0"/>
      <w:marBottom w:val="0"/>
      <w:divBdr>
        <w:top w:val="none" w:sz="0" w:space="0" w:color="auto"/>
        <w:left w:val="none" w:sz="0" w:space="0" w:color="auto"/>
        <w:bottom w:val="none" w:sz="0" w:space="0" w:color="auto"/>
        <w:right w:val="none" w:sz="0" w:space="0" w:color="auto"/>
      </w:divBdr>
    </w:div>
    <w:div w:id="735127738">
      <w:marLeft w:val="480"/>
      <w:marRight w:val="0"/>
      <w:marTop w:val="0"/>
      <w:marBottom w:val="0"/>
      <w:divBdr>
        <w:top w:val="none" w:sz="0" w:space="0" w:color="auto"/>
        <w:left w:val="none" w:sz="0" w:space="0" w:color="auto"/>
        <w:bottom w:val="none" w:sz="0" w:space="0" w:color="auto"/>
        <w:right w:val="none" w:sz="0" w:space="0" w:color="auto"/>
      </w:divBdr>
    </w:div>
    <w:div w:id="735710231">
      <w:marLeft w:val="480"/>
      <w:marRight w:val="0"/>
      <w:marTop w:val="0"/>
      <w:marBottom w:val="0"/>
      <w:divBdr>
        <w:top w:val="none" w:sz="0" w:space="0" w:color="auto"/>
        <w:left w:val="none" w:sz="0" w:space="0" w:color="auto"/>
        <w:bottom w:val="none" w:sz="0" w:space="0" w:color="auto"/>
        <w:right w:val="none" w:sz="0" w:space="0" w:color="auto"/>
      </w:divBdr>
    </w:div>
    <w:div w:id="736822217">
      <w:bodyDiv w:val="1"/>
      <w:marLeft w:val="0"/>
      <w:marRight w:val="0"/>
      <w:marTop w:val="0"/>
      <w:marBottom w:val="0"/>
      <w:divBdr>
        <w:top w:val="none" w:sz="0" w:space="0" w:color="auto"/>
        <w:left w:val="none" w:sz="0" w:space="0" w:color="auto"/>
        <w:bottom w:val="none" w:sz="0" w:space="0" w:color="auto"/>
        <w:right w:val="none" w:sz="0" w:space="0" w:color="auto"/>
      </w:divBdr>
    </w:div>
    <w:div w:id="738408264">
      <w:marLeft w:val="480"/>
      <w:marRight w:val="0"/>
      <w:marTop w:val="0"/>
      <w:marBottom w:val="0"/>
      <w:divBdr>
        <w:top w:val="none" w:sz="0" w:space="0" w:color="auto"/>
        <w:left w:val="none" w:sz="0" w:space="0" w:color="auto"/>
        <w:bottom w:val="none" w:sz="0" w:space="0" w:color="auto"/>
        <w:right w:val="none" w:sz="0" w:space="0" w:color="auto"/>
      </w:divBdr>
    </w:div>
    <w:div w:id="741560993">
      <w:bodyDiv w:val="1"/>
      <w:marLeft w:val="0"/>
      <w:marRight w:val="0"/>
      <w:marTop w:val="0"/>
      <w:marBottom w:val="0"/>
      <w:divBdr>
        <w:top w:val="none" w:sz="0" w:space="0" w:color="auto"/>
        <w:left w:val="none" w:sz="0" w:space="0" w:color="auto"/>
        <w:bottom w:val="none" w:sz="0" w:space="0" w:color="auto"/>
        <w:right w:val="none" w:sz="0" w:space="0" w:color="auto"/>
      </w:divBdr>
    </w:div>
    <w:div w:id="744836522">
      <w:bodyDiv w:val="1"/>
      <w:marLeft w:val="0"/>
      <w:marRight w:val="0"/>
      <w:marTop w:val="0"/>
      <w:marBottom w:val="0"/>
      <w:divBdr>
        <w:top w:val="none" w:sz="0" w:space="0" w:color="auto"/>
        <w:left w:val="none" w:sz="0" w:space="0" w:color="auto"/>
        <w:bottom w:val="none" w:sz="0" w:space="0" w:color="auto"/>
        <w:right w:val="none" w:sz="0" w:space="0" w:color="auto"/>
      </w:divBdr>
    </w:div>
    <w:div w:id="745222010">
      <w:marLeft w:val="480"/>
      <w:marRight w:val="0"/>
      <w:marTop w:val="0"/>
      <w:marBottom w:val="0"/>
      <w:divBdr>
        <w:top w:val="none" w:sz="0" w:space="0" w:color="auto"/>
        <w:left w:val="none" w:sz="0" w:space="0" w:color="auto"/>
        <w:bottom w:val="none" w:sz="0" w:space="0" w:color="auto"/>
        <w:right w:val="none" w:sz="0" w:space="0" w:color="auto"/>
      </w:divBdr>
    </w:div>
    <w:div w:id="745539842">
      <w:marLeft w:val="480"/>
      <w:marRight w:val="0"/>
      <w:marTop w:val="0"/>
      <w:marBottom w:val="0"/>
      <w:divBdr>
        <w:top w:val="none" w:sz="0" w:space="0" w:color="auto"/>
        <w:left w:val="none" w:sz="0" w:space="0" w:color="auto"/>
        <w:bottom w:val="none" w:sz="0" w:space="0" w:color="auto"/>
        <w:right w:val="none" w:sz="0" w:space="0" w:color="auto"/>
      </w:divBdr>
    </w:div>
    <w:div w:id="746078107">
      <w:marLeft w:val="480"/>
      <w:marRight w:val="0"/>
      <w:marTop w:val="0"/>
      <w:marBottom w:val="0"/>
      <w:divBdr>
        <w:top w:val="none" w:sz="0" w:space="0" w:color="auto"/>
        <w:left w:val="none" w:sz="0" w:space="0" w:color="auto"/>
        <w:bottom w:val="none" w:sz="0" w:space="0" w:color="auto"/>
        <w:right w:val="none" w:sz="0" w:space="0" w:color="auto"/>
      </w:divBdr>
    </w:div>
    <w:div w:id="747312458">
      <w:bodyDiv w:val="1"/>
      <w:marLeft w:val="0"/>
      <w:marRight w:val="0"/>
      <w:marTop w:val="0"/>
      <w:marBottom w:val="0"/>
      <w:divBdr>
        <w:top w:val="none" w:sz="0" w:space="0" w:color="auto"/>
        <w:left w:val="none" w:sz="0" w:space="0" w:color="auto"/>
        <w:bottom w:val="none" w:sz="0" w:space="0" w:color="auto"/>
        <w:right w:val="none" w:sz="0" w:space="0" w:color="auto"/>
      </w:divBdr>
      <w:divsChild>
        <w:div w:id="1667980554">
          <w:marLeft w:val="640"/>
          <w:marRight w:val="0"/>
          <w:marTop w:val="0"/>
          <w:marBottom w:val="0"/>
          <w:divBdr>
            <w:top w:val="none" w:sz="0" w:space="0" w:color="auto"/>
            <w:left w:val="none" w:sz="0" w:space="0" w:color="auto"/>
            <w:bottom w:val="none" w:sz="0" w:space="0" w:color="auto"/>
            <w:right w:val="none" w:sz="0" w:space="0" w:color="auto"/>
          </w:divBdr>
        </w:div>
        <w:div w:id="685987209">
          <w:marLeft w:val="640"/>
          <w:marRight w:val="0"/>
          <w:marTop w:val="0"/>
          <w:marBottom w:val="0"/>
          <w:divBdr>
            <w:top w:val="none" w:sz="0" w:space="0" w:color="auto"/>
            <w:left w:val="none" w:sz="0" w:space="0" w:color="auto"/>
            <w:bottom w:val="none" w:sz="0" w:space="0" w:color="auto"/>
            <w:right w:val="none" w:sz="0" w:space="0" w:color="auto"/>
          </w:divBdr>
        </w:div>
        <w:div w:id="1160850047">
          <w:marLeft w:val="640"/>
          <w:marRight w:val="0"/>
          <w:marTop w:val="0"/>
          <w:marBottom w:val="0"/>
          <w:divBdr>
            <w:top w:val="none" w:sz="0" w:space="0" w:color="auto"/>
            <w:left w:val="none" w:sz="0" w:space="0" w:color="auto"/>
            <w:bottom w:val="none" w:sz="0" w:space="0" w:color="auto"/>
            <w:right w:val="none" w:sz="0" w:space="0" w:color="auto"/>
          </w:divBdr>
        </w:div>
        <w:div w:id="202518957">
          <w:marLeft w:val="640"/>
          <w:marRight w:val="0"/>
          <w:marTop w:val="0"/>
          <w:marBottom w:val="0"/>
          <w:divBdr>
            <w:top w:val="none" w:sz="0" w:space="0" w:color="auto"/>
            <w:left w:val="none" w:sz="0" w:space="0" w:color="auto"/>
            <w:bottom w:val="none" w:sz="0" w:space="0" w:color="auto"/>
            <w:right w:val="none" w:sz="0" w:space="0" w:color="auto"/>
          </w:divBdr>
        </w:div>
        <w:div w:id="1928540408">
          <w:marLeft w:val="640"/>
          <w:marRight w:val="0"/>
          <w:marTop w:val="0"/>
          <w:marBottom w:val="0"/>
          <w:divBdr>
            <w:top w:val="none" w:sz="0" w:space="0" w:color="auto"/>
            <w:left w:val="none" w:sz="0" w:space="0" w:color="auto"/>
            <w:bottom w:val="none" w:sz="0" w:space="0" w:color="auto"/>
            <w:right w:val="none" w:sz="0" w:space="0" w:color="auto"/>
          </w:divBdr>
        </w:div>
        <w:div w:id="1735664055">
          <w:marLeft w:val="640"/>
          <w:marRight w:val="0"/>
          <w:marTop w:val="0"/>
          <w:marBottom w:val="0"/>
          <w:divBdr>
            <w:top w:val="none" w:sz="0" w:space="0" w:color="auto"/>
            <w:left w:val="none" w:sz="0" w:space="0" w:color="auto"/>
            <w:bottom w:val="none" w:sz="0" w:space="0" w:color="auto"/>
            <w:right w:val="none" w:sz="0" w:space="0" w:color="auto"/>
          </w:divBdr>
        </w:div>
        <w:div w:id="1803114369">
          <w:marLeft w:val="640"/>
          <w:marRight w:val="0"/>
          <w:marTop w:val="0"/>
          <w:marBottom w:val="0"/>
          <w:divBdr>
            <w:top w:val="none" w:sz="0" w:space="0" w:color="auto"/>
            <w:left w:val="none" w:sz="0" w:space="0" w:color="auto"/>
            <w:bottom w:val="none" w:sz="0" w:space="0" w:color="auto"/>
            <w:right w:val="none" w:sz="0" w:space="0" w:color="auto"/>
          </w:divBdr>
        </w:div>
        <w:div w:id="2061784445">
          <w:marLeft w:val="640"/>
          <w:marRight w:val="0"/>
          <w:marTop w:val="0"/>
          <w:marBottom w:val="0"/>
          <w:divBdr>
            <w:top w:val="none" w:sz="0" w:space="0" w:color="auto"/>
            <w:left w:val="none" w:sz="0" w:space="0" w:color="auto"/>
            <w:bottom w:val="none" w:sz="0" w:space="0" w:color="auto"/>
            <w:right w:val="none" w:sz="0" w:space="0" w:color="auto"/>
          </w:divBdr>
        </w:div>
        <w:div w:id="1615599243">
          <w:marLeft w:val="640"/>
          <w:marRight w:val="0"/>
          <w:marTop w:val="0"/>
          <w:marBottom w:val="0"/>
          <w:divBdr>
            <w:top w:val="none" w:sz="0" w:space="0" w:color="auto"/>
            <w:left w:val="none" w:sz="0" w:space="0" w:color="auto"/>
            <w:bottom w:val="none" w:sz="0" w:space="0" w:color="auto"/>
            <w:right w:val="none" w:sz="0" w:space="0" w:color="auto"/>
          </w:divBdr>
        </w:div>
        <w:div w:id="1992902291">
          <w:marLeft w:val="640"/>
          <w:marRight w:val="0"/>
          <w:marTop w:val="0"/>
          <w:marBottom w:val="0"/>
          <w:divBdr>
            <w:top w:val="none" w:sz="0" w:space="0" w:color="auto"/>
            <w:left w:val="none" w:sz="0" w:space="0" w:color="auto"/>
            <w:bottom w:val="none" w:sz="0" w:space="0" w:color="auto"/>
            <w:right w:val="none" w:sz="0" w:space="0" w:color="auto"/>
          </w:divBdr>
        </w:div>
        <w:div w:id="1392773096">
          <w:marLeft w:val="640"/>
          <w:marRight w:val="0"/>
          <w:marTop w:val="0"/>
          <w:marBottom w:val="0"/>
          <w:divBdr>
            <w:top w:val="none" w:sz="0" w:space="0" w:color="auto"/>
            <w:left w:val="none" w:sz="0" w:space="0" w:color="auto"/>
            <w:bottom w:val="none" w:sz="0" w:space="0" w:color="auto"/>
            <w:right w:val="none" w:sz="0" w:space="0" w:color="auto"/>
          </w:divBdr>
        </w:div>
        <w:div w:id="1335259326">
          <w:marLeft w:val="640"/>
          <w:marRight w:val="0"/>
          <w:marTop w:val="0"/>
          <w:marBottom w:val="0"/>
          <w:divBdr>
            <w:top w:val="none" w:sz="0" w:space="0" w:color="auto"/>
            <w:left w:val="none" w:sz="0" w:space="0" w:color="auto"/>
            <w:bottom w:val="none" w:sz="0" w:space="0" w:color="auto"/>
            <w:right w:val="none" w:sz="0" w:space="0" w:color="auto"/>
          </w:divBdr>
        </w:div>
        <w:div w:id="1954435705">
          <w:marLeft w:val="640"/>
          <w:marRight w:val="0"/>
          <w:marTop w:val="0"/>
          <w:marBottom w:val="0"/>
          <w:divBdr>
            <w:top w:val="none" w:sz="0" w:space="0" w:color="auto"/>
            <w:left w:val="none" w:sz="0" w:space="0" w:color="auto"/>
            <w:bottom w:val="none" w:sz="0" w:space="0" w:color="auto"/>
            <w:right w:val="none" w:sz="0" w:space="0" w:color="auto"/>
          </w:divBdr>
        </w:div>
        <w:div w:id="545685361">
          <w:marLeft w:val="640"/>
          <w:marRight w:val="0"/>
          <w:marTop w:val="0"/>
          <w:marBottom w:val="0"/>
          <w:divBdr>
            <w:top w:val="none" w:sz="0" w:space="0" w:color="auto"/>
            <w:left w:val="none" w:sz="0" w:space="0" w:color="auto"/>
            <w:bottom w:val="none" w:sz="0" w:space="0" w:color="auto"/>
            <w:right w:val="none" w:sz="0" w:space="0" w:color="auto"/>
          </w:divBdr>
        </w:div>
        <w:div w:id="4947312">
          <w:marLeft w:val="640"/>
          <w:marRight w:val="0"/>
          <w:marTop w:val="0"/>
          <w:marBottom w:val="0"/>
          <w:divBdr>
            <w:top w:val="none" w:sz="0" w:space="0" w:color="auto"/>
            <w:left w:val="none" w:sz="0" w:space="0" w:color="auto"/>
            <w:bottom w:val="none" w:sz="0" w:space="0" w:color="auto"/>
            <w:right w:val="none" w:sz="0" w:space="0" w:color="auto"/>
          </w:divBdr>
        </w:div>
        <w:div w:id="167715854">
          <w:marLeft w:val="640"/>
          <w:marRight w:val="0"/>
          <w:marTop w:val="0"/>
          <w:marBottom w:val="0"/>
          <w:divBdr>
            <w:top w:val="none" w:sz="0" w:space="0" w:color="auto"/>
            <w:left w:val="none" w:sz="0" w:space="0" w:color="auto"/>
            <w:bottom w:val="none" w:sz="0" w:space="0" w:color="auto"/>
            <w:right w:val="none" w:sz="0" w:space="0" w:color="auto"/>
          </w:divBdr>
        </w:div>
        <w:div w:id="550580220">
          <w:marLeft w:val="640"/>
          <w:marRight w:val="0"/>
          <w:marTop w:val="0"/>
          <w:marBottom w:val="0"/>
          <w:divBdr>
            <w:top w:val="none" w:sz="0" w:space="0" w:color="auto"/>
            <w:left w:val="none" w:sz="0" w:space="0" w:color="auto"/>
            <w:bottom w:val="none" w:sz="0" w:space="0" w:color="auto"/>
            <w:right w:val="none" w:sz="0" w:space="0" w:color="auto"/>
          </w:divBdr>
        </w:div>
        <w:div w:id="2118913639">
          <w:marLeft w:val="640"/>
          <w:marRight w:val="0"/>
          <w:marTop w:val="0"/>
          <w:marBottom w:val="0"/>
          <w:divBdr>
            <w:top w:val="none" w:sz="0" w:space="0" w:color="auto"/>
            <w:left w:val="none" w:sz="0" w:space="0" w:color="auto"/>
            <w:bottom w:val="none" w:sz="0" w:space="0" w:color="auto"/>
            <w:right w:val="none" w:sz="0" w:space="0" w:color="auto"/>
          </w:divBdr>
        </w:div>
        <w:div w:id="2022659034">
          <w:marLeft w:val="640"/>
          <w:marRight w:val="0"/>
          <w:marTop w:val="0"/>
          <w:marBottom w:val="0"/>
          <w:divBdr>
            <w:top w:val="none" w:sz="0" w:space="0" w:color="auto"/>
            <w:left w:val="none" w:sz="0" w:space="0" w:color="auto"/>
            <w:bottom w:val="none" w:sz="0" w:space="0" w:color="auto"/>
            <w:right w:val="none" w:sz="0" w:space="0" w:color="auto"/>
          </w:divBdr>
        </w:div>
        <w:div w:id="1816216693">
          <w:marLeft w:val="640"/>
          <w:marRight w:val="0"/>
          <w:marTop w:val="0"/>
          <w:marBottom w:val="0"/>
          <w:divBdr>
            <w:top w:val="none" w:sz="0" w:space="0" w:color="auto"/>
            <w:left w:val="none" w:sz="0" w:space="0" w:color="auto"/>
            <w:bottom w:val="none" w:sz="0" w:space="0" w:color="auto"/>
            <w:right w:val="none" w:sz="0" w:space="0" w:color="auto"/>
          </w:divBdr>
        </w:div>
        <w:div w:id="154272257">
          <w:marLeft w:val="640"/>
          <w:marRight w:val="0"/>
          <w:marTop w:val="0"/>
          <w:marBottom w:val="0"/>
          <w:divBdr>
            <w:top w:val="none" w:sz="0" w:space="0" w:color="auto"/>
            <w:left w:val="none" w:sz="0" w:space="0" w:color="auto"/>
            <w:bottom w:val="none" w:sz="0" w:space="0" w:color="auto"/>
            <w:right w:val="none" w:sz="0" w:space="0" w:color="auto"/>
          </w:divBdr>
        </w:div>
        <w:div w:id="1198275872">
          <w:marLeft w:val="640"/>
          <w:marRight w:val="0"/>
          <w:marTop w:val="0"/>
          <w:marBottom w:val="0"/>
          <w:divBdr>
            <w:top w:val="none" w:sz="0" w:space="0" w:color="auto"/>
            <w:left w:val="none" w:sz="0" w:space="0" w:color="auto"/>
            <w:bottom w:val="none" w:sz="0" w:space="0" w:color="auto"/>
            <w:right w:val="none" w:sz="0" w:space="0" w:color="auto"/>
          </w:divBdr>
        </w:div>
        <w:div w:id="266237155">
          <w:marLeft w:val="640"/>
          <w:marRight w:val="0"/>
          <w:marTop w:val="0"/>
          <w:marBottom w:val="0"/>
          <w:divBdr>
            <w:top w:val="none" w:sz="0" w:space="0" w:color="auto"/>
            <w:left w:val="none" w:sz="0" w:space="0" w:color="auto"/>
            <w:bottom w:val="none" w:sz="0" w:space="0" w:color="auto"/>
            <w:right w:val="none" w:sz="0" w:space="0" w:color="auto"/>
          </w:divBdr>
        </w:div>
        <w:div w:id="1205290249">
          <w:marLeft w:val="640"/>
          <w:marRight w:val="0"/>
          <w:marTop w:val="0"/>
          <w:marBottom w:val="0"/>
          <w:divBdr>
            <w:top w:val="none" w:sz="0" w:space="0" w:color="auto"/>
            <w:left w:val="none" w:sz="0" w:space="0" w:color="auto"/>
            <w:bottom w:val="none" w:sz="0" w:space="0" w:color="auto"/>
            <w:right w:val="none" w:sz="0" w:space="0" w:color="auto"/>
          </w:divBdr>
        </w:div>
        <w:div w:id="90051127">
          <w:marLeft w:val="640"/>
          <w:marRight w:val="0"/>
          <w:marTop w:val="0"/>
          <w:marBottom w:val="0"/>
          <w:divBdr>
            <w:top w:val="none" w:sz="0" w:space="0" w:color="auto"/>
            <w:left w:val="none" w:sz="0" w:space="0" w:color="auto"/>
            <w:bottom w:val="none" w:sz="0" w:space="0" w:color="auto"/>
            <w:right w:val="none" w:sz="0" w:space="0" w:color="auto"/>
          </w:divBdr>
        </w:div>
        <w:div w:id="1876892977">
          <w:marLeft w:val="640"/>
          <w:marRight w:val="0"/>
          <w:marTop w:val="0"/>
          <w:marBottom w:val="0"/>
          <w:divBdr>
            <w:top w:val="none" w:sz="0" w:space="0" w:color="auto"/>
            <w:left w:val="none" w:sz="0" w:space="0" w:color="auto"/>
            <w:bottom w:val="none" w:sz="0" w:space="0" w:color="auto"/>
            <w:right w:val="none" w:sz="0" w:space="0" w:color="auto"/>
          </w:divBdr>
        </w:div>
        <w:div w:id="1467309827">
          <w:marLeft w:val="640"/>
          <w:marRight w:val="0"/>
          <w:marTop w:val="0"/>
          <w:marBottom w:val="0"/>
          <w:divBdr>
            <w:top w:val="none" w:sz="0" w:space="0" w:color="auto"/>
            <w:left w:val="none" w:sz="0" w:space="0" w:color="auto"/>
            <w:bottom w:val="none" w:sz="0" w:space="0" w:color="auto"/>
            <w:right w:val="none" w:sz="0" w:space="0" w:color="auto"/>
          </w:divBdr>
        </w:div>
        <w:div w:id="1520319305">
          <w:marLeft w:val="640"/>
          <w:marRight w:val="0"/>
          <w:marTop w:val="0"/>
          <w:marBottom w:val="0"/>
          <w:divBdr>
            <w:top w:val="none" w:sz="0" w:space="0" w:color="auto"/>
            <w:left w:val="none" w:sz="0" w:space="0" w:color="auto"/>
            <w:bottom w:val="none" w:sz="0" w:space="0" w:color="auto"/>
            <w:right w:val="none" w:sz="0" w:space="0" w:color="auto"/>
          </w:divBdr>
        </w:div>
        <w:div w:id="801002207">
          <w:marLeft w:val="640"/>
          <w:marRight w:val="0"/>
          <w:marTop w:val="0"/>
          <w:marBottom w:val="0"/>
          <w:divBdr>
            <w:top w:val="none" w:sz="0" w:space="0" w:color="auto"/>
            <w:left w:val="none" w:sz="0" w:space="0" w:color="auto"/>
            <w:bottom w:val="none" w:sz="0" w:space="0" w:color="auto"/>
            <w:right w:val="none" w:sz="0" w:space="0" w:color="auto"/>
          </w:divBdr>
        </w:div>
        <w:div w:id="611665976">
          <w:marLeft w:val="640"/>
          <w:marRight w:val="0"/>
          <w:marTop w:val="0"/>
          <w:marBottom w:val="0"/>
          <w:divBdr>
            <w:top w:val="none" w:sz="0" w:space="0" w:color="auto"/>
            <w:left w:val="none" w:sz="0" w:space="0" w:color="auto"/>
            <w:bottom w:val="none" w:sz="0" w:space="0" w:color="auto"/>
            <w:right w:val="none" w:sz="0" w:space="0" w:color="auto"/>
          </w:divBdr>
        </w:div>
        <w:div w:id="568419955">
          <w:marLeft w:val="640"/>
          <w:marRight w:val="0"/>
          <w:marTop w:val="0"/>
          <w:marBottom w:val="0"/>
          <w:divBdr>
            <w:top w:val="none" w:sz="0" w:space="0" w:color="auto"/>
            <w:left w:val="none" w:sz="0" w:space="0" w:color="auto"/>
            <w:bottom w:val="none" w:sz="0" w:space="0" w:color="auto"/>
            <w:right w:val="none" w:sz="0" w:space="0" w:color="auto"/>
          </w:divBdr>
        </w:div>
        <w:div w:id="1223103928">
          <w:marLeft w:val="640"/>
          <w:marRight w:val="0"/>
          <w:marTop w:val="0"/>
          <w:marBottom w:val="0"/>
          <w:divBdr>
            <w:top w:val="none" w:sz="0" w:space="0" w:color="auto"/>
            <w:left w:val="none" w:sz="0" w:space="0" w:color="auto"/>
            <w:bottom w:val="none" w:sz="0" w:space="0" w:color="auto"/>
            <w:right w:val="none" w:sz="0" w:space="0" w:color="auto"/>
          </w:divBdr>
        </w:div>
        <w:div w:id="2055345757">
          <w:marLeft w:val="640"/>
          <w:marRight w:val="0"/>
          <w:marTop w:val="0"/>
          <w:marBottom w:val="0"/>
          <w:divBdr>
            <w:top w:val="none" w:sz="0" w:space="0" w:color="auto"/>
            <w:left w:val="none" w:sz="0" w:space="0" w:color="auto"/>
            <w:bottom w:val="none" w:sz="0" w:space="0" w:color="auto"/>
            <w:right w:val="none" w:sz="0" w:space="0" w:color="auto"/>
          </w:divBdr>
        </w:div>
        <w:div w:id="376508741">
          <w:marLeft w:val="640"/>
          <w:marRight w:val="0"/>
          <w:marTop w:val="0"/>
          <w:marBottom w:val="0"/>
          <w:divBdr>
            <w:top w:val="none" w:sz="0" w:space="0" w:color="auto"/>
            <w:left w:val="none" w:sz="0" w:space="0" w:color="auto"/>
            <w:bottom w:val="none" w:sz="0" w:space="0" w:color="auto"/>
            <w:right w:val="none" w:sz="0" w:space="0" w:color="auto"/>
          </w:divBdr>
        </w:div>
        <w:div w:id="1750038318">
          <w:marLeft w:val="640"/>
          <w:marRight w:val="0"/>
          <w:marTop w:val="0"/>
          <w:marBottom w:val="0"/>
          <w:divBdr>
            <w:top w:val="none" w:sz="0" w:space="0" w:color="auto"/>
            <w:left w:val="none" w:sz="0" w:space="0" w:color="auto"/>
            <w:bottom w:val="none" w:sz="0" w:space="0" w:color="auto"/>
            <w:right w:val="none" w:sz="0" w:space="0" w:color="auto"/>
          </w:divBdr>
        </w:div>
        <w:div w:id="946161257">
          <w:marLeft w:val="640"/>
          <w:marRight w:val="0"/>
          <w:marTop w:val="0"/>
          <w:marBottom w:val="0"/>
          <w:divBdr>
            <w:top w:val="none" w:sz="0" w:space="0" w:color="auto"/>
            <w:left w:val="none" w:sz="0" w:space="0" w:color="auto"/>
            <w:bottom w:val="none" w:sz="0" w:space="0" w:color="auto"/>
            <w:right w:val="none" w:sz="0" w:space="0" w:color="auto"/>
          </w:divBdr>
        </w:div>
        <w:div w:id="183440674">
          <w:marLeft w:val="640"/>
          <w:marRight w:val="0"/>
          <w:marTop w:val="0"/>
          <w:marBottom w:val="0"/>
          <w:divBdr>
            <w:top w:val="none" w:sz="0" w:space="0" w:color="auto"/>
            <w:left w:val="none" w:sz="0" w:space="0" w:color="auto"/>
            <w:bottom w:val="none" w:sz="0" w:space="0" w:color="auto"/>
            <w:right w:val="none" w:sz="0" w:space="0" w:color="auto"/>
          </w:divBdr>
        </w:div>
        <w:div w:id="493498770">
          <w:marLeft w:val="640"/>
          <w:marRight w:val="0"/>
          <w:marTop w:val="0"/>
          <w:marBottom w:val="0"/>
          <w:divBdr>
            <w:top w:val="none" w:sz="0" w:space="0" w:color="auto"/>
            <w:left w:val="none" w:sz="0" w:space="0" w:color="auto"/>
            <w:bottom w:val="none" w:sz="0" w:space="0" w:color="auto"/>
            <w:right w:val="none" w:sz="0" w:space="0" w:color="auto"/>
          </w:divBdr>
        </w:div>
        <w:div w:id="771316974">
          <w:marLeft w:val="640"/>
          <w:marRight w:val="0"/>
          <w:marTop w:val="0"/>
          <w:marBottom w:val="0"/>
          <w:divBdr>
            <w:top w:val="none" w:sz="0" w:space="0" w:color="auto"/>
            <w:left w:val="none" w:sz="0" w:space="0" w:color="auto"/>
            <w:bottom w:val="none" w:sz="0" w:space="0" w:color="auto"/>
            <w:right w:val="none" w:sz="0" w:space="0" w:color="auto"/>
          </w:divBdr>
        </w:div>
        <w:div w:id="595675024">
          <w:marLeft w:val="640"/>
          <w:marRight w:val="0"/>
          <w:marTop w:val="0"/>
          <w:marBottom w:val="0"/>
          <w:divBdr>
            <w:top w:val="none" w:sz="0" w:space="0" w:color="auto"/>
            <w:left w:val="none" w:sz="0" w:space="0" w:color="auto"/>
            <w:bottom w:val="none" w:sz="0" w:space="0" w:color="auto"/>
            <w:right w:val="none" w:sz="0" w:space="0" w:color="auto"/>
          </w:divBdr>
        </w:div>
        <w:div w:id="1132089955">
          <w:marLeft w:val="640"/>
          <w:marRight w:val="0"/>
          <w:marTop w:val="0"/>
          <w:marBottom w:val="0"/>
          <w:divBdr>
            <w:top w:val="none" w:sz="0" w:space="0" w:color="auto"/>
            <w:left w:val="none" w:sz="0" w:space="0" w:color="auto"/>
            <w:bottom w:val="none" w:sz="0" w:space="0" w:color="auto"/>
            <w:right w:val="none" w:sz="0" w:space="0" w:color="auto"/>
          </w:divBdr>
        </w:div>
        <w:div w:id="2072001686">
          <w:marLeft w:val="640"/>
          <w:marRight w:val="0"/>
          <w:marTop w:val="0"/>
          <w:marBottom w:val="0"/>
          <w:divBdr>
            <w:top w:val="none" w:sz="0" w:space="0" w:color="auto"/>
            <w:left w:val="none" w:sz="0" w:space="0" w:color="auto"/>
            <w:bottom w:val="none" w:sz="0" w:space="0" w:color="auto"/>
            <w:right w:val="none" w:sz="0" w:space="0" w:color="auto"/>
          </w:divBdr>
        </w:div>
        <w:div w:id="1740785602">
          <w:marLeft w:val="640"/>
          <w:marRight w:val="0"/>
          <w:marTop w:val="0"/>
          <w:marBottom w:val="0"/>
          <w:divBdr>
            <w:top w:val="none" w:sz="0" w:space="0" w:color="auto"/>
            <w:left w:val="none" w:sz="0" w:space="0" w:color="auto"/>
            <w:bottom w:val="none" w:sz="0" w:space="0" w:color="auto"/>
            <w:right w:val="none" w:sz="0" w:space="0" w:color="auto"/>
          </w:divBdr>
        </w:div>
        <w:div w:id="1308045494">
          <w:marLeft w:val="640"/>
          <w:marRight w:val="0"/>
          <w:marTop w:val="0"/>
          <w:marBottom w:val="0"/>
          <w:divBdr>
            <w:top w:val="none" w:sz="0" w:space="0" w:color="auto"/>
            <w:left w:val="none" w:sz="0" w:space="0" w:color="auto"/>
            <w:bottom w:val="none" w:sz="0" w:space="0" w:color="auto"/>
            <w:right w:val="none" w:sz="0" w:space="0" w:color="auto"/>
          </w:divBdr>
        </w:div>
        <w:div w:id="2041936303">
          <w:marLeft w:val="640"/>
          <w:marRight w:val="0"/>
          <w:marTop w:val="0"/>
          <w:marBottom w:val="0"/>
          <w:divBdr>
            <w:top w:val="none" w:sz="0" w:space="0" w:color="auto"/>
            <w:left w:val="none" w:sz="0" w:space="0" w:color="auto"/>
            <w:bottom w:val="none" w:sz="0" w:space="0" w:color="auto"/>
            <w:right w:val="none" w:sz="0" w:space="0" w:color="auto"/>
          </w:divBdr>
        </w:div>
        <w:div w:id="605424843">
          <w:marLeft w:val="640"/>
          <w:marRight w:val="0"/>
          <w:marTop w:val="0"/>
          <w:marBottom w:val="0"/>
          <w:divBdr>
            <w:top w:val="none" w:sz="0" w:space="0" w:color="auto"/>
            <w:left w:val="none" w:sz="0" w:space="0" w:color="auto"/>
            <w:bottom w:val="none" w:sz="0" w:space="0" w:color="auto"/>
            <w:right w:val="none" w:sz="0" w:space="0" w:color="auto"/>
          </w:divBdr>
        </w:div>
        <w:div w:id="1656642907">
          <w:marLeft w:val="640"/>
          <w:marRight w:val="0"/>
          <w:marTop w:val="0"/>
          <w:marBottom w:val="0"/>
          <w:divBdr>
            <w:top w:val="none" w:sz="0" w:space="0" w:color="auto"/>
            <w:left w:val="none" w:sz="0" w:space="0" w:color="auto"/>
            <w:bottom w:val="none" w:sz="0" w:space="0" w:color="auto"/>
            <w:right w:val="none" w:sz="0" w:space="0" w:color="auto"/>
          </w:divBdr>
        </w:div>
        <w:div w:id="1923178398">
          <w:marLeft w:val="640"/>
          <w:marRight w:val="0"/>
          <w:marTop w:val="0"/>
          <w:marBottom w:val="0"/>
          <w:divBdr>
            <w:top w:val="none" w:sz="0" w:space="0" w:color="auto"/>
            <w:left w:val="none" w:sz="0" w:space="0" w:color="auto"/>
            <w:bottom w:val="none" w:sz="0" w:space="0" w:color="auto"/>
            <w:right w:val="none" w:sz="0" w:space="0" w:color="auto"/>
          </w:divBdr>
        </w:div>
        <w:div w:id="1506363931">
          <w:marLeft w:val="640"/>
          <w:marRight w:val="0"/>
          <w:marTop w:val="0"/>
          <w:marBottom w:val="0"/>
          <w:divBdr>
            <w:top w:val="none" w:sz="0" w:space="0" w:color="auto"/>
            <w:left w:val="none" w:sz="0" w:space="0" w:color="auto"/>
            <w:bottom w:val="none" w:sz="0" w:space="0" w:color="auto"/>
            <w:right w:val="none" w:sz="0" w:space="0" w:color="auto"/>
          </w:divBdr>
        </w:div>
        <w:div w:id="1330450326">
          <w:marLeft w:val="640"/>
          <w:marRight w:val="0"/>
          <w:marTop w:val="0"/>
          <w:marBottom w:val="0"/>
          <w:divBdr>
            <w:top w:val="none" w:sz="0" w:space="0" w:color="auto"/>
            <w:left w:val="none" w:sz="0" w:space="0" w:color="auto"/>
            <w:bottom w:val="none" w:sz="0" w:space="0" w:color="auto"/>
            <w:right w:val="none" w:sz="0" w:space="0" w:color="auto"/>
          </w:divBdr>
        </w:div>
        <w:div w:id="1793747909">
          <w:marLeft w:val="640"/>
          <w:marRight w:val="0"/>
          <w:marTop w:val="0"/>
          <w:marBottom w:val="0"/>
          <w:divBdr>
            <w:top w:val="none" w:sz="0" w:space="0" w:color="auto"/>
            <w:left w:val="none" w:sz="0" w:space="0" w:color="auto"/>
            <w:bottom w:val="none" w:sz="0" w:space="0" w:color="auto"/>
            <w:right w:val="none" w:sz="0" w:space="0" w:color="auto"/>
          </w:divBdr>
        </w:div>
        <w:div w:id="842355328">
          <w:marLeft w:val="640"/>
          <w:marRight w:val="0"/>
          <w:marTop w:val="0"/>
          <w:marBottom w:val="0"/>
          <w:divBdr>
            <w:top w:val="none" w:sz="0" w:space="0" w:color="auto"/>
            <w:left w:val="none" w:sz="0" w:space="0" w:color="auto"/>
            <w:bottom w:val="none" w:sz="0" w:space="0" w:color="auto"/>
            <w:right w:val="none" w:sz="0" w:space="0" w:color="auto"/>
          </w:divBdr>
        </w:div>
        <w:div w:id="407654711">
          <w:marLeft w:val="640"/>
          <w:marRight w:val="0"/>
          <w:marTop w:val="0"/>
          <w:marBottom w:val="0"/>
          <w:divBdr>
            <w:top w:val="none" w:sz="0" w:space="0" w:color="auto"/>
            <w:left w:val="none" w:sz="0" w:space="0" w:color="auto"/>
            <w:bottom w:val="none" w:sz="0" w:space="0" w:color="auto"/>
            <w:right w:val="none" w:sz="0" w:space="0" w:color="auto"/>
          </w:divBdr>
        </w:div>
        <w:div w:id="1064570324">
          <w:marLeft w:val="640"/>
          <w:marRight w:val="0"/>
          <w:marTop w:val="0"/>
          <w:marBottom w:val="0"/>
          <w:divBdr>
            <w:top w:val="none" w:sz="0" w:space="0" w:color="auto"/>
            <w:left w:val="none" w:sz="0" w:space="0" w:color="auto"/>
            <w:bottom w:val="none" w:sz="0" w:space="0" w:color="auto"/>
            <w:right w:val="none" w:sz="0" w:space="0" w:color="auto"/>
          </w:divBdr>
        </w:div>
        <w:div w:id="2071689251">
          <w:marLeft w:val="640"/>
          <w:marRight w:val="0"/>
          <w:marTop w:val="0"/>
          <w:marBottom w:val="0"/>
          <w:divBdr>
            <w:top w:val="none" w:sz="0" w:space="0" w:color="auto"/>
            <w:left w:val="none" w:sz="0" w:space="0" w:color="auto"/>
            <w:bottom w:val="none" w:sz="0" w:space="0" w:color="auto"/>
            <w:right w:val="none" w:sz="0" w:space="0" w:color="auto"/>
          </w:divBdr>
        </w:div>
        <w:div w:id="2118480842">
          <w:marLeft w:val="640"/>
          <w:marRight w:val="0"/>
          <w:marTop w:val="0"/>
          <w:marBottom w:val="0"/>
          <w:divBdr>
            <w:top w:val="none" w:sz="0" w:space="0" w:color="auto"/>
            <w:left w:val="none" w:sz="0" w:space="0" w:color="auto"/>
            <w:bottom w:val="none" w:sz="0" w:space="0" w:color="auto"/>
            <w:right w:val="none" w:sz="0" w:space="0" w:color="auto"/>
          </w:divBdr>
        </w:div>
        <w:div w:id="1720199907">
          <w:marLeft w:val="640"/>
          <w:marRight w:val="0"/>
          <w:marTop w:val="0"/>
          <w:marBottom w:val="0"/>
          <w:divBdr>
            <w:top w:val="none" w:sz="0" w:space="0" w:color="auto"/>
            <w:left w:val="none" w:sz="0" w:space="0" w:color="auto"/>
            <w:bottom w:val="none" w:sz="0" w:space="0" w:color="auto"/>
            <w:right w:val="none" w:sz="0" w:space="0" w:color="auto"/>
          </w:divBdr>
        </w:div>
        <w:div w:id="2068920215">
          <w:marLeft w:val="640"/>
          <w:marRight w:val="0"/>
          <w:marTop w:val="0"/>
          <w:marBottom w:val="0"/>
          <w:divBdr>
            <w:top w:val="none" w:sz="0" w:space="0" w:color="auto"/>
            <w:left w:val="none" w:sz="0" w:space="0" w:color="auto"/>
            <w:bottom w:val="none" w:sz="0" w:space="0" w:color="auto"/>
            <w:right w:val="none" w:sz="0" w:space="0" w:color="auto"/>
          </w:divBdr>
        </w:div>
        <w:div w:id="909196429">
          <w:marLeft w:val="640"/>
          <w:marRight w:val="0"/>
          <w:marTop w:val="0"/>
          <w:marBottom w:val="0"/>
          <w:divBdr>
            <w:top w:val="none" w:sz="0" w:space="0" w:color="auto"/>
            <w:left w:val="none" w:sz="0" w:space="0" w:color="auto"/>
            <w:bottom w:val="none" w:sz="0" w:space="0" w:color="auto"/>
            <w:right w:val="none" w:sz="0" w:space="0" w:color="auto"/>
          </w:divBdr>
        </w:div>
        <w:div w:id="1948464643">
          <w:marLeft w:val="640"/>
          <w:marRight w:val="0"/>
          <w:marTop w:val="0"/>
          <w:marBottom w:val="0"/>
          <w:divBdr>
            <w:top w:val="none" w:sz="0" w:space="0" w:color="auto"/>
            <w:left w:val="none" w:sz="0" w:space="0" w:color="auto"/>
            <w:bottom w:val="none" w:sz="0" w:space="0" w:color="auto"/>
            <w:right w:val="none" w:sz="0" w:space="0" w:color="auto"/>
          </w:divBdr>
        </w:div>
        <w:div w:id="867521828">
          <w:marLeft w:val="640"/>
          <w:marRight w:val="0"/>
          <w:marTop w:val="0"/>
          <w:marBottom w:val="0"/>
          <w:divBdr>
            <w:top w:val="none" w:sz="0" w:space="0" w:color="auto"/>
            <w:left w:val="none" w:sz="0" w:space="0" w:color="auto"/>
            <w:bottom w:val="none" w:sz="0" w:space="0" w:color="auto"/>
            <w:right w:val="none" w:sz="0" w:space="0" w:color="auto"/>
          </w:divBdr>
        </w:div>
        <w:div w:id="1648851130">
          <w:marLeft w:val="640"/>
          <w:marRight w:val="0"/>
          <w:marTop w:val="0"/>
          <w:marBottom w:val="0"/>
          <w:divBdr>
            <w:top w:val="none" w:sz="0" w:space="0" w:color="auto"/>
            <w:left w:val="none" w:sz="0" w:space="0" w:color="auto"/>
            <w:bottom w:val="none" w:sz="0" w:space="0" w:color="auto"/>
            <w:right w:val="none" w:sz="0" w:space="0" w:color="auto"/>
          </w:divBdr>
        </w:div>
        <w:div w:id="344401377">
          <w:marLeft w:val="640"/>
          <w:marRight w:val="0"/>
          <w:marTop w:val="0"/>
          <w:marBottom w:val="0"/>
          <w:divBdr>
            <w:top w:val="none" w:sz="0" w:space="0" w:color="auto"/>
            <w:left w:val="none" w:sz="0" w:space="0" w:color="auto"/>
            <w:bottom w:val="none" w:sz="0" w:space="0" w:color="auto"/>
            <w:right w:val="none" w:sz="0" w:space="0" w:color="auto"/>
          </w:divBdr>
        </w:div>
        <w:div w:id="1197158119">
          <w:marLeft w:val="640"/>
          <w:marRight w:val="0"/>
          <w:marTop w:val="0"/>
          <w:marBottom w:val="0"/>
          <w:divBdr>
            <w:top w:val="none" w:sz="0" w:space="0" w:color="auto"/>
            <w:left w:val="none" w:sz="0" w:space="0" w:color="auto"/>
            <w:bottom w:val="none" w:sz="0" w:space="0" w:color="auto"/>
            <w:right w:val="none" w:sz="0" w:space="0" w:color="auto"/>
          </w:divBdr>
        </w:div>
        <w:div w:id="1459108878">
          <w:marLeft w:val="640"/>
          <w:marRight w:val="0"/>
          <w:marTop w:val="0"/>
          <w:marBottom w:val="0"/>
          <w:divBdr>
            <w:top w:val="none" w:sz="0" w:space="0" w:color="auto"/>
            <w:left w:val="none" w:sz="0" w:space="0" w:color="auto"/>
            <w:bottom w:val="none" w:sz="0" w:space="0" w:color="auto"/>
            <w:right w:val="none" w:sz="0" w:space="0" w:color="auto"/>
          </w:divBdr>
        </w:div>
      </w:divsChild>
    </w:div>
    <w:div w:id="748818070">
      <w:bodyDiv w:val="1"/>
      <w:marLeft w:val="0"/>
      <w:marRight w:val="0"/>
      <w:marTop w:val="0"/>
      <w:marBottom w:val="0"/>
      <w:divBdr>
        <w:top w:val="none" w:sz="0" w:space="0" w:color="auto"/>
        <w:left w:val="none" w:sz="0" w:space="0" w:color="auto"/>
        <w:bottom w:val="none" w:sz="0" w:space="0" w:color="auto"/>
        <w:right w:val="none" w:sz="0" w:space="0" w:color="auto"/>
      </w:divBdr>
    </w:div>
    <w:div w:id="752044151">
      <w:bodyDiv w:val="1"/>
      <w:marLeft w:val="0"/>
      <w:marRight w:val="0"/>
      <w:marTop w:val="0"/>
      <w:marBottom w:val="0"/>
      <w:divBdr>
        <w:top w:val="none" w:sz="0" w:space="0" w:color="auto"/>
        <w:left w:val="none" w:sz="0" w:space="0" w:color="auto"/>
        <w:bottom w:val="none" w:sz="0" w:space="0" w:color="auto"/>
        <w:right w:val="none" w:sz="0" w:space="0" w:color="auto"/>
      </w:divBdr>
    </w:div>
    <w:div w:id="752432170">
      <w:marLeft w:val="480"/>
      <w:marRight w:val="0"/>
      <w:marTop w:val="0"/>
      <w:marBottom w:val="0"/>
      <w:divBdr>
        <w:top w:val="none" w:sz="0" w:space="0" w:color="auto"/>
        <w:left w:val="none" w:sz="0" w:space="0" w:color="auto"/>
        <w:bottom w:val="none" w:sz="0" w:space="0" w:color="auto"/>
        <w:right w:val="none" w:sz="0" w:space="0" w:color="auto"/>
      </w:divBdr>
    </w:div>
    <w:div w:id="752817179">
      <w:bodyDiv w:val="1"/>
      <w:marLeft w:val="0"/>
      <w:marRight w:val="0"/>
      <w:marTop w:val="0"/>
      <w:marBottom w:val="0"/>
      <w:divBdr>
        <w:top w:val="none" w:sz="0" w:space="0" w:color="auto"/>
        <w:left w:val="none" w:sz="0" w:space="0" w:color="auto"/>
        <w:bottom w:val="none" w:sz="0" w:space="0" w:color="auto"/>
        <w:right w:val="none" w:sz="0" w:space="0" w:color="auto"/>
      </w:divBdr>
      <w:divsChild>
        <w:div w:id="610934859">
          <w:marLeft w:val="640"/>
          <w:marRight w:val="0"/>
          <w:marTop w:val="0"/>
          <w:marBottom w:val="0"/>
          <w:divBdr>
            <w:top w:val="none" w:sz="0" w:space="0" w:color="auto"/>
            <w:left w:val="none" w:sz="0" w:space="0" w:color="auto"/>
            <w:bottom w:val="none" w:sz="0" w:space="0" w:color="auto"/>
            <w:right w:val="none" w:sz="0" w:space="0" w:color="auto"/>
          </w:divBdr>
        </w:div>
        <w:div w:id="2005355328">
          <w:marLeft w:val="640"/>
          <w:marRight w:val="0"/>
          <w:marTop w:val="0"/>
          <w:marBottom w:val="0"/>
          <w:divBdr>
            <w:top w:val="none" w:sz="0" w:space="0" w:color="auto"/>
            <w:left w:val="none" w:sz="0" w:space="0" w:color="auto"/>
            <w:bottom w:val="none" w:sz="0" w:space="0" w:color="auto"/>
            <w:right w:val="none" w:sz="0" w:space="0" w:color="auto"/>
          </w:divBdr>
        </w:div>
        <w:div w:id="166946883">
          <w:marLeft w:val="640"/>
          <w:marRight w:val="0"/>
          <w:marTop w:val="0"/>
          <w:marBottom w:val="0"/>
          <w:divBdr>
            <w:top w:val="none" w:sz="0" w:space="0" w:color="auto"/>
            <w:left w:val="none" w:sz="0" w:space="0" w:color="auto"/>
            <w:bottom w:val="none" w:sz="0" w:space="0" w:color="auto"/>
            <w:right w:val="none" w:sz="0" w:space="0" w:color="auto"/>
          </w:divBdr>
        </w:div>
        <w:div w:id="1761757307">
          <w:marLeft w:val="640"/>
          <w:marRight w:val="0"/>
          <w:marTop w:val="0"/>
          <w:marBottom w:val="0"/>
          <w:divBdr>
            <w:top w:val="none" w:sz="0" w:space="0" w:color="auto"/>
            <w:left w:val="none" w:sz="0" w:space="0" w:color="auto"/>
            <w:bottom w:val="none" w:sz="0" w:space="0" w:color="auto"/>
            <w:right w:val="none" w:sz="0" w:space="0" w:color="auto"/>
          </w:divBdr>
        </w:div>
        <w:div w:id="15932304">
          <w:marLeft w:val="640"/>
          <w:marRight w:val="0"/>
          <w:marTop w:val="0"/>
          <w:marBottom w:val="0"/>
          <w:divBdr>
            <w:top w:val="none" w:sz="0" w:space="0" w:color="auto"/>
            <w:left w:val="none" w:sz="0" w:space="0" w:color="auto"/>
            <w:bottom w:val="none" w:sz="0" w:space="0" w:color="auto"/>
            <w:right w:val="none" w:sz="0" w:space="0" w:color="auto"/>
          </w:divBdr>
        </w:div>
        <w:div w:id="647786896">
          <w:marLeft w:val="640"/>
          <w:marRight w:val="0"/>
          <w:marTop w:val="0"/>
          <w:marBottom w:val="0"/>
          <w:divBdr>
            <w:top w:val="none" w:sz="0" w:space="0" w:color="auto"/>
            <w:left w:val="none" w:sz="0" w:space="0" w:color="auto"/>
            <w:bottom w:val="none" w:sz="0" w:space="0" w:color="auto"/>
            <w:right w:val="none" w:sz="0" w:space="0" w:color="auto"/>
          </w:divBdr>
        </w:div>
        <w:div w:id="1353728173">
          <w:marLeft w:val="640"/>
          <w:marRight w:val="0"/>
          <w:marTop w:val="0"/>
          <w:marBottom w:val="0"/>
          <w:divBdr>
            <w:top w:val="none" w:sz="0" w:space="0" w:color="auto"/>
            <w:left w:val="none" w:sz="0" w:space="0" w:color="auto"/>
            <w:bottom w:val="none" w:sz="0" w:space="0" w:color="auto"/>
            <w:right w:val="none" w:sz="0" w:space="0" w:color="auto"/>
          </w:divBdr>
        </w:div>
        <w:div w:id="1221675026">
          <w:marLeft w:val="640"/>
          <w:marRight w:val="0"/>
          <w:marTop w:val="0"/>
          <w:marBottom w:val="0"/>
          <w:divBdr>
            <w:top w:val="none" w:sz="0" w:space="0" w:color="auto"/>
            <w:left w:val="none" w:sz="0" w:space="0" w:color="auto"/>
            <w:bottom w:val="none" w:sz="0" w:space="0" w:color="auto"/>
            <w:right w:val="none" w:sz="0" w:space="0" w:color="auto"/>
          </w:divBdr>
        </w:div>
        <w:div w:id="735276027">
          <w:marLeft w:val="640"/>
          <w:marRight w:val="0"/>
          <w:marTop w:val="0"/>
          <w:marBottom w:val="0"/>
          <w:divBdr>
            <w:top w:val="none" w:sz="0" w:space="0" w:color="auto"/>
            <w:left w:val="none" w:sz="0" w:space="0" w:color="auto"/>
            <w:bottom w:val="none" w:sz="0" w:space="0" w:color="auto"/>
            <w:right w:val="none" w:sz="0" w:space="0" w:color="auto"/>
          </w:divBdr>
        </w:div>
        <w:div w:id="267590316">
          <w:marLeft w:val="640"/>
          <w:marRight w:val="0"/>
          <w:marTop w:val="0"/>
          <w:marBottom w:val="0"/>
          <w:divBdr>
            <w:top w:val="none" w:sz="0" w:space="0" w:color="auto"/>
            <w:left w:val="none" w:sz="0" w:space="0" w:color="auto"/>
            <w:bottom w:val="none" w:sz="0" w:space="0" w:color="auto"/>
            <w:right w:val="none" w:sz="0" w:space="0" w:color="auto"/>
          </w:divBdr>
        </w:div>
        <w:div w:id="617181738">
          <w:marLeft w:val="640"/>
          <w:marRight w:val="0"/>
          <w:marTop w:val="0"/>
          <w:marBottom w:val="0"/>
          <w:divBdr>
            <w:top w:val="none" w:sz="0" w:space="0" w:color="auto"/>
            <w:left w:val="none" w:sz="0" w:space="0" w:color="auto"/>
            <w:bottom w:val="none" w:sz="0" w:space="0" w:color="auto"/>
            <w:right w:val="none" w:sz="0" w:space="0" w:color="auto"/>
          </w:divBdr>
        </w:div>
        <w:div w:id="1417047134">
          <w:marLeft w:val="640"/>
          <w:marRight w:val="0"/>
          <w:marTop w:val="0"/>
          <w:marBottom w:val="0"/>
          <w:divBdr>
            <w:top w:val="none" w:sz="0" w:space="0" w:color="auto"/>
            <w:left w:val="none" w:sz="0" w:space="0" w:color="auto"/>
            <w:bottom w:val="none" w:sz="0" w:space="0" w:color="auto"/>
            <w:right w:val="none" w:sz="0" w:space="0" w:color="auto"/>
          </w:divBdr>
        </w:div>
        <w:div w:id="1254631120">
          <w:marLeft w:val="640"/>
          <w:marRight w:val="0"/>
          <w:marTop w:val="0"/>
          <w:marBottom w:val="0"/>
          <w:divBdr>
            <w:top w:val="none" w:sz="0" w:space="0" w:color="auto"/>
            <w:left w:val="none" w:sz="0" w:space="0" w:color="auto"/>
            <w:bottom w:val="none" w:sz="0" w:space="0" w:color="auto"/>
            <w:right w:val="none" w:sz="0" w:space="0" w:color="auto"/>
          </w:divBdr>
        </w:div>
        <w:div w:id="1909222697">
          <w:marLeft w:val="640"/>
          <w:marRight w:val="0"/>
          <w:marTop w:val="0"/>
          <w:marBottom w:val="0"/>
          <w:divBdr>
            <w:top w:val="none" w:sz="0" w:space="0" w:color="auto"/>
            <w:left w:val="none" w:sz="0" w:space="0" w:color="auto"/>
            <w:bottom w:val="none" w:sz="0" w:space="0" w:color="auto"/>
            <w:right w:val="none" w:sz="0" w:space="0" w:color="auto"/>
          </w:divBdr>
        </w:div>
        <w:div w:id="716970290">
          <w:marLeft w:val="640"/>
          <w:marRight w:val="0"/>
          <w:marTop w:val="0"/>
          <w:marBottom w:val="0"/>
          <w:divBdr>
            <w:top w:val="none" w:sz="0" w:space="0" w:color="auto"/>
            <w:left w:val="none" w:sz="0" w:space="0" w:color="auto"/>
            <w:bottom w:val="none" w:sz="0" w:space="0" w:color="auto"/>
            <w:right w:val="none" w:sz="0" w:space="0" w:color="auto"/>
          </w:divBdr>
        </w:div>
        <w:div w:id="495418527">
          <w:marLeft w:val="640"/>
          <w:marRight w:val="0"/>
          <w:marTop w:val="0"/>
          <w:marBottom w:val="0"/>
          <w:divBdr>
            <w:top w:val="none" w:sz="0" w:space="0" w:color="auto"/>
            <w:left w:val="none" w:sz="0" w:space="0" w:color="auto"/>
            <w:bottom w:val="none" w:sz="0" w:space="0" w:color="auto"/>
            <w:right w:val="none" w:sz="0" w:space="0" w:color="auto"/>
          </w:divBdr>
        </w:div>
        <w:div w:id="365372861">
          <w:marLeft w:val="640"/>
          <w:marRight w:val="0"/>
          <w:marTop w:val="0"/>
          <w:marBottom w:val="0"/>
          <w:divBdr>
            <w:top w:val="none" w:sz="0" w:space="0" w:color="auto"/>
            <w:left w:val="none" w:sz="0" w:space="0" w:color="auto"/>
            <w:bottom w:val="none" w:sz="0" w:space="0" w:color="auto"/>
            <w:right w:val="none" w:sz="0" w:space="0" w:color="auto"/>
          </w:divBdr>
        </w:div>
        <w:div w:id="1237476242">
          <w:marLeft w:val="640"/>
          <w:marRight w:val="0"/>
          <w:marTop w:val="0"/>
          <w:marBottom w:val="0"/>
          <w:divBdr>
            <w:top w:val="none" w:sz="0" w:space="0" w:color="auto"/>
            <w:left w:val="none" w:sz="0" w:space="0" w:color="auto"/>
            <w:bottom w:val="none" w:sz="0" w:space="0" w:color="auto"/>
            <w:right w:val="none" w:sz="0" w:space="0" w:color="auto"/>
          </w:divBdr>
        </w:div>
        <w:div w:id="1828788150">
          <w:marLeft w:val="640"/>
          <w:marRight w:val="0"/>
          <w:marTop w:val="0"/>
          <w:marBottom w:val="0"/>
          <w:divBdr>
            <w:top w:val="none" w:sz="0" w:space="0" w:color="auto"/>
            <w:left w:val="none" w:sz="0" w:space="0" w:color="auto"/>
            <w:bottom w:val="none" w:sz="0" w:space="0" w:color="auto"/>
            <w:right w:val="none" w:sz="0" w:space="0" w:color="auto"/>
          </w:divBdr>
        </w:div>
        <w:div w:id="1635867862">
          <w:marLeft w:val="640"/>
          <w:marRight w:val="0"/>
          <w:marTop w:val="0"/>
          <w:marBottom w:val="0"/>
          <w:divBdr>
            <w:top w:val="none" w:sz="0" w:space="0" w:color="auto"/>
            <w:left w:val="none" w:sz="0" w:space="0" w:color="auto"/>
            <w:bottom w:val="none" w:sz="0" w:space="0" w:color="auto"/>
            <w:right w:val="none" w:sz="0" w:space="0" w:color="auto"/>
          </w:divBdr>
        </w:div>
        <w:div w:id="980041796">
          <w:marLeft w:val="640"/>
          <w:marRight w:val="0"/>
          <w:marTop w:val="0"/>
          <w:marBottom w:val="0"/>
          <w:divBdr>
            <w:top w:val="none" w:sz="0" w:space="0" w:color="auto"/>
            <w:left w:val="none" w:sz="0" w:space="0" w:color="auto"/>
            <w:bottom w:val="none" w:sz="0" w:space="0" w:color="auto"/>
            <w:right w:val="none" w:sz="0" w:space="0" w:color="auto"/>
          </w:divBdr>
        </w:div>
        <w:div w:id="1251503636">
          <w:marLeft w:val="640"/>
          <w:marRight w:val="0"/>
          <w:marTop w:val="0"/>
          <w:marBottom w:val="0"/>
          <w:divBdr>
            <w:top w:val="none" w:sz="0" w:space="0" w:color="auto"/>
            <w:left w:val="none" w:sz="0" w:space="0" w:color="auto"/>
            <w:bottom w:val="none" w:sz="0" w:space="0" w:color="auto"/>
            <w:right w:val="none" w:sz="0" w:space="0" w:color="auto"/>
          </w:divBdr>
        </w:div>
        <w:div w:id="652759593">
          <w:marLeft w:val="640"/>
          <w:marRight w:val="0"/>
          <w:marTop w:val="0"/>
          <w:marBottom w:val="0"/>
          <w:divBdr>
            <w:top w:val="none" w:sz="0" w:space="0" w:color="auto"/>
            <w:left w:val="none" w:sz="0" w:space="0" w:color="auto"/>
            <w:bottom w:val="none" w:sz="0" w:space="0" w:color="auto"/>
            <w:right w:val="none" w:sz="0" w:space="0" w:color="auto"/>
          </w:divBdr>
        </w:div>
        <w:div w:id="566259011">
          <w:marLeft w:val="640"/>
          <w:marRight w:val="0"/>
          <w:marTop w:val="0"/>
          <w:marBottom w:val="0"/>
          <w:divBdr>
            <w:top w:val="none" w:sz="0" w:space="0" w:color="auto"/>
            <w:left w:val="none" w:sz="0" w:space="0" w:color="auto"/>
            <w:bottom w:val="none" w:sz="0" w:space="0" w:color="auto"/>
            <w:right w:val="none" w:sz="0" w:space="0" w:color="auto"/>
          </w:divBdr>
        </w:div>
        <w:div w:id="225604580">
          <w:marLeft w:val="640"/>
          <w:marRight w:val="0"/>
          <w:marTop w:val="0"/>
          <w:marBottom w:val="0"/>
          <w:divBdr>
            <w:top w:val="none" w:sz="0" w:space="0" w:color="auto"/>
            <w:left w:val="none" w:sz="0" w:space="0" w:color="auto"/>
            <w:bottom w:val="none" w:sz="0" w:space="0" w:color="auto"/>
            <w:right w:val="none" w:sz="0" w:space="0" w:color="auto"/>
          </w:divBdr>
        </w:div>
        <w:div w:id="876814342">
          <w:marLeft w:val="640"/>
          <w:marRight w:val="0"/>
          <w:marTop w:val="0"/>
          <w:marBottom w:val="0"/>
          <w:divBdr>
            <w:top w:val="none" w:sz="0" w:space="0" w:color="auto"/>
            <w:left w:val="none" w:sz="0" w:space="0" w:color="auto"/>
            <w:bottom w:val="none" w:sz="0" w:space="0" w:color="auto"/>
            <w:right w:val="none" w:sz="0" w:space="0" w:color="auto"/>
          </w:divBdr>
        </w:div>
        <w:div w:id="836962534">
          <w:marLeft w:val="640"/>
          <w:marRight w:val="0"/>
          <w:marTop w:val="0"/>
          <w:marBottom w:val="0"/>
          <w:divBdr>
            <w:top w:val="none" w:sz="0" w:space="0" w:color="auto"/>
            <w:left w:val="none" w:sz="0" w:space="0" w:color="auto"/>
            <w:bottom w:val="none" w:sz="0" w:space="0" w:color="auto"/>
            <w:right w:val="none" w:sz="0" w:space="0" w:color="auto"/>
          </w:divBdr>
        </w:div>
        <w:div w:id="629018352">
          <w:marLeft w:val="640"/>
          <w:marRight w:val="0"/>
          <w:marTop w:val="0"/>
          <w:marBottom w:val="0"/>
          <w:divBdr>
            <w:top w:val="none" w:sz="0" w:space="0" w:color="auto"/>
            <w:left w:val="none" w:sz="0" w:space="0" w:color="auto"/>
            <w:bottom w:val="none" w:sz="0" w:space="0" w:color="auto"/>
            <w:right w:val="none" w:sz="0" w:space="0" w:color="auto"/>
          </w:divBdr>
        </w:div>
        <w:div w:id="1436438645">
          <w:marLeft w:val="640"/>
          <w:marRight w:val="0"/>
          <w:marTop w:val="0"/>
          <w:marBottom w:val="0"/>
          <w:divBdr>
            <w:top w:val="none" w:sz="0" w:space="0" w:color="auto"/>
            <w:left w:val="none" w:sz="0" w:space="0" w:color="auto"/>
            <w:bottom w:val="none" w:sz="0" w:space="0" w:color="auto"/>
            <w:right w:val="none" w:sz="0" w:space="0" w:color="auto"/>
          </w:divBdr>
        </w:div>
        <w:div w:id="1316840971">
          <w:marLeft w:val="640"/>
          <w:marRight w:val="0"/>
          <w:marTop w:val="0"/>
          <w:marBottom w:val="0"/>
          <w:divBdr>
            <w:top w:val="none" w:sz="0" w:space="0" w:color="auto"/>
            <w:left w:val="none" w:sz="0" w:space="0" w:color="auto"/>
            <w:bottom w:val="none" w:sz="0" w:space="0" w:color="auto"/>
            <w:right w:val="none" w:sz="0" w:space="0" w:color="auto"/>
          </w:divBdr>
        </w:div>
        <w:div w:id="675695544">
          <w:marLeft w:val="640"/>
          <w:marRight w:val="0"/>
          <w:marTop w:val="0"/>
          <w:marBottom w:val="0"/>
          <w:divBdr>
            <w:top w:val="none" w:sz="0" w:space="0" w:color="auto"/>
            <w:left w:val="none" w:sz="0" w:space="0" w:color="auto"/>
            <w:bottom w:val="none" w:sz="0" w:space="0" w:color="auto"/>
            <w:right w:val="none" w:sz="0" w:space="0" w:color="auto"/>
          </w:divBdr>
        </w:div>
        <w:div w:id="2093432742">
          <w:marLeft w:val="640"/>
          <w:marRight w:val="0"/>
          <w:marTop w:val="0"/>
          <w:marBottom w:val="0"/>
          <w:divBdr>
            <w:top w:val="none" w:sz="0" w:space="0" w:color="auto"/>
            <w:left w:val="none" w:sz="0" w:space="0" w:color="auto"/>
            <w:bottom w:val="none" w:sz="0" w:space="0" w:color="auto"/>
            <w:right w:val="none" w:sz="0" w:space="0" w:color="auto"/>
          </w:divBdr>
        </w:div>
        <w:div w:id="881869301">
          <w:marLeft w:val="640"/>
          <w:marRight w:val="0"/>
          <w:marTop w:val="0"/>
          <w:marBottom w:val="0"/>
          <w:divBdr>
            <w:top w:val="none" w:sz="0" w:space="0" w:color="auto"/>
            <w:left w:val="none" w:sz="0" w:space="0" w:color="auto"/>
            <w:bottom w:val="none" w:sz="0" w:space="0" w:color="auto"/>
            <w:right w:val="none" w:sz="0" w:space="0" w:color="auto"/>
          </w:divBdr>
        </w:div>
        <w:div w:id="34811553">
          <w:marLeft w:val="640"/>
          <w:marRight w:val="0"/>
          <w:marTop w:val="0"/>
          <w:marBottom w:val="0"/>
          <w:divBdr>
            <w:top w:val="none" w:sz="0" w:space="0" w:color="auto"/>
            <w:left w:val="none" w:sz="0" w:space="0" w:color="auto"/>
            <w:bottom w:val="none" w:sz="0" w:space="0" w:color="auto"/>
            <w:right w:val="none" w:sz="0" w:space="0" w:color="auto"/>
          </w:divBdr>
        </w:div>
        <w:div w:id="242491190">
          <w:marLeft w:val="640"/>
          <w:marRight w:val="0"/>
          <w:marTop w:val="0"/>
          <w:marBottom w:val="0"/>
          <w:divBdr>
            <w:top w:val="none" w:sz="0" w:space="0" w:color="auto"/>
            <w:left w:val="none" w:sz="0" w:space="0" w:color="auto"/>
            <w:bottom w:val="none" w:sz="0" w:space="0" w:color="auto"/>
            <w:right w:val="none" w:sz="0" w:space="0" w:color="auto"/>
          </w:divBdr>
        </w:div>
        <w:div w:id="447433947">
          <w:marLeft w:val="640"/>
          <w:marRight w:val="0"/>
          <w:marTop w:val="0"/>
          <w:marBottom w:val="0"/>
          <w:divBdr>
            <w:top w:val="none" w:sz="0" w:space="0" w:color="auto"/>
            <w:left w:val="none" w:sz="0" w:space="0" w:color="auto"/>
            <w:bottom w:val="none" w:sz="0" w:space="0" w:color="auto"/>
            <w:right w:val="none" w:sz="0" w:space="0" w:color="auto"/>
          </w:divBdr>
        </w:div>
        <w:div w:id="2083678909">
          <w:marLeft w:val="640"/>
          <w:marRight w:val="0"/>
          <w:marTop w:val="0"/>
          <w:marBottom w:val="0"/>
          <w:divBdr>
            <w:top w:val="none" w:sz="0" w:space="0" w:color="auto"/>
            <w:left w:val="none" w:sz="0" w:space="0" w:color="auto"/>
            <w:bottom w:val="none" w:sz="0" w:space="0" w:color="auto"/>
            <w:right w:val="none" w:sz="0" w:space="0" w:color="auto"/>
          </w:divBdr>
        </w:div>
        <w:div w:id="873541314">
          <w:marLeft w:val="640"/>
          <w:marRight w:val="0"/>
          <w:marTop w:val="0"/>
          <w:marBottom w:val="0"/>
          <w:divBdr>
            <w:top w:val="none" w:sz="0" w:space="0" w:color="auto"/>
            <w:left w:val="none" w:sz="0" w:space="0" w:color="auto"/>
            <w:bottom w:val="none" w:sz="0" w:space="0" w:color="auto"/>
            <w:right w:val="none" w:sz="0" w:space="0" w:color="auto"/>
          </w:divBdr>
        </w:div>
        <w:div w:id="1952281837">
          <w:marLeft w:val="640"/>
          <w:marRight w:val="0"/>
          <w:marTop w:val="0"/>
          <w:marBottom w:val="0"/>
          <w:divBdr>
            <w:top w:val="none" w:sz="0" w:space="0" w:color="auto"/>
            <w:left w:val="none" w:sz="0" w:space="0" w:color="auto"/>
            <w:bottom w:val="none" w:sz="0" w:space="0" w:color="auto"/>
            <w:right w:val="none" w:sz="0" w:space="0" w:color="auto"/>
          </w:divBdr>
        </w:div>
        <w:div w:id="1387950303">
          <w:marLeft w:val="640"/>
          <w:marRight w:val="0"/>
          <w:marTop w:val="0"/>
          <w:marBottom w:val="0"/>
          <w:divBdr>
            <w:top w:val="none" w:sz="0" w:space="0" w:color="auto"/>
            <w:left w:val="none" w:sz="0" w:space="0" w:color="auto"/>
            <w:bottom w:val="none" w:sz="0" w:space="0" w:color="auto"/>
            <w:right w:val="none" w:sz="0" w:space="0" w:color="auto"/>
          </w:divBdr>
        </w:div>
        <w:div w:id="1955751504">
          <w:marLeft w:val="640"/>
          <w:marRight w:val="0"/>
          <w:marTop w:val="0"/>
          <w:marBottom w:val="0"/>
          <w:divBdr>
            <w:top w:val="none" w:sz="0" w:space="0" w:color="auto"/>
            <w:left w:val="none" w:sz="0" w:space="0" w:color="auto"/>
            <w:bottom w:val="none" w:sz="0" w:space="0" w:color="auto"/>
            <w:right w:val="none" w:sz="0" w:space="0" w:color="auto"/>
          </w:divBdr>
        </w:div>
        <w:div w:id="151677551">
          <w:marLeft w:val="640"/>
          <w:marRight w:val="0"/>
          <w:marTop w:val="0"/>
          <w:marBottom w:val="0"/>
          <w:divBdr>
            <w:top w:val="none" w:sz="0" w:space="0" w:color="auto"/>
            <w:left w:val="none" w:sz="0" w:space="0" w:color="auto"/>
            <w:bottom w:val="none" w:sz="0" w:space="0" w:color="auto"/>
            <w:right w:val="none" w:sz="0" w:space="0" w:color="auto"/>
          </w:divBdr>
        </w:div>
        <w:div w:id="1106345955">
          <w:marLeft w:val="640"/>
          <w:marRight w:val="0"/>
          <w:marTop w:val="0"/>
          <w:marBottom w:val="0"/>
          <w:divBdr>
            <w:top w:val="none" w:sz="0" w:space="0" w:color="auto"/>
            <w:left w:val="none" w:sz="0" w:space="0" w:color="auto"/>
            <w:bottom w:val="none" w:sz="0" w:space="0" w:color="auto"/>
            <w:right w:val="none" w:sz="0" w:space="0" w:color="auto"/>
          </w:divBdr>
        </w:div>
        <w:div w:id="1217085144">
          <w:marLeft w:val="640"/>
          <w:marRight w:val="0"/>
          <w:marTop w:val="0"/>
          <w:marBottom w:val="0"/>
          <w:divBdr>
            <w:top w:val="none" w:sz="0" w:space="0" w:color="auto"/>
            <w:left w:val="none" w:sz="0" w:space="0" w:color="auto"/>
            <w:bottom w:val="none" w:sz="0" w:space="0" w:color="auto"/>
            <w:right w:val="none" w:sz="0" w:space="0" w:color="auto"/>
          </w:divBdr>
        </w:div>
        <w:div w:id="1082601309">
          <w:marLeft w:val="640"/>
          <w:marRight w:val="0"/>
          <w:marTop w:val="0"/>
          <w:marBottom w:val="0"/>
          <w:divBdr>
            <w:top w:val="none" w:sz="0" w:space="0" w:color="auto"/>
            <w:left w:val="none" w:sz="0" w:space="0" w:color="auto"/>
            <w:bottom w:val="none" w:sz="0" w:space="0" w:color="auto"/>
            <w:right w:val="none" w:sz="0" w:space="0" w:color="auto"/>
          </w:divBdr>
        </w:div>
        <w:div w:id="224411105">
          <w:marLeft w:val="640"/>
          <w:marRight w:val="0"/>
          <w:marTop w:val="0"/>
          <w:marBottom w:val="0"/>
          <w:divBdr>
            <w:top w:val="none" w:sz="0" w:space="0" w:color="auto"/>
            <w:left w:val="none" w:sz="0" w:space="0" w:color="auto"/>
            <w:bottom w:val="none" w:sz="0" w:space="0" w:color="auto"/>
            <w:right w:val="none" w:sz="0" w:space="0" w:color="auto"/>
          </w:divBdr>
        </w:div>
        <w:div w:id="190724173">
          <w:marLeft w:val="640"/>
          <w:marRight w:val="0"/>
          <w:marTop w:val="0"/>
          <w:marBottom w:val="0"/>
          <w:divBdr>
            <w:top w:val="none" w:sz="0" w:space="0" w:color="auto"/>
            <w:left w:val="none" w:sz="0" w:space="0" w:color="auto"/>
            <w:bottom w:val="none" w:sz="0" w:space="0" w:color="auto"/>
            <w:right w:val="none" w:sz="0" w:space="0" w:color="auto"/>
          </w:divBdr>
        </w:div>
        <w:div w:id="874198627">
          <w:marLeft w:val="640"/>
          <w:marRight w:val="0"/>
          <w:marTop w:val="0"/>
          <w:marBottom w:val="0"/>
          <w:divBdr>
            <w:top w:val="none" w:sz="0" w:space="0" w:color="auto"/>
            <w:left w:val="none" w:sz="0" w:space="0" w:color="auto"/>
            <w:bottom w:val="none" w:sz="0" w:space="0" w:color="auto"/>
            <w:right w:val="none" w:sz="0" w:space="0" w:color="auto"/>
          </w:divBdr>
        </w:div>
        <w:div w:id="1203056026">
          <w:marLeft w:val="640"/>
          <w:marRight w:val="0"/>
          <w:marTop w:val="0"/>
          <w:marBottom w:val="0"/>
          <w:divBdr>
            <w:top w:val="none" w:sz="0" w:space="0" w:color="auto"/>
            <w:left w:val="none" w:sz="0" w:space="0" w:color="auto"/>
            <w:bottom w:val="none" w:sz="0" w:space="0" w:color="auto"/>
            <w:right w:val="none" w:sz="0" w:space="0" w:color="auto"/>
          </w:divBdr>
        </w:div>
        <w:div w:id="921064243">
          <w:marLeft w:val="640"/>
          <w:marRight w:val="0"/>
          <w:marTop w:val="0"/>
          <w:marBottom w:val="0"/>
          <w:divBdr>
            <w:top w:val="none" w:sz="0" w:space="0" w:color="auto"/>
            <w:left w:val="none" w:sz="0" w:space="0" w:color="auto"/>
            <w:bottom w:val="none" w:sz="0" w:space="0" w:color="auto"/>
            <w:right w:val="none" w:sz="0" w:space="0" w:color="auto"/>
          </w:divBdr>
        </w:div>
        <w:div w:id="1034889553">
          <w:marLeft w:val="640"/>
          <w:marRight w:val="0"/>
          <w:marTop w:val="0"/>
          <w:marBottom w:val="0"/>
          <w:divBdr>
            <w:top w:val="none" w:sz="0" w:space="0" w:color="auto"/>
            <w:left w:val="none" w:sz="0" w:space="0" w:color="auto"/>
            <w:bottom w:val="none" w:sz="0" w:space="0" w:color="auto"/>
            <w:right w:val="none" w:sz="0" w:space="0" w:color="auto"/>
          </w:divBdr>
        </w:div>
        <w:div w:id="572619945">
          <w:marLeft w:val="640"/>
          <w:marRight w:val="0"/>
          <w:marTop w:val="0"/>
          <w:marBottom w:val="0"/>
          <w:divBdr>
            <w:top w:val="none" w:sz="0" w:space="0" w:color="auto"/>
            <w:left w:val="none" w:sz="0" w:space="0" w:color="auto"/>
            <w:bottom w:val="none" w:sz="0" w:space="0" w:color="auto"/>
            <w:right w:val="none" w:sz="0" w:space="0" w:color="auto"/>
          </w:divBdr>
        </w:div>
        <w:div w:id="49691522">
          <w:marLeft w:val="640"/>
          <w:marRight w:val="0"/>
          <w:marTop w:val="0"/>
          <w:marBottom w:val="0"/>
          <w:divBdr>
            <w:top w:val="none" w:sz="0" w:space="0" w:color="auto"/>
            <w:left w:val="none" w:sz="0" w:space="0" w:color="auto"/>
            <w:bottom w:val="none" w:sz="0" w:space="0" w:color="auto"/>
            <w:right w:val="none" w:sz="0" w:space="0" w:color="auto"/>
          </w:divBdr>
        </w:div>
        <w:div w:id="453182774">
          <w:marLeft w:val="640"/>
          <w:marRight w:val="0"/>
          <w:marTop w:val="0"/>
          <w:marBottom w:val="0"/>
          <w:divBdr>
            <w:top w:val="none" w:sz="0" w:space="0" w:color="auto"/>
            <w:left w:val="none" w:sz="0" w:space="0" w:color="auto"/>
            <w:bottom w:val="none" w:sz="0" w:space="0" w:color="auto"/>
            <w:right w:val="none" w:sz="0" w:space="0" w:color="auto"/>
          </w:divBdr>
        </w:div>
        <w:div w:id="679967443">
          <w:marLeft w:val="640"/>
          <w:marRight w:val="0"/>
          <w:marTop w:val="0"/>
          <w:marBottom w:val="0"/>
          <w:divBdr>
            <w:top w:val="none" w:sz="0" w:space="0" w:color="auto"/>
            <w:left w:val="none" w:sz="0" w:space="0" w:color="auto"/>
            <w:bottom w:val="none" w:sz="0" w:space="0" w:color="auto"/>
            <w:right w:val="none" w:sz="0" w:space="0" w:color="auto"/>
          </w:divBdr>
        </w:div>
        <w:div w:id="1334263063">
          <w:marLeft w:val="640"/>
          <w:marRight w:val="0"/>
          <w:marTop w:val="0"/>
          <w:marBottom w:val="0"/>
          <w:divBdr>
            <w:top w:val="none" w:sz="0" w:space="0" w:color="auto"/>
            <w:left w:val="none" w:sz="0" w:space="0" w:color="auto"/>
            <w:bottom w:val="none" w:sz="0" w:space="0" w:color="auto"/>
            <w:right w:val="none" w:sz="0" w:space="0" w:color="auto"/>
          </w:divBdr>
        </w:div>
        <w:div w:id="1735355243">
          <w:marLeft w:val="640"/>
          <w:marRight w:val="0"/>
          <w:marTop w:val="0"/>
          <w:marBottom w:val="0"/>
          <w:divBdr>
            <w:top w:val="none" w:sz="0" w:space="0" w:color="auto"/>
            <w:left w:val="none" w:sz="0" w:space="0" w:color="auto"/>
            <w:bottom w:val="none" w:sz="0" w:space="0" w:color="auto"/>
            <w:right w:val="none" w:sz="0" w:space="0" w:color="auto"/>
          </w:divBdr>
        </w:div>
        <w:div w:id="636763333">
          <w:marLeft w:val="640"/>
          <w:marRight w:val="0"/>
          <w:marTop w:val="0"/>
          <w:marBottom w:val="0"/>
          <w:divBdr>
            <w:top w:val="none" w:sz="0" w:space="0" w:color="auto"/>
            <w:left w:val="none" w:sz="0" w:space="0" w:color="auto"/>
            <w:bottom w:val="none" w:sz="0" w:space="0" w:color="auto"/>
            <w:right w:val="none" w:sz="0" w:space="0" w:color="auto"/>
          </w:divBdr>
        </w:div>
        <w:div w:id="525598772">
          <w:marLeft w:val="640"/>
          <w:marRight w:val="0"/>
          <w:marTop w:val="0"/>
          <w:marBottom w:val="0"/>
          <w:divBdr>
            <w:top w:val="none" w:sz="0" w:space="0" w:color="auto"/>
            <w:left w:val="none" w:sz="0" w:space="0" w:color="auto"/>
            <w:bottom w:val="none" w:sz="0" w:space="0" w:color="auto"/>
            <w:right w:val="none" w:sz="0" w:space="0" w:color="auto"/>
          </w:divBdr>
        </w:div>
        <w:div w:id="1520197811">
          <w:marLeft w:val="640"/>
          <w:marRight w:val="0"/>
          <w:marTop w:val="0"/>
          <w:marBottom w:val="0"/>
          <w:divBdr>
            <w:top w:val="none" w:sz="0" w:space="0" w:color="auto"/>
            <w:left w:val="none" w:sz="0" w:space="0" w:color="auto"/>
            <w:bottom w:val="none" w:sz="0" w:space="0" w:color="auto"/>
            <w:right w:val="none" w:sz="0" w:space="0" w:color="auto"/>
          </w:divBdr>
        </w:div>
        <w:div w:id="637690483">
          <w:marLeft w:val="640"/>
          <w:marRight w:val="0"/>
          <w:marTop w:val="0"/>
          <w:marBottom w:val="0"/>
          <w:divBdr>
            <w:top w:val="none" w:sz="0" w:space="0" w:color="auto"/>
            <w:left w:val="none" w:sz="0" w:space="0" w:color="auto"/>
            <w:bottom w:val="none" w:sz="0" w:space="0" w:color="auto"/>
            <w:right w:val="none" w:sz="0" w:space="0" w:color="auto"/>
          </w:divBdr>
        </w:div>
        <w:div w:id="1554998896">
          <w:marLeft w:val="640"/>
          <w:marRight w:val="0"/>
          <w:marTop w:val="0"/>
          <w:marBottom w:val="0"/>
          <w:divBdr>
            <w:top w:val="none" w:sz="0" w:space="0" w:color="auto"/>
            <w:left w:val="none" w:sz="0" w:space="0" w:color="auto"/>
            <w:bottom w:val="none" w:sz="0" w:space="0" w:color="auto"/>
            <w:right w:val="none" w:sz="0" w:space="0" w:color="auto"/>
          </w:divBdr>
        </w:div>
        <w:div w:id="485053351">
          <w:marLeft w:val="640"/>
          <w:marRight w:val="0"/>
          <w:marTop w:val="0"/>
          <w:marBottom w:val="0"/>
          <w:divBdr>
            <w:top w:val="none" w:sz="0" w:space="0" w:color="auto"/>
            <w:left w:val="none" w:sz="0" w:space="0" w:color="auto"/>
            <w:bottom w:val="none" w:sz="0" w:space="0" w:color="auto"/>
            <w:right w:val="none" w:sz="0" w:space="0" w:color="auto"/>
          </w:divBdr>
        </w:div>
        <w:div w:id="1922446658">
          <w:marLeft w:val="640"/>
          <w:marRight w:val="0"/>
          <w:marTop w:val="0"/>
          <w:marBottom w:val="0"/>
          <w:divBdr>
            <w:top w:val="none" w:sz="0" w:space="0" w:color="auto"/>
            <w:left w:val="none" w:sz="0" w:space="0" w:color="auto"/>
            <w:bottom w:val="none" w:sz="0" w:space="0" w:color="auto"/>
            <w:right w:val="none" w:sz="0" w:space="0" w:color="auto"/>
          </w:divBdr>
        </w:div>
        <w:div w:id="1115174109">
          <w:marLeft w:val="640"/>
          <w:marRight w:val="0"/>
          <w:marTop w:val="0"/>
          <w:marBottom w:val="0"/>
          <w:divBdr>
            <w:top w:val="none" w:sz="0" w:space="0" w:color="auto"/>
            <w:left w:val="none" w:sz="0" w:space="0" w:color="auto"/>
            <w:bottom w:val="none" w:sz="0" w:space="0" w:color="auto"/>
            <w:right w:val="none" w:sz="0" w:space="0" w:color="auto"/>
          </w:divBdr>
        </w:div>
        <w:div w:id="572542613">
          <w:marLeft w:val="640"/>
          <w:marRight w:val="0"/>
          <w:marTop w:val="0"/>
          <w:marBottom w:val="0"/>
          <w:divBdr>
            <w:top w:val="none" w:sz="0" w:space="0" w:color="auto"/>
            <w:left w:val="none" w:sz="0" w:space="0" w:color="auto"/>
            <w:bottom w:val="none" w:sz="0" w:space="0" w:color="auto"/>
            <w:right w:val="none" w:sz="0" w:space="0" w:color="auto"/>
          </w:divBdr>
        </w:div>
        <w:div w:id="767196797">
          <w:marLeft w:val="640"/>
          <w:marRight w:val="0"/>
          <w:marTop w:val="0"/>
          <w:marBottom w:val="0"/>
          <w:divBdr>
            <w:top w:val="none" w:sz="0" w:space="0" w:color="auto"/>
            <w:left w:val="none" w:sz="0" w:space="0" w:color="auto"/>
            <w:bottom w:val="none" w:sz="0" w:space="0" w:color="auto"/>
            <w:right w:val="none" w:sz="0" w:space="0" w:color="auto"/>
          </w:divBdr>
        </w:div>
        <w:div w:id="1683973895">
          <w:marLeft w:val="640"/>
          <w:marRight w:val="0"/>
          <w:marTop w:val="0"/>
          <w:marBottom w:val="0"/>
          <w:divBdr>
            <w:top w:val="none" w:sz="0" w:space="0" w:color="auto"/>
            <w:left w:val="none" w:sz="0" w:space="0" w:color="auto"/>
            <w:bottom w:val="none" w:sz="0" w:space="0" w:color="auto"/>
            <w:right w:val="none" w:sz="0" w:space="0" w:color="auto"/>
          </w:divBdr>
        </w:div>
        <w:div w:id="717170768">
          <w:marLeft w:val="640"/>
          <w:marRight w:val="0"/>
          <w:marTop w:val="0"/>
          <w:marBottom w:val="0"/>
          <w:divBdr>
            <w:top w:val="none" w:sz="0" w:space="0" w:color="auto"/>
            <w:left w:val="none" w:sz="0" w:space="0" w:color="auto"/>
            <w:bottom w:val="none" w:sz="0" w:space="0" w:color="auto"/>
            <w:right w:val="none" w:sz="0" w:space="0" w:color="auto"/>
          </w:divBdr>
        </w:div>
        <w:div w:id="994643459">
          <w:marLeft w:val="640"/>
          <w:marRight w:val="0"/>
          <w:marTop w:val="0"/>
          <w:marBottom w:val="0"/>
          <w:divBdr>
            <w:top w:val="none" w:sz="0" w:space="0" w:color="auto"/>
            <w:left w:val="none" w:sz="0" w:space="0" w:color="auto"/>
            <w:bottom w:val="none" w:sz="0" w:space="0" w:color="auto"/>
            <w:right w:val="none" w:sz="0" w:space="0" w:color="auto"/>
          </w:divBdr>
        </w:div>
        <w:div w:id="1820728009">
          <w:marLeft w:val="640"/>
          <w:marRight w:val="0"/>
          <w:marTop w:val="0"/>
          <w:marBottom w:val="0"/>
          <w:divBdr>
            <w:top w:val="none" w:sz="0" w:space="0" w:color="auto"/>
            <w:left w:val="none" w:sz="0" w:space="0" w:color="auto"/>
            <w:bottom w:val="none" w:sz="0" w:space="0" w:color="auto"/>
            <w:right w:val="none" w:sz="0" w:space="0" w:color="auto"/>
          </w:divBdr>
        </w:div>
        <w:div w:id="20983049">
          <w:marLeft w:val="640"/>
          <w:marRight w:val="0"/>
          <w:marTop w:val="0"/>
          <w:marBottom w:val="0"/>
          <w:divBdr>
            <w:top w:val="none" w:sz="0" w:space="0" w:color="auto"/>
            <w:left w:val="none" w:sz="0" w:space="0" w:color="auto"/>
            <w:bottom w:val="none" w:sz="0" w:space="0" w:color="auto"/>
            <w:right w:val="none" w:sz="0" w:space="0" w:color="auto"/>
          </w:divBdr>
        </w:div>
        <w:div w:id="348456182">
          <w:marLeft w:val="640"/>
          <w:marRight w:val="0"/>
          <w:marTop w:val="0"/>
          <w:marBottom w:val="0"/>
          <w:divBdr>
            <w:top w:val="none" w:sz="0" w:space="0" w:color="auto"/>
            <w:left w:val="none" w:sz="0" w:space="0" w:color="auto"/>
            <w:bottom w:val="none" w:sz="0" w:space="0" w:color="auto"/>
            <w:right w:val="none" w:sz="0" w:space="0" w:color="auto"/>
          </w:divBdr>
        </w:div>
        <w:div w:id="1758599811">
          <w:marLeft w:val="640"/>
          <w:marRight w:val="0"/>
          <w:marTop w:val="0"/>
          <w:marBottom w:val="0"/>
          <w:divBdr>
            <w:top w:val="none" w:sz="0" w:space="0" w:color="auto"/>
            <w:left w:val="none" w:sz="0" w:space="0" w:color="auto"/>
            <w:bottom w:val="none" w:sz="0" w:space="0" w:color="auto"/>
            <w:right w:val="none" w:sz="0" w:space="0" w:color="auto"/>
          </w:divBdr>
        </w:div>
        <w:div w:id="1114860888">
          <w:marLeft w:val="640"/>
          <w:marRight w:val="0"/>
          <w:marTop w:val="0"/>
          <w:marBottom w:val="0"/>
          <w:divBdr>
            <w:top w:val="none" w:sz="0" w:space="0" w:color="auto"/>
            <w:left w:val="none" w:sz="0" w:space="0" w:color="auto"/>
            <w:bottom w:val="none" w:sz="0" w:space="0" w:color="auto"/>
            <w:right w:val="none" w:sz="0" w:space="0" w:color="auto"/>
          </w:divBdr>
        </w:div>
        <w:div w:id="1293245008">
          <w:marLeft w:val="640"/>
          <w:marRight w:val="0"/>
          <w:marTop w:val="0"/>
          <w:marBottom w:val="0"/>
          <w:divBdr>
            <w:top w:val="none" w:sz="0" w:space="0" w:color="auto"/>
            <w:left w:val="none" w:sz="0" w:space="0" w:color="auto"/>
            <w:bottom w:val="none" w:sz="0" w:space="0" w:color="auto"/>
            <w:right w:val="none" w:sz="0" w:space="0" w:color="auto"/>
          </w:divBdr>
        </w:div>
        <w:div w:id="70008792">
          <w:marLeft w:val="640"/>
          <w:marRight w:val="0"/>
          <w:marTop w:val="0"/>
          <w:marBottom w:val="0"/>
          <w:divBdr>
            <w:top w:val="none" w:sz="0" w:space="0" w:color="auto"/>
            <w:left w:val="none" w:sz="0" w:space="0" w:color="auto"/>
            <w:bottom w:val="none" w:sz="0" w:space="0" w:color="auto"/>
            <w:right w:val="none" w:sz="0" w:space="0" w:color="auto"/>
          </w:divBdr>
        </w:div>
        <w:div w:id="726031087">
          <w:marLeft w:val="640"/>
          <w:marRight w:val="0"/>
          <w:marTop w:val="0"/>
          <w:marBottom w:val="0"/>
          <w:divBdr>
            <w:top w:val="none" w:sz="0" w:space="0" w:color="auto"/>
            <w:left w:val="none" w:sz="0" w:space="0" w:color="auto"/>
            <w:bottom w:val="none" w:sz="0" w:space="0" w:color="auto"/>
            <w:right w:val="none" w:sz="0" w:space="0" w:color="auto"/>
          </w:divBdr>
        </w:div>
        <w:div w:id="1073549153">
          <w:marLeft w:val="640"/>
          <w:marRight w:val="0"/>
          <w:marTop w:val="0"/>
          <w:marBottom w:val="0"/>
          <w:divBdr>
            <w:top w:val="none" w:sz="0" w:space="0" w:color="auto"/>
            <w:left w:val="none" w:sz="0" w:space="0" w:color="auto"/>
            <w:bottom w:val="none" w:sz="0" w:space="0" w:color="auto"/>
            <w:right w:val="none" w:sz="0" w:space="0" w:color="auto"/>
          </w:divBdr>
        </w:div>
        <w:div w:id="1513766378">
          <w:marLeft w:val="640"/>
          <w:marRight w:val="0"/>
          <w:marTop w:val="0"/>
          <w:marBottom w:val="0"/>
          <w:divBdr>
            <w:top w:val="none" w:sz="0" w:space="0" w:color="auto"/>
            <w:left w:val="none" w:sz="0" w:space="0" w:color="auto"/>
            <w:bottom w:val="none" w:sz="0" w:space="0" w:color="auto"/>
            <w:right w:val="none" w:sz="0" w:space="0" w:color="auto"/>
          </w:divBdr>
        </w:div>
        <w:div w:id="1763337980">
          <w:marLeft w:val="640"/>
          <w:marRight w:val="0"/>
          <w:marTop w:val="0"/>
          <w:marBottom w:val="0"/>
          <w:divBdr>
            <w:top w:val="none" w:sz="0" w:space="0" w:color="auto"/>
            <w:left w:val="none" w:sz="0" w:space="0" w:color="auto"/>
            <w:bottom w:val="none" w:sz="0" w:space="0" w:color="auto"/>
            <w:right w:val="none" w:sz="0" w:space="0" w:color="auto"/>
          </w:divBdr>
        </w:div>
        <w:div w:id="178353572">
          <w:marLeft w:val="640"/>
          <w:marRight w:val="0"/>
          <w:marTop w:val="0"/>
          <w:marBottom w:val="0"/>
          <w:divBdr>
            <w:top w:val="none" w:sz="0" w:space="0" w:color="auto"/>
            <w:left w:val="none" w:sz="0" w:space="0" w:color="auto"/>
            <w:bottom w:val="none" w:sz="0" w:space="0" w:color="auto"/>
            <w:right w:val="none" w:sz="0" w:space="0" w:color="auto"/>
          </w:divBdr>
        </w:div>
        <w:div w:id="1246768161">
          <w:marLeft w:val="640"/>
          <w:marRight w:val="0"/>
          <w:marTop w:val="0"/>
          <w:marBottom w:val="0"/>
          <w:divBdr>
            <w:top w:val="none" w:sz="0" w:space="0" w:color="auto"/>
            <w:left w:val="none" w:sz="0" w:space="0" w:color="auto"/>
            <w:bottom w:val="none" w:sz="0" w:space="0" w:color="auto"/>
            <w:right w:val="none" w:sz="0" w:space="0" w:color="auto"/>
          </w:divBdr>
        </w:div>
        <w:div w:id="1054814936">
          <w:marLeft w:val="640"/>
          <w:marRight w:val="0"/>
          <w:marTop w:val="0"/>
          <w:marBottom w:val="0"/>
          <w:divBdr>
            <w:top w:val="none" w:sz="0" w:space="0" w:color="auto"/>
            <w:left w:val="none" w:sz="0" w:space="0" w:color="auto"/>
            <w:bottom w:val="none" w:sz="0" w:space="0" w:color="auto"/>
            <w:right w:val="none" w:sz="0" w:space="0" w:color="auto"/>
          </w:divBdr>
        </w:div>
        <w:div w:id="434447358">
          <w:marLeft w:val="640"/>
          <w:marRight w:val="0"/>
          <w:marTop w:val="0"/>
          <w:marBottom w:val="0"/>
          <w:divBdr>
            <w:top w:val="none" w:sz="0" w:space="0" w:color="auto"/>
            <w:left w:val="none" w:sz="0" w:space="0" w:color="auto"/>
            <w:bottom w:val="none" w:sz="0" w:space="0" w:color="auto"/>
            <w:right w:val="none" w:sz="0" w:space="0" w:color="auto"/>
          </w:divBdr>
        </w:div>
        <w:div w:id="2136679527">
          <w:marLeft w:val="640"/>
          <w:marRight w:val="0"/>
          <w:marTop w:val="0"/>
          <w:marBottom w:val="0"/>
          <w:divBdr>
            <w:top w:val="none" w:sz="0" w:space="0" w:color="auto"/>
            <w:left w:val="none" w:sz="0" w:space="0" w:color="auto"/>
            <w:bottom w:val="none" w:sz="0" w:space="0" w:color="auto"/>
            <w:right w:val="none" w:sz="0" w:space="0" w:color="auto"/>
          </w:divBdr>
        </w:div>
        <w:div w:id="1794786655">
          <w:marLeft w:val="640"/>
          <w:marRight w:val="0"/>
          <w:marTop w:val="0"/>
          <w:marBottom w:val="0"/>
          <w:divBdr>
            <w:top w:val="none" w:sz="0" w:space="0" w:color="auto"/>
            <w:left w:val="none" w:sz="0" w:space="0" w:color="auto"/>
            <w:bottom w:val="none" w:sz="0" w:space="0" w:color="auto"/>
            <w:right w:val="none" w:sz="0" w:space="0" w:color="auto"/>
          </w:divBdr>
        </w:div>
        <w:div w:id="113720619">
          <w:marLeft w:val="640"/>
          <w:marRight w:val="0"/>
          <w:marTop w:val="0"/>
          <w:marBottom w:val="0"/>
          <w:divBdr>
            <w:top w:val="none" w:sz="0" w:space="0" w:color="auto"/>
            <w:left w:val="none" w:sz="0" w:space="0" w:color="auto"/>
            <w:bottom w:val="none" w:sz="0" w:space="0" w:color="auto"/>
            <w:right w:val="none" w:sz="0" w:space="0" w:color="auto"/>
          </w:divBdr>
        </w:div>
        <w:div w:id="2042700780">
          <w:marLeft w:val="640"/>
          <w:marRight w:val="0"/>
          <w:marTop w:val="0"/>
          <w:marBottom w:val="0"/>
          <w:divBdr>
            <w:top w:val="none" w:sz="0" w:space="0" w:color="auto"/>
            <w:left w:val="none" w:sz="0" w:space="0" w:color="auto"/>
            <w:bottom w:val="none" w:sz="0" w:space="0" w:color="auto"/>
            <w:right w:val="none" w:sz="0" w:space="0" w:color="auto"/>
          </w:divBdr>
        </w:div>
        <w:div w:id="615409447">
          <w:marLeft w:val="640"/>
          <w:marRight w:val="0"/>
          <w:marTop w:val="0"/>
          <w:marBottom w:val="0"/>
          <w:divBdr>
            <w:top w:val="none" w:sz="0" w:space="0" w:color="auto"/>
            <w:left w:val="none" w:sz="0" w:space="0" w:color="auto"/>
            <w:bottom w:val="none" w:sz="0" w:space="0" w:color="auto"/>
            <w:right w:val="none" w:sz="0" w:space="0" w:color="auto"/>
          </w:divBdr>
        </w:div>
        <w:div w:id="759527281">
          <w:marLeft w:val="640"/>
          <w:marRight w:val="0"/>
          <w:marTop w:val="0"/>
          <w:marBottom w:val="0"/>
          <w:divBdr>
            <w:top w:val="none" w:sz="0" w:space="0" w:color="auto"/>
            <w:left w:val="none" w:sz="0" w:space="0" w:color="auto"/>
            <w:bottom w:val="none" w:sz="0" w:space="0" w:color="auto"/>
            <w:right w:val="none" w:sz="0" w:space="0" w:color="auto"/>
          </w:divBdr>
        </w:div>
        <w:div w:id="982664233">
          <w:marLeft w:val="640"/>
          <w:marRight w:val="0"/>
          <w:marTop w:val="0"/>
          <w:marBottom w:val="0"/>
          <w:divBdr>
            <w:top w:val="none" w:sz="0" w:space="0" w:color="auto"/>
            <w:left w:val="none" w:sz="0" w:space="0" w:color="auto"/>
            <w:bottom w:val="none" w:sz="0" w:space="0" w:color="auto"/>
            <w:right w:val="none" w:sz="0" w:space="0" w:color="auto"/>
          </w:divBdr>
        </w:div>
        <w:div w:id="1733381879">
          <w:marLeft w:val="640"/>
          <w:marRight w:val="0"/>
          <w:marTop w:val="0"/>
          <w:marBottom w:val="0"/>
          <w:divBdr>
            <w:top w:val="none" w:sz="0" w:space="0" w:color="auto"/>
            <w:left w:val="none" w:sz="0" w:space="0" w:color="auto"/>
            <w:bottom w:val="none" w:sz="0" w:space="0" w:color="auto"/>
            <w:right w:val="none" w:sz="0" w:space="0" w:color="auto"/>
          </w:divBdr>
        </w:div>
        <w:div w:id="235090454">
          <w:marLeft w:val="640"/>
          <w:marRight w:val="0"/>
          <w:marTop w:val="0"/>
          <w:marBottom w:val="0"/>
          <w:divBdr>
            <w:top w:val="none" w:sz="0" w:space="0" w:color="auto"/>
            <w:left w:val="none" w:sz="0" w:space="0" w:color="auto"/>
            <w:bottom w:val="none" w:sz="0" w:space="0" w:color="auto"/>
            <w:right w:val="none" w:sz="0" w:space="0" w:color="auto"/>
          </w:divBdr>
        </w:div>
      </w:divsChild>
    </w:div>
    <w:div w:id="753672822">
      <w:marLeft w:val="480"/>
      <w:marRight w:val="0"/>
      <w:marTop w:val="0"/>
      <w:marBottom w:val="0"/>
      <w:divBdr>
        <w:top w:val="none" w:sz="0" w:space="0" w:color="auto"/>
        <w:left w:val="none" w:sz="0" w:space="0" w:color="auto"/>
        <w:bottom w:val="none" w:sz="0" w:space="0" w:color="auto"/>
        <w:right w:val="none" w:sz="0" w:space="0" w:color="auto"/>
      </w:divBdr>
    </w:div>
    <w:div w:id="754516211">
      <w:marLeft w:val="480"/>
      <w:marRight w:val="0"/>
      <w:marTop w:val="0"/>
      <w:marBottom w:val="0"/>
      <w:divBdr>
        <w:top w:val="none" w:sz="0" w:space="0" w:color="auto"/>
        <w:left w:val="none" w:sz="0" w:space="0" w:color="auto"/>
        <w:bottom w:val="none" w:sz="0" w:space="0" w:color="auto"/>
        <w:right w:val="none" w:sz="0" w:space="0" w:color="auto"/>
      </w:divBdr>
    </w:div>
    <w:div w:id="755325256">
      <w:bodyDiv w:val="1"/>
      <w:marLeft w:val="0"/>
      <w:marRight w:val="0"/>
      <w:marTop w:val="0"/>
      <w:marBottom w:val="0"/>
      <w:divBdr>
        <w:top w:val="none" w:sz="0" w:space="0" w:color="auto"/>
        <w:left w:val="none" w:sz="0" w:space="0" w:color="auto"/>
        <w:bottom w:val="none" w:sz="0" w:space="0" w:color="auto"/>
        <w:right w:val="none" w:sz="0" w:space="0" w:color="auto"/>
      </w:divBdr>
    </w:div>
    <w:div w:id="755593173">
      <w:marLeft w:val="480"/>
      <w:marRight w:val="0"/>
      <w:marTop w:val="0"/>
      <w:marBottom w:val="0"/>
      <w:divBdr>
        <w:top w:val="none" w:sz="0" w:space="0" w:color="auto"/>
        <w:left w:val="none" w:sz="0" w:space="0" w:color="auto"/>
        <w:bottom w:val="none" w:sz="0" w:space="0" w:color="auto"/>
        <w:right w:val="none" w:sz="0" w:space="0" w:color="auto"/>
      </w:divBdr>
    </w:div>
    <w:div w:id="756831876">
      <w:bodyDiv w:val="1"/>
      <w:marLeft w:val="0"/>
      <w:marRight w:val="0"/>
      <w:marTop w:val="0"/>
      <w:marBottom w:val="0"/>
      <w:divBdr>
        <w:top w:val="none" w:sz="0" w:space="0" w:color="auto"/>
        <w:left w:val="none" w:sz="0" w:space="0" w:color="auto"/>
        <w:bottom w:val="none" w:sz="0" w:space="0" w:color="auto"/>
        <w:right w:val="none" w:sz="0" w:space="0" w:color="auto"/>
      </w:divBdr>
    </w:div>
    <w:div w:id="758211446">
      <w:bodyDiv w:val="1"/>
      <w:marLeft w:val="0"/>
      <w:marRight w:val="0"/>
      <w:marTop w:val="0"/>
      <w:marBottom w:val="0"/>
      <w:divBdr>
        <w:top w:val="none" w:sz="0" w:space="0" w:color="auto"/>
        <w:left w:val="none" w:sz="0" w:space="0" w:color="auto"/>
        <w:bottom w:val="none" w:sz="0" w:space="0" w:color="auto"/>
        <w:right w:val="none" w:sz="0" w:space="0" w:color="auto"/>
      </w:divBdr>
    </w:div>
    <w:div w:id="760223797">
      <w:bodyDiv w:val="1"/>
      <w:marLeft w:val="0"/>
      <w:marRight w:val="0"/>
      <w:marTop w:val="0"/>
      <w:marBottom w:val="0"/>
      <w:divBdr>
        <w:top w:val="none" w:sz="0" w:space="0" w:color="auto"/>
        <w:left w:val="none" w:sz="0" w:space="0" w:color="auto"/>
        <w:bottom w:val="none" w:sz="0" w:space="0" w:color="auto"/>
        <w:right w:val="none" w:sz="0" w:space="0" w:color="auto"/>
      </w:divBdr>
      <w:divsChild>
        <w:div w:id="2107919902">
          <w:marLeft w:val="640"/>
          <w:marRight w:val="0"/>
          <w:marTop w:val="0"/>
          <w:marBottom w:val="0"/>
          <w:divBdr>
            <w:top w:val="none" w:sz="0" w:space="0" w:color="auto"/>
            <w:left w:val="none" w:sz="0" w:space="0" w:color="auto"/>
            <w:bottom w:val="none" w:sz="0" w:space="0" w:color="auto"/>
            <w:right w:val="none" w:sz="0" w:space="0" w:color="auto"/>
          </w:divBdr>
        </w:div>
        <w:div w:id="78454402">
          <w:marLeft w:val="640"/>
          <w:marRight w:val="0"/>
          <w:marTop w:val="0"/>
          <w:marBottom w:val="0"/>
          <w:divBdr>
            <w:top w:val="none" w:sz="0" w:space="0" w:color="auto"/>
            <w:left w:val="none" w:sz="0" w:space="0" w:color="auto"/>
            <w:bottom w:val="none" w:sz="0" w:space="0" w:color="auto"/>
            <w:right w:val="none" w:sz="0" w:space="0" w:color="auto"/>
          </w:divBdr>
        </w:div>
        <w:div w:id="1513030485">
          <w:marLeft w:val="640"/>
          <w:marRight w:val="0"/>
          <w:marTop w:val="0"/>
          <w:marBottom w:val="0"/>
          <w:divBdr>
            <w:top w:val="none" w:sz="0" w:space="0" w:color="auto"/>
            <w:left w:val="none" w:sz="0" w:space="0" w:color="auto"/>
            <w:bottom w:val="none" w:sz="0" w:space="0" w:color="auto"/>
            <w:right w:val="none" w:sz="0" w:space="0" w:color="auto"/>
          </w:divBdr>
        </w:div>
        <w:div w:id="1621456513">
          <w:marLeft w:val="640"/>
          <w:marRight w:val="0"/>
          <w:marTop w:val="0"/>
          <w:marBottom w:val="0"/>
          <w:divBdr>
            <w:top w:val="none" w:sz="0" w:space="0" w:color="auto"/>
            <w:left w:val="none" w:sz="0" w:space="0" w:color="auto"/>
            <w:bottom w:val="none" w:sz="0" w:space="0" w:color="auto"/>
            <w:right w:val="none" w:sz="0" w:space="0" w:color="auto"/>
          </w:divBdr>
        </w:div>
        <w:div w:id="198930680">
          <w:marLeft w:val="640"/>
          <w:marRight w:val="0"/>
          <w:marTop w:val="0"/>
          <w:marBottom w:val="0"/>
          <w:divBdr>
            <w:top w:val="none" w:sz="0" w:space="0" w:color="auto"/>
            <w:left w:val="none" w:sz="0" w:space="0" w:color="auto"/>
            <w:bottom w:val="none" w:sz="0" w:space="0" w:color="auto"/>
            <w:right w:val="none" w:sz="0" w:space="0" w:color="auto"/>
          </w:divBdr>
        </w:div>
        <w:div w:id="1521775991">
          <w:marLeft w:val="640"/>
          <w:marRight w:val="0"/>
          <w:marTop w:val="0"/>
          <w:marBottom w:val="0"/>
          <w:divBdr>
            <w:top w:val="none" w:sz="0" w:space="0" w:color="auto"/>
            <w:left w:val="none" w:sz="0" w:space="0" w:color="auto"/>
            <w:bottom w:val="none" w:sz="0" w:space="0" w:color="auto"/>
            <w:right w:val="none" w:sz="0" w:space="0" w:color="auto"/>
          </w:divBdr>
        </w:div>
        <w:div w:id="375589537">
          <w:marLeft w:val="640"/>
          <w:marRight w:val="0"/>
          <w:marTop w:val="0"/>
          <w:marBottom w:val="0"/>
          <w:divBdr>
            <w:top w:val="none" w:sz="0" w:space="0" w:color="auto"/>
            <w:left w:val="none" w:sz="0" w:space="0" w:color="auto"/>
            <w:bottom w:val="none" w:sz="0" w:space="0" w:color="auto"/>
            <w:right w:val="none" w:sz="0" w:space="0" w:color="auto"/>
          </w:divBdr>
        </w:div>
        <w:div w:id="1677342244">
          <w:marLeft w:val="640"/>
          <w:marRight w:val="0"/>
          <w:marTop w:val="0"/>
          <w:marBottom w:val="0"/>
          <w:divBdr>
            <w:top w:val="none" w:sz="0" w:space="0" w:color="auto"/>
            <w:left w:val="none" w:sz="0" w:space="0" w:color="auto"/>
            <w:bottom w:val="none" w:sz="0" w:space="0" w:color="auto"/>
            <w:right w:val="none" w:sz="0" w:space="0" w:color="auto"/>
          </w:divBdr>
        </w:div>
        <w:div w:id="1961377584">
          <w:marLeft w:val="640"/>
          <w:marRight w:val="0"/>
          <w:marTop w:val="0"/>
          <w:marBottom w:val="0"/>
          <w:divBdr>
            <w:top w:val="none" w:sz="0" w:space="0" w:color="auto"/>
            <w:left w:val="none" w:sz="0" w:space="0" w:color="auto"/>
            <w:bottom w:val="none" w:sz="0" w:space="0" w:color="auto"/>
            <w:right w:val="none" w:sz="0" w:space="0" w:color="auto"/>
          </w:divBdr>
        </w:div>
        <w:div w:id="555121701">
          <w:marLeft w:val="640"/>
          <w:marRight w:val="0"/>
          <w:marTop w:val="0"/>
          <w:marBottom w:val="0"/>
          <w:divBdr>
            <w:top w:val="none" w:sz="0" w:space="0" w:color="auto"/>
            <w:left w:val="none" w:sz="0" w:space="0" w:color="auto"/>
            <w:bottom w:val="none" w:sz="0" w:space="0" w:color="auto"/>
            <w:right w:val="none" w:sz="0" w:space="0" w:color="auto"/>
          </w:divBdr>
        </w:div>
        <w:div w:id="111174853">
          <w:marLeft w:val="640"/>
          <w:marRight w:val="0"/>
          <w:marTop w:val="0"/>
          <w:marBottom w:val="0"/>
          <w:divBdr>
            <w:top w:val="none" w:sz="0" w:space="0" w:color="auto"/>
            <w:left w:val="none" w:sz="0" w:space="0" w:color="auto"/>
            <w:bottom w:val="none" w:sz="0" w:space="0" w:color="auto"/>
            <w:right w:val="none" w:sz="0" w:space="0" w:color="auto"/>
          </w:divBdr>
        </w:div>
        <w:div w:id="1383018824">
          <w:marLeft w:val="640"/>
          <w:marRight w:val="0"/>
          <w:marTop w:val="0"/>
          <w:marBottom w:val="0"/>
          <w:divBdr>
            <w:top w:val="none" w:sz="0" w:space="0" w:color="auto"/>
            <w:left w:val="none" w:sz="0" w:space="0" w:color="auto"/>
            <w:bottom w:val="none" w:sz="0" w:space="0" w:color="auto"/>
            <w:right w:val="none" w:sz="0" w:space="0" w:color="auto"/>
          </w:divBdr>
        </w:div>
        <w:div w:id="974874212">
          <w:marLeft w:val="640"/>
          <w:marRight w:val="0"/>
          <w:marTop w:val="0"/>
          <w:marBottom w:val="0"/>
          <w:divBdr>
            <w:top w:val="none" w:sz="0" w:space="0" w:color="auto"/>
            <w:left w:val="none" w:sz="0" w:space="0" w:color="auto"/>
            <w:bottom w:val="none" w:sz="0" w:space="0" w:color="auto"/>
            <w:right w:val="none" w:sz="0" w:space="0" w:color="auto"/>
          </w:divBdr>
        </w:div>
        <w:div w:id="76362536">
          <w:marLeft w:val="640"/>
          <w:marRight w:val="0"/>
          <w:marTop w:val="0"/>
          <w:marBottom w:val="0"/>
          <w:divBdr>
            <w:top w:val="none" w:sz="0" w:space="0" w:color="auto"/>
            <w:left w:val="none" w:sz="0" w:space="0" w:color="auto"/>
            <w:bottom w:val="none" w:sz="0" w:space="0" w:color="auto"/>
            <w:right w:val="none" w:sz="0" w:space="0" w:color="auto"/>
          </w:divBdr>
        </w:div>
        <w:div w:id="430122422">
          <w:marLeft w:val="640"/>
          <w:marRight w:val="0"/>
          <w:marTop w:val="0"/>
          <w:marBottom w:val="0"/>
          <w:divBdr>
            <w:top w:val="none" w:sz="0" w:space="0" w:color="auto"/>
            <w:left w:val="none" w:sz="0" w:space="0" w:color="auto"/>
            <w:bottom w:val="none" w:sz="0" w:space="0" w:color="auto"/>
            <w:right w:val="none" w:sz="0" w:space="0" w:color="auto"/>
          </w:divBdr>
        </w:div>
        <w:div w:id="1879511594">
          <w:marLeft w:val="640"/>
          <w:marRight w:val="0"/>
          <w:marTop w:val="0"/>
          <w:marBottom w:val="0"/>
          <w:divBdr>
            <w:top w:val="none" w:sz="0" w:space="0" w:color="auto"/>
            <w:left w:val="none" w:sz="0" w:space="0" w:color="auto"/>
            <w:bottom w:val="none" w:sz="0" w:space="0" w:color="auto"/>
            <w:right w:val="none" w:sz="0" w:space="0" w:color="auto"/>
          </w:divBdr>
        </w:div>
        <w:div w:id="1449814597">
          <w:marLeft w:val="640"/>
          <w:marRight w:val="0"/>
          <w:marTop w:val="0"/>
          <w:marBottom w:val="0"/>
          <w:divBdr>
            <w:top w:val="none" w:sz="0" w:space="0" w:color="auto"/>
            <w:left w:val="none" w:sz="0" w:space="0" w:color="auto"/>
            <w:bottom w:val="none" w:sz="0" w:space="0" w:color="auto"/>
            <w:right w:val="none" w:sz="0" w:space="0" w:color="auto"/>
          </w:divBdr>
        </w:div>
        <w:div w:id="1863861143">
          <w:marLeft w:val="640"/>
          <w:marRight w:val="0"/>
          <w:marTop w:val="0"/>
          <w:marBottom w:val="0"/>
          <w:divBdr>
            <w:top w:val="none" w:sz="0" w:space="0" w:color="auto"/>
            <w:left w:val="none" w:sz="0" w:space="0" w:color="auto"/>
            <w:bottom w:val="none" w:sz="0" w:space="0" w:color="auto"/>
            <w:right w:val="none" w:sz="0" w:space="0" w:color="auto"/>
          </w:divBdr>
        </w:div>
        <w:div w:id="1101339008">
          <w:marLeft w:val="640"/>
          <w:marRight w:val="0"/>
          <w:marTop w:val="0"/>
          <w:marBottom w:val="0"/>
          <w:divBdr>
            <w:top w:val="none" w:sz="0" w:space="0" w:color="auto"/>
            <w:left w:val="none" w:sz="0" w:space="0" w:color="auto"/>
            <w:bottom w:val="none" w:sz="0" w:space="0" w:color="auto"/>
            <w:right w:val="none" w:sz="0" w:space="0" w:color="auto"/>
          </w:divBdr>
        </w:div>
        <w:div w:id="856311212">
          <w:marLeft w:val="640"/>
          <w:marRight w:val="0"/>
          <w:marTop w:val="0"/>
          <w:marBottom w:val="0"/>
          <w:divBdr>
            <w:top w:val="none" w:sz="0" w:space="0" w:color="auto"/>
            <w:left w:val="none" w:sz="0" w:space="0" w:color="auto"/>
            <w:bottom w:val="none" w:sz="0" w:space="0" w:color="auto"/>
            <w:right w:val="none" w:sz="0" w:space="0" w:color="auto"/>
          </w:divBdr>
        </w:div>
        <w:div w:id="900868891">
          <w:marLeft w:val="640"/>
          <w:marRight w:val="0"/>
          <w:marTop w:val="0"/>
          <w:marBottom w:val="0"/>
          <w:divBdr>
            <w:top w:val="none" w:sz="0" w:space="0" w:color="auto"/>
            <w:left w:val="none" w:sz="0" w:space="0" w:color="auto"/>
            <w:bottom w:val="none" w:sz="0" w:space="0" w:color="auto"/>
            <w:right w:val="none" w:sz="0" w:space="0" w:color="auto"/>
          </w:divBdr>
        </w:div>
        <w:div w:id="660231515">
          <w:marLeft w:val="640"/>
          <w:marRight w:val="0"/>
          <w:marTop w:val="0"/>
          <w:marBottom w:val="0"/>
          <w:divBdr>
            <w:top w:val="none" w:sz="0" w:space="0" w:color="auto"/>
            <w:left w:val="none" w:sz="0" w:space="0" w:color="auto"/>
            <w:bottom w:val="none" w:sz="0" w:space="0" w:color="auto"/>
            <w:right w:val="none" w:sz="0" w:space="0" w:color="auto"/>
          </w:divBdr>
        </w:div>
        <w:div w:id="1489978531">
          <w:marLeft w:val="640"/>
          <w:marRight w:val="0"/>
          <w:marTop w:val="0"/>
          <w:marBottom w:val="0"/>
          <w:divBdr>
            <w:top w:val="none" w:sz="0" w:space="0" w:color="auto"/>
            <w:left w:val="none" w:sz="0" w:space="0" w:color="auto"/>
            <w:bottom w:val="none" w:sz="0" w:space="0" w:color="auto"/>
            <w:right w:val="none" w:sz="0" w:space="0" w:color="auto"/>
          </w:divBdr>
        </w:div>
        <w:div w:id="1207328270">
          <w:marLeft w:val="640"/>
          <w:marRight w:val="0"/>
          <w:marTop w:val="0"/>
          <w:marBottom w:val="0"/>
          <w:divBdr>
            <w:top w:val="none" w:sz="0" w:space="0" w:color="auto"/>
            <w:left w:val="none" w:sz="0" w:space="0" w:color="auto"/>
            <w:bottom w:val="none" w:sz="0" w:space="0" w:color="auto"/>
            <w:right w:val="none" w:sz="0" w:space="0" w:color="auto"/>
          </w:divBdr>
        </w:div>
        <w:div w:id="1165896797">
          <w:marLeft w:val="640"/>
          <w:marRight w:val="0"/>
          <w:marTop w:val="0"/>
          <w:marBottom w:val="0"/>
          <w:divBdr>
            <w:top w:val="none" w:sz="0" w:space="0" w:color="auto"/>
            <w:left w:val="none" w:sz="0" w:space="0" w:color="auto"/>
            <w:bottom w:val="none" w:sz="0" w:space="0" w:color="auto"/>
            <w:right w:val="none" w:sz="0" w:space="0" w:color="auto"/>
          </w:divBdr>
        </w:div>
        <w:div w:id="1689336234">
          <w:marLeft w:val="640"/>
          <w:marRight w:val="0"/>
          <w:marTop w:val="0"/>
          <w:marBottom w:val="0"/>
          <w:divBdr>
            <w:top w:val="none" w:sz="0" w:space="0" w:color="auto"/>
            <w:left w:val="none" w:sz="0" w:space="0" w:color="auto"/>
            <w:bottom w:val="none" w:sz="0" w:space="0" w:color="auto"/>
            <w:right w:val="none" w:sz="0" w:space="0" w:color="auto"/>
          </w:divBdr>
        </w:div>
        <w:div w:id="2095662747">
          <w:marLeft w:val="640"/>
          <w:marRight w:val="0"/>
          <w:marTop w:val="0"/>
          <w:marBottom w:val="0"/>
          <w:divBdr>
            <w:top w:val="none" w:sz="0" w:space="0" w:color="auto"/>
            <w:left w:val="none" w:sz="0" w:space="0" w:color="auto"/>
            <w:bottom w:val="none" w:sz="0" w:space="0" w:color="auto"/>
            <w:right w:val="none" w:sz="0" w:space="0" w:color="auto"/>
          </w:divBdr>
        </w:div>
        <w:div w:id="332226846">
          <w:marLeft w:val="640"/>
          <w:marRight w:val="0"/>
          <w:marTop w:val="0"/>
          <w:marBottom w:val="0"/>
          <w:divBdr>
            <w:top w:val="none" w:sz="0" w:space="0" w:color="auto"/>
            <w:left w:val="none" w:sz="0" w:space="0" w:color="auto"/>
            <w:bottom w:val="none" w:sz="0" w:space="0" w:color="auto"/>
            <w:right w:val="none" w:sz="0" w:space="0" w:color="auto"/>
          </w:divBdr>
        </w:div>
        <w:div w:id="869925490">
          <w:marLeft w:val="640"/>
          <w:marRight w:val="0"/>
          <w:marTop w:val="0"/>
          <w:marBottom w:val="0"/>
          <w:divBdr>
            <w:top w:val="none" w:sz="0" w:space="0" w:color="auto"/>
            <w:left w:val="none" w:sz="0" w:space="0" w:color="auto"/>
            <w:bottom w:val="none" w:sz="0" w:space="0" w:color="auto"/>
            <w:right w:val="none" w:sz="0" w:space="0" w:color="auto"/>
          </w:divBdr>
        </w:div>
        <w:div w:id="39984737">
          <w:marLeft w:val="640"/>
          <w:marRight w:val="0"/>
          <w:marTop w:val="0"/>
          <w:marBottom w:val="0"/>
          <w:divBdr>
            <w:top w:val="none" w:sz="0" w:space="0" w:color="auto"/>
            <w:left w:val="none" w:sz="0" w:space="0" w:color="auto"/>
            <w:bottom w:val="none" w:sz="0" w:space="0" w:color="auto"/>
            <w:right w:val="none" w:sz="0" w:space="0" w:color="auto"/>
          </w:divBdr>
        </w:div>
        <w:div w:id="851838261">
          <w:marLeft w:val="640"/>
          <w:marRight w:val="0"/>
          <w:marTop w:val="0"/>
          <w:marBottom w:val="0"/>
          <w:divBdr>
            <w:top w:val="none" w:sz="0" w:space="0" w:color="auto"/>
            <w:left w:val="none" w:sz="0" w:space="0" w:color="auto"/>
            <w:bottom w:val="none" w:sz="0" w:space="0" w:color="auto"/>
            <w:right w:val="none" w:sz="0" w:space="0" w:color="auto"/>
          </w:divBdr>
        </w:div>
        <w:div w:id="193232404">
          <w:marLeft w:val="640"/>
          <w:marRight w:val="0"/>
          <w:marTop w:val="0"/>
          <w:marBottom w:val="0"/>
          <w:divBdr>
            <w:top w:val="none" w:sz="0" w:space="0" w:color="auto"/>
            <w:left w:val="none" w:sz="0" w:space="0" w:color="auto"/>
            <w:bottom w:val="none" w:sz="0" w:space="0" w:color="auto"/>
            <w:right w:val="none" w:sz="0" w:space="0" w:color="auto"/>
          </w:divBdr>
        </w:div>
        <w:div w:id="1919636722">
          <w:marLeft w:val="640"/>
          <w:marRight w:val="0"/>
          <w:marTop w:val="0"/>
          <w:marBottom w:val="0"/>
          <w:divBdr>
            <w:top w:val="none" w:sz="0" w:space="0" w:color="auto"/>
            <w:left w:val="none" w:sz="0" w:space="0" w:color="auto"/>
            <w:bottom w:val="none" w:sz="0" w:space="0" w:color="auto"/>
            <w:right w:val="none" w:sz="0" w:space="0" w:color="auto"/>
          </w:divBdr>
        </w:div>
        <w:div w:id="891426213">
          <w:marLeft w:val="640"/>
          <w:marRight w:val="0"/>
          <w:marTop w:val="0"/>
          <w:marBottom w:val="0"/>
          <w:divBdr>
            <w:top w:val="none" w:sz="0" w:space="0" w:color="auto"/>
            <w:left w:val="none" w:sz="0" w:space="0" w:color="auto"/>
            <w:bottom w:val="none" w:sz="0" w:space="0" w:color="auto"/>
            <w:right w:val="none" w:sz="0" w:space="0" w:color="auto"/>
          </w:divBdr>
        </w:div>
        <w:div w:id="856311508">
          <w:marLeft w:val="640"/>
          <w:marRight w:val="0"/>
          <w:marTop w:val="0"/>
          <w:marBottom w:val="0"/>
          <w:divBdr>
            <w:top w:val="none" w:sz="0" w:space="0" w:color="auto"/>
            <w:left w:val="none" w:sz="0" w:space="0" w:color="auto"/>
            <w:bottom w:val="none" w:sz="0" w:space="0" w:color="auto"/>
            <w:right w:val="none" w:sz="0" w:space="0" w:color="auto"/>
          </w:divBdr>
        </w:div>
        <w:div w:id="994529877">
          <w:marLeft w:val="640"/>
          <w:marRight w:val="0"/>
          <w:marTop w:val="0"/>
          <w:marBottom w:val="0"/>
          <w:divBdr>
            <w:top w:val="none" w:sz="0" w:space="0" w:color="auto"/>
            <w:left w:val="none" w:sz="0" w:space="0" w:color="auto"/>
            <w:bottom w:val="none" w:sz="0" w:space="0" w:color="auto"/>
            <w:right w:val="none" w:sz="0" w:space="0" w:color="auto"/>
          </w:divBdr>
        </w:div>
        <w:div w:id="420223348">
          <w:marLeft w:val="640"/>
          <w:marRight w:val="0"/>
          <w:marTop w:val="0"/>
          <w:marBottom w:val="0"/>
          <w:divBdr>
            <w:top w:val="none" w:sz="0" w:space="0" w:color="auto"/>
            <w:left w:val="none" w:sz="0" w:space="0" w:color="auto"/>
            <w:bottom w:val="none" w:sz="0" w:space="0" w:color="auto"/>
            <w:right w:val="none" w:sz="0" w:space="0" w:color="auto"/>
          </w:divBdr>
        </w:div>
        <w:div w:id="1518159956">
          <w:marLeft w:val="640"/>
          <w:marRight w:val="0"/>
          <w:marTop w:val="0"/>
          <w:marBottom w:val="0"/>
          <w:divBdr>
            <w:top w:val="none" w:sz="0" w:space="0" w:color="auto"/>
            <w:left w:val="none" w:sz="0" w:space="0" w:color="auto"/>
            <w:bottom w:val="none" w:sz="0" w:space="0" w:color="auto"/>
            <w:right w:val="none" w:sz="0" w:space="0" w:color="auto"/>
          </w:divBdr>
        </w:div>
        <w:div w:id="182209641">
          <w:marLeft w:val="640"/>
          <w:marRight w:val="0"/>
          <w:marTop w:val="0"/>
          <w:marBottom w:val="0"/>
          <w:divBdr>
            <w:top w:val="none" w:sz="0" w:space="0" w:color="auto"/>
            <w:left w:val="none" w:sz="0" w:space="0" w:color="auto"/>
            <w:bottom w:val="none" w:sz="0" w:space="0" w:color="auto"/>
            <w:right w:val="none" w:sz="0" w:space="0" w:color="auto"/>
          </w:divBdr>
        </w:div>
        <w:div w:id="1498232973">
          <w:marLeft w:val="640"/>
          <w:marRight w:val="0"/>
          <w:marTop w:val="0"/>
          <w:marBottom w:val="0"/>
          <w:divBdr>
            <w:top w:val="none" w:sz="0" w:space="0" w:color="auto"/>
            <w:left w:val="none" w:sz="0" w:space="0" w:color="auto"/>
            <w:bottom w:val="none" w:sz="0" w:space="0" w:color="auto"/>
            <w:right w:val="none" w:sz="0" w:space="0" w:color="auto"/>
          </w:divBdr>
        </w:div>
        <w:div w:id="713583465">
          <w:marLeft w:val="640"/>
          <w:marRight w:val="0"/>
          <w:marTop w:val="0"/>
          <w:marBottom w:val="0"/>
          <w:divBdr>
            <w:top w:val="none" w:sz="0" w:space="0" w:color="auto"/>
            <w:left w:val="none" w:sz="0" w:space="0" w:color="auto"/>
            <w:bottom w:val="none" w:sz="0" w:space="0" w:color="auto"/>
            <w:right w:val="none" w:sz="0" w:space="0" w:color="auto"/>
          </w:divBdr>
        </w:div>
        <w:div w:id="1212768370">
          <w:marLeft w:val="640"/>
          <w:marRight w:val="0"/>
          <w:marTop w:val="0"/>
          <w:marBottom w:val="0"/>
          <w:divBdr>
            <w:top w:val="none" w:sz="0" w:space="0" w:color="auto"/>
            <w:left w:val="none" w:sz="0" w:space="0" w:color="auto"/>
            <w:bottom w:val="none" w:sz="0" w:space="0" w:color="auto"/>
            <w:right w:val="none" w:sz="0" w:space="0" w:color="auto"/>
          </w:divBdr>
        </w:div>
        <w:div w:id="1199321638">
          <w:marLeft w:val="640"/>
          <w:marRight w:val="0"/>
          <w:marTop w:val="0"/>
          <w:marBottom w:val="0"/>
          <w:divBdr>
            <w:top w:val="none" w:sz="0" w:space="0" w:color="auto"/>
            <w:left w:val="none" w:sz="0" w:space="0" w:color="auto"/>
            <w:bottom w:val="none" w:sz="0" w:space="0" w:color="auto"/>
            <w:right w:val="none" w:sz="0" w:space="0" w:color="auto"/>
          </w:divBdr>
        </w:div>
        <w:div w:id="1880438123">
          <w:marLeft w:val="640"/>
          <w:marRight w:val="0"/>
          <w:marTop w:val="0"/>
          <w:marBottom w:val="0"/>
          <w:divBdr>
            <w:top w:val="none" w:sz="0" w:space="0" w:color="auto"/>
            <w:left w:val="none" w:sz="0" w:space="0" w:color="auto"/>
            <w:bottom w:val="none" w:sz="0" w:space="0" w:color="auto"/>
            <w:right w:val="none" w:sz="0" w:space="0" w:color="auto"/>
          </w:divBdr>
        </w:div>
        <w:div w:id="72090354">
          <w:marLeft w:val="640"/>
          <w:marRight w:val="0"/>
          <w:marTop w:val="0"/>
          <w:marBottom w:val="0"/>
          <w:divBdr>
            <w:top w:val="none" w:sz="0" w:space="0" w:color="auto"/>
            <w:left w:val="none" w:sz="0" w:space="0" w:color="auto"/>
            <w:bottom w:val="none" w:sz="0" w:space="0" w:color="auto"/>
            <w:right w:val="none" w:sz="0" w:space="0" w:color="auto"/>
          </w:divBdr>
        </w:div>
        <w:div w:id="2129204282">
          <w:marLeft w:val="640"/>
          <w:marRight w:val="0"/>
          <w:marTop w:val="0"/>
          <w:marBottom w:val="0"/>
          <w:divBdr>
            <w:top w:val="none" w:sz="0" w:space="0" w:color="auto"/>
            <w:left w:val="none" w:sz="0" w:space="0" w:color="auto"/>
            <w:bottom w:val="none" w:sz="0" w:space="0" w:color="auto"/>
            <w:right w:val="none" w:sz="0" w:space="0" w:color="auto"/>
          </w:divBdr>
        </w:div>
        <w:div w:id="2073775507">
          <w:marLeft w:val="640"/>
          <w:marRight w:val="0"/>
          <w:marTop w:val="0"/>
          <w:marBottom w:val="0"/>
          <w:divBdr>
            <w:top w:val="none" w:sz="0" w:space="0" w:color="auto"/>
            <w:left w:val="none" w:sz="0" w:space="0" w:color="auto"/>
            <w:bottom w:val="none" w:sz="0" w:space="0" w:color="auto"/>
            <w:right w:val="none" w:sz="0" w:space="0" w:color="auto"/>
          </w:divBdr>
        </w:div>
        <w:div w:id="485557519">
          <w:marLeft w:val="640"/>
          <w:marRight w:val="0"/>
          <w:marTop w:val="0"/>
          <w:marBottom w:val="0"/>
          <w:divBdr>
            <w:top w:val="none" w:sz="0" w:space="0" w:color="auto"/>
            <w:left w:val="none" w:sz="0" w:space="0" w:color="auto"/>
            <w:bottom w:val="none" w:sz="0" w:space="0" w:color="auto"/>
            <w:right w:val="none" w:sz="0" w:space="0" w:color="auto"/>
          </w:divBdr>
        </w:div>
        <w:div w:id="1624337782">
          <w:marLeft w:val="640"/>
          <w:marRight w:val="0"/>
          <w:marTop w:val="0"/>
          <w:marBottom w:val="0"/>
          <w:divBdr>
            <w:top w:val="none" w:sz="0" w:space="0" w:color="auto"/>
            <w:left w:val="none" w:sz="0" w:space="0" w:color="auto"/>
            <w:bottom w:val="none" w:sz="0" w:space="0" w:color="auto"/>
            <w:right w:val="none" w:sz="0" w:space="0" w:color="auto"/>
          </w:divBdr>
        </w:div>
        <w:div w:id="1325622634">
          <w:marLeft w:val="640"/>
          <w:marRight w:val="0"/>
          <w:marTop w:val="0"/>
          <w:marBottom w:val="0"/>
          <w:divBdr>
            <w:top w:val="none" w:sz="0" w:space="0" w:color="auto"/>
            <w:left w:val="none" w:sz="0" w:space="0" w:color="auto"/>
            <w:bottom w:val="none" w:sz="0" w:space="0" w:color="auto"/>
            <w:right w:val="none" w:sz="0" w:space="0" w:color="auto"/>
          </w:divBdr>
        </w:div>
        <w:div w:id="793452015">
          <w:marLeft w:val="640"/>
          <w:marRight w:val="0"/>
          <w:marTop w:val="0"/>
          <w:marBottom w:val="0"/>
          <w:divBdr>
            <w:top w:val="none" w:sz="0" w:space="0" w:color="auto"/>
            <w:left w:val="none" w:sz="0" w:space="0" w:color="auto"/>
            <w:bottom w:val="none" w:sz="0" w:space="0" w:color="auto"/>
            <w:right w:val="none" w:sz="0" w:space="0" w:color="auto"/>
          </w:divBdr>
        </w:div>
        <w:div w:id="476067449">
          <w:marLeft w:val="640"/>
          <w:marRight w:val="0"/>
          <w:marTop w:val="0"/>
          <w:marBottom w:val="0"/>
          <w:divBdr>
            <w:top w:val="none" w:sz="0" w:space="0" w:color="auto"/>
            <w:left w:val="none" w:sz="0" w:space="0" w:color="auto"/>
            <w:bottom w:val="none" w:sz="0" w:space="0" w:color="auto"/>
            <w:right w:val="none" w:sz="0" w:space="0" w:color="auto"/>
          </w:divBdr>
        </w:div>
        <w:div w:id="1184592414">
          <w:marLeft w:val="640"/>
          <w:marRight w:val="0"/>
          <w:marTop w:val="0"/>
          <w:marBottom w:val="0"/>
          <w:divBdr>
            <w:top w:val="none" w:sz="0" w:space="0" w:color="auto"/>
            <w:left w:val="none" w:sz="0" w:space="0" w:color="auto"/>
            <w:bottom w:val="none" w:sz="0" w:space="0" w:color="auto"/>
            <w:right w:val="none" w:sz="0" w:space="0" w:color="auto"/>
          </w:divBdr>
        </w:div>
        <w:div w:id="1553544147">
          <w:marLeft w:val="640"/>
          <w:marRight w:val="0"/>
          <w:marTop w:val="0"/>
          <w:marBottom w:val="0"/>
          <w:divBdr>
            <w:top w:val="none" w:sz="0" w:space="0" w:color="auto"/>
            <w:left w:val="none" w:sz="0" w:space="0" w:color="auto"/>
            <w:bottom w:val="none" w:sz="0" w:space="0" w:color="auto"/>
            <w:right w:val="none" w:sz="0" w:space="0" w:color="auto"/>
          </w:divBdr>
        </w:div>
        <w:div w:id="1622760010">
          <w:marLeft w:val="640"/>
          <w:marRight w:val="0"/>
          <w:marTop w:val="0"/>
          <w:marBottom w:val="0"/>
          <w:divBdr>
            <w:top w:val="none" w:sz="0" w:space="0" w:color="auto"/>
            <w:left w:val="none" w:sz="0" w:space="0" w:color="auto"/>
            <w:bottom w:val="none" w:sz="0" w:space="0" w:color="auto"/>
            <w:right w:val="none" w:sz="0" w:space="0" w:color="auto"/>
          </w:divBdr>
        </w:div>
        <w:div w:id="1652758557">
          <w:marLeft w:val="640"/>
          <w:marRight w:val="0"/>
          <w:marTop w:val="0"/>
          <w:marBottom w:val="0"/>
          <w:divBdr>
            <w:top w:val="none" w:sz="0" w:space="0" w:color="auto"/>
            <w:left w:val="none" w:sz="0" w:space="0" w:color="auto"/>
            <w:bottom w:val="none" w:sz="0" w:space="0" w:color="auto"/>
            <w:right w:val="none" w:sz="0" w:space="0" w:color="auto"/>
          </w:divBdr>
        </w:div>
        <w:div w:id="866675432">
          <w:marLeft w:val="640"/>
          <w:marRight w:val="0"/>
          <w:marTop w:val="0"/>
          <w:marBottom w:val="0"/>
          <w:divBdr>
            <w:top w:val="none" w:sz="0" w:space="0" w:color="auto"/>
            <w:left w:val="none" w:sz="0" w:space="0" w:color="auto"/>
            <w:bottom w:val="none" w:sz="0" w:space="0" w:color="auto"/>
            <w:right w:val="none" w:sz="0" w:space="0" w:color="auto"/>
          </w:divBdr>
        </w:div>
        <w:div w:id="573397962">
          <w:marLeft w:val="640"/>
          <w:marRight w:val="0"/>
          <w:marTop w:val="0"/>
          <w:marBottom w:val="0"/>
          <w:divBdr>
            <w:top w:val="none" w:sz="0" w:space="0" w:color="auto"/>
            <w:left w:val="none" w:sz="0" w:space="0" w:color="auto"/>
            <w:bottom w:val="none" w:sz="0" w:space="0" w:color="auto"/>
            <w:right w:val="none" w:sz="0" w:space="0" w:color="auto"/>
          </w:divBdr>
        </w:div>
        <w:div w:id="762797758">
          <w:marLeft w:val="640"/>
          <w:marRight w:val="0"/>
          <w:marTop w:val="0"/>
          <w:marBottom w:val="0"/>
          <w:divBdr>
            <w:top w:val="none" w:sz="0" w:space="0" w:color="auto"/>
            <w:left w:val="none" w:sz="0" w:space="0" w:color="auto"/>
            <w:bottom w:val="none" w:sz="0" w:space="0" w:color="auto"/>
            <w:right w:val="none" w:sz="0" w:space="0" w:color="auto"/>
          </w:divBdr>
        </w:div>
        <w:div w:id="1898929366">
          <w:marLeft w:val="640"/>
          <w:marRight w:val="0"/>
          <w:marTop w:val="0"/>
          <w:marBottom w:val="0"/>
          <w:divBdr>
            <w:top w:val="none" w:sz="0" w:space="0" w:color="auto"/>
            <w:left w:val="none" w:sz="0" w:space="0" w:color="auto"/>
            <w:bottom w:val="none" w:sz="0" w:space="0" w:color="auto"/>
            <w:right w:val="none" w:sz="0" w:space="0" w:color="auto"/>
          </w:divBdr>
        </w:div>
        <w:div w:id="732654116">
          <w:marLeft w:val="640"/>
          <w:marRight w:val="0"/>
          <w:marTop w:val="0"/>
          <w:marBottom w:val="0"/>
          <w:divBdr>
            <w:top w:val="none" w:sz="0" w:space="0" w:color="auto"/>
            <w:left w:val="none" w:sz="0" w:space="0" w:color="auto"/>
            <w:bottom w:val="none" w:sz="0" w:space="0" w:color="auto"/>
            <w:right w:val="none" w:sz="0" w:space="0" w:color="auto"/>
          </w:divBdr>
        </w:div>
        <w:div w:id="2085058925">
          <w:marLeft w:val="640"/>
          <w:marRight w:val="0"/>
          <w:marTop w:val="0"/>
          <w:marBottom w:val="0"/>
          <w:divBdr>
            <w:top w:val="none" w:sz="0" w:space="0" w:color="auto"/>
            <w:left w:val="none" w:sz="0" w:space="0" w:color="auto"/>
            <w:bottom w:val="none" w:sz="0" w:space="0" w:color="auto"/>
            <w:right w:val="none" w:sz="0" w:space="0" w:color="auto"/>
          </w:divBdr>
        </w:div>
        <w:div w:id="2056662373">
          <w:marLeft w:val="640"/>
          <w:marRight w:val="0"/>
          <w:marTop w:val="0"/>
          <w:marBottom w:val="0"/>
          <w:divBdr>
            <w:top w:val="none" w:sz="0" w:space="0" w:color="auto"/>
            <w:left w:val="none" w:sz="0" w:space="0" w:color="auto"/>
            <w:bottom w:val="none" w:sz="0" w:space="0" w:color="auto"/>
            <w:right w:val="none" w:sz="0" w:space="0" w:color="auto"/>
          </w:divBdr>
        </w:div>
        <w:div w:id="438456091">
          <w:marLeft w:val="640"/>
          <w:marRight w:val="0"/>
          <w:marTop w:val="0"/>
          <w:marBottom w:val="0"/>
          <w:divBdr>
            <w:top w:val="none" w:sz="0" w:space="0" w:color="auto"/>
            <w:left w:val="none" w:sz="0" w:space="0" w:color="auto"/>
            <w:bottom w:val="none" w:sz="0" w:space="0" w:color="auto"/>
            <w:right w:val="none" w:sz="0" w:space="0" w:color="auto"/>
          </w:divBdr>
        </w:div>
        <w:div w:id="664169958">
          <w:marLeft w:val="640"/>
          <w:marRight w:val="0"/>
          <w:marTop w:val="0"/>
          <w:marBottom w:val="0"/>
          <w:divBdr>
            <w:top w:val="none" w:sz="0" w:space="0" w:color="auto"/>
            <w:left w:val="none" w:sz="0" w:space="0" w:color="auto"/>
            <w:bottom w:val="none" w:sz="0" w:space="0" w:color="auto"/>
            <w:right w:val="none" w:sz="0" w:space="0" w:color="auto"/>
          </w:divBdr>
        </w:div>
        <w:div w:id="1985423676">
          <w:marLeft w:val="640"/>
          <w:marRight w:val="0"/>
          <w:marTop w:val="0"/>
          <w:marBottom w:val="0"/>
          <w:divBdr>
            <w:top w:val="none" w:sz="0" w:space="0" w:color="auto"/>
            <w:left w:val="none" w:sz="0" w:space="0" w:color="auto"/>
            <w:bottom w:val="none" w:sz="0" w:space="0" w:color="auto"/>
            <w:right w:val="none" w:sz="0" w:space="0" w:color="auto"/>
          </w:divBdr>
        </w:div>
        <w:div w:id="926697125">
          <w:marLeft w:val="640"/>
          <w:marRight w:val="0"/>
          <w:marTop w:val="0"/>
          <w:marBottom w:val="0"/>
          <w:divBdr>
            <w:top w:val="none" w:sz="0" w:space="0" w:color="auto"/>
            <w:left w:val="none" w:sz="0" w:space="0" w:color="auto"/>
            <w:bottom w:val="none" w:sz="0" w:space="0" w:color="auto"/>
            <w:right w:val="none" w:sz="0" w:space="0" w:color="auto"/>
          </w:divBdr>
        </w:div>
        <w:div w:id="1563175360">
          <w:marLeft w:val="640"/>
          <w:marRight w:val="0"/>
          <w:marTop w:val="0"/>
          <w:marBottom w:val="0"/>
          <w:divBdr>
            <w:top w:val="none" w:sz="0" w:space="0" w:color="auto"/>
            <w:left w:val="none" w:sz="0" w:space="0" w:color="auto"/>
            <w:bottom w:val="none" w:sz="0" w:space="0" w:color="auto"/>
            <w:right w:val="none" w:sz="0" w:space="0" w:color="auto"/>
          </w:divBdr>
        </w:div>
        <w:div w:id="2081556083">
          <w:marLeft w:val="640"/>
          <w:marRight w:val="0"/>
          <w:marTop w:val="0"/>
          <w:marBottom w:val="0"/>
          <w:divBdr>
            <w:top w:val="none" w:sz="0" w:space="0" w:color="auto"/>
            <w:left w:val="none" w:sz="0" w:space="0" w:color="auto"/>
            <w:bottom w:val="none" w:sz="0" w:space="0" w:color="auto"/>
            <w:right w:val="none" w:sz="0" w:space="0" w:color="auto"/>
          </w:divBdr>
        </w:div>
        <w:div w:id="496849956">
          <w:marLeft w:val="640"/>
          <w:marRight w:val="0"/>
          <w:marTop w:val="0"/>
          <w:marBottom w:val="0"/>
          <w:divBdr>
            <w:top w:val="none" w:sz="0" w:space="0" w:color="auto"/>
            <w:left w:val="none" w:sz="0" w:space="0" w:color="auto"/>
            <w:bottom w:val="none" w:sz="0" w:space="0" w:color="auto"/>
            <w:right w:val="none" w:sz="0" w:space="0" w:color="auto"/>
          </w:divBdr>
        </w:div>
        <w:div w:id="875393114">
          <w:marLeft w:val="640"/>
          <w:marRight w:val="0"/>
          <w:marTop w:val="0"/>
          <w:marBottom w:val="0"/>
          <w:divBdr>
            <w:top w:val="none" w:sz="0" w:space="0" w:color="auto"/>
            <w:left w:val="none" w:sz="0" w:space="0" w:color="auto"/>
            <w:bottom w:val="none" w:sz="0" w:space="0" w:color="auto"/>
            <w:right w:val="none" w:sz="0" w:space="0" w:color="auto"/>
          </w:divBdr>
        </w:div>
        <w:div w:id="1438789505">
          <w:marLeft w:val="640"/>
          <w:marRight w:val="0"/>
          <w:marTop w:val="0"/>
          <w:marBottom w:val="0"/>
          <w:divBdr>
            <w:top w:val="none" w:sz="0" w:space="0" w:color="auto"/>
            <w:left w:val="none" w:sz="0" w:space="0" w:color="auto"/>
            <w:bottom w:val="none" w:sz="0" w:space="0" w:color="auto"/>
            <w:right w:val="none" w:sz="0" w:space="0" w:color="auto"/>
          </w:divBdr>
        </w:div>
        <w:div w:id="1676104355">
          <w:marLeft w:val="640"/>
          <w:marRight w:val="0"/>
          <w:marTop w:val="0"/>
          <w:marBottom w:val="0"/>
          <w:divBdr>
            <w:top w:val="none" w:sz="0" w:space="0" w:color="auto"/>
            <w:left w:val="none" w:sz="0" w:space="0" w:color="auto"/>
            <w:bottom w:val="none" w:sz="0" w:space="0" w:color="auto"/>
            <w:right w:val="none" w:sz="0" w:space="0" w:color="auto"/>
          </w:divBdr>
        </w:div>
        <w:div w:id="1561403626">
          <w:marLeft w:val="640"/>
          <w:marRight w:val="0"/>
          <w:marTop w:val="0"/>
          <w:marBottom w:val="0"/>
          <w:divBdr>
            <w:top w:val="none" w:sz="0" w:space="0" w:color="auto"/>
            <w:left w:val="none" w:sz="0" w:space="0" w:color="auto"/>
            <w:bottom w:val="none" w:sz="0" w:space="0" w:color="auto"/>
            <w:right w:val="none" w:sz="0" w:space="0" w:color="auto"/>
          </w:divBdr>
        </w:div>
        <w:div w:id="1057048675">
          <w:marLeft w:val="640"/>
          <w:marRight w:val="0"/>
          <w:marTop w:val="0"/>
          <w:marBottom w:val="0"/>
          <w:divBdr>
            <w:top w:val="none" w:sz="0" w:space="0" w:color="auto"/>
            <w:left w:val="none" w:sz="0" w:space="0" w:color="auto"/>
            <w:bottom w:val="none" w:sz="0" w:space="0" w:color="auto"/>
            <w:right w:val="none" w:sz="0" w:space="0" w:color="auto"/>
          </w:divBdr>
        </w:div>
        <w:div w:id="1671058478">
          <w:marLeft w:val="640"/>
          <w:marRight w:val="0"/>
          <w:marTop w:val="0"/>
          <w:marBottom w:val="0"/>
          <w:divBdr>
            <w:top w:val="none" w:sz="0" w:space="0" w:color="auto"/>
            <w:left w:val="none" w:sz="0" w:space="0" w:color="auto"/>
            <w:bottom w:val="none" w:sz="0" w:space="0" w:color="auto"/>
            <w:right w:val="none" w:sz="0" w:space="0" w:color="auto"/>
          </w:divBdr>
        </w:div>
        <w:div w:id="1325279523">
          <w:marLeft w:val="640"/>
          <w:marRight w:val="0"/>
          <w:marTop w:val="0"/>
          <w:marBottom w:val="0"/>
          <w:divBdr>
            <w:top w:val="none" w:sz="0" w:space="0" w:color="auto"/>
            <w:left w:val="none" w:sz="0" w:space="0" w:color="auto"/>
            <w:bottom w:val="none" w:sz="0" w:space="0" w:color="auto"/>
            <w:right w:val="none" w:sz="0" w:space="0" w:color="auto"/>
          </w:divBdr>
        </w:div>
        <w:div w:id="1296835867">
          <w:marLeft w:val="640"/>
          <w:marRight w:val="0"/>
          <w:marTop w:val="0"/>
          <w:marBottom w:val="0"/>
          <w:divBdr>
            <w:top w:val="none" w:sz="0" w:space="0" w:color="auto"/>
            <w:left w:val="none" w:sz="0" w:space="0" w:color="auto"/>
            <w:bottom w:val="none" w:sz="0" w:space="0" w:color="auto"/>
            <w:right w:val="none" w:sz="0" w:space="0" w:color="auto"/>
          </w:divBdr>
        </w:div>
        <w:div w:id="952133579">
          <w:marLeft w:val="640"/>
          <w:marRight w:val="0"/>
          <w:marTop w:val="0"/>
          <w:marBottom w:val="0"/>
          <w:divBdr>
            <w:top w:val="none" w:sz="0" w:space="0" w:color="auto"/>
            <w:left w:val="none" w:sz="0" w:space="0" w:color="auto"/>
            <w:bottom w:val="none" w:sz="0" w:space="0" w:color="auto"/>
            <w:right w:val="none" w:sz="0" w:space="0" w:color="auto"/>
          </w:divBdr>
        </w:div>
      </w:divsChild>
    </w:div>
    <w:div w:id="761417213">
      <w:marLeft w:val="480"/>
      <w:marRight w:val="0"/>
      <w:marTop w:val="0"/>
      <w:marBottom w:val="0"/>
      <w:divBdr>
        <w:top w:val="none" w:sz="0" w:space="0" w:color="auto"/>
        <w:left w:val="none" w:sz="0" w:space="0" w:color="auto"/>
        <w:bottom w:val="none" w:sz="0" w:space="0" w:color="auto"/>
        <w:right w:val="none" w:sz="0" w:space="0" w:color="auto"/>
      </w:divBdr>
    </w:div>
    <w:div w:id="762458826">
      <w:marLeft w:val="480"/>
      <w:marRight w:val="0"/>
      <w:marTop w:val="0"/>
      <w:marBottom w:val="0"/>
      <w:divBdr>
        <w:top w:val="none" w:sz="0" w:space="0" w:color="auto"/>
        <w:left w:val="none" w:sz="0" w:space="0" w:color="auto"/>
        <w:bottom w:val="none" w:sz="0" w:space="0" w:color="auto"/>
        <w:right w:val="none" w:sz="0" w:space="0" w:color="auto"/>
      </w:divBdr>
    </w:div>
    <w:div w:id="762727626">
      <w:marLeft w:val="480"/>
      <w:marRight w:val="0"/>
      <w:marTop w:val="0"/>
      <w:marBottom w:val="0"/>
      <w:divBdr>
        <w:top w:val="none" w:sz="0" w:space="0" w:color="auto"/>
        <w:left w:val="none" w:sz="0" w:space="0" w:color="auto"/>
        <w:bottom w:val="none" w:sz="0" w:space="0" w:color="auto"/>
        <w:right w:val="none" w:sz="0" w:space="0" w:color="auto"/>
      </w:divBdr>
    </w:div>
    <w:div w:id="764348993">
      <w:marLeft w:val="480"/>
      <w:marRight w:val="0"/>
      <w:marTop w:val="0"/>
      <w:marBottom w:val="0"/>
      <w:divBdr>
        <w:top w:val="none" w:sz="0" w:space="0" w:color="auto"/>
        <w:left w:val="none" w:sz="0" w:space="0" w:color="auto"/>
        <w:bottom w:val="none" w:sz="0" w:space="0" w:color="auto"/>
        <w:right w:val="none" w:sz="0" w:space="0" w:color="auto"/>
      </w:divBdr>
    </w:div>
    <w:div w:id="764615257">
      <w:bodyDiv w:val="1"/>
      <w:marLeft w:val="0"/>
      <w:marRight w:val="0"/>
      <w:marTop w:val="0"/>
      <w:marBottom w:val="0"/>
      <w:divBdr>
        <w:top w:val="none" w:sz="0" w:space="0" w:color="auto"/>
        <w:left w:val="none" w:sz="0" w:space="0" w:color="auto"/>
        <w:bottom w:val="none" w:sz="0" w:space="0" w:color="auto"/>
        <w:right w:val="none" w:sz="0" w:space="0" w:color="auto"/>
      </w:divBdr>
    </w:div>
    <w:div w:id="765729268">
      <w:marLeft w:val="480"/>
      <w:marRight w:val="0"/>
      <w:marTop w:val="0"/>
      <w:marBottom w:val="0"/>
      <w:divBdr>
        <w:top w:val="none" w:sz="0" w:space="0" w:color="auto"/>
        <w:left w:val="none" w:sz="0" w:space="0" w:color="auto"/>
        <w:bottom w:val="none" w:sz="0" w:space="0" w:color="auto"/>
        <w:right w:val="none" w:sz="0" w:space="0" w:color="auto"/>
      </w:divBdr>
    </w:div>
    <w:div w:id="769011661">
      <w:marLeft w:val="480"/>
      <w:marRight w:val="0"/>
      <w:marTop w:val="0"/>
      <w:marBottom w:val="0"/>
      <w:divBdr>
        <w:top w:val="none" w:sz="0" w:space="0" w:color="auto"/>
        <w:left w:val="none" w:sz="0" w:space="0" w:color="auto"/>
        <w:bottom w:val="none" w:sz="0" w:space="0" w:color="auto"/>
        <w:right w:val="none" w:sz="0" w:space="0" w:color="auto"/>
      </w:divBdr>
    </w:div>
    <w:div w:id="769551051">
      <w:bodyDiv w:val="1"/>
      <w:marLeft w:val="0"/>
      <w:marRight w:val="0"/>
      <w:marTop w:val="0"/>
      <w:marBottom w:val="0"/>
      <w:divBdr>
        <w:top w:val="none" w:sz="0" w:space="0" w:color="auto"/>
        <w:left w:val="none" w:sz="0" w:space="0" w:color="auto"/>
        <w:bottom w:val="none" w:sz="0" w:space="0" w:color="auto"/>
        <w:right w:val="none" w:sz="0" w:space="0" w:color="auto"/>
      </w:divBdr>
    </w:div>
    <w:div w:id="770079354">
      <w:bodyDiv w:val="1"/>
      <w:marLeft w:val="0"/>
      <w:marRight w:val="0"/>
      <w:marTop w:val="0"/>
      <w:marBottom w:val="0"/>
      <w:divBdr>
        <w:top w:val="none" w:sz="0" w:space="0" w:color="auto"/>
        <w:left w:val="none" w:sz="0" w:space="0" w:color="auto"/>
        <w:bottom w:val="none" w:sz="0" w:space="0" w:color="auto"/>
        <w:right w:val="none" w:sz="0" w:space="0" w:color="auto"/>
      </w:divBdr>
    </w:div>
    <w:div w:id="770508754">
      <w:bodyDiv w:val="1"/>
      <w:marLeft w:val="0"/>
      <w:marRight w:val="0"/>
      <w:marTop w:val="0"/>
      <w:marBottom w:val="0"/>
      <w:divBdr>
        <w:top w:val="none" w:sz="0" w:space="0" w:color="auto"/>
        <w:left w:val="none" w:sz="0" w:space="0" w:color="auto"/>
        <w:bottom w:val="none" w:sz="0" w:space="0" w:color="auto"/>
        <w:right w:val="none" w:sz="0" w:space="0" w:color="auto"/>
      </w:divBdr>
    </w:div>
    <w:div w:id="770707353">
      <w:marLeft w:val="640"/>
      <w:marRight w:val="0"/>
      <w:marTop w:val="0"/>
      <w:marBottom w:val="0"/>
      <w:divBdr>
        <w:top w:val="none" w:sz="0" w:space="0" w:color="auto"/>
        <w:left w:val="none" w:sz="0" w:space="0" w:color="auto"/>
        <w:bottom w:val="none" w:sz="0" w:space="0" w:color="auto"/>
        <w:right w:val="none" w:sz="0" w:space="0" w:color="auto"/>
      </w:divBdr>
    </w:div>
    <w:div w:id="770734633">
      <w:bodyDiv w:val="1"/>
      <w:marLeft w:val="0"/>
      <w:marRight w:val="0"/>
      <w:marTop w:val="0"/>
      <w:marBottom w:val="0"/>
      <w:divBdr>
        <w:top w:val="none" w:sz="0" w:space="0" w:color="auto"/>
        <w:left w:val="none" w:sz="0" w:space="0" w:color="auto"/>
        <w:bottom w:val="none" w:sz="0" w:space="0" w:color="auto"/>
        <w:right w:val="none" w:sz="0" w:space="0" w:color="auto"/>
      </w:divBdr>
      <w:divsChild>
        <w:div w:id="1623029148">
          <w:marLeft w:val="640"/>
          <w:marRight w:val="0"/>
          <w:marTop w:val="0"/>
          <w:marBottom w:val="0"/>
          <w:divBdr>
            <w:top w:val="none" w:sz="0" w:space="0" w:color="auto"/>
            <w:left w:val="none" w:sz="0" w:space="0" w:color="auto"/>
            <w:bottom w:val="none" w:sz="0" w:space="0" w:color="auto"/>
            <w:right w:val="none" w:sz="0" w:space="0" w:color="auto"/>
          </w:divBdr>
        </w:div>
        <w:div w:id="1959796157">
          <w:marLeft w:val="640"/>
          <w:marRight w:val="0"/>
          <w:marTop w:val="0"/>
          <w:marBottom w:val="0"/>
          <w:divBdr>
            <w:top w:val="none" w:sz="0" w:space="0" w:color="auto"/>
            <w:left w:val="none" w:sz="0" w:space="0" w:color="auto"/>
            <w:bottom w:val="none" w:sz="0" w:space="0" w:color="auto"/>
            <w:right w:val="none" w:sz="0" w:space="0" w:color="auto"/>
          </w:divBdr>
        </w:div>
        <w:div w:id="1531995707">
          <w:marLeft w:val="640"/>
          <w:marRight w:val="0"/>
          <w:marTop w:val="0"/>
          <w:marBottom w:val="0"/>
          <w:divBdr>
            <w:top w:val="none" w:sz="0" w:space="0" w:color="auto"/>
            <w:left w:val="none" w:sz="0" w:space="0" w:color="auto"/>
            <w:bottom w:val="none" w:sz="0" w:space="0" w:color="auto"/>
            <w:right w:val="none" w:sz="0" w:space="0" w:color="auto"/>
          </w:divBdr>
        </w:div>
        <w:div w:id="1195079069">
          <w:marLeft w:val="640"/>
          <w:marRight w:val="0"/>
          <w:marTop w:val="0"/>
          <w:marBottom w:val="0"/>
          <w:divBdr>
            <w:top w:val="none" w:sz="0" w:space="0" w:color="auto"/>
            <w:left w:val="none" w:sz="0" w:space="0" w:color="auto"/>
            <w:bottom w:val="none" w:sz="0" w:space="0" w:color="auto"/>
            <w:right w:val="none" w:sz="0" w:space="0" w:color="auto"/>
          </w:divBdr>
        </w:div>
        <w:div w:id="757749869">
          <w:marLeft w:val="640"/>
          <w:marRight w:val="0"/>
          <w:marTop w:val="0"/>
          <w:marBottom w:val="0"/>
          <w:divBdr>
            <w:top w:val="none" w:sz="0" w:space="0" w:color="auto"/>
            <w:left w:val="none" w:sz="0" w:space="0" w:color="auto"/>
            <w:bottom w:val="none" w:sz="0" w:space="0" w:color="auto"/>
            <w:right w:val="none" w:sz="0" w:space="0" w:color="auto"/>
          </w:divBdr>
        </w:div>
        <w:div w:id="1458528248">
          <w:marLeft w:val="640"/>
          <w:marRight w:val="0"/>
          <w:marTop w:val="0"/>
          <w:marBottom w:val="0"/>
          <w:divBdr>
            <w:top w:val="none" w:sz="0" w:space="0" w:color="auto"/>
            <w:left w:val="none" w:sz="0" w:space="0" w:color="auto"/>
            <w:bottom w:val="none" w:sz="0" w:space="0" w:color="auto"/>
            <w:right w:val="none" w:sz="0" w:space="0" w:color="auto"/>
          </w:divBdr>
        </w:div>
        <w:div w:id="1790927011">
          <w:marLeft w:val="640"/>
          <w:marRight w:val="0"/>
          <w:marTop w:val="0"/>
          <w:marBottom w:val="0"/>
          <w:divBdr>
            <w:top w:val="none" w:sz="0" w:space="0" w:color="auto"/>
            <w:left w:val="none" w:sz="0" w:space="0" w:color="auto"/>
            <w:bottom w:val="none" w:sz="0" w:space="0" w:color="auto"/>
            <w:right w:val="none" w:sz="0" w:space="0" w:color="auto"/>
          </w:divBdr>
        </w:div>
        <w:div w:id="1811288053">
          <w:marLeft w:val="640"/>
          <w:marRight w:val="0"/>
          <w:marTop w:val="0"/>
          <w:marBottom w:val="0"/>
          <w:divBdr>
            <w:top w:val="none" w:sz="0" w:space="0" w:color="auto"/>
            <w:left w:val="none" w:sz="0" w:space="0" w:color="auto"/>
            <w:bottom w:val="none" w:sz="0" w:space="0" w:color="auto"/>
            <w:right w:val="none" w:sz="0" w:space="0" w:color="auto"/>
          </w:divBdr>
        </w:div>
        <w:div w:id="1384062247">
          <w:marLeft w:val="640"/>
          <w:marRight w:val="0"/>
          <w:marTop w:val="0"/>
          <w:marBottom w:val="0"/>
          <w:divBdr>
            <w:top w:val="none" w:sz="0" w:space="0" w:color="auto"/>
            <w:left w:val="none" w:sz="0" w:space="0" w:color="auto"/>
            <w:bottom w:val="none" w:sz="0" w:space="0" w:color="auto"/>
            <w:right w:val="none" w:sz="0" w:space="0" w:color="auto"/>
          </w:divBdr>
        </w:div>
        <w:div w:id="1927110382">
          <w:marLeft w:val="640"/>
          <w:marRight w:val="0"/>
          <w:marTop w:val="0"/>
          <w:marBottom w:val="0"/>
          <w:divBdr>
            <w:top w:val="none" w:sz="0" w:space="0" w:color="auto"/>
            <w:left w:val="none" w:sz="0" w:space="0" w:color="auto"/>
            <w:bottom w:val="none" w:sz="0" w:space="0" w:color="auto"/>
            <w:right w:val="none" w:sz="0" w:space="0" w:color="auto"/>
          </w:divBdr>
        </w:div>
        <w:div w:id="1800761257">
          <w:marLeft w:val="640"/>
          <w:marRight w:val="0"/>
          <w:marTop w:val="0"/>
          <w:marBottom w:val="0"/>
          <w:divBdr>
            <w:top w:val="none" w:sz="0" w:space="0" w:color="auto"/>
            <w:left w:val="none" w:sz="0" w:space="0" w:color="auto"/>
            <w:bottom w:val="none" w:sz="0" w:space="0" w:color="auto"/>
            <w:right w:val="none" w:sz="0" w:space="0" w:color="auto"/>
          </w:divBdr>
        </w:div>
        <w:div w:id="532693246">
          <w:marLeft w:val="640"/>
          <w:marRight w:val="0"/>
          <w:marTop w:val="0"/>
          <w:marBottom w:val="0"/>
          <w:divBdr>
            <w:top w:val="none" w:sz="0" w:space="0" w:color="auto"/>
            <w:left w:val="none" w:sz="0" w:space="0" w:color="auto"/>
            <w:bottom w:val="none" w:sz="0" w:space="0" w:color="auto"/>
            <w:right w:val="none" w:sz="0" w:space="0" w:color="auto"/>
          </w:divBdr>
        </w:div>
        <w:div w:id="716784826">
          <w:marLeft w:val="640"/>
          <w:marRight w:val="0"/>
          <w:marTop w:val="0"/>
          <w:marBottom w:val="0"/>
          <w:divBdr>
            <w:top w:val="none" w:sz="0" w:space="0" w:color="auto"/>
            <w:left w:val="none" w:sz="0" w:space="0" w:color="auto"/>
            <w:bottom w:val="none" w:sz="0" w:space="0" w:color="auto"/>
            <w:right w:val="none" w:sz="0" w:space="0" w:color="auto"/>
          </w:divBdr>
        </w:div>
        <w:div w:id="1453593224">
          <w:marLeft w:val="640"/>
          <w:marRight w:val="0"/>
          <w:marTop w:val="0"/>
          <w:marBottom w:val="0"/>
          <w:divBdr>
            <w:top w:val="none" w:sz="0" w:space="0" w:color="auto"/>
            <w:left w:val="none" w:sz="0" w:space="0" w:color="auto"/>
            <w:bottom w:val="none" w:sz="0" w:space="0" w:color="auto"/>
            <w:right w:val="none" w:sz="0" w:space="0" w:color="auto"/>
          </w:divBdr>
        </w:div>
        <w:div w:id="769468288">
          <w:marLeft w:val="640"/>
          <w:marRight w:val="0"/>
          <w:marTop w:val="0"/>
          <w:marBottom w:val="0"/>
          <w:divBdr>
            <w:top w:val="none" w:sz="0" w:space="0" w:color="auto"/>
            <w:left w:val="none" w:sz="0" w:space="0" w:color="auto"/>
            <w:bottom w:val="none" w:sz="0" w:space="0" w:color="auto"/>
            <w:right w:val="none" w:sz="0" w:space="0" w:color="auto"/>
          </w:divBdr>
        </w:div>
        <w:div w:id="2079554350">
          <w:marLeft w:val="640"/>
          <w:marRight w:val="0"/>
          <w:marTop w:val="0"/>
          <w:marBottom w:val="0"/>
          <w:divBdr>
            <w:top w:val="none" w:sz="0" w:space="0" w:color="auto"/>
            <w:left w:val="none" w:sz="0" w:space="0" w:color="auto"/>
            <w:bottom w:val="none" w:sz="0" w:space="0" w:color="auto"/>
            <w:right w:val="none" w:sz="0" w:space="0" w:color="auto"/>
          </w:divBdr>
        </w:div>
        <w:div w:id="1080979890">
          <w:marLeft w:val="640"/>
          <w:marRight w:val="0"/>
          <w:marTop w:val="0"/>
          <w:marBottom w:val="0"/>
          <w:divBdr>
            <w:top w:val="none" w:sz="0" w:space="0" w:color="auto"/>
            <w:left w:val="none" w:sz="0" w:space="0" w:color="auto"/>
            <w:bottom w:val="none" w:sz="0" w:space="0" w:color="auto"/>
            <w:right w:val="none" w:sz="0" w:space="0" w:color="auto"/>
          </w:divBdr>
        </w:div>
        <w:div w:id="1525561200">
          <w:marLeft w:val="640"/>
          <w:marRight w:val="0"/>
          <w:marTop w:val="0"/>
          <w:marBottom w:val="0"/>
          <w:divBdr>
            <w:top w:val="none" w:sz="0" w:space="0" w:color="auto"/>
            <w:left w:val="none" w:sz="0" w:space="0" w:color="auto"/>
            <w:bottom w:val="none" w:sz="0" w:space="0" w:color="auto"/>
            <w:right w:val="none" w:sz="0" w:space="0" w:color="auto"/>
          </w:divBdr>
        </w:div>
        <w:div w:id="1406681174">
          <w:marLeft w:val="640"/>
          <w:marRight w:val="0"/>
          <w:marTop w:val="0"/>
          <w:marBottom w:val="0"/>
          <w:divBdr>
            <w:top w:val="none" w:sz="0" w:space="0" w:color="auto"/>
            <w:left w:val="none" w:sz="0" w:space="0" w:color="auto"/>
            <w:bottom w:val="none" w:sz="0" w:space="0" w:color="auto"/>
            <w:right w:val="none" w:sz="0" w:space="0" w:color="auto"/>
          </w:divBdr>
        </w:div>
        <w:div w:id="1313483391">
          <w:marLeft w:val="640"/>
          <w:marRight w:val="0"/>
          <w:marTop w:val="0"/>
          <w:marBottom w:val="0"/>
          <w:divBdr>
            <w:top w:val="none" w:sz="0" w:space="0" w:color="auto"/>
            <w:left w:val="none" w:sz="0" w:space="0" w:color="auto"/>
            <w:bottom w:val="none" w:sz="0" w:space="0" w:color="auto"/>
            <w:right w:val="none" w:sz="0" w:space="0" w:color="auto"/>
          </w:divBdr>
        </w:div>
        <w:div w:id="1411082817">
          <w:marLeft w:val="640"/>
          <w:marRight w:val="0"/>
          <w:marTop w:val="0"/>
          <w:marBottom w:val="0"/>
          <w:divBdr>
            <w:top w:val="none" w:sz="0" w:space="0" w:color="auto"/>
            <w:left w:val="none" w:sz="0" w:space="0" w:color="auto"/>
            <w:bottom w:val="none" w:sz="0" w:space="0" w:color="auto"/>
            <w:right w:val="none" w:sz="0" w:space="0" w:color="auto"/>
          </w:divBdr>
        </w:div>
        <w:div w:id="122772606">
          <w:marLeft w:val="640"/>
          <w:marRight w:val="0"/>
          <w:marTop w:val="0"/>
          <w:marBottom w:val="0"/>
          <w:divBdr>
            <w:top w:val="none" w:sz="0" w:space="0" w:color="auto"/>
            <w:left w:val="none" w:sz="0" w:space="0" w:color="auto"/>
            <w:bottom w:val="none" w:sz="0" w:space="0" w:color="auto"/>
            <w:right w:val="none" w:sz="0" w:space="0" w:color="auto"/>
          </w:divBdr>
        </w:div>
        <w:div w:id="1551721229">
          <w:marLeft w:val="640"/>
          <w:marRight w:val="0"/>
          <w:marTop w:val="0"/>
          <w:marBottom w:val="0"/>
          <w:divBdr>
            <w:top w:val="none" w:sz="0" w:space="0" w:color="auto"/>
            <w:left w:val="none" w:sz="0" w:space="0" w:color="auto"/>
            <w:bottom w:val="none" w:sz="0" w:space="0" w:color="auto"/>
            <w:right w:val="none" w:sz="0" w:space="0" w:color="auto"/>
          </w:divBdr>
        </w:div>
        <w:div w:id="566458292">
          <w:marLeft w:val="640"/>
          <w:marRight w:val="0"/>
          <w:marTop w:val="0"/>
          <w:marBottom w:val="0"/>
          <w:divBdr>
            <w:top w:val="none" w:sz="0" w:space="0" w:color="auto"/>
            <w:left w:val="none" w:sz="0" w:space="0" w:color="auto"/>
            <w:bottom w:val="none" w:sz="0" w:space="0" w:color="auto"/>
            <w:right w:val="none" w:sz="0" w:space="0" w:color="auto"/>
          </w:divBdr>
        </w:div>
        <w:div w:id="524945272">
          <w:marLeft w:val="640"/>
          <w:marRight w:val="0"/>
          <w:marTop w:val="0"/>
          <w:marBottom w:val="0"/>
          <w:divBdr>
            <w:top w:val="none" w:sz="0" w:space="0" w:color="auto"/>
            <w:left w:val="none" w:sz="0" w:space="0" w:color="auto"/>
            <w:bottom w:val="none" w:sz="0" w:space="0" w:color="auto"/>
            <w:right w:val="none" w:sz="0" w:space="0" w:color="auto"/>
          </w:divBdr>
        </w:div>
        <w:div w:id="335769095">
          <w:marLeft w:val="640"/>
          <w:marRight w:val="0"/>
          <w:marTop w:val="0"/>
          <w:marBottom w:val="0"/>
          <w:divBdr>
            <w:top w:val="none" w:sz="0" w:space="0" w:color="auto"/>
            <w:left w:val="none" w:sz="0" w:space="0" w:color="auto"/>
            <w:bottom w:val="none" w:sz="0" w:space="0" w:color="auto"/>
            <w:right w:val="none" w:sz="0" w:space="0" w:color="auto"/>
          </w:divBdr>
        </w:div>
        <w:div w:id="725223645">
          <w:marLeft w:val="640"/>
          <w:marRight w:val="0"/>
          <w:marTop w:val="0"/>
          <w:marBottom w:val="0"/>
          <w:divBdr>
            <w:top w:val="none" w:sz="0" w:space="0" w:color="auto"/>
            <w:left w:val="none" w:sz="0" w:space="0" w:color="auto"/>
            <w:bottom w:val="none" w:sz="0" w:space="0" w:color="auto"/>
            <w:right w:val="none" w:sz="0" w:space="0" w:color="auto"/>
          </w:divBdr>
        </w:div>
        <w:div w:id="266812288">
          <w:marLeft w:val="640"/>
          <w:marRight w:val="0"/>
          <w:marTop w:val="0"/>
          <w:marBottom w:val="0"/>
          <w:divBdr>
            <w:top w:val="none" w:sz="0" w:space="0" w:color="auto"/>
            <w:left w:val="none" w:sz="0" w:space="0" w:color="auto"/>
            <w:bottom w:val="none" w:sz="0" w:space="0" w:color="auto"/>
            <w:right w:val="none" w:sz="0" w:space="0" w:color="auto"/>
          </w:divBdr>
        </w:div>
        <w:div w:id="195198723">
          <w:marLeft w:val="640"/>
          <w:marRight w:val="0"/>
          <w:marTop w:val="0"/>
          <w:marBottom w:val="0"/>
          <w:divBdr>
            <w:top w:val="none" w:sz="0" w:space="0" w:color="auto"/>
            <w:left w:val="none" w:sz="0" w:space="0" w:color="auto"/>
            <w:bottom w:val="none" w:sz="0" w:space="0" w:color="auto"/>
            <w:right w:val="none" w:sz="0" w:space="0" w:color="auto"/>
          </w:divBdr>
        </w:div>
        <w:div w:id="711808755">
          <w:marLeft w:val="640"/>
          <w:marRight w:val="0"/>
          <w:marTop w:val="0"/>
          <w:marBottom w:val="0"/>
          <w:divBdr>
            <w:top w:val="none" w:sz="0" w:space="0" w:color="auto"/>
            <w:left w:val="none" w:sz="0" w:space="0" w:color="auto"/>
            <w:bottom w:val="none" w:sz="0" w:space="0" w:color="auto"/>
            <w:right w:val="none" w:sz="0" w:space="0" w:color="auto"/>
          </w:divBdr>
        </w:div>
        <w:div w:id="314721305">
          <w:marLeft w:val="640"/>
          <w:marRight w:val="0"/>
          <w:marTop w:val="0"/>
          <w:marBottom w:val="0"/>
          <w:divBdr>
            <w:top w:val="none" w:sz="0" w:space="0" w:color="auto"/>
            <w:left w:val="none" w:sz="0" w:space="0" w:color="auto"/>
            <w:bottom w:val="none" w:sz="0" w:space="0" w:color="auto"/>
            <w:right w:val="none" w:sz="0" w:space="0" w:color="auto"/>
          </w:divBdr>
        </w:div>
        <w:div w:id="1447046624">
          <w:marLeft w:val="640"/>
          <w:marRight w:val="0"/>
          <w:marTop w:val="0"/>
          <w:marBottom w:val="0"/>
          <w:divBdr>
            <w:top w:val="none" w:sz="0" w:space="0" w:color="auto"/>
            <w:left w:val="none" w:sz="0" w:space="0" w:color="auto"/>
            <w:bottom w:val="none" w:sz="0" w:space="0" w:color="auto"/>
            <w:right w:val="none" w:sz="0" w:space="0" w:color="auto"/>
          </w:divBdr>
        </w:div>
        <w:div w:id="830757280">
          <w:marLeft w:val="640"/>
          <w:marRight w:val="0"/>
          <w:marTop w:val="0"/>
          <w:marBottom w:val="0"/>
          <w:divBdr>
            <w:top w:val="none" w:sz="0" w:space="0" w:color="auto"/>
            <w:left w:val="none" w:sz="0" w:space="0" w:color="auto"/>
            <w:bottom w:val="none" w:sz="0" w:space="0" w:color="auto"/>
            <w:right w:val="none" w:sz="0" w:space="0" w:color="auto"/>
          </w:divBdr>
        </w:div>
        <w:div w:id="2039038040">
          <w:marLeft w:val="640"/>
          <w:marRight w:val="0"/>
          <w:marTop w:val="0"/>
          <w:marBottom w:val="0"/>
          <w:divBdr>
            <w:top w:val="none" w:sz="0" w:space="0" w:color="auto"/>
            <w:left w:val="none" w:sz="0" w:space="0" w:color="auto"/>
            <w:bottom w:val="none" w:sz="0" w:space="0" w:color="auto"/>
            <w:right w:val="none" w:sz="0" w:space="0" w:color="auto"/>
          </w:divBdr>
        </w:div>
        <w:div w:id="1617178905">
          <w:marLeft w:val="640"/>
          <w:marRight w:val="0"/>
          <w:marTop w:val="0"/>
          <w:marBottom w:val="0"/>
          <w:divBdr>
            <w:top w:val="none" w:sz="0" w:space="0" w:color="auto"/>
            <w:left w:val="none" w:sz="0" w:space="0" w:color="auto"/>
            <w:bottom w:val="none" w:sz="0" w:space="0" w:color="auto"/>
            <w:right w:val="none" w:sz="0" w:space="0" w:color="auto"/>
          </w:divBdr>
        </w:div>
        <w:div w:id="2115664372">
          <w:marLeft w:val="640"/>
          <w:marRight w:val="0"/>
          <w:marTop w:val="0"/>
          <w:marBottom w:val="0"/>
          <w:divBdr>
            <w:top w:val="none" w:sz="0" w:space="0" w:color="auto"/>
            <w:left w:val="none" w:sz="0" w:space="0" w:color="auto"/>
            <w:bottom w:val="none" w:sz="0" w:space="0" w:color="auto"/>
            <w:right w:val="none" w:sz="0" w:space="0" w:color="auto"/>
          </w:divBdr>
        </w:div>
        <w:div w:id="409499061">
          <w:marLeft w:val="640"/>
          <w:marRight w:val="0"/>
          <w:marTop w:val="0"/>
          <w:marBottom w:val="0"/>
          <w:divBdr>
            <w:top w:val="none" w:sz="0" w:space="0" w:color="auto"/>
            <w:left w:val="none" w:sz="0" w:space="0" w:color="auto"/>
            <w:bottom w:val="none" w:sz="0" w:space="0" w:color="auto"/>
            <w:right w:val="none" w:sz="0" w:space="0" w:color="auto"/>
          </w:divBdr>
        </w:div>
        <w:div w:id="417601246">
          <w:marLeft w:val="640"/>
          <w:marRight w:val="0"/>
          <w:marTop w:val="0"/>
          <w:marBottom w:val="0"/>
          <w:divBdr>
            <w:top w:val="none" w:sz="0" w:space="0" w:color="auto"/>
            <w:left w:val="none" w:sz="0" w:space="0" w:color="auto"/>
            <w:bottom w:val="none" w:sz="0" w:space="0" w:color="auto"/>
            <w:right w:val="none" w:sz="0" w:space="0" w:color="auto"/>
          </w:divBdr>
        </w:div>
        <w:div w:id="2012948419">
          <w:marLeft w:val="640"/>
          <w:marRight w:val="0"/>
          <w:marTop w:val="0"/>
          <w:marBottom w:val="0"/>
          <w:divBdr>
            <w:top w:val="none" w:sz="0" w:space="0" w:color="auto"/>
            <w:left w:val="none" w:sz="0" w:space="0" w:color="auto"/>
            <w:bottom w:val="none" w:sz="0" w:space="0" w:color="auto"/>
            <w:right w:val="none" w:sz="0" w:space="0" w:color="auto"/>
          </w:divBdr>
        </w:div>
        <w:div w:id="882474880">
          <w:marLeft w:val="640"/>
          <w:marRight w:val="0"/>
          <w:marTop w:val="0"/>
          <w:marBottom w:val="0"/>
          <w:divBdr>
            <w:top w:val="none" w:sz="0" w:space="0" w:color="auto"/>
            <w:left w:val="none" w:sz="0" w:space="0" w:color="auto"/>
            <w:bottom w:val="none" w:sz="0" w:space="0" w:color="auto"/>
            <w:right w:val="none" w:sz="0" w:space="0" w:color="auto"/>
          </w:divBdr>
        </w:div>
        <w:div w:id="796721539">
          <w:marLeft w:val="640"/>
          <w:marRight w:val="0"/>
          <w:marTop w:val="0"/>
          <w:marBottom w:val="0"/>
          <w:divBdr>
            <w:top w:val="none" w:sz="0" w:space="0" w:color="auto"/>
            <w:left w:val="none" w:sz="0" w:space="0" w:color="auto"/>
            <w:bottom w:val="none" w:sz="0" w:space="0" w:color="auto"/>
            <w:right w:val="none" w:sz="0" w:space="0" w:color="auto"/>
          </w:divBdr>
        </w:div>
        <w:div w:id="1470633620">
          <w:marLeft w:val="640"/>
          <w:marRight w:val="0"/>
          <w:marTop w:val="0"/>
          <w:marBottom w:val="0"/>
          <w:divBdr>
            <w:top w:val="none" w:sz="0" w:space="0" w:color="auto"/>
            <w:left w:val="none" w:sz="0" w:space="0" w:color="auto"/>
            <w:bottom w:val="none" w:sz="0" w:space="0" w:color="auto"/>
            <w:right w:val="none" w:sz="0" w:space="0" w:color="auto"/>
          </w:divBdr>
        </w:div>
        <w:div w:id="1439182744">
          <w:marLeft w:val="640"/>
          <w:marRight w:val="0"/>
          <w:marTop w:val="0"/>
          <w:marBottom w:val="0"/>
          <w:divBdr>
            <w:top w:val="none" w:sz="0" w:space="0" w:color="auto"/>
            <w:left w:val="none" w:sz="0" w:space="0" w:color="auto"/>
            <w:bottom w:val="none" w:sz="0" w:space="0" w:color="auto"/>
            <w:right w:val="none" w:sz="0" w:space="0" w:color="auto"/>
          </w:divBdr>
        </w:div>
        <w:div w:id="1036004606">
          <w:marLeft w:val="640"/>
          <w:marRight w:val="0"/>
          <w:marTop w:val="0"/>
          <w:marBottom w:val="0"/>
          <w:divBdr>
            <w:top w:val="none" w:sz="0" w:space="0" w:color="auto"/>
            <w:left w:val="none" w:sz="0" w:space="0" w:color="auto"/>
            <w:bottom w:val="none" w:sz="0" w:space="0" w:color="auto"/>
            <w:right w:val="none" w:sz="0" w:space="0" w:color="auto"/>
          </w:divBdr>
        </w:div>
        <w:div w:id="1144466732">
          <w:marLeft w:val="640"/>
          <w:marRight w:val="0"/>
          <w:marTop w:val="0"/>
          <w:marBottom w:val="0"/>
          <w:divBdr>
            <w:top w:val="none" w:sz="0" w:space="0" w:color="auto"/>
            <w:left w:val="none" w:sz="0" w:space="0" w:color="auto"/>
            <w:bottom w:val="none" w:sz="0" w:space="0" w:color="auto"/>
            <w:right w:val="none" w:sz="0" w:space="0" w:color="auto"/>
          </w:divBdr>
        </w:div>
        <w:div w:id="272447670">
          <w:marLeft w:val="640"/>
          <w:marRight w:val="0"/>
          <w:marTop w:val="0"/>
          <w:marBottom w:val="0"/>
          <w:divBdr>
            <w:top w:val="none" w:sz="0" w:space="0" w:color="auto"/>
            <w:left w:val="none" w:sz="0" w:space="0" w:color="auto"/>
            <w:bottom w:val="none" w:sz="0" w:space="0" w:color="auto"/>
            <w:right w:val="none" w:sz="0" w:space="0" w:color="auto"/>
          </w:divBdr>
        </w:div>
        <w:div w:id="2065715791">
          <w:marLeft w:val="640"/>
          <w:marRight w:val="0"/>
          <w:marTop w:val="0"/>
          <w:marBottom w:val="0"/>
          <w:divBdr>
            <w:top w:val="none" w:sz="0" w:space="0" w:color="auto"/>
            <w:left w:val="none" w:sz="0" w:space="0" w:color="auto"/>
            <w:bottom w:val="none" w:sz="0" w:space="0" w:color="auto"/>
            <w:right w:val="none" w:sz="0" w:space="0" w:color="auto"/>
          </w:divBdr>
        </w:div>
        <w:div w:id="2068141922">
          <w:marLeft w:val="640"/>
          <w:marRight w:val="0"/>
          <w:marTop w:val="0"/>
          <w:marBottom w:val="0"/>
          <w:divBdr>
            <w:top w:val="none" w:sz="0" w:space="0" w:color="auto"/>
            <w:left w:val="none" w:sz="0" w:space="0" w:color="auto"/>
            <w:bottom w:val="none" w:sz="0" w:space="0" w:color="auto"/>
            <w:right w:val="none" w:sz="0" w:space="0" w:color="auto"/>
          </w:divBdr>
        </w:div>
        <w:div w:id="517352813">
          <w:marLeft w:val="640"/>
          <w:marRight w:val="0"/>
          <w:marTop w:val="0"/>
          <w:marBottom w:val="0"/>
          <w:divBdr>
            <w:top w:val="none" w:sz="0" w:space="0" w:color="auto"/>
            <w:left w:val="none" w:sz="0" w:space="0" w:color="auto"/>
            <w:bottom w:val="none" w:sz="0" w:space="0" w:color="auto"/>
            <w:right w:val="none" w:sz="0" w:space="0" w:color="auto"/>
          </w:divBdr>
        </w:div>
        <w:div w:id="875582426">
          <w:marLeft w:val="640"/>
          <w:marRight w:val="0"/>
          <w:marTop w:val="0"/>
          <w:marBottom w:val="0"/>
          <w:divBdr>
            <w:top w:val="none" w:sz="0" w:space="0" w:color="auto"/>
            <w:left w:val="none" w:sz="0" w:space="0" w:color="auto"/>
            <w:bottom w:val="none" w:sz="0" w:space="0" w:color="auto"/>
            <w:right w:val="none" w:sz="0" w:space="0" w:color="auto"/>
          </w:divBdr>
        </w:div>
        <w:div w:id="2049333623">
          <w:marLeft w:val="640"/>
          <w:marRight w:val="0"/>
          <w:marTop w:val="0"/>
          <w:marBottom w:val="0"/>
          <w:divBdr>
            <w:top w:val="none" w:sz="0" w:space="0" w:color="auto"/>
            <w:left w:val="none" w:sz="0" w:space="0" w:color="auto"/>
            <w:bottom w:val="none" w:sz="0" w:space="0" w:color="auto"/>
            <w:right w:val="none" w:sz="0" w:space="0" w:color="auto"/>
          </w:divBdr>
        </w:div>
        <w:div w:id="919486223">
          <w:marLeft w:val="640"/>
          <w:marRight w:val="0"/>
          <w:marTop w:val="0"/>
          <w:marBottom w:val="0"/>
          <w:divBdr>
            <w:top w:val="none" w:sz="0" w:space="0" w:color="auto"/>
            <w:left w:val="none" w:sz="0" w:space="0" w:color="auto"/>
            <w:bottom w:val="none" w:sz="0" w:space="0" w:color="auto"/>
            <w:right w:val="none" w:sz="0" w:space="0" w:color="auto"/>
          </w:divBdr>
        </w:div>
        <w:div w:id="1603488202">
          <w:marLeft w:val="640"/>
          <w:marRight w:val="0"/>
          <w:marTop w:val="0"/>
          <w:marBottom w:val="0"/>
          <w:divBdr>
            <w:top w:val="none" w:sz="0" w:space="0" w:color="auto"/>
            <w:left w:val="none" w:sz="0" w:space="0" w:color="auto"/>
            <w:bottom w:val="none" w:sz="0" w:space="0" w:color="auto"/>
            <w:right w:val="none" w:sz="0" w:space="0" w:color="auto"/>
          </w:divBdr>
        </w:div>
        <w:div w:id="1344169513">
          <w:marLeft w:val="640"/>
          <w:marRight w:val="0"/>
          <w:marTop w:val="0"/>
          <w:marBottom w:val="0"/>
          <w:divBdr>
            <w:top w:val="none" w:sz="0" w:space="0" w:color="auto"/>
            <w:left w:val="none" w:sz="0" w:space="0" w:color="auto"/>
            <w:bottom w:val="none" w:sz="0" w:space="0" w:color="auto"/>
            <w:right w:val="none" w:sz="0" w:space="0" w:color="auto"/>
          </w:divBdr>
        </w:div>
        <w:div w:id="730274530">
          <w:marLeft w:val="640"/>
          <w:marRight w:val="0"/>
          <w:marTop w:val="0"/>
          <w:marBottom w:val="0"/>
          <w:divBdr>
            <w:top w:val="none" w:sz="0" w:space="0" w:color="auto"/>
            <w:left w:val="none" w:sz="0" w:space="0" w:color="auto"/>
            <w:bottom w:val="none" w:sz="0" w:space="0" w:color="auto"/>
            <w:right w:val="none" w:sz="0" w:space="0" w:color="auto"/>
          </w:divBdr>
        </w:div>
        <w:div w:id="1392121065">
          <w:marLeft w:val="640"/>
          <w:marRight w:val="0"/>
          <w:marTop w:val="0"/>
          <w:marBottom w:val="0"/>
          <w:divBdr>
            <w:top w:val="none" w:sz="0" w:space="0" w:color="auto"/>
            <w:left w:val="none" w:sz="0" w:space="0" w:color="auto"/>
            <w:bottom w:val="none" w:sz="0" w:space="0" w:color="auto"/>
            <w:right w:val="none" w:sz="0" w:space="0" w:color="auto"/>
          </w:divBdr>
        </w:div>
        <w:div w:id="871110052">
          <w:marLeft w:val="640"/>
          <w:marRight w:val="0"/>
          <w:marTop w:val="0"/>
          <w:marBottom w:val="0"/>
          <w:divBdr>
            <w:top w:val="none" w:sz="0" w:space="0" w:color="auto"/>
            <w:left w:val="none" w:sz="0" w:space="0" w:color="auto"/>
            <w:bottom w:val="none" w:sz="0" w:space="0" w:color="auto"/>
            <w:right w:val="none" w:sz="0" w:space="0" w:color="auto"/>
          </w:divBdr>
        </w:div>
        <w:div w:id="110320644">
          <w:marLeft w:val="640"/>
          <w:marRight w:val="0"/>
          <w:marTop w:val="0"/>
          <w:marBottom w:val="0"/>
          <w:divBdr>
            <w:top w:val="none" w:sz="0" w:space="0" w:color="auto"/>
            <w:left w:val="none" w:sz="0" w:space="0" w:color="auto"/>
            <w:bottom w:val="none" w:sz="0" w:space="0" w:color="auto"/>
            <w:right w:val="none" w:sz="0" w:space="0" w:color="auto"/>
          </w:divBdr>
        </w:div>
        <w:div w:id="1723869252">
          <w:marLeft w:val="640"/>
          <w:marRight w:val="0"/>
          <w:marTop w:val="0"/>
          <w:marBottom w:val="0"/>
          <w:divBdr>
            <w:top w:val="none" w:sz="0" w:space="0" w:color="auto"/>
            <w:left w:val="none" w:sz="0" w:space="0" w:color="auto"/>
            <w:bottom w:val="none" w:sz="0" w:space="0" w:color="auto"/>
            <w:right w:val="none" w:sz="0" w:space="0" w:color="auto"/>
          </w:divBdr>
        </w:div>
        <w:div w:id="1794205014">
          <w:marLeft w:val="640"/>
          <w:marRight w:val="0"/>
          <w:marTop w:val="0"/>
          <w:marBottom w:val="0"/>
          <w:divBdr>
            <w:top w:val="none" w:sz="0" w:space="0" w:color="auto"/>
            <w:left w:val="none" w:sz="0" w:space="0" w:color="auto"/>
            <w:bottom w:val="none" w:sz="0" w:space="0" w:color="auto"/>
            <w:right w:val="none" w:sz="0" w:space="0" w:color="auto"/>
          </w:divBdr>
        </w:div>
        <w:div w:id="1306199006">
          <w:marLeft w:val="640"/>
          <w:marRight w:val="0"/>
          <w:marTop w:val="0"/>
          <w:marBottom w:val="0"/>
          <w:divBdr>
            <w:top w:val="none" w:sz="0" w:space="0" w:color="auto"/>
            <w:left w:val="none" w:sz="0" w:space="0" w:color="auto"/>
            <w:bottom w:val="none" w:sz="0" w:space="0" w:color="auto"/>
            <w:right w:val="none" w:sz="0" w:space="0" w:color="auto"/>
          </w:divBdr>
        </w:div>
        <w:div w:id="1789082078">
          <w:marLeft w:val="640"/>
          <w:marRight w:val="0"/>
          <w:marTop w:val="0"/>
          <w:marBottom w:val="0"/>
          <w:divBdr>
            <w:top w:val="none" w:sz="0" w:space="0" w:color="auto"/>
            <w:left w:val="none" w:sz="0" w:space="0" w:color="auto"/>
            <w:bottom w:val="none" w:sz="0" w:space="0" w:color="auto"/>
            <w:right w:val="none" w:sz="0" w:space="0" w:color="auto"/>
          </w:divBdr>
        </w:div>
        <w:div w:id="2083867335">
          <w:marLeft w:val="640"/>
          <w:marRight w:val="0"/>
          <w:marTop w:val="0"/>
          <w:marBottom w:val="0"/>
          <w:divBdr>
            <w:top w:val="none" w:sz="0" w:space="0" w:color="auto"/>
            <w:left w:val="none" w:sz="0" w:space="0" w:color="auto"/>
            <w:bottom w:val="none" w:sz="0" w:space="0" w:color="auto"/>
            <w:right w:val="none" w:sz="0" w:space="0" w:color="auto"/>
          </w:divBdr>
        </w:div>
        <w:div w:id="2023704808">
          <w:marLeft w:val="640"/>
          <w:marRight w:val="0"/>
          <w:marTop w:val="0"/>
          <w:marBottom w:val="0"/>
          <w:divBdr>
            <w:top w:val="none" w:sz="0" w:space="0" w:color="auto"/>
            <w:left w:val="none" w:sz="0" w:space="0" w:color="auto"/>
            <w:bottom w:val="none" w:sz="0" w:space="0" w:color="auto"/>
            <w:right w:val="none" w:sz="0" w:space="0" w:color="auto"/>
          </w:divBdr>
        </w:div>
        <w:div w:id="1340423242">
          <w:marLeft w:val="640"/>
          <w:marRight w:val="0"/>
          <w:marTop w:val="0"/>
          <w:marBottom w:val="0"/>
          <w:divBdr>
            <w:top w:val="none" w:sz="0" w:space="0" w:color="auto"/>
            <w:left w:val="none" w:sz="0" w:space="0" w:color="auto"/>
            <w:bottom w:val="none" w:sz="0" w:space="0" w:color="auto"/>
            <w:right w:val="none" w:sz="0" w:space="0" w:color="auto"/>
          </w:divBdr>
        </w:div>
      </w:divsChild>
    </w:div>
    <w:div w:id="772551142">
      <w:marLeft w:val="480"/>
      <w:marRight w:val="0"/>
      <w:marTop w:val="0"/>
      <w:marBottom w:val="0"/>
      <w:divBdr>
        <w:top w:val="none" w:sz="0" w:space="0" w:color="auto"/>
        <w:left w:val="none" w:sz="0" w:space="0" w:color="auto"/>
        <w:bottom w:val="none" w:sz="0" w:space="0" w:color="auto"/>
        <w:right w:val="none" w:sz="0" w:space="0" w:color="auto"/>
      </w:divBdr>
    </w:div>
    <w:div w:id="773212142">
      <w:marLeft w:val="480"/>
      <w:marRight w:val="0"/>
      <w:marTop w:val="0"/>
      <w:marBottom w:val="0"/>
      <w:divBdr>
        <w:top w:val="none" w:sz="0" w:space="0" w:color="auto"/>
        <w:left w:val="none" w:sz="0" w:space="0" w:color="auto"/>
        <w:bottom w:val="none" w:sz="0" w:space="0" w:color="auto"/>
        <w:right w:val="none" w:sz="0" w:space="0" w:color="auto"/>
      </w:divBdr>
    </w:div>
    <w:div w:id="773939913">
      <w:marLeft w:val="480"/>
      <w:marRight w:val="0"/>
      <w:marTop w:val="0"/>
      <w:marBottom w:val="0"/>
      <w:divBdr>
        <w:top w:val="none" w:sz="0" w:space="0" w:color="auto"/>
        <w:left w:val="none" w:sz="0" w:space="0" w:color="auto"/>
        <w:bottom w:val="none" w:sz="0" w:space="0" w:color="auto"/>
        <w:right w:val="none" w:sz="0" w:space="0" w:color="auto"/>
      </w:divBdr>
    </w:div>
    <w:div w:id="775907116">
      <w:bodyDiv w:val="1"/>
      <w:marLeft w:val="0"/>
      <w:marRight w:val="0"/>
      <w:marTop w:val="0"/>
      <w:marBottom w:val="0"/>
      <w:divBdr>
        <w:top w:val="none" w:sz="0" w:space="0" w:color="auto"/>
        <w:left w:val="none" w:sz="0" w:space="0" w:color="auto"/>
        <w:bottom w:val="none" w:sz="0" w:space="0" w:color="auto"/>
        <w:right w:val="none" w:sz="0" w:space="0" w:color="auto"/>
      </w:divBdr>
      <w:divsChild>
        <w:div w:id="4483326">
          <w:marLeft w:val="480"/>
          <w:marRight w:val="0"/>
          <w:marTop w:val="0"/>
          <w:marBottom w:val="0"/>
          <w:divBdr>
            <w:top w:val="none" w:sz="0" w:space="0" w:color="auto"/>
            <w:left w:val="none" w:sz="0" w:space="0" w:color="auto"/>
            <w:bottom w:val="none" w:sz="0" w:space="0" w:color="auto"/>
            <w:right w:val="none" w:sz="0" w:space="0" w:color="auto"/>
          </w:divBdr>
        </w:div>
        <w:div w:id="11032883">
          <w:marLeft w:val="480"/>
          <w:marRight w:val="0"/>
          <w:marTop w:val="0"/>
          <w:marBottom w:val="0"/>
          <w:divBdr>
            <w:top w:val="none" w:sz="0" w:space="0" w:color="auto"/>
            <w:left w:val="none" w:sz="0" w:space="0" w:color="auto"/>
            <w:bottom w:val="none" w:sz="0" w:space="0" w:color="auto"/>
            <w:right w:val="none" w:sz="0" w:space="0" w:color="auto"/>
          </w:divBdr>
        </w:div>
        <w:div w:id="56322243">
          <w:marLeft w:val="480"/>
          <w:marRight w:val="0"/>
          <w:marTop w:val="0"/>
          <w:marBottom w:val="0"/>
          <w:divBdr>
            <w:top w:val="none" w:sz="0" w:space="0" w:color="auto"/>
            <w:left w:val="none" w:sz="0" w:space="0" w:color="auto"/>
            <w:bottom w:val="none" w:sz="0" w:space="0" w:color="auto"/>
            <w:right w:val="none" w:sz="0" w:space="0" w:color="auto"/>
          </w:divBdr>
        </w:div>
        <w:div w:id="85687760">
          <w:marLeft w:val="480"/>
          <w:marRight w:val="0"/>
          <w:marTop w:val="0"/>
          <w:marBottom w:val="0"/>
          <w:divBdr>
            <w:top w:val="none" w:sz="0" w:space="0" w:color="auto"/>
            <w:left w:val="none" w:sz="0" w:space="0" w:color="auto"/>
            <w:bottom w:val="none" w:sz="0" w:space="0" w:color="auto"/>
            <w:right w:val="none" w:sz="0" w:space="0" w:color="auto"/>
          </w:divBdr>
        </w:div>
        <w:div w:id="116532003">
          <w:marLeft w:val="480"/>
          <w:marRight w:val="0"/>
          <w:marTop w:val="0"/>
          <w:marBottom w:val="0"/>
          <w:divBdr>
            <w:top w:val="none" w:sz="0" w:space="0" w:color="auto"/>
            <w:left w:val="none" w:sz="0" w:space="0" w:color="auto"/>
            <w:bottom w:val="none" w:sz="0" w:space="0" w:color="auto"/>
            <w:right w:val="none" w:sz="0" w:space="0" w:color="auto"/>
          </w:divBdr>
        </w:div>
        <w:div w:id="133910455">
          <w:marLeft w:val="480"/>
          <w:marRight w:val="0"/>
          <w:marTop w:val="0"/>
          <w:marBottom w:val="0"/>
          <w:divBdr>
            <w:top w:val="none" w:sz="0" w:space="0" w:color="auto"/>
            <w:left w:val="none" w:sz="0" w:space="0" w:color="auto"/>
            <w:bottom w:val="none" w:sz="0" w:space="0" w:color="auto"/>
            <w:right w:val="none" w:sz="0" w:space="0" w:color="auto"/>
          </w:divBdr>
        </w:div>
        <w:div w:id="188489237">
          <w:marLeft w:val="480"/>
          <w:marRight w:val="0"/>
          <w:marTop w:val="0"/>
          <w:marBottom w:val="0"/>
          <w:divBdr>
            <w:top w:val="none" w:sz="0" w:space="0" w:color="auto"/>
            <w:left w:val="none" w:sz="0" w:space="0" w:color="auto"/>
            <w:bottom w:val="none" w:sz="0" w:space="0" w:color="auto"/>
            <w:right w:val="none" w:sz="0" w:space="0" w:color="auto"/>
          </w:divBdr>
        </w:div>
        <w:div w:id="204558979">
          <w:marLeft w:val="480"/>
          <w:marRight w:val="0"/>
          <w:marTop w:val="0"/>
          <w:marBottom w:val="0"/>
          <w:divBdr>
            <w:top w:val="none" w:sz="0" w:space="0" w:color="auto"/>
            <w:left w:val="none" w:sz="0" w:space="0" w:color="auto"/>
            <w:bottom w:val="none" w:sz="0" w:space="0" w:color="auto"/>
            <w:right w:val="none" w:sz="0" w:space="0" w:color="auto"/>
          </w:divBdr>
        </w:div>
        <w:div w:id="205216211">
          <w:marLeft w:val="480"/>
          <w:marRight w:val="0"/>
          <w:marTop w:val="0"/>
          <w:marBottom w:val="0"/>
          <w:divBdr>
            <w:top w:val="none" w:sz="0" w:space="0" w:color="auto"/>
            <w:left w:val="none" w:sz="0" w:space="0" w:color="auto"/>
            <w:bottom w:val="none" w:sz="0" w:space="0" w:color="auto"/>
            <w:right w:val="none" w:sz="0" w:space="0" w:color="auto"/>
          </w:divBdr>
        </w:div>
        <w:div w:id="260456644">
          <w:marLeft w:val="480"/>
          <w:marRight w:val="0"/>
          <w:marTop w:val="0"/>
          <w:marBottom w:val="0"/>
          <w:divBdr>
            <w:top w:val="none" w:sz="0" w:space="0" w:color="auto"/>
            <w:left w:val="none" w:sz="0" w:space="0" w:color="auto"/>
            <w:bottom w:val="none" w:sz="0" w:space="0" w:color="auto"/>
            <w:right w:val="none" w:sz="0" w:space="0" w:color="auto"/>
          </w:divBdr>
        </w:div>
        <w:div w:id="269169144">
          <w:marLeft w:val="480"/>
          <w:marRight w:val="0"/>
          <w:marTop w:val="0"/>
          <w:marBottom w:val="0"/>
          <w:divBdr>
            <w:top w:val="none" w:sz="0" w:space="0" w:color="auto"/>
            <w:left w:val="none" w:sz="0" w:space="0" w:color="auto"/>
            <w:bottom w:val="none" w:sz="0" w:space="0" w:color="auto"/>
            <w:right w:val="none" w:sz="0" w:space="0" w:color="auto"/>
          </w:divBdr>
        </w:div>
        <w:div w:id="382562403">
          <w:marLeft w:val="480"/>
          <w:marRight w:val="0"/>
          <w:marTop w:val="0"/>
          <w:marBottom w:val="0"/>
          <w:divBdr>
            <w:top w:val="none" w:sz="0" w:space="0" w:color="auto"/>
            <w:left w:val="none" w:sz="0" w:space="0" w:color="auto"/>
            <w:bottom w:val="none" w:sz="0" w:space="0" w:color="auto"/>
            <w:right w:val="none" w:sz="0" w:space="0" w:color="auto"/>
          </w:divBdr>
        </w:div>
        <w:div w:id="397561263">
          <w:marLeft w:val="480"/>
          <w:marRight w:val="0"/>
          <w:marTop w:val="0"/>
          <w:marBottom w:val="0"/>
          <w:divBdr>
            <w:top w:val="none" w:sz="0" w:space="0" w:color="auto"/>
            <w:left w:val="none" w:sz="0" w:space="0" w:color="auto"/>
            <w:bottom w:val="none" w:sz="0" w:space="0" w:color="auto"/>
            <w:right w:val="none" w:sz="0" w:space="0" w:color="auto"/>
          </w:divBdr>
        </w:div>
        <w:div w:id="401217830">
          <w:marLeft w:val="480"/>
          <w:marRight w:val="0"/>
          <w:marTop w:val="0"/>
          <w:marBottom w:val="0"/>
          <w:divBdr>
            <w:top w:val="none" w:sz="0" w:space="0" w:color="auto"/>
            <w:left w:val="none" w:sz="0" w:space="0" w:color="auto"/>
            <w:bottom w:val="none" w:sz="0" w:space="0" w:color="auto"/>
            <w:right w:val="none" w:sz="0" w:space="0" w:color="auto"/>
          </w:divBdr>
        </w:div>
        <w:div w:id="413480385">
          <w:marLeft w:val="480"/>
          <w:marRight w:val="0"/>
          <w:marTop w:val="0"/>
          <w:marBottom w:val="0"/>
          <w:divBdr>
            <w:top w:val="none" w:sz="0" w:space="0" w:color="auto"/>
            <w:left w:val="none" w:sz="0" w:space="0" w:color="auto"/>
            <w:bottom w:val="none" w:sz="0" w:space="0" w:color="auto"/>
            <w:right w:val="none" w:sz="0" w:space="0" w:color="auto"/>
          </w:divBdr>
        </w:div>
        <w:div w:id="548609211">
          <w:marLeft w:val="480"/>
          <w:marRight w:val="0"/>
          <w:marTop w:val="0"/>
          <w:marBottom w:val="0"/>
          <w:divBdr>
            <w:top w:val="none" w:sz="0" w:space="0" w:color="auto"/>
            <w:left w:val="none" w:sz="0" w:space="0" w:color="auto"/>
            <w:bottom w:val="none" w:sz="0" w:space="0" w:color="auto"/>
            <w:right w:val="none" w:sz="0" w:space="0" w:color="auto"/>
          </w:divBdr>
        </w:div>
        <w:div w:id="629751773">
          <w:marLeft w:val="480"/>
          <w:marRight w:val="0"/>
          <w:marTop w:val="0"/>
          <w:marBottom w:val="0"/>
          <w:divBdr>
            <w:top w:val="none" w:sz="0" w:space="0" w:color="auto"/>
            <w:left w:val="none" w:sz="0" w:space="0" w:color="auto"/>
            <w:bottom w:val="none" w:sz="0" w:space="0" w:color="auto"/>
            <w:right w:val="none" w:sz="0" w:space="0" w:color="auto"/>
          </w:divBdr>
        </w:div>
        <w:div w:id="644357649">
          <w:marLeft w:val="480"/>
          <w:marRight w:val="0"/>
          <w:marTop w:val="0"/>
          <w:marBottom w:val="0"/>
          <w:divBdr>
            <w:top w:val="none" w:sz="0" w:space="0" w:color="auto"/>
            <w:left w:val="none" w:sz="0" w:space="0" w:color="auto"/>
            <w:bottom w:val="none" w:sz="0" w:space="0" w:color="auto"/>
            <w:right w:val="none" w:sz="0" w:space="0" w:color="auto"/>
          </w:divBdr>
        </w:div>
        <w:div w:id="691103536">
          <w:marLeft w:val="480"/>
          <w:marRight w:val="0"/>
          <w:marTop w:val="0"/>
          <w:marBottom w:val="0"/>
          <w:divBdr>
            <w:top w:val="none" w:sz="0" w:space="0" w:color="auto"/>
            <w:left w:val="none" w:sz="0" w:space="0" w:color="auto"/>
            <w:bottom w:val="none" w:sz="0" w:space="0" w:color="auto"/>
            <w:right w:val="none" w:sz="0" w:space="0" w:color="auto"/>
          </w:divBdr>
        </w:div>
        <w:div w:id="694309646">
          <w:marLeft w:val="480"/>
          <w:marRight w:val="0"/>
          <w:marTop w:val="0"/>
          <w:marBottom w:val="0"/>
          <w:divBdr>
            <w:top w:val="none" w:sz="0" w:space="0" w:color="auto"/>
            <w:left w:val="none" w:sz="0" w:space="0" w:color="auto"/>
            <w:bottom w:val="none" w:sz="0" w:space="0" w:color="auto"/>
            <w:right w:val="none" w:sz="0" w:space="0" w:color="auto"/>
          </w:divBdr>
        </w:div>
        <w:div w:id="702095643">
          <w:marLeft w:val="480"/>
          <w:marRight w:val="0"/>
          <w:marTop w:val="0"/>
          <w:marBottom w:val="0"/>
          <w:divBdr>
            <w:top w:val="none" w:sz="0" w:space="0" w:color="auto"/>
            <w:left w:val="none" w:sz="0" w:space="0" w:color="auto"/>
            <w:bottom w:val="none" w:sz="0" w:space="0" w:color="auto"/>
            <w:right w:val="none" w:sz="0" w:space="0" w:color="auto"/>
          </w:divBdr>
        </w:div>
        <w:div w:id="737286081">
          <w:marLeft w:val="480"/>
          <w:marRight w:val="0"/>
          <w:marTop w:val="0"/>
          <w:marBottom w:val="0"/>
          <w:divBdr>
            <w:top w:val="none" w:sz="0" w:space="0" w:color="auto"/>
            <w:left w:val="none" w:sz="0" w:space="0" w:color="auto"/>
            <w:bottom w:val="none" w:sz="0" w:space="0" w:color="auto"/>
            <w:right w:val="none" w:sz="0" w:space="0" w:color="auto"/>
          </w:divBdr>
        </w:div>
        <w:div w:id="857736428">
          <w:marLeft w:val="480"/>
          <w:marRight w:val="0"/>
          <w:marTop w:val="0"/>
          <w:marBottom w:val="0"/>
          <w:divBdr>
            <w:top w:val="none" w:sz="0" w:space="0" w:color="auto"/>
            <w:left w:val="none" w:sz="0" w:space="0" w:color="auto"/>
            <w:bottom w:val="none" w:sz="0" w:space="0" w:color="auto"/>
            <w:right w:val="none" w:sz="0" w:space="0" w:color="auto"/>
          </w:divBdr>
        </w:div>
        <w:div w:id="890193184">
          <w:marLeft w:val="480"/>
          <w:marRight w:val="0"/>
          <w:marTop w:val="0"/>
          <w:marBottom w:val="0"/>
          <w:divBdr>
            <w:top w:val="none" w:sz="0" w:space="0" w:color="auto"/>
            <w:left w:val="none" w:sz="0" w:space="0" w:color="auto"/>
            <w:bottom w:val="none" w:sz="0" w:space="0" w:color="auto"/>
            <w:right w:val="none" w:sz="0" w:space="0" w:color="auto"/>
          </w:divBdr>
        </w:div>
        <w:div w:id="916090951">
          <w:marLeft w:val="480"/>
          <w:marRight w:val="0"/>
          <w:marTop w:val="0"/>
          <w:marBottom w:val="0"/>
          <w:divBdr>
            <w:top w:val="none" w:sz="0" w:space="0" w:color="auto"/>
            <w:left w:val="none" w:sz="0" w:space="0" w:color="auto"/>
            <w:bottom w:val="none" w:sz="0" w:space="0" w:color="auto"/>
            <w:right w:val="none" w:sz="0" w:space="0" w:color="auto"/>
          </w:divBdr>
        </w:div>
        <w:div w:id="919874898">
          <w:marLeft w:val="480"/>
          <w:marRight w:val="0"/>
          <w:marTop w:val="0"/>
          <w:marBottom w:val="0"/>
          <w:divBdr>
            <w:top w:val="none" w:sz="0" w:space="0" w:color="auto"/>
            <w:left w:val="none" w:sz="0" w:space="0" w:color="auto"/>
            <w:bottom w:val="none" w:sz="0" w:space="0" w:color="auto"/>
            <w:right w:val="none" w:sz="0" w:space="0" w:color="auto"/>
          </w:divBdr>
        </w:div>
        <w:div w:id="932199471">
          <w:marLeft w:val="480"/>
          <w:marRight w:val="0"/>
          <w:marTop w:val="0"/>
          <w:marBottom w:val="0"/>
          <w:divBdr>
            <w:top w:val="none" w:sz="0" w:space="0" w:color="auto"/>
            <w:left w:val="none" w:sz="0" w:space="0" w:color="auto"/>
            <w:bottom w:val="none" w:sz="0" w:space="0" w:color="auto"/>
            <w:right w:val="none" w:sz="0" w:space="0" w:color="auto"/>
          </w:divBdr>
        </w:div>
        <w:div w:id="939219653">
          <w:marLeft w:val="480"/>
          <w:marRight w:val="0"/>
          <w:marTop w:val="0"/>
          <w:marBottom w:val="0"/>
          <w:divBdr>
            <w:top w:val="none" w:sz="0" w:space="0" w:color="auto"/>
            <w:left w:val="none" w:sz="0" w:space="0" w:color="auto"/>
            <w:bottom w:val="none" w:sz="0" w:space="0" w:color="auto"/>
            <w:right w:val="none" w:sz="0" w:space="0" w:color="auto"/>
          </w:divBdr>
        </w:div>
        <w:div w:id="1006323132">
          <w:marLeft w:val="480"/>
          <w:marRight w:val="0"/>
          <w:marTop w:val="0"/>
          <w:marBottom w:val="0"/>
          <w:divBdr>
            <w:top w:val="none" w:sz="0" w:space="0" w:color="auto"/>
            <w:left w:val="none" w:sz="0" w:space="0" w:color="auto"/>
            <w:bottom w:val="none" w:sz="0" w:space="0" w:color="auto"/>
            <w:right w:val="none" w:sz="0" w:space="0" w:color="auto"/>
          </w:divBdr>
        </w:div>
        <w:div w:id="1042555853">
          <w:marLeft w:val="480"/>
          <w:marRight w:val="0"/>
          <w:marTop w:val="0"/>
          <w:marBottom w:val="0"/>
          <w:divBdr>
            <w:top w:val="none" w:sz="0" w:space="0" w:color="auto"/>
            <w:left w:val="none" w:sz="0" w:space="0" w:color="auto"/>
            <w:bottom w:val="none" w:sz="0" w:space="0" w:color="auto"/>
            <w:right w:val="none" w:sz="0" w:space="0" w:color="auto"/>
          </w:divBdr>
        </w:div>
        <w:div w:id="1136145585">
          <w:marLeft w:val="480"/>
          <w:marRight w:val="0"/>
          <w:marTop w:val="0"/>
          <w:marBottom w:val="0"/>
          <w:divBdr>
            <w:top w:val="none" w:sz="0" w:space="0" w:color="auto"/>
            <w:left w:val="none" w:sz="0" w:space="0" w:color="auto"/>
            <w:bottom w:val="none" w:sz="0" w:space="0" w:color="auto"/>
            <w:right w:val="none" w:sz="0" w:space="0" w:color="auto"/>
          </w:divBdr>
        </w:div>
        <w:div w:id="1153912949">
          <w:marLeft w:val="480"/>
          <w:marRight w:val="0"/>
          <w:marTop w:val="0"/>
          <w:marBottom w:val="0"/>
          <w:divBdr>
            <w:top w:val="none" w:sz="0" w:space="0" w:color="auto"/>
            <w:left w:val="none" w:sz="0" w:space="0" w:color="auto"/>
            <w:bottom w:val="none" w:sz="0" w:space="0" w:color="auto"/>
            <w:right w:val="none" w:sz="0" w:space="0" w:color="auto"/>
          </w:divBdr>
        </w:div>
        <w:div w:id="1389453776">
          <w:marLeft w:val="480"/>
          <w:marRight w:val="0"/>
          <w:marTop w:val="0"/>
          <w:marBottom w:val="0"/>
          <w:divBdr>
            <w:top w:val="none" w:sz="0" w:space="0" w:color="auto"/>
            <w:left w:val="none" w:sz="0" w:space="0" w:color="auto"/>
            <w:bottom w:val="none" w:sz="0" w:space="0" w:color="auto"/>
            <w:right w:val="none" w:sz="0" w:space="0" w:color="auto"/>
          </w:divBdr>
        </w:div>
        <w:div w:id="1494637229">
          <w:marLeft w:val="480"/>
          <w:marRight w:val="0"/>
          <w:marTop w:val="0"/>
          <w:marBottom w:val="0"/>
          <w:divBdr>
            <w:top w:val="none" w:sz="0" w:space="0" w:color="auto"/>
            <w:left w:val="none" w:sz="0" w:space="0" w:color="auto"/>
            <w:bottom w:val="none" w:sz="0" w:space="0" w:color="auto"/>
            <w:right w:val="none" w:sz="0" w:space="0" w:color="auto"/>
          </w:divBdr>
        </w:div>
        <w:div w:id="1515531764">
          <w:marLeft w:val="480"/>
          <w:marRight w:val="0"/>
          <w:marTop w:val="0"/>
          <w:marBottom w:val="0"/>
          <w:divBdr>
            <w:top w:val="none" w:sz="0" w:space="0" w:color="auto"/>
            <w:left w:val="none" w:sz="0" w:space="0" w:color="auto"/>
            <w:bottom w:val="none" w:sz="0" w:space="0" w:color="auto"/>
            <w:right w:val="none" w:sz="0" w:space="0" w:color="auto"/>
          </w:divBdr>
        </w:div>
        <w:div w:id="1592199528">
          <w:marLeft w:val="480"/>
          <w:marRight w:val="0"/>
          <w:marTop w:val="0"/>
          <w:marBottom w:val="0"/>
          <w:divBdr>
            <w:top w:val="none" w:sz="0" w:space="0" w:color="auto"/>
            <w:left w:val="none" w:sz="0" w:space="0" w:color="auto"/>
            <w:bottom w:val="none" w:sz="0" w:space="0" w:color="auto"/>
            <w:right w:val="none" w:sz="0" w:space="0" w:color="auto"/>
          </w:divBdr>
        </w:div>
        <w:div w:id="1678845568">
          <w:marLeft w:val="480"/>
          <w:marRight w:val="0"/>
          <w:marTop w:val="0"/>
          <w:marBottom w:val="0"/>
          <w:divBdr>
            <w:top w:val="none" w:sz="0" w:space="0" w:color="auto"/>
            <w:left w:val="none" w:sz="0" w:space="0" w:color="auto"/>
            <w:bottom w:val="none" w:sz="0" w:space="0" w:color="auto"/>
            <w:right w:val="none" w:sz="0" w:space="0" w:color="auto"/>
          </w:divBdr>
        </w:div>
        <w:div w:id="1683193301">
          <w:marLeft w:val="480"/>
          <w:marRight w:val="0"/>
          <w:marTop w:val="0"/>
          <w:marBottom w:val="0"/>
          <w:divBdr>
            <w:top w:val="none" w:sz="0" w:space="0" w:color="auto"/>
            <w:left w:val="none" w:sz="0" w:space="0" w:color="auto"/>
            <w:bottom w:val="none" w:sz="0" w:space="0" w:color="auto"/>
            <w:right w:val="none" w:sz="0" w:space="0" w:color="auto"/>
          </w:divBdr>
        </w:div>
        <w:div w:id="1726292442">
          <w:marLeft w:val="480"/>
          <w:marRight w:val="0"/>
          <w:marTop w:val="0"/>
          <w:marBottom w:val="0"/>
          <w:divBdr>
            <w:top w:val="none" w:sz="0" w:space="0" w:color="auto"/>
            <w:left w:val="none" w:sz="0" w:space="0" w:color="auto"/>
            <w:bottom w:val="none" w:sz="0" w:space="0" w:color="auto"/>
            <w:right w:val="none" w:sz="0" w:space="0" w:color="auto"/>
          </w:divBdr>
        </w:div>
        <w:div w:id="1728650410">
          <w:marLeft w:val="480"/>
          <w:marRight w:val="0"/>
          <w:marTop w:val="0"/>
          <w:marBottom w:val="0"/>
          <w:divBdr>
            <w:top w:val="none" w:sz="0" w:space="0" w:color="auto"/>
            <w:left w:val="none" w:sz="0" w:space="0" w:color="auto"/>
            <w:bottom w:val="none" w:sz="0" w:space="0" w:color="auto"/>
            <w:right w:val="none" w:sz="0" w:space="0" w:color="auto"/>
          </w:divBdr>
        </w:div>
        <w:div w:id="1756169247">
          <w:marLeft w:val="480"/>
          <w:marRight w:val="0"/>
          <w:marTop w:val="0"/>
          <w:marBottom w:val="0"/>
          <w:divBdr>
            <w:top w:val="none" w:sz="0" w:space="0" w:color="auto"/>
            <w:left w:val="none" w:sz="0" w:space="0" w:color="auto"/>
            <w:bottom w:val="none" w:sz="0" w:space="0" w:color="auto"/>
            <w:right w:val="none" w:sz="0" w:space="0" w:color="auto"/>
          </w:divBdr>
        </w:div>
        <w:div w:id="1763255236">
          <w:marLeft w:val="480"/>
          <w:marRight w:val="0"/>
          <w:marTop w:val="0"/>
          <w:marBottom w:val="0"/>
          <w:divBdr>
            <w:top w:val="none" w:sz="0" w:space="0" w:color="auto"/>
            <w:left w:val="none" w:sz="0" w:space="0" w:color="auto"/>
            <w:bottom w:val="none" w:sz="0" w:space="0" w:color="auto"/>
            <w:right w:val="none" w:sz="0" w:space="0" w:color="auto"/>
          </w:divBdr>
        </w:div>
        <w:div w:id="1869945612">
          <w:marLeft w:val="480"/>
          <w:marRight w:val="0"/>
          <w:marTop w:val="0"/>
          <w:marBottom w:val="0"/>
          <w:divBdr>
            <w:top w:val="none" w:sz="0" w:space="0" w:color="auto"/>
            <w:left w:val="none" w:sz="0" w:space="0" w:color="auto"/>
            <w:bottom w:val="none" w:sz="0" w:space="0" w:color="auto"/>
            <w:right w:val="none" w:sz="0" w:space="0" w:color="auto"/>
          </w:divBdr>
        </w:div>
        <w:div w:id="1932200142">
          <w:marLeft w:val="480"/>
          <w:marRight w:val="0"/>
          <w:marTop w:val="0"/>
          <w:marBottom w:val="0"/>
          <w:divBdr>
            <w:top w:val="none" w:sz="0" w:space="0" w:color="auto"/>
            <w:left w:val="none" w:sz="0" w:space="0" w:color="auto"/>
            <w:bottom w:val="none" w:sz="0" w:space="0" w:color="auto"/>
            <w:right w:val="none" w:sz="0" w:space="0" w:color="auto"/>
          </w:divBdr>
        </w:div>
        <w:div w:id="1951234466">
          <w:marLeft w:val="480"/>
          <w:marRight w:val="0"/>
          <w:marTop w:val="0"/>
          <w:marBottom w:val="0"/>
          <w:divBdr>
            <w:top w:val="none" w:sz="0" w:space="0" w:color="auto"/>
            <w:left w:val="none" w:sz="0" w:space="0" w:color="auto"/>
            <w:bottom w:val="none" w:sz="0" w:space="0" w:color="auto"/>
            <w:right w:val="none" w:sz="0" w:space="0" w:color="auto"/>
          </w:divBdr>
        </w:div>
        <w:div w:id="1977643268">
          <w:marLeft w:val="480"/>
          <w:marRight w:val="0"/>
          <w:marTop w:val="0"/>
          <w:marBottom w:val="0"/>
          <w:divBdr>
            <w:top w:val="none" w:sz="0" w:space="0" w:color="auto"/>
            <w:left w:val="none" w:sz="0" w:space="0" w:color="auto"/>
            <w:bottom w:val="none" w:sz="0" w:space="0" w:color="auto"/>
            <w:right w:val="none" w:sz="0" w:space="0" w:color="auto"/>
          </w:divBdr>
        </w:div>
        <w:div w:id="1981761742">
          <w:marLeft w:val="480"/>
          <w:marRight w:val="0"/>
          <w:marTop w:val="0"/>
          <w:marBottom w:val="0"/>
          <w:divBdr>
            <w:top w:val="none" w:sz="0" w:space="0" w:color="auto"/>
            <w:left w:val="none" w:sz="0" w:space="0" w:color="auto"/>
            <w:bottom w:val="none" w:sz="0" w:space="0" w:color="auto"/>
            <w:right w:val="none" w:sz="0" w:space="0" w:color="auto"/>
          </w:divBdr>
        </w:div>
        <w:div w:id="1984457727">
          <w:marLeft w:val="480"/>
          <w:marRight w:val="0"/>
          <w:marTop w:val="0"/>
          <w:marBottom w:val="0"/>
          <w:divBdr>
            <w:top w:val="none" w:sz="0" w:space="0" w:color="auto"/>
            <w:left w:val="none" w:sz="0" w:space="0" w:color="auto"/>
            <w:bottom w:val="none" w:sz="0" w:space="0" w:color="auto"/>
            <w:right w:val="none" w:sz="0" w:space="0" w:color="auto"/>
          </w:divBdr>
        </w:div>
        <w:div w:id="1989819098">
          <w:marLeft w:val="480"/>
          <w:marRight w:val="0"/>
          <w:marTop w:val="0"/>
          <w:marBottom w:val="0"/>
          <w:divBdr>
            <w:top w:val="none" w:sz="0" w:space="0" w:color="auto"/>
            <w:left w:val="none" w:sz="0" w:space="0" w:color="auto"/>
            <w:bottom w:val="none" w:sz="0" w:space="0" w:color="auto"/>
            <w:right w:val="none" w:sz="0" w:space="0" w:color="auto"/>
          </w:divBdr>
        </w:div>
      </w:divsChild>
    </w:div>
    <w:div w:id="777456679">
      <w:marLeft w:val="480"/>
      <w:marRight w:val="0"/>
      <w:marTop w:val="0"/>
      <w:marBottom w:val="0"/>
      <w:divBdr>
        <w:top w:val="none" w:sz="0" w:space="0" w:color="auto"/>
        <w:left w:val="none" w:sz="0" w:space="0" w:color="auto"/>
        <w:bottom w:val="none" w:sz="0" w:space="0" w:color="auto"/>
        <w:right w:val="none" w:sz="0" w:space="0" w:color="auto"/>
      </w:divBdr>
    </w:div>
    <w:div w:id="778917071">
      <w:marLeft w:val="480"/>
      <w:marRight w:val="0"/>
      <w:marTop w:val="0"/>
      <w:marBottom w:val="0"/>
      <w:divBdr>
        <w:top w:val="none" w:sz="0" w:space="0" w:color="auto"/>
        <w:left w:val="none" w:sz="0" w:space="0" w:color="auto"/>
        <w:bottom w:val="none" w:sz="0" w:space="0" w:color="auto"/>
        <w:right w:val="none" w:sz="0" w:space="0" w:color="auto"/>
      </w:divBdr>
    </w:div>
    <w:div w:id="780565127">
      <w:marLeft w:val="480"/>
      <w:marRight w:val="0"/>
      <w:marTop w:val="0"/>
      <w:marBottom w:val="0"/>
      <w:divBdr>
        <w:top w:val="none" w:sz="0" w:space="0" w:color="auto"/>
        <w:left w:val="none" w:sz="0" w:space="0" w:color="auto"/>
        <w:bottom w:val="none" w:sz="0" w:space="0" w:color="auto"/>
        <w:right w:val="none" w:sz="0" w:space="0" w:color="auto"/>
      </w:divBdr>
    </w:div>
    <w:div w:id="783383214">
      <w:marLeft w:val="640"/>
      <w:marRight w:val="0"/>
      <w:marTop w:val="0"/>
      <w:marBottom w:val="0"/>
      <w:divBdr>
        <w:top w:val="none" w:sz="0" w:space="0" w:color="auto"/>
        <w:left w:val="none" w:sz="0" w:space="0" w:color="auto"/>
        <w:bottom w:val="none" w:sz="0" w:space="0" w:color="auto"/>
        <w:right w:val="none" w:sz="0" w:space="0" w:color="auto"/>
      </w:divBdr>
    </w:div>
    <w:div w:id="786241956">
      <w:bodyDiv w:val="1"/>
      <w:marLeft w:val="0"/>
      <w:marRight w:val="0"/>
      <w:marTop w:val="0"/>
      <w:marBottom w:val="0"/>
      <w:divBdr>
        <w:top w:val="none" w:sz="0" w:space="0" w:color="auto"/>
        <w:left w:val="none" w:sz="0" w:space="0" w:color="auto"/>
        <w:bottom w:val="none" w:sz="0" w:space="0" w:color="auto"/>
        <w:right w:val="none" w:sz="0" w:space="0" w:color="auto"/>
      </w:divBdr>
    </w:div>
    <w:div w:id="786581592">
      <w:marLeft w:val="640"/>
      <w:marRight w:val="0"/>
      <w:marTop w:val="0"/>
      <w:marBottom w:val="0"/>
      <w:divBdr>
        <w:top w:val="none" w:sz="0" w:space="0" w:color="auto"/>
        <w:left w:val="none" w:sz="0" w:space="0" w:color="auto"/>
        <w:bottom w:val="none" w:sz="0" w:space="0" w:color="auto"/>
        <w:right w:val="none" w:sz="0" w:space="0" w:color="auto"/>
      </w:divBdr>
    </w:div>
    <w:div w:id="787895513">
      <w:bodyDiv w:val="1"/>
      <w:marLeft w:val="0"/>
      <w:marRight w:val="0"/>
      <w:marTop w:val="0"/>
      <w:marBottom w:val="0"/>
      <w:divBdr>
        <w:top w:val="none" w:sz="0" w:space="0" w:color="auto"/>
        <w:left w:val="none" w:sz="0" w:space="0" w:color="auto"/>
        <w:bottom w:val="none" w:sz="0" w:space="0" w:color="auto"/>
        <w:right w:val="none" w:sz="0" w:space="0" w:color="auto"/>
      </w:divBdr>
      <w:divsChild>
        <w:div w:id="64231482">
          <w:marLeft w:val="640"/>
          <w:marRight w:val="0"/>
          <w:marTop w:val="0"/>
          <w:marBottom w:val="0"/>
          <w:divBdr>
            <w:top w:val="none" w:sz="0" w:space="0" w:color="auto"/>
            <w:left w:val="none" w:sz="0" w:space="0" w:color="auto"/>
            <w:bottom w:val="none" w:sz="0" w:space="0" w:color="auto"/>
            <w:right w:val="none" w:sz="0" w:space="0" w:color="auto"/>
          </w:divBdr>
        </w:div>
        <w:div w:id="1201896160">
          <w:marLeft w:val="640"/>
          <w:marRight w:val="0"/>
          <w:marTop w:val="0"/>
          <w:marBottom w:val="0"/>
          <w:divBdr>
            <w:top w:val="none" w:sz="0" w:space="0" w:color="auto"/>
            <w:left w:val="none" w:sz="0" w:space="0" w:color="auto"/>
            <w:bottom w:val="none" w:sz="0" w:space="0" w:color="auto"/>
            <w:right w:val="none" w:sz="0" w:space="0" w:color="auto"/>
          </w:divBdr>
        </w:div>
        <w:div w:id="473106003">
          <w:marLeft w:val="640"/>
          <w:marRight w:val="0"/>
          <w:marTop w:val="0"/>
          <w:marBottom w:val="0"/>
          <w:divBdr>
            <w:top w:val="none" w:sz="0" w:space="0" w:color="auto"/>
            <w:left w:val="none" w:sz="0" w:space="0" w:color="auto"/>
            <w:bottom w:val="none" w:sz="0" w:space="0" w:color="auto"/>
            <w:right w:val="none" w:sz="0" w:space="0" w:color="auto"/>
          </w:divBdr>
        </w:div>
        <w:div w:id="1619676136">
          <w:marLeft w:val="640"/>
          <w:marRight w:val="0"/>
          <w:marTop w:val="0"/>
          <w:marBottom w:val="0"/>
          <w:divBdr>
            <w:top w:val="none" w:sz="0" w:space="0" w:color="auto"/>
            <w:left w:val="none" w:sz="0" w:space="0" w:color="auto"/>
            <w:bottom w:val="none" w:sz="0" w:space="0" w:color="auto"/>
            <w:right w:val="none" w:sz="0" w:space="0" w:color="auto"/>
          </w:divBdr>
        </w:div>
        <w:div w:id="2010938166">
          <w:marLeft w:val="640"/>
          <w:marRight w:val="0"/>
          <w:marTop w:val="0"/>
          <w:marBottom w:val="0"/>
          <w:divBdr>
            <w:top w:val="none" w:sz="0" w:space="0" w:color="auto"/>
            <w:left w:val="none" w:sz="0" w:space="0" w:color="auto"/>
            <w:bottom w:val="none" w:sz="0" w:space="0" w:color="auto"/>
            <w:right w:val="none" w:sz="0" w:space="0" w:color="auto"/>
          </w:divBdr>
        </w:div>
        <w:div w:id="1199200804">
          <w:marLeft w:val="640"/>
          <w:marRight w:val="0"/>
          <w:marTop w:val="0"/>
          <w:marBottom w:val="0"/>
          <w:divBdr>
            <w:top w:val="none" w:sz="0" w:space="0" w:color="auto"/>
            <w:left w:val="none" w:sz="0" w:space="0" w:color="auto"/>
            <w:bottom w:val="none" w:sz="0" w:space="0" w:color="auto"/>
            <w:right w:val="none" w:sz="0" w:space="0" w:color="auto"/>
          </w:divBdr>
        </w:div>
        <w:div w:id="1575168662">
          <w:marLeft w:val="640"/>
          <w:marRight w:val="0"/>
          <w:marTop w:val="0"/>
          <w:marBottom w:val="0"/>
          <w:divBdr>
            <w:top w:val="none" w:sz="0" w:space="0" w:color="auto"/>
            <w:left w:val="none" w:sz="0" w:space="0" w:color="auto"/>
            <w:bottom w:val="none" w:sz="0" w:space="0" w:color="auto"/>
            <w:right w:val="none" w:sz="0" w:space="0" w:color="auto"/>
          </w:divBdr>
        </w:div>
        <w:div w:id="1201286352">
          <w:marLeft w:val="640"/>
          <w:marRight w:val="0"/>
          <w:marTop w:val="0"/>
          <w:marBottom w:val="0"/>
          <w:divBdr>
            <w:top w:val="none" w:sz="0" w:space="0" w:color="auto"/>
            <w:left w:val="none" w:sz="0" w:space="0" w:color="auto"/>
            <w:bottom w:val="none" w:sz="0" w:space="0" w:color="auto"/>
            <w:right w:val="none" w:sz="0" w:space="0" w:color="auto"/>
          </w:divBdr>
        </w:div>
        <w:div w:id="1591545905">
          <w:marLeft w:val="640"/>
          <w:marRight w:val="0"/>
          <w:marTop w:val="0"/>
          <w:marBottom w:val="0"/>
          <w:divBdr>
            <w:top w:val="none" w:sz="0" w:space="0" w:color="auto"/>
            <w:left w:val="none" w:sz="0" w:space="0" w:color="auto"/>
            <w:bottom w:val="none" w:sz="0" w:space="0" w:color="auto"/>
            <w:right w:val="none" w:sz="0" w:space="0" w:color="auto"/>
          </w:divBdr>
        </w:div>
        <w:div w:id="973678763">
          <w:marLeft w:val="640"/>
          <w:marRight w:val="0"/>
          <w:marTop w:val="0"/>
          <w:marBottom w:val="0"/>
          <w:divBdr>
            <w:top w:val="none" w:sz="0" w:space="0" w:color="auto"/>
            <w:left w:val="none" w:sz="0" w:space="0" w:color="auto"/>
            <w:bottom w:val="none" w:sz="0" w:space="0" w:color="auto"/>
            <w:right w:val="none" w:sz="0" w:space="0" w:color="auto"/>
          </w:divBdr>
        </w:div>
        <w:div w:id="1766268695">
          <w:marLeft w:val="640"/>
          <w:marRight w:val="0"/>
          <w:marTop w:val="0"/>
          <w:marBottom w:val="0"/>
          <w:divBdr>
            <w:top w:val="none" w:sz="0" w:space="0" w:color="auto"/>
            <w:left w:val="none" w:sz="0" w:space="0" w:color="auto"/>
            <w:bottom w:val="none" w:sz="0" w:space="0" w:color="auto"/>
            <w:right w:val="none" w:sz="0" w:space="0" w:color="auto"/>
          </w:divBdr>
        </w:div>
        <w:div w:id="1203983622">
          <w:marLeft w:val="640"/>
          <w:marRight w:val="0"/>
          <w:marTop w:val="0"/>
          <w:marBottom w:val="0"/>
          <w:divBdr>
            <w:top w:val="none" w:sz="0" w:space="0" w:color="auto"/>
            <w:left w:val="none" w:sz="0" w:space="0" w:color="auto"/>
            <w:bottom w:val="none" w:sz="0" w:space="0" w:color="auto"/>
            <w:right w:val="none" w:sz="0" w:space="0" w:color="auto"/>
          </w:divBdr>
        </w:div>
        <w:div w:id="759566113">
          <w:marLeft w:val="640"/>
          <w:marRight w:val="0"/>
          <w:marTop w:val="0"/>
          <w:marBottom w:val="0"/>
          <w:divBdr>
            <w:top w:val="none" w:sz="0" w:space="0" w:color="auto"/>
            <w:left w:val="none" w:sz="0" w:space="0" w:color="auto"/>
            <w:bottom w:val="none" w:sz="0" w:space="0" w:color="auto"/>
            <w:right w:val="none" w:sz="0" w:space="0" w:color="auto"/>
          </w:divBdr>
        </w:div>
        <w:div w:id="808984812">
          <w:marLeft w:val="640"/>
          <w:marRight w:val="0"/>
          <w:marTop w:val="0"/>
          <w:marBottom w:val="0"/>
          <w:divBdr>
            <w:top w:val="none" w:sz="0" w:space="0" w:color="auto"/>
            <w:left w:val="none" w:sz="0" w:space="0" w:color="auto"/>
            <w:bottom w:val="none" w:sz="0" w:space="0" w:color="auto"/>
            <w:right w:val="none" w:sz="0" w:space="0" w:color="auto"/>
          </w:divBdr>
        </w:div>
        <w:div w:id="1879781365">
          <w:marLeft w:val="640"/>
          <w:marRight w:val="0"/>
          <w:marTop w:val="0"/>
          <w:marBottom w:val="0"/>
          <w:divBdr>
            <w:top w:val="none" w:sz="0" w:space="0" w:color="auto"/>
            <w:left w:val="none" w:sz="0" w:space="0" w:color="auto"/>
            <w:bottom w:val="none" w:sz="0" w:space="0" w:color="auto"/>
            <w:right w:val="none" w:sz="0" w:space="0" w:color="auto"/>
          </w:divBdr>
        </w:div>
        <w:div w:id="960458179">
          <w:marLeft w:val="640"/>
          <w:marRight w:val="0"/>
          <w:marTop w:val="0"/>
          <w:marBottom w:val="0"/>
          <w:divBdr>
            <w:top w:val="none" w:sz="0" w:space="0" w:color="auto"/>
            <w:left w:val="none" w:sz="0" w:space="0" w:color="auto"/>
            <w:bottom w:val="none" w:sz="0" w:space="0" w:color="auto"/>
            <w:right w:val="none" w:sz="0" w:space="0" w:color="auto"/>
          </w:divBdr>
        </w:div>
        <w:div w:id="446200582">
          <w:marLeft w:val="640"/>
          <w:marRight w:val="0"/>
          <w:marTop w:val="0"/>
          <w:marBottom w:val="0"/>
          <w:divBdr>
            <w:top w:val="none" w:sz="0" w:space="0" w:color="auto"/>
            <w:left w:val="none" w:sz="0" w:space="0" w:color="auto"/>
            <w:bottom w:val="none" w:sz="0" w:space="0" w:color="auto"/>
            <w:right w:val="none" w:sz="0" w:space="0" w:color="auto"/>
          </w:divBdr>
        </w:div>
        <w:div w:id="73823586">
          <w:marLeft w:val="640"/>
          <w:marRight w:val="0"/>
          <w:marTop w:val="0"/>
          <w:marBottom w:val="0"/>
          <w:divBdr>
            <w:top w:val="none" w:sz="0" w:space="0" w:color="auto"/>
            <w:left w:val="none" w:sz="0" w:space="0" w:color="auto"/>
            <w:bottom w:val="none" w:sz="0" w:space="0" w:color="auto"/>
            <w:right w:val="none" w:sz="0" w:space="0" w:color="auto"/>
          </w:divBdr>
        </w:div>
        <w:div w:id="1334722374">
          <w:marLeft w:val="640"/>
          <w:marRight w:val="0"/>
          <w:marTop w:val="0"/>
          <w:marBottom w:val="0"/>
          <w:divBdr>
            <w:top w:val="none" w:sz="0" w:space="0" w:color="auto"/>
            <w:left w:val="none" w:sz="0" w:space="0" w:color="auto"/>
            <w:bottom w:val="none" w:sz="0" w:space="0" w:color="auto"/>
            <w:right w:val="none" w:sz="0" w:space="0" w:color="auto"/>
          </w:divBdr>
        </w:div>
        <w:div w:id="188878064">
          <w:marLeft w:val="640"/>
          <w:marRight w:val="0"/>
          <w:marTop w:val="0"/>
          <w:marBottom w:val="0"/>
          <w:divBdr>
            <w:top w:val="none" w:sz="0" w:space="0" w:color="auto"/>
            <w:left w:val="none" w:sz="0" w:space="0" w:color="auto"/>
            <w:bottom w:val="none" w:sz="0" w:space="0" w:color="auto"/>
            <w:right w:val="none" w:sz="0" w:space="0" w:color="auto"/>
          </w:divBdr>
        </w:div>
        <w:div w:id="848060859">
          <w:marLeft w:val="640"/>
          <w:marRight w:val="0"/>
          <w:marTop w:val="0"/>
          <w:marBottom w:val="0"/>
          <w:divBdr>
            <w:top w:val="none" w:sz="0" w:space="0" w:color="auto"/>
            <w:left w:val="none" w:sz="0" w:space="0" w:color="auto"/>
            <w:bottom w:val="none" w:sz="0" w:space="0" w:color="auto"/>
            <w:right w:val="none" w:sz="0" w:space="0" w:color="auto"/>
          </w:divBdr>
        </w:div>
        <w:div w:id="1623418572">
          <w:marLeft w:val="640"/>
          <w:marRight w:val="0"/>
          <w:marTop w:val="0"/>
          <w:marBottom w:val="0"/>
          <w:divBdr>
            <w:top w:val="none" w:sz="0" w:space="0" w:color="auto"/>
            <w:left w:val="none" w:sz="0" w:space="0" w:color="auto"/>
            <w:bottom w:val="none" w:sz="0" w:space="0" w:color="auto"/>
            <w:right w:val="none" w:sz="0" w:space="0" w:color="auto"/>
          </w:divBdr>
        </w:div>
        <w:div w:id="1348828193">
          <w:marLeft w:val="640"/>
          <w:marRight w:val="0"/>
          <w:marTop w:val="0"/>
          <w:marBottom w:val="0"/>
          <w:divBdr>
            <w:top w:val="none" w:sz="0" w:space="0" w:color="auto"/>
            <w:left w:val="none" w:sz="0" w:space="0" w:color="auto"/>
            <w:bottom w:val="none" w:sz="0" w:space="0" w:color="auto"/>
            <w:right w:val="none" w:sz="0" w:space="0" w:color="auto"/>
          </w:divBdr>
        </w:div>
        <w:div w:id="59254539">
          <w:marLeft w:val="640"/>
          <w:marRight w:val="0"/>
          <w:marTop w:val="0"/>
          <w:marBottom w:val="0"/>
          <w:divBdr>
            <w:top w:val="none" w:sz="0" w:space="0" w:color="auto"/>
            <w:left w:val="none" w:sz="0" w:space="0" w:color="auto"/>
            <w:bottom w:val="none" w:sz="0" w:space="0" w:color="auto"/>
            <w:right w:val="none" w:sz="0" w:space="0" w:color="auto"/>
          </w:divBdr>
        </w:div>
        <w:div w:id="1534658827">
          <w:marLeft w:val="640"/>
          <w:marRight w:val="0"/>
          <w:marTop w:val="0"/>
          <w:marBottom w:val="0"/>
          <w:divBdr>
            <w:top w:val="none" w:sz="0" w:space="0" w:color="auto"/>
            <w:left w:val="none" w:sz="0" w:space="0" w:color="auto"/>
            <w:bottom w:val="none" w:sz="0" w:space="0" w:color="auto"/>
            <w:right w:val="none" w:sz="0" w:space="0" w:color="auto"/>
          </w:divBdr>
        </w:div>
        <w:div w:id="1418744831">
          <w:marLeft w:val="640"/>
          <w:marRight w:val="0"/>
          <w:marTop w:val="0"/>
          <w:marBottom w:val="0"/>
          <w:divBdr>
            <w:top w:val="none" w:sz="0" w:space="0" w:color="auto"/>
            <w:left w:val="none" w:sz="0" w:space="0" w:color="auto"/>
            <w:bottom w:val="none" w:sz="0" w:space="0" w:color="auto"/>
            <w:right w:val="none" w:sz="0" w:space="0" w:color="auto"/>
          </w:divBdr>
        </w:div>
        <w:div w:id="722292906">
          <w:marLeft w:val="640"/>
          <w:marRight w:val="0"/>
          <w:marTop w:val="0"/>
          <w:marBottom w:val="0"/>
          <w:divBdr>
            <w:top w:val="none" w:sz="0" w:space="0" w:color="auto"/>
            <w:left w:val="none" w:sz="0" w:space="0" w:color="auto"/>
            <w:bottom w:val="none" w:sz="0" w:space="0" w:color="auto"/>
            <w:right w:val="none" w:sz="0" w:space="0" w:color="auto"/>
          </w:divBdr>
        </w:div>
        <w:div w:id="1021006332">
          <w:marLeft w:val="640"/>
          <w:marRight w:val="0"/>
          <w:marTop w:val="0"/>
          <w:marBottom w:val="0"/>
          <w:divBdr>
            <w:top w:val="none" w:sz="0" w:space="0" w:color="auto"/>
            <w:left w:val="none" w:sz="0" w:space="0" w:color="auto"/>
            <w:bottom w:val="none" w:sz="0" w:space="0" w:color="auto"/>
            <w:right w:val="none" w:sz="0" w:space="0" w:color="auto"/>
          </w:divBdr>
        </w:div>
        <w:div w:id="537668428">
          <w:marLeft w:val="640"/>
          <w:marRight w:val="0"/>
          <w:marTop w:val="0"/>
          <w:marBottom w:val="0"/>
          <w:divBdr>
            <w:top w:val="none" w:sz="0" w:space="0" w:color="auto"/>
            <w:left w:val="none" w:sz="0" w:space="0" w:color="auto"/>
            <w:bottom w:val="none" w:sz="0" w:space="0" w:color="auto"/>
            <w:right w:val="none" w:sz="0" w:space="0" w:color="auto"/>
          </w:divBdr>
        </w:div>
        <w:div w:id="1364863627">
          <w:marLeft w:val="640"/>
          <w:marRight w:val="0"/>
          <w:marTop w:val="0"/>
          <w:marBottom w:val="0"/>
          <w:divBdr>
            <w:top w:val="none" w:sz="0" w:space="0" w:color="auto"/>
            <w:left w:val="none" w:sz="0" w:space="0" w:color="auto"/>
            <w:bottom w:val="none" w:sz="0" w:space="0" w:color="auto"/>
            <w:right w:val="none" w:sz="0" w:space="0" w:color="auto"/>
          </w:divBdr>
        </w:div>
        <w:div w:id="1520193685">
          <w:marLeft w:val="640"/>
          <w:marRight w:val="0"/>
          <w:marTop w:val="0"/>
          <w:marBottom w:val="0"/>
          <w:divBdr>
            <w:top w:val="none" w:sz="0" w:space="0" w:color="auto"/>
            <w:left w:val="none" w:sz="0" w:space="0" w:color="auto"/>
            <w:bottom w:val="none" w:sz="0" w:space="0" w:color="auto"/>
            <w:right w:val="none" w:sz="0" w:space="0" w:color="auto"/>
          </w:divBdr>
        </w:div>
        <w:div w:id="1571619255">
          <w:marLeft w:val="640"/>
          <w:marRight w:val="0"/>
          <w:marTop w:val="0"/>
          <w:marBottom w:val="0"/>
          <w:divBdr>
            <w:top w:val="none" w:sz="0" w:space="0" w:color="auto"/>
            <w:left w:val="none" w:sz="0" w:space="0" w:color="auto"/>
            <w:bottom w:val="none" w:sz="0" w:space="0" w:color="auto"/>
            <w:right w:val="none" w:sz="0" w:space="0" w:color="auto"/>
          </w:divBdr>
        </w:div>
        <w:div w:id="744381033">
          <w:marLeft w:val="640"/>
          <w:marRight w:val="0"/>
          <w:marTop w:val="0"/>
          <w:marBottom w:val="0"/>
          <w:divBdr>
            <w:top w:val="none" w:sz="0" w:space="0" w:color="auto"/>
            <w:left w:val="none" w:sz="0" w:space="0" w:color="auto"/>
            <w:bottom w:val="none" w:sz="0" w:space="0" w:color="auto"/>
            <w:right w:val="none" w:sz="0" w:space="0" w:color="auto"/>
          </w:divBdr>
        </w:div>
        <w:div w:id="1131290809">
          <w:marLeft w:val="640"/>
          <w:marRight w:val="0"/>
          <w:marTop w:val="0"/>
          <w:marBottom w:val="0"/>
          <w:divBdr>
            <w:top w:val="none" w:sz="0" w:space="0" w:color="auto"/>
            <w:left w:val="none" w:sz="0" w:space="0" w:color="auto"/>
            <w:bottom w:val="none" w:sz="0" w:space="0" w:color="auto"/>
            <w:right w:val="none" w:sz="0" w:space="0" w:color="auto"/>
          </w:divBdr>
        </w:div>
        <w:div w:id="215315797">
          <w:marLeft w:val="640"/>
          <w:marRight w:val="0"/>
          <w:marTop w:val="0"/>
          <w:marBottom w:val="0"/>
          <w:divBdr>
            <w:top w:val="none" w:sz="0" w:space="0" w:color="auto"/>
            <w:left w:val="none" w:sz="0" w:space="0" w:color="auto"/>
            <w:bottom w:val="none" w:sz="0" w:space="0" w:color="auto"/>
            <w:right w:val="none" w:sz="0" w:space="0" w:color="auto"/>
          </w:divBdr>
        </w:div>
        <w:div w:id="660157263">
          <w:marLeft w:val="640"/>
          <w:marRight w:val="0"/>
          <w:marTop w:val="0"/>
          <w:marBottom w:val="0"/>
          <w:divBdr>
            <w:top w:val="none" w:sz="0" w:space="0" w:color="auto"/>
            <w:left w:val="none" w:sz="0" w:space="0" w:color="auto"/>
            <w:bottom w:val="none" w:sz="0" w:space="0" w:color="auto"/>
            <w:right w:val="none" w:sz="0" w:space="0" w:color="auto"/>
          </w:divBdr>
        </w:div>
        <w:div w:id="20860624">
          <w:marLeft w:val="640"/>
          <w:marRight w:val="0"/>
          <w:marTop w:val="0"/>
          <w:marBottom w:val="0"/>
          <w:divBdr>
            <w:top w:val="none" w:sz="0" w:space="0" w:color="auto"/>
            <w:left w:val="none" w:sz="0" w:space="0" w:color="auto"/>
            <w:bottom w:val="none" w:sz="0" w:space="0" w:color="auto"/>
            <w:right w:val="none" w:sz="0" w:space="0" w:color="auto"/>
          </w:divBdr>
        </w:div>
        <w:div w:id="1654331330">
          <w:marLeft w:val="640"/>
          <w:marRight w:val="0"/>
          <w:marTop w:val="0"/>
          <w:marBottom w:val="0"/>
          <w:divBdr>
            <w:top w:val="none" w:sz="0" w:space="0" w:color="auto"/>
            <w:left w:val="none" w:sz="0" w:space="0" w:color="auto"/>
            <w:bottom w:val="none" w:sz="0" w:space="0" w:color="auto"/>
            <w:right w:val="none" w:sz="0" w:space="0" w:color="auto"/>
          </w:divBdr>
        </w:div>
        <w:div w:id="1176652375">
          <w:marLeft w:val="640"/>
          <w:marRight w:val="0"/>
          <w:marTop w:val="0"/>
          <w:marBottom w:val="0"/>
          <w:divBdr>
            <w:top w:val="none" w:sz="0" w:space="0" w:color="auto"/>
            <w:left w:val="none" w:sz="0" w:space="0" w:color="auto"/>
            <w:bottom w:val="none" w:sz="0" w:space="0" w:color="auto"/>
            <w:right w:val="none" w:sz="0" w:space="0" w:color="auto"/>
          </w:divBdr>
        </w:div>
        <w:div w:id="1403210339">
          <w:marLeft w:val="640"/>
          <w:marRight w:val="0"/>
          <w:marTop w:val="0"/>
          <w:marBottom w:val="0"/>
          <w:divBdr>
            <w:top w:val="none" w:sz="0" w:space="0" w:color="auto"/>
            <w:left w:val="none" w:sz="0" w:space="0" w:color="auto"/>
            <w:bottom w:val="none" w:sz="0" w:space="0" w:color="auto"/>
            <w:right w:val="none" w:sz="0" w:space="0" w:color="auto"/>
          </w:divBdr>
        </w:div>
        <w:div w:id="1709185097">
          <w:marLeft w:val="640"/>
          <w:marRight w:val="0"/>
          <w:marTop w:val="0"/>
          <w:marBottom w:val="0"/>
          <w:divBdr>
            <w:top w:val="none" w:sz="0" w:space="0" w:color="auto"/>
            <w:left w:val="none" w:sz="0" w:space="0" w:color="auto"/>
            <w:bottom w:val="none" w:sz="0" w:space="0" w:color="auto"/>
            <w:right w:val="none" w:sz="0" w:space="0" w:color="auto"/>
          </w:divBdr>
        </w:div>
        <w:div w:id="956839924">
          <w:marLeft w:val="640"/>
          <w:marRight w:val="0"/>
          <w:marTop w:val="0"/>
          <w:marBottom w:val="0"/>
          <w:divBdr>
            <w:top w:val="none" w:sz="0" w:space="0" w:color="auto"/>
            <w:left w:val="none" w:sz="0" w:space="0" w:color="auto"/>
            <w:bottom w:val="none" w:sz="0" w:space="0" w:color="auto"/>
            <w:right w:val="none" w:sz="0" w:space="0" w:color="auto"/>
          </w:divBdr>
        </w:div>
        <w:div w:id="1350058750">
          <w:marLeft w:val="640"/>
          <w:marRight w:val="0"/>
          <w:marTop w:val="0"/>
          <w:marBottom w:val="0"/>
          <w:divBdr>
            <w:top w:val="none" w:sz="0" w:space="0" w:color="auto"/>
            <w:left w:val="none" w:sz="0" w:space="0" w:color="auto"/>
            <w:bottom w:val="none" w:sz="0" w:space="0" w:color="auto"/>
            <w:right w:val="none" w:sz="0" w:space="0" w:color="auto"/>
          </w:divBdr>
        </w:div>
        <w:div w:id="1428766342">
          <w:marLeft w:val="640"/>
          <w:marRight w:val="0"/>
          <w:marTop w:val="0"/>
          <w:marBottom w:val="0"/>
          <w:divBdr>
            <w:top w:val="none" w:sz="0" w:space="0" w:color="auto"/>
            <w:left w:val="none" w:sz="0" w:space="0" w:color="auto"/>
            <w:bottom w:val="none" w:sz="0" w:space="0" w:color="auto"/>
            <w:right w:val="none" w:sz="0" w:space="0" w:color="auto"/>
          </w:divBdr>
        </w:div>
        <w:div w:id="898784035">
          <w:marLeft w:val="640"/>
          <w:marRight w:val="0"/>
          <w:marTop w:val="0"/>
          <w:marBottom w:val="0"/>
          <w:divBdr>
            <w:top w:val="none" w:sz="0" w:space="0" w:color="auto"/>
            <w:left w:val="none" w:sz="0" w:space="0" w:color="auto"/>
            <w:bottom w:val="none" w:sz="0" w:space="0" w:color="auto"/>
            <w:right w:val="none" w:sz="0" w:space="0" w:color="auto"/>
          </w:divBdr>
        </w:div>
        <w:div w:id="1327712327">
          <w:marLeft w:val="640"/>
          <w:marRight w:val="0"/>
          <w:marTop w:val="0"/>
          <w:marBottom w:val="0"/>
          <w:divBdr>
            <w:top w:val="none" w:sz="0" w:space="0" w:color="auto"/>
            <w:left w:val="none" w:sz="0" w:space="0" w:color="auto"/>
            <w:bottom w:val="none" w:sz="0" w:space="0" w:color="auto"/>
            <w:right w:val="none" w:sz="0" w:space="0" w:color="auto"/>
          </w:divBdr>
        </w:div>
        <w:div w:id="1254893911">
          <w:marLeft w:val="640"/>
          <w:marRight w:val="0"/>
          <w:marTop w:val="0"/>
          <w:marBottom w:val="0"/>
          <w:divBdr>
            <w:top w:val="none" w:sz="0" w:space="0" w:color="auto"/>
            <w:left w:val="none" w:sz="0" w:space="0" w:color="auto"/>
            <w:bottom w:val="none" w:sz="0" w:space="0" w:color="auto"/>
            <w:right w:val="none" w:sz="0" w:space="0" w:color="auto"/>
          </w:divBdr>
        </w:div>
        <w:div w:id="2090928530">
          <w:marLeft w:val="640"/>
          <w:marRight w:val="0"/>
          <w:marTop w:val="0"/>
          <w:marBottom w:val="0"/>
          <w:divBdr>
            <w:top w:val="none" w:sz="0" w:space="0" w:color="auto"/>
            <w:left w:val="none" w:sz="0" w:space="0" w:color="auto"/>
            <w:bottom w:val="none" w:sz="0" w:space="0" w:color="auto"/>
            <w:right w:val="none" w:sz="0" w:space="0" w:color="auto"/>
          </w:divBdr>
        </w:div>
        <w:div w:id="1653290871">
          <w:marLeft w:val="640"/>
          <w:marRight w:val="0"/>
          <w:marTop w:val="0"/>
          <w:marBottom w:val="0"/>
          <w:divBdr>
            <w:top w:val="none" w:sz="0" w:space="0" w:color="auto"/>
            <w:left w:val="none" w:sz="0" w:space="0" w:color="auto"/>
            <w:bottom w:val="none" w:sz="0" w:space="0" w:color="auto"/>
            <w:right w:val="none" w:sz="0" w:space="0" w:color="auto"/>
          </w:divBdr>
        </w:div>
        <w:div w:id="707534656">
          <w:marLeft w:val="640"/>
          <w:marRight w:val="0"/>
          <w:marTop w:val="0"/>
          <w:marBottom w:val="0"/>
          <w:divBdr>
            <w:top w:val="none" w:sz="0" w:space="0" w:color="auto"/>
            <w:left w:val="none" w:sz="0" w:space="0" w:color="auto"/>
            <w:bottom w:val="none" w:sz="0" w:space="0" w:color="auto"/>
            <w:right w:val="none" w:sz="0" w:space="0" w:color="auto"/>
          </w:divBdr>
        </w:div>
        <w:div w:id="385227182">
          <w:marLeft w:val="640"/>
          <w:marRight w:val="0"/>
          <w:marTop w:val="0"/>
          <w:marBottom w:val="0"/>
          <w:divBdr>
            <w:top w:val="none" w:sz="0" w:space="0" w:color="auto"/>
            <w:left w:val="none" w:sz="0" w:space="0" w:color="auto"/>
            <w:bottom w:val="none" w:sz="0" w:space="0" w:color="auto"/>
            <w:right w:val="none" w:sz="0" w:space="0" w:color="auto"/>
          </w:divBdr>
        </w:div>
        <w:div w:id="2012561725">
          <w:marLeft w:val="640"/>
          <w:marRight w:val="0"/>
          <w:marTop w:val="0"/>
          <w:marBottom w:val="0"/>
          <w:divBdr>
            <w:top w:val="none" w:sz="0" w:space="0" w:color="auto"/>
            <w:left w:val="none" w:sz="0" w:space="0" w:color="auto"/>
            <w:bottom w:val="none" w:sz="0" w:space="0" w:color="auto"/>
            <w:right w:val="none" w:sz="0" w:space="0" w:color="auto"/>
          </w:divBdr>
        </w:div>
        <w:div w:id="1176845994">
          <w:marLeft w:val="640"/>
          <w:marRight w:val="0"/>
          <w:marTop w:val="0"/>
          <w:marBottom w:val="0"/>
          <w:divBdr>
            <w:top w:val="none" w:sz="0" w:space="0" w:color="auto"/>
            <w:left w:val="none" w:sz="0" w:space="0" w:color="auto"/>
            <w:bottom w:val="none" w:sz="0" w:space="0" w:color="auto"/>
            <w:right w:val="none" w:sz="0" w:space="0" w:color="auto"/>
          </w:divBdr>
        </w:div>
        <w:div w:id="2101562457">
          <w:marLeft w:val="640"/>
          <w:marRight w:val="0"/>
          <w:marTop w:val="0"/>
          <w:marBottom w:val="0"/>
          <w:divBdr>
            <w:top w:val="none" w:sz="0" w:space="0" w:color="auto"/>
            <w:left w:val="none" w:sz="0" w:space="0" w:color="auto"/>
            <w:bottom w:val="none" w:sz="0" w:space="0" w:color="auto"/>
            <w:right w:val="none" w:sz="0" w:space="0" w:color="auto"/>
          </w:divBdr>
        </w:div>
        <w:div w:id="2071997081">
          <w:marLeft w:val="640"/>
          <w:marRight w:val="0"/>
          <w:marTop w:val="0"/>
          <w:marBottom w:val="0"/>
          <w:divBdr>
            <w:top w:val="none" w:sz="0" w:space="0" w:color="auto"/>
            <w:left w:val="none" w:sz="0" w:space="0" w:color="auto"/>
            <w:bottom w:val="none" w:sz="0" w:space="0" w:color="auto"/>
            <w:right w:val="none" w:sz="0" w:space="0" w:color="auto"/>
          </w:divBdr>
        </w:div>
        <w:div w:id="1815482632">
          <w:marLeft w:val="640"/>
          <w:marRight w:val="0"/>
          <w:marTop w:val="0"/>
          <w:marBottom w:val="0"/>
          <w:divBdr>
            <w:top w:val="none" w:sz="0" w:space="0" w:color="auto"/>
            <w:left w:val="none" w:sz="0" w:space="0" w:color="auto"/>
            <w:bottom w:val="none" w:sz="0" w:space="0" w:color="auto"/>
            <w:right w:val="none" w:sz="0" w:space="0" w:color="auto"/>
          </w:divBdr>
        </w:div>
        <w:div w:id="426931040">
          <w:marLeft w:val="640"/>
          <w:marRight w:val="0"/>
          <w:marTop w:val="0"/>
          <w:marBottom w:val="0"/>
          <w:divBdr>
            <w:top w:val="none" w:sz="0" w:space="0" w:color="auto"/>
            <w:left w:val="none" w:sz="0" w:space="0" w:color="auto"/>
            <w:bottom w:val="none" w:sz="0" w:space="0" w:color="auto"/>
            <w:right w:val="none" w:sz="0" w:space="0" w:color="auto"/>
          </w:divBdr>
        </w:div>
        <w:div w:id="1035423919">
          <w:marLeft w:val="640"/>
          <w:marRight w:val="0"/>
          <w:marTop w:val="0"/>
          <w:marBottom w:val="0"/>
          <w:divBdr>
            <w:top w:val="none" w:sz="0" w:space="0" w:color="auto"/>
            <w:left w:val="none" w:sz="0" w:space="0" w:color="auto"/>
            <w:bottom w:val="none" w:sz="0" w:space="0" w:color="auto"/>
            <w:right w:val="none" w:sz="0" w:space="0" w:color="auto"/>
          </w:divBdr>
        </w:div>
        <w:div w:id="414402855">
          <w:marLeft w:val="640"/>
          <w:marRight w:val="0"/>
          <w:marTop w:val="0"/>
          <w:marBottom w:val="0"/>
          <w:divBdr>
            <w:top w:val="none" w:sz="0" w:space="0" w:color="auto"/>
            <w:left w:val="none" w:sz="0" w:space="0" w:color="auto"/>
            <w:bottom w:val="none" w:sz="0" w:space="0" w:color="auto"/>
            <w:right w:val="none" w:sz="0" w:space="0" w:color="auto"/>
          </w:divBdr>
        </w:div>
        <w:div w:id="752895606">
          <w:marLeft w:val="640"/>
          <w:marRight w:val="0"/>
          <w:marTop w:val="0"/>
          <w:marBottom w:val="0"/>
          <w:divBdr>
            <w:top w:val="none" w:sz="0" w:space="0" w:color="auto"/>
            <w:left w:val="none" w:sz="0" w:space="0" w:color="auto"/>
            <w:bottom w:val="none" w:sz="0" w:space="0" w:color="auto"/>
            <w:right w:val="none" w:sz="0" w:space="0" w:color="auto"/>
          </w:divBdr>
        </w:div>
        <w:div w:id="1496991577">
          <w:marLeft w:val="640"/>
          <w:marRight w:val="0"/>
          <w:marTop w:val="0"/>
          <w:marBottom w:val="0"/>
          <w:divBdr>
            <w:top w:val="none" w:sz="0" w:space="0" w:color="auto"/>
            <w:left w:val="none" w:sz="0" w:space="0" w:color="auto"/>
            <w:bottom w:val="none" w:sz="0" w:space="0" w:color="auto"/>
            <w:right w:val="none" w:sz="0" w:space="0" w:color="auto"/>
          </w:divBdr>
        </w:div>
        <w:div w:id="156657587">
          <w:marLeft w:val="640"/>
          <w:marRight w:val="0"/>
          <w:marTop w:val="0"/>
          <w:marBottom w:val="0"/>
          <w:divBdr>
            <w:top w:val="none" w:sz="0" w:space="0" w:color="auto"/>
            <w:left w:val="none" w:sz="0" w:space="0" w:color="auto"/>
            <w:bottom w:val="none" w:sz="0" w:space="0" w:color="auto"/>
            <w:right w:val="none" w:sz="0" w:space="0" w:color="auto"/>
          </w:divBdr>
        </w:div>
        <w:div w:id="1339237341">
          <w:marLeft w:val="640"/>
          <w:marRight w:val="0"/>
          <w:marTop w:val="0"/>
          <w:marBottom w:val="0"/>
          <w:divBdr>
            <w:top w:val="none" w:sz="0" w:space="0" w:color="auto"/>
            <w:left w:val="none" w:sz="0" w:space="0" w:color="auto"/>
            <w:bottom w:val="none" w:sz="0" w:space="0" w:color="auto"/>
            <w:right w:val="none" w:sz="0" w:space="0" w:color="auto"/>
          </w:divBdr>
        </w:div>
        <w:div w:id="722146034">
          <w:marLeft w:val="640"/>
          <w:marRight w:val="0"/>
          <w:marTop w:val="0"/>
          <w:marBottom w:val="0"/>
          <w:divBdr>
            <w:top w:val="none" w:sz="0" w:space="0" w:color="auto"/>
            <w:left w:val="none" w:sz="0" w:space="0" w:color="auto"/>
            <w:bottom w:val="none" w:sz="0" w:space="0" w:color="auto"/>
            <w:right w:val="none" w:sz="0" w:space="0" w:color="auto"/>
          </w:divBdr>
        </w:div>
        <w:div w:id="1662847724">
          <w:marLeft w:val="640"/>
          <w:marRight w:val="0"/>
          <w:marTop w:val="0"/>
          <w:marBottom w:val="0"/>
          <w:divBdr>
            <w:top w:val="none" w:sz="0" w:space="0" w:color="auto"/>
            <w:left w:val="none" w:sz="0" w:space="0" w:color="auto"/>
            <w:bottom w:val="none" w:sz="0" w:space="0" w:color="auto"/>
            <w:right w:val="none" w:sz="0" w:space="0" w:color="auto"/>
          </w:divBdr>
        </w:div>
        <w:div w:id="2090614868">
          <w:marLeft w:val="640"/>
          <w:marRight w:val="0"/>
          <w:marTop w:val="0"/>
          <w:marBottom w:val="0"/>
          <w:divBdr>
            <w:top w:val="none" w:sz="0" w:space="0" w:color="auto"/>
            <w:left w:val="none" w:sz="0" w:space="0" w:color="auto"/>
            <w:bottom w:val="none" w:sz="0" w:space="0" w:color="auto"/>
            <w:right w:val="none" w:sz="0" w:space="0" w:color="auto"/>
          </w:divBdr>
        </w:div>
        <w:div w:id="1893807248">
          <w:marLeft w:val="640"/>
          <w:marRight w:val="0"/>
          <w:marTop w:val="0"/>
          <w:marBottom w:val="0"/>
          <w:divBdr>
            <w:top w:val="none" w:sz="0" w:space="0" w:color="auto"/>
            <w:left w:val="none" w:sz="0" w:space="0" w:color="auto"/>
            <w:bottom w:val="none" w:sz="0" w:space="0" w:color="auto"/>
            <w:right w:val="none" w:sz="0" w:space="0" w:color="auto"/>
          </w:divBdr>
        </w:div>
        <w:div w:id="1096907521">
          <w:marLeft w:val="640"/>
          <w:marRight w:val="0"/>
          <w:marTop w:val="0"/>
          <w:marBottom w:val="0"/>
          <w:divBdr>
            <w:top w:val="none" w:sz="0" w:space="0" w:color="auto"/>
            <w:left w:val="none" w:sz="0" w:space="0" w:color="auto"/>
            <w:bottom w:val="none" w:sz="0" w:space="0" w:color="auto"/>
            <w:right w:val="none" w:sz="0" w:space="0" w:color="auto"/>
          </w:divBdr>
        </w:div>
        <w:div w:id="1839031159">
          <w:marLeft w:val="640"/>
          <w:marRight w:val="0"/>
          <w:marTop w:val="0"/>
          <w:marBottom w:val="0"/>
          <w:divBdr>
            <w:top w:val="none" w:sz="0" w:space="0" w:color="auto"/>
            <w:left w:val="none" w:sz="0" w:space="0" w:color="auto"/>
            <w:bottom w:val="none" w:sz="0" w:space="0" w:color="auto"/>
            <w:right w:val="none" w:sz="0" w:space="0" w:color="auto"/>
          </w:divBdr>
        </w:div>
        <w:div w:id="341784310">
          <w:marLeft w:val="640"/>
          <w:marRight w:val="0"/>
          <w:marTop w:val="0"/>
          <w:marBottom w:val="0"/>
          <w:divBdr>
            <w:top w:val="none" w:sz="0" w:space="0" w:color="auto"/>
            <w:left w:val="none" w:sz="0" w:space="0" w:color="auto"/>
            <w:bottom w:val="none" w:sz="0" w:space="0" w:color="auto"/>
            <w:right w:val="none" w:sz="0" w:space="0" w:color="auto"/>
          </w:divBdr>
        </w:div>
        <w:div w:id="1102068966">
          <w:marLeft w:val="640"/>
          <w:marRight w:val="0"/>
          <w:marTop w:val="0"/>
          <w:marBottom w:val="0"/>
          <w:divBdr>
            <w:top w:val="none" w:sz="0" w:space="0" w:color="auto"/>
            <w:left w:val="none" w:sz="0" w:space="0" w:color="auto"/>
            <w:bottom w:val="none" w:sz="0" w:space="0" w:color="auto"/>
            <w:right w:val="none" w:sz="0" w:space="0" w:color="auto"/>
          </w:divBdr>
        </w:div>
        <w:div w:id="1273172886">
          <w:marLeft w:val="640"/>
          <w:marRight w:val="0"/>
          <w:marTop w:val="0"/>
          <w:marBottom w:val="0"/>
          <w:divBdr>
            <w:top w:val="none" w:sz="0" w:space="0" w:color="auto"/>
            <w:left w:val="none" w:sz="0" w:space="0" w:color="auto"/>
            <w:bottom w:val="none" w:sz="0" w:space="0" w:color="auto"/>
            <w:right w:val="none" w:sz="0" w:space="0" w:color="auto"/>
          </w:divBdr>
        </w:div>
        <w:div w:id="1969315280">
          <w:marLeft w:val="640"/>
          <w:marRight w:val="0"/>
          <w:marTop w:val="0"/>
          <w:marBottom w:val="0"/>
          <w:divBdr>
            <w:top w:val="none" w:sz="0" w:space="0" w:color="auto"/>
            <w:left w:val="none" w:sz="0" w:space="0" w:color="auto"/>
            <w:bottom w:val="none" w:sz="0" w:space="0" w:color="auto"/>
            <w:right w:val="none" w:sz="0" w:space="0" w:color="auto"/>
          </w:divBdr>
        </w:div>
        <w:div w:id="1698042265">
          <w:marLeft w:val="640"/>
          <w:marRight w:val="0"/>
          <w:marTop w:val="0"/>
          <w:marBottom w:val="0"/>
          <w:divBdr>
            <w:top w:val="none" w:sz="0" w:space="0" w:color="auto"/>
            <w:left w:val="none" w:sz="0" w:space="0" w:color="auto"/>
            <w:bottom w:val="none" w:sz="0" w:space="0" w:color="auto"/>
            <w:right w:val="none" w:sz="0" w:space="0" w:color="auto"/>
          </w:divBdr>
        </w:div>
        <w:div w:id="1417701528">
          <w:marLeft w:val="640"/>
          <w:marRight w:val="0"/>
          <w:marTop w:val="0"/>
          <w:marBottom w:val="0"/>
          <w:divBdr>
            <w:top w:val="none" w:sz="0" w:space="0" w:color="auto"/>
            <w:left w:val="none" w:sz="0" w:space="0" w:color="auto"/>
            <w:bottom w:val="none" w:sz="0" w:space="0" w:color="auto"/>
            <w:right w:val="none" w:sz="0" w:space="0" w:color="auto"/>
          </w:divBdr>
        </w:div>
        <w:div w:id="459417210">
          <w:marLeft w:val="640"/>
          <w:marRight w:val="0"/>
          <w:marTop w:val="0"/>
          <w:marBottom w:val="0"/>
          <w:divBdr>
            <w:top w:val="none" w:sz="0" w:space="0" w:color="auto"/>
            <w:left w:val="none" w:sz="0" w:space="0" w:color="auto"/>
            <w:bottom w:val="none" w:sz="0" w:space="0" w:color="auto"/>
            <w:right w:val="none" w:sz="0" w:space="0" w:color="auto"/>
          </w:divBdr>
        </w:div>
        <w:div w:id="1834905126">
          <w:marLeft w:val="640"/>
          <w:marRight w:val="0"/>
          <w:marTop w:val="0"/>
          <w:marBottom w:val="0"/>
          <w:divBdr>
            <w:top w:val="none" w:sz="0" w:space="0" w:color="auto"/>
            <w:left w:val="none" w:sz="0" w:space="0" w:color="auto"/>
            <w:bottom w:val="none" w:sz="0" w:space="0" w:color="auto"/>
            <w:right w:val="none" w:sz="0" w:space="0" w:color="auto"/>
          </w:divBdr>
        </w:div>
        <w:div w:id="69624758">
          <w:marLeft w:val="640"/>
          <w:marRight w:val="0"/>
          <w:marTop w:val="0"/>
          <w:marBottom w:val="0"/>
          <w:divBdr>
            <w:top w:val="none" w:sz="0" w:space="0" w:color="auto"/>
            <w:left w:val="none" w:sz="0" w:space="0" w:color="auto"/>
            <w:bottom w:val="none" w:sz="0" w:space="0" w:color="auto"/>
            <w:right w:val="none" w:sz="0" w:space="0" w:color="auto"/>
          </w:divBdr>
        </w:div>
        <w:div w:id="2024478158">
          <w:marLeft w:val="640"/>
          <w:marRight w:val="0"/>
          <w:marTop w:val="0"/>
          <w:marBottom w:val="0"/>
          <w:divBdr>
            <w:top w:val="none" w:sz="0" w:space="0" w:color="auto"/>
            <w:left w:val="none" w:sz="0" w:space="0" w:color="auto"/>
            <w:bottom w:val="none" w:sz="0" w:space="0" w:color="auto"/>
            <w:right w:val="none" w:sz="0" w:space="0" w:color="auto"/>
          </w:divBdr>
        </w:div>
      </w:divsChild>
    </w:div>
    <w:div w:id="787896419">
      <w:marLeft w:val="480"/>
      <w:marRight w:val="0"/>
      <w:marTop w:val="0"/>
      <w:marBottom w:val="0"/>
      <w:divBdr>
        <w:top w:val="none" w:sz="0" w:space="0" w:color="auto"/>
        <w:left w:val="none" w:sz="0" w:space="0" w:color="auto"/>
        <w:bottom w:val="none" w:sz="0" w:space="0" w:color="auto"/>
        <w:right w:val="none" w:sz="0" w:space="0" w:color="auto"/>
      </w:divBdr>
    </w:div>
    <w:div w:id="788595697">
      <w:bodyDiv w:val="1"/>
      <w:marLeft w:val="0"/>
      <w:marRight w:val="0"/>
      <w:marTop w:val="0"/>
      <w:marBottom w:val="0"/>
      <w:divBdr>
        <w:top w:val="none" w:sz="0" w:space="0" w:color="auto"/>
        <w:left w:val="none" w:sz="0" w:space="0" w:color="auto"/>
        <w:bottom w:val="none" w:sz="0" w:space="0" w:color="auto"/>
        <w:right w:val="none" w:sz="0" w:space="0" w:color="auto"/>
      </w:divBdr>
    </w:div>
    <w:div w:id="789396408">
      <w:marLeft w:val="640"/>
      <w:marRight w:val="0"/>
      <w:marTop w:val="0"/>
      <w:marBottom w:val="0"/>
      <w:divBdr>
        <w:top w:val="none" w:sz="0" w:space="0" w:color="auto"/>
        <w:left w:val="none" w:sz="0" w:space="0" w:color="auto"/>
        <w:bottom w:val="none" w:sz="0" w:space="0" w:color="auto"/>
        <w:right w:val="none" w:sz="0" w:space="0" w:color="auto"/>
      </w:divBdr>
    </w:div>
    <w:div w:id="790367360">
      <w:bodyDiv w:val="1"/>
      <w:marLeft w:val="0"/>
      <w:marRight w:val="0"/>
      <w:marTop w:val="0"/>
      <w:marBottom w:val="0"/>
      <w:divBdr>
        <w:top w:val="none" w:sz="0" w:space="0" w:color="auto"/>
        <w:left w:val="none" w:sz="0" w:space="0" w:color="auto"/>
        <w:bottom w:val="none" w:sz="0" w:space="0" w:color="auto"/>
        <w:right w:val="none" w:sz="0" w:space="0" w:color="auto"/>
      </w:divBdr>
    </w:div>
    <w:div w:id="790855514">
      <w:bodyDiv w:val="1"/>
      <w:marLeft w:val="0"/>
      <w:marRight w:val="0"/>
      <w:marTop w:val="0"/>
      <w:marBottom w:val="0"/>
      <w:divBdr>
        <w:top w:val="none" w:sz="0" w:space="0" w:color="auto"/>
        <w:left w:val="none" w:sz="0" w:space="0" w:color="auto"/>
        <w:bottom w:val="none" w:sz="0" w:space="0" w:color="auto"/>
        <w:right w:val="none" w:sz="0" w:space="0" w:color="auto"/>
      </w:divBdr>
    </w:div>
    <w:div w:id="791436957">
      <w:marLeft w:val="480"/>
      <w:marRight w:val="0"/>
      <w:marTop w:val="0"/>
      <w:marBottom w:val="0"/>
      <w:divBdr>
        <w:top w:val="none" w:sz="0" w:space="0" w:color="auto"/>
        <w:left w:val="none" w:sz="0" w:space="0" w:color="auto"/>
        <w:bottom w:val="none" w:sz="0" w:space="0" w:color="auto"/>
        <w:right w:val="none" w:sz="0" w:space="0" w:color="auto"/>
      </w:divBdr>
    </w:div>
    <w:div w:id="794981666">
      <w:marLeft w:val="480"/>
      <w:marRight w:val="0"/>
      <w:marTop w:val="0"/>
      <w:marBottom w:val="0"/>
      <w:divBdr>
        <w:top w:val="none" w:sz="0" w:space="0" w:color="auto"/>
        <w:left w:val="none" w:sz="0" w:space="0" w:color="auto"/>
        <w:bottom w:val="none" w:sz="0" w:space="0" w:color="auto"/>
        <w:right w:val="none" w:sz="0" w:space="0" w:color="auto"/>
      </w:divBdr>
    </w:div>
    <w:div w:id="795029456">
      <w:bodyDiv w:val="1"/>
      <w:marLeft w:val="0"/>
      <w:marRight w:val="0"/>
      <w:marTop w:val="0"/>
      <w:marBottom w:val="0"/>
      <w:divBdr>
        <w:top w:val="none" w:sz="0" w:space="0" w:color="auto"/>
        <w:left w:val="none" w:sz="0" w:space="0" w:color="auto"/>
        <w:bottom w:val="none" w:sz="0" w:space="0" w:color="auto"/>
        <w:right w:val="none" w:sz="0" w:space="0" w:color="auto"/>
      </w:divBdr>
      <w:divsChild>
        <w:div w:id="1492600983">
          <w:marLeft w:val="640"/>
          <w:marRight w:val="0"/>
          <w:marTop w:val="0"/>
          <w:marBottom w:val="0"/>
          <w:divBdr>
            <w:top w:val="none" w:sz="0" w:space="0" w:color="auto"/>
            <w:left w:val="none" w:sz="0" w:space="0" w:color="auto"/>
            <w:bottom w:val="none" w:sz="0" w:space="0" w:color="auto"/>
            <w:right w:val="none" w:sz="0" w:space="0" w:color="auto"/>
          </w:divBdr>
        </w:div>
        <w:div w:id="253780686">
          <w:marLeft w:val="640"/>
          <w:marRight w:val="0"/>
          <w:marTop w:val="0"/>
          <w:marBottom w:val="0"/>
          <w:divBdr>
            <w:top w:val="none" w:sz="0" w:space="0" w:color="auto"/>
            <w:left w:val="none" w:sz="0" w:space="0" w:color="auto"/>
            <w:bottom w:val="none" w:sz="0" w:space="0" w:color="auto"/>
            <w:right w:val="none" w:sz="0" w:space="0" w:color="auto"/>
          </w:divBdr>
        </w:div>
        <w:div w:id="1818842329">
          <w:marLeft w:val="640"/>
          <w:marRight w:val="0"/>
          <w:marTop w:val="0"/>
          <w:marBottom w:val="0"/>
          <w:divBdr>
            <w:top w:val="none" w:sz="0" w:space="0" w:color="auto"/>
            <w:left w:val="none" w:sz="0" w:space="0" w:color="auto"/>
            <w:bottom w:val="none" w:sz="0" w:space="0" w:color="auto"/>
            <w:right w:val="none" w:sz="0" w:space="0" w:color="auto"/>
          </w:divBdr>
        </w:div>
        <w:div w:id="1920364406">
          <w:marLeft w:val="640"/>
          <w:marRight w:val="0"/>
          <w:marTop w:val="0"/>
          <w:marBottom w:val="0"/>
          <w:divBdr>
            <w:top w:val="none" w:sz="0" w:space="0" w:color="auto"/>
            <w:left w:val="none" w:sz="0" w:space="0" w:color="auto"/>
            <w:bottom w:val="none" w:sz="0" w:space="0" w:color="auto"/>
            <w:right w:val="none" w:sz="0" w:space="0" w:color="auto"/>
          </w:divBdr>
        </w:div>
        <w:div w:id="623735052">
          <w:marLeft w:val="640"/>
          <w:marRight w:val="0"/>
          <w:marTop w:val="0"/>
          <w:marBottom w:val="0"/>
          <w:divBdr>
            <w:top w:val="none" w:sz="0" w:space="0" w:color="auto"/>
            <w:left w:val="none" w:sz="0" w:space="0" w:color="auto"/>
            <w:bottom w:val="none" w:sz="0" w:space="0" w:color="auto"/>
            <w:right w:val="none" w:sz="0" w:space="0" w:color="auto"/>
          </w:divBdr>
        </w:div>
        <w:div w:id="817921402">
          <w:marLeft w:val="640"/>
          <w:marRight w:val="0"/>
          <w:marTop w:val="0"/>
          <w:marBottom w:val="0"/>
          <w:divBdr>
            <w:top w:val="none" w:sz="0" w:space="0" w:color="auto"/>
            <w:left w:val="none" w:sz="0" w:space="0" w:color="auto"/>
            <w:bottom w:val="none" w:sz="0" w:space="0" w:color="auto"/>
            <w:right w:val="none" w:sz="0" w:space="0" w:color="auto"/>
          </w:divBdr>
        </w:div>
        <w:div w:id="2060861805">
          <w:marLeft w:val="640"/>
          <w:marRight w:val="0"/>
          <w:marTop w:val="0"/>
          <w:marBottom w:val="0"/>
          <w:divBdr>
            <w:top w:val="none" w:sz="0" w:space="0" w:color="auto"/>
            <w:left w:val="none" w:sz="0" w:space="0" w:color="auto"/>
            <w:bottom w:val="none" w:sz="0" w:space="0" w:color="auto"/>
            <w:right w:val="none" w:sz="0" w:space="0" w:color="auto"/>
          </w:divBdr>
        </w:div>
        <w:div w:id="155999460">
          <w:marLeft w:val="640"/>
          <w:marRight w:val="0"/>
          <w:marTop w:val="0"/>
          <w:marBottom w:val="0"/>
          <w:divBdr>
            <w:top w:val="none" w:sz="0" w:space="0" w:color="auto"/>
            <w:left w:val="none" w:sz="0" w:space="0" w:color="auto"/>
            <w:bottom w:val="none" w:sz="0" w:space="0" w:color="auto"/>
            <w:right w:val="none" w:sz="0" w:space="0" w:color="auto"/>
          </w:divBdr>
        </w:div>
        <w:div w:id="315761505">
          <w:marLeft w:val="640"/>
          <w:marRight w:val="0"/>
          <w:marTop w:val="0"/>
          <w:marBottom w:val="0"/>
          <w:divBdr>
            <w:top w:val="none" w:sz="0" w:space="0" w:color="auto"/>
            <w:left w:val="none" w:sz="0" w:space="0" w:color="auto"/>
            <w:bottom w:val="none" w:sz="0" w:space="0" w:color="auto"/>
            <w:right w:val="none" w:sz="0" w:space="0" w:color="auto"/>
          </w:divBdr>
        </w:div>
        <w:div w:id="1642495293">
          <w:marLeft w:val="640"/>
          <w:marRight w:val="0"/>
          <w:marTop w:val="0"/>
          <w:marBottom w:val="0"/>
          <w:divBdr>
            <w:top w:val="none" w:sz="0" w:space="0" w:color="auto"/>
            <w:left w:val="none" w:sz="0" w:space="0" w:color="auto"/>
            <w:bottom w:val="none" w:sz="0" w:space="0" w:color="auto"/>
            <w:right w:val="none" w:sz="0" w:space="0" w:color="auto"/>
          </w:divBdr>
        </w:div>
        <w:div w:id="1073314900">
          <w:marLeft w:val="640"/>
          <w:marRight w:val="0"/>
          <w:marTop w:val="0"/>
          <w:marBottom w:val="0"/>
          <w:divBdr>
            <w:top w:val="none" w:sz="0" w:space="0" w:color="auto"/>
            <w:left w:val="none" w:sz="0" w:space="0" w:color="auto"/>
            <w:bottom w:val="none" w:sz="0" w:space="0" w:color="auto"/>
            <w:right w:val="none" w:sz="0" w:space="0" w:color="auto"/>
          </w:divBdr>
        </w:div>
        <w:div w:id="1818496129">
          <w:marLeft w:val="640"/>
          <w:marRight w:val="0"/>
          <w:marTop w:val="0"/>
          <w:marBottom w:val="0"/>
          <w:divBdr>
            <w:top w:val="none" w:sz="0" w:space="0" w:color="auto"/>
            <w:left w:val="none" w:sz="0" w:space="0" w:color="auto"/>
            <w:bottom w:val="none" w:sz="0" w:space="0" w:color="auto"/>
            <w:right w:val="none" w:sz="0" w:space="0" w:color="auto"/>
          </w:divBdr>
        </w:div>
        <w:div w:id="425033491">
          <w:marLeft w:val="640"/>
          <w:marRight w:val="0"/>
          <w:marTop w:val="0"/>
          <w:marBottom w:val="0"/>
          <w:divBdr>
            <w:top w:val="none" w:sz="0" w:space="0" w:color="auto"/>
            <w:left w:val="none" w:sz="0" w:space="0" w:color="auto"/>
            <w:bottom w:val="none" w:sz="0" w:space="0" w:color="auto"/>
            <w:right w:val="none" w:sz="0" w:space="0" w:color="auto"/>
          </w:divBdr>
        </w:div>
        <w:div w:id="1400707161">
          <w:marLeft w:val="640"/>
          <w:marRight w:val="0"/>
          <w:marTop w:val="0"/>
          <w:marBottom w:val="0"/>
          <w:divBdr>
            <w:top w:val="none" w:sz="0" w:space="0" w:color="auto"/>
            <w:left w:val="none" w:sz="0" w:space="0" w:color="auto"/>
            <w:bottom w:val="none" w:sz="0" w:space="0" w:color="auto"/>
            <w:right w:val="none" w:sz="0" w:space="0" w:color="auto"/>
          </w:divBdr>
        </w:div>
        <w:div w:id="436681706">
          <w:marLeft w:val="640"/>
          <w:marRight w:val="0"/>
          <w:marTop w:val="0"/>
          <w:marBottom w:val="0"/>
          <w:divBdr>
            <w:top w:val="none" w:sz="0" w:space="0" w:color="auto"/>
            <w:left w:val="none" w:sz="0" w:space="0" w:color="auto"/>
            <w:bottom w:val="none" w:sz="0" w:space="0" w:color="auto"/>
            <w:right w:val="none" w:sz="0" w:space="0" w:color="auto"/>
          </w:divBdr>
        </w:div>
        <w:div w:id="469523178">
          <w:marLeft w:val="640"/>
          <w:marRight w:val="0"/>
          <w:marTop w:val="0"/>
          <w:marBottom w:val="0"/>
          <w:divBdr>
            <w:top w:val="none" w:sz="0" w:space="0" w:color="auto"/>
            <w:left w:val="none" w:sz="0" w:space="0" w:color="auto"/>
            <w:bottom w:val="none" w:sz="0" w:space="0" w:color="auto"/>
            <w:right w:val="none" w:sz="0" w:space="0" w:color="auto"/>
          </w:divBdr>
        </w:div>
        <w:div w:id="1034502790">
          <w:marLeft w:val="640"/>
          <w:marRight w:val="0"/>
          <w:marTop w:val="0"/>
          <w:marBottom w:val="0"/>
          <w:divBdr>
            <w:top w:val="none" w:sz="0" w:space="0" w:color="auto"/>
            <w:left w:val="none" w:sz="0" w:space="0" w:color="auto"/>
            <w:bottom w:val="none" w:sz="0" w:space="0" w:color="auto"/>
            <w:right w:val="none" w:sz="0" w:space="0" w:color="auto"/>
          </w:divBdr>
        </w:div>
        <w:div w:id="785855616">
          <w:marLeft w:val="640"/>
          <w:marRight w:val="0"/>
          <w:marTop w:val="0"/>
          <w:marBottom w:val="0"/>
          <w:divBdr>
            <w:top w:val="none" w:sz="0" w:space="0" w:color="auto"/>
            <w:left w:val="none" w:sz="0" w:space="0" w:color="auto"/>
            <w:bottom w:val="none" w:sz="0" w:space="0" w:color="auto"/>
            <w:right w:val="none" w:sz="0" w:space="0" w:color="auto"/>
          </w:divBdr>
        </w:div>
        <w:div w:id="1089084085">
          <w:marLeft w:val="640"/>
          <w:marRight w:val="0"/>
          <w:marTop w:val="0"/>
          <w:marBottom w:val="0"/>
          <w:divBdr>
            <w:top w:val="none" w:sz="0" w:space="0" w:color="auto"/>
            <w:left w:val="none" w:sz="0" w:space="0" w:color="auto"/>
            <w:bottom w:val="none" w:sz="0" w:space="0" w:color="auto"/>
            <w:right w:val="none" w:sz="0" w:space="0" w:color="auto"/>
          </w:divBdr>
        </w:div>
        <w:div w:id="1752576859">
          <w:marLeft w:val="640"/>
          <w:marRight w:val="0"/>
          <w:marTop w:val="0"/>
          <w:marBottom w:val="0"/>
          <w:divBdr>
            <w:top w:val="none" w:sz="0" w:space="0" w:color="auto"/>
            <w:left w:val="none" w:sz="0" w:space="0" w:color="auto"/>
            <w:bottom w:val="none" w:sz="0" w:space="0" w:color="auto"/>
            <w:right w:val="none" w:sz="0" w:space="0" w:color="auto"/>
          </w:divBdr>
        </w:div>
        <w:div w:id="905142194">
          <w:marLeft w:val="640"/>
          <w:marRight w:val="0"/>
          <w:marTop w:val="0"/>
          <w:marBottom w:val="0"/>
          <w:divBdr>
            <w:top w:val="none" w:sz="0" w:space="0" w:color="auto"/>
            <w:left w:val="none" w:sz="0" w:space="0" w:color="auto"/>
            <w:bottom w:val="none" w:sz="0" w:space="0" w:color="auto"/>
            <w:right w:val="none" w:sz="0" w:space="0" w:color="auto"/>
          </w:divBdr>
        </w:div>
        <w:div w:id="1474761848">
          <w:marLeft w:val="640"/>
          <w:marRight w:val="0"/>
          <w:marTop w:val="0"/>
          <w:marBottom w:val="0"/>
          <w:divBdr>
            <w:top w:val="none" w:sz="0" w:space="0" w:color="auto"/>
            <w:left w:val="none" w:sz="0" w:space="0" w:color="auto"/>
            <w:bottom w:val="none" w:sz="0" w:space="0" w:color="auto"/>
            <w:right w:val="none" w:sz="0" w:space="0" w:color="auto"/>
          </w:divBdr>
        </w:div>
        <w:div w:id="52312347">
          <w:marLeft w:val="640"/>
          <w:marRight w:val="0"/>
          <w:marTop w:val="0"/>
          <w:marBottom w:val="0"/>
          <w:divBdr>
            <w:top w:val="none" w:sz="0" w:space="0" w:color="auto"/>
            <w:left w:val="none" w:sz="0" w:space="0" w:color="auto"/>
            <w:bottom w:val="none" w:sz="0" w:space="0" w:color="auto"/>
            <w:right w:val="none" w:sz="0" w:space="0" w:color="auto"/>
          </w:divBdr>
        </w:div>
        <w:div w:id="302851685">
          <w:marLeft w:val="640"/>
          <w:marRight w:val="0"/>
          <w:marTop w:val="0"/>
          <w:marBottom w:val="0"/>
          <w:divBdr>
            <w:top w:val="none" w:sz="0" w:space="0" w:color="auto"/>
            <w:left w:val="none" w:sz="0" w:space="0" w:color="auto"/>
            <w:bottom w:val="none" w:sz="0" w:space="0" w:color="auto"/>
            <w:right w:val="none" w:sz="0" w:space="0" w:color="auto"/>
          </w:divBdr>
        </w:div>
        <w:div w:id="2038694100">
          <w:marLeft w:val="640"/>
          <w:marRight w:val="0"/>
          <w:marTop w:val="0"/>
          <w:marBottom w:val="0"/>
          <w:divBdr>
            <w:top w:val="none" w:sz="0" w:space="0" w:color="auto"/>
            <w:left w:val="none" w:sz="0" w:space="0" w:color="auto"/>
            <w:bottom w:val="none" w:sz="0" w:space="0" w:color="auto"/>
            <w:right w:val="none" w:sz="0" w:space="0" w:color="auto"/>
          </w:divBdr>
        </w:div>
        <w:div w:id="1366636638">
          <w:marLeft w:val="640"/>
          <w:marRight w:val="0"/>
          <w:marTop w:val="0"/>
          <w:marBottom w:val="0"/>
          <w:divBdr>
            <w:top w:val="none" w:sz="0" w:space="0" w:color="auto"/>
            <w:left w:val="none" w:sz="0" w:space="0" w:color="auto"/>
            <w:bottom w:val="none" w:sz="0" w:space="0" w:color="auto"/>
            <w:right w:val="none" w:sz="0" w:space="0" w:color="auto"/>
          </w:divBdr>
        </w:div>
        <w:div w:id="644940482">
          <w:marLeft w:val="640"/>
          <w:marRight w:val="0"/>
          <w:marTop w:val="0"/>
          <w:marBottom w:val="0"/>
          <w:divBdr>
            <w:top w:val="none" w:sz="0" w:space="0" w:color="auto"/>
            <w:left w:val="none" w:sz="0" w:space="0" w:color="auto"/>
            <w:bottom w:val="none" w:sz="0" w:space="0" w:color="auto"/>
            <w:right w:val="none" w:sz="0" w:space="0" w:color="auto"/>
          </w:divBdr>
        </w:div>
        <w:div w:id="1409621544">
          <w:marLeft w:val="640"/>
          <w:marRight w:val="0"/>
          <w:marTop w:val="0"/>
          <w:marBottom w:val="0"/>
          <w:divBdr>
            <w:top w:val="none" w:sz="0" w:space="0" w:color="auto"/>
            <w:left w:val="none" w:sz="0" w:space="0" w:color="auto"/>
            <w:bottom w:val="none" w:sz="0" w:space="0" w:color="auto"/>
            <w:right w:val="none" w:sz="0" w:space="0" w:color="auto"/>
          </w:divBdr>
        </w:div>
        <w:div w:id="1506477226">
          <w:marLeft w:val="640"/>
          <w:marRight w:val="0"/>
          <w:marTop w:val="0"/>
          <w:marBottom w:val="0"/>
          <w:divBdr>
            <w:top w:val="none" w:sz="0" w:space="0" w:color="auto"/>
            <w:left w:val="none" w:sz="0" w:space="0" w:color="auto"/>
            <w:bottom w:val="none" w:sz="0" w:space="0" w:color="auto"/>
            <w:right w:val="none" w:sz="0" w:space="0" w:color="auto"/>
          </w:divBdr>
        </w:div>
        <w:div w:id="184439082">
          <w:marLeft w:val="640"/>
          <w:marRight w:val="0"/>
          <w:marTop w:val="0"/>
          <w:marBottom w:val="0"/>
          <w:divBdr>
            <w:top w:val="none" w:sz="0" w:space="0" w:color="auto"/>
            <w:left w:val="none" w:sz="0" w:space="0" w:color="auto"/>
            <w:bottom w:val="none" w:sz="0" w:space="0" w:color="auto"/>
            <w:right w:val="none" w:sz="0" w:space="0" w:color="auto"/>
          </w:divBdr>
        </w:div>
        <w:div w:id="1663968530">
          <w:marLeft w:val="640"/>
          <w:marRight w:val="0"/>
          <w:marTop w:val="0"/>
          <w:marBottom w:val="0"/>
          <w:divBdr>
            <w:top w:val="none" w:sz="0" w:space="0" w:color="auto"/>
            <w:left w:val="none" w:sz="0" w:space="0" w:color="auto"/>
            <w:bottom w:val="none" w:sz="0" w:space="0" w:color="auto"/>
            <w:right w:val="none" w:sz="0" w:space="0" w:color="auto"/>
          </w:divBdr>
        </w:div>
        <w:div w:id="1103570206">
          <w:marLeft w:val="640"/>
          <w:marRight w:val="0"/>
          <w:marTop w:val="0"/>
          <w:marBottom w:val="0"/>
          <w:divBdr>
            <w:top w:val="none" w:sz="0" w:space="0" w:color="auto"/>
            <w:left w:val="none" w:sz="0" w:space="0" w:color="auto"/>
            <w:bottom w:val="none" w:sz="0" w:space="0" w:color="auto"/>
            <w:right w:val="none" w:sz="0" w:space="0" w:color="auto"/>
          </w:divBdr>
        </w:div>
        <w:div w:id="1269968163">
          <w:marLeft w:val="640"/>
          <w:marRight w:val="0"/>
          <w:marTop w:val="0"/>
          <w:marBottom w:val="0"/>
          <w:divBdr>
            <w:top w:val="none" w:sz="0" w:space="0" w:color="auto"/>
            <w:left w:val="none" w:sz="0" w:space="0" w:color="auto"/>
            <w:bottom w:val="none" w:sz="0" w:space="0" w:color="auto"/>
            <w:right w:val="none" w:sz="0" w:space="0" w:color="auto"/>
          </w:divBdr>
        </w:div>
        <w:div w:id="1760518767">
          <w:marLeft w:val="640"/>
          <w:marRight w:val="0"/>
          <w:marTop w:val="0"/>
          <w:marBottom w:val="0"/>
          <w:divBdr>
            <w:top w:val="none" w:sz="0" w:space="0" w:color="auto"/>
            <w:left w:val="none" w:sz="0" w:space="0" w:color="auto"/>
            <w:bottom w:val="none" w:sz="0" w:space="0" w:color="auto"/>
            <w:right w:val="none" w:sz="0" w:space="0" w:color="auto"/>
          </w:divBdr>
        </w:div>
        <w:div w:id="1752047722">
          <w:marLeft w:val="640"/>
          <w:marRight w:val="0"/>
          <w:marTop w:val="0"/>
          <w:marBottom w:val="0"/>
          <w:divBdr>
            <w:top w:val="none" w:sz="0" w:space="0" w:color="auto"/>
            <w:left w:val="none" w:sz="0" w:space="0" w:color="auto"/>
            <w:bottom w:val="none" w:sz="0" w:space="0" w:color="auto"/>
            <w:right w:val="none" w:sz="0" w:space="0" w:color="auto"/>
          </w:divBdr>
        </w:div>
        <w:div w:id="692415696">
          <w:marLeft w:val="640"/>
          <w:marRight w:val="0"/>
          <w:marTop w:val="0"/>
          <w:marBottom w:val="0"/>
          <w:divBdr>
            <w:top w:val="none" w:sz="0" w:space="0" w:color="auto"/>
            <w:left w:val="none" w:sz="0" w:space="0" w:color="auto"/>
            <w:bottom w:val="none" w:sz="0" w:space="0" w:color="auto"/>
            <w:right w:val="none" w:sz="0" w:space="0" w:color="auto"/>
          </w:divBdr>
        </w:div>
        <w:div w:id="1001276059">
          <w:marLeft w:val="640"/>
          <w:marRight w:val="0"/>
          <w:marTop w:val="0"/>
          <w:marBottom w:val="0"/>
          <w:divBdr>
            <w:top w:val="none" w:sz="0" w:space="0" w:color="auto"/>
            <w:left w:val="none" w:sz="0" w:space="0" w:color="auto"/>
            <w:bottom w:val="none" w:sz="0" w:space="0" w:color="auto"/>
            <w:right w:val="none" w:sz="0" w:space="0" w:color="auto"/>
          </w:divBdr>
        </w:div>
        <w:div w:id="1420059687">
          <w:marLeft w:val="640"/>
          <w:marRight w:val="0"/>
          <w:marTop w:val="0"/>
          <w:marBottom w:val="0"/>
          <w:divBdr>
            <w:top w:val="none" w:sz="0" w:space="0" w:color="auto"/>
            <w:left w:val="none" w:sz="0" w:space="0" w:color="auto"/>
            <w:bottom w:val="none" w:sz="0" w:space="0" w:color="auto"/>
            <w:right w:val="none" w:sz="0" w:space="0" w:color="auto"/>
          </w:divBdr>
        </w:div>
        <w:div w:id="1056975219">
          <w:marLeft w:val="640"/>
          <w:marRight w:val="0"/>
          <w:marTop w:val="0"/>
          <w:marBottom w:val="0"/>
          <w:divBdr>
            <w:top w:val="none" w:sz="0" w:space="0" w:color="auto"/>
            <w:left w:val="none" w:sz="0" w:space="0" w:color="auto"/>
            <w:bottom w:val="none" w:sz="0" w:space="0" w:color="auto"/>
            <w:right w:val="none" w:sz="0" w:space="0" w:color="auto"/>
          </w:divBdr>
        </w:div>
        <w:div w:id="503713706">
          <w:marLeft w:val="640"/>
          <w:marRight w:val="0"/>
          <w:marTop w:val="0"/>
          <w:marBottom w:val="0"/>
          <w:divBdr>
            <w:top w:val="none" w:sz="0" w:space="0" w:color="auto"/>
            <w:left w:val="none" w:sz="0" w:space="0" w:color="auto"/>
            <w:bottom w:val="none" w:sz="0" w:space="0" w:color="auto"/>
            <w:right w:val="none" w:sz="0" w:space="0" w:color="auto"/>
          </w:divBdr>
        </w:div>
        <w:div w:id="881016489">
          <w:marLeft w:val="640"/>
          <w:marRight w:val="0"/>
          <w:marTop w:val="0"/>
          <w:marBottom w:val="0"/>
          <w:divBdr>
            <w:top w:val="none" w:sz="0" w:space="0" w:color="auto"/>
            <w:left w:val="none" w:sz="0" w:space="0" w:color="auto"/>
            <w:bottom w:val="none" w:sz="0" w:space="0" w:color="auto"/>
            <w:right w:val="none" w:sz="0" w:space="0" w:color="auto"/>
          </w:divBdr>
        </w:div>
        <w:div w:id="781924000">
          <w:marLeft w:val="640"/>
          <w:marRight w:val="0"/>
          <w:marTop w:val="0"/>
          <w:marBottom w:val="0"/>
          <w:divBdr>
            <w:top w:val="none" w:sz="0" w:space="0" w:color="auto"/>
            <w:left w:val="none" w:sz="0" w:space="0" w:color="auto"/>
            <w:bottom w:val="none" w:sz="0" w:space="0" w:color="auto"/>
            <w:right w:val="none" w:sz="0" w:space="0" w:color="auto"/>
          </w:divBdr>
        </w:div>
        <w:div w:id="1840584216">
          <w:marLeft w:val="640"/>
          <w:marRight w:val="0"/>
          <w:marTop w:val="0"/>
          <w:marBottom w:val="0"/>
          <w:divBdr>
            <w:top w:val="none" w:sz="0" w:space="0" w:color="auto"/>
            <w:left w:val="none" w:sz="0" w:space="0" w:color="auto"/>
            <w:bottom w:val="none" w:sz="0" w:space="0" w:color="auto"/>
            <w:right w:val="none" w:sz="0" w:space="0" w:color="auto"/>
          </w:divBdr>
        </w:div>
        <w:div w:id="106318149">
          <w:marLeft w:val="640"/>
          <w:marRight w:val="0"/>
          <w:marTop w:val="0"/>
          <w:marBottom w:val="0"/>
          <w:divBdr>
            <w:top w:val="none" w:sz="0" w:space="0" w:color="auto"/>
            <w:left w:val="none" w:sz="0" w:space="0" w:color="auto"/>
            <w:bottom w:val="none" w:sz="0" w:space="0" w:color="auto"/>
            <w:right w:val="none" w:sz="0" w:space="0" w:color="auto"/>
          </w:divBdr>
        </w:div>
        <w:div w:id="1099326976">
          <w:marLeft w:val="640"/>
          <w:marRight w:val="0"/>
          <w:marTop w:val="0"/>
          <w:marBottom w:val="0"/>
          <w:divBdr>
            <w:top w:val="none" w:sz="0" w:space="0" w:color="auto"/>
            <w:left w:val="none" w:sz="0" w:space="0" w:color="auto"/>
            <w:bottom w:val="none" w:sz="0" w:space="0" w:color="auto"/>
            <w:right w:val="none" w:sz="0" w:space="0" w:color="auto"/>
          </w:divBdr>
        </w:div>
        <w:div w:id="1059282688">
          <w:marLeft w:val="640"/>
          <w:marRight w:val="0"/>
          <w:marTop w:val="0"/>
          <w:marBottom w:val="0"/>
          <w:divBdr>
            <w:top w:val="none" w:sz="0" w:space="0" w:color="auto"/>
            <w:left w:val="none" w:sz="0" w:space="0" w:color="auto"/>
            <w:bottom w:val="none" w:sz="0" w:space="0" w:color="auto"/>
            <w:right w:val="none" w:sz="0" w:space="0" w:color="auto"/>
          </w:divBdr>
        </w:div>
        <w:div w:id="390665044">
          <w:marLeft w:val="640"/>
          <w:marRight w:val="0"/>
          <w:marTop w:val="0"/>
          <w:marBottom w:val="0"/>
          <w:divBdr>
            <w:top w:val="none" w:sz="0" w:space="0" w:color="auto"/>
            <w:left w:val="none" w:sz="0" w:space="0" w:color="auto"/>
            <w:bottom w:val="none" w:sz="0" w:space="0" w:color="auto"/>
            <w:right w:val="none" w:sz="0" w:space="0" w:color="auto"/>
          </w:divBdr>
        </w:div>
        <w:div w:id="12388748">
          <w:marLeft w:val="640"/>
          <w:marRight w:val="0"/>
          <w:marTop w:val="0"/>
          <w:marBottom w:val="0"/>
          <w:divBdr>
            <w:top w:val="none" w:sz="0" w:space="0" w:color="auto"/>
            <w:left w:val="none" w:sz="0" w:space="0" w:color="auto"/>
            <w:bottom w:val="none" w:sz="0" w:space="0" w:color="auto"/>
            <w:right w:val="none" w:sz="0" w:space="0" w:color="auto"/>
          </w:divBdr>
        </w:div>
        <w:div w:id="1027826366">
          <w:marLeft w:val="640"/>
          <w:marRight w:val="0"/>
          <w:marTop w:val="0"/>
          <w:marBottom w:val="0"/>
          <w:divBdr>
            <w:top w:val="none" w:sz="0" w:space="0" w:color="auto"/>
            <w:left w:val="none" w:sz="0" w:space="0" w:color="auto"/>
            <w:bottom w:val="none" w:sz="0" w:space="0" w:color="auto"/>
            <w:right w:val="none" w:sz="0" w:space="0" w:color="auto"/>
          </w:divBdr>
        </w:div>
        <w:div w:id="1797412947">
          <w:marLeft w:val="640"/>
          <w:marRight w:val="0"/>
          <w:marTop w:val="0"/>
          <w:marBottom w:val="0"/>
          <w:divBdr>
            <w:top w:val="none" w:sz="0" w:space="0" w:color="auto"/>
            <w:left w:val="none" w:sz="0" w:space="0" w:color="auto"/>
            <w:bottom w:val="none" w:sz="0" w:space="0" w:color="auto"/>
            <w:right w:val="none" w:sz="0" w:space="0" w:color="auto"/>
          </w:divBdr>
        </w:div>
        <w:div w:id="684016361">
          <w:marLeft w:val="640"/>
          <w:marRight w:val="0"/>
          <w:marTop w:val="0"/>
          <w:marBottom w:val="0"/>
          <w:divBdr>
            <w:top w:val="none" w:sz="0" w:space="0" w:color="auto"/>
            <w:left w:val="none" w:sz="0" w:space="0" w:color="auto"/>
            <w:bottom w:val="none" w:sz="0" w:space="0" w:color="auto"/>
            <w:right w:val="none" w:sz="0" w:space="0" w:color="auto"/>
          </w:divBdr>
        </w:div>
        <w:div w:id="1648631138">
          <w:marLeft w:val="640"/>
          <w:marRight w:val="0"/>
          <w:marTop w:val="0"/>
          <w:marBottom w:val="0"/>
          <w:divBdr>
            <w:top w:val="none" w:sz="0" w:space="0" w:color="auto"/>
            <w:left w:val="none" w:sz="0" w:space="0" w:color="auto"/>
            <w:bottom w:val="none" w:sz="0" w:space="0" w:color="auto"/>
            <w:right w:val="none" w:sz="0" w:space="0" w:color="auto"/>
          </w:divBdr>
        </w:div>
        <w:div w:id="2001421734">
          <w:marLeft w:val="640"/>
          <w:marRight w:val="0"/>
          <w:marTop w:val="0"/>
          <w:marBottom w:val="0"/>
          <w:divBdr>
            <w:top w:val="none" w:sz="0" w:space="0" w:color="auto"/>
            <w:left w:val="none" w:sz="0" w:space="0" w:color="auto"/>
            <w:bottom w:val="none" w:sz="0" w:space="0" w:color="auto"/>
            <w:right w:val="none" w:sz="0" w:space="0" w:color="auto"/>
          </w:divBdr>
        </w:div>
        <w:div w:id="1726447100">
          <w:marLeft w:val="640"/>
          <w:marRight w:val="0"/>
          <w:marTop w:val="0"/>
          <w:marBottom w:val="0"/>
          <w:divBdr>
            <w:top w:val="none" w:sz="0" w:space="0" w:color="auto"/>
            <w:left w:val="none" w:sz="0" w:space="0" w:color="auto"/>
            <w:bottom w:val="none" w:sz="0" w:space="0" w:color="auto"/>
            <w:right w:val="none" w:sz="0" w:space="0" w:color="auto"/>
          </w:divBdr>
        </w:div>
        <w:div w:id="421100512">
          <w:marLeft w:val="640"/>
          <w:marRight w:val="0"/>
          <w:marTop w:val="0"/>
          <w:marBottom w:val="0"/>
          <w:divBdr>
            <w:top w:val="none" w:sz="0" w:space="0" w:color="auto"/>
            <w:left w:val="none" w:sz="0" w:space="0" w:color="auto"/>
            <w:bottom w:val="none" w:sz="0" w:space="0" w:color="auto"/>
            <w:right w:val="none" w:sz="0" w:space="0" w:color="auto"/>
          </w:divBdr>
        </w:div>
        <w:div w:id="1017200560">
          <w:marLeft w:val="640"/>
          <w:marRight w:val="0"/>
          <w:marTop w:val="0"/>
          <w:marBottom w:val="0"/>
          <w:divBdr>
            <w:top w:val="none" w:sz="0" w:space="0" w:color="auto"/>
            <w:left w:val="none" w:sz="0" w:space="0" w:color="auto"/>
            <w:bottom w:val="none" w:sz="0" w:space="0" w:color="auto"/>
            <w:right w:val="none" w:sz="0" w:space="0" w:color="auto"/>
          </w:divBdr>
        </w:div>
        <w:div w:id="951085467">
          <w:marLeft w:val="640"/>
          <w:marRight w:val="0"/>
          <w:marTop w:val="0"/>
          <w:marBottom w:val="0"/>
          <w:divBdr>
            <w:top w:val="none" w:sz="0" w:space="0" w:color="auto"/>
            <w:left w:val="none" w:sz="0" w:space="0" w:color="auto"/>
            <w:bottom w:val="none" w:sz="0" w:space="0" w:color="auto"/>
            <w:right w:val="none" w:sz="0" w:space="0" w:color="auto"/>
          </w:divBdr>
        </w:div>
        <w:div w:id="1873684039">
          <w:marLeft w:val="640"/>
          <w:marRight w:val="0"/>
          <w:marTop w:val="0"/>
          <w:marBottom w:val="0"/>
          <w:divBdr>
            <w:top w:val="none" w:sz="0" w:space="0" w:color="auto"/>
            <w:left w:val="none" w:sz="0" w:space="0" w:color="auto"/>
            <w:bottom w:val="none" w:sz="0" w:space="0" w:color="auto"/>
            <w:right w:val="none" w:sz="0" w:space="0" w:color="auto"/>
          </w:divBdr>
        </w:div>
        <w:div w:id="1957447613">
          <w:marLeft w:val="640"/>
          <w:marRight w:val="0"/>
          <w:marTop w:val="0"/>
          <w:marBottom w:val="0"/>
          <w:divBdr>
            <w:top w:val="none" w:sz="0" w:space="0" w:color="auto"/>
            <w:left w:val="none" w:sz="0" w:space="0" w:color="auto"/>
            <w:bottom w:val="none" w:sz="0" w:space="0" w:color="auto"/>
            <w:right w:val="none" w:sz="0" w:space="0" w:color="auto"/>
          </w:divBdr>
        </w:div>
        <w:div w:id="17587642">
          <w:marLeft w:val="640"/>
          <w:marRight w:val="0"/>
          <w:marTop w:val="0"/>
          <w:marBottom w:val="0"/>
          <w:divBdr>
            <w:top w:val="none" w:sz="0" w:space="0" w:color="auto"/>
            <w:left w:val="none" w:sz="0" w:space="0" w:color="auto"/>
            <w:bottom w:val="none" w:sz="0" w:space="0" w:color="auto"/>
            <w:right w:val="none" w:sz="0" w:space="0" w:color="auto"/>
          </w:divBdr>
        </w:div>
        <w:div w:id="1112937484">
          <w:marLeft w:val="640"/>
          <w:marRight w:val="0"/>
          <w:marTop w:val="0"/>
          <w:marBottom w:val="0"/>
          <w:divBdr>
            <w:top w:val="none" w:sz="0" w:space="0" w:color="auto"/>
            <w:left w:val="none" w:sz="0" w:space="0" w:color="auto"/>
            <w:bottom w:val="none" w:sz="0" w:space="0" w:color="auto"/>
            <w:right w:val="none" w:sz="0" w:space="0" w:color="auto"/>
          </w:divBdr>
        </w:div>
        <w:div w:id="1081022734">
          <w:marLeft w:val="640"/>
          <w:marRight w:val="0"/>
          <w:marTop w:val="0"/>
          <w:marBottom w:val="0"/>
          <w:divBdr>
            <w:top w:val="none" w:sz="0" w:space="0" w:color="auto"/>
            <w:left w:val="none" w:sz="0" w:space="0" w:color="auto"/>
            <w:bottom w:val="none" w:sz="0" w:space="0" w:color="auto"/>
            <w:right w:val="none" w:sz="0" w:space="0" w:color="auto"/>
          </w:divBdr>
        </w:div>
        <w:div w:id="783233359">
          <w:marLeft w:val="640"/>
          <w:marRight w:val="0"/>
          <w:marTop w:val="0"/>
          <w:marBottom w:val="0"/>
          <w:divBdr>
            <w:top w:val="none" w:sz="0" w:space="0" w:color="auto"/>
            <w:left w:val="none" w:sz="0" w:space="0" w:color="auto"/>
            <w:bottom w:val="none" w:sz="0" w:space="0" w:color="auto"/>
            <w:right w:val="none" w:sz="0" w:space="0" w:color="auto"/>
          </w:divBdr>
        </w:div>
        <w:div w:id="1448239657">
          <w:marLeft w:val="640"/>
          <w:marRight w:val="0"/>
          <w:marTop w:val="0"/>
          <w:marBottom w:val="0"/>
          <w:divBdr>
            <w:top w:val="none" w:sz="0" w:space="0" w:color="auto"/>
            <w:left w:val="none" w:sz="0" w:space="0" w:color="auto"/>
            <w:bottom w:val="none" w:sz="0" w:space="0" w:color="auto"/>
            <w:right w:val="none" w:sz="0" w:space="0" w:color="auto"/>
          </w:divBdr>
        </w:div>
        <w:div w:id="361714451">
          <w:marLeft w:val="640"/>
          <w:marRight w:val="0"/>
          <w:marTop w:val="0"/>
          <w:marBottom w:val="0"/>
          <w:divBdr>
            <w:top w:val="none" w:sz="0" w:space="0" w:color="auto"/>
            <w:left w:val="none" w:sz="0" w:space="0" w:color="auto"/>
            <w:bottom w:val="none" w:sz="0" w:space="0" w:color="auto"/>
            <w:right w:val="none" w:sz="0" w:space="0" w:color="auto"/>
          </w:divBdr>
        </w:div>
        <w:div w:id="1871843662">
          <w:marLeft w:val="640"/>
          <w:marRight w:val="0"/>
          <w:marTop w:val="0"/>
          <w:marBottom w:val="0"/>
          <w:divBdr>
            <w:top w:val="none" w:sz="0" w:space="0" w:color="auto"/>
            <w:left w:val="none" w:sz="0" w:space="0" w:color="auto"/>
            <w:bottom w:val="none" w:sz="0" w:space="0" w:color="auto"/>
            <w:right w:val="none" w:sz="0" w:space="0" w:color="auto"/>
          </w:divBdr>
        </w:div>
        <w:div w:id="1124008867">
          <w:marLeft w:val="640"/>
          <w:marRight w:val="0"/>
          <w:marTop w:val="0"/>
          <w:marBottom w:val="0"/>
          <w:divBdr>
            <w:top w:val="none" w:sz="0" w:space="0" w:color="auto"/>
            <w:left w:val="none" w:sz="0" w:space="0" w:color="auto"/>
            <w:bottom w:val="none" w:sz="0" w:space="0" w:color="auto"/>
            <w:right w:val="none" w:sz="0" w:space="0" w:color="auto"/>
          </w:divBdr>
        </w:div>
        <w:div w:id="415638246">
          <w:marLeft w:val="640"/>
          <w:marRight w:val="0"/>
          <w:marTop w:val="0"/>
          <w:marBottom w:val="0"/>
          <w:divBdr>
            <w:top w:val="none" w:sz="0" w:space="0" w:color="auto"/>
            <w:left w:val="none" w:sz="0" w:space="0" w:color="auto"/>
            <w:bottom w:val="none" w:sz="0" w:space="0" w:color="auto"/>
            <w:right w:val="none" w:sz="0" w:space="0" w:color="auto"/>
          </w:divBdr>
        </w:div>
        <w:div w:id="1016541177">
          <w:marLeft w:val="640"/>
          <w:marRight w:val="0"/>
          <w:marTop w:val="0"/>
          <w:marBottom w:val="0"/>
          <w:divBdr>
            <w:top w:val="none" w:sz="0" w:space="0" w:color="auto"/>
            <w:left w:val="none" w:sz="0" w:space="0" w:color="auto"/>
            <w:bottom w:val="none" w:sz="0" w:space="0" w:color="auto"/>
            <w:right w:val="none" w:sz="0" w:space="0" w:color="auto"/>
          </w:divBdr>
        </w:div>
        <w:div w:id="535508951">
          <w:marLeft w:val="640"/>
          <w:marRight w:val="0"/>
          <w:marTop w:val="0"/>
          <w:marBottom w:val="0"/>
          <w:divBdr>
            <w:top w:val="none" w:sz="0" w:space="0" w:color="auto"/>
            <w:left w:val="none" w:sz="0" w:space="0" w:color="auto"/>
            <w:bottom w:val="none" w:sz="0" w:space="0" w:color="auto"/>
            <w:right w:val="none" w:sz="0" w:space="0" w:color="auto"/>
          </w:divBdr>
        </w:div>
        <w:div w:id="1029449211">
          <w:marLeft w:val="640"/>
          <w:marRight w:val="0"/>
          <w:marTop w:val="0"/>
          <w:marBottom w:val="0"/>
          <w:divBdr>
            <w:top w:val="none" w:sz="0" w:space="0" w:color="auto"/>
            <w:left w:val="none" w:sz="0" w:space="0" w:color="auto"/>
            <w:bottom w:val="none" w:sz="0" w:space="0" w:color="auto"/>
            <w:right w:val="none" w:sz="0" w:space="0" w:color="auto"/>
          </w:divBdr>
        </w:div>
        <w:div w:id="1790277553">
          <w:marLeft w:val="640"/>
          <w:marRight w:val="0"/>
          <w:marTop w:val="0"/>
          <w:marBottom w:val="0"/>
          <w:divBdr>
            <w:top w:val="none" w:sz="0" w:space="0" w:color="auto"/>
            <w:left w:val="none" w:sz="0" w:space="0" w:color="auto"/>
            <w:bottom w:val="none" w:sz="0" w:space="0" w:color="auto"/>
            <w:right w:val="none" w:sz="0" w:space="0" w:color="auto"/>
          </w:divBdr>
        </w:div>
        <w:div w:id="484205821">
          <w:marLeft w:val="640"/>
          <w:marRight w:val="0"/>
          <w:marTop w:val="0"/>
          <w:marBottom w:val="0"/>
          <w:divBdr>
            <w:top w:val="none" w:sz="0" w:space="0" w:color="auto"/>
            <w:left w:val="none" w:sz="0" w:space="0" w:color="auto"/>
            <w:bottom w:val="none" w:sz="0" w:space="0" w:color="auto"/>
            <w:right w:val="none" w:sz="0" w:space="0" w:color="auto"/>
          </w:divBdr>
        </w:div>
        <w:div w:id="1355421128">
          <w:marLeft w:val="640"/>
          <w:marRight w:val="0"/>
          <w:marTop w:val="0"/>
          <w:marBottom w:val="0"/>
          <w:divBdr>
            <w:top w:val="none" w:sz="0" w:space="0" w:color="auto"/>
            <w:left w:val="none" w:sz="0" w:space="0" w:color="auto"/>
            <w:bottom w:val="none" w:sz="0" w:space="0" w:color="auto"/>
            <w:right w:val="none" w:sz="0" w:space="0" w:color="auto"/>
          </w:divBdr>
        </w:div>
        <w:div w:id="637808739">
          <w:marLeft w:val="640"/>
          <w:marRight w:val="0"/>
          <w:marTop w:val="0"/>
          <w:marBottom w:val="0"/>
          <w:divBdr>
            <w:top w:val="none" w:sz="0" w:space="0" w:color="auto"/>
            <w:left w:val="none" w:sz="0" w:space="0" w:color="auto"/>
            <w:bottom w:val="none" w:sz="0" w:space="0" w:color="auto"/>
            <w:right w:val="none" w:sz="0" w:space="0" w:color="auto"/>
          </w:divBdr>
        </w:div>
        <w:div w:id="1510169640">
          <w:marLeft w:val="640"/>
          <w:marRight w:val="0"/>
          <w:marTop w:val="0"/>
          <w:marBottom w:val="0"/>
          <w:divBdr>
            <w:top w:val="none" w:sz="0" w:space="0" w:color="auto"/>
            <w:left w:val="none" w:sz="0" w:space="0" w:color="auto"/>
            <w:bottom w:val="none" w:sz="0" w:space="0" w:color="auto"/>
            <w:right w:val="none" w:sz="0" w:space="0" w:color="auto"/>
          </w:divBdr>
        </w:div>
        <w:div w:id="373621380">
          <w:marLeft w:val="640"/>
          <w:marRight w:val="0"/>
          <w:marTop w:val="0"/>
          <w:marBottom w:val="0"/>
          <w:divBdr>
            <w:top w:val="none" w:sz="0" w:space="0" w:color="auto"/>
            <w:left w:val="none" w:sz="0" w:space="0" w:color="auto"/>
            <w:bottom w:val="none" w:sz="0" w:space="0" w:color="auto"/>
            <w:right w:val="none" w:sz="0" w:space="0" w:color="auto"/>
          </w:divBdr>
        </w:div>
        <w:div w:id="1863546656">
          <w:marLeft w:val="640"/>
          <w:marRight w:val="0"/>
          <w:marTop w:val="0"/>
          <w:marBottom w:val="0"/>
          <w:divBdr>
            <w:top w:val="none" w:sz="0" w:space="0" w:color="auto"/>
            <w:left w:val="none" w:sz="0" w:space="0" w:color="auto"/>
            <w:bottom w:val="none" w:sz="0" w:space="0" w:color="auto"/>
            <w:right w:val="none" w:sz="0" w:space="0" w:color="auto"/>
          </w:divBdr>
        </w:div>
        <w:div w:id="1909268943">
          <w:marLeft w:val="640"/>
          <w:marRight w:val="0"/>
          <w:marTop w:val="0"/>
          <w:marBottom w:val="0"/>
          <w:divBdr>
            <w:top w:val="none" w:sz="0" w:space="0" w:color="auto"/>
            <w:left w:val="none" w:sz="0" w:space="0" w:color="auto"/>
            <w:bottom w:val="none" w:sz="0" w:space="0" w:color="auto"/>
            <w:right w:val="none" w:sz="0" w:space="0" w:color="auto"/>
          </w:divBdr>
        </w:div>
        <w:div w:id="1775444371">
          <w:marLeft w:val="640"/>
          <w:marRight w:val="0"/>
          <w:marTop w:val="0"/>
          <w:marBottom w:val="0"/>
          <w:divBdr>
            <w:top w:val="none" w:sz="0" w:space="0" w:color="auto"/>
            <w:left w:val="none" w:sz="0" w:space="0" w:color="auto"/>
            <w:bottom w:val="none" w:sz="0" w:space="0" w:color="auto"/>
            <w:right w:val="none" w:sz="0" w:space="0" w:color="auto"/>
          </w:divBdr>
        </w:div>
        <w:div w:id="1651519091">
          <w:marLeft w:val="640"/>
          <w:marRight w:val="0"/>
          <w:marTop w:val="0"/>
          <w:marBottom w:val="0"/>
          <w:divBdr>
            <w:top w:val="none" w:sz="0" w:space="0" w:color="auto"/>
            <w:left w:val="none" w:sz="0" w:space="0" w:color="auto"/>
            <w:bottom w:val="none" w:sz="0" w:space="0" w:color="auto"/>
            <w:right w:val="none" w:sz="0" w:space="0" w:color="auto"/>
          </w:divBdr>
        </w:div>
        <w:div w:id="1281688997">
          <w:marLeft w:val="640"/>
          <w:marRight w:val="0"/>
          <w:marTop w:val="0"/>
          <w:marBottom w:val="0"/>
          <w:divBdr>
            <w:top w:val="none" w:sz="0" w:space="0" w:color="auto"/>
            <w:left w:val="none" w:sz="0" w:space="0" w:color="auto"/>
            <w:bottom w:val="none" w:sz="0" w:space="0" w:color="auto"/>
            <w:right w:val="none" w:sz="0" w:space="0" w:color="auto"/>
          </w:divBdr>
        </w:div>
        <w:div w:id="1741249095">
          <w:marLeft w:val="640"/>
          <w:marRight w:val="0"/>
          <w:marTop w:val="0"/>
          <w:marBottom w:val="0"/>
          <w:divBdr>
            <w:top w:val="none" w:sz="0" w:space="0" w:color="auto"/>
            <w:left w:val="none" w:sz="0" w:space="0" w:color="auto"/>
            <w:bottom w:val="none" w:sz="0" w:space="0" w:color="auto"/>
            <w:right w:val="none" w:sz="0" w:space="0" w:color="auto"/>
          </w:divBdr>
        </w:div>
        <w:div w:id="931624342">
          <w:marLeft w:val="640"/>
          <w:marRight w:val="0"/>
          <w:marTop w:val="0"/>
          <w:marBottom w:val="0"/>
          <w:divBdr>
            <w:top w:val="none" w:sz="0" w:space="0" w:color="auto"/>
            <w:left w:val="none" w:sz="0" w:space="0" w:color="auto"/>
            <w:bottom w:val="none" w:sz="0" w:space="0" w:color="auto"/>
            <w:right w:val="none" w:sz="0" w:space="0" w:color="auto"/>
          </w:divBdr>
        </w:div>
        <w:div w:id="1328898156">
          <w:marLeft w:val="640"/>
          <w:marRight w:val="0"/>
          <w:marTop w:val="0"/>
          <w:marBottom w:val="0"/>
          <w:divBdr>
            <w:top w:val="none" w:sz="0" w:space="0" w:color="auto"/>
            <w:left w:val="none" w:sz="0" w:space="0" w:color="auto"/>
            <w:bottom w:val="none" w:sz="0" w:space="0" w:color="auto"/>
            <w:right w:val="none" w:sz="0" w:space="0" w:color="auto"/>
          </w:divBdr>
        </w:div>
      </w:divsChild>
    </w:div>
    <w:div w:id="796532338">
      <w:marLeft w:val="640"/>
      <w:marRight w:val="0"/>
      <w:marTop w:val="0"/>
      <w:marBottom w:val="0"/>
      <w:divBdr>
        <w:top w:val="none" w:sz="0" w:space="0" w:color="auto"/>
        <w:left w:val="none" w:sz="0" w:space="0" w:color="auto"/>
        <w:bottom w:val="none" w:sz="0" w:space="0" w:color="auto"/>
        <w:right w:val="none" w:sz="0" w:space="0" w:color="auto"/>
      </w:divBdr>
    </w:div>
    <w:div w:id="797142263">
      <w:bodyDiv w:val="1"/>
      <w:marLeft w:val="0"/>
      <w:marRight w:val="0"/>
      <w:marTop w:val="0"/>
      <w:marBottom w:val="0"/>
      <w:divBdr>
        <w:top w:val="none" w:sz="0" w:space="0" w:color="auto"/>
        <w:left w:val="none" w:sz="0" w:space="0" w:color="auto"/>
        <w:bottom w:val="none" w:sz="0" w:space="0" w:color="auto"/>
        <w:right w:val="none" w:sz="0" w:space="0" w:color="auto"/>
      </w:divBdr>
    </w:div>
    <w:div w:id="798307229">
      <w:marLeft w:val="480"/>
      <w:marRight w:val="0"/>
      <w:marTop w:val="0"/>
      <w:marBottom w:val="0"/>
      <w:divBdr>
        <w:top w:val="none" w:sz="0" w:space="0" w:color="auto"/>
        <w:left w:val="none" w:sz="0" w:space="0" w:color="auto"/>
        <w:bottom w:val="none" w:sz="0" w:space="0" w:color="auto"/>
        <w:right w:val="none" w:sz="0" w:space="0" w:color="auto"/>
      </w:divBdr>
    </w:div>
    <w:div w:id="801078717">
      <w:marLeft w:val="480"/>
      <w:marRight w:val="0"/>
      <w:marTop w:val="0"/>
      <w:marBottom w:val="0"/>
      <w:divBdr>
        <w:top w:val="none" w:sz="0" w:space="0" w:color="auto"/>
        <w:left w:val="none" w:sz="0" w:space="0" w:color="auto"/>
        <w:bottom w:val="none" w:sz="0" w:space="0" w:color="auto"/>
        <w:right w:val="none" w:sz="0" w:space="0" w:color="auto"/>
      </w:divBdr>
    </w:div>
    <w:div w:id="801387365">
      <w:marLeft w:val="480"/>
      <w:marRight w:val="0"/>
      <w:marTop w:val="0"/>
      <w:marBottom w:val="0"/>
      <w:divBdr>
        <w:top w:val="none" w:sz="0" w:space="0" w:color="auto"/>
        <w:left w:val="none" w:sz="0" w:space="0" w:color="auto"/>
        <w:bottom w:val="none" w:sz="0" w:space="0" w:color="auto"/>
        <w:right w:val="none" w:sz="0" w:space="0" w:color="auto"/>
      </w:divBdr>
    </w:div>
    <w:div w:id="802381146">
      <w:bodyDiv w:val="1"/>
      <w:marLeft w:val="0"/>
      <w:marRight w:val="0"/>
      <w:marTop w:val="0"/>
      <w:marBottom w:val="0"/>
      <w:divBdr>
        <w:top w:val="none" w:sz="0" w:space="0" w:color="auto"/>
        <w:left w:val="none" w:sz="0" w:space="0" w:color="auto"/>
        <w:bottom w:val="none" w:sz="0" w:space="0" w:color="auto"/>
        <w:right w:val="none" w:sz="0" w:space="0" w:color="auto"/>
      </w:divBdr>
    </w:div>
    <w:div w:id="802774711">
      <w:marLeft w:val="480"/>
      <w:marRight w:val="0"/>
      <w:marTop w:val="0"/>
      <w:marBottom w:val="0"/>
      <w:divBdr>
        <w:top w:val="none" w:sz="0" w:space="0" w:color="auto"/>
        <w:left w:val="none" w:sz="0" w:space="0" w:color="auto"/>
        <w:bottom w:val="none" w:sz="0" w:space="0" w:color="auto"/>
        <w:right w:val="none" w:sz="0" w:space="0" w:color="auto"/>
      </w:divBdr>
    </w:div>
    <w:div w:id="806895354">
      <w:marLeft w:val="480"/>
      <w:marRight w:val="0"/>
      <w:marTop w:val="0"/>
      <w:marBottom w:val="0"/>
      <w:divBdr>
        <w:top w:val="none" w:sz="0" w:space="0" w:color="auto"/>
        <w:left w:val="none" w:sz="0" w:space="0" w:color="auto"/>
        <w:bottom w:val="none" w:sz="0" w:space="0" w:color="auto"/>
        <w:right w:val="none" w:sz="0" w:space="0" w:color="auto"/>
      </w:divBdr>
    </w:div>
    <w:div w:id="806897821">
      <w:marLeft w:val="480"/>
      <w:marRight w:val="0"/>
      <w:marTop w:val="0"/>
      <w:marBottom w:val="0"/>
      <w:divBdr>
        <w:top w:val="none" w:sz="0" w:space="0" w:color="auto"/>
        <w:left w:val="none" w:sz="0" w:space="0" w:color="auto"/>
        <w:bottom w:val="none" w:sz="0" w:space="0" w:color="auto"/>
        <w:right w:val="none" w:sz="0" w:space="0" w:color="auto"/>
      </w:divBdr>
    </w:div>
    <w:div w:id="807431915">
      <w:marLeft w:val="480"/>
      <w:marRight w:val="0"/>
      <w:marTop w:val="0"/>
      <w:marBottom w:val="0"/>
      <w:divBdr>
        <w:top w:val="none" w:sz="0" w:space="0" w:color="auto"/>
        <w:left w:val="none" w:sz="0" w:space="0" w:color="auto"/>
        <w:bottom w:val="none" w:sz="0" w:space="0" w:color="auto"/>
        <w:right w:val="none" w:sz="0" w:space="0" w:color="auto"/>
      </w:divBdr>
    </w:div>
    <w:div w:id="809203668">
      <w:marLeft w:val="480"/>
      <w:marRight w:val="0"/>
      <w:marTop w:val="0"/>
      <w:marBottom w:val="0"/>
      <w:divBdr>
        <w:top w:val="none" w:sz="0" w:space="0" w:color="auto"/>
        <w:left w:val="none" w:sz="0" w:space="0" w:color="auto"/>
        <w:bottom w:val="none" w:sz="0" w:space="0" w:color="auto"/>
        <w:right w:val="none" w:sz="0" w:space="0" w:color="auto"/>
      </w:divBdr>
    </w:div>
    <w:div w:id="809322133">
      <w:marLeft w:val="640"/>
      <w:marRight w:val="0"/>
      <w:marTop w:val="0"/>
      <w:marBottom w:val="0"/>
      <w:divBdr>
        <w:top w:val="none" w:sz="0" w:space="0" w:color="auto"/>
        <w:left w:val="none" w:sz="0" w:space="0" w:color="auto"/>
        <w:bottom w:val="none" w:sz="0" w:space="0" w:color="auto"/>
        <w:right w:val="none" w:sz="0" w:space="0" w:color="auto"/>
      </w:divBdr>
    </w:div>
    <w:div w:id="817763327">
      <w:bodyDiv w:val="1"/>
      <w:marLeft w:val="0"/>
      <w:marRight w:val="0"/>
      <w:marTop w:val="0"/>
      <w:marBottom w:val="0"/>
      <w:divBdr>
        <w:top w:val="none" w:sz="0" w:space="0" w:color="auto"/>
        <w:left w:val="none" w:sz="0" w:space="0" w:color="auto"/>
        <w:bottom w:val="none" w:sz="0" w:space="0" w:color="auto"/>
        <w:right w:val="none" w:sz="0" w:space="0" w:color="auto"/>
      </w:divBdr>
    </w:div>
    <w:div w:id="817772765">
      <w:marLeft w:val="480"/>
      <w:marRight w:val="0"/>
      <w:marTop w:val="0"/>
      <w:marBottom w:val="0"/>
      <w:divBdr>
        <w:top w:val="none" w:sz="0" w:space="0" w:color="auto"/>
        <w:left w:val="none" w:sz="0" w:space="0" w:color="auto"/>
        <w:bottom w:val="none" w:sz="0" w:space="0" w:color="auto"/>
        <w:right w:val="none" w:sz="0" w:space="0" w:color="auto"/>
      </w:divBdr>
    </w:div>
    <w:div w:id="819200287">
      <w:marLeft w:val="480"/>
      <w:marRight w:val="0"/>
      <w:marTop w:val="0"/>
      <w:marBottom w:val="0"/>
      <w:divBdr>
        <w:top w:val="none" w:sz="0" w:space="0" w:color="auto"/>
        <w:left w:val="none" w:sz="0" w:space="0" w:color="auto"/>
        <w:bottom w:val="none" w:sz="0" w:space="0" w:color="auto"/>
        <w:right w:val="none" w:sz="0" w:space="0" w:color="auto"/>
      </w:divBdr>
    </w:div>
    <w:div w:id="819466079">
      <w:bodyDiv w:val="1"/>
      <w:marLeft w:val="0"/>
      <w:marRight w:val="0"/>
      <w:marTop w:val="0"/>
      <w:marBottom w:val="0"/>
      <w:divBdr>
        <w:top w:val="none" w:sz="0" w:space="0" w:color="auto"/>
        <w:left w:val="none" w:sz="0" w:space="0" w:color="auto"/>
        <w:bottom w:val="none" w:sz="0" w:space="0" w:color="auto"/>
        <w:right w:val="none" w:sz="0" w:space="0" w:color="auto"/>
      </w:divBdr>
    </w:div>
    <w:div w:id="819659057">
      <w:bodyDiv w:val="1"/>
      <w:marLeft w:val="0"/>
      <w:marRight w:val="0"/>
      <w:marTop w:val="0"/>
      <w:marBottom w:val="0"/>
      <w:divBdr>
        <w:top w:val="none" w:sz="0" w:space="0" w:color="auto"/>
        <w:left w:val="none" w:sz="0" w:space="0" w:color="auto"/>
        <w:bottom w:val="none" w:sz="0" w:space="0" w:color="auto"/>
        <w:right w:val="none" w:sz="0" w:space="0" w:color="auto"/>
      </w:divBdr>
    </w:div>
    <w:div w:id="820346605">
      <w:bodyDiv w:val="1"/>
      <w:marLeft w:val="0"/>
      <w:marRight w:val="0"/>
      <w:marTop w:val="0"/>
      <w:marBottom w:val="0"/>
      <w:divBdr>
        <w:top w:val="none" w:sz="0" w:space="0" w:color="auto"/>
        <w:left w:val="none" w:sz="0" w:space="0" w:color="auto"/>
        <w:bottom w:val="none" w:sz="0" w:space="0" w:color="auto"/>
        <w:right w:val="none" w:sz="0" w:space="0" w:color="auto"/>
      </w:divBdr>
    </w:div>
    <w:div w:id="820577637">
      <w:marLeft w:val="640"/>
      <w:marRight w:val="0"/>
      <w:marTop w:val="0"/>
      <w:marBottom w:val="0"/>
      <w:divBdr>
        <w:top w:val="none" w:sz="0" w:space="0" w:color="auto"/>
        <w:left w:val="none" w:sz="0" w:space="0" w:color="auto"/>
        <w:bottom w:val="none" w:sz="0" w:space="0" w:color="auto"/>
        <w:right w:val="none" w:sz="0" w:space="0" w:color="auto"/>
      </w:divBdr>
    </w:div>
    <w:div w:id="820972766">
      <w:bodyDiv w:val="1"/>
      <w:marLeft w:val="0"/>
      <w:marRight w:val="0"/>
      <w:marTop w:val="0"/>
      <w:marBottom w:val="0"/>
      <w:divBdr>
        <w:top w:val="none" w:sz="0" w:space="0" w:color="auto"/>
        <w:left w:val="none" w:sz="0" w:space="0" w:color="auto"/>
        <w:bottom w:val="none" w:sz="0" w:space="0" w:color="auto"/>
        <w:right w:val="none" w:sz="0" w:space="0" w:color="auto"/>
      </w:divBdr>
    </w:div>
    <w:div w:id="821504401">
      <w:marLeft w:val="480"/>
      <w:marRight w:val="0"/>
      <w:marTop w:val="0"/>
      <w:marBottom w:val="0"/>
      <w:divBdr>
        <w:top w:val="none" w:sz="0" w:space="0" w:color="auto"/>
        <w:left w:val="none" w:sz="0" w:space="0" w:color="auto"/>
        <w:bottom w:val="none" w:sz="0" w:space="0" w:color="auto"/>
        <w:right w:val="none" w:sz="0" w:space="0" w:color="auto"/>
      </w:divBdr>
    </w:div>
    <w:div w:id="822771087">
      <w:marLeft w:val="480"/>
      <w:marRight w:val="0"/>
      <w:marTop w:val="0"/>
      <w:marBottom w:val="0"/>
      <w:divBdr>
        <w:top w:val="none" w:sz="0" w:space="0" w:color="auto"/>
        <w:left w:val="none" w:sz="0" w:space="0" w:color="auto"/>
        <w:bottom w:val="none" w:sz="0" w:space="0" w:color="auto"/>
        <w:right w:val="none" w:sz="0" w:space="0" w:color="auto"/>
      </w:divBdr>
    </w:div>
    <w:div w:id="823667624">
      <w:bodyDiv w:val="1"/>
      <w:marLeft w:val="0"/>
      <w:marRight w:val="0"/>
      <w:marTop w:val="0"/>
      <w:marBottom w:val="0"/>
      <w:divBdr>
        <w:top w:val="none" w:sz="0" w:space="0" w:color="auto"/>
        <w:left w:val="none" w:sz="0" w:space="0" w:color="auto"/>
        <w:bottom w:val="none" w:sz="0" w:space="0" w:color="auto"/>
        <w:right w:val="none" w:sz="0" w:space="0" w:color="auto"/>
      </w:divBdr>
    </w:div>
    <w:div w:id="824008735">
      <w:bodyDiv w:val="1"/>
      <w:marLeft w:val="0"/>
      <w:marRight w:val="0"/>
      <w:marTop w:val="0"/>
      <w:marBottom w:val="0"/>
      <w:divBdr>
        <w:top w:val="none" w:sz="0" w:space="0" w:color="auto"/>
        <w:left w:val="none" w:sz="0" w:space="0" w:color="auto"/>
        <w:bottom w:val="none" w:sz="0" w:space="0" w:color="auto"/>
        <w:right w:val="none" w:sz="0" w:space="0" w:color="auto"/>
      </w:divBdr>
      <w:divsChild>
        <w:div w:id="1796632390">
          <w:marLeft w:val="640"/>
          <w:marRight w:val="0"/>
          <w:marTop w:val="0"/>
          <w:marBottom w:val="0"/>
          <w:divBdr>
            <w:top w:val="none" w:sz="0" w:space="0" w:color="auto"/>
            <w:left w:val="none" w:sz="0" w:space="0" w:color="auto"/>
            <w:bottom w:val="none" w:sz="0" w:space="0" w:color="auto"/>
            <w:right w:val="none" w:sz="0" w:space="0" w:color="auto"/>
          </w:divBdr>
        </w:div>
        <w:div w:id="1953828214">
          <w:marLeft w:val="640"/>
          <w:marRight w:val="0"/>
          <w:marTop w:val="0"/>
          <w:marBottom w:val="0"/>
          <w:divBdr>
            <w:top w:val="none" w:sz="0" w:space="0" w:color="auto"/>
            <w:left w:val="none" w:sz="0" w:space="0" w:color="auto"/>
            <w:bottom w:val="none" w:sz="0" w:space="0" w:color="auto"/>
            <w:right w:val="none" w:sz="0" w:space="0" w:color="auto"/>
          </w:divBdr>
        </w:div>
        <w:div w:id="1409885789">
          <w:marLeft w:val="640"/>
          <w:marRight w:val="0"/>
          <w:marTop w:val="0"/>
          <w:marBottom w:val="0"/>
          <w:divBdr>
            <w:top w:val="none" w:sz="0" w:space="0" w:color="auto"/>
            <w:left w:val="none" w:sz="0" w:space="0" w:color="auto"/>
            <w:bottom w:val="none" w:sz="0" w:space="0" w:color="auto"/>
            <w:right w:val="none" w:sz="0" w:space="0" w:color="auto"/>
          </w:divBdr>
        </w:div>
        <w:div w:id="375089036">
          <w:marLeft w:val="640"/>
          <w:marRight w:val="0"/>
          <w:marTop w:val="0"/>
          <w:marBottom w:val="0"/>
          <w:divBdr>
            <w:top w:val="none" w:sz="0" w:space="0" w:color="auto"/>
            <w:left w:val="none" w:sz="0" w:space="0" w:color="auto"/>
            <w:bottom w:val="none" w:sz="0" w:space="0" w:color="auto"/>
            <w:right w:val="none" w:sz="0" w:space="0" w:color="auto"/>
          </w:divBdr>
        </w:div>
        <w:div w:id="612132387">
          <w:marLeft w:val="640"/>
          <w:marRight w:val="0"/>
          <w:marTop w:val="0"/>
          <w:marBottom w:val="0"/>
          <w:divBdr>
            <w:top w:val="none" w:sz="0" w:space="0" w:color="auto"/>
            <w:left w:val="none" w:sz="0" w:space="0" w:color="auto"/>
            <w:bottom w:val="none" w:sz="0" w:space="0" w:color="auto"/>
            <w:right w:val="none" w:sz="0" w:space="0" w:color="auto"/>
          </w:divBdr>
        </w:div>
        <w:div w:id="944194848">
          <w:marLeft w:val="640"/>
          <w:marRight w:val="0"/>
          <w:marTop w:val="0"/>
          <w:marBottom w:val="0"/>
          <w:divBdr>
            <w:top w:val="none" w:sz="0" w:space="0" w:color="auto"/>
            <w:left w:val="none" w:sz="0" w:space="0" w:color="auto"/>
            <w:bottom w:val="none" w:sz="0" w:space="0" w:color="auto"/>
            <w:right w:val="none" w:sz="0" w:space="0" w:color="auto"/>
          </w:divBdr>
        </w:div>
        <w:div w:id="1256398040">
          <w:marLeft w:val="640"/>
          <w:marRight w:val="0"/>
          <w:marTop w:val="0"/>
          <w:marBottom w:val="0"/>
          <w:divBdr>
            <w:top w:val="none" w:sz="0" w:space="0" w:color="auto"/>
            <w:left w:val="none" w:sz="0" w:space="0" w:color="auto"/>
            <w:bottom w:val="none" w:sz="0" w:space="0" w:color="auto"/>
            <w:right w:val="none" w:sz="0" w:space="0" w:color="auto"/>
          </w:divBdr>
        </w:div>
        <w:div w:id="324825536">
          <w:marLeft w:val="640"/>
          <w:marRight w:val="0"/>
          <w:marTop w:val="0"/>
          <w:marBottom w:val="0"/>
          <w:divBdr>
            <w:top w:val="none" w:sz="0" w:space="0" w:color="auto"/>
            <w:left w:val="none" w:sz="0" w:space="0" w:color="auto"/>
            <w:bottom w:val="none" w:sz="0" w:space="0" w:color="auto"/>
            <w:right w:val="none" w:sz="0" w:space="0" w:color="auto"/>
          </w:divBdr>
        </w:div>
        <w:div w:id="1403210949">
          <w:marLeft w:val="640"/>
          <w:marRight w:val="0"/>
          <w:marTop w:val="0"/>
          <w:marBottom w:val="0"/>
          <w:divBdr>
            <w:top w:val="none" w:sz="0" w:space="0" w:color="auto"/>
            <w:left w:val="none" w:sz="0" w:space="0" w:color="auto"/>
            <w:bottom w:val="none" w:sz="0" w:space="0" w:color="auto"/>
            <w:right w:val="none" w:sz="0" w:space="0" w:color="auto"/>
          </w:divBdr>
        </w:div>
        <w:div w:id="1188836248">
          <w:marLeft w:val="640"/>
          <w:marRight w:val="0"/>
          <w:marTop w:val="0"/>
          <w:marBottom w:val="0"/>
          <w:divBdr>
            <w:top w:val="none" w:sz="0" w:space="0" w:color="auto"/>
            <w:left w:val="none" w:sz="0" w:space="0" w:color="auto"/>
            <w:bottom w:val="none" w:sz="0" w:space="0" w:color="auto"/>
            <w:right w:val="none" w:sz="0" w:space="0" w:color="auto"/>
          </w:divBdr>
        </w:div>
        <w:div w:id="511260189">
          <w:marLeft w:val="640"/>
          <w:marRight w:val="0"/>
          <w:marTop w:val="0"/>
          <w:marBottom w:val="0"/>
          <w:divBdr>
            <w:top w:val="none" w:sz="0" w:space="0" w:color="auto"/>
            <w:left w:val="none" w:sz="0" w:space="0" w:color="auto"/>
            <w:bottom w:val="none" w:sz="0" w:space="0" w:color="auto"/>
            <w:right w:val="none" w:sz="0" w:space="0" w:color="auto"/>
          </w:divBdr>
        </w:div>
        <w:div w:id="768231695">
          <w:marLeft w:val="640"/>
          <w:marRight w:val="0"/>
          <w:marTop w:val="0"/>
          <w:marBottom w:val="0"/>
          <w:divBdr>
            <w:top w:val="none" w:sz="0" w:space="0" w:color="auto"/>
            <w:left w:val="none" w:sz="0" w:space="0" w:color="auto"/>
            <w:bottom w:val="none" w:sz="0" w:space="0" w:color="auto"/>
            <w:right w:val="none" w:sz="0" w:space="0" w:color="auto"/>
          </w:divBdr>
        </w:div>
        <w:div w:id="1754669405">
          <w:marLeft w:val="640"/>
          <w:marRight w:val="0"/>
          <w:marTop w:val="0"/>
          <w:marBottom w:val="0"/>
          <w:divBdr>
            <w:top w:val="none" w:sz="0" w:space="0" w:color="auto"/>
            <w:left w:val="none" w:sz="0" w:space="0" w:color="auto"/>
            <w:bottom w:val="none" w:sz="0" w:space="0" w:color="auto"/>
            <w:right w:val="none" w:sz="0" w:space="0" w:color="auto"/>
          </w:divBdr>
        </w:div>
        <w:div w:id="1635255501">
          <w:marLeft w:val="640"/>
          <w:marRight w:val="0"/>
          <w:marTop w:val="0"/>
          <w:marBottom w:val="0"/>
          <w:divBdr>
            <w:top w:val="none" w:sz="0" w:space="0" w:color="auto"/>
            <w:left w:val="none" w:sz="0" w:space="0" w:color="auto"/>
            <w:bottom w:val="none" w:sz="0" w:space="0" w:color="auto"/>
            <w:right w:val="none" w:sz="0" w:space="0" w:color="auto"/>
          </w:divBdr>
        </w:div>
        <w:div w:id="378818857">
          <w:marLeft w:val="640"/>
          <w:marRight w:val="0"/>
          <w:marTop w:val="0"/>
          <w:marBottom w:val="0"/>
          <w:divBdr>
            <w:top w:val="none" w:sz="0" w:space="0" w:color="auto"/>
            <w:left w:val="none" w:sz="0" w:space="0" w:color="auto"/>
            <w:bottom w:val="none" w:sz="0" w:space="0" w:color="auto"/>
            <w:right w:val="none" w:sz="0" w:space="0" w:color="auto"/>
          </w:divBdr>
        </w:div>
        <w:div w:id="1780027921">
          <w:marLeft w:val="640"/>
          <w:marRight w:val="0"/>
          <w:marTop w:val="0"/>
          <w:marBottom w:val="0"/>
          <w:divBdr>
            <w:top w:val="none" w:sz="0" w:space="0" w:color="auto"/>
            <w:left w:val="none" w:sz="0" w:space="0" w:color="auto"/>
            <w:bottom w:val="none" w:sz="0" w:space="0" w:color="auto"/>
            <w:right w:val="none" w:sz="0" w:space="0" w:color="auto"/>
          </w:divBdr>
        </w:div>
        <w:div w:id="29500340">
          <w:marLeft w:val="640"/>
          <w:marRight w:val="0"/>
          <w:marTop w:val="0"/>
          <w:marBottom w:val="0"/>
          <w:divBdr>
            <w:top w:val="none" w:sz="0" w:space="0" w:color="auto"/>
            <w:left w:val="none" w:sz="0" w:space="0" w:color="auto"/>
            <w:bottom w:val="none" w:sz="0" w:space="0" w:color="auto"/>
            <w:right w:val="none" w:sz="0" w:space="0" w:color="auto"/>
          </w:divBdr>
        </w:div>
        <w:div w:id="1243300063">
          <w:marLeft w:val="640"/>
          <w:marRight w:val="0"/>
          <w:marTop w:val="0"/>
          <w:marBottom w:val="0"/>
          <w:divBdr>
            <w:top w:val="none" w:sz="0" w:space="0" w:color="auto"/>
            <w:left w:val="none" w:sz="0" w:space="0" w:color="auto"/>
            <w:bottom w:val="none" w:sz="0" w:space="0" w:color="auto"/>
            <w:right w:val="none" w:sz="0" w:space="0" w:color="auto"/>
          </w:divBdr>
        </w:div>
        <w:div w:id="425728752">
          <w:marLeft w:val="640"/>
          <w:marRight w:val="0"/>
          <w:marTop w:val="0"/>
          <w:marBottom w:val="0"/>
          <w:divBdr>
            <w:top w:val="none" w:sz="0" w:space="0" w:color="auto"/>
            <w:left w:val="none" w:sz="0" w:space="0" w:color="auto"/>
            <w:bottom w:val="none" w:sz="0" w:space="0" w:color="auto"/>
            <w:right w:val="none" w:sz="0" w:space="0" w:color="auto"/>
          </w:divBdr>
        </w:div>
        <w:div w:id="1033724571">
          <w:marLeft w:val="640"/>
          <w:marRight w:val="0"/>
          <w:marTop w:val="0"/>
          <w:marBottom w:val="0"/>
          <w:divBdr>
            <w:top w:val="none" w:sz="0" w:space="0" w:color="auto"/>
            <w:left w:val="none" w:sz="0" w:space="0" w:color="auto"/>
            <w:bottom w:val="none" w:sz="0" w:space="0" w:color="auto"/>
            <w:right w:val="none" w:sz="0" w:space="0" w:color="auto"/>
          </w:divBdr>
        </w:div>
        <w:div w:id="1951626581">
          <w:marLeft w:val="640"/>
          <w:marRight w:val="0"/>
          <w:marTop w:val="0"/>
          <w:marBottom w:val="0"/>
          <w:divBdr>
            <w:top w:val="none" w:sz="0" w:space="0" w:color="auto"/>
            <w:left w:val="none" w:sz="0" w:space="0" w:color="auto"/>
            <w:bottom w:val="none" w:sz="0" w:space="0" w:color="auto"/>
            <w:right w:val="none" w:sz="0" w:space="0" w:color="auto"/>
          </w:divBdr>
        </w:div>
        <w:div w:id="267350470">
          <w:marLeft w:val="640"/>
          <w:marRight w:val="0"/>
          <w:marTop w:val="0"/>
          <w:marBottom w:val="0"/>
          <w:divBdr>
            <w:top w:val="none" w:sz="0" w:space="0" w:color="auto"/>
            <w:left w:val="none" w:sz="0" w:space="0" w:color="auto"/>
            <w:bottom w:val="none" w:sz="0" w:space="0" w:color="auto"/>
            <w:right w:val="none" w:sz="0" w:space="0" w:color="auto"/>
          </w:divBdr>
        </w:div>
        <w:div w:id="1707412209">
          <w:marLeft w:val="640"/>
          <w:marRight w:val="0"/>
          <w:marTop w:val="0"/>
          <w:marBottom w:val="0"/>
          <w:divBdr>
            <w:top w:val="none" w:sz="0" w:space="0" w:color="auto"/>
            <w:left w:val="none" w:sz="0" w:space="0" w:color="auto"/>
            <w:bottom w:val="none" w:sz="0" w:space="0" w:color="auto"/>
            <w:right w:val="none" w:sz="0" w:space="0" w:color="auto"/>
          </w:divBdr>
        </w:div>
        <w:div w:id="1461067608">
          <w:marLeft w:val="640"/>
          <w:marRight w:val="0"/>
          <w:marTop w:val="0"/>
          <w:marBottom w:val="0"/>
          <w:divBdr>
            <w:top w:val="none" w:sz="0" w:space="0" w:color="auto"/>
            <w:left w:val="none" w:sz="0" w:space="0" w:color="auto"/>
            <w:bottom w:val="none" w:sz="0" w:space="0" w:color="auto"/>
            <w:right w:val="none" w:sz="0" w:space="0" w:color="auto"/>
          </w:divBdr>
        </w:div>
        <w:div w:id="767628192">
          <w:marLeft w:val="640"/>
          <w:marRight w:val="0"/>
          <w:marTop w:val="0"/>
          <w:marBottom w:val="0"/>
          <w:divBdr>
            <w:top w:val="none" w:sz="0" w:space="0" w:color="auto"/>
            <w:left w:val="none" w:sz="0" w:space="0" w:color="auto"/>
            <w:bottom w:val="none" w:sz="0" w:space="0" w:color="auto"/>
            <w:right w:val="none" w:sz="0" w:space="0" w:color="auto"/>
          </w:divBdr>
        </w:div>
        <w:div w:id="1374034366">
          <w:marLeft w:val="640"/>
          <w:marRight w:val="0"/>
          <w:marTop w:val="0"/>
          <w:marBottom w:val="0"/>
          <w:divBdr>
            <w:top w:val="none" w:sz="0" w:space="0" w:color="auto"/>
            <w:left w:val="none" w:sz="0" w:space="0" w:color="auto"/>
            <w:bottom w:val="none" w:sz="0" w:space="0" w:color="auto"/>
            <w:right w:val="none" w:sz="0" w:space="0" w:color="auto"/>
          </w:divBdr>
        </w:div>
        <w:div w:id="214508001">
          <w:marLeft w:val="640"/>
          <w:marRight w:val="0"/>
          <w:marTop w:val="0"/>
          <w:marBottom w:val="0"/>
          <w:divBdr>
            <w:top w:val="none" w:sz="0" w:space="0" w:color="auto"/>
            <w:left w:val="none" w:sz="0" w:space="0" w:color="auto"/>
            <w:bottom w:val="none" w:sz="0" w:space="0" w:color="auto"/>
            <w:right w:val="none" w:sz="0" w:space="0" w:color="auto"/>
          </w:divBdr>
        </w:div>
        <w:div w:id="442456718">
          <w:marLeft w:val="640"/>
          <w:marRight w:val="0"/>
          <w:marTop w:val="0"/>
          <w:marBottom w:val="0"/>
          <w:divBdr>
            <w:top w:val="none" w:sz="0" w:space="0" w:color="auto"/>
            <w:left w:val="none" w:sz="0" w:space="0" w:color="auto"/>
            <w:bottom w:val="none" w:sz="0" w:space="0" w:color="auto"/>
            <w:right w:val="none" w:sz="0" w:space="0" w:color="auto"/>
          </w:divBdr>
        </w:div>
        <w:div w:id="1828738856">
          <w:marLeft w:val="640"/>
          <w:marRight w:val="0"/>
          <w:marTop w:val="0"/>
          <w:marBottom w:val="0"/>
          <w:divBdr>
            <w:top w:val="none" w:sz="0" w:space="0" w:color="auto"/>
            <w:left w:val="none" w:sz="0" w:space="0" w:color="auto"/>
            <w:bottom w:val="none" w:sz="0" w:space="0" w:color="auto"/>
            <w:right w:val="none" w:sz="0" w:space="0" w:color="auto"/>
          </w:divBdr>
        </w:div>
        <w:div w:id="1271201837">
          <w:marLeft w:val="640"/>
          <w:marRight w:val="0"/>
          <w:marTop w:val="0"/>
          <w:marBottom w:val="0"/>
          <w:divBdr>
            <w:top w:val="none" w:sz="0" w:space="0" w:color="auto"/>
            <w:left w:val="none" w:sz="0" w:space="0" w:color="auto"/>
            <w:bottom w:val="none" w:sz="0" w:space="0" w:color="auto"/>
            <w:right w:val="none" w:sz="0" w:space="0" w:color="auto"/>
          </w:divBdr>
        </w:div>
        <w:div w:id="271861993">
          <w:marLeft w:val="640"/>
          <w:marRight w:val="0"/>
          <w:marTop w:val="0"/>
          <w:marBottom w:val="0"/>
          <w:divBdr>
            <w:top w:val="none" w:sz="0" w:space="0" w:color="auto"/>
            <w:left w:val="none" w:sz="0" w:space="0" w:color="auto"/>
            <w:bottom w:val="none" w:sz="0" w:space="0" w:color="auto"/>
            <w:right w:val="none" w:sz="0" w:space="0" w:color="auto"/>
          </w:divBdr>
        </w:div>
        <w:div w:id="1309893088">
          <w:marLeft w:val="640"/>
          <w:marRight w:val="0"/>
          <w:marTop w:val="0"/>
          <w:marBottom w:val="0"/>
          <w:divBdr>
            <w:top w:val="none" w:sz="0" w:space="0" w:color="auto"/>
            <w:left w:val="none" w:sz="0" w:space="0" w:color="auto"/>
            <w:bottom w:val="none" w:sz="0" w:space="0" w:color="auto"/>
            <w:right w:val="none" w:sz="0" w:space="0" w:color="auto"/>
          </w:divBdr>
        </w:div>
        <w:div w:id="242420544">
          <w:marLeft w:val="640"/>
          <w:marRight w:val="0"/>
          <w:marTop w:val="0"/>
          <w:marBottom w:val="0"/>
          <w:divBdr>
            <w:top w:val="none" w:sz="0" w:space="0" w:color="auto"/>
            <w:left w:val="none" w:sz="0" w:space="0" w:color="auto"/>
            <w:bottom w:val="none" w:sz="0" w:space="0" w:color="auto"/>
            <w:right w:val="none" w:sz="0" w:space="0" w:color="auto"/>
          </w:divBdr>
        </w:div>
        <w:div w:id="1865438408">
          <w:marLeft w:val="640"/>
          <w:marRight w:val="0"/>
          <w:marTop w:val="0"/>
          <w:marBottom w:val="0"/>
          <w:divBdr>
            <w:top w:val="none" w:sz="0" w:space="0" w:color="auto"/>
            <w:left w:val="none" w:sz="0" w:space="0" w:color="auto"/>
            <w:bottom w:val="none" w:sz="0" w:space="0" w:color="auto"/>
            <w:right w:val="none" w:sz="0" w:space="0" w:color="auto"/>
          </w:divBdr>
        </w:div>
        <w:div w:id="1895192569">
          <w:marLeft w:val="640"/>
          <w:marRight w:val="0"/>
          <w:marTop w:val="0"/>
          <w:marBottom w:val="0"/>
          <w:divBdr>
            <w:top w:val="none" w:sz="0" w:space="0" w:color="auto"/>
            <w:left w:val="none" w:sz="0" w:space="0" w:color="auto"/>
            <w:bottom w:val="none" w:sz="0" w:space="0" w:color="auto"/>
            <w:right w:val="none" w:sz="0" w:space="0" w:color="auto"/>
          </w:divBdr>
        </w:div>
        <w:div w:id="2014797042">
          <w:marLeft w:val="640"/>
          <w:marRight w:val="0"/>
          <w:marTop w:val="0"/>
          <w:marBottom w:val="0"/>
          <w:divBdr>
            <w:top w:val="none" w:sz="0" w:space="0" w:color="auto"/>
            <w:left w:val="none" w:sz="0" w:space="0" w:color="auto"/>
            <w:bottom w:val="none" w:sz="0" w:space="0" w:color="auto"/>
            <w:right w:val="none" w:sz="0" w:space="0" w:color="auto"/>
          </w:divBdr>
        </w:div>
        <w:div w:id="96143413">
          <w:marLeft w:val="640"/>
          <w:marRight w:val="0"/>
          <w:marTop w:val="0"/>
          <w:marBottom w:val="0"/>
          <w:divBdr>
            <w:top w:val="none" w:sz="0" w:space="0" w:color="auto"/>
            <w:left w:val="none" w:sz="0" w:space="0" w:color="auto"/>
            <w:bottom w:val="none" w:sz="0" w:space="0" w:color="auto"/>
            <w:right w:val="none" w:sz="0" w:space="0" w:color="auto"/>
          </w:divBdr>
        </w:div>
        <w:div w:id="1744257801">
          <w:marLeft w:val="640"/>
          <w:marRight w:val="0"/>
          <w:marTop w:val="0"/>
          <w:marBottom w:val="0"/>
          <w:divBdr>
            <w:top w:val="none" w:sz="0" w:space="0" w:color="auto"/>
            <w:left w:val="none" w:sz="0" w:space="0" w:color="auto"/>
            <w:bottom w:val="none" w:sz="0" w:space="0" w:color="auto"/>
            <w:right w:val="none" w:sz="0" w:space="0" w:color="auto"/>
          </w:divBdr>
        </w:div>
        <w:div w:id="7412063">
          <w:marLeft w:val="640"/>
          <w:marRight w:val="0"/>
          <w:marTop w:val="0"/>
          <w:marBottom w:val="0"/>
          <w:divBdr>
            <w:top w:val="none" w:sz="0" w:space="0" w:color="auto"/>
            <w:left w:val="none" w:sz="0" w:space="0" w:color="auto"/>
            <w:bottom w:val="none" w:sz="0" w:space="0" w:color="auto"/>
            <w:right w:val="none" w:sz="0" w:space="0" w:color="auto"/>
          </w:divBdr>
        </w:div>
        <w:div w:id="1890141294">
          <w:marLeft w:val="640"/>
          <w:marRight w:val="0"/>
          <w:marTop w:val="0"/>
          <w:marBottom w:val="0"/>
          <w:divBdr>
            <w:top w:val="none" w:sz="0" w:space="0" w:color="auto"/>
            <w:left w:val="none" w:sz="0" w:space="0" w:color="auto"/>
            <w:bottom w:val="none" w:sz="0" w:space="0" w:color="auto"/>
            <w:right w:val="none" w:sz="0" w:space="0" w:color="auto"/>
          </w:divBdr>
        </w:div>
        <w:div w:id="963194391">
          <w:marLeft w:val="640"/>
          <w:marRight w:val="0"/>
          <w:marTop w:val="0"/>
          <w:marBottom w:val="0"/>
          <w:divBdr>
            <w:top w:val="none" w:sz="0" w:space="0" w:color="auto"/>
            <w:left w:val="none" w:sz="0" w:space="0" w:color="auto"/>
            <w:bottom w:val="none" w:sz="0" w:space="0" w:color="auto"/>
            <w:right w:val="none" w:sz="0" w:space="0" w:color="auto"/>
          </w:divBdr>
        </w:div>
        <w:div w:id="1162550629">
          <w:marLeft w:val="640"/>
          <w:marRight w:val="0"/>
          <w:marTop w:val="0"/>
          <w:marBottom w:val="0"/>
          <w:divBdr>
            <w:top w:val="none" w:sz="0" w:space="0" w:color="auto"/>
            <w:left w:val="none" w:sz="0" w:space="0" w:color="auto"/>
            <w:bottom w:val="none" w:sz="0" w:space="0" w:color="auto"/>
            <w:right w:val="none" w:sz="0" w:space="0" w:color="auto"/>
          </w:divBdr>
        </w:div>
        <w:div w:id="1831289048">
          <w:marLeft w:val="640"/>
          <w:marRight w:val="0"/>
          <w:marTop w:val="0"/>
          <w:marBottom w:val="0"/>
          <w:divBdr>
            <w:top w:val="none" w:sz="0" w:space="0" w:color="auto"/>
            <w:left w:val="none" w:sz="0" w:space="0" w:color="auto"/>
            <w:bottom w:val="none" w:sz="0" w:space="0" w:color="auto"/>
            <w:right w:val="none" w:sz="0" w:space="0" w:color="auto"/>
          </w:divBdr>
        </w:div>
        <w:div w:id="289439727">
          <w:marLeft w:val="640"/>
          <w:marRight w:val="0"/>
          <w:marTop w:val="0"/>
          <w:marBottom w:val="0"/>
          <w:divBdr>
            <w:top w:val="none" w:sz="0" w:space="0" w:color="auto"/>
            <w:left w:val="none" w:sz="0" w:space="0" w:color="auto"/>
            <w:bottom w:val="none" w:sz="0" w:space="0" w:color="auto"/>
            <w:right w:val="none" w:sz="0" w:space="0" w:color="auto"/>
          </w:divBdr>
        </w:div>
        <w:div w:id="1507670010">
          <w:marLeft w:val="640"/>
          <w:marRight w:val="0"/>
          <w:marTop w:val="0"/>
          <w:marBottom w:val="0"/>
          <w:divBdr>
            <w:top w:val="none" w:sz="0" w:space="0" w:color="auto"/>
            <w:left w:val="none" w:sz="0" w:space="0" w:color="auto"/>
            <w:bottom w:val="none" w:sz="0" w:space="0" w:color="auto"/>
            <w:right w:val="none" w:sz="0" w:space="0" w:color="auto"/>
          </w:divBdr>
        </w:div>
        <w:div w:id="810755327">
          <w:marLeft w:val="640"/>
          <w:marRight w:val="0"/>
          <w:marTop w:val="0"/>
          <w:marBottom w:val="0"/>
          <w:divBdr>
            <w:top w:val="none" w:sz="0" w:space="0" w:color="auto"/>
            <w:left w:val="none" w:sz="0" w:space="0" w:color="auto"/>
            <w:bottom w:val="none" w:sz="0" w:space="0" w:color="auto"/>
            <w:right w:val="none" w:sz="0" w:space="0" w:color="auto"/>
          </w:divBdr>
        </w:div>
        <w:div w:id="600795448">
          <w:marLeft w:val="640"/>
          <w:marRight w:val="0"/>
          <w:marTop w:val="0"/>
          <w:marBottom w:val="0"/>
          <w:divBdr>
            <w:top w:val="none" w:sz="0" w:space="0" w:color="auto"/>
            <w:left w:val="none" w:sz="0" w:space="0" w:color="auto"/>
            <w:bottom w:val="none" w:sz="0" w:space="0" w:color="auto"/>
            <w:right w:val="none" w:sz="0" w:space="0" w:color="auto"/>
          </w:divBdr>
        </w:div>
        <w:div w:id="1121220700">
          <w:marLeft w:val="640"/>
          <w:marRight w:val="0"/>
          <w:marTop w:val="0"/>
          <w:marBottom w:val="0"/>
          <w:divBdr>
            <w:top w:val="none" w:sz="0" w:space="0" w:color="auto"/>
            <w:left w:val="none" w:sz="0" w:space="0" w:color="auto"/>
            <w:bottom w:val="none" w:sz="0" w:space="0" w:color="auto"/>
            <w:right w:val="none" w:sz="0" w:space="0" w:color="auto"/>
          </w:divBdr>
        </w:div>
        <w:div w:id="1384865033">
          <w:marLeft w:val="640"/>
          <w:marRight w:val="0"/>
          <w:marTop w:val="0"/>
          <w:marBottom w:val="0"/>
          <w:divBdr>
            <w:top w:val="none" w:sz="0" w:space="0" w:color="auto"/>
            <w:left w:val="none" w:sz="0" w:space="0" w:color="auto"/>
            <w:bottom w:val="none" w:sz="0" w:space="0" w:color="auto"/>
            <w:right w:val="none" w:sz="0" w:space="0" w:color="auto"/>
          </w:divBdr>
        </w:div>
        <w:div w:id="2129741065">
          <w:marLeft w:val="640"/>
          <w:marRight w:val="0"/>
          <w:marTop w:val="0"/>
          <w:marBottom w:val="0"/>
          <w:divBdr>
            <w:top w:val="none" w:sz="0" w:space="0" w:color="auto"/>
            <w:left w:val="none" w:sz="0" w:space="0" w:color="auto"/>
            <w:bottom w:val="none" w:sz="0" w:space="0" w:color="auto"/>
            <w:right w:val="none" w:sz="0" w:space="0" w:color="auto"/>
          </w:divBdr>
        </w:div>
        <w:div w:id="1118839330">
          <w:marLeft w:val="640"/>
          <w:marRight w:val="0"/>
          <w:marTop w:val="0"/>
          <w:marBottom w:val="0"/>
          <w:divBdr>
            <w:top w:val="none" w:sz="0" w:space="0" w:color="auto"/>
            <w:left w:val="none" w:sz="0" w:space="0" w:color="auto"/>
            <w:bottom w:val="none" w:sz="0" w:space="0" w:color="auto"/>
            <w:right w:val="none" w:sz="0" w:space="0" w:color="auto"/>
          </w:divBdr>
        </w:div>
        <w:div w:id="1012608444">
          <w:marLeft w:val="640"/>
          <w:marRight w:val="0"/>
          <w:marTop w:val="0"/>
          <w:marBottom w:val="0"/>
          <w:divBdr>
            <w:top w:val="none" w:sz="0" w:space="0" w:color="auto"/>
            <w:left w:val="none" w:sz="0" w:space="0" w:color="auto"/>
            <w:bottom w:val="none" w:sz="0" w:space="0" w:color="auto"/>
            <w:right w:val="none" w:sz="0" w:space="0" w:color="auto"/>
          </w:divBdr>
        </w:div>
        <w:div w:id="663124177">
          <w:marLeft w:val="640"/>
          <w:marRight w:val="0"/>
          <w:marTop w:val="0"/>
          <w:marBottom w:val="0"/>
          <w:divBdr>
            <w:top w:val="none" w:sz="0" w:space="0" w:color="auto"/>
            <w:left w:val="none" w:sz="0" w:space="0" w:color="auto"/>
            <w:bottom w:val="none" w:sz="0" w:space="0" w:color="auto"/>
            <w:right w:val="none" w:sz="0" w:space="0" w:color="auto"/>
          </w:divBdr>
        </w:div>
      </w:divsChild>
    </w:div>
    <w:div w:id="824323701">
      <w:marLeft w:val="480"/>
      <w:marRight w:val="0"/>
      <w:marTop w:val="0"/>
      <w:marBottom w:val="0"/>
      <w:divBdr>
        <w:top w:val="none" w:sz="0" w:space="0" w:color="auto"/>
        <w:left w:val="none" w:sz="0" w:space="0" w:color="auto"/>
        <w:bottom w:val="none" w:sz="0" w:space="0" w:color="auto"/>
        <w:right w:val="none" w:sz="0" w:space="0" w:color="auto"/>
      </w:divBdr>
    </w:div>
    <w:div w:id="831260253">
      <w:marLeft w:val="480"/>
      <w:marRight w:val="0"/>
      <w:marTop w:val="0"/>
      <w:marBottom w:val="0"/>
      <w:divBdr>
        <w:top w:val="none" w:sz="0" w:space="0" w:color="auto"/>
        <w:left w:val="none" w:sz="0" w:space="0" w:color="auto"/>
        <w:bottom w:val="none" w:sz="0" w:space="0" w:color="auto"/>
        <w:right w:val="none" w:sz="0" w:space="0" w:color="auto"/>
      </w:divBdr>
    </w:div>
    <w:div w:id="831600130">
      <w:marLeft w:val="480"/>
      <w:marRight w:val="0"/>
      <w:marTop w:val="0"/>
      <w:marBottom w:val="0"/>
      <w:divBdr>
        <w:top w:val="none" w:sz="0" w:space="0" w:color="auto"/>
        <w:left w:val="none" w:sz="0" w:space="0" w:color="auto"/>
        <w:bottom w:val="none" w:sz="0" w:space="0" w:color="auto"/>
        <w:right w:val="none" w:sz="0" w:space="0" w:color="auto"/>
      </w:divBdr>
    </w:div>
    <w:div w:id="831992185">
      <w:marLeft w:val="480"/>
      <w:marRight w:val="0"/>
      <w:marTop w:val="0"/>
      <w:marBottom w:val="0"/>
      <w:divBdr>
        <w:top w:val="none" w:sz="0" w:space="0" w:color="auto"/>
        <w:left w:val="none" w:sz="0" w:space="0" w:color="auto"/>
        <w:bottom w:val="none" w:sz="0" w:space="0" w:color="auto"/>
        <w:right w:val="none" w:sz="0" w:space="0" w:color="auto"/>
      </w:divBdr>
    </w:div>
    <w:div w:id="832993667">
      <w:marLeft w:val="480"/>
      <w:marRight w:val="0"/>
      <w:marTop w:val="0"/>
      <w:marBottom w:val="0"/>
      <w:divBdr>
        <w:top w:val="none" w:sz="0" w:space="0" w:color="auto"/>
        <w:left w:val="none" w:sz="0" w:space="0" w:color="auto"/>
        <w:bottom w:val="none" w:sz="0" w:space="0" w:color="auto"/>
        <w:right w:val="none" w:sz="0" w:space="0" w:color="auto"/>
      </w:divBdr>
    </w:div>
    <w:div w:id="833448390">
      <w:bodyDiv w:val="1"/>
      <w:marLeft w:val="0"/>
      <w:marRight w:val="0"/>
      <w:marTop w:val="0"/>
      <w:marBottom w:val="0"/>
      <w:divBdr>
        <w:top w:val="none" w:sz="0" w:space="0" w:color="auto"/>
        <w:left w:val="none" w:sz="0" w:space="0" w:color="auto"/>
        <w:bottom w:val="none" w:sz="0" w:space="0" w:color="auto"/>
        <w:right w:val="none" w:sz="0" w:space="0" w:color="auto"/>
      </w:divBdr>
      <w:divsChild>
        <w:div w:id="104815391">
          <w:marLeft w:val="640"/>
          <w:marRight w:val="0"/>
          <w:marTop w:val="0"/>
          <w:marBottom w:val="0"/>
          <w:divBdr>
            <w:top w:val="none" w:sz="0" w:space="0" w:color="auto"/>
            <w:left w:val="none" w:sz="0" w:space="0" w:color="auto"/>
            <w:bottom w:val="none" w:sz="0" w:space="0" w:color="auto"/>
            <w:right w:val="none" w:sz="0" w:space="0" w:color="auto"/>
          </w:divBdr>
        </w:div>
        <w:div w:id="1955670508">
          <w:marLeft w:val="640"/>
          <w:marRight w:val="0"/>
          <w:marTop w:val="0"/>
          <w:marBottom w:val="0"/>
          <w:divBdr>
            <w:top w:val="none" w:sz="0" w:space="0" w:color="auto"/>
            <w:left w:val="none" w:sz="0" w:space="0" w:color="auto"/>
            <w:bottom w:val="none" w:sz="0" w:space="0" w:color="auto"/>
            <w:right w:val="none" w:sz="0" w:space="0" w:color="auto"/>
          </w:divBdr>
        </w:div>
        <w:div w:id="1699774373">
          <w:marLeft w:val="640"/>
          <w:marRight w:val="0"/>
          <w:marTop w:val="0"/>
          <w:marBottom w:val="0"/>
          <w:divBdr>
            <w:top w:val="none" w:sz="0" w:space="0" w:color="auto"/>
            <w:left w:val="none" w:sz="0" w:space="0" w:color="auto"/>
            <w:bottom w:val="none" w:sz="0" w:space="0" w:color="auto"/>
            <w:right w:val="none" w:sz="0" w:space="0" w:color="auto"/>
          </w:divBdr>
        </w:div>
        <w:div w:id="2093548588">
          <w:marLeft w:val="640"/>
          <w:marRight w:val="0"/>
          <w:marTop w:val="0"/>
          <w:marBottom w:val="0"/>
          <w:divBdr>
            <w:top w:val="none" w:sz="0" w:space="0" w:color="auto"/>
            <w:left w:val="none" w:sz="0" w:space="0" w:color="auto"/>
            <w:bottom w:val="none" w:sz="0" w:space="0" w:color="auto"/>
            <w:right w:val="none" w:sz="0" w:space="0" w:color="auto"/>
          </w:divBdr>
        </w:div>
        <w:div w:id="1705905492">
          <w:marLeft w:val="640"/>
          <w:marRight w:val="0"/>
          <w:marTop w:val="0"/>
          <w:marBottom w:val="0"/>
          <w:divBdr>
            <w:top w:val="none" w:sz="0" w:space="0" w:color="auto"/>
            <w:left w:val="none" w:sz="0" w:space="0" w:color="auto"/>
            <w:bottom w:val="none" w:sz="0" w:space="0" w:color="auto"/>
            <w:right w:val="none" w:sz="0" w:space="0" w:color="auto"/>
          </w:divBdr>
        </w:div>
        <w:div w:id="1220244202">
          <w:marLeft w:val="640"/>
          <w:marRight w:val="0"/>
          <w:marTop w:val="0"/>
          <w:marBottom w:val="0"/>
          <w:divBdr>
            <w:top w:val="none" w:sz="0" w:space="0" w:color="auto"/>
            <w:left w:val="none" w:sz="0" w:space="0" w:color="auto"/>
            <w:bottom w:val="none" w:sz="0" w:space="0" w:color="auto"/>
            <w:right w:val="none" w:sz="0" w:space="0" w:color="auto"/>
          </w:divBdr>
        </w:div>
        <w:div w:id="546257807">
          <w:marLeft w:val="640"/>
          <w:marRight w:val="0"/>
          <w:marTop w:val="0"/>
          <w:marBottom w:val="0"/>
          <w:divBdr>
            <w:top w:val="none" w:sz="0" w:space="0" w:color="auto"/>
            <w:left w:val="none" w:sz="0" w:space="0" w:color="auto"/>
            <w:bottom w:val="none" w:sz="0" w:space="0" w:color="auto"/>
            <w:right w:val="none" w:sz="0" w:space="0" w:color="auto"/>
          </w:divBdr>
        </w:div>
        <w:div w:id="526871110">
          <w:marLeft w:val="640"/>
          <w:marRight w:val="0"/>
          <w:marTop w:val="0"/>
          <w:marBottom w:val="0"/>
          <w:divBdr>
            <w:top w:val="none" w:sz="0" w:space="0" w:color="auto"/>
            <w:left w:val="none" w:sz="0" w:space="0" w:color="auto"/>
            <w:bottom w:val="none" w:sz="0" w:space="0" w:color="auto"/>
            <w:right w:val="none" w:sz="0" w:space="0" w:color="auto"/>
          </w:divBdr>
        </w:div>
        <w:div w:id="1024942796">
          <w:marLeft w:val="640"/>
          <w:marRight w:val="0"/>
          <w:marTop w:val="0"/>
          <w:marBottom w:val="0"/>
          <w:divBdr>
            <w:top w:val="none" w:sz="0" w:space="0" w:color="auto"/>
            <w:left w:val="none" w:sz="0" w:space="0" w:color="auto"/>
            <w:bottom w:val="none" w:sz="0" w:space="0" w:color="auto"/>
            <w:right w:val="none" w:sz="0" w:space="0" w:color="auto"/>
          </w:divBdr>
        </w:div>
        <w:div w:id="1655333410">
          <w:marLeft w:val="640"/>
          <w:marRight w:val="0"/>
          <w:marTop w:val="0"/>
          <w:marBottom w:val="0"/>
          <w:divBdr>
            <w:top w:val="none" w:sz="0" w:space="0" w:color="auto"/>
            <w:left w:val="none" w:sz="0" w:space="0" w:color="auto"/>
            <w:bottom w:val="none" w:sz="0" w:space="0" w:color="auto"/>
            <w:right w:val="none" w:sz="0" w:space="0" w:color="auto"/>
          </w:divBdr>
        </w:div>
        <w:div w:id="769812867">
          <w:marLeft w:val="640"/>
          <w:marRight w:val="0"/>
          <w:marTop w:val="0"/>
          <w:marBottom w:val="0"/>
          <w:divBdr>
            <w:top w:val="none" w:sz="0" w:space="0" w:color="auto"/>
            <w:left w:val="none" w:sz="0" w:space="0" w:color="auto"/>
            <w:bottom w:val="none" w:sz="0" w:space="0" w:color="auto"/>
            <w:right w:val="none" w:sz="0" w:space="0" w:color="auto"/>
          </w:divBdr>
        </w:div>
        <w:div w:id="571430744">
          <w:marLeft w:val="640"/>
          <w:marRight w:val="0"/>
          <w:marTop w:val="0"/>
          <w:marBottom w:val="0"/>
          <w:divBdr>
            <w:top w:val="none" w:sz="0" w:space="0" w:color="auto"/>
            <w:left w:val="none" w:sz="0" w:space="0" w:color="auto"/>
            <w:bottom w:val="none" w:sz="0" w:space="0" w:color="auto"/>
            <w:right w:val="none" w:sz="0" w:space="0" w:color="auto"/>
          </w:divBdr>
        </w:div>
        <w:div w:id="746996671">
          <w:marLeft w:val="640"/>
          <w:marRight w:val="0"/>
          <w:marTop w:val="0"/>
          <w:marBottom w:val="0"/>
          <w:divBdr>
            <w:top w:val="none" w:sz="0" w:space="0" w:color="auto"/>
            <w:left w:val="none" w:sz="0" w:space="0" w:color="auto"/>
            <w:bottom w:val="none" w:sz="0" w:space="0" w:color="auto"/>
            <w:right w:val="none" w:sz="0" w:space="0" w:color="auto"/>
          </w:divBdr>
        </w:div>
        <w:div w:id="1080449702">
          <w:marLeft w:val="640"/>
          <w:marRight w:val="0"/>
          <w:marTop w:val="0"/>
          <w:marBottom w:val="0"/>
          <w:divBdr>
            <w:top w:val="none" w:sz="0" w:space="0" w:color="auto"/>
            <w:left w:val="none" w:sz="0" w:space="0" w:color="auto"/>
            <w:bottom w:val="none" w:sz="0" w:space="0" w:color="auto"/>
            <w:right w:val="none" w:sz="0" w:space="0" w:color="auto"/>
          </w:divBdr>
        </w:div>
        <w:div w:id="2140878768">
          <w:marLeft w:val="640"/>
          <w:marRight w:val="0"/>
          <w:marTop w:val="0"/>
          <w:marBottom w:val="0"/>
          <w:divBdr>
            <w:top w:val="none" w:sz="0" w:space="0" w:color="auto"/>
            <w:left w:val="none" w:sz="0" w:space="0" w:color="auto"/>
            <w:bottom w:val="none" w:sz="0" w:space="0" w:color="auto"/>
            <w:right w:val="none" w:sz="0" w:space="0" w:color="auto"/>
          </w:divBdr>
        </w:div>
        <w:div w:id="12148498">
          <w:marLeft w:val="640"/>
          <w:marRight w:val="0"/>
          <w:marTop w:val="0"/>
          <w:marBottom w:val="0"/>
          <w:divBdr>
            <w:top w:val="none" w:sz="0" w:space="0" w:color="auto"/>
            <w:left w:val="none" w:sz="0" w:space="0" w:color="auto"/>
            <w:bottom w:val="none" w:sz="0" w:space="0" w:color="auto"/>
            <w:right w:val="none" w:sz="0" w:space="0" w:color="auto"/>
          </w:divBdr>
        </w:div>
        <w:div w:id="444808461">
          <w:marLeft w:val="640"/>
          <w:marRight w:val="0"/>
          <w:marTop w:val="0"/>
          <w:marBottom w:val="0"/>
          <w:divBdr>
            <w:top w:val="none" w:sz="0" w:space="0" w:color="auto"/>
            <w:left w:val="none" w:sz="0" w:space="0" w:color="auto"/>
            <w:bottom w:val="none" w:sz="0" w:space="0" w:color="auto"/>
            <w:right w:val="none" w:sz="0" w:space="0" w:color="auto"/>
          </w:divBdr>
        </w:div>
        <w:div w:id="648244793">
          <w:marLeft w:val="640"/>
          <w:marRight w:val="0"/>
          <w:marTop w:val="0"/>
          <w:marBottom w:val="0"/>
          <w:divBdr>
            <w:top w:val="none" w:sz="0" w:space="0" w:color="auto"/>
            <w:left w:val="none" w:sz="0" w:space="0" w:color="auto"/>
            <w:bottom w:val="none" w:sz="0" w:space="0" w:color="auto"/>
            <w:right w:val="none" w:sz="0" w:space="0" w:color="auto"/>
          </w:divBdr>
        </w:div>
        <w:div w:id="1108356987">
          <w:marLeft w:val="640"/>
          <w:marRight w:val="0"/>
          <w:marTop w:val="0"/>
          <w:marBottom w:val="0"/>
          <w:divBdr>
            <w:top w:val="none" w:sz="0" w:space="0" w:color="auto"/>
            <w:left w:val="none" w:sz="0" w:space="0" w:color="auto"/>
            <w:bottom w:val="none" w:sz="0" w:space="0" w:color="auto"/>
            <w:right w:val="none" w:sz="0" w:space="0" w:color="auto"/>
          </w:divBdr>
        </w:div>
        <w:div w:id="1040859545">
          <w:marLeft w:val="640"/>
          <w:marRight w:val="0"/>
          <w:marTop w:val="0"/>
          <w:marBottom w:val="0"/>
          <w:divBdr>
            <w:top w:val="none" w:sz="0" w:space="0" w:color="auto"/>
            <w:left w:val="none" w:sz="0" w:space="0" w:color="auto"/>
            <w:bottom w:val="none" w:sz="0" w:space="0" w:color="auto"/>
            <w:right w:val="none" w:sz="0" w:space="0" w:color="auto"/>
          </w:divBdr>
        </w:div>
        <w:div w:id="297221709">
          <w:marLeft w:val="640"/>
          <w:marRight w:val="0"/>
          <w:marTop w:val="0"/>
          <w:marBottom w:val="0"/>
          <w:divBdr>
            <w:top w:val="none" w:sz="0" w:space="0" w:color="auto"/>
            <w:left w:val="none" w:sz="0" w:space="0" w:color="auto"/>
            <w:bottom w:val="none" w:sz="0" w:space="0" w:color="auto"/>
            <w:right w:val="none" w:sz="0" w:space="0" w:color="auto"/>
          </w:divBdr>
        </w:div>
        <w:div w:id="1520584916">
          <w:marLeft w:val="640"/>
          <w:marRight w:val="0"/>
          <w:marTop w:val="0"/>
          <w:marBottom w:val="0"/>
          <w:divBdr>
            <w:top w:val="none" w:sz="0" w:space="0" w:color="auto"/>
            <w:left w:val="none" w:sz="0" w:space="0" w:color="auto"/>
            <w:bottom w:val="none" w:sz="0" w:space="0" w:color="auto"/>
            <w:right w:val="none" w:sz="0" w:space="0" w:color="auto"/>
          </w:divBdr>
        </w:div>
        <w:div w:id="1600680399">
          <w:marLeft w:val="640"/>
          <w:marRight w:val="0"/>
          <w:marTop w:val="0"/>
          <w:marBottom w:val="0"/>
          <w:divBdr>
            <w:top w:val="none" w:sz="0" w:space="0" w:color="auto"/>
            <w:left w:val="none" w:sz="0" w:space="0" w:color="auto"/>
            <w:bottom w:val="none" w:sz="0" w:space="0" w:color="auto"/>
            <w:right w:val="none" w:sz="0" w:space="0" w:color="auto"/>
          </w:divBdr>
        </w:div>
        <w:div w:id="1838962983">
          <w:marLeft w:val="640"/>
          <w:marRight w:val="0"/>
          <w:marTop w:val="0"/>
          <w:marBottom w:val="0"/>
          <w:divBdr>
            <w:top w:val="none" w:sz="0" w:space="0" w:color="auto"/>
            <w:left w:val="none" w:sz="0" w:space="0" w:color="auto"/>
            <w:bottom w:val="none" w:sz="0" w:space="0" w:color="auto"/>
            <w:right w:val="none" w:sz="0" w:space="0" w:color="auto"/>
          </w:divBdr>
        </w:div>
        <w:div w:id="729497578">
          <w:marLeft w:val="640"/>
          <w:marRight w:val="0"/>
          <w:marTop w:val="0"/>
          <w:marBottom w:val="0"/>
          <w:divBdr>
            <w:top w:val="none" w:sz="0" w:space="0" w:color="auto"/>
            <w:left w:val="none" w:sz="0" w:space="0" w:color="auto"/>
            <w:bottom w:val="none" w:sz="0" w:space="0" w:color="auto"/>
            <w:right w:val="none" w:sz="0" w:space="0" w:color="auto"/>
          </w:divBdr>
        </w:div>
        <w:div w:id="1579634590">
          <w:marLeft w:val="640"/>
          <w:marRight w:val="0"/>
          <w:marTop w:val="0"/>
          <w:marBottom w:val="0"/>
          <w:divBdr>
            <w:top w:val="none" w:sz="0" w:space="0" w:color="auto"/>
            <w:left w:val="none" w:sz="0" w:space="0" w:color="auto"/>
            <w:bottom w:val="none" w:sz="0" w:space="0" w:color="auto"/>
            <w:right w:val="none" w:sz="0" w:space="0" w:color="auto"/>
          </w:divBdr>
        </w:div>
        <w:div w:id="1676373665">
          <w:marLeft w:val="640"/>
          <w:marRight w:val="0"/>
          <w:marTop w:val="0"/>
          <w:marBottom w:val="0"/>
          <w:divBdr>
            <w:top w:val="none" w:sz="0" w:space="0" w:color="auto"/>
            <w:left w:val="none" w:sz="0" w:space="0" w:color="auto"/>
            <w:bottom w:val="none" w:sz="0" w:space="0" w:color="auto"/>
            <w:right w:val="none" w:sz="0" w:space="0" w:color="auto"/>
          </w:divBdr>
        </w:div>
        <w:div w:id="1001468972">
          <w:marLeft w:val="640"/>
          <w:marRight w:val="0"/>
          <w:marTop w:val="0"/>
          <w:marBottom w:val="0"/>
          <w:divBdr>
            <w:top w:val="none" w:sz="0" w:space="0" w:color="auto"/>
            <w:left w:val="none" w:sz="0" w:space="0" w:color="auto"/>
            <w:bottom w:val="none" w:sz="0" w:space="0" w:color="auto"/>
            <w:right w:val="none" w:sz="0" w:space="0" w:color="auto"/>
          </w:divBdr>
        </w:div>
        <w:div w:id="1486900632">
          <w:marLeft w:val="640"/>
          <w:marRight w:val="0"/>
          <w:marTop w:val="0"/>
          <w:marBottom w:val="0"/>
          <w:divBdr>
            <w:top w:val="none" w:sz="0" w:space="0" w:color="auto"/>
            <w:left w:val="none" w:sz="0" w:space="0" w:color="auto"/>
            <w:bottom w:val="none" w:sz="0" w:space="0" w:color="auto"/>
            <w:right w:val="none" w:sz="0" w:space="0" w:color="auto"/>
          </w:divBdr>
        </w:div>
        <w:div w:id="240649885">
          <w:marLeft w:val="640"/>
          <w:marRight w:val="0"/>
          <w:marTop w:val="0"/>
          <w:marBottom w:val="0"/>
          <w:divBdr>
            <w:top w:val="none" w:sz="0" w:space="0" w:color="auto"/>
            <w:left w:val="none" w:sz="0" w:space="0" w:color="auto"/>
            <w:bottom w:val="none" w:sz="0" w:space="0" w:color="auto"/>
            <w:right w:val="none" w:sz="0" w:space="0" w:color="auto"/>
          </w:divBdr>
        </w:div>
        <w:div w:id="1790734810">
          <w:marLeft w:val="640"/>
          <w:marRight w:val="0"/>
          <w:marTop w:val="0"/>
          <w:marBottom w:val="0"/>
          <w:divBdr>
            <w:top w:val="none" w:sz="0" w:space="0" w:color="auto"/>
            <w:left w:val="none" w:sz="0" w:space="0" w:color="auto"/>
            <w:bottom w:val="none" w:sz="0" w:space="0" w:color="auto"/>
            <w:right w:val="none" w:sz="0" w:space="0" w:color="auto"/>
          </w:divBdr>
        </w:div>
        <w:div w:id="91244337">
          <w:marLeft w:val="640"/>
          <w:marRight w:val="0"/>
          <w:marTop w:val="0"/>
          <w:marBottom w:val="0"/>
          <w:divBdr>
            <w:top w:val="none" w:sz="0" w:space="0" w:color="auto"/>
            <w:left w:val="none" w:sz="0" w:space="0" w:color="auto"/>
            <w:bottom w:val="none" w:sz="0" w:space="0" w:color="auto"/>
            <w:right w:val="none" w:sz="0" w:space="0" w:color="auto"/>
          </w:divBdr>
        </w:div>
        <w:div w:id="1707288780">
          <w:marLeft w:val="640"/>
          <w:marRight w:val="0"/>
          <w:marTop w:val="0"/>
          <w:marBottom w:val="0"/>
          <w:divBdr>
            <w:top w:val="none" w:sz="0" w:space="0" w:color="auto"/>
            <w:left w:val="none" w:sz="0" w:space="0" w:color="auto"/>
            <w:bottom w:val="none" w:sz="0" w:space="0" w:color="auto"/>
            <w:right w:val="none" w:sz="0" w:space="0" w:color="auto"/>
          </w:divBdr>
        </w:div>
        <w:div w:id="1674262569">
          <w:marLeft w:val="640"/>
          <w:marRight w:val="0"/>
          <w:marTop w:val="0"/>
          <w:marBottom w:val="0"/>
          <w:divBdr>
            <w:top w:val="none" w:sz="0" w:space="0" w:color="auto"/>
            <w:left w:val="none" w:sz="0" w:space="0" w:color="auto"/>
            <w:bottom w:val="none" w:sz="0" w:space="0" w:color="auto"/>
            <w:right w:val="none" w:sz="0" w:space="0" w:color="auto"/>
          </w:divBdr>
        </w:div>
        <w:div w:id="243490197">
          <w:marLeft w:val="640"/>
          <w:marRight w:val="0"/>
          <w:marTop w:val="0"/>
          <w:marBottom w:val="0"/>
          <w:divBdr>
            <w:top w:val="none" w:sz="0" w:space="0" w:color="auto"/>
            <w:left w:val="none" w:sz="0" w:space="0" w:color="auto"/>
            <w:bottom w:val="none" w:sz="0" w:space="0" w:color="auto"/>
            <w:right w:val="none" w:sz="0" w:space="0" w:color="auto"/>
          </w:divBdr>
        </w:div>
        <w:div w:id="810945180">
          <w:marLeft w:val="640"/>
          <w:marRight w:val="0"/>
          <w:marTop w:val="0"/>
          <w:marBottom w:val="0"/>
          <w:divBdr>
            <w:top w:val="none" w:sz="0" w:space="0" w:color="auto"/>
            <w:left w:val="none" w:sz="0" w:space="0" w:color="auto"/>
            <w:bottom w:val="none" w:sz="0" w:space="0" w:color="auto"/>
            <w:right w:val="none" w:sz="0" w:space="0" w:color="auto"/>
          </w:divBdr>
        </w:div>
        <w:div w:id="288703944">
          <w:marLeft w:val="640"/>
          <w:marRight w:val="0"/>
          <w:marTop w:val="0"/>
          <w:marBottom w:val="0"/>
          <w:divBdr>
            <w:top w:val="none" w:sz="0" w:space="0" w:color="auto"/>
            <w:left w:val="none" w:sz="0" w:space="0" w:color="auto"/>
            <w:bottom w:val="none" w:sz="0" w:space="0" w:color="auto"/>
            <w:right w:val="none" w:sz="0" w:space="0" w:color="auto"/>
          </w:divBdr>
        </w:div>
        <w:div w:id="1446345398">
          <w:marLeft w:val="640"/>
          <w:marRight w:val="0"/>
          <w:marTop w:val="0"/>
          <w:marBottom w:val="0"/>
          <w:divBdr>
            <w:top w:val="none" w:sz="0" w:space="0" w:color="auto"/>
            <w:left w:val="none" w:sz="0" w:space="0" w:color="auto"/>
            <w:bottom w:val="none" w:sz="0" w:space="0" w:color="auto"/>
            <w:right w:val="none" w:sz="0" w:space="0" w:color="auto"/>
          </w:divBdr>
        </w:div>
        <w:div w:id="1886982317">
          <w:marLeft w:val="640"/>
          <w:marRight w:val="0"/>
          <w:marTop w:val="0"/>
          <w:marBottom w:val="0"/>
          <w:divBdr>
            <w:top w:val="none" w:sz="0" w:space="0" w:color="auto"/>
            <w:left w:val="none" w:sz="0" w:space="0" w:color="auto"/>
            <w:bottom w:val="none" w:sz="0" w:space="0" w:color="auto"/>
            <w:right w:val="none" w:sz="0" w:space="0" w:color="auto"/>
          </w:divBdr>
        </w:div>
        <w:div w:id="739056115">
          <w:marLeft w:val="640"/>
          <w:marRight w:val="0"/>
          <w:marTop w:val="0"/>
          <w:marBottom w:val="0"/>
          <w:divBdr>
            <w:top w:val="none" w:sz="0" w:space="0" w:color="auto"/>
            <w:left w:val="none" w:sz="0" w:space="0" w:color="auto"/>
            <w:bottom w:val="none" w:sz="0" w:space="0" w:color="auto"/>
            <w:right w:val="none" w:sz="0" w:space="0" w:color="auto"/>
          </w:divBdr>
        </w:div>
        <w:div w:id="1629509787">
          <w:marLeft w:val="640"/>
          <w:marRight w:val="0"/>
          <w:marTop w:val="0"/>
          <w:marBottom w:val="0"/>
          <w:divBdr>
            <w:top w:val="none" w:sz="0" w:space="0" w:color="auto"/>
            <w:left w:val="none" w:sz="0" w:space="0" w:color="auto"/>
            <w:bottom w:val="none" w:sz="0" w:space="0" w:color="auto"/>
            <w:right w:val="none" w:sz="0" w:space="0" w:color="auto"/>
          </w:divBdr>
        </w:div>
        <w:div w:id="2065983798">
          <w:marLeft w:val="640"/>
          <w:marRight w:val="0"/>
          <w:marTop w:val="0"/>
          <w:marBottom w:val="0"/>
          <w:divBdr>
            <w:top w:val="none" w:sz="0" w:space="0" w:color="auto"/>
            <w:left w:val="none" w:sz="0" w:space="0" w:color="auto"/>
            <w:bottom w:val="none" w:sz="0" w:space="0" w:color="auto"/>
            <w:right w:val="none" w:sz="0" w:space="0" w:color="auto"/>
          </w:divBdr>
        </w:div>
        <w:div w:id="450364308">
          <w:marLeft w:val="640"/>
          <w:marRight w:val="0"/>
          <w:marTop w:val="0"/>
          <w:marBottom w:val="0"/>
          <w:divBdr>
            <w:top w:val="none" w:sz="0" w:space="0" w:color="auto"/>
            <w:left w:val="none" w:sz="0" w:space="0" w:color="auto"/>
            <w:bottom w:val="none" w:sz="0" w:space="0" w:color="auto"/>
            <w:right w:val="none" w:sz="0" w:space="0" w:color="auto"/>
          </w:divBdr>
        </w:div>
        <w:div w:id="1564288479">
          <w:marLeft w:val="640"/>
          <w:marRight w:val="0"/>
          <w:marTop w:val="0"/>
          <w:marBottom w:val="0"/>
          <w:divBdr>
            <w:top w:val="none" w:sz="0" w:space="0" w:color="auto"/>
            <w:left w:val="none" w:sz="0" w:space="0" w:color="auto"/>
            <w:bottom w:val="none" w:sz="0" w:space="0" w:color="auto"/>
            <w:right w:val="none" w:sz="0" w:space="0" w:color="auto"/>
          </w:divBdr>
        </w:div>
        <w:div w:id="1045056552">
          <w:marLeft w:val="640"/>
          <w:marRight w:val="0"/>
          <w:marTop w:val="0"/>
          <w:marBottom w:val="0"/>
          <w:divBdr>
            <w:top w:val="none" w:sz="0" w:space="0" w:color="auto"/>
            <w:left w:val="none" w:sz="0" w:space="0" w:color="auto"/>
            <w:bottom w:val="none" w:sz="0" w:space="0" w:color="auto"/>
            <w:right w:val="none" w:sz="0" w:space="0" w:color="auto"/>
          </w:divBdr>
        </w:div>
        <w:div w:id="281574023">
          <w:marLeft w:val="640"/>
          <w:marRight w:val="0"/>
          <w:marTop w:val="0"/>
          <w:marBottom w:val="0"/>
          <w:divBdr>
            <w:top w:val="none" w:sz="0" w:space="0" w:color="auto"/>
            <w:left w:val="none" w:sz="0" w:space="0" w:color="auto"/>
            <w:bottom w:val="none" w:sz="0" w:space="0" w:color="auto"/>
            <w:right w:val="none" w:sz="0" w:space="0" w:color="auto"/>
          </w:divBdr>
        </w:div>
        <w:div w:id="1186210258">
          <w:marLeft w:val="640"/>
          <w:marRight w:val="0"/>
          <w:marTop w:val="0"/>
          <w:marBottom w:val="0"/>
          <w:divBdr>
            <w:top w:val="none" w:sz="0" w:space="0" w:color="auto"/>
            <w:left w:val="none" w:sz="0" w:space="0" w:color="auto"/>
            <w:bottom w:val="none" w:sz="0" w:space="0" w:color="auto"/>
            <w:right w:val="none" w:sz="0" w:space="0" w:color="auto"/>
          </w:divBdr>
        </w:div>
        <w:div w:id="1614676396">
          <w:marLeft w:val="640"/>
          <w:marRight w:val="0"/>
          <w:marTop w:val="0"/>
          <w:marBottom w:val="0"/>
          <w:divBdr>
            <w:top w:val="none" w:sz="0" w:space="0" w:color="auto"/>
            <w:left w:val="none" w:sz="0" w:space="0" w:color="auto"/>
            <w:bottom w:val="none" w:sz="0" w:space="0" w:color="auto"/>
            <w:right w:val="none" w:sz="0" w:space="0" w:color="auto"/>
          </w:divBdr>
        </w:div>
        <w:div w:id="244000417">
          <w:marLeft w:val="640"/>
          <w:marRight w:val="0"/>
          <w:marTop w:val="0"/>
          <w:marBottom w:val="0"/>
          <w:divBdr>
            <w:top w:val="none" w:sz="0" w:space="0" w:color="auto"/>
            <w:left w:val="none" w:sz="0" w:space="0" w:color="auto"/>
            <w:bottom w:val="none" w:sz="0" w:space="0" w:color="auto"/>
            <w:right w:val="none" w:sz="0" w:space="0" w:color="auto"/>
          </w:divBdr>
        </w:div>
        <w:div w:id="1677804607">
          <w:marLeft w:val="640"/>
          <w:marRight w:val="0"/>
          <w:marTop w:val="0"/>
          <w:marBottom w:val="0"/>
          <w:divBdr>
            <w:top w:val="none" w:sz="0" w:space="0" w:color="auto"/>
            <w:left w:val="none" w:sz="0" w:space="0" w:color="auto"/>
            <w:bottom w:val="none" w:sz="0" w:space="0" w:color="auto"/>
            <w:right w:val="none" w:sz="0" w:space="0" w:color="auto"/>
          </w:divBdr>
        </w:div>
        <w:div w:id="671878921">
          <w:marLeft w:val="640"/>
          <w:marRight w:val="0"/>
          <w:marTop w:val="0"/>
          <w:marBottom w:val="0"/>
          <w:divBdr>
            <w:top w:val="none" w:sz="0" w:space="0" w:color="auto"/>
            <w:left w:val="none" w:sz="0" w:space="0" w:color="auto"/>
            <w:bottom w:val="none" w:sz="0" w:space="0" w:color="auto"/>
            <w:right w:val="none" w:sz="0" w:space="0" w:color="auto"/>
          </w:divBdr>
        </w:div>
        <w:div w:id="1327398602">
          <w:marLeft w:val="640"/>
          <w:marRight w:val="0"/>
          <w:marTop w:val="0"/>
          <w:marBottom w:val="0"/>
          <w:divBdr>
            <w:top w:val="none" w:sz="0" w:space="0" w:color="auto"/>
            <w:left w:val="none" w:sz="0" w:space="0" w:color="auto"/>
            <w:bottom w:val="none" w:sz="0" w:space="0" w:color="auto"/>
            <w:right w:val="none" w:sz="0" w:space="0" w:color="auto"/>
          </w:divBdr>
        </w:div>
        <w:div w:id="1645544635">
          <w:marLeft w:val="640"/>
          <w:marRight w:val="0"/>
          <w:marTop w:val="0"/>
          <w:marBottom w:val="0"/>
          <w:divBdr>
            <w:top w:val="none" w:sz="0" w:space="0" w:color="auto"/>
            <w:left w:val="none" w:sz="0" w:space="0" w:color="auto"/>
            <w:bottom w:val="none" w:sz="0" w:space="0" w:color="auto"/>
            <w:right w:val="none" w:sz="0" w:space="0" w:color="auto"/>
          </w:divBdr>
        </w:div>
        <w:div w:id="75787113">
          <w:marLeft w:val="640"/>
          <w:marRight w:val="0"/>
          <w:marTop w:val="0"/>
          <w:marBottom w:val="0"/>
          <w:divBdr>
            <w:top w:val="none" w:sz="0" w:space="0" w:color="auto"/>
            <w:left w:val="none" w:sz="0" w:space="0" w:color="auto"/>
            <w:bottom w:val="none" w:sz="0" w:space="0" w:color="auto"/>
            <w:right w:val="none" w:sz="0" w:space="0" w:color="auto"/>
          </w:divBdr>
        </w:div>
        <w:div w:id="206139073">
          <w:marLeft w:val="640"/>
          <w:marRight w:val="0"/>
          <w:marTop w:val="0"/>
          <w:marBottom w:val="0"/>
          <w:divBdr>
            <w:top w:val="none" w:sz="0" w:space="0" w:color="auto"/>
            <w:left w:val="none" w:sz="0" w:space="0" w:color="auto"/>
            <w:bottom w:val="none" w:sz="0" w:space="0" w:color="auto"/>
            <w:right w:val="none" w:sz="0" w:space="0" w:color="auto"/>
          </w:divBdr>
        </w:div>
        <w:div w:id="1614437532">
          <w:marLeft w:val="640"/>
          <w:marRight w:val="0"/>
          <w:marTop w:val="0"/>
          <w:marBottom w:val="0"/>
          <w:divBdr>
            <w:top w:val="none" w:sz="0" w:space="0" w:color="auto"/>
            <w:left w:val="none" w:sz="0" w:space="0" w:color="auto"/>
            <w:bottom w:val="none" w:sz="0" w:space="0" w:color="auto"/>
            <w:right w:val="none" w:sz="0" w:space="0" w:color="auto"/>
          </w:divBdr>
        </w:div>
        <w:div w:id="1055277844">
          <w:marLeft w:val="640"/>
          <w:marRight w:val="0"/>
          <w:marTop w:val="0"/>
          <w:marBottom w:val="0"/>
          <w:divBdr>
            <w:top w:val="none" w:sz="0" w:space="0" w:color="auto"/>
            <w:left w:val="none" w:sz="0" w:space="0" w:color="auto"/>
            <w:bottom w:val="none" w:sz="0" w:space="0" w:color="auto"/>
            <w:right w:val="none" w:sz="0" w:space="0" w:color="auto"/>
          </w:divBdr>
        </w:div>
        <w:div w:id="749278998">
          <w:marLeft w:val="640"/>
          <w:marRight w:val="0"/>
          <w:marTop w:val="0"/>
          <w:marBottom w:val="0"/>
          <w:divBdr>
            <w:top w:val="none" w:sz="0" w:space="0" w:color="auto"/>
            <w:left w:val="none" w:sz="0" w:space="0" w:color="auto"/>
            <w:bottom w:val="none" w:sz="0" w:space="0" w:color="auto"/>
            <w:right w:val="none" w:sz="0" w:space="0" w:color="auto"/>
          </w:divBdr>
        </w:div>
        <w:div w:id="221330782">
          <w:marLeft w:val="640"/>
          <w:marRight w:val="0"/>
          <w:marTop w:val="0"/>
          <w:marBottom w:val="0"/>
          <w:divBdr>
            <w:top w:val="none" w:sz="0" w:space="0" w:color="auto"/>
            <w:left w:val="none" w:sz="0" w:space="0" w:color="auto"/>
            <w:bottom w:val="none" w:sz="0" w:space="0" w:color="auto"/>
            <w:right w:val="none" w:sz="0" w:space="0" w:color="auto"/>
          </w:divBdr>
        </w:div>
        <w:div w:id="618070087">
          <w:marLeft w:val="640"/>
          <w:marRight w:val="0"/>
          <w:marTop w:val="0"/>
          <w:marBottom w:val="0"/>
          <w:divBdr>
            <w:top w:val="none" w:sz="0" w:space="0" w:color="auto"/>
            <w:left w:val="none" w:sz="0" w:space="0" w:color="auto"/>
            <w:bottom w:val="none" w:sz="0" w:space="0" w:color="auto"/>
            <w:right w:val="none" w:sz="0" w:space="0" w:color="auto"/>
          </w:divBdr>
        </w:div>
        <w:div w:id="271983501">
          <w:marLeft w:val="640"/>
          <w:marRight w:val="0"/>
          <w:marTop w:val="0"/>
          <w:marBottom w:val="0"/>
          <w:divBdr>
            <w:top w:val="none" w:sz="0" w:space="0" w:color="auto"/>
            <w:left w:val="none" w:sz="0" w:space="0" w:color="auto"/>
            <w:bottom w:val="none" w:sz="0" w:space="0" w:color="auto"/>
            <w:right w:val="none" w:sz="0" w:space="0" w:color="auto"/>
          </w:divBdr>
        </w:div>
        <w:div w:id="50352815">
          <w:marLeft w:val="640"/>
          <w:marRight w:val="0"/>
          <w:marTop w:val="0"/>
          <w:marBottom w:val="0"/>
          <w:divBdr>
            <w:top w:val="none" w:sz="0" w:space="0" w:color="auto"/>
            <w:left w:val="none" w:sz="0" w:space="0" w:color="auto"/>
            <w:bottom w:val="none" w:sz="0" w:space="0" w:color="auto"/>
            <w:right w:val="none" w:sz="0" w:space="0" w:color="auto"/>
          </w:divBdr>
        </w:div>
        <w:div w:id="1882983818">
          <w:marLeft w:val="640"/>
          <w:marRight w:val="0"/>
          <w:marTop w:val="0"/>
          <w:marBottom w:val="0"/>
          <w:divBdr>
            <w:top w:val="none" w:sz="0" w:space="0" w:color="auto"/>
            <w:left w:val="none" w:sz="0" w:space="0" w:color="auto"/>
            <w:bottom w:val="none" w:sz="0" w:space="0" w:color="auto"/>
            <w:right w:val="none" w:sz="0" w:space="0" w:color="auto"/>
          </w:divBdr>
        </w:div>
      </w:divsChild>
    </w:div>
    <w:div w:id="833881854">
      <w:marLeft w:val="480"/>
      <w:marRight w:val="0"/>
      <w:marTop w:val="0"/>
      <w:marBottom w:val="0"/>
      <w:divBdr>
        <w:top w:val="none" w:sz="0" w:space="0" w:color="auto"/>
        <w:left w:val="none" w:sz="0" w:space="0" w:color="auto"/>
        <w:bottom w:val="none" w:sz="0" w:space="0" w:color="auto"/>
        <w:right w:val="none" w:sz="0" w:space="0" w:color="auto"/>
      </w:divBdr>
    </w:div>
    <w:div w:id="836267735">
      <w:bodyDiv w:val="1"/>
      <w:marLeft w:val="0"/>
      <w:marRight w:val="0"/>
      <w:marTop w:val="0"/>
      <w:marBottom w:val="0"/>
      <w:divBdr>
        <w:top w:val="none" w:sz="0" w:space="0" w:color="auto"/>
        <w:left w:val="none" w:sz="0" w:space="0" w:color="auto"/>
        <w:bottom w:val="none" w:sz="0" w:space="0" w:color="auto"/>
        <w:right w:val="none" w:sz="0" w:space="0" w:color="auto"/>
      </w:divBdr>
    </w:div>
    <w:div w:id="836381284">
      <w:bodyDiv w:val="1"/>
      <w:marLeft w:val="0"/>
      <w:marRight w:val="0"/>
      <w:marTop w:val="0"/>
      <w:marBottom w:val="0"/>
      <w:divBdr>
        <w:top w:val="none" w:sz="0" w:space="0" w:color="auto"/>
        <w:left w:val="none" w:sz="0" w:space="0" w:color="auto"/>
        <w:bottom w:val="none" w:sz="0" w:space="0" w:color="auto"/>
        <w:right w:val="none" w:sz="0" w:space="0" w:color="auto"/>
      </w:divBdr>
      <w:divsChild>
        <w:div w:id="485822531">
          <w:marLeft w:val="640"/>
          <w:marRight w:val="0"/>
          <w:marTop w:val="0"/>
          <w:marBottom w:val="0"/>
          <w:divBdr>
            <w:top w:val="none" w:sz="0" w:space="0" w:color="auto"/>
            <w:left w:val="none" w:sz="0" w:space="0" w:color="auto"/>
            <w:bottom w:val="none" w:sz="0" w:space="0" w:color="auto"/>
            <w:right w:val="none" w:sz="0" w:space="0" w:color="auto"/>
          </w:divBdr>
        </w:div>
        <w:div w:id="910190565">
          <w:marLeft w:val="640"/>
          <w:marRight w:val="0"/>
          <w:marTop w:val="0"/>
          <w:marBottom w:val="0"/>
          <w:divBdr>
            <w:top w:val="none" w:sz="0" w:space="0" w:color="auto"/>
            <w:left w:val="none" w:sz="0" w:space="0" w:color="auto"/>
            <w:bottom w:val="none" w:sz="0" w:space="0" w:color="auto"/>
            <w:right w:val="none" w:sz="0" w:space="0" w:color="auto"/>
          </w:divBdr>
        </w:div>
        <w:div w:id="700518183">
          <w:marLeft w:val="640"/>
          <w:marRight w:val="0"/>
          <w:marTop w:val="0"/>
          <w:marBottom w:val="0"/>
          <w:divBdr>
            <w:top w:val="none" w:sz="0" w:space="0" w:color="auto"/>
            <w:left w:val="none" w:sz="0" w:space="0" w:color="auto"/>
            <w:bottom w:val="none" w:sz="0" w:space="0" w:color="auto"/>
            <w:right w:val="none" w:sz="0" w:space="0" w:color="auto"/>
          </w:divBdr>
        </w:div>
        <w:div w:id="815726897">
          <w:marLeft w:val="640"/>
          <w:marRight w:val="0"/>
          <w:marTop w:val="0"/>
          <w:marBottom w:val="0"/>
          <w:divBdr>
            <w:top w:val="none" w:sz="0" w:space="0" w:color="auto"/>
            <w:left w:val="none" w:sz="0" w:space="0" w:color="auto"/>
            <w:bottom w:val="none" w:sz="0" w:space="0" w:color="auto"/>
            <w:right w:val="none" w:sz="0" w:space="0" w:color="auto"/>
          </w:divBdr>
        </w:div>
        <w:div w:id="858128598">
          <w:marLeft w:val="640"/>
          <w:marRight w:val="0"/>
          <w:marTop w:val="0"/>
          <w:marBottom w:val="0"/>
          <w:divBdr>
            <w:top w:val="none" w:sz="0" w:space="0" w:color="auto"/>
            <w:left w:val="none" w:sz="0" w:space="0" w:color="auto"/>
            <w:bottom w:val="none" w:sz="0" w:space="0" w:color="auto"/>
            <w:right w:val="none" w:sz="0" w:space="0" w:color="auto"/>
          </w:divBdr>
        </w:div>
        <w:div w:id="1108964243">
          <w:marLeft w:val="640"/>
          <w:marRight w:val="0"/>
          <w:marTop w:val="0"/>
          <w:marBottom w:val="0"/>
          <w:divBdr>
            <w:top w:val="none" w:sz="0" w:space="0" w:color="auto"/>
            <w:left w:val="none" w:sz="0" w:space="0" w:color="auto"/>
            <w:bottom w:val="none" w:sz="0" w:space="0" w:color="auto"/>
            <w:right w:val="none" w:sz="0" w:space="0" w:color="auto"/>
          </w:divBdr>
        </w:div>
        <w:div w:id="333729637">
          <w:marLeft w:val="640"/>
          <w:marRight w:val="0"/>
          <w:marTop w:val="0"/>
          <w:marBottom w:val="0"/>
          <w:divBdr>
            <w:top w:val="none" w:sz="0" w:space="0" w:color="auto"/>
            <w:left w:val="none" w:sz="0" w:space="0" w:color="auto"/>
            <w:bottom w:val="none" w:sz="0" w:space="0" w:color="auto"/>
            <w:right w:val="none" w:sz="0" w:space="0" w:color="auto"/>
          </w:divBdr>
        </w:div>
        <w:div w:id="1297563058">
          <w:marLeft w:val="640"/>
          <w:marRight w:val="0"/>
          <w:marTop w:val="0"/>
          <w:marBottom w:val="0"/>
          <w:divBdr>
            <w:top w:val="none" w:sz="0" w:space="0" w:color="auto"/>
            <w:left w:val="none" w:sz="0" w:space="0" w:color="auto"/>
            <w:bottom w:val="none" w:sz="0" w:space="0" w:color="auto"/>
            <w:right w:val="none" w:sz="0" w:space="0" w:color="auto"/>
          </w:divBdr>
        </w:div>
        <w:div w:id="1673994342">
          <w:marLeft w:val="640"/>
          <w:marRight w:val="0"/>
          <w:marTop w:val="0"/>
          <w:marBottom w:val="0"/>
          <w:divBdr>
            <w:top w:val="none" w:sz="0" w:space="0" w:color="auto"/>
            <w:left w:val="none" w:sz="0" w:space="0" w:color="auto"/>
            <w:bottom w:val="none" w:sz="0" w:space="0" w:color="auto"/>
            <w:right w:val="none" w:sz="0" w:space="0" w:color="auto"/>
          </w:divBdr>
        </w:div>
        <w:div w:id="1716468929">
          <w:marLeft w:val="640"/>
          <w:marRight w:val="0"/>
          <w:marTop w:val="0"/>
          <w:marBottom w:val="0"/>
          <w:divBdr>
            <w:top w:val="none" w:sz="0" w:space="0" w:color="auto"/>
            <w:left w:val="none" w:sz="0" w:space="0" w:color="auto"/>
            <w:bottom w:val="none" w:sz="0" w:space="0" w:color="auto"/>
            <w:right w:val="none" w:sz="0" w:space="0" w:color="auto"/>
          </w:divBdr>
        </w:div>
        <w:div w:id="184297251">
          <w:marLeft w:val="640"/>
          <w:marRight w:val="0"/>
          <w:marTop w:val="0"/>
          <w:marBottom w:val="0"/>
          <w:divBdr>
            <w:top w:val="none" w:sz="0" w:space="0" w:color="auto"/>
            <w:left w:val="none" w:sz="0" w:space="0" w:color="auto"/>
            <w:bottom w:val="none" w:sz="0" w:space="0" w:color="auto"/>
            <w:right w:val="none" w:sz="0" w:space="0" w:color="auto"/>
          </w:divBdr>
        </w:div>
        <w:div w:id="997726394">
          <w:marLeft w:val="640"/>
          <w:marRight w:val="0"/>
          <w:marTop w:val="0"/>
          <w:marBottom w:val="0"/>
          <w:divBdr>
            <w:top w:val="none" w:sz="0" w:space="0" w:color="auto"/>
            <w:left w:val="none" w:sz="0" w:space="0" w:color="auto"/>
            <w:bottom w:val="none" w:sz="0" w:space="0" w:color="auto"/>
            <w:right w:val="none" w:sz="0" w:space="0" w:color="auto"/>
          </w:divBdr>
        </w:div>
        <w:div w:id="1837498396">
          <w:marLeft w:val="640"/>
          <w:marRight w:val="0"/>
          <w:marTop w:val="0"/>
          <w:marBottom w:val="0"/>
          <w:divBdr>
            <w:top w:val="none" w:sz="0" w:space="0" w:color="auto"/>
            <w:left w:val="none" w:sz="0" w:space="0" w:color="auto"/>
            <w:bottom w:val="none" w:sz="0" w:space="0" w:color="auto"/>
            <w:right w:val="none" w:sz="0" w:space="0" w:color="auto"/>
          </w:divBdr>
        </w:div>
        <w:div w:id="225801583">
          <w:marLeft w:val="640"/>
          <w:marRight w:val="0"/>
          <w:marTop w:val="0"/>
          <w:marBottom w:val="0"/>
          <w:divBdr>
            <w:top w:val="none" w:sz="0" w:space="0" w:color="auto"/>
            <w:left w:val="none" w:sz="0" w:space="0" w:color="auto"/>
            <w:bottom w:val="none" w:sz="0" w:space="0" w:color="auto"/>
            <w:right w:val="none" w:sz="0" w:space="0" w:color="auto"/>
          </w:divBdr>
        </w:div>
        <w:div w:id="566452945">
          <w:marLeft w:val="640"/>
          <w:marRight w:val="0"/>
          <w:marTop w:val="0"/>
          <w:marBottom w:val="0"/>
          <w:divBdr>
            <w:top w:val="none" w:sz="0" w:space="0" w:color="auto"/>
            <w:left w:val="none" w:sz="0" w:space="0" w:color="auto"/>
            <w:bottom w:val="none" w:sz="0" w:space="0" w:color="auto"/>
            <w:right w:val="none" w:sz="0" w:space="0" w:color="auto"/>
          </w:divBdr>
        </w:div>
        <w:div w:id="754202455">
          <w:marLeft w:val="640"/>
          <w:marRight w:val="0"/>
          <w:marTop w:val="0"/>
          <w:marBottom w:val="0"/>
          <w:divBdr>
            <w:top w:val="none" w:sz="0" w:space="0" w:color="auto"/>
            <w:left w:val="none" w:sz="0" w:space="0" w:color="auto"/>
            <w:bottom w:val="none" w:sz="0" w:space="0" w:color="auto"/>
            <w:right w:val="none" w:sz="0" w:space="0" w:color="auto"/>
          </w:divBdr>
        </w:div>
        <w:div w:id="718434760">
          <w:marLeft w:val="640"/>
          <w:marRight w:val="0"/>
          <w:marTop w:val="0"/>
          <w:marBottom w:val="0"/>
          <w:divBdr>
            <w:top w:val="none" w:sz="0" w:space="0" w:color="auto"/>
            <w:left w:val="none" w:sz="0" w:space="0" w:color="auto"/>
            <w:bottom w:val="none" w:sz="0" w:space="0" w:color="auto"/>
            <w:right w:val="none" w:sz="0" w:space="0" w:color="auto"/>
          </w:divBdr>
        </w:div>
        <w:div w:id="69543105">
          <w:marLeft w:val="640"/>
          <w:marRight w:val="0"/>
          <w:marTop w:val="0"/>
          <w:marBottom w:val="0"/>
          <w:divBdr>
            <w:top w:val="none" w:sz="0" w:space="0" w:color="auto"/>
            <w:left w:val="none" w:sz="0" w:space="0" w:color="auto"/>
            <w:bottom w:val="none" w:sz="0" w:space="0" w:color="auto"/>
            <w:right w:val="none" w:sz="0" w:space="0" w:color="auto"/>
          </w:divBdr>
        </w:div>
        <w:div w:id="1615744505">
          <w:marLeft w:val="640"/>
          <w:marRight w:val="0"/>
          <w:marTop w:val="0"/>
          <w:marBottom w:val="0"/>
          <w:divBdr>
            <w:top w:val="none" w:sz="0" w:space="0" w:color="auto"/>
            <w:left w:val="none" w:sz="0" w:space="0" w:color="auto"/>
            <w:bottom w:val="none" w:sz="0" w:space="0" w:color="auto"/>
            <w:right w:val="none" w:sz="0" w:space="0" w:color="auto"/>
          </w:divBdr>
        </w:div>
        <w:div w:id="1096243944">
          <w:marLeft w:val="640"/>
          <w:marRight w:val="0"/>
          <w:marTop w:val="0"/>
          <w:marBottom w:val="0"/>
          <w:divBdr>
            <w:top w:val="none" w:sz="0" w:space="0" w:color="auto"/>
            <w:left w:val="none" w:sz="0" w:space="0" w:color="auto"/>
            <w:bottom w:val="none" w:sz="0" w:space="0" w:color="auto"/>
            <w:right w:val="none" w:sz="0" w:space="0" w:color="auto"/>
          </w:divBdr>
        </w:div>
        <w:div w:id="176038939">
          <w:marLeft w:val="640"/>
          <w:marRight w:val="0"/>
          <w:marTop w:val="0"/>
          <w:marBottom w:val="0"/>
          <w:divBdr>
            <w:top w:val="none" w:sz="0" w:space="0" w:color="auto"/>
            <w:left w:val="none" w:sz="0" w:space="0" w:color="auto"/>
            <w:bottom w:val="none" w:sz="0" w:space="0" w:color="auto"/>
            <w:right w:val="none" w:sz="0" w:space="0" w:color="auto"/>
          </w:divBdr>
        </w:div>
        <w:div w:id="1462306842">
          <w:marLeft w:val="640"/>
          <w:marRight w:val="0"/>
          <w:marTop w:val="0"/>
          <w:marBottom w:val="0"/>
          <w:divBdr>
            <w:top w:val="none" w:sz="0" w:space="0" w:color="auto"/>
            <w:left w:val="none" w:sz="0" w:space="0" w:color="auto"/>
            <w:bottom w:val="none" w:sz="0" w:space="0" w:color="auto"/>
            <w:right w:val="none" w:sz="0" w:space="0" w:color="auto"/>
          </w:divBdr>
        </w:div>
        <w:div w:id="408500570">
          <w:marLeft w:val="640"/>
          <w:marRight w:val="0"/>
          <w:marTop w:val="0"/>
          <w:marBottom w:val="0"/>
          <w:divBdr>
            <w:top w:val="none" w:sz="0" w:space="0" w:color="auto"/>
            <w:left w:val="none" w:sz="0" w:space="0" w:color="auto"/>
            <w:bottom w:val="none" w:sz="0" w:space="0" w:color="auto"/>
            <w:right w:val="none" w:sz="0" w:space="0" w:color="auto"/>
          </w:divBdr>
        </w:div>
        <w:div w:id="886381298">
          <w:marLeft w:val="640"/>
          <w:marRight w:val="0"/>
          <w:marTop w:val="0"/>
          <w:marBottom w:val="0"/>
          <w:divBdr>
            <w:top w:val="none" w:sz="0" w:space="0" w:color="auto"/>
            <w:left w:val="none" w:sz="0" w:space="0" w:color="auto"/>
            <w:bottom w:val="none" w:sz="0" w:space="0" w:color="auto"/>
            <w:right w:val="none" w:sz="0" w:space="0" w:color="auto"/>
          </w:divBdr>
        </w:div>
        <w:div w:id="1694260199">
          <w:marLeft w:val="640"/>
          <w:marRight w:val="0"/>
          <w:marTop w:val="0"/>
          <w:marBottom w:val="0"/>
          <w:divBdr>
            <w:top w:val="none" w:sz="0" w:space="0" w:color="auto"/>
            <w:left w:val="none" w:sz="0" w:space="0" w:color="auto"/>
            <w:bottom w:val="none" w:sz="0" w:space="0" w:color="auto"/>
            <w:right w:val="none" w:sz="0" w:space="0" w:color="auto"/>
          </w:divBdr>
        </w:div>
        <w:div w:id="1806198595">
          <w:marLeft w:val="640"/>
          <w:marRight w:val="0"/>
          <w:marTop w:val="0"/>
          <w:marBottom w:val="0"/>
          <w:divBdr>
            <w:top w:val="none" w:sz="0" w:space="0" w:color="auto"/>
            <w:left w:val="none" w:sz="0" w:space="0" w:color="auto"/>
            <w:bottom w:val="none" w:sz="0" w:space="0" w:color="auto"/>
            <w:right w:val="none" w:sz="0" w:space="0" w:color="auto"/>
          </w:divBdr>
        </w:div>
        <w:div w:id="314650398">
          <w:marLeft w:val="640"/>
          <w:marRight w:val="0"/>
          <w:marTop w:val="0"/>
          <w:marBottom w:val="0"/>
          <w:divBdr>
            <w:top w:val="none" w:sz="0" w:space="0" w:color="auto"/>
            <w:left w:val="none" w:sz="0" w:space="0" w:color="auto"/>
            <w:bottom w:val="none" w:sz="0" w:space="0" w:color="auto"/>
            <w:right w:val="none" w:sz="0" w:space="0" w:color="auto"/>
          </w:divBdr>
        </w:div>
        <w:div w:id="1792161817">
          <w:marLeft w:val="640"/>
          <w:marRight w:val="0"/>
          <w:marTop w:val="0"/>
          <w:marBottom w:val="0"/>
          <w:divBdr>
            <w:top w:val="none" w:sz="0" w:space="0" w:color="auto"/>
            <w:left w:val="none" w:sz="0" w:space="0" w:color="auto"/>
            <w:bottom w:val="none" w:sz="0" w:space="0" w:color="auto"/>
            <w:right w:val="none" w:sz="0" w:space="0" w:color="auto"/>
          </w:divBdr>
        </w:div>
        <w:div w:id="587079554">
          <w:marLeft w:val="640"/>
          <w:marRight w:val="0"/>
          <w:marTop w:val="0"/>
          <w:marBottom w:val="0"/>
          <w:divBdr>
            <w:top w:val="none" w:sz="0" w:space="0" w:color="auto"/>
            <w:left w:val="none" w:sz="0" w:space="0" w:color="auto"/>
            <w:bottom w:val="none" w:sz="0" w:space="0" w:color="auto"/>
            <w:right w:val="none" w:sz="0" w:space="0" w:color="auto"/>
          </w:divBdr>
        </w:div>
        <w:div w:id="1043098834">
          <w:marLeft w:val="640"/>
          <w:marRight w:val="0"/>
          <w:marTop w:val="0"/>
          <w:marBottom w:val="0"/>
          <w:divBdr>
            <w:top w:val="none" w:sz="0" w:space="0" w:color="auto"/>
            <w:left w:val="none" w:sz="0" w:space="0" w:color="auto"/>
            <w:bottom w:val="none" w:sz="0" w:space="0" w:color="auto"/>
            <w:right w:val="none" w:sz="0" w:space="0" w:color="auto"/>
          </w:divBdr>
        </w:div>
        <w:div w:id="556863429">
          <w:marLeft w:val="640"/>
          <w:marRight w:val="0"/>
          <w:marTop w:val="0"/>
          <w:marBottom w:val="0"/>
          <w:divBdr>
            <w:top w:val="none" w:sz="0" w:space="0" w:color="auto"/>
            <w:left w:val="none" w:sz="0" w:space="0" w:color="auto"/>
            <w:bottom w:val="none" w:sz="0" w:space="0" w:color="auto"/>
            <w:right w:val="none" w:sz="0" w:space="0" w:color="auto"/>
          </w:divBdr>
        </w:div>
        <w:div w:id="2010600876">
          <w:marLeft w:val="640"/>
          <w:marRight w:val="0"/>
          <w:marTop w:val="0"/>
          <w:marBottom w:val="0"/>
          <w:divBdr>
            <w:top w:val="none" w:sz="0" w:space="0" w:color="auto"/>
            <w:left w:val="none" w:sz="0" w:space="0" w:color="auto"/>
            <w:bottom w:val="none" w:sz="0" w:space="0" w:color="auto"/>
            <w:right w:val="none" w:sz="0" w:space="0" w:color="auto"/>
          </w:divBdr>
        </w:div>
        <w:div w:id="680088222">
          <w:marLeft w:val="640"/>
          <w:marRight w:val="0"/>
          <w:marTop w:val="0"/>
          <w:marBottom w:val="0"/>
          <w:divBdr>
            <w:top w:val="none" w:sz="0" w:space="0" w:color="auto"/>
            <w:left w:val="none" w:sz="0" w:space="0" w:color="auto"/>
            <w:bottom w:val="none" w:sz="0" w:space="0" w:color="auto"/>
            <w:right w:val="none" w:sz="0" w:space="0" w:color="auto"/>
          </w:divBdr>
        </w:div>
        <w:div w:id="721561675">
          <w:marLeft w:val="640"/>
          <w:marRight w:val="0"/>
          <w:marTop w:val="0"/>
          <w:marBottom w:val="0"/>
          <w:divBdr>
            <w:top w:val="none" w:sz="0" w:space="0" w:color="auto"/>
            <w:left w:val="none" w:sz="0" w:space="0" w:color="auto"/>
            <w:bottom w:val="none" w:sz="0" w:space="0" w:color="auto"/>
            <w:right w:val="none" w:sz="0" w:space="0" w:color="auto"/>
          </w:divBdr>
        </w:div>
        <w:div w:id="933589355">
          <w:marLeft w:val="640"/>
          <w:marRight w:val="0"/>
          <w:marTop w:val="0"/>
          <w:marBottom w:val="0"/>
          <w:divBdr>
            <w:top w:val="none" w:sz="0" w:space="0" w:color="auto"/>
            <w:left w:val="none" w:sz="0" w:space="0" w:color="auto"/>
            <w:bottom w:val="none" w:sz="0" w:space="0" w:color="auto"/>
            <w:right w:val="none" w:sz="0" w:space="0" w:color="auto"/>
          </w:divBdr>
        </w:div>
        <w:div w:id="1565141622">
          <w:marLeft w:val="640"/>
          <w:marRight w:val="0"/>
          <w:marTop w:val="0"/>
          <w:marBottom w:val="0"/>
          <w:divBdr>
            <w:top w:val="none" w:sz="0" w:space="0" w:color="auto"/>
            <w:left w:val="none" w:sz="0" w:space="0" w:color="auto"/>
            <w:bottom w:val="none" w:sz="0" w:space="0" w:color="auto"/>
            <w:right w:val="none" w:sz="0" w:space="0" w:color="auto"/>
          </w:divBdr>
        </w:div>
        <w:div w:id="1979913806">
          <w:marLeft w:val="640"/>
          <w:marRight w:val="0"/>
          <w:marTop w:val="0"/>
          <w:marBottom w:val="0"/>
          <w:divBdr>
            <w:top w:val="none" w:sz="0" w:space="0" w:color="auto"/>
            <w:left w:val="none" w:sz="0" w:space="0" w:color="auto"/>
            <w:bottom w:val="none" w:sz="0" w:space="0" w:color="auto"/>
            <w:right w:val="none" w:sz="0" w:space="0" w:color="auto"/>
          </w:divBdr>
        </w:div>
        <w:div w:id="517045175">
          <w:marLeft w:val="640"/>
          <w:marRight w:val="0"/>
          <w:marTop w:val="0"/>
          <w:marBottom w:val="0"/>
          <w:divBdr>
            <w:top w:val="none" w:sz="0" w:space="0" w:color="auto"/>
            <w:left w:val="none" w:sz="0" w:space="0" w:color="auto"/>
            <w:bottom w:val="none" w:sz="0" w:space="0" w:color="auto"/>
            <w:right w:val="none" w:sz="0" w:space="0" w:color="auto"/>
          </w:divBdr>
        </w:div>
        <w:div w:id="1333139030">
          <w:marLeft w:val="640"/>
          <w:marRight w:val="0"/>
          <w:marTop w:val="0"/>
          <w:marBottom w:val="0"/>
          <w:divBdr>
            <w:top w:val="none" w:sz="0" w:space="0" w:color="auto"/>
            <w:left w:val="none" w:sz="0" w:space="0" w:color="auto"/>
            <w:bottom w:val="none" w:sz="0" w:space="0" w:color="auto"/>
            <w:right w:val="none" w:sz="0" w:space="0" w:color="auto"/>
          </w:divBdr>
        </w:div>
        <w:div w:id="2003700797">
          <w:marLeft w:val="640"/>
          <w:marRight w:val="0"/>
          <w:marTop w:val="0"/>
          <w:marBottom w:val="0"/>
          <w:divBdr>
            <w:top w:val="none" w:sz="0" w:space="0" w:color="auto"/>
            <w:left w:val="none" w:sz="0" w:space="0" w:color="auto"/>
            <w:bottom w:val="none" w:sz="0" w:space="0" w:color="auto"/>
            <w:right w:val="none" w:sz="0" w:space="0" w:color="auto"/>
          </w:divBdr>
        </w:div>
        <w:div w:id="2107724651">
          <w:marLeft w:val="640"/>
          <w:marRight w:val="0"/>
          <w:marTop w:val="0"/>
          <w:marBottom w:val="0"/>
          <w:divBdr>
            <w:top w:val="none" w:sz="0" w:space="0" w:color="auto"/>
            <w:left w:val="none" w:sz="0" w:space="0" w:color="auto"/>
            <w:bottom w:val="none" w:sz="0" w:space="0" w:color="auto"/>
            <w:right w:val="none" w:sz="0" w:space="0" w:color="auto"/>
          </w:divBdr>
        </w:div>
        <w:div w:id="292559803">
          <w:marLeft w:val="640"/>
          <w:marRight w:val="0"/>
          <w:marTop w:val="0"/>
          <w:marBottom w:val="0"/>
          <w:divBdr>
            <w:top w:val="none" w:sz="0" w:space="0" w:color="auto"/>
            <w:left w:val="none" w:sz="0" w:space="0" w:color="auto"/>
            <w:bottom w:val="none" w:sz="0" w:space="0" w:color="auto"/>
            <w:right w:val="none" w:sz="0" w:space="0" w:color="auto"/>
          </w:divBdr>
        </w:div>
        <w:div w:id="1286229743">
          <w:marLeft w:val="640"/>
          <w:marRight w:val="0"/>
          <w:marTop w:val="0"/>
          <w:marBottom w:val="0"/>
          <w:divBdr>
            <w:top w:val="none" w:sz="0" w:space="0" w:color="auto"/>
            <w:left w:val="none" w:sz="0" w:space="0" w:color="auto"/>
            <w:bottom w:val="none" w:sz="0" w:space="0" w:color="auto"/>
            <w:right w:val="none" w:sz="0" w:space="0" w:color="auto"/>
          </w:divBdr>
        </w:div>
        <w:div w:id="1786852504">
          <w:marLeft w:val="640"/>
          <w:marRight w:val="0"/>
          <w:marTop w:val="0"/>
          <w:marBottom w:val="0"/>
          <w:divBdr>
            <w:top w:val="none" w:sz="0" w:space="0" w:color="auto"/>
            <w:left w:val="none" w:sz="0" w:space="0" w:color="auto"/>
            <w:bottom w:val="none" w:sz="0" w:space="0" w:color="auto"/>
            <w:right w:val="none" w:sz="0" w:space="0" w:color="auto"/>
          </w:divBdr>
        </w:div>
        <w:div w:id="1706058042">
          <w:marLeft w:val="640"/>
          <w:marRight w:val="0"/>
          <w:marTop w:val="0"/>
          <w:marBottom w:val="0"/>
          <w:divBdr>
            <w:top w:val="none" w:sz="0" w:space="0" w:color="auto"/>
            <w:left w:val="none" w:sz="0" w:space="0" w:color="auto"/>
            <w:bottom w:val="none" w:sz="0" w:space="0" w:color="auto"/>
            <w:right w:val="none" w:sz="0" w:space="0" w:color="auto"/>
          </w:divBdr>
        </w:div>
        <w:div w:id="603463592">
          <w:marLeft w:val="640"/>
          <w:marRight w:val="0"/>
          <w:marTop w:val="0"/>
          <w:marBottom w:val="0"/>
          <w:divBdr>
            <w:top w:val="none" w:sz="0" w:space="0" w:color="auto"/>
            <w:left w:val="none" w:sz="0" w:space="0" w:color="auto"/>
            <w:bottom w:val="none" w:sz="0" w:space="0" w:color="auto"/>
            <w:right w:val="none" w:sz="0" w:space="0" w:color="auto"/>
          </w:divBdr>
        </w:div>
        <w:div w:id="1366178849">
          <w:marLeft w:val="640"/>
          <w:marRight w:val="0"/>
          <w:marTop w:val="0"/>
          <w:marBottom w:val="0"/>
          <w:divBdr>
            <w:top w:val="none" w:sz="0" w:space="0" w:color="auto"/>
            <w:left w:val="none" w:sz="0" w:space="0" w:color="auto"/>
            <w:bottom w:val="none" w:sz="0" w:space="0" w:color="auto"/>
            <w:right w:val="none" w:sz="0" w:space="0" w:color="auto"/>
          </w:divBdr>
        </w:div>
        <w:div w:id="210459674">
          <w:marLeft w:val="640"/>
          <w:marRight w:val="0"/>
          <w:marTop w:val="0"/>
          <w:marBottom w:val="0"/>
          <w:divBdr>
            <w:top w:val="none" w:sz="0" w:space="0" w:color="auto"/>
            <w:left w:val="none" w:sz="0" w:space="0" w:color="auto"/>
            <w:bottom w:val="none" w:sz="0" w:space="0" w:color="auto"/>
            <w:right w:val="none" w:sz="0" w:space="0" w:color="auto"/>
          </w:divBdr>
        </w:div>
        <w:div w:id="443816287">
          <w:marLeft w:val="640"/>
          <w:marRight w:val="0"/>
          <w:marTop w:val="0"/>
          <w:marBottom w:val="0"/>
          <w:divBdr>
            <w:top w:val="none" w:sz="0" w:space="0" w:color="auto"/>
            <w:left w:val="none" w:sz="0" w:space="0" w:color="auto"/>
            <w:bottom w:val="none" w:sz="0" w:space="0" w:color="auto"/>
            <w:right w:val="none" w:sz="0" w:space="0" w:color="auto"/>
          </w:divBdr>
        </w:div>
        <w:div w:id="1626305492">
          <w:marLeft w:val="640"/>
          <w:marRight w:val="0"/>
          <w:marTop w:val="0"/>
          <w:marBottom w:val="0"/>
          <w:divBdr>
            <w:top w:val="none" w:sz="0" w:space="0" w:color="auto"/>
            <w:left w:val="none" w:sz="0" w:space="0" w:color="auto"/>
            <w:bottom w:val="none" w:sz="0" w:space="0" w:color="auto"/>
            <w:right w:val="none" w:sz="0" w:space="0" w:color="auto"/>
          </w:divBdr>
        </w:div>
        <w:div w:id="274216552">
          <w:marLeft w:val="640"/>
          <w:marRight w:val="0"/>
          <w:marTop w:val="0"/>
          <w:marBottom w:val="0"/>
          <w:divBdr>
            <w:top w:val="none" w:sz="0" w:space="0" w:color="auto"/>
            <w:left w:val="none" w:sz="0" w:space="0" w:color="auto"/>
            <w:bottom w:val="none" w:sz="0" w:space="0" w:color="auto"/>
            <w:right w:val="none" w:sz="0" w:space="0" w:color="auto"/>
          </w:divBdr>
        </w:div>
        <w:div w:id="861164097">
          <w:marLeft w:val="640"/>
          <w:marRight w:val="0"/>
          <w:marTop w:val="0"/>
          <w:marBottom w:val="0"/>
          <w:divBdr>
            <w:top w:val="none" w:sz="0" w:space="0" w:color="auto"/>
            <w:left w:val="none" w:sz="0" w:space="0" w:color="auto"/>
            <w:bottom w:val="none" w:sz="0" w:space="0" w:color="auto"/>
            <w:right w:val="none" w:sz="0" w:space="0" w:color="auto"/>
          </w:divBdr>
        </w:div>
        <w:div w:id="1037898796">
          <w:marLeft w:val="640"/>
          <w:marRight w:val="0"/>
          <w:marTop w:val="0"/>
          <w:marBottom w:val="0"/>
          <w:divBdr>
            <w:top w:val="none" w:sz="0" w:space="0" w:color="auto"/>
            <w:left w:val="none" w:sz="0" w:space="0" w:color="auto"/>
            <w:bottom w:val="none" w:sz="0" w:space="0" w:color="auto"/>
            <w:right w:val="none" w:sz="0" w:space="0" w:color="auto"/>
          </w:divBdr>
        </w:div>
        <w:div w:id="2034648651">
          <w:marLeft w:val="640"/>
          <w:marRight w:val="0"/>
          <w:marTop w:val="0"/>
          <w:marBottom w:val="0"/>
          <w:divBdr>
            <w:top w:val="none" w:sz="0" w:space="0" w:color="auto"/>
            <w:left w:val="none" w:sz="0" w:space="0" w:color="auto"/>
            <w:bottom w:val="none" w:sz="0" w:space="0" w:color="auto"/>
            <w:right w:val="none" w:sz="0" w:space="0" w:color="auto"/>
          </w:divBdr>
        </w:div>
        <w:div w:id="1851529925">
          <w:marLeft w:val="640"/>
          <w:marRight w:val="0"/>
          <w:marTop w:val="0"/>
          <w:marBottom w:val="0"/>
          <w:divBdr>
            <w:top w:val="none" w:sz="0" w:space="0" w:color="auto"/>
            <w:left w:val="none" w:sz="0" w:space="0" w:color="auto"/>
            <w:bottom w:val="none" w:sz="0" w:space="0" w:color="auto"/>
            <w:right w:val="none" w:sz="0" w:space="0" w:color="auto"/>
          </w:divBdr>
        </w:div>
        <w:div w:id="816148741">
          <w:marLeft w:val="640"/>
          <w:marRight w:val="0"/>
          <w:marTop w:val="0"/>
          <w:marBottom w:val="0"/>
          <w:divBdr>
            <w:top w:val="none" w:sz="0" w:space="0" w:color="auto"/>
            <w:left w:val="none" w:sz="0" w:space="0" w:color="auto"/>
            <w:bottom w:val="none" w:sz="0" w:space="0" w:color="auto"/>
            <w:right w:val="none" w:sz="0" w:space="0" w:color="auto"/>
          </w:divBdr>
        </w:div>
        <w:div w:id="426464520">
          <w:marLeft w:val="640"/>
          <w:marRight w:val="0"/>
          <w:marTop w:val="0"/>
          <w:marBottom w:val="0"/>
          <w:divBdr>
            <w:top w:val="none" w:sz="0" w:space="0" w:color="auto"/>
            <w:left w:val="none" w:sz="0" w:space="0" w:color="auto"/>
            <w:bottom w:val="none" w:sz="0" w:space="0" w:color="auto"/>
            <w:right w:val="none" w:sz="0" w:space="0" w:color="auto"/>
          </w:divBdr>
        </w:div>
        <w:div w:id="577862623">
          <w:marLeft w:val="640"/>
          <w:marRight w:val="0"/>
          <w:marTop w:val="0"/>
          <w:marBottom w:val="0"/>
          <w:divBdr>
            <w:top w:val="none" w:sz="0" w:space="0" w:color="auto"/>
            <w:left w:val="none" w:sz="0" w:space="0" w:color="auto"/>
            <w:bottom w:val="none" w:sz="0" w:space="0" w:color="auto"/>
            <w:right w:val="none" w:sz="0" w:space="0" w:color="auto"/>
          </w:divBdr>
        </w:div>
        <w:div w:id="1316953242">
          <w:marLeft w:val="640"/>
          <w:marRight w:val="0"/>
          <w:marTop w:val="0"/>
          <w:marBottom w:val="0"/>
          <w:divBdr>
            <w:top w:val="none" w:sz="0" w:space="0" w:color="auto"/>
            <w:left w:val="none" w:sz="0" w:space="0" w:color="auto"/>
            <w:bottom w:val="none" w:sz="0" w:space="0" w:color="auto"/>
            <w:right w:val="none" w:sz="0" w:space="0" w:color="auto"/>
          </w:divBdr>
        </w:div>
        <w:div w:id="1591814704">
          <w:marLeft w:val="640"/>
          <w:marRight w:val="0"/>
          <w:marTop w:val="0"/>
          <w:marBottom w:val="0"/>
          <w:divBdr>
            <w:top w:val="none" w:sz="0" w:space="0" w:color="auto"/>
            <w:left w:val="none" w:sz="0" w:space="0" w:color="auto"/>
            <w:bottom w:val="none" w:sz="0" w:space="0" w:color="auto"/>
            <w:right w:val="none" w:sz="0" w:space="0" w:color="auto"/>
          </w:divBdr>
        </w:div>
        <w:div w:id="1205412579">
          <w:marLeft w:val="640"/>
          <w:marRight w:val="0"/>
          <w:marTop w:val="0"/>
          <w:marBottom w:val="0"/>
          <w:divBdr>
            <w:top w:val="none" w:sz="0" w:space="0" w:color="auto"/>
            <w:left w:val="none" w:sz="0" w:space="0" w:color="auto"/>
            <w:bottom w:val="none" w:sz="0" w:space="0" w:color="auto"/>
            <w:right w:val="none" w:sz="0" w:space="0" w:color="auto"/>
          </w:divBdr>
        </w:div>
        <w:div w:id="1383403731">
          <w:marLeft w:val="640"/>
          <w:marRight w:val="0"/>
          <w:marTop w:val="0"/>
          <w:marBottom w:val="0"/>
          <w:divBdr>
            <w:top w:val="none" w:sz="0" w:space="0" w:color="auto"/>
            <w:left w:val="none" w:sz="0" w:space="0" w:color="auto"/>
            <w:bottom w:val="none" w:sz="0" w:space="0" w:color="auto"/>
            <w:right w:val="none" w:sz="0" w:space="0" w:color="auto"/>
          </w:divBdr>
        </w:div>
        <w:div w:id="768231542">
          <w:marLeft w:val="640"/>
          <w:marRight w:val="0"/>
          <w:marTop w:val="0"/>
          <w:marBottom w:val="0"/>
          <w:divBdr>
            <w:top w:val="none" w:sz="0" w:space="0" w:color="auto"/>
            <w:left w:val="none" w:sz="0" w:space="0" w:color="auto"/>
            <w:bottom w:val="none" w:sz="0" w:space="0" w:color="auto"/>
            <w:right w:val="none" w:sz="0" w:space="0" w:color="auto"/>
          </w:divBdr>
        </w:div>
        <w:div w:id="1827623000">
          <w:marLeft w:val="640"/>
          <w:marRight w:val="0"/>
          <w:marTop w:val="0"/>
          <w:marBottom w:val="0"/>
          <w:divBdr>
            <w:top w:val="none" w:sz="0" w:space="0" w:color="auto"/>
            <w:left w:val="none" w:sz="0" w:space="0" w:color="auto"/>
            <w:bottom w:val="none" w:sz="0" w:space="0" w:color="auto"/>
            <w:right w:val="none" w:sz="0" w:space="0" w:color="auto"/>
          </w:divBdr>
        </w:div>
        <w:div w:id="1769152332">
          <w:marLeft w:val="640"/>
          <w:marRight w:val="0"/>
          <w:marTop w:val="0"/>
          <w:marBottom w:val="0"/>
          <w:divBdr>
            <w:top w:val="none" w:sz="0" w:space="0" w:color="auto"/>
            <w:left w:val="none" w:sz="0" w:space="0" w:color="auto"/>
            <w:bottom w:val="none" w:sz="0" w:space="0" w:color="auto"/>
            <w:right w:val="none" w:sz="0" w:space="0" w:color="auto"/>
          </w:divBdr>
        </w:div>
        <w:div w:id="1568035414">
          <w:marLeft w:val="640"/>
          <w:marRight w:val="0"/>
          <w:marTop w:val="0"/>
          <w:marBottom w:val="0"/>
          <w:divBdr>
            <w:top w:val="none" w:sz="0" w:space="0" w:color="auto"/>
            <w:left w:val="none" w:sz="0" w:space="0" w:color="auto"/>
            <w:bottom w:val="none" w:sz="0" w:space="0" w:color="auto"/>
            <w:right w:val="none" w:sz="0" w:space="0" w:color="auto"/>
          </w:divBdr>
        </w:div>
        <w:div w:id="838926357">
          <w:marLeft w:val="640"/>
          <w:marRight w:val="0"/>
          <w:marTop w:val="0"/>
          <w:marBottom w:val="0"/>
          <w:divBdr>
            <w:top w:val="none" w:sz="0" w:space="0" w:color="auto"/>
            <w:left w:val="none" w:sz="0" w:space="0" w:color="auto"/>
            <w:bottom w:val="none" w:sz="0" w:space="0" w:color="auto"/>
            <w:right w:val="none" w:sz="0" w:space="0" w:color="auto"/>
          </w:divBdr>
        </w:div>
        <w:div w:id="791903807">
          <w:marLeft w:val="640"/>
          <w:marRight w:val="0"/>
          <w:marTop w:val="0"/>
          <w:marBottom w:val="0"/>
          <w:divBdr>
            <w:top w:val="none" w:sz="0" w:space="0" w:color="auto"/>
            <w:left w:val="none" w:sz="0" w:space="0" w:color="auto"/>
            <w:bottom w:val="none" w:sz="0" w:space="0" w:color="auto"/>
            <w:right w:val="none" w:sz="0" w:space="0" w:color="auto"/>
          </w:divBdr>
        </w:div>
        <w:div w:id="2090499870">
          <w:marLeft w:val="640"/>
          <w:marRight w:val="0"/>
          <w:marTop w:val="0"/>
          <w:marBottom w:val="0"/>
          <w:divBdr>
            <w:top w:val="none" w:sz="0" w:space="0" w:color="auto"/>
            <w:left w:val="none" w:sz="0" w:space="0" w:color="auto"/>
            <w:bottom w:val="none" w:sz="0" w:space="0" w:color="auto"/>
            <w:right w:val="none" w:sz="0" w:space="0" w:color="auto"/>
          </w:divBdr>
        </w:div>
        <w:div w:id="1989630072">
          <w:marLeft w:val="640"/>
          <w:marRight w:val="0"/>
          <w:marTop w:val="0"/>
          <w:marBottom w:val="0"/>
          <w:divBdr>
            <w:top w:val="none" w:sz="0" w:space="0" w:color="auto"/>
            <w:left w:val="none" w:sz="0" w:space="0" w:color="auto"/>
            <w:bottom w:val="none" w:sz="0" w:space="0" w:color="auto"/>
            <w:right w:val="none" w:sz="0" w:space="0" w:color="auto"/>
          </w:divBdr>
        </w:div>
        <w:div w:id="2144618857">
          <w:marLeft w:val="640"/>
          <w:marRight w:val="0"/>
          <w:marTop w:val="0"/>
          <w:marBottom w:val="0"/>
          <w:divBdr>
            <w:top w:val="none" w:sz="0" w:space="0" w:color="auto"/>
            <w:left w:val="none" w:sz="0" w:space="0" w:color="auto"/>
            <w:bottom w:val="none" w:sz="0" w:space="0" w:color="auto"/>
            <w:right w:val="none" w:sz="0" w:space="0" w:color="auto"/>
          </w:divBdr>
        </w:div>
        <w:div w:id="1250044273">
          <w:marLeft w:val="640"/>
          <w:marRight w:val="0"/>
          <w:marTop w:val="0"/>
          <w:marBottom w:val="0"/>
          <w:divBdr>
            <w:top w:val="none" w:sz="0" w:space="0" w:color="auto"/>
            <w:left w:val="none" w:sz="0" w:space="0" w:color="auto"/>
            <w:bottom w:val="none" w:sz="0" w:space="0" w:color="auto"/>
            <w:right w:val="none" w:sz="0" w:space="0" w:color="auto"/>
          </w:divBdr>
        </w:div>
        <w:div w:id="60832757">
          <w:marLeft w:val="640"/>
          <w:marRight w:val="0"/>
          <w:marTop w:val="0"/>
          <w:marBottom w:val="0"/>
          <w:divBdr>
            <w:top w:val="none" w:sz="0" w:space="0" w:color="auto"/>
            <w:left w:val="none" w:sz="0" w:space="0" w:color="auto"/>
            <w:bottom w:val="none" w:sz="0" w:space="0" w:color="auto"/>
            <w:right w:val="none" w:sz="0" w:space="0" w:color="auto"/>
          </w:divBdr>
        </w:div>
        <w:div w:id="1014263884">
          <w:marLeft w:val="640"/>
          <w:marRight w:val="0"/>
          <w:marTop w:val="0"/>
          <w:marBottom w:val="0"/>
          <w:divBdr>
            <w:top w:val="none" w:sz="0" w:space="0" w:color="auto"/>
            <w:left w:val="none" w:sz="0" w:space="0" w:color="auto"/>
            <w:bottom w:val="none" w:sz="0" w:space="0" w:color="auto"/>
            <w:right w:val="none" w:sz="0" w:space="0" w:color="auto"/>
          </w:divBdr>
        </w:div>
        <w:div w:id="1699039296">
          <w:marLeft w:val="640"/>
          <w:marRight w:val="0"/>
          <w:marTop w:val="0"/>
          <w:marBottom w:val="0"/>
          <w:divBdr>
            <w:top w:val="none" w:sz="0" w:space="0" w:color="auto"/>
            <w:left w:val="none" w:sz="0" w:space="0" w:color="auto"/>
            <w:bottom w:val="none" w:sz="0" w:space="0" w:color="auto"/>
            <w:right w:val="none" w:sz="0" w:space="0" w:color="auto"/>
          </w:divBdr>
        </w:div>
        <w:div w:id="323052075">
          <w:marLeft w:val="640"/>
          <w:marRight w:val="0"/>
          <w:marTop w:val="0"/>
          <w:marBottom w:val="0"/>
          <w:divBdr>
            <w:top w:val="none" w:sz="0" w:space="0" w:color="auto"/>
            <w:left w:val="none" w:sz="0" w:space="0" w:color="auto"/>
            <w:bottom w:val="none" w:sz="0" w:space="0" w:color="auto"/>
            <w:right w:val="none" w:sz="0" w:space="0" w:color="auto"/>
          </w:divBdr>
        </w:div>
        <w:div w:id="1833136784">
          <w:marLeft w:val="640"/>
          <w:marRight w:val="0"/>
          <w:marTop w:val="0"/>
          <w:marBottom w:val="0"/>
          <w:divBdr>
            <w:top w:val="none" w:sz="0" w:space="0" w:color="auto"/>
            <w:left w:val="none" w:sz="0" w:space="0" w:color="auto"/>
            <w:bottom w:val="none" w:sz="0" w:space="0" w:color="auto"/>
            <w:right w:val="none" w:sz="0" w:space="0" w:color="auto"/>
          </w:divBdr>
        </w:div>
        <w:div w:id="1216742949">
          <w:marLeft w:val="640"/>
          <w:marRight w:val="0"/>
          <w:marTop w:val="0"/>
          <w:marBottom w:val="0"/>
          <w:divBdr>
            <w:top w:val="none" w:sz="0" w:space="0" w:color="auto"/>
            <w:left w:val="none" w:sz="0" w:space="0" w:color="auto"/>
            <w:bottom w:val="none" w:sz="0" w:space="0" w:color="auto"/>
            <w:right w:val="none" w:sz="0" w:space="0" w:color="auto"/>
          </w:divBdr>
        </w:div>
        <w:div w:id="1658730625">
          <w:marLeft w:val="640"/>
          <w:marRight w:val="0"/>
          <w:marTop w:val="0"/>
          <w:marBottom w:val="0"/>
          <w:divBdr>
            <w:top w:val="none" w:sz="0" w:space="0" w:color="auto"/>
            <w:left w:val="none" w:sz="0" w:space="0" w:color="auto"/>
            <w:bottom w:val="none" w:sz="0" w:space="0" w:color="auto"/>
            <w:right w:val="none" w:sz="0" w:space="0" w:color="auto"/>
          </w:divBdr>
        </w:div>
      </w:divsChild>
    </w:div>
    <w:div w:id="838278177">
      <w:bodyDiv w:val="1"/>
      <w:marLeft w:val="0"/>
      <w:marRight w:val="0"/>
      <w:marTop w:val="0"/>
      <w:marBottom w:val="0"/>
      <w:divBdr>
        <w:top w:val="none" w:sz="0" w:space="0" w:color="auto"/>
        <w:left w:val="none" w:sz="0" w:space="0" w:color="auto"/>
        <w:bottom w:val="none" w:sz="0" w:space="0" w:color="auto"/>
        <w:right w:val="none" w:sz="0" w:space="0" w:color="auto"/>
      </w:divBdr>
      <w:divsChild>
        <w:div w:id="615601745">
          <w:marLeft w:val="480"/>
          <w:marRight w:val="0"/>
          <w:marTop w:val="0"/>
          <w:marBottom w:val="0"/>
          <w:divBdr>
            <w:top w:val="none" w:sz="0" w:space="0" w:color="auto"/>
            <w:left w:val="none" w:sz="0" w:space="0" w:color="auto"/>
            <w:bottom w:val="none" w:sz="0" w:space="0" w:color="auto"/>
            <w:right w:val="none" w:sz="0" w:space="0" w:color="auto"/>
          </w:divBdr>
        </w:div>
        <w:div w:id="615872074">
          <w:marLeft w:val="480"/>
          <w:marRight w:val="0"/>
          <w:marTop w:val="0"/>
          <w:marBottom w:val="0"/>
          <w:divBdr>
            <w:top w:val="none" w:sz="0" w:space="0" w:color="auto"/>
            <w:left w:val="none" w:sz="0" w:space="0" w:color="auto"/>
            <w:bottom w:val="none" w:sz="0" w:space="0" w:color="auto"/>
            <w:right w:val="none" w:sz="0" w:space="0" w:color="auto"/>
          </w:divBdr>
        </w:div>
        <w:div w:id="838274527">
          <w:marLeft w:val="480"/>
          <w:marRight w:val="0"/>
          <w:marTop w:val="0"/>
          <w:marBottom w:val="0"/>
          <w:divBdr>
            <w:top w:val="none" w:sz="0" w:space="0" w:color="auto"/>
            <w:left w:val="none" w:sz="0" w:space="0" w:color="auto"/>
            <w:bottom w:val="none" w:sz="0" w:space="0" w:color="auto"/>
            <w:right w:val="none" w:sz="0" w:space="0" w:color="auto"/>
          </w:divBdr>
        </w:div>
        <w:div w:id="935863991">
          <w:marLeft w:val="480"/>
          <w:marRight w:val="0"/>
          <w:marTop w:val="0"/>
          <w:marBottom w:val="0"/>
          <w:divBdr>
            <w:top w:val="none" w:sz="0" w:space="0" w:color="auto"/>
            <w:left w:val="none" w:sz="0" w:space="0" w:color="auto"/>
            <w:bottom w:val="none" w:sz="0" w:space="0" w:color="auto"/>
            <w:right w:val="none" w:sz="0" w:space="0" w:color="auto"/>
          </w:divBdr>
        </w:div>
        <w:div w:id="1171793154">
          <w:marLeft w:val="480"/>
          <w:marRight w:val="0"/>
          <w:marTop w:val="0"/>
          <w:marBottom w:val="0"/>
          <w:divBdr>
            <w:top w:val="none" w:sz="0" w:space="0" w:color="auto"/>
            <w:left w:val="none" w:sz="0" w:space="0" w:color="auto"/>
            <w:bottom w:val="none" w:sz="0" w:space="0" w:color="auto"/>
            <w:right w:val="none" w:sz="0" w:space="0" w:color="auto"/>
          </w:divBdr>
        </w:div>
        <w:div w:id="1527865201">
          <w:marLeft w:val="480"/>
          <w:marRight w:val="0"/>
          <w:marTop w:val="0"/>
          <w:marBottom w:val="0"/>
          <w:divBdr>
            <w:top w:val="none" w:sz="0" w:space="0" w:color="auto"/>
            <w:left w:val="none" w:sz="0" w:space="0" w:color="auto"/>
            <w:bottom w:val="none" w:sz="0" w:space="0" w:color="auto"/>
            <w:right w:val="none" w:sz="0" w:space="0" w:color="auto"/>
          </w:divBdr>
        </w:div>
        <w:div w:id="1572543204">
          <w:marLeft w:val="480"/>
          <w:marRight w:val="0"/>
          <w:marTop w:val="0"/>
          <w:marBottom w:val="0"/>
          <w:divBdr>
            <w:top w:val="none" w:sz="0" w:space="0" w:color="auto"/>
            <w:left w:val="none" w:sz="0" w:space="0" w:color="auto"/>
            <w:bottom w:val="none" w:sz="0" w:space="0" w:color="auto"/>
            <w:right w:val="none" w:sz="0" w:space="0" w:color="auto"/>
          </w:divBdr>
        </w:div>
        <w:div w:id="1891305598">
          <w:marLeft w:val="480"/>
          <w:marRight w:val="0"/>
          <w:marTop w:val="0"/>
          <w:marBottom w:val="0"/>
          <w:divBdr>
            <w:top w:val="none" w:sz="0" w:space="0" w:color="auto"/>
            <w:left w:val="none" w:sz="0" w:space="0" w:color="auto"/>
            <w:bottom w:val="none" w:sz="0" w:space="0" w:color="auto"/>
            <w:right w:val="none" w:sz="0" w:space="0" w:color="auto"/>
          </w:divBdr>
        </w:div>
        <w:div w:id="2009824436">
          <w:marLeft w:val="480"/>
          <w:marRight w:val="0"/>
          <w:marTop w:val="0"/>
          <w:marBottom w:val="0"/>
          <w:divBdr>
            <w:top w:val="none" w:sz="0" w:space="0" w:color="auto"/>
            <w:left w:val="none" w:sz="0" w:space="0" w:color="auto"/>
            <w:bottom w:val="none" w:sz="0" w:space="0" w:color="auto"/>
            <w:right w:val="none" w:sz="0" w:space="0" w:color="auto"/>
          </w:divBdr>
        </w:div>
        <w:div w:id="2106072860">
          <w:marLeft w:val="480"/>
          <w:marRight w:val="0"/>
          <w:marTop w:val="0"/>
          <w:marBottom w:val="0"/>
          <w:divBdr>
            <w:top w:val="none" w:sz="0" w:space="0" w:color="auto"/>
            <w:left w:val="none" w:sz="0" w:space="0" w:color="auto"/>
            <w:bottom w:val="none" w:sz="0" w:space="0" w:color="auto"/>
            <w:right w:val="none" w:sz="0" w:space="0" w:color="auto"/>
          </w:divBdr>
        </w:div>
      </w:divsChild>
    </w:div>
    <w:div w:id="838616583">
      <w:bodyDiv w:val="1"/>
      <w:marLeft w:val="0"/>
      <w:marRight w:val="0"/>
      <w:marTop w:val="0"/>
      <w:marBottom w:val="0"/>
      <w:divBdr>
        <w:top w:val="none" w:sz="0" w:space="0" w:color="auto"/>
        <w:left w:val="none" w:sz="0" w:space="0" w:color="auto"/>
        <w:bottom w:val="none" w:sz="0" w:space="0" w:color="auto"/>
        <w:right w:val="none" w:sz="0" w:space="0" w:color="auto"/>
      </w:divBdr>
    </w:div>
    <w:div w:id="838692012">
      <w:marLeft w:val="480"/>
      <w:marRight w:val="0"/>
      <w:marTop w:val="0"/>
      <w:marBottom w:val="0"/>
      <w:divBdr>
        <w:top w:val="none" w:sz="0" w:space="0" w:color="auto"/>
        <w:left w:val="none" w:sz="0" w:space="0" w:color="auto"/>
        <w:bottom w:val="none" w:sz="0" w:space="0" w:color="auto"/>
        <w:right w:val="none" w:sz="0" w:space="0" w:color="auto"/>
      </w:divBdr>
    </w:div>
    <w:div w:id="838738380">
      <w:marLeft w:val="640"/>
      <w:marRight w:val="0"/>
      <w:marTop w:val="0"/>
      <w:marBottom w:val="0"/>
      <w:divBdr>
        <w:top w:val="none" w:sz="0" w:space="0" w:color="auto"/>
        <w:left w:val="none" w:sz="0" w:space="0" w:color="auto"/>
        <w:bottom w:val="none" w:sz="0" w:space="0" w:color="auto"/>
        <w:right w:val="none" w:sz="0" w:space="0" w:color="auto"/>
      </w:divBdr>
    </w:div>
    <w:div w:id="839198599">
      <w:bodyDiv w:val="1"/>
      <w:marLeft w:val="0"/>
      <w:marRight w:val="0"/>
      <w:marTop w:val="0"/>
      <w:marBottom w:val="0"/>
      <w:divBdr>
        <w:top w:val="none" w:sz="0" w:space="0" w:color="auto"/>
        <w:left w:val="none" w:sz="0" w:space="0" w:color="auto"/>
        <w:bottom w:val="none" w:sz="0" w:space="0" w:color="auto"/>
        <w:right w:val="none" w:sz="0" w:space="0" w:color="auto"/>
      </w:divBdr>
      <w:divsChild>
        <w:div w:id="148592936">
          <w:marLeft w:val="640"/>
          <w:marRight w:val="0"/>
          <w:marTop w:val="0"/>
          <w:marBottom w:val="0"/>
          <w:divBdr>
            <w:top w:val="none" w:sz="0" w:space="0" w:color="auto"/>
            <w:left w:val="none" w:sz="0" w:space="0" w:color="auto"/>
            <w:bottom w:val="none" w:sz="0" w:space="0" w:color="auto"/>
            <w:right w:val="none" w:sz="0" w:space="0" w:color="auto"/>
          </w:divBdr>
        </w:div>
        <w:div w:id="46809419">
          <w:marLeft w:val="640"/>
          <w:marRight w:val="0"/>
          <w:marTop w:val="0"/>
          <w:marBottom w:val="0"/>
          <w:divBdr>
            <w:top w:val="none" w:sz="0" w:space="0" w:color="auto"/>
            <w:left w:val="none" w:sz="0" w:space="0" w:color="auto"/>
            <w:bottom w:val="none" w:sz="0" w:space="0" w:color="auto"/>
            <w:right w:val="none" w:sz="0" w:space="0" w:color="auto"/>
          </w:divBdr>
        </w:div>
        <w:div w:id="1725835914">
          <w:marLeft w:val="640"/>
          <w:marRight w:val="0"/>
          <w:marTop w:val="0"/>
          <w:marBottom w:val="0"/>
          <w:divBdr>
            <w:top w:val="none" w:sz="0" w:space="0" w:color="auto"/>
            <w:left w:val="none" w:sz="0" w:space="0" w:color="auto"/>
            <w:bottom w:val="none" w:sz="0" w:space="0" w:color="auto"/>
            <w:right w:val="none" w:sz="0" w:space="0" w:color="auto"/>
          </w:divBdr>
        </w:div>
        <w:div w:id="819807471">
          <w:marLeft w:val="640"/>
          <w:marRight w:val="0"/>
          <w:marTop w:val="0"/>
          <w:marBottom w:val="0"/>
          <w:divBdr>
            <w:top w:val="none" w:sz="0" w:space="0" w:color="auto"/>
            <w:left w:val="none" w:sz="0" w:space="0" w:color="auto"/>
            <w:bottom w:val="none" w:sz="0" w:space="0" w:color="auto"/>
            <w:right w:val="none" w:sz="0" w:space="0" w:color="auto"/>
          </w:divBdr>
        </w:div>
        <w:div w:id="541140324">
          <w:marLeft w:val="640"/>
          <w:marRight w:val="0"/>
          <w:marTop w:val="0"/>
          <w:marBottom w:val="0"/>
          <w:divBdr>
            <w:top w:val="none" w:sz="0" w:space="0" w:color="auto"/>
            <w:left w:val="none" w:sz="0" w:space="0" w:color="auto"/>
            <w:bottom w:val="none" w:sz="0" w:space="0" w:color="auto"/>
            <w:right w:val="none" w:sz="0" w:space="0" w:color="auto"/>
          </w:divBdr>
        </w:div>
        <w:div w:id="25562531">
          <w:marLeft w:val="640"/>
          <w:marRight w:val="0"/>
          <w:marTop w:val="0"/>
          <w:marBottom w:val="0"/>
          <w:divBdr>
            <w:top w:val="none" w:sz="0" w:space="0" w:color="auto"/>
            <w:left w:val="none" w:sz="0" w:space="0" w:color="auto"/>
            <w:bottom w:val="none" w:sz="0" w:space="0" w:color="auto"/>
            <w:right w:val="none" w:sz="0" w:space="0" w:color="auto"/>
          </w:divBdr>
        </w:div>
        <w:div w:id="1898583789">
          <w:marLeft w:val="640"/>
          <w:marRight w:val="0"/>
          <w:marTop w:val="0"/>
          <w:marBottom w:val="0"/>
          <w:divBdr>
            <w:top w:val="none" w:sz="0" w:space="0" w:color="auto"/>
            <w:left w:val="none" w:sz="0" w:space="0" w:color="auto"/>
            <w:bottom w:val="none" w:sz="0" w:space="0" w:color="auto"/>
            <w:right w:val="none" w:sz="0" w:space="0" w:color="auto"/>
          </w:divBdr>
        </w:div>
        <w:div w:id="1967009212">
          <w:marLeft w:val="640"/>
          <w:marRight w:val="0"/>
          <w:marTop w:val="0"/>
          <w:marBottom w:val="0"/>
          <w:divBdr>
            <w:top w:val="none" w:sz="0" w:space="0" w:color="auto"/>
            <w:left w:val="none" w:sz="0" w:space="0" w:color="auto"/>
            <w:bottom w:val="none" w:sz="0" w:space="0" w:color="auto"/>
            <w:right w:val="none" w:sz="0" w:space="0" w:color="auto"/>
          </w:divBdr>
        </w:div>
        <w:div w:id="428159247">
          <w:marLeft w:val="640"/>
          <w:marRight w:val="0"/>
          <w:marTop w:val="0"/>
          <w:marBottom w:val="0"/>
          <w:divBdr>
            <w:top w:val="none" w:sz="0" w:space="0" w:color="auto"/>
            <w:left w:val="none" w:sz="0" w:space="0" w:color="auto"/>
            <w:bottom w:val="none" w:sz="0" w:space="0" w:color="auto"/>
            <w:right w:val="none" w:sz="0" w:space="0" w:color="auto"/>
          </w:divBdr>
        </w:div>
        <w:div w:id="101463990">
          <w:marLeft w:val="640"/>
          <w:marRight w:val="0"/>
          <w:marTop w:val="0"/>
          <w:marBottom w:val="0"/>
          <w:divBdr>
            <w:top w:val="none" w:sz="0" w:space="0" w:color="auto"/>
            <w:left w:val="none" w:sz="0" w:space="0" w:color="auto"/>
            <w:bottom w:val="none" w:sz="0" w:space="0" w:color="auto"/>
            <w:right w:val="none" w:sz="0" w:space="0" w:color="auto"/>
          </w:divBdr>
        </w:div>
        <w:div w:id="1515538402">
          <w:marLeft w:val="640"/>
          <w:marRight w:val="0"/>
          <w:marTop w:val="0"/>
          <w:marBottom w:val="0"/>
          <w:divBdr>
            <w:top w:val="none" w:sz="0" w:space="0" w:color="auto"/>
            <w:left w:val="none" w:sz="0" w:space="0" w:color="auto"/>
            <w:bottom w:val="none" w:sz="0" w:space="0" w:color="auto"/>
            <w:right w:val="none" w:sz="0" w:space="0" w:color="auto"/>
          </w:divBdr>
        </w:div>
        <w:div w:id="1977442126">
          <w:marLeft w:val="640"/>
          <w:marRight w:val="0"/>
          <w:marTop w:val="0"/>
          <w:marBottom w:val="0"/>
          <w:divBdr>
            <w:top w:val="none" w:sz="0" w:space="0" w:color="auto"/>
            <w:left w:val="none" w:sz="0" w:space="0" w:color="auto"/>
            <w:bottom w:val="none" w:sz="0" w:space="0" w:color="auto"/>
            <w:right w:val="none" w:sz="0" w:space="0" w:color="auto"/>
          </w:divBdr>
        </w:div>
        <w:div w:id="1313825307">
          <w:marLeft w:val="640"/>
          <w:marRight w:val="0"/>
          <w:marTop w:val="0"/>
          <w:marBottom w:val="0"/>
          <w:divBdr>
            <w:top w:val="none" w:sz="0" w:space="0" w:color="auto"/>
            <w:left w:val="none" w:sz="0" w:space="0" w:color="auto"/>
            <w:bottom w:val="none" w:sz="0" w:space="0" w:color="auto"/>
            <w:right w:val="none" w:sz="0" w:space="0" w:color="auto"/>
          </w:divBdr>
        </w:div>
        <w:div w:id="2102603014">
          <w:marLeft w:val="640"/>
          <w:marRight w:val="0"/>
          <w:marTop w:val="0"/>
          <w:marBottom w:val="0"/>
          <w:divBdr>
            <w:top w:val="none" w:sz="0" w:space="0" w:color="auto"/>
            <w:left w:val="none" w:sz="0" w:space="0" w:color="auto"/>
            <w:bottom w:val="none" w:sz="0" w:space="0" w:color="auto"/>
            <w:right w:val="none" w:sz="0" w:space="0" w:color="auto"/>
          </w:divBdr>
        </w:div>
        <w:div w:id="966620921">
          <w:marLeft w:val="640"/>
          <w:marRight w:val="0"/>
          <w:marTop w:val="0"/>
          <w:marBottom w:val="0"/>
          <w:divBdr>
            <w:top w:val="none" w:sz="0" w:space="0" w:color="auto"/>
            <w:left w:val="none" w:sz="0" w:space="0" w:color="auto"/>
            <w:bottom w:val="none" w:sz="0" w:space="0" w:color="auto"/>
            <w:right w:val="none" w:sz="0" w:space="0" w:color="auto"/>
          </w:divBdr>
        </w:div>
        <w:div w:id="1565606367">
          <w:marLeft w:val="640"/>
          <w:marRight w:val="0"/>
          <w:marTop w:val="0"/>
          <w:marBottom w:val="0"/>
          <w:divBdr>
            <w:top w:val="none" w:sz="0" w:space="0" w:color="auto"/>
            <w:left w:val="none" w:sz="0" w:space="0" w:color="auto"/>
            <w:bottom w:val="none" w:sz="0" w:space="0" w:color="auto"/>
            <w:right w:val="none" w:sz="0" w:space="0" w:color="auto"/>
          </w:divBdr>
        </w:div>
        <w:div w:id="1721785078">
          <w:marLeft w:val="640"/>
          <w:marRight w:val="0"/>
          <w:marTop w:val="0"/>
          <w:marBottom w:val="0"/>
          <w:divBdr>
            <w:top w:val="none" w:sz="0" w:space="0" w:color="auto"/>
            <w:left w:val="none" w:sz="0" w:space="0" w:color="auto"/>
            <w:bottom w:val="none" w:sz="0" w:space="0" w:color="auto"/>
            <w:right w:val="none" w:sz="0" w:space="0" w:color="auto"/>
          </w:divBdr>
        </w:div>
        <w:div w:id="588656602">
          <w:marLeft w:val="640"/>
          <w:marRight w:val="0"/>
          <w:marTop w:val="0"/>
          <w:marBottom w:val="0"/>
          <w:divBdr>
            <w:top w:val="none" w:sz="0" w:space="0" w:color="auto"/>
            <w:left w:val="none" w:sz="0" w:space="0" w:color="auto"/>
            <w:bottom w:val="none" w:sz="0" w:space="0" w:color="auto"/>
            <w:right w:val="none" w:sz="0" w:space="0" w:color="auto"/>
          </w:divBdr>
        </w:div>
        <w:div w:id="2106414657">
          <w:marLeft w:val="640"/>
          <w:marRight w:val="0"/>
          <w:marTop w:val="0"/>
          <w:marBottom w:val="0"/>
          <w:divBdr>
            <w:top w:val="none" w:sz="0" w:space="0" w:color="auto"/>
            <w:left w:val="none" w:sz="0" w:space="0" w:color="auto"/>
            <w:bottom w:val="none" w:sz="0" w:space="0" w:color="auto"/>
            <w:right w:val="none" w:sz="0" w:space="0" w:color="auto"/>
          </w:divBdr>
        </w:div>
        <w:div w:id="649753283">
          <w:marLeft w:val="640"/>
          <w:marRight w:val="0"/>
          <w:marTop w:val="0"/>
          <w:marBottom w:val="0"/>
          <w:divBdr>
            <w:top w:val="none" w:sz="0" w:space="0" w:color="auto"/>
            <w:left w:val="none" w:sz="0" w:space="0" w:color="auto"/>
            <w:bottom w:val="none" w:sz="0" w:space="0" w:color="auto"/>
            <w:right w:val="none" w:sz="0" w:space="0" w:color="auto"/>
          </w:divBdr>
        </w:div>
        <w:div w:id="268702383">
          <w:marLeft w:val="640"/>
          <w:marRight w:val="0"/>
          <w:marTop w:val="0"/>
          <w:marBottom w:val="0"/>
          <w:divBdr>
            <w:top w:val="none" w:sz="0" w:space="0" w:color="auto"/>
            <w:left w:val="none" w:sz="0" w:space="0" w:color="auto"/>
            <w:bottom w:val="none" w:sz="0" w:space="0" w:color="auto"/>
            <w:right w:val="none" w:sz="0" w:space="0" w:color="auto"/>
          </w:divBdr>
        </w:div>
        <w:div w:id="927232685">
          <w:marLeft w:val="640"/>
          <w:marRight w:val="0"/>
          <w:marTop w:val="0"/>
          <w:marBottom w:val="0"/>
          <w:divBdr>
            <w:top w:val="none" w:sz="0" w:space="0" w:color="auto"/>
            <w:left w:val="none" w:sz="0" w:space="0" w:color="auto"/>
            <w:bottom w:val="none" w:sz="0" w:space="0" w:color="auto"/>
            <w:right w:val="none" w:sz="0" w:space="0" w:color="auto"/>
          </w:divBdr>
        </w:div>
        <w:div w:id="1971983034">
          <w:marLeft w:val="640"/>
          <w:marRight w:val="0"/>
          <w:marTop w:val="0"/>
          <w:marBottom w:val="0"/>
          <w:divBdr>
            <w:top w:val="none" w:sz="0" w:space="0" w:color="auto"/>
            <w:left w:val="none" w:sz="0" w:space="0" w:color="auto"/>
            <w:bottom w:val="none" w:sz="0" w:space="0" w:color="auto"/>
            <w:right w:val="none" w:sz="0" w:space="0" w:color="auto"/>
          </w:divBdr>
        </w:div>
        <w:div w:id="2127576379">
          <w:marLeft w:val="640"/>
          <w:marRight w:val="0"/>
          <w:marTop w:val="0"/>
          <w:marBottom w:val="0"/>
          <w:divBdr>
            <w:top w:val="none" w:sz="0" w:space="0" w:color="auto"/>
            <w:left w:val="none" w:sz="0" w:space="0" w:color="auto"/>
            <w:bottom w:val="none" w:sz="0" w:space="0" w:color="auto"/>
            <w:right w:val="none" w:sz="0" w:space="0" w:color="auto"/>
          </w:divBdr>
        </w:div>
        <w:div w:id="49547427">
          <w:marLeft w:val="640"/>
          <w:marRight w:val="0"/>
          <w:marTop w:val="0"/>
          <w:marBottom w:val="0"/>
          <w:divBdr>
            <w:top w:val="none" w:sz="0" w:space="0" w:color="auto"/>
            <w:left w:val="none" w:sz="0" w:space="0" w:color="auto"/>
            <w:bottom w:val="none" w:sz="0" w:space="0" w:color="auto"/>
            <w:right w:val="none" w:sz="0" w:space="0" w:color="auto"/>
          </w:divBdr>
        </w:div>
        <w:div w:id="1515223629">
          <w:marLeft w:val="640"/>
          <w:marRight w:val="0"/>
          <w:marTop w:val="0"/>
          <w:marBottom w:val="0"/>
          <w:divBdr>
            <w:top w:val="none" w:sz="0" w:space="0" w:color="auto"/>
            <w:left w:val="none" w:sz="0" w:space="0" w:color="auto"/>
            <w:bottom w:val="none" w:sz="0" w:space="0" w:color="auto"/>
            <w:right w:val="none" w:sz="0" w:space="0" w:color="auto"/>
          </w:divBdr>
        </w:div>
        <w:div w:id="1531534305">
          <w:marLeft w:val="640"/>
          <w:marRight w:val="0"/>
          <w:marTop w:val="0"/>
          <w:marBottom w:val="0"/>
          <w:divBdr>
            <w:top w:val="none" w:sz="0" w:space="0" w:color="auto"/>
            <w:left w:val="none" w:sz="0" w:space="0" w:color="auto"/>
            <w:bottom w:val="none" w:sz="0" w:space="0" w:color="auto"/>
            <w:right w:val="none" w:sz="0" w:space="0" w:color="auto"/>
          </w:divBdr>
        </w:div>
        <w:div w:id="1482236529">
          <w:marLeft w:val="640"/>
          <w:marRight w:val="0"/>
          <w:marTop w:val="0"/>
          <w:marBottom w:val="0"/>
          <w:divBdr>
            <w:top w:val="none" w:sz="0" w:space="0" w:color="auto"/>
            <w:left w:val="none" w:sz="0" w:space="0" w:color="auto"/>
            <w:bottom w:val="none" w:sz="0" w:space="0" w:color="auto"/>
            <w:right w:val="none" w:sz="0" w:space="0" w:color="auto"/>
          </w:divBdr>
        </w:div>
        <w:div w:id="144011470">
          <w:marLeft w:val="640"/>
          <w:marRight w:val="0"/>
          <w:marTop w:val="0"/>
          <w:marBottom w:val="0"/>
          <w:divBdr>
            <w:top w:val="none" w:sz="0" w:space="0" w:color="auto"/>
            <w:left w:val="none" w:sz="0" w:space="0" w:color="auto"/>
            <w:bottom w:val="none" w:sz="0" w:space="0" w:color="auto"/>
            <w:right w:val="none" w:sz="0" w:space="0" w:color="auto"/>
          </w:divBdr>
        </w:div>
        <w:div w:id="2144997971">
          <w:marLeft w:val="640"/>
          <w:marRight w:val="0"/>
          <w:marTop w:val="0"/>
          <w:marBottom w:val="0"/>
          <w:divBdr>
            <w:top w:val="none" w:sz="0" w:space="0" w:color="auto"/>
            <w:left w:val="none" w:sz="0" w:space="0" w:color="auto"/>
            <w:bottom w:val="none" w:sz="0" w:space="0" w:color="auto"/>
            <w:right w:val="none" w:sz="0" w:space="0" w:color="auto"/>
          </w:divBdr>
        </w:div>
        <w:div w:id="596525166">
          <w:marLeft w:val="640"/>
          <w:marRight w:val="0"/>
          <w:marTop w:val="0"/>
          <w:marBottom w:val="0"/>
          <w:divBdr>
            <w:top w:val="none" w:sz="0" w:space="0" w:color="auto"/>
            <w:left w:val="none" w:sz="0" w:space="0" w:color="auto"/>
            <w:bottom w:val="none" w:sz="0" w:space="0" w:color="auto"/>
            <w:right w:val="none" w:sz="0" w:space="0" w:color="auto"/>
          </w:divBdr>
        </w:div>
        <w:div w:id="1244995407">
          <w:marLeft w:val="640"/>
          <w:marRight w:val="0"/>
          <w:marTop w:val="0"/>
          <w:marBottom w:val="0"/>
          <w:divBdr>
            <w:top w:val="none" w:sz="0" w:space="0" w:color="auto"/>
            <w:left w:val="none" w:sz="0" w:space="0" w:color="auto"/>
            <w:bottom w:val="none" w:sz="0" w:space="0" w:color="auto"/>
            <w:right w:val="none" w:sz="0" w:space="0" w:color="auto"/>
          </w:divBdr>
        </w:div>
        <w:div w:id="59443639">
          <w:marLeft w:val="640"/>
          <w:marRight w:val="0"/>
          <w:marTop w:val="0"/>
          <w:marBottom w:val="0"/>
          <w:divBdr>
            <w:top w:val="none" w:sz="0" w:space="0" w:color="auto"/>
            <w:left w:val="none" w:sz="0" w:space="0" w:color="auto"/>
            <w:bottom w:val="none" w:sz="0" w:space="0" w:color="auto"/>
            <w:right w:val="none" w:sz="0" w:space="0" w:color="auto"/>
          </w:divBdr>
        </w:div>
        <w:div w:id="557322728">
          <w:marLeft w:val="640"/>
          <w:marRight w:val="0"/>
          <w:marTop w:val="0"/>
          <w:marBottom w:val="0"/>
          <w:divBdr>
            <w:top w:val="none" w:sz="0" w:space="0" w:color="auto"/>
            <w:left w:val="none" w:sz="0" w:space="0" w:color="auto"/>
            <w:bottom w:val="none" w:sz="0" w:space="0" w:color="auto"/>
            <w:right w:val="none" w:sz="0" w:space="0" w:color="auto"/>
          </w:divBdr>
        </w:div>
        <w:div w:id="2036928905">
          <w:marLeft w:val="640"/>
          <w:marRight w:val="0"/>
          <w:marTop w:val="0"/>
          <w:marBottom w:val="0"/>
          <w:divBdr>
            <w:top w:val="none" w:sz="0" w:space="0" w:color="auto"/>
            <w:left w:val="none" w:sz="0" w:space="0" w:color="auto"/>
            <w:bottom w:val="none" w:sz="0" w:space="0" w:color="auto"/>
            <w:right w:val="none" w:sz="0" w:space="0" w:color="auto"/>
          </w:divBdr>
        </w:div>
        <w:div w:id="1266690005">
          <w:marLeft w:val="640"/>
          <w:marRight w:val="0"/>
          <w:marTop w:val="0"/>
          <w:marBottom w:val="0"/>
          <w:divBdr>
            <w:top w:val="none" w:sz="0" w:space="0" w:color="auto"/>
            <w:left w:val="none" w:sz="0" w:space="0" w:color="auto"/>
            <w:bottom w:val="none" w:sz="0" w:space="0" w:color="auto"/>
            <w:right w:val="none" w:sz="0" w:space="0" w:color="auto"/>
          </w:divBdr>
        </w:div>
        <w:div w:id="7292194">
          <w:marLeft w:val="640"/>
          <w:marRight w:val="0"/>
          <w:marTop w:val="0"/>
          <w:marBottom w:val="0"/>
          <w:divBdr>
            <w:top w:val="none" w:sz="0" w:space="0" w:color="auto"/>
            <w:left w:val="none" w:sz="0" w:space="0" w:color="auto"/>
            <w:bottom w:val="none" w:sz="0" w:space="0" w:color="auto"/>
            <w:right w:val="none" w:sz="0" w:space="0" w:color="auto"/>
          </w:divBdr>
        </w:div>
        <w:div w:id="1358578022">
          <w:marLeft w:val="640"/>
          <w:marRight w:val="0"/>
          <w:marTop w:val="0"/>
          <w:marBottom w:val="0"/>
          <w:divBdr>
            <w:top w:val="none" w:sz="0" w:space="0" w:color="auto"/>
            <w:left w:val="none" w:sz="0" w:space="0" w:color="auto"/>
            <w:bottom w:val="none" w:sz="0" w:space="0" w:color="auto"/>
            <w:right w:val="none" w:sz="0" w:space="0" w:color="auto"/>
          </w:divBdr>
        </w:div>
        <w:div w:id="1501770766">
          <w:marLeft w:val="640"/>
          <w:marRight w:val="0"/>
          <w:marTop w:val="0"/>
          <w:marBottom w:val="0"/>
          <w:divBdr>
            <w:top w:val="none" w:sz="0" w:space="0" w:color="auto"/>
            <w:left w:val="none" w:sz="0" w:space="0" w:color="auto"/>
            <w:bottom w:val="none" w:sz="0" w:space="0" w:color="auto"/>
            <w:right w:val="none" w:sz="0" w:space="0" w:color="auto"/>
          </w:divBdr>
        </w:div>
        <w:div w:id="2129465556">
          <w:marLeft w:val="640"/>
          <w:marRight w:val="0"/>
          <w:marTop w:val="0"/>
          <w:marBottom w:val="0"/>
          <w:divBdr>
            <w:top w:val="none" w:sz="0" w:space="0" w:color="auto"/>
            <w:left w:val="none" w:sz="0" w:space="0" w:color="auto"/>
            <w:bottom w:val="none" w:sz="0" w:space="0" w:color="auto"/>
            <w:right w:val="none" w:sz="0" w:space="0" w:color="auto"/>
          </w:divBdr>
        </w:div>
        <w:div w:id="563493864">
          <w:marLeft w:val="640"/>
          <w:marRight w:val="0"/>
          <w:marTop w:val="0"/>
          <w:marBottom w:val="0"/>
          <w:divBdr>
            <w:top w:val="none" w:sz="0" w:space="0" w:color="auto"/>
            <w:left w:val="none" w:sz="0" w:space="0" w:color="auto"/>
            <w:bottom w:val="none" w:sz="0" w:space="0" w:color="auto"/>
            <w:right w:val="none" w:sz="0" w:space="0" w:color="auto"/>
          </w:divBdr>
        </w:div>
        <w:div w:id="964048504">
          <w:marLeft w:val="640"/>
          <w:marRight w:val="0"/>
          <w:marTop w:val="0"/>
          <w:marBottom w:val="0"/>
          <w:divBdr>
            <w:top w:val="none" w:sz="0" w:space="0" w:color="auto"/>
            <w:left w:val="none" w:sz="0" w:space="0" w:color="auto"/>
            <w:bottom w:val="none" w:sz="0" w:space="0" w:color="auto"/>
            <w:right w:val="none" w:sz="0" w:space="0" w:color="auto"/>
          </w:divBdr>
        </w:div>
        <w:div w:id="1133787202">
          <w:marLeft w:val="640"/>
          <w:marRight w:val="0"/>
          <w:marTop w:val="0"/>
          <w:marBottom w:val="0"/>
          <w:divBdr>
            <w:top w:val="none" w:sz="0" w:space="0" w:color="auto"/>
            <w:left w:val="none" w:sz="0" w:space="0" w:color="auto"/>
            <w:bottom w:val="none" w:sz="0" w:space="0" w:color="auto"/>
            <w:right w:val="none" w:sz="0" w:space="0" w:color="auto"/>
          </w:divBdr>
        </w:div>
        <w:div w:id="325135878">
          <w:marLeft w:val="640"/>
          <w:marRight w:val="0"/>
          <w:marTop w:val="0"/>
          <w:marBottom w:val="0"/>
          <w:divBdr>
            <w:top w:val="none" w:sz="0" w:space="0" w:color="auto"/>
            <w:left w:val="none" w:sz="0" w:space="0" w:color="auto"/>
            <w:bottom w:val="none" w:sz="0" w:space="0" w:color="auto"/>
            <w:right w:val="none" w:sz="0" w:space="0" w:color="auto"/>
          </w:divBdr>
        </w:div>
        <w:div w:id="1620800549">
          <w:marLeft w:val="640"/>
          <w:marRight w:val="0"/>
          <w:marTop w:val="0"/>
          <w:marBottom w:val="0"/>
          <w:divBdr>
            <w:top w:val="none" w:sz="0" w:space="0" w:color="auto"/>
            <w:left w:val="none" w:sz="0" w:space="0" w:color="auto"/>
            <w:bottom w:val="none" w:sz="0" w:space="0" w:color="auto"/>
            <w:right w:val="none" w:sz="0" w:space="0" w:color="auto"/>
          </w:divBdr>
        </w:div>
        <w:div w:id="1147745356">
          <w:marLeft w:val="640"/>
          <w:marRight w:val="0"/>
          <w:marTop w:val="0"/>
          <w:marBottom w:val="0"/>
          <w:divBdr>
            <w:top w:val="none" w:sz="0" w:space="0" w:color="auto"/>
            <w:left w:val="none" w:sz="0" w:space="0" w:color="auto"/>
            <w:bottom w:val="none" w:sz="0" w:space="0" w:color="auto"/>
            <w:right w:val="none" w:sz="0" w:space="0" w:color="auto"/>
          </w:divBdr>
        </w:div>
        <w:div w:id="1128013876">
          <w:marLeft w:val="640"/>
          <w:marRight w:val="0"/>
          <w:marTop w:val="0"/>
          <w:marBottom w:val="0"/>
          <w:divBdr>
            <w:top w:val="none" w:sz="0" w:space="0" w:color="auto"/>
            <w:left w:val="none" w:sz="0" w:space="0" w:color="auto"/>
            <w:bottom w:val="none" w:sz="0" w:space="0" w:color="auto"/>
            <w:right w:val="none" w:sz="0" w:space="0" w:color="auto"/>
          </w:divBdr>
        </w:div>
        <w:div w:id="103886444">
          <w:marLeft w:val="640"/>
          <w:marRight w:val="0"/>
          <w:marTop w:val="0"/>
          <w:marBottom w:val="0"/>
          <w:divBdr>
            <w:top w:val="none" w:sz="0" w:space="0" w:color="auto"/>
            <w:left w:val="none" w:sz="0" w:space="0" w:color="auto"/>
            <w:bottom w:val="none" w:sz="0" w:space="0" w:color="auto"/>
            <w:right w:val="none" w:sz="0" w:space="0" w:color="auto"/>
          </w:divBdr>
        </w:div>
        <w:div w:id="1829053234">
          <w:marLeft w:val="640"/>
          <w:marRight w:val="0"/>
          <w:marTop w:val="0"/>
          <w:marBottom w:val="0"/>
          <w:divBdr>
            <w:top w:val="none" w:sz="0" w:space="0" w:color="auto"/>
            <w:left w:val="none" w:sz="0" w:space="0" w:color="auto"/>
            <w:bottom w:val="none" w:sz="0" w:space="0" w:color="auto"/>
            <w:right w:val="none" w:sz="0" w:space="0" w:color="auto"/>
          </w:divBdr>
        </w:div>
        <w:div w:id="2024547410">
          <w:marLeft w:val="640"/>
          <w:marRight w:val="0"/>
          <w:marTop w:val="0"/>
          <w:marBottom w:val="0"/>
          <w:divBdr>
            <w:top w:val="none" w:sz="0" w:space="0" w:color="auto"/>
            <w:left w:val="none" w:sz="0" w:space="0" w:color="auto"/>
            <w:bottom w:val="none" w:sz="0" w:space="0" w:color="auto"/>
            <w:right w:val="none" w:sz="0" w:space="0" w:color="auto"/>
          </w:divBdr>
        </w:div>
        <w:div w:id="2087142751">
          <w:marLeft w:val="640"/>
          <w:marRight w:val="0"/>
          <w:marTop w:val="0"/>
          <w:marBottom w:val="0"/>
          <w:divBdr>
            <w:top w:val="none" w:sz="0" w:space="0" w:color="auto"/>
            <w:left w:val="none" w:sz="0" w:space="0" w:color="auto"/>
            <w:bottom w:val="none" w:sz="0" w:space="0" w:color="auto"/>
            <w:right w:val="none" w:sz="0" w:space="0" w:color="auto"/>
          </w:divBdr>
        </w:div>
      </w:divsChild>
    </w:div>
    <w:div w:id="839543103">
      <w:marLeft w:val="480"/>
      <w:marRight w:val="0"/>
      <w:marTop w:val="0"/>
      <w:marBottom w:val="0"/>
      <w:divBdr>
        <w:top w:val="none" w:sz="0" w:space="0" w:color="auto"/>
        <w:left w:val="none" w:sz="0" w:space="0" w:color="auto"/>
        <w:bottom w:val="none" w:sz="0" w:space="0" w:color="auto"/>
        <w:right w:val="none" w:sz="0" w:space="0" w:color="auto"/>
      </w:divBdr>
    </w:div>
    <w:div w:id="840241368">
      <w:marLeft w:val="480"/>
      <w:marRight w:val="0"/>
      <w:marTop w:val="0"/>
      <w:marBottom w:val="0"/>
      <w:divBdr>
        <w:top w:val="none" w:sz="0" w:space="0" w:color="auto"/>
        <w:left w:val="none" w:sz="0" w:space="0" w:color="auto"/>
        <w:bottom w:val="none" w:sz="0" w:space="0" w:color="auto"/>
        <w:right w:val="none" w:sz="0" w:space="0" w:color="auto"/>
      </w:divBdr>
    </w:div>
    <w:div w:id="840313616">
      <w:bodyDiv w:val="1"/>
      <w:marLeft w:val="0"/>
      <w:marRight w:val="0"/>
      <w:marTop w:val="0"/>
      <w:marBottom w:val="0"/>
      <w:divBdr>
        <w:top w:val="none" w:sz="0" w:space="0" w:color="auto"/>
        <w:left w:val="none" w:sz="0" w:space="0" w:color="auto"/>
        <w:bottom w:val="none" w:sz="0" w:space="0" w:color="auto"/>
        <w:right w:val="none" w:sz="0" w:space="0" w:color="auto"/>
      </w:divBdr>
      <w:divsChild>
        <w:div w:id="2021472001">
          <w:marLeft w:val="640"/>
          <w:marRight w:val="0"/>
          <w:marTop w:val="0"/>
          <w:marBottom w:val="0"/>
          <w:divBdr>
            <w:top w:val="none" w:sz="0" w:space="0" w:color="auto"/>
            <w:left w:val="none" w:sz="0" w:space="0" w:color="auto"/>
            <w:bottom w:val="none" w:sz="0" w:space="0" w:color="auto"/>
            <w:right w:val="none" w:sz="0" w:space="0" w:color="auto"/>
          </w:divBdr>
        </w:div>
        <w:div w:id="1005286511">
          <w:marLeft w:val="640"/>
          <w:marRight w:val="0"/>
          <w:marTop w:val="0"/>
          <w:marBottom w:val="0"/>
          <w:divBdr>
            <w:top w:val="none" w:sz="0" w:space="0" w:color="auto"/>
            <w:left w:val="none" w:sz="0" w:space="0" w:color="auto"/>
            <w:bottom w:val="none" w:sz="0" w:space="0" w:color="auto"/>
            <w:right w:val="none" w:sz="0" w:space="0" w:color="auto"/>
          </w:divBdr>
        </w:div>
        <w:div w:id="627399329">
          <w:marLeft w:val="640"/>
          <w:marRight w:val="0"/>
          <w:marTop w:val="0"/>
          <w:marBottom w:val="0"/>
          <w:divBdr>
            <w:top w:val="none" w:sz="0" w:space="0" w:color="auto"/>
            <w:left w:val="none" w:sz="0" w:space="0" w:color="auto"/>
            <w:bottom w:val="none" w:sz="0" w:space="0" w:color="auto"/>
            <w:right w:val="none" w:sz="0" w:space="0" w:color="auto"/>
          </w:divBdr>
        </w:div>
        <w:div w:id="514076538">
          <w:marLeft w:val="640"/>
          <w:marRight w:val="0"/>
          <w:marTop w:val="0"/>
          <w:marBottom w:val="0"/>
          <w:divBdr>
            <w:top w:val="none" w:sz="0" w:space="0" w:color="auto"/>
            <w:left w:val="none" w:sz="0" w:space="0" w:color="auto"/>
            <w:bottom w:val="none" w:sz="0" w:space="0" w:color="auto"/>
            <w:right w:val="none" w:sz="0" w:space="0" w:color="auto"/>
          </w:divBdr>
        </w:div>
        <w:div w:id="199168473">
          <w:marLeft w:val="640"/>
          <w:marRight w:val="0"/>
          <w:marTop w:val="0"/>
          <w:marBottom w:val="0"/>
          <w:divBdr>
            <w:top w:val="none" w:sz="0" w:space="0" w:color="auto"/>
            <w:left w:val="none" w:sz="0" w:space="0" w:color="auto"/>
            <w:bottom w:val="none" w:sz="0" w:space="0" w:color="auto"/>
            <w:right w:val="none" w:sz="0" w:space="0" w:color="auto"/>
          </w:divBdr>
        </w:div>
        <w:div w:id="698969375">
          <w:marLeft w:val="640"/>
          <w:marRight w:val="0"/>
          <w:marTop w:val="0"/>
          <w:marBottom w:val="0"/>
          <w:divBdr>
            <w:top w:val="none" w:sz="0" w:space="0" w:color="auto"/>
            <w:left w:val="none" w:sz="0" w:space="0" w:color="auto"/>
            <w:bottom w:val="none" w:sz="0" w:space="0" w:color="auto"/>
            <w:right w:val="none" w:sz="0" w:space="0" w:color="auto"/>
          </w:divBdr>
        </w:div>
        <w:div w:id="1460684002">
          <w:marLeft w:val="640"/>
          <w:marRight w:val="0"/>
          <w:marTop w:val="0"/>
          <w:marBottom w:val="0"/>
          <w:divBdr>
            <w:top w:val="none" w:sz="0" w:space="0" w:color="auto"/>
            <w:left w:val="none" w:sz="0" w:space="0" w:color="auto"/>
            <w:bottom w:val="none" w:sz="0" w:space="0" w:color="auto"/>
            <w:right w:val="none" w:sz="0" w:space="0" w:color="auto"/>
          </w:divBdr>
        </w:div>
        <w:div w:id="716898613">
          <w:marLeft w:val="640"/>
          <w:marRight w:val="0"/>
          <w:marTop w:val="0"/>
          <w:marBottom w:val="0"/>
          <w:divBdr>
            <w:top w:val="none" w:sz="0" w:space="0" w:color="auto"/>
            <w:left w:val="none" w:sz="0" w:space="0" w:color="auto"/>
            <w:bottom w:val="none" w:sz="0" w:space="0" w:color="auto"/>
            <w:right w:val="none" w:sz="0" w:space="0" w:color="auto"/>
          </w:divBdr>
        </w:div>
        <w:div w:id="370804335">
          <w:marLeft w:val="640"/>
          <w:marRight w:val="0"/>
          <w:marTop w:val="0"/>
          <w:marBottom w:val="0"/>
          <w:divBdr>
            <w:top w:val="none" w:sz="0" w:space="0" w:color="auto"/>
            <w:left w:val="none" w:sz="0" w:space="0" w:color="auto"/>
            <w:bottom w:val="none" w:sz="0" w:space="0" w:color="auto"/>
            <w:right w:val="none" w:sz="0" w:space="0" w:color="auto"/>
          </w:divBdr>
        </w:div>
        <w:div w:id="2015961374">
          <w:marLeft w:val="640"/>
          <w:marRight w:val="0"/>
          <w:marTop w:val="0"/>
          <w:marBottom w:val="0"/>
          <w:divBdr>
            <w:top w:val="none" w:sz="0" w:space="0" w:color="auto"/>
            <w:left w:val="none" w:sz="0" w:space="0" w:color="auto"/>
            <w:bottom w:val="none" w:sz="0" w:space="0" w:color="auto"/>
            <w:right w:val="none" w:sz="0" w:space="0" w:color="auto"/>
          </w:divBdr>
        </w:div>
        <w:div w:id="132989811">
          <w:marLeft w:val="640"/>
          <w:marRight w:val="0"/>
          <w:marTop w:val="0"/>
          <w:marBottom w:val="0"/>
          <w:divBdr>
            <w:top w:val="none" w:sz="0" w:space="0" w:color="auto"/>
            <w:left w:val="none" w:sz="0" w:space="0" w:color="auto"/>
            <w:bottom w:val="none" w:sz="0" w:space="0" w:color="auto"/>
            <w:right w:val="none" w:sz="0" w:space="0" w:color="auto"/>
          </w:divBdr>
        </w:div>
        <w:div w:id="1200554968">
          <w:marLeft w:val="640"/>
          <w:marRight w:val="0"/>
          <w:marTop w:val="0"/>
          <w:marBottom w:val="0"/>
          <w:divBdr>
            <w:top w:val="none" w:sz="0" w:space="0" w:color="auto"/>
            <w:left w:val="none" w:sz="0" w:space="0" w:color="auto"/>
            <w:bottom w:val="none" w:sz="0" w:space="0" w:color="auto"/>
            <w:right w:val="none" w:sz="0" w:space="0" w:color="auto"/>
          </w:divBdr>
        </w:div>
        <w:div w:id="575556491">
          <w:marLeft w:val="640"/>
          <w:marRight w:val="0"/>
          <w:marTop w:val="0"/>
          <w:marBottom w:val="0"/>
          <w:divBdr>
            <w:top w:val="none" w:sz="0" w:space="0" w:color="auto"/>
            <w:left w:val="none" w:sz="0" w:space="0" w:color="auto"/>
            <w:bottom w:val="none" w:sz="0" w:space="0" w:color="auto"/>
            <w:right w:val="none" w:sz="0" w:space="0" w:color="auto"/>
          </w:divBdr>
        </w:div>
        <w:div w:id="1119572414">
          <w:marLeft w:val="640"/>
          <w:marRight w:val="0"/>
          <w:marTop w:val="0"/>
          <w:marBottom w:val="0"/>
          <w:divBdr>
            <w:top w:val="none" w:sz="0" w:space="0" w:color="auto"/>
            <w:left w:val="none" w:sz="0" w:space="0" w:color="auto"/>
            <w:bottom w:val="none" w:sz="0" w:space="0" w:color="auto"/>
            <w:right w:val="none" w:sz="0" w:space="0" w:color="auto"/>
          </w:divBdr>
        </w:div>
        <w:div w:id="855079259">
          <w:marLeft w:val="640"/>
          <w:marRight w:val="0"/>
          <w:marTop w:val="0"/>
          <w:marBottom w:val="0"/>
          <w:divBdr>
            <w:top w:val="none" w:sz="0" w:space="0" w:color="auto"/>
            <w:left w:val="none" w:sz="0" w:space="0" w:color="auto"/>
            <w:bottom w:val="none" w:sz="0" w:space="0" w:color="auto"/>
            <w:right w:val="none" w:sz="0" w:space="0" w:color="auto"/>
          </w:divBdr>
        </w:div>
        <w:div w:id="764693293">
          <w:marLeft w:val="640"/>
          <w:marRight w:val="0"/>
          <w:marTop w:val="0"/>
          <w:marBottom w:val="0"/>
          <w:divBdr>
            <w:top w:val="none" w:sz="0" w:space="0" w:color="auto"/>
            <w:left w:val="none" w:sz="0" w:space="0" w:color="auto"/>
            <w:bottom w:val="none" w:sz="0" w:space="0" w:color="auto"/>
            <w:right w:val="none" w:sz="0" w:space="0" w:color="auto"/>
          </w:divBdr>
        </w:div>
        <w:div w:id="1641495564">
          <w:marLeft w:val="640"/>
          <w:marRight w:val="0"/>
          <w:marTop w:val="0"/>
          <w:marBottom w:val="0"/>
          <w:divBdr>
            <w:top w:val="none" w:sz="0" w:space="0" w:color="auto"/>
            <w:left w:val="none" w:sz="0" w:space="0" w:color="auto"/>
            <w:bottom w:val="none" w:sz="0" w:space="0" w:color="auto"/>
            <w:right w:val="none" w:sz="0" w:space="0" w:color="auto"/>
          </w:divBdr>
        </w:div>
        <w:div w:id="215089784">
          <w:marLeft w:val="640"/>
          <w:marRight w:val="0"/>
          <w:marTop w:val="0"/>
          <w:marBottom w:val="0"/>
          <w:divBdr>
            <w:top w:val="none" w:sz="0" w:space="0" w:color="auto"/>
            <w:left w:val="none" w:sz="0" w:space="0" w:color="auto"/>
            <w:bottom w:val="none" w:sz="0" w:space="0" w:color="auto"/>
            <w:right w:val="none" w:sz="0" w:space="0" w:color="auto"/>
          </w:divBdr>
        </w:div>
        <w:div w:id="1867864325">
          <w:marLeft w:val="640"/>
          <w:marRight w:val="0"/>
          <w:marTop w:val="0"/>
          <w:marBottom w:val="0"/>
          <w:divBdr>
            <w:top w:val="none" w:sz="0" w:space="0" w:color="auto"/>
            <w:left w:val="none" w:sz="0" w:space="0" w:color="auto"/>
            <w:bottom w:val="none" w:sz="0" w:space="0" w:color="auto"/>
            <w:right w:val="none" w:sz="0" w:space="0" w:color="auto"/>
          </w:divBdr>
        </w:div>
        <w:div w:id="138153239">
          <w:marLeft w:val="640"/>
          <w:marRight w:val="0"/>
          <w:marTop w:val="0"/>
          <w:marBottom w:val="0"/>
          <w:divBdr>
            <w:top w:val="none" w:sz="0" w:space="0" w:color="auto"/>
            <w:left w:val="none" w:sz="0" w:space="0" w:color="auto"/>
            <w:bottom w:val="none" w:sz="0" w:space="0" w:color="auto"/>
            <w:right w:val="none" w:sz="0" w:space="0" w:color="auto"/>
          </w:divBdr>
        </w:div>
        <w:div w:id="2034455430">
          <w:marLeft w:val="640"/>
          <w:marRight w:val="0"/>
          <w:marTop w:val="0"/>
          <w:marBottom w:val="0"/>
          <w:divBdr>
            <w:top w:val="none" w:sz="0" w:space="0" w:color="auto"/>
            <w:left w:val="none" w:sz="0" w:space="0" w:color="auto"/>
            <w:bottom w:val="none" w:sz="0" w:space="0" w:color="auto"/>
            <w:right w:val="none" w:sz="0" w:space="0" w:color="auto"/>
          </w:divBdr>
        </w:div>
        <w:div w:id="719669957">
          <w:marLeft w:val="640"/>
          <w:marRight w:val="0"/>
          <w:marTop w:val="0"/>
          <w:marBottom w:val="0"/>
          <w:divBdr>
            <w:top w:val="none" w:sz="0" w:space="0" w:color="auto"/>
            <w:left w:val="none" w:sz="0" w:space="0" w:color="auto"/>
            <w:bottom w:val="none" w:sz="0" w:space="0" w:color="auto"/>
            <w:right w:val="none" w:sz="0" w:space="0" w:color="auto"/>
          </w:divBdr>
        </w:div>
        <w:div w:id="1078482057">
          <w:marLeft w:val="640"/>
          <w:marRight w:val="0"/>
          <w:marTop w:val="0"/>
          <w:marBottom w:val="0"/>
          <w:divBdr>
            <w:top w:val="none" w:sz="0" w:space="0" w:color="auto"/>
            <w:left w:val="none" w:sz="0" w:space="0" w:color="auto"/>
            <w:bottom w:val="none" w:sz="0" w:space="0" w:color="auto"/>
            <w:right w:val="none" w:sz="0" w:space="0" w:color="auto"/>
          </w:divBdr>
        </w:div>
        <w:div w:id="1705516639">
          <w:marLeft w:val="640"/>
          <w:marRight w:val="0"/>
          <w:marTop w:val="0"/>
          <w:marBottom w:val="0"/>
          <w:divBdr>
            <w:top w:val="none" w:sz="0" w:space="0" w:color="auto"/>
            <w:left w:val="none" w:sz="0" w:space="0" w:color="auto"/>
            <w:bottom w:val="none" w:sz="0" w:space="0" w:color="auto"/>
            <w:right w:val="none" w:sz="0" w:space="0" w:color="auto"/>
          </w:divBdr>
        </w:div>
        <w:div w:id="257102164">
          <w:marLeft w:val="640"/>
          <w:marRight w:val="0"/>
          <w:marTop w:val="0"/>
          <w:marBottom w:val="0"/>
          <w:divBdr>
            <w:top w:val="none" w:sz="0" w:space="0" w:color="auto"/>
            <w:left w:val="none" w:sz="0" w:space="0" w:color="auto"/>
            <w:bottom w:val="none" w:sz="0" w:space="0" w:color="auto"/>
            <w:right w:val="none" w:sz="0" w:space="0" w:color="auto"/>
          </w:divBdr>
        </w:div>
        <w:div w:id="38207742">
          <w:marLeft w:val="640"/>
          <w:marRight w:val="0"/>
          <w:marTop w:val="0"/>
          <w:marBottom w:val="0"/>
          <w:divBdr>
            <w:top w:val="none" w:sz="0" w:space="0" w:color="auto"/>
            <w:left w:val="none" w:sz="0" w:space="0" w:color="auto"/>
            <w:bottom w:val="none" w:sz="0" w:space="0" w:color="auto"/>
            <w:right w:val="none" w:sz="0" w:space="0" w:color="auto"/>
          </w:divBdr>
        </w:div>
        <w:div w:id="2002657122">
          <w:marLeft w:val="640"/>
          <w:marRight w:val="0"/>
          <w:marTop w:val="0"/>
          <w:marBottom w:val="0"/>
          <w:divBdr>
            <w:top w:val="none" w:sz="0" w:space="0" w:color="auto"/>
            <w:left w:val="none" w:sz="0" w:space="0" w:color="auto"/>
            <w:bottom w:val="none" w:sz="0" w:space="0" w:color="auto"/>
            <w:right w:val="none" w:sz="0" w:space="0" w:color="auto"/>
          </w:divBdr>
        </w:div>
        <w:div w:id="1024483179">
          <w:marLeft w:val="640"/>
          <w:marRight w:val="0"/>
          <w:marTop w:val="0"/>
          <w:marBottom w:val="0"/>
          <w:divBdr>
            <w:top w:val="none" w:sz="0" w:space="0" w:color="auto"/>
            <w:left w:val="none" w:sz="0" w:space="0" w:color="auto"/>
            <w:bottom w:val="none" w:sz="0" w:space="0" w:color="auto"/>
            <w:right w:val="none" w:sz="0" w:space="0" w:color="auto"/>
          </w:divBdr>
        </w:div>
        <w:div w:id="788940243">
          <w:marLeft w:val="640"/>
          <w:marRight w:val="0"/>
          <w:marTop w:val="0"/>
          <w:marBottom w:val="0"/>
          <w:divBdr>
            <w:top w:val="none" w:sz="0" w:space="0" w:color="auto"/>
            <w:left w:val="none" w:sz="0" w:space="0" w:color="auto"/>
            <w:bottom w:val="none" w:sz="0" w:space="0" w:color="auto"/>
            <w:right w:val="none" w:sz="0" w:space="0" w:color="auto"/>
          </w:divBdr>
        </w:div>
        <w:div w:id="1941914026">
          <w:marLeft w:val="640"/>
          <w:marRight w:val="0"/>
          <w:marTop w:val="0"/>
          <w:marBottom w:val="0"/>
          <w:divBdr>
            <w:top w:val="none" w:sz="0" w:space="0" w:color="auto"/>
            <w:left w:val="none" w:sz="0" w:space="0" w:color="auto"/>
            <w:bottom w:val="none" w:sz="0" w:space="0" w:color="auto"/>
            <w:right w:val="none" w:sz="0" w:space="0" w:color="auto"/>
          </w:divBdr>
        </w:div>
        <w:div w:id="1744176978">
          <w:marLeft w:val="640"/>
          <w:marRight w:val="0"/>
          <w:marTop w:val="0"/>
          <w:marBottom w:val="0"/>
          <w:divBdr>
            <w:top w:val="none" w:sz="0" w:space="0" w:color="auto"/>
            <w:left w:val="none" w:sz="0" w:space="0" w:color="auto"/>
            <w:bottom w:val="none" w:sz="0" w:space="0" w:color="auto"/>
            <w:right w:val="none" w:sz="0" w:space="0" w:color="auto"/>
          </w:divBdr>
        </w:div>
        <w:div w:id="1983777902">
          <w:marLeft w:val="640"/>
          <w:marRight w:val="0"/>
          <w:marTop w:val="0"/>
          <w:marBottom w:val="0"/>
          <w:divBdr>
            <w:top w:val="none" w:sz="0" w:space="0" w:color="auto"/>
            <w:left w:val="none" w:sz="0" w:space="0" w:color="auto"/>
            <w:bottom w:val="none" w:sz="0" w:space="0" w:color="auto"/>
            <w:right w:val="none" w:sz="0" w:space="0" w:color="auto"/>
          </w:divBdr>
        </w:div>
        <w:div w:id="1973441327">
          <w:marLeft w:val="640"/>
          <w:marRight w:val="0"/>
          <w:marTop w:val="0"/>
          <w:marBottom w:val="0"/>
          <w:divBdr>
            <w:top w:val="none" w:sz="0" w:space="0" w:color="auto"/>
            <w:left w:val="none" w:sz="0" w:space="0" w:color="auto"/>
            <w:bottom w:val="none" w:sz="0" w:space="0" w:color="auto"/>
            <w:right w:val="none" w:sz="0" w:space="0" w:color="auto"/>
          </w:divBdr>
        </w:div>
        <w:div w:id="829560692">
          <w:marLeft w:val="640"/>
          <w:marRight w:val="0"/>
          <w:marTop w:val="0"/>
          <w:marBottom w:val="0"/>
          <w:divBdr>
            <w:top w:val="none" w:sz="0" w:space="0" w:color="auto"/>
            <w:left w:val="none" w:sz="0" w:space="0" w:color="auto"/>
            <w:bottom w:val="none" w:sz="0" w:space="0" w:color="auto"/>
            <w:right w:val="none" w:sz="0" w:space="0" w:color="auto"/>
          </w:divBdr>
        </w:div>
        <w:div w:id="284099">
          <w:marLeft w:val="640"/>
          <w:marRight w:val="0"/>
          <w:marTop w:val="0"/>
          <w:marBottom w:val="0"/>
          <w:divBdr>
            <w:top w:val="none" w:sz="0" w:space="0" w:color="auto"/>
            <w:left w:val="none" w:sz="0" w:space="0" w:color="auto"/>
            <w:bottom w:val="none" w:sz="0" w:space="0" w:color="auto"/>
            <w:right w:val="none" w:sz="0" w:space="0" w:color="auto"/>
          </w:divBdr>
        </w:div>
        <w:div w:id="1722710475">
          <w:marLeft w:val="640"/>
          <w:marRight w:val="0"/>
          <w:marTop w:val="0"/>
          <w:marBottom w:val="0"/>
          <w:divBdr>
            <w:top w:val="none" w:sz="0" w:space="0" w:color="auto"/>
            <w:left w:val="none" w:sz="0" w:space="0" w:color="auto"/>
            <w:bottom w:val="none" w:sz="0" w:space="0" w:color="auto"/>
            <w:right w:val="none" w:sz="0" w:space="0" w:color="auto"/>
          </w:divBdr>
        </w:div>
        <w:div w:id="1859736961">
          <w:marLeft w:val="640"/>
          <w:marRight w:val="0"/>
          <w:marTop w:val="0"/>
          <w:marBottom w:val="0"/>
          <w:divBdr>
            <w:top w:val="none" w:sz="0" w:space="0" w:color="auto"/>
            <w:left w:val="none" w:sz="0" w:space="0" w:color="auto"/>
            <w:bottom w:val="none" w:sz="0" w:space="0" w:color="auto"/>
            <w:right w:val="none" w:sz="0" w:space="0" w:color="auto"/>
          </w:divBdr>
        </w:div>
        <w:div w:id="509419578">
          <w:marLeft w:val="640"/>
          <w:marRight w:val="0"/>
          <w:marTop w:val="0"/>
          <w:marBottom w:val="0"/>
          <w:divBdr>
            <w:top w:val="none" w:sz="0" w:space="0" w:color="auto"/>
            <w:left w:val="none" w:sz="0" w:space="0" w:color="auto"/>
            <w:bottom w:val="none" w:sz="0" w:space="0" w:color="auto"/>
            <w:right w:val="none" w:sz="0" w:space="0" w:color="auto"/>
          </w:divBdr>
        </w:div>
        <w:div w:id="439186511">
          <w:marLeft w:val="640"/>
          <w:marRight w:val="0"/>
          <w:marTop w:val="0"/>
          <w:marBottom w:val="0"/>
          <w:divBdr>
            <w:top w:val="none" w:sz="0" w:space="0" w:color="auto"/>
            <w:left w:val="none" w:sz="0" w:space="0" w:color="auto"/>
            <w:bottom w:val="none" w:sz="0" w:space="0" w:color="auto"/>
            <w:right w:val="none" w:sz="0" w:space="0" w:color="auto"/>
          </w:divBdr>
        </w:div>
        <w:div w:id="1892769386">
          <w:marLeft w:val="640"/>
          <w:marRight w:val="0"/>
          <w:marTop w:val="0"/>
          <w:marBottom w:val="0"/>
          <w:divBdr>
            <w:top w:val="none" w:sz="0" w:space="0" w:color="auto"/>
            <w:left w:val="none" w:sz="0" w:space="0" w:color="auto"/>
            <w:bottom w:val="none" w:sz="0" w:space="0" w:color="auto"/>
            <w:right w:val="none" w:sz="0" w:space="0" w:color="auto"/>
          </w:divBdr>
        </w:div>
        <w:div w:id="926108714">
          <w:marLeft w:val="640"/>
          <w:marRight w:val="0"/>
          <w:marTop w:val="0"/>
          <w:marBottom w:val="0"/>
          <w:divBdr>
            <w:top w:val="none" w:sz="0" w:space="0" w:color="auto"/>
            <w:left w:val="none" w:sz="0" w:space="0" w:color="auto"/>
            <w:bottom w:val="none" w:sz="0" w:space="0" w:color="auto"/>
            <w:right w:val="none" w:sz="0" w:space="0" w:color="auto"/>
          </w:divBdr>
        </w:div>
        <w:div w:id="1822234649">
          <w:marLeft w:val="640"/>
          <w:marRight w:val="0"/>
          <w:marTop w:val="0"/>
          <w:marBottom w:val="0"/>
          <w:divBdr>
            <w:top w:val="none" w:sz="0" w:space="0" w:color="auto"/>
            <w:left w:val="none" w:sz="0" w:space="0" w:color="auto"/>
            <w:bottom w:val="none" w:sz="0" w:space="0" w:color="auto"/>
            <w:right w:val="none" w:sz="0" w:space="0" w:color="auto"/>
          </w:divBdr>
        </w:div>
        <w:div w:id="492527572">
          <w:marLeft w:val="640"/>
          <w:marRight w:val="0"/>
          <w:marTop w:val="0"/>
          <w:marBottom w:val="0"/>
          <w:divBdr>
            <w:top w:val="none" w:sz="0" w:space="0" w:color="auto"/>
            <w:left w:val="none" w:sz="0" w:space="0" w:color="auto"/>
            <w:bottom w:val="none" w:sz="0" w:space="0" w:color="auto"/>
            <w:right w:val="none" w:sz="0" w:space="0" w:color="auto"/>
          </w:divBdr>
        </w:div>
        <w:div w:id="1689791738">
          <w:marLeft w:val="640"/>
          <w:marRight w:val="0"/>
          <w:marTop w:val="0"/>
          <w:marBottom w:val="0"/>
          <w:divBdr>
            <w:top w:val="none" w:sz="0" w:space="0" w:color="auto"/>
            <w:left w:val="none" w:sz="0" w:space="0" w:color="auto"/>
            <w:bottom w:val="none" w:sz="0" w:space="0" w:color="auto"/>
            <w:right w:val="none" w:sz="0" w:space="0" w:color="auto"/>
          </w:divBdr>
        </w:div>
        <w:div w:id="503205731">
          <w:marLeft w:val="640"/>
          <w:marRight w:val="0"/>
          <w:marTop w:val="0"/>
          <w:marBottom w:val="0"/>
          <w:divBdr>
            <w:top w:val="none" w:sz="0" w:space="0" w:color="auto"/>
            <w:left w:val="none" w:sz="0" w:space="0" w:color="auto"/>
            <w:bottom w:val="none" w:sz="0" w:space="0" w:color="auto"/>
            <w:right w:val="none" w:sz="0" w:space="0" w:color="auto"/>
          </w:divBdr>
        </w:div>
        <w:div w:id="824590419">
          <w:marLeft w:val="640"/>
          <w:marRight w:val="0"/>
          <w:marTop w:val="0"/>
          <w:marBottom w:val="0"/>
          <w:divBdr>
            <w:top w:val="none" w:sz="0" w:space="0" w:color="auto"/>
            <w:left w:val="none" w:sz="0" w:space="0" w:color="auto"/>
            <w:bottom w:val="none" w:sz="0" w:space="0" w:color="auto"/>
            <w:right w:val="none" w:sz="0" w:space="0" w:color="auto"/>
          </w:divBdr>
        </w:div>
        <w:div w:id="1314524735">
          <w:marLeft w:val="640"/>
          <w:marRight w:val="0"/>
          <w:marTop w:val="0"/>
          <w:marBottom w:val="0"/>
          <w:divBdr>
            <w:top w:val="none" w:sz="0" w:space="0" w:color="auto"/>
            <w:left w:val="none" w:sz="0" w:space="0" w:color="auto"/>
            <w:bottom w:val="none" w:sz="0" w:space="0" w:color="auto"/>
            <w:right w:val="none" w:sz="0" w:space="0" w:color="auto"/>
          </w:divBdr>
        </w:div>
        <w:div w:id="953752657">
          <w:marLeft w:val="640"/>
          <w:marRight w:val="0"/>
          <w:marTop w:val="0"/>
          <w:marBottom w:val="0"/>
          <w:divBdr>
            <w:top w:val="none" w:sz="0" w:space="0" w:color="auto"/>
            <w:left w:val="none" w:sz="0" w:space="0" w:color="auto"/>
            <w:bottom w:val="none" w:sz="0" w:space="0" w:color="auto"/>
            <w:right w:val="none" w:sz="0" w:space="0" w:color="auto"/>
          </w:divBdr>
        </w:div>
        <w:div w:id="539629453">
          <w:marLeft w:val="640"/>
          <w:marRight w:val="0"/>
          <w:marTop w:val="0"/>
          <w:marBottom w:val="0"/>
          <w:divBdr>
            <w:top w:val="none" w:sz="0" w:space="0" w:color="auto"/>
            <w:left w:val="none" w:sz="0" w:space="0" w:color="auto"/>
            <w:bottom w:val="none" w:sz="0" w:space="0" w:color="auto"/>
            <w:right w:val="none" w:sz="0" w:space="0" w:color="auto"/>
          </w:divBdr>
        </w:div>
        <w:div w:id="2105874899">
          <w:marLeft w:val="640"/>
          <w:marRight w:val="0"/>
          <w:marTop w:val="0"/>
          <w:marBottom w:val="0"/>
          <w:divBdr>
            <w:top w:val="none" w:sz="0" w:space="0" w:color="auto"/>
            <w:left w:val="none" w:sz="0" w:space="0" w:color="auto"/>
            <w:bottom w:val="none" w:sz="0" w:space="0" w:color="auto"/>
            <w:right w:val="none" w:sz="0" w:space="0" w:color="auto"/>
          </w:divBdr>
        </w:div>
        <w:div w:id="1644308836">
          <w:marLeft w:val="640"/>
          <w:marRight w:val="0"/>
          <w:marTop w:val="0"/>
          <w:marBottom w:val="0"/>
          <w:divBdr>
            <w:top w:val="none" w:sz="0" w:space="0" w:color="auto"/>
            <w:left w:val="none" w:sz="0" w:space="0" w:color="auto"/>
            <w:bottom w:val="none" w:sz="0" w:space="0" w:color="auto"/>
            <w:right w:val="none" w:sz="0" w:space="0" w:color="auto"/>
          </w:divBdr>
        </w:div>
        <w:div w:id="95564879">
          <w:marLeft w:val="640"/>
          <w:marRight w:val="0"/>
          <w:marTop w:val="0"/>
          <w:marBottom w:val="0"/>
          <w:divBdr>
            <w:top w:val="none" w:sz="0" w:space="0" w:color="auto"/>
            <w:left w:val="none" w:sz="0" w:space="0" w:color="auto"/>
            <w:bottom w:val="none" w:sz="0" w:space="0" w:color="auto"/>
            <w:right w:val="none" w:sz="0" w:space="0" w:color="auto"/>
          </w:divBdr>
        </w:div>
        <w:div w:id="1111361208">
          <w:marLeft w:val="640"/>
          <w:marRight w:val="0"/>
          <w:marTop w:val="0"/>
          <w:marBottom w:val="0"/>
          <w:divBdr>
            <w:top w:val="none" w:sz="0" w:space="0" w:color="auto"/>
            <w:left w:val="none" w:sz="0" w:space="0" w:color="auto"/>
            <w:bottom w:val="none" w:sz="0" w:space="0" w:color="auto"/>
            <w:right w:val="none" w:sz="0" w:space="0" w:color="auto"/>
          </w:divBdr>
        </w:div>
        <w:div w:id="50427186">
          <w:marLeft w:val="640"/>
          <w:marRight w:val="0"/>
          <w:marTop w:val="0"/>
          <w:marBottom w:val="0"/>
          <w:divBdr>
            <w:top w:val="none" w:sz="0" w:space="0" w:color="auto"/>
            <w:left w:val="none" w:sz="0" w:space="0" w:color="auto"/>
            <w:bottom w:val="none" w:sz="0" w:space="0" w:color="auto"/>
            <w:right w:val="none" w:sz="0" w:space="0" w:color="auto"/>
          </w:divBdr>
        </w:div>
        <w:div w:id="918098992">
          <w:marLeft w:val="640"/>
          <w:marRight w:val="0"/>
          <w:marTop w:val="0"/>
          <w:marBottom w:val="0"/>
          <w:divBdr>
            <w:top w:val="none" w:sz="0" w:space="0" w:color="auto"/>
            <w:left w:val="none" w:sz="0" w:space="0" w:color="auto"/>
            <w:bottom w:val="none" w:sz="0" w:space="0" w:color="auto"/>
            <w:right w:val="none" w:sz="0" w:space="0" w:color="auto"/>
          </w:divBdr>
        </w:div>
        <w:div w:id="121193183">
          <w:marLeft w:val="640"/>
          <w:marRight w:val="0"/>
          <w:marTop w:val="0"/>
          <w:marBottom w:val="0"/>
          <w:divBdr>
            <w:top w:val="none" w:sz="0" w:space="0" w:color="auto"/>
            <w:left w:val="none" w:sz="0" w:space="0" w:color="auto"/>
            <w:bottom w:val="none" w:sz="0" w:space="0" w:color="auto"/>
            <w:right w:val="none" w:sz="0" w:space="0" w:color="auto"/>
          </w:divBdr>
        </w:div>
        <w:div w:id="1969779283">
          <w:marLeft w:val="640"/>
          <w:marRight w:val="0"/>
          <w:marTop w:val="0"/>
          <w:marBottom w:val="0"/>
          <w:divBdr>
            <w:top w:val="none" w:sz="0" w:space="0" w:color="auto"/>
            <w:left w:val="none" w:sz="0" w:space="0" w:color="auto"/>
            <w:bottom w:val="none" w:sz="0" w:space="0" w:color="auto"/>
            <w:right w:val="none" w:sz="0" w:space="0" w:color="auto"/>
          </w:divBdr>
        </w:div>
      </w:divsChild>
    </w:div>
    <w:div w:id="841048662">
      <w:marLeft w:val="480"/>
      <w:marRight w:val="0"/>
      <w:marTop w:val="0"/>
      <w:marBottom w:val="0"/>
      <w:divBdr>
        <w:top w:val="none" w:sz="0" w:space="0" w:color="auto"/>
        <w:left w:val="none" w:sz="0" w:space="0" w:color="auto"/>
        <w:bottom w:val="none" w:sz="0" w:space="0" w:color="auto"/>
        <w:right w:val="none" w:sz="0" w:space="0" w:color="auto"/>
      </w:divBdr>
    </w:div>
    <w:div w:id="841162270">
      <w:marLeft w:val="480"/>
      <w:marRight w:val="0"/>
      <w:marTop w:val="0"/>
      <w:marBottom w:val="0"/>
      <w:divBdr>
        <w:top w:val="none" w:sz="0" w:space="0" w:color="auto"/>
        <w:left w:val="none" w:sz="0" w:space="0" w:color="auto"/>
        <w:bottom w:val="none" w:sz="0" w:space="0" w:color="auto"/>
        <w:right w:val="none" w:sz="0" w:space="0" w:color="auto"/>
      </w:divBdr>
    </w:div>
    <w:div w:id="841816531">
      <w:marLeft w:val="640"/>
      <w:marRight w:val="0"/>
      <w:marTop w:val="0"/>
      <w:marBottom w:val="0"/>
      <w:divBdr>
        <w:top w:val="none" w:sz="0" w:space="0" w:color="auto"/>
        <w:left w:val="none" w:sz="0" w:space="0" w:color="auto"/>
        <w:bottom w:val="none" w:sz="0" w:space="0" w:color="auto"/>
        <w:right w:val="none" w:sz="0" w:space="0" w:color="auto"/>
      </w:divBdr>
    </w:div>
    <w:div w:id="843712446">
      <w:marLeft w:val="480"/>
      <w:marRight w:val="0"/>
      <w:marTop w:val="0"/>
      <w:marBottom w:val="0"/>
      <w:divBdr>
        <w:top w:val="none" w:sz="0" w:space="0" w:color="auto"/>
        <w:left w:val="none" w:sz="0" w:space="0" w:color="auto"/>
        <w:bottom w:val="none" w:sz="0" w:space="0" w:color="auto"/>
        <w:right w:val="none" w:sz="0" w:space="0" w:color="auto"/>
      </w:divBdr>
    </w:div>
    <w:div w:id="844829319">
      <w:marLeft w:val="480"/>
      <w:marRight w:val="0"/>
      <w:marTop w:val="0"/>
      <w:marBottom w:val="0"/>
      <w:divBdr>
        <w:top w:val="none" w:sz="0" w:space="0" w:color="auto"/>
        <w:left w:val="none" w:sz="0" w:space="0" w:color="auto"/>
        <w:bottom w:val="none" w:sz="0" w:space="0" w:color="auto"/>
        <w:right w:val="none" w:sz="0" w:space="0" w:color="auto"/>
      </w:divBdr>
    </w:div>
    <w:div w:id="845705490">
      <w:bodyDiv w:val="1"/>
      <w:marLeft w:val="0"/>
      <w:marRight w:val="0"/>
      <w:marTop w:val="0"/>
      <w:marBottom w:val="0"/>
      <w:divBdr>
        <w:top w:val="none" w:sz="0" w:space="0" w:color="auto"/>
        <w:left w:val="none" w:sz="0" w:space="0" w:color="auto"/>
        <w:bottom w:val="none" w:sz="0" w:space="0" w:color="auto"/>
        <w:right w:val="none" w:sz="0" w:space="0" w:color="auto"/>
      </w:divBdr>
    </w:div>
    <w:div w:id="845707955">
      <w:bodyDiv w:val="1"/>
      <w:marLeft w:val="0"/>
      <w:marRight w:val="0"/>
      <w:marTop w:val="0"/>
      <w:marBottom w:val="0"/>
      <w:divBdr>
        <w:top w:val="none" w:sz="0" w:space="0" w:color="auto"/>
        <w:left w:val="none" w:sz="0" w:space="0" w:color="auto"/>
        <w:bottom w:val="none" w:sz="0" w:space="0" w:color="auto"/>
        <w:right w:val="none" w:sz="0" w:space="0" w:color="auto"/>
      </w:divBdr>
    </w:div>
    <w:div w:id="846796507">
      <w:bodyDiv w:val="1"/>
      <w:marLeft w:val="0"/>
      <w:marRight w:val="0"/>
      <w:marTop w:val="0"/>
      <w:marBottom w:val="0"/>
      <w:divBdr>
        <w:top w:val="none" w:sz="0" w:space="0" w:color="auto"/>
        <w:left w:val="none" w:sz="0" w:space="0" w:color="auto"/>
        <w:bottom w:val="none" w:sz="0" w:space="0" w:color="auto"/>
        <w:right w:val="none" w:sz="0" w:space="0" w:color="auto"/>
      </w:divBdr>
      <w:divsChild>
        <w:div w:id="152449094">
          <w:marLeft w:val="480"/>
          <w:marRight w:val="0"/>
          <w:marTop w:val="0"/>
          <w:marBottom w:val="0"/>
          <w:divBdr>
            <w:top w:val="none" w:sz="0" w:space="0" w:color="auto"/>
            <w:left w:val="none" w:sz="0" w:space="0" w:color="auto"/>
            <w:bottom w:val="none" w:sz="0" w:space="0" w:color="auto"/>
            <w:right w:val="none" w:sz="0" w:space="0" w:color="auto"/>
          </w:divBdr>
        </w:div>
        <w:div w:id="194581519">
          <w:marLeft w:val="480"/>
          <w:marRight w:val="0"/>
          <w:marTop w:val="0"/>
          <w:marBottom w:val="0"/>
          <w:divBdr>
            <w:top w:val="none" w:sz="0" w:space="0" w:color="auto"/>
            <w:left w:val="none" w:sz="0" w:space="0" w:color="auto"/>
            <w:bottom w:val="none" w:sz="0" w:space="0" w:color="auto"/>
            <w:right w:val="none" w:sz="0" w:space="0" w:color="auto"/>
          </w:divBdr>
        </w:div>
        <w:div w:id="330184497">
          <w:marLeft w:val="480"/>
          <w:marRight w:val="0"/>
          <w:marTop w:val="0"/>
          <w:marBottom w:val="0"/>
          <w:divBdr>
            <w:top w:val="none" w:sz="0" w:space="0" w:color="auto"/>
            <w:left w:val="none" w:sz="0" w:space="0" w:color="auto"/>
            <w:bottom w:val="none" w:sz="0" w:space="0" w:color="auto"/>
            <w:right w:val="none" w:sz="0" w:space="0" w:color="auto"/>
          </w:divBdr>
        </w:div>
        <w:div w:id="650911083">
          <w:marLeft w:val="480"/>
          <w:marRight w:val="0"/>
          <w:marTop w:val="0"/>
          <w:marBottom w:val="0"/>
          <w:divBdr>
            <w:top w:val="none" w:sz="0" w:space="0" w:color="auto"/>
            <w:left w:val="none" w:sz="0" w:space="0" w:color="auto"/>
            <w:bottom w:val="none" w:sz="0" w:space="0" w:color="auto"/>
            <w:right w:val="none" w:sz="0" w:space="0" w:color="auto"/>
          </w:divBdr>
        </w:div>
        <w:div w:id="666398323">
          <w:marLeft w:val="480"/>
          <w:marRight w:val="0"/>
          <w:marTop w:val="0"/>
          <w:marBottom w:val="0"/>
          <w:divBdr>
            <w:top w:val="none" w:sz="0" w:space="0" w:color="auto"/>
            <w:left w:val="none" w:sz="0" w:space="0" w:color="auto"/>
            <w:bottom w:val="none" w:sz="0" w:space="0" w:color="auto"/>
            <w:right w:val="none" w:sz="0" w:space="0" w:color="auto"/>
          </w:divBdr>
        </w:div>
        <w:div w:id="945968702">
          <w:marLeft w:val="480"/>
          <w:marRight w:val="0"/>
          <w:marTop w:val="0"/>
          <w:marBottom w:val="0"/>
          <w:divBdr>
            <w:top w:val="none" w:sz="0" w:space="0" w:color="auto"/>
            <w:left w:val="none" w:sz="0" w:space="0" w:color="auto"/>
            <w:bottom w:val="none" w:sz="0" w:space="0" w:color="auto"/>
            <w:right w:val="none" w:sz="0" w:space="0" w:color="auto"/>
          </w:divBdr>
        </w:div>
        <w:div w:id="1291983803">
          <w:marLeft w:val="480"/>
          <w:marRight w:val="0"/>
          <w:marTop w:val="0"/>
          <w:marBottom w:val="0"/>
          <w:divBdr>
            <w:top w:val="none" w:sz="0" w:space="0" w:color="auto"/>
            <w:left w:val="none" w:sz="0" w:space="0" w:color="auto"/>
            <w:bottom w:val="none" w:sz="0" w:space="0" w:color="auto"/>
            <w:right w:val="none" w:sz="0" w:space="0" w:color="auto"/>
          </w:divBdr>
        </w:div>
        <w:div w:id="1368336278">
          <w:marLeft w:val="480"/>
          <w:marRight w:val="0"/>
          <w:marTop w:val="0"/>
          <w:marBottom w:val="0"/>
          <w:divBdr>
            <w:top w:val="none" w:sz="0" w:space="0" w:color="auto"/>
            <w:left w:val="none" w:sz="0" w:space="0" w:color="auto"/>
            <w:bottom w:val="none" w:sz="0" w:space="0" w:color="auto"/>
            <w:right w:val="none" w:sz="0" w:space="0" w:color="auto"/>
          </w:divBdr>
        </w:div>
        <w:div w:id="1488860925">
          <w:marLeft w:val="480"/>
          <w:marRight w:val="0"/>
          <w:marTop w:val="0"/>
          <w:marBottom w:val="0"/>
          <w:divBdr>
            <w:top w:val="none" w:sz="0" w:space="0" w:color="auto"/>
            <w:left w:val="none" w:sz="0" w:space="0" w:color="auto"/>
            <w:bottom w:val="none" w:sz="0" w:space="0" w:color="auto"/>
            <w:right w:val="none" w:sz="0" w:space="0" w:color="auto"/>
          </w:divBdr>
        </w:div>
        <w:div w:id="1531449588">
          <w:marLeft w:val="480"/>
          <w:marRight w:val="0"/>
          <w:marTop w:val="0"/>
          <w:marBottom w:val="0"/>
          <w:divBdr>
            <w:top w:val="none" w:sz="0" w:space="0" w:color="auto"/>
            <w:left w:val="none" w:sz="0" w:space="0" w:color="auto"/>
            <w:bottom w:val="none" w:sz="0" w:space="0" w:color="auto"/>
            <w:right w:val="none" w:sz="0" w:space="0" w:color="auto"/>
          </w:divBdr>
        </w:div>
        <w:div w:id="1585144869">
          <w:marLeft w:val="480"/>
          <w:marRight w:val="0"/>
          <w:marTop w:val="0"/>
          <w:marBottom w:val="0"/>
          <w:divBdr>
            <w:top w:val="none" w:sz="0" w:space="0" w:color="auto"/>
            <w:left w:val="none" w:sz="0" w:space="0" w:color="auto"/>
            <w:bottom w:val="none" w:sz="0" w:space="0" w:color="auto"/>
            <w:right w:val="none" w:sz="0" w:space="0" w:color="auto"/>
          </w:divBdr>
        </w:div>
        <w:div w:id="1624382432">
          <w:marLeft w:val="480"/>
          <w:marRight w:val="0"/>
          <w:marTop w:val="0"/>
          <w:marBottom w:val="0"/>
          <w:divBdr>
            <w:top w:val="none" w:sz="0" w:space="0" w:color="auto"/>
            <w:left w:val="none" w:sz="0" w:space="0" w:color="auto"/>
            <w:bottom w:val="none" w:sz="0" w:space="0" w:color="auto"/>
            <w:right w:val="none" w:sz="0" w:space="0" w:color="auto"/>
          </w:divBdr>
        </w:div>
        <w:div w:id="1781610639">
          <w:marLeft w:val="480"/>
          <w:marRight w:val="0"/>
          <w:marTop w:val="0"/>
          <w:marBottom w:val="0"/>
          <w:divBdr>
            <w:top w:val="none" w:sz="0" w:space="0" w:color="auto"/>
            <w:left w:val="none" w:sz="0" w:space="0" w:color="auto"/>
            <w:bottom w:val="none" w:sz="0" w:space="0" w:color="auto"/>
            <w:right w:val="none" w:sz="0" w:space="0" w:color="auto"/>
          </w:divBdr>
        </w:div>
        <w:div w:id="1890602695">
          <w:marLeft w:val="480"/>
          <w:marRight w:val="0"/>
          <w:marTop w:val="0"/>
          <w:marBottom w:val="0"/>
          <w:divBdr>
            <w:top w:val="none" w:sz="0" w:space="0" w:color="auto"/>
            <w:left w:val="none" w:sz="0" w:space="0" w:color="auto"/>
            <w:bottom w:val="none" w:sz="0" w:space="0" w:color="auto"/>
            <w:right w:val="none" w:sz="0" w:space="0" w:color="auto"/>
          </w:divBdr>
        </w:div>
      </w:divsChild>
    </w:div>
    <w:div w:id="847018837">
      <w:marLeft w:val="480"/>
      <w:marRight w:val="0"/>
      <w:marTop w:val="0"/>
      <w:marBottom w:val="0"/>
      <w:divBdr>
        <w:top w:val="none" w:sz="0" w:space="0" w:color="auto"/>
        <w:left w:val="none" w:sz="0" w:space="0" w:color="auto"/>
        <w:bottom w:val="none" w:sz="0" w:space="0" w:color="auto"/>
        <w:right w:val="none" w:sz="0" w:space="0" w:color="auto"/>
      </w:divBdr>
    </w:div>
    <w:div w:id="848132272">
      <w:marLeft w:val="640"/>
      <w:marRight w:val="0"/>
      <w:marTop w:val="0"/>
      <w:marBottom w:val="0"/>
      <w:divBdr>
        <w:top w:val="none" w:sz="0" w:space="0" w:color="auto"/>
        <w:left w:val="none" w:sz="0" w:space="0" w:color="auto"/>
        <w:bottom w:val="none" w:sz="0" w:space="0" w:color="auto"/>
        <w:right w:val="none" w:sz="0" w:space="0" w:color="auto"/>
      </w:divBdr>
    </w:div>
    <w:div w:id="848179806">
      <w:marLeft w:val="480"/>
      <w:marRight w:val="0"/>
      <w:marTop w:val="0"/>
      <w:marBottom w:val="0"/>
      <w:divBdr>
        <w:top w:val="none" w:sz="0" w:space="0" w:color="auto"/>
        <w:left w:val="none" w:sz="0" w:space="0" w:color="auto"/>
        <w:bottom w:val="none" w:sz="0" w:space="0" w:color="auto"/>
        <w:right w:val="none" w:sz="0" w:space="0" w:color="auto"/>
      </w:divBdr>
    </w:div>
    <w:div w:id="848367356">
      <w:bodyDiv w:val="1"/>
      <w:marLeft w:val="0"/>
      <w:marRight w:val="0"/>
      <w:marTop w:val="0"/>
      <w:marBottom w:val="0"/>
      <w:divBdr>
        <w:top w:val="none" w:sz="0" w:space="0" w:color="auto"/>
        <w:left w:val="none" w:sz="0" w:space="0" w:color="auto"/>
        <w:bottom w:val="none" w:sz="0" w:space="0" w:color="auto"/>
        <w:right w:val="none" w:sz="0" w:space="0" w:color="auto"/>
      </w:divBdr>
    </w:div>
    <w:div w:id="849181186">
      <w:marLeft w:val="480"/>
      <w:marRight w:val="0"/>
      <w:marTop w:val="0"/>
      <w:marBottom w:val="0"/>
      <w:divBdr>
        <w:top w:val="none" w:sz="0" w:space="0" w:color="auto"/>
        <w:left w:val="none" w:sz="0" w:space="0" w:color="auto"/>
        <w:bottom w:val="none" w:sz="0" w:space="0" w:color="auto"/>
        <w:right w:val="none" w:sz="0" w:space="0" w:color="auto"/>
      </w:divBdr>
    </w:div>
    <w:div w:id="849564987">
      <w:marLeft w:val="480"/>
      <w:marRight w:val="0"/>
      <w:marTop w:val="0"/>
      <w:marBottom w:val="0"/>
      <w:divBdr>
        <w:top w:val="none" w:sz="0" w:space="0" w:color="auto"/>
        <w:left w:val="none" w:sz="0" w:space="0" w:color="auto"/>
        <w:bottom w:val="none" w:sz="0" w:space="0" w:color="auto"/>
        <w:right w:val="none" w:sz="0" w:space="0" w:color="auto"/>
      </w:divBdr>
    </w:div>
    <w:div w:id="851646618">
      <w:bodyDiv w:val="1"/>
      <w:marLeft w:val="0"/>
      <w:marRight w:val="0"/>
      <w:marTop w:val="0"/>
      <w:marBottom w:val="0"/>
      <w:divBdr>
        <w:top w:val="none" w:sz="0" w:space="0" w:color="auto"/>
        <w:left w:val="none" w:sz="0" w:space="0" w:color="auto"/>
        <w:bottom w:val="none" w:sz="0" w:space="0" w:color="auto"/>
        <w:right w:val="none" w:sz="0" w:space="0" w:color="auto"/>
      </w:divBdr>
    </w:div>
    <w:div w:id="852573292">
      <w:bodyDiv w:val="1"/>
      <w:marLeft w:val="0"/>
      <w:marRight w:val="0"/>
      <w:marTop w:val="0"/>
      <w:marBottom w:val="0"/>
      <w:divBdr>
        <w:top w:val="none" w:sz="0" w:space="0" w:color="auto"/>
        <w:left w:val="none" w:sz="0" w:space="0" w:color="auto"/>
        <w:bottom w:val="none" w:sz="0" w:space="0" w:color="auto"/>
        <w:right w:val="none" w:sz="0" w:space="0" w:color="auto"/>
      </w:divBdr>
    </w:div>
    <w:div w:id="853769043">
      <w:marLeft w:val="480"/>
      <w:marRight w:val="0"/>
      <w:marTop w:val="0"/>
      <w:marBottom w:val="0"/>
      <w:divBdr>
        <w:top w:val="none" w:sz="0" w:space="0" w:color="auto"/>
        <w:left w:val="none" w:sz="0" w:space="0" w:color="auto"/>
        <w:bottom w:val="none" w:sz="0" w:space="0" w:color="auto"/>
        <w:right w:val="none" w:sz="0" w:space="0" w:color="auto"/>
      </w:divBdr>
    </w:div>
    <w:div w:id="854616883">
      <w:marLeft w:val="480"/>
      <w:marRight w:val="0"/>
      <w:marTop w:val="0"/>
      <w:marBottom w:val="0"/>
      <w:divBdr>
        <w:top w:val="none" w:sz="0" w:space="0" w:color="auto"/>
        <w:left w:val="none" w:sz="0" w:space="0" w:color="auto"/>
        <w:bottom w:val="none" w:sz="0" w:space="0" w:color="auto"/>
        <w:right w:val="none" w:sz="0" w:space="0" w:color="auto"/>
      </w:divBdr>
    </w:div>
    <w:div w:id="855850010">
      <w:marLeft w:val="480"/>
      <w:marRight w:val="0"/>
      <w:marTop w:val="0"/>
      <w:marBottom w:val="0"/>
      <w:divBdr>
        <w:top w:val="none" w:sz="0" w:space="0" w:color="auto"/>
        <w:left w:val="none" w:sz="0" w:space="0" w:color="auto"/>
        <w:bottom w:val="none" w:sz="0" w:space="0" w:color="auto"/>
        <w:right w:val="none" w:sz="0" w:space="0" w:color="auto"/>
      </w:divBdr>
    </w:div>
    <w:div w:id="855970376">
      <w:marLeft w:val="480"/>
      <w:marRight w:val="0"/>
      <w:marTop w:val="0"/>
      <w:marBottom w:val="0"/>
      <w:divBdr>
        <w:top w:val="none" w:sz="0" w:space="0" w:color="auto"/>
        <w:left w:val="none" w:sz="0" w:space="0" w:color="auto"/>
        <w:bottom w:val="none" w:sz="0" w:space="0" w:color="auto"/>
        <w:right w:val="none" w:sz="0" w:space="0" w:color="auto"/>
      </w:divBdr>
    </w:div>
    <w:div w:id="856118451">
      <w:marLeft w:val="640"/>
      <w:marRight w:val="0"/>
      <w:marTop w:val="0"/>
      <w:marBottom w:val="0"/>
      <w:divBdr>
        <w:top w:val="none" w:sz="0" w:space="0" w:color="auto"/>
        <w:left w:val="none" w:sz="0" w:space="0" w:color="auto"/>
        <w:bottom w:val="none" w:sz="0" w:space="0" w:color="auto"/>
        <w:right w:val="none" w:sz="0" w:space="0" w:color="auto"/>
      </w:divBdr>
    </w:div>
    <w:div w:id="856848534">
      <w:marLeft w:val="480"/>
      <w:marRight w:val="0"/>
      <w:marTop w:val="0"/>
      <w:marBottom w:val="0"/>
      <w:divBdr>
        <w:top w:val="none" w:sz="0" w:space="0" w:color="auto"/>
        <w:left w:val="none" w:sz="0" w:space="0" w:color="auto"/>
        <w:bottom w:val="none" w:sz="0" w:space="0" w:color="auto"/>
        <w:right w:val="none" w:sz="0" w:space="0" w:color="auto"/>
      </w:divBdr>
    </w:div>
    <w:div w:id="861089332">
      <w:bodyDiv w:val="1"/>
      <w:marLeft w:val="0"/>
      <w:marRight w:val="0"/>
      <w:marTop w:val="0"/>
      <w:marBottom w:val="0"/>
      <w:divBdr>
        <w:top w:val="none" w:sz="0" w:space="0" w:color="auto"/>
        <w:left w:val="none" w:sz="0" w:space="0" w:color="auto"/>
        <w:bottom w:val="none" w:sz="0" w:space="0" w:color="auto"/>
        <w:right w:val="none" w:sz="0" w:space="0" w:color="auto"/>
      </w:divBdr>
    </w:div>
    <w:div w:id="861675401">
      <w:bodyDiv w:val="1"/>
      <w:marLeft w:val="0"/>
      <w:marRight w:val="0"/>
      <w:marTop w:val="0"/>
      <w:marBottom w:val="0"/>
      <w:divBdr>
        <w:top w:val="none" w:sz="0" w:space="0" w:color="auto"/>
        <w:left w:val="none" w:sz="0" w:space="0" w:color="auto"/>
        <w:bottom w:val="none" w:sz="0" w:space="0" w:color="auto"/>
        <w:right w:val="none" w:sz="0" w:space="0" w:color="auto"/>
      </w:divBdr>
      <w:divsChild>
        <w:div w:id="1666593589">
          <w:marLeft w:val="480"/>
          <w:marRight w:val="0"/>
          <w:marTop w:val="0"/>
          <w:marBottom w:val="0"/>
          <w:divBdr>
            <w:top w:val="none" w:sz="0" w:space="0" w:color="auto"/>
            <w:left w:val="none" w:sz="0" w:space="0" w:color="auto"/>
            <w:bottom w:val="none" w:sz="0" w:space="0" w:color="auto"/>
            <w:right w:val="none" w:sz="0" w:space="0" w:color="auto"/>
          </w:divBdr>
        </w:div>
        <w:div w:id="2060471005">
          <w:marLeft w:val="480"/>
          <w:marRight w:val="0"/>
          <w:marTop w:val="0"/>
          <w:marBottom w:val="0"/>
          <w:divBdr>
            <w:top w:val="none" w:sz="0" w:space="0" w:color="auto"/>
            <w:left w:val="none" w:sz="0" w:space="0" w:color="auto"/>
            <w:bottom w:val="none" w:sz="0" w:space="0" w:color="auto"/>
            <w:right w:val="none" w:sz="0" w:space="0" w:color="auto"/>
          </w:divBdr>
        </w:div>
        <w:div w:id="1426342197">
          <w:marLeft w:val="480"/>
          <w:marRight w:val="0"/>
          <w:marTop w:val="0"/>
          <w:marBottom w:val="0"/>
          <w:divBdr>
            <w:top w:val="none" w:sz="0" w:space="0" w:color="auto"/>
            <w:left w:val="none" w:sz="0" w:space="0" w:color="auto"/>
            <w:bottom w:val="none" w:sz="0" w:space="0" w:color="auto"/>
            <w:right w:val="none" w:sz="0" w:space="0" w:color="auto"/>
          </w:divBdr>
        </w:div>
        <w:div w:id="945311991">
          <w:marLeft w:val="480"/>
          <w:marRight w:val="0"/>
          <w:marTop w:val="0"/>
          <w:marBottom w:val="0"/>
          <w:divBdr>
            <w:top w:val="none" w:sz="0" w:space="0" w:color="auto"/>
            <w:left w:val="none" w:sz="0" w:space="0" w:color="auto"/>
            <w:bottom w:val="none" w:sz="0" w:space="0" w:color="auto"/>
            <w:right w:val="none" w:sz="0" w:space="0" w:color="auto"/>
          </w:divBdr>
        </w:div>
        <w:div w:id="268856623">
          <w:marLeft w:val="480"/>
          <w:marRight w:val="0"/>
          <w:marTop w:val="0"/>
          <w:marBottom w:val="0"/>
          <w:divBdr>
            <w:top w:val="none" w:sz="0" w:space="0" w:color="auto"/>
            <w:left w:val="none" w:sz="0" w:space="0" w:color="auto"/>
            <w:bottom w:val="none" w:sz="0" w:space="0" w:color="auto"/>
            <w:right w:val="none" w:sz="0" w:space="0" w:color="auto"/>
          </w:divBdr>
        </w:div>
        <w:div w:id="945427360">
          <w:marLeft w:val="480"/>
          <w:marRight w:val="0"/>
          <w:marTop w:val="0"/>
          <w:marBottom w:val="0"/>
          <w:divBdr>
            <w:top w:val="none" w:sz="0" w:space="0" w:color="auto"/>
            <w:left w:val="none" w:sz="0" w:space="0" w:color="auto"/>
            <w:bottom w:val="none" w:sz="0" w:space="0" w:color="auto"/>
            <w:right w:val="none" w:sz="0" w:space="0" w:color="auto"/>
          </w:divBdr>
        </w:div>
        <w:div w:id="700861410">
          <w:marLeft w:val="480"/>
          <w:marRight w:val="0"/>
          <w:marTop w:val="0"/>
          <w:marBottom w:val="0"/>
          <w:divBdr>
            <w:top w:val="none" w:sz="0" w:space="0" w:color="auto"/>
            <w:left w:val="none" w:sz="0" w:space="0" w:color="auto"/>
            <w:bottom w:val="none" w:sz="0" w:space="0" w:color="auto"/>
            <w:right w:val="none" w:sz="0" w:space="0" w:color="auto"/>
          </w:divBdr>
        </w:div>
        <w:div w:id="2128040008">
          <w:marLeft w:val="480"/>
          <w:marRight w:val="0"/>
          <w:marTop w:val="0"/>
          <w:marBottom w:val="0"/>
          <w:divBdr>
            <w:top w:val="none" w:sz="0" w:space="0" w:color="auto"/>
            <w:left w:val="none" w:sz="0" w:space="0" w:color="auto"/>
            <w:bottom w:val="none" w:sz="0" w:space="0" w:color="auto"/>
            <w:right w:val="none" w:sz="0" w:space="0" w:color="auto"/>
          </w:divBdr>
        </w:div>
        <w:div w:id="1843927718">
          <w:marLeft w:val="480"/>
          <w:marRight w:val="0"/>
          <w:marTop w:val="0"/>
          <w:marBottom w:val="0"/>
          <w:divBdr>
            <w:top w:val="none" w:sz="0" w:space="0" w:color="auto"/>
            <w:left w:val="none" w:sz="0" w:space="0" w:color="auto"/>
            <w:bottom w:val="none" w:sz="0" w:space="0" w:color="auto"/>
            <w:right w:val="none" w:sz="0" w:space="0" w:color="auto"/>
          </w:divBdr>
        </w:div>
        <w:div w:id="1671060396">
          <w:marLeft w:val="480"/>
          <w:marRight w:val="0"/>
          <w:marTop w:val="0"/>
          <w:marBottom w:val="0"/>
          <w:divBdr>
            <w:top w:val="none" w:sz="0" w:space="0" w:color="auto"/>
            <w:left w:val="none" w:sz="0" w:space="0" w:color="auto"/>
            <w:bottom w:val="none" w:sz="0" w:space="0" w:color="auto"/>
            <w:right w:val="none" w:sz="0" w:space="0" w:color="auto"/>
          </w:divBdr>
        </w:div>
        <w:div w:id="650063110">
          <w:marLeft w:val="480"/>
          <w:marRight w:val="0"/>
          <w:marTop w:val="0"/>
          <w:marBottom w:val="0"/>
          <w:divBdr>
            <w:top w:val="none" w:sz="0" w:space="0" w:color="auto"/>
            <w:left w:val="none" w:sz="0" w:space="0" w:color="auto"/>
            <w:bottom w:val="none" w:sz="0" w:space="0" w:color="auto"/>
            <w:right w:val="none" w:sz="0" w:space="0" w:color="auto"/>
          </w:divBdr>
        </w:div>
        <w:div w:id="711227414">
          <w:marLeft w:val="480"/>
          <w:marRight w:val="0"/>
          <w:marTop w:val="0"/>
          <w:marBottom w:val="0"/>
          <w:divBdr>
            <w:top w:val="none" w:sz="0" w:space="0" w:color="auto"/>
            <w:left w:val="none" w:sz="0" w:space="0" w:color="auto"/>
            <w:bottom w:val="none" w:sz="0" w:space="0" w:color="auto"/>
            <w:right w:val="none" w:sz="0" w:space="0" w:color="auto"/>
          </w:divBdr>
        </w:div>
        <w:div w:id="1544053745">
          <w:marLeft w:val="480"/>
          <w:marRight w:val="0"/>
          <w:marTop w:val="0"/>
          <w:marBottom w:val="0"/>
          <w:divBdr>
            <w:top w:val="none" w:sz="0" w:space="0" w:color="auto"/>
            <w:left w:val="none" w:sz="0" w:space="0" w:color="auto"/>
            <w:bottom w:val="none" w:sz="0" w:space="0" w:color="auto"/>
            <w:right w:val="none" w:sz="0" w:space="0" w:color="auto"/>
          </w:divBdr>
        </w:div>
        <w:div w:id="1291791133">
          <w:marLeft w:val="480"/>
          <w:marRight w:val="0"/>
          <w:marTop w:val="0"/>
          <w:marBottom w:val="0"/>
          <w:divBdr>
            <w:top w:val="none" w:sz="0" w:space="0" w:color="auto"/>
            <w:left w:val="none" w:sz="0" w:space="0" w:color="auto"/>
            <w:bottom w:val="none" w:sz="0" w:space="0" w:color="auto"/>
            <w:right w:val="none" w:sz="0" w:space="0" w:color="auto"/>
          </w:divBdr>
        </w:div>
        <w:div w:id="1691643841">
          <w:marLeft w:val="480"/>
          <w:marRight w:val="0"/>
          <w:marTop w:val="0"/>
          <w:marBottom w:val="0"/>
          <w:divBdr>
            <w:top w:val="none" w:sz="0" w:space="0" w:color="auto"/>
            <w:left w:val="none" w:sz="0" w:space="0" w:color="auto"/>
            <w:bottom w:val="none" w:sz="0" w:space="0" w:color="auto"/>
            <w:right w:val="none" w:sz="0" w:space="0" w:color="auto"/>
          </w:divBdr>
        </w:div>
        <w:div w:id="1028023120">
          <w:marLeft w:val="480"/>
          <w:marRight w:val="0"/>
          <w:marTop w:val="0"/>
          <w:marBottom w:val="0"/>
          <w:divBdr>
            <w:top w:val="none" w:sz="0" w:space="0" w:color="auto"/>
            <w:left w:val="none" w:sz="0" w:space="0" w:color="auto"/>
            <w:bottom w:val="none" w:sz="0" w:space="0" w:color="auto"/>
            <w:right w:val="none" w:sz="0" w:space="0" w:color="auto"/>
          </w:divBdr>
        </w:div>
        <w:div w:id="1887981431">
          <w:marLeft w:val="480"/>
          <w:marRight w:val="0"/>
          <w:marTop w:val="0"/>
          <w:marBottom w:val="0"/>
          <w:divBdr>
            <w:top w:val="none" w:sz="0" w:space="0" w:color="auto"/>
            <w:left w:val="none" w:sz="0" w:space="0" w:color="auto"/>
            <w:bottom w:val="none" w:sz="0" w:space="0" w:color="auto"/>
            <w:right w:val="none" w:sz="0" w:space="0" w:color="auto"/>
          </w:divBdr>
        </w:div>
        <w:div w:id="97069157">
          <w:marLeft w:val="480"/>
          <w:marRight w:val="0"/>
          <w:marTop w:val="0"/>
          <w:marBottom w:val="0"/>
          <w:divBdr>
            <w:top w:val="none" w:sz="0" w:space="0" w:color="auto"/>
            <w:left w:val="none" w:sz="0" w:space="0" w:color="auto"/>
            <w:bottom w:val="none" w:sz="0" w:space="0" w:color="auto"/>
            <w:right w:val="none" w:sz="0" w:space="0" w:color="auto"/>
          </w:divBdr>
        </w:div>
        <w:div w:id="1960138063">
          <w:marLeft w:val="480"/>
          <w:marRight w:val="0"/>
          <w:marTop w:val="0"/>
          <w:marBottom w:val="0"/>
          <w:divBdr>
            <w:top w:val="none" w:sz="0" w:space="0" w:color="auto"/>
            <w:left w:val="none" w:sz="0" w:space="0" w:color="auto"/>
            <w:bottom w:val="none" w:sz="0" w:space="0" w:color="auto"/>
            <w:right w:val="none" w:sz="0" w:space="0" w:color="auto"/>
          </w:divBdr>
        </w:div>
        <w:div w:id="207189512">
          <w:marLeft w:val="480"/>
          <w:marRight w:val="0"/>
          <w:marTop w:val="0"/>
          <w:marBottom w:val="0"/>
          <w:divBdr>
            <w:top w:val="none" w:sz="0" w:space="0" w:color="auto"/>
            <w:left w:val="none" w:sz="0" w:space="0" w:color="auto"/>
            <w:bottom w:val="none" w:sz="0" w:space="0" w:color="auto"/>
            <w:right w:val="none" w:sz="0" w:space="0" w:color="auto"/>
          </w:divBdr>
        </w:div>
        <w:div w:id="1678849692">
          <w:marLeft w:val="480"/>
          <w:marRight w:val="0"/>
          <w:marTop w:val="0"/>
          <w:marBottom w:val="0"/>
          <w:divBdr>
            <w:top w:val="none" w:sz="0" w:space="0" w:color="auto"/>
            <w:left w:val="none" w:sz="0" w:space="0" w:color="auto"/>
            <w:bottom w:val="none" w:sz="0" w:space="0" w:color="auto"/>
            <w:right w:val="none" w:sz="0" w:space="0" w:color="auto"/>
          </w:divBdr>
        </w:div>
        <w:div w:id="1151021911">
          <w:marLeft w:val="480"/>
          <w:marRight w:val="0"/>
          <w:marTop w:val="0"/>
          <w:marBottom w:val="0"/>
          <w:divBdr>
            <w:top w:val="none" w:sz="0" w:space="0" w:color="auto"/>
            <w:left w:val="none" w:sz="0" w:space="0" w:color="auto"/>
            <w:bottom w:val="none" w:sz="0" w:space="0" w:color="auto"/>
            <w:right w:val="none" w:sz="0" w:space="0" w:color="auto"/>
          </w:divBdr>
        </w:div>
        <w:div w:id="37703390">
          <w:marLeft w:val="480"/>
          <w:marRight w:val="0"/>
          <w:marTop w:val="0"/>
          <w:marBottom w:val="0"/>
          <w:divBdr>
            <w:top w:val="none" w:sz="0" w:space="0" w:color="auto"/>
            <w:left w:val="none" w:sz="0" w:space="0" w:color="auto"/>
            <w:bottom w:val="none" w:sz="0" w:space="0" w:color="auto"/>
            <w:right w:val="none" w:sz="0" w:space="0" w:color="auto"/>
          </w:divBdr>
        </w:div>
        <w:div w:id="1045955957">
          <w:marLeft w:val="480"/>
          <w:marRight w:val="0"/>
          <w:marTop w:val="0"/>
          <w:marBottom w:val="0"/>
          <w:divBdr>
            <w:top w:val="none" w:sz="0" w:space="0" w:color="auto"/>
            <w:left w:val="none" w:sz="0" w:space="0" w:color="auto"/>
            <w:bottom w:val="none" w:sz="0" w:space="0" w:color="auto"/>
            <w:right w:val="none" w:sz="0" w:space="0" w:color="auto"/>
          </w:divBdr>
        </w:div>
        <w:div w:id="1736196553">
          <w:marLeft w:val="480"/>
          <w:marRight w:val="0"/>
          <w:marTop w:val="0"/>
          <w:marBottom w:val="0"/>
          <w:divBdr>
            <w:top w:val="none" w:sz="0" w:space="0" w:color="auto"/>
            <w:left w:val="none" w:sz="0" w:space="0" w:color="auto"/>
            <w:bottom w:val="none" w:sz="0" w:space="0" w:color="auto"/>
            <w:right w:val="none" w:sz="0" w:space="0" w:color="auto"/>
          </w:divBdr>
        </w:div>
        <w:div w:id="1585645487">
          <w:marLeft w:val="480"/>
          <w:marRight w:val="0"/>
          <w:marTop w:val="0"/>
          <w:marBottom w:val="0"/>
          <w:divBdr>
            <w:top w:val="none" w:sz="0" w:space="0" w:color="auto"/>
            <w:left w:val="none" w:sz="0" w:space="0" w:color="auto"/>
            <w:bottom w:val="none" w:sz="0" w:space="0" w:color="auto"/>
            <w:right w:val="none" w:sz="0" w:space="0" w:color="auto"/>
          </w:divBdr>
        </w:div>
        <w:div w:id="944076195">
          <w:marLeft w:val="480"/>
          <w:marRight w:val="0"/>
          <w:marTop w:val="0"/>
          <w:marBottom w:val="0"/>
          <w:divBdr>
            <w:top w:val="none" w:sz="0" w:space="0" w:color="auto"/>
            <w:left w:val="none" w:sz="0" w:space="0" w:color="auto"/>
            <w:bottom w:val="none" w:sz="0" w:space="0" w:color="auto"/>
            <w:right w:val="none" w:sz="0" w:space="0" w:color="auto"/>
          </w:divBdr>
        </w:div>
        <w:div w:id="612909221">
          <w:marLeft w:val="480"/>
          <w:marRight w:val="0"/>
          <w:marTop w:val="0"/>
          <w:marBottom w:val="0"/>
          <w:divBdr>
            <w:top w:val="none" w:sz="0" w:space="0" w:color="auto"/>
            <w:left w:val="none" w:sz="0" w:space="0" w:color="auto"/>
            <w:bottom w:val="none" w:sz="0" w:space="0" w:color="auto"/>
            <w:right w:val="none" w:sz="0" w:space="0" w:color="auto"/>
          </w:divBdr>
        </w:div>
        <w:div w:id="1874923038">
          <w:marLeft w:val="480"/>
          <w:marRight w:val="0"/>
          <w:marTop w:val="0"/>
          <w:marBottom w:val="0"/>
          <w:divBdr>
            <w:top w:val="none" w:sz="0" w:space="0" w:color="auto"/>
            <w:left w:val="none" w:sz="0" w:space="0" w:color="auto"/>
            <w:bottom w:val="none" w:sz="0" w:space="0" w:color="auto"/>
            <w:right w:val="none" w:sz="0" w:space="0" w:color="auto"/>
          </w:divBdr>
        </w:div>
        <w:div w:id="986086907">
          <w:marLeft w:val="480"/>
          <w:marRight w:val="0"/>
          <w:marTop w:val="0"/>
          <w:marBottom w:val="0"/>
          <w:divBdr>
            <w:top w:val="none" w:sz="0" w:space="0" w:color="auto"/>
            <w:left w:val="none" w:sz="0" w:space="0" w:color="auto"/>
            <w:bottom w:val="none" w:sz="0" w:space="0" w:color="auto"/>
            <w:right w:val="none" w:sz="0" w:space="0" w:color="auto"/>
          </w:divBdr>
        </w:div>
        <w:div w:id="584801433">
          <w:marLeft w:val="480"/>
          <w:marRight w:val="0"/>
          <w:marTop w:val="0"/>
          <w:marBottom w:val="0"/>
          <w:divBdr>
            <w:top w:val="none" w:sz="0" w:space="0" w:color="auto"/>
            <w:left w:val="none" w:sz="0" w:space="0" w:color="auto"/>
            <w:bottom w:val="none" w:sz="0" w:space="0" w:color="auto"/>
            <w:right w:val="none" w:sz="0" w:space="0" w:color="auto"/>
          </w:divBdr>
        </w:div>
        <w:div w:id="351229038">
          <w:marLeft w:val="480"/>
          <w:marRight w:val="0"/>
          <w:marTop w:val="0"/>
          <w:marBottom w:val="0"/>
          <w:divBdr>
            <w:top w:val="none" w:sz="0" w:space="0" w:color="auto"/>
            <w:left w:val="none" w:sz="0" w:space="0" w:color="auto"/>
            <w:bottom w:val="none" w:sz="0" w:space="0" w:color="auto"/>
            <w:right w:val="none" w:sz="0" w:space="0" w:color="auto"/>
          </w:divBdr>
        </w:div>
        <w:div w:id="1509176882">
          <w:marLeft w:val="480"/>
          <w:marRight w:val="0"/>
          <w:marTop w:val="0"/>
          <w:marBottom w:val="0"/>
          <w:divBdr>
            <w:top w:val="none" w:sz="0" w:space="0" w:color="auto"/>
            <w:left w:val="none" w:sz="0" w:space="0" w:color="auto"/>
            <w:bottom w:val="none" w:sz="0" w:space="0" w:color="auto"/>
            <w:right w:val="none" w:sz="0" w:space="0" w:color="auto"/>
          </w:divBdr>
        </w:div>
        <w:div w:id="1662156089">
          <w:marLeft w:val="480"/>
          <w:marRight w:val="0"/>
          <w:marTop w:val="0"/>
          <w:marBottom w:val="0"/>
          <w:divBdr>
            <w:top w:val="none" w:sz="0" w:space="0" w:color="auto"/>
            <w:left w:val="none" w:sz="0" w:space="0" w:color="auto"/>
            <w:bottom w:val="none" w:sz="0" w:space="0" w:color="auto"/>
            <w:right w:val="none" w:sz="0" w:space="0" w:color="auto"/>
          </w:divBdr>
        </w:div>
        <w:div w:id="1989507760">
          <w:marLeft w:val="480"/>
          <w:marRight w:val="0"/>
          <w:marTop w:val="0"/>
          <w:marBottom w:val="0"/>
          <w:divBdr>
            <w:top w:val="none" w:sz="0" w:space="0" w:color="auto"/>
            <w:left w:val="none" w:sz="0" w:space="0" w:color="auto"/>
            <w:bottom w:val="none" w:sz="0" w:space="0" w:color="auto"/>
            <w:right w:val="none" w:sz="0" w:space="0" w:color="auto"/>
          </w:divBdr>
        </w:div>
        <w:div w:id="261887372">
          <w:marLeft w:val="480"/>
          <w:marRight w:val="0"/>
          <w:marTop w:val="0"/>
          <w:marBottom w:val="0"/>
          <w:divBdr>
            <w:top w:val="none" w:sz="0" w:space="0" w:color="auto"/>
            <w:left w:val="none" w:sz="0" w:space="0" w:color="auto"/>
            <w:bottom w:val="none" w:sz="0" w:space="0" w:color="auto"/>
            <w:right w:val="none" w:sz="0" w:space="0" w:color="auto"/>
          </w:divBdr>
        </w:div>
        <w:div w:id="1130250531">
          <w:marLeft w:val="480"/>
          <w:marRight w:val="0"/>
          <w:marTop w:val="0"/>
          <w:marBottom w:val="0"/>
          <w:divBdr>
            <w:top w:val="none" w:sz="0" w:space="0" w:color="auto"/>
            <w:left w:val="none" w:sz="0" w:space="0" w:color="auto"/>
            <w:bottom w:val="none" w:sz="0" w:space="0" w:color="auto"/>
            <w:right w:val="none" w:sz="0" w:space="0" w:color="auto"/>
          </w:divBdr>
        </w:div>
        <w:div w:id="1553273019">
          <w:marLeft w:val="480"/>
          <w:marRight w:val="0"/>
          <w:marTop w:val="0"/>
          <w:marBottom w:val="0"/>
          <w:divBdr>
            <w:top w:val="none" w:sz="0" w:space="0" w:color="auto"/>
            <w:left w:val="none" w:sz="0" w:space="0" w:color="auto"/>
            <w:bottom w:val="none" w:sz="0" w:space="0" w:color="auto"/>
            <w:right w:val="none" w:sz="0" w:space="0" w:color="auto"/>
          </w:divBdr>
        </w:div>
        <w:div w:id="529955302">
          <w:marLeft w:val="480"/>
          <w:marRight w:val="0"/>
          <w:marTop w:val="0"/>
          <w:marBottom w:val="0"/>
          <w:divBdr>
            <w:top w:val="none" w:sz="0" w:space="0" w:color="auto"/>
            <w:left w:val="none" w:sz="0" w:space="0" w:color="auto"/>
            <w:bottom w:val="none" w:sz="0" w:space="0" w:color="auto"/>
            <w:right w:val="none" w:sz="0" w:space="0" w:color="auto"/>
          </w:divBdr>
        </w:div>
        <w:div w:id="1033381732">
          <w:marLeft w:val="480"/>
          <w:marRight w:val="0"/>
          <w:marTop w:val="0"/>
          <w:marBottom w:val="0"/>
          <w:divBdr>
            <w:top w:val="none" w:sz="0" w:space="0" w:color="auto"/>
            <w:left w:val="none" w:sz="0" w:space="0" w:color="auto"/>
            <w:bottom w:val="none" w:sz="0" w:space="0" w:color="auto"/>
            <w:right w:val="none" w:sz="0" w:space="0" w:color="auto"/>
          </w:divBdr>
        </w:div>
        <w:div w:id="374546724">
          <w:marLeft w:val="480"/>
          <w:marRight w:val="0"/>
          <w:marTop w:val="0"/>
          <w:marBottom w:val="0"/>
          <w:divBdr>
            <w:top w:val="none" w:sz="0" w:space="0" w:color="auto"/>
            <w:left w:val="none" w:sz="0" w:space="0" w:color="auto"/>
            <w:bottom w:val="none" w:sz="0" w:space="0" w:color="auto"/>
            <w:right w:val="none" w:sz="0" w:space="0" w:color="auto"/>
          </w:divBdr>
        </w:div>
        <w:div w:id="749698159">
          <w:marLeft w:val="480"/>
          <w:marRight w:val="0"/>
          <w:marTop w:val="0"/>
          <w:marBottom w:val="0"/>
          <w:divBdr>
            <w:top w:val="none" w:sz="0" w:space="0" w:color="auto"/>
            <w:left w:val="none" w:sz="0" w:space="0" w:color="auto"/>
            <w:bottom w:val="none" w:sz="0" w:space="0" w:color="auto"/>
            <w:right w:val="none" w:sz="0" w:space="0" w:color="auto"/>
          </w:divBdr>
        </w:div>
        <w:div w:id="1757435555">
          <w:marLeft w:val="480"/>
          <w:marRight w:val="0"/>
          <w:marTop w:val="0"/>
          <w:marBottom w:val="0"/>
          <w:divBdr>
            <w:top w:val="none" w:sz="0" w:space="0" w:color="auto"/>
            <w:left w:val="none" w:sz="0" w:space="0" w:color="auto"/>
            <w:bottom w:val="none" w:sz="0" w:space="0" w:color="auto"/>
            <w:right w:val="none" w:sz="0" w:space="0" w:color="auto"/>
          </w:divBdr>
        </w:div>
        <w:div w:id="459033584">
          <w:marLeft w:val="480"/>
          <w:marRight w:val="0"/>
          <w:marTop w:val="0"/>
          <w:marBottom w:val="0"/>
          <w:divBdr>
            <w:top w:val="none" w:sz="0" w:space="0" w:color="auto"/>
            <w:left w:val="none" w:sz="0" w:space="0" w:color="auto"/>
            <w:bottom w:val="none" w:sz="0" w:space="0" w:color="auto"/>
            <w:right w:val="none" w:sz="0" w:space="0" w:color="auto"/>
          </w:divBdr>
        </w:div>
        <w:div w:id="68813955">
          <w:marLeft w:val="480"/>
          <w:marRight w:val="0"/>
          <w:marTop w:val="0"/>
          <w:marBottom w:val="0"/>
          <w:divBdr>
            <w:top w:val="none" w:sz="0" w:space="0" w:color="auto"/>
            <w:left w:val="none" w:sz="0" w:space="0" w:color="auto"/>
            <w:bottom w:val="none" w:sz="0" w:space="0" w:color="auto"/>
            <w:right w:val="none" w:sz="0" w:space="0" w:color="auto"/>
          </w:divBdr>
        </w:div>
        <w:div w:id="2136679028">
          <w:marLeft w:val="480"/>
          <w:marRight w:val="0"/>
          <w:marTop w:val="0"/>
          <w:marBottom w:val="0"/>
          <w:divBdr>
            <w:top w:val="none" w:sz="0" w:space="0" w:color="auto"/>
            <w:left w:val="none" w:sz="0" w:space="0" w:color="auto"/>
            <w:bottom w:val="none" w:sz="0" w:space="0" w:color="auto"/>
            <w:right w:val="none" w:sz="0" w:space="0" w:color="auto"/>
          </w:divBdr>
        </w:div>
        <w:div w:id="589123937">
          <w:marLeft w:val="480"/>
          <w:marRight w:val="0"/>
          <w:marTop w:val="0"/>
          <w:marBottom w:val="0"/>
          <w:divBdr>
            <w:top w:val="none" w:sz="0" w:space="0" w:color="auto"/>
            <w:left w:val="none" w:sz="0" w:space="0" w:color="auto"/>
            <w:bottom w:val="none" w:sz="0" w:space="0" w:color="auto"/>
            <w:right w:val="none" w:sz="0" w:space="0" w:color="auto"/>
          </w:divBdr>
        </w:div>
        <w:div w:id="425540988">
          <w:marLeft w:val="480"/>
          <w:marRight w:val="0"/>
          <w:marTop w:val="0"/>
          <w:marBottom w:val="0"/>
          <w:divBdr>
            <w:top w:val="none" w:sz="0" w:space="0" w:color="auto"/>
            <w:left w:val="none" w:sz="0" w:space="0" w:color="auto"/>
            <w:bottom w:val="none" w:sz="0" w:space="0" w:color="auto"/>
            <w:right w:val="none" w:sz="0" w:space="0" w:color="auto"/>
          </w:divBdr>
        </w:div>
        <w:div w:id="1029450096">
          <w:marLeft w:val="480"/>
          <w:marRight w:val="0"/>
          <w:marTop w:val="0"/>
          <w:marBottom w:val="0"/>
          <w:divBdr>
            <w:top w:val="none" w:sz="0" w:space="0" w:color="auto"/>
            <w:left w:val="none" w:sz="0" w:space="0" w:color="auto"/>
            <w:bottom w:val="none" w:sz="0" w:space="0" w:color="auto"/>
            <w:right w:val="none" w:sz="0" w:space="0" w:color="auto"/>
          </w:divBdr>
        </w:div>
        <w:div w:id="2043744229">
          <w:marLeft w:val="480"/>
          <w:marRight w:val="0"/>
          <w:marTop w:val="0"/>
          <w:marBottom w:val="0"/>
          <w:divBdr>
            <w:top w:val="none" w:sz="0" w:space="0" w:color="auto"/>
            <w:left w:val="none" w:sz="0" w:space="0" w:color="auto"/>
            <w:bottom w:val="none" w:sz="0" w:space="0" w:color="auto"/>
            <w:right w:val="none" w:sz="0" w:space="0" w:color="auto"/>
          </w:divBdr>
        </w:div>
        <w:div w:id="596793952">
          <w:marLeft w:val="480"/>
          <w:marRight w:val="0"/>
          <w:marTop w:val="0"/>
          <w:marBottom w:val="0"/>
          <w:divBdr>
            <w:top w:val="none" w:sz="0" w:space="0" w:color="auto"/>
            <w:left w:val="none" w:sz="0" w:space="0" w:color="auto"/>
            <w:bottom w:val="none" w:sz="0" w:space="0" w:color="auto"/>
            <w:right w:val="none" w:sz="0" w:space="0" w:color="auto"/>
          </w:divBdr>
        </w:div>
        <w:div w:id="101385672">
          <w:marLeft w:val="480"/>
          <w:marRight w:val="0"/>
          <w:marTop w:val="0"/>
          <w:marBottom w:val="0"/>
          <w:divBdr>
            <w:top w:val="none" w:sz="0" w:space="0" w:color="auto"/>
            <w:left w:val="none" w:sz="0" w:space="0" w:color="auto"/>
            <w:bottom w:val="none" w:sz="0" w:space="0" w:color="auto"/>
            <w:right w:val="none" w:sz="0" w:space="0" w:color="auto"/>
          </w:divBdr>
        </w:div>
        <w:div w:id="404691512">
          <w:marLeft w:val="480"/>
          <w:marRight w:val="0"/>
          <w:marTop w:val="0"/>
          <w:marBottom w:val="0"/>
          <w:divBdr>
            <w:top w:val="none" w:sz="0" w:space="0" w:color="auto"/>
            <w:left w:val="none" w:sz="0" w:space="0" w:color="auto"/>
            <w:bottom w:val="none" w:sz="0" w:space="0" w:color="auto"/>
            <w:right w:val="none" w:sz="0" w:space="0" w:color="auto"/>
          </w:divBdr>
        </w:div>
        <w:div w:id="2095710799">
          <w:marLeft w:val="480"/>
          <w:marRight w:val="0"/>
          <w:marTop w:val="0"/>
          <w:marBottom w:val="0"/>
          <w:divBdr>
            <w:top w:val="none" w:sz="0" w:space="0" w:color="auto"/>
            <w:left w:val="none" w:sz="0" w:space="0" w:color="auto"/>
            <w:bottom w:val="none" w:sz="0" w:space="0" w:color="auto"/>
            <w:right w:val="none" w:sz="0" w:space="0" w:color="auto"/>
          </w:divBdr>
        </w:div>
        <w:div w:id="1409039581">
          <w:marLeft w:val="480"/>
          <w:marRight w:val="0"/>
          <w:marTop w:val="0"/>
          <w:marBottom w:val="0"/>
          <w:divBdr>
            <w:top w:val="none" w:sz="0" w:space="0" w:color="auto"/>
            <w:left w:val="none" w:sz="0" w:space="0" w:color="auto"/>
            <w:bottom w:val="none" w:sz="0" w:space="0" w:color="auto"/>
            <w:right w:val="none" w:sz="0" w:space="0" w:color="auto"/>
          </w:divBdr>
        </w:div>
        <w:div w:id="2064324649">
          <w:marLeft w:val="480"/>
          <w:marRight w:val="0"/>
          <w:marTop w:val="0"/>
          <w:marBottom w:val="0"/>
          <w:divBdr>
            <w:top w:val="none" w:sz="0" w:space="0" w:color="auto"/>
            <w:left w:val="none" w:sz="0" w:space="0" w:color="auto"/>
            <w:bottom w:val="none" w:sz="0" w:space="0" w:color="auto"/>
            <w:right w:val="none" w:sz="0" w:space="0" w:color="auto"/>
          </w:divBdr>
        </w:div>
        <w:div w:id="37751893">
          <w:marLeft w:val="480"/>
          <w:marRight w:val="0"/>
          <w:marTop w:val="0"/>
          <w:marBottom w:val="0"/>
          <w:divBdr>
            <w:top w:val="none" w:sz="0" w:space="0" w:color="auto"/>
            <w:left w:val="none" w:sz="0" w:space="0" w:color="auto"/>
            <w:bottom w:val="none" w:sz="0" w:space="0" w:color="auto"/>
            <w:right w:val="none" w:sz="0" w:space="0" w:color="auto"/>
          </w:divBdr>
        </w:div>
        <w:div w:id="1609315926">
          <w:marLeft w:val="480"/>
          <w:marRight w:val="0"/>
          <w:marTop w:val="0"/>
          <w:marBottom w:val="0"/>
          <w:divBdr>
            <w:top w:val="none" w:sz="0" w:space="0" w:color="auto"/>
            <w:left w:val="none" w:sz="0" w:space="0" w:color="auto"/>
            <w:bottom w:val="none" w:sz="0" w:space="0" w:color="auto"/>
            <w:right w:val="none" w:sz="0" w:space="0" w:color="auto"/>
          </w:divBdr>
        </w:div>
        <w:div w:id="1686517022">
          <w:marLeft w:val="480"/>
          <w:marRight w:val="0"/>
          <w:marTop w:val="0"/>
          <w:marBottom w:val="0"/>
          <w:divBdr>
            <w:top w:val="none" w:sz="0" w:space="0" w:color="auto"/>
            <w:left w:val="none" w:sz="0" w:space="0" w:color="auto"/>
            <w:bottom w:val="none" w:sz="0" w:space="0" w:color="auto"/>
            <w:right w:val="none" w:sz="0" w:space="0" w:color="auto"/>
          </w:divBdr>
        </w:div>
        <w:div w:id="74976429">
          <w:marLeft w:val="480"/>
          <w:marRight w:val="0"/>
          <w:marTop w:val="0"/>
          <w:marBottom w:val="0"/>
          <w:divBdr>
            <w:top w:val="none" w:sz="0" w:space="0" w:color="auto"/>
            <w:left w:val="none" w:sz="0" w:space="0" w:color="auto"/>
            <w:bottom w:val="none" w:sz="0" w:space="0" w:color="auto"/>
            <w:right w:val="none" w:sz="0" w:space="0" w:color="auto"/>
          </w:divBdr>
        </w:div>
        <w:div w:id="1156873869">
          <w:marLeft w:val="480"/>
          <w:marRight w:val="0"/>
          <w:marTop w:val="0"/>
          <w:marBottom w:val="0"/>
          <w:divBdr>
            <w:top w:val="none" w:sz="0" w:space="0" w:color="auto"/>
            <w:left w:val="none" w:sz="0" w:space="0" w:color="auto"/>
            <w:bottom w:val="none" w:sz="0" w:space="0" w:color="auto"/>
            <w:right w:val="none" w:sz="0" w:space="0" w:color="auto"/>
          </w:divBdr>
        </w:div>
        <w:div w:id="1364790276">
          <w:marLeft w:val="480"/>
          <w:marRight w:val="0"/>
          <w:marTop w:val="0"/>
          <w:marBottom w:val="0"/>
          <w:divBdr>
            <w:top w:val="none" w:sz="0" w:space="0" w:color="auto"/>
            <w:left w:val="none" w:sz="0" w:space="0" w:color="auto"/>
            <w:bottom w:val="none" w:sz="0" w:space="0" w:color="auto"/>
            <w:right w:val="none" w:sz="0" w:space="0" w:color="auto"/>
          </w:divBdr>
        </w:div>
        <w:div w:id="1574700390">
          <w:marLeft w:val="480"/>
          <w:marRight w:val="0"/>
          <w:marTop w:val="0"/>
          <w:marBottom w:val="0"/>
          <w:divBdr>
            <w:top w:val="none" w:sz="0" w:space="0" w:color="auto"/>
            <w:left w:val="none" w:sz="0" w:space="0" w:color="auto"/>
            <w:bottom w:val="none" w:sz="0" w:space="0" w:color="auto"/>
            <w:right w:val="none" w:sz="0" w:space="0" w:color="auto"/>
          </w:divBdr>
        </w:div>
        <w:div w:id="357389159">
          <w:marLeft w:val="480"/>
          <w:marRight w:val="0"/>
          <w:marTop w:val="0"/>
          <w:marBottom w:val="0"/>
          <w:divBdr>
            <w:top w:val="none" w:sz="0" w:space="0" w:color="auto"/>
            <w:left w:val="none" w:sz="0" w:space="0" w:color="auto"/>
            <w:bottom w:val="none" w:sz="0" w:space="0" w:color="auto"/>
            <w:right w:val="none" w:sz="0" w:space="0" w:color="auto"/>
          </w:divBdr>
        </w:div>
        <w:div w:id="1635717415">
          <w:marLeft w:val="480"/>
          <w:marRight w:val="0"/>
          <w:marTop w:val="0"/>
          <w:marBottom w:val="0"/>
          <w:divBdr>
            <w:top w:val="none" w:sz="0" w:space="0" w:color="auto"/>
            <w:left w:val="none" w:sz="0" w:space="0" w:color="auto"/>
            <w:bottom w:val="none" w:sz="0" w:space="0" w:color="auto"/>
            <w:right w:val="none" w:sz="0" w:space="0" w:color="auto"/>
          </w:divBdr>
        </w:div>
        <w:div w:id="1950698030">
          <w:marLeft w:val="480"/>
          <w:marRight w:val="0"/>
          <w:marTop w:val="0"/>
          <w:marBottom w:val="0"/>
          <w:divBdr>
            <w:top w:val="none" w:sz="0" w:space="0" w:color="auto"/>
            <w:left w:val="none" w:sz="0" w:space="0" w:color="auto"/>
            <w:bottom w:val="none" w:sz="0" w:space="0" w:color="auto"/>
            <w:right w:val="none" w:sz="0" w:space="0" w:color="auto"/>
          </w:divBdr>
        </w:div>
        <w:div w:id="1041975390">
          <w:marLeft w:val="480"/>
          <w:marRight w:val="0"/>
          <w:marTop w:val="0"/>
          <w:marBottom w:val="0"/>
          <w:divBdr>
            <w:top w:val="none" w:sz="0" w:space="0" w:color="auto"/>
            <w:left w:val="none" w:sz="0" w:space="0" w:color="auto"/>
            <w:bottom w:val="none" w:sz="0" w:space="0" w:color="auto"/>
            <w:right w:val="none" w:sz="0" w:space="0" w:color="auto"/>
          </w:divBdr>
        </w:div>
        <w:div w:id="1919746099">
          <w:marLeft w:val="480"/>
          <w:marRight w:val="0"/>
          <w:marTop w:val="0"/>
          <w:marBottom w:val="0"/>
          <w:divBdr>
            <w:top w:val="none" w:sz="0" w:space="0" w:color="auto"/>
            <w:left w:val="none" w:sz="0" w:space="0" w:color="auto"/>
            <w:bottom w:val="none" w:sz="0" w:space="0" w:color="auto"/>
            <w:right w:val="none" w:sz="0" w:space="0" w:color="auto"/>
          </w:divBdr>
        </w:div>
        <w:div w:id="292055499">
          <w:marLeft w:val="480"/>
          <w:marRight w:val="0"/>
          <w:marTop w:val="0"/>
          <w:marBottom w:val="0"/>
          <w:divBdr>
            <w:top w:val="none" w:sz="0" w:space="0" w:color="auto"/>
            <w:left w:val="none" w:sz="0" w:space="0" w:color="auto"/>
            <w:bottom w:val="none" w:sz="0" w:space="0" w:color="auto"/>
            <w:right w:val="none" w:sz="0" w:space="0" w:color="auto"/>
          </w:divBdr>
        </w:div>
      </w:divsChild>
    </w:div>
    <w:div w:id="862282950">
      <w:marLeft w:val="480"/>
      <w:marRight w:val="0"/>
      <w:marTop w:val="0"/>
      <w:marBottom w:val="0"/>
      <w:divBdr>
        <w:top w:val="none" w:sz="0" w:space="0" w:color="auto"/>
        <w:left w:val="none" w:sz="0" w:space="0" w:color="auto"/>
        <w:bottom w:val="none" w:sz="0" w:space="0" w:color="auto"/>
        <w:right w:val="none" w:sz="0" w:space="0" w:color="auto"/>
      </w:divBdr>
    </w:div>
    <w:div w:id="862672816">
      <w:bodyDiv w:val="1"/>
      <w:marLeft w:val="0"/>
      <w:marRight w:val="0"/>
      <w:marTop w:val="0"/>
      <w:marBottom w:val="0"/>
      <w:divBdr>
        <w:top w:val="none" w:sz="0" w:space="0" w:color="auto"/>
        <w:left w:val="none" w:sz="0" w:space="0" w:color="auto"/>
        <w:bottom w:val="none" w:sz="0" w:space="0" w:color="auto"/>
        <w:right w:val="none" w:sz="0" w:space="0" w:color="auto"/>
      </w:divBdr>
      <w:divsChild>
        <w:div w:id="18549921">
          <w:marLeft w:val="480"/>
          <w:marRight w:val="0"/>
          <w:marTop w:val="0"/>
          <w:marBottom w:val="0"/>
          <w:divBdr>
            <w:top w:val="none" w:sz="0" w:space="0" w:color="auto"/>
            <w:left w:val="none" w:sz="0" w:space="0" w:color="auto"/>
            <w:bottom w:val="none" w:sz="0" w:space="0" w:color="auto"/>
            <w:right w:val="none" w:sz="0" w:space="0" w:color="auto"/>
          </w:divBdr>
        </w:div>
        <w:div w:id="38361681">
          <w:marLeft w:val="480"/>
          <w:marRight w:val="0"/>
          <w:marTop w:val="0"/>
          <w:marBottom w:val="0"/>
          <w:divBdr>
            <w:top w:val="none" w:sz="0" w:space="0" w:color="auto"/>
            <w:left w:val="none" w:sz="0" w:space="0" w:color="auto"/>
            <w:bottom w:val="none" w:sz="0" w:space="0" w:color="auto"/>
            <w:right w:val="none" w:sz="0" w:space="0" w:color="auto"/>
          </w:divBdr>
        </w:div>
        <w:div w:id="43067841">
          <w:marLeft w:val="480"/>
          <w:marRight w:val="0"/>
          <w:marTop w:val="0"/>
          <w:marBottom w:val="0"/>
          <w:divBdr>
            <w:top w:val="none" w:sz="0" w:space="0" w:color="auto"/>
            <w:left w:val="none" w:sz="0" w:space="0" w:color="auto"/>
            <w:bottom w:val="none" w:sz="0" w:space="0" w:color="auto"/>
            <w:right w:val="none" w:sz="0" w:space="0" w:color="auto"/>
          </w:divBdr>
        </w:div>
        <w:div w:id="86276276">
          <w:marLeft w:val="480"/>
          <w:marRight w:val="0"/>
          <w:marTop w:val="0"/>
          <w:marBottom w:val="0"/>
          <w:divBdr>
            <w:top w:val="none" w:sz="0" w:space="0" w:color="auto"/>
            <w:left w:val="none" w:sz="0" w:space="0" w:color="auto"/>
            <w:bottom w:val="none" w:sz="0" w:space="0" w:color="auto"/>
            <w:right w:val="none" w:sz="0" w:space="0" w:color="auto"/>
          </w:divBdr>
        </w:div>
        <w:div w:id="94374986">
          <w:marLeft w:val="480"/>
          <w:marRight w:val="0"/>
          <w:marTop w:val="0"/>
          <w:marBottom w:val="0"/>
          <w:divBdr>
            <w:top w:val="none" w:sz="0" w:space="0" w:color="auto"/>
            <w:left w:val="none" w:sz="0" w:space="0" w:color="auto"/>
            <w:bottom w:val="none" w:sz="0" w:space="0" w:color="auto"/>
            <w:right w:val="none" w:sz="0" w:space="0" w:color="auto"/>
          </w:divBdr>
        </w:div>
        <w:div w:id="99226369">
          <w:marLeft w:val="480"/>
          <w:marRight w:val="0"/>
          <w:marTop w:val="0"/>
          <w:marBottom w:val="0"/>
          <w:divBdr>
            <w:top w:val="none" w:sz="0" w:space="0" w:color="auto"/>
            <w:left w:val="none" w:sz="0" w:space="0" w:color="auto"/>
            <w:bottom w:val="none" w:sz="0" w:space="0" w:color="auto"/>
            <w:right w:val="none" w:sz="0" w:space="0" w:color="auto"/>
          </w:divBdr>
        </w:div>
        <w:div w:id="139424148">
          <w:marLeft w:val="480"/>
          <w:marRight w:val="0"/>
          <w:marTop w:val="0"/>
          <w:marBottom w:val="0"/>
          <w:divBdr>
            <w:top w:val="none" w:sz="0" w:space="0" w:color="auto"/>
            <w:left w:val="none" w:sz="0" w:space="0" w:color="auto"/>
            <w:bottom w:val="none" w:sz="0" w:space="0" w:color="auto"/>
            <w:right w:val="none" w:sz="0" w:space="0" w:color="auto"/>
          </w:divBdr>
        </w:div>
        <w:div w:id="162210153">
          <w:marLeft w:val="480"/>
          <w:marRight w:val="0"/>
          <w:marTop w:val="0"/>
          <w:marBottom w:val="0"/>
          <w:divBdr>
            <w:top w:val="none" w:sz="0" w:space="0" w:color="auto"/>
            <w:left w:val="none" w:sz="0" w:space="0" w:color="auto"/>
            <w:bottom w:val="none" w:sz="0" w:space="0" w:color="auto"/>
            <w:right w:val="none" w:sz="0" w:space="0" w:color="auto"/>
          </w:divBdr>
        </w:div>
        <w:div w:id="327250716">
          <w:marLeft w:val="480"/>
          <w:marRight w:val="0"/>
          <w:marTop w:val="0"/>
          <w:marBottom w:val="0"/>
          <w:divBdr>
            <w:top w:val="none" w:sz="0" w:space="0" w:color="auto"/>
            <w:left w:val="none" w:sz="0" w:space="0" w:color="auto"/>
            <w:bottom w:val="none" w:sz="0" w:space="0" w:color="auto"/>
            <w:right w:val="none" w:sz="0" w:space="0" w:color="auto"/>
          </w:divBdr>
        </w:div>
        <w:div w:id="336615511">
          <w:marLeft w:val="480"/>
          <w:marRight w:val="0"/>
          <w:marTop w:val="0"/>
          <w:marBottom w:val="0"/>
          <w:divBdr>
            <w:top w:val="none" w:sz="0" w:space="0" w:color="auto"/>
            <w:left w:val="none" w:sz="0" w:space="0" w:color="auto"/>
            <w:bottom w:val="none" w:sz="0" w:space="0" w:color="auto"/>
            <w:right w:val="none" w:sz="0" w:space="0" w:color="auto"/>
          </w:divBdr>
        </w:div>
        <w:div w:id="383063972">
          <w:marLeft w:val="480"/>
          <w:marRight w:val="0"/>
          <w:marTop w:val="0"/>
          <w:marBottom w:val="0"/>
          <w:divBdr>
            <w:top w:val="none" w:sz="0" w:space="0" w:color="auto"/>
            <w:left w:val="none" w:sz="0" w:space="0" w:color="auto"/>
            <w:bottom w:val="none" w:sz="0" w:space="0" w:color="auto"/>
            <w:right w:val="none" w:sz="0" w:space="0" w:color="auto"/>
          </w:divBdr>
        </w:div>
        <w:div w:id="413938953">
          <w:marLeft w:val="480"/>
          <w:marRight w:val="0"/>
          <w:marTop w:val="0"/>
          <w:marBottom w:val="0"/>
          <w:divBdr>
            <w:top w:val="none" w:sz="0" w:space="0" w:color="auto"/>
            <w:left w:val="none" w:sz="0" w:space="0" w:color="auto"/>
            <w:bottom w:val="none" w:sz="0" w:space="0" w:color="auto"/>
            <w:right w:val="none" w:sz="0" w:space="0" w:color="auto"/>
          </w:divBdr>
        </w:div>
        <w:div w:id="422724629">
          <w:marLeft w:val="480"/>
          <w:marRight w:val="0"/>
          <w:marTop w:val="0"/>
          <w:marBottom w:val="0"/>
          <w:divBdr>
            <w:top w:val="none" w:sz="0" w:space="0" w:color="auto"/>
            <w:left w:val="none" w:sz="0" w:space="0" w:color="auto"/>
            <w:bottom w:val="none" w:sz="0" w:space="0" w:color="auto"/>
            <w:right w:val="none" w:sz="0" w:space="0" w:color="auto"/>
          </w:divBdr>
        </w:div>
        <w:div w:id="517551137">
          <w:marLeft w:val="480"/>
          <w:marRight w:val="0"/>
          <w:marTop w:val="0"/>
          <w:marBottom w:val="0"/>
          <w:divBdr>
            <w:top w:val="none" w:sz="0" w:space="0" w:color="auto"/>
            <w:left w:val="none" w:sz="0" w:space="0" w:color="auto"/>
            <w:bottom w:val="none" w:sz="0" w:space="0" w:color="auto"/>
            <w:right w:val="none" w:sz="0" w:space="0" w:color="auto"/>
          </w:divBdr>
        </w:div>
        <w:div w:id="548611114">
          <w:marLeft w:val="480"/>
          <w:marRight w:val="0"/>
          <w:marTop w:val="0"/>
          <w:marBottom w:val="0"/>
          <w:divBdr>
            <w:top w:val="none" w:sz="0" w:space="0" w:color="auto"/>
            <w:left w:val="none" w:sz="0" w:space="0" w:color="auto"/>
            <w:bottom w:val="none" w:sz="0" w:space="0" w:color="auto"/>
            <w:right w:val="none" w:sz="0" w:space="0" w:color="auto"/>
          </w:divBdr>
        </w:div>
        <w:div w:id="649603421">
          <w:marLeft w:val="480"/>
          <w:marRight w:val="0"/>
          <w:marTop w:val="0"/>
          <w:marBottom w:val="0"/>
          <w:divBdr>
            <w:top w:val="none" w:sz="0" w:space="0" w:color="auto"/>
            <w:left w:val="none" w:sz="0" w:space="0" w:color="auto"/>
            <w:bottom w:val="none" w:sz="0" w:space="0" w:color="auto"/>
            <w:right w:val="none" w:sz="0" w:space="0" w:color="auto"/>
          </w:divBdr>
        </w:div>
        <w:div w:id="650980866">
          <w:marLeft w:val="480"/>
          <w:marRight w:val="0"/>
          <w:marTop w:val="0"/>
          <w:marBottom w:val="0"/>
          <w:divBdr>
            <w:top w:val="none" w:sz="0" w:space="0" w:color="auto"/>
            <w:left w:val="none" w:sz="0" w:space="0" w:color="auto"/>
            <w:bottom w:val="none" w:sz="0" w:space="0" w:color="auto"/>
            <w:right w:val="none" w:sz="0" w:space="0" w:color="auto"/>
          </w:divBdr>
        </w:div>
        <w:div w:id="734397291">
          <w:marLeft w:val="480"/>
          <w:marRight w:val="0"/>
          <w:marTop w:val="0"/>
          <w:marBottom w:val="0"/>
          <w:divBdr>
            <w:top w:val="none" w:sz="0" w:space="0" w:color="auto"/>
            <w:left w:val="none" w:sz="0" w:space="0" w:color="auto"/>
            <w:bottom w:val="none" w:sz="0" w:space="0" w:color="auto"/>
            <w:right w:val="none" w:sz="0" w:space="0" w:color="auto"/>
          </w:divBdr>
        </w:div>
        <w:div w:id="785273772">
          <w:marLeft w:val="480"/>
          <w:marRight w:val="0"/>
          <w:marTop w:val="0"/>
          <w:marBottom w:val="0"/>
          <w:divBdr>
            <w:top w:val="none" w:sz="0" w:space="0" w:color="auto"/>
            <w:left w:val="none" w:sz="0" w:space="0" w:color="auto"/>
            <w:bottom w:val="none" w:sz="0" w:space="0" w:color="auto"/>
            <w:right w:val="none" w:sz="0" w:space="0" w:color="auto"/>
          </w:divBdr>
        </w:div>
        <w:div w:id="788008778">
          <w:marLeft w:val="480"/>
          <w:marRight w:val="0"/>
          <w:marTop w:val="0"/>
          <w:marBottom w:val="0"/>
          <w:divBdr>
            <w:top w:val="none" w:sz="0" w:space="0" w:color="auto"/>
            <w:left w:val="none" w:sz="0" w:space="0" w:color="auto"/>
            <w:bottom w:val="none" w:sz="0" w:space="0" w:color="auto"/>
            <w:right w:val="none" w:sz="0" w:space="0" w:color="auto"/>
          </w:divBdr>
        </w:div>
        <w:div w:id="788285431">
          <w:marLeft w:val="480"/>
          <w:marRight w:val="0"/>
          <w:marTop w:val="0"/>
          <w:marBottom w:val="0"/>
          <w:divBdr>
            <w:top w:val="none" w:sz="0" w:space="0" w:color="auto"/>
            <w:left w:val="none" w:sz="0" w:space="0" w:color="auto"/>
            <w:bottom w:val="none" w:sz="0" w:space="0" w:color="auto"/>
            <w:right w:val="none" w:sz="0" w:space="0" w:color="auto"/>
          </w:divBdr>
        </w:div>
        <w:div w:id="838082076">
          <w:marLeft w:val="480"/>
          <w:marRight w:val="0"/>
          <w:marTop w:val="0"/>
          <w:marBottom w:val="0"/>
          <w:divBdr>
            <w:top w:val="none" w:sz="0" w:space="0" w:color="auto"/>
            <w:left w:val="none" w:sz="0" w:space="0" w:color="auto"/>
            <w:bottom w:val="none" w:sz="0" w:space="0" w:color="auto"/>
            <w:right w:val="none" w:sz="0" w:space="0" w:color="auto"/>
          </w:divBdr>
        </w:div>
        <w:div w:id="861630938">
          <w:marLeft w:val="480"/>
          <w:marRight w:val="0"/>
          <w:marTop w:val="0"/>
          <w:marBottom w:val="0"/>
          <w:divBdr>
            <w:top w:val="none" w:sz="0" w:space="0" w:color="auto"/>
            <w:left w:val="none" w:sz="0" w:space="0" w:color="auto"/>
            <w:bottom w:val="none" w:sz="0" w:space="0" w:color="auto"/>
            <w:right w:val="none" w:sz="0" w:space="0" w:color="auto"/>
          </w:divBdr>
        </w:div>
        <w:div w:id="871648647">
          <w:marLeft w:val="480"/>
          <w:marRight w:val="0"/>
          <w:marTop w:val="0"/>
          <w:marBottom w:val="0"/>
          <w:divBdr>
            <w:top w:val="none" w:sz="0" w:space="0" w:color="auto"/>
            <w:left w:val="none" w:sz="0" w:space="0" w:color="auto"/>
            <w:bottom w:val="none" w:sz="0" w:space="0" w:color="auto"/>
            <w:right w:val="none" w:sz="0" w:space="0" w:color="auto"/>
          </w:divBdr>
        </w:div>
        <w:div w:id="884635486">
          <w:marLeft w:val="480"/>
          <w:marRight w:val="0"/>
          <w:marTop w:val="0"/>
          <w:marBottom w:val="0"/>
          <w:divBdr>
            <w:top w:val="none" w:sz="0" w:space="0" w:color="auto"/>
            <w:left w:val="none" w:sz="0" w:space="0" w:color="auto"/>
            <w:bottom w:val="none" w:sz="0" w:space="0" w:color="auto"/>
            <w:right w:val="none" w:sz="0" w:space="0" w:color="auto"/>
          </w:divBdr>
        </w:div>
        <w:div w:id="1062023515">
          <w:marLeft w:val="480"/>
          <w:marRight w:val="0"/>
          <w:marTop w:val="0"/>
          <w:marBottom w:val="0"/>
          <w:divBdr>
            <w:top w:val="none" w:sz="0" w:space="0" w:color="auto"/>
            <w:left w:val="none" w:sz="0" w:space="0" w:color="auto"/>
            <w:bottom w:val="none" w:sz="0" w:space="0" w:color="auto"/>
            <w:right w:val="none" w:sz="0" w:space="0" w:color="auto"/>
          </w:divBdr>
        </w:div>
        <w:div w:id="1085879521">
          <w:marLeft w:val="480"/>
          <w:marRight w:val="0"/>
          <w:marTop w:val="0"/>
          <w:marBottom w:val="0"/>
          <w:divBdr>
            <w:top w:val="none" w:sz="0" w:space="0" w:color="auto"/>
            <w:left w:val="none" w:sz="0" w:space="0" w:color="auto"/>
            <w:bottom w:val="none" w:sz="0" w:space="0" w:color="auto"/>
            <w:right w:val="none" w:sz="0" w:space="0" w:color="auto"/>
          </w:divBdr>
        </w:div>
        <w:div w:id="1090079949">
          <w:marLeft w:val="480"/>
          <w:marRight w:val="0"/>
          <w:marTop w:val="0"/>
          <w:marBottom w:val="0"/>
          <w:divBdr>
            <w:top w:val="none" w:sz="0" w:space="0" w:color="auto"/>
            <w:left w:val="none" w:sz="0" w:space="0" w:color="auto"/>
            <w:bottom w:val="none" w:sz="0" w:space="0" w:color="auto"/>
            <w:right w:val="none" w:sz="0" w:space="0" w:color="auto"/>
          </w:divBdr>
        </w:div>
        <w:div w:id="1171604857">
          <w:marLeft w:val="480"/>
          <w:marRight w:val="0"/>
          <w:marTop w:val="0"/>
          <w:marBottom w:val="0"/>
          <w:divBdr>
            <w:top w:val="none" w:sz="0" w:space="0" w:color="auto"/>
            <w:left w:val="none" w:sz="0" w:space="0" w:color="auto"/>
            <w:bottom w:val="none" w:sz="0" w:space="0" w:color="auto"/>
            <w:right w:val="none" w:sz="0" w:space="0" w:color="auto"/>
          </w:divBdr>
        </w:div>
        <w:div w:id="1185754107">
          <w:marLeft w:val="480"/>
          <w:marRight w:val="0"/>
          <w:marTop w:val="0"/>
          <w:marBottom w:val="0"/>
          <w:divBdr>
            <w:top w:val="none" w:sz="0" w:space="0" w:color="auto"/>
            <w:left w:val="none" w:sz="0" w:space="0" w:color="auto"/>
            <w:bottom w:val="none" w:sz="0" w:space="0" w:color="auto"/>
            <w:right w:val="none" w:sz="0" w:space="0" w:color="auto"/>
          </w:divBdr>
        </w:div>
        <w:div w:id="1248227303">
          <w:marLeft w:val="480"/>
          <w:marRight w:val="0"/>
          <w:marTop w:val="0"/>
          <w:marBottom w:val="0"/>
          <w:divBdr>
            <w:top w:val="none" w:sz="0" w:space="0" w:color="auto"/>
            <w:left w:val="none" w:sz="0" w:space="0" w:color="auto"/>
            <w:bottom w:val="none" w:sz="0" w:space="0" w:color="auto"/>
            <w:right w:val="none" w:sz="0" w:space="0" w:color="auto"/>
          </w:divBdr>
        </w:div>
        <w:div w:id="1265381126">
          <w:marLeft w:val="480"/>
          <w:marRight w:val="0"/>
          <w:marTop w:val="0"/>
          <w:marBottom w:val="0"/>
          <w:divBdr>
            <w:top w:val="none" w:sz="0" w:space="0" w:color="auto"/>
            <w:left w:val="none" w:sz="0" w:space="0" w:color="auto"/>
            <w:bottom w:val="none" w:sz="0" w:space="0" w:color="auto"/>
            <w:right w:val="none" w:sz="0" w:space="0" w:color="auto"/>
          </w:divBdr>
        </w:div>
        <w:div w:id="1299146228">
          <w:marLeft w:val="480"/>
          <w:marRight w:val="0"/>
          <w:marTop w:val="0"/>
          <w:marBottom w:val="0"/>
          <w:divBdr>
            <w:top w:val="none" w:sz="0" w:space="0" w:color="auto"/>
            <w:left w:val="none" w:sz="0" w:space="0" w:color="auto"/>
            <w:bottom w:val="none" w:sz="0" w:space="0" w:color="auto"/>
            <w:right w:val="none" w:sz="0" w:space="0" w:color="auto"/>
          </w:divBdr>
        </w:div>
        <w:div w:id="1342195763">
          <w:marLeft w:val="480"/>
          <w:marRight w:val="0"/>
          <w:marTop w:val="0"/>
          <w:marBottom w:val="0"/>
          <w:divBdr>
            <w:top w:val="none" w:sz="0" w:space="0" w:color="auto"/>
            <w:left w:val="none" w:sz="0" w:space="0" w:color="auto"/>
            <w:bottom w:val="none" w:sz="0" w:space="0" w:color="auto"/>
            <w:right w:val="none" w:sz="0" w:space="0" w:color="auto"/>
          </w:divBdr>
        </w:div>
        <w:div w:id="1366249024">
          <w:marLeft w:val="480"/>
          <w:marRight w:val="0"/>
          <w:marTop w:val="0"/>
          <w:marBottom w:val="0"/>
          <w:divBdr>
            <w:top w:val="none" w:sz="0" w:space="0" w:color="auto"/>
            <w:left w:val="none" w:sz="0" w:space="0" w:color="auto"/>
            <w:bottom w:val="none" w:sz="0" w:space="0" w:color="auto"/>
            <w:right w:val="none" w:sz="0" w:space="0" w:color="auto"/>
          </w:divBdr>
        </w:div>
        <w:div w:id="1403679366">
          <w:marLeft w:val="480"/>
          <w:marRight w:val="0"/>
          <w:marTop w:val="0"/>
          <w:marBottom w:val="0"/>
          <w:divBdr>
            <w:top w:val="none" w:sz="0" w:space="0" w:color="auto"/>
            <w:left w:val="none" w:sz="0" w:space="0" w:color="auto"/>
            <w:bottom w:val="none" w:sz="0" w:space="0" w:color="auto"/>
            <w:right w:val="none" w:sz="0" w:space="0" w:color="auto"/>
          </w:divBdr>
        </w:div>
        <w:div w:id="1451628353">
          <w:marLeft w:val="480"/>
          <w:marRight w:val="0"/>
          <w:marTop w:val="0"/>
          <w:marBottom w:val="0"/>
          <w:divBdr>
            <w:top w:val="none" w:sz="0" w:space="0" w:color="auto"/>
            <w:left w:val="none" w:sz="0" w:space="0" w:color="auto"/>
            <w:bottom w:val="none" w:sz="0" w:space="0" w:color="auto"/>
            <w:right w:val="none" w:sz="0" w:space="0" w:color="auto"/>
          </w:divBdr>
        </w:div>
        <w:div w:id="1455826069">
          <w:marLeft w:val="480"/>
          <w:marRight w:val="0"/>
          <w:marTop w:val="0"/>
          <w:marBottom w:val="0"/>
          <w:divBdr>
            <w:top w:val="none" w:sz="0" w:space="0" w:color="auto"/>
            <w:left w:val="none" w:sz="0" w:space="0" w:color="auto"/>
            <w:bottom w:val="none" w:sz="0" w:space="0" w:color="auto"/>
            <w:right w:val="none" w:sz="0" w:space="0" w:color="auto"/>
          </w:divBdr>
        </w:div>
        <w:div w:id="1459832021">
          <w:marLeft w:val="480"/>
          <w:marRight w:val="0"/>
          <w:marTop w:val="0"/>
          <w:marBottom w:val="0"/>
          <w:divBdr>
            <w:top w:val="none" w:sz="0" w:space="0" w:color="auto"/>
            <w:left w:val="none" w:sz="0" w:space="0" w:color="auto"/>
            <w:bottom w:val="none" w:sz="0" w:space="0" w:color="auto"/>
            <w:right w:val="none" w:sz="0" w:space="0" w:color="auto"/>
          </w:divBdr>
        </w:div>
        <w:div w:id="1495994725">
          <w:marLeft w:val="480"/>
          <w:marRight w:val="0"/>
          <w:marTop w:val="0"/>
          <w:marBottom w:val="0"/>
          <w:divBdr>
            <w:top w:val="none" w:sz="0" w:space="0" w:color="auto"/>
            <w:left w:val="none" w:sz="0" w:space="0" w:color="auto"/>
            <w:bottom w:val="none" w:sz="0" w:space="0" w:color="auto"/>
            <w:right w:val="none" w:sz="0" w:space="0" w:color="auto"/>
          </w:divBdr>
        </w:div>
        <w:div w:id="1626502059">
          <w:marLeft w:val="480"/>
          <w:marRight w:val="0"/>
          <w:marTop w:val="0"/>
          <w:marBottom w:val="0"/>
          <w:divBdr>
            <w:top w:val="none" w:sz="0" w:space="0" w:color="auto"/>
            <w:left w:val="none" w:sz="0" w:space="0" w:color="auto"/>
            <w:bottom w:val="none" w:sz="0" w:space="0" w:color="auto"/>
            <w:right w:val="none" w:sz="0" w:space="0" w:color="auto"/>
          </w:divBdr>
        </w:div>
        <w:div w:id="1738241573">
          <w:marLeft w:val="480"/>
          <w:marRight w:val="0"/>
          <w:marTop w:val="0"/>
          <w:marBottom w:val="0"/>
          <w:divBdr>
            <w:top w:val="none" w:sz="0" w:space="0" w:color="auto"/>
            <w:left w:val="none" w:sz="0" w:space="0" w:color="auto"/>
            <w:bottom w:val="none" w:sz="0" w:space="0" w:color="auto"/>
            <w:right w:val="none" w:sz="0" w:space="0" w:color="auto"/>
          </w:divBdr>
        </w:div>
        <w:div w:id="1761365775">
          <w:marLeft w:val="480"/>
          <w:marRight w:val="0"/>
          <w:marTop w:val="0"/>
          <w:marBottom w:val="0"/>
          <w:divBdr>
            <w:top w:val="none" w:sz="0" w:space="0" w:color="auto"/>
            <w:left w:val="none" w:sz="0" w:space="0" w:color="auto"/>
            <w:bottom w:val="none" w:sz="0" w:space="0" w:color="auto"/>
            <w:right w:val="none" w:sz="0" w:space="0" w:color="auto"/>
          </w:divBdr>
        </w:div>
        <w:div w:id="1905022754">
          <w:marLeft w:val="480"/>
          <w:marRight w:val="0"/>
          <w:marTop w:val="0"/>
          <w:marBottom w:val="0"/>
          <w:divBdr>
            <w:top w:val="none" w:sz="0" w:space="0" w:color="auto"/>
            <w:left w:val="none" w:sz="0" w:space="0" w:color="auto"/>
            <w:bottom w:val="none" w:sz="0" w:space="0" w:color="auto"/>
            <w:right w:val="none" w:sz="0" w:space="0" w:color="auto"/>
          </w:divBdr>
        </w:div>
        <w:div w:id="1911891371">
          <w:marLeft w:val="480"/>
          <w:marRight w:val="0"/>
          <w:marTop w:val="0"/>
          <w:marBottom w:val="0"/>
          <w:divBdr>
            <w:top w:val="none" w:sz="0" w:space="0" w:color="auto"/>
            <w:left w:val="none" w:sz="0" w:space="0" w:color="auto"/>
            <w:bottom w:val="none" w:sz="0" w:space="0" w:color="auto"/>
            <w:right w:val="none" w:sz="0" w:space="0" w:color="auto"/>
          </w:divBdr>
        </w:div>
        <w:div w:id="1972902641">
          <w:marLeft w:val="480"/>
          <w:marRight w:val="0"/>
          <w:marTop w:val="0"/>
          <w:marBottom w:val="0"/>
          <w:divBdr>
            <w:top w:val="none" w:sz="0" w:space="0" w:color="auto"/>
            <w:left w:val="none" w:sz="0" w:space="0" w:color="auto"/>
            <w:bottom w:val="none" w:sz="0" w:space="0" w:color="auto"/>
            <w:right w:val="none" w:sz="0" w:space="0" w:color="auto"/>
          </w:divBdr>
        </w:div>
        <w:div w:id="1975788092">
          <w:marLeft w:val="480"/>
          <w:marRight w:val="0"/>
          <w:marTop w:val="0"/>
          <w:marBottom w:val="0"/>
          <w:divBdr>
            <w:top w:val="none" w:sz="0" w:space="0" w:color="auto"/>
            <w:left w:val="none" w:sz="0" w:space="0" w:color="auto"/>
            <w:bottom w:val="none" w:sz="0" w:space="0" w:color="auto"/>
            <w:right w:val="none" w:sz="0" w:space="0" w:color="auto"/>
          </w:divBdr>
        </w:div>
        <w:div w:id="2074234524">
          <w:marLeft w:val="480"/>
          <w:marRight w:val="0"/>
          <w:marTop w:val="0"/>
          <w:marBottom w:val="0"/>
          <w:divBdr>
            <w:top w:val="none" w:sz="0" w:space="0" w:color="auto"/>
            <w:left w:val="none" w:sz="0" w:space="0" w:color="auto"/>
            <w:bottom w:val="none" w:sz="0" w:space="0" w:color="auto"/>
            <w:right w:val="none" w:sz="0" w:space="0" w:color="auto"/>
          </w:divBdr>
        </w:div>
        <w:div w:id="2139913002">
          <w:marLeft w:val="480"/>
          <w:marRight w:val="0"/>
          <w:marTop w:val="0"/>
          <w:marBottom w:val="0"/>
          <w:divBdr>
            <w:top w:val="none" w:sz="0" w:space="0" w:color="auto"/>
            <w:left w:val="none" w:sz="0" w:space="0" w:color="auto"/>
            <w:bottom w:val="none" w:sz="0" w:space="0" w:color="auto"/>
            <w:right w:val="none" w:sz="0" w:space="0" w:color="auto"/>
          </w:divBdr>
        </w:div>
      </w:divsChild>
    </w:div>
    <w:div w:id="863323867">
      <w:marLeft w:val="480"/>
      <w:marRight w:val="0"/>
      <w:marTop w:val="0"/>
      <w:marBottom w:val="0"/>
      <w:divBdr>
        <w:top w:val="none" w:sz="0" w:space="0" w:color="auto"/>
        <w:left w:val="none" w:sz="0" w:space="0" w:color="auto"/>
        <w:bottom w:val="none" w:sz="0" w:space="0" w:color="auto"/>
        <w:right w:val="none" w:sz="0" w:space="0" w:color="auto"/>
      </w:divBdr>
    </w:div>
    <w:div w:id="863397328">
      <w:marLeft w:val="480"/>
      <w:marRight w:val="0"/>
      <w:marTop w:val="0"/>
      <w:marBottom w:val="0"/>
      <w:divBdr>
        <w:top w:val="none" w:sz="0" w:space="0" w:color="auto"/>
        <w:left w:val="none" w:sz="0" w:space="0" w:color="auto"/>
        <w:bottom w:val="none" w:sz="0" w:space="0" w:color="auto"/>
        <w:right w:val="none" w:sz="0" w:space="0" w:color="auto"/>
      </w:divBdr>
    </w:div>
    <w:div w:id="864708330">
      <w:marLeft w:val="480"/>
      <w:marRight w:val="0"/>
      <w:marTop w:val="0"/>
      <w:marBottom w:val="0"/>
      <w:divBdr>
        <w:top w:val="none" w:sz="0" w:space="0" w:color="auto"/>
        <w:left w:val="none" w:sz="0" w:space="0" w:color="auto"/>
        <w:bottom w:val="none" w:sz="0" w:space="0" w:color="auto"/>
        <w:right w:val="none" w:sz="0" w:space="0" w:color="auto"/>
      </w:divBdr>
    </w:div>
    <w:div w:id="865561221">
      <w:marLeft w:val="480"/>
      <w:marRight w:val="0"/>
      <w:marTop w:val="0"/>
      <w:marBottom w:val="0"/>
      <w:divBdr>
        <w:top w:val="none" w:sz="0" w:space="0" w:color="auto"/>
        <w:left w:val="none" w:sz="0" w:space="0" w:color="auto"/>
        <w:bottom w:val="none" w:sz="0" w:space="0" w:color="auto"/>
        <w:right w:val="none" w:sz="0" w:space="0" w:color="auto"/>
      </w:divBdr>
    </w:div>
    <w:div w:id="866451521">
      <w:marLeft w:val="640"/>
      <w:marRight w:val="0"/>
      <w:marTop w:val="0"/>
      <w:marBottom w:val="0"/>
      <w:divBdr>
        <w:top w:val="none" w:sz="0" w:space="0" w:color="auto"/>
        <w:left w:val="none" w:sz="0" w:space="0" w:color="auto"/>
        <w:bottom w:val="none" w:sz="0" w:space="0" w:color="auto"/>
        <w:right w:val="none" w:sz="0" w:space="0" w:color="auto"/>
      </w:divBdr>
    </w:div>
    <w:div w:id="867176899">
      <w:bodyDiv w:val="1"/>
      <w:marLeft w:val="0"/>
      <w:marRight w:val="0"/>
      <w:marTop w:val="0"/>
      <w:marBottom w:val="0"/>
      <w:divBdr>
        <w:top w:val="none" w:sz="0" w:space="0" w:color="auto"/>
        <w:left w:val="none" w:sz="0" w:space="0" w:color="auto"/>
        <w:bottom w:val="none" w:sz="0" w:space="0" w:color="auto"/>
        <w:right w:val="none" w:sz="0" w:space="0" w:color="auto"/>
      </w:divBdr>
    </w:div>
    <w:div w:id="868570102">
      <w:marLeft w:val="480"/>
      <w:marRight w:val="0"/>
      <w:marTop w:val="0"/>
      <w:marBottom w:val="0"/>
      <w:divBdr>
        <w:top w:val="none" w:sz="0" w:space="0" w:color="auto"/>
        <w:left w:val="none" w:sz="0" w:space="0" w:color="auto"/>
        <w:bottom w:val="none" w:sz="0" w:space="0" w:color="auto"/>
        <w:right w:val="none" w:sz="0" w:space="0" w:color="auto"/>
      </w:divBdr>
    </w:div>
    <w:div w:id="869415943">
      <w:marLeft w:val="480"/>
      <w:marRight w:val="0"/>
      <w:marTop w:val="0"/>
      <w:marBottom w:val="0"/>
      <w:divBdr>
        <w:top w:val="none" w:sz="0" w:space="0" w:color="auto"/>
        <w:left w:val="none" w:sz="0" w:space="0" w:color="auto"/>
        <w:bottom w:val="none" w:sz="0" w:space="0" w:color="auto"/>
        <w:right w:val="none" w:sz="0" w:space="0" w:color="auto"/>
      </w:divBdr>
    </w:div>
    <w:div w:id="869685948">
      <w:marLeft w:val="640"/>
      <w:marRight w:val="0"/>
      <w:marTop w:val="0"/>
      <w:marBottom w:val="0"/>
      <w:divBdr>
        <w:top w:val="none" w:sz="0" w:space="0" w:color="auto"/>
        <w:left w:val="none" w:sz="0" w:space="0" w:color="auto"/>
        <w:bottom w:val="none" w:sz="0" w:space="0" w:color="auto"/>
        <w:right w:val="none" w:sz="0" w:space="0" w:color="auto"/>
      </w:divBdr>
    </w:div>
    <w:div w:id="870647462">
      <w:marLeft w:val="480"/>
      <w:marRight w:val="0"/>
      <w:marTop w:val="0"/>
      <w:marBottom w:val="0"/>
      <w:divBdr>
        <w:top w:val="none" w:sz="0" w:space="0" w:color="auto"/>
        <w:left w:val="none" w:sz="0" w:space="0" w:color="auto"/>
        <w:bottom w:val="none" w:sz="0" w:space="0" w:color="auto"/>
        <w:right w:val="none" w:sz="0" w:space="0" w:color="auto"/>
      </w:divBdr>
    </w:div>
    <w:div w:id="870651536">
      <w:marLeft w:val="480"/>
      <w:marRight w:val="0"/>
      <w:marTop w:val="0"/>
      <w:marBottom w:val="0"/>
      <w:divBdr>
        <w:top w:val="none" w:sz="0" w:space="0" w:color="auto"/>
        <w:left w:val="none" w:sz="0" w:space="0" w:color="auto"/>
        <w:bottom w:val="none" w:sz="0" w:space="0" w:color="auto"/>
        <w:right w:val="none" w:sz="0" w:space="0" w:color="auto"/>
      </w:divBdr>
    </w:div>
    <w:div w:id="872154940">
      <w:bodyDiv w:val="1"/>
      <w:marLeft w:val="0"/>
      <w:marRight w:val="0"/>
      <w:marTop w:val="0"/>
      <w:marBottom w:val="0"/>
      <w:divBdr>
        <w:top w:val="none" w:sz="0" w:space="0" w:color="auto"/>
        <w:left w:val="none" w:sz="0" w:space="0" w:color="auto"/>
        <w:bottom w:val="none" w:sz="0" w:space="0" w:color="auto"/>
        <w:right w:val="none" w:sz="0" w:space="0" w:color="auto"/>
      </w:divBdr>
      <w:divsChild>
        <w:div w:id="22943594">
          <w:marLeft w:val="480"/>
          <w:marRight w:val="0"/>
          <w:marTop w:val="0"/>
          <w:marBottom w:val="0"/>
          <w:divBdr>
            <w:top w:val="none" w:sz="0" w:space="0" w:color="auto"/>
            <w:left w:val="none" w:sz="0" w:space="0" w:color="auto"/>
            <w:bottom w:val="none" w:sz="0" w:space="0" w:color="auto"/>
            <w:right w:val="none" w:sz="0" w:space="0" w:color="auto"/>
          </w:divBdr>
        </w:div>
        <w:div w:id="75829848">
          <w:marLeft w:val="480"/>
          <w:marRight w:val="0"/>
          <w:marTop w:val="0"/>
          <w:marBottom w:val="0"/>
          <w:divBdr>
            <w:top w:val="none" w:sz="0" w:space="0" w:color="auto"/>
            <w:left w:val="none" w:sz="0" w:space="0" w:color="auto"/>
            <w:bottom w:val="none" w:sz="0" w:space="0" w:color="auto"/>
            <w:right w:val="none" w:sz="0" w:space="0" w:color="auto"/>
          </w:divBdr>
        </w:div>
        <w:div w:id="89547981">
          <w:marLeft w:val="480"/>
          <w:marRight w:val="0"/>
          <w:marTop w:val="0"/>
          <w:marBottom w:val="0"/>
          <w:divBdr>
            <w:top w:val="none" w:sz="0" w:space="0" w:color="auto"/>
            <w:left w:val="none" w:sz="0" w:space="0" w:color="auto"/>
            <w:bottom w:val="none" w:sz="0" w:space="0" w:color="auto"/>
            <w:right w:val="none" w:sz="0" w:space="0" w:color="auto"/>
          </w:divBdr>
        </w:div>
        <w:div w:id="105781068">
          <w:marLeft w:val="480"/>
          <w:marRight w:val="0"/>
          <w:marTop w:val="0"/>
          <w:marBottom w:val="0"/>
          <w:divBdr>
            <w:top w:val="none" w:sz="0" w:space="0" w:color="auto"/>
            <w:left w:val="none" w:sz="0" w:space="0" w:color="auto"/>
            <w:bottom w:val="none" w:sz="0" w:space="0" w:color="auto"/>
            <w:right w:val="none" w:sz="0" w:space="0" w:color="auto"/>
          </w:divBdr>
        </w:div>
        <w:div w:id="172383102">
          <w:marLeft w:val="480"/>
          <w:marRight w:val="0"/>
          <w:marTop w:val="0"/>
          <w:marBottom w:val="0"/>
          <w:divBdr>
            <w:top w:val="none" w:sz="0" w:space="0" w:color="auto"/>
            <w:left w:val="none" w:sz="0" w:space="0" w:color="auto"/>
            <w:bottom w:val="none" w:sz="0" w:space="0" w:color="auto"/>
            <w:right w:val="none" w:sz="0" w:space="0" w:color="auto"/>
          </w:divBdr>
        </w:div>
        <w:div w:id="196820837">
          <w:marLeft w:val="480"/>
          <w:marRight w:val="0"/>
          <w:marTop w:val="0"/>
          <w:marBottom w:val="0"/>
          <w:divBdr>
            <w:top w:val="none" w:sz="0" w:space="0" w:color="auto"/>
            <w:left w:val="none" w:sz="0" w:space="0" w:color="auto"/>
            <w:bottom w:val="none" w:sz="0" w:space="0" w:color="auto"/>
            <w:right w:val="none" w:sz="0" w:space="0" w:color="auto"/>
          </w:divBdr>
        </w:div>
        <w:div w:id="253824241">
          <w:marLeft w:val="480"/>
          <w:marRight w:val="0"/>
          <w:marTop w:val="0"/>
          <w:marBottom w:val="0"/>
          <w:divBdr>
            <w:top w:val="none" w:sz="0" w:space="0" w:color="auto"/>
            <w:left w:val="none" w:sz="0" w:space="0" w:color="auto"/>
            <w:bottom w:val="none" w:sz="0" w:space="0" w:color="auto"/>
            <w:right w:val="none" w:sz="0" w:space="0" w:color="auto"/>
          </w:divBdr>
        </w:div>
        <w:div w:id="396561491">
          <w:marLeft w:val="480"/>
          <w:marRight w:val="0"/>
          <w:marTop w:val="0"/>
          <w:marBottom w:val="0"/>
          <w:divBdr>
            <w:top w:val="none" w:sz="0" w:space="0" w:color="auto"/>
            <w:left w:val="none" w:sz="0" w:space="0" w:color="auto"/>
            <w:bottom w:val="none" w:sz="0" w:space="0" w:color="auto"/>
            <w:right w:val="none" w:sz="0" w:space="0" w:color="auto"/>
          </w:divBdr>
        </w:div>
        <w:div w:id="427042690">
          <w:marLeft w:val="480"/>
          <w:marRight w:val="0"/>
          <w:marTop w:val="0"/>
          <w:marBottom w:val="0"/>
          <w:divBdr>
            <w:top w:val="none" w:sz="0" w:space="0" w:color="auto"/>
            <w:left w:val="none" w:sz="0" w:space="0" w:color="auto"/>
            <w:bottom w:val="none" w:sz="0" w:space="0" w:color="auto"/>
            <w:right w:val="none" w:sz="0" w:space="0" w:color="auto"/>
          </w:divBdr>
        </w:div>
        <w:div w:id="429281121">
          <w:marLeft w:val="480"/>
          <w:marRight w:val="0"/>
          <w:marTop w:val="0"/>
          <w:marBottom w:val="0"/>
          <w:divBdr>
            <w:top w:val="none" w:sz="0" w:space="0" w:color="auto"/>
            <w:left w:val="none" w:sz="0" w:space="0" w:color="auto"/>
            <w:bottom w:val="none" w:sz="0" w:space="0" w:color="auto"/>
            <w:right w:val="none" w:sz="0" w:space="0" w:color="auto"/>
          </w:divBdr>
        </w:div>
        <w:div w:id="432478935">
          <w:marLeft w:val="480"/>
          <w:marRight w:val="0"/>
          <w:marTop w:val="0"/>
          <w:marBottom w:val="0"/>
          <w:divBdr>
            <w:top w:val="none" w:sz="0" w:space="0" w:color="auto"/>
            <w:left w:val="none" w:sz="0" w:space="0" w:color="auto"/>
            <w:bottom w:val="none" w:sz="0" w:space="0" w:color="auto"/>
            <w:right w:val="none" w:sz="0" w:space="0" w:color="auto"/>
          </w:divBdr>
        </w:div>
        <w:div w:id="445925482">
          <w:marLeft w:val="480"/>
          <w:marRight w:val="0"/>
          <w:marTop w:val="0"/>
          <w:marBottom w:val="0"/>
          <w:divBdr>
            <w:top w:val="none" w:sz="0" w:space="0" w:color="auto"/>
            <w:left w:val="none" w:sz="0" w:space="0" w:color="auto"/>
            <w:bottom w:val="none" w:sz="0" w:space="0" w:color="auto"/>
            <w:right w:val="none" w:sz="0" w:space="0" w:color="auto"/>
          </w:divBdr>
        </w:div>
        <w:div w:id="459802837">
          <w:marLeft w:val="480"/>
          <w:marRight w:val="0"/>
          <w:marTop w:val="0"/>
          <w:marBottom w:val="0"/>
          <w:divBdr>
            <w:top w:val="none" w:sz="0" w:space="0" w:color="auto"/>
            <w:left w:val="none" w:sz="0" w:space="0" w:color="auto"/>
            <w:bottom w:val="none" w:sz="0" w:space="0" w:color="auto"/>
            <w:right w:val="none" w:sz="0" w:space="0" w:color="auto"/>
          </w:divBdr>
        </w:div>
        <w:div w:id="462885916">
          <w:marLeft w:val="480"/>
          <w:marRight w:val="0"/>
          <w:marTop w:val="0"/>
          <w:marBottom w:val="0"/>
          <w:divBdr>
            <w:top w:val="none" w:sz="0" w:space="0" w:color="auto"/>
            <w:left w:val="none" w:sz="0" w:space="0" w:color="auto"/>
            <w:bottom w:val="none" w:sz="0" w:space="0" w:color="auto"/>
            <w:right w:val="none" w:sz="0" w:space="0" w:color="auto"/>
          </w:divBdr>
        </w:div>
        <w:div w:id="477380421">
          <w:marLeft w:val="480"/>
          <w:marRight w:val="0"/>
          <w:marTop w:val="0"/>
          <w:marBottom w:val="0"/>
          <w:divBdr>
            <w:top w:val="none" w:sz="0" w:space="0" w:color="auto"/>
            <w:left w:val="none" w:sz="0" w:space="0" w:color="auto"/>
            <w:bottom w:val="none" w:sz="0" w:space="0" w:color="auto"/>
            <w:right w:val="none" w:sz="0" w:space="0" w:color="auto"/>
          </w:divBdr>
        </w:div>
        <w:div w:id="480314565">
          <w:marLeft w:val="480"/>
          <w:marRight w:val="0"/>
          <w:marTop w:val="0"/>
          <w:marBottom w:val="0"/>
          <w:divBdr>
            <w:top w:val="none" w:sz="0" w:space="0" w:color="auto"/>
            <w:left w:val="none" w:sz="0" w:space="0" w:color="auto"/>
            <w:bottom w:val="none" w:sz="0" w:space="0" w:color="auto"/>
            <w:right w:val="none" w:sz="0" w:space="0" w:color="auto"/>
          </w:divBdr>
        </w:div>
        <w:div w:id="513762618">
          <w:marLeft w:val="480"/>
          <w:marRight w:val="0"/>
          <w:marTop w:val="0"/>
          <w:marBottom w:val="0"/>
          <w:divBdr>
            <w:top w:val="none" w:sz="0" w:space="0" w:color="auto"/>
            <w:left w:val="none" w:sz="0" w:space="0" w:color="auto"/>
            <w:bottom w:val="none" w:sz="0" w:space="0" w:color="auto"/>
            <w:right w:val="none" w:sz="0" w:space="0" w:color="auto"/>
          </w:divBdr>
        </w:div>
        <w:div w:id="523324229">
          <w:marLeft w:val="480"/>
          <w:marRight w:val="0"/>
          <w:marTop w:val="0"/>
          <w:marBottom w:val="0"/>
          <w:divBdr>
            <w:top w:val="none" w:sz="0" w:space="0" w:color="auto"/>
            <w:left w:val="none" w:sz="0" w:space="0" w:color="auto"/>
            <w:bottom w:val="none" w:sz="0" w:space="0" w:color="auto"/>
            <w:right w:val="none" w:sz="0" w:space="0" w:color="auto"/>
          </w:divBdr>
        </w:div>
        <w:div w:id="566496241">
          <w:marLeft w:val="480"/>
          <w:marRight w:val="0"/>
          <w:marTop w:val="0"/>
          <w:marBottom w:val="0"/>
          <w:divBdr>
            <w:top w:val="none" w:sz="0" w:space="0" w:color="auto"/>
            <w:left w:val="none" w:sz="0" w:space="0" w:color="auto"/>
            <w:bottom w:val="none" w:sz="0" w:space="0" w:color="auto"/>
            <w:right w:val="none" w:sz="0" w:space="0" w:color="auto"/>
          </w:divBdr>
        </w:div>
        <w:div w:id="625622606">
          <w:marLeft w:val="480"/>
          <w:marRight w:val="0"/>
          <w:marTop w:val="0"/>
          <w:marBottom w:val="0"/>
          <w:divBdr>
            <w:top w:val="none" w:sz="0" w:space="0" w:color="auto"/>
            <w:left w:val="none" w:sz="0" w:space="0" w:color="auto"/>
            <w:bottom w:val="none" w:sz="0" w:space="0" w:color="auto"/>
            <w:right w:val="none" w:sz="0" w:space="0" w:color="auto"/>
          </w:divBdr>
        </w:div>
        <w:div w:id="706836620">
          <w:marLeft w:val="480"/>
          <w:marRight w:val="0"/>
          <w:marTop w:val="0"/>
          <w:marBottom w:val="0"/>
          <w:divBdr>
            <w:top w:val="none" w:sz="0" w:space="0" w:color="auto"/>
            <w:left w:val="none" w:sz="0" w:space="0" w:color="auto"/>
            <w:bottom w:val="none" w:sz="0" w:space="0" w:color="auto"/>
            <w:right w:val="none" w:sz="0" w:space="0" w:color="auto"/>
          </w:divBdr>
        </w:div>
        <w:div w:id="709187400">
          <w:marLeft w:val="480"/>
          <w:marRight w:val="0"/>
          <w:marTop w:val="0"/>
          <w:marBottom w:val="0"/>
          <w:divBdr>
            <w:top w:val="none" w:sz="0" w:space="0" w:color="auto"/>
            <w:left w:val="none" w:sz="0" w:space="0" w:color="auto"/>
            <w:bottom w:val="none" w:sz="0" w:space="0" w:color="auto"/>
            <w:right w:val="none" w:sz="0" w:space="0" w:color="auto"/>
          </w:divBdr>
        </w:div>
        <w:div w:id="848719714">
          <w:marLeft w:val="480"/>
          <w:marRight w:val="0"/>
          <w:marTop w:val="0"/>
          <w:marBottom w:val="0"/>
          <w:divBdr>
            <w:top w:val="none" w:sz="0" w:space="0" w:color="auto"/>
            <w:left w:val="none" w:sz="0" w:space="0" w:color="auto"/>
            <w:bottom w:val="none" w:sz="0" w:space="0" w:color="auto"/>
            <w:right w:val="none" w:sz="0" w:space="0" w:color="auto"/>
          </w:divBdr>
        </w:div>
        <w:div w:id="856234112">
          <w:marLeft w:val="480"/>
          <w:marRight w:val="0"/>
          <w:marTop w:val="0"/>
          <w:marBottom w:val="0"/>
          <w:divBdr>
            <w:top w:val="none" w:sz="0" w:space="0" w:color="auto"/>
            <w:left w:val="none" w:sz="0" w:space="0" w:color="auto"/>
            <w:bottom w:val="none" w:sz="0" w:space="0" w:color="auto"/>
            <w:right w:val="none" w:sz="0" w:space="0" w:color="auto"/>
          </w:divBdr>
        </w:div>
        <w:div w:id="879823207">
          <w:marLeft w:val="480"/>
          <w:marRight w:val="0"/>
          <w:marTop w:val="0"/>
          <w:marBottom w:val="0"/>
          <w:divBdr>
            <w:top w:val="none" w:sz="0" w:space="0" w:color="auto"/>
            <w:left w:val="none" w:sz="0" w:space="0" w:color="auto"/>
            <w:bottom w:val="none" w:sz="0" w:space="0" w:color="auto"/>
            <w:right w:val="none" w:sz="0" w:space="0" w:color="auto"/>
          </w:divBdr>
        </w:div>
        <w:div w:id="942298841">
          <w:marLeft w:val="480"/>
          <w:marRight w:val="0"/>
          <w:marTop w:val="0"/>
          <w:marBottom w:val="0"/>
          <w:divBdr>
            <w:top w:val="none" w:sz="0" w:space="0" w:color="auto"/>
            <w:left w:val="none" w:sz="0" w:space="0" w:color="auto"/>
            <w:bottom w:val="none" w:sz="0" w:space="0" w:color="auto"/>
            <w:right w:val="none" w:sz="0" w:space="0" w:color="auto"/>
          </w:divBdr>
        </w:div>
        <w:div w:id="1000547432">
          <w:marLeft w:val="480"/>
          <w:marRight w:val="0"/>
          <w:marTop w:val="0"/>
          <w:marBottom w:val="0"/>
          <w:divBdr>
            <w:top w:val="none" w:sz="0" w:space="0" w:color="auto"/>
            <w:left w:val="none" w:sz="0" w:space="0" w:color="auto"/>
            <w:bottom w:val="none" w:sz="0" w:space="0" w:color="auto"/>
            <w:right w:val="none" w:sz="0" w:space="0" w:color="auto"/>
          </w:divBdr>
        </w:div>
        <w:div w:id="1014458865">
          <w:marLeft w:val="480"/>
          <w:marRight w:val="0"/>
          <w:marTop w:val="0"/>
          <w:marBottom w:val="0"/>
          <w:divBdr>
            <w:top w:val="none" w:sz="0" w:space="0" w:color="auto"/>
            <w:left w:val="none" w:sz="0" w:space="0" w:color="auto"/>
            <w:bottom w:val="none" w:sz="0" w:space="0" w:color="auto"/>
            <w:right w:val="none" w:sz="0" w:space="0" w:color="auto"/>
          </w:divBdr>
        </w:div>
        <w:div w:id="1031685622">
          <w:marLeft w:val="480"/>
          <w:marRight w:val="0"/>
          <w:marTop w:val="0"/>
          <w:marBottom w:val="0"/>
          <w:divBdr>
            <w:top w:val="none" w:sz="0" w:space="0" w:color="auto"/>
            <w:left w:val="none" w:sz="0" w:space="0" w:color="auto"/>
            <w:bottom w:val="none" w:sz="0" w:space="0" w:color="auto"/>
            <w:right w:val="none" w:sz="0" w:space="0" w:color="auto"/>
          </w:divBdr>
        </w:div>
        <w:div w:id="1059666048">
          <w:marLeft w:val="480"/>
          <w:marRight w:val="0"/>
          <w:marTop w:val="0"/>
          <w:marBottom w:val="0"/>
          <w:divBdr>
            <w:top w:val="none" w:sz="0" w:space="0" w:color="auto"/>
            <w:left w:val="none" w:sz="0" w:space="0" w:color="auto"/>
            <w:bottom w:val="none" w:sz="0" w:space="0" w:color="auto"/>
            <w:right w:val="none" w:sz="0" w:space="0" w:color="auto"/>
          </w:divBdr>
        </w:div>
        <w:div w:id="1115518134">
          <w:marLeft w:val="480"/>
          <w:marRight w:val="0"/>
          <w:marTop w:val="0"/>
          <w:marBottom w:val="0"/>
          <w:divBdr>
            <w:top w:val="none" w:sz="0" w:space="0" w:color="auto"/>
            <w:left w:val="none" w:sz="0" w:space="0" w:color="auto"/>
            <w:bottom w:val="none" w:sz="0" w:space="0" w:color="auto"/>
            <w:right w:val="none" w:sz="0" w:space="0" w:color="auto"/>
          </w:divBdr>
        </w:div>
        <w:div w:id="1249802196">
          <w:marLeft w:val="480"/>
          <w:marRight w:val="0"/>
          <w:marTop w:val="0"/>
          <w:marBottom w:val="0"/>
          <w:divBdr>
            <w:top w:val="none" w:sz="0" w:space="0" w:color="auto"/>
            <w:left w:val="none" w:sz="0" w:space="0" w:color="auto"/>
            <w:bottom w:val="none" w:sz="0" w:space="0" w:color="auto"/>
            <w:right w:val="none" w:sz="0" w:space="0" w:color="auto"/>
          </w:divBdr>
        </w:div>
        <w:div w:id="1259362009">
          <w:marLeft w:val="480"/>
          <w:marRight w:val="0"/>
          <w:marTop w:val="0"/>
          <w:marBottom w:val="0"/>
          <w:divBdr>
            <w:top w:val="none" w:sz="0" w:space="0" w:color="auto"/>
            <w:left w:val="none" w:sz="0" w:space="0" w:color="auto"/>
            <w:bottom w:val="none" w:sz="0" w:space="0" w:color="auto"/>
            <w:right w:val="none" w:sz="0" w:space="0" w:color="auto"/>
          </w:divBdr>
        </w:div>
        <w:div w:id="1289433963">
          <w:marLeft w:val="480"/>
          <w:marRight w:val="0"/>
          <w:marTop w:val="0"/>
          <w:marBottom w:val="0"/>
          <w:divBdr>
            <w:top w:val="none" w:sz="0" w:space="0" w:color="auto"/>
            <w:left w:val="none" w:sz="0" w:space="0" w:color="auto"/>
            <w:bottom w:val="none" w:sz="0" w:space="0" w:color="auto"/>
            <w:right w:val="none" w:sz="0" w:space="0" w:color="auto"/>
          </w:divBdr>
        </w:div>
        <w:div w:id="1298148437">
          <w:marLeft w:val="480"/>
          <w:marRight w:val="0"/>
          <w:marTop w:val="0"/>
          <w:marBottom w:val="0"/>
          <w:divBdr>
            <w:top w:val="none" w:sz="0" w:space="0" w:color="auto"/>
            <w:left w:val="none" w:sz="0" w:space="0" w:color="auto"/>
            <w:bottom w:val="none" w:sz="0" w:space="0" w:color="auto"/>
            <w:right w:val="none" w:sz="0" w:space="0" w:color="auto"/>
          </w:divBdr>
        </w:div>
        <w:div w:id="1304576825">
          <w:marLeft w:val="480"/>
          <w:marRight w:val="0"/>
          <w:marTop w:val="0"/>
          <w:marBottom w:val="0"/>
          <w:divBdr>
            <w:top w:val="none" w:sz="0" w:space="0" w:color="auto"/>
            <w:left w:val="none" w:sz="0" w:space="0" w:color="auto"/>
            <w:bottom w:val="none" w:sz="0" w:space="0" w:color="auto"/>
            <w:right w:val="none" w:sz="0" w:space="0" w:color="auto"/>
          </w:divBdr>
        </w:div>
        <w:div w:id="1353916381">
          <w:marLeft w:val="480"/>
          <w:marRight w:val="0"/>
          <w:marTop w:val="0"/>
          <w:marBottom w:val="0"/>
          <w:divBdr>
            <w:top w:val="none" w:sz="0" w:space="0" w:color="auto"/>
            <w:left w:val="none" w:sz="0" w:space="0" w:color="auto"/>
            <w:bottom w:val="none" w:sz="0" w:space="0" w:color="auto"/>
            <w:right w:val="none" w:sz="0" w:space="0" w:color="auto"/>
          </w:divBdr>
        </w:div>
        <w:div w:id="1420517987">
          <w:marLeft w:val="480"/>
          <w:marRight w:val="0"/>
          <w:marTop w:val="0"/>
          <w:marBottom w:val="0"/>
          <w:divBdr>
            <w:top w:val="none" w:sz="0" w:space="0" w:color="auto"/>
            <w:left w:val="none" w:sz="0" w:space="0" w:color="auto"/>
            <w:bottom w:val="none" w:sz="0" w:space="0" w:color="auto"/>
            <w:right w:val="none" w:sz="0" w:space="0" w:color="auto"/>
          </w:divBdr>
        </w:div>
        <w:div w:id="1460684982">
          <w:marLeft w:val="480"/>
          <w:marRight w:val="0"/>
          <w:marTop w:val="0"/>
          <w:marBottom w:val="0"/>
          <w:divBdr>
            <w:top w:val="none" w:sz="0" w:space="0" w:color="auto"/>
            <w:left w:val="none" w:sz="0" w:space="0" w:color="auto"/>
            <w:bottom w:val="none" w:sz="0" w:space="0" w:color="auto"/>
            <w:right w:val="none" w:sz="0" w:space="0" w:color="auto"/>
          </w:divBdr>
        </w:div>
        <w:div w:id="1506476049">
          <w:marLeft w:val="480"/>
          <w:marRight w:val="0"/>
          <w:marTop w:val="0"/>
          <w:marBottom w:val="0"/>
          <w:divBdr>
            <w:top w:val="none" w:sz="0" w:space="0" w:color="auto"/>
            <w:left w:val="none" w:sz="0" w:space="0" w:color="auto"/>
            <w:bottom w:val="none" w:sz="0" w:space="0" w:color="auto"/>
            <w:right w:val="none" w:sz="0" w:space="0" w:color="auto"/>
          </w:divBdr>
        </w:div>
        <w:div w:id="1561480917">
          <w:marLeft w:val="480"/>
          <w:marRight w:val="0"/>
          <w:marTop w:val="0"/>
          <w:marBottom w:val="0"/>
          <w:divBdr>
            <w:top w:val="none" w:sz="0" w:space="0" w:color="auto"/>
            <w:left w:val="none" w:sz="0" w:space="0" w:color="auto"/>
            <w:bottom w:val="none" w:sz="0" w:space="0" w:color="auto"/>
            <w:right w:val="none" w:sz="0" w:space="0" w:color="auto"/>
          </w:divBdr>
        </w:div>
        <w:div w:id="1649554831">
          <w:marLeft w:val="480"/>
          <w:marRight w:val="0"/>
          <w:marTop w:val="0"/>
          <w:marBottom w:val="0"/>
          <w:divBdr>
            <w:top w:val="none" w:sz="0" w:space="0" w:color="auto"/>
            <w:left w:val="none" w:sz="0" w:space="0" w:color="auto"/>
            <w:bottom w:val="none" w:sz="0" w:space="0" w:color="auto"/>
            <w:right w:val="none" w:sz="0" w:space="0" w:color="auto"/>
          </w:divBdr>
        </w:div>
        <w:div w:id="1738161243">
          <w:marLeft w:val="480"/>
          <w:marRight w:val="0"/>
          <w:marTop w:val="0"/>
          <w:marBottom w:val="0"/>
          <w:divBdr>
            <w:top w:val="none" w:sz="0" w:space="0" w:color="auto"/>
            <w:left w:val="none" w:sz="0" w:space="0" w:color="auto"/>
            <w:bottom w:val="none" w:sz="0" w:space="0" w:color="auto"/>
            <w:right w:val="none" w:sz="0" w:space="0" w:color="auto"/>
          </w:divBdr>
        </w:div>
        <w:div w:id="1825583214">
          <w:marLeft w:val="480"/>
          <w:marRight w:val="0"/>
          <w:marTop w:val="0"/>
          <w:marBottom w:val="0"/>
          <w:divBdr>
            <w:top w:val="none" w:sz="0" w:space="0" w:color="auto"/>
            <w:left w:val="none" w:sz="0" w:space="0" w:color="auto"/>
            <w:bottom w:val="none" w:sz="0" w:space="0" w:color="auto"/>
            <w:right w:val="none" w:sz="0" w:space="0" w:color="auto"/>
          </w:divBdr>
        </w:div>
        <w:div w:id="1901864015">
          <w:marLeft w:val="480"/>
          <w:marRight w:val="0"/>
          <w:marTop w:val="0"/>
          <w:marBottom w:val="0"/>
          <w:divBdr>
            <w:top w:val="none" w:sz="0" w:space="0" w:color="auto"/>
            <w:left w:val="none" w:sz="0" w:space="0" w:color="auto"/>
            <w:bottom w:val="none" w:sz="0" w:space="0" w:color="auto"/>
            <w:right w:val="none" w:sz="0" w:space="0" w:color="auto"/>
          </w:divBdr>
        </w:div>
        <w:div w:id="1929272431">
          <w:marLeft w:val="480"/>
          <w:marRight w:val="0"/>
          <w:marTop w:val="0"/>
          <w:marBottom w:val="0"/>
          <w:divBdr>
            <w:top w:val="none" w:sz="0" w:space="0" w:color="auto"/>
            <w:left w:val="none" w:sz="0" w:space="0" w:color="auto"/>
            <w:bottom w:val="none" w:sz="0" w:space="0" w:color="auto"/>
            <w:right w:val="none" w:sz="0" w:space="0" w:color="auto"/>
          </w:divBdr>
        </w:div>
        <w:div w:id="1947616095">
          <w:marLeft w:val="480"/>
          <w:marRight w:val="0"/>
          <w:marTop w:val="0"/>
          <w:marBottom w:val="0"/>
          <w:divBdr>
            <w:top w:val="none" w:sz="0" w:space="0" w:color="auto"/>
            <w:left w:val="none" w:sz="0" w:space="0" w:color="auto"/>
            <w:bottom w:val="none" w:sz="0" w:space="0" w:color="auto"/>
            <w:right w:val="none" w:sz="0" w:space="0" w:color="auto"/>
          </w:divBdr>
        </w:div>
        <w:div w:id="2036032488">
          <w:marLeft w:val="480"/>
          <w:marRight w:val="0"/>
          <w:marTop w:val="0"/>
          <w:marBottom w:val="0"/>
          <w:divBdr>
            <w:top w:val="none" w:sz="0" w:space="0" w:color="auto"/>
            <w:left w:val="none" w:sz="0" w:space="0" w:color="auto"/>
            <w:bottom w:val="none" w:sz="0" w:space="0" w:color="auto"/>
            <w:right w:val="none" w:sz="0" w:space="0" w:color="auto"/>
          </w:divBdr>
        </w:div>
        <w:div w:id="2057389355">
          <w:marLeft w:val="480"/>
          <w:marRight w:val="0"/>
          <w:marTop w:val="0"/>
          <w:marBottom w:val="0"/>
          <w:divBdr>
            <w:top w:val="none" w:sz="0" w:space="0" w:color="auto"/>
            <w:left w:val="none" w:sz="0" w:space="0" w:color="auto"/>
            <w:bottom w:val="none" w:sz="0" w:space="0" w:color="auto"/>
            <w:right w:val="none" w:sz="0" w:space="0" w:color="auto"/>
          </w:divBdr>
        </w:div>
        <w:div w:id="2107919584">
          <w:marLeft w:val="480"/>
          <w:marRight w:val="0"/>
          <w:marTop w:val="0"/>
          <w:marBottom w:val="0"/>
          <w:divBdr>
            <w:top w:val="none" w:sz="0" w:space="0" w:color="auto"/>
            <w:left w:val="none" w:sz="0" w:space="0" w:color="auto"/>
            <w:bottom w:val="none" w:sz="0" w:space="0" w:color="auto"/>
            <w:right w:val="none" w:sz="0" w:space="0" w:color="auto"/>
          </w:divBdr>
        </w:div>
        <w:div w:id="2147354832">
          <w:marLeft w:val="480"/>
          <w:marRight w:val="0"/>
          <w:marTop w:val="0"/>
          <w:marBottom w:val="0"/>
          <w:divBdr>
            <w:top w:val="none" w:sz="0" w:space="0" w:color="auto"/>
            <w:left w:val="none" w:sz="0" w:space="0" w:color="auto"/>
            <w:bottom w:val="none" w:sz="0" w:space="0" w:color="auto"/>
            <w:right w:val="none" w:sz="0" w:space="0" w:color="auto"/>
          </w:divBdr>
        </w:div>
      </w:divsChild>
    </w:div>
    <w:div w:id="872427383">
      <w:bodyDiv w:val="1"/>
      <w:marLeft w:val="0"/>
      <w:marRight w:val="0"/>
      <w:marTop w:val="0"/>
      <w:marBottom w:val="0"/>
      <w:divBdr>
        <w:top w:val="none" w:sz="0" w:space="0" w:color="auto"/>
        <w:left w:val="none" w:sz="0" w:space="0" w:color="auto"/>
        <w:bottom w:val="none" w:sz="0" w:space="0" w:color="auto"/>
        <w:right w:val="none" w:sz="0" w:space="0" w:color="auto"/>
      </w:divBdr>
    </w:div>
    <w:div w:id="874193361">
      <w:marLeft w:val="480"/>
      <w:marRight w:val="0"/>
      <w:marTop w:val="0"/>
      <w:marBottom w:val="0"/>
      <w:divBdr>
        <w:top w:val="none" w:sz="0" w:space="0" w:color="auto"/>
        <w:left w:val="none" w:sz="0" w:space="0" w:color="auto"/>
        <w:bottom w:val="none" w:sz="0" w:space="0" w:color="auto"/>
        <w:right w:val="none" w:sz="0" w:space="0" w:color="auto"/>
      </w:divBdr>
    </w:div>
    <w:div w:id="874386157">
      <w:bodyDiv w:val="1"/>
      <w:marLeft w:val="0"/>
      <w:marRight w:val="0"/>
      <w:marTop w:val="0"/>
      <w:marBottom w:val="0"/>
      <w:divBdr>
        <w:top w:val="none" w:sz="0" w:space="0" w:color="auto"/>
        <w:left w:val="none" w:sz="0" w:space="0" w:color="auto"/>
        <w:bottom w:val="none" w:sz="0" w:space="0" w:color="auto"/>
        <w:right w:val="none" w:sz="0" w:space="0" w:color="auto"/>
      </w:divBdr>
    </w:div>
    <w:div w:id="876040451">
      <w:marLeft w:val="480"/>
      <w:marRight w:val="0"/>
      <w:marTop w:val="0"/>
      <w:marBottom w:val="0"/>
      <w:divBdr>
        <w:top w:val="none" w:sz="0" w:space="0" w:color="auto"/>
        <w:left w:val="none" w:sz="0" w:space="0" w:color="auto"/>
        <w:bottom w:val="none" w:sz="0" w:space="0" w:color="auto"/>
        <w:right w:val="none" w:sz="0" w:space="0" w:color="auto"/>
      </w:divBdr>
    </w:div>
    <w:div w:id="876233490">
      <w:marLeft w:val="480"/>
      <w:marRight w:val="0"/>
      <w:marTop w:val="0"/>
      <w:marBottom w:val="0"/>
      <w:divBdr>
        <w:top w:val="none" w:sz="0" w:space="0" w:color="auto"/>
        <w:left w:val="none" w:sz="0" w:space="0" w:color="auto"/>
        <w:bottom w:val="none" w:sz="0" w:space="0" w:color="auto"/>
        <w:right w:val="none" w:sz="0" w:space="0" w:color="auto"/>
      </w:divBdr>
    </w:div>
    <w:div w:id="876355349">
      <w:bodyDiv w:val="1"/>
      <w:marLeft w:val="0"/>
      <w:marRight w:val="0"/>
      <w:marTop w:val="0"/>
      <w:marBottom w:val="0"/>
      <w:divBdr>
        <w:top w:val="none" w:sz="0" w:space="0" w:color="auto"/>
        <w:left w:val="none" w:sz="0" w:space="0" w:color="auto"/>
        <w:bottom w:val="none" w:sz="0" w:space="0" w:color="auto"/>
        <w:right w:val="none" w:sz="0" w:space="0" w:color="auto"/>
      </w:divBdr>
      <w:divsChild>
        <w:div w:id="104617899">
          <w:marLeft w:val="480"/>
          <w:marRight w:val="0"/>
          <w:marTop w:val="0"/>
          <w:marBottom w:val="0"/>
          <w:divBdr>
            <w:top w:val="none" w:sz="0" w:space="0" w:color="auto"/>
            <w:left w:val="none" w:sz="0" w:space="0" w:color="auto"/>
            <w:bottom w:val="none" w:sz="0" w:space="0" w:color="auto"/>
            <w:right w:val="none" w:sz="0" w:space="0" w:color="auto"/>
          </w:divBdr>
        </w:div>
        <w:div w:id="115217522">
          <w:marLeft w:val="480"/>
          <w:marRight w:val="0"/>
          <w:marTop w:val="0"/>
          <w:marBottom w:val="0"/>
          <w:divBdr>
            <w:top w:val="none" w:sz="0" w:space="0" w:color="auto"/>
            <w:left w:val="none" w:sz="0" w:space="0" w:color="auto"/>
            <w:bottom w:val="none" w:sz="0" w:space="0" w:color="auto"/>
            <w:right w:val="none" w:sz="0" w:space="0" w:color="auto"/>
          </w:divBdr>
        </w:div>
        <w:div w:id="216167172">
          <w:marLeft w:val="480"/>
          <w:marRight w:val="0"/>
          <w:marTop w:val="0"/>
          <w:marBottom w:val="0"/>
          <w:divBdr>
            <w:top w:val="none" w:sz="0" w:space="0" w:color="auto"/>
            <w:left w:val="none" w:sz="0" w:space="0" w:color="auto"/>
            <w:bottom w:val="none" w:sz="0" w:space="0" w:color="auto"/>
            <w:right w:val="none" w:sz="0" w:space="0" w:color="auto"/>
          </w:divBdr>
        </w:div>
        <w:div w:id="535852224">
          <w:marLeft w:val="480"/>
          <w:marRight w:val="0"/>
          <w:marTop w:val="0"/>
          <w:marBottom w:val="0"/>
          <w:divBdr>
            <w:top w:val="none" w:sz="0" w:space="0" w:color="auto"/>
            <w:left w:val="none" w:sz="0" w:space="0" w:color="auto"/>
            <w:bottom w:val="none" w:sz="0" w:space="0" w:color="auto"/>
            <w:right w:val="none" w:sz="0" w:space="0" w:color="auto"/>
          </w:divBdr>
        </w:div>
        <w:div w:id="602955549">
          <w:marLeft w:val="480"/>
          <w:marRight w:val="0"/>
          <w:marTop w:val="0"/>
          <w:marBottom w:val="0"/>
          <w:divBdr>
            <w:top w:val="none" w:sz="0" w:space="0" w:color="auto"/>
            <w:left w:val="none" w:sz="0" w:space="0" w:color="auto"/>
            <w:bottom w:val="none" w:sz="0" w:space="0" w:color="auto"/>
            <w:right w:val="none" w:sz="0" w:space="0" w:color="auto"/>
          </w:divBdr>
        </w:div>
        <w:div w:id="727991613">
          <w:marLeft w:val="480"/>
          <w:marRight w:val="0"/>
          <w:marTop w:val="0"/>
          <w:marBottom w:val="0"/>
          <w:divBdr>
            <w:top w:val="none" w:sz="0" w:space="0" w:color="auto"/>
            <w:left w:val="none" w:sz="0" w:space="0" w:color="auto"/>
            <w:bottom w:val="none" w:sz="0" w:space="0" w:color="auto"/>
            <w:right w:val="none" w:sz="0" w:space="0" w:color="auto"/>
          </w:divBdr>
        </w:div>
        <w:div w:id="901720999">
          <w:marLeft w:val="480"/>
          <w:marRight w:val="0"/>
          <w:marTop w:val="0"/>
          <w:marBottom w:val="0"/>
          <w:divBdr>
            <w:top w:val="none" w:sz="0" w:space="0" w:color="auto"/>
            <w:left w:val="none" w:sz="0" w:space="0" w:color="auto"/>
            <w:bottom w:val="none" w:sz="0" w:space="0" w:color="auto"/>
            <w:right w:val="none" w:sz="0" w:space="0" w:color="auto"/>
          </w:divBdr>
        </w:div>
        <w:div w:id="917441963">
          <w:marLeft w:val="480"/>
          <w:marRight w:val="0"/>
          <w:marTop w:val="0"/>
          <w:marBottom w:val="0"/>
          <w:divBdr>
            <w:top w:val="none" w:sz="0" w:space="0" w:color="auto"/>
            <w:left w:val="none" w:sz="0" w:space="0" w:color="auto"/>
            <w:bottom w:val="none" w:sz="0" w:space="0" w:color="auto"/>
            <w:right w:val="none" w:sz="0" w:space="0" w:color="auto"/>
          </w:divBdr>
        </w:div>
        <w:div w:id="968509237">
          <w:marLeft w:val="480"/>
          <w:marRight w:val="0"/>
          <w:marTop w:val="0"/>
          <w:marBottom w:val="0"/>
          <w:divBdr>
            <w:top w:val="none" w:sz="0" w:space="0" w:color="auto"/>
            <w:left w:val="none" w:sz="0" w:space="0" w:color="auto"/>
            <w:bottom w:val="none" w:sz="0" w:space="0" w:color="auto"/>
            <w:right w:val="none" w:sz="0" w:space="0" w:color="auto"/>
          </w:divBdr>
        </w:div>
        <w:div w:id="976834142">
          <w:marLeft w:val="480"/>
          <w:marRight w:val="0"/>
          <w:marTop w:val="0"/>
          <w:marBottom w:val="0"/>
          <w:divBdr>
            <w:top w:val="none" w:sz="0" w:space="0" w:color="auto"/>
            <w:left w:val="none" w:sz="0" w:space="0" w:color="auto"/>
            <w:bottom w:val="none" w:sz="0" w:space="0" w:color="auto"/>
            <w:right w:val="none" w:sz="0" w:space="0" w:color="auto"/>
          </w:divBdr>
        </w:div>
        <w:div w:id="1001592049">
          <w:marLeft w:val="480"/>
          <w:marRight w:val="0"/>
          <w:marTop w:val="0"/>
          <w:marBottom w:val="0"/>
          <w:divBdr>
            <w:top w:val="none" w:sz="0" w:space="0" w:color="auto"/>
            <w:left w:val="none" w:sz="0" w:space="0" w:color="auto"/>
            <w:bottom w:val="none" w:sz="0" w:space="0" w:color="auto"/>
            <w:right w:val="none" w:sz="0" w:space="0" w:color="auto"/>
          </w:divBdr>
        </w:div>
        <w:div w:id="1010066529">
          <w:marLeft w:val="480"/>
          <w:marRight w:val="0"/>
          <w:marTop w:val="0"/>
          <w:marBottom w:val="0"/>
          <w:divBdr>
            <w:top w:val="none" w:sz="0" w:space="0" w:color="auto"/>
            <w:left w:val="none" w:sz="0" w:space="0" w:color="auto"/>
            <w:bottom w:val="none" w:sz="0" w:space="0" w:color="auto"/>
            <w:right w:val="none" w:sz="0" w:space="0" w:color="auto"/>
          </w:divBdr>
        </w:div>
        <w:div w:id="1010374290">
          <w:marLeft w:val="480"/>
          <w:marRight w:val="0"/>
          <w:marTop w:val="0"/>
          <w:marBottom w:val="0"/>
          <w:divBdr>
            <w:top w:val="none" w:sz="0" w:space="0" w:color="auto"/>
            <w:left w:val="none" w:sz="0" w:space="0" w:color="auto"/>
            <w:bottom w:val="none" w:sz="0" w:space="0" w:color="auto"/>
            <w:right w:val="none" w:sz="0" w:space="0" w:color="auto"/>
          </w:divBdr>
        </w:div>
        <w:div w:id="1266813122">
          <w:marLeft w:val="480"/>
          <w:marRight w:val="0"/>
          <w:marTop w:val="0"/>
          <w:marBottom w:val="0"/>
          <w:divBdr>
            <w:top w:val="none" w:sz="0" w:space="0" w:color="auto"/>
            <w:left w:val="none" w:sz="0" w:space="0" w:color="auto"/>
            <w:bottom w:val="none" w:sz="0" w:space="0" w:color="auto"/>
            <w:right w:val="none" w:sz="0" w:space="0" w:color="auto"/>
          </w:divBdr>
        </w:div>
        <w:div w:id="1280186365">
          <w:marLeft w:val="480"/>
          <w:marRight w:val="0"/>
          <w:marTop w:val="0"/>
          <w:marBottom w:val="0"/>
          <w:divBdr>
            <w:top w:val="none" w:sz="0" w:space="0" w:color="auto"/>
            <w:left w:val="none" w:sz="0" w:space="0" w:color="auto"/>
            <w:bottom w:val="none" w:sz="0" w:space="0" w:color="auto"/>
            <w:right w:val="none" w:sz="0" w:space="0" w:color="auto"/>
          </w:divBdr>
        </w:div>
        <w:div w:id="1443261450">
          <w:marLeft w:val="480"/>
          <w:marRight w:val="0"/>
          <w:marTop w:val="0"/>
          <w:marBottom w:val="0"/>
          <w:divBdr>
            <w:top w:val="none" w:sz="0" w:space="0" w:color="auto"/>
            <w:left w:val="none" w:sz="0" w:space="0" w:color="auto"/>
            <w:bottom w:val="none" w:sz="0" w:space="0" w:color="auto"/>
            <w:right w:val="none" w:sz="0" w:space="0" w:color="auto"/>
          </w:divBdr>
        </w:div>
        <w:div w:id="1462844909">
          <w:marLeft w:val="480"/>
          <w:marRight w:val="0"/>
          <w:marTop w:val="0"/>
          <w:marBottom w:val="0"/>
          <w:divBdr>
            <w:top w:val="none" w:sz="0" w:space="0" w:color="auto"/>
            <w:left w:val="none" w:sz="0" w:space="0" w:color="auto"/>
            <w:bottom w:val="none" w:sz="0" w:space="0" w:color="auto"/>
            <w:right w:val="none" w:sz="0" w:space="0" w:color="auto"/>
          </w:divBdr>
        </w:div>
        <w:div w:id="1519155153">
          <w:marLeft w:val="480"/>
          <w:marRight w:val="0"/>
          <w:marTop w:val="0"/>
          <w:marBottom w:val="0"/>
          <w:divBdr>
            <w:top w:val="none" w:sz="0" w:space="0" w:color="auto"/>
            <w:left w:val="none" w:sz="0" w:space="0" w:color="auto"/>
            <w:bottom w:val="none" w:sz="0" w:space="0" w:color="auto"/>
            <w:right w:val="none" w:sz="0" w:space="0" w:color="auto"/>
          </w:divBdr>
        </w:div>
        <w:div w:id="1545603629">
          <w:marLeft w:val="480"/>
          <w:marRight w:val="0"/>
          <w:marTop w:val="0"/>
          <w:marBottom w:val="0"/>
          <w:divBdr>
            <w:top w:val="none" w:sz="0" w:space="0" w:color="auto"/>
            <w:left w:val="none" w:sz="0" w:space="0" w:color="auto"/>
            <w:bottom w:val="none" w:sz="0" w:space="0" w:color="auto"/>
            <w:right w:val="none" w:sz="0" w:space="0" w:color="auto"/>
          </w:divBdr>
        </w:div>
        <w:div w:id="1550340709">
          <w:marLeft w:val="480"/>
          <w:marRight w:val="0"/>
          <w:marTop w:val="0"/>
          <w:marBottom w:val="0"/>
          <w:divBdr>
            <w:top w:val="none" w:sz="0" w:space="0" w:color="auto"/>
            <w:left w:val="none" w:sz="0" w:space="0" w:color="auto"/>
            <w:bottom w:val="none" w:sz="0" w:space="0" w:color="auto"/>
            <w:right w:val="none" w:sz="0" w:space="0" w:color="auto"/>
          </w:divBdr>
        </w:div>
        <w:div w:id="1649823760">
          <w:marLeft w:val="480"/>
          <w:marRight w:val="0"/>
          <w:marTop w:val="0"/>
          <w:marBottom w:val="0"/>
          <w:divBdr>
            <w:top w:val="none" w:sz="0" w:space="0" w:color="auto"/>
            <w:left w:val="none" w:sz="0" w:space="0" w:color="auto"/>
            <w:bottom w:val="none" w:sz="0" w:space="0" w:color="auto"/>
            <w:right w:val="none" w:sz="0" w:space="0" w:color="auto"/>
          </w:divBdr>
        </w:div>
        <w:div w:id="1667778333">
          <w:marLeft w:val="480"/>
          <w:marRight w:val="0"/>
          <w:marTop w:val="0"/>
          <w:marBottom w:val="0"/>
          <w:divBdr>
            <w:top w:val="none" w:sz="0" w:space="0" w:color="auto"/>
            <w:left w:val="none" w:sz="0" w:space="0" w:color="auto"/>
            <w:bottom w:val="none" w:sz="0" w:space="0" w:color="auto"/>
            <w:right w:val="none" w:sz="0" w:space="0" w:color="auto"/>
          </w:divBdr>
        </w:div>
        <w:div w:id="2111705015">
          <w:marLeft w:val="480"/>
          <w:marRight w:val="0"/>
          <w:marTop w:val="0"/>
          <w:marBottom w:val="0"/>
          <w:divBdr>
            <w:top w:val="none" w:sz="0" w:space="0" w:color="auto"/>
            <w:left w:val="none" w:sz="0" w:space="0" w:color="auto"/>
            <w:bottom w:val="none" w:sz="0" w:space="0" w:color="auto"/>
            <w:right w:val="none" w:sz="0" w:space="0" w:color="auto"/>
          </w:divBdr>
        </w:div>
        <w:div w:id="2147311604">
          <w:marLeft w:val="480"/>
          <w:marRight w:val="0"/>
          <w:marTop w:val="0"/>
          <w:marBottom w:val="0"/>
          <w:divBdr>
            <w:top w:val="none" w:sz="0" w:space="0" w:color="auto"/>
            <w:left w:val="none" w:sz="0" w:space="0" w:color="auto"/>
            <w:bottom w:val="none" w:sz="0" w:space="0" w:color="auto"/>
            <w:right w:val="none" w:sz="0" w:space="0" w:color="auto"/>
          </w:divBdr>
        </w:div>
      </w:divsChild>
    </w:div>
    <w:div w:id="877013390">
      <w:bodyDiv w:val="1"/>
      <w:marLeft w:val="0"/>
      <w:marRight w:val="0"/>
      <w:marTop w:val="0"/>
      <w:marBottom w:val="0"/>
      <w:divBdr>
        <w:top w:val="none" w:sz="0" w:space="0" w:color="auto"/>
        <w:left w:val="none" w:sz="0" w:space="0" w:color="auto"/>
        <w:bottom w:val="none" w:sz="0" w:space="0" w:color="auto"/>
        <w:right w:val="none" w:sz="0" w:space="0" w:color="auto"/>
      </w:divBdr>
    </w:div>
    <w:div w:id="877278750">
      <w:bodyDiv w:val="1"/>
      <w:marLeft w:val="0"/>
      <w:marRight w:val="0"/>
      <w:marTop w:val="0"/>
      <w:marBottom w:val="0"/>
      <w:divBdr>
        <w:top w:val="none" w:sz="0" w:space="0" w:color="auto"/>
        <w:left w:val="none" w:sz="0" w:space="0" w:color="auto"/>
        <w:bottom w:val="none" w:sz="0" w:space="0" w:color="auto"/>
        <w:right w:val="none" w:sz="0" w:space="0" w:color="auto"/>
      </w:divBdr>
    </w:div>
    <w:div w:id="877468681">
      <w:marLeft w:val="640"/>
      <w:marRight w:val="0"/>
      <w:marTop w:val="0"/>
      <w:marBottom w:val="0"/>
      <w:divBdr>
        <w:top w:val="none" w:sz="0" w:space="0" w:color="auto"/>
        <w:left w:val="none" w:sz="0" w:space="0" w:color="auto"/>
        <w:bottom w:val="none" w:sz="0" w:space="0" w:color="auto"/>
        <w:right w:val="none" w:sz="0" w:space="0" w:color="auto"/>
      </w:divBdr>
    </w:div>
    <w:div w:id="877663436">
      <w:marLeft w:val="480"/>
      <w:marRight w:val="0"/>
      <w:marTop w:val="0"/>
      <w:marBottom w:val="0"/>
      <w:divBdr>
        <w:top w:val="none" w:sz="0" w:space="0" w:color="auto"/>
        <w:left w:val="none" w:sz="0" w:space="0" w:color="auto"/>
        <w:bottom w:val="none" w:sz="0" w:space="0" w:color="auto"/>
        <w:right w:val="none" w:sz="0" w:space="0" w:color="auto"/>
      </w:divBdr>
    </w:div>
    <w:div w:id="877668582">
      <w:marLeft w:val="480"/>
      <w:marRight w:val="0"/>
      <w:marTop w:val="0"/>
      <w:marBottom w:val="0"/>
      <w:divBdr>
        <w:top w:val="none" w:sz="0" w:space="0" w:color="auto"/>
        <w:left w:val="none" w:sz="0" w:space="0" w:color="auto"/>
        <w:bottom w:val="none" w:sz="0" w:space="0" w:color="auto"/>
        <w:right w:val="none" w:sz="0" w:space="0" w:color="auto"/>
      </w:divBdr>
    </w:div>
    <w:div w:id="877817925">
      <w:marLeft w:val="480"/>
      <w:marRight w:val="0"/>
      <w:marTop w:val="0"/>
      <w:marBottom w:val="0"/>
      <w:divBdr>
        <w:top w:val="none" w:sz="0" w:space="0" w:color="auto"/>
        <w:left w:val="none" w:sz="0" w:space="0" w:color="auto"/>
        <w:bottom w:val="none" w:sz="0" w:space="0" w:color="auto"/>
        <w:right w:val="none" w:sz="0" w:space="0" w:color="auto"/>
      </w:divBdr>
    </w:div>
    <w:div w:id="877930504">
      <w:marLeft w:val="480"/>
      <w:marRight w:val="0"/>
      <w:marTop w:val="0"/>
      <w:marBottom w:val="0"/>
      <w:divBdr>
        <w:top w:val="none" w:sz="0" w:space="0" w:color="auto"/>
        <w:left w:val="none" w:sz="0" w:space="0" w:color="auto"/>
        <w:bottom w:val="none" w:sz="0" w:space="0" w:color="auto"/>
        <w:right w:val="none" w:sz="0" w:space="0" w:color="auto"/>
      </w:divBdr>
    </w:div>
    <w:div w:id="880674224">
      <w:marLeft w:val="480"/>
      <w:marRight w:val="0"/>
      <w:marTop w:val="0"/>
      <w:marBottom w:val="0"/>
      <w:divBdr>
        <w:top w:val="none" w:sz="0" w:space="0" w:color="auto"/>
        <w:left w:val="none" w:sz="0" w:space="0" w:color="auto"/>
        <w:bottom w:val="none" w:sz="0" w:space="0" w:color="auto"/>
        <w:right w:val="none" w:sz="0" w:space="0" w:color="auto"/>
      </w:divBdr>
    </w:div>
    <w:div w:id="881358175">
      <w:marLeft w:val="480"/>
      <w:marRight w:val="0"/>
      <w:marTop w:val="0"/>
      <w:marBottom w:val="0"/>
      <w:divBdr>
        <w:top w:val="none" w:sz="0" w:space="0" w:color="auto"/>
        <w:left w:val="none" w:sz="0" w:space="0" w:color="auto"/>
        <w:bottom w:val="none" w:sz="0" w:space="0" w:color="auto"/>
        <w:right w:val="none" w:sz="0" w:space="0" w:color="auto"/>
      </w:divBdr>
    </w:div>
    <w:div w:id="882905995">
      <w:bodyDiv w:val="1"/>
      <w:marLeft w:val="0"/>
      <w:marRight w:val="0"/>
      <w:marTop w:val="0"/>
      <w:marBottom w:val="0"/>
      <w:divBdr>
        <w:top w:val="none" w:sz="0" w:space="0" w:color="auto"/>
        <w:left w:val="none" w:sz="0" w:space="0" w:color="auto"/>
        <w:bottom w:val="none" w:sz="0" w:space="0" w:color="auto"/>
        <w:right w:val="none" w:sz="0" w:space="0" w:color="auto"/>
      </w:divBdr>
      <w:divsChild>
        <w:div w:id="358900550">
          <w:marLeft w:val="640"/>
          <w:marRight w:val="0"/>
          <w:marTop w:val="0"/>
          <w:marBottom w:val="0"/>
          <w:divBdr>
            <w:top w:val="none" w:sz="0" w:space="0" w:color="auto"/>
            <w:left w:val="none" w:sz="0" w:space="0" w:color="auto"/>
            <w:bottom w:val="none" w:sz="0" w:space="0" w:color="auto"/>
            <w:right w:val="none" w:sz="0" w:space="0" w:color="auto"/>
          </w:divBdr>
        </w:div>
        <w:div w:id="1480266578">
          <w:marLeft w:val="640"/>
          <w:marRight w:val="0"/>
          <w:marTop w:val="0"/>
          <w:marBottom w:val="0"/>
          <w:divBdr>
            <w:top w:val="none" w:sz="0" w:space="0" w:color="auto"/>
            <w:left w:val="none" w:sz="0" w:space="0" w:color="auto"/>
            <w:bottom w:val="none" w:sz="0" w:space="0" w:color="auto"/>
            <w:right w:val="none" w:sz="0" w:space="0" w:color="auto"/>
          </w:divBdr>
        </w:div>
        <w:div w:id="795610990">
          <w:marLeft w:val="640"/>
          <w:marRight w:val="0"/>
          <w:marTop w:val="0"/>
          <w:marBottom w:val="0"/>
          <w:divBdr>
            <w:top w:val="none" w:sz="0" w:space="0" w:color="auto"/>
            <w:left w:val="none" w:sz="0" w:space="0" w:color="auto"/>
            <w:bottom w:val="none" w:sz="0" w:space="0" w:color="auto"/>
            <w:right w:val="none" w:sz="0" w:space="0" w:color="auto"/>
          </w:divBdr>
        </w:div>
        <w:div w:id="768083332">
          <w:marLeft w:val="640"/>
          <w:marRight w:val="0"/>
          <w:marTop w:val="0"/>
          <w:marBottom w:val="0"/>
          <w:divBdr>
            <w:top w:val="none" w:sz="0" w:space="0" w:color="auto"/>
            <w:left w:val="none" w:sz="0" w:space="0" w:color="auto"/>
            <w:bottom w:val="none" w:sz="0" w:space="0" w:color="auto"/>
            <w:right w:val="none" w:sz="0" w:space="0" w:color="auto"/>
          </w:divBdr>
        </w:div>
        <w:div w:id="2004619969">
          <w:marLeft w:val="640"/>
          <w:marRight w:val="0"/>
          <w:marTop w:val="0"/>
          <w:marBottom w:val="0"/>
          <w:divBdr>
            <w:top w:val="none" w:sz="0" w:space="0" w:color="auto"/>
            <w:left w:val="none" w:sz="0" w:space="0" w:color="auto"/>
            <w:bottom w:val="none" w:sz="0" w:space="0" w:color="auto"/>
            <w:right w:val="none" w:sz="0" w:space="0" w:color="auto"/>
          </w:divBdr>
        </w:div>
        <w:div w:id="1439058200">
          <w:marLeft w:val="640"/>
          <w:marRight w:val="0"/>
          <w:marTop w:val="0"/>
          <w:marBottom w:val="0"/>
          <w:divBdr>
            <w:top w:val="none" w:sz="0" w:space="0" w:color="auto"/>
            <w:left w:val="none" w:sz="0" w:space="0" w:color="auto"/>
            <w:bottom w:val="none" w:sz="0" w:space="0" w:color="auto"/>
            <w:right w:val="none" w:sz="0" w:space="0" w:color="auto"/>
          </w:divBdr>
        </w:div>
        <w:div w:id="1613125413">
          <w:marLeft w:val="640"/>
          <w:marRight w:val="0"/>
          <w:marTop w:val="0"/>
          <w:marBottom w:val="0"/>
          <w:divBdr>
            <w:top w:val="none" w:sz="0" w:space="0" w:color="auto"/>
            <w:left w:val="none" w:sz="0" w:space="0" w:color="auto"/>
            <w:bottom w:val="none" w:sz="0" w:space="0" w:color="auto"/>
            <w:right w:val="none" w:sz="0" w:space="0" w:color="auto"/>
          </w:divBdr>
        </w:div>
        <w:div w:id="1191727879">
          <w:marLeft w:val="640"/>
          <w:marRight w:val="0"/>
          <w:marTop w:val="0"/>
          <w:marBottom w:val="0"/>
          <w:divBdr>
            <w:top w:val="none" w:sz="0" w:space="0" w:color="auto"/>
            <w:left w:val="none" w:sz="0" w:space="0" w:color="auto"/>
            <w:bottom w:val="none" w:sz="0" w:space="0" w:color="auto"/>
            <w:right w:val="none" w:sz="0" w:space="0" w:color="auto"/>
          </w:divBdr>
        </w:div>
        <w:div w:id="457142142">
          <w:marLeft w:val="640"/>
          <w:marRight w:val="0"/>
          <w:marTop w:val="0"/>
          <w:marBottom w:val="0"/>
          <w:divBdr>
            <w:top w:val="none" w:sz="0" w:space="0" w:color="auto"/>
            <w:left w:val="none" w:sz="0" w:space="0" w:color="auto"/>
            <w:bottom w:val="none" w:sz="0" w:space="0" w:color="auto"/>
            <w:right w:val="none" w:sz="0" w:space="0" w:color="auto"/>
          </w:divBdr>
        </w:div>
        <w:div w:id="1721972472">
          <w:marLeft w:val="640"/>
          <w:marRight w:val="0"/>
          <w:marTop w:val="0"/>
          <w:marBottom w:val="0"/>
          <w:divBdr>
            <w:top w:val="none" w:sz="0" w:space="0" w:color="auto"/>
            <w:left w:val="none" w:sz="0" w:space="0" w:color="auto"/>
            <w:bottom w:val="none" w:sz="0" w:space="0" w:color="auto"/>
            <w:right w:val="none" w:sz="0" w:space="0" w:color="auto"/>
          </w:divBdr>
        </w:div>
        <w:div w:id="1400864073">
          <w:marLeft w:val="640"/>
          <w:marRight w:val="0"/>
          <w:marTop w:val="0"/>
          <w:marBottom w:val="0"/>
          <w:divBdr>
            <w:top w:val="none" w:sz="0" w:space="0" w:color="auto"/>
            <w:left w:val="none" w:sz="0" w:space="0" w:color="auto"/>
            <w:bottom w:val="none" w:sz="0" w:space="0" w:color="auto"/>
            <w:right w:val="none" w:sz="0" w:space="0" w:color="auto"/>
          </w:divBdr>
        </w:div>
        <w:div w:id="452210219">
          <w:marLeft w:val="640"/>
          <w:marRight w:val="0"/>
          <w:marTop w:val="0"/>
          <w:marBottom w:val="0"/>
          <w:divBdr>
            <w:top w:val="none" w:sz="0" w:space="0" w:color="auto"/>
            <w:left w:val="none" w:sz="0" w:space="0" w:color="auto"/>
            <w:bottom w:val="none" w:sz="0" w:space="0" w:color="auto"/>
            <w:right w:val="none" w:sz="0" w:space="0" w:color="auto"/>
          </w:divBdr>
        </w:div>
        <w:div w:id="537013368">
          <w:marLeft w:val="640"/>
          <w:marRight w:val="0"/>
          <w:marTop w:val="0"/>
          <w:marBottom w:val="0"/>
          <w:divBdr>
            <w:top w:val="none" w:sz="0" w:space="0" w:color="auto"/>
            <w:left w:val="none" w:sz="0" w:space="0" w:color="auto"/>
            <w:bottom w:val="none" w:sz="0" w:space="0" w:color="auto"/>
            <w:right w:val="none" w:sz="0" w:space="0" w:color="auto"/>
          </w:divBdr>
        </w:div>
        <w:div w:id="1308896630">
          <w:marLeft w:val="640"/>
          <w:marRight w:val="0"/>
          <w:marTop w:val="0"/>
          <w:marBottom w:val="0"/>
          <w:divBdr>
            <w:top w:val="none" w:sz="0" w:space="0" w:color="auto"/>
            <w:left w:val="none" w:sz="0" w:space="0" w:color="auto"/>
            <w:bottom w:val="none" w:sz="0" w:space="0" w:color="auto"/>
            <w:right w:val="none" w:sz="0" w:space="0" w:color="auto"/>
          </w:divBdr>
        </w:div>
        <w:div w:id="1312444537">
          <w:marLeft w:val="640"/>
          <w:marRight w:val="0"/>
          <w:marTop w:val="0"/>
          <w:marBottom w:val="0"/>
          <w:divBdr>
            <w:top w:val="none" w:sz="0" w:space="0" w:color="auto"/>
            <w:left w:val="none" w:sz="0" w:space="0" w:color="auto"/>
            <w:bottom w:val="none" w:sz="0" w:space="0" w:color="auto"/>
            <w:right w:val="none" w:sz="0" w:space="0" w:color="auto"/>
          </w:divBdr>
        </w:div>
        <w:div w:id="185676318">
          <w:marLeft w:val="640"/>
          <w:marRight w:val="0"/>
          <w:marTop w:val="0"/>
          <w:marBottom w:val="0"/>
          <w:divBdr>
            <w:top w:val="none" w:sz="0" w:space="0" w:color="auto"/>
            <w:left w:val="none" w:sz="0" w:space="0" w:color="auto"/>
            <w:bottom w:val="none" w:sz="0" w:space="0" w:color="auto"/>
            <w:right w:val="none" w:sz="0" w:space="0" w:color="auto"/>
          </w:divBdr>
        </w:div>
        <w:div w:id="73553880">
          <w:marLeft w:val="640"/>
          <w:marRight w:val="0"/>
          <w:marTop w:val="0"/>
          <w:marBottom w:val="0"/>
          <w:divBdr>
            <w:top w:val="none" w:sz="0" w:space="0" w:color="auto"/>
            <w:left w:val="none" w:sz="0" w:space="0" w:color="auto"/>
            <w:bottom w:val="none" w:sz="0" w:space="0" w:color="auto"/>
            <w:right w:val="none" w:sz="0" w:space="0" w:color="auto"/>
          </w:divBdr>
        </w:div>
        <w:div w:id="2051957836">
          <w:marLeft w:val="640"/>
          <w:marRight w:val="0"/>
          <w:marTop w:val="0"/>
          <w:marBottom w:val="0"/>
          <w:divBdr>
            <w:top w:val="none" w:sz="0" w:space="0" w:color="auto"/>
            <w:left w:val="none" w:sz="0" w:space="0" w:color="auto"/>
            <w:bottom w:val="none" w:sz="0" w:space="0" w:color="auto"/>
            <w:right w:val="none" w:sz="0" w:space="0" w:color="auto"/>
          </w:divBdr>
        </w:div>
        <w:div w:id="811404214">
          <w:marLeft w:val="640"/>
          <w:marRight w:val="0"/>
          <w:marTop w:val="0"/>
          <w:marBottom w:val="0"/>
          <w:divBdr>
            <w:top w:val="none" w:sz="0" w:space="0" w:color="auto"/>
            <w:left w:val="none" w:sz="0" w:space="0" w:color="auto"/>
            <w:bottom w:val="none" w:sz="0" w:space="0" w:color="auto"/>
            <w:right w:val="none" w:sz="0" w:space="0" w:color="auto"/>
          </w:divBdr>
        </w:div>
        <w:div w:id="2113359694">
          <w:marLeft w:val="640"/>
          <w:marRight w:val="0"/>
          <w:marTop w:val="0"/>
          <w:marBottom w:val="0"/>
          <w:divBdr>
            <w:top w:val="none" w:sz="0" w:space="0" w:color="auto"/>
            <w:left w:val="none" w:sz="0" w:space="0" w:color="auto"/>
            <w:bottom w:val="none" w:sz="0" w:space="0" w:color="auto"/>
            <w:right w:val="none" w:sz="0" w:space="0" w:color="auto"/>
          </w:divBdr>
        </w:div>
        <w:div w:id="2070372309">
          <w:marLeft w:val="640"/>
          <w:marRight w:val="0"/>
          <w:marTop w:val="0"/>
          <w:marBottom w:val="0"/>
          <w:divBdr>
            <w:top w:val="none" w:sz="0" w:space="0" w:color="auto"/>
            <w:left w:val="none" w:sz="0" w:space="0" w:color="auto"/>
            <w:bottom w:val="none" w:sz="0" w:space="0" w:color="auto"/>
            <w:right w:val="none" w:sz="0" w:space="0" w:color="auto"/>
          </w:divBdr>
        </w:div>
        <w:div w:id="597176479">
          <w:marLeft w:val="640"/>
          <w:marRight w:val="0"/>
          <w:marTop w:val="0"/>
          <w:marBottom w:val="0"/>
          <w:divBdr>
            <w:top w:val="none" w:sz="0" w:space="0" w:color="auto"/>
            <w:left w:val="none" w:sz="0" w:space="0" w:color="auto"/>
            <w:bottom w:val="none" w:sz="0" w:space="0" w:color="auto"/>
            <w:right w:val="none" w:sz="0" w:space="0" w:color="auto"/>
          </w:divBdr>
        </w:div>
        <w:div w:id="810444963">
          <w:marLeft w:val="640"/>
          <w:marRight w:val="0"/>
          <w:marTop w:val="0"/>
          <w:marBottom w:val="0"/>
          <w:divBdr>
            <w:top w:val="none" w:sz="0" w:space="0" w:color="auto"/>
            <w:left w:val="none" w:sz="0" w:space="0" w:color="auto"/>
            <w:bottom w:val="none" w:sz="0" w:space="0" w:color="auto"/>
            <w:right w:val="none" w:sz="0" w:space="0" w:color="auto"/>
          </w:divBdr>
        </w:div>
        <w:div w:id="2057896161">
          <w:marLeft w:val="640"/>
          <w:marRight w:val="0"/>
          <w:marTop w:val="0"/>
          <w:marBottom w:val="0"/>
          <w:divBdr>
            <w:top w:val="none" w:sz="0" w:space="0" w:color="auto"/>
            <w:left w:val="none" w:sz="0" w:space="0" w:color="auto"/>
            <w:bottom w:val="none" w:sz="0" w:space="0" w:color="auto"/>
            <w:right w:val="none" w:sz="0" w:space="0" w:color="auto"/>
          </w:divBdr>
        </w:div>
        <w:div w:id="1665166026">
          <w:marLeft w:val="640"/>
          <w:marRight w:val="0"/>
          <w:marTop w:val="0"/>
          <w:marBottom w:val="0"/>
          <w:divBdr>
            <w:top w:val="none" w:sz="0" w:space="0" w:color="auto"/>
            <w:left w:val="none" w:sz="0" w:space="0" w:color="auto"/>
            <w:bottom w:val="none" w:sz="0" w:space="0" w:color="auto"/>
            <w:right w:val="none" w:sz="0" w:space="0" w:color="auto"/>
          </w:divBdr>
        </w:div>
        <w:div w:id="1629580534">
          <w:marLeft w:val="640"/>
          <w:marRight w:val="0"/>
          <w:marTop w:val="0"/>
          <w:marBottom w:val="0"/>
          <w:divBdr>
            <w:top w:val="none" w:sz="0" w:space="0" w:color="auto"/>
            <w:left w:val="none" w:sz="0" w:space="0" w:color="auto"/>
            <w:bottom w:val="none" w:sz="0" w:space="0" w:color="auto"/>
            <w:right w:val="none" w:sz="0" w:space="0" w:color="auto"/>
          </w:divBdr>
        </w:div>
        <w:div w:id="1009454284">
          <w:marLeft w:val="640"/>
          <w:marRight w:val="0"/>
          <w:marTop w:val="0"/>
          <w:marBottom w:val="0"/>
          <w:divBdr>
            <w:top w:val="none" w:sz="0" w:space="0" w:color="auto"/>
            <w:left w:val="none" w:sz="0" w:space="0" w:color="auto"/>
            <w:bottom w:val="none" w:sz="0" w:space="0" w:color="auto"/>
            <w:right w:val="none" w:sz="0" w:space="0" w:color="auto"/>
          </w:divBdr>
        </w:div>
        <w:div w:id="1189444128">
          <w:marLeft w:val="640"/>
          <w:marRight w:val="0"/>
          <w:marTop w:val="0"/>
          <w:marBottom w:val="0"/>
          <w:divBdr>
            <w:top w:val="none" w:sz="0" w:space="0" w:color="auto"/>
            <w:left w:val="none" w:sz="0" w:space="0" w:color="auto"/>
            <w:bottom w:val="none" w:sz="0" w:space="0" w:color="auto"/>
            <w:right w:val="none" w:sz="0" w:space="0" w:color="auto"/>
          </w:divBdr>
        </w:div>
        <w:div w:id="1645701887">
          <w:marLeft w:val="640"/>
          <w:marRight w:val="0"/>
          <w:marTop w:val="0"/>
          <w:marBottom w:val="0"/>
          <w:divBdr>
            <w:top w:val="none" w:sz="0" w:space="0" w:color="auto"/>
            <w:left w:val="none" w:sz="0" w:space="0" w:color="auto"/>
            <w:bottom w:val="none" w:sz="0" w:space="0" w:color="auto"/>
            <w:right w:val="none" w:sz="0" w:space="0" w:color="auto"/>
          </w:divBdr>
        </w:div>
        <w:div w:id="983268128">
          <w:marLeft w:val="640"/>
          <w:marRight w:val="0"/>
          <w:marTop w:val="0"/>
          <w:marBottom w:val="0"/>
          <w:divBdr>
            <w:top w:val="none" w:sz="0" w:space="0" w:color="auto"/>
            <w:left w:val="none" w:sz="0" w:space="0" w:color="auto"/>
            <w:bottom w:val="none" w:sz="0" w:space="0" w:color="auto"/>
            <w:right w:val="none" w:sz="0" w:space="0" w:color="auto"/>
          </w:divBdr>
        </w:div>
        <w:div w:id="906038530">
          <w:marLeft w:val="640"/>
          <w:marRight w:val="0"/>
          <w:marTop w:val="0"/>
          <w:marBottom w:val="0"/>
          <w:divBdr>
            <w:top w:val="none" w:sz="0" w:space="0" w:color="auto"/>
            <w:left w:val="none" w:sz="0" w:space="0" w:color="auto"/>
            <w:bottom w:val="none" w:sz="0" w:space="0" w:color="auto"/>
            <w:right w:val="none" w:sz="0" w:space="0" w:color="auto"/>
          </w:divBdr>
        </w:div>
        <w:div w:id="1893039311">
          <w:marLeft w:val="640"/>
          <w:marRight w:val="0"/>
          <w:marTop w:val="0"/>
          <w:marBottom w:val="0"/>
          <w:divBdr>
            <w:top w:val="none" w:sz="0" w:space="0" w:color="auto"/>
            <w:left w:val="none" w:sz="0" w:space="0" w:color="auto"/>
            <w:bottom w:val="none" w:sz="0" w:space="0" w:color="auto"/>
            <w:right w:val="none" w:sz="0" w:space="0" w:color="auto"/>
          </w:divBdr>
        </w:div>
        <w:div w:id="1339235926">
          <w:marLeft w:val="640"/>
          <w:marRight w:val="0"/>
          <w:marTop w:val="0"/>
          <w:marBottom w:val="0"/>
          <w:divBdr>
            <w:top w:val="none" w:sz="0" w:space="0" w:color="auto"/>
            <w:left w:val="none" w:sz="0" w:space="0" w:color="auto"/>
            <w:bottom w:val="none" w:sz="0" w:space="0" w:color="auto"/>
            <w:right w:val="none" w:sz="0" w:space="0" w:color="auto"/>
          </w:divBdr>
        </w:div>
        <w:div w:id="1325860368">
          <w:marLeft w:val="640"/>
          <w:marRight w:val="0"/>
          <w:marTop w:val="0"/>
          <w:marBottom w:val="0"/>
          <w:divBdr>
            <w:top w:val="none" w:sz="0" w:space="0" w:color="auto"/>
            <w:left w:val="none" w:sz="0" w:space="0" w:color="auto"/>
            <w:bottom w:val="none" w:sz="0" w:space="0" w:color="auto"/>
            <w:right w:val="none" w:sz="0" w:space="0" w:color="auto"/>
          </w:divBdr>
        </w:div>
        <w:div w:id="1816872383">
          <w:marLeft w:val="640"/>
          <w:marRight w:val="0"/>
          <w:marTop w:val="0"/>
          <w:marBottom w:val="0"/>
          <w:divBdr>
            <w:top w:val="none" w:sz="0" w:space="0" w:color="auto"/>
            <w:left w:val="none" w:sz="0" w:space="0" w:color="auto"/>
            <w:bottom w:val="none" w:sz="0" w:space="0" w:color="auto"/>
            <w:right w:val="none" w:sz="0" w:space="0" w:color="auto"/>
          </w:divBdr>
        </w:div>
        <w:div w:id="744767645">
          <w:marLeft w:val="640"/>
          <w:marRight w:val="0"/>
          <w:marTop w:val="0"/>
          <w:marBottom w:val="0"/>
          <w:divBdr>
            <w:top w:val="none" w:sz="0" w:space="0" w:color="auto"/>
            <w:left w:val="none" w:sz="0" w:space="0" w:color="auto"/>
            <w:bottom w:val="none" w:sz="0" w:space="0" w:color="auto"/>
            <w:right w:val="none" w:sz="0" w:space="0" w:color="auto"/>
          </w:divBdr>
        </w:div>
        <w:div w:id="1884560820">
          <w:marLeft w:val="640"/>
          <w:marRight w:val="0"/>
          <w:marTop w:val="0"/>
          <w:marBottom w:val="0"/>
          <w:divBdr>
            <w:top w:val="none" w:sz="0" w:space="0" w:color="auto"/>
            <w:left w:val="none" w:sz="0" w:space="0" w:color="auto"/>
            <w:bottom w:val="none" w:sz="0" w:space="0" w:color="auto"/>
            <w:right w:val="none" w:sz="0" w:space="0" w:color="auto"/>
          </w:divBdr>
        </w:div>
        <w:div w:id="1222525161">
          <w:marLeft w:val="640"/>
          <w:marRight w:val="0"/>
          <w:marTop w:val="0"/>
          <w:marBottom w:val="0"/>
          <w:divBdr>
            <w:top w:val="none" w:sz="0" w:space="0" w:color="auto"/>
            <w:left w:val="none" w:sz="0" w:space="0" w:color="auto"/>
            <w:bottom w:val="none" w:sz="0" w:space="0" w:color="auto"/>
            <w:right w:val="none" w:sz="0" w:space="0" w:color="auto"/>
          </w:divBdr>
        </w:div>
        <w:div w:id="610553197">
          <w:marLeft w:val="640"/>
          <w:marRight w:val="0"/>
          <w:marTop w:val="0"/>
          <w:marBottom w:val="0"/>
          <w:divBdr>
            <w:top w:val="none" w:sz="0" w:space="0" w:color="auto"/>
            <w:left w:val="none" w:sz="0" w:space="0" w:color="auto"/>
            <w:bottom w:val="none" w:sz="0" w:space="0" w:color="auto"/>
            <w:right w:val="none" w:sz="0" w:space="0" w:color="auto"/>
          </w:divBdr>
        </w:div>
        <w:div w:id="726687079">
          <w:marLeft w:val="640"/>
          <w:marRight w:val="0"/>
          <w:marTop w:val="0"/>
          <w:marBottom w:val="0"/>
          <w:divBdr>
            <w:top w:val="none" w:sz="0" w:space="0" w:color="auto"/>
            <w:left w:val="none" w:sz="0" w:space="0" w:color="auto"/>
            <w:bottom w:val="none" w:sz="0" w:space="0" w:color="auto"/>
            <w:right w:val="none" w:sz="0" w:space="0" w:color="auto"/>
          </w:divBdr>
        </w:div>
        <w:div w:id="627780129">
          <w:marLeft w:val="640"/>
          <w:marRight w:val="0"/>
          <w:marTop w:val="0"/>
          <w:marBottom w:val="0"/>
          <w:divBdr>
            <w:top w:val="none" w:sz="0" w:space="0" w:color="auto"/>
            <w:left w:val="none" w:sz="0" w:space="0" w:color="auto"/>
            <w:bottom w:val="none" w:sz="0" w:space="0" w:color="auto"/>
            <w:right w:val="none" w:sz="0" w:space="0" w:color="auto"/>
          </w:divBdr>
        </w:div>
        <w:div w:id="1017973454">
          <w:marLeft w:val="640"/>
          <w:marRight w:val="0"/>
          <w:marTop w:val="0"/>
          <w:marBottom w:val="0"/>
          <w:divBdr>
            <w:top w:val="none" w:sz="0" w:space="0" w:color="auto"/>
            <w:left w:val="none" w:sz="0" w:space="0" w:color="auto"/>
            <w:bottom w:val="none" w:sz="0" w:space="0" w:color="auto"/>
            <w:right w:val="none" w:sz="0" w:space="0" w:color="auto"/>
          </w:divBdr>
        </w:div>
        <w:div w:id="539636279">
          <w:marLeft w:val="640"/>
          <w:marRight w:val="0"/>
          <w:marTop w:val="0"/>
          <w:marBottom w:val="0"/>
          <w:divBdr>
            <w:top w:val="none" w:sz="0" w:space="0" w:color="auto"/>
            <w:left w:val="none" w:sz="0" w:space="0" w:color="auto"/>
            <w:bottom w:val="none" w:sz="0" w:space="0" w:color="auto"/>
            <w:right w:val="none" w:sz="0" w:space="0" w:color="auto"/>
          </w:divBdr>
        </w:div>
        <w:div w:id="404886336">
          <w:marLeft w:val="640"/>
          <w:marRight w:val="0"/>
          <w:marTop w:val="0"/>
          <w:marBottom w:val="0"/>
          <w:divBdr>
            <w:top w:val="none" w:sz="0" w:space="0" w:color="auto"/>
            <w:left w:val="none" w:sz="0" w:space="0" w:color="auto"/>
            <w:bottom w:val="none" w:sz="0" w:space="0" w:color="auto"/>
            <w:right w:val="none" w:sz="0" w:space="0" w:color="auto"/>
          </w:divBdr>
        </w:div>
        <w:div w:id="1251084310">
          <w:marLeft w:val="640"/>
          <w:marRight w:val="0"/>
          <w:marTop w:val="0"/>
          <w:marBottom w:val="0"/>
          <w:divBdr>
            <w:top w:val="none" w:sz="0" w:space="0" w:color="auto"/>
            <w:left w:val="none" w:sz="0" w:space="0" w:color="auto"/>
            <w:bottom w:val="none" w:sz="0" w:space="0" w:color="auto"/>
            <w:right w:val="none" w:sz="0" w:space="0" w:color="auto"/>
          </w:divBdr>
        </w:div>
        <w:div w:id="979654252">
          <w:marLeft w:val="640"/>
          <w:marRight w:val="0"/>
          <w:marTop w:val="0"/>
          <w:marBottom w:val="0"/>
          <w:divBdr>
            <w:top w:val="none" w:sz="0" w:space="0" w:color="auto"/>
            <w:left w:val="none" w:sz="0" w:space="0" w:color="auto"/>
            <w:bottom w:val="none" w:sz="0" w:space="0" w:color="auto"/>
            <w:right w:val="none" w:sz="0" w:space="0" w:color="auto"/>
          </w:divBdr>
        </w:div>
        <w:div w:id="511456128">
          <w:marLeft w:val="640"/>
          <w:marRight w:val="0"/>
          <w:marTop w:val="0"/>
          <w:marBottom w:val="0"/>
          <w:divBdr>
            <w:top w:val="none" w:sz="0" w:space="0" w:color="auto"/>
            <w:left w:val="none" w:sz="0" w:space="0" w:color="auto"/>
            <w:bottom w:val="none" w:sz="0" w:space="0" w:color="auto"/>
            <w:right w:val="none" w:sz="0" w:space="0" w:color="auto"/>
          </w:divBdr>
        </w:div>
        <w:div w:id="2102294370">
          <w:marLeft w:val="640"/>
          <w:marRight w:val="0"/>
          <w:marTop w:val="0"/>
          <w:marBottom w:val="0"/>
          <w:divBdr>
            <w:top w:val="none" w:sz="0" w:space="0" w:color="auto"/>
            <w:left w:val="none" w:sz="0" w:space="0" w:color="auto"/>
            <w:bottom w:val="none" w:sz="0" w:space="0" w:color="auto"/>
            <w:right w:val="none" w:sz="0" w:space="0" w:color="auto"/>
          </w:divBdr>
        </w:div>
        <w:div w:id="1037582808">
          <w:marLeft w:val="640"/>
          <w:marRight w:val="0"/>
          <w:marTop w:val="0"/>
          <w:marBottom w:val="0"/>
          <w:divBdr>
            <w:top w:val="none" w:sz="0" w:space="0" w:color="auto"/>
            <w:left w:val="none" w:sz="0" w:space="0" w:color="auto"/>
            <w:bottom w:val="none" w:sz="0" w:space="0" w:color="auto"/>
            <w:right w:val="none" w:sz="0" w:space="0" w:color="auto"/>
          </w:divBdr>
        </w:div>
        <w:div w:id="272052557">
          <w:marLeft w:val="640"/>
          <w:marRight w:val="0"/>
          <w:marTop w:val="0"/>
          <w:marBottom w:val="0"/>
          <w:divBdr>
            <w:top w:val="none" w:sz="0" w:space="0" w:color="auto"/>
            <w:left w:val="none" w:sz="0" w:space="0" w:color="auto"/>
            <w:bottom w:val="none" w:sz="0" w:space="0" w:color="auto"/>
            <w:right w:val="none" w:sz="0" w:space="0" w:color="auto"/>
          </w:divBdr>
        </w:div>
        <w:div w:id="1818180617">
          <w:marLeft w:val="640"/>
          <w:marRight w:val="0"/>
          <w:marTop w:val="0"/>
          <w:marBottom w:val="0"/>
          <w:divBdr>
            <w:top w:val="none" w:sz="0" w:space="0" w:color="auto"/>
            <w:left w:val="none" w:sz="0" w:space="0" w:color="auto"/>
            <w:bottom w:val="none" w:sz="0" w:space="0" w:color="auto"/>
            <w:right w:val="none" w:sz="0" w:space="0" w:color="auto"/>
          </w:divBdr>
        </w:div>
        <w:div w:id="1642274208">
          <w:marLeft w:val="640"/>
          <w:marRight w:val="0"/>
          <w:marTop w:val="0"/>
          <w:marBottom w:val="0"/>
          <w:divBdr>
            <w:top w:val="none" w:sz="0" w:space="0" w:color="auto"/>
            <w:left w:val="none" w:sz="0" w:space="0" w:color="auto"/>
            <w:bottom w:val="none" w:sz="0" w:space="0" w:color="auto"/>
            <w:right w:val="none" w:sz="0" w:space="0" w:color="auto"/>
          </w:divBdr>
        </w:div>
        <w:div w:id="1561939628">
          <w:marLeft w:val="640"/>
          <w:marRight w:val="0"/>
          <w:marTop w:val="0"/>
          <w:marBottom w:val="0"/>
          <w:divBdr>
            <w:top w:val="none" w:sz="0" w:space="0" w:color="auto"/>
            <w:left w:val="none" w:sz="0" w:space="0" w:color="auto"/>
            <w:bottom w:val="none" w:sz="0" w:space="0" w:color="auto"/>
            <w:right w:val="none" w:sz="0" w:space="0" w:color="auto"/>
          </w:divBdr>
        </w:div>
        <w:div w:id="50660060">
          <w:marLeft w:val="640"/>
          <w:marRight w:val="0"/>
          <w:marTop w:val="0"/>
          <w:marBottom w:val="0"/>
          <w:divBdr>
            <w:top w:val="none" w:sz="0" w:space="0" w:color="auto"/>
            <w:left w:val="none" w:sz="0" w:space="0" w:color="auto"/>
            <w:bottom w:val="none" w:sz="0" w:space="0" w:color="auto"/>
            <w:right w:val="none" w:sz="0" w:space="0" w:color="auto"/>
          </w:divBdr>
        </w:div>
        <w:div w:id="479346465">
          <w:marLeft w:val="640"/>
          <w:marRight w:val="0"/>
          <w:marTop w:val="0"/>
          <w:marBottom w:val="0"/>
          <w:divBdr>
            <w:top w:val="none" w:sz="0" w:space="0" w:color="auto"/>
            <w:left w:val="none" w:sz="0" w:space="0" w:color="auto"/>
            <w:bottom w:val="none" w:sz="0" w:space="0" w:color="auto"/>
            <w:right w:val="none" w:sz="0" w:space="0" w:color="auto"/>
          </w:divBdr>
        </w:div>
        <w:div w:id="1175725205">
          <w:marLeft w:val="640"/>
          <w:marRight w:val="0"/>
          <w:marTop w:val="0"/>
          <w:marBottom w:val="0"/>
          <w:divBdr>
            <w:top w:val="none" w:sz="0" w:space="0" w:color="auto"/>
            <w:left w:val="none" w:sz="0" w:space="0" w:color="auto"/>
            <w:bottom w:val="none" w:sz="0" w:space="0" w:color="auto"/>
            <w:right w:val="none" w:sz="0" w:space="0" w:color="auto"/>
          </w:divBdr>
        </w:div>
        <w:div w:id="1537278502">
          <w:marLeft w:val="640"/>
          <w:marRight w:val="0"/>
          <w:marTop w:val="0"/>
          <w:marBottom w:val="0"/>
          <w:divBdr>
            <w:top w:val="none" w:sz="0" w:space="0" w:color="auto"/>
            <w:left w:val="none" w:sz="0" w:space="0" w:color="auto"/>
            <w:bottom w:val="none" w:sz="0" w:space="0" w:color="auto"/>
            <w:right w:val="none" w:sz="0" w:space="0" w:color="auto"/>
          </w:divBdr>
        </w:div>
        <w:div w:id="85082662">
          <w:marLeft w:val="640"/>
          <w:marRight w:val="0"/>
          <w:marTop w:val="0"/>
          <w:marBottom w:val="0"/>
          <w:divBdr>
            <w:top w:val="none" w:sz="0" w:space="0" w:color="auto"/>
            <w:left w:val="none" w:sz="0" w:space="0" w:color="auto"/>
            <w:bottom w:val="none" w:sz="0" w:space="0" w:color="auto"/>
            <w:right w:val="none" w:sz="0" w:space="0" w:color="auto"/>
          </w:divBdr>
        </w:div>
        <w:div w:id="17509258">
          <w:marLeft w:val="640"/>
          <w:marRight w:val="0"/>
          <w:marTop w:val="0"/>
          <w:marBottom w:val="0"/>
          <w:divBdr>
            <w:top w:val="none" w:sz="0" w:space="0" w:color="auto"/>
            <w:left w:val="none" w:sz="0" w:space="0" w:color="auto"/>
            <w:bottom w:val="none" w:sz="0" w:space="0" w:color="auto"/>
            <w:right w:val="none" w:sz="0" w:space="0" w:color="auto"/>
          </w:divBdr>
        </w:div>
        <w:div w:id="1816028503">
          <w:marLeft w:val="640"/>
          <w:marRight w:val="0"/>
          <w:marTop w:val="0"/>
          <w:marBottom w:val="0"/>
          <w:divBdr>
            <w:top w:val="none" w:sz="0" w:space="0" w:color="auto"/>
            <w:left w:val="none" w:sz="0" w:space="0" w:color="auto"/>
            <w:bottom w:val="none" w:sz="0" w:space="0" w:color="auto"/>
            <w:right w:val="none" w:sz="0" w:space="0" w:color="auto"/>
          </w:divBdr>
        </w:div>
        <w:div w:id="1709794608">
          <w:marLeft w:val="640"/>
          <w:marRight w:val="0"/>
          <w:marTop w:val="0"/>
          <w:marBottom w:val="0"/>
          <w:divBdr>
            <w:top w:val="none" w:sz="0" w:space="0" w:color="auto"/>
            <w:left w:val="none" w:sz="0" w:space="0" w:color="auto"/>
            <w:bottom w:val="none" w:sz="0" w:space="0" w:color="auto"/>
            <w:right w:val="none" w:sz="0" w:space="0" w:color="auto"/>
          </w:divBdr>
        </w:div>
        <w:div w:id="898591600">
          <w:marLeft w:val="640"/>
          <w:marRight w:val="0"/>
          <w:marTop w:val="0"/>
          <w:marBottom w:val="0"/>
          <w:divBdr>
            <w:top w:val="none" w:sz="0" w:space="0" w:color="auto"/>
            <w:left w:val="none" w:sz="0" w:space="0" w:color="auto"/>
            <w:bottom w:val="none" w:sz="0" w:space="0" w:color="auto"/>
            <w:right w:val="none" w:sz="0" w:space="0" w:color="auto"/>
          </w:divBdr>
        </w:div>
        <w:div w:id="1329938172">
          <w:marLeft w:val="640"/>
          <w:marRight w:val="0"/>
          <w:marTop w:val="0"/>
          <w:marBottom w:val="0"/>
          <w:divBdr>
            <w:top w:val="none" w:sz="0" w:space="0" w:color="auto"/>
            <w:left w:val="none" w:sz="0" w:space="0" w:color="auto"/>
            <w:bottom w:val="none" w:sz="0" w:space="0" w:color="auto"/>
            <w:right w:val="none" w:sz="0" w:space="0" w:color="auto"/>
          </w:divBdr>
        </w:div>
        <w:div w:id="725762218">
          <w:marLeft w:val="640"/>
          <w:marRight w:val="0"/>
          <w:marTop w:val="0"/>
          <w:marBottom w:val="0"/>
          <w:divBdr>
            <w:top w:val="none" w:sz="0" w:space="0" w:color="auto"/>
            <w:left w:val="none" w:sz="0" w:space="0" w:color="auto"/>
            <w:bottom w:val="none" w:sz="0" w:space="0" w:color="auto"/>
            <w:right w:val="none" w:sz="0" w:space="0" w:color="auto"/>
          </w:divBdr>
        </w:div>
        <w:div w:id="732235605">
          <w:marLeft w:val="640"/>
          <w:marRight w:val="0"/>
          <w:marTop w:val="0"/>
          <w:marBottom w:val="0"/>
          <w:divBdr>
            <w:top w:val="none" w:sz="0" w:space="0" w:color="auto"/>
            <w:left w:val="none" w:sz="0" w:space="0" w:color="auto"/>
            <w:bottom w:val="none" w:sz="0" w:space="0" w:color="auto"/>
            <w:right w:val="none" w:sz="0" w:space="0" w:color="auto"/>
          </w:divBdr>
        </w:div>
        <w:div w:id="1713072883">
          <w:marLeft w:val="640"/>
          <w:marRight w:val="0"/>
          <w:marTop w:val="0"/>
          <w:marBottom w:val="0"/>
          <w:divBdr>
            <w:top w:val="none" w:sz="0" w:space="0" w:color="auto"/>
            <w:left w:val="none" w:sz="0" w:space="0" w:color="auto"/>
            <w:bottom w:val="none" w:sz="0" w:space="0" w:color="auto"/>
            <w:right w:val="none" w:sz="0" w:space="0" w:color="auto"/>
          </w:divBdr>
        </w:div>
        <w:div w:id="1918781873">
          <w:marLeft w:val="640"/>
          <w:marRight w:val="0"/>
          <w:marTop w:val="0"/>
          <w:marBottom w:val="0"/>
          <w:divBdr>
            <w:top w:val="none" w:sz="0" w:space="0" w:color="auto"/>
            <w:left w:val="none" w:sz="0" w:space="0" w:color="auto"/>
            <w:bottom w:val="none" w:sz="0" w:space="0" w:color="auto"/>
            <w:right w:val="none" w:sz="0" w:space="0" w:color="auto"/>
          </w:divBdr>
        </w:div>
        <w:div w:id="1389644412">
          <w:marLeft w:val="640"/>
          <w:marRight w:val="0"/>
          <w:marTop w:val="0"/>
          <w:marBottom w:val="0"/>
          <w:divBdr>
            <w:top w:val="none" w:sz="0" w:space="0" w:color="auto"/>
            <w:left w:val="none" w:sz="0" w:space="0" w:color="auto"/>
            <w:bottom w:val="none" w:sz="0" w:space="0" w:color="auto"/>
            <w:right w:val="none" w:sz="0" w:space="0" w:color="auto"/>
          </w:divBdr>
        </w:div>
        <w:div w:id="1469126663">
          <w:marLeft w:val="640"/>
          <w:marRight w:val="0"/>
          <w:marTop w:val="0"/>
          <w:marBottom w:val="0"/>
          <w:divBdr>
            <w:top w:val="none" w:sz="0" w:space="0" w:color="auto"/>
            <w:left w:val="none" w:sz="0" w:space="0" w:color="auto"/>
            <w:bottom w:val="none" w:sz="0" w:space="0" w:color="auto"/>
            <w:right w:val="none" w:sz="0" w:space="0" w:color="auto"/>
          </w:divBdr>
        </w:div>
        <w:div w:id="1898977008">
          <w:marLeft w:val="640"/>
          <w:marRight w:val="0"/>
          <w:marTop w:val="0"/>
          <w:marBottom w:val="0"/>
          <w:divBdr>
            <w:top w:val="none" w:sz="0" w:space="0" w:color="auto"/>
            <w:left w:val="none" w:sz="0" w:space="0" w:color="auto"/>
            <w:bottom w:val="none" w:sz="0" w:space="0" w:color="auto"/>
            <w:right w:val="none" w:sz="0" w:space="0" w:color="auto"/>
          </w:divBdr>
        </w:div>
        <w:div w:id="1520242454">
          <w:marLeft w:val="640"/>
          <w:marRight w:val="0"/>
          <w:marTop w:val="0"/>
          <w:marBottom w:val="0"/>
          <w:divBdr>
            <w:top w:val="none" w:sz="0" w:space="0" w:color="auto"/>
            <w:left w:val="none" w:sz="0" w:space="0" w:color="auto"/>
            <w:bottom w:val="none" w:sz="0" w:space="0" w:color="auto"/>
            <w:right w:val="none" w:sz="0" w:space="0" w:color="auto"/>
          </w:divBdr>
        </w:div>
        <w:div w:id="1662387319">
          <w:marLeft w:val="640"/>
          <w:marRight w:val="0"/>
          <w:marTop w:val="0"/>
          <w:marBottom w:val="0"/>
          <w:divBdr>
            <w:top w:val="none" w:sz="0" w:space="0" w:color="auto"/>
            <w:left w:val="none" w:sz="0" w:space="0" w:color="auto"/>
            <w:bottom w:val="none" w:sz="0" w:space="0" w:color="auto"/>
            <w:right w:val="none" w:sz="0" w:space="0" w:color="auto"/>
          </w:divBdr>
        </w:div>
        <w:div w:id="72557649">
          <w:marLeft w:val="640"/>
          <w:marRight w:val="0"/>
          <w:marTop w:val="0"/>
          <w:marBottom w:val="0"/>
          <w:divBdr>
            <w:top w:val="none" w:sz="0" w:space="0" w:color="auto"/>
            <w:left w:val="none" w:sz="0" w:space="0" w:color="auto"/>
            <w:bottom w:val="none" w:sz="0" w:space="0" w:color="auto"/>
            <w:right w:val="none" w:sz="0" w:space="0" w:color="auto"/>
          </w:divBdr>
        </w:div>
        <w:div w:id="2073455513">
          <w:marLeft w:val="640"/>
          <w:marRight w:val="0"/>
          <w:marTop w:val="0"/>
          <w:marBottom w:val="0"/>
          <w:divBdr>
            <w:top w:val="none" w:sz="0" w:space="0" w:color="auto"/>
            <w:left w:val="none" w:sz="0" w:space="0" w:color="auto"/>
            <w:bottom w:val="none" w:sz="0" w:space="0" w:color="auto"/>
            <w:right w:val="none" w:sz="0" w:space="0" w:color="auto"/>
          </w:divBdr>
        </w:div>
        <w:div w:id="1920409308">
          <w:marLeft w:val="640"/>
          <w:marRight w:val="0"/>
          <w:marTop w:val="0"/>
          <w:marBottom w:val="0"/>
          <w:divBdr>
            <w:top w:val="none" w:sz="0" w:space="0" w:color="auto"/>
            <w:left w:val="none" w:sz="0" w:space="0" w:color="auto"/>
            <w:bottom w:val="none" w:sz="0" w:space="0" w:color="auto"/>
            <w:right w:val="none" w:sz="0" w:space="0" w:color="auto"/>
          </w:divBdr>
        </w:div>
        <w:div w:id="1353649432">
          <w:marLeft w:val="640"/>
          <w:marRight w:val="0"/>
          <w:marTop w:val="0"/>
          <w:marBottom w:val="0"/>
          <w:divBdr>
            <w:top w:val="none" w:sz="0" w:space="0" w:color="auto"/>
            <w:left w:val="none" w:sz="0" w:space="0" w:color="auto"/>
            <w:bottom w:val="none" w:sz="0" w:space="0" w:color="auto"/>
            <w:right w:val="none" w:sz="0" w:space="0" w:color="auto"/>
          </w:divBdr>
        </w:div>
        <w:div w:id="1080104876">
          <w:marLeft w:val="640"/>
          <w:marRight w:val="0"/>
          <w:marTop w:val="0"/>
          <w:marBottom w:val="0"/>
          <w:divBdr>
            <w:top w:val="none" w:sz="0" w:space="0" w:color="auto"/>
            <w:left w:val="none" w:sz="0" w:space="0" w:color="auto"/>
            <w:bottom w:val="none" w:sz="0" w:space="0" w:color="auto"/>
            <w:right w:val="none" w:sz="0" w:space="0" w:color="auto"/>
          </w:divBdr>
        </w:div>
        <w:div w:id="1733193693">
          <w:marLeft w:val="640"/>
          <w:marRight w:val="0"/>
          <w:marTop w:val="0"/>
          <w:marBottom w:val="0"/>
          <w:divBdr>
            <w:top w:val="none" w:sz="0" w:space="0" w:color="auto"/>
            <w:left w:val="none" w:sz="0" w:space="0" w:color="auto"/>
            <w:bottom w:val="none" w:sz="0" w:space="0" w:color="auto"/>
            <w:right w:val="none" w:sz="0" w:space="0" w:color="auto"/>
          </w:divBdr>
        </w:div>
        <w:div w:id="86854207">
          <w:marLeft w:val="640"/>
          <w:marRight w:val="0"/>
          <w:marTop w:val="0"/>
          <w:marBottom w:val="0"/>
          <w:divBdr>
            <w:top w:val="none" w:sz="0" w:space="0" w:color="auto"/>
            <w:left w:val="none" w:sz="0" w:space="0" w:color="auto"/>
            <w:bottom w:val="none" w:sz="0" w:space="0" w:color="auto"/>
            <w:right w:val="none" w:sz="0" w:space="0" w:color="auto"/>
          </w:divBdr>
        </w:div>
        <w:div w:id="1486167379">
          <w:marLeft w:val="640"/>
          <w:marRight w:val="0"/>
          <w:marTop w:val="0"/>
          <w:marBottom w:val="0"/>
          <w:divBdr>
            <w:top w:val="none" w:sz="0" w:space="0" w:color="auto"/>
            <w:left w:val="none" w:sz="0" w:space="0" w:color="auto"/>
            <w:bottom w:val="none" w:sz="0" w:space="0" w:color="auto"/>
            <w:right w:val="none" w:sz="0" w:space="0" w:color="auto"/>
          </w:divBdr>
        </w:div>
        <w:div w:id="1769426109">
          <w:marLeft w:val="640"/>
          <w:marRight w:val="0"/>
          <w:marTop w:val="0"/>
          <w:marBottom w:val="0"/>
          <w:divBdr>
            <w:top w:val="none" w:sz="0" w:space="0" w:color="auto"/>
            <w:left w:val="none" w:sz="0" w:space="0" w:color="auto"/>
            <w:bottom w:val="none" w:sz="0" w:space="0" w:color="auto"/>
            <w:right w:val="none" w:sz="0" w:space="0" w:color="auto"/>
          </w:divBdr>
        </w:div>
        <w:div w:id="1647928929">
          <w:marLeft w:val="640"/>
          <w:marRight w:val="0"/>
          <w:marTop w:val="0"/>
          <w:marBottom w:val="0"/>
          <w:divBdr>
            <w:top w:val="none" w:sz="0" w:space="0" w:color="auto"/>
            <w:left w:val="none" w:sz="0" w:space="0" w:color="auto"/>
            <w:bottom w:val="none" w:sz="0" w:space="0" w:color="auto"/>
            <w:right w:val="none" w:sz="0" w:space="0" w:color="auto"/>
          </w:divBdr>
        </w:div>
        <w:div w:id="1578975305">
          <w:marLeft w:val="640"/>
          <w:marRight w:val="0"/>
          <w:marTop w:val="0"/>
          <w:marBottom w:val="0"/>
          <w:divBdr>
            <w:top w:val="none" w:sz="0" w:space="0" w:color="auto"/>
            <w:left w:val="none" w:sz="0" w:space="0" w:color="auto"/>
            <w:bottom w:val="none" w:sz="0" w:space="0" w:color="auto"/>
            <w:right w:val="none" w:sz="0" w:space="0" w:color="auto"/>
          </w:divBdr>
        </w:div>
        <w:div w:id="609438189">
          <w:marLeft w:val="640"/>
          <w:marRight w:val="0"/>
          <w:marTop w:val="0"/>
          <w:marBottom w:val="0"/>
          <w:divBdr>
            <w:top w:val="none" w:sz="0" w:space="0" w:color="auto"/>
            <w:left w:val="none" w:sz="0" w:space="0" w:color="auto"/>
            <w:bottom w:val="none" w:sz="0" w:space="0" w:color="auto"/>
            <w:right w:val="none" w:sz="0" w:space="0" w:color="auto"/>
          </w:divBdr>
        </w:div>
        <w:div w:id="1330059846">
          <w:marLeft w:val="640"/>
          <w:marRight w:val="0"/>
          <w:marTop w:val="0"/>
          <w:marBottom w:val="0"/>
          <w:divBdr>
            <w:top w:val="none" w:sz="0" w:space="0" w:color="auto"/>
            <w:left w:val="none" w:sz="0" w:space="0" w:color="auto"/>
            <w:bottom w:val="none" w:sz="0" w:space="0" w:color="auto"/>
            <w:right w:val="none" w:sz="0" w:space="0" w:color="auto"/>
          </w:divBdr>
        </w:div>
        <w:div w:id="1757094410">
          <w:marLeft w:val="640"/>
          <w:marRight w:val="0"/>
          <w:marTop w:val="0"/>
          <w:marBottom w:val="0"/>
          <w:divBdr>
            <w:top w:val="none" w:sz="0" w:space="0" w:color="auto"/>
            <w:left w:val="none" w:sz="0" w:space="0" w:color="auto"/>
            <w:bottom w:val="none" w:sz="0" w:space="0" w:color="auto"/>
            <w:right w:val="none" w:sz="0" w:space="0" w:color="auto"/>
          </w:divBdr>
        </w:div>
        <w:div w:id="1366910153">
          <w:marLeft w:val="640"/>
          <w:marRight w:val="0"/>
          <w:marTop w:val="0"/>
          <w:marBottom w:val="0"/>
          <w:divBdr>
            <w:top w:val="none" w:sz="0" w:space="0" w:color="auto"/>
            <w:left w:val="none" w:sz="0" w:space="0" w:color="auto"/>
            <w:bottom w:val="none" w:sz="0" w:space="0" w:color="auto"/>
            <w:right w:val="none" w:sz="0" w:space="0" w:color="auto"/>
          </w:divBdr>
        </w:div>
        <w:div w:id="1996371014">
          <w:marLeft w:val="640"/>
          <w:marRight w:val="0"/>
          <w:marTop w:val="0"/>
          <w:marBottom w:val="0"/>
          <w:divBdr>
            <w:top w:val="none" w:sz="0" w:space="0" w:color="auto"/>
            <w:left w:val="none" w:sz="0" w:space="0" w:color="auto"/>
            <w:bottom w:val="none" w:sz="0" w:space="0" w:color="auto"/>
            <w:right w:val="none" w:sz="0" w:space="0" w:color="auto"/>
          </w:divBdr>
        </w:div>
      </w:divsChild>
    </w:div>
    <w:div w:id="883563872">
      <w:marLeft w:val="480"/>
      <w:marRight w:val="0"/>
      <w:marTop w:val="0"/>
      <w:marBottom w:val="0"/>
      <w:divBdr>
        <w:top w:val="none" w:sz="0" w:space="0" w:color="auto"/>
        <w:left w:val="none" w:sz="0" w:space="0" w:color="auto"/>
        <w:bottom w:val="none" w:sz="0" w:space="0" w:color="auto"/>
        <w:right w:val="none" w:sz="0" w:space="0" w:color="auto"/>
      </w:divBdr>
    </w:div>
    <w:div w:id="884372078">
      <w:bodyDiv w:val="1"/>
      <w:marLeft w:val="0"/>
      <w:marRight w:val="0"/>
      <w:marTop w:val="0"/>
      <w:marBottom w:val="0"/>
      <w:divBdr>
        <w:top w:val="none" w:sz="0" w:space="0" w:color="auto"/>
        <w:left w:val="none" w:sz="0" w:space="0" w:color="auto"/>
        <w:bottom w:val="none" w:sz="0" w:space="0" w:color="auto"/>
        <w:right w:val="none" w:sz="0" w:space="0" w:color="auto"/>
      </w:divBdr>
    </w:div>
    <w:div w:id="884482923">
      <w:bodyDiv w:val="1"/>
      <w:marLeft w:val="0"/>
      <w:marRight w:val="0"/>
      <w:marTop w:val="0"/>
      <w:marBottom w:val="0"/>
      <w:divBdr>
        <w:top w:val="none" w:sz="0" w:space="0" w:color="auto"/>
        <w:left w:val="none" w:sz="0" w:space="0" w:color="auto"/>
        <w:bottom w:val="none" w:sz="0" w:space="0" w:color="auto"/>
        <w:right w:val="none" w:sz="0" w:space="0" w:color="auto"/>
      </w:divBdr>
    </w:div>
    <w:div w:id="884681016">
      <w:marLeft w:val="480"/>
      <w:marRight w:val="0"/>
      <w:marTop w:val="0"/>
      <w:marBottom w:val="0"/>
      <w:divBdr>
        <w:top w:val="none" w:sz="0" w:space="0" w:color="auto"/>
        <w:left w:val="none" w:sz="0" w:space="0" w:color="auto"/>
        <w:bottom w:val="none" w:sz="0" w:space="0" w:color="auto"/>
        <w:right w:val="none" w:sz="0" w:space="0" w:color="auto"/>
      </w:divBdr>
    </w:div>
    <w:div w:id="884752960">
      <w:marLeft w:val="480"/>
      <w:marRight w:val="0"/>
      <w:marTop w:val="0"/>
      <w:marBottom w:val="0"/>
      <w:divBdr>
        <w:top w:val="none" w:sz="0" w:space="0" w:color="auto"/>
        <w:left w:val="none" w:sz="0" w:space="0" w:color="auto"/>
        <w:bottom w:val="none" w:sz="0" w:space="0" w:color="auto"/>
        <w:right w:val="none" w:sz="0" w:space="0" w:color="auto"/>
      </w:divBdr>
    </w:div>
    <w:div w:id="886113762">
      <w:marLeft w:val="480"/>
      <w:marRight w:val="0"/>
      <w:marTop w:val="0"/>
      <w:marBottom w:val="0"/>
      <w:divBdr>
        <w:top w:val="none" w:sz="0" w:space="0" w:color="auto"/>
        <w:left w:val="none" w:sz="0" w:space="0" w:color="auto"/>
        <w:bottom w:val="none" w:sz="0" w:space="0" w:color="auto"/>
        <w:right w:val="none" w:sz="0" w:space="0" w:color="auto"/>
      </w:divBdr>
    </w:div>
    <w:div w:id="887492435">
      <w:marLeft w:val="480"/>
      <w:marRight w:val="0"/>
      <w:marTop w:val="0"/>
      <w:marBottom w:val="0"/>
      <w:divBdr>
        <w:top w:val="none" w:sz="0" w:space="0" w:color="auto"/>
        <w:left w:val="none" w:sz="0" w:space="0" w:color="auto"/>
        <w:bottom w:val="none" w:sz="0" w:space="0" w:color="auto"/>
        <w:right w:val="none" w:sz="0" w:space="0" w:color="auto"/>
      </w:divBdr>
    </w:div>
    <w:div w:id="888806980">
      <w:marLeft w:val="480"/>
      <w:marRight w:val="0"/>
      <w:marTop w:val="0"/>
      <w:marBottom w:val="0"/>
      <w:divBdr>
        <w:top w:val="none" w:sz="0" w:space="0" w:color="auto"/>
        <w:left w:val="none" w:sz="0" w:space="0" w:color="auto"/>
        <w:bottom w:val="none" w:sz="0" w:space="0" w:color="auto"/>
        <w:right w:val="none" w:sz="0" w:space="0" w:color="auto"/>
      </w:divBdr>
    </w:div>
    <w:div w:id="890264158">
      <w:marLeft w:val="480"/>
      <w:marRight w:val="0"/>
      <w:marTop w:val="0"/>
      <w:marBottom w:val="0"/>
      <w:divBdr>
        <w:top w:val="none" w:sz="0" w:space="0" w:color="auto"/>
        <w:left w:val="none" w:sz="0" w:space="0" w:color="auto"/>
        <w:bottom w:val="none" w:sz="0" w:space="0" w:color="auto"/>
        <w:right w:val="none" w:sz="0" w:space="0" w:color="auto"/>
      </w:divBdr>
    </w:div>
    <w:div w:id="891187821">
      <w:marLeft w:val="640"/>
      <w:marRight w:val="0"/>
      <w:marTop w:val="0"/>
      <w:marBottom w:val="0"/>
      <w:divBdr>
        <w:top w:val="none" w:sz="0" w:space="0" w:color="auto"/>
        <w:left w:val="none" w:sz="0" w:space="0" w:color="auto"/>
        <w:bottom w:val="none" w:sz="0" w:space="0" w:color="auto"/>
        <w:right w:val="none" w:sz="0" w:space="0" w:color="auto"/>
      </w:divBdr>
    </w:div>
    <w:div w:id="892691715">
      <w:bodyDiv w:val="1"/>
      <w:marLeft w:val="0"/>
      <w:marRight w:val="0"/>
      <w:marTop w:val="0"/>
      <w:marBottom w:val="0"/>
      <w:divBdr>
        <w:top w:val="none" w:sz="0" w:space="0" w:color="auto"/>
        <w:left w:val="none" w:sz="0" w:space="0" w:color="auto"/>
        <w:bottom w:val="none" w:sz="0" w:space="0" w:color="auto"/>
        <w:right w:val="none" w:sz="0" w:space="0" w:color="auto"/>
      </w:divBdr>
    </w:div>
    <w:div w:id="893545185">
      <w:marLeft w:val="480"/>
      <w:marRight w:val="0"/>
      <w:marTop w:val="0"/>
      <w:marBottom w:val="0"/>
      <w:divBdr>
        <w:top w:val="none" w:sz="0" w:space="0" w:color="auto"/>
        <w:left w:val="none" w:sz="0" w:space="0" w:color="auto"/>
        <w:bottom w:val="none" w:sz="0" w:space="0" w:color="auto"/>
        <w:right w:val="none" w:sz="0" w:space="0" w:color="auto"/>
      </w:divBdr>
    </w:div>
    <w:div w:id="893810448">
      <w:marLeft w:val="480"/>
      <w:marRight w:val="0"/>
      <w:marTop w:val="0"/>
      <w:marBottom w:val="0"/>
      <w:divBdr>
        <w:top w:val="none" w:sz="0" w:space="0" w:color="auto"/>
        <w:left w:val="none" w:sz="0" w:space="0" w:color="auto"/>
        <w:bottom w:val="none" w:sz="0" w:space="0" w:color="auto"/>
        <w:right w:val="none" w:sz="0" w:space="0" w:color="auto"/>
      </w:divBdr>
    </w:div>
    <w:div w:id="895091555">
      <w:bodyDiv w:val="1"/>
      <w:marLeft w:val="0"/>
      <w:marRight w:val="0"/>
      <w:marTop w:val="0"/>
      <w:marBottom w:val="0"/>
      <w:divBdr>
        <w:top w:val="none" w:sz="0" w:space="0" w:color="auto"/>
        <w:left w:val="none" w:sz="0" w:space="0" w:color="auto"/>
        <w:bottom w:val="none" w:sz="0" w:space="0" w:color="auto"/>
        <w:right w:val="none" w:sz="0" w:space="0" w:color="auto"/>
      </w:divBdr>
    </w:div>
    <w:div w:id="895120805">
      <w:bodyDiv w:val="1"/>
      <w:marLeft w:val="0"/>
      <w:marRight w:val="0"/>
      <w:marTop w:val="0"/>
      <w:marBottom w:val="0"/>
      <w:divBdr>
        <w:top w:val="none" w:sz="0" w:space="0" w:color="auto"/>
        <w:left w:val="none" w:sz="0" w:space="0" w:color="auto"/>
        <w:bottom w:val="none" w:sz="0" w:space="0" w:color="auto"/>
        <w:right w:val="none" w:sz="0" w:space="0" w:color="auto"/>
      </w:divBdr>
      <w:divsChild>
        <w:div w:id="1163201858">
          <w:marLeft w:val="640"/>
          <w:marRight w:val="0"/>
          <w:marTop w:val="0"/>
          <w:marBottom w:val="0"/>
          <w:divBdr>
            <w:top w:val="none" w:sz="0" w:space="0" w:color="auto"/>
            <w:left w:val="none" w:sz="0" w:space="0" w:color="auto"/>
            <w:bottom w:val="none" w:sz="0" w:space="0" w:color="auto"/>
            <w:right w:val="none" w:sz="0" w:space="0" w:color="auto"/>
          </w:divBdr>
        </w:div>
        <w:div w:id="323365678">
          <w:marLeft w:val="640"/>
          <w:marRight w:val="0"/>
          <w:marTop w:val="0"/>
          <w:marBottom w:val="0"/>
          <w:divBdr>
            <w:top w:val="none" w:sz="0" w:space="0" w:color="auto"/>
            <w:left w:val="none" w:sz="0" w:space="0" w:color="auto"/>
            <w:bottom w:val="none" w:sz="0" w:space="0" w:color="auto"/>
            <w:right w:val="none" w:sz="0" w:space="0" w:color="auto"/>
          </w:divBdr>
        </w:div>
        <w:div w:id="1798179819">
          <w:marLeft w:val="640"/>
          <w:marRight w:val="0"/>
          <w:marTop w:val="0"/>
          <w:marBottom w:val="0"/>
          <w:divBdr>
            <w:top w:val="none" w:sz="0" w:space="0" w:color="auto"/>
            <w:left w:val="none" w:sz="0" w:space="0" w:color="auto"/>
            <w:bottom w:val="none" w:sz="0" w:space="0" w:color="auto"/>
            <w:right w:val="none" w:sz="0" w:space="0" w:color="auto"/>
          </w:divBdr>
        </w:div>
        <w:div w:id="877090183">
          <w:marLeft w:val="640"/>
          <w:marRight w:val="0"/>
          <w:marTop w:val="0"/>
          <w:marBottom w:val="0"/>
          <w:divBdr>
            <w:top w:val="none" w:sz="0" w:space="0" w:color="auto"/>
            <w:left w:val="none" w:sz="0" w:space="0" w:color="auto"/>
            <w:bottom w:val="none" w:sz="0" w:space="0" w:color="auto"/>
            <w:right w:val="none" w:sz="0" w:space="0" w:color="auto"/>
          </w:divBdr>
        </w:div>
        <w:div w:id="1111702516">
          <w:marLeft w:val="640"/>
          <w:marRight w:val="0"/>
          <w:marTop w:val="0"/>
          <w:marBottom w:val="0"/>
          <w:divBdr>
            <w:top w:val="none" w:sz="0" w:space="0" w:color="auto"/>
            <w:left w:val="none" w:sz="0" w:space="0" w:color="auto"/>
            <w:bottom w:val="none" w:sz="0" w:space="0" w:color="auto"/>
            <w:right w:val="none" w:sz="0" w:space="0" w:color="auto"/>
          </w:divBdr>
        </w:div>
        <w:div w:id="1948729497">
          <w:marLeft w:val="640"/>
          <w:marRight w:val="0"/>
          <w:marTop w:val="0"/>
          <w:marBottom w:val="0"/>
          <w:divBdr>
            <w:top w:val="none" w:sz="0" w:space="0" w:color="auto"/>
            <w:left w:val="none" w:sz="0" w:space="0" w:color="auto"/>
            <w:bottom w:val="none" w:sz="0" w:space="0" w:color="auto"/>
            <w:right w:val="none" w:sz="0" w:space="0" w:color="auto"/>
          </w:divBdr>
        </w:div>
        <w:div w:id="861433821">
          <w:marLeft w:val="640"/>
          <w:marRight w:val="0"/>
          <w:marTop w:val="0"/>
          <w:marBottom w:val="0"/>
          <w:divBdr>
            <w:top w:val="none" w:sz="0" w:space="0" w:color="auto"/>
            <w:left w:val="none" w:sz="0" w:space="0" w:color="auto"/>
            <w:bottom w:val="none" w:sz="0" w:space="0" w:color="auto"/>
            <w:right w:val="none" w:sz="0" w:space="0" w:color="auto"/>
          </w:divBdr>
        </w:div>
        <w:div w:id="1492716937">
          <w:marLeft w:val="640"/>
          <w:marRight w:val="0"/>
          <w:marTop w:val="0"/>
          <w:marBottom w:val="0"/>
          <w:divBdr>
            <w:top w:val="none" w:sz="0" w:space="0" w:color="auto"/>
            <w:left w:val="none" w:sz="0" w:space="0" w:color="auto"/>
            <w:bottom w:val="none" w:sz="0" w:space="0" w:color="auto"/>
            <w:right w:val="none" w:sz="0" w:space="0" w:color="auto"/>
          </w:divBdr>
        </w:div>
        <w:div w:id="1184520268">
          <w:marLeft w:val="640"/>
          <w:marRight w:val="0"/>
          <w:marTop w:val="0"/>
          <w:marBottom w:val="0"/>
          <w:divBdr>
            <w:top w:val="none" w:sz="0" w:space="0" w:color="auto"/>
            <w:left w:val="none" w:sz="0" w:space="0" w:color="auto"/>
            <w:bottom w:val="none" w:sz="0" w:space="0" w:color="auto"/>
            <w:right w:val="none" w:sz="0" w:space="0" w:color="auto"/>
          </w:divBdr>
        </w:div>
        <w:div w:id="67047360">
          <w:marLeft w:val="640"/>
          <w:marRight w:val="0"/>
          <w:marTop w:val="0"/>
          <w:marBottom w:val="0"/>
          <w:divBdr>
            <w:top w:val="none" w:sz="0" w:space="0" w:color="auto"/>
            <w:left w:val="none" w:sz="0" w:space="0" w:color="auto"/>
            <w:bottom w:val="none" w:sz="0" w:space="0" w:color="auto"/>
            <w:right w:val="none" w:sz="0" w:space="0" w:color="auto"/>
          </w:divBdr>
        </w:div>
        <w:div w:id="2101680044">
          <w:marLeft w:val="640"/>
          <w:marRight w:val="0"/>
          <w:marTop w:val="0"/>
          <w:marBottom w:val="0"/>
          <w:divBdr>
            <w:top w:val="none" w:sz="0" w:space="0" w:color="auto"/>
            <w:left w:val="none" w:sz="0" w:space="0" w:color="auto"/>
            <w:bottom w:val="none" w:sz="0" w:space="0" w:color="auto"/>
            <w:right w:val="none" w:sz="0" w:space="0" w:color="auto"/>
          </w:divBdr>
        </w:div>
        <w:div w:id="1415976679">
          <w:marLeft w:val="640"/>
          <w:marRight w:val="0"/>
          <w:marTop w:val="0"/>
          <w:marBottom w:val="0"/>
          <w:divBdr>
            <w:top w:val="none" w:sz="0" w:space="0" w:color="auto"/>
            <w:left w:val="none" w:sz="0" w:space="0" w:color="auto"/>
            <w:bottom w:val="none" w:sz="0" w:space="0" w:color="auto"/>
            <w:right w:val="none" w:sz="0" w:space="0" w:color="auto"/>
          </w:divBdr>
        </w:div>
        <w:div w:id="1521091983">
          <w:marLeft w:val="640"/>
          <w:marRight w:val="0"/>
          <w:marTop w:val="0"/>
          <w:marBottom w:val="0"/>
          <w:divBdr>
            <w:top w:val="none" w:sz="0" w:space="0" w:color="auto"/>
            <w:left w:val="none" w:sz="0" w:space="0" w:color="auto"/>
            <w:bottom w:val="none" w:sz="0" w:space="0" w:color="auto"/>
            <w:right w:val="none" w:sz="0" w:space="0" w:color="auto"/>
          </w:divBdr>
        </w:div>
        <w:div w:id="1050615554">
          <w:marLeft w:val="640"/>
          <w:marRight w:val="0"/>
          <w:marTop w:val="0"/>
          <w:marBottom w:val="0"/>
          <w:divBdr>
            <w:top w:val="none" w:sz="0" w:space="0" w:color="auto"/>
            <w:left w:val="none" w:sz="0" w:space="0" w:color="auto"/>
            <w:bottom w:val="none" w:sz="0" w:space="0" w:color="auto"/>
            <w:right w:val="none" w:sz="0" w:space="0" w:color="auto"/>
          </w:divBdr>
        </w:div>
        <w:div w:id="151214374">
          <w:marLeft w:val="640"/>
          <w:marRight w:val="0"/>
          <w:marTop w:val="0"/>
          <w:marBottom w:val="0"/>
          <w:divBdr>
            <w:top w:val="none" w:sz="0" w:space="0" w:color="auto"/>
            <w:left w:val="none" w:sz="0" w:space="0" w:color="auto"/>
            <w:bottom w:val="none" w:sz="0" w:space="0" w:color="auto"/>
            <w:right w:val="none" w:sz="0" w:space="0" w:color="auto"/>
          </w:divBdr>
        </w:div>
        <w:div w:id="998265059">
          <w:marLeft w:val="640"/>
          <w:marRight w:val="0"/>
          <w:marTop w:val="0"/>
          <w:marBottom w:val="0"/>
          <w:divBdr>
            <w:top w:val="none" w:sz="0" w:space="0" w:color="auto"/>
            <w:left w:val="none" w:sz="0" w:space="0" w:color="auto"/>
            <w:bottom w:val="none" w:sz="0" w:space="0" w:color="auto"/>
            <w:right w:val="none" w:sz="0" w:space="0" w:color="auto"/>
          </w:divBdr>
        </w:div>
        <w:div w:id="384648153">
          <w:marLeft w:val="640"/>
          <w:marRight w:val="0"/>
          <w:marTop w:val="0"/>
          <w:marBottom w:val="0"/>
          <w:divBdr>
            <w:top w:val="none" w:sz="0" w:space="0" w:color="auto"/>
            <w:left w:val="none" w:sz="0" w:space="0" w:color="auto"/>
            <w:bottom w:val="none" w:sz="0" w:space="0" w:color="auto"/>
            <w:right w:val="none" w:sz="0" w:space="0" w:color="auto"/>
          </w:divBdr>
        </w:div>
        <w:div w:id="428742248">
          <w:marLeft w:val="640"/>
          <w:marRight w:val="0"/>
          <w:marTop w:val="0"/>
          <w:marBottom w:val="0"/>
          <w:divBdr>
            <w:top w:val="none" w:sz="0" w:space="0" w:color="auto"/>
            <w:left w:val="none" w:sz="0" w:space="0" w:color="auto"/>
            <w:bottom w:val="none" w:sz="0" w:space="0" w:color="auto"/>
            <w:right w:val="none" w:sz="0" w:space="0" w:color="auto"/>
          </w:divBdr>
        </w:div>
        <w:div w:id="310673250">
          <w:marLeft w:val="640"/>
          <w:marRight w:val="0"/>
          <w:marTop w:val="0"/>
          <w:marBottom w:val="0"/>
          <w:divBdr>
            <w:top w:val="none" w:sz="0" w:space="0" w:color="auto"/>
            <w:left w:val="none" w:sz="0" w:space="0" w:color="auto"/>
            <w:bottom w:val="none" w:sz="0" w:space="0" w:color="auto"/>
            <w:right w:val="none" w:sz="0" w:space="0" w:color="auto"/>
          </w:divBdr>
        </w:div>
        <w:div w:id="1891841332">
          <w:marLeft w:val="640"/>
          <w:marRight w:val="0"/>
          <w:marTop w:val="0"/>
          <w:marBottom w:val="0"/>
          <w:divBdr>
            <w:top w:val="none" w:sz="0" w:space="0" w:color="auto"/>
            <w:left w:val="none" w:sz="0" w:space="0" w:color="auto"/>
            <w:bottom w:val="none" w:sz="0" w:space="0" w:color="auto"/>
            <w:right w:val="none" w:sz="0" w:space="0" w:color="auto"/>
          </w:divBdr>
        </w:div>
        <w:div w:id="1293318086">
          <w:marLeft w:val="640"/>
          <w:marRight w:val="0"/>
          <w:marTop w:val="0"/>
          <w:marBottom w:val="0"/>
          <w:divBdr>
            <w:top w:val="none" w:sz="0" w:space="0" w:color="auto"/>
            <w:left w:val="none" w:sz="0" w:space="0" w:color="auto"/>
            <w:bottom w:val="none" w:sz="0" w:space="0" w:color="auto"/>
            <w:right w:val="none" w:sz="0" w:space="0" w:color="auto"/>
          </w:divBdr>
        </w:div>
        <w:div w:id="1731685755">
          <w:marLeft w:val="640"/>
          <w:marRight w:val="0"/>
          <w:marTop w:val="0"/>
          <w:marBottom w:val="0"/>
          <w:divBdr>
            <w:top w:val="none" w:sz="0" w:space="0" w:color="auto"/>
            <w:left w:val="none" w:sz="0" w:space="0" w:color="auto"/>
            <w:bottom w:val="none" w:sz="0" w:space="0" w:color="auto"/>
            <w:right w:val="none" w:sz="0" w:space="0" w:color="auto"/>
          </w:divBdr>
        </w:div>
        <w:div w:id="440229598">
          <w:marLeft w:val="640"/>
          <w:marRight w:val="0"/>
          <w:marTop w:val="0"/>
          <w:marBottom w:val="0"/>
          <w:divBdr>
            <w:top w:val="none" w:sz="0" w:space="0" w:color="auto"/>
            <w:left w:val="none" w:sz="0" w:space="0" w:color="auto"/>
            <w:bottom w:val="none" w:sz="0" w:space="0" w:color="auto"/>
            <w:right w:val="none" w:sz="0" w:space="0" w:color="auto"/>
          </w:divBdr>
        </w:div>
        <w:div w:id="500891979">
          <w:marLeft w:val="640"/>
          <w:marRight w:val="0"/>
          <w:marTop w:val="0"/>
          <w:marBottom w:val="0"/>
          <w:divBdr>
            <w:top w:val="none" w:sz="0" w:space="0" w:color="auto"/>
            <w:left w:val="none" w:sz="0" w:space="0" w:color="auto"/>
            <w:bottom w:val="none" w:sz="0" w:space="0" w:color="auto"/>
            <w:right w:val="none" w:sz="0" w:space="0" w:color="auto"/>
          </w:divBdr>
        </w:div>
        <w:div w:id="407701799">
          <w:marLeft w:val="640"/>
          <w:marRight w:val="0"/>
          <w:marTop w:val="0"/>
          <w:marBottom w:val="0"/>
          <w:divBdr>
            <w:top w:val="none" w:sz="0" w:space="0" w:color="auto"/>
            <w:left w:val="none" w:sz="0" w:space="0" w:color="auto"/>
            <w:bottom w:val="none" w:sz="0" w:space="0" w:color="auto"/>
            <w:right w:val="none" w:sz="0" w:space="0" w:color="auto"/>
          </w:divBdr>
        </w:div>
        <w:div w:id="1745762682">
          <w:marLeft w:val="640"/>
          <w:marRight w:val="0"/>
          <w:marTop w:val="0"/>
          <w:marBottom w:val="0"/>
          <w:divBdr>
            <w:top w:val="none" w:sz="0" w:space="0" w:color="auto"/>
            <w:left w:val="none" w:sz="0" w:space="0" w:color="auto"/>
            <w:bottom w:val="none" w:sz="0" w:space="0" w:color="auto"/>
            <w:right w:val="none" w:sz="0" w:space="0" w:color="auto"/>
          </w:divBdr>
        </w:div>
        <w:div w:id="95173822">
          <w:marLeft w:val="640"/>
          <w:marRight w:val="0"/>
          <w:marTop w:val="0"/>
          <w:marBottom w:val="0"/>
          <w:divBdr>
            <w:top w:val="none" w:sz="0" w:space="0" w:color="auto"/>
            <w:left w:val="none" w:sz="0" w:space="0" w:color="auto"/>
            <w:bottom w:val="none" w:sz="0" w:space="0" w:color="auto"/>
            <w:right w:val="none" w:sz="0" w:space="0" w:color="auto"/>
          </w:divBdr>
        </w:div>
        <w:div w:id="450518001">
          <w:marLeft w:val="640"/>
          <w:marRight w:val="0"/>
          <w:marTop w:val="0"/>
          <w:marBottom w:val="0"/>
          <w:divBdr>
            <w:top w:val="none" w:sz="0" w:space="0" w:color="auto"/>
            <w:left w:val="none" w:sz="0" w:space="0" w:color="auto"/>
            <w:bottom w:val="none" w:sz="0" w:space="0" w:color="auto"/>
            <w:right w:val="none" w:sz="0" w:space="0" w:color="auto"/>
          </w:divBdr>
        </w:div>
        <w:div w:id="2064133656">
          <w:marLeft w:val="640"/>
          <w:marRight w:val="0"/>
          <w:marTop w:val="0"/>
          <w:marBottom w:val="0"/>
          <w:divBdr>
            <w:top w:val="none" w:sz="0" w:space="0" w:color="auto"/>
            <w:left w:val="none" w:sz="0" w:space="0" w:color="auto"/>
            <w:bottom w:val="none" w:sz="0" w:space="0" w:color="auto"/>
            <w:right w:val="none" w:sz="0" w:space="0" w:color="auto"/>
          </w:divBdr>
        </w:div>
        <w:div w:id="36972735">
          <w:marLeft w:val="640"/>
          <w:marRight w:val="0"/>
          <w:marTop w:val="0"/>
          <w:marBottom w:val="0"/>
          <w:divBdr>
            <w:top w:val="none" w:sz="0" w:space="0" w:color="auto"/>
            <w:left w:val="none" w:sz="0" w:space="0" w:color="auto"/>
            <w:bottom w:val="none" w:sz="0" w:space="0" w:color="auto"/>
            <w:right w:val="none" w:sz="0" w:space="0" w:color="auto"/>
          </w:divBdr>
        </w:div>
        <w:div w:id="2134014771">
          <w:marLeft w:val="640"/>
          <w:marRight w:val="0"/>
          <w:marTop w:val="0"/>
          <w:marBottom w:val="0"/>
          <w:divBdr>
            <w:top w:val="none" w:sz="0" w:space="0" w:color="auto"/>
            <w:left w:val="none" w:sz="0" w:space="0" w:color="auto"/>
            <w:bottom w:val="none" w:sz="0" w:space="0" w:color="auto"/>
            <w:right w:val="none" w:sz="0" w:space="0" w:color="auto"/>
          </w:divBdr>
        </w:div>
        <w:div w:id="1354454941">
          <w:marLeft w:val="640"/>
          <w:marRight w:val="0"/>
          <w:marTop w:val="0"/>
          <w:marBottom w:val="0"/>
          <w:divBdr>
            <w:top w:val="none" w:sz="0" w:space="0" w:color="auto"/>
            <w:left w:val="none" w:sz="0" w:space="0" w:color="auto"/>
            <w:bottom w:val="none" w:sz="0" w:space="0" w:color="auto"/>
            <w:right w:val="none" w:sz="0" w:space="0" w:color="auto"/>
          </w:divBdr>
        </w:div>
        <w:div w:id="2055038002">
          <w:marLeft w:val="640"/>
          <w:marRight w:val="0"/>
          <w:marTop w:val="0"/>
          <w:marBottom w:val="0"/>
          <w:divBdr>
            <w:top w:val="none" w:sz="0" w:space="0" w:color="auto"/>
            <w:left w:val="none" w:sz="0" w:space="0" w:color="auto"/>
            <w:bottom w:val="none" w:sz="0" w:space="0" w:color="auto"/>
            <w:right w:val="none" w:sz="0" w:space="0" w:color="auto"/>
          </w:divBdr>
        </w:div>
        <w:div w:id="479729739">
          <w:marLeft w:val="640"/>
          <w:marRight w:val="0"/>
          <w:marTop w:val="0"/>
          <w:marBottom w:val="0"/>
          <w:divBdr>
            <w:top w:val="none" w:sz="0" w:space="0" w:color="auto"/>
            <w:left w:val="none" w:sz="0" w:space="0" w:color="auto"/>
            <w:bottom w:val="none" w:sz="0" w:space="0" w:color="auto"/>
            <w:right w:val="none" w:sz="0" w:space="0" w:color="auto"/>
          </w:divBdr>
        </w:div>
        <w:div w:id="293020386">
          <w:marLeft w:val="640"/>
          <w:marRight w:val="0"/>
          <w:marTop w:val="0"/>
          <w:marBottom w:val="0"/>
          <w:divBdr>
            <w:top w:val="none" w:sz="0" w:space="0" w:color="auto"/>
            <w:left w:val="none" w:sz="0" w:space="0" w:color="auto"/>
            <w:bottom w:val="none" w:sz="0" w:space="0" w:color="auto"/>
            <w:right w:val="none" w:sz="0" w:space="0" w:color="auto"/>
          </w:divBdr>
        </w:div>
        <w:div w:id="2096902962">
          <w:marLeft w:val="640"/>
          <w:marRight w:val="0"/>
          <w:marTop w:val="0"/>
          <w:marBottom w:val="0"/>
          <w:divBdr>
            <w:top w:val="none" w:sz="0" w:space="0" w:color="auto"/>
            <w:left w:val="none" w:sz="0" w:space="0" w:color="auto"/>
            <w:bottom w:val="none" w:sz="0" w:space="0" w:color="auto"/>
            <w:right w:val="none" w:sz="0" w:space="0" w:color="auto"/>
          </w:divBdr>
        </w:div>
        <w:div w:id="1407610340">
          <w:marLeft w:val="640"/>
          <w:marRight w:val="0"/>
          <w:marTop w:val="0"/>
          <w:marBottom w:val="0"/>
          <w:divBdr>
            <w:top w:val="none" w:sz="0" w:space="0" w:color="auto"/>
            <w:left w:val="none" w:sz="0" w:space="0" w:color="auto"/>
            <w:bottom w:val="none" w:sz="0" w:space="0" w:color="auto"/>
            <w:right w:val="none" w:sz="0" w:space="0" w:color="auto"/>
          </w:divBdr>
        </w:div>
        <w:div w:id="9377342">
          <w:marLeft w:val="640"/>
          <w:marRight w:val="0"/>
          <w:marTop w:val="0"/>
          <w:marBottom w:val="0"/>
          <w:divBdr>
            <w:top w:val="none" w:sz="0" w:space="0" w:color="auto"/>
            <w:left w:val="none" w:sz="0" w:space="0" w:color="auto"/>
            <w:bottom w:val="none" w:sz="0" w:space="0" w:color="auto"/>
            <w:right w:val="none" w:sz="0" w:space="0" w:color="auto"/>
          </w:divBdr>
        </w:div>
        <w:div w:id="683481621">
          <w:marLeft w:val="640"/>
          <w:marRight w:val="0"/>
          <w:marTop w:val="0"/>
          <w:marBottom w:val="0"/>
          <w:divBdr>
            <w:top w:val="none" w:sz="0" w:space="0" w:color="auto"/>
            <w:left w:val="none" w:sz="0" w:space="0" w:color="auto"/>
            <w:bottom w:val="none" w:sz="0" w:space="0" w:color="auto"/>
            <w:right w:val="none" w:sz="0" w:space="0" w:color="auto"/>
          </w:divBdr>
        </w:div>
        <w:div w:id="107701324">
          <w:marLeft w:val="640"/>
          <w:marRight w:val="0"/>
          <w:marTop w:val="0"/>
          <w:marBottom w:val="0"/>
          <w:divBdr>
            <w:top w:val="none" w:sz="0" w:space="0" w:color="auto"/>
            <w:left w:val="none" w:sz="0" w:space="0" w:color="auto"/>
            <w:bottom w:val="none" w:sz="0" w:space="0" w:color="auto"/>
            <w:right w:val="none" w:sz="0" w:space="0" w:color="auto"/>
          </w:divBdr>
        </w:div>
        <w:div w:id="2041081873">
          <w:marLeft w:val="640"/>
          <w:marRight w:val="0"/>
          <w:marTop w:val="0"/>
          <w:marBottom w:val="0"/>
          <w:divBdr>
            <w:top w:val="none" w:sz="0" w:space="0" w:color="auto"/>
            <w:left w:val="none" w:sz="0" w:space="0" w:color="auto"/>
            <w:bottom w:val="none" w:sz="0" w:space="0" w:color="auto"/>
            <w:right w:val="none" w:sz="0" w:space="0" w:color="auto"/>
          </w:divBdr>
        </w:div>
        <w:div w:id="98376269">
          <w:marLeft w:val="640"/>
          <w:marRight w:val="0"/>
          <w:marTop w:val="0"/>
          <w:marBottom w:val="0"/>
          <w:divBdr>
            <w:top w:val="none" w:sz="0" w:space="0" w:color="auto"/>
            <w:left w:val="none" w:sz="0" w:space="0" w:color="auto"/>
            <w:bottom w:val="none" w:sz="0" w:space="0" w:color="auto"/>
            <w:right w:val="none" w:sz="0" w:space="0" w:color="auto"/>
          </w:divBdr>
        </w:div>
        <w:div w:id="176696851">
          <w:marLeft w:val="640"/>
          <w:marRight w:val="0"/>
          <w:marTop w:val="0"/>
          <w:marBottom w:val="0"/>
          <w:divBdr>
            <w:top w:val="none" w:sz="0" w:space="0" w:color="auto"/>
            <w:left w:val="none" w:sz="0" w:space="0" w:color="auto"/>
            <w:bottom w:val="none" w:sz="0" w:space="0" w:color="auto"/>
            <w:right w:val="none" w:sz="0" w:space="0" w:color="auto"/>
          </w:divBdr>
        </w:div>
        <w:div w:id="1312099586">
          <w:marLeft w:val="640"/>
          <w:marRight w:val="0"/>
          <w:marTop w:val="0"/>
          <w:marBottom w:val="0"/>
          <w:divBdr>
            <w:top w:val="none" w:sz="0" w:space="0" w:color="auto"/>
            <w:left w:val="none" w:sz="0" w:space="0" w:color="auto"/>
            <w:bottom w:val="none" w:sz="0" w:space="0" w:color="auto"/>
            <w:right w:val="none" w:sz="0" w:space="0" w:color="auto"/>
          </w:divBdr>
        </w:div>
        <w:div w:id="618070251">
          <w:marLeft w:val="640"/>
          <w:marRight w:val="0"/>
          <w:marTop w:val="0"/>
          <w:marBottom w:val="0"/>
          <w:divBdr>
            <w:top w:val="none" w:sz="0" w:space="0" w:color="auto"/>
            <w:left w:val="none" w:sz="0" w:space="0" w:color="auto"/>
            <w:bottom w:val="none" w:sz="0" w:space="0" w:color="auto"/>
            <w:right w:val="none" w:sz="0" w:space="0" w:color="auto"/>
          </w:divBdr>
        </w:div>
        <w:div w:id="92477510">
          <w:marLeft w:val="640"/>
          <w:marRight w:val="0"/>
          <w:marTop w:val="0"/>
          <w:marBottom w:val="0"/>
          <w:divBdr>
            <w:top w:val="none" w:sz="0" w:space="0" w:color="auto"/>
            <w:left w:val="none" w:sz="0" w:space="0" w:color="auto"/>
            <w:bottom w:val="none" w:sz="0" w:space="0" w:color="auto"/>
            <w:right w:val="none" w:sz="0" w:space="0" w:color="auto"/>
          </w:divBdr>
        </w:div>
        <w:div w:id="653919689">
          <w:marLeft w:val="640"/>
          <w:marRight w:val="0"/>
          <w:marTop w:val="0"/>
          <w:marBottom w:val="0"/>
          <w:divBdr>
            <w:top w:val="none" w:sz="0" w:space="0" w:color="auto"/>
            <w:left w:val="none" w:sz="0" w:space="0" w:color="auto"/>
            <w:bottom w:val="none" w:sz="0" w:space="0" w:color="auto"/>
            <w:right w:val="none" w:sz="0" w:space="0" w:color="auto"/>
          </w:divBdr>
        </w:div>
        <w:div w:id="1628928640">
          <w:marLeft w:val="640"/>
          <w:marRight w:val="0"/>
          <w:marTop w:val="0"/>
          <w:marBottom w:val="0"/>
          <w:divBdr>
            <w:top w:val="none" w:sz="0" w:space="0" w:color="auto"/>
            <w:left w:val="none" w:sz="0" w:space="0" w:color="auto"/>
            <w:bottom w:val="none" w:sz="0" w:space="0" w:color="auto"/>
            <w:right w:val="none" w:sz="0" w:space="0" w:color="auto"/>
          </w:divBdr>
        </w:div>
        <w:div w:id="1298946991">
          <w:marLeft w:val="640"/>
          <w:marRight w:val="0"/>
          <w:marTop w:val="0"/>
          <w:marBottom w:val="0"/>
          <w:divBdr>
            <w:top w:val="none" w:sz="0" w:space="0" w:color="auto"/>
            <w:left w:val="none" w:sz="0" w:space="0" w:color="auto"/>
            <w:bottom w:val="none" w:sz="0" w:space="0" w:color="auto"/>
            <w:right w:val="none" w:sz="0" w:space="0" w:color="auto"/>
          </w:divBdr>
        </w:div>
        <w:div w:id="1699118163">
          <w:marLeft w:val="640"/>
          <w:marRight w:val="0"/>
          <w:marTop w:val="0"/>
          <w:marBottom w:val="0"/>
          <w:divBdr>
            <w:top w:val="none" w:sz="0" w:space="0" w:color="auto"/>
            <w:left w:val="none" w:sz="0" w:space="0" w:color="auto"/>
            <w:bottom w:val="none" w:sz="0" w:space="0" w:color="auto"/>
            <w:right w:val="none" w:sz="0" w:space="0" w:color="auto"/>
          </w:divBdr>
        </w:div>
        <w:div w:id="1563373785">
          <w:marLeft w:val="640"/>
          <w:marRight w:val="0"/>
          <w:marTop w:val="0"/>
          <w:marBottom w:val="0"/>
          <w:divBdr>
            <w:top w:val="none" w:sz="0" w:space="0" w:color="auto"/>
            <w:left w:val="none" w:sz="0" w:space="0" w:color="auto"/>
            <w:bottom w:val="none" w:sz="0" w:space="0" w:color="auto"/>
            <w:right w:val="none" w:sz="0" w:space="0" w:color="auto"/>
          </w:divBdr>
        </w:div>
        <w:div w:id="92480750">
          <w:marLeft w:val="640"/>
          <w:marRight w:val="0"/>
          <w:marTop w:val="0"/>
          <w:marBottom w:val="0"/>
          <w:divBdr>
            <w:top w:val="none" w:sz="0" w:space="0" w:color="auto"/>
            <w:left w:val="none" w:sz="0" w:space="0" w:color="auto"/>
            <w:bottom w:val="none" w:sz="0" w:space="0" w:color="auto"/>
            <w:right w:val="none" w:sz="0" w:space="0" w:color="auto"/>
          </w:divBdr>
        </w:div>
        <w:div w:id="1156729502">
          <w:marLeft w:val="640"/>
          <w:marRight w:val="0"/>
          <w:marTop w:val="0"/>
          <w:marBottom w:val="0"/>
          <w:divBdr>
            <w:top w:val="none" w:sz="0" w:space="0" w:color="auto"/>
            <w:left w:val="none" w:sz="0" w:space="0" w:color="auto"/>
            <w:bottom w:val="none" w:sz="0" w:space="0" w:color="auto"/>
            <w:right w:val="none" w:sz="0" w:space="0" w:color="auto"/>
          </w:divBdr>
        </w:div>
        <w:div w:id="1983345356">
          <w:marLeft w:val="640"/>
          <w:marRight w:val="0"/>
          <w:marTop w:val="0"/>
          <w:marBottom w:val="0"/>
          <w:divBdr>
            <w:top w:val="none" w:sz="0" w:space="0" w:color="auto"/>
            <w:left w:val="none" w:sz="0" w:space="0" w:color="auto"/>
            <w:bottom w:val="none" w:sz="0" w:space="0" w:color="auto"/>
            <w:right w:val="none" w:sz="0" w:space="0" w:color="auto"/>
          </w:divBdr>
        </w:div>
        <w:div w:id="1396122202">
          <w:marLeft w:val="640"/>
          <w:marRight w:val="0"/>
          <w:marTop w:val="0"/>
          <w:marBottom w:val="0"/>
          <w:divBdr>
            <w:top w:val="none" w:sz="0" w:space="0" w:color="auto"/>
            <w:left w:val="none" w:sz="0" w:space="0" w:color="auto"/>
            <w:bottom w:val="none" w:sz="0" w:space="0" w:color="auto"/>
            <w:right w:val="none" w:sz="0" w:space="0" w:color="auto"/>
          </w:divBdr>
        </w:div>
        <w:div w:id="1653413600">
          <w:marLeft w:val="640"/>
          <w:marRight w:val="0"/>
          <w:marTop w:val="0"/>
          <w:marBottom w:val="0"/>
          <w:divBdr>
            <w:top w:val="none" w:sz="0" w:space="0" w:color="auto"/>
            <w:left w:val="none" w:sz="0" w:space="0" w:color="auto"/>
            <w:bottom w:val="none" w:sz="0" w:space="0" w:color="auto"/>
            <w:right w:val="none" w:sz="0" w:space="0" w:color="auto"/>
          </w:divBdr>
        </w:div>
        <w:div w:id="1252157010">
          <w:marLeft w:val="640"/>
          <w:marRight w:val="0"/>
          <w:marTop w:val="0"/>
          <w:marBottom w:val="0"/>
          <w:divBdr>
            <w:top w:val="none" w:sz="0" w:space="0" w:color="auto"/>
            <w:left w:val="none" w:sz="0" w:space="0" w:color="auto"/>
            <w:bottom w:val="none" w:sz="0" w:space="0" w:color="auto"/>
            <w:right w:val="none" w:sz="0" w:space="0" w:color="auto"/>
          </w:divBdr>
        </w:div>
        <w:div w:id="1741056155">
          <w:marLeft w:val="640"/>
          <w:marRight w:val="0"/>
          <w:marTop w:val="0"/>
          <w:marBottom w:val="0"/>
          <w:divBdr>
            <w:top w:val="none" w:sz="0" w:space="0" w:color="auto"/>
            <w:left w:val="none" w:sz="0" w:space="0" w:color="auto"/>
            <w:bottom w:val="none" w:sz="0" w:space="0" w:color="auto"/>
            <w:right w:val="none" w:sz="0" w:space="0" w:color="auto"/>
          </w:divBdr>
        </w:div>
        <w:div w:id="941062196">
          <w:marLeft w:val="640"/>
          <w:marRight w:val="0"/>
          <w:marTop w:val="0"/>
          <w:marBottom w:val="0"/>
          <w:divBdr>
            <w:top w:val="none" w:sz="0" w:space="0" w:color="auto"/>
            <w:left w:val="none" w:sz="0" w:space="0" w:color="auto"/>
            <w:bottom w:val="none" w:sz="0" w:space="0" w:color="auto"/>
            <w:right w:val="none" w:sz="0" w:space="0" w:color="auto"/>
          </w:divBdr>
        </w:div>
        <w:div w:id="1733120247">
          <w:marLeft w:val="640"/>
          <w:marRight w:val="0"/>
          <w:marTop w:val="0"/>
          <w:marBottom w:val="0"/>
          <w:divBdr>
            <w:top w:val="none" w:sz="0" w:space="0" w:color="auto"/>
            <w:left w:val="none" w:sz="0" w:space="0" w:color="auto"/>
            <w:bottom w:val="none" w:sz="0" w:space="0" w:color="auto"/>
            <w:right w:val="none" w:sz="0" w:space="0" w:color="auto"/>
          </w:divBdr>
        </w:div>
        <w:div w:id="2052219116">
          <w:marLeft w:val="640"/>
          <w:marRight w:val="0"/>
          <w:marTop w:val="0"/>
          <w:marBottom w:val="0"/>
          <w:divBdr>
            <w:top w:val="none" w:sz="0" w:space="0" w:color="auto"/>
            <w:left w:val="none" w:sz="0" w:space="0" w:color="auto"/>
            <w:bottom w:val="none" w:sz="0" w:space="0" w:color="auto"/>
            <w:right w:val="none" w:sz="0" w:space="0" w:color="auto"/>
          </w:divBdr>
        </w:div>
        <w:div w:id="222061136">
          <w:marLeft w:val="640"/>
          <w:marRight w:val="0"/>
          <w:marTop w:val="0"/>
          <w:marBottom w:val="0"/>
          <w:divBdr>
            <w:top w:val="none" w:sz="0" w:space="0" w:color="auto"/>
            <w:left w:val="none" w:sz="0" w:space="0" w:color="auto"/>
            <w:bottom w:val="none" w:sz="0" w:space="0" w:color="auto"/>
            <w:right w:val="none" w:sz="0" w:space="0" w:color="auto"/>
          </w:divBdr>
        </w:div>
        <w:div w:id="1109398411">
          <w:marLeft w:val="640"/>
          <w:marRight w:val="0"/>
          <w:marTop w:val="0"/>
          <w:marBottom w:val="0"/>
          <w:divBdr>
            <w:top w:val="none" w:sz="0" w:space="0" w:color="auto"/>
            <w:left w:val="none" w:sz="0" w:space="0" w:color="auto"/>
            <w:bottom w:val="none" w:sz="0" w:space="0" w:color="auto"/>
            <w:right w:val="none" w:sz="0" w:space="0" w:color="auto"/>
          </w:divBdr>
        </w:div>
        <w:div w:id="232156849">
          <w:marLeft w:val="640"/>
          <w:marRight w:val="0"/>
          <w:marTop w:val="0"/>
          <w:marBottom w:val="0"/>
          <w:divBdr>
            <w:top w:val="none" w:sz="0" w:space="0" w:color="auto"/>
            <w:left w:val="none" w:sz="0" w:space="0" w:color="auto"/>
            <w:bottom w:val="none" w:sz="0" w:space="0" w:color="auto"/>
            <w:right w:val="none" w:sz="0" w:space="0" w:color="auto"/>
          </w:divBdr>
        </w:div>
        <w:div w:id="524058140">
          <w:marLeft w:val="640"/>
          <w:marRight w:val="0"/>
          <w:marTop w:val="0"/>
          <w:marBottom w:val="0"/>
          <w:divBdr>
            <w:top w:val="none" w:sz="0" w:space="0" w:color="auto"/>
            <w:left w:val="none" w:sz="0" w:space="0" w:color="auto"/>
            <w:bottom w:val="none" w:sz="0" w:space="0" w:color="auto"/>
            <w:right w:val="none" w:sz="0" w:space="0" w:color="auto"/>
          </w:divBdr>
        </w:div>
        <w:div w:id="403449689">
          <w:marLeft w:val="640"/>
          <w:marRight w:val="0"/>
          <w:marTop w:val="0"/>
          <w:marBottom w:val="0"/>
          <w:divBdr>
            <w:top w:val="none" w:sz="0" w:space="0" w:color="auto"/>
            <w:left w:val="none" w:sz="0" w:space="0" w:color="auto"/>
            <w:bottom w:val="none" w:sz="0" w:space="0" w:color="auto"/>
            <w:right w:val="none" w:sz="0" w:space="0" w:color="auto"/>
          </w:divBdr>
        </w:div>
        <w:div w:id="1187714576">
          <w:marLeft w:val="640"/>
          <w:marRight w:val="0"/>
          <w:marTop w:val="0"/>
          <w:marBottom w:val="0"/>
          <w:divBdr>
            <w:top w:val="none" w:sz="0" w:space="0" w:color="auto"/>
            <w:left w:val="none" w:sz="0" w:space="0" w:color="auto"/>
            <w:bottom w:val="none" w:sz="0" w:space="0" w:color="auto"/>
            <w:right w:val="none" w:sz="0" w:space="0" w:color="auto"/>
          </w:divBdr>
        </w:div>
        <w:div w:id="678309362">
          <w:marLeft w:val="640"/>
          <w:marRight w:val="0"/>
          <w:marTop w:val="0"/>
          <w:marBottom w:val="0"/>
          <w:divBdr>
            <w:top w:val="none" w:sz="0" w:space="0" w:color="auto"/>
            <w:left w:val="none" w:sz="0" w:space="0" w:color="auto"/>
            <w:bottom w:val="none" w:sz="0" w:space="0" w:color="auto"/>
            <w:right w:val="none" w:sz="0" w:space="0" w:color="auto"/>
          </w:divBdr>
        </w:div>
        <w:div w:id="1956600125">
          <w:marLeft w:val="640"/>
          <w:marRight w:val="0"/>
          <w:marTop w:val="0"/>
          <w:marBottom w:val="0"/>
          <w:divBdr>
            <w:top w:val="none" w:sz="0" w:space="0" w:color="auto"/>
            <w:left w:val="none" w:sz="0" w:space="0" w:color="auto"/>
            <w:bottom w:val="none" w:sz="0" w:space="0" w:color="auto"/>
            <w:right w:val="none" w:sz="0" w:space="0" w:color="auto"/>
          </w:divBdr>
        </w:div>
        <w:div w:id="1452355551">
          <w:marLeft w:val="640"/>
          <w:marRight w:val="0"/>
          <w:marTop w:val="0"/>
          <w:marBottom w:val="0"/>
          <w:divBdr>
            <w:top w:val="none" w:sz="0" w:space="0" w:color="auto"/>
            <w:left w:val="none" w:sz="0" w:space="0" w:color="auto"/>
            <w:bottom w:val="none" w:sz="0" w:space="0" w:color="auto"/>
            <w:right w:val="none" w:sz="0" w:space="0" w:color="auto"/>
          </w:divBdr>
        </w:div>
        <w:div w:id="1629314391">
          <w:marLeft w:val="640"/>
          <w:marRight w:val="0"/>
          <w:marTop w:val="0"/>
          <w:marBottom w:val="0"/>
          <w:divBdr>
            <w:top w:val="none" w:sz="0" w:space="0" w:color="auto"/>
            <w:left w:val="none" w:sz="0" w:space="0" w:color="auto"/>
            <w:bottom w:val="none" w:sz="0" w:space="0" w:color="auto"/>
            <w:right w:val="none" w:sz="0" w:space="0" w:color="auto"/>
          </w:divBdr>
        </w:div>
        <w:div w:id="940455536">
          <w:marLeft w:val="640"/>
          <w:marRight w:val="0"/>
          <w:marTop w:val="0"/>
          <w:marBottom w:val="0"/>
          <w:divBdr>
            <w:top w:val="none" w:sz="0" w:space="0" w:color="auto"/>
            <w:left w:val="none" w:sz="0" w:space="0" w:color="auto"/>
            <w:bottom w:val="none" w:sz="0" w:space="0" w:color="auto"/>
            <w:right w:val="none" w:sz="0" w:space="0" w:color="auto"/>
          </w:divBdr>
        </w:div>
        <w:div w:id="946544972">
          <w:marLeft w:val="640"/>
          <w:marRight w:val="0"/>
          <w:marTop w:val="0"/>
          <w:marBottom w:val="0"/>
          <w:divBdr>
            <w:top w:val="none" w:sz="0" w:space="0" w:color="auto"/>
            <w:left w:val="none" w:sz="0" w:space="0" w:color="auto"/>
            <w:bottom w:val="none" w:sz="0" w:space="0" w:color="auto"/>
            <w:right w:val="none" w:sz="0" w:space="0" w:color="auto"/>
          </w:divBdr>
        </w:div>
        <w:div w:id="321275169">
          <w:marLeft w:val="640"/>
          <w:marRight w:val="0"/>
          <w:marTop w:val="0"/>
          <w:marBottom w:val="0"/>
          <w:divBdr>
            <w:top w:val="none" w:sz="0" w:space="0" w:color="auto"/>
            <w:left w:val="none" w:sz="0" w:space="0" w:color="auto"/>
            <w:bottom w:val="none" w:sz="0" w:space="0" w:color="auto"/>
            <w:right w:val="none" w:sz="0" w:space="0" w:color="auto"/>
          </w:divBdr>
        </w:div>
        <w:div w:id="1126773181">
          <w:marLeft w:val="640"/>
          <w:marRight w:val="0"/>
          <w:marTop w:val="0"/>
          <w:marBottom w:val="0"/>
          <w:divBdr>
            <w:top w:val="none" w:sz="0" w:space="0" w:color="auto"/>
            <w:left w:val="none" w:sz="0" w:space="0" w:color="auto"/>
            <w:bottom w:val="none" w:sz="0" w:space="0" w:color="auto"/>
            <w:right w:val="none" w:sz="0" w:space="0" w:color="auto"/>
          </w:divBdr>
        </w:div>
        <w:div w:id="1972201329">
          <w:marLeft w:val="640"/>
          <w:marRight w:val="0"/>
          <w:marTop w:val="0"/>
          <w:marBottom w:val="0"/>
          <w:divBdr>
            <w:top w:val="none" w:sz="0" w:space="0" w:color="auto"/>
            <w:left w:val="none" w:sz="0" w:space="0" w:color="auto"/>
            <w:bottom w:val="none" w:sz="0" w:space="0" w:color="auto"/>
            <w:right w:val="none" w:sz="0" w:space="0" w:color="auto"/>
          </w:divBdr>
        </w:div>
        <w:div w:id="1361517209">
          <w:marLeft w:val="640"/>
          <w:marRight w:val="0"/>
          <w:marTop w:val="0"/>
          <w:marBottom w:val="0"/>
          <w:divBdr>
            <w:top w:val="none" w:sz="0" w:space="0" w:color="auto"/>
            <w:left w:val="none" w:sz="0" w:space="0" w:color="auto"/>
            <w:bottom w:val="none" w:sz="0" w:space="0" w:color="auto"/>
            <w:right w:val="none" w:sz="0" w:space="0" w:color="auto"/>
          </w:divBdr>
        </w:div>
        <w:div w:id="1637447106">
          <w:marLeft w:val="640"/>
          <w:marRight w:val="0"/>
          <w:marTop w:val="0"/>
          <w:marBottom w:val="0"/>
          <w:divBdr>
            <w:top w:val="none" w:sz="0" w:space="0" w:color="auto"/>
            <w:left w:val="none" w:sz="0" w:space="0" w:color="auto"/>
            <w:bottom w:val="none" w:sz="0" w:space="0" w:color="auto"/>
            <w:right w:val="none" w:sz="0" w:space="0" w:color="auto"/>
          </w:divBdr>
        </w:div>
        <w:div w:id="1549563877">
          <w:marLeft w:val="640"/>
          <w:marRight w:val="0"/>
          <w:marTop w:val="0"/>
          <w:marBottom w:val="0"/>
          <w:divBdr>
            <w:top w:val="none" w:sz="0" w:space="0" w:color="auto"/>
            <w:left w:val="none" w:sz="0" w:space="0" w:color="auto"/>
            <w:bottom w:val="none" w:sz="0" w:space="0" w:color="auto"/>
            <w:right w:val="none" w:sz="0" w:space="0" w:color="auto"/>
          </w:divBdr>
        </w:div>
        <w:div w:id="237442541">
          <w:marLeft w:val="640"/>
          <w:marRight w:val="0"/>
          <w:marTop w:val="0"/>
          <w:marBottom w:val="0"/>
          <w:divBdr>
            <w:top w:val="none" w:sz="0" w:space="0" w:color="auto"/>
            <w:left w:val="none" w:sz="0" w:space="0" w:color="auto"/>
            <w:bottom w:val="none" w:sz="0" w:space="0" w:color="auto"/>
            <w:right w:val="none" w:sz="0" w:space="0" w:color="auto"/>
          </w:divBdr>
        </w:div>
        <w:div w:id="143547849">
          <w:marLeft w:val="640"/>
          <w:marRight w:val="0"/>
          <w:marTop w:val="0"/>
          <w:marBottom w:val="0"/>
          <w:divBdr>
            <w:top w:val="none" w:sz="0" w:space="0" w:color="auto"/>
            <w:left w:val="none" w:sz="0" w:space="0" w:color="auto"/>
            <w:bottom w:val="none" w:sz="0" w:space="0" w:color="auto"/>
            <w:right w:val="none" w:sz="0" w:space="0" w:color="auto"/>
          </w:divBdr>
        </w:div>
      </w:divsChild>
    </w:div>
    <w:div w:id="895706088">
      <w:bodyDiv w:val="1"/>
      <w:marLeft w:val="0"/>
      <w:marRight w:val="0"/>
      <w:marTop w:val="0"/>
      <w:marBottom w:val="0"/>
      <w:divBdr>
        <w:top w:val="none" w:sz="0" w:space="0" w:color="auto"/>
        <w:left w:val="none" w:sz="0" w:space="0" w:color="auto"/>
        <w:bottom w:val="none" w:sz="0" w:space="0" w:color="auto"/>
        <w:right w:val="none" w:sz="0" w:space="0" w:color="auto"/>
      </w:divBdr>
      <w:divsChild>
        <w:div w:id="1178033752">
          <w:marLeft w:val="480"/>
          <w:marRight w:val="0"/>
          <w:marTop w:val="0"/>
          <w:marBottom w:val="0"/>
          <w:divBdr>
            <w:top w:val="none" w:sz="0" w:space="0" w:color="auto"/>
            <w:left w:val="none" w:sz="0" w:space="0" w:color="auto"/>
            <w:bottom w:val="none" w:sz="0" w:space="0" w:color="auto"/>
            <w:right w:val="none" w:sz="0" w:space="0" w:color="auto"/>
          </w:divBdr>
        </w:div>
        <w:div w:id="965892097">
          <w:marLeft w:val="480"/>
          <w:marRight w:val="0"/>
          <w:marTop w:val="0"/>
          <w:marBottom w:val="0"/>
          <w:divBdr>
            <w:top w:val="none" w:sz="0" w:space="0" w:color="auto"/>
            <w:left w:val="none" w:sz="0" w:space="0" w:color="auto"/>
            <w:bottom w:val="none" w:sz="0" w:space="0" w:color="auto"/>
            <w:right w:val="none" w:sz="0" w:space="0" w:color="auto"/>
          </w:divBdr>
        </w:div>
        <w:div w:id="1427339021">
          <w:marLeft w:val="480"/>
          <w:marRight w:val="0"/>
          <w:marTop w:val="0"/>
          <w:marBottom w:val="0"/>
          <w:divBdr>
            <w:top w:val="none" w:sz="0" w:space="0" w:color="auto"/>
            <w:left w:val="none" w:sz="0" w:space="0" w:color="auto"/>
            <w:bottom w:val="none" w:sz="0" w:space="0" w:color="auto"/>
            <w:right w:val="none" w:sz="0" w:space="0" w:color="auto"/>
          </w:divBdr>
        </w:div>
        <w:div w:id="512037509">
          <w:marLeft w:val="480"/>
          <w:marRight w:val="0"/>
          <w:marTop w:val="0"/>
          <w:marBottom w:val="0"/>
          <w:divBdr>
            <w:top w:val="none" w:sz="0" w:space="0" w:color="auto"/>
            <w:left w:val="none" w:sz="0" w:space="0" w:color="auto"/>
            <w:bottom w:val="none" w:sz="0" w:space="0" w:color="auto"/>
            <w:right w:val="none" w:sz="0" w:space="0" w:color="auto"/>
          </w:divBdr>
        </w:div>
        <w:div w:id="236983818">
          <w:marLeft w:val="480"/>
          <w:marRight w:val="0"/>
          <w:marTop w:val="0"/>
          <w:marBottom w:val="0"/>
          <w:divBdr>
            <w:top w:val="none" w:sz="0" w:space="0" w:color="auto"/>
            <w:left w:val="none" w:sz="0" w:space="0" w:color="auto"/>
            <w:bottom w:val="none" w:sz="0" w:space="0" w:color="auto"/>
            <w:right w:val="none" w:sz="0" w:space="0" w:color="auto"/>
          </w:divBdr>
        </w:div>
        <w:div w:id="2051682470">
          <w:marLeft w:val="480"/>
          <w:marRight w:val="0"/>
          <w:marTop w:val="0"/>
          <w:marBottom w:val="0"/>
          <w:divBdr>
            <w:top w:val="none" w:sz="0" w:space="0" w:color="auto"/>
            <w:left w:val="none" w:sz="0" w:space="0" w:color="auto"/>
            <w:bottom w:val="none" w:sz="0" w:space="0" w:color="auto"/>
            <w:right w:val="none" w:sz="0" w:space="0" w:color="auto"/>
          </w:divBdr>
        </w:div>
        <w:div w:id="1373572581">
          <w:marLeft w:val="480"/>
          <w:marRight w:val="0"/>
          <w:marTop w:val="0"/>
          <w:marBottom w:val="0"/>
          <w:divBdr>
            <w:top w:val="none" w:sz="0" w:space="0" w:color="auto"/>
            <w:left w:val="none" w:sz="0" w:space="0" w:color="auto"/>
            <w:bottom w:val="none" w:sz="0" w:space="0" w:color="auto"/>
            <w:right w:val="none" w:sz="0" w:space="0" w:color="auto"/>
          </w:divBdr>
        </w:div>
        <w:div w:id="906763361">
          <w:marLeft w:val="480"/>
          <w:marRight w:val="0"/>
          <w:marTop w:val="0"/>
          <w:marBottom w:val="0"/>
          <w:divBdr>
            <w:top w:val="none" w:sz="0" w:space="0" w:color="auto"/>
            <w:left w:val="none" w:sz="0" w:space="0" w:color="auto"/>
            <w:bottom w:val="none" w:sz="0" w:space="0" w:color="auto"/>
            <w:right w:val="none" w:sz="0" w:space="0" w:color="auto"/>
          </w:divBdr>
        </w:div>
        <w:div w:id="23361241">
          <w:marLeft w:val="480"/>
          <w:marRight w:val="0"/>
          <w:marTop w:val="0"/>
          <w:marBottom w:val="0"/>
          <w:divBdr>
            <w:top w:val="none" w:sz="0" w:space="0" w:color="auto"/>
            <w:left w:val="none" w:sz="0" w:space="0" w:color="auto"/>
            <w:bottom w:val="none" w:sz="0" w:space="0" w:color="auto"/>
            <w:right w:val="none" w:sz="0" w:space="0" w:color="auto"/>
          </w:divBdr>
        </w:div>
        <w:div w:id="780413087">
          <w:marLeft w:val="480"/>
          <w:marRight w:val="0"/>
          <w:marTop w:val="0"/>
          <w:marBottom w:val="0"/>
          <w:divBdr>
            <w:top w:val="none" w:sz="0" w:space="0" w:color="auto"/>
            <w:left w:val="none" w:sz="0" w:space="0" w:color="auto"/>
            <w:bottom w:val="none" w:sz="0" w:space="0" w:color="auto"/>
            <w:right w:val="none" w:sz="0" w:space="0" w:color="auto"/>
          </w:divBdr>
        </w:div>
        <w:div w:id="1237474460">
          <w:marLeft w:val="480"/>
          <w:marRight w:val="0"/>
          <w:marTop w:val="0"/>
          <w:marBottom w:val="0"/>
          <w:divBdr>
            <w:top w:val="none" w:sz="0" w:space="0" w:color="auto"/>
            <w:left w:val="none" w:sz="0" w:space="0" w:color="auto"/>
            <w:bottom w:val="none" w:sz="0" w:space="0" w:color="auto"/>
            <w:right w:val="none" w:sz="0" w:space="0" w:color="auto"/>
          </w:divBdr>
        </w:div>
        <w:div w:id="1247298737">
          <w:marLeft w:val="480"/>
          <w:marRight w:val="0"/>
          <w:marTop w:val="0"/>
          <w:marBottom w:val="0"/>
          <w:divBdr>
            <w:top w:val="none" w:sz="0" w:space="0" w:color="auto"/>
            <w:left w:val="none" w:sz="0" w:space="0" w:color="auto"/>
            <w:bottom w:val="none" w:sz="0" w:space="0" w:color="auto"/>
            <w:right w:val="none" w:sz="0" w:space="0" w:color="auto"/>
          </w:divBdr>
        </w:div>
        <w:div w:id="781614016">
          <w:marLeft w:val="480"/>
          <w:marRight w:val="0"/>
          <w:marTop w:val="0"/>
          <w:marBottom w:val="0"/>
          <w:divBdr>
            <w:top w:val="none" w:sz="0" w:space="0" w:color="auto"/>
            <w:left w:val="none" w:sz="0" w:space="0" w:color="auto"/>
            <w:bottom w:val="none" w:sz="0" w:space="0" w:color="auto"/>
            <w:right w:val="none" w:sz="0" w:space="0" w:color="auto"/>
          </w:divBdr>
        </w:div>
        <w:div w:id="1790584680">
          <w:marLeft w:val="480"/>
          <w:marRight w:val="0"/>
          <w:marTop w:val="0"/>
          <w:marBottom w:val="0"/>
          <w:divBdr>
            <w:top w:val="none" w:sz="0" w:space="0" w:color="auto"/>
            <w:left w:val="none" w:sz="0" w:space="0" w:color="auto"/>
            <w:bottom w:val="none" w:sz="0" w:space="0" w:color="auto"/>
            <w:right w:val="none" w:sz="0" w:space="0" w:color="auto"/>
          </w:divBdr>
        </w:div>
        <w:div w:id="1817913367">
          <w:marLeft w:val="480"/>
          <w:marRight w:val="0"/>
          <w:marTop w:val="0"/>
          <w:marBottom w:val="0"/>
          <w:divBdr>
            <w:top w:val="none" w:sz="0" w:space="0" w:color="auto"/>
            <w:left w:val="none" w:sz="0" w:space="0" w:color="auto"/>
            <w:bottom w:val="none" w:sz="0" w:space="0" w:color="auto"/>
            <w:right w:val="none" w:sz="0" w:space="0" w:color="auto"/>
          </w:divBdr>
        </w:div>
        <w:div w:id="405610359">
          <w:marLeft w:val="480"/>
          <w:marRight w:val="0"/>
          <w:marTop w:val="0"/>
          <w:marBottom w:val="0"/>
          <w:divBdr>
            <w:top w:val="none" w:sz="0" w:space="0" w:color="auto"/>
            <w:left w:val="none" w:sz="0" w:space="0" w:color="auto"/>
            <w:bottom w:val="none" w:sz="0" w:space="0" w:color="auto"/>
            <w:right w:val="none" w:sz="0" w:space="0" w:color="auto"/>
          </w:divBdr>
        </w:div>
        <w:div w:id="1355688072">
          <w:marLeft w:val="480"/>
          <w:marRight w:val="0"/>
          <w:marTop w:val="0"/>
          <w:marBottom w:val="0"/>
          <w:divBdr>
            <w:top w:val="none" w:sz="0" w:space="0" w:color="auto"/>
            <w:left w:val="none" w:sz="0" w:space="0" w:color="auto"/>
            <w:bottom w:val="none" w:sz="0" w:space="0" w:color="auto"/>
            <w:right w:val="none" w:sz="0" w:space="0" w:color="auto"/>
          </w:divBdr>
        </w:div>
        <w:div w:id="1324775951">
          <w:marLeft w:val="480"/>
          <w:marRight w:val="0"/>
          <w:marTop w:val="0"/>
          <w:marBottom w:val="0"/>
          <w:divBdr>
            <w:top w:val="none" w:sz="0" w:space="0" w:color="auto"/>
            <w:left w:val="none" w:sz="0" w:space="0" w:color="auto"/>
            <w:bottom w:val="none" w:sz="0" w:space="0" w:color="auto"/>
            <w:right w:val="none" w:sz="0" w:space="0" w:color="auto"/>
          </w:divBdr>
        </w:div>
        <w:div w:id="1504859474">
          <w:marLeft w:val="480"/>
          <w:marRight w:val="0"/>
          <w:marTop w:val="0"/>
          <w:marBottom w:val="0"/>
          <w:divBdr>
            <w:top w:val="none" w:sz="0" w:space="0" w:color="auto"/>
            <w:left w:val="none" w:sz="0" w:space="0" w:color="auto"/>
            <w:bottom w:val="none" w:sz="0" w:space="0" w:color="auto"/>
            <w:right w:val="none" w:sz="0" w:space="0" w:color="auto"/>
          </w:divBdr>
        </w:div>
        <w:div w:id="1929845934">
          <w:marLeft w:val="480"/>
          <w:marRight w:val="0"/>
          <w:marTop w:val="0"/>
          <w:marBottom w:val="0"/>
          <w:divBdr>
            <w:top w:val="none" w:sz="0" w:space="0" w:color="auto"/>
            <w:left w:val="none" w:sz="0" w:space="0" w:color="auto"/>
            <w:bottom w:val="none" w:sz="0" w:space="0" w:color="auto"/>
            <w:right w:val="none" w:sz="0" w:space="0" w:color="auto"/>
          </w:divBdr>
        </w:div>
        <w:div w:id="1463498260">
          <w:marLeft w:val="480"/>
          <w:marRight w:val="0"/>
          <w:marTop w:val="0"/>
          <w:marBottom w:val="0"/>
          <w:divBdr>
            <w:top w:val="none" w:sz="0" w:space="0" w:color="auto"/>
            <w:left w:val="none" w:sz="0" w:space="0" w:color="auto"/>
            <w:bottom w:val="none" w:sz="0" w:space="0" w:color="auto"/>
            <w:right w:val="none" w:sz="0" w:space="0" w:color="auto"/>
          </w:divBdr>
        </w:div>
        <w:div w:id="1088423400">
          <w:marLeft w:val="480"/>
          <w:marRight w:val="0"/>
          <w:marTop w:val="0"/>
          <w:marBottom w:val="0"/>
          <w:divBdr>
            <w:top w:val="none" w:sz="0" w:space="0" w:color="auto"/>
            <w:left w:val="none" w:sz="0" w:space="0" w:color="auto"/>
            <w:bottom w:val="none" w:sz="0" w:space="0" w:color="auto"/>
            <w:right w:val="none" w:sz="0" w:space="0" w:color="auto"/>
          </w:divBdr>
        </w:div>
        <w:div w:id="2089768354">
          <w:marLeft w:val="480"/>
          <w:marRight w:val="0"/>
          <w:marTop w:val="0"/>
          <w:marBottom w:val="0"/>
          <w:divBdr>
            <w:top w:val="none" w:sz="0" w:space="0" w:color="auto"/>
            <w:left w:val="none" w:sz="0" w:space="0" w:color="auto"/>
            <w:bottom w:val="none" w:sz="0" w:space="0" w:color="auto"/>
            <w:right w:val="none" w:sz="0" w:space="0" w:color="auto"/>
          </w:divBdr>
        </w:div>
        <w:div w:id="1941403243">
          <w:marLeft w:val="480"/>
          <w:marRight w:val="0"/>
          <w:marTop w:val="0"/>
          <w:marBottom w:val="0"/>
          <w:divBdr>
            <w:top w:val="none" w:sz="0" w:space="0" w:color="auto"/>
            <w:left w:val="none" w:sz="0" w:space="0" w:color="auto"/>
            <w:bottom w:val="none" w:sz="0" w:space="0" w:color="auto"/>
            <w:right w:val="none" w:sz="0" w:space="0" w:color="auto"/>
          </w:divBdr>
        </w:div>
        <w:div w:id="1618029347">
          <w:marLeft w:val="480"/>
          <w:marRight w:val="0"/>
          <w:marTop w:val="0"/>
          <w:marBottom w:val="0"/>
          <w:divBdr>
            <w:top w:val="none" w:sz="0" w:space="0" w:color="auto"/>
            <w:left w:val="none" w:sz="0" w:space="0" w:color="auto"/>
            <w:bottom w:val="none" w:sz="0" w:space="0" w:color="auto"/>
            <w:right w:val="none" w:sz="0" w:space="0" w:color="auto"/>
          </w:divBdr>
        </w:div>
        <w:div w:id="509150238">
          <w:marLeft w:val="480"/>
          <w:marRight w:val="0"/>
          <w:marTop w:val="0"/>
          <w:marBottom w:val="0"/>
          <w:divBdr>
            <w:top w:val="none" w:sz="0" w:space="0" w:color="auto"/>
            <w:left w:val="none" w:sz="0" w:space="0" w:color="auto"/>
            <w:bottom w:val="none" w:sz="0" w:space="0" w:color="auto"/>
            <w:right w:val="none" w:sz="0" w:space="0" w:color="auto"/>
          </w:divBdr>
        </w:div>
        <w:div w:id="1360817238">
          <w:marLeft w:val="480"/>
          <w:marRight w:val="0"/>
          <w:marTop w:val="0"/>
          <w:marBottom w:val="0"/>
          <w:divBdr>
            <w:top w:val="none" w:sz="0" w:space="0" w:color="auto"/>
            <w:left w:val="none" w:sz="0" w:space="0" w:color="auto"/>
            <w:bottom w:val="none" w:sz="0" w:space="0" w:color="auto"/>
            <w:right w:val="none" w:sz="0" w:space="0" w:color="auto"/>
          </w:divBdr>
        </w:div>
        <w:div w:id="1483889789">
          <w:marLeft w:val="480"/>
          <w:marRight w:val="0"/>
          <w:marTop w:val="0"/>
          <w:marBottom w:val="0"/>
          <w:divBdr>
            <w:top w:val="none" w:sz="0" w:space="0" w:color="auto"/>
            <w:left w:val="none" w:sz="0" w:space="0" w:color="auto"/>
            <w:bottom w:val="none" w:sz="0" w:space="0" w:color="auto"/>
            <w:right w:val="none" w:sz="0" w:space="0" w:color="auto"/>
          </w:divBdr>
        </w:div>
        <w:div w:id="134690820">
          <w:marLeft w:val="480"/>
          <w:marRight w:val="0"/>
          <w:marTop w:val="0"/>
          <w:marBottom w:val="0"/>
          <w:divBdr>
            <w:top w:val="none" w:sz="0" w:space="0" w:color="auto"/>
            <w:left w:val="none" w:sz="0" w:space="0" w:color="auto"/>
            <w:bottom w:val="none" w:sz="0" w:space="0" w:color="auto"/>
            <w:right w:val="none" w:sz="0" w:space="0" w:color="auto"/>
          </w:divBdr>
        </w:div>
        <w:div w:id="241718514">
          <w:marLeft w:val="480"/>
          <w:marRight w:val="0"/>
          <w:marTop w:val="0"/>
          <w:marBottom w:val="0"/>
          <w:divBdr>
            <w:top w:val="none" w:sz="0" w:space="0" w:color="auto"/>
            <w:left w:val="none" w:sz="0" w:space="0" w:color="auto"/>
            <w:bottom w:val="none" w:sz="0" w:space="0" w:color="auto"/>
            <w:right w:val="none" w:sz="0" w:space="0" w:color="auto"/>
          </w:divBdr>
        </w:div>
        <w:div w:id="1342077069">
          <w:marLeft w:val="480"/>
          <w:marRight w:val="0"/>
          <w:marTop w:val="0"/>
          <w:marBottom w:val="0"/>
          <w:divBdr>
            <w:top w:val="none" w:sz="0" w:space="0" w:color="auto"/>
            <w:left w:val="none" w:sz="0" w:space="0" w:color="auto"/>
            <w:bottom w:val="none" w:sz="0" w:space="0" w:color="auto"/>
            <w:right w:val="none" w:sz="0" w:space="0" w:color="auto"/>
          </w:divBdr>
        </w:div>
        <w:div w:id="224461953">
          <w:marLeft w:val="480"/>
          <w:marRight w:val="0"/>
          <w:marTop w:val="0"/>
          <w:marBottom w:val="0"/>
          <w:divBdr>
            <w:top w:val="none" w:sz="0" w:space="0" w:color="auto"/>
            <w:left w:val="none" w:sz="0" w:space="0" w:color="auto"/>
            <w:bottom w:val="none" w:sz="0" w:space="0" w:color="auto"/>
            <w:right w:val="none" w:sz="0" w:space="0" w:color="auto"/>
          </w:divBdr>
        </w:div>
        <w:div w:id="713505130">
          <w:marLeft w:val="480"/>
          <w:marRight w:val="0"/>
          <w:marTop w:val="0"/>
          <w:marBottom w:val="0"/>
          <w:divBdr>
            <w:top w:val="none" w:sz="0" w:space="0" w:color="auto"/>
            <w:left w:val="none" w:sz="0" w:space="0" w:color="auto"/>
            <w:bottom w:val="none" w:sz="0" w:space="0" w:color="auto"/>
            <w:right w:val="none" w:sz="0" w:space="0" w:color="auto"/>
          </w:divBdr>
        </w:div>
        <w:div w:id="1878590185">
          <w:marLeft w:val="480"/>
          <w:marRight w:val="0"/>
          <w:marTop w:val="0"/>
          <w:marBottom w:val="0"/>
          <w:divBdr>
            <w:top w:val="none" w:sz="0" w:space="0" w:color="auto"/>
            <w:left w:val="none" w:sz="0" w:space="0" w:color="auto"/>
            <w:bottom w:val="none" w:sz="0" w:space="0" w:color="auto"/>
            <w:right w:val="none" w:sz="0" w:space="0" w:color="auto"/>
          </w:divBdr>
        </w:div>
        <w:div w:id="1133717031">
          <w:marLeft w:val="480"/>
          <w:marRight w:val="0"/>
          <w:marTop w:val="0"/>
          <w:marBottom w:val="0"/>
          <w:divBdr>
            <w:top w:val="none" w:sz="0" w:space="0" w:color="auto"/>
            <w:left w:val="none" w:sz="0" w:space="0" w:color="auto"/>
            <w:bottom w:val="none" w:sz="0" w:space="0" w:color="auto"/>
            <w:right w:val="none" w:sz="0" w:space="0" w:color="auto"/>
          </w:divBdr>
        </w:div>
        <w:div w:id="1812867542">
          <w:marLeft w:val="480"/>
          <w:marRight w:val="0"/>
          <w:marTop w:val="0"/>
          <w:marBottom w:val="0"/>
          <w:divBdr>
            <w:top w:val="none" w:sz="0" w:space="0" w:color="auto"/>
            <w:left w:val="none" w:sz="0" w:space="0" w:color="auto"/>
            <w:bottom w:val="none" w:sz="0" w:space="0" w:color="auto"/>
            <w:right w:val="none" w:sz="0" w:space="0" w:color="auto"/>
          </w:divBdr>
        </w:div>
        <w:div w:id="2041315483">
          <w:marLeft w:val="480"/>
          <w:marRight w:val="0"/>
          <w:marTop w:val="0"/>
          <w:marBottom w:val="0"/>
          <w:divBdr>
            <w:top w:val="none" w:sz="0" w:space="0" w:color="auto"/>
            <w:left w:val="none" w:sz="0" w:space="0" w:color="auto"/>
            <w:bottom w:val="none" w:sz="0" w:space="0" w:color="auto"/>
            <w:right w:val="none" w:sz="0" w:space="0" w:color="auto"/>
          </w:divBdr>
        </w:div>
        <w:div w:id="1643462727">
          <w:marLeft w:val="480"/>
          <w:marRight w:val="0"/>
          <w:marTop w:val="0"/>
          <w:marBottom w:val="0"/>
          <w:divBdr>
            <w:top w:val="none" w:sz="0" w:space="0" w:color="auto"/>
            <w:left w:val="none" w:sz="0" w:space="0" w:color="auto"/>
            <w:bottom w:val="none" w:sz="0" w:space="0" w:color="auto"/>
            <w:right w:val="none" w:sz="0" w:space="0" w:color="auto"/>
          </w:divBdr>
        </w:div>
        <w:div w:id="711223037">
          <w:marLeft w:val="480"/>
          <w:marRight w:val="0"/>
          <w:marTop w:val="0"/>
          <w:marBottom w:val="0"/>
          <w:divBdr>
            <w:top w:val="none" w:sz="0" w:space="0" w:color="auto"/>
            <w:left w:val="none" w:sz="0" w:space="0" w:color="auto"/>
            <w:bottom w:val="none" w:sz="0" w:space="0" w:color="auto"/>
            <w:right w:val="none" w:sz="0" w:space="0" w:color="auto"/>
          </w:divBdr>
        </w:div>
        <w:div w:id="1385449750">
          <w:marLeft w:val="480"/>
          <w:marRight w:val="0"/>
          <w:marTop w:val="0"/>
          <w:marBottom w:val="0"/>
          <w:divBdr>
            <w:top w:val="none" w:sz="0" w:space="0" w:color="auto"/>
            <w:left w:val="none" w:sz="0" w:space="0" w:color="auto"/>
            <w:bottom w:val="none" w:sz="0" w:space="0" w:color="auto"/>
            <w:right w:val="none" w:sz="0" w:space="0" w:color="auto"/>
          </w:divBdr>
        </w:div>
        <w:div w:id="1120224646">
          <w:marLeft w:val="480"/>
          <w:marRight w:val="0"/>
          <w:marTop w:val="0"/>
          <w:marBottom w:val="0"/>
          <w:divBdr>
            <w:top w:val="none" w:sz="0" w:space="0" w:color="auto"/>
            <w:left w:val="none" w:sz="0" w:space="0" w:color="auto"/>
            <w:bottom w:val="none" w:sz="0" w:space="0" w:color="auto"/>
            <w:right w:val="none" w:sz="0" w:space="0" w:color="auto"/>
          </w:divBdr>
        </w:div>
        <w:div w:id="387412730">
          <w:marLeft w:val="480"/>
          <w:marRight w:val="0"/>
          <w:marTop w:val="0"/>
          <w:marBottom w:val="0"/>
          <w:divBdr>
            <w:top w:val="none" w:sz="0" w:space="0" w:color="auto"/>
            <w:left w:val="none" w:sz="0" w:space="0" w:color="auto"/>
            <w:bottom w:val="none" w:sz="0" w:space="0" w:color="auto"/>
            <w:right w:val="none" w:sz="0" w:space="0" w:color="auto"/>
          </w:divBdr>
        </w:div>
        <w:div w:id="565802323">
          <w:marLeft w:val="480"/>
          <w:marRight w:val="0"/>
          <w:marTop w:val="0"/>
          <w:marBottom w:val="0"/>
          <w:divBdr>
            <w:top w:val="none" w:sz="0" w:space="0" w:color="auto"/>
            <w:left w:val="none" w:sz="0" w:space="0" w:color="auto"/>
            <w:bottom w:val="none" w:sz="0" w:space="0" w:color="auto"/>
            <w:right w:val="none" w:sz="0" w:space="0" w:color="auto"/>
          </w:divBdr>
        </w:div>
        <w:div w:id="1962419506">
          <w:marLeft w:val="480"/>
          <w:marRight w:val="0"/>
          <w:marTop w:val="0"/>
          <w:marBottom w:val="0"/>
          <w:divBdr>
            <w:top w:val="none" w:sz="0" w:space="0" w:color="auto"/>
            <w:left w:val="none" w:sz="0" w:space="0" w:color="auto"/>
            <w:bottom w:val="none" w:sz="0" w:space="0" w:color="auto"/>
            <w:right w:val="none" w:sz="0" w:space="0" w:color="auto"/>
          </w:divBdr>
        </w:div>
        <w:div w:id="155341621">
          <w:marLeft w:val="480"/>
          <w:marRight w:val="0"/>
          <w:marTop w:val="0"/>
          <w:marBottom w:val="0"/>
          <w:divBdr>
            <w:top w:val="none" w:sz="0" w:space="0" w:color="auto"/>
            <w:left w:val="none" w:sz="0" w:space="0" w:color="auto"/>
            <w:bottom w:val="none" w:sz="0" w:space="0" w:color="auto"/>
            <w:right w:val="none" w:sz="0" w:space="0" w:color="auto"/>
          </w:divBdr>
        </w:div>
        <w:div w:id="2108689267">
          <w:marLeft w:val="480"/>
          <w:marRight w:val="0"/>
          <w:marTop w:val="0"/>
          <w:marBottom w:val="0"/>
          <w:divBdr>
            <w:top w:val="none" w:sz="0" w:space="0" w:color="auto"/>
            <w:left w:val="none" w:sz="0" w:space="0" w:color="auto"/>
            <w:bottom w:val="none" w:sz="0" w:space="0" w:color="auto"/>
            <w:right w:val="none" w:sz="0" w:space="0" w:color="auto"/>
          </w:divBdr>
        </w:div>
        <w:div w:id="718817702">
          <w:marLeft w:val="480"/>
          <w:marRight w:val="0"/>
          <w:marTop w:val="0"/>
          <w:marBottom w:val="0"/>
          <w:divBdr>
            <w:top w:val="none" w:sz="0" w:space="0" w:color="auto"/>
            <w:left w:val="none" w:sz="0" w:space="0" w:color="auto"/>
            <w:bottom w:val="none" w:sz="0" w:space="0" w:color="auto"/>
            <w:right w:val="none" w:sz="0" w:space="0" w:color="auto"/>
          </w:divBdr>
        </w:div>
        <w:div w:id="415594934">
          <w:marLeft w:val="480"/>
          <w:marRight w:val="0"/>
          <w:marTop w:val="0"/>
          <w:marBottom w:val="0"/>
          <w:divBdr>
            <w:top w:val="none" w:sz="0" w:space="0" w:color="auto"/>
            <w:left w:val="none" w:sz="0" w:space="0" w:color="auto"/>
            <w:bottom w:val="none" w:sz="0" w:space="0" w:color="auto"/>
            <w:right w:val="none" w:sz="0" w:space="0" w:color="auto"/>
          </w:divBdr>
        </w:div>
        <w:div w:id="926890222">
          <w:marLeft w:val="480"/>
          <w:marRight w:val="0"/>
          <w:marTop w:val="0"/>
          <w:marBottom w:val="0"/>
          <w:divBdr>
            <w:top w:val="none" w:sz="0" w:space="0" w:color="auto"/>
            <w:left w:val="none" w:sz="0" w:space="0" w:color="auto"/>
            <w:bottom w:val="none" w:sz="0" w:space="0" w:color="auto"/>
            <w:right w:val="none" w:sz="0" w:space="0" w:color="auto"/>
          </w:divBdr>
        </w:div>
        <w:div w:id="770276153">
          <w:marLeft w:val="480"/>
          <w:marRight w:val="0"/>
          <w:marTop w:val="0"/>
          <w:marBottom w:val="0"/>
          <w:divBdr>
            <w:top w:val="none" w:sz="0" w:space="0" w:color="auto"/>
            <w:left w:val="none" w:sz="0" w:space="0" w:color="auto"/>
            <w:bottom w:val="none" w:sz="0" w:space="0" w:color="auto"/>
            <w:right w:val="none" w:sz="0" w:space="0" w:color="auto"/>
          </w:divBdr>
        </w:div>
        <w:div w:id="1364014359">
          <w:marLeft w:val="480"/>
          <w:marRight w:val="0"/>
          <w:marTop w:val="0"/>
          <w:marBottom w:val="0"/>
          <w:divBdr>
            <w:top w:val="none" w:sz="0" w:space="0" w:color="auto"/>
            <w:left w:val="none" w:sz="0" w:space="0" w:color="auto"/>
            <w:bottom w:val="none" w:sz="0" w:space="0" w:color="auto"/>
            <w:right w:val="none" w:sz="0" w:space="0" w:color="auto"/>
          </w:divBdr>
        </w:div>
        <w:div w:id="890582586">
          <w:marLeft w:val="480"/>
          <w:marRight w:val="0"/>
          <w:marTop w:val="0"/>
          <w:marBottom w:val="0"/>
          <w:divBdr>
            <w:top w:val="none" w:sz="0" w:space="0" w:color="auto"/>
            <w:left w:val="none" w:sz="0" w:space="0" w:color="auto"/>
            <w:bottom w:val="none" w:sz="0" w:space="0" w:color="auto"/>
            <w:right w:val="none" w:sz="0" w:space="0" w:color="auto"/>
          </w:divBdr>
        </w:div>
        <w:div w:id="270010918">
          <w:marLeft w:val="480"/>
          <w:marRight w:val="0"/>
          <w:marTop w:val="0"/>
          <w:marBottom w:val="0"/>
          <w:divBdr>
            <w:top w:val="none" w:sz="0" w:space="0" w:color="auto"/>
            <w:left w:val="none" w:sz="0" w:space="0" w:color="auto"/>
            <w:bottom w:val="none" w:sz="0" w:space="0" w:color="auto"/>
            <w:right w:val="none" w:sz="0" w:space="0" w:color="auto"/>
          </w:divBdr>
        </w:div>
        <w:div w:id="116336236">
          <w:marLeft w:val="480"/>
          <w:marRight w:val="0"/>
          <w:marTop w:val="0"/>
          <w:marBottom w:val="0"/>
          <w:divBdr>
            <w:top w:val="none" w:sz="0" w:space="0" w:color="auto"/>
            <w:left w:val="none" w:sz="0" w:space="0" w:color="auto"/>
            <w:bottom w:val="none" w:sz="0" w:space="0" w:color="auto"/>
            <w:right w:val="none" w:sz="0" w:space="0" w:color="auto"/>
          </w:divBdr>
        </w:div>
        <w:div w:id="1871333714">
          <w:marLeft w:val="480"/>
          <w:marRight w:val="0"/>
          <w:marTop w:val="0"/>
          <w:marBottom w:val="0"/>
          <w:divBdr>
            <w:top w:val="none" w:sz="0" w:space="0" w:color="auto"/>
            <w:left w:val="none" w:sz="0" w:space="0" w:color="auto"/>
            <w:bottom w:val="none" w:sz="0" w:space="0" w:color="auto"/>
            <w:right w:val="none" w:sz="0" w:space="0" w:color="auto"/>
          </w:divBdr>
        </w:div>
        <w:div w:id="468473054">
          <w:marLeft w:val="480"/>
          <w:marRight w:val="0"/>
          <w:marTop w:val="0"/>
          <w:marBottom w:val="0"/>
          <w:divBdr>
            <w:top w:val="none" w:sz="0" w:space="0" w:color="auto"/>
            <w:left w:val="none" w:sz="0" w:space="0" w:color="auto"/>
            <w:bottom w:val="none" w:sz="0" w:space="0" w:color="auto"/>
            <w:right w:val="none" w:sz="0" w:space="0" w:color="auto"/>
          </w:divBdr>
        </w:div>
        <w:div w:id="1829979544">
          <w:marLeft w:val="480"/>
          <w:marRight w:val="0"/>
          <w:marTop w:val="0"/>
          <w:marBottom w:val="0"/>
          <w:divBdr>
            <w:top w:val="none" w:sz="0" w:space="0" w:color="auto"/>
            <w:left w:val="none" w:sz="0" w:space="0" w:color="auto"/>
            <w:bottom w:val="none" w:sz="0" w:space="0" w:color="auto"/>
            <w:right w:val="none" w:sz="0" w:space="0" w:color="auto"/>
          </w:divBdr>
        </w:div>
        <w:div w:id="489292774">
          <w:marLeft w:val="480"/>
          <w:marRight w:val="0"/>
          <w:marTop w:val="0"/>
          <w:marBottom w:val="0"/>
          <w:divBdr>
            <w:top w:val="none" w:sz="0" w:space="0" w:color="auto"/>
            <w:left w:val="none" w:sz="0" w:space="0" w:color="auto"/>
            <w:bottom w:val="none" w:sz="0" w:space="0" w:color="auto"/>
            <w:right w:val="none" w:sz="0" w:space="0" w:color="auto"/>
          </w:divBdr>
        </w:div>
        <w:div w:id="1431588849">
          <w:marLeft w:val="480"/>
          <w:marRight w:val="0"/>
          <w:marTop w:val="0"/>
          <w:marBottom w:val="0"/>
          <w:divBdr>
            <w:top w:val="none" w:sz="0" w:space="0" w:color="auto"/>
            <w:left w:val="none" w:sz="0" w:space="0" w:color="auto"/>
            <w:bottom w:val="none" w:sz="0" w:space="0" w:color="auto"/>
            <w:right w:val="none" w:sz="0" w:space="0" w:color="auto"/>
          </w:divBdr>
        </w:div>
        <w:div w:id="106236289">
          <w:marLeft w:val="480"/>
          <w:marRight w:val="0"/>
          <w:marTop w:val="0"/>
          <w:marBottom w:val="0"/>
          <w:divBdr>
            <w:top w:val="none" w:sz="0" w:space="0" w:color="auto"/>
            <w:left w:val="none" w:sz="0" w:space="0" w:color="auto"/>
            <w:bottom w:val="none" w:sz="0" w:space="0" w:color="auto"/>
            <w:right w:val="none" w:sz="0" w:space="0" w:color="auto"/>
          </w:divBdr>
        </w:div>
        <w:div w:id="798719271">
          <w:marLeft w:val="480"/>
          <w:marRight w:val="0"/>
          <w:marTop w:val="0"/>
          <w:marBottom w:val="0"/>
          <w:divBdr>
            <w:top w:val="none" w:sz="0" w:space="0" w:color="auto"/>
            <w:left w:val="none" w:sz="0" w:space="0" w:color="auto"/>
            <w:bottom w:val="none" w:sz="0" w:space="0" w:color="auto"/>
            <w:right w:val="none" w:sz="0" w:space="0" w:color="auto"/>
          </w:divBdr>
        </w:div>
        <w:div w:id="972953525">
          <w:marLeft w:val="480"/>
          <w:marRight w:val="0"/>
          <w:marTop w:val="0"/>
          <w:marBottom w:val="0"/>
          <w:divBdr>
            <w:top w:val="none" w:sz="0" w:space="0" w:color="auto"/>
            <w:left w:val="none" w:sz="0" w:space="0" w:color="auto"/>
            <w:bottom w:val="none" w:sz="0" w:space="0" w:color="auto"/>
            <w:right w:val="none" w:sz="0" w:space="0" w:color="auto"/>
          </w:divBdr>
        </w:div>
        <w:div w:id="1626808296">
          <w:marLeft w:val="480"/>
          <w:marRight w:val="0"/>
          <w:marTop w:val="0"/>
          <w:marBottom w:val="0"/>
          <w:divBdr>
            <w:top w:val="none" w:sz="0" w:space="0" w:color="auto"/>
            <w:left w:val="none" w:sz="0" w:space="0" w:color="auto"/>
            <w:bottom w:val="none" w:sz="0" w:space="0" w:color="auto"/>
            <w:right w:val="none" w:sz="0" w:space="0" w:color="auto"/>
          </w:divBdr>
        </w:div>
        <w:div w:id="1314682871">
          <w:marLeft w:val="480"/>
          <w:marRight w:val="0"/>
          <w:marTop w:val="0"/>
          <w:marBottom w:val="0"/>
          <w:divBdr>
            <w:top w:val="none" w:sz="0" w:space="0" w:color="auto"/>
            <w:left w:val="none" w:sz="0" w:space="0" w:color="auto"/>
            <w:bottom w:val="none" w:sz="0" w:space="0" w:color="auto"/>
            <w:right w:val="none" w:sz="0" w:space="0" w:color="auto"/>
          </w:divBdr>
        </w:div>
        <w:div w:id="485632666">
          <w:marLeft w:val="480"/>
          <w:marRight w:val="0"/>
          <w:marTop w:val="0"/>
          <w:marBottom w:val="0"/>
          <w:divBdr>
            <w:top w:val="none" w:sz="0" w:space="0" w:color="auto"/>
            <w:left w:val="none" w:sz="0" w:space="0" w:color="auto"/>
            <w:bottom w:val="none" w:sz="0" w:space="0" w:color="auto"/>
            <w:right w:val="none" w:sz="0" w:space="0" w:color="auto"/>
          </w:divBdr>
        </w:div>
        <w:div w:id="1490486493">
          <w:marLeft w:val="480"/>
          <w:marRight w:val="0"/>
          <w:marTop w:val="0"/>
          <w:marBottom w:val="0"/>
          <w:divBdr>
            <w:top w:val="none" w:sz="0" w:space="0" w:color="auto"/>
            <w:left w:val="none" w:sz="0" w:space="0" w:color="auto"/>
            <w:bottom w:val="none" w:sz="0" w:space="0" w:color="auto"/>
            <w:right w:val="none" w:sz="0" w:space="0" w:color="auto"/>
          </w:divBdr>
        </w:div>
        <w:div w:id="285619926">
          <w:marLeft w:val="480"/>
          <w:marRight w:val="0"/>
          <w:marTop w:val="0"/>
          <w:marBottom w:val="0"/>
          <w:divBdr>
            <w:top w:val="none" w:sz="0" w:space="0" w:color="auto"/>
            <w:left w:val="none" w:sz="0" w:space="0" w:color="auto"/>
            <w:bottom w:val="none" w:sz="0" w:space="0" w:color="auto"/>
            <w:right w:val="none" w:sz="0" w:space="0" w:color="auto"/>
          </w:divBdr>
        </w:div>
        <w:div w:id="2013677278">
          <w:marLeft w:val="480"/>
          <w:marRight w:val="0"/>
          <w:marTop w:val="0"/>
          <w:marBottom w:val="0"/>
          <w:divBdr>
            <w:top w:val="none" w:sz="0" w:space="0" w:color="auto"/>
            <w:left w:val="none" w:sz="0" w:space="0" w:color="auto"/>
            <w:bottom w:val="none" w:sz="0" w:space="0" w:color="auto"/>
            <w:right w:val="none" w:sz="0" w:space="0" w:color="auto"/>
          </w:divBdr>
        </w:div>
        <w:div w:id="1599950069">
          <w:marLeft w:val="480"/>
          <w:marRight w:val="0"/>
          <w:marTop w:val="0"/>
          <w:marBottom w:val="0"/>
          <w:divBdr>
            <w:top w:val="none" w:sz="0" w:space="0" w:color="auto"/>
            <w:left w:val="none" w:sz="0" w:space="0" w:color="auto"/>
            <w:bottom w:val="none" w:sz="0" w:space="0" w:color="auto"/>
            <w:right w:val="none" w:sz="0" w:space="0" w:color="auto"/>
          </w:divBdr>
        </w:div>
      </w:divsChild>
    </w:div>
    <w:div w:id="895824365">
      <w:bodyDiv w:val="1"/>
      <w:marLeft w:val="0"/>
      <w:marRight w:val="0"/>
      <w:marTop w:val="0"/>
      <w:marBottom w:val="0"/>
      <w:divBdr>
        <w:top w:val="none" w:sz="0" w:space="0" w:color="auto"/>
        <w:left w:val="none" w:sz="0" w:space="0" w:color="auto"/>
        <w:bottom w:val="none" w:sz="0" w:space="0" w:color="auto"/>
        <w:right w:val="none" w:sz="0" w:space="0" w:color="auto"/>
      </w:divBdr>
      <w:divsChild>
        <w:div w:id="51466673">
          <w:marLeft w:val="480"/>
          <w:marRight w:val="0"/>
          <w:marTop w:val="0"/>
          <w:marBottom w:val="0"/>
          <w:divBdr>
            <w:top w:val="none" w:sz="0" w:space="0" w:color="auto"/>
            <w:left w:val="none" w:sz="0" w:space="0" w:color="auto"/>
            <w:bottom w:val="none" w:sz="0" w:space="0" w:color="auto"/>
            <w:right w:val="none" w:sz="0" w:space="0" w:color="auto"/>
          </w:divBdr>
        </w:div>
        <w:div w:id="69232944">
          <w:marLeft w:val="480"/>
          <w:marRight w:val="0"/>
          <w:marTop w:val="0"/>
          <w:marBottom w:val="0"/>
          <w:divBdr>
            <w:top w:val="none" w:sz="0" w:space="0" w:color="auto"/>
            <w:left w:val="none" w:sz="0" w:space="0" w:color="auto"/>
            <w:bottom w:val="none" w:sz="0" w:space="0" w:color="auto"/>
            <w:right w:val="none" w:sz="0" w:space="0" w:color="auto"/>
          </w:divBdr>
        </w:div>
        <w:div w:id="79303662">
          <w:marLeft w:val="480"/>
          <w:marRight w:val="0"/>
          <w:marTop w:val="0"/>
          <w:marBottom w:val="0"/>
          <w:divBdr>
            <w:top w:val="none" w:sz="0" w:space="0" w:color="auto"/>
            <w:left w:val="none" w:sz="0" w:space="0" w:color="auto"/>
            <w:bottom w:val="none" w:sz="0" w:space="0" w:color="auto"/>
            <w:right w:val="none" w:sz="0" w:space="0" w:color="auto"/>
          </w:divBdr>
        </w:div>
        <w:div w:id="188832676">
          <w:marLeft w:val="480"/>
          <w:marRight w:val="0"/>
          <w:marTop w:val="0"/>
          <w:marBottom w:val="0"/>
          <w:divBdr>
            <w:top w:val="none" w:sz="0" w:space="0" w:color="auto"/>
            <w:left w:val="none" w:sz="0" w:space="0" w:color="auto"/>
            <w:bottom w:val="none" w:sz="0" w:space="0" w:color="auto"/>
            <w:right w:val="none" w:sz="0" w:space="0" w:color="auto"/>
          </w:divBdr>
        </w:div>
        <w:div w:id="208806528">
          <w:marLeft w:val="480"/>
          <w:marRight w:val="0"/>
          <w:marTop w:val="0"/>
          <w:marBottom w:val="0"/>
          <w:divBdr>
            <w:top w:val="none" w:sz="0" w:space="0" w:color="auto"/>
            <w:left w:val="none" w:sz="0" w:space="0" w:color="auto"/>
            <w:bottom w:val="none" w:sz="0" w:space="0" w:color="auto"/>
            <w:right w:val="none" w:sz="0" w:space="0" w:color="auto"/>
          </w:divBdr>
        </w:div>
        <w:div w:id="263652779">
          <w:marLeft w:val="480"/>
          <w:marRight w:val="0"/>
          <w:marTop w:val="0"/>
          <w:marBottom w:val="0"/>
          <w:divBdr>
            <w:top w:val="none" w:sz="0" w:space="0" w:color="auto"/>
            <w:left w:val="none" w:sz="0" w:space="0" w:color="auto"/>
            <w:bottom w:val="none" w:sz="0" w:space="0" w:color="auto"/>
            <w:right w:val="none" w:sz="0" w:space="0" w:color="auto"/>
          </w:divBdr>
        </w:div>
        <w:div w:id="320163888">
          <w:marLeft w:val="480"/>
          <w:marRight w:val="0"/>
          <w:marTop w:val="0"/>
          <w:marBottom w:val="0"/>
          <w:divBdr>
            <w:top w:val="none" w:sz="0" w:space="0" w:color="auto"/>
            <w:left w:val="none" w:sz="0" w:space="0" w:color="auto"/>
            <w:bottom w:val="none" w:sz="0" w:space="0" w:color="auto"/>
            <w:right w:val="none" w:sz="0" w:space="0" w:color="auto"/>
          </w:divBdr>
        </w:div>
        <w:div w:id="352615523">
          <w:marLeft w:val="480"/>
          <w:marRight w:val="0"/>
          <w:marTop w:val="0"/>
          <w:marBottom w:val="0"/>
          <w:divBdr>
            <w:top w:val="none" w:sz="0" w:space="0" w:color="auto"/>
            <w:left w:val="none" w:sz="0" w:space="0" w:color="auto"/>
            <w:bottom w:val="none" w:sz="0" w:space="0" w:color="auto"/>
            <w:right w:val="none" w:sz="0" w:space="0" w:color="auto"/>
          </w:divBdr>
        </w:div>
        <w:div w:id="356472869">
          <w:marLeft w:val="480"/>
          <w:marRight w:val="0"/>
          <w:marTop w:val="0"/>
          <w:marBottom w:val="0"/>
          <w:divBdr>
            <w:top w:val="none" w:sz="0" w:space="0" w:color="auto"/>
            <w:left w:val="none" w:sz="0" w:space="0" w:color="auto"/>
            <w:bottom w:val="none" w:sz="0" w:space="0" w:color="auto"/>
            <w:right w:val="none" w:sz="0" w:space="0" w:color="auto"/>
          </w:divBdr>
        </w:div>
        <w:div w:id="362831652">
          <w:marLeft w:val="480"/>
          <w:marRight w:val="0"/>
          <w:marTop w:val="0"/>
          <w:marBottom w:val="0"/>
          <w:divBdr>
            <w:top w:val="none" w:sz="0" w:space="0" w:color="auto"/>
            <w:left w:val="none" w:sz="0" w:space="0" w:color="auto"/>
            <w:bottom w:val="none" w:sz="0" w:space="0" w:color="auto"/>
            <w:right w:val="none" w:sz="0" w:space="0" w:color="auto"/>
          </w:divBdr>
        </w:div>
        <w:div w:id="372774749">
          <w:marLeft w:val="480"/>
          <w:marRight w:val="0"/>
          <w:marTop w:val="0"/>
          <w:marBottom w:val="0"/>
          <w:divBdr>
            <w:top w:val="none" w:sz="0" w:space="0" w:color="auto"/>
            <w:left w:val="none" w:sz="0" w:space="0" w:color="auto"/>
            <w:bottom w:val="none" w:sz="0" w:space="0" w:color="auto"/>
            <w:right w:val="none" w:sz="0" w:space="0" w:color="auto"/>
          </w:divBdr>
        </w:div>
        <w:div w:id="397558850">
          <w:marLeft w:val="480"/>
          <w:marRight w:val="0"/>
          <w:marTop w:val="0"/>
          <w:marBottom w:val="0"/>
          <w:divBdr>
            <w:top w:val="none" w:sz="0" w:space="0" w:color="auto"/>
            <w:left w:val="none" w:sz="0" w:space="0" w:color="auto"/>
            <w:bottom w:val="none" w:sz="0" w:space="0" w:color="auto"/>
            <w:right w:val="none" w:sz="0" w:space="0" w:color="auto"/>
          </w:divBdr>
        </w:div>
        <w:div w:id="456411521">
          <w:marLeft w:val="480"/>
          <w:marRight w:val="0"/>
          <w:marTop w:val="0"/>
          <w:marBottom w:val="0"/>
          <w:divBdr>
            <w:top w:val="none" w:sz="0" w:space="0" w:color="auto"/>
            <w:left w:val="none" w:sz="0" w:space="0" w:color="auto"/>
            <w:bottom w:val="none" w:sz="0" w:space="0" w:color="auto"/>
            <w:right w:val="none" w:sz="0" w:space="0" w:color="auto"/>
          </w:divBdr>
        </w:div>
        <w:div w:id="469908379">
          <w:marLeft w:val="480"/>
          <w:marRight w:val="0"/>
          <w:marTop w:val="0"/>
          <w:marBottom w:val="0"/>
          <w:divBdr>
            <w:top w:val="none" w:sz="0" w:space="0" w:color="auto"/>
            <w:left w:val="none" w:sz="0" w:space="0" w:color="auto"/>
            <w:bottom w:val="none" w:sz="0" w:space="0" w:color="auto"/>
            <w:right w:val="none" w:sz="0" w:space="0" w:color="auto"/>
          </w:divBdr>
        </w:div>
        <w:div w:id="476151138">
          <w:marLeft w:val="480"/>
          <w:marRight w:val="0"/>
          <w:marTop w:val="0"/>
          <w:marBottom w:val="0"/>
          <w:divBdr>
            <w:top w:val="none" w:sz="0" w:space="0" w:color="auto"/>
            <w:left w:val="none" w:sz="0" w:space="0" w:color="auto"/>
            <w:bottom w:val="none" w:sz="0" w:space="0" w:color="auto"/>
            <w:right w:val="none" w:sz="0" w:space="0" w:color="auto"/>
          </w:divBdr>
        </w:div>
        <w:div w:id="485827913">
          <w:marLeft w:val="480"/>
          <w:marRight w:val="0"/>
          <w:marTop w:val="0"/>
          <w:marBottom w:val="0"/>
          <w:divBdr>
            <w:top w:val="none" w:sz="0" w:space="0" w:color="auto"/>
            <w:left w:val="none" w:sz="0" w:space="0" w:color="auto"/>
            <w:bottom w:val="none" w:sz="0" w:space="0" w:color="auto"/>
            <w:right w:val="none" w:sz="0" w:space="0" w:color="auto"/>
          </w:divBdr>
        </w:div>
        <w:div w:id="513955216">
          <w:marLeft w:val="480"/>
          <w:marRight w:val="0"/>
          <w:marTop w:val="0"/>
          <w:marBottom w:val="0"/>
          <w:divBdr>
            <w:top w:val="none" w:sz="0" w:space="0" w:color="auto"/>
            <w:left w:val="none" w:sz="0" w:space="0" w:color="auto"/>
            <w:bottom w:val="none" w:sz="0" w:space="0" w:color="auto"/>
            <w:right w:val="none" w:sz="0" w:space="0" w:color="auto"/>
          </w:divBdr>
        </w:div>
        <w:div w:id="525827360">
          <w:marLeft w:val="480"/>
          <w:marRight w:val="0"/>
          <w:marTop w:val="0"/>
          <w:marBottom w:val="0"/>
          <w:divBdr>
            <w:top w:val="none" w:sz="0" w:space="0" w:color="auto"/>
            <w:left w:val="none" w:sz="0" w:space="0" w:color="auto"/>
            <w:bottom w:val="none" w:sz="0" w:space="0" w:color="auto"/>
            <w:right w:val="none" w:sz="0" w:space="0" w:color="auto"/>
          </w:divBdr>
        </w:div>
        <w:div w:id="532158983">
          <w:marLeft w:val="480"/>
          <w:marRight w:val="0"/>
          <w:marTop w:val="0"/>
          <w:marBottom w:val="0"/>
          <w:divBdr>
            <w:top w:val="none" w:sz="0" w:space="0" w:color="auto"/>
            <w:left w:val="none" w:sz="0" w:space="0" w:color="auto"/>
            <w:bottom w:val="none" w:sz="0" w:space="0" w:color="auto"/>
            <w:right w:val="none" w:sz="0" w:space="0" w:color="auto"/>
          </w:divBdr>
        </w:div>
        <w:div w:id="611786844">
          <w:marLeft w:val="480"/>
          <w:marRight w:val="0"/>
          <w:marTop w:val="0"/>
          <w:marBottom w:val="0"/>
          <w:divBdr>
            <w:top w:val="none" w:sz="0" w:space="0" w:color="auto"/>
            <w:left w:val="none" w:sz="0" w:space="0" w:color="auto"/>
            <w:bottom w:val="none" w:sz="0" w:space="0" w:color="auto"/>
            <w:right w:val="none" w:sz="0" w:space="0" w:color="auto"/>
          </w:divBdr>
        </w:div>
        <w:div w:id="656031053">
          <w:marLeft w:val="480"/>
          <w:marRight w:val="0"/>
          <w:marTop w:val="0"/>
          <w:marBottom w:val="0"/>
          <w:divBdr>
            <w:top w:val="none" w:sz="0" w:space="0" w:color="auto"/>
            <w:left w:val="none" w:sz="0" w:space="0" w:color="auto"/>
            <w:bottom w:val="none" w:sz="0" w:space="0" w:color="auto"/>
            <w:right w:val="none" w:sz="0" w:space="0" w:color="auto"/>
          </w:divBdr>
        </w:div>
        <w:div w:id="671034906">
          <w:marLeft w:val="480"/>
          <w:marRight w:val="0"/>
          <w:marTop w:val="0"/>
          <w:marBottom w:val="0"/>
          <w:divBdr>
            <w:top w:val="none" w:sz="0" w:space="0" w:color="auto"/>
            <w:left w:val="none" w:sz="0" w:space="0" w:color="auto"/>
            <w:bottom w:val="none" w:sz="0" w:space="0" w:color="auto"/>
            <w:right w:val="none" w:sz="0" w:space="0" w:color="auto"/>
          </w:divBdr>
        </w:div>
        <w:div w:id="735130194">
          <w:marLeft w:val="480"/>
          <w:marRight w:val="0"/>
          <w:marTop w:val="0"/>
          <w:marBottom w:val="0"/>
          <w:divBdr>
            <w:top w:val="none" w:sz="0" w:space="0" w:color="auto"/>
            <w:left w:val="none" w:sz="0" w:space="0" w:color="auto"/>
            <w:bottom w:val="none" w:sz="0" w:space="0" w:color="auto"/>
            <w:right w:val="none" w:sz="0" w:space="0" w:color="auto"/>
          </w:divBdr>
        </w:div>
        <w:div w:id="744381667">
          <w:marLeft w:val="480"/>
          <w:marRight w:val="0"/>
          <w:marTop w:val="0"/>
          <w:marBottom w:val="0"/>
          <w:divBdr>
            <w:top w:val="none" w:sz="0" w:space="0" w:color="auto"/>
            <w:left w:val="none" w:sz="0" w:space="0" w:color="auto"/>
            <w:bottom w:val="none" w:sz="0" w:space="0" w:color="auto"/>
            <w:right w:val="none" w:sz="0" w:space="0" w:color="auto"/>
          </w:divBdr>
        </w:div>
        <w:div w:id="811023093">
          <w:marLeft w:val="480"/>
          <w:marRight w:val="0"/>
          <w:marTop w:val="0"/>
          <w:marBottom w:val="0"/>
          <w:divBdr>
            <w:top w:val="none" w:sz="0" w:space="0" w:color="auto"/>
            <w:left w:val="none" w:sz="0" w:space="0" w:color="auto"/>
            <w:bottom w:val="none" w:sz="0" w:space="0" w:color="auto"/>
            <w:right w:val="none" w:sz="0" w:space="0" w:color="auto"/>
          </w:divBdr>
        </w:div>
        <w:div w:id="815680521">
          <w:marLeft w:val="480"/>
          <w:marRight w:val="0"/>
          <w:marTop w:val="0"/>
          <w:marBottom w:val="0"/>
          <w:divBdr>
            <w:top w:val="none" w:sz="0" w:space="0" w:color="auto"/>
            <w:left w:val="none" w:sz="0" w:space="0" w:color="auto"/>
            <w:bottom w:val="none" w:sz="0" w:space="0" w:color="auto"/>
            <w:right w:val="none" w:sz="0" w:space="0" w:color="auto"/>
          </w:divBdr>
        </w:div>
        <w:div w:id="877545181">
          <w:marLeft w:val="480"/>
          <w:marRight w:val="0"/>
          <w:marTop w:val="0"/>
          <w:marBottom w:val="0"/>
          <w:divBdr>
            <w:top w:val="none" w:sz="0" w:space="0" w:color="auto"/>
            <w:left w:val="none" w:sz="0" w:space="0" w:color="auto"/>
            <w:bottom w:val="none" w:sz="0" w:space="0" w:color="auto"/>
            <w:right w:val="none" w:sz="0" w:space="0" w:color="auto"/>
          </w:divBdr>
        </w:div>
        <w:div w:id="919756344">
          <w:marLeft w:val="480"/>
          <w:marRight w:val="0"/>
          <w:marTop w:val="0"/>
          <w:marBottom w:val="0"/>
          <w:divBdr>
            <w:top w:val="none" w:sz="0" w:space="0" w:color="auto"/>
            <w:left w:val="none" w:sz="0" w:space="0" w:color="auto"/>
            <w:bottom w:val="none" w:sz="0" w:space="0" w:color="auto"/>
            <w:right w:val="none" w:sz="0" w:space="0" w:color="auto"/>
          </w:divBdr>
        </w:div>
        <w:div w:id="922645543">
          <w:marLeft w:val="480"/>
          <w:marRight w:val="0"/>
          <w:marTop w:val="0"/>
          <w:marBottom w:val="0"/>
          <w:divBdr>
            <w:top w:val="none" w:sz="0" w:space="0" w:color="auto"/>
            <w:left w:val="none" w:sz="0" w:space="0" w:color="auto"/>
            <w:bottom w:val="none" w:sz="0" w:space="0" w:color="auto"/>
            <w:right w:val="none" w:sz="0" w:space="0" w:color="auto"/>
          </w:divBdr>
        </w:div>
        <w:div w:id="979767666">
          <w:marLeft w:val="480"/>
          <w:marRight w:val="0"/>
          <w:marTop w:val="0"/>
          <w:marBottom w:val="0"/>
          <w:divBdr>
            <w:top w:val="none" w:sz="0" w:space="0" w:color="auto"/>
            <w:left w:val="none" w:sz="0" w:space="0" w:color="auto"/>
            <w:bottom w:val="none" w:sz="0" w:space="0" w:color="auto"/>
            <w:right w:val="none" w:sz="0" w:space="0" w:color="auto"/>
          </w:divBdr>
        </w:div>
        <w:div w:id="1055617840">
          <w:marLeft w:val="480"/>
          <w:marRight w:val="0"/>
          <w:marTop w:val="0"/>
          <w:marBottom w:val="0"/>
          <w:divBdr>
            <w:top w:val="none" w:sz="0" w:space="0" w:color="auto"/>
            <w:left w:val="none" w:sz="0" w:space="0" w:color="auto"/>
            <w:bottom w:val="none" w:sz="0" w:space="0" w:color="auto"/>
            <w:right w:val="none" w:sz="0" w:space="0" w:color="auto"/>
          </w:divBdr>
        </w:div>
        <w:div w:id="1103574588">
          <w:marLeft w:val="480"/>
          <w:marRight w:val="0"/>
          <w:marTop w:val="0"/>
          <w:marBottom w:val="0"/>
          <w:divBdr>
            <w:top w:val="none" w:sz="0" w:space="0" w:color="auto"/>
            <w:left w:val="none" w:sz="0" w:space="0" w:color="auto"/>
            <w:bottom w:val="none" w:sz="0" w:space="0" w:color="auto"/>
            <w:right w:val="none" w:sz="0" w:space="0" w:color="auto"/>
          </w:divBdr>
        </w:div>
        <w:div w:id="1112942695">
          <w:marLeft w:val="480"/>
          <w:marRight w:val="0"/>
          <w:marTop w:val="0"/>
          <w:marBottom w:val="0"/>
          <w:divBdr>
            <w:top w:val="none" w:sz="0" w:space="0" w:color="auto"/>
            <w:left w:val="none" w:sz="0" w:space="0" w:color="auto"/>
            <w:bottom w:val="none" w:sz="0" w:space="0" w:color="auto"/>
            <w:right w:val="none" w:sz="0" w:space="0" w:color="auto"/>
          </w:divBdr>
        </w:div>
        <w:div w:id="1174953889">
          <w:marLeft w:val="480"/>
          <w:marRight w:val="0"/>
          <w:marTop w:val="0"/>
          <w:marBottom w:val="0"/>
          <w:divBdr>
            <w:top w:val="none" w:sz="0" w:space="0" w:color="auto"/>
            <w:left w:val="none" w:sz="0" w:space="0" w:color="auto"/>
            <w:bottom w:val="none" w:sz="0" w:space="0" w:color="auto"/>
            <w:right w:val="none" w:sz="0" w:space="0" w:color="auto"/>
          </w:divBdr>
        </w:div>
        <w:div w:id="1204561899">
          <w:marLeft w:val="480"/>
          <w:marRight w:val="0"/>
          <w:marTop w:val="0"/>
          <w:marBottom w:val="0"/>
          <w:divBdr>
            <w:top w:val="none" w:sz="0" w:space="0" w:color="auto"/>
            <w:left w:val="none" w:sz="0" w:space="0" w:color="auto"/>
            <w:bottom w:val="none" w:sz="0" w:space="0" w:color="auto"/>
            <w:right w:val="none" w:sz="0" w:space="0" w:color="auto"/>
          </w:divBdr>
        </w:div>
        <w:div w:id="1261983109">
          <w:marLeft w:val="480"/>
          <w:marRight w:val="0"/>
          <w:marTop w:val="0"/>
          <w:marBottom w:val="0"/>
          <w:divBdr>
            <w:top w:val="none" w:sz="0" w:space="0" w:color="auto"/>
            <w:left w:val="none" w:sz="0" w:space="0" w:color="auto"/>
            <w:bottom w:val="none" w:sz="0" w:space="0" w:color="auto"/>
            <w:right w:val="none" w:sz="0" w:space="0" w:color="auto"/>
          </w:divBdr>
        </w:div>
        <w:div w:id="1265650474">
          <w:marLeft w:val="480"/>
          <w:marRight w:val="0"/>
          <w:marTop w:val="0"/>
          <w:marBottom w:val="0"/>
          <w:divBdr>
            <w:top w:val="none" w:sz="0" w:space="0" w:color="auto"/>
            <w:left w:val="none" w:sz="0" w:space="0" w:color="auto"/>
            <w:bottom w:val="none" w:sz="0" w:space="0" w:color="auto"/>
            <w:right w:val="none" w:sz="0" w:space="0" w:color="auto"/>
          </w:divBdr>
        </w:div>
        <w:div w:id="1309046947">
          <w:marLeft w:val="480"/>
          <w:marRight w:val="0"/>
          <w:marTop w:val="0"/>
          <w:marBottom w:val="0"/>
          <w:divBdr>
            <w:top w:val="none" w:sz="0" w:space="0" w:color="auto"/>
            <w:left w:val="none" w:sz="0" w:space="0" w:color="auto"/>
            <w:bottom w:val="none" w:sz="0" w:space="0" w:color="auto"/>
            <w:right w:val="none" w:sz="0" w:space="0" w:color="auto"/>
          </w:divBdr>
        </w:div>
        <w:div w:id="1429547167">
          <w:marLeft w:val="480"/>
          <w:marRight w:val="0"/>
          <w:marTop w:val="0"/>
          <w:marBottom w:val="0"/>
          <w:divBdr>
            <w:top w:val="none" w:sz="0" w:space="0" w:color="auto"/>
            <w:left w:val="none" w:sz="0" w:space="0" w:color="auto"/>
            <w:bottom w:val="none" w:sz="0" w:space="0" w:color="auto"/>
            <w:right w:val="none" w:sz="0" w:space="0" w:color="auto"/>
          </w:divBdr>
        </w:div>
        <w:div w:id="1454254485">
          <w:marLeft w:val="480"/>
          <w:marRight w:val="0"/>
          <w:marTop w:val="0"/>
          <w:marBottom w:val="0"/>
          <w:divBdr>
            <w:top w:val="none" w:sz="0" w:space="0" w:color="auto"/>
            <w:left w:val="none" w:sz="0" w:space="0" w:color="auto"/>
            <w:bottom w:val="none" w:sz="0" w:space="0" w:color="auto"/>
            <w:right w:val="none" w:sz="0" w:space="0" w:color="auto"/>
          </w:divBdr>
        </w:div>
        <w:div w:id="1519805151">
          <w:marLeft w:val="480"/>
          <w:marRight w:val="0"/>
          <w:marTop w:val="0"/>
          <w:marBottom w:val="0"/>
          <w:divBdr>
            <w:top w:val="none" w:sz="0" w:space="0" w:color="auto"/>
            <w:left w:val="none" w:sz="0" w:space="0" w:color="auto"/>
            <w:bottom w:val="none" w:sz="0" w:space="0" w:color="auto"/>
            <w:right w:val="none" w:sz="0" w:space="0" w:color="auto"/>
          </w:divBdr>
        </w:div>
        <w:div w:id="1525678187">
          <w:marLeft w:val="480"/>
          <w:marRight w:val="0"/>
          <w:marTop w:val="0"/>
          <w:marBottom w:val="0"/>
          <w:divBdr>
            <w:top w:val="none" w:sz="0" w:space="0" w:color="auto"/>
            <w:left w:val="none" w:sz="0" w:space="0" w:color="auto"/>
            <w:bottom w:val="none" w:sz="0" w:space="0" w:color="auto"/>
            <w:right w:val="none" w:sz="0" w:space="0" w:color="auto"/>
          </w:divBdr>
        </w:div>
        <w:div w:id="1616136028">
          <w:marLeft w:val="480"/>
          <w:marRight w:val="0"/>
          <w:marTop w:val="0"/>
          <w:marBottom w:val="0"/>
          <w:divBdr>
            <w:top w:val="none" w:sz="0" w:space="0" w:color="auto"/>
            <w:left w:val="none" w:sz="0" w:space="0" w:color="auto"/>
            <w:bottom w:val="none" w:sz="0" w:space="0" w:color="auto"/>
            <w:right w:val="none" w:sz="0" w:space="0" w:color="auto"/>
          </w:divBdr>
        </w:div>
        <w:div w:id="1714773259">
          <w:marLeft w:val="480"/>
          <w:marRight w:val="0"/>
          <w:marTop w:val="0"/>
          <w:marBottom w:val="0"/>
          <w:divBdr>
            <w:top w:val="none" w:sz="0" w:space="0" w:color="auto"/>
            <w:left w:val="none" w:sz="0" w:space="0" w:color="auto"/>
            <w:bottom w:val="none" w:sz="0" w:space="0" w:color="auto"/>
            <w:right w:val="none" w:sz="0" w:space="0" w:color="auto"/>
          </w:divBdr>
        </w:div>
        <w:div w:id="1777405555">
          <w:marLeft w:val="480"/>
          <w:marRight w:val="0"/>
          <w:marTop w:val="0"/>
          <w:marBottom w:val="0"/>
          <w:divBdr>
            <w:top w:val="none" w:sz="0" w:space="0" w:color="auto"/>
            <w:left w:val="none" w:sz="0" w:space="0" w:color="auto"/>
            <w:bottom w:val="none" w:sz="0" w:space="0" w:color="auto"/>
            <w:right w:val="none" w:sz="0" w:space="0" w:color="auto"/>
          </w:divBdr>
        </w:div>
        <w:div w:id="1804808154">
          <w:marLeft w:val="480"/>
          <w:marRight w:val="0"/>
          <w:marTop w:val="0"/>
          <w:marBottom w:val="0"/>
          <w:divBdr>
            <w:top w:val="none" w:sz="0" w:space="0" w:color="auto"/>
            <w:left w:val="none" w:sz="0" w:space="0" w:color="auto"/>
            <w:bottom w:val="none" w:sz="0" w:space="0" w:color="auto"/>
            <w:right w:val="none" w:sz="0" w:space="0" w:color="auto"/>
          </w:divBdr>
        </w:div>
        <w:div w:id="1908219125">
          <w:marLeft w:val="480"/>
          <w:marRight w:val="0"/>
          <w:marTop w:val="0"/>
          <w:marBottom w:val="0"/>
          <w:divBdr>
            <w:top w:val="none" w:sz="0" w:space="0" w:color="auto"/>
            <w:left w:val="none" w:sz="0" w:space="0" w:color="auto"/>
            <w:bottom w:val="none" w:sz="0" w:space="0" w:color="auto"/>
            <w:right w:val="none" w:sz="0" w:space="0" w:color="auto"/>
          </w:divBdr>
        </w:div>
        <w:div w:id="1911844218">
          <w:marLeft w:val="480"/>
          <w:marRight w:val="0"/>
          <w:marTop w:val="0"/>
          <w:marBottom w:val="0"/>
          <w:divBdr>
            <w:top w:val="none" w:sz="0" w:space="0" w:color="auto"/>
            <w:left w:val="none" w:sz="0" w:space="0" w:color="auto"/>
            <w:bottom w:val="none" w:sz="0" w:space="0" w:color="auto"/>
            <w:right w:val="none" w:sz="0" w:space="0" w:color="auto"/>
          </w:divBdr>
        </w:div>
        <w:div w:id="2062553173">
          <w:marLeft w:val="480"/>
          <w:marRight w:val="0"/>
          <w:marTop w:val="0"/>
          <w:marBottom w:val="0"/>
          <w:divBdr>
            <w:top w:val="none" w:sz="0" w:space="0" w:color="auto"/>
            <w:left w:val="none" w:sz="0" w:space="0" w:color="auto"/>
            <w:bottom w:val="none" w:sz="0" w:space="0" w:color="auto"/>
            <w:right w:val="none" w:sz="0" w:space="0" w:color="auto"/>
          </w:divBdr>
        </w:div>
        <w:div w:id="2088651531">
          <w:marLeft w:val="480"/>
          <w:marRight w:val="0"/>
          <w:marTop w:val="0"/>
          <w:marBottom w:val="0"/>
          <w:divBdr>
            <w:top w:val="none" w:sz="0" w:space="0" w:color="auto"/>
            <w:left w:val="none" w:sz="0" w:space="0" w:color="auto"/>
            <w:bottom w:val="none" w:sz="0" w:space="0" w:color="auto"/>
            <w:right w:val="none" w:sz="0" w:space="0" w:color="auto"/>
          </w:divBdr>
        </w:div>
        <w:div w:id="2101098510">
          <w:marLeft w:val="480"/>
          <w:marRight w:val="0"/>
          <w:marTop w:val="0"/>
          <w:marBottom w:val="0"/>
          <w:divBdr>
            <w:top w:val="none" w:sz="0" w:space="0" w:color="auto"/>
            <w:left w:val="none" w:sz="0" w:space="0" w:color="auto"/>
            <w:bottom w:val="none" w:sz="0" w:space="0" w:color="auto"/>
            <w:right w:val="none" w:sz="0" w:space="0" w:color="auto"/>
          </w:divBdr>
        </w:div>
        <w:div w:id="2136554774">
          <w:marLeft w:val="480"/>
          <w:marRight w:val="0"/>
          <w:marTop w:val="0"/>
          <w:marBottom w:val="0"/>
          <w:divBdr>
            <w:top w:val="none" w:sz="0" w:space="0" w:color="auto"/>
            <w:left w:val="none" w:sz="0" w:space="0" w:color="auto"/>
            <w:bottom w:val="none" w:sz="0" w:space="0" w:color="auto"/>
            <w:right w:val="none" w:sz="0" w:space="0" w:color="auto"/>
          </w:divBdr>
        </w:div>
      </w:divsChild>
    </w:div>
    <w:div w:id="896624414">
      <w:bodyDiv w:val="1"/>
      <w:marLeft w:val="0"/>
      <w:marRight w:val="0"/>
      <w:marTop w:val="0"/>
      <w:marBottom w:val="0"/>
      <w:divBdr>
        <w:top w:val="none" w:sz="0" w:space="0" w:color="auto"/>
        <w:left w:val="none" w:sz="0" w:space="0" w:color="auto"/>
        <w:bottom w:val="none" w:sz="0" w:space="0" w:color="auto"/>
        <w:right w:val="none" w:sz="0" w:space="0" w:color="auto"/>
      </w:divBdr>
    </w:div>
    <w:div w:id="896747010">
      <w:marLeft w:val="480"/>
      <w:marRight w:val="0"/>
      <w:marTop w:val="0"/>
      <w:marBottom w:val="0"/>
      <w:divBdr>
        <w:top w:val="none" w:sz="0" w:space="0" w:color="auto"/>
        <w:left w:val="none" w:sz="0" w:space="0" w:color="auto"/>
        <w:bottom w:val="none" w:sz="0" w:space="0" w:color="auto"/>
        <w:right w:val="none" w:sz="0" w:space="0" w:color="auto"/>
      </w:divBdr>
    </w:div>
    <w:div w:id="897714258">
      <w:bodyDiv w:val="1"/>
      <w:marLeft w:val="0"/>
      <w:marRight w:val="0"/>
      <w:marTop w:val="0"/>
      <w:marBottom w:val="0"/>
      <w:divBdr>
        <w:top w:val="none" w:sz="0" w:space="0" w:color="auto"/>
        <w:left w:val="none" w:sz="0" w:space="0" w:color="auto"/>
        <w:bottom w:val="none" w:sz="0" w:space="0" w:color="auto"/>
        <w:right w:val="none" w:sz="0" w:space="0" w:color="auto"/>
      </w:divBdr>
    </w:div>
    <w:div w:id="898059532">
      <w:marLeft w:val="480"/>
      <w:marRight w:val="0"/>
      <w:marTop w:val="0"/>
      <w:marBottom w:val="0"/>
      <w:divBdr>
        <w:top w:val="none" w:sz="0" w:space="0" w:color="auto"/>
        <w:left w:val="none" w:sz="0" w:space="0" w:color="auto"/>
        <w:bottom w:val="none" w:sz="0" w:space="0" w:color="auto"/>
        <w:right w:val="none" w:sz="0" w:space="0" w:color="auto"/>
      </w:divBdr>
    </w:div>
    <w:div w:id="898368901">
      <w:bodyDiv w:val="1"/>
      <w:marLeft w:val="0"/>
      <w:marRight w:val="0"/>
      <w:marTop w:val="0"/>
      <w:marBottom w:val="0"/>
      <w:divBdr>
        <w:top w:val="none" w:sz="0" w:space="0" w:color="auto"/>
        <w:left w:val="none" w:sz="0" w:space="0" w:color="auto"/>
        <w:bottom w:val="none" w:sz="0" w:space="0" w:color="auto"/>
        <w:right w:val="none" w:sz="0" w:space="0" w:color="auto"/>
      </w:divBdr>
      <w:divsChild>
        <w:div w:id="36900515">
          <w:marLeft w:val="640"/>
          <w:marRight w:val="0"/>
          <w:marTop w:val="0"/>
          <w:marBottom w:val="0"/>
          <w:divBdr>
            <w:top w:val="none" w:sz="0" w:space="0" w:color="auto"/>
            <w:left w:val="none" w:sz="0" w:space="0" w:color="auto"/>
            <w:bottom w:val="none" w:sz="0" w:space="0" w:color="auto"/>
            <w:right w:val="none" w:sz="0" w:space="0" w:color="auto"/>
          </w:divBdr>
        </w:div>
        <w:div w:id="370306641">
          <w:marLeft w:val="640"/>
          <w:marRight w:val="0"/>
          <w:marTop w:val="0"/>
          <w:marBottom w:val="0"/>
          <w:divBdr>
            <w:top w:val="none" w:sz="0" w:space="0" w:color="auto"/>
            <w:left w:val="none" w:sz="0" w:space="0" w:color="auto"/>
            <w:bottom w:val="none" w:sz="0" w:space="0" w:color="auto"/>
            <w:right w:val="none" w:sz="0" w:space="0" w:color="auto"/>
          </w:divBdr>
        </w:div>
        <w:div w:id="1826779338">
          <w:marLeft w:val="640"/>
          <w:marRight w:val="0"/>
          <w:marTop w:val="0"/>
          <w:marBottom w:val="0"/>
          <w:divBdr>
            <w:top w:val="none" w:sz="0" w:space="0" w:color="auto"/>
            <w:left w:val="none" w:sz="0" w:space="0" w:color="auto"/>
            <w:bottom w:val="none" w:sz="0" w:space="0" w:color="auto"/>
            <w:right w:val="none" w:sz="0" w:space="0" w:color="auto"/>
          </w:divBdr>
        </w:div>
        <w:div w:id="60641228">
          <w:marLeft w:val="640"/>
          <w:marRight w:val="0"/>
          <w:marTop w:val="0"/>
          <w:marBottom w:val="0"/>
          <w:divBdr>
            <w:top w:val="none" w:sz="0" w:space="0" w:color="auto"/>
            <w:left w:val="none" w:sz="0" w:space="0" w:color="auto"/>
            <w:bottom w:val="none" w:sz="0" w:space="0" w:color="auto"/>
            <w:right w:val="none" w:sz="0" w:space="0" w:color="auto"/>
          </w:divBdr>
        </w:div>
        <w:div w:id="1366640542">
          <w:marLeft w:val="640"/>
          <w:marRight w:val="0"/>
          <w:marTop w:val="0"/>
          <w:marBottom w:val="0"/>
          <w:divBdr>
            <w:top w:val="none" w:sz="0" w:space="0" w:color="auto"/>
            <w:left w:val="none" w:sz="0" w:space="0" w:color="auto"/>
            <w:bottom w:val="none" w:sz="0" w:space="0" w:color="auto"/>
            <w:right w:val="none" w:sz="0" w:space="0" w:color="auto"/>
          </w:divBdr>
        </w:div>
        <w:div w:id="320744159">
          <w:marLeft w:val="640"/>
          <w:marRight w:val="0"/>
          <w:marTop w:val="0"/>
          <w:marBottom w:val="0"/>
          <w:divBdr>
            <w:top w:val="none" w:sz="0" w:space="0" w:color="auto"/>
            <w:left w:val="none" w:sz="0" w:space="0" w:color="auto"/>
            <w:bottom w:val="none" w:sz="0" w:space="0" w:color="auto"/>
            <w:right w:val="none" w:sz="0" w:space="0" w:color="auto"/>
          </w:divBdr>
        </w:div>
        <w:div w:id="1546747499">
          <w:marLeft w:val="640"/>
          <w:marRight w:val="0"/>
          <w:marTop w:val="0"/>
          <w:marBottom w:val="0"/>
          <w:divBdr>
            <w:top w:val="none" w:sz="0" w:space="0" w:color="auto"/>
            <w:left w:val="none" w:sz="0" w:space="0" w:color="auto"/>
            <w:bottom w:val="none" w:sz="0" w:space="0" w:color="auto"/>
            <w:right w:val="none" w:sz="0" w:space="0" w:color="auto"/>
          </w:divBdr>
        </w:div>
        <w:div w:id="1834104596">
          <w:marLeft w:val="640"/>
          <w:marRight w:val="0"/>
          <w:marTop w:val="0"/>
          <w:marBottom w:val="0"/>
          <w:divBdr>
            <w:top w:val="none" w:sz="0" w:space="0" w:color="auto"/>
            <w:left w:val="none" w:sz="0" w:space="0" w:color="auto"/>
            <w:bottom w:val="none" w:sz="0" w:space="0" w:color="auto"/>
            <w:right w:val="none" w:sz="0" w:space="0" w:color="auto"/>
          </w:divBdr>
        </w:div>
        <w:div w:id="519708665">
          <w:marLeft w:val="640"/>
          <w:marRight w:val="0"/>
          <w:marTop w:val="0"/>
          <w:marBottom w:val="0"/>
          <w:divBdr>
            <w:top w:val="none" w:sz="0" w:space="0" w:color="auto"/>
            <w:left w:val="none" w:sz="0" w:space="0" w:color="auto"/>
            <w:bottom w:val="none" w:sz="0" w:space="0" w:color="auto"/>
            <w:right w:val="none" w:sz="0" w:space="0" w:color="auto"/>
          </w:divBdr>
        </w:div>
        <w:div w:id="871304990">
          <w:marLeft w:val="640"/>
          <w:marRight w:val="0"/>
          <w:marTop w:val="0"/>
          <w:marBottom w:val="0"/>
          <w:divBdr>
            <w:top w:val="none" w:sz="0" w:space="0" w:color="auto"/>
            <w:left w:val="none" w:sz="0" w:space="0" w:color="auto"/>
            <w:bottom w:val="none" w:sz="0" w:space="0" w:color="auto"/>
            <w:right w:val="none" w:sz="0" w:space="0" w:color="auto"/>
          </w:divBdr>
        </w:div>
        <w:div w:id="506481496">
          <w:marLeft w:val="640"/>
          <w:marRight w:val="0"/>
          <w:marTop w:val="0"/>
          <w:marBottom w:val="0"/>
          <w:divBdr>
            <w:top w:val="none" w:sz="0" w:space="0" w:color="auto"/>
            <w:left w:val="none" w:sz="0" w:space="0" w:color="auto"/>
            <w:bottom w:val="none" w:sz="0" w:space="0" w:color="auto"/>
            <w:right w:val="none" w:sz="0" w:space="0" w:color="auto"/>
          </w:divBdr>
        </w:div>
        <w:div w:id="1417164751">
          <w:marLeft w:val="640"/>
          <w:marRight w:val="0"/>
          <w:marTop w:val="0"/>
          <w:marBottom w:val="0"/>
          <w:divBdr>
            <w:top w:val="none" w:sz="0" w:space="0" w:color="auto"/>
            <w:left w:val="none" w:sz="0" w:space="0" w:color="auto"/>
            <w:bottom w:val="none" w:sz="0" w:space="0" w:color="auto"/>
            <w:right w:val="none" w:sz="0" w:space="0" w:color="auto"/>
          </w:divBdr>
        </w:div>
        <w:div w:id="1855921922">
          <w:marLeft w:val="640"/>
          <w:marRight w:val="0"/>
          <w:marTop w:val="0"/>
          <w:marBottom w:val="0"/>
          <w:divBdr>
            <w:top w:val="none" w:sz="0" w:space="0" w:color="auto"/>
            <w:left w:val="none" w:sz="0" w:space="0" w:color="auto"/>
            <w:bottom w:val="none" w:sz="0" w:space="0" w:color="auto"/>
            <w:right w:val="none" w:sz="0" w:space="0" w:color="auto"/>
          </w:divBdr>
        </w:div>
        <w:div w:id="1669555532">
          <w:marLeft w:val="640"/>
          <w:marRight w:val="0"/>
          <w:marTop w:val="0"/>
          <w:marBottom w:val="0"/>
          <w:divBdr>
            <w:top w:val="none" w:sz="0" w:space="0" w:color="auto"/>
            <w:left w:val="none" w:sz="0" w:space="0" w:color="auto"/>
            <w:bottom w:val="none" w:sz="0" w:space="0" w:color="auto"/>
            <w:right w:val="none" w:sz="0" w:space="0" w:color="auto"/>
          </w:divBdr>
        </w:div>
        <w:div w:id="726533729">
          <w:marLeft w:val="640"/>
          <w:marRight w:val="0"/>
          <w:marTop w:val="0"/>
          <w:marBottom w:val="0"/>
          <w:divBdr>
            <w:top w:val="none" w:sz="0" w:space="0" w:color="auto"/>
            <w:left w:val="none" w:sz="0" w:space="0" w:color="auto"/>
            <w:bottom w:val="none" w:sz="0" w:space="0" w:color="auto"/>
            <w:right w:val="none" w:sz="0" w:space="0" w:color="auto"/>
          </w:divBdr>
        </w:div>
        <w:div w:id="1580864196">
          <w:marLeft w:val="640"/>
          <w:marRight w:val="0"/>
          <w:marTop w:val="0"/>
          <w:marBottom w:val="0"/>
          <w:divBdr>
            <w:top w:val="none" w:sz="0" w:space="0" w:color="auto"/>
            <w:left w:val="none" w:sz="0" w:space="0" w:color="auto"/>
            <w:bottom w:val="none" w:sz="0" w:space="0" w:color="auto"/>
            <w:right w:val="none" w:sz="0" w:space="0" w:color="auto"/>
          </w:divBdr>
        </w:div>
        <w:div w:id="2130279819">
          <w:marLeft w:val="640"/>
          <w:marRight w:val="0"/>
          <w:marTop w:val="0"/>
          <w:marBottom w:val="0"/>
          <w:divBdr>
            <w:top w:val="none" w:sz="0" w:space="0" w:color="auto"/>
            <w:left w:val="none" w:sz="0" w:space="0" w:color="auto"/>
            <w:bottom w:val="none" w:sz="0" w:space="0" w:color="auto"/>
            <w:right w:val="none" w:sz="0" w:space="0" w:color="auto"/>
          </w:divBdr>
        </w:div>
        <w:div w:id="1026440988">
          <w:marLeft w:val="640"/>
          <w:marRight w:val="0"/>
          <w:marTop w:val="0"/>
          <w:marBottom w:val="0"/>
          <w:divBdr>
            <w:top w:val="none" w:sz="0" w:space="0" w:color="auto"/>
            <w:left w:val="none" w:sz="0" w:space="0" w:color="auto"/>
            <w:bottom w:val="none" w:sz="0" w:space="0" w:color="auto"/>
            <w:right w:val="none" w:sz="0" w:space="0" w:color="auto"/>
          </w:divBdr>
        </w:div>
        <w:div w:id="2067290891">
          <w:marLeft w:val="640"/>
          <w:marRight w:val="0"/>
          <w:marTop w:val="0"/>
          <w:marBottom w:val="0"/>
          <w:divBdr>
            <w:top w:val="none" w:sz="0" w:space="0" w:color="auto"/>
            <w:left w:val="none" w:sz="0" w:space="0" w:color="auto"/>
            <w:bottom w:val="none" w:sz="0" w:space="0" w:color="auto"/>
            <w:right w:val="none" w:sz="0" w:space="0" w:color="auto"/>
          </w:divBdr>
        </w:div>
        <w:div w:id="881476598">
          <w:marLeft w:val="640"/>
          <w:marRight w:val="0"/>
          <w:marTop w:val="0"/>
          <w:marBottom w:val="0"/>
          <w:divBdr>
            <w:top w:val="none" w:sz="0" w:space="0" w:color="auto"/>
            <w:left w:val="none" w:sz="0" w:space="0" w:color="auto"/>
            <w:bottom w:val="none" w:sz="0" w:space="0" w:color="auto"/>
            <w:right w:val="none" w:sz="0" w:space="0" w:color="auto"/>
          </w:divBdr>
        </w:div>
        <w:div w:id="1470632195">
          <w:marLeft w:val="640"/>
          <w:marRight w:val="0"/>
          <w:marTop w:val="0"/>
          <w:marBottom w:val="0"/>
          <w:divBdr>
            <w:top w:val="none" w:sz="0" w:space="0" w:color="auto"/>
            <w:left w:val="none" w:sz="0" w:space="0" w:color="auto"/>
            <w:bottom w:val="none" w:sz="0" w:space="0" w:color="auto"/>
            <w:right w:val="none" w:sz="0" w:space="0" w:color="auto"/>
          </w:divBdr>
        </w:div>
        <w:div w:id="1300308371">
          <w:marLeft w:val="640"/>
          <w:marRight w:val="0"/>
          <w:marTop w:val="0"/>
          <w:marBottom w:val="0"/>
          <w:divBdr>
            <w:top w:val="none" w:sz="0" w:space="0" w:color="auto"/>
            <w:left w:val="none" w:sz="0" w:space="0" w:color="auto"/>
            <w:bottom w:val="none" w:sz="0" w:space="0" w:color="auto"/>
            <w:right w:val="none" w:sz="0" w:space="0" w:color="auto"/>
          </w:divBdr>
        </w:div>
        <w:div w:id="1316184083">
          <w:marLeft w:val="640"/>
          <w:marRight w:val="0"/>
          <w:marTop w:val="0"/>
          <w:marBottom w:val="0"/>
          <w:divBdr>
            <w:top w:val="none" w:sz="0" w:space="0" w:color="auto"/>
            <w:left w:val="none" w:sz="0" w:space="0" w:color="auto"/>
            <w:bottom w:val="none" w:sz="0" w:space="0" w:color="auto"/>
            <w:right w:val="none" w:sz="0" w:space="0" w:color="auto"/>
          </w:divBdr>
        </w:div>
        <w:div w:id="1086390361">
          <w:marLeft w:val="640"/>
          <w:marRight w:val="0"/>
          <w:marTop w:val="0"/>
          <w:marBottom w:val="0"/>
          <w:divBdr>
            <w:top w:val="none" w:sz="0" w:space="0" w:color="auto"/>
            <w:left w:val="none" w:sz="0" w:space="0" w:color="auto"/>
            <w:bottom w:val="none" w:sz="0" w:space="0" w:color="auto"/>
            <w:right w:val="none" w:sz="0" w:space="0" w:color="auto"/>
          </w:divBdr>
        </w:div>
        <w:div w:id="1975983047">
          <w:marLeft w:val="640"/>
          <w:marRight w:val="0"/>
          <w:marTop w:val="0"/>
          <w:marBottom w:val="0"/>
          <w:divBdr>
            <w:top w:val="none" w:sz="0" w:space="0" w:color="auto"/>
            <w:left w:val="none" w:sz="0" w:space="0" w:color="auto"/>
            <w:bottom w:val="none" w:sz="0" w:space="0" w:color="auto"/>
            <w:right w:val="none" w:sz="0" w:space="0" w:color="auto"/>
          </w:divBdr>
        </w:div>
        <w:div w:id="476383217">
          <w:marLeft w:val="640"/>
          <w:marRight w:val="0"/>
          <w:marTop w:val="0"/>
          <w:marBottom w:val="0"/>
          <w:divBdr>
            <w:top w:val="none" w:sz="0" w:space="0" w:color="auto"/>
            <w:left w:val="none" w:sz="0" w:space="0" w:color="auto"/>
            <w:bottom w:val="none" w:sz="0" w:space="0" w:color="auto"/>
            <w:right w:val="none" w:sz="0" w:space="0" w:color="auto"/>
          </w:divBdr>
        </w:div>
        <w:div w:id="1627930100">
          <w:marLeft w:val="640"/>
          <w:marRight w:val="0"/>
          <w:marTop w:val="0"/>
          <w:marBottom w:val="0"/>
          <w:divBdr>
            <w:top w:val="none" w:sz="0" w:space="0" w:color="auto"/>
            <w:left w:val="none" w:sz="0" w:space="0" w:color="auto"/>
            <w:bottom w:val="none" w:sz="0" w:space="0" w:color="auto"/>
            <w:right w:val="none" w:sz="0" w:space="0" w:color="auto"/>
          </w:divBdr>
        </w:div>
        <w:div w:id="407918809">
          <w:marLeft w:val="640"/>
          <w:marRight w:val="0"/>
          <w:marTop w:val="0"/>
          <w:marBottom w:val="0"/>
          <w:divBdr>
            <w:top w:val="none" w:sz="0" w:space="0" w:color="auto"/>
            <w:left w:val="none" w:sz="0" w:space="0" w:color="auto"/>
            <w:bottom w:val="none" w:sz="0" w:space="0" w:color="auto"/>
            <w:right w:val="none" w:sz="0" w:space="0" w:color="auto"/>
          </w:divBdr>
        </w:div>
        <w:div w:id="65736522">
          <w:marLeft w:val="640"/>
          <w:marRight w:val="0"/>
          <w:marTop w:val="0"/>
          <w:marBottom w:val="0"/>
          <w:divBdr>
            <w:top w:val="none" w:sz="0" w:space="0" w:color="auto"/>
            <w:left w:val="none" w:sz="0" w:space="0" w:color="auto"/>
            <w:bottom w:val="none" w:sz="0" w:space="0" w:color="auto"/>
            <w:right w:val="none" w:sz="0" w:space="0" w:color="auto"/>
          </w:divBdr>
        </w:div>
        <w:div w:id="511578660">
          <w:marLeft w:val="640"/>
          <w:marRight w:val="0"/>
          <w:marTop w:val="0"/>
          <w:marBottom w:val="0"/>
          <w:divBdr>
            <w:top w:val="none" w:sz="0" w:space="0" w:color="auto"/>
            <w:left w:val="none" w:sz="0" w:space="0" w:color="auto"/>
            <w:bottom w:val="none" w:sz="0" w:space="0" w:color="auto"/>
            <w:right w:val="none" w:sz="0" w:space="0" w:color="auto"/>
          </w:divBdr>
        </w:div>
        <w:div w:id="1355617843">
          <w:marLeft w:val="640"/>
          <w:marRight w:val="0"/>
          <w:marTop w:val="0"/>
          <w:marBottom w:val="0"/>
          <w:divBdr>
            <w:top w:val="none" w:sz="0" w:space="0" w:color="auto"/>
            <w:left w:val="none" w:sz="0" w:space="0" w:color="auto"/>
            <w:bottom w:val="none" w:sz="0" w:space="0" w:color="auto"/>
            <w:right w:val="none" w:sz="0" w:space="0" w:color="auto"/>
          </w:divBdr>
        </w:div>
        <w:div w:id="1869417004">
          <w:marLeft w:val="640"/>
          <w:marRight w:val="0"/>
          <w:marTop w:val="0"/>
          <w:marBottom w:val="0"/>
          <w:divBdr>
            <w:top w:val="none" w:sz="0" w:space="0" w:color="auto"/>
            <w:left w:val="none" w:sz="0" w:space="0" w:color="auto"/>
            <w:bottom w:val="none" w:sz="0" w:space="0" w:color="auto"/>
            <w:right w:val="none" w:sz="0" w:space="0" w:color="auto"/>
          </w:divBdr>
        </w:div>
        <w:div w:id="2137869115">
          <w:marLeft w:val="640"/>
          <w:marRight w:val="0"/>
          <w:marTop w:val="0"/>
          <w:marBottom w:val="0"/>
          <w:divBdr>
            <w:top w:val="none" w:sz="0" w:space="0" w:color="auto"/>
            <w:left w:val="none" w:sz="0" w:space="0" w:color="auto"/>
            <w:bottom w:val="none" w:sz="0" w:space="0" w:color="auto"/>
            <w:right w:val="none" w:sz="0" w:space="0" w:color="auto"/>
          </w:divBdr>
        </w:div>
        <w:div w:id="1977637555">
          <w:marLeft w:val="640"/>
          <w:marRight w:val="0"/>
          <w:marTop w:val="0"/>
          <w:marBottom w:val="0"/>
          <w:divBdr>
            <w:top w:val="none" w:sz="0" w:space="0" w:color="auto"/>
            <w:left w:val="none" w:sz="0" w:space="0" w:color="auto"/>
            <w:bottom w:val="none" w:sz="0" w:space="0" w:color="auto"/>
            <w:right w:val="none" w:sz="0" w:space="0" w:color="auto"/>
          </w:divBdr>
        </w:div>
        <w:div w:id="677468541">
          <w:marLeft w:val="640"/>
          <w:marRight w:val="0"/>
          <w:marTop w:val="0"/>
          <w:marBottom w:val="0"/>
          <w:divBdr>
            <w:top w:val="none" w:sz="0" w:space="0" w:color="auto"/>
            <w:left w:val="none" w:sz="0" w:space="0" w:color="auto"/>
            <w:bottom w:val="none" w:sz="0" w:space="0" w:color="auto"/>
            <w:right w:val="none" w:sz="0" w:space="0" w:color="auto"/>
          </w:divBdr>
        </w:div>
        <w:div w:id="1110200509">
          <w:marLeft w:val="640"/>
          <w:marRight w:val="0"/>
          <w:marTop w:val="0"/>
          <w:marBottom w:val="0"/>
          <w:divBdr>
            <w:top w:val="none" w:sz="0" w:space="0" w:color="auto"/>
            <w:left w:val="none" w:sz="0" w:space="0" w:color="auto"/>
            <w:bottom w:val="none" w:sz="0" w:space="0" w:color="auto"/>
            <w:right w:val="none" w:sz="0" w:space="0" w:color="auto"/>
          </w:divBdr>
        </w:div>
        <w:div w:id="2082216991">
          <w:marLeft w:val="640"/>
          <w:marRight w:val="0"/>
          <w:marTop w:val="0"/>
          <w:marBottom w:val="0"/>
          <w:divBdr>
            <w:top w:val="none" w:sz="0" w:space="0" w:color="auto"/>
            <w:left w:val="none" w:sz="0" w:space="0" w:color="auto"/>
            <w:bottom w:val="none" w:sz="0" w:space="0" w:color="auto"/>
            <w:right w:val="none" w:sz="0" w:space="0" w:color="auto"/>
          </w:divBdr>
        </w:div>
        <w:div w:id="1807896595">
          <w:marLeft w:val="640"/>
          <w:marRight w:val="0"/>
          <w:marTop w:val="0"/>
          <w:marBottom w:val="0"/>
          <w:divBdr>
            <w:top w:val="none" w:sz="0" w:space="0" w:color="auto"/>
            <w:left w:val="none" w:sz="0" w:space="0" w:color="auto"/>
            <w:bottom w:val="none" w:sz="0" w:space="0" w:color="auto"/>
            <w:right w:val="none" w:sz="0" w:space="0" w:color="auto"/>
          </w:divBdr>
        </w:div>
        <w:div w:id="82772922">
          <w:marLeft w:val="640"/>
          <w:marRight w:val="0"/>
          <w:marTop w:val="0"/>
          <w:marBottom w:val="0"/>
          <w:divBdr>
            <w:top w:val="none" w:sz="0" w:space="0" w:color="auto"/>
            <w:left w:val="none" w:sz="0" w:space="0" w:color="auto"/>
            <w:bottom w:val="none" w:sz="0" w:space="0" w:color="auto"/>
            <w:right w:val="none" w:sz="0" w:space="0" w:color="auto"/>
          </w:divBdr>
        </w:div>
        <w:div w:id="1100835860">
          <w:marLeft w:val="640"/>
          <w:marRight w:val="0"/>
          <w:marTop w:val="0"/>
          <w:marBottom w:val="0"/>
          <w:divBdr>
            <w:top w:val="none" w:sz="0" w:space="0" w:color="auto"/>
            <w:left w:val="none" w:sz="0" w:space="0" w:color="auto"/>
            <w:bottom w:val="none" w:sz="0" w:space="0" w:color="auto"/>
            <w:right w:val="none" w:sz="0" w:space="0" w:color="auto"/>
          </w:divBdr>
        </w:div>
        <w:div w:id="758715912">
          <w:marLeft w:val="640"/>
          <w:marRight w:val="0"/>
          <w:marTop w:val="0"/>
          <w:marBottom w:val="0"/>
          <w:divBdr>
            <w:top w:val="none" w:sz="0" w:space="0" w:color="auto"/>
            <w:left w:val="none" w:sz="0" w:space="0" w:color="auto"/>
            <w:bottom w:val="none" w:sz="0" w:space="0" w:color="auto"/>
            <w:right w:val="none" w:sz="0" w:space="0" w:color="auto"/>
          </w:divBdr>
        </w:div>
        <w:div w:id="902259008">
          <w:marLeft w:val="640"/>
          <w:marRight w:val="0"/>
          <w:marTop w:val="0"/>
          <w:marBottom w:val="0"/>
          <w:divBdr>
            <w:top w:val="none" w:sz="0" w:space="0" w:color="auto"/>
            <w:left w:val="none" w:sz="0" w:space="0" w:color="auto"/>
            <w:bottom w:val="none" w:sz="0" w:space="0" w:color="auto"/>
            <w:right w:val="none" w:sz="0" w:space="0" w:color="auto"/>
          </w:divBdr>
        </w:div>
        <w:div w:id="1297566982">
          <w:marLeft w:val="640"/>
          <w:marRight w:val="0"/>
          <w:marTop w:val="0"/>
          <w:marBottom w:val="0"/>
          <w:divBdr>
            <w:top w:val="none" w:sz="0" w:space="0" w:color="auto"/>
            <w:left w:val="none" w:sz="0" w:space="0" w:color="auto"/>
            <w:bottom w:val="none" w:sz="0" w:space="0" w:color="auto"/>
            <w:right w:val="none" w:sz="0" w:space="0" w:color="auto"/>
          </w:divBdr>
        </w:div>
        <w:div w:id="2055932760">
          <w:marLeft w:val="640"/>
          <w:marRight w:val="0"/>
          <w:marTop w:val="0"/>
          <w:marBottom w:val="0"/>
          <w:divBdr>
            <w:top w:val="none" w:sz="0" w:space="0" w:color="auto"/>
            <w:left w:val="none" w:sz="0" w:space="0" w:color="auto"/>
            <w:bottom w:val="none" w:sz="0" w:space="0" w:color="auto"/>
            <w:right w:val="none" w:sz="0" w:space="0" w:color="auto"/>
          </w:divBdr>
        </w:div>
        <w:div w:id="565528610">
          <w:marLeft w:val="640"/>
          <w:marRight w:val="0"/>
          <w:marTop w:val="0"/>
          <w:marBottom w:val="0"/>
          <w:divBdr>
            <w:top w:val="none" w:sz="0" w:space="0" w:color="auto"/>
            <w:left w:val="none" w:sz="0" w:space="0" w:color="auto"/>
            <w:bottom w:val="none" w:sz="0" w:space="0" w:color="auto"/>
            <w:right w:val="none" w:sz="0" w:space="0" w:color="auto"/>
          </w:divBdr>
        </w:div>
        <w:div w:id="703749168">
          <w:marLeft w:val="640"/>
          <w:marRight w:val="0"/>
          <w:marTop w:val="0"/>
          <w:marBottom w:val="0"/>
          <w:divBdr>
            <w:top w:val="none" w:sz="0" w:space="0" w:color="auto"/>
            <w:left w:val="none" w:sz="0" w:space="0" w:color="auto"/>
            <w:bottom w:val="none" w:sz="0" w:space="0" w:color="auto"/>
            <w:right w:val="none" w:sz="0" w:space="0" w:color="auto"/>
          </w:divBdr>
        </w:div>
        <w:div w:id="379138413">
          <w:marLeft w:val="640"/>
          <w:marRight w:val="0"/>
          <w:marTop w:val="0"/>
          <w:marBottom w:val="0"/>
          <w:divBdr>
            <w:top w:val="none" w:sz="0" w:space="0" w:color="auto"/>
            <w:left w:val="none" w:sz="0" w:space="0" w:color="auto"/>
            <w:bottom w:val="none" w:sz="0" w:space="0" w:color="auto"/>
            <w:right w:val="none" w:sz="0" w:space="0" w:color="auto"/>
          </w:divBdr>
        </w:div>
        <w:div w:id="247353264">
          <w:marLeft w:val="640"/>
          <w:marRight w:val="0"/>
          <w:marTop w:val="0"/>
          <w:marBottom w:val="0"/>
          <w:divBdr>
            <w:top w:val="none" w:sz="0" w:space="0" w:color="auto"/>
            <w:left w:val="none" w:sz="0" w:space="0" w:color="auto"/>
            <w:bottom w:val="none" w:sz="0" w:space="0" w:color="auto"/>
            <w:right w:val="none" w:sz="0" w:space="0" w:color="auto"/>
          </w:divBdr>
        </w:div>
        <w:div w:id="1915820528">
          <w:marLeft w:val="640"/>
          <w:marRight w:val="0"/>
          <w:marTop w:val="0"/>
          <w:marBottom w:val="0"/>
          <w:divBdr>
            <w:top w:val="none" w:sz="0" w:space="0" w:color="auto"/>
            <w:left w:val="none" w:sz="0" w:space="0" w:color="auto"/>
            <w:bottom w:val="none" w:sz="0" w:space="0" w:color="auto"/>
            <w:right w:val="none" w:sz="0" w:space="0" w:color="auto"/>
          </w:divBdr>
        </w:div>
        <w:div w:id="556210135">
          <w:marLeft w:val="640"/>
          <w:marRight w:val="0"/>
          <w:marTop w:val="0"/>
          <w:marBottom w:val="0"/>
          <w:divBdr>
            <w:top w:val="none" w:sz="0" w:space="0" w:color="auto"/>
            <w:left w:val="none" w:sz="0" w:space="0" w:color="auto"/>
            <w:bottom w:val="none" w:sz="0" w:space="0" w:color="auto"/>
            <w:right w:val="none" w:sz="0" w:space="0" w:color="auto"/>
          </w:divBdr>
        </w:div>
        <w:div w:id="1547644863">
          <w:marLeft w:val="640"/>
          <w:marRight w:val="0"/>
          <w:marTop w:val="0"/>
          <w:marBottom w:val="0"/>
          <w:divBdr>
            <w:top w:val="none" w:sz="0" w:space="0" w:color="auto"/>
            <w:left w:val="none" w:sz="0" w:space="0" w:color="auto"/>
            <w:bottom w:val="none" w:sz="0" w:space="0" w:color="auto"/>
            <w:right w:val="none" w:sz="0" w:space="0" w:color="auto"/>
          </w:divBdr>
        </w:div>
        <w:div w:id="1852141622">
          <w:marLeft w:val="640"/>
          <w:marRight w:val="0"/>
          <w:marTop w:val="0"/>
          <w:marBottom w:val="0"/>
          <w:divBdr>
            <w:top w:val="none" w:sz="0" w:space="0" w:color="auto"/>
            <w:left w:val="none" w:sz="0" w:space="0" w:color="auto"/>
            <w:bottom w:val="none" w:sz="0" w:space="0" w:color="auto"/>
            <w:right w:val="none" w:sz="0" w:space="0" w:color="auto"/>
          </w:divBdr>
        </w:div>
        <w:div w:id="1615795195">
          <w:marLeft w:val="640"/>
          <w:marRight w:val="0"/>
          <w:marTop w:val="0"/>
          <w:marBottom w:val="0"/>
          <w:divBdr>
            <w:top w:val="none" w:sz="0" w:space="0" w:color="auto"/>
            <w:left w:val="none" w:sz="0" w:space="0" w:color="auto"/>
            <w:bottom w:val="none" w:sz="0" w:space="0" w:color="auto"/>
            <w:right w:val="none" w:sz="0" w:space="0" w:color="auto"/>
          </w:divBdr>
        </w:div>
        <w:div w:id="848830385">
          <w:marLeft w:val="640"/>
          <w:marRight w:val="0"/>
          <w:marTop w:val="0"/>
          <w:marBottom w:val="0"/>
          <w:divBdr>
            <w:top w:val="none" w:sz="0" w:space="0" w:color="auto"/>
            <w:left w:val="none" w:sz="0" w:space="0" w:color="auto"/>
            <w:bottom w:val="none" w:sz="0" w:space="0" w:color="auto"/>
            <w:right w:val="none" w:sz="0" w:space="0" w:color="auto"/>
          </w:divBdr>
        </w:div>
        <w:div w:id="1516531703">
          <w:marLeft w:val="640"/>
          <w:marRight w:val="0"/>
          <w:marTop w:val="0"/>
          <w:marBottom w:val="0"/>
          <w:divBdr>
            <w:top w:val="none" w:sz="0" w:space="0" w:color="auto"/>
            <w:left w:val="none" w:sz="0" w:space="0" w:color="auto"/>
            <w:bottom w:val="none" w:sz="0" w:space="0" w:color="auto"/>
            <w:right w:val="none" w:sz="0" w:space="0" w:color="auto"/>
          </w:divBdr>
        </w:div>
        <w:div w:id="132914486">
          <w:marLeft w:val="640"/>
          <w:marRight w:val="0"/>
          <w:marTop w:val="0"/>
          <w:marBottom w:val="0"/>
          <w:divBdr>
            <w:top w:val="none" w:sz="0" w:space="0" w:color="auto"/>
            <w:left w:val="none" w:sz="0" w:space="0" w:color="auto"/>
            <w:bottom w:val="none" w:sz="0" w:space="0" w:color="auto"/>
            <w:right w:val="none" w:sz="0" w:space="0" w:color="auto"/>
          </w:divBdr>
        </w:div>
        <w:div w:id="1541823086">
          <w:marLeft w:val="640"/>
          <w:marRight w:val="0"/>
          <w:marTop w:val="0"/>
          <w:marBottom w:val="0"/>
          <w:divBdr>
            <w:top w:val="none" w:sz="0" w:space="0" w:color="auto"/>
            <w:left w:val="none" w:sz="0" w:space="0" w:color="auto"/>
            <w:bottom w:val="none" w:sz="0" w:space="0" w:color="auto"/>
            <w:right w:val="none" w:sz="0" w:space="0" w:color="auto"/>
          </w:divBdr>
        </w:div>
        <w:div w:id="648552904">
          <w:marLeft w:val="640"/>
          <w:marRight w:val="0"/>
          <w:marTop w:val="0"/>
          <w:marBottom w:val="0"/>
          <w:divBdr>
            <w:top w:val="none" w:sz="0" w:space="0" w:color="auto"/>
            <w:left w:val="none" w:sz="0" w:space="0" w:color="auto"/>
            <w:bottom w:val="none" w:sz="0" w:space="0" w:color="auto"/>
            <w:right w:val="none" w:sz="0" w:space="0" w:color="auto"/>
          </w:divBdr>
        </w:div>
        <w:div w:id="598677302">
          <w:marLeft w:val="640"/>
          <w:marRight w:val="0"/>
          <w:marTop w:val="0"/>
          <w:marBottom w:val="0"/>
          <w:divBdr>
            <w:top w:val="none" w:sz="0" w:space="0" w:color="auto"/>
            <w:left w:val="none" w:sz="0" w:space="0" w:color="auto"/>
            <w:bottom w:val="none" w:sz="0" w:space="0" w:color="auto"/>
            <w:right w:val="none" w:sz="0" w:space="0" w:color="auto"/>
          </w:divBdr>
        </w:div>
        <w:div w:id="1392270305">
          <w:marLeft w:val="640"/>
          <w:marRight w:val="0"/>
          <w:marTop w:val="0"/>
          <w:marBottom w:val="0"/>
          <w:divBdr>
            <w:top w:val="none" w:sz="0" w:space="0" w:color="auto"/>
            <w:left w:val="none" w:sz="0" w:space="0" w:color="auto"/>
            <w:bottom w:val="none" w:sz="0" w:space="0" w:color="auto"/>
            <w:right w:val="none" w:sz="0" w:space="0" w:color="auto"/>
          </w:divBdr>
        </w:div>
        <w:div w:id="609707389">
          <w:marLeft w:val="640"/>
          <w:marRight w:val="0"/>
          <w:marTop w:val="0"/>
          <w:marBottom w:val="0"/>
          <w:divBdr>
            <w:top w:val="none" w:sz="0" w:space="0" w:color="auto"/>
            <w:left w:val="none" w:sz="0" w:space="0" w:color="auto"/>
            <w:bottom w:val="none" w:sz="0" w:space="0" w:color="auto"/>
            <w:right w:val="none" w:sz="0" w:space="0" w:color="auto"/>
          </w:divBdr>
        </w:div>
        <w:div w:id="252664089">
          <w:marLeft w:val="640"/>
          <w:marRight w:val="0"/>
          <w:marTop w:val="0"/>
          <w:marBottom w:val="0"/>
          <w:divBdr>
            <w:top w:val="none" w:sz="0" w:space="0" w:color="auto"/>
            <w:left w:val="none" w:sz="0" w:space="0" w:color="auto"/>
            <w:bottom w:val="none" w:sz="0" w:space="0" w:color="auto"/>
            <w:right w:val="none" w:sz="0" w:space="0" w:color="auto"/>
          </w:divBdr>
        </w:div>
        <w:div w:id="1759056180">
          <w:marLeft w:val="640"/>
          <w:marRight w:val="0"/>
          <w:marTop w:val="0"/>
          <w:marBottom w:val="0"/>
          <w:divBdr>
            <w:top w:val="none" w:sz="0" w:space="0" w:color="auto"/>
            <w:left w:val="none" w:sz="0" w:space="0" w:color="auto"/>
            <w:bottom w:val="none" w:sz="0" w:space="0" w:color="auto"/>
            <w:right w:val="none" w:sz="0" w:space="0" w:color="auto"/>
          </w:divBdr>
        </w:div>
        <w:div w:id="1979531032">
          <w:marLeft w:val="640"/>
          <w:marRight w:val="0"/>
          <w:marTop w:val="0"/>
          <w:marBottom w:val="0"/>
          <w:divBdr>
            <w:top w:val="none" w:sz="0" w:space="0" w:color="auto"/>
            <w:left w:val="none" w:sz="0" w:space="0" w:color="auto"/>
            <w:bottom w:val="none" w:sz="0" w:space="0" w:color="auto"/>
            <w:right w:val="none" w:sz="0" w:space="0" w:color="auto"/>
          </w:divBdr>
        </w:div>
        <w:div w:id="670566437">
          <w:marLeft w:val="640"/>
          <w:marRight w:val="0"/>
          <w:marTop w:val="0"/>
          <w:marBottom w:val="0"/>
          <w:divBdr>
            <w:top w:val="none" w:sz="0" w:space="0" w:color="auto"/>
            <w:left w:val="none" w:sz="0" w:space="0" w:color="auto"/>
            <w:bottom w:val="none" w:sz="0" w:space="0" w:color="auto"/>
            <w:right w:val="none" w:sz="0" w:space="0" w:color="auto"/>
          </w:divBdr>
        </w:div>
        <w:div w:id="1597900853">
          <w:marLeft w:val="640"/>
          <w:marRight w:val="0"/>
          <w:marTop w:val="0"/>
          <w:marBottom w:val="0"/>
          <w:divBdr>
            <w:top w:val="none" w:sz="0" w:space="0" w:color="auto"/>
            <w:left w:val="none" w:sz="0" w:space="0" w:color="auto"/>
            <w:bottom w:val="none" w:sz="0" w:space="0" w:color="auto"/>
            <w:right w:val="none" w:sz="0" w:space="0" w:color="auto"/>
          </w:divBdr>
        </w:div>
        <w:div w:id="641273525">
          <w:marLeft w:val="640"/>
          <w:marRight w:val="0"/>
          <w:marTop w:val="0"/>
          <w:marBottom w:val="0"/>
          <w:divBdr>
            <w:top w:val="none" w:sz="0" w:space="0" w:color="auto"/>
            <w:left w:val="none" w:sz="0" w:space="0" w:color="auto"/>
            <w:bottom w:val="none" w:sz="0" w:space="0" w:color="auto"/>
            <w:right w:val="none" w:sz="0" w:space="0" w:color="auto"/>
          </w:divBdr>
        </w:div>
        <w:div w:id="509301391">
          <w:marLeft w:val="640"/>
          <w:marRight w:val="0"/>
          <w:marTop w:val="0"/>
          <w:marBottom w:val="0"/>
          <w:divBdr>
            <w:top w:val="none" w:sz="0" w:space="0" w:color="auto"/>
            <w:left w:val="none" w:sz="0" w:space="0" w:color="auto"/>
            <w:bottom w:val="none" w:sz="0" w:space="0" w:color="auto"/>
            <w:right w:val="none" w:sz="0" w:space="0" w:color="auto"/>
          </w:divBdr>
        </w:div>
        <w:div w:id="1068917901">
          <w:marLeft w:val="640"/>
          <w:marRight w:val="0"/>
          <w:marTop w:val="0"/>
          <w:marBottom w:val="0"/>
          <w:divBdr>
            <w:top w:val="none" w:sz="0" w:space="0" w:color="auto"/>
            <w:left w:val="none" w:sz="0" w:space="0" w:color="auto"/>
            <w:bottom w:val="none" w:sz="0" w:space="0" w:color="auto"/>
            <w:right w:val="none" w:sz="0" w:space="0" w:color="auto"/>
          </w:divBdr>
        </w:div>
        <w:div w:id="649135243">
          <w:marLeft w:val="640"/>
          <w:marRight w:val="0"/>
          <w:marTop w:val="0"/>
          <w:marBottom w:val="0"/>
          <w:divBdr>
            <w:top w:val="none" w:sz="0" w:space="0" w:color="auto"/>
            <w:left w:val="none" w:sz="0" w:space="0" w:color="auto"/>
            <w:bottom w:val="none" w:sz="0" w:space="0" w:color="auto"/>
            <w:right w:val="none" w:sz="0" w:space="0" w:color="auto"/>
          </w:divBdr>
        </w:div>
        <w:div w:id="309985542">
          <w:marLeft w:val="640"/>
          <w:marRight w:val="0"/>
          <w:marTop w:val="0"/>
          <w:marBottom w:val="0"/>
          <w:divBdr>
            <w:top w:val="none" w:sz="0" w:space="0" w:color="auto"/>
            <w:left w:val="none" w:sz="0" w:space="0" w:color="auto"/>
            <w:bottom w:val="none" w:sz="0" w:space="0" w:color="auto"/>
            <w:right w:val="none" w:sz="0" w:space="0" w:color="auto"/>
          </w:divBdr>
        </w:div>
        <w:div w:id="293758524">
          <w:marLeft w:val="640"/>
          <w:marRight w:val="0"/>
          <w:marTop w:val="0"/>
          <w:marBottom w:val="0"/>
          <w:divBdr>
            <w:top w:val="none" w:sz="0" w:space="0" w:color="auto"/>
            <w:left w:val="none" w:sz="0" w:space="0" w:color="auto"/>
            <w:bottom w:val="none" w:sz="0" w:space="0" w:color="auto"/>
            <w:right w:val="none" w:sz="0" w:space="0" w:color="auto"/>
          </w:divBdr>
        </w:div>
        <w:div w:id="406414869">
          <w:marLeft w:val="640"/>
          <w:marRight w:val="0"/>
          <w:marTop w:val="0"/>
          <w:marBottom w:val="0"/>
          <w:divBdr>
            <w:top w:val="none" w:sz="0" w:space="0" w:color="auto"/>
            <w:left w:val="none" w:sz="0" w:space="0" w:color="auto"/>
            <w:bottom w:val="none" w:sz="0" w:space="0" w:color="auto"/>
            <w:right w:val="none" w:sz="0" w:space="0" w:color="auto"/>
          </w:divBdr>
        </w:div>
        <w:div w:id="1020930036">
          <w:marLeft w:val="640"/>
          <w:marRight w:val="0"/>
          <w:marTop w:val="0"/>
          <w:marBottom w:val="0"/>
          <w:divBdr>
            <w:top w:val="none" w:sz="0" w:space="0" w:color="auto"/>
            <w:left w:val="none" w:sz="0" w:space="0" w:color="auto"/>
            <w:bottom w:val="none" w:sz="0" w:space="0" w:color="auto"/>
            <w:right w:val="none" w:sz="0" w:space="0" w:color="auto"/>
          </w:divBdr>
        </w:div>
        <w:div w:id="1640261014">
          <w:marLeft w:val="640"/>
          <w:marRight w:val="0"/>
          <w:marTop w:val="0"/>
          <w:marBottom w:val="0"/>
          <w:divBdr>
            <w:top w:val="none" w:sz="0" w:space="0" w:color="auto"/>
            <w:left w:val="none" w:sz="0" w:space="0" w:color="auto"/>
            <w:bottom w:val="none" w:sz="0" w:space="0" w:color="auto"/>
            <w:right w:val="none" w:sz="0" w:space="0" w:color="auto"/>
          </w:divBdr>
        </w:div>
        <w:div w:id="1542549929">
          <w:marLeft w:val="640"/>
          <w:marRight w:val="0"/>
          <w:marTop w:val="0"/>
          <w:marBottom w:val="0"/>
          <w:divBdr>
            <w:top w:val="none" w:sz="0" w:space="0" w:color="auto"/>
            <w:left w:val="none" w:sz="0" w:space="0" w:color="auto"/>
            <w:bottom w:val="none" w:sz="0" w:space="0" w:color="auto"/>
            <w:right w:val="none" w:sz="0" w:space="0" w:color="auto"/>
          </w:divBdr>
        </w:div>
        <w:div w:id="1262251726">
          <w:marLeft w:val="640"/>
          <w:marRight w:val="0"/>
          <w:marTop w:val="0"/>
          <w:marBottom w:val="0"/>
          <w:divBdr>
            <w:top w:val="none" w:sz="0" w:space="0" w:color="auto"/>
            <w:left w:val="none" w:sz="0" w:space="0" w:color="auto"/>
            <w:bottom w:val="none" w:sz="0" w:space="0" w:color="auto"/>
            <w:right w:val="none" w:sz="0" w:space="0" w:color="auto"/>
          </w:divBdr>
        </w:div>
        <w:div w:id="711734666">
          <w:marLeft w:val="640"/>
          <w:marRight w:val="0"/>
          <w:marTop w:val="0"/>
          <w:marBottom w:val="0"/>
          <w:divBdr>
            <w:top w:val="none" w:sz="0" w:space="0" w:color="auto"/>
            <w:left w:val="none" w:sz="0" w:space="0" w:color="auto"/>
            <w:bottom w:val="none" w:sz="0" w:space="0" w:color="auto"/>
            <w:right w:val="none" w:sz="0" w:space="0" w:color="auto"/>
          </w:divBdr>
        </w:div>
        <w:div w:id="769667285">
          <w:marLeft w:val="640"/>
          <w:marRight w:val="0"/>
          <w:marTop w:val="0"/>
          <w:marBottom w:val="0"/>
          <w:divBdr>
            <w:top w:val="none" w:sz="0" w:space="0" w:color="auto"/>
            <w:left w:val="none" w:sz="0" w:space="0" w:color="auto"/>
            <w:bottom w:val="none" w:sz="0" w:space="0" w:color="auto"/>
            <w:right w:val="none" w:sz="0" w:space="0" w:color="auto"/>
          </w:divBdr>
        </w:div>
        <w:div w:id="1541210301">
          <w:marLeft w:val="640"/>
          <w:marRight w:val="0"/>
          <w:marTop w:val="0"/>
          <w:marBottom w:val="0"/>
          <w:divBdr>
            <w:top w:val="none" w:sz="0" w:space="0" w:color="auto"/>
            <w:left w:val="none" w:sz="0" w:space="0" w:color="auto"/>
            <w:bottom w:val="none" w:sz="0" w:space="0" w:color="auto"/>
            <w:right w:val="none" w:sz="0" w:space="0" w:color="auto"/>
          </w:divBdr>
        </w:div>
        <w:div w:id="2143963733">
          <w:marLeft w:val="640"/>
          <w:marRight w:val="0"/>
          <w:marTop w:val="0"/>
          <w:marBottom w:val="0"/>
          <w:divBdr>
            <w:top w:val="none" w:sz="0" w:space="0" w:color="auto"/>
            <w:left w:val="none" w:sz="0" w:space="0" w:color="auto"/>
            <w:bottom w:val="none" w:sz="0" w:space="0" w:color="auto"/>
            <w:right w:val="none" w:sz="0" w:space="0" w:color="auto"/>
          </w:divBdr>
        </w:div>
        <w:div w:id="113139130">
          <w:marLeft w:val="640"/>
          <w:marRight w:val="0"/>
          <w:marTop w:val="0"/>
          <w:marBottom w:val="0"/>
          <w:divBdr>
            <w:top w:val="none" w:sz="0" w:space="0" w:color="auto"/>
            <w:left w:val="none" w:sz="0" w:space="0" w:color="auto"/>
            <w:bottom w:val="none" w:sz="0" w:space="0" w:color="auto"/>
            <w:right w:val="none" w:sz="0" w:space="0" w:color="auto"/>
          </w:divBdr>
        </w:div>
        <w:div w:id="1341278709">
          <w:marLeft w:val="640"/>
          <w:marRight w:val="0"/>
          <w:marTop w:val="0"/>
          <w:marBottom w:val="0"/>
          <w:divBdr>
            <w:top w:val="none" w:sz="0" w:space="0" w:color="auto"/>
            <w:left w:val="none" w:sz="0" w:space="0" w:color="auto"/>
            <w:bottom w:val="none" w:sz="0" w:space="0" w:color="auto"/>
            <w:right w:val="none" w:sz="0" w:space="0" w:color="auto"/>
          </w:divBdr>
        </w:div>
        <w:div w:id="1895891542">
          <w:marLeft w:val="640"/>
          <w:marRight w:val="0"/>
          <w:marTop w:val="0"/>
          <w:marBottom w:val="0"/>
          <w:divBdr>
            <w:top w:val="none" w:sz="0" w:space="0" w:color="auto"/>
            <w:left w:val="none" w:sz="0" w:space="0" w:color="auto"/>
            <w:bottom w:val="none" w:sz="0" w:space="0" w:color="auto"/>
            <w:right w:val="none" w:sz="0" w:space="0" w:color="auto"/>
          </w:divBdr>
        </w:div>
        <w:div w:id="945042137">
          <w:marLeft w:val="640"/>
          <w:marRight w:val="0"/>
          <w:marTop w:val="0"/>
          <w:marBottom w:val="0"/>
          <w:divBdr>
            <w:top w:val="none" w:sz="0" w:space="0" w:color="auto"/>
            <w:left w:val="none" w:sz="0" w:space="0" w:color="auto"/>
            <w:bottom w:val="none" w:sz="0" w:space="0" w:color="auto"/>
            <w:right w:val="none" w:sz="0" w:space="0" w:color="auto"/>
          </w:divBdr>
        </w:div>
        <w:div w:id="1811748373">
          <w:marLeft w:val="640"/>
          <w:marRight w:val="0"/>
          <w:marTop w:val="0"/>
          <w:marBottom w:val="0"/>
          <w:divBdr>
            <w:top w:val="none" w:sz="0" w:space="0" w:color="auto"/>
            <w:left w:val="none" w:sz="0" w:space="0" w:color="auto"/>
            <w:bottom w:val="none" w:sz="0" w:space="0" w:color="auto"/>
            <w:right w:val="none" w:sz="0" w:space="0" w:color="auto"/>
          </w:divBdr>
        </w:div>
        <w:div w:id="1951623148">
          <w:marLeft w:val="640"/>
          <w:marRight w:val="0"/>
          <w:marTop w:val="0"/>
          <w:marBottom w:val="0"/>
          <w:divBdr>
            <w:top w:val="none" w:sz="0" w:space="0" w:color="auto"/>
            <w:left w:val="none" w:sz="0" w:space="0" w:color="auto"/>
            <w:bottom w:val="none" w:sz="0" w:space="0" w:color="auto"/>
            <w:right w:val="none" w:sz="0" w:space="0" w:color="auto"/>
          </w:divBdr>
        </w:div>
        <w:div w:id="413165560">
          <w:marLeft w:val="640"/>
          <w:marRight w:val="0"/>
          <w:marTop w:val="0"/>
          <w:marBottom w:val="0"/>
          <w:divBdr>
            <w:top w:val="none" w:sz="0" w:space="0" w:color="auto"/>
            <w:left w:val="none" w:sz="0" w:space="0" w:color="auto"/>
            <w:bottom w:val="none" w:sz="0" w:space="0" w:color="auto"/>
            <w:right w:val="none" w:sz="0" w:space="0" w:color="auto"/>
          </w:divBdr>
        </w:div>
      </w:divsChild>
    </w:div>
    <w:div w:id="899171715">
      <w:bodyDiv w:val="1"/>
      <w:marLeft w:val="0"/>
      <w:marRight w:val="0"/>
      <w:marTop w:val="0"/>
      <w:marBottom w:val="0"/>
      <w:divBdr>
        <w:top w:val="none" w:sz="0" w:space="0" w:color="auto"/>
        <w:left w:val="none" w:sz="0" w:space="0" w:color="auto"/>
        <w:bottom w:val="none" w:sz="0" w:space="0" w:color="auto"/>
        <w:right w:val="none" w:sz="0" w:space="0" w:color="auto"/>
      </w:divBdr>
    </w:div>
    <w:div w:id="900364420">
      <w:bodyDiv w:val="1"/>
      <w:marLeft w:val="0"/>
      <w:marRight w:val="0"/>
      <w:marTop w:val="0"/>
      <w:marBottom w:val="0"/>
      <w:divBdr>
        <w:top w:val="none" w:sz="0" w:space="0" w:color="auto"/>
        <w:left w:val="none" w:sz="0" w:space="0" w:color="auto"/>
        <w:bottom w:val="none" w:sz="0" w:space="0" w:color="auto"/>
        <w:right w:val="none" w:sz="0" w:space="0" w:color="auto"/>
      </w:divBdr>
    </w:div>
    <w:div w:id="901986649">
      <w:marLeft w:val="480"/>
      <w:marRight w:val="0"/>
      <w:marTop w:val="0"/>
      <w:marBottom w:val="0"/>
      <w:divBdr>
        <w:top w:val="none" w:sz="0" w:space="0" w:color="auto"/>
        <w:left w:val="none" w:sz="0" w:space="0" w:color="auto"/>
        <w:bottom w:val="none" w:sz="0" w:space="0" w:color="auto"/>
        <w:right w:val="none" w:sz="0" w:space="0" w:color="auto"/>
      </w:divBdr>
    </w:div>
    <w:div w:id="903418260">
      <w:marLeft w:val="480"/>
      <w:marRight w:val="0"/>
      <w:marTop w:val="0"/>
      <w:marBottom w:val="0"/>
      <w:divBdr>
        <w:top w:val="none" w:sz="0" w:space="0" w:color="auto"/>
        <w:left w:val="none" w:sz="0" w:space="0" w:color="auto"/>
        <w:bottom w:val="none" w:sz="0" w:space="0" w:color="auto"/>
        <w:right w:val="none" w:sz="0" w:space="0" w:color="auto"/>
      </w:divBdr>
    </w:div>
    <w:div w:id="904224530">
      <w:bodyDiv w:val="1"/>
      <w:marLeft w:val="0"/>
      <w:marRight w:val="0"/>
      <w:marTop w:val="0"/>
      <w:marBottom w:val="0"/>
      <w:divBdr>
        <w:top w:val="none" w:sz="0" w:space="0" w:color="auto"/>
        <w:left w:val="none" w:sz="0" w:space="0" w:color="auto"/>
        <w:bottom w:val="none" w:sz="0" w:space="0" w:color="auto"/>
        <w:right w:val="none" w:sz="0" w:space="0" w:color="auto"/>
      </w:divBdr>
    </w:div>
    <w:div w:id="905147728">
      <w:bodyDiv w:val="1"/>
      <w:marLeft w:val="0"/>
      <w:marRight w:val="0"/>
      <w:marTop w:val="0"/>
      <w:marBottom w:val="0"/>
      <w:divBdr>
        <w:top w:val="none" w:sz="0" w:space="0" w:color="auto"/>
        <w:left w:val="none" w:sz="0" w:space="0" w:color="auto"/>
        <w:bottom w:val="none" w:sz="0" w:space="0" w:color="auto"/>
        <w:right w:val="none" w:sz="0" w:space="0" w:color="auto"/>
      </w:divBdr>
    </w:div>
    <w:div w:id="906258889">
      <w:marLeft w:val="640"/>
      <w:marRight w:val="0"/>
      <w:marTop w:val="0"/>
      <w:marBottom w:val="0"/>
      <w:divBdr>
        <w:top w:val="none" w:sz="0" w:space="0" w:color="auto"/>
        <w:left w:val="none" w:sz="0" w:space="0" w:color="auto"/>
        <w:bottom w:val="none" w:sz="0" w:space="0" w:color="auto"/>
        <w:right w:val="none" w:sz="0" w:space="0" w:color="auto"/>
      </w:divBdr>
    </w:div>
    <w:div w:id="907544325">
      <w:marLeft w:val="480"/>
      <w:marRight w:val="0"/>
      <w:marTop w:val="0"/>
      <w:marBottom w:val="0"/>
      <w:divBdr>
        <w:top w:val="none" w:sz="0" w:space="0" w:color="auto"/>
        <w:left w:val="none" w:sz="0" w:space="0" w:color="auto"/>
        <w:bottom w:val="none" w:sz="0" w:space="0" w:color="auto"/>
        <w:right w:val="none" w:sz="0" w:space="0" w:color="auto"/>
      </w:divBdr>
    </w:div>
    <w:div w:id="907690044">
      <w:bodyDiv w:val="1"/>
      <w:marLeft w:val="0"/>
      <w:marRight w:val="0"/>
      <w:marTop w:val="0"/>
      <w:marBottom w:val="0"/>
      <w:divBdr>
        <w:top w:val="none" w:sz="0" w:space="0" w:color="auto"/>
        <w:left w:val="none" w:sz="0" w:space="0" w:color="auto"/>
        <w:bottom w:val="none" w:sz="0" w:space="0" w:color="auto"/>
        <w:right w:val="none" w:sz="0" w:space="0" w:color="auto"/>
      </w:divBdr>
      <w:divsChild>
        <w:div w:id="542710800">
          <w:marLeft w:val="640"/>
          <w:marRight w:val="0"/>
          <w:marTop w:val="0"/>
          <w:marBottom w:val="0"/>
          <w:divBdr>
            <w:top w:val="none" w:sz="0" w:space="0" w:color="auto"/>
            <w:left w:val="none" w:sz="0" w:space="0" w:color="auto"/>
            <w:bottom w:val="none" w:sz="0" w:space="0" w:color="auto"/>
            <w:right w:val="none" w:sz="0" w:space="0" w:color="auto"/>
          </w:divBdr>
        </w:div>
        <w:div w:id="214395422">
          <w:marLeft w:val="640"/>
          <w:marRight w:val="0"/>
          <w:marTop w:val="0"/>
          <w:marBottom w:val="0"/>
          <w:divBdr>
            <w:top w:val="none" w:sz="0" w:space="0" w:color="auto"/>
            <w:left w:val="none" w:sz="0" w:space="0" w:color="auto"/>
            <w:bottom w:val="none" w:sz="0" w:space="0" w:color="auto"/>
            <w:right w:val="none" w:sz="0" w:space="0" w:color="auto"/>
          </w:divBdr>
        </w:div>
        <w:div w:id="729618354">
          <w:marLeft w:val="640"/>
          <w:marRight w:val="0"/>
          <w:marTop w:val="0"/>
          <w:marBottom w:val="0"/>
          <w:divBdr>
            <w:top w:val="none" w:sz="0" w:space="0" w:color="auto"/>
            <w:left w:val="none" w:sz="0" w:space="0" w:color="auto"/>
            <w:bottom w:val="none" w:sz="0" w:space="0" w:color="auto"/>
            <w:right w:val="none" w:sz="0" w:space="0" w:color="auto"/>
          </w:divBdr>
        </w:div>
        <w:div w:id="436563192">
          <w:marLeft w:val="640"/>
          <w:marRight w:val="0"/>
          <w:marTop w:val="0"/>
          <w:marBottom w:val="0"/>
          <w:divBdr>
            <w:top w:val="none" w:sz="0" w:space="0" w:color="auto"/>
            <w:left w:val="none" w:sz="0" w:space="0" w:color="auto"/>
            <w:bottom w:val="none" w:sz="0" w:space="0" w:color="auto"/>
            <w:right w:val="none" w:sz="0" w:space="0" w:color="auto"/>
          </w:divBdr>
        </w:div>
        <w:div w:id="617184426">
          <w:marLeft w:val="640"/>
          <w:marRight w:val="0"/>
          <w:marTop w:val="0"/>
          <w:marBottom w:val="0"/>
          <w:divBdr>
            <w:top w:val="none" w:sz="0" w:space="0" w:color="auto"/>
            <w:left w:val="none" w:sz="0" w:space="0" w:color="auto"/>
            <w:bottom w:val="none" w:sz="0" w:space="0" w:color="auto"/>
            <w:right w:val="none" w:sz="0" w:space="0" w:color="auto"/>
          </w:divBdr>
        </w:div>
        <w:div w:id="473985560">
          <w:marLeft w:val="640"/>
          <w:marRight w:val="0"/>
          <w:marTop w:val="0"/>
          <w:marBottom w:val="0"/>
          <w:divBdr>
            <w:top w:val="none" w:sz="0" w:space="0" w:color="auto"/>
            <w:left w:val="none" w:sz="0" w:space="0" w:color="auto"/>
            <w:bottom w:val="none" w:sz="0" w:space="0" w:color="auto"/>
            <w:right w:val="none" w:sz="0" w:space="0" w:color="auto"/>
          </w:divBdr>
        </w:div>
        <w:div w:id="1710106832">
          <w:marLeft w:val="640"/>
          <w:marRight w:val="0"/>
          <w:marTop w:val="0"/>
          <w:marBottom w:val="0"/>
          <w:divBdr>
            <w:top w:val="none" w:sz="0" w:space="0" w:color="auto"/>
            <w:left w:val="none" w:sz="0" w:space="0" w:color="auto"/>
            <w:bottom w:val="none" w:sz="0" w:space="0" w:color="auto"/>
            <w:right w:val="none" w:sz="0" w:space="0" w:color="auto"/>
          </w:divBdr>
        </w:div>
        <w:div w:id="1136409511">
          <w:marLeft w:val="640"/>
          <w:marRight w:val="0"/>
          <w:marTop w:val="0"/>
          <w:marBottom w:val="0"/>
          <w:divBdr>
            <w:top w:val="none" w:sz="0" w:space="0" w:color="auto"/>
            <w:left w:val="none" w:sz="0" w:space="0" w:color="auto"/>
            <w:bottom w:val="none" w:sz="0" w:space="0" w:color="auto"/>
            <w:right w:val="none" w:sz="0" w:space="0" w:color="auto"/>
          </w:divBdr>
        </w:div>
        <w:div w:id="2001107713">
          <w:marLeft w:val="640"/>
          <w:marRight w:val="0"/>
          <w:marTop w:val="0"/>
          <w:marBottom w:val="0"/>
          <w:divBdr>
            <w:top w:val="none" w:sz="0" w:space="0" w:color="auto"/>
            <w:left w:val="none" w:sz="0" w:space="0" w:color="auto"/>
            <w:bottom w:val="none" w:sz="0" w:space="0" w:color="auto"/>
            <w:right w:val="none" w:sz="0" w:space="0" w:color="auto"/>
          </w:divBdr>
        </w:div>
        <w:div w:id="1393188824">
          <w:marLeft w:val="640"/>
          <w:marRight w:val="0"/>
          <w:marTop w:val="0"/>
          <w:marBottom w:val="0"/>
          <w:divBdr>
            <w:top w:val="none" w:sz="0" w:space="0" w:color="auto"/>
            <w:left w:val="none" w:sz="0" w:space="0" w:color="auto"/>
            <w:bottom w:val="none" w:sz="0" w:space="0" w:color="auto"/>
            <w:right w:val="none" w:sz="0" w:space="0" w:color="auto"/>
          </w:divBdr>
        </w:div>
        <w:div w:id="940332276">
          <w:marLeft w:val="640"/>
          <w:marRight w:val="0"/>
          <w:marTop w:val="0"/>
          <w:marBottom w:val="0"/>
          <w:divBdr>
            <w:top w:val="none" w:sz="0" w:space="0" w:color="auto"/>
            <w:left w:val="none" w:sz="0" w:space="0" w:color="auto"/>
            <w:bottom w:val="none" w:sz="0" w:space="0" w:color="auto"/>
            <w:right w:val="none" w:sz="0" w:space="0" w:color="auto"/>
          </w:divBdr>
        </w:div>
        <w:div w:id="904220220">
          <w:marLeft w:val="640"/>
          <w:marRight w:val="0"/>
          <w:marTop w:val="0"/>
          <w:marBottom w:val="0"/>
          <w:divBdr>
            <w:top w:val="none" w:sz="0" w:space="0" w:color="auto"/>
            <w:left w:val="none" w:sz="0" w:space="0" w:color="auto"/>
            <w:bottom w:val="none" w:sz="0" w:space="0" w:color="auto"/>
            <w:right w:val="none" w:sz="0" w:space="0" w:color="auto"/>
          </w:divBdr>
        </w:div>
        <w:div w:id="926227318">
          <w:marLeft w:val="640"/>
          <w:marRight w:val="0"/>
          <w:marTop w:val="0"/>
          <w:marBottom w:val="0"/>
          <w:divBdr>
            <w:top w:val="none" w:sz="0" w:space="0" w:color="auto"/>
            <w:left w:val="none" w:sz="0" w:space="0" w:color="auto"/>
            <w:bottom w:val="none" w:sz="0" w:space="0" w:color="auto"/>
            <w:right w:val="none" w:sz="0" w:space="0" w:color="auto"/>
          </w:divBdr>
        </w:div>
        <w:div w:id="1199777822">
          <w:marLeft w:val="640"/>
          <w:marRight w:val="0"/>
          <w:marTop w:val="0"/>
          <w:marBottom w:val="0"/>
          <w:divBdr>
            <w:top w:val="none" w:sz="0" w:space="0" w:color="auto"/>
            <w:left w:val="none" w:sz="0" w:space="0" w:color="auto"/>
            <w:bottom w:val="none" w:sz="0" w:space="0" w:color="auto"/>
            <w:right w:val="none" w:sz="0" w:space="0" w:color="auto"/>
          </w:divBdr>
        </w:div>
        <w:div w:id="51194328">
          <w:marLeft w:val="640"/>
          <w:marRight w:val="0"/>
          <w:marTop w:val="0"/>
          <w:marBottom w:val="0"/>
          <w:divBdr>
            <w:top w:val="none" w:sz="0" w:space="0" w:color="auto"/>
            <w:left w:val="none" w:sz="0" w:space="0" w:color="auto"/>
            <w:bottom w:val="none" w:sz="0" w:space="0" w:color="auto"/>
            <w:right w:val="none" w:sz="0" w:space="0" w:color="auto"/>
          </w:divBdr>
        </w:div>
        <w:div w:id="1825391648">
          <w:marLeft w:val="640"/>
          <w:marRight w:val="0"/>
          <w:marTop w:val="0"/>
          <w:marBottom w:val="0"/>
          <w:divBdr>
            <w:top w:val="none" w:sz="0" w:space="0" w:color="auto"/>
            <w:left w:val="none" w:sz="0" w:space="0" w:color="auto"/>
            <w:bottom w:val="none" w:sz="0" w:space="0" w:color="auto"/>
            <w:right w:val="none" w:sz="0" w:space="0" w:color="auto"/>
          </w:divBdr>
        </w:div>
        <w:div w:id="769278944">
          <w:marLeft w:val="640"/>
          <w:marRight w:val="0"/>
          <w:marTop w:val="0"/>
          <w:marBottom w:val="0"/>
          <w:divBdr>
            <w:top w:val="none" w:sz="0" w:space="0" w:color="auto"/>
            <w:left w:val="none" w:sz="0" w:space="0" w:color="auto"/>
            <w:bottom w:val="none" w:sz="0" w:space="0" w:color="auto"/>
            <w:right w:val="none" w:sz="0" w:space="0" w:color="auto"/>
          </w:divBdr>
        </w:div>
        <w:div w:id="1605763558">
          <w:marLeft w:val="640"/>
          <w:marRight w:val="0"/>
          <w:marTop w:val="0"/>
          <w:marBottom w:val="0"/>
          <w:divBdr>
            <w:top w:val="none" w:sz="0" w:space="0" w:color="auto"/>
            <w:left w:val="none" w:sz="0" w:space="0" w:color="auto"/>
            <w:bottom w:val="none" w:sz="0" w:space="0" w:color="auto"/>
            <w:right w:val="none" w:sz="0" w:space="0" w:color="auto"/>
          </w:divBdr>
        </w:div>
        <w:div w:id="555119774">
          <w:marLeft w:val="640"/>
          <w:marRight w:val="0"/>
          <w:marTop w:val="0"/>
          <w:marBottom w:val="0"/>
          <w:divBdr>
            <w:top w:val="none" w:sz="0" w:space="0" w:color="auto"/>
            <w:left w:val="none" w:sz="0" w:space="0" w:color="auto"/>
            <w:bottom w:val="none" w:sz="0" w:space="0" w:color="auto"/>
            <w:right w:val="none" w:sz="0" w:space="0" w:color="auto"/>
          </w:divBdr>
        </w:div>
        <w:div w:id="1680816958">
          <w:marLeft w:val="640"/>
          <w:marRight w:val="0"/>
          <w:marTop w:val="0"/>
          <w:marBottom w:val="0"/>
          <w:divBdr>
            <w:top w:val="none" w:sz="0" w:space="0" w:color="auto"/>
            <w:left w:val="none" w:sz="0" w:space="0" w:color="auto"/>
            <w:bottom w:val="none" w:sz="0" w:space="0" w:color="auto"/>
            <w:right w:val="none" w:sz="0" w:space="0" w:color="auto"/>
          </w:divBdr>
        </w:div>
        <w:div w:id="1588879806">
          <w:marLeft w:val="640"/>
          <w:marRight w:val="0"/>
          <w:marTop w:val="0"/>
          <w:marBottom w:val="0"/>
          <w:divBdr>
            <w:top w:val="none" w:sz="0" w:space="0" w:color="auto"/>
            <w:left w:val="none" w:sz="0" w:space="0" w:color="auto"/>
            <w:bottom w:val="none" w:sz="0" w:space="0" w:color="auto"/>
            <w:right w:val="none" w:sz="0" w:space="0" w:color="auto"/>
          </w:divBdr>
        </w:div>
        <w:div w:id="1832209567">
          <w:marLeft w:val="640"/>
          <w:marRight w:val="0"/>
          <w:marTop w:val="0"/>
          <w:marBottom w:val="0"/>
          <w:divBdr>
            <w:top w:val="none" w:sz="0" w:space="0" w:color="auto"/>
            <w:left w:val="none" w:sz="0" w:space="0" w:color="auto"/>
            <w:bottom w:val="none" w:sz="0" w:space="0" w:color="auto"/>
            <w:right w:val="none" w:sz="0" w:space="0" w:color="auto"/>
          </w:divBdr>
        </w:div>
        <w:div w:id="1828327267">
          <w:marLeft w:val="640"/>
          <w:marRight w:val="0"/>
          <w:marTop w:val="0"/>
          <w:marBottom w:val="0"/>
          <w:divBdr>
            <w:top w:val="none" w:sz="0" w:space="0" w:color="auto"/>
            <w:left w:val="none" w:sz="0" w:space="0" w:color="auto"/>
            <w:bottom w:val="none" w:sz="0" w:space="0" w:color="auto"/>
            <w:right w:val="none" w:sz="0" w:space="0" w:color="auto"/>
          </w:divBdr>
        </w:div>
        <w:div w:id="956370382">
          <w:marLeft w:val="640"/>
          <w:marRight w:val="0"/>
          <w:marTop w:val="0"/>
          <w:marBottom w:val="0"/>
          <w:divBdr>
            <w:top w:val="none" w:sz="0" w:space="0" w:color="auto"/>
            <w:left w:val="none" w:sz="0" w:space="0" w:color="auto"/>
            <w:bottom w:val="none" w:sz="0" w:space="0" w:color="auto"/>
            <w:right w:val="none" w:sz="0" w:space="0" w:color="auto"/>
          </w:divBdr>
        </w:div>
        <w:div w:id="1304893626">
          <w:marLeft w:val="640"/>
          <w:marRight w:val="0"/>
          <w:marTop w:val="0"/>
          <w:marBottom w:val="0"/>
          <w:divBdr>
            <w:top w:val="none" w:sz="0" w:space="0" w:color="auto"/>
            <w:left w:val="none" w:sz="0" w:space="0" w:color="auto"/>
            <w:bottom w:val="none" w:sz="0" w:space="0" w:color="auto"/>
            <w:right w:val="none" w:sz="0" w:space="0" w:color="auto"/>
          </w:divBdr>
        </w:div>
        <w:div w:id="40714768">
          <w:marLeft w:val="640"/>
          <w:marRight w:val="0"/>
          <w:marTop w:val="0"/>
          <w:marBottom w:val="0"/>
          <w:divBdr>
            <w:top w:val="none" w:sz="0" w:space="0" w:color="auto"/>
            <w:left w:val="none" w:sz="0" w:space="0" w:color="auto"/>
            <w:bottom w:val="none" w:sz="0" w:space="0" w:color="auto"/>
            <w:right w:val="none" w:sz="0" w:space="0" w:color="auto"/>
          </w:divBdr>
        </w:div>
        <w:div w:id="2065591961">
          <w:marLeft w:val="640"/>
          <w:marRight w:val="0"/>
          <w:marTop w:val="0"/>
          <w:marBottom w:val="0"/>
          <w:divBdr>
            <w:top w:val="none" w:sz="0" w:space="0" w:color="auto"/>
            <w:left w:val="none" w:sz="0" w:space="0" w:color="auto"/>
            <w:bottom w:val="none" w:sz="0" w:space="0" w:color="auto"/>
            <w:right w:val="none" w:sz="0" w:space="0" w:color="auto"/>
          </w:divBdr>
        </w:div>
        <w:div w:id="1273056542">
          <w:marLeft w:val="640"/>
          <w:marRight w:val="0"/>
          <w:marTop w:val="0"/>
          <w:marBottom w:val="0"/>
          <w:divBdr>
            <w:top w:val="none" w:sz="0" w:space="0" w:color="auto"/>
            <w:left w:val="none" w:sz="0" w:space="0" w:color="auto"/>
            <w:bottom w:val="none" w:sz="0" w:space="0" w:color="auto"/>
            <w:right w:val="none" w:sz="0" w:space="0" w:color="auto"/>
          </w:divBdr>
        </w:div>
        <w:div w:id="153687287">
          <w:marLeft w:val="640"/>
          <w:marRight w:val="0"/>
          <w:marTop w:val="0"/>
          <w:marBottom w:val="0"/>
          <w:divBdr>
            <w:top w:val="none" w:sz="0" w:space="0" w:color="auto"/>
            <w:left w:val="none" w:sz="0" w:space="0" w:color="auto"/>
            <w:bottom w:val="none" w:sz="0" w:space="0" w:color="auto"/>
            <w:right w:val="none" w:sz="0" w:space="0" w:color="auto"/>
          </w:divBdr>
        </w:div>
        <w:div w:id="1689913802">
          <w:marLeft w:val="640"/>
          <w:marRight w:val="0"/>
          <w:marTop w:val="0"/>
          <w:marBottom w:val="0"/>
          <w:divBdr>
            <w:top w:val="none" w:sz="0" w:space="0" w:color="auto"/>
            <w:left w:val="none" w:sz="0" w:space="0" w:color="auto"/>
            <w:bottom w:val="none" w:sz="0" w:space="0" w:color="auto"/>
            <w:right w:val="none" w:sz="0" w:space="0" w:color="auto"/>
          </w:divBdr>
        </w:div>
        <w:div w:id="1073966648">
          <w:marLeft w:val="640"/>
          <w:marRight w:val="0"/>
          <w:marTop w:val="0"/>
          <w:marBottom w:val="0"/>
          <w:divBdr>
            <w:top w:val="none" w:sz="0" w:space="0" w:color="auto"/>
            <w:left w:val="none" w:sz="0" w:space="0" w:color="auto"/>
            <w:bottom w:val="none" w:sz="0" w:space="0" w:color="auto"/>
            <w:right w:val="none" w:sz="0" w:space="0" w:color="auto"/>
          </w:divBdr>
        </w:div>
        <w:div w:id="176357761">
          <w:marLeft w:val="640"/>
          <w:marRight w:val="0"/>
          <w:marTop w:val="0"/>
          <w:marBottom w:val="0"/>
          <w:divBdr>
            <w:top w:val="none" w:sz="0" w:space="0" w:color="auto"/>
            <w:left w:val="none" w:sz="0" w:space="0" w:color="auto"/>
            <w:bottom w:val="none" w:sz="0" w:space="0" w:color="auto"/>
            <w:right w:val="none" w:sz="0" w:space="0" w:color="auto"/>
          </w:divBdr>
        </w:div>
        <w:div w:id="1701280450">
          <w:marLeft w:val="640"/>
          <w:marRight w:val="0"/>
          <w:marTop w:val="0"/>
          <w:marBottom w:val="0"/>
          <w:divBdr>
            <w:top w:val="none" w:sz="0" w:space="0" w:color="auto"/>
            <w:left w:val="none" w:sz="0" w:space="0" w:color="auto"/>
            <w:bottom w:val="none" w:sz="0" w:space="0" w:color="auto"/>
            <w:right w:val="none" w:sz="0" w:space="0" w:color="auto"/>
          </w:divBdr>
        </w:div>
        <w:div w:id="228394247">
          <w:marLeft w:val="640"/>
          <w:marRight w:val="0"/>
          <w:marTop w:val="0"/>
          <w:marBottom w:val="0"/>
          <w:divBdr>
            <w:top w:val="none" w:sz="0" w:space="0" w:color="auto"/>
            <w:left w:val="none" w:sz="0" w:space="0" w:color="auto"/>
            <w:bottom w:val="none" w:sz="0" w:space="0" w:color="auto"/>
            <w:right w:val="none" w:sz="0" w:space="0" w:color="auto"/>
          </w:divBdr>
        </w:div>
        <w:div w:id="1530340765">
          <w:marLeft w:val="640"/>
          <w:marRight w:val="0"/>
          <w:marTop w:val="0"/>
          <w:marBottom w:val="0"/>
          <w:divBdr>
            <w:top w:val="none" w:sz="0" w:space="0" w:color="auto"/>
            <w:left w:val="none" w:sz="0" w:space="0" w:color="auto"/>
            <w:bottom w:val="none" w:sz="0" w:space="0" w:color="auto"/>
            <w:right w:val="none" w:sz="0" w:space="0" w:color="auto"/>
          </w:divBdr>
        </w:div>
        <w:div w:id="148837491">
          <w:marLeft w:val="640"/>
          <w:marRight w:val="0"/>
          <w:marTop w:val="0"/>
          <w:marBottom w:val="0"/>
          <w:divBdr>
            <w:top w:val="none" w:sz="0" w:space="0" w:color="auto"/>
            <w:left w:val="none" w:sz="0" w:space="0" w:color="auto"/>
            <w:bottom w:val="none" w:sz="0" w:space="0" w:color="auto"/>
            <w:right w:val="none" w:sz="0" w:space="0" w:color="auto"/>
          </w:divBdr>
        </w:div>
        <w:div w:id="293369650">
          <w:marLeft w:val="640"/>
          <w:marRight w:val="0"/>
          <w:marTop w:val="0"/>
          <w:marBottom w:val="0"/>
          <w:divBdr>
            <w:top w:val="none" w:sz="0" w:space="0" w:color="auto"/>
            <w:left w:val="none" w:sz="0" w:space="0" w:color="auto"/>
            <w:bottom w:val="none" w:sz="0" w:space="0" w:color="auto"/>
            <w:right w:val="none" w:sz="0" w:space="0" w:color="auto"/>
          </w:divBdr>
        </w:div>
        <w:div w:id="1402212973">
          <w:marLeft w:val="640"/>
          <w:marRight w:val="0"/>
          <w:marTop w:val="0"/>
          <w:marBottom w:val="0"/>
          <w:divBdr>
            <w:top w:val="none" w:sz="0" w:space="0" w:color="auto"/>
            <w:left w:val="none" w:sz="0" w:space="0" w:color="auto"/>
            <w:bottom w:val="none" w:sz="0" w:space="0" w:color="auto"/>
            <w:right w:val="none" w:sz="0" w:space="0" w:color="auto"/>
          </w:divBdr>
        </w:div>
        <w:div w:id="958225722">
          <w:marLeft w:val="640"/>
          <w:marRight w:val="0"/>
          <w:marTop w:val="0"/>
          <w:marBottom w:val="0"/>
          <w:divBdr>
            <w:top w:val="none" w:sz="0" w:space="0" w:color="auto"/>
            <w:left w:val="none" w:sz="0" w:space="0" w:color="auto"/>
            <w:bottom w:val="none" w:sz="0" w:space="0" w:color="auto"/>
            <w:right w:val="none" w:sz="0" w:space="0" w:color="auto"/>
          </w:divBdr>
        </w:div>
        <w:div w:id="903953833">
          <w:marLeft w:val="640"/>
          <w:marRight w:val="0"/>
          <w:marTop w:val="0"/>
          <w:marBottom w:val="0"/>
          <w:divBdr>
            <w:top w:val="none" w:sz="0" w:space="0" w:color="auto"/>
            <w:left w:val="none" w:sz="0" w:space="0" w:color="auto"/>
            <w:bottom w:val="none" w:sz="0" w:space="0" w:color="auto"/>
            <w:right w:val="none" w:sz="0" w:space="0" w:color="auto"/>
          </w:divBdr>
        </w:div>
        <w:div w:id="580796527">
          <w:marLeft w:val="640"/>
          <w:marRight w:val="0"/>
          <w:marTop w:val="0"/>
          <w:marBottom w:val="0"/>
          <w:divBdr>
            <w:top w:val="none" w:sz="0" w:space="0" w:color="auto"/>
            <w:left w:val="none" w:sz="0" w:space="0" w:color="auto"/>
            <w:bottom w:val="none" w:sz="0" w:space="0" w:color="auto"/>
            <w:right w:val="none" w:sz="0" w:space="0" w:color="auto"/>
          </w:divBdr>
        </w:div>
        <w:div w:id="1067609035">
          <w:marLeft w:val="640"/>
          <w:marRight w:val="0"/>
          <w:marTop w:val="0"/>
          <w:marBottom w:val="0"/>
          <w:divBdr>
            <w:top w:val="none" w:sz="0" w:space="0" w:color="auto"/>
            <w:left w:val="none" w:sz="0" w:space="0" w:color="auto"/>
            <w:bottom w:val="none" w:sz="0" w:space="0" w:color="auto"/>
            <w:right w:val="none" w:sz="0" w:space="0" w:color="auto"/>
          </w:divBdr>
        </w:div>
        <w:div w:id="1440444709">
          <w:marLeft w:val="640"/>
          <w:marRight w:val="0"/>
          <w:marTop w:val="0"/>
          <w:marBottom w:val="0"/>
          <w:divBdr>
            <w:top w:val="none" w:sz="0" w:space="0" w:color="auto"/>
            <w:left w:val="none" w:sz="0" w:space="0" w:color="auto"/>
            <w:bottom w:val="none" w:sz="0" w:space="0" w:color="auto"/>
            <w:right w:val="none" w:sz="0" w:space="0" w:color="auto"/>
          </w:divBdr>
        </w:div>
        <w:div w:id="1208838529">
          <w:marLeft w:val="640"/>
          <w:marRight w:val="0"/>
          <w:marTop w:val="0"/>
          <w:marBottom w:val="0"/>
          <w:divBdr>
            <w:top w:val="none" w:sz="0" w:space="0" w:color="auto"/>
            <w:left w:val="none" w:sz="0" w:space="0" w:color="auto"/>
            <w:bottom w:val="none" w:sz="0" w:space="0" w:color="auto"/>
            <w:right w:val="none" w:sz="0" w:space="0" w:color="auto"/>
          </w:divBdr>
        </w:div>
        <w:div w:id="1983382484">
          <w:marLeft w:val="640"/>
          <w:marRight w:val="0"/>
          <w:marTop w:val="0"/>
          <w:marBottom w:val="0"/>
          <w:divBdr>
            <w:top w:val="none" w:sz="0" w:space="0" w:color="auto"/>
            <w:left w:val="none" w:sz="0" w:space="0" w:color="auto"/>
            <w:bottom w:val="none" w:sz="0" w:space="0" w:color="auto"/>
            <w:right w:val="none" w:sz="0" w:space="0" w:color="auto"/>
          </w:divBdr>
        </w:div>
        <w:div w:id="637145590">
          <w:marLeft w:val="640"/>
          <w:marRight w:val="0"/>
          <w:marTop w:val="0"/>
          <w:marBottom w:val="0"/>
          <w:divBdr>
            <w:top w:val="none" w:sz="0" w:space="0" w:color="auto"/>
            <w:left w:val="none" w:sz="0" w:space="0" w:color="auto"/>
            <w:bottom w:val="none" w:sz="0" w:space="0" w:color="auto"/>
            <w:right w:val="none" w:sz="0" w:space="0" w:color="auto"/>
          </w:divBdr>
        </w:div>
        <w:div w:id="1844080159">
          <w:marLeft w:val="640"/>
          <w:marRight w:val="0"/>
          <w:marTop w:val="0"/>
          <w:marBottom w:val="0"/>
          <w:divBdr>
            <w:top w:val="none" w:sz="0" w:space="0" w:color="auto"/>
            <w:left w:val="none" w:sz="0" w:space="0" w:color="auto"/>
            <w:bottom w:val="none" w:sz="0" w:space="0" w:color="auto"/>
            <w:right w:val="none" w:sz="0" w:space="0" w:color="auto"/>
          </w:divBdr>
        </w:div>
        <w:div w:id="280653929">
          <w:marLeft w:val="640"/>
          <w:marRight w:val="0"/>
          <w:marTop w:val="0"/>
          <w:marBottom w:val="0"/>
          <w:divBdr>
            <w:top w:val="none" w:sz="0" w:space="0" w:color="auto"/>
            <w:left w:val="none" w:sz="0" w:space="0" w:color="auto"/>
            <w:bottom w:val="none" w:sz="0" w:space="0" w:color="auto"/>
            <w:right w:val="none" w:sz="0" w:space="0" w:color="auto"/>
          </w:divBdr>
        </w:div>
        <w:div w:id="984356959">
          <w:marLeft w:val="640"/>
          <w:marRight w:val="0"/>
          <w:marTop w:val="0"/>
          <w:marBottom w:val="0"/>
          <w:divBdr>
            <w:top w:val="none" w:sz="0" w:space="0" w:color="auto"/>
            <w:left w:val="none" w:sz="0" w:space="0" w:color="auto"/>
            <w:bottom w:val="none" w:sz="0" w:space="0" w:color="auto"/>
            <w:right w:val="none" w:sz="0" w:space="0" w:color="auto"/>
          </w:divBdr>
        </w:div>
        <w:div w:id="2072196755">
          <w:marLeft w:val="640"/>
          <w:marRight w:val="0"/>
          <w:marTop w:val="0"/>
          <w:marBottom w:val="0"/>
          <w:divBdr>
            <w:top w:val="none" w:sz="0" w:space="0" w:color="auto"/>
            <w:left w:val="none" w:sz="0" w:space="0" w:color="auto"/>
            <w:bottom w:val="none" w:sz="0" w:space="0" w:color="auto"/>
            <w:right w:val="none" w:sz="0" w:space="0" w:color="auto"/>
          </w:divBdr>
        </w:div>
        <w:div w:id="13847289">
          <w:marLeft w:val="640"/>
          <w:marRight w:val="0"/>
          <w:marTop w:val="0"/>
          <w:marBottom w:val="0"/>
          <w:divBdr>
            <w:top w:val="none" w:sz="0" w:space="0" w:color="auto"/>
            <w:left w:val="none" w:sz="0" w:space="0" w:color="auto"/>
            <w:bottom w:val="none" w:sz="0" w:space="0" w:color="auto"/>
            <w:right w:val="none" w:sz="0" w:space="0" w:color="auto"/>
          </w:divBdr>
        </w:div>
        <w:div w:id="308901825">
          <w:marLeft w:val="640"/>
          <w:marRight w:val="0"/>
          <w:marTop w:val="0"/>
          <w:marBottom w:val="0"/>
          <w:divBdr>
            <w:top w:val="none" w:sz="0" w:space="0" w:color="auto"/>
            <w:left w:val="none" w:sz="0" w:space="0" w:color="auto"/>
            <w:bottom w:val="none" w:sz="0" w:space="0" w:color="auto"/>
            <w:right w:val="none" w:sz="0" w:space="0" w:color="auto"/>
          </w:divBdr>
        </w:div>
        <w:div w:id="1003821867">
          <w:marLeft w:val="640"/>
          <w:marRight w:val="0"/>
          <w:marTop w:val="0"/>
          <w:marBottom w:val="0"/>
          <w:divBdr>
            <w:top w:val="none" w:sz="0" w:space="0" w:color="auto"/>
            <w:left w:val="none" w:sz="0" w:space="0" w:color="auto"/>
            <w:bottom w:val="none" w:sz="0" w:space="0" w:color="auto"/>
            <w:right w:val="none" w:sz="0" w:space="0" w:color="auto"/>
          </w:divBdr>
        </w:div>
        <w:div w:id="413942368">
          <w:marLeft w:val="640"/>
          <w:marRight w:val="0"/>
          <w:marTop w:val="0"/>
          <w:marBottom w:val="0"/>
          <w:divBdr>
            <w:top w:val="none" w:sz="0" w:space="0" w:color="auto"/>
            <w:left w:val="none" w:sz="0" w:space="0" w:color="auto"/>
            <w:bottom w:val="none" w:sz="0" w:space="0" w:color="auto"/>
            <w:right w:val="none" w:sz="0" w:space="0" w:color="auto"/>
          </w:divBdr>
        </w:div>
        <w:div w:id="74521383">
          <w:marLeft w:val="640"/>
          <w:marRight w:val="0"/>
          <w:marTop w:val="0"/>
          <w:marBottom w:val="0"/>
          <w:divBdr>
            <w:top w:val="none" w:sz="0" w:space="0" w:color="auto"/>
            <w:left w:val="none" w:sz="0" w:space="0" w:color="auto"/>
            <w:bottom w:val="none" w:sz="0" w:space="0" w:color="auto"/>
            <w:right w:val="none" w:sz="0" w:space="0" w:color="auto"/>
          </w:divBdr>
        </w:div>
        <w:div w:id="526527986">
          <w:marLeft w:val="640"/>
          <w:marRight w:val="0"/>
          <w:marTop w:val="0"/>
          <w:marBottom w:val="0"/>
          <w:divBdr>
            <w:top w:val="none" w:sz="0" w:space="0" w:color="auto"/>
            <w:left w:val="none" w:sz="0" w:space="0" w:color="auto"/>
            <w:bottom w:val="none" w:sz="0" w:space="0" w:color="auto"/>
            <w:right w:val="none" w:sz="0" w:space="0" w:color="auto"/>
          </w:divBdr>
        </w:div>
        <w:div w:id="758717893">
          <w:marLeft w:val="640"/>
          <w:marRight w:val="0"/>
          <w:marTop w:val="0"/>
          <w:marBottom w:val="0"/>
          <w:divBdr>
            <w:top w:val="none" w:sz="0" w:space="0" w:color="auto"/>
            <w:left w:val="none" w:sz="0" w:space="0" w:color="auto"/>
            <w:bottom w:val="none" w:sz="0" w:space="0" w:color="auto"/>
            <w:right w:val="none" w:sz="0" w:space="0" w:color="auto"/>
          </w:divBdr>
        </w:div>
        <w:div w:id="1202665944">
          <w:marLeft w:val="640"/>
          <w:marRight w:val="0"/>
          <w:marTop w:val="0"/>
          <w:marBottom w:val="0"/>
          <w:divBdr>
            <w:top w:val="none" w:sz="0" w:space="0" w:color="auto"/>
            <w:left w:val="none" w:sz="0" w:space="0" w:color="auto"/>
            <w:bottom w:val="none" w:sz="0" w:space="0" w:color="auto"/>
            <w:right w:val="none" w:sz="0" w:space="0" w:color="auto"/>
          </w:divBdr>
        </w:div>
        <w:div w:id="1674602492">
          <w:marLeft w:val="640"/>
          <w:marRight w:val="0"/>
          <w:marTop w:val="0"/>
          <w:marBottom w:val="0"/>
          <w:divBdr>
            <w:top w:val="none" w:sz="0" w:space="0" w:color="auto"/>
            <w:left w:val="none" w:sz="0" w:space="0" w:color="auto"/>
            <w:bottom w:val="none" w:sz="0" w:space="0" w:color="auto"/>
            <w:right w:val="none" w:sz="0" w:space="0" w:color="auto"/>
          </w:divBdr>
        </w:div>
        <w:div w:id="1426731524">
          <w:marLeft w:val="640"/>
          <w:marRight w:val="0"/>
          <w:marTop w:val="0"/>
          <w:marBottom w:val="0"/>
          <w:divBdr>
            <w:top w:val="none" w:sz="0" w:space="0" w:color="auto"/>
            <w:left w:val="none" w:sz="0" w:space="0" w:color="auto"/>
            <w:bottom w:val="none" w:sz="0" w:space="0" w:color="auto"/>
            <w:right w:val="none" w:sz="0" w:space="0" w:color="auto"/>
          </w:divBdr>
        </w:div>
        <w:div w:id="730226654">
          <w:marLeft w:val="640"/>
          <w:marRight w:val="0"/>
          <w:marTop w:val="0"/>
          <w:marBottom w:val="0"/>
          <w:divBdr>
            <w:top w:val="none" w:sz="0" w:space="0" w:color="auto"/>
            <w:left w:val="none" w:sz="0" w:space="0" w:color="auto"/>
            <w:bottom w:val="none" w:sz="0" w:space="0" w:color="auto"/>
            <w:right w:val="none" w:sz="0" w:space="0" w:color="auto"/>
          </w:divBdr>
        </w:div>
        <w:div w:id="307898551">
          <w:marLeft w:val="640"/>
          <w:marRight w:val="0"/>
          <w:marTop w:val="0"/>
          <w:marBottom w:val="0"/>
          <w:divBdr>
            <w:top w:val="none" w:sz="0" w:space="0" w:color="auto"/>
            <w:left w:val="none" w:sz="0" w:space="0" w:color="auto"/>
            <w:bottom w:val="none" w:sz="0" w:space="0" w:color="auto"/>
            <w:right w:val="none" w:sz="0" w:space="0" w:color="auto"/>
          </w:divBdr>
        </w:div>
        <w:div w:id="2033728996">
          <w:marLeft w:val="640"/>
          <w:marRight w:val="0"/>
          <w:marTop w:val="0"/>
          <w:marBottom w:val="0"/>
          <w:divBdr>
            <w:top w:val="none" w:sz="0" w:space="0" w:color="auto"/>
            <w:left w:val="none" w:sz="0" w:space="0" w:color="auto"/>
            <w:bottom w:val="none" w:sz="0" w:space="0" w:color="auto"/>
            <w:right w:val="none" w:sz="0" w:space="0" w:color="auto"/>
          </w:divBdr>
        </w:div>
        <w:div w:id="216087030">
          <w:marLeft w:val="640"/>
          <w:marRight w:val="0"/>
          <w:marTop w:val="0"/>
          <w:marBottom w:val="0"/>
          <w:divBdr>
            <w:top w:val="none" w:sz="0" w:space="0" w:color="auto"/>
            <w:left w:val="none" w:sz="0" w:space="0" w:color="auto"/>
            <w:bottom w:val="none" w:sz="0" w:space="0" w:color="auto"/>
            <w:right w:val="none" w:sz="0" w:space="0" w:color="auto"/>
          </w:divBdr>
        </w:div>
        <w:div w:id="469514066">
          <w:marLeft w:val="640"/>
          <w:marRight w:val="0"/>
          <w:marTop w:val="0"/>
          <w:marBottom w:val="0"/>
          <w:divBdr>
            <w:top w:val="none" w:sz="0" w:space="0" w:color="auto"/>
            <w:left w:val="none" w:sz="0" w:space="0" w:color="auto"/>
            <w:bottom w:val="none" w:sz="0" w:space="0" w:color="auto"/>
            <w:right w:val="none" w:sz="0" w:space="0" w:color="auto"/>
          </w:divBdr>
        </w:div>
        <w:div w:id="2002610901">
          <w:marLeft w:val="640"/>
          <w:marRight w:val="0"/>
          <w:marTop w:val="0"/>
          <w:marBottom w:val="0"/>
          <w:divBdr>
            <w:top w:val="none" w:sz="0" w:space="0" w:color="auto"/>
            <w:left w:val="none" w:sz="0" w:space="0" w:color="auto"/>
            <w:bottom w:val="none" w:sz="0" w:space="0" w:color="auto"/>
            <w:right w:val="none" w:sz="0" w:space="0" w:color="auto"/>
          </w:divBdr>
        </w:div>
        <w:div w:id="802888633">
          <w:marLeft w:val="640"/>
          <w:marRight w:val="0"/>
          <w:marTop w:val="0"/>
          <w:marBottom w:val="0"/>
          <w:divBdr>
            <w:top w:val="none" w:sz="0" w:space="0" w:color="auto"/>
            <w:left w:val="none" w:sz="0" w:space="0" w:color="auto"/>
            <w:bottom w:val="none" w:sz="0" w:space="0" w:color="auto"/>
            <w:right w:val="none" w:sz="0" w:space="0" w:color="auto"/>
          </w:divBdr>
        </w:div>
        <w:div w:id="605237149">
          <w:marLeft w:val="640"/>
          <w:marRight w:val="0"/>
          <w:marTop w:val="0"/>
          <w:marBottom w:val="0"/>
          <w:divBdr>
            <w:top w:val="none" w:sz="0" w:space="0" w:color="auto"/>
            <w:left w:val="none" w:sz="0" w:space="0" w:color="auto"/>
            <w:bottom w:val="none" w:sz="0" w:space="0" w:color="auto"/>
            <w:right w:val="none" w:sz="0" w:space="0" w:color="auto"/>
          </w:divBdr>
        </w:div>
        <w:div w:id="2091270582">
          <w:marLeft w:val="640"/>
          <w:marRight w:val="0"/>
          <w:marTop w:val="0"/>
          <w:marBottom w:val="0"/>
          <w:divBdr>
            <w:top w:val="none" w:sz="0" w:space="0" w:color="auto"/>
            <w:left w:val="none" w:sz="0" w:space="0" w:color="auto"/>
            <w:bottom w:val="none" w:sz="0" w:space="0" w:color="auto"/>
            <w:right w:val="none" w:sz="0" w:space="0" w:color="auto"/>
          </w:divBdr>
        </w:div>
        <w:div w:id="909733337">
          <w:marLeft w:val="640"/>
          <w:marRight w:val="0"/>
          <w:marTop w:val="0"/>
          <w:marBottom w:val="0"/>
          <w:divBdr>
            <w:top w:val="none" w:sz="0" w:space="0" w:color="auto"/>
            <w:left w:val="none" w:sz="0" w:space="0" w:color="auto"/>
            <w:bottom w:val="none" w:sz="0" w:space="0" w:color="auto"/>
            <w:right w:val="none" w:sz="0" w:space="0" w:color="auto"/>
          </w:divBdr>
        </w:div>
      </w:divsChild>
    </w:div>
    <w:div w:id="907882666">
      <w:bodyDiv w:val="1"/>
      <w:marLeft w:val="0"/>
      <w:marRight w:val="0"/>
      <w:marTop w:val="0"/>
      <w:marBottom w:val="0"/>
      <w:divBdr>
        <w:top w:val="none" w:sz="0" w:space="0" w:color="auto"/>
        <w:left w:val="none" w:sz="0" w:space="0" w:color="auto"/>
        <w:bottom w:val="none" w:sz="0" w:space="0" w:color="auto"/>
        <w:right w:val="none" w:sz="0" w:space="0" w:color="auto"/>
      </w:divBdr>
    </w:div>
    <w:div w:id="908343807">
      <w:bodyDiv w:val="1"/>
      <w:marLeft w:val="0"/>
      <w:marRight w:val="0"/>
      <w:marTop w:val="0"/>
      <w:marBottom w:val="0"/>
      <w:divBdr>
        <w:top w:val="none" w:sz="0" w:space="0" w:color="auto"/>
        <w:left w:val="none" w:sz="0" w:space="0" w:color="auto"/>
        <w:bottom w:val="none" w:sz="0" w:space="0" w:color="auto"/>
        <w:right w:val="none" w:sz="0" w:space="0" w:color="auto"/>
      </w:divBdr>
      <w:divsChild>
        <w:div w:id="62028531">
          <w:marLeft w:val="640"/>
          <w:marRight w:val="0"/>
          <w:marTop w:val="0"/>
          <w:marBottom w:val="0"/>
          <w:divBdr>
            <w:top w:val="none" w:sz="0" w:space="0" w:color="auto"/>
            <w:left w:val="none" w:sz="0" w:space="0" w:color="auto"/>
            <w:bottom w:val="none" w:sz="0" w:space="0" w:color="auto"/>
            <w:right w:val="none" w:sz="0" w:space="0" w:color="auto"/>
          </w:divBdr>
        </w:div>
        <w:div w:id="112211115">
          <w:marLeft w:val="640"/>
          <w:marRight w:val="0"/>
          <w:marTop w:val="0"/>
          <w:marBottom w:val="0"/>
          <w:divBdr>
            <w:top w:val="none" w:sz="0" w:space="0" w:color="auto"/>
            <w:left w:val="none" w:sz="0" w:space="0" w:color="auto"/>
            <w:bottom w:val="none" w:sz="0" w:space="0" w:color="auto"/>
            <w:right w:val="none" w:sz="0" w:space="0" w:color="auto"/>
          </w:divBdr>
        </w:div>
        <w:div w:id="1022173307">
          <w:marLeft w:val="640"/>
          <w:marRight w:val="0"/>
          <w:marTop w:val="0"/>
          <w:marBottom w:val="0"/>
          <w:divBdr>
            <w:top w:val="none" w:sz="0" w:space="0" w:color="auto"/>
            <w:left w:val="none" w:sz="0" w:space="0" w:color="auto"/>
            <w:bottom w:val="none" w:sz="0" w:space="0" w:color="auto"/>
            <w:right w:val="none" w:sz="0" w:space="0" w:color="auto"/>
          </w:divBdr>
        </w:div>
        <w:div w:id="1889682079">
          <w:marLeft w:val="640"/>
          <w:marRight w:val="0"/>
          <w:marTop w:val="0"/>
          <w:marBottom w:val="0"/>
          <w:divBdr>
            <w:top w:val="none" w:sz="0" w:space="0" w:color="auto"/>
            <w:left w:val="none" w:sz="0" w:space="0" w:color="auto"/>
            <w:bottom w:val="none" w:sz="0" w:space="0" w:color="auto"/>
            <w:right w:val="none" w:sz="0" w:space="0" w:color="auto"/>
          </w:divBdr>
        </w:div>
        <w:div w:id="1704357201">
          <w:marLeft w:val="640"/>
          <w:marRight w:val="0"/>
          <w:marTop w:val="0"/>
          <w:marBottom w:val="0"/>
          <w:divBdr>
            <w:top w:val="none" w:sz="0" w:space="0" w:color="auto"/>
            <w:left w:val="none" w:sz="0" w:space="0" w:color="auto"/>
            <w:bottom w:val="none" w:sz="0" w:space="0" w:color="auto"/>
            <w:right w:val="none" w:sz="0" w:space="0" w:color="auto"/>
          </w:divBdr>
        </w:div>
        <w:div w:id="1515457183">
          <w:marLeft w:val="640"/>
          <w:marRight w:val="0"/>
          <w:marTop w:val="0"/>
          <w:marBottom w:val="0"/>
          <w:divBdr>
            <w:top w:val="none" w:sz="0" w:space="0" w:color="auto"/>
            <w:left w:val="none" w:sz="0" w:space="0" w:color="auto"/>
            <w:bottom w:val="none" w:sz="0" w:space="0" w:color="auto"/>
            <w:right w:val="none" w:sz="0" w:space="0" w:color="auto"/>
          </w:divBdr>
        </w:div>
        <w:div w:id="492449085">
          <w:marLeft w:val="640"/>
          <w:marRight w:val="0"/>
          <w:marTop w:val="0"/>
          <w:marBottom w:val="0"/>
          <w:divBdr>
            <w:top w:val="none" w:sz="0" w:space="0" w:color="auto"/>
            <w:left w:val="none" w:sz="0" w:space="0" w:color="auto"/>
            <w:bottom w:val="none" w:sz="0" w:space="0" w:color="auto"/>
            <w:right w:val="none" w:sz="0" w:space="0" w:color="auto"/>
          </w:divBdr>
        </w:div>
        <w:div w:id="49689636">
          <w:marLeft w:val="640"/>
          <w:marRight w:val="0"/>
          <w:marTop w:val="0"/>
          <w:marBottom w:val="0"/>
          <w:divBdr>
            <w:top w:val="none" w:sz="0" w:space="0" w:color="auto"/>
            <w:left w:val="none" w:sz="0" w:space="0" w:color="auto"/>
            <w:bottom w:val="none" w:sz="0" w:space="0" w:color="auto"/>
            <w:right w:val="none" w:sz="0" w:space="0" w:color="auto"/>
          </w:divBdr>
        </w:div>
        <w:div w:id="1389573573">
          <w:marLeft w:val="640"/>
          <w:marRight w:val="0"/>
          <w:marTop w:val="0"/>
          <w:marBottom w:val="0"/>
          <w:divBdr>
            <w:top w:val="none" w:sz="0" w:space="0" w:color="auto"/>
            <w:left w:val="none" w:sz="0" w:space="0" w:color="auto"/>
            <w:bottom w:val="none" w:sz="0" w:space="0" w:color="auto"/>
            <w:right w:val="none" w:sz="0" w:space="0" w:color="auto"/>
          </w:divBdr>
        </w:div>
        <w:div w:id="2137750487">
          <w:marLeft w:val="640"/>
          <w:marRight w:val="0"/>
          <w:marTop w:val="0"/>
          <w:marBottom w:val="0"/>
          <w:divBdr>
            <w:top w:val="none" w:sz="0" w:space="0" w:color="auto"/>
            <w:left w:val="none" w:sz="0" w:space="0" w:color="auto"/>
            <w:bottom w:val="none" w:sz="0" w:space="0" w:color="auto"/>
            <w:right w:val="none" w:sz="0" w:space="0" w:color="auto"/>
          </w:divBdr>
        </w:div>
        <w:div w:id="1294991386">
          <w:marLeft w:val="640"/>
          <w:marRight w:val="0"/>
          <w:marTop w:val="0"/>
          <w:marBottom w:val="0"/>
          <w:divBdr>
            <w:top w:val="none" w:sz="0" w:space="0" w:color="auto"/>
            <w:left w:val="none" w:sz="0" w:space="0" w:color="auto"/>
            <w:bottom w:val="none" w:sz="0" w:space="0" w:color="auto"/>
            <w:right w:val="none" w:sz="0" w:space="0" w:color="auto"/>
          </w:divBdr>
        </w:div>
        <w:div w:id="1187672194">
          <w:marLeft w:val="640"/>
          <w:marRight w:val="0"/>
          <w:marTop w:val="0"/>
          <w:marBottom w:val="0"/>
          <w:divBdr>
            <w:top w:val="none" w:sz="0" w:space="0" w:color="auto"/>
            <w:left w:val="none" w:sz="0" w:space="0" w:color="auto"/>
            <w:bottom w:val="none" w:sz="0" w:space="0" w:color="auto"/>
            <w:right w:val="none" w:sz="0" w:space="0" w:color="auto"/>
          </w:divBdr>
        </w:div>
        <w:div w:id="596526229">
          <w:marLeft w:val="640"/>
          <w:marRight w:val="0"/>
          <w:marTop w:val="0"/>
          <w:marBottom w:val="0"/>
          <w:divBdr>
            <w:top w:val="none" w:sz="0" w:space="0" w:color="auto"/>
            <w:left w:val="none" w:sz="0" w:space="0" w:color="auto"/>
            <w:bottom w:val="none" w:sz="0" w:space="0" w:color="auto"/>
            <w:right w:val="none" w:sz="0" w:space="0" w:color="auto"/>
          </w:divBdr>
        </w:div>
        <w:div w:id="1768306988">
          <w:marLeft w:val="640"/>
          <w:marRight w:val="0"/>
          <w:marTop w:val="0"/>
          <w:marBottom w:val="0"/>
          <w:divBdr>
            <w:top w:val="none" w:sz="0" w:space="0" w:color="auto"/>
            <w:left w:val="none" w:sz="0" w:space="0" w:color="auto"/>
            <w:bottom w:val="none" w:sz="0" w:space="0" w:color="auto"/>
            <w:right w:val="none" w:sz="0" w:space="0" w:color="auto"/>
          </w:divBdr>
        </w:div>
        <w:div w:id="1173952544">
          <w:marLeft w:val="640"/>
          <w:marRight w:val="0"/>
          <w:marTop w:val="0"/>
          <w:marBottom w:val="0"/>
          <w:divBdr>
            <w:top w:val="none" w:sz="0" w:space="0" w:color="auto"/>
            <w:left w:val="none" w:sz="0" w:space="0" w:color="auto"/>
            <w:bottom w:val="none" w:sz="0" w:space="0" w:color="auto"/>
            <w:right w:val="none" w:sz="0" w:space="0" w:color="auto"/>
          </w:divBdr>
        </w:div>
        <w:div w:id="721363218">
          <w:marLeft w:val="640"/>
          <w:marRight w:val="0"/>
          <w:marTop w:val="0"/>
          <w:marBottom w:val="0"/>
          <w:divBdr>
            <w:top w:val="none" w:sz="0" w:space="0" w:color="auto"/>
            <w:left w:val="none" w:sz="0" w:space="0" w:color="auto"/>
            <w:bottom w:val="none" w:sz="0" w:space="0" w:color="auto"/>
            <w:right w:val="none" w:sz="0" w:space="0" w:color="auto"/>
          </w:divBdr>
        </w:div>
        <w:div w:id="1619751287">
          <w:marLeft w:val="640"/>
          <w:marRight w:val="0"/>
          <w:marTop w:val="0"/>
          <w:marBottom w:val="0"/>
          <w:divBdr>
            <w:top w:val="none" w:sz="0" w:space="0" w:color="auto"/>
            <w:left w:val="none" w:sz="0" w:space="0" w:color="auto"/>
            <w:bottom w:val="none" w:sz="0" w:space="0" w:color="auto"/>
            <w:right w:val="none" w:sz="0" w:space="0" w:color="auto"/>
          </w:divBdr>
        </w:div>
        <w:div w:id="350424084">
          <w:marLeft w:val="640"/>
          <w:marRight w:val="0"/>
          <w:marTop w:val="0"/>
          <w:marBottom w:val="0"/>
          <w:divBdr>
            <w:top w:val="none" w:sz="0" w:space="0" w:color="auto"/>
            <w:left w:val="none" w:sz="0" w:space="0" w:color="auto"/>
            <w:bottom w:val="none" w:sz="0" w:space="0" w:color="auto"/>
            <w:right w:val="none" w:sz="0" w:space="0" w:color="auto"/>
          </w:divBdr>
        </w:div>
        <w:div w:id="1179782449">
          <w:marLeft w:val="640"/>
          <w:marRight w:val="0"/>
          <w:marTop w:val="0"/>
          <w:marBottom w:val="0"/>
          <w:divBdr>
            <w:top w:val="none" w:sz="0" w:space="0" w:color="auto"/>
            <w:left w:val="none" w:sz="0" w:space="0" w:color="auto"/>
            <w:bottom w:val="none" w:sz="0" w:space="0" w:color="auto"/>
            <w:right w:val="none" w:sz="0" w:space="0" w:color="auto"/>
          </w:divBdr>
        </w:div>
        <w:div w:id="1761293838">
          <w:marLeft w:val="640"/>
          <w:marRight w:val="0"/>
          <w:marTop w:val="0"/>
          <w:marBottom w:val="0"/>
          <w:divBdr>
            <w:top w:val="none" w:sz="0" w:space="0" w:color="auto"/>
            <w:left w:val="none" w:sz="0" w:space="0" w:color="auto"/>
            <w:bottom w:val="none" w:sz="0" w:space="0" w:color="auto"/>
            <w:right w:val="none" w:sz="0" w:space="0" w:color="auto"/>
          </w:divBdr>
        </w:div>
        <w:div w:id="1632052974">
          <w:marLeft w:val="640"/>
          <w:marRight w:val="0"/>
          <w:marTop w:val="0"/>
          <w:marBottom w:val="0"/>
          <w:divBdr>
            <w:top w:val="none" w:sz="0" w:space="0" w:color="auto"/>
            <w:left w:val="none" w:sz="0" w:space="0" w:color="auto"/>
            <w:bottom w:val="none" w:sz="0" w:space="0" w:color="auto"/>
            <w:right w:val="none" w:sz="0" w:space="0" w:color="auto"/>
          </w:divBdr>
        </w:div>
        <w:div w:id="247888292">
          <w:marLeft w:val="640"/>
          <w:marRight w:val="0"/>
          <w:marTop w:val="0"/>
          <w:marBottom w:val="0"/>
          <w:divBdr>
            <w:top w:val="none" w:sz="0" w:space="0" w:color="auto"/>
            <w:left w:val="none" w:sz="0" w:space="0" w:color="auto"/>
            <w:bottom w:val="none" w:sz="0" w:space="0" w:color="auto"/>
            <w:right w:val="none" w:sz="0" w:space="0" w:color="auto"/>
          </w:divBdr>
        </w:div>
        <w:div w:id="2038771838">
          <w:marLeft w:val="640"/>
          <w:marRight w:val="0"/>
          <w:marTop w:val="0"/>
          <w:marBottom w:val="0"/>
          <w:divBdr>
            <w:top w:val="none" w:sz="0" w:space="0" w:color="auto"/>
            <w:left w:val="none" w:sz="0" w:space="0" w:color="auto"/>
            <w:bottom w:val="none" w:sz="0" w:space="0" w:color="auto"/>
            <w:right w:val="none" w:sz="0" w:space="0" w:color="auto"/>
          </w:divBdr>
        </w:div>
        <w:div w:id="19204728">
          <w:marLeft w:val="640"/>
          <w:marRight w:val="0"/>
          <w:marTop w:val="0"/>
          <w:marBottom w:val="0"/>
          <w:divBdr>
            <w:top w:val="none" w:sz="0" w:space="0" w:color="auto"/>
            <w:left w:val="none" w:sz="0" w:space="0" w:color="auto"/>
            <w:bottom w:val="none" w:sz="0" w:space="0" w:color="auto"/>
            <w:right w:val="none" w:sz="0" w:space="0" w:color="auto"/>
          </w:divBdr>
        </w:div>
        <w:div w:id="834687335">
          <w:marLeft w:val="640"/>
          <w:marRight w:val="0"/>
          <w:marTop w:val="0"/>
          <w:marBottom w:val="0"/>
          <w:divBdr>
            <w:top w:val="none" w:sz="0" w:space="0" w:color="auto"/>
            <w:left w:val="none" w:sz="0" w:space="0" w:color="auto"/>
            <w:bottom w:val="none" w:sz="0" w:space="0" w:color="auto"/>
            <w:right w:val="none" w:sz="0" w:space="0" w:color="auto"/>
          </w:divBdr>
        </w:div>
        <w:div w:id="632978111">
          <w:marLeft w:val="640"/>
          <w:marRight w:val="0"/>
          <w:marTop w:val="0"/>
          <w:marBottom w:val="0"/>
          <w:divBdr>
            <w:top w:val="none" w:sz="0" w:space="0" w:color="auto"/>
            <w:left w:val="none" w:sz="0" w:space="0" w:color="auto"/>
            <w:bottom w:val="none" w:sz="0" w:space="0" w:color="auto"/>
            <w:right w:val="none" w:sz="0" w:space="0" w:color="auto"/>
          </w:divBdr>
        </w:div>
        <w:div w:id="405491021">
          <w:marLeft w:val="640"/>
          <w:marRight w:val="0"/>
          <w:marTop w:val="0"/>
          <w:marBottom w:val="0"/>
          <w:divBdr>
            <w:top w:val="none" w:sz="0" w:space="0" w:color="auto"/>
            <w:left w:val="none" w:sz="0" w:space="0" w:color="auto"/>
            <w:bottom w:val="none" w:sz="0" w:space="0" w:color="auto"/>
            <w:right w:val="none" w:sz="0" w:space="0" w:color="auto"/>
          </w:divBdr>
        </w:div>
        <w:div w:id="221723542">
          <w:marLeft w:val="640"/>
          <w:marRight w:val="0"/>
          <w:marTop w:val="0"/>
          <w:marBottom w:val="0"/>
          <w:divBdr>
            <w:top w:val="none" w:sz="0" w:space="0" w:color="auto"/>
            <w:left w:val="none" w:sz="0" w:space="0" w:color="auto"/>
            <w:bottom w:val="none" w:sz="0" w:space="0" w:color="auto"/>
            <w:right w:val="none" w:sz="0" w:space="0" w:color="auto"/>
          </w:divBdr>
        </w:div>
        <w:div w:id="1939370232">
          <w:marLeft w:val="640"/>
          <w:marRight w:val="0"/>
          <w:marTop w:val="0"/>
          <w:marBottom w:val="0"/>
          <w:divBdr>
            <w:top w:val="none" w:sz="0" w:space="0" w:color="auto"/>
            <w:left w:val="none" w:sz="0" w:space="0" w:color="auto"/>
            <w:bottom w:val="none" w:sz="0" w:space="0" w:color="auto"/>
            <w:right w:val="none" w:sz="0" w:space="0" w:color="auto"/>
          </w:divBdr>
        </w:div>
        <w:div w:id="1614827658">
          <w:marLeft w:val="640"/>
          <w:marRight w:val="0"/>
          <w:marTop w:val="0"/>
          <w:marBottom w:val="0"/>
          <w:divBdr>
            <w:top w:val="none" w:sz="0" w:space="0" w:color="auto"/>
            <w:left w:val="none" w:sz="0" w:space="0" w:color="auto"/>
            <w:bottom w:val="none" w:sz="0" w:space="0" w:color="auto"/>
            <w:right w:val="none" w:sz="0" w:space="0" w:color="auto"/>
          </w:divBdr>
        </w:div>
        <w:div w:id="1873422174">
          <w:marLeft w:val="640"/>
          <w:marRight w:val="0"/>
          <w:marTop w:val="0"/>
          <w:marBottom w:val="0"/>
          <w:divBdr>
            <w:top w:val="none" w:sz="0" w:space="0" w:color="auto"/>
            <w:left w:val="none" w:sz="0" w:space="0" w:color="auto"/>
            <w:bottom w:val="none" w:sz="0" w:space="0" w:color="auto"/>
            <w:right w:val="none" w:sz="0" w:space="0" w:color="auto"/>
          </w:divBdr>
        </w:div>
        <w:div w:id="523373495">
          <w:marLeft w:val="640"/>
          <w:marRight w:val="0"/>
          <w:marTop w:val="0"/>
          <w:marBottom w:val="0"/>
          <w:divBdr>
            <w:top w:val="none" w:sz="0" w:space="0" w:color="auto"/>
            <w:left w:val="none" w:sz="0" w:space="0" w:color="auto"/>
            <w:bottom w:val="none" w:sz="0" w:space="0" w:color="auto"/>
            <w:right w:val="none" w:sz="0" w:space="0" w:color="auto"/>
          </w:divBdr>
        </w:div>
        <w:div w:id="152184285">
          <w:marLeft w:val="640"/>
          <w:marRight w:val="0"/>
          <w:marTop w:val="0"/>
          <w:marBottom w:val="0"/>
          <w:divBdr>
            <w:top w:val="none" w:sz="0" w:space="0" w:color="auto"/>
            <w:left w:val="none" w:sz="0" w:space="0" w:color="auto"/>
            <w:bottom w:val="none" w:sz="0" w:space="0" w:color="auto"/>
            <w:right w:val="none" w:sz="0" w:space="0" w:color="auto"/>
          </w:divBdr>
        </w:div>
        <w:div w:id="2013559271">
          <w:marLeft w:val="640"/>
          <w:marRight w:val="0"/>
          <w:marTop w:val="0"/>
          <w:marBottom w:val="0"/>
          <w:divBdr>
            <w:top w:val="none" w:sz="0" w:space="0" w:color="auto"/>
            <w:left w:val="none" w:sz="0" w:space="0" w:color="auto"/>
            <w:bottom w:val="none" w:sz="0" w:space="0" w:color="auto"/>
            <w:right w:val="none" w:sz="0" w:space="0" w:color="auto"/>
          </w:divBdr>
        </w:div>
        <w:div w:id="140779415">
          <w:marLeft w:val="640"/>
          <w:marRight w:val="0"/>
          <w:marTop w:val="0"/>
          <w:marBottom w:val="0"/>
          <w:divBdr>
            <w:top w:val="none" w:sz="0" w:space="0" w:color="auto"/>
            <w:left w:val="none" w:sz="0" w:space="0" w:color="auto"/>
            <w:bottom w:val="none" w:sz="0" w:space="0" w:color="auto"/>
            <w:right w:val="none" w:sz="0" w:space="0" w:color="auto"/>
          </w:divBdr>
        </w:div>
        <w:div w:id="341904710">
          <w:marLeft w:val="640"/>
          <w:marRight w:val="0"/>
          <w:marTop w:val="0"/>
          <w:marBottom w:val="0"/>
          <w:divBdr>
            <w:top w:val="none" w:sz="0" w:space="0" w:color="auto"/>
            <w:left w:val="none" w:sz="0" w:space="0" w:color="auto"/>
            <w:bottom w:val="none" w:sz="0" w:space="0" w:color="auto"/>
            <w:right w:val="none" w:sz="0" w:space="0" w:color="auto"/>
          </w:divBdr>
        </w:div>
        <w:div w:id="776173635">
          <w:marLeft w:val="640"/>
          <w:marRight w:val="0"/>
          <w:marTop w:val="0"/>
          <w:marBottom w:val="0"/>
          <w:divBdr>
            <w:top w:val="none" w:sz="0" w:space="0" w:color="auto"/>
            <w:left w:val="none" w:sz="0" w:space="0" w:color="auto"/>
            <w:bottom w:val="none" w:sz="0" w:space="0" w:color="auto"/>
            <w:right w:val="none" w:sz="0" w:space="0" w:color="auto"/>
          </w:divBdr>
        </w:div>
        <w:div w:id="134219197">
          <w:marLeft w:val="640"/>
          <w:marRight w:val="0"/>
          <w:marTop w:val="0"/>
          <w:marBottom w:val="0"/>
          <w:divBdr>
            <w:top w:val="none" w:sz="0" w:space="0" w:color="auto"/>
            <w:left w:val="none" w:sz="0" w:space="0" w:color="auto"/>
            <w:bottom w:val="none" w:sz="0" w:space="0" w:color="auto"/>
            <w:right w:val="none" w:sz="0" w:space="0" w:color="auto"/>
          </w:divBdr>
        </w:div>
        <w:div w:id="1991058339">
          <w:marLeft w:val="640"/>
          <w:marRight w:val="0"/>
          <w:marTop w:val="0"/>
          <w:marBottom w:val="0"/>
          <w:divBdr>
            <w:top w:val="none" w:sz="0" w:space="0" w:color="auto"/>
            <w:left w:val="none" w:sz="0" w:space="0" w:color="auto"/>
            <w:bottom w:val="none" w:sz="0" w:space="0" w:color="auto"/>
            <w:right w:val="none" w:sz="0" w:space="0" w:color="auto"/>
          </w:divBdr>
        </w:div>
        <w:div w:id="643661595">
          <w:marLeft w:val="640"/>
          <w:marRight w:val="0"/>
          <w:marTop w:val="0"/>
          <w:marBottom w:val="0"/>
          <w:divBdr>
            <w:top w:val="none" w:sz="0" w:space="0" w:color="auto"/>
            <w:left w:val="none" w:sz="0" w:space="0" w:color="auto"/>
            <w:bottom w:val="none" w:sz="0" w:space="0" w:color="auto"/>
            <w:right w:val="none" w:sz="0" w:space="0" w:color="auto"/>
          </w:divBdr>
        </w:div>
        <w:div w:id="2123188400">
          <w:marLeft w:val="640"/>
          <w:marRight w:val="0"/>
          <w:marTop w:val="0"/>
          <w:marBottom w:val="0"/>
          <w:divBdr>
            <w:top w:val="none" w:sz="0" w:space="0" w:color="auto"/>
            <w:left w:val="none" w:sz="0" w:space="0" w:color="auto"/>
            <w:bottom w:val="none" w:sz="0" w:space="0" w:color="auto"/>
            <w:right w:val="none" w:sz="0" w:space="0" w:color="auto"/>
          </w:divBdr>
        </w:div>
        <w:div w:id="1167284840">
          <w:marLeft w:val="640"/>
          <w:marRight w:val="0"/>
          <w:marTop w:val="0"/>
          <w:marBottom w:val="0"/>
          <w:divBdr>
            <w:top w:val="none" w:sz="0" w:space="0" w:color="auto"/>
            <w:left w:val="none" w:sz="0" w:space="0" w:color="auto"/>
            <w:bottom w:val="none" w:sz="0" w:space="0" w:color="auto"/>
            <w:right w:val="none" w:sz="0" w:space="0" w:color="auto"/>
          </w:divBdr>
        </w:div>
        <w:div w:id="1718430298">
          <w:marLeft w:val="640"/>
          <w:marRight w:val="0"/>
          <w:marTop w:val="0"/>
          <w:marBottom w:val="0"/>
          <w:divBdr>
            <w:top w:val="none" w:sz="0" w:space="0" w:color="auto"/>
            <w:left w:val="none" w:sz="0" w:space="0" w:color="auto"/>
            <w:bottom w:val="none" w:sz="0" w:space="0" w:color="auto"/>
            <w:right w:val="none" w:sz="0" w:space="0" w:color="auto"/>
          </w:divBdr>
        </w:div>
        <w:div w:id="1113747059">
          <w:marLeft w:val="640"/>
          <w:marRight w:val="0"/>
          <w:marTop w:val="0"/>
          <w:marBottom w:val="0"/>
          <w:divBdr>
            <w:top w:val="none" w:sz="0" w:space="0" w:color="auto"/>
            <w:left w:val="none" w:sz="0" w:space="0" w:color="auto"/>
            <w:bottom w:val="none" w:sz="0" w:space="0" w:color="auto"/>
            <w:right w:val="none" w:sz="0" w:space="0" w:color="auto"/>
          </w:divBdr>
        </w:div>
        <w:div w:id="1136995575">
          <w:marLeft w:val="640"/>
          <w:marRight w:val="0"/>
          <w:marTop w:val="0"/>
          <w:marBottom w:val="0"/>
          <w:divBdr>
            <w:top w:val="none" w:sz="0" w:space="0" w:color="auto"/>
            <w:left w:val="none" w:sz="0" w:space="0" w:color="auto"/>
            <w:bottom w:val="none" w:sz="0" w:space="0" w:color="auto"/>
            <w:right w:val="none" w:sz="0" w:space="0" w:color="auto"/>
          </w:divBdr>
        </w:div>
        <w:div w:id="2135902491">
          <w:marLeft w:val="640"/>
          <w:marRight w:val="0"/>
          <w:marTop w:val="0"/>
          <w:marBottom w:val="0"/>
          <w:divBdr>
            <w:top w:val="none" w:sz="0" w:space="0" w:color="auto"/>
            <w:left w:val="none" w:sz="0" w:space="0" w:color="auto"/>
            <w:bottom w:val="none" w:sz="0" w:space="0" w:color="auto"/>
            <w:right w:val="none" w:sz="0" w:space="0" w:color="auto"/>
          </w:divBdr>
        </w:div>
        <w:div w:id="1916476804">
          <w:marLeft w:val="640"/>
          <w:marRight w:val="0"/>
          <w:marTop w:val="0"/>
          <w:marBottom w:val="0"/>
          <w:divBdr>
            <w:top w:val="none" w:sz="0" w:space="0" w:color="auto"/>
            <w:left w:val="none" w:sz="0" w:space="0" w:color="auto"/>
            <w:bottom w:val="none" w:sz="0" w:space="0" w:color="auto"/>
            <w:right w:val="none" w:sz="0" w:space="0" w:color="auto"/>
          </w:divBdr>
        </w:div>
        <w:div w:id="1875459213">
          <w:marLeft w:val="640"/>
          <w:marRight w:val="0"/>
          <w:marTop w:val="0"/>
          <w:marBottom w:val="0"/>
          <w:divBdr>
            <w:top w:val="none" w:sz="0" w:space="0" w:color="auto"/>
            <w:left w:val="none" w:sz="0" w:space="0" w:color="auto"/>
            <w:bottom w:val="none" w:sz="0" w:space="0" w:color="auto"/>
            <w:right w:val="none" w:sz="0" w:space="0" w:color="auto"/>
          </w:divBdr>
        </w:div>
        <w:div w:id="360788015">
          <w:marLeft w:val="640"/>
          <w:marRight w:val="0"/>
          <w:marTop w:val="0"/>
          <w:marBottom w:val="0"/>
          <w:divBdr>
            <w:top w:val="none" w:sz="0" w:space="0" w:color="auto"/>
            <w:left w:val="none" w:sz="0" w:space="0" w:color="auto"/>
            <w:bottom w:val="none" w:sz="0" w:space="0" w:color="auto"/>
            <w:right w:val="none" w:sz="0" w:space="0" w:color="auto"/>
          </w:divBdr>
        </w:div>
        <w:div w:id="138153612">
          <w:marLeft w:val="640"/>
          <w:marRight w:val="0"/>
          <w:marTop w:val="0"/>
          <w:marBottom w:val="0"/>
          <w:divBdr>
            <w:top w:val="none" w:sz="0" w:space="0" w:color="auto"/>
            <w:left w:val="none" w:sz="0" w:space="0" w:color="auto"/>
            <w:bottom w:val="none" w:sz="0" w:space="0" w:color="auto"/>
            <w:right w:val="none" w:sz="0" w:space="0" w:color="auto"/>
          </w:divBdr>
        </w:div>
        <w:div w:id="1494908063">
          <w:marLeft w:val="640"/>
          <w:marRight w:val="0"/>
          <w:marTop w:val="0"/>
          <w:marBottom w:val="0"/>
          <w:divBdr>
            <w:top w:val="none" w:sz="0" w:space="0" w:color="auto"/>
            <w:left w:val="none" w:sz="0" w:space="0" w:color="auto"/>
            <w:bottom w:val="none" w:sz="0" w:space="0" w:color="auto"/>
            <w:right w:val="none" w:sz="0" w:space="0" w:color="auto"/>
          </w:divBdr>
        </w:div>
        <w:div w:id="354428474">
          <w:marLeft w:val="640"/>
          <w:marRight w:val="0"/>
          <w:marTop w:val="0"/>
          <w:marBottom w:val="0"/>
          <w:divBdr>
            <w:top w:val="none" w:sz="0" w:space="0" w:color="auto"/>
            <w:left w:val="none" w:sz="0" w:space="0" w:color="auto"/>
            <w:bottom w:val="none" w:sz="0" w:space="0" w:color="auto"/>
            <w:right w:val="none" w:sz="0" w:space="0" w:color="auto"/>
          </w:divBdr>
        </w:div>
        <w:div w:id="902909297">
          <w:marLeft w:val="640"/>
          <w:marRight w:val="0"/>
          <w:marTop w:val="0"/>
          <w:marBottom w:val="0"/>
          <w:divBdr>
            <w:top w:val="none" w:sz="0" w:space="0" w:color="auto"/>
            <w:left w:val="none" w:sz="0" w:space="0" w:color="auto"/>
            <w:bottom w:val="none" w:sz="0" w:space="0" w:color="auto"/>
            <w:right w:val="none" w:sz="0" w:space="0" w:color="auto"/>
          </w:divBdr>
        </w:div>
        <w:div w:id="504712160">
          <w:marLeft w:val="640"/>
          <w:marRight w:val="0"/>
          <w:marTop w:val="0"/>
          <w:marBottom w:val="0"/>
          <w:divBdr>
            <w:top w:val="none" w:sz="0" w:space="0" w:color="auto"/>
            <w:left w:val="none" w:sz="0" w:space="0" w:color="auto"/>
            <w:bottom w:val="none" w:sz="0" w:space="0" w:color="auto"/>
            <w:right w:val="none" w:sz="0" w:space="0" w:color="auto"/>
          </w:divBdr>
        </w:div>
        <w:div w:id="426927058">
          <w:marLeft w:val="640"/>
          <w:marRight w:val="0"/>
          <w:marTop w:val="0"/>
          <w:marBottom w:val="0"/>
          <w:divBdr>
            <w:top w:val="none" w:sz="0" w:space="0" w:color="auto"/>
            <w:left w:val="none" w:sz="0" w:space="0" w:color="auto"/>
            <w:bottom w:val="none" w:sz="0" w:space="0" w:color="auto"/>
            <w:right w:val="none" w:sz="0" w:space="0" w:color="auto"/>
          </w:divBdr>
        </w:div>
        <w:div w:id="941644407">
          <w:marLeft w:val="640"/>
          <w:marRight w:val="0"/>
          <w:marTop w:val="0"/>
          <w:marBottom w:val="0"/>
          <w:divBdr>
            <w:top w:val="none" w:sz="0" w:space="0" w:color="auto"/>
            <w:left w:val="none" w:sz="0" w:space="0" w:color="auto"/>
            <w:bottom w:val="none" w:sz="0" w:space="0" w:color="auto"/>
            <w:right w:val="none" w:sz="0" w:space="0" w:color="auto"/>
          </w:divBdr>
        </w:div>
        <w:div w:id="1497455666">
          <w:marLeft w:val="640"/>
          <w:marRight w:val="0"/>
          <w:marTop w:val="0"/>
          <w:marBottom w:val="0"/>
          <w:divBdr>
            <w:top w:val="none" w:sz="0" w:space="0" w:color="auto"/>
            <w:left w:val="none" w:sz="0" w:space="0" w:color="auto"/>
            <w:bottom w:val="none" w:sz="0" w:space="0" w:color="auto"/>
            <w:right w:val="none" w:sz="0" w:space="0" w:color="auto"/>
          </w:divBdr>
        </w:div>
        <w:div w:id="1688941968">
          <w:marLeft w:val="640"/>
          <w:marRight w:val="0"/>
          <w:marTop w:val="0"/>
          <w:marBottom w:val="0"/>
          <w:divBdr>
            <w:top w:val="none" w:sz="0" w:space="0" w:color="auto"/>
            <w:left w:val="none" w:sz="0" w:space="0" w:color="auto"/>
            <w:bottom w:val="none" w:sz="0" w:space="0" w:color="auto"/>
            <w:right w:val="none" w:sz="0" w:space="0" w:color="auto"/>
          </w:divBdr>
        </w:div>
        <w:div w:id="658198359">
          <w:marLeft w:val="640"/>
          <w:marRight w:val="0"/>
          <w:marTop w:val="0"/>
          <w:marBottom w:val="0"/>
          <w:divBdr>
            <w:top w:val="none" w:sz="0" w:space="0" w:color="auto"/>
            <w:left w:val="none" w:sz="0" w:space="0" w:color="auto"/>
            <w:bottom w:val="none" w:sz="0" w:space="0" w:color="auto"/>
            <w:right w:val="none" w:sz="0" w:space="0" w:color="auto"/>
          </w:divBdr>
        </w:div>
        <w:div w:id="1079904752">
          <w:marLeft w:val="640"/>
          <w:marRight w:val="0"/>
          <w:marTop w:val="0"/>
          <w:marBottom w:val="0"/>
          <w:divBdr>
            <w:top w:val="none" w:sz="0" w:space="0" w:color="auto"/>
            <w:left w:val="none" w:sz="0" w:space="0" w:color="auto"/>
            <w:bottom w:val="none" w:sz="0" w:space="0" w:color="auto"/>
            <w:right w:val="none" w:sz="0" w:space="0" w:color="auto"/>
          </w:divBdr>
        </w:div>
        <w:div w:id="896741021">
          <w:marLeft w:val="640"/>
          <w:marRight w:val="0"/>
          <w:marTop w:val="0"/>
          <w:marBottom w:val="0"/>
          <w:divBdr>
            <w:top w:val="none" w:sz="0" w:space="0" w:color="auto"/>
            <w:left w:val="none" w:sz="0" w:space="0" w:color="auto"/>
            <w:bottom w:val="none" w:sz="0" w:space="0" w:color="auto"/>
            <w:right w:val="none" w:sz="0" w:space="0" w:color="auto"/>
          </w:divBdr>
        </w:div>
        <w:div w:id="1598978476">
          <w:marLeft w:val="640"/>
          <w:marRight w:val="0"/>
          <w:marTop w:val="0"/>
          <w:marBottom w:val="0"/>
          <w:divBdr>
            <w:top w:val="none" w:sz="0" w:space="0" w:color="auto"/>
            <w:left w:val="none" w:sz="0" w:space="0" w:color="auto"/>
            <w:bottom w:val="none" w:sz="0" w:space="0" w:color="auto"/>
            <w:right w:val="none" w:sz="0" w:space="0" w:color="auto"/>
          </w:divBdr>
        </w:div>
        <w:div w:id="911046410">
          <w:marLeft w:val="640"/>
          <w:marRight w:val="0"/>
          <w:marTop w:val="0"/>
          <w:marBottom w:val="0"/>
          <w:divBdr>
            <w:top w:val="none" w:sz="0" w:space="0" w:color="auto"/>
            <w:left w:val="none" w:sz="0" w:space="0" w:color="auto"/>
            <w:bottom w:val="none" w:sz="0" w:space="0" w:color="auto"/>
            <w:right w:val="none" w:sz="0" w:space="0" w:color="auto"/>
          </w:divBdr>
        </w:div>
        <w:div w:id="561135744">
          <w:marLeft w:val="640"/>
          <w:marRight w:val="0"/>
          <w:marTop w:val="0"/>
          <w:marBottom w:val="0"/>
          <w:divBdr>
            <w:top w:val="none" w:sz="0" w:space="0" w:color="auto"/>
            <w:left w:val="none" w:sz="0" w:space="0" w:color="auto"/>
            <w:bottom w:val="none" w:sz="0" w:space="0" w:color="auto"/>
            <w:right w:val="none" w:sz="0" w:space="0" w:color="auto"/>
          </w:divBdr>
        </w:div>
        <w:div w:id="1207333901">
          <w:marLeft w:val="640"/>
          <w:marRight w:val="0"/>
          <w:marTop w:val="0"/>
          <w:marBottom w:val="0"/>
          <w:divBdr>
            <w:top w:val="none" w:sz="0" w:space="0" w:color="auto"/>
            <w:left w:val="none" w:sz="0" w:space="0" w:color="auto"/>
            <w:bottom w:val="none" w:sz="0" w:space="0" w:color="auto"/>
            <w:right w:val="none" w:sz="0" w:space="0" w:color="auto"/>
          </w:divBdr>
        </w:div>
        <w:div w:id="191845807">
          <w:marLeft w:val="640"/>
          <w:marRight w:val="0"/>
          <w:marTop w:val="0"/>
          <w:marBottom w:val="0"/>
          <w:divBdr>
            <w:top w:val="none" w:sz="0" w:space="0" w:color="auto"/>
            <w:left w:val="none" w:sz="0" w:space="0" w:color="auto"/>
            <w:bottom w:val="none" w:sz="0" w:space="0" w:color="auto"/>
            <w:right w:val="none" w:sz="0" w:space="0" w:color="auto"/>
          </w:divBdr>
        </w:div>
        <w:div w:id="709690175">
          <w:marLeft w:val="640"/>
          <w:marRight w:val="0"/>
          <w:marTop w:val="0"/>
          <w:marBottom w:val="0"/>
          <w:divBdr>
            <w:top w:val="none" w:sz="0" w:space="0" w:color="auto"/>
            <w:left w:val="none" w:sz="0" w:space="0" w:color="auto"/>
            <w:bottom w:val="none" w:sz="0" w:space="0" w:color="auto"/>
            <w:right w:val="none" w:sz="0" w:space="0" w:color="auto"/>
          </w:divBdr>
        </w:div>
        <w:div w:id="464859232">
          <w:marLeft w:val="640"/>
          <w:marRight w:val="0"/>
          <w:marTop w:val="0"/>
          <w:marBottom w:val="0"/>
          <w:divBdr>
            <w:top w:val="none" w:sz="0" w:space="0" w:color="auto"/>
            <w:left w:val="none" w:sz="0" w:space="0" w:color="auto"/>
            <w:bottom w:val="none" w:sz="0" w:space="0" w:color="auto"/>
            <w:right w:val="none" w:sz="0" w:space="0" w:color="auto"/>
          </w:divBdr>
        </w:div>
        <w:div w:id="1663703700">
          <w:marLeft w:val="640"/>
          <w:marRight w:val="0"/>
          <w:marTop w:val="0"/>
          <w:marBottom w:val="0"/>
          <w:divBdr>
            <w:top w:val="none" w:sz="0" w:space="0" w:color="auto"/>
            <w:left w:val="none" w:sz="0" w:space="0" w:color="auto"/>
            <w:bottom w:val="none" w:sz="0" w:space="0" w:color="auto"/>
            <w:right w:val="none" w:sz="0" w:space="0" w:color="auto"/>
          </w:divBdr>
        </w:div>
        <w:div w:id="440876058">
          <w:marLeft w:val="640"/>
          <w:marRight w:val="0"/>
          <w:marTop w:val="0"/>
          <w:marBottom w:val="0"/>
          <w:divBdr>
            <w:top w:val="none" w:sz="0" w:space="0" w:color="auto"/>
            <w:left w:val="none" w:sz="0" w:space="0" w:color="auto"/>
            <w:bottom w:val="none" w:sz="0" w:space="0" w:color="auto"/>
            <w:right w:val="none" w:sz="0" w:space="0" w:color="auto"/>
          </w:divBdr>
        </w:div>
        <w:div w:id="383989541">
          <w:marLeft w:val="640"/>
          <w:marRight w:val="0"/>
          <w:marTop w:val="0"/>
          <w:marBottom w:val="0"/>
          <w:divBdr>
            <w:top w:val="none" w:sz="0" w:space="0" w:color="auto"/>
            <w:left w:val="none" w:sz="0" w:space="0" w:color="auto"/>
            <w:bottom w:val="none" w:sz="0" w:space="0" w:color="auto"/>
            <w:right w:val="none" w:sz="0" w:space="0" w:color="auto"/>
          </w:divBdr>
        </w:div>
        <w:div w:id="197622902">
          <w:marLeft w:val="640"/>
          <w:marRight w:val="0"/>
          <w:marTop w:val="0"/>
          <w:marBottom w:val="0"/>
          <w:divBdr>
            <w:top w:val="none" w:sz="0" w:space="0" w:color="auto"/>
            <w:left w:val="none" w:sz="0" w:space="0" w:color="auto"/>
            <w:bottom w:val="none" w:sz="0" w:space="0" w:color="auto"/>
            <w:right w:val="none" w:sz="0" w:space="0" w:color="auto"/>
          </w:divBdr>
        </w:div>
        <w:div w:id="1312519955">
          <w:marLeft w:val="640"/>
          <w:marRight w:val="0"/>
          <w:marTop w:val="0"/>
          <w:marBottom w:val="0"/>
          <w:divBdr>
            <w:top w:val="none" w:sz="0" w:space="0" w:color="auto"/>
            <w:left w:val="none" w:sz="0" w:space="0" w:color="auto"/>
            <w:bottom w:val="none" w:sz="0" w:space="0" w:color="auto"/>
            <w:right w:val="none" w:sz="0" w:space="0" w:color="auto"/>
          </w:divBdr>
        </w:div>
        <w:div w:id="1217668638">
          <w:marLeft w:val="640"/>
          <w:marRight w:val="0"/>
          <w:marTop w:val="0"/>
          <w:marBottom w:val="0"/>
          <w:divBdr>
            <w:top w:val="none" w:sz="0" w:space="0" w:color="auto"/>
            <w:left w:val="none" w:sz="0" w:space="0" w:color="auto"/>
            <w:bottom w:val="none" w:sz="0" w:space="0" w:color="auto"/>
            <w:right w:val="none" w:sz="0" w:space="0" w:color="auto"/>
          </w:divBdr>
        </w:div>
        <w:div w:id="1528910873">
          <w:marLeft w:val="640"/>
          <w:marRight w:val="0"/>
          <w:marTop w:val="0"/>
          <w:marBottom w:val="0"/>
          <w:divBdr>
            <w:top w:val="none" w:sz="0" w:space="0" w:color="auto"/>
            <w:left w:val="none" w:sz="0" w:space="0" w:color="auto"/>
            <w:bottom w:val="none" w:sz="0" w:space="0" w:color="auto"/>
            <w:right w:val="none" w:sz="0" w:space="0" w:color="auto"/>
          </w:divBdr>
        </w:div>
        <w:div w:id="236210291">
          <w:marLeft w:val="640"/>
          <w:marRight w:val="0"/>
          <w:marTop w:val="0"/>
          <w:marBottom w:val="0"/>
          <w:divBdr>
            <w:top w:val="none" w:sz="0" w:space="0" w:color="auto"/>
            <w:left w:val="none" w:sz="0" w:space="0" w:color="auto"/>
            <w:bottom w:val="none" w:sz="0" w:space="0" w:color="auto"/>
            <w:right w:val="none" w:sz="0" w:space="0" w:color="auto"/>
          </w:divBdr>
        </w:div>
        <w:div w:id="2084184265">
          <w:marLeft w:val="640"/>
          <w:marRight w:val="0"/>
          <w:marTop w:val="0"/>
          <w:marBottom w:val="0"/>
          <w:divBdr>
            <w:top w:val="none" w:sz="0" w:space="0" w:color="auto"/>
            <w:left w:val="none" w:sz="0" w:space="0" w:color="auto"/>
            <w:bottom w:val="none" w:sz="0" w:space="0" w:color="auto"/>
            <w:right w:val="none" w:sz="0" w:space="0" w:color="auto"/>
          </w:divBdr>
        </w:div>
        <w:div w:id="1469517188">
          <w:marLeft w:val="640"/>
          <w:marRight w:val="0"/>
          <w:marTop w:val="0"/>
          <w:marBottom w:val="0"/>
          <w:divBdr>
            <w:top w:val="none" w:sz="0" w:space="0" w:color="auto"/>
            <w:left w:val="none" w:sz="0" w:space="0" w:color="auto"/>
            <w:bottom w:val="none" w:sz="0" w:space="0" w:color="auto"/>
            <w:right w:val="none" w:sz="0" w:space="0" w:color="auto"/>
          </w:divBdr>
        </w:div>
        <w:div w:id="328169693">
          <w:marLeft w:val="640"/>
          <w:marRight w:val="0"/>
          <w:marTop w:val="0"/>
          <w:marBottom w:val="0"/>
          <w:divBdr>
            <w:top w:val="none" w:sz="0" w:space="0" w:color="auto"/>
            <w:left w:val="none" w:sz="0" w:space="0" w:color="auto"/>
            <w:bottom w:val="none" w:sz="0" w:space="0" w:color="auto"/>
            <w:right w:val="none" w:sz="0" w:space="0" w:color="auto"/>
          </w:divBdr>
        </w:div>
      </w:divsChild>
    </w:div>
    <w:div w:id="910118415">
      <w:bodyDiv w:val="1"/>
      <w:marLeft w:val="0"/>
      <w:marRight w:val="0"/>
      <w:marTop w:val="0"/>
      <w:marBottom w:val="0"/>
      <w:divBdr>
        <w:top w:val="none" w:sz="0" w:space="0" w:color="auto"/>
        <w:left w:val="none" w:sz="0" w:space="0" w:color="auto"/>
        <w:bottom w:val="none" w:sz="0" w:space="0" w:color="auto"/>
        <w:right w:val="none" w:sz="0" w:space="0" w:color="auto"/>
      </w:divBdr>
    </w:div>
    <w:div w:id="910235728">
      <w:marLeft w:val="640"/>
      <w:marRight w:val="0"/>
      <w:marTop w:val="0"/>
      <w:marBottom w:val="0"/>
      <w:divBdr>
        <w:top w:val="none" w:sz="0" w:space="0" w:color="auto"/>
        <w:left w:val="none" w:sz="0" w:space="0" w:color="auto"/>
        <w:bottom w:val="none" w:sz="0" w:space="0" w:color="auto"/>
        <w:right w:val="none" w:sz="0" w:space="0" w:color="auto"/>
      </w:divBdr>
    </w:div>
    <w:div w:id="910575754">
      <w:marLeft w:val="480"/>
      <w:marRight w:val="0"/>
      <w:marTop w:val="0"/>
      <w:marBottom w:val="0"/>
      <w:divBdr>
        <w:top w:val="none" w:sz="0" w:space="0" w:color="auto"/>
        <w:left w:val="none" w:sz="0" w:space="0" w:color="auto"/>
        <w:bottom w:val="none" w:sz="0" w:space="0" w:color="auto"/>
        <w:right w:val="none" w:sz="0" w:space="0" w:color="auto"/>
      </w:divBdr>
    </w:div>
    <w:div w:id="910654009">
      <w:marLeft w:val="640"/>
      <w:marRight w:val="0"/>
      <w:marTop w:val="0"/>
      <w:marBottom w:val="0"/>
      <w:divBdr>
        <w:top w:val="none" w:sz="0" w:space="0" w:color="auto"/>
        <w:left w:val="none" w:sz="0" w:space="0" w:color="auto"/>
        <w:bottom w:val="none" w:sz="0" w:space="0" w:color="auto"/>
        <w:right w:val="none" w:sz="0" w:space="0" w:color="auto"/>
      </w:divBdr>
    </w:div>
    <w:div w:id="911155847">
      <w:marLeft w:val="480"/>
      <w:marRight w:val="0"/>
      <w:marTop w:val="0"/>
      <w:marBottom w:val="0"/>
      <w:divBdr>
        <w:top w:val="none" w:sz="0" w:space="0" w:color="auto"/>
        <w:left w:val="none" w:sz="0" w:space="0" w:color="auto"/>
        <w:bottom w:val="none" w:sz="0" w:space="0" w:color="auto"/>
        <w:right w:val="none" w:sz="0" w:space="0" w:color="auto"/>
      </w:divBdr>
    </w:div>
    <w:div w:id="911887482">
      <w:marLeft w:val="480"/>
      <w:marRight w:val="0"/>
      <w:marTop w:val="0"/>
      <w:marBottom w:val="0"/>
      <w:divBdr>
        <w:top w:val="none" w:sz="0" w:space="0" w:color="auto"/>
        <w:left w:val="none" w:sz="0" w:space="0" w:color="auto"/>
        <w:bottom w:val="none" w:sz="0" w:space="0" w:color="auto"/>
        <w:right w:val="none" w:sz="0" w:space="0" w:color="auto"/>
      </w:divBdr>
    </w:div>
    <w:div w:id="913977090">
      <w:bodyDiv w:val="1"/>
      <w:marLeft w:val="0"/>
      <w:marRight w:val="0"/>
      <w:marTop w:val="0"/>
      <w:marBottom w:val="0"/>
      <w:divBdr>
        <w:top w:val="none" w:sz="0" w:space="0" w:color="auto"/>
        <w:left w:val="none" w:sz="0" w:space="0" w:color="auto"/>
        <w:bottom w:val="none" w:sz="0" w:space="0" w:color="auto"/>
        <w:right w:val="none" w:sz="0" w:space="0" w:color="auto"/>
      </w:divBdr>
      <w:divsChild>
        <w:div w:id="1538196524">
          <w:marLeft w:val="640"/>
          <w:marRight w:val="0"/>
          <w:marTop w:val="0"/>
          <w:marBottom w:val="0"/>
          <w:divBdr>
            <w:top w:val="none" w:sz="0" w:space="0" w:color="auto"/>
            <w:left w:val="none" w:sz="0" w:space="0" w:color="auto"/>
            <w:bottom w:val="none" w:sz="0" w:space="0" w:color="auto"/>
            <w:right w:val="none" w:sz="0" w:space="0" w:color="auto"/>
          </w:divBdr>
        </w:div>
        <w:div w:id="1673528714">
          <w:marLeft w:val="640"/>
          <w:marRight w:val="0"/>
          <w:marTop w:val="0"/>
          <w:marBottom w:val="0"/>
          <w:divBdr>
            <w:top w:val="none" w:sz="0" w:space="0" w:color="auto"/>
            <w:left w:val="none" w:sz="0" w:space="0" w:color="auto"/>
            <w:bottom w:val="none" w:sz="0" w:space="0" w:color="auto"/>
            <w:right w:val="none" w:sz="0" w:space="0" w:color="auto"/>
          </w:divBdr>
        </w:div>
        <w:div w:id="247348891">
          <w:marLeft w:val="640"/>
          <w:marRight w:val="0"/>
          <w:marTop w:val="0"/>
          <w:marBottom w:val="0"/>
          <w:divBdr>
            <w:top w:val="none" w:sz="0" w:space="0" w:color="auto"/>
            <w:left w:val="none" w:sz="0" w:space="0" w:color="auto"/>
            <w:bottom w:val="none" w:sz="0" w:space="0" w:color="auto"/>
            <w:right w:val="none" w:sz="0" w:space="0" w:color="auto"/>
          </w:divBdr>
        </w:div>
        <w:div w:id="1781217514">
          <w:marLeft w:val="640"/>
          <w:marRight w:val="0"/>
          <w:marTop w:val="0"/>
          <w:marBottom w:val="0"/>
          <w:divBdr>
            <w:top w:val="none" w:sz="0" w:space="0" w:color="auto"/>
            <w:left w:val="none" w:sz="0" w:space="0" w:color="auto"/>
            <w:bottom w:val="none" w:sz="0" w:space="0" w:color="auto"/>
            <w:right w:val="none" w:sz="0" w:space="0" w:color="auto"/>
          </w:divBdr>
        </w:div>
        <w:div w:id="244151763">
          <w:marLeft w:val="640"/>
          <w:marRight w:val="0"/>
          <w:marTop w:val="0"/>
          <w:marBottom w:val="0"/>
          <w:divBdr>
            <w:top w:val="none" w:sz="0" w:space="0" w:color="auto"/>
            <w:left w:val="none" w:sz="0" w:space="0" w:color="auto"/>
            <w:bottom w:val="none" w:sz="0" w:space="0" w:color="auto"/>
            <w:right w:val="none" w:sz="0" w:space="0" w:color="auto"/>
          </w:divBdr>
        </w:div>
        <w:div w:id="1251891450">
          <w:marLeft w:val="640"/>
          <w:marRight w:val="0"/>
          <w:marTop w:val="0"/>
          <w:marBottom w:val="0"/>
          <w:divBdr>
            <w:top w:val="none" w:sz="0" w:space="0" w:color="auto"/>
            <w:left w:val="none" w:sz="0" w:space="0" w:color="auto"/>
            <w:bottom w:val="none" w:sz="0" w:space="0" w:color="auto"/>
            <w:right w:val="none" w:sz="0" w:space="0" w:color="auto"/>
          </w:divBdr>
        </w:div>
        <w:div w:id="161775364">
          <w:marLeft w:val="640"/>
          <w:marRight w:val="0"/>
          <w:marTop w:val="0"/>
          <w:marBottom w:val="0"/>
          <w:divBdr>
            <w:top w:val="none" w:sz="0" w:space="0" w:color="auto"/>
            <w:left w:val="none" w:sz="0" w:space="0" w:color="auto"/>
            <w:bottom w:val="none" w:sz="0" w:space="0" w:color="auto"/>
            <w:right w:val="none" w:sz="0" w:space="0" w:color="auto"/>
          </w:divBdr>
        </w:div>
        <w:div w:id="2090419468">
          <w:marLeft w:val="640"/>
          <w:marRight w:val="0"/>
          <w:marTop w:val="0"/>
          <w:marBottom w:val="0"/>
          <w:divBdr>
            <w:top w:val="none" w:sz="0" w:space="0" w:color="auto"/>
            <w:left w:val="none" w:sz="0" w:space="0" w:color="auto"/>
            <w:bottom w:val="none" w:sz="0" w:space="0" w:color="auto"/>
            <w:right w:val="none" w:sz="0" w:space="0" w:color="auto"/>
          </w:divBdr>
        </w:div>
        <w:div w:id="1224834934">
          <w:marLeft w:val="640"/>
          <w:marRight w:val="0"/>
          <w:marTop w:val="0"/>
          <w:marBottom w:val="0"/>
          <w:divBdr>
            <w:top w:val="none" w:sz="0" w:space="0" w:color="auto"/>
            <w:left w:val="none" w:sz="0" w:space="0" w:color="auto"/>
            <w:bottom w:val="none" w:sz="0" w:space="0" w:color="auto"/>
            <w:right w:val="none" w:sz="0" w:space="0" w:color="auto"/>
          </w:divBdr>
        </w:div>
        <w:div w:id="37053034">
          <w:marLeft w:val="640"/>
          <w:marRight w:val="0"/>
          <w:marTop w:val="0"/>
          <w:marBottom w:val="0"/>
          <w:divBdr>
            <w:top w:val="none" w:sz="0" w:space="0" w:color="auto"/>
            <w:left w:val="none" w:sz="0" w:space="0" w:color="auto"/>
            <w:bottom w:val="none" w:sz="0" w:space="0" w:color="auto"/>
            <w:right w:val="none" w:sz="0" w:space="0" w:color="auto"/>
          </w:divBdr>
        </w:div>
        <w:div w:id="2035113603">
          <w:marLeft w:val="640"/>
          <w:marRight w:val="0"/>
          <w:marTop w:val="0"/>
          <w:marBottom w:val="0"/>
          <w:divBdr>
            <w:top w:val="none" w:sz="0" w:space="0" w:color="auto"/>
            <w:left w:val="none" w:sz="0" w:space="0" w:color="auto"/>
            <w:bottom w:val="none" w:sz="0" w:space="0" w:color="auto"/>
            <w:right w:val="none" w:sz="0" w:space="0" w:color="auto"/>
          </w:divBdr>
        </w:div>
        <w:div w:id="1725176455">
          <w:marLeft w:val="640"/>
          <w:marRight w:val="0"/>
          <w:marTop w:val="0"/>
          <w:marBottom w:val="0"/>
          <w:divBdr>
            <w:top w:val="none" w:sz="0" w:space="0" w:color="auto"/>
            <w:left w:val="none" w:sz="0" w:space="0" w:color="auto"/>
            <w:bottom w:val="none" w:sz="0" w:space="0" w:color="auto"/>
            <w:right w:val="none" w:sz="0" w:space="0" w:color="auto"/>
          </w:divBdr>
        </w:div>
        <w:div w:id="1678997273">
          <w:marLeft w:val="640"/>
          <w:marRight w:val="0"/>
          <w:marTop w:val="0"/>
          <w:marBottom w:val="0"/>
          <w:divBdr>
            <w:top w:val="none" w:sz="0" w:space="0" w:color="auto"/>
            <w:left w:val="none" w:sz="0" w:space="0" w:color="auto"/>
            <w:bottom w:val="none" w:sz="0" w:space="0" w:color="auto"/>
            <w:right w:val="none" w:sz="0" w:space="0" w:color="auto"/>
          </w:divBdr>
        </w:div>
        <w:div w:id="92021425">
          <w:marLeft w:val="640"/>
          <w:marRight w:val="0"/>
          <w:marTop w:val="0"/>
          <w:marBottom w:val="0"/>
          <w:divBdr>
            <w:top w:val="none" w:sz="0" w:space="0" w:color="auto"/>
            <w:left w:val="none" w:sz="0" w:space="0" w:color="auto"/>
            <w:bottom w:val="none" w:sz="0" w:space="0" w:color="auto"/>
            <w:right w:val="none" w:sz="0" w:space="0" w:color="auto"/>
          </w:divBdr>
        </w:div>
        <w:div w:id="1733383033">
          <w:marLeft w:val="640"/>
          <w:marRight w:val="0"/>
          <w:marTop w:val="0"/>
          <w:marBottom w:val="0"/>
          <w:divBdr>
            <w:top w:val="none" w:sz="0" w:space="0" w:color="auto"/>
            <w:left w:val="none" w:sz="0" w:space="0" w:color="auto"/>
            <w:bottom w:val="none" w:sz="0" w:space="0" w:color="auto"/>
            <w:right w:val="none" w:sz="0" w:space="0" w:color="auto"/>
          </w:divBdr>
        </w:div>
        <w:div w:id="256519705">
          <w:marLeft w:val="640"/>
          <w:marRight w:val="0"/>
          <w:marTop w:val="0"/>
          <w:marBottom w:val="0"/>
          <w:divBdr>
            <w:top w:val="none" w:sz="0" w:space="0" w:color="auto"/>
            <w:left w:val="none" w:sz="0" w:space="0" w:color="auto"/>
            <w:bottom w:val="none" w:sz="0" w:space="0" w:color="auto"/>
            <w:right w:val="none" w:sz="0" w:space="0" w:color="auto"/>
          </w:divBdr>
        </w:div>
        <w:div w:id="717165490">
          <w:marLeft w:val="640"/>
          <w:marRight w:val="0"/>
          <w:marTop w:val="0"/>
          <w:marBottom w:val="0"/>
          <w:divBdr>
            <w:top w:val="none" w:sz="0" w:space="0" w:color="auto"/>
            <w:left w:val="none" w:sz="0" w:space="0" w:color="auto"/>
            <w:bottom w:val="none" w:sz="0" w:space="0" w:color="auto"/>
            <w:right w:val="none" w:sz="0" w:space="0" w:color="auto"/>
          </w:divBdr>
        </w:div>
        <w:div w:id="1597786555">
          <w:marLeft w:val="640"/>
          <w:marRight w:val="0"/>
          <w:marTop w:val="0"/>
          <w:marBottom w:val="0"/>
          <w:divBdr>
            <w:top w:val="none" w:sz="0" w:space="0" w:color="auto"/>
            <w:left w:val="none" w:sz="0" w:space="0" w:color="auto"/>
            <w:bottom w:val="none" w:sz="0" w:space="0" w:color="auto"/>
            <w:right w:val="none" w:sz="0" w:space="0" w:color="auto"/>
          </w:divBdr>
        </w:div>
        <w:div w:id="2105303360">
          <w:marLeft w:val="640"/>
          <w:marRight w:val="0"/>
          <w:marTop w:val="0"/>
          <w:marBottom w:val="0"/>
          <w:divBdr>
            <w:top w:val="none" w:sz="0" w:space="0" w:color="auto"/>
            <w:left w:val="none" w:sz="0" w:space="0" w:color="auto"/>
            <w:bottom w:val="none" w:sz="0" w:space="0" w:color="auto"/>
            <w:right w:val="none" w:sz="0" w:space="0" w:color="auto"/>
          </w:divBdr>
        </w:div>
        <w:div w:id="1940982691">
          <w:marLeft w:val="640"/>
          <w:marRight w:val="0"/>
          <w:marTop w:val="0"/>
          <w:marBottom w:val="0"/>
          <w:divBdr>
            <w:top w:val="none" w:sz="0" w:space="0" w:color="auto"/>
            <w:left w:val="none" w:sz="0" w:space="0" w:color="auto"/>
            <w:bottom w:val="none" w:sz="0" w:space="0" w:color="auto"/>
            <w:right w:val="none" w:sz="0" w:space="0" w:color="auto"/>
          </w:divBdr>
        </w:div>
        <w:div w:id="1984961624">
          <w:marLeft w:val="640"/>
          <w:marRight w:val="0"/>
          <w:marTop w:val="0"/>
          <w:marBottom w:val="0"/>
          <w:divBdr>
            <w:top w:val="none" w:sz="0" w:space="0" w:color="auto"/>
            <w:left w:val="none" w:sz="0" w:space="0" w:color="auto"/>
            <w:bottom w:val="none" w:sz="0" w:space="0" w:color="auto"/>
            <w:right w:val="none" w:sz="0" w:space="0" w:color="auto"/>
          </w:divBdr>
        </w:div>
        <w:div w:id="2000301445">
          <w:marLeft w:val="640"/>
          <w:marRight w:val="0"/>
          <w:marTop w:val="0"/>
          <w:marBottom w:val="0"/>
          <w:divBdr>
            <w:top w:val="none" w:sz="0" w:space="0" w:color="auto"/>
            <w:left w:val="none" w:sz="0" w:space="0" w:color="auto"/>
            <w:bottom w:val="none" w:sz="0" w:space="0" w:color="auto"/>
            <w:right w:val="none" w:sz="0" w:space="0" w:color="auto"/>
          </w:divBdr>
        </w:div>
        <w:div w:id="578977306">
          <w:marLeft w:val="640"/>
          <w:marRight w:val="0"/>
          <w:marTop w:val="0"/>
          <w:marBottom w:val="0"/>
          <w:divBdr>
            <w:top w:val="none" w:sz="0" w:space="0" w:color="auto"/>
            <w:left w:val="none" w:sz="0" w:space="0" w:color="auto"/>
            <w:bottom w:val="none" w:sz="0" w:space="0" w:color="auto"/>
            <w:right w:val="none" w:sz="0" w:space="0" w:color="auto"/>
          </w:divBdr>
        </w:div>
        <w:div w:id="981427066">
          <w:marLeft w:val="640"/>
          <w:marRight w:val="0"/>
          <w:marTop w:val="0"/>
          <w:marBottom w:val="0"/>
          <w:divBdr>
            <w:top w:val="none" w:sz="0" w:space="0" w:color="auto"/>
            <w:left w:val="none" w:sz="0" w:space="0" w:color="auto"/>
            <w:bottom w:val="none" w:sz="0" w:space="0" w:color="auto"/>
            <w:right w:val="none" w:sz="0" w:space="0" w:color="auto"/>
          </w:divBdr>
        </w:div>
        <w:div w:id="2048985467">
          <w:marLeft w:val="640"/>
          <w:marRight w:val="0"/>
          <w:marTop w:val="0"/>
          <w:marBottom w:val="0"/>
          <w:divBdr>
            <w:top w:val="none" w:sz="0" w:space="0" w:color="auto"/>
            <w:left w:val="none" w:sz="0" w:space="0" w:color="auto"/>
            <w:bottom w:val="none" w:sz="0" w:space="0" w:color="auto"/>
            <w:right w:val="none" w:sz="0" w:space="0" w:color="auto"/>
          </w:divBdr>
        </w:div>
        <w:div w:id="1643467061">
          <w:marLeft w:val="640"/>
          <w:marRight w:val="0"/>
          <w:marTop w:val="0"/>
          <w:marBottom w:val="0"/>
          <w:divBdr>
            <w:top w:val="none" w:sz="0" w:space="0" w:color="auto"/>
            <w:left w:val="none" w:sz="0" w:space="0" w:color="auto"/>
            <w:bottom w:val="none" w:sz="0" w:space="0" w:color="auto"/>
            <w:right w:val="none" w:sz="0" w:space="0" w:color="auto"/>
          </w:divBdr>
        </w:div>
        <w:div w:id="26220076">
          <w:marLeft w:val="640"/>
          <w:marRight w:val="0"/>
          <w:marTop w:val="0"/>
          <w:marBottom w:val="0"/>
          <w:divBdr>
            <w:top w:val="none" w:sz="0" w:space="0" w:color="auto"/>
            <w:left w:val="none" w:sz="0" w:space="0" w:color="auto"/>
            <w:bottom w:val="none" w:sz="0" w:space="0" w:color="auto"/>
            <w:right w:val="none" w:sz="0" w:space="0" w:color="auto"/>
          </w:divBdr>
        </w:div>
        <w:div w:id="1355229270">
          <w:marLeft w:val="640"/>
          <w:marRight w:val="0"/>
          <w:marTop w:val="0"/>
          <w:marBottom w:val="0"/>
          <w:divBdr>
            <w:top w:val="none" w:sz="0" w:space="0" w:color="auto"/>
            <w:left w:val="none" w:sz="0" w:space="0" w:color="auto"/>
            <w:bottom w:val="none" w:sz="0" w:space="0" w:color="auto"/>
            <w:right w:val="none" w:sz="0" w:space="0" w:color="auto"/>
          </w:divBdr>
        </w:div>
        <w:div w:id="1732464823">
          <w:marLeft w:val="640"/>
          <w:marRight w:val="0"/>
          <w:marTop w:val="0"/>
          <w:marBottom w:val="0"/>
          <w:divBdr>
            <w:top w:val="none" w:sz="0" w:space="0" w:color="auto"/>
            <w:left w:val="none" w:sz="0" w:space="0" w:color="auto"/>
            <w:bottom w:val="none" w:sz="0" w:space="0" w:color="auto"/>
            <w:right w:val="none" w:sz="0" w:space="0" w:color="auto"/>
          </w:divBdr>
        </w:div>
        <w:div w:id="312105020">
          <w:marLeft w:val="640"/>
          <w:marRight w:val="0"/>
          <w:marTop w:val="0"/>
          <w:marBottom w:val="0"/>
          <w:divBdr>
            <w:top w:val="none" w:sz="0" w:space="0" w:color="auto"/>
            <w:left w:val="none" w:sz="0" w:space="0" w:color="auto"/>
            <w:bottom w:val="none" w:sz="0" w:space="0" w:color="auto"/>
            <w:right w:val="none" w:sz="0" w:space="0" w:color="auto"/>
          </w:divBdr>
        </w:div>
        <w:div w:id="2110662645">
          <w:marLeft w:val="640"/>
          <w:marRight w:val="0"/>
          <w:marTop w:val="0"/>
          <w:marBottom w:val="0"/>
          <w:divBdr>
            <w:top w:val="none" w:sz="0" w:space="0" w:color="auto"/>
            <w:left w:val="none" w:sz="0" w:space="0" w:color="auto"/>
            <w:bottom w:val="none" w:sz="0" w:space="0" w:color="auto"/>
            <w:right w:val="none" w:sz="0" w:space="0" w:color="auto"/>
          </w:divBdr>
        </w:div>
        <w:div w:id="2115663441">
          <w:marLeft w:val="640"/>
          <w:marRight w:val="0"/>
          <w:marTop w:val="0"/>
          <w:marBottom w:val="0"/>
          <w:divBdr>
            <w:top w:val="none" w:sz="0" w:space="0" w:color="auto"/>
            <w:left w:val="none" w:sz="0" w:space="0" w:color="auto"/>
            <w:bottom w:val="none" w:sz="0" w:space="0" w:color="auto"/>
            <w:right w:val="none" w:sz="0" w:space="0" w:color="auto"/>
          </w:divBdr>
        </w:div>
        <w:div w:id="267929076">
          <w:marLeft w:val="640"/>
          <w:marRight w:val="0"/>
          <w:marTop w:val="0"/>
          <w:marBottom w:val="0"/>
          <w:divBdr>
            <w:top w:val="none" w:sz="0" w:space="0" w:color="auto"/>
            <w:left w:val="none" w:sz="0" w:space="0" w:color="auto"/>
            <w:bottom w:val="none" w:sz="0" w:space="0" w:color="auto"/>
            <w:right w:val="none" w:sz="0" w:space="0" w:color="auto"/>
          </w:divBdr>
        </w:div>
        <w:div w:id="52893014">
          <w:marLeft w:val="640"/>
          <w:marRight w:val="0"/>
          <w:marTop w:val="0"/>
          <w:marBottom w:val="0"/>
          <w:divBdr>
            <w:top w:val="none" w:sz="0" w:space="0" w:color="auto"/>
            <w:left w:val="none" w:sz="0" w:space="0" w:color="auto"/>
            <w:bottom w:val="none" w:sz="0" w:space="0" w:color="auto"/>
            <w:right w:val="none" w:sz="0" w:space="0" w:color="auto"/>
          </w:divBdr>
        </w:div>
        <w:div w:id="1882597366">
          <w:marLeft w:val="640"/>
          <w:marRight w:val="0"/>
          <w:marTop w:val="0"/>
          <w:marBottom w:val="0"/>
          <w:divBdr>
            <w:top w:val="none" w:sz="0" w:space="0" w:color="auto"/>
            <w:left w:val="none" w:sz="0" w:space="0" w:color="auto"/>
            <w:bottom w:val="none" w:sz="0" w:space="0" w:color="auto"/>
            <w:right w:val="none" w:sz="0" w:space="0" w:color="auto"/>
          </w:divBdr>
        </w:div>
        <w:div w:id="1128476774">
          <w:marLeft w:val="640"/>
          <w:marRight w:val="0"/>
          <w:marTop w:val="0"/>
          <w:marBottom w:val="0"/>
          <w:divBdr>
            <w:top w:val="none" w:sz="0" w:space="0" w:color="auto"/>
            <w:left w:val="none" w:sz="0" w:space="0" w:color="auto"/>
            <w:bottom w:val="none" w:sz="0" w:space="0" w:color="auto"/>
            <w:right w:val="none" w:sz="0" w:space="0" w:color="auto"/>
          </w:divBdr>
        </w:div>
        <w:div w:id="1029648950">
          <w:marLeft w:val="640"/>
          <w:marRight w:val="0"/>
          <w:marTop w:val="0"/>
          <w:marBottom w:val="0"/>
          <w:divBdr>
            <w:top w:val="none" w:sz="0" w:space="0" w:color="auto"/>
            <w:left w:val="none" w:sz="0" w:space="0" w:color="auto"/>
            <w:bottom w:val="none" w:sz="0" w:space="0" w:color="auto"/>
            <w:right w:val="none" w:sz="0" w:space="0" w:color="auto"/>
          </w:divBdr>
        </w:div>
        <w:div w:id="1732384424">
          <w:marLeft w:val="640"/>
          <w:marRight w:val="0"/>
          <w:marTop w:val="0"/>
          <w:marBottom w:val="0"/>
          <w:divBdr>
            <w:top w:val="none" w:sz="0" w:space="0" w:color="auto"/>
            <w:left w:val="none" w:sz="0" w:space="0" w:color="auto"/>
            <w:bottom w:val="none" w:sz="0" w:space="0" w:color="auto"/>
            <w:right w:val="none" w:sz="0" w:space="0" w:color="auto"/>
          </w:divBdr>
        </w:div>
        <w:div w:id="1577738007">
          <w:marLeft w:val="640"/>
          <w:marRight w:val="0"/>
          <w:marTop w:val="0"/>
          <w:marBottom w:val="0"/>
          <w:divBdr>
            <w:top w:val="none" w:sz="0" w:space="0" w:color="auto"/>
            <w:left w:val="none" w:sz="0" w:space="0" w:color="auto"/>
            <w:bottom w:val="none" w:sz="0" w:space="0" w:color="auto"/>
            <w:right w:val="none" w:sz="0" w:space="0" w:color="auto"/>
          </w:divBdr>
        </w:div>
        <w:div w:id="190994984">
          <w:marLeft w:val="640"/>
          <w:marRight w:val="0"/>
          <w:marTop w:val="0"/>
          <w:marBottom w:val="0"/>
          <w:divBdr>
            <w:top w:val="none" w:sz="0" w:space="0" w:color="auto"/>
            <w:left w:val="none" w:sz="0" w:space="0" w:color="auto"/>
            <w:bottom w:val="none" w:sz="0" w:space="0" w:color="auto"/>
            <w:right w:val="none" w:sz="0" w:space="0" w:color="auto"/>
          </w:divBdr>
        </w:div>
        <w:div w:id="1260723072">
          <w:marLeft w:val="640"/>
          <w:marRight w:val="0"/>
          <w:marTop w:val="0"/>
          <w:marBottom w:val="0"/>
          <w:divBdr>
            <w:top w:val="none" w:sz="0" w:space="0" w:color="auto"/>
            <w:left w:val="none" w:sz="0" w:space="0" w:color="auto"/>
            <w:bottom w:val="none" w:sz="0" w:space="0" w:color="auto"/>
            <w:right w:val="none" w:sz="0" w:space="0" w:color="auto"/>
          </w:divBdr>
        </w:div>
        <w:div w:id="686911523">
          <w:marLeft w:val="640"/>
          <w:marRight w:val="0"/>
          <w:marTop w:val="0"/>
          <w:marBottom w:val="0"/>
          <w:divBdr>
            <w:top w:val="none" w:sz="0" w:space="0" w:color="auto"/>
            <w:left w:val="none" w:sz="0" w:space="0" w:color="auto"/>
            <w:bottom w:val="none" w:sz="0" w:space="0" w:color="auto"/>
            <w:right w:val="none" w:sz="0" w:space="0" w:color="auto"/>
          </w:divBdr>
        </w:div>
        <w:div w:id="44720554">
          <w:marLeft w:val="640"/>
          <w:marRight w:val="0"/>
          <w:marTop w:val="0"/>
          <w:marBottom w:val="0"/>
          <w:divBdr>
            <w:top w:val="none" w:sz="0" w:space="0" w:color="auto"/>
            <w:left w:val="none" w:sz="0" w:space="0" w:color="auto"/>
            <w:bottom w:val="none" w:sz="0" w:space="0" w:color="auto"/>
            <w:right w:val="none" w:sz="0" w:space="0" w:color="auto"/>
          </w:divBdr>
        </w:div>
        <w:div w:id="233781524">
          <w:marLeft w:val="640"/>
          <w:marRight w:val="0"/>
          <w:marTop w:val="0"/>
          <w:marBottom w:val="0"/>
          <w:divBdr>
            <w:top w:val="none" w:sz="0" w:space="0" w:color="auto"/>
            <w:left w:val="none" w:sz="0" w:space="0" w:color="auto"/>
            <w:bottom w:val="none" w:sz="0" w:space="0" w:color="auto"/>
            <w:right w:val="none" w:sz="0" w:space="0" w:color="auto"/>
          </w:divBdr>
        </w:div>
        <w:div w:id="981083381">
          <w:marLeft w:val="640"/>
          <w:marRight w:val="0"/>
          <w:marTop w:val="0"/>
          <w:marBottom w:val="0"/>
          <w:divBdr>
            <w:top w:val="none" w:sz="0" w:space="0" w:color="auto"/>
            <w:left w:val="none" w:sz="0" w:space="0" w:color="auto"/>
            <w:bottom w:val="none" w:sz="0" w:space="0" w:color="auto"/>
            <w:right w:val="none" w:sz="0" w:space="0" w:color="auto"/>
          </w:divBdr>
        </w:div>
        <w:div w:id="98304020">
          <w:marLeft w:val="640"/>
          <w:marRight w:val="0"/>
          <w:marTop w:val="0"/>
          <w:marBottom w:val="0"/>
          <w:divBdr>
            <w:top w:val="none" w:sz="0" w:space="0" w:color="auto"/>
            <w:left w:val="none" w:sz="0" w:space="0" w:color="auto"/>
            <w:bottom w:val="none" w:sz="0" w:space="0" w:color="auto"/>
            <w:right w:val="none" w:sz="0" w:space="0" w:color="auto"/>
          </w:divBdr>
        </w:div>
        <w:div w:id="214852299">
          <w:marLeft w:val="640"/>
          <w:marRight w:val="0"/>
          <w:marTop w:val="0"/>
          <w:marBottom w:val="0"/>
          <w:divBdr>
            <w:top w:val="none" w:sz="0" w:space="0" w:color="auto"/>
            <w:left w:val="none" w:sz="0" w:space="0" w:color="auto"/>
            <w:bottom w:val="none" w:sz="0" w:space="0" w:color="auto"/>
            <w:right w:val="none" w:sz="0" w:space="0" w:color="auto"/>
          </w:divBdr>
        </w:div>
        <w:div w:id="1907571583">
          <w:marLeft w:val="640"/>
          <w:marRight w:val="0"/>
          <w:marTop w:val="0"/>
          <w:marBottom w:val="0"/>
          <w:divBdr>
            <w:top w:val="none" w:sz="0" w:space="0" w:color="auto"/>
            <w:left w:val="none" w:sz="0" w:space="0" w:color="auto"/>
            <w:bottom w:val="none" w:sz="0" w:space="0" w:color="auto"/>
            <w:right w:val="none" w:sz="0" w:space="0" w:color="auto"/>
          </w:divBdr>
        </w:div>
        <w:div w:id="1407000057">
          <w:marLeft w:val="640"/>
          <w:marRight w:val="0"/>
          <w:marTop w:val="0"/>
          <w:marBottom w:val="0"/>
          <w:divBdr>
            <w:top w:val="none" w:sz="0" w:space="0" w:color="auto"/>
            <w:left w:val="none" w:sz="0" w:space="0" w:color="auto"/>
            <w:bottom w:val="none" w:sz="0" w:space="0" w:color="auto"/>
            <w:right w:val="none" w:sz="0" w:space="0" w:color="auto"/>
          </w:divBdr>
        </w:div>
        <w:div w:id="2010255845">
          <w:marLeft w:val="640"/>
          <w:marRight w:val="0"/>
          <w:marTop w:val="0"/>
          <w:marBottom w:val="0"/>
          <w:divBdr>
            <w:top w:val="none" w:sz="0" w:space="0" w:color="auto"/>
            <w:left w:val="none" w:sz="0" w:space="0" w:color="auto"/>
            <w:bottom w:val="none" w:sz="0" w:space="0" w:color="auto"/>
            <w:right w:val="none" w:sz="0" w:space="0" w:color="auto"/>
          </w:divBdr>
        </w:div>
        <w:div w:id="1291593628">
          <w:marLeft w:val="640"/>
          <w:marRight w:val="0"/>
          <w:marTop w:val="0"/>
          <w:marBottom w:val="0"/>
          <w:divBdr>
            <w:top w:val="none" w:sz="0" w:space="0" w:color="auto"/>
            <w:left w:val="none" w:sz="0" w:space="0" w:color="auto"/>
            <w:bottom w:val="none" w:sz="0" w:space="0" w:color="auto"/>
            <w:right w:val="none" w:sz="0" w:space="0" w:color="auto"/>
          </w:divBdr>
        </w:div>
        <w:div w:id="300959943">
          <w:marLeft w:val="640"/>
          <w:marRight w:val="0"/>
          <w:marTop w:val="0"/>
          <w:marBottom w:val="0"/>
          <w:divBdr>
            <w:top w:val="none" w:sz="0" w:space="0" w:color="auto"/>
            <w:left w:val="none" w:sz="0" w:space="0" w:color="auto"/>
            <w:bottom w:val="none" w:sz="0" w:space="0" w:color="auto"/>
            <w:right w:val="none" w:sz="0" w:space="0" w:color="auto"/>
          </w:divBdr>
        </w:div>
        <w:div w:id="81146628">
          <w:marLeft w:val="640"/>
          <w:marRight w:val="0"/>
          <w:marTop w:val="0"/>
          <w:marBottom w:val="0"/>
          <w:divBdr>
            <w:top w:val="none" w:sz="0" w:space="0" w:color="auto"/>
            <w:left w:val="none" w:sz="0" w:space="0" w:color="auto"/>
            <w:bottom w:val="none" w:sz="0" w:space="0" w:color="auto"/>
            <w:right w:val="none" w:sz="0" w:space="0" w:color="auto"/>
          </w:divBdr>
        </w:div>
        <w:div w:id="1424180608">
          <w:marLeft w:val="640"/>
          <w:marRight w:val="0"/>
          <w:marTop w:val="0"/>
          <w:marBottom w:val="0"/>
          <w:divBdr>
            <w:top w:val="none" w:sz="0" w:space="0" w:color="auto"/>
            <w:left w:val="none" w:sz="0" w:space="0" w:color="auto"/>
            <w:bottom w:val="none" w:sz="0" w:space="0" w:color="auto"/>
            <w:right w:val="none" w:sz="0" w:space="0" w:color="auto"/>
          </w:divBdr>
        </w:div>
        <w:div w:id="484248773">
          <w:marLeft w:val="640"/>
          <w:marRight w:val="0"/>
          <w:marTop w:val="0"/>
          <w:marBottom w:val="0"/>
          <w:divBdr>
            <w:top w:val="none" w:sz="0" w:space="0" w:color="auto"/>
            <w:left w:val="none" w:sz="0" w:space="0" w:color="auto"/>
            <w:bottom w:val="none" w:sz="0" w:space="0" w:color="auto"/>
            <w:right w:val="none" w:sz="0" w:space="0" w:color="auto"/>
          </w:divBdr>
        </w:div>
        <w:div w:id="1469055286">
          <w:marLeft w:val="640"/>
          <w:marRight w:val="0"/>
          <w:marTop w:val="0"/>
          <w:marBottom w:val="0"/>
          <w:divBdr>
            <w:top w:val="none" w:sz="0" w:space="0" w:color="auto"/>
            <w:left w:val="none" w:sz="0" w:space="0" w:color="auto"/>
            <w:bottom w:val="none" w:sz="0" w:space="0" w:color="auto"/>
            <w:right w:val="none" w:sz="0" w:space="0" w:color="auto"/>
          </w:divBdr>
        </w:div>
        <w:div w:id="1924799775">
          <w:marLeft w:val="640"/>
          <w:marRight w:val="0"/>
          <w:marTop w:val="0"/>
          <w:marBottom w:val="0"/>
          <w:divBdr>
            <w:top w:val="none" w:sz="0" w:space="0" w:color="auto"/>
            <w:left w:val="none" w:sz="0" w:space="0" w:color="auto"/>
            <w:bottom w:val="none" w:sz="0" w:space="0" w:color="auto"/>
            <w:right w:val="none" w:sz="0" w:space="0" w:color="auto"/>
          </w:divBdr>
        </w:div>
        <w:div w:id="1242133150">
          <w:marLeft w:val="640"/>
          <w:marRight w:val="0"/>
          <w:marTop w:val="0"/>
          <w:marBottom w:val="0"/>
          <w:divBdr>
            <w:top w:val="none" w:sz="0" w:space="0" w:color="auto"/>
            <w:left w:val="none" w:sz="0" w:space="0" w:color="auto"/>
            <w:bottom w:val="none" w:sz="0" w:space="0" w:color="auto"/>
            <w:right w:val="none" w:sz="0" w:space="0" w:color="auto"/>
          </w:divBdr>
        </w:div>
        <w:div w:id="394936144">
          <w:marLeft w:val="640"/>
          <w:marRight w:val="0"/>
          <w:marTop w:val="0"/>
          <w:marBottom w:val="0"/>
          <w:divBdr>
            <w:top w:val="none" w:sz="0" w:space="0" w:color="auto"/>
            <w:left w:val="none" w:sz="0" w:space="0" w:color="auto"/>
            <w:bottom w:val="none" w:sz="0" w:space="0" w:color="auto"/>
            <w:right w:val="none" w:sz="0" w:space="0" w:color="auto"/>
          </w:divBdr>
        </w:div>
        <w:div w:id="398594598">
          <w:marLeft w:val="640"/>
          <w:marRight w:val="0"/>
          <w:marTop w:val="0"/>
          <w:marBottom w:val="0"/>
          <w:divBdr>
            <w:top w:val="none" w:sz="0" w:space="0" w:color="auto"/>
            <w:left w:val="none" w:sz="0" w:space="0" w:color="auto"/>
            <w:bottom w:val="none" w:sz="0" w:space="0" w:color="auto"/>
            <w:right w:val="none" w:sz="0" w:space="0" w:color="auto"/>
          </w:divBdr>
        </w:div>
        <w:div w:id="1740588415">
          <w:marLeft w:val="640"/>
          <w:marRight w:val="0"/>
          <w:marTop w:val="0"/>
          <w:marBottom w:val="0"/>
          <w:divBdr>
            <w:top w:val="none" w:sz="0" w:space="0" w:color="auto"/>
            <w:left w:val="none" w:sz="0" w:space="0" w:color="auto"/>
            <w:bottom w:val="none" w:sz="0" w:space="0" w:color="auto"/>
            <w:right w:val="none" w:sz="0" w:space="0" w:color="auto"/>
          </w:divBdr>
        </w:div>
        <w:div w:id="1801411433">
          <w:marLeft w:val="640"/>
          <w:marRight w:val="0"/>
          <w:marTop w:val="0"/>
          <w:marBottom w:val="0"/>
          <w:divBdr>
            <w:top w:val="none" w:sz="0" w:space="0" w:color="auto"/>
            <w:left w:val="none" w:sz="0" w:space="0" w:color="auto"/>
            <w:bottom w:val="none" w:sz="0" w:space="0" w:color="auto"/>
            <w:right w:val="none" w:sz="0" w:space="0" w:color="auto"/>
          </w:divBdr>
        </w:div>
        <w:div w:id="208807960">
          <w:marLeft w:val="640"/>
          <w:marRight w:val="0"/>
          <w:marTop w:val="0"/>
          <w:marBottom w:val="0"/>
          <w:divBdr>
            <w:top w:val="none" w:sz="0" w:space="0" w:color="auto"/>
            <w:left w:val="none" w:sz="0" w:space="0" w:color="auto"/>
            <w:bottom w:val="none" w:sz="0" w:space="0" w:color="auto"/>
            <w:right w:val="none" w:sz="0" w:space="0" w:color="auto"/>
          </w:divBdr>
        </w:div>
        <w:div w:id="1154224772">
          <w:marLeft w:val="640"/>
          <w:marRight w:val="0"/>
          <w:marTop w:val="0"/>
          <w:marBottom w:val="0"/>
          <w:divBdr>
            <w:top w:val="none" w:sz="0" w:space="0" w:color="auto"/>
            <w:left w:val="none" w:sz="0" w:space="0" w:color="auto"/>
            <w:bottom w:val="none" w:sz="0" w:space="0" w:color="auto"/>
            <w:right w:val="none" w:sz="0" w:space="0" w:color="auto"/>
          </w:divBdr>
        </w:div>
        <w:div w:id="514467855">
          <w:marLeft w:val="640"/>
          <w:marRight w:val="0"/>
          <w:marTop w:val="0"/>
          <w:marBottom w:val="0"/>
          <w:divBdr>
            <w:top w:val="none" w:sz="0" w:space="0" w:color="auto"/>
            <w:left w:val="none" w:sz="0" w:space="0" w:color="auto"/>
            <w:bottom w:val="none" w:sz="0" w:space="0" w:color="auto"/>
            <w:right w:val="none" w:sz="0" w:space="0" w:color="auto"/>
          </w:divBdr>
        </w:div>
        <w:div w:id="39063620">
          <w:marLeft w:val="640"/>
          <w:marRight w:val="0"/>
          <w:marTop w:val="0"/>
          <w:marBottom w:val="0"/>
          <w:divBdr>
            <w:top w:val="none" w:sz="0" w:space="0" w:color="auto"/>
            <w:left w:val="none" w:sz="0" w:space="0" w:color="auto"/>
            <w:bottom w:val="none" w:sz="0" w:space="0" w:color="auto"/>
            <w:right w:val="none" w:sz="0" w:space="0" w:color="auto"/>
          </w:divBdr>
        </w:div>
        <w:div w:id="668404674">
          <w:marLeft w:val="640"/>
          <w:marRight w:val="0"/>
          <w:marTop w:val="0"/>
          <w:marBottom w:val="0"/>
          <w:divBdr>
            <w:top w:val="none" w:sz="0" w:space="0" w:color="auto"/>
            <w:left w:val="none" w:sz="0" w:space="0" w:color="auto"/>
            <w:bottom w:val="none" w:sz="0" w:space="0" w:color="auto"/>
            <w:right w:val="none" w:sz="0" w:space="0" w:color="auto"/>
          </w:divBdr>
        </w:div>
        <w:div w:id="639916566">
          <w:marLeft w:val="640"/>
          <w:marRight w:val="0"/>
          <w:marTop w:val="0"/>
          <w:marBottom w:val="0"/>
          <w:divBdr>
            <w:top w:val="none" w:sz="0" w:space="0" w:color="auto"/>
            <w:left w:val="none" w:sz="0" w:space="0" w:color="auto"/>
            <w:bottom w:val="none" w:sz="0" w:space="0" w:color="auto"/>
            <w:right w:val="none" w:sz="0" w:space="0" w:color="auto"/>
          </w:divBdr>
        </w:div>
        <w:div w:id="466556869">
          <w:marLeft w:val="640"/>
          <w:marRight w:val="0"/>
          <w:marTop w:val="0"/>
          <w:marBottom w:val="0"/>
          <w:divBdr>
            <w:top w:val="none" w:sz="0" w:space="0" w:color="auto"/>
            <w:left w:val="none" w:sz="0" w:space="0" w:color="auto"/>
            <w:bottom w:val="none" w:sz="0" w:space="0" w:color="auto"/>
            <w:right w:val="none" w:sz="0" w:space="0" w:color="auto"/>
          </w:divBdr>
        </w:div>
        <w:div w:id="1445924285">
          <w:marLeft w:val="640"/>
          <w:marRight w:val="0"/>
          <w:marTop w:val="0"/>
          <w:marBottom w:val="0"/>
          <w:divBdr>
            <w:top w:val="none" w:sz="0" w:space="0" w:color="auto"/>
            <w:left w:val="none" w:sz="0" w:space="0" w:color="auto"/>
            <w:bottom w:val="none" w:sz="0" w:space="0" w:color="auto"/>
            <w:right w:val="none" w:sz="0" w:space="0" w:color="auto"/>
          </w:divBdr>
        </w:div>
        <w:div w:id="299653616">
          <w:marLeft w:val="640"/>
          <w:marRight w:val="0"/>
          <w:marTop w:val="0"/>
          <w:marBottom w:val="0"/>
          <w:divBdr>
            <w:top w:val="none" w:sz="0" w:space="0" w:color="auto"/>
            <w:left w:val="none" w:sz="0" w:space="0" w:color="auto"/>
            <w:bottom w:val="none" w:sz="0" w:space="0" w:color="auto"/>
            <w:right w:val="none" w:sz="0" w:space="0" w:color="auto"/>
          </w:divBdr>
        </w:div>
        <w:div w:id="1136098848">
          <w:marLeft w:val="640"/>
          <w:marRight w:val="0"/>
          <w:marTop w:val="0"/>
          <w:marBottom w:val="0"/>
          <w:divBdr>
            <w:top w:val="none" w:sz="0" w:space="0" w:color="auto"/>
            <w:left w:val="none" w:sz="0" w:space="0" w:color="auto"/>
            <w:bottom w:val="none" w:sz="0" w:space="0" w:color="auto"/>
            <w:right w:val="none" w:sz="0" w:space="0" w:color="auto"/>
          </w:divBdr>
        </w:div>
        <w:div w:id="1476990070">
          <w:marLeft w:val="640"/>
          <w:marRight w:val="0"/>
          <w:marTop w:val="0"/>
          <w:marBottom w:val="0"/>
          <w:divBdr>
            <w:top w:val="none" w:sz="0" w:space="0" w:color="auto"/>
            <w:left w:val="none" w:sz="0" w:space="0" w:color="auto"/>
            <w:bottom w:val="none" w:sz="0" w:space="0" w:color="auto"/>
            <w:right w:val="none" w:sz="0" w:space="0" w:color="auto"/>
          </w:divBdr>
        </w:div>
        <w:div w:id="1497722431">
          <w:marLeft w:val="640"/>
          <w:marRight w:val="0"/>
          <w:marTop w:val="0"/>
          <w:marBottom w:val="0"/>
          <w:divBdr>
            <w:top w:val="none" w:sz="0" w:space="0" w:color="auto"/>
            <w:left w:val="none" w:sz="0" w:space="0" w:color="auto"/>
            <w:bottom w:val="none" w:sz="0" w:space="0" w:color="auto"/>
            <w:right w:val="none" w:sz="0" w:space="0" w:color="auto"/>
          </w:divBdr>
        </w:div>
        <w:div w:id="1930576552">
          <w:marLeft w:val="640"/>
          <w:marRight w:val="0"/>
          <w:marTop w:val="0"/>
          <w:marBottom w:val="0"/>
          <w:divBdr>
            <w:top w:val="none" w:sz="0" w:space="0" w:color="auto"/>
            <w:left w:val="none" w:sz="0" w:space="0" w:color="auto"/>
            <w:bottom w:val="none" w:sz="0" w:space="0" w:color="auto"/>
            <w:right w:val="none" w:sz="0" w:space="0" w:color="auto"/>
          </w:divBdr>
        </w:div>
        <w:div w:id="730352488">
          <w:marLeft w:val="640"/>
          <w:marRight w:val="0"/>
          <w:marTop w:val="0"/>
          <w:marBottom w:val="0"/>
          <w:divBdr>
            <w:top w:val="none" w:sz="0" w:space="0" w:color="auto"/>
            <w:left w:val="none" w:sz="0" w:space="0" w:color="auto"/>
            <w:bottom w:val="none" w:sz="0" w:space="0" w:color="auto"/>
            <w:right w:val="none" w:sz="0" w:space="0" w:color="auto"/>
          </w:divBdr>
        </w:div>
        <w:div w:id="672923783">
          <w:marLeft w:val="640"/>
          <w:marRight w:val="0"/>
          <w:marTop w:val="0"/>
          <w:marBottom w:val="0"/>
          <w:divBdr>
            <w:top w:val="none" w:sz="0" w:space="0" w:color="auto"/>
            <w:left w:val="none" w:sz="0" w:space="0" w:color="auto"/>
            <w:bottom w:val="none" w:sz="0" w:space="0" w:color="auto"/>
            <w:right w:val="none" w:sz="0" w:space="0" w:color="auto"/>
          </w:divBdr>
        </w:div>
        <w:div w:id="960959832">
          <w:marLeft w:val="640"/>
          <w:marRight w:val="0"/>
          <w:marTop w:val="0"/>
          <w:marBottom w:val="0"/>
          <w:divBdr>
            <w:top w:val="none" w:sz="0" w:space="0" w:color="auto"/>
            <w:left w:val="none" w:sz="0" w:space="0" w:color="auto"/>
            <w:bottom w:val="none" w:sz="0" w:space="0" w:color="auto"/>
            <w:right w:val="none" w:sz="0" w:space="0" w:color="auto"/>
          </w:divBdr>
        </w:div>
        <w:div w:id="1294604829">
          <w:marLeft w:val="640"/>
          <w:marRight w:val="0"/>
          <w:marTop w:val="0"/>
          <w:marBottom w:val="0"/>
          <w:divBdr>
            <w:top w:val="none" w:sz="0" w:space="0" w:color="auto"/>
            <w:left w:val="none" w:sz="0" w:space="0" w:color="auto"/>
            <w:bottom w:val="none" w:sz="0" w:space="0" w:color="auto"/>
            <w:right w:val="none" w:sz="0" w:space="0" w:color="auto"/>
          </w:divBdr>
        </w:div>
      </w:divsChild>
    </w:div>
    <w:div w:id="914587298">
      <w:bodyDiv w:val="1"/>
      <w:marLeft w:val="0"/>
      <w:marRight w:val="0"/>
      <w:marTop w:val="0"/>
      <w:marBottom w:val="0"/>
      <w:divBdr>
        <w:top w:val="none" w:sz="0" w:space="0" w:color="auto"/>
        <w:left w:val="none" w:sz="0" w:space="0" w:color="auto"/>
        <w:bottom w:val="none" w:sz="0" w:space="0" w:color="auto"/>
        <w:right w:val="none" w:sz="0" w:space="0" w:color="auto"/>
      </w:divBdr>
    </w:div>
    <w:div w:id="917128830">
      <w:marLeft w:val="480"/>
      <w:marRight w:val="0"/>
      <w:marTop w:val="0"/>
      <w:marBottom w:val="0"/>
      <w:divBdr>
        <w:top w:val="none" w:sz="0" w:space="0" w:color="auto"/>
        <w:left w:val="none" w:sz="0" w:space="0" w:color="auto"/>
        <w:bottom w:val="none" w:sz="0" w:space="0" w:color="auto"/>
        <w:right w:val="none" w:sz="0" w:space="0" w:color="auto"/>
      </w:divBdr>
    </w:div>
    <w:div w:id="918444837">
      <w:marLeft w:val="480"/>
      <w:marRight w:val="0"/>
      <w:marTop w:val="0"/>
      <w:marBottom w:val="0"/>
      <w:divBdr>
        <w:top w:val="none" w:sz="0" w:space="0" w:color="auto"/>
        <w:left w:val="none" w:sz="0" w:space="0" w:color="auto"/>
        <w:bottom w:val="none" w:sz="0" w:space="0" w:color="auto"/>
        <w:right w:val="none" w:sz="0" w:space="0" w:color="auto"/>
      </w:divBdr>
    </w:div>
    <w:div w:id="918978150">
      <w:bodyDiv w:val="1"/>
      <w:marLeft w:val="0"/>
      <w:marRight w:val="0"/>
      <w:marTop w:val="0"/>
      <w:marBottom w:val="0"/>
      <w:divBdr>
        <w:top w:val="none" w:sz="0" w:space="0" w:color="auto"/>
        <w:left w:val="none" w:sz="0" w:space="0" w:color="auto"/>
        <w:bottom w:val="none" w:sz="0" w:space="0" w:color="auto"/>
        <w:right w:val="none" w:sz="0" w:space="0" w:color="auto"/>
      </w:divBdr>
    </w:div>
    <w:div w:id="920019229">
      <w:bodyDiv w:val="1"/>
      <w:marLeft w:val="0"/>
      <w:marRight w:val="0"/>
      <w:marTop w:val="0"/>
      <w:marBottom w:val="0"/>
      <w:divBdr>
        <w:top w:val="none" w:sz="0" w:space="0" w:color="auto"/>
        <w:left w:val="none" w:sz="0" w:space="0" w:color="auto"/>
        <w:bottom w:val="none" w:sz="0" w:space="0" w:color="auto"/>
        <w:right w:val="none" w:sz="0" w:space="0" w:color="auto"/>
      </w:divBdr>
      <w:divsChild>
        <w:div w:id="6491184">
          <w:marLeft w:val="480"/>
          <w:marRight w:val="0"/>
          <w:marTop w:val="0"/>
          <w:marBottom w:val="0"/>
          <w:divBdr>
            <w:top w:val="none" w:sz="0" w:space="0" w:color="auto"/>
            <w:left w:val="none" w:sz="0" w:space="0" w:color="auto"/>
            <w:bottom w:val="none" w:sz="0" w:space="0" w:color="auto"/>
            <w:right w:val="none" w:sz="0" w:space="0" w:color="auto"/>
          </w:divBdr>
        </w:div>
        <w:div w:id="35543438">
          <w:marLeft w:val="480"/>
          <w:marRight w:val="0"/>
          <w:marTop w:val="0"/>
          <w:marBottom w:val="0"/>
          <w:divBdr>
            <w:top w:val="none" w:sz="0" w:space="0" w:color="auto"/>
            <w:left w:val="none" w:sz="0" w:space="0" w:color="auto"/>
            <w:bottom w:val="none" w:sz="0" w:space="0" w:color="auto"/>
            <w:right w:val="none" w:sz="0" w:space="0" w:color="auto"/>
          </w:divBdr>
        </w:div>
        <w:div w:id="37750189">
          <w:marLeft w:val="480"/>
          <w:marRight w:val="0"/>
          <w:marTop w:val="0"/>
          <w:marBottom w:val="0"/>
          <w:divBdr>
            <w:top w:val="none" w:sz="0" w:space="0" w:color="auto"/>
            <w:left w:val="none" w:sz="0" w:space="0" w:color="auto"/>
            <w:bottom w:val="none" w:sz="0" w:space="0" w:color="auto"/>
            <w:right w:val="none" w:sz="0" w:space="0" w:color="auto"/>
          </w:divBdr>
        </w:div>
        <w:div w:id="91123077">
          <w:marLeft w:val="480"/>
          <w:marRight w:val="0"/>
          <w:marTop w:val="0"/>
          <w:marBottom w:val="0"/>
          <w:divBdr>
            <w:top w:val="none" w:sz="0" w:space="0" w:color="auto"/>
            <w:left w:val="none" w:sz="0" w:space="0" w:color="auto"/>
            <w:bottom w:val="none" w:sz="0" w:space="0" w:color="auto"/>
            <w:right w:val="none" w:sz="0" w:space="0" w:color="auto"/>
          </w:divBdr>
        </w:div>
        <w:div w:id="103767144">
          <w:marLeft w:val="480"/>
          <w:marRight w:val="0"/>
          <w:marTop w:val="0"/>
          <w:marBottom w:val="0"/>
          <w:divBdr>
            <w:top w:val="none" w:sz="0" w:space="0" w:color="auto"/>
            <w:left w:val="none" w:sz="0" w:space="0" w:color="auto"/>
            <w:bottom w:val="none" w:sz="0" w:space="0" w:color="auto"/>
            <w:right w:val="none" w:sz="0" w:space="0" w:color="auto"/>
          </w:divBdr>
        </w:div>
        <w:div w:id="161355621">
          <w:marLeft w:val="480"/>
          <w:marRight w:val="0"/>
          <w:marTop w:val="0"/>
          <w:marBottom w:val="0"/>
          <w:divBdr>
            <w:top w:val="none" w:sz="0" w:space="0" w:color="auto"/>
            <w:left w:val="none" w:sz="0" w:space="0" w:color="auto"/>
            <w:bottom w:val="none" w:sz="0" w:space="0" w:color="auto"/>
            <w:right w:val="none" w:sz="0" w:space="0" w:color="auto"/>
          </w:divBdr>
        </w:div>
        <w:div w:id="167521313">
          <w:marLeft w:val="480"/>
          <w:marRight w:val="0"/>
          <w:marTop w:val="0"/>
          <w:marBottom w:val="0"/>
          <w:divBdr>
            <w:top w:val="none" w:sz="0" w:space="0" w:color="auto"/>
            <w:left w:val="none" w:sz="0" w:space="0" w:color="auto"/>
            <w:bottom w:val="none" w:sz="0" w:space="0" w:color="auto"/>
            <w:right w:val="none" w:sz="0" w:space="0" w:color="auto"/>
          </w:divBdr>
        </w:div>
        <w:div w:id="340938239">
          <w:marLeft w:val="480"/>
          <w:marRight w:val="0"/>
          <w:marTop w:val="0"/>
          <w:marBottom w:val="0"/>
          <w:divBdr>
            <w:top w:val="none" w:sz="0" w:space="0" w:color="auto"/>
            <w:left w:val="none" w:sz="0" w:space="0" w:color="auto"/>
            <w:bottom w:val="none" w:sz="0" w:space="0" w:color="auto"/>
            <w:right w:val="none" w:sz="0" w:space="0" w:color="auto"/>
          </w:divBdr>
        </w:div>
        <w:div w:id="360932741">
          <w:marLeft w:val="480"/>
          <w:marRight w:val="0"/>
          <w:marTop w:val="0"/>
          <w:marBottom w:val="0"/>
          <w:divBdr>
            <w:top w:val="none" w:sz="0" w:space="0" w:color="auto"/>
            <w:left w:val="none" w:sz="0" w:space="0" w:color="auto"/>
            <w:bottom w:val="none" w:sz="0" w:space="0" w:color="auto"/>
            <w:right w:val="none" w:sz="0" w:space="0" w:color="auto"/>
          </w:divBdr>
        </w:div>
        <w:div w:id="582951358">
          <w:marLeft w:val="480"/>
          <w:marRight w:val="0"/>
          <w:marTop w:val="0"/>
          <w:marBottom w:val="0"/>
          <w:divBdr>
            <w:top w:val="none" w:sz="0" w:space="0" w:color="auto"/>
            <w:left w:val="none" w:sz="0" w:space="0" w:color="auto"/>
            <w:bottom w:val="none" w:sz="0" w:space="0" w:color="auto"/>
            <w:right w:val="none" w:sz="0" w:space="0" w:color="auto"/>
          </w:divBdr>
        </w:div>
        <w:div w:id="724648709">
          <w:marLeft w:val="480"/>
          <w:marRight w:val="0"/>
          <w:marTop w:val="0"/>
          <w:marBottom w:val="0"/>
          <w:divBdr>
            <w:top w:val="none" w:sz="0" w:space="0" w:color="auto"/>
            <w:left w:val="none" w:sz="0" w:space="0" w:color="auto"/>
            <w:bottom w:val="none" w:sz="0" w:space="0" w:color="auto"/>
            <w:right w:val="none" w:sz="0" w:space="0" w:color="auto"/>
          </w:divBdr>
        </w:div>
        <w:div w:id="754474233">
          <w:marLeft w:val="480"/>
          <w:marRight w:val="0"/>
          <w:marTop w:val="0"/>
          <w:marBottom w:val="0"/>
          <w:divBdr>
            <w:top w:val="none" w:sz="0" w:space="0" w:color="auto"/>
            <w:left w:val="none" w:sz="0" w:space="0" w:color="auto"/>
            <w:bottom w:val="none" w:sz="0" w:space="0" w:color="auto"/>
            <w:right w:val="none" w:sz="0" w:space="0" w:color="auto"/>
          </w:divBdr>
        </w:div>
        <w:div w:id="825706421">
          <w:marLeft w:val="480"/>
          <w:marRight w:val="0"/>
          <w:marTop w:val="0"/>
          <w:marBottom w:val="0"/>
          <w:divBdr>
            <w:top w:val="none" w:sz="0" w:space="0" w:color="auto"/>
            <w:left w:val="none" w:sz="0" w:space="0" w:color="auto"/>
            <w:bottom w:val="none" w:sz="0" w:space="0" w:color="auto"/>
            <w:right w:val="none" w:sz="0" w:space="0" w:color="auto"/>
          </w:divBdr>
        </w:div>
        <w:div w:id="826868820">
          <w:marLeft w:val="480"/>
          <w:marRight w:val="0"/>
          <w:marTop w:val="0"/>
          <w:marBottom w:val="0"/>
          <w:divBdr>
            <w:top w:val="none" w:sz="0" w:space="0" w:color="auto"/>
            <w:left w:val="none" w:sz="0" w:space="0" w:color="auto"/>
            <w:bottom w:val="none" w:sz="0" w:space="0" w:color="auto"/>
            <w:right w:val="none" w:sz="0" w:space="0" w:color="auto"/>
          </w:divBdr>
        </w:div>
        <w:div w:id="892353650">
          <w:marLeft w:val="480"/>
          <w:marRight w:val="0"/>
          <w:marTop w:val="0"/>
          <w:marBottom w:val="0"/>
          <w:divBdr>
            <w:top w:val="none" w:sz="0" w:space="0" w:color="auto"/>
            <w:left w:val="none" w:sz="0" w:space="0" w:color="auto"/>
            <w:bottom w:val="none" w:sz="0" w:space="0" w:color="auto"/>
            <w:right w:val="none" w:sz="0" w:space="0" w:color="auto"/>
          </w:divBdr>
        </w:div>
        <w:div w:id="932590636">
          <w:marLeft w:val="480"/>
          <w:marRight w:val="0"/>
          <w:marTop w:val="0"/>
          <w:marBottom w:val="0"/>
          <w:divBdr>
            <w:top w:val="none" w:sz="0" w:space="0" w:color="auto"/>
            <w:left w:val="none" w:sz="0" w:space="0" w:color="auto"/>
            <w:bottom w:val="none" w:sz="0" w:space="0" w:color="auto"/>
            <w:right w:val="none" w:sz="0" w:space="0" w:color="auto"/>
          </w:divBdr>
        </w:div>
        <w:div w:id="1084645008">
          <w:marLeft w:val="480"/>
          <w:marRight w:val="0"/>
          <w:marTop w:val="0"/>
          <w:marBottom w:val="0"/>
          <w:divBdr>
            <w:top w:val="none" w:sz="0" w:space="0" w:color="auto"/>
            <w:left w:val="none" w:sz="0" w:space="0" w:color="auto"/>
            <w:bottom w:val="none" w:sz="0" w:space="0" w:color="auto"/>
            <w:right w:val="none" w:sz="0" w:space="0" w:color="auto"/>
          </w:divBdr>
        </w:div>
        <w:div w:id="1128935093">
          <w:marLeft w:val="480"/>
          <w:marRight w:val="0"/>
          <w:marTop w:val="0"/>
          <w:marBottom w:val="0"/>
          <w:divBdr>
            <w:top w:val="none" w:sz="0" w:space="0" w:color="auto"/>
            <w:left w:val="none" w:sz="0" w:space="0" w:color="auto"/>
            <w:bottom w:val="none" w:sz="0" w:space="0" w:color="auto"/>
            <w:right w:val="none" w:sz="0" w:space="0" w:color="auto"/>
          </w:divBdr>
        </w:div>
        <w:div w:id="1190681731">
          <w:marLeft w:val="480"/>
          <w:marRight w:val="0"/>
          <w:marTop w:val="0"/>
          <w:marBottom w:val="0"/>
          <w:divBdr>
            <w:top w:val="none" w:sz="0" w:space="0" w:color="auto"/>
            <w:left w:val="none" w:sz="0" w:space="0" w:color="auto"/>
            <w:bottom w:val="none" w:sz="0" w:space="0" w:color="auto"/>
            <w:right w:val="none" w:sz="0" w:space="0" w:color="auto"/>
          </w:divBdr>
        </w:div>
        <w:div w:id="1260218034">
          <w:marLeft w:val="480"/>
          <w:marRight w:val="0"/>
          <w:marTop w:val="0"/>
          <w:marBottom w:val="0"/>
          <w:divBdr>
            <w:top w:val="none" w:sz="0" w:space="0" w:color="auto"/>
            <w:left w:val="none" w:sz="0" w:space="0" w:color="auto"/>
            <w:bottom w:val="none" w:sz="0" w:space="0" w:color="auto"/>
            <w:right w:val="none" w:sz="0" w:space="0" w:color="auto"/>
          </w:divBdr>
        </w:div>
        <w:div w:id="1538546855">
          <w:marLeft w:val="480"/>
          <w:marRight w:val="0"/>
          <w:marTop w:val="0"/>
          <w:marBottom w:val="0"/>
          <w:divBdr>
            <w:top w:val="none" w:sz="0" w:space="0" w:color="auto"/>
            <w:left w:val="none" w:sz="0" w:space="0" w:color="auto"/>
            <w:bottom w:val="none" w:sz="0" w:space="0" w:color="auto"/>
            <w:right w:val="none" w:sz="0" w:space="0" w:color="auto"/>
          </w:divBdr>
        </w:div>
        <w:div w:id="1579631021">
          <w:marLeft w:val="480"/>
          <w:marRight w:val="0"/>
          <w:marTop w:val="0"/>
          <w:marBottom w:val="0"/>
          <w:divBdr>
            <w:top w:val="none" w:sz="0" w:space="0" w:color="auto"/>
            <w:left w:val="none" w:sz="0" w:space="0" w:color="auto"/>
            <w:bottom w:val="none" w:sz="0" w:space="0" w:color="auto"/>
            <w:right w:val="none" w:sz="0" w:space="0" w:color="auto"/>
          </w:divBdr>
        </w:div>
        <w:div w:id="1623728896">
          <w:marLeft w:val="480"/>
          <w:marRight w:val="0"/>
          <w:marTop w:val="0"/>
          <w:marBottom w:val="0"/>
          <w:divBdr>
            <w:top w:val="none" w:sz="0" w:space="0" w:color="auto"/>
            <w:left w:val="none" w:sz="0" w:space="0" w:color="auto"/>
            <w:bottom w:val="none" w:sz="0" w:space="0" w:color="auto"/>
            <w:right w:val="none" w:sz="0" w:space="0" w:color="auto"/>
          </w:divBdr>
        </w:div>
        <w:div w:id="1660964209">
          <w:marLeft w:val="480"/>
          <w:marRight w:val="0"/>
          <w:marTop w:val="0"/>
          <w:marBottom w:val="0"/>
          <w:divBdr>
            <w:top w:val="none" w:sz="0" w:space="0" w:color="auto"/>
            <w:left w:val="none" w:sz="0" w:space="0" w:color="auto"/>
            <w:bottom w:val="none" w:sz="0" w:space="0" w:color="auto"/>
            <w:right w:val="none" w:sz="0" w:space="0" w:color="auto"/>
          </w:divBdr>
        </w:div>
        <w:div w:id="1663007445">
          <w:marLeft w:val="480"/>
          <w:marRight w:val="0"/>
          <w:marTop w:val="0"/>
          <w:marBottom w:val="0"/>
          <w:divBdr>
            <w:top w:val="none" w:sz="0" w:space="0" w:color="auto"/>
            <w:left w:val="none" w:sz="0" w:space="0" w:color="auto"/>
            <w:bottom w:val="none" w:sz="0" w:space="0" w:color="auto"/>
            <w:right w:val="none" w:sz="0" w:space="0" w:color="auto"/>
          </w:divBdr>
        </w:div>
      </w:divsChild>
    </w:div>
    <w:div w:id="920409886">
      <w:marLeft w:val="640"/>
      <w:marRight w:val="0"/>
      <w:marTop w:val="0"/>
      <w:marBottom w:val="0"/>
      <w:divBdr>
        <w:top w:val="none" w:sz="0" w:space="0" w:color="auto"/>
        <w:left w:val="none" w:sz="0" w:space="0" w:color="auto"/>
        <w:bottom w:val="none" w:sz="0" w:space="0" w:color="auto"/>
        <w:right w:val="none" w:sz="0" w:space="0" w:color="auto"/>
      </w:divBdr>
    </w:div>
    <w:div w:id="920721000">
      <w:marLeft w:val="480"/>
      <w:marRight w:val="0"/>
      <w:marTop w:val="0"/>
      <w:marBottom w:val="0"/>
      <w:divBdr>
        <w:top w:val="none" w:sz="0" w:space="0" w:color="auto"/>
        <w:left w:val="none" w:sz="0" w:space="0" w:color="auto"/>
        <w:bottom w:val="none" w:sz="0" w:space="0" w:color="auto"/>
        <w:right w:val="none" w:sz="0" w:space="0" w:color="auto"/>
      </w:divBdr>
    </w:div>
    <w:div w:id="921254628">
      <w:marLeft w:val="640"/>
      <w:marRight w:val="0"/>
      <w:marTop w:val="0"/>
      <w:marBottom w:val="0"/>
      <w:divBdr>
        <w:top w:val="none" w:sz="0" w:space="0" w:color="auto"/>
        <w:left w:val="none" w:sz="0" w:space="0" w:color="auto"/>
        <w:bottom w:val="none" w:sz="0" w:space="0" w:color="auto"/>
        <w:right w:val="none" w:sz="0" w:space="0" w:color="auto"/>
      </w:divBdr>
    </w:div>
    <w:div w:id="921446257">
      <w:bodyDiv w:val="1"/>
      <w:marLeft w:val="0"/>
      <w:marRight w:val="0"/>
      <w:marTop w:val="0"/>
      <w:marBottom w:val="0"/>
      <w:divBdr>
        <w:top w:val="none" w:sz="0" w:space="0" w:color="auto"/>
        <w:left w:val="none" w:sz="0" w:space="0" w:color="auto"/>
        <w:bottom w:val="none" w:sz="0" w:space="0" w:color="auto"/>
        <w:right w:val="none" w:sz="0" w:space="0" w:color="auto"/>
      </w:divBdr>
    </w:div>
    <w:div w:id="921570891">
      <w:bodyDiv w:val="1"/>
      <w:marLeft w:val="0"/>
      <w:marRight w:val="0"/>
      <w:marTop w:val="0"/>
      <w:marBottom w:val="0"/>
      <w:divBdr>
        <w:top w:val="none" w:sz="0" w:space="0" w:color="auto"/>
        <w:left w:val="none" w:sz="0" w:space="0" w:color="auto"/>
        <w:bottom w:val="none" w:sz="0" w:space="0" w:color="auto"/>
        <w:right w:val="none" w:sz="0" w:space="0" w:color="auto"/>
      </w:divBdr>
    </w:div>
    <w:div w:id="922766421">
      <w:marLeft w:val="480"/>
      <w:marRight w:val="0"/>
      <w:marTop w:val="0"/>
      <w:marBottom w:val="0"/>
      <w:divBdr>
        <w:top w:val="none" w:sz="0" w:space="0" w:color="auto"/>
        <w:left w:val="none" w:sz="0" w:space="0" w:color="auto"/>
        <w:bottom w:val="none" w:sz="0" w:space="0" w:color="auto"/>
        <w:right w:val="none" w:sz="0" w:space="0" w:color="auto"/>
      </w:divBdr>
    </w:div>
    <w:div w:id="925502877">
      <w:marLeft w:val="480"/>
      <w:marRight w:val="0"/>
      <w:marTop w:val="0"/>
      <w:marBottom w:val="0"/>
      <w:divBdr>
        <w:top w:val="none" w:sz="0" w:space="0" w:color="auto"/>
        <w:left w:val="none" w:sz="0" w:space="0" w:color="auto"/>
        <w:bottom w:val="none" w:sz="0" w:space="0" w:color="auto"/>
        <w:right w:val="none" w:sz="0" w:space="0" w:color="auto"/>
      </w:divBdr>
    </w:div>
    <w:div w:id="928346827">
      <w:bodyDiv w:val="1"/>
      <w:marLeft w:val="0"/>
      <w:marRight w:val="0"/>
      <w:marTop w:val="0"/>
      <w:marBottom w:val="0"/>
      <w:divBdr>
        <w:top w:val="none" w:sz="0" w:space="0" w:color="auto"/>
        <w:left w:val="none" w:sz="0" w:space="0" w:color="auto"/>
        <w:bottom w:val="none" w:sz="0" w:space="0" w:color="auto"/>
        <w:right w:val="none" w:sz="0" w:space="0" w:color="auto"/>
      </w:divBdr>
    </w:div>
    <w:div w:id="929310514">
      <w:bodyDiv w:val="1"/>
      <w:marLeft w:val="0"/>
      <w:marRight w:val="0"/>
      <w:marTop w:val="0"/>
      <w:marBottom w:val="0"/>
      <w:divBdr>
        <w:top w:val="none" w:sz="0" w:space="0" w:color="auto"/>
        <w:left w:val="none" w:sz="0" w:space="0" w:color="auto"/>
        <w:bottom w:val="none" w:sz="0" w:space="0" w:color="auto"/>
        <w:right w:val="none" w:sz="0" w:space="0" w:color="auto"/>
      </w:divBdr>
      <w:divsChild>
        <w:div w:id="1690176738">
          <w:marLeft w:val="640"/>
          <w:marRight w:val="0"/>
          <w:marTop w:val="0"/>
          <w:marBottom w:val="0"/>
          <w:divBdr>
            <w:top w:val="none" w:sz="0" w:space="0" w:color="auto"/>
            <w:left w:val="none" w:sz="0" w:space="0" w:color="auto"/>
            <w:bottom w:val="none" w:sz="0" w:space="0" w:color="auto"/>
            <w:right w:val="none" w:sz="0" w:space="0" w:color="auto"/>
          </w:divBdr>
        </w:div>
        <w:div w:id="251159084">
          <w:marLeft w:val="640"/>
          <w:marRight w:val="0"/>
          <w:marTop w:val="0"/>
          <w:marBottom w:val="0"/>
          <w:divBdr>
            <w:top w:val="none" w:sz="0" w:space="0" w:color="auto"/>
            <w:left w:val="none" w:sz="0" w:space="0" w:color="auto"/>
            <w:bottom w:val="none" w:sz="0" w:space="0" w:color="auto"/>
            <w:right w:val="none" w:sz="0" w:space="0" w:color="auto"/>
          </w:divBdr>
        </w:div>
        <w:div w:id="196546573">
          <w:marLeft w:val="640"/>
          <w:marRight w:val="0"/>
          <w:marTop w:val="0"/>
          <w:marBottom w:val="0"/>
          <w:divBdr>
            <w:top w:val="none" w:sz="0" w:space="0" w:color="auto"/>
            <w:left w:val="none" w:sz="0" w:space="0" w:color="auto"/>
            <w:bottom w:val="none" w:sz="0" w:space="0" w:color="auto"/>
            <w:right w:val="none" w:sz="0" w:space="0" w:color="auto"/>
          </w:divBdr>
        </w:div>
        <w:div w:id="8799057">
          <w:marLeft w:val="640"/>
          <w:marRight w:val="0"/>
          <w:marTop w:val="0"/>
          <w:marBottom w:val="0"/>
          <w:divBdr>
            <w:top w:val="none" w:sz="0" w:space="0" w:color="auto"/>
            <w:left w:val="none" w:sz="0" w:space="0" w:color="auto"/>
            <w:bottom w:val="none" w:sz="0" w:space="0" w:color="auto"/>
            <w:right w:val="none" w:sz="0" w:space="0" w:color="auto"/>
          </w:divBdr>
        </w:div>
        <w:div w:id="946734058">
          <w:marLeft w:val="640"/>
          <w:marRight w:val="0"/>
          <w:marTop w:val="0"/>
          <w:marBottom w:val="0"/>
          <w:divBdr>
            <w:top w:val="none" w:sz="0" w:space="0" w:color="auto"/>
            <w:left w:val="none" w:sz="0" w:space="0" w:color="auto"/>
            <w:bottom w:val="none" w:sz="0" w:space="0" w:color="auto"/>
            <w:right w:val="none" w:sz="0" w:space="0" w:color="auto"/>
          </w:divBdr>
        </w:div>
        <w:div w:id="160893886">
          <w:marLeft w:val="640"/>
          <w:marRight w:val="0"/>
          <w:marTop w:val="0"/>
          <w:marBottom w:val="0"/>
          <w:divBdr>
            <w:top w:val="none" w:sz="0" w:space="0" w:color="auto"/>
            <w:left w:val="none" w:sz="0" w:space="0" w:color="auto"/>
            <w:bottom w:val="none" w:sz="0" w:space="0" w:color="auto"/>
            <w:right w:val="none" w:sz="0" w:space="0" w:color="auto"/>
          </w:divBdr>
        </w:div>
        <w:div w:id="2091388047">
          <w:marLeft w:val="640"/>
          <w:marRight w:val="0"/>
          <w:marTop w:val="0"/>
          <w:marBottom w:val="0"/>
          <w:divBdr>
            <w:top w:val="none" w:sz="0" w:space="0" w:color="auto"/>
            <w:left w:val="none" w:sz="0" w:space="0" w:color="auto"/>
            <w:bottom w:val="none" w:sz="0" w:space="0" w:color="auto"/>
            <w:right w:val="none" w:sz="0" w:space="0" w:color="auto"/>
          </w:divBdr>
        </w:div>
        <w:div w:id="835919812">
          <w:marLeft w:val="640"/>
          <w:marRight w:val="0"/>
          <w:marTop w:val="0"/>
          <w:marBottom w:val="0"/>
          <w:divBdr>
            <w:top w:val="none" w:sz="0" w:space="0" w:color="auto"/>
            <w:left w:val="none" w:sz="0" w:space="0" w:color="auto"/>
            <w:bottom w:val="none" w:sz="0" w:space="0" w:color="auto"/>
            <w:right w:val="none" w:sz="0" w:space="0" w:color="auto"/>
          </w:divBdr>
        </w:div>
        <w:div w:id="769357294">
          <w:marLeft w:val="640"/>
          <w:marRight w:val="0"/>
          <w:marTop w:val="0"/>
          <w:marBottom w:val="0"/>
          <w:divBdr>
            <w:top w:val="none" w:sz="0" w:space="0" w:color="auto"/>
            <w:left w:val="none" w:sz="0" w:space="0" w:color="auto"/>
            <w:bottom w:val="none" w:sz="0" w:space="0" w:color="auto"/>
            <w:right w:val="none" w:sz="0" w:space="0" w:color="auto"/>
          </w:divBdr>
        </w:div>
        <w:div w:id="1519275806">
          <w:marLeft w:val="640"/>
          <w:marRight w:val="0"/>
          <w:marTop w:val="0"/>
          <w:marBottom w:val="0"/>
          <w:divBdr>
            <w:top w:val="none" w:sz="0" w:space="0" w:color="auto"/>
            <w:left w:val="none" w:sz="0" w:space="0" w:color="auto"/>
            <w:bottom w:val="none" w:sz="0" w:space="0" w:color="auto"/>
            <w:right w:val="none" w:sz="0" w:space="0" w:color="auto"/>
          </w:divBdr>
        </w:div>
        <w:div w:id="120610300">
          <w:marLeft w:val="640"/>
          <w:marRight w:val="0"/>
          <w:marTop w:val="0"/>
          <w:marBottom w:val="0"/>
          <w:divBdr>
            <w:top w:val="none" w:sz="0" w:space="0" w:color="auto"/>
            <w:left w:val="none" w:sz="0" w:space="0" w:color="auto"/>
            <w:bottom w:val="none" w:sz="0" w:space="0" w:color="auto"/>
            <w:right w:val="none" w:sz="0" w:space="0" w:color="auto"/>
          </w:divBdr>
        </w:div>
        <w:div w:id="1407528669">
          <w:marLeft w:val="640"/>
          <w:marRight w:val="0"/>
          <w:marTop w:val="0"/>
          <w:marBottom w:val="0"/>
          <w:divBdr>
            <w:top w:val="none" w:sz="0" w:space="0" w:color="auto"/>
            <w:left w:val="none" w:sz="0" w:space="0" w:color="auto"/>
            <w:bottom w:val="none" w:sz="0" w:space="0" w:color="auto"/>
            <w:right w:val="none" w:sz="0" w:space="0" w:color="auto"/>
          </w:divBdr>
        </w:div>
        <w:div w:id="488446910">
          <w:marLeft w:val="640"/>
          <w:marRight w:val="0"/>
          <w:marTop w:val="0"/>
          <w:marBottom w:val="0"/>
          <w:divBdr>
            <w:top w:val="none" w:sz="0" w:space="0" w:color="auto"/>
            <w:left w:val="none" w:sz="0" w:space="0" w:color="auto"/>
            <w:bottom w:val="none" w:sz="0" w:space="0" w:color="auto"/>
            <w:right w:val="none" w:sz="0" w:space="0" w:color="auto"/>
          </w:divBdr>
        </w:div>
        <w:div w:id="1717199122">
          <w:marLeft w:val="640"/>
          <w:marRight w:val="0"/>
          <w:marTop w:val="0"/>
          <w:marBottom w:val="0"/>
          <w:divBdr>
            <w:top w:val="none" w:sz="0" w:space="0" w:color="auto"/>
            <w:left w:val="none" w:sz="0" w:space="0" w:color="auto"/>
            <w:bottom w:val="none" w:sz="0" w:space="0" w:color="auto"/>
            <w:right w:val="none" w:sz="0" w:space="0" w:color="auto"/>
          </w:divBdr>
        </w:div>
        <w:div w:id="708335615">
          <w:marLeft w:val="640"/>
          <w:marRight w:val="0"/>
          <w:marTop w:val="0"/>
          <w:marBottom w:val="0"/>
          <w:divBdr>
            <w:top w:val="none" w:sz="0" w:space="0" w:color="auto"/>
            <w:left w:val="none" w:sz="0" w:space="0" w:color="auto"/>
            <w:bottom w:val="none" w:sz="0" w:space="0" w:color="auto"/>
            <w:right w:val="none" w:sz="0" w:space="0" w:color="auto"/>
          </w:divBdr>
        </w:div>
        <w:div w:id="927690768">
          <w:marLeft w:val="640"/>
          <w:marRight w:val="0"/>
          <w:marTop w:val="0"/>
          <w:marBottom w:val="0"/>
          <w:divBdr>
            <w:top w:val="none" w:sz="0" w:space="0" w:color="auto"/>
            <w:left w:val="none" w:sz="0" w:space="0" w:color="auto"/>
            <w:bottom w:val="none" w:sz="0" w:space="0" w:color="auto"/>
            <w:right w:val="none" w:sz="0" w:space="0" w:color="auto"/>
          </w:divBdr>
        </w:div>
        <w:div w:id="1276712070">
          <w:marLeft w:val="640"/>
          <w:marRight w:val="0"/>
          <w:marTop w:val="0"/>
          <w:marBottom w:val="0"/>
          <w:divBdr>
            <w:top w:val="none" w:sz="0" w:space="0" w:color="auto"/>
            <w:left w:val="none" w:sz="0" w:space="0" w:color="auto"/>
            <w:bottom w:val="none" w:sz="0" w:space="0" w:color="auto"/>
            <w:right w:val="none" w:sz="0" w:space="0" w:color="auto"/>
          </w:divBdr>
        </w:div>
        <w:div w:id="1489177453">
          <w:marLeft w:val="640"/>
          <w:marRight w:val="0"/>
          <w:marTop w:val="0"/>
          <w:marBottom w:val="0"/>
          <w:divBdr>
            <w:top w:val="none" w:sz="0" w:space="0" w:color="auto"/>
            <w:left w:val="none" w:sz="0" w:space="0" w:color="auto"/>
            <w:bottom w:val="none" w:sz="0" w:space="0" w:color="auto"/>
            <w:right w:val="none" w:sz="0" w:space="0" w:color="auto"/>
          </w:divBdr>
        </w:div>
        <w:div w:id="1311179818">
          <w:marLeft w:val="640"/>
          <w:marRight w:val="0"/>
          <w:marTop w:val="0"/>
          <w:marBottom w:val="0"/>
          <w:divBdr>
            <w:top w:val="none" w:sz="0" w:space="0" w:color="auto"/>
            <w:left w:val="none" w:sz="0" w:space="0" w:color="auto"/>
            <w:bottom w:val="none" w:sz="0" w:space="0" w:color="auto"/>
            <w:right w:val="none" w:sz="0" w:space="0" w:color="auto"/>
          </w:divBdr>
        </w:div>
        <w:div w:id="744034758">
          <w:marLeft w:val="640"/>
          <w:marRight w:val="0"/>
          <w:marTop w:val="0"/>
          <w:marBottom w:val="0"/>
          <w:divBdr>
            <w:top w:val="none" w:sz="0" w:space="0" w:color="auto"/>
            <w:left w:val="none" w:sz="0" w:space="0" w:color="auto"/>
            <w:bottom w:val="none" w:sz="0" w:space="0" w:color="auto"/>
            <w:right w:val="none" w:sz="0" w:space="0" w:color="auto"/>
          </w:divBdr>
        </w:div>
        <w:div w:id="133840886">
          <w:marLeft w:val="640"/>
          <w:marRight w:val="0"/>
          <w:marTop w:val="0"/>
          <w:marBottom w:val="0"/>
          <w:divBdr>
            <w:top w:val="none" w:sz="0" w:space="0" w:color="auto"/>
            <w:left w:val="none" w:sz="0" w:space="0" w:color="auto"/>
            <w:bottom w:val="none" w:sz="0" w:space="0" w:color="auto"/>
            <w:right w:val="none" w:sz="0" w:space="0" w:color="auto"/>
          </w:divBdr>
        </w:div>
        <w:div w:id="59403410">
          <w:marLeft w:val="640"/>
          <w:marRight w:val="0"/>
          <w:marTop w:val="0"/>
          <w:marBottom w:val="0"/>
          <w:divBdr>
            <w:top w:val="none" w:sz="0" w:space="0" w:color="auto"/>
            <w:left w:val="none" w:sz="0" w:space="0" w:color="auto"/>
            <w:bottom w:val="none" w:sz="0" w:space="0" w:color="auto"/>
            <w:right w:val="none" w:sz="0" w:space="0" w:color="auto"/>
          </w:divBdr>
        </w:div>
        <w:div w:id="893615589">
          <w:marLeft w:val="640"/>
          <w:marRight w:val="0"/>
          <w:marTop w:val="0"/>
          <w:marBottom w:val="0"/>
          <w:divBdr>
            <w:top w:val="none" w:sz="0" w:space="0" w:color="auto"/>
            <w:left w:val="none" w:sz="0" w:space="0" w:color="auto"/>
            <w:bottom w:val="none" w:sz="0" w:space="0" w:color="auto"/>
            <w:right w:val="none" w:sz="0" w:space="0" w:color="auto"/>
          </w:divBdr>
        </w:div>
        <w:div w:id="1385761305">
          <w:marLeft w:val="640"/>
          <w:marRight w:val="0"/>
          <w:marTop w:val="0"/>
          <w:marBottom w:val="0"/>
          <w:divBdr>
            <w:top w:val="none" w:sz="0" w:space="0" w:color="auto"/>
            <w:left w:val="none" w:sz="0" w:space="0" w:color="auto"/>
            <w:bottom w:val="none" w:sz="0" w:space="0" w:color="auto"/>
            <w:right w:val="none" w:sz="0" w:space="0" w:color="auto"/>
          </w:divBdr>
        </w:div>
        <w:div w:id="392630591">
          <w:marLeft w:val="640"/>
          <w:marRight w:val="0"/>
          <w:marTop w:val="0"/>
          <w:marBottom w:val="0"/>
          <w:divBdr>
            <w:top w:val="none" w:sz="0" w:space="0" w:color="auto"/>
            <w:left w:val="none" w:sz="0" w:space="0" w:color="auto"/>
            <w:bottom w:val="none" w:sz="0" w:space="0" w:color="auto"/>
            <w:right w:val="none" w:sz="0" w:space="0" w:color="auto"/>
          </w:divBdr>
        </w:div>
        <w:div w:id="1959338667">
          <w:marLeft w:val="640"/>
          <w:marRight w:val="0"/>
          <w:marTop w:val="0"/>
          <w:marBottom w:val="0"/>
          <w:divBdr>
            <w:top w:val="none" w:sz="0" w:space="0" w:color="auto"/>
            <w:left w:val="none" w:sz="0" w:space="0" w:color="auto"/>
            <w:bottom w:val="none" w:sz="0" w:space="0" w:color="auto"/>
            <w:right w:val="none" w:sz="0" w:space="0" w:color="auto"/>
          </w:divBdr>
        </w:div>
        <w:div w:id="554391263">
          <w:marLeft w:val="640"/>
          <w:marRight w:val="0"/>
          <w:marTop w:val="0"/>
          <w:marBottom w:val="0"/>
          <w:divBdr>
            <w:top w:val="none" w:sz="0" w:space="0" w:color="auto"/>
            <w:left w:val="none" w:sz="0" w:space="0" w:color="auto"/>
            <w:bottom w:val="none" w:sz="0" w:space="0" w:color="auto"/>
            <w:right w:val="none" w:sz="0" w:space="0" w:color="auto"/>
          </w:divBdr>
        </w:div>
        <w:div w:id="361978445">
          <w:marLeft w:val="640"/>
          <w:marRight w:val="0"/>
          <w:marTop w:val="0"/>
          <w:marBottom w:val="0"/>
          <w:divBdr>
            <w:top w:val="none" w:sz="0" w:space="0" w:color="auto"/>
            <w:left w:val="none" w:sz="0" w:space="0" w:color="auto"/>
            <w:bottom w:val="none" w:sz="0" w:space="0" w:color="auto"/>
            <w:right w:val="none" w:sz="0" w:space="0" w:color="auto"/>
          </w:divBdr>
        </w:div>
        <w:div w:id="309752565">
          <w:marLeft w:val="640"/>
          <w:marRight w:val="0"/>
          <w:marTop w:val="0"/>
          <w:marBottom w:val="0"/>
          <w:divBdr>
            <w:top w:val="none" w:sz="0" w:space="0" w:color="auto"/>
            <w:left w:val="none" w:sz="0" w:space="0" w:color="auto"/>
            <w:bottom w:val="none" w:sz="0" w:space="0" w:color="auto"/>
            <w:right w:val="none" w:sz="0" w:space="0" w:color="auto"/>
          </w:divBdr>
        </w:div>
        <w:div w:id="110445821">
          <w:marLeft w:val="640"/>
          <w:marRight w:val="0"/>
          <w:marTop w:val="0"/>
          <w:marBottom w:val="0"/>
          <w:divBdr>
            <w:top w:val="none" w:sz="0" w:space="0" w:color="auto"/>
            <w:left w:val="none" w:sz="0" w:space="0" w:color="auto"/>
            <w:bottom w:val="none" w:sz="0" w:space="0" w:color="auto"/>
            <w:right w:val="none" w:sz="0" w:space="0" w:color="auto"/>
          </w:divBdr>
        </w:div>
        <w:div w:id="103040365">
          <w:marLeft w:val="640"/>
          <w:marRight w:val="0"/>
          <w:marTop w:val="0"/>
          <w:marBottom w:val="0"/>
          <w:divBdr>
            <w:top w:val="none" w:sz="0" w:space="0" w:color="auto"/>
            <w:left w:val="none" w:sz="0" w:space="0" w:color="auto"/>
            <w:bottom w:val="none" w:sz="0" w:space="0" w:color="auto"/>
            <w:right w:val="none" w:sz="0" w:space="0" w:color="auto"/>
          </w:divBdr>
        </w:div>
        <w:div w:id="919366992">
          <w:marLeft w:val="640"/>
          <w:marRight w:val="0"/>
          <w:marTop w:val="0"/>
          <w:marBottom w:val="0"/>
          <w:divBdr>
            <w:top w:val="none" w:sz="0" w:space="0" w:color="auto"/>
            <w:left w:val="none" w:sz="0" w:space="0" w:color="auto"/>
            <w:bottom w:val="none" w:sz="0" w:space="0" w:color="auto"/>
            <w:right w:val="none" w:sz="0" w:space="0" w:color="auto"/>
          </w:divBdr>
        </w:div>
        <w:div w:id="2006853739">
          <w:marLeft w:val="640"/>
          <w:marRight w:val="0"/>
          <w:marTop w:val="0"/>
          <w:marBottom w:val="0"/>
          <w:divBdr>
            <w:top w:val="none" w:sz="0" w:space="0" w:color="auto"/>
            <w:left w:val="none" w:sz="0" w:space="0" w:color="auto"/>
            <w:bottom w:val="none" w:sz="0" w:space="0" w:color="auto"/>
            <w:right w:val="none" w:sz="0" w:space="0" w:color="auto"/>
          </w:divBdr>
        </w:div>
        <w:div w:id="1297418572">
          <w:marLeft w:val="640"/>
          <w:marRight w:val="0"/>
          <w:marTop w:val="0"/>
          <w:marBottom w:val="0"/>
          <w:divBdr>
            <w:top w:val="none" w:sz="0" w:space="0" w:color="auto"/>
            <w:left w:val="none" w:sz="0" w:space="0" w:color="auto"/>
            <w:bottom w:val="none" w:sz="0" w:space="0" w:color="auto"/>
            <w:right w:val="none" w:sz="0" w:space="0" w:color="auto"/>
          </w:divBdr>
        </w:div>
        <w:div w:id="1959020488">
          <w:marLeft w:val="640"/>
          <w:marRight w:val="0"/>
          <w:marTop w:val="0"/>
          <w:marBottom w:val="0"/>
          <w:divBdr>
            <w:top w:val="none" w:sz="0" w:space="0" w:color="auto"/>
            <w:left w:val="none" w:sz="0" w:space="0" w:color="auto"/>
            <w:bottom w:val="none" w:sz="0" w:space="0" w:color="auto"/>
            <w:right w:val="none" w:sz="0" w:space="0" w:color="auto"/>
          </w:divBdr>
        </w:div>
        <w:div w:id="1206987901">
          <w:marLeft w:val="640"/>
          <w:marRight w:val="0"/>
          <w:marTop w:val="0"/>
          <w:marBottom w:val="0"/>
          <w:divBdr>
            <w:top w:val="none" w:sz="0" w:space="0" w:color="auto"/>
            <w:left w:val="none" w:sz="0" w:space="0" w:color="auto"/>
            <w:bottom w:val="none" w:sz="0" w:space="0" w:color="auto"/>
            <w:right w:val="none" w:sz="0" w:space="0" w:color="auto"/>
          </w:divBdr>
        </w:div>
        <w:div w:id="1362631179">
          <w:marLeft w:val="640"/>
          <w:marRight w:val="0"/>
          <w:marTop w:val="0"/>
          <w:marBottom w:val="0"/>
          <w:divBdr>
            <w:top w:val="none" w:sz="0" w:space="0" w:color="auto"/>
            <w:left w:val="none" w:sz="0" w:space="0" w:color="auto"/>
            <w:bottom w:val="none" w:sz="0" w:space="0" w:color="auto"/>
            <w:right w:val="none" w:sz="0" w:space="0" w:color="auto"/>
          </w:divBdr>
        </w:div>
        <w:div w:id="1941646810">
          <w:marLeft w:val="640"/>
          <w:marRight w:val="0"/>
          <w:marTop w:val="0"/>
          <w:marBottom w:val="0"/>
          <w:divBdr>
            <w:top w:val="none" w:sz="0" w:space="0" w:color="auto"/>
            <w:left w:val="none" w:sz="0" w:space="0" w:color="auto"/>
            <w:bottom w:val="none" w:sz="0" w:space="0" w:color="auto"/>
            <w:right w:val="none" w:sz="0" w:space="0" w:color="auto"/>
          </w:divBdr>
        </w:div>
        <w:div w:id="914319076">
          <w:marLeft w:val="640"/>
          <w:marRight w:val="0"/>
          <w:marTop w:val="0"/>
          <w:marBottom w:val="0"/>
          <w:divBdr>
            <w:top w:val="none" w:sz="0" w:space="0" w:color="auto"/>
            <w:left w:val="none" w:sz="0" w:space="0" w:color="auto"/>
            <w:bottom w:val="none" w:sz="0" w:space="0" w:color="auto"/>
            <w:right w:val="none" w:sz="0" w:space="0" w:color="auto"/>
          </w:divBdr>
        </w:div>
        <w:div w:id="250045812">
          <w:marLeft w:val="640"/>
          <w:marRight w:val="0"/>
          <w:marTop w:val="0"/>
          <w:marBottom w:val="0"/>
          <w:divBdr>
            <w:top w:val="none" w:sz="0" w:space="0" w:color="auto"/>
            <w:left w:val="none" w:sz="0" w:space="0" w:color="auto"/>
            <w:bottom w:val="none" w:sz="0" w:space="0" w:color="auto"/>
            <w:right w:val="none" w:sz="0" w:space="0" w:color="auto"/>
          </w:divBdr>
        </w:div>
        <w:div w:id="1137793556">
          <w:marLeft w:val="640"/>
          <w:marRight w:val="0"/>
          <w:marTop w:val="0"/>
          <w:marBottom w:val="0"/>
          <w:divBdr>
            <w:top w:val="none" w:sz="0" w:space="0" w:color="auto"/>
            <w:left w:val="none" w:sz="0" w:space="0" w:color="auto"/>
            <w:bottom w:val="none" w:sz="0" w:space="0" w:color="auto"/>
            <w:right w:val="none" w:sz="0" w:space="0" w:color="auto"/>
          </w:divBdr>
        </w:div>
        <w:div w:id="1521553179">
          <w:marLeft w:val="640"/>
          <w:marRight w:val="0"/>
          <w:marTop w:val="0"/>
          <w:marBottom w:val="0"/>
          <w:divBdr>
            <w:top w:val="none" w:sz="0" w:space="0" w:color="auto"/>
            <w:left w:val="none" w:sz="0" w:space="0" w:color="auto"/>
            <w:bottom w:val="none" w:sz="0" w:space="0" w:color="auto"/>
            <w:right w:val="none" w:sz="0" w:space="0" w:color="auto"/>
          </w:divBdr>
        </w:div>
        <w:div w:id="858860575">
          <w:marLeft w:val="640"/>
          <w:marRight w:val="0"/>
          <w:marTop w:val="0"/>
          <w:marBottom w:val="0"/>
          <w:divBdr>
            <w:top w:val="none" w:sz="0" w:space="0" w:color="auto"/>
            <w:left w:val="none" w:sz="0" w:space="0" w:color="auto"/>
            <w:bottom w:val="none" w:sz="0" w:space="0" w:color="auto"/>
            <w:right w:val="none" w:sz="0" w:space="0" w:color="auto"/>
          </w:divBdr>
        </w:div>
        <w:div w:id="299113415">
          <w:marLeft w:val="640"/>
          <w:marRight w:val="0"/>
          <w:marTop w:val="0"/>
          <w:marBottom w:val="0"/>
          <w:divBdr>
            <w:top w:val="none" w:sz="0" w:space="0" w:color="auto"/>
            <w:left w:val="none" w:sz="0" w:space="0" w:color="auto"/>
            <w:bottom w:val="none" w:sz="0" w:space="0" w:color="auto"/>
            <w:right w:val="none" w:sz="0" w:space="0" w:color="auto"/>
          </w:divBdr>
        </w:div>
        <w:div w:id="1965498776">
          <w:marLeft w:val="640"/>
          <w:marRight w:val="0"/>
          <w:marTop w:val="0"/>
          <w:marBottom w:val="0"/>
          <w:divBdr>
            <w:top w:val="none" w:sz="0" w:space="0" w:color="auto"/>
            <w:left w:val="none" w:sz="0" w:space="0" w:color="auto"/>
            <w:bottom w:val="none" w:sz="0" w:space="0" w:color="auto"/>
            <w:right w:val="none" w:sz="0" w:space="0" w:color="auto"/>
          </w:divBdr>
        </w:div>
        <w:div w:id="466050460">
          <w:marLeft w:val="640"/>
          <w:marRight w:val="0"/>
          <w:marTop w:val="0"/>
          <w:marBottom w:val="0"/>
          <w:divBdr>
            <w:top w:val="none" w:sz="0" w:space="0" w:color="auto"/>
            <w:left w:val="none" w:sz="0" w:space="0" w:color="auto"/>
            <w:bottom w:val="none" w:sz="0" w:space="0" w:color="auto"/>
            <w:right w:val="none" w:sz="0" w:space="0" w:color="auto"/>
          </w:divBdr>
        </w:div>
        <w:div w:id="1340308397">
          <w:marLeft w:val="640"/>
          <w:marRight w:val="0"/>
          <w:marTop w:val="0"/>
          <w:marBottom w:val="0"/>
          <w:divBdr>
            <w:top w:val="none" w:sz="0" w:space="0" w:color="auto"/>
            <w:left w:val="none" w:sz="0" w:space="0" w:color="auto"/>
            <w:bottom w:val="none" w:sz="0" w:space="0" w:color="auto"/>
            <w:right w:val="none" w:sz="0" w:space="0" w:color="auto"/>
          </w:divBdr>
        </w:div>
        <w:div w:id="186602540">
          <w:marLeft w:val="640"/>
          <w:marRight w:val="0"/>
          <w:marTop w:val="0"/>
          <w:marBottom w:val="0"/>
          <w:divBdr>
            <w:top w:val="none" w:sz="0" w:space="0" w:color="auto"/>
            <w:left w:val="none" w:sz="0" w:space="0" w:color="auto"/>
            <w:bottom w:val="none" w:sz="0" w:space="0" w:color="auto"/>
            <w:right w:val="none" w:sz="0" w:space="0" w:color="auto"/>
          </w:divBdr>
        </w:div>
        <w:div w:id="588738550">
          <w:marLeft w:val="640"/>
          <w:marRight w:val="0"/>
          <w:marTop w:val="0"/>
          <w:marBottom w:val="0"/>
          <w:divBdr>
            <w:top w:val="none" w:sz="0" w:space="0" w:color="auto"/>
            <w:left w:val="none" w:sz="0" w:space="0" w:color="auto"/>
            <w:bottom w:val="none" w:sz="0" w:space="0" w:color="auto"/>
            <w:right w:val="none" w:sz="0" w:space="0" w:color="auto"/>
          </w:divBdr>
        </w:div>
        <w:div w:id="790131848">
          <w:marLeft w:val="640"/>
          <w:marRight w:val="0"/>
          <w:marTop w:val="0"/>
          <w:marBottom w:val="0"/>
          <w:divBdr>
            <w:top w:val="none" w:sz="0" w:space="0" w:color="auto"/>
            <w:left w:val="none" w:sz="0" w:space="0" w:color="auto"/>
            <w:bottom w:val="none" w:sz="0" w:space="0" w:color="auto"/>
            <w:right w:val="none" w:sz="0" w:space="0" w:color="auto"/>
          </w:divBdr>
        </w:div>
        <w:div w:id="2019694061">
          <w:marLeft w:val="640"/>
          <w:marRight w:val="0"/>
          <w:marTop w:val="0"/>
          <w:marBottom w:val="0"/>
          <w:divBdr>
            <w:top w:val="none" w:sz="0" w:space="0" w:color="auto"/>
            <w:left w:val="none" w:sz="0" w:space="0" w:color="auto"/>
            <w:bottom w:val="none" w:sz="0" w:space="0" w:color="auto"/>
            <w:right w:val="none" w:sz="0" w:space="0" w:color="auto"/>
          </w:divBdr>
        </w:div>
        <w:div w:id="353576024">
          <w:marLeft w:val="640"/>
          <w:marRight w:val="0"/>
          <w:marTop w:val="0"/>
          <w:marBottom w:val="0"/>
          <w:divBdr>
            <w:top w:val="none" w:sz="0" w:space="0" w:color="auto"/>
            <w:left w:val="none" w:sz="0" w:space="0" w:color="auto"/>
            <w:bottom w:val="none" w:sz="0" w:space="0" w:color="auto"/>
            <w:right w:val="none" w:sz="0" w:space="0" w:color="auto"/>
          </w:divBdr>
        </w:div>
        <w:div w:id="1763717580">
          <w:marLeft w:val="640"/>
          <w:marRight w:val="0"/>
          <w:marTop w:val="0"/>
          <w:marBottom w:val="0"/>
          <w:divBdr>
            <w:top w:val="none" w:sz="0" w:space="0" w:color="auto"/>
            <w:left w:val="none" w:sz="0" w:space="0" w:color="auto"/>
            <w:bottom w:val="none" w:sz="0" w:space="0" w:color="auto"/>
            <w:right w:val="none" w:sz="0" w:space="0" w:color="auto"/>
          </w:divBdr>
        </w:div>
        <w:div w:id="502744384">
          <w:marLeft w:val="640"/>
          <w:marRight w:val="0"/>
          <w:marTop w:val="0"/>
          <w:marBottom w:val="0"/>
          <w:divBdr>
            <w:top w:val="none" w:sz="0" w:space="0" w:color="auto"/>
            <w:left w:val="none" w:sz="0" w:space="0" w:color="auto"/>
            <w:bottom w:val="none" w:sz="0" w:space="0" w:color="auto"/>
            <w:right w:val="none" w:sz="0" w:space="0" w:color="auto"/>
          </w:divBdr>
        </w:div>
        <w:div w:id="43915819">
          <w:marLeft w:val="640"/>
          <w:marRight w:val="0"/>
          <w:marTop w:val="0"/>
          <w:marBottom w:val="0"/>
          <w:divBdr>
            <w:top w:val="none" w:sz="0" w:space="0" w:color="auto"/>
            <w:left w:val="none" w:sz="0" w:space="0" w:color="auto"/>
            <w:bottom w:val="none" w:sz="0" w:space="0" w:color="auto"/>
            <w:right w:val="none" w:sz="0" w:space="0" w:color="auto"/>
          </w:divBdr>
        </w:div>
        <w:div w:id="428889604">
          <w:marLeft w:val="640"/>
          <w:marRight w:val="0"/>
          <w:marTop w:val="0"/>
          <w:marBottom w:val="0"/>
          <w:divBdr>
            <w:top w:val="none" w:sz="0" w:space="0" w:color="auto"/>
            <w:left w:val="none" w:sz="0" w:space="0" w:color="auto"/>
            <w:bottom w:val="none" w:sz="0" w:space="0" w:color="auto"/>
            <w:right w:val="none" w:sz="0" w:space="0" w:color="auto"/>
          </w:divBdr>
        </w:div>
        <w:div w:id="1134641454">
          <w:marLeft w:val="640"/>
          <w:marRight w:val="0"/>
          <w:marTop w:val="0"/>
          <w:marBottom w:val="0"/>
          <w:divBdr>
            <w:top w:val="none" w:sz="0" w:space="0" w:color="auto"/>
            <w:left w:val="none" w:sz="0" w:space="0" w:color="auto"/>
            <w:bottom w:val="none" w:sz="0" w:space="0" w:color="auto"/>
            <w:right w:val="none" w:sz="0" w:space="0" w:color="auto"/>
          </w:divBdr>
        </w:div>
        <w:div w:id="1771854908">
          <w:marLeft w:val="640"/>
          <w:marRight w:val="0"/>
          <w:marTop w:val="0"/>
          <w:marBottom w:val="0"/>
          <w:divBdr>
            <w:top w:val="none" w:sz="0" w:space="0" w:color="auto"/>
            <w:left w:val="none" w:sz="0" w:space="0" w:color="auto"/>
            <w:bottom w:val="none" w:sz="0" w:space="0" w:color="auto"/>
            <w:right w:val="none" w:sz="0" w:space="0" w:color="auto"/>
          </w:divBdr>
        </w:div>
        <w:div w:id="1383018911">
          <w:marLeft w:val="640"/>
          <w:marRight w:val="0"/>
          <w:marTop w:val="0"/>
          <w:marBottom w:val="0"/>
          <w:divBdr>
            <w:top w:val="none" w:sz="0" w:space="0" w:color="auto"/>
            <w:left w:val="none" w:sz="0" w:space="0" w:color="auto"/>
            <w:bottom w:val="none" w:sz="0" w:space="0" w:color="auto"/>
            <w:right w:val="none" w:sz="0" w:space="0" w:color="auto"/>
          </w:divBdr>
        </w:div>
        <w:div w:id="2070299430">
          <w:marLeft w:val="640"/>
          <w:marRight w:val="0"/>
          <w:marTop w:val="0"/>
          <w:marBottom w:val="0"/>
          <w:divBdr>
            <w:top w:val="none" w:sz="0" w:space="0" w:color="auto"/>
            <w:left w:val="none" w:sz="0" w:space="0" w:color="auto"/>
            <w:bottom w:val="none" w:sz="0" w:space="0" w:color="auto"/>
            <w:right w:val="none" w:sz="0" w:space="0" w:color="auto"/>
          </w:divBdr>
        </w:div>
        <w:div w:id="1142581545">
          <w:marLeft w:val="640"/>
          <w:marRight w:val="0"/>
          <w:marTop w:val="0"/>
          <w:marBottom w:val="0"/>
          <w:divBdr>
            <w:top w:val="none" w:sz="0" w:space="0" w:color="auto"/>
            <w:left w:val="none" w:sz="0" w:space="0" w:color="auto"/>
            <w:bottom w:val="none" w:sz="0" w:space="0" w:color="auto"/>
            <w:right w:val="none" w:sz="0" w:space="0" w:color="auto"/>
          </w:divBdr>
        </w:div>
        <w:div w:id="1509442777">
          <w:marLeft w:val="640"/>
          <w:marRight w:val="0"/>
          <w:marTop w:val="0"/>
          <w:marBottom w:val="0"/>
          <w:divBdr>
            <w:top w:val="none" w:sz="0" w:space="0" w:color="auto"/>
            <w:left w:val="none" w:sz="0" w:space="0" w:color="auto"/>
            <w:bottom w:val="none" w:sz="0" w:space="0" w:color="auto"/>
            <w:right w:val="none" w:sz="0" w:space="0" w:color="auto"/>
          </w:divBdr>
        </w:div>
        <w:div w:id="1152679252">
          <w:marLeft w:val="640"/>
          <w:marRight w:val="0"/>
          <w:marTop w:val="0"/>
          <w:marBottom w:val="0"/>
          <w:divBdr>
            <w:top w:val="none" w:sz="0" w:space="0" w:color="auto"/>
            <w:left w:val="none" w:sz="0" w:space="0" w:color="auto"/>
            <w:bottom w:val="none" w:sz="0" w:space="0" w:color="auto"/>
            <w:right w:val="none" w:sz="0" w:space="0" w:color="auto"/>
          </w:divBdr>
        </w:div>
        <w:div w:id="355927639">
          <w:marLeft w:val="640"/>
          <w:marRight w:val="0"/>
          <w:marTop w:val="0"/>
          <w:marBottom w:val="0"/>
          <w:divBdr>
            <w:top w:val="none" w:sz="0" w:space="0" w:color="auto"/>
            <w:left w:val="none" w:sz="0" w:space="0" w:color="auto"/>
            <w:bottom w:val="none" w:sz="0" w:space="0" w:color="auto"/>
            <w:right w:val="none" w:sz="0" w:space="0" w:color="auto"/>
          </w:divBdr>
        </w:div>
        <w:div w:id="1843470789">
          <w:marLeft w:val="640"/>
          <w:marRight w:val="0"/>
          <w:marTop w:val="0"/>
          <w:marBottom w:val="0"/>
          <w:divBdr>
            <w:top w:val="none" w:sz="0" w:space="0" w:color="auto"/>
            <w:left w:val="none" w:sz="0" w:space="0" w:color="auto"/>
            <w:bottom w:val="none" w:sz="0" w:space="0" w:color="auto"/>
            <w:right w:val="none" w:sz="0" w:space="0" w:color="auto"/>
          </w:divBdr>
        </w:div>
        <w:div w:id="14427705">
          <w:marLeft w:val="640"/>
          <w:marRight w:val="0"/>
          <w:marTop w:val="0"/>
          <w:marBottom w:val="0"/>
          <w:divBdr>
            <w:top w:val="none" w:sz="0" w:space="0" w:color="auto"/>
            <w:left w:val="none" w:sz="0" w:space="0" w:color="auto"/>
            <w:bottom w:val="none" w:sz="0" w:space="0" w:color="auto"/>
            <w:right w:val="none" w:sz="0" w:space="0" w:color="auto"/>
          </w:divBdr>
        </w:div>
        <w:div w:id="835994477">
          <w:marLeft w:val="640"/>
          <w:marRight w:val="0"/>
          <w:marTop w:val="0"/>
          <w:marBottom w:val="0"/>
          <w:divBdr>
            <w:top w:val="none" w:sz="0" w:space="0" w:color="auto"/>
            <w:left w:val="none" w:sz="0" w:space="0" w:color="auto"/>
            <w:bottom w:val="none" w:sz="0" w:space="0" w:color="auto"/>
            <w:right w:val="none" w:sz="0" w:space="0" w:color="auto"/>
          </w:divBdr>
        </w:div>
        <w:div w:id="87897053">
          <w:marLeft w:val="640"/>
          <w:marRight w:val="0"/>
          <w:marTop w:val="0"/>
          <w:marBottom w:val="0"/>
          <w:divBdr>
            <w:top w:val="none" w:sz="0" w:space="0" w:color="auto"/>
            <w:left w:val="none" w:sz="0" w:space="0" w:color="auto"/>
            <w:bottom w:val="none" w:sz="0" w:space="0" w:color="auto"/>
            <w:right w:val="none" w:sz="0" w:space="0" w:color="auto"/>
          </w:divBdr>
        </w:div>
        <w:div w:id="561062154">
          <w:marLeft w:val="640"/>
          <w:marRight w:val="0"/>
          <w:marTop w:val="0"/>
          <w:marBottom w:val="0"/>
          <w:divBdr>
            <w:top w:val="none" w:sz="0" w:space="0" w:color="auto"/>
            <w:left w:val="none" w:sz="0" w:space="0" w:color="auto"/>
            <w:bottom w:val="none" w:sz="0" w:space="0" w:color="auto"/>
            <w:right w:val="none" w:sz="0" w:space="0" w:color="auto"/>
          </w:divBdr>
        </w:div>
        <w:div w:id="1671056318">
          <w:marLeft w:val="640"/>
          <w:marRight w:val="0"/>
          <w:marTop w:val="0"/>
          <w:marBottom w:val="0"/>
          <w:divBdr>
            <w:top w:val="none" w:sz="0" w:space="0" w:color="auto"/>
            <w:left w:val="none" w:sz="0" w:space="0" w:color="auto"/>
            <w:bottom w:val="none" w:sz="0" w:space="0" w:color="auto"/>
            <w:right w:val="none" w:sz="0" w:space="0" w:color="auto"/>
          </w:divBdr>
        </w:div>
        <w:div w:id="1602373696">
          <w:marLeft w:val="640"/>
          <w:marRight w:val="0"/>
          <w:marTop w:val="0"/>
          <w:marBottom w:val="0"/>
          <w:divBdr>
            <w:top w:val="none" w:sz="0" w:space="0" w:color="auto"/>
            <w:left w:val="none" w:sz="0" w:space="0" w:color="auto"/>
            <w:bottom w:val="none" w:sz="0" w:space="0" w:color="auto"/>
            <w:right w:val="none" w:sz="0" w:space="0" w:color="auto"/>
          </w:divBdr>
        </w:div>
        <w:div w:id="1121074821">
          <w:marLeft w:val="640"/>
          <w:marRight w:val="0"/>
          <w:marTop w:val="0"/>
          <w:marBottom w:val="0"/>
          <w:divBdr>
            <w:top w:val="none" w:sz="0" w:space="0" w:color="auto"/>
            <w:left w:val="none" w:sz="0" w:space="0" w:color="auto"/>
            <w:bottom w:val="none" w:sz="0" w:space="0" w:color="auto"/>
            <w:right w:val="none" w:sz="0" w:space="0" w:color="auto"/>
          </w:divBdr>
        </w:div>
        <w:div w:id="1180393873">
          <w:marLeft w:val="640"/>
          <w:marRight w:val="0"/>
          <w:marTop w:val="0"/>
          <w:marBottom w:val="0"/>
          <w:divBdr>
            <w:top w:val="none" w:sz="0" w:space="0" w:color="auto"/>
            <w:left w:val="none" w:sz="0" w:space="0" w:color="auto"/>
            <w:bottom w:val="none" w:sz="0" w:space="0" w:color="auto"/>
            <w:right w:val="none" w:sz="0" w:space="0" w:color="auto"/>
          </w:divBdr>
        </w:div>
        <w:div w:id="516887385">
          <w:marLeft w:val="640"/>
          <w:marRight w:val="0"/>
          <w:marTop w:val="0"/>
          <w:marBottom w:val="0"/>
          <w:divBdr>
            <w:top w:val="none" w:sz="0" w:space="0" w:color="auto"/>
            <w:left w:val="none" w:sz="0" w:space="0" w:color="auto"/>
            <w:bottom w:val="none" w:sz="0" w:space="0" w:color="auto"/>
            <w:right w:val="none" w:sz="0" w:space="0" w:color="auto"/>
          </w:divBdr>
        </w:div>
        <w:div w:id="245581454">
          <w:marLeft w:val="640"/>
          <w:marRight w:val="0"/>
          <w:marTop w:val="0"/>
          <w:marBottom w:val="0"/>
          <w:divBdr>
            <w:top w:val="none" w:sz="0" w:space="0" w:color="auto"/>
            <w:left w:val="none" w:sz="0" w:space="0" w:color="auto"/>
            <w:bottom w:val="none" w:sz="0" w:space="0" w:color="auto"/>
            <w:right w:val="none" w:sz="0" w:space="0" w:color="auto"/>
          </w:divBdr>
        </w:div>
        <w:div w:id="1845626123">
          <w:marLeft w:val="640"/>
          <w:marRight w:val="0"/>
          <w:marTop w:val="0"/>
          <w:marBottom w:val="0"/>
          <w:divBdr>
            <w:top w:val="none" w:sz="0" w:space="0" w:color="auto"/>
            <w:left w:val="none" w:sz="0" w:space="0" w:color="auto"/>
            <w:bottom w:val="none" w:sz="0" w:space="0" w:color="auto"/>
            <w:right w:val="none" w:sz="0" w:space="0" w:color="auto"/>
          </w:divBdr>
        </w:div>
        <w:div w:id="589773919">
          <w:marLeft w:val="640"/>
          <w:marRight w:val="0"/>
          <w:marTop w:val="0"/>
          <w:marBottom w:val="0"/>
          <w:divBdr>
            <w:top w:val="none" w:sz="0" w:space="0" w:color="auto"/>
            <w:left w:val="none" w:sz="0" w:space="0" w:color="auto"/>
            <w:bottom w:val="none" w:sz="0" w:space="0" w:color="auto"/>
            <w:right w:val="none" w:sz="0" w:space="0" w:color="auto"/>
          </w:divBdr>
        </w:div>
        <w:div w:id="1974676514">
          <w:marLeft w:val="640"/>
          <w:marRight w:val="0"/>
          <w:marTop w:val="0"/>
          <w:marBottom w:val="0"/>
          <w:divBdr>
            <w:top w:val="none" w:sz="0" w:space="0" w:color="auto"/>
            <w:left w:val="none" w:sz="0" w:space="0" w:color="auto"/>
            <w:bottom w:val="none" w:sz="0" w:space="0" w:color="auto"/>
            <w:right w:val="none" w:sz="0" w:space="0" w:color="auto"/>
          </w:divBdr>
        </w:div>
        <w:div w:id="1100447530">
          <w:marLeft w:val="640"/>
          <w:marRight w:val="0"/>
          <w:marTop w:val="0"/>
          <w:marBottom w:val="0"/>
          <w:divBdr>
            <w:top w:val="none" w:sz="0" w:space="0" w:color="auto"/>
            <w:left w:val="none" w:sz="0" w:space="0" w:color="auto"/>
            <w:bottom w:val="none" w:sz="0" w:space="0" w:color="auto"/>
            <w:right w:val="none" w:sz="0" w:space="0" w:color="auto"/>
          </w:divBdr>
        </w:div>
      </w:divsChild>
    </w:div>
    <w:div w:id="930241459">
      <w:bodyDiv w:val="1"/>
      <w:marLeft w:val="0"/>
      <w:marRight w:val="0"/>
      <w:marTop w:val="0"/>
      <w:marBottom w:val="0"/>
      <w:divBdr>
        <w:top w:val="none" w:sz="0" w:space="0" w:color="auto"/>
        <w:left w:val="none" w:sz="0" w:space="0" w:color="auto"/>
        <w:bottom w:val="none" w:sz="0" w:space="0" w:color="auto"/>
        <w:right w:val="none" w:sz="0" w:space="0" w:color="auto"/>
      </w:divBdr>
    </w:div>
    <w:div w:id="930964087">
      <w:bodyDiv w:val="1"/>
      <w:marLeft w:val="0"/>
      <w:marRight w:val="0"/>
      <w:marTop w:val="0"/>
      <w:marBottom w:val="0"/>
      <w:divBdr>
        <w:top w:val="none" w:sz="0" w:space="0" w:color="auto"/>
        <w:left w:val="none" w:sz="0" w:space="0" w:color="auto"/>
        <w:bottom w:val="none" w:sz="0" w:space="0" w:color="auto"/>
        <w:right w:val="none" w:sz="0" w:space="0" w:color="auto"/>
      </w:divBdr>
      <w:divsChild>
        <w:div w:id="1512171">
          <w:marLeft w:val="480"/>
          <w:marRight w:val="0"/>
          <w:marTop w:val="0"/>
          <w:marBottom w:val="0"/>
          <w:divBdr>
            <w:top w:val="none" w:sz="0" w:space="0" w:color="auto"/>
            <w:left w:val="none" w:sz="0" w:space="0" w:color="auto"/>
            <w:bottom w:val="none" w:sz="0" w:space="0" w:color="auto"/>
            <w:right w:val="none" w:sz="0" w:space="0" w:color="auto"/>
          </w:divBdr>
        </w:div>
        <w:div w:id="13922318">
          <w:marLeft w:val="480"/>
          <w:marRight w:val="0"/>
          <w:marTop w:val="0"/>
          <w:marBottom w:val="0"/>
          <w:divBdr>
            <w:top w:val="none" w:sz="0" w:space="0" w:color="auto"/>
            <w:left w:val="none" w:sz="0" w:space="0" w:color="auto"/>
            <w:bottom w:val="none" w:sz="0" w:space="0" w:color="auto"/>
            <w:right w:val="none" w:sz="0" w:space="0" w:color="auto"/>
          </w:divBdr>
        </w:div>
        <w:div w:id="49228929">
          <w:marLeft w:val="480"/>
          <w:marRight w:val="0"/>
          <w:marTop w:val="0"/>
          <w:marBottom w:val="0"/>
          <w:divBdr>
            <w:top w:val="none" w:sz="0" w:space="0" w:color="auto"/>
            <w:left w:val="none" w:sz="0" w:space="0" w:color="auto"/>
            <w:bottom w:val="none" w:sz="0" w:space="0" w:color="auto"/>
            <w:right w:val="none" w:sz="0" w:space="0" w:color="auto"/>
          </w:divBdr>
        </w:div>
        <w:div w:id="88356674">
          <w:marLeft w:val="480"/>
          <w:marRight w:val="0"/>
          <w:marTop w:val="0"/>
          <w:marBottom w:val="0"/>
          <w:divBdr>
            <w:top w:val="none" w:sz="0" w:space="0" w:color="auto"/>
            <w:left w:val="none" w:sz="0" w:space="0" w:color="auto"/>
            <w:bottom w:val="none" w:sz="0" w:space="0" w:color="auto"/>
            <w:right w:val="none" w:sz="0" w:space="0" w:color="auto"/>
          </w:divBdr>
        </w:div>
        <w:div w:id="89276188">
          <w:marLeft w:val="480"/>
          <w:marRight w:val="0"/>
          <w:marTop w:val="0"/>
          <w:marBottom w:val="0"/>
          <w:divBdr>
            <w:top w:val="none" w:sz="0" w:space="0" w:color="auto"/>
            <w:left w:val="none" w:sz="0" w:space="0" w:color="auto"/>
            <w:bottom w:val="none" w:sz="0" w:space="0" w:color="auto"/>
            <w:right w:val="none" w:sz="0" w:space="0" w:color="auto"/>
          </w:divBdr>
        </w:div>
        <w:div w:id="113211471">
          <w:marLeft w:val="480"/>
          <w:marRight w:val="0"/>
          <w:marTop w:val="0"/>
          <w:marBottom w:val="0"/>
          <w:divBdr>
            <w:top w:val="none" w:sz="0" w:space="0" w:color="auto"/>
            <w:left w:val="none" w:sz="0" w:space="0" w:color="auto"/>
            <w:bottom w:val="none" w:sz="0" w:space="0" w:color="auto"/>
            <w:right w:val="none" w:sz="0" w:space="0" w:color="auto"/>
          </w:divBdr>
        </w:div>
        <w:div w:id="129446341">
          <w:marLeft w:val="480"/>
          <w:marRight w:val="0"/>
          <w:marTop w:val="0"/>
          <w:marBottom w:val="0"/>
          <w:divBdr>
            <w:top w:val="none" w:sz="0" w:space="0" w:color="auto"/>
            <w:left w:val="none" w:sz="0" w:space="0" w:color="auto"/>
            <w:bottom w:val="none" w:sz="0" w:space="0" w:color="auto"/>
            <w:right w:val="none" w:sz="0" w:space="0" w:color="auto"/>
          </w:divBdr>
        </w:div>
        <w:div w:id="175265276">
          <w:marLeft w:val="480"/>
          <w:marRight w:val="0"/>
          <w:marTop w:val="0"/>
          <w:marBottom w:val="0"/>
          <w:divBdr>
            <w:top w:val="none" w:sz="0" w:space="0" w:color="auto"/>
            <w:left w:val="none" w:sz="0" w:space="0" w:color="auto"/>
            <w:bottom w:val="none" w:sz="0" w:space="0" w:color="auto"/>
            <w:right w:val="none" w:sz="0" w:space="0" w:color="auto"/>
          </w:divBdr>
        </w:div>
        <w:div w:id="181166040">
          <w:marLeft w:val="480"/>
          <w:marRight w:val="0"/>
          <w:marTop w:val="0"/>
          <w:marBottom w:val="0"/>
          <w:divBdr>
            <w:top w:val="none" w:sz="0" w:space="0" w:color="auto"/>
            <w:left w:val="none" w:sz="0" w:space="0" w:color="auto"/>
            <w:bottom w:val="none" w:sz="0" w:space="0" w:color="auto"/>
            <w:right w:val="none" w:sz="0" w:space="0" w:color="auto"/>
          </w:divBdr>
        </w:div>
        <w:div w:id="428353403">
          <w:marLeft w:val="480"/>
          <w:marRight w:val="0"/>
          <w:marTop w:val="0"/>
          <w:marBottom w:val="0"/>
          <w:divBdr>
            <w:top w:val="none" w:sz="0" w:space="0" w:color="auto"/>
            <w:left w:val="none" w:sz="0" w:space="0" w:color="auto"/>
            <w:bottom w:val="none" w:sz="0" w:space="0" w:color="auto"/>
            <w:right w:val="none" w:sz="0" w:space="0" w:color="auto"/>
          </w:divBdr>
        </w:div>
        <w:div w:id="510610408">
          <w:marLeft w:val="480"/>
          <w:marRight w:val="0"/>
          <w:marTop w:val="0"/>
          <w:marBottom w:val="0"/>
          <w:divBdr>
            <w:top w:val="none" w:sz="0" w:space="0" w:color="auto"/>
            <w:left w:val="none" w:sz="0" w:space="0" w:color="auto"/>
            <w:bottom w:val="none" w:sz="0" w:space="0" w:color="auto"/>
            <w:right w:val="none" w:sz="0" w:space="0" w:color="auto"/>
          </w:divBdr>
        </w:div>
        <w:div w:id="521631949">
          <w:marLeft w:val="480"/>
          <w:marRight w:val="0"/>
          <w:marTop w:val="0"/>
          <w:marBottom w:val="0"/>
          <w:divBdr>
            <w:top w:val="none" w:sz="0" w:space="0" w:color="auto"/>
            <w:left w:val="none" w:sz="0" w:space="0" w:color="auto"/>
            <w:bottom w:val="none" w:sz="0" w:space="0" w:color="auto"/>
            <w:right w:val="none" w:sz="0" w:space="0" w:color="auto"/>
          </w:divBdr>
        </w:div>
        <w:div w:id="562376014">
          <w:marLeft w:val="480"/>
          <w:marRight w:val="0"/>
          <w:marTop w:val="0"/>
          <w:marBottom w:val="0"/>
          <w:divBdr>
            <w:top w:val="none" w:sz="0" w:space="0" w:color="auto"/>
            <w:left w:val="none" w:sz="0" w:space="0" w:color="auto"/>
            <w:bottom w:val="none" w:sz="0" w:space="0" w:color="auto"/>
            <w:right w:val="none" w:sz="0" w:space="0" w:color="auto"/>
          </w:divBdr>
        </w:div>
        <w:div w:id="568656677">
          <w:marLeft w:val="480"/>
          <w:marRight w:val="0"/>
          <w:marTop w:val="0"/>
          <w:marBottom w:val="0"/>
          <w:divBdr>
            <w:top w:val="none" w:sz="0" w:space="0" w:color="auto"/>
            <w:left w:val="none" w:sz="0" w:space="0" w:color="auto"/>
            <w:bottom w:val="none" w:sz="0" w:space="0" w:color="auto"/>
            <w:right w:val="none" w:sz="0" w:space="0" w:color="auto"/>
          </w:divBdr>
        </w:div>
        <w:div w:id="720636271">
          <w:marLeft w:val="480"/>
          <w:marRight w:val="0"/>
          <w:marTop w:val="0"/>
          <w:marBottom w:val="0"/>
          <w:divBdr>
            <w:top w:val="none" w:sz="0" w:space="0" w:color="auto"/>
            <w:left w:val="none" w:sz="0" w:space="0" w:color="auto"/>
            <w:bottom w:val="none" w:sz="0" w:space="0" w:color="auto"/>
            <w:right w:val="none" w:sz="0" w:space="0" w:color="auto"/>
          </w:divBdr>
        </w:div>
        <w:div w:id="752821064">
          <w:marLeft w:val="480"/>
          <w:marRight w:val="0"/>
          <w:marTop w:val="0"/>
          <w:marBottom w:val="0"/>
          <w:divBdr>
            <w:top w:val="none" w:sz="0" w:space="0" w:color="auto"/>
            <w:left w:val="none" w:sz="0" w:space="0" w:color="auto"/>
            <w:bottom w:val="none" w:sz="0" w:space="0" w:color="auto"/>
            <w:right w:val="none" w:sz="0" w:space="0" w:color="auto"/>
          </w:divBdr>
        </w:div>
        <w:div w:id="768239023">
          <w:marLeft w:val="480"/>
          <w:marRight w:val="0"/>
          <w:marTop w:val="0"/>
          <w:marBottom w:val="0"/>
          <w:divBdr>
            <w:top w:val="none" w:sz="0" w:space="0" w:color="auto"/>
            <w:left w:val="none" w:sz="0" w:space="0" w:color="auto"/>
            <w:bottom w:val="none" w:sz="0" w:space="0" w:color="auto"/>
            <w:right w:val="none" w:sz="0" w:space="0" w:color="auto"/>
          </w:divBdr>
        </w:div>
        <w:div w:id="772819122">
          <w:marLeft w:val="480"/>
          <w:marRight w:val="0"/>
          <w:marTop w:val="0"/>
          <w:marBottom w:val="0"/>
          <w:divBdr>
            <w:top w:val="none" w:sz="0" w:space="0" w:color="auto"/>
            <w:left w:val="none" w:sz="0" w:space="0" w:color="auto"/>
            <w:bottom w:val="none" w:sz="0" w:space="0" w:color="auto"/>
            <w:right w:val="none" w:sz="0" w:space="0" w:color="auto"/>
          </w:divBdr>
        </w:div>
        <w:div w:id="837572250">
          <w:marLeft w:val="480"/>
          <w:marRight w:val="0"/>
          <w:marTop w:val="0"/>
          <w:marBottom w:val="0"/>
          <w:divBdr>
            <w:top w:val="none" w:sz="0" w:space="0" w:color="auto"/>
            <w:left w:val="none" w:sz="0" w:space="0" w:color="auto"/>
            <w:bottom w:val="none" w:sz="0" w:space="0" w:color="auto"/>
            <w:right w:val="none" w:sz="0" w:space="0" w:color="auto"/>
          </w:divBdr>
        </w:div>
        <w:div w:id="843784569">
          <w:marLeft w:val="480"/>
          <w:marRight w:val="0"/>
          <w:marTop w:val="0"/>
          <w:marBottom w:val="0"/>
          <w:divBdr>
            <w:top w:val="none" w:sz="0" w:space="0" w:color="auto"/>
            <w:left w:val="none" w:sz="0" w:space="0" w:color="auto"/>
            <w:bottom w:val="none" w:sz="0" w:space="0" w:color="auto"/>
            <w:right w:val="none" w:sz="0" w:space="0" w:color="auto"/>
          </w:divBdr>
        </w:div>
        <w:div w:id="896552703">
          <w:marLeft w:val="480"/>
          <w:marRight w:val="0"/>
          <w:marTop w:val="0"/>
          <w:marBottom w:val="0"/>
          <w:divBdr>
            <w:top w:val="none" w:sz="0" w:space="0" w:color="auto"/>
            <w:left w:val="none" w:sz="0" w:space="0" w:color="auto"/>
            <w:bottom w:val="none" w:sz="0" w:space="0" w:color="auto"/>
            <w:right w:val="none" w:sz="0" w:space="0" w:color="auto"/>
          </w:divBdr>
        </w:div>
        <w:div w:id="973221566">
          <w:marLeft w:val="480"/>
          <w:marRight w:val="0"/>
          <w:marTop w:val="0"/>
          <w:marBottom w:val="0"/>
          <w:divBdr>
            <w:top w:val="none" w:sz="0" w:space="0" w:color="auto"/>
            <w:left w:val="none" w:sz="0" w:space="0" w:color="auto"/>
            <w:bottom w:val="none" w:sz="0" w:space="0" w:color="auto"/>
            <w:right w:val="none" w:sz="0" w:space="0" w:color="auto"/>
          </w:divBdr>
        </w:div>
        <w:div w:id="975991069">
          <w:marLeft w:val="480"/>
          <w:marRight w:val="0"/>
          <w:marTop w:val="0"/>
          <w:marBottom w:val="0"/>
          <w:divBdr>
            <w:top w:val="none" w:sz="0" w:space="0" w:color="auto"/>
            <w:left w:val="none" w:sz="0" w:space="0" w:color="auto"/>
            <w:bottom w:val="none" w:sz="0" w:space="0" w:color="auto"/>
            <w:right w:val="none" w:sz="0" w:space="0" w:color="auto"/>
          </w:divBdr>
        </w:div>
        <w:div w:id="1020664990">
          <w:marLeft w:val="480"/>
          <w:marRight w:val="0"/>
          <w:marTop w:val="0"/>
          <w:marBottom w:val="0"/>
          <w:divBdr>
            <w:top w:val="none" w:sz="0" w:space="0" w:color="auto"/>
            <w:left w:val="none" w:sz="0" w:space="0" w:color="auto"/>
            <w:bottom w:val="none" w:sz="0" w:space="0" w:color="auto"/>
            <w:right w:val="none" w:sz="0" w:space="0" w:color="auto"/>
          </w:divBdr>
        </w:div>
        <w:div w:id="1090589439">
          <w:marLeft w:val="480"/>
          <w:marRight w:val="0"/>
          <w:marTop w:val="0"/>
          <w:marBottom w:val="0"/>
          <w:divBdr>
            <w:top w:val="none" w:sz="0" w:space="0" w:color="auto"/>
            <w:left w:val="none" w:sz="0" w:space="0" w:color="auto"/>
            <w:bottom w:val="none" w:sz="0" w:space="0" w:color="auto"/>
            <w:right w:val="none" w:sz="0" w:space="0" w:color="auto"/>
          </w:divBdr>
        </w:div>
        <w:div w:id="1102729496">
          <w:marLeft w:val="480"/>
          <w:marRight w:val="0"/>
          <w:marTop w:val="0"/>
          <w:marBottom w:val="0"/>
          <w:divBdr>
            <w:top w:val="none" w:sz="0" w:space="0" w:color="auto"/>
            <w:left w:val="none" w:sz="0" w:space="0" w:color="auto"/>
            <w:bottom w:val="none" w:sz="0" w:space="0" w:color="auto"/>
            <w:right w:val="none" w:sz="0" w:space="0" w:color="auto"/>
          </w:divBdr>
        </w:div>
        <w:div w:id="1205289605">
          <w:marLeft w:val="480"/>
          <w:marRight w:val="0"/>
          <w:marTop w:val="0"/>
          <w:marBottom w:val="0"/>
          <w:divBdr>
            <w:top w:val="none" w:sz="0" w:space="0" w:color="auto"/>
            <w:left w:val="none" w:sz="0" w:space="0" w:color="auto"/>
            <w:bottom w:val="none" w:sz="0" w:space="0" w:color="auto"/>
            <w:right w:val="none" w:sz="0" w:space="0" w:color="auto"/>
          </w:divBdr>
        </w:div>
        <w:div w:id="1245068423">
          <w:marLeft w:val="480"/>
          <w:marRight w:val="0"/>
          <w:marTop w:val="0"/>
          <w:marBottom w:val="0"/>
          <w:divBdr>
            <w:top w:val="none" w:sz="0" w:space="0" w:color="auto"/>
            <w:left w:val="none" w:sz="0" w:space="0" w:color="auto"/>
            <w:bottom w:val="none" w:sz="0" w:space="0" w:color="auto"/>
            <w:right w:val="none" w:sz="0" w:space="0" w:color="auto"/>
          </w:divBdr>
        </w:div>
        <w:div w:id="1302348385">
          <w:marLeft w:val="480"/>
          <w:marRight w:val="0"/>
          <w:marTop w:val="0"/>
          <w:marBottom w:val="0"/>
          <w:divBdr>
            <w:top w:val="none" w:sz="0" w:space="0" w:color="auto"/>
            <w:left w:val="none" w:sz="0" w:space="0" w:color="auto"/>
            <w:bottom w:val="none" w:sz="0" w:space="0" w:color="auto"/>
            <w:right w:val="none" w:sz="0" w:space="0" w:color="auto"/>
          </w:divBdr>
        </w:div>
        <w:div w:id="1387873591">
          <w:marLeft w:val="480"/>
          <w:marRight w:val="0"/>
          <w:marTop w:val="0"/>
          <w:marBottom w:val="0"/>
          <w:divBdr>
            <w:top w:val="none" w:sz="0" w:space="0" w:color="auto"/>
            <w:left w:val="none" w:sz="0" w:space="0" w:color="auto"/>
            <w:bottom w:val="none" w:sz="0" w:space="0" w:color="auto"/>
            <w:right w:val="none" w:sz="0" w:space="0" w:color="auto"/>
          </w:divBdr>
        </w:div>
        <w:div w:id="1418209416">
          <w:marLeft w:val="480"/>
          <w:marRight w:val="0"/>
          <w:marTop w:val="0"/>
          <w:marBottom w:val="0"/>
          <w:divBdr>
            <w:top w:val="none" w:sz="0" w:space="0" w:color="auto"/>
            <w:left w:val="none" w:sz="0" w:space="0" w:color="auto"/>
            <w:bottom w:val="none" w:sz="0" w:space="0" w:color="auto"/>
            <w:right w:val="none" w:sz="0" w:space="0" w:color="auto"/>
          </w:divBdr>
        </w:div>
        <w:div w:id="1457139649">
          <w:marLeft w:val="480"/>
          <w:marRight w:val="0"/>
          <w:marTop w:val="0"/>
          <w:marBottom w:val="0"/>
          <w:divBdr>
            <w:top w:val="none" w:sz="0" w:space="0" w:color="auto"/>
            <w:left w:val="none" w:sz="0" w:space="0" w:color="auto"/>
            <w:bottom w:val="none" w:sz="0" w:space="0" w:color="auto"/>
            <w:right w:val="none" w:sz="0" w:space="0" w:color="auto"/>
          </w:divBdr>
        </w:div>
        <w:div w:id="1512796183">
          <w:marLeft w:val="480"/>
          <w:marRight w:val="0"/>
          <w:marTop w:val="0"/>
          <w:marBottom w:val="0"/>
          <w:divBdr>
            <w:top w:val="none" w:sz="0" w:space="0" w:color="auto"/>
            <w:left w:val="none" w:sz="0" w:space="0" w:color="auto"/>
            <w:bottom w:val="none" w:sz="0" w:space="0" w:color="auto"/>
            <w:right w:val="none" w:sz="0" w:space="0" w:color="auto"/>
          </w:divBdr>
        </w:div>
        <w:div w:id="1519200751">
          <w:marLeft w:val="480"/>
          <w:marRight w:val="0"/>
          <w:marTop w:val="0"/>
          <w:marBottom w:val="0"/>
          <w:divBdr>
            <w:top w:val="none" w:sz="0" w:space="0" w:color="auto"/>
            <w:left w:val="none" w:sz="0" w:space="0" w:color="auto"/>
            <w:bottom w:val="none" w:sz="0" w:space="0" w:color="auto"/>
            <w:right w:val="none" w:sz="0" w:space="0" w:color="auto"/>
          </w:divBdr>
        </w:div>
        <w:div w:id="1556703242">
          <w:marLeft w:val="480"/>
          <w:marRight w:val="0"/>
          <w:marTop w:val="0"/>
          <w:marBottom w:val="0"/>
          <w:divBdr>
            <w:top w:val="none" w:sz="0" w:space="0" w:color="auto"/>
            <w:left w:val="none" w:sz="0" w:space="0" w:color="auto"/>
            <w:bottom w:val="none" w:sz="0" w:space="0" w:color="auto"/>
            <w:right w:val="none" w:sz="0" w:space="0" w:color="auto"/>
          </w:divBdr>
        </w:div>
        <w:div w:id="1561596070">
          <w:marLeft w:val="480"/>
          <w:marRight w:val="0"/>
          <w:marTop w:val="0"/>
          <w:marBottom w:val="0"/>
          <w:divBdr>
            <w:top w:val="none" w:sz="0" w:space="0" w:color="auto"/>
            <w:left w:val="none" w:sz="0" w:space="0" w:color="auto"/>
            <w:bottom w:val="none" w:sz="0" w:space="0" w:color="auto"/>
            <w:right w:val="none" w:sz="0" w:space="0" w:color="auto"/>
          </w:divBdr>
        </w:div>
        <w:div w:id="1592658169">
          <w:marLeft w:val="480"/>
          <w:marRight w:val="0"/>
          <w:marTop w:val="0"/>
          <w:marBottom w:val="0"/>
          <w:divBdr>
            <w:top w:val="none" w:sz="0" w:space="0" w:color="auto"/>
            <w:left w:val="none" w:sz="0" w:space="0" w:color="auto"/>
            <w:bottom w:val="none" w:sz="0" w:space="0" w:color="auto"/>
            <w:right w:val="none" w:sz="0" w:space="0" w:color="auto"/>
          </w:divBdr>
        </w:div>
        <w:div w:id="1601988506">
          <w:marLeft w:val="480"/>
          <w:marRight w:val="0"/>
          <w:marTop w:val="0"/>
          <w:marBottom w:val="0"/>
          <w:divBdr>
            <w:top w:val="none" w:sz="0" w:space="0" w:color="auto"/>
            <w:left w:val="none" w:sz="0" w:space="0" w:color="auto"/>
            <w:bottom w:val="none" w:sz="0" w:space="0" w:color="auto"/>
            <w:right w:val="none" w:sz="0" w:space="0" w:color="auto"/>
          </w:divBdr>
        </w:div>
        <w:div w:id="1621258700">
          <w:marLeft w:val="480"/>
          <w:marRight w:val="0"/>
          <w:marTop w:val="0"/>
          <w:marBottom w:val="0"/>
          <w:divBdr>
            <w:top w:val="none" w:sz="0" w:space="0" w:color="auto"/>
            <w:left w:val="none" w:sz="0" w:space="0" w:color="auto"/>
            <w:bottom w:val="none" w:sz="0" w:space="0" w:color="auto"/>
            <w:right w:val="none" w:sz="0" w:space="0" w:color="auto"/>
          </w:divBdr>
        </w:div>
        <w:div w:id="1629046586">
          <w:marLeft w:val="480"/>
          <w:marRight w:val="0"/>
          <w:marTop w:val="0"/>
          <w:marBottom w:val="0"/>
          <w:divBdr>
            <w:top w:val="none" w:sz="0" w:space="0" w:color="auto"/>
            <w:left w:val="none" w:sz="0" w:space="0" w:color="auto"/>
            <w:bottom w:val="none" w:sz="0" w:space="0" w:color="auto"/>
            <w:right w:val="none" w:sz="0" w:space="0" w:color="auto"/>
          </w:divBdr>
        </w:div>
        <w:div w:id="1630672499">
          <w:marLeft w:val="480"/>
          <w:marRight w:val="0"/>
          <w:marTop w:val="0"/>
          <w:marBottom w:val="0"/>
          <w:divBdr>
            <w:top w:val="none" w:sz="0" w:space="0" w:color="auto"/>
            <w:left w:val="none" w:sz="0" w:space="0" w:color="auto"/>
            <w:bottom w:val="none" w:sz="0" w:space="0" w:color="auto"/>
            <w:right w:val="none" w:sz="0" w:space="0" w:color="auto"/>
          </w:divBdr>
        </w:div>
        <w:div w:id="1683164390">
          <w:marLeft w:val="480"/>
          <w:marRight w:val="0"/>
          <w:marTop w:val="0"/>
          <w:marBottom w:val="0"/>
          <w:divBdr>
            <w:top w:val="none" w:sz="0" w:space="0" w:color="auto"/>
            <w:left w:val="none" w:sz="0" w:space="0" w:color="auto"/>
            <w:bottom w:val="none" w:sz="0" w:space="0" w:color="auto"/>
            <w:right w:val="none" w:sz="0" w:space="0" w:color="auto"/>
          </w:divBdr>
        </w:div>
        <w:div w:id="1728527567">
          <w:marLeft w:val="480"/>
          <w:marRight w:val="0"/>
          <w:marTop w:val="0"/>
          <w:marBottom w:val="0"/>
          <w:divBdr>
            <w:top w:val="none" w:sz="0" w:space="0" w:color="auto"/>
            <w:left w:val="none" w:sz="0" w:space="0" w:color="auto"/>
            <w:bottom w:val="none" w:sz="0" w:space="0" w:color="auto"/>
            <w:right w:val="none" w:sz="0" w:space="0" w:color="auto"/>
          </w:divBdr>
        </w:div>
        <w:div w:id="1737976727">
          <w:marLeft w:val="480"/>
          <w:marRight w:val="0"/>
          <w:marTop w:val="0"/>
          <w:marBottom w:val="0"/>
          <w:divBdr>
            <w:top w:val="none" w:sz="0" w:space="0" w:color="auto"/>
            <w:left w:val="none" w:sz="0" w:space="0" w:color="auto"/>
            <w:bottom w:val="none" w:sz="0" w:space="0" w:color="auto"/>
            <w:right w:val="none" w:sz="0" w:space="0" w:color="auto"/>
          </w:divBdr>
        </w:div>
        <w:div w:id="1769497138">
          <w:marLeft w:val="480"/>
          <w:marRight w:val="0"/>
          <w:marTop w:val="0"/>
          <w:marBottom w:val="0"/>
          <w:divBdr>
            <w:top w:val="none" w:sz="0" w:space="0" w:color="auto"/>
            <w:left w:val="none" w:sz="0" w:space="0" w:color="auto"/>
            <w:bottom w:val="none" w:sz="0" w:space="0" w:color="auto"/>
            <w:right w:val="none" w:sz="0" w:space="0" w:color="auto"/>
          </w:divBdr>
        </w:div>
        <w:div w:id="1819374800">
          <w:marLeft w:val="480"/>
          <w:marRight w:val="0"/>
          <w:marTop w:val="0"/>
          <w:marBottom w:val="0"/>
          <w:divBdr>
            <w:top w:val="none" w:sz="0" w:space="0" w:color="auto"/>
            <w:left w:val="none" w:sz="0" w:space="0" w:color="auto"/>
            <w:bottom w:val="none" w:sz="0" w:space="0" w:color="auto"/>
            <w:right w:val="none" w:sz="0" w:space="0" w:color="auto"/>
          </w:divBdr>
        </w:div>
        <w:div w:id="1859923017">
          <w:marLeft w:val="480"/>
          <w:marRight w:val="0"/>
          <w:marTop w:val="0"/>
          <w:marBottom w:val="0"/>
          <w:divBdr>
            <w:top w:val="none" w:sz="0" w:space="0" w:color="auto"/>
            <w:left w:val="none" w:sz="0" w:space="0" w:color="auto"/>
            <w:bottom w:val="none" w:sz="0" w:space="0" w:color="auto"/>
            <w:right w:val="none" w:sz="0" w:space="0" w:color="auto"/>
          </w:divBdr>
        </w:div>
        <w:div w:id="1938056342">
          <w:marLeft w:val="480"/>
          <w:marRight w:val="0"/>
          <w:marTop w:val="0"/>
          <w:marBottom w:val="0"/>
          <w:divBdr>
            <w:top w:val="none" w:sz="0" w:space="0" w:color="auto"/>
            <w:left w:val="none" w:sz="0" w:space="0" w:color="auto"/>
            <w:bottom w:val="none" w:sz="0" w:space="0" w:color="auto"/>
            <w:right w:val="none" w:sz="0" w:space="0" w:color="auto"/>
          </w:divBdr>
        </w:div>
        <w:div w:id="2020884767">
          <w:marLeft w:val="480"/>
          <w:marRight w:val="0"/>
          <w:marTop w:val="0"/>
          <w:marBottom w:val="0"/>
          <w:divBdr>
            <w:top w:val="none" w:sz="0" w:space="0" w:color="auto"/>
            <w:left w:val="none" w:sz="0" w:space="0" w:color="auto"/>
            <w:bottom w:val="none" w:sz="0" w:space="0" w:color="auto"/>
            <w:right w:val="none" w:sz="0" w:space="0" w:color="auto"/>
          </w:divBdr>
        </w:div>
        <w:div w:id="2132046182">
          <w:marLeft w:val="480"/>
          <w:marRight w:val="0"/>
          <w:marTop w:val="0"/>
          <w:marBottom w:val="0"/>
          <w:divBdr>
            <w:top w:val="none" w:sz="0" w:space="0" w:color="auto"/>
            <w:left w:val="none" w:sz="0" w:space="0" w:color="auto"/>
            <w:bottom w:val="none" w:sz="0" w:space="0" w:color="auto"/>
            <w:right w:val="none" w:sz="0" w:space="0" w:color="auto"/>
          </w:divBdr>
        </w:div>
      </w:divsChild>
    </w:div>
    <w:div w:id="932013930">
      <w:marLeft w:val="480"/>
      <w:marRight w:val="0"/>
      <w:marTop w:val="0"/>
      <w:marBottom w:val="0"/>
      <w:divBdr>
        <w:top w:val="none" w:sz="0" w:space="0" w:color="auto"/>
        <w:left w:val="none" w:sz="0" w:space="0" w:color="auto"/>
        <w:bottom w:val="none" w:sz="0" w:space="0" w:color="auto"/>
        <w:right w:val="none" w:sz="0" w:space="0" w:color="auto"/>
      </w:divBdr>
    </w:div>
    <w:div w:id="932932302">
      <w:marLeft w:val="640"/>
      <w:marRight w:val="0"/>
      <w:marTop w:val="0"/>
      <w:marBottom w:val="0"/>
      <w:divBdr>
        <w:top w:val="none" w:sz="0" w:space="0" w:color="auto"/>
        <w:left w:val="none" w:sz="0" w:space="0" w:color="auto"/>
        <w:bottom w:val="none" w:sz="0" w:space="0" w:color="auto"/>
        <w:right w:val="none" w:sz="0" w:space="0" w:color="auto"/>
      </w:divBdr>
    </w:div>
    <w:div w:id="933051007">
      <w:bodyDiv w:val="1"/>
      <w:marLeft w:val="0"/>
      <w:marRight w:val="0"/>
      <w:marTop w:val="0"/>
      <w:marBottom w:val="0"/>
      <w:divBdr>
        <w:top w:val="none" w:sz="0" w:space="0" w:color="auto"/>
        <w:left w:val="none" w:sz="0" w:space="0" w:color="auto"/>
        <w:bottom w:val="none" w:sz="0" w:space="0" w:color="auto"/>
        <w:right w:val="none" w:sz="0" w:space="0" w:color="auto"/>
      </w:divBdr>
    </w:div>
    <w:div w:id="933323726">
      <w:marLeft w:val="480"/>
      <w:marRight w:val="0"/>
      <w:marTop w:val="0"/>
      <w:marBottom w:val="0"/>
      <w:divBdr>
        <w:top w:val="none" w:sz="0" w:space="0" w:color="auto"/>
        <w:left w:val="none" w:sz="0" w:space="0" w:color="auto"/>
        <w:bottom w:val="none" w:sz="0" w:space="0" w:color="auto"/>
        <w:right w:val="none" w:sz="0" w:space="0" w:color="auto"/>
      </w:divBdr>
    </w:div>
    <w:div w:id="935216259">
      <w:bodyDiv w:val="1"/>
      <w:marLeft w:val="0"/>
      <w:marRight w:val="0"/>
      <w:marTop w:val="0"/>
      <w:marBottom w:val="0"/>
      <w:divBdr>
        <w:top w:val="none" w:sz="0" w:space="0" w:color="auto"/>
        <w:left w:val="none" w:sz="0" w:space="0" w:color="auto"/>
        <w:bottom w:val="none" w:sz="0" w:space="0" w:color="auto"/>
        <w:right w:val="none" w:sz="0" w:space="0" w:color="auto"/>
      </w:divBdr>
    </w:div>
    <w:div w:id="935944338">
      <w:marLeft w:val="480"/>
      <w:marRight w:val="0"/>
      <w:marTop w:val="0"/>
      <w:marBottom w:val="0"/>
      <w:divBdr>
        <w:top w:val="none" w:sz="0" w:space="0" w:color="auto"/>
        <w:left w:val="none" w:sz="0" w:space="0" w:color="auto"/>
        <w:bottom w:val="none" w:sz="0" w:space="0" w:color="auto"/>
        <w:right w:val="none" w:sz="0" w:space="0" w:color="auto"/>
      </w:divBdr>
    </w:div>
    <w:div w:id="938101082">
      <w:bodyDiv w:val="1"/>
      <w:marLeft w:val="0"/>
      <w:marRight w:val="0"/>
      <w:marTop w:val="0"/>
      <w:marBottom w:val="0"/>
      <w:divBdr>
        <w:top w:val="none" w:sz="0" w:space="0" w:color="auto"/>
        <w:left w:val="none" w:sz="0" w:space="0" w:color="auto"/>
        <w:bottom w:val="none" w:sz="0" w:space="0" w:color="auto"/>
        <w:right w:val="none" w:sz="0" w:space="0" w:color="auto"/>
      </w:divBdr>
    </w:div>
    <w:div w:id="939678020">
      <w:bodyDiv w:val="1"/>
      <w:marLeft w:val="0"/>
      <w:marRight w:val="0"/>
      <w:marTop w:val="0"/>
      <w:marBottom w:val="0"/>
      <w:divBdr>
        <w:top w:val="none" w:sz="0" w:space="0" w:color="auto"/>
        <w:left w:val="none" w:sz="0" w:space="0" w:color="auto"/>
        <w:bottom w:val="none" w:sz="0" w:space="0" w:color="auto"/>
        <w:right w:val="none" w:sz="0" w:space="0" w:color="auto"/>
      </w:divBdr>
    </w:div>
    <w:div w:id="941717764">
      <w:marLeft w:val="480"/>
      <w:marRight w:val="0"/>
      <w:marTop w:val="0"/>
      <w:marBottom w:val="0"/>
      <w:divBdr>
        <w:top w:val="none" w:sz="0" w:space="0" w:color="auto"/>
        <w:left w:val="none" w:sz="0" w:space="0" w:color="auto"/>
        <w:bottom w:val="none" w:sz="0" w:space="0" w:color="auto"/>
        <w:right w:val="none" w:sz="0" w:space="0" w:color="auto"/>
      </w:divBdr>
    </w:div>
    <w:div w:id="943460060">
      <w:marLeft w:val="480"/>
      <w:marRight w:val="0"/>
      <w:marTop w:val="0"/>
      <w:marBottom w:val="0"/>
      <w:divBdr>
        <w:top w:val="none" w:sz="0" w:space="0" w:color="auto"/>
        <w:left w:val="none" w:sz="0" w:space="0" w:color="auto"/>
        <w:bottom w:val="none" w:sz="0" w:space="0" w:color="auto"/>
        <w:right w:val="none" w:sz="0" w:space="0" w:color="auto"/>
      </w:divBdr>
    </w:div>
    <w:div w:id="944194444">
      <w:marLeft w:val="480"/>
      <w:marRight w:val="0"/>
      <w:marTop w:val="0"/>
      <w:marBottom w:val="0"/>
      <w:divBdr>
        <w:top w:val="none" w:sz="0" w:space="0" w:color="auto"/>
        <w:left w:val="none" w:sz="0" w:space="0" w:color="auto"/>
        <w:bottom w:val="none" w:sz="0" w:space="0" w:color="auto"/>
        <w:right w:val="none" w:sz="0" w:space="0" w:color="auto"/>
      </w:divBdr>
    </w:div>
    <w:div w:id="944576545">
      <w:bodyDiv w:val="1"/>
      <w:marLeft w:val="0"/>
      <w:marRight w:val="0"/>
      <w:marTop w:val="0"/>
      <w:marBottom w:val="0"/>
      <w:divBdr>
        <w:top w:val="none" w:sz="0" w:space="0" w:color="auto"/>
        <w:left w:val="none" w:sz="0" w:space="0" w:color="auto"/>
        <w:bottom w:val="none" w:sz="0" w:space="0" w:color="auto"/>
        <w:right w:val="none" w:sz="0" w:space="0" w:color="auto"/>
      </w:divBdr>
      <w:divsChild>
        <w:div w:id="17202819">
          <w:marLeft w:val="480"/>
          <w:marRight w:val="0"/>
          <w:marTop w:val="0"/>
          <w:marBottom w:val="0"/>
          <w:divBdr>
            <w:top w:val="none" w:sz="0" w:space="0" w:color="auto"/>
            <w:left w:val="none" w:sz="0" w:space="0" w:color="auto"/>
            <w:bottom w:val="none" w:sz="0" w:space="0" w:color="auto"/>
            <w:right w:val="none" w:sz="0" w:space="0" w:color="auto"/>
          </w:divBdr>
        </w:div>
        <w:div w:id="39012784">
          <w:marLeft w:val="480"/>
          <w:marRight w:val="0"/>
          <w:marTop w:val="0"/>
          <w:marBottom w:val="0"/>
          <w:divBdr>
            <w:top w:val="none" w:sz="0" w:space="0" w:color="auto"/>
            <w:left w:val="none" w:sz="0" w:space="0" w:color="auto"/>
            <w:bottom w:val="none" w:sz="0" w:space="0" w:color="auto"/>
            <w:right w:val="none" w:sz="0" w:space="0" w:color="auto"/>
          </w:divBdr>
        </w:div>
        <w:div w:id="263079814">
          <w:marLeft w:val="480"/>
          <w:marRight w:val="0"/>
          <w:marTop w:val="0"/>
          <w:marBottom w:val="0"/>
          <w:divBdr>
            <w:top w:val="none" w:sz="0" w:space="0" w:color="auto"/>
            <w:left w:val="none" w:sz="0" w:space="0" w:color="auto"/>
            <w:bottom w:val="none" w:sz="0" w:space="0" w:color="auto"/>
            <w:right w:val="none" w:sz="0" w:space="0" w:color="auto"/>
          </w:divBdr>
        </w:div>
        <w:div w:id="275257210">
          <w:marLeft w:val="480"/>
          <w:marRight w:val="0"/>
          <w:marTop w:val="0"/>
          <w:marBottom w:val="0"/>
          <w:divBdr>
            <w:top w:val="none" w:sz="0" w:space="0" w:color="auto"/>
            <w:left w:val="none" w:sz="0" w:space="0" w:color="auto"/>
            <w:bottom w:val="none" w:sz="0" w:space="0" w:color="auto"/>
            <w:right w:val="none" w:sz="0" w:space="0" w:color="auto"/>
          </w:divBdr>
        </w:div>
        <w:div w:id="306131904">
          <w:marLeft w:val="480"/>
          <w:marRight w:val="0"/>
          <w:marTop w:val="0"/>
          <w:marBottom w:val="0"/>
          <w:divBdr>
            <w:top w:val="none" w:sz="0" w:space="0" w:color="auto"/>
            <w:left w:val="none" w:sz="0" w:space="0" w:color="auto"/>
            <w:bottom w:val="none" w:sz="0" w:space="0" w:color="auto"/>
            <w:right w:val="none" w:sz="0" w:space="0" w:color="auto"/>
          </w:divBdr>
        </w:div>
        <w:div w:id="342784901">
          <w:marLeft w:val="480"/>
          <w:marRight w:val="0"/>
          <w:marTop w:val="0"/>
          <w:marBottom w:val="0"/>
          <w:divBdr>
            <w:top w:val="none" w:sz="0" w:space="0" w:color="auto"/>
            <w:left w:val="none" w:sz="0" w:space="0" w:color="auto"/>
            <w:bottom w:val="none" w:sz="0" w:space="0" w:color="auto"/>
            <w:right w:val="none" w:sz="0" w:space="0" w:color="auto"/>
          </w:divBdr>
        </w:div>
        <w:div w:id="384064619">
          <w:marLeft w:val="480"/>
          <w:marRight w:val="0"/>
          <w:marTop w:val="0"/>
          <w:marBottom w:val="0"/>
          <w:divBdr>
            <w:top w:val="none" w:sz="0" w:space="0" w:color="auto"/>
            <w:left w:val="none" w:sz="0" w:space="0" w:color="auto"/>
            <w:bottom w:val="none" w:sz="0" w:space="0" w:color="auto"/>
            <w:right w:val="none" w:sz="0" w:space="0" w:color="auto"/>
          </w:divBdr>
        </w:div>
        <w:div w:id="443308018">
          <w:marLeft w:val="480"/>
          <w:marRight w:val="0"/>
          <w:marTop w:val="0"/>
          <w:marBottom w:val="0"/>
          <w:divBdr>
            <w:top w:val="none" w:sz="0" w:space="0" w:color="auto"/>
            <w:left w:val="none" w:sz="0" w:space="0" w:color="auto"/>
            <w:bottom w:val="none" w:sz="0" w:space="0" w:color="auto"/>
            <w:right w:val="none" w:sz="0" w:space="0" w:color="auto"/>
          </w:divBdr>
        </w:div>
        <w:div w:id="696925364">
          <w:marLeft w:val="480"/>
          <w:marRight w:val="0"/>
          <w:marTop w:val="0"/>
          <w:marBottom w:val="0"/>
          <w:divBdr>
            <w:top w:val="none" w:sz="0" w:space="0" w:color="auto"/>
            <w:left w:val="none" w:sz="0" w:space="0" w:color="auto"/>
            <w:bottom w:val="none" w:sz="0" w:space="0" w:color="auto"/>
            <w:right w:val="none" w:sz="0" w:space="0" w:color="auto"/>
          </w:divBdr>
        </w:div>
        <w:div w:id="757288382">
          <w:marLeft w:val="480"/>
          <w:marRight w:val="0"/>
          <w:marTop w:val="0"/>
          <w:marBottom w:val="0"/>
          <w:divBdr>
            <w:top w:val="none" w:sz="0" w:space="0" w:color="auto"/>
            <w:left w:val="none" w:sz="0" w:space="0" w:color="auto"/>
            <w:bottom w:val="none" w:sz="0" w:space="0" w:color="auto"/>
            <w:right w:val="none" w:sz="0" w:space="0" w:color="auto"/>
          </w:divBdr>
        </w:div>
        <w:div w:id="928195707">
          <w:marLeft w:val="480"/>
          <w:marRight w:val="0"/>
          <w:marTop w:val="0"/>
          <w:marBottom w:val="0"/>
          <w:divBdr>
            <w:top w:val="none" w:sz="0" w:space="0" w:color="auto"/>
            <w:left w:val="none" w:sz="0" w:space="0" w:color="auto"/>
            <w:bottom w:val="none" w:sz="0" w:space="0" w:color="auto"/>
            <w:right w:val="none" w:sz="0" w:space="0" w:color="auto"/>
          </w:divBdr>
        </w:div>
        <w:div w:id="1091657605">
          <w:marLeft w:val="480"/>
          <w:marRight w:val="0"/>
          <w:marTop w:val="0"/>
          <w:marBottom w:val="0"/>
          <w:divBdr>
            <w:top w:val="none" w:sz="0" w:space="0" w:color="auto"/>
            <w:left w:val="none" w:sz="0" w:space="0" w:color="auto"/>
            <w:bottom w:val="none" w:sz="0" w:space="0" w:color="auto"/>
            <w:right w:val="none" w:sz="0" w:space="0" w:color="auto"/>
          </w:divBdr>
        </w:div>
        <w:div w:id="1289169304">
          <w:marLeft w:val="480"/>
          <w:marRight w:val="0"/>
          <w:marTop w:val="0"/>
          <w:marBottom w:val="0"/>
          <w:divBdr>
            <w:top w:val="none" w:sz="0" w:space="0" w:color="auto"/>
            <w:left w:val="none" w:sz="0" w:space="0" w:color="auto"/>
            <w:bottom w:val="none" w:sz="0" w:space="0" w:color="auto"/>
            <w:right w:val="none" w:sz="0" w:space="0" w:color="auto"/>
          </w:divBdr>
        </w:div>
        <w:div w:id="1386368995">
          <w:marLeft w:val="480"/>
          <w:marRight w:val="0"/>
          <w:marTop w:val="0"/>
          <w:marBottom w:val="0"/>
          <w:divBdr>
            <w:top w:val="none" w:sz="0" w:space="0" w:color="auto"/>
            <w:left w:val="none" w:sz="0" w:space="0" w:color="auto"/>
            <w:bottom w:val="none" w:sz="0" w:space="0" w:color="auto"/>
            <w:right w:val="none" w:sz="0" w:space="0" w:color="auto"/>
          </w:divBdr>
        </w:div>
        <w:div w:id="1477796821">
          <w:marLeft w:val="480"/>
          <w:marRight w:val="0"/>
          <w:marTop w:val="0"/>
          <w:marBottom w:val="0"/>
          <w:divBdr>
            <w:top w:val="none" w:sz="0" w:space="0" w:color="auto"/>
            <w:left w:val="none" w:sz="0" w:space="0" w:color="auto"/>
            <w:bottom w:val="none" w:sz="0" w:space="0" w:color="auto"/>
            <w:right w:val="none" w:sz="0" w:space="0" w:color="auto"/>
          </w:divBdr>
        </w:div>
        <w:div w:id="1664814126">
          <w:marLeft w:val="480"/>
          <w:marRight w:val="0"/>
          <w:marTop w:val="0"/>
          <w:marBottom w:val="0"/>
          <w:divBdr>
            <w:top w:val="none" w:sz="0" w:space="0" w:color="auto"/>
            <w:left w:val="none" w:sz="0" w:space="0" w:color="auto"/>
            <w:bottom w:val="none" w:sz="0" w:space="0" w:color="auto"/>
            <w:right w:val="none" w:sz="0" w:space="0" w:color="auto"/>
          </w:divBdr>
        </w:div>
        <w:div w:id="1665667537">
          <w:marLeft w:val="480"/>
          <w:marRight w:val="0"/>
          <w:marTop w:val="0"/>
          <w:marBottom w:val="0"/>
          <w:divBdr>
            <w:top w:val="none" w:sz="0" w:space="0" w:color="auto"/>
            <w:left w:val="none" w:sz="0" w:space="0" w:color="auto"/>
            <w:bottom w:val="none" w:sz="0" w:space="0" w:color="auto"/>
            <w:right w:val="none" w:sz="0" w:space="0" w:color="auto"/>
          </w:divBdr>
        </w:div>
        <w:div w:id="1687364981">
          <w:marLeft w:val="480"/>
          <w:marRight w:val="0"/>
          <w:marTop w:val="0"/>
          <w:marBottom w:val="0"/>
          <w:divBdr>
            <w:top w:val="none" w:sz="0" w:space="0" w:color="auto"/>
            <w:left w:val="none" w:sz="0" w:space="0" w:color="auto"/>
            <w:bottom w:val="none" w:sz="0" w:space="0" w:color="auto"/>
            <w:right w:val="none" w:sz="0" w:space="0" w:color="auto"/>
          </w:divBdr>
        </w:div>
        <w:div w:id="1722171716">
          <w:marLeft w:val="480"/>
          <w:marRight w:val="0"/>
          <w:marTop w:val="0"/>
          <w:marBottom w:val="0"/>
          <w:divBdr>
            <w:top w:val="none" w:sz="0" w:space="0" w:color="auto"/>
            <w:left w:val="none" w:sz="0" w:space="0" w:color="auto"/>
            <w:bottom w:val="none" w:sz="0" w:space="0" w:color="auto"/>
            <w:right w:val="none" w:sz="0" w:space="0" w:color="auto"/>
          </w:divBdr>
        </w:div>
        <w:div w:id="1774935008">
          <w:marLeft w:val="480"/>
          <w:marRight w:val="0"/>
          <w:marTop w:val="0"/>
          <w:marBottom w:val="0"/>
          <w:divBdr>
            <w:top w:val="none" w:sz="0" w:space="0" w:color="auto"/>
            <w:left w:val="none" w:sz="0" w:space="0" w:color="auto"/>
            <w:bottom w:val="none" w:sz="0" w:space="0" w:color="auto"/>
            <w:right w:val="none" w:sz="0" w:space="0" w:color="auto"/>
          </w:divBdr>
        </w:div>
        <w:div w:id="1920289577">
          <w:marLeft w:val="480"/>
          <w:marRight w:val="0"/>
          <w:marTop w:val="0"/>
          <w:marBottom w:val="0"/>
          <w:divBdr>
            <w:top w:val="none" w:sz="0" w:space="0" w:color="auto"/>
            <w:left w:val="none" w:sz="0" w:space="0" w:color="auto"/>
            <w:bottom w:val="none" w:sz="0" w:space="0" w:color="auto"/>
            <w:right w:val="none" w:sz="0" w:space="0" w:color="auto"/>
          </w:divBdr>
        </w:div>
        <w:div w:id="1989942455">
          <w:marLeft w:val="480"/>
          <w:marRight w:val="0"/>
          <w:marTop w:val="0"/>
          <w:marBottom w:val="0"/>
          <w:divBdr>
            <w:top w:val="none" w:sz="0" w:space="0" w:color="auto"/>
            <w:left w:val="none" w:sz="0" w:space="0" w:color="auto"/>
            <w:bottom w:val="none" w:sz="0" w:space="0" w:color="auto"/>
            <w:right w:val="none" w:sz="0" w:space="0" w:color="auto"/>
          </w:divBdr>
        </w:div>
        <w:div w:id="2081324637">
          <w:marLeft w:val="480"/>
          <w:marRight w:val="0"/>
          <w:marTop w:val="0"/>
          <w:marBottom w:val="0"/>
          <w:divBdr>
            <w:top w:val="none" w:sz="0" w:space="0" w:color="auto"/>
            <w:left w:val="none" w:sz="0" w:space="0" w:color="auto"/>
            <w:bottom w:val="none" w:sz="0" w:space="0" w:color="auto"/>
            <w:right w:val="none" w:sz="0" w:space="0" w:color="auto"/>
          </w:divBdr>
        </w:div>
        <w:div w:id="2093044155">
          <w:marLeft w:val="480"/>
          <w:marRight w:val="0"/>
          <w:marTop w:val="0"/>
          <w:marBottom w:val="0"/>
          <w:divBdr>
            <w:top w:val="none" w:sz="0" w:space="0" w:color="auto"/>
            <w:left w:val="none" w:sz="0" w:space="0" w:color="auto"/>
            <w:bottom w:val="none" w:sz="0" w:space="0" w:color="auto"/>
            <w:right w:val="none" w:sz="0" w:space="0" w:color="auto"/>
          </w:divBdr>
        </w:div>
      </w:divsChild>
    </w:div>
    <w:div w:id="945844582">
      <w:bodyDiv w:val="1"/>
      <w:marLeft w:val="0"/>
      <w:marRight w:val="0"/>
      <w:marTop w:val="0"/>
      <w:marBottom w:val="0"/>
      <w:divBdr>
        <w:top w:val="none" w:sz="0" w:space="0" w:color="auto"/>
        <w:left w:val="none" w:sz="0" w:space="0" w:color="auto"/>
        <w:bottom w:val="none" w:sz="0" w:space="0" w:color="auto"/>
        <w:right w:val="none" w:sz="0" w:space="0" w:color="auto"/>
      </w:divBdr>
    </w:div>
    <w:div w:id="946423117">
      <w:marLeft w:val="480"/>
      <w:marRight w:val="0"/>
      <w:marTop w:val="0"/>
      <w:marBottom w:val="0"/>
      <w:divBdr>
        <w:top w:val="none" w:sz="0" w:space="0" w:color="auto"/>
        <w:left w:val="none" w:sz="0" w:space="0" w:color="auto"/>
        <w:bottom w:val="none" w:sz="0" w:space="0" w:color="auto"/>
        <w:right w:val="none" w:sz="0" w:space="0" w:color="auto"/>
      </w:divBdr>
    </w:div>
    <w:div w:id="946814203">
      <w:marLeft w:val="480"/>
      <w:marRight w:val="0"/>
      <w:marTop w:val="0"/>
      <w:marBottom w:val="0"/>
      <w:divBdr>
        <w:top w:val="none" w:sz="0" w:space="0" w:color="auto"/>
        <w:left w:val="none" w:sz="0" w:space="0" w:color="auto"/>
        <w:bottom w:val="none" w:sz="0" w:space="0" w:color="auto"/>
        <w:right w:val="none" w:sz="0" w:space="0" w:color="auto"/>
      </w:divBdr>
    </w:div>
    <w:div w:id="946892979">
      <w:marLeft w:val="480"/>
      <w:marRight w:val="0"/>
      <w:marTop w:val="0"/>
      <w:marBottom w:val="0"/>
      <w:divBdr>
        <w:top w:val="none" w:sz="0" w:space="0" w:color="auto"/>
        <w:left w:val="none" w:sz="0" w:space="0" w:color="auto"/>
        <w:bottom w:val="none" w:sz="0" w:space="0" w:color="auto"/>
        <w:right w:val="none" w:sz="0" w:space="0" w:color="auto"/>
      </w:divBdr>
    </w:div>
    <w:div w:id="948271623">
      <w:bodyDiv w:val="1"/>
      <w:marLeft w:val="0"/>
      <w:marRight w:val="0"/>
      <w:marTop w:val="0"/>
      <w:marBottom w:val="0"/>
      <w:divBdr>
        <w:top w:val="none" w:sz="0" w:space="0" w:color="auto"/>
        <w:left w:val="none" w:sz="0" w:space="0" w:color="auto"/>
        <w:bottom w:val="none" w:sz="0" w:space="0" w:color="auto"/>
        <w:right w:val="none" w:sz="0" w:space="0" w:color="auto"/>
      </w:divBdr>
      <w:divsChild>
        <w:div w:id="92291646">
          <w:marLeft w:val="480"/>
          <w:marRight w:val="0"/>
          <w:marTop w:val="0"/>
          <w:marBottom w:val="0"/>
          <w:divBdr>
            <w:top w:val="none" w:sz="0" w:space="0" w:color="auto"/>
            <w:left w:val="none" w:sz="0" w:space="0" w:color="auto"/>
            <w:bottom w:val="none" w:sz="0" w:space="0" w:color="auto"/>
            <w:right w:val="none" w:sz="0" w:space="0" w:color="auto"/>
          </w:divBdr>
        </w:div>
        <w:div w:id="94836348">
          <w:marLeft w:val="480"/>
          <w:marRight w:val="0"/>
          <w:marTop w:val="0"/>
          <w:marBottom w:val="0"/>
          <w:divBdr>
            <w:top w:val="none" w:sz="0" w:space="0" w:color="auto"/>
            <w:left w:val="none" w:sz="0" w:space="0" w:color="auto"/>
            <w:bottom w:val="none" w:sz="0" w:space="0" w:color="auto"/>
            <w:right w:val="none" w:sz="0" w:space="0" w:color="auto"/>
          </w:divBdr>
        </w:div>
        <w:div w:id="145903297">
          <w:marLeft w:val="480"/>
          <w:marRight w:val="0"/>
          <w:marTop w:val="0"/>
          <w:marBottom w:val="0"/>
          <w:divBdr>
            <w:top w:val="none" w:sz="0" w:space="0" w:color="auto"/>
            <w:left w:val="none" w:sz="0" w:space="0" w:color="auto"/>
            <w:bottom w:val="none" w:sz="0" w:space="0" w:color="auto"/>
            <w:right w:val="none" w:sz="0" w:space="0" w:color="auto"/>
          </w:divBdr>
        </w:div>
        <w:div w:id="180777373">
          <w:marLeft w:val="480"/>
          <w:marRight w:val="0"/>
          <w:marTop w:val="0"/>
          <w:marBottom w:val="0"/>
          <w:divBdr>
            <w:top w:val="none" w:sz="0" w:space="0" w:color="auto"/>
            <w:left w:val="none" w:sz="0" w:space="0" w:color="auto"/>
            <w:bottom w:val="none" w:sz="0" w:space="0" w:color="auto"/>
            <w:right w:val="none" w:sz="0" w:space="0" w:color="auto"/>
          </w:divBdr>
        </w:div>
        <w:div w:id="221671754">
          <w:marLeft w:val="480"/>
          <w:marRight w:val="0"/>
          <w:marTop w:val="0"/>
          <w:marBottom w:val="0"/>
          <w:divBdr>
            <w:top w:val="none" w:sz="0" w:space="0" w:color="auto"/>
            <w:left w:val="none" w:sz="0" w:space="0" w:color="auto"/>
            <w:bottom w:val="none" w:sz="0" w:space="0" w:color="auto"/>
            <w:right w:val="none" w:sz="0" w:space="0" w:color="auto"/>
          </w:divBdr>
        </w:div>
        <w:div w:id="237979972">
          <w:marLeft w:val="480"/>
          <w:marRight w:val="0"/>
          <w:marTop w:val="0"/>
          <w:marBottom w:val="0"/>
          <w:divBdr>
            <w:top w:val="none" w:sz="0" w:space="0" w:color="auto"/>
            <w:left w:val="none" w:sz="0" w:space="0" w:color="auto"/>
            <w:bottom w:val="none" w:sz="0" w:space="0" w:color="auto"/>
            <w:right w:val="none" w:sz="0" w:space="0" w:color="auto"/>
          </w:divBdr>
        </w:div>
        <w:div w:id="244648454">
          <w:marLeft w:val="480"/>
          <w:marRight w:val="0"/>
          <w:marTop w:val="0"/>
          <w:marBottom w:val="0"/>
          <w:divBdr>
            <w:top w:val="none" w:sz="0" w:space="0" w:color="auto"/>
            <w:left w:val="none" w:sz="0" w:space="0" w:color="auto"/>
            <w:bottom w:val="none" w:sz="0" w:space="0" w:color="auto"/>
            <w:right w:val="none" w:sz="0" w:space="0" w:color="auto"/>
          </w:divBdr>
        </w:div>
        <w:div w:id="285621204">
          <w:marLeft w:val="480"/>
          <w:marRight w:val="0"/>
          <w:marTop w:val="0"/>
          <w:marBottom w:val="0"/>
          <w:divBdr>
            <w:top w:val="none" w:sz="0" w:space="0" w:color="auto"/>
            <w:left w:val="none" w:sz="0" w:space="0" w:color="auto"/>
            <w:bottom w:val="none" w:sz="0" w:space="0" w:color="auto"/>
            <w:right w:val="none" w:sz="0" w:space="0" w:color="auto"/>
          </w:divBdr>
        </w:div>
        <w:div w:id="296297395">
          <w:marLeft w:val="480"/>
          <w:marRight w:val="0"/>
          <w:marTop w:val="0"/>
          <w:marBottom w:val="0"/>
          <w:divBdr>
            <w:top w:val="none" w:sz="0" w:space="0" w:color="auto"/>
            <w:left w:val="none" w:sz="0" w:space="0" w:color="auto"/>
            <w:bottom w:val="none" w:sz="0" w:space="0" w:color="auto"/>
            <w:right w:val="none" w:sz="0" w:space="0" w:color="auto"/>
          </w:divBdr>
        </w:div>
        <w:div w:id="303773486">
          <w:marLeft w:val="480"/>
          <w:marRight w:val="0"/>
          <w:marTop w:val="0"/>
          <w:marBottom w:val="0"/>
          <w:divBdr>
            <w:top w:val="none" w:sz="0" w:space="0" w:color="auto"/>
            <w:left w:val="none" w:sz="0" w:space="0" w:color="auto"/>
            <w:bottom w:val="none" w:sz="0" w:space="0" w:color="auto"/>
            <w:right w:val="none" w:sz="0" w:space="0" w:color="auto"/>
          </w:divBdr>
        </w:div>
        <w:div w:id="373585355">
          <w:marLeft w:val="480"/>
          <w:marRight w:val="0"/>
          <w:marTop w:val="0"/>
          <w:marBottom w:val="0"/>
          <w:divBdr>
            <w:top w:val="none" w:sz="0" w:space="0" w:color="auto"/>
            <w:left w:val="none" w:sz="0" w:space="0" w:color="auto"/>
            <w:bottom w:val="none" w:sz="0" w:space="0" w:color="auto"/>
            <w:right w:val="none" w:sz="0" w:space="0" w:color="auto"/>
          </w:divBdr>
        </w:div>
        <w:div w:id="381682256">
          <w:marLeft w:val="480"/>
          <w:marRight w:val="0"/>
          <w:marTop w:val="0"/>
          <w:marBottom w:val="0"/>
          <w:divBdr>
            <w:top w:val="none" w:sz="0" w:space="0" w:color="auto"/>
            <w:left w:val="none" w:sz="0" w:space="0" w:color="auto"/>
            <w:bottom w:val="none" w:sz="0" w:space="0" w:color="auto"/>
            <w:right w:val="none" w:sz="0" w:space="0" w:color="auto"/>
          </w:divBdr>
        </w:div>
        <w:div w:id="433673262">
          <w:marLeft w:val="480"/>
          <w:marRight w:val="0"/>
          <w:marTop w:val="0"/>
          <w:marBottom w:val="0"/>
          <w:divBdr>
            <w:top w:val="none" w:sz="0" w:space="0" w:color="auto"/>
            <w:left w:val="none" w:sz="0" w:space="0" w:color="auto"/>
            <w:bottom w:val="none" w:sz="0" w:space="0" w:color="auto"/>
            <w:right w:val="none" w:sz="0" w:space="0" w:color="auto"/>
          </w:divBdr>
        </w:div>
        <w:div w:id="477189788">
          <w:marLeft w:val="480"/>
          <w:marRight w:val="0"/>
          <w:marTop w:val="0"/>
          <w:marBottom w:val="0"/>
          <w:divBdr>
            <w:top w:val="none" w:sz="0" w:space="0" w:color="auto"/>
            <w:left w:val="none" w:sz="0" w:space="0" w:color="auto"/>
            <w:bottom w:val="none" w:sz="0" w:space="0" w:color="auto"/>
            <w:right w:val="none" w:sz="0" w:space="0" w:color="auto"/>
          </w:divBdr>
        </w:div>
        <w:div w:id="488137014">
          <w:marLeft w:val="480"/>
          <w:marRight w:val="0"/>
          <w:marTop w:val="0"/>
          <w:marBottom w:val="0"/>
          <w:divBdr>
            <w:top w:val="none" w:sz="0" w:space="0" w:color="auto"/>
            <w:left w:val="none" w:sz="0" w:space="0" w:color="auto"/>
            <w:bottom w:val="none" w:sz="0" w:space="0" w:color="auto"/>
            <w:right w:val="none" w:sz="0" w:space="0" w:color="auto"/>
          </w:divBdr>
        </w:div>
        <w:div w:id="581531162">
          <w:marLeft w:val="480"/>
          <w:marRight w:val="0"/>
          <w:marTop w:val="0"/>
          <w:marBottom w:val="0"/>
          <w:divBdr>
            <w:top w:val="none" w:sz="0" w:space="0" w:color="auto"/>
            <w:left w:val="none" w:sz="0" w:space="0" w:color="auto"/>
            <w:bottom w:val="none" w:sz="0" w:space="0" w:color="auto"/>
            <w:right w:val="none" w:sz="0" w:space="0" w:color="auto"/>
          </w:divBdr>
        </w:div>
        <w:div w:id="590285981">
          <w:marLeft w:val="480"/>
          <w:marRight w:val="0"/>
          <w:marTop w:val="0"/>
          <w:marBottom w:val="0"/>
          <w:divBdr>
            <w:top w:val="none" w:sz="0" w:space="0" w:color="auto"/>
            <w:left w:val="none" w:sz="0" w:space="0" w:color="auto"/>
            <w:bottom w:val="none" w:sz="0" w:space="0" w:color="auto"/>
            <w:right w:val="none" w:sz="0" w:space="0" w:color="auto"/>
          </w:divBdr>
        </w:div>
        <w:div w:id="650059221">
          <w:marLeft w:val="480"/>
          <w:marRight w:val="0"/>
          <w:marTop w:val="0"/>
          <w:marBottom w:val="0"/>
          <w:divBdr>
            <w:top w:val="none" w:sz="0" w:space="0" w:color="auto"/>
            <w:left w:val="none" w:sz="0" w:space="0" w:color="auto"/>
            <w:bottom w:val="none" w:sz="0" w:space="0" w:color="auto"/>
            <w:right w:val="none" w:sz="0" w:space="0" w:color="auto"/>
          </w:divBdr>
        </w:div>
        <w:div w:id="657420679">
          <w:marLeft w:val="480"/>
          <w:marRight w:val="0"/>
          <w:marTop w:val="0"/>
          <w:marBottom w:val="0"/>
          <w:divBdr>
            <w:top w:val="none" w:sz="0" w:space="0" w:color="auto"/>
            <w:left w:val="none" w:sz="0" w:space="0" w:color="auto"/>
            <w:bottom w:val="none" w:sz="0" w:space="0" w:color="auto"/>
            <w:right w:val="none" w:sz="0" w:space="0" w:color="auto"/>
          </w:divBdr>
        </w:div>
        <w:div w:id="670836371">
          <w:marLeft w:val="480"/>
          <w:marRight w:val="0"/>
          <w:marTop w:val="0"/>
          <w:marBottom w:val="0"/>
          <w:divBdr>
            <w:top w:val="none" w:sz="0" w:space="0" w:color="auto"/>
            <w:left w:val="none" w:sz="0" w:space="0" w:color="auto"/>
            <w:bottom w:val="none" w:sz="0" w:space="0" w:color="auto"/>
            <w:right w:val="none" w:sz="0" w:space="0" w:color="auto"/>
          </w:divBdr>
        </w:div>
        <w:div w:id="742021521">
          <w:marLeft w:val="480"/>
          <w:marRight w:val="0"/>
          <w:marTop w:val="0"/>
          <w:marBottom w:val="0"/>
          <w:divBdr>
            <w:top w:val="none" w:sz="0" w:space="0" w:color="auto"/>
            <w:left w:val="none" w:sz="0" w:space="0" w:color="auto"/>
            <w:bottom w:val="none" w:sz="0" w:space="0" w:color="auto"/>
            <w:right w:val="none" w:sz="0" w:space="0" w:color="auto"/>
          </w:divBdr>
        </w:div>
        <w:div w:id="766316107">
          <w:marLeft w:val="480"/>
          <w:marRight w:val="0"/>
          <w:marTop w:val="0"/>
          <w:marBottom w:val="0"/>
          <w:divBdr>
            <w:top w:val="none" w:sz="0" w:space="0" w:color="auto"/>
            <w:left w:val="none" w:sz="0" w:space="0" w:color="auto"/>
            <w:bottom w:val="none" w:sz="0" w:space="0" w:color="auto"/>
            <w:right w:val="none" w:sz="0" w:space="0" w:color="auto"/>
          </w:divBdr>
        </w:div>
        <w:div w:id="775101983">
          <w:marLeft w:val="480"/>
          <w:marRight w:val="0"/>
          <w:marTop w:val="0"/>
          <w:marBottom w:val="0"/>
          <w:divBdr>
            <w:top w:val="none" w:sz="0" w:space="0" w:color="auto"/>
            <w:left w:val="none" w:sz="0" w:space="0" w:color="auto"/>
            <w:bottom w:val="none" w:sz="0" w:space="0" w:color="auto"/>
            <w:right w:val="none" w:sz="0" w:space="0" w:color="auto"/>
          </w:divBdr>
        </w:div>
        <w:div w:id="800920806">
          <w:marLeft w:val="480"/>
          <w:marRight w:val="0"/>
          <w:marTop w:val="0"/>
          <w:marBottom w:val="0"/>
          <w:divBdr>
            <w:top w:val="none" w:sz="0" w:space="0" w:color="auto"/>
            <w:left w:val="none" w:sz="0" w:space="0" w:color="auto"/>
            <w:bottom w:val="none" w:sz="0" w:space="0" w:color="auto"/>
            <w:right w:val="none" w:sz="0" w:space="0" w:color="auto"/>
          </w:divBdr>
        </w:div>
        <w:div w:id="801726845">
          <w:marLeft w:val="480"/>
          <w:marRight w:val="0"/>
          <w:marTop w:val="0"/>
          <w:marBottom w:val="0"/>
          <w:divBdr>
            <w:top w:val="none" w:sz="0" w:space="0" w:color="auto"/>
            <w:left w:val="none" w:sz="0" w:space="0" w:color="auto"/>
            <w:bottom w:val="none" w:sz="0" w:space="0" w:color="auto"/>
            <w:right w:val="none" w:sz="0" w:space="0" w:color="auto"/>
          </w:divBdr>
        </w:div>
        <w:div w:id="802507124">
          <w:marLeft w:val="480"/>
          <w:marRight w:val="0"/>
          <w:marTop w:val="0"/>
          <w:marBottom w:val="0"/>
          <w:divBdr>
            <w:top w:val="none" w:sz="0" w:space="0" w:color="auto"/>
            <w:left w:val="none" w:sz="0" w:space="0" w:color="auto"/>
            <w:bottom w:val="none" w:sz="0" w:space="0" w:color="auto"/>
            <w:right w:val="none" w:sz="0" w:space="0" w:color="auto"/>
          </w:divBdr>
        </w:div>
        <w:div w:id="809248293">
          <w:marLeft w:val="480"/>
          <w:marRight w:val="0"/>
          <w:marTop w:val="0"/>
          <w:marBottom w:val="0"/>
          <w:divBdr>
            <w:top w:val="none" w:sz="0" w:space="0" w:color="auto"/>
            <w:left w:val="none" w:sz="0" w:space="0" w:color="auto"/>
            <w:bottom w:val="none" w:sz="0" w:space="0" w:color="auto"/>
            <w:right w:val="none" w:sz="0" w:space="0" w:color="auto"/>
          </w:divBdr>
        </w:div>
        <w:div w:id="822769791">
          <w:marLeft w:val="480"/>
          <w:marRight w:val="0"/>
          <w:marTop w:val="0"/>
          <w:marBottom w:val="0"/>
          <w:divBdr>
            <w:top w:val="none" w:sz="0" w:space="0" w:color="auto"/>
            <w:left w:val="none" w:sz="0" w:space="0" w:color="auto"/>
            <w:bottom w:val="none" w:sz="0" w:space="0" w:color="auto"/>
            <w:right w:val="none" w:sz="0" w:space="0" w:color="auto"/>
          </w:divBdr>
        </w:div>
        <w:div w:id="860820297">
          <w:marLeft w:val="480"/>
          <w:marRight w:val="0"/>
          <w:marTop w:val="0"/>
          <w:marBottom w:val="0"/>
          <w:divBdr>
            <w:top w:val="none" w:sz="0" w:space="0" w:color="auto"/>
            <w:left w:val="none" w:sz="0" w:space="0" w:color="auto"/>
            <w:bottom w:val="none" w:sz="0" w:space="0" w:color="auto"/>
            <w:right w:val="none" w:sz="0" w:space="0" w:color="auto"/>
          </w:divBdr>
        </w:div>
        <w:div w:id="888801568">
          <w:marLeft w:val="480"/>
          <w:marRight w:val="0"/>
          <w:marTop w:val="0"/>
          <w:marBottom w:val="0"/>
          <w:divBdr>
            <w:top w:val="none" w:sz="0" w:space="0" w:color="auto"/>
            <w:left w:val="none" w:sz="0" w:space="0" w:color="auto"/>
            <w:bottom w:val="none" w:sz="0" w:space="0" w:color="auto"/>
            <w:right w:val="none" w:sz="0" w:space="0" w:color="auto"/>
          </w:divBdr>
        </w:div>
        <w:div w:id="929584231">
          <w:marLeft w:val="480"/>
          <w:marRight w:val="0"/>
          <w:marTop w:val="0"/>
          <w:marBottom w:val="0"/>
          <w:divBdr>
            <w:top w:val="none" w:sz="0" w:space="0" w:color="auto"/>
            <w:left w:val="none" w:sz="0" w:space="0" w:color="auto"/>
            <w:bottom w:val="none" w:sz="0" w:space="0" w:color="auto"/>
            <w:right w:val="none" w:sz="0" w:space="0" w:color="auto"/>
          </w:divBdr>
        </w:div>
        <w:div w:id="962883503">
          <w:marLeft w:val="480"/>
          <w:marRight w:val="0"/>
          <w:marTop w:val="0"/>
          <w:marBottom w:val="0"/>
          <w:divBdr>
            <w:top w:val="none" w:sz="0" w:space="0" w:color="auto"/>
            <w:left w:val="none" w:sz="0" w:space="0" w:color="auto"/>
            <w:bottom w:val="none" w:sz="0" w:space="0" w:color="auto"/>
            <w:right w:val="none" w:sz="0" w:space="0" w:color="auto"/>
          </w:divBdr>
        </w:div>
        <w:div w:id="1072200344">
          <w:marLeft w:val="480"/>
          <w:marRight w:val="0"/>
          <w:marTop w:val="0"/>
          <w:marBottom w:val="0"/>
          <w:divBdr>
            <w:top w:val="none" w:sz="0" w:space="0" w:color="auto"/>
            <w:left w:val="none" w:sz="0" w:space="0" w:color="auto"/>
            <w:bottom w:val="none" w:sz="0" w:space="0" w:color="auto"/>
            <w:right w:val="none" w:sz="0" w:space="0" w:color="auto"/>
          </w:divBdr>
        </w:div>
        <w:div w:id="1085767194">
          <w:marLeft w:val="480"/>
          <w:marRight w:val="0"/>
          <w:marTop w:val="0"/>
          <w:marBottom w:val="0"/>
          <w:divBdr>
            <w:top w:val="none" w:sz="0" w:space="0" w:color="auto"/>
            <w:left w:val="none" w:sz="0" w:space="0" w:color="auto"/>
            <w:bottom w:val="none" w:sz="0" w:space="0" w:color="auto"/>
            <w:right w:val="none" w:sz="0" w:space="0" w:color="auto"/>
          </w:divBdr>
        </w:div>
        <w:div w:id="1202940074">
          <w:marLeft w:val="480"/>
          <w:marRight w:val="0"/>
          <w:marTop w:val="0"/>
          <w:marBottom w:val="0"/>
          <w:divBdr>
            <w:top w:val="none" w:sz="0" w:space="0" w:color="auto"/>
            <w:left w:val="none" w:sz="0" w:space="0" w:color="auto"/>
            <w:bottom w:val="none" w:sz="0" w:space="0" w:color="auto"/>
            <w:right w:val="none" w:sz="0" w:space="0" w:color="auto"/>
          </w:divBdr>
        </w:div>
        <w:div w:id="1276059376">
          <w:marLeft w:val="480"/>
          <w:marRight w:val="0"/>
          <w:marTop w:val="0"/>
          <w:marBottom w:val="0"/>
          <w:divBdr>
            <w:top w:val="none" w:sz="0" w:space="0" w:color="auto"/>
            <w:left w:val="none" w:sz="0" w:space="0" w:color="auto"/>
            <w:bottom w:val="none" w:sz="0" w:space="0" w:color="auto"/>
            <w:right w:val="none" w:sz="0" w:space="0" w:color="auto"/>
          </w:divBdr>
        </w:div>
        <w:div w:id="1280796636">
          <w:marLeft w:val="480"/>
          <w:marRight w:val="0"/>
          <w:marTop w:val="0"/>
          <w:marBottom w:val="0"/>
          <w:divBdr>
            <w:top w:val="none" w:sz="0" w:space="0" w:color="auto"/>
            <w:left w:val="none" w:sz="0" w:space="0" w:color="auto"/>
            <w:bottom w:val="none" w:sz="0" w:space="0" w:color="auto"/>
            <w:right w:val="none" w:sz="0" w:space="0" w:color="auto"/>
          </w:divBdr>
        </w:div>
        <w:div w:id="1288656635">
          <w:marLeft w:val="480"/>
          <w:marRight w:val="0"/>
          <w:marTop w:val="0"/>
          <w:marBottom w:val="0"/>
          <w:divBdr>
            <w:top w:val="none" w:sz="0" w:space="0" w:color="auto"/>
            <w:left w:val="none" w:sz="0" w:space="0" w:color="auto"/>
            <w:bottom w:val="none" w:sz="0" w:space="0" w:color="auto"/>
            <w:right w:val="none" w:sz="0" w:space="0" w:color="auto"/>
          </w:divBdr>
        </w:div>
        <w:div w:id="1376007957">
          <w:marLeft w:val="480"/>
          <w:marRight w:val="0"/>
          <w:marTop w:val="0"/>
          <w:marBottom w:val="0"/>
          <w:divBdr>
            <w:top w:val="none" w:sz="0" w:space="0" w:color="auto"/>
            <w:left w:val="none" w:sz="0" w:space="0" w:color="auto"/>
            <w:bottom w:val="none" w:sz="0" w:space="0" w:color="auto"/>
            <w:right w:val="none" w:sz="0" w:space="0" w:color="auto"/>
          </w:divBdr>
        </w:div>
        <w:div w:id="1502962806">
          <w:marLeft w:val="480"/>
          <w:marRight w:val="0"/>
          <w:marTop w:val="0"/>
          <w:marBottom w:val="0"/>
          <w:divBdr>
            <w:top w:val="none" w:sz="0" w:space="0" w:color="auto"/>
            <w:left w:val="none" w:sz="0" w:space="0" w:color="auto"/>
            <w:bottom w:val="none" w:sz="0" w:space="0" w:color="auto"/>
            <w:right w:val="none" w:sz="0" w:space="0" w:color="auto"/>
          </w:divBdr>
        </w:div>
        <w:div w:id="1597859964">
          <w:marLeft w:val="480"/>
          <w:marRight w:val="0"/>
          <w:marTop w:val="0"/>
          <w:marBottom w:val="0"/>
          <w:divBdr>
            <w:top w:val="none" w:sz="0" w:space="0" w:color="auto"/>
            <w:left w:val="none" w:sz="0" w:space="0" w:color="auto"/>
            <w:bottom w:val="none" w:sz="0" w:space="0" w:color="auto"/>
            <w:right w:val="none" w:sz="0" w:space="0" w:color="auto"/>
          </w:divBdr>
        </w:div>
        <w:div w:id="1607539069">
          <w:marLeft w:val="480"/>
          <w:marRight w:val="0"/>
          <w:marTop w:val="0"/>
          <w:marBottom w:val="0"/>
          <w:divBdr>
            <w:top w:val="none" w:sz="0" w:space="0" w:color="auto"/>
            <w:left w:val="none" w:sz="0" w:space="0" w:color="auto"/>
            <w:bottom w:val="none" w:sz="0" w:space="0" w:color="auto"/>
            <w:right w:val="none" w:sz="0" w:space="0" w:color="auto"/>
          </w:divBdr>
        </w:div>
        <w:div w:id="1648514718">
          <w:marLeft w:val="480"/>
          <w:marRight w:val="0"/>
          <w:marTop w:val="0"/>
          <w:marBottom w:val="0"/>
          <w:divBdr>
            <w:top w:val="none" w:sz="0" w:space="0" w:color="auto"/>
            <w:left w:val="none" w:sz="0" w:space="0" w:color="auto"/>
            <w:bottom w:val="none" w:sz="0" w:space="0" w:color="auto"/>
            <w:right w:val="none" w:sz="0" w:space="0" w:color="auto"/>
          </w:divBdr>
        </w:div>
        <w:div w:id="1686403932">
          <w:marLeft w:val="480"/>
          <w:marRight w:val="0"/>
          <w:marTop w:val="0"/>
          <w:marBottom w:val="0"/>
          <w:divBdr>
            <w:top w:val="none" w:sz="0" w:space="0" w:color="auto"/>
            <w:left w:val="none" w:sz="0" w:space="0" w:color="auto"/>
            <w:bottom w:val="none" w:sz="0" w:space="0" w:color="auto"/>
            <w:right w:val="none" w:sz="0" w:space="0" w:color="auto"/>
          </w:divBdr>
        </w:div>
        <w:div w:id="1850489877">
          <w:marLeft w:val="480"/>
          <w:marRight w:val="0"/>
          <w:marTop w:val="0"/>
          <w:marBottom w:val="0"/>
          <w:divBdr>
            <w:top w:val="none" w:sz="0" w:space="0" w:color="auto"/>
            <w:left w:val="none" w:sz="0" w:space="0" w:color="auto"/>
            <w:bottom w:val="none" w:sz="0" w:space="0" w:color="auto"/>
            <w:right w:val="none" w:sz="0" w:space="0" w:color="auto"/>
          </w:divBdr>
        </w:div>
        <w:div w:id="1880580181">
          <w:marLeft w:val="480"/>
          <w:marRight w:val="0"/>
          <w:marTop w:val="0"/>
          <w:marBottom w:val="0"/>
          <w:divBdr>
            <w:top w:val="none" w:sz="0" w:space="0" w:color="auto"/>
            <w:left w:val="none" w:sz="0" w:space="0" w:color="auto"/>
            <w:bottom w:val="none" w:sz="0" w:space="0" w:color="auto"/>
            <w:right w:val="none" w:sz="0" w:space="0" w:color="auto"/>
          </w:divBdr>
        </w:div>
        <w:div w:id="2014993887">
          <w:marLeft w:val="480"/>
          <w:marRight w:val="0"/>
          <w:marTop w:val="0"/>
          <w:marBottom w:val="0"/>
          <w:divBdr>
            <w:top w:val="none" w:sz="0" w:space="0" w:color="auto"/>
            <w:left w:val="none" w:sz="0" w:space="0" w:color="auto"/>
            <w:bottom w:val="none" w:sz="0" w:space="0" w:color="auto"/>
            <w:right w:val="none" w:sz="0" w:space="0" w:color="auto"/>
          </w:divBdr>
        </w:div>
        <w:div w:id="2048141849">
          <w:marLeft w:val="480"/>
          <w:marRight w:val="0"/>
          <w:marTop w:val="0"/>
          <w:marBottom w:val="0"/>
          <w:divBdr>
            <w:top w:val="none" w:sz="0" w:space="0" w:color="auto"/>
            <w:left w:val="none" w:sz="0" w:space="0" w:color="auto"/>
            <w:bottom w:val="none" w:sz="0" w:space="0" w:color="auto"/>
            <w:right w:val="none" w:sz="0" w:space="0" w:color="auto"/>
          </w:divBdr>
        </w:div>
        <w:div w:id="2055735649">
          <w:marLeft w:val="480"/>
          <w:marRight w:val="0"/>
          <w:marTop w:val="0"/>
          <w:marBottom w:val="0"/>
          <w:divBdr>
            <w:top w:val="none" w:sz="0" w:space="0" w:color="auto"/>
            <w:left w:val="none" w:sz="0" w:space="0" w:color="auto"/>
            <w:bottom w:val="none" w:sz="0" w:space="0" w:color="auto"/>
            <w:right w:val="none" w:sz="0" w:space="0" w:color="auto"/>
          </w:divBdr>
        </w:div>
        <w:div w:id="2091193680">
          <w:marLeft w:val="480"/>
          <w:marRight w:val="0"/>
          <w:marTop w:val="0"/>
          <w:marBottom w:val="0"/>
          <w:divBdr>
            <w:top w:val="none" w:sz="0" w:space="0" w:color="auto"/>
            <w:left w:val="none" w:sz="0" w:space="0" w:color="auto"/>
            <w:bottom w:val="none" w:sz="0" w:space="0" w:color="auto"/>
            <w:right w:val="none" w:sz="0" w:space="0" w:color="auto"/>
          </w:divBdr>
        </w:div>
        <w:div w:id="2116320100">
          <w:marLeft w:val="480"/>
          <w:marRight w:val="0"/>
          <w:marTop w:val="0"/>
          <w:marBottom w:val="0"/>
          <w:divBdr>
            <w:top w:val="none" w:sz="0" w:space="0" w:color="auto"/>
            <w:left w:val="none" w:sz="0" w:space="0" w:color="auto"/>
            <w:bottom w:val="none" w:sz="0" w:space="0" w:color="auto"/>
            <w:right w:val="none" w:sz="0" w:space="0" w:color="auto"/>
          </w:divBdr>
        </w:div>
      </w:divsChild>
    </w:div>
    <w:div w:id="948272496">
      <w:marLeft w:val="480"/>
      <w:marRight w:val="0"/>
      <w:marTop w:val="0"/>
      <w:marBottom w:val="0"/>
      <w:divBdr>
        <w:top w:val="none" w:sz="0" w:space="0" w:color="auto"/>
        <w:left w:val="none" w:sz="0" w:space="0" w:color="auto"/>
        <w:bottom w:val="none" w:sz="0" w:space="0" w:color="auto"/>
        <w:right w:val="none" w:sz="0" w:space="0" w:color="auto"/>
      </w:divBdr>
    </w:div>
    <w:div w:id="948315224">
      <w:marLeft w:val="480"/>
      <w:marRight w:val="0"/>
      <w:marTop w:val="0"/>
      <w:marBottom w:val="0"/>
      <w:divBdr>
        <w:top w:val="none" w:sz="0" w:space="0" w:color="auto"/>
        <w:left w:val="none" w:sz="0" w:space="0" w:color="auto"/>
        <w:bottom w:val="none" w:sz="0" w:space="0" w:color="auto"/>
        <w:right w:val="none" w:sz="0" w:space="0" w:color="auto"/>
      </w:divBdr>
    </w:div>
    <w:div w:id="949315834">
      <w:marLeft w:val="480"/>
      <w:marRight w:val="0"/>
      <w:marTop w:val="0"/>
      <w:marBottom w:val="0"/>
      <w:divBdr>
        <w:top w:val="none" w:sz="0" w:space="0" w:color="auto"/>
        <w:left w:val="none" w:sz="0" w:space="0" w:color="auto"/>
        <w:bottom w:val="none" w:sz="0" w:space="0" w:color="auto"/>
        <w:right w:val="none" w:sz="0" w:space="0" w:color="auto"/>
      </w:divBdr>
    </w:div>
    <w:div w:id="950210647">
      <w:bodyDiv w:val="1"/>
      <w:marLeft w:val="0"/>
      <w:marRight w:val="0"/>
      <w:marTop w:val="0"/>
      <w:marBottom w:val="0"/>
      <w:divBdr>
        <w:top w:val="none" w:sz="0" w:space="0" w:color="auto"/>
        <w:left w:val="none" w:sz="0" w:space="0" w:color="auto"/>
        <w:bottom w:val="none" w:sz="0" w:space="0" w:color="auto"/>
        <w:right w:val="none" w:sz="0" w:space="0" w:color="auto"/>
      </w:divBdr>
    </w:div>
    <w:div w:id="951016919">
      <w:marLeft w:val="480"/>
      <w:marRight w:val="0"/>
      <w:marTop w:val="0"/>
      <w:marBottom w:val="0"/>
      <w:divBdr>
        <w:top w:val="none" w:sz="0" w:space="0" w:color="auto"/>
        <w:left w:val="none" w:sz="0" w:space="0" w:color="auto"/>
        <w:bottom w:val="none" w:sz="0" w:space="0" w:color="auto"/>
        <w:right w:val="none" w:sz="0" w:space="0" w:color="auto"/>
      </w:divBdr>
    </w:div>
    <w:div w:id="953243558">
      <w:marLeft w:val="480"/>
      <w:marRight w:val="0"/>
      <w:marTop w:val="0"/>
      <w:marBottom w:val="0"/>
      <w:divBdr>
        <w:top w:val="none" w:sz="0" w:space="0" w:color="auto"/>
        <w:left w:val="none" w:sz="0" w:space="0" w:color="auto"/>
        <w:bottom w:val="none" w:sz="0" w:space="0" w:color="auto"/>
        <w:right w:val="none" w:sz="0" w:space="0" w:color="auto"/>
      </w:divBdr>
    </w:div>
    <w:div w:id="953708007">
      <w:marLeft w:val="480"/>
      <w:marRight w:val="0"/>
      <w:marTop w:val="0"/>
      <w:marBottom w:val="0"/>
      <w:divBdr>
        <w:top w:val="none" w:sz="0" w:space="0" w:color="auto"/>
        <w:left w:val="none" w:sz="0" w:space="0" w:color="auto"/>
        <w:bottom w:val="none" w:sz="0" w:space="0" w:color="auto"/>
        <w:right w:val="none" w:sz="0" w:space="0" w:color="auto"/>
      </w:divBdr>
    </w:div>
    <w:div w:id="956136314">
      <w:bodyDiv w:val="1"/>
      <w:marLeft w:val="0"/>
      <w:marRight w:val="0"/>
      <w:marTop w:val="0"/>
      <w:marBottom w:val="0"/>
      <w:divBdr>
        <w:top w:val="none" w:sz="0" w:space="0" w:color="auto"/>
        <w:left w:val="none" w:sz="0" w:space="0" w:color="auto"/>
        <w:bottom w:val="none" w:sz="0" w:space="0" w:color="auto"/>
        <w:right w:val="none" w:sz="0" w:space="0" w:color="auto"/>
      </w:divBdr>
    </w:div>
    <w:div w:id="956834164">
      <w:marLeft w:val="480"/>
      <w:marRight w:val="0"/>
      <w:marTop w:val="0"/>
      <w:marBottom w:val="0"/>
      <w:divBdr>
        <w:top w:val="none" w:sz="0" w:space="0" w:color="auto"/>
        <w:left w:val="none" w:sz="0" w:space="0" w:color="auto"/>
        <w:bottom w:val="none" w:sz="0" w:space="0" w:color="auto"/>
        <w:right w:val="none" w:sz="0" w:space="0" w:color="auto"/>
      </w:divBdr>
    </w:div>
    <w:div w:id="956984272">
      <w:marLeft w:val="480"/>
      <w:marRight w:val="0"/>
      <w:marTop w:val="0"/>
      <w:marBottom w:val="0"/>
      <w:divBdr>
        <w:top w:val="none" w:sz="0" w:space="0" w:color="auto"/>
        <w:left w:val="none" w:sz="0" w:space="0" w:color="auto"/>
        <w:bottom w:val="none" w:sz="0" w:space="0" w:color="auto"/>
        <w:right w:val="none" w:sz="0" w:space="0" w:color="auto"/>
      </w:divBdr>
    </w:div>
    <w:div w:id="959066545">
      <w:bodyDiv w:val="1"/>
      <w:marLeft w:val="0"/>
      <w:marRight w:val="0"/>
      <w:marTop w:val="0"/>
      <w:marBottom w:val="0"/>
      <w:divBdr>
        <w:top w:val="none" w:sz="0" w:space="0" w:color="auto"/>
        <w:left w:val="none" w:sz="0" w:space="0" w:color="auto"/>
        <w:bottom w:val="none" w:sz="0" w:space="0" w:color="auto"/>
        <w:right w:val="none" w:sz="0" w:space="0" w:color="auto"/>
      </w:divBdr>
    </w:div>
    <w:div w:id="959799300">
      <w:marLeft w:val="480"/>
      <w:marRight w:val="0"/>
      <w:marTop w:val="0"/>
      <w:marBottom w:val="0"/>
      <w:divBdr>
        <w:top w:val="none" w:sz="0" w:space="0" w:color="auto"/>
        <w:left w:val="none" w:sz="0" w:space="0" w:color="auto"/>
        <w:bottom w:val="none" w:sz="0" w:space="0" w:color="auto"/>
        <w:right w:val="none" w:sz="0" w:space="0" w:color="auto"/>
      </w:divBdr>
    </w:div>
    <w:div w:id="960112454">
      <w:bodyDiv w:val="1"/>
      <w:marLeft w:val="0"/>
      <w:marRight w:val="0"/>
      <w:marTop w:val="0"/>
      <w:marBottom w:val="0"/>
      <w:divBdr>
        <w:top w:val="none" w:sz="0" w:space="0" w:color="auto"/>
        <w:left w:val="none" w:sz="0" w:space="0" w:color="auto"/>
        <w:bottom w:val="none" w:sz="0" w:space="0" w:color="auto"/>
        <w:right w:val="none" w:sz="0" w:space="0" w:color="auto"/>
      </w:divBdr>
    </w:div>
    <w:div w:id="960577764">
      <w:marLeft w:val="480"/>
      <w:marRight w:val="0"/>
      <w:marTop w:val="0"/>
      <w:marBottom w:val="0"/>
      <w:divBdr>
        <w:top w:val="none" w:sz="0" w:space="0" w:color="auto"/>
        <w:left w:val="none" w:sz="0" w:space="0" w:color="auto"/>
        <w:bottom w:val="none" w:sz="0" w:space="0" w:color="auto"/>
        <w:right w:val="none" w:sz="0" w:space="0" w:color="auto"/>
      </w:divBdr>
    </w:div>
    <w:div w:id="960771826">
      <w:marLeft w:val="480"/>
      <w:marRight w:val="0"/>
      <w:marTop w:val="0"/>
      <w:marBottom w:val="0"/>
      <w:divBdr>
        <w:top w:val="none" w:sz="0" w:space="0" w:color="auto"/>
        <w:left w:val="none" w:sz="0" w:space="0" w:color="auto"/>
        <w:bottom w:val="none" w:sz="0" w:space="0" w:color="auto"/>
        <w:right w:val="none" w:sz="0" w:space="0" w:color="auto"/>
      </w:divBdr>
    </w:div>
    <w:div w:id="961378585">
      <w:marLeft w:val="480"/>
      <w:marRight w:val="0"/>
      <w:marTop w:val="0"/>
      <w:marBottom w:val="0"/>
      <w:divBdr>
        <w:top w:val="none" w:sz="0" w:space="0" w:color="auto"/>
        <w:left w:val="none" w:sz="0" w:space="0" w:color="auto"/>
        <w:bottom w:val="none" w:sz="0" w:space="0" w:color="auto"/>
        <w:right w:val="none" w:sz="0" w:space="0" w:color="auto"/>
      </w:divBdr>
    </w:div>
    <w:div w:id="961883539">
      <w:marLeft w:val="640"/>
      <w:marRight w:val="0"/>
      <w:marTop w:val="0"/>
      <w:marBottom w:val="0"/>
      <w:divBdr>
        <w:top w:val="none" w:sz="0" w:space="0" w:color="auto"/>
        <w:left w:val="none" w:sz="0" w:space="0" w:color="auto"/>
        <w:bottom w:val="none" w:sz="0" w:space="0" w:color="auto"/>
        <w:right w:val="none" w:sz="0" w:space="0" w:color="auto"/>
      </w:divBdr>
    </w:div>
    <w:div w:id="962921768">
      <w:marLeft w:val="480"/>
      <w:marRight w:val="0"/>
      <w:marTop w:val="0"/>
      <w:marBottom w:val="0"/>
      <w:divBdr>
        <w:top w:val="none" w:sz="0" w:space="0" w:color="auto"/>
        <w:left w:val="none" w:sz="0" w:space="0" w:color="auto"/>
        <w:bottom w:val="none" w:sz="0" w:space="0" w:color="auto"/>
        <w:right w:val="none" w:sz="0" w:space="0" w:color="auto"/>
      </w:divBdr>
    </w:div>
    <w:div w:id="963001566">
      <w:marLeft w:val="480"/>
      <w:marRight w:val="0"/>
      <w:marTop w:val="0"/>
      <w:marBottom w:val="0"/>
      <w:divBdr>
        <w:top w:val="none" w:sz="0" w:space="0" w:color="auto"/>
        <w:left w:val="none" w:sz="0" w:space="0" w:color="auto"/>
        <w:bottom w:val="none" w:sz="0" w:space="0" w:color="auto"/>
        <w:right w:val="none" w:sz="0" w:space="0" w:color="auto"/>
      </w:divBdr>
    </w:div>
    <w:div w:id="963003977">
      <w:bodyDiv w:val="1"/>
      <w:marLeft w:val="0"/>
      <w:marRight w:val="0"/>
      <w:marTop w:val="0"/>
      <w:marBottom w:val="0"/>
      <w:divBdr>
        <w:top w:val="none" w:sz="0" w:space="0" w:color="auto"/>
        <w:left w:val="none" w:sz="0" w:space="0" w:color="auto"/>
        <w:bottom w:val="none" w:sz="0" w:space="0" w:color="auto"/>
        <w:right w:val="none" w:sz="0" w:space="0" w:color="auto"/>
      </w:divBdr>
    </w:div>
    <w:div w:id="963970116">
      <w:marLeft w:val="480"/>
      <w:marRight w:val="0"/>
      <w:marTop w:val="0"/>
      <w:marBottom w:val="0"/>
      <w:divBdr>
        <w:top w:val="none" w:sz="0" w:space="0" w:color="auto"/>
        <w:left w:val="none" w:sz="0" w:space="0" w:color="auto"/>
        <w:bottom w:val="none" w:sz="0" w:space="0" w:color="auto"/>
        <w:right w:val="none" w:sz="0" w:space="0" w:color="auto"/>
      </w:divBdr>
    </w:div>
    <w:div w:id="965742760">
      <w:marLeft w:val="480"/>
      <w:marRight w:val="0"/>
      <w:marTop w:val="0"/>
      <w:marBottom w:val="0"/>
      <w:divBdr>
        <w:top w:val="none" w:sz="0" w:space="0" w:color="auto"/>
        <w:left w:val="none" w:sz="0" w:space="0" w:color="auto"/>
        <w:bottom w:val="none" w:sz="0" w:space="0" w:color="auto"/>
        <w:right w:val="none" w:sz="0" w:space="0" w:color="auto"/>
      </w:divBdr>
    </w:div>
    <w:div w:id="965812193">
      <w:marLeft w:val="480"/>
      <w:marRight w:val="0"/>
      <w:marTop w:val="0"/>
      <w:marBottom w:val="0"/>
      <w:divBdr>
        <w:top w:val="none" w:sz="0" w:space="0" w:color="auto"/>
        <w:left w:val="none" w:sz="0" w:space="0" w:color="auto"/>
        <w:bottom w:val="none" w:sz="0" w:space="0" w:color="auto"/>
        <w:right w:val="none" w:sz="0" w:space="0" w:color="auto"/>
      </w:divBdr>
    </w:div>
    <w:div w:id="969170120">
      <w:marLeft w:val="480"/>
      <w:marRight w:val="0"/>
      <w:marTop w:val="0"/>
      <w:marBottom w:val="0"/>
      <w:divBdr>
        <w:top w:val="none" w:sz="0" w:space="0" w:color="auto"/>
        <w:left w:val="none" w:sz="0" w:space="0" w:color="auto"/>
        <w:bottom w:val="none" w:sz="0" w:space="0" w:color="auto"/>
        <w:right w:val="none" w:sz="0" w:space="0" w:color="auto"/>
      </w:divBdr>
    </w:div>
    <w:div w:id="969242770">
      <w:marLeft w:val="640"/>
      <w:marRight w:val="0"/>
      <w:marTop w:val="0"/>
      <w:marBottom w:val="0"/>
      <w:divBdr>
        <w:top w:val="none" w:sz="0" w:space="0" w:color="auto"/>
        <w:left w:val="none" w:sz="0" w:space="0" w:color="auto"/>
        <w:bottom w:val="none" w:sz="0" w:space="0" w:color="auto"/>
        <w:right w:val="none" w:sz="0" w:space="0" w:color="auto"/>
      </w:divBdr>
    </w:div>
    <w:div w:id="971712634">
      <w:bodyDiv w:val="1"/>
      <w:marLeft w:val="0"/>
      <w:marRight w:val="0"/>
      <w:marTop w:val="0"/>
      <w:marBottom w:val="0"/>
      <w:divBdr>
        <w:top w:val="none" w:sz="0" w:space="0" w:color="auto"/>
        <w:left w:val="none" w:sz="0" w:space="0" w:color="auto"/>
        <w:bottom w:val="none" w:sz="0" w:space="0" w:color="auto"/>
        <w:right w:val="none" w:sz="0" w:space="0" w:color="auto"/>
      </w:divBdr>
    </w:div>
    <w:div w:id="972906127">
      <w:marLeft w:val="480"/>
      <w:marRight w:val="0"/>
      <w:marTop w:val="0"/>
      <w:marBottom w:val="0"/>
      <w:divBdr>
        <w:top w:val="none" w:sz="0" w:space="0" w:color="auto"/>
        <w:left w:val="none" w:sz="0" w:space="0" w:color="auto"/>
        <w:bottom w:val="none" w:sz="0" w:space="0" w:color="auto"/>
        <w:right w:val="none" w:sz="0" w:space="0" w:color="auto"/>
      </w:divBdr>
    </w:div>
    <w:div w:id="974061918">
      <w:bodyDiv w:val="1"/>
      <w:marLeft w:val="0"/>
      <w:marRight w:val="0"/>
      <w:marTop w:val="0"/>
      <w:marBottom w:val="0"/>
      <w:divBdr>
        <w:top w:val="none" w:sz="0" w:space="0" w:color="auto"/>
        <w:left w:val="none" w:sz="0" w:space="0" w:color="auto"/>
        <w:bottom w:val="none" w:sz="0" w:space="0" w:color="auto"/>
        <w:right w:val="none" w:sz="0" w:space="0" w:color="auto"/>
      </w:divBdr>
    </w:div>
    <w:div w:id="975765615">
      <w:bodyDiv w:val="1"/>
      <w:marLeft w:val="0"/>
      <w:marRight w:val="0"/>
      <w:marTop w:val="0"/>
      <w:marBottom w:val="0"/>
      <w:divBdr>
        <w:top w:val="none" w:sz="0" w:space="0" w:color="auto"/>
        <w:left w:val="none" w:sz="0" w:space="0" w:color="auto"/>
        <w:bottom w:val="none" w:sz="0" w:space="0" w:color="auto"/>
        <w:right w:val="none" w:sz="0" w:space="0" w:color="auto"/>
      </w:divBdr>
      <w:divsChild>
        <w:div w:id="52892414">
          <w:marLeft w:val="480"/>
          <w:marRight w:val="0"/>
          <w:marTop w:val="0"/>
          <w:marBottom w:val="0"/>
          <w:divBdr>
            <w:top w:val="none" w:sz="0" w:space="0" w:color="auto"/>
            <w:left w:val="none" w:sz="0" w:space="0" w:color="auto"/>
            <w:bottom w:val="none" w:sz="0" w:space="0" w:color="auto"/>
            <w:right w:val="none" w:sz="0" w:space="0" w:color="auto"/>
          </w:divBdr>
        </w:div>
        <w:div w:id="113060260">
          <w:marLeft w:val="480"/>
          <w:marRight w:val="0"/>
          <w:marTop w:val="0"/>
          <w:marBottom w:val="0"/>
          <w:divBdr>
            <w:top w:val="none" w:sz="0" w:space="0" w:color="auto"/>
            <w:left w:val="none" w:sz="0" w:space="0" w:color="auto"/>
            <w:bottom w:val="none" w:sz="0" w:space="0" w:color="auto"/>
            <w:right w:val="none" w:sz="0" w:space="0" w:color="auto"/>
          </w:divBdr>
        </w:div>
        <w:div w:id="194773064">
          <w:marLeft w:val="480"/>
          <w:marRight w:val="0"/>
          <w:marTop w:val="0"/>
          <w:marBottom w:val="0"/>
          <w:divBdr>
            <w:top w:val="none" w:sz="0" w:space="0" w:color="auto"/>
            <w:left w:val="none" w:sz="0" w:space="0" w:color="auto"/>
            <w:bottom w:val="none" w:sz="0" w:space="0" w:color="auto"/>
            <w:right w:val="none" w:sz="0" w:space="0" w:color="auto"/>
          </w:divBdr>
        </w:div>
        <w:div w:id="227108898">
          <w:marLeft w:val="480"/>
          <w:marRight w:val="0"/>
          <w:marTop w:val="0"/>
          <w:marBottom w:val="0"/>
          <w:divBdr>
            <w:top w:val="none" w:sz="0" w:space="0" w:color="auto"/>
            <w:left w:val="none" w:sz="0" w:space="0" w:color="auto"/>
            <w:bottom w:val="none" w:sz="0" w:space="0" w:color="auto"/>
            <w:right w:val="none" w:sz="0" w:space="0" w:color="auto"/>
          </w:divBdr>
        </w:div>
        <w:div w:id="232617674">
          <w:marLeft w:val="480"/>
          <w:marRight w:val="0"/>
          <w:marTop w:val="0"/>
          <w:marBottom w:val="0"/>
          <w:divBdr>
            <w:top w:val="none" w:sz="0" w:space="0" w:color="auto"/>
            <w:left w:val="none" w:sz="0" w:space="0" w:color="auto"/>
            <w:bottom w:val="none" w:sz="0" w:space="0" w:color="auto"/>
            <w:right w:val="none" w:sz="0" w:space="0" w:color="auto"/>
          </w:divBdr>
        </w:div>
        <w:div w:id="333146357">
          <w:marLeft w:val="480"/>
          <w:marRight w:val="0"/>
          <w:marTop w:val="0"/>
          <w:marBottom w:val="0"/>
          <w:divBdr>
            <w:top w:val="none" w:sz="0" w:space="0" w:color="auto"/>
            <w:left w:val="none" w:sz="0" w:space="0" w:color="auto"/>
            <w:bottom w:val="none" w:sz="0" w:space="0" w:color="auto"/>
            <w:right w:val="none" w:sz="0" w:space="0" w:color="auto"/>
          </w:divBdr>
        </w:div>
        <w:div w:id="333917293">
          <w:marLeft w:val="480"/>
          <w:marRight w:val="0"/>
          <w:marTop w:val="0"/>
          <w:marBottom w:val="0"/>
          <w:divBdr>
            <w:top w:val="none" w:sz="0" w:space="0" w:color="auto"/>
            <w:left w:val="none" w:sz="0" w:space="0" w:color="auto"/>
            <w:bottom w:val="none" w:sz="0" w:space="0" w:color="auto"/>
            <w:right w:val="none" w:sz="0" w:space="0" w:color="auto"/>
          </w:divBdr>
        </w:div>
        <w:div w:id="351609158">
          <w:marLeft w:val="480"/>
          <w:marRight w:val="0"/>
          <w:marTop w:val="0"/>
          <w:marBottom w:val="0"/>
          <w:divBdr>
            <w:top w:val="none" w:sz="0" w:space="0" w:color="auto"/>
            <w:left w:val="none" w:sz="0" w:space="0" w:color="auto"/>
            <w:bottom w:val="none" w:sz="0" w:space="0" w:color="auto"/>
            <w:right w:val="none" w:sz="0" w:space="0" w:color="auto"/>
          </w:divBdr>
        </w:div>
        <w:div w:id="356929517">
          <w:marLeft w:val="480"/>
          <w:marRight w:val="0"/>
          <w:marTop w:val="0"/>
          <w:marBottom w:val="0"/>
          <w:divBdr>
            <w:top w:val="none" w:sz="0" w:space="0" w:color="auto"/>
            <w:left w:val="none" w:sz="0" w:space="0" w:color="auto"/>
            <w:bottom w:val="none" w:sz="0" w:space="0" w:color="auto"/>
            <w:right w:val="none" w:sz="0" w:space="0" w:color="auto"/>
          </w:divBdr>
        </w:div>
        <w:div w:id="465201970">
          <w:marLeft w:val="480"/>
          <w:marRight w:val="0"/>
          <w:marTop w:val="0"/>
          <w:marBottom w:val="0"/>
          <w:divBdr>
            <w:top w:val="none" w:sz="0" w:space="0" w:color="auto"/>
            <w:left w:val="none" w:sz="0" w:space="0" w:color="auto"/>
            <w:bottom w:val="none" w:sz="0" w:space="0" w:color="auto"/>
            <w:right w:val="none" w:sz="0" w:space="0" w:color="auto"/>
          </w:divBdr>
        </w:div>
        <w:div w:id="506091775">
          <w:marLeft w:val="480"/>
          <w:marRight w:val="0"/>
          <w:marTop w:val="0"/>
          <w:marBottom w:val="0"/>
          <w:divBdr>
            <w:top w:val="none" w:sz="0" w:space="0" w:color="auto"/>
            <w:left w:val="none" w:sz="0" w:space="0" w:color="auto"/>
            <w:bottom w:val="none" w:sz="0" w:space="0" w:color="auto"/>
            <w:right w:val="none" w:sz="0" w:space="0" w:color="auto"/>
          </w:divBdr>
        </w:div>
        <w:div w:id="514997248">
          <w:marLeft w:val="480"/>
          <w:marRight w:val="0"/>
          <w:marTop w:val="0"/>
          <w:marBottom w:val="0"/>
          <w:divBdr>
            <w:top w:val="none" w:sz="0" w:space="0" w:color="auto"/>
            <w:left w:val="none" w:sz="0" w:space="0" w:color="auto"/>
            <w:bottom w:val="none" w:sz="0" w:space="0" w:color="auto"/>
            <w:right w:val="none" w:sz="0" w:space="0" w:color="auto"/>
          </w:divBdr>
        </w:div>
        <w:div w:id="541555736">
          <w:marLeft w:val="480"/>
          <w:marRight w:val="0"/>
          <w:marTop w:val="0"/>
          <w:marBottom w:val="0"/>
          <w:divBdr>
            <w:top w:val="none" w:sz="0" w:space="0" w:color="auto"/>
            <w:left w:val="none" w:sz="0" w:space="0" w:color="auto"/>
            <w:bottom w:val="none" w:sz="0" w:space="0" w:color="auto"/>
            <w:right w:val="none" w:sz="0" w:space="0" w:color="auto"/>
          </w:divBdr>
        </w:div>
        <w:div w:id="567112229">
          <w:marLeft w:val="480"/>
          <w:marRight w:val="0"/>
          <w:marTop w:val="0"/>
          <w:marBottom w:val="0"/>
          <w:divBdr>
            <w:top w:val="none" w:sz="0" w:space="0" w:color="auto"/>
            <w:left w:val="none" w:sz="0" w:space="0" w:color="auto"/>
            <w:bottom w:val="none" w:sz="0" w:space="0" w:color="auto"/>
            <w:right w:val="none" w:sz="0" w:space="0" w:color="auto"/>
          </w:divBdr>
        </w:div>
        <w:div w:id="576860843">
          <w:marLeft w:val="480"/>
          <w:marRight w:val="0"/>
          <w:marTop w:val="0"/>
          <w:marBottom w:val="0"/>
          <w:divBdr>
            <w:top w:val="none" w:sz="0" w:space="0" w:color="auto"/>
            <w:left w:val="none" w:sz="0" w:space="0" w:color="auto"/>
            <w:bottom w:val="none" w:sz="0" w:space="0" w:color="auto"/>
            <w:right w:val="none" w:sz="0" w:space="0" w:color="auto"/>
          </w:divBdr>
        </w:div>
        <w:div w:id="596868251">
          <w:marLeft w:val="480"/>
          <w:marRight w:val="0"/>
          <w:marTop w:val="0"/>
          <w:marBottom w:val="0"/>
          <w:divBdr>
            <w:top w:val="none" w:sz="0" w:space="0" w:color="auto"/>
            <w:left w:val="none" w:sz="0" w:space="0" w:color="auto"/>
            <w:bottom w:val="none" w:sz="0" w:space="0" w:color="auto"/>
            <w:right w:val="none" w:sz="0" w:space="0" w:color="auto"/>
          </w:divBdr>
        </w:div>
        <w:div w:id="620771759">
          <w:marLeft w:val="480"/>
          <w:marRight w:val="0"/>
          <w:marTop w:val="0"/>
          <w:marBottom w:val="0"/>
          <w:divBdr>
            <w:top w:val="none" w:sz="0" w:space="0" w:color="auto"/>
            <w:left w:val="none" w:sz="0" w:space="0" w:color="auto"/>
            <w:bottom w:val="none" w:sz="0" w:space="0" w:color="auto"/>
            <w:right w:val="none" w:sz="0" w:space="0" w:color="auto"/>
          </w:divBdr>
        </w:div>
        <w:div w:id="749470123">
          <w:marLeft w:val="480"/>
          <w:marRight w:val="0"/>
          <w:marTop w:val="0"/>
          <w:marBottom w:val="0"/>
          <w:divBdr>
            <w:top w:val="none" w:sz="0" w:space="0" w:color="auto"/>
            <w:left w:val="none" w:sz="0" w:space="0" w:color="auto"/>
            <w:bottom w:val="none" w:sz="0" w:space="0" w:color="auto"/>
            <w:right w:val="none" w:sz="0" w:space="0" w:color="auto"/>
          </w:divBdr>
        </w:div>
        <w:div w:id="797141263">
          <w:marLeft w:val="480"/>
          <w:marRight w:val="0"/>
          <w:marTop w:val="0"/>
          <w:marBottom w:val="0"/>
          <w:divBdr>
            <w:top w:val="none" w:sz="0" w:space="0" w:color="auto"/>
            <w:left w:val="none" w:sz="0" w:space="0" w:color="auto"/>
            <w:bottom w:val="none" w:sz="0" w:space="0" w:color="auto"/>
            <w:right w:val="none" w:sz="0" w:space="0" w:color="auto"/>
          </w:divBdr>
        </w:div>
        <w:div w:id="801046813">
          <w:marLeft w:val="480"/>
          <w:marRight w:val="0"/>
          <w:marTop w:val="0"/>
          <w:marBottom w:val="0"/>
          <w:divBdr>
            <w:top w:val="none" w:sz="0" w:space="0" w:color="auto"/>
            <w:left w:val="none" w:sz="0" w:space="0" w:color="auto"/>
            <w:bottom w:val="none" w:sz="0" w:space="0" w:color="auto"/>
            <w:right w:val="none" w:sz="0" w:space="0" w:color="auto"/>
          </w:divBdr>
        </w:div>
        <w:div w:id="808861734">
          <w:marLeft w:val="480"/>
          <w:marRight w:val="0"/>
          <w:marTop w:val="0"/>
          <w:marBottom w:val="0"/>
          <w:divBdr>
            <w:top w:val="none" w:sz="0" w:space="0" w:color="auto"/>
            <w:left w:val="none" w:sz="0" w:space="0" w:color="auto"/>
            <w:bottom w:val="none" w:sz="0" w:space="0" w:color="auto"/>
            <w:right w:val="none" w:sz="0" w:space="0" w:color="auto"/>
          </w:divBdr>
        </w:div>
        <w:div w:id="908033950">
          <w:marLeft w:val="480"/>
          <w:marRight w:val="0"/>
          <w:marTop w:val="0"/>
          <w:marBottom w:val="0"/>
          <w:divBdr>
            <w:top w:val="none" w:sz="0" w:space="0" w:color="auto"/>
            <w:left w:val="none" w:sz="0" w:space="0" w:color="auto"/>
            <w:bottom w:val="none" w:sz="0" w:space="0" w:color="auto"/>
            <w:right w:val="none" w:sz="0" w:space="0" w:color="auto"/>
          </w:divBdr>
        </w:div>
        <w:div w:id="916789882">
          <w:marLeft w:val="480"/>
          <w:marRight w:val="0"/>
          <w:marTop w:val="0"/>
          <w:marBottom w:val="0"/>
          <w:divBdr>
            <w:top w:val="none" w:sz="0" w:space="0" w:color="auto"/>
            <w:left w:val="none" w:sz="0" w:space="0" w:color="auto"/>
            <w:bottom w:val="none" w:sz="0" w:space="0" w:color="auto"/>
            <w:right w:val="none" w:sz="0" w:space="0" w:color="auto"/>
          </w:divBdr>
        </w:div>
        <w:div w:id="922225182">
          <w:marLeft w:val="480"/>
          <w:marRight w:val="0"/>
          <w:marTop w:val="0"/>
          <w:marBottom w:val="0"/>
          <w:divBdr>
            <w:top w:val="none" w:sz="0" w:space="0" w:color="auto"/>
            <w:left w:val="none" w:sz="0" w:space="0" w:color="auto"/>
            <w:bottom w:val="none" w:sz="0" w:space="0" w:color="auto"/>
            <w:right w:val="none" w:sz="0" w:space="0" w:color="auto"/>
          </w:divBdr>
        </w:div>
        <w:div w:id="995568985">
          <w:marLeft w:val="480"/>
          <w:marRight w:val="0"/>
          <w:marTop w:val="0"/>
          <w:marBottom w:val="0"/>
          <w:divBdr>
            <w:top w:val="none" w:sz="0" w:space="0" w:color="auto"/>
            <w:left w:val="none" w:sz="0" w:space="0" w:color="auto"/>
            <w:bottom w:val="none" w:sz="0" w:space="0" w:color="auto"/>
            <w:right w:val="none" w:sz="0" w:space="0" w:color="auto"/>
          </w:divBdr>
        </w:div>
        <w:div w:id="999115394">
          <w:marLeft w:val="480"/>
          <w:marRight w:val="0"/>
          <w:marTop w:val="0"/>
          <w:marBottom w:val="0"/>
          <w:divBdr>
            <w:top w:val="none" w:sz="0" w:space="0" w:color="auto"/>
            <w:left w:val="none" w:sz="0" w:space="0" w:color="auto"/>
            <w:bottom w:val="none" w:sz="0" w:space="0" w:color="auto"/>
            <w:right w:val="none" w:sz="0" w:space="0" w:color="auto"/>
          </w:divBdr>
        </w:div>
        <w:div w:id="1002898158">
          <w:marLeft w:val="480"/>
          <w:marRight w:val="0"/>
          <w:marTop w:val="0"/>
          <w:marBottom w:val="0"/>
          <w:divBdr>
            <w:top w:val="none" w:sz="0" w:space="0" w:color="auto"/>
            <w:left w:val="none" w:sz="0" w:space="0" w:color="auto"/>
            <w:bottom w:val="none" w:sz="0" w:space="0" w:color="auto"/>
            <w:right w:val="none" w:sz="0" w:space="0" w:color="auto"/>
          </w:divBdr>
        </w:div>
        <w:div w:id="1109426109">
          <w:marLeft w:val="480"/>
          <w:marRight w:val="0"/>
          <w:marTop w:val="0"/>
          <w:marBottom w:val="0"/>
          <w:divBdr>
            <w:top w:val="none" w:sz="0" w:space="0" w:color="auto"/>
            <w:left w:val="none" w:sz="0" w:space="0" w:color="auto"/>
            <w:bottom w:val="none" w:sz="0" w:space="0" w:color="auto"/>
            <w:right w:val="none" w:sz="0" w:space="0" w:color="auto"/>
          </w:divBdr>
        </w:div>
        <w:div w:id="1131363203">
          <w:marLeft w:val="480"/>
          <w:marRight w:val="0"/>
          <w:marTop w:val="0"/>
          <w:marBottom w:val="0"/>
          <w:divBdr>
            <w:top w:val="none" w:sz="0" w:space="0" w:color="auto"/>
            <w:left w:val="none" w:sz="0" w:space="0" w:color="auto"/>
            <w:bottom w:val="none" w:sz="0" w:space="0" w:color="auto"/>
            <w:right w:val="none" w:sz="0" w:space="0" w:color="auto"/>
          </w:divBdr>
        </w:div>
        <w:div w:id="1142119168">
          <w:marLeft w:val="480"/>
          <w:marRight w:val="0"/>
          <w:marTop w:val="0"/>
          <w:marBottom w:val="0"/>
          <w:divBdr>
            <w:top w:val="none" w:sz="0" w:space="0" w:color="auto"/>
            <w:left w:val="none" w:sz="0" w:space="0" w:color="auto"/>
            <w:bottom w:val="none" w:sz="0" w:space="0" w:color="auto"/>
            <w:right w:val="none" w:sz="0" w:space="0" w:color="auto"/>
          </w:divBdr>
        </w:div>
        <w:div w:id="1158233988">
          <w:marLeft w:val="480"/>
          <w:marRight w:val="0"/>
          <w:marTop w:val="0"/>
          <w:marBottom w:val="0"/>
          <w:divBdr>
            <w:top w:val="none" w:sz="0" w:space="0" w:color="auto"/>
            <w:left w:val="none" w:sz="0" w:space="0" w:color="auto"/>
            <w:bottom w:val="none" w:sz="0" w:space="0" w:color="auto"/>
            <w:right w:val="none" w:sz="0" w:space="0" w:color="auto"/>
          </w:divBdr>
        </w:div>
        <w:div w:id="1255550144">
          <w:marLeft w:val="480"/>
          <w:marRight w:val="0"/>
          <w:marTop w:val="0"/>
          <w:marBottom w:val="0"/>
          <w:divBdr>
            <w:top w:val="none" w:sz="0" w:space="0" w:color="auto"/>
            <w:left w:val="none" w:sz="0" w:space="0" w:color="auto"/>
            <w:bottom w:val="none" w:sz="0" w:space="0" w:color="auto"/>
            <w:right w:val="none" w:sz="0" w:space="0" w:color="auto"/>
          </w:divBdr>
        </w:div>
        <w:div w:id="1276450595">
          <w:marLeft w:val="480"/>
          <w:marRight w:val="0"/>
          <w:marTop w:val="0"/>
          <w:marBottom w:val="0"/>
          <w:divBdr>
            <w:top w:val="none" w:sz="0" w:space="0" w:color="auto"/>
            <w:left w:val="none" w:sz="0" w:space="0" w:color="auto"/>
            <w:bottom w:val="none" w:sz="0" w:space="0" w:color="auto"/>
            <w:right w:val="none" w:sz="0" w:space="0" w:color="auto"/>
          </w:divBdr>
        </w:div>
        <w:div w:id="1307276297">
          <w:marLeft w:val="480"/>
          <w:marRight w:val="0"/>
          <w:marTop w:val="0"/>
          <w:marBottom w:val="0"/>
          <w:divBdr>
            <w:top w:val="none" w:sz="0" w:space="0" w:color="auto"/>
            <w:left w:val="none" w:sz="0" w:space="0" w:color="auto"/>
            <w:bottom w:val="none" w:sz="0" w:space="0" w:color="auto"/>
            <w:right w:val="none" w:sz="0" w:space="0" w:color="auto"/>
          </w:divBdr>
        </w:div>
        <w:div w:id="1319335742">
          <w:marLeft w:val="480"/>
          <w:marRight w:val="0"/>
          <w:marTop w:val="0"/>
          <w:marBottom w:val="0"/>
          <w:divBdr>
            <w:top w:val="none" w:sz="0" w:space="0" w:color="auto"/>
            <w:left w:val="none" w:sz="0" w:space="0" w:color="auto"/>
            <w:bottom w:val="none" w:sz="0" w:space="0" w:color="auto"/>
            <w:right w:val="none" w:sz="0" w:space="0" w:color="auto"/>
          </w:divBdr>
        </w:div>
        <w:div w:id="1324511542">
          <w:marLeft w:val="480"/>
          <w:marRight w:val="0"/>
          <w:marTop w:val="0"/>
          <w:marBottom w:val="0"/>
          <w:divBdr>
            <w:top w:val="none" w:sz="0" w:space="0" w:color="auto"/>
            <w:left w:val="none" w:sz="0" w:space="0" w:color="auto"/>
            <w:bottom w:val="none" w:sz="0" w:space="0" w:color="auto"/>
            <w:right w:val="none" w:sz="0" w:space="0" w:color="auto"/>
          </w:divBdr>
        </w:div>
        <w:div w:id="1327052408">
          <w:marLeft w:val="480"/>
          <w:marRight w:val="0"/>
          <w:marTop w:val="0"/>
          <w:marBottom w:val="0"/>
          <w:divBdr>
            <w:top w:val="none" w:sz="0" w:space="0" w:color="auto"/>
            <w:left w:val="none" w:sz="0" w:space="0" w:color="auto"/>
            <w:bottom w:val="none" w:sz="0" w:space="0" w:color="auto"/>
            <w:right w:val="none" w:sz="0" w:space="0" w:color="auto"/>
          </w:divBdr>
        </w:div>
        <w:div w:id="1352223759">
          <w:marLeft w:val="480"/>
          <w:marRight w:val="0"/>
          <w:marTop w:val="0"/>
          <w:marBottom w:val="0"/>
          <w:divBdr>
            <w:top w:val="none" w:sz="0" w:space="0" w:color="auto"/>
            <w:left w:val="none" w:sz="0" w:space="0" w:color="auto"/>
            <w:bottom w:val="none" w:sz="0" w:space="0" w:color="auto"/>
            <w:right w:val="none" w:sz="0" w:space="0" w:color="auto"/>
          </w:divBdr>
        </w:div>
        <w:div w:id="1380208348">
          <w:marLeft w:val="480"/>
          <w:marRight w:val="0"/>
          <w:marTop w:val="0"/>
          <w:marBottom w:val="0"/>
          <w:divBdr>
            <w:top w:val="none" w:sz="0" w:space="0" w:color="auto"/>
            <w:left w:val="none" w:sz="0" w:space="0" w:color="auto"/>
            <w:bottom w:val="none" w:sz="0" w:space="0" w:color="auto"/>
            <w:right w:val="none" w:sz="0" w:space="0" w:color="auto"/>
          </w:divBdr>
        </w:div>
        <w:div w:id="1402026252">
          <w:marLeft w:val="480"/>
          <w:marRight w:val="0"/>
          <w:marTop w:val="0"/>
          <w:marBottom w:val="0"/>
          <w:divBdr>
            <w:top w:val="none" w:sz="0" w:space="0" w:color="auto"/>
            <w:left w:val="none" w:sz="0" w:space="0" w:color="auto"/>
            <w:bottom w:val="none" w:sz="0" w:space="0" w:color="auto"/>
            <w:right w:val="none" w:sz="0" w:space="0" w:color="auto"/>
          </w:divBdr>
        </w:div>
        <w:div w:id="1408306886">
          <w:marLeft w:val="480"/>
          <w:marRight w:val="0"/>
          <w:marTop w:val="0"/>
          <w:marBottom w:val="0"/>
          <w:divBdr>
            <w:top w:val="none" w:sz="0" w:space="0" w:color="auto"/>
            <w:left w:val="none" w:sz="0" w:space="0" w:color="auto"/>
            <w:bottom w:val="none" w:sz="0" w:space="0" w:color="auto"/>
            <w:right w:val="none" w:sz="0" w:space="0" w:color="auto"/>
          </w:divBdr>
        </w:div>
        <w:div w:id="1630430230">
          <w:marLeft w:val="480"/>
          <w:marRight w:val="0"/>
          <w:marTop w:val="0"/>
          <w:marBottom w:val="0"/>
          <w:divBdr>
            <w:top w:val="none" w:sz="0" w:space="0" w:color="auto"/>
            <w:left w:val="none" w:sz="0" w:space="0" w:color="auto"/>
            <w:bottom w:val="none" w:sz="0" w:space="0" w:color="auto"/>
            <w:right w:val="none" w:sz="0" w:space="0" w:color="auto"/>
          </w:divBdr>
        </w:div>
        <w:div w:id="1682510583">
          <w:marLeft w:val="480"/>
          <w:marRight w:val="0"/>
          <w:marTop w:val="0"/>
          <w:marBottom w:val="0"/>
          <w:divBdr>
            <w:top w:val="none" w:sz="0" w:space="0" w:color="auto"/>
            <w:left w:val="none" w:sz="0" w:space="0" w:color="auto"/>
            <w:bottom w:val="none" w:sz="0" w:space="0" w:color="auto"/>
            <w:right w:val="none" w:sz="0" w:space="0" w:color="auto"/>
          </w:divBdr>
        </w:div>
        <w:div w:id="1775975646">
          <w:marLeft w:val="480"/>
          <w:marRight w:val="0"/>
          <w:marTop w:val="0"/>
          <w:marBottom w:val="0"/>
          <w:divBdr>
            <w:top w:val="none" w:sz="0" w:space="0" w:color="auto"/>
            <w:left w:val="none" w:sz="0" w:space="0" w:color="auto"/>
            <w:bottom w:val="none" w:sz="0" w:space="0" w:color="auto"/>
            <w:right w:val="none" w:sz="0" w:space="0" w:color="auto"/>
          </w:divBdr>
        </w:div>
        <w:div w:id="1819104514">
          <w:marLeft w:val="480"/>
          <w:marRight w:val="0"/>
          <w:marTop w:val="0"/>
          <w:marBottom w:val="0"/>
          <w:divBdr>
            <w:top w:val="none" w:sz="0" w:space="0" w:color="auto"/>
            <w:left w:val="none" w:sz="0" w:space="0" w:color="auto"/>
            <w:bottom w:val="none" w:sz="0" w:space="0" w:color="auto"/>
            <w:right w:val="none" w:sz="0" w:space="0" w:color="auto"/>
          </w:divBdr>
        </w:div>
        <w:div w:id="1887374992">
          <w:marLeft w:val="480"/>
          <w:marRight w:val="0"/>
          <w:marTop w:val="0"/>
          <w:marBottom w:val="0"/>
          <w:divBdr>
            <w:top w:val="none" w:sz="0" w:space="0" w:color="auto"/>
            <w:left w:val="none" w:sz="0" w:space="0" w:color="auto"/>
            <w:bottom w:val="none" w:sz="0" w:space="0" w:color="auto"/>
            <w:right w:val="none" w:sz="0" w:space="0" w:color="auto"/>
          </w:divBdr>
        </w:div>
        <w:div w:id="1996447327">
          <w:marLeft w:val="480"/>
          <w:marRight w:val="0"/>
          <w:marTop w:val="0"/>
          <w:marBottom w:val="0"/>
          <w:divBdr>
            <w:top w:val="none" w:sz="0" w:space="0" w:color="auto"/>
            <w:left w:val="none" w:sz="0" w:space="0" w:color="auto"/>
            <w:bottom w:val="none" w:sz="0" w:space="0" w:color="auto"/>
            <w:right w:val="none" w:sz="0" w:space="0" w:color="auto"/>
          </w:divBdr>
        </w:div>
        <w:div w:id="2053068441">
          <w:marLeft w:val="480"/>
          <w:marRight w:val="0"/>
          <w:marTop w:val="0"/>
          <w:marBottom w:val="0"/>
          <w:divBdr>
            <w:top w:val="none" w:sz="0" w:space="0" w:color="auto"/>
            <w:left w:val="none" w:sz="0" w:space="0" w:color="auto"/>
            <w:bottom w:val="none" w:sz="0" w:space="0" w:color="auto"/>
            <w:right w:val="none" w:sz="0" w:space="0" w:color="auto"/>
          </w:divBdr>
        </w:div>
        <w:div w:id="2071420694">
          <w:marLeft w:val="480"/>
          <w:marRight w:val="0"/>
          <w:marTop w:val="0"/>
          <w:marBottom w:val="0"/>
          <w:divBdr>
            <w:top w:val="none" w:sz="0" w:space="0" w:color="auto"/>
            <w:left w:val="none" w:sz="0" w:space="0" w:color="auto"/>
            <w:bottom w:val="none" w:sz="0" w:space="0" w:color="auto"/>
            <w:right w:val="none" w:sz="0" w:space="0" w:color="auto"/>
          </w:divBdr>
        </w:div>
        <w:div w:id="2127459766">
          <w:marLeft w:val="480"/>
          <w:marRight w:val="0"/>
          <w:marTop w:val="0"/>
          <w:marBottom w:val="0"/>
          <w:divBdr>
            <w:top w:val="none" w:sz="0" w:space="0" w:color="auto"/>
            <w:left w:val="none" w:sz="0" w:space="0" w:color="auto"/>
            <w:bottom w:val="none" w:sz="0" w:space="0" w:color="auto"/>
            <w:right w:val="none" w:sz="0" w:space="0" w:color="auto"/>
          </w:divBdr>
        </w:div>
      </w:divsChild>
    </w:div>
    <w:div w:id="975839715">
      <w:marLeft w:val="480"/>
      <w:marRight w:val="0"/>
      <w:marTop w:val="0"/>
      <w:marBottom w:val="0"/>
      <w:divBdr>
        <w:top w:val="none" w:sz="0" w:space="0" w:color="auto"/>
        <w:left w:val="none" w:sz="0" w:space="0" w:color="auto"/>
        <w:bottom w:val="none" w:sz="0" w:space="0" w:color="auto"/>
        <w:right w:val="none" w:sz="0" w:space="0" w:color="auto"/>
      </w:divBdr>
    </w:div>
    <w:div w:id="977808422">
      <w:bodyDiv w:val="1"/>
      <w:marLeft w:val="0"/>
      <w:marRight w:val="0"/>
      <w:marTop w:val="0"/>
      <w:marBottom w:val="0"/>
      <w:divBdr>
        <w:top w:val="none" w:sz="0" w:space="0" w:color="auto"/>
        <w:left w:val="none" w:sz="0" w:space="0" w:color="auto"/>
        <w:bottom w:val="none" w:sz="0" w:space="0" w:color="auto"/>
        <w:right w:val="none" w:sz="0" w:space="0" w:color="auto"/>
      </w:divBdr>
      <w:divsChild>
        <w:div w:id="87435512">
          <w:marLeft w:val="480"/>
          <w:marRight w:val="0"/>
          <w:marTop w:val="0"/>
          <w:marBottom w:val="0"/>
          <w:divBdr>
            <w:top w:val="none" w:sz="0" w:space="0" w:color="auto"/>
            <w:left w:val="none" w:sz="0" w:space="0" w:color="auto"/>
            <w:bottom w:val="none" w:sz="0" w:space="0" w:color="auto"/>
            <w:right w:val="none" w:sz="0" w:space="0" w:color="auto"/>
          </w:divBdr>
        </w:div>
        <w:div w:id="170414701">
          <w:marLeft w:val="480"/>
          <w:marRight w:val="0"/>
          <w:marTop w:val="0"/>
          <w:marBottom w:val="0"/>
          <w:divBdr>
            <w:top w:val="none" w:sz="0" w:space="0" w:color="auto"/>
            <w:left w:val="none" w:sz="0" w:space="0" w:color="auto"/>
            <w:bottom w:val="none" w:sz="0" w:space="0" w:color="auto"/>
            <w:right w:val="none" w:sz="0" w:space="0" w:color="auto"/>
          </w:divBdr>
        </w:div>
        <w:div w:id="596868265">
          <w:marLeft w:val="480"/>
          <w:marRight w:val="0"/>
          <w:marTop w:val="0"/>
          <w:marBottom w:val="0"/>
          <w:divBdr>
            <w:top w:val="none" w:sz="0" w:space="0" w:color="auto"/>
            <w:left w:val="none" w:sz="0" w:space="0" w:color="auto"/>
            <w:bottom w:val="none" w:sz="0" w:space="0" w:color="auto"/>
            <w:right w:val="none" w:sz="0" w:space="0" w:color="auto"/>
          </w:divBdr>
        </w:div>
        <w:div w:id="726805031">
          <w:marLeft w:val="480"/>
          <w:marRight w:val="0"/>
          <w:marTop w:val="0"/>
          <w:marBottom w:val="0"/>
          <w:divBdr>
            <w:top w:val="none" w:sz="0" w:space="0" w:color="auto"/>
            <w:left w:val="none" w:sz="0" w:space="0" w:color="auto"/>
            <w:bottom w:val="none" w:sz="0" w:space="0" w:color="auto"/>
            <w:right w:val="none" w:sz="0" w:space="0" w:color="auto"/>
          </w:divBdr>
        </w:div>
        <w:div w:id="846291935">
          <w:marLeft w:val="480"/>
          <w:marRight w:val="0"/>
          <w:marTop w:val="0"/>
          <w:marBottom w:val="0"/>
          <w:divBdr>
            <w:top w:val="none" w:sz="0" w:space="0" w:color="auto"/>
            <w:left w:val="none" w:sz="0" w:space="0" w:color="auto"/>
            <w:bottom w:val="none" w:sz="0" w:space="0" w:color="auto"/>
            <w:right w:val="none" w:sz="0" w:space="0" w:color="auto"/>
          </w:divBdr>
        </w:div>
        <w:div w:id="894899545">
          <w:marLeft w:val="480"/>
          <w:marRight w:val="0"/>
          <w:marTop w:val="0"/>
          <w:marBottom w:val="0"/>
          <w:divBdr>
            <w:top w:val="none" w:sz="0" w:space="0" w:color="auto"/>
            <w:left w:val="none" w:sz="0" w:space="0" w:color="auto"/>
            <w:bottom w:val="none" w:sz="0" w:space="0" w:color="auto"/>
            <w:right w:val="none" w:sz="0" w:space="0" w:color="auto"/>
          </w:divBdr>
        </w:div>
        <w:div w:id="1193300916">
          <w:marLeft w:val="480"/>
          <w:marRight w:val="0"/>
          <w:marTop w:val="0"/>
          <w:marBottom w:val="0"/>
          <w:divBdr>
            <w:top w:val="none" w:sz="0" w:space="0" w:color="auto"/>
            <w:left w:val="none" w:sz="0" w:space="0" w:color="auto"/>
            <w:bottom w:val="none" w:sz="0" w:space="0" w:color="auto"/>
            <w:right w:val="none" w:sz="0" w:space="0" w:color="auto"/>
          </w:divBdr>
        </w:div>
        <w:div w:id="1244489182">
          <w:marLeft w:val="480"/>
          <w:marRight w:val="0"/>
          <w:marTop w:val="0"/>
          <w:marBottom w:val="0"/>
          <w:divBdr>
            <w:top w:val="none" w:sz="0" w:space="0" w:color="auto"/>
            <w:left w:val="none" w:sz="0" w:space="0" w:color="auto"/>
            <w:bottom w:val="none" w:sz="0" w:space="0" w:color="auto"/>
            <w:right w:val="none" w:sz="0" w:space="0" w:color="auto"/>
          </w:divBdr>
        </w:div>
        <w:div w:id="1297293106">
          <w:marLeft w:val="480"/>
          <w:marRight w:val="0"/>
          <w:marTop w:val="0"/>
          <w:marBottom w:val="0"/>
          <w:divBdr>
            <w:top w:val="none" w:sz="0" w:space="0" w:color="auto"/>
            <w:left w:val="none" w:sz="0" w:space="0" w:color="auto"/>
            <w:bottom w:val="none" w:sz="0" w:space="0" w:color="auto"/>
            <w:right w:val="none" w:sz="0" w:space="0" w:color="auto"/>
          </w:divBdr>
        </w:div>
        <w:div w:id="1400905837">
          <w:marLeft w:val="480"/>
          <w:marRight w:val="0"/>
          <w:marTop w:val="0"/>
          <w:marBottom w:val="0"/>
          <w:divBdr>
            <w:top w:val="none" w:sz="0" w:space="0" w:color="auto"/>
            <w:left w:val="none" w:sz="0" w:space="0" w:color="auto"/>
            <w:bottom w:val="none" w:sz="0" w:space="0" w:color="auto"/>
            <w:right w:val="none" w:sz="0" w:space="0" w:color="auto"/>
          </w:divBdr>
        </w:div>
        <w:div w:id="1550846198">
          <w:marLeft w:val="480"/>
          <w:marRight w:val="0"/>
          <w:marTop w:val="0"/>
          <w:marBottom w:val="0"/>
          <w:divBdr>
            <w:top w:val="none" w:sz="0" w:space="0" w:color="auto"/>
            <w:left w:val="none" w:sz="0" w:space="0" w:color="auto"/>
            <w:bottom w:val="none" w:sz="0" w:space="0" w:color="auto"/>
            <w:right w:val="none" w:sz="0" w:space="0" w:color="auto"/>
          </w:divBdr>
        </w:div>
        <w:div w:id="1741443290">
          <w:marLeft w:val="480"/>
          <w:marRight w:val="0"/>
          <w:marTop w:val="0"/>
          <w:marBottom w:val="0"/>
          <w:divBdr>
            <w:top w:val="none" w:sz="0" w:space="0" w:color="auto"/>
            <w:left w:val="none" w:sz="0" w:space="0" w:color="auto"/>
            <w:bottom w:val="none" w:sz="0" w:space="0" w:color="auto"/>
            <w:right w:val="none" w:sz="0" w:space="0" w:color="auto"/>
          </w:divBdr>
        </w:div>
        <w:div w:id="1866479303">
          <w:marLeft w:val="480"/>
          <w:marRight w:val="0"/>
          <w:marTop w:val="0"/>
          <w:marBottom w:val="0"/>
          <w:divBdr>
            <w:top w:val="none" w:sz="0" w:space="0" w:color="auto"/>
            <w:left w:val="none" w:sz="0" w:space="0" w:color="auto"/>
            <w:bottom w:val="none" w:sz="0" w:space="0" w:color="auto"/>
            <w:right w:val="none" w:sz="0" w:space="0" w:color="auto"/>
          </w:divBdr>
        </w:div>
        <w:div w:id="1982032118">
          <w:marLeft w:val="480"/>
          <w:marRight w:val="0"/>
          <w:marTop w:val="0"/>
          <w:marBottom w:val="0"/>
          <w:divBdr>
            <w:top w:val="none" w:sz="0" w:space="0" w:color="auto"/>
            <w:left w:val="none" w:sz="0" w:space="0" w:color="auto"/>
            <w:bottom w:val="none" w:sz="0" w:space="0" w:color="auto"/>
            <w:right w:val="none" w:sz="0" w:space="0" w:color="auto"/>
          </w:divBdr>
        </w:div>
        <w:div w:id="1998604000">
          <w:marLeft w:val="480"/>
          <w:marRight w:val="0"/>
          <w:marTop w:val="0"/>
          <w:marBottom w:val="0"/>
          <w:divBdr>
            <w:top w:val="none" w:sz="0" w:space="0" w:color="auto"/>
            <w:left w:val="none" w:sz="0" w:space="0" w:color="auto"/>
            <w:bottom w:val="none" w:sz="0" w:space="0" w:color="auto"/>
            <w:right w:val="none" w:sz="0" w:space="0" w:color="auto"/>
          </w:divBdr>
        </w:div>
        <w:div w:id="2061047690">
          <w:marLeft w:val="480"/>
          <w:marRight w:val="0"/>
          <w:marTop w:val="0"/>
          <w:marBottom w:val="0"/>
          <w:divBdr>
            <w:top w:val="none" w:sz="0" w:space="0" w:color="auto"/>
            <w:left w:val="none" w:sz="0" w:space="0" w:color="auto"/>
            <w:bottom w:val="none" w:sz="0" w:space="0" w:color="auto"/>
            <w:right w:val="none" w:sz="0" w:space="0" w:color="auto"/>
          </w:divBdr>
        </w:div>
        <w:div w:id="2090730641">
          <w:marLeft w:val="480"/>
          <w:marRight w:val="0"/>
          <w:marTop w:val="0"/>
          <w:marBottom w:val="0"/>
          <w:divBdr>
            <w:top w:val="none" w:sz="0" w:space="0" w:color="auto"/>
            <w:left w:val="none" w:sz="0" w:space="0" w:color="auto"/>
            <w:bottom w:val="none" w:sz="0" w:space="0" w:color="auto"/>
            <w:right w:val="none" w:sz="0" w:space="0" w:color="auto"/>
          </w:divBdr>
        </w:div>
      </w:divsChild>
    </w:div>
    <w:div w:id="978993633">
      <w:marLeft w:val="480"/>
      <w:marRight w:val="0"/>
      <w:marTop w:val="0"/>
      <w:marBottom w:val="0"/>
      <w:divBdr>
        <w:top w:val="none" w:sz="0" w:space="0" w:color="auto"/>
        <w:left w:val="none" w:sz="0" w:space="0" w:color="auto"/>
        <w:bottom w:val="none" w:sz="0" w:space="0" w:color="auto"/>
        <w:right w:val="none" w:sz="0" w:space="0" w:color="auto"/>
      </w:divBdr>
    </w:div>
    <w:div w:id="981272671">
      <w:marLeft w:val="480"/>
      <w:marRight w:val="0"/>
      <w:marTop w:val="0"/>
      <w:marBottom w:val="0"/>
      <w:divBdr>
        <w:top w:val="none" w:sz="0" w:space="0" w:color="auto"/>
        <w:left w:val="none" w:sz="0" w:space="0" w:color="auto"/>
        <w:bottom w:val="none" w:sz="0" w:space="0" w:color="auto"/>
        <w:right w:val="none" w:sz="0" w:space="0" w:color="auto"/>
      </w:divBdr>
    </w:div>
    <w:div w:id="981619793">
      <w:bodyDiv w:val="1"/>
      <w:marLeft w:val="0"/>
      <w:marRight w:val="0"/>
      <w:marTop w:val="0"/>
      <w:marBottom w:val="0"/>
      <w:divBdr>
        <w:top w:val="none" w:sz="0" w:space="0" w:color="auto"/>
        <w:left w:val="none" w:sz="0" w:space="0" w:color="auto"/>
        <w:bottom w:val="none" w:sz="0" w:space="0" w:color="auto"/>
        <w:right w:val="none" w:sz="0" w:space="0" w:color="auto"/>
      </w:divBdr>
    </w:div>
    <w:div w:id="981808127">
      <w:bodyDiv w:val="1"/>
      <w:marLeft w:val="0"/>
      <w:marRight w:val="0"/>
      <w:marTop w:val="0"/>
      <w:marBottom w:val="0"/>
      <w:divBdr>
        <w:top w:val="none" w:sz="0" w:space="0" w:color="auto"/>
        <w:left w:val="none" w:sz="0" w:space="0" w:color="auto"/>
        <w:bottom w:val="none" w:sz="0" w:space="0" w:color="auto"/>
        <w:right w:val="none" w:sz="0" w:space="0" w:color="auto"/>
      </w:divBdr>
      <w:divsChild>
        <w:div w:id="817107765">
          <w:marLeft w:val="480"/>
          <w:marRight w:val="0"/>
          <w:marTop w:val="0"/>
          <w:marBottom w:val="0"/>
          <w:divBdr>
            <w:top w:val="none" w:sz="0" w:space="0" w:color="auto"/>
            <w:left w:val="none" w:sz="0" w:space="0" w:color="auto"/>
            <w:bottom w:val="none" w:sz="0" w:space="0" w:color="auto"/>
            <w:right w:val="none" w:sz="0" w:space="0" w:color="auto"/>
          </w:divBdr>
        </w:div>
        <w:div w:id="111246825">
          <w:marLeft w:val="480"/>
          <w:marRight w:val="0"/>
          <w:marTop w:val="0"/>
          <w:marBottom w:val="0"/>
          <w:divBdr>
            <w:top w:val="none" w:sz="0" w:space="0" w:color="auto"/>
            <w:left w:val="none" w:sz="0" w:space="0" w:color="auto"/>
            <w:bottom w:val="none" w:sz="0" w:space="0" w:color="auto"/>
            <w:right w:val="none" w:sz="0" w:space="0" w:color="auto"/>
          </w:divBdr>
        </w:div>
        <w:div w:id="1857229826">
          <w:marLeft w:val="480"/>
          <w:marRight w:val="0"/>
          <w:marTop w:val="0"/>
          <w:marBottom w:val="0"/>
          <w:divBdr>
            <w:top w:val="none" w:sz="0" w:space="0" w:color="auto"/>
            <w:left w:val="none" w:sz="0" w:space="0" w:color="auto"/>
            <w:bottom w:val="none" w:sz="0" w:space="0" w:color="auto"/>
            <w:right w:val="none" w:sz="0" w:space="0" w:color="auto"/>
          </w:divBdr>
        </w:div>
        <w:div w:id="1613632993">
          <w:marLeft w:val="480"/>
          <w:marRight w:val="0"/>
          <w:marTop w:val="0"/>
          <w:marBottom w:val="0"/>
          <w:divBdr>
            <w:top w:val="none" w:sz="0" w:space="0" w:color="auto"/>
            <w:left w:val="none" w:sz="0" w:space="0" w:color="auto"/>
            <w:bottom w:val="none" w:sz="0" w:space="0" w:color="auto"/>
            <w:right w:val="none" w:sz="0" w:space="0" w:color="auto"/>
          </w:divBdr>
        </w:div>
        <w:div w:id="285163296">
          <w:marLeft w:val="480"/>
          <w:marRight w:val="0"/>
          <w:marTop w:val="0"/>
          <w:marBottom w:val="0"/>
          <w:divBdr>
            <w:top w:val="none" w:sz="0" w:space="0" w:color="auto"/>
            <w:left w:val="none" w:sz="0" w:space="0" w:color="auto"/>
            <w:bottom w:val="none" w:sz="0" w:space="0" w:color="auto"/>
            <w:right w:val="none" w:sz="0" w:space="0" w:color="auto"/>
          </w:divBdr>
        </w:div>
        <w:div w:id="908266374">
          <w:marLeft w:val="480"/>
          <w:marRight w:val="0"/>
          <w:marTop w:val="0"/>
          <w:marBottom w:val="0"/>
          <w:divBdr>
            <w:top w:val="none" w:sz="0" w:space="0" w:color="auto"/>
            <w:left w:val="none" w:sz="0" w:space="0" w:color="auto"/>
            <w:bottom w:val="none" w:sz="0" w:space="0" w:color="auto"/>
            <w:right w:val="none" w:sz="0" w:space="0" w:color="auto"/>
          </w:divBdr>
        </w:div>
        <w:div w:id="1894149994">
          <w:marLeft w:val="480"/>
          <w:marRight w:val="0"/>
          <w:marTop w:val="0"/>
          <w:marBottom w:val="0"/>
          <w:divBdr>
            <w:top w:val="none" w:sz="0" w:space="0" w:color="auto"/>
            <w:left w:val="none" w:sz="0" w:space="0" w:color="auto"/>
            <w:bottom w:val="none" w:sz="0" w:space="0" w:color="auto"/>
            <w:right w:val="none" w:sz="0" w:space="0" w:color="auto"/>
          </w:divBdr>
        </w:div>
        <w:div w:id="352148039">
          <w:marLeft w:val="480"/>
          <w:marRight w:val="0"/>
          <w:marTop w:val="0"/>
          <w:marBottom w:val="0"/>
          <w:divBdr>
            <w:top w:val="none" w:sz="0" w:space="0" w:color="auto"/>
            <w:left w:val="none" w:sz="0" w:space="0" w:color="auto"/>
            <w:bottom w:val="none" w:sz="0" w:space="0" w:color="auto"/>
            <w:right w:val="none" w:sz="0" w:space="0" w:color="auto"/>
          </w:divBdr>
        </w:div>
        <w:div w:id="3628316">
          <w:marLeft w:val="480"/>
          <w:marRight w:val="0"/>
          <w:marTop w:val="0"/>
          <w:marBottom w:val="0"/>
          <w:divBdr>
            <w:top w:val="none" w:sz="0" w:space="0" w:color="auto"/>
            <w:left w:val="none" w:sz="0" w:space="0" w:color="auto"/>
            <w:bottom w:val="none" w:sz="0" w:space="0" w:color="auto"/>
            <w:right w:val="none" w:sz="0" w:space="0" w:color="auto"/>
          </w:divBdr>
        </w:div>
        <w:div w:id="1806657207">
          <w:marLeft w:val="480"/>
          <w:marRight w:val="0"/>
          <w:marTop w:val="0"/>
          <w:marBottom w:val="0"/>
          <w:divBdr>
            <w:top w:val="none" w:sz="0" w:space="0" w:color="auto"/>
            <w:left w:val="none" w:sz="0" w:space="0" w:color="auto"/>
            <w:bottom w:val="none" w:sz="0" w:space="0" w:color="auto"/>
            <w:right w:val="none" w:sz="0" w:space="0" w:color="auto"/>
          </w:divBdr>
        </w:div>
        <w:div w:id="1235240442">
          <w:marLeft w:val="480"/>
          <w:marRight w:val="0"/>
          <w:marTop w:val="0"/>
          <w:marBottom w:val="0"/>
          <w:divBdr>
            <w:top w:val="none" w:sz="0" w:space="0" w:color="auto"/>
            <w:left w:val="none" w:sz="0" w:space="0" w:color="auto"/>
            <w:bottom w:val="none" w:sz="0" w:space="0" w:color="auto"/>
            <w:right w:val="none" w:sz="0" w:space="0" w:color="auto"/>
          </w:divBdr>
        </w:div>
        <w:div w:id="1410957278">
          <w:marLeft w:val="480"/>
          <w:marRight w:val="0"/>
          <w:marTop w:val="0"/>
          <w:marBottom w:val="0"/>
          <w:divBdr>
            <w:top w:val="none" w:sz="0" w:space="0" w:color="auto"/>
            <w:left w:val="none" w:sz="0" w:space="0" w:color="auto"/>
            <w:bottom w:val="none" w:sz="0" w:space="0" w:color="auto"/>
            <w:right w:val="none" w:sz="0" w:space="0" w:color="auto"/>
          </w:divBdr>
        </w:div>
        <w:div w:id="913703096">
          <w:marLeft w:val="480"/>
          <w:marRight w:val="0"/>
          <w:marTop w:val="0"/>
          <w:marBottom w:val="0"/>
          <w:divBdr>
            <w:top w:val="none" w:sz="0" w:space="0" w:color="auto"/>
            <w:left w:val="none" w:sz="0" w:space="0" w:color="auto"/>
            <w:bottom w:val="none" w:sz="0" w:space="0" w:color="auto"/>
            <w:right w:val="none" w:sz="0" w:space="0" w:color="auto"/>
          </w:divBdr>
        </w:div>
        <w:div w:id="477919110">
          <w:marLeft w:val="480"/>
          <w:marRight w:val="0"/>
          <w:marTop w:val="0"/>
          <w:marBottom w:val="0"/>
          <w:divBdr>
            <w:top w:val="none" w:sz="0" w:space="0" w:color="auto"/>
            <w:left w:val="none" w:sz="0" w:space="0" w:color="auto"/>
            <w:bottom w:val="none" w:sz="0" w:space="0" w:color="auto"/>
            <w:right w:val="none" w:sz="0" w:space="0" w:color="auto"/>
          </w:divBdr>
        </w:div>
        <w:div w:id="1229727540">
          <w:marLeft w:val="480"/>
          <w:marRight w:val="0"/>
          <w:marTop w:val="0"/>
          <w:marBottom w:val="0"/>
          <w:divBdr>
            <w:top w:val="none" w:sz="0" w:space="0" w:color="auto"/>
            <w:left w:val="none" w:sz="0" w:space="0" w:color="auto"/>
            <w:bottom w:val="none" w:sz="0" w:space="0" w:color="auto"/>
            <w:right w:val="none" w:sz="0" w:space="0" w:color="auto"/>
          </w:divBdr>
        </w:div>
        <w:div w:id="380131099">
          <w:marLeft w:val="480"/>
          <w:marRight w:val="0"/>
          <w:marTop w:val="0"/>
          <w:marBottom w:val="0"/>
          <w:divBdr>
            <w:top w:val="none" w:sz="0" w:space="0" w:color="auto"/>
            <w:left w:val="none" w:sz="0" w:space="0" w:color="auto"/>
            <w:bottom w:val="none" w:sz="0" w:space="0" w:color="auto"/>
            <w:right w:val="none" w:sz="0" w:space="0" w:color="auto"/>
          </w:divBdr>
        </w:div>
        <w:div w:id="56168757">
          <w:marLeft w:val="480"/>
          <w:marRight w:val="0"/>
          <w:marTop w:val="0"/>
          <w:marBottom w:val="0"/>
          <w:divBdr>
            <w:top w:val="none" w:sz="0" w:space="0" w:color="auto"/>
            <w:left w:val="none" w:sz="0" w:space="0" w:color="auto"/>
            <w:bottom w:val="none" w:sz="0" w:space="0" w:color="auto"/>
            <w:right w:val="none" w:sz="0" w:space="0" w:color="auto"/>
          </w:divBdr>
        </w:div>
        <w:div w:id="1850873224">
          <w:marLeft w:val="480"/>
          <w:marRight w:val="0"/>
          <w:marTop w:val="0"/>
          <w:marBottom w:val="0"/>
          <w:divBdr>
            <w:top w:val="none" w:sz="0" w:space="0" w:color="auto"/>
            <w:left w:val="none" w:sz="0" w:space="0" w:color="auto"/>
            <w:bottom w:val="none" w:sz="0" w:space="0" w:color="auto"/>
            <w:right w:val="none" w:sz="0" w:space="0" w:color="auto"/>
          </w:divBdr>
        </w:div>
        <w:div w:id="1057435982">
          <w:marLeft w:val="480"/>
          <w:marRight w:val="0"/>
          <w:marTop w:val="0"/>
          <w:marBottom w:val="0"/>
          <w:divBdr>
            <w:top w:val="none" w:sz="0" w:space="0" w:color="auto"/>
            <w:left w:val="none" w:sz="0" w:space="0" w:color="auto"/>
            <w:bottom w:val="none" w:sz="0" w:space="0" w:color="auto"/>
            <w:right w:val="none" w:sz="0" w:space="0" w:color="auto"/>
          </w:divBdr>
        </w:div>
        <w:div w:id="403070812">
          <w:marLeft w:val="480"/>
          <w:marRight w:val="0"/>
          <w:marTop w:val="0"/>
          <w:marBottom w:val="0"/>
          <w:divBdr>
            <w:top w:val="none" w:sz="0" w:space="0" w:color="auto"/>
            <w:left w:val="none" w:sz="0" w:space="0" w:color="auto"/>
            <w:bottom w:val="none" w:sz="0" w:space="0" w:color="auto"/>
            <w:right w:val="none" w:sz="0" w:space="0" w:color="auto"/>
          </w:divBdr>
        </w:div>
        <w:div w:id="1063986789">
          <w:marLeft w:val="480"/>
          <w:marRight w:val="0"/>
          <w:marTop w:val="0"/>
          <w:marBottom w:val="0"/>
          <w:divBdr>
            <w:top w:val="none" w:sz="0" w:space="0" w:color="auto"/>
            <w:left w:val="none" w:sz="0" w:space="0" w:color="auto"/>
            <w:bottom w:val="none" w:sz="0" w:space="0" w:color="auto"/>
            <w:right w:val="none" w:sz="0" w:space="0" w:color="auto"/>
          </w:divBdr>
        </w:div>
        <w:div w:id="915355722">
          <w:marLeft w:val="480"/>
          <w:marRight w:val="0"/>
          <w:marTop w:val="0"/>
          <w:marBottom w:val="0"/>
          <w:divBdr>
            <w:top w:val="none" w:sz="0" w:space="0" w:color="auto"/>
            <w:left w:val="none" w:sz="0" w:space="0" w:color="auto"/>
            <w:bottom w:val="none" w:sz="0" w:space="0" w:color="auto"/>
            <w:right w:val="none" w:sz="0" w:space="0" w:color="auto"/>
          </w:divBdr>
        </w:div>
        <w:div w:id="282998044">
          <w:marLeft w:val="480"/>
          <w:marRight w:val="0"/>
          <w:marTop w:val="0"/>
          <w:marBottom w:val="0"/>
          <w:divBdr>
            <w:top w:val="none" w:sz="0" w:space="0" w:color="auto"/>
            <w:left w:val="none" w:sz="0" w:space="0" w:color="auto"/>
            <w:bottom w:val="none" w:sz="0" w:space="0" w:color="auto"/>
            <w:right w:val="none" w:sz="0" w:space="0" w:color="auto"/>
          </w:divBdr>
        </w:div>
        <w:div w:id="1494754494">
          <w:marLeft w:val="480"/>
          <w:marRight w:val="0"/>
          <w:marTop w:val="0"/>
          <w:marBottom w:val="0"/>
          <w:divBdr>
            <w:top w:val="none" w:sz="0" w:space="0" w:color="auto"/>
            <w:left w:val="none" w:sz="0" w:space="0" w:color="auto"/>
            <w:bottom w:val="none" w:sz="0" w:space="0" w:color="auto"/>
            <w:right w:val="none" w:sz="0" w:space="0" w:color="auto"/>
          </w:divBdr>
        </w:div>
        <w:div w:id="272513709">
          <w:marLeft w:val="480"/>
          <w:marRight w:val="0"/>
          <w:marTop w:val="0"/>
          <w:marBottom w:val="0"/>
          <w:divBdr>
            <w:top w:val="none" w:sz="0" w:space="0" w:color="auto"/>
            <w:left w:val="none" w:sz="0" w:space="0" w:color="auto"/>
            <w:bottom w:val="none" w:sz="0" w:space="0" w:color="auto"/>
            <w:right w:val="none" w:sz="0" w:space="0" w:color="auto"/>
          </w:divBdr>
        </w:div>
        <w:div w:id="1076441211">
          <w:marLeft w:val="480"/>
          <w:marRight w:val="0"/>
          <w:marTop w:val="0"/>
          <w:marBottom w:val="0"/>
          <w:divBdr>
            <w:top w:val="none" w:sz="0" w:space="0" w:color="auto"/>
            <w:left w:val="none" w:sz="0" w:space="0" w:color="auto"/>
            <w:bottom w:val="none" w:sz="0" w:space="0" w:color="auto"/>
            <w:right w:val="none" w:sz="0" w:space="0" w:color="auto"/>
          </w:divBdr>
        </w:div>
        <w:div w:id="1175146802">
          <w:marLeft w:val="480"/>
          <w:marRight w:val="0"/>
          <w:marTop w:val="0"/>
          <w:marBottom w:val="0"/>
          <w:divBdr>
            <w:top w:val="none" w:sz="0" w:space="0" w:color="auto"/>
            <w:left w:val="none" w:sz="0" w:space="0" w:color="auto"/>
            <w:bottom w:val="none" w:sz="0" w:space="0" w:color="auto"/>
            <w:right w:val="none" w:sz="0" w:space="0" w:color="auto"/>
          </w:divBdr>
        </w:div>
        <w:div w:id="392435107">
          <w:marLeft w:val="480"/>
          <w:marRight w:val="0"/>
          <w:marTop w:val="0"/>
          <w:marBottom w:val="0"/>
          <w:divBdr>
            <w:top w:val="none" w:sz="0" w:space="0" w:color="auto"/>
            <w:left w:val="none" w:sz="0" w:space="0" w:color="auto"/>
            <w:bottom w:val="none" w:sz="0" w:space="0" w:color="auto"/>
            <w:right w:val="none" w:sz="0" w:space="0" w:color="auto"/>
          </w:divBdr>
        </w:div>
        <w:div w:id="275257258">
          <w:marLeft w:val="480"/>
          <w:marRight w:val="0"/>
          <w:marTop w:val="0"/>
          <w:marBottom w:val="0"/>
          <w:divBdr>
            <w:top w:val="none" w:sz="0" w:space="0" w:color="auto"/>
            <w:left w:val="none" w:sz="0" w:space="0" w:color="auto"/>
            <w:bottom w:val="none" w:sz="0" w:space="0" w:color="auto"/>
            <w:right w:val="none" w:sz="0" w:space="0" w:color="auto"/>
          </w:divBdr>
        </w:div>
        <w:div w:id="24184351">
          <w:marLeft w:val="480"/>
          <w:marRight w:val="0"/>
          <w:marTop w:val="0"/>
          <w:marBottom w:val="0"/>
          <w:divBdr>
            <w:top w:val="none" w:sz="0" w:space="0" w:color="auto"/>
            <w:left w:val="none" w:sz="0" w:space="0" w:color="auto"/>
            <w:bottom w:val="none" w:sz="0" w:space="0" w:color="auto"/>
            <w:right w:val="none" w:sz="0" w:space="0" w:color="auto"/>
          </w:divBdr>
        </w:div>
        <w:div w:id="2095545732">
          <w:marLeft w:val="480"/>
          <w:marRight w:val="0"/>
          <w:marTop w:val="0"/>
          <w:marBottom w:val="0"/>
          <w:divBdr>
            <w:top w:val="none" w:sz="0" w:space="0" w:color="auto"/>
            <w:left w:val="none" w:sz="0" w:space="0" w:color="auto"/>
            <w:bottom w:val="none" w:sz="0" w:space="0" w:color="auto"/>
            <w:right w:val="none" w:sz="0" w:space="0" w:color="auto"/>
          </w:divBdr>
        </w:div>
        <w:div w:id="1321273786">
          <w:marLeft w:val="480"/>
          <w:marRight w:val="0"/>
          <w:marTop w:val="0"/>
          <w:marBottom w:val="0"/>
          <w:divBdr>
            <w:top w:val="none" w:sz="0" w:space="0" w:color="auto"/>
            <w:left w:val="none" w:sz="0" w:space="0" w:color="auto"/>
            <w:bottom w:val="none" w:sz="0" w:space="0" w:color="auto"/>
            <w:right w:val="none" w:sz="0" w:space="0" w:color="auto"/>
          </w:divBdr>
        </w:div>
        <w:div w:id="195587199">
          <w:marLeft w:val="480"/>
          <w:marRight w:val="0"/>
          <w:marTop w:val="0"/>
          <w:marBottom w:val="0"/>
          <w:divBdr>
            <w:top w:val="none" w:sz="0" w:space="0" w:color="auto"/>
            <w:left w:val="none" w:sz="0" w:space="0" w:color="auto"/>
            <w:bottom w:val="none" w:sz="0" w:space="0" w:color="auto"/>
            <w:right w:val="none" w:sz="0" w:space="0" w:color="auto"/>
          </w:divBdr>
        </w:div>
        <w:div w:id="79639402">
          <w:marLeft w:val="480"/>
          <w:marRight w:val="0"/>
          <w:marTop w:val="0"/>
          <w:marBottom w:val="0"/>
          <w:divBdr>
            <w:top w:val="none" w:sz="0" w:space="0" w:color="auto"/>
            <w:left w:val="none" w:sz="0" w:space="0" w:color="auto"/>
            <w:bottom w:val="none" w:sz="0" w:space="0" w:color="auto"/>
            <w:right w:val="none" w:sz="0" w:space="0" w:color="auto"/>
          </w:divBdr>
        </w:div>
        <w:div w:id="1329095205">
          <w:marLeft w:val="480"/>
          <w:marRight w:val="0"/>
          <w:marTop w:val="0"/>
          <w:marBottom w:val="0"/>
          <w:divBdr>
            <w:top w:val="none" w:sz="0" w:space="0" w:color="auto"/>
            <w:left w:val="none" w:sz="0" w:space="0" w:color="auto"/>
            <w:bottom w:val="none" w:sz="0" w:space="0" w:color="auto"/>
            <w:right w:val="none" w:sz="0" w:space="0" w:color="auto"/>
          </w:divBdr>
        </w:div>
        <w:div w:id="28997227">
          <w:marLeft w:val="480"/>
          <w:marRight w:val="0"/>
          <w:marTop w:val="0"/>
          <w:marBottom w:val="0"/>
          <w:divBdr>
            <w:top w:val="none" w:sz="0" w:space="0" w:color="auto"/>
            <w:left w:val="none" w:sz="0" w:space="0" w:color="auto"/>
            <w:bottom w:val="none" w:sz="0" w:space="0" w:color="auto"/>
            <w:right w:val="none" w:sz="0" w:space="0" w:color="auto"/>
          </w:divBdr>
        </w:div>
        <w:div w:id="1660647110">
          <w:marLeft w:val="480"/>
          <w:marRight w:val="0"/>
          <w:marTop w:val="0"/>
          <w:marBottom w:val="0"/>
          <w:divBdr>
            <w:top w:val="none" w:sz="0" w:space="0" w:color="auto"/>
            <w:left w:val="none" w:sz="0" w:space="0" w:color="auto"/>
            <w:bottom w:val="none" w:sz="0" w:space="0" w:color="auto"/>
            <w:right w:val="none" w:sz="0" w:space="0" w:color="auto"/>
          </w:divBdr>
        </w:div>
        <w:div w:id="1857693688">
          <w:marLeft w:val="480"/>
          <w:marRight w:val="0"/>
          <w:marTop w:val="0"/>
          <w:marBottom w:val="0"/>
          <w:divBdr>
            <w:top w:val="none" w:sz="0" w:space="0" w:color="auto"/>
            <w:left w:val="none" w:sz="0" w:space="0" w:color="auto"/>
            <w:bottom w:val="none" w:sz="0" w:space="0" w:color="auto"/>
            <w:right w:val="none" w:sz="0" w:space="0" w:color="auto"/>
          </w:divBdr>
        </w:div>
        <w:div w:id="1905487511">
          <w:marLeft w:val="480"/>
          <w:marRight w:val="0"/>
          <w:marTop w:val="0"/>
          <w:marBottom w:val="0"/>
          <w:divBdr>
            <w:top w:val="none" w:sz="0" w:space="0" w:color="auto"/>
            <w:left w:val="none" w:sz="0" w:space="0" w:color="auto"/>
            <w:bottom w:val="none" w:sz="0" w:space="0" w:color="auto"/>
            <w:right w:val="none" w:sz="0" w:space="0" w:color="auto"/>
          </w:divBdr>
        </w:div>
        <w:div w:id="1145320083">
          <w:marLeft w:val="480"/>
          <w:marRight w:val="0"/>
          <w:marTop w:val="0"/>
          <w:marBottom w:val="0"/>
          <w:divBdr>
            <w:top w:val="none" w:sz="0" w:space="0" w:color="auto"/>
            <w:left w:val="none" w:sz="0" w:space="0" w:color="auto"/>
            <w:bottom w:val="none" w:sz="0" w:space="0" w:color="auto"/>
            <w:right w:val="none" w:sz="0" w:space="0" w:color="auto"/>
          </w:divBdr>
        </w:div>
        <w:div w:id="1785810037">
          <w:marLeft w:val="480"/>
          <w:marRight w:val="0"/>
          <w:marTop w:val="0"/>
          <w:marBottom w:val="0"/>
          <w:divBdr>
            <w:top w:val="none" w:sz="0" w:space="0" w:color="auto"/>
            <w:left w:val="none" w:sz="0" w:space="0" w:color="auto"/>
            <w:bottom w:val="none" w:sz="0" w:space="0" w:color="auto"/>
            <w:right w:val="none" w:sz="0" w:space="0" w:color="auto"/>
          </w:divBdr>
        </w:div>
        <w:div w:id="1636914583">
          <w:marLeft w:val="480"/>
          <w:marRight w:val="0"/>
          <w:marTop w:val="0"/>
          <w:marBottom w:val="0"/>
          <w:divBdr>
            <w:top w:val="none" w:sz="0" w:space="0" w:color="auto"/>
            <w:left w:val="none" w:sz="0" w:space="0" w:color="auto"/>
            <w:bottom w:val="none" w:sz="0" w:space="0" w:color="auto"/>
            <w:right w:val="none" w:sz="0" w:space="0" w:color="auto"/>
          </w:divBdr>
        </w:div>
        <w:div w:id="815992633">
          <w:marLeft w:val="480"/>
          <w:marRight w:val="0"/>
          <w:marTop w:val="0"/>
          <w:marBottom w:val="0"/>
          <w:divBdr>
            <w:top w:val="none" w:sz="0" w:space="0" w:color="auto"/>
            <w:left w:val="none" w:sz="0" w:space="0" w:color="auto"/>
            <w:bottom w:val="none" w:sz="0" w:space="0" w:color="auto"/>
            <w:right w:val="none" w:sz="0" w:space="0" w:color="auto"/>
          </w:divBdr>
        </w:div>
        <w:div w:id="383526866">
          <w:marLeft w:val="480"/>
          <w:marRight w:val="0"/>
          <w:marTop w:val="0"/>
          <w:marBottom w:val="0"/>
          <w:divBdr>
            <w:top w:val="none" w:sz="0" w:space="0" w:color="auto"/>
            <w:left w:val="none" w:sz="0" w:space="0" w:color="auto"/>
            <w:bottom w:val="none" w:sz="0" w:space="0" w:color="auto"/>
            <w:right w:val="none" w:sz="0" w:space="0" w:color="auto"/>
          </w:divBdr>
        </w:div>
        <w:div w:id="1968244825">
          <w:marLeft w:val="480"/>
          <w:marRight w:val="0"/>
          <w:marTop w:val="0"/>
          <w:marBottom w:val="0"/>
          <w:divBdr>
            <w:top w:val="none" w:sz="0" w:space="0" w:color="auto"/>
            <w:left w:val="none" w:sz="0" w:space="0" w:color="auto"/>
            <w:bottom w:val="none" w:sz="0" w:space="0" w:color="auto"/>
            <w:right w:val="none" w:sz="0" w:space="0" w:color="auto"/>
          </w:divBdr>
        </w:div>
        <w:div w:id="751201188">
          <w:marLeft w:val="480"/>
          <w:marRight w:val="0"/>
          <w:marTop w:val="0"/>
          <w:marBottom w:val="0"/>
          <w:divBdr>
            <w:top w:val="none" w:sz="0" w:space="0" w:color="auto"/>
            <w:left w:val="none" w:sz="0" w:space="0" w:color="auto"/>
            <w:bottom w:val="none" w:sz="0" w:space="0" w:color="auto"/>
            <w:right w:val="none" w:sz="0" w:space="0" w:color="auto"/>
          </w:divBdr>
        </w:div>
        <w:div w:id="241843135">
          <w:marLeft w:val="480"/>
          <w:marRight w:val="0"/>
          <w:marTop w:val="0"/>
          <w:marBottom w:val="0"/>
          <w:divBdr>
            <w:top w:val="none" w:sz="0" w:space="0" w:color="auto"/>
            <w:left w:val="none" w:sz="0" w:space="0" w:color="auto"/>
            <w:bottom w:val="none" w:sz="0" w:space="0" w:color="auto"/>
            <w:right w:val="none" w:sz="0" w:space="0" w:color="auto"/>
          </w:divBdr>
        </w:div>
        <w:div w:id="1958830358">
          <w:marLeft w:val="480"/>
          <w:marRight w:val="0"/>
          <w:marTop w:val="0"/>
          <w:marBottom w:val="0"/>
          <w:divBdr>
            <w:top w:val="none" w:sz="0" w:space="0" w:color="auto"/>
            <w:left w:val="none" w:sz="0" w:space="0" w:color="auto"/>
            <w:bottom w:val="none" w:sz="0" w:space="0" w:color="auto"/>
            <w:right w:val="none" w:sz="0" w:space="0" w:color="auto"/>
          </w:divBdr>
        </w:div>
        <w:div w:id="526721275">
          <w:marLeft w:val="480"/>
          <w:marRight w:val="0"/>
          <w:marTop w:val="0"/>
          <w:marBottom w:val="0"/>
          <w:divBdr>
            <w:top w:val="none" w:sz="0" w:space="0" w:color="auto"/>
            <w:left w:val="none" w:sz="0" w:space="0" w:color="auto"/>
            <w:bottom w:val="none" w:sz="0" w:space="0" w:color="auto"/>
            <w:right w:val="none" w:sz="0" w:space="0" w:color="auto"/>
          </w:divBdr>
        </w:div>
        <w:div w:id="1175847245">
          <w:marLeft w:val="480"/>
          <w:marRight w:val="0"/>
          <w:marTop w:val="0"/>
          <w:marBottom w:val="0"/>
          <w:divBdr>
            <w:top w:val="none" w:sz="0" w:space="0" w:color="auto"/>
            <w:left w:val="none" w:sz="0" w:space="0" w:color="auto"/>
            <w:bottom w:val="none" w:sz="0" w:space="0" w:color="auto"/>
            <w:right w:val="none" w:sz="0" w:space="0" w:color="auto"/>
          </w:divBdr>
        </w:div>
        <w:div w:id="704060690">
          <w:marLeft w:val="480"/>
          <w:marRight w:val="0"/>
          <w:marTop w:val="0"/>
          <w:marBottom w:val="0"/>
          <w:divBdr>
            <w:top w:val="none" w:sz="0" w:space="0" w:color="auto"/>
            <w:left w:val="none" w:sz="0" w:space="0" w:color="auto"/>
            <w:bottom w:val="none" w:sz="0" w:space="0" w:color="auto"/>
            <w:right w:val="none" w:sz="0" w:space="0" w:color="auto"/>
          </w:divBdr>
        </w:div>
        <w:div w:id="189923452">
          <w:marLeft w:val="480"/>
          <w:marRight w:val="0"/>
          <w:marTop w:val="0"/>
          <w:marBottom w:val="0"/>
          <w:divBdr>
            <w:top w:val="none" w:sz="0" w:space="0" w:color="auto"/>
            <w:left w:val="none" w:sz="0" w:space="0" w:color="auto"/>
            <w:bottom w:val="none" w:sz="0" w:space="0" w:color="auto"/>
            <w:right w:val="none" w:sz="0" w:space="0" w:color="auto"/>
          </w:divBdr>
        </w:div>
      </w:divsChild>
    </w:div>
    <w:div w:id="982469577">
      <w:bodyDiv w:val="1"/>
      <w:marLeft w:val="0"/>
      <w:marRight w:val="0"/>
      <w:marTop w:val="0"/>
      <w:marBottom w:val="0"/>
      <w:divBdr>
        <w:top w:val="none" w:sz="0" w:space="0" w:color="auto"/>
        <w:left w:val="none" w:sz="0" w:space="0" w:color="auto"/>
        <w:bottom w:val="none" w:sz="0" w:space="0" w:color="auto"/>
        <w:right w:val="none" w:sz="0" w:space="0" w:color="auto"/>
      </w:divBdr>
    </w:div>
    <w:div w:id="982587851">
      <w:marLeft w:val="640"/>
      <w:marRight w:val="0"/>
      <w:marTop w:val="0"/>
      <w:marBottom w:val="0"/>
      <w:divBdr>
        <w:top w:val="none" w:sz="0" w:space="0" w:color="auto"/>
        <w:left w:val="none" w:sz="0" w:space="0" w:color="auto"/>
        <w:bottom w:val="none" w:sz="0" w:space="0" w:color="auto"/>
        <w:right w:val="none" w:sz="0" w:space="0" w:color="auto"/>
      </w:divBdr>
    </w:div>
    <w:div w:id="984352493">
      <w:marLeft w:val="480"/>
      <w:marRight w:val="0"/>
      <w:marTop w:val="0"/>
      <w:marBottom w:val="0"/>
      <w:divBdr>
        <w:top w:val="none" w:sz="0" w:space="0" w:color="auto"/>
        <w:left w:val="none" w:sz="0" w:space="0" w:color="auto"/>
        <w:bottom w:val="none" w:sz="0" w:space="0" w:color="auto"/>
        <w:right w:val="none" w:sz="0" w:space="0" w:color="auto"/>
      </w:divBdr>
    </w:div>
    <w:div w:id="984357198">
      <w:bodyDiv w:val="1"/>
      <w:marLeft w:val="0"/>
      <w:marRight w:val="0"/>
      <w:marTop w:val="0"/>
      <w:marBottom w:val="0"/>
      <w:divBdr>
        <w:top w:val="none" w:sz="0" w:space="0" w:color="auto"/>
        <w:left w:val="none" w:sz="0" w:space="0" w:color="auto"/>
        <w:bottom w:val="none" w:sz="0" w:space="0" w:color="auto"/>
        <w:right w:val="none" w:sz="0" w:space="0" w:color="auto"/>
      </w:divBdr>
    </w:div>
    <w:div w:id="984429709">
      <w:marLeft w:val="480"/>
      <w:marRight w:val="0"/>
      <w:marTop w:val="0"/>
      <w:marBottom w:val="0"/>
      <w:divBdr>
        <w:top w:val="none" w:sz="0" w:space="0" w:color="auto"/>
        <w:left w:val="none" w:sz="0" w:space="0" w:color="auto"/>
        <w:bottom w:val="none" w:sz="0" w:space="0" w:color="auto"/>
        <w:right w:val="none" w:sz="0" w:space="0" w:color="auto"/>
      </w:divBdr>
    </w:div>
    <w:div w:id="984896176">
      <w:marLeft w:val="640"/>
      <w:marRight w:val="0"/>
      <w:marTop w:val="0"/>
      <w:marBottom w:val="0"/>
      <w:divBdr>
        <w:top w:val="none" w:sz="0" w:space="0" w:color="auto"/>
        <w:left w:val="none" w:sz="0" w:space="0" w:color="auto"/>
        <w:bottom w:val="none" w:sz="0" w:space="0" w:color="auto"/>
        <w:right w:val="none" w:sz="0" w:space="0" w:color="auto"/>
      </w:divBdr>
    </w:div>
    <w:div w:id="987326429">
      <w:marLeft w:val="480"/>
      <w:marRight w:val="0"/>
      <w:marTop w:val="0"/>
      <w:marBottom w:val="0"/>
      <w:divBdr>
        <w:top w:val="none" w:sz="0" w:space="0" w:color="auto"/>
        <w:left w:val="none" w:sz="0" w:space="0" w:color="auto"/>
        <w:bottom w:val="none" w:sz="0" w:space="0" w:color="auto"/>
        <w:right w:val="none" w:sz="0" w:space="0" w:color="auto"/>
      </w:divBdr>
    </w:div>
    <w:div w:id="987443743">
      <w:marLeft w:val="480"/>
      <w:marRight w:val="0"/>
      <w:marTop w:val="0"/>
      <w:marBottom w:val="0"/>
      <w:divBdr>
        <w:top w:val="none" w:sz="0" w:space="0" w:color="auto"/>
        <w:left w:val="none" w:sz="0" w:space="0" w:color="auto"/>
        <w:bottom w:val="none" w:sz="0" w:space="0" w:color="auto"/>
        <w:right w:val="none" w:sz="0" w:space="0" w:color="auto"/>
      </w:divBdr>
    </w:div>
    <w:div w:id="989138407">
      <w:marLeft w:val="480"/>
      <w:marRight w:val="0"/>
      <w:marTop w:val="0"/>
      <w:marBottom w:val="0"/>
      <w:divBdr>
        <w:top w:val="none" w:sz="0" w:space="0" w:color="auto"/>
        <w:left w:val="none" w:sz="0" w:space="0" w:color="auto"/>
        <w:bottom w:val="none" w:sz="0" w:space="0" w:color="auto"/>
        <w:right w:val="none" w:sz="0" w:space="0" w:color="auto"/>
      </w:divBdr>
    </w:div>
    <w:div w:id="989210215">
      <w:marLeft w:val="480"/>
      <w:marRight w:val="0"/>
      <w:marTop w:val="0"/>
      <w:marBottom w:val="0"/>
      <w:divBdr>
        <w:top w:val="none" w:sz="0" w:space="0" w:color="auto"/>
        <w:left w:val="none" w:sz="0" w:space="0" w:color="auto"/>
        <w:bottom w:val="none" w:sz="0" w:space="0" w:color="auto"/>
        <w:right w:val="none" w:sz="0" w:space="0" w:color="auto"/>
      </w:divBdr>
    </w:div>
    <w:div w:id="989746074">
      <w:marLeft w:val="480"/>
      <w:marRight w:val="0"/>
      <w:marTop w:val="0"/>
      <w:marBottom w:val="0"/>
      <w:divBdr>
        <w:top w:val="none" w:sz="0" w:space="0" w:color="auto"/>
        <w:left w:val="none" w:sz="0" w:space="0" w:color="auto"/>
        <w:bottom w:val="none" w:sz="0" w:space="0" w:color="auto"/>
        <w:right w:val="none" w:sz="0" w:space="0" w:color="auto"/>
      </w:divBdr>
    </w:div>
    <w:div w:id="993026354">
      <w:bodyDiv w:val="1"/>
      <w:marLeft w:val="0"/>
      <w:marRight w:val="0"/>
      <w:marTop w:val="0"/>
      <w:marBottom w:val="0"/>
      <w:divBdr>
        <w:top w:val="none" w:sz="0" w:space="0" w:color="auto"/>
        <w:left w:val="none" w:sz="0" w:space="0" w:color="auto"/>
        <w:bottom w:val="none" w:sz="0" w:space="0" w:color="auto"/>
        <w:right w:val="none" w:sz="0" w:space="0" w:color="auto"/>
      </w:divBdr>
    </w:div>
    <w:div w:id="993408360">
      <w:marLeft w:val="480"/>
      <w:marRight w:val="0"/>
      <w:marTop w:val="0"/>
      <w:marBottom w:val="0"/>
      <w:divBdr>
        <w:top w:val="none" w:sz="0" w:space="0" w:color="auto"/>
        <w:left w:val="none" w:sz="0" w:space="0" w:color="auto"/>
        <w:bottom w:val="none" w:sz="0" w:space="0" w:color="auto"/>
        <w:right w:val="none" w:sz="0" w:space="0" w:color="auto"/>
      </w:divBdr>
    </w:div>
    <w:div w:id="995110589">
      <w:bodyDiv w:val="1"/>
      <w:marLeft w:val="0"/>
      <w:marRight w:val="0"/>
      <w:marTop w:val="0"/>
      <w:marBottom w:val="0"/>
      <w:divBdr>
        <w:top w:val="none" w:sz="0" w:space="0" w:color="auto"/>
        <w:left w:val="none" w:sz="0" w:space="0" w:color="auto"/>
        <w:bottom w:val="none" w:sz="0" w:space="0" w:color="auto"/>
        <w:right w:val="none" w:sz="0" w:space="0" w:color="auto"/>
      </w:divBdr>
    </w:div>
    <w:div w:id="995499868">
      <w:marLeft w:val="480"/>
      <w:marRight w:val="0"/>
      <w:marTop w:val="0"/>
      <w:marBottom w:val="0"/>
      <w:divBdr>
        <w:top w:val="none" w:sz="0" w:space="0" w:color="auto"/>
        <w:left w:val="none" w:sz="0" w:space="0" w:color="auto"/>
        <w:bottom w:val="none" w:sz="0" w:space="0" w:color="auto"/>
        <w:right w:val="none" w:sz="0" w:space="0" w:color="auto"/>
      </w:divBdr>
    </w:div>
    <w:div w:id="997415026">
      <w:bodyDiv w:val="1"/>
      <w:marLeft w:val="0"/>
      <w:marRight w:val="0"/>
      <w:marTop w:val="0"/>
      <w:marBottom w:val="0"/>
      <w:divBdr>
        <w:top w:val="none" w:sz="0" w:space="0" w:color="auto"/>
        <w:left w:val="none" w:sz="0" w:space="0" w:color="auto"/>
        <w:bottom w:val="none" w:sz="0" w:space="0" w:color="auto"/>
        <w:right w:val="none" w:sz="0" w:space="0" w:color="auto"/>
      </w:divBdr>
    </w:div>
    <w:div w:id="997538079">
      <w:marLeft w:val="640"/>
      <w:marRight w:val="0"/>
      <w:marTop w:val="0"/>
      <w:marBottom w:val="0"/>
      <w:divBdr>
        <w:top w:val="none" w:sz="0" w:space="0" w:color="auto"/>
        <w:left w:val="none" w:sz="0" w:space="0" w:color="auto"/>
        <w:bottom w:val="none" w:sz="0" w:space="0" w:color="auto"/>
        <w:right w:val="none" w:sz="0" w:space="0" w:color="auto"/>
      </w:divBdr>
    </w:div>
    <w:div w:id="998342203">
      <w:bodyDiv w:val="1"/>
      <w:marLeft w:val="0"/>
      <w:marRight w:val="0"/>
      <w:marTop w:val="0"/>
      <w:marBottom w:val="0"/>
      <w:divBdr>
        <w:top w:val="none" w:sz="0" w:space="0" w:color="auto"/>
        <w:left w:val="none" w:sz="0" w:space="0" w:color="auto"/>
        <w:bottom w:val="none" w:sz="0" w:space="0" w:color="auto"/>
        <w:right w:val="none" w:sz="0" w:space="0" w:color="auto"/>
      </w:divBdr>
    </w:div>
    <w:div w:id="999582160">
      <w:marLeft w:val="480"/>
      <w:marRight w:val="0"/>
      <w:marTop w:val="0"/>
      <w:marBottom w:val="0"/>
      <w:divBdr>
        <w:top w:val="none" w:sz="0" w:space="0" w:color="auto"/>
        <w:left w:val="none" w:sz="0" w:space="0" w:color="auto"/>
        <w:bottom w:val="none" w:sz="0" w:space="0" w:color="auto"/>
        <w:right w:val="none" w:sz="0" w:space="0" w:color="auto"/>
      </w:divBdr>
    </w:div>
    <w:div w:id="999621694">
      <w:marLeft w:val="480"/>
      <w:marRight w:val="0"/>
      <w:marTop w:val="0"/>
      <w:marBottom w:val="0"/>
      <w:divBdr>
        <w:top w:val="none" w:sz="0" w:space="0" w:color="auto"/>
        <w:left w:val="none" w:sz="0" w:space="0" w:color="auto"/>
        <w:bottom w:val="none" w:sz="0" w:space="0" w:color="auto"/>
        <w:right w:val="none" w:sz="0" w:space="0" w:color="auto"/>
      </w:divBdr>
    </w:div>
    <w:div w:id="1000547373">
      <w:marLeft w:val="480"/>
      <w:marRight w:val="0"/>
      <w:marTop w:val="0"/>
      <w:marBottom w:val="0"/>
      <w:divBdr>
        <w:top w:val="none" w:sz="0" w:space="0" w:color="auto"/>
        <w:left w:val="none" w:sz="0" w:space="0" w:color="auto"/>
        <w:bottom w:val="none" w:sz="0" w:space="0" w:color="auto"/>
        <w:right w:val="none" w:sz="0" w:space="0" w:color="auto"/>
      </w:divBdr>
    </w:div>
    <w:div w:id="1002050427">
      <w:marLeft w:val="480"/>
      <w:marRight w:val="0"/>
      <w:marTop w:val="0"/>
      <w:marBottom w:val="0"/>
      <w:divBdr>
        <w:top w:val="none" w:sz="0" w:space="0" w:color="auto"/>
        <w:left w:val="none" w:sz="0" w:space="0" w:color="auto"/>
        <w:bottom w:val="none" w:sz="0" w:space="0" w:color="auto"/>
        <w:right w:val="none" w:sz="0" w:space="0" w:color="auto"/>
      </w:divBdr>
    </w:div>
    <w:div w:id="1002858272">
      <w:marLeft w:val="640"/>
      <w:marRight w:val="0"/>
      <w:marTop w:val="0"/>
      <w:marBottom w:val="0"/>
      <w:divBdr>
        <w:top w:val="none" w:sz="0" w:space="0" w:color="auto"/>
        <w:left w:val="none" w:sz="0" w:space="0" w:color="auto"/>
        <w:bottom w:val="none" w:sz="0" w:space="0" w:color="auto"/>
        <w:right w:val="none" w:sz="0" w:space="0" w:color="auto"/>
      </w:divBdr>
    </w:div>
    <w:div w:id="1002929752">
      <w:bodyDiv w:val="1"/>
      <w:marLeft w:val="0"/>
      <w:marRight w:val="0"/>
      <w:marTop w:val="0"/>
      <w:marBottom w:val="0"/>
      <w:divBdr>
        <w:top w:val="none" w:sz="0" w:space="0" w:color="auto"/>
        <w:left w:val="none" w:sz="0" w:space="0" w:color="auto"/>
        <w:bottom w:val="none" w:sz="0" w:space="0" w:color="auto"/>
        <w:right w:val="none" w:sz="0" w:space="0" w:color="auto"/>
      </w:divBdr>
      <w:divsChild>
        <w:div w:id="668604532">
          <w:marLeft w:val="640"/>
          <w:marRight w:val="0"/>
          <w:marTop w:val="0"/>
          <w:marBottom w:val="0"/>
          <w:divBdr>
            <w:top w:val="none" w:sz="0" w:space="0" w:color="auto"/>
            <w:left w:val="none" w:sz="0" w:space="0" w:color="auto"/>
            <w:bottom w:val="none" w:sz="0" w:space="0" w:color="auto"/>
            <w:right w:val="none" w:sz="0" w:space="0" w:color="auto"/>
          </w:divBdr>
        </w:div>
        <w:div w:id="598030464">
          <w:marLeft w:val="640"/>
          <w:marRight w:val="0"/>
          <w:marTop w:val="0"/>
          <w:marBottom w:val="0"/>
          <w:divBdr>
            <w:top w:val="none" w:sz="0" w:space="0" w:color="auto"/>
            <w:left w:val="none" w:sz="0" w:space="0" w:color="auto"/>
            <w:bottom w:val="none" w:sz="0" w:space="0" w:color="auto"/>
            <w:right w:val="none" w:sz="0" w:space="0" w:color="auto"/>
          </w:divBdr>
        </w:div>
        <w:div w:id="1143355804">
          <w:marLeft w:val="640"/>
          <w:marRight w:val="0"/>
          <w:marTop w:val="0"/>
          <w:marBottom w:val="0"/>
          <w:divBdr>
            <w:top w:val="none" w:sz="0" w:space="0" w:color="auto"/>
            <w:left w:val="none" w:sz="0" w:space="0" w:color="auto"/>
            <w:bottom w:val="none" w:sz="0" w:space="0" w:color="auto"/>
            <w:right w:val="none" w:sz="0" w:space="0" w:color="auto"/>
          </w:divBdr>
        </w:div>
        <w:div w:id="404958641">
          <w:marLeft w:val="640"/>
          <w:marRight w:val="0"/>
          <w:marTop w:val="0"/>
          <w:marBottom w:val="0"/>
          <w:divBdr>
            <w:top w:val="none" w:sz="0" w:space="0" w:color="auto"/>
            <w:left w:val="none" w:sz="0" w:space="0" w:color="auto"/>
            <w:bottom w:val="none" w:sz="0" w:space="0" w:color="auto"/>
            <w:right w:val="none" w:sz="0" w:space="0" w:color="auto"/>
          </w:divBdr>
        </w:div>
        <w:div w:id="426921490">
          <w:marLeft w:val="640"/>
          <w:marRight w:val="0"/>
          <w:marTop w:val="0"/>
          <w:marBottom w:val="0"/>
          <w:divBdr>
            <w:top w:val="none" w:sz="0" w:space="0" w:color="auto"/>
            <w:left w:val="none" w:sz="0" w:space="0" w:color="auto"/>
            <w:bottom w:val="none" w:sz="0" w:space="0" w:color="auto"/>
            <w:right w:val="none" w:sz="0" w:space="0" w:color="auto"/>
          </w:divBdr>
        </w:div>
        <w:div w:id="194008360">
          <w:marLeft w:val="640"/>
          <w:marRight w:val="0"/>
          <w:marTop w:val="0"/>
          <w:marBottom w:val="0"/>
          <w:divBdr>
            <w:top w:val="none" w:sz="0" w:space="0" w:color="auto"/>
            <w:left w:val="none" w:sz="0" w:space="0" w:color="auto"/>
            <w:bottom w:val="none" w:sz="0" w:space="0" w:color="auto"/>
            <w:right w:val="none" w:sz="0" w:space="0" w:color="auto"/>
          </w:divBdr>
        </w:div>
        <w:div w:id="1336228985">
          <w:marLeft w:val="640"/>
          <w:marRight w:val="0"/>
          <w:marTop w:val="0"/>
          <w:marBottom w:val="0"/>
          <w:divBdr>
            <w:top w:val="none" w:sz="0" w:space="0" w:color="auto"/>
            <w:left w:val="none" w:sz="0" w:space="0" w:color="auto"/>
            <w:bottom w:val="none" w:sz="0" w:space="0" w:color="auto"/>
            <w:right w:val="none" w:sz="0" w:space="0" w:color="auto"/>
          </w:divBdr>
        </w:div>
        <w:div w:id="145322395">
          <w:marLeft w:val="640"/>
          <w:marRight w:val="0"/>
          <w:marTop w:val="0"/>
          <w:marBottom w:val="0"/>
          <w:divBdr>
            <w:top w:val="none" w:sz="0" w:space="0" w:color="auto"/>
            <w:left w:val="none" w:sz="0" w:space="0" w:color="auto"/>
            <w:bottom w:val="none" w:sz="0" w:space="0" w:color="auto"/>
            <w:right w:val="none" w:sz="0" w:space="0" w:color="auto"/>
          </w:divBdr>
        </w:div>
        <w:div w:id="742338015">
          <w:marLeft w:val="640"/>
          <w:marRight w:val="0"/>
          <w:marTop w:val="0"/>
          <w:marBottom w:val="0"/>
          <w:divBdr>
            <w:top w:val="none" w:sz="0" w:space="0" w:color="auto"/>
            <w:left w:val="none" w:sz="0" w:space="0" w:color="auto"/>
            <w:bottom w:val="none" w:sz="0" w:space="0" w:color="auto"/>
            <w:right w:val="none" w:sz="0" w:space="0" w:color="auto"/>
          </w:divBdr>
        </w:div>
        <w:div w:id="2033529661">
          <w:marLeft w:val="640"/>
          <w:marRight w:val="0"/>
          <w:marTop w:val="0"/>
          <w:marBottom w:val="0"/>
          <w:divBdr>
            <w:top w:val="none" w:sz="0" w:space="0" w:color="auto"/>
            <w:left w:val="none" w:sz="0" w:space="0" w:color="auto"/>
            <w:bottom w:val="none" w:sz="0" w:space="0" w:color="auto"/>
            <w:right w:val="none" w:sz="0" w:space="0" w:color="auto"/>
          </w:divBdr>
        </w:div>
        <w:div w:id="1285455341">
          <w:marLeft w:val="640"/>
          <w:marRight w:val="0"/>
          <w:marTop w:val="0"/>
          <w:marBottom w:val="0"/>
          <w:divBdr>
            <w:top w:val="none" w:sz="0" w:space="0" w:color="auto"/>
            <w:left w:val="none" w:sz="0" w:space="0" w:color="auto"/>
            <w:bottom w:val="none" w:sz="0" w:space="0" w:color="auto"/>
            <w:right w:val="none" w:sz="0" w:space="0" w:color="auto"/>
          </w:divBdr>
        </w:div>
        <w:div w:id="88625746">
          <w:marLeft w:val="640"/>
          <w:marRight w:val="0"/>
          <w:marTop w:val="0"/>
          <w:marBottom w:val="0"/>
          <w:divBdr>
            <w:top w:val="none" w:sz="0" w:space="0" w:color="auto"/>
            <w:left w:val="none" w:sz="0" w:space="0" w:color="auto"/>
            <w:bottom w:val="none" w:sz="0" w:space="0" w:color="auto"/>
            <w:right w:val="none" w:sz="0" w:space="0" w:color="auto"/>
          </w:divBdr>
        </w:div>
        <w:div w:id="271210694">
          <w:marLeft w:val="640"/>
          <w:marRight w:val="0"/>
          <w:marTop w:val="0"/>
          <w:marBottom w:val="0"/>
          <w:divBdr>
            <w:top w:val="none" w:sz="0" w:space="0" w:color="auto"/>
            <w:left w:val="none" w:sz="0" w:space="0" w:color="auto"/>
            <w:bottom w:val="none" w:sz="0" w:space="0" w:color="auto"/>
            <w:right w:val="none" w:sz="0" w:space="0" w:color="auto"/>
          </w:divBdr>
        </w:div>
        <w:div w:id="70783892">
          <w:marLeft w:val="640"/>
          <w:marRight w:val="0"/>
          <w:marTop w:val="0"/>
          <w:marBottom w:val="0"/>
          <w:divBdr>
            <w:top w:val="none" w:sz="0" w:space="0" w:color="auto"/>
            <w:left w:val="none" w:sz="0" w:space="0" w:color="auto"/>
            <w:bottom w:val="none" w:sz="0" w:space="0" w:color="auto"/>
            <w:right w:val="none" w:sz="0" w:space="0" w:color="auto"/>
          </w:divBdr>
        </w:div>
        <w:div w:id="114102644">
          <w:marLeft w:val="640"/>
          <w:marRight w:val="0"/>
          <w:marTop w:val="0"/>
          <w:marBottom w:val="0"/>
          <w:divBdr>
            <w:top w:val="none" w:sz="0" w:space="0" w:color="auto"/>
            <w:left w:val="none" w:sz="0" w:space="0" w:color="auto"/>
            <w:bottom w:val="none" w:sz="0" w:space="0" w:color="auto"/>
            <w:right w:val="none" w:sz="0" w:space="0" w:color="auto"/>
          </w:divBdr>
        </w:div>
        <w:div w:id="644622218">
          <w:marLeft w:val="640"/>
          <w:marRight w:val="0"/>
          <w:marTop w:val="0"/>
          <w:marBottom w:val="0"/>
          <w:divBdr>
            <w:top w:val="none" w:sz="0" w:space="0" w:color="auto"/>
            <w:left w:val="none" w:sz="0" w:space="0" w:color="auto"/>
            <w:bottom w:val="none" w:sz="0" w:space="0" w:color="auto"/>
            <w:right w:val="none" w:sz="0" w:space="0" w:color="auto"/>
          </w:divBdr>
        </w:div>
        <w:div w:id="419955905">
          <w:marLeft w:val="640"/>
          <w:marRight w:val="0"/>
          <w:marTop w:val="0"/>
          <w:marBottom w:val="0"/>
          <w:divBdr>
            <w:top w:val="none" w:sz="0" w:space="0" w:color="auto"/>
            <w:left w:val="none" w:sz="0" w:space="0" w:color="auto"/>
            <w:bottom w:val="none" w:sz="0" w:space="0" w:color="auto"/>
            <w:right w:val="none" w:sz="0" w:space="0" w:color="auto"/>
          </w:divBdr>
        </w:div>
        <w:div w:id="67581199">
          <w:marLeft w:val="640"/>
          <w:marRight w:val="0"/>
          <w:marTop w:val="0"/>
          <w:marBottom w:val="0"/>
          <w:divBdr>
            <w:top w:val="none" w:sz="0" w:space="0" w:color="auto"/>
            <w:left w:val="none" w:sz="0" w:space="0" w:color="auto"/>
            <w:bottom w:val="none" w:sz="0" w:space="0" w:color="auto"/>
            <w:right w:val="none" w:sz="0" w:space="0" w:color="auto"/>
          </w:divBdr>
        </w:div>
        <w:div w:id="781457226">
          <w:marLeft w:val="640"/>
          <w:marRight w:val="0"/>
          <w:marTop w:val="0"/>
          <w:marBottom w:val="0"/>
          <w:divBdr>
            <w:top w:val="none" w:sz="0" w:space="0" w:color="auto"/>
            <w:left w:val="none" w:sz="0" w:space="0" w:color="auto"/>
            <w:bottom w:val="none" w:sz="0" w:space="0" w:color="auto"/>
            <w:right w:val="none" w:sz="0" w:space="0" w:color="auto"/>
          </w:divBdr>
        </w:div>
        <w:div w:id="654722874">
          <w:marLeft w:val="640"/>
          <w:marRight w:val="0"/>
          <w:marTop w:val="0"/>
          <w:marBottom w:val="0"/>
          <w:divBdr>
            <w:top w:val="none" w:sz="0" w:space="0" w:color="auto"/>
            <w:left w:val="none" w:sz="0" w:space="0" w:color="auto"/>
            <w:bottom w:val="none" w:sz="0" w:space="0" w:color="auto"/>
            <w:right w:val="none" w:sz="0" w:space="0" w:color="auto"/>
          </w:divBdr>
        </w:div>
        <w:div w:id="606351260">
          <w:marLeft w:val="640"/>
          <w:marRight w:val="0"/>
          <w:marTop w:val="0"/>
          <w:marBottom w:val="0"/>
          <w:divBdr>
            <w:top w:val="none" w:sz="0" w:space="0" w:color="auto"/>
            <w:left w:val="none" w:sz="0" w:space="0" w:color="auto"/>
            <w:bottom w:val="none" w:sz="0" w:space="0" w:color="auto"/>
            <w:right w:val="none" w:sz="0" w:space="0" w:color="auto"/>
          </w:divBdr>
        </w:div>
        <w:div w:id="1794130498">
          <w:marLeft w:val="640"/>
          <w:marRight w:val="0"/>
          <w:marTop w:val="0"/>
          <w:marBottom w:val="0"/>
          <w:divBdr>
            <w:top w:val="none" w:sz="0" w:space="0" w:color="auto"/>
            <w:left w:val="none" w:sz="0" w:space="0" w:color="auto"/>
            <w:bottom w:val="none" w:sz="0" w:space="0" w:color="auto"/>
            <w:right w:val="none" w:sz="0" w:space="0" w:color="auto"/>
          </w:divBdr>
        </w:div>
        <w:div w:id="943340486">
          <w:marLeft w:val="640"/>
          <w:marRight w:val="0"/>
          <w:marTop w:val="0"/>
          <w:marBottom w:val="0"/>
          <w:divBdr>
            <w:top w:val="none" w:sz="0" w:space="0" w:color="auto"/>
            <w:left w:val="none" w:sz="0" w:space="0" w:color="auto"/>
            <w:bottom w:val="none" w:sz="0" w:space="0" w:color="auto"/>
            <w:right w:val="none" w:sz="0" w:space="0" w:color="auto"/>
          </w:divBdr>
        </w:div>
        <w:div w:id="1706559922">
          <w:marLeft w:val="640"/>
          <w:marRight w:val="0"/>
          <w:marTop w:val="0"/>
          <w:marBottom w:val="0"/>
          <w:divBdr>
            <w:top w:val="none" w:sz="0" w:space="0" w:color="auto"/>
            <w:left w:val="none" w:sz="0" w:space="0" w:color="auto"/>
            <w:bottom w:val="none" w:sz="0" w:space="0" w:color="auto"/>
            <w:right w:val="none" w:sz="0" w:space="0" w:color="auto"/>
          </w:divBdr>
        </w:div>
        <w:div w:id="1994721236">
          <w:marLeft w:val="640"/>
          <w:marRight w:val="0"/>
          <w:marTop w:val="0"/>
          <w:marBottom w:val="0"/>
          <w:divBdr>
            <w:top w:val="none" w:sz="0" w:space="0" w:color="auto"/>
            <w:left w:val="none" w:sz="0" w:space="0" w:color="auto"/>
            <w:bottom w:val="none" w:sz="0" w:space="0" w:color="auto"/>
            <w:right w:val="none" w:sz="0" w:space="0" w:color="auto"/>
          </w:divBdr>
        </w:div>
        <w:div w:id="1525634945">
          <w:marLeft w:val="640"/>
          <w:marRight w:val="0"/>
          <w:marTop w:val="0"/>
          <w:marBottom w:val="0"/>
          <w:divBdr>
            <w:top w:val="none" w:sz="0" w:space="0" w:color="auto"/>
            <w:left w:val="none" w:sz="0" w:space="0" w:color="auto"/>
            <w:bottom w:val="none" w:sz="0" w:space="0" w:color="auto"/>
            <w:right w:val="none" w:sz="0" w:space="0" w:color="auto"/>
          </w:divBdr>
        </w:div>
        <w:div w:id="1104575298">
          <w:marLeft w:val="640"/>
          <w:marRight w:val="0"/>
          <w:marTop w:val="0"/>
          <w:marBottom w:val="0"/>
          <w:divBdr>
            <w:top w:val="none" w:sz="0" w:space="0" w:color="auto"/>
            <w:left w:val="none" w:sz="0" w:space="0" w:color="auto"/>
            <w:bottom w:val="none" w:sz="0" w:space="0" w:color="auto"/>
            <w:right w:val="none" w:sz="0" w:space="0" w:color="auto"/>
          </w:divBdr>
        </w:div>
        <w:div w:id="2099524531">
          <w:marLeft w:val="640"/>
          <w:marRight w:val="0"/>
          <w:marTop w:val="0"/>
          <w:marBottom w:val="0"/>
          <w:divBdr>
            <w:top w:val="none" w:sz="0" w:space="0" w:color="auto"/>
            <w:left w:val="none" w:sz="0" w:space="0" w:color="auto"/>
            <w:bottom w:val="none" w:sz="0" w:space="0" w:color="auto"/>
            <w:right w:val="none" w:sz="0" w:space="0" w:color="auto"/>
          </w:divBdr>
        </w:div>
        <w:div w:id="1447578098">
          <w:marLeft w:val="640"/>
          <w:marRight w:val="0"/>
          <w:marTop w:val="0"/>
          <w:marBottom w:val="0"/>
          <w:divBdr>
            <w:top w:val="none" w:sz="0" w:space="0" w:color="auto"/>
            <w:left w:val="none" w:sz="0" w:space="0" w:color="auto"/>
            <w:bottom w:val="none" w:sz="0" w:space="0" w:color="auto"/>
            <w:right w:val="none" w:sz="0" w:space="0" w:color="auto"/>
          </w:divBdr>
        </w:div>
        <w:div w:id="1147547330">
          <w:marLeft w:val="640"/>
          <w:marRight w:val="0"/>
          <w:marTop w:val="0"/>
          <w:marBottom w:val="0"/>
          <w:divBdr>
            <w:top w:val="none" w:sz="0" w:space="0" w:color="auto"/>
            <w:left w:val="none" w:sz="0" w:space="0" w:color="auto"/>
            <w:bottom w:val="none" w:sz="0" w:space="0" w:color="auto"/>
            <w:right w:val="none" w:sz="0" w:space="0" w:color="auto"/>
          </w:divBdr>
        </w:div>
        <w:div w:id="717047300">
          <w:marLeft w:val="640"/>
          <w:marRight w:val="0"/>
          <w:marTop w:val="0"/>
          <w:marBottom w:val="0"/>
          <w:divBdr>
            <w:top w:val="none" w:sz="0" w:space="0" w:color="auto"/>
            <w:left w:val="none" w:sz="0" w:space="0" w:color="auto"/>
            <w:bottom w:val="none" w:sz="0" w:space="0" w:color="auto"/>
            <w:right w:val="none" w:sz="0" w:space="0" w:color="auto"/>
          </w:divBdr>
        </w:div>
        <w:div w:id="1650548193">
          <w:marLeft w:val="640"/>
          <w:marRight w:val="0"/>
          <w:marTop w:val="0"/>
          <w:marBottom w:val="0"/>
          <w:divBdr>
            <w:top w:val="none" w:sz="0" w:space="0" w:color="auto"/>
            <w:left w:val="none" w:sz="0" w:space="0" w:color="auto"/>
            <w:bottom w:val="none" w:sz="0" w:space="0" w:color="auto"/>
            <w:right w:val="none" w:sz="0" w:space="0" w:color="auto"/>
          </w:divBdr>
        </w:div>
        <w:div w:id="2010862034">
          <w:marLeft w:val="640"/>
          <w:marRight w:val="0"/>
          <w:marTop w:val="0"/>
          <w:marBottom w:val="0"/>
          <w:divBdr>
            <w:top w:val="none" w:sz="0" w:space="0" w:color="auto"/>
            <w:left w:val="none" w:sz="0" w:space="0" w:color="auto"/>
            <w:bottom w:val="none" w:sz="0" w:space="0" w:color="auto"/>
            <w:right w:val="none" w:sz="0" w:space="0" w:color="auto"/>
          </w:divBdr>
        </w:div>
        <w:div w:id="1964580858">
          <w:marLeft w:val="640"/>
          <w:marRight w:val="0"/>
          <w:marTop w:val="0"/>
          <w:marBottom w:val="0"/>
          <w:divBdr>
            <w:top w:val="none" w:sz="0" w:space="0" w:color="auto"/>
            <w:left w:val="none" w:sz="0" w:space="0" w:color="auto"/>
            <w:bottom w:val="none" w:sz="0" w:space="0" w:color="auto"/>
            <w:right w:val="none" w:sz="0" w:space="0" w:color="auto"/>
          </w:divBdr>
        </w:div>
        <w:div w:id="835997927">
          <w:marLeft w:val="640"/>
          <w:marRight w:val="0"/>
          <w:marTop w:val="0"/>
          <w:marBottom w:val="0"/>
          <w:divBdr>
            <w:top w:val="none" w:sz="0" w:space="0" w:color="auto"/>
            <w:left w:val="none" w:sz="0" w:space="0" w:color="auto"/>
            <w:bottom w:val="none" w:sz="0" w:space="0" w:color="auto"/>
            <w:right w:val="none" w:sz="0" w:space="0" w:color="auto"/>
          </w:divBdr>
        </w:div>
        <w:div w:id="967783964">
          <w:marLeft w:val="640"/>
          <w:marRight w:val="0"/>
          <w:marTop w:val="0"/>
          <w:marBottom w:val="0"/>
          <w:divBdr>
            <w:top w:val="none" w:sz="0" w:space="0" w:color="auto"/>
            <w:left w:val="none" w:sz="0" w:space="0" w:color="auto"/>
            <w:bottom w:val="none" w:sz="0" w:space="0" w:color="auto"/>
            <w:right w:val="none" w:sz="0" w:space="0" w:color="auto"/>
          </w:divBdr>
        </w:div>
        <w:div w:id="2058820448">
          <w:marLeft w:val="640"/>
          <w:marRight w:val="0"/>
          <w:marTop w:val="0"/>
          <w:marBottom w:val="0"/>
          <w:divBdr>
            <w:top w:val="none" w:sz="0" w:space="0" w:color="auto"/>
            <w:left w:val="none" w:sz="0" w:space="0" w:color="auto"/>
            <w:bottom w:val="none" w:sz="0" w:space="0" w:color="auto"/>
            <w:right w:val="none" w:sz="0" w:space="0" w:color="auto"/>
          </w:divBdr>
        </w:div>
        <w:div w:id="2069913225">
          <w:marLeft w:val="640"/>
          <w:marRight w:val="0"/>
          <w:marTop w:val="0"/>
          <w:marBottom w:val="0"/>
          <w:divBdr>
            <w:top w:val="none" w:sz="0" w:space="0" w:color="auto"/>
            <w:left w:val="none" w:sz="0" w:space="0" w:color="auto"/>
            <w:bottom w:val="none" w:sz="0" w:space="0" w:color="auto"/>
            <w:right w:val="none" w:sz="0" w:space="0" w:color="auto"/>
          </w:divBdr>
        </w:div>
        <w:div w:id="1193690507">
          <w:marLeft w:val="640"/>
          <w:marRight w:val="0"/>
          <w:marTop w:val="0"/>
          <w:marBottom w:val="0"/>
          <w:divBdr>
            <w:top w:val="none" w:sz="0" w:space="0" w:color="auto"/>
            <w:left w:val="none" w:sz="0" w:space="0" w:color="auto"/>
            <w:bottom w:val="none" w:sz="0" w:space="0" w:color="auto"/>
            <w:right w:val="none" w:sz="0" w:space="0" w:color="auto"/>
          </w:divBdr>
        </w:div>
        <w:div w:id="1195851857">
          <w:marLeft w:val="640"/>
          <w:marRight w:val="0"/>
          <w:marTop w:val="0"/>
          <w:marBottom w:val="0"/>
          <w:divBdr>
            <w:top w:val="none" w:sz="0" w:space="0" w:color="auto"/>
            <w:left w:val="none" w:sz="0" w:space="0" w:color="auto"/>
            <w:bottom w:val="none" w:sz="0" w:space="0" w:color="auto"/>
            <w:right w:val="none" w:sz="0" w:space="0" w:color="auto"/>
          </w:divBdr>
        </w:div>
        <w:div w:id="1136096701">
          <w:marLeft w:val="640"/>
          <w:marRight w:val="0"/>
          <w:marTop w:val="0"/>
          <w:marBottom w:val="0"/>
          <w:divBdr>
            <w:top w:val="none" w:sz="0" w:space="0" w:color="auto"/>
            <w:left w:val="none" w:sz="0" w:space="0" w:color="auto"/>
            <w:bottom w:val="none" w:sz="0" w:space="0" w:color="auto"/>
            <w:right w:val="none" w:sz="0" w:space="0" w:color="auto"/>
          </w:divBdr>
        </w:div>
        <w:div w:id="973100495">
          <w:marLeft w:val="640"/>
          <w:marRight w:val="0"/>
          <w:marTop w:val="0"/>
          <w:marBottom w:val="0"/>
          <w:divBdr>
            <w:top w:val="none" w:sz="0" w:space="0" w:color="auto"/>
            <w:left w:val="none" w:sz="0" w:space="0" w:color="auto"/>
            <w:bottom w:val="none" w:sz="0" w:space="0" w:color="auto"/>
            <w:right w:val="none" w:sz="0" w:space="0" w:color="auto"/>
          </w:divBdr>
        </w:div>
        <w:div w:id="67504566">
          <w:marLeft w:val="640"/>
          <w:marRight w:val="0"/>
          <w:marTop w:val="0"/>
          <w:marBottom w:val="0"/>
          <w:divBdr>
            <w:top w:val="none" w:sz="0" w:space="0" w:color="auto"/>
            <w:left w:val="none" w:sz="0" w:space="0" w:color="auto"/>
            <w:bottom w:val="none" w:sz="0" w:space="0" w:color="auto"/>
            <w:right w:val="none" w:sz="0" w:space="0" w:color="auto"/>
          </w:divBdr>
        </w:div>
        <w:div w:id="774909488">
          <w:marLeft w:val="640"/>
          <w:marRight w:val="0"/>
          <w:marTop w:val="0"/>
          <w:marBottom w:val="0"/>
          <w:divBdr>
            <w:top w:val="none" w:sz="0" w:space="0" w:color="auto"/>
            <w:left w:val="none" w:sz="0" w:space="0" w:color="auto"/>
            <w:bottom w:val="none" w:sz="0" w:space="0" w:color="auto"/>
            <w:right w:val="none" w:sz="0" w:space="0" w:color="auto"/>
          </w:divBdr>
        </w:div>
        <w:div w:id="10225535">
          <w:marLeft w:val="640"/>
          <w:marRight w:val="0"/>
          <w:marTop w:val="0"/>
          <w:marBottom w:val="0"/>
          <w:divBdr>
            <w:top w:val="none" w:sz="0" w:space="0" w:color="auto"/>
            <w:left w:val="none" w:sz="0" w:space="0" w:color="auto"/>
            <w:bottom w:val="none" w:sz="0" w:space="0" w:color="auto"/>
            <w:right w:val="none" w:sz="0" w:space="0" w:color="auto"/>
          </w:divBdr>
        </w:div>
        <w:div w:id="922448084">
          <w:marLeft w:val="640"/>
          <w:marRight w:val="0"/>
          <w:marTop w:val="0"/>
          <w:marBottom w:val="0"/>
          <w:divBdr>
            <w:top w:val="none" w:sz="0" w:space="0" w:color="auto"/>
            <w:left w:val="none" w:sz="0" w:space="0" w:color="auto"/>
            <w:bottom w:val="none" w:sz="0" w:space="0" w:color="auto"/>
            <w:right w:val="none" w:sz="0" w:space="0" w:color="auto"/>
          </w:divBdr>
        </w:div>
        <w:div w:id="1591625273">
          <w:marLeft w:val="640"/>
          <w:marRight w:val="0"/>
          <w:marTop w:val="0"/>
          <w:marBottom w:val="0"/>
          <w:divBdr>
            <w:top w:val="none" w:sz="0" w:space="0" w:color="auto"/>
            <w:left w:val="none" w:sz="0" w:space="0" w:color="auto"/>
            <w:bottom w:val="none" w:sz="0" w:space="0" w:color="auto"/>
            <w:right w:val="none" w:sz="0" w:space="0" w:color="auto"/>
          </w:divBdr>
        </w:div>
        <w:div w:id="775829762">
          <w:marLeft w:val="640"/>
          <w:marRight w:val="0"/>
          <w:marTop w:val="0"/>
          <w:marBottom w:val="0"/>
          <w:divBdr>
            <w:top w:val="none" w:sz="0" w:space="0" w:color="auto"/>
            <w:left w:val="none" w:sz="0" w:space="0" w:color="auto"/>
            <w:bottom w:val="none" w:sz="0" w:space="0" w:color="auto"/>
            <w:right w:val="none" w:sz="0" w:space="0" w:color="auto"/>
          </w:divBdr>
        </w:div>
        <w:div w:id="100417295">
          <w:marLeft w:val="640"/>
          <w:marRight w:val="0"/>
          <w:marTop w:val="0"/>
          <w:marBottom w:val="0"/>
          <w:divBdr>
            <w:top w:val="none" w:sz="0" w:space="0" w:color="auto"/>
            <w:left w:val="none" w:sz="0" w:space="0" w:color="auto"/>
            <w:bottom w:val="none" w:sz="0" w:space="0" w:color="auto"/>
            <w:right w:val="none" w:sz="0" w:space="0" w:color="auto"/>
          </w:divBdr>
        </w:div>
        <w:div w:id="2122527489">
          <w:marLeft w:val="640"/>
          <w:marRight w:val="0"/>
          <w:marTop w:val="0"/>
          <w:marBottom w:val="0"/>
          <w:divBdr>
            <w:top w:val="none" w:sz="0" w:space="0" w:color="auto"/>
            <w:left w:val="none" w:sz="0" w:space="0" w:color="auto"/>
            <w:bottom w:val="none" w:sz="0" w:space="0" w:color="auto"/>
            <w:right w:val="none" w:sz="0" w:space="0" w:color="auto"/>
          </w:divBdr>
        </w:div>
        <w:div w:id="11148425">
          <w:marLeft w:val="640"/>
          <w:marRight w:val="0"/>
          <w:marTop w:val="0"/>
          <w:marBottom w:val="0"/>
          <w:divBdr>
            <w:top w:val="none" w:sz="0" w:space="0" w:color="auto"/>
            <w:left w:val="none" w:sz="0" w:space="0" w:color="auto"/>
            <w:bottom w:val="none" w:sz="0" w:space="0" w:color="auto"/>
            <w:right w:val="none" w:sz="0" w:space="0" w:color="auto"/>
          </w:divBdr>
        </w:div>
        <w:div w:id="1225948795">
          <w:marLeft w:val="640"/>
          <w:marRight w:val="0"/>
          <w:marTop w:val="0"/>
          <w:marBottom w:val="0"/>
          <w:divBdr>
            <w:top w:val="none" w:sz="0" w:space="0" w:color="auto"/>
            <w:left w:val="none" w:sz="0" w:space="0" w:color="auto"/>
            <w:bottom w:val="none" w:sz="0" w:space="0" w:color="auto"/>
            <w:right w:val="none" w:sz="0" w:space="0" w:color="auto"/>
          </w:divBdr>
        </w:div>
        <w:div w:id="943342025">
          <w:marLeft w:val="640"/>
          <w:marRight w:val="0"/>
          <w:marTop w:val="0"/>
          <w:marBottom w:val="0"/>
          <w:divBdr>
            <w:top w:val="none" w:sz="0" w:space="0" w:color="auto"/>
            <w:left w:val="none" w:sz="0" w:space="0" w:color="auto"/>
            <w:bottom w:val="none" w:sz="0" w:space="0" w:color="auto"/>
            <w:right w:val="none" w:sz="0" w:space="0" w:color="auto"/>
          </w:divBdr>
        </w:div>
        <w:div w:id="2098404786">
          <w:marLeft w:val="640"/>
          <w:marRight w:val="0"/>
          <w:marTop w:val="0"/>
          <w:marBottom w:val="0"/>
          <w:divBdr>
            <w:top w:val="none" w:sz="0" w:space="0" w:color="auto"/>
            <w:left w:val="none" w:sz="0" w:space="0" w:color="auto"/>
            <w:bottom w:val="none" w:sz="0" w:space="0" w:color="auto"/>
            <w:right w:val="none" w:sz="0" w:space="0" w:color="auto"/>
          </w:divBdr>
        </w:div>
        <w:div w:id="1487745267">
          <w:marLeft w:val="640"/>
          <w:marRight w:val="0"/>
          <w:marTop w:val="0"/>
          <w:marBottom w:val="0"/>
          <w:divBdr>
            <w:top w:val="none" w:sz="0" w:space="0" w:color="auto"/>
            <w:left w:val="none" w:sz="0" w:space="0" w:color="auto"/>
            <w:bottom w:val="none" w:sz="0" w:space="0" w:color="auto"/>
            <w:right w:val="none" w:sz="0" w:space="0" w:color="auto"/>
          </w:divBdr>
        </w:div>
        <w:div w:id="1210073814">
          <w:marLeft w:val="640"/>
          <w:marRight w:val="0"/>
          <w:marTop w:val="0"/>
          <w:marBottom w:val="0"/>
          <w:divBdr>
            <w:top w:val="none" w:sz="0" w:space="0" w:color="auto"/>
            <w:left w:val="none" w:sz="0" w:space="0" w:color="auto"/>
            <w:bottom w:val="none" w:sz="0" w:space="0" w:color="auto"/>
            <w:right w:val="none" w:sz="0" w:space="0" w:color="auto"/>
          </w:divBdr>
        </w:div>
        <w:div w:id="1686206521">
          <w:marLeft w:val="640"/>
          <w:marRight w:val="0"/>
          <w:marTop w:val="0"/>
          <w:marBottom w:val="0"/>
          <w:divBdr>
            <w:top w:val="none" w:sz="0" w:space="0" w:color="auto"/>
            <w:left w:val="none" w:sz="0" w:space="0" w:color="auto"/>
            <w:bottom w:val="none" w:sz="0" w:space="0" w:color="auto"/>
            <w:right w:val="none" w:sz="0" w:space="0" w:color="auto"/>
          </w:divBdr>
        </w:div>
        <w:div w:id="319581105">
          <w:marLeft w:val="640"/>
          <w:marRight w:val="0"/>
          <w:marTop w:val="0"/>
          <w:marBottom w:val="0"/>
          <w:divBdr>
            <w:top w:val="none" w:sz="0" w:space="0" w:color="auto"/>
            <w:left w:val="none" w:sz="0" w:space="0" w:color="auto"/>
            <w:bottom w:val="none" w:sz="0" w:space="0" w:color="auto"/>
            <w:right w:val="none" w:sz="0" w:space="0" w:color="auto"/>
          </w:divBdr>
        </w:div>
        <w:div w:id="1939167764">
          <w:marLeft w:val="640"/>
          <w:marRight w:val="0"/>
          <w:marTop w:val="0"/>
          <w:marBottom w:val="0"/>
          <w:divBdr>
            <w:top w:val="none" w:sz="0" w:space="0" w:color="auto"/>
            <w:left w:val="none" w:sz="0" w:space="0" w:color="auto"/>
            <w:bottom w:val="none" w:sz="0" w:space="0" w:color="auto"/>
            <w:right w:val="none" w:sz="0" w:space="0" w:color="auto"/>
          </w:divBdr>
        </w:div>
        <w:div w:id="84619567">
          <w:marLeft w:val="640"/>
          <w:marRight w:val="0"/>
          <w:marTop w:val="0"/>
          <w:marBottom w:val="0"/>
          <w:divBdr>
            <w:top w:val="none" w:sz="0" w:space="0" w:color="auto"/>
            <w:left w:val="none" w:sz="0" w:space="0" w:color="auto"/>
            <w:bottom w:val="none" w:sz="0" w:space="0" w:color="auto"/>
            <w:right w:val="none" w:sz="0" w:space="0" w:color="auto"/>
          </w:divBdr>
        </w:div>
        <w:div w:id="1625699186">
          <w:marLeft w:val="640"/>
          <w:marRight w:val="0"/>
          <w:marTop w:val="0"/>
          <w:marBottom w:val="0"/>
          <w:divBdr>
            <w:top w:val="none" w:sz="0" w:space="0" w:color="auto"/>
            <w:left w:val="none" w:sz="0" w:space="0" w:color="auto"/>
            <w:bottom w:val="none" w:sz="0" w:space="0" w:color="auto"/>
            <w:right w:val="none" w:sz="0" w:space="0" w:color="auto"/>
          </w:divBdr>
        </w:div>
        <w:div w:id="1869053877">
          <w:marLeft w:val="640"/>
          <w:marRight w:val="0"/>
          <w:marTop w:val="0"/>
          <w:marBottom w:val="0"/>
          <w:divBdr>
            <w:top w:val="none" w:sz="0" w:space="0" w:color="auto"/>
            <w:left w:val="none" w:sz="0" w:space="0" w:color="auto"/>
            <w:bottom w:val="none" w:sz="0" w:space="0" w:color="auto"/>
            <w:right w:val="none" w:sz="0" w:space="0" w:color="auto"/>
          </w:divBdr>
        </w:div>
        <w:div w:id="237594644">
          <w:marLeft w:val="640"/>
          <w:marRight w:val="0"/>
          <w:marTop w:val="0"/>
          <w:marBottom w:val="0"/>
          <w:divBdr>
            <w:top w:val="none" w:sz="0" w:space="0" w:color="auto"/>
            <w:left w:val="none" w:sz="0" w:space="0" w:color="auto"/>
            <w:bottom w:val="none" w:sz="0" w:space="0" w:color="auto"/>
            <w:right w:val="none" w:sz="0" w:space="0" w:color="auto"/>
          </w:divBdr>
        </w:div>
        <w:div w:id="621228566">
          <w:marLeft w:val="640"/>
          <w:marRight w:val="0"/>
          <w:marTop w:val="0"/>
          <w:marBottom w:val="0"/>
          <w:divBdr>
            <w:top w:val="none" w:sz="0" w:space="0" w:color="auto"/>
            <w:left w:val="none" w:sz="0" w:space="0" w:color="auto"/>
            <w:bottom w:val="none" w:sz="0" w:space="0" w:color="auto"/>
            <w:right w:val="none" w:sz="0" w:space="0" w:color="auto"/>
          </w:divBdr>
        </w:div>
        <w:div w:id="1358039141">
          <w:marLeft w:val="640"/>
          <w:marRight w:val="0"/>
          <w:marTop w:val="0"/>
          <w:marBottom w:val="0"/>
          <w:divBdr>
            <w:top w:val="none" w:sz="0" w:space="0" w:color="auto"/>
            <w:left w:val="none" w:sz="0" w:space="0" w:color="auto"/>
            <w:bottom w:val="none" w:sz="0" w:space="0" w:color="auto"/>
            <w:right w:val="none" w:sz="0" w:space="0" w:color="auto"/>
          </w:divBdr>
        </w:div>
        <w:div w:id="1822429616">
          <w:marLeft w:val="640"/>
          <w:marRight w:val="0"/>
          <w:marTop w:val="0"/>
          <w:marBottom w:val="0"/>
          <w:divBdr>
            <w:top w:val="none" w:sz="0" w:space="0" w:color="auto"/>
            <w:left w:val="none" w:sz="0" w:space="0" w:color="auto"/>
            <w:bottom w:val="none" w:sz="0" w:space="0" w:color="auto"/>
            <w:right w:val="none" w:sz="0" w:space="0" w:color="auto"/>
          </w:divBdr>
        </w:div>
        <w:div w:id="1734814561">
          <w:marLeft w:val="640"/>
          <w:marRight w:val="0"/>
          <w:marTop w:val="0"/>
          <w:marBottom w:val="0"/>
          <w:divBdr>
            <w:top w:val="none" w:sz="0" w:space="0" w:color="auto"/>
            <w:left w:val="none" w:sz="0" w:space="0" w:color="auto"/>
            <w:bottom w:val="none" w:sz="0" w:space="0" w:color="auto"/>
            <w:right w:val="none" w:sz="0" w:space="0" w:color="auto"/>
          </w:divBdr>
        </w:div>
        <w:div w:id="1747146031">
          <w:marLeft w:val="640"/>
          <w:marRight w:val="0"/>
          <w:marTop w:val="0"/>
          <w:marBottom w:val="0"/>
          <w:divBdr>
            <w:top w:val="none" w:sz="0" w:space="0" w:color="auto"/>
            <w:left w:val="none" w:sz="0" w:space="0" w:color="auto"/>
            <w:bottom w:val="none" w:sz="0" w:space="0" w:color="auto"/>
            <w:right w:val="none" w:sz="0" w:space="0" w:color="auto"/>
          </w:divBdr>
        </w:div>
        <w:div w:id="634216287">
          <w:marLeft w:val="640"/>
          <w:marRight w:val="0"/>
          <w:marTop w:val="0"/>
          <w:marBottom w:val="0"/>
          <w:divBdr>
            <w:top w:val="none" w:sz="0" w:space="0" w:color="auto"/>
            <w:left w:val="none" w:sz="0" w:space="0" w:color="auto"/>
            <w:bottom w:val="none" w:sz="0" w:space="0" w:color="auto"/>
            <w:right w:val="none" w:sz="0" w:space="0" w:color="auto"/>
          </w:divBdr>
        </w:div>
        <w:div w:id="690843113">
          <w:marLeft w:val="640"/>
          <w:marRight w:val="0"/>
          <w:marTop w:val="0"/>
          <w:marBottom w:val="0"/>
          <w:divBdr>
            <w:top w:val="none" w:sz="0" w:space="0" w:color="auto"/>
            <w:left w:val="none" w:sz="0" w:space="0" w:color="auto"/>
            <w:bottom w:val="none" w:sz="0" w:space="0" w:color="auto"/>
            <w:right w:val="none" w:sz="0" w:space="0" w:color="auto"/>
          </w:divBdr>
        </w:div>
        <w:div w:id="199587134">
          <w:marLeft w:val="640"/>
          <w:marRight w:val="0"/>
          <w:marTop w:val="0"/>
          <w:marBottom w:val="0"/>
          <w:divBdr>
            <w:top w:val="none" w:sz="0" w:space="0" w:color="auto"/>
            <w:left w:val="none" w:sz="0" w:space="0" w:color="auto"/>
            <w:bottom w:val="none" w:sz="0" w:space="0" w:color="auto"/>
            <w:right w:val="none" w:sz="0" w:space="0" w:color="auto"/>
          </w:divBdr>
        </w:div>
        <w:div w:id="1989481896">
          <w:marLeft w:val="640"/>
          <w:marRight w:val="0"/>
          <w:marTop w:val="0"/>
          <w:marBottom w:val="0"/>
          <w:divBdr>
            <w:top w:val="none" w:sz="0" w:space="0" w:color="auto"/>
            <w:left w:val="none" w:sz="0" w:space="0" w:color="auto"/>
            <w:bottom w:val="none" w:sz="0" w:space="0" w:color="auto"/>
            <w:right w:val="none" w:sz="0" w:space="0" w:color="auto"/>
          </w:divBdr>
        </w:div>
        <w:div w:id="709459282">
          <w:marLeft w:val="640"/>
          <w:marRight w:val="0"/>
          <w:marTop w:val="0"/>
          <w:marBottom w:val="0"/>
          <w:divBdr>
            <w:top w:val="none" w:sz="0" w:space="0" w:color="auto"/>
            <w:left w:val="none" w:sz="0" w:space="0" w:color="auto"/>
            <w:bottom w:val="none" w:sz="0" w:space="0" w:color="auto"/>
            <w:right w:val="none" w:sz="0" w:space="0" w:color="auto"/>
          </w:divBdr>
        </w:div>
        <w:div w:id="1158423847">
          <w:marLeft w:val="640"/>
          <w:marRight w:val="0"/>
          <w:marTop w:val="0"/>
          <w:marBottom w:val="0"/>
          <w:divBdr>
            <w:top w:val="none" w:sz="0" w:space="0" w:color="auto"/>
            <w:left w:val="none" w:sz="0" w:space="0" w:color="auto"/>
            <w:bottom w:val="none" w:sz="0" w:space="0" w:color="auto"/>
            <w:right w:val="none" w:sz="0" w:space="0" w:color="auto"/>
          </w:divBdr>
        </w:div>
        <w:div w:id="1280603066">
          <w:marLeft w:val="640"/>
          <w:marRight w:val="0"/>
          <w:marTop w:val="0"/>
          <w:marBottom w:val="0"/>
          <w:divBdr>
            <w:top w:val="none" w:sz="0" w:space="0" w:color="auto"/>
            <w:left w:val="none" w:sz="0" w:space="0" w:color="auto"/>
            <w:bottom w:val="none" w:sz="0" w:space="0" w:color="auto"/>
            <w:right w:val="none" w:sz="0" w:space="0" w:color="auto"/>
          </w:divBdr>
        </w:div>
        <w:div w:id="732434712">
          <w:marLeft w:val="640"/>
          <w:marRight w:val="0"/>
          <w:marTop w:val="0"/>
          <w:marBottom w:val="0"/>
          <w:divBdr>
            <w:top w:val="none" w:sz="0" w:space="0" w:color="auto"/>
            <w:left w:val="none" w:sz="0" w:space="0" w:color="auto"/>
            <w:bottom w:val="none" w:sz="0" w:space="0" w:color="auto"/>
            <w:right w:val="none" w:sz="0" w:space="0" w:color="auto"/>
          </w:divBdr>
        </w:div>
        <w:div w:id="1708481891">
          <w:marLeft w:val="640"/>
          <w:marRight w:val="0"/>
          <w:marTop w:val="0"/>
          <w:marBottom w:val="0"/>
          <w:divBdr>
            <w:top w:val="none" w:sz="0" w:space="0" w:color="auto"/>
            <w:left w:val="none" w:sz="0" w:space="0" w:color="auto"/>
            <w:bottom w:val="none" w:sz="0" w:space="0" w:color="auto"/>
            <w:right w:val="none" w:sz="0" w:space="0" w:color="auto"/>
          </w:divBdr>
        </w:div>
        <w:div w:id="1957984593">
          <w:marLeft w:val="640"/>
          <w:marRight w:val="0"/>
          <w:marTop w:val="0"/>
          <w:marBottom w:val="0"/>
          <w:divBdr>
            <w:top w:val="none" w:sz="0" w:space="0" w:color="auto"/>
            <w:left w:val="none" w:sz="0" w:space="0" w:color="auto"/>
            <w:bottom w:val="none" w:sz="0" w:space="0" w:color="auto"/>
            <w:right w:val="none" w:sz="0" w:space="0" w:color="auto"/>
          </w:divBdr>
        </w:div>
        <w:div w:id="787507634">
          <w:marLeft w:val="640"/>
          <w:marRight w:val="0"/>
          <w:marTop w:val="0"/>
          <w:marBottom w:val="0"/>
          <w:divBdr>
            <w:top w:val="none" w:sz="0" w:space="0" w:color="auto"/>
            <w:left w:val="none" w:sz="0" w:space="0" w:color="auto"/>
            <w:bottom w:val="none" w:sz="0" w:space="0" w:color="auto"/>
            <w:right w:val="none" w:sz="0" w:space="0" w:color="auto"/>
          </w:divBdr>
        </w:div>
        <w:div w:id="1253978707">
          <w:marLeft w:val="640"/>
          <w:marRight w:val="0"/>
          <w:marTop w:val="0"/>
          <w:marBottom w:val="0"/>
          <w:divBdr>
            <w:top w:val="none" w:sz="0" w:space="0" w:color="auto"/>
            <w:left w:val="none" w:sz="0" w:space="0" w:color="auto"/>
            <w:bottom w:val="none" w:sz="0" w:space="0" w:color="auto"/>
            <w:right w:val="none" w:sz="0" w:space="0" w:color="auto"/>
          </w:divBdr>
        </w:div>
        <w:div w:id="1925145171">
          <w:marLeft w:val="640"/>
          <w:marRight w:val="0"/>
          <w:marTop w:val="0"/>
          <w:marBottom w:val="0"/>
          <w:divBdr>
            <w:top w:val="none" w:sz="0" w:space="0" w:color="auto"/>
            <w:left w:val="none" w:sz="0" w:space="0" w:color="auto"/>
            <w:bottom w:val="none" w:sz="0" w:space="0" w:color="auto"/>
            <w:right w:val="none" w:sz="0" w:space="0" w:color="auto"/>
          </w:divBdr>
        </w:div>
        <w:div w:id="1241326703">
          <w:marLeft w:val="640"/>
          <w:marRight w:val="0"/>
          <w:marTop w:val="0"/>
          <w:marBottom w:val="0"/>
          <w:divBdr>
            <w:top w:val="none" w:sz="0" w:space="0" w:color="auto"/>
            <w:left w:val="none" w:sz="0" w:space="0" w:color="auto"/>
            <w:bottom w:val="none" w:sz="0" w:space="0" w:color="auto"/>
            <w:right w:val="none" w:sz="0" w:space="0" w:color="auto"/>
          </w:divBdr>
        </w:div>
        <w:div w:id="1761297782">
          <w:marLeft w:val="640"/>
          <w:marRight w:val="0"/>
          <w:marTop w:val="0"/>
          <w:marBottom w:val="0"/>
          <w:divBdr>
            <w:top w:val="none" w:sz="0" w:space="0" w:color="auto"/>
            <w:left w:val="none" w:sz="0" w:space="0" w:color="auto"/>
            <w:bottom w:val="none" w:sz="0" w:space="0" w:color="auto"/>
            <w:right w:val="none" w:sz="0" w:space="0" w:color="auto"/>
          </w:divBdr>
        </w:div>
        <w:div w:id="1341854590">
          <w:marLeft w:val="640"/>
          <w:marRight w:val="0"/>
          <w:marTop w:val="0"/>
          <w:marBottom w:val="0"/>
          <w:divBdr>
            <w:top w:val="none" w:sz="0" w:space="0" w:color="auto"/>
            <w:left w:val="none" w:sz="0" w:space="0" w:color="auto"/>
            <w:bottom w:val="none" w:sz="0" w:space="0" w:color="auto"/>
            <w:right w:val="none" w:sz="0" w:space="0" w:color="auto"/>
          </w:divBdr>
        </w:div>
        <w:div w:id="690835589">
          <w:marLeft w:val="640"/>
          <w:marRight w:val="0"/>
          <w:marTop w:val="0"/>
          <w:marBottom w:val="0"/>
          <w:divBdr>
            <w:top w:val="none" w:sz="0" w:space="0" w:color="auto"/>
            <w:left w:val="none" w:sz="0" w:space="0" w:color="auto"/>
            <w:bottom w:val="none" w:sz="0" w:space="0" w:color="auto"/>
            <w:right w:val="none" w:sz="0" w:space="0" w:color="auto"/>
          </w:divBdr>
        </w:div>
        <w:div w:id="2018654614">
          <w:marLeft w:val="640"/>
          <w:marRight w:val="0"/>
          <w:marTop w:val="0"/>
          <w:marBottom w:val="0"/>
          <w:divBdr>
            <w:top w:val="none" w:sz="0" w:space="0" w:color="auto"/>
            <w:left w:val="none" w:sz="0" w:space="0" w:color="auto"/>
            <w:bottom w:val="none" w:sz="0" w:space="0" w:color="auto"/>
            <w:right w:val="none" w:sz="0" w:space="0" w:color="auto"/>
          </w:divBdr>
        </w:div>
        <w:div w:id="185293052">
          <w:marLeft w:val="640"/>
          <w:marRight w:val="0"/>
          <w:marTop w:val="0"/>
          <w:marBottom w:val="0"/>
          <w:divBdr>
            <w:top w:val="none" w:sz="0" w:space="0" w:color="auto"/>
            <w:left w:val="none" w:sz="0" w:space="0" w:color="auto"/>
            <w:bottom w:val="none" w:sz="0" w:space="0" w:color="auto"/>
            <w:right w:val="none" w:sz="0" w:space="0" w:color="auto"/>
          </w:divBdr>
        </w:div>
      </w:divsChild>
    </w:div>
    <w:div w:id="1003825803">
      <w:bodyDiv w:val="1"/>
      <w:marLeft w:val="0"/>
      <w:marRight w:val="0"/>
      <w:marTop w:val="0"/>
      <w:marBottom w:val="0"/>
      <w:divBdr>
        <w:top w:val="none" w:sz="0" w:space="0" w:color="auto"/>
        <w:left w:val="none" w:sz="0" w:space="0" w:color="auto"/>
        <w:bottom w:val="none" w:sz="0" w:space="0" w:color="auto"/>
        <w:right w:val="none" w:sz="0" w:space="0" w:color="auto"/>
      </w:divBdr>
    </w:div>
    <w:div w:id="1004013065">
      <w:marLeft w:val="480"/>
      <w:marRight w:val="0"/>
      <w:marTop w:val="0"/>
      <w:marBottom w:val="0"/>
      <w:divBdr>
        <w:top w:val="none" w:sz="0" w:space="0" w:color="auto"/>
        <w:left w:val="none" w:sz="0" w:space="0" w:color="auto"/>
        <w:bottom w:val="none" w:sz="0" w:space="0" w:color="auto"/>
        <w:right w:val="none" w:sz="0" w:space="0" w:color="auto"/>
      </w:divBdr>
    </w:div>
    <w:div w:id="1005091234">
      <w:bodyDiv w:val="1"/>
      <w:marLeft w:val="0"/>
      <w:marRight w:val="0"/>
      <w:marTop w:val="0"/>
      <w:marBottom w:val="0"/>
      <w:divBdr>
        <w:top w:val="none" w:sz="0" w:space="0" w:color="auto"/>
        <w:left w:val="none" w:sz="0" w:space="0" w:color="auto"/>
        <w:bottom w:val="none" w:sz="0" w:space="0" w:color="auto"/>
        <w:right w:val="none" w:sz="0" w:space="0" w:color="auto"/>
      </w:divBdr>
      <w:divsChild>
        <w:div w:id="27679298">
          <w:marLeft w:val="480"/>
          <w:marRight w:val="0"/>
          <w:marTop w:val="0"/>
          <w:marBottom w:val="0"/>
          <w:divBdr>
            <w:top w:val="none" w:sz="0" w:space="0" w:color="auto"/>
            <w:left w:val="none" w:sz="0" w:space="0" w:color="auto"/>
            <w:bottom w:val="none" w:sz="0" w:space="0" w:color="auto"/>
            <w:right w:val="none" w:sz="0" w:space="0" w:color="auto"/>
          </w:divBdr>
        </w:div>
        <w:div w:id="169956846">
          <w:marLeft w:val="480"/>
          <w:marRight w:val="0"/>
          <w:marTop w:val="0"/>
          <w:marBottom w:val="0"/>
          <w:divBdr>
            <w:top w:val="none" w:sz="0" w:space="0" w:color="auto"/>
            <w:left w:val="none" w:sz="0" w:space="0" w:color="auto"/>
            <w:bottom w:val="none" w:sz="0" w:space="0" w:color="auto"/>
            <w:right w:val="none" w:sz="0" w:space="0" w:color="auto"/>
          </w:divBdr>
        </w:div>
        <w:div w:id="307902362">
          <w:marLeft w:val="480"/>
          <w:marRight w:val="0"/>
          <w:marTop w:val="0"/>
          <w:marBottom w:val="0"/>
          <w:divBdr>
            <w:top w:val="none" w:sz="0" w:space="0" w:color="auto"/>
            <w:left w:val="none" w:sz="0" w:space="0" w:color="auto"/>
            <w:bottom w:val="none" w:sz="0" w:space="0" w:color="auto"/>
            <w:right w:val="none" w:sz="0" w:space="0" w:color="auto"/>
          </w:divBdr>
        </w:div>
        <w:div w:id="326828806">
          <w:marLeft w:val="480"/>
          <w:marRight w:val="0"/>
          <w:marTop w:val="0"/>
          <w:marBottom w:val="0"/>
          <w:divBdr>
            <w:top w:val="none" w:sz="0" w:space="0" w:color="auto"/>
            <w:left w:val="none" w:sz="0" w:space="0" w:color="auto"/>
            <w:bottom w:val="none" w:sz="0" w:space="0" w:color="auto"/>
            <w:right w:val="none" w:sz="0" w:space="0" w:color="auto"/>
          </w:divBdr>
        </w:div>
        <w:div w:id="506018203">
          <w:marLeft w:val="480"/>
          <w:marRight w:val="0"/>
          <w:marTop w:val="0"/>
          <w:marBottom w:val="0"/>
          <w:divBdr>
            <w:top w:val="none" w:sz="0" w:space="0" w:color="auto"/>
            <w:left w:val="none" w:sz="0" w:space="0" w:color="auto"/>
            <w:bottom w:val="none" w:sz="0" w:space="0" w:color="auto"/>
            <w:right w:val="none" w:sz="0" w:space="0" w:color="auto"/>
          </w:divBdr>
        </w:div>
        <w:div w:id="642852749">
          <w:marLeft w:val="480"/>
          <w:marRight w:val="0"/>
          <w:marTop w:val="0"/>
          <w:marBottom w:val="0"/>
          <w:divBdr>
            <w:top w:val="none" w:sz="0" w:space="0" w:color="auto"/>
            <w:left w:val="none" w:sz="0" w:space="0" w:color="auto"/>
            <w:bottom w:val="none" w:sz="0" w:space="0" w:color="auto"/>
            <w:right w:val="none" w:sz="0" w:space="0" w:color="auto"/>
          </w:divBdr>
        </w:div>
        <w:div w:id="681401123">
          <w:marLeft w:val="480"/>
          <w:marRight w:val="0"/>
          <w:marTop w:val="0"/>
          <w:marBottom w:val="0"/>
          <w:divBdr>
            <w:top w:val="none" w:sz="0" w:space="0" w:color="auto"/>
            <w:left w:val="none" w:sz="0" w:space="0" w:color="auto"/>
            <w:bottom w:val="none" w:sz="0" w:space="0" w:color="auto"/>
            <w:right w:val="none" w:sz="0" w:space="0" w:color="auto"/>
          </w:divBdr>
        </w:div>
        <w:div w:id="899946117">
          <w:marLeft w:val="480"/>
          <w:marRight w:val="0"/>
          <w:marTop w:val="0"/>
          <w:marBottom w:val="0"/>
          <w:divBdr>
            <w:top w:val="none" w:sz="0" w:space="0" w:color="auto"/>
            <w:left w:val="none" w:sz="0" w:space="0" w:color="auto"/>
            <w:bottom w:val="none" w:sz="0" w:space="0" w:color="auto"/>
            <w:right w:val="none" w:sz="0" w:space="0" w:color="auto"/>
          </w:divBdr>
        </w:div>
        <w:div w:id="928152233">
          <w:marLeft w:val="480"/>
          <w:marRight w:val="0"/>
          <w:marTop w:val="0"/>
          <w:marBottom w:val="0"/>
          <w:divBdr>
            <w:top w:val="none" w:sz="0" w:space="0" w:color="auto"/>
            <w:left w:val="none" w:sz="0" w:space="0" w:color="auto"/>
            <w:bottom w:val="none" w:sz="0" w:space="0" w:color="auto"/>
            <w:right w:val="none" w:sz="0" w:space="0" w:color="auto"/>
          </w:divBdr>
        </w:div>
        <w:div w:id="970862230">
          <w:marLeft w:val="480"/>
          <w:marRight w:val="0"/>
          <w:marTop w:val="0"/>
          <w:marBottom w:val="0"/>
          <w:divBdr>
            <w:top w:val="none" w:sz="0" w:space="0" w:color="auto"/>
            <w:left w:val="none" w:sz="0" w:space="0" w:color="auto"/>
            <w:bottom w:val="none" w:sz="0" w:space="0" w:color="auto"/>
            <w:right w:val="none" w:sz="0" w:space="0" w:color="auto"/>
          </w:divBdr>
        </w:div>
        <w:div w:id="1121925451">
          <w:marLeft w:val="480"/>
          <w:marRight w:val="0"/>
          <w:marTop w:val="0"/>
          <w:marBottom w:val="0"/>
          <w:divBdr>
            <w:top w:val="none" w:sz="0" w:space="0" w:color="auto"/>
            <w:left w:val="none" w:sz="0" w:space="0" w:color="auto"/>
            <w:bottom w:val="none" w:sz="0" w:space="0" w:color="auto"/>
            <w:right w:val="none" w:sz="0" w:space="0" w:color="auto"/>
          </w:divBdr>
        </w:div>
        <w:div w:id="1279801112">
          <w:marLeft w:val="480"/>
          <w:marRight w:val="0"/>
          <w:marTop w:val="0"/>
          <w:marBottom w:val="0"/>
          <w:divBdr>
            <w:top w:val="none" w:sz="0" w:space="0" w:color="auto"/>
            <w:left w:val="none" w:sz="0" w:space="0" w:color="auto"/>
            <w:bottom w:val="none" w:sz="0" w:space="0" w:color="auto"/>
            <w:right w:val="none" w:sz="0" w:space="0" w:color="auto"/>
          </w:divBdr>
        </w:div>
        <w:div w:id="1449543724">
          <w:marLeft w:val="480"/>
          <w:marRight w:val="0"/>
          <w:marTop w:val="0"/>
          <w:marBottom w:val="0"/>
          <w:divBdr>
            <w:top w:val="none" w:sz="0" w:space="0" w:color="auto"/>
            <w:left w:val="none" w:sz="0" w:space="0" w:color="auto"/>
            <w:bottom w:val="none" w:sz="0" w:space="0" w:color="auto"/>
            <w:right w:val="none" w:sz="0" w:space="0" w:color="auto"/>
          </w:divBdr>
        </w:div>
        <w:div w:id="1645231230">
          <w:marLeft w:val="480"/>
          <w:marRight w:val="0"/>
          <w:marTop w:val="0"/>
          <w:marBottom w:val="0"/>
          <w:divBdr>
            <w:top w:val="none" w:sz="0" w:space="0" w:color="auto"/>
            <w:left w:val="none" w:sz="0" w:space="0" w:color="auto"/>
            <w:bottom w:val="none" w:sz="0" w:space="0" w:color="auto"/>
            <w:right w:val="none" w:sz="0" w:space="0" w:color="auto"/>
          </w:divBdr>
        </w:div>
        <w:div w:id="1660889383">
          <w:marLeft w:val="480"/>
          <w:marRight w:val="0"/>
          <w:marTop w:val="0"/>
          <w:marBottom w:val="0"/>
          <w:divBdr>
            <w:top w:val="none" w:sz="0" w:space="0" w:color="auto"/>
            <w:left w:val="none" w:sz="0" w:space="0" w:color="auto"/>
            <w:bottom w:val="none" w:sz="0" w:space="0" w:color="auto"/>
            <w:right w:val="none" w:sz="0" w:space="0" w:color="auto"/>
          </w:divBdr>
        </w:div>
        <w:div w:id="1750424831">
          <w:marLeft w:val="480"/>
          <w:marRight w:val="0"/>
          <w:marTop w:val="0"/>
          <w:marBottom w:val="0"/>
          <w:divBdr>
            <w:top w:val="none" w:sz="0" w:space="0" w:color="auto"/>
            <w:left w:val="none" w:sz="0" w:space="0" w:color="auto"/>
            <w:bottom w:val="none" w:sz="0" w:space="0" w:color="auto"/>
            <w:right w:val="none" w:sz="0" w:space="0" w:color="auto"/>
          </w:divBdr>
        </w:div>
        <w:div w:id="1814830967">
          <w:marLeft w:val="480"/>
          <w:marRight w:val="0"/>
          <w:marTop w:val="0"/>
          <w:marBottom w:val="0"/>
          <w:divBdr>
            <w:top w:val="none" w:sz="0" w:space="0" w:color="auto"/>
            <w:left w:val="none" w:sz="0" w:space="0" w:color="auto"/>
            <w:bottom w:val="none" w:sz="0" w:space="0" w:color="auto"/>
            <w:right w:val="none" w:sz="0" w:space="0" w:color="auto"/>
          </w:divBdr>
        </w:div>
        <w:div w:id="1856963695">
          <w:marLeft w:val="480"/>
          <w:marRight w:val="0"/>
          <w:marTop w:val="0"/>
          <w:marBottom w:val="0"/>
          <w:divBdr>
            <w:top w:val="none" w:sz="0" w:space="0" w:color="auto"/>
            <w:left w:val="none" w:sz="0" w:space="0" w:color="auto"/>
            <w:bottom w:val="none" w:sz="0" w:space="0" w:color="auto"/>
            <w:right w:val="none" w:sz="0" w:space="0" w:color="auto"/>
          </w:divBdr>
        </w:div>
        <w:div w:id="1865751489">
          <w:marLeft w:val="480"/>
          <w:marRight w:val="0"/>
          <w:marTop w:val="0"/>
          <w:marBottom w:val="0"/>
          <w:divBdr>
            <w:top w:val="none" w:sz="0" w:space="0" w:color="auto"/>
            <w:left w:val="none" w:sz="0" w:space="0" w:color="auto"/>
            <w:bottom w:val="none" w:sz="0" w:space="0" w:color="auto"/>
            <w:right w:val="none" w:sz="0" w:space="0" w:color="auto"/>
          </w:divBdr>
        </w:div>
        <w:div w:id="1885099999">
          <w:marLeft w:val="480"/>
          <w:marRight w:val="0"/>
          <w:marTop w:val="0"/>
          <w:marBottom w:val="0"/>
          <w:divBdr>
            <w:top w:val="none" w:sz="0" w:space="0" w:color="auto"/>
            <w:left w:val="none" w:sz="0" w:space="0" w:color="auto"/>
            <w:bottom w:val="none" w:sz="0" w:space="0" w:color="auto"/>
            <w:right w:val="none" w:sz="0" w:space="0" w:color="auto"/>
          </w:divBdr>
        </w:div>
        <w:div w:id="2043358566">
          <w:marLeft w:val="480"/>
          <w:marRight w:val="0"/>
          <w:marTop w:val="0"/>
          <w:marBottom w:val="0"/>
          <w:divBdr>
            <w:top w:val="none" w:sz="0" w:space="0" w:color="auto"/>
            <w:left w:val="none" w:sz="0" w:space="0" w:color="auto"/>
            <w:bottom w:val="none" w:sz="0" w:space="0" w:color="auto"/>
            <w:right w:val="none" w:sz="0" w:space="0" w:color="auto"/>
          </w:divBdr>
        </w:div>
        <w:div w:id="2145655258">
          <w:marLeft w:val="480"/>
          <w:marRight w:val="0"/>
          <w:marTop w:val="0"/>
          <w:marBottom w:val="0"/>
          <w:divBdr>
            <w:top w:val="none" w:sz="0" w:space="0" w:color="auto"/>
            <w:left w:val="none" w:sz="0" w:space="0" w:color="auto"/>
            <w:bottom w:val="none" w:sz="0" w:space="0" w:color="auto"/>
            <w:right w:val="none" w:sz="0" w:space="0" w:color="auto"/>
          </w:divBdr>
        </w:div>
      </w:divsChild>
    </w:div>
    <w:div w:id="1006445484">
      <w:marLeft w:val="480"/>
      <w:marRight w:val="0"/>
      <w:marTop w:val="0"/>
      <w:marBottom w:val="0"/>
      <w:divBdr>
        <w:top w:val="none" w:sz="0" w:space="0" w:color="auto"/>
        <w:left w:val="none" w:sz="0" w:space="0" w:color="auto"/>
        <w:bottom w:val="none" w:sz="0" w:space="0" w:color="auto"/>
        <w:right w:val="none" w:sz="0" w:space="0" w:color="auto"/>
      </w:divBdr>
    </w:div>
    <w:div w:id="1006781974">
      <w:bodyDiv w:val="1"/>
      <w:marLeft w:val="0"/>
      <w:marRight w:val="0"/>
      <w:marTop w:val="0"/>
      <w:marBottom w:val="0"/>
      <w:divBdr>
        <w:top w:val="none" w:sz="0" w:space="0" w:color="auto"/>
        <w:left w:val="none" w:sz="0" w:space="0" w:color="auto"/>
        <w:bottom w:val="none" w:sz="0" w:space="0" w:color="auto"/>
        <w:right w:val="none" w:sz="0" w:space="0" w:color="auto"/>
      </w:divBdr>
      <w:divsChild>
        <w:div w:id="118112329">
          <w:marLeft w:val="480"/>
          <w:marRight w:val="0"/>
          <w:marTop w:val="0"/>
          <w:marBottom w:val="0"/>
          <w:divBdr>
            <w:top w:val="none" w:sz="0" w:space="0" w:color="auto"/>
            <w:left w:val="none" w:sz="0" w:space="0" w:color="auto"/>
            <w:bottom w:val="none" w:sz="0" w:space="0" w:color="auto"/>
            <w:right w:val="none" w:sz="0" w:space="0" w:color="auto"/>
          </w:divBdr>
        </w:div>
        <w:div w:id="281231120">
          <w:marLeft w:val="480"/>
          <w:marRight w:val="0"/>
          <w:marTop w:val="0"/>
          <w:marBottom w:val="0"/>
          <w:divBdr>
            <w:top w:val="none" w:sz="0" w:space="0" w:color="auto"/>
            <w:left w:val="none" w:sz="0" w:space="0" w:color="auto"/>
            <w:bottom w:val="none" w:sz="0" w:space="0" w:color="auto"/>
            <w:right w:val="none" w:sz="0" w:space="0" w:color="auto"/>
          </w:divBdr>
        </w:div>
        <w:div w:id="335156639">
          <w:marLeft w:val="480"/>
          <w:marRight w:val="0"/>
          <w:marTop w:val="0"/>
          <w:marBottom w:val="0"/>
          <w:divBdr>
            <w:top w:val="none" w:sz="0" w:space="0" w:color="auto"/>
            <w:left w:val="none" w:sz="0" w:space="0" w:color="auto"/>
            <w:bottom w:val="none" w:sz="0" w:space="0" w:color="auto"/>
            <w:right w:val="none" w:sz="0" w:space="0" w:color="auto"/>
          </w:divBdr>
        </w:div>
        <w:div w:id="657924825">
          <w:marLeft w:val="480"/>
          <w:marRight w:val="0"/>
          <w:marTop w:val="0"/>
          <w:marBottom w:val="0"/>
          <w:divBdr>
            <w:top w:val="none" w:sz="0" w:space="0" w:color="auto"/>
            <w:left w:val="none" w:sz="0" w:space="0" w:color="auto"/>
            <w:bottom w:val="none" w:sz="0" w:space="0" w:color="auto"/>
            <w:right w:val="none" w:sz="0" w:space="0" w:color="auto"/>
          </w:divBdr>
        </w:div>
        <w:div w:id="667831058">
          <w:marLeft w:val="480"/>
          <w:marRight w:val="0"/>
          <w:marTop w:val="0"/>
          <w:marBottom w:val="0"/>
          <w:divBdr>
            <w:top w:val="none" w:sz="0" w:space="0" w:color="auto"/>
            <w:left w:val="none" w:sz="0" w:space="0" w:color="auto"/>
            <w:bottom w:val="none" w:sz="0" w:space="0" w:color="auto"/>
            <w:right w:val="none" w:sz="0" w:space="0" w:color="auto"/>
          </w:divBdr>
        </w:div>
        <w:div w:id="1462377543">
          <w:marLeft w:val="480"/>
          <w:marRight w:val="0"/>
          <w:marTop w:val="0"/>
          <w:marBottom w:val="0"/>
          <w:divBdr>
            <w:top w:val="none" w:sz="0" w:space="0" w:color="auto"/>
            <w:left w:val="none" w:sz="0" w:space="0" w:color="auto"/>
            <w:bottom w:val="none" w:sz="0" w:space="0" w:color="auto"/>
            <w:right w:val="none" w:sz="0" w:space="0" w:color="auto"/>
          </w:divBdr>
        </w:div>
        <w:div w:id="1493596853">
          <w:marLeft w:val="480"/>
          <w:marRight w:val="0"/>
          <w:marTop w:val="0"/>
          <w:marBottom w:val="0"/>
          <w:divBdr>
            <w:top w:val="none" w:sz="0" w:space="0" w:color="auto"/>
            <w:left w:val="none" w:sz="0" w:space="0" w:color="auto"/>
            <w:bottom w:val="none" w:sz="0" w:space="0" w:color="auto"/>
            <w:right w:val="none" w:sz="0" w:space="0" w:color="auto"/>
          </w:divBdr>
        </w:div>
        <w:div w:id="1715276089">
          <w:marLeft w:val="480"/>
          <w:marRight w:val="0"/>
          <w:marTop w:val="0"/>
          <w:marBottom w:val="0"/>
          <w:divBdr>
            <w:top w:val="none" w:sz="0" w:space="0" w:color="auto"/>
            <w:left w:val="none" w:sz="0" w:space="0" w:color="auto"/>
            <w:bottom w:val="none" w:sz="0" w:space="0" w:color="auto"/>
            <w:right w:val="none" w:sz="0" w:space="0" w:color="auto"/>
          </w:divBdr>
        </w:div>
        <w:div w:id="1743792632">
          <w:marLeft w:val="480"/>
          <w:marRight w:val="0"/>
          <w:marTop w:val="0"/>
          <w:marBottom w:val="0"/>
          <w:divBdr>
            <w:top w:val="none" w:sz="0" w:space="0" w:color="auto"/>
            <w:left w:val="none" w:sz="0" w:space="0" w:color="auto"/>
            <w:bottom w:val="none" w:sz="0" w:space="0" w:color="auto"/>
            <w:right w:val="none" w:sz="0" w:space="0" w:color="auto"/>
          </w:divBdr>
        </w:div>
        <w:div w:id="1791627255">
          <w:marLeft w:val="480"/>
          <w:marRight w:val="0"/>
          <w:marTop w:val="0"/>
          <w:marBottom w:val="0"/>
          <w:divBdr>
            <w:top w:val="none" w:sz="0" w:space="0" w:color="auto"/>
            <w:left w:val="none" w:sz="0" w:space="0" w:color="auto"/>
            <w:bottom w:val="none" w:sz="0" w:space="0" w:color="auto"/>
            <w:right w:val="none" w:sz="0" w:space="0" w:color="auto"/>
          </w:divBdr>
        </w:div>
        <w:div w:id="1851331749">
          <w:marLeft w:val="480"/>
          <w:marRight w:val="0"/>
          <w:marTop w:val="0"/>
          <w:marBottom w:val="0"/>
          <w:divBdr>
            <w:top w:val="none" w:sz="0" w:space="0" w:color="auto"/>
            <w:left w:val="none" w:sz="0" w:space="0" w:color="auto"/>
            <w:bottom w:val="none" w:sz="0" w:space="0" w:color="auto"/>
            <w:right w:val="none" w:sz="0" w:space="0" w:color="auto"/>
          </w:divBdr>
        </w:div>
        <w:div w:id="1870027987">
          <w:marLeft w:val="480"/>
          <w:marRight w:val="0"/>
          <w:marTop w:val="0"/>
          <w:marBottom w:val="0"/>
          <w:divBdr>
            <w:top w:val="none" w:sz="0" w:space="0" w:color="auto"/>
            <w:left w:val="none" w:sz="0" w:space="0" w:color="auto"/>
            <w:bottom w:val="none" w:sz="0" w:space="0" w:color="auto"/>
            <w:right w:val="none" w:sz="0" w:space="0" w:color="auto"/>
          </w:divBdr>
        </w:div>
        <w:div w:id="1908762728">
          <w:marLeft w:val="480"/>
          <w:marRight w:val="0"/>
          <w:marTop w:val="0"/>
          <w:marBottom w:val="0"/>
          <w:divBdr>
            <w:top w:val="none" w:sz="0" w:space="0" w:color="auto"/>
            <w:left w:val="none" w:sz="0" w:space="0" w:color="auto"/>
            <w:bottom w:val="none" w:sz="0" w:space="0" w:color="auto"/>
            <w:right w:val="none" w:sz="0" w:space="0" w:color="auto"/>
          </w:divBdr>
        </w:div>
        <w:div w:id="2058773876">
          <w:marLeft w:val="480"/>
          <w:marRight w:val="0"/>
          <w:marTop w:val="0"/>
          <w:marBottom w:val="0"/>
          <w:divBdr>
            <w:top w:val="none" w:sz="0" w:space="0" w:color="auto"/>
            <w:left w:val="none" w:sz="0" w:space="0" w:color="auto"/>
            <w:bottom w:val="none" w:sz="0" w:space="0" w:color="auto"/>
            <w:right w:val="none" w:sz="0" w:space="0" w:color="auto"/>
          </w:divBdr>
        </w:div>
      </w:divsChild>
    </w:div>
    <w:div w:id="1006786305">
      <w:marLeft w:val="480"/>
      <w:marRight w:val="0"/>
      <w:marTop w:val="0"/>
      <w:marBottom w:val="0"/>
      <w:divBdr>
        <w:top w:val="none" w:sz="0" w:space="0" w:color="auto"/>
        <w:left w:val="none" w:sz="0" w:space="0" w:color="auto"/>
        <w:bottom w:val="none" w:sz="0" w:space="0" w:color="auto"/>
        <w:right w:val="none" w:sz="0" w:space="0" w:color="auto"/>
      </w:divBdr>
    </w:div>
    <w:div w:id="1007639581">
      <w:bodyDiv w:val="1"/>
      <w:marLeft w:val="0"/>
      <w:marRight w:val="0"/>
      <w:marTop w:val="0"/>
      <w:marBottom w:val="0"/>
      <w:divBdr>
        <w:top w:val="none" w:sz="0" w:space="0" w:color="auto"/>
        <w:left w:val="none" w:sz="0" w:space="0" w:color="auto"/>
        <w:bottom w:val="none" w:sz="0" w:space="0" w:color="auto"/>
        <w:right w:val="none" w:sz="0" w:space="0" w:color="auto"/>
      </w:divBdr>
    </w:div>
    <w:div w:id="1009991831">
      <w:marLeft w:val="480"/>
      <w:marRight w:val="0"/>
      <w:marTop w:val="0"/>
      <w:marBottom w:val="0"/>
      <w:divBdr>
        <w:top w:val="none" w:sz="0" w:space="0" w:color="auto"/>
        <w:left w:val="none" w:sz="0" w:space="0" w:color="auto"/>
        <w:bottom w:val="none" w:sz="0" w:space="0" w:color="auto"/>
        <w:right w:val="none" w:sz="0" w:space="0" w:color="auto"/>
      </w:divBdr>
    </w:div>
    <w:div w:id="1010565222">
      <w:marLeft w:val="480"/>
      <w:marRight w:val="0"/>
      <w:marTop w:val="0"/>
      <w:marBottom w:val="0"/>
      <w:divBdr>
        <w:top w:val="none" w:sz="0" w:space="0" w:color="auto"/>
        <w:left w:val="none" w:sz="0" w:space="0" w:color="auto"/>
        <w:bottom w:val="none" w:sz="0" w:space="0" w:color="auto"/>
        <w:right w:val="none" w:sz="0" w:space="0" w:color="auto"/>
      </w:divBdr>
    </w:div>
    <w:div w:id="1011301831">
      <w:marLeft w:val="480"/>
      <w:marRight w:val="0"/>
      <w:marTop w:val="0"/>
      <w:marBottom w:val="0"/>
      <w:divBdr>
        <w:top w:val="none" w:sz="0" w:space="0" w:color="auto"/>
        <w:left w:val="none" w:sz="0" w:space="0" w:color="auto"/>
        <w:bottom w:val="none" w:sz="0" w:space="0" w:color="auto"/>
        <w:right w:val="none" w:sz="0" w:space="0" w:color="auto"/>
      </w:divBdr>
    </w:div>
    <w:div w:id="1011880434">
      <w:bodyDiv w:val="1"/>
      <w:marLeft w:val="0"/>
      <w:marRight w:val="0"/>
      <w:marTop w:val="0"/>
      <w:marBottom w:val="0"/>
      <w:divBdr>
        <w:top w:val="none" w:sz="0" w:space="0" w:color="auto"/>
        <w:left w:val="none" w:sz="0" w:space="0" w:color="auto"/>
        <w:bottom w:val="none" w:sz="0" w:space="0" w:color="auto"/>
        <w:right w:val="none" w:sz="0" w:space="0" w:color="auto"/>
      </w:divBdr>
    </w:div>
    <w:div w:id="1014575578">
      <w:marLeft w:val="480"/>
      <w:marRight w:val="0"/>
      <w:marTop w:val="0"/>
      <w:marBottom w:val="0"/>
      <w:divBdr>
        <w:top w:val="none" w:sz="0" w:space="0" w:color="auto"/>
        <w:left w:val="none" w:sz="0" w:space="0" w:color="auto"/>
        <w:bottom w:val="none" w:sz="0" w:space="0" w:color="auto"/>
        <w:right w:val="none" w:sz="0" w:space="0" w:color="auto"/>
      </w:divBdr>
    </w:div>
    <w:div w:id="1015770447">
      <w:marLeft w:val="480"/>
      <w:marRight w:val="0"/>
      <w:marTop w:val="0"/>
      <w:marBottom w:val="0"/>
      <w:divBdr>
        <w:top w:val="none" w:sz="0" w:space="0" w:color="auto"/>
        <w:left w:val="none" w:sz="0" w:space="0" w:color="auto"/>
        <w:bottom w:val="none" w:sz="0" w:space="0" w:color="auto"/>
        <w:right w:val="none" w:sz="0" w:space="0" w:color="auto"/>
      </w:divBdr>
    </w:div>
    <w:div w:id="1015839728">
      <w:bodyDiv w:val="1"/>
      <w:marLeft w:val="0"/>
      <w:marRight w:val="0"/>
      <w:marTop w:val="0"/>
      <w:marBottom w:val="0"/>
      <w:divBdr>
        <w:top w:val="none" w:sz="0" w:space="0" w:color="auto"/>
        <w:left w:val="none" w:sz="0" w:space="0" w:color="auto"/>
        <w:bottom w:val="none" w:sz="0" w:space="0" w:color="auto"/>
        <w:right w:val="none" w:sz="0" w:space="0" w:color="auto"/>
      </w:divBdr>
      <w:divsChild>
        <w:div w:id="148325433">
          <w:marLeft w:val="480"/>
          <w:marRight w:val="0"/>
          <w:marTop w:val="0"/>
          <w:marBottom w:val="0"/>
          <w:divBdr>
            <w:top w:val="none" w:sz="0" w:space="0" w:color="auto"/>
            <w:left w:val="none" w:sz="0" w:space="0" w:color="auto"/>
            <w:bottom w:val="none" w:sz="0" w:space="0" w:color="auto"/>
            <w:right w:val="none" w:sz="0" w:space="0" w:color="auto"/>
          </w:divBdr>
        </w:div>
        <w:div w:id="268968804">
          <w:marLeft w:val="480"/>
          <w:marRight w:val="0"/>
          <w:marTop w:val="0"/>
          <w:marBottom w:val="0"/>
          <w:divBdr>
            <w:top w:val="none" w:sz="0" w:space="0" w:color="auto"/>
            <w:left w:val="none" w:sz="0" w:space="0" w:color="auto"/>
            <w:bottom w:val="none" w:sz="0" w:space="0" w:color="auto"/>
            <w:right w:val="none" w:sz="0" w:space="0" w:color="auto"/>
          </w:divBdr>
        </w:div>
        <w:div w:id="342172392">
          <w:marLeft w:val="480"/>
          <w:marRight w:val="0"/>
          <w:marTop w:val="0"/>
          <w:marBottom w:val="0"/>
          <w:divBdr>
            <w:top w:val="none" w:sz="0" w:space="0" w:color="auto"/>
            <w:left w:val="none" w:sz="0" w:space="0" w:color="auto"/>
            <w:bottom w:val="none" w:sz="0" w:space="0" w:color="auto"/>
            <w:right w:val="none" w:sz="0" w:space="0" w:color="auto"/>
          </w:divBdr>
        </w:div>
        <w:div w:id="441269892">
          <w:marLeft w:val="480"/>
          <w:marRight w:val="0"/>
          <w:marTop w:val="0"/>
          <w:marBottom w:val="0"/>
          <w:divBdr>
            <w:top w:val="none" w:sz="0" w:space="0" w:color="auto"/>
            <w:left w:val="none" w:sz="0" w:space="0" w:color="auto"/>
            <w:bottom w:val="none" w:sz="0" w:space="0" w:color="auto"/>
            <w:right w:val="none" w:sz="0" w:space="0" w:color="auto"/>
          </w:divBdr>
        </w:div>
        <w:div w:id="615524027">
          <w:marLeft w:val="480"/>
          <w:marRight w:val="0"/>
          <w:marTop w:val="0"/>
          <w:marBottom w:val="0"/>
          <w:divBdr>
            <w:top w:val="none" w:sz="0" w:space="0" w:color="auto"/>
            <w:left w:val="none" w:sz="0" w:space="0" w:color="auto"/>
            <w:bottom w:val="none" w:sz="0" w:space="0" w:color="auto"/>
            <w:right w:val="none" w:sz="0" w:space="0" w:color="auto"/>
          </w:divBdr>
        </w:div>
        <w:div w:id="683823564">
          <w:marLeft w:val="480"/>
          <w:marRight w:val="0"/>
          <w:marTop w:val="0"/>
          <w:marBottom w:val="0"/>
          <w:divBdr>
            <w:top w:val="none" w:sz="0" w:space="0" w:color="auto"/>
            <w:left w:val="none" w:sz="0" w:space="0" w:color="auto"/>
            <w:bottom w:val="none" w:sz="0" w:space="0" w:color="auto"/>
            <w:right w:val="none" w:sz="0" w:space="0" w:color="auto"/>
          </w:divBdr>
        </w:div>
        <w:div w:id="758714141">
          <w:marLeft w:val="480"/>
          <w:marRight w:val="0"/>
          <w:marTop w:val="0"/>
          <w:marBottom w:val="0"/>
          <w:divBdr>
            <w:top w:val="none" w:sz="0" w:space="0" w:color="auto"/>
            <w:left w:val="none" w:sz="0" w:space="0" w:color="auto"/>
            <w:bottom w:val="none" w:sz="0" w:space="0" w:color="auto"/>
            <w:right w:val="none" w:sz="0" w:space="0" w:color="auto"/>
          </w:divBdr>
        </w:div>
        <w:div w:id="773284671">
          <w:marLeft w:val="480"/>
          <w:marRight w:val="0"/>
          <w:marTop w:val="0"/>
          <w:marBottom w:val="0"/>
          <w:divBdr>
            <w:top w:val="none" w:sz="0" w:space="0" w:color="auto"/>
            <w:left w:val="none" w:sz="0" w:space="0" w:color="auto"/>
            <w:bottom w:val="none" w:sz="0" w:space="0" w:color="auto"/>
            <w:right w:val="none" w:sz="0" w:space="0" w:color="auto"/>
          </w:divBdr>
        </w:div>
        <w:div w:id="825780015">
          <w:marLeft w:val="480"/>
          <w:marRight w:val="0"/>
          <w:marTop w:val="0"/>
          <w:marBottom w:val="0"/>
          <w:divBdr>
            <w:top w:val="none" w:sz="0" w:space="0" w:color="auto"/>
            <w:left w:val="none" w:sz="0" w:space="0" w:color="auto"/>
            <w:bottom w:val="none" w:sz="0" w:space="0" w:color="auto"/>
            <w:right w:val="none" w:sz="0" w:space="0" w:color="auto"/>
          </w:divBdr>
        </w:div>
        <w:div w:id="976028610">
          <w:marLeft w:val="480"/>
          <w:marRight w:val="0"/>
          <w:marTop w:val="0"/>
          <w:marBottom w:val="0"/>
          <w:divBdr>
            <w:top w:val="none" w:sz="0" w:space="0" w:color="auto"/>
            <w:left w:val="none" w:sz="0" w:space="0" w:color="auto"/>
            <w:bottom w:val="none" w:sz="0" w:space="0" w:color="auto"/>
            <w:right w:val="none" w:sz="0" w:space="0" w:color="auto"/>
          </w:divBdr>
        </w:div>
        <w:div w:id="989288126">
          <w:marLeft w:val="480"/>
          <w:marRight w:val="0"/>
          <w:marTop w:val="0"/>
          <w:marBottom w:val="0"/>
          <w:divBdr>
            <w:top w:val="none" w:sz="0" w:space="0" w:color="auto"/>
            <w:left w:val="none" w:sz="0" w:space="0" w:color="auto"/>
            <w:bottom w:val="none" w:sz="0" w:space="0" w:color="auto"/>
            <w:right w:val="none" w:sz="0" w:space="0" w:color="auto"/>
          </w:divBdr>
        </w:div>
        <w:div w:id="1066609855">
          <w:marLeft w:val="480"/>
          <w:marRight w:val="0"/>
          <w:marTop w:val="0"/>
          <w:marBottom w:val="0"/>
          <w:divBdr>
            <w:top w:val="none" w:sz="0" w:space="0" w:color="auto"/>
            <w:left w:val="none" w:sz="0" w:space="0" w:color="auto"/>
            <w:bottom w:val="none" w:sz="0" w:space="0" w:color="auto"/>
            <w:right w:val="none" w:sz="0" w:space="0" w:color="auto"/>
          </w:divBdr>
        </w:div>
        <w:div w:id="1120958040">
          <w:marLeft w:val="480"/>
          <w:marRight w:val="0"/>
          <w:marTop w:val="0"/>
          <w:marBottom w:val="0"/>
          <w:divBdr>
            <w:top w:val="none" w:sz="0" w:space="0" w:color="auto"/>
            <w:left w:val="none" w:sz="0" w:space="0" w:color="auto"/>
            <w:bottom w:val="none" w:sz="0" w:space="0" w:color="auto"/>
            <w:right w:val="none" w:sz="0" w:space="0" w:color="auto"/>
          </w:divBdr>
        </w:div>
        <w:div w:id="1155297439">
          <w:marLeft w:val="480"/>
          <w:marRight w:val="0"/>
          <w:marTop w:val="0"/>
          <w:marBottom w:val="0"/>
          <w:divBdr>
            <w:top w:val="none" w:sz="0" w:space="0" w:color="auto"/>
            <w:left w:val="none" w:sz="0" w:space="0" w:color="auto"/>
            <w:bottom w:val="none" w:sz="0" w:space="0" w:color="auto"/>
            <w:right w:val="none" w:sz="0" w:space="0" w:color="auto"/>
          </w:divBdr>
        </w:div>
        <w:div w:id="1248998778">
          <w:marLeft w:val="480"/>
          <w:marRight w:val="0"/>
          <w:marTop w:val="0"/>
          <w:marBottom w:val="0"/>
          <w:divBdr>
            <w:top w:val="none" w:sz="0" w:space="0" w:color="auto"/>
            <w:left w:val="none" w:sz="0" w:space="0" w:color="auto"/>
            <w:bottom w:val="none" w:sz="0" w:space="0" w:color="auto"/>
            <w:right w:val="none" w:sz="0" w:space="0" w:color="auto"/>
          </w:divBdr>
        </w:div>
        <w:div w:id="1567959293">
          <w:marLeft w:val="480"/>
          <w:marRight w:val="0"/>
          <w:marTop w:val="0"/>
          <w:marBottom w:val="0"/>
          <w:divBdr>
            <w:top w:val="none" w:sz="0" w:space="0" w:color="auto"/>
            <w:left w:val="none" w:sz="0" w:space="0" w:color="auto"/>
            <w:bottom w:val="none" w:sz="0" w:space="0" w:color="auto"/>
            <w:right w:val="none" w:sz="0" w:space="0" w:color="auto"/>
          </w:divBdr>
        </w:div>
        <w:div w:id="1601907487">
          <w:marLeft w:val="480"/>
          <w:marRight w:val="0"/>
          <w:marTop w:val="0"/>
          <w:marBottom w:val="0"/>
          <w:divBdr>
            <w:top w:val="none" w:sz="0" w:space="0" w:color="auto"/>
            <w:left w:val="none" w:sz="0" w:space="0" w:color="auto"/>
            <w:bottom w:val="none" w:sz="0" w:space="0" w:color="auto"/>
            <w:right w:val="none" w:sz="0" w:space="0" w:color="auto"/>
          </w:divBdr>
        </w:div>
        <w:div w:id="1661302859">
          <w:marLeft w:val="480"/>
          <w:marRight w:val="0"/>
          <w:marTop w:val="0"/>
          <w:marBottom w:val="0"/>
          <w:divBdr>
            <w:top w:val="none" w:sz="0" w:space="0" w:color="auto"/>
            <w:left w:val="none" w:sz="0" w:space="0" w:color="auto"/>
            <w:bottom w:val="none" w:sz="0" w:space="0" w:color="auto"/>
            <w:right w:val="none" w:sz="0" w:space="0" w:color="auto"/>
          </w:divBdr>
        </w:div>
        <w:div w:id="1765956704">
          <w:marLeft w:val="480"/>
          <w:marRight w:val="0"/>
          <w:marTop w:val="0"/>
          <w:marBottom w:val="0"/>
          <w:divBdr>
            <w:top w:val="none" w:sz="0" w:space="0" w:color="auto"/>
            <w:left w:val="none" w:sz="0" w:space="0" w:color="auto"/>
            <w:bottom w:val="none" w:sz="0" w:space="0" w:color="auto"/>
            <w:right w:val="none" w:sz="0" w:space="0" w:color="auto"/>
          </w:divBdr>
        </w:div>
        <w:div w:id="1826628031">
          <w:marLeft w:val="480"/>
          <w:marRight w:val="0"/>
          <w:marTop w:val="0"/>
          <w:marBottom w:val="0"/>
          <w:divBdr>
            <w:top w:val="none" w:sz="0" w:space="0" w:color="auto"/>
            <w:left w:val="none" w:sz="0" w:space="0" w:color="auto"/>
            <w:bottom w:val="none" w:sz="0" w:space="0" w:color="auto"/>
            <w:right w:val="none" w:sz="0" w:space="0" w:color="auto"/>
          </w:divBdr>
        </w:div>
        <w:div w:id="1855417298">
          <w:marLeft w:val="480"/>
          <w:marRight w:val="0"/>
          <w:marTop w:val="0"/>
          <w:marBottom w:val="0"/>
          <w:divBdr>
            <w:top w:val="none" w:sz="0" w:space="0" w:color="auto"/>
            <w:left w:val="none" w:sz="0" w:space="0" w:color="auto"/>
            <w:bottom w:val="none" w:sz="0" w:space="0" w:color="auto"/>
            <w:right w:val="none" w:sz="0" w:space="0" w:color="auto"/>
          </w:divBdr>
        </w:div>
        <w:div w:id="1885677961">
          <w:marLeft w:val="480"/>
          <w:marRight w:val="0"/>
          <w:marTop w:val="0"/>
          <w:marBottom w:val="0"/>
          <w:divBdr>
            <w:top w:val="none" w:sz="0" w:space="0" w:color="auto"/>
            <w:left w:val="none" w:sz="0" w:space="0" w:color="auto"/>
            <w:bottom w:val="none" w:sz="0" w:space="0" w:color="auto"/>
            <w:right w:val="none" w:sz="0" w:space="0" w:color="auto"/>
          </w:divBdr>
        </w:div>
        <w:div w:id="1922644251">
          <w:marLeft w:val="480"/>
          <w:marRight w:val="0"/>
          <w:marTop w:val="0"/>
          <w:marBottom w:val="0"/>
          <w:divBdr>
            <w:top w:val="none" w:sz="0" w:space="0" w:color="auto"/>
            <w:left w:val="none" w:sz="0" w:space="0" w:color="auto"/>
            <w:bottom w:val="none" w:sz="0" w:space="0" w:color="auto"/>
            <w:right w:val="none" w:sz="0" w:space="0" w:color="auto"/>
          </w:divBdr>
        </w:div>
        <w:div w:id="1975788234">
          <w:marLeft w:val="480"/>
          <w:marRight w:val="0"/>
          <w:marTop w:val="0"/>
          <w:marBottom w:val="0"/>
          <w:divBdr>
            <w:top w:val="none" w:sz="0" w:space="0" w:color="auto"/>
            <w:left w:val="none" w:sz="0" w:space="0" w:color="auto"/>
            <w:bottom w:val="none" w:sz="0" w:space="0" w:color="auto"/>
            <w:right w:val="none" w:sz="0" w:space="0" w:color="auto"/>
          </w:divBdr>
        </w:div>
        <w:div w:id="2026859590">
          <w:marLeft w:val="480"/>
          <w:marRight w:val="0"/>
          <w:marTop w:val="0"/>
          <w:marBottom w:val="0"/>
          <w:divBdr>
            <w:top w:val="none" w:sz="0" w:space="0" w:color="auto"/>
            <w:left w:val="none" w:sz="0" w:space="0" w:color="auto"/>
            <w:bottom w:val="none" w:sz="0" w:space="0" w:color="auto"/>
            <w:right w:val="none" w:sz="0" w:space="0" w:color="auto"/>
          </w:divBdr>
        </w:div>
      </w:divsChild>
    </w:div>
    <w:div w:id="1017654197">
      <w:marLeft w:val="480"/>
      <w:marRight w:val="0"/>
      <w:marTop w:val="0"/>
      <w:marBottom w:val="0"/>
      <w:divBdr>
        <w:top w:val="none" w:sz="0" w:space="0" w:color="auto"/>
        <w:left w:val="none" w:sz="0" w:space="0" w:color="auto"/>
        <w:bottom w:val="none" w:sz="0" w:space="0" w:color="auto"/>
        <w:right w:val="none" w:sz="0" w:space="0" w:color="auto"/>
      </w:divBdr>
    </w:div>
    <w:div w:id="1018239353">
      <w:marLeft w:val="480"/>
      <w:marRight w:val="0"/>
      <w:marTop w:val="0"/>
      <w:marBottom w:val="0"/>
      <w:divBdr>
        <w:top w:val="none" w:sz="0" w:space="0" w:color="auto"/>
        <w:left w:val="none" w:sz="0" w:space="0" w:color="auto"/>
        <w:bottom w:val="none" w:sz="0" w:space="0" w:color="auto"/>
        <w:right w:val="none" w:sz="0" w:space="0" w:color="auto"/>
      </w:divBdr>
    </w:div>
    <w:div w:id="1018696841">
      <w:bodyDiv w:val="1"/>
      <w:marLeft w:val="0"/>
      <w:marRight w:val="0"/>
      <w:marTop w:val="0"/>
      <w:marBottom w:val="0"/>
      <w:divBdr>
        <w:top w:val="none" w:sz="0" w:space="0" w:color="auto"/>
        <w:left w:val="none" w:sz="0" w:space="0" w:color="auto"/>
        <w:bottom w:val="none" w:sz="0" w:space="0" w:color="auto"/>
        <w:right w:val="none" w:sz="0" w:space="0" w:color="auto"/>
      </w:divBdr>
    </w:div>
    <w:div w:id="1019550202">
      <w:marLeft w:val="480"/>
      <w:marRight w:val="0"/>
      <w:marTop w:val="0"/>
      <w:marBottom w:val="0"/>
      <w:divBdr>
        <w:top w:val="none" w:sz="0" w:space="0" w:color="auto"/>
        <w:left w:val="none" w:sz="0" w:space="0" w:color="auto"/>
        <w:bottom w:val="none" w:sz="0" w:space="0" w:color="auto"/>
        <w:right w:val="none" w:sz="0" w:space="0" w:color="auto"/>
      </w:divBdr>
    </w:div>
    <w:div w:id="1019620669">
      <w:bodyDiv w:val="1"/>
      <w:marLeft w:val="0"/>
      <w:marRight w:val="0"/>
      <w:marTop w:val="0"/>
      <w:marBottom w:val="0"/>
      <w:divBdr>
        <w:top w:val="none" w:sz="0" w:space="0" w:color="auto"/>
        <w:left w:val="none" w:sz="0" w:space="0" w:color="auto"/>
        <w:bottom w:val="none" w:sz="0" w:space="0" w:color="auto"/>
        <w:right w:val="none" w:sz="0" w:space="0" w:color="auto"/>
      </w:divBdr>
    </w:div>
    <w:div w:id="1019697744">
      <w:marLeft w:val="480"/>
      <w:marRight w:val="0"/>
      <w:marTop w:val="0"/>
      <w:marBottom w:val="0"/>
      <w:divBdr>
        <w:top w:val="none" w:sz="0" w:space="0" w:color="auto"/>
        <w:left w:val="none" w:sz="0" w:space="0" w:color="auto"/>
        <w:bottom w:val="none" w:sz="0" w:space="0" w:color="auto"/>
        <w:right w:val="none" w:sz="0" w:space="0" w:color="auto"/>
      </w:divBdr>
    </w:div>
    <w:div w:id="1020669190">
      <w:marLeft w:val="480"/>
      <w:marRight w:val="0"/>
      <w:marTop w:val="0"/>
      <w:marBottom w:val="0"/>
      <w:divBdr>
        <w:top w:val="none" w:sz="0" w:space="0" w:color="auto"/>
        <w:left w:val="none" w:sz="0" w:space="0" w:color="auto"/>
        <w:bottom w:val="none" w:sz="0" w:space="0" w:color="auto"/>
        <w:right w:val="none" w:sz="0" w:space="0" w:color="auto"/>
      </w:divBdr>
    </w:div>
    <w:div w:id="1021079866">
      <w:marLeft w:val="480"/>
      <w:marRight w:val="0"/>
      <w:marTop w:val="0"/>
      <w:marBottom w:val="0"/>
      <w:divBdr>
        <w:top w:val="none" w:sz="0" w:space="0" w:color="auto"/>
        <w:left w:val="none" w:sz="0" w:space="0" w:color="auto"/>
        <w:bottom w:val="none" w:sz="0" w:space="0" w:color="auto"/>
        <w:right w:val="none" w:sz="0" w:space="0" w:color="auto"/>
      </w:divBdr>
    </w:div>
    <w:div w:id="1021324699">
      <w:bodyDiv w:val="1"/>
      <w:marLeft w:val="0"/>
      <w:marRight w:val="0"/>
      <w:marTop w:val="0"/>
      <w:marBottom w:val="0"/>
      <w:divBdr>
        <w:top w:val="none" w:sz="0" w:space="0" w:color="auto"/>
        <w:left w:val="none" w:sz="0" w:space="0" w:color="auto"/>
        <w:bottom w:val="none" w:sz="0" w:space="0" w:color="auto"/>
        <w:right w:val="none" w:sz="0" w:space="0" w:color="auto"/>
      </w:divBdr>
    </w:div>
    <w:div w:id="1021785839">
      <w:marLeft w:val="480"/>
      <w:marRight w:val="0"/>
      <w:marTop w:val="0"/>
      <w:marBottom w:val="0"/>
      <w:divBdr>
        <w:top w:val="none" w:sz="0" w:space="0" w:color="auto"/>
        <w:left w:val="none" w:sz="0" w:space="0" w:color="auto"/>
        <w:bottom w:val="none" w:sz="0" w:space="0" w:color="auto"/>
        <w:right w:val="none" w:sz="0" w:space="0" w:color="auto"/>
      </w:divBdr>
    </w:div>
    <w:div w:id="1024788144">
      <w:bodyDiv w:val="1"/>
      <w:marLeft w:val="0"/>
      <w:marRight w:val="0"/>
      <w:marTop w:val="0"/>
      <w:marBottom w:val="0"/>
      <w:divBdr>
        <w:top w:val="none" w:sz="0" w:space="0" w:color="auto"/>
        <w:left w:val="none" w:sz="0" w:space="0" w:color="auto"/>
        <w:bottom w:val="none" w:sz="0" w:space="0" w:color="auto"/>
        <w:right w:val="none" w:sz="0" w:space="0" w:color="auto"/>
      </w:divBdr>
    </w:div>
    <w:div w:id="1024793448">
      <w:bodyDiv w:val="1"/>
      <w:marLeft w:val="0"/>
      <w:marRight w:val="0"/>
      <w:marTop w:val="0"/>
      <w:marBottom w:val="0"/>
      <w:divBdr>
        <w:top w:val="none" w:sz="0" w:space="0" w:color="auto"/>
        <w:left w:val="none" w:sz="0" w:space="0" w:color="auto"/>
        <w:bottom w:val="none" w:sz="0" w:space="0" w:color="auto"/>
        <w:right w:val="none" w:sz="0" w:space="0" w:color="auto"/>
      </w:divBdr>
      <w:divsChild>
        <w:div w:id="23559482">
          <w:marLeft w:val="480"/>
          <w:marRight w:val="0"/>
          <w:marTop w:val="0"/>
          <w:marBottom w:val="0"/>
          <w:divBdr>
            <w:top w:val="none" w:sz="0" w:space="0" w:color="auto"/>
            <w:left w:val="none" w:sz="0" w:space="0" w:color="auto"/>
            <w:bottom w:val="none" w:sz="0" w:space="0" w:color="auto"/>
            <w:right w:val="none" w:sz="0" w:space="0" w:color="auto"/>
          </w:divBdr>
        </w:div>
        <w:div w:id="81264741">
          <w:marLeft w:val="480"/>
          <w:marRight w:val="0"/>
          <w:marTop w:val="0"/>
          <w:marBottom w:val="0"/>
          <w:divBdr>
            <w:top w:val="none" w:sz="0" w:space="0" w:color="auto"/>
            <w:left w:val="none" w:sz="0" w:space="0" w:color="auto"/>
            <w:bottom w:val="none" w:sz="0" w:space="0" w:color="auto"/>
            <w:right w:val="none" w:sz="0" w:space="0" w:color="auto"/>
          </w:divBdr>
        </w:div>
        <w:div w:id="88697940">
          <w:marLeft w:val="480"/>
          <w:marRight w:val="0"/>
          <w:marTop w:val="0"/>
          <w:marBottom w:val="0"/>
          <w:divBdr>
            <w:top w:val="none" w:sz="0" w:space="0" w:color="auto"/>
            <w:left w:val="none" w:sz="0" w:space="0" w:color="auto"/>
            <w:bottom w:val="none" w:sz="0" w:space="0" w:color="auto"/>
            <w:right w:val="none" w:sz="0" w:space="0" w:color="auto"/>
          </w:divBdr>
        </w:div>
        <w:div w:id="104471447">
          <w:marLeft w:val="480"/>
          <w:marRight w:val="0"/>
          <w:marTop w:val="0"/>
          <w:marBottom w:val="0"/>
          <w:divBdr>
            <w:top w:val="none" w:sz="0" w:space="0" w:color="auto"/>
            <w:left w:val="none" w:sz="0" w:space="0" w:color="auto"/>
            <w:bottom w:val="none" w:sz="0" w:space="0" w:color="auto"/>
            <w:right w:val="none" w:sz="0" w:space="0" w:color="auto"/>
          </w:divBdr>
        </w:div>
        <w:div w:id="105078521">
          <w:marLeft w:val="480"/>
          <w:marRight w:val="0"/>
          <w:marTop w:val="0"/>
          <w:marBottom w:val="0"/>
          <w:divBdr>
            <w:top w:val="none" w:sz="0" w:space="0" w:color="auto"/>
            <w:left w:val="none" w:sz="0" w:space="0" w:color="auto"/>
            <w:bottom w:val="none" w:sz="0" w:space="0" w:color="auto"/>
            <w:right w:val="none" w:sz="0" w:space="0" w:color="auto"/>
          </w:divBdr>
        </w:div>
        <w:div w:id="171604376">
          <w:marLeft w:val="480"/>
          <w:marRight w:val="0"/>
          <w:marTop w:val="0"/>
          <w:marBottom w:val="0"/>
          <w:divBdr>
            <w:top w:val="none" w:sz="0" w:space="0" w:color="auto"/>
            <w:left w:val="none" w:sz="0" w:space="0" w:color="auto"/>
            <w:bottom w:val="none" w:sz="0" w:space="0" w:color="auto"/>
            <w:right w:val="none" w:sz="0" w:space="0" w:color="auto"/>
          </w:divBdr>
        </w:div>
        <w:div w:id="334112239">
          <w:marLeft w:val="480"/>
          <w:marRight w:val="0"/>
          <w:marTop w:val="0"/>
          <w:marBottom w:val="0"/>
          <w:divBdr>
            <w:top w:val="none" w:sz="0" w:space="0" w:color="auto"/>
            <w:left w:val="none" w:sz="0" w:space="0" w:color="auto"/>
            <w:bottom w:val="none" w:sz="0" w:space="0" w:color="auto"/>
            <w:right w:val="none" w:sz="0" w:space="0" w:color="auto"/>
          </w:divBdr>
        </w:div>
        <w:div w:id="448014850">
          <w:marLeft w:val="480"/>
          <w:marRight w:val="0"/>
          <w:marTop w:val="0"/>
          <w:marBottom w:val="0"/>
          <w:divBdr>
            <w:top w:val="none" w:sz="0" w:space="0" w:color="auto"/>
            <w:left w:val="none" w:sz="0" w:space="0" w:color="auto"/>
            <w:bottom w:val="none" w:sz="0" w:space="0" w:color="auto"/>
            <w:right w:val="none" w:sz="0" w:space="0" w:color="auto"/>
          </w:divBdr>
        </w:div>
        <w:div w:id="458954572">
          <w:marLeft w:val="480"/>
          <w:marRight w:val="0"/>
          <w:marTop w:val="0"/>
          <w:marBottom w:val="0"/>
          <w:divBdr>
            <w:top w:val="none" w:sz="0" w:space="0" w:color="auto"/>
            <w:left w:val="none" w:sz="0" w:space="0" w:color="auto"/>
            <w:bottom w:val="none" w:sz="0" w:space="0" w:color="auto"/>
            <w:right w:val="none" w:sz="0" w:space="0" w:color="auto"/>
          </w:divBdr>
        </w:div>
        <w:div w:id="538275456">
          <w:marLeft w:val="480"/>
          <w:marRight w:val="0"/>
          <w:marTop w:val="0"/>
          <w:marBottom w:val="0"/>
          <w:divBdr>
            <w:top w:val="none" w:sz="0" w:space="0" w:color="auto"/>
            <w:left w:val="none" w:sz="0" w:space="0" w:color="auto"/>
            <w:bottom w:val="none" w:sz="0" w:space="0" w:color="auto"/>
            <w:right w:val="none" w:sz="0" w:space="0" w:color="auto"/>
          </w:divBdr>
        </w:div>
        <w:div w:id="550506304">
          <w:marLeft w:val="480"/>
          <w:marRight w:val="0"/>
          <w:marTop w:val="0"/>
          <w:marBottom w:val="0"/>
          <w:divBdr>
            <w:top w:val="none" w:sz="0" w:space="0" w:color="auto"/>
            <w:left w:val="none" w:sz="0" w:space="0" w:color="auto"/>
            <w:bottom w:val="none" w:sz="0" w:space="0" w:color="auto"/>
            <w:right w:val="none" w:sz="0" w:space="0" w:color="auto"/>
          </w:divBdr>
        </w:div>
        <w:div w:id="553126633">
          <w:marLeft w:val="480"/>
          <w:marRight w:val="0"/>
          <w:marTop w:val="0"/>
          <w:marBottom w:val="0"/>
          <w:divBdr>
            <w:top w:val="none" w:sz="0" w:space="0" w:color="auto"/>
            <w:left w:val="none" w:sz="0" w:space="0" w:color="auto"/>
            <w:bottom w:val="none" w:sz="0" w:space="0" w:color="auto"/>
            <w:right w:val="none" w:sz="0" w:space="0" w:color="auto"/>
          </w:divBdr>
        </w:div>
        <w:div w:id="560867279">
          <w:marLeft w:val="480"/>
          <w:marRight w:val="0"/>
          <w:marTop w:val="0"/>
          <w:marBottom w:val="0"/>
          <w:divBdr>
            <w:top w:val="none" w:sz="0" w:space="0" w:color="auto"/>
            <w:left w:val="none" w:sz="0" w:space="0" w:color="auto"/>
            <w:bottom w:val="none" w:sz="0" w:space="0" w:color="auto"/>
            <w:right w:val="none" w:sz="0" w:space="0" w:color="auto"/>
          </w:divBdr>
        </w:div>
        <w:div w:id="624777035">
          <w:marLeft w:val="480"/>
          <w:marRight w:val="0"/>
          <w:marTop w:val="0"/>
          <w:marBottom w:val="0"/>
          <w:divBdr>
            <w:top w:val="none" w:sz="0" w:space="0" w:color="auto"/>
            <w:left w:val="none" w:sz="0" w:space="0" w:color="auto"/>
            <w:bottom w:val="none" w:sz="0" w:space="0" w:color="auto"/>
            <w:right w:val="none" w:sz="0" w:space="0" w:color="auto"/>
          </w:divBdr>
        </w:div>
        <w:div w:id="691079382">
          <w:marLeft w:val="480"/>
          <w:marRight w:val="0"/>
          <w:marTop w:val="0"/>
          <w:marBottom w:val="0"/>
          <w:divBdr>
            <w:top w:val="none" w:sz="0" w:space="0" w:color="auto"/>
            <w:left w:val="none" w:sz="0" w:space="0" w:color="auto"/>
            <w:bottom w:val="none" w:sz="0" w:space="0" w:color="auto"/>
            <w:right w:val="none" w:sz="0" w:space="0" w:color="auto"/>
          </w:divBdr>
        </w:div>
        <w:div w:id="709456455">
          <w:marLeft w:val="480"/>
          <w:marRight w:val="0"/>
          <w:marTop w:val="0"/>
          <w:marBottom w:val="0"/>
          <w:divBdr>
            <w:top w:val="none" w:sz="0" w:space="0" w:color="auto"/>
            <w:left w:val="none" w:sz="0" w:space="0" w:color="auto"/>
            <w:bottom w:val="none" w:sz="0" w:space="0" w:color="auto"/>
            <w:right w:val="none" w:sz="0" w:space="0" w:color="auto"/>
          </w:divBdr>
        </w:div>
        <w:div w:id="726339392">
          <w:marLeft w:val="480"/>
          <w:marRight w:val="0"/>
          <w:marTop w:val="0"/>
          <w:marBottom w:val="0"/>
          <w:divBdr>
            <w:top w:val="none" w:sz="0" w:space="0" w:color="auto"/>
            <w:left w:val="none" w:sz="0" w:space="0" w:color="auto"/>
            <w:bottom w:val="none" w:sz="0" w:space="0" w:color="auto"/>
            <w:right w:val="none" w:sz="0" w:space="0" w:color="auto"/>
          </w:divBdr>
        </w:div>
        <w:div w:id="758022027">
          <w:marLeft w:val="480"/>
          <w:marRight w:val="0"/>
          <w:marTop w:val="0"/>
          <w:marBottom w:val="0"/>
          <w:divBdr>
            <w:top w:val="none" w:sz="0" w:space="0" w:color="auto"/>
            <w:left w:val="none" w:sz="0" w:space="0" w:color="auto"/>
            <w:bottom w:val="none" w:sz="0" w:space="0" w:color="auto"/>
            <w:right w:val="none" w:sz="0" w:space="0" w:color="auto"/>
          </w:divBdr>
        </w:div>
        <w:div w:id="767233215">
          <w:marLeft w:val="480"/>
          <w:marRight w:val="0"/>
          <w:marTop w:val="0"/>
          <w:marBottom w:val="0"/>
          <w:divBdr>
            <w:top w:val="none" w:sz="0" w:space="0" w:color="auto"/>
            <w:left w:val="none" w:sz="0" w:space="0" w:color="auto"/>
            <w:bottom w:val="none" w:sz="0" w:space="0" w:color="auto"/>
            <w:right w:val="none" w:sz="0" w:space="0" w:color="auto"/>
          </w:divBdr>
        </w:div>
        <w:div w:id="819345481">
          <w:marLeft w:val="480"/>
          <w:marRight w:val="0"/>
          <w:marTop w:val="0"/>
          <w:marBottom w:val="0"/>
          <w:divBdr>
            <w:top w:val="none" w:sz="0" w:space="0" w:color="auto"/>
            <w:left w:val="none" w:sz="0" w:space="0" w:color="auto"/>
            <w:bottom w:val="none" w:sz="0" w:space="0" w:color="auto"/>
            <w:right w:val="none" w:sz="0" w:space="0" w:color="auto"/>
          </w:divBdr>
        </w:div>
        <w:div w:id="838542225">
          <w:marLeft w:val="480"/>
          <w:marRight w:val="0"/>
          <w:marTop w:val="0"/>
          <w:marBottom w:val="0"/>
          <w:divBdr>
            <w:top w:val="none" w:sz="0" w:space="0" w:color="auto"/>
            <w:left w:val="none" w:sz="0" w:space="0" w:color="auto"/>
            <w:bottom w:val="none" w:sz="0" w:space="0" w:color="auto"/>
            <w:right w:val="none" w:sz="0" w:space="0" w:color="auto"/>
          </w:divBdr>
        </w:div>
        <w:div w:id="878401059">
          <w:marLeft w:val="480"/>
          <w:marRight w:val="0"/>
          <w:marTop w:val="0"/>
          <w:marBottom w:val="0"/>
          <w:divBdr>
            <w:top w:val="none" w:sz="0" w:space="0" w:color="auto"/>
            <w:left w:val="none" w:sz="0" w:space="0" w:color="auto"/>
            <w:bottom w:val="none" w:sz="0" w:space="0" w:color="auto"/>
            <w:right w:val="none" w:sz="0" w:space="0" w:color="auto"/>
          </w:divBdr>
        </w:div>
        <w:div w:id="891961327">
          <w:marLeft w:val="480"/>
          <w:marRight w:val="0"/>
          <w:marTop w:val="0"/>
          <w:marBottom w:val="0"/>
          <w:divBdr>
            <w:top w:val="none" w:sz="0" w:space="0" w:color="auto"/>
            <w:left w:val="none" w:sz="0" w:space="0" w:color="auto"/>
            <w:bottom w:val="none" w:sz="0" w:space="0" w:color="auto"/>
            <w:right w:val="none" w:sz="0" w:space="0" w:color="auto"/>
          </w:divBdr>
        </w:div>
        <w:div w:id="954410784">
          <w:marLeft w:val="480"/>
          <w:marRight w:val="0"/>
          <w:marTop w:val="0"/>
          <w:marBottom w:val="0"/>
          <w:divBdr>
            <w:top w:val="none" w:sz="0" w:space="0" w:color="auto"/>
            <w:left w:val="none" w:sz="0" w:space="0" w:color="auto"/>
            <w:bottom w:val="none" w:sz="0" w:space="0" w:color="auto"/>
            <w:right w:val="none" w:sz="0" w:space="0" w:color="auto"/>
          </w:divBdr>
        </w:div>
        <w:div w:id="967975705">
          <w:marLeft w:val="480"/>
          <w:marRight w:val="0"/>
          <w:marTop w:val="0"/>
          <w:marBottom w:val="0"/>
          <w:divBdr>
            <w:top w:val="none" w:sz="0" w:space="0" w:color="auto"/>
            <w:left w:val="none" w:sz="0" w:space="0" w:color="auto"/>
            <w:bottom w:val="none" w:sz="0" w:space="0" w:color="auto"/>
            <w:right w:val="none" w:sz="0" w:space="0" w:color="auto"/>
          </w:divBdr>
        </w:div>
        <w:div w:id="1001742796">
          <w:marLeft w:val="480"/>
          <w:marRight w:val="0"/>
          <w:marTop w:val="0"/>
          <w:marBottom w:val="0"/>
          <w:divBdr>
            <w:top w:val="none" w:sz="0" w:space="0" w:color="auto"/>
            <w:left w:val="none" w:sz="0" w:space="0" w:color="auto"/>
            <w:bottom w:val="none" w:sz="0" w:space="0" w:color="auto"/>
            <w:right w:val="none" w:sz="0" w:space="0" w:color="auto"/>
          </w:divBdr>
        </w:div>
        <w:div w:id="1015494494">
          <w:marLeft w:val="480"/>
          <w:marRight w:val="0"/>
          <w:marTop w:val="0"/>
          <w:marBottom w:val="0"/>
          <w:divBdr>
            <w:top w:val="none" w:sz="0" w:space="0" w:color="auto"/>
            <w:left w:val="none" w:sz="0" w:space="0" w:color="auto"/>
            <w:bottom w:val="none" w:sz="0" w:space="0" w:color="auto"/>
            <w:right w:val="none" w:sz="0" w:space="0" w:color="auto"/>
          </w:divBdr>
        </w:div>
        <w:div w:id="1131704162">
          <w:marLeft w:val="480"/>
          <w:marRight w:val="0"/>
          <w:marTop w:val="0"/>
          <w:marBottom w:val="0"/>
          <w:divBdr>
            <w:top w:val="none" w:sz="0" w:space="0" w:color="auto"/>
            <w:left w:val="none" w:sz="0" w:space="0" w:color="auto"/>
            <w:bottom w:val="none" w:sz="0" w:space="0" w:color="auto"/>
            <w:right w:val="none" w:sz="0" w:space="0" w:color="auto"/>
          </w:divBdr>
        </w:div>
        <w:div w:id="1158225614">
          <w:marLeft w:val="480"/>
          <w:marRight w:val="0"/>
          <w:marTop w:val="0"/>
          <w:marBottom w:val="0"/>
          <w:divBdr>
            <w:top w:val="none" w:sz="0" w:space="0" w:color="auto"/>
            <w:left w:val="none" w:sz="0" w:space="0" w:color="auto"/>
            <w:bottom w:val="none" w:sz="0" w:space="0" w:color="auto"/>
            <w:right w:val="none" w:sz="0" w:space="0" w:color="auto"/>
          </w:divBdr>
        </w:div>
        <w:div w:id="1181700899">
          <w:marLeft w:val="480"/>
          <w:marRight w:val="0"/>
          <w:marTop w:val="0"/>
          <w:marBottom w:val="0"/>
          <w:divBdr>
            <w:top w:val="none" w:sz="0" w:space="0" w:color="auto"/>
            <w:left w:val="none" w:sz="0" w:space="0" w:color="auto"/>
            <w:bottom w:val="none" w:sz="0" w:space="0" w:color="auto"/>
            <w:right w:val="none" w:sz="0" w:space="0" w:color="auto"/>
          </w:divBdr>
        </w:div>
        <w:div w:id="1338997770">
          <w:marLeft w:val="480"/>
          <w:marRight w:val="0"/>
          <w:marTop w:val="0"/>
          <w:marBottom w:val="0"/>
          <w:divBdr>
            <w:top w:val="none" w:sz="0" w:space="0" w:color="auto"/>
            <w:left w:val="none" w:sz="0" w:space="0" w:color="auto"/>
            <w:bottom w:val="none" w:sz="0" w:space="0" w:color="auto"/>
            <w:right w:val="none" w:sz="0" w:space="0" w:color="auto"/>
          </w:divBdr>
        </w:div>
        <w:div w:id="1356883520">
          <w:marLeft w:val="480"/>
          <w:marRight w:val="0"/>
          <w:marTop w:val="0"/>
          <w:marBottom w:val="0"/>
          <w:divBdr>
            <w:top w:val="none" w:sz="0" w:space="0" w:color="auto"/>
            <w:left w:val="none" w:sz="0" w:space="0" w:color="auto"/>
            <w:bottom w:val="none" w:sz="0" w:space="0" w:color="auto"/>
            <w:right w:val="none" w:sz="0" w:space="0" w:color="auto"/>
          </w:divBdr>
        </w:div>
        <w:div w:id="1390879727">
          <w:marLeft w:val="480"/>
          <w:marRight w:val="0"/>
          <w:marTop w:val="0"/>
          <w:marBottom w:val="0"/>
          <w:divBdr>
            <w:top w:val="none" w:sz="0" w:space="0" w:color="auto"/>
            <w:left w:val="none" w:sz="0" w:space="0" w:color="auto"/>
            <w:bottom w:val="none" w:sz="0" w:space="0" w:color="auto"/>
            <w:right w:val="none" w:sz="0" w:space="0" w:color="auto"/>
          </w:divBdr>
        </w:div>
        <w:div w:id="1483740899">
          <w:marLeft w:val="480"/>
          <w:marRight w:val="0"/>
          <w:marTop w:val="0"/>
          <w:marBottom w:val="0"/>
          <w:divBdr>
            <w:top w:val="none" w:sz="0" w:space="0" w:color="auto"/>
            <w:left w:val="none" w:sz="0" w:space="0" w:color="auto"/>
            <w:bottom w:val="none" w:sz="0" w:space="0" w:color="auto"/>
            <w:right w:val="none" w:sz="0" w:space="0" w:color="auto"/>
          </w:divBdr>
        </w:div>
        <w:div w:id="1582447513">
          <w:marLeft w:val="480"/>
          <w:marRight w:val="0"/>
          <w:marTop w:val="0"/>
          <w:marBottom w:val="0"/>
          <w:divBdr>
            <w:top w:val="none" w:sz="0" w:space="0" w:color="auto"/>
            <w:left w:val="none" w:sz="0" w:space="0" w:color="auto"/>
            <w:bottom w:val="none" w:sz="0" w:space="0" w:color="auto"/>
            <w:right w:val="none" w:sz="0" w:space="0" w:color="auto"/>
          </w:divBdr>
        </w:div>
        <w:div w:id="1702854090">
          <w:marLeft w:val="480"/>
          <w:marRight w:val="0"/>
          <w:marTop w:val="0"/>
          <w:marBottom w:val="0"/>
          <w:divBdr>
            <w:top w:val="none" w:sz="0" w:space="0" w:color="auto"/>
            <w:left w:val="none" w:sz="0" w:space="0" w:color="auto"/>
            <w:bottom w:val="none" w:sz="0" w:space="0" w:color="auto"/>
            <w:right w:val="none" w:sz="0" w:space="0" w:color="auto"/>
          </w:divBdr>
        </w:div>
        <w:div w:id="1725447627">
          <w:marLeft w:val="480"/>
          <w:marRight w:val="0"/>
          <w:marTop w:val="0"/>
          <w:marBottom w:val="0"/>
          <w:divBdr>
            <w:top w:val="none" w:sz="0" w:space="0" w:color="auto"/>
            <w:left w:val="none" w:sz="0" w:space="0" w:color="auto"/>
            <w:bottom w:val="none" w:sz="0" w:space="0" w:color="auto"/>
            <w:right w:val="none" w:sz="0" w:space="0" w:color="auto"/>
          </w:divBdr>
        </w:div>
        <w:div w:id="1741050786">
          <w:marLeft w:val="480"/>
          <w:marRight w:val="0"/>
          <w:marTop w:val="0"/>
          <w:marBottom w:val="0"/>
          <w:divBdr>
            <w:top w:val="none" w:sz="0" w:space="0" w:color="auto"/>
            <w:left w:val="none" w:sz="0" w:space="0" w:color="auto"/>
            <w:bottom w:val="none" w:sz="0" w:space="0" w:color="auto"/>
            <w:right w:val="none" w:sz="0" w:space="0" w:color="auto"/>
          </w:divBdr>
        </w:div>
        <w:div w:id="1796604163">
          <w:marLeft w:val="480"/>
          <w:marRight w:val="0"/>
          <w:marTop w:val="0"/>
          <w:marBottom w:val="0"/>
          <w:divBdr>
            <w:top w:val="none" w:sz="0" w:space="0" w:color="auto"/>
            <w:left w:val="none" w:sz="0" w:space="0" w:color="auto"/>
            <w:bottom w:val="none" w:sz="0" w:space="0" w:color="auto"/>
            <w:right w:val="none" w:sz="0" w:space="0" w:color="auto"/>
          </w:divBdr>
        </w:div>
        <w:div w:id="1821186510">
          <w:marLeft w:val="480"/>
          <w:marRight w:val="0"/>
          <w:marTop w:val="0"/>
          <w:marBottom w:val="0"/>
          <w:divBdr>
            <w:top w:val="none" w:sz="0" w:space="0" w:color="auto"/>
            <w:left w:val="none" w:sz="0" w:space="0" w:color="auto"/>
            <w:bottom w:val="none" w:sz="0" w:space="0" w:color="auto"/>
            <w:right w:val="none" w:sz="0" w:space="0" w:color="auto"/>
          </w:divBdr>
        </w:div>
        <w:div w:id="1888298261">
          <w:marLeft w:val="480"/>
          <w:marRight w:val="0"/>
          <w:marTop w:val="0"/>
          <w:marBottom w:val="0"/>
          <w:divBdr>
            <w:top w:val="none" w:sz="0" w:space="0" w:color="auto"/>
            <w:left w:val="none" w:sz="0" w:space="0" w:color="auto"/>
            <w:bottom w:val="none" w:sz="0" w:space="0" w:color="auto"/>
            <w:right w:val="none" w:sz="0" w:space="0" w:color="auto"/>
          </w:divBdr>
        </w:div>
        <w:div w:id="1929076067">
          <w:marLeft w:val="480"/>
          <w:marRight w:val="0"/>
          <w:marTop w:val="0"/>
          <w:marBottom w:val="0"/>
          <w:divBdr>
            <w:top w:val="none" w:sz="0" w:space="0" w:color="auto"/>
            <w:left w:val="none" w:sz="0" w:space="0" w:color="auto"/>
            <w:bottom w:val="none" w:sz="0" w:space="0" w:color="auto"/>
            <w:right w:val="none" w:sz="0" w:space="0" w:color="auto"/>
          </w:divBdr>
        </w:div>
        <w:div w:id="1959095539">
          <w:marLeft w:val="480"/>
          <w:marRight w:val="0"/>
          <w:marTop w:val="0"/>
          <w:marBottom w:val="0"/>
          <w:divBdr>
            <w:top w:val="none" w:sz="0" w:space="0" w:color="auto"/>
            <w:left w:val="none" w:sz="0" w:space="0" w:color="auto"/>
            <w:bottom w:val="none" w:sz="0" w:space="0" w:color="auto"/>
            <w:right w:val="none" w:sz="0" w:space="0" w:color="auto"/>
          </w:divBdr>
        </w:div>
        <w:div w:id="2007973582">
          <w:marLeft w:val="480"/>
          <w:marRight w:val="0"/>
          <w:marTop w:val="0"/>
          <w:marBottom w:val="0"/>
          <w:divBdr>
            <w:top w:val="none" w:sz="0" w:space="0" w:color="auto"/>
            <w:left w:val="none" w:sz="0" w:space="0" w:color="auto"/>
            <w:bottom w:val="none" w:sz="0" w:space="0" w:color="auto"/>
            <w:right w:val="none" w:sz="0" w:space="0" w:color="auto"/>
          </w:divBdr>
        </w:div>
        <w:div w:id="2025814556">
          <w:marLeft w:val="480"/>
          <w:marRight w:val="0"/>
          <w:marTop w:val="0"/>
          <w:marBottom w:val="0"/>
          <w:divBdr>
            <w:top w:val="none" w:sz="0" w:space="0" w:color="auto"/>
            <w:left w:val="none" w:sz="0" w:space="0" w:color="auto"/>
            <w:bottom w:val="none" w:sz="0" w:space="0" w:color="auto"/>
            <w:right w:val="none" w:sz="0" w:space="0" w:color="auto"/>
          </w:divBdr>
        </w:div>
        <w:div w:id="2038852589">
          <w:marLeft w:val="480"/>
          <w:marRight w:val="0"/>
          <w:marTop w:val="0"/>
          <w:marBottom w:val="0"/>
          <w:divBdr>
            <w:top w:val="none" w:sz="0" w:space="0" w:color="auto"/>
            <w:left w:val="none" w:sz="0" w:space="0" w:color="auto"/>
            <w:bottom w:val="none" w:sz="0" w:space="0" w:color="auto"/>
            <w:right w:val="none" w:sz="0" w:space="0" w:color="auto"/>
          </w:divBdr>
        </w:div>
        <w:div w:id="2068606301">
          <w:marLeft w:val="480"/>
          <w:marRight w:val="0"/>
          <w:marTop w:val="0"/>
          <w:marBottom w:val="0"/>
          <w:divBdr>
            <w:top w:val="none" w:sz="0" w:space="0" w:color="auto"/>
            <w:left w:val="none" w:sz="0" w:space="0" w:color="auto"/>
            <w:bottom w:val="none" w:sz="0" w:space="0" w:color="auto"/>
            <w:right w:val="none" w:sz="0" w:space="0" w:color="auto"/>
          </w:divBdr>
        </w:div>
        <w:div w:id="2117826666">
          <w:marLeft w:val="480"/>
          <w:marRight w:val="0"/>
          <w:marTop w:val="0"/>
          <w:marBottom w:val="0"/>
          <w:divBdr>
            <w:top w:val="none" w:sz="0" w:space="0" w:color="auto"/>
            <w:left w:val="none" w:sz="0" w:space="0" w:color="auto"/>
            <w:bottom w:val="none" w:sz="0" w:space="0" w:color="auto"/>
            <w:right w:val="none" w:sz="0" w:space="0" w:color="auto"/>
          </w:divBdr>
        </w:div>
        <w:div w:id="2132623674">
          <w:marLeft w:val="480"/>
          <w:marRight w:val="0"/>
          <w:marTop w:val="0"/>
          <w:marBottom w:val="0"/>
          <w:divBdr>
            <w:top w:val="none" w:sz="0" w:space="0" w:color="auto"/>
            <w:left w:val="none" w:sz="0" w:space="0" w:color="auto"/>
            <w:bottom w:val="none" w:sz="0" w:space="0" w:color="auto"/>
            <w:right w:val="none" w:sz="0" w:space="0" w:color="auto"/>
          </w:divBdr>
        </w:div>
      </w:divsChild>
    </w:div>
    <w:div w:id="1026369839">
      <w:marLeft w:val="480"/>
      <w:marRight w:val="0"/>
      <w:marTop w:val="0"/>
      <w:marBottom w:val="0"/>
      <w:divBdr>
        <w:top w:val="none" w:sz="0" w:space="0" w:color="auto"/>
        <w:left w:val="none" w:sz="0" w:space="0" w:color="auto"/>
        <w:bottom w:val="none" w:sz="0" w:space="0" w:color="auto"/>
        <w:right w:val="none" w:sz="0" w:space="0" w:color="auto"/>
      </w:divBdr>
    </w:div>
    <w:div w:id="1028095001">
      <w:marLeft w:val="480"/>
      <w:marRight w:val="0"/>
      <w:marTop w:val="0"/>
      <w:marBottom w:val="0"/>
      <w:divBdr>
        <w:top w:val="none" w:sz="0" w:space="0" w:color="auto"/>
        <w:left w:val="none" w:sz="0" w:space="0" w:color="auto"/>
        <w:bottom w:val="none" w:sz="0" w:space="0" w:color="auto"/>
        <w:right w:val="none" w:sz="0" w:space="0" w:color="auto"/>
      </w:divBdr>
    </w:div>
    <w:div w:id="1028915814">
      <w:bodyDiv w:val="1"/>
      <w:marLeft w:val="0"/>
      <w:marRight w:val="0"/>
      <w:marTop w:val="0"/>
      <w:marBottom w:val="0"/>
      <w:divBdr>
        <w:top w:val="none" w:sz="0" w:space="0" w:color="auto"/>
        <w:left w:val="none" w:sz="0" w:space="0" w:color="auto"/>
        <w:bottom w:val="none" w:sz="0" w:space="0" w:color="auto"/>
        <w:right w:val="none" w:sz="0" w:space="0" w:color="auto"/>
      </w:divBdr>
      <w:divsChild>
        <w:div w:id="1207552">
          <w:marLeft w:val="480"/>
          <w:marRight w:val="0"/>
          <w:marTop w:val="0"/>
          <w:marBottom w:val="0"/>
          <w:divBdr>
            <w:top w:val="none" w:sz="0" w:space="0" w:color="auto"/>
            <w:left w:val="none" w:sz="0" w:space="0" w:color="auto"/>
            <w:bottom w:val="none" w:sz="0" w:space="0" w:color="auto"/>
            <w:right w:val="none" w:sz="0" w:space="0" w:color="auto"/>
          </w:divBdr>
        </w:div>
        <w:div w:id="4989413">
          <w:marLeft w:val="480"/>
          <w:marRight w:val="0"/>
          <w:marTop w:val="0"/>
          <w:marBottom w:val="0"/>
          <w:divBdr>
            <w:top w:val="none" w:sz="0" w:space="0" w:color="auto"/>
            <w:left w:val="none" w:sz="0" w:space="0" w:color="auto"/>
            <w:bottom w:val="none" w:sz="0" w:space="0" w:color="auto"/>
            <w:right w:val="none" w:sz="0" w:space="0" w:color="auto"/>
          </w:divBdr>
        </w:div>
        <w:div w:id="28771047">
          <w:marLeft w:val="480"/>
          <w:marRight w:val="0"/>
          <w:marTop w:val="0"/>
          <w:marBottom w:val="0"/>
          <w:divBdr>
            <w:top w:val="none" w:sz="0" w:space="0" w:color="auto"/>
            <w:left w:val="none" w:sz="0" w:space="0" w:color="auto"/>
            <w:bottom w:val="none" w:sz="0" w:space="0" w:color="auto"/>
            <w:right w:val="none" w:sz="0" w:space="0" w:color="auto"/>
          </w:divBdr>
        </w:div>
        <w:div w:id="52898968">
          <w:marLeft w:val="480"/>
          <w:marRight w:val="0"/>
          <w:marTop w:val="0"/>
          <w:marBottom w:val="0"/>
          <w:divBdr>
            <w:top w:val="none" w:sz="0" w:space="0" w:color="auto"/>
            <w:left w:val="none" w:sz="0" w:space="0" w:color="auto"/>
            <w:bottom w:val="none" w:sz="0" w:space="0" w:color="auto"/>
            <w:right w:val="none" w:sz="0" w:space="0" w:color="auto"/>
          </w:divBdr>
        </w:div>
        <w:div w:id="74713933">
          <w:marLeft w:val="480"/>
          <w:marRight w:val="0"/>
          <w:marTop w:val="0"/>
          <w:marBottom w:val="0"/>
          <w:divBdr>
            <w:top w:val="none" w:sz="0" w:space="0" w:color="auto"/>
            <w:left w:val="none" w:sz="0" w:space="0" w:color="auto"/>
            <w:bottom w:val="none" w:sz="0" w:space="0" w:color="auto"/>
            <w:right w:val="none" w:sz="0" w:space="0" w:color="auto"/>
          </w:divBdr>
        </w:div>
        <w:div w:id="111675858">
          <w:marLeft w:val="480"/>
          <w:marRight w:val="0"/>
          <w:marTop w:val="0"/>
          <w:marBottom w:val="0"/>
          <w:divBdr>
            <w:top w:val="none" w:sz="0" w:space="0" w:color="auto"/>
            <w:left w:val="none" w:sz="0" w:space="0" w:color="auto"/>
            <w:bottom w:val="none" w:sz="0" w:space="0" w:color="auto"/>
            <w:right w:val="none" w:sz="0" w:space="0" w:color="auto"/>
          </w:divBdr>
        </w:div>
        <w:div w:id="113863538">
          <w:marLeft w:val="480"/>
          <w:marRight w:val="0"/>
          <w:marTop w:val="0"/>
          <w:marBottom w:val="0"/>
          <w:divBdr>
            <w:top w:val="none" w:sz="0" w:space="0" w:color="auto"/>
            <w:left w:val="none" w:sz="0" w:space="0" w:color="auto"/>
            <w:bottom w:val="none" w:sz="0" w:space="0" w:color="auto"/>
            <w:right w:val="none" w:sz="0" w:space="0" w:color="auto"/>
          </w:divBdr>
        </w:div>
        <w:div w:id="121732668">
          <w:marLeft w:val="480"/>
          <w:marRight w:val="0"/>
          <w:marTop w:val="0"/>
          <w:marBottom w:val="0"/>
          <w:divBdr>
            <w:top w:val="none" w:sz="0" w:space="0" w:color="auto"/>
            <w:left w:val="none" w:sz="0" w:space="0" w:color="auto"/>
            <w:bottom w:val="none" w:sz="0" w:space="0" w:color="auto"/>
            <w:right w:val="none" w:sz="0" w:space="0" w:color="auto"/>
          </w:divBdr>
        </w:div>
        <w:div w:id="204800052">
          <w:marLeft w:val="480"/>
          <w:marRight w:val="0"/>
          <w:marTop w:val="0"/>
          <w:marBottom w:val="0"/>
          <w:divBdr>
            <w:top w:val="none" w:sz="0" w:space="0" w:color="auto"/>
            <w:left w:val="none" w:sz="0" w:space="0" w:color="auto"/>
            <w:bottom w:val="none" w:sz="0" w:space="0" w:color="auto"/>
            <w:right w:val="none" w:sz="0" w:space="0" w:color="auto"/>
          </w:divBdr>
        </w:div>
        <w:div w:id="232474324">
          <w:marLeft w:val="480"/>
          <w:marRight w:val="0"/>
          <w:marTop w:val="0"/>
          <w:marBottom w:val="0"/>
          <w:divBdr>
            <w:top w:val="none" w:sz="0" w:space="0" w:color="auto"/>
            <w:left w:val="none" w:sz="0" w:space="0" w:color="auto"/>
            <w:bottom w:val="none" w:sz="0" w:space="0" w:color="auto"/>
            <w:right w:val="none" w:sz="0" w:space="0" w:color="auto"/>
          </w:divBdr>
        </w:div>
        <w:div w:id="254245552">
          <w:marLeft w:val="480"/>
          <w:marRight w:val="0"/>
          <w:marTop w:val="0"/>
          <w:marBottom w:val="0"/>
          <w:divBdr>
            <w:top w:val="none" w:sz="0" w:space="0" w:color="auto"/>
            <w:left w:val="none" w:sz="0" w:space="0" w:color="auto"/>
            <w:bottom w:val="none" w:sz="0" w:space="0" w:color="auto"/>
            <w:right w:val="none" w:sz="0" w:space="0" w:color="auto"/>
          </w:divBdr>
        </w:div>
        <w:div w:id="274560334">
          <w:marLeft w:val="480"/>
          <w:marRight w:val="0"/>
          <w:marTop w:val="0"/>
          <w:marBottom w:val="0"/>
          <w:divBdr>
            <w:top w:val="none" w:sz="0" w:space="0" w:color="auto"/>
            <w:left w:val="none" w:sz="0" w:space="0" w:color="auto"/>
            <w:bottom w:val="none" w:sz="0" w:space="0" w:color="auto"/>
            <w:right w:val="none" w:sz="0" w:space="0" w:color="auto"/>
          </w:divBdr>
        </w:div>
        <w:div w:id="275136756">
          <w:marLeft w:val="480"/>
          <w:marRight w:val="0"/>
          <w:marTop w:val="0"/>
          <w:marBottom w:val="0"/>
          <w:divBdr>
            <w:top w:val="none" w:sz="0" w:space="0" w:color="auto"/>
            <w:left w:val="none" w:sz="0" w:space="0" w:color="auto"/>
            <w:bottom w:val="none" w:sz="0" w:space="0" w:color="auto"/>
            <w:right w:val="none" w:sz="0" w:space="0" w:color="auto"/>
          </w:divBdr>
        </w:div>
        <w:div w:id="297613378">
          <w:marLeft w:val="480"/>
          <w:marRight w:val="0"/>
          <w:marTop w:val="0"/>
          <w:marBottom w:val="0"/>
          <w:divBdr>
            <w:top w:val="none" w:sz="0" w:space="0" w:color="auto"/>
            <w:left w:val="none" w:sz="0" w:space="0" w:color="auto"/>
            <w:bottom w:val="none" w:sz="0" w:space="0" w:color="auto"/>
            <w:right w:val="none" w:sz="0" w:space="0" w:color="auto"/>
          </w:divBdr>
        </w:div>
        <w:div w:id="312956702">
          <w:marLeft w:val="480"/>
          <w:marRight w:val="0"/>
          <w:marTop w:val="0"/>
          <w:marBottom w:val="0"/>
          <w:divBdr>
            <w:top w:val="none" w:sz="0" w:space="0" w:color="auto"/>
            <w:left w:val="none" w:sz="0" w:space="0" w:color="auto"/>
            <w:bottom w:val="none" w:sz="0" w:space="0" w:color="auto"/>
            <w:right w:val="none" w:sz="0" w:space="0" w:color="auto"/>
          </w:divBdr>
        </w:div>
        <w:div w:id="325287817">
          <w:marLeft w:val="480"/>
          <w:marRight w:val="0"/>
          <w:marTop w:val="0"/>
          <w:marBottom w:val="0"/>
          <w:divBdr>
            <w:top w:val="none" w:sz="0" w:space="0" w:color="auto"/>
            <w:left w:val="none" w:sz="0" w:space="0" w:color="auto"/>
            <w:bottom w:val="none" w:sz="0" w:space="0" w:color="auto"/>
            <w:right w:val="none" w:sz="0" w:space="0" w:color="auto"/>
          </w:divBdr>
        </w:div>
        <w:div w:id="377360955">
          <w:marLeft w:val="480"/>
          <w:marRight w:val="0"/>
          <w:marTop w:val="0"/>
          <w:marBottom w:val="0"/>
          <w:divBdr>
            <w:top w:val="none" w:sz="0" w:space="0" w:color="auto"/>
            <w:left w:val="none" w:sz="0" w:space="0" w:color="auto"/>
            <w:bottom w:val="none" w:sz="0" w:space="0" w:color="auto"/>
            <w:right w:val="none" w:sz="0" w:space="0" w:color="auto"/>
          </w:divBdr>
        </w:div>
        <w:div w:id="405760482">
          <w:marLeft w:val="480"/>
          <w:marRight w:val="0"/>
          <w:marTop w:val="0"/>
          <w:marBottom w:val="0"/>
          <w:divBdr>
            <w:top w:val="none" w:sz="0" w:space="0" w:color="auto"/>
            <w:left w:val="none" w:sz="0" w:space="0" w:color="auto"/>
            <w:bottom w:val="none" w:sz="0" w:space="0" w:color="auto"/>
            <w:right w:val="none" w:sz="0" w:space="0" w:color="auto"/>
          </w:divBdr>
        </w:div>
        <w:div w:id="418866341">
          <w:marLeft w:val="480"/>
          <w:marRight w:val="0"/>
          <w:marTop w:val="0"/>
          <w:marBottom w:val="0"/>
          <w:divBdr>
            <w:top w:val="none" w:sz="0" w:space="0" w:color="auto"/>
            <w:left w:val="none" w:sz="0" w:space="0" w:color="auto"/>
            <w:bottom w:val="none" w:sz="0" w:space="0" w:color="auto"/>
            <w:right w:val="none" w:sz="0" w:space="0" w:color="auto"/>
          </w:divBdr>
        </w:div>
        <w:div w:id="457114226">
          <w:marLeft w:val="480"/>
          <w:marRight w:val="0"/>
          <w:marTop w:val="0"/>
          <w:marBottom w:val="0"/>
          <w:divBdr>
            <w:top w:val="none" w:sz="0" w:space="0" w:color="auto"/>
            <w:left w:val="none" w:sz="0" w:space="0" w:color="auto"/>
            <w:bottom w:val="none" w:sz="0" w:space="0" w:color="auto"/>
            <w:right w:val="none" w:sz="0" w:space="0" w:color="auto"/>
          </w:divBdr>
        </w:div>
        <w:div w:id="458687253">
          <w:marLeft w:val="480"/>
          <w:marRight w:val="0"/>
          <w:marTop w:val="0"/>
          <w:marBottom w:val="0"/>
          <w:divBdr>
            <w:top w:val="none" w:sz="0" w:space="0" w:color="auto"/>
            <w:left w:val="none" w:sz="0" w:space="0" w:color="auto"/>
            <w:bottom w:val="none" w:sz="0" w:space="0" w:color="auto"/>
            <w:right w:val="none" w:sz="0" w:space="0" w:color="auto"/>
          </w:divBdr>
        </w:div>
        <w:div w:id="496455415">
          <w:marLeft w:val="480"/>
          <w:marRight w:val="0"/>
          <w:marTop w:val="0"/>
          <w:marBottom w:val="0"/>
          <w:divBdr>
            <w:top w:val="none" w:sz="0" w:space="0" w:color="auto"/>
            <w:left w:val="none" w:sz="0" w:space="0" w:color="auto"/>
            <w:bottom w:val="none" w:sz="0" w:space="0" w:color="auto"/>
            <w:right w:val="none" w:sz="0" w:space="0" w:color="auto"/>
          </w:divBdr>
        </w:div>
        <w:div w:id="515927967">
          <w:marLeft w:val="480"/>
          <w:marRight w:val="0"/>
          <w:marTop w:val="0"/>
          <w:marBottom w:val="0"/>
          <w:divBdr>
            <w:top w:val="none" w:sz="0" w:space="0" w:color="auto"/>
            <w:left w:val="none" w:sz="0" w:space="0" w:color="auto"/>
            <w:bottom w:val="none" w:sz="0" w:space="0" w:color="auto"/>
            <w:right w:val="none" w:sz="0" w:space="0" w:color="auto"/>
          </w:divBdr>
        </w:div>
        <w:div w:id="564335304">
          <w:marLeft w:val="480"/>
          <w:marRight w:val="0"/>
          <w:marTop w:val="0"/>
          <w:marBottom w:val="0"/>
          <w:divBdr>
            <w:top w:val="none" w:sz="0" w:space="0" w:color="auto"/>
            <w:left w:val="none" w:sz="0" w:space="0" w:color="auto"/>
            <w:bottom w:val="none" w:sz="0" w:space="0" w:color="auto"/>
            <w:right w:val="none" w:sz="0" w:space="0" w:color="auto"/>
          </w:divBdr>
        </w:div>
        <w:div w:id="596866893">
          <w:marLeft w:val="480"/>
          <w:marRight w:val="0"/>
          <w:marTop w:val="0"/>
          <w:marBottom w:val="0"/>
          <w:divBdr>
            <w:top w:val="none" w:sz="0" w:space="0" w:color="auto"/>
            <w:left w:val="none" w:sz="0" w:space="0" w:color="auto"/>
            <w:bottom w:val="none" w:sz="0" w:space="0" w:color="auto"/>
            <w:right w:val="none" w:sz="0" w:space="0" w:color="auto"/>
          </w:divBdr>
        </w:div>
        <w:div w:id="612325839">
          <w:marLeft w:val="480"/>
          <w:marRight w:val="0"/>
          <w:marTop w:val="0"/>
          <w:marBottom w:val="0"/>
          <w:divBdr>
            <w:top w:val="none" w:sz="0" w:space="0" w:color="auto"/>
            <w:left w:val="none" w:sz="0" w:space="0" w:color="auto"/>
            <w:bottom w:val="none" w:sz="0" w:space="0" w:color="auto"/>
            <w:right w:val="none" w:sz="0" w:space="0" w:color="auto"/>
          </w:divBdr>
        </w:div>
        <w:div w:id="830025078">
          <w:marLeft w:val="480"/>
          <w:marRight w:val="0"/>
          <w:marTop w:val="0"/>
          <w:marBottom w:val="0"/>
          <w:divBdr>
            <w:top w:val="none" w:sz="0" w:space="0" w:color="auto"/>
            <w:left w:val="none" w:sz="0" w:space="0" w:color="auto"/>
            <w:bottom w:val="none" w:sz="0" w:space="0" w:color="auto"/>
            <w:right w:val="none" w:sz="0" w:space="0" w:color="auto"/>
          </w:divBdr>
        </w:div>
        <w:div w:id="855726704">
          <w:marLeft w:val="480"/>
          <w:marRight w:val="0"/>
          <w:marTop w:val="0"/>
          <w:marBottom w:val="0"/>
          <w:divBdr>
            <w:top w:val="none" w:sz="0" w:space="0" w:color="auto"/>
            <w:left w:val="none" w:sz="0" w:space="0" w:color="auto"/>
            <w:bottom w:val="none" w:sz="0" w:space="0" w:color="auto"/>
            <w:right w:val="none" w:sz="0" w:space="0" w:color="auto"/>
          </w:divBdr>
        </w:div>
        <w:div w:id="915014229">
          <w:marLeft w:val="480"/>
          <w:marRight w:val="0"/>
          <w:marTop w:val="0"/>
          <w:marBottom w:val="0"/>
          <w:divBdr>
            <w:top w:val="none" w:sz="0" w:space="0" w:color="auto"/>
            <w:left w:val="none" w:sz="0" w:space="0" w:color="auto"/>
            <w:bottom w:val="none" w:sz="0" w:space="0" w:color="auto"/>
            <w:right w:val="none" w:sz="0" w:space="0" w:color="auto"/>
          </w:divBdr>
        </w:div>
        <w:div w:id="1017347604">
          <w:marLeft w:val="480"/>
          <w:marRight w:val="0"/>
          <w:marTop w:val="0"/>
          <w:marBottom w:val="0"/>
          <w:divBdr>
            <w:top w:val="none" w:sz="0" w:space="0" w:color="auto"/>
            <w:left w:val="none" w:sz="0" w:space="0" w:color="auto"/>
            <w:bottom w:val="none" w:sz="0" w:space="0" w:color="auto"/>
            <w:right w:val="none" w:sz="0" w:space="0" w:color="auto"/>
          </w:divBdr>
        </w:div>
        <w:div w:id="1038817330">
          <w:marLeft w:val="480"/>
          <w:marRight w:val="0"/>
          <w:marTop w:val="0"/>
          <w:marBottom w:val="0"/>
          <w:divBdr>
            <w:top w:val="none" w:sz="0" w:space="0" w:color="auto"/>
            <w:left w:val="none" w:sz="0" w:space="0" w:color="auto"/>
            <w:bottom w:val="none" w:sz="0" w:space="0" w:color="auto"/>
            <w:right w:val="none" w:sz="0" w:space="0" w:color="auto"/>
          </w:divBdr>
        </w:div>
        <w:div w:id="1070880612">
          <w:marLeft w:val="480"/>
          <w:marRight w:val="0"/>
          <w:marTop w:val="0"/>
          <w:marBottom w:val="0"/>
          <w:divBdr>
            <w:top w:val="none" w:sz="0" w:space="0" w:color="auto"/>
            <w:left w:val="none" w:sz="0" w:space="0" w:color="auto"/>
            <w:bottom w:val="none" w:sz="0" w:space="0" w:color="auto"/>
            <w:right w:val="none" w:sz="0" w:space="0" w:color="auto"/>
          </w:divBdr>
        </w:div>
        <w:div w:id="1098987649">
          <w:marLeft w:val="480"/>
          <w:marRight w:val="0"/>
          <w:marTop w:val="0"/>
          <w:marBottom w:val="0"/>
          <w:divBdr>
            <w:top w:val="none" w:sz="0" w:space="0" w:color="auto"/>
            <w:left w:val="none" w:sz="0" w:space="0" w:color="auto"/>
            <w:bottom w:val="none" w:sz="0" w:space="0" w:color="auto"/>
            <w:right w:val="none" w:sz="0" w:space="0" w:color="auto"/>
          </w:divBdr>
        </w:div>
        <w:div w:id="1103307358">
          <w:marLeft w:val="480"/>
          <w:marRight w:val="0"/>
          <w:marTop w:val="0"/>
          <w:marBottom w:val="0"/>
          <w:divBdr>
            <w:top w:val="none" w:sz="0" w:space="0" w:color="auto"/>
            <w:left w:val="none" w:sz="0" w:space="0" w:color="auto"/>
            <w:bottom w:val="none" w:sz="0" w:space="0" w:color="auto"/>
            <w:right w:val="none" w:sz="0" w:space="0" w:color="auto"/>
          </w:divBdr>
        </w:div>
        <w:div w:id="1263031459">
          <w:marLeft w:val="480"/>
          <w:marRight w:val="0"/>
          <w:marTop w:val="0"/>
          <w:marBottom w:val="0"/>
          <w:divBdr>
            <w:top w:val="none" w:sz="0" w:space="0" w:color="auto"/>
            <w:left w:val="none" w:sz="0" w:space="0" w:color="auto"/>
            <w:bottom w:val="none" w:sz="0" w:space="0" w:color="auto"/>
            <w:right w:val="none" w:sz="0" w:space="0" w:color="auto"/>
          </w:divBdr>
        </w:div>
        <w:div w:id="1288849503">
          <w:marLeft w:val="480"/>
          <w:marRight w:val="0"/>
          <w:marTop w:val="0"/>
          <w:marBottom w:val="0"/>
          <w:divBdr>
            <w:top w:val="none" w:sz="0" w:space="0" w:color="auto"/>
            <w:left w:val="none" w:sz="0" w:space="0" w:color="auto"/>
            <w:bottom w:val="none" w:sz="0" w:space="0" w:color="auto"/>
            <w:right w:val="none" w:sz="0" w:space="0" w:color="auto"/>
          </w:divBdr>
        </w:div>
        <w:div w:id="1395591693">
          <w:marLeft w:val="480"/>
          <w:marRight w:val="0"/>
          <w:marTop w:val="0"/>
          <w:marBottom w:val="0"/>
          <w:divBdr>
            <w:top w:val="none" w:sz="0" w:space="0" w:color="auto"/>
            <w:left w:val="none" w:sz="0" w:space="0" w:color="auto"/>
            <w:bottom w:val="none" w:sz="0" w:space="0" w:color="auto"/>
            <w:right w:val="none" w:sz="0" w:space="0" w:color="auto"/>
          </w:divBdr>
        </w:div>
        <w:div w:id="1437676610">
          <w:marLeft w:val="480"/>
          <w:marRight w:val="0"/>
          <w:marTop w:val="0"/>
          <w:marBottom w:val="0"/>
          <w:divBdr>
            <w:top w:val="none" w:sz="0" w:space="0" w:color="auto"/>
            <w:left w:val="none" w:sz="0" w:space="0" w:color="auto"/>
            <w:bottom w:val="none" w:sz="0" w:space="0" w:color="auto"/>
            <w:right w:val="none" w:sz="0" w:space="0" w:color="auto"/>
          </w:divBdr>
        </w:div>
        <w:div w:id="1454598443">
          <w:marLeft w:val="480"/>
          <w:marRight w:val="0"/>
          <w:marTop w:val="0"/>
          <w:marBottom w:val="0"/>
          <w:divBdr>
            <w:top w:val="none" w:sz="0" w:space="0" w:color="auto"/>
            <w:left w:val="none" w:sz="0" w:space="0" w:color="auto"/>
            <w:bottom w:val="none" w:sz="0" w:space="0" w:color="auto"/>
            <w:right w:val="none" w:sz="0" w:space="0" w:color="auto"/>
          </w:divBdr>
        </w:div>
        <w:div w:id="1498615339">
          <w:marLeft w:val="480"/>
          <w:marRight w:val="0"/>
          <w:marTop w:val="0"/>
          <w:marBottom w:val="0"/>
          <w:divBdr>
            <w:top w:val="none" w:sz="0" w:space="0" w:color="auto"/>
            <w:left w:val="none" w:sz="0" w:space="0" w:color="auto"/>
            <w:bottom w:val="none" w:sz="0" w:space="0" w:color="auto"/>
            <w:right w:val="none" w:sz="0" w:space="0" w:color="auto"/>
          </w:divBdr>
        </w:div>
        <w:div w:id="1517767035">
          <w:marLeft w:val="480"/>
          <w:marRight w:val="0"/>
          <w:marTop w:val="0"/>
          <w:marBottom w:val="0"/>
          <w:divBdr>
            <w:top w:val="none" w:sz="0" w:space="0" w:color="auto"/>
            <w:left w:val="none" w:sz="0" w:space="0" w:color="auto"/>
            <w:bottom w:val="none" w:sz="0" w:space="0" w:color="auto"/>
            <w:right w:val="none" w:sz="0" w:space="0" w:color="auto"/>
          </w:divBdr>
        </w:div>
        <w:div w:id="1649702603">
          <w:marLeft w:val="480"/>
          <w:marRight w:val="0"/>
          <w:marTop w:val="0"/>
          <w:marBottom w:val="0"/>
          <w:divBdr>
            <w:top w:val="none" w:sz="0" w:space="0" w:color="auto"/>
            <w:left w:val="none" w:sz="0" w:space="0" w:color="auto"/>
            <w:bottom w:val="none" w:sz="0" w:space="0" w:color="auto"/>
            <w:right w:val="none" w:sz="0" w:space="0" w:color="auto"/>
          </w:divBdr>
        </w:div>
        <w:div w:id="1815952035">
          <w:marLeft w:val="480"/>
          <w:marRight w:val="0"/>
          <w:marTop w:val="0"/>
          <w:marBottom w:val="0"/>
          <w:divBdr>
            <w:top w:val="none" w:sz="0" w:space="0" w:color="auto"/>
            <w:left w:val="none" w:sz="0" w:space="0" w:color="auto"/>
            <w:bottom w:val="none" w:sz="0" w:space="0" w:color="auto"/>
            <w:right w:val="none" w:sz="0" w:space="0" w:color="auto"/>
          </w:divBdr>
        </w:div>
        <w:div w:id="1843157329">
          <w:marLeft w:val="480"/>
          <w:marRight w:val="0"/>
          <w:marTop w:val="0"/>
          <w:marBottom w:val="0"/>
          <w:divBdr>
            <w:top w:val="none" w:sz="0" w:space="0" w:color="auto"/>
            <w:left w:val="none" w:sz="0" w:space="0" w:color="auto"/>
            <w:bottom w:val="none" w:sz="0" w:space="0" w:color="auto"/>
            <w:right w:val="none" w:sz="0" w:space="0" w:color="auto"/>
          </w:divBdr>
        </w:div>
        <w:div w:id="1949582763">
          <w:marLeft w:val="480"/>
          <w:marRight w:val="0"/>
          <w:marTop w:val="0"/>
          <w:marBottom w:val="0"/>
          <w:divBdr>
            <w:top w:val="none" w:sz="0" w:space="0" w:color="auto"/>
            <w:left w:val="none" w:sz="0" w:space="0" w:color="auto"/>
            <w:bottom w:val="none" w:sz="0" w:space="0" w:color="auto"/>
            <w:right w:val="none" w:sz="0" w:space="0" w:color="auto"/>
          </w:divBdr>
        </w:div>
        <w:div w:id="1954554810">
          <w:marLeft w:val="480"/>
          <w:marRight w:val="0"/>
          <w:marTop w:val="0"/>
          <w:marBottom w:val="0"/>
          <w:divBdr>
            <w:top w:val="none" w:sz="0" w:space="0" w:color="auto"/>
            <w:left w:val="none" w:sz="0" w:space="0" w:color="auto"/>
            <w:bottom w:val="none" w:sz="0" w:space="0" w:color="auto"/>
            <w:right w:val="none" w:sz="0" w:space="0" w:color="auto"/>
          </w:divBdr>
        </w:div>
        <w:div w:id="1960257035">
          <w:marLeft w:val="480"/>
          <w:marRight w:val="0"/>
          <w:marTop w:val="0"/>
          <w:marBottom w:val="0"/>
          <w:divBdr>
            <w:top w:val="none" w:sz="0" w:space="0" w:color="auto"/>
            <w:left w:val="none" w:sz="0" w:space="0" w:color="auto"/>
            <w:bottom w:val="none" w:sz="0" w:space="0" w:color="auto"/>
            <w:right w:val="none" w:sz="0" w:space="0" w:color="auto"/>
          </w:divBdr>
        </w:div>
        <w:div w:id="2042586773">
          <w:marLeft w:val="480"/>
          <w:marRight w:val="0"/>
          <w:marTop w:val="0"/>
          <w:marBottom w:val="0"/>
          <w:divBdr>
            <w:top w:val="none" w:sz="0" w:space="0" w:color="auto"/>
            <w:left w:val="none" w:sz="0" w:space="0" w:color="auto"/>
            <w:bottom w:val="none" w:sz="0" w:space="0" w:color="auto"/>
            <w:right w:val="none" w:sz="0" w:space="0" w:color="auto"/>
          </w:divBdr>
        </w:div>
        <w:div w:id="2050916253">
          <w:marLeft w:val="480"/>
          <w:marRight w:val="0"/>
          <w:marTop w:val="0"/>
          <w:marBottom w:val="0"/>
          <w:divBdr>
            <w:top w:val="none" w:sz="0" w:space="0" w:color="auto"/>
            <w:left w:val="none" w:sz="0" w:space="0" w:color="auto"/>
            <w:bottom w:val="none" w:sz="0" w:space="0" w:color="auto"/>
            <w:right w:val="none" w:sz="0" w:space="0" w:color="auto"/>
          </w:divBdr>
        </w:div>
        <w:div w:id="2088071289">
          <w:marLeft w:val="480"/>
          <w:marRight w:val="0"/>
          <w:marTop w:val="0"/>
          <w:marBottom w:val="0"/>
          <w:divBdr>
            <w:top w:val="none" w:sz="0" w:space="0" w:color="auto"/>
            <w:left w:val="none" w:sz="0" w:space="0" w:color="auto"/>
            <w:bottom w:val="none" w:sz="0" w:space="0" w:color="auto"/>
            <w:right w:val="none" w:sz="0" w:space="0" w:color="auto"/>
          </w:divBdr>
        </w:div>
        <w:div w:id="2138134839">
          <w:marLeft w:val="480"/>
          <w:marRight w:val="0"/>
          <w:marTop w:val="0"/>
          <w:marBottom w:val="0"/>
          <w:divBdr>
            <w:top w:val="none" w:sz="0" w:space="0" w:color="auto"/>
            <w:left w:val="none" w:sz="0" w:space="0" w:color="auto"/>
            <w:bottom w:val="none" w:sz="0" w:space="0" w:color="auto"/>
            <w:right w:val="none" w:sz="0" w:space="0" w:color="auto"/>
          </w:divBdr>
        </w:div>
      </w:divsChild>
    </w:div>
    <w:div w:id="1028946792">
      <w:bodyDiv w:val="1"/>
      <w:marLeft w:val="0"/>
      <w:marRight w:val="0"/>
      <w:marTop w:val="0"/>
      <w:marBottom w:val="0"/>
      <w:divBdr>
        <w:top w:val="none" w:sz="0" w:space="0" w:color="auto"/>
        <w:left w:val="none" w:sz="0" w:space="0" w:color="auto"/>
        <w:bottom w:val="none" w:sz="0" w:space="0" w:color="auto"/>
        <w:right w:val="none" w:sz="0" w:space="0" w:color="auto"/>
      </w:divBdr>
      <w:divsChild>
        <w:div w:id="1282495302">
          <w:marLeft w:val="640"/>
          <w:marRight w:val="0"/>
          <w:marTop w:val="0"/>
          <w:marBottom w:val="0"/>
          <w:divBdr>
            <w:top w:val="none" w:sz="0" w:space="0" w:color="auto"/>
            <w:left w:val="none" w:sz="0" w:space="0" w:color="auto"/>
            <w:bottom w:val="none" w:sz="0" w:space="0" w:color="auto"/>
            <w:right w:val="none" w:sz="0" w:space="0" w:color="auto"/>
          </w:divBdr>
        </w:div>
        <w:div w:id="209072499">
          <w:marLeft w:val="640"/>
          <w:marRight w:val="0"/>
          <w:marTop w:val="0"/>
          <w:marBottom w:val="0"/>
          <w:divBdr>
            <w:top w:val="none" w:sz="0" w:space="0" w:color="auto"/>
            <w:left w:val="none" w:sz="0" w:space="0" w:color="auto"/>
            <w:bottom w:val="none" w:sz="0" w:space="0" w:color="auto"/>
            <w:right w:val="none" w:sz="0" w:space="0" w:color="auto"/>
          </w:divBdr>
        </w:div>
        <w:div w:id="1477842671">
          <w:marLeft w:val="640"/>
          <w:marRight w:val="0"/>
          <w:marTop w:val="0"/>
          <w:marBottom w:val="0"/>
          <w:divBdr>
            <w:top w:val="none" w:sz="0" w:space="0" w:color="auto"/>
            <w:left w:val="none" w:sz="0" w:space="0" w:color="auto"/>
            <w:bottom w:val="none" w:sz="0" w:space="0" w:color="auto"/>
            <w:right w:val="none" w:sz="0" w:space="0" w:color="auto"/>
          </w:divBdr>
        </w:div>
        <w:div w:id="1797291240">
          <w:marLeft w:val="640"/>
          <w:marRight w:val="0"/>
          <w:marTop w:val="0"/>
          <w:marBottom w:val="0"/>
          <w:divBdr>
            <w:top w:val="none" w:sz="0" w:space="0" w:color="auto"/>
            <w:left w:val="none" w:sz="0" w:space="0" w:color="auto"/>
            <w:bottom w:val="none" w:sz="0" w:space="0" w:color="auto"/>
            <w:right w:val="none" w:sz="0" w:space="0" w:color="auto"/>
          </w:divBdr>
        </w:div>
        <w:div w:id="391732060">
          <w:marLeft w:val="640"/>
          <w:marRight w:val="0"/>
          <w:marTop w:val="0"/>
          <w:marBottom w:val="0"/>
          <w:divBdr>
            <w:top w:val="none" w:sz="0" w:space="0" w:color="auto"/>
            <w:left w:val="none" w:sz="0" w:space="0" w:color="auto"/>
            <w:bottom w:val="none" w:sz="0" w:space="0" w:color="auto"/>
            <w:right w:val="none" w:sz="0" w:space="0" w:color="auto"/>
          </w:divBdr>
        </w:div>
        <w:div w:id="1701198182">
          <w:marLeft w:val="640"/>
          <w:marRight w:val="0"/>
          <w:marTop w:val="0"/>
          <w:marBottom w:val="0"/>
          <w:divBdr>
            <w:top w:val="none" w:sz="0" w:space="0" w:color="auto"/>
            <w:left w:val="none" w:sz="0" w:space="0" w:color="auto"/>
            <w:bottom w:val="none" w:sz="0" w:space="0" w:color="auto"/>
            <w:right w:val="none" w:sz="0" w:space="0" w:color="auto"/>
          </w:divBdr>
        </w:div>
        <w:div w:id="968584371">
          <w:marLeft w:val="640"/>
          <w:marRight w:val="0"/>
          <w:marTop w:val="0"/>
          <w:marBottom w:val="0"/>
          <w:divBdr>
            <w:top w:val="none" w:sz="0" w:space="0" w:color="auto"/>
            <w:left w:val="none" w:sz="0" w:space="0" w:color="auto"/>
            <w:bottom w:val="none" w:sz="0" w:space="0" w:color="auto"/>
            <w:right w:val="none" w:sz="0" w:space="0" w:color="auto"/>
          </w:divBdr>
        </w:div>
        <w:div w:id="649869015">
          <w:marLeft w:val="640"/>
          <w:marRight w:val="0"/>
          <w:marTop w:val="0"/>
          <w:marBottom w:val="0"/>
          <w:divBdr>
            <w:top w:val="none" w:sz="0" w:space="0" w:color="auto"/>
            <w:left w:val="none" w:sz="0" w:space="0" w:color="auto"/>
            <w:bottom w:val="none" w:sz="0" w:space="0" w:color="auto"/>
            <w:right w:val="none" w:sz="0" w:space="0" w:color="auto"/>
          </w:divBdr>
        </w:div>
        <w:div w:id="35087042">
          <w:marLeft w:val="640"/>
          <w:marRight w:val="0"/>
          <w:marTop w:val="0"/>
          <w:marBottom w:val="0"/>
          <w:divBdr>
            <w:top w:val="none" w:sz="0" w:space="0" w:color="auto"/>
            <w:left w:val="none" w:sz="0" w:space="0" w:color="auto"/>
            <w:bottom w:val="none" w:sz="0" w:space="0" w:color="auto"/>
            <w:right w:val="none" w:sz="0" w:space="0" w:color="auto"/>
          </w:divBdr>
        </w:div>
        <w:div w:id="9452687">
          <w:marLeft w:val="640"/>
          <w:marRight w:val="0"/>
          <w:marTop w:val="0"/>
          <w:marBottom w:val="0"/>
          <w:divBdr>
            <w:top w:val="none" w:sz="0" w:space="0" w:color="auto"/>
            <w:left w:val="none" w:sz="0" w:space="0" w:color="auto"/>
            <w:bottom w:val="none" w:sz="0" w:space="0" w:color="auto"/>
            <w:right w:val="none" w:sz="0" w:space="0" w:color="auto"/>
          </w:divBdr>
        </w:div>
        <w:div w:id="874735745">
          <w:marLeft w:val="640"/>
          <w:marRight w:val="0"/>
          <w:marTop w:val="0"/>
          <w:marBottom w:val="0"/>
          <w:divBdr>
            <w:top w:val="none" w:sz="0" w:space="0" w:color="auto"/>
            <w:left w:val="none" w:sz="0" w:space="0" w:color="auto"/>
            <w:bottom w:val="none" w:sz="0" w:space="0" w:color="auto"/>
            <w:right w:val="none" w:sz="0" w:space="0" w:color="auto"/>
          </w:divBdr>
        </w:div>
        <w:div w:id="602611718">
          <w:marLeft w:val="640"/>
          <w:marRight w:val="0"/>
          <w:marTop w:val="0"/>
          <w:marBottom w:val="0"/>
          <w:divBdr>
            <w:top w:val="none" w:sz="0" w:space="0" w:color="auto"/>
            <w:left w:val="none" w:sz="0" w:space="0" w:color="auto"/>
            <w:bottom w:val="none" w:sz="0" w:space="0" w:color="auto"/>
            <w:right w:val="none" w:sz="0" w:space="0" w:color="auto"/>
          </w:divBdr>
        </w:div>
        <w:div w:id="53698234">
          <w:marLeft w:val="640"/>
          <w:marRight w:val="0"/>
          <w:marTop w:val="0"/>
          <w:marBottom w:val="0"/>
          <w:divBdr>
            <w:top w:val="none" w:sz="0" w:space="0" w:color="auto"/>
            <w:left w:val="none" w:sz="0" w:space="0" w:color="auto"/>
            <w:bottom w:val="none" w:sz="0" w:space="0" w:color="auto"/>
            <w:right w:val="none" w:sz="0" w:space="0" w:color="auto"/>
          </w:divBdr>
        </w:div>
        <w:div w:id="397749414">
          <w:marLeft w:val="640"/>
          <w:marRight w:val="0"/>
          <w:marTop w:val="0"/>
          <w:marBottom w:val="0"/>
          <w:divBdr>
            <w:top w:val="none" w:sz="0" w:space="0" w:color="auto"/>
            <w:left w:val="none" w:sz="0" w:space="0" w:color="auto"/>
            <w:bottom w:val="none" w:sz="0" w:space="0" w:color="auto"/>
            <w:right w:val="none" w:sz="0" w:space="0" w:color="auto"/>
          </w:divBdr>
        </w:div>
        <w:div w:id="2053767939">
          <w:marLeft w:val="640"/>
          <w:marRight w:val="0"/>
          <w:marTop w:val="0"/>
          <w:marBottom w:val="0"/>
          <w:divBdr>
            <w:top w:val="none" w:sz="0" w:space="0" w:color="auto"/>
            <w:left w:val="none" w:sz="0" w:space="0" w:color="auto"/>
            <w:bottom w:val="none" w:sz="0" w:space="0" w:color="auto"/>
            <w:right w:val="none" w:sz="0" w:space="0" w:color="auto"/>
          </w:divBdr>
        </w:div>
        <w:div w:id="302740286">
          <w:marLeft w:val="640"/>
          <w:marRight w:val="0"/>
          <w:marTop w:val="0"/>
          <w:marBottom w:val="0"/>
          <w:divBdr>
            <w:top w:val="none" w:sz="0" w:space="0" w:color="auto"/>
            <w:left w:val="none" w:sz="0" w:space="0" w:color="auto"/>
            <w:bottom w:val="none" w:sz="0" w:space="0" w:color="auto"/>
            <w:right w:val="none" w:sz="0" w:space="0" w:color="auto"/>
          </w:divBdr>
        </w:div>
        <w:div w:id="693262676">
          <w:marLeft w:val="640"/>
          <w:marRight w:val="0"/>
          <w:marTop w:val="0"/>
          <w:marBottom w:val="0"/>
          <w:divBdr>
            <w:top w:val="none" w:sz="0" w:space="0" w:color="auto"/>
            <w:left w:val="none" w:sz="0" w:space="0" w:color="auto"/>
            <w:bottom w:val="none" w:sz="0" w:space="0" w:color="auto"/>
            <w:right w:val="none" w:sz="0" w:space="0" w:color="auto"/>
          </w:divBdr>
        </w:div>
        <w:div w:id="114183483">
          <w:marLeft w:val="640"/>
          <w:marRight w:val="0"/>
          <w:marTop w:val="0"/>
          <w:marBottom w:val="0"/>
          <w:divBdr>
            <w:top w:val="none" w:sz="0" w:space="0" w:color="auto"/>
            <w:left w:val="none" w:sz="0" w:space="0" w:color="auto"/>
            <w:bottom w:val="none" w:sz="0" w:space="0" w:color="auto"/>
            <w:right w:val="none" w:sz="0" w:space="0" w:color="auto"/>
          </w:divBdr>
        </w:div>
        <w:div w:id="340085251">
          <w:marLeft w:val="640"/>
          <w:marRight w:val="0"/>
          <w:marTop w:val="0"/>
          <w:marBottom w:val="0"/>
          <w:divBdr>
            <w:top w:val="none" w:sz="0" w:space="0" w:color="auto"/>
            <w:left w:val="none" w:sz="0" w:space="0" w:color="auto"/>
            <w:bottom w:val="none" w:sz="0" w:space="0" w:color="auto"/>
            <w:right w:val="none" w:sz="0" w:space="0" w:color="auto"/>
          </w:divBdr>
        </w:div>
        <w:div w:id="346252317">
          <w:marLeft w:val="640"/>
          <w:marRight w:val="0"/>
          <w:marTop w:val="0"/>
          <w:marBottom w:val="0"/>
          <w:divBdr>
            <w:top w:val="none" w:sz="0" w:space="0" w:color="auto"/>
            <w:left w:val="none" w:sz="0" w:space="0" w:color="auto"/>
            <w:bottom w:val="none" w:sz="0" w:space="0" w:color="auto"/>
            <w:right w:val="none" w:sz="0" w:space="0" w:color="auto"/>
          </w:divBdr>
        </w:div>
        <w:div w:id="1049650879">
          <w:marLeft w:val="640"/>
          <w:marRight w:val="0"/>
          <w:marTop w:val="0"/>
          <w:marBottom w:val="0"/>
          <w:divBdr>
            <w:top w:val="none" w:sz="0" w:space="0" w:color="auto"/>
            <w:left w:val="none" w:sz="0" w:space="0" w:color="auto"/>
            <w:bottom w:val="none" w:sz="0" w:space="0" w:color="auto"/>
            <w:right w:val="none" w:sz="0" w:space="0" w:color="auto"/>
          </w:divBdr>
        </w:div>
        <w:div w:id="1809007989">
          <w:marLeft w:val="640"/>
          <w:marRight w:val="0"/>
          <w:marTop w:val="0"/>
          <w:marBottom w:val="0"/>
          <w:divBdr>
            <w:top w:val="none" w:sz="0" w:space="0" w:color="auto"/>
            <w:left w:val="none" w:sz="0" w:space="0" w:color="auto"/>
            <w:bottom w:val="none" w:sz="0" w:space="0" w:color="auto"/>
            <w:right w:val="none" w:sz="0" w:space="0" w:color="auto"/>
          </w:divBdr>
        </w:div>
        <w:div w:id="269699620">
          <w:marLeft w:val="640"/>
          <w:marRight w:val="0"/>
          <w:marTop w:val="0"/>
          <w:marBottom w:val="0"/>
          <w:divBdr>
            <w:top w:val="none" w:sz="0" w:space="0" w:color="auto"/>
            <w:left w:val="none" w:sz="0" w:space="0" w:color="auto"/>
            <w:bottom w:val="none" w:sz="0" w:space="0" w:color="auto"/>
            <w:right w:val="none" w:sz="0" w:space="0" w:color="auto"/>
          </w:divBdr>
        </w:div>
        <w:div w:id="2145583622">
          <w:marLeft w:val="640"/>
          <w:marRight w:val="0"/>
          <w:marTop w:val="0"/>
          <w:marBottom w:val="0"/>
          <w:divBdr>
            <w:top w:val="none" w:sz="0" w:space="0" w:color="auto"/>
            <w:left w:val="none" w:sz="0" w:space="0" w:color="auto"/>
            <w:bottom w:val="none" w:sz="0" w:space="0" w:color="auto"/>
            <w:right w:val="none" w:sz="0" w:space="0" w:color="auto"/>
          </w:divBdr>
        </w:div>
        <w:div w:id="154499208">
          <w:marLeft w:val="640"/>
          <w:marRight w:val="0"/>
          <w:marTop w:val="0"/>
          <w:marBottom w:val="0"/>
          <w:divBdr>
            <w:top w:val="none" w:sz="0" w:space="0" w:color="auto"/>
            <w:left w:val="none" w:sz="0" w:space="0" w:color="auto"/>
            <w:bottom w:val="none" w:sz="0" w:space="0" w:color="auto"/>
            <w:right w:val="none" w:sz="0" w:space="0" w:color="auto"/>
          </w:divBdr>
        </w:div>
        <w:div w:id="1812096422">
          <w:marLeft w:val="640"/>
          <w:marRight w:val="0"/>
          <w:marTop w:val="0"/>
          <w:marBottom w:val="0"/>
          <w:divBdr>
            <w:top w:val="none" w:sz="0" w:space="0" w:color="auto"/>
            <w:left w:val="none" w:sz="0" w:space="0" w:color="auto"/>
            <w:bottom w:val="none" w:sz="0" w:space="0" w:color="auto"/>
            <w:right w:val="none" w:sz="0" w:space="0" w:color="auto"/>
          </w:divBdr>
        </w:div>
        <w:div w:id="1209415516">
          <w:marLeft w:val="640"/>
          <w:marRight w:val="0"/>
          <w:marTop w:val="0"/>
          <w:marBottom w:val="0"/>
          <w:divBdr>
            <w:top w:val="none" w:sz="0" w:space="0" w:color="auto"/>
            <w:left w:val="none" w:sz="0" w:space="0" w:color="auto"/>
            <w:bottom w:val="none" w:sz="0" w:space="0" w:color="auto"/>
            <w:right w:val="none" w:sz="0" w:space="0" w:color="auto"/>
          </w:divBdr>
        </w:div>
        <w:div w:id="878207606">
          <w:marLeft w:val="640"/>
          <w:marRight w:val="0"/>
          <w:marTop w:val="0"/>
          <w:marBottom w:val="0"/>
          <w:divBdr>
            <w:top w:val="none" w:sz="0" w:space="0" w:color="auto"/>
            <w:left w:val="none" w:sz="0" w:space="0" w:color="auto"/>
            <w:bottom w:val="none" w:sz="0" w:space="0" w:color="auto"/>
            <w:right w:val="none" w:sz="0" w:space="0" w:color="auto"/>
          </w:divBdr>
        </w:div>
        <w:div w:id="749698945">
          <w:marLeft w:val="640"/>
          <w:marRight w:val="0"/>
          <w:marTop w:val="0"/>
          <w:marBottom w:val="0"/>
          <w:divBdr>
            <w:top w:val="none" w:sz="0" w:space="0" w:color="auto"/>
            <w:left w:val="none" w:sz="0" w:space="0" w:color="auto"/>
            <w:bottom w:val="none" w:sz="0" w:space="0" w:color="auto"/>
            <w:right w:val="none" w:sz="0" w:space="0" w:color="auto"/>
          </w:divBdr>
        </w:div>
        <w:div w:id="833034684">
          <w:marLeft w:val="640"/>
          <w:marRight w:val="0"/>
          <w:marTop w:val="0"/>
          <w:marBottom w:val="0"/>
          <w:divBdr>
            <w:top w:val="none" w:sz="0" w:space="0" w:color="auto"/>
            <w:left w:val="none" w:sz="0" w:space="0" w:color="auto"/>
            <w:bottom w:val="none" w:sz="0" w:space="0" w:color="auto"/>
            <w:right w:val="none" w:sz="0" w:space="0" w:color="auto"/>
          </w:divBdr>
        </w:div>
        <w:div w:id="404299238">
          <w:marLeft w:val="640"/>
          <w:marRight w:val="0"/>
          <w:marTop w:val="0"/>
          <w:marBottom w:val="0"/>
          <w:divBdr>
            <w:top w:val="none" w:sz="0" w:space="0" w:color="auto"/>
            <w:left w:val="none" w:sz="0" w:space="0" w:color="auto"/>
            <w:bottom w:val="none" w:sz="0" w:space="0" w:color="auto"/>
            <w:right w:val="none" w:sz="0" w:space="0" w:color="auto"/>
          </w:divBdr>
        </w:div>
        <w:div w:id="1944798768">
          <w:marLeft w:val="640"/>
          <w:marRight w:val="0"/>
          <w:marTop w:val="0"/>
          <w:marBottom w:val="0"/>
          <w:divBdr>
            <w:top w:val="none" w:sz="0" w:space="0" w:color="auto"/>
            <w:left w:val="none" w:sz="0" w:space="0" w:color="auto"/>
            <w:bottom w:val="none" w:sz="0" w:space="0" w:color="auto"/>
            <w:right w:val="none" w:sz="0" w:space="0" w:color="auto"/>
          </w:divBdr>
        </w:div>
        <w:div w:id="687102067">
          <w:marLeft w:val="640"/>
          <w:marRight w:val="0"/>
          <w:marTop w:val="0"/>
          <w:marBottom w:val="0"/>
          <w:divBdr>
            <w:top w:val="none" w:sz="0" w:space="0" w:color="auto"/>
            <w:left w:val="none" w:sz="0" w:space="0" w:color="auto"/>
            <w:bottom w:val="none" w:sz="0" w:space="0" w:color="auto"/>
            <w:right w:val="none" w:sz="0" w:space="0" w:color="auto"/>
          </w:divBdr>
        </w:div>
        <w:div w:id="1286232702">
          <w:marLeft w:val="640"/>
          <w:marRight w:val="0"/>
          <w:marTop w:val="0"/>
          <w:marBottom w:val="0"/>
          <w:divBdr>
            <w:top w:val="none" w:sz="0" w:space="0" w:color="auto"/>
            <w:left w:val="none" w:sz="0" w:space="0" w:color="auto"/>
            <w:bottom w:val="none" w:sz="0" w:space="0" w:color="auto"/>
            <w:right w:val="none" w:sz="0" w:space="0" w:color="auto"/>
          </w:divBdr>
        </w:div>
        <w:div w:id="1589995237">
          <w:marLeft w:val="640"/>
          <w:marRight w:val="0"/>
          <w:marTop w:val="0"/>
          <w:marBottom w:val="0"/>
          <w:divBdr>
            <w:top w:val="none" w:sz="0" w:space="0" w:color="auto"/>
            <w:left w:val="none" w:sz="0" w:space="0" w:color="auto"/>
            <w:bottom w:val="none" w:sz="0" w:space="0" w:color="auto"/>
            <w:right w:val="none" w:sz="0" w:space="0" w:color="auto"/>
          </w:divBdr>
        </w:div>
        <w:div w:id="484591298">
          <w:marLeft w:val="640"/>
          <w:marRight w:val="0"/>
          <w:marTop w:val="0"/>
          <w:marBottom w:val="0"/>
          <w:divBdr>
            <w:top w:val="none" w:sz="0" w:space="0" w:color="auto"/>
            <w:left w:val="none" w:sz="0" w:space="0" w:color="auto"/>
            <w:bottom w:val="none" w:sz="0" w:space="0" w:color="auto"/>
            <w:right w:val="none" w:sz="0" w:space="0" w:color="auto"/>
          </w:divBdr>
        </w:div>
        <w:div w:id="61415369">
          <w:marLeft w:val="640"/>
          <w:marRight w:val="0"/>
          <w:marTop w:val="0"/>
          <w:marBottom w:val="0"/>
          <w:divBdr>
            <w:top w:val="none" w:sz="0" w:space="0" w:color="auto"/>
            <w:left w:val="none" w:sz="0" w:space="0" w:color="auto"/>
            <w:bottom w:val="none" w:sz="0" w:space="0" w:color="auto"/>
            <w:right w:val="none" w:sz="0" w:space="0" w:color="auto"/>
          </w:divBdr>
        </w:div>
        <w:div w:id="1535192748">
          <w:marLeft w:val="640"/>
          <w:marRight w:val="0"/>
          <w:marTop w:val="0"/>
          <w:marBottom w:val="0"/>
          <w:divBdr>
            <w:top w:val="none" w:sz="0" w:space="0" w:color="auto"/>
            <w:left w:val="none" w:sz="0" w:space="0" w:color="auto"/>
            <w:bottom w:val="none" w:sz="0" w:space="0" w:color="auto"/>
            <w:right w:val="none" w:sz="0" w:space="0" w:color="auto"/>
          </w:divBdr>
        </w:div>
        <w:div w:id="2053799494">
          <w:marLeft w:val="640"/>
          <w:marRight w:val="0"/>
          <w:marTop w:val="0"/>
          <w:marBottom w:val="0"/>
          <w:divBdr>
            <w:top w:val="none" w:sz="0" w:space="0" w:color="auto"/>
            <w:left w:val="none" w:sz="0" w:space="0" w:color="auto"/>
            <w:bottom w:val="none" w:sz="0" w:space="0" w:color="auto"/>
            <w:right w:val="none" w:sz="0" w:space="0" w:color="auto"/>
          </w:divBdr>
        </w:div>
        <w:div w:id="577010860">
          <w:marLeft w:val="640"/>
          <w:marRight w:val="0"/>
          <w:marTop w:val="0"/>
          <w:marBottom w:val="0"/>
          <w:divBdr>
            <w:top w:val="none" w:sz="0" w:space="0" w:color="auto"/>
            <w:left w:val="none" w:sz="0" w:space="0" w:color="auto"/>
            <w:bottom w:val="none" w:sz="0" w:space="0" w:color="auto"/>
            <w:right w:val="none" w:sz="0" w:space="0" w:color="auto"/>
          </w:divBdr>
        </w:div>
        <w:div w:id="1212764624">
          <w:marLeft w:val="640"/>
          <w:marRight w:val="0"/>
          <w:marTop w:val="0"/>
          <w:marBottom w:val="0"/>
          <w:divBdr>
            <w:top w:val="none" w:sz="0" w:space="0" w:color="auto"/>
            <w:left w:val="none" w:sz="0" w:space="0" w:color="auto"/>
            <w:bottom w:val="none" w:sz="0" w:space="0" w:color="auto"/>
            <w:right w:val="none" w:sz="0" w:space="0" w:color="auto"/>
          </w:divBdr>
        </w:div>
        <w:div w:id="855194870">
          <w:marLeft w:val="640"/>
          <w:marRight w:val="0"/>
          <w:marTop w:val="0"/>
          <w:marBottom w:val="0"/>
          <w:divBdr>
            <w:top w:val="none" w:sz="0" w:space="0" w:color="auto"/>
            <w:left w:val="none" w:sz="0" w:space="0" w:color="auto"/>
            <w:bottom w:val="none" w:sz="0" w:space="0" w:color="auto"/>
            <w:right w:val="none" w:sz="0" w:space="0" w:color="auto"/>
          </w:divBdr>
        </w:div>
        <w:div w:id="1947885732">
          <w:marLeft w:val="640"/>
          <w:marRight w:val="0"/>
          <w:marTop w:val="0"/>
          <w:marBottom w:val="0"/>
          <w:divBdr>
            <w:top w:val="none" w:sz="0" w:space="0" w:color="auto"/>
            <w:left w:val="none" w:sz="0" w:space="0" w:color="auto"/>
            <w:bottom w:val="none" w:sz="0" w:space="0" w:color="auto"/>
            <w:right w:val="none" w:sz="0" w:space="0" w:color="auto"/>
          </w:divBdr>
        </w:div>
        <w:div w:id="1116562247">
          <w:marLeft w:val="640"/>
          <w:marRight w:val="0"/>
          <w:marTop w:val="0"/>
          <w:marBottom w:val="0"/>
          <w:divBdr>
            <w:top w:val="none" w:sz="0" w:space="0" w:color="auto"/>
            <w:left w:val="none" w:sz="0" w:space="0" w:color="auto"/>
            <w:bottom w:val="none" w:sz="0" w:space="0" w:color="auto"/>
            <w:right w:val="none" w:sz="0" w:space="0" w:color="auto"/>
          </w:divBdr>
        </w:div>
        <w:div w:id="828403791">
          <w:marLeft w:val="640"/>
          <w:marRight w:val="0"/>
          <w:marTop w:val="0"/>
          <w:marBottom w:val="0"/>
          <w:divBdr>
            <w:top w:val="none" w:sz="0" w:space="0" w:color="auto"/>
            <w:left w:val="none" w:sz="0" w:space="0" w:color="auto"/>
            <w:bottom w:val="none" w:sz="0" w:space="0" w:color="auto"/>
            <w:right w:val="none" w:sz="0" w:space="0" w:color="auto"/>
          </w:divBdr>
        </w:div>
        <w:div w:id="2013679557">
          <w:marLeft w:val="640"/>
          <w:marRight w:val="0"/>
          <w:marTop w:val="0"/>
          <w:marBottom w:val="0"/>
          <w:divBdr>
            <w:top w:val="none" w:sz="0" w:space="0" w:color="auto"/>
            <w:left w:val="none" w:sz="0" w:space="0" w:color="auto"/>
            <w:bottom w:val="none" w:sz="0" w:space="0" w:color="auto"/>
            <w:right w:val="none" w:sz="0" w:space="0" w:color="auto"/>
          </w:divBdr>
        </w:div>
        <w:div w:id="661541223">
          <w:marLeft w:val="640"/>
          <w:marRight w:val="0"/>
          <w:marTop w:val="0"/>
          <w:marBottom w:val="0"/>
          <w:divBdr>
            <w:top w:val="none" w:sz="0" w:space="0" w:color="auto"/>
            <w:left w:val="none" w:sz="0" w:space="0" w:color="auto"/>
            <w:bottom w:val="none" w:sz="0" w:space="0" w:color="auto"/>
            <w:right w:val="none" w:sz="0" w:space="0" w:color="auto"/>
          </w:divBdr>
        </w:div>
        <w:div w:id="46422009">
          <w:marLeft w:val="640"/>
          <w:marRight w:val="0"/>
          <w:marTop w:val="0"/>
          <w:marBottom w:val="0"/>
          <w:divBdr>
            <w:top w:val="none" w:sz="0" w:space="0" w:color="auto"/>
            <w:left w:val="none" w:sz="0" w:space="0" w:color="auto"/>
            <w:bottom w:val="none" w:sz="0" w:space="0" w:color="auto"/>
            <w:right w:val="none" w:sz="0" w:space="0" w:color="auto"/>
          </w:divBdr>
        </w:div>
        <w:div w:id="708385459">
          <w:marLeft w:val="640"/>
          <w:marRight w:val="0"/>
          <w:marTop w:val="0"/>
          <w:marBottom w:val="0"/>
          <w:divBdr>
            <w:top w:val="none" w:sz="0" w:space="0" w:color="auto"/>
            <w:left w:val="none" w:sz="0" w:space="0" w:color="auto"/>
            <w:bottom w:val="none" w:sz="0" w:space="0" w:color="auto"/>
            <w:right w:val="none" w:sz="0" w:space="0" w:color="auto"/>
          </w:divBdr>
        </w:div>
        <w:div w:id="727649653">
          <w:marLeft w:val="640"/>
          <w:marRight w:val="0"/>
          <w:marTop w:val="0"/>
          <w:marBottom w:val="0"/>
          <w:divBdr>
            <w:top w:val="none" w:sz="0" w:space="0" w:color="auto"/>
            <w:left w:val="none" w:sz="0" w:space="0" w:color="auto"/>
            <w:bottom w:val="none" w:sz="0" w:space="0" w:color="auto"/>
            <w:right w:val="none" w:sz="0" w:space="0" w:color="auto"/>
          </w:divBdr>
        </w:div>
        <w:div w:id="917402976">
          <w:marLeft w:val="640"/>
          <w:marRight w:val="0"/>
          <w:marTop w:val="0"/>
          <w:marBottom w:val="0"/>
          <w:divBdr>
            <w:top w:val="none" w:sz="0" w:space="0" w:color="auto"/>
            <w:left w:val="none" w:sz="0" w:space="0" w:color="auto"/>
            <w:bottom w:val="none" w:sz="0" w:space="0" w:color="auto"/>
            <w:right w:val="none" w:sz="0" w:space="0" w:color="auto"/>
          </w:divBdr>
        </w:div>
        <w:div w:id="1599362354">
          <w:marLeft w:val="640"/>
          <w:marRight w:val="0"/>
          <w:marTop w:val="0"/>
          <w:marBottom w:val="0"/>
          <w:divBdr>
            <w:top w:val="none" w:sz="0" w:space="0" w:color="auto"/>
            <w:left w:val="none" w:sz="0" w:space="0" w:color="auto"/>
            <w:bottom w:val="none" w:sz="0" w:space="0" w:color="auto"/>
            <w:right w:val="none" w:sz="0" w:space="0" w:color="auto"/>
          </w:divBdr>
        </w:div>
        <w:div w:id="1337070296">
          <w:marLeft w:val="640"/>
          <w:marRight w:val="0"/>
          <w:marTop w:val="0"/>
          <w:marBottom w:val="0"/>
          <w:divBdr>
            <w:top w:val="none" w:sz="0" w:space="0" w:color="auto"/>
            <w:left w:val="none" w:sz="0" w:space="0" w:color="auto"/>
            <w:bottom w:val="none" w:sz="0" w:space="0" w:color="auto"/>
            <w:right w:val="none" w:sz="0" w:space="0" w:color="auto"/>
          </w:divBdr>
        </w:div>
        <w:div w:id="1866795954">
          <w:marLeft w:val="640"/>
          <w:marRight w:val="0"/>
          <w:marTop w:val="0"/>
          <w:marBottom w:val="0"/>
          <w:divBdr>
            <w:top w:val="none" w:sz="0" w:space="0" w:color="auto"/>
            <w:left w:val="none" w:sz="0" w:space="0" w:color="auto"/>
            <w:bottom w:val="none" w:sz="0" w:space="0" w:color="auto"/>
            <w:right w:val="none" w:sz="0" w:space="0" w:color="auto"/>
          </w:divBdr>
        </w:div>
        <w:div w:id="2052223009">
          <w:marLeft w:val="640"/>
          <w:marRight w:val="0"/>
          <w:marTop w:val="0"/>
          <w:marBottom w:val="0"/>
          <w:divBdr>
            <w:top w:val="none" w:sz="0" w:space="0" w:color="auto"/>
            <w:left w:val="none" w:sz="0" w:space="0" w:color="auto"/>
            <w:bottom w:val="none" w:sz="0" w:space="0" w:color="auto"/>
            <w:right w:val="none" w:sz="0" w:space="0" w:color="auto"/>
          </w:divBdr>
        </w:div>
        <w:div w:id="1208763794">
          <w:marLeft w:val="640"/>
          <w:marRight w:val="0"/>
          <w:marTop w:val="0"/>
          <w:marBottom w:val="0"/>
          <w:divBdr>
            <w:top w:val="none" w:sz="0" w:space="0" w:color="auto"/>
            <w:left w:val="none" w:sz="0" w:space="0" w:color="auto"/>
            <w:bottom w:val="none" w:sz="0" w:space="0" w:color="auto"/>
            <w:right w:val="none" w:sz="0" w:space="0" w:color="auto"/>
          </w:divBdr>
        </w:div>
        <w:div w:id="801076623">
          <w:marLeft w:val="640"/>
          <w:marRight w:val="0"/>
          <w:marTop w:val="0"/>
          <w:marBottom w:val="0"/>
          <w:divBdr>
            <w:top w:val="none" w:sz="0" w:space="0" w:color="auto"/>
            <w:left w:val="none" w:sz="0" w:space="0" w:color="auto"/>
            <w:bottom w:val="none" w:sz="0" w:space="0" w:color="auto"/>
            <w:right w:val="none" w:sz="0" w:space="0" w:color="auto"/>
          </w:divBdr>
        </w:div>
        <w:div w:id="857894393">
          <w:marLeft w:val="640"/>
          <w:marRight w:val="0"/>
          <w:marTop w:val="0"/>
          <w:marBottom w:val="0"/>
          <w:divBdr>
            <w:top w:val="none" w:sz="0" w:space="0" w:color="auto"/>
            <w:left w:val="none" w:sz="0" w:space="0" w:color="auto"/>
            <w:bottom w:val="none" w:sz="0" w:space="0" w:color="auto"/>
            <w:right w:val="none" w:sz="0" w:space="0" w:color="auto"/>
          </w:divBdr>
        </w:div>
        <w:div w:id="1889879763">
          <w:marLeft w:val="640"/>
          <w:marRight w:val="0"/>
          <w:marTop w:val="0"/>
          <w:marBottom w:val="0"/>
          <w:divBdr>
            <w:top w:val="none" w:sz="0" w:space="0" w:color="auto"/>
            <w:left w:val="none" w:sz="0" w:space="0" w:color="auto"/>
            <w:bottom w:val="none" w:sz="0" w:space="0" w:color="auto"/>
            <w:right w:val="none" w:sz="0" w:space="0" w:color="auto"/>
          </w:divBdr>
        </w:div>
        <w:div w:id="42412349">
          <w:marLeft w:val="640"/>
          <w:marRight w:val="0"/>
          <w:marTop w:val="0"/>
          <w:marBottom w:val="0"/>
          <w:divBdr>
            <w:top w:val="none" w:sz="0" w:space="0" w:color="auto"/>
            <w:left w:val="none" w:sz="0" w:space="0" w:color="auto"/>
            <w:bottom w:val="none" w:sz="0" w:space="0" w:color="auto"/>
            <w:right w:val="none" w:sz="0" w:space="0" w:color="auto"/>
          </w:divBdr>
        </w:div>
        <w:div w:id="1406028192">
          <w:marLeft w:val="640"/>
          <w:marRight w:val="0"/>
          <w:marTop w:val="0"/>
          <w:marBottom w:val="0"/>
          <w:divBdr>
            <w:top w:val="none" w:sz="0" w:space="0" w:color="auto"/>
            <w:left w:val="none" w:sz="0" w:space="0" w:color="auto"/>
            <w:bottom w:val="none" w:sz="0" w:space="0" w:color="auto"/>
            <w:right w:val="none" w:sz="0" w:space="0" w:color="auto"/>
          </w:divBdr>
        </w:div>
        <w:div w:id="376593195">
          <w:marLeft w:val="640"/>
          <w:marRight w:val="0"/>
          <w:marTop w:val="0"/>
          <w:marBottom w:val="0"/>
          <w:divBdr>
            <w:top w:val="none" w:sz="0" w:space="0" w:color="auto"/>
            <w:left w:val="none" w:sz="0" w:space="0" w:color="auto"/>
            <w:bottom w:val="none" w:sz="0" w:space="0" w:color="auto"/>
            <w:right w:val="none" w:sz="0" w:space="0" w:color="auto"/>
          </w:divBdr>
        </w:div>
        <w:div w:id="1579712365">
          <w:marLeft w:val="640"/>
          <w:marRight w:val="0"/>
          <w:marTop w:val="0"/>
          <w:marBottom w:val="0"/>
          <w:divBdr>
            <w:top w:val="none" w:sz="0" w:space="0" w:color="auto"/>
            <w:left w:val="none" w:sz="0" w:space="0" w:color="auto"/>
            <w:bottom w:val="none" w:sz="0" w:space="0" w:color="auto"/>
            <w:right w:val="none" w:sz="0" w:space="0" w:color="auto"/>
          </w:divBdr>
        </w:div>
        <w:div w:id="1163857099">
          <w:marLeft w:val="640"/>
          <w:marRight w:val="0"/>
          <w:marTop w:val="0"/>
          <w:marBottom w:val="0"/>
          <w:divBdr>
            <w:top w:val="none" w:sz="0" w:space="0" w:color="auto"/>
            <w:left w:val="none" w:sz="0" w:space="0" w:color="auto"/>
            <w:bottom w:val="none" w:sz="0" w:space="0" w:color="auto"/>
            <w:right w:val="none" w:sz="0" w:space="0" w:color="auto"/>
          </w:divBdr>
        </w:div>
        <w:div w:id="937056042">
          <w:marLeft w:val="640"/>
          <w:marRight w:val="0"/>
          <w:marTop w:val="0"/>
          <w:marBottom w:val="0"/>
          <w:divBdr>
            <w:top w:val="none" w:sz="0" w:space="0" w:color="auto"/>
            <w:left w:val="none" w:sz="0" w:space="0" w:color="auto"/>
            <w:bottom w:val="none" w:sz="0" w:space="0" w:color="auto"/>
            <w:right w:val="none" w:sz="0" w:space="0" w:color="auto"/>
          </w:divBdr>
        </w:div>
        <w:div w:id="538052310">
          <w:marLeft w:val="640"/>
          <w:marRight w:val="0"/>
          <w:marTop w:val="0"/>
          <w:marBottom w:val="0"/>
          <w:divBdr>
            <w:top w:val="none" w:sz="0" w:space="0" w:color="auto"/>
            <w:left w:val="none" w:sz="0" w:space="0" w:color="auto"/>
            <w:bottom w:val="none" w:sz="0" w:space="0" w:color="auto"/>
            <w:right w:val="none" w:sz="0" w:space="0" w:color="auto"/>
          </w:divBdr>
        </w:div>
        <w:div w:id="1134105296">
          <w:marLeft w:val="640"/>
          <w:marRight w:val="0"/>
          <w:marTop w:val="0"/>
          <w:marBottom w:val="0"/>
          <w:divBdr>
            <w:top w:val="none" w:sz="0" w:space="0" w:color="auto"/>
            <w:left w:val="none" w:sz="0" w:space="0" w:color="auto"/>
            <w:bottom w:val="none" w:sz="0" w:space="0" w:color="auto"/>
            <w:right w:val="none" w:sz="0" w:space="0" w:color="auto"/>
          </w:divBdr>
        </w:div>
        <w:div w:id="741099736">
          <w:marLeft w:val="640"/>
          <w:marRight w:val="0"/>
          <w:marTop w:val="0"/>
          <w:marBottom w:val="0"/>
          <w:divBdr>
            <w:top w:val="none" w:sz="0" w:space="0" w:color="auto"/>
            <w:left w:val="none" w:sz="0" w:space="0" w:color="auto"/>
            <w:bottom w:val="none" w:sz="0" w:space="0" w:color="auto"/>
            <w:right w:val="none" w:sz="0" w:space="0" w:color="auto"/>
          </w:divBdr>
        </w:div>
        <w:div w:id="221644785">
          <w:marLeft w:val="640"/>
          <w:marRight w:val="0"/>
          <w:marTop w:val="0"/>
          <w:marBottom w:val="0"/>
          <w:divBdr>
            <w:top w:val="none" w:sz="0" w:space="0" w:color="auto"/>
            <w:left w:val="none" w:sz="0" w:space="0" w:color="auto"/>
            <w:bottom w:val="none" w:sz="0" w:space="0" w:color="auto"/>
            <w:right w:val="none" w:sz="0" w:space="0" w:color="auto"/>
          </w:divBdr>
        </w:div>
        <w:div w:id="2029327035">
          <w:marLeft w:val="640"/>
          <w:marRight w:val="0"/>
          <w:marTop w:val="0"/>
          <w:marBottom w:val="0"/>
          <w:divBdr>
            <w:top w:val="none" w:sz="0" w:space="0" w:color="auto"/>
            <w:left w:val="none" w:sz="0" w:space="0" w:color="auto"/>
            <w:bottom w:val="none" w:sz="0" w:space="0" w:color="auto"/>
            <w:right w:val="none" w:sz="0" w:space="0" w:color="auto"/>
          </w:divBdr>
        </w:div>
        <w:div w:id="1411611697">
          <w:marLeft w:val="640"/>
          <w:marRight w:val="0"/>
          <w:marTop w:val="0"/>
          <w:marBottom w:val="0"/>
          <w:divBdr>
            <w:top w:val="none" w:sz="0" w:space="0" w:color="auto"/>
            <w:left w:val="none" w:sz="0" w:space="0" w:color="auto"/>
            <w:bottom w:val="none" w:sz="0" w:space="0" w:color="auto"/>
            <w:right w:val="none" w:sz="0" w:space="0" w:color="auto"/>
          </w:divBdr>
        </w:div>
        <w:div w:id="1508405022">
          <w:marLeft w:val="640"/>
          <w:marRight w:val="0"/>
          <w:marTop w:val="0"/>
          <w:marBottom w:val="0"/>
          <w:divBdr>
            <w:top w:val="none" w:sz="0" w:space="0" w:color="auto"/>
            <w:left w:val="none" w:sz="0" w:space="0" w:color="auto"/>
            <w:bottom w:val="none" w:sz="0" w:space="0" w:color="auto"/>
            <w:right w:val="none" w:sz="0" w:space="0" w:color="auto"/>
          </w:divBdr>
        </w:div>
        <w:div w:id="444497364">
          <w:marLeft w:val="640"/>
          <w:marRight w:val="0"/>
          <w:marTop w:val="0"/>
          <w:marBottom w:val="0"/>
          <w:divBdr>
            <w:top w:val="none" w:sz="0" w:space="0" w:color="auto"/>
            <w:left w:val="none" w:sz="0" w:space="0" w:color="auto"/>
            <w:bottom w:val="none" w:sz="0" w:space="0" w:color="auto"/>
            <w:right w:val="none" w:sz="0" w:space="0" w:color="auto"/>
          </w:divBdr>
        </w:div>
        <w:div w:id="1878197493">
          <w:marLeft w:val="640"/>
          <w:marRight w:val="0"/>
          <w:marTop w:val="0"/>
          <w:marBottom w:val="0"/>
          <w:divBdr>
            <w:top w:val="none" w:sz="0" w:space="0" w:color="auto"/>
            <w:left w:val="none" w:sz="0" w:space="0" w:color="auto"/>
            <w:bottom w:val="none" w:sz="0" w:space="0" w:color="auto"/>
            <w:right w:val="none" w:sz="0" w:space="0" w:color="auto"/>
          </w:divBdr>
        </w:div>
        <w:div w:id="1292830703">
          <w:marLeft w:val="640"/>
          <w:marRight w:val="0"/>
          <w:marTop w:val="0"/>
          <w:marBottom w:val="0"/>
          <w:divBdr>
            <w:top w:val="none" w:sz="0" w:space="0" w:color="auto"/>
            <w:left w:val="none" w:sz="0" w:space="0" w:color="auto"/>
            <w:bottom w:val="none" w:sz="0" w:space="0" w:color="auto"/>
            <w:right w:val="none" w:sz="0" w:space="0" w:color="auto"/>
          </w:divBdr>
        </w:div>
        <w:div w:id="336885227">
          <w:marLeft w:val="640"/>
          <w:marRight w:val="0"/>
          <w:marTop w:val="0"/>
          <w:marBottom w:val="0"/>
          <w:divBdr>
            <w:top w:val="none" w:sz="0" w:space="0" w:color="auto"/>
            <w:left w:val="none" w:sz="0" w:space="0" w:color="auto"/>
            <w:bottom w:val="none" w:sz="0" w:space="0" w:color="auto"/>
            <w:right w:val="none" w:sz="0" w:space="0" w:color="auto"/>
          </w:divBdr>
        </w:div>
        <w:div w:id="96878216">
          <w:marLeft w:val="640"/>
          <w:marRight w:val="0"/>
          <w:marTop w:val="0"/>
          <w:marBottom w:val="0"/>
          <w:divBdr>
            <w:top w:val="none" w:sz="0" w:space="0" w:color="auto"/>
            <w:left w:val="none" w:sz="0" w:space="0" w:color="auto"/>
            <w:bottom w:val="none" w:sz="0" w:space="0" w:color="auto"/>
            <w:right w:val="none" w:sz="0" w:space="0" w:color="auto"/>
          </w:divBdr>
        </w:div>
        <w:div w:id="2112118875">
          <w:marLeft w:val="640"/>
          <w:marRight w:val="0"/>
          <w:marTop w:val="0"/>
          <w:marBottom w:val="0"/>
          <w:divBdr>
            <w:top w:val="none" w:sz="0" w:space="0" w:color="auto"/>
            <w:left w:val="none" w:sz="0" w:space="0" w:color="auto"/>
            <w:bottom w:val="none" w:sz="0" w:space="0" w:color="auto"/>
            <w:right w:val="none" w:sz="0" w:space="0" w:color="auto"/>
          </w:divBdr>
        </w:div>
        <w:div w:id="191496830">
          <w:marLeft w:val="640"/>
          <w:marRight w:val="0"/>
          <w:marTop w:val="0"/>
          <w:marBottom w:val="0"/>
          <w:divBdr>
            <w:top w:val="none" w:sz="0" w:space="0" w:color="auto"/>
            <w:left w:val="none" w:sz="0" w:space="0" w:color="auto"/>
            <w:bottom w:val="none" w:sz="0" w:space="0" w:color="auto"/>
            <w:right w:val="none" w:sz="0" w:space="0" w:color="auto"/>
          </w:divBdr>
        </w:div>
        <w:div w:id="563029078">
          <w:marLeft w:val="640"/>
          <w:marRight w:val="0"/>
          <w:marTop w:val="0"/>
          <w:marBottom w:val="0"/>
          <w:divBdr>
            <w:top w:val="none" w:sz="0" w:space="0" w:color="auto"/>
            <w:left w:val="none" w:sz="0" w:space="0" w:color="auto"/>
            <w:bottom w:val="none" w:sz="0" w:space="0" w:color="auto"/>
            <w:right w:val="none" w:sz="0" w:space="0" w:color="auto"/>
          </w:divBdr>
        </w:div>
        <w:div w:id="100272817">
          <w:marLeft w:val="640"/>
          <w:marRight w:val="0"/>
          <w:marTop w:val="0"/>
          <w:marBottom w:val="0"/>
          <w:divBdr>
            <w:top w:val="none" w:sz="0" w:space="0" w:color="auto"/>
            <w:left w:val="none" w:sz="0" w:space="0" w:color="auto"/>
            <w:bottom w:val="none" w:sz="0" w:space="0" w:color="auto"/>
            <w:right w:val="none" w:sz="0" w:space="0" w:color="auto"/>
          </w:divBdr>
        </w:div>
        <w:div w:id="1009217427">
          <w:marLeft w:val="640"/>
          <w:marRight w:val="0"/>
          <w:marTop w:val="0"/>
          <w:marBottom w:val="0"/>
          <w:divBdr>
            <w:top w:val="none" w:sz="0" w:space="0" w:color="auto"/>
            <w:left w:val="none" w:sz="0" w:space="0" w:color="auto"/>
            <w:bottom w:val="none" w:sz="0" w:space="0" w:color="auto"/>
            <w:right w:val="none" w:sz="0" w:space="0" w:color="auto"/>
          </w:divBdr>
        </w:div>
        <w:div w:id="1308053272">
          <w:marLeft w:val="640"/>
          <w:marRight w:val="0"/>
          <w:marTop w:val="0"/>
          <w:marBottom w:val="0"/>
          <w:divBdr>
            <w:top w:val="none" w:sz="0" w:space="0" w:color="auto"/>
            <w:left w:val="none" w:sz="0" w:space="0" w:color="auto"/>
            <w:bottom w:val="none" w:sz="0" w:space="0" w:color="auto"/>
            <w:right w:val="none" w:sz="0" w:space="0" w:color="auto"/>
          </w:divBdr>
        </w:div>
        <w:div w:id="1235354203">
          <w:marLeft w:val="640"/>
          <w:marRight w:val="0"/>
          <w:marTop w:val="0"/>
          <w:marBottom w:val="0"/>
          <w:divBdr>
            <w:top w:val="none" w:sz="0" w:space="0" w:color="auto"/>
            <w:left w:val="none" w:sz="0" w:space="0" w:color="auto"/>
            <w:bottom w:val="none" w:sz="0" w:space="0" w:color="auto"/>
            <w:right w:val="none" w:sz="0" w:space="0" w:color="auto"/>
          </w:divBdr>
        </w:div>
        <w:div w:id="1107310617">
          <w:marLeft w:val="640"/>
          <w:marRight w:val="0"/>
          <w:marTop w:val="0"/>
          <w:marBottom w:val="0"/>
          <w:divBdr>
            <w:top w:val="none" w:sz="0" w:space="0" w:color="auto"/>
            <w:left w:val="none" w:sz="0" w:space="0" w:color="auto"/>
            <w:bottom w:val="none" w:sz="0" w:space="0" w:color="auto"/>
            <w:right w:val="none" w:sz="0" w:space="0" w:color="auto"/>
          </w:divBdr>
        </w:div>
        <w:div w:id="1038047203">
          <w:marLeft w:val="640"/>
          <w:marRight w:val="0"/>
          <w:marTop w:val="0"/>
          <w:marBottom w:val="0"/>
          <w:divBdr>
            <w:top w:val="none" w:sz="0" w:space="0" w:color="auto"/>
            <w:left w:val="none" w:sz="0" w:space="0" w:color="auto"/>
            <w:bottom w:val="none" w:sz="0" w:space="0" w:color="auto"/>
            <w:right w:val="none" w:sz="0" w:space="0" w:color="auto"/>
          </w:divBdr>
        </w:div>
        <w:div w:id="1209217676">
          <w:marLeft w:val="640"/>
          <w:marRight w:val="0"/>
          <w:marTop w:val="0"/>
          <w:marBottom w:val="0"/>
          <w:divBdr>
            <w:top w:val="none" w:sz="0" w:space="0" w:color="auto"/>
            <w:left w:val="none" w:sz="0" w:space="0" w:color="auto"/>
            <w:bottom w:val="none" w:sz="0" w:space="0" w:color="auto"/>
            <w:right w:val="none" w:sz="0" w:space="0" w:color="auto"/>
          </w:divBdr>
        </w:div>
        <w:div w:id="1452867971">
          <w:marLeft w:val="640"/>
          <w:marRight w:val="0"/>
          <w:marTop w:val="0"/>
          <w:marBottom w:val="0"/>
          <w:divBdr>
            <w:top w:val="none" w:sz="0" w:space="0" w:color="auto"/>
            <w:left w:val="none" w:sz="0" w:space="0" w:color="auto"/>
            <w:bottom w:val="none" w:sz="0" w:space="0" w:color="auto"/>
            <w:right w:val="none" w:sz="0" w:space="0" w:color="auto"/>
          </w:divBdr>
        </w:div>
        <w:div w:id="740252223">
          <w:marLeft w:val="640"/>
          <w:marRight w:val="0"/>
          <w:marTop w:val="0"/>
          <w:marBottom w:val="0"/>
          <w:divBdr>
            <w:top w:val="none" w:sz="0" w:space="0" w:color="auto"/>
            <w:left w:val="none" w:sz="0" w:space="0" w:color="auto"/>
            <w:bottom w:val="none" w:sz="0" w:space="0" w:color="auto"/>
            <w:right w:val="none" w:sz="0" w:space="0" w:color="auto"/>
          </w:divBdr>
        </w:div>
        <w:div w:id="866215911">
          <w:marLeft w:val="640"/>
          <w:marRight w:val="0"/>
          <w:marTop w:val="0"/>
          <w:marBottom w:val="0"/>
          <w:divBdr>
            <w:top w:val="none" w:sz="0" w:space="0" w:color="auto"/>
            <w:left w:val="none" w:sz="0" w:space="0" w:color="auto"/>
            <w:bottom w:val="none" w:sz="0" w:space="0" w:color="auto"/>
            <w:right w:val="none" w:sz="0" w:space="0" w:color="auto"/>
          </w:divBdr>
        </w:div>
        <w:div w:id="610013758">
          <w:marLeft w:val="640"/>
          <w:marRight w:val="0"/>
          <w:marTop w:val="0"/>
          <w:marBottom w:val="0"/>
          <w:divBdr>
            <w:top w:val="none" w:sz="0" w:space="0" w:color="auto"/>
            <w:left w:val="none" w:sz="0" w:space="0" w:color="auto"/>
            <w:bottom w:val="none" w:sz="0" w:space="0" w:color="auto"/>
            <w:right w:val="none" w:sz="0" w:space="0" w:color="auto"/>
          </w:divBdr>
        </w:div>
        <w:div w:id="367144493">
          <w:marLeft w:val="640"/>
          <w:marRight w:val="0"/>
          <w:marTop w:val="0"/>
          <w:marBottom w:val="0"/>
          <w:divBdr>
            <w:top w:val="none" w:sz="0" w:space="0" w:color="auto"/>
            <w:left w:val="none" w:sz="0" w:space="0" w:color="auto"/>
            <w:bottom w:val="none" w:sz="0" w:space="0" w:color="auto"/>
            <w:right w:val="none" w:sz="0" w:space="0" w:color="auto"/>
          </w:divBdr>
        </w:div>
      </w:divsChild>
    </w:div>
    <w:div w:id="1029262443">
      <w:bodyDiv w:val="1"/>
      <w:marLeft w:val="0"/>
      <w:marRight w:val="0"/>
      <w:marTop w:val="0"/>
      <w:marBottom w:val="0"/>
      <w:divBdr>
        <w:top w:val="none" w:sz="0" w:space="0" w:color="auto"/>
        <w:left w:val="none" w:sz="0" w:space="0" w:color="auto"/>
        <w:bottom w:val="none" w:sz="0" w:space="0" w:color="auto"/>
        <w:right w:val="none" w:sz="0" w:space="0" w:color="auto"/>
      </w:divBdr>
    </w:div>
    <w:div w:id="1029570771">
      <w:marLeft w:val="480"/>
      <w:marRight w:val="0"/>
      <w:marTop w:val="0"/>
      <w:marBottom w:val="0"/>
      <w:divBdr>
        <w:top w:val="none" w:sz="0" w:space="0" w:color="auto"/>
        <w:left w:val="none" w:sz="0" w:space="0" w:color="auto"/>
        <w:bottom w:val="none" w:sz="0" w:space="0" w:color="auto"/>
        <w:right w:val="none" w:sz="0" w:space="0" w:color="auto"/>
      </w:divBdr>
    </w:div>
    <w:div w:id="1030573663">
      <w:bodyDiv w:val="1"/>
      <w:marLeft w:val="0"/>
      <w:marRight w:val="0"/>
      <w:marTop w:val="0"/>
      <w:marBottom w:val="0"/>
      <w:divBdr>
        <w:top w:val="none" w:sz="0" w:space="0" w:color="auto"/>
        <w:left w:val="none" w:sz="0" w:space="0" w:color="auto"/>
        <w:bottom w:val="none" w:sz="0" w:space="0" w:color="auto"/>
        <w:right w:val="none" w:sz="0" w:space="0" w:color="auto"/>
      </w:divBdr>
    </w:div>
    <w:div w:id="1031153780">
      <w:marLeft w:val="480"/>
      <w:marRight w:val="0"/>
      <w:marTop w:val="0"/>
      <w:marBottom w:val="0"/>
      <w:divBdr>
        <w:top w:val="none" w:sz="0" w:space="0" w:color="auto"/>
        <w:left w:val="none" w:sz="0" w:space="0" w:color="auto"/>
        <w:bottom w:val="none" w:sz="0" w:space="0" w:color="auto"/>
        <w:right w:val="none" w:sz="0" w:space="0" w:color="auto"/>
      </w:divBdr>
    </w:div>
    <w:div w:id="1031540381">
      <w:marLeft w:val="480"/>
      <w:marRight w:val="0"/>
      <w:marTop w:val="0"/>
      <w:marBottom w:val="0"/>
      <w:divBdr>
        <w:top w:val="none" w:sz="0" w:space="0" w:color="auto"/>
        <w:left w:val="none" w:sz="0" w:space="0" w:color="auto"/>
        <w:bottom w:val="none" w:sz="0" w:space="0" w:color="auto"/>
        <w:right w:val="none" w:sz="0" w:space="0" w:color="auto"/>
      </w:divBdr>
    </w:div>
    <w:div w:id="1031566114">
      <w:marLeft w:val="480"/>
      <w:marRight w:val="0"/>
      <w:marTop w:val="0"/>
      <w:marBottom w:val="0"/>
      <w:divBdr>
        <w:top w:val="none" w:sz="0" w:space="0" w:color="auto"/>
        <w:left w:val="none" w:sz="0" w:space="0" w:color="auto"/>
        <w:bottom w:val="none" w:sz="0" w:space="0" w:color="auto"/>
        <w:right w:val="none" w:sz="0" w:space="0" w:color="auto"/>
      </w:divBdr>
    </w:div>
    <w:div w:id="1033723658">
      <w:marLeft w:val="480"/>
      <w:marRight w:val="0"/>
      <w:marTop w:val="0"/>
      <w:marBottom w:val="0"/>
      <w:divBdr>
        <w:top w:val="none" w:sz="0" w:space="0" w:color="auto"/>
        <w:left w:val="none" w:sz="0" w:space="0" w:color="auto"/>
        <w:bottom w:val="none" w:sz="0" w:space="0" w:color="auto"/>
        <w:right w:val="none" w:sz="0" w:space="0" w:color="auto"/>
      </w:divBdr>
    </w:div>
    <w:div w:id="1035501008">
      <w:bodyDiv w:val="1"/>
      <w:marLeft w:val="0"/>
      <w:marRight w:val="0"/>
      <w:marTop w:val="0"/>
      <w:marBottom w:val="0"/>
      <w:divBdr>
        <w:top w:val="none" w:sz="0" w:space="0" w:color="auto"/>
        <w:left w:val="none" w:sz="0" w:space="0" w:color="auto"/>
        <w:bottom w:val="none" w:sz="0" w:space="0" w:color="auto"/>
        <w:right w:val="none" w:sz="0" w:space="0" w:color="auto"/>
      </w:divBdr>
    </w:div>
    <w:div w:id="1038432669">
      <w:marLeft w:val="480"/>
      <w:marRight w:val="0"/>
      <w:marTop w:val="0"/>
      <w:marBottom w:val="0"/>
      <w:divBdr>
        <w:top w:val="none" w:sz="0" w:space="0" w:color="auto"/>
        <w:left w:val="none" w:sz="0" w:space="0" w:color="auto"/>
        <w:bottom w:val="none" w:sz="0" w:space="0" w:color="auto"/>
        <w:right w:val="none" w:sz="0" w:space="0" w:color="auto"/>
      </w:divBdr>
    </w:div>
    <w:div w:id="1039477915">
      <w:marLeft w:val="480"/>
      <w:marRight w:val="0"/>
      <w:marTop w:val="0"/>
      <w:marBottom w:val="0"/>
      <w:divBdr>
        <w:top w:val="none" w:sz="0" w:space="0" w:color="auto"/>
        <w:left w:val="none" w:sz="0" w:space="0" w:color="auto"/>
        <w:bottom w:val="none" w:sz="0" w:space="0" w:color="auto"/>
        <w:right w:val="none" w:sz="0" w:space="0" w:color="auto"/>
      </w:divBdr>
    </w:div>
    <w:div w:id="1039815728">
      <w:bodyDiv w:val="1"/>
      <w:marLeft w:val="0"/>
      <w:marRight w:val="0"/>
      <w:marTop w:val="0"/>
      <w:marBottom w:val="0"/>
      <w:divBdr>
        <w:top w:val="none" w:sz="0" w:space="0" w:color="auto"/>
        <w:left w:val="none" w:sz="0" w:space="0" w:color="auto"/>
        <w:bottom w:val="none" w:sz="0" w:space="0" w:color="auto"/>
        <w:right w:val="none" w:sz="0" w:space="0" w:color="auto"/>
      </w:divBdr>
    </w:div>
    <w:div w:id="1041202124">
      <w:marLeft w:val="480"/>
      <w:marRight w:val="0"/>
      <w:marTop w:val="0"/>
      <w:marBottom w:val="0"/>
      <w:divBdr>
        <w:top w:val="none" w:sz="0" w:space="0" w:color="auto"/>
        <w:left w:val="none" w:sz="0" w:space="0" w:color="auto"/>
        <w:bottom w:val="none" w:sz="0" w:space="0" w:color="auto"/>
        <w:right w:val="none" w:sz="0" w:space="0" w:color="auto"/>
      </w:divBdr>
    </w:div>
    <w:div w:id="1041318512">
      <w:bodyDiv w:val="1"/>
      <w:marLeft w:val="0"/>
      <w:marRight w:val="0"/>
      <w:marTop w:val="0"/>
      <w:marBottom w:val="0"/>
      <w:divBdr>
        <w:top w:val="none" w:sz="0" w:space="0" w:color="auto"/>
        <w:left w:val="none" w:sz="0" w:space="0" w:color="auto"/>
        <w:bottom w:val="none" w:sz="0" w:space="0" w:color="auto"/>
        <w:right w:val="none" w:sz="0" w:space="0" w:color="auto"/>
      </w:divBdr>
    </w:div>
    <w:div w:id="1041591247">
      <w:bodyDiv w:val="1"/>
      <w:marLeft w:val="0"/>
      <w:marRight w:val="0"/>
      <w:marTop w:val="0"/>
      <w:marBottom w:val="0"/>
      <w:divBdr>
        <w:top w:val="none" w:sz="0" w:space="0" w:color="auto"/>
        <w:left w:val="none" w:sz="0" w:space="0" w:color="auto"/>
        <w:bottom w:val="none" w:sz="0" w:space="0" w:color="auto"/>
        <w:right w:val="none" w:sz="0" w:space="0" w:color="auto"/>
      </w:divBdr>
    </w:div>
    <w:div w:id="1041902782">
      <w:marLeft w:val="480"/>
      <w:marRight w:val="0"/>
      <w:marTop w:val="0"/>
      <w:marBottom w:val="0"/>
      <w:divBdr>
        <w:top w:val="none" w:sz="0" w:space="0" w:color="auto"/>
        <w:left w:val="none" w:sz="0" w:space="0" w:color="auto"/>
        <w:bottom w:val="none" w:sz="0" w:space="0" w:color="auto"/>
        <w:right w:val="none" w:sz="0" w:space="0" w:color="auto"/>
      </w:divBdr>
    </w:div>
    <w:div w:id="1042637174">
      <w:marLeft w:val="480"/>
      <w:marRight w:val="0"/>
      <w:marTop w:val="0"/>
      <w:marBottom w:val="0"/>
      <w:divBdr>
        <w:top w:val="none" w:sz="0" w:space="0" w:color="auto"/>
        <w:left w:val="none" w:sz="0" w:space="0" w:color="auto"/>
        <w:bottom w:val="none" w:sz="0" w:space="0" w:color="auto"/>
        <w:right w:val="none" w:sz="0" w:space="0" w:color="auto"/>
      </w:divBdr>
    </w:div>
    <w:div w:id="1043359108">
      <w:bodyDiv w:val="1"/>
      <w:marLeft w:val="0"/>
      <w:marRight w:val="0"/>
      <w:marTop w:val="0"/>
      <w:marBottom w:val="0"/>
      <w:divBdr>
        <w:top w:val="none" w:sz="0" w:space="0" w:color="auto"/>
        <w:left w:val="none" w:sz="0" w:space="0" w:color="auto"/>
        <w:bottom w:val="none" w:sz="0" w:space="0" w:color="auto"/>
        <w:right w:val="none" w:sz="0" w:space="0" w:color="auto"/>
      </w:divBdr>
      <w:divsChild>
        <w:div w:id="123742546">
          <w:marLeft w:val="480"/>
          <w:marRight w:val="0"/>
          <w:marTop w:val="0"/>
          <w:marBottom w:val="0"/>
          <w:divBdr>
            <w:top w:val="none" w:sz="0" w:space="0" w:color="auto"/>
            <w:left w:val="none" w:sz="0" w:space="0" w:color="auto"/>
            <w:bottom w:val="none" w:sz="0" w:space="0" w:color="auto"/>
            <w:right w:val="none" w:sz="0" w:space="0" w:color="auto"/>
          </w:divBdr>
        </w:div>
        <w:div w:id="134688438">
          <w:marLeft w:val="480"/>
          <w:marRight w:val="0"/>
          <w:marTop w:val="0"/>
          <w:marBottom w:val="0"/>
          <w:divBdr>
            <w:top w:val="none" w:sz="0" w:space="0" w:color="auto"/>
            <w:left w:val="none" w:sz="0" w:space="0" w:color="auto"/>
            <w:bottom w:val="none" w:sz="0" w:space="0" w:color="auto"/>
            <w:right w:val="none" w:sz="0" w:space="0" w:color="auto"/>
          </w:divBdr>
        </w:div>
        <w:div w:id="165365763">
          <w:marLeft w:val="480"/>
          <w:marRight w:val="0"/>
          <w:marTop w:val="0"/>
          <w:marBottom w:val="0"/>
          <w:divBdr>
            <w:top w:val="none" w:sz="0" w:space="0" w:color="auto"/>
            <w:left w:val="none" w:sz="0" w:space="0" w:color="auto"/>
            <w:bottom w:val="none" w:sz="0" w:space="0" w:color="auto"/>
            <w:right w:val="none" w:sz="0" w:space="0" w:color="auto"/>
          </w:divBdr>
        </w:div>
        <w:div w:id="199587480">
          <w:marLeft w:val="480"/>
          <w:marRight w:val="0"/>
          <w:marTop w:val="0"/>
          <w:marBottom w:val="0"/>
          <w:divBdr>
            <w:top w:val="none" w:sz="0" w:space="0" w:color="auto"/>
            <w:left w:val="none" w:sz="0" w:space="0" w:color="auto"/>
            <w:bottom w:val="none" w:sz="0" w:space="0" w:color="auto"/>
            <w:right w:val="none" w:sz="0" w:space="0" w:color="auto"/>
          </w:divBdr>
        </w:div>
        <w:div w:id="299769865">
          <w:marLeft w:val="480"/>
          <w:marRight w:val="0"/>
          <w:marTop w:val="0"/>
          <w:marBottom w:val="0"/>
          <w:divBdr>
            <w:top w:val="none" w:sz="0" w:space="0" w:color="auto"/>
            <w:left w:val="none" w:sz="0" w:space="0" w:color="auto"/>
            <w:bottom w:val="none" w:sz="0" w:space="0" w:color="auto"/>
            <w:right w:val="none" w:sz="0" w:space="0" w:color="auto"/>
          </w:divBdr>
        </w:div>
        <w:div w:id="521864456">
          <w:marLeft w:val="480"/>
          <w:marRight w:val="0"/>
          <w:marTop w:val="0"/>
          <w:marBottom w:val="0"/>
          <w:divBdr>
            <w:top w:val="none" w:sz="0" w:space="0" w:color="auto"/>
            <w:left w:val="none" w:sz="0" w:space="0" w:color="auto"/>
            <w:bottom w:val="none" w:sz="0" w:space="0" w:color="auto"/>
            <w:right w:val="none" w:sz="0" w:space="0" w:color="auto"/>
          </w:divBdr>
        </w:div>
        <w:div w:id="600991172">
          <w:marLeft w:val="480"/>
          <w:marRight w:val="0"/>
          <w:marTop w:val="0"/>
          <w:marBottom w:val="0"/>
          <w:divBdr>
            <w:top w:val="none" w:sz="0" w:space="0" w:color="auto"/>
            <w:left w:val="none" w:sz="0" w:space="0" w:color="auto"/>
            <w:bottom w:val="none" w:sz="0" w:space="0" w:color="auto"/>
            <w:right w:val="none" w:sz="0" w:space="0" w:color="auto"/>
          </w:divBdr>
        </w:div>
        <w:div w:id="620040496">
          <w:marLeft w:val="480"/>
          <w:marRight w:val="0"/>
          <w:marTop w:val="0"/>
          <w:marBottom w:val="0"/>
          <w:divBdr>
            <w:top w:val="none" w:sz="0" w:space="0" w:color="auto"/>
            <w:left w:val="none" w:sz="0" w:space="0" w:color="auto"/>
            <w:bottom w:val="none" w:sz="0" w:space="0" w:color="auto"/>
            <w:right w:val="none" w:sz="0" w:space="0" w:color="auto"/>
          </w:divBdr>
        </w:div>
        <w:div w:id="686105772">
          <w:marLeft w:val="480"/>
          <w:marRight w:val="0"/>
          <w:marTop w:val="0"/>
          <w:marBottom w:val="0"/>
          <w:divBdr>
            <w:top w:val="none" w:sz="0" w:space="0" w:color="auto"/>
            <w:left w:val="none" w:sz="0" w:space="0" w:color="auto"/>
            <w:bottom w:val="none" w:sz="0" w:space="0" w:color="auto"/>
            <w:right w:val="none" w:sz="0" w:space="0" w:color="auto"/>
          </w:divBdr>
        </w:div>
        <w:div w:id="763264753">
          <w:marLeft w:val="480"/>
          <w:marRight w:val="0"/>
          <w:marTop w:val="0"/>
          <w:marBottom w:val="0"/>
          <w:divBdr>
            <w:top w:val="none" w:sz="0" w:space="0" w:color="auto"/>
            <w:left w:val="none" w:sz="0" w:space="0" w:color="auto"/>
            <w:bottom w:val="none" w:sz="0" w:space="0" w:color="auto"/>
            <w:right w:val="none" w:sz="0" w:space="0" w:color="auto"/>
          </w:divBdr>
        </w:div>
        <w:div w:id="906500817">
          <w:marLeft w:val="480"/>
          <w:marRight w:val="0"/>
          <w:marTop w:val="0"/>
          <w:marBottom w:val="0"/>
          <w:divBdr>
            <w:top w:val="none" w:sz="0" w:space="0" w:color="auto"/>
            <w:left w:val="none" w:sz="0" w:space="0" w:color="auto"/>
            <w:bottom w:val="none" w:sz="0" w:space="0" w:color="auto"/>
            <w:right w:val="none" w:sz="0" w:space="0" w:color="auto"/>
          </w:divBdr>
        </w:div>
        <w:div w:id="980186389">
          <w:marLeft w:val="480"/>
          <w:marRight w:val="0"/>
          <w:marTop w:val="0"/>
          <w:marBottom w:val="0"/>
          <w:divBdr>
            <w:top w:val="none" w:sz="0" w:space="0" w:color="auto"/>
            <w:left w:val="none" w:sz="0" w:space="0" w:color="auto"/>
            <w:bottom w:val="none" w:sz="0" w:space="0" w:color="auto"/>
            <w:right w:val="none" w:sz="0" w:space="0" w:color="auto"/>
          </w:divBdr>
        </w:div>
        <w:div w:id="1109666387">
          <w:marLeft w:val="480"/>
          <w:marRight w:val="0"/>
          <w:marTop w:val="0"/>
          <w:marBottom w:val="0"/>
          <w:divBdr>
            <w:top w:val="none" w:sz="0" w:space="0" w:color="auto"/>
            <w:left w:val="none" w:sz="0" w:space="0" w:color="auto"/>
            <w:bottom w:val="none" w:sz="0" w:space="0" w:color="auto"/>
            <w:right w:val="none" w:sz="0" w:space="0" w:color="auto"/>
          </w:divBdr>
        </w:div>
        <w:div w:id="1245409486">
          <w:marLeft w:val="480"/>
          <w:marRight w:val="0"/>
          <w:marTop w:val="0"/>
          <w:marBottom w:val="0"/>
          <w:divBdr>
            <w:top w:val="none" w:sz="0" w:space="0" w:color="auto"/>
            <w:left w:val="none" w:sz="0" w:space="0" w:color="auto"/>
            <w:bottom w:val="none" w:sz="0" w:space="0" w:color="auto"/>
            <w:right w:val="none" w:sz="0" w:space="0" w:color="auto"/>
          </w:divBdr>
        </w:div>
        <w:div w:id="1254319964">
          <w:marLeft w:val="480"/>
          <w:marRight w:val="0"/>
          <w:marTop w:val="0"/>
          <w:marBottom w:val="0"/>
          <w:divBdr>
            <w:top w:val="none" w:sz="0" w:space="0" w:color="auto"/>
            <w:left w:val="none" w:sz="0" w:space="0" w:color="auto"/>
            <w:bottom w:val="none" w:sz="0" w:space="0" w:color="auto"/>
            <w:right w:val="none" w:sz="0" w:space="0" w:color="auto"/>
          </w:divBdr>
        </w:div>
        <w:div w:id="1272277752">
          <w:marLeft w:val="480"/>
          <w:marRight w:val="0"/>
          <w:marTop w:val="0"/>
          <w:marBottom w:val="0"/>
          <w:divBdr>
            <w:top w:val="none" w:sz="0" w:space="0" w:color="auto"/>
            <w:left w:val="none" w:sz="0" w:space="0" w:color="auto"/>
            <w:bottom w:val="none" w:sz="0" w:space="0" w:color="auto"/>
            <w:right w:val="none" w:sz="0" w:space="0" w:color="auto"/>
          </w:divBdr>
        </w:div>
        <w:div w:id="1406151200">
          <w:marLeft w:val="480"/>
          <w:marRight w:val="0"/>
          <w:marTop w:val="0"/>
          <w:marBottom w:val="0"/>
          <w:divBdr>
            <w:top w:val="none" w:sz="0" w:space="0" w:color="auto"/>
            <w:left w:val="none" w:sz="0" w:space="0" w:color="auto"/>
            <w:bottom w:val="none" w:sz="0" w:space="0" w:color="auto"/>
            <w:right w:val="none" w:sz="0" w:space="0" w:color="auto"/>
          </w:divBdr>
        </w:div>
        <w:div w:id="1502886471">
          <w:marLeft w:val="480"/>
          <w:marRight w:val="0"/>
          <w:marTop w:val="0"/>
          <w:marBottom w:val="0"/>
          <w:divBdr>
            <w:top w:val="none" w:sz="0" w:space="0" w:color="auto"/>
            <w:left w:val="none" w:sz="0" w:space="0" w:color="auto"/>
            <w:bottom w:val="none" w:sz="0" w:space="0" w:color="auto"/>
            <w:right w:val="none" w:sz="0" w:space="0" w:color="auto"/>
          </w:divBdr>
        </w:div>
        <w:div w:id="1512452769">
          <w:marLeft w:val="480"/>
          <w:marRight w:val="0"/>
          <w:marTop w:val="0"/>
          <w:marBottom w:val="0"/>
          <w:divBdr>
            <w:top w:val="none" w:sz="0" w:space="0" w:color="auto"/>
            <w:left w:val="none" w:sz="0" w:space="0" w:color="auto"/>
            <w:bottom w:val="none" w:sz="0" w:space="0" w:color="auto"/>
            <w:right w:val="none" w:sz="0" w:space="0" w:color="auto"/>
          </w:divBdr>
        </w:div>
        <w:div w:id="1549730959">
          <w:marLeft w:val="480"/>
          <w:marRight w:val="0"/>
          <w:marTop w:val="0"/>
          <w:marBottom w:val="0"/>
          <w:divBdr>
            <w:top w:val="none" w:sz="0" w:space="0" w:color="auto"/>
            <w:left w:val="none" w:sz="0" w:space="0" w:color="auto"/>
            <w:bottom w:val="none" w:sz="0" w:space="0" w:color="auto"/>
            <w:right w:val="none" w:sz="0" w:space="0" w:color="auto"/>
          </w:divBdr>
        </w:div>
        <w:div w:id="1558854741">
          <w:marLeft w:val="480"/>
          <w:marRight w:val="0"/>
          <w:marTop w:val="0"/>
          <w:marBottom w:val="0"/>
          <w:divBdr>
            <w:top w:val="none" w:sz="0" w:space="0" w:color="auto"/>
            <w:left w:val="none" w:sz="0" w:space="0" w:color="auto"/>
            <w:bottom w:val="none" w:sz="0" w:space="0" w:color="auto"/>
            <w:right w:val="none" w:sz="0" w:space="0" w:color="auto"/>
          </w:divBdr>
        </w:div>
        <w:div w:id="1890410294">
          <w:marLeft w:val="480"/>
          <w:marRight w:val="0"/>
          <w:marTop w:val="0"/>
          <w:marBottom w:val="0"/>
          <w:divBdr>
            <w:top w:val="none" w:sz="0" w:space="0" w:color="auto"/>
            <w:left w:val="none" w:sz="0" w:space="0" w:color="auto"/>
            <w:bottom w:val="none" w:sz="0" w:space="0" w:color="auto"/>
            <w:right w:val="none" w:sz="0" w:space="0" w:color="auto"/>
          </w:divBdr>
        </w:div>
        <w:div w:id="2106805600">
          <w:marLeft w:val="480"/>
          <w:marRight w:val="0"/>
          <w:marTop w:val="0"/>
          <w:marBottom w:val="0"/>
          <w:divBdr>
            <w:top w:val="none" w:sz="0" w:space="0" w:color="auto"/>
            <w:left w:val="none" w:sz="0" w:space="0" w:color="auto"/>
            <w:bottom w:val="none" w:sz="0" w:space="0" w:color="auto"/>
            <w:right w:val="none" w:sz="0" w:space="0" w:color="auto"/>
          </w:divBdr>
        </w:div>
      </w:divsChild>
    </w:div>
    <w:div w:id="1043797371">
      <w:bodyDiv w:val="1"/>
      <w:marLeft w:val="0"/>
      <w:marRight w:val="0"/>
      <w:marTop w:val="0"/>
      <w:marBottom w:val="0"/>
      <w:divBdr>
        <w:top w:val="none" w:sz="0" w:space="0" w:color="auto"/>
        <w:left w:val="none" w:sz="0" w:space="0" w:color="auto"/>
        <w:bottom w:val="none" w:sz="0" w:space="0" w:color="auto"/>
        <w:right w:val="none" w:sz="0" w:space="0" w:color="auto"/>
      </w:divBdr>
    </w:div>
    <w:div w:id="1043867822">
      <w:marLeft w:val="480"/>
      <w:marRight w:val="0"/>
      <w:marTop w:val="0"/>
      <w:marBottom w:val="0"/>
      <w:divBdr>
        <w:top w:val="none" w:sz="0" w:space="0" w:color="auto"/>
        <w:left w:val="none" w:sz="0" w:space="0" w:color="auto"/>
        <w:bottom w:val="none" w:sz="0" w:space="0" w:color="auto"/>
        <w:right w:val="none" w:sz="0" w:space="0" w:color="auto"/>
      </w:divBdr>
    </w:div>
    <w:div w:id="1046829404">
      <w:marLeft w:val="480"/>
      <w:marRight w:val="0"/>
      <w:marTop w:val="0"/>
      <w:marBottom w:val="0"/>
      <w:divBdr>
        <w:top w:val="none" w:sz="0" w:space="0" w:color="auto"/>
        <w:left w:val="none" w:sz="0" w:space="0" w:color="auto"/>
        <w:bottom w:val="none" w:sz="0" w:space="0" w:color="auto"/>
        <w:right w:val="none" w:sz="0" w:space="0" w:color="auto"/>
      </w:divBdr>
    </w:div>
    <w:div w:id="1047803694">
      <w:bodyDiv w:val="1"/>
      <w:marLeft w:val="0"/>
      <w:marRight w:val="0"/>
      <w:marTop w:val="0"/>
      <w:marBottom w:val="0"/>
      <w:divBdr>
        <w:top w:val="none" w:sz="0" w:space="0" w:color="auto"/>
        <w:left w:val="none" w:sz="0" w:space="0" w:color="auto"/>
        <w:bottom w:val="none" w:sz="0" w:space="0" w:color="auto"/>
        <w:right w:val="none" w:sz="0" w:space="0" w:color="auto"/>
      </w:divBdr>
      <w:divsChild>
        <w:div w:id="442043109">
          <w:marLeft w:val="640"/>
          <w:marRight w:val="0"/>
          <w:marTop w:val="0"/>
          <w:marBottom w:val="0"/>
          <w:divBdr>
            <w:top w:val="none" w:sz="0" w:space="0" w:color="auto"/>
            <w:left w:val="none" w:sz="0" w:space="0" w:color="auto"/>
            <w:bottom w:val="none" w:sz="0" w:space="0" w:color="auto"/>
            <w:right w:val="none" w:sz="0" w:space="0" w:color="auto"/>
          </w:divBdr>
        </w:div>
        <w:div w:id="2082672799">
          <w:marLeft w:val="640"/>
          <w:marRight w:val="0"/>
          <w:marTop w:val="0"/>
          <w:marBottom w:val="0"/>
          <w:divBdr>
            <w:top w:val="none" w:sz="0" w:space="0" w:color="auto"/>
            <w:left w:val="none" w:sz="0" w:space="0" w:color="auto"/>
            <w:bottom w:val="none" w:sz="0" w:space="0" w:color="auto"/>
            <w:right w:val="none" w:sz="0" w:space="0" w:color="auto"/>
          </w:divBdr>
        </w:div>
        <w:div w:id="1392313399">
          <w:marLeft w:val="640"/>
          <w:marRight w:val="0"/>
          <w:marTop w:val="0"/>
          <w:marBottom w:val="0"/>
          <w:divBdr>
            <w:top w:val="none" w:sz="0" w:space="0" w:color="auto"/>
            <w:left w:val="none" w:sz="0" w:space="0" w:color="auto"/>
            <w:bottom w:val="none" w:sz="0" w:space="0" w:color="auto"/>
            <w:right w:val="none" w:sz="0" w:space="0" w:color="auto"/>
          </w:divBdr>
        </w:div>
        <w:div w:id="509223002">
          <w:marLeft w:val="640"/>
          <w:marRight w:val="0"/>
          <w:marTop w:val="0"/>
          <w:marBottom w:val="0"/>
          <w:divBdr>
            <w:top w:val="none" w:sz="0" w:space="0" w:color="auto"/>
            <w:left w:val="none" w:sz="0" w:space="0" w:color="auto"/>
            <w:bottom w:val="none" w:sz="0" w:space="0" w:color="auto"/>
            <w:right w:val="none" w:sz="0" w:space="0" w:color="auto"/>
          </w:divBdr>
        </w:div>
        <w:div w:id="450982288">
          <w:marLeft w:val="640"/>
          <w:marRight w:val="0"/>
          <w:marTop w:val="0"/>
          <w:marBottom w:val="0"/>
          <w:divBdr>
            <w:top w:val="none" w:sz="0" w:space="0" w:color="auto"/>
            <w:left w:val="none" w:sz="0" w:space="0" w:color="auto"/>
            <w:bottom w:val="none" w:sz="0" w:space="0" w:color="auto"/>
            <w:right w:val="none" w:sz="0" w:space="0" w:color="auto"/>
          </w:divBdr>
        </w:div>
        <w:div w:id="1470050634">
          <w:marLeft w:val="640"/>
          <w:marRight w:val="0"/>
          <w:marTop w:val="0"/>
          <w:marBottom w:val="0"/>
          <w:divBdr>
            <w:top w:val="none" w:sz="0" w:space="0" w:color="auto"/>
            <w:left w:val="none" w:sz="0" w:space="0" w:color="auto"/>
            <w:bottom w:val="none" w:sz="0" w:space="0" w:color="auto"/>
            <w:right w:val="none" w:sz="0" w:space="0" w:color="auto"/>
          </w:divBdr>
        </w:div>
        <w:div w:id="1775129324">
          <w:marLeft w:val="640"/>
          <w:marRight w:val="0"/>
          <w:marTop w:val="0"/>
          <w:marBottom w:val="0"/>
          <w:divBdr>
            <w:top w:val="none" w:sz="0" w:space="0" w:color="auto"/>
            <w:left w:val="none" w:sz="0" w:space="0" w:color="auto"/>
            <w:bottom w:val="none" w:sz="0" w:space="0" w:color="auto"/>
            <w:right w:val="none" w:sz="0" w:space="0" w:color="auto"/>
          </w:divBdr>
        </w:div>
        <w:div w:id="953172832">
          <w:marLeft w:val="640"/>
          <w:marRight w:val="0"/>
          <w:marTop w:val="0"/>
          <w:marBottom w:val="0"/>
          <w:divBdr>
            <w:top w:val="none" w:sz="0" w:space="0" w:color="auto"/>
            <w:left w:val="none" w:sz="0" w:space="0" w:color="auto"/>
            <w:bottom w:val="none" w:sz="0" w:space="0" w:color="auto"/>
            <w:right w:val="none" w:sz="0" w:space="0" w:color="auto"/>
          </w:divBdr>
        </w:div>
        <w:div w:id="465703440">
          <w:marLeft w:val="640"/>
          <w:marRight w:val="0"/>
          <w:marTop w:val="0"/>
          <w:marBottom w:val="0"/>
          <w:divBdr>
            <w:top w:val="none" w:sz="0" w:space="0" w:color="auto"/>
            <w:left w:val="none" w:sz="0" w:space="0" w:color="auto"/>
            <w:bottom w:val="none" w:sz="0" w:space="0" w:color="auto"/>
            <w:right w:val="none" w:sz="0" w:space="0" w:color="auto"/>
          </w:divBdr>
        </w:div>
        <w:div w:id="349528000">
          <w:marLeft w:val="640"/>
          <w:marRight w:val="0"/>
          <w:marTop w:val="0"/>
          <w:marBottom w:val="0"/>
          <w:divBdr>
            <w:top w:val="none" w:sz="0" w:space="0" w:color="auto"/>
            <w:left w:val="none" w:sz="0" w:space="0" w:color="auto"/>
            <w:bottom w:val="none" w:sz="0" w:space="0" w:color="auto"/>
            <w:right w:val="none" w:sz="0" w:space="0" w:color="auto"/>
          </w:divBdr>
        </w:div>
        <w:div w:id="1394353669">
          <w:marLeft w:val="640"/>
          <w:marRight w:val="0"/>
          <w:marTop w:val="0"/>
          <w:marBottom w:val="0"/>
          <w:divBdr>
            <w:top w:val="none" w:sz="0" w:space="0" w:color="auto"/>
            <w:left w:val="none" w:sz="0" w:space="0" w:color="auto"/>
            <w:bottom w:val="none" w:sz="0" w:space="0" w:color="auto"/>
            <w:right w:val="none" w:sz="0" w:space="0" w:color="auto"/>
          </w:divBdr>
        </w:div>
        <w:div w:id="901214494">
          <w:marLeft w:val="640"/>
          <w:marRight w:val="0"/>
          <w:marTop w:val="0"/>
          <w:marBottom w:val="0"/>
          <w:divBdr>
            <w:top w:val="none" w:sz="0" w:space="0" w:color="auto"/>
            <w:left w:val="none" w:sz="0" w:space="0" w:color="auto"/>
            <w:bottom w:val="none" w:sz="0" w:space="0" w:color="auto"/>
            <w:right w:val="none" w:sz="0" w:space="0" w:color="auto"/>
          </w:divBdr>
        </w:div>
        <w:div w:id="1144853036">
          <w:marLeft w:val="640"/>
          <w:marRight w:val="0"/>
          <w:marTop w:val="0"/>
          <w:marBottom w:val="0"/>
          <w:divBdr>
            <w:top w:val="none" w:sz="0" w:space="0" w:color="auto"/>
            <w:left w:val="none" w:sz="0" w:space="0" w:color="auto"/>
            <w:bottom w:val="none" w:sz="0" w:space="0" w:color="auto"/>
            <w:right w:val="none" w:sz="0" w:space="0" w:color="auto"/>
          </w:divBdr>
        </w:div>
        <w:div w:id="193932872">
          <w:marLeft w:val="640"/>
          <w:marRight w:val="0"/>
          <w:marTop w:val="0"/>
          <w:marBottom w:val="0"/>
          <w:divBdr>
            <w:top w:val="none" w:sz="0" w:space="0" w:color="auto"/>
            <w:left w:val="none" w:sz="0" w:space="0" w:color="auto"/>
            <w:bottom w:val="none" w:sz="0" w:space="0" w:color="auto"/>
            <w:right w:val="none" w:sz="0" w:space="0" w:color="auto"/>
          </w:divBdr>
        </w:div>
        <w:div w:id="297493132">
          <w:marLeft w:val="640"/>
          <w:marRight w:val="0"/>
          <w:marTop w:val="0"/>
          <w:marBottom w:val="0"/>
          <w:divBdr>
            <w:top w:val="none" w:sz="0" w:space="0" w:color="auto"/>
            <w:left w:val="none" w:sz="0" w:space="0" w:color="auto"/>
            <w:bottom w:val="none" w:sz="0" w:space="0" w:color="auto"/>
            <w:right w:val="none" w:sz="0" w:space="0" w:color="auto"/>
          </w:divBdr>
        </w:div>
        <w:div w:id="170486837">
          <w:marLeft w:val="640"/>
          <w:marRight w:val="0"/>
          <w:marTop w:val="0"/>
          <w:marBottom w:val="0"/>
          <w:divBdr>
            <w:top w:val="none" w:sz="0" w:space="0" w:color="auto"/>
            <w:left w:val="none" w:sz="0" w:space="0" w:color="auto"/>
            <w:bottom w:val="none" w:sz="0" w:space="0" w:color="auto"/>
            <w:right w:val="none" w:sz="0" w:space="0" w:color="auto"/>
          </w:divBdr>
        </w:div>
        <w:div w:id="2097625598">
          <w:marLeft w:val="640"/>
          <w:marRight w:val="0"/>
          <w:marTop w:val="0"/>
          <w:marBottom w:val="0"/>
          <w:divBdr>
            <w:top w:val="none" w:sz="0" w:space="0" w:color="auto"/>
            <w:left w:val="none" w:sz="0" w:space="0" w:color="auto"/>
            <w:bottom w:val="none" w:sz="0" w:space="0" w:color="auto"/>
            <w:right w:val="none" w:sz="0" w:space="0" w:color="auto"/>
          </w:divBdr>
        </w:div>
        <w:div w:id="266734526">
          <w:marLeft w:val="640"/>
          <w:marRight w:val="0"/>
          <w:marTop w:val="0"/>
          <w:marBottom w:val="0"/>
          <w:divBdr>
            <w:top w:val="none" w:sz="0" w:space="0" w:color="auto"/>
            <w:left w:val="none" w:sz="0" w:space="0" w:color="auto"/>
            <w:bottom w:val="none" w:sz="0" w:space="0" w:color="auto"/>
            <w:right w:val="none" w:sz="0" w:space="0" w:color="auto"/>
          </w:divBdr>
        </w:div>
        <w:div w:id="1194535516">
          <w:marLeft w:val="640"/>
          <w:marRight w:val="0"/>
          <w:marTop w:val="0"/>
          <w:marBottom w:val="0"/>
          <w:divBdr>
            <w:top w:val="none" w:sz="0" w:space="0" w:color="auto"/>
            <w:left w:val="none" w:sz="0" w:space="0" w:color="auto"/>
            <w:bottom w:val="none" w:sz="0" w:space="0" w:color="auto"/>
            <w:right w:val="none" w:sz="0" w:space="0" w:color="auto"/>
          </w:divBdr>
        </w:div>
        <w:div w:id="1486163965">
          <w:marLeft w:val="640"/>
          <w:marRight w:val="0"/>
          <w:marTop w:val="0"/>
          <w:marBottom w:val="0"/>
          <w:divBdr>
            <w:top w:val="none" w:sz="0" w:space="0" w:color="auto"/>
            <w:left w:val="none" w:sz="0" w:space="0" w:color="auto"/>
            <w:bottom w:val="none" w:sz="0" w:space="0" w:color="auto"/>
            <w:right w:val="none" w:sz="0" w:space="0" w:color="auto"/>
          </w:divBdr>
        </w:div>
        <w:div w:id="2023430830">
          <w:marLeft w:val="640"/>
          <w:marRight w:val="0"/>
          <w:marTop w:val="0"/>
          <w:marBottom w:val="0"/>
          <w:divBdr>
            <w:top w:val="none" w:sz="0" w:space="0" w:color="auto"/>
            <w:left w:val="none" w:sz="0" w:space="0" w:color="auto"/>
            <w:bottom w:val="none" w:sz="0" w:space="0" w:color="auto"/>
            <w:right w:val="none" w:sz="0" w:space="0" w:color="auto"/>
          </w:divBdr>
        </w:div>
        <w:div w:id="1569806889">
          <w:marLeft w:val="640"/>
          <w:marRight w:val="0"/>
          <w:marTop w:val="0"/>
          <w:marBottom w:val="0"/>
          <w:divBdr>
            <w:top w:val="none" w:sz="0" w:space="0" w:color="auto"/>
            <w:left w:val="none" w:sz="0" w:space="0" w:color="auto"/>
            <w:bottom w:val="none" w:sz="0" w:space="0" w:color="auto"/>
            <w:right w:val="none" w:sz="0" w:space="0" w:color="auto"/>
          </w:divBdr>
        </w:div>
        <w:div w:id="1211112699">
          <w:marLeft w:val="640"/>
          <w:marRight w:val="0"/>
          <w:marTop w:val="0"/>
          <w:marBottom w:val="0"/>
          <w:divBdr>
            <w:top w:val="none" w:sz="0" w:space="0" w:color="auto"/>
            <w:left w:val="none" w:sz="0" w:space="0" w:color="auto"/>
            <w:bottom w:val="none" w:sz="0" w:space="0" w:color="auto"/>
            <w:right w:val="none" w:sz="0" w:space="0" w:color="auto"/>
          </w:divBdr>
        </w:div>
        <w:div w:id="565456234">
          <w:marLeft w:val="640"/>
          <w:marRight w:val="0"/>
          <w:marTop w:val="0"/>
          <w:marBottom w:val="0"/>
          <w:divBdr>
            <w:top w:val="none" w:sz="0" w:space="0" w:color="auto"/>
            <w:left w:val="none" w:sz="0" w:space="0" w:color="auto"/>
            <w:bottom w:val="none" w:sz="0" w:space="0" w:color="auto"/>
            <w:right w:val="none" w:sz="0" w:space="0" w:color="auto"/>
          </w:divBdr>
        </w:div>
        <w:div w:id="614100561">
          <w:marLeft w:val="640"/>
          <w:marRight w:val="0"/>
          <w:marTop w:val="0"/>
          <w:marBottom w:val="0"/>
          <w:divBdr>
            <w:top w:val="none" w:sz="0" w:space="0" w:color="auto"/>
            <w:left w:val="none" w:sz="0" w:space="0" w:color="auto"/>
            <w:bottom w:val="none" w:sz="0" w:space="0" w:color="auto"/>
            <w:right w:val="none" w:sz="0" w:space="0" w:color="auto"/>
          </w:divBdr>
        </w:div>
        <w:div w:id="2104259728">
          <w:marLeft w:val="640"/>
          <w:marRight w:val="0"/>
          <w:marTop w:val="0"/>
          <w:marBottom w:val="0"/>
          <w:divBdr>
            <w:top w:val="none" w:sz="0" w:space="0" w:color="auto"/>
            <w:left w:val="none" w:sz="0" w:space="0" w:color="auto"/>
            <w:bottom w:val="none" w:sz="0" w:space="0" w:color="auto"/>
            <w:right w:val="none" w:sz="0" w:space="0" w:color="auto"/>
          </w:divBdr>
        </w:div>
        <w:div w:id="590547100">
          <w:marLeft w:val="640"/>
          <w:marRight w:val="0"/>
          <w:marTop w:val="0"/>
          <w:marBottom w:val="0"/>
          <w:divBdr>
            <w:top w:val="none" w:sz="0" w:space="0" w:color="auto"/>
            <w:left w:val="none" w:sz="0" w:space="0" w:color="auto"/>
            <w:bottom w:val="none" w:sz="0" w:space="0" w:color="auto"/>
            <w:right w:val="none" w:sz="0" w:space="0" w:color="auto"/>
          </w:divBdr>
        </w:div>
        <w:div w:id="1368721348">
          <w:marLeft w:val="640"/>
          <w:marRight w:val="0"/>
          <w:marTop w:val="0"/>
          <w:marBottom w:val="0"/>
          <w:divBdr>
            <w:top w:val="none" w:sz="0" w:space="0" w:color="auto"/>
            <w:left w:val="none" w:sz="0" w:space="0" w:color="auto"/>
            <w:bottom w:val="none" w:sz="0" w:space="0" w:color="auto"/>
            <w:right w:val="none" w:sz="0" w:space="0" w:color="auto"/>
          </w:divBdr>
        </w:div>
        <w:div w:id="406224867">
          <w:marLeft w:val="640"/>
          <w:marRight w:val="0"/>
          <w:marTop w:val="0"/>
          <w:marBottom w:val="0"/>
          <w:divBdr>
            <w:top w:val="none" w:sz="0" w:space="0" w:color="auto"/>
            <w:left w:val="none" w:sz="0" w:space="0" w:color="auto"/>
            <w:bottom w:val="none" w:sz="0" w:space="0" w:color="auto"/>
            <w:right w:val="none" w:sz="0" w:space="0" w:color="auto"/>
          </w:divBdr>
        </w:div>
        <w:div w:id="1943757800">
          <w:marLeft w:val="640"/>
          <w:marRight w:val="0"/>
          <w:marTop w:val="0"/>
          <w:marBottom w:val="0"/>
          <w:divBdr>
            <w:top w:val="none" w:sz="0" w:space="0" w:color="auto"/>
            <w:left w:val="none" w:sz="0" w:space="0" w:color="auto"/>
            <w:bottom w:val="none" w:sz="0" w:space="0" w:color="auto"/>
            <w:right w:val="none" w:sz="0" w:space="0" w:color="auto"/>
          </w:divBdr>
        </w:div>
        <w:div w:id="881483936">
          <w:marLeft w:val="640"/>
          <w:marRight w:val="0"/>
          <w:marTop w:val="0"/>
          <w:marBottom w:val="0"/>
          <w:divBdr>
            <w:top w:val="none" w:sz="0" w:space="0" w:color="auto"/>
            <w:left w:val="none" w:sz="0" w:space="0" w:color="auto"/>
            <w:bottom w:val="none" w:sz="0" w:space="0" w:color="auto"/>
            <w:right w:val="none" w:sz="0" w:space="0" w:color="auto"/>
          </w:divBdr>
        </w:div>
        <w:div w:id="87579544">
          <w:marLeft w:val="640"/>
          <w:marRight w:val="0"/>
          <w:marTop w:val="0"/>
          <w:marBottom w:val="0"/>
          <w:divBdr>
            <w:top w:val="none" w:sz="0" w:space="0" w:color="auto"/>
            <w:left w:val="none" w:sz="0" w:space="0" w:color="auto"/>
            <w:bottom w:val="none" w:sz="0" w:space="0" w:color="auto"/>
            <w:right w:val="none" w:sz="0" w:space="0" w:color="auto"/>
          </w:divBdr>
        </w:div>
        <w:div w:id="1885632713">
          <w:marLeft w:val="640"/>
          <w:marRight w:val="0"/>
          <w:marTop w:val="0"/>
          <w:marBottom w:val="0"/>
          <w:divBdr>
            <w:top w:val="none" w:sz="0" w:space="0" w:color="auto"/>
            <w:left w:val="none" w:sz="0" w:space="0" w:color="auto"/>
            <w:bottom w:val="none" w:sz="0" w:space="0" w:color="auto"/>
            <w:right w:val="none" w:sz="0" w:space="0" w:color="auto"/>
          </w:divBdr>
        </w:div>
        <w:div w:id="1511286868">
          <w:marLeft w:val="640"/>
          <w:marRight w:val="0"/>
          <w:marTop w:val="0"/>
          <w:marBottom w:val="0"/>
          <w:divBdr>
            <w:top w:val="none" w:sz="0" w:space="0" w:color="auto"/>
            <w:left w:val="none" w:sz="0" w:space="0" w:color="auto"/>
            <w:bottom w:val="none" w:sz="0" w:space="0" w:color="auto"/>
            <w:right w:val="none" w:sz="0" w:space="0" w:color="auto"/>
          </w:divBdr>
        </w:div>
        <w:div w:id="2110657725">
          <w:marLeft w:val="640"/>
          <w:marRight w:val="0"/>
          <w:marTop w:val="0"/>
          <w:marBottom w:val="0"/>
          <w:divBdr>
            <w:top w:val="none" w:sz="0" w:space="0" w:color="auto"/>
            <w:left w:val="none" w:sz="0" w:space="0" w:color="auto"/>
            <w:bottom w:val="none" w:sz="0" w:space="0" w:color="auto"/>
            <w:right w:val="none" w:sz="0" w:space="0" w:color="auto"/>
          </w:divBdr>
        </w:div>
        <w:div w:id="294994534">
          <w:marLeft w:val="640"/>
          <w:marRight w:val="0"/>
          <w:marTop w:val="0"/>
          <w:marBottom w:val="0"/>
          <w:divBdr>
            <w:top w:val="none" w:sz="0" w:space="0" w:color="auto"/>
            <w:left w:val="none" w:sz="0" w:space="0" w:color="auto"/>
            <w:bottom w:val="none" w:sz="0" w:space="0" w:color="auto"/>
            <w:right w:val="none" w:sz="0" w:space="0" w:color="auto"/>
          </w:divBdr>
        </w:div>
        <w:div w:id="780029055">
          <w:marLeft w:val="640"/>
          <w:marRight w:val="0"/>
          <w:marTop w:val="0"/>
          <w:marBottom w:val="0"/>
          <w:divBdr>
            <w:top w:val="none" w:sz="0" w:space="0" w:color="auto"/>
            <w:left w:val="none" w:sz="0" w:space="0" w:color="auto"/>
            <w:bottom w:val="none" w:sz="0" w:space="0" w:color="auto"/>
            <w:right w:val="none" w:sz="0" w:space="0" w:color="auto"/>
          </w:divBdr>
        </w:div>
        <w:div w:id="1842042655">
          <w:marLeft w:val="640"/>
          <w:marRight w:val="0"/>
          <w:marTop w:val="0"/>
          <w:marBottom w:val="0"/>
          <w:divBdr>
            <w:top w:val="none" w:sz="0" w:space="0" w:color="auto"/>
            <w:left w:val="none" w:sz="0" w:space="0" w:color="auto"/>
            <w:bottom w:val="none" w:sz="0" w:space="0" w:color="auto"/>
            <w:right w:val="none" w:sz="0" w:space="0" w:color="auto"/>
          </w:divBdr>
        </w:div>
        <w:div w:id="841047637">
          <w:marLeft w:val="640"/>
          <w:marRight w:val="0"/>
          <w:marTop w:val="0"/>
          <w:marBottom w:val="0"/>
          <w:divBdr>
            <w:top w:val="none" w:sz="0" w:space="0" w:color="auto"/>
            <w:left w:val="none" w:sz="0" w:space="0" w:color="auto"/>
            <w:bottom w:val="none" w:sz="0" w:space="0" w:color="auto"/>
            <w:right w:val="none" w:sz="0" w:space="0" w:color="auto"/>
          </w:divBdr>
        </w:div>
        <w:div w:id="1902789679">
          <w:marLeft w:val="640"/>
          <w:marRight w:val="0"/>
          <w:marTop w:val="0"/>
          <w:marBottom w:val="0"/>
          <w:divBdr>
            <w:top w:val="none" w:sz="0" w:space="0" w:color="auto"/>
            <w:left w:val="none" w:sz="0" w:space="0" w:color="auto"/>
            <w:bottom w:val="none" w:sz="0" w:space="0" w:color="auto"/>
            <w:right w:val="none" w:sz="0" w:space="0" w:color="auto"/>
          </w:divBdr>
        </w:div>
        <w:div w:id="1415711068">
          <w:marLeft w:val="640"/>
          <w:marRight w:val="0"/>
          <w:marTop w:val="0"/>
          <w:marBottom w:val="0"/>
          <w:divBdr>
            <w:top w:val="none" w:sz="0" w:space="0" w:color="auto"/>
            <w:left w:val="none" w:sz="0" w:space="0" w:color="auto"/>
            <w:bottom w:val="none" w:sz="0" w:space="0" w:color="auto"/>
            <w:right w:val="none" w:sz="0" w:space="0" w:color="auto"/>
          </w:divBdr>
        </w:div>
        <w:div w:id="132449844">
          <w:marLeft w:val="640"/>
          <w:marRight w:val="0"/>
          <w:marTop w:val="0"/>
          <w:marBottom w:val="0"/>
          <w:divBdr>
            <w:top w:val="none" w:sz="0" w:space="0" w:color="auto"/>
            <w:left w:val="none" w:sz="0" w:space="0" w:color="auto"/>
            <w:bottom w:val="none" w:sz="0" w:space="0" w:color="auto"/>
            <w:right w:val="none" w:sz="0" w:space="0" w:color="auto"/>
          </w:divBdr>
        </w:div>
        <w:div w:id="540098299">
          <w:marLeft w:val="640"/>
          <w:marRight w:val="0"/>
          <w:marTop w:val="0"/>
          <w:marBottom w:val="0"/>
          <w:divBdr>
            <w:top w:val="none" w:sz="0" w:space="0" w:color="auto"/>
            <w:left w:val="none" w:sz="0" w:space="0" w:color="auto"/>
            <w:bottom w:val="none" w:sz="0" w:space="0" w:color="auto"/>
            <w:right w:val="none" w:sz="0" w:space="0" w:color="auto"/>
          </w:divBdr>
        </w:div>
        <w:div w:id="1713268866">
          <w:marLeft w:val="640"/>
          <w:marRight w:val="0"/>
          <w:marTop w:val="0"/>
          <w:marBottom w:val="0"/>
          <w:divBdr>
            <w:top w:val="none" w:sz="0" w:space="0" w:color="auto"/>
            <w:left w:val="none" w:sz="0" w:space="0" w:color="auto"/>
            <w:bottom w:val="none" w:sz="0" w:space="0" w:color="auto"/>
            <w:right w:val="none" w:sz="0" w:space="0" w:color="auto"/>
          </w:divBdr>
        </w:div>
        <w:div w:id="1795248656">
          <w:marLeft w:val="640"/>
          <w:marRight w:val="0"/>
          <w:marTop w:val="0"/>
          <w:marBottom w:val="0"/>
          <w:divBdr>
            <w:top w:val="none" w:sz="0" w:space="0" w:color="auto"/>
            <w:left w:val="none" w:sz="0" w:space="0" w:color="auto"/>
            <w:bottom w:val="none" w:sz="0" w:space="0" w:color="auto"/>
            <w:right w:val="none" w:sz="0" w:space="0" w:color="auto"/>
          </w:divBdr>
        </w:div>
        <w:div w:id="928931182">
          <w:marLeft w:val="640"/>
          <w:marRight w:val="0"/>
          <w:marTop w:val="0"/>
          <w:marBottom w:val="0"/>
          <w:divBdr>
            <w:top w:val="none" w:sz="0" w:space="0" w:color="auto"/>
            <w:left w:val="none" w:sz="0" w:space="0" w:color="auto"/>
            <w:bottom w:val="none" w:sz="0" w:space="0" w:color="auto"/>
            <w:right w:val="none" w:sz="0" w:space="0" w:color="auto"/>
          </w:divBdr>
        </w:div>
        <w:div w:id="798912722">
          <w:marLeft w:val="640"/>
          <w:marRight w:val="0"/>
          <w:marTop w:val="0"/>
          <w:marBottom w:val="0"/>
          <w:divBdr>
            <w:top w:val="none" w:sz="0" w:space="0" w:color="auto"/>
            <w:left w:val="none" w:sz="0" w:space="0" w:color="auto"/>
            <w:bottom w:val="none" w:sz="0" w:space="0" w:color="auto"/>
            <w:right w:val="none" w:sz="0" w:space="0" w:color="auto"/>
          </w:divBdr>
        </w:div>
        <w:div w:id="1203904110">
          <w:marLeft w:val="640"/>
          <w:marRight w:val="0"/>
          <w:marTop w:val="0"/>
          <w:marBottom w:val="0"/>
          <w:divBdr>
            <w:top w:val="none" w:sz="0" w:space="0" w:color="auto"/>
            <w:left w:val="none" w:sz="0" w:space="0" w:color="auto"/>
            <w:bottom w:val="none" w:sz="0" w:space="0" w:color="auto"/>
            <w:right w:val="none" w:sz="0" w:space="0" w:color="auto"/>
          </w:divBdr>
        </w:div>
        <w:div w:id="84762743">
          <w:marLeft w:val="640"/>
          <w:marRight w:val="0"/>
          <w:marTop w:val="0"/>
          <w:marBottom w:val="0"/>
          <w:divBdr>
            <w:top w:val="none" w:sz="0" w:space="0" w:color="auto"/>
            <w:left w:val="none" w:sz="0" w:space="0" w:color="auto"/>
            <w:bottom w:val="none" w:sz="0" w:space="0" w:color="auto"/>
            <w:right w:val="none" w:sz="0" w:space="0" w:color="auto"/>
          </w:divBdr>
        </w:div>
        <w:div w:id="1390686458">
          <w:marLeft w:val="640"/>
          <w:marRight w:val="0"/>
          <w:marTop w:val="0"/>
          <w:marBottom w:val="0"/>
          <w:divBdr>
            <w:top w:val="none" w:sz="0" w:space="0" w:color="auto"/>
            <w:left w:val="none" w:sz="0" w:space="0" w:color="auto"/>
            <w:bottom w:val="none" w:sz="0" w:space="0" w:color="auto"/>
            <w:right w:val="none" w:sz="0" w:space="0" w:color="auto"/>
          </w:divBdr>
        </w:div>
        <w:div w:id="406657762">
          <w:marLeft w:val="640"/>
          <w:marRight w:val="0"/>
          <w:marTop w:val="0"/>
          <w:marBottom w:val="0"/>
          <w:divBdr>
            <w:top w:val="none" w:sz="0" w:space="0" w:color="auto"/>
            <w:left w:val="none" w:sz="0" w:space="0" w:color="auto"/>
            <w:bottom w:val="none" w:sz="0" w:space="0" w:color="auto"/>
            <w:right w:val="none" w:sz="0" w:space="0" w:color="auto"/>
          </w:divBdr>
        </w:div>
        <w:div w:id="561520803">
          <w:marLeft w:val="640"/>
          <w:marRight w:val="0"/>
          <w:marTop w:val="0"/>
          <w:marBottom w:val="0"/>
          <w:divBdr>
            <w:top w:val="none" w:sz="0" w:space="0" w:color="auto"/>
            <w:left w:val="none" w:sz="0" w:space="0" w:color="auto"/>
            <w:bottom w:val="none" w:sz="0" w:space="0" w:color="auto"/>
            <w:right w:val="none" w:sz="0" w:space="0" w:color="auto"/>
          </w:divBdr>
        </w:div>
        <w:div w:id="1693796255">
          <w:marLeft w:val="640"/>
          <w:marRight w:val="0"/>
          <w:marTop w:val="0"/>
          <w:marBottom w:val="0"/>
          <w:divBdr>
            <w:top w:val="none" w:sz="0" w:space="0" w:color="auto"/>
            <w:left w:val="none" w:sz="0" w:space="0" w:color="auto"/>
            <w:bottom w:val="none" w:sz="0" w:space="0" w:color="auto"/>
            <w:right w:val="none" w:sz="0" w:space="0" w:color="auto"/>
          </w:divBdr>
        </w:div>
        <w:div w:id="1388215541">
          <w:marLeft w:val="640"/>
          <w:marRight w:val="0"/>
          <w:marTop w:val="0"/>
          <w:marBottom w:val="0"/>
          <w:divBdr>
            <w:top w:val="none" w:sz="0" w:space="0" w:color="auto"/>
            <w:left w:val="none" w:sz="0" w:space="0" w:color="auto"/>
            <w:bottom w:val="none" w:sz="0" w:space="0" w:color="auto"/>
            <w:right w:val="none" w:sz="0" w:space="0" w:color="auto"/>
          </w:divBdr>
        </w:div>
        <w:div w:id="1436753984">
          <w:marLeft w:val="640"/>
          <w:marRight w:val="0"/>
          <w:marTop w:val="0"/>
          <w:marBottom w:val="0"/>
          <w:divBdr>
            <w:top w:val="none" w:sz="0" w:space="0" w:color="auto"/>
            <w:left w:val="none" w:sz="0" w:space="0" w:color="auto"/>
            <w:bottom w:val="none" w:sz="0" w:space="0" w:color="auto"/>
            <w:right w:val="none" w:sz="0" w:space="0" w:color="auto"/>
          </w:divBdr>
        </w:div>
        <w:div w:id="77364886">
          <w:marLeft w:val="640"/>
          <w:marRight w:val="0"/>
          <w:marTop w:val="0"/>
          <w:marBottom w:val="0"/>
          <w:divBdr>
            <w:top w:val="none" w:sz="0" w:space="0" w:color="auto"/>
            <w:left w:val="none" w:sz="0" w:space="0" w:color="auto"/>
            <w:bottom w:val="none" w:sz="0" w:space="0" w:color="auto"/>
            <w:right w:val="none" w:sz="0" w:space="0" w:color="auto"/>
          </w:divBdr>
        </w:div>
        <w:div w:id="1956937417">
          <w:marLeft w:val="640"/>
          <w:marRight w:val="0"/>
          <w:marTop w:val="0"/>
          <w:marBottom w:val="0"/>
          <w:divBdr>
            <w:top w:val="none" w:sz="0" w:space="0" w:color="auto"/>
            <w:left w:val="none" w:sz="0" w:space="0" w:color="auto"/>
            <w:bottom w:val="none" w:sz="0" w:space="0" w:color="auto"/>
            <w:right w:val="none" w:sz="0" w:space="0" w:color="auto"/>
          </w:divBdr>
        </w:div>
        <w:div w:id="209460896">
          <w:marLeft w:val="640"/>
          <w:marRight w:val="0"/>
          <w:marTop w:val="0"/>
          <w:marBottom w:val="0"/>
          <w:divBdr>
            <w:top w:val="none" w:sz="0" w:space="0" w:color="auto"/>
            <w:left w:val="none" w:sz="0" w:space="0" w:color="auto"/>
            <w:bottom w:val="none" w:sz="0" w:space="0" w:color="auto"/>
            <w:right w:val="none" w:sz="0" w:space="0" w:color="auto"/>
          </w:divBdr>
        </w:div>
        <w:div w:id="325939894">
          <w:marLeft w:val="640"/>
          <w:marRight w:val="0"/>
          <w:marTop w:val="0"/>
          <w:marBottom w:val="0"/>
          <w:divBdr>
            <w:top w:val="none" w:sz="0" w:space="0" w:color="auto"/>
            <w:left w:val="none" w:sz="0" w:space="0" w:color="auto"/>
            <w:bottom w:val="none" w:sz="0" w:space="0" w:color="auto"/>
            <w:right w:val="none" w:sz="0" w:space="0" w:color="auto"/>
          </w:divBdr>
        </w:div>
        <w:div w:id="954752888">
          <w:marLeft w:val="640"/>
          <w:marRight w:val="0"/>
          <w:marTop w:val="0"/>
          <w:marBottom w:val="0"/>
          <w:divBdr>
            <w:top w:val="none" w:sz="0" w:space="0" w:color="auto"/>
            <w:left w:val="none" w:sz="0" w:space="0" w:color="auto"/>
            <w:bottom w:val="none" w:sz="0" w:space="0" w:color="auto"/>
            <w:right w:val="none" w:sz="0" w:space="0" w:color="auto"/>
          </w:divBdr>
        </w:div>
        <w:div w:id="1951472696">
          <w:marLeft w:val="640"/>
          <w:marRight w:val="0"/>
          <w:marTop w:val="0"/>
          <w:marBottom w:val="0"/>
          <w:divBdr>
            <w:top w:val="none" w:sz="0" w:space="0" w:color="auto"/>
            <w:left w:val="none" w:sz="0" w:space="0" w:color="auto"/>
            <w:bottom w:val="none" w:sz="0" w:space="0" w:color="auto"/>
            <w:right w:val="none" w:sz="0" w:space="0" w:color="auto"/>
          </w:divBdr>
        </w:div>
        <w:div w:id="1337537979">
          <w:marLeft w:val="640"/>
          <w:marRight w:val="0"/>
          <w:marTop w:val="0"/>
          <w:marBottom w:val="0"/>
          <w:divBdr>
            <w:top w:val="none" w:sz="0" w:space="0" w:color="auto"/>
            <w:left w:val="none" w:sz="0" w:space="0" w:color="auto"/>
            <w:bottom w:val="none" w:sz="0" w:space="0" w:color="auto"/>
            <w:right w:val="none" w:sz="0" w:space="0" w:color="auto"/>
          </w:divBdr>
        </w:div>
        <w:div w:id="92552460">
          <w:marLeft w:val="640"/>
          <w:marRight w:val="0"/>
          <w:marTop w:val="0"/>
          <w:marBottom w:val="0"/>
          <w:divBdr>
            <w:top w:val="none" w:sz="0" w:space="0" w:color="auto"/>
            <w:left w:val="none" w:sz="0" w:space="0" w:color="auto"/>
            <w:bottom w:val="none" w:sz="0" w:space="0" w:color="auto"/>
            <w:right w:val="none" w:sz="0" w:space="0" w:color="auto"/>
          </w:divBdr>
        </w:div>
        <w:div w:id="1529872463">
          <w:marLeft w:val="640"/>
          <w:marRight w:val="0"/>
          <w:marTop w:val="0"/>
          <w:marBottom w:val="0"/>
          <w:divBdr>
            <w:top w:val="none" w:sz="0" w:space="0" w:color="auto"/>
            <w:left w:val="none" w:sz="0" w:space="0" w:color="auto"/>
            <w:bottom w:val="none" w:sz="0" w:space="0" w:color="auto"/>
            <w:right w:val="none" w:sz="0" w:space="0" w:color="auto"/>
          </w:divBdr>
        </w:div>
        <w:div w:id="1790858824">
          <w:marLeft w:val="640"/>
          <w:marRight w:val="0"/>
          <w:marTop w:val="0"/>
          <w:marBottom w:val="0"/>
          <w:divBdr>
            <w:top w:val="none" w:sz="0" w:space="0" w:color="auto"/>
            <w:left w:val="none" w:sz="0" w:space="0" w:color="auto"/>
            <w:bottom w:val="none" w:sz="0" w:space="0" w:color="auto"/>
            <w:right w:val="none" w:sz="0" w:space="0" w:color="auto"/>
          </w:divBdr>
        </w:div>
        <w:div w:id="2112972917">
          <w:marLeft w:val="640"/>
          <w:marRight w:val="0"/>
          <w:marTop w:val="0"/>
          <w:marBottom w:val="0"/>
          <w:divBdr>
            <w:top w:val="none" w:sz="0" w:space="0" w:color="auto"/>
            <w:left w:val="none" w:sz="0" w:space="0" w:color="auto"/>
            <w:bottom w:val="none" w:sz="0" w:space="0" w:color="auto"/>
            <w:right w:val="none" w:sz="0" w:space="0" w:color="auto"/>
          </w:divBdr>
        </w:div>
        <w:div w:id="728695860">
          <w:marLeft w:val="640"/>
          <w:marRight w:val="0"/>
          <w:marTop w:val="0"/>
          <w:marBottom w:val="0"/>
          <w:divBdr>
            <w:top w:val="none" w:sz="0" w:space="0" w:color="auto"/>
            <w:left w:val="none" w:sz="0" w:space="0" w:color="auto"/>
            <w:bottom w:val="none" w:sz="0" w:space="0" w:color="auto"/>
            <w:right w:val="none" w:sz="0" w:space="0" w:color="auto"/>
          </w:divBdr>
        </w:div>
        <w:div w:id="997659967">
          <w:marLeft w:val="640"/>
          <w:marRight w:val="0"/>
          <w:marTop w:val="0"/>
          <w:marBottom w:val="0"/>
          <w:divBdr>
            <w:top w:val="none" w:sz="0" w:space="0" w:color="auto"/>
            <w:left w:val="none" w:sz="0" w:space="0" w:color="auto"/>
            <w:bottom w:val="none" w:sz="0" w:space="0" w:color="auto"/>
            <w:right w:val="none" w:sz="0" w:space="0" w:color="auto"/>
          </w:divBdr>
        </w:div>
        <w:div w:id="297030463">
          <w:marLeft w:val="640"/>
          <w:marRight w:val="0"/>
          <w:marTop w:val="0"/>
          <w:marBottom w:val="0"/>
          <w:divBdr>
            <w:top w:val="none" w:sz="0" w:space="0" w:color="auto"/>
            <w:left w:val="none" w:sz="0" w:space="0" w:color="auto"/>
            <w:bottom w:val="none" w:sz="0" w:space="0" w:color="auto"/>
            <w:right w:val="none" w:sz="0" w:space="0" w:color="auto"/>
          </w:divBdr>
        </w:div>
        <w:div w:id="565457923">
          <w:marLeft w:val="640"/>
          <w:marRight w:val="0"/>
          <w:marTop w:val="0"/>
          <w:marBottom w:val="0"/>
          <w:divBdr>
            <w:top w:val="none" w:sz="0" w:space="0" w:color="auto"/>
            <w:left w:val="none" w:sz="0" w:space="0" w:color="auto"/>
            <w:bottom w:val="none" w:sz="0" w:space="0" w:color="auto"/>
            <w:right w:val="none" w:sz="0" w:space="0" w:color="auto"/>
          </w:divBdr>
        </w:div>
        <w:div w:id="2101371367">
          <w:marLeft w:val="640"/>
          <w:marRight w:val="0"/>
          <w:marTop w:val="0"/>
          <w:marBottom w:val="0"/>
          <w:divBdr>
            <w:top w:val="none" w:sz="0" w:space="0" w:color="auto"/>
            <w:left w:val="none" w:sz="0" w:space="0" w:color="auto"/>
            <w:bottom w:val="none" w:sz="0" w:space="0" w:color="auto"/>
            <w:right w:val="none" w:sz="0" w:space="0" w:color="auto"/>
          </w:divBdr>
        </w:div>
        <w:div w:id="1288123985">
          <w:marLeft w:val="640"/>
          <w:marRight w:val="0"/>
          <w:marTop w:val="0"/>
          <w:marBottom w:val="0"/>
          <w:divBdr>
            <w:top w:val="none" w:sz="0" w:space="0" w:color="auto"/>
            <w:left w:val="none" w:sz="0" w:space="0" w:color="auto"/>
            <w:bottom w:val="none" w:sz="0" w:space="0" w:color="auto"/>
            <w:right w:val="none" w:sz="0" w:space="0" w:color="auto"/>
          </w:divBdr>
        </w:div>
        <w:div w:id="217478136">
          <w:marLeft w:val="640"/>
          <w:marRight w:val="0"/>
          <w:marTop w:val="0"/>
          <w:marBottom w:val="0"/>
          <w:divBdr>
            <w:top w:val="none" w:sz="0" w:space="0" w:color="auto"/>
            <w:left w:val="none" w:sz="0" w:space="0" w:color="auto"/>
            <w:bottom w:val="none" w:sz="0" w:space="0" w:color="auto"/>
            <w:right w:val="none" w:sz="0" w:space="0" w:color="auto"/>
          </w:divBdr>
        </w:div>
        <w:div w:id="1411581544">
          <w:marLeft w:val="640"/>
          <w:marRight w:val="0"/>
          <w:marTop w:val="0"/>
          <w:marBottom w:val="0"/>
          <w:divBdr>
            <w:top w:val="none" w:sz="0" w:space="0" w:color="auto"/>
            <w:left w:val="none" w:sz="0" w:space="0" w:color="auto"/>
            <w:bottom w:val="none" w:sz="0" w:space="0" w:color="auto"/>
            <w:right w:val="none" w:sz="0" w:space="0" w:color="auto"/>
          </w:divBdr>
        </w:div>
        <w:div w:id="1881359243">
          <w:marLeft w:val="640"/>
          <w:marRight w:val="0"/>
          <w:marTop w:val="0"/>
          <w:marBottom w:val="0"/>
          <w:divBdr>
            <w:top w:val="none" w:sz="0" w:space="0" w:color="auto"/>
            <w:left w:val="none" w:sz="0" w:space="0" w:color="auto"/>
            <w:bottom w:val="none" w:sz="0" w:space="0" w:color="auto"/>
            <w:right w:val="none" w:sz="0" w:space="0" w:color="auto"/>
          </w:divBdr>
        </w:div>
        <w:div w:id="2071225781">
          <w:marLeft w:val="640"/>
          <w:marRight w:val="0"/>
          <w:marTop w:val="0"/>
          <w:marBottom w:val="0"/>
          <w:divBdr>
            <w:top w:val="none" w:sz="0" w:space="0" w:color="auto"/>
            <w:left w:val="none" w:sz="0" w:space="0" w:color="auto"/>
            <w:bottom w:val="none" w:sz="0" w:space="0" w:color="auto"/>
            <w:right w:val="none" w:sz="0" w:space="0" w:color="auto"/>
          </w:divBdr>
        </w:div>
        <w:div w:id="1740666103">
          <w:marLeft w:val="640"/>
          <w:marRight w:val="0"/>
          <w:marTop w:val="0"/>
          <w:marBottom w:val="0"/>
          <w:divBdr>
            <w:top w:val="none" w:sz="0" w:space="0" w:color="auto"/>
            <w:left w:val="none" w:sz="0" w:space="0" w:color="auto"/>
            <w:bottom w:val="none" w:sz="0" w:space="0" w:color="auto"/>
            <w:right w:val="none" w:sz="0" w:space="0" w:color="auto"/>
          </w:divBdr>
        </w:div>
        <w:div w:id="636683784">
          <w:marLeft w:val="640"/>
          <w:marRight w:val="0"/>
          <w:marTop w:val="0"/>
          <w:marBottom w:val="0"/>
          <w:divBdr>
            <w:top w:val="none" w:sz="0" w:space="0" w:color="auto"/>
            <w:left w:val="none" w:sz="0" w:space="0" w:color="auto"/>
            <w:bottom w:val="none" w:sz="0" w:space="0" w:color="auto"/>
            <w:right w:val="none" w:sz="0" w:space="0" w:color="auto"/>
          </w:divBdr>
        </w:div>
        <w:div w:id="642547323">
          <w:marLeft w:val="640"/>
          <w:marRight w:val="0"/>
          <w:marTop w:val="0"/>
          <w:marBottom w:val="0"/>
          <w:divBdr>
            <w:top w:val="none" w:sz="0" w:space="0" w:color="auto"/>
            <w:left w:val="none" w:sz="0" w:space="0" w:color="auto"/>
            <w:bottom w:val="none" w:sz="0" w:space="0" w:color="auto"/>
            <w:right w:val="none" w:sz="0" w:space="0" w:color="auto"/>
          </w:divBdr>
        </w:div>
        <w:div w:id="1637446214">
          <w:marLeft w:val="640"/>
          <w:marRight w:val="0"/>
          <w:marTop w:val="0"/>
          <w:marBottom w:val="0"/>
          <w:divBdr>
            <w:top w:val="none" w:sz="0" w:space="0" w:color="auto"/>
            <w:left w:val="none" w:sz="0" w:space="0" w:color="auto"/>
            <w:bottom w:val="none" w:sz="0" w:space="0" w:color="auto"/>
            <w:right w:val="none" w:sz="0" w:space="0" w:color="auto"/>
          </w:divBdr>
        </w:div>
        <w:div w:id="2133595422">
          <w:marLeft w:val="640"/>
          <w:marRight w:val="0"/>
          <w:marTop w:val="0"/>
          <w:marBottom w:val="0"/>
          <w:divBdr>
            <w:top w:val="none" w:sz="0" w:space="0" w:color="auto"/>
            <w:left w:val="none" w:sz="0" w:space="0" w:color="auto"/>
            <w:bottom w:val="none" w:sz="0" w:space="0" w:color="auto"/>
            <w:right w:val="none" w:sz="0" w:space="0" w:color="auto"/>
          </w:divBdr>
        </w:div>
        <w:div w:id="1893419072">
          <w:marLeft w:val="640"/>
          <w:marRight w:val="0"/>
          <w:marTop w:val="0"/>
          <w:marBottom w:val="0"/>
          <w:divBdr>
            <w:top w:val="none" w:sz="0" w:space="0" w:color="auto"/>
            <w:left w:val="none" w:sz="0" w:space="0" w:color="auto"/>
            <w:bottom w:val="none" w:sz="0" w:space="0" w:color="auto"/>
            <w:right w:val="none" w:sz="0" w:space="0" w:color="auto"/>
          </w:divBdr>
        </w:div>
        <w:div w:id="1158574096">
          <w:marLeft w:val="640"/>
          <w:marRight w:val="0"/>
          <w:marTop w:val="0"/>
          <w:marBottom w:val="0"/>
          <w:divBdr>
            <w:top w:val="none" w:sz="0" w:space="0" w:color="auto"/>
            <w:left w:val="none" w:sz="0" w:space="0" w:color="auto"/>
            <w:bottom w:val="none" w:sz="0" w:space="0" w:color="auto"/>
            <w:right w:val="none" w:sz="0" w:space="0" w:color="auto"/>
          </w:divBdr>
        </w:div>
        <w:div w:id="355349698">
          <w:marLeft w:val="640"/>
          <w:marRight w:val="0"/>
          <w:marTop w:val="0"/>
          <w:marBottom w:val="0"/>
          <w:divBdr>
            <w:top w:val="none" w:sz="0" w:space="0" w:color="auto"/>
            <w:left w:val="none" w:sz="0" w:space="0" w:color="auto"/>
            <w:bottom w:val="none" w:sz="0" w:space="0" w:color="auto"/>
            <w:right w:val="none" w:sz="0" w:space="0" w:color="auto"/>
          </w:divBdr>
        </w:div>
        <w:div w:id="1434745969">
          <w:marLeft w:val="640"/>
          <w:marRight w:val="0"/>
          <w:marTop w:val="0"/>
          <w:marBottom w:val="0"/>
          <w:divBdr>
            <w:top w:val="none" w:sz="0" w:space="0" w:color="auto"/>
            <w:left w:val="none" w:sz="0" w:space="0" w:color="auto"/>
            <w:bottom w:val="none" w:sz="0" w:space="0" w:color="auto"/>
            <w:right w:val="none" w:sz="0" w:space="0" w:color="auto"/>
          </w:divBdr>
        </w:div>
        <w:div w:id="1689137580">
          <w:marLeft w:val="640"/>
          <w:marRight w:val="0"/>
          <w:marTop w:val="0"/>
          <w:marBottom w:val="0"/>
          <w:divBdr>
            <w:top w:val="none" w:sz="0" w:space="0" w:color="auto"/>
            <w:left w:val="none" w:sz="0" w:space="0" w:color="auto"/>
            <w:bottom w:val="none" w:sz="0" w:space="0" w:color="auto"/>
            <w:right w:val="none" w:sz="0" w:space="0" w:color="auto"/>
          </w:divBdr>
        </w:div>
        <w:div w:id="1542404424">
          <w:marLeft w:val="640"/>
          <w:marRight w:val="0"/>
          <w:marTop w:val="0"/>
          <w:marBottom w:val="0"/>
          <w:divBdr>
            <w:top w:val="none" w:sz="0" w:space="0" w:color="auto"/>
            <w:left w:val="none" w:sz="0" w:space="0" w:color="auto"/>
            <w:bottom w:val="none" w:sz="0" w:space="0" w:color="auto"/>
            <w:right w:val="none" w:sz="0" w:space="0" w:color="auto"/>
          </w:divBdr>
        </w:div>
        <w:div w:id="911700769">
          <w:marLeft w:val="640"/>
          <w:marRight w:val="0"/>
          <w:marTop w:val="0"/>
          <w:marBottom w:val="0"/>
          <w:divBdr>
            <w:top w:val="none" w:sz="0" w:space="0" w:color="auto"/>
            <w:left w:val="none" w:sz="0" w:space="0" w:color="auto"/>
            <w:bottom w:val="none" w:sz="0" w:space="0" w:color="auto"/>
            <w:right w:val="none" w:sz="0" w:space="0" w:color="auto"/>
          </w:divBdr>
        </w:div>
        <w:div w:id="1437555057">
          <w:marLeft w:val="640"/>
          <w:marRight w:val="0"/>
          <w:marTop w:val="0"/>
          <w:marBottom w:val="0"/>
          <w:divBdr>
            <w:top w:val="none" w:sz="0" w:space="0" w:color="auto"/>
            <w:left w:val="none" w:sz="0" w:space="0" w:color="auto"/>
            <w:bottom w:val="none" w:sz="0" w:space="0" w:color="auto"/>
            <w:right w:val="none" w:sz="0" w:space="0" w:color="auto"/>
          </w:divBdr>
        </w:div>
        <w:div w:id="1518615667">
          <w:marLeft w:val="640"/>
          <w:marRight w:val="0"/>
          <w:marTop w:val="0"/>
          <w:marBottom w:val="0"/>
          <w:divBdr>
            <w:top w:val="none" w:sz="0" w:space="0" w:color="auto"/>
            <w:left w:val="none" w:sz="0" w:space="0" w:color="auto"/>
            <w:bottom w:val="none" w:sz="0" w:space="0" w:color="auto"/>
            <w:right w:val="none" w:sz="0" w:space="0" w:color="auto"/>
          </w:divBdr>
        </w:div>
        <w:div w:id="531646754">
          <w:marLeft w:val="640"/>
          <w:marRight w:val="0"/>
          <w:marTop w:val="0"/>
          <w:marBottom w:val="0"/>
          <w:divBdr>
            <w:top w:val="none" w:sz="0" w:space="0" w:color="auto"/>
            <w:left w:val="none" w:sz="0" w:space="0" w:color="auto"/>
            <w:bottom w:val="none" w:sz="0" w:space="0" w:color="auto"/>
            <w:right w:val="none" w:sz="0" w:space="0" w:color="auto"/>
          </w:divBdr>
        </w:div>
        <w:div w:id="1746761447">
          <w:marLeft w:val="640"/>
          <w:marRight w:val="0"/>
          <w:marTop w:val="0"/>
          <w:marBottom w:val="0"/>
          <w:divBdr>
            <w:top w:val="none" w:sz="0" w:space="0" w:color="auto"/>
            <w:left w:val="none" w:sz="0" w:space="0" w:color="auto"/>
            <w:bottom w:val="none" w:sz="0" w:space="0" w:color="auto"/>
            <w:right w:val="none" w:sz="0" w:space="0" w:color="auto"/>
          </w:divBdr>
        </w:div>
        <w:div w:id="1616715069">
          <w:marLeft w:val="640"/>
          <w:marRight w:val="0"/>
          <w:marTop w:val="0"/>
          <w:marBottom w:val="0"/>
          <w:divBdr>
            <w:top w:val="none" w:sz="0" w:space="0" w:color="auto"/>
            <w:left w:val="none" w:sz="0" w:space="0" w:color="auto"/>
            <w:bottom w:val="none" w:sz="0" w:space="0" w:color="auto"/>
            <w:right w:val="none" w:sz="0" w:space="0" w:color="auto"/>
          </w:divBdr>
        </w:div>
        <w:div w:id="1732927030">
          <w:marLeft w:val="640"/>
          <w:marRight w:val="0"/>
          <w:marTop w:val="0"/>
          <w:marBottom w:val="0"/>
          <w:divBdr>
            <w:top w:val="none" w:sz="0" w:space="0" w:color="auto"/>
            <w:left w:val="none" w:sz="0" w:space="0" w:color="auto"/>
            <w:bottom w:val="none" w:sz="0" w:space="0" w:color="auto"/>
            <w:right w:val="none" w:sz="0" w:space="0" w:color="auto"/>
          </w:divBdr>
        </w:div>
        <w:div w:id="1449471537">
          <w:marLeft w:val="640"/>
          <w:marRight w:val="0"/>
          <w:marTop w:val="0"/>
          <w:marBottom w:val="0"/>
          <w:divBdr>
            <w:top w:val="none" w:sz="0" w:space="0" w:color="auto"/>
            <w:left w:val="none" w:sz="0" w:space="0" w:color="auto"/>
            <w:bottom w:val="none" w:sz="0" w:space="0" w:color="auto"/>
            <w:right w:val="none" w:sz="0" w:space="0" w:color="auto"/>
          </w:divBdr>
        </w:div>
      </w:divsChild>
    </w:div>
    <w:div w:id="1049259044">
      <w:bodyDiv w:val="1"/>
      <w:marLeft w:val="0"/>
      <w:marRight w:val="0"/>
      <w:marTop w:val="0"/>
      <w:marBottom w:val="0"/>
      <w:divBdr>
        <w:top w:val="none" w:sz="0" w:space="0" w:color="auto"/>
        <w:left w:val="none" w:sz="0" w:space="0" w:color="auto"/>
        <w:bottom w:val="none" w:sz="0" w:space="0" w:color="auto"/>
        <w:right w:val="none" w:sz="0" w:space="0" w:color="auto"/>
      </w:divBdr>
    </w:div>
    <w:div w:id="1051073046">
      <w:bodyDiv w:val="1"/>
      <w:marLeft w:val="0"/>
      <w:marRight w:val="0"/>
      <w:marTop w:val="0"/>
      <w:marBottom w:val="0"/>
      <w:divBdr>
        <w:top w:val="none" w:sz="0" w:space="0" w:color="auto"/>
        <w:left w:val="none" w:sz="0" w:space="0" w:color="auto"/>
        <w:bottom w:val="none" w:sz="0" w:space="0" w:color="auto"/>
        <w:right w:val="none" w:sz="0" w:space="0" w:color="auto"/>
      </w:divBdr>
    </w:div>
    <w:div w:id="1052729264">
      <w:bodyDiv w:val="1"/>
      <w:marLeft w:val="0"/>
      <w:marRight w:val="0"/>
      <w:marTop w:val="0"/>
      <w:marBottom w:val="0"/>
      <w:divBdr>
        <w:top w:val="none" w:sz="0" w:space="0" w:color="auto"/>
        <w:left w:val="none" w:sz="0" w:space="0" w:color="auto"/>
        <w:bottom w:val="none" w:sz="0" w:space="0" w:color="auto"/>
        <w:right w:val="none" w:sz="0" w:space="0" w:color="auto"/>
      </w:divBdr>
    </w:div>
    <w:div w:id="1053963154">
      <w:bodyDiv w:val="1"/>
      <w:marLeft w:val="0"/>
      <w:marRight w:val="0"/>
      <w:marTop w:val="0"/>
      <w:marBottom w:val="0"/>
      <w:divBdr>
        <w:top w:val="none" w:sz="0" w:space="0" w:color="auto"/>
        <w:left w:val="none" w:sz="0" w:space="0" w:color="auto"/>
        <w:bottom w:val="none" w:sz="0" w:space="0" w:color="auto"/>
        <w:right w:val="none" w:sz="0" w:space="0" w:color="auto"/>
      </w:divBdr>
      <w:divsChild>
        <w:div w:id="1189755043">
          <w:marLeft w:val="640"/>
          <w:marRight w:val="0"/>
          <w:marTop w:val="0"/>
          <w:marBottom w:val="0"/>
          <w:divBdr>
            <w:top w:val="none" w:sz="0" w:space="0" w:color="auto"/>
            <w:left w:val="none" w:sz="0" w:space="0" w:color="auto"/>
            <w:bottom w:val="none" w:sz="0" w:space="0" w:color="auto"/>
            <w:right w:val="none" w:sz="0" w:space="0" w:color="auto"/>
          </w:divBdr>
        </w:div>
        <w:div w:id="890310573">
          <w:marLeft w:val="640"/>
          <w:marRight w:val="0"/>
          <w:marTop w:val="0"/>
          <w:marBottom w:val="0"/>
          <w:divBdr>
            <w:top w:val="none" w:sz="0" w:space="0" w:color="auto"/>
            <w:left w:val="none" w:sz="0" w:space="0" w:color="auto"/>
            <w:bottom w:val="none" w:sz="0" w:space="0" w:color="auto"/>
            <w:right w:val="none" w:sz="0" w:space="0" w:color="auto"/>
          </w:divBdr>
        </w:div>
        <w:div w:id="353311308">
          <w:marLeft w:val="640"/>
          <w:marRight w:val="0"/>
          <w:marTop w:val="0"/>
          <w:marBottom w:val="0"/>
          <w:divBdr>
            <w:top w:val="none" w:sz="0" w:space="0" w:color="auto"/>
            <w:left w:val="none" w:sz="0" w:space="0" w:color="auto"/>
            <w:bottom w:val="none" w:sz="0" w:space="0" w:color="auto"/>
            <w:right w:val="none" w:sz="0" w:space="0" w:color="auto"/>
          </w:divBdr>
        </w:div>
        <w:div w:id="631208769">
          <w:marLeft w:val="640"/>
          <w:marRight w:val="0"/>
          <w:marTop w:val="0"/>
          <w:marBottom w:val="0"/>
          <w:divBdr>
            <w:top w:val="none" w:sz="0" w:space="0" w:color="auto"/>
            <w:left w:val="none" w:sz="0" w:space="0" w:color="auto"/>
            <w:bottom w:val="none" w:sz="0" w:space="0" w:color="auto"/>
            <w:right w:val="none" w:sz="0" w:space="0" w:color="auto"/>
          </w:divBdr>
        </w:div>
        <w:div w:id="366950765">
          <w:marLeft w:val="640"/>
          <w:marRight w:val="0"/>
          <w:marTop w:val="0"/>
          <w:marBottom w:val="0"/>
          <w:divBdr>
            <w:top w:val="none" w:sz="0" w:space="0" w:color="auto"/>
            <w:left w:val="none" w:sz="0" w:space="0" w:color="auto"/>
            <w:bottom w:val="none" w:sz="0" w:space="0" w:color="auto"/>
            <w:right w:val="none" w:sz="0" w:space="0" w:color="auto"/>
          </w:divBdr>
        </w:div>
        <w:div w:id="110782817">
          <w:marLeft w:val="640"/>
          <w:marRight w:val="0"/>
          <w:marTop w:val="0"/>
          <w:marBottom w:val="0"/>
          <w:divBdr>
            <w:top w:val="none" w:sz="0" w:space="0" w:color="auto"/>
            <w:left w:val="none" w:sz="0" w:space="0" w:color="auto"/>
            <w:bottom w:val="none" w:sz="0" w:space="0" w:color="auto"/>
            <w:right w:val="none" w:sz="0" w:space="0" w:color="auto"/>
          </w:divBdr>
        </w:div>
        <w:div w:id="1656297653">
          <w:marLeft w:val="640"/>
          <w:marRight w:val="0"/>
          <w:marTop w:val="0"/>
          <w:marBottom w:val="0"/>
          <w:divBdr>
            <w:top w:val="none" w:sz="0" w:space="0" w:color="auto"/>
            <w:left w:val="none" w:sz="0" w:space="0" w:color="auto"/>
            <w:bottom w:val="none" w:sz="0" w:space="0" w:color="auto"/>
            <w:right w:val="none" w:sz="0" w:space="0" w:color="auto"/>
          </w:divBdr>
        </w:div>
        <w:div w:id="1544054550">
          <w:marLeft w:val="640"/>
          <w:marRight w:val="0"/>
          <w:marTop w:val="0"/>
          <w:marBottom w:val="0"/>
          <w:divBdr>
            <w:top w:val="none" w:sz="0" w:space="0" w:color="auto"/>
            <w:left w:val="none" w:sz="0" w:space="0" w:color="auto"/>
            <w:bottom w:val="none" w:sz="0" w:space="0" w:color="auto"/>
            <w:right w:val="none" w:sz="0" w:space="0" w:color="auto"/>
          </w:divBdr>
        </w:div>
        <w:div w:id="42294786">
          <w:marLeft w:val="640"/>
          <w:marRight w:val="0"/>
          <w:marTop w:val="0"/>
          <w:marBottom w:val="0"/>
          <w:divBdr>
            <w:top w:val="none" w:sz="0" w:space="0" w:color="auto"/>
            <w:left w:val="none" w:sz="0" w:space="0" w:color="auto"/>
            <w:bottom w:val="none" w:sz="0" w:space="0" w:color="auto"/>
            <w:right w:val="none" w:sz="0" w:space="0" w:color="auto"/>
          </w:divBdr>
        </w:div>
        <w:div w:id="584727917">
          <w:marLeft w:val="640"/>
          <w:marRight w:val="0"/>
          <w:marTop w:val="0"/>
          <w:marBottom w:val="0"/>
          <w:divBdr>
            <w:top w:val="none" w:sz="0" w:space="0" w:color="auto"/>
            <w:left w:val="none" w:sz="0" w:space="0" w:color="auto"/>
            <w:bottom w:val="none" w:sz="0" w:space="0" w:color="auto"/>
            <w:right w:val="none" w:sz="0" w:space="0" w:color="auto"/>
          </w:divBdr>
        </w:div>
        <w:div w:id="872301886">
          <w:marLeft w:val="640"/>
          <w:marRight w:val="0"/>
          <w:marTop w:val="0"/>
          <w:marBottom w:val="0"/>
          <w:divBdr>
            <w:top w:val="none" w:sz="0" w:space="0" w:color="auto"/>
            <w:left w:val="none" w:sz="0" w:space="0" w:color="auto"/>
            <w:bottom w:val="none" w:sz="0" w:space="0" w:color="auto"/>
            <w:right w:val="none" w:sz="0" w:space="0" w:color="auto"/>
          </w:divBdr>
        </w:div>
        <w:div w:id="679813143">
          <w:marLeft w:val="640"/>
          <w:marRight w:val="0"/>
          <w:marTop w:val="0"/>
          <w:marBottom w:val="0"/>
          <w:divBdr>
            <w:top w:val="none" w:sz="0" w:space="0" w:color="auto"/>
            <w:left w:val="none" w:sz="0" w:space="0" w:color="auto"/>
            <w:bottom w:val="none" w:sz="0" w:space="0" w:color="auto"/>
            <w:right w:val="none" w:sz="0" w:space="0" w:color="auto"/>
          </w:divBdr>
        </w:div>
        <w:div w:id="1474173083">
          <w:marLeft w:val="640"/>
          <w:marRight w:val="0"/>
          <w:marTop w:val="0"/>
          <w:marBottom w:val="0"/>
          <w:divBdr>
            <w:top w:val="none" w:sz="0" w:space="0" w:color="auto"/>
            <w:left w:val="none" w:sz="0" w:space="0" w:color="auto"/>
            <w:bottom w:val="none" w:sz="0" w:space="0" w:color="auto"/>
            <w:right w:val="none" w:sz="0" w:space="0" w:color="auto"/>
          </w:divBdr>
        </w:div>
        <w:div w:id="1013384962">
          <w:marLeft w:val="640"/>
          <w:marRight w:val="0"/>
          <w:marTop w:val="0"/>
          <w:marBottom w:val="0"/>
          <w:divBdr>
            <w:top w:val="none" w:sz="0" w:space="0" w:color="auto"/>
            <w:left w:val="none" w:sz="0" w:space="0" w:color="auto"/>
            <w:bottom w:val="none" w:sz="0" w:space="0" w:color="auto"/>
            <w:right w:val="none" w:sz="0" w:space="0" w:color="auto"/>
          </w:divBdr>
        </w:div>
        <w:div w:id="1955210579">
          <w:marLeft w:val="640"/>
          <w:marRight w:val="0"/>
          <w:marTop w:val="0"/>
          <w:marBottom w:val="0"/>
          <w:divBdr>
            <w:top w:val="none" w:sz="0" w:space="0" w:color="auto"/>
            <w:left w:val="none" w:sz="0" w:space="0" w:color="auto"/>
            <w:bottom w:val="none" w:sz="0" w:space="0" w:color="auto"/>
            <w:right w:val="none" w:sz="0" w:space="0" w:color="auto"/>
          </w:divBdr>
        </w:div>
        <w:div w:id="1470247462">
          <w:marLeft w:val="640"/>
          <w:marRight w:val="0"/>
          <w:marTop w:val="0"/>
          <w:marBottom w:val="0"/>
          <w:divBdr>
            <w:top w:val="none" w:sz="0" w:space="0" w:color="auto"/>
            <w:left w:val="none" w:sz="0" w:space="0" w:color="auto"/>
            <w:bottom w:val="none" w:sz="0" w:space="0" w:color="auto"/>
            <w:right w:val="none" w:sz="0" w:space="0" w:color="auto"/>
          </w:divBdr>
        </w:div>
        <w:div w:id="1830636861">
          <w:marLeft w:val="640"/>
          <w:marRight w:val="0"/>
          <w:marTop w:val="0"/>
          <w:marBottom w:val="0"/>
          <w:divBdr>
            <w:top w:val="none" w:sz="0" w:space="0" w:color="auto"/>
            <w:left w:val="none" w:sz="0" w:space="0" w:color="auto"/>
            <w:bottom w:val="none" w:sz="0" w:space="0" w:color="auto"/>
            <w:right w:val="none" w:sz="0" w:space="0" w:color="auto"/>
          </w:divBdr>
        </w:div>
        <w:div w:id="969214394">
          <w:marLeft w:val="640"/>
          <w:marRight w:val="0"/>
          <w:marTop w:val="0"/>
          <w:marBottom w:val="0"/>
          <w:divBdr>
            <w:top w:val="none" w:sz="0" w:space="0" w:color="auto"/>
            <w:left w:val="none" w:sz="0" w:space="0" w:color="auto"/>
            <w:bottom w:val="none" w:sz="0" w:space="0" w:color="auto"/>
            <w:right w:val="none" w:sz="0" w:space="0" w:color="auto"/>
          </w:divBdr>
        </w:div>
        <w:div w:id="159975606">
          <w:marLeft w:val="640"/>
          <w:marRight w:val="0"/>
          <w:marTop w:val="0"/>
          <w:marBottom w:val="0"/>
          <w:divBdr>
            <w:top w:val="none" w:sz="0" w:space="0" w:color="auto"/>
            <w:left w:val="none" w:sz="0" w:space="0" w:color="auto"/>
            <w:bottom w:val="none" w:sz="0" w:space="0" w:color="auto"/>
            <w:right w:val="none" w:sz="0" w:space="0" w:color="auto"/>
          </w:divBdr>
        </w:div>
        <w:div w:id="433600481">
          <w:marLeft w:val="640"/>
          <w:marRight w:val="0"/>
          <w:marTop w:val="0"/>
          <w:marBottom w:val="0"/>
          <w:divBdr>
            <w:top w:val="none" w:sz="0" w:space="0" w:color="auto"/>
            <w:left w:val="none" w:sz="0" w:space="0" w:color="auto"/>
            <w:bottom w:val="none" w:sz="0" w:space="0" w:color="auto"/>
            <w:right w:val="none" w:sz="0" w:space="0" w:color="auto"/>
          </w:divBdr>
        </w:div>
        <w:div w:id="248462237">
          <w:marLeft w:val="640"/>
          <w:marRight w:val="0"/>
          <w:marTop w:val="0"/>
          <w:marBottom w:val="0"/>
          <w:divBdr>
            <w:top w:val="none" w:sz="0" w:space="0" w:color="auto"/>
            <w:left w:val="none" w:sz="0" w:space="0" w:color="auto"/>
            <w:bottom w:val="none" w:sz="0" w:space="0" w:color="auto"/>
            <w:right w:val="none" w:sz="0" w:space="0" w:color="auto"/>
          </w:divBdr>
        </w:div>
        <w:div w:id="168719744">
          <w:marLeft w:val="640"/>
          <w:marRight w:val="0"/>
          <w:marTop w:val="0"/>
          <w:marBottom w:val="0"/>
          <w:divBdr>
            <w:top w:val="none" w:sz="0" w:space="0" w:color="auto"/>
            <w:left w:val="none" w:sz="0" w:space="0" w:color="auto"/>
            <w:bottom w:val="none" w:sz="0" w:space="0" w:color="auto"/>
            <w:right w:val="none" w:sz="0" w:space="0" w:color="auto"/>
          </w:divBdr>
        </w:div>
        <w:div w:id="396174498">
          <w:marLeft w:val="640"/>
          <w:marRight w:val="0"/>
          <w:marTop w:val="0"/>
          <w:marBottom w:val="0"/>
          <w:divBdr>
            <w:top w:val="none" w:sz="0" w:space="0" w:color="auto"/>
            <w:left w:val="none" w:sz="0" w:space="0" w:color="auto"/>
            <w:bottom w:val="none" w:sz="0" w:space="0" w:color="auto"/>
            <w:right w:val="none" w:sz="0" w:space="0" w:color="auto"/>
          </w:divBdr>
        </w:div>
        <w:div w:id="1171487369">
          <w:marLeft w:val="640"/>
          <w:marRight w:val="0"/>
          <w:marTop w:val="0"/>
          <w:marBottom w:val="0"/>
          <w:divBdr>
            <w:top w:val="none" w:sz="0" w:space="0" w:color="auto"/>
            <w:left w:val="none" w:sz="0" w:space="0" w:color="auto"/>
            <w:bottom w:val="none" w:sz="0" w:space="0" w:color="auto"/>
            <w:right w:val="none" w:sz="0" w:space="0" w:color="auto"/>
          </w:divBdr>
        </w:div>
        <w:div w:id="1097873314">
          <w:marLeft w:val="640"/>
          <w:marRight w:val="0"/>
          <w:marTop w:val="0"/>
          <w:marBottom w:val="0"/>
          <w:divBdr>
            <w:top w:val="none" w:sz="0" w:space="0" w:color="auto"/>
            <w:left w:val="none" w:sz="0" w:space="0" w:color="auto"/>
            <w:bottom w:val="none" w:sz="0" w:space="0" w:color="auto"/>
            <w:right w:val="none" w:sz="0" w:space="0" w:color="auto"/>
          </w:divBdr>
        </w:div>
        <w:div w:id="168761452">
          <w:marLeft w:val="640"/>
          <w:marRight w:val="0"/>
          <w:marTop w:val="0"/>
          <w:marBottom w:val="0"/>
          <w:divBdr>
            <w:top w:val="none" w:sz="0" w:space="0" w:color="auto"/>
            <w:left w:val="none" w:sz="0" w:space="0" w:color="auto"/>
            <w:bottom w:val="none" w:sz="0" w:space="0" w:color="auto"/>
            <w:right w:val="none" w:sz="0" w:space="0" w:color="auto"/>
          </w:divBdr>
        </w:div>
        <w:div w:id="1865242914">
          <w:marLeft w:val="640"/>
          <w:marRight w:val="0"/>
          <w:marTop w:val="0"/>
          <w:marBottom w:val="0"/>
          <w:divBdr>
            <w:top w:val="none" w:sz="0" w:space="0" w:color="auto"/>
            <w:left w:val="none" w:sz="0" w:space="0" w:color="auto"/>
            <w:bottom w:val="none" w:sz="0" w:space="0" w:color="auto"/>
            <w:right w:val="none" w:sz="0" w:space="0" w:color="auto"/>
          </w:divBdr>
        </w:div>
        <w:div w:id="1682854621">
          <w:marLeft w:val="640"/>
          <w:marRight w:val="0"/>
          <w:marTop w:val="0"/>
          <w:marBottom w:val="0"/>
          <w:divBdr>
            <w:top w:val="none" w:sz="0" w:space="0" w:color="auto"/>
            <w:left w:val="none" w:sz="0" w:space="0" w:color="auto"/>
            <w:bottom w:val="none" w:sz="0" w:space="0" w:color="auto"/>
            <w:right w:val="none" w:sz="0" w:space="0" w:color="auto"/>
          </w:divBdr>
        </w:div>
        <w:div w:id="1854680436">
          <w:marLeft w:val="640"/>
          <w:marRight w:val="0"/>
          <w:marTop w:val="0"/>
          <w:marBottom w:val="0"/>
          <w:divBdr>
            <w:top w:val="none" w:sz="0" w:space="0" w:color="auto"/>
            <w:left w:val="none" w:sz="0" w:space="0" w:color="auto"/>
            <w:bottom w:val="none" w:sz="0" w:space="0" w:color="auto"/>
            <w:right w:val="none" w:sz="0" w:space="0" w:color="auto"/>
          </w:divBdr>
        </w:div>
        <w:div w:id="1145509970">
          <w:marLeft w:val="640"/>
          <w:marRight w:val="0"/>
          <w:marTop w:val="0"/>
          <w:marBottom w:val="0"/>
          <w:divBdr>
            <w:top w:val="none" w:sz="0" w:space="0" w:color="auto"/>
            <w:left w:val="none" w:sz="0" w:space="0" w:color="auto"/>
            <w:bottom w:val="none" w:sz="0" w:space="0" w:color="auto"/>
            <w:right w:val="none" w:sz="0" w:space="0" w:color="auto"/>
          </w:divBdr>
        </w:div>
        <w:div w:id="645621114">
          <w:marLeft w:val="640"/>
          <w:marRight w:val="0"/>
          <w:marTop w:val="0"/>
          <w:marBottom w:val="0"/>
          <w:divBdr>
            <w:top w:val="none" w:sz="0" w:space="0" w:color="auto"/>
            <w:left w:val="none" w:sz="0" w:space="0" w:color="auto"/>
            <w:bottom w:val="none" w:sz="0" w:space="0" w:color="auto"/>
            <w:right w:val="none" w:sz="0" w:space="0" w:color="auto"/>
          </w:divBdr>
        </w:div>
        <w:div w:id="251091306">
          <w:marLeft w:val="640"/>
          <w:marRight w:val="0"/>
          <w:marTop w:val="0"/>
          <w:marBottom w:val="0"/>
          <w:divBdr>
            <w:top w:val="none" w:sz="0" w:space="0" w:color="auto"/>
            <w:left w:val="none" w:sz="0" w:space="0" w:color="auto"/>
            <w:bottom w:val="none" w:sz="0" w:space="0" w:color="auto"/>
            <w:right w:val="none" w:sz="0" w:space="0" w:color="auto"/>
          </w:divBdr>
        </w:div>
        <w:div w:id="666792183">
          <w:marLeft w:val="640"/>
          <w:marRight w:val="0"/>
          <w:marTop w:val="0"/>
          <w:marBottom w:val="0"/>
          <w:divBdr>
            <w:top w:val="none" w:sz="0" w:space="0" w:color="auto"/>
            <w:left w:val="none" w:sz="0" w:space="0" w:color="auto"/>
            <w:bottom w:val="none" w:sz="0" w:space="0" w:color="auto"/>
            <w:right w:val="none" w:sz="0" w:space="0" w:color="auto"/>
          </w:divBdr>
        </w:div>
        <w:div w:id="1342970151">
          <w:marLeft w:val="640"/>
          <w:marRight w:val="0"/>
          <w:marTop w:val="0"/>
          <w:marBottom w:val="0"/>
          <w:divBdr>
            <w:top w:val="none" w:sz="0" w:space="0" w:color="auto"/>
            <w:left w:val="none" w:sz="0" w:space="0" w:color="auto"/>
            <w:bottom w:val="none" w:sz="0" w:space="0" w:color="auto"/>
            <w:right w:val="none" w:sz="0" w:space="0" w:color="auto"/>
          </w:divBdr>
        </w:div>
        <w:div w:id="749889279">
          <w:marLeft w:val="640"/>
          <w:marRight w:val="0"/>
          <w:marTop w:val="0"/>
          <w:marBottom w:val="0"/>
          <w:divBdr>
            <w:top w:val="none" w:sz="0" w:space="0" w:color="auto"/>
            <w:left w:val="none" w:sz="0" w:space="0" w:color="auto"/>
            <w:bottom w:val="none" w:sz="0" w:space="0" w:color="auto"/>
            <w:right w:val="none" w:sz="0" w:space="0" w:color="auto"/>
          </w:divBdr>
        </w:div>
        <w:div w:id="268437570">
          <w:marLeft w:val="640"/>
          <w:marRight w:val="0"/>
          <w:marTop w:val="0"/>
          <w:marBottom w:val="0"/>
          <w:divBdr>
            <w:top w:val="none" w:sz="0" w:space="0" w:color="auto"/>
            <w:left w:val="none" w:sz="0" w:space="0" w:color="auto"/>
            <w:bottom w:val="none" w:sz="0" w:space="0" w:color="auto"/>
            <w:right w:val="none" w:sz="0" w:space="0" w:color="auto"/>
          </w:divBdr>
        </w:div>
        <w:div w:id="116146879">
          <w:marLeft w:val="640"/>
          <w:marRight w:val="0"/>
          <w:marTop w:val="0"/>
          <w:marBottom w:val="0"/>
          <w:divBdr>
            <w:top w:val="none" w:sz="0" w:space="0" w:color="auto"/>
            <w:left w:val="none" w:sz="0" w:space="0" w:color="auto"/>
            <w:bottom w:val="none" w:sz="0" w:space="0" w:color="auto"/>
            <w:right w:val="none" w:sz="0" w:space="0" w:color="auto"/>
          </w:divBdr>
        </w:div>
        <w:div w:id="1298488831">
          <w:marLeft w:val="640"/>
          <w:marRight w:val="0"/>
          <w:marTop w:val="0"/>
          <w:marBottom w:val="0"/>
          <w:divBdr>
            <w:top w:val="none" w:sz="0" w:space="0" w:color="auto"/>
            <w:left w:val="none" w:sz="0" w:space="0" w:color="auto"/>
            <w:bottom w:val="none" w:sz="0" w:space="0" w:color="auto"/>
            <w:right w:val="none" w:sz="0" w:space="0" w:color="auto"/>
          </w:divBdr>
        </w:div>
        <w:div w:id="1797529680">
          <w:marLeft w:val="640"/>
          <w:marRight w:val="0"/>
          <w:marTop w:val="0"/>
          <w:marBottom w:val="0"/>
          <w:divBdr>
            <w:top w:val="none" w:sz="0" w:space="0" w:color="auto"/>
            <w:left w:val="none" w:sz="0" w:space="0" w:color="auto"/>
            <w:bottom w:val="none" w:sz="0" w:space="0" w:color="auto"/>
            <w:right w:val="none" w:sz="0" w:space="0" w:color="auto"/>
          </w:divBdr>
        </w:div>
        <w:div w:id="1324165007">
          <w:marLeft w:val="640"/>
          <w:marRight w:val="0"/>
          <w:marTop w:val="0"/>
          <w:marBottom w:val="0"/>
          <w:divBdr>
            <w:top w:val="none" w:sz="0" w:space="0" w:color="auto"/>
            <w:left w:val="none" w:sz="0" w:space="0" w:color="auto"/>
            <w:bottom w:val="none" w:sz="0" w:space="0" w:color="auto"/>
            <w:right w:val="none" w:sz="0" w:space="0" w:color="auto"/>
          </w:divBdr>
        </w:div>
        <w:div w:id="716202460">
          <w:marLeft w:val="640"/>
          <w:marRight w:val="0"/>
          <w:marTop w:val="0"/>
          <w:marBottom w:val="0"/>
          <w:divBdr>
            <w:top w:val="none" w:sz="0" w:space="0" w:color="auto"/>
            <w:left w:val="none" w:sz="0" w:space="0" w:color="auto"/>
            <w:bottom w:val="none" w:sz="0" w:space="0" w:color="auto"/>
            <w:right w:val="none" w:sz="0" w:space="0" w:color="auto"/>
          </w:divBdr>
        </w:div>
        <w:div w:id="657611364">
          <w:marLeft w:val="640"/>
          <w:marRight w:val="0"/>
          <w:marTop w:val="0"/>
          <w:marBottom w:val="0"/>
          <w:divBdr>
            <w:top w:val="none" w:sz="0" w:space="0" w:color="auto"/>
            <w:left w:val="none" w:sz="0" w:space="0" w:color="auto"/>
            <w:bottom w:val="none" w:sz="0" w:space="0" w:color="auto"/>
            <w:right w:val="none" w:sz="0" w:space="0" w:color="auto"/>
          </w:divBdr>
        </w:div>
        <w:div w:id="885263651">
          <w:marLeft w:val="640"/>
          <w:marRight w:val="0"/>
          <w:marTop w:val="0"/>
          <w:marBottom w:val="0"/>
          <w:divBdr>
            <w:top w:val="none" w:sz="0" w:space="0" w:color="auto"/>
            <w:left w:val="none" w:sz="0" w:space="0" w:color="auto"/>
            <w:bottom w:val="none" w:sz="0" w:space="0" w:color="auto"/>
            <w:right w:val="none" w:sz="0" w:space="0" w:color="auto"/>
          </w:divBdr>
        </w:div>
        <w:div w:id="643435113">
          <w:marLeft w:val="640"/>
          <w:marRight w:val="0"/>
          <w:marTop w:val="0"/>
          <w:marBottom w:val="0"/>
          <w:divBdr>
            <w:top w:val="none" w:sz="0" w:space="0" w:color="auto"/>
            <w:left w:val="none" w:sz="0" w:space="0" w:color="auto"/>
            <w:bottom w:val="none" w:sz="0" w:space="0" w:color="auto"/>
            <w:right w:val="none" w:sz="0" w:space="0" w:color="auto"/>
          </w:divBdr>
        </w:div>
        <w:div w:id="506361679">
          <w:marLeft w:val="640"/>
          <w:marRight w:val="0"/>
          <w:marTop w:val="0"/>
          <w:marBottom w:val="0"/>
          <w:divBdr>
            <w:top w:val="none" w:sz="0" w:space="0" w:color="auto"/>
            <w:left w:val="none" w:sz="0" w:space="0" w:color="auto"/>
            <w:bottom w:val="none" w:sz="0" w:space="0" w:color="auto"/>
            <w:right w:val="none" w:sz="0" w:space="0" w:color="auto"/>
          </w:divBdr>
        </w:div>
        <w:div w:id="971249775">
          <w:marLeft w:val="640"/>
          <w:marRight w:val="0"/>
          <w:marTop w:val="0"/>
          <w:marBottom w:val="0"/>
          <w:divBdr>
            <w:top w:val="none" w:sz="0" w:space="0" w:color="auto"/>
            <w:left w:val="none" w:sz="0" w:space="0" w:color="auto"/>
            <w:bottom w:val="none" w:sz="0" w:space="0" w:color="auto"/>
            <w:right w:val="none" w:sz="0" w:space="0" w:color="auto"/>
          </w:divBdr>
        </w:div>
        <w:div w:id="1143887335">
          <w:marLeft w:val="640"/>
          <w:marRight w:val="0"/>
          <w:marTop w:val="0"/>
          <w:marBottom w:val="0"/>
          <w:divBdr>
            <w:top w:val="none" w:sz="0" w:space="0" w:color="auto"/>
            <w:left w:val="none" w:sz="0" w:space="0" w:color="auto"/>
            <w:bottom w:val="none" w:sz="0" w:space="0" w:color="auto"/>
            <w:right w:val="none" w:sz="0" w:space="0" w:color="auto"/>
          </w:divBdr>
        </w:div>
        <w:div w:id="1430586810">
          <w:marLeft w:val="640"/>
          <w:marRight w:val="0"/>
          <w:marTop w:val="0"/>
          <w:marBottom w:val="0"/>
          <w:divBdr>
            <w:top w:val="none" w:sz="0" w:space="0" w:color="auto"/>
            <w:left w:val="none" w:sz="0" w:space="0" w:color="auto"/>
            <w:bottom w:val="none" w:sz="0" w:space="0" w:color="auto"/>
            <w:right w:val="none" w:sz="0" w:space="0" w:color="auto"/>
          </w:divBdr>
        </w:div>
        <w:div w:id="431903681">
          <w:marLeft w:val="640"/>
          <w:marRight w:val="0"/>
          <w:marTop w:val="0"/>
          <w:marBottom w:val="0"/>
          <w:divBdr>
            <w:top w:val="none" w:sz="0" w:space="0" w:color="auto"/>
            <w:left w:val="none" w:sz="0" w:space="0" w:color="auto"/>
            <w:bottom w:val="none" w:sz="0" w:space="0" w:color="auto"/>
            <w:right w:val="none" w:sz="0" w:space="0" w:color="auto"/>
          </w:divBdr>
        </w:div>
        <w:div w:id="1125394961">
          <w:marLeft w:val="640"/>
          <w:marRight w:val="0"/>
          <w:marTop w:val="0"/>
          <w:marBottom w:val="0"/>
          <w:divBdr>
            <w:top w:val="none" w:sz="0" w:space="0" w:color="auto"/>
            <w:left w:val="none" w:sz="0" w:space="0" w:color="auto"/>
            <w:bottom w:val="none" w:sz="0" w:space="0" w:color="auto"/>
            <w:right w:val="none" w:sz="0" w:space="0" w:color="auto"/>
          </w:divBdr>
        </w:div>
        <w:div w:id="1351224014">
          <w:marLeft w:val="640"/>
          <w:marRight w:val="0"/>
          <w:marTop w:val="0"/>
          <w:marBottom w:val="0"/>
          <w:divBdr>
            <w:top w:val="none" w:sz="0" w:space="0" w:color="auto"/>
            <w:left w:val="none" w:sz="0" w:space="0" w:color="auto"/>
            <w:bottom w:val="none" w:sz="0" w:space="0" w:color="auto"/>
            <w:right w:val="none" w:sz="0" w:space="0" w:color="auto"/>
          </w:divBdr>
        </w:div>
        <w:div w:id="92479370">
          <w:marLeft w:val="640"/>
          <w:marRight w:val="0"/>
          <w:marTop w:val="0"/>
          <w:marBottom w:val="0"/>
          <w:divBdr>
            <w:top w:val="none" w:sz="0" w:space="0" w:color="auto"/>
            <w:left w:val="none" w:sz="0" w:space="0" w:color="auto"/>
            <w:bottom w:val="none" w:sz="0" w:space="0" w:color="auto"/>
            <w:right w:val="none" w:sz="0" w:space="0" w:color="auto"/>
          </w:divBdr>
        </w:div>
        <w:div w:id="914777223">
          <w:marLeft w:val="640"/>
          <w:marRight w:val="0"/>
          <w:marTop w:val="0"/>
          <w:marBottom w:val="0"/>
          <w:divBdr>
            <w:top w:val="none" w:sz="0" w:space="0" w:color="auto"/>
            <w:left w:val="none" w:sz="0" w:space="0" w:color="auto"/>
            <w:bottom w:val="none" w:sz="0" w:space="0" w:color="auto"/>
            <w:right w:val="none" w:sz="0" w:space="0" w:color="auto"/>
          </w:divBdr>
        </w:div>
        <w:div w:id="1931623577">
          <w:marLeft w:val="640"/>
          <w:marRight w:val="0"/>
          <w:marTop w:val="0"/>
          <w:marBottom w:val="0"/>
          <w:divBdr>
            <w:top w:val="none" w:sz="0" w:space="0" w:color="auto"/>
            <w:left w:val="none" w:sz="0" w:space="0" w:color="auto"/>
            <w:bottom w:val="none" w:sz="0" w:space="0" w:color="auto"/>
            <w:right w:val="none" w:sz="0" w:space="0" w:color="auto"/>
          </w:divBdr>
        </w:div>
        <w:div w:id="1044983709">
          <w:marLeft w:val="640"/>
          <w:marRight w:val="0"/>
          <w:marTop w:val="0"/>
          <w:marBottom w:val="0"/>
          <w:divBdr>
            <w:top w:val="none" w:sz="0" w:space="0" w:color="auto"/>
            <w:left w:val="none" w:sz="0" w:space="0" w:color="auto"/>
            <w:bottom w:val="none" w:sz="0" w:space="0" w:color="auto"/>
            <w:right w:val="none" w:sz="0" w:space="0" w:color="auto"/>
          </w:divBdr>
        </w:div>
        <w:div w:id="1165635236">
          <w:marLeft w:val="640"/>
          <w:marRight w:val="0"/>
          <w:marTop w:val="0"/>
          <w:marBottom w:val="0"/>
          <w:divBdr>
            <w:top w:val="none" w:sz="0" w:space="0" w:color="auto"/>
            <w:left w:val="none" w:sz="0" w:space="0" w:color="auto"/>
            <w:bottom w:val="none" w:sz="0" w:space="0" w:color="auto"/>
            <w:right w:val="none" w:sz="0" w:space="0" w:color="auto"/>
          </w:divBdr>
        </w:div>
        <w:div w:id="1162086728">
          <w:marLeft w:val="640"/>
          <w:marRight w:val="0"/>
          <w:marTop w:val="0"/>
          <w:marBottom w:val="0"/>
          <w:divBdr>
            <w:top w:val="none" w:sz="0" w:space="0" w:color="auto"/>
            <w:left w:val="none" w:sz="0" w:space="0" w:color="auto"/>
            <w:bottom w:val="none" w:sz="0" w:space="0" w:color="auto"/>
            <w:right w:val="none" w:sz="0" w:space="0" w:color="auto"/>
          </w:divBdr>
        </w:div>
        <w:div w:id="1618679392">
          <w:marLeft w:val="640"/>
          <w:marRight w:val="0"/>
          <w:marTop w:val="0"/>
          <w:marBottom w:val="0"/>
          <w:divBdr>
            <w:top w:val="none" w:sz="0" w:space="0" w:color="auto"/>
            <w:left w:val="none" w:sz="0" w:space="0" w:color="auto"/>
            <w:bottom w:val="none" w:sz="0" w:space="0" w:color="auto"/>
            <w:right w:val="none" w:sz="0" w:space="0" w:color="auto"/>
          </w:divBdr>
        </w:div>
        <w:div w:id="1829596209">
          <w:marLeft w:val="640"/>
          <w:marRight w:val="0"/>
          <w:marTop w:val="0"/>
          <w:marBottom w:val="0"/>
          <w:divBdr>
            <w:top w:val="none" w:sz="0" w:space="0" w:color="auto"/>
            <w:left w:val="none" w:sz="0" w:space="0" w:color="auto"/>
            <w:bottom w:val="none" w:sz="0" w:space="0" w:color="auto"/>
            <w:right w:val="none" w:sz="0" w:space="0" w:color="auto"/>
          </w:divBdr>
        </w:div>
        <w:div w:id="1316688230">
          <w:marLeft w:val="640"/>
          <w:marRight w:val="0"/>
          <w:marTop w:val="0"/>
          <w:marBottom w:val="0"/>
          <w:divBdr>
            <w:top w:val="none" w:sz="0" w:space="0" w:color="auto"/>
            <w:left w:val="none" w:sz="0" w:space="0" w:color="auto"/>
            <w:bottom w:val="none" w:sz="0" w:space="0" w:color="auto"/>
            <w:right w:val="none" w:sz="0" w:space="0" w:color="auto"/>
          </w:divBdr>
        </w:div>
        <w:div w:id="296684219">
          <w:marLeft w:val="640"/>
          <w:marRight w:val="0"/>
          <w:marTop w:val="0"/>
          <w:marBottom w:val="0"/>
          <w:divBdr>
            <w:top w:val="none" w:sz="0" w:space="0" w:color="auto"/>
            <w:left w:val="none" w:sz="0" w:space="0" w:color="auto"/>
            <w:bottom w:val="none" w:sz="0" w:space="0" w:color="auto"/>
            <w:right w:val="none" w:sz="0" w:space="0" w:color="auto"/>
          </w:divBdr>
        </w:div>
        <w:div w:id="1668482542">
          <w:marLeft w:val="640"/>
          <w:marRight w:val="0"/>
          <w:marTop w:val="0"/>
          <w:marBottom w:val="0"/>
          <w:divBdr>
            <w:top w:val="none" w:sz="0" w:space="0" w:color="auto"/>
            <w:left w:val="none" w:sz="0" w:space="0" w:color="auto"/>
            <w:bottom w:val="none" w:sz="0" w:space="0" w:color="auto"/>
            <w:right w:val="none" w:sz="0" w:space="0" w:color="auto"/>
          </w:divBdr>
        </w:div>
        <w:div w:id="1501308981">
          <w:marLeft w:val="640"/>
          <w:marRight w:val="0"/>
          <w:marTop w:val="0"/>
          <w:marBottom w:val="0"/>
          <w:divBdr>
            <w:top w:val="none" w:sz="0" w:space="0" w:color="auto"/>
            <w:left w:val="none" w:sz="0" w:space="0" w:color="auto"/>
            <w:bottom w:val="none" w:sz="0" w:space="0" w:color="auto"/>
            <w:right w:val="none" w:sz="0" w:space="0" w:color="auto"/>
          </w:divBdr>
        </w:div>
        <w:div w:id="1014695174">
          <w:marLeft w:val="640"/>
          <w:marRight w:val="0"/>
          <w:marTop w:val="0"/>
          <w:marBottom w:val="0"/>
          <w:divBdr>
            <w:top w:val="none" w:sz="0" w:space="0" w:color="auto"/>
            <w:left w:val="none" w:sz="0" w:space="0" w:color="auto"/>
            <w:bottom w:val="none" w:sz="0" w:space="0" w:color="auto"/>
            <w:right w:val="none" w:sz="0" w:space="0" w:color="auto"/>
          </w:divBdr>
        </w:div>
        <w:div w:id="869687393">
          <w:marLeft w:val="640"/>
          <w:marRight w:val="0"/>
          <w:marTop w:val="0"/>
          <w:marBottom w:val="0"/>
          <w:divBdr>
            <w:top w:val="none" w:sz="0" w:space="0" w:color="auto"/>
            <w:left w:val="none" w:sz="0" w:space="0" w:color="auto"/>
            <w:bottom w:val="none" w:sz="0" w:space="0" w:color="auto"/>
            <w:right w:val="none" w:sz="0" w:space="0" w:color="auto"/>
          </w:divBdr>
        </w:div>
        <w:div w:id="1434520445">
          <w:marLeft w:val="640"/>
          <w:marRight w:val="0"/>
          <w:marTop w:val="0"/>
          <w:marBottom w:val="0"/>
          <w:divBdr>
            <w:top w:val="none" w:sz="0" w:space="0" w:color="auto"/>
            <w:left w:val="none" w:sz="0" w:space="0" w:color="auto"/>
            <w:bottom w:val="none" w:sz="0" w:space="0" w:color="auto"/>
            <w:right w:val="none" w:sz="0" w:space="0" w:color="auto"/>
          </w:divBdr>
        </w:div>
        <w:div w:id="2088719918">
          <w:marLeft w:val="640"/>
          <w:marRight w:val="0"/>
          <w:marTop w:val="0"/>
          <w:marBottom w:val="0"/>
          <w:divBdr>
            <w:top w:val="none" w:sz="0" w:space="0" w:color="auto"/>
            <w:left w:val="none" w:sz="0" w:space="0" w:color="auto"/>
            <w:bottom w:val="none" w:sz="0" w:space="0" w:color="auto"/>
            <w:right w:val="none" w:sz="0" w:space="0" w:color="auto"/>
          </w:divBdr>
        </w:div>
        <w:div w:id="1346594883">
          <w:marLeft w:val="640"/>
          <w:marRight w:val="0"/>
          <w:marTop w:val="0"/>
          <w:marBottom w:val="0"/>
          <w:divBdr>
            <w:top w:val="none" w:sz="0" w:space="0" w:color="auto"/>
            <w:left w:val="none" w:sz="0" w:space="0" w:color="auto"/>
            <w:bottom w:val="none" w:sz="0" w:space="0" w:color="auto"/>
            <w:right w:val="none" w:sz="0" w:space="0" w:color="auto"/>
          </w:divBdr>
        </w:div>
        <w:div w:id="1888569260">
          <w:marLeft w:val="640"/>
          <w:marRight w:val="0"/>
          <w:marTop w:val="0"/>
          <w:marBottom w:val="0"/>
          <w:divBdr>
            <w:top w:val="none" w:sz="0" w:space="0" w:color="auto"/>
            <w:left w:val="none" w:sz="0" w:space="0" w:color="auto"/>
            <w:bottom w:val="none" w:sz="0" w:space="0" w:color="auto"/>
            <w:right w:val="none" w:sz="0" w:space="0" w:color="auto"/>
          </w:divBdr>
        </w:div>
        <w:div w:id="1801682704">
          <w:marLeft w:val="640"/>
          <w:marRight w:val="0"/>
          <w:marTop w:val="0"/>
          <w:marBottom w:val="0"/>
          <w:divBdr>
            <w:top w:val="none" w:sz="0" w:space="0" w:color="auto"/>
            <w:left w:val="none" w:sz="0" w:space="0" w:color="auto"/>
            <w:bottom w:val="none" w:sz="0" w:space="0" w:color="auto"/>
            <w:right w:val="none" w:sz="0" w:space="0" w:color="auto"/>
          </w:divBdr>
        </w:div>
        <w:div w:id="1186747440">
          <w:marLeft w:val="640"/>
          <w:marRight w:val="0"/>
          <w:marTop w:val="0"/>
          <w:marBottom w:val="0"/>
          <w:divBdr>
            <w:top w:val="none" w:sz="0" w:space="0" w:color="auto"/>
            <w:left w:val="none" w:sz="0" w:space="0" w:color="auto"/>
            <w:bottom w:val="none" w:sz="0" w:space="0" w:color="auto"/>
            <w:right w:val="none" w:sz="0" w:space="0" w:color="auto"/>
          </w:divBdr>
        </w:div>
        <w:div w:id="2038726065">
          <w:marLeft w:val="640"/>
          <w:marRight w:val="0"/>
          <w:marTop w:val="0"/>
          <w:marBottom w:val="0"/>
          <w:divBdr>
            <w:top w:val="none" w:sz="0" w:space="0" w:color="auto"/>
            <w:left w:val="none" w:sz="0" w:space="0" w:color="auto"/>
            <w:bottom w:val="none" w:sz="0" w:space="0" w:color="auto"/>
            <w:right w:val="none" w:sz="0" w:space="0" w:color="auto"/>
          </w:divBdr>
        </w:div>
        <w:div w:id="569079855">
          <w:marLeft w:val="640"/>
          <w:marRight w:val="0"/>
          <w:marTop w:val="0"/>
          <w:marBottom w:val="0"/>
          <w:divBdr>
            <w:top w:val="none" w:sz="0" w:space="0" w:color="auto"/>
            <w:left w:val="none" w:sz="0" w:space="0" w:color="auto"/>
            <w:bottom w:val="none" w:sz="0" w:space="0" w:color="auto"/>
            <w:right w:val="none" w:sz="0" w:space="0" w:color="auto"/>
          </w:divBdr>
        </w:div>
        <w:div w:id="1481538322">
          <w:marLeft w:val="640"/>
          <w:marRight w:val="0"/>
          <w:marTop w:val="0"/>
          <w:marBottom w:val="0"/>
          <w:divBdr>
            <w:top w:val="none" w:sz="0" w:space="0" w:color="auto"/>
            <w:left w:val="none" w:sz="0" w:space="0" w:color="auto"/>
            <w:bottom w:val="none" w:sz="0" w:space="0" w:color="auto"/>
            <w:right w:val="none" w:sz="0" w:space="0" w:color="auto"/>
          </w:divBdr>
        </w:div>
        <w:div w:id="860163751">
          <w:marLeft w:val="640"/>
          <w:marRight w:val="0"/>
          <w:marTop w:val="0"/>
          <w:marBottom w:val="0"/>
          <w:divBdr>
            <w:top w:val="none" w:sz="0" w:space="0" w:color="auto"/>
            <w:left w:val="none" w:sz="0" w:space="0" w:color="auto"/>
            <w:bottom w:val="none" w:sz="0" w:space="0" w:color="auto"/>
            <w:right w:val="none" w:sz="0" w:space="0" w:color="auto"/>
          </w:divBdr>
        </w:div>
        <w:div w:id="797070060">
          <w:marLeft w:val="640"/>
          <w:marRight w:val="0"/>
          <w:marTop w:val="0"/>
          <w:marBottom w:val="0"/>
          <w:divBdr>
            <w:top w:val="none" w:sz="0" w:space="0" w:color="auto"/>
            <w:left w:val="none" w:sz="0" w:space="0" w:color="auto"/>
            <w:bottom w:val="none" w:sz="0" w:space="0" w:color="auto"/>
            <w:right w:val="none" w:sz="0" w:space="0" w:color="auto"/>
          </w:divBdr>
        </w:div>
        <w:div w:id="1142429667">
          <w:marLeft w:val="640"/>
          <w:marRight w:val="0"/>
          <w:marTop w:val="0"/>
          <w:marBottom w:val="0"/>
          <w:divBdr>
            <w:top w:val="none" w:sz="0" w:space="0" w:color="auto"/>
            <w:left w:val="none" w:sz="0" w:space="0" w:color="auto"/>
            <w:bottom w:val="none" w:sz="0" w:space="0" w:color="auto"/>
            <w:right w:val="none" w:sz="0" w:space="0" w:color="auto"/>
          </w:divBdr>
        </w:div>
        <w:div w:id="339241729">
          <w:marLeft w:val="640"/>
          <w:marRight w:val="0"/>
          <w:marTop w:val="0"/>
          <w:marBottom w:val="0"/>
          <w:divBdr>
            <w:top w:val="none" w:sz="0" w:space="0" w:color="auto"/>
            <w:left w:val="none" w:sz="0" w:space="0" w:color="auto"/>
            <w:bottom w:val="none" w:sz="0" w:space="0" w:color="auto"/>
            <w:right w:val="none" w:sz="0" w:space="0" w:color="auto"/>
          </w:divBdr>
        </w:div>
        <w:div w:id="1508908071">
          <w:marLeft w:val="640"/>
          <w:marRight w:val="0"/>
          <w:marTop w:val="0"/>
          <w:marBottom w:val="0"/>
          <w:divBdr>
            <w:top w:val="none" w:sz="0" w:space="0" w:color="auto"/>
            <w:left w:val="none" w:sz="0" w:space="0" w:color="auto"/>
            <w:bottom w:val="none" w:sz="0" w:space="0" w:color="auto"/>
            <w:right w:val="none" w:sz="0" w:space="0" w:color="auto"/>
          </w:divBdr>
        </w:div>
      </w:divsChild>
    </w:div>
    <w:div w:id="1054541279">
      <w:marLeft w:val="480"/>
      <w:marRight w:val="0"/>
      <w:marTop w:val="0"/>
      <w:marBottom w:val="0"/>
      <w:divBdr>
        <w:top w:val="none" w:sz="0" w:space="0" w:color="auto"/>
        <w:left w:val="none" w:sz="0" w:space="0" w:color="auto"/>
        <w:bottom w:val="none" w:sz="0" w:space="0" w:color="auto"/>
        <w:right w:val="none" w:sz="0" w:space="0" w:color="auto"/>
      </w:divBdr>
    </w:div>
    <w:div w:id="1056854293">
      <w:marLeft w:val="480"/>
      <w:marRight w:val="0"/>
      <w:marTop w:val="0"/>
      <w:marBottom w:val="0"/>
      <w:divBdr>
        <w:top w:val="none" w:sz="0" w:space="0" w:color="auto"/>
        <w:left w:val="none" w:sz="0" w:space="0" w:color="auto"/>
        <w:bottom w:val="none" w:sz="0" w:space="0" w:color="auto"/>
        <w:right w:val="none" w:sz="0" w:space="0" w:color="auto"/>
      </w:divBdr>
    </w:div>
    <w:div w:id="1057627276">
      <w:bodyDiv w:val="1"/>
      <w:marLeft w:val="0"/>
      <w:marRight w:val="0"/>
      <w:marTop w:val="0"/>
      <w:marBottom w:val="0"/>
      <w:divBdr>
        <w:top w:val="none" w:sz="0" w:space="0" w:color="auto"/>
        <w:left w:val="none" w:sz="0" w:space="0" w:color="auto"/>
        <w:bottom w:val="none" w:sz="0" w:space="0" w:color="auto"/>
        <w:right w:val="none" w:sz="0" w:space="0" w:color="auto"/>
      </w:divBdr>
    </w:div>
    <w:div w:id="1059477290">
      <w:bodyDiv w:val="1"/>
      <w:marLeft w:val="0"/>
      <w:marRight w:val="0"/>
      <w:marTop w:val="0"/>
      <w:marBottom w:val="0"/>
      <w:divBdr>
        <w:top w:val="none" w:sz="0" w:space="0" w:color="auto"/>
        <w:left w:val="none" w:sz="0" w:space="0" w:color="auto"/>
        <w:bottom w:val="none" w:sz="0" w:space="0" w:color="auto"/>
        <w:right w:val="none" w:sz="0" w:space="0" w:color="auto"/>
      </w:divBdr>
      <w:divsChild>
        <w:div w:id="296422831">
          <w:marLeft w:val="480"/>
          <w:marRight w:val="0"/>
          <w:marTop w:val="0"/>
          <w:marBottom w:val="0"/>
          <w:divBdr>
            <w:top w:val="none" w:sz="0" w:space="0" w:color="auto"/>
            <w:left w:val="none" w:sz="0" w:space="0" w:color="auto"/>
            <w:bottom w:val="none" w:sz="0" w:space="0" w:color="auto"/>
            <w:right w:val="none" w:sz="0" w:space="0" w:color="auto"/>
          </w:divBdr>
        </w:div>
        <w:div w:id="349186984">
          <w:marLeft w:val="480"/>
          <w:marRight w:val="0"/>
          <w:marTop w:val="0"/>
          <w:marBottom w:val="0"/>
          <w:divBdr>
            <w:top w:val="none" w:sz="0" w:space="0" w:color="auto"/>
            <w:left w:val="none" w:sz="0" w:space="0" w:color="auto"/>
            <w:bottom w:val="none" w:sz="0" w:space="0" w:color="auto"/>
            <w:right w:val="none" w:sz="0" w:space="0" w:color="auto"/>
          </w:divBdr>
        </w:div>
        <w:div w:id="406610348">
          <w:marLeft w:val="480"/>
          <w:marRight w:val="0"/>
          <w:marTop w:val="0"/>
          <w:marBottom w:val="0"/>
          <w:divBdr>
            <w:top w:val="none" w:sz="0" w:space="0" w:color="auto"/>
            <w:left w:val="none" w:sz="0" w:space="0" w:color="auto"/>
            <w:bottom w:val="none" w:sz="0" w:space="0" w:color="auto"/>
            <w:right w:val="none" w:sz="0" w:space="0" w:color="auto"/>
          </w:divBdr>
        </w:div>
        <w:div w:id="1241715369">
          <w:marLeft w:val="480"/>
          <w:marRight w:val="0"/>
          <w:marTop w:val="0"/>
          <w:marBottom w:val="0"/>
          <w:divBdr>
            <w:top w:val="none" w:sz="0" w:space="0" w:color="auto"/>
            <w:left w:val="none" w:sz="0" w:space="0" w:color="auto"/>
            <w:bottom w:val="none" w:sz="0" w:space="0" w:color="auto"/>
            <w:right w:val="none" w:sz="0" w:space="0" w:color="auto"/>
          </w:divBdr>
        </w:div>
        <w:div w:id="1327515318">
          <w:marLeft w:val="480"/>
          <w:marRight w:val="0"/>
          <w:marTop w:val="0"/>
          <w:marBottom w:val="0"/>
          <w:divBdr>
            <w:top w:val="none" w:sz="0" w:space="0" w:color="auto"/>
            <w:left w:val="none" w:sz="0" w:space="0" w:color="auto"/>
            <w:bottom w:val="none" w:sz="0" w:space="0" w:color="auto"/>
            <w:right w:val="none" w:sz="0" w:space="0" w:color="auto"/>
          </w:divBdr>
        </w:div>
        <w:div w:id="1327826126">
          <w:marLeft w:val="480"/>
          <w:marRight w:val="0"/>
          <w:marTop w:val="0"/>
          <w:marBottom w:val="0"/>
          <w:divBdr>
            <w:top w:val="none" w:sz="0" w:space="0" w:color="auto"/>
            <w:left w:val="none" w:sz="0" w:space="0" w:color="auto"/>
            <w:bottom w:val="none" w:sz="0" w:space="0" w:color="auto"/>
            <w:right w:val="none" w:sz="0" w:space="0" w:color="auto"/>
          </w:divBdr>
        </w:div>
        <w:div w:id="1400203352">
          <w:marLeft w:val="480"/>
          <w:marRight w:val="0"/>
          <w:marTop w:val="0"/>
          <w:marBottom w:val="0"/>
          <w:divBdr>
            <w:top w:val="none" w:sz="0" w:space="0" w:color="auto"/>
            <w:left w:val="none" w:sz="0" w:space="0" w:color="auto"/>
            <w:bottom w:val="none" w:sz="0" w:space="0" w:color="auto"/>
            <w:right w:val="none" w:sz="0" w:space="0" w:color="auto"/>
          </w:divBdr>
        </w:div>
        <w:div w:id="1455520163">
          <w:marLeft w:val="480"/>
          <w:marRight w:val="0"/>
          <w:marTop w:val="0"/>
          <w:marBottom w:val="0"/>
          <w:divBdr>
            <w:top w:val="none" w:sz="0" w:space="0" w:color="auto"/>
            <w:left w:val="none" w:sz="0" w:space="0" w:color="auto"/>
            <w:bottom w:val="none" w:sz="0" w:space="0" w:color="auto"/>
            <w:right w:val="none" w:sz="0" w:space="0" w:color="auto"/>
          </w:divBdr>
        </w:div>
        <w:div w:id="1769159514">
          <w:marLeft w:val="480"/>
          <w:marRight w:val="0"/>
          <w:marTop w:val="0"/>
          <w:marBottom w:val="0"/>
          <w:divBdr>
            <w:top w:val="none" w:sz="0" w:space="0" w:color="auto"/>
            <w:left w:val="none" w:sz="0" w:space="0" w:color="auto"/>
            <w:bottom w:val="none" w:sz="0" w:space="0" w:color="auto"/>
            <w:right w:val="none" w:sz="0" w:space="0" w:color="auto"/>
          </w:divBdr>
        </w:div>
        <w:div w:id="1791321306">
          <w:marLeft w:val="480"/>
          <w:marRight w:val="0"/>
          <w:marTop w:val="0"/>
          <w:marBottom w:val="0"/>
          <w:divBdr>
            <w:top w:val="none" w:sz="0" w:space="0" w:color="auto"/>
            <w:left w:val="none" w:sz="0" w:space="0" w:color="auto"/>
            <w:bottom w:val="none" w:sz="0" w:space="0" w:color="auto"/>
            <w:right w:val="none" w:sz="0" w:space="0" w:color="auto"/>
          </w:divBdr>
        </w:div>
      </w:divsChild>
    </w:div>
    <w:div w:id="1060128316">
      <w:marLeft w:val="480"/>
      <w:marRight w:val="0"/>
      <w:marTop w:val="0"/>
      <w:marBottom w:val="0"/>
      <w:divBdr>
        <w:top w:val="none" w:sz="0" w:space="0" w:color="auto"/>
        <w:left w:val="none" w:sz="0" w:space="0" w:color="auto"/>
        <w:bottom w:val="none" w:sz="0" w:space="0" w:color="auto"/>
        <w:right w:val="none" w:sz="0" w:space="0" w:color="auto"/>
      </w:divBdr>
    </w:div>
    <w:div w:id="1060176966">
      <w:bodyDiv w:val="1"/>
      <w:marLeft w:val="0"/>
      <w:marRight w:val="0"/>
      <w:marTop w:val="0"/>
      <w:marBottom w:val="0"/>
      <w:divBdr>
        <w:top w:val="none" w:sz="0" w:space="0" w:color="auto"/>
        <w:left w:val="none" w:sz="0" w:space="0" w:color="auto"/>
        <w:bottom w:val="none" w:sz="0" w:space="0" w:color="auto"/>
        <w:right w:val="none" w:sz="0" w:space="0" w:color="auto"/>
      </w:divBdr>
    </w:div>
    <w:div w:id="1060253558">
      <w:marLeft w:val="480"/>
      <w:marRight w:val="0"/>
      <w:marTop w:val="0"/>
      <w:marBottom w:val="0"/>
      <w:divBdr>
        <w:top w:val="none" w:sz="0" w:space="0" w:color="auto"/>
        <w:left w:val="none" w:sz="0" w:space="0" w:color="auto"/>
        <w:bottom w:val="none" w:sz="0" w:space="0" w:color="auto"/>
        <w:right w:val="none" w:sz="0" w:space="0" w:color="auto"/>
      </w:divBdr>
    </w:div>
    <w:div w:id="1060983880">
      <w:marLeft w:val="480"/>
      <w:marRight w:val="0"/>
      <w:marTop w:val="0"/>
      <w:marBottom w:val="0"/>
      <w:divBdr>
        <w:top w:val="none" w:sz="0" w:space="0" w:color="auto"/>
        <w:left w:val="none" w:sz="0" w:space="0" w:color="auto"/>
        <w:bottom w:val="none" w:sz="0" w:space="0" w:color="auto"/>
        <w:right w:val="none" w:sz="0" w:space="0" w:color="auto"/>
      </w:divBdr>
    </w:div>
    <w:div w:id="1061563894">
      <w:bodyDiv w:val="1"/>
      <w:marLeft w:val="0"/>
      <w:marRight w:val="0"/>
      <w:marTop w:val="0"/>
      <w:marBottom w:val="0"/>
      <w:divBdr>
        <w:top w:val="none" w:sz="0" w:space="0" w:color="auto"/>
        <w:left w:val="none" w:sz="0" w:space="0" w:color="auto"/>
        <w:bottom w:val="none" w:sz="0" w:space="0" w:color="auto"/>
        <w:right w:val="none" w:sz="0" w:space="0" w:color="auto"/>
      </w:divBdr>
      <w:divsChild>
        <w:div w:id="129639330">
          <w:marLeft w:val="480"/>
          <w:marRight w:val="0"/>
          <w:marTop w:val="0"/>
          <w:marBottom w:val="0"/>
          <w:divBdr>
            <w:top w:val="none" w:sz="0" w:space="0" w:color="auto"/>
            <w:left w:val="none" w:sz="0" w:space="0" w:color="auto"/>
            <w:bottom w:val="none" w:sz="0" w:space="0" w:color="auto"/>
            <w:right w:val="none" w:sz="0" w:space="0" w:color="auto"/>
          </w:divBdr>
        </w:div>
        <w:div w:id="254242840">
          <w:marLeft w:val="480"/>
          <w:marRight w:val="0"/>
          <w:marTop w:val="0"/>
          <w:marBottom w:val="0"/>
          <w:divBdr>
            <w:top w:val="none" w:sz="0" w:space="0" w:color="auto"/>
            <w:left w:val="none" w:sz="0" w:space="0" w:color="auto"/>
            <w:bottom w:val="none" w:sz="0" w:space="0" w:color="auto"/>
            <w:right w:val="none" w:sz="0" w:space="0" w:color="auto"/>
          </w:divBdr>
        </w:div>
        <w:div w:id="602613136">
          <w:marLeft w:val="480"/>
          <w:marRight w:val="0"/>
          <w:marTop w:val="0"/>
          <w:marBottom w:val="0"/>
          <w:divBdr>
            <w:top w:val="none" w:sz="0" w:space="0" w:color="auto"/>
            <w:left w:val="none" w:sz="0" w:space="0" w:color="auto"/>
            <w:bottom w:val="none" w:sz="0" w:space="0" w:color="auto"/>
            <w:right w:val="none" w:sz="0" w:space="0" w:color="auto"/>
          </w:divBdr>
        </w:div>
        <w:div w:id="607397423">
          <w:marLeft w:val="480"/>
          <w:marRight w:val="0"/>
          <w:marTop w:val="0"/>
          <w:marBottom w:val="0"/>
          <w:divBdr>
            <w:top w:val="none" w:sz="0" w:space="0" w:color="auto"/>
            <w:left w:val="none" w:sz="0" w:space="0" w:color="auto"/>
            <w:bottom w:val="none" w:sz="0" w:space="0" w:color="auto"/>
            <w:right w:val="none" w:sz="0" w:space="0" w:color="auto"/>
          </w:divBdr>
        </w:div>
        <w:div w:id="945307635">
          <w:marLeft w:val="480"/>
          <w:marRight w:val="0"/>
          <w:marTop w:val="0"/>
          <w:marBottom w:val="0"/>
          <w:divBdr>
            <w:top w:val="none" w:sz="0" w:space="0" w:color="auto"/>
            <w:left w:val="none" w:sz="0" w:space="0" w:color="auto"/>
            <w:bottom w:val="none" w:sz="0" w:space="0" w:color="auto"/>
            <w:right w:val="none" w:sz="0" w:space="0" w:color="auto"/>
          </w:divBdr>
        </w:div>
        <w:div w:id="1053626374">
          <w:marLeft w:val="480"/>
          <w:marRight w:val="0"/>
          <w:marTop w:val="0"/>
          <w:marBottom w:val="0"/>
          <w:divBdr>
            <w:top w:val="none" w:sz="0" w:space="0" w:color="auto"/>
            <w:left w:val="none" w:sz="0" w:space="0" w:color="auto"/>
            <w:bottom w:val="none" w:sz="0" w:space="0" w:color="auto"/>
            <w:right w:val="none" w:sz="0" w:space="0" w:color="auto"/>
          </w:divBdr>
        </w:div>
        <w:div w:id="1110707415">
          <w:marLeft w:val="480"/>
          <w:marRight w:val="0"/>
          <w:marTop w:val="0"/>
          <w:marBottom w:val="0"/>
          <w:divBdr>
            <w:top w:val="none" w:sz="0" w:space="0" w:color="auto"/>
            <w:left w:val="none" w:sz="0" w:space="0" w:color="auto"/>
            <w:bottom w:val="none" w:sz="0" w:space="0" w:color="auto"/>
            <w:right w:val="none" w:sz="0" w:space="0" w:color="auto"/>
          </w:divBdr>
        </w:div>
        <w:div w:id="1488671851">
          <w:marLeft w:val="480"/>
          <w:marRight w:val="0"/>
          <w:marTop w:val="0"/>
          <w:marBottom w:val="0"/>
          <w:divBdr>
            <w:top w:val="none" w:sz="0" w:space="0" w:color="auto"/>
            <w:left w:val="none" w:sz="0" w:space="0" w:color="auto"/>
            <w:bottom w:val="none" w:sz="0" w:space="0" w:color="auto"/>
            <w:right w:val="none" w:sz="0" w:space="0" w:color="auto"/>
          </w:divBdr>
        </w:div>
        <w:div w:id="1616710100">
          <w:marLeft w:val="480"/>
          <w:marRight w:val="0"/>
          <w:marTop w:val="0"/>
          <w:marBottom w:val="0"/>
          <w:divBdr>
            <w:top w:val="none" w:sz="0" w:space="0" w:color="auto"/>
            <w:left w:val="none" w:sz="0" w:space="0" w:color="auto"/>
            <w:bottom w:val="none" w:sz="0" w:space="0" w:color="auto"/>
            <w:right w:val="none" w:sz="0" w:space="0" w:color="auto"/>
          </w:divBdr>
        </w:div>
      </w:divsChild>
    </w:div>
    <w:div w:id="1062873522">
      <w:marLeft w:val="640"/>
      <w:marRight w:val="0"/>
      <w:marTop w:val="0"/>
      <w:marBottom w:val="0"/>
      <w:divBdr>
        <w:top w:val="none" w:sz="0" w:space="0" w:color="auto"/>
        <w:left w:val="none" w:sz="0" w:space="0" w:color="auto"/>
        <w:bottom w:val="none" w:sz="0" w:space="0" w:color="auto"/>
        <w:right w:val="none" w:sz="0" w:space="0" w:color="auto"/>
      </w:divBdr>
    </w:div>
    <w:div w:id="1064329726">
      <w:marLeft w:val="480"/>
      <w:marRight w:val="0"/>
      <w:marTop w:val="0"/>
      <w:marBottom w:val="0"/>
      <w:divBdr>
        <w:top w:val="none" w:sz="0" w:space="0" w:color="auto"/>
        <w:left w:val="none" w:sz="0" w:space="0" w:color="auto"/>
        <w:bottom w:val="none" w:sz="0" w:space="0" w:color="auto"/>
        <w:right w:val="none" w:sz="0" w:space="0" w:color="auto"/>
      </w:divBdr>
    </w:div>
    <w:div w:id="1064765304">
      <w:marLeft w:val="480"/>
      <w:marRight w:val="0"/>
      <w:marTop w:val="0"/>
      <w:marBottom w:val="0"/>
      <w:divBdr>
        <w:top w:val="none" w:sz="0" w:space="0" w:color="auto"/>
        <w:left w:val="none" w:sz="0" w:space="0" w:color="auto"/>
        <w:bottom w:val="none" w:sz="0" w:space="0" w:color="auto"/>
        <w:right w:val="none" w:sz="0" w:space="0" w:color="auto"/>
      </w:divBdr>
    </w:div>
    <w:div w:id="1065378188">
      <w:marLeft w:val="480"/>
      <w:marRight w:val="0"/>
      <w:marTop w:val="0"/>
      <w:marBottom w:val="0"/>
      <w:divBdr>
        <w:top w:val="none" w:sz="0" w:space="0" w:color="auto"/>
        <w:left w:val="none" w:sz="0" w:space="0" w:color="auto"/>
        <w:bottom w:val="none" w:sz="0" w:space="0" w:color="auto"/>
        <w:right w:val="none" w:sz="0" w:space="0" w:color="auto"/>
      </w:divBdr>
    </w:div>
    <w:div w:id="1066953265">
      <w:marLeft w:val="480"/>
      <w:marRight w:val="0"/>
      <w:marTop w:val="0"/>
      <w:marBottom w:val="0"/>
      <w:divBdr>
        <w:top w:val="none" w:sz="0" w:space="0" w:color="auto"/>
        <w:left w:val="none" w:sz="0" w:space="0" w:color="auto"/>
        <w:bottom w:val="none" w:sz="0" w:space="0" w:color="auto"/>
        <w:right w:val="none" w:sz="0" w:space="0" w:color="auto"/>
      </w:divBdr>
    </w:div>
    <w:div w:id="1067919226">
      <w:bodyDiv w:val="1"/>
      <w:marLeft w:val="0"/>
      <w:marRight w:val="0"/>
      <w:marTop w:val="0"/>
      <w:marBottom w:val="0"/>
      <w:divBdr>
        <w:top w:val="none" w:sz="0" w:space="0" w:color="auto"/>
        <w:left w:val="none" w:sz="0" w:space="0" w:color="auto"/>
        <w:bottom w:val="none" w:sz="0" w:space="0" w:color="auto"/>
        <w:right w:val="none" w:sz="0" w:space="0" w:color="auto"/>
      </w:divBdr>
    </w:div>
    <w:div w:id="1068726949">
      <w:bodyDiv w:val="1"/>
      <w:marLeft w:val="0"/>
      <w:marRight w:val="0"/>
      <w:marTop w:val="0"/>
      <w:marBottom w:val="0"/>
      <w:divBdr>
        <w:top w:val="none" w:sz="0" w:space="0" w:color="auto"/>
        <w:left w:val="none" w:sz="0" w:space="0" w:color="auto"/>
        <w:bottom w:val="none" w:sz="0" w:space="0" w:color="auto"/>
        <w:right w:val="none" w:sz="0" w:space="0" w:color="auto"/>
      </w:divBdr>
    </w:div>
    <w:div w:id="1068772800">
      <w:bodyDiv w:val="1"/>
      <w:marLeft w:val="0"/>
      <w:marRight w:val="0"/>
      <w:marTop w:val="0"/>
      <w:marBottom w:val="0"/>
      <w:divBdr>
        <w:top w:val="none" w:sz="0" w:space="0" w:color="auto"/>
        <w:left w:val="none" w:sz="0" w:space="0" w:color="auto"/>
        <w:bottom w:val="none" w:sz="0" w:space="0" w:color="auto"/>
        <w:right w:val="none" w:sz="0" w:space="0" w:color="auto"/>
      </w:divBdr>
    </w:div>
    <w:div w:id="1069498945">
      <w:marLeft w:val="480"/>
      <w:marRight w:val="0"/>
      <w:marTop w:val="0"/>
      <w:marBottom w:val="0"/>
      <w:divBdr>
        <w:top w:val="none" w:sz="0" w:space="0" w:color="auto"/>
        <w:left w:val="none" w:sz="0" w:space="0" w:color="auto"/>
        <w:bottom w:val="none" w:sz="0" w:space="0" w:color="auto"/>
        <w:right w:val="none" w:sz="0" w:space="0" w:color="auto"/>
      </w:divBdr>
    </w:div>
    <w:div w:id="1070536772">
      <w:bodyDiv w:val="1"/>
      <w:marLeft w:val="0"/>
      <w:marRight w:val="0"/>
      <w:marTop w:val="0"/>
      <w:marBottom w:val="0"/>
      <w:divBdr>
        <w:top w:val="none" w:sz="0" w:space="0" w:color="auto"/>
        <w:left w:val="none" w:sz="0" w:space="0" w:color="auto"/>
        <w:bottom w:val="none" w:sz="0" w:space="0" w:color="auto"/>
        <w:right w:val="none" w:sz="0" w:space="0" w:color="auto"/>
      </w:divBdr>
      <w:divsChild>
        <w:div w:id="119422274">
          <w:marLeft w:val="480"/>
          <w:marRight w:val="0"/>
          <w:marTop w:val="0"/>
          <w:marBottom w:val="0"/>
          <w:divBdr>
            <w:top w:val="none" w:sz="0" w:space="0" w:color="auto"/>
            <w:left w:val="none" w:sz="0" w:space="0" w:color="auto"/>
            <w:bottom w:val="none" w:sz="0" w:space="0" w:color="auto"/>
            <w:right w:val="none" w:sz="0" w:space="0" w:color="auto"/>
          </w:divBdr>
        </w:div>
        <w:div w:id="150028824">
          <w:marLeft w:val="480"/>
          <w:marRight w:val="0"/>
          <w:marTop w:val="0"/>
          <w:marBottom w:val="0"/>
          <w:divBdr>
            <w:top w:val="none" w:sz="0" w:space="0" w:color="auto"/>
            <w:left w:val="none" w:sz="0" w:space="0" w:color="auto"/>
            <w:bottom w:val="none" w:sz="0" w:space="0" w:color="auto"/>
            <w:right w:val="none" w:sz="0" w:space="0" w:color="auto"/>
          </w:divBdr>
        </w:div>
        <w:div w:id="172652082">
          <w:marLeft w:val="480"/>
          <w:marRight w:val="0"/>
          <w:marTop w:val="0"/>
          <w:marBottom w:val="0"/>
          <w:divBdr>
            <w:top w:val="none" w:sz="0" w:space="0" w:color="auto"/>
            <w:left w:val="none" w:sz="0" w:space="0" w:color="auto"/>
            <w:bottom w:val="none" w:sz="0" w:space="0" w:color="auto"/>
            <w:right w:val="none" w:sz="0" w:space="0" w:color="auto"/>
          </w:divBdr>
        </w:div>
        <w:div w:id="265698697">
          <w:marLeft w:val="480"/>
          <w:marRight w:val="0"/>
          <w:marTop w:val="0"/>
          <w:marBottom w:val="0"/>
          <w:divBdr>
            <w:top w:val="none" w:sz="0" w:space="0" w:color="auto"/>
            <w:left w:val="none" w:sz="0" w:space="0" w:color="auto"/>
            <w:bottom w:val="none" w:sz="0" w:space="0" w:color="auto"/>
            <w:right w:val="none" w:sz="0" w:space="0" w:color="auto"/>
          </w:divBdr>
        </w:div>
        <w:div w:id="283579668">
          <w:marLeft w:val="480"/>
          <w:marRight w:val="0"/>
          <w:marTop w:val="0"/>
          <w:marBottom w:val="0"/>
          <w:divBdr>
            <w:top w:val="none" w:sz="0" w:space="0" w:color="auto"/>
            <w:left w:val="none" w:sz="0" w:space="0" w:color="auto"/>
            <w:bottom w:val="none" w:sz="0" w:space="0" w:color="auto"/>
            <w:right w:val="none" w:sz="0" w:space="0" w:color="auto"/>
          </w:divBdr>
        </w:div>
        <w:div w:id="287515286">
          <w:marLeft w:val="480"/>
          <w:marRight w:val="0"/>
          <w:marTop w:val="0"/>
          <w:marBottom w:val="0"/>
          <w:divBdr>
            <w:top w:val="none" w:sz="0" w:space="0" w:color="auto"/>
            <w:left w:val="none" w:sz="0" w:space="0" w:color="auto"/>
            <w:bottom w:val="none" w:sz="0" w:space="0" w:color="auto"/>
            <w:right w:val="none" w:sz="0" w:space="0" w:color="auto"/>
          </w:divBdr>
        </w:div>
        <w:div w:id="339353236">
          <w:marLeft w:val="480"/>
          <w:marRight w:val="0"/>
          <w:marTop w:val="0"/>
          <w:marBottom w:val="0"/>
          <w:divBdr>
            <w:top w:val="none" w:sz="0" w:space="0" w:color="auto"/>
            <w:left w:val="none" w:sz="0" w:space="0" w:color="auto"/>
            <w:bottom w:val="none" w:sz="0" w:space="0" w:color="auto"/>
            <w:right w:val="none" w:sz="0" w:space="0" w:color="auto"/>
          </w:divBdr>
        </w:div>
        <w:div w:id="365831549">
          <w:marLeft w:val="480"/>
          <w:marRight w:val="0"/>
          <w:marTop w:val="0"/>
          <w:marBottom w:val="0"/>
          <w:divBdr>
            <w:top w:val="none" w:sz="0" w:space="0" w:color="auto"/>
            <w:left w:val="none" w:sz="0" w:space="0" w:color="auto"/>
            <w:bottom w:val="none" w:sz="0" w:space="0" w:color="auto"/>
            <w:right w:val="none" w:sz="0" w:space="0" w:color="auto"/>
          </w:divBdr>
        </w:div>
        <w:div w:id="403183539">
          <w:marLeft w:val="480"/>
          <w:marRight w:val="0"/>
          <w:marTop w:val="0"/>
          <w:marBottom w:val="0"/>
          <w:divBdr>
            <w:top w:val="none" w:sz="0" w:space="0" w:color="auto"/>
            <w:left w:val="none" w:sz="0" w:space="0" w:color="auto"/>
            <w:bottom w:val="none" w:sz="0" w:space="0" w:color="auto"/>
            <w:right w:val="none" w:sz="0" w:space="0" w:color="auto"/>
          </w:divBdr>
        </w:div>
        <w:div w:id="420949830">
          <w:marLeft w:val="480"/>
          <w:marRight w:val="0"/>
          <w:marTop w:val="0"/>
          <w:marBottom w:val="0"/>
          <w:divBdr>
            <w:top w:val="none" w:sz="0" w:space="0" w:color="auto"/>
            <w:left w:val="none" w:sz="0" w:space="0" w:color="auto"/>
            <w:bottom w:val="none" w:sz="0" w:space="0" w:color="auto"/>
            <w:right w:val="none" w:sz="0" w:space="0" w:color="auto"/>
          </w:divBdr>
        </w:div>
        <w:div w:id="457457227">
          <w:marLeft w:val="480"/>
          <w:marRight w:val="0"/>
          <w:marTop w:val="0"/>
          <w:marBottom w:val="0"/>
          <w:divBdr>
            <w:top w:val="none" w:sz="0" w:space="0" w:color="auto"/>
            <w:left w:val="none" w:sz="0" w:space="0" w:color="auto"/>
            <w:bottom w:val="none" w:sz="0" w:space="0" w:color="auto"/>
            <w:right w:val="none" w:sz="0" w:space="0" w:color="auto"/>
          </w:divBdr>
        </w:div>
        <w:div w:id="460464914">
          <w:marLeft w:val="480"/>
          <w:marRight w:val="0"/>
          <w:marTop w:val="0"/>
          <w:marBottom w:val="0"/>
          <w:divBdr>
            <w:top w:val="none" w:sz="0" w:space="0" w:color="auto"/>
            <w:left w:val="none" w:sz="0" w:space="0" w:color="auto"/>
            <w:bottom w:val="none" w:sz="0" w:space="0" w:color="auto"/>
            <w:right w:val="none" w:sz="0" w:space="0" w:color="auto"/>
          </w:divBdr>
        </w:div>
        <w:div w:id="549806522">
          <w:marLeft w:val="480"/>
          <w:marRight w:val="0"/>
          <w:marTop w:val="0"/>
          <w:marBottom w:val="0"/>
          <w:divBdr>
            <w:top w:val="none" w:sz="0" w:space="0" w:color="auto"/>
            <w:left w:val="none" w:sz="0" w:space="0" w:color="auto"/>
            <w:bottom w:val="none" w:sz="0" w:space="0" w:color="auto"/>
            <w:right w:val="none" w:sz="0" w:space="0" w:color="auto"/>
          </w:divBdr>
        </w:div>
        <w:div w:id="573122783">
          <w:marLeft w:val="480"/>
          <w:marRight w:val="0"/>
          <w:marTop w:val="0"/>
          <w:marBottom w:val="0"/>
          <w:divBdr>
            <w:top w:val="none" w:sz="0" w:space="0" w:color="auto"/>
            <w:left w:val="none" w:sz="0" w:space="0" w:color="auto"/>
            <w:bottom w:val="none" w:sz="0" w:space="0" w:color="auto"/>
            <w:right w:val="none" w:sz="0" w:space="0" w:color="auto"/>
          </w:divBdr>
        </w:div>
        <w:div w:id="670136784">
          <w:marLeft w:val="480"/>
          <w:marRight w:val="0"/>
          <w:marTop w:val="0"/>
          <w:marBottom w:val="0"/>
          <w:divBdr>
            <w:top w:val="none" w:sz="0" w:space="0" w:color="auto"/>
            <w:left w:val="none" w:sz="0" w:space="0" w:color="auto"/>
            <w:bottom w:val="none" w:sz="0" w:space="0" w:color="auto"/>
            <w:right w:val="none" w:sz="0" w:space="0" w:color="auto"/>
          </w:divBdr>
        </w:div>
        <w:div w:id="679621106">
          <w:marLeft w:val="480"/>
          <w:marRight w:val="0"/>
          <w:marTop w:val="0"/>
          <w:marBottom w:val="0"/>
          <w:divBdr>
            <w:top w:val="none" w:sz="0" w:space="0" w:color="auto"/>
            <w:left w:val="none" w:sz="0" w:space="0" w:color="auto"/>
            <w:bottom w:val="none" w:sz="0" w:space="0" w:color="auto"/>
            <w:right w:val="none" w:sz="0" w:space="0" w:color="auto"/>
          </w:divBdr>
        </w:div>
        <w:div w:id="683215286">
          <w:marLeft w:val="480"/>
          <w:marRight w:val="0"/>
          <w:marTop w:val="0"/>
          <w:marBottom w:val="0"/>
          <w:divBdr>
            <w:top w:val="none" w:sz="0" w:space="0" w:color="auto"/>
            <w:left w:val="none" w:sz="0" w:space="0" w:color="auto"/>
            <w:bottom w:val="none" w:sz="0" w:space="0" w:color="auto"/>
            <w:right w:val="none" w:sz="0" w:space="0" w:color="auto"/>
          </w:divBdr>
        </w:div>
        <w:div w:id="693653550">
          <w:marLeft w:val="480"/>
          <w:marRight w:val="0"/>
          <w:marTop w:val="0"/>
          <w:marBottom w:val="0"/>
          <w:divBdr>
            <w:top w:val="none" w:sz="0" w:space="0" w:color="auto"/>
            <w:left w:val="none" w:sz="0" w:space="0" w:color="auto"/>
            <w:bottom w:val="none" w:sz="0" w:space="0" w:color="auto"/>
            <w:right w:val="none" w:sz="0" w:space="0" w:color="auto"/>
          </w:divBdr>
        </w:div>
        <w:div w:id="746808692">
          <w:marLeft w:val="480"/>
          <w:marRight w:val="0"/>
          <w:marTop w:val="0"/>
          <w:marBottom w:val="0"/>
          <w:divBdr>
            <w:top w:val="none" w:sz="0" w:space="0" w:color="auto"/>
            <w:left w:val="none" w:sz="0" w:space="0" w:color="auto"/>
            <w:bottom w:val="none" w:sz="0" w:space="0" w:color="auto"/>
            <w:right w:val="none" w:sz="0" w:space="0" w:color="auto"/>
          </w:divBdr>
        </w:div>
        <w:div w:id="771973707">
          <w:marLeft w:val="480"/>
          <w:marRight w:val="0"/>
          <w:marTop w:val="0"/>
          <w:marBottom w:val="0"/>
          <w:divBdr>
            <w:top w:val="none" w:sz="0" w:space="0" w:color="auto"/>
            <w:left w:val="none" w:sz="0" w:space="0" w:color="auto"/>
            <w:bottom w:val="none" w:sz="0" w:space="0" w:color="auto"/>
            <w:right w:val="none" w:sz="0" w:space="0" w:color="auto"/>
          </w:divBdr>
        </w:div>
        <w:div w:id="868445800">
          <w:marLeft w:val="480"/>
          <w:marRight w:val="0"/>
          <w:marTop w:val="0"/>
          <w:marBottom w:val="0"/>
          <w:divBdr>
            <w:top w:val="none" w:sz="0" w:space="0" w:color="auto"/>
            <w:left w:val="none" w:sz="0" w:space="0" w:color="auto"/>
            <w:bottom w:val="none" w:sz="0" w:space="0" w:color="auto"/>
            <w:right w:val="none" w:sz="0" w:space="0" w:color="auto"/>
          </w:divBdr>
        </w:div>
        <w:div w:id="1060979080">
          <w:marLeft w:val="480"/>
          <w:marRight w:val="0"/>
          <w:marTop w:val="0"/>
          <w:marBottom w:val="0"/>
          <w:divBdr>
            <w:top w:val="none" w:sz="0" w:space="0" w:color="auto"/>
            <w:left w:val="none" w:sz="0" w:space="0" w:color="auto"/>
            <w:bottom w:val="none" w:sz="0" w:space="0" w:color="auto"/>
            <w:right w:val="none" w:sz="0" w:space="0" w:color="auto"/>
          </w:divBdr>
        </w:div>
        <w:div w:id="1081948802">
          <w:marLeft w:val="480"/>
          <w:marRight w:val="0"/>
          <w:marTop w:val="0"/>
          <w:marBottom w:val="0"/>
          <w:divBdr>
            <w:top w:val="none" w:sz="0" w:space="0" w:color="auto"/>
            <w:left w:val="none" w:sz="0" w:space="0" w:color="auto"/>
            <w:bottom w:val="none" w:sz="0" w:space="0" w:color="auto"/>
            <w:right w:val="none" w:sz="0" w:space="0" w:color="auto"/>
          </w:divBdr>
        </w:div>
        <w:div w:id="1162429489">
          <w:marLeft w:val="480"/>
          <w:marRight w:val="0"/>
          <w:marTop w:val="0"/>
          <w:marBottom w:val="0"/>
          <w:divBdr>
            <w:top w:val="none" w:sz="0" w:space="0" w:color="auto"/>
            <w:left w:val="none" w:sz="0" w:space="0" w:color="auto"/>
            <w:bottom w:val="none" w:sz="0" w:space="0" w:color="auto"/>
            <w:right w:val="none" w:sz="0" w:space="0" w:color="auto"/>
          </w:divBdr>
        </w:div>
        <w:div w:id="1167205973">
          <w:marLeft w:val="480"/>
          <w:marRight w:val="0"/>
          <w:marTop w:val="0"/>
          <w:marBottom w:val="0"/>
          <w:divBdr>
            <w:top w:val="none" w:sz="0" w:space="0" w:color="auto"/>
            <w:left w:val="none" w:sz="0" w:space="0" w:color="auto"/>
            <w:bottom w:val="none" w:sz="0" w:space="0" w:color="auto"/>
            <w:right w:val="none" w:sz="0" w:space="0" w:color="auto"/>
          </w:divBdr>
        </w:div>
        <w:div w:id="1176506294">
          <w:marLeft w:val="480"/>
          <w:marRight w:val="0"/>
          <w:marTop w:val="0"/>
          <w:marBottom w:val="0"/>
          <w:divBdr>
            <w:top w:val="none" w:sz="0" w:space="0" w:color="auto"/>
            <w:left w:val="none" w:sz="0" w:space="0" w:color="auto"/>
            <w:bottom w:val="none" w:sz="0" w:space="0" w:color="auto"/>
            <w:right w:val="none" w:sz="0" w:space="0" w:color="auto"/>
          </w:divBdr>
        </w:div>
        <w:div w:id="1286690483">
          <w:marLeft w:val="480"/>
          <w:marRight w:val="0"/>
          <w:marTop w:val="0"/>
          <w:marBottom w:val="0"/>
          <w:divBdr>
            <w:top w:val="none" w:sz="0" w:space="0" w:color="auto"/>
            <w:left w:val="none" w:sz="0" w:space="0" w:color="auto"/>
            <w:bottom w:val="none" w:sz="0" w:space="0" w:color="auto"/>
            <w:right w:val="none" w:sz="0" w:space="0" w:color="auto"/>
          </w:divBdr>
        </w:div>
        <w:div w:id="1292975365">
          <w:marLeft w:val="480"/>
          <w:marRight w:val="0"/>
          <w:marTop w:val="0"/>
          <w:marBottom w:val="0"/>
          <w:divBdr>
            <w:top w:val="none" w:sz="0" w:space="0" w:color="auto"/>
            <w:left w:val="none" w:sz="0" w:space="0" w:color="auto"/>
            <w:bottom w:val="none" w:sz="0" w:space="0" w:color="auto"/>
            <w:right w:val="none" w:sz="0" w:space="0" w:color="auto"/>
          </w:divBdr>
        </w:div>
        <w:div w:id="1363094203">
          <w:marLeft w:val="480"/>
          <w:marRight w:val="0"/>
          <w:marTop w:val="0"/>
          <w:marBottom w:val="0"/>
          <w:divBdr>
            <w:top w:val="none" w:sz="0" w:space="0" w:color="auto"/>
            <w:left w:val="none" w:sz="0" w:space="0" w:color="auto"/>
            <w:bottom w:val="none" w:sz="0" w:space="0" w:color="auto"/>
            <w:right w:val="none" w:sz="0" w:space="0" w:color="auto"/>
          </w:divBdr>
        </w:div>
        <w:div w:id="1387752884">
          <w:marLeft w:val="480"/>
          <w:marRight w:val="0"/>
          <w:marTop w:val="0"/>
          <w:marBottom w:val="0"/>
          <w:divBdr>
            <w:top w:val="none" w:sz="0" w:space="0" w:color="auto"/>
            <w:left w:val="none" w:sz="0" w:space="0" w:color="auto"/>
            <w:bottom w:val="none" w:sz="0" w:space="0" w:color="auto"/>
            <w:right w:val="none" w:sz="0" w:space="0" w:color="auto"/>
          </w:divBdr>
        </w:div>
        <w:div w:id="1414010707">
          <w:marLeft w:val="480"/>
          <w:marRight w:val="0"/>
          <w:marTop w:val="0"/>
          <w:marBottom w:val="0"/>
          <w:divBdr>
            <w:top w:val="none" w:sz="0" w:space="0" w:color="auto"/>
            <w:left w:val="none" w:sz="0" w:space="0" w:color="auto"/>
            <w:bottom w:val="none" w:sz="0" w:space="0" w:color="auto"/>
            <w:right w:val="none" w:sz="0" w:space="0" w:color="auto"/>
          </w:divBdr>
        </w:div>
        <w:div w:id="1426422591">
          <w:marLeft w:val="480"/>
          <w:marRight w:val="0"/>
          <w:marTop w:val="0"/>
          <w:marBottom w:val="0"/>
          <w:divBdr>
            <w:top w:val="none" w:sz="0" w:space="0" w:color="auto"/>
            <w:left w:val="none" w:sz="0" w:space="0" w:color="auto"/>
            <w:bottom w:val="none" w:sz="0" w:space="0" w:color="auto"/>
            <w:right w:val="none" w:sz="0" w:space="0" w:color="auto"/>
          </w:divBdr>
        </w:div>
        <w:div w:id="1439447584">
          <w:marLeft w:val="480"/>
          <w:marRight w:val="0"/>
          <w:marTop w:val="0"/>
          <w:marBottom w:val="0"/>
          <w:divBdr>
            <w:top w:val="none" w:sz="0" w:space="0" w:color="auto"/>
            <w:left w:val="none" w:sz="0" w:space="0" w:color="auto"/>
            <w:bottom w:val="none" w:sz="0" w:space="0" w:color="auto"/>
            <w:right w:val="none" w:sz="0" w:space="0" w:color="auto"/>
          </w:divBdr>
        </w:div>
        <w:div w:id="1455903316">
          <w:marLeft w:val="480"/>
          <w:marRight w:val="0"/>
          <w:marTop w:val="0"/>
          <w:marBottom w:val="0"/>
          <w:divBdr>
            <w:top w:val="none" w:sz="0" w:space="0" w:color="auto"/>
            <w:left w:val="none" w:sz="0" w:space="0" w:color="auto"/>
            <w:bottom w:val="none" w:sz="0" w:space="0" w:color="auto"/>
            <w:right w:val="none" w:sz="0" w:space="0" w:color="auto"/>
          </w:divBdr>
        </w:div>
        <w:div w:id="1524903764">
          <w:marLeft w:val="480"/>
          <w:marRight w:val="0"/>
          <w:marTop w:val="0"/>
          <w:marBottom w:val="0"/>
          <w:divBdr>
            <w:top w:val="none" w:sz="0" w:space="0" w:color="auto"/>
            <w:left w:val="none" w:sz="0" w:space="0" w:color="auto"/>
            <w:bottom w:val="none" w:sz="0" w:space="0" w:color="auto"/>
            <w:right w:val="none" w:sz="0" w:space="0" w:color="auto"/>
          </w:divBdr>
        </w:div>
        <w:div w:id="1592737972">
          <w:marLeft w:val="480"/>
          <w:marRight w:val="0"/>
          <w:marTop w:val="0"/>
          <w:marBottom w:val="0"/>
          <w:divBdr>
            <w:top w:val="none" w:sz="0" w:space="0" w:color="auto"/>
            <w:left w:val="none" w:sz="0" w:space="0" w:color="auto"/>
            <w:bottom w:val="none" w:sz="0" w:space="0" w:color="auto"/>
            <w:right w:val="none" w:sz="0" w:space="0" w:color="auto"/>
          </w:divBdr>
        </w:div>
        <w:div w:id="1607076753">
          <w:marLeft w:val="480"/>
          <w:marRight w:val="0"/>
          <w:marTop w:val="0"/>
          <w:marBottom w:val="0"/>
          <w:divBdr>
            <w:top w:val="none" w:sz="0" w:space="0" w:color="auto"/>
            <w:left w:val="none" w:sz="0" w:space="0" w:color="auto"/>
            <w:bottom w:val="none" w:sz="0" w:space="0" w:color="auto"/>
            <w:right w:val="none" w:sz="0" w:space="0" w:color="auto"/>
          </w:divBdr>
        </w:div>
        <w:div w:id="1608151140">
          <w:marLeft w:val="480"/>
          <w:marRight w:val="0"/>
          <w:marTop w:val="0"/>
          <w:marBottom w:val="0"/>
          <w:divBdr>
            <w:top w:val="none" w:sz="0" w:space="0" w:color="auto"/>
            <w:left w:val="none" w:sz="0" w:space="0" w:color="auto"/>
            <w:bottom w:val="none" w:sz="0" w:space="0" w:color="auto"/>
            <w:right w:val="none" w:sz="0" w:space="0" w:color="auto"/>
          </w:divBdr>
        </w:div>
        <w:div w:id="1655570645">
          <w:marLeft w:val="480"/>
          <w:marRight w:val="0"/>
          <w:marTop w:val="0"/>
          <w:marBottom w:val="0"/>
          <w:divBdr>
            <w:top w:val="none" w:sz="0" w:space="0" w:color="auto"/>
            <w:left w:val="none" w:sz="0" w:space="0" w:color="auto"/>
            <w:bottom w:val="none" w:sz="0" w:space="0" w:color="auto"/>
            <w:right w:val="none" w:sz="0" w:space="0" w:color="auto"/>
          </w:divBdr>
        </w:div>
        <w:div w:id="1680767300">
          <w:marLeft w:val="480"/>
          <w:marRight w:val="0"/>
          <w:marTop w:val="0"/>
          <w:marBottom w:val="0"/>
          <w:divBdr>
            <w:top w:val="none" w:sz="0" w:space="0" w:color="auto"/>
            <w:left w:val="none" w:sz="0" w:space="0" w:color="auto"/>
            <w:bottom w:val="none" w:sz="0" w:space="0" w:color="auto"/>
            <w:right w:val="none" w:sz="0" w:space="0" w:color="auto"/>
          </w:divBdr>
        </w:div>
        <w:div w:id="1726492218">
          <w:marLeft w:val="480"/>
          <w:marRight w:val="0"/>
          <w:marTop w:val="0"/>
          <w:marBottom w:val="0"/>
          <w:divBdr>
            <w:top w:val="none" w:sz="0" w:space="0" w:color="auto"/>
            <w:left w:val="none" w:sz="0" w:space="0" w:color="auto"/>
            <w:bottom w:val="none" w:sz="0" w:space="0" w:color="auto"/>
            <w:right w:val="none" w:sz="0" w:space="0" w:color="auto"/>
          </w:divBdr>
        </w:div>
        <w:div w:id="1733654984">
          <w:marLeft w:val="480"/>
          <w:marRight w:val="0"/>
          <w:marTop w:val="0"/>
          <w:marBottom w:val="0"/>
          <w:divBdr>
            <w:top w:val="none" w:sz="0" w:space="0" w:color="auto"/>
            <w:left w:val="none" w:sz="0" w:space="0" w:color="auto"/>
            <w:bottom w:val="none" w:sz="0" w:space="0" w:color="auto"/>
            <w:right w:val="none" w:sz="0" w:space="0" w:color="auto"/>
          </w:divBdr>
        </w:div>
        <w:div w:id="1812550822">
          <w:marLeft w:val="480"/>
          <w:marRight w:val="0"/>
          <w:marTop w:val="0"/>
          <w:marBottom w:val="0"/>
          <w:divBdr>
            <w:top w:val="none" w:sz="0" w:space="0" w:color="auto"/>
            <w:left w:val="none" w:sz="0" w:space="0" w:color="auto"/>
            <w:bottom w:val="none" w:sz="0" w:space="0" w:color="auto"/>
            <w:right w:val="none" w:sz="0" w:space="0" w:color="auto"/>
          </w:divBdr>
        </w:div>
        <w:div w:id="1947692944">
          <w:marLeft w:val="480"/>
          <w:marRight w:val="0"/>
          <w:marTop w:val="0"/>
          <w:marBottom w:val="0"/>
          <w:divBdr>
            <w:top w:val="none" w:sz="0" w:space="0" w:color="auto"/>
            <w:left w:val="none" w:sz="0" w:space="0" w:color="auto"/>
            <w:bottom w:val="none" w:sz="0" w:space="0" w:color="auto"/>
            <w:right w:val="none" w:sz="0" w:space="0" w:color="auto"/>
          </w:divBdr>
        </w:div>
        <w:div w:id="2027554259">
          <w:marLeft w:val="480"/>
          <w:marRight w:val="0"/>
          <w:marTop w:val="0"/>
          <w:marBottom w:val="0"/>
          <w:divBdr>
            <w:top w:val="none" w:sz="0" w:space="0" w:color="auto"/>
            <w:left w:val="none" w:sz="0" w:space="0" w:color="auto"/>
            <w:bottom w:val="none" w:sz="0" w:space="0" w:color="auto"/>
            <w:right w:val="none" w:sz="0" w:space="0" w:color="auto"/>
          </w:divBdr>
        </w:div>
        <w:div w:id="2068912204">
          <w:marLeft w:val="480"/>
          <w:marRight w:val="0"/>
          <w:marTop w:val="0"/>
          <w:marBottom w:val="0"/>
          <w:divBdr>
            <w:top w:val="none" w:sz="0" w:space="0" w:color="auto"/>
            <w:left w:val="none" w:sz="0" w:space="0" w:color="auto"/>
            <w:bottom w:val="none" w:sz="0" w:space="0" w:color="auto"/>
            <w:right w:val="none" w:sz="0" w:space="0" w:color="auto"/>
          </w:divBdr>
        </w:div>
      </w:divsChild>
    </w:div>
    <w:div w:id="1073547438">
      <w:bodyDiv w:val="1"/>
      <w:marLeft w:val="0"/>
      <w:marRight w:val="0"/>
      <w:marTop w:val="0"/>
      <w:marBottom w:val="0"/>
      <w:divBdr>
        <w:top w:val="none" w:sz="0" w:space="0" w:color="auto"/>
        <w:left w:val="none" w:sz="0" w:space="0" w:color="auto"/>
        <w:bottom w:val="none" w:sz="0" w:space="0" w:color="auto"/>
        <w:right w:val="none" w:sz="0" w:space="0" w:color="auto"/>
      </w:divBdr>
      <w:divsChild>
        <w:div w:id="69422905">
          <w:marLeft w:val="480"/>
          <w:marRight w:val="0"/>
          <w:marTop w:val="0"/>
          <w:marBottom w:val="0"/>
          <w:divBdr>
            <w:top w:val="none" w:sz="0" w:space="0" w:color="auto"/>
            <w:left w:val="none" w:sz="0" w:space="0" w:color="auto"/>
            <w:bottom w:val="none" w:sz="0" w:space="0" w:color="auto"/>
            <w:right w:val="none" w:sz="0" w:space="0" w:color="auto"/>
          </w:divBdr>
        </w:div>
        <w:div w:id="72776383">
          <w:marLeft w:val="480"/>
          <w:marRight w:val="0"/>
          <w:marTop w:val="0"/>
          <w:marBottom w:val="0"/>
          <w:divBdr>
            <w:top w:val="none" w:sz="0" w:space="0" w:color="auto"/>
            <w:left w:val="none" w:sz="0" w:space="0" w:color="auto"/>
            <w:bottom w:val="none" w:sz="0" w:space="0" w:color="auto"/>
            <w:right w:val="none" w:sz="0" w:space="0" w:color="auto"/>
          </w:divBdr>
        </w:div>
        <w:div w:id="282732536">
          <w:marLeft w:val="480"/>
          <w:marRight w:val="0"/>
          <w:marTop w:val="0"/>
          <w:marBottom w:val="0"/>
          <w:divBdr>
            <w:top w:val="none" w:sz="0" w:space="0" w:color="auto"/>
            <w:left w:val="none" w:sz="0" w:space="0" w:color="auto"/>
            <w:bottom w:val="none" w:sz="0" w:space="0" w:color="auto"/>
            <w:right w:val="none" w:sz="0" w:space="0" w:color="auto"/>
          </w:divBdr>
        </w:div>
        <w:div w:id="363360498">
          <w:marLeft w:val="480"/>
          <w:marRight w:val="0"/>
          <w:marTop w:val="0"/>
          <w:marBottom w:val="0"/>
          <w:divBdr>
            <w:top w:val="none" w:sz="0" w:space="0" w:color="auto"/>
            <w:left w:val="none" w:sz="0" w:space="0" w:color="auto"/>
            <w:bottom w:val="none" w:sz="0" w:space="0" w:color="auto"/>
            <w:right w:val="none" w:sz="0" w:space="0" w:color="auto"/>
          </w:divBdr>
        </w:div>
        <w:div w:id="371267685">
          <w:marLeft w:val="480"/>
          <w:marRight w:val="0"/>
          <w:marTop w:val="0"/>
          <w:marBottom w:val="0"/>
          <w:divBdr>
            <w:top w:val="none" w:sz="0" w:space="0" w:color="auto"/>
            <w:left w:val="none" w:sz="0" w:space="0" w:color="auto"/>
            <w:bottom w:val="none" w:sz="0" w:space="0" w:color="auto"/>
            <w:right w:val="none" w:sz="0" w:space="0" w:color="auto"/>
          </w:divBdr>
        </w:div>
        <w:div w:id="377708227">
          <w:marLeft w:val="480"/>
          <w:marRight w:val="0"/>
          <w:marTop w:val="0"/>
          <w:marBottom w:val="0"/>
          <w:divBdr>
            <w:top w:val="none" w:sz="0" w:space="0" w:color="auto"/>
            <w:left w:val="none" w:sz="0" w:space="0" w:color="auto"/>
            <w:bottom w:val="none" w:sz="0" w:space="0" w:color="auto"/>
            <w:right w:val="none" w:sz="0" w:space="0" w:color="auto"/>
          </w:divBdr>
        </w:div>
        <w:div w:id="492142128">
          <w:marLeft w:val="480"/>
          <w:marRight w:val="0"/>
          <w:marTop w:val="0"/>
          <w:marBottom w:val="0"/>
          <w:divBdr>
            <w:top w:val="none" w:sz="0" w:space="0" w:color="auto"/>
            <w:left w:val="none" w:sz="0" w:space="0" w:color="auto"/>
            <w:bottom w:val="none" w:sz="0" w:space="0" w:color="auto"/>
            <w:right w:val="none" w:sz="0" w:space="0" w:color="auto"/>
          </w:divBdr>
        </w:div>
        <w:div w:id="501824273">
          <w:marLeft w:val="480"/>
          <w:marRight w:val="0"/>
          <w:marTop w:val="0"/>
          <w:marBottom w:val="0"/>
          <w:divBdr>
            <w:top w:val="none" w:sz="0" w:space="0" w:color="auto"/>
            <w:left w:val="none" w:sz="0" w:space="0" w:color="auto"/>
            <w:bottom w:val="none" w:sz="0" w:space="0" w:color="auto"/>
            <w:right w:val="none" w:sz="0" w:space="0" w:color="auto"/>
          </w:divBdr>
        </w:div>
        <w:div w:id="584873974">
          <w:marLeft w:val="480"/>
          <w:marRight w:val="0"/>
          <w:marTop w:val="0"/>
          <w:marBottom w:val="0"/>
          <w:divBdr>
            <w:top w:val="none" w:sz="0" w:space="0" w:color="auto"/>
            <w:left w:val="none" w:sz="0" w:space="0" w:color="auto"/>
            <w:bottom w:val="none" w:sz="0" w:space="0" w:color="auto"/>
            <w:right w:val="none" w:sz="0" w:space="0" w:color="auto"/>
          </w:divBdr>
        </w:div>
        <w:div w:id="601571221">
          <w:marLeft w:val="480"/>
          <w:marRight w:val="0"/>
          <w:marTop w:val="0"/>
          <w:marBottom w:val="0"/>
          <w:divBdr>
            <w:top w:val="none" w:sz="0" w:space="0" w:color="auto"/>
            <w:left w:val="none" w:sz="0" w:space="0" w:color="auto"/>
            <w:bottom w:val="none" w:sz="0" w:space="0" w:color="auto"/>
            <w:right w:val="none" w:sz="0" w:space="0" w:color="auto"/>
          </w:divBdr>
        </w:div>
        <w:div w:id="752972733">
          <w:marLeft w:val="480"/>
          <w:marRight w:val="0"/>
          <w:marTop w:val="0"/>
          <w:marBottom w:val="0"/>
          <w:divBdr>
            <w:top w:val="none" w:sz="0" w:space="0" w:color="auto"/>
            <w:left w:val="none" w:sz="0" w:space="0" w:color="auto"/>
            <w:bottom w:val="none" w:sz="0" w:space="0" w:color="auto"/>
            <w:right w:val="none" w:sz="0" w:space="0" w:color="auto"/>
          </w:divBdr>
        </w:div>
        <w:div w:id="781074713">
          <w:marLeft w:val="480"/>
          <w:marRight w:val="0"/>
          <w:marTop w:val="0"/>
          <w:marBottom w:val="0"/>
          <w:divBdr>
            <w:top w:val="none" w:sz="0" w:space="0" w:color="auto"/>
            <w:left w:val="none" w:sz="0" w:space="0" w:color="auto"/>
            <w:bottom w:val="none" w:sz="0" w:space="0" w:color="auto"/>
            <w:right w:val="none" w:sz="0" w:space="0" w:color="auto"/>
          </w:divBdr>
        </w:div>
        <w:div w:id="977951236">
          <w:marLeft w:val="480"/>
          <w:marRight w:val="0"/>
          <w:marTop w:val="0"/>
          <w:marBottom w:val="0"/>
          <w:divBdr>
            <w:top w:val="none" w:sz="0" w:space="0" w:color="auto"/>
            <w:left w:val="none" w:sz="0" w:space="0" w:color="auto"/>
            <w:bottom w:val="none" w:sz="0" w:space="0" w:color="auto"/>
            <w:right w:val="none" w:sz="0" w:space="0" w:color="auto"/>
          </w:divBdr>
        </w:div>
        <w:div w:id="1160149910">
          <w:marLeft w:val="480"/>
          <w:marRight w:val="0"/>
          <w:marTop w:val="0"/>
          <w:marBottom w:val="0"/>
          <w:divBdr>
            <w:top w:val="none" w:sz="0" w:space="0" w:color="auto"/>
            <w:left w:val="none" w:sz="0" w:space="0" w:color="auto"/>
            <w:bottom w:val="none" w:sz="0" w:space="0" w:color="auto"/>
            <w:right w:val="none" w:sz="0" w:space="0" w:color="auto"/>
          </w:divBdr>
        </w:div>
        <w:div w:id="1266615232">
          <w:marLeft w:val="480"/>
          <w:marRight w:val="0"/>
          <w:marTop w:val="0"/>
          <w:marBottom w:val="0"/>
          <w:divBdr>
            <w:top w:val="none" w:sz="0" w:space="0" w:color="auto"/>
            <w:left w:val="none" w:sz="0" w:space="0" w:color="auto"/>
            <w:bottom w:val="none" w:sz="0" w:space="0" w:color="auto"/>
            <w:right w:val="none" w:sz="0" w:space="0" w:color="auto"/>
          </w:divBdr>
        </w:div>
        <w:div w:id="1286622512">
          <w:marLeft w:val="480"/>
          <w:marRight w:val="0"/>
          <w:marTop w:val="0"/>
          <w:marBottom w:val="0"/>
          <w:divBdr>
            <w:top w:val="none" w:sz="0" w:space="0" w:color="auto"/>
            <w:left w:val="none" w:sz="0" w:space="0" w:color="auto"/>
            <w:bottom w:val="none" w:sz="0" w:space="0" w:color="auto"/>
            <w:right w:val="none" w:sz="0" w:space="0" w:color="auto"/>
          </w:divBdr>
        </w:div>
        <w:div w:id="1287542319">
          <w:marLeft w:val="480"/>
          <w:marRight w:val="0"/>
          <w:marTop w:val="0"/>
          <w:marBottom w:val="0"/>
          <w:divBdr>
            <w:top w:val="none" w:sz="0" w:space="0" w:color="auto"/>
            <w:left w:val="none" w:sz="0" w:space="0" w:color="auto"/>
            <w:bottom w:val="none" w:sz="0" w:space="0" w:color="auto"/>
            <w:right w:val="none" w:sz="0" w:space="0" w:color="auto"/>
          </w:divBdr>
        </w:div>
        <w:div w:id="1514221364">
          <w:marLeft w:val="480"/>
          <w:marRight w:val="0"/>
          <w:marTop w:val="0"/>
          <w:marBottom w:val="0"/>
          <w:divBdr>
            <w:top w:val="none" w:sz="0" w:space="0" w:color="auto"/>
            <w:left w:val="none" w:sz="0" w:space="0" w:color="auto"/>
            <w:bottom w:val="none" w:sz="0" w:space="0" w:color="auto"/>
            <w:right w:val="none" w:sz="0" w:space="0" w:color="auto"/>
          </w:divBdr>
        </w:div>
        <w:div w:id="1690451770">
          <w:marLeft w:val="480"/>
          <w:marRight w:val="0"/>
          <w:marTop w:val="0"/>
          <w:marBottom w:val="0"/>
          <w:divBdr>
            <w:top w:val="none" w:sz="0" w:space="0" w:color="auto"/>
            <w:left w:val="none" w:sz="0" w:space="0" w:color="auto"/>
            <w:bottom w:val="none" w:sz="0" w:space="0" w:color="auto"/>
            <w:right w:val="none" w:sz="0" w:space="0" w:color="auto"/>
          </w:divBdr>
        </w:div>
        <w:div w:id="1772048095">
          <w:marLeft w:val="480"/>
          <w:marRight w:val="0"/>
          <w:marTop w:val="0"/>
          <w:marBottom w:val="0"/>
          <w:divBdr>
            <w:top w:val="none" w:sz="0" w:space="0" w:color="auto"/>
            <w:left w:val="none" w:sz="0" w:space="0" w:color="auto"/>
            <w:bottom w:val="none" w:sz="0" w:space="0" w:color="auto"/>
            <w:right w:val="none" w:sz="0" w:space="0" w:color="auto"/>
          </w:divBdr>
        </w:div>
        <w:div w:id="1788616604">
          <w:marLeft w:val="480"/>
          <w:marRight w:val="0"/>
          <w:marTop w:val="0"/>
          <w:marBottom w:val="0"/>
          <w:divBdr>
            <w:top w:val="none" w:sz="0" w:space="0" w:color="auto"/>
            <w:left w:val="none" w:sz="0" w:space="0" w:color="auto"/>
            <w:bottom w:val="none" w:sz="0" w:space="0" w:color="auto"/>
            <w:right w:val="none" w:sz="0" w:space="0" w:color="auto"/>
          </w:divBdr>
        </w:div>
        <w:div w:id="2051147739">
          <w:marLeft w:val="480"/>
          <w:marRight w:val="0"/>
          <w:marTop w:val="0"/>
          <w:marBottom w:val="0"/>
          <w:divBdr>
            <w:top w:val="none" w:sz="0" w:space="0" w:color="auto"/>
            <w:left w:val="none" w:sz="0" w:space="0" w:color="auto"/>
            <w:bottom w:val="none" w:sz="0" w:space="0" w:color="auto"/>
            <w:right w:val="none" w:sz="0" w:space="0" w:color="auto"/>
          </w:divBdr>
        </w:div>
        <w:div w:id="2115006818">
          <w:marLeft w:val="480"/>
          <w:marRight w:val="0"/>
          <w:marTop w:val="0"/>
          <w:marBottom w:val="0"/>
          <w:divBdr>
            <w:top w:val="none" w:sz="0" w:space="0" w:color="auto"/>
            <w:left w:val="none" w:sz="0" w:space="0" w:color="auto"/>
            <w:bottom w:val="none" w:sz="0" w:space="0" w:color="auto"/>
            <w:right w:val="none" w:sz="0" w:space="0" w:color="auto"/>
          </w:divBdr>
        </w:div>
      </w:divsChild>
    </w:div>
    <w:div w:id="1074548163">
      <w:bodyDiv w:val="1"/>
      <w:marLeft w:val="0"/>
      <w:marRight w:val="0"/>
      <w:marTop w:val="0"/>
      <w:marBottom w:val="0"/>
      <w:divBdr>
        <w:top w:val="none" w:sz="0" w:space="0" w:color="auto"/>
        <w:left w:val="none" w:sz="0" w:space="0" w:color="auto"/>
        <w:bottom w:val="none" w:sz="0" w:space="0" w:color="auto"/>
        <w:right w:val="none" w:sz="0" w:space="0" w:color="auto"/>
      </w:divBdr>
      <w:divsChild>
        <w:div w:id="1530607129">
          <w:marLeft w:val="640"/>
          <w:marRight w:val="0"/>
          <w:marTop w:val="0"/>
          <w:marBottom w:val="0"/>
          <w:divBdr>
            <w:top w:val="none" w:sz="0" w:space="0" w:color="auto"/>
            <w:left w:val="none" w:sz="0" w:space="0" w:color="auto"/>
            <w:bottom w:val="none" w:sz="0" w:space="0" w:color="auto"/>
            <w:right w:val="none" w:sz="0" w:space="0" w:color="auto"/>
          </w:divBdr>
        </w:div>
        <w:div w:id="1275404572">
          <w:marLeft w:val="640"/>
          <w:marRight w:val="0"/>
          <w:marTop w:val="0"/>
          <w:marBottom w:val="0"/>
          <w:divBdr>
            <w:top w:val="none" w:sz="0" w:space="0" w:color="auto"/>
            <w:left w:val="none" w:sz="0" w:space="0" w:color="auto"/>
            <w:bottom w:val="none" w:sz="0" w:space="0" w:color="auto"/>
            <w:right w:val="none" w:sz="0" w:space="0" w:color="auto"/>
          </w:divBdr>
        </w:div>
        <w:div w:id="760758742">
          <w:marLeft w:val="640"/>
          <w:marRight w:val="0"/>
          <w:marTop w:val="0"/>
          <w:marBottom w:val="0"/>
          <w:divBdr>
            <w:top w:val="none" w:sz="0" w:space="0" w:color="auto"/>
            <w:left w:val="none" w:sz="0" w:space="0" w:color="auto"/>
            <w:bottom w:val="none" w:sz="0" w:space="0" w:color="auto"/>
            <w:right w:val="none" w:sz="0" w:space="0" w:color="auto"/>
          </w:divBdr>
        </w:div>
        <w:div w:id="308365498">
          <w:marLeft w:val="640"/>
          <w:marRight w:val="0"/>
          <w:marTop w:val="0"/>
          <w:marBottom w:val="0"/>
          <w:divBdr>
            <w:top w:val="none" w:sz="0" w:space="0" w:color="auto"/>
            <w:left w:val="none" w:sz="0" w:space="0" w:color="auto"/>
            <w:bottom w:val="none" w:sz="0" w:space="0" w:color="auto"/>
            <w:right w:val="none" w:sz="0" w:space="0" w:color="auto"/>
          </w:divBdr>
        </w:div>
        <w:div w:id="305203556">
          <w:marLeft w:val="640"/>
          <w:marRight w:val="0"/>
          <w:marTop w:val="0"/>
          <w:marBottom w:val="0"/>
          <w:divBdr>
            <w:top w:val="none" w:sz="0" w:space="0" w:color="auto"/>
            <w:left w:val="none" w:sz="0" w:space="0" w:color="auto"/>
            <w:bottom w:val="none" w:sz="0" w:space="0" w:color="auto"/>
            <w:right w:val="none" w:sz="0" w:space="0" w:color="auto"/>
          </w:divBdr>
        </w:div>
        <w:div w:id="1133984572">
          <w:marLeft w:val="640"/>
          <w:marRight w:val="0"/>
          <w:marTop w:val="0"/>
          <w:marBottom w:val="0"/>
          <w:divBdr>
            <w:top w:val="none" w:sz="0" w:space="0" w:color="auto"/>
            <w:left w:val="none" w:sz="0" w:space="0" w:color="auto"/>
            <w:bottom w:val="none" w:sz="0" w:space="0" w:color="auto"/>
            <w:right w:val="none" w:sz="0" w:space="0" w:color="auto"/>
          </w:divBdr>
        </w:div>
        <w:div w:id="58023294">
          <w:marLeft w:val="640"/>
          <w:marRight w:val="0"/>
          <w:marTop w:val="0"/>
          <w:marBottom w:val="0"/>
          <w:divBdr>
            <w:top w:val="none" w:sz="0" w:space="0" w:color="auto"/>
            <w:left w:val="none" w:sz="0" w:space="0" w:color="auto"/>
            <w:bottom w:val="none" w:sz="0" w:space="0" w:color="auto"/>
            <w:right w:val="none" w:sz="0" w:space="0" w:color="auto"/>
          </w:divBdr>
        </w:div>
        <w:div w:id="1581061946">
          <w:marLeft w:val="640"/>
          <w:marRight w:val="0"/>
          <w:marTop w:val="0"/>
          <w:marBottom w:val="0"/>
          <w:divBdr>
            <w:top w:val="none" w:sz="0" w:space="0" w:color="auto"/>
            <w:left w:val="none" w:sz="0" w:space="0" w:color="auto"/>
            <w:bottom w:val="none" w:sz="0" w:space="0" w:color="auto"/>
            <w:right w:val="none" w:sz="0" w:space="0" w:color="auto"/>
          </w:divBdr>
        </w:div>
        <w:div w:id="1431702375">
          <w:marLeft w:val="640"/>
          <w:marRight w:val="0"/>
          <w:marTop w:val="0"/>
          <w:marBottom w:val="0"/>
          <w:divBdr>
            <w:top w:val="none" w:sz="0" w:space="0" w:color="auto"/>
            <w:left w:val="none" w:sz="0" w:space="0" w:color="auto"/>
            <w:bottom w:val="none" w:sz="0" w:space="0" w:color="auto"/>
            <w:right w:val="none" w:sz="0" w:space="0" w:color="auto"/>
          </w:divBdr>
        </w:div>
        <w:div w:id="458954575">
          <w:marLeft w:val="640"/>
          <w:marRight w:val="0"/>
          <w:marTop w:val="0"/>
          <w:marBottom w:val="0"/>
          <w:divBdr>
            <w:top w:val="none" w:sz="0" w:space="0" w:color="auto"/>
            <w:left w:val="none" w:sz="0" w:space="0" w:color="auto"/>
            <w:bottom w:val="none" w:sz="0" w:space="0" w:color="auto"/>
            <w:right w:val="none" w:sz="0" w:space="0" w:color="auto"/>
          </w:divBdr>
        </w:div>
        <w:div w:id="566458672">
          <w:marLeft w:val="640"/>
          <w:marRight w:val="0"/>
          <w:marTop w:val="0"/>
          <w:marBottom w:val="0"/>
          <w:divBdr>
            <w:top w:val="none" w:sz="0" w:space="0" w:color="auto"/>
            <w:left w:val="none" w:sz="0" w:space="0" w:color="auto"/>
            <w:bottom w:val="none" w:sz="0" w:space="0" w:color="auto"/>
            <w:right w:val="none" w:sz="0" w:space="0" w:color="auto"/>
          </w:divBdr>
        </w:div>
        <w:div w:id="1128357789">
          <w:marLeft w:val="640"/>
          <w:marRight w:val="0"/>
          <w:marTop w:val="0"/>
          <w:marBottom w:val="0"/>
          <w:divBdr>
            <w:top w:val="none" w:sz="0" w:space="0" w:color="auto"/>
            <w:left w:val="none" w:sz="0" w:space="0" w:color="auto"/>
            <w:bottom w:val="none" w:sz="0" w:space="0" w:color="auto"/>
            <w:right w:val="none" w:sz="0" w:space="0" w:color="auto"/>
          </w:divBdr>
        </w:div>
        <w:div w:id="634874858">
          <w:marLeft w:val="640"/>
          <w:marRight w:val="0"/>
          <w:marTop w:val="0"/>
          <w:marBottom w:val="0"/>
          <w:divBdr>
            <w:top w:val="none" w:sz="0" w:space="0" w:color="auto"/>
            <w:left w:val="none" w:sz="0" w:space="0" w:color="auto"/>
            <w:bottom w:val="none" w:sz="0" w:space="0" w:color="auto"/>
            <w:right w:val="none" w:sz="0" w:space="0" w:color="auto"/>
          </w:divBdr>
        </w:div>
        <w:div w:id="880942490">
          <w:marLeft w:val="640"/>
          <w:marRight w:val="0"/>
          <w:marTop w:val="0"/>
          <w:marBottom w:val="0"/>
          <w:divBdr>
            <w:top w:val="none" w:sz="0" w:space="0" w:color="auto"/>
            <w:left w:val="none" w:sz="0" w:space="0" w:color="auto"/>
            <w:bottom w:val="none" w:sz="0" w:space="0" w:color="auto"/>
            <w:right w:val="none" w:sz="0" w:space="0" w:color="auto"/>
          </w:divBdr>
        </w:div>
        <w:div w:id="2095081634">
          <w:marLeft w:val="640"/>
          <w:marRight w:val="0"/>
          <w:marTop w:val="0"/>
          <w:marBottom w:val="0"/>
          <w:divBdr>
            <w:top w:val="none" w:sz="0" w:space="0" w:color="auto"/>
            <w:left w:val="none" w:sz="0" w:space="0" w:color="auto"/>
            <w:bottom w:val="none" w:sz="0" w:space="0" w:color="auto"/>
            <w:right w:val="none" w:sz="0" w:space="0" w:color="auto"/>
          </w:divBdr>
        </w:div>
        <w:div w:id="1790197509">
          <w:marLeft w:val="640"/>
          <w:marRight w:val="0"/>
          <w:marTop w:val="0"/>
          <w:marBottom w:val="0"/>
          <w:divBdr>
            <w:top w:val="none" w:sz="0" w:space="0" w:color="auto"/>
            <w:left w:val="none" w:sz="0" w:space="0" w:color="auto"/>
            <w:bottom w:val="none" w:sz="0" w:space="0" w:color="auto"/>
            <w:right w:val="none" w:sz="0" w:space="0" w:color="auto"/>
          </w:divBdr>
        </w:div>
        <w:div w:id="1401443048">
          <w:marLeft w:val="640"/>
          <w:marRight w:val="0"/>
          <w:marTop w:val="0"/>
          <w:marBottom w:val="0"/>
          <w:divBdr>
            <w:top w:val="none" w:sz="0" w:space="0" w:color="auto"/>
            <w:left w:val="none" w:sz="0" w:space="0" w:color="auto"/>
            <w:bottom w:val="none" w:sz="0" w:space="0" w:color="auto"/>
            <w:right w:val="none" w:sz="0" w:space="0" w:color="auto"/>
          </w:divBdr>
        </w:div>
        <w:div w:id="1885435850">
          <w:marLeft w:val="640"/>
          <w:marRight w:val="0"/>
          <w:marTop w:val="0"/>
          <w:marBottom w:val="0"/>
          <w:divBdr>
            <w:top w:val="none" w:sz="0" w:space="0" w:color="auto"/>
            <w:left w:val="none" w:sz="0" w:space="0" w:color="auto"/>
            <w:bottom w:val="none" w:sz="0" w:space="0" w:color="auto"/>
            <w:right w:val="none" w:sz="0" w:space="0" w:color="auto"/>
          </w:divBdr>
        </w:div>
        <w:div w:id="39059631">
          <w:marLeft w:val="640"/>
          <w:marRight w:val="0"/>
          <w:marTop w:val="0"/>
          <w:marBottom w:val="0"/>
          <w:divBdr>
            <w:top w:val="none" w:sz="0" w:space="0" w:color="auto"/>
            <w:left w:val="none" w:sz="0" w:space="0" w:color="auto"/>
            <w:bottom w:val="none" w:sz="0" w:space="0" w:color="auto"/>
            <w:right w:val="none" w:sz="0" w:space="0" w:color="auto"/>
          </w:divBdr>
        </w:div>
        <w:div w:id="621502">
          <w:marLeft w:val="640"/>
          <w:marRight w:val="0"/>
          <w:marTop w:val="0"/>
          <w:marBottom w:val="0"/>
          <w:divBdr>
            <w:top w:val="none" w:sz="0" w:space="0" w:color="auto"/>
            <w:left w:val="none" w:sz="0" w:space="0" w:color="auto"/>
            <w:bottom w:val="none" w:sz="0" w:space="0" w:color="auto"/>
            <w:right w:val="none" w:sz="0" w:space="0" w:color="auto"/>
          </w:divBdr>
        </w:div>
        <w:div w:id="24601715">
          <w:marLeft w:val="640"/>
          <w:marRight w:val="0"/>
          <w:marTop w:val="0"/>
          <w:marBottom w:val="0"/>
          <w:divBdr>
            <w:top w:val="none" w:sz="0" w:space="0" w:color="auto"/>
            <w:left w:val="none" w:sz="0" w:space="0" w:color="auto"/>
            <w:bottom w:val="none" w:sz="0" w:space="0" w:color="auto"/>
            <w:right w:val="none" w:sz="0" w:space="0" w:color="auto"/>
          </w:divBdr>
        </w:div>
        <w:div w:id="1473402299">
          <w:marLeft w:val="640"/>
          <w:marRight w:val="0"/>
          <w:marTop w:val="0"/>
          <w:marBottom w:val="0"/>
          <w:divBdr>
            <w:top w:val="none" w:sz="0" w:space="0" w:color="auto"/>
            <w:left w:val="none" w:sz="0" w:space="0" w:color="auto"/>
            <w:bottom w:val="none" w:sz="0" w:space="0" w:color="auto"/>
            <w:right w:val="none" w:sz="0" w:space="0" w:color="auto"/>
          </w:divBdr>
        </w:div>
        <w:div w:id="461846174">
          <w:marLeft w:val="640"/>
          <w:marRight w:val="0"/>
          <w:marTop w:val="0"/>
          <w:marBottom w:val="0"/>
          <w:divBdr>
            <w:top w:val="none" w:sz="0" w:space="0" w:color="auto"/>
            <w:left w:val="none" w:sz="0" w:space="0" w:color="auto"/>
            <w:bottom w:val="none" w:sz="0" w:space="0" w:color="auto"/>
            <w:right w:val="none" w:sz="0" w:space="0" w:color="auto"/>
          </w:divBdr>
        </w:div>
        <w:div w:id="1273711758">
          <w:marLeft w:val="640"/>
          <w:marRight w:val="0"/>
          <w:marTop w:val="0"/>
          <w:marBottom w:val="0"/>
          <w:divBdr>
            <w:top w:val="none" w:sz="0" w:space="0" w:color="auto"/>
            <w:left w:val="none" w:sz="0" w:space="0" w:color="auto"/>
            <w:bottom w:val="none" w:sz="0" w:space="0" w:color="auto"/>
            <w:right w:val="none" w:sz="0" w:space="0" w:color="auto"/>
          </w:divBdr>
        </w:div>
        <w:div w:id="588150797">
          <w:marLeft w:val="640"/>
          <w:marRight w:val="0"/>
          <w:marTop w:val="0"/>
          <w:marBottom w:val="0"/>
          <w:divBdr>
            <w:top w:val="none" w:sz="0" w:space="0" w:color="auto"/>
            <w:left w:val="none" w:sz="0" w:space="0" w:color="auto"/>
            <w:bottom w:val="none" w:sz="0" w:space="0" w:color="auto"/>
            <w:right w:val="none" w:sz="0" w:space="0" w:color="auto"/>
          </w:divBdr>
        </w:div>
        <w:div w:id="71314654">
          <w:marLeft w:val="640"/>
          <w:marRight w:val="0"/>
          <w:marTop w:val="0"/>
          <w:marBottom w:val="0"/>
          <w:divBdr>
            <w:top w:val="none" w:sz="0" w:space="0" w:color="auto"/>
            <w:left w:val="none" w:sz="0" w:space="0" w:color="auto"/>
            <w:bottom w:val="none" w:sz="0" w:space="0" w:color="auto"/>
            <w:right w:val="none" w:sz="0" w:space="0" w:color="auto"/>
          </w:divBdr>
        </w:div>
        <w:div w:id="1365522451">
          <w:marLeft w:val="640"/>
          <w:marRight w:val="0"/>
          <w:marTop w:val="0"/>
          <w:marBottom w:val="0"/>
          <w:divBdr>
            <w:top w:val="none" w:sz="0" w:space="0" w:color="auto"/>
            <w:left w:val="none" w:sz="0" w:space="0" w:color="auto"/>
            <w:bottom w:val="none" w:sz="0" w:space="0" w:color="auto"/>
            <w:right w:val="none" w:sz="0" w:space="0" w:color="auto"/>
          </w:divBdr>
        </w:div>
        <w:div w:id="988049471">
          <w:marLeft w:val="640"/>
          <w:marRight w:val="0"/>
          <w:marTop w:val="0"/>
          <w:marBottom w:val="0"/>
          <w:divBdr>
            <w:top w:val="none" w:sz="0" w:space="0" w:color="auto"/>
            <w:left w:val="none" w:sz="0" w:space="0" w:color="auto"/>
            <w:bottom w:val="none" w:sz="0" w:space="0" w:color="auto"/>
            <w:right w:val="none" w:sz="0" w:space="0" w:color="auto"/>
          </w:divBdr>
        </w:div>
        <w:div w:id="32316907">
          <w:marLeft w:val="640"/>
          <w:marRight w:val="0"/>
          <w:marTop w:val="0"/>
          <w:marBottom w:val="0"/>
          <w:divBdr>
            <w:top w:val="none" w:sz="0" w:space="0" w:color="auto"/>
            <w:left w:val="none" w:sz="0" w:space="0" w:color="auto"/>
            <w:bottom w:val="none" w:sz="0" w:space="0" w:color="auto"/>
            <w:right w:val="none" w:sz="0" w:space="0" w:color="auto"/>
          </w:divBdr>
        </w:div>
        <w:div w:id="532688246">
          <w:marLeft w:val="640"/>
          <w:marRight w:val="0"/>
          <w:marTop w:val="0"/>
          <w:marBottom w:val="0"/>
          <w:divBdr>
            <w:top w:val="none" w:sz="0" w:space="0" w:color="auto"/>
            <w:left w:val="none" w:sz="0" w:space="0" w:color="auto"/>
            <w:bottom w:val="none" w:sz="0" w:space="0" w:color="auto"/>
            <w:right w:val="none" w:sz="0" w:space="0" w:color="auto"/>
          </w:divBdr>
        </w:div>
        <w:div w:id="850338466">
          <w:marLeft w:val="640"/>
          <w:marRight w:val="0"/>
          <w:marTop w:val="0"/>
          <w:marBottom w:val="0"/>
          <w:divBdr>
            <w:top w:val="none" w:sz="0" w:space="0" w:color="auto"/>
            <w:left w:val="none" w:sz="0" w:space="0" w:color="auto"/>
            <w:bottom w:val="none" w:sz="0" w:space="0" w:color="auto"/>
            <w:right w:val="none" w:sz="0" w:space="0" w:color="auto"/>
          </w:divBdr>
        </w:div>
        <w:div w:id="183594245">
          <w:marLeft w:val="640"/>
          <w:marRight w:val="0"/>
          <w:marTop w:val="0"/>
          <w:marBottom w:val="0"/>
          <w:divBdr>
            <w:top w:val="none" w:sz="0" w:space="0" w:color="auto"/>
            <w:left w:val="none" w:sz="0" w:space="0" w:color="auto"/>
            <w:bottom w:val="none" w:sz="0" w:space="0" w:color="auto"/>
            <w:right w:val="none" w:sz="0" w:space="0" w:color="auto"/>
          </w:divBdr>
        </w:div>
        <w:div w:id="1661420765">
          <w:marLeft w:val="640"/>
          <w:marRight w:val="0"/>
          <w:marTop w:val="0"/>
          <w:marBottom w:val="0"/>
          <w:divBdr>
            <w:top w:val="none" w:sz="0" w:space="0" w:color="auto"/>
            <w:left w:val="none" w:sz="0" w:space="0" w:color="auto"/>
            <w:bottom w:val="none" w:sz="0" w:space="0" w:color="auto"/>
            <w:right w:val="none" w:sz="0" w:space="0" w:color="auto"/>
          </w:divBdr>
        </w:div>
        <w:div w:id="1058675343">
          <w:marLeft w:val="640"/>
          <w:marRight w:val="0"/>
          <w:marTop w:val="0"/>
          <w:marBottom w:val="0"/>
          <w:divBdr>
            <w:top w:val="none" w:sz="0" w:space="0" w:color="auto"/>
            <w:left w:val="none" w:sz="0" w:space="0" w:color="auto"/>
            <w:bottom w:val="none" w:sz="0" w:space="0" w:color="auto"/>
            <w:right w:val="none" w:sz="0" w:space="0" w:color="auto"/>
          </w:divBdr>
        </w:div>
        <w:div w:id="1590190038">
          <w:marLeft w:val="640"/>
          <w:marRight w:val="0"/>
          <w:marTop w:val="0"/>
          <w:marBottom w:val="0"/>
          <w:divBdr>
            <w:top w:val="none" w:sz="0" w:space="0" w:color="auto"/>
            <w:left w:val="none" w:sz="0" w:space="0" w:color="auto"/>
            <w:bottom w:val="none" w:sz="0" w:space="0" w:color="auto"/>
            <w:right w:val="none" w:sz="0" w:space="0" w:color="auto"/>
          </w:divBdr>
        </w:div>
        <w:div w:id="1409617592">
          <w:marLeft w:val="640"/>
          <w:marRight w:val="0"/>
          <w:marTop w:val="0"/>
          <w:marBottom w:val="0"/>
          <w:divBdr>
            <w:top w:val="none" w:sz="0" w:space="0" w:color="auto"/>
            <w:left w:val="none" w:sz="0" w:space="0" w:color="auto"/>
            <w:bottom w:val="none" w:sz="0" w:space="0" w:color="auto"/>
            <w:right w:val="none" w:sz="0" w:space="0" w:color="auto"/>
          </w:divBdr>
        </w:div>
        <w:div w:id="1737123296">
          <w:marLeft w:val="640"/>
          <w:marRight w:val="0"/>
          <w:marTop w:val="0"/>
          <w:marBottom w:val="0"/>
          <w:divBdr>
            <w:top w:val="none" w:sz="0" w:space="0" w:color="auto"/>
            <w:left w:val="none" w:sz="0" w:space="0" w:color="auto"/>
            <w:bottom w:val="none" w:sz="0" w:space="0" w:color="auto"/>
            <w:right w:val="none" w:sz="0" w:space="0" w:color="auto"/>
          </w:divBdr>
        </w:div>
        <w:div w:id="899052739">
          <w:marLeft w:val="640"/>
          <w:marRight w:val="0"/>
          <w:marTop w:val="0"/>
          <w:marBottom w:val="0"/>
          <w:divBdr>
            <w:top w:val="none" w:sz="0" w:space="0" w:color="auto"/>
            <w:left w:val="none" w:sz="0" w:space="0" w:color="auto"/>
            <w:bottom w:val="none" w:sz="0" w:space="0" w:color="auto"/>
            <w:right w:val="none" w:sz="0" w:space="0" w:color="auto"/>
          </w:divBdr>
        </w:div>
        <w:div w:id="1589345708">
          <w:marLeft w:val="640"/>
          <w:marRight w:val="0"/>
          <w:marTop w:val="0"/>
          <w:marBottom w:val="0"/>
          <w:divBdr>
            <w:top w:val="none" w:sz="0" w:space="0" w:color="auto"/>
            <w:left w:val="none" w:sz="0" w:space="0" w:color="auto"/>
            <w:bottom w:val="none" w:sz="0" w:space="0" w:color="auto"/>
            <w:right w:val="none" w:sz="0" w:space="0" w:color="auto"/>
          </w:divBdr>
        </w:div>
        <w:div w:id="1072697544">
          <w:marLeft w:val="640"/>
          <w:marRight w:val="0"/>
          <w:marTop w:val="0"/>
          <w:marBottom w:val="0"/>
          <w:divBdr>
            <w:top w:val="none" w:sz="0" w:space="0" w:color="auto"/>
            <w:left w:val="none" w:sz="0" w:space="0" w:color="auto"/>
            <w:bottom w:val="none" w:sz="0" w:space="0" w:color="auto"/>
            <w:right w:val="none" w:sz="0" w:space="0" w:color="auto"/>
          </w:divBdr>
        </w:div>
        <w:div w:id="376705350">
          <w:marLeft w:val="640"/>
          <w:marRight w:val="0"/>
          <w:marTop w:val="0"/>
          <w:marBottom w:val="0"/>
          <w:divBdr>
            <w:top w:val="none" w:sz="0" w:space="0" w:color="auto"/>
            <w:left w:val="none" w:sz="0" w:space="0" w:color="auto"/>
            <w:bottom w:val="none" w:sz="0" w:space="0" w:color="auto"/>
            <w:right w:val="none" w:sz="0" w:space="0" w:color="auto"/>
          </w:divBdr>
        </w:div>
        <w:div w:id="2037609139">
          <w:marLeft w:val="640"/>
          <w:marRight w:val="0"/>
          <w:marTop w:val="0"/>
          <w:marBottom w:val="0"/>
          <w:divBdr>
            <w:top w:val="none" w:sz="0" w:space="0" w:color="auto"/>
            <w:left w:val="none" w:sz="0" w:space="0" w:color="auto"/>
            <w:bottom w:val="none" w:sz="0" w:space="0" w:color="auto"/>
            <w:right w:val="none" w:sz="0" w:space="0" w:color="auto"/>
          </w:divBdr>
        </w:div>
        <w:div w:id="1405250987">
          <w:marLeft w:val="640"/>
          <w:marRight w:val="0"/>
          <w:marTop w:val="0"/>
          <w:marBottom w:val="0"/>
          <w:divBdr>
            <w:top w:val="none" w:sz="0" w:space="0" w:color="auto"/>
            <w:left w:val="none" w:sz="0" w:space="0" w:color="auto"/>
            <w:bottom w:val="none" w:sz="0" w:space="0" w:color="auto"/>
            <w:right w:val="none" w:sz="0" w:space="0" w:color="auto"/>
          </w:divBdr>
        </w:div>
        <w:div w:id="1313408046">
          <w:marLeft w:val="640"/>
          <w:marRight w:val="0"/>
          <w:marTop w:val="0"/>
          <w:marBottom w:val="0"/>
          <w:divBdr>
            <w:top w:val="none" w:sz="0" w:space="0" w:color="auto"/>
            <w:left w:val="none" w:sz="0" w:space="0" w:color="auto"/>
            <w:bottom w:val="none" w:sz="0" w:space="0" w:color="auto"/>
            <w:right w:val="none" w:sz="0" w:space="0" w:color="auto"/>
          </w:divBdr>
        </w:div>
        <w:div w:id="1002197084">
          <w:marLeft w:val="640"/>
          <w:marRight w:val="0"/>
          <w:marTop w:val="0"/>
          <w:marBottom w:val="0"/>
          <w:divBdr>
            <w:top w:val="none" w:sz="0" w:space="0" w:color="auto"/>
            <w:left w:val="none" w:sz="0" w:space="0" w:color="auto"/>
            <w:bottom w:val="none" w:sz="0" w:space="0" w:color="auto"/>
            <w:right w:val="none" w:sz="0" w:space="0" w:color="auto"/>
          </w:divBdr>
        </w:div>
        <w:div w:id="1020008272">
          <w:marLeft w:val="640"/>
          <w:marRight w:val="0"/>
          <w:marTop w:val="0"/>
          <w:marBottom w:val="0"/>
          <w:divBdr>
            <w:top w:val="none" w:sz="0" w:space="0" w:color="auto"/>
            <w:left w:val="none" w:sz="0" w:space="0" w:color="auto"/>
            <w:bottom w:val="none" w:sz="0" w:space="0" w:color="auto"/>
            <w:right w:val="none" w:sz="0" w:space="0" w:color="auto"/>
          </w:divBdr>
        </w:div>
        <w:div w:id="348721635">
          <w:marLeft w:val="640"/>
          <w:marRight w:val="0"/>
          <w:marTop w:val="0"/>
          <w:marBottom w:val="0"/>
          <w:divBdr>
            <w:top w:val="none" w:sz="0" w:space="0" w:color="auto"/>
            <w:left w:val="none" w:sz="0" w:space="0" w:color="auto"/>
            <w:bottom w:val="none" w:sz="0" w:space="0" w:color="auto"/>
            <w:right w:val="none" w:sz="0" w:space="0" w:color="auto"/>
          </w:divBdr>
        </w:div>
        <w:div w:id="742525953">
          <w:marLeft w:val="640"/>
          <w:marRight w:val="0"/>
          <w:marTop w:val="0"/>
          <w:marBottom w:val="0"/>
          <w:divBdr>
            <w:top w:val="none" w:sz="0" w:space="0" w:color="auto"/>
            <w:left w:val="none" w:sz="0" w:space="0" w:color="auto"/>
            <w:bottom w:val="none" w:sz="0" w:space="0" w:color="auto"/>
            <w:right w:val="none" w:sz="0" w:space="0" w:color="auto"/>
          </w:divBdr>
        </w:div>
        <w:div w:id="2134790851">
          <w:marLeft w:val="640"/>
          <w:marRight w:val="0"/>
          <w:marTop w:val="0"/>
          <w:marBottom w:val="0"/>
          <w:divBdr>
            <w:top w:val="none" w:sz="0" w:space="0" w:color="auto"/>
            <w:left w:val="none" w:sz="0" w:space="0" w:color="auto"/>
            <w:bottom w:val="none" w:sz="0" w:space="0" w:color="auto"/>
            <w:right w:val="none" w:sz="0" w:space="0" w:color="auto"/>
          </w:divBdr>
        </w:div>
        <w:div w:id="2045327207">
          <w:marLeft w:val="640"/>
          <w:marRight w:val="0"/>
          <w:marTop w:val="0"/>
          <w:marBottom w:val="0"/>
          <w:divBdr>
            <w:top w:val="none" w:sz="0" w:space="0" w:color="auto"/>
            <w:left w:val="none" w:sz="0" w:space="0" w:color="auto"/>
            <w:bottom w:val="none" w:sz="0" w:space="0" w:color="auto"/>
            <w:right w:val="none" w:sz="0" w:space="0" w:color="auto"/>
          </w:divBdr>
        </w:div>
        <w:div w:id="1009606077">
          <w:marLeft w:val="640"/>
          <w:marRight w:val="0"/>
          <w:marTop w:val="0"/>
          <w:marBottom w:val="0"/>
          <w:divBdr>
            <w:top w:val="none" w:sz="0" w:space="0" w:color="auto"/>
            <w:left w:val="none" w:sz="0" w:space="0" w:color="auto"/>
            <w:bottom w:val="none" w:sz="0" w:space="0" w:color="auto"/>
            <w:right w:val="none" w:sz="0" w:space="0" w:color="auto"/>
          </w:divBdr>
        </w:div>
        <w:div w:id="1558661251">
          <w:marLeft w:val="640"/>
          <w:marRight w:val="0"/>
          <w:marTop w:val="0"/>
          <w:marBottom w:val="0"/>
          <w:divBdr>
            <w:top w:val="none" w:sz="0" w:space="0" w:color="auto"/>
            <w:left w:val="none" w:sz="0" w:space="0" w:color="auto"/>
            <w:bottom w:val="none" w:sz="0" w:space="0" w:color="auto"/>
            <w:right w:val="none" w:sz="0" w:space="0" w:color="auto"/>
          </w:divBdr>
        </w:div>
        <w:div w:id="779177835">
          <w:marLeft w:val="640"/>
          <w:marRight w:val="0"/>
          <w:marTop w:val="0"/>
          <w:marBottom w:val="0"/>
          <w:divBdr>
            <w:top w:val="none" w:sz="0" w:space="0" w:color="auto"/>
            <w:left w:val="none" w:sz="0" w:space="0" w:color="auto"/>
            <w:bottom w:val="none" w:sz="0" w:space="0" w:color="auto"/>
            <w:right w:val="none" w:sz="0" w:space="0" w:color="auto"/>
          </w:divBdr>
        </w:div>
        <w:div w:id="975524070">
          <w:marLeft w:val="640"/>
          <w:marRight w:val="0"/>
          <w:marTop w:val="0"/>
          <w:marBottom w:val="0"/>
          <w:divBdr>
            <w:top w:val="none" w:sz="0" w:space="0" w:color="auto"/>
            <w:left w:val="none" w:sz="0" w:space="0" w:color="auto"/>
            <w:bottom w:val="none" w:sz="0" w:space="0" w:color="auto"/>
            <w:right w:val="none" w:sz="0" w:space="0" w:color="auto"/>
          </w:divBdr>
        </w:div>
        <w:div w:id="618688972">
          <w:marLeft w:val="640"/>
          <w:marRight w:val="0"/>
          <w:marTop w:val="0"/>
          <w:marBottom w:val="0"/>
          <w:divBdr>
            <w:top w:val="none" w:sz="0" w:space="0" w:color="auto"/>
            <w:left w:val="none" w:sz="0" w:space="0" w:color="auto"/>
            <w:bottom w:val="none" w:sz="0" w:space="0" w:color="auto"/>
            <w:right w:val="none" w:sz="0" w:space="0" w:color="auto"/>
          </w:divBdr>
        </w:div>
      </w:divsChild>
    </w:div>
    <w:div w:id="1074740972">
      <w:marLeft w:val="480"/>
      <w:marRight w:val="0"/>
      <w:marTop w:val="0"/>
      <w:marBottom w:val="0"/>
      <w:divBdr>
        <w:top w:val="none" w:sz="0" w:space="0" w:color="auto"/>
        <w:left w:val="none" w:sz="0" w:space="0" w:color="auto"/>
        <w:bottom w:val="none" w:sz="0" w:space="0" w:color="auto"/>
        <w:right w:val="none" w:sz="0" w:space="0" w:color="auto"/>
      </w:divBdr>
    </w:div>
    <w:div w:id="1075664517">
      <w:bodyDiv w:val="1"/>
      <w:marLeft w:val="0"/>
      <w:marRight w:val="0"/>
      <w:marTop w:val="0"/>
      <w:marBottom w:val="0"/>
      <w:divBdr>
        <w:top w:val="none" w:sz="0" w:space="0" w:color="auto"/>
        <w:left w:val="none" w:sz="0" w:space="0" w:color="auto"/>
        <w:bottom w:val="none" w:sz="0" w:space="0" w:color="auto"/>
        <w:right w:val="none" w:sz="0" w:space="0" w:color="auto"/>
      </w:divBdr>
      <w:divsChild>
        <w:div w:id="1407262846">
          <w:marLeft w:val="640"/>
          <w:marRight w:val="0"/>
          <w:marTop w:val="0"/>
          <w:marBottom w:val="0"/>
          <w:divBdr>
            <w:top w:val="none" w:sz="0" w:space="0" w:color="auto"/>
            <w:left w:val="none" w:sz="0" w:space="0" w:color="auto"/>
            <w:bottom w:val="none" w:sz="0" w:space="0" w:color="auto"/>
            <w:right w:val="none" w:sz="0" w:space="0" w:color="auto"/>
          </w:divBdr>
        </w:div>
        <w:div w:id="1299913487">
          <w:marLeft w:val="640"/>
          <w:marRight w:val="0"/>
          <w:marTop w:val="0"/>
          <w:marBottom w:val="0"/>
          <w:divBdr>
            <w:top w:val="none" w:sz="0" w:space="0" w:color="auto"/>
            <w:left w:val="none" w:sz="0" w:space="0" w:color="auto"/>
            <w:bottom w:val="none" w:sz="0" w:space="0" w:color="auto"/>
            <w:right w:val="none" w:sz="0" w:space="0" w:color="auto"/>
          </w:divBdr>
        </w:div>
        <w:div w:id="985285223">
          <w:marLeft w:val="640"/>
          <w:marRight w:val="0"/>
          <w:marTop w:val="0"/>
          <w:marBottom w:val="0"/>
          <w:divBdr>
            <w:top w:val="none" w:sz="0" w:space="0" w:color="auto"/>
            <w:left w:val="none" w:sz="0" w:space="0" w:color="auto"/>
            <w:bottom w:val="none" w:sz="0" w:space="0" w:color="auto"/>
            <w:right w:val="none" w:sz="0" w:space="0" w:color="auto"/>
          </w:divBdr>
        </w:div>
        <w:div w:id="730228857">
          <w:marLeft w:val="640"/>
          <w:marRight w:val="0"/>
          <w:marTop w:val="0"/>
          <w:marBottom w:val="0"/>
          <w:divBdr>
            <w:top w:val="none" w:sz="0" w:space="0" w:color="auto"/>
            <w:left w:val="none" w:sz="0" w:space="0" w:color="auto"/>
            <w:bottom w:val="none" w:sz="0" w:space="0" w:color="auto"/>
            <w:right w:val="none" w:sz="0" w:space="0" w:color="auto"/>
          </w:divBdr>
        </w:div>
        <w:div w:id="1387333157">
          <w:marLeft w:val="640"/>
          <w:marRight w:val="0"/>
          <w:marTop w:val="0"/>
          <w:marBottom w:val="0"/>
          <w:divBdr>
            <w:top w:val="none" w:sz="0" w:space="0" w:color="auto"/>
            <w:left w:val="none" w:sz="0" w:space="0" w:color="auto"/>
            <w:bottom w:val="none" w:sz="0" w:space="0" w:color="auto"/>
            <w:right w:val="none" w:sz="0" w:space="0" w:color="auto"/>
          </w:divBdr>
        </w:div>
        <w:div w:id="1728451823">
          <w:marLeft w:val="640"/>
          <w:marRight w:val="0"/>
          <w:marTop w:val="0"/>
          <w:marBottom w:val="0"/>
          <w:divBdr>
            <w:top w:val="none" w:sz="0" w:space="0" w:color="auto"/>
            <w:left w:val="none" w:sz="0" w:space="0" w:color="auto"/>
            <w:bottom w:val="none" w:sz="0" w:space="0" w:color="auto"/>
            <w:right w:val="none" w:sz="0" w:space="0" w:color="auto"/>
          </w:divBdr>
        </w:div>
        <w:div w:id="1963609928">
          <w:marLeft w:val="640"/>
          <w:marRight w:val="0"/>
          <w:marTop w:val="0"/>
          <w:marBottom w:val="0"/>
          <w:divBdr>
            <w:top w:val="none" w:sz="0" w:space="0" w:color="auto"/>
            <w:left w:val="none" w:sz="0" w:space="0" w:color="auto"/>
            <w:bottom w:val="none" w:sz="0" w:space="0" w:color="auto"/>
            <w:right w:val="none" w:sz="0" w:space="0" w:color="auto"/>
          </w:divBdr>
        </w:div>
        <w:div w:id="1188374690">
          <w:marLeft w:val="640"/>
          <w:marRight w:val="0"/>
          <w:marTop w:val="0"/>
          <w:marBottom w:val="0"/>
          <w:divBdr>
            <w:top w:val="none" w:sz="0" w:space="0" w:color="auto"/>
            <w:left w:val="none" w:sz="0" w:space="0" w:color="auto"/>
            <w:bottom w:val="none" w:sz="0" w:space="0" w:color="auto"/>
            <w:right w:val="none" w:sz="0" w:space="0" w:color="auto"/>
          </w:divBdr>
        </w:div>
        <w:div w:id="425855711">
          <w:marLeft w:val="640"/>
          <w:marRight w:val="0"/>
          <w:marTop w:val="0"/>
          <w:marBottom w:val="0"/>
          <w:divBdr>
            <w:top w:val="none" w:sz="0" w:space="0" w:color="auto"/>
            <w:left w:val="none" w:sz="0" w:space="0" w:color="auto"/>
            <w:bottom w:val="none" w:sz="0" w:space="0" w:color="auto"/>
            <w:right w:val="none" w:sz="0" w:space="0" w:color="auto"/>
          </w:divBdr>
        </w:div>
        <w:div w:id="799344488">
          <w:marLeft w:val="640"/>
          <w:marRight w:val="0"/>
          <w:marTop w:val="0"/>
          <w:marBottom w:val="0"/>
          <w:divBdr>
            <w:top w:val="none" w:sz="0" w:space="0" w:color="auto"/>
            <w:left w:val="none" w:sz="0" w:space="0" w:color="auto"/>
            <w:bottom w:val="none" w:sz="0" w:space="0" w:color="auto"/>
            <w:right w:val="none" w:sz="0" w:space="0" w:color="auto"/>
          </w:divBdr>
        </w:div>
        <w:div w:id="177938238">
          <w:marLeft w:val="640"/>
          <w:marRight w:val="0"/>
          <w:marTop w:val="0"/>
          <w:marBottom w:val="0"/>
          <w:divBdr>
            <w:top w:val="none" w:sz="0" w:space="0" w:color="auto"/>
            <w:left w:val="none" w:sz="0" w:space="0" w:color="auto"/>
            <w:bottom w:val="none" w:sz="0" w:space="0" w:color="auto"/>
            <w:right w:val="none" w:sz="0" w:space="0" w:color="auto"/>
          </w:divBdr>
        </w:div>
        <w:div w:id="1999259816">
          <w:marLeft w:val="640"/>
          <w:marRight w:val="0"/>
          <w:marTop w:val="0"/>
          <w:marBottom w:val="0"/>
          <w:divBdr>
            <w:top w:val="none" w:sz="0" w:space="0" w:color="auto"/>
            <w:left w:val="none" w:sz="0" w:space="0" w:color="auto"/>
            <w:bottom w:val="none" w:sz="0" w:space="0" w:color="auto"/>
            <w:right w:val="none" w:sz="0" w:space="0" w:color="auto"/>
          </w:divBdr>
        </w:div>
        <w:div w:id="966424529">
          <w:marLeft w:val="640"/>
          <w:marRight w:val="0"/>
          <w:marTop w:val="0"/>
          <w:marBottom w:val="0"/>
          <w:divBdr>
            <w:top w:val="none" w:sz="0" w:space="0" w:color="auto"/>
            <w:left w:val="none" w:sz="0" w:space="0" w:color="auto"/>
            <w:bottom w:val="none" w:sz="0" w:space="0" w:color="auto"/>
            <w:right w:val="none" w:sz="0" w:space="0" w:color="auto"/>
          </w:divBdr>
        </w:div>
        <w:div w:id="1347172857">
          <w:marLeft w:val="640"/>
          <w:marRight w:val="0"/>
          <w:marTop w:val="0"/>
          <w:marBottom w:val="0"/>
          <w:divBdr>
            <w:top w:val="none" w:sz="0" w:space="0" w:color="auto"/>
            <w:left w:val="none" w:sz="0" w:space="0" w:color="auto"/>
            <w:bottom w:val="none" w:sz="0" w:space="0" w:color="auto"/>
            <w:right w:val="none" w:sz="0" w:space="0" w:color="auto"/>
          </w:divBdr>
        </w:div>
        <w:div w:id="2124836862">
          <w:marLeft w:val="640"/>
          <w:marRight w:val="0"/>
          <w:marTop w:val="0"/>
          <w:marBottom w:val="0"/>
          <w:divBdr>
            <w:top w:val="none" w:sz="0" w:space="0" w:color="auto"/>
            <w:left w:val="none" w:sz="0" w:space="0" w:color="auto"/>
            <w:bottom w:val="none" w:sz="0" w:space="0" w:color="auto"/>
            <w:right w:val="none" w:sz="0" w:space="0" w:color="auto"/>
          </w:divBdr>
        </w:div>
        <w:div w:id="2052146464">
          <w:marLeft w:val="640"/>
          <w:marRight w:val="0"/>
          <w:marTop w:val="0"/>
          <w:marBottom w:val="0"/>
          <w:divBdr>
            <w:top w:val="none" w:sz="0" w:space="0" w:color="auto"/>
            <w:left w:val="none" w:sz="0" w:space="0" w:color="auto"/>
            <w:bottom w:val="none" w:sz="0" w:space="0" w:color="auto"/>
            <w:right w:val="none" w:sz="0" w:space="0" w:color="auto"/>
          </w:divBdr>
        </w:div>
        <w:div w:id="1756517281">
          <w:marLeft w:val="640"/>
          <w:marRight w:val="0"/>
          <w:marTop w:val="0"/>
          <w:marBottom w:val="0"/>
          <w:divBdr>
            <w:top w:val="none" w:sz="0" w:space="0" w:color="auto"/>
            <w:left w:val="none" w:sz="0" w:space="0" w:color="auto"/>
            <w:bottom w:val="none" w:sz="0" w:space="0" w:color="auto"/>
            <w:right w:val="none" w:sz="0" w:space="0" w:color="auto"/>
          </w:divBdr>
        </w:div>
        <w:div w:id="1673876772">
          <w:marLeft w:val="640"/>
          <w:marRight w:val="0"/>
          <w:marTop w:val="0"/>
          <w:marBottom w:val="0"/>
          <w:divBdr>
            <w:top w:val="none" w:sz="0" w:space="0" w:color="auto"/>
            <w:left w:val="none" w:sz="0" w:space="0" w:color="auto"/>
            <w:bottom w:val="none" w:sz="0" w:space="0" w:color="auto"/>
            <w:right w:val="none" w:sz="0" w:space="0" w:color="auto"/>
          </w:divBdr>
        </w:div>
        <w:div w:id="594634019">
          <w:marLeft w:val="640"/>
          <w:marRight w:val="0"/>
          <w:marTop w:val="0"/>
          <w:marBottom w:val="0"/>
          <w:divBdr>
            <w:top w:val="none" w:sz="0" w:space="0" w:color="auto"/>
            <w:left w:val="none" w:sz="0" w:space="0" w:color="auto"/>
            <w:bottom w:val="none" w:sz="0" w:space="0" w:color="auto"/>
            <w:right w:val="none" w:sz="0" w:space="0" w:color="auto"/>
          </w:divBdr>
        </w:div>
        <w:div w:id="567108747">
          <w:marLeft w:val="640"/>
          <w:marRight w:val="0"/>
          <w:marTop w:val="0"/>
          <w:marBottom w:val="0"/>
          <w:divBdr>
            <w:top w:val="none" w:sz="0" w:space="0" w:color="auto"/>
            <w:left w:val="none" w:sz="0" w:space="0" w:color="auto"/>
            <w:bottom w:val="none" w:sz="0" w:space="0" w:color="auto"/>
            <w:right w:val="none" w:sz="0" w:space="0" w:color="auto"/>
          </w:divBdr>
        </w:div>
        <w:div w:id="1284576298">
          <w:marLeft w:val="640"/>
          <w:marRight w:val="0"/>
          <w:marTop w:val="0"/>
          <w:marBottom w:val="0"/>
          <w:divBdr>
            <w:top w:val="none" w:sz="0" w:space="0" w:color="auto"/>
            <w:left w:val="none" w:sz="0" w:space="0" w:color="auto"/>
            <w:bottom w:val="none" w:sz="0" w:space="0" w:color="auto"/>
            <w:right w:val="none" w:sz="0" w:space="0" w:color="auto"/>
          </w:divBdr>
        </w:div>
        <w:div w:id="1508867741">
          <w:marLeft w:val="640"/>
          <w:marRight w:val="0"/>
          <w:marTop w:val="0"/>
          <w:marBottom w:val="0"/>
          <w:divBdr>
            <w:top w:val="none" w:sz="0" w:space="0" w:color="auto"/>
            <w:left w:val="none" w:sz="0" w:space="0" w:color="auto"/>
            <w:bottom w:val="none" w:sz="0" w:space="0" w:color="auto"/>
            <w:right w:val="none" w:sz="0" w:space="0" w:color="auto"/>
          </w:divBdr>
        </w:div>
        <w:div w:id="1059285280">
          <w:marLeft w:val="640"/>
          <w:marRight w:val="0"/>
          <w:marTop w:val="0"/>
          <w:marBottom w:val="0"/>
          <w:divBdr>
            <w:top w:val="none" w:sz="0" w:space="0" w:color="auto"/>
            <w:left w:val="none" w:sz="0" w:space="0" w:color="auto"/>
            <w:bottom w:val="none" w:sz="0" w:space="0" w:color="auto"/>
            <w:right w:val="none" w:sz="0" w:space="0" w:color="auto"/>
          </w:divBdr>
        </w:div>
        <w:div w:id="1766195984">
          <w:marLeft w:val="640"/>
          <w:marRight w:val="0"/>
          <w:marTop w:val="0"/>
          <w:marBottom w:val="0"/>
          <w:divBdr>
            <w:top w:val="none" w:sz="0" w:space="0" w:color="auto"/>
            <w:left w:val="none" w:sz="0" w:space="0" w:color="auto"/>
            <w:bottom w:val="none" w:sz="0" w:space="0" w:color="auto"/>
            <w:right w:val="none" w:sz="0" w:space="0" w:color="auto"/>
          </w:divBdr>
        </w:div>
        <w:div w:id="633681421">
          <w:marLeft w:val="640"/>
          <w:marRight w:val="0"/>
          <w:marTop w:val="0"/>
          <w:marBottom w:val="0"/>
          <w:divBdr>
            <w:top w:val="none" w:sz="0" w:space="0" w:color="auto"/>
            <w:left w:val="none" w:sz="0" w:space="0" w:color="auto"/>
            <w:bottom w:val="none" w:sz="0" w:space="0" w:color="auto"/>
            <w:right w:val="none" w:sz="0" w:space="0" w:color="auto"/>
          </w:divBdr>
        </w:div>
        <w:div w:id="121777220">
          <w:marLeft w:val="640"/>
          <w:marRight w:val="0"/>
          <w:marTop w:val="0"/>
          <w:marBottom w:val="0"/>
          <w:divBdr>
            <w:top w:val="none" w:sz="0" w:space="0" w:color="auto"/>
            <w:left w:val="none" w:sz="0" w:space="0" w:color="auto"/>
            <w:bottom w:val="none" w:sz="0" w:space="0" w:color="auto"/>
            <w:right w:val="none" w:sz="0" w:space="0" w:color="auto"/>
          </w:divBdr>
        </w:div>
        <w:div w:id="235826581">
          <w:marLeft w:val="640"/>
          <w:marRight w:val="0"/>
          <w:marTop w:val="0"/>
          <w:marBottom w:val="0"/>
          <w:divBdr>
            <w:top w:val="none" w:sz="0" w:space="0" w:color="auto"/>
            <w:left w:val="none" w:sz="0" w:space="0" w:color="auto"/>
            <w:bottom w:val="none" w:sz="0" w:space="0" w:color="auto"/>
            <w:right w:val="none" w:sz="0" w:space="0" w:color="auto"/>
          </w:divBdr>
        </w:div>
        <w:div w:id="1143619558">
          <w:marLeft w:val="640"/>
          <w:marRight w:val="0"/>
          <w:marTop w:val="0"/>
          <w:marBottom w:val="0"/>
          <w:divBdr>
            <w:top w:val="none" w:sz="0" w:space="0" w:color="auto"/>
            <w:left w:val="none" w:sz="0" w:space="0" w:color="auto"/>
            <w:bottom w:val="none" w:sz="0" w:space="0" w:color="auto"/>
            <w:right w:val="none" w:sz="0" w:space="0" w:color="auto"/>
          </w:divBdr>
        </w:div>
        <w:div w:id="1629816370">
          <w:marLeft w:val="640"/>
          <w:marRight w:val="0"/>
          <w:marTop w:val="0"/>
          <w:marBottom w:val="0"/>
          <w:divBdr>
            <w:top w:val="none" w:sz="0" w:space="0" w:color="auto"/>
            <w:left w:val="none" w:sz="0" w:space="0" w:color="auto"/>
            <w:bottom w:val="none" w:sz="0" w:space="0" w:color="auto"/>
            <w:right w:val="none" w:sz="0" w:space="0" w:color="auto"/>
          </w:divBdr>
        </w:div>
        <w:div w:id="113141196">
          <w:marLeft w:val="640"/>
          <w:marRight w:val="0"/>
          <w:marTop w:val="0"/>
          <w:marBottom w:val="0"/>
          <w:divBdr>
            <w:top w:val="none" w:sz="0" w:space="0" w:color="auto"/>
            <w:left w:val="none" w:sz="0" w:space="0" w:color="auto"/>
            <w:bottom w:val="none" w:sz="0" w:space="0" w:color="auto"/>
            <w:right w:val="none" w:sz="0" w:space="0" w:color="auto"/>
          </w:divBdr>
        </w:div>
        <w:div w:id="853494821">
          <w:marLeft w:val="640"/>
          <w:marRight w:val="0"/>
          <w:marTop w:val="0"/>
          <w:marBottom w:val="0"/>
          <w:divBdr>
            <w:top w:val="none" w:sz="0" w:space="0" w:color="auto"/>
            <w:left w:val="none" w:sz="0" w:space="0" w:color="auto"/>
            <w:bottom w:val="none" w:sz="0" w:space="0" w:color="auto"/>
            <w:right w:val="none" w:sz="0" w:space="0" w:color="auto"/>
          </w:divBdr>
        </w:div>
        <w:div w:id="2003847410">
          <w:marLeft w:val="640"/>
          <w:marRight w:val="0"/>
          <w:marTop w:val="0"/>
          <w:marBottom w:val="0"/>
          <w:divBdr>
            <w:top w:val="none" w:sz="0" w:space="0" w:color="auto"/>
            <w:left w:val="none" w:sz="0" w:space="0" w:color="auto"/>
            <w:bottom w:val="none" w:sz="0" w:space="0" w:color="auto"/>
            <w:right w:val="none" w:sz="0" w:space="0" w:color="auto"/>
          </w:divBdr>
        </w:div>
        <w:div w:id="400099313">
          <w:marLeft w:val="640"/>
          <w:marRight w:val="0"/>
          <w:marTop w:val="0"/>
          <w:marBottom w:val="0"/>
          <w:divBdr>
            <w:top w:val="none" w:sz="0" w:space="0" w:color="auto"/>
            <w:left w:val="none" w:sz="0" w:space="0" w:color="auto"/>
            <w:bottom w:val="none" w:sz="0" w:space="0" w:color="auto"/>
            <w:right w:val="none" w:sz="0" w:space="0" w:color="auto"/>
          </w:divBdr>
        </w:div>
        <w:div w:id="886724096">
          <w:marLeft w:val="640"/>
          <w:marRight w:val="0"/>
          <w:marTop w:val="0"/>
          <w:marBottom w:val="0"/>
          <w:divBdr>
            <w:top w:val="none" w:sz="0" w:space="0" w:color="auto"/>
            <w:left w:val="none" w:sz="0" w:space="0" w:color="auto"/>
            <w:bottom w:val="none" w:sz="0" w:space="0" w:color="auto"/>
            <w:right w:val="none" w:sz="0" w:space="0" w:color="auto"/>
          </w:divBdr>
        </w:div>
        <w:div w:id="288315563">
          <w:marLeft w:val="640"/>
          <w:marRight w:val="0"/>
          <w:marTop w:val="0"/>
          <w:marBottom w:val="0"/>
          <w:divBdr>
            <w:top w:val="none" w:sz="0" w:space="0" w:color="auto"/>
            <w:left w:val="none" w:sz="0" w:space="0" w:color="auto"/>
            <w:bottom w:val="none" w:sz="0" w:space="0" w:color="auto"/>
            <w:right w:val="none" w:sz="0" w:space="0" w:color="auto"/>
          </w:divBdr>
        </w:div>
        <w:div w:id="1594822423">
          <w:marLeft w:val="640"/>
          <w:marRight w:val="0"/>
          <w:marTop w:val="0"/>
          <w:marBottom w:val="0"/>
          <w:divBdr>
            <w:top w:val="none" w:sz="0" w:space="0" w:color="auto"/>
            <w:left w:val="none" w:sz="0" w:space="0" w:color="auto"/>
            <w:bottom w:val="none" w:sz="0" w:space="0" w:color="auto"/>
            <w:right w:val="none" w:sz="0" w:space="0" w:color="auto"/>
          </w:divBdr>
        </w:div>
        <w:div w:id="744763108">
          <w:marLeft w:val="640"/>
          <w:marRight w:val="0"/>
          <w:marTop w:val="0"/>
          <w:marBottom w:val="0"/>
          <w:divBdr>
            <w:top w:val="none" w:sz="0" w:space="0" w:color="auto"/>
            <w:left w:val="none" w:sz="0" w:space="0" w:color="auto"/>
            <w:bottom w:val="none" w:sz="0" w:space="0" w:color="auto"/>
            <w:right w:val="none" w:sz="0" w:space="0" w:color="auto"/>
          </w:divBdr>
        </w:div>
        <w:div w:id="634261660">
          <w:marLeft w:val="640"/>
          <w:marRight w:val="0"/>
          <w:marTop w:val="0"/>
          <w:marBottom w:val="0"/>
          <w:divBdr>
            <w:top w:val="none" w:sz="0" w:space="0" w:color="auto"/>
            <w:left w:val="none" w:sz="0" w:space="0" w:color="auto"/>
            <w:bottom w:val="none" w:sz="0" w:space="0" w:color="auto"/>
            <w:right w:val="none" w:sz="0" w:space="0" w:color="auto"/>
          </w:divBdr>
        </w:div>
        <w:div w:id="827870059">
          <w:marLeft w:val="640"/>
          <w:marRight w:val="0"/>
          <w:marTop w:val="0"/>
          <w:marBottom w:val="0"/>
          <w:divBdr>
            <w:top w:val="none" w:sz="0" w:space="0" w:color="auto"/>
            <w:left w:val="none" w:sz="0" w:space="0" w:color="auto"/>
            <w:bottom w:val="none" w:sz="0" w:space="0" w:color="auto"/>
            <w:right w:val="none" w:sz="0" w:space="0" w:color="auto"/>
          </w:divBdr>
        </w:div>
        <w:div w:id="1478762952">
          <w:marLeft w:val="640"/>
          <w:marRight w:val="0"/>
          <w:marTop w:val="0"/>
          <w:marBottom w:val="0"/>
          <w:divBdr>
            <w:top w:val="none" w:sz="0" w:space="0" w:color="auto"/>
            <w:left w:val="none" w:sz="0" w:space="0" w:color="auto"/>
            <w:bottom w:val="none" w:sz="0" w:space="0" w:color="auto"/>
            <w:right w:val="none" w:sz="0" w:space="0" w:color="auto"/>
          </w:divBdr>
        </w:div>
        <w:div w:id="1851673225">
          <w:marLeft w:val="640"/>
          <w:marRight w:val="0"/>
          <w:marTop w:val="0"/>
          <w:marBottom w:val="0"/>
          <w:divBdr>
            <w:top w:val="none" w:sz="0" w:space="0" w:color="auto"/>
            <w:left w:val="none" w:sz="0" w:space="0" w:color="auto"/>
            <w:bottom w:val="none" w:sz="0" w:space="0" w:color="auto"/>
            <w:right w:val="none" w:sz="0" w:space="0" w:color="auto"/>
          </w:divBdr>
        </w:div>
        <w:div w:id="198399805">
          <w:marLeft w:val="640"/>
          <w:marRight w:val="0"/>
          <w:marTop w:val="0"/>
          <w:marBottom w:val="0"/>
          <w:divBdr>
            <w:top w:val="none" w:sz="0" w:space="0" w:color="auto"/>
            <w:left w:val="none" w:sz="0" w:space="0" w:color="auto"/>
            <w:bottom w:val="none" w:sz="0" w:space="0" w:color="auto"/>
            <w:right w:val="none" w:sz="0" w:space="0" w:color="auto"/>
          </w:divBdr>
        </w:div>
        <w:div w:id="2039819638">
          <w:marLeft w:val="640"/>
          <w:marRight w:val="0"/>
          <w:marTop w:val="0"/>
          <w:marBottom w:val="0"/>
          <w:divBdr>
            <w:top w:val="none" w:sz="0" w:space="0" w:color="auto"/>
            <w:left w:val="none" w:sz="0" w:space="0" w:color="auto"/>
            <w:bottom w:val="none" w:sz="0" w:space="0" w:color="auto"/>
            <w:right w:val="none" w:sz="0" w:space="0" w:color="auto"/>
          </w:divBdr>
        </w:div>
        <w:div w:id="1561474619">
          <w:marLeft w:val="640"/>
          <w:marRight w:val="0"/>
          <w:marTop w:val="0"/>
          <w:marBottom w:val="0"/>
          <w:divBdr>
            <w:top w:val="none" w:sz="0" w:space="0" w:color="auto"/>
            <w:left w:val="none" w:sz="0" w:space="0" w:color="auto"/>
            <w:bottom w:val="none" w:sz="0" w:space="0" w:color="auto"/>
            <w:right w:val="none" w:sz="0" w:space="0" w:color="auto"/>
          </w:divBdr>
        </w:div>
        <w:div w:id="313728212">
          <w:marLeft w:val="640"/>
          <w:marRight w:val="0"/>
          <w:marTop w:val="0"/>
          <w:marBottom w:val="0"/>
          <w:divBdr>
            <w:top w:val="none" w:sz="0" w:space="0" w:color="auto"/>
            <w:left w:val="none" w:sz="0" w:space="0" w:color="auto"/>
            <w:bottom w:val="none" w:sz="0" w:space="0" w:color="auto"/>
            <w:right w:val="none" w:sz="0" w:space="0" w:color="auto"/>
          </w:divBdr>
        </w:div>
        <w:div w:id="1193035948">
          <w:marLeft w:val="640"/>
          <w:marRight w:val="0"/>
          <w:marTop w:val="0"/>
          <w:marBottom w:val="0"/>
          <w:divBdr>
            <w:top w:val="none" w:sz="0" w:space="0" w:color="auto"/>
            <w:left w:val="none" w:sz="0" w:space="0" w:color="auto"/>
            <w:bottom w:val="none" w:sz="0" w:space="0" w:color="auto"/>
            <w:right w:val="none" w:sz="0" w:space="0" w:color="auto"/>
          </w:divBdr>
        </w:div>
        <w:div w:id="1585410600">
          <w:marLeft w:val="640"/>
          <w:marRight w:val="0"/>
          <w:marTop w:val="0"/>
          <w:marBottom w:val="0"/>
          <w:divBdr>
            <w:top w:val="none" w:sz="0" w:space="0" w:color="auto"/>
            <w:left w:val="none" w:sz="0" w:space="0" w:color="auto"/>
            <w:bottom w:val="none" w:sz="0" w:space="0" w:color="auto"/>
            <w:right w:val="none" w:sz="0" w:space="0" w:color="auto"/>
          </w:divBdr>
        </w:div>
        <w:div w:id="53622265">
          <w:marLeft w:val="640"/>
          <w:marRight w:val="0"/>
          <w:marTop w:val="0"/>
          <w:marBottom w:val="0"/>
          <w:divBdr>
            <w:top w:val="none" w:sz="0" w:space="0" w:color="auto"/>
            <w:left w:val="none" w:sz="0" w:space="0" w:color="auto"/>
            <w:bottom w:val="none" w:sz="0" w:space="0" w:color="auto"/>
            <w:right w:val="none" w:sz="0" w:space="0" w:color="auto"/>
          </w:divBdr>
        </w:div>
        <w:div w:id="328602832">
          <w:marLeft w:val="640"/>
          <w:marRight w:val="0"/>
          <w:marTop w:val="0"/>
          <w:marBottom w:val="0"/>
          <w:divBdr>
            <w:top w:val="none" w:sz="0" w:space="0" w:color="auto"/>
            <w:left w:val="none" w:sz="0" w:space="0" w:color="auto"/>
            <w:bottom w:val="none" w:sz="0" w:space="0" w:color="auto"/>
            <w:right w:val="none" w:sz="0" w:space="0" w:color="auto"/>
          </w:divBdr>
        </w:div>
        <w:div w:id="639768160">
          <w:marLeft w:val="640"/>
          <w:marRight w:val="0"/>
          <w:marTop w:val="0"/>
          <w:marBottom w:val="0"/>
          <w:divBdr>
            <w:top w:val="none" w:sz="0" w:space="0" w:color="auto"/>
            <w:left w:val="none" w:sz="0" w:space="0" w:color="auto"/>
            <w:bottom w:val="none" w:sz="0" w:space="0" w:color="auto"/>
            <w:right w:val="none" w:sz="0" w:space="0" w:color="auto"/>
          </w:divBdr>
        </w:div>
        <w:div w:id="1592930445">
          <w:marLeft w:val="640"/>
          <w:marRight w:val="0"/>
          <w:marTop w:val="0"/>
          <w:marBottom w:val="0"/>
          <w:divBdr>
            <w:top w:val="none" w:sz="0" w:space="0" w:color="auto"/>
            <w:left w:val="none" w:sz="0" w:space="0" w:color="auto"/>
            <w:bottom w:val="none" w:sz="0" w:space="0" w:color="auto"/>
            <w:right w:val="none" w:sz="0" w:space="0" w:color="auto"/>
          </w:divBdr>
        </w:div>
        <w:div w:id="476721755">
          <w:marLeft w:val="640"/>
          <w:marRight w:val="0"/>
          <w:marTop w:val="0"/>
          <w:marBottom w:val="0"/>
          <w:divBdr>
            <w:top w:val="none" w:sz="0" w:space="0" w:color="auto"/>
            <w:left w:val="none" w:sz="0" w:space="0" w:color="auto"/>
            <w:bottom w:val="none" w:sz="0" w:space="0" w:color="auto"/>
            <w:right w:val="none" w:sz="0" w:space="0" w:color="auto"/>
          </w:divBdr>
        </w:div>
        <w:div w:id="1373774399">
          <w:marLeft w:val="640"/>
          <w:marRight w:val="0"/>
          <w:marTop w:val="0"/>
          <w:marBottom w:val="0"/>
          <w:divBdr>
            <w:top w:val="none" w:sz="0" w:space="0" w:color="auto"/>
            <w:left w:val="none" w:sz="0" w:space="0" w:color="auto"/>
            <w:bottom w:val="none" w:sz="0" w:space="0" w:color="auto"/>
            <w:right w:val="none" w:sz="0" w:space="0" w:color="auto"/>
          </w:divBdr>
        </w:div>
        <w:div w:id="125438204">
          <w:marLeft w:val="640"/>
          <w:marRight w:val="0"/>
          <w:marTop w:val="0"/>
          <w:marBottom w:val="0"/>
          <w:divBdr>
            <w:top w:val="none" w:sz="0" w:space="0" w:color="auto"/>
            <w:left w:val="none" w:sz="0" w:space="0" w:color="auto"/>
            <w:bottom w:val="none" w:sz="0" w:space="0" w:color="auto"/>
            <w:right w:val="none" w:sz="0" w:space="0" w:color="auto"/>
          </w:divBdr>
        </w:div>
        <w:div w:id="490558524">
          <w:marLeft w:val="640"/>
          <w:marRight w:val="0"/>
          <w:marTop w:val="0"/>
          <w:marBottom w:val="0"/>
          <w:divBdr>
            <w:top w:val="none" w:sz="0" w:space="0" w:color="auto"/>
            <w:left w:val="none" w:sz="0" w:space="0" w:color="auto"/>
            <w:bottom w:val="none" w:sz="0" w:space="0" w:color="auto"/>
            <w:right w:val="none" w:sz="0" w:space="0" w:color="auto"/>
          </w:divBdr>
        </w:div>
      </w:divsChild>
    </w:div>
    <w:div w:id="1076443455">
      <w:marLeft w:val="640"/>
      <w:marRight w:val="0"/>
      <w:marTop w:val="0"/>
      <w:marBottom w:val="0"/>
      <w:divBdr>
        <w:top w:val="none" w:sz="0" w:space="0" w:color="auto"/>
        <w:left w:val="none" w:sz="0" w:space="0" w:color="auto"/>
        <w:bottom w:val="none" w:sz="0" w:space="0" w:color="auto"/>
        <w:right w:val="none" w:sz="0" w:space="0" w:color="auto"/>
      </w:divBdr>
    </w:div>
    <w:div w:id="1076780681">
      <w:bodyDiv w:val="1"/>
      <w:marLeft w:val="0"/>
      <w:marRight w:val="0"/>
      <w:marTop w:val="0"/>
      <w:marBottom w:val="0"/>
      <w:divBdr>
        <w:top w:val="none" w:sz="0" w:space="0" w:color="auto"/>
        <w:left w:val="none" w:sz="0" w:space="0" w:color="auto"/>
        <w:bottom w:val="none" w:sz="0" w:space="0" w:color="auto"/>
        <w:right w:val="none" w:sz="0" w:space="0" w:color="auto"/>
      </w:divBdr>
      <w:divsChild>
        <w:div w:id="262494783">
          <w:marLeft w:val="480"/>
          <w:marRight w:val="0"/>
          <w:marTop w:val="0"/>
          <w:marBottom w:val="0"/>
          <w:divBdr>
            <w:top w:val="none" w:sz="0" w:space="0" w:color="auto"/>
            <w:left w:val="none" w:sz="0" w:space="0" w:color="auto"/>
            <w:bottom w:val="none" w:sz="0" w:space="0" w:color="auto"/>
            <w:right w:val="none" w:sz="0" w:space="0" w:color="auto"/>
          </w:divBdr>
        </w:div>
        <w:div w:id="770473785">
          <w:marLeft w:val="480"/>
          <w:marRight w:val="0"/>
          <w:marTop w:val="0"/>
          <w:marBottom w:val="0"/>
          <w:divBdr>
            <w:top w:val="none" w:sz="0" w:space="0" w:color="auto"/>
            <w:left w:val="none" w:sz="0" w:space="0" w:color="auto"/>
            <w:bottom w:val="none" w:sz="0" w:space="0" w:color="auto"/>
            <w:right w:val="none" w:sz="0" w:space="0" w:color="auto"/>
          </w:divBdr>
        </w:div>
        <w:div w:id="798689649">
          <w:marLeft w:val="480"/>
          <w:marRight w:val="0"/>
          <w:marTop w:val="0"/>
          <w:marBottom w:val="0"/>
          <w:divBdr>
            <w:top w:val="none" w:sz="0" w:space="0" w:color="auto"/>
            <w:left w:val="none" w:sz="0" w:space="0" w:color="auto"/>
            <w:bottom w:val="none" w:sz="0" w:space="0" w:color="auto"/>
            <w:right w:val="none" w:sz="0" w:space="0" w:color="auto"/>
          </w:divBdr>
        </w:div>
        <w:div w:id="1029600301">
          <w:marLeft w:val="480"/>
          <w:marRight w:val="0"/>
          <w:marTop w:val="0"/>
          <w:marBottom w:val="0"/>
          <w:divBdr>
            <w:top w:val="none" w:sz="0" w:space="0" w:color="auto"/>
            <w:left w:val="none" w:sz="0" w:space="0" w:color="auto"/>
            <w:bottom w:val="none" w:sz="0" w:space="0" w:color="auto"/>
            <w:right w:val="none" w:sz="0" w:space="0" w:color="auto"/>
          </w:divBdr>
        </w:div>
        <w:div w:id="1222056407">
          <w:marLeft w:val="480"/>
          <w:marRight w:val="0"/>
          <w:marTop w:val="0"/>
          <w:marBottom w:val="0"/>
          <w:divBdr>
            <w:top w:val="none" w:sz="0" w:space="0" w:color="auto"/>
            <w:left w:val="none" w:sz="0" w:space="0" w:color="auto"/>
            <w:bottom w:val="none" w:sz="0" w:space="0" w:color="auto"/>
            <w:right w:val="none" w:sz="0" w:space="0" w:color="auto"/>
          </w:divBdr>
        </w:div>
        <w:div w:id="1430153026">
          <w:marLeft w:val="480"/>
          <w:marRight w:val="0"/>
          <w:marTop w:val="0"/>
          <w:marBottom w:val="0"/>
          <w:divBdr>
            <w:top w:val="none" w:sz="0" w:space="0" w:color="auto"/>
            <w:left w:val="none" w:sz="0" w:space="0" w:color="auto"/>
            <w:bottom w:val="none" w:sz="0" w:space="0" w:color="auto"/>
            <w:right w:val="none" w:sz="0" w:space="0" w:color="auto"/>
          </w:divBdr>
        </w:div>
        <w:div w:id="1538276361">
          <w:marLeft w:val="480"/>
          <w:marRight w:val="0"/>
          <w:marTop w:val="0"/>
          <w:marBottom w:val="0"/>
          <w:divBdr>
            <w:top w:val="none" w:sz="0" w:space="0" w:color="auto"/>
            <w:left w:val="none" w:sz="0" w:space="0" w:color="auto"/>
            <w:bottom w:val="none" w:sz="0" w:space="0" w:color="auto"/>
            <w:right w:val="none" w:sz="0" w:space="0" w:color="auto"/>
          </w:divBdr>
        </w:div>
        <w:div w:id="1605112426">
          <w:marLeft w:val="480"/>
          <w:marRight w:val="0"/>
          <w:marTop w:val="0"/>
          <w:marBottom w:val="0"/>
          <w:divBdr>
            <w:top w:val="none" w:sz="0" w:space="0" w:color="auto"/>
            <w:left w:val="none" w:sz="0" w:space="0" w:color="auto"/>
            <w:bottom w:val="none" w:sz="0" w:space="0" w:color="auto"/>
            <w:right w:val="none" w:sz="0" w:space="0" w:color="auto"/>
          </w:divBdr>
        </w:div>
        <w:div w:id="1798062009">
          <w:marLeft w:val="480"/>
          <w:marRight w:val="0"/>
          <w:marTop w:val="0"/>
          <w:marBottom w:val="0"/>
          <w:divBdr>
            <w:top w:val="none" w:sz="0" w:space="0" w:color="auto"/>
            <w:left w:val="none" w:sz="0" w:space="0" w:color="auto"/>
            <w:bottom w:val="none" w:sz="0" w:space="0" w:color="auto"/>
            <w:right w:val="none" w:sz="0" w:space="0" w:color="auto"/>
          </w:divBdr>
        </w:div>
        <w:div w:id="1999962852">
          <w:marLeft w:val="480"/>
          <w:marRight w:val="0"/>
          <w:marTop w:val="0"/>
          <w:marBottom w:val="0"/>
          <w:divBdr>
            <w:top w:val="none" w:sz="0" w:space="0" w:color="auto"/>
            <w:left w:val="none" w:sz="0" w:space="0" w:color="auto"/>
            <w:bottom w:val="none" w:sz="0" w:space="0" w:color="auto"/>
            <w:right w:val="none" w:sz="0" w:space="0" w:color="auto"/>
          </w:divBdr>
        </w:div>
        <w:div w:id="2099518851">
          <w:marLeft w:val="480"/>
          <w:marRight w:val="0"/>
          <w:marTop w:val="0"/>
          <w:marBottom w:val="0"/>
          <w:divBdr>
            <w:top w:val="none" w:sz="0" w:space="0" w:color="auto"/>
            <w:left w:val="none" w:sz="0" w:space="0" w:color="auto"/>
            <w:bottom w:val="none" w:sz="0" w:space="0" w:color="auto"/>
            <w:right w:val="none" w:sz="0" w:space="0" w:color="auto"/>
          </w:divBdr>
        </w:div>
        <w:div w:id="2135369003">
          <w:marLeft w:val="480"/>
          <w:marRight w:val="0"/>
          <w:marTop w:val="0"/>
          <w:marBottom w:val="0"/>
          <w:divBdr>
            <w:top w:val="none" w:sz="0" w:space="0" w:color="auto"/>
            <w:left w:val="none" w:sz="0" w:space="0" w:color="auto"/>
            <w:bottom w:val="none" w:sz="0" w:space="0" w:color="auto"/>
            <w:right w:val="none" w:sz="0" w:space="0" w:color="auto"/>
          </w:divBdr>
        </w:div>
      </w:divsChild>
    </w:div>
    <w:div w:id="1080248589">
      <w:bodyDiv w:val="1"/>
      <w:marLeft w:val="0"/>
      <w:marRight w:val="0"/>
      <w:marTop w:val="0"/>
      <w:marBottom w:val="0"/>
      <w:divBdr>
        <w:top w:val="none" w:sz="0" w:space="0" w:color="auto"/>
        <w:left w:val="none" w:sz="0" w:space="0" w:color="auto"/>
        <w:bottom w:val="none" w:sz="0" w:space="0" w:color="auto"/>
        <w:right w:val="none" w:sz="0" w:space="0" w:color="auto"/>
      </w:divBdr>
    </w:div>
    <w:div w:id="1082721689">
      <w:bodyDiv w:val="1"/>
      <w:marLeft w:val="0"/>
      <w:marRight w:val="0"/>
      <w:marTop w:val="0"/>
      <w:marBottom w:val="0"/>
      <w:divBdr>
        <w:top w:val="none" w:sz="0" w:space="0" w:color="auto"/>
        <w:left w:val="none" w:sz="0" w:space="0" w:color="auto"/>
        <w:bottom w:val="none" w:sz="0" w:space="0" w:color="auto"/>
        <w:right w:val="none" w:sz="0" w:space="0" w:color="auto"/>
      </w:divBdr>
    </w:div>
    <w:div w:id="1084186816">
      <w:marLeft w:val="480"/>
      <w:marRight w:val="0"/>
      <w:marTop w:val="0"/>
      <w:marBottom w:val="0"/>
      <w:divBdr>
        <w:top w:val="none" w:sz="0" w:space="0" w:color="auto"/>
        <w:left w:val="none" w:sz="0" w:space="0" w:color="auto"/>
        <w:bottom w:val="none" w:sz="0" w:space="0" w:color="auto"/>
        <w:right w:val="none" w:sz="0" w:space="0" w:color="auto"/>
      </w:divBdr>
    </w:div>
    <w:div w:id="1086070560">
      <w:marLeft w:val="480"/>
      <w:marRight w:val="0"/>
      <w:marTop w:val="0"/>
      <w:marBottom w:val="0"/>
      <w:divBdr>
        <w:top w:val="none" w:sz="0" w:space="0" w:color="auto"/>
        <w:left w:val="none" w:sz="0" w:space="0" w:color="auto"/>
        <w:bottom w:val="none" w:sz="0" w:space="0" w:color="auto"/>
        <w:right w:val="none" w:sz="0" w:space="0" w:color="auto"/>
      </w:divBdr>
    </w:div>
    <w:div w:id="1086271122">
      <w:bodyDiv w:val="1"/>
      <w:marLeft w:val="0"/>
      <w:marRight w:val="0"/>
      <w:marTop w:val="0"/>
      <w:marBottom w:val="0"/>
      <w:divBdr>
        <w:top w:val="none" w:sz="0" w:space="0" w:color="auto"/>
        <w:left w:val="none" w:sz="0" w:space="0" w:color="auto"/>
        <w:bottom w:val="none" w:sz="0" w:space="0" w:color="auto"/>
        <w:right w:val="none" w:sz="0" w:space="0" w:color="auto"/>
      </w:divBdr>
    </w:div>
    <w:div w:id="1087388728">
      <w:bodyDiv w:val="1"/>
      <w:marLeft w:val="0"/>
      <w:marRight w:val="0"/>
      <w:marTop w:val="0"/>
      <w:marBottom w:val="0"/>
      <w:divBdr>
        <w:top w:val="none" w:sz="0" w:space="0" w:color="auto"/>
        <w:left w:val="none" w:sz="0" w:space="0" w:color="auto"/>
        <w:bottom w:val="none" w:sz="0" w:space="0" w:color="auto"/>
        <w:right w:val="none" w:sz="0" w:space="0" w:color="auto"/>
      </w:divBdr>
      <w:divsChild>
        <w:div w:id="37438444">
          <w:marLeft w:val="480"/>
          <w:marRight w:val="0"/>
          <w:marTop w:val="0"/>
          <w:marBottom w:val="0"/>
          <w:divBdr>
            <w:top w:val="none" w:sz="0" w:space="0" w:color="auto"/>
            <w:left w:val="none" w:sz="0" w:space="0" w:color="auto"/>
            <w:bottom w:val="none" w:sz="0" w:space="0" w:color="auto"/>
            <w:right w:val="none" w:sz="0" w:space="0" w:color="auto"/>
          </w:divBdr>
        </w:div>
        <w:div w:id="146479887">
          <w:marLeft w:val="480"/>
          <w:marRight w:val="0"/>
          <w:marTop w:val="0"/>
          <w:marBottom w:val="0"/>
          <w:divBdr>
            <w:top w:val="none" w:sz="0" w:space="0" w:color="auto"/>
            <w:left w:val="none" w:sz="0" w:space="0" w:color="auto"/>
            <w:bottom w:val="none" w:sz="0" w:space="0" w:color="auto"/>
            <w:right w:val="none" w:sz="0" w:space="0" w:color="auto"/>
          </w:divBdr>
        </w:div>
        <w:div w:id="182089779">
          <w:marLeft w:val="480"/>
          <w:marRight w:val="0"/>
          <w:marTop w:val="0"/>
          <w:marBottom w:val="0"/>
          <w:divBdr>
            <w:top w:val="none" w:sz="0" w:space="0" w:color="auto"/>
            <w:left w:val="none" w:sz="0" w:space="0" w:color="auto"/>
            <w:bottom w:val="none" w:sz="0" w:space="0" w:color="auto"/>
            <w:right w:val="none" w:sz="0" w:space="0" w:color="auto"/>
          </w:divBdr>
        </w:div>
        <w:div w:id="252007155">
          <w:marLeft w:val="480"/>
          <w:marRight w:val="0"/>
          <w:marTop w:val="0"/>
          <w:marBottom w:val="0"/>
          <w:divBdr>
            <w:top w:val="none" w:sz="0" w:space="0" w:color="auto"/>
            <w:left w:val="none" w:sz="0" w:space="0" w:color="auto"/>
            <w:bottom w:val="none" w:sz="0" w:space="0" w:color="auto"/>
            <w:right w:val="none" w:sz="0" w:space="0" w:color="auto"/>
          </w:divBdr>
        </w:div>
        <w:div w:id="272517128">
          <w:marLeft w:val="480"/>
          <w:marRight w:val="0"/>
          <w:marTop w:val="0"/>
          <w:marBottom w:val="0"/>
          <w:divBdr>
            <w:top w:val="none" w:sz="0" w:space="0" w:color="auto"/>
            <w:left w:val="none" w:sz="0" w:space="0" w:color="auto"/>
            <w:bottom w:val="none" w:sz="0" w:space="0" w:color="auto"/>
            <w:right w:val="none" w:sz="0" w:space="0" w:color="auto"/>
          </w:divBdr>
        </w:div>
        <w:div w:id="328561066">
          <w:marLeft w:val="480"/>
          <w:marRight w:val="0"/>
          <w:marTop w:val="0"/>
          <w:marBottom w:val="0"/>
          <w:divBdr>
            <w:top w:val="none" w:sz="0" w:space="0" w:color="auto"/>
            <w:left w:val="none" w:sz="0" w:space="0" w:color="auto"/>
            <w:bottom w:val="none" w:sz="0" w:space="0" w:color="auto"/>
            <w:right w:val="none" w:sz="0" w:space="0" w:color="auto"/>
          </w:divBdr>
        </w:div>
        <w:div w:id="438765946">
          <w:marLeft w:val="480"/>
          <w:marRight w:val="0"/>
          <w:marTop w:val="0"/>
          <w:marBottom w:val="0"/>
          <w:divBdr>
            <w:top w:val="none" w:sz="0" w:space="0" w:color="auto"/>
            <w:left w:val="none" w:sz="0" w:space="0" w:color="auto"/>
            <w:bottom w:val="none" w:sz="0" w:space="0" w:color="auto"/>
            <w:right w:val="none" w:sz="0" w:space="0" w:color="auto"/>
          </w:divBdr>
        </w:div>
        <w:div w:id="523398117">
          <w:marLeft w:val="480"/>
          <w:marRight w:val="0"/>
          <w:marTop w:val="0"/>
          <w:marBottom w:val="0"/>
          <w:divBdr>
            <w:top w:val="none" w:sz="0" w:space="0" w:color="auto"/>
            <w:left w:val="none" w:sz="0" w:space="0" w:color="auto"/>
            <w:bottom w:val="none" w:sz="0" w:space="0" w:color="auto"/>
            <w:right w:val="none" w:sz="0" w:space="0" w:color="auto"/>
          </w:divBdr>
        </w:div>
        <w:div w:id="781337634">
          <w:marLeft w:val="480"/>
          <w:marRight w:val="0"/>
          <w:marTop w:val="0"/>
          <w:marBottom w:val="0"/>
          <w:divBdr>
            <w:top w:val="none" w:sz="0" w:space="0" w:color="auto"/>
            <w:left w:val="none" w:sz="0" w:space="0" w:color="auto"/>
            <w:bottom w:val="none" w:sz="0" w:space="0" w:color="auto"/>
            <w:right w:val="none" w:sz="0" w:space="0" w:color="auto"/>
          </w:divBdr>
        </w:div>
        <w:div w:id="864176325">
          <w:marLeft w:val="480"/>
          <w:marRight w:val="0"/>
          <w:marTop w:val="0"/>
          <w:marBottom w:val="0"/>
          <w:divBdr>
            <w:top w:val="none" w:sz="0" w:space="0" w:color="auto"/>
            <w:left w:val="none" w:sz="0" w:space="0" w:color="auto"/>
            <w:bottom w:val="none" w:sz="0" w:space="0" w:color="auto"/>
            <w:right w:val="none" w:sz="0" w:space="0" w:color="auto"/>
          </w:divBdr>
        </w:div>
        <w:div w:id="897402309">
          <w:marLeft w:val="480"/>
          <w:marRight w:val="0"/>
          <w:marTop w:val="0"/>
          <w:marBottom w:val="0"/>
          <w:divBdr>
            <w:top w:val="none" w:sz="0" w:space="0" w:color="auto"/>
            <w:left w:val="none" w:sz="0" w:space="0" w:color="auto"/>
            <w:bottom w:val="none" w:sz="0" w:space="0" w:color="auto"/>
            <w:right w:val="none" w:sz="0" w:space="0" w:color="auto"/>
          </w:divBdr>
        </w:div>
        <w:div w:id="1224029082">
          <w:marLeft w:val="480"/>
          <w:marRight w:val="0"/>
          <w:marTop w:val="0"/>
          <w:marBottom w:val="0"/>
          <w:divBdr>
            <w:top w:val="none" w:sz="0" w:space="0" w:color="auto"/>
            <w:left w:val="none" w:sz="0" w:space="0" w:color="auto"/>
            <w:bottom w:val="none" w:sz="0" w:space="0" w:color="auto"/>
            <w:right w:val="none" w:sz="0" w:space="0" w:color="auto"/>
          </w:divBdr>
        </w:div>
        <w:div w:id="1277718385">
          <w:marLeft w:val="480"/>
          <w:marRight w:val="0"/>
          <w:marTop w:val="0"/>
          <w:marBottom w:val="0"/>
          <w:divBdr>
            <w:top w:val="none" w:sz="0" w:space="0" w:color="auto"/>
            <w:left w:val="none" w:sz="0" w:space="0" w:color="auto"/>
            <w:bottom w:val="none" w:sz="0" w:space="0" w:color="auto"/>
            <w:right w:val="none" w:sz="0" w:space="0" w:color="auto"/>
          </w:divBdr>
        </w:div>
        <w:div w:id="1342318504">
          <w:marLeft w:val="480"/>
          <w:marRight w:val="0"/>
          <w:marTop w:val="0"/>
          <w:marBottom w:val="0"/>
          <w:divBdr>
            <w:top w:val="none" w:sz="0" w:space="0" w:color="auto"/>
            <w:left w:val="none" w:sz="0" w:space="0" w:color="auto"/>
            <w:bottom w:val="none" w:sz="0" w:space="0" w:color="auto"/>
            <w:right w:val="none" w:sz="0" w:space="0" w:color="auto"/>
          </w:divBdr>
        </w:div>
        <w:div w:id="1392191358">
          <w:marLeft w:val="480"/>
          <w:marRight w:val="0"/>
          <w:marTop w:val="0"/>
          <w:marBottom w:val="0"/>
          <w:divBdr>
            <w:top w:val="none" w:sz="0" w:space="0" w:color="auto"/>
            <w:left w:val="none" w:sz="0" w:space="0" w:color="auto"/>
            <w:bottom w:val="none" w:sz="0" w:space="0" w:color="auto"/>
            <w:right w:val="none" w:sz="0" w:space="0" w:color="auto"/>
          </w:divBdr>
        </w:div>
        <w:div w:id="1594513656">
          <w:marLeft w:val="480"/>
          <w:marRight w:val="0"/>
          <w:marTop w:val="0"/>
          <w:marBottom w:val="0"/>
          <w:divBdr>
            <w:top w:val="none" w:sz="0" w:space="0" w:color="auto"/>
            <w:left w:val="none" w:sz="0" w:space="0" w:color="auto"/>
            <w:bottom w:val="none" w:sz="0" w:space="0" w:color="auto"/>
            <w:right w:val="none" w:sz="0" w:space="0" w:color="auto"/>
          </w:divBdr>
        </w:div>
        <w:div w:id="1762950697">
          <w:marLeft w:val="480"/>
          <w:marRight w:val="0"/>
          <w:marTop w:val="0"/>
          <w:marBottom w:val="0"/>
          <w:divBdr>
            <w:top w:val="none" w:sz="0" w:space="0" w:color="auto"/>
            <w:left w:val="none" w:sz="0" w:space="0" w:color="auto"/>
            <w:bottom w:val="none" w:sz="0" w:space="0" w:color="auto"/>
            <w:right w:val="none" w:sz="0" w:space="0" w:color="auto"/>
          </w:divBdr>
        </w:div>
        <w:div w:id="1928537555">
          <w:marLeft w:val="480"/>
          <w:marRight w:val="0"/>
          <w:marTop w:val="0"/>
          <w:marBottom w:val="0"/>
          <w:divBdr>
            <w:top w:val="none" w:sz="0" w:space="0" w:color="auto"/>
            <w:left w:val="none" w:sz="0" w:space="0" w:color="auto"/>
            <w:bottom w:val="none" w:sz="0" w:space="0" w:color="auto"/>
            <w:right w:val="none" w:sz="0" w:space="0" w:color="auto"/>
          </w:divBdr>
        </w:div>
        <w:div w:id="1943293655">
          <w:marLeft w:val="480"/>
          <w:marRight w:val="0"/>
          <w:marTop w:val="0"/>
          <w:marBottom w:val="0"/>
          <w:divBdr>
            <w:top w:val="none" w:sz="0" w:space="0" w:color="auto"/>
            <w:left w:val="none" w:sz="0" w:space="0" w:color="auto"/>
            <w:bottom w:val="none" w:sz="0" w:space="0" w:color="auto"/>
            <w:right w:val="none" w:sz="0" w:space="0" w:color="auto"/>
          </w:divBdr>
        </w:div>
      </w:divsChild>
    </w:div>
    <w:div w:id="1088847767">
      <w:marLeft w:val="480"/>
      <w:marRight w:val="0"/>
      <w:marTop w:val="0"/>
      <w:marBottom w:val="0"/>
      <w:divBdr>
        <w:top w:val="none" w:sz="0" w:space="0" w:color="auto"/>
        <w:left w:val="none" w:sz="0" w:space="0" w:color="auto"/>
        <w:bottom w:val="none" w:sz="0" w:space="0" w:color="auto"/>
        <w:right w:val="none" w:sz="0" w:space="0" w:color="auto"/>
      </w:divBdr>
    </w:div>
    <w:div w:id="1090126129">
      <w:marLeft w:val="480"/>
      <w:marRight w:val="0"/>
      <w:marTop w:val="0"/>
      <w:marBottom w:val="0"/>
      <w:divBdr>
        <w:top w:val="none" w:sz="0" w:space="0" w:color="auto"/>
        <w:left w:val="none" w:sz="0" w:space="0" w:color="auto"/>
        <w:bottom w:val="none" w:sz="0" w:space="0" w:color="auto"/>
        <w:right w:val="none" w:sz="0" w:space="0" w:color="auto"/>
      </w:divBdr>
    </w:div>
    <w:div w:id="1091048178">
      <w:bodyDiv w:val="1"/>
      <w:marLeft w:val="0"/>
      <w:marRight w:val="0"/>
      <w:marTop w:val="0"/>
      <w:marBottom w:val="0"/>
      <w:divBdr>
        <w:top w:val="none" w:sz="0" w:space="0" w:color="auto"/>
        <w:left w:val="none" w:sz="0" w:space="0" w:color="auto"/>
        <w:bottom w:val="none" w:sz="0" w:space="0" w:color="auto"/>
        <w:right w:val="none" w:sz="0" w:space="0" w:color="auto"/>
      </w:divBdr>
    </w:div>
    <w:div w:id="1091049501">
      <w:bodyDiv w:val="1"/>
      <w:marLeft w:val="0"/>
      <w:marRight w:val="0"/>
      <w:marTop w:val="0"/>
      <w:marBottom w:val="0"/>
      <w:divBdr>
        <w:top w:val="none" w:sz="0" w:space="0" w:color="auto"/>
        <w:left w:val="none" w:sz="0" w:space="0" w:color="auto"/>
        <w:bottom w:val="none" w:sz="0" w:space="0" w:color="auto"/>
        <w:right w:val="none" w:sz="0" w:space="0" w:color="auto"/>
      </w:divBdr>
      <w:divsChild>
        <w:div w:id="55588779">
          <w:marLeft w:val="480"/>
          <w:marRight w:val="0"/>
          <w:marTop w:val="0"/>
          <w:marBottom w:val="0"/>
          <w:divBdr>
            <w:top w:val="none" w:sz="0" w:space="0" w:color="auto"/>
            <w:left w:val="none" w:sz="0" w:space="0" w:color="auto"/>
            <w:bottom w:val="none" w:sz="0" w:space="0" w:color="auto"/>
            <w:right w:val="none" w:sz="0" w:space="0" w:color="auto"/>
          </w:divBdr>
        </w:div>
        <w:div w:id="91704831">
          <w:marLeft w:val="480"/>
          <w:marRight w:val="0"/>
          <w:marTop w:val="0"/>
          <w:marBottom w:val="0"/>
          <w:divBdr>
            <w:top w:val="none" w:sz="0" w:space="0" w:color="auto"/>
            <w:left w:val="none" w:sz="0" w:space="0" w:color="auto"/>
            <w:bottom w:val="none" w:sz="0" w:space="0" w:color="auto"/>
            <w:right w:val="none" w:sz="0" w:space="0" w:color="auto"/>
          </w:divBdr>
        </w:div>
        <w:div w:id="93286168">
          <w:marLeft w:val="480"/>
          <w:marRight w:val="0"/>
          <w:marTop w:val="0"/>
          <w:marBottom w:val="0"/>
          <w:divBdr>
            <w:top w:val="none" w:sz="0" w:space="0" w:color="auto"/>
            <w:left w:val="none" w:sz="0" w:space="0" w:color="auto"/>
            <w:bottom w:val="none" w:sz="0" w:space="0" w:color="auto"/>
            <w:right w:val="none" w:sz="0" w:space="0" w:color="auto"/>
          </w:divBdr>
        </w:div>
        <w:div w:id="102310739">
          <w:marLeft w:val="480"/>
          <w:marRight w:val="0"/>
          <w:marTop w:val="0"/>
          <w:marBottom w:val="0"/>
          <w:divBdr>
            <w:top w:val="none" w:sz="0" w:space="0" w:color="auto"/>
            <w:left w:val="none" w:sz="0" w:space="0" w:color="auto"/>
            <w:bottom w:val="none" w:sz="0" w:space="0" w:color="auto"/>
            <w:right w:val="none" w:sz="0" w:space="0" w:color="auto"/>
          </w:divBdr>
        </w:div>
        <w:div w:id="123735485">
          <w:marLeft w:val="480"/>
          <w:marRight w:val="0"/>
          <w:marTop w:val="0"/>
          <w:marBottom w:val="0"/>
          <w:divBdr>
            <w:top w:val="none" w:sz="0" w:space="0" w:color="auto"/>
            <w:left w:val="none" w:sz="0" w:space="0" w:color="auto"/>
            <w:bottom w:val="none" w:sz="0" w:space="0" w:color="auto"/>
            <w:right w:val="none" w:sz="0" w:space="0" w:color="auto"/>
          </w:divBdr>
        </w:div>
        <w:div w:id="303124810">
          <w:marLeft w:val="480"/>
          <w:marRight w:val="0"/>
          <w:marTop w:val="0"/>
          <w:marBottom w:val="0"/>
          <w:divBdr>
            <w:top w:val="none" w:sz="0" w:space="0" w:color="auto"/>
            <w:left w:val="none" w:sz="0" w:space="0" w:color="auto"/>
            <w:bottom w:val="none" w:sz="0" w:space="0" w:color="auto"/>
            <w:right w:val="none" w:sz="0" w:space="0" w:color="auto"/>
          </w:divBdr>
        </w:div>
        <w:div w:id="401947928">
          <w:marLeft w:val="480"/>
          <w:marRight w:val="0"/>
          <w:marTop w:val="0"/>
          <w:marBottom w:val="0"/>
          <w:divBdr>
            <w:top w:val="none" w:sz="0" w:space="0" w:color="auto"/>
            <w:left w:val="none" w:sz="0" w:space="0" w:color="auto"/>
            <w:bottom w:val="none" w:sz="0" w:space="0" w:color="auto"/>
            <w:right w:val="none" w:sz="0" w:space="0" w:color="auto"/>
          </w:divBdr>
        </w:div>
        <w:div w:id="430009969">
          <w:marLeft w:val="480"/>
          <w:marRight w:val="0"/>
          <w:marTop w:val="0"/>
          <w:marBottom w:val="0"/>
          <w:divBdr>
            <w:top w:val="none" w:sz="0" w:space="0" w:color="auto"/>
            <w:left w:val="none" w:sz="0" w:space="0" w:color="auto"/>
            <w:bottom w:val="none" w:sz="0" w:space="0" w:color="auto"/>
            <w:right w:val="none" w:sz="0" w:space="0" w:color="auto"/>
          </w:divBdr>
        </w:div>
        <w:div w:id="440225562">
          <w:marLeft w:val="480"/>
          <w:marRight w:val="0"/>
          <w:marTop w:val="0"/>
          <w:marBottom w:val="0"/>
          <w:divBdr>
            <w:top w:val="none" w:sz="0" w:space="0" w:color="auto"/>
            <w:left w:val="none" w:sz="0" w:space="0" w:color="auto"/>
            <w:bottom w:val="none" w:sz="0" w:space="0" w:color="auto"/>
            <w:right w:val="none" w:sz="0" w:space="0" w:color="auto"/>
          </w:divBdr>
        </w:div>
        <w:div w:id="480927778">
          <w:marLeft w:val="480"/>
          <w:marRight w:val="0"/>
          <w:marTop w:val="0"/>
          <w:marBottom w:val="0"/>
          <w:divBdr>
            <w:top w:val="none" w:sz="0" w:space="0" w:color="auto"/>
            <w:left w:val="none" w:sz="0" w:space="0" w:color="auto"/>
            <w:bottom w:val="none" w:sz="0" w:space="0" w:color="auto"/>
            <w:right w:val="none" w:sz="0" w:space="0" w:color="auto"/>
          </w:divBdr>
        </w:div>
        <w:div w:id="482046270">
          <w:marLeft w:val="480"/>
          <w:marRight w:val="0"/>
          <w:marTop w:val="0"/>
          <w:marBottom w:val="0"/>
          <w:divBdr>
            <w:top w:val="none" w:sz="0" w:space="0" w:color="auto"/>
            <w:left w:val="none" w:sz="0" w:space="0" w:color="auto"/>
            <w:bottom w:val="none" w:sz="0" w:space="0" w:color="auto"/>
            <w:right w:val="none" w:sz="0" w:space="0" w:color="auto"/>
          </w:divBdr>
        </w:div>
        <w:div w:id="490558512">
          <w:marLeft w:val="480"/>
          <w:marRight w:val="0"/>
          <w:marTop w:val="0"/>
          <w:marBottom w:val="0"/>
          <w:divBdr>
            <w:top w:val="none" w:sz="0" w:space="0" w:color="auto"/>
            <w:left w:val="none" w:sz="0" w:space="0" w:color="auto"/>
            <w:bottom w:val="none" w:sz="0" w:space="0" w:color="auto"/>
            <w:right w:val="none" w:sz="0" w:space="0" w:color="auto"/>
          </w:divBdr>
        </w:div>
        <w:div w:id="496312244">
          <w:marLeft w:val="480"/>
          <w:marRight w:val="0"/>
          <w:marTop w:val="0"/>
          <w:marBottom w:val="0"/>
          <w:divBdr>
            <w:top w:val="none" w:sz="0" w:space="0" w:color="auto"/>
            <w:left w:val="none" w:sz="0" w:space="0" w:color="auto"/>
            <w:bottom w:val="none" w:sz="0" w:space="0" w:color="auto"/>
            <w:right w:val="none" w:sz="0" w:space="0" w:color="auto"/>
          </w:divBdr>
        </w:div>
        <w:div w:id="575865256">
          <w:marLeft w:val="480"/>
          <w:marRight w:val="0"/>
          <w:marTop w:val="0"/>
          <w:marBottom w:val="0"/>
          <w:divBdr>
            <w:top w:val="none" w:sz="0" w:space="0" w:color="auto"/>
            <w:left w:val="none" w:sz="0" w:space="0" w:color="auto"/>
            <w:bottom w:val="none" w:sz="0" w:space="0" w:color="auto"/>
            <w:right w:val="none" w:sz="0" w:space="0" w:color="auto"/>
          </w:divBdr>
        </w:div>
        <w:div w:id="575897329">
          <w:marLeft w:val="480"/>
          <w:marRight w:val="0"/>
          <w:marTop w:val="0"/>
          <w:marBottom w:val="0"/>
          <w:divBdr>
            <w:top w:val="none" w:sz="0" w:space="0" w:color="auto"/>
            <w:left w:val="none" w:sz="0" w:space="0" w:color="auto"/>
            <w:bottom w:val="none" w:sz="0" w:space="0" w:color="auto"/>
            <w:right w:val="none" w:sz="0" w:space="0" w:color="auto"/>
          </w:divBdr>
        </w:div>
        <w:div w:id="592517230">
          <w:marLeft w:val="480"/>
          <w:marRight w:val="0"/>
          <w:marTop w:val="0"/>
          <w:marBottom w:val="0"/>
          <w:divBdr>
            <w:top w:val="none" w:sz="0" w:space="0" w:color="auto"/>
            <w:left w:val="none" w:sz="0" w:space="0" w:color="auto"/>
            <w:bottom w:val="none" w:sz="0" w:space="0" w:color="auto"/>
            <w:right w:val="none" w:sz="0" w:space="0" w:color="auto"/>
          </w:divBdr>
        </w:div>
        <w:div w:id="664482244">
          <w:marLeft w:val="480"/>
          <w:marRight w:val="0"/>
          <w:marTop w:val="0"/>
          <w:marBottom w:val="0"/>
          <w:divBdr>
            <w:top w:val="none" w:sz="0" w:space="0" w:color="auto"/>
            <w:left w:val="none" w:sz="0" w:space="0" w:color="auto"/>
            <w:bottom w:val="none" w:sz="0" w:space="0" w:color="auto"/>
            <w:right w:val="none" w:sz="0" w:space="0" w:color="auto"/>
          </w:divBdr>
        </w:div>
        <w:div w:id="759564737">
          <w:marLeft w:val="480"/>
          <w:marRight w:val="0"/>
          <w:marTop w:val="0"/>
          <w:marBottom w:val="0"/>
          <w:divBdr>
            <w:top w:val="none" w:sz="0" w:space="0" w:color="auto"/>
            <w:left w:val="none" w:sz="0" w:space="0" w:color="auto"/>
            <w:bottom w:val="none" w:sz="0" w:space="0" w:color="auto"/>
            <w:right w:val="none" w:sz="0" w:space="0" w:color="auto"/>
          </w:divBdr>
        </w:div>
        <w:div w:id="831989089">
          <w:marLeft w:val="480"/>
          <w:marRight w:val="0"/>
          <w:marTop w:val="0"/>
          <w:marBottom w:val="0"/>
          <w:divBdr>
            <w:top w:val="none" w:sz="0" w:space="0" w:color="auto"/>
            <w:left w:val="none" w:sz="0" w:space="0" w:color="auto"/>
            <w:bottom w:val="none" w:sz="0" w:space="0" w:color="auto"/>
            <w:right w:val="none" w:sz="0" w:space="0" w:color="auto"/>
          </w:divBdr>
        </w:div>
        <w:div w:id="859198315">
          <w:marLeft w:val="480"/>
          <w:marRight w:val="0"/>
          <w:marTop w:val="0"/>
          <w:marBottom w:val="0"/>
          <w:divBdr>
            <w:top w:val="none" w:sz="0" w:space="0" w:color="auto"/>
            <w:left w:val="none" w:sz="0" w:space="0" w:color="auto"/>
            <w:bottom w:val="none" w:sz="0" w:space="0" w:color="auto"/>
            <w:right w:val="none" w:sz="0" w:space="0" w:color="auto"/>
          </w:divBdr>
        </w:div>
        <w:div w:id="868101256">
          <w:marLeft w:val="480"/>
          <w:marRight w:val="0"/>
          <w:marTop w:val="0"/>
          <w:marBottom w:val="0"/>
          <w:divBdr>
            <w:top w:val="none" w:sz="0" w:space="0" w:color="auto"/>
            <w:left w:val="none" w:sz="0" w:space="0" w:color="auto"/>
            <w:bottom w:val="none" w:sz="0" w:space="0" w:color="auto"/>
            <w:right w:val="none" w:sz="0" w:space="0" w:color="auto"/>
          </w:divBdr>
        </w:div>
        <w:div w:id="1037196976">
          <w:marLeft w:val="480"/>
          <w:marRight w:val="0"/>
          <w:marTop w:val="0"/>
          <w:marBottom w:val="0"/>
          <w:divBdr>
            <w:top w:val="none" w:sz="0" w:space="0" w:color="auto"/>
            <w:left w:val="none" w:sz="0" w:space="0" w:color="auto"/>
            <w:bottom w:val="none" w:sz="0" w:space="0" w:color="auto"/>
            <w:right w:val="none" w:sz="0" w:space="0" w:color="auto"/>
          </w:divBdr>
        </w:div>
        <w:div w:id="1056053424">
          <w:marLeft w:val="480"/>
          <w:marRight w:val="0"/>
          <w:marTop w:val="0"/>
          <w:marBottom w:val="0"/>
          <w:divBdr>
            <w:top w:val="none" w:sz="0" w:space="0" w:color="auto"/>
            <w:left w:val="none" w:sz="0" w:space="0" w:color="auto"/>
            <w:bottom w:val="none" w:sz="0" w:space="0" w:color="auto"/>
            <w:right w:val="none" w:sz="0" w:space="0" w:color="auto"/>
          </w:divBdr>
        </w:div>
        <w:div w:id="1181551859">
          <w:marLeft w:val="480"/>
          <w:marRight w:val="0"/>
          <w:marTop w:val="0"/>
          <w:marBottom w:val="0"/>
          <w:divBdr>
            <w:top w:val="none" w:sz="0" w:space="0" w:color="auto"/>
            <w:left w:val="none" w:sz="0" w:space="0" w:color="auto"/>
            <w:bottom w:val="none" w:sz="0" w:space="0" w:color="auto"/>
            <w:right w:val="none" w:sz="0" w:space="0" w:color="auto"/>
          </w:divBdr>
        </w:div>
        <w:div w:id="1236234452">
          <w:marLeft w:val="480"/>
          <w:marRight w:val="0"/>
          <w:marTop w:val="0"/>
          <w:marBottom w:val="0"/>
          <w:divBdr>
            <w:top w:val="none" w:sz="0" w:space="0" w:color="auto"/>
            <w:left w:val="none" w:sz="0" w:space="0" w:color="auto"/>
            <w:bottom w:val="none" w:sz="0" w:space="0" w:color="auto"/>
            <w:right w:val="none" w:sz="0" w:space="0" w:color="auto"/>
          </w:divBdr>
        </w:div>
        <w:div w:id="1269434115">
          <w:marLeft w:val="480"/>
          <w:marRight w:val="0"/>
          <w:marTop w:val="0"/>
          <w:marBottom w:val="0"/>
          <w:divBdr>
            <w:top w:val="none" w:sz="0" w:space="0" w:color="auto"/>
            <w:left w:val="none" w:sz="0" w:space="0" w:color="auto"/>
            <w:bottom w:val="none" w:sz="0" w:space="0" w:color="auto"/>
            <w:right w:val="none" w:sz="0" w:space="0" w:color="auto"/>
          </w:divBdr>
        </w:div>
        <w:div w:id="1321077274">
          <w:marLeft w:val="480"/>
          <w:marRight w:val="0"/>
          <w:marTop w:val="0"/>
          <w:marBottom w:val="0"/>
          <w:divBdr>
            <w:top w:val="none" w:sz="0" w:space="0" w:color="auto"/>
            <w:left w:val="none" w:sz="0" w:space="0" w:color="auto"/>
            <w:bottom w:val="none" w:sz="0" w:space="0" w:color="auto"/>
            <w:right w:val="none" w:sz="0" w:space="0" w:color="auto"/>
          </w:divBdr>
        </w:div>
        <w:div w:id="1366175119">
          <w:marLeft w:val="480"/>
          <w:marRight w:val="0"/>
          <w:marTop w:val="0"/>
          <w:marBottom w:val="0"/>
          <w:divBdr>
            <w:top w:val="none" w:sz="0" w:space="0" w:color="auto"/>
            <w:left w:val="none" w:sz="0" w:space="0" w:color="auto"/>
            <w:bottom w:val="none" w:sz="0" w:space="0" w:color="auto"/>
            <w:right w:val="none" w:sz="0" w:space="0" w:color="auto"/>
          </w:divBdr>
        </w:div>
        <w:div w:id="1382946682">
          <w:marLeft w:val="480"/>
          <w:marRight w:val="0"/>
          <w:marTop w:val="0"/>
          <w:marBottom w:val="0"/>
          <w:divBdr>
            <w:top w:val="none" w:sz="0" w:space="0" w:color="auto"/>
            <w:left w:val="none" w:sz="0" w:space="0" w:color="auto"/>
            <w:bottom w:val="none" w:sz="0" w:space="0" w:color="auto"/>
            <w:right w:val="none" w:sz="0" w:space="0" w:color="auto"/>
          </w:divBdr>
        </w:div>
        <w:div w:id="1403719730">
          <w:marLeft w:val="480"/>
          <w:marRight w:val="0"/>
          <w:marTop w:val="0"/>
          <w:marBottom w:val="0"/>
          <w:divBdr>
            <w:top w:val="none" w:sz="0" w:space="0" w:color="auto"/>
            <w:left w:val="none" w:sz="0" w:space="0" w:color="auto"/>
            <w:bottom w:val="none" w:sz="0" w:space="0" w:color="auto"/>
            <w:right w:val="none" w:sz="0" w:space="0" w:color="auto"/>
          </w:divBdr>
        </w:div>
        <w:div w:id="1424909621">
          <w:marLeft w:val="480"/>
          <w:marRight w:val="0"/>
          <w:marTop w:val="0"/>
          <w:marBottom w:val="0"/>
          <w:divBdr>
            <w:top w:val="none" w:sz="0" w:space="0" w:color="auto"/>
            <w:left w:val="none" w:sz="0" w:space="0" w:color="auto"/>
            <w:bottom w:val="none" w:sz="0" w:space="0" w:color="auto"/>
            <w:right w:val="none" w:sz="0" w:space="0" w:color="auto"/>
          </w:divBdr>
        </w:div>
        <w:div w:id="1430464473">
          <w:marLeft w:val="480"/>
          <w:marRight w:val="0"/>
          <w:marTop w:val="0"/>
          <w:marBottom w:val="0"/>
          <w:divBdr>
            <w:top w:val="none" w:sz="0" w:space="0" w:color="auto"/>
            <w:left w:val="none" w:sz="0" w:space="0" w:color="auto"/>
            <w:bottom w:val="none" w:sz="0" w:space="0" w:color="auto"/>
            <w:right w:val="none" w:sz="0" w:space="0" w:color="auto"/>
          </w:divBdr>
        </w:div>
        <w:div w:id="1437367851">
          <w:marLeft w:val="480"/>
          <w:marRight w:val="0"/>
          <w:marTop w:val="0"/>
          <w:marBottom w:val="0"/>
          <w:divBdr>
            <w:top w:val="none" w:sz="0" w:space="0" w:color="auto"/>
            <w:left w:val="none" w:sz="0" w:space="0" w:color="auto"/>
            <w:bottom w:val="none" w:sz="0" w:space="0" w:color="auto"/>
            <w:right w:val="none" w:sz="0" w:space="0" w:color="auto"/>
          </w:divBdr>
        </w:div>
        <w:div w:id="1440561482">
          <w:marLeft w:val="480"/>
          <w:marRight w:val="0"/>
          <w:marTop w:val="0"/>
          <w:marBottom w:val="0"/>
          <w:divBdr>
            <w:top w:val="none" w:sz="0" w:space="0" w:color="auto"/>
            <w:left w:val="none" w:sz="0" w:space="0" w:color="auto"/>
            <w:bottom w:val="none" w:sz="0" w:space="0" w:color="auto"/>
            <w:right w:val="none" w:sz="0" w:space="0" w:color="auto"/>
          </w:divBdr>
        </w:div>
        <w:div w:id="1445416961">
          <w:marLeft w:val="480"/>
          <w:marRight w:val="0"/>
          <w:marTop w:val="0"/>
          <w:marBottom w:val="0"/>
          <w:divBdr>
            <w:top w:val="none" w:sz="0" w:space="0" w:color="auto"/>
            <w:left w:val="none" w:sz="0" w:space="0" w:color="auto"/>
            <w:bottom w:val="none" w:sz="0" w:space="0" w:color="auto"/>
            <w:right w:val="none" w:sz="0" w:space="0" w:color="auto"/>
          </w:divBdr>
        </w:div>
        <w:div w:id="1498422859">
          <w:marLeft w:val="480"/>
          <w:marRight w:val="0"/>
          <w:marTop w:val="0"/>
          <w:marBottom w:val="0"/>
          <w:divBdr>
            <w:top w:val="none" w:sz="0" w:space="0" w:color="auto"/>
            <w:left w:val="none" w:sz="0" w:space="0" w:color="auto"/>
            <w:bottom w:val="none" w:sz="0" w:space="0" w:color="auto"/>
            <w:right w:val="none" w:sz="0" w:space="0" w:color="auto"/>
          </w:divBdr>
        </w:div>
        <w:div w:id="1501264687">
          <w:marLeft w:val="480"/>
          <w:marRight w:val="0"/>
          <w:marTop w:val="0"/>
          <w:marBottom w:val="0"/>
          <w:divBdr>
            <w:top w:val="none" w:sz="0" w:space="0" w:color="auto"/>
            <w:left w:val="none" w:sz="0" w:space="0" w:color="auto"/>
            <w:bottom w:val="none" w:sz="0" w:space="0" w:color="auto"/>
            <w:right w:val="none" w:sz="0" w:space="0" w:color="auto"/>
          </w:divBdr>
        </w:div>
        <w:div w:id="1517891190">
          <w:marLeft w:val="480"/>
          <w:marRight w:val="0"/>
          <w:marTop w:val="0"/>
          <w:marBottom w:val="0"/>
          <w:divBdr>
            <w:top w:val="none" w:sz="0" w:space="0" w:color="auto"/>
            <w:left w:val="none" w:sz="0" w:space="0" w:color="auto"/>
            <w:bottom w:val="none" w:sz="0" w:space="0" w:color="auto"/>
            <w:right w:val="none" w:sz="0" w:space="0" w:color="auto"/>
          </w:divBdr>
        </w:div>
        <w:div w:id="1524175484">
          <w:marLeft w:val="480"/>
          <w:marRight w:val="0"/>
          <w:marTop w:val="0"/>
          <w:marBottom w:val="0"/>
          <w:divBdr>
            <w:top w:val="none" w:sz="0" w:space="0" w:color="auto"/>
            <w:left w:val="none" w:sz="0" w:space="0" w:color="auto"/>
            <w:bottom w:val="none" w:sz="0" w:space="0" w:color="auto"/>
            <w:right w:val="none" w:sz="0" w:space="0" w:color="auto"/>
          </w:divBdr>
        </w:div>
        <w:div w:id="1533760829">
          <w:marLeft w:val="480"/>
          <w:marRight w:val="0"/>
          <w:marTop w:val="0"/>
          <w:marBottom w:val="0"/>
          <w:divBdr>
            <w:top w:val="none" w:sz="0" w:space="0" w:color="auto"/>
            <w:left w:val="none" w:sz="0" w:space="0" w:color="auto"/>
            <w:bottom w:val="none" w:sz="0" w:space="0" w:color="auto"/>
            <w:right w:val="none" w:sz="0" w:space="0" w:color="auto"/>
          </w:divBdr>
        </w:div>
        <w:div w:id="1569681720">
          <w:marLeft w:val="480"/>
          <w:marRight w:val="0"/>
          <w:marTop w:val="0"/>
          <w:marBottom w:val="0"/>
          <w:divBdr>
            <w:top w:val="none" w:sz="0" w:space="0" w:color="auto"/>
            <w:left w:val="none" w:sz="0" w:space="0" w:color="auto"/>
            <w:bottom w:val="none" w:sz="0" w:space="0" w:color="auto"/>
            <w:right w:val="none" w:sz="0" w:space="0" w:color="auto"/>
          </w:divBdr>
        </w:div>
        <w:div w:id="1573271314">
          <w:marLeft w:val="480"/>
          <w:marRight w:val="0"/>
          <w:marTop w:val="0"/>
          <w:marBottom w:val="0"/>
          <w:divBdr>
            <w:top w:val="none" w:sz="0" w:space="0" w:color="auto"/>
            <w:left w:val="none" w:sz="0" w:space="0" w:color="auto"/>
            <w:bottom w:val="none" w:sz="0" w:space="0" w:color="auto"/>
            <w:right w:val="none" w:sz="0" w:space="0" w:color="auto"/>
          </w:divBdr>
        </w:div>
        <w:div w:id="1669212081">
          <w:marLeft w:val="480"/>
          <w:marRight w:val="0"/>
          <w:marTop w:val="0"/>
          <w:marBottom w:val="0"/>
          <w:divBdr>
            <w:top w:val="none" w:sz="0" w:space="0" w:color="auto"/>
            <w:left w:val="none" w:sz="0" w:space="0" w:color="auto"/>
            <w:bottom w:val="none" w:sz="0" w:space="0" w:color="auto"/>
            <w:right w:val="none" w:sz="0" w:space="0" w:color="auto"/>
          </w:divBdr>
        </w:div>
        <w:div w:id="1745444013">
          <w:marLeft w:val="480"/>
          <w:marRight w:val="0"/>
          <w:marTop w:val="0"/>
          <w:marBottom w:val="0"/>
          <w:divBdr>
            <w:top w:val="none" w:sz="0" w:space="0" w:color="auto"/>
            <w:left w:val="none" w:sz="0" w:space="0" w:color="auto"/>
            <w:bottom w:val="none" w:sz="0" w:space="0" w:color="auto"/>
            <w:right w:val="none" w:sz="0" w:space="0" w:color="auto"/>
          </w:divBdr>
        </w:div>
        <w:div w:id="1792356895">
          <w:marLeft w:val="480"/>
          <w:marRight w:val="0"/>
          <w:marTop w:val="0"/>
          <w:marBottom w:val="0"/>
          <w:divBdr>
            <w:top w:val="none" w:sz="0" w:space="0" w:color="auto"/>
            <w:left w:val="none" w:sz="0" w:space="0" w:color="auto"/>
            <w:bottom w:val="none" w:sz="0" w:space="0" w:color="auto"/>
            <w:right w:val="none" w:sz="0" w:space="0" w:color="auto"/>
          </w:divBdr>
        </w:div>
        <w:div w:id="1837840536">
          <w:marLeft w:val="480"/>
          <w:marRight w:val="0"/>
          <w:marTop w:val="0"/>
          <w:marBottom w:val="0"/>
          <w:divBdr>
            <w:top w:val="none" w:sz="0" w:space="0" w:color="auto"/>
            <w:left w:val="none" w:sz="0" w:space="0" w:color="auto"/>
            <w:bottom w:val="none" w:sz="0" w:space="0" w:color="auto"/>
            <w:right w:val="none" w:sz="0" w:space="0" w:color="auto"/>
          </w:divBdr>
        </w:div>
        <w:div w:id="1841696492">
          <w:marLeft w:val="480"/>
          <w:marRight w:val="0"/>
          <w:marTop w:val="0"/>
          <w:marBottom w:val="0"/>
          <w:divBdr>
            <w:top w:val="none" w:sz="0" w:space="0" w:color="auto"/>
            <w:left w:val="none" w:sz="0" w:space="0" w:color="auto"/>
            <w:bottom w:val="none" w:sz="0" w:space="0" w:color="auto"/>
            <w:right w:val="none" w:sz="0" w:space="0" w:color="auto"/>
          </w:divBdr>
        </w:div>
        <w:div w:id="1866944413">
          <w:marLeft w:val="480"/>
          <w:marRight w:val="0"/>
          <w:marTop w:val="0"/>
          <w:marBottom w:val="0"/>
          <w:divBdr>
            <w:top w:val="none" w:sz="0" w:space="0" w:color="auto"/>
            <w:left w:val="none" w:sz="0" w:space="0" w:color="auto"/>
            <w:bottom w:val="none" w:sz="0" w:space="0" w:color="auto"/>
            <w:right w:val="none" w:sz="0" w:space="0" w:color="auto"/>
          </w:divBdr>
        </w:div>
        <w:div w:id="2111005127">
          <w:marLeft w:val="480"/>
          <w:marRight w:val="0"/>
          <w:marTop w:val="0"/>
          <w:marBottom w:val="0"/>
          <w:divBdr>
            <w:top w:val="none" w:sz="0" w:space="0" w:color="auto"/>
            <w:left w:val="none" w:sz="0" w:space="0" w:color="auto"/>
            <w:bottom w:val="none" w:sz="0" w:space="0" w:color="auto"/>
            <w:right w:val="none" w:sz="0" w:space="0" w:color="auto"/>
          </w:divBdr>
        </w:div>
      </w:divsChild>
    </w:div>
    <w:div w:id="1091974535">
      <w:bodyDiv w:val="1"/>
      <w:marLeft w:val="0"/>
      <w:marRight w:val="0"/>
      <w:marTop w:val="0"/>
      <w:marBottom w:val="0"/>
      <w:divBdr>
        <w:top w:val="none" w:sz="0" w:space="0" w:color="auto"/>
        <w:left w:val="none" w:sz="0" w:space="0" w:color="auto"/>
        <w:bottom w:val="none" w:sz="0" w:space="0" w:color="auto"/>
        <w:right w:val="none" w:sz="0" w:space="0" w:color="auto"/>
      </w:divBdr>
      <w:divsChild>
        <w:div w:id="1704553074">
          <w:marLeft w:val="640"/>
          <w:marRight w:val="0"/>
          <w:marTop w:val="0"/>
          <w:marBottom w:val="0"/>
          <w:divBdr>
            <w:top w:val="none" w:sz="0" w:space="0" w:color="auto"/>
            <w:left w:val="none" w:sz="0" w:space="0" w:color="auto"/>
            <w:bottom w:val="none" w:sz="0" w:space="0" w:color="auto"/>
            <w:right w:val="none" w:sz="0" w:space="0" w:color="auto"/>
          </w:divBdr>
        </w:div>
        <w:div w:id="1707363164">
          <w:marLeft w:val="640"/>
          <w:marRight w:val="0"/>
          <w:marTop w:val="0"/>
          <w:marBottom w:val="0"/>
          <w:divBdr>
            <w:top w:val="none" w:sz="0" w:space="0" w:color="auto"/>
            <w:left w:val="none" w:sz="0" w:space="0" w:color="auto"/>
            <w:bottom w:val="none" w:sz="0" w:space="0" w:color="auto"/>
            <w:right w:val="none" w:sz="0" w:space="0" w:color="auto"/>
          </w:divBdr>
        </w:div>
        <w:div w:id="1784180076">
          <w:marLeft w:val="640"/>
          <w:marRight w:val="0"/>
          <w:marTop w:val="0"/>
          <w:marBottom w:val="0"/>
          <w:divBdr>
            <w:top w:val="none" w:sz="0" w:space="0" w:color="auto"/>
            <w:left w:val="none" w:sz="0" w:space="0" w:color="auto"/>
            <w:bottom w:val="none" w:sz="0" w:space="0" w:color="auto"/>
            <w:right w:val="none" w:sz="0" w:space="0" w:color="auto"/>
          </w:divBdr>
        </w:div>
        <w:div w:id="406416214">
          <w:marLeft w:val="640"/>
          <w:marRight w:val="0"/>
          <w:marTop w:val="0"/>
          <w:marBottom w:val="0"/>
          <w:divBdr>
            <w:top w:val="none" w:sz="0" w:space="0" w:color="auto"/>
            <w:left w:val="none" w:sz="0" w:space="0" w:color="auto"/>
            <w:bottom w:val="none" w:sz="0" w:space="0" w:color="auto"/>
            <w:right w:val="none" w:sz="0" w:space="0" w:color="auto"/>
          </w:divBdr>
        </w:div>
        <w:div w:id="1854880897">
          <w:marLeft w:val="640"/>
          <w:marRight w:val="0"/>
          <w:marTop w:val="0"/>
          <w:marBottom w:val="0"/>
          <w:divBdr>
            <w:top w:val="none" w:sz="0" w:space="0" w:color="auto"/>
            <w:left w:val="none" w:sz="0" w:space="0" w:color="auto"/>
            <w:bottom w:val="none" w:sz="0" w:space="0" w:color="auto"/>
            <w:right w:val="none" w:sz="0" w:space="0" w:color="auto"/>
          </w:divBdr>
        </w:div>
        <w:div w:id="945425013">
          <w:marLeft w:val="640"/>
          <w:marRight w:val="0"/>
          <w:marTop w:val="0"/>
          <w:marBottom w:val="0"/>
          <w:divBdr>
            <w:top w:val="none" w:sz="0" w:space="0" w:color="auto"/>
            <w:left w:val="none" w:sz="0" w:space="0" w:color="auto"/>
            <w:bottom w:val="none" w:sz="0" w:space="0" w:color="auto"/>
            <w:right w:val="none" w:sz="0" w:space="0" w:color="auto"/>
          </w:divBdr>
        </w:div>
        <w:div w:id="1917738504">
          <w:marLeft w:val="640"/>
          <w:marRight w:val="0"/>
          <w:marTop w:val="0"/>
          <w:marBottom w:val="0"/>
          <w:divBdr>
            <w:top w:val="none" w:sz="0" w:space="0" w:color="auto"/>
            <w:left w:val="none" w:sz="0" w:space="0" w:color="auto"/>
            <w:bottom w:val="none" w:sz="0" w:space="0" w:color="auto"/>
            <w:right w:val="none" w:sz="0" w:space="0" w:color="auto"/>
          </w:divBdr>
        </w:div>
        <w:div w:id="429662939">
          <w:marLeft w:val="640"/>
          <w:marRight w:val="0"/>
          <w:marTop w:val="0"/>
          <w:marBottom w:val="0"/>
          <w:divBdr>
            <w:top w:val="none" w:sz="0" w:space="0" w:color="auto"/>
            <w:left w:val="none" w:sz="0" w:space="0" w:color="auto"/>
            <w:bottom w:val="none" w:sz="0" w:space="0" w:color="auto"/>
            <w:right w:val="none" w:sz="0" w:space="0" w:color="auto"/>
          </w:divBdr>
        </w:div>
        <w:div w:id="1951738465">
          <w:marLeft w:val="640"/>
          <w:marRight w:val="0"/>
          <w:marTop w:val="0"/>
          <w:marBottom w:val="0"/>
          <w:divBdr>
            <w:top w:val="none" w:sz="0" w:space="0" w:color="auto"/>
            <w:left w:val="none" w:sz="0" w:space="0" w:color="auto"/>
            <w:bottom w:val="none" w:sz="0" w:space="0" w:color="auto"/>
            <w:right w:val="none" w:sz="0" w:space="0" w:color="auto"/>
          </w:divBdr>
        </w:div>
        <w:div w:id="190535903">
          <w:marLeft w:val="640"/>
          <w:marRight w:val="0"/>
          <w:marTop w:val="0"/>
          <w:marBottom w:val="0"/>
          <w:divBdr>
            <w:top w:val="none" w:sz="0" w:space="0" w:color="auto"/>
            <w:left w:val="none" w:sz="0" w:space="0" w:color="auto"/>
            <w:bottom w:val="none" w:sz="0" w:space="0" w:color="auto"/>
            <w:right w:val="none" w:sz="0" w:space="0" w:color="auto"/>
          </w:divBdr>
        </w:div>
        <w:div w:id="1289816331">
          <w:marLeft w:val="640"/>
          <w:marRight w:val="0"/>
          <w:marTop w:val="0"/>
          <w:marBottom w:val="0"/>
          <w:divBdr>
            <w:top w:val="none" w:sz="0" w:space="0" w:color="auto"/>
            <w:left w:val="none" w:sz="0" w:space="0" w:color="auto"/>
            <w:bottom w:val="none" w:sz="0" w:space="0" w:color="auto"/>
            <w:right w:val="none" w:sz="0" w:space="0" w:color="auto"/>
          </w:divBdr>
        </w:div>
        <w:div w:id="822967245">
          <w:marLeft w:val="640"/>
          <w:marRight w:val="0"/>
          <w:marTop w:val="0"/>
          <w:marBottom w:val="0"/>
          <w:divBdr>
            <w:top w:val="none" w:sz="0" w:space="0" w:color="auto"/>
            <w:left w:val="none" w:sz="0" w:space="0" w:color="auto"/>
            <w:bottom w:val="none" w:sz="0" w:space="0" w:color="auto"/>
            <w:right w:val="none" w:sz="0" w:space="0" w:color="auto"/>
          </w:divBdr>
        </w:div>
        <w:div w:id="2087722358">
          <w:marLeft w:val="640"/>
          <w:marRight w:val="0"/>
          <w:marTop w:val="0"/>
          <w:marBottom w:val="0"/>
          <w:divBdr>
            <w:top w:val="none" w:sz="0" w:space="0" w:color="auto"/>
            <w:left w:val="none" w:sz="0" w:space="0" w:color="auto"/>
            <w:bottom w:val="none" w:sz="0" w:space="0" w:color="auto"/>
            <w:right w:val="none" w:sz="0" w:space="0" w:color="auto"/>
          </w:divBdr>
        </w:div>
        <w:div w:id="1214583967">
          <w:marLeft w:val="640"/>
          <w:marRight w:val="0"/>
          <w:marTop w:val="0"/>
          <w:marBottom w:val="0"/>
          <w:divBdr>
            <w:top w:val="none" w:sz="0" w:space="0" w:color="auto"/>
            <w:left w:val="none" w:sz="0" w:space="0" w:color="auto"/>
            <w:bottom w:val="none" w:sz="0" w:space="0" w:color="auto"/>
            <w:right w:val="none" w:sz="0" w:space="0" w:color="auto"/>
          </w:divBdr>
        </w:div>
        <w:div w:id="1289825035">
          <w:marLeft w:val="640"/>
          <w:marRight w:val="0"/>
          <w:marTop w:val="0"/>
          <w:marBottom w:val="0"/>
          <w:divBdr>
            <w:top w:val="none" w:sz="0" w:space="0" w:color="auto"/>
            <w:left w:val="none" w:sz="0" w:space="0" w:color="auto"/>
            <w:bottom w:val="none" w:sz="0" w:space="0" w:color="auto"/>
            <w:right w:val="none" w:sz="0" w:space="0" w:color="auto"/>
          </w:divBdr>
        </w:div>
        <w:div w:id="1508056106">
          <w:marLeft w:val="640"/>
          <w:marRight w:val="0"/>
          <w:marTop w:val="0"/>
          <w:marBottom w:val="0"/>
          <w:divBdr>
            <w:top w:val="none" w:sz="0" w:space="0" w:color="auto"/>
            <w:left w:val="none" w:sz="0" w:space="0" w:color="auto"/>
            <w:bottom w:val="none" w:sz="0" w:space="0" w:color="auto"/>
            <w:right w:val="none" w:sz="0" w:space="0" w:color="auto"/>
          </w:divBdr>
        </w:div>
        <w:div w:id="433477550">
          <w:marLeft w:val="640"/>
          <w:marRight w:val="0"/>
          <w:marTop w:val="0"/>
          <w:marBottom w:val="0"/>
          <w:divBdr>
            <w:top w:val="none" w:sz="0" w:space="0" w:color="auto"/>
            <w:left w:val="none" w:sz="0" w:space="0" w:color="auto"/>
            <w:bottom w:val="none" w:sz="0" w:space="0" w:color="auto"/>
            <w:right w:val="none" w:sz="0" w:space="0" w:color="auto"/>
          </w:divBdr>
        </w:div>
        <w:div w:id="870147075">
          <w:marLeft w:val="640"/>
          <w:marRight w:val="0"/>
          <w:marTop w:val="0"/>
          <w:marBottom w:val="0"/>
          <w:divBdr>
            <w:top w:val="none" w:sz="0" w:space="0" w:color="auto"/>
            <w:left w:val="none" w:sz="0" w:space="0" w:color="auto"/>
            <w:bottom w:val="none" w:sz="0" w:space="0" w:color="auto"/>
            <w:right w:val="none" w:sz="0" w:space="0" w:color="auto"/>
          </w:divBdr>
        </w:div>
        <w:div w:id="1728407127">
          <w:marLeft w:val="640"/>
          <w:marRight w:val="0"/>
          <w:marTop w:val="0"/>
          <w:marBottom w:val="0"/>
          <w:divBdr>
            <w:top w:val="none" w:sz="0" w:space="0" w:color="auto"/>
            <w:left w:val="none" w:sz="0" w:space="0" w:color="auto"/>
            <w:bottom w:val="none" w:sz="0" w:space="0" w:color="auto"/>
            <w:right w:val="none" w:sz="0" w:space="0" w:color="auto"/>
          </w:divBdr>
        </w:div>
        <w:div w:id="1700885704">
          <w:marLeft w:val="640"/>
          <w:marRight w:val="0"/>
          <w:marTop w:val="0"/>
          <w:marBottom w:val="0"/>
          <w:divBdr>
            <w:top w:val="none" w:sz="0" w:space="0" w:color="auto"/>
            <w:left w:val="none" w:sz="0" w:space="0" w:color="auto"/>
            <w:bottom w:val="none" w:sz="0" w:space="0" w:color="auto"/>
            <w:right w:val="none" w:sz="0" w:space="0" w:color="auto"/>
          </w:divBdr>
        </w:div>
        <w:div w:id="1215896404">
          <w:marLeft w:val="640"/>
          <w:marRight w:val="0"/>
          <w:marTop w:val="0"/>
          <w:marBottom w:val="0"/>
          <w:divBdr>
            <w:top w:val="none" w:sz="0" w:space="0" w:color="auto"/>
            <w:left w:val="none" w:sz="0" w:space="0" w:color="auto"/>
            <w:bottom w:val="none" w:sz="0" w:space="0" w:color="auto"/>
            <w:right w:val="none" w:sz="0" w:space="0" w:color="auto"/>
          </w:divBdr>
        </w:div>
        <w:div w:id="1147356930">
          <w:marLeft w:val="640"/>
          <w:marRight w:val="0"/>
          <w:marTop w:val="0"/>
          <w:marBottom w:val="0"/>
          <w:divBdr>
            <w:top w:val="none" w:sz="0" w:space="0" w:color="auto"/>
            <w:left w:val="none" w:sz="0" w:space="0" w:color="auto"/>
            <w:bottom w:val="none" w:sz="0" w:space="0" w:color="auto"/>
            <w:right w:val="none" w:sz="0" w:space="0" w:color="auto"/>
          </w:divBdr>
        </w:div>
        <w:div w:id="1690446264">
          <w:marLeft w:val="640"/>
          <w:marRight w:val="0"/>
          <w:marTop w:val="0"/>
          <w:marBottom w:val="0"/>
          <w:divBdr>
            <w:top w:val="none" w:sz="0" w:space="0" w:color="auto"/>
            <w:left w:val="none" w:sz="0" w:space="0" w:color="auto"/>
            <w:bottom w:val="none" w:sz="0" w:space="0" w:color="auto"/>
            <w:right w:val="none" w:sz="0" w:space="0" w:color="auto"/>
          </w:divBdr>
        </w:div>
        <w:div w:id="68814193">
          <w:marLeft w:val="640"/>
          <w:marRight w:val="0"/>
          <w:marTop w:val="0"/>
          <w:marBottom w:val="0"/>
          <w:divBdr>
            <w:top w:val="none" w:sz="0" w:space="0" w:color="auto"/>
            <w:left w:val="none" w:sz="0" w:space="0" w:color="auto"/>
            <w:bottom w:val="none" w:sz="0" w:space="0" w:color="auto"/>
            <w:right w:val="none" w:sz="0" w:space="0" w:color="auto"/>
          </w:divBdr>
        </w:div>
        <w:div w:id="81994642">
          <w:marLeft w:val="640"/>
          <w:marRight w:val="0"/>
          <w:marTop w:val="0"/>
          <w:marBottom w:val="0"/>
          <w:divBdr>
            <w:top w:val="none" w:sz="0" w:space="0" w:color="auto"/>
            <w:left w:val="none" w:sz="0" w:space="0" w:color="auto"/>
            <w:bottom w:val="none" w:sz="0" w:space="0" w:color="auto"/>
            <w:right w:val="none" w:sz="0" w:space="0" w:color="auto"/>
          </w:divBdr>
        </w:div>
        <w:div w:id="1000741260">
          <w:marLeft w:val="640"/>
          <w:marRight w:val="0"/>
          <w:marTop w:val="0"/>
          <w:marBottom w:val="0"/>
          <w:divBdr>
            <w:top w:val="none" w:sz="0" w:space="0" w:color="auto"/>
            <w:left w:val="none" w:sz="0" w:space="0" w:color="auto"/>
            <w:bottom w:val="none" w:sz="0" w:space="0" w:color="auto"/>
            <w:right w:val="none" w:sz="0" w:space="0" w:color="auto"/>
          </w:divBdr>
        </w:div>
        <w:div w:id="1237011730">
          <w:marLeft w:val="640"/>
          <w:marRight w:val="0"/>
          <w:marTop w:val="0"/>
          <w:marBottom w:val="0"/>
          <w:divBdr>
            <w:top w:val="none" w:sz="0" w:space="0" w:color="auto"/>
            <w:left w:val="none" w:sz="0" w:space="0" w:color="auto"/>
            <w:bottom w:val="none" w:sz="0" w:space="0" w:color="auto"/>
            <w:right w:val="none" w:sz="0" w:space="0" w:color="auto"/>
          </w:divBdr>
        </w:div>
        <w:div w:id="548080254">
          <w:marLeft w:val="640"/>
          <w:marRight w:val="0"/>
          <w:marTop w:val="0"/>
          <w:marBottom w:val="0"/>
          <w:divBdr>
            <w:top w:val="none" w:sz="0" w:space="0" w:color="auto"/>
            <w:left w:val="none" w:sz="0" w:space="0" w:color="auto"/>
            <w:bottom w:val="none" w:sz="0" w:space="0" w:color="auto"/>
            <w:right w:val="none" w:sz="0" w:space="0" w:color="auto"/>
          </w:divBdr>
        </w:div>
        <w:div w:id="952052464">
          <w:marLeft w:val="640"/>
          <w:marRight w:val="0"/>
          <w:marTop w:val="0"/>
          <w:marBottom w:val="0"/>
          <w:divBdr>
            <w:top w:val="none" w:sz="0" w:space="0" w:color="auto"/>
            <w:left w:val="none" w:sz="0" w:space="0" w:color="auto"/>
            <w:bottom w:val="none" w:sz="0" w:space="0" w:color="auto"/>
            <w:right w:val="none" w:sz="0" w:space="0" w:color="auto"/>
          </w:divBdr>
        </w:div>
        <w:div w:id="2074304555">
          <w:marLeft w:val="640"/>
          <w:marRight w:val="0"/>
          <w:marTop w:val="0"/>
          <w:marBottom w:val="0"/>
          <w:divBdr>
            <w:top w:val="none" w:sz="0" w:space="0" w:color="auto"/>
            <w:left w:val="none" w:sz="0" w:space="0" w:color="auto"/>
            <w:bottom w:val="none" w:sz="0" w:space="0" w:color="auto"/>
            <w:right w:val="none" w:sz="0" w:space="0" w:color="auto"/>
          </w:divBdr>
        </w:div>
        <w:div w:id="1460801783">
          <w:marLeft w:val="640"/>
          <w:marRight w:val="0"/>
          <w:marTop w:val="0"/>
          <w:marBottom w:val="0"/>
          <w:divBdr>
            <w:top w:val="none" w:sz="0" w:space="0" w:color="auto"/>
            <w:left w:val="none" w:sz="0" w:space="0" w:color="auto"/>
            <w:bottom w:val="none" w:sz="0" w:space="0" w:color="auto"/>
            <w:right w:val="none" w:sz="0" w:space="0" w:color="auto"/>
          </w:divBdr>
        </w:div>
        <w:div w:id="360863143">
          <w:marLeft w:val="640"/>
          <w:marRight w:val="0"/>
          <w:marTop w:val="0"/>
          <w:marBottom w:val="0"/>
          <w:divBdr>
            <w:top w:val="none" w:sz="0" w:space="0" w:color="auto"/>
            <w:left w:val="none" w:sz="0" w:space="0" w:color="auto"/>
            <w:bottom w:val="none" w:sz="0" w:space="0" w:color="auto"/>
            <w:right w:val="none" w:sz="0" w:space="0" w:color="auto"/>
          </w:divBdr>
        </w:div>
        <w:div w:id="526335911">
          <w:marLeft w:val="640"/>
          <w:marRight w:val="0"/>
          <w:marTop w:val="0"/>
          <w:marBottom w:val="0"/>
          <w:divBdr>
            <w:top w:val="none" w:sz="0" w:space="0" w:color="auto"/>
            <w:left w:val="none" w:sz="0" w:space="0" w:color="auto"/>
            <w:bottom w:val="none" w:sz="0" w:space="0" w:color="auto"/>
            <w:right w:val="none" w:sz="0" w:space="0" w:color="auto"/>
          </w:divBdr>
        </w:div>
        <w:div w:id="1659457102">
          <w:marLeft w:val="640"/>
          <w:marRight w:val="0"/>
          <w:marTop w:val="0"/>
          <w:marBottom w:val="0"/>
          <w:divBdr>
            <w:top w:val="none" w:sz="0" w:space="0" w:color="auto"/>
            <w:left w:val="none" w:sz="0" w:space="0" w:color="auto"/>
            <w:bottom w:val="none" w:sz="0" w:space="0" w:color="auto"/>
            <w:right w:val="none" w:sz="0" w:space="0" w:color="auto"/>
          </w:divBdr>
        </w:div>
        <w:div w:id="455414222">
          <w:marLeft w:val="640"/>
          <w:marRight w:val="0"/>
          <w:marTop w:val="0"/>
          <w:marBottom w:val="0"/>
          <w:divBdr>
            <w:top w:val="none" w:sz="0" w:space="0" w:color="auto"/>
            <w:left w:val="none" w:sz="0" w:space="0" w:color="auto"/>
            <w:bottom w:val="none" w:sz="0" w:space="0" w:color="auto"/>
            <w:right w:val="none" w:sz="0" w:space="0" w:color="auto"/>
          </w:divBdr>
        </w:div>
        <w:div w:id="849687644">
          <w:marLeft w:val="640"/>
          <w:marRight w:val="0"/>
          <w:marTop w:val="0"/>
          <w:marBottom w:val="0"/>
          <w:divBdr>
            <w:top w:val="none" w:sz="0" w:space="0" w:color="auto"/>
            <w:left w:val="none" w:sz="0" w:space="0" w:color="auto"/>
            <w:bottom w:val="none" w:sz="0" w:space="0" w:color="auto"/>
            <w:right w:val="none" w:sz="0" w:space="0" w:color="auto"/>
          </w:divBdr>
        </w:div>
        <w:div w:id="1431777873">
          <w:marLeft w:val="640"/>
          <w:marRight w:val="0"/>
          <w:marTop w:val="0"/>
          <w:marBottom w:val="0"/>
          <w:divBdr>
            <w:top w:val="none" w:sz="0" w:space="0" w:color="auto"/>
            <w:left w:val="none" w:sz="0" w:space="0" w:color="auto"/>
            <w:bottom w:val="none" w:sz="0" w:space="0" w:color="auto"/>
            <w:right w:val="none" w:sz="0" w:space="0" w:color="auto"/>
          </w:divBdr>
        </w:div>
        <w:div w:id="1623731334">
          <w:marLeft w:val="640"/>
          <w:marRight w:val="0"/>
          <w:marTop w:val="0"/>
          <w:marBottom w:val="0"/>
          <w:divBdr>
            <w:top w:val="none" w:sz="0" w:space="0" w:color="auto"/>
            <w:left w:val="none" w:sz="0" w:space="0" w:color="auto"/>
            <w:bottom w:val="none" w:sz="0" w:space="0" w:color="auto"/>
            <w:right w:val="none" w:sz="0" w:space="0" w:color="auto"/>
          </w:divBdr>
        </w:div>
        <w:div w:id="996148742">
          <w:marLeft w:val="640"/>
          <w:marRight w:val="0"/>
          <w:marTop w:val="0"/>
          <w:marBottom w:val="0"/>
          <w:divBdr>
            <w:top w:val="none" w:sz="0" w:space="0" w:color="auto"/>
            <w:left w:val="none" w:sz="0" w:space="0" w:color="auto"/>
            <w:bottom w:val="none" w:sz="0" w:space="0" w:color="auto"/>
            <w:right w:val="none" w:sz="0" w:space="0" w:color="auto"/>
          </w:divBdr>
        </w:div>
        <w:div w:id="777528034">
          <w:marLeft w:val="640"/>
          <w:marRight w:val="0"/>
          <w:marTop w:val="0"/>
          <w:marBottom w:val="0"/>
          <w:divBdr>
            <w:top w:val="none" w:sz="0" w:space="0" w:color="auto"/>
            <w:left w:val="none" w:sz="0" w:space="0" w:color="auto"/>
            <w:bottom w:val="none" w:sz="0" w:space="0" w:color="auto"/>
            <w:right w:val="none" w:sz="0" w:space="0" w:color="auto"/>
          </w:divBdr>
        </w:div>
        <w:div w:id="637344080">
          <w:marLeft w:val="640"/>
          <w:marRight w:val="0"/>
          <w:marTop w:val="0"/>
          <w:marBottom w:val="0"/>
          <w:divBdr>
            <w:top w:val="none" w:sz="0" w:space="0" w:color="auto"/>
            <w:left w:val="none" w:sz="0" w:space="0" w:color="auto"/>
            <w:bottom w:val="none" w:sz="0" w:space="0" w:color="auto"/>
            <w:right w:val="none" w:sz="0" w:space="0" w:color="auto"/>
          </w:divBdr>
        </w:div>
        <w:div w:id="2031638261">
          <w:marLeft w:val="640"/>
          <w:marRight w:val="0"/>
          <w:marTop w:val="0"/>
          <w:marBottom w:val="0"/>
          <w:divBdr>
            <w:top w:val="none" w:sz="0" w:space="0" w:color="auto"/>
            <w:left w:val="none" w:sz="0" w:space="0" w:color="auto"/>
            <w:bottom w:val="none" w:sz="0" w:space="0" w:color="auto"/>
            <w:right w:val="none" w:sz="0" w:space="0" w:color="auto"/>
          </w:divBdr>
        </w:div>
        <w:div w:id="1377509233">
          <w:marLeft w:val="640"/>
          <w:marRight w:val="0"/>
          <w:marTop w:val="0"/>
          <w:marBottom w:val="0"/>
          <w:divBdr>
            <w:top w:val="none" w:sz="0" w:space="0" w:color="auto"/>
            <w:left w:val="none" w:sz="0" w:space="0" w:color="auto"/>
            <w:bottom w:val="none" w:sz="0" w:space="0" w:color="auto"/>
            <w:right w:val="none" w:sz="0" w:space="0" w:color="auto"/>
          </w:divBdr>
        </w:div>
        <w:div w:id="350686348">
          <w:marLeft w:val="640"/>
          <w:marRight w:val="0"/>
          <w:marTop w:val="0"/>
          <w:marBottom w:val="0"/>
          <w:divBdr>
            <w:top w:val="none" w:sz="0" w:space="0" w:color="auto"/>
            <w:left w:val="none" w:sz="0" w:space="0" w:color="auto"/>
            <w:bottom w:val="none" w:sz="0" w:space="0" w:color="auto"/>
            <w:right w:val="none" w:sz="0" w:space="0" w:color="auto"/>
          </w:divBdr>
        </w:div>
        <w:div w:id="734470091">
          <w:marLeft w:val="640"/>
          <w:marRight w:val="0"/>
          <w:marTop w:val="0"/>
          <w:marBottom w:val="0"/>
          <w:divBdr>
            <w:top w:val="none" w:sz="0" w:space="0" w:color="auto"/>
            <w:left w:val="none" w:sz="0" w:space="0" w:color="auto"/>
            <w:bottom w:val="none" w:sz="0" w:space="0" w:color="auto"/>
            <w:right w:val="none" w:sz="0" w:space="0" w:color="auto"/>
          </w:divBdr>
        </w:div>
        <w:div w:id="1505583709">
          <w:marLeft w:val="640"/>
          <w:marRight w:val="0"/>
          <w:marTop w:val="0"/>
          <w:marBottom w:val="0"/>
          <w:divBdr>
            <w:top w:val="none" w:sz="0" w:space="0" w:color="auto"/>
            <w:left w:val="none" w:sz="0" w:space="0" w:color="auto"/>
            <w:bottom w:val="none" w:sz="0" w:space="0" w:color="auto"/>
            <w:right w:val="none" w:sz="0" w:space="0" w:color="auto"/>
          </w:divBdr>
        </w:div>
        <w:div w:id="1964997582">
          <w:marLeft w:val="640"/>
          <w:marRight w:val="0"/>
          <w:marTop w:val="0"/>
          <w:marBottom w:val="0"/>
          <w:divBdr>
            <w:top w:val="none" w:sz="0" w:space="0" w:color="auto"/>
            <w:left w:val="none" w:sz="0" w:space="0" w:color="auto"/>
            <w:bottom w:val="none" w:sz="0" w:space="0" w:color="auto"/>
            <w:right w:val="none" w:sz="0" w:space="0" w:color="auto"/>
          </w:divBdr>
        </w:div>
        <w:div w:id="1478259016">
          <w:marLeft w:val="640"/>
          <w:marRight w:val="0"/>
          <w:marTop w:val="0"/>
          <w:marBottom w:val="0"/>
          <w:divBdr>
            <w:top w:val="none" w:sz="0" w:space="0" w:color="auto"/>
            <w:left w:val="none" w:sz="0" w:space="0" w:color="auto"/>
            <w:bottom w:val="none" w:sz="0" w:space="0" w:color="auto"/>
            <w:right w:val="none" w:sz="0" w:space="0" w:color="auto"/>
          </w:divBdr>
        </w:div>
        <w:div w:id="24915406">
          <w:marLeft w:val="640"/>
          <w:marRight w:val="0"/>
          <w:marTop w:val="0"/>
          <w:marBottom w:val="0"/>
          <w:divBdr>
            <w:top w:val="none" w:sz="0" w:space="0" w:color="auto"/>
            <w:left w:val="none" w:sz="0" w:space="0" w:color="auto"/>
            <w:bottom w:val="none" w:sz="0" w:space="0" w:color="auto"/>
            <w:right w:val="none" w:sz="0" w:space="0" w:color="auto"/>
          </w:divBdr>
        </w:div>
        <w:div w:id="2104495878">
          <w:marLeft w:val="640"/>
          <w:marRight w:val="0"/>
          <w:marTop w:val="0"/>
          <w:marBottom w:val="0"/>
          <w:divBdr>
            <w:top w:val="none" w:sz="0" w:space="0" w:color="auto"/>
            <w:left w:val="none" w:sz="0" w:space="0" w:color="auto"/>
            <w:bottom w:val="none" w:sz="0" w:space="0" w:color="auto"/>
            <w:right w:val="none" w:sz="0" w:space="0" w:color="auto"/>
          </w:divBdr>
        </w:div>
        <w:div w:id="1423524930">
          <w:marLeft w:val="640"/>
          <w:marRight w:val="0"/>
          <w:marTop w:val="0"/>
          <w:marBottom w:val="0"/>
          <w:divBdr>
            <w:top w:val="none" w:sz="0" w:space="0" w:color="auto"/>
            <w:left w:val="none" w:sz="0" w:space="0" w:color="auto"/>
            <w:bottom w:val="none" w:sz="0" w:space="0" w:color="auto"/>
            <w:right w:val="none" w:sz="0" w:space="0" w:color="auto"/>
          </w:divBdr>
        </w:div>
        <w:div w:id="810251456">
          <w:marLeft w:val="640"/>
          <w:marRight w:val="0"/>
          <w:marTop w:val="0"/>
          <w:marBottom w:val="0"/>
          <w:divBdr>
            <w:top w:val="none" w:sz="0" w:space="0" w:color="auto"/>
            <w:left w:val="none" w:sz="0" w:space="0" w:color="auto"/>
            <w:bottom w:val="none" w:sz="0" w:space="0" w:color="auto"/>
            <w:right w:val="none" w:sz="0" w:space="0" w:color="auto"/>
          </w:divBdr>
        </w:div>
        <w:div w:id="774863585">
          <w:marLeft w:val="640"/>
          <w:marRight w:val="0"/>
          <w:marTop w:val="0"/>
          <w:marBottom w:val="0"/>
          <w:divBdr>
            <w:top w:val="none" w:sz="0" w:space="0" w:color="auto"/>
            <w:left w:val="none" w:sz="0" w:space="0" w:color="auto"/>
            <w:bottom w:val="none" w:sz="0" w:space="0" w:color="auto"/>
            <w:right w:val="none" w:sz="0" w:space="0" w:color="auto"/>
          </w:divBdr>
        </w:div>
        <w:div w:id="2092314848">
          <w:marLeft w:val="640"/>
          <w:marRight w:val="0"/>
          <w:marTop w:val="0"/>
          <w:marBottom w:val="0"/>
          <w:divBdr>
            <w:top w:val="none" w:sz="0" w:space="0" w:color="auto"/>
            <w:left w:val="none" w:sz="0" w:space="0" w:color="auto"/>
            <w:bottom w:val="none" w:sz="0" w:space="0" w:color="auto"/>
            <w:right w:val="none" w:sz="0" w:space="0" w:color="auto"/>
          </w:divBdr>
        </w:div>
        <w:div w:id="739402877">
          <w:marLeft w:val="640"/>
          <w:marRight w:val="0"/>
          <w:marTop w:val="0"/>
          <w:marBottom w:val="0"/>
          <w:divBdr>
            <w:top w:val="none" w:sz="0" w:space="0" w:color="auto"/>
            <w:left w:val="none" w:sz="0" w:space="0" w:color="auto"/>
            <w:bottom w:val="none" w:sz="0" w:space="0" w:color="auto"/>
            <w:right w:val="none" w:sz="0" w:space="0" w:color="auto"/>
          </w:divBdr>
        </w:div>
        <w:div w:id="855003228">
          <w:marLeft w:val="640"/>
          <w:marRight w:val="0"/>
          <w:marTop w:val="0"/>
          <w:marBottom w:val="0"/>
          <w:divBdr>
            <w:top w:val="none" w:sz="0" w:space="0" w:color="auto"/>
            <w:left w:val="none" w:sz="0" w:space="0" w:color="auto"/>
            <w:bottom w:val="none" w:sz="0" w:space="0" w:color="auto"/>
            <w:right w:val="none" w:sz="0" w:space="0" w:color="auto"/>
          </w:divBdr>
        </w:div>
        <w:div w:id="734359786">
          <w:marLeft w:val="640"/>
          <w:marRight w:val="0"/>
          <w:marTop w:val="0"/>
          <w:marBottom w:val="0"/>
          <w:divBdr>
            <w:top w:val="none" w:sz="0" w:space="0" w:color="auto"/>
            <w:left w:val="none" w:sz="0" w:space="0" w:color="auto"/>
            <w:bottom w:val="none" w:sz="0" w:space="0" w:color="auto"/>
            <w:right w:val="none" w:sz="0" w:space="0" w:color="auto"/>
          </w:divBdr>
        </w:div>
        <w:div w:id="154146793">
          <w:marLeft w:val="640"/>
          <w:marRight w:val="0"/>
          <w:marTop w:val="0"/>
          <w:marBottom w:val="0"/>
          <w:divBdr>
            <w:top w:val="none" w:sz="0" w:space="0" w:color="auto"/>
            <w:left w:val="none" w:sz="0" w:space="0" w:color="auto"/>
            <w:bottom w:val="none" w:sz="0" w:space="0" w:color="auto"/>
            <w:right w:val="none" w:sz="0" w:space="0" w:color="auto"/>
          </w:divBdr>
        </w:div>
        <w:div w:id="805438992">
          <w:marLeft w:val="640"/>
          <w:marRight w:val="0"/>
          <w:marTop w:val="0"/>
          <w:marBottom w:val="0"/>
          <w:divBdr>
            <w:top w:val="none" w:sz="0" w:space="0" w:color="auto"/>
            <w:left w:val="none" w:sz="0" w:space="0" w:color="auto"/>
            <w:bottom w:val="none" w:sz="0" w:space="0" w:color="auto"/>
            <w:right w:val="none" w:sz="0" w:space="0" w:color="auto"/>
          </w:divBdr>
        </w:div>
        <w:div w:id="509217168">
          <w:marLeft w:val="640"/>
          <w:marRight w:val="0"/>
          <w:marTop w:val="0"/>
          <w:marBottom w:val="0"/>
          <w:divBdr>
            <w:top w:val="none" w:sz="0" w:space="0" w:color="auto"/>
            <w:left w:val="none" w:sz="0" w:space="0" w:color="auto"/>
            <w:bottom w:val="none" w:sz="0" w:space="0" w:color="auto"/>
            <w:right w:val="none" w:sz="0" w:space="0" w:color="auto"/>
          </w:divBdr>
        </w:div>
        <w:div w:id="1281034135">
          <w:marLeft w:val="640"/>
          <w:marRight w:val="0"/>
          <w:marTop w:val="0"/>
          <w:marBottom w:val="0"/>
          <w:divBdr>
            <w:top w:val="none" w:sz="0" w:space="0" w:color="auto"/>
            <w:left w:val="none" w:sz="0" w:space="0" w:color="auto"/>
            <w:bottom w:val="none" w:sz="0" w:space="0" w:color="auto"/>
            <w:right w:val="none" w:sz="0" w:space="0" w:color="auto"/>
          </w:divBdr>
        </w:div>
        <w:div w:id="1901794">
          <w:marLeft w:val="640"/>
          <w:marRight w:val="0"/>
          <w:marTop w:val="0"/>
          <w:marBottom w:val="0"/>
          <w:divBdr>
            <w:top w:val="none" w:sz="0" w:space="0" w:color="auto"/>
            <w:left w:val="none" w:sz="0" w:space="0" w:color="auto"/>
            <w:bottom w:val="none" w:sz="0" w:space="0" w:color="auto"/>
            <w:right w:val="none" w:sz="0" w:space="0" w:color="auto"/>
          </w:divBdr>
        </w:div>
        <w:div w:id="809589868">
          <w:marLeft w:val="640"/>
          <w:marRight w:val="0"/>
          <w:marTop w:val="0"/>
          <w:marBottom w:val="0"/>
          <w:divBdr>
            <w:top w:val="none" w:sz="0" w:space="0" w:color="auto"/>
            <w:left w:val="none" w:sz="0" w:space="0" w:color="auto"/>
            <w:bottom w:val="none" w:sz="0" w:space="0" w:color="auto"/>
            <w:right w:val="none" w:sz="0" w:space="0" w:color="auto"/>
          </w:divBdr>
        </w:div>
        <w:div w:id="680544369">
          <w:marLeft w:val="640"/>
          <w:marRight w:val="0"/>
          <w:marTop w:val="0"/>
          <w:marBottom w:val="0"/>
          <w:divBdr>
            <w:top w:val="none" w:sz="0" w:space="0" w:color="auto"/>
            <w:left w:val="none" w:sz="0" w:space="0" w:color="auto"/>
            <w:bottom w:val="none" w:sz="0" w:space="0" w:color="auto"/>
            <w:right w:val="none" w:sz="0" w:space="0" w:color="auto"/>
          </w:divBdr>
        </w:div>
        <w:div w:id="1203976301">
          <w:marLeft w:val="640"/>
          <w:marRight w:val="0"/>
          <w:marTop w:val="0"/>
          <w:marBottom w:val="0"/>
          <w:divBdr>
            <w:top w:val="none" w:sz="0" w:space="0" w:color="auto"/>
            <w:left w:val="none" w:sz="0" w:space="0" w:color="auto"/>
            <w:bottom w:val="none" w:sz="0" w:space="0" w:color="auto"/>
            <w:right w:val="none" w:sz="0" w:space="0" w:color="auto"/>
          </w:divBdr>
        </w:div>
      </w:divsChild>
    </w:div>
    <w:div w:id="1093891806">
      <w:bodyDiv w:val="1"/>
      <w:marLeft w:val="0"/>
      <w:marRight w:val="0"/>
      <w:marTop w:val="0"/>
      <w:marBottom w:val="0"/>
      <w:divBdr>
        <w:top w:val="none" w:sz="0" w:space="0" w:color="auto"/>
        <w:left w:val="none" w:sz="0" w:space="0" w:color="auto"/>
        <w:bottom w:val="none" w:sz="0" w:space="0" w:color="auto"/>
        <w:right w:val="none" w:sz="0" w:space="0" w:color="auto"/>
      </w:divBdr>
      <w:divsChild>
        <w:div w:id="1951428379">
          <w:marLeft w:val="640"/>
          <w:marRight w:val="0"/>
          <w:marTop w:val="0"/>
          <w:marBottom w:val="0"/>
          <w:divBdr>
            <w:top w:val="none" w:sz="0" w:space="0" w:color="auto"/>
            <w:left w:val="none" w:sz="0" w:space="0" w:color="auto"/>
            <w:bottom w:val="none" w:sz="0" w:space="0" w:color="auto"/>
            <w:right w:val="none" w:sz="0" w:space="0" w:color="auto"/>
          </w:divBdr>
        </w:div>
        <w:div w:id="1161234069">
          <w:marLeft w:val="640"/>
          <w:marRight w:val="0"/>
          <w:marTop w:val="0"/>
          <w:marBottom w:val="0"/>
          <w:divBdr>
            <w:top w:val="none" w:sz="0" w:space="0" w:color="auto"/>
            <w:left w:val="none" w:sz="0" w:space="0" w:color="auto"/>
            <w:bottom w:val="none" w:sz="0" w:space="0" w:color="auto"/>
            <w:right w:val="none" w:sz="0" w:space="0" w:color="auto"/>
          </w:divBdr>
        </w:div>
        <w:div w:id="1129008909">
          <w:marLeft w:val="640"/>
          <w:marRight w:val="0"/>
          <w:marTop w:val="0"/>
          <w:marBottom w:val="0"/>
          <w:divBdr>
            <w:top w:val="none" w:sz="0" w:space="0" w:color="auto"/>
            <w:left w:val="none" w:sz="0" w:space="0" w:color="auto"/>
            <w:bottom w:val="none" w:sz="0" w:space="0" w:color="auto"/>
            <w:right w:val="none" w:sz="0" w:space="0" w:color="auto"/>
          </w:divBdr>
        </w:div>
        <w:div w:id="384721065">
          <w:marLeft w:val="640"/>
          <w:marRight w:val="0"/>
          <w:marTop w:val="0"/>
          <w:marBottom w:val="0"/>
          <w:divBdr>
            <w:top w:val="none" w:sz="0" w:space="0" w:color="auto"/>
            <w:left w:val="none" w:sz="0" w:space="0" w:color="auto"/>
            <w:bottom w:val="none" w:sz="0" w:space="0" w:color="auto"/>
            <w:right w:val="none" w:sz="0" w:space="0" w:color="auto"/>
          </w:divBdr>
        </w:div>
        <w:div w:id="1556893373">
          <w:marLeft w:val="640"/>
          <w:marRight w:val="0"/>
          <w:marTop w:val="0"/>
          <w:marBottom w:val="0"/>
          <w:divBdr>
            <w:top w:val="none" w:sz="0" w:space="0" w:color="auto"/>
            <w:left w:val="none" w:sz="0" w:space="0" w:color="auto"/>
            <w:bottom w:val="none" w:sz="0" w:space="0" w:color="auto"/>
            <w:right w:val="none" w:sz="0" w:space="0" w:color="auto"/>
          </w:divBdr>
        </w:div>
        <w:div w:id="818225148">
          <w:marLeft w:val="640"/>
          <w:marRight w:val="0"/>
          <w:marTop w:val="0"/>
          <w:marBottom w:val="0"/>
          <w:divBdr>
            <w:top w:val="none" w:sz="0" w:space="0" w:color="auto"/>
            <w:left w:val="none" w:sz="0" w:space="0" w:color="auto"/>
            <w:bottom w:val="none" w:sz="0" w:space="0" w:color="auto"/>
            <w:right w:val="none" w:sz="0" w:space="0" w:color="auto"/>
          </w:divBdr>
        </w:div>
        <w:div w:id="2128427903">
          <w:marLeft w:val="640"/>
          <w:marRight w:val="0"/>
          <w:marTop w:val="0"/>
          <w:marBottom w:val="0"/>
          <w:divBdr>
            <w:top w:val="none" w:sz="0" w:space="0" w:color="auto"/>
            <w:left w:val="none" w:sz="0" w:space="0" w:color="auto"/>
            <w:bottom w:val="none" w:sz="0" w:space="0" w:color="auto"/>
            <w:right w:val="none" w:sz="0" w:space="0" w:color="auto"/>
          </w:divBdr>
        </w:div>
        <w:div w:id="1634211033">
          <w:marLeft w:val="640"/>
          <w:marRight w:val="0"/>
          <w:marTop w:val="0"/>
          <w:marBottom w:val="0"/>
          <w:divBdr>
            <w:top w:val="none" w:sz="0" w:space="0" w:color="auto"/>
            <w:left w:val="none" w:sz="0" w:space="0" w:color="auto"/>
            <w:bottom w:val="none" w:sz="0" w:space="0" w:color="auto"/>
            <w:right w:val="none" w:sz="0" w:space="0" w:color="auto"/>
          </w:divBdr>
        </w:div>
        <w:div w:id="640890690">
          <w:marLeft w:val="640"/>
          <w:marRight w:val="0"/>
          <w:marTop w:val="0"/>
          <w:marBottom w:val="0"/>
          <w:divBdr>
            <w:top w:val="none" w:sz="0" w:space="0" w:color="auto"/>
            <w:left w:val="none" w:sz="0" w:space="0" w:color="auto"/>
            <w:bottom w:val="none" w:sz="0" w:space="0" w:color="auto"/>
            <w:right w:val="none" w:sz="0" w:space="0" w:color="auto"/>
          </w:divBdr>
        </w:div>
        <w:div w:id="1777098294">
          <w:marLeft w:val="640"/>
          <w:marRight w:val="0"/>
          <w:marTop w:val="0"/>
          <w:marBottom w:val="0"/>
          <w:divBdr>
            <w:top w:val="none" w:sz="0" w:space="0" w:color="auto"/>
            <w:left w:val="none" w:sz="0" w:space="0" w:color="auto"/>
            <w:bottom w:val="none" w:sz="0" w:space="0" w:color="auto"/>
            <w:right w:val="none" w:sz="0" w:space="0" w:color="auto"/>
          </w:divBdr>
        </w:div>
        <w:div w:id="1144275336">
          <w:marLeft w:val="640"/>
          <w:marRight w:val="0"/>
          <w:marTop w:val="0"/>
          <w:marBottom w:val="0"/>
          <w:divBdr>
            <w:top w:val="none" w:sz="0" w:space="0" w:color="auto"/>
            <w:left w:val="none" w:sz="0" w:space="0" w:color="auto"/>
            <w:bottom w:val="none" w:sz="0" w:space="0" w:color="auto"/>
            <w:right w:val="none" w:sz="0" w:space="0" w:color="auto"/>
          </w:divBdr>
        </w:div>
        <w:div w:id="232274807">
          <w:marLeft w:val="640"/>
          <w:marRight w:val="0"/>
          <w:marTop w:val="0"/>
          <w:marBottom w:val="0"/>
          <w:divBdr>
            <w:top w:val="none" w:sz="0" w:space="0" w:color="auto"/>
            <w:left w:val="none" w:sz="0" w:space="0" w:color="auto"/>
            <w:bottom w:val="none" w:sz="0" w:space="0" w:color="auto"/>
            <w:right w:val="none" w:sz="0" w:space="0" w:color="auto"/>
          </w:divBdr>
        </w:div>
        <w:div w:id="1280838612">
          <w:marLeft w:val="640"/>
          <w:marRight w:val="0"/>
          <w:marTop w:val="0"/>
          <w:marBottom w:val="0"/>
          <w:divBdr>
            <w:top w:val="none" w:sz="0" w:space="0" w:color="auto"/>
            <w:left w:val="none" w:sz="0" w:space="0" w:color="auto"/>
            <w:bottom w:val="none" w:sz="0" w:space="0" w:color="auto"/>
            <w:right w:val="none" w:sz="0" w:space="0" w:color="auto"/>
          </w:divBdr>
        </w:div>
        <w:div w:id="2058970240">
          <w:marLeft w:val="640"/>
          <w:marRight w:val="0"/>
          <w:marTop w:val="0"/>
          <w:marBottom w:val="0"/>
          <w:divBdr>
            <w:top w:val="none" w:sz="0" w:space="0" w:color="auto"/>
            <w:left w:val="none" w:sz="0" w:space="0" w:color="auto"/>
            <w:bottom w:val="none" w:sz="0" w:space="0" w:color="auto"/>
            <w:right w:val="none" w:sz="0" w:space="0" w:color="auto"/>
          </w:divBdr>
        </w:div>
        <w:div w:id="390620162">
          <w:marLeft w:val="640"/>
          <w:marRight w:val="0"/>
          <w:marTop w:val="0"/>
          <w:marBottom w:val="0"/>
          <w:divBdr>
            <w:top w:val="none" w:sz="0" w:space="0" w:color="auto"/>
            <w:left w:val="none" w:sz="0" w:space="0" w:color="auto"/>
            <w:bottom w:val="none" w:sz="0" w:space="0" w:color="auto"/>
            <w:right w:val="none" w:sz="0" w:space="0" w:color="auto"/>
          </w:divBdr>
        </w:div>
        <w:div w:id="1438450819">
          <w:marLeft w:val="640"/>
          <w:marRight w:val="0"/>
          <w:marTop w:val="0"/>
          <w:marBottom w:val="0"/>
          <w:divBdr>
            <w:top w:val="none" w:sz="0" w:space="0" w:color="auto"/>
            <w:left w:val="none" w:sz="0" w:space="0" w:color="auto"/>
            <w:bottom w:val="none" w:sz="0" w:space="0" w:color="auto"/>
            <w:right w:val="none" w:sz="0" w:space="0" w:color="auto"/>
          </w:divBdr>
        </w:div>
        <w:div w:id="819419156">
          <w:marLeft w:val="640"/>
          <w:marRight w:val="0"/>
          <w:marTop w:val="0"/>
          <w:marBottom w:val="0"/>
          <w:divBdr>
            <w:top w:val="none" w:sz="0" w:space="0" w:color="auto"/>
            <w:left w:val="none" w:sz="0" w:space="0" w:color="auto"/>
            <w:bottom w:val="none" w:sz="0" w:space="0" w:color="auto"/>
            <w:right w:val="none" w:sz="0" w:space="0" w:color="auto"/>
          </w:divBdr>
        </w:div>
        <w:div w:id="1280844387">
          <w:marLeft w:val="640"/>
          <w:marRight w:val="0"/>
          <w:marTop w:val="0"/>
          <w:marBottom w:val="0"/>
          <w:divBdr>
            <w:top w:val="none" w:sz="0" w:space="0" w:color="auto"/>
            <w:left w:val="none" w:sz="0" w:space="0" w:color="auto"/>
            <w:bottom w:val="none" w:sz="0" w:space="0" w:color="auto"/>
            <w:right w:val="none" w:sz="0" w:space="0" w:color="auto"/>
          </w:divBdr>
        </w:div>
        <w:div w:id="648897348">
          <w:marLeft w:val="640"/>
          <w:marRight w:val="0"/>
          <w:marTop w:val="0"/>
          <w:marBottom w:val="0"/>
          <w:divBdr>
            <w:top w:val="none" w:sz="0" w:space="0" w:color="auto"/>
            <w:left w:val="none" w:sz="0" w:space="0" w:color="auto"/>
            <w:bottom w:val="none" w:sz="0" w:space="0" w:color="auto"/>
            <w:right w:val="none" w:sz="0" w:space="0" w:color="auto"/>
          </w:divBdr>
        </w:div>
        <w:div w:id="1655336639">
          <w:marLeft w:val="640"/>
          <w:marRight w:val="0"/>
          <w:marTop w:val="0"/>
          <w:marBottom w:val="0"/>
          <w:divBdr>
            <w:top w:val="none" w:sz="0" w:space="0" w:color="auto"/>
            <w:left w:val="none" w:sz="0" w:space="0" w:color="auto"/>
            <w:bottom w:val="none" w:sz="0" w:space="0" w:color="auto"/>
            <w:right w:val="none" w:sz="0" w:space="0" w:color="auto"/>
          </w:divBdr>
        </w:div>
        <w:div w:id="1765687370">
          <w:marLeft w:val="640"/>
          <w:marRight w:val="0"/>
          <w:marTop w:val="0"/>
          <w:marBottom w:val="0"/>
          <w:divBdr>
            <w:top w:val="none" w:sz="0" w:space="0" w:color="auto"/>
            <w:left w:val="none" w:sz="0" w:space="0" w:color="auto"/>
            <w:bottom w:val="none" w:sz="0" w:space="0" w:color="auto"/>
            <w:right w:val="none" w:sz="0" w:space="0" w:color="auto"/>
          </w:divBdr>
        </w:div>
        <w:div w:id="783157779">
          <w:marLeft w:val="640"/>
          <w:marRight w:val="0"/>
          <w:marTop w:val="0"/>
          <w:marBottom w:val="0"/>
          <w:divBdr>
            <w:top w:val="none" w:sz="0" w:space="0" w:color="auto"/>
            <w:left w:val="none" w:sz="0" w:space="0" w:color="auto"/>
            <w:bottom w:val="none" w:sz="0" w:space="0" w:color="auto"/>
            <w:right w:val="none" w:sz="0" w:space="0" w:color="auto"/>
          </w:divBdr>
        </w:div>
        <w:div w:id="140462103">
          <w:marLeft w:val="640"/>
          <w:marRight w:val="0"/>
          <w:marTop w:val="0"/>
          <w:marBottom w:val="0"/>
          <w:divBdr>
            <w:top w:val="none" w:sz="0" w:space="0" w:color="auto"/>
            <w:left w:val="none" w:sz="0" w:space="0" w:color="auto"/>
            <w:bottom w:val="none" w:sz="0" w:space="0" w:color="auto"/>
            <w:right w:val="none" w:sz="0" w:space="0" w:color="auto"/>
          </w:divBdr>
        </w:div>
        <w:div w:id="812672908">
          <w:marLeft w:val="640"/>
          <w:marRight w:val="0"/>
          <w:marTop w:val="0"/>
          <w:marBottom w:val="0"/>
          <w:divBdr>
            <w:top w:val="none" w:sz="0" w:space="0" w:color="auto"/>
            <w:left w:val="none" w:sz="0" w:space="0" w:color="auto"/>
            <w:bottom w:val="none" w:sz="0" w:space="0" w:color="auto"/>
            <w:right w:val="none" w:sz="0" w:space="0" w:color="auto"/>
          </w:divBdr>
        </w:div>
        <w:div w:id="1441874633">
          <w:marLeft w:val="640"/>
          <w:marRight w:val="0"/>
          <w:marTop w:val="0"/>
          <w:marBottom w:val="0"/>
          <w:divBdr>
            <w:top w:val="none" w:sz="0" w:space="0" w:color="auto"/>
            <w:left w:val="none" w:sz="0" w:space="0" w:color="auto"/>
            <w:bottom w:val="none" w:sz="0" w:space="0" w:color="auto"/>
            <w:right w:val="none" w:sz="0" w:space="0" w:color="auto"/>
          </w:divBdr>
        </w:div>
        <w:div w:id="1951693692">
          <w:marLeft w:val="640"/>
          <w:marRight w:val="0"/>
          <w:marTop w:val="0"/>
          <w:marBottom w:val="0"/>
          <w:divBdr>
            <w:top w:val="none" w:sz="0" w:space="0" w:color="auto"/>
            <w:left w:val="none" w:sz="0" w:space="0" w:color="auto"/>
            <w:bottom w:val="none" w:sz="0" w:space="0" w:color="auto"/>
            <w:right w:val="none" w:sz="0" w:space="0" w:color="auto"/>
          </w:divBdr>
        </w:div>
        <w:div w:id="991374517">
          <w:marLeft w:val="640"/>
          <w:marRight w:val="0"/>
          <w:marTop w:val="0"/>
          <w:marBottom w:val="0"/>
          <w:divBdr>
            <w:top w:val="none" w:sz="0" w:space="0" w:color="auto"/>
            <w:left w:val="none" w:sz="0" w:space="0" w:color="auto"/>
            <w:bottom w:val="none" w:sz="0" w:space="0" w:color="auto"/>
            <w:right w:val="none" w:sz="0" w:space="0" w:color="auto"/>
          </w:divBdr>
        </w:div>
        <w:div w:id="2093040586">
          <w:marLeft w:val="640"/>
          <w:marRight w:val="0"/>
          <w:marTop w:val="0"/>
          <w:marBottom w:val="0"/>
          <w:divBdr>
            <w:top w:val="none" w:sz="0" w:space="0" w:color="auto"/>
            <w:left w:val="none" w:sz="0" w:space="0" w:color="auto"/>
            <w:bottom w:val="none" w:sz="0" w:space="0" w:color="auto"/>
            <w:right w:val="none" w:sz="0" w:space="0" w:color="auto"/>
          </w:divBdr>
        </w:div>
        <w:div w:id="877934986">
          <w:marLeft w:val="640"/>
          <w:marRight w:val="0"/>
          <w:marTop w:val="0"/>
          <w:marBottom w:val="0"/>
          <w:divBdr>
            <w:top w:val="none" w:sz="0" w:space="0" w:color="auto"/>
            <w:left w:val="none" w:sz="0" w:space="0" w:color="auto"/>
            <w:bottom w:val="none" w:sz="0" w:space="0" w:color="auto"/>
            <w:right w:val="none" w:sz="0" w:space="0" w:color="auto"/>
          </w:divBdr>
        </w:div>
        <w:div w:id="638845766">
          <w:marLeft w:val="640"/>
          <w:marRight w:val="0"/>
          <w:marTop w:val="0"/>
          <w:marBottom w:val="0"/>
          <w:divBdr>
            <w:top w:val="none" w:sz="0" w:space="0" w:color="auto"/>
            <w:left w:val="none" w:sz="0" w:space="0" w:color="auto"/>
            <w:bottom w:val="none" w:sz="0" w:space="0" w:color="auto"/>
            <w:right w:val="none" w:sz="0" w:space="0" w:color="auto"/>
          </w:divBdr>
        </w:div>
        <w:div w:id="460995800">
          <w:marLeft w:val="640"/>
          <w:marRight w:val="0"/>
          <w:marTop w:val="0"/>
          <w:marBottom w:val="0"/>
          <w:divBdr>
            <w:top w:val="none" w:sz="0" w:space="0" w:color="auto"/>
            <w:left w:val="none" w:sz="0" w:space="0" w:color="auto"/>
            <w:bottom w:val="none" w:sz="0" w:space="0" w:color="auto"/>
            <w:right w:val="none" w:sz="0" w:space="0" w:color="auto"/>
          </w:divBdr>
        </w:div>
        <w:div w:id="939065444">
          <w:marLeft w:val="640"/>
          <w:marRight w:val="0"/>
          <w:marTop w:val="0"/>
          <w:marBottom w:val="0"/>
          <w:divBdr>
            <w:top w:val="none" w:sz="0" w:space="0" w:color="auto"/>
            <w:left w:val="none" w:sz="0" w:space="0" w:color="auto"/>
            <w:bottom w:val="none" w:sz="0" w:space="0" w:color="auto"/>
            <w:right w:val="none" w:sz="0" w:space="0" w:color="auto"/>
          </w:divBdr>
        </w:div>
        <w:div w:id="891043759">
          <w:marLeft w:val="640"/>
          <w:marRight w:val="0"/>
          <w:marTop w:val="0"/>
          <w:marBottom w:val="0"/>
          <w:divBdr>
            <w:top w:val="none" w:sz="0" w:space="0" w:color="auto"/>
            <w:left w:val="none" w:sz="0" w:space="0" w:color="auto"/>
            <w:bottom w:val="none" w:sz="0" w:space="0" w:color="auto"/>
            <w:right w:val="none" w:sz="0" w:space="0" w:color="auto"/>
          </w:divBdr>
        </w:div>
        <w:div w:id="1739788969">
          <w:marLeft w:val="640"/>
          <w:marRight w:val="0"/>
          <w:marTop w:val="0"/>
          <w:marBottom w:val="0"/>
          <w:divBdr>
            <w:top w:val="none" w:sz="0" w:space="0" w:color="auto"/>
            <w:left w:val="none" w:sz="0" w:space="0" w:color="auto"/>
            <w:bottom w:val="none" w:sz="0" w:space="0" w:color="auto"/>
            <w:right w:val="none" w:sz="0" w:space="0" w:color="auto"/>
          </w:divBdr>
        </w:div>
        <w:div w:id="1035815698">
          <w:marLeft w:val="640"/>
          <w:marRight w:val="0"/>
          <w:marTop w:val="0"/>
          <w:marBottom w:val="0"/>
          <w:divBdr>
            <w:top w:val="none" w:sz="0" w:space="0" w:color="auto"/>
            <w:left w:val="none" w:sz="0" w:space="0" w:color="auto"/>
            <w:bottom w:val="none" w:sz="0" w:space="0" w:color="auto"/>
            <w:right w:val="none" w:sz="0" w:space="0" w:color="auto"/>
          </w:divBdr>
        </w:div>
        <w:div w:id="1963487828">
          <w:marLeft w:val="640"/>
          <w:marRight w:val="0"/>
          <w:marTop w:val="0"/>
          <w:marBottom w:val="0"/>
          <w:divBdr>
            <w:top w:val="none" w:sz="0" w:space="0" w:color="auto"/>
            <w:left w:val="none" w:sz="0" w:space="0" w:color="auto"/>
            <w:bottom w:val="none" w:sz="0" w:space="0" w:color="auto"/>
            <w:right w:val="none" w:sz="0" w:space="0" w:color="auto"/>
          </w:divBdr>
        </w:div>
        <w:div w:id="1075007705">
          <w:marLeft w:val="640"/>
          <w:marRight w:val="0"/>
          <w:marTop w:val="0"/>
          <w:marBottom w:val="0"/>
          <w:divBdr>
            <w:top w:val="none" w:sz="0" w:space="0" w:color="auto"/>
            <w:left w:val="none" w:sz="0" w:space="0" w:color="auto"/>
            <w:bottom w:val="none" w:sz="0" w:space="0" w:color="auto"/>
            <w:right w:val="none" w:sz="0" w:space="0" w:color="auto"/>
          </w:divBdr>
        </w:div>
        <w:div w:id="1421102885">
          <w:marLeft w:val="640"/>
          <w:marRight w:val="0"/>
          <w:marTop w:val="0"/>
          <w:marBottom w:val="0"/>
          <w:divBdr>
            <w:top w:val="none" w:sz="0" w:space="0" w:color="auto"/>
            <w:left w:val="none" w:sz="0" w:space="0" w:color="auto"/>
            <w:bottom w:val="none" w:sz="0" w:space="0" w:color="auto"/>
            <w:right w:val="none" w:sz="0" w:space="0" w:color="auto"/>
          </w:divBdr>
        </w:div>
        <w:div w:id="1889563442">
          <w:marLeft w:val="640"/>
          <w:marRight w:val="0"/>
          <w:marTop w:val="0"/>
          <w:marBottom w:val="0"/>
          <w:divBdr>
            <w:top w:val="none" w:sz="0" w:space="0" w:color="auto"/>
            <w:left w:val="none" w:sz="0" w:space="0" w:color="auto"/>
            <w:bottom w:val="none" w:sz="0" w:space="0" w:color="auto"/>
            <w:right w:val="none" w:sz="0" w:space="0" w:color="auto"/>
          </w:divBdr>
        </w:div>
        <w:div w:id="1898122887">
          <w:marLeft w:val="640"/>
          <w:marRight w:val="0"/>
          <w:marTop w:val="0"/>
          <w:marBottom w:val="0"/>
          <w:divBdr>
            <w:top w:val="none" w:sz="0" w:space="0" w:color="auto"/>
            <w:left w:val="none" w:sz="0" w:space="0" w:color="auto"/>
            <w:bottom w:val="none" w:sz="0" w:space="0" w:color="auto"/>
            <w:right w:val="none" w:sz="0" w:space="0" w:color="auto"/>
          </w:divBdr>
        </w:div>
        <w:div w:id="1055354577">
          <w:marLeft w:val="640"/>
          <w:marRight w:val="0"/>
          <w:marTop w:val="0"/>
          <w:marBottom w:val="0"/>
          <w:divBdr>
            <w:top w:val="none" w:sz="0" w:space="0" w:color="auto"/>
            <w:left w:val="none" w:sz="0" w:space="0" w:color="auto"/>
            <w:bottom w:val="none" w:sz="0" w:space="0" w:color="auto"/>
            <w:right w:val="none" w:sz="0" w:space="0" w:color="auto"/>
          </w:divBdr>
        </w:div>
        <w:div w:id="932668269">
          <w:marLeft w:val="640"/>
          <w:marRight w:val="0"/>
          <w:marTop w:val="0"/>
          <w:marBottom w:val="0"/>
          <w:divBdr>
            <w:top w:val="none" w:sz="0" w:space="0" w:color="auto"/>
            <w:left w:val="none" w:sz="0" w:space="0" w:color="auto"/>
            <w:bottom w:val="none" w:sz="0" w:space="0" w:color="auto"/>
            <w:right w:val="none" w:sz="0" w:space="0" w:color="auto"/>
          </w:divBdr>
        </w:div>
        <w:div w:id="1658268134">
          <w:marLeft w:val="640"/>
          <w:marRight w:val="0"/>
          <w:marTop w:val="0"/>
          <w:marBottom w:val="0"/>
          <w:divBdr>
            <w:top w:val="none" w:sz="0" w:space="0" w:color="auto"/>
            <w:left w:val="none" w:sz="0" w:space="0" w:color="auto"/>
            <w:bottom w:val="none" w:sz="0" w:space="0" w:color="auto"/>
            <w:right w:val="none" w:sz="0" w:space="0" w:color="auto"/>
          </w:divBdr>
        </w:div>
        <w:div w:id="1127048120">
          <w:marLeft w:val="640"/>
          <w:marRight w:val="0"/>
          <w:marTop w:val="0"/>
          <w:marBottom w:val="0"/>
          <w:divBdr>
            <w:top w:val="none" w:sz="0" w:space="0" w:color="auto"/>
            <w:left w:val="none" w:sz="0" w:space="0" w:color="auto"/>
            <w:bottom w:val="none" w:sz="0" w:space="0" w:color="auto"/>
            <w:right w:val="none" w:sz="0" w:space="0" w:color="auto"/>
          </w:divBdr>
        </w:div>
        <w:div w:id="985741312">
          <w:marLeft w:val="640"/>
          <w:marRight w:val="0"/>
          <w:marTop w:val="0"/>
          <w:marBottom w:val="0"/>
          <w:divBdr>
            <w:top w:val="none" w:sz="0" w:space="0" w:color="auto"/>
            <w:left w:val="none" w:sz="0" w:space="0" w:color="auto"/>
            <w:bottom w:val="none" w:sz="0" w:space="0" w:color="auto"/>
            <w:right w:val="none" w:sz="0" w:space="0" w:color="auto"/>
          </w:divBdr>
        </w:div>
        <w:div w:id="989863230">
          <w:marLeft w:val="640"/>
          <w:marRight w:val="0"/>
          <w:marTop w:val="0"/>
          <w:marBottom w:val="0"/>
          <w:divBdr>
            <w:top w:val="none" w:sz="0" w:space="0" w:color="auto"/>
            <w:left w:val="none" w:sz="0" w:space="0" w:color="auto"/>
            <w:bottom w:val="none" w:sz="0" w:space="0" w:color="auto"/>
            <w:right w:val="none" w:sz="0" w:space="0" w:color="auto"/>
          </w:divBdr>
        </w:div>
        <w:div w:id="2079012463">
          <w:marLeft w:val="640"/>
          <w:marRight w:val="0"/>
          <w:marTop w:val="0"/>
          <w:marBottom w:val="0"/>
          <w:divBdr>
            <w:top w:val="none" w:sz="0" w:space="0" w:color="auto"/>
            <w:left w:val="none" w:sz="0" w:space="0" w:color="auto"/>
            <w:bottom w:val="none" w:sz="0" w:space="0" w:color="auto"/>
            <w:right w:val="none" w:sz="0" w:space="0" w:color="auto"/>
          </w:divBdr>
        </w:div>
        <w:div w:id="2102211935">
          <w:marLeft w:val="640"/>
          <w:marRight w:val="0"/>
          <w:marTop w:val="0"/>
          <w:marBottom w:val="0"/>
          <w:divBdr>
            <w:top w:val="none" w:sz="0" w:space="0" w:color="auto"/>
            <w:left w:val="none" w:sz="0" w:space="0" w:color="auto"/>
            <w:bottom w:val="none" w:sz="0" w:space="0" w:color="auto"/>
            <w:right w:val="none" w:sz="0" w:space="0" w:color="auto"/>
          </w:divBdr>
        </w:div>
        <w:div w:id="1368218725">
          <w:marLeft w:val="640"/>
          <w:marRight w:val="0"/>
          <w:marTop w:val="0"/>
          <w:marBottom w:val="0"/>
          <w:divBdr>
            <w:top w:val="none" w:sz="0" w:space="0" w:color="auto"/>
            <w:left w:val="none" w:sz="0" w:space="0" w:color="auto"/>
            <w:bottom w:val="none" w:sz="0" w:space="0" w:color="auto"/>
            <w:right w:val="none" w:sz="0" w:space="0" w:color="auto"/>
          </w:divBdr>
        </w:div>
        <w:div w:id="473450614">
          <w:marLeft w:val="640"/>
          <w:marRight w:val="0"/>
          <w:marTop w:val="0"/>
          <w:marBottom w:val="0"/>
          <w:divBdr>
            <w:top w:val="none" w:sz="0" w:space="0" w:color="auto"/>
            <w:left w:val="none" w:sz="0" w:space="0" w:color="auto"/>
            <w:bottom w:val="none" w:sz="0" w:space="0" w:color="auto"/>
            <w:right w:val="none" w:sz="0" w:space="0" w:color="auto"/>
          </w:divBdr>
        </w:div>
        <w:div w:id="2125035191">
          <w:marLeft w:val="640"/>
          <w:marRight w:val="0"/>
          <w:marTop w:val="0"/>
          <w:marBottom w:val="0"/>
          <w:divBdr>
            <w:top w:val="none" w:sz="0" w:space="0" w:color="auto"/>
            <w:left w:val="none" w:sz="0" w:space="0" w:color="auto"/>
            <w:bottom w:val="none" w:sz="0" w:space="0" w:color="auto"/>
            <w:right w:val="none" w:sz="0" w:space="0" w:color="auto"/>
          </w:divBdr>
        </w:div>
        <w:div w:id="1905990402">
          <w:marLeft w:val="640"/>
          <w:marRight w:val="0"/>
          <w:marTop w:val="0"/>
          <w:marBottom w:val="0"/>
          <w:divBdr>
            <w:top w:val="none" w:sz="0" w:space="0" w:color="auto"/>
            <w:left w:val="none" w:sz="0" w:space="0" w:color="auto"/>
            <w:bottom w:val="none" w:sz="0" w:space="0" w:color="auto"/>
            <w:right w:val="none" w:sz="0" w:space="0" w:color="auto"/>
          </w:divBdr>
        </w:div>
        <w:div w:id="1547258133">
          <w:marLeft w:val="640"/>
          <w:marRight w:val="0"/>
          <w:marTop w:val="0"/>
          <w:marBottom w:val="0"/>
          <w:divBdr>
            <w:top w:val="none" w:sz="0" w:space="0" w:color="auto"/>
            <w:left w:val="none" w:sz="0" w:space="0" w:color="auto"/>
            <w:bottom w:val="none" w:sz="0" w:space="0" w:color="auto"/>
            <w:right w:val="none" w:sz="0" w:space="0" w:color="auto"/>
          </w:divBdr>
        </w:div>
      </w:divsChild>
    </w:div>
    <w:div w:id="1096095507">
      <w:bodyDiv w:val="1"/>
      <w:marLeft w:val="0"/>
      <w:marRight w:val="0"/>
      <w:marTop w:val="0"/>
      <w:marBottom w:val="0"/>
      <w:divBdr>
        <w:top w:val="none" w:sz="0" w:space="0" w:color="auto"/>
        <w:left w:val="none" w:sz="0" w:space="0" w:color="auto"/>
        <w:bottom w:val="none" w:sz="0" w:space="0" w:color="auto"/>
        <w:right w:val="none" w:sz="0" w:space="0" w:color="auto"/>
      </w:divBdr>
      <w:divsChild>
        <w:div w:id="242028506">
          <w:marLeft w:val="480"/>
          <w:marRight w:val="0"/>
          <w:marTop w:val="0"/>
          <w:marBottom w:val="0"/>
          <w:divBdr>
            <w:top w:val="none" w:sz="0" w:space="0" w:color="auto"/>
            <w:left w:val="none" w:sz="0" w:space="0" w:color="auto"/>
            <w:bottom w:val="none" w:sz="0" w:space="0" w:color="auto"/>
            <w:right w:val="none" w:sz="0" w:space="0" w:color="auto"/>
          </w:divBdr>
        </w:div>
        <w:div w:id="480005007">
          <w:marLeft w:val="480"/>
          <w:marRight w:val="0"/>
          <w:marTop w:val="0"/>
          <w:marBottom w:val="0"/>
          <w:divBdr>
            <w:top w:val="none" w:sz="0" w:space="0" w:color="auto"/>
            <w:left w:val="none" w:sz="0" w:space="0" w:color="auto"/>
            <w:bottom w:val="none" w:sz="0" w:space="0" w:color="auto"/>
            <w:right w:val="none" w:sz="0" w:space="0" w:color="auto"/>
          </w:divBdr>
        </w:div>
        <w:div w:id="774908341">
          <w:marLeft w:val="480"/>
          <w:marRight w:val="0"/>
          <w:marTop w:val="0"/>
          <w:marBottom w:val="0"/>
          <w:divBdr>
            <w:top w:val="none" w:sz="0" w:space="0" w:color="auto"/>
            <w:left w:val="none" w:sz="0" w:space="0" w:color="auto"/>
            <w:bottom w:val="none" w:sz="0" w:space="0" w:color="auto"/>
            <w:right w:val="none" w:sz="0" w:space="0" w:color="auto"/>
          </w:divBdr>
        </w:div>
        <w:div w:id="1103306883">
          <w:marLeft w:val="480"/>
          <w:marRight w:val="0"/>
          <w:marTop w:val="0"/>
          <w:marBottom w:val="0"/>
          <w:divBdr>
            <w:top w:val="none" w:sz="0" w:space="0" w:color="auto"/>
            <w:left w:val="none" w:sz="0" w:space="0" w:color="auto"/>
            <w:bottom w:val="none" w:sz="0" w:space="0" w:color="auto"/>
            <w:right w:val="none" w:sz="0" w:space="0" w:color="auto"/>
          </w:divBdr>
        </w:div>
        <w:div w:id="1131823763">
          <w:marLeft w:val="480"/>
          <w:marRight w:val="0"/>
          <w:marTop w:val="0"/>
          <w:marBottom w:val="0"/>
          <w:divBdr>
            <w:top w:val="none" w:sz="0" w:space="0" w:color="auto"/>
            <w:left w:val="none" w:sz="0" w:space="0" w:color="auto"/>
            <w:bottom w:val="none" w:sz="0" w:space="0" w:color="auto"/>
            <w:right w:val="none" w:sz="0" w:space="0" w:color="auto"/>
          </w:divBdr>
        </w:div>
        <w:div w:id="1663390559">
          <w:marLeft w:val="480"/>
          <w:marRight w:val="0"/>
          <w:marTop w:val="0"/>
          <w:marBottom w:val="0"/>
          <w:divBdr>
            <w:top w:val="none" w:sz="0" w:space="0" w:color="auto"/>
            <w:left w:val="none" w:sz="0" w:space="0" w:color="auto"/>
            <w:bottom w:val="none" w:sz="0" w:space="0" w:color="auto"/>
            <w:right w:val="none" w:sz="0" w:space="0" w:color="auto"/>
          </w:divBdr>
        </w:div>
        <w:div w:id="1862279587">
          <w:marLeft w:val="480"/>
          <w:marRight w:val="0"/>
          <w:marTop w:val="0"/>
          <w:marBottom w:val="0"/>
          <w:divBdr>
            <w:top w:val="none" w:sz="0" w:space="0" w:color="auto"/>
            <w:left w:val="none" w:sz="0" w:space="0" w:color="auto"/>
            <w:bottom w:val="none" w:sz="0" w:space="0" w:color="auto"/>
            <w:right w:val="none" w:sz="0" w:space="0" w:color="auto"/>
          </w:divBdr>
        </w:div>
        <w:div w:id="1902205516">
          <w:marLeft w:val="480"/>
          <w:marRight w:val="0"/>
          <w:marTop w:val="0"/>
          <w:marBottom w:val="0"/>
          <w:divBdr>
            <w:top w:val="none" w:sz="0" w:space="0" w:color="auto"/>
            <w:left w:val="none" w:sz="0" w:space="0" w:color="auto"/>
            <w:bottom w:val="none" w:sz="0" w:space="0" w:color="auto"/>
            <w:right w:val="none" w:sz="0" w:space="0" w:color="auto"/>
          </w:divBdr>
        </w:div>
        <w:div w:id="1918902151">
          <w:marLeft w:val="480"/>
          <w:marRight w:val="0"/>
          <w:marTop w:val="0"/>
          <w:marBottom w:val="0"/>
          <w:divBdr>
            <w:top w:val="none" w:sz="0" w:space="0" w:color="auto"/>
            <w:left w:val="none" w:sz="0" w:space="0" w:color="auto"/>
            <w:bottom w:val="none" w:sz="0" w:space="0" w:color="auto"/>
            <w:right w:val="none" w:sz="0" w:space="0" w:color="auto"/>
          </w:divBdr>
        </w:div>
        <w:div w:id="1952736408">
          <w:marLeft w:val="480"/>
          <w:marRight w:val="0"/>
          <w:marTop w:val="0"/>
          <w:marBottom w:val="0"/>
          <w:divBdr>
            <w:top w:val="none" w:sz="0" w:space="0" w:color="auto"/>
            <w:left w:val="none" w:sz="0" w:space="0" w:color="auto"/>
            <w:bottom w:val="none" w:sz="0" w:space="0" w:color="auto"/>
            <w:right w:val="none" w:sz="0" w:space="0" w:color="auto"/>
          </w:divBdr>
        </w:div>
      </w:divsChild>
    </w:div>
    <w:div w:id="1098062273">
      <w:marLeft w:val="480"/>
      <w:marRight w:val="0"/>
      <w:marTop w:val="0"/>
      <w:marBottom w:val="0"/>
      <w:divBdr>
        <w:top w:val="none" w:sz="0" w:space="0" w:color="auto"/>
        <w:left w:val="none" w:sz="0" w:space="0" w:color="auto"/>
        <w:bottom w:val="none" w:sz="0" w:space="0" w:color="auto"/>
        <w:right w:val="none" w:sz="0" w:space="0" w:color="auto"/>
      </w:divBdr>
    </w:div>
    <w:div w:id="1099332022">
      <w:bodyDiv w:val="1"/>
      <w:marLeft w:val="0"/>
      <w:marRight w:val="0"/>
      <w:marTop w:val="0"/>
      <w:marBottom w:val="0"/>
      <w:divBdr>
        <w:top w:val="none" w:sz="0" w:space="0" w:color="auto"/>
        <w:left w:val="none" w:sz="0" w:space="0" w:color="auto"/>
        <w:bottom w:val="none" w:sz="0" w:space="0" w:color="auto"/>
        <w:right w:val="none" w:sz="0" w:space="0" w:color="auto"/>
      </w:divBdr>
    </w:div>
    <w:div w:id="1099372218">
      <w:bodyDiv w:val="1"/>
      <w:marLeft w:val="0"/>
      <w:marRight w:val="0"/>
      <w:marTop w:val="0"/>
      <w:marBottom w:val="0"/>
      <w:divBdr>
        <w:top w:val="none" w:sz="0" w:space="0" w:color="auto"/>
        <w:left w:val="none" w:sz="0" w:space="0" w:color="auto"/>
        <w:bottom w:val="none" w:sz="0" w:space="0" w:color="auto"/>
        <w:right w:val="none" w:sz="0" w:space="0" w:color="auto"/>
      </w:divBdr>
    </w:div>
    <w:div w:id="1102192153">
      <w:marLeft w:val="480"/>
      <w:marRight w:val="0"/>
      <w:marTop w:val="0"/>
      <w:marBottom w:val="0"/>
      <w:divBdr>
        <w:top w:val="none" w:sz="0" w:space="0" w:color="auto"/>
        <w:left w:val="none" w:sz="0" w:space="0" w:color="auto"/>
        <w:bottom w:val="none" w:sz="0" w:space="0" w:color="auto"/>
        <w:right w:val="none" w:sz="0" w:space="0" w:color="auto"/>
      </w:divBdr>
    </w:div>
    <w:div w:id="1103652675">
      <w:marLeft w:val="480"/>
      <w:marRight w:val="0"/>
      <w:marTop w:val="0"/>
      <w:marBottom w:val="0"/>
      <w:divBdr>
        <w:top w:val="none" w:sz="0" w:space="0" w:color="auto"/>
        <w:left w:val="none" w:sz="0" w:space="0" w:color="auto"/>
        <w:bottom w:val="none" w:sz="0" w:space="0" w:color="auto"/>
        <w:right w:val="none" w:sz="0" w:space="0" w:color="auto"/>
      </w:divBdr>
    </w:div>
    <w:div w:id="1105230418">
      <w:marLeft w:val="480"/>
      <w:marRight w:val="0"/>
      <w:marTop w:val="0"/>
      <w:marBottom w:val="0"/>
      <w:divBdr>
        <w:top w:val="none" w:sz="0" w:space="0" w:color="auto"/>
        <w:left w:val="none" w:sz="0" w:space="0" w:color="auto"/>
        <w:bottom w:val="none" w:sz="0" w:space="0" w:color="auto"/>
        <w:right w:val="none" w:sz="0" w:space="0" w:color="auto"/>
      </w:divBdr>
    </w:div>
    <w:div w:id="1105879403">
      <w:marLeft w:val="480"/>
      <w:marRight w:val="0"/>
      <w:marTop w:val="0"/>
      <w:marBottom w:val="0"/>
      <w:divBdr>
        <w:top w:val="none" w:sz="0" w:space="0" w:color="auto"/>
        <w:left w:val="none" w:sz="0" w:space="0" w:color="auto"/>
        <w:bottom w:val="none" w:sz="0" w:space="0" w:color="auto"/>
        <w:right w:val="none" w:sz="0" w:space="0" w:color="auto"/>
      </w:divBdr>
    </w:div>
    <w:div w:id="1106266975">
      <w:marLeft w:val="480"/>
      <w:marRight w:val="0"/>
      <w:marTop w:val="0"/>
      <w:marBottom w:val="0"/>
      <w:divBdr>
        <w:top w:val="none" w:sz="0" w:space="0" w:color="auto"/>
        <w:left w:val="none" w:sz="0" w:space="0" w:color="auto"/>
        <w:bottom w:val="none" w:sz="0" w:space="0" w:color="auto"/>
        <w:right w:val="none" w:sz="0" w:space="0" w:color="auto"/>
      </w:divBdr>
    </w:div>
    <w:div w:id="1109545473">
      <w:marLeft w:val="480"/>
      <w:marRight w:val="0"/>
      <w:marTop w:val="0"/>
      <w:marBottom w:val="0"/>
      <w:divBdr>
        <w:top w:val="none" w:sz="0" w:space="0" w:color="auto"/>
        <w:left w:val="none" w:sz="0" w:space="0" w:color="auto"/>
        <w:bottom w:val="none" w:sz="0" w:space="0" w:color="auto"/>
        <w:right w:val="none" w:sz="0" w:space="0" w:color="auto"/>
      </w:divBdr>
    </w:div>
    <w:div w:id="1111507100">
      <w:bodyDiv w:val="1"/>
      <w:marLeft w:val="0"/>
      <w:marRight w:val="0"/>
      <w:marTop w:val="0"/>
      <w:marBottom w:val="0"/>
      <w:divBdr>
        <w:top w:val="none" w:sz="0" w:space="0" w:color="auto"/>
        <w:left w:val="none" w:sz="0" w:space="0" w:color="auto"/>
        <w:bottom w:val="none" w:sz="0" w:space="0" w:color="auto"/>
        <w:right w:val="none" w:sz="0" w:space="0" w:color="auto"/>
      </w:divBdr>
      <w:divsChild>
        <w:div w:id="118492963">
          <w:marLeft w:val="640"/>
          <w:marRight w:val="0"/>
          <w:marTop w:val="0"/>
          <w:marBottom w:val="0"/>
          <w:divBdr>
            <w:top w:val="none" w:sz="0" w:space="0" w:color="auto"/>
            <w:left w:val="none" w:sz="0" w:space="0" w:color="auto"/>
            <w:bottom w:val="none" w:sz="0" w:space="0" w:color="auto"/>
            <w:right w:val="none" w:sz="0" w:space="0" w:color="auto"/>
          </w:divBdr>
        </w:div>
        <w:div w:id="162933454">
          <w:marLeft w:val="640"/>
          <w:marRight w:val="0"/>
          <w:marTop w:val="0"/>
          <w:marBottom w:val="0"/>
          <w:divBdr>
            <w:top w:val="none" w:sz="0" w:space="0" w:color="auto"/>
            <w:left w:val="none" w:sz="0" w:space="0" w:color="auto"/>
            <w:bottom w:val="none" w:sz="0" w:space="0" w:color="auto"/>
            <w:right w:val="none" w:sz="0" w:space="0" w:color="auto"/>
          </w:divBdr>
        </w:div>
        <w:div w:id="1219047178">
          <w:marLeft w:val="640"/>
          <w:marRight w:val="0"/>
          <w:marTop w:val="0"/>
          <w:marBottom w:val="0"/>
          <w:divBdr>
            <w:top w:val="none" w:sz="0" w:space="0" w:color="auto"/>
            <w:left w:val="none" w:sz="0" w:space="0" w:color="auto"/>
            <w:bottom w:val="none" w:sz="0" w:space="0" w:color="auto"/>
            <w:right w:val="none" w:sz="0" w:space="0" w:color="auto"/>
          </w:divBdr>
        </w:div>
        <w:div w:id="292100463">
          <w:marLeft w:val="640"/>
          <w:marRight w:val="0"/>
          <w:marTop w:val="0"/>
          <w:marBottom w:val="0"/>
          <w:divBdr>
            <w:top w:val="none" w:sz="0" w:space="0" w:color="auto"/>
            <w:left w:val="none" w:sz="0" w:space="0" w:color="auto"/>
            <w:bottom w:val="none" w:sz="0" w:space="0" w:color="auto"/>
            <w:right w:val="none" w:sz="0" w:space="0" w:color="auto"/>
          </w:divBdr>
        </w:div>
        <w:div w:id="1179076892">
          <w:marLeft w:val="640"/>
          <w:marRight w:val="0"/>
          <w:marTop w:val="0"/>
          <w:marBottom w:val="0"/>
          <w:divBdr>
            <w:top w:val="none" w:sz="0" w:space="0" w:color="auto"/>
            <w:left w:val="none" w:sz="0" w:space="0" w:color="auto"/>
            <w:bottom w:val="none" w:sz="0" w:space="0" w:color="auto"/>
            <w:right w:val="none" w:sz="0" w:space="0" w:color="auto"/>
          </w:divBdr>
        </w:div>
        <w:div w:id="1782645775">
          <w:marLeft w:val="640"/>
          <w:marRight w:val="0"/>
          <w:marTop w:val="0"/>
          <w:marBottom w:val="0"/>
          <w:divBdr>
            <w:top w:val="none" w:sz="0" w:space="0" w:color="auto"/>
            <w:left w:val="none" w:sz="0" w:space="0" w:color="auto"/>
            <w:bottom w:val="none" w:sz="0" w:space="0" w:color="auto"/>
            <w:right w:val="none" w:sz="0" w:space="0" w:color="auto"/>
          </w:divBdr>
        </w:div>
        <w:div w:id="223685518">
          <w:marLeft w:val="640"/>
          <w:marRight w:val="0"/>
          <w:marTop w:val="0"/>
          <w:marBottom w:val="0"/>
          <w:divBdr>
            <w:top w:val="none" w:sz="0" w:space="0" w:color="auto"/>
            <w:left w:val="none" w:sz="0" w:space="0" w:color="auto"/>
            <w:bottom w:val="none" w:sz="0" w:space="0" w:color="auto"/>
            <w:right w:val="none" w:sz="0" w:space="0" w:color="auto"/>
          </w:divBdr>
        </w:div>
        <w:div w:id="1965305052">
          <w:marLeft w:val="640"/>
          <w:marRight w:val="0"/>
          <w:marTop w:val="0"/>
          <w:marBottom w:val="0"/>
          <w:divBdr>
            <w:top w:val="none" w:sz="0" w:space="0" w:color="auto"/>
            <w:left w:val="none" w:sz="0" w:space="0" w:color="auto"/>
            <w:bottom w:val="none" w:sz="0" w:space="0" w:color="auto"/>
            <w:right w:val="none" w:sz="0" w:space="0" w:color="auto"/>
          </w:divBdr>
        </w:div>
        <w:div w:id="601686511">
          <w:marLeft w:val="640"/>
          <w:marRight w:val="0"/>
          <w:marTop w:val="0"/>
          <w:marBottom w:val="0"/>
          <w:divBdr>
            <w:top w:val="none" w:sz="0" w:space="0" w:color="auto"/>
            <w:left w:val="none" w:sz="0" w:space="0" w:color="auto"/>
            <w:bottom w:val="none" w:sz="0" w:space="0" w:color="auto"/>
            <w:right w:val="none" w:sz="0" w:space="0" w:color="auto"/>
          </w:divBdr>
        </w:div>
        <w:div w:id="1833908538">
          <w:marLeft w:val="640"/>
          <w:marRight w:val="0"/>
          <w:marTop w:val="0"/>
          <w:marBottom w:val="0"/>
          <w:divBdr>
            <w:top w:val="none" w:sz="0" w:space="0" w:color="auto"/>
            <w:left w:val="none" w:sz="0" w:space="0" w:color="auto"/>
            <w:bottom w:val="none" w:sz="0" w:space="0" w:color="auto"/>
            <w:right w:val="none" w:sz="0" w:space="0" w:color="auto"/>
          </w:divBdr>
        </w:div>
        <w:div w:id="1941647395">
          <w:marLeft w:val="640"/>
          <w:marRight w:val="0"/>
          <w:marTop w:val="0"/>
          <w:marBottom w:val="0"/>
          <w:divBdr>
            <w:top w:val="none" w:sz="0" w:space="0" w:color="auto"/>
            <w:left w:val="none" w:sz="0" w:space="0" w:color="auto"/>
            <w:bottom w:val="none" w:sz="0" w:space="0" w:color="auto"/>
            <w:right w:val="none" w:sz="0" w:space="0" w:color="auto"/>
          </w:divBdr>
        </w:div>
        <w:div w:id="975834054">
          <w:marLeft w:val="640"/>
          <w:marRight w:val="0"/>
          <w:marTop w:val="0"/>
          <w:marBottom w:val="0"/>
          <w:divBdr>
            <w:top w:val="none" w:sz="0" w:space="0" w:color="auto"/>
            <w:left w:val="none" w:sz="0" w:space="0" w:color="auto"/>
            <w:bottom w:val="none" w:sz="0" w:space="0" w:color="auto"/>
            <w:right w:val="none" w:sz="0" w:space="0" w:color="auto"/>
          </w:divBdr>
        </w:div>
        <w:div w:id="1853958043">
          <w:marLeft w:val="640"/>
          <w:marRight w:val="0"/>
          <w:marTop w:val="0"/>
          <w:marBottom w:val="0"/>
          <w:divBdr>
            <w:top w:val="none" w:sz="0" w:space="0" w:color="auto"/>
            <w:left w:val="none" w:sz="0" w:space="0" w:color="auto"/>
            <w:bottom w:val="none" w:sz="0" w:space="0" w:color="auto"/>
            <w:right w:val="none" w:sz="0" w:space="0" w:color="auto"/>
          </w:divBdr>
        </w:div>
        <w:div w:id="283274960">
          <w:marLeft w:val="640"/>
          <w:marRight w:val="0"/>
          <w:marTop w:val="0"/>
          <w:marBottom w:val="0"/>
          <w:divBdr>
            <w:top w:val="none" w:sz="0" w:space="0" w:color="auto"/>
            <w:left w:val="none" w:sz="0" w:space="0" w:color="auto"/>
            <w:bottom w:val="none" w:sz="0" w:space="0" w:color="auto"/>
            <w:right w:val="none" w:sz="0" w:space="0" w:color="auto"/>
          </w:divBdr>
        </w:div>
        <w:div w:id="485782656">
          <w:marLeft w:val="640"/>
          <w:marRight w:val="0"/>
          <w:marTop w:val="0"/>
          <w:marBottom w:val="0"/>
          <w:divBdr>
            <w:top w:val="none" w:sz="0" w:space="0" w:color="auto"/>
            <w:left w:val="none" w:sz="0" w:space="0" w:color="auto"/>
            <w:bottom w:val="none" w:sz="0" w:space="0" w:color="auto"/>
            <w:right w:val="none" w:sz="0" w:space="0" w:color="auto"/>
          </w:divBdr>
        </w:div>
        <w:div w:id="1216157317">
          <w:marLeft w:val="640"/>
          <w:marRight w:val="0"/>
          <w:marTop w:val="0"/>
          <w:marBottom w:val="0"/>
          <w:divBdr>
            <w:top w:val="none" w:sz="0" w:space="0" w:color="auto"/>
            <w:left w:val="none" w:sz="0" w:space="0" w:color="auto"/>
            <w:bottom w:val="none" w:sz="0" w:space="0" w:color="auto"/>
            <w:right w:val="none" w:sz="0" w:space="0" w:color="auto"/>
          </w:divBdr>
        </w:div>
        <w:div w:id="406154729">
          <w:marLeft w:val="640"/>
          <w:marRight w:val="0"/>
          <w:marTop w:val="0"/>
          <w:marBottom w:val="0"/>
          <w:divBdr>
            <w:top w:val="none" w:sz="0" w:space="0" w:color="auto"/>
            <w:left w:val="none" w:sz="0" w:space="0" w:color="auto"/>
            <w:bottom w:val="none" w:sz="0" w:space="0" w:color="auto"/>
            <w:right w:val="none" w:sz="0" w:space="0" w:color="auto"/>
          </w:divBdr>
        </w:div>
        <w:div w:id="713847964">
          <w:marLeft w:val="640"/>
          <w:marRight w:val="0"/>
          <w:marTop w:val="0"/>
          <w:marBottom w:val="0"/>
          <w:divBdr>
            <w:top w:val="none" w:sz="0" w:space="0" w:color="auto"/>
            <w:left w:val="none" w:sz="0" w:space="0" w:color="auto"/>
            <w:bottom w:val="none" w:sz="0" w:space="0" w:color="auto"/>
            <w:right w:val="none" w:sz="0" w:space="0" w:color="auto"/>
          </w:divBdr>
        </w:div>
        <w:div w:id="355229215">
          <w:marLeft w:val="640"/>
          <w:marRight w:val="0"/>
          <w:marTop w:val="0"/>
          <w:marBottom w:val="0"/>
          <w:divBdr>
            <w:top w:val="none" w:sz="0" w:space="0" w:color="auto"/>
            <w:left w:val="none" w:sz="0" w:space="0" w:color="auto"/>
            <w:bottom w:val="none" w:sz="0" w:space="0" w:color="auto"/>
            <w:right w:val="none" w:sz="0" w:space="0" w:color="auto"/>
          </w:divBdr>
        </w:div>
        <w:div w:id="1349019160">
          <w:marLeft w:val="640"/>
          <w:marRight w:val="0"/>
          <w:marTop w:val="0"/>
          <w:marBottom w:val="0"/>
          <w:divBdr>
            <w:top w:val="none" w:sz="0" w:space="0" w:color="auto"/>
            <w:left w:val="none" w:sz="0" w:space="0" w:color="auto"/>
            <w:bottom w:val="none" w:sz="0" w:space="0" w:color="auto"/>
            <w:right w:val="none" w:sz="0" w:space="0" w:color="auto"/>
          </w:divBdr>
        </w:div>
        <w:div w:id="2050106933">
          <w:marLeft w:val="640"/>
          <w:marRight w:val="0"/>
          <w:marTop w:val="0"/>
          <w:marBottom w:val="0"/>
          <w:divBdr>
            <w:top w:val="none" w:sz="0" w:space="0" w:color="auto"/>
            <w:left w:val="none" w:sz="0" w:space="0" w:color="auto"/>
            <w:bottom w:val="none" w:sz="0" w:space="0" w:color="auto"/>
            <w:right w:val="none" w:sz="0" w:space="0" w:color="auto"/>
          </w:divBdr>
        </w:div>
        <w:div w:id="2123112030">
          <w:marLeft w:val="640"/>
          <w:marRight w:val="0"/>
          <w:marTop w:val="0"/>
          <w:marBottom w:val="0"/>
          <w:divBdr>
            <w:top w:val="none" w:sz="0" w:space="0" w:color="auto"/>
            <w:left w:val="none" w:sz="0" w:space="0" w:color="auto"/>
            <w:bottom w:val="none" w:sz="0" w:space="0" w:color="auto"/>
            <w:right w:val="none" w:sz="0" w:space="0" w:color="auto"/>
          </w:divBdr>
        </w:div>
        <w:div w:id="429817258">
          <w:marLeft w:val="640"/>
          <w:marRight w:val="0"/>
          <w:marTop w:val="0"/>
          <w:marBottom w:val="0"/>
          <w:divBdr>
            <w:top w:val="none" w:sz="0" w:space="0" w:color="auto"/>
            <w:left w:val="none" w:sz="0" w:space="0" w:color="auto"/>
            <w:bottom w:val="none" w:sz="0" w:space="0" w:color="auto"/>
            <w:right w:val="none" w:sz="0" w:space="0" w:color="auto"/>
          </w:divBdr>
        </w:div>
        <w:div w:id="2005161750">
          <w:marLeft w:val="640"/>
          <w:marRight w:val="0"/>
          <w:marTop w:val="0"/>
          <w:marBottom w:val="0"/>
          <w:divBdr>
            <w:top w:val="none" w:sz="0" w:space="0" w:color="auto"/>
            <w:left w:val="none" w:sz="0" w:space="0" w:color="auto"/>
            <w:bottom w:val="none" w:sz="0" w:space="0" w:color="auto"/>
            <w:right w:val="none" w:sz="0" w:space="0" w:color="auto"/>
          </w:divBdr>
        </w:div>
        <w:div w:id="1452626687">
          <w:marLeft w:val="640"/>
          <w:marRight w:val="0"/>
          <w:marTop w:val="0"/>
          <w:marBottom w:val="0"/>
          <w:divBdr>
            <w:top w:val="none" w:sz="0" w:space="0" w:color="auto"/>
            <w:left w:val="none" w:sz="0" w:space="0" w:color="auto"/>
            <w:bottom w:val="none" w:sz="0" w:space="0" w:color="auto"/>
            <w:right w:val="none" w:sz="0" w:space="0" w:color="auto"/>
          </w:divBdr>
        </w:div>
        <w:div w:id="232786186">
          <w:marLeft w:val="640"/>
          <w:marRight w:val="0"/>
          <w:marTop w:val="0"/>
          <w:marBottom w:val="0"/>
          <w:divBdr>
            <w:top w:val="none" w:sz="0" w:space="0" w:color="auto"/>
            <w:left w:val="none" w:sz="0" w:space="0" w:color="auto"/>
            <w:bottom w:val="none" w:sz="0" w:space="0" w:color="auto"/>
            <w:right w:val="none" w:sz="0" w:space="0" w:color="auto"/>
          </w:divBdr>
        </w:div>
        <w:div w:id="82387126">
          <w:marLeft w:val="640"/>
          <w:marRight w:val="0"/>
          <w:marTop w:val="0"/>
          <w:marBottom w:val="0"/>
          <w:divBdr>
            <w:top w:val="none" w:sz="0" w:space="0" w:color="auto"/>
            <w:left w:val="none" w:sz="0" w:space="0" w:color="auto"/>
            <w:bottom w:val="none" w:sz="0" w:space="0" w:color="auto"/>
            <w:right w:val="none" w:sz="0" w:space="0" w:color="auto"/>
          </w:divBdr>
        </w:div>
        <w:div w:id="95056024">
          <w:marLeft w:val="640"/>
          <w:marRight w:val="0"/>
          <w:marTop w:val="0"/>
          <w:marBottom w:val="0"/>
          <w:divBdr>
            <w:top w:val="none" w:sz="0" w:space="0" w:color="auto"/>
            <w:left w:val="none" w:sz="0" w:space="0" w:color="auto"/>
            <w:bottom w:val="none" w:sz="0" w:space="0" w:color="auto"/>
            <w:right w:val="none" w:sz="0" w:space="0" w:color="auto"/>
          </w:divBdr>
        </w:div>
        <w:div w:id="2138179900">
          <w:marLeft w:val="640"/>
          <w:marRight w:val="0"/>
          <w:marTop w:val="0"/>
          <w:marBottom w:val="0"/>
          <w:divBdr>
            <w:top w:val="none" w:sz="0" w:space="0" w:color="auto"/>
            <w:left w:val="none" w:sz="0" w:space="0" w:color="auto"/>
            <w:bottom w:val="none" w:sz="0" w:space="0" w:color="auto"/>
            <w:right w:val="none" w:sz="0" w:space="0" w:color="auto"/>
          </w:divBdr>
        </w:div>
        <w:div w:id="524245253">
          <w:marLeft w:val="640"/>
          <w:marRight w:val="0"/>
          <w:marTop w:val="0"/>
          <w:marBottom w:val="0"/>
          <w:divBdr>
            <w:top w:val="none" w:sz="0" w:space="0" w:color="auto"/>
            <w:left w:val="none" w:sz="0" w:space="0" w:color="auto"/>
            <w:bottom w:val="none" w:sz="0" w:space="0" w:color="auto"/>
            <w:right w:val="none" w:sz="0" w:space="0" w:color="auto"/>
          </w:divBdr>
        </w:div>
        <w:div w:id="2026053831">
          <w:marLeft w:val="640"/>
          <w:marRight w:val="0"/>
          <w:marTop w:val="0"/>
          <w:marBottom w:val="0"/>
          <w:divBdr>
            <w:top w:val="none" w:sz="0" w:space="0" w:color="auto"/>
            <w:left w:val="none" w:sz="0" w:space="0" w:color="auto"/>
            <w:bottom w:val="none" w:sz="0" w:space="0" w:color="auto"/>
            <w:right w:val="none" w:sz="0" w:space="0" w:color="auto"/>
          </w:divBdr>
        </w:div>
        <w:div w:id="1853299063">
          <w:marLeft w:val="640"/>
          <w:marRight w:val="0"/>
          <w:marTop w:val="0"/>
          <w:marBottom w:val="0"/>
          <w:divBdr>
            <w:top w:val="none" w:sz="0" w:space="0" w:color="auto"/>
            <w:left w:val="none" w:sz="0" w:space="0" w:color="auto"/>
            <w:bottom w:val="none" w:sz="0" w:space="0" w:color="auto"/>
            <w:right w:val="none" w:sz="0" w:space="0" w:color="auto"/>
          </w:divBdr>
        </w:div>
        <w:div w:id="1586918140">
          <w:marLeft w:val="640"/>
          <w:marRight w:val="0"/>
          <w:marTop w:val="0"/>
          <w:marBottom w:val="0"/>
          <w:divBdr>
            <w:top w:val="none" w:sz="0" w:space="0" w:color="auto"/>
            <w:left w:val="none" w:sz="0" w:space="0" w:color="auto"/>
            <w:bottom w:val="none" w:sz="0" w:space="0" w:color="auto"/>
            <w:right w:val="none" w:sz="0" w:space="0" w:color="auto"/>
          </w:divBdr>
        </w:div>
        <w:div w:id="440610343">
          <w:marLeft w:val="640"/>
          <w:marRight w:val="0"/>
          <w:marTop w:val="0"/>
          <w:marBottom w:val="0"/>
          <w:divBdr>
            <w:top w:val="none" w:sz="0" w:space="0" w:color="auto"/>
            <w:left w:val="none" w:sz="0" w:space="0" w:color="auto"/>
            <w:bottom w:val="none" w:sz="0" w:space="0" w:color="auto"/>
            <w:right w:val="none" w:sz="0" w:space="0" w:color="auto"/>
          </w:divBdr>
        </w:div>
        <w:div w:id="230890236">
          <w:marLeft w:val="640"/>
          <w:marRight w:val="0"/>
          <w:marTop w:val="0"/>
          <w:marBottom w:val="0"/>
          <w:divBdr>
            <w:top w:val="none" w:sz="0" w:space="0" w:color="auto"/>
            <w:left w:val="none" w:sz="0" w:space="0" w:color="auto"/>
            <w:bottom w:val="none" w:sz="0" w:space="0" w:color="auto"/>
            <w:right w:val="none" w:sz="0" w:space="0" w:color="auto"/>
          </w:divBdr>
        </w:div>
        <w:div w:id="420108143">
          <w:marLeft w:val="640"/>
          <w:marRight w:val="0"/>
          <w:marTop w:val="0"/>
          <w:marBottom w:val="0"/>
          <w:divBdr>
            <w:top w:val="none" w:sz="0" w:space="0" w:color="auto"/>
            <w:left w:val="none" w:sz="0" w:space="0" w:color="auto"/>
            <w:bottom w:val="none" w:sz="0" w:space="0" w:color="auto"/>
            <w:right w:val="none" w:sz="0" w:space="0" w:color="auto"/>
          </w:divBdr>
        </w:div>
        <w:div w:id="447119073">
          <w:marLeft w:val="640"/>
          <w:marRight w:val="0"/>
          <w:marTop w:val="0"/>
          <w:marBottom w:val="0"/>
          <w:divBdr>
            <w:top w:val="none" w:sz="0" w:space="0" w:color="auto"/>
            <w:left w:val="none" w:sz="0" w:space="0" w:color="auto"/>
            <w:bottom w:val="none" w:sz="0" w:space="0" w:color="auto"/>
            <w:right w:val="none" w:sz="0" w:space="0" w:color="auto"/>
          </w:divBdr>
        </w:div>
        <w:div w:id="2114204696">
          <w:marLeft w:val="640"/>
          <w:marRight w:val="0"/>
          <w:marTop w:val="0"/>
          <w:marBottom w:val="0"/>
          <w:divBdr>
            <w:top w:val="none" w:sz="0" w:space="0" w:color="auto"/>
            <w:left w:val="none" w:sz="0" w:space="0" w:color="auto"/>
            <w:bottom w:val="none" w:sz="0" w:space="0" w:color="auto"/>
            <w:right w:val="none" w:sz="0" w:space="0" w:color="auto"/>
          </w:divBdr>
        </w:div>
        <w:div w:id="1332949919">
          <w:marLeft w:val="640"/>
          <w:marRight w:val="0"/>
          <w:marTop w:val="0"/>
          <w:marBottom w:val="0"/>
          <w:divBdr>
            <w:top w:val="none" w:sz="0" w:space="0" w:color="auto"/>
            <w:left w:val="none" w:sz="0" w:space="0" w:color="auto"/>
            <w:bottom w:val="none" w:sz="0" w:space="0" w:color="auto"/>
            <w:right w:val="none" w:sz="0" w:space="0" w:color="auto"/>
          </w:divBdr>
        </w:div>
        <w:div w:id="185561247">
          <w:marLeft w:val="640"/>
          <w:marRight w:val="0"/>
          <w:marTop w:val="0"/>
          <w:marBottom w:val="0"/>
          <w:divBdr>
            <w:top w:val="none" w:sz="0" w:space="0" w:color="auto"/>
            <w:left w:val="none" w:sz="0" w:space="0" w:color="auto"/>
            <w:bottom w:val="none" w:sz="0" w:space="0" w:color="auto"/>
            <w:right w:val="none" w:sz="0" w:space="0" w:color="auto"/>
          </w:divBdr>
        </w:div>
        <w:div w:id="1263487749">
          <w:marLeft w:val="640"/>
          <w:marRight w:val="0"/>
          <w:marTop w:val="0"/>
          <w:marBottom w:val="0"/>
          <w:divBdr>
            <w:top w:val="none" w:sz="0" w:space="0" w:color="auto"/>
            <w:left w:val="none" w:sz="0" w:space="0" w:color="auto"/>
            <w:bottom w:val="none" w:sz="0" w:space="0" w:color="auto"/>
            <w:right w:val="none" w:sz="0" w:space="0" w:color="auto"/>
          </w:divBdr>
        </w:div>
        <w:div w:id="190195025">
          <w:marLeft w:val="640"/>
          <w:marRight w:val="0"/>
          <w:marTop w:val="0"/>
          <w:marBottom w:val="0"/>
          <w:divBdr>
            <w:top w:val="none" w:sz="0" w:space="0" w:color="auto"/>
            <w:left w:val="none" w:sz="0" w:space="0" w:color="auto"/>
            <w:bottom w:val="none" w:sz="0" w:space="0" w:color="auto"/>
            <w:right w:val="none" w:sz="0" w:space="0" w:color="auto"/>
          </w:divBdr>
        </w:div>
        <w:div w:id="1675454844">
          <w:marLeft w:val="640"/>
          <w:marRight w:val="0"/>
          <w:marTop w:val="0"/>
          <w:marBottom w:val="0"/>
          <w:divBdr>
            <w:top w:val="none" w:sz="0" w:space="0" w:color="auto"/>
            <w:left w:val="none" w:sz="0" w:space="0" w:color="auto"/>
            <w:bottom w:val="none" w:sz="0" w:space="0" w:color="auto"/>
            <w:right w:val="none" w:sz="0" w:space="0" w:color="auto"/>
          </w:divBdr>
        </w:div>
        <w:div w:id="2015644231">
          <w:marLeft w:val="640"/>
          <w:marRight w:val="0"/>
          <w:marTop w:val="0"/>
          <w:marBottom w:val="0"/>
          <w:divBdr>
            <w:top w:val="none" w:sz="0" w:space="0" w:color="auto"/>
            <w:left w:val="none" w:sz="0" w:space="0" w:color="auto"/>
            <w:bottom w:val="none" w:sz="0" w:space="0" w:color="auto"/>
            <w:right w:val="none" w:sz="0" w:space="0" w:color="auto"/>
          </w:divBdr>
        </w:div>
        <w:div w:id="720251407">
          <w:marLeft w:val="640"/>
          <w:marRight w:val="0"/>
          <w:marTop w:val="0"/>
          <w:marBottom w:val="0"/>
          <w:divBdr>
            <w:top w:val="none" w:sz="0" w:space="0" w:color="auto"/>
            <w:left w:val="none" w:sz="0" w:space="0" w:color="auto"/>
            <w:bottom w:val="none" w:sz="0" w:space="0" w:color="auto"/>
            <w:right w:val="none" w:sz="0" w:space="0" w:color="auto"/>
          </w:divBdr>
        </w:div>
        <w:div w:id="1241981911">
          <w:marLeft w:val="640"/>
          <w:marRight w:val="0"/>
          <w:marTop w:val="0"/>
          <w:marBottom w:val="0"/>
          <w:divBdr>
            <w:top w:val="none" w:sz="0" w:space="0" w:color="auto"/>
            <w:left w:val="none" w:sz="0" w:space="0" w:color="auto"/>
            <w:bottom w:val="none" w:sz="0" w:space="0" w:color="auto"/>
            <w:right w:val="none" w:sz="0" w:space="0" w:color="auto"/>
          </w:divBdr>
        </w:div>
        <w:div w:id="1138569843">
          <w:marLeft w:val="640"/>
          <w:marRight w:val="0"/>
          <w:marTop w:val="0"/>
          <w:marBottom w:val="0"/>
          <w:divBdr>
            <w:top w:val="none" w:sz="0" w:space="0" w:color="auto"/>
            <w:left w:val="none" w:sz="0" w:space="0" w:color="auto"/>
            <w:bottom w:val="none" w:sz="0" w:space="0" w:color="auto"/>
            <w:right w:val="none" w:sz="0" w:space="0" w:color="auto"/>
          </w:divBdr>
        </w:div>
        <w:div w:id="1264530285">
          <w:marLeft w:val="640"/>
          <w:marRight w:val="0"/>
          <w:marTop w:val="0"/>
          <w:marBottom w:val="0"/>
          <w:divBdr>
            <w:top w:val="none" w:sz="0" w:space="0" w:color="auto"/>
            <w:left w:val="none" w:sz="0" w:space="0" w:color="auto"/>
            <w:bottom w:val="none" w:sz="0" w:space="0" w:color="auto"/>
            <w:right w:val="none" w:sz="0" w:space="0" w:color="auto"/>
          </w:divBdr>
        </w:div>
        <w:div w:id="1715690000">
          <w:marLeft w:val="640"/>
          <w:marRight w:val="0"/>
          <w:marTop w:val="0"/>
          <w:marBottom w:val="0"/>
          <w:divBdr>
            <w:top w:val="none" w:sz="0" w:space="0" w:color="auto"/>
            <w:left w:val="none" w:sz="0" w:space="0" w:color="auto"/>
            <w:bottom w:val="none" w:sz="0" w:space="0" w:color="auto"/>
            <w:right w:val="none" w:sz="0" w:space="0" w:color="auto"/>
          </w:divBdr>
        </w:div>
        <w:div w:id="2089568966">
          <w:marLeft w:val="640"/>
          <w:marRight w:val="0"/>
          <w:marTop w:val="0"/>
          <w:marBottom w:val="0"/>
          <w:divBdr>
            <w:top w:val="none" w:sz="0" w:space="0" w:color="auto"/>
            <w:left w:val="none" w:sz="0" w:space="0" w:color="auto"/>
            <w:bottom w:val="none" w:sz="0" w:space="0" w:color="auto"/>
            <w:right w:val="none" w:sz="0" w:space="0" w:color="auto"/>
          </w:divBdr>
        </w:div>
        <w:div w:id="178928285">
          <w:marLeft w:val="640"/>
          <w:marRight w:val="0"/>
          <w:marTop w:val="0"/>
          <w:marBottom w:val="0"/>
          <w:divBdr>
            <w:top w:val="none" w:sz="0" w:space="0" w:color="auto"/>
            <w:left w:val="none" w:sz="0" w:space="0" w:color="auto"/>
            <w:bottom w:val="none" w:sz="0" w:space="0" w:color="auto"/>
            <w:right w:val="none" w:sz="0" w:space="0" w:color="auto"/>
          </w:divBdr>
        </w:div>
        <w:div w:id="1837650263">
          <w:marLeft w:val="640"/>
          <w:marRight w:val="0"/>
          <w:marTop w:val="0"/>
          <w:marBottom w:val="0"/>
          <w:divBdr>
            <w:top w:val="none" w:sz="0" w:space="0" w:color="auto"/>
            <w:left w:val="none" w:sz="0" w:space="0" w:color="auto"/>
            <w:bottom w:val="none" w:sz="0" w:space="0" w:color="auto"/>
            <w:right w:val="none" w:sz="0" w:space="0" w:color="auto"/>
          </w:divBdr>
        </w:div>
        <w:div w:id="2129279813">
          <w:marLeft w:val="640"/>
          <w:marRight w:val="0"/>
          <w:marTop w:val="0"/>
          <w:marBottom w:val="0"/>
          <w:divBdr>
            <w:top w:val="none" w:sz="0" w:space="0" w:color="auto"/>
            <w:left w:val="none" w:sz="0" w:space="0" w:color="auto"/>
            <w:bottom w:val="none" w:sz="0" w:space="0" w:color="auto"/>
            <w:right w:val="none" w:sz="0" w:space="0" w:color="auto"/>
          </w:divBdr>
        </w:div>
        <w:div w:id="734817541">
          <w:marLeft w:val="640"/>
          <w:marRight w:val="0"/>
          <w:marTop w:val="0"/>
          <w:marBottom w:val="0"/>
          <w:divBdr>
            <w:top w:val="none" w:sz="0" w:space="0" w:color="auto"/>
            <w:left w:val="none" w:sz="0" w:space="0" w:color="auto"/>
            <w:bottom w:val="none" w:sz="0" w:space="0" w:color="auto"/>
            <w:right w:val="none" w:sz="0" w:space="0" w:color="auto"/>
          </w:divBdr>
        </w:div>
        <w:div w:id="409236585">
          <w:marLeft w:val="640"/>
          <w:marRight w:val="0"/>
          <w:marTop w:val="0"/>
          <w:marBottom w:val="0"/>
          <w:divBdr>
            <w:top w:val="none" w:sz="0" w:space="0" w:color="auto"/>
            <w:left w:val="none" w:sz="0" w:space="0" w:color="auto"/>
            <w:bottom w:val="none" w:sz="0" w:space="0" w:color="auto"/>
            <w:right w:val="none" w:sz="0" w:space="0" w:color="auto"/>
          </w:divBdr>
        </w:div>
        <w:div w:id="1844053480">
          <w:marLeft w:val="640"/>
          <w:marRight w:val="0"/>
          <w:marTop w:val="0"/>
          <w:marBottom w:val="0"/>
          <w:divBdr>
            <w:top w:val="none" w:sz="0" w:space="0" w:color="auto"/>
            <w:left w:val="none" w:sz="0" w:space="0" w:color="auto"/>
            <w:bottom w:val="none" w:sz="0" w:space="0" w:color="auto"/>
            <w:right w:val="none" w:sz="0" w:space="0" w:color="auto"/>
          </w:divBdr>
        </w:div>
        <w:div w:id="1093823624">
          <w:marLeft w:val="640"/>
          <w:marRight w:val="0"/>
          <w:marTop w:val="0"/>
          <w:marBottom w:val="0"/>
          <w:divBdr>
            <w:top w:val="none" w:sz="0" w:space="0" w:color="auto"/>
            <w:left w:val="none" w:sz="0" w:space="0" w:color="auto"/>
            <w:bottom w:val="none" w:sz="0" w:space="0" w:color="auto"/>
            <w:right w:val="none" w:sz="0" w:space="0" w:color="auto"/>
          </w:divBdr>
        </w:div>
        <w:div w:id="1789818048">
          <w:marLeft w:val="640"/>
          <w:marRight w:val="0"/>
          <w:marTop w:val="0"/>
          <w:marBottom w:val="0"/>
          <w:divBdr>
            <w:top w:val="none" w:sz="0" w:space="0" w:color="auto"/>
            <w:left w:val="none" w:sz="0" w:space="0" w:color="auto"/>
            <w:bottom w:val="none" w:sz="0" w:space="0" w:color="auto"/>
            <w:right w:val="none" w:sz="0" w:space="0" w:color="auto"/>
          </w:divBdr>
        </w:div>
        <w:div w:id="303120275">
          <w:marLeft w:val="640"/>
          <w:marRight w:val="0"/>
          <w:marTop w:val="0"/>
          <w:marBottom w:val="0"/>
          <w:divBdr>
            <w:top w:val="none" w:sz="0" w:space="0" w:color="auto"/>
            <w:left w:val="none" w:sz="0" w:space="0" w:color="auto"/>
            <w:bottom w:val="none" w:sz="0" w:space="0" w:color="auto"/>
            <w:right w:val="none" w:sz="0" w:space="0" w:color="auto"/>
          </w:divBdr>
        </w:div>
        <w:div w:id="1905309">
          <w:marLeft w:val="640"/>
          <w:marRight w:val="0"/>
          <w:marTop w:val="0"/>
          <w:marBottom w:val="0"/>
          <w:divBdr>
            <w:top w:val="none" w:sz="0" w:space="0" w:color="auto"/>
            <w:left w:val="none" w:sz="0" w:space="0" w:color="auto"/>
            <w:bottom w:val="none" w:sz="0" w:space="0" w:color="auto"/>
            <w:right w:val="none" w:sz="0" w:space="0" w:color="auto"/>
          </w:divBdr>
        </w:div>
        <w:div w:id="1214804923">
          <w:marLeft w:val="640"/>
          <w:marRight w:val="0"/>
          <w:marTop w:val="0"/>
          <w:marBottom w:val="0"/>
          <w:divBdr>
            <w:top w:val="none" w:sz="0" w:space="0" w:color="auto"/>
            <w:left w:val="none" w:sz="0" w:space="0" w:color="auto"/>
            <w:bottom w:val="none" w:sz="0" w:space="0" w:color="auto"/>
            <w:right w:val="none" w:sz="0" w:space="0" w:color="auto"/>
          </w:divBdr>
        </w:div>
        <w:div w:id="690184810">
          <w:marLeft w:val="640"/>
          <w:marRight w:val="0"/>
          <w:marTop w:val="0"/>
          <w:marBottom w:val="0"/>
          <w:divBdr>
            <w:top w:val="none" w:sz="0" w:space="0" w:color="auto"/>
            <w:left w:val="none" w:sz="0" w:space="0" w:color="auto"/>
            <w:bottom w:val="none" w:sz="0" w:space="0" w:color="auto"/>
            <w:right w:val="none" w:sz="0" w:space="0" w:color="auto"/>
          </w:divBdr>
        </w:div>
        <w:div w:id="707148367">
          <w:marLeft w:val="640"/>
          <w:marRight w:val="0"/>
          <w:marTop w:val="0"/>
          <w:marBottom w:val="0"/>
          <w:divBdr>
            <w:top w:val="none" w:sz="0" w:space="0" w:color="auto"/>
            <w:left w:val="none" w:sz="0" w:space="0" w:color="auto"/>
            <w:bottom w:val="none" w:sz="0" w:space="0" w:color="auto"/>
            <w:right w:val="none" w:sz="0" w:space="0" w:color="auto"/>
          </w:divBdr>
        </w:div>
      </w:divsChild>
    </w:div>
    <w:div w:id="1112357102">
      <w:marLeft w:val="480"/>
      <w:marRight w:val="0"/>
      <w:marTop w:val="0"/>
      <w:marBottom w:val="0"/>
      <w:divBdr>
        <w:top w:val="none" w:sz="0" w:space="0" w:color="auto"/>
        <w:left w:val="none" w:sz="0" w:space="0" w:color="auto"/>
        <w:bottom w:val="none" w:sz="0" w:space="0" w:color="auto"/>
        <w:right w:val="none" w:sz="0" w:space="0" w:color="auto"/>
      </w:divBdr>
    </w:div>
    <w:div w:id="1112436212">
      <w:marLeft w:val="480"/>
      <w:marRight w:val="0"/>
      <w:marTop w:val="0"/>
      <w:marBottom w:val="0"/>
      <w:divBdr>
        <w:top w:val="none" w:sz="0" w:space="0" w:color="auto"/>
        <w:left w:val="none" w:sz="0" w:space="0" w:color="auto"/>
        <w:bottom w:val="none" w:sz="0" w:space="0" w:color="auto"/>
        <w:right w:val="none" w:sz="0" w:space="0" w:color="auto"/>
      </w:divBdr>
    </w:div>
    <w:div w:id="1114061680">
      <w:marLeft w:val="480"/>
      <w:marRight w:val="0"/>
      <w:marTop w:val="0"/>
      <w:marBottom w:val="0"/>
      <w:divBdr>
        <w:top w:val="none" w:sz="0" w:space="0" w:color="auto"/>
        <w:left w:val="none" w:sz="0" w:space="0" w:color="auto"/>
        <w:bottom w:val="none" w:sz="0" w:space="0" w:color="auto"/>
        <w:right w:val="none" w:sz="0" w:space="0" w:color="auto"/>
      </w:divBdr>
    </w:div>
    <w:div w:id="1114517184">
      <w:marLeft w:val="480"/>
      <w:marRight w:val="0"/>
      <w:marTop w:val="0"/>
      <w:marBottom w:val="0"/>
      <w:divBdr>
        <w:top w:val="none" w:sz="0" w:space="0" w:color="auto"/>
        <w:left w:val="none" w:sz="0" w:space="0" w:color="auto"/>
        <w:bottom w:val="none" w:sz="0" w:space="0" w:color="auto"/>
        <w:right w:val="none" w:sz="0" w:space="0" w:color="auto"/>
      </w:divBdr>
    </w:div>
    <w:div w:id="1115907452">
      <w:marLeft w:val="480"/>
      <w:marRight w:val="0"/>
      <w:marTop w:val="0"/>
      <w:marBottom w:val="0"/>
      <w:divBdr>
        <w:top w:val="none" w:sz="0" w:space="0" w:color="auto"/>
        <w:left w:val="none" w:sz="0" w:space="0" w:color="auto"/>
        <w:bottom w:val="none" w:sz="0" w:space="0" w:color="auto"/>
        <w:right w:val="none" w:sz="0" w:space="0" w:color="auto"/>
      </w:divBdr>
    </w:div>
    <w:div w:id="1116094810">
      <w:marLeft w:val="640"/>
      <w:marRight w:val="0"/>
      <w:marTop w:val="0"/>
      <w:marBottom w:val="0"/>
      <w:divBdr>
        <w:top w:val="none" w:sz="0" w:space="0" w:color="auto"/>
        <w:left w:val="none" w:sz="0" w:space="0" w:color="auto"/>
        <w:bottom w:val="none" w:sz="0" w:space="0" w:color="auto"/>
        <w:right w:val="none" w:sz="0" w:space="0" w:color="auto"/>
      </w:divBdr>
    </w:div>
    <w:div w:id="1116363156">
      <w:marLeft w:val="480"/>
      <w:marRight w:val="0"/>
      <w:marTop w:val="0"/>
      <w:marBottom w:val="0"/>
      <w:divBdr>
        <w:top w:val="none" w:sz="0" w:space="0" w:color="auto"/>
        <w:left w:val="none" w:sz="0" w:space="0" w:color="auto"/>
        <w:bottom w:val="none" w:sz="0" w:space="0" w:color="auto"/>
        <w:right w:val="none" w:sz="0" w:space="0" w:color="auto"/>
      </w:divBdr>
    </w:div>
    <w:div w:id="1117066115">
      <w:bodyDiv w:val="1"/>
      <w:marLeft w:val="0"/>
      <w:marRight w:val="0"/>
      <w:marTop w:val="0"/>
      <w:marBottom w:val="0"/>
      <w:divBdr>
        <w:top w:val="none" w:sz="0" w:space="0" w:color="auto"/>
        <w:left w:val="none" w:sz="0" w:space="0" w:color="auto"/>
        <w:bottom w:val="none" w:sz="0" w:space="0" w:color="auto"/>
        <w:right w:val="none" w:sz="0" w:space="0" w:color="auto"/>
      </w:divBdr>
    </w:div>
    <w:div w:id="1118260134">
      <w:marLeft w:val="480"/>
      <w:marRight w:val="0"/>
      <w:marTop w:val="0"/>
      <w:marBottom w:val="0"/>
      <w:divBdr>
        <w:top w:val="none" w:sz="0" w:space="0" w:color="auto"/>
        <w:left w:val="none" w:sz="0" w:space="0" w:color="auto"/>
        <w:bottom w:val="none" w:sz="0" w:space="0" w:color="auto"/>
        <w:right w:val="none" w:sz="0" w:space="0" w:color="auto"/>
      </w:divBdr>
    </w:div>
    <w:div w:id="1118909901">
      <w:marLeft w:val="480"/>
      <w:marRight w:val="0"/>
      <w:marTop w:val="0"/>
      <w:marBottom w:val="0"/>
      <w:divBdr>
        <w:top w:val="none" w:sz="0" w:space="0" w:color="auto"/>
        <w:left w:val="none" w:sz="0" w:space="0" w:color="auto"/>
        <w:bottom w:val="none" w:sz="0" w:space="0" w:color="auto"/>
        <w:right w:val="none" w:sz="0" w:space="0" w:color="auto"/>
      </w:divBdr>
    </w:div>
    <w:div w:id="1119911824">
      <w:marLeft w:val="480"/>
      <w:marRight w:val="0"/>
      <w:marTop w:val="0"/>
      <w:marBottom w:val="0"/>
      <w:divBdr>
        <w:top w:val="none" w:sz="0" w:space="0" w:color="auto"/>
        <w:left w:val="none" w:sz="0" w:space="0" w:color="auto"/>
        <w:bottom w:val="none" w:sz="0" w:space="0" w:color="auto"/>
        <w:right w:val="none" w:sz="0" w:space="0" w:color="auto"/>
      </w:divBdr>
    </w:div>
    <w:div w:id="1120762636">
      <w:marLeft w:val="480"/>
      <w:marRight w:val="0"/>
      <w:marTop w:val="0"/>
      <w:marBottom w:val="0"/>
      <w:divBdr>
        <w:top w:val="none" w:sz="0" w:space="0" w:color="auto"/>
        <w:left w:val="none" w:sz="0" w:space="0" w:color="auto"/>
        <w:bottom w:val="none" w:sz="0" w:space="0" w:color="auto"/>
        <w:right w:val="none" w:sz="0" w:space="0" w:color="auto"/>
      </w:divBdr>
    </w:div>
    <w:div w:id="1121414452">
      <w:marLeft w:val="640"/>
      <w:marRight w:val="0"/>
      <w:marTop w:val="0"/>
      <w:marBottom w:val="0"/>
      <w:divBdr>
        <w:top w:val="none" w:sz="0" w:space="0" w:color="auto"/>
        <w:left w:val="none" w:sz="0" w:space="0" w:color="auto"/>
        <w:bottom w:val="none" w:sz="0" w:space="0" w:color="auto"/>
        <w:right w:val="none" w:sz="0" w:space="0" w:color="auto"/>
      </w:divBdr>
    </w:div>
    <w:div w:id="1122072789">
      <w:bodyDiv w:val="1"/>
      <w:marLeft w:val="0"/>
      <w:marRight w:val="0"/>
      <w:marTop w:val="0"/>
      <w:marBottom w:val="0"/>
      <w:divBdr>
        <w:top w:val="none" w:sz="0" w:space="0" w:color="auto"/>
        <w:left w:val="none" w:sz="0" w:space="0" w:color="auto"/>
        <w:bottom w:val="none" w:sz="0" w:space="0" w:color="auto"/>
        <w:right w:val="none" w:sz="0" w:space="0" w:color="auto"/>
      </w:divBdr>
    </w:div>
    <w:div w:id="1122654380">
      <w:marLeft w:val="480"/>
      <w:marRight w:val="0"/>
      <w:marTop w:val="0"/>
      <w:marBottom w:val="0"/>
      <w:divBdr>
        <w:top w:val="none" w:sz="0" w:space="0" w:color="auto"/>
        <w:left w:val="none" w:sz="0" w:space="0" w:color="auto"/>
        <w:bottom w:val="none" w:sz="0" w:space="0" w:color="auto"/>
        <w:right w:val="none" w:sz="0" w:space="0" w:color="auto"/>
      </w:divBdr>
    </w:div>
    <w:div w:id="1122655504">
      <w:marLeft w:val="480"/>
      <w:marRight w:val="0"/>
      <w:marTop w:val="0"/>
      <w:marBottom w:val="0"/>
      <w:divBdr>
        <w:top w:val="none" w:sz="0" w:space="0" w:color="auto"/>
        <w:left w:val="none" w:sz="0" w:space="0" w:color="auto"/>
        <w:bottom w:val="none" w:sz="0" w:space="0" w:color="auto"/>
        <w:right w:val="none" w:sz="0" w:space="0" w:color="auto"/>
      </w:divBdr>
    </w:div>
    <w:div w:id="1123042774">
      <w:bodyDiv w:val="1"/>
      <w:marLeft w:val="0"/>
      <w:marRight w:val="0"/>
      <w:marTop w:val="0"/>
      <w:marBottom w:val="0"/>
      <w:divBdr>
        <w:top w:val="none" w:sz="0" w:space="0" w:color="auto"/>
        <w:left w:val="none" w:sz="0" w:space="0" w:color="auto"/>
        <w:bottom w:val="none" w:sz="0" w:space="0" w:color="auto"/>
        <w:right w:val="none" w:sz="0" w:space="0" w:color="auto"/>
      </w:divBdr>
    </w:div>
    <w:div w:id="1123886138">
      <w:bodyDiv w:val="1"/>
      <w:marLeft w:val="0"/>
      <w:marRight w:val="0"/>
      <w:marTop w:val="0"/>
      <w:marBottom w:val="0"/>
      <w:divBdr>
        <w:top w:val="none" w:sz="0" w:space="0" w:color="auto"/>
        <w:left w:val="none" w:sz="0" w:space="0" w:color="auto"/>
        <w:bottom w:val="none" w:sz="0" w:space="0" w:color="auto"/>
        <w:right w:val="none" w:sz="0" w:space="0" w:color="auto"/>
      </w:divBdr>
      <w:divsChild>
        <w:div w:id="1374230172">
          <w:marLeft w:val="640"/>
          <w:marRight w:val="0"/>
          <w:marTop w:val="0"/>
          <w:marBottom w:val="0"/>
          <w:divBdr>
            <w:top w:val="none" w:sz="0" w:space="0" w:color="auto"/>
            <w:left w:val="none" w:sz="0" w:space="0" w:color="auto"/>
            <w:bottom w:val="none" w:sz="0" w:space="0" w:color="auto"/>
            <w:right w:val="none" w:sz="0" w:space="0" w:color="auto"/>
          </w:divBdr>
        </w:div>
        <w:div w:id="1159468436">
          <w:marLeft w:val="640"/>
          <w:marRight w:val="0"/>
          <w:marTop w:val="0"/>
          <w:marBottom w:val="0"/>
          <w:divBdr>
            <w:top w:val="none" w:sz="0" w:space="0" w:color="auto"/>
            <w:left w:val="none" w:sz="0" w:space="0" w:color="auto"/>
            <w:bottom w:val="none" w:sz="0" w:space="0" w:color="auto"/>
            <w:right w:val="none" w:sz="0" w:space="0" w:color="auto"/>
          </w:divBdr>
        </w:div>
        <w:div w:id="931813455">
          <w:marLeft w:val="640"/>
          <w:marRight w:val="0"/>
          <w:marTop w:val="0"/>
          <w:marBottom w:val="0"/>
          <w:divBdr>
            <w:top w:val="none" w:sz="0" w:space="0" w:color="auto"/>
            <w:left w:val="none" w:sz="0" w:space="0" w:color="auto"/>
            <w:bottom w:val="none" w:sz="0" w:space="0" w:color="auto"/>
            <w:right w:val="none" w:sz="0" w:space="0" w:color="auto"/>
          </w:divBdr>
        </w:div>
        <w:div w:id="1469083372">
          <w:marLeft w:val="640"/>
          <w:marRight w:val="0"/>
          <w:marTop w:val="0"/>
          <w:marBottom w:val="0"/>
          <w:divBdr>
            <w:top w:val="none" w:sz="0" w:space="0" w:color="auto"/>
            <w:left w:val="none" w:sz="0" w:space="0" w:color="auto"/>
            <w:bottom w:val="none" w:sz="0" w:space="0" w:color="auto"/>
            <w:right w:val="none" w:sz="0" w:space="0" w:color="auto"/>
          </w:divBdr>
        </w:div>
        <w:div w:id="577591515">
          <w:marLeft w:val="640"/>
          <w:marRight w:val="0"/>
          <w:marTop w:val="0"/>
          <w:marBottom w:val="0"/>
          <w:divBdr>
            <w:top w:val="none" w:sz="0" w:space="0" w:color="auto"/>
            <w:left w:val="none" w:sz="0" w:space="0" w:color="auto"/>
            <w:bottom w:val="none" w:sz="0" w:space="0" w:color="auto"/>
            <w:right w:val="none" w:sz="0" w:space="0" w:color="auto"/>
          </w:divBdr>
        </w:div>
        <w:div w:id="1360664053">
          <w:marLeft w:val="640"/>
          <w:marRight w:val="0"/>
          <w:marTop w:val="0"/>
          <w:marBottom w:val="0"/>
          <w:divBdr>
            <w:top w:val="none" w:sz="0" w:space="0" w:color="auto"/>
            <w:left w:val="none" w:sz="0" w:space="0" w:color="auto"/>
            <w:bottom w:val="none" w:sz="0" w:space="0" w:color="auto"/>
            <w:right w:val="none" w:sz="0" w:space="0" w:color="auto"/>
          </w:divBdr>
        </w:div>
        <w:div w:id="1507475678">
          <w:marLeft w:val="640"/>
          <w:marRight w:val="0"/>
          <w:marTop w:val="0"/>
          <w:marBottom w:val="0"/>
          <w:divBdr>
            <w:top w:val="none" w:sz="0" w:space="0" w:color="auto"/>
            <w:left w:val="none" w:sz="0" w:space="0" w:color="auto"/>
            <w:bottom w:val="none" w:sz="0" w:space="0" w:color="auto"/>
            <w:right w:val="none" w:sz="0" w:space="0" w:color="auto"/>
          </w:divBdr>
        </w:div>
        <w:div w:id="356128192">
          <w:marLeft w:val="640"/>
          <w:marRight w:val="0"/>
          <w:marTop w:val="0"/>
          <w:marBottom w:val="0"/>
          <w:divBdr>
            <w:top w:val="none" w:sz="0" w:space="0" w:color="auto"/>
            <w:left w:val="none" w:sz="0" w:space="0" w:color="auto"/>
            <w:bottom w:val="none" w:sz="0" w:space="0" w:color="auto"/>
            <w:right w:val="none" w:sz="0" w:space="0" w:color="auto"/>
          </w:divBdr>
        </w:div>
        <w:div w:id="1551308435">
          <w:marLeft w:val="640"/>
          <w:marRight w:val="0"/>
          <w:marTop w:val="0"/>
          <w:marBottom w:val="0"/>
          <w:divBdr>
            <w:top w:val="none" w:sz="0" w:space="0" w:color="auto"/>
            <w:left w:val="none" w:sz="0" w:space="0" w:color="auto"/>
            <w:bottom w:val="none" w:sz="0" w:space="0" w:color="auto"/>
            <w:right w:val="none" w:sz="0" w:space="0" w:color="auto"/>
          </w:divBdr>
        </w:div>
        <w:div w:id="1298681265">
          <w:marLeft w:val="640"/>
          <w:marRight w:val="0"/>
          <w:marTop w:val="0"/>
          <w:marBottom w:val="0"/>
          <w:divBdr>
            <w:top w:val="none" w:sz="0" w:space="0" w:color="auto"/>
            <w:left w:val="none" w:sz="0" w:space="0" w:color="auto"/>
            <w:bottom w:val="none" w:sz="0" w:space="0" w:color="auto"/>
            <w:right w:val="none" w:sz="0" w:space="0" w:color="auto"/>
          </w:divBdr>
        </w:div>
        <w:div w:id="1245072365">
          <w:marLeft w:val="640"/>
          <w:marRight w:val="0"/>
          <w:marTop w:val="0"/>
          <w:marBottom w:val="0"/>
          <w:divBdr>
            <w:top w:val="none" w:sz="0" w:space="0" w:color="auto"/>
            <w:left w:val="none" w:sz="0" w:space="0" w:color="auto"/>
            <w:bottom w:val="none" w:sz="0" w:space="0" w:color="auto"/>
            <w:right w:val="none" w:sz="0" w:space="0" w:color="auto"/>
          </w:divBdr>
        </w:div>
        <w:div w:id="2107843488">
          <w:marLeft w:val="640"/>
          <w:marRight w:val="0"/>
          <w:marTop w:val="0"/>
          <w:marBottom w:val="0"/>
          <w:divBdr>
            <w:top w:val="none" w:sz="0" w:space="0" w:color="auto"/>
            <w:left w:val="none" w:sz="0" w:space="0" w:color="auto"/>
            <w:bottom w:val="none" w:sz="0" w:space="0" w:color="auto"/>
            <w:right w:val="none" w:sz="0" w:space="0" w:color="auto"/>
          </w:divBdr>
        </w:div>
        <w:div w:id="541787067">
          <w:marLeft w:val="640"/>
          <w:marRight w:val="0"/>
          <w:marTop w:val="0"/>
          <w:marBottom w:val="0"/>
          <w:divBdr>
            <w:top w:val="none" w:sz="0" w:space="0" w:color="auto"/>
            <w:left w:val="none" w:sz="0" w:space="0" w:color="auto"/>
            <w:bottom w:val="none" w:sz="0" w:space="0" w:color="auto"/>
            <w:right w:val="none" w:sz="0" w:space="0" w:color="auto"/>
          </w:divBdr>
        </w:div>
        <w:div w:id="782653681">
          <w:marLeft w:val="640"/>
          <w:marRight w:val="0"/>
          <w:marTop w:val="0"/>
          <w:marBottom w:val="0"/>
          <w:divBdr>
            <w:top w:val="none" w:sz="0" w:space="0" w:color="auto"/>
            <w:left w:val="none" w:sz="0" w:space="0" w:color="auto"/>
            <w:bottom w:val="none" w:sz="0" w:space="0" w:color="auto"/>
            <w:right w:val="none" w:sz="0" w:space="0" w:color="auto"/>
          </w:divBdr>
        </w:div>
        <w:div w:id="1331903679">
          <w:marLeft w:val="640"/>
          <w:marRight w:val="0"/>
          <w:marTop w:val="0"/>
          <w:marBottom w:val="0"/>
          <w:divBdr>
            <w:top w:val="none" w:sz="0" w:space="0" w:color="auto"/>
            <w:left w:val="none" w:sz="0" w:space="0" w:color="auto"/>
            <w:bottom w:val="none" w:sz="0" w:space="0" w:color="auto"/>
            <w:right w:val="none" w:sz="0" w:space="0" w:color="auto"/>
          </w:divBdr>
        </w:div>
        <w:div w:id="1254827073">
          <w:marLeft w:val="640"/>
          <w:marRight w:val="0"/>
          <w:marTop w:val="0"/>
          <w:marBottom w:val="0"/>
          <w:divBdr>
            <w:top w:val="none" w:sz="0" w:space="0" w:color="auto"/>
            <w:left w:val="none" w:sz="0" w:space="0" w:color="auto"/>
            <w:bottom w:val="none" w:sz="0" w:space="0" w:color="auto"/>
            <w:right w:val="none" w:sz="0" w:space="0" w:color="auto"/>
          </w:divBdr>
        </w:div>
        <w:div w:id="87435038">
          <w:marLeft w:val="640"/>
          <w:marRight w:val="0"/>
          <w:marTop w:val="0"/>
          <w:marBottom w:val="0"/>
          <w:divBdr>
            <w:top w:val="none" w:sz="0" w:space="0" w:color="auto"/>
            <w:left w:val="none" w:sz="0" w:space="0" w:color="auto"/>
            <w:bottom w:val="none" w:sz="0" w:space="0" w:color="auto"/>
            <w:right w:val="none" w:sz="0" w:space="0" w:color="auto"/>
          </w:divBdr>
        </w:div>
        <w:div w:id="288125166">
          <w:marLeft w:val="640"/>
          <w:marRight w:val="0"/>
          <w:marTop w:val="0"/>
          <w:marBottom w:val="0"/>
          <w:divBdr>
            <w:top w:val="none" w:sz="0" w:space="0" w:color="auto"/>
            <w:left w:val="none" w:sz="0" w:space="0" w:color="auto"/>
            <w:bottom w:val="none" w:sz="0" w:space="0" w:color="auto"/>
            <w:right w:val="none" w:sz="0" w:space="0" w:color="auto"/>
          </w:divBdr>
        </w:div>
        <w:div w:id="1539471233">
          <w:marLeft w:val="640"/>
          <w:marRight w:val="0"/>
          <w:marTop w:val="0"/>
          <w:marBottom w:val="0"/>
          <w:divBdr>
            <w:top w:val="none" w:sz="0" w:space="0" w:color="auto"/>
            <w:left w:val="none" w:sz="0" w:space="0" w:color="auto"/>
            <w:bottom w:val="none" w:sz="0" w:space="0" w:color="auto"/>
            <w:right w:val="none" w:sz="0" w:space="0" w:color="auto"/>
          </w:divBdr>
        </w:div>
        <w:div w:id="1365326402">
          <w:marLeft w:val="640"/>
          <w:marRight w:val="0"/>
          <w:marTop w:val="0"/>
          <w:marBottom w:val="0"/>
          <w:divBdr>
            <w:top w:val="none" w:sz="0" w:space="0" w:color="auto"/>
            <w:left w:val="none" w:sz="0" w:space="0" w:color="auto"/>
            <w:bottom w:val="none" w:sz="0" w:space="0" w:color="auto"/>
            <w:right w:val="none" w:sz="0" w:space="0" w:color="auto"/>
          </w:divBdr>
        </w:div>
        <w:div w:id="447284563">
          <w:marLeft w:val="640"/>
          <w:marRight w:val="0"/>
          <w:marTop w:val="0"/>
          <w:marBottom w:val="0"/>
          <w:divBdr>
            <w:top w:val="none" w:sz="0" w:space="0" w:color="auto"/>
            <w:left w:val="none" w:sz="0" w:space="0" w:color="auto"/>
            <w:bottom w:val="none" w:sz="0" w:space="0" w:color="auto"/>
            <w:right w:val="none" w:sz="0" w:space="0" w:color="auto"/>
          </w:divBdr>
        </w:div>
        <w:div w:id="779297797">
          <w:marLeft w:val="640"/>
          <w:marRight w:val="0"/>
          <w:marTop w:val="0"/>
          <w:marBottom w:val="0"/>
          <w:divBdr>
            <w:top w:val="none" w:sz="0" w:space="0" w:color="auto"/>
            <w:left w:val="none" w:sz="0" w:space="0" w:color="auto"/>
            <w:bottom w:val="none" w:sz="0" w:space="0" w:color="auto"/>
            <w:right w:val="none" w:sz="0" w:space="0" w:color="auto"/>
          </w:divBdr>
        </w:div>
        <w:div w:id="1856770284">
          <w:marLeft w:val="640"/>
          <w:marRight w:val="0"/>
          <w:marTop w:val="0"/>
          <w:marBottom w:val="0"/>
          <w:divBdr>
            <w:top w:val="none" w:sz="0" w:space="0" w:color="auto"/>
            <w:left w:val="none" w:sz="0" w:space="0" w:color="auto"/>
            <w:bottom w:val="none" w:sz="0" w:space="0" w:color="auto"/>
            <w:right w:val="none" w:sz="0" w:space="0" w:color="auto"/>
          </w:divBdr>
        </w:div>
        <w:div w:id="225607317">
          <w:marLeft w:val="640"/>
          <w:marRight w:val="0"/>
          <w:marTop w:val="0"/>
          <w:marBottom w:val="0"/>
          <w:divBdr>
            <w:top w:val="none" w:sz="0" w:space="0" w:color="auto"/>
            <w:left w:val="none" w:sz="0" w:space="0" w:color="auto"/>
            <w:bottom w:val="none" w:sz="0" w:space="0" w:color="auto"/>
            <w:right w:val="none" w:sz="0" w:space="0" w:color="auto"/>
          </w:divBdr>
        </w:div>
        <w:div w:id="1558207095">
          <w:marLeft w:val="640"/>
          <w:marRight w:val="0"/>
          <w:marTop w:val="0"/>
          <w:marBottom w:val="0"/>
          <w:divBdr>
            <w:top w:val="none" w:sz="0" w:space="0" w:color="auto"/>
            <w:left w:val="none" w:sz="0" w:space="0" w:color="auto"/>
            <w:bottom w:val="none" w:sz="0" w:space="0" w:color="auto"/>
            <w:right w:val="none" w:sz="0" w:space="0" w:color="auto"/>
          </w:divBdr>
        </w:div>
        <w:div w:id="1402026204">
          <w:marLeft w:val="640"/>
          <w:marRight w:val="0"/>
          <w:marTop w:val="0"/>
          <w:marBottom w:val="0"/>
          <w:divBdr>
            <w:top w:val="none" w:sz="0" w:space="0" w:color="auto"/>
            <w:left w:val="none" w:sz="0" w:space="0" w:color="auto"/>
            <w:bottom w:val="none" w:sz="0" w:space="0" w:color="auto"/>
            <w:right w:val="none" w:sz="0" w:space="0" w:color="auto"/>
          </w:divBdr>
        </w:div>
        <w:div w:id="2041589977">
          <w:marLeft w:val="640"/>
          <w:marRight w:val="0"/>
          <w:marTop w:val="0"/>
          <w:marBottom w:val="0"/>
          <w:divBdr>
            <w:top w:val="none" w:sz="0" w:space="0" w:color="auto"/>
            <w:left w:val="none" w:sz="0" w:space="0" w:color="auto"/>
            <w:bottom w:val="none" w:sz="0" w:space="0" w:color="auto"/>
            <w:right w:val="none" w:sz="0" w:space="0" w:color="auto"/>
          </w:divBdr>
        </w:div>
        <w:div w:id="1116755402">
          <w:marLeft w:val="640"/>
          <w:marRight w:val="0"/>
          <w:marTop w:val="0"/>
          <w:marBottom w:val="0"/>
          <w:divBdr>
            <w:top w:val="none" w:sz="0" w:space="0" w:color="auto"/>
            <w:left w:val="none" w:sz="0" w:space="0" w:color="auto"/>
            <w:bottom w:val="none" w:sz="0" w:space="0" w:color="auto"/>
            <w:right w:val="none" w:sz="0" w:space="0" w:color="auto"/>
          </w:divBdr>
        </w:div>
        <w:div w:id="140007863">
          <w:marLeft w:val="640"/>
          <w:marRight w:val="0"/>
          <w:marTop w:val="0"/>
          <w:marBottom w:val="0"/>
          <w:divBdr>
            <w:top w:val="none" w:sz="0" w:space="0" w:color="auto"/>
            <w:left w:val="none" w:sz="0" w:space="0" w:color="auto"/>
            <w:bottom w:val="none" w:sz="0" w:space="0" w:color="auto"/>
            <w:right w:val="none" w:sz="0" w:space="0" w:color="auto"/>
          </w:divBdr>
        </w:div>
        <w:div w:id="756633078">
          <w:marLeft w:val="640"/>
          <w:marRight w:val="0"/>
          <w:marTop w:val="0"/>
          <w:marBottom w:val="0"/>
          <w:divBdr>
            <w:top w:val="none" w:sz="0" w:space="0" w:color="auto"/>
            <w:left w:val="none" w:sz="0" w:space="0" w:color="auto"/>
            <w:bottom w:val="none" w:sz="0" w:space="0" w:color="auto"/>
            <w:right w:val="none" w:sz="0" w:space="0" w:color="auto"/>
          </w:divBdr>
        </w:div>
        <w:div w:id="874849746">
          <w:marLeft w:val="640"/>
          <w:marRight w:val="0"/>
          <w:marTop w:val="0"/>
          <w:marBottom w:val="0"/>
          <w:divBdr>
            <w:top w:val="none" w:sz="0" w:space="0" w:color="auto"/>
            <w:left w:val="none" w:sz="0" w:space="0" w:color="auto"/>
            <w:bottom w:val="none" w:sz="0" w:space="0" w:color="auto"/>
            <w:right w:val="none" w:sz="0" w:space="0" w:color="auto"/>
          </w:divBdr>
        </w:div>
        <w:div w:id="409540344">
          <w:marLeft w:val="640"/>
          <w:marRight w:val="0"/>
          <w:marTop w:val="0"/>
          <w:marBottom w:val="0"/>
          <w:divBdr>
            <w:top w:val="none" w:sz="0" w:space="0" w:color="auto"/>
            <w:left w:val="none" w:sz="0" w:space="0" w:color="auto"/>
            <w:bottom w:val="none" w:sz="0" w:space="0" w:color="auto"/>
            <w:right w:val="none" w:sz="0" w:space="0" w:color="auto"/>
          </w:divBdr>
        </w:div>
        <w:div w:id="1774089484">
          <w:marLeft w:val="640"/>
          <w:marRight w:val="0"/>
          <w:marTop w:val="0"/>
          <w:marBottom w:val="0"/>
          <w:divBdr>
            <w:top w:val="none" w:sz="0" w:space="0" w:color="auto"/>
            <w:left w:val="none" w:sz="0" w:space="0" w:color="auto"/>
            <w:bottom w:val="none" w:sz="0" w:space="0" w:color="auto"/>
            <w:right w:val="none" w:sz="0" w:space="0" w:color="auto"/>
          </w:divBdr>
        </w:div>
        <w:div w:id="2017339181">
          <w:marLeft w:val="640"/>
          <w:marRight w:val="0"/>
          <w:marTop w:val="0"/>
          <w:marBottom w:val="0"/>
          <w:divBdr>
            <w:top w:val="none" w:sz="0" w:space="0" w:color="auto"/>
            <w:left w:val="none" w:sz="0" w:space="0" w:color="auto"/>
            <w:bottom w:val="none" w:sz="0" w:space="0" w:color="auto"/>
            <w:right w:val="none" w:sz="0" w:space="0" w:color="auto"/>
          </w:divBdr>
        </w:div>
        <w:div w:id="1336373362">
          <w:marLeft w:val="640"/>
          <w:marRight w:val="0"/>
          <w:marTop w:val="0"/>
          <w:marBottom w:val="0"/>
          <w:divBdr>
            <w:top w:val="none" w:sz="0" w:space="0" w:color="auto"/>
            <w:left w:val="none" w:sz="0" w:space="0" w:color="auto"/>
            <w:bottom w:val="none" w:sz="0" w:space="0" w:color="auto"/>
            <w:right w:val="none" w:sz="0" w:space="0" w:color="auto"/>
          </w:divBdr>
        </w:div>
        <w:div w:id="672755334">
          <w:marLeft w:val="640"/>
          <w:marRight w:val="0"/>
          <w:marTop w:val="0"/>
          <w:marBottom w:val="0"/>
          <w:divBdr>
            <w:top w:val="none" w:sz="0" w:space="0" w:color="auto"/>
            <w:left w:val="none" w:sz="0" w:space="0" w:color="auto"/>
            <w:bottom w:val="none" w:sz="0" w:space="0" w:color="auto"/>
            <w:right w:val="none" w:sz="0" w:space="0" w:color="auto"/>
          </w:divBdr>
        </w:div>
        <w:div w:id="543373936">
          <w:marLeft w:val="640"/>
          <w:marRight w:val="0"/>
          <w:marTop w:val="0"/>
          <w:marBottom w:val="0"/>
          <w:divBdr>
            <w:top w:val="none" w:sz="0" w:space="0" w:color="auto"/>
            <w:left w:val="none" w:sz="0" w:space="0" w:color="auto"/>
            <w:bottom w:val="none" w:sz="0" w:space="0" w:color="auto"/>
            <w:right w:val="none" w:sz="0" w:space="0" w:color="auto"/>
          </w:divBdr>
        </w:div>
        <w:div w:id="1263297831">
          <w:marLeft w:val="640"/>
          <w:marRight w:val="0"/>
          <w:marTop w:val="0"/>
          <w:marBottom w:val="0"/>
          <w:divBdr>
            <w:top w:val="none" w:sz="0" w:space="0" w:color="auto"/>
            <w:left w:val="none" w:sz="0" w:space="0" w:color="auto"/>
            <w:bottom w:val="none" w:sz="0" w:space="0" w:color="auto"/>
            <w:right w:val="none" w:sz="0" w:space="0" w:color="auto"/>
          </w:divBdr>
        </w:div>
        <w:div w:id="84808057">
          <w:marLeft w:val="640"/>
          <w:marRight w:val="0"/>
          <w:marTop w:val="0"/>
          <w:marBottom w:val="0"/>
          <w:divBdr>
            <w:top w:val="none" w:sz="0" w:space="0" w:color="auto"/>
            <w:left w:val="none" w:sz="0" w:space="0" w:color="auto"/>
            <w:bottom w:val="none" w:sz="0" w:space="0" w:color="auto"/>
            <w:right w:val="none" w:sz="0" w:space="0" w:color="auto"/>
          </w:divBdr>
        </w:div>
        <w:div w:id="423888426">
          <w:marLeft w:val="640"/>
          <w:marRight w:val="0"/>
          <w:marTop w:val="0"/>
          <w:marBottom w:val="0"/>
          <w:divBdr>
            <w:top w:val="none" w:sz="0" w:space="0" w:color="auto"/>
            <w:left w:val="none" w:sz="0" w:space="0" w:color="auto"/>
            <w:bottom w:val="none" w:sz="0" w:space="0" w:color="auto"/>
            <w:right w:val="none" w:sz="0" w:space="0" w:color="auto"/>
          </w:divBdr>
        </w:div>
        <w:div w:id="455291343">
          <w:marLeft w:val="640"/>
          <w:marRight w:val="0"/>
          <w:marTop w:val="0"/>
          <w:marBottom w:val="0"/>
          <w:divBdr>
            <w:top w:val="none" w:sz="0" w:space="0" w:color="auto"/>
            <w:left w:val="none" w:sz="0" w:space="0" w:color="auto"/>
            <w:bottom w:val="none" w:sz="0" w:space="0" w:color="auto"/>
            <w:right w:val="none" w:sz="0" w:space="0" w:color="auto"/>
          </w:divBdr>
        </w:div>
        <w:div w:id="556017726">
          <w:marLeft w:val="640"/>
          <w:marRight w:val="0"/>
          <w:marTop w:val="0"/>
          <w:marBottom w:val="0"/>
          <w:divBdr>
            <w:top w:val="none" w:sz="0" w:space="0" w:color="auto"/>
            <w:left w:val="none" w:sz="0" w:space="0" w:color="auto"/>
            <w:bottom w:val="none" w:sz="0" w:space="0" w:color="auto"/>
            <w:right w:val="none" w:sz="0" w:space="0" w:color="auto"/>
          </w:divBdr>
        </w:div>
        <w:div w:id="1179000262">
          <w:marLeft w:val="640"/>
          <w:marRight w:val="0"/>
          <w:marTop w:val="0"/>
          <w:marBottom w:val="0"/>
          <w:divBdr>
            <w:top w:val="none" w:sz="0" w:space="0" w:color="auto"/>
            <w:left w:val="none" w:sz="0" w:space="0" w:color="auto"/>
            <w:bottom w:val="none" w:sz="0" w:space="0" w:color="auto"/>
            <w:right w:val="none" w:sz="0" w:space="0" w:color="auto"/>
          </w:divBdr>
        </w:div>
        <w:div w:id="826942215">
          <w:marLeft w:val="640"/>
          <w:marRight w:val="0"/>
          <w:marTop w:val="0"/>
          <w:marBottom w:val="0"/>
          <w:divBdr>
            <w:top w:val="none" w:sz="0" w:space="0" w:color="auto"/>
            <w:left w:val="none" w:sz="0" w:space="0" w:color="auto"/>
            <w:bottom w:val="none" w:sz="0" w:space="0" w:color="auto"/>
            <w:right w:val="none" w:sz="0" w:space="0" w:color="auto"/>
          </w:divBdr>
        </w:div>
        <w:div w:id="1749226755">
          <w:marLeft w:val="640"/>
          <w:marRight w:val="0"/>
          <w:marTop w:val="0"/>
          <w:marBottom w:val="0"/>
          <w:divBdr>
            <w:top w:val="none" w:sz="0" w:space="0" w:color="auto"/>
            <w:left w:val="none" w:sz="0" w:space="0" w:color="auto"/>
            <w:bottom w:val="none" w:sz="0" w:space="0" w:color="auto"/>
            <w:right w:val="none" w:sz="0" w:space="0" w:color="auto"/>
          </w:divBdr>
        </w:div>
        <w:div w:id="35931028">
          <w:marLeft w:val="640"/>
          <w:marRight w:val="0"/>
          <w:marTop w:val="0"/>
          <w:marBottom w:val="0"/>
          <w:divBdr>
            <w:top w:val="none" w:sz="0" w:space="0" w:color="auto"/>
            <w:left w:val="none" w:sz="0" w:space="0" w:color="auto"/>
            <w:bottom w:val="none" w:sz="0" w:space="0" w:color="auto"/>
            <w:right w:val="none" w:sz="0" w:space="0" w:color="auto"/>
          </w:divBdr>
        </w:div>
        <w:div w:id="1161044955">
          <w:marLeft w:val="640"/>
          <w:marRight w:val="0"/>
          <w:marTop w:val="0"/>
          <w:marBottom w:val="0"/>
          <w:divBdr>
            <w:top w:val="none" w:sz="0" w:space="0" w:color="auto"/>
            <w:left w:val="none" w:sz="0" w:space="0" w:color="auto"/>
            <w:bottom w:val="none" w:sz="0" w:space="0" w:color="auto"/>
            <w:right w:val="none" w:sz="0" w:space="0" w:color="auto"/>
          </w:divBdr>
        </w:div>
        <w:div w:id="1020356553">
          <w:marLeft w:val="640"/>
          <w:marRight w:val="0"/>
          <w:marTop w:val="0"/>
          <w:marBottom w:val="0"/>
          <w:divBdr>
            <w:top w:val="none" w:sz="0" w:space="0" w:color="auto"/>
            <w:left w:val="none" w:sz="0" w:space="0" w:color="auto"/>
            <w:bottom w:val="none" w:sz="0" w:space="0" w:color="auto"/>
            <w:right w:val="none" w:sz="0" w:space="0" w:color="auto"/>
          </w:divBdr>
        </w:div>
        <w:div w:id="1255555387">
          <w:marLeft w:val="640"/>
          <w:marRight w:val="0"/>
          <w:marTop w:val="0"/>
          <w:marBottom w:val="0"/>
          <w:divBdr>
            <w:top w:val="none" w:sz="0" w:space="0" w:color="auto"/>
            <w:left w:val="none" w:sz="0" w:space="0" w:color="auto"/>
            <w:bottom w:val="none" w:sz="0" w:space="0" w:color="auto"/>
            <w:right w:val="none" w:sz="0" w:space="0" w:color="auto"/>
          </w:divBdr>
        </w:div>
        <w:div w:id="763261544">
          <w:marLeft w:val="640"/>
          <w:marRight w:val="0"/>
          <w:marTop w:val="0"/>
          <w:marBottom w:val="0"/>
          <w:divBdr>
            <w:top w:val="none" w:sz="0" w:space="0" w:color="auto"/>
            <w:left w:val="none" w:sz="0" w:space="0" w:color="auto"/>
            <w:bottom w:val="none" w:sz="0" w:space="0" w:color="auto"/>
            <w:right w:val="none" w:sz="0" w:space="0" w:color="auto"/>
          </w:divBdr>
        </w:div>
        <w:div w:id="1775243982">
          <w:marLeft w:val="640"/>
          <w:marRight w:val="0"/>
          <w:marTop w:val="0"/>
          <w:marBottom w:val="0"/>
          <w:divBdr>
            <w:top w:val="none" w:sz="0" w:space="0" w:color="auto"/>
            <w:left w:val="none" w:sz="0" w:space="0" w:color="auto"/>
            <w:bottom w:val="none" w:sz="0" w:space="0" w:color="auto"/>
            <w:right w:val="none" w:sz="0" w:space="0" w:color="auto"/>
          </w:divBdr>
        </w:div>
        <w:div w:id="1318415006">
          <w:marLeft w:val="640"/>
          <w:marRight w:val="0"/>
          <w:marTop w:val="0"/>
          <w:marBottom w:val="0"/>
          <w:divBdr>
            <w:top w:val="none" w:sz="0" w:space="0" w:color="auto"/>
            <w:left w:val="none" w:sz="0" w:space="0" w:color="auto"/>
            <w:bottom w:val="none" w:sz="0" w:space="0" w:color="auto"/>
            <w:right w:val="none" w:sz="0" w:space="0" w:color="auto"/>
          </w:divBdr>
        </w:div>
        <w:div w:id="701248382">
          <w:marLeft w:val="640"/>
          <w:marRight w:val="0"/>
          <w:marTop w:val="0"/>
          <w:marBottom w:val="0"/>
          <w:divBdr>
            <w:top w:val="none" w:sz="0" w:space="0" w:color="auto"/>
            <w:left w:val="none" w:sz="0" w:space="0" w:color="auto"/>
            <w:bottom w:val="none" w:sz="0" w:space="0" w:color="auto"/>
            <w:right w:val="none" w:sz="0" w:space="0" w:color="auto"/>
          </w:divBdr>
        </w:div>
        <w:div w:id="1293444297">
          <w:marLeft w:val="640"/>
          <w:marRight w:val="0"/>
          <w:marTop w:val="0"/>
          <w:marBottom w:val="0"/>
          <w:divBdr>
            <w:top w:val="none" w:sz="0" w:space="0" w:color="auto"/>
            <w:left w:val="none" w:sz="0" w:space="0" w:color="auto"/>
            <w:bottom w:val="none" w:sz="0" w:space="0" w:color="auto"/>
            <w:right w:val="none" w:sz="0" w:space="0" w:color="auto"/>
          </w:divBdr>
        </w:div>
        <w:div w:id="1468012280">
          <w:marLeft w:val="640"/>
          <w:marRight w:val="0"/>
          <w:marTop w:val="0"/>
          <w:marBottom w:val="0"/>
          <w:divBdr>
            <w:top w:val="none" w:sz="0" w:space="0" w:color="auto"/>
            <w:left w:val="none" w:sz="0" w:space="0" w:color="auto"/>
            <w:bottom w:val="none" w:sz="0" w:space="0" w:color="auto"/>
            <w:right w:val="none" w:sz="0" w:space="0" w:color="auto"/>
          </w:divBdr>
        </w:div>
        <w:div w:id="1500464789">
          <w:marLeft w:val="640"/>
          <w:marRight w:val="0"/>
          <w:marTop w:val="0"/>
          <w:marBottom w:val="0"/>
          <w:divBdr>
            <w:top w:val="none" w:sz="0" w:space="0" w:color="auto"/>
            <w:left w:val="none" w:sz="0" w:space="0" w:color="auto"/>
            <w:bottom w:val="none" w:sz="0" w:space="0" w:color="auto"/>
            <w:right w:val="none" w:sz="0" w:space="0" w:color="auto"/>
          </w:divBdr>
        </w:div>
        <w:div w:id="1689018497">
          <w:marLeft w:val="640"/>
          <w:marRight w:val="0"/>
          <w:marTop w:val="0"/>
          <w:marBottom w:val="0"/>
          <w:divBdr>
            <w:top w:val="none" w:sz="0" w:space="0" w:color="auto"/>
            <w:left w:val="none" w:sz="0" w:space="0" w:color="auto"/>
            <w:bottom w:val="none" w:sz="0" w:space="0" w:color="auto"/>
            <w:right w:val="none" w:sz="0" w:space="0" w:color="auto"/>
          </w:divBdr>
        </w:div>
        <w:div w:id="1634019114">
          <w:marLeft w:val="640"/>
          <w:marRight w:val="0"/>
          <w:marTop w:val="0"/>
          <w:marBottom w:val="0"/>
          <w:divBdr>
            <w:top w:val="none" w:sz="0" w:space="0" w:color="auto"/>
            <w:left w:val="none" w:sz="0" w:space="0" w:color="auto"/>
            <w:bottom w:val="none" w:sz="0" w:space="0" w:color="auto"/>
            <w:right w:val="none" w:sz="0" w:space="0" w:color="auto"/>
          </w:divBdr>
        </w:div>
        <w:div w:id="1218669002">
          <w:marLeft w:val="640"/>
          <w:marRight w:val="0"/>
          <w:marTop w:val="0"/>
          <w:marBottom w:val="0"/>
          <w:divBdr>
            <w:top w:val="none" w:sz="0" w:space="0" w:color="auto"/>
            <w:left w:val="none" w:sz="0" w:space="0" w:color="auto"/>
            <w:bottom w:val="none" w:sz="0" w:space="0" w:color="auto"/>
            <w:right w:val="none" w:sz="0" w:space="0" w:color="auto"/>
          </w:divBdr>
        </w:div>
        <w:div w:id="829174933">
          <w:marLeft w:val="640"/>
          <w:marRight w:val="0"/>
          <w:marTop w:val="0"/>
          <w:marBottom w:val="0"/>
          <w:divBdr>
            <w:top w:val="none" w:sz="0" w:space="0" w:color="auto"/>
            <w:left w:val="none" w:sz="0" w:space="0" w:color="auto"/>
            <w:bottom w:val="none" w:sz="0" w:space="0" w:color="auto"/>
            <w:right w:val="none" w:sz="0" w:space="0" w:color="auto"/>
          </w:divBdr>
        </w:div>
        <w:div w:id="2072850942">
          <w:marLeft w:val="640"/>
          <w:marRight w:val="0"/>
          <w:marTop w:val="0"/>
          <w:marBottom w:val="0"/>
          <w:divBdr>
            <w:top w:val="none" w:sz="0" w:space="0" w:color="auto"/>
            <w:left w:val="none" w:sz="0" w:space="0" w:color="auto"/>
            <w:bottom w:val="none" w:sz="0" w:space="0" w:color="auto"/>
            <w:right w:val="none" w:sz="0" w:space="0" w:color="auto"/>
          </w:divBdr>
        </w:div>
        <w:div w:id="58797085">
          <w:marLeft w:val="640"/>
          <w:marRight w:val="0"/>
          <w:marTop w:val="0"/>
          <w:marBottom w:val="0"/>
          <w:divBdr>
            <w:top w:val="none" w:sz="0" w:space="0" w:color="auto"/>
            <w:left w:val="none" w:sz="0" w:space="0" w:color="auto"/>
            <w:bottom w:val="none" w:sz="0" w:space="0" w:color="auto"/>
            <w:right w:val="none" w:sz="0" w:space="0" w:color="auto"/>
          </w:divBdr>
        </w:div>
        <w:div w:id="766930278">
          <w:marLeft w:val="640"/>
          <w:marRight w:val="0"/>
          <w:marTop w:val="0"/>
          <w:marBottom w:val="0"/>
          <w:divBdr>
            <w:top w:val="none" w:sz="0" w:space="0" w:color="auto"/>
            <w:left w:val="none" w:sz="0" w:space="0" w:color="auto"/>
            <w:bottom w:val="none" w:sz="0" w:space="0" w:color="auto"/>
            <w:right w:val="none" w:sz="0" w:space="0" w:color="auto"/>
          </w:divBdr>
        </w:div>
        <w:div w:id="786193619">
          <w:marLeft w:val="640"/>
          <w:marRight w:val="0"/>
          <w:marTop w:val="0"/>
          <w:marBottom w:val="0"/>
          <w:divBdr>
            <w:top w:val="none" w:sz="0" w:space="0" w:color="auto"/>
            <w:left w:val="none" w:sz="0" w:space="0" w:color="auto"/>
            <w:bottom w:val="none" w:sz="0" w:space="0" w:color="auto"/>
            <w:right w:val="none" w:sz="0" w:space="0" w:color="auto"/>
          </w:divBdr>
        </w:div>
        <w:div w:id="464854584">
          <w:marLeft w:val="640"/>
          <w:marRight w:val="0"/>
          <w:marTop w:val="0"/>
          <w:marBottom w:val="0"/>
          <w:divBdr>
            <w:top w:val="none" w:sz="0" w:space="0" w:color="auto"/>
            <w:left w:val="none" w:sz="0" w:space="0" w:color="auto"/>
            <w:bottom w:val="none" w:sz="0" w:space="0" w:color="auto"/>
            <w:right w:val="none" w:sz="0" w:space="0" w:color="auto"/>
          </w:divBdr>
        </w:div>
        <w:div w:id="1874806113">
          <w:marLeft w:val="640"/>
          <w:marRight w:val="0"/>
          <w:marTop w:val="0"/>
          <w:marBottom w:val="0"/>
          <w:divBdr>
            <w:top w:val="none" w:sz="0" w:space="0" w:color="auto"/>
            <w:left w:val="none" w:sz="0" w:space="0" w:color="auto"/>
            <w:bottom w:val="none" w:sz="0" w:space="0" w:color="auto"/>
            <w:right w:val="none" w:sz="0" w:space="0" w:color="auto"/>
          </w:divBdr>
        </w:div>
        <w:div w:id="1797719354">
          <w:marLeft w:val="640"/>
          <w:marRight w:val="0"/>
          <w:marTop w:val="0"/>
          <w:marBottom w:val="0"/>
          <w:divBdr>
            <w:top w:val="none" w:sz="0" w:space="0" w:color="auto"/>
            <w:left w:val="none" w:sz="0" w:space="0" w:color="auto"/>
            <w:bottom w:val="none" w:sz="0" w:space="0" w:color="auto"/>
            <w:right w:val="none" w:sz="0" w:space="0" w:color="auto"/>
          </w:divBdr>
        </w:div>
        <w:div w:id="197788503">
          <w:marLeft w:val="640"/>
          <w:marRight w:val="0"/>
          <w:marTop w:val="0"/>
          <w:marBottom w:val="0"/>
          <w:divBdr>
            <w:top w:val="none" w:sz="0" w:space="0" w:color="auto"/>
            <w:left w:val="none" w:sz="0" w:space="0" w:color="auto"/>
            <w:bottom w:val="none" w:sz="0" w:space="0" w:color="auto"/>
            <w:right w:val="none" w:sz="0" w:space="0" w:color="auto"/>
          </w:divBdr>
        </w:div>
        <w:div w:id="1814105359">
          <w:marLeft w:val="640"/>
          <w:marRight w:val="0"/>
          <w:marTop w:val="0"/>
          <w:marBottom w:val="0"/>
          <w:divBdr>
            <w:top w:val="none" w:sz="0" w:space="0" w:color="auto"/>
            <w:left w:val="none" w:sz="0" w:space="0" w:color="auto"/>
            <w:bottom w:val="none" w:sz="0" w:space="0" w:color="auto"/>
            <w:right w:val="none" w:sz="0" w:space="0" w:color="auto"/>
          </w:divBdr>
        </w:div>
        <w:div w:id="1814248953">
          <w:marLeft w:val="640"/>
          <w:marRight w:val="0"/>
          <w:marTop w:val="0"/>
          <w:marBottom w:val="0"/>
          <w:divBdr>
            <w:top w:val="none" w:sz="0" w:space="0" w:color="auto"/>
            <w:left w:val="none" w:sz="0" w:space="0" w:color="auto"/>
            <w:bottom w:val="none" w:sz="0" w:space="0" w:color="auto"/>
            <w:right w:val="none" w:sz="0" w:space="0" w:color="auto"/>
          </w:divBdr>
        </w:div>
        <w:div w:id="747072069">
          <w:marLeft w:val="640"/>
          <w:marRight w:val="0"/>
          <w:marTop w:val="0"/>
          <w:marBottom w:val="0"/>
          <w:divBdr>
            <w:top w:val="none" w:sz="0" w:space="0" w:color="auto"/>
            <w:left w:val="none" w:sz="0" w:space="0" w:color="auto"/>
            <w:bottom w:val="none" w:sz="0" w:space="0" w:color="auto"/>
            <w:right w:val="none" w:sz="0" w:space="0" w:color="auto"/>
          </w:divBdr>
        </w:div>
        <w:div w:id="415857052">
          <w:marLeft w:val="640"/>
          <w:marRight w:val="0"/>
          <w:marTop w:val="0"/>
          <w:marBottom w:val="0"/>
          <w:divBdr>
            <w:top w:val="none" w:sz="0" w:space="0" w:color="auto"/>
            <w:left w:val="none" w:sz="0" w:space="0" w:color="auto"/>
            <w:bottom w:val="none" w:sz="0" w:space="0" w:color="auto"/>
            <w:right w:val="none" w:sz="0" w:space="0" w:color="auto"/>
          </w:divBdr>
        </w:div>
        <w:div w:id="394476666">
          <w:marLeft w:val="640"/>
          <w:marRight w:val="0"/>
          <w:marTop w:val="0"/>
          <w:marBottom w:val="0"/>
          <w:divBdr>
            <w:top w:val="none" w:sz="0" w:space="0" w:color="auto"/>
            <w:left w:val="none" w:sz="0" w:space="0" w:color="auto"/>
            <w:bottom w:val="none" w:sz="0" w:space="0" w:color="auto"/>
            <w:right w:val="none" w:sz="0" w:space="0" w:color="auto"/>
          </w:divBdr>
        </w:div>
        <w:div w:id="1297683597">
          <w:marLeft w:val="640"/>
          <w:marRight w:val="0"/>
          <w:marTop w:val="0"/>
          <w:marBottom w:val="0"/>
          <w:divBdr>
            <w:top w:val="none" w:sz="0" w:space="0" w:color="auto"/>
            <w:left w:val="none" w:sz="0" w:space="0" w:color="auto"/>
            <w:bottom w:val="none" w:sz="0" w:space="0" w:color="auto"/>
            <w:right w:val="none" w:sz="0" w:space="0" w:color="auto"/>
          </w:divBdr>
        </w:div>
        <w:div w:id="615330592">
          <w:marLeft w:val="640"/>
          <w:marRight w:val="0"/>
          <w:marTop w:val="0"/>
          <w:marBottom w:val="0"/>
          <w:divBdr>
            <w:top w:val="none" w:sz="0" w:space="0" w:color="auto"/>
            <w:left w:val="none" w:sz="0" w:space="0" w:color="auto"/>
            <w:bottom w:val="none" w:sz="0" w:space="0" w:color="auto"/>
            <w:right w:val="none" w:sz="0" w:space="0" w:color="auto"/>
          </w:divBdr>
        </w:div>
        <w:div w:id="293633683">
          <w:marLeft w:val="640"/>
          <w:marRight w:val="0"/>
          <w:marTop w:val="0"/>
          <w:marBottom w:val="0"/>
          <w:divBdr>
            <w:top w:val="none" w:sz="0" w:space="0" w:color="auto"/>
            <w:left w:val="none" w:sz="0" w:space="0" w:color="auto"/>
            <w:bottom w:val="none" w:sz="0" w:space="0" w:color="auto"/>
            <w:right w:val="none" w:sz="0" w:space="0" w:color="auto"/>
          </w:divBdr>
        </w:div>
        <w:div w:id="697392462">
          <w:marLeft w:val="640"/>
          <w:marRight w:val="0"/>
          <w:marTop w:val="0"/>
          <w:marBottom w:val="0"/>
          <w:divBdr>
            <w:top w:val="none" w:sz="0" w:space="0" w:color="auto"/>
            <w:left w:val="none" w:sz="0" w:space="0" w:color="auto"/>
            <w:bottom w:val="none" w:sz="0" w:space="0" w:color="auto"/>
            <w:right w:val="none" w:sz="0" w:space="0" w:color="auto"/>
          </w:divBdr>
        </w:div>
        <w:div w:id="116996857">
          <w:marLeft w:val="640"/>
          <w:marRight w:val="0"/>
          <w:marTop w:val="0"/>
          <w:marBottom w:val="0"/>
          <w:divBdr>
            <w:top w:val="none" w:sz="0" w:space="0" w:color="auto"/>
            <w:left w:val="none" w:sz="0" w:space="0" w:color="auto"/>
            <w:bottom w:val="none" w:sz="0" w:space="0" w:color="auto"/>
            <w:right w:val="none" w:sz="0" w:space="0" w:color="auto"/>
          </w:divBdr>
        </w:div>
        <w:div w:id="1195725877">
          <w:marLeft w:val="640"/>
          <w:marRight w:val="0"/>
          <w:marTop w:val="0"/>
          <w:marBottom w:val="0"/>
          <w:divBdr>
            <w:top w:val="none" w:sz="0" w:space="0" w:color="auto"/>
            <w:left w:val="none" w:sz="0" w:space="0" w:color="auto"/>
            <w:bottom w:val="none" w:sz="0" w:space="0" w:color="auto"/>
            <w:right w:val="none" w:sz="0" w:space="0" w:color="auto"/>
          </w:divBdr>
        </w:div>
        <w:div w:id="964966660">
          <w:marLeft w:val="640"/>
          <w:marRight w:val="0"/>
          <w:marTop w:val="0"/>
          <w:marBottom w:val="0"/>
          <w:divBdr>
            <w:top w:val="none" w:sz="0" w:space="0" w:color="auto"/>
            <w:left w:val="none" w:sz="0" w:space="0" w:color="auto"/>
            <w:bottom w:val="none" w:sz="0" w:space="0" w:color="auto"/>
            <w:right w:val="none" w:sz="0" w:space="0" w:color="auto"/>
          </w:divBdr>
        </w:div>
        <w:div w:id="1859811087">
          <w:marLeft w:val="640"/>
          <w:marRight w:val="0"/>
          <w:marTop w:val="0"/>
          <w:marBottom w:val="0"/>
          <w:divBdr>
            <w:top w:val="none" w:sz="0" w:space="0" w:color="auto"/>
            <w:left w:val="none" w:sz="0" w:space="0" w:color="auto"/>
            <w:bottom w:val="none" w:sz="0" w:space="0" w:color="auto"/>
            <w:right w:val="none" w:sz="0" w:space="0" w:color="auto"/>
          </w:divBdr>
        </w:div>
        <w:div w:id="1511488271">
          <w:marLeft w:val="640"/>
          <w:marRight w:val="0"/>
          <w:marTop w:val="0"/>
          <w:marBottom w:val="0"/>
          <w:divBdr>
            <w:top w:val="none" w:sz="0" w:space="0" w:color="auto"/>
            <w:left w:val="none" w:sz="0" w:space="0" w:color="auto"/>
            <w:bottom w:val="none" w:sz="0" w:space="0" w:color="auto"/>
            <w:right w:val="none" w:sz="0" w:space="0" w:color="auto"/>
          </w:divBdr>
        </w:div>
        <w:div w:id="333800217">
          <w:marLeft w:val="640"/>
          <w:marRight w:val="0"/>
          <w:marTop w:val="0"/>
          <w:marBottom w:val="0"/>
          <w:divBdr>
            <w:top w:val="none" w:sz="0" w:space="0" w:color="auto"/>
            <w:left w:val="none" w:sz="0" w:space="0" w:color="auto"/>
            <w:bottom w:val="none" w:sz="0" w:space="0" w:color="auto"/>
            <w:right w:val="none" w:sz="0" w:space="0" w:color="auto"/>
          </w:divBdr>
        </w:div>
        <w:div w:id="1690571104">
          <w:marLeft w:val="640"/>
          <w:marRight w:val="0"/>
          <w:marTop w:val="0"/>
          <w:marBottom w:val="0"/>
          <w:divBdr>
            <w:top w:val="none" w:sz="0" w:space="0" w:color="auto"/>
            <w:left w:val="none" w:sz="0" w:space="0" w:color="auto"/>
            <w:bottom w:val="none" w:sz="0" w:space="0" w:color="auto"/>
            <w:right w:val="none" w:sz="0" w:space="0" w:color="auto"/>
          </w:divBdr>
        </w:div>
        <w:div w:id="1793137276">
          <w:marLeft w:val="640"/>
          <w:marRight w:val="0"/>
          <w:marTop w:val="0"/>
          <w:marBottom w:val="0"/>
          <w:divBdr>
            <w:top w:val="none" w:sz="0" w:space="0" w:color="auto"/>
            <w:left w:val="none" w:sz="0" w:space="0" w:color="auto"/>
            <w:bottom w:val="none" w:sz="0" w:space="0" w:color="auto"/>
            <w:right w:val="none" w:sz="0" w:space="0" w:color="auto"/>
          </w:divBdr>
        </w:div>
        <w:div w:id="1221331490">
          <w:marLeft w:val="640"/>
          <w:marRight w:val="0"/>
          <w:marTop w:val="0"/>
          <w:marBottom w:val="0"/>
          <w:divBdr>
            <w:top w:val="none" w:sz="0" w:space="0" w:color="auto"/>
            <w:left w:val="none" w:sz="0" w:space="0" w:color="auto"/>
            <w:bottom w:val="none" w:sz="0" w:space="0" w:color="auto"/>
            <w:right w:val="none" w:sz="0" w:space="0" w:color="auto"/>
          </w:divBdr>
        </w:div>
        <w:div w:id="1675186305">
          <w:marLeft w:val="640"/>
          <w:marRight w:val="0"/>
          <w:marTop w:val="0"/>
          <w:marBottom w:val="0"/>
          <w:divBdr>
            <w:top w:val="none" w:sz="0" w:space="0" w:color="auto"/>
            <w:left w:val="none" w:sz="0" w:space="0" w:color="auto"/>
            <w:bottom w:val="none" w:sz="0" w:space="0" w:color="auto"/>
            <w:right w:val="none" w:sz="0" w:space="0" w:color="auto"/>
          </w:divBdr>
        </w:div>
        <w:div w:id="1978090">
          <w:marLeft w:val="640"/>
          <w:marRight w:val="0"/>
          <w:marTop w:val="0"/>
          <w:marBottom w:val="0"/>
          <w:divBdr>
            <w:top w:val="none" w:sz="0" w:space="0" w:color="auto"/>
            <w:left w:val="none" w:sz="0" w:space="0" w:color="auto"/>
            <w:bottom w:val="none" w:sz="0" w:space="0" w:color="auto"/>
            <w:right w:val="none" w:sz="0" w:space="0" w:color="auto"/>
          </w:divBdr>
        </w:div>
        <w:div w:id="2014380292">
          <w:marLeft w:val="640"/>
          <w:marRight w:val="0"/>
          <w:marTop w:val="0"/>
          <w:marBottom w:val="0"/>
          <w:divBdr>
            <w:top w:val="none" w:sz="0" w:space="0" w:color="auto"/>
            <w:left w:val="none" w:sz="0" w:space="0" w:color="auto"/>
            <w:bottom w:val="none" w:sz="0" w:space="0" w:color="auto"/>
            <w:right w:val="none" w:sz="0" w:space="0" w:color="auto"/>
          </w:divBdr>
        </w:div>
        <w:div w:id="1089423802">
          <w:marLeft w:val="640"/>
          <w:marRight w:val="0"/>
          <w:marTop w:val="0"/>
          <w:marBottom w:val="0"/>
          <w:divBdr>
            <w:top w:val="none" w:sz="0" w:space="0" w:color="auto"/>
            <w:left w:val="none" w:sz="0" w:space="0" w:color="auto"/>
            <w:bottom w:val="none" w:sz="0" w:space="0" w:color="auto"/>
            <w:right w:val="none" w:sz="0" w:space="0" w:color="auto"/>
          </w:divBdr>
        </w:div>
        <w:div w:id="1857885479">
          <w:marLeft w:val="640"/>
          <w:marRight w:val="0"/>
          <w:marTop w:val="0"/>
          <w:marBottom w:val="0"/>
          <w:divBdr>
            <w:top w:val="none" w:sz="0" w:space="0" w:color="auto"/>
            <w:left w:val="none" w:sz="0" w:space="0" w:color="auto"/>
            <w:bottom w:val="none" w:sz="0" w:space="0" w:color="auto"/>
            <w:right w:val="none" w:sz="0" w:space="0" w:color="auto"/>
          </w:divBdr>
        </w:div>
        <w:div w:id="989212572">
          <w:marLeft w:val="640"/>
          <w:marRight w:val="0"/>
          <w:marTop w:val="0"/>
          <w:marBottom w:val="0"/>
          <w:divBdr>
            <w:top w:val="none" w:sz="0" w:space="0" w:color="auto"/>
            <w:left w:val="none" w:sz="0" w:space="0" w:color="auto"/>
            <w:bottom w:val="none" w:sz="0" w:space="0" w:color="auto"/>
            <w:right w:val="none" w:sz="0" w:space="0" w:color="auto"/>
          </w:divBdr>
        </w:div>
        <w:div w:id="125513861">
          <w:marLeft w:val="640"/>
          <w:marRight w:val="0"/>
          <w:marTop w:val="0"/>
          <w:marBottom w:val="0"/>
          <w:divBdr>
            <w:top w:val="none" w:sz="0" w:space="0" w:color="auto"/>
            <w:left w:val="none" w:sz="0" w:space="0" w:color="auto"/>
            <w:bottom w:val="none" w:sz="0" w:space="0" w:color="auto"/>
            <w:right w:val="none" w:sz="0" w:space="0" w:color="auto"/>
          </w:divBdr>
        </w:div>
        <w:div w:id="1222981433">
          <w:marLeft w:val="640"/>
          <w:marRight w:val="0"/>
          <w:marTop w:val="0"/>
          <w:marBottom w:val="0"/>
          <w:divBdr>
            <w:top w:val="none" w:sz="0" w:space="0" w:color="auto"/>
            <w:left w:val="none" w:sz="0" w:space="0" w:color="auto"/>
            <w:bottom w:val="none" w:sz="0" w:space="0" w:color="auto"/>
            <w:right w:val="none" w:sz="0" w:space="0" w:color="auto"/>
          </w:divBdr>
        </w:div>
        <w:div w:id="237981489">
          <w:marLeft w:val="640"/>
          <w:marRight w:val="0"/>
          <w:marTop w:val="0"/>
          <w:marBottom w:val="0"/>
          <w:divBdr>
            <w:top w:val="none" w:sz="0" w:space="0" w:color="auto"/>
            <w:left w:val="none" w:sz="0" w:space="0" w:color="auto"/>
            <w:bottom w:val="none" w:sz="0" w:space="0" w:color="auto"/>
            <w:right w:val="none" w:sz="0" w:space="0" w:color="auto"/>
          </w:divBdr>
        </w:div>
      </w:divsChild>
    </w:div>
    <w:div w:id="1124229361">
      <w:bodyDiv w:val="1"/>
      <w:marLeft w:val="0"/>
      <w:marRight w:val="0"/>
      <w:marTop w:val="0"/>
      <w:marBottom w:val="0"/>
      <w:divBdr>
        <w:top w:val="none" w:sz="0" w:space="0" w:color="auto"/>
        <w:left w:val="none" w:sz="0" w:space="0" w:color="auto"/>
        <w:bottom w:val="none" w:sz="0" w:space="0" w:color="auto"/>
        <w:right w:val="none" w:sz="0" w:space="0" w:color="auto"/>
      </w:divBdr>
      <w:divsChild>
        <w:div w:id="222764023">
          <w:marLeft w:val="480"/>
          <w:marRight w:val="0"/>
          <w:marTop w:val="0"/>
          <w:marBottom w:val="0"/>
          <w:divBdr>
            <w:top w:val="none" w:sz="0" w:space="0" w:color="auto"/>
            <w:left w:val="none" w:sz="0" w:space="0" w:color="auto"/>
            <w:bottom w:val="none" w:sz="0" w:space="0" w:color="auto"/>
            <w:right w:val="none" w:sz="0" w:space="0" w:color="auto"/>
          </w:divBdr>
        </w:div>
        <w:div w:id="230308584">
          <w:marLeft w:val="480"/>
          <w:marRight w:val="0"/>
          <w:marTop w:val="0"/>
          <w:marBottom w:val="0"/>
          <w:divBdr>
            <w:top w:val="none" w:sz="0" w:space="0" w:color="auto"/>
            <w:left w:val="none" w:sz="0" w:space="0" w:color="auto"/>
            <w:bottom w:val="none" w:sz="0" w:space="0" w:color="auto"/>
            <w:right w:val="none" w:sz="0" w:space="0" w:color="auto"/>
          </w:divBdr>
        </w:div>
        <w:div w:id="382021608">
          <w:marLeft w:val="480"/>
          <w:marRight w:val="0"/>
          <w:marTop w:val="0"/>
          <w:marBottom w:val="0"/>
          <w:divBdr>
            <w:top w:val="none" w:sz="0" w:space="0" w:color="auto"/>
            <w:left w:val="none" w:sz="0" w:space="0" w:color="auto"/>
            <w:bottom w:val="none" w:sz="0" w:space="0" w:color="auto"/>
            <w:right w:val="none" w:sz="0" w:space="0" w:color="auto"/>
          </w:divBdr>
        </w:div>
        <w:div w:id="404647735">
          <w:marLeft w:val="480"/>
          <w:marRight w:val="0"/>
          <w:marTop w:val="0"/>
          <w:marBottom w:val="0"/>
          <w:divBdr>
            <w:top w:val="none" w:sz="0" w:space="0" w:color="auto"/>
            <w:left w:val="none" w:sz="0" w:space="0" w:color="auto"/>
            <w:bottom w:val="none" w:sz="0" w:space="0" w:color="auto"/>
            <w:right w:val="none" w:sz="0" w:space="0" w:color="auto"/>
          </w:divBdr>
        </w:div>
        <w:div w:id="500051496">
          <w:marLeft w:val="480"/>
          <w:marRight w:val="0"/>
          <w:marTop w:val="0"/>
          <w:marBottom w:val="0"/>
          <w:divBdr>
            <w:top w:val="none" w:sz="0" w:space="0" w:color="auto"/>
            <w:left w:val="none" w:sz="0" w:space="0" w:color="auto"/>
            <w:bottom w:val="none" w:sz="0" w:space="0" w:color="auto"/>
            <w:right w:val="none" w:sz="0" w:space="0" w:color="auto"/>
          </w:divBdr>
        </w:div>
        <w:div w:id="536041090">
          <w:marLeft w:val="480"/>
          <w:marRight w:val="0"/>
          <w:marTop w:val="0"/>
          <w:marBottom w:val="0"/>
          <w:divBdr>
            <w:top w:val="none" w:sz="0" w:space="0" w:color="auto"/>
            <w:left w:val="none" w:sz="0" w:space="0" w:color="auto"/>
            <w:bottom w:val="none" w:sz="0" w:space="0" w:color="auto"/>
            <w:right w:val="none" w:sz="0" w:space="0" w:color="auto"/>
          </w:divBdr>
        </w:div>
        <w:div w:id="583687568">
          <w:marLeft w:val="480"/>
          <w:marRight w:val="0"/>
          <w:marTop w:val="0"/>
          <w:marBottom w:val="0"/>
          <w:divBdr>
            <w:top w:val="none" w:sz="0" w:space="0" w:color="auto"/>
            <w:left w:val="none" w:sz="0" w:space="0" w:color="auto"/>
            <w:bottom w:val="none" w:sz="0" w:space="0" w:color="auto"/>
            <w:right w:val="none" w:sz="0" w:space="0" w:color="auto"/>
          </w:divBdr>
        </w:div>
        <w:div w:id="669454429">
          <w:marLeft w:val="480"/>
          <w:marRight w:val="0"/>
          <w:marTop w:val="0"/>
          <w:marBottom w:val="0"/>
          <w:divBdr>
            <w:top w:val="none" w:sz="0" w:space="0" w:color="auto"/>
            <w:left w:val="none" w:sz="0" w:space="0" w:color="auto"/>
            <w:bottom w:val="none" w:sz="0" w:space="0" w:color="auto"/>
            <w:right w:val="none" w:sz="0" w:space="0" w:color="auto"/>
          </w:divBdr>
        </w:div>
        <w:div w:id="795875654">
          <w:marLeft w:val="480"/>
          <w:marRight w:val="0"/>
          <w:marTop w:val="0"/>
          <w:marBottom w:val="0"/>
          <w:divBdr>
            <w:top w:val="none" w:sz="0" w:space="0" w:color="auto"/>
            <w:left w:val="none" w:sz="0" w:space="0" w:color="auto"/>
            <w:bottom w:val="none" w:sz="0" w:space="0" w:color="auto"/>
            <w:right w:val="none" w:sz="0" w:space="0" w:color="auto"/>
          </w:divBdr>
        </w:div>
        <w:div w:id="1085418924">
          <w:marLeft w:val="480"/>
          <w:marRight w:val="0"/>
          <w:marTop w:val="0"/>
          <w:marBottom w:val="0"/>
          <w:divBdr>
            <w:top w:val="none" w:sz="0" w:space="0" w:color="auto"/>
            <w:left w:val="none" w:sz="0" w:space="0" w:color="auto"/>
            <w:bottom w:val="none" w:sz="0" w:space="0" w:color="auto"/>
            <w:right w:val="none" w:sz="0" w:space="0" w:color="auto"/>
          </w:divBdr>
        </w:div>
        <w:div w:id="1199315238">
          <w:marLeft w:val="480"/>
          <w:marRight w:val="0"/>
          <w:marTop w:val="0"/>
          <w:marBottom w:val="0"/>
          <w:divBdr>
            <w:top w:val="none" w:sz="0" w:space="0" w:color="auto"/>
            <w:left w:val="none" w:sz="0" w:space="0" w:color="auto"/>
            <w:bottom w:val="none" w:sz="0" w:space="0" w:color="auto"/>
            <w:right w:val="none" w:sz="0" w:space="0" w:color="auto"/>
          </w:divBdr>
        </w:div>
        <w:div w:id="1281646436">
          <w:marLeft w:val="480"/>
          <w:marRight w:val="0"/>
          <w:marTop w:val="0"/>
          <w:marBottom w:val="0"/>
          <w:divBdr>
            <w:top w:val="none" w:sz="0" w:space="0" w:color="auto"/>
            <w:left w:val="none" w:sz="0" w:space="0" w:color="auto"/>
            <w:bottom w:val="none" w:sz="0" w:space="0" w:color="auto"/>
            <w:right w:val="none" w:sz="0" w:space="0" w:color="auto"/>
          </w:divBdr>
        </w:div>
        <w:div w:id="1482843086">
          <w:marLeft w:val="480"/>
          <w:marRight w:val="0"/>
          <w:marTop w:val="0"/>
          <w:marBottom w:val="0"/>
          <w:divBdr>
            <w:top w:val="none" w:sz="0" w:space="0" w:color="auto"/>
            <w:left w:val="none" w:sz="0" w:space="0" w:color="auto"/>
            <w:bottom w:val="none" w:sz="0" w:space="0" w:color="auto"/>
            <w:right w:val="none" w:sz="0" w:space="0" w:color="auto"/>
          </w:divBdr>
        </w:div>
        <w:div w:id="1499148821">
          <w:marLeft w:val="480"/>
          <w:marRight w:val="0"/>
          <w:marTop w:val="0"/>
          <w:marBottom w:val="0"/>
          <w:divBdr>
            <w:top w:val="none" w:sz="0" w:space="0" w:color="auto"/>
            <w:left w:val="none" w:sz="0" w:space="0" w:color="auto"/>
            <w:bottom w:val="none" w:sz="0" w:space="0" w:color="auto"/>
            <w:right w:val="none" w:sz="0" w:space="0" w:color="auto"/>
          </w:divBdr>
        </w:div>
        <w:div w:id="1595671743">
          <w:marLeft w:val="480"/>
          <w:marRight w:val="0"/>
          <w:marTop w:val="0"/>
          <w:marBottom w:val="0"/>
          <w:divBdr>
            <w:top w:val="none" w:sz="0" w:space="0" w:color="auto"/>
            <w:left w:val="none" w:sz="0" w:space="0" w:color="auto"/>
            <w:bottom w:val="none" w:sz="0" w:space="0" w:color="auto"/>
            <w:right w:val="none" w:sz="0" w:space="0" w:color="auto"/>
          </w:divBdr>
        </w:div>
        <w:div w:id="2079400201">
          <w:marLeft w:val="480"/>
          <w:marRight w:val="0"/>
          <w:marTop w:val="0"/>
          <w:marBottom w:val="0"/>
          <w:divBdr>
            <w:top w:val="none" w:sz="0" w:space="0" w:color="auto"/>
            <w:left w:val="none" w:sz="0" w:space="0" w:color="auto"/>
            <w:bottom w:val="none" w:sz="0" w:space="0" w:color="auto"/>
            <w:right w:val="none" w:sz="0" w:space="0" w:color="auto"/>
          </w:divBdr>
        </w:div>
      </w:divsChild>
    </w:div>
    <w:div w:id="1124930571">
      <w:marLeft w:val="480"/>
      <w:marRight w:val="0"/>
      <w:marTop w:val="0"/>
      <w:marBottom w:val="0"/>
      <w:divBdr>
        <w:top w:val="none" w:sz="0" w:space="0" w:color="auto"/>
        <w:left w:val="none" w:sz="0" w:space="0" w:color="auto"/>
        <w:bottom w:val="none" w:sz="0" w:space="0" w:color="auto"/>
        <w:right w:val="none" w:sz="0" w:space="0" w:color="auto"/>
      </w:divBdr>
    </w:div>
    <w:div w:id="1125392928">
      <w:bodyDiv w:val="1"/>
      <w:marLeft w:val="0"/>
      <w:marRight w:val="0"/>
      <w:marTop w:val="0"/>
      <w:marBottom w:val="0"/>
      <w:divBdr>
        <w:top w:val="none" w:sz="0" w:space="0" w:color="auto"/>
        <w:left w:val="none" w:sz="0" w:space="0" w:color="auto"/>
        <w:bottom w:val="none" w:sz="0" w:space="0" w:color="auto"/>
        <w:right w:val="none" w:sz="0" w:space="0" w:color="auto"/>
      </w:divBdr>
    </w:div>
    <w:div w:id="1125927246">
      <w:marLeft w:val="480"/>
      <w:marRight w:val="0"/>
      <w:marTop w:val="0"/>
      <w:marBottom w:val="0"/>
      <w:divBdr>
        <w:top w:val="none" w:sz="0" w:space="0" w:color="auto"/>
        <w:left w:val="none" w:sz="0" w:space="0" w:color="auto"/>
        <w:bottom w:val="none" w:sz="0" w:space="0" w:color="auto"/>
        <w:right w:val="none" w:sz="0" w:space="0" w:color="auto"/>
      </w:divBdr>
    </w:div>
    <w:div w:id="1126390069">
      <w:bodyDiv w:val="1"/>
      <w:marLeft w:val="0"/>
      <w:marRight w:val="0"/>
      <w:marTop w:val="0"/>
      <w:marBottom w:val="0"/>
      <w:divBdr>
        <w:top w:val="none" w:sz="0" w:space="0" w:color="auto"/>
        <w:left w:val="none" w:sz="0" w:space="0" w:color="auto"/>
        <w:bottom w:val="none" w:sz="0" w:space="0" w:color="auto"/>
        <w:right w:val="none" w:sz="0" w:space="0" w:color="auto"/>
      </w:divBdr>
    </w:div>
    <w:div w:id="1127042037">
      <w:marLeft w:val="480"/>
      <w:marRight w:val="0"/>
      <w:marTop w:val="0"/>
      <w:marBottom w:val="0"/>
      <w:divBdr>
        <w:top w:val="none" w:sz="0" w:space="0" w:color="auto"/>
        <w:left w:val="none" w:sz="0" w:space="0" w:color="auto"/>
        <w:bottom w:val="none" w:sz="0" w:space="0" w:color="auto"/>
        <w:right w:val="none" w:sz="0" w:space="0" w:color="auto"/>
      </w:divBdr>
    </w:div>
    <w:div w:id="1127120024">
      <w:bodyDiv w:val="1"/>
      <w:marLeft w:val="0"/>
      <w:marRight w:val="0"/>
      <w:marTop w:val="0"/>
      <w:marBottom w:val="0"/>
      <w:divBdr>
        <w:top w:val="none" w:sz="0" w:space="0" w:color="auto"/>
        <w:left w:val="none" w:sz="0" w:space="0" w:color="auto"/>
        <w:bottom w:val="none" w:sz="0" w:space="0" w:color="auto"/>
        <w:right w:val="none" w:sz="0" w:space="0" w:color="auto"/>
      </w:divBdr>
    </w:div>
    <w:div w:id="1128936724">
      <w:marLeft w:val="480"/>
      <w:marRight w:val="0"/>
      <w:marTop w:val="0"/>
      <w:marBottom w:val="0"/>
      <w:divBdr>
        <w:top w:val="none" w:sz="0" w:space="0" w:color="auto"/>
        <w:left w:val="none" w:sz="0" w:space="0" w:color="auto"/>
        <w:bottom w:val="none" w:sz="0" w:space="0" w:color="auto"/>
        <w:right w:val="none" w:sz="0" w:space="0" w:color="auto"/>
      </w:divBdr>
    </w:div>
    <w:div w:id="1129317444">
      <w:bodyDiv w:val="1"/>
      <w:marLeft w:val="0"/>
      <w:marRight w:val="0"/>
      <w:marTop w:val="0"/>
      <w:marBottom w:val="0"/>
      <w:divBdr>
        <w:top w:val="none" w:sz="0" w:space="0" w:color="auto"/>
        <w:left w:val="none" w:sz="0" w:space="0" w:color="auto"/>
        <w:bottom w:val="none" w:sz="0" w:space="0" w:color="auto"/>
        <w:right w:val="none" w:sz="0" w:space="0" w:color="auto"/>
      </w:divBdr>
      <w:divsChild>
        <w:div w:id="121964272">
          <w:marLeft w:val="480"/>
          <w:marRight w:val="0"/>
          <w:marTop w:val="0"/>
          <w:marBottom w:val="0"/>
          <w:divBdr>
            <w:top w:val="none" w:sz="0" w:space="0" w:color="auto"/>
            <w:left w:val="none" w:sz="0" w:space="0" w:color="auto"/>
            <w:bottom w:val="none" w:sz="0" w:space="0" w:color="auto"/>
            <w:right w:val="none" w:sz="0" w:space="0" w:color="auto"/>
          </w:divBdr>
        </w:div>
        <w:div w:id="159393871">
          <w:marLeft w:val="480"/>
          <w:marRight w:val="0"/>
          <w:marTop w:val="0"/>
          <w:marBottom w:val="0"/>
          <w:divBdr>
            <w:top w:val="none" w:sz="0" w:space="0" w:color="auto"/>
            <w:left w:val="none" w:sz="0" w:space="0" w:color="auto"/>
            <w:bottom w:val="none" w:sz="0" w:space="0" w:color="auto"/>
            <w:right w:val="none" w:sz="0" w:space="0" w:color="auto"/>
          </w:divBdr>
        </w:div>
        <w:div w:id="442962447">
          <w:marLeft w:val="480"/>
          <w:marRight w:val="0"/>
          <w:marTop w:val="0"/>
          <w:marBottom w:val="0"/>
          <w:divBdr>
            <w:top w:val="none" w:sz="0" w:space="0" w:color="auto"/>
            <w:left w:val="none" w:sz="0" w:space="0" w:color="auto"/>
            <w:bottom w:val="none" w:sz="0" w:space="0" w:color="auto"/>
            <w:right w:val="none" w:sz="0" w:space="0" w:color="auto"/>
          </w:divBdr>
        </w:div>
        <w:div w:id="605118120">
          <w:marLeft w:val="480"/>
          <w:marRight w:val="0"/>
          <w:marTop w:val="0"/>
          <w:marBottom w:val="0"/>
          <w:divBdr>
            <w:top w:val="none" w:sz="0" w:space="0" w:color="auto"/>
            <w:left w:val="none" w:sz="0" w:space="0" w:color="auto"/>
            <w:bottom w:val="none" w:sz="0" w:space="0" w:color="auto"/>
            <w:right w:val="none" w:sz="0" w:space="0" w:color="auto"/>
          </w:divBdr>
        </w:div>
        <w:div w:id="809328639">
          <w:marLeft w:val="480"/>
          <w:marRight w:val="0"/>
          <w:marTop w:val="0"/>
          <w:marBottom w:val="0"/>
          <w:divBdr>
            <w:top w:val="none" w:sz="0" w:space="0" w:color="auto"/>
            <w:left w:val="none" w:sz="0" w:space="0" w:color="auto"/>
            <w:bottom w:val="none" w:sz="0" w:space="0" w:color="auto"/>
            <w:right w:val="none" w:sz="0" w:space="0" w:color="auto"/>
          </w:divBdr>
        </w:div>
        <w:div w:id="863634019">
          <w:marLeft w:val="480"/>
          <w:marRight w:val="0"/>
          <w:marTop w:val="0"/>
          <w:marBottom w:val="0"/>
          <w:divBdr>
            <w:top w:val="none" w:sz="0" w:space="0" w:color="auto"/>
            <w:left w:val="none" w:sz="0" w:space="0" w:color="auto"/>
            <w:bottom w:val="none" w:sz="0" w:space="0" w:color="auto"/>
            <w:right w:val="none" w:sz="0" w:space="0" w:color="auto"/>
          </w:divBdr>
        </w:div>
        <w:div w:id="864909014">
          <w:marLeft w:val="480"/>
          <w:marRight w:val="0"/>
          <w:marTop w:val="0"/>
          <w:marBottom w:val="0"/>
          <w:divBdr>
            <w:top w:val="none" w:sz="0" w:space="0" w:color="auto"/>
            <w:left w:val="none" w:sz="0" w:space="0" w:color="auto"/>
            <w:bottom w:val="none" w:sz="0" w:space="0" w:color="auto"/>
            <w:right w:val="none" w:sz="0" w:space="0" w:color="auto"/>
          </w:divBdr>
        </w:div>
        <w:div w:id="994145777">
          <w:marLeft w:val="480"/>
          <w:marRight w:val="0"/>
          <w:marTop w:val="0"/>
          <w:marBottom w:val="0"/>
          <w:divBdr>
            <w:top w:val="none" w:sz="0" w:space="0" w:color="auto"/>
            <w:left w:val="none" w:sz="0" w:space="0" w:color="auto"/>
            <w:bottom w:val="none" w:sz="0" w:space="0" w:color="auto"/>
            <w:right w:val="none" w:sz="0" w:space="0" w:color="auto"/>
          </w:divBdr>
        </w:div>
        <w:div w:id="1308435821">
          <w:marLeft w:val="480"/>
          <w:marRight w:val="0"/>
          <w:marTop w:val="0"/>
          <w:marBottom w:val="0"/>
          <w:divBdr>
            <w:top w:val="none" w:sz="0" w:space="0" w:color="auto"/>
            <w:left w:val="none" w:sz="0" w:space="0" w:color="auto"/>
            <w:bottom w:val="none" w:sz="0" w:space="0" w:color="auto"/>
            <w:right w:val="none" w:sz="0" w:space="0" w:color="auto"/>
          </w:divBdr>
        </w:div>
        <w:div w:id="1574120542">
          <w:marLeft w:val="480"/>
          <w:marRight w:val="0"/>
          <w:marTop w:val="0"/>
          <w:marBottom w:val="0"/>
          <w:divBdr>
            <w:top w:val="none" w:sz="0" w:space="0" w:color="auto"/>
            <w:left w:val="none" w:sz="0" w:space="0" w:color="auto"/>
            <w:bottom w:val="none" w:sz="0" w:space="0" w:color="auto"/>
            <w:right w:val="none" w:sz="0" w:space="0" w:color="auto"/>
          </w:divBdr>
        </w:div>
        <w:div w:id="1587182123">
          <w:marLeft w:val="480"/>
          <w:marRight w:val="0"/>
          <w:marTop w:val="0"/>
          <w:marBottom w:val="0"/>
          <w:divBdr>
            <w:top w:val="none" w:sz="0" w:space="0" w:color="auto"/>
            <w:left w:val="none" w:sz="0" w:space="0" w:color="auto"/>
            <w:bottom w:val="none" w:sz="0" w:space="0" w:color="auto"/>
            <w:right w:val="none" w:sz="0" w:space="0" w:color="auto"/>
          </w:divBdr>
        </w:div>
        <w:div w:id="1877696805">
          <w:marLeft w:val="480"/>
          <w:marRight w:val="0"/>
          <w:marTop w:val="0"/>
          <w:marBottom w:val="0"/>
          <w:divBdr>
            <w:top w:val="none" w:sz="0" w:space="0" w:color="auto"/>
            <w:left w:val="none" w:sz="0" w:space="0" w:color="auto"/>
            <w:bottom w:val="none" w:sz="0" w:space="0" w:color="auto"/>
            <w:right w:val="none" w:sz="0" w:space="0" w:color="auto"/>
          </w:divBdr>
        </w:div>
        <w:div w:id="1996031290">
          <w:marLeft w:val="480"/>
          <w:marRight w:val="0"/>
          <w:marTop w:val="0"/>
          <w:marBottom w:val="0"/>
          <w:divBdr>
            <w:top w:val="none" w:sz="0" w:space="0" w:color="auto"/>
            <w:left w:val="none" w:sz="0" w:space="0" w:color="auto"/>
            <w:bottom w:val="none" w:sz="0" w:space="0" w:color="auto"/>
            <w:right w:val="none" w:sz="0" w:space="0" w:color="auto"/>
          </w:divBdr>
        </w:div>
        <w:div w:id="2058891621">
          <w:marLeft w:val="480"/>
          <w:marRight w:val="0"/>
          <w:marTop w:val="0"/>
          <w:marBottom w:val="0"/>
          <w:divBdr>
            <w:top w:val="none" w:sz="0" w:space="0" w:color="auto"/>
            <w:left w:val="none" w:sz="0" w:space="0" w:color="auto"/>
            <w:bottom w:val="none" w:sz="0" w:space="0" w:color="auto"/>
            <w:right w:val="none" w:sz="0" w:space="0" w:color="auto"/>
          </w:divBdr>
        </w:div>
      </w:divsChild>
    </w:div>
    <w:div w:id="1129586131">
      <w:marLeft w:val="480"/>
      <w:marRight w:val="0"/>
      <w:marTop w:val="0"/>
      <w:marBottom w:val="0"/>
      <w:divBdr>
        <w:top w:val="none" w:sz="0" w:space="0" w:color="auto"/>
        <w:left w:val="none" w:sz="0" w:space="0" w:color="auto"/>
        <w:bottom w:val="none" w:sz="0" w:space="0" w:color="auto"/>
        <w:right w:val="none" w:sz="0" w:space="0" w:color="auto"/>
      </w:divBdr>
    </w:div>
    <w:div w:id="1130317772">
      <w:marLeft w:val="480"/>
      <w:marRight w:val="0"/>
      <w:marTop w:val="0"/>
      <w:marBottom w:val="0"/>
      <w:divBdr>
        <w:top w:val="none" w:sz="0" w:space="0" w:color="auto"/>
        <w:left w:val="none" w:sz="0" w:space="0" w:color="auto"/>
        <w:bottom w:val="none" w:sz="0" w:space="0" w:color="auto"/>
        <w:right w:val="none" w:sz="0" w:space="0" w:color="auto"/>
      </w:divBdr>
    </w:div>
    <w:div w:id="1132214451">
      <w:bodyDiv w:val="1"/>
      <w:marLeft w:val="0"/>
      <w:marRight w:val="0"/>
      <w:marTop w:val="0"/>
      <w:marBottom w:val="0"/>
      <w:divBdr>
        <w:top w:val="none" w:sz="0" w:space="0" w:color="auto"/>
        <w:left w:val="none" w:sz="0" w:space="0" w:color="auto"/>
        <w:bottom w:val="none" w:sz="0" w:space="0" w:color="auto"/>
        <w:right w:val="none" w:sz="0" w:space="0" w:color="auto"/>
      </w:divBdr>
    </w:div>
    <w:div w:id="1132401610">
      <w:bodyDiv w:val="1"/>
      <w:marLeft w:val="0"/>
      <w:marRight w:val="0"/>
      <w:marTop w:val="0"/>
      <w:marBottom w:val="0"/>
      <w:divBdr>
        <w:top w:val="none" w:sz="0" w:space="0" w:color="auto"/>
        <w:left w:val="none" w:sz="0" w:space="0" w:color="auto"/>
        <w:bottom w:val="none" w:sz="0" w:space="0" w:color="auto"/>
        <w:right w:val="none" w:sz="0" w:space="0" w:color="auto"/>
      </w:divBdr>
      <w:divsChild>
        <w:div w:id="2144998788">
          <w:marLeft w:val="640"/>
          <w:marRight w:val="0"/>
          <w:marTop w:val="0"/>
          <w:marBottom w:val="0"/>
          <w:divBdr>
            <w:top w:val="none" w:sz="0" w:space="0" w:color="auto"/>
            <w:left w:val="none" w:sz="0" w:space="0" w:color="auto"/>
            <w:bottom w:val="none" w:sz="0" w:space="0" w:color="auto"/>
            <w:right w:val="none" w:sz="0" w:space="0" w:color="auto"/>
          </w:divBdr>
        </w:div>
        <w:div w:id="1522014627">
          <w:marLeft w:val="640"/>
          <w:marRight w:val="0"/>
          <w:marTop w:val="0"/>
          <w:marBottom w:val="0"/>
          <w:divBdr>
            <w:top w:val="none" w:sz="0" w:space="0" w:color="auto"/>
            <w:left w:val="none" w:sz="0" w:space="0" w:color="auto"/>
            <w:bottom w:val="none" w:sz="0" w:space="0" w:color="auto"/>
            <w:right w:val="none" w:sz="0" w:space="0" w:color="auto"/>
          </w:divBdr>
        </w:div>
        <w:div w:id="751242496">
          <w:marLeft w:val="640"/>
          <w:marRight w:val="0"/>
          <w:marTop w:val="0"/>
          <w:marBottom w:val="0"/>
          <w:divBdr>
            <w:top w:val="none" w:sz="0" w:space="0" w:color="auto"/>
            <w:left w:val="none" w:sz="0" w:space="0" w:color="auto"/>
            <w:bottom w:val="none" w:sz="0" w:space="0" w:color="auto"/>
            <w:right w:val="none" w:sz="0" w:space="0" w:color="auto"/>
          </w:divBdr>
        </w:div>
        <w:div w:id="565650249">
          <w:marLeft w:val="640"/>
          <w:marRight w:val="0"/>
          <w:marTop w:val="0"/>
          <w:marBottom w:val="0"/>
          <w:divBdr>
            <w:top w:val="none" w:sz="0" w:space="0" w:color="auto"/>
            <w:left w:val="none" w:sz="0" w:space="0" w:color="auto"/>
            <w:bottom w:val="none" w:sz="0" w:space="0" w:color="auto"/>
            <w:right w:val="none" w:sz="0" w:space="0" w:color="auto"/>
          </w:divBdr>
        </w:div>
        <w:div w:id="1504589828">
          <w:marLeft w:val="640"/>
          <w:marRight w:val="0"/>
          <w:marTop w:val="0"/>
          <w:marBottom w:val="0"/>
          <w:divBdr>
            <w:top w:val="none" w:sz="0" w:space="0" w:color="auto"/>
            <w:left w:val="none" w:sz="0" w:space="0" w:color="auto"/>
            <w:bottom w:val="none" w:sz="0" w:space="0" w:color="auto"/>
            <w:right w:val="none" w:sz="0" w:space="0" w:color="auto"/>
          </w:divBdr>
        </w:div>
        <w:div w:id="1850212870">
          <w:marLeft w:val="640"/>
          <w:marRight w:val="0"/>
          <w:marTop w:val="0"/>
          <w:marBottom w:val="0"/>
          <w:divBdr>
            <w:top w:val="none" w:sz="0" w:space="0" w:color="auto"/>
            <w:left w:val="none" w:sz="0" w:space="0" w:color="auto"/>
            <w:bottom w:val="none" w:sz="0" w:space="0" w:color="auto"/>
            <w:right w:val="none" w:sz="0" w:space="0" w:color="auto"/>
          </w:divBdr>
        </w:div>
        <w:div w:id="1499885806">
          <w:marLeft w:val="640"/>
          <w:marRight w:val="0"/>
          <w:marTop w:val="0"/>
          <w:marBottom w:val="0"/>
          <w:divBdr>
            <w:top w:val="none" w:sz="0" w:space="0" w:color="auto"/>
            <w:left w:val="none" w:sz="0" w:space="0" w:color="auto"/>
            <w:bottom w:val="none" w:sz="0" w:space="0" w:color="auto"/>
            <w:right w:val="none" w:sz="0" w:space="0" w:color="auto"/>
          </w:divBdr>
        </w:div>
        <w:div w:id="757485653">
          <w:marLeft w:val="640"/>
          <w:marRight w:val="0"/>
          <w:marTop w:val="0"/>
          <w:marBottom w:val="0"/>
          <w:divBdr>
            <w:top w:val="none" w:sz="0" w:space="0" w:color="auto"/>
            <w:left w:val="none" w:sz="0" w:space="0" w:color="auto"/>
            <w:bottom w:val="none" w:sz="0" w:space="0" w:color="auto"/>
            <w:right w:val="none" w:sz="0" w:space="0" w:color="auto"/>
          </w:divBdr>
        </w:div>
        <w:div w:id="1426685457">
          <w:marLeft w:val="640"/>
          <w:marRight w:val="0"/>
          <w:marTop w:val="0"/>
          <w:marBottom w:val="0"/>
          <w:divBdr>
            <w:top w:val="none" w:sz="0" w:space="0" w:color="auto"/>
            <w:left w:val="none" w:sz="0" w:space="0" w:color="auto"/>
            <w:bottom w:val="none" w:sz="0" w:space="0" w:color="auto"/>
            <w:right w:val="none" w:sz="0" w:space="0" w:color="auto"/>
          </w:divBdr>
        </w:div>
        <w:div w:id="1187208629">
          <w:marLeft w:val="640"/>
          <w:marRight w:val="0"/>
          <w:marTop w:val="0"/>
          <w:marBottom w:val="0"/>
          <w:divBdr>
            <w:top w:val="none" w:sz="0" w:space="0" w:color="auto"/>
            <w:left w:val="none" w:sz="0" w:space="0" w:color="auto"/>
            <w:bottom w:val="none" w:sz="0" w:space="0" w:color="auto"/>
            <w:right w:val="none" w:sz="0" w:space="0" w:color="auto"/>
          </w:divBdr>
        </w:div>
        <w:div w:id="640303578">
          <w:marLeft w:val="640"/>
          <w:marRight w:val="0"/>
          <w:marTop w:val="0"/>
          <w:marBottom w:val="0"/>
          <w:divBdr>
            <w:top w:val="none" w:sz="0" w:space="0" w:color="auto"/>
            <w:left w:val="none" w:sz="0" w:space="0" w:color="auto"/>
            <w:bottom w:val="none" w:sz="0" w:space="0" w:color="auto"/>
            <w:right w:val="none" w:sz="0" w:space="0" w:color="auto"/>
          </w:divBdr>
        </w:div>
        <w:div w:id="1362824899">
          <w:marLeft w:val="640"/>
          <w:marRight w:val="0"/>
          <w:marTop w:val="0"/>
          <w:marBottom w:val="0"/>
          <w:divBdr>
            <w:top w:val="none" w:sz="0" w:space="0" w:color="auto"/>
            <w:left w:val="none" w:sz="0" w:space="0" w:color="auto"/>
            <w:bottom w:val="none" w:sz="0" w:space="0" w:color="auto"/>
            <w:right w:val="none" w:sz="0" w:space="0" w:color="auto"/>
          </w:divBdr>
        </w:div>
        <w:div w:id="1044527613">
          <w:marLeft w:val="640"/>
          <w:marRight w:val="0"/>
          <w:marTop w:val="0"/>
          <w:marBottom w:val="0"/>
          <w:divBdr>
            <w:top w:val="none" w:sz="0" w:space="0" w:color="auto"/>
            <w:left w:val="none" w:sz="0" w:space="0" w:color="auto"/>
            <w:bottom w:val="none" w:sz="0" w:space="0" w:color="auto"/>
            <w:right w:val="none" w:sz="0" w:space="0" w:color="auto"/>
          </w:divBdr>
        </w:div>
        <w:div w:id="1890877433">
          <w:marLeft w:val="640"/>
          <w:marRight w:val="0"/>
          <w:marTop w:val="0"/>
          <w:marBottom w:val="0"/>
          <w:divBdr>
            <w:top w:val="none" w:sz="0" w:space="0" w:color="auto"/>
            <w:left w:val="none" w:sz="0" w:space="0" w:color="auto"/>
            <w:bottom w:val="none" w:sz="0" w:space="0" w:color="auto"/>
            <w:right w:val="none" w:sz="0" w:space="0" w:color="auto"/>
          </w:divBdr>
        </w:div>
        <w:div w:id="154805561">
          <w:marLeft w:val="640"/>
          <w:marRight w:val="0"/>
          <w:marTop w:val="0"/>
          <w:marBottom w:val="0"/>
          <w:divBdr>
            <w:top w:val="none" w:sz="0" w:space="0" w:color="auto"/>
            <w:left w:val="none" w:sz="0" w:space="0" w:color="auto"/>
            <w:bottom w:val="none" w:sz="0" w:space="0" w:color="auto"/>
            <w:right w:val="none" w:sz="0" w:space="0" w:color="auto"/>
          </w:divBdr>
        </w:div>
        <w:div w:id="1677271874">
          <w:marLeft w:val="640"/>
          <w:marRight w:val="0"/>
          <w:marTop w:val="0"/>
          <w:marBottom w:val="0"/>
          <w:divBdr>
            <w:top w:val="none" w:sz="0" w:space="0" w:color="auto"/>
            <w:left w:val="none" w:sz="0" w:space="0" w:color="auto"/>
            <w:bottom w:val="none" w:sz="0" w:space="0" w:color="auto"/>
            <w:right w:val="none" w:sz="0" w:space="0" w:color="auto"/>
          </w:divBdr>
        </w:div>
        <w:div w:id="1189176943">
          <w:marLeft w:val="640"/>
          <w:marRight w:val="0"/>
          <w:marTop w:val="0"/>
          <w:marBottom w:val="0"/>
          <w:divBdr>
            <w:top w:val="none" w:sz="0" w:space="0" w:color="auto"/>
            <w:left w:val="none" w:sz="0" w:space="0" w:color="auto"/>
            <w:bottom w:val="none" w:sz="0" w:space="0" w:color="auto"/>
            <w:right w:val="none" w:sz="0" w:space="0" w:color="auto"/>
          </w:divBdr>
        </w:div>
        <w:div w:id="1601402922">
          <w:marLeft w:val="640"/>
          <w:marRight w:val="0"/>
          <w:marTop w:val="0"/>
          <w:marBottom w:val="0"/>
          <w:divBdr>
            <w:top w:val="none" w:sz="0" w:space="0" w:color="auto"/>
            <w:left w:val="none" w:sz="0" w:space="0" w:color="auto"/>
            <w:bottom w:val="none" w:sz="0" w:space="0" w:color="auto"/>
            <w:right w:val="none" w:sz="0" w:space="0" w:color="auto"/>
          </w:divBdr>
        </w:div>
        <w:div w:id="1981612473">
          <w:marLeft w:val="640"/>
          <w:marRight w:val="0"/>
          <w:marTop w:val="0"/>
          <w:marBottom w:val="0"/>
          <w:divBdr>
            <w:top w:val="none" w:sz="0" w:space="0" w:color="auto"/>
            <w:left w:val="none" w:sz="0" w:space="0" w:color="auto"/>
            <w:bottom w:val="none" w:sz="0" w:space="0" w:color="auto"/>
            <w:right w:val="none" w:sz="0" w:space="0" w:color="auto"/>
          </w:divBdr>
        </w:div>
        <w:div w:id="1141653853">
          <w:marLeft w:val="640"/>
          <w:marRight w:val="0"/>
          <w:marTop w:val="0"/>
          <w:marBottom w:val="0"/>
          <w:divBdr>
            <w:top w:val="none" w:sz="0" w:space="0" w:color="auto"/>
            <w:left w:val="none" w:sz="0" w:space="0" w:color="auto"/>
            <w:bottom w:val="none" w:sz="0" w:space="0" w:color="auto"/>
            <w:right w:val="none" w:sz="0" w:space="0" w:color="auto"/>
          </w:divBdr>
        </w:div>
        <w:div w:id="1199120757">
          <w:marLeft w:val="640"/>
          <w:marRight w:val="0"/>
          <w:marTop w:val="0"/>
          <w:marBottom w:val="0"/>
          <w:divBdr>
            <w:top w:val="none" w:sz="0" w:space="0" w:color="auto"/>
            <w:left w:val="none" w:sz="0" w:space="0" w:color="auto"/>
            <w:bottom w:val="none" w:sz="0" w:space="0" w:color="auto"/>
            <w:right w:val="none" w:sz="0" w:space="0" w:color="auto"/>
          </w:divBdr>
        </w:div>
        <w:div w:id="1057776990">
          <w:marLeft w:val="640"/>
          <w:marRight w:val="0"/>
          <w:marTop w:val="0"/>
          <w:marBottom w:val="0"/>
          <w:divBdr>
            <w:top w:val="none" w:sz="0" w:space="0" w:color="auto"/>
            <w:left w:val="none" w:sz="0" w:space="0" w:color="auto"/>
            <w:bottom w:val="none" w:sz="0" w:space="0" w:color="auto"/>
            <w:right w:val="none" w:sz="0" w:space="0" w:color="auto"/>
          </w:divBdr>
        </w:div>
        <w:div w:id="201326634">
          <w:marLeft w:val="640"/>
          <w:marRight w:val="0"/>
          <w:marTop w:val="0"/>
          <w:marBottom w:val="0"/>
          <w:divBdr>
            <w:top w:val="none" w:sz="0" w:space="0" w:color="auto"/>
            <w:left w:val="none" w:sz="0" w:space="0" w:color="auto"/>
            <w:bottom w:val="none" w:sz="0" w:space="0" w:color="auto"/>
            <w:right w:val="none" w:sz="0" w:space="0" w:color="auto"/>
          </w:divBdr>
        </w:div>
        <w:div w:id="1294168957">
          <w:marLeft w:val="640"/>
          <w:marRight w:val="0"/>
          <w:marTop w:val="0"/>
          <w:marBottom w:val="0"/>
          <w:divBdr>
            <w:top w:val="none" w:sz="0" w:space="0" w:color="auto"/>
            <w:left w:val="none" w:sz="0" w:space="0" w:color="auto"/>
            <w:bottom w:val="none" w:sz="0" w:space="0" w:color="auto"/>
            <w:right w:val="none" w:sz="0" w:space="0" w:color="auto"/>
          </w:divBdr>
        </w:div>
        <w:div w:id="1300109865">
          <w:marLeft w:val="640"/>
          <w:marRight w:val="0"/>
          <w:marTop w:val="0"/>
          <w:marBottom w:val="0"/>
          <w:divBdr>
            <w:top w:val="none" w:sz="0" w:space="0" w:color="auto"/>
            <w:left w:val="none" w:sz="0" w:space="0" w:color="auto"/>
            <w:bottom w:val="none" w:sz="0" w:space="0" w:color="auto"/>
            <w:right w:val="none" w:sz="0" w:space="0" w:color="auto"/>
          </w:divBdr>
        </w:div>
        <w:div w:id="871066569">
          <w:marLeft w:val="640"/>
          <w:marRight w:val="0"/>
          <w:marTop w:val="0"/>
          <w:marBottom w:val="0"/>
          <w:divBdr>
            <w:top w:val="none" w:sz="0" w:space="0" w:color="auto"/>
            <w:left w:val="none" w:sz="0" w:space="0" w:color="auto"/>
            <w:bottom w:val="none" w:sz="0" w:space="0" w:color="auto"/>
            <w:right w:val="none" w:sz="0" w:space="0" w:color="auto"/>
          </w:divBdr>
        </w:div>
        <w:div w:id="1675263608">
          <w:marLeft w:val="640"/>
          <w:marRight w:val="0"/>
          <w:marTop w:val="0"/>
          <w:marBottom w:val="0"/>
          <w:divBdr>
            <w:top w:val="none" w:sz="0" w:space="0" w:color="auto"/>
            <w:left w:val="none" w:sz="0" w:space="0" w:color="auto"/>
            <w:bottom w:val="none" w:sz="0" w:space="0" w:color="auto"/>
            <w:right w:val="none" w:sz="0" w:space="0" w:color="auto"/>
          </w:divBdr>
        </w:div>
        <w:div w:id="1379278695">
          <w:marLeft w:val="640"/>
          <w:marRight w:val="0"/>
          <w:marTop w:val="0"/>
          <w:marBottom w:val="0"/>
          <w:divBdr>
            <w:top w:val="none" w:sz="0" w:space="0" w:color="auto"/>
            <w:left w:val="none" w:sz="0" w:space="0" w:color="auto"/>
            <w:bottom w:val="none" w:sz="0" w:space="0" w:color="auto"/>
            <w:right w:val="none" w:sz="0" w:space="0" w:color="auto"/>
          </w:divBdr>
        </w:div>
        <w:div w:id="742608866">
          <w:marLeft w:val="640"/>
          <w:marRight w:val="0"/>
          <w:marTop w:val="0"/>
          <w:marBottom w:val="0"/>
          <w:divBdr>
            <w:top w:val="none" w:sz="0" w:space="0" w:color="auto"/>
            <w:left w:val="none" w:sz="0" w:space="0" w:color="auto"/>
            <w:bottom w:val="none" w:sz="0" w:space="0" w:color="auto"/>
            <w:right w:val="none" w:sz="0" w:space="0" w:color="auto"/>
          </w:divBdr>
        </w:div>
        <w:div w:id="1927491144">
          <w:marLeft w:val="640"/>
          <w:marRight w:val="0"/>
          <w:marTop w:val="0"/>
          <w:marBottom w:val="0"/>
          <w:divBdr>
            <w:top w:val="none" w:sz="0" w:space="0" w:color="auto"/>
            <w:left w:val="none" w:sz="0" w:space="0" w:color="auto"/>
            <w:bottom w:val="none" w:sz="0" w:space="0" w:color="auto"/>
            <w:right w:val="none" w:sz="0" w:space="0" w:color="auto"/>
          </w:divBdr>
        </w:div>
        <w:div w:id="348146325">
          <w:marLeft w:val="640"/>
          <w:marRight w:val="0"/>
          <w:marTop w:val="0"/>
          <w:marBottom w:val="0"/>
          <w:divBdr>
            <w:top w:val="none" w:sz="0" w:space="0" w:color="auto"/>
            <w:left w:val="none" w:sz="0" w:space="0" w:color="auto"/>
            <w:bottom w:val="none" w:sz="0" w:space="0" w:color="auto"/>
            <w:right w:val="none" w:sz="0" w:space="0" w:color="auto"/>
          </w:divBdr>
        </w:div>
        <w:div w:id="1795556571">
          <w:marLeft w:val="640"/>
          <w:marRight w:val="0"/>
          <w:marTop w:val="0"/>
          <w:marBottom w:val="0"/>
          <w:divBdr>
            <w:top w:val="none" w:sz="0" w:space="0" w:color="auto"/>
            <w:left w:val="none" w:sz="0" w:space="0" w:color="auto"/>
            <w:bottom w:val="none" w:sz="0" w:space="0" w:color="auto"/>
            <w:right w:val="none" w:sz="0" w:space="0" w:color="auto"/>
          </w:divBdr>
        </w:div>
        <w:div w:id="386950495">
          <w:marLeft w:val="640"/>
          <w:marRight w:val="0"/>
          <w:marTop w:val="0"/>
          <w:marBottom w:val="0"/>
          <w:divBdr>
            <w:top w:val="none" w:sz="0" w:space="0" w:color="auto"/>
            <w:left w:val="none" w:sz="0" w:space="0" w:color="auto"/>
            <w:bottom w:val="none" w:sz="0" w:space="0" w:color="auto"/>
            <w:right w:val="none" w:sz="0" w:space="0" w:color="auto"/>
          </w:divBdr>
        </w:div>
        <w:div w:id="1977681444">
          <w:marLeft w:val="640"/>
          <w:marRight w:val="0"/>
          <w:marTop w:val="0"/>
          <w:marBottom w:val="0"/>
          <w:divBdr>
            <w:top w:val="none" w:sz="0" w:space="0" w:color="auto"/>
            <w:left w:val="none" w:sz="0" w:space="0" w:color="auto"/>
            <w:bottom w:val="none" w:sz="0" w:space="0" w:color="auto"/>
            <w:right w:val="none" w:sz="0" w:space="0" w:color="auto"/>
          </w:divBdr>
        </w:div>
        <w:div w:id="758600866">
          <w:marLeft w:val="640"/>
          <w:marRight w:val="0"/>
          <w:marTop w:val="0"/>
          <w:marBottom w:val="0"/>
          <w:divBdr>
            <w:top w:val="none" w:sz="0" w:space="0" w:color="auto"/>
            <w:left w:val="none" w:sz="0" w:space="0" w:color="auto"/>
            <w:bottom w:val="none" w:sz="0" w:space="0" w:color="auto"/>
            <w:right w:val="none" w:sz="0" w:space="0" w:color="auto"/>
          </w:divBdr>
        </w:div>
        <w:div w:id="1451047436">
          <w:marLeft w:val="640"/>
          <w:marRight w:val="0"/>
          <w:marTop w:val="0"/>
          <w:marBottom w:val="0"/>
          <w:divBdr>
            <w:top w:val="none" w:sz="0" w:space="0" w:color="auto"/>
            <w:left w:val="none" w:sz="0" w:space="0" w:color="auto"/>
            <w:bottom w:val="none" w:sz="0" w:space="0" w:color="auto"/>
            <w:right w:val="none" w:sz="0" w:space="0" w:color="auto"/>
          </w:divBdr>
        </w:div>
        <w:div w:id="1756440096">
          <w:marLeft w:val="640"/>
          <w:marRight w:val="0"/>
          <w:marTop w:val="0"/>
          <w:marBottom w:val="0"/>
          <w:divBdr>
            <w:top w:val="none" w:sz="0" w:space="0" w:color="auto"/>
            <w:left w:val="none" w:sz="0" w:space="0" w:color="auto"/>
            <w:bottom w:val="none" w:sz="0" w:space="0" w:color="auto"/>
            <w:right w:val="none" w:sz="0" w:space="0" w:color="auto"/>
          </w:divBdr>
        </w:div>
        <w:div w:id="1052534325">
          <w:marLeft w:val="640"/>
          <w:marRight w:val="0"/>
          <w:marTop w:val="0"/>
          <w:marBottom w:val="0"/>
          <w:divBdr>
            <w:top w:val="none" w:sz="0" w:space="0" w:color="auto"/>
            <w:left w:val="none" w:sz="0" w:space="0" w:color="auto"/>
            <w:bottom w:val="none" w:sz="0" w:space="0" w:color="auto"/>
            <w:right w:val="none" w:sz="0" w:space="0" w:color="auto"/>
          </w:divBdr>
        </w:div>
        <w:div w:id="1008289057">
          <w:marLeft w:val="640"/>
          <w:marRight w:val="0"/>
          <w:marTop w:val="0"/>
          <w:marBottom w:val="0"/>
          <w:divBdr>
            <w:top w:val="none" w:sz="0" w:space="0" w:color="auto"/>
            <w:left w:val="none" w:sz="0" w:space="0" w:color="auto"/>
            <w:bottom w:val="none" w:sz="0" w:space="0" w:color="auto"/>
            <w:right w:val="none" w:sz="0" w:space="0" w:color="auto"/>
          </w:divBdr>
        </w:div>
        <w:div w:id="1948342366">
          <w:marLeft w:val="640"/>
          <w:marRight w:val="0"/>
          <w:marTop w:val="0"/>
          <w:marBottom w:val="0"/>
          <w:divBdr>
            <w:top w:val="none" w:sz="0" w:space="0" w:color="auto"/>
            <w:left w:val="none" w:sz="0" w:space="0" w:color="auto"/>
            <w:bottom w:val="none" w:sz="0" w:space="0" w:color="auto"/>
            <w:right w:val="none" w:sz="0" w:space="0" w:color="auto"/>
          </w:divBdr>
        </w:div>
        <w:div w:id="993068625">
          <w:marLeft w:val="640"/>
          <w:marRight w:val="0"/>
          <w:marTop w:val="0"/>
          <w:marBottom w:val="0"/>
          <w:divBdr>
            <w:top w:val="none" w:sz="0" w:space="0" w:color="auto"/>
            <w:left w:val="none" w:sz="0" w:space="0" w:color="auto"/>
            <w:bottom w:val="none" w:sz="0" w:space="0" w:color="auto"/>
            <w:right w:val="none" w:sz="0" w:space="0" w:color="auto"/>
          </w:divBdr>
        </w:div>
        <w:div w:id="1766225138">
          <w:marLeft w:val="640"/>
          <w:marRight w:val="0"/>
          <w:marTop w:val="0"/>
          <w:marBottom w:val="0"/>
          <w:divBdr>
            <w:top w:val="none" w:sz="0" w:space="0" w:color="auto"/>
            <w:left w:val="none" w:sz="0" w:space="0" w:color="auto"/>
            <w:bottom w:val="none" w:sz="0" w:space="0" w:color="auto"/>
            <w:right w:val="none" w:sz="0" w:space="0" w:color="auto"/>
          </w:divBdr>
        </w:div>
        <w:div w:id="598493447">
          <w:marLeft w:val="640"/>
          <w:marRight w:val="0"/>
          <w:marTop w:val="0"/>
          <w:marBottom w:val="0"/>
          <w:divBdr>
            <w:top w:val="none" w:sz="0" w:space="0" w:color="auto"/>
            <w:left w:val="none" w:sz="0" w:space="0" w:color="auto"/>
            <w:bottom w:val="none" w:sz="0" w:space="0" w:color="auto"/>
            <w:right w:val="none" w:sz="0" w:space="0" w:color="auto"/>
          </w:divBdr>
        </w:div>
        <w:div w:id="1183544402">
          <w:marLeft w:val="640"/>
          <w:marRight w:val="0"/>
          <w:marTop w:val="0"/>
          <w:marBottom w:val="0"/>
          <w:divBdr>
            <w:top w:val="none" w:sz="0" w:space="0" w:color="auto"/>
            <w:left w:val="none" w:sz="0" w:space="0" w:color="auto"/>
            <w:bottom w:val="none" w:sz="0" w:space="0" w:color="auto"/>
            <w:right w:val="none" w:sz="0" w:space="0" w:color="auto"/>
          </w:divBdr>
        </w:div>
        <w:div w:id="1850636322">
          <w:marLeft w:val="640"/>
          <w:marRight w:val="0"/>
          <w:marTop w:val="0"/>
          <w:marBottom w:val="0"/>
          <w:divBdr>
            <w:top w:val="none" w:sz="0" w:space="0" w:color="auto"/>
            <w:left w:val="none" w:sz="0" w:space="0" w:color="auto"/>
            <w:bottom w:val="none" w:sz="0" w:space="0" w:color="auto"/>
            <w:right w:val="none" w:sz="0" w:space="0" w:color="auto"/>
          </w:divBdr>
        </w:div>
        <w:div w:id="103960221">
          <w:marLeft w:val="640"/>
          <w:marRight w:val="0"/>
          <w:marTop w:val="0"/>
          <w:marBottom w:val="0"/>
          <w:divBdr>
            <w:top w:val="none" w:sz="0" w:space="0" w:color="auto"/>
            <w:left w:val="none" w:sz="0" w:space="0" w:color="auto"/>
            <w:bottom w:val="none" w:sz="0" w:space="0" w:color="auto"/>
            <w:right w:val="none" w:sz="0" w:space="0" w:color="auto"/>
          </w:divBdr>
        </w:div>
        <w:div w:id="1106385434">
          <w:marLeft w:val="640"/>
          <w:marRight w:val="0"/>
          <w:marTop w:val="0"/>
          <w:marBottom w:val="0"/>
          <w:divBdr>
            <w:top w:val="none" w:sz="0" w:space="0" w:color="auto"/>
            <w:left w:val="none" w:sz="0" w:space="0" w:color="auto"/>
            <w:bottom w:val="none" w:sz="0" w:space="0" w:color="auto"/>
            <w:right w:val="none" w:sz="0" w:space="0" w:color="auto"/>
          </w:divBdr>
        </w:div>
        <w:div w:id="2007896541">
          <w:marLeft w:val="640"/>
          <w:marRight w:val="0"/>
          <w:marTop w:val="0"/>
          <w:marBottom w:val="0"/>
          <w:divBdr>
            <w:top w:val="none" w:sz="0" w:space="0" w:color="auto"/>
            <w:left w:val="none" w:sz="0" w:space="0" w:color="auto"/>
            <w:bottom w:val="none" w:sz="0" w:space="0" w:color="auto"/>
            <w:right w:val="none" w:sz="0" w:space="0" w:color="auto"/>
          </w:divBdr>
        </w:div>
        <w:div w:id="1907063336">
          <w:marLeft w:val="640"/>
          <w:marRight w:val="0"/>
          <w:marTop w:val="0"/>
          <w:marBottom w:val="0"/>
          <w:divBdr>
            <w:top w:val="none" w:sz="0" w:space="0" w:color="auto"/>
            <w:left w:val="none" w:sz="0" w:space="0" w:color="auto"/>
            <w:bottom w:val="none" w:sz="0" w:space="0" w:color="auto"/>
            <w:right w:val="none" w:sz="0" w:space="0" w:color="auto"/>
          </w:divBdr>
        </w:div>
        <w:div w:id="1647314574">
          <w:marLeft w:val="640"/>
          <w:marRight w:val="0"/>
          <w:marTop w:val="0"/>
          <w:marBottom w:val="0"/>
          <w:divBdr>
            <w:top w:val="none" w:sz="0" w:space="0" w:color="auto"/>
            <w:left w:val="none" w:sz="0" w:space="0" w:color="auto"/>
            <w:bottom w:val="none" w:sz="0" w:space="0" w:color="auto"/>
            <w:right w:val="none" w:sz="0" w:space="0" w:color="auto"/>
          </w:divBdr>
        </w:div>
        <w:div w:id="1869366549">
          <w:marLeft w:val="640"/>
          <w:marRight w:val="0"/>
          <w:marTop w:val="0"/>
          <w:marBottom w:val="0"/>
          <w:divBdr>
            <w:top w:val="none" w:sz="0" w:space="0" w:color="auto"/>
            <w:left w:val="none" w:sz="0" w:space="0" w:color="auto"/>
            <w:bottom w:val="none" w:sz="0" w:space="0" w:color="auto"/>
            <w:right w:val="none" w:sz="0" w:space="0" w:color="auto"/>
          </w:divBdr>
        </w:div>
        <w:div w:id="566841743">
          <w:marLeft w:val="640"/>
          <w:marRight w:val="0"/>
          <w:marTop w:val="0"/>
          <w:marBottom w:val="0"/>
          <w:divBdr>
            <w:top w:val="none" w:sz="0" w:space="0" w:color="auto"/>
            <w:left w:val="none" w:sz="0" w:space="0" w:color="auto"/>
            <w:bottom w:val="none" w:sz="0" w:space="0" w:color="auto"/>
            <w:right w:val="none" w:sz="0" w:space="0" w:color="auto"/>
          </w:divBdr>
        </w:div>
        <w:div w:id="2087800709">
          <w:marLeft w:val="640"/>
          <w:marRight w:val="0"/>
          <w:marTop w:val="0"/>
          <w:marBottom w:val="0"/>
          <w:divBdr>
            <w:top w:val="none" w:sz="0" w:space="0" w:color="auto"/>
            <w:left w:val="none" w:sz="0" w:space="0" w:color="auto"/>
            <w:bottom w:val="none" w:sz="0" w:space="0" w:color="auto"/>
            <w:right w:val="none" w:sz="0" w:space="0" w:color="auto"/>
          </w:divBdr>
        </w:div>
        <w:div w:id="1052341586">
          <w:marLeft w:val="640"/>
          <w:marRight w:val="0"/>
          <w:marTop w:val="0"/>
          <w:marBottom w:val="0"/>
          <w:divBdr>
            <w:top w:val="none" w:sz="0" w:space="0" w:color="auto"/>
            <w:left w:val="none" w:sz="0" w:space="0" w:color="auto"/>
            <w:bottom w:val="none" w:sz="0" w:space="0" w:color="auto"/>
            <w:right w:val="none" w:sz="0" w:space="0" w:color="auto"/>
          </w:divBdr>
        </w:div>
        <w:div w:id="832647955">
          <w:marLeft w:val="640"/>
          <w:marRight w:val="0"/>
          <w:marTop w:val="0"/>
          <w:marBottom w:val="0"/>
          <w:divBdr>
            <w:top w:val="none" w:sz="0" w:space="0" w:color="auto"/>
            <w:left w:val="none" w:sz="0" w:space="0" w:color="auto"/>
            <w:bottom w:val="none" w:sz="0" w:space="0" w:color="auto"/>
            <w:right w:val="none" w:sz="0" w:space="0" w:color="auto"/>
          </w:divBdr>
        </w:div>
        <w:div w:id="749355329">
          <w:marLeft w:val="640"/>
          <w:marRight w:val="0"/>
          <w:marTop w:val="0"/>
          <w:marBottom w:val="0"/>
          <w:divBdr>
            <w:top w:val="none" w:sz="0" w:space="0" w:color="auto"/>
            <w:left w:val="none" w:sz="0" w:space="0" w:color="auto"/>
            <w:bottom w:val="none" w:sz="0" w:space="0" w:color="auto"/>
            <w:right w:val="none" w:sz="0" w:space="0" w:color="auto"/>
          </w:divBdr>
        </w:div>
        <w:div w:id="395320662">
          <w:marLeft w:val="640"/>
          <w:marRight w:val="0"/>
          <w:marTop w:val="0"/>
          <w:marBottom w:val="0"/>
          <w:divBdr>
            <w:top w:val="none" w:sz="0" w:space="0" w:color="auto"/>
            <w:left w:val="none" w:sz="0" w:space="0" w:color="auto"/>
            <w:bottom w:val="none" w:sz="0" w:space="0" w:color="auto"/>
            <w:right w:val="none" w:sz="0" w:space="0" w:color="auto"/>
          </w:divBdr>
        </w:div>
        <w:div w:id="2010670622">
          <w:marLeft w:val="640"/>
          <w:marRight w:val="0"/>
          <w:marTop w:val="0"/>
          <w:marBottom w:val="0"/>
          <w:divBdr>
            <w:top w:val="none" w:sz="0" w:space="0" w:color="auto"/>
            <w:left w:val="none" w:sz="0" w:space="0" w:color="auto"/>
            <w:bottom w:val="none" w:sz="0" w:space="0" w:color="auto"/>
            <w:right w:val="none" w:sz="0" w:space="0" w:color="auto"/>
          </w:divBdr>
        </w:div>
        <w:div w:id="2065331818">
          <w:marLeft w:val="640"/>
          <w:marRight w:val="0"/>
          <w:marTop w:val="0"/>
          <w:marBottom w:val="0"/>
          <w:divBdr>
            <w:top w:val="none" w:sz="0" w:space="0" w:color="auto"/>
            <w:left w:val="none" w:sz="0" w:space="0" w:color="auto"/>
            <w:bottom w:val="none" w:sz="0" w:space="0" w:color="auto"/>
            <w:right w:val="none" w:sz="0" w:space="0" w:color="auto"/>
          </w:divBdr>
        </w:div>
        <w:div w:id="1842741939">
          <w:marLeft w:val="640"/>
          <w:marRight w:val="0"/>
          <w:marTop w:val="0"/>
          <w:marBottom w:val="0"/>
          <w:divBdr>
            <w:top w:val="none" w:sz="0" w:space="0" w:color="auto"/>
            <w:left w:val="none" w:sz="0" w:space="0" w:color="auto"/>
            <w:bottom w:val="none" w:sz="0" w:space="0" w:color="auto"/>
            <w:right w:val="none" w:sz="0" w:space="0" w:color="auto"/>
          </w:divBdr>
        </w:div>
        <w:div w:id="1502502167">
          <w:marLeft w:val="640"/>
          <w:marRight w:val="0"/>
          <w:marTop w:val="0"/>
          <w:marBottom w:val="0"/>
          <w:divBdr>
            <w:top w:val="none" w:sz="0" w:space="0" w:color="auto"/>
            <w:left w:val="none" w:sz="0" w:space="0" w:color="auto"/>
            <w:bottom w:val="none" w:sz="0" w:space="0" w:color="auto"/>
            <w:right w:val="none" w:sz="0" w:space="0" w:color="auto"/>
          </w:divBdr>
        </w:div>
        <w:div w:id="2098941224">
          <w:marLeft w:val="640"/>
          <w:marRight w:val="0"/>
          <w:marTop w:val="0"/>
          <w:marBottom w:val="0"/>
          <w:divBdr>
            <w:top w:val="none" w:sz="0" w:space="0" w:color="auto"/>
            <w:left w:val="none" w:sz="0" w:space="0" w:color="auto"/>
            <w:bottom w:val="none" w:sz="0" w:space="0" w:color="auto"/>
            <w:right w:val="none" w:sz="0" w:space="0" w:color="auto"/>
          </w:divBdr>
        </w:div>
        <w:div w:id="646670810">
          <w:marLeft w:val="640"/>
          <w:marRight w:val="0"/>
          <w:marTop w:val="0"/>
          <w:marBottom w:val="0"/>
          <w:divBdr>
            <w:top w:val="none" w:sz="0" w:space="0" w:color="auto"/>
            <w:left w:val="none" w:sz="0" w:space="0" w:color="auto"/>
            <w:bottom w:val="none" w:sz="0" w:space="0" w:color="auto"/>
            <w:right w:val="none" w:sz="0" w:space="0" w:color="auto"/>
          </w:divBdr>
        </w:div>
        <w:div w:id="1480343257">
          <w:marLeft w:val="640"/>
          <w:marRight w:val="0"/>
          <w:marTop w:val="0"/>
          <w:marBottom w:val="0"/>
          <w:divBdr>
            <w:top w:val="none" w:sz="0" w:space="0" w:color="auto"/>
            <w:left w:val="none" w:sz="0" w:space="0" w:color="auto"/>
            <w:bottom w:val="none" w:sz="0" w:space="0" w:color="auto"/>
            <w:right w:val="none" w:sz="0" w:space="0" w:color="auto"/>
          </w:divBdr>
        </w:div>
        <w:div w:id="1978677057">
          <w:marLeft w:val="640"/>
          <w:marRight w:val="0"/>
          <w:marTop w:val="0"/>
          <w:marBottom w:val="0"/>
          <w:divBdr>
            <w:top w:val="none" w:sz="0" w:space="0" w:color="auto"/>
            <w:left w:val="none" w:sz="0" w:space="0" w:color="auto"/>
            <w:bottom w:val="none" w:sz="0" w:space="0" w:color="auto"/>
            <w:right w:val="none" w:sz="0" w:space="0" w:color="auto"/>
          </w:divBdr>
        </w:div>
        <w:div w:id="2118089495">
          <w:marLeft w:val="640"/>
          <w:marRight w:val="0"/>
          <w:marTop w:val="0"/>
          <w:marBottom w:val="0"/>
          <w:divBdr>
            <w:top w:val="none" w:sz="0" w:space="0" w:color="auto"/>
            <w:left w:val="none" w:sz="0" w:space="0" w:color="auto"/>
            <w:bottom w:val="none" w:sz="0" w:space="0" w:color="auto"/>
            <w:right w:val="none" w:sz="0" w:space="0" w:color="auto"/>
          </w:divBdr>
        </w:div>
        <w:div w:id="1676883536">
          <w:marLeft w:val="640"/>
          <w:marRight w:val="0"/>
          <w:marTop w:val="0"/>
          <w:marBottom w:val="0"/>
          <w:divBdr>
            <w:top w:val="none" w:sz="0" w:space="0" w:color="auto"/>
            <w:left w:val="none" w:sz="0" w:space="0" w:color="auto"/>
            <w:bottom w:val="none" w:sz="0" w:space="0" w:color="auto"/>
            <w:right w:val="none" w:sz="0" w:space="0" w:color="auto"/>
          </w:divBdr>
        </w:div>
        <w:div w:id="846554103">
          <w:marLeft w:val="640"/>
          <w:marRight w:val="0"/>
          <w:marTop w:val="0"/>
          <w:marBottom w:val="0"/>
          <w:divBdr>
            <w:top w:val="none" w:sz="0" w:space="0" w:color="auto"/>
            <w:left w:val="none" w:sz="0" w:space="0" w:color="auto"/>
            <w:bottom w:val="none" w:sz="0" w:space="0" w:color="auto"/>
            <w:right w:val="none" w:sz="0" w:space="0" w:color="auto"/>
          </w:divBdr>
        </w:div>
        <w:div w:id="1903130157">
          <w:marLeft w:val="640"/>
          <w:marRight w:val="0"/>
          <w:marTop w:val="0"/>
          <w:marBottom w:val="0"/>
          <w:divBdr>
            <w:top w:val="none" w:sz="0" w:space="0" w:color="auto"/>
            <w:left w:val="none" w:sz="0" w:space="0" w:color="auto"/>
            <w:bottom w:val="none" w:sz="0" w:space="0" w:color="auto"/>
            <w:right w:val="none" w:sz="0" w:space="0" w:color="auto"/>
          </w:divBdr>
        </w:div>
        <w:div w:id="1379358957">
          <w:marLeft w:val="640"/>
          <w:marRight w:val="0"/>
          <w:marTop w:val="0"/>
          <w:marBottom w:val="0"/>
          <w:divBdr>
            <w:top w:val="none" w:sz="0" w:space="0" w:color="auto"/>
            <w:left w:val="none" w:sz="0" w:space="0" w:color="auto"/>
            <w:bottom w:val="none" w:sz="0" w:space="0" w:color="auto"/>
            <w:right w:val="none" w:sz="0" w:space="0" w:color="auto"/>
          </w:divBdr>
        </w:div>
        <w:div w:id="306522008">
          <w:marLeft w:val="640"/>
          <w:marRight w:val="0"/>
          <w:marTop w:val="0"/>
          <w:marBottom w:val="0"/>
          <w:divBdr>
            <w:top w:val="none" w:sz="0" w:space="0" w:color="auto"/>
            <w:left w:val="none" w:sz="0" w:space="0" w:color="auto"/>
            <w:bottom w:val="none" w:sz="0" w:space="0" w:color="auto"/>
            <w:right w:val="none" w:sz="0" w:space="0" w:color="auto"/>
          </w:divBdr>
        </w:div>
        <w:div w:id="442572653">
          <w:marLeft w:val="640"/>
          <w:marRight w:val="0"/>
          <w:marTop w:val="0"/>
          <w:marBottom w:val="0"/>
          <w:divBdr>
            <w:top w:val="none" w:sz="0" w:space="0" w:color="auto"/>
            <w:left w:val="none" w:sz="0" w:space="0" w:color="auto"/>
            <w:bottom w:val="none" w:sz="0" w:space="0" w:color="auto"/>
            <w:right w:val="none" w:sz="0" w:space="0" w:color="auto"/>
          </w:divBdr>
        </w:div>
        <w:div w:id="65760003">
          <w:marLeft w:val="640"/>
          <w:marRight w:val="0"/>
          <w:marTop w:val="0"/>
          <w:marBottom w:val="0"/>
          <w:divBdr>
            <w:top w:val="none" w:sz="0" w:space="0" w:color="auto"/>
            <w:left w:val="none" w:sz="0" w:space="0" w:color="auto"/>
            <w:bottom w:val="none" w:sz="0" w:space="0" w:color="auto"/>
            <w:right w:val="none" w:sz="0" w:space="0" w:color="auto"/>
          </w:divBdr>
        </w:div>
        <w:div w:id="303241410">
          <w:marLeft w:val="640"/>
          <w:marRight w:val="0"/>
          <w:marTop w:val="0"/>
          <w:marBottom w:val="0"/>
          <w:divBdr>
            <w:top w:val="none" w:sz="0" w:space="0" w:color="auto"/>
            <w:left w:val="none" w:sz="0" w:space="0" w:color="auto"/>
            <w:bottom w:val="none" w:sz="0" w:space="0" w:color="auto"/>
            <w:right w:val="none" w:sz="0" w:space="0" w:color="auto"/>
          </w:divBdr>
        </w:div>
        <w:div w:id="1586039540">
          <w:marLeft w:val="640"/>
          <w:marRight w:val="0"/>
          <w:marTop w:val="0"/>
          <w:marBottom w:val="0"/>
          <w:divBdr>
            <w:top w:val="none" w:sz="0" w:space="0" w:color="auto"/>
            <w:left w:val="none" w:sz="0" w:space="0" w:color="auto"/>
            <w:bottom w:val="none" w:sz="0" w:space="0" w:color="auto"/>
            <w:right w:val="none" w:sz="0" w:space="0" w:color="auto"/>
          </w:divBdr>
        </w:div>
        <w:div w:id="115566692">
          <w:marLeft w:val="640"/>
          <w:marRight w:val="0"/>
          <w:marTop w:val="0"/>
          <w:marBottom w:val="0"/>
          <w:divBdr>
            <w:top w:val="none" w:sz="0" w:space="0" w:color="auto"/>
            <w:left w:val="none" w:sz="0" w:space="0" w:color="auto"/>
            <w:bottom w:val="none" w:sz="0" w:space="0" w:color="auto"/>
            <w:right w:val="none" w:sz="0" w:space="0" w:color="auto"/>
          </w:divBdr>
        </w:div>
        <w:div w:id="309600451">
          <w:marLeft w:val="640"/>
          <w:marRight w:val="0"/>
          <w:marTop w:val="0"/>
          <w:marBottom w:val="0"/>
          <w:divBdr>
            <w:top w:val="none" w:sz="0" w:space="0" w:color="auto"/>
            <w:left w:val="none" w:sz="0" w:space="0" w:color="auto"/>
            <w:bottom w:val="none" w:sz="0" w:space="0" w:color="auto"/>
            <w:right w:val="none" w:sz="0" w:space="0" w:color="auto"/>
          </w:divBdr>
        </w:div>
        <w:div w:id="1032338756">
          <w:marLeft w:val="640"/>
          <w:marRight w:val="0"/>
          <w:marTop w:val="0"/>
          <w:marBottom w:val="0"/>
          <w:divBdr>
            <w:top w:val="none" w:sz="0" w:space="0" w:color="auto"/>
            <w:left w:val="none" w:sz="0" w:space="0" w:color="auto"/>
            <w:bottom w:val="none" w:sz="0" w:space="0" w:color="auto"/>
            <w:right w:val="none" w:sz="0" w:space="0" w:color="auto"/>
          </w:divBdr>
        </w:div>
        <w:div w:id="853037596">
          <w:marLeft w:val="640"/>
          <w:marRight w:val="0"/>
          <w:marTop w:val="0"/>
          <w:marBottom w:val="0"/>
          <w:divBdr>
            <w:top w:val="none" w:sz="0" w:space="0" w:color="auto"/>
            <w:left w:val="none" w:sz="0" w:space="0" w:color="auto"/>
            <w:bottom w:val="none" w:sz="0" w:space="0" w:color="auto"/>
            <w:right w:val="none" w:sz="0" w:space="0" w:color="auto"/>
          </w:divBdr>
        </w:div>
      </w:divsChild>
    </w:div>
    <w:div w:id="1134450180">
      <w:marLeft w:val="480"/>
      <w:marRight w:val="0"/>
      <w:marTop w:val="0"/>
      <w:marBottom w:val="0"/>
      <w:divBdr>
        <w:top w:val="none" w:sz="0" w:space="0" w:color="auto"/>
        <w:left w:val="none" w:sz="0" w:space="0" w:color="auto"/>
        <w:bottom w:val="none" w:sz="0" w:space="0" w:color="auto"/>
        <w:right w:val="none" w:sz="0" w:space="0" w:color="auto"/>
      </w:divBdr>
    </w:div>
    <w:div w:id="1134523116">
      <w:marLeft w:val="480"/>
      <w:marRight w:val="0"/>
      <w:marTop w:val="0"/>
      <w:marBottom w:val="0"/>
      <w:divBdr>
        <w:top w:val="none" w:sz="0" w:space="0" w:color="auto"/>
        <w:left w:val="none" w:sz="0" w:space="0" w:color="auto"/>
        <w:bottom w:val="none" w:sz="0" w:space="0" w:color="auto"/>
        <w:right w:val="none" w:sz="0" w:space="0" w:color="auto"/>
      </w:divBdr>
    </w:div>
    <w:div w:id="1135221848">
      <w:bodyDiv w:val="1"/>
      <w:marLeft w:val="0"/>
      <w:marRight w:val="0"/>
      <w:marTop w:val="0"/>
      <w:marBottom w:val="0"/>
      <w:divBdr>
        <w:top w:val="none" w:sz="0" w:space="0" w:color="auto"/>
        <w:left w:val="none" w:sz="0" w:space="0" w:color="auto"/>
        <w:bottom w:val="none" w:sz="0" w:space="0" w:color="auto"/>
        <w:right w:val="none" w:sz="0" w:space="0" w:color="auto"/>
      </w:divBdr>
    </w:div>
    <w:div w:id="1135299716">
      <w:marLeft w:val="480"/>
      <w:marRight w:val="0"/>
      <w:marTop w:val="0"/>
      <w:marBottom w:val="0"/>
      <w:divBdr>
        <w:top w:val="none" w:sz="0" w:space="0" w:color="auto"/>
        <w:left w:val="none" w:sz="0" w:space="0" w:color="auto"/>
        <w:bottom w:val="none" w:sz="0" w:space="0" w:color="auto"/>
        <w:right w:val="none" w:sz="0" w:space="0" w:color="auto"/>
      </w:divBdr>
    </w:div>
    <w:div w:id="1137259263">
      <w:marLeft w:val="480"/>
      <w:marRight w:val="0"/>
      <w:marTop w:val="0"/>
      <w:marBottom w:val="0"/>
      <w:divBdr>
        <w:top w:val="none" w:sz="0" w:space="0" w:color="auto"/>
        <w:left w:val="none" w:sz="0" w:space="0" w:color="auto"/>
        <w:bottom w:val="none" w:sz="0" w:space="0" w:color="auto"/>
        <w:right w:val="none" w:sz="0" w:space="0" w:color="auto"/>
      </w:divBdr>
    </w:div>
    <w:div w:id="1138575656">
      <w:bodyDiv w:val="1"/>
      <w:marLeft w:val="0"/>
      <w:marRight w:val="0"/>
      <w:marTop w:val="0"/>
      <w:marBottom w:val="0"/>
      <w:divBdr>
        <w:top w:val="none" w:sz="0" w:space="0" w:color="auto"/>
        <w:left w:val="none" w:sz="0" w:space="0" w:color="auto"/>
        <w:bottom w:val="none" w:sz="0" w:space="0" w:color="auto"/>
        <w:right w:val="none" w:sz="0" w:space="0" w:color="auto"/>
      </w:divBdr>
      <w:divsChild>
        <w:div w:id="608927349">
          <w:marLeft w:val="640"/>
          <w:marRight w:val="0"/>
          <w:marTop w:val="0"/>
          <w:marBottom w:val="0"/>
          <w:divBdr>
            <w:top w:val="none" w:sz="0" w:space="0" w:color="auto"/>
            <w:left w:val="none" w:sz="0" w:space="0" w:color="auto"/>
            <w:bottom w:val="none" w:sz="0" w:space="0" w:color="auto"/>
            <w:right w:val="none" w:sz="0" w:space="0" w:color="auto"/>
          </w:divBdr>
        </w:div>
        <w:div w:id="340545543">
          <w:marLeft w:val="640"/>
          <w:marRight w:val="0"/>
          <w:marTop w:val="0"/>
          <w:marBottom w:val="0"/>
          <w:divBdr>
            <w:top w:val="none" w:sz="0" w:space="0" w:color="auto"/>
            <w:left w:val="none" w:sz="0" w:space="0" w:color="auto"/>
            <w:bottom w:val="none" w:sz="0" w:space="0" w:color="auto"/>
            <w:right w:val="none" w:sz="0" w:space="0" w:color="auto"/>
          </w:divBdr>
        </w:div>
        <w:div w:id="414404962">
          <w:marLeft w:val="640"/>
          <w:marRight w:val="0"/>
          <w:marTop w:val="0"/>
          <w:marBottom w:val="0"/>
          <w:divBdr>
            <w:top w:val="none" w:sz="0" w:space="0" w:color="auto"/>
            <w:left w:val="none" w:sz="0" w:space="0" w:color="auto"/>
            <w:bottom w:val="none" w:sz="0" w:space="0" w:color="auto"/>
            <w:right w:val="none" w:sz="0" w:space="0" w:color="auto"/>
          </w:divBdr>
        </w:div>
        <w:div w:id="783496112">
          <w:marLeft w:val="640"/>
          <w:marRight w:val="0"/>
          <w:marTop w:val="0"/>
          <w:marBottom w:val="0"/>
          <w:divBdr>
            <w:top w:val="none" w:sz="0" w:space="0" w:color="auto"/>
            <w:left w:val="none" w:sz="0" w:space="0" w:color="auto"/>
            <w:bottom w:val="none" w:sz="0" w:space="0" w:color="auto"/>
            <w:right w:val="none" w:sz="0" w:space="0" w:color="auto"/>
          </w:divBdr>
        </w:div>
        <w:div w:id="1520386130">
          <w:marLeft w:val="640"/>
          <w:marRight w:val="0"/>
          <w:marTop w:val="0"/>
          <w:marBottom w:val="0"/>
          <w:divBdr>
            <w:top w:val="none" w:sz="0" w:space="0" w:color="auto"/>
            <w:left w:val="none" w:sz="0" w:space="0" w:color="auto"/>
            <w:bottom w:val="none" w:sz="0" w:space="0" w:color="auto"/>
            <w:right w:val="none" w:sz="0" w:space="0" w:color="auto"/>
          </w:divBdr>
        </w:div>
        <w:div w:id="1711032227">
          <w:marLeft w:val="640"/>
          <w:marRight w:val="0"/>
          <w:marTop w:val="0"/>
          <w:marBottom w:val="0"/>
          <w:divBdr>
            <w:top w:val="none" w:sz="0" w:space="0" w:color="auto"/>
            <w:left w:val="none" w:sz="0" w:space="0" w:color="auto"/>
            <w:bottom w:val="none" w:sz="0" w:space="0" w:color="auto"/>
            <w:right w:val="none" w:sz="0" w:space="0" w:color="auto"/>
          </w:divBdr>
        </w:div>
        <w:div w:id="416906211">
          <w:marLeft w:val="640"/>
          <w:marRight w:val="0"/>
          <w:marTop w:val="0"/>
          <w:marBottom w:val="0"/>
          <w:divBdr>
            <w:top w:val="none" w:sz="0" w:space="0" w:color="auto"/>
            <w:left w:val="none" w:sz="0" w:space="0" w:color="auto"/>
            <w:bottom w:val="none" w:sz="0" w:space="0" w:color="auto"/>
            <w:right w:val="none" w:sz="0" w:space="0" w:color="auto"/>
          </w:divBdr>
        </w:div>
        <w:div w:id="588469346">
          <w:marLeft w:val="640"/>
          <w:marRight w:val="0"/>
          <w:marTop w:val="0"/>
          <w:marBottom w:val="0"/>
          <w:divBdr>
            <w:top w:val="none" w:sz="0" w:space="0" w:color="auto"/>
            <w:left w:val="none" w:sz="0" w:space="0" w:color="auto"/>
            <w:bottom w:val="none" w:sz="0" w:space="0" w:color="auto"/>
            <w:right w:val="none" w:sz="0" w:space="0" w:color="auto"/>
          </w:divBdr>
        </w:div>
        <w:div w:id="1903755718">
          <w:marLeft w:val="640"/>
          <w:marRight w:val="0"/>
          <w:marTop w:val="0"/>
          <w:marBottom w:val="0"/>
          <w:divBdr>
            <w:top w:val="none" w:sz="0" w:space="0" w:color="auto"/>
            <w:left w:val="none" w:sz="0" w:space="0" w:color="auto"/>
            <w:bottom w:val="none" w:sz="0" w:space="0" w:color="auto"/>
            <w:right w:val="none" w:sz="0" w:space="0" w:color="auto"/>
          </w:divBdr>
        </w:div>
        <w:div w:id="553154158">
          <w:marLeft w:val="640"/>
          <w:marRight w:val="0"/>
          <w:marTop w:val="0"/>
          <w:marBottom w:val="0"/>
          <w:divBdr>
            <w:top w:val="none" w:sz="0" w:space="0" w:color="auto"/>
            <w:left w:val="none" w:sz="0" w:space="0" w:color="auto"/>
            <w:bottom w:val="none" w:sz="0" w:space="0" w:color="auto"/>
            <w:right w:val="none" w:sz="0" w:space="0" w:color="auto"/>
          </w:divBdr>
        </w:div>
        <w:div w:id="1141264573">
          <w:marLeft w:val="640"/>
          <w:marRight w:val="0"/>
          <w:marTop w:val="0"/>
          <w:marBottom w:val="0"/>
          <w:divBdr>
            <w:top w:val="none" w:sz="0" w:space="0" w:color="auto"/>
            <w:left w:val="none" w:sz="0" w:space="0" w:color="auto"/>
            <w:bottom w:val="none" w:sz="0" w:space="0" w:color="auto"/>
            <w:right w:val="none" w:sz="0" w:space="0" w:color="auto"/>
          </w:divBdr>
        </w:div>
        <w:div w:id="1963340171">
          <w:marLeft w:val="640"/>
          <w:marRight w:val="0"/>
          <w:marTop w:val="0"/>
          <w:marBottom w:val="0"/>
          <w:divBdr>
            <w:top w:val="none" w:sz="0" w:space="0" w:color="auto"/>
            <w:left w:val="none" w:sz="0" w:space="0" w:color="auto"/>
            <w:bottom w:val="none" w:sz="0" w:space="0" w:color="auto"/>
            <w:right w:val="none" w:sz="0" w:space="0" w:color="auto"/>
          </w:divBdr>
        </w:div>
        <w:div w:id="1589189020">
          <w:marLeft w:val="640"/>
          <w:marRight w:val="0"/>
          <w:marTop w:val="0"/>
          <w:marBottom w:val="0"/>
          <w:divBdr>
            <w:top w:val="none" w:sz="0" w:space="0" w:color="auto"/>
            <w:left w:val="none" w:sz="0" w:space="0" w:color="auto"/>
            <w:bottom w:val="none" w:sz="0" w:space="0" w:color="auto"/>
            <w:right w:val="none" w:sz="0" w:space="0" w:color="auto"/>
          </w:divBdr>
        </w:div>
        <w:div w:id="474840868">
          <w:marLeft w:val="640"/>
          <w:marRight w:val="0"/>
          <w:marTop w:val="0"/>
          <w:marBottom w:val="0"/>
          <w:divBdr>
            <w:top w:val="none" w:sz="0" w:space="0" w:color="auto"/>
            <w:left w:val="none" w:sz="0" w:space="0" w:color="auto"/>
            <w:bottom w:val="none" w:sz="0" w:space="0" w:color="auto"/>
            <w:right w:val="none" w:sz="0" w:space="0" w:color="auto"/>
          </w:divBdr>
        </w:div>
        <w:div w:id="485172293">
          <w:marLeft w:val="640"/>
          <w:marRight w:val="0"/>
          <w:marTop w:val="0"/>
          <w:marBottom w:val="0"/>
          <w:divBdr>
            <w:top w:val="none" w:sz="0" w:space="0" w:color="auto"/>
            <w:left w:val="none" w:sz="0" w:space="0" w:color="auto"/>
            <w:bottom w:val="none" w:sz="0" w:space="0" w:color="auto"/>
            <w:right w:val="none" w:sz="0" w:space="0" w:color="auto"/>
          </w:divBdr>
        </w:div>
        <w:div w:id="88165775">
          <w:marLeft w:val="640"/>
          <w:marRight w:val="0"/>
          <w:marTop w:val="0"/>
          <w:marBottom w:val="0"/>
          <w:divBdr>
            <w:top w:val="none" w:sz="0" w:space="0" w:color="auto"/>
            <w:left w:val="none" w:sz="0" w:space="0" w:color="auto"/>
            <w:bottom w:val="none" w:sz="0" w:space="0" w:color="auto"/>
            <w:right w:val="none" w:sz="0" w:space="0" w:color="auto"/>
          </w:divBdr>
        </w:div>
        <w:div w:id="1423722330">
          <w:marLeft w:val="640"/>
          <w:marRight w:val="0"/>
          <w:marTop w:val="0"/>
          <w:marBottom w:val="0"/>
          <w:divBdr>
            <w:top w:val="none" w:sz="0" w:space="0" w:color="auto"/>
            <w:left w:val="none" w:sz="0" w:space="0" w:color="auto"/>
            <w:bottom w:val="none" w:sz="0" w:space="0" w:color="auto"/>
            <w:right w:val="none" w:sz="0" w:space="0" w:color="auto"/>
          </w:divBdr>
        </w:div>
        <w:div w:id="163479138">
          <w:marLeft w:val="640"/>
          <w:marRight w:val="0"/>
          <w:marTop w:val="0"/>
          <w:marBottom w:val="0"/>
          <w:divBdr>
            <w:top w:val="none" w:sz="0" w:space="0" w:color="auto"/>
            <w:left w:val="none" w:sz="0" w:space="0" w:color="auto"/>
            <w:bottom w:val="none" w:sz="0" w:space="0" w:color="auto"/>
            <w:right w:val="none" w:sz="0" w:space="0" w:color="auto"/>
          </w:divBdr>
        </w:div>
        <w:div w:id="79911817">
          <w:marLeft w:val="640"/>
          <w:marRight w:val="0"/>
          <w:marTop w:val="0"/>
          <w:marBottom w:val="0"/>
          <w:divBdr>
            <w:top w:val="none" w:sz="0" w:space="0" w:color="auto"/>
            <w:left w:val="none" w:sz="0" w:space="0" w:color="auto"/>
            <w:bottom w:val="none" w:sz="0" w:space="0" w:color="auto"/>
            <w:right w:val="none" w:sz="0" w:space="0" w:color="auto"/>
          </w:divBdr>
        </w:div>
        <w:div w:id="59066043">
          <w:marLeft w:val="640"/>
          <w:marRight w:val="0"/>
          <w:marTop w:val="0"/>
          <w:marBottom w:val="0"/>
          <w:divBdr>
            <w:top w:val="none" w:sz="0" w:space="0" w:color="auto"/>
            <w:left w:val="none" w:sz="0" w:space="0" w:color="auto"/>
            <w:bottom w:val="none" w:sz="0" w:space="0" w:color="auto"/>
            <w:right w:val="none" w:sz="0" w:space="0" w:color="auto"/>
          </w:divBdr>
        </w:div>
        <w:div w:id="603416666">
          <w:marLeft w:val="640"/>
          <w:marRight w:val="0"/>
          <w:marTop w:val="0"/>
          <w:marBottom w:val="0"/>
          <w:divBdr>
            <w:top w:val="none" w:sz="0" w:space="0" w:color="auto"/>
            <w:left w:val="none" w:sz="0" w:space="0" w:color="auto"/>
            <w:bottom w:val="none" w:sz="0" w:space="0" w:color="auto"/>
            <w:right w:val="none" w:sz="0" w:space="0" w:color="auto"/>
          </w:divBdr>
        </w:div>
        <w:div w:id="786506424">
          <w:marLeft w:val="640"/>
          <w:marRight w:val="0"/>
          <w:marTop w:val="0"/>
          <w:marBottom w:val="0"/>
          <w:divBdr>
            <w:top w:val="none" w:sz="0" w:space="0" w:color="auto"/>
            <w:left w:val="none" w:sz="0" w:space="0" w:color="auto"/>
            <w:bottom w:val="none" w:sz="0" w:space="0" w:color="auto"/>
            <w:right w:val="none" w:sz="0" w:space="0" w:color="auto"/>
          </w:divBdr>
        </w:div>
        <w:div w:id="1154489368">
          <w:marLeft w:val="640"/>
          <w:marRight w:val="0"/>
          <w:marTop w:val="0"/>
          <w:marBottom w:val="0"/>
          <w:divBdr>
            <w:top w:val="none" w:sz="0" w:space="0" w:color="auto"/>
            <w:left w:val="none" w:sz="0" w:space="0" w:color="auto"/>
            <w:bottom w:val="none" w:sz="0" w:space="0" w:color="auto"/>
            <w:right w:val="none" w:sz="0" w:space="0" w:color="auto"/>
          </w:divBdr>
        </w:div>
        <w:div w:id="901062955">
          <w:marLeft w:val="640"/>
          <w:marRight w:val="0"/>
          <w:marTop w:val="0"/>
          <w:marBottom w:val="0"/>
          <w:divBdr>
            <w:top w:val="none" w:sz="0" w:space="0" w:color="auto"/>
            <w:left w:val="none" w:sz="0" w:space="0" w:color="auto"/>
            <w:bottom w:val="none" w:sz="0" w:space="0" w:color="auto"/>
            <w:right w:val="none" w:sz="0" w:space="0" w:color="auto"/>
          </w:divBdr>
        </w:div>
        <w:div w:id="91975997">
          <w:marLeft w:val="640"/>
          <w:marRight w:val="0"/>
          <w:marTop w:val="0"/>
          <w:marBottom w:val="0"/>
          <w:divBdr>
            <w:top w:val="none" w:sz="0" w:space="0" w:color="auto"/>
            <w:left w:val="none" w:sz="0" w:space="0" w:color="auto"/>
            <w:bottom w:val="none" w:sz="0" w:space="0" w:color="auto"/>
            <w:right w:val="none" w:sz="0" w:space="0" w:color="auto"/>
          </w:divBdr>
        </w:div>
        <w:div w:id="851070993">
          <w:marLeft w:val="640"/>
          <w:marRight w:val="0"/>
          <w:marTop w:val="0"/>
          <w:marBottom w:val="0"/>
          <w:divBdr>
            <w:top w:val="none" w:sz="0" w:space="0" w:color="auto"/>
            <w:left w:val="none" w:sz="0" w:space="0" w:color="auto"/>
            <w:bottom w:val="none" w:sz="0" w:space="0" w:color="auto"/>
            <w:right w:val="none" w:sz="0" w:space="0" w:color="auto"/>
          </w:divBdr>
        </w:div>
        <w:div w:id="198788767">
          <w:marLeft w:val="640"/>
          <w:marRight w:val="0"/>
          <w:marTop w:val="0"/>
          <w:marBottom w:val="0"/>
          <w:divBdr>
            <w:top w:val="none" w:sz="0" w:space="0" w:color="auto"/>
            <w:left w:val="none" w:sz="0" w:space="0" w:color="auto"/>
            <w:bottom w:val="none" w:sz="0" w:space="0" w:color="auto"/>
            <w:right w:val="none" w:sz="0" w:space="0" w:color="auto"/>
          </w:divBdr>
        </w:div>
        <w:div w:id="580868446">
          <w:marLeft w:val="640"/>
          <w:marRight w:val="0"/>
          <w:marTop w:val="0"/>
          <w:marBottom w:val="0"/>
          <w:divBdr>
            <w:top w:val="none" w:sz="0" w:space="0" w:color="auto"/>
            <w:left w:val="none" w:sz="0" w:space="0" w:color="auto"/>
            <w:bottom w:val="none" w:sz="0" w:space="0" w:color="auto"/>
            <w:right w:val="none" w:sz="0" w:space="0" w:color="auto"/>
          </w:divBdr>
        </w:div>
        <w:div w:id="1438677588">
          <w:marLeft w:val="640"/>
          <w:marRight w:val="0"/>
          <w:marTop w:val="0"/>
          <w:marBottom w:val="0"/>
          <w:divBdr>
            <w:top w:val="none" w:sz="0" w:space="0" w:color="auto"/>
            <w:left w:val="none" w:sz="0" w:space="0" w:color="auto"/>
            <w:bottom w:val="none" w:sz="0" w:space="0" w:color="auto"/>
            <w:right w:val="none" w:sz="0" w:space="0" w:color="auto"/>
          </w:divBdr>
        </w:div>
        <w:div w:id="385883094">
          <w:marLeft w:val="640"/>
          <w:marRight w:val="0"/>
          <w:marTop w:val="0"/>
          <w:marBottom w:val="0"/>
          <w:divBdr>
            <w:top w:val="none" w:sz="0" w:space="0" w:color="auto"/>
            <w:left w:val="none" w:sz="0" w:space="0" w:color="auto"/>
            <w:bottom w:val="none" w:sz="0" w:space="0" w:color="auto"/>
            <w:right w:val="none" w:sz="0" w:space="0" w:color="auto"/>
          </w:divBdr>
        </w:div>
        <w:div w:id="1151366320">
          <w:marLeft w:val="640"/>
          <w:marRight w:val="0"/>
          <w:marTop w:val="0"/>
          <w:marBottom w:val="0"/>
          <w:divBdr>
            <w:top w:val="none" w:sz="0" w:space="0" w:color="auto"/>
            <w:left w:val="none" w:sz="0" w:space="0" w:color="auto"/>
            <w:bottom w:val="none" w:sz="0" w:space="0" w:color="auto"/>
            <w:right w:val="none" w:sz="0" w:space="0" w:color="auto"/>
          </w:divBdr>
        </w:div>
        <w:div w:id="1885100083">
          <w:marLeft w:val="640"/>
          <w:marRight w:val="0"/>
          <w:marTop w:val="0"/>
          <w:marBottom w:val="0"/>
          <w:divBdr>
            <w:top w:val="none" w:sz="0" w:space="0" w:color="auto"/>
            <w:left w:val="none" w:sz="0" w:space="0" w:color="auto"/>
            <w:bottom w:val="none" w:sz="0" w:space="0" w:color="auto"/>
            <w:right w:val="none" w:sz="0" w:space="0" w:color="auto"/>
          </w:divBdr>
        </w:div>
        <w:div w:id="2024503541">
          <w:marLeft w:val="640"/>
          <w:marRight w:val="0"/>
          <w:marTop w:val="0"/>
          <w:marBottom w:val="0"/>
          <w:divBdr>
            <w:top w:val="none" w:sz="0" w:space="0" w:color="auto"/>
            <w:left w:val="none" w:sz="0" w:space="0" w:color="auto"/>
            <w:bottom w:val="none" w:sz="0" w:space="0" w:color="auto"/>
            <w:right w:val="none" w:sz="0" w:space="0" w:color="auto"/>
          </w:divBdr>
        </w:div>
        <w:div w:id="1016273860">
          <w:marLeft w:val="640"/>
          <w:marRight w:val="0"/>
          <w:marTop w:val="0"/>
          <w:marBottom w:val="0"/>
          <w:divBdr>
            <w:top w:val="none" w:sz="0" w:space="0" w:color="auto"/>
            <w:left w:val="none" w:sz="0" w:space="0" w:color="auto"/>
            <w:bottom w:val="none" w:sz="0" w:space="0" w:color="auto"/>
            <w:right w:val="none" w:sz="0" w:space="0" w:color="auto"/>
          </w:divBdr>
        </w:div>
        <w:div w:id="1945334275">
          <w:marLeft w:val="640"/>
          <w:marRight w:val="0"/>
          <w:marTop w:val="0"/>
          <w:marBottom w:val="0"/>
          <w:divBdr>
            <w:top w:val="none" w:sz="0" w:space="0" w:color="auto"/>
            <w:left w:val="none" w:sz="0" w:space="0" w:color="auto"/>
            <w:bottom w:val="none" w:sz="0" w:space="0" w:color="auto"/>
            <w:right w:val="none" w:sz="0" w:space="0" w:color="auto"/>
          </w:divBdr>
        </w:div>
        <w:div w:id="787429852">
          <w:marLeft w:val="640"/>
          <w:marRight w:val="0"/>
          <w:marTop w:val="0"/>
          <w:marBottom w:val="0"/>
          <w:divBdr>
            <w:top w:val="none" w:sz="0" w:space="0" w:color="auto"/>
            <w:left w:val="none" w:sz="0" w:space="0" w:color="auto"/>
            <w:bottom w:val="none" w:sz="0" w:space="0" w:color="auto"/>
            <w:right w:val="none" w:sz="0" w:space="0" w:color="auto"/>
          </w:divBdr>
        </w:div>
        <w:div w:id="354114884">
          <w:marLeft w:val="640"/>
          <w:marRight w:val="0"/>
          <w:marTop w:val="0"/>
          <w:marBottom w:val="0"/>
          <w:divBdr>
            <w:top w:val="none" w:sz="0" w:space="0" w:color="auto"/>
            <w:left w:val="none" w:sz="0" w:space="0" w:color="auto"/>
            <w:bottom w:val="none" w:sz="0" w:space="0" w:color="auto"/>
            <w:right w:val="none" w:sz="0" w:space="0" w:color="auto"/>
          </w:divBdr>
        </w:div>
        <w:div w:id="861437726">
          <w:marLeft w:val="640"/>
          <w:marRight w:val="0"/>
          <w:marTop w:val="0"/>
          <w:marBottom w:val="0"/>
          <w:divBdr>
            <w:top w:val="none" w:sz="0" w:space="0" w:color="auto"/>
            <w:left w:val="none" w:sz="0" w:space="0" w:color="auto"/>
            <w:bottom w:val="none" w:sz="0" w:space="0" w:color="auto"/>
            <w:right w:val="none" w:sz="0" w:space="0" w:color="auto"/>
          </w:divBdr>
        </w:div>
        <w:div w:id="141117418">
          <w:marLeft w:val="640"/>
          <w:marRight w:val="0"/>
          <w:marTop w:val="0"/>
          <w:marBottom w:val="0"/>
          <w:divBdr>
            <w:top w:val="none" w:sz="0" w:space="0" w:color="auto"/>
            <w:left w:val="none" w:sz="0" w:space="0" w:color="auto"/>
            <w:bottom w:val="none" w:sz="0" w:space="0" w:color="auto"/>
            <w:right w:val="none" w:sz="0" w:space="0" w:color="auto"/>
          </w:divBdr>
        </w:div>
        <w:div w:id="755708427">
          <w:marLeft w:val="640"/>
          <w:marRight w:val="0"/>
          <w:marTop w:val="0"/>
          <w:marBottom w:val="0"/>
          <w:divBdr>
            <w:top w:val="none" w:sz="0" w:space="0" w:color="auto"/>
            <w:left w:val="none" w:sz="0" w:space="0" w:color="auto"/>
            <w:bottom w:val="none" w:sz="0" w:space="0" w:color="auto"/>
            <w:right w:val="none" w:sz="0" w:space="0" w:color="auto"/>
          </w:divBdr>
        </w:div>
        <w:div w:id="377121923">
          <w:marLeft w:val="640"/>
          <w:marRight w:val="0"/>
          <w:marTop w:val="0"/>
          <w:marBottom w:val="0"/>
          <w:divBdr>
            <w:top w:val="none" w:sz="0" w:space="0" w:color="auto"/>
            <w:left w:val="none" w:sz="0" w:space="0" w:color="auto"/>
            <w:bottom w:val="none" w:sz="0" w:space="0" w:color="auto"/>
            <w:right w:val="none" w:sz="0" w:space="0" w:color="auto"/>
          </w:divBdr>
        </w:div>
        <w:div w:id="524175602">
          <w:marLeft w:val="640"/>
          <w:marRight w:val="0"/>
          <w:marTop w:val="0"/>
          <w:marBottom w:val="0"/>
          <w:divBdr>
            <w:top w:val="none" w:sz="0" w:space="0" w:color="auto"/>
            <w:left w:val="none" w:sz="0" w:space="0" w:color="auto"/>
            <w:bottom w:val="none" w:sz="0" w:space="0" w:color="auto"/>
            <w:right w:val="none" w:sz="0" w:space="0" w:color="auto"/>
          </w:divBdr>
        </w:div>
        <w:div w:id="139348065">
          <w:marLeft w:val="640"/>
          <w:marRight w:val="0"/>
          <w:marTop w:val="0"/>
          <w:marBottom w:val="0"/>
          <w:divBdr>
            <w:top w:val="none" w:sz="0" w:space="0" w:color="auto"/>
            <w:left w:val="none" w:sz="0" w:space="0" w:color="auto"/>
            <w:bottom w:val="none" w:sz="0" w:space="0" w:color="auto"/>
            <w:right w:val="none" w:sz="0" w:space="0" w:color="auto"/>
          </w:divBdr>
        </w:div>
        <w:div w:id="1333681608">
          <w:marLeft w:val="640"/>
          <w:marRight w:val="0"/>
          <w:marTop w:val="0"/>
          <w:marBottom w:val="0"/>
          <w:divBdr>
            <w:top w:val="none" w:sz="0" w:space="0" w:color="auto"/>
            <w:left w:val="none" w:sz="0" w:space="0" w:color="auto"/>
            <w:bottom w:val="none" w:sz="0" w:space="0" w:color="auto"/>
            <w:right w:val="none" w:sz="0" w:space="0" w:color="auto"/>
          </w:divBdr>
        </w:div>
        <w:div w:id="954094863">
          <w:marLeft w:val="640"/>
          <w:marRight w:val="0"/>
          <w:marTop w:val="0"/>
          <w:marBottom w:val="0"/>
          <w:divBdr>
            <w:top w:val="none" w:sz="0" w:space="0" w:color="auto"/>
            <w:left w:val="none" w:sz="0" w:space="0" w:color="auto"/>
            <w:bottom w:val="none" w:sz="0" w:space="0" w:color="auto"/>
            <w:right w:val="none" w:sz="0" w:space="0" w:color="auto"/>
          </w:divBdr>
        </w:div>
        <w:div w:id="466582463">
          <w:marLeft w:val="640"/>
          <w:marRight w:val="0"/>
          <w:marTop w:val="0"/>
          <w:marBottom w:val="0"/>
          <w:divBdr>
            <w:top w:val="none" w:sz="0" w:space="0" w:color="auto"/>
            <w:left w:val="none" w:sz="0" w:space="0" w:color="auto"/>
            <w:bottom w:val="none" w:sz="0" w:space="0" w:color="auto"/>
            <w:right w:val="none" w:sz="0" w:space="0" w:color="auto"/>
          </w:divBdr>
        </w:div>
        <w:div w:id="599916988">
          <w:marLeft w:val="640"/>
          <w:marRight w:val="0"/>
          <w:marTop w:val="0"/>
          <w:marBottom w:val="0"/>
          <w:divBdr>
            <w:top w:val="none" w:sz="0" w:space="0" w:color="auto"/>
            <w:left w:val="none" w:sz="0" w:space="0" w:color="auto"/>
            <w:bottom w:val="none" w:sz="0" w:space="0" w:color="auto"/>
            <w:right w:val="none" w:sz="0" w:space="0" w:color="auto"/>
          </w:divBdr>
        </w:div>
        <w:div w:id="2044552412">
          <w:marLeft w:val="640"/>
          <w:marRight w:val="0"/>
          <w:marTop w:val="0"/>
          <w:marBottom w:val="0"/>
          <w:divBdr>
            <w:top w:val="none" w:sz="0" w:space="0" w:color="auto"/>
            <w:left w:val="none" w:sz="0" w:space="0" w:color="auto"/>
            <w:bottom w:val="none" w:sz="0" w:space="0" w:color="auto"/>
            <w:right w:val="none" w:sz="0" w:space="0" w:color="auto"/>
          </w:divBdr>
        </w:div>
        <w:div w:id="163937909">
          <w:marLeft w:val="640"/>
          <w:marRight w:val="0"/>
          <w:marTop w:val="0"/>
          <w:marBottom w:val="0"/>
          <w:divBdr>
            <w:top w:val="none" w:sz="0" w:space="0" w:color="auto"/>
            <w:left w:val="none" w:sz="0" w:space="0" w:color="auto"/>
            <w:bottom w:val="none" w:sz="0" w:space="0" w:color="auto"/>
            <w:right w:val="none" w:sz="0" w:space="0" w:color="auto"/>
          </w:divBdr>
        </w:div>
        <w:div w:id="1957366562">
          <w:marLeft w:val="640"/>
          <w:marRight w:val="0"/>
          <w:marTop w:val="0"/>
          <w:marBottom w:val="0"/>
          <w:divBdr>
            <w:top w:val="none" w:sz="0" w:space="0" w:color="auto"/>
            <w:left w:val="none" w:sz="0" w:space="0" w:color="auto"/>
            <w:bottom w:val="none" w:sz="0" w:space="0" w:color="auto"/>
            <w:right w:val="none" w:sz="0" w:space="0" w:color="auto"/>
          </w:divBdr>
        </w:div>
        <w:div w:id="491524465">
          <w:marLeft w:val="640"/>
          <w:marRight w:val="0"/>
          <w:marTop w:val="0"/>
          <w:marBottom w:val="0"/>
          <w:divBdr>
            <w:top w:val="none" w:sz="0" w:space="0" w:color="auto"/>
            <w:left w:val="none" w:sz="0" w:space="0" w:color="auto"/>
            <w:bottom w:val="none" w:sz="0" w:space="0" w:color="auto"/>
            <w:right w:val="none" w:sz="0" w:space="0" w:color="auto"/>
          </w:divBdr>
        </w:div>
      </w:divsChild>
    </w:div>
    <w:div w:id="1139957071">
      <w:marLeft w:val="480"/>
      <w:marRight w:val="0"/>
      <w:marTop w:val="0"/>
      <w:marBottom w:val="0"/>
      <w:divBdr>
        <w:top w:val="none" w:sz="0" w:space="0" w:color="auto"/>
        <w:left w:val="none" w:sz="0" w:space="0" w:color="auto"/>
        <w:bottom w:val="none" w:sz="0" w:space="0" w:color="auto"/>
        <w:right w:val="none" w:sz="0" w:space="0" w:color="auto"/>
      </w:divBdr>
    </w:div>
    <w:div w:id="1140077337">
      <w:marLeft w:val="640"/>
      <w:marRight w:val="0"/>
      <w:marTop w:val="0"/>
      <w:marBottom w:val="0"/>
      <w:divBdr>
        <w:top w:val="none" w:sz="0" w:space="0" w:color="auto"/>
        <w:left w:val="none" w:sz="0" w:space="0" w:color="auto"/>
        <w:bottom w:val="none" w:sz="0" w:space="0" w:color="auto"/>
        <w:right w:val="none" w:sz="0" w:space="0" w:color="auto"/>
      </w:divBdr>
    </w:div>
    <w:div w:id="1140419348">
      <w:marLeft w:val="480"/>
      <w:marRight w:val="0"/>
      <w:marTop w:val="0"/>
      <w:marBottom w:val="0"/>
      <w:divBdr>
        <w:top w:val="none" w:sz="0" w:space="0" w:color="auto"/>
        <w:left w:val="none" w:sz="0" w:space="0" w:color="auto"/>
        <w:bottom w:val="none" w:sz="0" w:space="0" w:color="auto"/>
        <w:right w:val="none" w:sz="0" w:space="0" w:color="auto"/>
      </w:divBdr>
    </w:div>
    <w:div w:id="1140803766">
      <w:bodyDiv w:val="1"/>
      <w:marLeft w:val="0"/>
      <w:marRight w:val="0"/>
      <w:marTop w:val="0"/>
      <w:marBottom w:val="0"/>
      <w:divBdr>
        <w:top w:val="none" w:sz="0" w:space="0" w:color="auto"/>
        <w:left w:val="none" w:sz="0" w:space="0" w:color="auto"/>
        <w:bottom w:val="none" w:sz="0" w:space="0" w:color="auto"/>
        <w:right w:val="none" w:sz="0" w:space="0" w:color="auto"/>
      </w:divBdr>
    </w:div>
    <w:div w:id="1144813197">
      <w:marLeft w:val="480"/>
      <w:marRight w:val="0"/>
      <w:marTop w:val="0"/>
      <w:marBottom w:val="0"/>
      <w:divBdr>
        <w:top w:val="none" w:sz="0" w:space="0" w:color="auto"/>
        <w:left w:val="none" w:sz="0" w:space="0" w:color="auto"/>
        <w:bottom w:val="none" w:sz="0" w:space="0" w:color="auto"/>
        <w:right w:val="none" w:sz="0" w:space="0" w:color="auto"/>
      </w:divBdr>
    </w:div>
    <w:div w:id="1146976310">
      <w:marLeft w:val="480"/>
      <w:marRight w:val="0"/>
      <w:marTop w:val="0"/>
      <w:marBottom w:val="0"/>
      <w:divBdr>
        <w:top w:val="none" w:sz="0" w:space="0" w:color="auto"/>
        <w:left w:val="none" w:sz="0" w:space="0" w:color="auto"/>
        <w:bottom w:val="none" w:sz="0" w:space="0" w:color="auto"/>
        <w:right w:val="none" w:sz="0" w:space="0" w:color="auto"/>
      </w:divBdr>
    </w:div>
    <w:div w:id="1148404150">
      <w:marLeft w:val="480"/>
      <w:marRight w:val="0"/>
      <w:marTop w:val="0"/>
      <w:marBottom w:val="0"/>
      <w:divBdr>
        <w:top w:val="none" w:sz="0" w:space="0" w:color="auto"/>
        <w:left w:val="none" w:sz="0" w:space="0" w:color="auto"/>
        <w:bottom w:val="none" w:sz="0" w:space="0" w:color="auto"/>
        <w:right w:val="none" w:sz="0" w:space="0" w:color="auto"/>
      </w:divBdr>
    </w:div>
    <w:div w:id="1150245943">
      <w:marLeft w:val="480"/>
      <w:marRight w:val="0"/>
      <w:marTop w:val="0"/>
      <w:marBottom w:val="0"/>
      <w:divBdr>
        <w:top w:val="none" w:sz="0" w:space="0" w:color="auto"/>
        <w:left w:val="none" w:sz="0" w:space="0" w:color="auto"/>
        <w:bottom w:val="none" w:sz="0" w:space="0" w:color="auto"/>
        <w:right w:val="none" w:sz="0" w:space="0" w:color="auto"/>
      </w:divBdr>
    </w:div>
    <w:div w:id="1151093065">
      <w:bodyDiv w:val="1"/>
      <w:marLeft w:val="0"/>
      <w:marRight w:val="0"/>
      <w:marTop w:val="0"/>
      <w:marBottom w:val="0"/>
      <w:divBdr>
        <w:top w:val="none" w:sz="0" w:space="0" w:color="auto"/>
        <w:left w:val="none" w:sz="0" w:space="0" w:color="auto"/>
        <w:bottom w:val="none" w:sz="0" w:space="0" w:color="auto"/>
        <w:right w:val="none" w:sz="0" w:space="0" w:color="auto"/>
      </w:divBdr>
      <w:divsChild>
        <w:div w:id="20668395">
          <w:marLeft w:val="480"/>
          <w:marRight w:val="0"/>
          <w:marTop w:val="0"/>
          <w:marBottom w:val="0"/>
          <w:divBdr>
            <w:top w:val="none" w:sz="0" w:space="0" w:color="auto"/>
            <w:left w:val="none" w:sz="0" w:space="0" w:color="auto"/>
            <w:bottom w:val="none" w:sz="0" w:space="0" w:color="auto"/>
            <w:right w:val="none" w:sz="0" w:space="0" w:color="auto"/>
          </w:divBdr>
        </w:div>
        <w:div w:id="36973870">
          <w:marLeft w:val="480"/>
          <w:marRight w:val="0"/>
          <w:marTop w:val="0"/>
          <w:marBottom w:val="0"/>
          <w:divBdr>
            <w:top w:val="none" w:sz="0" w:space="0" w:color="auto"/>
            <w:left w:val="none" w:sz="0" w:space="0" w:color="auto"/>
            <w:bottom w:val="none" w:sz="0" w:space="0" w:color="auto"/>
            <w:right w:val="none" w:sz="0" w:space="0" w:color="auto"/>
          </w:divBdr>
        </w:div>
        <w:div w:id="71856149">
          <w:marLeft w:val="480"/>
          <w:marRight w:val="0"/>
          <w:marTop w:val="0"/>
          <w:marBottom w:val="0"/>
          <w:divBdr>
            <w:top w:val="none" w:sz="0" w:space="0" w:color="auto"/>
            <w:left w:val="none" w:sz="0" w:space="0" w:color="auto"/>
            <w:bottom w:val="none" w:sz="0" w:space="0" w:color="auto"/>
            <w:right w:val="none" w:sz="0" w:space="0" w:color="auto"/>
          </w:divBdr>
        </w:div>
        <w:div w:id="76249990">
          <w:marLeft w:val="480"/>
          <w:marRight w:val="0"/>
          <w:marTop w:val="0"/>
          <w:marBottom w:val="0"/>
          <w:divBdr>
            <w:top w:val="none" w:sz="0" w:space="0" w:color="auto"/>
            <w:left w:val="none" w:sz="0" w:space="0" w:color="auto"/>
            <w:bottom w:val="none" w:sz="0" w:space="0" w:color="auto"/>
            <w:right w:val="none" w:sz="0" w:space="0" w:color="auto"/>
          </w:divBdr>
        </w:div>
        <w:div w:id="117336894">
          <w:marLeft w:val="480"/>
          <w:marRight w:val="0"/>
          <w:marTop w:val="0"/>
          <w:marBottom w:val="0"/>
          <w:divBdr>
            <w:top w:val="none" w:sz="0" w:space="0" w:color="auto"/>
            <w:left w:val="none" w:sz="0" w:space="0" w:color="auto"/>
            <w:bottom w:val="none" w:sz="0" w:space="0" w:color="auto"/>
            <w:right w:val="none" w:sz="0" w:space="0" w:color="auto"/>
          </w:divBdr>
        </w:div>
        <w:div w:id="141193279">
          <w:marLeft w:val="480"/>
          <w:marRight w:val="0"/>
          <w:marTop w:val="0"/>
          <w:marBottom w:val="0"/>
          <w:divBdr>
            <w:top w:val="none" w:sz="0" w:space="0" w:color="auto"/>
            <w:left w:val="none" w:sz="0" w:space="0" w:color="auto"/>
            <w:bottom w:val="none" w:sz="0" w:space="0" w:color="auto"/>
            <w:right w:val="none" w:sz="0" w:space="0" w:color="auto"/>
          </w:divBdr>
        </w:div>
        <w:div w:id="255291004">
          <w:marLeft w:val="480"/>
          <w:marRight w:val="0"/>
          <w:marTop w:val="0"/>
          <w:marBottom w:val="0"/>
          <w:divBdr>
            <w:top w:val="none" w:sz="0" w:space="0" w:color="auto"/>
            <w:left w:val="none" w:sz="0" w:space="0" w:color="auto"/>
            <w:bottom w:val="none" w:sz="0" w:space="0" w:color="auto"/>
            <w:right w:val="none" w:sz="0" w:space="0" w:color="auto"/>
          </w:divBdr>
        </w:div>
        <w:div w:id="315231933">
          <w:marLeft w:val="480"/>
          <w:marRight w:val="0"/>
          <w:marTop w:val="0"/>
          <w:marBottom w:val="0"/>
          <w:divBdr>
            <w:top w:val="none" w:sz="0" w:space="0" w:color="auto"/>
            <w:left w:val="none" w:sz="0" w:space="0" w:color="auto"/>
            <w:bottom w:val="none" w:sz="0" w:space="0" w:color="auto"/>
            <w:right w:val="none" w:sz="0" w:space="0" w:color="auto"/>
          </w:divBdr>
        </w:div>
        <w:div w:id="393969155">
          <w:marLeft w:val="480"/>
          <w:marRight w:val="0"/>
          <w:marTop w:val="0"/>
          <w:marBottom w:val="0"/>
          <w:divBdr>
            <w:top w:val="none" w:sz="0" w:space="0" w:color="auto"/>
            <w:left w:val="none" w:sz="0" w:space="0" w:color="auto"/>
            <w:bottom w:val="none" w:sz="0" w:space="0" w:color="auto"/>
            <w:right w:val="none" w:sz="0" w:space="0" w:color="auto"/>
          </w:divBdr>
        </w:div>
        <w:div w:id="412164266">
          <w:marLeft w:val="480"/>
          <w:marRight w:val="0"/>
          <w:marTop w:val="0"/>
          <w:marBottom w:val="0"/>
          <w:divBdr>
            <w:top w:val="none" w:sz="0" w:space="0" w:color="auto"/>
            <w:left w:val="none" w:sz="0" w:space="0" w:color="auto"/>
            <w:bottom w:val="none" w:sz="0" w:space="0" w:color="auto"/>
            <w:right w:val="none" w:sz="0" w:space="0" w:color="auto"/>
          </w:divBdr>
        </w:div>
        <w:div w:id="451364513">
          <w:marLeft w:val="480"/>
          <w:marRight w:val="0"/>
          <w:marTop w:val="0"/>
          <w:marBottom w:val="0"/>
          <w:divBdr>
            <w:top w:val="none" w:sz="0" w:space="0" w:color="auto"/>
            <w:left w:val="none" w:sz="0" w:space="0" w:color="auto"/>
            <w:bottom w:val="none" w:sz="0" w:space="0" w:color="auto"/>
            <w:right w:val="none" w:sz="0" w:space="0" w:color="auto"/>
          </w:divBdr>
        </w:div>
        <w:div w:id="484320351">
          <w:marLeft w:val="480"/>
          <w:marRight w:val="0"/>
          <w:marTop w:val="0"/>
          <w:marBottom w:val="0"/>
          <w:divBdr>
            <w:top w:val="none" w:sz="0" w:space="0" w:color="auto"/>
            <w:left w:val="none" w:sz="0" w:space="0" w:color="auto"/>
            <w:bottom w:val="none" w:sz="0" w:space="0" w:color="auto"/>
            <w:right w:val="none" w:sz="0" w:space="0" w:color="auto"/>
          </w:divBdr>
        </w:div>
        <w:div w:id="637953495">
          <w:marLeft w:val="480"/>
          <w:marRight w:val="0"/>
          <w:marTop w:val="0"/>
          <w:marBottom w:val="0"/>
          <w:divBdr>
            <w:top w:val="none" w:sz="0" w:space="0" w:color="auto"/>
            <w:left w:val="none" w:sz="0" w:space="0" w:color="auto"/>
            <w:bottom w:val="none" w:sz="0" w:space="0" w:color="auto"/>
            <w:right w:val="none" w:sz="0" w:space="0" w:color="auto"/>
          </w:divBdr>
        </w:div>
        <w:div w:id="683366715">
          <w:marLeft w:val="480"/>
          <w:marRight w:val="0"/>
          <w:marTop w:val="0"/>
          <w:marBottom w:val="0"/>
          <w:divBdr>
            <w:top w:val="none" w:sz="0" w:space="0" w:color="auto"/>
            <w:left w:val="none" w:sz="0" w:space="0" w:color="auto"/>
            <w:bottom w:val="none" w:sz="0" w:space="0" w:color="auto"/>
            <w:right w:val="none" w:sz="0" w:space="0" w:color="auto"/>
          </w:divBdr>
        </w:div>
        <w:div w:id="712969135">
          <w:marLeft w:val="480"/>
          <w:marRight w:val="0"/>
          <w:marTop w:val="0"/>
          <w:marBottom w:val="0"/>
          <w:divBdr>
            <w:top w:val="none" w:sz="0" w:space="0" w:color="auto"/>
            <w:left w:val="none" w:sz="0" w:space="0" w:color="auto"/>
            <w:bottom w:val="none" w:sz="0" w:space="0" w:color="auto"/>
            <w:right w:val="none" w:sz="0" w:space="0" w:color="auto"/>
          </w:divBdr>
        </w:div>
        <w:div w:id="732463088">
          <w:marLeft w:val="480"/>
          <w:marRight w:val="0"/>
          <w:marTop w:val="0"/>
          <w:marBottom w:val="0"/>
          <w:divBdr>
            <w:top w:val="none" w:sz="0" w:space="0" w:color="auto"/>
            <w:left w:val="none" w:sz="0" w:space="0" w:color="auto"/>
            <w:bottom w:val="none" w:sz="0" w:space="0" w:color="auto"/>
            <w:right w:val="none" w:sz="0" w:space="0" w:color="auto"/>
          </w:divBdr>
        </w:div>
        <w:div w:id="747847184">
          <w:marLeft w:val="480"/>
          <w:marRight w:val="0"/>
          <w:marTop w:val="0"/>
          <w:marBottom w:val="0"/>
          <w:divBdr>
            <w:top w:val="none" w:sz="0" w:space="0" w:color="auto"/>
            <w:left w:val="none" w:sz="0" w:space="0" w:color="auto"/>
            <w:bottom w:val="none" w:sz="0" w:space="0" w:color="auto"/>
            <w:right w:val="none" w:sz="0" w:space="0" w:color="auto"/>
          </w:divBdr>
        </w:div>
        <w:div w:id="796946181">
          <w:marLeft w:val="480"/>
          <w:marRight w:val="0"/>
          <w:marTop w:val="0"/>
          <w:marBottom w:val="0"/>
          <w:divBdr>
            <w:top w:val="none" w:sz="0" w:space="0" w:color="auto"/>
            <w:left w:val="none" w:sz="0" w:space="0" w:color="auto"/>
            <w:bottom w:val="none" w:sz="0" w:space="0" w:color="auto"/>
            <w:right w:val="none" w:sz="0" w:space="0" w:color="auto"/>
          </w:divBdr>
        </w:div>
        <w:div w:id="859126715">
          <w:marLeft w:val="480"/>
          <w:marRight w:val="0"/>
          <w:marTop w:val="0"/>
          <w:marBottom w:val="0"/>
          <w:divBdr>
            <w:top w:val="none" w:sz="0" w:space="0" w:color="auto"/>
            <w:left w:val="none" w:sz="0" w:space="0" w:color="auto"/>
            <w:bottom w:val="none" w:sz="0" w:space="0" w:color="auto"/>
            <w:right w:val="none" w:sz="0" w:space="0" w:color="auto"/>
          </w:divBdr>
        </w:div>
        <w:div w:id="862665514">
          <w:marLeft w:val="480"/>
          <w:marRight w:val="0"/>
          <w:marTop w:val="0"/>
          <w:marBottom w:val="0"/>
          <w:divBdr>
            <w:top w:val="none" w:sz="0" w:space="0" w:color="auto"/>
            <w:left w:val="none" w:sz="0" w:space="0" w:color="auto"/>
            <w:bottom w:val="none" w:sz="0" w:space="0" w:color="auto"/>
            <w:right w:val="none" w:sz="0" w:space="0" w:color="auto"/>
          </w:divBdr>
        </w:div>
        <w:div w:id="887454022">
          <w:marLeft w:val="480"/>
          <w:marRight w:val="0"/>
          <w:marTop w:val="0"/>
          <w:marBottom w:val="0"/>
          <w:divBdr>
            <w:top w:val="none" w:sz="0" w:space="0" w:color="auto"/>
            <w:left w:val="none" w:sz="0" w:space="0" w:color="auto"/>
            <w:bottom w:val="none" w:sz="0" w:space="0" w:color="auto"/>
            <w:right w:val="none" w:sz="0" w:space="0" w:color="auto"/>
          </w:divBdr>
        </w:div>
        <w:div w:id="913928517">
          <w:marLeft w:val="480"/>
          <w:marRight w:val="0"/>
          <w:marTop w:val="0"/>
          <w:marBottom w:val="0"/>
          <w:divBdr>
            <w:top w:val="none" w:sz="0" w:space="0" w:color="auto"/>
            <w:left w:val="none" w:sz="0" w:space="0" w:color="auto"/>
            <w:bottom w:val="none" w:sz="0" w:space="0" w:color="auto"/>
            <w:right w:val="none" w:sz="0" w:space="0" w:color="auto"/>
          </w:divBdr>
        </w:div>
        <w:div w:id="920602680">
          <w:marLeft w:val="480"/>
          <w:marRight w:val="0"/>
          <w:marTop w:val="0"/>
          <w:marBottom w:val="0"/>
          <w:divBdr>
            <w:top w:val="none" w:sz="0" w:space="0" w:color="auto"/>
            <w:left w:val="none" w:sz="0" w:space="0" w:color="auto"/>
            <w:bottom w:val="none" w:sz="0" w:space="0" w:color="auto"/>
            <w:right w:val="none" w:sz="0" w:space="0" w:color="auto"/>
          </w:divBdr>
        </w:div>
        <w:div w:id="943540881">
          <w:marLeft w:val="480"/>
          <w:marRight w:val="0"/>
          <w:marTop w:val="0"/>
          <w:marBottom w:val="0"/>
          <w:divBdr>
            <w:top w:val="none" w:sz="0" w:space="0" w:color="auto"/>
            <w:left w:val="none" w:sz="0" w:space="0" w:color="auto"/>
            <w:bottom w:val="none" w:sz="0" w:space="0" w:color="auto"/>
            <w:right w:val="none" w:sz="0" w:space="0" w:color="auto"/>
          </w:divBdr>
        </w:div>
        <w:div w:id="1040207581">
          <w:marLeft w:val="480"/>
          <w:marRight w:val="0"/>
          <w:marTop w:val="0"/>
          <w:marBottom w:val="0"/>
          <w:divBdr>
            <w:top w:val="none" w:sz="0" w:space="0" w:color="auto"/>
            <w:left w:val="none" w:sz="0" w:space="0" w:color="auto"/>
            <w:bottom w:val="none" w:sz="0" w:space="0" w:color="auto"/>
            <w:right w:val="none" w:sz="0" w:space="0" w:color="auto"/>
          </w:divBdr>
        </w:div>
        <w:div w:id="1060326743">
          <w:marLeft w:val="480"/>
          <w:marRight w:val="0"/>
          <w:marTop w:val="0"/>
          <w:marBottom w:val="0"/>
          <w:divBdr>
            <w:top w:val="none" w:sz="0" w:space="0" w:color="auto"/>
            <w:left w:val="none" w:sz="0" w:space="0" w:color="auto"/>
            <w:bottom w:val="none" w:sz="0" w:space="0" w:color="auto"/>
            <w:right w:val="none" w:sz="0" w:space="0" w:color="auto"/>
          </w:divBdr>
        </w:div>
        <w:div w:id="1216283080">
          <w:marLeft w:val="480"/>
          <w:marRight w:val="0"/>
          <w:marTop w:val="0"/>
          <w:marBottom w:val="0"/>
          <w:divBdr>
            <w:top w:val="none" w:sz="0" w:space="0" w:color="auto"/>
            <w:left w:val="none" w:sz="0" w:space="0" w:color="auto"/>
            <w:bottom w:val="none" w:sz="0" w:space="0" w:color="auto"/>
            <w:right w:val="none" w:sz="0" w:space="0" w:color="auto"/>
          </w:divBdr>
        </w:div>
        <w:div w:id="1292632509">
          <w:marLeft w:val="480"/>
          <w:marRight w:val="0"/>
          <w:marTop w:val="0"/>
          <w:marBottom w:val="0"/>
          <w:divBdr>
            <w:top w:val="none" w:sz="0" w:space="0" w:color="auto"/>
            <w:left w:val="none" w:sz="0" w:space="0" w:color="auto"/>
            <w:bottom w:val="none" w:sz="0" w:space="0" w:color="auto"/>
            <w:right w:val="none" w:sz="0" w:space="0" w:color="auto"/>
          </w:divBdr>
        </w:div>
        <w:div w:id="1443765436">
          <w:marLeft w:val="480"/>
          <w:marRight w:val="0"/>
          <w:marTop w:val="0"/>
          <w:marBottom w:val="0"/>
          <w:divBdr>
            <w:top w:val="none" w:sz="0" w:space="0" w:color="auto"/>
            <w:left w:val="none" w:sz="0" w:space="0" w:color="auto"/>
            <w:bottom w:val="none" w:sz="0" w:space="0" w:color="auto"/>
            <w:right w:val="none" w:sz="0" w:space="0" w:color="auto"/>
          </w:divBdr>
        </w:div>
        <w:div w:id="1482428871">
          <w:marLeft w:val="480"/>
          <w:marRight w:val="0"/>
          <w:marTop w:val="0"/>
          <w:marBottom w:val="0"/>
          <w:divBdr>
            <w:top w:val="none" w:sz="0" w:space="0" w:color="auto"/>
            <w:left w:val="none" w:sz="0" w:space="0" w:color="auto"/>
            <w:bottom w:val="none" w:sz="0" w:space="0" w:color="auto"/>
            <w:right w:val="none" w:sz="0" w:space="0" w:color="auto"/>
          </w:divBdr>
        </w:div>
        <w:div w:id="1493176076">
          <w:marLeft w:val="480"/>
          <w:marRight w:val="0"/>
          <w:marTop w:val="0"/>
          <w:marBottom w:val="0"/>
          <w:divBdr>
            <w:top w:val="none" w:sz="0" w:space="0" w:color="auto"/>
            <w:left w:val="none" w:sz="0" w:space="0" w:color="auto"/>
            <w:bottom w:val="none" w:sz="0" w:space="0" w:color="auto"/>
            <w:right w:val="none" w:sz="0" w:space="0" w:color="auto"/>
          </w:divBdr>
        </w:div>
        <w:div w:id="1528910714">
          <w:marLeft w:val="480"/>
          <w:marRight w:val="0"/>
          <w:marTop w:val="0"/>
          <w:marBottom w:val="0"/>
          <w:divBdr>
            <w:top w:val="none" w:sz="0" w:space="0" w:color="auto"/>
            <w:left w:val="none" w:sz="0" w:space="0" w:color="auto"/>
            <w:bottom w:val="none" w:sz="0" w:space="0" w:color="auto"/>
            <w:right w:val="none" w:sz="0" w:space="0" w:color="auto"/>
          </w:divBdr>
        </w:div>
        <w:div w:id="1553230272">
          <w:marLeft w:val="480"/>
          <w:marRight w:val="0"/>
          <w:marTop w:val="0"/>
          <w:marBottom w:val="0"/>
          <w:divBdr>
            <w:top w:val="none" w:sz="0" w:space="0" w:color="auto"/>
            <w:left w:val="none" w:sz="0" w:space="0" w:color="auto"/>
            <w:bottom w:val="none" w:sz="0" w:space="0" w:color="auto"/>
            <w:right w:val="none" w:sz="0" w:space="0" w:color="auto"/>
          </w:divBdr>
        </w:div>
        <w:div w:id="1569420465">
          <w:marLeft w:val="480"/>
          <w:marRight w:val="0"/>
          <w:marTop w:val="0"/>
          <w:marBottom w:val="0"/>
          <w:divBdr>
            <w:top w:val="none" w:sz="0" w:space="0" w:color="auto"/>
            <w:left w:val="none" w:sz="0" w:space="0" w:color="auto"/>
            <w:bottom w:val="none" w:sz="0" w:space="0" w:color="auto"/>
            <w:right w:val="none" w:sz="0" w:space="0" w:color="auto"/>
          </w:divBdr>
        </w:div>
        <w:div w:id="1582713447">
          <w:marLeft w:val="480"/>
          <w:marRight w:val="0"/>
          <w:marTop w:val="0"/>
          <w:marBottom w:val="0"/>
          <w:divBdr>
            <w:top w:val="none" w:sz="0" w:space="0" w:color="auto"/>
            <w:left w:val="none" w:sz="0" w:space="0" w:color="auto"/>
            <w:bottom w:val="none" w:sz="0" w:space="0" w:color="auto"/>
            <w:right w:val="none" w:sz="0" w:space="0" w:color="auto"/>
          </w:divBdr>
        </w:div>
        <w:div w:id="1597443041">
          <w:marLeft w:val="480"/>
          <w:marRight w:val="0"/>
          <w:marTop w:val="0"/>
          <w:marBottom w:val="0"/>
          <w:divBdr>
            <w:top w:val="none" w:sz="0" w:space="0" w:color="auto"/>
            <w:left w:val="none" w:sz="0" w:space="0" w:color="auto"/>
            <w:bottom w:val="none" w:sz="0" w:space="0" w:color="auto"/>
            <w:right w:val="none" w:sz="0" w:space="0" w:color="auto"/>
          </w:divBdr>
        </w:div>
        <w:div w:id="1609775196">
          <w:marLeft w:val="480"/>
          <w:marRight w:val="0"/>
          <w:marTop w:val="0"/>
          <w:marBottom w:val="0"/>
          <w:divBdr>
            <w:top w:val="none" w:sz="0" w:space="0" w:color="auto"/>
            <w:left w:val="none" w:sz="0" w:space="0" w:color="auto"/>
            <w:bottom w:val="none" w:sz="0" w:space="0" w:color="auto"/>
            <w:right w:val="none" w:sz="0" w:space="0" w:color="auto"/>
          </w:divBdr>
        </w:div>
        <w:div w:id="1614287371">
          <w:marLeft w:val="480"/>
          <w:marRight w:val="0"/>
          <w:marTop w:val="0"/>
          <w:marBottom w:val="0"/>
          <w:divBdr>
            <w:top w:val="none" w:sz="0" w:space="0" w:color="auto"/>
            <w:left w:val="none" w:sz="0" w:space="0" w:color="auto"/>
            <w:bottom w:val="none" w:sz="0" w:space="0" w:color="auto"/>
            <w:right w:val="none" w:sz="0" w:space="0" w:color="auto"/>
          </w:divBdr>
        </w:div>
        <w:div w:id="1619022788">
          <w:marLeft w:val="480"/>
          <w:marRight w:val="0"/>
          <w:marTop w:val="0"/>
          <w:marBottom w:val="0"/>
          <w:divBdr>
            <w:top w:val="none" w:sz="0" w:space="0" w:color="auto"/>
            <w:left w:val="none" w:sz="0" w:space="0" w:color="auto"/>
            <w:bottom w:val="none" w:sz="0" w:space="0" w:color="auto"/>
            <w:right w:val="none" w:sz="0" w:space="0" w:color="auto"/>
          </w:divBdr>
        </w:div>
        <w:div w:id="1671832138">
          <w:marLeft w:val="480"/>
          <w:marRight w:val="0"/>
          <w:marTop w:val="0"/>
          <w:marBottom w:val="0"/>
          <w:divBdr>
            <w:top w:val="none" w:sz="0" w:space="0" w:color="auto"/>
            <w:left w:val="none" w:sz="0" w:space="0" w:color="auto"/>
            <w:bottom w:val="none" w:sz="0" w:space="0" w:color="auto"/>
            <w:right w:val="none" w:sz="0" w:space="0" w:color="auto"/>
          </w:divBdr>
        </w:div>
        <w:div w:id="1805275864">
          <w:marLeft w:val="480"/>
          <w:marRight w:val="0"/>
          <w:marTop w:val="0"/>
          <w:marBottom w:val="0"/>
          <w:divBdr>
            <w:top w:val="none" w:sz="0" w:space="0" w:color="auto"/>
            <w:left w:val="none" w:sz="0" w:space="0" w:color="auto"/>
            <w:bottom w:val="none" w:sz="0" w:space="0" w:color="auto"/>
            <w:right w:val="none" w:sz="0" w:space="0" w:color="auto"/>
          </w:divBdr>
        </w:div>
        <w:div w:id="1837721461">
          <w:marLeft w:val="480"/>
          <w:marRight w:val="0"/>
          <w:marTop w:val="0"/>
          <w:marBottom w:val="0"/>
          <w:divBdr>
            <w:top w:val="none" w:sz="0" w:space="0" w:color="auto"/>
            <w:left w:val="none" w:sz="0" w:space="0" w:color="auto"/>
            <w:bottom w:val="none" w:sz="0" w:space="0" w:color="auto"/>
            <w:right w:val="none" w:sz="0" w:space="0" w:color="auto"/>
          </w:divBdr>
        </w:div>
        <w:div w:id="1848247800">
          <w:marLeft w:val="480"/>
          <w:marRight w:val="0"/>
          <w:marTop w:val="0"/>
          <w:marBottom w:val="0"/>
          <w:divBdr>
            <w:top w:val="none" w:sz="0" w:space="0" w:color="auto"/>
            <w:left w:val="none" w:sz="0" w:space="0" w:color="auto"/>
            <w:bottom w:val="none" w:sz="0" w:space="0" w:color="auto"/>
            <w:right w:val="none" w:sz="0" w:space="0" w:color="auto"/>
          </w:divBdr>
        </w:div>
        <w:div w:id="1848784788">
          <w:marLeft w:val="480"/>
          <w:marRight w:val="0"/>
          <w:marTop w:val="0"/>
          <w:marBottom w:val="0"/>
          <w:divBdr>
            <w:top w:val="none" w:sz="0" w:space="0" w:color="auto"/>
            <w:left w:val="none" w:sz="0" w:space="0" w:color="auto"/>
            <w:bottom w:val="none" w:sz="0" w:space="0" w:color="auto"/>
            <w:right w:val="none" w:sz="0" w:space="0" w:color="auto"/>
          </w:divBdr>
        </w:div>
        <w:div w:id="1971940201">
          <w:marLeft w:val="480"/>
          <w:marRight w:val="0"/>
          <w:marTop w:val="0"/>
          <w:marBottom w:val="0"/>
          <w:divBdr>
            <w:top w:val="none" w:sz="0" w:space="0" w:color="auto"/>
            <w:left w:val="none" w:sz="0" w:space="0" w:color="auto"/>
            <w:bottom w:val="none" w:sz="0" w:space="0" w:color="auto"/>
            <w:right w:val="none" w:sz="0" w:space="0" w:color="auto"/>
          </w:divBdr>
        </w:div>
        <w:div w:id="1996956766">
          <w:marLeft w:val="480"/>
          <w:marRight w:val="0"/>
          <w:marTop w:val="0"/>
          <w:marBottom w:val="0"/>
          <w:divBdr>
            <w:top w:val="none" w:sz="0" w:space="0" w:color="auto"/>
            <w:left w:val="none" w:sz="0" w:space="0" w:color="auto"/>
            <w:bottom w:val="none" w:sz="0" w:space="0" w:color="auto"/>
            <w:right w:val="none" w:sz="0" w:space="0" w:color="auto"/>
          </w:divBdr>
        </w:div>
        <w:div w:id="2038580363">
          <w:marLeft w:val="480"/>
          <w:marRight w:val="0"/>
          <w:marTop w:val="0"/>
          <w:marBottom w:val="0"/>
          <w:divBdr>
            <w:top w:val="none" w:sz="0" w:space="0" w:color="auto"/>
            <w:left w:val="none" w:sz="0" w:space="0" w:color="auto"/>
            <w:bottom w:val="none" w:sz="0" w:space="0" w:color="auto"/>
            <w:right w:val="none" w:sz="0" w:space="0" w:color="auto"/>
          </w:divBdr>
        </w:div>
        <w:div w:id="2062903499">
          <w:marLeft w:val="480"/>
          <w:marRight w:val="0"/>
          <w:marTop w:val="0"/>
          <w:marBottom w:val="0"/>
          <w:divBdr>
            <w:top w:val="none" w:sz="0" w:space="0" w:color="auto"/>
            <w:left w:val="none" w:sz="0" w:space="0" w:color="auto"/>
            <w:bottom w:val="none" w:sz="0" w:space="0" w:color="auto"/>
            <w:right w:val="none" w:sz="0" w:space="0" w:color="auto"/>
          </w:divBdr>
        </w:div>
        <w:div w:id="2084331969">
          <w:marLeft w:val="480"/>
          <w:marRight w:val="0"/>
          <w:marTop w:val="0"/>
          <w:marBottom w:val="0"/>
          <w:divBdr>
            <w:top w:val="none" w:sz="0" w:space="0" w:color="auto"/>
            <w:left w:val="none" w:sz="0" w:space="0" w:color="auto"/>
            <w:bottom w:val="none" w:sz="0" w:space="0" w:color="auto"/>
            <w:right w:val="none" w:sz="0" w:space="0" w:color="auto"/>
          </w:divBdr>
        </w:div>
        <w:div w:id="2127656824">
          <w:marLeft w:val="480"/>
          <w:marRight w:val="0"/>
          <w:marTop w:val="0"/>
          <w:marBottom w:val="0"/>
          <w:divBdr>
            <w:top w:val="none" w:sz="0" w:space="0" w:color="auto"/>
            <w:left w:val="none" w:sz="0" w:space="0" w:color="auto"/>
            <w:bottom w:val="none" w:sz="0" w:space="0" w:color="auto"/>
            <w:right w:val="none" w:sz="0" w:space="0" w:color="auto"/>
          </w:divBdr>
        </w:div>
      </w:divsChild>
    </w:div>
    <w:div w:id="1151866842">
      <w:marLeft w:val="480"/>
      <w:marRight w:val="0"/>
      <w:marTop w:val="0"/>
      <w:marBottom w:val="0"/>
      <w:divBdr>
        <w:top w:val="none" w:sz="0" w:space="0" w:color="auto"/>
        <w:left w:val="none" w:sz="0" w:space="0" w:color="auto"/>
        <w:bottom w:val="none" w:sz="0" w:space="0" w:color="auto"/>
        <w:right w:val="none" w:sz="0" w:space="0" w:color="auto"/>
      </w:divBdr>
    </w:div>
    <w:div w:id="1153254797">
      <w:marLeft w:val="480"/>
      <w:marRight w:val="0"/>
      <w:marTop w:val="0"/>
      <w:marBottom w:val="0"/>
      <w:divBdr>
        <w:top w:val="none" w:sz="0" w:space="0" w:color="auto"/>
        <w:left w:val="none" w:sz="0" w:space="0" w:color="auto"/>
        <w:bottom w:val="none" w:sz="0" w:space="0" w:color="auto"/>
        <w:right w:val="none" w:sz="0" w:space="0" w:color="auto"/>
      </w:divBdr>
    </w:div>
    <w:div w:id="1154181686">
      <w:marLeft w:val="480"/>
      <w:marRight w:val="0"/>
      <w:marTop w:val="0"/>
      <w:marBottom w:val="0"/>
      <w:divBdr>
        <w:top w:val="none" w:sz="0" w:space="0" w:color="auto"/>
        <w:left w:val="none" w:sz="0" w:space="0" w:color="auto"/>
        <w:bottom w:val="none" w:sz="0" w:space="0" w:color="auto"/>
        <w:right w:val="none" w:sz="0" w:space="0" w:color="auto"/>
      </w:divBdr>
    </w:div>
    <w:div w:id="1155300227">
      <w:bodyDiv w:val="1"/>
      <w:marLeft w:val="0"/>
      <w:marRight w:val="0"/>
      <w:marTop w:val="0"/>
      <w:marBottom w:val="0"/>
      <w:divBdr>
        <w:top w:val="none" w:sz="0" w:space="0" w:color="auto"/>
        <w:left w:val="none" w:sz="0" w:space="0" w:color="auto"/>
        <w:bottom w:val="none" w:sz="0" w:space="0" w:color="auto"/>
        <w:right w:val="none" w:sz="0" w:space="0" w:color="auto"/>
      </w:divBdr>
    </w:div>
    <w:div w:id="1156919132">
      <w:bodyDiv w:val="1"/>
      <w:marLeft w:val="0"/>
      <w:marRight w:val="0"/>
      <w:marTop w:val="0"/>
      <w:marBottom w:val="0"/>
      <w:divBdr>
        <w:top w:val="none" w:sz="0" w:space="0" w:color="auto"/>
        <w:left w:val="none" w:sz="0" w:space="0" w:color="auto"/>
        <w:bottom w:val="none" w:sz="0" w:space="0" w:color="auto"/>
        <w:right w:val="none" w:sz="0" w:space="0" w:color="auto"/>
      </w:divBdr>
    </w:div>
    <w:div w:id="1156989702">
      <w:bodyDiv w:val="1"/>
      <w:marLeft w:val="0"/>
      <w:marRight w:val="0"/>
      <w:marTop w:val="0"/>
      <w:marBottom w:val="0"/>
      <w:divBdr>
        <w:top w:val="none" w:sz="0" w:space="0" w:color="auto"/>
        <w:left w:val="none" w:sz="0" w:space="0" w:color="auto"/>
        <w:bottom w:val="none" w:sz="0" w:space="0" w:color="auto"/>
        <w:right w:val="none" w:sz="0" w:space="0" w:color="auto"/>
      </w:divBdr>
      <w:divsChild>
        <w:div w:id="34502905">
          <w:marLeft w:val="480"/>
          <w:marRight w:val="0"/>
          <w:marTop w:val="0"/>
          <w:marBottom w:val="0"/>
          <w:divBdr>
            <w:top w:val="none" w:sz="0" w:space="0" w:color="auto"/>
            <w:left w:val="none" w:sz="0" w:space="0" w:color="auto"/>
            <w:bottom w:val="none" w:sz="0" w:space="0" w:color="auto"/>
            <w:right w:val="none" w:sz="0" w:space="0" w:color="auto"/>
          </w:divBdr>
        </w:div>
        <w:div w:id="168721389">
          <w:marLeft w:val="480"/>
          <w:marRight w:val="0"/>
          <w:marTop w:val="0"/>
          <w:marBottom w:val="0"/>
          <w:divBdr>
            <w:top w:val="none" w:sz="0" w:space="0" w:color="auto"/>
            <w:left w:val="none" w:sz="0" w:space="0" w:color="auto"/>
            <w:bottom w:val="none" w:sz="0" w:space="0" w:color="auto"/>
            <w:right w:val="none" w:sz="0" w:space="0" w:color="auto"/>
          </w:divBdr>
        </w:div>
        <w:div w:id="170336707">
          <w:marLeft w:val="480"/>
          <w:marRight w:val="0"/>
          <w:marTop w:val="0"/>
          <w:marBottom w:val="0"/>
          <w:divBdr>
            <w:top w:val="none" w:sz="0" w:space="0" w:color="auto"/>
            <w:left w:val="none" w:sz="0" w:space="0" w:color="auto"/>
            <w:bottom w:val="none" w:sz="0" w:space="0" w:color="auto"/>
            <w:right w:val="none" w:sz="0" w:space="0" w:color="auto"/>
          </w:divBdr>
        </w:div>
        <w:div w:id="218127829">
          <w:marLeft w:val="480"/>
          <w:marRight w:val="0"/>
          <w:marTop w:val="0"/>
          <w:marBottom w:val="0"/>
          <w:divBdr>
            <w:top w:val="none" w:sz="0" w:space="0" w:color="auto"/>
            <w:left w:val="none" w:sz="0" w:space="0" w:color="auto"/>
            <w:bottom w:val="none" w:sz="0" w:space="0" w:color="auto"/>
            <w:right w:val="none" w:sz="0" w:space="0" w:color="auto"/>
          </w:divBdr>
        </w:div>
        <w:div w:id="287275864">
          <w:marLeft w:val="480"/>
          <w:marRight w:val="0"/>
          <w:marTop w:val="0"/>
          <w:marBottom w:val="0"/>
          <w:divBdr>
            <w:top w:val="none" w:sz="0" w:space="0" w:color="auto"/>
            <w:left w:val="none" w:sz="0" w:space="0" w:color="auto"/>
            <w:bottom w:val="none" w:sz="0" w:space="0" w:color="auto"/>
            <w:right w:val="none" w:sz="0" w:space="0" w:color="auto"/>
          </w:divBdr>
        </w:div>
        <w:div w:id="318076842">
          <w:marLeft w:val="480"/>
          <w:marRight w:val="0"/>
          <w:marTop w:val="0"/>
          <w:marBottom w:val="0"/>
          <w:divBdr>
            <w:top w:val="none" w:sz="0" w:space="0" w:color="auto"/>
            <w:left w:val="none" w:sz="0" w:space="0" w:color="auto"/>
            <w:bottom w:val="none" w:sz="0" w:space="0" w:color="auto"/>
            <w:right w:val="none" w:sz="0" w:space="0" w:color="auto"/>
          </w:divBdr>
        </w:div>
        <w:div w:id="403455771">
          <w:marLeft w:val="480"/>
          <w:marRight w:val="0"/>
          <w:marTop w:val="0"/>
          <w:marBottom w:val="0"/>
          <w:divBdr>
            <w:top w:val="none" w:sz="0" w:space="0" w:color="auto"/>
            <w:left w:val="none" w:sz="0" w:space="0" w:color="auto"/>
            <w:bottom w:val="none" w:sz="0" w:space="0" w:color="auto"/>
            <w:right w:val="none" w:sz="0" w:space="0" w:color="auto"/>
          </w:divBdr>
        </w:div>
        <w:div w:id="458955869">
          <w:marLeft w:val="480"/>
          <w:marRight w:val="0"/>
          <w:marTop w:val="0"/>
          <w:marBottom w:val="0"/>
          <w:divBdr>
            <w:top w:val="none" w:sz="0" w:space="0" w:color="auto"/>
            <w:left w:val="none" w:sz="0" w:space="0" w:color="auto"/>
            <w:bottom w:val="none" w:sz="0" w:space="0" w:color="auto"/>
            <w:right w:val="none" w:sz="0" w:space="0" w:color="auto"/>
          </w:divBdr>
        </w:div>
        <w:div w:id="500661097">
          <w:marLeft w:val="480"/>
          <w:marRight w:val="0"/>
          <w:marTop w:val="0"/>
          <w:marBottom w:val="0"/>
          <w:divBdr>
            <w:top w:val="none" w:sz="0" w:space="0" w:color="auto"/>
            <w:left w:val="none" w:sz="0" w:space="0" w:color="auto"/>
            <w:bottom w:val="none" w:sz="0" w:space="0" w:color="auto"/>
            <w:right w:val="none" w:sz="0" w:space="0" w:color="auto"/>
          </w:divBdr>
        </w:div>
        <w:div w:id="533543024">
          <w:marLeft w:val="480"/>
          <w:marRight w:val="0"/>
          <w:marTop w:val="0"/>
          <w:marBottom w:val="0"/>
          <w:divBdr>
            <w:top w:val="none" w:sz="0" w:space="0" w:color="auto"/>
            <w:left w:val="none" w:sz="0" w:space="0" w:color="auto"/>
            <w:bottom w:val="none" w:sz="0" w:space="0" w:color="auto"/>
            <w:right w:val="none" w:sz="0" w:space="0" w:color="auto"/>
          </w:divBdr>
        </w:div>
        <w:div w:id="591167020">
          <w:marLeft w:val="480"/>
          <w:marRight w:val="0"/>
          <w:marTop w:val="0"/>
          <w:marBottom w:val="0"/>
          <w:divBdr>
            <w:top w:val="none" w:sz="0" w:space="0" w:color="auto"/>
            <w:left w:val="none" w:sz="0" w:space="0" w:color="auto"/>
            <w:bottom w:val="none" w:sz="0" w:space="0" w:color="auto"/>
            <w:right w:val="none" w:sz="0" w:space="0" w:color="auto"/>
          </w:divBdr>
        </w:div>
        <w:div w:id="677191791">
          <w:marLeft w:val="480"/>
          <w:marRight w:val="0"/>
          <w:marTop w:val="0"/>
          <w:marBottom w:val="0"/>
          <w:divBdr>
            <w:top w:val="none" w:sz="0" w:space="0" w:color="auto"/>
            <w:left w:val="none" w:sz="0" w:space="0" w:color="auto"/>
            <w:bottom w:val="none" w:sz="0" w:space="0" w:color="auto"/>
            <w:right w:val="none" w:sz="0" w:space="0" w:color="auto"/>
          </w:divBdr>
        </w:div>
        <w:div w:id="697704199">
          <w:marLeft w:val="480"/>
          <w:marRight w:val="0"/>
          <w:marTop w:val="0"/>
          <w:marBottom w:val="0"/>
          <w:divBdr>
            <w:top w:val="none" w:sz="0" w:space="0" w:color="auto"/>
            <w:left w:val="none" w:sz="0" w:space="0" w:color="auto"/>
            <w:bottom w:val="none" w:sz="0" w:space="0" w:color="auto"/>
            <w:right w:val="none" w:sz="0" w:space="0" w:color="auto"/>
          </w:divBdr>
        </w:div>
        <w:div w:id="759257706">
          <w:marLeft w:val="480"/>
          <w:marRight w:val="0"/>
          <w:marTop w:val="0"/>
          <w:marBottom w:val="0"/>
          <w:divBdr>
            <w:top w:val="none" w:sz="0" w:space="0" w:color="auto"/>
            <w:left w:val="none" w:sz="0" w:space="0" w:color="auto"/>
            <w:bottom w:val="none" w:sz="0" w:space="0" w:color="auto"/>
            <w:right w:val="none" w:sz="0" w:space="0" w:color="auto"/>
          </w:divBdr>
        </w:div>
        <w:div w:id="790562367">
          <w:marLeft w:val="480"/>
          <w:marRight w:val="0"/>
          <w:marTop w:val="0"/>
          <w:marBottom w:val="0"/>
          <w:divBdr>
            <w:top w:val="none" w:sz="0" w:space="0" w:color="auto"/>
            <w:left w:val="none" w:sz="0" w:space="0" w:color="auto"/>
            <w:bottom w:val="none" w:sz="0" w:space="0" w:color="auto"/>
            <w:right w:val="none" w:sz="0" w:space="0" w:color="auto"/>
          </w:divBdr>
        </w:div>
        <w:div w:id="795224614">
          <w:marLeft w:val="480"/>
          <w:marRight w:val="0"/>
          <w:marTop w:val="0"/>
          <w:marBottom w:val="0"/>
          <w:divBdr>
            <w:top w:val="none" w:sz="0" w:space="0" w:color="auto"/>
            <w:left w:val="none" w:sz="0" w:space="0" w:color="auto"/>
            <w:bottom w:val="none" w:sz="0" w:space="0" w:color="auto"/>
            <w:right w:val="none" w:sz="0" w:space="0" w:color="auto"/>
          </w:divBdr>
        </w:div>
        <w:div w:id="800731399">
          <w:marLeft w:val="480"/>
          <w:marRight w:val="0"/>
          <w:marTop w:val="0"/>
          <w:marBottom w:val="0"/>
          <w:divBdr>
            <w:top w:val="none" w:sz="0" w:space="0" w:color="auto"/>
            <w:left w:val="none" w:sz="0" w:space="0" w:color="auto"/>
            <w:bottom w:val="none" w:sz="0" w:space="0" w:color="auto"/>
            <w:right w:val="none" w:sz="0" w:space="0" w:color="auto"/>
          </w:divBdr>
        </w:div>
        <w:div w:id="973145749">
          <w:marLeft w:val="480"/>
          <w:marRight w:val="0"/>
          <w:marTop w:val="0"/>
          <w:marBottom w:val="0"/>
          <w:divBdr>
            <w:top w:val="none" w:sz="0" w:space="0" w:color="auto"/>
            <w:left w:val="none" w:sz="0" w:space="0" w:color="auto"/>
            <w:bottom w:val="none" w:sz="0" w:space="0" w:color="auto"/>
            <w:right w:val="none" w:sz="0" w:space="0" w:color="auto"/>
          </w:divBdr>
        </w:div>
        <w:div w:id="975645219">
          <w:marLeft w:val="480"/>
          <w:marRight w:val="0"/>
          <w:marTop w:val="0"/>
          <w:marBottom w:val="0"/>
          <w:divBdr>
            <w:top w:val="none" w:sz="0" w:space="0" w:color="auto"/>
            <w:left w:val="none" w:sz="0" w:space="0" w:color="auto"/>
            <w:bottom w:val="none" w:sz="0" w:space="0" w:color="auto"/>
            <w:right w:val="none" w:sz="0" w:space="0" w:color="auto"/>
          </w:divBdr>
        </w:div>
        <w:div w:id="988288079">
          <w:marLeft w:val="480"/>
          <w:marRight w:val="0"/>
          <w:marTop w:val="0"/>
          <w:marBottom w:val="0"/>
          <w:divBdr>
            <w:top w:val="none" w:sz="0" w:space="0" w:color="auto"/>
            <w:left w:val="none" w:sz="0" w:space="0" w:color="auto"/>
            <w:bottom w:val="none" w:sz="0" w:space="0" w:color="auto"/>
            <w:right w:val="none" w:sz="0" w:space="0" w:color="auto"/>
          </w:divBdr>
        </w:div>
        <w:div w:id="994845085">
          <w:marLeft w:val="480"/>
          <w:marRight w:val="0"/>
          <w:marTop w:val="0"/>
          <w:marBottom w:val="0"/>
          <w:divBdr>
            <w:top w:val="none" w:sz="0" w:space="0" w:color="auto"/>
            <w:left w:val="none" w:sz="0" w:space="0" w:color="auto"/>
            <w:bottom w:val="none" w:sz="0" w:space="0" w:color="auto"/>
            <w:right w:val="none" w:sz="0" w:space="0" w:color="auto"/>
          </w:divBdr>
        </w:div>
        <w:div w:id="1047680211">
          <w:marLeft w:val="480"/>
          <w:marRight w:val="0"/>
          <w:marTop w:val="0"/>
          <w:marBottom w:val="0"/>
          <w:divBdr>
            <w:top w:val="none" w:sz="0" w:space="0" w:color="auto"/>
            <w:left w:val="none" w:sz="0" w:space="0" w:color="auto"/>
            <w:bottom w:val="none" w:sz="0" w:space="0" w:color="auto"/>
            <w:right w:val="none" w:sz="0" w:space="0" w:color="auto"/>
          </w:divBdr>
        </w:div>
        <w:div w:id="1052389736">
          <w:marLeft w:val="480"/>
          <w:marRight w:val="0"/>
          <w:marTop w:val="0"/>
          <w:marBottom w:val="0"/>
          <w:divBdr>
            <w:top w:val="none" w:sz="0" w:space="0" w:color="auto"/>
            <w:left w:val="none" w:sz="0" w:space="0" w:color="auto"/>
            <w:bottom w:val="none" w:sz="0" w:space="0" w:color="auto"/>
            <w:right w:val="none" w:sz="0" w:space="0" w:color="auto"/>
          </w:divBdr>
        </w:div>
        <w:div w:id="1084036476">
          <w:marLeft w:val="480"/>
          <w:marRight w:val="0"/>
          <w:marTop w:val="0"/>
          <w:marBottom w:val="0"/>
          <w:divBdr>
            <w:top w:val="none" w:sz="0" w:space="0" w:color="auto"/>
            <w:left w:val="none" w:sz="0" w:space="0" w:color="auto"/>
            <w:bottom w:val="none" w:sz="0" w:space="0" w:color="auto"/>
            <w:right w:val="none" w:sz="0" w:space="0" w:color="auto"/>
          </w:divBdr>
        </w:div>
        <w:div w:id="1084305347">
          <w:marLeft w:val="480"/>
          <w:marRight w:val="0"/>
          <w:marTop w:val="0"/>
          <w:marBottom w:val="0"/>
          <w:divBdr>
            <w:top w:val="none" w:sz="0" w:space="0" w:color="auto"/>
            <w:left w:val="none" w:sz="0" w:space="0" w:color="auto"/>
            <w:bottom w:val="none" w:sz="0" w:space="0" w:color="auto"/>
            <w:right w:val="none" w:sz="0" w:space="0" w:color="auto"/>
          </w:divBdr>
        </w:div>
        <w:div w:id="1199662011">
          <w:marLeft w:val="480"/>
          <w:marRight w:val="0"/>
          <w:marTop w:val="0"/>
          <w:marBottom w:val="0"/>
          <w:divBdr>
            <w:top w:val="none" w:sz="0" w:space="0" w:color="auto"/>
            <w:left w:val="none" w:sz="0" w:space="0" w:color="auto"/>
            <w:bottom w:val="none" w:sz="0" w:space="0" w:color="auto"/>
            <w:right w:val="none" w:sz="0" w:space="0" w:color="auto"/>
          </w:divBdr>
        </w:div>
        <w:div w:id="1229808266">
          <w:marLeft w:val="480"/>
          <w:marRight w:val="0"/>
          <w:marTop w:val="0"/>
          <w:marBottom w:val="0"/>
          <w:divBdr>
            <w:top w:val="none" w:sz="0" w:space="0" w:color="auto"/>
            <w:left w:val="none" w:sz="0" w:space="0" w:color="auto"/>
            <w:bottom w:val="none" w:sz="0" w:space="0" w:color="auto"/>
            <w:right w:val="none" w:sz="0" w:space="0" w:color="auto"/>
          </w:divBdr>
        </w:div>
        <w:div w:id="1237740169">
          <w:marLeft w:val="480"/>
          <w:marRight w:val="0"/>
          <w:marTop w:val="0"/>
          <w:marBottom w:val="0"/>
          <w:divBdr>
            <w:top w:val="none" w:sz="0" w:space="0" w:color="auto"/>
            <w:left w:val="none" w:sz="0" w:space="0" w:color="auto"/>
            <w:bottom w:val="none" w:sz="0" w:space="0" w:color="auto"/>
            <w:right w:val="none" w:sz="0" w:space="0" w:color="auto"/>
          </w:divBdr>
        </w:div>
        <w:div w:id="1248464271">
          <w:marLeft w:val="480"/>
          <w:marRight w:val="0"/>
          <w:marTop w:val="0"/>
          <w:marBottom w:val="0"/>
          <w:divBdr>
            <w:top w:val="none" w:sz="0" w:space="0" w:color="auto"/>
            <w:left w:val="none" w:sz="0" w:space="0" w:color="auto"/>
            <w:bottom w:val="none" w:sz="0" w:space="0" w:color="auto"/>
            <w:right w:val="none" w:sz="0" w:space="0" w:color="auto"/>
          </w:divBdr>
        </w:div>
        <w:div w:id="1309825817">
          <w:marLeft w:val="480"/>
          <w:marRight w:val="0"/>
          <w:marTop w:val="0"/>
          <w:marBottom w:val="0"/>
          <w:divBdr>
            <w:top w:val="none" w:sz="0" w:space="0" w:color="auto"/>
            <w:left w:val="none" w:sz="0" w:space="0" w:color="auto"/>
            <w:bottom w:val="none" w:sz="0" w:space="0" w:color="auto"/>
            <w:right w:val="none" w:sz="0" w:space="0" w:color="auto"/>
          </w:divBdr>
        </w:div>
        <w:div w:id="1328749789">
          <w:marLeft w:val="480"/>
          <w:marRight w:val="0"/>
          <w:marTop w:val="0"/>
          <w:marBottom w:val="0"/>
          <w:divBdr>
            <w:top w:val="none" w:sz="0" w:space="0" w:color="auto"/>
            <w:left w:val="none" w:sz="0" w:space="0" w:color="auto"/>
            <w:bottom w:val="none" w:sz="0" w:space="0" w:color="auto"/>
            <w:right w:val="none" w:sz="0" w:space="0" w:color="auto"/>
          </w:divBdr>
        </w:div>
        <w:div w:id="1344547068">
          <w:marLeft w:val="480"/>
          <w:marRight w:val="0"/>
          <w:marTop w:val="0"/>
          <w:marBottom w:val="0"/>
          <w:divBdr>
            <w:top w:val="none" w:sz="0" w:space="0" w:color="auto"/>
            <w:left w:val="none" w:sz="0" w:space="0" w:color="auto"/>
            <w:bottom w:val="none" w:sz="0" w:space="0" w:color="auto"/>
            <w:right w:val="none" w:sz="0" w:space="0" w:color="auto"/>
          </w:divBdr>
        </w:div>
        <w:div w:id="1395541326">
          <w:marLeft w:val="480"/>
          <w:marRight w:val="0"/>
          <w:marTop w:val="0"/>
          <w:marBottom w:val="0"/>
          <w:divBdr>
            <w:top w:val="none" w:sz="0" w:space="0" w:color="auto"/>
            <w:left w:val="none" w:sz="0" w:space="0" w:color="auto"/>
            <w:bottom w:val="none" w:sz="0" w:space="0" w:color="auto"/>
            <w:right w:val="none" w:sz="0" w:space="0" w:color="auto"/>
          </w:divBdr>
        </w:div>
        <w:div w:id="1445419101">
          <w:marLeft w:val="480"/>
          <w:marRight w:val="0"/>
          <w:marTop w:val="0"/>
          <w:marBottom w:val="0"/>
          <w:divBdr>
            <w:top w:val="none" w:sz="0" w:space="0" w:color="auto"/>
            <w:left w:val="none" w:sz="0" w:space="0" w:color="auto"/>
            <w:bottom w:val="none" w:sz="0" w:space="0" w:color="auto"/>
            <w:right w:val="none" w:sz="0" w:space="0" w:color="auto"/>
          </w:divBdr>
        </w:div>
        <w:div w:id="1480414966">
          <w:marLeft w:val="480"/>
          <w:marRight w:val="0"/>
          <w:marTop w:val="0"/>
          <w:marBottom w:val="0"/>
          <w:divBdr>
            <w:top w:val="none" w:sz="0" w:space="0" w:color="auto"/>
            <w:left w:val="none" w:sz="0" w:space="0" w:color="auto"/>
            <w:bottom w:val="none" w:sz="0" w:space="0" w:color="auto"/>
            <w:right w:val="none" w:sz="0" w:space="0" w:color="auto"/>
          </w:divBdr>
        </w:div>
        <w:div w:id="1540364145">
          <w:marLeft w:val="480"/>
          <w:marRight w:val="0"/>
          <w:marTop w:val="0"/>
          <w:marBottom w:val="0"/>
          <w:divBdr>
            <w:top w:val="none" w:sz="0" w:space="0" w:color="auto"/>
            <w:left w:val="none" w:sz="0" w:space="0" w:color="auto"/>
            <w:bottom w:val="none" w:sz="0" w:space="0" w:color="auto"/>
            <w:right w:val="none" w:sz="0" w:space="0" w:color="auto"/>
          </w:divBdr>
        </w:div>
        <w:div w:id="1545407416">
          <w:marLeft w:val="480"/>
          <w:marRight w:val="0"/>
          <w:marTop w:val="0"/>
          <w:marBottom w:val="0"/>
          <w:divBdr>
            <w:top w:val="none" w:sz="0" w:space="0" w:color="auto"/>
            <w:left w:val="none" w:sz="0" w:space="0" w:color="auto"/>
            <w:bottom w:val="none" w:sz="0" w:space="0" w:color="auto"/>
            <w:right w:val="none" w:sz="0" w:space="0" w:color="auto"/>
          </w:divBdr>
        </w:div>
        <w:div w:id="1626814262">
          <w:marLeft w:val="480"/>
          <w:marRight w:val="0"/>
          <w:marTop w:val="0"/>
          <w:marBottom w:val="0"/>
          <w:divBdr>
            <w:top w:val="none" w:sz="0" w:space="0" w:color="auto"/>
            <w:left w:val="none" w:sz="0" w:space="0" w:color="auto"/>
            <w:bottom w:val="none" w:sz="0" w:space="0" w:color="auto"/>
            <w:right w:val="none" w:sz="0" w:space="0" w:color="auto"/>
          </w:divBdr>
        </w:div>
        <w:div w:id="1632789557">
          <w:marLeft w:val="480"/>
          <w:marRight w:val="0"/>
          <w:marTop w:val="0"/>
          <w:marBottom w:val="0"/>
          <w:divBdr>
            <w:top w:val="none" w:sz="0" w:space="0" w:color="auto"/>
            <w:left w:val="none" w:sz="0" w:space="0" w:color="auto"/>
            <w:bottom w:val="none" w:sz="0" w:space="0" w:color="auto"/>
            <w:right w:val="none" w:sz="0" w:space="0" w:color="auto"/>
          </w:divBdr>
        </w:div>
        <w:div w:id="1760297191">
          <w:marLeft w:val="480"/>
          <w:marRight w:val="0"/>
          <w:marTop w:val="0"/>
          <w:marBottom w:val="0"/>
          <w:divBdr>
            <w:top w:val="none" w:sz="0" w:space="0" w:color="auto"/>
            <w:left w:val="none" w:sz="0" w:space="0" w:color="auto"/>
            <w:bottom w:val="none" w:sz="0" w:space="0" w:color="auto"/>
            <w:right w:val="none" w:sz="0" w:space="0" w:color="auto"/>
          </w:divBdr>
        </w:div>
        <w:div w:id="1877958892">
          <w:marLeft w:val="480"/>
          <w:marRight w:val="0"/>
          <w:marTop w:val="0"/>
          <w:marBottom w:val="0"/>
          <w:divBdr>
            <w:top w:val="none" w:sz="0" w:space="0" w:color="auto"/>
            <w:left w:val="none" w:sz="0" w:space="0" w:color="auto"/>
            <w:bottom w:val="none" w:sz="0" w:space="0" w:color="auto"/>
            <w:right w:val="none" w:sz="0" w:space="0" w:color="auto"/>
          </w:divBdr>
        </w:div>
        <w:div w:id="1888029963">
          <w:marLeft w:val="480"/>
          <w:marRight w:val="0"/>
          <w:marTop w:val="0"/>
          <w:marBottom w:val="0"/>
          <w:divBdr>
            <w:top w:val="none" w:sz="0" w:space="0" w:color="auto"/>
            <w:left w:val="none" w:sz="0" w:space="0" w:color="auto"/>
            <w:bottom w:val="none" w:sz="0" w:space="0" w:color="auto"/>
            <w:right w:val="none" w:sz="0" w:space="0" w:color="auto"/>
          </w:divBdr>
        </w:div>
        <w:div w:id="1889566202">
          <w:marLeft w:val="480"/>
          <w:marRight w:val="0"/>
          <w:marTop w:val="0"/>
          <w:marBottom w:val="0"/>
          <w:divBdr>
            <w:top w:val="none" w:sz="0" w:space="0" w:color="auto"/>
            <w:left w:val="none" w:sz="0" w:space="0" w:color="auto"/>
            <w:bottom w:val="none" w:sz="0" w:space="0" w:color="auto"/>
            <w:right w:val="none" w:sz="0" w:space="0" w:color="auto"/>
          </w:divBdr>
        </w:div>
        <w:div w:id="1895965050">
          <w:marLeft w:val="480"/>
          <w:marRight w:val="0"/>
          <w:marTop w:val="0"/>
          <w:marBottom w:val="0"/>
          <w:divBdr>
            <w:top w:val="none" w:sz="0" w:space="0" w:color="auto"/>
            <w:left w:val="none" w:sz="0" w:space="0" w:color="auto"/>
            <w:bottom w:val="none" w:sz="0" w:space="0" w:color="auto"/>
            <w:right w:val="none" w:sz="0" w:space="0" w:color="auto"/>
          </w:divBdr>
        </w:div>
        <w:div w:id="2017681842">
          <w:marLeft w:val="480"/>
          <w:marRight w:val="0"/>
          <w:marTop w:val="0"/>
          <w:marBottom w:val="0"/>
          <w:divBdr>
            <w:top w:val="none" w:sz="0" w:space="0" w:color="auto"/>
            <w:left w:val="none" w:sz="0" w:space="0" w:color="auto"/>
            <w:bottom w:val="none" w:sz="0" w:space="0" w:color="auto"/>
            <w:right w:val="none" w:sz="0" w:space="0" w:color="auto"/>
          </w:divBdr>
        </w:div>
        <w:div w:id="2035842945">
          <w:marLeft w:val="480"/>
          <w:marRight w:val="0"/>
          <w:marTop w:val="0"/>
          <w:marBottom w:val="0"/>
          <w:divBdr>
            <w:top w:val="none" w:sz="0" w:space="0" w:color="auto"/>
            <w:left w:val="none" w:sz="0" w:space="0" w:color="auto"/>
            <w:bottom w:val="none" w:sz="0" w:space="0" w:color="auto"/>
            <w:right w:val="none" w:sz="0" w:space="0" w:color="auto"/>
          </w:divBdr>
        </w:div>
        <w:div w:id="2077043550">
          <w:marLeft w:val="480"/>
          <w:marRight w:val="0"/>
          <w:marTop w:val="0"/>
          <w:marBottom w:val="0"/>
          <w:divBdr>
            <w:top w:val="none" w:sz="0" w:space="0" w:color="auto"/>
            <w:left w:val="none" w:sz="0" w:space="0" w:color="auto"/>
            <w:bottom w:val="none" w:sz="0" w:space="0" w:color="auto"/>
            <w:right w:val="none" w:sz="0" w:space="0" w:color="auto"/>
          </w:divBdr>
        </w:div>
        <w:div w:id="2141268104">
          <w:marLeft w:val="480"/>
          <w:marRight w:val="0"/>
          <w:marTop w:val="0"/>
          <w:marBottom w:val="0"/>
          <w:divBdr>
            <w:top w:val="none" w:sz="0" w:space="0" w:color="auto"/>
            <w:left w:val="none" w:sz="0" w:space="0" w:color="auto"/>
            <w:bottom w:val="none" w:sz="0" w:space="0" w:color="auto"/>
            <w:right w:val="none" w:sz="0" w:space="0" w:color="auto"/>
          </w:divBdr>
        </w:div>
      </w:divsChild>
    </w:div>
    <w:div w:id="1159005795">
      <w:bodyDiv w:val="1"/>
      <w:marLeft w:val="0"/>
      <w:marRight w:val="0"/>
      <w:marTop w:val="0"/>
      <w:marBottom w:val="0"/>
      <w:divBdr>
        <w:top w:val="none" w:sz="0" w:space="0" w:color="auto"/>
        <w:left w:val="none" w:sz="0" w:space="0" w:color="auto"/>
        <w:bottom w:val="none" w:sz="0" w:space="0" w:color="auto"/>
        <w:right w:val="none" w:sz="0" w:space="0" w:color="auto"/>
      </w:divBdr>
      <w:divsChild>
        <w:div w:id="77289312">
          <w:marLeft w:val="480"/>
          <w:marRight w:val="0"/>
          <w:marTop w:val="0"/>
          <w:marBottom w:val="0"/>
          <w:divBdr>
            <w:top w:val="none" w:sz="0" w:space="0" w:color="auto"/>
            <w:left w:val="none" w:sz="0" w:space="0" w:color="auto"/>
            <w:bottom w:val="none" w:sz="0" w:space="0" w:color="auto"/>
            <w:right w:val="none" w:sz="0" w:space="0" w:color="auto"/>
          </w:divBdr>
        </w:div>
        <w:div w:id="77289618">
          <w:marLeft w:val="480"/>
          <w:marRight w:val="0"/>
          <w:marTop w:val="0"/>
          <w:marBottom w:val="0"/>
          <w:divBdr>
            <w:top w:val="none" w:sz="0" w:space="0" w:color="auto"/>
            <w:left w:val="none" w:sz="0" w:space="0" w:color="auto"/>
            <w:bottom w:val="none" w:sz="0" w:space="0" w:color="auto"/>
            <w:right w:val="none" w:sz="0" w:space="0" w:color="auto"/>
          </w:divBdr>
        </w:div>
        <w:div w:id="83459853">
          <w:marLeft w:val="480"/>
          <w:marRight w:val="0"/>
          <w:marTop w:val="0"/>
          <w:marBottom w:val="0"/>
          <w:divBdr>
            <w:top w:val="none" w:sz="0" w:space="0" w:color="auto"/>
            <w:left w:val="none" w:sz="0" w:space="0" w:color="auto"/>
            <w:bottom w:val="none" w:sz="0" w:space="0" w:color="auto"/>
            <w:right w:val="none" w:sz="0" w:space="0" w:color="auto"/>
          </w:divBdr>
        </w:div>
        <w:div w:id="163713683">
          <w:marLeft w:val="480"/>
          <w:marRight w:val="0"/>
          <w:marTop w:val="0"/>
          <w:marBottom w:val="0"/>
          <w:divBdr>
            <w:top w:val="none" w:sz="0" w:space="0" w:color="auto"/>
            <w:left w:val="none" w:sz="0" w:space="0" w:color="auto"/>
            <w:bottom w:val="none" w:sz="0" w:space="0" w:color="auto"/>
            <w:right w:val="none" w:sz="0" w:space="0" w:color="auto"/>
          </w:divBdr>
        </w:div>
        <w:div w:id="166292926">
          <w:marLeft w:val="480"/>
          <w:marRight w:val="0"/>
          <w:marTop w:val="0"/>
          <w:marBottom w:val="0"/>
          <w:divBdr>
            <w:top w:val="none" w:sz="0" w:space="0" w:color="auto"/>
            <w:left w:val="none" w:sz="0" w:space="0" w:color="auto"/>
            <w:bottom w:val="none" w:sz="0" w:space="0" w:color="auto"/>
            <w:right w:val="none" w:sz="0" w:space="0" w:color="auto"/>
          </w:divBdr>
        </w:div>
        <w:div w:id="200677349">
          <w:marLeft w:val="480"/>
          <w:marRight w:val="0"/>
          <w:marTop w:val="0"/>
          <w:marBottom w:val="0"/>
          <w:divBdr>
            <w:top w:val="none" w:sz="0" w:space="0" w:color="auto"/>
            <w:left w:val="none" w:sz="0" w:space="0" w:color="auto"/>
            <w:bottom w:val="none" w:sz="0" w:space="0" w:color="auto"/>
            <w:right w:val="none" w:sz="0" w:space="0" w:color="auto"/>
          </w:divBdr>
        </w:div>
        <w:div w:id="211116101">
          <w:marLeft w:val="480"/>
          <w:marRight w:val="0"/>
          <w:marTop w:val="0"/>
          <w:marBottom w:val="0"/>
          <w:divBdr>
            <w:top w:val="none" w:sz="0" w:space="0" w:color="auto"/>
            <w:left w:val="none" w:sz="0" w:space="0" w:color="auto"/>
            <w:bottom w:val="none" w:sz="0" w:space="0" w:color="auto"/>
            <w:right w:val="none" w:sz="0" w:space="0" w:color="auto"/>
          </w:divBdr>
        </w:div>
        <w:div w:id="301159845">
          <w:marLeft w:val="480"/>
          <w:marRight w:val="0"/>
          <w:marTop w:val="0"/>
          <w:marBottom w:val="0"/>
          <w:divBdr>
            <w:top w:val="none" w:sz="0" w:space="0" w:color="auto"/>
            <w:left w:val="none" w:sz="0" w:space="0" w:color="auto"/>
            <w:bottom w:val="none" w:sz="0" w:space="0" w:color="auto"/>
            <w:right w:val="none" w:sz="0" w:space="0" w:color="auto"/>
          </w:divBdr>
        </w:div>
        <w:div w:id="338508041">
          <w:marLeft w:val="480"/>
          <w:marRight w:val="0"/>
          <w:marTop w:val="0"/>
          <w:marBottom w:val="0"/>
          <w:divBdr>
            <w:top w:val="none" w:sz="0" w:space="0" w:color="auto"/>
            <w:left w:val="none" w:sz="0" w:space="0" w:color="auto"/>
            <w:bottom w:val="none" w:sz="0" w:space="0" w:color="auto"/>
            <w:right w:val="none" w:sz="0" w:space="0" w:color="auto"/>
          </w:divBdr>
        </w:div>
        <w:div w:id="340744190">
          <w:marLeft w:val="480"/>
          <w:marRight w:val="0"/>
          <w:marTop w:val="0"/>
          <w:marBottom w:val="0"/>
          <w:divBdr>
            <w:top w:val="none" w:sz="0" w:space="0" w:color="auto"/>
            <w:left w:val="none" w:sz="0" w:space="0" w:color="auto"/>
            <w:bottom w:val="none" w:sz="0" w:space="0" w:color="auto"/>
            <w:right w:val="none" w:sz="0" w:space="0" w:color="auto"/>
          </w:divBdr>
        </w:div>
        <w:div w:id="389303500">
          <w:marLeft w:val="480"/>
          <w:marRight w:val="0"/>
          <w:marTop w:val="0"/>
          <w:marBottom w:val="0"/>
          <w:divBdr>
            <w:top w:val="none" w:sz="0" w:space="0" w:color="auto"/>
            <w:left w:val="none" w:sz="0" w:space="0" w:color="auto"/>
            <w:bottom w:val="none" w:sz="0" w:space="0" w:color="auto"/>
            <w:right w:val="none" w:sz="0" w:space="0" w:color="auto"/>
          </w:divBdr>
        </w:div>
        <w:div w:id="403990941">
          <w:marLeft w:val="480"/>
          <w:marRight w:val="0"/>
          <w:marTop w:val="0"/>
          <w:marBottom w:val="0"/>
          <w:divBdr>
            <w:top w:val="none" w:sz="0" w:space="0" w:color="auto"/>
            <w:left w:val="none" w:sz="0" w:space="0" w:color="auto"/>
            <w:bottom w:val="none" w:sz="0" w:space="0" w:color="auto"/>
            <w:right w:val="none" w:sz="0" w:space="0" w:color="auto"/>
          </w:divBdr>
        </w:div>
        <w:div w:id="406808605">
          <w:marLeft w:val="480"/>
          <w:marRight w:val="0"/>
          <w:marTop w:val="0"/>
          <w:marBottom w:val="0"/>
          <w:divBdr>
            <w:top w:val="none" w:sz="0" w:space="0" w:color="auto"/>
            <w:left w:val="none" w:sz="0" w:space="0" w:color="auto"/>
            <w:bottom w:val="none" w:sz="0" w:space="0" w:color="auto"/>
            <w:right w:val="none" w:sz="0" w:space="0" w:color="auto"/>
          </w:divBdr>
        </w:div>
        <w:div w:id="482703814">
          <w:marLeft w:val="480"/>
          <w:marRight w:val="0"/>
          <w:marTop w:val="0"/>
          <w:marBottom w:val="0"/>
          <w:divBdr>
            <w:top w:val="none" w:sz="0" w:space="0" w:color="auto"/>
            <w:left w:val="none" w:sz="0" w:space="0" w:color="auto"/>
            <w:bottom w:val="none" w:sz="0" w:space="0" w:color="auto"/>
            <w:right w:val="none" w:sz="0" w:space="0" w:color="auto"/>
          </w:divBdr>
        </w:div>
        <w:div w:id="519513097">
          <w:marLeft w:val="480"/>
          <w:marRight w:val="0"/>
          <w:marTop w:val="0"/>
          <w:marBottom w:val="0"/>
          <w:divBdr>
            <w:top w:val="none" w:sz="0" w:space="0" w:color="auto"/>
            <w:left w:val="none" w:sz="0" w:space="0" w:color="auto"/>
            <w:bottom w:val="none" w:sz="0" w:space="0" w:color="auto"/>
            <w:right w:val="none" w:sz="0" w:space="0" w:color="auto"/>
          </w:divBdr>
        </w:div>
        <w:div w:id="569196013">
          <w:marLeft w:val="480"/>
          <w:marRight w:val="0"/>
          <w:marTop w:val="0"/>
          <w:marBottom w:val="0"/>
          <w:divBdr>
            <w:top w:val="none" w:sz="0" w:space="0" w:color="auto"/>
            <w:left w:val="none" w:sz="0" w:space="0" w:color="auto"/>
            <w:bottom w:val="none" w:sz="0" w:space="0" w:color="auto"/>
            <w:right w:val="none" w:sz="0" w:space="0" w:color="auto"/>
          </w:divBdr>
        </w:div>
        <w:div w:id="579405750">
          <w:marLeft w:val="480"/>
          <w:marRight w:val="0"/>
          <w:marTop w:val="0"/>
          <w:marBottom w:val="0"/>
          <w:divBdr>
            <w:top w:val="none" w:sz="0" w:space="0" w:color="auto"/>
            <w:left w:val="none" w:sz="0" w:space="0" w:color="auto"/>
            <w:bottom w:val="none" w:sz="0" w:space="0" w:color="auto"/>
            <w:right w:val="none" w:sz="0" w:space="0" w:color="auto"/>
          </w:divBdr>
        </w:div>
        <w:div w:id="638418413">
          <w:marLeft w:val="480"/>
          <w:marRight w:val="0"/>
          <w:marTop w:val="0"/>
          <w:marBottom w:val="0"/>
          <w:divBdr>
            <w:top w:val="none" w:sz="0" w:space="0" w:color="auto"/>
            <w:left w:val="none" w:sz="0" w:space="0" w:color="auto"/>
            <w:bottom w:val="none" w:sz="0" w:space="0" w:color="auto"/>
            <w:right w:val="none" w:sz="0" w:space="0" w:color="auto"/>
          </w:divBdr>
        </w:div>
        <w:div w:id="646666818">
          <w:marLeft w:val="480"/>
          <w:marRight w:val="0"/>
          <w:marTop w:val="0"/>
          <w:marBottom w:val="0"/>
          <w:divBdr>
            <w:top w:val="none" w:sz="0" w:space="0" w:color="auto"/>
            <w:left w:val="none" w:sz="0" w:space="0" w:color="auto"/>
            <w:bottom w:val="none" w:sz="0" w:space="0" w:color="auto"/>
            <w:right w:val="none" w:sz="0" w:space="0" w:color="auto"/>
          </w:divBdr>
        </w:div>
        <w:div w:id="657347382">
          <w:marLeft w:val="480"/>
          <w:marRight w:val="0"/>
          <w:marTop w:val="0"/>
          <w:marBottom w:val="0"/>
          <w:divBdr>
            <w:top w:val="none" w:sz="0" w:space="0" w:color="auto"/>
            <w:left w:val="none" w:sz="0" w:space="0" w:color="auto"/>
            <w:bottom w:val="none" w:sz="0" w:space="0" w:color="auto"/>
            <w:right w:val="none" w:sz="0" w:space="0" w:color="auto"/>
          </w:divBdr>
        </w:div>
        <w:div w:id="713775981">
          <w:marLeft w:val="480"/>
          <w:marRight w:val="0"/>
          <w:marTop w:val="0"/>
          <w:marBottom w:val="0"/>
          <w:divBdr>
            <w:top w:val="none" w:sz="0" w:space="0" w:color="auto"/>
            <w:left w:val="none" w:sz="0" w:space="0" w:color="auto"/>
            <w:bottom w:val="none" w:sz="0" w:space="0" w:color="auto"/>
            <w:right w:val="none" w:sz="0" w:space="0" w:color="auto"/>
          </w:divBdr>
        </w:div>
        <w:div w:id="722824936">
          <w:marLeft w:val="480"/>
          <w:marRight w:val="0"/>
          <w:marTop w:val="0"/>
          <w:marBottom w:val="0"/>
          <w:divBdr>
            <w:top w:val="none" w:sz="0" w:space="0" w:color="auto"/>
            <w:left w:val="none" w:sz="0" w:space="0" w:color="auto"/>
            <w:bottom w:val="none" w:sz="0" w:space="0" w:color="auto"/>
            <w:right w:val="none" w:sz="0" w:space="0" w:color="auto"/>
          </w:divBdr>
        </w:div>
        <w:div w:id="773404225">
          <w:marLeft w:val="480"/>
          <w:marRight w:val="0"/>
          <w:marTop w:val="0"/>
          <w:marBottom w:val="0"/>
          <w:divBdr>
            <w:top w:val="none" w:sz="0" w:space="0" w:color="auto"/>
            <w:left w:val="none" w:sz="0" w:space="0" w:color="auto"/>
            <w:bottom w:val="none" w:sz="0" w:space="0" w:color="auto"/>
            <w:right w:val="none" w:sz="0" w:space="0" w:color="auto"/>
          </w:divBdr>
        </w:div>
        <w:div w:id="791049337">
          <w:marLeft w:val="480"/>
          <w:marRight w:val="0"/>
          <w:marTop w:val="0"/>
          <w:marBottom w:val="0"/>
          <w:divBdr>
            <w:top w:val="none" w:sz="0" w:space="0" w:color="auto"/>
            <w:left w:val="none" w:sz="0" w:space="0" w:color="auto"/>
            <w:bottom w:val="none" w:sz="0" w:space="0" w:color="auto"/>
            <w:right w:val="none" w:sz="0" w:space="0" w:color="auto"/>
          </w:divBdr>
        </w:div>
        <w:div w:id="868378458">
          <w:marLeft w:val="480"/>
          <w:marRight w:val="0"/>
          <w:marTop w:val="0"/>
          <w:marBottom w:val="0"/>
          <w:divBdr>
            <w:top w:val="none" w:sz="0" w:space="0" w:color="auto"/>
            <w:left w:val="none" w:sz="0" w:space="0" w:color="auto"/>
            <w:bottom w:val="none" w:sz="0" w:space="0" w:color="auto"/>
            <w:right w:val="none" w:sz="0" w:space="0" w:color="auto"/>
          </w:divBdr>
        </w:div>
        <w:div w:id="921841230">
          <w:marLeft w:val="480"/>
          <w:marRight w:val="0"/>
          <w:marTop w:val="0"/>
          <w:marBottom w:val="0"/>
          <w:divBdr>
            <w:top w:val="none" w:sz="0" w:space="0" w:color="auto"/>
            <w:left w:val="none" w:sz="0" w:space="0" w:color="auto"/>
            <w:bottom w:val="none" w:sz="0" w:space="0" w:color="auto"/>
            <w:right w:val="none" w:sz="0" w:space="0" w:color="auto"/>
          </w:divBdr>
        </w:div>
        <w:div w:id="1026904534">
          <w:marLeft w:val="480"/>
          <w:marRight w:val="0"/>
          <w:marTop w:val="0"/>
          <w:marBottom w:val="0"/>
          <w:divBdr>
            <w:top w:val="none" w:sz="0" w:space="0" w:color="auto"/>
            <w:left w:val="none" w:sz="0" w:space="0" w:color="auto"/>
            <w:bottom w:val="none" w:sz="0" w:space="0" w:color="auto"/>
            <w:right w:val="none" w:sz="0" w:space="0" w:color="auto"/>
          </w:divBdr>
        </w:div>
        <w:div w:id="1067650822">
          <w:marLeft w:val="480"/>
          <w:marRight w:val="0"/>
          <w:marTop w:val="0"/>
          <w:marBottom w:val="0"/>
          <w:divBdr>
            <w:top w:val="none" w:sz="0" w:space="0" w:color="auto"/>
            <w:left w:val="none" w:sz="0" w:space="0" w:color="auto"/>
            <w:bottom w:val="none" w:sz="0" w:space="0" w:color="auto"/>
            <w:right w:val="none" w:sz="0" w:space="0" w:color="auto"/>
          </w:divBdr>
        </w:div>
        <w:div w:id="1093866334">
          <w:marLeft w:val="480"/>
          <w:marRight w:val="0"/>
          <w:marTop w:val="0"/>
          <w:marBottom w:val="0"/>
          <w:divBdr>
            <w:top w:val="none" w:sz="0" w:space="0" w:color="auto"/>
            <w:left w:val="none" w:sz="0" w:space="0" w:color="auto"/>
            <w:bottom w:val="none" w:sz="0" w:space="0" w:color="auto"/>
            <w:right w:val="none" w:sz="0" w:space="0" w:color="auto"/>
          </w:divBdr>
        </w:div>
        <w:div w:id="1102527263">
          <w:marLeft w:val="480"/>
          <w:marRight w:val="0"/>
          <w:marTop w:val="0"/>
          <w:marBottom w:val="0"/>
          <w:divBdr>
            <w:top w:val="none" w:sz="0" w:space="0" w:color="auto"/>
            <w:left w:val="none" w:sz="0" w:space="0" w:color="auto"/>
            <w:bottom w:val="none" w:sz="0" w:space="0" w:color="auto"/>
            <w:right w:val="none" w:sz="0" w:space="0" w:color="auto"/>
          </w:divBdr>
        </w:div>
        <w:div w:id="1119226400">
          <w:marLeft w:val="480"/>
          <w:marRight w:val="0"/>
          <w:marTop w:val="0"/>
          <w:marBottom w:val="0"/>
          <w:divBdr>
            <w:top w:val="none" w:sz="0" w:space="0" w:color="auto"/>
            <w:left w:val="none" w:sz="0" w:space="0" w:color="auto"/>
            <w:bottom w:val="none" w:sz="0" w:space="0" w:color="auto"/>
            <w:right w:val="none" w:sz="0" w:space="0" w:color="auto"/>
          </w:divBdr>
        </w:div>
        <w:div w:id="1136069442">
          <w:marLeft w:val="480"/>
          <w:marRight w:val="0"/>
          <w:marTop w:val="0"/>
          <w:marBottom w:val="0"/>
          <w:divBdr>
            <w:top w:val="none" w:sz="0" w:space="0" w:color="auto"/>
            <w:left w:val="none" w:sz="0" w:space="0" w:color="auto"/>
            <w:bottom w:val="none" w:sz="0" w:space="0" w:color="auto"/>
            <w:right w:val="none" w:sz="0" w:space="0" w:color="auto"/>
          </w:divBdr>
        </w:div>
        <w:div w:id="1142773641">
          <w:marLeft w:val="480"/>
          <w:marRight w:val="0"/>
          <w:marTop w:val="0"/>
          <w:marBottom w:val="0"/>
          <w:divBdr>
            <w:top w:val="none" w:sz="0" w:space="0" w:color="auto"/>
            <w:left w:val="none" w:sz="0" w:space="0" w:color="auto"/>
            <w:bottom w:val="none" w:sz="0" w:space="0" w:color="auto"/>
            <w:right w:val="none" w:sz="0" w:space="0" w:color="auto"/>
          </w:divBdr>
        </w:div>
        <w:div w:id="1154494945">
          <w:marLeft w:val="480"/>
          <w:marRight w:val="0"/>
          <w:marTop w:val="0"/>
          <w:marBottom w:val="0"/>
          <w:divBdr>
            <w:top w:val="none" w:sz="0" w:space="0" w:color="auto"/>
            <w:left w:val="none" w:sz="0" w:space="0" w:color="auto"/>
            <w:bottom w:val="none" w:sz="0" w:space="0" w:color="auto"/>
            <w:right w:val="none" w:sz="0" w:space="0" w:color="auto"/>
          </w:divBdr>
        </w:div>
        <w:div w:id="1164778483">
          <w:marLeft w:val="480"/>
          <w:marRight w:val="0"/>
          <w:marTop w:val="0"/>
          <w:marBottom w:val="0"/>
          <w:divBdr>
            <w:top w:val="none" w:sz="0" w:space="0" w:color="auto"/>
            <w:left w:val="none" w:sz="0" w:space="0" w:color="auto"/>
            <w:bottom w:val="none" w:sz="0" w:space="0" w:color="auto"/>
            <w:right w:val="none" w:sz="0" w:space="0" w:color="auto"/>
          </w:divBdr>
        </w:div>
        <w:div w:id="1177109870">
          <w:marLeft w:val="480"/>
          <w:marRight w:val="0"/>
          <w:marTop w:val="0"/>
          <w:marBottom w:val="0"/>
          <w:divBdr>
            <w:top w:val="none" w:sz="0" w:space="0" w:color="auto"/>
            <w:left w:val="none" w:sz="0" w:space="0" w:color="auto"/>
            <w:bottom w:val="none" w:sz="0" w:space="0" w:color="auto"/>
            <w:right w:val="none" w:sz="0" w:space="0" w:color="auto"/>
          </w:divBdr>
        </w:div>
        <w:div w:id="1201672983">
          <w:marLeft w:val="480"/>
          <w:marRight w:val="0"/>
          <w:marTop w:val="0"/>
          <w:marBottom w:val="0"/>
          <w:divBdr>
            <w:top w:val="none" w:sz="0" w:space="0" w:color="auto"/>
            <w:left w:val="none" w:sz="0" w:space="0" w:color="auto"/>
            <w:bottom w:val="none" w:sz="0" w:space="0" w:color="auto"/>
            <w:right w:val="none" w:sz="0" w:space="0" w:color="auto"/>
          </w:divBdr>
        </w:div>
        <w:div w:id="1208029854">
          <w:marLeft w:val="480"/>
          <w:marRight w:val="0"/>
          <w:marTop w:val="0"/>
          <w:marBottom w:val="0"/>
          <w:divBdr>
            <w:top w:val="none" w:sz="0" w:space="0" w:color="auto"/>
            <w:left w:val="none" w:sz="0" w:space="0" w:color="auto"/>
            <w:bottom w:val="none" w:sz="0" w:space="0" w:color="auto"/>
            <w:right w:val="none" w:sz="0" w:space="0" w:color="auto"/>
          </w:divBdr>
        </w:div>
        <w:div w:id="1248346452">
          <w:marLeft w:val="480"/>
          <w:marRight w:val="0"/>
          <w:marTop w:val="0"/>
          <w:marBottom w:val="0"/>
          <w:divBdr>
            <w:top w:val="none" w:sz="0" w:space="0" w:color="auto"/>
            <w:left w:val="none" w:sz="0" w:space="0" w:color="auto"/>
            <w:bottom w:val="none" w:sz="0" w:space="0" w:color="auto"/>
            <w:right w:val="none" w:sz="0" w:space="0" w:color="auto"/>
          </w:divBdr>
        </w:div>
        <w:div w:id="1308124179">
          <w:marLeft w:val="480"/>
          <w:marRight w:val="0"/>
          <w:marTop w:val="0"/>
          <w:marBottom w:val="0"/>
          <w:divBdr>
            <w:top w:val="none" w:sz="0" w:space="0" w:color="auto"/>
            <w:left w:val="none" w:sz="0" w:space="0" w:color="auto"/>
            <w:bottom w:val="none" w:sz="0" w:space="0" w:color="auto"/>
            <w:right w:val="none" w:sz="0" w:space="0" w:color="auto"/>
          </w:divBdr>
        </w:div>
        <w:div w:id="1392579108">
          <w:marLeft w:val="480"/>
          <w:marRight w:val="0"/>
          <w:marTop w:val="0"/>
          <w:marBottom w:val="0"/>
          <w:divBdr>
            <w:top w:val="none" w:sz="0" w:space="0" w:color="auto"/>
            <w:left w:val="none" w:sz="0" w:space="0" w:color="auto"/>
            <w:bottom w:val="none" w:sz="0" w:space="0" w:color="auto"/>
            <w:right w:val="none" w:sz="0" w:space="0" w:color="auto"/>
          </w:divBdr>
        </w:div>
        <w:div w:id="1524637092">
          <w:marLeft w:val="480"/>
          <w:marRight w:val="0"/>
          <w:marTop w:val="0"/>
          <w:marBottom w:val="0"/>
          <w:divBdr>
            <w:top w:val="none" w:sz="0" w:space="0" w:color="auto"/>
            <w:left w:val="none" w:sz="0" w:space="0" w:color="auto"/>
            <w:bottom w:val="none" w:sz="0" w:space="0" w:color="auto"/>
            <w:right w:val="none" w:sz="0" w:space="0" w:color="auto"/>
          </w:divBdr>
        </w:div>
        <w:div w:id="1552771664">
          <w:marLeft w:val="480"/>
          <w:marRight w:val="0"/>
          <w:marTop w:val="0"/>
          <w:marBottom w:val="0"/>
          <w:divBdr>
            <w:top w:val="none" w:sz="0" w:space="0" w:color="auto"/>
            <w:left w:val="none" w:sz="0" w:space="0" w:color="auto"/>
            <w:bottom w:val="none" w:sz="0" w:space="0" w:color="auto"/>
            <w:right w:val="none" w:sz="0" w:space="0" w:color="auto"/>
          </w:divBdr>
        </w:div>
        <w:div w:id="1556233427">
          <w:marLeft w:val="480"/>
          <w:marRight w:val="0"/>
          <w:marTop w:val="0"/>
          <w:marBottom w:val="0"/>
          <w:divBdr>
            <w:top w:val="none" w:sz="0" w:space="0" w:color="auto"/>
            <w:left w:val="none" w:sz="0" w:space="0" w:color="auto"/>
            <w:bottom w:val="none" w:sz="0" w:space="0" w:color="auto"/>
            <w:right w:val="none" w:sz="0" w:space="0" w:color="auto"/>
          </w:divBdr>
        </w:div>
        <w:div w:id="1574462551">
          <w:marLeft w:val="480"/>
          <w:marRight w:val="0"/>
          <w:marTop w:val="0"/>
          <w:marBottom w:val="0"/>
          <w:divBdr>
            <w:top w:val="none" w:sz="0" w:space="0" w:color="auto"/>
            <w:left w:val="none" w:sz="0" w:space="0" w:color="auto"/>
            <w:bottom w:val="none" w:sz="0" w:space="0" w:color="auto"/>
            <w:right w:val="none" w:sz="0" w:space="0" w:color="auto"/>
          </w:divBdr>
        </w:div>
        <w:div w:id="1641685264">
          <w:marLeft w:val="480"/>
          <w:marRight w:val="0"/>
          <w:marTop w:val="0"/>
          <w:marBottom w:val="0"/>
          <w:divBdr>
            <w:top w:val="none" w:sz="0" w:space="0" w:color="auto"/>
            <w:left w:val="none" w:sz="0" w:space="0" w:color="auto"/>
            <w:bottom w:val="none" w:sz="0" w:space="0" w:color="auto"/>
            <w:right w:val="none" w:sz="0" w:space="0" w:color="auto"/>
          </w:divBdr>
        </w:div>
        <w:div w:id="1685742947">
          <w:marLeft w:val="480"/>
          <w:marRight w:val="0"/>
          <w:marTop w:val="0"/>
          <w:marBottom w:val="0"/>
          <w:divBdr>
            <w:top w:val="none" w:sz="0" w:space="0" w:color="auto"/>
            <w:left w:val="none" w:sz="0" w:space="0" w:color="auto"/>
            <w:bottom w:val="none" w:sz="0" w:space="0" w:color="auto"/>
            <w:right w:val="none" w:sz="0" w:space="0" w:color="auto"/>
          </w:divBdr>
        </w:div>
        <w:div w:id="1746996420">
          <w:marLeft w:val="480"/>
          <w:marRight w:val="0"/>
          <w:marTop w:val="0"/>
          <w:marBottom w:val="0"/>
          <w:divBdr>
            <w:top w:val="none" w:sz="0" w:space="0" w:color="auto"/>
            <w:left w:val="none" w:sz="0" w:space="0" w:color="auto"/>
            <w:bottom w:val="none" w:sz="0" w:space="0" w:color="auto"/>
            <w:right w:val="none" w:sz="0" w:space="0" w:color="auto"/>
          </w:divBdr>
        </w:div>
        <w:div w:id="1768193327">
          <w:marLeft w:val="480"/>
          <w:marRight w:val="0"/>
          <w:marTop w:val="0"/>
          <w:marBottom w:val="0"/>
          <w:divBdr>
            <w:top w:val="none" w:sz="0" w:space="0" w:color="auto"/>
            <w:left w:val="none" w:sz="0" w:space="0" w:color="auto"/>
            <w:bottom w:val="none" w:sz="0" w:space="0" w:color="auto"/>
            <w:right w:val="none" w:sz="0" w:space="0" w:color="auto"/>
          </w:divBdr>
        </w:div>
        <w:div w:id="1899365760">
          <w:marLeft w:val="480"/>
          <w:marRight w:val="0"/>
          <w:marTop w:val="0"/>
          <w:marBottom w:val="0"/>
          <w:divBdr>
            <w:top w:val="none" w:sz="0" w:space="0" w:color="auto"/>
            <w:left w:val="none" w:sz="0" w:space="0" w:color="auto"/>
            <w:bottom w:val="none" w:sz="0" w:space="0" w:color="auto"/>
            <w:right w:val="none" w:sz="0" w:space="0" w:color="auto"/>
          </w:divBdr>
        </w:div>
        <w:div w:id="2060860695">
          <w:marLeft w:val="480"/>
          <w:marRight w:val="0"/>
          <w:marTop w:val="0"/>
          <w:marBottom w:val="0"/>
          <w:divBdr>
            <w:top w:val="none" w:sz="0" w:space="0" w:color="auto"/>
            <w:left w:val="none" w:sz="0" w:space="0" w:color="auto"/>
            <w:bottom w:val="none" w:sz="0" w:space="0" w:color="auto"/>
            <w:right w:val="none" w:sz="0" w:space="0" w:color="auto"/>
          </w:divBdr>
        </w:div>
      </w:divsChild>
    </w:div>
    <w:div w:id="1159493736">
      <w:marLeft w:val="480"/>
      <w:marRight w:val="0"/>
      <w:marTop w:val="0"/>
      <w:marBottom w:val="0"/>
      <w:divBdr>
        <w:top w:val="none" w:sz="0" w:space="0" w:color="auto"/>
        <w:left w:val="none" w:sz="0" w:space="0" w:color="auto"/>
        <w:bottom w:val="none" w:sz="0" w:space="0" w:color="auto"/>
        <w:right w:val="none" w:sz="0" w:space="0" w:color="auto"/>
      </w:divBdr>
    </w:div>
    <w:div w:id="1159732503">
      <w:bodyDiv w:val="1"/>
      <w:marLeft w:val="0"/>
      <w:marRight w:val="0"/>
      <w:marTop w:val="0"/>
      <w:marBottom w:val="0"/>
      <w:divBdr>
        <w:top w:val="none" w:sz="0" w:space="0" w:color="auto"/>
        <w:left w:val="none" w:sz="0" w:space="0" w:color="auto"/>
        <w:bottom w:val="none" w:sz="0" w:space="0" w:color="auto"/>
        <w:right w:val="none" w:sz="0" w:space="0" w:color="auto"/>
      </w:divBdr>
      <w:divsChild>
        <w:div w:id="408162849">
          <w:marLeft w:val="640"/>
          <w:marRight w:val="0"/>
          <w:marTop w:val="0"/>
          <w:marBottom w:val="0"/>
          <w:divBdr>
            <w:top w:val="none" w:sz="0" w:space="0" w:color="auto"/>
            <w:left w:val="none" w:sz="0" w:space="0" w:color="auto"/>
            <w:bottom w:val="none" w:sz="0" w:space="0" w:color="auto"/>
            <w:right w:val="none" w:sz="0" w:space="0" w:color="auto"/>
          </w:divBdr>
        </w:div>
        <w:div w:id="482619213">
          <w:marLeft w:val="640"/>
          <w:marRight w:val="0"/>
          <w:marTop w:val="0"/>
          <w:marBottom w:val="0"/>
          <w:divBdr>
            <w:top w:val="none" w:sz="0" w:space="0" w:color="auto"/>
            <w:left w:val="none" w:sz="0" w:space="0" w:color="auto"/>
            <w:bottom w:val="none" w:sz="0" w:space="0" w:color="auto"/>
            <w:right w:val="none" w:sz="0" w:space="0" w:color="auto"/>
          </w:divBdr>
        </w:div>
        <w:div w:id="733310687">
          <w:marLeft w:val="640"/>
          <w:marRight w:val="0"/>
          <w:marTop w:val="0"/>
          <w:marBottom w:val="0"/>
          <w:divBdr>
            <w:top w:val="none" w:sz="0" w:space="0" w:color="auto"/>
            <w:left w:val="none" w:sz="0" w:space="0" w:color="auto"/>
            <w:bottom w:val="none" w:sz="0" w:space="0" w:color="auto"/>
            <w:right w:val="none" w:sz="0" w:space="0" w:color="auto"/>
          </w:divBdr>
        </w:div>
        <w:div w:id="216743918">
          <w:marLeft w:val="640"/>
          <w:marRight w:val="0"/>
          <w:marTop w:val="0"/>
          <w:marBottom w:val="0"/>
          <w:divBdr>
            <w:top w:val="none" w:sz="0" w:space="0" w:color="auto"/>
            <w:left w:val="none" w:sz="0" w:space="0" w:color="auto"/>
            <w:bottom w:val="none" w:sz="0" w:space="0" w:color="auto"/>
            <w:right w:val="none" w:sz="0" w:space="0" w:color="auto"/>
          </w:divBdr>
        </w:div>
        <w:div w:id="544804085">
          <w:marLeft w:val="640"/>
          <w:marRight w:val="0"/>
          <w:marTop w:val="0"/>
          <w:marBottom w:val="0"/>
          <w:divBdr>
            <w:top w:val="none" w:sz="0" w:space="0" w:color="auto"/>
            <w:left w:val="none" w:sz="0" w:space="0" w:color="auto"/>
            <w:bottom w:val="none" w:sz="0" w:space="0" w:color="auto"/>
            <w:right w:val="none" w:sz="0" w:space="0" w:color="auto"/>
          </w:divBdr>
        </w:div>
        <w:div w:id="374277792">
          <w:marLeft w:val="640"/>
          <w:marRight w:val="0"/>
          <w:marTop w:val="0"/>
          <w:marBottom w:val="0"/>
          <w:divBdr>
            <w:top w:val="none" w:sz="0" w:space="0" w:color="auto"/>
            <w:left w:val="none" w:sz="0" w:space="0" w:color="auto"/>
            <w:bottom w:val="none" w:sz="0" w:space="0" w:color="auto"/>
            <w:right w:val="none" w:sz="0" w:space="0" w:color="auto"/>
          </w:divBdr>
        </w:div>
        <w:div w:id="824509626">
          <w:marLeft w:val="640"/>
          <w:marRight w:val="0"/>
          <w:marTop w:val="0"/>
          <w:marBottom w:val="0"/>
          <w:divBdr>
            <w:top w:val="none" w:sz="0" w:space="0" w:color="auto"/>
            <w:left w:val="none" w:sz="0" w:space="0" w:color="auto"/>
            <w:bottom w:val="none" w:sz="0" w:space="0" w:color="auto"/>
            <w:right w:val="none" w:sz="0" w:space="0" w:color="auto"/>
          </w:divBdr>
        </w:div>
        <w:div w:id="322855443">
          <w:marLeft w:val="640"/>
          <w:marRight w:val="0"/>
          <w:marTop w:val="0"/>
          <w:marBottom w:val="0"/>
          <w:divBdr>
            <w:top w:val="none" w:sz="0" w:space="0" w:color="auto"/>
            <w:left w:val="none" w:sz="0" w:space="0" w:color="auto"/>
            <w:bottom w:val="none" w:sz="0" w:space="0" w:color="auto"/>
            <w:right w:val="none" w:sz="0" w:space="0" w:color="auto"/>
          </w:divBdr>
        </w:div>
        <w:div w:id="1812020611">
          <w:marLeft w:val="640"/>
          <w:marRight w:val="0"/>
          <w:marTop w:val="0"/>
          <w:marBottom w:val="0"/>
          <w:divBdr>
            <w:top w:val="none" w:sz="0" w:space="0" w:color="auto"/>
            <w:left w:val="none" w:sz="0" w:space="0" w:color="auto"/>
            <w:bottom w:val="none" w:sz="0" w:space="0" w:color="auto"/>
            <w:right w:val="none" w:sz="0" w:space="0" w:color="auto"/>
          </w:divBdr>
        </w:div>
        <w:div w:id="1432973884">
          <w:marLeft w:val="640"/>
          <w:marRight w:val="0"/>
          <w:marTop w:val="0"/>
          <w:marBottom w:val="0"/>
          <w:divBdr>
            <w:top w:val="none" w:sz="0" w:space="0" w:color="auto"/>
            <w:left w:val="none" w:sz="0" w:space="0" w:color="auto"/>
            <w:bottom w:val="none" w:sz="0" w:space="0" w:color="auto"/>
            <w:right w:val="none" w:sz="0" w:space="0" w:color="auto"/>
          </w:divBdr>
        </w:div>
        <w:div w:id="144132343">
          <w:marLeft w:val="640"/>
          <w:marRight w:val="0"/>
          <w:marTop w:val="0"/>
          <w:marBottom w:val="0"/>
          <w:divBdr>
            <w:top w:val="none" w:sz="0" w:space="0" w:color="auto"/>
            <w:left w:val="none" w:sz="0" w:space="0" w:color="auto"/>
            <w:bottom w:val="none" w:sz="0" w:space="0" w:color="auto"/>
            <w:right w:val="none" w:sz="0" w:space="0" w:color="auto"/>
          </w:divBdr>
        </w:div>
        <w:div w:id="1661077918">
          <w:marLeft w:val="640"/>
          <w:marRight w:val="0"/>
          <w:marTop w:val="0"/>
          <w:marBottom w:val="0"/>
          <w:divBdr>
            <w:top w:val="none" w:sz="0" w:space="0" w:color="auto"/>
            <w:left w:val="none" w:sz="0" w:space="0" w:color="auto"/>
            <w:bottom w:val="none" w:sz="0" w:space="0" w:color="auto"/>
            <w:right w:val="none" w:sz="0" w:space="0" w:color="auto"/>
          </w:divBdr>
        </w:div>
        <w:div w:id="1853059233">
          <w:marLeft w:val="640"/>
          <w:marRight w:val="0"/>
          <w:marTop w:val="0"/>
          <w:marBottom w:val="0"/>
          <w:divBdr>
            <w:top w:val="none" w:sz="0" w:space="0" w:color="auto"/>
            <w:left w:val="none" w:sz="0" w:space="0" w:color="auto"/>
            <w:bottom w:val="none" w:sz="0" w:space="0" w:color="auto"/>
            <w:right w:val="none" w:sz="0" w:space="0" w:color="auto"/>
          </w:divBdr>
        </w:div>
        <w:div w:id="748502355">
          <w:marLeft w:val="640"/>
          <w:marRight w:val="0"/>
          <w:marTop w:val="0"/>
          <w:marBottom w:val="0"/>
          <w:divBdr>
            <w:top w:val="none" w:sz="0" w:space="0" w:color="auto"/>
            <w:left w:val="none" w:sz="0" w:space="0" w:color="auto"/>
            <w:bottom w:val="none" w:sz="0" w:space="0" w:color="auto"/>
            <w:right w:val="none" w:sz="0" w:space="0" w:color="auto"/>
          </w:divBdr>
        </w:div>
        <w:div w:id="1184903251">
          <w:marLeft w:val="640"/>
          <w:marRight w:val="0"/>
          <w:marTop w:val="0"/>
          <w:marBottom w:val="0"/>
          <w:divBdr>
            <w:top w:val="none" w:sz="0" w:space="0" w:color="auto"/>
            <w:left w:val="none" w:sz="0" w:space="0" w:color="auto"/>
            <w:bottom w:val="none" w:sz="0" w:space="0" w:color="auto"/>
            <w:right w:val="none" w:sz="0" w:space="0" w:color="auto"/>
          </w:divBdr>
        </w:div>
        <w:div w:id="1629815249">
          <w:marLeft w:val="640"/>
          <w:marRight w:val="0"/>
          <w:marTop w:val="0"/>
          <w:marBottom w:val="0"/>
          <w:divBdr>
            <w:top w:val="none" w:sz="0" w:space="0" w:color="auto"/>
            <w:left w:val="none" w:sz="0" w:space="0" w:color="auto"/>
            <w:bottom w:val="none" w:sz="0" w:space="0" w:color="auto"/>
            <w:right w:val="none" w:sz="0" w:space="0" w:color="auto"/>
          </w:divBdr>
        </w:div>
        <w:div w:id="580259576">
          <w:marLeft w:val="640"/>
          <w:marRight w:val="0"/>
          <w:marTop w:val="0"/>
          <w:marBottom w:val="0"/>
          <w:divBdr>
            <w:top w:val="none" w:sz="0" w:space="0" w:color="auto"/>
            <w:left w:val="none" w:sz="0" w:space="0" w:color="auto"/>
            <w:bottom w:val="none" w:sz="0" w:space="0" w:color="auto"/>
            <w:right w:val="none" w:sz="0" w:space="0" w:color="auto"/>
          </w:divBdr>
        </w:div>
        <w:div w:id="1786733927">
          <w:marLeft w:val="640"/>
          <w:marRight w:val="0"/>
          <w:marTop w:val="0"/>
          <w:marBottom w:val="0"/>
          <w:divBdr>
            <w:top w:val="none" w:sz="0" w:space="0" w:color="auto"/>
            <w:left w:val="none" w:sz="0" w:space="0" w:color="auto"/>
            <w:bottom w:val="none" w:sz="0" w:space="0" w:color="auto"/>
            <w:right w:val="none" w:sz="0" w:space="0" w:color="auto"/>
          </w:divBdr>
        </w:div>
        <w:div w:id="283271022">
          <w:marLeft w:val="640"/>
          <w:marRight w:val="0"/>
          <w:marTop w:val="0"/>
          <w:marBottom w:val="0"/>
          <w:divBdr>
            <w:top w:val="none" w:sz="0" w:space="0" w:color="auto"/>
            <w:left w:val="none" w:sz="0" w:space="0" w:color="auto"/>
            <w:bottom w:val="none" w:sz="0" w:space="0" w:color="auto"/>
            <w:right w:val="none" w:sz="0" w:space="0" w:color="auto"/>
          </w:divBdr>
        </w:div>
        <w:div w:id="66927828">
          <w:marLeft w:val="640"/>
          <w:marRight w:val="0"/>
          <w:marTop w:val="0"/>
          <w:marBottom w:val="0"/>
          <w:divBdr>
            <w:top w:val="none" w:sz="0" w:space="0" w:color="auto"/>
            <w:left w:val="none" w:sz="0" w:space="0" w:color="auto"/>
            <w:bottom w:val="none" w:sz="0" w:space="0" w:color="auto"/>
            <w:right w:val="none" w:sz="0" w:space="0" w:color="auto"/>
          </w:divBdr>
        </w:div>
        <w:div w:id="740712434">
          <w:marLeft w:val="640"/>
          <w:marRight w:val="0"/>
          <w:marTop w:val="0"/>
          <w:marBottom w:val="0"/>
          <w:divBdr>
            <w:top w:val="none" w:sz="0" w:space="0" w:color="auto"/>
            <w:left w:val="none" w:sz="0" w:space="0" w:color="auto"/>
            <w:bottom w:val="none" w:sz="0" w:space="0" w:color="auto"/>
            <w:right w:val="none" w:sz="0" w:space="0" w:color="auto"/>
          </w:divBdr>
        </w:div>
        <w:div w:id="2008509079">
          <w:marLeft w:val="640"/>
          <w:marRight w:val="0"/>
          <w:marTop w:val="0"/>
          <w:marBottom w:val="0"/>
          <w:divBdr>
            <w:top w:val="none" w:sz="0" w:space="0" w:color="auto"/>
            <w:left w:val="none" w:sz="0" w:space="0" w:color="auto"/>
            <w:bottom w:val="none" w:sz="0" w:space="0" w:color="auto"/>
            <w:right w:val="none" w:sz="0" w:space="0" w:color="auto"/>
          </w:divBdr>
        </w:div>
        <w:div w:id="2144692720">
          <w:marLeft w:val="640"/>
          <w:marRight w:val="0"/>
          <w:marTop w:val="0"/>
          <w:marBottom w:val="0"/>
          <w:divBdr>
            <w:top w:val="none" w:sz="0" w:space="0" w:color="auto"/>
            <w:left w:val="none" w:sz="0" w:space="0" w:color="auto"/>
            <w:bottom w:val="none" w:sz="0" w:space="0" w:color="auto"/>
            <w:right w:val="none" w:sz="0" w:space="0" w:color="auto"/>
          </w:divBdr>
        </w:div>
        <w:div w:id="1026177946">
          <w:marLeft w:val="640"/>
          <w:marRight w:val="0"/>
          <w:marTop w:val="0"/>
          <w:marBottom w:val="0"/>
          <w:divBdr>
            <w:top w:val="none" w:sz="0" w:space="0" w:color="auto"/>
            <w:left w:val="none" w:sz="0" w:space="0" w:color="auto"/>
            <w:bottom w:val="none" w:sz="0" w:space="0" w:color="auto"/>
            <w:right w:val="none" w:sz="0" w:space="0" w:color="auto"/>
          </w:divBdr>
        </w:div>
        <w:div w:id="589311827">
          <w:marLeft w:val="640"/>
          <w:marRight w:val="0"/>
          <w:marTop w:val="0"/>
          <w:marBottom w:val="0"/>
          <w:divBdr>
            <w:top w:val="none" w:sz="0" w:space="0" w:color="auto"/>
            <w:left w:val="none" w:sz="0" w:space="0" w:color="auto"/>
            <w:bottom w:val="none" w:sz="0" w:space="0" w:color="auto"/>
            <w:right w:val="none" w:sz="0" w:space="0" w:color="auto"/>
          </w:divBdr>
        </w:div>
        <w:div w:id="1386642770">
          <w:marLeft w:val="640"/>
          <w:marRight w:val="0"/>
          <w:marTop w:val="0"/>
          <w:marBottom w:val="0"/>
          <w:divBdr>
            <w:top w:val="none" w:sz="0" w:space="0" w:color="auto"/>
            <w:left w:val="none" w:sz="0" w:space="0" w:color="auto"/>
            <w:bottom w:val="none" w:sz="0" w:space="0" w:color="auto"/>
            <w:right w:val="none" w:sz="0" w:space="0" w:color="auto"/>
          </w:divBdr>
        </w:div>
        <w:div w:id="2034843165">
          <w:marLeft w:val="640"/>
          <w:marRight w:val="0"/>
          <w:marTop w:val="0"/>
          <w:marBottom w:val="0"/>
          <w:divBdr>
            <w:top w:val="none" w:sz="0" w:space="0" w:color="auto"/>
            <w:left w:val="none" w:sz="0" w:space="0" w:color="auto"/>
            <w:bottom w:val="none" w:sz="0" w:space="0" w:color="auto"/>
            <w:right w:val="none" w:sz="0" w:space="0" w:color="auto"/>
          </w:divBdr>
        </w:div>
        <w:div w:id="904490696">
          <w:marLeft w:val="640"/>
          <w:marRight w:val="0"/>
          <w:marTop w:val="0"/>
          <w:marBottom w:val="0"/>
          <w:divBdr>
            <w:top w:val="none" w:sz="0" w:space="0" w:color="auto"/>
            <w:left w:val="none" w:sz="0" w:space="0" w:color="auto"/>
            <w:bottom w:val="none" w:sz="0" w:space="0" w:color="auto"/>
            <w:right w:val="none" w:sz="0" w:space="0" w:color="auto"/>
          </w:divBdr>
        </w:div>
        <w:div w:id="721683740">
          <w:marLeft w:val="640"/>
          <w:marRight w:val="0"/>
          <w:marTop w:val="0"/>
          <w:marBottom w:val="0"/>
          <w:divBdr>
            <w:top w:val="none" w:sz="0" w:space="0" w:color="auto"/>
            <w:left w:val="none" w:sz="0" w:space="0" w:color="auto"/>
            <w:bottom w:val="none" w:sz="0" w:space="0" w:color="auto"/>
            <w:right w:val="none" w:sz="0" w:space="0" w:color="auto"/>
          </w:divBdr>
        </w:div>
        <w:div w:id="1286886341">
          <w:marLeft w:val="640"/>
          <w:marRight w:val="0"/>
          <w:marTop w:val="0"/>
          <w:marBottom w:val="0"/>
          <w:divBdr>
            <w:top w:val="none" w:sz="0" w:space="0" w:color="auto"/>
            <w:left w:val="none" w:sz="0" w:space="0" w:color="auto"/>
            <w:bottom w:val="none" w:sz="0" w:space="0" w:color="auto"/>
            <w:right w:val="none" w:sz="0" w:space="0" w:color="auto"/>
          </w:divBdr>
        </w:div>
        <w:div w:id="1421488725">
          <w:marLeft w:val="640"/>
          <w:marRight w:val="0"/>
          <w:marTop w:val="0"/>
          <w:marBottom w:val="0"/>
          <w:divBdr>
            <w:top w:val="none" w:sz="0" w:space="0" w:color="auto"/>
            <w:left w:val="none" w:sz="0" w:space="0" w:color="auto"/>
            <w:bottom w:val="none" w:sz="0" w:space="0" w:color="auto"/>
            <w:right w:val="none" w:sz="0" w:space="0" w:color="auto"/>
          </w:divBdr>
        </w:div>
        <w:div w:id="366611947">
          <w:marLeft w:val="640"/>
          <w:marRight w:val="0"/>
          <w:marTop w:val="0"/>
          <w:marBottom w:val="0"/>
          <w:divBdr>
            <w:top w:val="none" w:sz="0" w:space="0" w:color="auto"/>
            <w:left w:val="none" w:sz="0" w:space="0" w:color="auto"/>
            <w:bottom w:val="none" w:sz="0" w:space="0" w:color="auto"/>
            <w:right w:val="none" w:sz="0" w:space="0" w:color="auto"/>
          </w:divBdr>
        </w:div>
        <w:div w:id="921064469">
          <w:marLeft w:val="640"/>
          <w:marRight w:val="0"/>
          <w:marTop w:val="0"/>
          <w:marBottom w:val="0"/>
          <w:divBdr>
            <w:top w:val="none" w:sz="0" w:space="0" w:color="auto"/>
            <w:left w:val="none" w:sz="0" w:space="0" w:color="auto"/>
            <w:bottom w:val="none" w:sz="0" w:space="0" w:color="auto"/>
            <w:right w:val="none" w:sz="0" w:space="0" w:color="auto"/>
          </w:divBdr>
        </w:div>
        <w:div w:id="194537260">
          <w:marLeft w:val="640"/>
          <w:marRight w:val="0"/>
          <w:marTop w:val="0"/>
          <w:marBottom w:val="0"/>
          <w:divBdr>
            <w:top w:val="none" w:sz="0" w:space="0" w:color="auto"/>
            <w:left w:val="none" w:sz="0" w:space="0" w:color="auto"/>
            <w:bottom w:val="none" w:sz="0" w:space="0" w:color="auto"/>
            <w:right w:val="none" w:sz="0" w:space="0" w:color="auto"/>
          </w:divBdr>
        </w:div>
        <w:div w:id="214853214">
          <w:marLeft w:val="640"/>
          <w:marRight w:val="0"/>
          <w:marTop w:val="0"/>
          <w:marBottom w:val="0"/>
          <w:divBdr>
            <w:top w:val="none" w:sz="0" w:space="0" w:color="auto"/>
            <w:left w:val="none" w:sz="0" w:space="0" w:color="auto"/>
            <w:bottom w:val="none" w:sz="0" w:space="0" w:color="auto"/>
            <w:right w:val="none" w:sz="0" w:space="0" w:color="auto"/>
          </w:divBdr>
        </w:div>
        <w:div w:id="1383990419">
          <w:marLeft w:val="640"/>
          <w:marRight w:val="0"/>
          <w:marTop w:val="0"/>
          <w:marBottom w:val="0"/>
          <w:divBdr>
            <w:top w:val="none" w:sz="0" w:space="0" w:color="auto"/>
            <w:left w:val="none" w:sz="0" w:space="0" w:color="auto"/>
            <w:bottom w:val="none" w:sz="0" w:space="0" w:color="auto"/>
            <w:right w:val="none" w:sz="0" w:space="0" w:color="auto"/>
          </w:divBdr>
        </w:div>
        <w:div w:id="1707490462">
          <w:marLeft w:val="640"/>
          <w:marRight w:val="0"/>
          <w:marTop w:val="0"/>
          <w:marBottom w:val="0"/>
          <w:divBdr>
            <w:top w:val="none" w:sz="0" w:space="0" w:color="auto"/>
            <w:left w:val="none" w:sz="0" w:space="0" w:color="auto"/>
            <w:bottom w:val="none" w:sz="0" w:space="0" w:color="auto"/>
            <w:right w:val="none" w:sz="0" w:space="0" w:color="auto"/>
          </w:divBdr>
        </w:div>
        <w:div w:id="549998520">
          <w:marLeft w:val="640"/>
          <w:marRight w:val="0"/>
          <w:marTop w:val="0"/>
          <w:marBottom w:val="0"/>
          <w:divBdr>
            <w:top w:val="none" w:sz="0" w:space="0" w:color="auto"/>
            <w:left w:val="none" w:sz="0" w:space="0" w:color="auto"/>
            <w:bottom w:val="none" w:sz="0" w:space="0" w:color="auto"/>
            <w:right w:val="none" w:sz="0" w:space="0" w:color="auto"/>
          </w:divBdr>
        </w:div>
        <w:div w:id="1334794918">
          <w:marLeft w:val="640"/>
          <w:marRight w:val="0"/>
          <w:marTop w:val="0"/>
          <w:marBottom w:val="0"/>
          <w:divBdr>
            <w:top w:val="none" w:sz="0" w:space="0" w:color="auto"/>
            <w:left w:val="none" w:sz="0" w:space="0" w:color="auto"/>
            <w:bottom w:val="none" w:sz="0" w:space="0" w:color="auto"/>
            <w:right w:val="none" w:sz="0" w:space="0" w:color="auto"/>
          </w:divBdr>
        </w:div>
        <w:div w:id="418529241">
          <w:marLeft w:val="640"/>
          <w:marRight w:val="0"/>
          <w:marTop w:val="0"/>
          <w:marBottom w:val="0"/>
          <w:divBdr>
            <w:top w:val="none" w:sz="0" w:space="0" w:color="auto"/>
            <w:left w:val="none" w:sz="0" w:space="0" w:color="auto"/>
            <w:bottom w:val="none" w:sz="0" w:space="0" w:color="auto"/>
            <w:right w:val="none" w:sz="0" w:space="0" w:color="auto"/>
          </w:divBdr>
        </w:div>
        <w:div w:id="1335038789">
          <w:marLeft w:val="640"/>
          <w:marRight w:val="0"/>
          <w:marTop w:val="0"/>
          <w:marBottom w:val="0"/>
          <w:divBdr>
            <w:top w:val="none" w:sz="0" w:space="0" w:color="auto"/>
            <w:left w:val="none" w:sz="0" w:space="0" w:color="auto"/>
            <w:bottom w:val="none" w:sz="0" w:space="0" w:color="auto"/>
            <w:right w:val="none" w:sz="0" w:space="0" w:color="auto"/>
          </w:divBdr>
        </w:div>
        <w:div w:id="518472404">
          <w:marLeft w:val="640"/>
          <w:marRight w:val="0"/>
          <w:marTop w:val="0"/>
          <w:marBottom w:val="0"/>
          <w:divBdr>
            <w:top w:val="none" w:sz="0" w:space="0" w:color="auto"/>
            <w:left w:val="none" w:sz="0" w:space="0" w:color="auto"/>
            <w:bottom w:val="none" w:sz="0" w:space="0" w:color="auto"/>
            <w:right w:val="none" w:sz="0" w:space="0" w:color="auto"/>
          </w:divBdr>
        </w:div>
        <w:div w:id="1304849871">
          <w:marLeft w:val="640"/>
          <w:marRight w:val="0"/>
          <w:marTop w:val="0"/>
          <w:marBottom w:val="0"/>
          <w:divBdr>
            <w:top w:val="none" w:sz="0" w:space="0" w:color="auto"/>
            <w:left w:val="none" w:sz="0" w:space="0" w:color="auto"/>
            <w:bottom w:val="none" w:sz="0" w:space="0" w:color="auto"/>
            <w:right w:val="none" w:sz="0" w:space="0" w:color="auto"/>
          </w:divBdr>
        </w:div>
        <w:div w:id="1132481097">
          <w:marLeft w:val="640"/>
          <w:marRight w:val="0"/>
          <w:marTop w:val="0"/>
          <w:marBottom w:val="0"/>
          <w:divBdr>
            <w:top w:val="none" w:sz="0" w:space="0" w:color="auto"/>
            <w:left w:val="none" w:sz="0" w:space="0" w:color="auto"/>
            <w:bottom w:val="none" w:sz="0" w:space="0" w:color="auto"/>
            <w:right w:val="none" w:sz="0" w:space="0" w:color="auto"/>
          </w:divBdr>
        </w:div>
        <w:div w:id="1344935599">
          <w:marLeft w:val="640"/>
          <w:marRight w:val="0"/>
          <w:marTop w:val="0"/>
          <w:marBottom w:val="0"/>
          <w:divBdr>
            <w:top w:val="none" w:sz="0" w:space="0" w:color="auto"/>
            <w:left w:val="none" w:sz="0" w:space="0" w:color="auto"/>
            <w:bottom w:val="none" w:sz="0" w:space="0" w:color="auto"/>
            <w:right w:val="none" w:sz="0" w:space="0" w:color="auto"/>
          </w:divBdr>
        </w:div>
        <w:div w:id="1511720579">
          <w:marLeft w:val="640"/>
          <w:marRight w:val="0"/>
          <w:marTop w:val="0"/>
          <w:marBottom w:val="0"/>
          <w:divBdr>
            <w:top w:val="none" w:sz="0" w:space="0" w:color="auto"/>
            <w:left w:val="none" w:sz="0" w:space="0" w:color="auto"/>
            <w:bottom w:val="none" w:sz="0" w:space="0" w:color="auto"/>
            <w:right w:val="none" w:sz="0" w:space="0" w:color="auto"/>
          </w:divBdr>
        </w:div>
        <w:div w:id="1225290008">
          <w:marLeft w:val="640"/>
          <w:marRight w:val="0"/>
          <w:marTop w:val="0"/>
          <w:marBottom w:val="0"/>
          <w:divBdr>
            <w:top w:val="none" w:sz="0" w:space="0" w:color="auto"/>
            <w:left w:val="none" w:sz="0" w:space="0" w:color="auto"/>
            <w:bottom w:val="none" w:sz="0" w:space="0" w:color="auto"/>
            <w:right w:val="none" w:sz="0" w:space="0" w:color="auto"/>
          </w:divBdr>
        </w:div>
        <w:div w:id="622732208">
          <w:marLeft w:val="640"/>
          <w:marRight w:val="0"/>
          <w:marTop w:val="0"/>
          <w:marBottom w:val="0"/>
          <w:divBdr>
            <w:top w:val="none" w:sz="0" w:space="0" w:color="auto"/>
            <w:left w:val="none" w:sz="0" w:space="0" w:color="auto"/>
            <w:bottom w:val="none" w:sz="0" w:space="0" w:color="auto"/>
            <w:right w:val="none" w:sz="0" w:space="0" w:color="auto"/>
          </w:divBdr>
        </w:div>
        <w:div w:id="1603802483">
          <w:marLeft w:val="640"/>
          <w:marRight w:val="0"/>
          <w:marTop w:val="0"/>
          <w:marBottom w:val="0"/>
          <w:divBdr>
            <w:top w:val="none" w:sz="0" w:space="0" w:color="auto"/>
            <w:left w:val="none" w:sz="0" w:space="0" w:color="auto"/>
            <w:bottom w:val="none" w:sz="0" w:space="0" w:color="auto"/>
            <w:right w:val="none" w:sz="0" w:space="0" w:color="auto"/>
          </w:divBdr>
        </w:div>
        <w:div w:id="2096701983">
          <w:marLeft w:val="640"/>
          <w:marRight w:val="0"/>
          <w:marTop w:val="0"/>
          <w:marBottom w:val="0"/>
          <w:divBdr>
            <w:top w:val="none" w:sz="0" w:space="0" w:color="auto"/>
            <w:left w:val="none" w:sz="0" w:space="0" w:color="auto"/>
            <w:bottom w:val="none" w:sz="0" w:space="0" w:color="auto"/>
            <w:right w:val="none" w:sz="0" w:space="0" w:color="auto"/>
          </w:divBdr>
        </w:div>
        <w:div w:id="743913701">
          <w:marLeft w:val="640"/>
          <w:marRight w:val="0"/>
          <w:marTop w:val="0"/>
          <w:marBottom w:val="0"/>
          <w:divBdr>
            <w:top w:val="none" w:sz="0" w:space="0" w:color="auto"/>
            <w:left w:val="none" w:sz="0" w:space="0" w:color="auto"/>
            <w:bottom w:val="none" w:sz="0" w:space="0" w:color="auto"/>
            <w:right w:val="none" w:sz="0" w:space="0" w:color="auto"/>
          </w:divBdr>
        </w:div>
        <w:div w:id="2042432799">
          <w:marLeft w:val="640"/>
          <w:marRight w:val="0"/>
          <w:marTop w:val="0"/>
          <w:marBottom w:val="0"/>
          <w:divBdr>
            <w:top w:val="none" w:sz="0" w:space="0" w:color="auto"/>
            <w:left w:val="none" w:sz="0" w:space="0" w:color="auto"/>
            <w:bottom w:val="none" w:sz="0" w:space="0" w:color="auto"/>
            <w:right w:val="none" w:sz="0" w:space="0" w:color="auto"/>
          </w:divBdr>
        </w:div>
        <w:div w:id="1398937632">
          <w:marLeft w:val="640"/>
          <w:marRight w:val="0"/>
          <w:marTop w:val="0"/>
          <w:marBottom w:val="0"/>
          <w:divBdr>
            <w:top w:val="none" w:sz="0" w:space="0" w:color="auto"/>
            <w:left w:val="none" w:sz="0" w:space="0" w:color="auto"/>
            <w:bottom w:val="none" w:sz="0" w:space="0" w:color="auto"/>
            <w:right w:val="none" w:sz="0" w:space="0" w:color="auto"/>
          </w:divBdr>
        </w:div>
        <w:div w:id="521550530">
          <w:marLeft w:val="640"/>
          <w:marRight w:val="0"/>
          <w:marTop w:val="0"/>
          <w:marBottom w:val="0"/>
          <w:divBdr>
            <w:top w:val="none" w:sz="0" w:space="0" w:color="auto"/>
            <w:left w:val="none" w:sz="0" w:space="0" w:color="auto"/>
            <w:bottom w:val="none" w:sz="0" w:space="0" w:color="auto"/>
            <w:right w:val="none" w:sz="0" w:space="0" w:color="auto"/>
          </w:divBdr>
        </w:div>
        <w:div w:id="241912208">
          <w:marLeft w:val="640"/>
          <w:marRight w:val="0"/>
          <w:marTop w:val="0"/>
          <w:marBottom w:val="0"/>
          <w:divBdr>
            <w:top w:val="none" w:sz="0" w:space="0" w:color="auto"/>
            <w:left w:val="none" w:sz="0" w:space="0" w:color="auto"/>
            <w:bottom w:val="none" w:sz="0" w:space="0" w:color="auto"/>
            <w:right w:val="none" w:sz="0" w:space="0" w:color="auto"/>
          </w:divBdr>
        </w:div>
        <w:div w:id="1837645962">
          <w:marLeft w:val="640"/>
          <w:marRight w:val="0"/>
          <w:marTop w:val="0"/>
          <w:marBottom w:val="0"/>
          <w:divBdr>
            <w:top w:val="none" w:sz="0" w:space="0" w:color="auto"/>
            <w:left w:val="none" w:sz="0" w:space="0" w:color="auto"/>
            <w:bottom w:val="none" w:sz="0" w:space="0" w:color="auto"/>
            <w:right w:val="none" w:sz="0" w:space="0" w:color="auto"/>
          </w:divBdr>
        </w:div>
        <w:div w:id="700284914">
          <w:marLeft w:val="640"/>
          <w:marRight w:val="0"/>
          <w:marTop w:val="0"/>
          <w:marBottom w:val="0"/>
          <w:divBdr>
            <w:top w:val="none" w:sz="0" w:space="0" w:color="auto"/>
            <w:left w:val="none" w:sz="0" w:space="0" w:color="auto"/>
            <w:bottom w:val="none" w:sz="0" w:space="0" w:color="auto"/>
            <w:right w:val="none" w:sz="0" w:space="0" w:color="auto"/>
          </w:divBdr>
        </w:div>
        <w:div w:id="913202976">
          <w:marLeft w:val="640"/>
          <w:marRight w:val="0"/>
          <w:marTop w:val="0"/>
          <w:marBottom w:val="0"/>
          <w:divBdr>
            <w:top w:val="none" w:sz="0" w:space="0" w:color="auto"/>
            <w:left w:val="none" w:sz="0" w:space="0" w:color="auto"/>
            <w:bottom w:val="none" w:sz="0" w:space="0" w:color="auto"/>
            <w:right w:val="none" w:sz="0" w:space="0" w:color="auto"/>
          </w:divBdr>
        </w:div>
        <w:div w:id="309748986">
          <w:marLeft w:val="640"/>
          <w:marRight w:val="0"/>
          <w:marTop w:val="0"/>
          <w:marBottom w:val="0"/>
          <w:divBdr>
            <w:top w:val="none" w:sz="0" w:space="0" w:color="auto"/>
            <w:left w:val="none" w:sz="0" w:space="0" w:color="auto"/>
            <w:bottom w:val="none" w:sz="0" w:space="0" w:color="auto"/>
            <w:right w:val="none" w:sz="0" w:space="0" w:color="auto"/>
          </w:divBdr>
        </w:div>
        <w:div w:id="1720544609">
          <w:marLeft w:val="640"/>
          <w:marRight w:val="0"/>
          <w:marTop w:val="0"/>
          <w:marBottom w:val="0"/>
          <w:divBdr>
            <w:top w:val="none" w:sz="0" w:space="0" w:color="auto"/>
            <w:left w:val="none" w:sz="0" w:space="0" w:color="auto"/>
            <w:bottom w:val="none" w:sz="0" w:space="0" w:color="auto"/>
            <w:right w:val="none" w:sz="0" w:space="0" w:color="auto"/>
          </w:divBdr>
        </w:div>
      </w:divsChild>
    </w:div>
    <w:div w:id="1159737653">
      <w:marLeft w:val="480"/>
      <w:marRight w:val="0"/>
      <w:marTop w:val="0"/>
      <w:marBottom w:val="0"/>
      <w:divBdr>
        <w:top w:val="none" w:sz="0" w:space="0" w:color="auto"/>
        <w:left w:val="none" w:sz="0" w:space="0" w:color="auto"/>
        <w:bottom w:val="none" w:sz="0" w:space="0" w:color="auto"/>
        <w:right w:val="none" w:sz="0" w:space="0" w:color="auto"/>
      </w:divBdr>
    </w:div>
    <w:div w:id="1161698698">
      <w:marLeft w:val="480"/>
      <w:marRight w:val="0"/>
      <w:marTop w:val="0"/>
      <w:marBottom w:val="0"/>
      <w:divBdr>
        <w:top w:val="none" w:sz="0" w:space="0" w:color="auto"/>
        <w:left w:val="none" w:sz="0" w:space="0" w:color="auto"/>
        <w:bottom w:val="none" w:sz="0" w:space="0" w:color="auto"/>
        <w:right w:val="none" w:sz="0" w:space="0" w:color="auto"/>
      </w:divBdr>
    </w:div>
    <w:div w:id="1161699568">
      <w:marLeft w:val="480"/>
      <w:marRight w:val="0"/>
      <w:marTop w:val="0"/>
      <w:marBottom w:val="0"/>
      <w:divBdr>
        <w:top w:val="none" w:sz="0" w:space="0" w:color="auto"/>
        <w:left w:val="none" w:sz="0" w:space="0" w:color="auto"/>
        <w:bottom w:val="none" w:sz="0" w:space="0" w:color="auto"/>
        <w:right w:val="none" w:sz="0" w:space="0" w:color="auto"/>
      </w:divBdr>
    </w:div>
    <w:div w:id="1163547259">
      <w:bodyDiv w:val="1"/>
      <w:marLeft w:val="0"/>
      <w:marRight w:val="0"/>
      <w:marTop w:val="0"/>
      <w:marBottom w:val="0"/>
      <w:divBdr>
        <w:top w:val="none" w:sz="0" w:space="0" w:color="auto"/>
        <w:left w:val="none" w:sz="0" w:space="0" w:color="auto"/>
        <w:bottom w:val="none" w:sz="0" w:space="0" w:color="auto"/>
        <w:right w:val="none" w:sz="0" w:space="0" w:color="auto"/>
      </w:divBdr>
    </w:div>
    <w:div w:id="1164857925">
      <w:marLeft w:val="480"/>
      <w:marRight w:val="0"/>
      <w:marTop w:val="0"/>
      <w:marBottom w:val="0"/>
      <w:divBdr>
        <w:top w:val="none" w:sz="0" w:space="0" w:color="auto"/>
        <w:left w:val="none" w:sz="0" w:space="0" w:color="auto"/>
        <w:bottom w:val="none" w:sz="0" w:space="0" w:color="auto"/>
        <w:right w:val="none" w:sz="0" w:space="0" w:color="auto"/>
      </w:divBdr>
    </w:div>
    <w:div w:id="1165245376">
      <w:bodyDiv w:val="1"/>
      <w:marLeft w:val="0"/>
      <w:marRight w:val="0"/>
      <w:marTop w:val="0"/>
      <w:marBottom w:val="0"/>
      <w:divBdr>
        <w:top w:val="none" w:sz="0" w:space="0" w:color="auto"/>
        <w:left w:val="none" w:sz="0" w:space="0" w:color="auto"/>
        <w:bottom w:val="none" w:sz="0" w:space="0" w:color="auto"/>
        <w:right w:val="none" w:sz="0" w:space="0" w:color="auto"/>
      </w:divBdr>
    </w:div>
    <w:div w:id="1166625985">
      <w:bodyDiv w:val="1"/>
      <w:marLeft w:val="0"/>
      <w:marRight w:val="0"/>
      <w:marTop w:val="0"/>
      <w:marBottom w:val="0"/>
      <w:divBdr>
        <w:top w:val="none" w:sz="0" w:space="0" w:color="auto"/>
        <w:left w:val="none" w:sz="0" w:space="0" w:color="auto"/>
        <w:bottom w:val="none" w:sz="0" w:space="0" w:color="auto"/>
        <w:right w:val="none" w:sz="0" w:space="0" w:color="auto"/>
      </w:divBdr>
    </w:div>
    <w:div w:id="1166675810">
      <w:bodyDiv w:val="1"/>
      <w:marLeft w:val="0"/>
      <w:marRight w:val="0"/>
      <w:marTop w:val="0"/>
      <w:marBottom w:val="0"/>
      <w:divBdr>
        <w:top w:val="none" w:sz="0" w:space="0" w:color="auto"/>
        <w:left w:val="none" w:sz="0" w:space="0" w:color="auto"/>
        <w:bottom w:val="none" w:sz="0" w:space="0" w:color="auto"/>
        <w:right w:val="none" w:sz="0" w:space="0" w:color="auto"/>
      </w:divBdr>
      <w:divsChild>
        <w:div w:id="1147822268">
          <w:marLeft w:val="640"/>
          <w:marRight w:val="0"/>
          <w:marTop w:val="0"/>
          <w:marBottom w:val="0"/>
          <w:divBdr>
            <w:top w:val="none" w:sz="0" w:space="0" w:color="auto"/>
            <w:left w:val="none" w:sz="0" w:space="0" w:color="auto"/>
            <w:bottom w:val="none" w:sz="0" w:space="0" w:color="auto"/>
            <w:right w:val="none" w:sz="0" w:space="0" w:color="auto"/>
          </w:divBdr>
        </w:div>
        <w:div w:id="2044092396">
          <w:marLeft w:val="640"/>
          <w:marRight w:val="0"/>
          <w:marTop w:val="0"/>
          <w:marBottom w:val="0"/>
          <w:divBdr>
            <w:top w:val="none" w:sz="0" w:space="0" w:color="auto"/>
            <w:left w:val="none" w:sz="0" w:space="0" w:color="auto"/>
            <w:bottom w:val="none" w:sz="0" w:space="0" w:color="auto"/>
            <w:right w:val="none" w:sz="0" w:space="0" w:color="auto"/>
          </w:divBdr>
        </w:div>
        <w:div w:id="341704813">
          <w:marLeft w:val="640"/>
          <w:marRight w:val="0"/>
          <w:marTop w:val="0"/>
          <w:marBottom w:val="0"/>
          <w:divBdr>
            <w:top w:val="none" w:sz="0" w:space="0" w:color="auto"/>
            <w:left w:val="none" w:sz="0" w:space="0" w:color="auto"/>
            <w:bottom w:val="none" w:sz="0" w:space="0" w:color="auto"/>
            <w:right w:val="none" w:sz="0" w:space="0" w:color="auto"/>
          </w:divBdr>
        </w:div>
        <w:div w:id="706760365">
          <w:marLeft w:val="640"/>
          <w:marRight w:val="0"/>
          <w:marTop w:val="0"/>
          <w:marBottom w:val="0"/>
          <w:divBdr>
            <w:top w:val="none" w:sz="0" w:space="0" w:color="auto"/>
            <w:left w:val="none" w:sz="0" w:space="0" w:color="auto"/>
            <w:bottom w:val="none" w:sz="0" w:space="0" w:color="auto"/>
            <w:right w:val="none" w:sz="0" w:space="0" w:color="auto"/>
          </w:divBdr>
        </w:div>
        <w:div w:id="732848771">
          <w:marLeft w:val="640"/>
          <w:marRight w:val="0"/>
          <w:marTop w:val="0"/>
          <w:marBottom w:val="0"/>
          <w:divBdr>
            <w:top w:val="none" w:sz="0" w:space="0" w:color="auto"/>
            <w:left w:val="none" w:sz="0" w:space="0" w:color="auto"/>
            <w:bottom w:val="none" w:sz="0" w:space="0" w:color="auto"/>
            <w:right w:val="none" w:sz="0" w:space="0" w:color="auto"/>
          </w:divBdr>
        </w:div>
        <w:div w:id="2055423615">
          <w:marLeft w:val="640"/>
          <w:marRight w:val="0"/>
          <w:marTop w:val="0"/>
          <w:marBottom w:val="0"/>
          <w:divBdr>
            <w:top w:val="none" w:sz="0" w:space="0" w:color="auto"/>
            <w:left w:val="none" w:sz="0" w:space="0" w:color="auto"/>
            <w:bottom w:val="none" w:sz="0" w:space="0" w:color="auto"/>
            <w:right w:val="none" w:sz="0" w:space="0" w:color="auto"/>
          </w:divBdr>
        </w:div>
        <w:div w:id="1865904945">
          <w:marLeft w:val="640"/>
          <w:marRight w:val="0"/>
          <w:marTop w:val="0"/>
          <w:marBottom w:val="0"/>
          <w:divBdr>
            <w:top w:val="none" w:sz="0" w:space="0" w:color="auto"/>
            <w:left w:val="none" w:sz="0" w:space="0" w:color="auto"/>
            <w:bottom w:val="none" w:sz="0" w:space="0" w:color="auto"/>
            <w:right w:val="none" w:sz="0" w:space="0" w:color="auto"/>
          </w:divBdr>
        </w:div>
        <w:div w:id="1313487222">
          <w:marLeft w:val="640"/>
          <w:marRight w:val="0"/>
          <w:marTop w:val="0"/>
          <w:marBottom w:val="0"/>
          <w:divBdr>
            <w:top w:val="none" w:sz="0" w:space="0" w:color="auto"/>
            <w:left w:val="none" w:sz="0" w:space="0" w:color="auto"/>
            <w:bottom w:val="none" w:sz="0" w:space="0" w:color="auto"/>
            <w:right w:val="none" w:sz="0" w:space="0" w:color="auto"/>
          </w:divBdr>
        </w:div>
        <w:div w:id="91711756">
          <w:marLeft w:val="640"/>
          <w:marRight w:val="0"/>
          <w:marTop w:val="0"/>
          <w:marBottom w:val="0"/>
          <w:divBdr>
            <w:top w:val="none" w:sz="0" w:space="0" w:color="auto"/>
            <w:left w:val="none" w:sz="0" w:space="0" w:color="auto"/>
            <w:bottom w:val="none" w:sz="0" w:space="0" w:color="auto"/>
            <w:right w:val="none" w:sz="0" w:space="0" w:color="auto"/>
          </w:divBdr>
        </w:div>
        <w:div w:id="912349143">
          <w:marLeft w:val="640"/>
          <w:marRight w:val="0"/>
          <w:marTop w:val="0"/>
          <w:marBottom w:val="0"/>
          <w:divBdr>
            <w:top w:val="none" w:sz="0" w:space="0" w:color="auto"/>
            <w:left w:val="none" w:sz="0" w:space="0" w:color="auto"/>
            <w:bottom w:val="none" w:sz="0" w:space="0" w:color="auto"/>
            <w:right w:val="none" w:sz="0" w:space="0" w:color="auto"/>
          </w:divBdr>
        </w:div>
        <w:div w:id="325134266">
          <w:marLeft w:val="640"/>
          <w:marRight w:val="0"/>
          <w:marTop w:val="0"/>
          <w:marBottom w:val="0"/>
          <w:divBdr>
            <w:top w:val="none" w:sz="0" w:space="0" w:color="auto"/>
            <w:left w:val="none" w:sz="0" w:space="0" w:color="auto"/>
            <w:bottom w:val="none" w:sz="0" w:space="0" w:color="auto"/>
            <w:right w:val="none" w:sz="0" w:space="0" w:color="auto"/>
          </w:divBdr>
        </w:div>
        <w:div w:id="394860378">
          <w:marLeft w:val="640"/>
          <w:marRight w:val="0"/>
          <w:marTop w:val="0"/>
          <w:marBottom w:val="0"/>
          <w:divBdr>
            <w:top w:val="none" w:sz="0" w:space="0" w:color="auto"/>
            <w:left w:val="none" w:sz="0" w:space="0" w:color="auto"/>
            <w:bottom w:val="none" w:sz="0" w:space="0" w:color="auto"/>
            <w:right w:val="none" w:sz="0" w:space="0" w:color="auto"/>
          </w:divBdr>
        </w:div>
        <w:div w:id="945117533">
          <w:marLeft w:val="640"/>
          <w:marRight w:val="0"/>
          <w:marTop w:val="0"/>
          <w:marBottom w:val="0"/>
          <w:divBdr>
            <w:top w:val="none" w:sz="0" w:space="0" w:color="auto"/>
            <w:left w:val="none" w:sz="0" w:space="0" w:color="auto"/>
            <w:bottom w:val="none" w:sz="0" w:space="0" w:color="auto"/>
            <w:right w:val="none" w:sz="0" w:space="0" w:color="auto"/>
          </w:divBdr>
        </w:div>
        <w:div w:id="527525865">
          <w:marLeft w:val="640"/>
          <w:marRight w:val="0"/>
          <w:marTop w:val="0"/>
          <w:marBottom w:val="0"/>
          <w:divBdr>
            <w:top w:val="none" w:sz="0" w:space="0" w:color="auto"/>
            <w:left w:val="none" w:sz="0" w:space="0" w:color="auto"/>
            <w:bottom w:val="none" w:sz="0" w:space="0" w:color="auto"/>
            <w:right w:val="none" w:sz="0" w:space="0" w:color="auto"/>
          </w:divBdr>
        </w:div>
        <w:div w:id="1289773694">
          <w:marLeft w:val="640"/>
          <w:marRight w:val="0"/>
          <w:marTop w:val="0"/>
          <w:marBottom w:val="0"/>
          <w:divBdr>
            <w:top w:val="none" w:sz="0" w:space="0" w:color="auto"/>
            <w:left w:val="none" w:sz="0" w:space="0" w:color="auto"/>
            <w:bottom w:val="none" w:sz="0" w:space="0" w:color="auto"/>
            <w:right w:val="none" w:sz="0" w:space="0" w:color="auto"/>
          </w:divBdr>
        </w:div>
        <w:div w:id="1732195929">
          <w:marLeft w:val="640"/>
          <w:marRight w:val="0"/>
          <w:marTop w:val="0"/>
          <w:marBottom w:val="0"/>
          <w:divBdr>
            <w:top w:val="none" w:sz="0" w:space="0" w:color="auto"/>
            <w:left w:val="none" w:sz="0" w:space="0" w:color="auto"/>
            <w:bottom w:val="none" w:sz="0" w:space="0" w:color="auto"/>
            <w:right w:val="none" w:sz="0" w:space="0" w:color="auto"/>
          </w:divBdr>
        </w:div>
        <w:div w:id="1579631044">
          <w:marLeft w:val="640"/>
          <w:marRight w:val="0"/>
          <w:marTop w:val="0"/>
          <w:marBottom w:val="0"/>
          <w:divBdr>
            <w:top w:val="none" w:sz="0" w:space="0" w:color="auto"/>
            <w:left w:val="none" w:sz="0" w:space="0" w:color="auto"/>
            <w:bottom w:val="none" w:sz="0" w:space="0" w:color="auto"/>
            <w:right w:val="none" w:sz="0" w:space="0" w:color="auto"/>
          </w:divBdr>
        </w:div>
        <w:div w:id="1736048895">
          <w:marLeft w:val="640"/>
          <w:marRight w:val="0"/>
          <w:marTop w:val="0"/>
          <w:marBottom w:val="0"/>
          <w:divBdr>
            <w:top w:val="none" w:sz="0" w:space="0" w:color="auto"/>
            <w:left w:val="none" w:sz="0" w:space="0" w:color="auto"/>
            <w:bottom w:val="none" w:sz="0" w:space="0" w:color="auto"/>
            <w:right w:val="none" w:sz="0" w:space="0" w:color="auto"/>
          </w:divBdr>
        </w:div>
        <w:div w:id="624509032">
          <w:marLeft w:val="640"/>
          <w:marRight w:val="0"/>
          <w:marTop w:val="0"/>
          <w:marBottom w:val="0"/>
          <w:divBdr>
            <w:top w:val="none" w:sz="0" w:space="0" w:color="auto"/>
            <w:left w:val="none" w:sz="0" w:space="0" w:color="auto"/>
            <w:bottom w:val="none" w:sz="0" w:space="0" w:color="auto"/>
            <w:right w:val="none" w:sz="0" w:space="0" w:color="auto"/>
          </w:divBdr>
        </w:div>
        <w:div w:id="1559317540">
          <w:marLeft w:val="640"/>
          <w:marRight w:val="0"/>
          <w:marTop w:val="0"/>
          <w:marBottom w:val="0"/>
          <w:divBdr>
            <w:top w:val="none" w:sz="0" w:space="0" w:color="auto"/>
            <w:left w:val="none" w:sz="0" w:space="0" w:color="auto"/>
            <w:bottom w:val="none" w:sz="0" w:space="0" w:color="auto"/>
            <w:right w:val="none" w:sz="0" w:space="0" w:color="auto"/>
          </w:divBdr>
        </w:div>
        <w:div w:id="1501772567">
          <w:marLeft w:val="640"/>
          <w:marRight w:val="0"/>
          <w:marTop w:val="0"/>
          <w:marBottom w:val="0"/>
          <w:divBdr>
            <w:top w:val="none" w:sz="0" w:space="0" w:color="auto"/>
            <w:left w:val="none" w:sz="0" w:space="0" w:color="auto"/>
            <w:bottom w:val="none" w:sz="0" w:space="0" w:color="auto"/>
            <w:right w:val="none" w:sz="0" w:space="0" w:color="auto"/>
          </w:divBdr>
        </w:div>
        <w:div w:id="832913458">
          <w:marLeft w:val="640"/>
          <w:marRight w:val="0"/>
          <w:marTop w:val="0"/>
          <w:marBottom w:val="0"/>
          <w:divBdr>
            <w:top w:val="none" w:sz="0" w:space="0" w:color="auto"/>
            <w:left w:val="none" w:sz="0" w:space="0" w:color="auto"/>
            <w:bottom w:val="none" w:sz="0" w:space="0" w:color="auto"/>
            <w:right w:val="none" w:sz="0" w:space="0" w:color="auto"/>
          </w:divBdr>
        </w:div>
        <w:div w:id="477844449">
          <w:marLeft w:val="640"/>
          <w:marRight w:val="0"/>
          <w:marTop w:val="0"/>
          <w:marBottom w:val="0"/>
          <w:divBdr>
            <w:top w:val="none" w:sz="0" w:space="0" w:color="auto"/>
            <w:left w:val="none" w:sz="0" w:space="0" w:color="auto"/>
            <w:bottom w:val="none" w:sz="0" w:space="0" w:color="auto"/>
            <w:right w:val="none" w:sz="0" w:space="0" w:color="auto"/>
          </w:divBdr>
        </w:div>
        <w:div w:id="1997026043">
          <w:marLeft w:val="640"/>
          <w:marRight w:val="0"/>
          <w:marTop w:val="0"/>
          <w:marBottom w:val="0"/>
          <w:divBdr>
            <w:top w:val="none" w:sz="0" w:space="0" w:color="auto"/>
            <w:left w:val="none" w:sz="0" w:space="0" w:color="auto"/>
            <w:bottom w:val="none" w:sz="0" w:space="0" w:color="auto"/>
            <w:right w:val="none" w:sz="0" w:space="0" w:color="auto"/>
          </w:divBdr>
        </w:div>
        <w:div w:id="208108416">
          <w:marLeft w:val="640"/>
          <w:marRight w:val="0"/>
          <w:marTop w:val="0"/>
          <w:marBottom w:val="0"/>
          <w:divBdr>
            <w:top w:val="none" w:sz="0" w:space="0" w:color="auto"/>
            <w:left w:val="none" w:sz="0" w:space="0" w:color="auto"/>
            <w:bottom w:val="none" w:sz="0" w:space="0" w:color="auto"/>
            <w:right w:val="none" w:sz="0" w:space="0" w:color="auto"/>
          </w:divBdr>
        </w:div>
        <w:div w:id="549994190">
          <w:marLeft w:val="640"/>
          <w:marRight w:val="0"/>
          <w:marTop w:val="0"/>
          <w:marBottom w:val="0"/>
          <w:divBdr>
            <w:top w:val="none" w:sz="0" w:space="0" w:color="auto"/>
            <w:left w:val="none" w:sz="0" w:space="0" w:color="auto"/>
            <w:bottom w:val="none" w:sz="0" w:space="0" w:color="auto"/>
            <w:right w:val="none" w:sz="0" w:space="0" w:color="auto"/>
          </w:divBdr>
        </w:div>
        <w:div w:id="2146239892">
          <w:marLeft w:val="640"/>
          <w:marRight w:val="0"/>
          <w:marTop w:val="0"/>
          <w:marBottom w:val="0"/>
          <w:divBdr>
            <w:top w:val="none" w:sz="0" w:space="0" w:color="auto"/>
            <w:left w:val="none" w:sz="0" w:space="0" w:color="auto"/>
            <w:bottom w:val="none" w:sz="0" w:space="0" w:color="auto"/>
            <w:right w:val="none" w:sz="0" w:space="0" w:color="auto"/>
          </w:divBdr>
        </w:div>
        <w:div w:id="698237289">
          <w:marLeft w:val="640"/>
          <w:marRight w:val="0"/>
          <w:marTop w:val="0"/>
          <w:marBottom w:val="0"/>
          <w:divBdr>
            <w:top w:val="none" w:sz="0" w:space="0" w:color="auto"/>
            <w:left w:val="none" w:sz="0" w:space="0" w:color="auto"/>
            <w:bottom w:val="none" w:sz="0" w:space="0" w:color="auto"/>
            <w:right w:val="none" w:sz="0" w:space="0" w:color="auto"/>
          </w:divBdr>
        </w:div>
        <w:div w:id="1961762079">
          <w:marLeft w:val="640"/>
          <w:marRight w:val="0"/>
          <w:marTop w:val="0"/>
          <w:marBottom w:val="0"/>
          <w:divBdr>
            <w:top w:val="none" w:sz="0" w:space="0" w:color="auto"/>
            <w:left w:val="none" w:sz="0" w:space="0" w:color="auto"/>
            <w:bottom w:val="none" w:sz="0" w:space="0" w:color="auto"/>
            <w:right w:val="none" w:sz="0" w:space="0" w:color="auto"/>
          </w:divBdr>
        </w:div>
        <w:div w:id="881013001">
          <w:marLeft w:val="640"/>
          <w:marRight w:val="0"/>
          <w:marTop w:val="0"/>
          <w:marBottom w:val="0"/>
          <w:divBdr>
            <w:top w:val="none" w:sz="0" w:space="0" w:color="auto"/>
            <w:left w:val="none" w:sz="0" w:space="0" w:color="auto"/>
            <w:bottom w:val="none" w:sz="0" w:space="0" w:color="auto"/>
            <w:right w:val="none" w:sz="0" w:space="0" w:color="auto"/>
          </w:divBdr>
        </w:div>
        <w:div w:id="163981363">
          <w:marLeft w:val="640"/>
          <w:marRight w:val="0"/>
          <w:marTop w:val="0"/>
          <w:marBottom w:val="0"/>
          <w:divBdr>
            <w:top w:val="none" w:sz="0" w:space="0" w:color="auto"/>
            <w:left w:val="none" w:sz="0" w:space="0" w:color="auto"/>
            <w:bottom w:val="none" w:sz="0" w:space="0" w:color="auto"/>
            <w:right w:val="none" w:sz="0" w:space="0" w:color="auto"/>
          </w:divBdr>
        </w:div>
        <w:div w:id="131676698">
          <w:marLeft w:val="640"/>
          <w:marRight w:val="0"/>
          <w:marTop w:val="0"/>
          <w:marBottom w:val="0"/>
          <w:divBdr>
            <w:top w:val="none" w:sz="0" w:space="0" w:color="auto"/>
            <w:left w:val="none" w:sz="0" w:space="0" w:color="auto"/>
            <w:bottom w:val="none" w:sz="0" w:space="0" w:color="auto"/>
            <w:right w:val="none" w:sz="0" w:space="0" w:color="auto"/>
          </w:divBdr>
        </w:div>
        <w:div w:id="2090731132">
          <w:marLeft w:val="640"/>
          <w:marRight w:val="0"/>
          <w:marTop w:val="0"/>
          <w:marBottom w:val="0"/>
          <w:divBdr>
            <w:top w:val="none" w:sz="0" w:space="0" w:color="auto"/>
            <w:left w:val="none" w:sz="0" w:space="0" w:color="auto"/>
            <w:bottom w:val="none" w:sz="0" w:space="0" w:color="auto"/>
            <w:right w:val="none" w:sz="0" w:space="0" w:color="auto"/>
          </w:divBdr>
        </w:div>
        <w:div w:id="286397270">
          <w:marLeft w:val="640"/>
          <w:marRight w:val="0"/>
          <w:marTop w:val="0"/>
          <w:marBottom w:val="0"/>
          <w:divBdr>
            <w:top w:val="none" w:sz="0" w:space="0" w:color="auto"/>
            <w:left w:val="none" w:sz="0" w:space="0" w:color="auto"/>
            <w:bottom w:val="none" w:sz="0" w:space="0" w:color="auto"/>
            <w:right w:val="none" w:sz="0" w:space="0" w:color="auto"/>
          </w:divBdr>
        </w:div>
        <w:div w:id="1604729758">
          <w:marLeft w:val="640"/>
          <w:marRight w:val="0"/>
          <w:marTop w:val="0"/>
          <w:marBottom w:val="0"/>
          <w:divBdr>
            <w:top w:val="none" w:sz="0" w:space="0" w:color="auto"/>
            <w:left w:val="none" w:sz="0" w:space="0" w:color="auto"/>
            <w:bottom w:val="none" w:sz="0" w:space="0" w:color="auto"/>
            <w:right w:val="none" w:sz="0" w:space="0" w:color="auto"/>
          </w:divBdr>
        </w:div>
        <w:div w:id="1659117437">
          <w:marLeft w:val="640"/>
          <w:marRight w:val="0"/>
          <w:marTop w:val="0"/>
          <w:marBottom w:val="0"/>
          <w:divBdr>
            <w:top w:val="none" w:sz="0" w:space="0" w:color="auto"/>
            <w:left w:val="none" w:sz="0" w:space="0" w:color="auto"/>
            <w:bottom w:val="none" w:sz="0" w:space="0" w:color="auto"/>
            <w:right w:val="none" w:sz="0" w:space="0" w:color="auto"/>
          </w:divBdr>
        </w:div>
        <w:div w:id="100074025">
          <w:marLeft w:val="640"/>
          <w:marRight w:val="0"/>
          <w:marTop w:val="0"/>
          <w:marBottom w:val="0"/>
          <w:divBdr>
            <w:top w:val="none" w:sz="0" w:space="0" w:color="auto"/>
            <w:left w:val="none" w:sz="0" w:space="0" w:color="auto"/>
            <w:bottom w:val="none" w:sz="0" w:space="0" w:color="auto"/>
            <w:right w:val="none" w:sz="0" w:space="0" w:color="auto"/>
          </w:divBdr>
        </w:div>
        <w:div w:id="685834886">
          <w:marLeft w:val="640"/>
          <w:marRight w:val="0"/>
          <w:marTop w:val="0"/>
          <w:marBottom w:val="0"/>
          <w:divBdr>
            <w:top w:val="none" w:sz="0" w:space="0" w:color="auto"/>
            <w:left w:val="none" w:sz="0" w:space="0" w:color="auto"/>
            <w:bottom w:val="none" w:sz="0" w:space="0" w:color="auto"/>
            <w:right w:val="none" w:sz="0" w:space="0" w:color="auto"/>
          </w:divBdr>
        </w:div>
        <w:div w:id="627973398">
          <w:marLeft w:val="640"/>
          <w:marRight w:val="0"/>
          <w:marTop w:val="0"/>
          <w:marBottom w:val="0"/>
          <w:divBdr>
            <w:top w:val="none" w:sz="0" w:space="0" w:color="auto"/>
            <w:left w:val="none" w:sz="0" w:space="0" w:color="auto"/>
            <w:bottom w:val="none" w:sz="0" w:space="0" w:color="auto"/>
            <w:right w:val="none" w:sz="0" w:space="0" w:color="auto"/>
          </w:divBdr>
        </w:div>
        <w:div w:id="1911192463">
          <w:marLeft w:val="640"/>
          <w:marRight w:val="0"/>
          <w:marTop w:val="0"/>
          <w:marBottom w:val="0"/>
          <w:divBdr>
            <w:top w:val="none" w:sz="0" w:space="0" w:color="auto"/>
            <w:left w:val="none" w:sz="0" w:space="0" w:color="auto"/>
            <w:bottom w:val="none" w:sz="0" w:space="0" w:color="auto"/>
            <w:right w:val="none" w:sz="0" w:space="0" w:color="auto"/>
          </w:divBdr>
        </w:div>
        <w:div w:id="1854874874">
          <w:marLeft w:val="640"/>
          <w:marRight w:val="0"/>
          <w:marTop w:val="0"/>
          <w:marBottom w:val="0"/>
          <w:divBdr>
            <w:top w:val="none" w:sz="0" w:space="0" w:color="auto"/>
            <w:left w:val="none" w:sz="0" w:space="0" w:color="auto"/>
            <w:bottom w:val="none" w:sz="0" w:space="0" w:color="auto"/>
            <w:right w:val="none" w:sz="0" w:space="0" w:color="auto"/>
          </w:divBdr>
        </w:div>
        <w:div w:id="1165245722">
          <w:marLeft w:val="640"/>
          <w:marRight w:val="0"/>
          <w:marTop w:val="0"/>
          <w:marBottom w:val="0"/>
          <w:divBdr>
            <w:top w:val="none" w:sz="0" w:space="0" w:color="auto"/>
            <w:left w:val="none" w:sz="0" w:space="0" w:color="auto"/>
            <w:bottom w:val="none" w:sz="0" w:space="0" w:color="auto"/>
            <w:right w:val="none" w:sz="0" w:space="0" w:color="auto"/>
          </w:divBdr>
        </w:div>
        <w:div w:id="15809702">
          <w:marLeft w:val="640"/>
          <w:marRight w:val="0"/>
          <w:marTop w:val="0"/>
          <w:marBottom w:val="0"/>
          <w:divBdr>
            <w:top w:val="none" w:sz="0" w:space="0" w:color="auto"/>
            <w:left w:val="none" w:sz="0" w:space="0" w:color="auto"/>
            <w:bottom w:val="none" w:sz="0" w:space="0" w:color="auto"/>
            <w:right w:val="none" w:sz="0" w:space="0" w:color="auto"/>
          </w:divBdr>
        </w:div>
        <w:div w:id="1327586441">
          <w:marLeft w:val="640"/>
          <w:marRight w:val="0"/>
          <w:marTop w:val="0"/>
          <w:marBottom w:val="0"/>
          <w:divBdr>
            <w:top w:val="none" w:sz="0" w:space="0" w:color="auto"/>
            <w:left w:val="none" w:sz="0" w:space="0" w:color="auto"/>
            <w:bottom w:val="none" w:sz="0" w:space="0" w:color="auto"/>
            <w:right w:val="none" w:sz="0" w:space="0" w:color="auto"/>
          </w:divBdr>
        </w:div>
        <w:div w:id="822814570">
          <w:marLeft w:val="640"/>
          <w:marRight w:val="0"/>
          <w:marTop w:val="0"/>
          <w:marBottom w:val="0"/>
          <w:divBdr>
            <w:top w:val="none" w:sz="0" w:space="0" w:color="auto"/>
            <w:left w:val="none" w:sz="0" w:space="0" w:color="auto"/>
            <w:bottom w:val="none" w:sz="0" w:space="0" w:color="auto"/>
            <w:right w:val="none" w:sz="0" w:space="0" w:color="auto"/>
          </w:divBdr>
        </w:div>
        <w:div w:id="1851405075">
          <w:marLeft w:val="640"/>
          <w:marRight w:val="0"/>
          <w:marTop w:val="0"/>
          <w:marBottom w:val="0"/>
          <w:divBdr>
            <w:top w:val="none" w:sz="0" w:space="0" w:color="auto"/>
            <w:left w:val="none" w:sz="0" w:space="0" w:color="auto"/>
            <w:bottom w:val="none" w:sz="0" w:space="0" w:color="auto"/>
            <w:right w:val="none" w:sz="0" w:space="0" w:color="auto"/>
          </w:divBdr>
        </w:div>
        <w:div w:id="161434188">
          <w:marLeft w:val="640"/>
          <w:marRight w:val="0"/>
          <w:marTop w:val="0"/>
          <w:marBottom w:val="0"/>
          <w:divBdr>
            <w:top w:val="none" w:sz="0" w:space="0" w:color="auto"/>
            <w:left w:val="none" w:sz="0" w:space="0" w:color="auto"/>
            <w:bottom w:val="none" w:sz="0" w:space="0" w:color="auto"/>
            <w:right w:val="none" w:sz="0" w:space="0" w:color="auto"/>
          </w:divBdr>
        </w:div>
        <w:div w:id="498808949">
          <w:marLeft w:val="640"/>
          <w:marRight w:val="0"/>
          <w:marTop w:val="0"/>
          <w:marBottom w:val="0"/>
          <w:divBdr>
            <w:top w:val="none" w:sz="0" w:space="0" w:color="auto"/>
            <w:left w:val="none" w:sz="0" w:space="0" w:color="auto"/>
            <w:bottom w:val="none" w:sz="0" w:space="0" w:color="auto"/>
            <w:right w:val="none" w:sz="0" w:space="0" w:color="auto"/>
          </w:divBdr>
        </w:div>
        <w:div w:id="967854498">
          <w:marLeft w:val="640"/>
          <w:marRight w:val="0"/>
          <w:marTop w:val="0"/>
          <w:marBottom w:val="0"/>
          <w:divBdr>
            <w:top w:val="none" w:sz="0" w:space="0" w:color="auto"/>
            <w:left w:val="none" w:sz="0" w:space="0" w:color="auto"/>
            <w:bottom w:val="none" w:sz="0" w:space="0" w:color="auto"/>
            <w:right w:val="none" w:sz="0" w:space="0" w:color="auto"/>
          </w:divBdr>
        </w:div>
        <w:div w:id="932470227">
          <w:marLeft w:val="640"/>
          <w:marRight w:val="0"/>
          <w:marTop w:val="0"/>
          <w:marBottom w:val="0"/>
          <w:divBdr>
            <w:top w:val="none" w:sz="0" w:space="0" w:color="auto"/>
            <w:left w:val="none" w:sz="0" w:space="0" w:color="auto"/>
            <w:bottom w:val="none" w:sz="0" w:space="0" w:color="auto"/>
            <w:right w:val="none" w:sz="0" w:space="0" w:color="auto"/>
          </w:divBdr>
        </w:div>
        <w:div w:id="336272596">
          <w:marLeft w:val="640"/>
          <w:marRight w:val="0"/>
          <w:marTop w:val="0"/>
          <w:marBottom w:val="0"/>
          <w:divBdr>
            <w:top w:val="none" w:sz="0" w:space="0" w:color="auto"/>
            <w:left w:val="none" w:sz="0" w:space="0" w:color="auto"/>
            <w:bottom w:val="none" w:sz="0" w:space="0" w:color="auto"/>
            <w:right w:val="none" w:sz="0" w:space="0" w:color="auto"/>
          </w:divBdr>
        </w:div>
        <w:div w:id="583343102">
          <w:marLeft w:val="640"/>
          <w:marRight w:val="0"/>
          <w:marTop w:val="0"/>
          <w:marBottom w:val="0"/>
          <w:divBdr>
            <w:top w:val="none" w:sz="0" w:space="0" w:color="auto"/>
            <w:left w:val="none" w:sz="0" w:space="0" w:color="auto"/>
            <w:bottom w:val="none" w:sz="0" w:space="0" w:color="auto"/>
            <w:right w:val="none" w:sz="0" w:space="0" w:color="auto"/>
          </w:divBdr>
        </w:div>
        <w:div w:id="1074622554">
          <w:marLeft w:val="640"/>
          <w:marRight w:val="0"/>
          <w:marTop w:val="0"/>
          <w:marBottom w:val="0"/>
          <w:divBdr>
            <w:top w:val="none" w:sz="0" w:space="0" w:color="auto"/>
            <w:left w:val="none" w:sz="0" w:space="0" w:color="auto"/>
            <w:bottom w:val="none" w:sz="0" w:space="0" w:color="auto"/>
            <w:right w:val="none" w:sz="0" w:space="0" w:color="auto"/>
          </w:divBdr>
        </w:div>
        <w:div w:id="1488009029">
          <w:marLeft w:val="640"/>
          <w:marRight w:val="0"/>
          <w:marTop w:val="0"/>
          <w:marBottom w:val="0"/>
          <w:divBdr>
            <w:top w:val="none" w:sz="0" w:space="0" w:color="auto"/>
            <w:left w:val="none" w:sz="0" w:space="0" w:color="auto"/>
            <w:bottom w:val="none" w:sz="0" w:space="0" w:color="auto"/>
            <w:right w:val="none" w:sz="0" w:space="0" w:color="auto"/>
          </w:divBdr>
        </w:div>
        <w:div w:id="1876232961">
          <w:marLeft w:val="640"/>
          <w:marRight w:val="0"/>
          <w:marTop w:val="0"/>
          <w:marBottom w:val="0"/>
          <w:divBdr>
            <w:top w:val="none" w:sz="0" w:space="0" w:color="auto"/>
            <w:left w:val="none" w:sz="0" w:space="0" w:color="auto"/>
            <w:bottom w:val="none" w:sz="0" w:space="0" w:color="auto"/>
            <w:right w:val="none" w:sz="0" w:space="0" w:color="auto"/>
          </w:divBdr>
        </w:div>
        <w:div w:id="1767532369">
          <w:marLeft w:val="640"/>
          <w:marRight w:val="0"/>
          <w:marTop w:val="0"/>
          <w:marBottom w:val="0"/>
          <w:divBdr>
            <w:top w:val="none" w:sz="0" w:space="0" w:color="auto"/>
            <w:left w:val="none" w:sz="0" w:space="0" w:color="auto"/>
            <w:bottom w:val="none" w:sz="0" w:space="0" w:color="auto"/>
            <w:right w:val="none" w:sz="0" w:space="0" w:color="auto"/>
          </w:divBdr>
        </w:div>
        <w:div w:id="720176601">
          <w:marLeft w:val="640"/>
          <w:marRight w:val="0"/>
          <w:marTop w:val="0"/>
          <w:marBottom w:val="0"/>
          <w:divBdr>
            <w:top w:val="none" w:sz="0" w:space="0" w:color="auto"/>
            <w:left w:val="none" w:sz="0" w:space="0" w:color="auto"/>
            <w:bottom w:val="none" w:sz="0" w:space="0" w:color="auto"/>
            <w:right w:val="none" w:sz="0" w:space="0" w:color="auto"/>
          </w:divBdr>
        </w:div>
        <w:div w:id="590891311">
          <w:marLeft w:val="640"/>
          <w:marRight w:val="0"/>
          <w:marTop w:val="0"/>
          <w:marBottom w:val="0"/>
          <w:divBdr>
            <w:top w:val="none" w:sz="0" w:space="0" w:color="auto"/>
            <w:left w:val="none" w:sz="0" w:space="0" w:color="auto"/>
            <w:bottom w:val="none" w:sz="0" w:space="0" w:color="auto"/>
            <w:right w:val="none" w:sz="0" w:space="0" w:color="auto"/>
          </w:divBdr>
        </w:div>
        <w:div w:id="514004865">
          <w:marLeft w:val="640"/>
          <w:marRight w:val="0"/>
          <w:marTop w:val="0"/>
          <w:marBottom w:val="0"/>
          <w:divBdr>
            <w:top w:val="none" w:sz="0" w:space="0" w:color="auto"/>
            <w:left w:val="none" w:sz="0" w:space="0" w:color="auto"/>
            <w:bottom w:val="none" w:sz="0" w:space="0" w:color="auto"/>
            <w:right w:val="none" w:sz="0" w:space="0" w:color="auto"/>
          </w:divBdr>
        </w:div>
        <w:div w:id="2144348051">
          <w:marLeft w:val="640"/>
          <w:marRight w:val="0"/>
          <w:marTop w:val="0"/>
          <w:marBottom w:val="0"/>
          <w:divBdr>
            <w:top w:val="none" w:sz="0" w:space="0" w:color="auto"/>
            <w:left w:val="none" w:sz="0" w:space="0" w:color="auto"/>
            <w:bottom w:val="none" w:sz="0" w:space="0" w:color="auto"/>
            <w:right w:val="none" w:sz="0" w:space="0" w:color="auto"/>
          </w:divBdr>
        </w:div>
        <w:div w:id="151718449">
          <w:marLeft w:val="640"/>
          <w:marRight w:val="0"/>
          <w:marTop w:val="0"/>
          <w:marBottom w:val="0"/>
          <w:divBdr>
            <w:top w:val="none" w:sz="0" w:space="0" w:color="auto"/>
            <w:left w:val="none" w:sz="0" w:space="0" w:color="auto"/>
            <w:bottom w:val="none" w:sz="0" w:space="0" w:color="auto"/>
            <w:right w:val="none" w:sz="0" w:space="0" w:color="auto"/>
          </w:divBdr>
        </w:div>
        <w:div w:id="292247544">
          <w:marLeft w:val="640"/>
          <w:marRight w:val="0"/>
          <w:marTop w:val="0"/>
          <w:marBottom w:val="0"/>
          <w:divBdr>
            <w:top w:val="none" w:sz="0" w:space="0" w:color="auto"/>
            <w:left w:val="none" w:sz="0" w:space="0" w:color="auto"/>
            <w:bottom w:val="none" w:sz="0" w:space="0" w:color="auto"/>
            <w:right w:val="none" w:sz="0" w:space="0" w:color="auto"/>
          </w:divBdr>
        </w:div>
        <w:div w:id="1321734737">
          <w:marLeft w:val="640"/>
          <w:marRight w:val="0"/>
          <w:marTop w:val="0"/>
          <w:marBottom w:val="0"/>
          <w:divBdr>
            <w:top w:val="none" w:sz="0" w:space="0" w:color="auto"/>
            <w:left w:val="none" w:sz="0" w:space="0" w:color="auto"/>
            <w:bottom w:val="none" w:sz="0" w:space="0" w:color="auto"/>
            <w:right w:val="none" w:sz="0" w:space="0" w:color="auto"/>
          </w:divBdr>
        </w:div>
        <w:div w:id="646276223">
          <w:marLeft w:val="640"/>
          <w:marRight w:val="0"/>
          <w:marTop w:val="0"/>
          <w:marBottom w:val="0"/>
          <w:divBdr>
            <w:top w:val="none" w:sz="0" w:space="0" w:color="auto"/>
            <w:left w:val="none" w:sz="0" w:space="0" w:color="auto"/>
            <w:bottom w:val="none" w:sz="0" w:space="0" w:color="auto"/>
            <w:right w:val="none" w:sz="0" w:space="0" w:color="auto"/>
          </w:divBdr>
        </w:div>
        <w:div w:id="1974407063">
          <w:marLeft w:val="640"/>
          <w:marRight w:val="0"/>
          <w:marTop w:val="0"/>
          <w:marBottom w:val="0"/>
          <w:divBdr>
            <w:top w:val="none" w:sz="0" w:space="0" w:color="auto"/>
            <w:left w:val="none" w:sz="0" w:space="0" w:color="auto"/>
            <w:bottom w:val="none" w:sz="0" w:space="0" w:color="auto"/>
            <w:right w:val="none" w:sz="0" w:space="0" w:color="auto"/>
          </w:divBdr>
        </w:div>
        <w:div w:id="2120247880">
          <w:marLeft w:val="640"/>
          <w:marRight w:val="0"/>
          <w:marTop w:val="0"/>
          <w:marBottom w:val="0"/>
          <w:divBdr>
            <w:top w:val="none" w:sz="0" w:space="0" w:color="auto"/>
            <w:left w:val="none" w:sz="0" w:space="0" w:color="auto"/>
            <w:bottom w:val="none" w:sz="0" w:space="0" w:color="auto"/>
            <w:right w:val="none" w:sz="0" w:space="0" w:color="auto"/>
          </w:divBdr>
        </w:div>
        <w:div w:id="939723879">
          <w:marLeft w:val="640"/>
          <w:marRight w:val="0"/>
          <w:marTop w:val="0"/>
          <w:marBottom w:val="0"/>
          <w:divBdr>
            <w:top w:val="none" w:sz="0" w:space="0" w:color="auto"/>
            <w:left w:val="none" w:sz="0" w:space="0" w:color="auto"/>
            <w:bottom w:val="none" w:sz="0" w:space="0" w:color="auto"/>
            <w:right w:val="none" w:sz="0" w:space="0" w:color="auto"/>
          </w:divBdr>
        </w:div>
        <w:div w:id="1367102156">
          <w:marLeft w:val="640"/>
          <w:marRight w:val="0"/>
          <w:marTop w:val="0"/>
          <w:marBottom w:val="0"/>
          <w:divBdr>
            <w:top w:val="none" w:sz="0" w:space="0" w:color="auto"/>
            <w:left w:val="none" w:sz="0" w:space="0" w:color="auto"/>
            <w:bottom w:val="none" w:sz="0" w:space="0" w:color="auto"/>
            <w:right w:val="none" w:sz="0" w:space="0" w:color="auto"/>
          </w:divBdr>
        </w:div>
        <w:div w:id="1783185281">
          <w:marLeft w:val="640"/>
          <w:marRight w:val="0"/>
          <w:marTop w:val="0"/>
          <w:marBottom w:val="0"/>
          <w:divBdr>
            <w:top w:val="none" w:sz="0" w:space="0" w:color="auto"/>
            <w:left w:val="none" w:sz="0" w:space="0" w:color="auto"/>
            <w:bottom w:val="none" w:sz="0" w:space="0" w:color="auto"/>
            <w:right w:val="none" w:sz="0" w:space="0" w:color="auto"/>
          </w:divBdr>
        </w:div>
        <w:div w:id="518470229">
          <w:marLeft w:val="640"/>
          <w:marRight w:val="0"/>
          <w:marTop w:val="0"/>
          <w:marBottom w:val="0"/>
          <w:divBdr>
            <w:top w:val="none" w:sz="0" w:space="0" w:color="auto"/>
            <w:left w:val="none" w:sz="0" w:space="0" w:color="auto"/>
            <w:bottom w:val="none" w:sz="0" w:space="0" w:color="auto"/>
            <w:right w:val="none" w:sz="0" w:space="0" w:color="auto"/>
          </w:divBdr>
        </w:div>
        <w:div w:id="898326353">
          <w:marLeft w:val="640"/>
          <w:marRight w:val="0"/>
          <w:marTop w:val="0"/>
          <w:marBottom w:val="0"/>
          <w:divBdr>
            <w:top w:val="none" w:sz="0" w:space="0" w:color="auto"/>
            <w:left w:val="none" w:sz="0" w:space="0" w:color="auto"/>
            <w:bottom w:val="none" w:sz="0" w:space="0" w:color="auto"/>
            <w:right w:val="none" w:sz="0" w:space="0" w:color="auto"/>
          </w:divBdr>
        </w:div>
        <w:div w:id="705251313">
          <w:marLeft w:val="640"/>
          <w:marRight w:val="0"/>
          <w:marTop w:val="0"/>
          <w:marBottom w:val="0"/>
          <w:divBdr>
            <w:top w:val="none" w:sz="0" w:space="0" w:color="auto"/>
            <w:left w:val="none" w:sz="0" w:space="0" w:color="auto"/>
            <w:bottom w:val="none" w:sz="0" w:space="0" w:color="auto"/>
            <w:right w:val="none" w:sz="0" w:space="0" w:color="auto"/>
          </w:divBdr>
        </w:div>
        <w:div w:id="894122268">
          <w:marLeft w:val="640"/>
          <w:marRight w:val="0"/>
          <w:marTop w:val="0"/>
          <w:marBottom w:val="0"/>
          <w:divBdr>
            <w:top w:val="none" w:sz="0" w:space="0" w:color="auto"/>
            <w:left w:val="none" w:sz="0" w:space="0" w:color="auto"/>
            <w:bottom w:val="none" w:sz="0" w:space="0" w:color="auto"/>
            <w:right w:val="none" w:sz="0" w:space="0" w:color="auto"/>
          </w:divBdr>
        </w:div>
        <w:div w:id="890188992">
          <w:marLeft w:val="640"/>
          <w:marRight w:val="0"/>
          <w:marTop w:val="0"/>
          <w:marBottom w:val="0"/>
          <w:divBdr>
            <w:top w:val="none" w:sz="0" w:space="0" w:color="auto"/>
            <w:left w:val="none" w:sz="0" w:space="0" w:color="auto"/>
            <w:bottom w:val="none" w:sz="0" w:space="0" w:color="auto"/>
            <w:right w:val="none" w:sz="0" w:space="0" w:color="auto"/>
          </w:divBdr>
        </w:div>
        <w:div w:id="1371802057">
          <w:marLeft w:val="640"/>
          <w:marRight w:val="0"/>
          <w:marTop w:val="0"/>
          <w:marBottom w:val="0"/>
          <w:divBdr>
            <w:top w:val="none" w:sz="0" w:space="0" w:color="auto"/>
            <w:left w:val="none" w:sz="0" w:space="0" w:color="auto"/>
            <w:bottom w:val="none" w:sz="0" w:space="0" w:color="auto"/>
            <w:right w:val="none" w:sz="0" w:space="0" w:color="auto"/>
          </w:divBdr>
        </w:div>
        <w:div w:id="2024164060">
          <w:marLeft w:val="640"/>
          <w:marRight w:val="0"/>
          <w:marTop w:val="0"/>
          <w:marBottom w:val="0"/>
          <w:divBdr>
            <w:top w:val="none" w:sz="0" w:space="0" w:color="auto"/>
            <w:left w:val="none" w:sz="0" w:space="0" w:color="auto"/>
            <w:bottom w:val="none" w:sz="0" w:space="0" w:color="auto"/>
            <w:right w:val="none" w:sz="0" w:space="0" w:color="auto"/>
          </w:divBdr>
        </w:div>
        <w:div w:id="1502238744">
          <w:marLeft w:val="640"/>
          <w:marRight w:val="0"/>
          <w:marTop w:val="0"/>
          <w:marBottom w:val="0"/>
          <w:divBdr>
            <w:top w:val="none" w:sz="0" w:space="0" w:color="auto"/>
            <w:left w:val="none" w:sz="0" w:space="0" w:color="auto"/>
            <w:bottom w:val="none" w:sz="0" w:space="0" w:color="auto"/>
            <w:right w:val="none" w:sz="0" w:space="0" w:color="auto"/>
          </w:divBdr>
        </w:div>
        <w:div w:id="843478167">
          <w:marLeft w:val="640"/>
          <w:marRight w:val="0"/>
          <w:marTop w:val="0"/>
          <w:marBottom w:val="0"/>
          <w:divBdr>
            <w:top w:val="none" w:sz="0" w:space="0" w:color="auto"/>
            <w:left w:val="none" w:sz="0" w:space="0" w:color="auto"/>
            <w:bottom w:val="none" w:sz="0" w:space="0" w:color="auto"/>
            <w:right w:val="none" w:sz="0" w:space="0" w:color="auto"/>
          </w:divBdr>
        </w:div>
        <w:div w:id="452795319">
          <w:marLeft w:val="640"/>
          <w:marRight w:val="0"/>
          <w:marTop w:val="0"/>
          <w:marBottom w:val="0"/>
          <w:divBdr>
            <w:top w:val="none" w:sz="0" w:space="0" w:color="auto"/>
            <w:left w:val="none" w:sz="0" w:space="0" w:color="auto"/>
            <w:bottom w:val="none" w:sz="0" w:space="0" w:color="auto"/>
            <w:right w:val="none" w:sz="0" w:space="0" w:color="auto"/>
          </w:divBdr>
        </w:div>
        <w:div w:id="1126853053">
          <w:marLeft w:val="640"/>
          <w:marRight w:val="0"/>
          <w:marTop w:val="0"/>
          <w:marBottom w:val="0"/>
          <w:divBdr>
            <w:top w:val="none" w:sz="0" w:space="0" w:color="auto"/>
            <w:left w:val="none" w:sz="0" w:space="0" w:color="auto"/>
            <w:bottom w:val="none" w:sz="0" w:space="0" w:color="auto"/>
            <w:right w:val="none" w:sz="0" w:space="0" w:color="auto"/>
          </w:divBdr>
        </w:div>
        <w:div w:id="1216433002">
          <w:marLeft w:val="640"/>
          <w:marRight w:val="0"/>
          <w:marTop w:val="0"/>
          <w:marBottom w:val="0"/>
          <w:divBdr>
            <w:top w:val="none" w:sz="0" w:space="0" w:color="auto"/>
            <w:left w:val="none" w:sz="0" w:space="0" w:color="auto"/>
            <w:bottom w:val="none" w:sz="0" w:space="0" w:color="auto"/>
            <w:right w:val="none" w:sz="0" w:space="0" w:color="auto"/>
          </w:divBdr>
        </w:div>
        <w:div w:id="2025862665">
          <w:marLeft w:val="640"/>
          <w:marRight w:val="0"/>
          <w:marTop w:val="0"/>
          <w:marBottom w:val="0"/>
          <w:divBdr>
            <w:top w:val="none" w:sz="0" w:space="0" w:color="auto"/>
            <w:left w:val="none" w:sz="0" w:space="0" w:color="auto"/>
            <w:bottom w:val="none" w:sz="0" w:space="0" w:color="auto"/>
            <w:right w:val="none" w:sz="0" w:space="0" w:color="auto"/>
          </w:divBdr>
        </w:div>
        <w:div w:id="1230460220">
          <w:marLeft w:val="640"/>
          <w:marRight w:val="0"/>
          <w:marTop w:val="0"/>
          <w:marBottom w:val="0"/>
          <w:divBdr>
            <w:top w:val="none" w:sz="0" w:space="0" w:color="auto"/>
            <w:left w:val="none" w:sz="0" w:space="0" w:color="auto"/>
            <w:bottom w:val="none" w:sz="0" w:space="0" w:color="auto"/>
            <w:right w:val="none" w:sz="0" w:space="0" w:color="auto"/>
          </w:divBdr>
        </w:div>
        <w:div w:id="2031107978">
          <w:marLeft w:val="640"/>
          <w:marRight w:val="0"/>
          <w:marTop w:val="0"/>
          <w:marBottom w:val="0"/>
          <w:divBdr>
            <w:top w:val="none" w:sz="0" w:space="0" w:color="auto"/>
            <w:left w:val="none" w:sz="0" w:space="0" w:color="auto"/>
            <w:bottom w:val="none" w:sz="0" w:space="0" w:color="auto"/>
            <w:right w:val="none" w:sz="0" w:space="0" w:color="auto"/>
          </w:divBdr>
        </w:div>
        <w:div w:id="1734769200">
          <w:marLeft w:val="640"/>
          <w:marRight w:val="0"/>
          <w:marTop w:val="0"/>
          <w:marBottom w:val="0"/>
          <w:divBdr>
            <w:top w:val="none" w:sz="0" w:space="0" w:color="auto"/>
            <w:left w:val="none" w:sz="0" w:space="0" w:color="auto"/>
            <w:bottom w:val="none" w:sz="0" w:space="0" w:color="auto"/>
            <w:right w:val="none" w:sz="0" w:space="0" w:color="auto"/>
          </w:divBdr>
        </w:div>
        <w:div w:id="510686514">
          <w:marLeft w:val="640"/>
          <w:marRight w:val="0"/>
          <w:marTop w:val="0"/>
          <w:marBottom w:val="0"/>
          <w:divBdr>
            <w:top w:val="none" w:sz="0" w:space="0" w:color="auto"/>
            <w:left w:val="none" w:sz="0" w:space="0" w:color="auto"/>
            <w:bottom w:val="none" w:sz="0" w:space="0" w:color="auto"/>
            <w:right w:val="none" w:sz="0" w:space="0" w:color="auto"/>
          </w:divBdr>
        </w:div>
        <w:div w:id="1166480541">
          <w:marLeft w:val="640"/>
          <w:marRight w:val="0"/>
          <w:marTop w:val="0"/>
          <w:marBottom w:val="0"/>
          <w:divBdr>
            <w:top w:val="none" w:sz="0" w:space="0" w:color="auto"/>
            <w:left w:val="none" w:sz="0" w:space="0" w:color="auto"/>
            <w:bottom w:val="none" w:sz="0" w:space="0" w:color="auto"/>
            <w:right w:val="none" w:sz="0" w:space="0" w:color="auto"/>
          </w:divBdr>
        </w:div>
      </w:divsChild>
    </w:div>
    <w:div w:id="1168326085">
      <w:bodyDiv w:val="1"/>
      <w:marLeft w:val="0"/>
      <w:marRight w:val="0"/>
      <w:marTop w:val="0"/>
      <w:marBottom w:val="0"/>
      <w:divBdr>
        <w:top w:val="none" w:sz="0" w:space="0" w:color="auto"/>
        <w:left w:val="none" w:sz="0" w:space="0" w:color="auto"/>
        <w:bottom w:val="none" w:sz="0" w:space="0" w:color="auto"/>
        <w:right w:val="none" w:sz="0" w:space="0" w:color="auto"/>
      </w:divBdr>
    </w:div>
    <w:div w:id="1169255822">
      <w:bodyDiv w:val="1"/>
      <w:marLeft w:val="0"/>
      <w:marRight w:val="0"/>
      <w:marTop w:val="0"/>
      <w:marBottom w:val="0"/>
      <w:divBdr>
        <w:top w:val="none" w:sz="0" w:space="0" w:color="auto"/>
        <w:left w:val="none" w:sz="0" w:space="0" w:color="auto"/>
        <w:bottom w:val="none" w:sz="0" w:space="0" w:color="auto"/>
        <w:right w:val="none" w:sz="0" w:space="0" w:color="auto"/>
      </w:divBdr>
    </w:div>
    <w:div w:id="1169442645">
      <w:marLeft w:val="480"/>
      <w:marRight w:val="0"/>
      <w:marTop w:val="0"/>
      <w:marBottom w:val="0"/>
      <w:divBdr>
        <w:top w:val="none" w:sz="0" w:space="0" w:color="auto"/>
        <w:left w:val="none" w:sz="0" w:space="0" w:color="auto"/>
        <w:bottom w:val="none" w:sz="0" w:space="0" w:color="auto"/>
        <w:right w:val="none" w:sz="0" w:space="0" w:color="auto"/>
      </w:divBdr>
    </w:div>
    <w:div w:id="1171025965">
      <w:bodyDiv w:val="1"/>
      <w:marLeft w:val="0"/>
      <w:marRight w:val="0"/>
      <w:marTop w:val="0"/>
      <w:marBottom w:val="0"/>
      <w:divBdr>
        <w:top w:val="none" w:sz="0" w:space="0" w:color="auto"/>
        <w:left w:val="none" w:sz="0" w:space="0" w:color="auto"/>
        <w:bottom w:val="none" w:sz="0" w:space="0" w:color="auto"/>
        <w:right w:val="none" w:sz="0" w:space="0" w:color="auto"/>
      </w:divBdr>
    </w:div>
    <w:div w:id="1172181170">
      <w:marLeft w:val="480"/>
      <w:marRight w:val="0"/>
      <w:marTop w:val="0"/>
      <w:marBottom w:val="0"/>
      <w:divBdr>
        <w:top w:val="none" w:sz="0" w:space="0" w:color="auto"/>
        <w:left w:val="none" w:sz="0" w:space="0" w:color="auto"/>
        <w:bottom w:val="none" w:sz="0" w:space="0" w:color="auto"/>
        <w:right w:val="none" w:sz="0" w:space="0" w:color="auto"/>
      </w:divBdr>
    </w:div>
    <w:div w:id="1175417535">
      <w:bodyDiv w:val="1"/>
      <w:marLeft w:val="0"/>
      <w:marRight w:val="0"/>
      <w:marTop w:val="0"/>
      <w:marBottom w:val="0"/>
      <w:divBdr>
        <w:top w:val="none" w:sz="0" w:space="0" w:color="auto"/>
        <w:left w:val="none" w:sz="0" w:space="0" w:color="auto"/>
        <w:bottom w:val="none" w:sz="0" w:space="0" w:color="auto"/>
        <w:right w:val="none" w:sz="0" w:space="0" w:color="auto"/>
      </w:divBdr>
      <w:divsChild>
        <w:div w:id="186909511">
          <w:marLeft w:val="480"/>
          <w:marRight w:val="0"/>
          <w:marTop w:val="0"/>
          <w:marBottom w:val="0"/>
          <w:divBdr>
            <w:top w:val="none" w:sz="0" w:space="0" w:color="auto"/>
            <w:left w:val="none" w:sz="0" w:space="0" w:color="auto"/>
            <w:bottom w:val="none" w:sz="0" w:space="0" w:color="auto"/>
            <w:right w:val="none" w:sz="0" w:space="0" w:color="auto"/>
          </w:divBdr>
        </w:div>
        <w:div w:id="250627445">
          <w:marLeft w:val="480"/>
          <w:marRight w:val="0"/>
          <w:marTop w:val="0"/>
          <w:marBottom w:val="0"/>
          <w:divBdr>
            <w:top w:val="none" w:sz="0" w:space="0" w:color="auto"/>
            <w:left w:val="none" w:sz="0" w:space="0" w:color="auto"/>
            <w:bottom w:val="none" w:sz="0" w:space="0" w:color="auto"/>
            <w:right w:val="none" w:sz="0" w:space="0" w:color="auto"/>
          </w:divBdr>
        </w:div>
        <w:div w:id="618607315">
          <w:marLeft w:val="480"/>
          <w:marRight w:val="0"/>
          <w:marTop w:val="0"/>
          <w:marBottom w:val="0"/>
          <w:divBdr>
            <w:top w:val="none" w:sz="0" w:space="0" w:color="auto"/>
            <w:left w:val="none" w:sz="0" w:space="0" w:color="auto"/>
            <w:bottom w:val="none" w:sz="0" w:space="0" w:color="auto"/>
            <w:right w:val="none" w:sz="0" w:space="0" w:color="auto"/>
          </w:divBdr>
        </w:div>
        <w:div w:id="644895732">
          <w:marLeft w:val="480"/>
          <w:marRight w:val="0"/>
          <w:marTop w:val="0"/>
          <w:marBottom w:val="0"/>
          <w:divBdr>
            <w:top w:val="none" w:sz="0" w:space="0" w:color="auto"/>
            <w:left w:val="none" w:sz="0" w:space="0" w:color="auto"/>
            <w:bottom w:val="none" w:sz="0" w:space="0" w:color="auto"/>
            <w:right w:val="none" w:sz="0" w:space="0" w:color="auto"/>
          </w:divBdr>
        </w:div>
        <w:div w:id="666205956">
          <w:marLeft w:val="480"/>
          <w:marRight w:val="0"/>
          <w:marTop w:val="0"/>
          <w:marBottom w:val="0"/>
          <w:divBdr>
            <w:top w:val="none" w:sz="0" w:space="0" w:color="auto"/>
            <w:left w:val="none" w:sz="0" w:space="0" w:color="auto"/>
            <w:bottom w:val="none" w:sz="0" w:space="0" w:color="auto"/>
            <w:right w:val="none" w:sz="0" w:space="0" w:color="auto"/>
          </w:divBdr>
        </w:div>
        <w:div w:id="958802851">
          <w:marLeft w:val="480"/>
          <w:marRight w:val="0"/>
          <w:marTop w:val="0"/>
          <w:marBottom w:val="0"/>
          <w:divBdr>
            <w:top w:val="none" w:sz="0" w:space="0" w:color="auto"/>
            <w:left w:val="none" w:sz="0" w:space="0" w:color="auto"/>
            <w:bottom w:val="none" w:sz="0" w:space="0" w:color="auto"/>
            <w:right w:val="none" w:sz="0" w:space="0" w:color="auto"/>
          </w:divBdr>
        </w:div>
        <w:div w:id="1144784518">
          <w:marLeft w:val="480"/>
          <w:marRight w:val="0"/>
          <w:marTop w:val="0"/>
          <w:marBottom w:val="0"/>
          <w:divBdr>
            <w:top w:val="none" w:sz="0" w:space="0" w:color="auto"/>
            <w:left w:val="none" w:sz="0" w:space="0" w:color="auto"/>
            <w:bottom w:val="none" w:sz="0" w:space="0" w:color="auto"/>
            <w:right w:val="none" w:sz="0" w:space="0" w:color="auto"/>
          </w:divBdr>
        </w:div>
        <w:div w:id="1323390136">
          <w:marLeft w:val="480"/>
          <w:marRight w:val="0"/>
          <w:marTop w:val="0"/>
          <w:marBottom w:val="0"/>
          <w:divBdr>
            <w:top w:val="none" w:sz="0" w:space="0" w:color="auto"/>
            <w:left w:val="none" w:sz="0" w:space="0" w:color="auto"/>
            <w:bottom w:val="none" w:sz="0" w:space="0" w:color="auto"/>
            <w:right w:val="none" w:sz="0" w:space="0" w:color="auto"/>
          </w:divBdr>
        </w:div>
        <w:div w:id="1539006551">
          <w:marLeft w:val="480"/>
          <w:marRight w:val="0"/>
          <w:marTop w:val="0"/>
          <w:marBottom w:val="0"/>
          <w:divBdr>
            <w:top w:val="none" w:sz="0" w:space="0" w:color="auto"/>
            <w:left w:val="none" w:sz="0" w:space="0" w:color="auto"/>
            <w:bottom w:val="none" w:sz="0" w:space="0" w:color="auto"/>
            <w:right w:val="none" w:sz="0" w:space="0" w:color="auto"/>
          </w:divBdr>
        </w:div>
        <w:div w:id="1824353880">
          <w:marLeft w:val="480"/>
          <w:marRight w:val="0"/>
          <w:marTop w:val="0"/>
          <w:marBottom w:val="0"/>
          <w:divBdr>
            <w:top w:val="none" w:sz="0" w:space="0" w:color="auto"/>
            <w:left w:val="none" w:sz="0" w:space="0" w:color="auto"/>
            <w:bottom w:val="none" w:sz="0" w:space="0" w:color="auto"/>
            <w:right w:val="none" w:sz="0" w:space="0" w:color="auto"/>
          </w:divBdr>
        </w:div>
        <w:div w:id="1895770825">
          <w:marLeft w:val="480"/>
          <w:marRight w:val="0"/>
          <w:marTop w:val="0"/>
          <w:marBottom w:val="0"/>
          <w:divBdr>
            <w:top w:val="none" w:sz="0" w:space="0" w:color="auto"/>
            <w:left w:val="none" w:sz="0" w:space="0" w:color="auto"/>
            <w:bottom w:val="none" w:sz="0" w:space="0" w:color="auto"/>
            <w:right w:val="none" w:sz="0" w:space="0" w:color="auto"/>
          </w:divBdr>
        </w:div>
        <w:div w:id="1986163066">
          <w:marLeft w:val="480"/>
          <w:marRight w:val="0"/>
          <w:marTop w:val="0"/>
          <w:marBottom w:val="0"/>
          <w:divBdr>
            <w:top w:val="none" w:sz="0" w:space="0" w:color="auto"/>
            <w:left w:val="none" w:sz="0" w:space="0" w:color="auto"/>
            <w:bottom w:val="none" w:sz="0" w:space="0" w:color="auto"/>
            <w:right w:val="none" w:sz="0" w:space="0" w:color="auto"/>
          </w:divBdr>
        </w:div>
        <w:div w:id="2007393427">
          <w:marLeft w:val="480"/>
          <w:marRight w:val="0"/>
          <w:marTop w:val="0"/>
          <w:marBottom w:val="0"/>
          <w:divBdr>
            <w:top w:val="none" w:sz="0" w:space="0" w:color="auto"/>
            <w:left w:val="none" w:sz="0" w:space="0" w:color="auto"/>
            <w:bottom w:val="none" w:sz="0" w:space="0" w:color="auto"/>
            <w:right w:val="none" w:sz="0" w:space="0" w:color="auto"/>
          </w:divBdr>
        </w:div>
      </w:divsChild>
    </w:div>
    <w:div w:id="1175459226">
      <w:bodyDiv w:val="1"/>
      <w:marLeft w:val="0"/>
      <w:marRight w:val="0"/>
      <w:marTop w:val="0"/>
      <w:marBottom w:val="0"/>
      <w:divBdr>
        <w:top w:val="none" w:sz="0" w:space="0" w:color="auto"/>
        <w:left w:val="none" w:sz="0" w:space="0" w:color="auto"/>
        <w:bottom w:val="none" w:sz="0" w:space="0" w:color="auto"/>
        <w:right w:val="none" w:sz="0" w:space="0" w:color="auto"/>
      </w:divBdr>
    </w:div>
    <w:div w:id="1175652988">
      <w:marLeft w:val="480"/>
      <w:marRight w:val="0"/>
      <w:marTop w:val="0"/>
      <w:marBottom w:val="0"/>
      <w:divBdr>
        <w:top w:val="none" w:sz="0" w:space="0" w:color="auto"/>
        <w:left w:val="none" w:sz="0" w:space="0" w:color="auto"/>
        <w:bottom w:val="none" w:sz="0" w:space="0" w:color="auto"/>
        <w:right w:val="none" w:sz="0" w:space="0" w:color="auto"/>
      </w:divBdr>
    </w:div>
    <w:div w:id="1175848807">
      <w:marLeft w:val="480"/>
      <w:marRight w:val="0"/>
      <w:marTop w:val="0"/>
      <w:marBottom w:val="0"/>
      <w:divBdr>
        <w:top w:val="none" w:sz="0" w:space="0" w:color="auto"/>
        <w:left w:val="none" w:sz="0" w:space="0" w:color="auto"/>
        <w:bottom w:val="none" w:sz="0" w:space="0" w:color="auto"/>
        <w:right w:val="none" w:sz="0" w:space="0" w:color="auto"/>
      </w:divBdr>
    </w:div>
    <w:div w:id="1176074305">
      <w:marLeft w:val="480"/>
      <w:marRight w:val="0"/>
      <w:marTop w:val="0"/>
      <w:marBottom w:val="0"/>
      <w:divBdr>
        <w:top w:val="none" w:sz="0" w:space="0" w:color="auto"/>
        <w:left w:val="none" w:sz="0" w:space="0" w:color="auto"/>
        <w:bottom w:val="none" w:sz="0" w:space="0" w:color="auto"/>
        <w:right w:val="none" w:sz="0" w:space="0" w:color="auto"/>
      </w:divBdr>
    </w:div>
    <w:div w:id="1177184793">
      <w:marLeft w:val="480"/>
      <w:marRight w:val="0"/>
      <w:marTop w:val="0"/>
      <w:marBottom w:val="0"/>
      <w:divBdr>
        <w:top w:val="none" w:sz="0" w:space="0" w:color="auto"/>
        <w:left w:val="none" w:sz="0" w:space="0" w:color="auto"/>
        <w:bottom w:val="none" w:sz="0" w:space="0" w:color="auto"/>
        <w:right w:val="none" w:sz="0" w:space="0" w:color="auto"/>
      </w:divBdr>
    </w:div>
    <w:div w:id="1177580521">
      <w:marLeft w:val="480"/>
      <w:marRight w:val="0"/>
      <w:marTop w:val="0"/>
      <w:marBottom w:val="0"/>
      <w:divBdr>
        <w:top w:val="none" w:sz="0" w:space="0" w:color="auto"/>
        <w:left w:val="none" w:sz="0" w:space="0" w:color="auto"/>
        <w:bottom w:val="none" w:sz="0" w:space="0" w:color="auto"/>
        <w:right w:val="none" w:sz="0" w:space="0" w:color="auto"/>
      </w:divBdr>
    </w:div>
    <w:div w:id="1177620742">
      <w:bodyDiv w:val="1"/>
      <w:marLeft w:val="0"/>
      <w:marRight w:val="0"/>
      <w:marTop w:val="0"/>
      <w:marBottom w:val="0"/>
      <w:divBdr>
        <w:top w:val="none" w:sz="0" w:space="0" w:color="auto"/>
        <w:left w:val="none" w:sz="0" w:space="0" w:color="auto"/>
        <w:bottom w:val="none" w:sz="0" w:space="0" w:color="auto"/>
        <w:right w:val="none" w:sz="0" w:space="0" w:color="auto"/>
      </w:divBdr>
    </w:div>
    <w:div w:id="1178155712">
      <w:marLeft w:val="480"/>
      <w:marRight w:val="0"/>
      <w:marTop w:val="0"/>
      <w:marBottom w:val="0"/>
      <w:divBdr>
        <w:top w:val="none" w:sz="0" w:space="0" w:color="auto"/>
        <w:left w:val="none" w:sz="0" w:space="0" w:color="auto"/>
        <w:bottom w:val="none" w:sz="0" w:space="0" w:color="auto"/>
        <w:right w:val="none" w:sz="0" w:space="0" w:color="auto"/>
      </w:divBdr>
    </w:div>
    <w:div w:id="1179351820">
      <w:bodyDiv w:val="1"/>
      <w:marLeft w:val="0"/>
      <w:marRight w:val="0"/>
      <w:marTop w:val="0"/>
      <w:marBottom w:val="0"/>
      <w:divBdr>
        <w:top w:val="none" w:sz="0" w:space="0" w:color="auto"/>
        <w:left w:val="none" w:sz="0" w:space="0" w:color="auto"/>
        <w:bottom w:val="none" w:sz="0" w:space="0" w:color="auto"/>
        <w:right w:val="none" w:sz="0" w:space="0" w:color="auto"/>
      </w:divBdr>
      <w:divsChild>
        <w:div w:id="110051062">
          <w:marLeft w:val="480"/>
          <w:marRight w:val="0"/>
          <w:marTop w:val="0"/>
          <w:marBottom w:val="0"/>
          <w:divBdr>
            <w:top w:val="none" w:sz="0" w:space="0" w:color="auto"/>
            <w:left w:val="none" w:sz="0" w:space="0" w:color="auto"/>
            <w:bottom w:val="none" w:sz="0" w:space="0" w:color="auto"/>
            <w:right w:val="none" w:sz="0" w:space="0" w:color="auto"/>
          </w:divBdr>
        </w:div>
        <w:div w:id="317657278">
          <w:marLeft w:val="480"/>
          <w:marRight w:val="0"/>
          <w:marTop w:val="0"/>
          <w:marBottom w:val="0"/>
          <w:divBdr>
            <w:top w:val="none" w:sz="0" w:space="0" w:color="auto"/>
            <w:left w:val="none" w:sz="0" w:space="0" w:color="auto"/>
            <w:bottom w:val="none" w:sz="0" w:space="0" w:color="auto"/>
            <w:right w:val="none" w:sz="0" w:space="0" w:color="auto"/>
          </w:divBdr>
        </w:div>
        <w:div w:id="351346700">
          <w:marLeft w:val="480"/>
          <w:marRight w:val="0"/>
          <w:marTop w:val="0"/>
          <w:marBottom w:val="0"/>
          <w:divBdr>
            <w:top w:val="none" w:sz="0" w:space="0" w:color="auto"/>
            <w:left w:val="none" w:sz="0" w:space="0" w:color="auto"/>
            <w:bottom w:val="none" w:sz="0" w:space="0" w:color="auto"/>
            <w:right w:val="none" w:sz="0" w:space="0" w:color="auto"/>
          </w:divBdr>
        </w:div>
        <w:div w:id="445346496">
          <w:marLeft w:val="480"/>
          <w:marRight w:val="0"/>
          <w:marTop w:val="0"/>
          <w:marBottom w:val="0"/>
          <w:divBdr>
            <w:top w:val="none" w:sz="0" w:space="0" w:color="auto"/>
            <w:left w:val="none" w:sz="0" w:space="0" w:color="auto"/>
            <w:bottom w:val="none" w:sz="0" w:space="0" w:color="auto"/>
            <w:right w:val="none" w:sz="0" w:space="0" w:color="auto"/>
          </w:divBdr>
        </w:div>
        <w:div w:id="639114635">
          <w:marLeft w:val="480"/>
          <w:marRight w:val="0"/>
          <w:marTop w:val="0"/>
          <w:marBottom w:val="0"/>
          <w:divBdr>
            <w:top w:val="none" w:sz="0" w:space="0" w:color="auto"/>
            <w:left w:val="none" w:sz="0" w:space="0" w:color="auto"/>
            <w:bottom w:val="none" w:sz="0" w:space="0" w:color="auto"/>
            <w:right w:val="none" w:sz="0" w:space="0" w:color="auto"/>
          </w:divBdr>
        </w:div>
        <w:div w:id="1117018900">
          <w:marLeft w:val="480"/>
          <w:marRight w:val="0"/>
          <w:marTop w:val="0"/>
          <w:marBottom w:val="0"/>
          <w:divBdr>
            <w:top w:val="none" w:sz="0" w:space="0" w:color="auto"/>
            <w:left w:val="none" w:sz="0" w:space="0" w:color="auto"/>
            <w:bottom w:val="none" w:sz="0" w:space="0" w:color="auto"/>
            <w:right w:val="none" w:sz="0" w:space="0" w:color="auto"/>
          </w:divBdr>
        </w:div>
        <w:div w:id="1231698283">
          <w:marLeft w:val="480"/>
          <w:marRight w:val="0"/>
          <w:marTop w:val="0"/>
          <w:marBottom w:val="0"/>
          <w:divBdr>
            <w:top w:val="none" w:sz="0" w:space="0" w:color="auto"/>
            <w:left w:val="none" w:sz="0" w:space="0" w:color="auto"/>
            <w:bottom w:val="none" w:sz="0" w:space="0" w:color="auto"/>
            <w:right w:val="none" w:sz="0" w:space="0" w:color="auto"/>
          </w:divBdr>
        </w:div>
        <w:div w:id="1242174756">
          <w:marLeft w:val="480"/>
          <w:marRight w:val="0"/>
          <w:marTop w:val="0"/>
          <w:marBottom w:val="0"/>
          <w:divBdr>
            <w:top w:val="none" w:sz="0" w:space="0" w:color="auto"/>
            <w:left w:val="none" w:sz="0" w:space="0" w:color="auto"/>
            <w:bottom w:val="none" w:sz="0" w:space="0" w:color="auto"/>
            <w:right w:val="none" w:sz="0" w:space="0" w:color="auto"/>
          </w:divBdr>
        </w:div>
        <w:div w:id="1352728910">
          <w:marLeft w:val="480"/>
          <w:marRight w:val="0"/>
          <w:marTop w:val="0"/>
          <w:marBottom w:val="0"/>
          <w:divBdr>
            <w:top w:val="none" w:sz="0" w:space="0" w:color="auto"/>
            <w:left w:val="none" w:sz="0" w:space="0" w:color="auto"/>
            <w:bottom w:val="none" w:sz="0" w:space="0" w:color="auto"/>
            <w:right w:val="none" w:sz="0" w:space="0" w:color="auto"/>
          </w:divBdr>
        </w:div>
        <w:div w:id="1628588762">
          <w:marLeft w:val="480"/>
          <w:marRight w:val="0"/>
          <w:marTop w:val="0"/>
          <w:marBottom w:val="0"/>
          <w:divBdr>
            <w:top w:val="none" w:sz="0" w:space="0" w:color="auto"/>
            <w:left w:val="none" w:sz="0" w:space="0" w:color="auto"/>
            <w:bottom w:val="none" w:sz="0" w:space="0" w:color="auto"/>
            <w:right w:val="none" w:sz="0" w:space="0" w:color="auto"/>
          </w:divBdr>
        </w:div>
        <w:div w:id="1712807922">
          <w:marLeft w:val="480"/>
          <w:marRight w:val="0"/>
          <w:marTop w:val="0"/>
          <w:marBottom w:val="0"/>
          <w:divBdr>
            <w:top w:val="none" w:sz="0" w:space="0" w:color="auto"/>
            <w:left w:val="none" w:sz="0" w:space="0" w:color="auto"/>
            <w:bottom w:val="none" w:sz="0" w:space="0" w:color="auto"/>
            <w:right w:val="none" w:sz="0" w:space="0" w:color="auto"/>
          </w:divBdr>
        </w:div>
        <w:div w:id="1731809707">
          <w:marLeft w:val="480"/>
          <w:marRight w:val="0"/>
          <w:marTop w:val="0"/>
          <w:marBottom w:val="0"/>
          <w:divBdr>
            <w:top w:val="none" w:sz="0" w:space="0" w:color="auto"/>
            <w:left w:val="none" w:sz="0" w:space="0" w:color="auto"/>
            <w:bottom w:val="none" w:sz="0" w:space="0" w:color="auto"/>
            <w:right w:val="none" w:sz="0" w:space="0" w:color="auto"/>
          </w:divBdr>
        </w:div>
        <w:div w:id="2030983786">
          <w:marLeft w:val="480"/>
          <w:marRight w:val="0"/>
          <w:marTop w:val="0"/>
          <w:marBottom w:val="0"/>
          <w:divBdr>
            <w:top w:val="none" w:sz="0" w:space="0" w:color="auto"/>
            <w:left w:val="none" w:sz="0" w:space="0" w:color="auto"/>
            <w:bottom w:val="none" w:sz="0" w:space="0" w:color="auto"/>
            <w:right w:val="none" w:sz="0" w:space="0" w:color="auto"/>
          </w:divBdr>
        </w:div>
        <w:div w:id="2124031833">
          <w:marLeft w:val="480"/>
          <w:marRight w:val="0"/>
          <w:marTop w:val="0"/>
          <w:marBottom w:val="0"/>
          <w:divBdr>
            <w:top w:val="none" w:sz="0" w:space="0" w:color="auto"/>
            <w:left w:val="none" w:sz="0" w:space="0" w:color="auto"/>
            <w:bottom w:val="none" w:sz="0" w:space="0" w:color="auto"/>
            <w:right w:val="none" w:sz="0" w:space="0" w:color="auto"/>
          </w:divBdr>
        </w:div>
        <w:div w:id="2130784141">
          <w:marLeft w:val="480"/>
          <w:marRight w:val="0"/>
          <w:marTop w:val="0"/>
          <w:marBottom w:val="0"/>
          <w:divBdr>
            <w:top w:val="none" w:sz="0" w:space="0" w:color="auto"/>
            <w:left w:val="none" w:sz="0" w:space="0" w:color="auto"/>
            <w:bottom w:val="none" w:sz="0" w:space="0" w:color="auto"/>
            <w:right w:val="none" w:sz="0" w:space="0" w:color="auto"/>
          </w:divBdr>
        </w:div>
      </w:divsChild>
    </w:div>
    <w:div w:id="1180199963">
      <w:marLeft w:val="480"/>
      <w:marRight w:val="0"/>
      <w:marTop w:val="0"/>
      <w:marBottom w:val="0"/>
      <w:divBdr>
        <w:top w:val="none" w:sz="0" w:space="0" w:color="auto"/>
        <w:left w:val="none" w:sz="0" w:space="0" w:color="auto"/>
        <w:bottom w:val="none" w:sz="0" w:space="0" w:color="auto"/>
        <w:right w:val="none" w:sz="0" w:space="0" w:color="auto"/>
      </w:divBdr>
    </w:div>
    <w:div w:id="1180848244">
      <w:marLeft w:val="480"/>
      <w:marRight w:val="0"/>
      <w:marTop w:val="0"/>
      <w:marBottom w:val="0"/>
      <w:divBdr>
        <w:top w:val="none" w:sz="0" w:space="0" w:color="auto"/>
        <w:left w:val="none" w:sz="0" w:space="0" w:color="auto"/>
        <w:bottom w:val="none" w:sz="0" w:space="0" w:color="auto"/>
        <w:right w:val="none" w:sz="0" w:space="0" w:color="auto"/>
      </w:divBdr>
    </w:div>
    <w:div w:id="1181776727">
      <w:marLeft w:val="480"/>
      <w:marRight w:val="0"/>
      <w:marTop w:val="0"/>
      <w:marBottom w:val="0"/>
      <w:divBdr>
        <w:top w:val="none" w:sz="0" w:space="0" w:color="auto"/>
        <w:left w:val="none" w:sz="0" w:space="0" w:color="auto"/>
        <w:bottom w:val="none" w:sz="0" w:space="0" w:color="auto"/>
        <w:right w:val="none" w:sz="0" w:space="0" w:color="auto"/>
      </w:divBdr>
    </w:div>
    <w:div w:id="1182859613">
      <w:marLeft w:val="480"/>
      <w:marRight w:val="0"/>
      <w:marTop w:val="0"/>
      <w:marBottom w:val="0"/>
      <w:divBdr>
        <w:top w:val="none" w:sz="0" w:space="0" w:color="auto"/>
        <w:left w:val="none" w:sz="0" w:space="0" w:color="auto"/>
        <w:bottom w:val="none" w:sz="0" w:space="0" w:color="auto"/>
        <w:right w:val="none" w:sz="0" w:space="0" w:color="auto"/>
      </w:divBdr>
    </w:div>
    <w:div w:id="1182890402">
      <w:marLeft w:val="480"/>
      <w:marRight w:val="0"/>
      <w:marTop w:val="0"/>
      <w:marBottom w:val="0"/>
      <w:divBdr>
        <w:top w:val="none" w:sz="0" w:space="0" w:color="auto"/>
        <w:left w:val="none" w:sz="0" w:space="0" w:color="auto"/>
        <w:bottom w:val="none" w:sz="0" w:space="0" w:color="auto"/>
        <w:right w:val="none" w:sz="0" w:space="0" w:color="auto"/>
      </w:divBdr>
    </w:div>
    <w:div w:id="1183859054">
      <w:marLeft w:val="480"/>
      <w:marRight w:val="0"/>
      <w:marTop w:val="0"/>
      <w:marBottom w:val="0"/>
      <w:divBdr>
        <w:top w:val="none" w:sz="0" w:space="0" w:color="auto"/>
        <w:left w:val="none" w:sz="0" w:space="0" w:color="auto"/>
        <w:bottom w:val="none" w:sz="0" w:space="0" w:color="auto"/>
        <w:right w:val="none" w:sz="0" w:space="0" w:color="auto"/>
      </w:divBdr>
    </w:div>
    <w:div w:id="1185169922">
      <w:bodyDiv w:val="1"/>
      <w:marLeft w:val="0"/>
      <w:marRight w:val="0"/>
      <w:marTop w:val="0"/>
      <w:marBottom w:val="0"/>
      <w:divBdr>
        <w:top w:val="none" w:sz="0" w:space="0" w:color="auto"/>
        <w:left w:val="none" w:sz="0" w:space="0" w:color="auto"/>
        <w:bottom w:val="none" w:sz="0" w:space="0" w:color="auto"/>
        <w:right w:val="none" w:sz="0" w:space="0" w:color="auto"/>
      </w:divBdr>
    </w:div>
    <w:div w:id="1185437097">
      <w:bodyDiv w:val="1"/>
      <w:marLeft w:val="0"/>
      <w:marRight w:val="0"/>
      <w:marTop w:val="0"/>
      <w:marBottom w:val="0"/>
      <w:divBdr>
        <w:top w:val="none" w:sz="0" w:space="0" w:color="auto"/>
        <w:left w:val="none" w:sz="0" w:space="0" w:color="auto"/>
        <w:bottom w:val="none" w:sz="0" w:space="0" w:color="auto"/>
        <w:right w:val="none" w:sz="0" w:space="0" w:color="auto"/>
      </w:divBdr>
      <w:divsChild>
        <w:div w:id="849370691">
          <w:marLeft w:val="640"/>
          <w:marRight w:val="0"/>
          <w:marTop w:val="0"/>
          <w:marBottom w:val="0"/>
          <w:divBdr>
            <w:top w:val="none" w:sz="0" w:space="0" w:color="auto"/>
            <w:left w:val="none" w:sz="0" w:space="0" w:color="auto"/>
            <w:bottom w:val="none" w:sz="0" w:space="0" w:color="auto"/>
            <w:right w:val="none" w:sz="0" w:space="0" w:color="auto"/>
          </w:divBdr>
        </w:div>
        <w:div w:id="1260064973">
          <w:marLeft w:val="640"/>
          <w:marRight w:val="0"/>
          <w:marTop w:val="0"/>
          <w:marBottom w:val="0"/>
          <w:divBdr>
            <w:top w:val="none" w:sz="0" w:space="0" w:color="auto"/>
            <w:left w:val="none" w:sz="0" w:space="0" w:color="auto"/>
            <w:bottom w:val="none" w:sz="0" w:space="0" w:color="auto"/>
            <w:right w:val="none" w:sz="0" w:space="0" w:color="auto"/>
          </w:divBdr>
        </w:div>
        <w:div w:id="1319915834">
          <w:marLeft w:val="640"/>
          <w:marRight w:val="0"/>
          <w:marTop w:val="0"/>
          <w:marBottom w:val="0"/>
          <w:divBdr>
            <w:top w:val="none" w:sz="0" w:space="0" w:color="auto"/>
            <w:left w:val="none" w:sz="0" w:space="0" w:color="auto"/>
            <w:bottom w:val="none" w:sz="0" w:space="0" w:color="auto"/>
            <w:right w:val="none" w:sz="0" w:space="0" w:color="auto"/>
          </w:divBdr>
        </w:div>
        <w:div w:id="2089450412">
          <w:marLeft w:val="640"/>
          <w:marRight w:val="0"/>
          <w:marTop w:val="0"/>
          <w:marBottom w:val="0"/>
          <w:divBdr>
            <w:top w:val="none" w:sz="0" w:space="0" w:color="auto"/>
            <w:left w:val="none" w:sz="0" w:space="0" w:color="auto"/>
            <w:bottom w:val="none" w:sz="0" w:space="0" w:color="auto"/>
            <w:right w:val="none" w:sz="0" w:space="0" w:color="auto"/>
          </w:divBdr>
        </w:div>
        <w:div w:id="1151945496">
          <w:marLeft w:val="640"/>
          <w:marRight w:val="0"/>
          <w:marTop w:val="0"/>
          <w:marBottom w:val="0"/>
          <w:divBdr>
            <w:top w:val="none" w:sz="0" w:space="0" w:color="auto"/>
            <w:left w:val="none" w:sz="0" w:space="0" w:color="auto"/>
            <w:bottom w:val="none" w:sz="0" w:space="0" w:color="auto"/>
            <w:right w:val="none" w:sz="0" w:space="0" w:color="auto"/>
          </w:divBdr>
        </w:div>
        <w:div w:id="450365298">
          <w:marLeft w:val="640"/>
          <w:marRight w:val="0"/>
          <w:marTop w:val="0"/>
          <w:marBottom w:val="0"/>
          <w:divBdr>
            <w:top w:val="none" w:sz="0" w:space="0" w:color="auto"/>
            <w:left w:val="none" w:sz="0" w:space="0" w:color="auto"/>
            <w:bottom w:val="none" w:sz="0" w:space="0" w:color="auto"/>
            <w:right w:val="none" w:sz="0" w:space="0" w:color="auto"/>
          </w:divBdr>
        </w:div>
        <w:div w:id="233393895">
          <w:marLeft w:val="640"/>
          <w:marRight w:val="0"/>
          <w:marTop w:val="0"/>
          <w:marBottom w:val="0"/>
          <w:divBdr>
            <w:top w:val="none" w:sz="0" w:space="0" w:color="auto"/>
            <w:left w:val="none" w:sz="0" w:space="0" w:color="auto"/>
            <w:bottom w:val="none" w:sz="0" w:space="0" w:color="auto"/>
            <w:right w:val="none" w:sz="0" w:space="0" w:color="auto"/>
          </w:divBdr>
        </w:div>
        <w:div w:id="910966263">
          <w:marLeft w:val="640"/>
          <w:marRight w:val="0"/>
          <w:marTop w:val="0"/>
          <w:marBottom w:val="0"/>
          <w:divBdr>
            <w:top w:val="none" w:sz="0" w:space="0" w:color="auto"/>
            <w:left w:val="none" w:sz="0" w:space="0" w:color="auto"/>
            <w:bottom w:val="none" w:sz="0" w:space="0" w:color="auto"/>
            <w:right w:val="none" w:sz="0" w:space="0" w:color="auto"/>
          </w:divBdr>
        </w:div>
        <w:div w:id="1242449575">
          <w:marLeft w:val="640"/>
          <w:marRight w:val="0"/>
          <w:marTop w:val="0"/>
          <w:marBottom w:val="0"/>
          <w:divBdr>
            <w:top w:val="none" w:sz="0" w:space="0" w:color="auto"/>
            <w:left w:val="none" w:sz="0" w:space="0" w:color="auto"/>
            <w:bottom w:val="none" w:sz="0" w:space="0" w:color="auto"/>
            <w:right w:val="none" w:sz="0" w:space="0" w:color="auto"/>
          </w:divBdr>
        </w:div>
        <w:div w:id="852452675">
          <w:marLeft w:val="640"/>
          <w:marRight w:val="0"/>
          <w:marTop w:val="0"/>
          <w:marBottom w:val="0"/>
          <w:divBdr>
            <w:top w:val="none" w:sz="0" w:space="0" w:color="auto"/>
            <w:left w:val="none" w:sz="0" w:space="0" w:color="auto"/>
            <w:bottom w:val="none" w:sz="0" w:space="0" w:color="auto"/>
            <w:right w:val="none" w:sz="0" w:space="0" w:color="auto"/>
          </w:divBdr>
        </w:div>
        <w:div w:id="854343547">
          <w:marLeft w:val="640"/>
          <w:marRight w:val="0"/>
          <w:marTop w:val="0"/>
          <w:marBottom w:val="0"/>
          <w:divBdr>
            <w:top w:val="none" w:sz="0" w:space="0" w:color="auto"/>
            <w:left w:val="none" w:sz="0" w:space="0" w:color="auto"/>
            <w:bottom w:val="none" w:sz="0" w:space="0" w:color="auto"/>
            <w:right w:val="none" w:sz="0" w:space="0" w:color="auto"/>
          </w:divBdr>
        </w:div>
        <w:div w:id="974145094">
          <w:marLeft w:val="640"/>
          <w:marRight w:val="0"/>
          <w:marTop w:val="0"/>
          <w:marBottom w:val="0"/>
          <w:divBdr>
            <w:top w:val="none" w:sz="0" w:space="0" w:color="auto"/>
            <w:left w:val="none" w:sz="0" w:space="0" w:color="auto"/>
            <w:bottom w:val="none" w:sz="0" w:space="0" w:color="auto"/>
            <w:right w:val="none" w:sz="0" w:space="0" w:color="auto"/>
          </w:divBdr>
        </w:div>
        <w:div w:id="241843411">
          <w:marLeft w:val="640"/>
          <w:marRight w:val="0"/>
          <w:marTop w:val="0"/>
          <w:marBottom w:val="0"/>
          <w:divBdr>
            <w:top w:val="none" w:sz="0" w:space="0" w:color="auto"/>
            <w:left w:val="none" w:sz="0" w:space="0" w:color="auto"/>
            <w:bottom w:val="none" w:sz="0" w:space="0" w:color="auto"/>
            <w:right w:val="none" w:sz="0" w:space="0" w:color="auto"/>
          </w:divBdr>
        </w:div>
        <w:div w:id="1811244439">
          <w:marLeft w:val="640"/>
          <w:marRight w:val="0"/>
          <w:marTop w:val="0"/>
          <w:marBottom w:val="0"/>
          <w:divBdr>
            <w:top w:val="none" w:sz="0" w:space="0" w:color="auto"/>
            <w:left w:val="none" w:sz="0" w:space="0" w:color="auto"/>
            <w:bottom w:val="none" w:sz="0" w:space="0" w:color="auto"/>
            <w:right w:val="none" w:sz="0" w:space="0" w:color="auto"/>
          </w:divBdr>
        </w:div>
        <w:div w:id="2105761664">
          <w:marLeft w:val="640"/>
          <w:marRight w:val="0"/>
          <w:marTop w:val="0"/>
          <w:marBottom w:val="0"/>
          <w:divBdr>
            <w:top w:val="none" w:sz="0" w:space="0" w:color="auto"/>
            <w:left w:val="none" w:sz="0" w:space="0" w:color="auto"/>
            <w:bottom w:val="none" w:sz="0" w:space="0" w:color="auto"/>
            <w:right w:val="none" w:sz="0" w:space="0" w:color="auto"/>
          </w:divBdr>
        </w:div>
        <w:div w:id="336620411">
          <w:marLeft w:val="640"/>
          <w:marRight w:val="0"/>
          <w:marTop w:val="0"/>
          <w:marBottom w:val="0"/>
          <w:divBdr>
            <w:top w:val="none" w:sz="0" w:space="0" w:color="auto"/>
            <w:left w:val="none" w:sz="0" w:space="0" w:color="auto"/>
            <w:bottom w:val="none" w:sz="0" w:space="0" w:color="auto"/>
            <w:right w:val="none" w:sz="0" w:space="0" w:color="auto"/>
          </w:divBdr>
        </w:div>
        <w:div w:id="1726564732">
          <w:marLeft w:val="640"/>
          <w:marRight w:val="0"/>
          <w:marTop w:val="0"/>
          <w:marBottom w:val="0"/>
          <w:divBdr>
            <w:top w:val="none" w:sz="0" w:space="0" w:color="auto"/>
            <w:left w:val="none" w:sz="0" w:space="0" w:color="auto"/>
            <w:bottom w:val="none" w:sz="0" w:space="0" w:color="auto"/>
            <w:right w:val="none" w:sz="0" w:space="0" w:color="auto"/>
          </w:divBdr>
        </w:div>
        <w:div w:id="1244874330">
          <w:marLeft w:val="640"/>
          <w:marRight w:val="0"/>
          <w:marTop w:val="0"/>
          <w:marBottom w:val="0"/>
          <w:divBdr>
            <w:top w:val="none" w:sz="0" w:space="0" w:color="auto"/>
            <w:left w:val="none" w:sz="0" w:space="0" w:color="auto"/>
            <w:bottom w:val="none" w:sz="0" w:space="0" w:color="auto"/>
            <w:right w:val="none" w:sz="0" w:space="0" w:color="auto"/>
          </w:divBdr>
        </w:div>
        <w:div w:id="1912348648">
          <w:marLeft w:val="640"/>
          <w:marRight w:val="0"/>
          <w:marTop w:val="0"/>
          <w:marBottom w:val="0"/>
          <w:divBdr>
            <w:top w:val="none" w:sz="0" w:space="0" w:color="auto"/>
            <w:left w:val="none" w:sz="0" w:space="0" w:color="auto"/>
            <w:bottom w:val="none" w:sz="0" w:space="0" w:color="auto"/>
            <w:right w:val="none" w:sz="0" w:space="0" w:color="auto"/>
          </w:divBdr>
        </w:div>
        <w:div w:id="88545625">
          <w:marLeft w:val="640"/>
          <w:marRight w:val="0"/>
          <w:marTop w:val="0"/>
          <w:marBottom w:val="0"/>
          <w:divBdr>
            <w:top w:val="none" w:sz="0" w:space="0" w:color="auto"/>
            <w:left w:val="none" w:sz="0" w:space="0" w:color="auto"/>
            <w:bottom w:val="none" w:sz="0" w:space="0" w:color="auto"/>
            <w:right w:val="none" w:sz="0" w:space="0" w:color="auto"/>
          </w:divBdr>
        </w:div>
        <w:div w:id="403333160">
          <w:marLeft w:val="640"/>
          <w:marRight w:val="0"/>
          <w:marTop w:val="0"/>
          <w:marBottom w:val="0"/>
          <w:divBdr>
            <w:top w:val="none" w:sz="0" w:space="0" w:color="auto"/>
            <w:left w:val="none" w:sz="0" w:space="0" w:color="auto"/>
            <w:bottom w:val="none" w:sz="0" w:space="0" w:color="auto"/>
            <w:right w:val="none" w:sz="0" w:space="0" w:color="auto"/>
          </w:divBdr>
        </w:div>
        <w:div w:id="604076949">
          <w:marLeft w:val="640"/>
          <w:marRight w:val="0"/>
          <w:marTop w:val="0"/>
          <w:marBottom w:val="0"/>
          <w:divBdr>
            <w:top w:val="none" w:sz="0" w:space="0" w:color="auto"/>
            <w:left w:val="none" w:sz="0" w:space="0" w:color="auto"/>
            <w:bottom w:val="none" w:sz="0" w:space="0" w:color="auto"/>
            <w:right w:val="none" w:sz="0" w:space="0" w:color="auto"/>
          </w:divBdr>
        </w:div>
        <w:div w:id="1717847950">
          <w:marLeft w:val="640"/>
          <w:marRight w:val="0"/>
          <w:marTop w:val="0"/>
          <w:marBottom w:val="0"/>
          <w:divBdr>
            <w:top w:val="none" w:sz="0" w:space="0" w:color="auto"/>
            <w:left w:val="none" w:sz="0" w:space="0" w:color="auto"/>
            <w:bottom w:val="none" w:sz="0" w:space="0" w:color="auto"/>
            <w:right w:val="none" w:sz="0" w:space="0" w:color="auto"/>
          </w:divBdr>
        </w:div>
        <w:div w:id="804394667">
          <w:marLeft w:val="640"/>
          <w:marRight w:val="0"/>
          <w:marTop w:val="0"/>
          <w:marBottom w:val="0"/>
          <w:divBdr>
            <w:top w:val="none" w:sz="0" w:space="0" w:color="auto"/>
            <w:left w:val="none" w:sz="0" w:space="0" w:color="auto"/>
            <w:bottom w:val="none" w:sz="0" w:space="0" w:color="auto"/>
            <w:right w:val="none" w:sz="0" w:space="0" w:color="auto"/>
          </w:divBdr>
        </w:div>
        <w:div w:id="155191805">
          <w:marLeft w:val="640"/>
          <w:marRight w:val="0"/>
          <w:marTop w:val="0"/>
          <w:marBottom w:val="0"/>
          <w:divBdr>
            <w:top w:val="none" w:sz="0" w:space="0" w:color="auto"/>
            <w:left w:val="none" w:sz="0" w:space="0" w:color="auto"/>
            <w:bottom w:val="none" w:sz="0" w:space="0" w:color="auto"/>
            <w:right w:val="none" w:sz="0" w:space="0" w:color="auto"/>
          </w:divBdr>
        </w:div>
        <w:div w:id="1502699735">
          <w:marLeft w:val="640"/>
          <w:marRight w:val="0"/>
          <w:marTop w:val="0"/>
          <w:marBottom w:val="0"/>
          <w:divBdr>
            <w:top w:val="none" w:sz="0" w:space="0" w:color="auto"/>
            <w:left w:val="none" w:sz="0" w:space="0" w:color="auto"/>
            <w:bottom w:val="none" w:sz="0" w:space="0" w:color="auto"/>
            <w:right w:val="none" w:sz="0" w:space="0" w:color="auto"/>
          </w:divBdr>
        </w:div>
        <w:div w:id="1379863583">
          <w:marLeft w:val="640"/>
          <w:marRight w:val="0"/>
          <w:marTop w:val="0"/>
          <w:marBottom w:val="0"/>
          <w:divBdr>
            <w:top w:val="none" w:sz="0" w:space="0" w:color="auto"/>
            <w:left w:val="none" w:sz="0" w:space="0" w:color="auto"/>
            <w:bottom w:val="none" w:sz="0" w:space="0" w:color="auto"/>
            <w:right w:val="none" w:sz="0" w:space="0" w:color="auto"/>
          </w:divBdr>
        </w:div>
        <w:div w:id="64500431">
          <w:marLeft w:val="640"/>
          <w:marRight w:val="0"/>
          <w:marTop w:val="0"/>
          <w:marBottom w:val="0"/>
          <w:divBdr>
            <w:top w:val="none" w:sz="0" w:space="0" w:color="auto"/>
            <w:left w:val="none" w:sz="0" w:space="0" w:color="auto"/>
            <w:bottom w:val="none" w:sz="0" w:space="0" w:color="auto"/>
            <w:right w:val="none" w:sz="0" w:space="0" w:color="auto"/>
          </w:divBdr>
        </w:div>
        <w:div w:id="522744015">
          <w:marLeft w:val="640"/>
          <w:marRight w:val="0"/>
          <w:marTop w:val="0"/>
          <w:marBottom w:val="0"/>
          <w:divBdr>
            <w:top w:val="none" w:sz="0" w:space="0" w:color="auto"/>
            <w:left w:val="none" w:sz="0" w:space="0" w:color="auto"/>
            <w:bottom w:val="none" w:sz="0" w:space="0" w:color="auto"/>
            <w:right w:val="none" w:sz="0" w:space="0" w:color="auto"/>
          </w:divBdr>
        </w:div>
        <w:div w:id="601454271">
          <w:marLeft w:val="640"/>
          <w:marRight w:val="0"/>
          <w:marTop w:val="0"/>
          <w:marBottom w:val="0"/>
          <w:divBdr>
            <w:top w:val="none" w:sz="0" w:space="0" w:color="auto"/>
            <w:left w:val="none" w:sz="0" w:space="0" w:color="auto"/>
            <w:bottom w:val="none" w:sz="0" w:space="0" w:color="auto"/>
            <w:right w:val="none" w:sz="0" w:space="0" w:color="auto"/>
          </w:divBdr>
        </w:div>
        <w:div w:id="478957288">
          <w:marLeft w:val="640"/>
          <w:marRight w:val="0"/>
          <w:marTop w:val="0"/>
          <w:marBottom w:val="0"/>
          <w:divBdr>
            <w:top w:val="none" w:sz="0" w:space="0" w:color="auto"/>
            <w:left w:val="none" w:sz="0" w:space="0" w:color="auto"/>
            <w:bottom w:val="none" w:sz="0" w:space="0" w:color="auto"/>
            <w:right w:val="none" w:sz="0" w:space="0" w:color="auto"/>
          </w:divBdr>
        </w:div>
        <w:div w:id="2090155154">
          <w:marLeft w:val="640"/>
          <w:marRight w:val="0"/>
          <w:marTop w:val="0"/>
          <w:marBottom w:val="0"/>
          <w:divBdr>
            <w:top w:val="none" w:sz="0" w:space="0" w:color="auto"/>
            <w:left w:val="none" w:sz="0" w:space="0" w:color="auto"/>
            <w:bottom w:val="none" w:sz="0" w:space="0" w:color="auto"/>
            <w:right w:val="none" w:sz="0" w:space="0" w:color="auto"/>
          </w:divBdr>
        </w:div>
        <w:div w:id="483667051">
          <w:marLeft w:val="640"/>
          <w:marRight w:val="0"/>
          <w:marTop w:val="0"/>
          <w:marBottom w:val="0"/>
          <w:divBdr>
            <w:top w:val="none" w:sz="0" w:space="0" w:color="auto"/>
            <w:left w:val="none" w:sz="0" w:space="0" w:color="auto"/>
            <w:bottom w:val="none" w:sz="0" w:space="0" w:color="auto"/>
            <w:right w:val="none" w:sz="0" w:space="0" w:color="auto"/>
          </w:divBdr>
        </w:div>
        <w:div w:id="1489128306">
          <w:marLeft w:val="640"/>
          <w:marRight w:val="0"/>
          <w:marTop w:val="0"/>
          <w:marBottom w:val="0"/>
          <w:divBdr>
            <w:top w:val="none" w:sz="0" w:space="0" w:color="auto"/>
            <w:left w:val="none" w:sz="0" w:space="0" w:color="auto"/>
            <w:bottom w:val="none" w:sz="0" w:space="0" w:color="auto"/>
            <w:right w:val="none" w:sz="0" w:space="0" w:color="auto"/>
          </w:divBdr>
        </w:div>
        <w:div w:id="140390508">
          <w:marLeft w:val="640"/>
          <w:marRight w:val="0"/>
          <w:marTop w:val="0"/>
          <w:marBottom w:val="0"/>
          <w:divBdr>
            <w:top w:val="none" w:sz="0" w:space="0" w:color="auto"/>
            <w:left w:val="none" w:sz="0" w:space="0" w:color="auto"/>
            <w:bottom w:val="none" w:sz="0" w:space="0" w:color="auto"/>
            <w:right w:val="none" w:sz="0" w:space="0" w:color="auto"/>
          </w:divBdr>
        </w:div>
        <w:div w:id="31344879">
          <w:marLeft w:val="640"/>
          <w:marRight w:val="0"/>
          <w:marTop w:val="0"/>
          <w:marBottom w:val="0"/>
          <w:divBdr>
            <w:top w:val="none" w:sz="0" w:space="0" w:color="auto"/>
            <w:left w:val="none" w:sz="0" w:space="0" w:color="auto"/>
            <w:bottom w:val="none" w:sz="0" w:space="0" w:color="auto"/>
            <w:right w:val="none" w:sz="0" w:space="0" w:color="auto"/>
          </w:divBdr>
        </w:div>
        <w:div w:id="100927402">
          <w:marLeft w:val="640"/>
          <w:marRight w:val="0"/>
          <w:marTop w:val="0"/>
          <w:marBottom w:val="0"/>
          <w:divBdr>
            <w:top w:val="none" w:sz="0" w:space="0" w:color="auto"/>
            <w:left w:val="none" w:sz="0" w:space="0" w:color="auto"/>
            <w:bottom w:val="none" w:sz="0" w:space="0" w:color="auto"/>
            <w:right w:val="none" w:sz="0" w:space="0" w:color="auto"/>
          </w:divBdr>
        </w:div>
        <w:div w:id="1523011174">
          <w:marLeft w:val="640"/>
          <w:marRight w:val="0"/>
          <w:marTop w:val="0"/>
          <w:marBottom w:val="0"/>
          <w:divBdr>
            <w:top w:val="none" w:sz="0" w:space="0" w:color="auto"/>
            <w:left w:val="none" w:sz="0" w:space="0" w:color="auto"/>
            <w:bottom w:val="none" w:sz="0" w:space="0" w:color="auto"/>
            <w:right w:val="none" w:sz="0" w:space="0" w:color="auto"/>
          </w:divBdr>
        </w:div>
        <w:div w:id="1567691910">
          <w:marLeft w:val="640"/>
          <w:marRight w:val="0"/>
          <w:marTop w:val="0"/>
          <w:marBottom w:val="0"/>
          <w:divBdr>
            <w:top w:val="none" w:sz="0" w:space="0" w:color="auto"/>
            <w:left w:val="none" w:sz="0" w:space="0" w:color="auto"/>
            <w:bottom w:val="none" w:sz="0" w:space="0" w:color="auto"/>
            <w:right w:val="none" w:sz="0" w:space="0" w:color="auto"/>
          </w:divBdr>
        </w:div>
        <w:div w:id="1434471902">
          <w:marLeft w:val="640"/>
          <w:marRight w:val="0"/>
          <w:marTop w:val="0"/>
          <w:marBottom w:val="0"/>
          <w:divBdr>
            <w:top w:val="none" w:sz="0" w:space="0" w:color="auto"/>
            <w:left w:val="none" w:sz="0" w:space="0" w:color="auto"/>
            <w:bottom w:val="none" w:sz="0" w:space="0" w:color="auto"/>
            <w:right w:val="none" w:sz="0" w:space="0" w:color="auto"/>
          </w:divBdr>
        </w:div>
        <w:div w:id="1904100975">
          <w:marLeft w:val="640"/>
          <w:marRight w:val="0"/>
          <w:marTop w:val="0"/>
          <w:marBottom w:val="0"/>
          <w:divBdr>
            <w:top w:val="none" w:sz="0" w:space="0" w:color="auto"/>
            <w:left w:val="none" w:sz="0" w:space="0" w:color="auto"/>
            <w:bottom w:val="none" w:sz="0" w:space="0" w:color="auto"/>
            <w:right w:val="none" w:sz="0" w:space="0" w:color="auto"/>
          </w:divBdr>
        </w:div>
        <w:div w:id="1367750446">
          <w:marLeft w:val="640"/>
          <w:marRight w:val="0"/>
          <w:marTop w:val="0"/>
          <w:marBottom w:val="0"/>
          <w:divBdr>
            <w:top w:val="none" w:sz="0" w:space="0" w:color="auto"/>
            <w:left w:val="none" w:sz="0" w:space="0" w:color="auto"/>
            <w:bottom w:val="none" w:sz="0" w:space="0" w:color="auto"/>
            <w:right w:val="none" w:sz="0" w:space="0" w:color="auto"/>
          </w:divBdr>
        </w:div>
        <w:div w:id="1202280050">
          <w:marLeft w:val="640"/>
          <w:marRight w:val="0"/>
          <w:marTop w:val="0"/>
          <w:marBottom w:val="0"/>
          <w:divBdr>
            <w:top w:val="none" w:sz="0" w:space="0" w:color="auto"/>
            <w:left w:val="none" w:sz="0" w:space="0" w:color="auto"/>
            <w:bottom w:val="none" w:sz="0" w:space="0" w:color="auto"/>
            <w:right w:val="none" w:sz="0" w:space="0" w:color="auto"/>
          </w:divBdr>
        </w:div>
        <w:div w:id="1962225639">
          <w:marLeft w:val="640"/>
          <w:marRight w:val="0"/>
          <w:marTop w:val="0"/>
          <w:marBottom w:val="0"/>
          <w:divBdr>
            <w:top w:val="none" w:sz="0" w:space="0" w:color="auto"/>
            <w:left w:val="none" w:sz="0" w:space="0" w:color="auto"/>
            <w:bottom w:val="none" w:sz="0" w:space="0" w:color="auto"/>
            <w:right w:val="none" w:sz="0" w:space="0" w:color="auto"/>
          </w:divBdr>
        </w:div>
        <w:div w:id="292181269">
          <w:marLeft w:val="640"/>
          <w:marRight w:val="0"/>
          <w:marTop w:val="0"/>
          <w:marBottom w:val="0"/>
          <w:divBdr>
            <w:top w:val="none" w:sz="0" w:space="0" w:color="auto"/>
            <w:left w:val="none" w:sz="0" w:space="0" w:color="auto"/>
            <w:bottom w:val="none" w:sz="0" w:space="0" w:color="auto"/>
            <w:right w:val="none" w:sz="0" w:space="0" w:color="auto"/>
          </w:divBdr>
        </w:div>
        <w:div w:id="418213365">
          <w:marLeft w:val="640"/>
          <w:marRight w:val="0"/>
          <w:marTop w:val="0"/>
          <w:marBottom w:val="0"/>
          <w:divBdr>
            <w:top w:val="none" w:sz="0" w:space="0" w:color="auto"/>
            <w:left w:val="none" w:sz="0" w:space="0" w:color="auto"/>
            <w:bottom w:val="none" w:sz="0" w:space="0" w:color="auto"/>
            <w:right w:val="none" w:sz="0" w:space="0" w:color="auto"/>
          </w:divBdr>
        </w:div>
        <w:div w:id="1023898671">
          <w:marLeft w:val="640"/>
          <w:marRight w:val="0"/>
          <w:marTop w:val="0"/>
          <w:marBottom w:val="0"/>
          <w:divBdr>
            <w:top w:val="none" w:sz="0" w:space="0" w:color="auto"/>
            <w:left w:val="none" w:sz="0" w:space="0" w:color="auto"/>
            <w:bottom w:val="none" w:sz="0" w:space="0" w:color="auto"/>
            <w:right w:val="none" w:sz="0" w:space="0" w:color="auto"/>
          </w:divBdr>
        </w:div>
        <w:div w:id="828248101">
          <w:marLeft w:val="640"/>
          <w:marRight w:val="0"/>
          <w:marTop w:val="0"/>
          <w:marBottom w:val="0"/>
          <w:divBdr>
            <w:top w:val="none" w:sz="0" w:space="0" w:color="auto"/>
            <w:left w:val="none" w:sz="0" w:space="0" w:color="auto"/>
            <w:bottom w:val="none" w:sz="0" w:space="0" w:color="auto"/>
            <w:right w:val="none" w:sz="0" w:space="0" w:color="auto"/>
          </w:divBdr>
        </w:div>
        <w:div w:id="1678921212">
          <w:marLeft w:val="640"/>
          <w:marRight w:val="0"/>
          <w:marTop w:val="0"/>
          <w:marBottom w:val="0"/>
          <w:divBdr>
            <w:top w:val="none" w:sz="0" w:space="0" w:color="auto"/>
            <w:left w:val="none" w:sz="0" w:space="0" w:color="auto"/>
            <w:bottom w:val="none" w:sz="0" w:space="0" w:color="auto"/>
            <w:right w:val="none" w:sz="0" w:space="0" w:color="auto"/>
          </w:divBdr>
        </w:div>
        <w:div w:id="1270045201">
          <w:marLeft w:val="640"/>
          <w:marRight w:val="0"/>
          <w:marTop w:val="0"/>
          <w:marBottom w:val="0"/>
          <w:divBdr>
            <w:top w:val="none" w:sz="0" w:space="0" w:color="auto"/>
            <w:left w:val="none" w:sz="0" w:space="0" w:color="auto"/>
            <w:bottom w:val="none" w:sz="0" w:space="0" w:color="auto"/>
            <w:right w:val="none" w:sz="0" w:space="0" w:color="auto"/>
          </w:divBdr>
        </w:div>
        <w:div w:id="421416796">
          <w:marLeft w:val="640"/>
          <w:marRight w:val="0"/>
          <w:marTop w:val="0"/>
          <w:marBottom w:val="0"/>
          <w:divBdr>
            <w:top w:val="none" w:sz="0" w:space="0" w:color="auto"/>
            <w:left w:val="none" w:sz="0" w:space="0" w:color="auto"/>
            <w:bottom w:val="none" w:sz="0" w:space="0" w:color="auto"/>
            <w:right w:val="none" w:sz="0" w:space="0" w:color="auto"/>
          </w:divBdr>
        </w:div>
        <w:div w:id="126507290">
          <w:marLeft w:val="640"/>
          <w:marRight w:val="0"/>
          <w:marTop w:val="0"/>
          <w:marBottom w:val="0"/>
          <w:divBdr>
            <w:top w:val="none" w:sz="0" w:space="0" w:color="auto"/>
            <w:left w:val="none" w:sz="0" w:space="0" w:color="auto"/>
            <w:bottom w:val="none" w:sz="0" w:space="0" w:color="auto"/>
            <w:right w:val="none" w:sz="0" w:space="0" w:color="auto"/>
          </w:divBdr>
        </w:div>
        <w:div w:id="1366129682">
          <w:marLeft w:val="640"/>
          <w:marRight w:val="0"/>
          <w:marTop w:val="0"/>
          <w:marBottom w:val="0"/>
          <w:divBdr>
            <w:top w:val="none" w:sz="0" w:space="0" w:color="auto"/>
            <w:left w:val="none" w:sz="0" w:space="0" w:color="auto"/>
            <w:bottom w:val="none" w:sz="0" w:space="0" w:color="auto"/>
            <w:right w:val="none" w:sz="0" w:space="0" w:color="auto"/>
          </w:divBdr>
        </w:div>
        <w:div w:id="1827935308">
          <w:marLeft w:val="640"/>
          <w:marRight w:val="0"/>
          <w:marTop w:val="0"/>
          <w:marBottom w:val="0"/>
          <w:divBdr>
            <w:top w:val="none" w:sz="0" w:space="0" w:color="auto"/>
            <w:left w:val="none" w:sz="0" w:space="0" w:color="auto"/>
            <w:bottom w:val="none" w:sz="0" w:space="0" w:color="auto"/>
            <w:right w:val="none" w:sz="0" w:space="0" w:color="auto"/>
          </w:divBdr>
        </w:div>
        <w:div w:id="1724522983">
          <w:marLeft w:val="640"/>
          <w:marRight w:val="0"/>
          <w:marTop w:val="0"/>
          <w:marBottom w:val="0"/>
          <w:divBdr>
            <w:top w:val="none" w:sz="0" w:space="0" w:color="auto"/>
            <w:left w:val="none" w:sz="0" w:space="0" w:color="auto"/>
            <w:bottom w:val="none" w:sz="0" w:space="0" w:color="auto"/>
            <w:right w:val="none" w:sz="0" w:space="0" w:color="auto"/>
          </w:divBdr>
        </w:div>
        <w:div w:id="994339751">
          <w:marLeft w:val="640"/>
          <w:marRight w:val="0"/>
          <w:marTop w:val="0"/>
          <w:marBottom w:val="0"/>
          <w:divBdr>
            <w:top w:val="none" w:sz="0" w:space="0" w:color="auto"/>
            <w:left w:val="none" w:sz="0" w:space="0" w:color="auto"/>
            <w:bottom w:val="none" w:sz="0" w:space="0" w:color="auto"/>
            <w:right w:val="none" w:sz="0" w:space="0" w:color="auto"/>
          </w:divBdr>
        </w:div>
        <w:div w:id="1529101773">
          <w:marLeft w:val="640"/>
          <w:marRight w:val="0"/>
          <w:marTop w:val="0"/>
          <w:marBottom w:val="0"/>
          <w:divBdr>
            <w:top w:val="none" w:sz="0" w:space="0" w:color="auto"/>
            <w:left w:val="none" w:sz="0" w:space="0" w:color="auto"/>
            <w:bottom w:val="none" w:sz="0" w:space="0" w:color="auto"/>
            <w:right w:val="none" w:sz="0" w:space="0" w:color="auto"/>
          </w:divBdr>
        </w:div>
        <w:div w:id="1601258871">
          <w:marLeft w:val="640"/>
          <w:marRight w:val="0"/>
          <w:marTop w:val="0"/>
          <w:marBottom w:val="0"/>
          <w:divBdr>
            <w:top w:val="none" w:sz="0" w:space="0" w:color="auto"/>
            <w:left w:val="none" w:sz="0" w:space="0" w:color="auto"/>
            <w:bottom w:val="none" w:sz="0" w:space="0" w:color="auto"/>
            <w:right w:val="none" w:sz="0" w:space="0" w:color="auto"/>
          </w:divBdr>
        </w:div>
        <w:div w:id="1755862443">
          <w:marLeft w:val="640"/>
          <w:marRight w:val="0"/>
          <w:marTop w:val="0"/>
          <w:marBottom w:val="0"/>
          <w:divBdr>
            <w:top w:val="none" w:sz="0" w:space="0" w:color="auto"/>
            <w:left w:val="none" w:sz="0" w:space="0" w:color="auto"/>
            <w:bottom w:val="none" w:sz="0" w:space="0" w:color="auto"/>
            <w:right w:val="none" w:sz="0" w:space="0" w:color="auto"/>
          </w:divBdr>
        </w:div>
        <w:div w:id="627050240">
          <w:marLeft w:val="640"/>
          <w:marRight w:val="0"/>
          <w:marTop w:val="0"/>
          <w:marBottom w:val="0"/>
          <w:divBdr>
            <w:top w:val="none" w:sz="0" w:space="0" w:color="auto"/>
            <w:left w:val="none" w:sz="0" w:space="0" w:color="auto"/>
            <w:bottom w:val="none" w:sz="0" w:space="0" w:color="auto"/>
            <w:right w:val="none" w:sz="0" w:space="0" w:color="auto"/>
          </w:divBdr>
        </w:div>
        <w:div w:id="2105177042">
          <w:marLeft w:val="640"/>
          <w:marRight w:val="0"/>
          <w:marTop w:val="0"/>
          <w:marBottom w:val="0"/>
          <w:divBdr>
            <w:top w:val="none" w:sz="0" w:space="0" w:color="auto"/>
            <w:left w:val="none" w:sz="0" w:space="0" w:color="auto"/>
            <w:bottom w:val="none" w:sz="0" w:space="0" w:color="auto"/>
            <w:right w:val="none" w:sz="0" w:space="0" w:color="auto"/>
          </w:divBdr>
        </w:div>
        <w:div w:id="1655797675">
          <w:marLeft w:val="640"/>
          <w:marRight w:val="0"/>
          <w:marTop w:val="0"/>
          <w:marBottom w:val="0"/>
          <w:divBdr>
            <w:top w:val="none" w:sz="0" w:space="0" w:color="auto"/>
            <w:left w:val="none" w:sz="0" w:space="0" w:color="auto"/>
            <w:bottom w:val="none" w:sz="0" w:space="0" w:color="auto"/>
            <w:right w:val="none" w:sz="0" w:space="0" w:color="auto"/>
          </w:divBdr>
        </w:div>
        <w:div w:id="1847404551">
          <w:marLeft w:val="640"/>
          <w:marRight w:val="0"/>
          <w:marTop w:val="0"/>
          <w:marBottom w:val="0"/>
          <w:divBdr>
            <w:top w:val="none" w:sz="0" w:space="0" w:color="auto"/>
            <w:left w:val="none" w:sz="0" w:space="0" w:color="auto"/>
            <w:bottom w:val="none" w:sz="0" w:space="0" w:color="auto"/>
            <w:right w:val="none" w:sz="0" w:space="0" w:color="auto"/>
          </w:divBdr>
        </w:div>
        <w:div w:id="395473086">
          <w:marLeft w:val="640"/>
          <w:marRight w:val="0"/>
          <w:marTop w:val="0"/>
          <w:marBottom w:val="0"/>
          <w:divBdr>
            <w:top w:val="none" w:sz="0" w:space="0" w:color="auto"/>
            <w:left w:val="none" w:sz="0" w:space="0" w:color="auto"/>
            <w:bottom w:val="none" w:sz="0" w:space="0" w:color="auto"/>
            <w:right w:val="none" w:sz="0" w:space="0" w:color="auto"/>
          </w:divBdr>
        </w:div>
        <w:div w:id="758645591">
          <w:marLeft w:val="640"/>
          <w:marRight w:val="0"/>
          <w:marTop w:val="0"/>
          <w:marBottom w:val="0"/>
          <w:divBdr>
            <w:top w:val="none" w:sz="0" w:space="0" w:color="auto"/>
            <w:left w:val="none" w:sz="0" w:space="0" w:color="auto"/>
            <w:bottom w:val="none" w:sz="0" w:space="0" w:color="auto"/>
            <w:right w:val="none" w:sz="0" w:space="0" w:color="auto"/>
          </w:divBdr>
        </w:div>
        <w:div w:id="457336216">
          <w:marLeft w:val="640"/>
          <w:marRight w:val="0"/>
          <w:marTop w:val="0"/>
          <w:marBottom w:val="0"/>
          <w:divBdr>
            <w:top w:val="none" w:sz="0" w:space="0" w:color="auto"/>
            <w:left w:val="none" w:sz="0" w:space="0" w:color="auto"/>
            <w:bottom w:val="none" w:sz="0" w:space="0" w:color="auto"/>
            <w:right w:val="none" w:sz="0" w:space="0" w:color="auto"/>
          </w:divBdr>
        </w:div>
        <w:div w:id="710541749">
          <w:marLeft w:val="640"/>
          <w:marRight w:val="0"/>
          <w:marTop w:val="0"/>
          <w:marBottom w:val="0"/>
          <w:divBdr>
            <w:top w:val="none" w:sz="0" w:space="0" w:color="auto"/>
            <w:left w:val="none" w:sz="0" w:space="0" w:color="auto"/>
            <w:bottom w:val="none" w:sz="0" w:space="0" w:color="auto"/>
            <w:right w:val="none" w:sz="0" w:space="0" w:color="auto"/>
          </w:divBdr>
        </w:div>
        <w:div w:id="1102259021">
          <w:marLeft w:val="640"/>
          <w:marRight w:val="0"/>
          <w:marTop w:val="0"/>
          <w:marBottom w:val="0"/>
          <w:divBdr>
            <w:top w:val="none" w:sz="0" w:space="0" w:color="auto"/>
            <w:left w:val="none" w:sz="0" w:space="0" w:color="auto"/>
            <w:bottom w:val="none" w:sz="0" w:space="0" w:color="auto"/>
            <w:right w:val="none" w:sz="0" w:space="0" w:color="auto"/>
          </w:divBdr>
        </w:div>
        <w:div w:id="1010182811">
          <w:marLeft w:val="640"/>
          <w:marRight w:val="0"/>
          <w:marTop w:val="0"/>
          <w:marBottom w:val="0"/>
          <w:divBdr>
            <w:top w:val="none" w:sz="0" w:space="0" w:color="auto"/>
            <w:left w:val="none" w:sz="0" w:space="0" w:color="auto"/>
            <w:bottom w:val="none" w:sz="0" w:space="0" w:color="auto"/>
            <w:right w:val="none" w:sz="0" w:space="0" w:color="auto"/>
          </w:divBdr>
        </w:div>
        <w:div w:id="307251568">
          <w:marLeft w:val="640"/>
          <w:marRight w:val="0"/>
          <w:marTop w:val="0"/>
          <w:marBottom w:val="0"/>
          <w:divBdr>
            <w:top w:val="none" w:sz="0" w:space="0" w:color="auto"/>
            <w:left w:val="none" w:sz="0" w:space="0" w:color="auto"/>
            <w:bottom w:val="none" w:sz="0" w:space="0" w:color="auto"/>
            <w:right w:val="none" w:sz="0" w:space="0" w:color="auto"/>
          </w:divBdr>
        </w:div>
        <w:div w:id="573928247">
          <w:marLeft w:val="640"/>
          <w:marRight w:val="0"/>
          <w:marTop w:val="0"/>
          <w:marBottom w:val="0"/>
          <w:divBdr>
            <w:top w:val="none" w:sz="0" w:space="0" w:color="auto"/>
            <w:left w:val="none" w:sz="0" w:space="0" w:color="auto"/>
            <w:bottom w:val="none" w:sz="0" w:space="0" w:color="auto"/>
            <w:right w:val="none" w:sz="0" w:space="0" w:color="auto"/>
          </w:divBdr>
        </w:div>
        <w:div w:id="645862132">
          <w:marLeft w:val="640"/>
          <w:marRight w:val="0"/>
          <w:marTop w:val="0"/>
          <w:marBottom w:val="0"/>
          <w:divBdr>
            <w:top w:val="none" w:sz="0" w:space="0" w:color="auto"/>
            <w:left w:val="none" w:sz="0" w:space="0" w:color="auto"/>
            <w:bottom w:val="none" w:sz="0" w:space="0" w:color="auto"/>
            <w:right w:val="none" w:sz="0" w:space="0" w:color="auto"/>
          </w:divBdr>
        </w:div>
        <w:div w:id="1155561942">
          <w:marLeft w:val="640"/>
          <w:marRight w:val="0"/>
          <w:marTop w:val="0"/>
          <w:marBottom w:val="0"/>
          <w:divBdr>
            <w:top w:val="none" w:sz="0" w:space="0" w:color="auto"/>
            <w:left w:val="none" w:sz="0" w:space="0" w:color="auto"/>
            <w:bottom w:val="none" w:sz="0" w:space="0" w:color="auto"/>
            <w:right w:val="none" w:sz="0" w:space="0" w:color="auto"/>
          </w:divBdr>
        </w:div>
        <w:div w:id="201671410">
          <w:marLeft w:val="640"/>
          <w:marRight w:val="0"/>
          <w:marTop w:val="0"/>
          <w:marBottom w:val="0"/>
          <w:divBdr>
            <w:top w:val="none" w:sz="0" w:space="0" w:color="auto"/>
            <w:left w:val="none" w:sz="0" w:space="0" w:color="auto"/>
            <w:bottom w:val="none" w:sz="0" w:space="0" w:color="auto"/>
            <w:right w:val="none" w:sz="0" w:space="0" w:color="auto"/>
          </w:divBdr>
        </w:div>
        <w:div w:id="1171213548">
          <w:marLeft w:val="640"/>
          <w:marRight w:val="0"/>
          <w:marTop w:val="0"/>
          <w:marBottom w:val="0"/>
          <w:divBdr>
            <w:top w:val="none" w:sz="0" w:space="0" w:color="auto"/>
            <w:left w:val="none" w:sz="0" w:space="0" w:color="auto"/>
            <w:bottom w:val="none" w:sz="0" w:space="0" w:color="auto"/>
            <w:right w:val="none" w:sz="0" w:space="0" w:color="auto"/>
          </w:divBdr>
        </w:div>
        <w:div w:id="2042395290">
          <w:marLeft w:val="640"/>
          <w:marRight w:val="0"/>
          <w:marTop w:val="0"/>
          <w:marBottom w:val="0"/>
          <w:divBdr>
            <w:top w:val="none" w:sz="0" w:space="0" w:color="auto"/>
            <w:left w:val="none" w:sz="0" w:space="0" w:color="auto"/>
            <w:bottom w:val="none" w:sz="0" w:space="0" w:color="auto"/>
            <w:right w:val="none" w:sz="0" w:space="0" w:color="auto"/>
          </w:divBdr>
        </w:div>
        <w:div w:id="619797339">
          <w:marLeft w:val="640"/>
          <w:marRight w:val="0"/>
          <w:marTop w:val="0"/>
          <w:marBottom w:val="0"/>
          <w:divBdr>
            <w:top w:val="none" w:sz="0" w:space="0" w:color="auto"/>
            <w:left w:val="none" w:sz="0" w:space="0" w:color="auto"/>
            <w:bottom w:val="none" w:sz="0" w:space="0" w:color="auto"/>
            <w:right w:val="none" w:sz="0" w:space="0" w:color="auto"/>
          </w:divBdr>
        </w:div>
        <w:div w:id="370999998">
          <w:marLeft w:val="640"/>
          <w:marRight w:val="0"/>
          <w:marTop w:val="0"/>
          <w:marBottom w:val="0"/>
          <w:divBdr>
            <w:top w:val="none" w:sz="0" w:space="0" w:color="auto"/>
            <w:left w:val="none" w:sz="0" w:space="0" w:color="auto"/>
            <w:bottom w:val="none" w:sz="0" w:space="0" w:color="auto"/>
            <w:right w:val="none" w:sz="0" w:space="0" w:color="auto"/>
          </w:divBdr>
        </w:div>
        <w:div w:id="1210655188">
          <w:marLeft w:val="640"/>
          <w:marRight w:val="0"/>
          <w:marTop w:val="0"/>
          <w:marBottom w:val="0"/>
          <w:divBdr>
            <w:top w:val="none" w:sz="0" w:space="0" w:color="auto"/>
            <w:left w:val="none" w:sz="0" w:space="0" w:color="auto"/>
            <w:bottom w:val="none" w:sz="0" w:space="0" w:color="auto"/>
            <w:right w:val="none" w:sz="0" w:space="0" w:color="auto"/>
          </w:divBdr>
        </w:div>
      </w:divsChild>
    </w:div>
    <w:div w:id="1185439923">
      <w:marLeft w:val="640"/>
      <w:marRight w:val="0"/>
      <w:marTop w:val="0"/>
      <w:marBottom w:val="0"/>
      <w:divBdr>
        <w:top w:val="none" w:sz="0" w:space="0" w:color="auto"/>
        <w:left w:val="none" w:sz="0" w:space="0" w:color="auto"/>
        <w:bottom w:val="none" w:sz="0" w:space="0" w:color="auto"/>
        <w:right w:val="none" w:sz="0" w:space="0" w:color="auto"/>
      </w:divBdr>
    </w:div>
    <w:div w:id="1188523692">
      <w:bodyDiv w:val="1"/>
      <w:marLeft w:val="0"/>
      <w:marRight w:val="0"/>
      <w:marTop w:val="0"/>
      <w:marBottom w:val="0"/>
      <w:divBdr>
        <w:top w:val="none" w:sz="0" w:space="0" w:color="auto"/>
        <w:left w:val="none" w:sz="0" w:space="0" w:color="auto"/>
        <w:bottom w:val="none" w:sz="0" w:space="0" w:color="auto"/>
        <w:right w:val="none" w:sz="0" w:space="0" w:color="auto"/>
      </w:divBdr>
    </w:div>
    <w:div w:id="1188567671">
      <w:marLeft w:val="480"/>
      <w:marRight w:val="0"/>
      <w:marTop w:val="0"/>
      <w:marBottom w:val="0"/>
      <w:divBdr>
        <w:top w:val="none" w:sz="0" w:space="0" w:color="auto"/>
        <w:left w:val="none" w:sz="0" w:space="0" w:color="auto"/>
        <w:bottom w:val="none" w:sz="0" w:space="0" w:color="auto"/>
        <w:right w:val="none" w:sz="0" w:space="0" w:color="auto"/>
      </w:divBdr>
    </w:div>
    <w:div w:id="1188644908">
      <w:bodyDiv w:val="1"/>
      <w:marLeft w:val="0"/>
      <w:marRight w:val="0"/>
      <w:marTop w:val="0"/>
      <w:marBottom w:val="0"/>
      <w:divBdr>
        <w:top w:val="none" w:sz="0" w:space="0" w:color="auto"/>
        <w:left w:val="none" w:sz="0" w:space="0" w:color="auto"/>
        <w:bottom w:val="none" w:sz="0" w:space="0" w:color="auto"/>
        <w:right w:val="none" w:sz="0" w:space="0" w:color="auto"/>
      </w:divBdr>
    </w:div>
    <w:div w:id="1189023255">
      <w:marLeft w:val="480"/>
      <w:marRight w:val="0"/>
      <w:marTop w:val="0"/>
      <w:marBottom w:val="0"/>
      <w:divBdr>
        <w:top w:val="none" w:sz="0" w:space="0" w:color="auto"/>
        <w:left w:val="none" w:sz="0" w:space="0" w:color="auto"/>
        <w:bottom w:val="none" w:sz="0" w:space="0" w:color="auto"/>
        <w:right w:val="none" w:sz="0" w:space="0" w:color="auto"/>
      </w:divBdr>
    </w:div>
    <w:div w:id="1189638269">
      <w:bodyDiv w:val="1"/>
      <w:marLeft w:val="0"/>
      <w:marRight w:val="0"/>
      <w:marTop w:val="0"/>
      <w:marBottom w:val="0"/>
      <w:divBdr>
        <w:top w:val="none" w:sz="0" w:space="0" w:color="auto"/>
        <w:left w:val="none" w:sz="0" w:space="0" w:color="auto"/>
        <w:bottom w:val="none" w:sz="0" w:space="0" w:color="auto"/>
        <w:right w:val="none" w:sz="0" w:space="0" w:color="auto"/>
      </w:divBdr>
      <w:divsChild>
        <w:div w:id="82193283">
          <w:marLeft w:val="480"/>
          <w:marRight w:val="0"/>
          <w:marTop w:val="0"/>
          <w:marBottom w:val="0"/>
          <w:divBdr>
            <w:top w:val="none" w:sz="0" w:space="0" w:color="auto"/>
            <w:left w:val="none" w:sz="0" w:space="0" w:color="auto"/>
            <w:bottom w:val="none" w:sz="0" w:space="0" w:color="auto"/>
            <w:right w:val="none" w:sz="0" w:space="0" w:color="auto"/>
          </w:divBdr>
        </w:div>
        <w:div w:id="126360523">
          <w:marLeft w:val="480"/>
          <w:marRight w:val="0"/>
          <w:marTop w:val="0"/>
          <w:marBottom w:val="0"/>
          <w:divBdr>
            <w:top w:val="none" w:sz="0" w:space="0" w:color="auto"/>
            <w:left w:val="none" w:sz="0" w:space="0" w:color="auto"/>
            <w:bottom w:val="none" w:sz="0" w:space="0" w:color="auto"/>
            <w:right w:val="none" w:sz="0" w:space="0" w:color="auto"/>
          </w:divBdr>
        </w:div>
        <w:div w:id="200241585">
          <w:marLeft w:val="480"/>
          <w:marRight w:val="0"/>
          <w:marTop w:val="0"/>
          <w:marBottom w:val="0"/>
          <w:divBdr>
            <w:top w:val="none" w:sz="0" w:space="0" w:color="auto"/>
            <w:left w:val="none" w:sz="0" w:space="0" w:color="auto"/>
            <w:bottom w:val="none" w:sz="0" w:space="0" w:color="auto"/>
            <w:right w:val="none" w:sz="0" w:space="0" w:color="auto"/>
          </w:divBdr>
        </w:div>
        <w:div w:id="453408482">
          <w:marLeft w:val="480"/>
          <w:marRight w:val="0"/>
          <w:marTop w:val="0"/>
          <w:marBottom w:val="0"/>
          <w:divBdr>
            <w:top w:val="none" w:sz="0" w:space="0" w:color="auto"/>
            <w:left w:val="none" w:sz="0" w:space="0" w:color="auto"/>
            <w:bottom w:val="none" w:sz="0" w:space="0" w:color="auto"/>
            <w:right w:val="none" w:sz="0" w:space="0" w:color="auto"/>
          </w:divBdr>
        </w:div>
        <w:div w:id="614531139">
          <w:marLeft w:val="480"/>
          <w:marRight w:val="0"/>
          <w:marTop w:val="0"/>
          <w:marBottom w:val="0"/>
          <w:divBdr>
            <w:top w:val="none" w:sz="0" w:space="0" w:color="auto"/>
            <w:left w:val="none" w:sz="0" w:space="0" w:color="auto"/>
            <w:bottom w:val="none" w:sz="0" w:space="0" w:color="auto"/>
            <w:right w:val="none" w:sz="0" w:space="0" w:color="auto"/>
          </w:divBdr>
        </w:div>
        <w:div w:id="659574974">
          <w:marLeft w:val="480"/>
          <w:marRight w:val="0"/>
          <w:marTop w:val="0"/>
          <w:marBottom w:val="0"/>
          <w:divBdr>
            <w:top w:val="none" w:sz="0" w:space="0" w:color="auto"/>
            <w:left w:val="none" w:sz="0" w:space="0" w:color="auto"/>
            <w:bottom w:val="none" w:sz="0" w:space="0" w:color="auto"/>
            <w:right w:val="none" w:sz="0" w:space="0" w:color="auto"/>
          </w:divBdr>
        </w:div>
        <w:div w:id="757672077">
          <w:marLeft w:val="480"/>
          <w:marRight w:val="0"/>
          <w:marTop w:val="0"/>
          <w:marBottom w:val="0"/>
          <w:divBdr>
            <w:top w:val="none" w:sz="0" w:space="0" w:color="auto"/>
            <w:left w:val="none" w:sz="0" w:space="0" w:color="auto"/>
            <w:bottom w:val="none" w:sz="0" w:space="0" w:color="auto"/>
            <w:right w:val="none" w:sz="0" w:space="0" w:color="auto"/>
          </w:divBdr>
        </w:div>
        <w:div w:id="830409630">
          <w:marLeft w:val="480"/>
          <w:marRight w:val="0"/>
          <w:marTop w:val="0"/>
          <w:marBottom w:val="0"/>
          <w:divBdr>
            <w:top w:val="none" w:sz="0" w:space="0" w:color="auto"/>
            <w:left w:val="none" w:sz="0" w:space="0" w:color="auto"/>
            <w:bottom w:val="none" w:sz="0" w:space="0" w:color="auto"/>
            <w:right w:val="none" w:sz="0" w:space="0" w:color="auto"/>
          </w:divBdr>
        </w:div>
        <w:div w:id="888880169">
          <w:marLeft w:val="480"/>
          <w:marRight w:val="0"/>
          <w:marTop w:val="0"/>
          <w:marBottom w:val="0"/>
          <w:divBdr>
            <w:top w:val="none" w:sz="0" w:space="0" w:color="auto"/>
            <w:left w:val="none" w:sz="0" w:space="0" w:color="auto"/>
            <w:bottom w:val="none" w:sz="0" w:space="0" w:color="auto"/>
            <w:right w:val="none" w:sz="0" w:space="0" w:color="auto"/>
          </w:divBdr>
        </w:div>
        <w:div w:id="973829662">
          <w:marLeft w:val="480"/>
          <w:marRight w:val="0"/>
          <w:marTop w:val="0"/>
          <w:marBottom w:val="0"/>
          <w:divBdr>
            <w:top w:val="none" w:sz="0" w:space="0" w:color="auto"/>
            <w:left w:val="none" w:sz="0" w:space="0" w:color="auto"/>
            <w:bottom w:val="none" w:sz="0" w:space="0" w:color="auto"/>
            <w:right w:val="none" w:sz="0" w:space="0" w:color="auto"/>
          </w:divBdr>
        </w:div>
        <w:div w:id="1164860295">
          <w:marLeft w:val="480"/>
          <w:marRight w:val="0"/>
          <w:marTop w:val="0"/>
          <w:marBottom w:val="0"/>
          <w:divBdr>
            <w:top w:val="none" w:sz="0" w:space="0" w:color="auto"/>
            <w:left w:val="none" w:sz="0" w:space="0" w:color="auto"/>
            <w:bottom w:val="none" w:sz="0" w:space="0" w:color="auto"/>
            <w:right w:val="none" w:sz="0" w:space="0" w:color="auto"/>
          </w:divBdr>
        </w:div>
        <w:div w:id="1173759844">
          <w:marLeft w:val="480"/>
          <w:marRight w:val="0"/>
          <w:marTop w:val="0"/>
          <w:marBottom w:val="0"/>
          <w:divBdr>
            <w:top w:val="none" w:sz="0" w:space="0" w:color="auto"/>
            <w:left w:val="none" w:sz="0" w:space="0" w:color="auto"/>
            <w:bottom w:val="none" w:sz="0" w:space="0" w:color="auto"/>
            <w:right w:val="none" w:sz="0" w:space="0" w:color="auto"/>
          </w:divBdr>
        </w:div>
        <w:div w:id="1231695263">
          <w:marLeft w:val="480"/>
          <w:marRight w:val="0"/>
          <w:marTop w:val="0"/>
          <w:marBottom w:val="0"/>
          <w:divBdr>
            <w:top w:val="none" w:sz="0" w:space="0" w:color="auto"/>
            <w:left w:val="none" w:sz="0" w:space="0" w:color="auto"/>
            <w:bottom w:val="none" w:sz="0" w:space="0" w:color="auto"/>
            <w:right w:val="none" w:sz="0" w:space="0" w:color="auto"/>
          </w:divBdr>
        </w:div>
        <w:div w:id="1549947900">
          <w:marLeft w:val="480"/>
          <w:marRight w:val="0"/>
          <w:marTop w:val="0"/>
          <w:marBottom w:val="0"/>
          <w:divBdr>
            <w:top w:val="none" w:sz="0" w:space="0" w:color="auto"/>
            <w:left w:val="none" w:sz="0" w:space="0" w:color="auto"/>
            <w:bottom w:val="none" w:sz="0" w:space="0" w:color="auto"/>
            <w:right w:val="none" w:sz="0" w:space="0" w:color="auto"/>
          </w:divBdr>
        </w:div>
        <w:div w:id="1612664157">
          <w:marLeft w:val="480"/>
          <w:marRight w:val="0"/>
          <w:marTop w:val="0"/>
          <w:marBottom w:val="0"/>
          <w:divBdr>
            <w:top w:val="none" w:sz="0" w:space="0" w:color="auto"/>
            <w:left w:val="none" w:sz="0" w:space="0" w:color="auto"/>
            <w:bottom w:val="none" w:sz="0" w:space="0" w:color="auto"/>
            <w:right w:val="none" w:sz="0" w:space="0" w:color="auto"/>
          </w:divBdr>
        </w:div>
        <w:div w:id="1726563441">
          <w:marLeft w:val="480"/>
          <w:marRight w:val="0"/>
          <w:marTop w:val="0"/>
          <w:marBottom w:val="0"/>
          <w:divBdr>
            <w:top w:val="none" w:sz="0" w:space="0" w:color="auto"/>
            <w:left w:val="none" w:sz="0" w:space="0" w:color="auto"/>
            <w:bottom w:val="none" w:sz="0" w:space="0" w:color="auto"/>
            <w:right w:val="none" w:sz="0" w:space="0" w:color="auto"/>
          </w:divBdr>
        </w:div>
        <w:div w:id="1898055371">
          <w:marLeft w:val="480"/>
          <w:marRight w:val="0"/>
          <w:marTop w:val="0"/>
          <w:marBottom w:val="0"/>
          <w:divBdr>
            <w:top w:val="none" w:sz="0" w:space="0" w:color="auto"/>
            <w:left w:val="none" w:sz="0" w:space="0" w:color="auto"/>
            <w:bottom w:val="none" w:sz="0" w:space="0" w:color="auto"/>
            <w:right w:val="none" w:sz="0" w:space="0" w:color="auto"/>
          </w:divBdr>
        </w:div>
        <w:div w:id="2024739170">
          <w:marLeft w:val="480"/>
          <w:marRight w:val="0"/>
          <w:marTop w:val="0"/>
          <w:marBottom w:val="0"/>
          <w:divBdr>
            <w:top w:val="none" w:sz="0" w:space="0" w:color="auto"/>
            <w:left w:val="none" w:sz="0" w:space="0" w:color="auto"/>
            <w:bottom w:val="none" w:sz="0" w:space="0" w:color="auto"/>
            <w:right w:val="none" w:sz="0" w:space="0" w:color="auto"/>
          </w:divBdr>
        </w:div>
        <w:div w:id="2062633041">
          <w:marLeft w:val="480"/>
          <w:marRight w:val="0"/>
          <w:marTop w:val="0"/>
          <w:marBottom w:val="0"/>
          <w:divBdr>
            <w:top w:val="none" w:sz="0" w:space="0" w:color="auto"/>
            <w:left w:val="none" w:sz="0" w:space="0" w:color="auto"/>
            <w:bottom w:val="none" w:sz="0" w:space="0" w:color="auto"/>
            <w:right w:val="none" w:sz="0" w:space="0" w:color="auto"/>
          </w:divBdr>
        </w:div>
      </w:divsChild>
    </w:div>
    <w:div w:id="1190024197">
      <w:bodyDiv w:val="1"/>
      <w:marLeft w:val="0"/>
      <w:marRight w:val="0"/>
      <w:marTop w:val="0"/>
      <w:marBottom w:val="0"/>
      <w:divBdr>
        <w:top w:val="none" w:sz="0" w:space="0" w:color="auto"/>
        <w:left w:val="none" w:sz="0" w:space="0" w:color="auto"/>
        <w:bottom w:val="none" w:sz="0" w:space="0" w:color="auto"/>
        <w:right w:val="none" w:sz="0" w:space="0" w:color="auto"/>
      </w:divBdr>
      <w:divsChild>
        <w:div w:id="49500988">
          <w:marLeft w:val="480"/>
          <w:marRight w:val="0"/>
          <w:marTop w:val="0"/>
          <w:marBottom w:val="0"/>
          <w:divBdr>
            <w:top w:val="none" w:sz="0" w:space="0" w:color="auto"/>
            <w:left w:val="none" w:sz="0" w:space="0" w:color="auto"/>
            <w:bottom w:val="none" w:sz="0" w:space="0" w:color="auto"/>
            <w:right w:val="none" w:sz="0" w:space="0" w:color="auto"/>
          </w:divBdr>
        </w:div>
        <w:div w:id="65497552">
          <w:marLeft w:val="480"/>
          <w:marRight w:val="0"/>
          <w:marTop w:val="0"/>
          <w:marBottom w:val="0"/>
          <w:divBdr>
            <w:top w:val="none" w:sz="0" w:space="0" w:color="auto"/>
            <w:left w:val="none" w:sz="0" w:space="0" w:color="auto"/>
            <w:bottom w:val="none" w:sz="0" w:space="0" w:color="auto"/>
            <w:right w:val="none" w:sz="0" w:space="0" w:color="auto"/>
          </w:divBdr>
        </w:div>
        <w:div w:id="140077656">
          <w:marLeft w:val="480"/>
          <w:marRight w:val="0"/>
          <w:marTop w:val="0"/>
          <w:marBottom w:val="0"/>
          <w:divBdr>
            <w:top w:val="none" w:sz="0" w:space="0" w:color="auto"/>
            <w:left w:val="none" w:sz="0" w:space="0" w:color="auto"/>
            <w:bottom w:val="none" w:sz="0" w:space="0" w:color="auto"/>
            <w:right w:val="none" w:sz="0" w:space="0" w:color="auto"/>
          </w:divBdr>
        </w:div>
        <w:div w:id="142503340">
          <w:marLeft w:val="480"/>
          <w:marRight w:val="0"/>
          <w:marTop w:val="0"/>
          <w:marBottom w:val="0"/>
          <w:divBdr>
            <w:top w:val="none" w:sz="0" w:space="0" w:color="auto"/>
            <w:left w:val="none" w:sz="0" w:space="0" w:color="auto"/>
            <w:bottom w:val="none" w:sz="0" w:space="0" w:color="auto"/>
            <w:right w:val="none" w:sz="0" w:space="0" w:color="auto"/>
          </w:divBdr>
        </w:div>
        <w:div w:id="184562100">
          <w:marLeft w:val="480"/>
          <w:marRight w:val="0"/>
          <w:marTop w:val="0"/>
          <w:marBottom w:val="0"/>
          <w:divBdr>
            <w:top w:val="none" w:sz="0" w:space="0" w:color="auto"/>
            <w:left w:val="none" w:sz="0" w:space="0" w:color="auto"/>
            <w:bottom w:val="none" w:sz="0" w:space="0" w:color="auto"/>
            <w:right w:val="none" w:sz="0" w:space="0" w:color="auto"/>
          </w:divBdr>
        </w:div>
        <w:div w:id="200478007">
          <w:marLeft w:val="480"/>
          <w:marRight w:val="0"/>
          <w:marTop w:val="0"/>
          <w:marBottom w:val="0"/>
          <w:divBdr>
            <w:top w:val="none" w:sz="0" w:space="0" w:color="auto"/>
            <w:left w:val="none" w:sz="0" w:space="0" w:color="auto"/>
            <w:bottom w:val="none" w:sz="0" w:space="0" w:color="auto"/>
            <w:right w:val="none" w:sz="0" w:space="0" w:color="auto"/>
          </w:divBdr>
        </w:div>
        <w:div w:id="210577887">
          <w:marLeft w:val="480"/>
          <w:marRight w:val="0"/>
          <w:marTop w:val="0"/>
          <w:marBottom w:val="0"/>
          <w:divBdr>
            <w:top w:val="none" w:sz="0" w:space="0" w:color="auto"/>
            <w:left w:val="none" w:sz="0" w:space="0" w:color="auto"/>
            <w:bottom w:val="none" w:sz="0" w:space="0" w:color="auto"/>
            <w:right w:val="none" w:sz="0" w:space="0" w:color="auto"/>
          </w:divBdr>
        </w:div>
        <w:div w:id="344526192">
          <w:marLeft w:val="480"/>
          <w:marRight w:val="0"/>
          <w:marTop w:val="0"/>
          <w:marBottom w:val="0"/>
          <w:divBdr>
            <w:top w:val="none" w:sz="0" w:space="0" w:color="auto"/>
            <w:left w:val="none" w:sz="0" w:space="0" w:color="auto"/>
            <w:bottom w:val="none" w:sz="0" w:space="0" w:color="auto"/>
            <w:right w:val="none" w:sz="0" w:space="0" w:color="auto"/>
          </w:divBdr>
        </w:div>
        <w:div w:id="360975612">
          <w:marLeft w:val="480"/>
          <w:marRight w:val="0"/>
          <w:marTop w:val="0"/>
          <w:marBottom w:val="0"/>
          <w:divBdr>
            <w:top w:val="none" w:sz="0" w:space="0" w:color="auto"/>
            <w:left w:val="none" w:sz="0" w:space="0" w:color="auto"/>
            <w:bottom w:val="none" w:sz="0" w:space="0" w:color="auto"/>
            <w:right w:val="none" w:sz="0" w:space="0" w:color="auto"/>
          </w:divBdr>
        </w:div>
        <w:div w:id="369039797">
          <w:marLeft w:val="480"/>
          <w:marRight w:val="0"/>
          <w:marTop w:val="0"/>
          <w:marBottom w:val="0"/>
          <w:divBdr>
            <w:top w:val="none" w:sz="0" w:space="0" w:color="auto"/>
            <w:left w:val="none" w:sz="0" w:space="0" w:color="auto"/>
            <w:bottom w:val="none" w:sz="0" w:space="0" w:color="auto"/>
            <w:right w:val="none" w:sz="0" w:space="0" w:color="auto"/>
          </w:divBdr>
        </w:div>
        <w:div w:id="373434161">
          <w:marLeft w:val="480"/>
          <w:marRight w:val="0"/>
          <w:marTop w:val="0"/>
          <w:marBottom w:val="0"/>
          <w:divBdr>
            <w:top w:val="none" w:sz="0" w:space="0" w:color="auto"/>
            <w:left w:val="none" w:sz="0" w:space="0" w:color="auto"/>
            <w:bottom w:val="none" w:sz="0" w:space="0" w:color="auto"/>
            <w:right w:val="none" w:sz="0" w:space="0" w:color="auto"/>
          </w:divBdr>
        </w:div>
        <w:div w:id="412245010">
          <w:marLeft w:val="480"/>
          <w:marRight w:val="0"/>
          <w:marTop w:val="0"/>
          <w:marBottom w:val="0"/>
          <w:divBdr>
            <w:top w:val="none" w:sz="0" w:space="0" w:color="auto"/>
            <w:left w:val="none" w:sz="0" w:space="0" w:color="auto"/>
            <w:bottom w:val="none" w:sz="0" w:space="0" w:color="auto"/>
            <w:right w:val="none" w:sz="0" w:space="0" w:color="auto"/>
          </w:divBdr>
        </w:div>
        <w:div w:id="446966792">
          <w:marLeft w:val="480"/>
          <w:marRight w:val="0"/>
          <w:marTop w:val="0"/>
          <w:marBottom w:val="0"/>
          <w:divBdr>
            <w:top w:val="none" w:sz="0" w:space="0" w:color="auto"/>
            <w:left w:val="none" w:sz="0" w:space="0" w:color="auto"/>
            <w:bottom w:val="none" w:sz="0" w:space="0" w:color="auto"/>
            <w:right w:val="none" w:sz="0" w:space="0" w:color="auto"/>
          </w:divBdr>
        </w:div>
        <w:div w:id="479687862">
          <w:marLeft w:val="480"/>
          <w:marRight w:val="0"/>
          <w:marTop w:val="0"/>
          <w:marBottom w:val="0"/>
          <w:divBdr>
            <w:top w:val="none" w:sz="0" w:space="0" w:color="auto"/>
            <w:left w:val="none" w:sz="0" w:space="0" w:color="auto"/>
            <w:bottom w:val="none" w:sz="0" w:space="0" w:color="auto"/>
            <w:right w:val="none" w:sz="0" w:space="0" w:color="auto"/>
          </w:divBdr>
        </w:div>
        <w:div w:id="502404897">
          <w:marLeft w:val="480"/>
          <w:marRight w:val="0"/>
          <w:marTop w:val="0"/>
          <w:marBottom w:val="0"/>
          <w:divBdr>
            <w:top w:val="none" w:sz="0" w:space="0" w:color="auto"/>
            <w:left w:val="none" w:sz="0" w:space="0" w:color="auto"/>
            <w:bottom w:val="none" w:sz="0" w:space="0" w:color="auto"/>
            <w:right w:val="none" w:sz="0" w:space="0" w:color="auto"/>
          </w:divBdr>
        </w:div>
        <w:div w:id="576208557">
          <w:marLeft w:val="480"/>
          <w:marRight w:val="0"/>
          <w:marTop w:val="0"/>
          <w:marBottom w:val="0"/>
          <w:divBdr>
            <w:top w:val="none" w:sz="0" w:space="0" w:color="auto"/>
            <w:left w:val="none" w:sz="0" w:space="0" w:color="auto"/>
            <w:bottom w:val="none" w:sz="0" w:space="0" w:color="auto"/>
            <w:right w:val="none" w:sz="0" w:space="0" w:color="auto"/>
          </w:divBdr>
        </w:div>
        <w:div w:id="595408287">
          <w:marLeft w:val="480"/>
          <w:marRight w:val="0"/>
          <w:marTop w:val="0"/>
          <w:marBottom w:val="0"/>
          <w:divBdr>
            <w:top w:val="none" w:sz="0" w:space="0" w:color="auto"/>
            <w:left w:val="none" w:sz="0" w:space="0" w:color="auto"/>
            <w:bottom w:val="none" w:sz="0" w:space="0" w:color="auto"/>
            <w:right w:val="none" w:sz="0" w:space="0" w:color="auto"/>
          </w:divBdr>
        </w:div>
        <w:div w:id="679039518">
          <w:marLeft w:val="480"/>
          <w:marRight w:val="0"/>
          <w:marTop w:val="0"/>
          <w:marBottom w:val="0"/>
          <w:divBdr>
            <w:top w:val="none" w:sz="0" w:space="0" w:color="auto"/>
            <w:left w:val="none" w:sz="0" w:space="0" w:color="auto"/>
            <w:bottom w:val="none" w:sz="0" w:space="0" w:color="auto"/>
            <w:right w:val="none" w:sz="0" w:space="0" w:color="auto"/>
          </w:divBdr>
        </w:div>
        <w:div w:id="694425871">
          <w:marLeft w:val="480"/>
          <w:marRight w:val="0"/>
          <w:marTop w:val="0"/>
          <w:marBottom w:val="0"/>
          <w:divBdr>
            <w:top w:val="none" w:sz="0" w:space="0" w:color="auto"/>
            <w:left w:val="none" w:sz="0" w:space="0" w:color="auto"/>
            <w:bottom w:val="none" w:sz="0" w:space="0" w:color="auto"/>
            <w:right w:val="none" w:sz="0" w:space="0" w:color="auto"/>
          </w:divBdr>
        </w:div>
        <w:div w:id="706875171">
          <w:marLeft w:val="480"/>
          <w:marRight w:val="0"/>
          <w:marTop w:val="0"/>
          <w:marBottom w:val="0"/>
          <w:divBdr>
            <w:top w:val="none" w:sz="0" w:space="0" w:color="auto"/>
            <w:left w:val="none" w:sz="0" w:space="0" w:color="auto"/>
            <w:bottom w:val="none" w:sz="0" w:space="0" w:color="auto"/>
            <w:right w:val="none" w:sz="0" w:space="0" w:color="auto"/>
          </w:divBdr>
        </w:div>
        <w:div w:id="720372234">
          <w:marLeft w:val="480"/>
          <w:marRight w:val="0"/>
          <w:marTop w:val="0"/>
          <w:marBottom w:val="0"/>
          <w:divBdr>
            <w:top w:val="none" w:sz="0" w:space="0" w:color="auto"/>
            <w:left w:val="none" w:sz="0" w:space="0" w:color="auto"/>
            <w:bottom w:val="none" w:sz="0" w:space="0" w:color="auto"/>
            <w:right w:val="none" w:sz="0" w:space="0" w:color="auto"/>
          </w:divBdr>
        </w:div>
        <w:div w:id="760183524">
          <w:marLeft w:val="480"/>
          <w:marRight w:val="0"/>
          <w:marTop w:val="0"/>
          <w:marBottom w:val="0"/>
          <w:divBdr>
            <w:top w:val="none" w:sz="0" w:space="0" w:color="auto"/>
            <w:left w:val="none" w:sz="0" w:space="0" w:color="auto"/>
            <w:bottom w:val="none" w:sz="0" w:space="0" w:color="auto"/>
            <w:right w:val="none" w:sz="0" w:space="0" w:color="auto"/>
          </w:divBdr>
        </w:div>
        <w:div w:id="766388317">
          <w:marLeft w:val="480"/>
          <w:marRight w:val="0"/>
          <w:marTop w:val="0"/>
          <w:marBottom w:val="0"/>
          <w:divBdr>
            <w:top w:val="none" w:sz="0" w:space="0" w:color="auto"/>
            <w:left w:val="none" w:sz="0" w:space="0" w:color="auto"/>
            <w:bottom w:val="none" w:sz="0" w:space="0" w:color="auto"/>
            <w:right w:val="none" w:sz="0" w:space="0" w:color="auto"/>
          </w:divBdr>
        </w:div>
        <w:div w:id="818808928">
          <w:marLeft w:val="480"/>
          <w:marRight w:val="0"/>
          <w:marTop w:val="0"/>
          <w:marBottom w:val="0"/>
          <w:divBdr>
            <w:top w:val="none" w:sz="0" w:space="0" w:color="auto"/>
            <w:left w:val="none" w:sz="0" w:space="0" w:color="auto"/>
            <w:bottom w:val="none" w:sz="0" w:space="0" w:color="auto"/>
            <w:right w:val="none" w:sz="0" w:space="0" w:color="auto"/>
          </w:divBdr>
        </w:div>
        <w:div w:id="840776268">
          <w:marLeft w:val="480"/>
          <w:marRight w:val="0"/>
          <w:marTop w:val="0"/>
          <w:marBottom w:val="0"/>
          <w:divBdr>
            <w:top w:val="none" w:sz="0" w:space="0" w:color="auto"/>
            <w:left w:val="none" w:sz="0" w:space="0" w:color="auto"/>
            <w:bottom w:val="none" w:sz="0" w:space="0" w:color="auto"/>
            <w:right w:val="none" w:sz="0" w:space="0" w:color="auto"/>
          </w:divBdr>
        </w:div>
        <w:div w:id="876744632">
          <w:marLeft w:val="480"/>
          <w:marRight w:val="0"/>
          <w:marTop w:val="0"/>
          <w:marBottom w:val="0"/>
          <w:divBdr>
            <w:top w:val="none" w:sz="0" w:space="0" w:color="auto"/>
            <w:left w:val="none" w:sz="0" w:space="0" w:color="auto"/>
            <w:bottom w:val="none" w:sz="0" w:space="0" w:color="auto"/>
            <w:right w:val="none" w:sz="0" w:space="0" w:color="auto"/>
          </w:divBdr>
        </w:div>
        <w:div w:id="880477433">
          <w:marLeft w:val="480"/>
          <w:marRight w:val="0"/>
          <w:marTop w:val="0"/>
          <w:marBottom w:val="0"/>
          <w:divBdr>
            <w:top w:val="none" w:sz="0" w:space="0" w:color="auto"/>
            <w:left w:val="none" w:sz="0" w:space="0" w:color="auto"/>
            <w:bottom w:val="none" w:sz="0" w:space="0" w:color="auto"/>
            <w:right w:val="none" w:sz="0" w:space="0" w:color="auto"/>
          </w:divBdr>
        </w:div>
        <w:div w:id="1020006489">
          <w:marLeft w:val="480"/>
          <w:marRight w:val="0"/>
          <w:marTop w:val="0"/>
          <w:marBottom w:val="0"/>
          <w:divBdr>
            <w:top w:val="none" w:sz="0" w:space="0" w:color="auto"/>
            <w:left w:val="none" w:sz="0" w:space="0" w:color="auto"/>
            <w:bottom w:val="none" w:sz="0" w:space="0" w:color="auto"/>
            <w:right w:val="none" w:sz="0" w:space="0" w:color="auto"/>
          </w:divBdr>
        </w:div>
        <w:div w:id="1067414497">
          <w:marLeft w:val="480"/>
          <w:marRight w:val="0"/>
          <w:marTop w:val="0"/>
          <w:marBottom w:val="0"/>
          <w:divBdr>
            <w:top w:val="none" w:sz="0" w:space="0" w:color="auto"/>
            <w:left w:val="none" w:sz="0" w:space="0" w:color="auto"/>
            <w:bottom w:val="none" w:sz="0" w:space="0" w:color="auto"/>
            <w:right w:val="none" w:sz="0" w:space="0" w:color="auto"/>
          </w:divBdr>
        </w:div>
        <w:div w:id="1089084579">
          <w:marLeft w:val="480"/>
          <w:marRight w:val="0"/>
          <w:marTop w:val="0"/>
          <w:marBottom w:val="0"/>
          <w:divBdr>
            <w:top w:val="none" w:sz="0" w:space="0" w:color="auto"/>
            <w:left w:val="none" w:sz="0" w:space="0" w:color="auto"/>
            <w:bottom w:val="none" w:sz="0" w:space="0" w:color="auto"/>
            <w:right w:val="none" w:sz="0" w:space="0" w:color="auto"/>
          </w:divBdr>
        </w:div>
        <w:div w:id="1113213165">
          <w:marLeft w:val="480"/>
          <w:marRight w:val="0"/>
          <w:marTop w:val="0"/>
          <w:marBottom w:val="0"/>
          <w:divBdr>
            <w:top w:val="none" w:sz="0" w:space="0" w:color="auto"/>
            <w:left w:val="none" w:sz="0" w:space="0" w:color="auto"/>
            <w:bottom w:val="none" w:sz="0" w:space="0" w:color="auto"/>
            <w:right w:val="none" w:sz="0" w:space="0" w:color="auto"/>
          </w:divBdr>
        </w:div>
        <w:div w:id="1154907197">
          <w:marLeft w:val="480"/>
          <w:marRight w:val="0"/>
          <w:marTop w:val="0"/>
          <w:marBottom w:val="0"/>
          <w:divBdr>
            <w:top w:val="none" w:sz="0" w:space="0" w:color="auto"/>
            <w:left w:val="none" w:sz="0" w:space="0" w:color="auto"/>
            <w:bottom w:val="none" w:sz="0" w:space="0" w:color="auto"/>
            <w:right w:val="none" w:sz="0" w:space="0" w:color="auto"/>
          </w:divBdr>
        </w:div>
        <w:div w:id="1242331198">
          <w:marLeft w:val="480"/>
          <w:marRight w:val="0"/>
          <w:marTop w:val="0"/>
          <w:marBottom w:val="0"/>
          <w:divBdr>
            <w:top w:val="none" w:sz="0" w:space="0" w:color="auto"/>
            <w:left w:val="none" w:sz="0" w:space="0" w:color="auto"/>
            <w:bottom w:val="none" w:sz="0" w:space="0" w:color="auto"/>
            <w:right w:val="none" w:sz="0" w:space="0" w:color="auto"/>
          </w:divBdr>
        </w:div>
        <w:div w:id="1313868570">
          <w:marLeft w:val="480"/>
          <w:marRight w:val="0"/>
          <w:marTop w:val="0"/>
          <w:marBottom w:val="0"/>
          <w:divBdr>
            <w:top w:val="none" w:sz="0" w:space="0" w:color="auto"/>
            <w:left w:val="none" w:sz="0" w:space="0" w:color="auto"/>
            <w:bottom w:val="none" w:sz="0" w:space="0" w:color="auto"/>
            <w:right w:val="none" w:sz="0" w:space="0" w:color="auto"/>
          </w:divBdr>
        </w:div>
        <w:div w:id="1322153407">
          <w:marLeft w:val="480"/>
          <w:marRight w:val="0"/>
          <w:marTop w:val="0"/>
          <w:marBottom w:val="0"/>
          <w:divBdr>
            <w:top w:val="none" w:sz="0" w:space="0" w:color="auto"/>
            <w:left w:val="none" w:sz="0" w:space="0" w:color="auto"/>
            <w:bottom w:val="none" w:sz="0" w:space="0" w:color="auto"/>
            <w:right w:val="none" w:sz="0" w:space="0" w:color="auto"/>
          </w:divBdr>
        </w:div>
        <w:div w:id="1336030364">
          <w:marLeft w:val="480"/>
          <w:marRight w:val="0"/>
          <w:marTop w:val="0"/>
          <w:marBottom w:val="0"/>
          <w:divBdr>
            <w:top w:val="none" w:sz="0" w:space="0" w:color="auto"/>
            <w:left w:val="none" w:sz="0" w:space="0" w:color="auto"/>
            <w:bottom w:val="none" w:sz="0" w:space="0" w:color="auto"/>
            <w:right w:val="none" w:sz="0" w:space="0" w:color="auto"/>
          </w:divBdr>
        </w:div>
        <w:div w:id="1345982042">
          <w:marLeft w:val="480"/>
          <w:marRight w:val="0"/>
          <w:marTop w:val="0"/>
          <w:marBottom w:val="0"/>
          <w:divBdr>
            <w:top w:val="none" w:sz="0" w:space="0" w:color="auto"/>
            <w:left w:val="none" w:sz="0" w:space="0" w:color="auto"/>
            <w:bottom w:val="none" w:sz="0" w:space="0" w:color="auto"/>
            <w:right w:val="none" w:sz="0" w:space="0" w:color="auto"/>
          </w:divBdr>
        </w:div>
        <w:div w:id="1356879553">
          <w:marLeft w:val="480"/>
          <w:marRight w:val="0"/>
          <w:marTop w:val="0"/>
          <w:marBottom w:val="0"/>
          <w:divBdr>
            <w:top w:val="none" w:sz="0" w:space="0" w:color="auto"/>
            <w:left w:val="none" w:sz="0" w:space="0" w:color="auto"/>
            <w:bottom w:val="none" w:sz="0" w:space="0" w:color="auto"/>
            <w:right w:val="none" w:sz="0" w:space="0" w:color="auto"/>
          </w:divBdr>
        </w:div>
        <w:div w:id="1577745381">
          <w:marLeft w:val="480"/>
          <w:marRight w:val="0"/>
          <w:marTop w:val="0"/>
          <w:marBottom w:val="0"/>
          <w:divBdr>
            <w:top w:val="none" w:sz="0" w:space="0" w:color="auto"/>
            <w:left w:val="none" w:sz="0" w:space="0" w:color="auto"/>
            <w:bottom w:val="none" w:sz="0" w:space="0" w:color="auto"/>
            <w:right w:val="none" w:sz="0" w:space="0" w:color="auto"/>
          </w:divBdr>
        </w:div>
        <w:div w:id="1614363903">
          <w:marLeft w:val="480"/>
          <w:marRight w:val="0"/>
          <w:marTop w:val="0"/>
          <w:marBottom w:val="0"/>
          <w:divBdr>
            <w:top w:val="none" w:sz="0" w:space="0" w:color="auto"/>
            <w:left w:val="none" w:sz="0" w:space="0" w:color="auto"/>
            <w:bottom w:val="none" w:sz="0" w:space="0" w:color="auto"/>
            <w:right w:val="none" w:sz="0" w:space="0" w:color="auto"/>
          </w:divBdr>
        </w:div>
        <w:div w:id="1694191494">
          <w:marLeft w:val="480"/>
          <w:marRight w:val="0"/>
          <w:marTop w:val="0"/>
          <w:marBottom w:val="0"/>
          <w:divBdr>
            <w:top w:val="none" w:sz="0" w:space="0" w:color="auto"/>
            <w:left w:val="none" w:sz="0" w:space="0" w:color="auto"/>
            <w:bottom w:val="none" w:sz="0" w:space="0" w:color="auto"/>
            <w:right w:val="none" w:sz="0" w:space="0" w:color="auto"/>
          </w:divBdr>
        </w:div>
        <w:div w:id="1720977070">
          <w:marLeft w:val="480"/>
          <w:marRight w:val="0"/>
          <w:marTop w:val="0"/>
          <w:marBottom w:val="0"/>
          <w:divBdr>
            <w:top w:val="none" w:sz="0" w:space="0" w:color="auto"/>
            <w:left w:val="none" w:sz="0" w:space="0" w:color="auto"/>
            <w:bottom w:val="none" w:sz="0" w:space="0" w:color="auto"/>
            <w:right w:val="none" w:sz="0" w:space="0" w:color="auto"/>
          </w:divBdr>
        </w:div>
        <w:div w:id="1740177518">
          <w:marLeft w:val="480"/>
          <w:marRight w:val="0"/>
          <w:marTop w:val="0"/>
          <w:marBottom w:val="0"/>
          <w:divBdr>
            <w:top w:val="none" w:sz="0" w:space="0" w:color="auto"/>
            <w:left w:val="none" w:sz="0" w:space="0" w:color="auto"/>
            <w:bottom w:val="none" w:sz="0" w:space="0" w:color="auto"/>
            <w:right w:val="none" w:sz="0" w:space="0" w:color="auto"/>
          </w:divBdr>
        </w:div>
        <w:div w:id="1757479887">
          <w:marLeft w:val="480"/>
          <w:marRight w:val="0"/>
          <w:marTop w:val="0"/>
          <w:marBottom w:val="0"/>
          <w:divBdr>
            <w:top w:val="none" w:sz="0" w:space="0" w:color="auto"/>
            <w:left w:val="none" w:sz="0" w:space="0" w:color="auto"/>
            <w:bottom w:val="none" w:sz="0" w:space="0" w:color="auto"/>
            <w:right w:val="none" w:sz="0" w:space="0" w:color="auto"/>
          </w:divBdr>
        </w:div>
        <w:div w:id="1791321817">
          <w:marLeft w:val="480"/>
          <w:marRight w:val="0"/>
          <w:marTop w:val="0"/>
          <w:marBottom w:val="0"/>
          <w:divBdr>
            <w:top w:val="none" w:sz="0" w:space="0" w:color="auto"/>
            <w:left w:val="none" w:sz="0" w:space="0" w:color="auto"/>
            <w:bottom w:val="none" w:sz="0" w:space="0" w:color="auto"/>
            <w:right w:val="none" w:sz="0" w:space="0" w:color="auto"/>
          </w:divBdr>
        </w:div>
        <w:div w:id="1863591971">
          <w:marLeft w:val="480"/>
          <w:marRight w:val="0"/>
          <w:marTop w:val="0"/>
          <w:marBottom w:val="0"/>
          <w:divBdr>
            <w:top w:val="none" w:sz="0" w:space="0" w:color="auto"/>
            <w:left w:val="none" w:sz="0" w:space="0" w:color="auto"/>
            <w:bottom w:val="none" w:sz="0" w:space="0" w:color="auto"/>
            <w:right w:val="none" w:sz="0" w:space="0" w:color="auto"/>
          </w:divBdr>
        </w:div>
        <w:div w:id="1906408773">
          <w:marLeft w:val="480"/>
          <w:marRight w:val="0"/>
          <w:marTop w:val="0"/>
          <w:marBottom w:val="0"/>
          <w:divBdr>
            <w:top w:val="none" w:sz="0" w:space="0" w:color="auto"/>
            <w:left w:val="none" w:sz="0" w:space="0" w:color="auto"/>
            <w:bottom w:val="none" w:sz="0" w:space="0" w:color="auto"/>
            <w:right w:val="none" w:sz="0" w:space="0" w:color="auto"/>
          </w:divBdr>
        </w:div>
        <w:div w:id="2018723692">
          <w:marLeft w:val="480"/>
          <w:marRight w:val="0"/>
          <w:marTop w:val="0"/>
          <w:marBottom w:val="0"/>
          <w:divBdr>
            <w:top w:val="none" w:sz="0" w:space="0" w:color="auto"/>
            <w:left w:val="none" w:sz="0" w:space="0" w:color="auto"/>
            <w:bottom w:val="none" w:sz="0" w:space="0" w:color="auto"/>
            <w:right w:val="none" w:sz="0" w:space="0" w:color="auto"/>
          </w:divBdr>
        </w:div>
        <w:div w:id="2090495103">
          <w:marLeft w:val="480"/>
          <w:marRight w:val="0"/>
          <w:marTop w:val="0"/>
          <w:marBottom w:val="0"/>
          <w:divBdr>
            <w:top w:val="none" w:sz="0" w:space="0" w:color="auto"/>
            <w:left w:val="none" w:sz="0" w:space="0" w:color="auto"/>
            <w:bottom w:val="none" w:sz="0" w:space="0" w:color="auto"/>
            <w:right w:val="none" w:sz="0" w:space="0" w:color="auto"/>
          </w:divBdr>
        </w:div>
        <w:div w:id="2125466939">
          <w:marLeft w:val="480"/>
          <w:marRight w:val="0"/>
          <w:marTop w:val="0"/>
          <w:marBottom w:val="0"/>
          <w:divBdr>
            <w:top w:val="none" w:sz="0" w:space="0" w:color="auto"/>
            <w:left w:val="none" w:sz="0" w:space="0" w:color="auto"/>
            <w:bottom w:val="none" w:sz="0" w:space="0" w:color="auto"/>
            <w:right w:val="none" w:sz="0" w:space="0" w:color="auto"/>
          </w:divBdr>
        </w:div>
      </w:divsChild>
    </w:div>
    <w:div w:id="1191992569">
      <w:bodyDiv w:val="1"/>
      <w:marLeft w:val="0"/>
      <w:marRight w:val="0"/>
      <w:marTop w:val="0"/>
      <w:marBottom w:val="0"/>
      <w:divBdr>
        <w:top w:val="none" w:sz="0" w:space="0" w:color="auto"/>
        <w:left w:val="none" w:sz="0" w:space="0" w:color="auto"/>
        <w:bottom w:val="none" w:sz="0" w:space="0" w:color="auto"/>
        <w:right w:val="none" w:sz="0" w:space="0" w:color="auto"/>
      </w:divBdr>
    </w:div>
    <w:div w:id="1192576756">
      <w:bodyDiv w:val="1"/>
      <w:marLeft w:val="0"/>
      <w:marRight w:val="0"/>
      <w:marTop w:val="0"/>
      <w:marBottom w:val="0"/>
      <w:divBdr>
        <w:top w:val="none" w:sz="0" w:space="0" w:color="auto"/>
        <w:left w:val="none" w:sz="0" w:space="0" w:color="auto"/>
        <w:bottom w:val="none" w:sz="0" w:space="0" w:color="auto"/>
        <w:right w:val="none" w:sz="0" w:space="0" w:color="auto"/>
      </w:divBdr>
    </w:div>
    <w:div w:id="1194466999">
      <w:marLeft w:val="480"/>
      <w:marRight w:val="0"/>
      <w:marTop w:val="0"/>
      <w:marBottom w:val="0"/>
      <w:divBdr>
        <w:top w:val="none" w:sz="0" w:space="0" w:color="auto"/>
        <w:left w:val="none" w:sz="0" w:space="0" w:color="auto"/>
        <w:bottom w:val="none" w:sz="0" w:space="0" w:color="auto"/>
        <w:right w:val="none" w:sz="0" w:space="0" w:color="auto"/>
      </w:divBdr>
    </w:div>
    <w:div w:id="1194729650">
      <w:bodyDiv w:val="1"/>
      <w:marLeft w:val="0"/>
      <w:marRight w:val="0"/>
      <w:marTop w:val="0"/>
      <w:marBottom w:val="0"/>
      <w:divBdr>
        <w:top w:val="none" w:sz="0" w:space="0" w:color="auto"/>
        <w:left w:val="none" w:sz="0" w:space="0" w:color="auto"/>
        <w:bottom w:val="none" w:sz="0" w:space="0" w:color="auto"/>
        <w:right w:val="none" w:sz="0" w:space="0" w:color="auto"/>
      </w:divBdr>
    </w:div>
    <w:div w:id="1194802146">
      <w:bodyDiv w:val="1"/>
      <w:marLeft w:val="0"/>
      <w:marRight w:val="0"/>
      <w:marTop w:val="0"/>
      <w:marBottom w:val="0"/>
      <w:divBdr>
        <w:top w:val="none" w:sz="0" w:space="0" w:color="auto"/>
        <w:left w:val="none" w:sz="0" w:space="0" w:color="auto"/>
        <w:bottom w:val="none" w:sz="0" w:space="0" w:color="auto"/>
        <w:right w:val="none" w:sz="0" w:space="0" w:color="auto"/>
      </w:divBdr>
      <w:divsChild>
        <w:div w:id="143860176">
          <w:marLeft w:val="480"/>
          <w:marRight w:val="0"/>
          <w:marTop w:val="0"/>
          <w:marBottom w:val="0"/>
          <w:divBdr>
            <w:top w:val="none" w:sz="0" w:space="0" w:color="auto"/>
            <w:left w:val="none" w:sz="0" w:space="0" w:color="auto"/>
            <w:bottom w:val="none" w:sz="0" w:space="0" w:color="auto"/>
            <w:right w:val="none" w:sz="0" w:space="0" w:color="auto"/>
          </w:divBdr>
        </w:div>
        <w:div w:id="447741970">
          <w:marLeft w:val="480"/>
          <w:marRight w:val="0"/>
          <w:marTop w:val="0"/>
          <w:marBottom w:val="0"/>
          <w:divBdr>
            <w:top w:val="none" w:sz="0" w:space="0" w:color="auto"/>
            <w:left w:val="none" w:sz="0" w:space="0" w:color="auto"/>
            <w:bottom w:val="none" w:sz="0" w:space="0" w:color="auto"/>
            <w:right w:val="none" w:sz="0" w:space="0" w:color="auto"/>
          </w:divBdr>
        </w:div>
        <w:div w:id="560866887">
          <w:marLeft w:val="480"/>
          <w:marRight w:val="0"/>
          <w:marTop w:val="0"/>
          <w:marBottom w:val="0"/>
          <w:divBdr>
            <w:top w:val="none" w:sz="0" w:space="0" w:color="auto"/>
            <w:left w:val="none" w:sz="0" w:space="0" w:color="auto"/>
            <w:bottom w:val="none" w:sz="0" w:space="0" w:color="auto"/>
            <w:right w:val="none" w:sz="0" w:space="0" w:color="auto"/>
          </w:divBdr>
        </w:div>
        <w:div w:id="565191504">
          <w:marLeft w:val="480"/>
          <w:marRight w:val="0"/>
          <w:marTop w:val="0"/>
          <w:marBottom w:val="0"/>
          <w:divBdr>
            <w:top w:val="none" w:sz="0" w:space="0" w:color="auto"/>
            <w:left w:val="none" w:sz="0" w:space="0" w:color="auto"/>
            <w:bottom w:val="none" w:sz="0" w:space="0" w:color="auto"/>
            <w:right w:val="none" w:sz="0" w:space="0" w:color="auto"/>
          </w:divBdr>
        </w:div>
        <w:div w:id="775953528">
          <w:marLeft w:val="480"/>
          <w:marRight w:val="0"/>
          <w:marTop w:val="0"/>
          <w:marBottom w:val="0"/>
          <w:divBdr>
            <w:top w:val="none" w:sz="0" w:space="0" w:color="auto"/>
            <w:left w:val="none" w:sz="0" w:space="0" w:color="auto"/>
            <w:bottom w:val="none" w:sz="0" w:space="0" w:color="auto"/>
            <w:right w:val="none" w:sz="0" w:space="0" w:color="auto"/>
          </w:divBdr>
        </w:div>
        <w:div w:id="1066415581">
          <w:marLeft w:val="480"/>
          <w:marRight w:val="0"/>
          <w:marTop w:val="0"/>
          <w:marBottom w:val="0"/>
          <w:divBdr>
            <w:top w:val="none" w:sz="0" w:space="0" w:color="auto"/>
            <w:left w:val="none" w:sz="0" w:space="0" w:color="auto"/>
            <w:bottom w:val="none" w:sz="0" w:space="0" w:color="auto"/>
            <w:right w:val="none" w:sz="0" w:space="0" w:color="auto"/>
          </w:divBdr>
        </w:div>
        <w:div w:id="1178886609">
          <w:marLeft w:val="480"/>
          <w:marRight w:val="0"/>
          <w:marTop w:val="0"/>
          <w:marBottom w:val="0"/>
          <w:divBdr>
            <w:top w:val="none" w:sz="0" w:space="0" w:color="auto"/>
            <w:left w:val="none" w:sz="0" w:space="0" w:color="auto"/>
            <w:bottom w:val="none" w:sz="0" w:space="0" w:color="auto"/>
            <w:right w:val="none" w:sz="0" w:space="0" w:color="auto"/>
          </w:divBdr>
        </w:div>
        <w:div w:id="1508902116">
          <w:marLeft w:val="480"/>
          <w:marRight w:val="0"/>
          <w:marTop w:val="0"/>
          <w:marBottom w:val="0"/>
          <w:divBdr>
            <w:top w:val="none" w:sz="0" w:space="0" w:color="auto"/>
            <w:left w:val="none" w:sz="0" w:space="0" w:color="auto"/>
            <w:bottom w:val="none" w:sz="0" w:space="0" w:color="auto"/>
            <w:right w:val="none" w:sz="0" w:space="0" w:color="auto"/>
          </w:divBdr>
        </w:div>
        <w:div w:id="1795754720">
          <w:marLeft w:val="480"/>
          <w:marRight w:val="0"/>
          <w:marTop w:val="0"/>
          <w:marBottom w:val="0"/>
          <w:divBdr>
            <w:top w:val="none" w:sz="0" w:space="0" w:color="auto"/>
            <w:left w:val="none" w:sz="0" w:space="0" w:color="auto"/>
            <w:bottom w:val="none" w:sz="0" w:space="0" w:color="auto"/>
            <w:right w:val="none" w:sz="0" w:space="0" w:color="auto"/>
          </w:divBdr>
        </w:div>
        <w:div w:id="1818260153">
          <w:marLeft w:val="480"/>
          <w:marRight w:val="0"/>
          <w:marTop w:val="0"/>
          <w:marBottom w:val="0"/>
          <w:divBdr>
            <w:top w:val="none" w:sz="0" w:space="0" w:color="auto"/>
            <w:left w:val="none" w:sz="0" w:space="0" w:color="auto"/>
            <w:bottom w:val="none" w:sz="0" w:space="0" w:color="auto"/>
            <w:right w:val="none" w:sz="0" w:space="0" w:color="auto"/>
          </w:divBdr>
        </w:div>
        <w:div w:id="1831409985">
          <w:marLeft w:val="480"/>
          <w:marRight w:val="0"/>
          <w:marTop w:val="0"/>
          <w:marBottom w:val="0"/>
          <w:divBdr>
            <w:top w:val="none" w:sz="0" w:space="0" w:color="auto"/>
            <w:left w:val="none" w:sz="0" w:space="0" w:color="auto"/>
            <w:bottom w:val="none" w:sz="0" w:space="0" w:color="auto"/>
            <w:right w:val="none" w:sz="0" w:space="0" w:color="auto"/>
          </w:divBdr>
        </w:div>
      </w:divsChild>
    </w:div>
    <w:div w:id="1196236010">
      <w:marLeft w:val="480"/>
      <w:marRight w:val="0"/>
      <w:marTop w:val="0"/>
      <w:marBottom w:val="0"/>
      <w:divBdr>
        <w:top w:val="none" w:sz="0" w:space="0" w:color="auto"/>
        <w:left w:val="none" w:sz="0" w:space="0" w:color="auto"/>
        <w:bottom w:val="none" w:sz="0" w:space="0" w:color="auto"/>
        <w:right w:val="none" w:sz="0" w:space="0" w:color="auto"/>
      </w:divBdr>
    </w:div>
    <w:div w:id="1196842863">
      <w:marLeft w:val="480"/>
      <w:marRight w:val="0"/>
      <w:marTop w:val="0"/>
      <w:marBottom w:val="0"/>
      <w:divBdr>
        <w:top w:val="none" w:sz="0" w:space="0" w:color="auto"/>
        <w:left w:val="none" w:sz="0" w:space="0" w:color="auto"/>
        <w:bottom w:val="none" w:sz="0" w:space="0" w:color="auto"/>
        <w:right w:val="none" w:sz="0" w:space="0" w:color="auto"/>
      </w:divBdr>
    </w:div>
    <w:div w:id="1196963778">
      <w:bodyDiv w:val="1"/>
      <w:marLeft w:val="0"/>
      <w:marRight w:val="0"/>
      <w:marTop w:val="0"/>
      <w:marBottom w:val="0"/>
      <w:divBdr>
        <w:top w:val="none" w:sz="0" w:space="0" w:color="auto"/>
        <w:left w:val="none" w:sz="0" w:space="0" w:color="auto"/>
        <w:bottom w:val="none" w:sz="0" w:space="0" w:color="auto"/>
        <w:right w:val="none" w:sz="0" w:space="0" w:color="auto"/>
      </w:divBdr>
    </w:div>
    <w:div w:id="1197156958">
      <w:marLeft w:val="480"/>
      <w:marRight w:val="0"/>
      <w:marTop w:val="0"/>
      <w:marBottom w:val="0"/>
      <w:divBdr>
        <w:top w:val="none" w:sz="0" w:space="0" w:color="auto"/>
        <w:left w:val="none" w:sz="0" w:space="0" w:color="auto"/>
        <w:bottom w:val="none" w:sz="0" w:space="0" w:color="auto"/>
        <w:right w:val="none" w:sz="0" w:space="0" w:color="auto"/>
      </w:divBdr>
    </w:div>
    <w:div w:id="1201627814">
      <w:bodyDiv w:val="1"/>
      <w:marLeft w:val="0"/>
      <w:marRight w:val="0"/>
      <w:marTop w:val="0"/>
      <w:marBottom w:val="0"/>
      <w:divBdr>
        <w:top w:val="none" w:sz="0" w:space="0" w:color="auto"/>
        <w:left w:val="none" w:sz="0" w:space="0" w:color="auto"/>
        <w:bottom w:val="none" w:sz="0" w:space="0" w:color="auto"/>
        <w:right w:val="none" w:sz="0" w:space="0" w:color="auto"/>
      </w:divBdr>
    </w:div>
    <w:div w:id="1201631465">
      <w:bodyDiv w:val="1"/>
      <w:marLeft w:val="0"/>
      <w:marRight w:val="0"/>
      <w:marTop w:val="0"/>
      <w:marBottom w:val="0"/>
      <w:divBdr>
        <w:top w:val="none" w:sz="0" w:space="0" w:color="auto"/>
        <w:left w:val="none" w:sz="0" w:space="0" w:color="auto"/>
        <w:bottom w:val="none" w:sz="0" w:space="0" w:color="auto"/>
        <w:right w:val="none" w:sz="0" w:space="0" w:color="auto"/>
      </w:divBdr>
      <w:divsChild>
        <w:div w:id="8222642">
          <w:marLeft w:val="480"/>
          <w:marRight w:val="0"/>
          <w:marTop w:val="0"/>
          <w:marBottom w:val="0"/>
          <w:divBdr>
            <w:top w:val="none" w:sz="0" w:space="0" w:color="auto"/>
            <w:left w:val="none" w:sz="0" w:space="0" w:color="auto"/>
            <w:bottom w:val="none" w:sz="0" w:space="0" w:color="auto"/>
            <w:right w:val="none" w:sz="0" w:space="0" w:color="auto"/>
          </w:divBdr>
        </w:div>
        <w:div w:id="63186519">
          <w:marLeft w:val="480"/>
          <w:marRight w:val="0"/>
          <w:marTop w:val="0"/>
          <w:marBottom w:val="0"/>
          <w:divBdr>
            <w:top w:val="none" w:sz="0" w:space="0" w:color="auto"/>
            <w:left w:val="none" w:sz="0" w:space="0" w:color="auto"/>
            <w:bottom w:val="none" w:sz="0" w:space="0" w:color="auto"/>
            <w:right w:val="none" w:sz="0" w:space="0" w:color="auto"/>
          </w:divBdr>
        </w:div>
        <w:div w:id="114954440">
          <w:marLeft w:val="480"/>
          <w:marRight w:val="0"/>
          <w:marTop w:val="0"/>
          <w:marBottom w:val="0"/>
          <w:divBdr>
            <w:top w:val="none" w:sz="0" w:space="0" w:color="auto"/>
            <w:left w:val="none" w:sz="0" w:space="0" w:color="auto"/>
            <w:bottom w:val="none" w:sz="0" w:space="0" w:color="auto"/>
            <w:right w:val="none" w:sz="0" w:space="0" w:color="auto"/>
          </w:divBdr>
        </w:div>
        <w:div w:id="149567949">
          <w:marLeft w:val="480"/>
          <w:marRight w:val="0"/>
          <w:marTop w:val="0"/>
          <w:marBottom w:val="0"/>
          <w:divBdr>
            <w:top w:val="none" w:sz="0" w:space="0" w:color="auto"/>
            <w:left w:val="none" w:sz="0" w:space="0" w:color="auto"/>
            <w:bottom w:val="none" w:sz="0" w:space="0" w:color="auto"/>
            <w:right w:val="none" w:sz="0" w:space="0" w:color="auto"/>
          </w:divBdr>
        </w:div>
        <w:div w:id="152110406">
          <w:marLeft w:val="480"/>
          <w:marRight w:val="0"/>
          <w:marTop w:val="0"/>
          <w:marBottom w:val="0"/>
          <w:divBdr>
            <w:top w:val="none" w:sz="0" w:space="0" w:color="auto"/>
            <w:left w:val="none" w:sz="0" w:space="0" w:color="auto"/>
            <w:bottom w:val="none" w:sz="0" w:space="0" w:color="auto"/>
            <w:right w:val="none" w:sz="0" w:space="0" w:color="auto"/>
          </w:divBdr>
        </w:div>
        <w:div w:id="217059174">
          <w:marLeft w:val="480"/>
          <w:marRight w:val="0"/>
          <w:marTop w:val="0"/>
          <w:marBottom w:val="0"/>
          <w:divBdr>
            <w:top w:val="none" w:sz="0" w:space="0" w:color="auto"/>
            <w:left w:val="none" w:sz="0" w:space="0" w:color="auto"/>
            <w:bottom w:val="none" w:sz="0" w:space="0" w:color="auto"/>
            <w:right w:val="none" w:sz="0" w:space="0" w:color="auto"/>
          </w:divBdr>
        </w:div>
        <w:div w:id="262110411">
          <w:marLeft w:val="480"/>
          <w:marRight w:val="0"/>
          <w:marTop w:val="0"/>
          <w:marBottom w:val="0"/>
          <w:divBdr>
            <w:top w:val="none" w:sz="0" w:space="0" w:color="auto"/>
            <w:left w:val="none" w:sz="0" w:space="0" w:color="auto"/>
            <w:bottom w:val="none" w:sz="0" w:space="0" w:color="auto"/>
            <w:right w:val="none" w:sz="0" w:space="0" w:color="auto"/>
          </w:divBdr>
        </w:div>
        <w:div w:id="322783661">
          <w:marLeft w:val="480"/>
          <w:marRight w:val="0"/>
          <w:marTop w:val="0"/>
          <w:marBottom w:val="0"/>
          <w:divBdr>
            <w:top w:val="none" w:sz="0" w:space="0" w:color="auto"/>
            <w:left w:val="none" w:sz="0" w:space="0" w:color="auto"/>
            <w:bottom w:val="none" w:sz="0" w:space="0" w:color="auto"/>
            <w:right w:val="none" w:sz="0" w:space="0" w:color="auto"/>
          </w:divBdr>
        </w:div>
        <w:div w:id="327367792">
          <w:marLeft w:val="480"/>
          <w:marRight w:val="0"/>
          <w:marTop w:val="0"/>
          <w:marBottom w:val="0"/>
          <w:divBdr>
            <w:top w:val="none" w:sz="0" w:space="0" w:color="auto"/>
            <w:left w:val="none" w:sz="0" w:space="0" w:color="auto"/>
            <w:bottom w:val="none" w:sz="0" w:space="0" w:color="auto"/>
            <w:right w:val="none" w:sz="0" w:space="0" w:color="auto"/>
          </w:divBdr>
        </w:div>
        <w:div w:id="386491837">
          <w:marLeft w:val="480"/>
          <w:marRight w:val="0"/>
          <w:marTop w:val="0"/>
          <w:marBottom w:val="0"/>
          <w:divBdr>
            <w:top w:val="none" w:sz="0" w:space="0" w:color="auto"/>
            <w:left w:val="none" w:sz="0" w:space="0" w:color="auto"/>
            <w:bottom w:val="none" w:sz="0" w:space="0" w:color="auto"/>
            <w:right w:val="none" w:sz="0" w:space="0" w:color="auto"/>
          </w:divBdr>
        </w:div>
        <w:div w:id="492181583">
          <w:marLeft w:val="480"/>
          <w:marRight w:val="0"/>
          <w:marTop w:val="0"/>
          <w:marBottom w:val="0"/>
          <w:divBdr>
            <w:top w:val="none" w:sz="0" w:space="0" w:color="auto"/>
            <w:left w:val="none" w:sz="0" w:space="0" w:color="auto"/>
            <w:bottom w:val="none" w:sz="0" w:space="0" w:color="auto"/>
            <w:right w:val="none" w:sz="0" w:space="0" w:color="auto"/>
          </w:divBdr>
        </w:div>
        <w:div w:id="585725781">
          <w:marLeft w:val="480"/>
          <w:marRight w:val="0"/>
          <w:marTop w:val="0"/>
          <w:marBottom w:val="0"/>
          <w:divBdr>
            <w:top w:val="none" w:sz="0" w:space="0" w:color="auto"/>
            <w:left w:val="none" w:sz="0" w:space="0" w:color="auto"/>
            <w:bottom w:val="none" w:sz="0" w:space="0" w:color="auto"/>
            <w:right w:val="none" w:sz="0" w:space="0" w:color="auto"/>
          </w:divBdr>
        </w:div>
        <w:div w:id="586574617">
          <w:marLeft w:val="480"/>
          <w:marRight w:val="0"/>
          <w:marTop w:val="0"/>
          <w:marBottom w:val="0"/>
          <w:divBdr>
            <w:top w:val="none" w:sz="0" w:space="0" w:color="auto"/>
            <w:left w:val="none" w:sz="0" w:space="0" w:color="auto"/>
            <w:bottom w:val="none" w:sz="0" w:space="0" w:color="auto"/>
            <w:right w:val="none" w:sz="0" w:space="0" w:color="auto"/>
          </w:divBdr>
        </w:div>
        <w:div w:id="630327224">
          <w:marLeft w:val="480"/>
          <w:marRight w:val="0"/>
          <w:marTop w:val="0"/>
          <w:marBottom w:val="0"/>
          <w:divBdr>
            <w:top w:val="none" w:sz="0" w:space="0" w:color="auto"/>
            <w:left w:val="none" w:sz="0" w:space="0" w:color="auto"/>
            <w:bottom w:val="none" w:sz="0" w:space="0" w:color="auto"/>
            <w:right w:val="none" w:sz="0" w:space="0" w:color="auto"/>
          </w:divBdr>
        </w:div>
        <w:div w:id="683019482">
          <w:marLeft w:val="480"/>
          <w:marRight w:val="0"/>
          <w:marTop w:val="0"/>
          <w:marBottom w:val="0"/>
          <w:divBdr>
            <w:top w:val="none" w:sz="0" w:space="0" w:color="auto"/>
            <w:left w:val="none" w:sz="0" w:space="0" w:color="auto"/>
            <w:bottom w:val="none" w:sz="0" w:space="0" w:color="auto"/>
            <w:right w:val="none" w:sz="0" w:space="0" w:color="auto"/>
          </w:divBdr>
        </w:div>
        <w:div w:id="687757196">
          <w:marLeft w:val="480"/>
          <w:marRight w:val="0"/>
          <w:marTop w:val="0"/>
          <w:marBottom w:val="0"/>
          <w:divBdr>
            <w:top w:val="none" w:sz="0" w:space="0" w:color="auto"/>
            <w:left w:val="none" w:sz="0" w:space="0" w:color="auto"/>
            <w:bottom w:val="none" w:sz="0" w:space="0" w:color="auto"/>
            <w:right w:val="none" w:sz="0" w:space="0" w:color="auto"/>
          </w:divBdr>
        </w:div>
        <w:div w:id="690300000">
          <w:marLeft w:val="480"/>
          <w:marRight w:val="0"/>
          <w:marTop w:val="0"/>
          <w:marBottom w:val="0"/>
          <w:divBdr>
            <w:top w:val="none" w:sz="0" w:space="0" w:color="auto"/>
            <w:left w:val="none" w:sz="0" w:space="0" w:color="auto"/>
            <w:bottom w:val="none" w:sz="0" w:space="0" w:color="auto"/>
            <w:right w:val="none" w:sz="0" w:space="0" w:color="auto"/>
          </w:divBdr>
        </w:div>
        <w:div w:id="697193516">
          <w:marLeft w:val="480"/>
          <w:marRight w:val="0"/>
          <w:marTop w:val="0"/>
          <w:marBottom w:val="0"/>
          <w:divBdr>
            <w:top w:val="none" w:sz="0" w:space="0" w:color="auto"/>
            <w:left w:val="none" w:sz="0" w:space="0" w:color="auto"/>
            <w:bottom w:val="none" w:sz="0" w:space="0" w:color="auto"/>
            <w:right w:val="none" w:sz="0" w:space="0" w:color="auto"/>
          </w:divBdr>
        </w:div>
        <w:div w:id="698892204">
          <w:marLeft w:val="480"/>
          <w:marRight w:val="0"/>
          <w:marTop w:val="0"/>
          <w:marBottom w:val="0"/>
          <w:divBdr>
            <w:top w:val="none" w:sz="0" w:space="0" w:color="auto"/>
            <w:left w:val="none" w:sz="0" w:space="0" w:color="auto"/>
            <w:bottom w:val="none" w:sz="0" w:space="0" w:color="auto"/>
            <w:right w:val="none" w:sz="0" w:space="0" w:color="auto"/>
          </w:divBdr>
        </w:div>
        <w:div w:id="700086965">
          <w:marLeft w:val="480"/>
          <w:marRight w:val="0"/>
          <w:marTop w:val="0"/>
          <w:marBottom w:val="0"/>
          <w:divBdr>
            <w:top w:val="none" w:sz="0" w:space="0" w:color="auto"/>
            <w:left w:val="none" w:sz="0" w:space="0" w:color="auto"/>
            <w:bottom w:val="none" w:sz="0" w:space="0" w:color="auto"/>
            <w:right w:val="none" w:sz="0" w:space="0" w:color="auto"/>
          </w:divBdr>
        </w:div>
        <w:div w:id="768476415">
          <w:marLeft w:val="480"/>
          <w:marRight w:val="0"/>
          <w:marTop w:val="0"/>
          <w:marBottom w:val="0"/>
          <w:divBdr>
            <w:top w:val="none" w:sz="0" w:space="0" w:color="auto"/>
            <w:left w:val="none" w:sz="0" w:space="0" w:color="auto"/>
            <w:bottom w:val="none" w:sz="0" w:space="0" w:color="auto"/>
            <w:right w:val="none" w:sz="0" w:space="0" w:color="auto"/>
          </w:divBdr>
        </w:div>
        <w:div w:id="802700963">
          <w:marLeft w:val="480"/>
          <w:marRight w:val="0"/>
          <w:marTop w:val="0"/>
          <w:marBottom w:val="0"/>
          <w:divBdr>
            <w:top w:val="none" w:sz="0" w:space="0" w:color="auto"/>
            <w:left w:val="none" w:sz="0" w:space="0" w:color="auto"/>
            <w:bottom w:val="none" w:sz="0" w:space="0" w:color="auto"/>
            <w:right w:val="none" w:sz="0" w:space="0" w:color="auto"/>
          </w:divBdr>
        </w:div>
        <w:div w:id="808131317">
          <w:marLeft w:val="480"/>
          <w:marRight w:val="0"/>
          <w:marTop w:val="0"/>
          <w:marBottom w:val="0"/>
          <w:divBdr>
            <w:top w:val="none" w:sz="0" w:space="0" w:color="auto"/>
            <w:left w:val="none" w:sz="0" w:space="0" w:color="auto"/>
            <w:bottom w:val="none" w:sz="0" w:space="0" w:color="auto"/>
            <w:right w:val="none" w:sz="0" w:space="0" w:color="auto"/>
          </w:divBdr>
        </w:div>
        <w:div w:id="860364551">
          <w:marLeft w:val="480"/>
          <w:marRight w:val="0"/>
          <w:marTop w:val="0"/>
          <w:marBottom w:val="0"/>
          <w:divBdr>
            <w:top w:val="none" w:sz="0" w:space="0" w:color="auto"/>
            <w:left w:val="none" w:sz="0" w:space="0" w:color="auto"/>
            <w:bottom w:val="none" w:sz="0" w:space="0" w:color="auto"/>
            <w:right w:val="none" w:sz="0" w:space="0" w:color="auto"/>
          </w:divBdr>
        </w:div>
        <w:div w:id="956329858">
          <w:marLeft w:val="480"/>
          <w:marRight w:val="0"/>
          <w:marTop w:val="0"/>
          <w:marBottom w:val="0"/>
          <w:divBdr>
            <w:top w:val="none" w:sz="0" w:space="0" w:color="auto"/>
            <w:left w:val="none" w:sz="0" w:space="0" w:color="auto"/>
            <w:bottom w:val="none" w:sz="0" w:space="0" w:color="auto"/>
            <w:right w:val="none" w:sz="0" w:space="0" w:color="auto"/>
          </w:divBdr>
        </w:div>
        <w:div w:id="1035156293">
          <w:marLeft w:val="480"/>
          <w:marRight w:val="0"/>
          <w:marTop w:val="0"/>
          <w:marBottom w:val="0"/>
          <w:divBdr>
            <w:top w:val="none" w:sz="0" w:space="0" w:color="auto"/>
            <w:left w:val="none" w:sz="0" w:space="0" w:color="auto"/>
            <w:bottom w:val="none" w:sz="0" w:space="0" w:color="auto"/>
            <w:right w:val="none" w:sz="0" w:space="0" w:color="auto"/>
          </w:divBdr>
        </w:div>
        <w:div w:id="1054813625">
          <w:marLeft w:val="480"/>
          <w:marRight w:val="0"/>
          <w:marTop w:val="0"/>
          <w:marBottom w:val="0"/>
          <w:divBdr>
            <w:top w:val="none" w:sz="0" w:space="0" w:color="auto"/>
            <w:left w:val="none" w:sz="0" w:space="0" w:color="auto"/>
            <w:bottom w:val="none" w:sz="0" w:space="0" w:color="auto"/>
            <w:right w:val="none" w:sz="0" w:space="0" w:color="auto"/>
          </w:divBdr>
        </w:div>
        <w:div w:id="1076785939">
          <w:marLeft w:val="480"/>
          <w:marRight w:val="0"/>
          <w:marTop w:val="0"/>
          <w:marBottom w:val="0"/>
          <w:divBdr>
            <w:top w:val="none" w:sz="0" w:space="0" w:color="auto"/>
            <w:left w:val="none" w:sz="0" w:space="0" w:color="auto"/>
            <w:bottom w:val="none" w:sz="0" w:space="0" w:color="auto"/>
            <w:right w:val="none" w:sz="0" w:space="0" w:color="auto"/>
          </w:divBdr>
        </w:div>
        <w:div w:id="1233391501">
          <w:marLeft w:val="480"/>
          <w:marRight w:val="0"/>
          <w:marTop w:val="0"/>
          <w:marBottom w:val="0"/>
          <w:divBdr>
            <w:top w:val="none" w:sz="0" w:space="0" w:color="auto"/>
            <w:left w:val="none" w:sz="0" w:space="0" w:color="auto"/>
            <w:bottom w:val="none" w:sz="0" w:space="0" w:color="auto"/>
            <w:right w:val="none" w:sz="0" w:space="0" w:color="auto"/>
          </w:divBdr>
        </w:div>
        <w:div w:id="1256789181">
          <w:marLeft w:val="480"/>
          <w:marRight w:val="0"/>
          <w:marTop w:val="0"/>
          <w:marBottom w:val="0"/>
          <w:divBdr>
            <w:top w:val="none" w:sz="0" w:space="0" w:color="auto"/>
            <w:left w:val="none" w:sz="0" w:space="0" w:color="auto"/>
            <w:bottom w:val="none" w:sz="0" w:space="0" w:color="auto"/>
            <w:right w:val="none" w:sz="0" w:space="0" w:color="auto"/>
          </w:divBdr>
        </w:div>
        <w:div w:id="1310524277">
          <w:marLeft w:val="480"/>
          <w:marRight w:val="0"/>
          <w:marTop w:val="0"/>
          <w:marBottom w:val="0"/>
          <w:divBdr>
            <w:top w:val="none" w:sz="0" w:space="0" w:color="auto"/>
            <w:left w:val="none" w:sz="0" w:space="0" w:color="auto"/>
            <w:bottom w:val="none" w:sz="0" w:space="0" w:color="auto"/>
            <w:right w:val="none" w:sz="0" w:space="0" w:color="auto"/>
          </w:divBdr>
        </w:div>
        <w:div w:id="1343968961">
          <w:marLeft w:val="480"/>
          <w:marRight w:val="0"/>
          <w:marTop w:val="0"/>
          <w:marBottom w:val="0"/>
          <w:divBdr>
            <w:top w:val="none" w:sz="0" w:space="0" w:color="auto"/>
            <w:left w:val="none" w:sz="0" w:space="0" w:color="auto"/>
            <w:bottom w:val="none" w:sz="0" w:space="0" w:color="auto"/>
            <w:right w:val="none" w:sz="0" w:space="0" w:color="auto"/>
          </w:divBdr>
        </w:div>
        <w:div w:id="1354721682">
          <w:marLeft w:val="480"/>
          <w:marRight w:val="0"/>
          <w:marTop w:val="0"/>
          <w:marBottom w:val="0"/>
          <w:divBdr>
            <w:top w:val="none" w:sz="0" w:space="0" w:color="auto"/>
            <w:left w:val="none" w:sz="0" w:space="0" w:color="auto"/>
            <w:bottom w:val="none" w:sz="0" w:space="0" w:color="auto"/>
            <w:right w:val="none" w:sz="0" w:space="0" w:color="auto"/>
          </w:divBdr>
        </w:div>
        <w:div w:id="1372653383">
          <w:marLeft w:val="480"/>
          <w:marRight w:val="0"/>
          <w:marTop w:val="0"/>
          <w:marBottom w:val="0"/>
          <w:divBdr>
            <w:top w:val="none" w:sz="0" w:space="0" w:color="auto"/>
            <w:left w:val="none" w:sz="0" w:space="0" w:color="auto"/>
            <w:bottom w:val="none" w:sz="0" w:space="0" w:color="auto"/>
            <w:right w:val="none" w:sz="0" w:space="0" w:color="auto"/>
          </w:divBdr>
        </w:div>
        <w:div w:id="1444152376">
          <w:marLeft w:val="480"/>
          <w:marRight w:val="0"/>
          <w:marTop w:val="0"/>
          <w:marBottom w:val="0"/>
          <w:divBdr>
            <w:top w:val="none" w:sz="0" w:space="0" w:color="auto"/>
            <w:left w:val="none" w:sz="0" w:space="0" w:color="auto"/>
            <w:bottom w:val="none" w:sz="0" w:space="0" w:color="auto"/>
            <w:right w:val="none" w:sz="0" w:space="0" w:color="auto"/>
          </w:divBdr>
        </w:div>
        <w:div w:id="1495073781">
          <w:marLeft w:val="480"/>
          <w:marRight w:val="0"/>
          <w:marTop w:val="0"/>
          <w:marBottom w:val="0"/>
          <w:divBdr>
            <w:top w:val="none" w:sz="0" w:space="0" w:color="auto"/>
            <w:left w:val="none" w:sz="0" w:space="0" w:color="auto"/>
            <w:bottom w:val="none" w:sz="0" w:space="0" w:color="auto"/>
            <w:right w:val="none" w:sz="0" w:space="0" w:color="auto"/>
          </w:divBdr>
        </w:div>
        <w:div w:id="1524517723">
          <w:marLeft w:val="480"/>
          <w:marRight w:val="0"/>
          <w:marTop w:val="0"/>
          <w:marBottom w:val="0"/>
          <w:divBdr>
            <w:top w:val="none" w:sz="0" w:space="0" w:color="auto"/>
            <w:left w:val="none" w:sz="0" w:space="0" w:color="auto"/>
            <w:bottom w:val="none" w:sz="0" w:space="0" w:color="auto"/>
            <w:right w:val="none" w:sz="0" w:space="0" w:color="auto"/>
          </w:divBdr>
        </w:div>
        <w:div w:id="1565868282">
          <w:marLeft w:val="480"/>
          <w:marRight w:val="0"/>
          <w:marTop w:val="0"/>
          <w:marBottom w:val="0"/>
          <w:divBdr>
            <w:top w:val="none" w:sz="0" w:space="0" w:color="auto"/>
            <w:left w:val="none" w:sz="0" w:space="0" w:color="auto"/>
            <w:bottom w:val="none" w:sz="0" w:space="0" w:color="auto"/>
            <w:right w:val="none" w:sz="0" w:space="0" w:color="auto"/>
          </w:divBdr>
        </w:div>
        <w:div w:id="1585256679">
          <w:marLeft w:val="480"/>
          <w:marRight w:val="0"/>
          <w:marTop w:val="0"/>
          <w:marBottom w:val="0"/>
          <w:divBdr>
            <w:top w:val="none" w:sz="0" w:space="0" w:color="auto"/>
            <w:left w:val="none" w:sz="0" w:space="0" w:color="auto"/>
            <w:bottom w:val="none" w:sz="0" w:space="0" w:color="auto"/>
            <w:right w:val="none" w:sz="0" w:space="0" w:color="auto"/>
          </w:divBdr>
        </w:div>
        <w:div w:id="1589923828">
          <w:marLeft w:val="480"/>
          <w:marRight w:val="0"/>
          <w:marTop w:val="0"/>
          <w:marBottom w:val="0"/>
          <w:divBdr>
            <w:top w:val="none" w:sz="0" w:space="0" w:color="auto"/>
            <w:left w:val="none" w:sz="0" w:space="0" w:color="auto"/>
            <w:bottom w:val="none" w:sz="0" w:space="0" w:color="auto"/>
            <w:right w:val="none" w:sz="0" w:space="0" w:color="auto"/>
          </w:divBdr>
        </w:div>
        <w:div w:id="1605914916">
          <w:marLeft w:val="480"/>
          <w:marRight w:val="0"/>
          <w:marTop w:val="0"/>
          <w:marBottom w:val="0"/>
          <w:divBdr>
            <w:top w:val="none" w:sz="0" w:space="0" w:color="auto"/>
            <w:left w:val="none" w:sz="0" w:space="0" w:color="auto"/>
            <w:bottom w:val="none" w:sz="0" w:space="0" w:color="auto"/>
            <w:right w:val="none" w:sz="0" w:space="0" w:color="auto"/>
          </w:divBdr>
        </w:div>
        <w:div w:id="1630352979">
          <w:marLeft w:val="480"/>
          <w:marRight w:val="0"/>
          <w:marTop w:val="0"/>
          <w:marBottom w:val="0"/>
          <w:divBdr>
            <w:top w:val="none" w:sz="0" w:space="0" w:color="auto"/>
            <w:left w:val="none" w:sz="0" w:space="0" w:color="auto"/>
            <w:bottom w:val="none" w:sz="0" w:space="0" w:color="auto"/>
            <w:right w:val="none" w:sz="0" w:space="0" w:color="auto"/>
          </w:divBdr>
        </w:div>
        <w:div w:id="1657302568">
          <w:marLeft w:val="480"/>
          <w:marRight w:val="0"/>
          <w:marTop w:val="0"/>
          <w:marBottom w:val="0"/>
          <w:divBdr>
            <w:top w:val="none" w:sz="0" w:space="0" w:color="auto"/>
            <w:left w:val="none" w:sz="0" w:space="0" w:color="auto"/>
            <w:bottom w:val="none" w:sz="0" w:space="0" w:color="auto"/>
            <w:right w:val="none" w:sz="0" w:space="0" w:color="auto"/>
          </w:divBdr>
        </w:div>
        <w:div w:id="1669096526">
          <w:marLeft w:val="480"/>
          <w:marRight w:val="0"/>
          <w:marTop w:val="0"/>
          <w:marBottom w:val="0"/>
          <w:divBdr>
            <w:top w:val="none" w:sz="0" w:space="0" w:color="auto"/>
            <w:left w:val="none" w:sz="0" w:space="0" w:color="auto"/>
            <w:bottom w:val="none" w:sz="0" w:space="0" w:color="auto"/>
            <w:right w:val="none" w:sz="0" w:space="0" w:color="auto"/>
          </w:divBdr>
        </w:div>
        <w:div w:id="1683974456">
          <w:marLeft w:val="480"/>
          <w:marRight w:val="0"/>
          <w:marTop w:val="0"/>
          <w:marBottom w:val="0"/>
          <w:divBdr>
            <w:top w:val="none" w:sz="0" w:space="0" w:color="auto"/>
            <w:left w:val="none" w:sz="0" w:space="0" w:color="auto"/>
            <w:bottom w:val="none" w:sz="0" w:space="0" w:color="auto"/>
            <w:right w:val="none" w:sz="0" w:space="0" w:color="auto"/>
          </w:divBdr>
        </w:div>
        <w:div w:id="1736933023">
          <w:marLeft w:val="480"/>
          <w:marRight w:val="0"/>
          <w:marTop w:val="0"/>
          <w:marBottom w:val="0"/>
          <w:divBdr>
            <w:top w:val="none" w:sz="0" w:space="0" w:color="auto"/>
            <w:left w:val="none" w:sz="0" w:space="0" w:color="auto"/>
            <w:bottom w:val="none" w:sz="0" w:space="0" w:color="auto"/>
            <w:right w:val="none" w:sz="0" w:space="0" w:color="auto"/>
          </w:divBdr>
        </w:div>
        <w:div w:id="1762337687">
          <w:marLeft w:val="480"/>
          <w:marRight w:val="0"/>
          <w:marTop w:val="0"/>
          <w:marBottom w:val="0"/>
          <w:divBdr>
            <w:top w:val="none" w:sz="0" w:space="0" w:color="auto"/>
            <w:left w:val="none" w:sz="0" w:space="0" w:color="auto"/>
            <w:bottom w:val="none" w:sz="0" w:space="0" w:color="auto"/>
            <w:right w:val="none" w:sz="0" w:space="0" w:color="auto"/>
          </w:divBdr>
        </w:div>
        <w:div w:id="1920286712">
          <w:marLeft w:val="480"/>
          <w:marRight w:val="0"/>
          <w:marTop w:val="0"/>
          <w:marBottom w:val="0"/>
          <w:divBdr>
            <w:top w:val="none" w:sz="0" w:space="0" w:color="auto"/>
            <w:left w:val="none" w:sz="0" w:space="0" w:color="auto"/>
            <w:bottom w:val="none" w:sz="0" w:space="0" w:color="auto"/>
            <w:right w:val="none" w:sz="0" w:space="0" w:color="auto"/>
          </w:divBdr>
        </w:div>
        <w:div w:id="1928726484">
          <w:marLeft w:val="480"/>
          <w:marRight w:val="0"/>
          <w:marTop w:val="0"/>
          <w:marBottom w:val="0"/>
          <w:divBdr>
            <w:top w:val="none" w:sz="0" w:space="0" w:color="auto"/>
            <w:left w:val="none" w:sz="0" w:space="0" w:color="auto"/>
            <w:bottom w:val="none" w:sz="0" w:space="0" w:color="auto"/>
            <w:right w:val="none" w:sz="0" w:space="0" w:color="auto"/>
          </w:divBdr>
        </w:div>
        <w:div w:id="2088066214">
          <w:marLeft w:val="480"/>
          <w:marRight w:val="0"/>
          <w:marTop w:val="0"/>
          <w:marBottom w:val="0"/>
          <w:divBdr>
            <w:top w:val="none" w:sz="0" w:space="0" w:color="auto"/>
            <w:left w:val="none" w:sz="0" w:space="0" w:color="auto"/>
            <w:bottom w:val="none" w:sz="0" w:space="0" w:color="auto"/>
            <w:right w:val="none" w:sz="0" w:space="0" w:color="auto"/>
          </w:divBdr>
        </w:div>
        <w:div w:id="2124765680">
          <w:marLeft w:val="480"/>
          <w:marRight w:val="0"/>
          <w:marTop w:val="0"/>
          <w:marBottom w:val="0"/>
          <w:divBdr>
            <w:top w:val="none" w:sz="0" w:space="0" w:color="auto"/>
            <w:left w:val="none" w:sz="0" w:space="0" w:color="auto"/>
            <w:bottom w:val="none" w:sz="0" w:space="0" w:color="auto"/>
            <w:right w:val="none" w:sz="0" w:space="0" w:color="auto"/>
          </w:divBdr>
        </w:div>
      </w:divsChild>
    </w:div>
    <w:div w:id="1202354577">
      <w:marLeft w:val="480"/>
      <w:marRight w:val="0"/>
      <w:marTop w:val="0"/>
      <w:marBottom w:val="0"/>
      <w:divBdr>
        <w:top w:val="none" w:sz="0" w:space="0" w:color="auto"/>
        <w:left w:val="none" w:sz="0" w:space="0" w:color="auto"/>
        <w:bottom w:val="none" w:sz="0" w:space="0" w:color="auto"/>
        <w:right w:val="none" w:sz="0" w:space="0" w:color="auto"/>
      </w:divBdr>
    </w:div>
    <w:div w:id="1202863327">
      <w:marLeft w:val="480"/>
      <w:marRight w:val="0"/>
      <w:marTop w:val="0"/>
      <w:marBottom w:val="0"/>
      <w:divBdr>
        <w:top w:val="none" w:sz="0" w:space="0" w:color="auto"/>
        <w:left w:val="none" w:sz="0" w:space="0" w:color="auto"/>
        <w:bottom w:val="none" w:sz="0" w:space="0" w:color="auto"/>
        <w:right w:val="none" w:sz="0" w:space="0" w:color="auto"/>
      </w:divBdr>
    </w:div>
    <w:div w:id="1205601259">
      <w:bodyDiv w:val="1"/>
      <w:marLeft w:val="0"/>
      <w:marRight w:val="0"/>
      <w:marTop w:val="0"/>
      <w:marBottom w:val="0"/>
      <w:divBdr>
        <w:top w:val="none" w:sz="0" w:space="0" w:color="auto"/>
        <w:left w:val="none" w:sz="0" w:space="0" w:color="auto"/>
        <w:bottom w:val="none" w:sz="0" w:space="0" w:color="auto"/>
        <w:right w:val="none" w:sz="0" w:space="0" w:color="auto"/>
      </w:divBdr>
    </w:div>
    <w:div w:id="1207136559">
      <w:marLeft w:val="480"/>
      <w:marRight w:val="0"/>
      <w:marTop w:val="0"/>
      <w:marBottom w:val="0"/>
      <w:divBdr>
        <w:top w:val="none" w:sz="0" w:space="0" w:color="auto"/>
        <w:left w:val="none" w:sz="0" w:space="0" w:color="auto"/>
        <w:bottom w:val="none" w:sz="0" w:space="0" w:color="auto"/>
        <w:right w:val="none" w:sz="0" w:space="0" w:color="auto"/>
      </w:divBdr>
    </w:div>
    <w:div w:id="1208492230">
      <w:marLeft w:val="640"/>
      <w:marRight w:val="0"/>
      <w:marTop w:val="0"/>
      <w:marBottom w:val="0"/>
      <w:divBdr>
        <w:top w:val="none" w:sz="0" w:space="0" w:color="auto"/>
        <w:left w:val="none" w:sz="0" w:space="0" w:color="auto"/>
        <w:bottom w:val="none" w:sz="0" w:space="0" w:color="auto"/>
        <w:right w:val="none" w:sz="0" w:space="0" w:color="auto"/>
      </w:divBdr>
    </w:div>
    <w:div w:id="1208835350">
      <w:marLeft w:val="480"/>
      <w:marRight w:val="0"/>
      <w:marTop w:val="0"/>
      <w:marBottom w:val="0"/>
      <w:divBdr>
        <w:top w:val="none" w:sz="0" w:space="0" w:color="auto"/>
        <w:left w:val="none" w:sz="0" w:space="0" w:color="auto"/>
        <w:bottom w:val="none" w:sz="0" w:space="0" w:color="auto"/>
        <w:right w:val="none" w:sz="0" w:space="0" w:color="auto"/>
      </w:divBdr>
    </w:div>
    <w:div w:id="1210917826">
      <w:bodyDiv w:val="1"/>
      <w:marLeft w:val="0"/>
      <w:marRight w:val="0"/>
      <w:marTop w:val="0"/>
      <w:marBottom w:val="0"/>
      <w:divBdr>
        <w:top w:val="none" w:sz="0" w:space="0" w:color="auto"/>
        <w:left w:val="none" w:sz="0" w:space="0" w:color="auto"/>
        <w:bottom w:val="none" w:sz="0" w:space="0" w:color="auto"/>
        <w:right w:val="none" w:sz="0" w:space="0" w:color="auto"/>
      </w:divBdr>
    </w:div>
    <w:div w:id="1211652971">
      <w:bodyDiv w:val="1"/>
      <w:marLeft w:val="0"/>
      <w:marRight w:val="0"/>
      <w:marTop w:val="0"/>
      <w:marBottom w:val="0"/>
      <w:divBdr>
        <w:top w:val="none" w:sz="0" w:space="0" w:color="auto"/>
        <w:left w:val="none" w:sz="0" w:space="0" w:color="auto"/>
        <w:bottom w:val="none" w:sz="0" w:space="0" w:color="auto"/>
        <w:right w:val="none" w:sz="0" w:space="0" w:color="auto"/>
      </w:divBdr>
    </w:div>
    <w:div w:id="1211847422">
      <w:bodyDiv w:val="1"/>
      <w:marLeft w:val="0"/>
      <w:marRight w:val="0"/>
      <w:marTop w:val="0"/>
      <w:marBottom w:val="0"/>
      <w:divBdr>
        <w:top w:val="none" w:sz="0" w:space="0" w:color="auto"/>
        <w:left w:val="none" w:sz="0" w:space="0" w:color="auto"/>
        <w:bottom w:val="none" w:sz="0" w:space="0" w:color="auto"/>
        <w:right w:val="none" w:sz="0" w:space="0" w:color="auto"/>
      </w:divBdr>
      <w:divsChild>
        <w:div w:id="2008095394">
          <w:marLeft w:val="640"/>
          <w:marRight w:val="0"/>
          <w:marTop w:val="0"/>
          <w:marBottom w:val="0"/>
          <w:divBdr>
            <w:top w:val="none" w:sz="0" w:space="0" w:color="auto"/>
            <w:left w:val="none" w:sz="0" w:space="0" w:color="auto"/>
            <w:bottom w:val="none" w:sz="0" w:space="0" w:color="auto"/>
            <w:right w:val="none" w:sz="0" w:space="0" w:color="auto"/>
          </w:divBdr>
        </w:div>
        <w:div w:id="1346011026">
          <w:marLeft w:val="640"/>
          <w:marRight w:val="0"/>
          <w:marTop w:val="0"/>
          <w:marBottom w:val="0"/>
          <w:divBdr>
            <w:top w:val="none" w:sz="0" w:space="0" w:color="auto"/>
            <w:left w:val="none" w:sz="0" w:space="0" w:color="auto"/>
            <w:bottom w:val="none" w:sz="0" w:space="0" w:color="auto"/>
            <w:right w:val="none" w:sz="0" w:space="0" w:color="auto"/>
          </w:divBdr>
        </w:div>
        <w:div w:id="210533921">
          <w:marLeft w:val="640"/>
          <w:marRight w:val="0"/>
          <w:marTop w:val="0"/>
          <w:marBottom w:val="0"/>
          <w:divBdr>
            <w:top w:val="none" w:sz="0" w:space="0" w:color="auto"/>
            <w:left w:val="none" w:sz="0" w:space="0" w:color="auto"/>
            <w:bottom w:val="none" w:sz="0" w:space="0" w:color="auto"/>
            <w:right w:val="none" w:sz="0" w:space="0" w:color="auto"/>
          </w:divBdr>
        </w:div>
        <w:div w:id="128940591">
          <w:marLeft w:val="640"/>
          <w:marRight w:val="0"/>
          <w:marTop w:val="0"/>
          <w:marBottom w:val="0"/>
          <w:divBdr>
            <w:top w:val="none" w:sz="0" w:space="0" w:color="auto"/>
            <w:left w:val="none" w:sz="0" w:space="0" w:color="auto"/>
            <w:bottom w:val="none" w:sz="0" w:space="0" w:color="auto"/>
            <w:right w:val="none" w:sz="0" w:space="0" w:color="auto"/>
          </w:divBdr>
        </w:div>
        <w:div w:id="1754930421">
          <w:marLeft w:val="640"/>
          <w:marRight w:val="0"/>
          <w:marTop w:val="0"/>
          <w:marBottom w:val="0"/>
          <w:divBdr>
            <w:top w:val="none" w:sz="0" w:space="0" w:color="auto"/>
            <w:left w:val="none" w:sz="0" w:space="0" w:color="auto"/>
            <w:bottom w:val="none" w:sz="0" w:space="0" w:color="auto"/>
            <w:right w:val="none" w:sz="0" w:space="0" w:color="auto"/>
          </w:divBdr>
        </w:div>
        <w:div w:id="748966611">
          <w:marLeft w:val="640"/>
          <w:marRight w:val="0"/>
          <w:marTop w:val="0"/>
          <w:marBottom w:val="0"/>
          <w:divBdr>
            <w:top w:val="none" w:sz="0" w:space="0" w:color="auto"/>
            <w:left w:val="none" w:sz="0" w:space="0" w:color="auto"/>
            <w:bottom w:val="none" w:sz="0" w:space="0" w:color="auto"/>
            <w:right w:val="none" w:sz="0" w:space="0" w:color="auto"/>
          </w:divBdr>
        </w:div>
        <w:div w:id="1757970067">
          <w:marLeft w:val="640"/>
          <w:marRight w:val="0"/>
          <w:marTop w:val="0"/>
          <w:marBottom w:val="0"/>
          <w:divBdr>
            <w:top w:val="none" w:sz="0" w:space="0" w:color="auto"/>
            <w:left w:val="none" w:sz="0" w:space="0" w:color="auto"/>
            <w:bottom w:val="none" w:sz="0" w:space="0" w:color="auto"/>
            <w:right w:val="none" w:sz="0" w:space="0" w:color="auto"/>
          </w:divBdr>
        </w:div>
        <w:div w:id="133109088">
          <w:marLeft w:val="640"/>
          <w:marRight w:val="0"/>
          <w:marTop w:val="0"/>
          <w:marBottom w:val="0"/>
          <w:divBdr>
            <w:top w:val="none" w:sz="0" w:space="0" w:color="auto"/>
            <w:left w:val="none" w:sz="0" w:space="0" w:color="auto"/>
            <w:bottom w:val="none" w:sz="0" w:space="0" w:color="auto"/>
            <w:right w:val="none" w:sz="0" w:space="0" w:color="auto"/>
          </w:divBdr>
        </w:div>
        <w:div w:id="249896929">
          <w:marLeft w:val="640"/>
          <w:marRight w:val="0"/>
          <w:marTop w:val="0"/>
          <w:marBottom w:val="0"/>
          <w:divBdr>
            <w:top w:val="none" w:sz="0" w:space="0" w:color="auto"/>
            <w:left w:val="none" w:sz="0" w:space="0" w:color="auto"/>
            <w:bottom w:val="none" w:sz="0" w:space="0" w:color="auto"/>
            <w:right w:val="none" w:sz="0" w:space="0" w:color="auto"/>
          </w:divBdr>
        </w:div>
        <w:div w:id="1760177461">
          <w:marLeft w:val="640"/>
          <w:marRight w:val="0"/>
          <w:marTop w:val="0"/>
          <w:marBottom w:val="0"/>
          <w:divBdr>
            <w:top w:val="none" w:sz="0" w:space="0" w:color="auto"/>
            <w:left w:val="none" w:sz="0" w:space="0" w:color="auto"/>
            <w:bottom w:val="none" w:sz="0" w:space="0" w:color="auto"/>
            <w:right w:val="none" w:sz="0" w:space="0" w:color="auto"/>
          </w:divBdr>
        </w:div>
        <w:div w:id="605191053">
          <w:marLeft w:val="640"/>
          <w:marRight w:val="0"/>
          <w:marTop w:val="0"/>
          <w:marBottom w:val="0"/>
          <w:divBdr>
            <w:top w:val="none" w:sz="0" w:space="0" w:color="auto"/>
            <w:left w:val="none" w:sz="0" w:space="0" w:color="auto"/>
            <w:bottom w:val="none" w:sz="0" w:space="0" w:color="auto"/>
            <w:right w:val="none" w:sz="0" w:space="0" w:color="auto"/>
          </w:divBdr>
        </w:div>
        <w:div w:id="1114053858">
          <w:marLeft w:val="640"/>
          <w:marRight w:val="0"/>
          <w:marTop w:val="0"/>
          <w:marBottom w:val="0"/>
          <w:divBdr>
            <w:top w:val="none" w:sz="0" w:space="0" w:color="auto"/>
            <w:left w:val="none" w:sz="0" w:space="0" w:color="auto"/>
            <w:bottom w:val="none" w:sz="0" w:space="0" w:color="auto"/>
            <w:right w:val="none" w:sz="0" w:space="0" w:color="auto"/>
          </w:divBdr>
        </w:div>
        <w:div w:id="1398170785">
          <w:marLeft w:val="640"/>
          <w:marRight w:val="0"/>
          <w:marTop w:val="0"/>
          <w:marBottom w:val="0"/>
          <w:divBdr>
            <w:top w:val="none" w:sz="0" w:space="0" w:color="auto"/>
            <w:left w:val="none" w:sz="0" w:space="0" w:color="auto"/>
            <w:bottom w:val="none" w:sz="0" w:space="0" w:color="auto"/>
            <w:right w:val="none" w:sz="0" w:space="0" w:color="auto"/>
          </w:divBdr>
        </w:div>
        <w:div w:id="1836263553">
          <w:marLeft w:val="640"/>
          <w:marRight w:val="0"/>
          <w:marTop w:val="0"/>
          <w:marBottom w:val="0"/>
          <w:divBdr>
            <w:top w:val="none" w:sz="0" w:space="0" w:color="auto"/>
            <w:left w:val="none" w:sz="0" w:space="0" w:color="auto"/>
            <w:bottom w:val="none" w:sz="0" w:space="0" w:color="auto"/>
            <w:right w:val="none" w:sz="0" w:space="0" w:color="auto"/>
          </w:divBdr>
        </w:div>
        <w:div w:id="1876431642">
          <w:marLeft w:val="640"/>
          <w:marRight w:val="0"/>
          <w:marTop w:val="0"/>
          <w:marBottom w:val="0"/>
          <w:divBdr>
            <w:top w:val="none" w:sz="0" w:space="0" w:color="auto"/>
            <w:left w:val="none" w:sz="0" w:space="0" w:color="auto"/>
            <w:bottom w:val="none" w:sz="0" w:space="0" w:color="auto"/>
            <w:right w:val="none" w:sz="0" w:space="0" w:color="auto"/>
          </w:divBdr>
        </w:div>
        <w:div w:id="1611620659">
          <w:marLeft w:val="640"/>
          <w:marRight w:val="0"/>
          <w:marTop w:val="0"/>
          <w:marBottom w:val="0"/>
          <w:divBdr>
            <w:top w:val="none" w:sz="0" w:space="0" w:color="auto"/>
            <w:left w:val="none" w:sz="0" w:space="0" w:color="auto"/>
            <w:bottom w:val="none" w:sz="0" w:space="0" w:color="auto"/>
            <w:right w:val="none" w:sz="0" w:space="0" w:color="auto"/>
          </w:divBdr>
        </w:div>
        <w:div w:id="1927297547">
          <w:marLeft w:val="640"/>
          <w:marRight w:val="0"/>
          <w:marTop w:val="0"/>
          <w:marBottom w:val="0"/>
          <w:divBdr>
            <w:top w:val="none" w:sz="0" w:space="0" w:color="auto"/>
            <w:left w:val="none" w:sz="0" w:space="0" w:color="auto"/>
            <w:bottom w:val="none" w:sz="0" w:space="0" w:color="auto"/>
            <w:right w:val="none" w:sz="0" w:space="0" w:color="auto"/>
          </w:divBdr>
        </w:div>
        <w:div w:id="1018852829">
          <w:marLeft w:val="640"/>
          <w:marRight w:val="0"/>
          <w:marTop w:val="0"/>
          <w:marBottom w:val="0"/>
          <w:divBdr>
            <w:top w:val="none" w:sz="0" w:space="0" w:color="auto"/>
            <w:left w:val="none" w:sz="0" w:space="0" w:color="auto"/>
            <w:bottom w:val="none" w:sz="0" w:space="0" w:color="auto"/>
            <w:right w:val="none" w:sz="0" w:space="0" w:color="auto"/>
          </w:divBdr>
        </w:div>
        <w:div w:id="1950314423">
          <w:marLeft w:val="640"/>
          <w:marRight w:val="0"/>
          <w:marTop w:val="0"/>
          <w:marBottom w:val="0"/>
          <w:divBdr>
            <w:top w:val="none" w:sz="0" w:space="0" w:color="auto"/>
            <w:left w:val="none" w:sz="0" w:space="0" w:color="auto"/>
            <w:bottom w:val="none" w:sz="0" w:space="0" w:color="auto"/>
            <w:right w:val="none" w:sz="0" w:space="0" w:color="auto"/>
          </w:divBdr>
        </w:div>
        <w:div w:id="1693989224">
          <w:marLeft w:val="640"/>
          <w:marRight w:val="0"/>
          <w:marTop w:val="0"/>
          <w:marBottom w:val="0"/>
          <w:divBdr>
            <w:top w:val="none" w:sz="0" w:space="0" w:color="auto"/>
            <w:left w:val="none" w:sz="0" w:space="0" w:color="auto"/>
            <w:bottom w:val="none" w:sz="0" w:space="0" w:color="auto"/>
            <w:right w:val="none" w:sz="0" w:space="0" w:color="auto"/>
          </w:divBdr>
        </w:div>
        <w:div w:id="1849589635">
          <w:marLeft w:val="640"/>
          <w:marRight w:val="0"/>
          <w:marTop w:val="0"/>
          <w:marBottom w:val="0"/>
          <w:divBdr>
            <w:top w:val="none" w:sz="0" w:space="0" w:color="auto"/>
            <w:left w:val="none" w:sz="0" w:space="0" w:color="auto"/>
            <w:bottom w:val="none" w:sz="0" w:space="0" w:color="auto"/>
            <w:right w:val="none" w:sz="0" w:space="0" w:color="auto"/>
          </w:divBdr>
        </w:div>
        <w:div w:id="930044809">
          <w:marLeft w:val="640"/>
          <w:marRight w:val="0"/>
          <w:marTop w:val="0"/>
          <w:marBottom w:val="0"/>
          <w:divBdr>
            <w:top w:val="none" w:sz="0" w:space="0" w:color="auto"/>
            <w:left w:val="none" w:sz="0" w:space="0" w:color="auto"/>
            <w:bottom w:val="none" w:sz="0" w:space="0" w:color="auto"/>
            <w:right w:val="none" w:sz="0" w:space="0" w:color="auto"/>
          </w:divBdr>
        </w:div>
        <w:div w:id="1565794962">
          <w:marLeft w:val="640"/>
          <w:marRight w:val="0"/>
          <w:marTop w:val="0"/>
          <w:marBottom w:val="0"/>
          <w:divBdr>
            <w:top w:val="none" w:sz="0" w:space="0" w:color="auto"/>
            <w:left w:val="none" w:sz="0" w:space="0" w:color="auto"/>
            <w:bottom w:val="none" w:sz="0" w:space="0" w:color="auto"/>
            <w:right w:val="none" w:sz="0" w:space="0" w:color="auto"/>
          </w:divBdr>
        </w:div>
        <w:div w:id="1663462368">
          <w:marLeft w:val="640"/>
          <w:marRight w:val="0"/>
          <w:marTop w:val="0"/>
          <w:marBottom w:val="0"/>
          <w:divBdr>
            <w:top w:val="none" w:sz="0" w:space="0" w:color="auto"/>
            <w:left w:val="none" w:sz="0" w:space="0" w:color="auto"/>
            <w:bottom w:val="none" w:sz="0" w:space="0" w:color="auto"/>
            <w:right w:val="none" w:sz="0" w:space="0" w:color="auto"/>
          </w:divBdr>
        </w:div>
        <w:div w:id="1241793673">
          <w:marLeft w:val="640"/>
          <w:marRight w:val="0"/>
          <w:marTop w:val="0"/>
          <w:marBottom w:val="0"/>
          <w:divBdr>
            <w:top w:val="none" w:sz="0" w:space="0" w:color="auto"/>
            <w:left w:val="none" w:sz="0" w:space="0" w:color="auto"/>
            <w:bottom w:val="none" w:sz="0" w:space="0" w:color="auto"/>
            <w:right w:val="none" w:sz="0" w:space="0" w:color="auto"/>
          </w:divBdr>
        </w:div>
        <w:div w:id="2140878178">
          <w:marLeft w:val="640"/>
          <w:marRight w:val="0"/>
          <w:marTop w:val="0"/>
          <w:marBottom w:val="0"/>
          <w:divBdr>
            <w:top w:val="none" w:sz="0" w:space="0" w:color="auto"/>
            <w:left w:val="none" w:sz="0" w:space="0" w:color="auto"/>
            <w:bottom w:val="none" w:sz="0" w:space="0" w:color="auto"/>
            <w:right w:val="none" w:sz="0" w:space="0" w:color="auto"/>
          </w:divBdr>
        </w:div>
        <w:div w:id="1202589571">
          <w:marLeft w:val="640"/>
          <w:marRight w:val="0"/>
          <w:marTop w:val="0"/>
          <w:marBottom w:val="0"/>
          <w:divBdr>
            <w:top w:val="none" w:sz="0" w:space="0" w:color="auto"/>
            <w:left w:val="none" w:sz="0" w:space="0" w:color="auto"/>
            <w:bottom w:val="none" w:sz="0" w:space="0" w:color="auto"/>
            <w:right w:val="none" w:sz="0" w:space="0" w:color="auto"/>
          </w:divBdr>
        </w:div>
        <w:div w:id="1200321325">
          <w:marLeft w:val="640"/>
          <w:marRight w:val="0"/>
          <w:marTop w:val="0"/>
          <w:marBottom w:val="0"/>
          <w:divBdr>
            <w:top w:val="none" w:sz="0" w:space="0" w:color="auto"/>
            <w:left w:val="none" w:sz="0" w:space="0" w:color="auto"/>
            <w:bottom w:val="none" w:sz="0" w:space="0" w:color="auto"/>
            <w:right w:val="none" w:sz="0" w:space="0" w:color="auto"/>
          </w:divBdr>
        </w:div>
        <w:div w:id="707334678">
          <w:marLeft w:val="640"/>
          <w:marRight w:val="0"/>
          <w:marTop w:val="0"/>
          <w:marBottom w:val="0"/>
          <w:divBdr>
            <w:top w:val="none" w:sz="0" w:space="0" w:color="auto"/>
            <w:left w:val="none" w:sz="0" w:space="0" w:color="auto"/>
            <w:bottom w:val="none" w:sz="0" w:space="0" w:color="auto"/>
            <w:right w:val="none" w:sz="0" w:space="0" w:color="auto"/>
          </w:divBdr>
        </w:div>
        <w:div w:id="71440872">
          <w:marLeft w:val="640"/>
          <w:marRight w:val="0"/>
          <w:marTop w:val="0"/>
          <w:marBottom w:val="0"/>
          <w:divBdr>
            <w:top w:val="none" w:sz="0" w:space="0" w:color="auto"/>
            <w:left w:val="none" w:sz="0" w:space="0" w:color="auto"/>
            <w:bottom w:val="none" w:sz="0" w:space="0" w:color="auto"/>
            <w:right w:val="none" w:sz="0" w:space="0" w:color="auto"/>
          </w:divBdr>
        </w:div>
        <w:div w:id="166335223">
          <w:marLeft w:val="640"/>
          <w:marRight w:val="0"/>
          <w:marTop w:val="0"/>
          <w:marBottom w:val="0"/>
          <w:divBdr>
            <w:top w:val="none" w:sz="0" w:space="0" w:color="auto"/>
            <w:left w:val="none" w:sz="0" w:space="0" w:color="auto"/>
            <w:bottom w:val="none" w:sz="0" w:space="0" w:color="auto"/>
            <w:right w:val="none" w:sz="0" w:space="0" w:color="auto"/>
          </w:divBdr>
        </w:div>
        <w:div w:id="1969816276">
          <w:marLeft w:val="640"/>
          <w:marRight w:val="0"/>
          <w:marTop w:val="0"/>
          <w:marBottom w:val="0"/>
          <w:divBdr>
            <w:top w:val="none" w:sz="0" w:space="0" w:color="auto"/>
            <w:left w:val="none" w:sz="0" w:space="0" w:color="auto"/>
            <w:bottom w:val="none" w:sz="0" w:space="0" w:color="auto"/>
            <w:right w:val="none" w:sz="0" w:space="0" w:color="auto"/>
          </w:divBdr>
        </w:div>
        <w:div w:id="2096394130">
          <w:marLeft w:val="640"/>
          <w:marRight w:val="0"/>
          <w:marTop w:val="0"/>
          <w:marBottom w:val="0"/>
          <w:divBdr>
            <w:top w:val="none" w:sz="0" w:space="0" w:color="auto"/>
            <w:left w:val="none" w:sz="0" w:space="0" w:color="auto"/>
            <w:bottom w:val="none" w:sz="0" w:space="0" w:color="auto"/>
            <w:right w:val="none" w:sz="0" w:space="0" w:color="auto"/>
          </w:divBdr>
        </w:div>
        <w:div w:id="1634680174">
          <w:marLeft w:val="640"/>
          <w:marRight w:val="0"/>
          <w:marTop w:val="0"/>
          <w:marBottom w:val="0"/>
          <w:divBdr>
            <w:top w:val="none" w:sz="0" w:space="0" w:color="auto"/>
            <w:left w:val="none" w:sz="0" w:space="0" w:color="auto"/>
            <w:bottom w:val="none" w:sz="0" w:space="0" w:color="auto"/>
            <w:right w:val="none" w:sz="0" w:space="0" w:color="auto"/>
          </w:divBdr>
        </w:div>
        <w:div w:id="203754304">
          <w:marLeft w:val="640"/>
          <w:marRight w:val="0"/>
          <w:marTop w:val="0"/>
          <w:marBottom w:val="0"/>
          <w:divBdr>
            <w:top w:val="none" w:sz="0" w:space="0" w:color="auto"/>
            <w:left w:val="none" w:sz="0" w:space="0" w:color="auto"/>
            <w:bottom w:val="none" w:sz="0" w:space="0" w:color="auto"/>
            <w:right w:val="none" w:sz="0" w:space="0" w:color="auto"/>
          </w:divBdr>
        </w:div>
        <w:div w:id="187767025">
          <w:marLeft w:val="640"/>
          <w:marRight w:val="0"/>
          <w:marTop w:val="0"/>
          <w:marBottom w:val="0"/>
          <w:divBdr>
            <w:top w:val="none" w:sz="0" w:space="0" w:color="auto"/>
            <w:left w:val="none" w:sz="0" w:space="0" w:color="auto"/>
            <w:bottom w:val="none" w:sz="0" w:space="0" w:color="auto"/>
            <w:right w:val="none" w:sz="0" w:space="0" w:color="auto"/>
          </w:divBdr>
        </w:div>
        <w:div w:id="433523895">
          <w:marLeft w:val="640"/>
          <w:marRight w:val="0"/>
          <w:marTop w:val="0"/>
          <w:marBottom w:val="0"/>
          <w:divBdr>
            <w:top w:val="none" w:sz="0" w:space="0" w:color="auto"/>
            <w:left w:val="none" w:sz="0" w:space="0" w:color="auto"/>
            <w:bottom w:val="none" w:sz="0" w:space="0" w:color="auto"/>
            <w:right w:val="none" w:sz="0" w:space="0" w:color="auto"/>
          </w:divBdr>
        </w:div>
        <w:div w:id="209538337">
          <w:marLeft w:val="640"/>
          <w:marRight w:val="0"/>
          <w:marTop w:val="0"/>
          <w:marBottom w:val="0"/>
          <w:divBdr>
            <w:top w:val="none" w:sz="0" w:space="0" w:color="auto"/>
            <w:left w:val="none" w:sz="0" w:space="0" w:color="auto"/>
            <w:bottom w:val="none" w:sz="0" w:space="0" w:color="auto"/>
            <w:right w:val="none" w:sz="0" w:space="0" w:color="auto"/>
          </w:divBdr>
        </w:div>
        <w:div w:id="1402748260">
          <w:marLeft w:val="640"/>
          <w:marRight w:val="0"/>
          <w:marTop w:val="0"/>
          <w:marBottom w:val="0"/>
          <w:divBdr>
            <w:top w:val="none" w:sz="0" w:space="0" w:color="auto"/>
            <w:left w:val="none" w:sz="0" w:space="0" w:color="auto"/>
            <w:bottom w:val="none" w:sz="0" w:space="0" w:color="auto"/>
            <w:right w:val="none" w:sz="0" w:space="0" w:color="auto"/>
          </w:divBdr>
        </w:div>
        <w:div w:id="871771871">
          <w:marLeft w:val="640"/>
          <w:marRight w:val="0"/>
          <w:marTop w:val="0"/>
          <w:marBottom w:val="0"/>
          <w:divBdr>
            <w:top w:val="none" w:sz="0" w:space="0" w:color="auto"/>
            <w:left w:val="none" w:sz="0" w:space="0" w:color="auto"/>
            <w:bottom w:val="none" w:sz="0" w:space="0" w:color="auto"/>
            <w:right w:val="none" w:sz="0" w:space="0" w:color="auto"/>
          </w:divBdr>
        </w:div>
        <w:div w:id="192618672">
          <w:marLeft w:val="640"/>
          <w:marRight w:val="0"/>
          <w:marTop w:val="0"/>
          <w:marBottom w:val="0"/>
          <w:divBdr>
            <w:top w:val="none" w:sz="0" w:space="0" w:color="auto"/>
            <w:left w:val="none" w:sz="0" w:space="0" w:color="auto"/>
            <w:bottom w:val="none" w:sz="0" w:space="0" w:color="auto"/>
            <w:right w:val="none" w:sz="0" w:space="0" w:color="auto"/>
          </w:divBdr>
        </w:div>
        <w:div w:id="1047098469">
          <w:marLeft w:val="640"/>
          <w:marRight w:val="0"/>
          <w:marTop w:val="0"/>
          <w:marBottom w:val="0"/>
          <w:divBdr>
            <w:top w:val="none" w:sz="0" w:space="0" w:color="auto"/>
            <w:left w:val="none" w:sz="0" w:space="0" w:color="auto"/>
            <w:bottom w:val="none" w:sz="0" w:space="0" w:color="auto"/>
            <w:right w:val="none" w:sz="0" w:space="0" w:color="auto"/>
          </w:divBdr>
        </w:div>
        <w:div w:id="1508669625">
          <w:marLeft w:val="640"/>
          <w:marRight w:val="0"/>
          <w:marTop w:val="0"/>
          <w:marBottom w:val="0"/>
          <w:divBdr>
            <w:top w:val="none" w:sz="0" w:space="0" w:color="auto"/>
            <w:left w:val="none" w:sz="0" w:space="0" w:color="auto"/>
            <w:bottom w:val="none" w:sz="0" w:space="0" w:color="auto"/>
            <w:right w:val="none" w:sz="0" w:space="0" w:color="auto"/>
          </w:divBdr>
        </w:div>
        <w:div w:id="1562057886">
          <w:marLeft w:val="640"/>
          <w:marRight w:val="0"/>
          <w:marTop w:val="0"/>
          <w:marBottom w:val="0"/>
          <w:divBdr>
            <w:top w:val="none" w:sz="0" w:space="0" w:color="auto"/>
            <w:left w:val="none" w:sz="0" w:space="0" w:color="auto"/>
            <w:bottom w:val="none" w:sz="0" w:space="0" w:color="auto"/>
            <w:right w:val="none" w:sz="0" w:space="0" w:color="auto"/>
          </w:divBdr>
        </w:div>
        <w:div w:id="2076776671">
          <w:marLeft w:val="640"/>
          <w:marRight w:val="0"/>
          <w:marTop w:val="0"/>
          <w:marBottom w:val="0"/>
          <w:divBdr>
            <w:top w:val="none" w:sz="0" w:space="0" w:color="auto"/>
            <w:left w:val="none" w:sz="0" w:space="0" w:color="auto"/>
            <w:bottom w:val="none" w:sz="0" w:space="0" w:color="auto"/>
            <w:right w:val="none" w:sz="0" w:space="0" w:color="auto"/>
          </w:divBdr>
        </w:div>
        <w:div w:id="1544365182">
          <w:marLeft w:val="640"/>
          <w:marRight w:val="0"/>
          <w:marTop w:val="0"/>
          <w:marBottom w:val="0"/>
          <w:divBdr>
            <w:top w:val="none" w:sz="0" w:space="0" w:color="auto"/>
            <w:left w:val="none" w:sz="0" w:space="0" w:color="auto"/>
            <w:bottom w:val="none" w:sz="0" w:space="0" w:color="auto"/>
            <w:right w:val="none" w:sz="0" w:space="0" w:color="auto"/>
          </w:divBdr>
        </w:div>
        <w:div w:id="1154374686">
          <w:marLeft w:val="640"/>
          <w:marRight w:val="0"/>
          <w:marTop w:val="0"/>
          <w:marBottom w:val="0"/>
          <w:divBdr>
            <w:top w:val="none" w:sz="0" w:space="0" w:color="auto"/>
            <w:left w:val="none" w:sz="0" w:space="0" w:color="auto"/>
            <w:bottom w:val="none" w:sz="0" w:space="0" w:color="auto"/>
            <w:right w:val="none" w:sz="0" w:space="0" w:color="auto"/>
          </w:divBdr>
        </w:div>
        <w:div w:id="1688218782">
          <w:marLeft w:val="640"/>
          <w:marRight w:val="0"/>
          <w:marTop w:val="0"/>
          <w:marBottom w:val="0"/>
          <w:divBdr>
            <w:top w:val="none" w:sz="0" w:space="0" w:color="auto"/>
            <w:left w:val="none" w:sz="0" w:space="0" w:color="auto"/>
            <w:bottom w:val="none" w:sz="0" w:space="0" w:color="auto"/>
            <w:right w:val="none" w:sz="0" w:space="0" w:color="auto"/>
          </w:divBdr>
        </w:div>
        <w:div w:id="1453547663">
          <w:marLeft w:val="640"/>
          <w:marRight w:val="0"/>
          <w:marTop w:val="0"/>
          <w:marBottom w:val="0"/>
          <w:divBdr>
            <w:top w:val="none" w:sz="0" w:space="0" w:color="auto"/>
            <w:left w:val="none" w:sz="0" w:space="0" w:color="auto"/>
            <w:bottom w:val="none" w:sz="0" w:space="0" w:color="auto"/>
            <w:right w:val="none" w:sz="0" w:space="0" w:color="auto"/>
          </w:divBdr>
        </w:div>
        <w:div w:id="1478761191">
          <w:marLeft w:val="640"/>
          <w:marRight w:val="0"/>
          <w:marTop w:val="0"/>
          <w:marBottom w:val="0"/>
          <w:divBdr>
            <w:top w:val="none" w:sz="0" w:space="0" w:color="auto"/>
            <w:left w:val="none" w:sz="0" w:space="0" w:color="auto"/>
            <w:bottom w:val="none" w:sz="0" w:space="0" w:color="auto"/>
            <w:right w:val="none" w:sz="0" w:space="0" w:color="auto"/>
          </w:divBdr>
        </w:div>
        <w:div w:id="2110813849">
          <w:marLeft w:val="640"/>
          <w:marRight w:val="0"/>
          <w:marTop w:val="0"/>
          <w:marBottom w:val="0"/>
          <w:divBdr>
            <w:top w:val="none" w:sz="0" w:space="0" w:color="auto"/>
            <w:left w:val="none" w:sz="0" w:space="0" w:color="auto"/>
            <w:bottom w:val="none" w:sz="0" w:space="0" w:color="auto"/>
            <w:right w:val="none" w:sz="0" w:space="0" w:color="auto"/>
          </w:divBdr>
        </w:div>
        <w:div w:id="1943217470">
          <w:marLeft w:val="640"/>
          <w:marRight w:val="0"/>
          <w:marTop w:val="0"/>
          <w:marBottom w:val="0"/>
          <w:divBdr>
            <w:top w:val="none" w:sz="0" w:space="0" w:color="auto"/>
            <w:left w:val="none" w:sz="0" w:space="0" w:color="auto"/>
            <w:bottom w:val="none" w:sz="0" w:space="0" w:color="auto"/>
            <w:right w:val="none" w:sz="0" w:space="0" w:color="auto"/>
          </w:divBdr>
        </w:div>
        <w:div w:id="1825118180">
          <w:marLeft w:val="640"/>
          <w:marRight w:val="0"/>
          <w:marTop w:val="0"/>
          <w:marBottom w:val="0"/>
          <w:divBdr>
            <w:top w:val="none" w:sz="0" w:space="0" w:color="auto"/>
            <w:left w:val="none" w:sz="0" w:space="0" w:color="auto"/>
            <w:bottom w:val="none" w:sz="0" w:space="0" w:color="auto"/>
            <w:right w:val="none" w:sz="0" w:space="0" w:color="auto"/>
          </w:divBdr>
        </w:div>
        <w:div w:id="2102099560">
          <w:marLeft w:val="640"/>
          <w:marRight w:val="0"/>
          <w:marTop w:val="0"/>
          <w:marBottom w:val="0"/>
          <w:divBdr>
            <w:top w:val="none" w:sz="0" w:space="0" w:color="auto"/>
            <w:left w:val="none" w:sz="0" w:space="0" w:color="auto"/>
            <w:bottom w:val="none" w:sz="0" w:space="0" w:color="auto"/>
            <w:right w:val="none" w:sz="0" w:space="0" w:color="auto"/>
          </w:divBdr>
        </w:div>
        <w:div w:id="1695494878">
          <w:marLeft w:val="640"/>
          <w:marRight w:val="0"/>
          <w:marTop w:val="0"/>
          <w:marBottom w:val="0"/>
          <w:divBdr>
            <w:top w:val="none" w:sz="0" w:space="0" w:color="auto"/>
            <w:left w:val="none" w:sz="0" w:space="0" w:color="auto"/>
            <w:bottom w:val="none" w:sz="0" w:space="0" w:color="auto"/>
            <w:right w:val="none" w:sz="0" w:space="0" w:color="auto"/>
          </w:divBdr>
        </w:div>
        <w:div w:id="1988591015">
          <w:marLeft w:val="640"/>
          <w:marRight w:val="0"/>
          <w:marTop w:val="0"/>
          <w:marBottom w:val="0"/>
          <w:divBdr>
            <w:top w:val="none" w:sz="0" w:space="0" w:color="auto"/>
            <w:left w:val="none" w:sz="0" w:space="0" w:color="auto"/>
            <w:bottom w:val="none" w:sz="0" w:space="0" w:color="auto"/>
            <w:right w:val="none" w:sz="0" w:space="0" w:color="auto"/>
          </w:divBdr>
        </w:div>
        <w:div w:id="1367872567">
          <w:marLeft w:val="640"/>
          <w:marRight w:val="0"/>
          <w:marTop w:val="0"/>
          <w:marBottom w:val="0"/>
          <w:divBdr>
            <w:top w:val="none" w:sz="0" w:space="0" w:color="auto"/>
            <w:left w:val="none" w:sz="0" w:space="0" w:color="auto"/>
            <w:bottom w:val="none" w:sz="0" w:space="0" w:color="auto"/>
            <w:right w:val="none" w:sz="0" w:space="0" w:color="auto"/>
          </w:divBdr>
        </w:div>
        <w:div w:id="42019963">
          <w:marLeft w:val="640"/>
          <w:marRight w:val="0"/>
          <w:marTop w:val="0"/>
          <w:marBottom w:val="0"/>
          <w:divBdr>
            <w:top w:val="none" w:sz="0" w:space="0" w:color="auto"/>
            <w:left w:val="none" w:sz="0" w:space="0" w:color="auto"/>
            <w:bottom w:val="none" w:sz="0" w:space="0" w:color="auto"/>
            <w:right w:val="none" w:sz="0" w:space="0" w:color="auto"/>
          </w:divBdr>
        </w:div>
        <w:div w:id="502621786">
          <w:marLeft w:val="640"/>
          <w:marRight w:val="0"/>
          <w:marTop w:val="0"/>
          <w:marBottom w:val="0"/>
          <w:divBdr>
            <w:top w:val="none" w:sz="0" w:space="0" w:color="auto"/>
            <w:left w:val="none" w:sz="0" w:space="0" w:color="auto"/>
            <w:bottom w:val="none" w:sz="0" w:space="0" w:color="auto"/>
            <w:right w:val="none" w:sz="0" w:space="0" w:color="auto"/>
          </w:divBdr>
        </w:div>
        <w:div w:id="312174696">
          <w:marLeft w:val="640"/>
          <w:marRight w:val="0"/>
          <w:marTop w:val="0"/>
          <w:marBottom w:val="0"/>
          <w:divBdr>
            <w:top w:val="none" w:sz="0" w:space="0" w:color="auto"/>
            <w:left w:val="none" w:sz="0" w:space="0" w:color="auto"/>
            <w:bottom w:val="none" w:sz="0" w:space="0" w:color="auto"/>
            <w:right w:val="none" w:sz="0" w:space="0" w:color="auto"/>
          </w:divBdr>
        </w:div>
        <w:div w:id="1665432522">
          <w:marLeft w:val="640"/>
          <w:marRight w:val="0"/>
          <w:marTop w:val="0"/>
          <w:marBottom w:val="0"/>
          <w:divBdr>
            <w:top w:val="none" w:sz="0" w:space="0" w:color="auto"/>
            <w:left w:val="none" w:sz="0" w:space="0" w:color="auto"/>
            <w:bottom w:val="none" w:sz="0" w:space="0" w:color="auto"/>
            <w:right w:val="none" w:sz="0" w:space="0" w:color="auto"/>
          </w:divBdr>
        </w:div>
        <w:div w:id="658653429">
          <w:marLeft w:val="640"/>
          <w:marRight w:val="0"/>
          <w:marTop w:val="0"/>
          <w:marBottom w:val="0"/>
          <w:divBdr>
            <w:top w:val="none" w:sz="0" w:space="0" w:color="auto"/>
            <w:left w:val="none" w:sz="0" w:space="0" w:color="auto"/>
            <w:bottom w:val="none" w:sz="0" w:space="0" w:color="auto"/>
            <w:right w:val="none" w:sz="0" w:space="0" w:color="auto"/>
          </w:divBdr>
        </w:div>
        <w:div w:id="1553542461">
          <w:marLeft w:val="640"/>
          <w:marRight w:val="0"/>
          <w:marTop w:val="0"/>
          <w:marBottom w:val="0"/>
          <w:divBdr>
            <w:top w:val="none" w:sz="0" w:space="0" w:color="auto"/>
            <w:left w:val="none" w:sz="0" w:space="0" w:color="auto"/>
            <w:bottom w:val="none" w:sz="0" w:space="0" w:color="auto"/>
            <w:right w:val="none" w:sz="0" w:space="0" w:color="auto"/>
          </w:divBdr>
        </w:div>
        <w:div w:id="643702996">
          <w:marLeft w:val="640"/>
          <w:marRight w:val="0"/>
          <w:marTop w:val="0"/>
          <w:marBottom w:val="0"/>
          <w:divBdr>
            <w:top w:val="none" w:sz="0" w:space="0" w:color="auto"/>
            <w:left w:val="none" w:sz="0" w:space="0" w:color="auto"/>
            <w:bottom w:val="none" w:sz="0" w:space="0" w:color="auto"/>
            <w:right w:val="none" w:sz="0" w:space="0" w:color="auto"/>
          </w:divBdr>
        </w:div>
        <w:div w:id="1664383862">
          <w:marLeft w:val="640"/>
          <w:marRight w:val="0"/>
          <w:marTop w:val="0"/>
          <w:marBottom w:val="0"/>
          <w:divBdr>
            <w:top w:val="none" w:sz="0" w:space="0" w:color="auto"/>
            <w:left w:val="none" w:sz="0" w:space="0" w:color="auto"/>
            <w:bottom w:val="none" w:sz="0" w:space="0" w:color="auto"/>
            <w:right w:val="none" w:sz="0" w:space="0" w:color="auto"/>
          </w:divBdr>
        </w:div>
        <w:div w:id="233006771">
          <w:marLeft w:val="640"/>
          <w:marRight w:val="0"/>
          <w:marTop w:val="0"/>
          <w:marBottom w:val="0"/>
          <w:divBdr>
            <w:top w:val="none" w:sz="0" w:space="0" w:color="auto"/>
            <w:left w:val="none" w:sz="0" w:space="0" w:color="auto"/>
            <w:bottom w:val="none" w:sz="0" w:space="0" w:color="auto"/>
            <w:right w:val="none" w:sz="0" w:space="0" w:color="auto"/>
          </w:divBdr>
        </w:div>
        <w:div w:id="296689975">
          <w:marLeft w:val="640"/>
          <w:marRight w:val="0"/>
          <w:marTop w:val="0"/>
          <w:marBottom w:val="0"/>
          <w:divBdr>
            <w:top w:val="none" w:sz="0" w:space="0" w:color="auto"/>
            <w:left w:val="none" w:sz="0" w:space="0" w:color="auto"/>
            <w:bottom w:val="none" w:sz="0" w:space="0" w:color="auto"/>
            <w:right w:val="none" w:sz="0" w:space="0" w:color="auto"/>
          </w:divBdr>
        </w:div>
        <w:div w:id="812137138">
          <w:marLeft w:val="640"/>
          <w:marRight w:val="0"/>
          <w:marTop w:val="0"/>
          <w:marBottom w:val="0"/>
          <w:divBdr>
            <w:top w:val="none" w:sz="0" w:space="0" w:color="auto"/>
            <w:left w:val="none" w:sz="0" w:space="0" w:color="auto"/>
            <w:bottom w:val="none" w:sz="0" w:space="0" w:color="auto"/>
            <w:right w:val="none" w:sz="0" w:space="0" w:color="auto"/>
          </w:divBdr>
        </w:div>
        <w:div w:id="2147235190">
          <w:marLeft w:val="640"/>
          <w:marRight w:val="0"/>
          <w:marTop w:val="0"/>
          <w:marBottom w:val="0"/>
          <w:divBdr>
            <w:top w:val="none" w:sz="0" w:space="0" w:color="auto"/>
            <w:left w:val="none" w:sz="0" w:space="0" w:color="auto"/>
            <w:bottom w:val="none" w:sz="0" w:space="0" w:color="auto"/>
            <w:right w:val="none" w:sz="0" w:space="0" w:color="auto"/>
          </w:divBdr>
        </w:div>
        <w:div w:id="619336202">
          <w:marLeft w:val="640"/>
          <w:marRight w:val="0"/>
          <w:marTop w:val="0"/>
          <w:marBottom w:val="0"/>
          <w:divBdr>
            <w:top w:val="none" w:sz="0" w:space="0" w:color="auto"/>
            <w:left w:val="none" w:sz="0" w:space="0" w:color="auto"/>
            <w:bottom w:val="none" w:sz="0" w:space="0" w:color="auto"/>
            <w:right w:val="none" w:sz="0" w:space="0" w:color="auto"/>
          </w:divBdr>
        </w:div>
        <w:div w:id="1838418695">
          <w:marLeft w:val="640"/>
          <w:marRight w:val="0"/>
          <w:marTop w:val="0"/>
          <w:marBottom w:val="0"/>
          <w:divBdr>
            <w:top w:val="none" w:sz="0" w:space="0" w:color="auto"/>
            <w:left w:val="none" w:sz="0" w:space="0" w:color="auto"/>
            <w:bottom w:val="none" w:sz="0" w:space="0" w:color="auto"/>
            <w:right w:val="none" w:sz="0" w:space="0" w:color="auto"/>
          </w:divBdr>
        </w:div>
        <w:div w:id="408575282">
          <w:marLeft w:val="640"/>
          <w:marRight w:val="0"/>
          <w:marTop w:val="0"/>
          <w:marBottom w:val="0"/>
          <w:divBdr>
            <w:top w:val="none" w:sz="0" w:space="0" w:color="auto"/>
            <w:left w:val="none" w:sz="0" w:space="0" w:color="auto"/>
            <w:bottom w:val="none" w:sz="0" w:space="0" w:color="auto"/>
            <w:right w:val="none" w:sz="0" w:space="0" w:color="auto"/>
          </w:divBdr>
        </w:div>
        <w:div w:id="1511215622">
          <w:marLeft w:val="640"/>
          <w:marRight w:val="0"/>
          <w:marTop w:val="0"/>
          <w:marBottom w:val="0"/>
          <w:divBdr>
            <w:top w:val="none" w:sz="0" w:space="0" w:color="auto"/>
            <w:left w:val="none" w:sz="0" w:space="0" w:color="auto"/>
            <w:bottom w:val="none" w:sz="0" w:space="0" w:color="auto"/>
            <w:right w:val="none" w:sz="0" w:space="0" w:color="auto"/>
          </w:divBdr>
        </w:div>
        <w:div w:id="885408480">
          <w:marLeft w:val="640"/>
          <w:marRight w:val="0"/>
          <w:marTop w:val="0"/>
          <w:marBottom w:val="0"/>
          <w:divBdr>
            <w:top w:val="none" w:sz="0" w:space="0" w:color="auto"/>
            <w:left w:val="none" w:sz="0" w:space="0" w:color="auto"/>
            <w:bottom w:val="none" w:sz="0" w:space="0" w:color="auto"/>
            <w:right w:val="none" w:sz="0" w:space="0" w:color="auto"/>
          </w:divBdr>
        </w:div>
        <w:div w:id="122501563">
          <w:marLeft w:val="640"/>
          <w:marRight w:val="0"/>
          <w:marTop w:val="0"/>
          <w:marBottom w:val="0"/>
          <w:divBdr>
            <w:top w:val="none" w:sz="0" w:space="0" w:color="auto"/>
            <w:left w:val="none" w:sz="0" w:space="0" w:color="auto"/>
            <w:bottom w:val="none" w:sz="0" w:space="0" w:color="auto"/>
            <w:right w:val="none" w:sz="0" w:space="0" w:color="auto"/>
          </w:divBdr>
        </w:div>
        <w:div w:id="1179585469">
          <w:marLeft w:val="640"/>
          <w:marRight w:val="0"/>
          <w:marTop w:val="0"/>
          <w:marBottom w:val="0"/>
          <w:divBdr>
            <w:top w:val="none" w:sz="0" w:space="0" w:color="auto"/>
            <w:left w:val="none" w:sz="0" w:space="0" w:color="auto"/>
            <w:bottom w:val="none" w:sz="0" w:space="0" w:color="auto"/>
            <w:right w:val="none" w:sz="0" w:space="0" w:color="auto"/>
          </w:divBdr>
        </w:div>
        <w:div w:id="87308998">
          <w:marLeft w:val="640"/>
          <w:marRight w:val="0"/>
          <w:marTop w:val="0"/>
          <w:marBottom w:val="0"/>
          <w:divBdr>
            <w:top w:val="none" w:sz="0" w:space="0" w:color="auto"/>
            <w:left w:val="none" w:sz="0" w:space="0" w:color="auto"/>
            <w:bottom w:val="none" w:sz="0" w:space="0" w:color="auto"/>
            <w:right w:val="none" w:sz="0" w:space="0" w:color="auto"/>
          </w:divBdr>
        </w:div>
        <w:div w:id="1544125846">
          <w:marLeft w:val="640"/>
          <w:marRight w:val="0"/>
          <w:marTop w:val="0"/>
          <w:marBottom w:val="0"/>
          <w:divBdr>
            <w:top w:val="none" w:sz="0" w:space="0" w:color="auto"/>
            <w:left w:val="none" w:sz="0" w:space="0" w:color="auto"/>
            <w:bottom w:val="none" w:sz="0" w:space="0" w:color="auto"/>
            <w:right w:val="none" w:sz="0" w:space="0" w:color="auto"/>
          </w:divBdr>
        </w:div>
        <w:div w:id="808668453">
          <w:marLeft w:val="640"/>
          <w:marRight w:val="0"/>
          <w:marTop w:val="0"/>
          <w:marBottom w:val="0"/>
          <w:divBdr>
            <w:top w:val="none" w:sz="0" w:space="0" w:color="auto"/>
            <w:left w:val="none" w:sz="0" w:space="0" w:color="auto"/>
            <w:bottom w:val="none" w:sz="0" w:space="0" w:color="auto"/>
            <w:right w:val="none" w:sz="0" w:space="0" w:color="auto"/>
          </w:divBdr>
        </w:div>
        <w:div w:id="1158812194">
          <w:marLeft w:val="640"/>
          <w:marRight w:val="0"/>
          <w:marTop w:val="0"/>
          <w:marBottom w:val="0"/>
          <w:divBdr>
            <w:top w:val="none" w:sz="0" w:space="0" w:color="auto"/>
            <w:left w:val="none" w:sz="0" w:space="0" w:color="auto"/>
            <w:bottom w:val="none" w:sz="0" w:space="0" w:color="auto"/>
            <w:right w:val="none" w:sz="0" w:space="0" w:color="auto"/>
          </w:divBdr>
        </w:div>
        <w:div w:id="1678380694">
          <w:marLeft w:val="640"/>
          <w:marRight w:val="0"/>
          <w:marTop w:val="0"/>
          <w:marBottom w:val="0"/>
          <w:divBdr>
            <w:top w:val="none" w:sz="0" w:space="0" w:color="auto"/>
            <w:left w:val="none" w:sz="0" w:space="0" w:color="auto"/>
            <w:bottom w:val="none" w:sz="0" w:space="0" w:color="auto"/>
            <w:right w:val="none" w:sz="0" w:space="0" w:color="auto"/>
          </w:divBdr>
        </w:div>
        <w:div w:id="253054857">
          <w:marLeft w:val="640"/>
          <w:marRight w:val="0"/>
          <w:marTop w:val="0"/>
          <w:marBottom w:val="0"/>
          <w:divBdr>
            <w:top w:val="none" w:sz="0" w:space="0" w:color="auto"/>
            <w:left w:val="none" w:sz="0" w:space="0" w:color="auto"/>
            <w:bottom w:val="none" w:sz="0" w:space="0" w:color="auto"/>
            <w:right w:val="none" w:sz="0" w:space="0" w:color="auto"/>
          </w:divBdr>
        </w:div>
        <w:div w:id="2046132029">
          <w:marLeft w:val="640"/>
          <w:marRight w:val="0"/>
          <w:marTop w:val="0"/>
          <w:marBottom w:val="0"/>
          <w:divBdr>
            <w:top w:val="none" w:sz="0" w:space="0" w:color="auto"/>
            <w:left w:val="none" w:sz="0" w:space="0" w:color="auto"/>
            <w:bottom w:val="none" w:sz="0" w:space="0" w:color="auto"/>
            <w:right w:val="none" w:sz="0" w:space="0" w:color="auto"/>
          </w:divBdr>
        </w:div>
        <w:div w:id="1515609701">
          <w:marLeft w:val="640"/>
          <w:marRight w:val="0"/>
          <w:marTop w:val="0"/>
          <w:marBottom w:val="0"/>
          <w:divBdr>
            <w:top w:val="none" w:sz="0" w:space="0" w:color="auto"/>
            <w:left w:val="none" w:sz="0" w:space="0" w:color="auto"/>
            <w:bottom w:val="none" w:sz="0" w:space="0" w:color="auto"/>
            <w:right w:val="none" w:sz="0" w:space="0" w:color="auto"/>
          </w:divBdr>
        </w:div>
        <w:div w:id="2103915666">
          <w:marLeft w:val="640"/>
          <w:marRight w:val="0"/>
          <w:marTop w:val="0"/>
          <w:marBottom w:val="0"/>
          <w:divBdr>
            <w:top w:val="none" w:sz="0" w:space="0" w:color="auto"/>
            <w:left w:val="none" w:sz="0" w:space="0" w:color="auto"/>
            <w:bottom w:val="none" w:sz="0" w:space="0" w:color="auto"/>
            <w:right w:val="none" w:sz="0" w:space="0" w:color="auto"/>
          </w:divBdr>
        </w:div>
        <w:div w:id="925647222">
          <w:marLeft w:val="640"/>
          <w:marRight w:val="0"/>
          <w:marTop w:val="0"/>
          <w:marBottom w:val="0"/>
          <w:divBdr>
            <w:top w:val="none" w:sz="0" w:space="0" w:color="auto"/>
            <w:left w:val="none" w:sz="0" w:space="0" w:color="auto"/>
            <w:bottom w:val="none" w:sz="0" w:space="0" w:color="auto"/>
            <w:right w:val="none" w:sz="0" w:space="0" w:color="auto"/>
          </w:divBdr>
        </w:div>
        <w:div w:id="874198042">
          <w:marLeft w:val="640"/>
          <w:marRight w:val="0"/>
          <w:marTop w:val="0"/>
          <w:marBottom w:val="0"/>
          <w:divBdr>
            <w:top w:val="none" w:sz="0" w:space="0" w:color="auto"/>
            <w:left w:val="none" w:sz="0" w:space="0" w:color="auto"/>
            <w:bottom w:val="none" w:sz="0" w:space="0" w:color="auto"/>
            <w:right w:val="none" w:sz="0" w:space="0" w:color="auto"/>
          </w:divBdr>
        </w:div>
        <w:div w:id="1662153705">
          <w:marLeft w:val="640"/>
          <w:marRight w:val="0"/>
          <w:marTop w:val="0"/>
          <w:marBottom w:val="0"/>
          <w:divBdr>
            <w:top w:val="none" w:sz="0" w:space="0" w:color="auto"/>
            <w:left w:val="none" w:sz="0" w:space="0" w:color="auto"/>
            <w:bottom w:val="none" w:sz="0" w:space="0" w:color="auto"/>
            <w:right w:val="none" w:sz="0" w:space="0" w:color="auto"/>
          </w:divBdr>
        </w:div>
        <w:div w:id="125466445">
          <w:marLeft w:val="640"/>
          <w:marRight w:val="0"/>
          <w:marTop w:val="0"/>
          <w:marBottom w:val="0"/>
          <w:divBdr>
            <w:top w:val="none" w:sz="0" w:space="0" w:color="auto"/>
            <w:left w:val="none" w:sz="0" w:space="0" w:color="auto"/>
            <w:bottom w:val="none" w:sz="0" w:space="0" w:color="auto"/>
            <w:right w:val="none" w:sz="0" w:space="0" w:color="auto"/>
          </w:divBdr>
        </w:div>
        <w:div w:id="1052460056">
          <w:marLeft w:val="640"/>
          <w:marRight w:val="0"/>
          <w:marTop w:val="0"/>
          <w:marBottom w:val="0"/>
          <w:divBdr>
            <w:top w:val="none" w:sz="0" w:space="0" w:color="auto"/>
            <w:left w:val="none" w:sz="0" w:space="0" w:color="auto"/>
            <w:bottom w:val="none" w:sz="0" w:space="0" w:color="auto"/>
            <w:right w:val="none" w:sz="0" w:space="0" w:color="auto"/>
          </w:divBdr>
        </w:div>
        <w:div w:id="480585360">
          <w:marLeft w:val="640"/>
          <w:marRight w:val="0"/>
          <w:marTop w:val="0"/>
          <w:marBottom w:val="0"/>
          <w:divBdr>
            <w:top w:val="none" w:sz="0" w:space="0" w:color="auto"/>
            <w:left w:val="none" w:sz="0" w:space="0" w:color="auto"/>
            <w:bottom w:val="none" w:sz="0" w:space="0" w:color="auto"/>
            <w:right w:val="none" w:sz="0" w:space="0" w:color="auto"/>
          </w:divBdr>
        </w:div>
        <w:div w:id="646471367">
          <w:marLeft w:val="640"/>
          <w:marRight w:val="0"/>
          <w:marTop w:val="0"/>
          <w:marBottom w:val="0"/>
          <w:divBdr>
            <w:top w:val="none" w:sz="0" w:space="0" w:color="auto"/>
            <w:left w:val="none" w:sz="0" w:space="0" w:color="auto"/>
            <w:bottom w:val="none" w:sz="0" w:space="0" w:color="auto"/>
            <w:right w:val="none" w:sz="0" w:space="0" w:color="auto"/>
          </w:divBdr>
        </w:div>
        <w:div w:id="1148060310">
          <w:marLeft w:val="640"/>
          <w:marRight w:val="0"/>
          <w:marTop w:val="0"/>
          <w:marBottom w:val="0"/>
          <w:divBdr>
            <w:top w:val="none" w:sz="0" w:space="0" w:color="auto"/>
            <w:left w:val="none" w:sz="0" w:space="0" w:color="auto"/>
            <w:bottom w:val="none" w:sz="0" w:space="0" w:color="auto"/>
            <w:right w:val="none" w:sz="0" w:space="0" w:color="auto"/>
          </w:divBdr>
        </w:div>
        <w:div w:id="620654454">
          <w:marLeft w:val="640"/>
          <w:marRight w:val="0"/>
          <w:marTop w:val="0"/>
          <w:marBottom w:val="0"/>
          <w:divBdr>
            <w:top w:val="none" w:sz="0" w:space="0" w:color="auto"/>
            <w:left w:val="none" w:sz="0" w:space="0" w:color="auto"/>
            <w:bottom w:val="none" w:sz="0" w:space="0" w:color="auto"/>
            <w:right w:val="none" w:sz="0" w:space="0" w:color="auto"/>
          </w:divBdr>
        </w:div>
      </w:divsChild>
    </w:div>
    <w:div w:id="1212497521">
      <w:marLeft w:val="640"/>
      <w:marRight w:val="0"/>
      <w:marTop w:val="0"/>
      <w:marBottom w:val="0"/>
      <w:divBdr>
        <w:top w:val="none" w:sz="0" w:space="0" w:color="auto"/>
        <w:left w:val="none" w:sz="0" w:space="0" w:color="auto"/>
        <w:bottom w:val="none" w:sz="0" w:space="0" w:color="auto"/>
        <w:right w:val="none" w:sz="0" w:space="0" w:color="auto"/>
      </w:divBdr>
    </w:div>
    <w:div w:id="1214385209">
      <w:bodyDiv w:val="1"/>
      <w:marLeft w:val="0"/>
      <w:marRight w:val="0"/>
      <w:marTop w:val="0"/>
      <w:marBottom w:val="0"/>
      <w:divBdr>
        <w:top w:val="none" w:sz="0" w:space="0" w:color="auto"/>
        <w:left w:val="none" w:sz="0" w:space="0" w:color="auto"/>
        <w:bottom w:val="none" w:sz="0" w:space="0" w:color="auto"/>
        <w:right w:val="none" w:sz="0" w:space="0" w:color="auto"/>
      </w:divBdr>
    </w:div>
    <w:div w:id="1214611102">
      <w:marLeft w:val="480"/>
      <w:marRight w:val="0"/>
      <w:marTop w:val="0"/>
      <w:marBottom w:val="0"/>
      <w:divBdr>
        <w:top w:val="none" w:sz="0" w:space="0" w:color="auto"/>
        <w:left w:val="none" w:sz="0" w:space="0" w:color="auto"/>
        <w:bottom w:val="none" w:sz="0" w:space="0" w:color="auto"/>
        <w:right w:val="none" w:sz="0" w:space="0" w:color="auto"/>
      </w:divBdr>
    </w:div>
    <w:div w:id="1215117197">
      <w:marLeft w:val="480"/>
      <w:marRight w:val="0"/>
      <w:marTop w:val="0"/>
      <w:marBottom w:val="0"/>
      <w:divBdr>
        <w:top w:val="none" w:sz="0" w:space="0" w:color="auto"/>
        <w:left w:val="none" w:sz="0" w:space="0" w:color="auto"/>
        <w:bottom w:val="none" w:sz="0" w:space="0" w:color="auto"/>
        <w:right w:val="none" w:sz="0" w:space="0" w:color="auto"/>
      </w:divBdr>
    </w:div>
    <w:div w:id="1215194371">
      <w:marLeft w:val="480"/>
      <w:marRight w:val="0"/>
      <w:marTop w:val="0"/>
      <w:marBottom w:val="0"/>
      <w:divBdr>
        <w:top w:val="none" w:sz="0" w:space="0" w:color="auto"/>
        <w:left w:val="none" w:sz="0" w:space="0" w:color="auto"/>
        <w:bottom w:val="none" w:sz="0" w:space="0" w:color="auto"/>
        <w:right w:val="none" w:sz="0" w:space="0" w:color="auto"/>
      </w:divBdr>
    </w:div>
    <w:div w:id="1215654566">
      <w:marLeft w:val="480"/>
      <w:marRight w:val="0"/>
      <w:marTop w:val="0"/>
      <w:marBottom w:val="0"/>
      <w:divBdr>
        <w:top w:val="none" w:sz="0" w:space="0" w:color="auto"/>
        <w:left w:val="none" w:sz="0" w:space="0" w:color="auto"/>
        <w:bottom w:val="none" w:sz="0" w:space="0" w:color="auto"/>
        <w:right w:val="none" w:sz="0" w:space="0" w:color="auto"/>
      </w:divBdr>
    </w:div>
    <w:div w:id="1215779096">
      <w:bodyDiv w:val="1"/>
      <w:marLeft w:val="0"/>
      <w:marRight w:val="0"/>
      <w:marTop w:val="0"/>
      <w:marBottom w:val="0"/>
      <w:divBdr>
        <w:top w:val="none" w:sz="0" w:space="0" w:color="auto"/>
        <w:left w:val="none" w:sz="0" w:space="0" w:color="auto"/>
        <w:bottom w:val="none" w:sz="0" w:space="0" w:color="auto"/>
        <w:right w:val="none" w:sz="0" w:space="0" w:color="auto"/>
      </w:divBdr>
      <w:divsChild>
        <w:div w:id="1566574456">
          <w:marLeft w:val="640"/>
          <w:marRight w:val="0"/>
          <w:marTop w:val="0"/>
          <w:marBottom w:val="0"/>
          <w:divBdr>
            <w:top w:val="none" w:sz="0" w:space="0" w:color="auto"/>
            <w:left w:val="none" w:sz="0" w:space="0" w:color="auto"/>
            <w:bottom w:val="none" w:sz="0" w:space="0" w:color="auto"/>
            <w:right w:val="none" w:sz="0" w:space="0" w:color="auto"/>
          </w:divBdr>
        </w:div>
        <w:div w:id="1497765660">
          <w:marLeft w:val="640"/>
          <w:marRight w:val="0"/>
          <w:marTop w:val="0"/>
          <w:marBottom w:val="0"/>
          <w:divBdr>
            <w:top w:val="none" w:sz="0" w:space="0" w:color="auto"/>
            <w:left w:val="none" w:sz="0" w:space="0" w:color="auto"/>
            <w:bottom w:val="none" w:sz="0" w:space="0" w:color="auto"/>
            <w:right w:val="none" w:sz="0" w:space="0" w:color="auto"/>
          </w:divBdr>
        </w:div>
        <w:div w:id="1566329671">
          <w:marLeft w:val="640"/>
          <w:marRight w:val="0"/>
          <w:marTop w:val="0"/>
          <w:marBottom w:val="0"/>
          <w:divBdr>
            <w:top w:val="none" w:sz="0" w:space="0" w:color="auto"/>
            <w:left w:val="none" w:sz="0" w:space="0" w:color="auto"/>
            <w:bottom w:val="none" w:sz="0" w:space="0" w:color="auto"/>
            <w:right w:val="none" w:sz="0" w:space="0" w:color="auto"/>
          </w:divBdr>
        </w:div>
        <w:div w:id="834148686">
          <w:marLeft w:val="640"/>
          <w:marRight w:val="0"/>
          <w:marTop w:val="0"/>
          <w:marBottom w:val="0"/>
          <w:divBdr>
            <w:top w:val="none" w:sz="0" w:space="0" w:color="auto"/>
            <w:left w:val="none" w:sz="0" w:space="0" w:color="auto"/>
            <w:bottom w:val="none" w:sz="0" w:space="0" w:color="auto"/>
            <w:right w:val="none" w:sz="0" w:space="0" w:color="auto"/>
          </w:divBdr>
        </w:div>
        <w:div w:id="214899412">
          <w:marLeft w:val="640"/>
          <w:marRight w:val="0"/>
          <w:marTop w:val="0"/>
          <w:marBottom w:val="0"/>
          <w:divBdr>
            <w:top w:val="none" w:sz="0" w:space="0" w:color="auto"/>
            <w:left w:val="none" w:sz="0" w:space="0" w:color="auto"/>
            <w:bottom w:val="none" w:sz="0" w:space="0" w:color="auto"/>
            <w:right w:val="none" w:sz="0" w:space="0" w:color="auto"/>
          </w:divBdr>
        </w:div>
        <w:div w:id="588925799">
          <w:marLeft w:val="640"/>
          <w:marRight w:val="0"/>
          <w:marTop w:val="0"/>
          <w:marBottom w:val="0"/>
          <w:divBdr>
            <w:top w:val="none" w:sz="0" w:space="0" w:color="auto"/>
            <w:left w:val="none" w:sz="0" w:space="0" w:color="auto"/>
            <w:bottom w:val="none" w:sz="0" w:space="0" w:color="auto"/>
            <w:right w:val="none" w:sz="0" w:space="0" w:color="auto"/>
          </w:divBdr>
        </w:div>
        <w:div w:id="704794444">
          <w:marLeft w:val="640"/>
          <w:marRight w:val="0"/>
          <w:marTop w:val="0"/>
          <w:marBottom w:val="0"/>
          <w:divBdr>
            <w:top w:val="none" w:sz="0" w:space="0" w:color="auto"/>
            <w:left w:val="none" w:sz="0" w:space="0" w:color="auto"/>
            <w:bottom w:val="none" w:sz="0" w:space="0" w:color="auto"/>
            <w:right w:val="none" w:sz="0" w:space="0" w:color="auto"/>
          </w:divBdr>
        </w:div>
        <w:div w:id="1297830427">
          <w:marLeft w:val="640"/>
          <w:marRight w:val="0"/>
          <w:marTop w:val="0"/>
          <w:marBottom w:val="0"/>
          <w:divBdr>
            <w:top w:val="none" w:sz="0" w:space="0" w:color="auto"/>
            <w:left w:val="none" w:sz="0" w:space="0" w:color="auto"/>
            <w:bottom w:val="none" w:sz="0" w:space="0" w:color="auto"/>
            <w:right w:val="none" w:sz="0" w:space="0" w:color="auto"/>
          </w:divBdr>
        </w:div>
        <w:div w:id="1229416619">
          <w:marLeft w:val="640"/>
          <w:marRight w:val="0"/>
          <w:marTop w:val="0"/>
          <w:marBottom w:val="0"/>
          <w:divBdr>
            <w:top w:val="none" w:sz="0" w:space="0" w:color="auto"/>
            <w:left w:val="none" w:sz="0" w:space="0" w:color="auto"/>
            <w:bottom w:val="none" w:sz="0" w:space="0" w:color="auto"/>
            <w:right w:val="none" w:sz="0" w:space="0" w:color="auto"/>
          </w:divBdr>
        </w:div>
        <w:div w:id="1719665185">
          <w:marLeft w:val="640"/>
          <w:marRight w:val="0"/>
          <w:marTop w:val="0"/>
          <w:marBottom w:val="0"/>
          <w:divBdr>
            <w:top w:val="none" w:sz="0" w:space="0" w:color="auto"/>
            <w:left w:val="none" w:sz="0" w:space="0" w:color="auto"/>
            <w:bottom w:val="none" w:sz="0" w:space="0" w:color="auto"/>
            <w:right w:val="none" w:sz="0" w:space="0" w:color="auto"/>
          </w:divBdr>
        </w:div>
        <w:div w:id="607659501">
          <w:marLeft w:val="640"/>
          <w:marRight w:val="0"/>
          <w:marTop w:val="0"/>
          <w:marBottom w:val="0"/>
          <w:divBdr>
            <w:top w:val="none" w:sz="0" w:space="0" w:color="auto"/>
            <w:left w:val="none" w:sz="0" w:space="0" w:color="auto"/>
            <w:bottom w:val="none" w:sz="0" w:space="0" w:color="auto"/>
            <w:right w:val="none" w:sz="0" w:space="0" w:color="auto"/>
          </w:divBdr>
        </w:div>
        <w:div w:id="1035469629">
          <w:marLeft w:val="640"/>
          <w:marRight w:val="0"/>
          <w:marTop w:val="0"/>
          <w:marBottom w:val="0"/>
          <w:divBdr>
            <w:top w:val="none" w:sz="0" w:space="0" w:color="auto"/>
            <w:left w:val="none" w:sz="0" w:space="0" w:color="auto"/>
            <w:bottom w:val="none" w:sz="0" w:space="0" w:color="auto"/>
            <w:right w:val="none" w:sz="0" w:space="0" w:color="auto"/>
          </w:divBdr>
        </w:div>
        <w:div w:id="172038054">
          <w:marLeft w:val="640"/>
          <w:marRight w:val="0"/>
          <w:marTop w:val="0"/>
          <w:marBottom w:val="0"/>
          <w:divBdr>
            <w:top w:val="none" w:sz="0" w:space="0" w:color="auto"/>
            <w:left w:val="none" w:sz="0" w:space="0" w:color="auto"/>
            <w:bottom w:val="none" w:sz="0" w:space="0" w:color="auto"/>
            <w:right w:val="none" w:sz="0" w:space="0" w:color="auto"/>
          </w:divBdr>
        </w:div>
        <w:div w:id="1583951554">
          <w:marLeft w:val="640"/>
          <w:marRight w:val="0"/>
          <w:marTop w:val="0"/>
          <w:marBottom w:val="0"/>
          <w:divBdr>
            <w:top w:val="none" w:sz="0" w:space="0" w:color="auto"/>
            <w:left w:val="none" w:sz="0" w:space="0" w:color="auto"/>
            <w:bottom w:val="none" w:sz="0" w:space="0" w:color="auto"/>
            <w:right w:val="none" w:sz="0" w:space="0" w:color="auto"/>
          </w:divBdr>
        </w:div>
        <w:div w:id="777022652">
          <w:marLeft w:val="640"/>
          <w:marRight w:val="0"/>
          <w:marTop w:val="0"/>
          <w:marBottom w:val="0"/>
          <w:divBdr>
            <w:top w:val="none" w:sz="0" w:space="0" w:color="auto"/>
            <w:left w:val="none" w:sz="0" w:space="0" w:color="auto"/>
            <w:bottom w:val="none" w:sz="0" w:space="0" w:color="auto"/>
            <w:right w:val="none" w:sz="0" w:space="0" w:color="auto"/>
          </w:divBdr>
        </w:div>
        <w:div w:id="1894611828">
          <w:marLeft w:val="640"/>
          <w:marRight w:val="0"/>
          <w:marTop w:val="0"/>
          <w:marBottom w:val="0"/>
          <w:divBdr>
            <w:top w:val="none" w:sz="0" w:space="0" w:color="auto"/>
            <w:left w:val="none" w:sz="0" w:space="0" w:color="auto"/>
            <w:bottom w:val="none" w:sz="0" w:space="0" w:color="auto"/>
            <w:right w:val="none" w:sz="0" w:space="0" w:color="auto"/>
          </w:divBdr>
        </w:div>
        <w:div w:id="1615332209">
          <w:marLeft w:val="640"/>
          <w:marRight w:val="0"/>
          <w:marTop w:val="0"/>
          <w:marBottom w:val="0"/>
          <w:divBdr>
            <w:top w:val="none" w:sz="0" w:space="0" w:color="auto"/>
            <w:left w:val="none" w:sz="0" w:space="0" w:color="auto"/>
            <w:bottom w:val="none" w:sz="0" w:space="0" w:color="auto"/>
            <w:right w:val="none" w:sz="0" w:space="0" w:color="auto"/>
          </w:divBdr>
        </w:div>
        <w:div w:id="1621451871">
          <w:marLeft w:val="640"/>
          <w:marRight w:val="0"/>
          <w:marTop w:val="0"/>
          <w:marBottom w:val="0"/>
          <w:divBdr>
            <w:top w:val="none" w:sz="0" w:space="0" w:color="auto"/>
            <w:left w:val="none" w:sz="0" w:space="0" w:color="auto"/>
            <w:bottom w:val="none" w:sz="0" w:space="0" w:color="auto"/>
            <w:right w:val="none" w:sz="0" w:space="0" w:color="auto"/>
          </w:divBdr>
        </w:div>
        <w:div w:id="1373654480">
          <w:marLeft w:val="640"/>
          <w:marRight w:val="0"/>
          <w:marTop w:val="0"/>
          <w:marBottom w:val="0"/>
          <w:divBdr>
            <w:top w:val="none" w:sz="0" w:space="0" w:color="auto"/>
            <w:left w:val="none" w:sz="0" w:space="0" w:color="auto"/>
            <w:bottom w:val="none" w:sz="0" w:space="0" w:color="auto"/>
            <w:right w:val="none" w:sz="0" w:space="0" w:color="auto"/>
          </w:divBdr>
        </w:div>
        <w:div w:id="1635410106">
          <w:marLeft w:val="640"/>
          <w:marRight w:val="0"/>
          <w:marTop w:val="0"/>
          <w:marBottom w:val="0"/>
          <w:divBdr>
            <w:top w:val="none" w:sz="0" w:space="0" w:color="auto"/>
            <w:left w:val="none" w:sz="0" w:space="0" w:color="auto"/>
            <w:bottom w:val="none" w:sz="0" w:space="0" w:color="auto"/>
            <w:right w:val="none" w:sz="0" w:space="0" w:color="auto"/>
          </w:divBdr>
        </w:div>
        <w:div w:id="1768116558">
          <w:marLeft w:val="640"/>
          <w:marRight w:val="0"/>
          <w:marTop w:val="0"/>
          <w:marBottom w:val="0"/>
          <w:divBdr>
            <w:top w:val="none" w:sz="0" w:space="0" w:color="auto"/>
            <w:left w:val="none" w:sz="0" w:space="0" w:color="auto"/>
            <w:bottom w:val="none" w:sz="0" w:space="0" w:color="auto"/>
            <w:right w:val="none" w:sz="0" w:space="0" w:color="auto"/>
          </w:divBdr>
        </w:div>
        <w:div w:id="2123526039">
          <w:marLeft w:val="640"/>
          <w:marRight w:val="0"/>
          <w:marTop w:val="0"/>
          <w:marBottom w:val="0"/>
          <w:divBdr>
            <w:top w:val="none" w:sz="0" w:space="0" w:color="auto"/>
            <w:left w:val="none" w:sz="0" w:space="0" w:color="auto"/>
            <w:bottom w:val="none" w:sz="0" w:space="0" w:color="auto"/>
            <w:right w:val="none" w:sz="0" w:space="0" w:color="auto"/>
          </w:divBdr>
        </w:div>
        <w:div w:id="761146312">
          <w:marLeft w:val="640"/>
          <w:marRight w:val="0"/>
          <w:marTop w:val="0"/>
          <w:marBottom w:val="0"/>
          <w:divBdr>
            <w:top w:val="none" w:sz="0" w:space="0" w:color="auto"/>
            <w:left w:val="none" w:sz="0" w:space="0" w:color="auto"/>
            <w:bottom w:val="none" w:sz="0" w:space="0" w:color="auto"/>
            <w:right w:val="none" w:sz="0" w:space="0" w:color="auto"/>
          </w:divBdr>
        </w:div>
        <w:div w:id="705910468">
          <w:marLeft w:val="640"/>
          <w:marRight w:val="0"/>
          <w:marTop w:val="0"/>
          <w:marBottom w:val="0"/>
          <w:divBdr>
            <w:top w:val="none" w:sz="0" w:space="0" w:color="auto"/>
            <w:left w:val="none" w:sz="0" w:space="0" w:color="auto"/>
            <w:bottom w:val="none" w:sz="0" w:space="0" w:color="auto"/>
            <w:right w:val="none" w:sz="0" w:space="0" w:color="auto"/>
          </w:divBdr>
        </w:div>
        <w:div w:id="1593272713">
          <w:marLeft w:val="640"/>
          <w:marRight w:val="0"/>
          <w:marTop w:val="0"/>
          <w:marBottom w:val="0"/>
          <w:divBdr>
            <w:top w:val="none" w:sz="0" w:space="0" w:color="auto"/>
            <w:left w:val="none" w:sz="0" w:space="0" w:color="auto"/>
            <w:bottom w:val="none" w:sz="0" w:space="0" w:color="auto"/>
            <w:right w:val="none" w:sz="0" w:space="0" w:color="auto"/>
          </w:divBdr>
        </w:div>
        <w:div w:id="625699064">
          <w:marLeft w:val="640"/>
          <w:marRight w:val="0"/>
          <w:marTop w:val="0"/>
          <w:marBottom w:val="0"/>
          <w:divBdr>
            <w:top w:val="none" w:sz="0" w:space="0" w:color="auto"/>
            <w:left w:val="none" w:sz="0" w:space="0" w:color="auto"/>
            <w:bottom w:val="none" w:sz="0" w:space="0" w:color="auto"/>
            <w:right w:val="none" w:sz="0" w:space="0" w:color="auto"/>
          </w:divBdr>
        </w:div>
        <w:div w:id="1927613372">
          <w:marLeft w:val="640"/>
          <w:marRight w:val="0"/>
          <w:marTop w:val="0"/>
          <w:marBottom w:val="0"/>
          <w:divBdr>
            <w:top w:val="none" w:sz="0" w:space="0" w:color="auto"/>
            <w:left w:val="none" w:sz="0" w:space="0" w:color="auto"/>
            <w:bottom w:val="none" w:sz="0" w:space="0" w:color="auto"/>
            <w:right w:val="none" w:sz="0" w:space="0" w:color="auto"/>
          </w:divBdr>
        </w:div>
        <w:div w:id="66726451">
          <w:marLeft w:val="640"/>
          <w:marRight w:val="0"/>
          <w:marTop w:val="0"/>
          <w:marBottom w:val="0"/>
          <w:divBdr>
            <w:top w:val="none" w:sz="0" w:space="0" w:color="auto"/>
            <w:left w:val="none" w:sz="0" w:space="0" w:color="auto"/>
            <w:bottom w:val="none" w:sz="0" w:space="0" w:color="auto"/>
            <w:right w:val="none" w:sz="0" w:space="0" w:color="auto"/>
          </w:divBdr>
        </w:div>
        <w:div w:id="103039586">
          <w:marLeft w:val="640"/>
          <w:marRight w:val="0"/>
          <w:marTop w:val="0"/>
          <w:marBottom w:val="0"/>
          <w:divBdr>
            <w:top w:val="none" w:sz="0" w:space="0" w:color="auto"/>
            <w:left w:val="none" w:sz="0" w:space="0" w:color="auto"/>
            <w:bottom w:val="none" w:sz="0" w:space="0" w:color="auto"/>
            <w:right w:val="none" w:sz="0" w:space="0" w:color="auto"/>
          </w:divBdr>
        </w:div>
        <w:div w:id="1498300262">
          <w:marLeft w:val="640"/>
          <w:marRight w:val="0"/>
          <w:marTop w:val="0"/>
          <w:marBottom w:val="0"/>
          <w:divBdr>
            <w:top w:val="none" w:sz="0" w:space="0" w:color="auto"/>
            <w:left w:val="none" w:sz="0" w:space="0" w:color="auto"/>
            <w:bottom w:val="none" w:sz="0" w:space="0" w:color="auto"/>
            <w:right w:val="none" w:sz="0" w:space="0" w:color="auto"/>
          </w:divBdr>
        </w:div>
        <w:div w:id="843546324">
          <w:marLeft w:val="640"/>
          <w:marRight w:val="0"/>
          <w:marTop w:val="0"/>
          <w:marBottom w:val="0"/>
          <w:divBdr>
            <w:top w:val="none" w:sz="0" w:space="0" w:color="auto"/>
            <w:left w:val="none" w:sz="0" w:space="0" w:color="auto"/>
            <w:bottom w:val="none" w:sz="0" w:space="0" w:color="auto"/>
            <w:right w:val="none" w:sz="0" w:space="0" w:color="auto"/>
          </w:divBdr>
        </w:div>
        <w:div w:id="956176128">
          <w:marLeft w:val="640"/>
          <w:marRight w:val="0"/>
          <w:marTop w:val="0"/>
          <w:marBottom w:val="0"/>
          <w:divBdr>
            <w:top w:val="none" w:sz="0" w:space="0" w:color="auto"/>
            <w:left w:val="none" w:sz="0" w:space="0" w:color="auto"/>
            <w:bottom w:val="none" w:sz="0" w:space="0" w:color="auto"/>
            <w:right w:val="none" w:sz="0" w:space="0" w:color="auto"/>
          </w:divBdr>
        </w:div>
        <w:div w:id="670642138">
          <w:marLeft w:val="640"/>
          <w:marRight w:val="0"/>
          <w:marTop w:val="0"/>
          <w:marBottom w:val="0"/>
          <w:divBdr>
            <w:top w:val="none" w:sz="0" w:space="0" w:color="auto"/>
            <w:left w:val="none" w:sz="0" w:space="0" w:color="auto"/>
            <w:bottom w:val="none" w:sz="0" w:space="0" w:color="auto"/>
            <w:right w:val="none" w:sz="0" w:space="0" w:color="auto"/>
          </w:divBdr>
        </w:div>
        <w:div w:id="368922260">
          <w:marLeft w:val="640"/>
          <w:marRight w:val="0"/>
          <w:marTop w:val="0"/>
          <w:marBottom w:val="0"/>
          <w:divBdr>
            <w:top w:val="none" w:sz="0" w:space="0" w:color="auto"/>
            <w:left w:val="none" w:sz="0" w:space="0" w:color="auto"/>
            <w:bottom w:val="none" w:sz="0" w:space="0" w:color="auto"/>
            <w:right w:val="none" w:sz="0" w:space="0" w:color="auto"/>
          </w:divBdr>
        </w:div>
        <w:div w:id="726730941">
          <w:marLeft w:val="640"/>
          <w:marRight w:val="0"/>
          <w:marTop w:val="0"/>
          <w:marBottom w:val="0"/>
          <w:divBdr>
            <w:top w:val="none" w:sz="0" w:space="0" w:color="auto"/>
            <w:left w:val="none" w:sz="0" w:space="0" w:color="auto"/>
            <w:bottom w:val="none" w:sz="0" w:space="0" w:color="auto"/>
            <w:right w:val="none" w:sz="0" w:space="0" w:color="auto"/>
          </w:divBdr>
        </w:div>
        <w:div w:id="453182619">
          <w:marLeft w:val="640"/>
          <w:marRight w:val="0"/>
          <w:marTop w:val="0"/>
          <w:marBottom w:val="0"/>
          <w:divBdr>
            <w:top w:val="none" w:sz="0" w:space="0" w:color="auto"/>
            <w:left w:val="none" w:sz="0" w:space="0" w:color="auto"/>
            <w:bottom w:val="none" w:sz="0" w:space="0" w:color="auto"/>
            <w:right w:val="none" w:sz="0" w:space="0" w:color="auto"/>
          </w:divBdr>
        </w:div>
        <w:div w:id="521237915">
          <w:marLeft w:val="640"/>
          <w:marRight w:val="0"/>
          <w:marTop w:val="0"/>
          <w:marBottom w:val="0"/>
          <w:divBdr>
            <w:top w:val="none" w:sz="0" w:space="0" w:color="auto"/>
            <w:left w:val="none" w:sz="0" w:space="0" w:color="auto"/>
            <w:bottom w:val="none" w:sz="0" w:space="0" w:color="auto"/>
            <w:right w:val="none" w:sz="0" w:space="0" w:color="auto"/>
          </w:divBdr>
        </w:div>
        <w:div w:id="1599560818">
          <w:marLeft w:val="640"/>
          <w:marRight w:val="0"/>
          <w:marTop w:val="0"/>
          <w:marBottom w:val="0"/>
          <w:divBdr>
            <w:top w:val="none" w:sz="0" w:space="0" w:color="auto"/>
            <w:left w:val="none" w:sz="0" w:space="0" w:color="auto"/>
            <w:bottom w:val="none" w:sz="0" w:space="0" w:color="auto"/>
            <w:right w:val="none" w:sz="0" w:space="0" w:color="auto"/>
          </w:divBdr>
        </w:div>
        <w:div w:id="1188519197">
          <w:marLeft w:val="640"/>
          <w:marRight w:val="0"/>
          <w:marTop w:val="0"/>
          <w:marBottom w:val="0"/>
          <w:divBdr>
            <w:top w:val="none" w:sz="0" w:space="0" w:color="auto"/>
            <w:left w:val="none" w:sz="0" w:space="0" w:color="auto"/>
            <w:bottom w:val="none" w:sz="0" w:space="0" w:color="auto"/>
            <w:right w:val="none" w:sz="0" w:space="0" w:color="auto"/>
          </w:divBdr>
        </w:div>
        <w:div w:id="270865661">
          <w:marLeft w:val="640"/>
          <w:marRight w:val="0"/>
          <w:marTop w:val="0"/>
          <w:marBottom w:val="0"/>
          <w:divBdr>
            <w:top w:val="none" w:sz="0" w:space="0" w:color="auto"/>
            <w:left w:val="none" w:sz="0" w:space="0" w:color="auto"/>
            <w:bottom w:val="none" w:sz="0" w:space="0" w:color="auto"/>
            <w:right w:val="none" w:sz="0" w:space="0" w:color="auto"/>
          </w:divBdr>
        </w:div>
        <w:div w:id="1545673863">
          <w:marLeft w:val="640"/>
          <w:marRight w:val="0"/>
          <w:marTop w:val="0"/>
          <w:marBottom w:val="0"/>
          <w:divBdr>
            <w:top w:val="none" w:sz="0" w:space="0" w:color="auto"/>
            <w:left w:val="none" w:sz="0" w:space="0" w:color="auto"/>
            <w:bottom w:val="none" w:sz="0" w:space="0" w:color="auto"/>
            <w:right w:val="none" w:sz="0" w:space="0" w:color="auto"/>
          </w:divBdr>
        </w:div>
        <w:div w:id="1997873498">
          <w:marLeft w:val="640"/>
          <w:marRight w:val="0"/>
          <w:marTop w:val="0"/>
          <w:marBottom w:val="0"/>
          <w:divBdr>
            <w:top w:val="none" w:sz="0" w:space="0" w:color="auto"/>
            <w:left w:val="none" w:sz="0" w:space="0" w:color="auto"/>
            <w:bottom w:val="none" w:sz="0" w:space="0" w:color="auto"/>
            <w:right w:val="none" w:sz="0" w:space="0" w:color="auto"/>
          </w:divBdr>
        </w:div>
        <w:div w:id="408384081">
          <w:marLeft w:val="640"/>
          <w:marRight w:val="0"/>
          <w:marTop w:val="0"/>
          <w:marBottom w:val="0"/>
          <w:divBdr>
            <w:top w:val="none" w:sz="0" w:space="0" w:color="auto"/>
            <w:left w:val="none" w:sz="0" w:space="0" w:color="auto"/>
            <w:bottom w:val="none" w:sz="0" w:space="0" w:color="auto"/>
            <w:right w:val="none" w:sz="0" w:space="0" w:color="auto"/>
          </w:divBdr>
        </w:div>
        <w:div w:id="153034923">
          <w:marLeft w:val="640"/>
          <w:marRight w:val="0"/>
          <w:marTop w:val="0"/>
          <w:marBottom w:val="0"/>
          <w:divBdr>
            <w:top w:val="none" w:sz="0" w:space="0" w:color="auto"/>
            <w:left w:val="none" w:sz="0" w:space="0" w:color="auto"/>
            <w:bottom w:val="none" w:sz="0" w:space="0" w:color="auto"/>
            <w:right w:val="none" w:sz="0" w:space="0" w:color="auto"/>
          </w:divBdr>
        </w:div>
        <w:div w:id="569773850">
          <w:marLeft w:val="640"/>
          <w:marRight w:val="0"/>
          <w:marTop w:val="0"/>
          <w:marBottom w:val="0"/>
          <w:divBdr>
            <w:top w:val="none" w:sz="0" w:space="0" w:color="auto"/>
            <w:left w:val="none" w:sz="0" w:space="0" w:color="auto"/>
            <w:bottom w:val="none" w:sz="0" w:space="0" w:color="auto"/>
            <w:right w:val="none" w:sz="0" w:space="0" w:color="auto"/>
          </w:divBdr>
        </w:div>
        <w:div w:id="1283728628">
          <w:marLeft w:val="640"/>
          <w:marRight w:val="0"/>
          <w:marTop w:val="0"/>
          <w:marBottom w:val="0"/>
          <w:divBdr>
            <w:top w:val="none" w:sz="0" w:space="0" w:color="auto"/>
            <w:left w:val="none" w:sz="0" w:space="0" w:color="auto"/>
            <w:bottom w:val="none" w:sz="0" w:space="0" w:color="auto"/>
            <w:right w:val="none" w:sz="0" w:space="0" w:color="auto"/>
          </w:divBdr>
        </w:div>
        <w:div w:id="543953548">
          <w:marLeft w:val="640"/>
          <w:marRight w:val="0"/>
          <w:marTop w:val="0"/>
          <w:marBottom w:val="0"/>
          <w:divBdr>
            <w:top w:val="none" w:sz="0" w:space="0" w:color="auto"/>
            <w:left w:val="none" w:sz="0" w:space="0" w:color="auto"/>
            <w:bottom w:val="none" w:sz="0" w:space="0" w:color="auto"/>
            <w:right w:val="none" w:sz="0" w:space="0" w:color="auto"/>
          </w:divBdr>
        </w:div>
        <w:div w:id="1417360999">
          <w:marLeft w:val="640"/>
          <w:marRight w:val="0"/>
          <w:marTop w:val="0"/>
          <w:marBottom w:val="0"/>
          <w:divBdr>
            <w:top w:val="none" w:sz="0" w:space="0" w:color="auto"/>
            <w:left w:val="none" w:sz="0" w:space="0" w:color="auto"/>
            <w:bottom w:val="none" w:sz="0" w:space="0" w:color="auto"/>
            <w:right w:val="none" w:sz="0" w:space="0" w:color="auto"/>
          </w:divBdr>
        </w:div>
        <w:div w:id="1860198430">
          <w:marLeft w:val="640"/>
          <w:marRight w:val="0"/>
          <w:marTop w:val="0"/>
          <w:marBottom w:val="0"/>
          <w:divBdr>
            <w:top w:val="none" w:sz="0" w:space="0" w:color="auto"/>
            <w:left w:val="none" w:sz="0" w:space="0" w:color="auto"/>
            <w:bottom w:val="none" w:sz="0" w:space="0" w:color="auto"/>
            <w:right w:val="none" w:sz="0" w:space="0" w:color="auto"/>
          </w:divBdr>
        </w:div>
        <w:div w:id="2068643994">
          <w:marLeft w:val="640"/>
          <w:marRight w:val="0"/>
          <w:marTop w:val="0"/>
          <w:marBottom w:val="0"/>
          <w:divBdr>
            <w:top w:val="none" w:sz="0" w:space="0" w:color="auto"/>
            <w:left w:val="none" w:sz="0" w:space="0" w:color="auto"/>
            <w:bottom w:val="none" w:sz="0" w:space="0" w:color="auto"/>
            <w:right w:val="none" w:sz="0" w:space="0" w:color="auto"/>
          </w:divBdr>
        </w:div>
        <w:div w:id="25713630">
          <w:marLeft w:val="640"/>
          <w:marRight w:val="0"/>
          <w:marTop w:val="0"/>
          <w:marBottom w:val="0"/>
          <w:divBdr>
            <w:top w:val="none" w:sz="0" w:space="0" w:color="auto"/>
            <w:left w:val="none" w:sz="0" w:space="0" w:color="auto"/>
            <w:bottom w:val="none" w:sz="0" w:space="0" w:color="auto"/>
            <w:right w:val="none" w:sz="0" w:space="0" w:color="auto"/>
          </w:divBdr>
        </w:div>
        <w:div w:id="1560089212">
          <w:marLeft w:val="640"/>
          <w:marRight w:val="0"/>
          <w:marTop w:val="0"/>
          <w:marBottom w:val="0"/>
          <w:divBdr>
            <w:top w:val="none" w:sz="0" w:space="0" w:color="auto"/>
            <w:left w:val="none" w:sz="0" w:space="0" w:color="auto"/>
            <w:bottom w:val="none" w:sz="0" w:space="0" w:color="auto"/>
            <w:right w:val="none" w:sz="0" w:space="0" w:color="auto"/>
          </w:divBdr>
        </w:div>
        <w:div w:id="858080675">
          <w:marLeft w:val="640"/>
          <w:marRight w:val="0"/>
          <w:marTop w:val="0"/>
          <w:marBottom w:val="0"/>
          <w:divBdr>
            <w:top w:val="none" w:sz="0" w:space="0" w:color="auto"/>
            <w:left w:val="none" w:sz="0" w:space="0" w:color="auto"/>
            <w:bottom w:val="none" w:sz="0" w:space="0" w:color="auto"/>
            <w:right w:val="none" w:sz="0" w:space="0" w:color="auto"/>
          </w:divBdr>
        </w:div>
        <w:div w:id="1734622210">
          <w:marLeft w:val="640"/>
          <w:marRight w:val="0"/>
          <w:marTop w:val="0"/>
          <w:marBottom w:val="0"/>
          <w:divBdr>
            <w:top w:val="none" w:sz="0" w:space="0" w:color="auto"/>
            <w:left w:val="none" w:sz="0" w:space="0" w:color="auto"/>
            <w:bottom w:val="none" w:sz="0" w:space="0" w:color="auto"/>
            <w:right w:val="none" w:sz="0" w:space="0" w:color="auto"/>
          </w:divBdr>
        </w:div>
        <w:div w:id="1889338968">
          <w:marLeft w:val="640"/>
          <w:marRight w:val="0"/>
          <w:marTop w:val="0"/>
          <w:marBottom w:val="0"/>
          <w:divBdr>
            <w:top w:val="none" w:sz="0" w:space="0" w:color="auto"/>
            <w:left w:val="none" w:sz="0" w:space="0" w:color="auto"/>
            <w:bottom w:val="none" w:sz="0" w:space="0" w:color="auto"/>
            <w:right w:val="none" w:sz="0" w:space="0" w:color="auto"/>
          </w:divBdr>
        </w:div>
        <w:div w:id="1682047351">
          <w:marLeft w:val="640"/>
          <w:marRight w:val="0"/>
          <w:marTop w:val="0"/>
          <w:marBottom w:val="0"/>
          <w:divBdr>
            <w:top w:val="none" w:sz="0" w:space="0" w:color="auto"/>
            <w:left w:val="none" w:sz="0" w:space="0" w:color="auto"/>
            <w:bottom w:val="none" w:sz="0" w:space="0" w:color="auto"/>
            <w:right w:val="none" w:sz="0" w:space="0" w:color="auto"/>
          </w:divBdr>
        </w:div>
        <w:div w:id="557713273">
          <w:marLeft w:val="640"/>
          <w:marRight w:val="0"/>
          <w:marTop w:val="0"/>
          <w:marBottom w:val="0"/>
          <w:divBdr>
            <w:top w:val="none" w:sz="0" w:space="0" w:color="auto"/>
            <w:left w:val="none" w:sz="0" w:space="0" w:color="auto"/>
            <w:bottom w:val="none" w:sz="0" w:space="0" w:color="auto"/>
            <w:right w:val="none" w:sz="0" w:space="0" w:color="auto"/>
          </w:divBdr>
        </w:div>
        <w:div w:id="2040351861">
          <w:marLeft w:val="640"/>
          <w:marRight w:val="0"/>
          <w:marTop w:val="0"/>
          <w:marBottom w:val="0"/>
          <w:divBdr>
            <w:top w:val="none" w:sz="0" w:space="0" w:color="auto"/>
            <w:left w:val="none" w:sz="0" w:space="0" w:color="auto"/>
            <w:bottom w:val="none" w:sz="0" w:space="0" w:color="auto"/>
            <w:right w:val="none" w:sz="0" w:space="0" w:color="auto"/>
          </w:divBdr>
        </w:div>
        <w:div w:id="1819224714">
          <w:marLeft w:val="640"/>
          <w:marRight w:val="0"/>
          <w:marTop w:val="0"/>
          <w:marBottom w:val="0"/>
          <w:divBdr>
            <w:top w:val="none" w:sz="0" w:space="0" w:color="auto"/>
            <w:left w:val="none" w:sz="0" w:space="0" w:color="auto"/>
            <w:bottom w:val="none" w:sz="0" w:space="0" w:color="auto"/>
            <w:right w:val="none" w:sz="0" w:space="0" w:color="auto"/>
          </w:divBdr>
        </w:div>
        <w:div w:id="628827562">
          <w:marLeft w:val="640"/>
          <w:marRight w:val="0"/>
          <w:marTop w:val="0"/>
          <w:marBottom w:val="0"/>
          <w:divBdr>
            <w:top w:val="none" w:sz="0" w:space="0" w:color="auto"/>
            <w:left w:val="none" w:sz="0" w:space="0" w:color="auto"/>
            <w:bottom w:val="none" w:sz="0" w:space="0" w:color="auto"/>
            <w:right w:val="none" w:sz="0" w:space="0" w:color="auto"/>
          </w:divBdr>
        </w:div>
        <w:div w:id="1639216284">
          <w:marLeft w:val="640"/>
          <w:marRight w:val="0"/>
          <w:marTop w:val="0"/>
          <w:marBottom w:val="0"/>
          <w:divBdr>
            <w:top w:val="none" w:sz="0" w:space="0" w:color="auto"/>
            <w:left w:val="none" w:sz="0" w:space="0" w:color="auto"/>
            <w:bottom w:val="none" w:sz="0" w:space="0" w:color="auto"/>
            <w:right w:val="none" w:sz="0" w:space="0" w:color="auto"/>
          </w:divBdr>
        </w:div>
        <w:div w:id="296225767">
          <w:marLeft w:val="640"/>
          <w:marRight w:val="0"/>
          <w:marTop w:val="0"/>
          <w:marBottom w:val="0"/>
          <w:divBdr>
            <w:top w:val="none" w:sz="0" w:space="0" w:color="auto"/>
            <w:left w:val="none" w:sz="0" w:space="0" w:color="auto"/>
            <w:bottom w:val="none" w:sz="0" w:space="0" w:color="auto"/>
            <w:right w:val="none" w:sz="0" w:space="0" w:color="auto"/>
          </w:divBdr>
        </w:div>
        <w:div w:id="669722176">
          <w:marLeft w:val="640"/>
          <w:marRight w:val="0"/>
          <w:marTop w:val="0"/>
          <w:marBottom w:val="0"/>
          <w:divBdr>
            <w:top w:val="none" w:sz="0" w:space="0" w:color="auto"/>
            <w:left w:val="none" w:sz="0" w:space="0" w:color="auto"/>
            <w:bottom w:val="none" w:sz="0" w:space="0" w:color="auto"/>
            <w:right w:val="none" w:sz="0" w:space="0" w:color="auto"/>
          </w:divBdr>
        </w:div>
        <w:div w:id="1695418353">
          <w:marLeft w:val="640"/>
          <w:marRight w:val="0"/>
          <w:marTop w:val="0"/>
          <w:marBottom w:val="0"/>
          <w:divBdr>
            <w:top w:val="none" w:sz="0" w:space="0" w:color="auto"/>
            <w:left w:val="none" w:sz="0" w:space="0" w:color="auto"/>
            <w:bottom w:val="none" w:sz="0" w:space="0" w:color="auto"/>
            <w:right w:val="none" w:sz="0" w:space="0" w:color="auto"/>
          </w:divBdr>
        </w:div>
        <w:div w:id="1803229702">
          <w:marLeft w:val="640"/>
          <w:marRight w:val="0"/>
          <w:marTop w:val="0"/>
          <w:marBottom w:val="0"/>
          <w:divBdr>
            <w:top w:val="none" w:sz="0" w:space="0" w:color="auto"/>
            <w:left w:val="none" w:sz="0" w:space="0" w:color="auto"/>
            <w:bottom w:val="none" w:sz="0" w:space="0" w:color="auto"/>
            <w:right w:val="none" w:sz="0" w:space="0" w:color="auto"/>
          </w:divBdr>
        </w:div>
        <w:div w:id="393503709">
          <w:marLeft w:val="640"/>
          <w:marRight w:val="0"/>
          <w:marTop w:val="0"/>
          <w:marBottom w:val="0"/>
          <w:divBdr>
            <w:top w:val="none" w:sz="0" w:space="0" w:color="auto"/>
            <w:left w:val="none" w:sz="0" w:space="0" w:color="auto"/>
            <w:bottom w:val="none" w:sz="0" w:space="0" w:color="auto"/>
            <w:right w:val="none" w:sz="0" w:space="0" w:color="auto"/>
          </w:divBdr>
        </w:div>
        <w:div w:id="1449592657">
          <w:marLeft w:val="640"/>
          <w:marRight w:val="0"/>
          <w:marTop w:val="0"/>
          <w:marBottom w:val="0"/>
          <w:divBdr>
            <w:top w:val="none" w:sz="0" w:space="0" w:color="auto"/>
            <w:left w:val="none" w:sz="0" w:space="0" w:color="auto"/>
            <w:bottom w:val="none" w:sz="0" w:space="0" w:color="auto"/>
            <w:right w:val="none" w:sz="0" w:space="0" w:color="auto"/>
          </w:divBdr>
        </w:div>
        <w:div w:id="1128204810">
          <w:marLeft w:val="640"/>
          <w:marRight w:val="0"/>
          <w:marTop w:val="0"/>
          <w:marBottom w:val="0"/>
          <w:divBdr>
            <w:top w:val="none" w:sz="0" w:space="0" w:color="auto"/>
            <w:left w:val="none" w:sz="0" w:space="0" w:color="auto"/>
            <w:bottom w:val="none" w:sz="0" w:space="0" w:color="auto"/>
            <w:right w:val="none" w:sz="0" w:space="0" w:color="auto"/>
          </w:divBdr>
        </w:div>
        <w:div w:id="245771785">
          <w:marLeft w:val="640"/>
          <w:marRight w:val="0"/>
          <w:marTop w:val="0"/>
          <w:marBottom w:val="0"/>
          <w:divBdr>
            <w:top w:val="none" w:sz="0" w:space="0" w:color="auto"/>
            <w:left w:val="none" w:sz="0" w:space="0" w:color="auto"/>
            <w:bottom w:val="none" w:sz="0" w:space="0" w:color="auto"/>
            <w:right w:val="none" w:sz="0" w:space="0" w:color="auto"/>
          </w:divBdr>
        </w:div>
        <w:div w:id="1933052024">
          <w:marLeft w:val="640"/>
          <w:marRight w:val="0"/>
          <w:marTop w:val="0"/>
          <w:marBottom w:val="0"/>
          <w:divBdr>
            <w:top w:val="none" w:sz="0" w:space="0" w:color="auto"/>
            <w:left w:val="none" w:sz="0" w:space="0" w:color="auto"/>
            <w:bottom w:val="none" w:sz="0" w:space="0" w:color="auto"/>
            <w:right w:val="none" w:sz="0" w:space="0" w:color="auto"/>
          </w:divBdr>
        </w:div>
        <w:div w:id="1120032408">
          <w:marLeft w:val="640"/>
          <w:marRight w:val="0"/>
          <w:marTop w:val="0"/>
          <w:marBottom w:val="0"/>
          <w:divBdr>
            <w:top w:val="none" w:sz="0" w:space="0" w:color="auto"/>
            <w:left w:val="none" w:sz="0" w:space="0" w:color="auto"/>
            <w:bottom w:val="none" w:sz="0" w:space="0" w:color="auto"/>
            <w:right w:val="none" w:sz="0" w:space="0" w:color="auto"/>
          </w:divBdr>
        </w:div>
        <w:div w:id="1972781844">
          <w:marLeft w:val="640"/>
          <w:marRight w:val="0"/>
          <w:marTop w:val="0"/>
          <w:marBottom w:val="0"/>
          <w:divBdr>
            <w:top w:val="none" w:sz="0" w:space="0" w:color="auto"/>
            <w:left w:val="none" w:sz="0" w:space="0" w:color="auto"/>
            <w:bottom w:val="none" w:sz="0" w:space="0" w:color="auto"/>
            <w:right w:val="none" w:sz="0" w:space="0" w:color="auto"/>
          </w:divBdr>
        </w:div>
        <w:div w:id="157618718">
          <w:marLeft w:val="640"/>
          <w:marRight w:val="0"/>
          <w:marTop w:val="0"/>
          <w:marBottom w:val="0"/>
          <w:divBdr>
            <w:top w:val="none" w:sz="0" w:space="0" w:color="auto"/>
            <w:left w:val="none" w:sz="0" w:space="0" w:color="auto"/>
            <w:bottom w:val="none" w:sz="0" w:space="0" w:color="auto"/>
            <w:right w:val="none" w:sz="0" w:space="0" w:color="auto"/>
          </w:divBdr>
        </w:div>
        <w:div w:id="1709992766">
          <w:marLeft w:val="640"/>
          <w:marRight w:val="0"/>
          <w:marTop w:val="0"/>
          <w:marBottom w:val="0"/>
          <w:divBdr>
            <w:top w:val="none" w:sz="0" w:space="0" w:color="auto"/>
            <w:left w:val="none" w:sz="0" w:space="0" w:color="auto"/>
            <w:bottom w:val="none" w:sz="0" w:space="0" w:color="auto"/>
            <w:right w:val="none" w:sz="0" w:space="0" w:color="auto"/>
          </w:divBdr>
        </w:div>
        <w:div w:id="1053700882">
          <w:marLeft w:val="640"/>
          <w:marRight w:val="0"/>
          <w:marTop w:val="0"/>
          <w:marBottom w:val="0"/>
          <w:divBdr>
            <w:top w:val="none" w:sz="0" w:space="0" w:color="auto"/>
            <w:left w:val="none" w:sz="0" w:space="0" w:color="auto"/>
            <w:bottom w:val="none" w:sz="0" w:space="0" w:color="auto"/>
            <w:right w:val="none" w:sz="0" w:space="0" w:color="auto"/>
          </w:divBdr>
        </w:div>
        <w:div w:id="483081236">
          <w:marLeft w:val="640"/>
          <w:marRight w:val="0"/>
          <w:marTop w:val="0"/>
          <w:marBottom w:val="0"/>
          <w:divBdr>
            <w:top w:val="none" w:sz="0" w:space="0" w:color="auto"/>
            <w:left w:val="none" w:sz="0" w:space="0" w:color="auto"/>
            <w:bottom w:val="none" w:sz="0" w:space="0" w:color="auto"/>
            <w:right w:val="none" w:sz="0" w:space="0" w:color="auto"/>
          </w:divBdr>
        </w:div>
        <w:div w:id="2068646137">
          <w:marLeft w:val="640"/>
          <w:marRight w:val="0"/>
          <w:marTop w:val="0"/>
          <w:marBottom w:val="0"/>
          <w:divBdr>
            <w:top w:val="none" w:sz="0" w:space="0" w:color="auto"/>
            <w:left w:val="none" w:sz="0" w:space="0" w:color="auto"/>
            <w:bottom w:val="none" w:sz="0" w:space="0" w:color="auto"/>
            <w:right w:val="none" w:sz="0" w:space="0" w:color="auto"/>
          </w:divBdr>
        </w:div>
        <w:div w:id="1847943390">
          <w:marLeft w:val="640"/>
          <w:marRight w:val="0"/>
          <w:marTop w:val="0"/>
          <w:marBottom w:val="0"/>
          <w:divBdr>
            <w:top w:val="none" w:sz="0" w:space="0" w:color="auto"/>
            <w:left w:val="none" w:sz="0" w:space="0" w:color="auto"/>
            <w:bottom w:val="none" w:sz="0" w:space="0" w:color="auto"/>
            <w:right w:val="none" w:sz="0" w:space="0" w:color="auto"/>
          </w:divBdr>
        </w:div>
        <w:div w:id="1624384807">
          <w:marLeft w:val="640"/>
          <w:marRight w:val="0"/>
          <w:marTop w:val="0"/>
          <w:marBottom w:val="0"/>
          <w:divBdr>
            <w:top w:val="none" w:sz="0" w:space="0" w:color="auto"/>
            <w:left w:val="none" w:sz="0" w:space="0" w:color="auto"/>
            <w:bottom w:val="none" w:sz="0" w:space="0" w:color="auto"/>
            <w:right w:val="none" w:sz="0" w:space="0" w:color="auto"/>
          </w:divBdr>
        </w:div>
        <w:div w:id="1720131622">
          <w:marLeft w:val="640"/>
          <w:marRight w:val="0"/>
          <w:marTop w:val="0"/>
          <w:marBottom w:val="0"/>
          <w:divBdr>
            <w:top w:val="none" w:sz="0" w:space="0" w:color="auto"/>
            <w:left w:val="none" w:sz="0" w:space="0" w:color="auto"/>
            <w:bottom w:val="none" w:sz="0" w:space="0" w:color="auto"/>
            <w:right w:val="none" w:sz="0" w:space="0" w:color="auto"/>
          </w:divBdr>
        </w:div>
        <w:div w:id="797992037">
          <w:marLeft w:val="640"/>
          <w:marRight w:val="0"/>
          <w:marTop w:val="0"/>
          <w:marBottom w:val="0"/>
          <w:divBdr>
            <w:top w:val="none" w:sz="0" w:space="0" w:color="auto"/>
            <w:left w:val="none" w:sz="0" w:space="0" w:color="auto"/>
            <w:bottom w:val="none" w:sz="0" w:space="0" w:color="auto"/>
            <w:right w:val="none" w:sz="0" w:space="0" w:color="auto"/>
          </w:divBdr>
        </w:div>
        <w:div w:id="502932935">
          <w:marLeft w:val="640"/>
          <w:marRight w:val="0"/>
          <w:marTop w:val="0"/>
          <w:marBottom w:val="0"/>
          <w:divBdr>
            <w:top w:val="none" w:sz="0" w:space="0" w:color="auto"/>
            <w:left w:val="none" w:sz="0" w:space="0" w:color="auto"/>
            <w:bottom w:val="none" w:sz="0" w:space="0" w:color="auto"/>
            <w:right w:val="none" w:sz="0" w:space="0" w:color="auto"/>
          </w:divBdr>
        </w:div>
        <w:div w:id="1943489252">
          <w:marLeft w:val="640"/>
          <w:marRight w:val="0"/>
          <w:marTop w:val="0"/>
          <w:marBottom w:val="0"/>
          <w:divBdr>
            <w:top w:val="none" w:sz="0" w:space="0" w:color="auto"/>
            <w:left w:val="none" w:sz="0" w:space="0" w:color="auto"/>
            <w:bottom w:val="none" w:sz="0" w:space="0" w:color="auto"/>
            <w:right w:val="none" w:sz="0" w:space="0" w:color="auto"/>
          </w:divBdr>
        </w:div>
        <w:div w:id="1777943298">
          <w:marLeft w:val="640"/>
          <w:marRight w:val="0"/>
          <w:marTop w:val="0"/>
          <w:marBottom w:val="0"/>
          <w:divBdr>
            <w:top w:val="none" w:sz="0" w:space="0" w:color="auto"/>
            <w:left w:val="none" w:sz="0" w:space="0" w:color="auto"/>
            <w:bottom w:val="none" w:sz="0" w:space="0" w:color="auto"/>
            <w:right w:val="none" w:sz="0" w:space="0" w:color="auto"/>
          </w:divBdr>
        </w:div>
        <w:div w:id="1888948632">
          <w:marLeft w:val="640"/>
          <w:marRight w:val="0"/>
          <w:marTop w:val="0"/>
          <w:marBottom w:val="0"/>
          <w:divBdr>
            <w:top w:val="none" w:sz="0" w:space="0" w:color="auto"/>
            <w:left w:val="none" w:sz="0" w:space="0" w:color="auto"/>
            <w:bottom w:val="none" w:sz="0" w:space="0" w:color="auto"/>
            <w:right w:val="none" w:sz="0" w:space="0" w:color="auto"/>
          </w:divBdr>
        </w:div>
        <w:div w:id="1875386679">
          <w:marLeft w:val="640"/>
          <w:marRight w:val="0"/>
          <w:marTop w:val="0"/>
          <w:marBottom w:val="0"/>
          <w:divBdr>
            <w:top w:val="none" w:sz="0" w:space="0" w:color="auto"/>
            <w:left w:val="none" w:sz="0" w:space="0" w:color="auto"/>
            <w:bottom w:val="none" w:sz="0" w:space="0" w:color="auto"/>
            <w:right w:val="none" w:sz="0" w:space="0" w:color="auto"/>
          </w:divBdr>
        </w:div>
        <w:div w:id="1854875782">
          <w:marLeft w:val="640"/>
          <w:marRight w:val="0"/>
          <w:marTop w:val="0"/>
          <w:marBottom w:val="0"/>
          <w:divBdr>
            <w:top w:val="none" w:sz="0" w:space="0" w:color="auto"/>
            <w:left w:val="none" w:sz="0" w:space="0" w:color="auto"/>
            <w:bottom w:val="none" w:sz="0" w:space="0" w:color="auto"/>
            <w:right w:val="none" w:sz="0" w:space="0" w:color="auto"/>
          </w:divBdr>
        </w:div>
      </w:divsChild>
    </w:div>
    <w:div w:id="1216622167">
      <w:bodyDiv w:val="1"/>
      <w:marLeft w:val="0"/>
      <w:marRight w:val="0"/>
      <w:marTop w:val="0"/>
      <w:marBottom w:val="0"/>
      <w:divBdr>
        <w:top w:val="none" w:sz="0" w:space="0" w:color="auto"/>
        <w:left w:val="none" w:sz="0" w:space="0" w:color="auto"/>
        <w:bottom w:val="none" w:sz="0" w:space="0" w:color="auto"/>
        <w:right w:val="none" w:sz="0" w:space="0" w:color="auto"/>
      </w:divBdr>
    </w:div>
    <w:div w:id="1216894147">
      <w:bodyDiv w:val="1"/>
      <w:marLeft w:val="0"/>
      <w:marRight w:val="0"/>
      <w:marTop w:val="0"/>
      <w:marBottom w:val="0"/>
      <w:divBdr>
        <w:top w:val="none" w:sz="0" w:space="0" w:color="auto"/>
        <w:left w:val="none" w:sz="0" w:space="0" w:color="auto"/>
        <w:bottom w:val="none" w:sz="0" w:space="0" w:color="auto"/>
        <w:right w:val="none" w:sz="0" w:space="0" w:color="auto"/>
      </w:divBdr>
    </w:div>
    <w:div w:id="1221556065">
      <w:marLeft w:val="480"/>
      <w:marRight w:val="0"/>
      <w:marTop w:val="0"/>
      <w:marBottom w:val="0"/>
      <w:divBdr>
        <w:top w:val="none" w:sz="0" w:space="0" w:color="auto"/>
        <w:left w:val="none" w:sz="0" w:space="0" w:color="auto"/>
        <w:bottom w:val="none" w:sz="0" w:space="0" w:color="auto"/>
        <w:right w:val="none" w:sz="0" w:space="0" w:color="auto"/>
      </w:divBdr>
    </w:div>
    <w:div w:id="1221944932">
      <w:marLeft w:val="480"/>
      <w:marRight w:val="0"/>
      <w:marTop w:val="0"/>
      <w:marBottom w:val="0"/>
      <w:divBdr>
        <w:top w:val="none" w:sz="0" w:space="0" w:color="auto"/>
        <w:left w:val="none" w:sz="0" w:space="0" w:color="auto"/>
        <w:bottom w:val="none" w:sz="0" w:space="0" w:color="auto"/>
        <w:right w:val="none" w:sz="0" w:space="0" w:color="auto"/>
      </w:divBdr>
    </w:div>
    <w:div w:id="1222207156">
      <w:marLeft w:val="480"/>
      <w:marRight w:val="0"/>
      <w:marTop w:val="0"/>
      <w:marBottom w:val="0"/>
      <w:divBdr>
        <w:top w:val="none" w:sz="0" w:space="0" w:color="auto"/>
        <w:left w:val="none" w:sz="0" w:space="0" w:color="auto"/>
        <w:bottom w:val="none" w:sz="0" w:space="0" w:color="auto"/>
        <w:right w:val="none" w:sz="0" w:space="0" w:color="auto"/>
      </w:divBdr>
    </w:div>
    <w:div w:id="1223639620">
      <w:bodyDiv w:val="1"/>
      <w:marLeft w:val="0"/>
      <w:marRight w:val="0"/>
      <w:marTop w:val="0"/>
      <w:marBottom w:val="0"/>
      <w:divBdr>
        <w:top w:val="none" w:sz="0" w:space="0" w:color="auto"/>
        <w:left w:val="none" w:sz="0" w:space="0" w:color="auto"/>
        <w:bottom w:val="none" w:sz="0" w:space="0" w:color="auto"/>
        <w:right w:val="none" w:sz="0" w:space="0" w:color="auto"/>
      </w:divBdr>
    </w:div>
    <w:div w:id="1225408756">
      <w:bodyDiv w:val="1"/>
      <w:marLeft w:val="0"/>
      <w:marRight w:val="0"/>
      <w:marTop w:val="0"/>
      <w:marBottom w:val="0"/>
      <w:divBdr>
        <w:top w:val="none" w:sz="0" w:space="0" w:color="auto"/>
        <w:left w:val="none" w:sz="0" w:space="0" w:color="auto"/>
        <w:bottom w:val="none" w:sz="0" w:space="0" w:color="auto"/>
        <w:right w:val="none" w:sz="0" w:space="0" w:color="auto"/>
      </w:divBdr>
    </w:div>
    <w:div w:id="1227032703">
      <w:marLeft w:val="640"/>
      <w:marRight w:val="0"/>
      <w:marTop w:val="0"/>
      <w:marBottom w:val="0"/>
      <w:divBdr>
        <w:top w:val="none" w:sz="0" w:space="0" w:color="auto"/>
        <w:left w:val="none" w:sz="0" w:space="0" w:color="auto"/>
        <w:bottom w:val="none" w:sz="0" w:space="0" w:color="auto"/>
        <w:right w:val="none" w:sz="0" w:space="0" w:color="auto"/>
      </w:divBdr>
    </w:div>
    <w:div w:id="1227036686">
      <w:bodyDiv w:val="1"/>
      <w:marLeft w:val="0"/>
      <w:marRight w:val="0"/>
      <w:marTop w:val="0"/>
      <w:marBottom w:val="0"/>
      <w:divBdr>
        <w:top w:val="none" w:sz="0" w:space="0" w:color="auto"/>
        <w:left w:val="none" w:sz="0" w:space="0" w:color="auto"/>
        <w:bottom w:val="none" w:sz="0" w:space="0" w:color="auto"/>
        <w:right w:val="none" w:sz="0" w:space="0" w:color="auto"/>
      </w:divBdr>
    </w:div>
    <w:div w:id="1227834478">
      <w:marLeft w:val="480"/>
      <w:marRight w:val="0"/>
      <w:marTop w:val="0"/>
      <w:marBottom w:val="0"/>
      <w:divBdr>
        <w:top w:val="none" w:sz="0" w:space="0" w:color="auto"/>
        <w:left w:val="none" w:sz="0" w:space="0" w:color="auto"/>
        <w:bottom w:val="none" w:sz="0" w:space="0" w:color="auto"/>
        <w:right w:val="none" w:sz="0" w:space="0" w:color="auto"/>
      </w:divBdr>
    </w:div>
    <w:div w:id="1227960703">
      <w:bodyDiv w:val="1"/>
      <w:marLeft w:val="0"/>
      <w:marRight w:val="0"/>
      <w:marTop w:val="0"/>
      <w:marBottom w:val="0"/>
      <w:divBdr>
        <w:top w:val="none" w:sz="0" w:space="0" w:color="auto"/>
        <w:left w:val="none" w:sz="0" w:space="0" w:color="auto"/>
        <w:bottom w:val="none" w:sz="0" w:space="0" w:color="auto"/>
        <w:right w:val="none" w:sz="0" w:space="0" w:color="auto"/>
      </w:divBdr>
      <w:divsChild>
        <w:div w:id="5595471">
          <w:marLeft w:val="480"/>
          <w:marRight w:val="0"/>
          <w:marTop w:val="0"/>
          <w:marBottom w:val="0"/>
          <w:divBdr>
            <w:top w:val="none" w:sz="0" w:space="0" w:color="auto"/>
            <w:left w:val="none" w:sz="0" w:space="0" w:color="auto"/>
            <w:bottom w:val="none" w:sz="0" w:space="0" w:color="auto"/>
            <w:right w:val="none" w:sz="0" w:space="0" w:color="auto"/>
          </w:divBdr>
        </w:div>
        <w:div w:id="24601738">
          <w:marLeft w:val="480"/>
          <w:marRight w:val="0"/>
          <w:marTop w:val="0"/>
          <w:marBottom w:val="0"/>
          <w:divBdr>
            <w:top w:val="none" w:sz="0" w:space="0" w:color="auto"/>
            <w:left w:val="none" w:sz="0" w:space="0" w:color="auto"/>
            <w:bottom w:val="none" w:sz="0" w:space="0" w:color="auto"/>
            <w:right w:val="none" w:sz="0" w:space="0" w:color="auto"/>
          </w:divBdr>
        </w:div>
        <w:div w:id="70079654">
          <w:marLeft w:val="480"/>
          <w:marRight w:val="0"/>
          <w:marTop w:val="0"/>
          <w:marBottom w:val="0"/>
          <w:divBdr>
            <w:top w:val="none" w:sz="0" w:space="0" w:color="auto"/>
            <w:left w:val="none" w:sz="0" w:space="0" w:color="auto"/>
            <w:bottom w:val="none" w:sz="0" w:space="0" w:color="auto"/>
            <w:right w:val="none" w:sz="0" w:space="0" w:color="auto"/>
          </w:divBdr>
        </w:div>
        <w:div w:id="80876921">
          <w:marLeft w:val="480"/>
          <w:marRight w:val="0"/>
          <w:marTop w:val="0"/>
          <w:marBottom w:val="0"/>
          <w:divBdr>
            <w:top w:val="none" w:sz="0" w:space="0" w:color="auto"/>
            <w:left w:val="none" w:sz="0" w:space="0" w:color="auto"/>
            <w:bottom w:val="none" w:sz="0" w:space="0" w:color="auto"/>
            <w:right w:val="none" w:sz="0" w:space="0" w:color="auto"/>
          </w:divBdr>
        </w:div>
        <w:div w:id="157695085">
          <w:marLeft w:val="480"/>
          <w:marRight w:val="0"/>
          <w:marTop w:val="0"/>
          <w:marBottom w:val="0"/>
          <w:divBdr>
            <w:top w:val="none" w:sz="0" w:space="0" w:color="auto"/>
            <w:left w:val="none" w:sz="0" w:space="0" w:color="auto"/>
            <w:bottom w:val="none" w:sz="0" w:space="0" w:color="auto"/>
            <w:right w:val="none" w:sz="0" w:space="0" w:color="auto"/>
          </w:divBdr>
        </w:div>
        <w:div w:id="372732726">
          <w:marLeft w:val="480"/>
          <w:marRight w:val="0"/>
          <w:marTop w:val="0"/>
          <w:marBottom w:val="0"/>
          <w:divBdr>
            <w:top w:val="none" w:sz="0" w:space="0" w:color="auto"/>
            <w:left w:val="none" w:sz="0" w:space="0" w:color="auto"/>
            <w:bottom w:val="none" w:sz="0" w:space="0" w:color="auto"/>
            <w:right w:val="none" w:sz="0" w:space="0" w:color="auto"/>
          </w:divBdr>
        </w:div>
        <w:div w:id="594827439">
          <w:marLeft w:val="480"/>
          <w:marRight w:val="0"/>
          <w:marTop w:val="0"/>
          <w:marBottom w:val="0"/>
          <w:divBdr>
            <w:top w:val="none" w:sz="0" w:space="0" w:color="auto"/>
            <w:left w:val="none" w:sz="0" w:space="0" w:color="auto"/>
            <w:bottom w:val="none" w:sz="0" w:space="0" w:color="auto"/>
            <w:right w:val="none" w:sz="0" w:space="0" w:color="auto"/>
          </w:divBdr>
        </w:div>
        <w:div w:id="678848307">
          <w:marLeft w:val="480"/>
          <w:marRight w:val="0"/>
          <w:marTop w:val="0"/>
          <w:marBottom w:val="0"/>
          <w:divBdr>
            <w:top w:val="none" w:sz="0" w:space="0" w:color="auto"/>
            <w:left w:val="none" w:sz="0" w:space="0" w:color="auto"/>
            <w:bottom w:val="none" w:sz="0" w:space="0" w:color="auto"/>
            <w:right w:val="none" w:sz="0" w:space="0" w:color="auto"/>
          </w:divBdr>
        </w:div>
        <w:div w:id="820121327">
          <w:marLeft w:val="480"/>
          <w:marRight w:val="0"/>
          <w:marTop w:val="0"/>
          <w:marBottom w:val="0"/>
          <w:divBdr>
            <w:top w:val="none" w:sz="0" w:space="0" w:color="auto"/>
            <w:left w:val="none" w:sz="0" w:space="0" w:color="auto"/>
            <w:bottom w:val="none" w:sz="0" w:space="0" w:color="auto"/>
            <w:right w:val="none" w:sz="0" w:space="0" w:color="auto"/>
          </w:divBdr>
        </w:div>
        <w:div w:id="946738999">
          <w:marLeft w:val="480"/>
          <w:marRight w:val="0"/>
          <w:marTop w:val="0"/>
          <w:marBottom w:val="0"/>
          <w:divBdr>
            <w:top w:val="none" w:sz="0" w:space="0" w:color="auto"/>
            <w:left w:val="none" w:sz="0" w:space="0" w:color="auto"/>
            <w:bottom w:val="none" w:sz="0" w:space="0" w:color="auto"/>
            <w:right w:val="none" w:sz="0" w:space="0" w:color="auto"/>
          </w:divBdr>
        </w:div>
        <w:div w:id="980814660">
          <w:marLeft w:val="480"/>
          <w:marRight w:val="0"/>
          <w:marTop w:val="0"/>
          <w:marBottom w:val="0"/>
          <w:divBdr>
            <w:top w:val="none" w:sz="0" w:space="0" w:color="auto"/>
            <w:left w:val="none" w:sz="0" w:space="0" w:color="auto"/>
            <w:bottom w:val="none" w:sz="0" w:space="0" w:color="auto"/>
            <w:right w:val="none" w:sz="0" w:space="0" w:color="auto"/>
          </w:divBdr>
        </w:div>
        <w:div w:id="1349723233">
          <w:marLeft w:val="480"/>
          <w:marRight w:val="0"/>
          <w:marTop w:val="0"/>
          <w:marBottom w:val="0"/>
          <w:divBdr>
            <w:top w:val="none" w:sz="0" w:space="0" w:color="auto"/>
            <w:left w:val="none" w:sz="0" w:space="0" w:color="auto"/>
            <w:bottom w:val="none" w:sz="0" w:space="0" w:color="auto"/>
            <w:right w:val="none" w:sz="0" w:space="0" w:color="auto"/>
          </w:divBdr>
        </w:div>
        <w:div w:id="1552186871">
          <w:marLeft w:val="480"/>
          <w:marRight w:val="0"/>
          <w:marTop w:val="0"/>
          <w:marBottom w:val="0"/>
          <w:divBdr>
            <w:top w:val="none" w:sz="0" w:space="0" w:color="auto"/>
            <w:left w:val="none" w:sz="0" w:space="0" w:color="auto"/>
            <w:bottom w:val="none" w:sz="0" w:space="0" w:color="auto"/>
            <w:right w:val="none" w:sz="0" w:space="0" w:color="auto"/>
          </w:divBdr>
        </w:div>
        <w:div w:id="1711686894">
          <w:marLeft w:val="480"/>
          <w:marRight w:val="0"/>
          <w:marTop w:val="0"/>
          <w:marBottom w:val="0"/>
          <w:divBdr>
            <w:top w:val="none" w:sz="0" w:space="0" w:color="auto"/>
            <w:left w:val="none" w:sz="0" w:space="0" w:color="auto"/>
            <w:bottom w:val="none" w:sz="0" w:space="0" w:color="auto"/>
            <w:right w:val="none" w:sz="0" w:space="0" w:color="auto"/>
          </w:divBdr>
        </w:div>
        <w:div w:id="1759476581">
          <w:marLeft w:val="480"/>
          <w:marRight w:val="0"/>
          <w:marTop w:val="0"/>
          <w:marBottom w:val="0"/>
          <w:divBdr>
            <w:top w:val="none" w:sz="0" w:space="0" w:color="auto"/>
            <w:left w:val="none" w:sz="0" w:space="0" w:color="auto"/>
            <w:bottom w:val="none" w:sz="0" w:space="0" w:color="auto"/>
            <w:right w:val="none" w:sz="0" w:space="0" w:color="auto"/>
          </w:divBdr>
        </w:div>
        <w:div w:id="2140299745">
          <w:marLeft w:val="480"/>
          <w:marRight w:val="0"/>
          <w:marTop w:val="0"/>
          <w:marBottom w:val="0"/>
          <w:divBdr>
            <w:top w:val="none" w:sz="0" w:space="0" w:color="auto"/>
            <w:left w:val="none" w:sz="0" w:space="0" w:color="auto"/>
            <w:bottom w:val="none" w:sz="0" w:space="0" w:color="auto"/>
            <w:right w:val="none" w:sz="0" w:space="0" w:color="auto"/>
          </w:divBdr>
        </w:div>
      </w:divsChild>
    </w:div>
    <w:div w:id="1228610817">
      <w:marLeft w:val="480"/>
      <w:marRight w:val="0"/>
      <w:marTop w:val="0"/>
      <w:marBottom w:val="0"/>
      <w:divBdr>
        <w:top w:val="none" w:sz="0" w:space="0" w:color="auto"/>
        <w:left w:val="none" w:sz="0" w:space="0" w:color="auto"/>
        <w:bottom w:val="none" w:sz="0" w:space="0" w:color="auto"/>
        <w:right w:val="none" w:sz="0" w:space="0" w:color="auto"/>
      </w:divBdr>
    </w:div>
    <w:div w:id="1229657926">
      <w:marLeft w:val="640"/>
      <w:marRight w:val="0"/>
      <w:marTop w:val="0"/>
      <w:marBottom w:val="0"/>
      <w:divBdr>
        <w:top w:val="none" w:sz="0" w:space="0" w:color="auto"/>
        <w:left w:val="none" w:sz="0" w:space="0" w:color="auto"/>
        <w:bottom w:val="none" w:sz="0" w:space="0" w:color="auto"/>
        <w:right w:val="none" w:sz="0" w:space="0" w:color="auto"/>
      </w:divBdr>
    </w:div>
    <w:div w:id="1230261844">
      <w:marLeft w:val="640"/>
      <w:marRight w:val="0"/>
      <w:marTop w:val="0"/>
      <w:marBottom w:val="0"/>
      <w:divBdr>
        <w:top w:val="none" w:sz="0" w:space="0" w:color="auto"/>
        <w:left w:val="none" w:sz="0" w:space="0" w:color="auto"/>
        <w:bottom w:val="none" w:sz="0" w:space="0" w:color="auto"/>
        <w:right w:val="none" w:sz="0" w:space="0" w:color="auto"/>
      </w:divBdr>
    </w:div>
    <w:div w:id="1230576215">
      <w:marLeft w:val="640"/>
      <w:marRight w:val="0"/>
      <w:marTop w:val="0"/>
      <w:marBottom w:val="0"/>
      <w:divBdr>
        <w:top w:val="none" w:sz="0" w:space="0" w:color="auto"/>
        <w:left w:val="none" w:sz="0" w:space="0" w:color="auto"/>
        <w:bottom w:val="none" w:sz="0" w:space="0" w:color="auto"/>
        <w:right w:val="none" w:sz="0" w:space="0" w:color="auto"/>
      </w:divBdr>
    </w:div>
    <w:div w:id="1230919140">
      <w:marLeft w:val="480"/>
      <w:marRight w:val="0"/>
      <w:marTop w:val="0"/>
      <w:marBottom w:val="0"/>
      <w:divBdr>
        <w:top w:val="none" w:sz="0" w:space="0" w:color="auto"/>
        <w:left w:val="none" w:sz="0" w:space="0" w:color="auto"/>
        <w:bottom w:val="none" w:sz="0" w:space="0" w:color="auto"/>
        <w:right w:val="none" w:sz="0" w:space="0" w:color="auto"/>
      </w:divBdr>
    </w:div>
    <w:div w:id="1233395150">
      <w:marLeft w:val="480"/>
      <w:marRight w:val="0"/>
      <w:marTop w:val="0"/>
      <w:marBottom w:val="0"/>
      <w:divBdr>
        <w:top w:val="none" w:sz="0" w:space="0" w:color="auto"/>
        <w:left w:val="none" w:sz="0" w:space="0" w:color="auto"/>
        <w:bottom w:val="none" w:sz="0" w:space="0" w:color="auto"/>
        <w:right w:val="none" w:sz="0" w:space="0" w:color="auto"/>
      </w:divBdr>
    </w:div>
    <w:div w:id="1233661096">
      <w:bodyDiv w:val="1"/>
      <w:marLeft w:val="0"/>
      <w:marRight w:val="0"/>
      <w:marTop w:val="0"/>
      <w:marBottom w:val="0"/>
      <w:divBdr>
        <w:top w:val="none" w:sz="0" w:space="0" w:color="auto"/>
        <w:left w:val="none" w:sz="0" w:space="0" w:color="auto"/>
        <w:bottom w:val="none" w:sz="0" w:space="0" w:color="auto"/>
        <w:right w:val="none" w:sz="0" w:space="0" w:color="auto"/>
      </w:divBdr>
      <w:divsChild>
        <w:div w:id="201596454">
          <w:marLeft w:val="480"/>
          <w:marRight w:val="0"/>
          <w:marTop w:val="0"/>
          <w:marBottom w:val="0"/>
          <w:divBdr>
            <w:top w:val="none" w:sz="0" w:space="0" w:color="auto"/>
            <w:left w:val="none" w:sz="0" w:space="0" w:color="auto"/>
            <w:bottom w:val="none" w:sz="0" w:space="0" w:color="auto"/>
            <w:right w:val="none" w:sz="0" w:space="0" w:color="auto"/>
          </w:divBdr>
        </w:div>
        <w:div w:id="228269814">
          <w:marLeft w:val="480"/>
          <w:marRight w:val="0"/>
          <w:marTop w:val="0"/>
          <w:marBottom w:val="0"/>
          <w:divBdr>
            <w:top w:val="none" w:sz="0" w:space="0" w:color="auto"/>
            <w:left w:val="none" w:sz="0" w:space="0" w:color="auto"/>
            <w:bottom w:val="none" w:sz="0" w:space="0" w:color="auto"/>
            <w:right w:val="none" w:sz="0" w:space="0" w:color="auto"/>
          </w:divBdr>
        </w:div>
        <w:div w:id="410473662">
          <w:marLeft w:val="480"/>
          <w:marRight w:val="0"/>
          <w:marTop w:val="0"/>
          <w:marBottom w:val="0"/>
          <w:divBdr>
            <w:top w:val="none" w:sz="0" w:space="0" w:color="auto"/>
            <w:left w:val="none" w:sz="0" w:space="0" w:color="auto"/>
            <w:bottom w:val="none" w:sz="0" w:space="0" w:color="auto"/>
            <w:right w:val="none" w:sz="0" w:space="0" w:color="auto"/>
          </w:divBdr>
        </w:div>
        <w:div w:id="673528594">
          <w:marLeft w:val="480"/>
          <w:marRight w:val="0"/>
          <w:marTop w:val="0"/>
          <w:marBottom w:val="0"/>
          <w:divBdr>
            <w:top w:val="none" w:sz="0" w:space="0" w:color="auto"/>
            <w:left w:val="none" w:sz="0" w:space="0" w:color="auto"/>
            <w:bottom w:val="none" w:sz="0" w:space="0" w:color="auto"/>
            <w:right w:val="none" w:sz="0" w:space="0" w:color="auto"/>
          </w:divBdr>
        </w:div>
        <w:div w:id="698435946">
          <w:marLeft w:val="480"/>
          <w:marRight w:val="0"/>
          <w:marTop w:val="0"/>
          <w:marBottom w:val="0"/>
          <w:divBdr>
            <w:top w:val="none" w:sz="0" w:space="0" w:color="auto"/>
            <w:left w:val="none" w:sz="0" w:space="0" w:color="auto"/>
            <w:bottom w:val="none" w:sz="0" w:space="0" w:color="auto"/>
            <w:right w:val="none" w:sz="0" w:space="0" w:color="auto"/>
          </w:divBdr>
        </w:div>
        <w:div w:id="740639040">
          <w:marLeft w:val="480"/>
          <w:marRight w:val="0"/>
          <w:marTop w:val="0"/>
          <w:marBottom w:val="0"/>
          <w:divBdr>
            <w:top w:val="none" w:sz="0" w:space="0" w:color="auto"/>
            <w:left w:val="none" w:sz="0" w:space="0" w:color="auto"/>
            <w:bottom w:val="none" w:sz="0" w:space="0" w:color="auto"/>
            <w:right w:val="none" w:sz="0" w:space="0" w:color="auto"/>
          </w:divBdr>
        </w:div>
        <w:div w:id="809975613">
          <w:marLeft w:val="480"/>
          <w:marRight w:val="0"/>
          <w:marTop w:val="0"/>
          <w:marBottom w:val="0"/>
          <w:divBdr>
            <w:top w:val="none" w:sz="0" w:space="0" w:color="auto"/>
            <w:left w:val="none" w:sz="0" w:space="0" w:color="auto"/>
            <w:bottom w:val="none" w:sz="0" w:space="0" w:color="auto"/>
            <w:right w:val="none" w:sz="0" w:space="0" w:color="auto"/>
          </w:divBdr>
        </w:div>
        <w:div w:id="991981299">
          <w:marLeft w:val="480"/>
          <w:marRight w:val="0"/>
          <w:marTop w:val="0"/>
          <w:marBottom w:val="0"/>
          <w:divBdr>
            <w:top w:val="none" w:sz="0" w:space="0" w:color="auto"/>
            <w:left w:val="none" w:sz="0" w:space="0" w:color="auto"/>
            <w:bottom w:val="none" w:sz="0" w:space="0" w:color="auto"/>
            <w:right w:val="none" w:sz="0" w:space="0" w:color="auto"/>
          </w:divBdr>
        </w:div>
        <w:div w:id="1021587019">
          <w:marLeft w:val="480"/>
          <w:marRight w:val="0"/>
          <w:marTop w:val="0"/>
          <w:marBottom w:val="0"/>
          <w:divBdr>
            <w:top w:val="none" w:sz="0" w:space="0" w:color="auto"/>
            <w:left w:val="none" w:sz="0" w:space="0" w:color="auto"/>
            <w:bottom w:val="none" w:sz="0" w:space="0" w:color="auto"/>
            <w:right w:val="none" w:sz="0" w:space="0" w:color="auto"/>
          </w:divBdr>
        </w:div>
        <w:div w:id="1028220136">
          <w:marLeft w:val="480"/>
          <w:marRight w:val="0"/>
          <w:marTop w:val="0"/>
          <w:marBottom w:val="0"/>
          <w:divBdr>
            <w:top w:val="none" w:sz="0" w:space="0" w:color="auto"/>
            <w:left w:val="none" w:sz="0" w:space="0" w:color="auto"/>
            <w:bottom w:val="none" w:sz="0" w:space="0" w:color="auto"/>
            <w:right w:val="none" w:sz="0" w:space="0" w:color="auto"/>
          </w:divBdr>
        </w:div>
        <w:div w:id="1082601985">
          <w:marLeft w:val="480"/>
          <w:marRight w:val="0"/>
          <w:marTop w:val="0"/>
          <w:marBottom w:val="0"/>
          <w:divBdr>
            <w:top w:val="none" w:sz="0" w:space="0" w:color="auto"/>
            <w:left w:val="none" w:sz="0" w:space="0" w:color="auto"/>
            <w:bottom w:val="none" w:sz="0" w:space="0" w:color="auto"/>
            <w:right w:val="none" w:sz="0" w:space="0" w:color="auto"/>
          </w:divBdr>
        </w:div>
        <w:div w:id="1098940330">
          <w:marLeft w:val="480"/>
          <w:marRight w:val="0"/>
          <w:marTop w:val="0"/>
          <w:marBottom w:val="0"/>
          <w:divBdr>
            <w:top w:val="none" w:sz="0" w:space="0" w:color="auto"/>
            <w:left w:val="none" w:sz="0" w:space="0" w:color="auto"/>
            <w:bottom w:val="none" w:sz="0" w:space="0" w:color="auto"/>
            <w:right w:val="none" w:sz="0" w:space="0" w:color="auto"/>
          </w:divBdr>
        </w:div>
        <w:div w:id="1207836612">
          <w:marLeft w:val="480"/>
          <w:marRight w:val="0"/>
          <w:marTop w:val="0"/>
          <w:marBottom w:val="0"/>
          <w:divBdr>
            <w:top w:val="none" w:sz="0" w:space="0" w:color="auto"/>
            <w:left w:val="none" w:sz="0" w:space="0" w:color="auto"/>
            <w:bottom w:val="none" w:sz="0" w:space="0" w:color="auto"/>
            <w:right w:val="none" w:sz="0" w:space="0" w:color="auto"/>
          </w:divBdr>
        </w:div>
        <w:div w:id="1273054688">
          <w:marLeft w:val="480"/>
          <w:marRight w:val="0"/>
          <w:marTop w:val="0"/>
          <w:marBottom w:val="0"/>
          <w:divBdr>
            <w:top w:val="none" w:sz="0" w:space="0" w:color="auto"/>
            <w:left w:val="none" w:sz="0" w:space="0" w:color="auto"/>
            <w:bottom w:val="none" w:sz="0" w:space="0" w:color="auto"/>
            <w:right w:val="none" w:sz="0" w:space="0" w:color="auto"/>
          </w:divBdr>
        </w:div>
        <w:div w:id="1313563597">
          <w:marLeft w:val="480"/>
          <w:marRight w:val="0"/>
          <w:marTop w:val="0"/>
          <w:marBottom w:val="0"/>
          <w:divBdr>
            <w:top w:val="none" w:sz="0" w:space="0" w:color="auto"/>
            <w:left w:val="none" w:sz="0" w:space="0" w:color="auto"/>
            <w:bottom w:val="none" w:sz="0" w:space="0" w:color="auto"/>
            <w:right w:val="none" w:sz="0" w:space="0" w:color="auto"/>
          </w:divBdr>
        </w:div>
        <w:div w:id="1525703677">
          <w:marLeft w:val="480"/>
          <w:marRight w:val="0"/>
          <w:marTop w:val="0"/>
          <w:marBottom w:val="0"/>
          <w:divBdr>
            <w:top w:val="none" w:sz="0" w:space="0" w:color="auto"/>
            <w:left w:val="none" w:sz="0" w:space="0" w:color="auto"/>
            <w:bottom w:val="none" w:sz="0" w:space="0" w:color="auto"/>
            <w:right w:val="none" w:sz="0" w:space="0" w:color="auto"/>
          </w:divBdr>
        </w:div>
        <w:div w:id="1615210104">
          <w:marLeft w:val="480"/>
          <w:marRight w:val="0"/>
          <w:marTop w:val="0"/>
          <w:marBottom w:val="0"/>
          <w:divBdr>
            <w:top w:val="none" w:sz="0" w:space="0" w:color="auto"/>
            <w:left w:val="none" w:sz="0" w:space="0" w:color="auto"/>
            <w:bottom w:val="none" w:sz="0" w:space="0" w:color="auto"/>
            <w:right w:val="none" w:sz="0" w:space="0" w:color="auto"/>
          </w:divBdr>
        </w:div>
        <w:div w:id="1623151259">
          <w:marLeft w:val="480"/>
          <w:marRight w:val="0"/>
          <w:marTop w:val="0"/>
          <w:marBottom w:val="0"/>
          <w:divBdr>
            <w:top w:val="none" w:sz="0" w:space="0" w:color="auto"/>
            <w:left w:val="none" w:sz="0" w:space="0" w:color="auto"/>
            <w:bottom w:val="none" w:sz="0" w:space="0" w:color="auto"/>
            <w:right w:val="none" w:sz="0" w:space="0" w:color="auto"/>
          </w:divBdr>
        </w:div>
        <w:div w:id="1877541069">
          <w:marLeft w:val="480"/>
          <w:marRight w:val="0"/>
          <w:marTop w:val="0"/>
          <w:marBottom w:val="0"/>
          <w:divBdr>
            <w:top w:val="none" w:sz="0" w:space="0" w:color="auto"/>
            <w:left w:val="none" w:sz="0" w:space="0" w:color="auto"/>
            <w:bottom w:val="none" w:sz="0" w:space="0" w:color="auto"/>
            <w:right w:val="none" w:sz="0" w:space="0" w:color="auto"/>
          </w:divBdr>
        </w:div>
        <w:div w:id="1894802855">
          <w:marLeft w:val="480"/>
          <w:marRight w:val="0"/>
          <w:marTop w:val="0"/>
          <w:marBottom w:val="0"/>
          <w:divBdr>
            <w:top w:val="none" w:sz="0" w:space="0" w:color="auto"/>
            <w:left w:val="none" w:sz="0" w:space="0" w:color="auto"/>
            <w:bottom w:val="none" w:sz="0" w:space="0" w:color="auto"/>
            <w:right w:val="none" w:sz="0" w:space="0" w:color="auto"/>
          </w:divBdr>
        </w:div>
        <w:div w:id="1938361986">
          <w:marLeft w:val="480"/>
          <w:marRight w:val="0"/>
          <w:marTop w:val="0"/>
          <w:marBottom w:val="0"/>
          <w:divBdr>
            <w:top w:val="none" w:sz="0" w:space="0" w:color="auto"/>
            <w:left w:val="none" w:sz="0" w:space="0" w:color="auto"/>
            <w:bottom w:val="none" w:sz="0" w:space="0" w:color="auto"/>
            <w:right w:val="none" w:sz="0" w:space="0" w:color="auto"/>
          </w:divBdr>
        </w:div>
      </w:divsChild>
    </w:div>
    <w:div w:id="1235358952">
      <w:marLeft w:val="480"/>
      <w:marRight w:val="0"/>
      <w:marTop w:val="0"/>
      <w:marBottom w:val="0"/>
      <w:divBdr>
        <w:top w:val="none" w:sz="0" w:space="0" w:color="auto"/>
        <w:left w:val="none" w:sz="0" w:space="0" w:color="auto"/>
        <w:bottom w:val="none" w:sz="0" w:space="0" w:color="auto"/>
        <w:right w:val="none" w:sz="0" w:space="0" w:color="auto"/>
      </w:divBdr>
    </w:div>
    <w:div w:id="1235700892">
      <w:bodyDiv w:val="1"/>
      <w:marLeft w:val="0"/>
      <w:marRight w:val="0"/>
      <w:marTop w:val="0"/>
      <w:marBottom w:val="0"/>
      <w:divBdr>
        <w:top w:val="none" w:sz="0" w:space="0" w:color="auto"/>
        <w:left w:val="none" w:sz="0" w:space="0" w:color="auto"/>
        <w:bottom w:val="none" w:sz="0" w:space="0" w:color="auto"/>
        <w:right w:val="none" w:sz="0" w:space="0" w:color="auto"/>
      </w:divBdr>
    </w:div>
    <w:div w:id="1235975215">
      <w:marLeft w:val="480"/>
      <w:marRight w:val="0"/>
      <w:marTop w:val="0"/>
      <w:marBottom w:val="0"/>
      <w:divBdr>
        <w:top w:val="none" w:sz="0" w:space="0" w:color="auto"/>
        <w:left w:val="none" w:sz="0" w:space="0" w:color="auto"/>
        <w:bottom w:val="none" w:sz="0" w:space="0" w:color="auto"/>
        <w:right w:val="none" w:sz="0" w:space="0" w:color="auto"/>
      </w:divBdr>
    </w:div>
    <w:div w:id="1236696706">
      <w:marLeft w:val="480"/>
      <w:marRight w:val="0"/>
      <w:marTop w:val="0"/>
      <w:marBottom w:val="0"/>
      <w:divBdr>
        <w:top w:val="none" w:sz="0" w:space="0" w:color="auto"/>
        <w:left w:val="none" w:sz="0" w:space="0" w:color="auto"/>
        <w:bottom w:val="none" w:sz="0" w:space="0" w:color="auto"/>
        <w:right w:val="none" w:sz="0" w:space="0" w:color="auto"/>
      </w:divBdr>
    </w:div>
    <w:div w:id="1237209857">
      <w:marLeft w:val="640"/>
      <w:marRight w:val="0"/>
      <w:marTop w:val="0"/>
      <w:marBottom w:val="0"/>
      <w:divBdr>
        <w:top w:val="none" w:sz="0" w:space="0" w:color="auto"/>
        <w:left w:val="none" w:sz="0" w:space="0" w:color="auto"/>
        <w:bottom w:val="none" w:sz="0" w:space="0" w:color="auto"/>
        <w:right w:val="none" w:sz="0" w:space="0" w:color="auto"/>
      </w:divBdr>
    </w:div>
    <w:div w:id="1237323891">
      <w:marLeft w:val="480"/>
      <w:marRight w:val="0"/>
      <w:marTop w:val="0"/>
      <w:marBottom w:val="0"/>
      <w:divBdr>
        <w:top w:val="none" w:sz="0" w:space="0" w:color="auto"/>
        <w:left w:val="none" w:sz="0" w:space="0" w:color="auto"/>
        <w:bottom w:val="none" w:sz="0" w:space="0" w:color="auto"/>
        <w:right w:val="none" w:sz="0" w:space="0" w:color="auto"/>
      </w:divBdr>
    </w:div>
    <w:div w:id="1237325640">
      <w:marLeft w:val="480"/>
      <w:marRight w:val="0"/>
      <w:marTop w:val="0"/>
      <w:marBottom w:val="0"/>
      <w:divBdr>
        <w:top w:val="none" w:sz="0" w:space="0" w:color="auto"/>
        <w:left w:val="none" w:sz="0" w:space="0" w:color="auto"/>
        <w:bottom w:val="none" w:sz="0" w:space="0" w:color="auto"/>
        <w:right w:val="none" w:sz="0" w:space="0" w:color="auto"/>
      </w:divBdr>
    </w:div>
    <w:div w:id="1238252149">
      <w:marLeft w:val="480"/>
      <w:marRight w:val="0"/>
      <w:marTop w:val="0"/>
      <w:marBottom w:val="0"/>
      <w:divBdr>
        <w:top w:val="none" w:sz="0" w:space="0" w:color="auto"/>
        <w:left w:val="none" w:sz="0" w:space="0" w:color="auto"/>
        <w:bottom w:val="none" w:sz="0" w:space="0" w:color="auto"/>
        <w:right w:val="none" w:sz="0" w:space="0" w:color="auto"/>
      </w:divBdr>
    </w:div>
    <w:div w:id="1239243136">
      <w:marLeft w:val="480"/>
      <w:marRight w:val="0"/>
      <w:marTop w:val="0"/>
      <w:marBottom w:val="0"/>
      <w:divBdr>
        <w:top w:val="none" w:sz="0" w:space="0" w:color="auto"/>
        <w:left w:val="none" w:sz="0" w:space="0" w:color="auto"/>
        <w:bottom w:val="none" w:sz="0" w:space="0" w:color="auto"/>
        <w:right w:val="none" w:sz="0" w:space="0" w:color="auto"/>
      </w:divBdr>
    </w:div>
    <w:div w:id="1239752729">
      <w:marLeft w:val="480"/>
      <w:marRight w:val="0"/>
      <w:marTop w:val="0"/>
      <w:marBottom w:val="0"/>
      <w:divBdr>
        <w:top w:val="none" w:sz="0" w:space="0" w:color="auto"/>
        <w:left w:val="none" w:sz="0" w:space="0" w:color="auto"/>
        <w:bottom w:val="none" w:sz="0" w:space="0" w:color="auto"/>
        <w:right w:val="none" w:sz="0" w:space="0" w:color="auto"/>
      </w:divBdr>
    </w:div>
    <w:div w:id="1240291286">
      <w:bodyDiv w:val="1"/>
      <w:marLeft w:val="0"/>
      <w:marRight w:val="0"/>
      <w:marTop w:val="0"/>
      <w:marBottom w:val="0"/>
      <w:divBdr>
        <w:top w:val="none" w:sz="0" w:space="0" w:color="auto"/>
        <w:left w:val="none" w:sz="0" w:space="0" w:color="auto"/>
        <w:bottom w:val="none" w:sz="0" w:space="0" w:color="auto"/>
        <w:right w:val="none" w:sz="0" w:space="0" w:color="auto"/>
      </w:divBdr>
    </w:div>
    <w:div w:id="1240670931">
      <w:marLeft w:val="480"/>
      <w:marRight w:val="0"/>
      <w:marTop w:val="0"/>
      <w:marBottom w:val="0"/>
      <w:divBdr>
        <w:top w:val="none" w:sz="0" w:space="0" w:color="auto"/>
        <w:left w:val="none" w:sz="0" w:space="0" w:color="auto"/>
        <w:bottom w:val="none" w:sz="0" w:space="0" w:color="auto"/>
        <w:right w:val="none" w:sz="0" w:space="0" w:color="auto"/>
      </w:divBdr>
    </w:div>
    <w:div w:id="1241216407">
      <w:marLeft w:val="480"/>
      <w:marRight w:val="0"/>
      <w:marTop w:val="0"/>
      <w:marBottom w:val="0"/>
      <w:divBdr>
        <w:top w:val="none" w:sz="0" w:space="0" w:color="auto"/>
        <w:left w:val="none" w:sz="0" w:space="0" w:color="auto"/>
        <w:bottom w:val="none" w:sz="0" w:space="0" w:color="auto"/>
        <w:right w:val="none" w:sz="0" w:space="0" w:color="auto"/>
      </w:divBdr>
    </w:div>
    <w:div w:id="1241980980">
      <w:bodyDiv w:val="1"/>
      <w:marLeft w:val="0"/>
      <w:marRight w:val="0"/>
      <w:marTop w:val="0"/>
      <w:marBottom w:val="0"/>
      <w:divBdr>
        <w:top w:val="none" w:sz="0" w:space="0" w:color="auto"/>
        <w:left w:val="none" w:sz="0" w:space="0" w:color="auto"/>
        <w:bottom w:val="none" w:sz="0" w:space="0" w:color="auto"/>
        <w:right w:val="none" w:sz="0" w:space="0" w:color="auto"/>
      </w:divBdr>
    </w:div>
    <w:div w:id="1241986796">
      <w:marLeft w:val="640"/>
      <w:marRight w:val="0"/>
      <w:marTop w:val="0"/>
      <w:marBottom w:val="0"/>
      <w:divBdr>
        <w:top w:val="none" w:sz="0" w:space="0" w:color="auto"/>
        <w:left w:val="none" w:sz="0" w:space="0" w:color="auto"/>
        <w:bottom w:val="none" w:sz="0" w:space="0" w:color="auto"/>
        <w:right w:val="none" w:sz="0" w:space="0" w:color="auto"/>
      </w:divBdr>
    </w:div>
    <w:div w:id="1242105197">
      <w:bodyDiv w:val="1"/>
      <w:marLeft w:val="0"/>
      <w:marRight w:val="0"/>
      <w:marTop w:val="0"/>
      <w:marBottom w:val="0"/>
      <w:divBdr>
        <w:top w:val="none" w:sz="0" w:space="0" w:color="auto"/>
        <w:left w:val="none" w:sz="0" w:space="0" w:color="auto"/>
        <w:bottom w:val="none" w:sz="0" w:space="0" w:color="auto"/>
        <w:right w:val="none" w:sz="0" w:space="0" w:color="auto"/>
      </w:divBdr>
    </w:div>
    <w:div w:id="1243830751">
      <w:marLeft w:val="480"/>
      <w:marRight w:val="0"/>
      <w:marTop w:val="0"/>
      <w:marBottom w:val="0"/>
      <w:divBdr>
        <w:top w:val="none" w:sz="0" w:space="0" w:color="auto"/>
        <w:left w:val="none" w:sz="0" w:space="0" w:color="auto"/>
        <w:bottom w:val="none" w:sz="0" w:space="0" w:color="auto"/>
        <w:right w:val="none" w:sz="0" w:space="0" w:color="auto"/>
      </w:divBdr>
    </w:div>
    <w:div w:id="1245605959">
      <w:marLeft w:val="480"/>
      <w:marRight w:val="0"/>
      <w:marTop w:val="0"/>
      <w:marBottom w:val="0"/>
      <w:divBdr>
        <w:top w:val="none" w:sz="0" w:space="0" w:color="auto"/>
        <w:left w:val="none" w:sz="0" w:space="0" w:color="auto"/>
        <w:bottom w:val="none" w:sz="0" w:space="0" w:color="auto"/>
        <w:right w:val="none" w:sz="0" w:space="0" w:color="auto"/>
      </w:divBdr>
    </w:div>
    <w:div w:id="1246647479">
      <w:bodyDiv w:val="1"/>
      <w:marLeft w:val="0"/>
      <w:marRight w:val="0"/>
      <w:marTop w:val="0"/>
      <w:marBottom w:val="0"/>
      <w:divBdr>
        <w:top w:val="none" w:sz="0" w:space="0" w:color="auto"/>
        <w:left w:val="none" w:sz="0" w:space="0" w:color="auto"/>
        <w:bottom w:val="none" w:sz="0" w:space="0" w:color="auto"/>
        <w:right w:val="none" w:sz="0" w:space="0" w:color="auto"/>
      </w:divBdr>
      <w:divsChild>
        <w:div w:id="11492630">
          <w:marLeft w:val="480"/>
          <w:marRight w:val="0"/>
          <w:marTop w:val="0"/>
          <w:marBottom w:val="0"/>
          <w:divBdr>
            <w:top w:val="none" w:sz="0" w:space="0" w:color="auto"/>
            <w:left w:val="none" w:sz="0" w:space="0" w:color="auto"/>
            <w:bottom w:val="none" w:sz="0" w:space="0" w:color="auto"/>
            <w:right w:val="none" w:sz="0" w:space="0" w:color="auto"/>
          </w:divBdr>
        </w:div>
        <w:div w:id="63601983">
          <w:marLeft w:val="480"/>
          <w:marRight w:val="0"/>
          <w:marTop w:val="0"/>
          <w:marBottom w:val="0"/>
          <w:divBdr>
            <w:top w:val="none" w:sz="0" w:space="0" w:color="auto"/>
            <w:left w:val="none" w:sz="0" w:space="0" w:color="auto"/>
            <w:bottom w:val="none" w:sz="0" w:space="0" w:color="auto"/>
            <w:right w:val="none" w:sz="0" w:space="0" w:color="auto"/>
          </w:divBdr>
        </w:div>
        <w:div w:id="101848936">
          <w:marLeft w:val="480"/>
          <w:marRight w:val="0"/>
          <w:marTop w:val="0"/>
          <w:marBottom w:val="0"/>
          <w:divBdr>
            <w:top w:val="none" w:sz="0" w:space="0" w:color="auto"/>
            <w:left w:val="none" w:sz="0" w:space="0" w:color="auto"/>
            <w:bottom w:val="none" w:sz="0" w:space="0" w:color="auto"/>
            <w:right w:val="none" w:sz="0" w:space="0" w:color="auto"/>
          </w:divBdr>
        </w:div>
        <w:div w:id="173957129">
          <w:marLeft w:val="480"/>
          <w:marRight w:val="0"/>
          <w:marTop w:val="0"/>
          <w:marBottom w:val="0"/>
          <w:divBdr>
            <w:top w:val="none" w:sz="0" w:space="0" w:color="auto"/>
            <w:left w:val="none" w:sz="0" w:space="0" w:color="auto"/>
            <w:bottom w:val="none" w:sz="0" w:space="0" w:color="auto"/>
            <w:right w:val="none" w:sz="0" w:space="0" w:color="auto"/>
          </w:divBdr>
        </w:div>
        <w:div w:id="233131895">
          <w:marLeft w:val="480"/>
          <w:marRight w:val="0"/>
          <w:marTop w:val="0"/>
          <w:marBottom w:val="0"/>
          <w:divBdr>
            <w:top w:val="none" w:sz="0" w:space="0" w:color="auto"/>
            <w:left w:val="none" w:sz="0" w:space="0" w:color="auto"/>
            <w:bottom w:val="none" w:sz="0" w:space="0" w:color="auto"/>
            <w:right w:val="none" w:sz="0" w:space="0" w:color="auto"/>
          </w:divBdr>
        </w:div>
        <w:div w:id="251743718">
          <w:marLeft w:val="480"/>
          <w:marRight w:val="0"/>
          <w:marTop w:val="0"/>
          <w:marBottom w:val="0"/>
          <w:divBdr>
            <w:top w:val="none" w:sz="0" w:space="0" w:color="auto"/>
            <w:left w:val="none" w:sz="0" w:space="0" w:color="auto"/>
            <w:bottom w:val="none" w:sz="0" w:space="0" w:color="auto"/>
            <w:right w:val="none" w:sz="0" w:space="0" w:color="auto"/>
          </w:divBdr>
        </w:div>
        <w:div w:id="354355925">
          <w:marLeft w:val="480"/>
          <w:marRight w:val="0"/>
          <w:marTop w:val="0"/>
          <w:marBottom w:val="0"/>
          <w:divBdr>
            <w:top w:val="none" w:sz="0" w:space="0" w:color="auto"/>
            <w:left w:val="none" w:sz="0" w:space="0" w:color="auto"/>
            <w:bottom w:val="none" w:sz="0" w:space="0" w:color="auto"/>
            <w:right w:val="none" w:sz="0" w:space="0" w:color="auto"/>
          </w:divBdr>
        </w:div>
        <w:div w:id="355616266">
          <w:marLeft w:val="480"/>
          <w:marRight w:val="0"/>
          <w:marTop w:val="0"/>
          <w:marBottom w:val="0"/>
          <w:divBdr>
            <w:top w:val="none" w:sz="0" w:space="0" w:color="auto"/>
            <w:left w:val="none" w:sz="0" w:space="0" w:color="auto"/>
            <w:bottom w:val="none" w:sz="0" w:space="0" w:color="auto"/>
            <w:right w:val="none" w:sz="0" w:space="0" w:color="auto"/>
          </w:divBdr>
        </w:div>
        <w:div w:id="361324719">
          <w:marLeft w:val="480"/>
          <w:marRight w:val="0"/>
          <w:marTop w:val="0"/>
          <w:marBottom w:val="0"/>
          <w:divBdr>
            <w:top w:val="none" w:sz="0" w:space="0" w:color="auto"/>
            <w:left w:val="none" w:sz="0" w:space="0" w:color="auto"/>
            <w:bottom w:val="none" w:sz="0" w:space="0" w:color="auto"/>
            <w:right w:val="none" w:sz="0" w:space="0" w:color="auto"/>
          </w:divBdr>
        </w:div>
        <w:div w:id="381945704">
          <w:marLeft w:val="480"/>
          <w:marRight w:val="0"/>
          <w:marTop w:val="0"/>
          <w:marBottom w:val="0"/>
          <w:divBdr>
            <w:top w:val="none" w:sz="0" w:space="0" w:color="auto"/>
            <w:left w:val="none" w:sz="0" w:space="0" w:color="auto"/>
            <w:bottom w:val="none" w:sz="0" w:space="0" w:color="auto"/>
            <w:right w:val="none" w:sz="0" w:space="0" w:color="auto"/>
          </w:divBdr>
        </w:div>
        <w:div w:id="459423172">
          <w:marLeft w:val="480"/>
          <w:marRight w:val="0"/>
          <w:marTop w:val="0"/>
          <w:marBottom w:val="0"/>
          <w:divBdr>
            <w:top w:val="none" w:sz="0" w:space="0" w:color="auto"/>
            <w:left w:val="none" w:sz="0" w:space="0" w:color="auto"/>
            <w:bottom w:val="none" w:sz="0" w:space="0" w:color="auto"/>
            <w:right w:val="none" w:sz="0" w:space="0" w:color="auto"/>
          </w:divBdr>
        </w:div>
        <w:div w:id="465779224">
          <w:marLeft w:val="480"/>
          <w:marRight w:val="0"/>
          <w:marTop w:val="0"/>
          <w:marBottom w:val="0"/>
          <w:divBdr>
            <w:top w:val="none" w:sz="0" w:space="0" w:color="auto"/>
            <w:left w:val="none" w:sz="0" w:space="0" w:color="auto"/>
            <w:bottom w:val="none" w:sz="0" w:space="0" w:color="auto"/>
            <w:right w:val="none" w:sz="0" w:space="0" w:color="auto"/>
          </w:divBdr>
        </w:div>
        <w:div w:id="611479828">
          <w:marLeft w:val="480"/>
          <w:marRight w:val="0"/>
          <w:marTop w:val="0"/>
          <w:marBottom w:val="0"/>
          <w:divBdr>
            <w:top w:val="none" w:sz="0" w:space="0" w:color="auto"/>
            <w:left w:val="none" w:sz="0" w:space="0" w:color="auto"/>
            <w:bottom w:val="none" w:sz="0" w:space="0" w:color="auto"/>
            <w:right w:val="none" w:sz="0" w:space="0" w:color="auto"/>
          </w:divBdr>
        </w:div>
        <w:div w:id="653921690">
          <w:marLeft w:val="480"/>
          <w:marRight w:val="0"/>
          <w:marTop w:val="0"/>
          <w:marBottom w:val="0"/>
          <w:divBdr>
            <w:top w:val="none" w:sz="0" w:space="0" w:color="auto"/>
            <w:left w:val="none" w:sz="0" w:space="0" w:color="auto"/>
            <w:bottom w:val="none" w:sz="0" w:space="0" w:color="auto"/>
            <w:right w:val="none" w:sz="0" w:space="0" w:color="auto"/>
          </w:divBdr>
        </w:div>
        <w:div w:id="694961866">
          <w:marLeft w:val="480"/>
          <w:marRight w:val="0"/>
          <w:marTop w:val="0"/>
          <w:marBottom w:val="0"/>
          <w:divBdr>
            <w:top w:val="none" w:sz="0" w:space="0" w:color="auto"/>
            <w:left w:val="none" w:sz="0" w:space="0" w:color="auto"/>
            <w:bottom w:val="none" w:sz="0" w:space="0" w:color="auto"/>
            <w:right w:val="none" w:sz="0" w:space="0" w:color="auto"/>
          </w:divBdr>
        </w:div>
        <w:div w:id="762533447">
          <w:marLeft w:val="480"/>
          <w:marRight w:val="0"/>
          <w:marTop w:val="0"/>
          <w:marBottom w:val="0"/>
          <w:divBdr>
            <w:top w:val="none" w:sz="0" w:space="0" w:color="auto"/>
            <w:left w:val="none" w:sz="0" w:space="0" w:color="auto"/>
            <w:bottom w:val="none" w:sz="0" w:space="0" w:color="auto"/>
            <w:right w:val="none" w:sz="0" w:space="0" w:color="auto"/>
          </w:divBdr>
        </w:div>
        <w:div w:id="870069042">
          <w:marLeft w:val="480"/>
          <w:marRight w:val="0"/>
          <w:marTop w:val="0"/>
          <w:marBottom w:val="0"/>
          <w:divBdr>
            <w:top w:val="none" w:sz="0" w:space="0" w:color="auto"/>
            <w:left w:val="none" w:sz="0" w:space="0" w:color="auto"/>
            <w:bottom w:val="none" w:sz="0" w:space="0" w:color="auto"/>
            <w:right w:val="none" w:sz="0" w:space="0" w:color="auto"/>
          </w:divBdr>
        </w:div>
        <w:div w:id="917329357">
          <w:marLeft w:val="480"/>
          <w:marRight w:val="0"/>
          <w:marTop w:val="0"/>
          <w:marBottom w:val="0"/>
          <w:divBdr>
            <w:top w:val="none" w:sz="0" w:space="0" w:color="auto"/>
            <w:left w:val="none" w:sz="0" w:space="0" w:color="auto"/>
            <w:bottom w:val="none" w:sz="0" w:space="0" w:color="auto"/>
            <w:right w:val="none" w:sz="0" w:space="0" w:color="auto"/>
          </w:divBdr>
        </w:div>
        <w:div w:id="942149229">
          <w:marLeft w:val="480"/>
          <w:marRight w:val="0"/>
          <w:marTop w:val="0"/>
          <w:marBottom w:val="0"/>
          <w:divBdr>
            <w:top w:val="none" w:sz="0" w:space="0" w:color="auto"/>
            <w:left w:val="none" w:sz="0" w:space="0" w:color="auto"/>
            <w:bottom w:val="none" w:sz="0" w:space="0" w:color="auto"/>
            <w:right w:val="none" w:sz="0" w:space="0" w:color="auto"/>
          </w:divBdr>
        </w:div>
        <w:div w:id="953361827">
          <w:marLeft w:val="480"/>
          <w:marRight w:val="0"/>
          <w:marTop w:val="0"/>
          <w:marBottom w:val="0"/>
          <w:divBdr>
            <w:top w:val="none" w:sz="0" w:space="0" w:color="auto"/>
            <w:left w:val="none" w:sz="0" w:space="0" w:color="auto"/>
            <w:bottom w:val="none" w:sz="0" w:space="0" w:color="auto"/>
            <w:right w:val="none" w:sz="0" w:space="0" w:color="auto"/>
          </w:divBdr>
        </w:div>
        <w:div w:id="960257885">
          <w:marLeft w:val="480"/>
          <w:marRight w:val="0"/>
          <w:marTop w:val="0"/>
          <w:marBottom w:val="0"/>
          <w:divBdr>
            <w:top w:val="none" w:sz="0" w:space="0" w:color="auto"/>
            <w:left w:val="none" w:sz="0" w:space="0" w:color="auto"/>
            <w:bottom w:val="none" w:sz="0" w:space="0" w:color="auto"/>
            <w:right w:val="none" w:sz="0" w:space="0" w:color="auto"/>
          </w:divBdr>
        </w:div>
        <w:div w:id="975261390">
          <w:marLeft w:val="480"/>
          <w:marRight w:val="0"/>
          <w:marTop w:val="0"/>
          <w:marBottom w:val="0"/>
          <w:divBdr>
            <w:top w:val="none" w:sz="0" w:space="0" w:color="auto"/>
            <w:left w:val="none" w:sz="0" w:space="0" w:color="auto"/>
            <w:bottom w:val="none" w:sz="0" w:space="0" w:color="auto"/>
            <w:right w:val="none" w:sz="0" w:space="0" w:color="auto"/>
          </w:divBdr>
        </w:div>
        <w:div w:id="986252143">
          <w:marLeft w:val="480"/>
          <w:marRight w:val="0"/>
          <w:marTop w:val="0"/>
          <w:marBottom w:val="0"/>
          <w:divBdr>
            <w:top w:val="none" w:sz="0" w:space="0" w:color="auto"/>
            <w:left w:val="none" w:sz="0" w:space="0" w:color="auto"/>
            <w:bottom w:val="none" w:sz="0" w:space="0" w:color="auto"/>
            <w:right w:val="none" w:sz="0" w:space="0" w:color="auto"/>
          </w:divBdr>
        </w:div>
        <w:div w:id="1022517463">
          <w:marLeft w:val="480"/>
          <w:marRight w:val="0"/>
          <w:marTop w:val="0"/>
          <w:marBottom w:val="0"/>
          <w:divBdr>
            <w:top w:val="none" w:sz="0" w:space="0" w:color="auto"/>
            <w:left w:val="none" w:sz="0" w:space="0" w:color="auto"/>
            <w:bottom w:val="none" w:sz="0" w:space="0" w:color="auto"/>
            <w:right w:val="none" w:sz="0" w:space="0" w:color="auto"/>
          </w:divBdr>
        </w:div>
        <w:div w:id="1038118240">
          <w:marLeft w:val="480"/>
          <w:marRight w:val="0"/>
          <w:marTop w:val="0"/>
          <w:marBottom w:val="0"/>
          <w:divBdr>
            <w:top w:val="none" w:sz="0" w:space="0" w:color="auto"/>
            <w:left w:val="none" w:sz="0" w:space="0" w:color="auto"/>
            <w:bottom w:val="none" w:sz="0" w:space="0" w:color="auto"/>
            <w:right w:val="none" w:sz="0" w:space="0" w:color="auto"/>
          </w:divBdr>
        </w:div>
        <w:div w:id="1120492783">
          <w:marLeft w:val="480"/>
          <w:marRight w:val="0"/>
          <w:marTop w:val="0"/>
          <w:marBottom w:val="0"/>
          <w:divBdr>
            <w:top w:val="none" w:sz="0" w:space="0" w:color="auto"/>
            <w:left w:val="none" w:sz="0" w:space="0" w:color="auto"/>
            <w:bottom w:val="none" w:sz="0" w:space="0" w:color="auto"/>
            <w:right w:val="none" w:sz="0" w:space="0" w:color="auto"/>
          </w:divBdr>
        </w:div>
        <w:div w:id="1163743123">
          <w:marLeft w:val="480"/>
          <w:marRight w:val="0"/>
          <w:marTop w:val="0"/>
          <w:marBottom w:val="0"/>
          <w:divBdr>
            <w:top w:val="none" w:sz="0" w:space="0" w:color="auto"/>
            <w:left w:val="none" w:sz="0" w:space="0" w:color="auto"/>
            <w:bottom w:val="none" w:sz="0" w:space="0" w:color="auto"/>
            <w:right w:val="none" w:sz="0" w:space="0" w:color="auto"/>
          </w:divBdr>
        </w:div>
        <w:div w:id="1169564473">
          <w:marLeft w:val="480"/>
          <w:marRight w:val="0"/>
          <w:marTop w:val="0"/>
          <w:marBottom w:val="0"/>
          <w:divBdr>
            <w:top w:val="none" w:sz="0" w:space="0" w:color="auto"/>
            <w:left w:val="none" w:sz="0" w:space="0" w:color="auto"/>
            <w:bottom w:val="none" w:sz="0" w:space="0" w:color="auto"/>
            <w:right w:val="none" w:sz="0" w:space="0" w:color="auto"/>
          </w:divBdr>
        </w:div>
        <w:div w:id="1219436198">
          <w:marLeft w:val="480"/>
          <w:marRight w:val="0"/>
          <w:marTop w:val="0"/>
          <w:marBottom w:val="0"/>
          <w:divBdr>
            <w:top w:val="none" w:sz="0" w:space="0" w:color="auto"/>
            <w:left w:val="none" w:sz="0" w:space="0" w:color="auto"/>
            <w:bottom w:val="none" w:sz="0" w:space="0" w:color="auto"/>
            <w:right w:val="none" w:sz="0" w:space="0" w:color="auto"/>
          </w:divBdr>
        </w:div>
        <w:div w:id="1339578810">
          <w:marLeft w:val="480"/>
          <w:marRight w:val="0"/>
          <w:marTop w:val="0"/>
          <w:marBottom w:val="0"/>
          <w:divBdr>
            <w:top w:val="none" w:sz="0" w:space="0" w:color="auto"/>
            <w:left w:val="none" w:sz="0" w:space="0" w:color="auto"/>
            <w:bottom w:val="none" w:sz="0" w:space="0" w:color="auto"/>
            <w:right w:val="none" w:sz="0" w:space="0" w:color="auto"/>
          </w:divBdr>
        </w:div>
        <w:div w:id="1373579366">
          <w:marLeft w:val="480"/>
          <w:marRight w:val="0"/>
          <w:marTop w:val="0"/>
          <w:marBottom w:val="0"/>
          <w:divBdr>
            <w:top w:val="none" w:sz="0" w:space="0" w:color="auto"/>
            <w:left w:val="none" w:sz="0" w:space="0" w:color="auto"/>
            <w:bottom w:val="none" w:sz="0" w:space="0" w:color="auto"/>
            <w:right w:val="none" w:sz="0" w:space="0" w:color="auto"/>
          </w:divBdr>
        </w:div>
        <w:div w:id="1381982123">
          <w:marLeft w:val="480"/>
          <w:marRight w:val="0"/>
          <w:marTop w:val="0"/>
          <w:marBottom w:val="0"/>
          <w:divBdr>
            <w:top w:val="none" w:sz="0" w:space="0" w:color="auto"/>
            <w:left w:val="none" w:sz="0" w:space="0" w:color="auto"/>
            <w:bottom w:val="none" w:sz="0" w:space="0" w:color="auto"/>
            <w:right w:val="none" w:sz="0" w:space="0" w:color="auto"/>
          </w:divBdr>
        </w:div>
        <w:div w:id="1403874674">
          <w:marLeft w:val="480"/>
          <w:marRight w:val="0"/>
          <w:marTop w:val="0"/>
          <w:marBottom w:val="0"/>
          <w:divBdr>
            <w:top w:val="none" w:sz="0" w:space="0" w:color="auto"/>
            <w:left w:val="none" w:sz="0" w:space="0" w:color="auto"/>
            <w:bottom w:val="none" w:sz="0" w:space="0" w:color="auto"/>
            <w:right w:val="none" w:sz="0" w:space="0" w:color="auto"/>
          </w:divBdr>
        </w:div>
        <w:div w:id="1405107963">
          <w:marLeft w:val="480"/>
          <w:marRight w:val="0"/>
          <w:marTop w:val="0"/>
          <w:marBottom w:val="0"/>
          <w:divBdr>
            <w:top w:val="none" w:sz="0" w:space="0" w:color="auto"/>
            <w:left w:val="none" w:sz="0" w:space="0" w:color="auto"/>
            <w:bottom w:val="none" w:sz="0" w:space="0" w:color="auto"/>
            <w:right w:val="none" w:sz="0" w:space="0" w:color="auto"/>
          </w:divBdr>
        </w:div>
        <w:div w:id="1442261129">
          <w:marLeft w:val="480"/>
          <w:marRight w:val="0"/>
          <w:marTop w:val="0"/>
          <w:marBottom w:val="0"/>
          <w:divBdr>
            <w:top w:val="none" w:sz="0" w:space="0" w:color="auto"/>
            <w:left w:val="none" w:sz="0" w:space="0" w:color="auto"/>
            <w:bottom w:val="none" w:sz="0" w:space="0" w:color="auto"/>
            <w:right w:val="none" w:sz="0" w:space="0" w:color="auto"/>
          </w:divBdr>
        </w:div>
        <w:div w:id="1458643889">
          <w:marLeft w:val="480"/>
          <w:marRight w:val="0"/>
          <w:marTop w:val="0"/>
          <w:marBottom w:val="0"/>
          <w:divBdr>
            <w:top w:val="none" w:sz="0" w:space="0" w:color="auto"/>
            <w:left w:val="none" w:sz="0" w:space="0" w:color="auto"/>
            <w:bottom w:val="none" w:sz="0" w:space="0" w:color="auto"/>
            <w:right w:val="none" w:sz="0" w:space="0" w:color="auto"/>
          </w:divBdr>
        </w:div>
        <w:div w:id="1477336928">
          <w:marLeft w:val="480"/>
          <w:marRight w:val="0"/>
          <w:marTop w:val="0"/>
          <w:marBottom w:val="0"/>
          <w:divBdr>
            <w:top w:val="none" w:sz="0" w:space="0" w:color="auto"/>
            <w:left w:val="none" w:sz="0" w:space="0" w:color="auto"/>
            <w:bottom w:val="none" w:sz="0" w:space="0" w:color="auto"/>
            <w:right w:val="none" w:sz="0" w:space="0" w:color="auto"/>
          </w:divBdr>
        </w:div>
        <w:div w:id="1531651543">
          <w:marLeft w:val="480"/>
          <w:marRight w:val="0"/>
          <w:marTop w:val="0"/>
          <w:marBottom w:val="0"/>
          <w:divBdr>
            <w:top w:val="none" w:sz="0" w:space="0" w:color="auto"/>
            <w:left w:val="none" w:sz="0" w:space="0" w:color="auto"/>
            <w:bottom w:val="none" w:sz="0" w:space="0" w:color="auto"/>
            <w:right w:val="none" w:sz="0" w:space="0" w:color="auto"/>
          </w:divBdr>
        </w:div>
        <w:div w:id="1656295026">
          <w:marLeft w:val="480"/>
          <w:marRight w:val="0"/>
          <w:marTop w:val="0"/>
          <w:marBottom w:val="0"/>
          <w:divBdr>
            <w:top w:val="none" w:sz="0" w:space="0" w:color="auto"/>
            <w:left w:val="none" w:sz="0" w:space="0" w:color="auto"/>
            <w:bottom w:val="none" w:sz="0" w:space="0" w:color="auto"/>
            <w:right w:val="none" w:sz="0" w:space="0" w:color="auto"/>
          </w:divBdr>
        </w:div>
        <w:div w:id="1671828583">
          <w:marLeft w:val="480"/>
          <w:marRight w:val="0"/>
          <w:marTop w:val="0"/>
          <w:marBottom w:val="0"/>
          <w:divBdr>
            <w:top w:val="none" w:sz="0" w:space="0" w:color="auto"/>
            <w:left w:val="none" w:sz="0" w:space="0" w:color="auto"/>
            <w:bottom w:val="none" w:sz="0" w:space="0" w:color="auto"/>
            <w:right w:val="none" w:sz="0" w:space="0" w:color="auto"/>
          </w:divBdr>
        </w:div>
        <w:div w:id="1672832615">
          <w:marLeft w:val="480"/>
          <w:marRight w:val="0"/>
          <w:marTop w:val="0"/>
          <w:marBottom w:val="0"/>
          <w:divBdr>
            <w:top w:val="none" w:sz="0" w:space="0" w:color="auto"/>
            <w:left w:val="none" w:sz="0" w:space="0" w:color="auto"/>
            <w:bottom w:val="none" w:sz="0" w:space="0" w:color="auto"/>
            <w:right w:val="none" w:sz="0" w:space="0" w:color="auto"/>
          </w:divBdr>
        </w:div>
        <w:div w:id="1717654421">
          <w:marLeft w:val="480"/>
          <w:marRight w:val="0"/>
          <w:marTop w:val="0"/>
          <w:marBottom w:val="0"/>
          <w:divBdr>
            <w:top w:val="none" w:sz="0" w:space="0" w:color="auto"/>
            <w:left w:val="none" w:sz="0" w:space="0" w:color="auto"/>
            <w:bottom w:val="none" w:sz="0" w:space="0" w:color="auto"/>
            <w:right w:val="none" w:sz="0" w:space="0" w:color="auto"/>
          </w:divBdr>
        </w:div>
        <w:div w:id="1800805226">
          <w:marLeft w:val="480"/>
          <w:marRight w:val="0"/>
          <w:marTop w:val="0"/>
          <w:marBottom w:val="0"/>
          <w:divBdr>
            <w:top w:val="none" w:sz="0" w:space="0" w:color="auto"/>
            <w:left w:val="none" w:sz="0" w:space="0" w:color="auto"/>
            <w:bottom w:val="none" w:sz="0" w:space="0" w:color="auto"/>
            <w:right w:val="none" w:sz="0" w:space="0" w:color="auto"/>
          </w:divBdr>
        </w:div>
        <w:div w:id="1832409662">
          <w:marLeft w:val="480"/>
          <w:marRight w:val="0"/>
          <w:marTop w:val="0"/>
          <w:marBottom w:val="0"/>
          <w:divBdr>
            <w:top w:val="none" w:sz="0" w:space="0" w:color="auto"/>
            <w:left w:val="none" w:sz="0" w:space="0" w:color="auto"/>
            <w:bottom w:val="none" w:sz="0" w:space="0" w:color="auto"/>
            <w:right w:val="none" w:sz="0" w:space="0" w:color="auto"/>
          </w:divBdr>
        </w:div>
        <w:div w:id="1924218033">
          <w:marLeft w:val="480"/>
          <w:marRight w:val="0"/>
          <w:marTop w:val="0"/>
          <w:marBottom w:val="0"/>
          <w:divBdr>
            <w:top w:val="none" w:sz="0" w:space="0" w:color="auto"/>
            <w:left w:val="none" w:sz="0" w:space="0" w:color="auto"/>
            <w:bottom w:val="none" w:sz="0" w:space="0" w:color="auto"/>
            <w:right w:val="none" w:sz="0" w:space="0" w:color="auto"/>
          </w:divBdr>
        </w:div>
        <w:div w:id="1983653519">
          <w:marLeft w:val="480"/>
          <w:marRight w:val="0"/>
          <w:marTop w:val="0"/>
          <w:marBottom w:val="0"/>
          <w:divBdr>
            <w:top w:val="none" w:sz="0" w:space="0" w:color="auto"/>
            <w:left w:val="none" w:sz="0" w:space="0" w:color="auto"/>
            <w:bottom w:val="none" w:sz="0" w:space="0" w:color="auto"/>
            <w:right w:val="none" w:sz="0" w:space="0" w:color="auto"/>
          </w:divBdr>
        </w:div>
        <w:div w:id="1992561276">
          <w:marLeft w:val="480"/>
          <w:marRight w:val="0"/>
          <w:marTop w:val="0"/>
          <w:marBottom w:val="0"/>
          <w:divBdr>
            <w:top w:val="none" w:sz="0" w:space="0" w:color="auto"/>
            <w:left w:val="none" w:sz="0" w:space="0" w:color="auto"/>
            <w:bottom w:val="none" w:sz="0" w:space="0" w:color="auto"/>
            <w:right w:val="none" w:sz="0" w:space="0" w:color="auto"/>
          </w:divBdr>
        </w:div>
        <w:div w:id="2013027042">
          <w:marLeft w:val="480"/>
          <w:marRight w:val="0"/>
          <w:marTop w:val="0"/>
          <w:marBottom w:val="0"/>
          <w:divBdr>
            <w:top w:val="none" w:sz="0" w:space="0" w:color="auto"/>
            <w:left w:val="none" w:sz="0" w:space="0" w:color="auto"/>
            <w:bottom w:val="none" w:sz="0" w:space="0" w:color="auto"/>
            <w:right w:val="none" w:sz="0" w:space="0" w:color="auto"/>
          </w:divBdr>
        </w:div>
        <w:div w:id="2021154615">
          <w:marLeft w:val="480"/>
          <w:marRight w:val="0"/>
          <w:marTop w:val="0"/>
          <w:marBottom w:val="0"/>
          <w:divBdr>
            <w:top w:val="none" w:sz="0" w:space="0" w:color="auto"/>
            <w:left w:val="none" w:sz="0" w:space="0" w:color="auto"/>
            <w:bottom w:val="none" w:sz="0" w:space="0" w:color="auto"/>
            <w:right w:val="none" w:sz="0" w:space="0" w:color="auto"/>
          </w:divBdr>
        </w:div>
        <w:div w:id="2142070714">
          <w:marLeft w:val="480"/>
          <w:marRight w:val="0"/>
          <w:marTop w:val="0"/>
          <w:marBottom w:val="0"/>
          <w:divBdr>
            <w:top w:val="none" w:sz="0" w:space="0" w:color="auto"/>
            <w:left w:val="none" w:sz="0" w:space="0" w:color="auto"/>
            <w:bottom w:val="none" w:sz="0" w:space="0" w:color="auto"/>
            <w:right w:val="none" w:sz="0" w:space="0" w:color="auto"/>
          </w:divBdr>
        </w:div>
      </w:divsChild>
    </w:div>
    <w:div w:id="1246915787">
      <w:marLeft w:val="480"/>
      <w:marRight w:val="0"/>
      <w:marTop w:val="0"/>
      <w:marBottom w:val="0"/>
      <w:divBdr>
        <w:top w:val="none" w:sz="0" w:space="0" w:color="auto"/>
        <w:left w:val="none" w:sz="0" w:space="0" w:color="auto"/>
        <w:bottom w:val="none" w:sz="0" w:space="0" w:color="auto"/>
        <w:right w:val="none" w:sz="0" w:space="0" w:color="auto"/>
      </w:divBdr>
    </w:div>
    <w:div w:id="1247114502">
      <w:bodyDiv w:val="1"/>
      <w:marLeft w:val="0"/>
      <w:marRight w:val="0"/>
      <w:marTop w:val="0"/>
      <w:marBottom w:val="0"/>
      <w:divBdr>
        <w:top w:val="none" w:sz="0" w:space="0" w:color="auto"/>
        <w:left w:val="none" w:sz="0" w:space="0" w:color="auto"/>
        <w:bottom w:val="none" w:sz="0" w:space="0" w:color="auto"/>
        <w:right w:val="none" w:sz="0" w:space="0" w:color="auto"/>
      </w:divBdr>
      <w:divsChild>
        <w:div w:id="1524437547">
          <w:marLeft w:val="640"/>
          <w:marRight w:val="0"/>
          <w:marTop w:val="0"/>
          <w:marBottom w:val="0"/>
          <w:divBdr>
            <w:top w:val="none" w:sz="0" w:space="0" w:color="auto"/>
            <w:left w:val="none" w:sz="0" w:space="0" w:color="auto"/>
            <w:bottom w:val="none" w:sz="0" w:space="0" w:color="auto"/>
            <w:right w:val="none" w:sz="0" w:space="0" w:color="auto"/>
          </w:divBdr>
        </w:div>
        <w:div w:id="1766917562">
          <w:marLeft w:val="640"/>
          <w:marRight w:val="0"/>
          <w:marTop w:val="0"/>
          <w:marBottom w:val="0"/>
          <w:divBdr>
            <w:top w:val="none" w:sz="0" w:space="0" w:color="auto"/>
            <w:left w:val="none" w:sz="0" w:space="0" w:color="auto"/>
            <w:bottom w:val="none" w:sz="0" w:space="0" w:color="auto"/>
            <w:right w:val="none" w:sz="0" w:space="0" w:color="auto"/>
          </w:divBdr>
        </w:div>
        <w:div w:id="13772928">
          <w:marLeft w:val="640"/>
          <w:marRight w:val="0"/>
          <w:marTop w:val="0"/>
          <w:marBottom w:val="0"/>
          <w:divBdr>
            <w:top w:val="none" w:sz="0" w:space="0" w:color="auto"/>
            <w:left w:val="none" w:sz="0" w:space="0" w:color="auto"/>
            <w:bottom w:val="none" w:sz="0" w:space="0" w:color="auto"/>
            <w:right w:val="none" w:sz="0" w:space="0" w:color="auto"/>
          </w:divBdr>
        </w:div>
        <w:div w:id="1549074650">
          <w:marLeft w:val="640"/>
          <w:marRight w:val="0"/>
          <w:marTop w:val="0"/>
          <w:marBottom w:val="0"/>
          <w:divBdr>
            <w:top w:val="none" w:sz="0" w:space="0" w:color="auto"/>
            <w:left w:val="none" w:sz="0" w:space="0" w:color="auto"/>
            <w:bottom w:val="none" w:sz="0" w:space="0" w:color="auto"/>
            <w:right w:val="none" w:sz="0" w:space="0" w:color="auto"/>
          </w:divBdr>
        </w:div>
        <w:div w:id="705326069">
          <w:marLeft w:val="640"/>
          <w:marRight w:val="0"/>
          <w:marTop w:val="0"/>
          <w:marBottom w:val="0"/>
          <w:divBdr>
            <w:top w:val="none" w:sz="0" w:space="0" w:color="auto"/>
            <w:left w:val="none" w:sz="0" w:space="0" w:color="auto"/>
            <w:bottom w:val="none" w:sz="0" w:space="0" w:color="auto"/>
            <w:right w:val="none" w:sz="0" w:space="0" w:color="auto"/>
          </w:divBdr>
        </w:div>
        <w:div w:id="1890796910">
          <w:marLeft w:val="640"/>
          <w:marRight w:val="0"/>
          <w:marTop w:val="0"/>
          <w:marBottom w:val="0"/>
          <w:divBdr>
            <w:top w:val="none" w:sz="0" w:space="0" w:color="auto"/>
            <w:left w:val="none" w:sz="0" w:space="0" w:color="auto"/>
            <w:bottom w:val="none" w:sz="0" w:space="0" w:color="auto"/>
            <w:right w:val="none" w:sz="0" w:space="0" w:color="auto"/>
          </w:divBdr>
        </w:div>
        <w:div w:id="1162938563">
          <w:marLeft w:val="640"/>
          <w:marRight w:val="0"/>
          <w:marTop w:val="0"/>
          <w:marBottom w:val="0"/>
          <w:divBdr>
            <w:top w:val="none" w:sz="0" w:space="0" w:color="auto"/>
            <w:left w:val="none" w:sz="0" w:space="0" w:color="auto"/>
            <w:bottom w:val="none" w:sz="0" w:space="0" w:color="auto"/>
            <w:right w:val="none" w:sz="0" w:space="0" w:color="auto"/>
          </w:divBdr>
        </w:div>
        <w:div w:id="654186005">
          <w:marLeft w:val="640"/>
          <w:marRight w:val="0"/>
          <w:marTop w:val="0"/>
          <w:marBottom w:val="0"/>
          <w:divBdr>
            <w:top w:val="none" w:sz="0" w:space="0" w:color="auto"/>
            <w:left w:val="none" w:sz="0" w:space="0" w:color="auto"/>
            <w:bottom w:val="none" w:sz="0" w:space="0" w:color="auto"/>
            <w:right w:val="none" w:sz="0" w:space="0" w:color="auto"/>
          </w:divBdr>
        </w:div>
        <w:div w:id="118651905">
          <w:marLeft w:val="640"/>
          <w:marRight w:val="0"/>
          <w:marTop w:val="0"/>
          <w:marBottom w:val="0"/>
          <w:divBdr>
            <w:top w:val="none" w:sz="0" w:space="0" w:color="auto"/>
            <w:left w:val="none" w:sz="0" w:space="0" w:color="auto"/>
            <w:bottom w:val="none" w:sz="0" w:space="0" w:color="auto"/>
            <w:right w:val="none" w:sz="0" w:space="0" w:color="auto"/>
          </w:divBdr>
        </w:div>
        <w:div w:id="1688483263">
          <w:marLeft w:val="640"/>
          <w:marRight w:val="0"/>
          <w:marTop w:val="0"/>
          <w:marBottom w:val="0"/>
          <w:divBdr>
            <w:top w:val="none" w:sz="0" w:space="0" w:color="auto"/>
            <w:left w:val="none" w:sz="0" w:space="0" w:color="auto"/>
            <w:bottom w:val="none" w:sz="0" w:space="0" w:color="auto"/>
            <w:right w:val="none" w:sz="0" w:space="0" w:color="auto"/>
          </w:divBdr>
        </w:div>
        <w:div w:id="545604766">
          <w:marLeft w:val="640"/>
          <w:marRight w:val="0"/>
          <w:marTop w:val="0"/>
          <w:marBottom w:val="0"/>
          <w:divBdr>
            <w:top w:val="none" w:sz="0" w:space="0" w:color="auto"/>
            <w:left w:val="none" w:sz="0" w:space="0" w:color="auto"/>
            <w:bottom w:val="none" w:sz="0" w:space="0" w:color="auto"/>
            <w:right w:val="none" w:sz="0" w:space="0" w:color="auto"/>
          </w:divBdr>
        </w:div>
        <w:div w:id="1505509472">
          <w:marLeft w:val="640"/>
          <w:marRight w:val="0"/>
          <w:marTop w:val="0"/>
          <w:marBottom w:val="0"/>
          <w:divBdr>
            <w:top w:val="none" w:sz="0" w:space="0" w:color="auto"/>
            <w:left w:val="none" w:sz="0" w:space="0" w:color="auto"/>
            <w:bottom w:val="none" w:sz="0" w:space="0" w:color="auto"/>
            <w:right w:val="none" w:sz="0" w:space="0" w:color="auto"/>
          </w:divBdr>
        </w:div>
        <w:div w:id="308679886">
          <w:marLeft w:val="640"/>
          <w:marRight w:val="0"/>
          <w:marTop w:val="0"/>
          <w:marBottom w:val="0"/>
          <w:divBdr>
            <w:top w:val="none" w:sz="0" w:space="0" w:color="auto"/>
            <w:left w:val="none" w:sz="0" w:space="0" w:color="auto"/>
            <w:bottom w:val="none" w:sz="0" w:space="0" w:color="auto"/>
            <w:right w:val="none" w:sz="0" w:space="0" w:color="auto"/>
          </w:divBdr>
        </w:div>
        <w:div w:id="286474257">
          <w:marLeft w:val="640"/>
          <w:marRight w:val="0"/>
          <w:marTop w:val="0"/>
          <w:marBottom w:val="0"/>
          <w:divBdr>
            <w:top w:val="none" w:sz="0" w:space="0" w:color="auto"/>
            <w:left w:val="none" w:sz="0" w:space="0" w:color="auto"/>
            <w:bottom w:val="none" w:sz="0" w:space="0" w:color="auto"/>
            <w:right w:val="none" w:sz="0" w:space="0" w:color="auto"/>
          </w:divBdr>
        </w:div>
        <w:div w:id="1084179523">
          <w:marLeft w:val="640"/>
          <w:marRight w:val="0"/>
          <w:marTop w:val="0"/>
          <w:marBottom w:val="0"/>
          <w:divBdr>
            <w:top w:val="none" w:sz="0" w:space="0" w:color="auto"/>
            <w:left w:val="none" w:sz="0" w:space="0" w:color="auto"/>
            <w:bottom w:val="none" w:sz="0" w:space="0" w:color="auto"/>
            <w:right w:val="none" w:sz="0" w:space="0" w:color="auto"/>
          </w:divBdr>
        </w:div>
        <w:div w:id="506091274">
          <w:marLeft w:val="640"/>
          <w:marRight w:val="0"/>
          <w:marTop w:val="0"/>
          <w:marBottom w:val="0"/>
          <w:divBdr>
            <w:top w:val="none" w:sz="0" w:space="0" w:color="auto"/>
            <w:left w:val="none" w:sz="0" w:space="0" w:color="auto"/>
            <w:bottom w:val="none" w:sz="0" w:space="0" w:color="auto"/>
            <w:right w:val="none" w:sz="0" w:space="0" w:color="auto"/>
          </w:divBdr>
        </w:div>
        <w:div w:id="1818188232">
          <w:marLeft w:val="640"/>
          <w:marRight w:val="0"/>
          <w:marTop w:val="0"/>
          <w:marBottom w:val="0"/>
          <w:divBdr>
            <w:top w:val="none" w:sz="0" w:space="0" w:color="auto"/>
            <w:left w:val="none" w:sz="0" w:space="0" w:color="auto"/>
            <w:bottom w:val="none" w:sz="0" w:space="0" w:color="auto"/>
            <w:right w:val="none" w:sz="0" w:space="0" w:color="auto"/>
          </w:divBdr>
        </w:div>
        <w:div w:id="1211961597">
          <w:marLeft w:val="640"/>
          <w:marRight w:val="0"/>
          <w:marTop w:val="0"/>
          <w:marBottom w:val="0"/>
          <w:divBdr>
            <w:top w:val="none" w:sz="0" w:space="0" w:color="auto"/>
            <w:left w:val="none" w:sz="0" w:space="0" w:color="auto"/>
            <w:bottom w:val="none" w:sz="0" w:space="0" w:color="auto"/>
            <w:right w:val="none" w:sz="0" w:space="0" w:color="auto"/>
          </w:divBdr>
        </w:div>
        <w:div w:id="1192760572">
          <w:marLeft w:val="640"/>
          <w:marRight w:val="0"/>
          <w:marTop w:val="0"/>
          <w:marBottom w:val="0"/>
          <w:divBdr>
            <w:top w:val="none" w:sz="0" w:space="0" w:color="auto"/>
            <w:left w:val="none" w:sz="0" w:space="0" w:color="auto"/>
            <w:bottom w:val="none" w:sz="0" w:space="0" w:color="auto"/>
            <w:right w:val="none" w:sz="0" w:space="0" w:color="auto"/>
          </w:divBdr>
        </w:div>
        <w:div w:id="113014666">
          <w:marLeft w:val="640"/>
          <w:marRight w:val="0"/>
          <w:marTop w:val="0"/>
          <w:marBottom w:val="0"/>
          <w:divBdr>
            <w:top w:val="none" w:sz="0" w:space="0" w:color="auto"/>
            <w:left w:val="none" w:sz="0" w:space="0" w:color="auto"/>
            <w:bottom w:val="none" w:sz="0" w:space="0" w:color="auto"/>
            <w:right w:val="none" w:sz="0" w:space="0" w:color="auto"/>
          </w:divBdr>
        </w:div>
        <w:div w:id="1808081072">
          <w:marLeft w:val="640"/>
          <w:marRight w:val="0"/>
          <w:marTop w:val="0"/>
          <w:marBottom w:val="0"/>
          <w:divBdr>
            <w:top w:val="none" w:sz="0" w:space="0" w:color="auto"/>
            <w:left w:val="none" w:sz="0" w:space="0" w:color="auto"/>
            <w:bottom w:val="none" w:sz="0" w:space="0" w:color="auto"/>
            <w:right w:val="none" w:sz="0" w:space="0" w:color="auto"/>
          </w:divBdr>
        </w:div>
        <w:div w:id="954364415">
          <w:marLeft w:val="640"/>
          <w:marRight w:val="0"/>
          <w:marTop w:val="0"/>
          <w:marBottom w:val="0"/>
          <w:divBdr>
            <w:top w:val="none" w:sz="0" w:space="0" w:color="auto"/>
            <w:left w:val="none" w:sz="0" w:space="0" w:color="auto"/>
            <w:bottom w:val="none" w:sz="0" w:space="0" w:color="auto"/>
            <w:right w:val="none" w:sz="0" w:space="0" w:color="auto"/>
          </w:divBdr>
        </w:div>
        <w:div w:id="1626741267">
          <w:marLeft w:val="640"/>
          <w:marRight w:val="0"/>
          <w:marTop w:val="0"/>
          <w:marBottom w:val="0"/>
          <w:divBdr>
            <w:top w:val="none" w:sz="0" w:space="0" w:color="auto"/>
            <w:left w:val="none" w:sz="0" w:space="0" w:color="auto"/>
            <w:bottom w:val="none" w:sz="0" w:space="0" w:color="auto"/>
            <w:right w:val="none" w:sz="0" w:space="0" w:color="auto"/>
          </w:divBdr>
        </w:div>
        <w:div w:id="458453759">
          <w:marLeft w:val="640"/>
          <w:marRight w:val="0"/>
          <w:marTop w:val="0"/>
          <w:marBottom w:val="0"/>
          <w:divBdr>
            <w:top w:val="none" w:sz="0" w:space="0" w:color="auto"/>
            <w:left w:val="none" w:sz="0" w:space="0" w:color="auto"/>
            <w:bottom w:val="none" w:sz="0" w:space="0" w:color="auto"/>
            <w:right w:val="none" w:sz="0" w:space="0" w:color="auto"/>
          </w:divBdr>
        </w:div>
        <w:div w:id="143281862">
          <w:marLeft w:val="640"/>
          <w:marRight w:val="0"/>
          <w:marTop w:val="0"/>
          <w:marBottom w:val="0"/>
          <w:divBdr>
            <w:top w:val="none" w:sz="0" w:space="0" w:color="auto"/>
            <w:left w:val="none" w:sz="0" w:space="0" w:color="auto"/>
            <w:bottom w:val="none" w:sz="0" w:space="0" w:color="auto"/>
            <w:right w:val="none" w:sz="0" w:space="0" w:color="auto"/>
          </w:divBdr>
        </w:div>
        <w:div w:id="1315454251">
          <w:marLeft w:val="640"/>
          <w:marRight w:val="0"/>
          <w:marTop w:val="0"/>
          <w:marBottom w:val="0"/>
          <w:divBdr>
            <w:top w:val="none" w:sz="0" w:space="0" w:color="auto"/>
            <w:left w:val="none" w:sz="0" w:space="0" w:color="auto"/>
            <w:bottom w:val="none" w:sz="0" w:space="0" w:color="auto"/>
            <w:right w:val="none" w:sz="0" w:space="0" w:color="auto"/>
          </w:divBdr>
        </w:div>
        <w:div w:id="1079982551">
          <w:marLeft w:val="640"/>
          <w:marRight w:val="0"/>
          <w:marTop w:val="0"/>
          <w:marBottom w:val="0"/>
          <w:divBdr>
            <w:top w:val="none" w:sz="0" w:space="0" w:color="auto"/>
            <w:left w:val="none" w:sz="0" w:space="0" w:color="auto"/>
            <w:bottom w:val="none" w:sz="0" w:space="0" w:color="auto"/>
            <w:right w:val="none" w:sz="0" w:space="0" w:color="auto"/>
          </w:divBdr>
        </w:div>
        <w:div w:id="252862993">
          <w:marLeft w:val="640"/>
          <w:marRight w:val="0"/>
          <w:marTop w:val="0"/>
          <w:marBottom w:val="0"/>
          <w:divBdr>
            <w:top w:val="none" w:sz="0" w:space="0" w:color="auto"/>
            <w:left w:val="none" w:sz="0" w:space="0" w:color="auto"/>
            <w:bottom w:val="none" w:sz="0" w:space="0" w:color="auto"/>
            <w:right w:val="none" w:sz="0" w:space="0" w:color="auto"/>
          </w:divBdr>
        </w:div>
        <w:div w:id="1714960630">
          <w:marLeft w:val="640"/>
          <w:marRight w:val="0"/>
          <w:marTop w:val="0"/>
          <w:marBottom w:val="0"/>
          <w:divBdr>
            <w:top w:val="none" w:sz="0" w:space="0" w:color="auto"/>
            <w:left w:val="none" w:sz="0" w:space="0" w:color="auto"/>
            <w:bottom w:val="none" w:sz="0" w:space="0" w:color="auto"/>
            <w:right w:val="none" w:sz="0" w:space="0" w:color="auto"/>
          </w:divBdr>
        </w:div>
        <w:div w:id="233467138">
          <w:marLeft w:val="640"/>
          <w:marRight w:val="0"/>
          <w:marTop w:val="0"/>
          <w:marBottom w:val="0"/>
          <w:divBdr>
            <w:top w:val="none" w:sz="0" w:space="0" w:color="auto"/>
            <w:left w:val="none" w:sz="0" w:space="0" w:color="auto"/>
            <w:bottom w:val="none" w:sz="0" w:space="0" w:color="auto"/>
            <w:right w:val="none" w:sz="0" w:space="0" w:color="auto"/>
          </w:divBdr>
        </w:div>
        <w:div w:id="323360510">
          <w:marLeft w:val="640"/>
          <w:marRight w:val="0"/>
          <w:marTop w:val="0"/>
          <w:marBottom w:val="0"/>
          <w:divBdr>
            <w:top w:val="none" w:sz="0" w:space="0" w:color="auto"/>
            <w:left w:val="none" w:sz="0" w:space="0" w:color="auto"/>
            <w:bottom w:val="none" w:sz="0" w:space="0" w:color="auto"/>
            <w:right w:val="none" w:sz="0" w:space="0" w:color="auto"/>
          </w:divBdr>
        </w:div>
        <w:div w:id="401561744">
          <w:marLeft w:val="640"/>
          <w:marRight w:val="0"/>
          <w:marTop w:val="0"/>
          <w:marBottom w:val="0"/>
          <w:divBdr>
            <w:top w:val="none" w:sz="0" w:space="0" w:color="auto"/>
            <w:left w:val="none" w:sz="0" w:space="0" w:color="auto"/>
            <w:bottom w:val="none" w:sz="0" w:space="0" w:color="auto"/>
            <w:right w:val="none" w:sz="0" w:space="0" w:color="auto"/>
          </w:divBdr>
        </w:div>
        <w:div w:id="1459058602">
          <w:marLeft w:val="640"/>
          <w:marRight w:val="0"/>
          <w:marTop w:val="0"/>
          <w:marBottom w:val="0"/>
          <w:divBdr>
            <w:top w:val="none" w:sz="0" w:space="0" w:color="auto"/>
            <w:left w:val="none" w:sz="0" w:space="0" w:color="auto"/>
            <w:bottom w:val="none" w:sz="0" w:space="0" w:color="auto"/>
            <w:right w:val="none" w:sz="0" w:space="0" w:color="auto"/>
          </w:divBdr>
        </w:div>
        <w:div w:id="629432939">
          <w:marLeft w:val="640"/>
          <w:marRight w:val="0"/>
          <w:marTop w:val="0"/>
          <w:marBottom w:val="0"/>
          <w:divBdr>
            <w:top w:val="none" w:sz="0" w:space="0" w:color="auto"/>
            <w:left w:val="none" w:sz="0" w:space="0" w:color="auto"/>
            <w:bottom w:val="none" w:sz="0" w:space="0" w:color="auto"/>
            <w:right w:val="none" w:sz="0" w:space="0" w:color="auto"/>
          </w:divBdr>
        </w:div>
        <w:div w:id="1810438822">
          <w:marLeft w:val="640"/>
          <w:marRight w:val="0"/>
          <w:marTop w:val="0"/>
          <w:marBottom w:val="0"/>
          <w:divBdr>
            <w:top w:val="none" w:sz="0" w:space="0" w:color="auto"/>
            <w:left w:val="none" w:sz="0" w:space="0" w:color="auto"/>
            <w:bottom w:val="none" w:sz="0" w:space="0" w:color="auto"/>
            <w:right w:val="none" w:sz="0" w:space="0" w:color="auto"/>
          </w:divBdr>
        </w:div>
        <w:div w:id="1965430311">
          <w:marLeft w:val="640"/>
          <w:marRight w:val="0"/>
          <w:marTop w:val="0"/>
          <w:marBottom w:val="0"/>
          <w:divBdr>
            <w:top w:val="none" w:sz="0" w:space="0" w:color="auto"/>
            <w:left w:val="none" w:sz="0" w:space="0" w:color="auto"/>
            <w:bottom w:val="none" w:sz="0" w:space="0" w:color="auto"/>
            <w:right w:val="none" w:sz="0" w:space="0" w:color="auto"/>
          </w:divBdr>
        </w:div>
        <w:div w:id="1348100716">
          <w:marLeft w:val="640"/>
          <w:marRight w:val="0"/>
          <w:marTop w:val="0"/>
          <w:marBottom w:val="0"/>
          <w:divBdr>
            <w:top w:val="none" w:sz="0" w:space="0" w:color="auto"/>
            <w:left w:val="none" w:sz="0" w:space="0" w:color="auto"/>
            <w:bottom w:val="none" w:sz="0" w:space="0" w:color="auto"/>
            <w:right w:val="none" w:sz="0" w:space="0" w:color="auto"/>
          </w:divBdr>
        </w:div>
        <w:div w:id="1498110081">
          <w:marLeft w:val="640"/>
          <w:marRight w:val="0"/>
          <w:marTop w:val="0"/>
          <w:marBottom w:val="0"/>
          <w:divBdr>
            <w:top w:val="none" w:sz="0" w:space="0" w:color="auto"/>
            <w:left w:val="none" w:sz="0" w:space="0" w:color="auto"/>
            <w:bottom w:val="none" w:sz="0" w:space="0" w:color="auto"/>
            <w:right w:val="none" w:sz="0" w:space="0" w:color="auto"/>
          </w:divBdr>
        </w:div>
        <w:div w:id="226185572">
          <w:marLeft w:val="640"/>
          <w:marRight w:val="0"/>
          <w:marTop w:val="0"/>
          <w:marBottom w:val="0"/>
          <w:divBdr>
            <w:top w:val="none" w:sz="0" w:space="0" w:color="auto"/>
            <w:left w:val="none" w:sz="0" w:space="0" w:color="auto"/>
            <w:bottom w:val="none" w:sz="0" w:space="0" w:color="auto"/>
            <w:right w:val="none" w:sz="0" w:space="0" w:color="auto"/>
          </w:divBdr>
        </w:div>
        <w:div w:id="685134529">
          <w:marLeft w:val="640"/>
          <w:marRight w:val="0"/>
          <w:marTop w:val="0"/>
          <w:marBottom w:val="0"/>
          <w:divBdr>
            <w:top w:val="none" w:sz="0" w:space="0" w:color="auto"/>
            <w:left w:val="none" w:sz="0" w:space="0" w:color="auto"/>
            <w:bottom w:val="none" w:sz="0" w:space="0" w:color="auto"/>
            <w:right w:val="none" w:sz="0" w:space="0" w:color="auto"/>
          </w:divBdr>
        </w:div>
        <w:div w:id="1889491622">
          <w:marLeft w:val="640"/>
          <w:marRight w:val="0"/>
          <w:marTop w:val="0"/>
          <w:marBottom w:val="0"/>
          <w:divBdr>
            <w:top w:val="none" w:sz="0" w:space="0" w:color="auto"/>
            <w:left w:val="none" w:sz="0" w:space="0" w:color="auto"/>
            <w:bottom w:val="none" w:sz="0" w:space="0" w:color="auto"/>
            <w:right w:val="none" w:sz="0" w:space="0" w:color="auto"/>
          </w:divBdr>
        </w:div>
        <w:div w:id="274867215">
          <w:marLeft w:val="640"/>
          <w:marRight w:val="0"/>
          <w:marTop w:val="0"/>
          <w:marBottom w:val="0"/>
          <w:divBdr>
            <w:top w:val="none" w:sz="0" w:space="0" w:color="auto"/>
            <w:left w:val="none" w:sz="0" w:space="0" w:color="auto"/>
            <w:bottom w:val="none" w:sz="0" w:space="0" w:color="auto"/>
            <w:right w:val="none" w:sz="0" w:space="0" w:color="auto"/>
          </w:divBdr>
        </w:div>
        <w:div w:id="1157577681">
          <w:marLeft w:val="640"/>
          <w:marRight w:val="0"/>
          <w:marTop w:val="0"/>
          <w:marBottom w:val="0"/>
          <w:divBdr>
            <w:top w:val="none" w:sz="0" w:space="0" w:color="auto"/>
            <w:left w:val="none" w:sz="0" w:space="0" w:color="auto"/>
            <w:bottom w:val="none" w:sz="0" w:space="0" w:color="auto"/>
            <w:right w:val="none" w:sz="0" w:space="0" w:color="auto"/>
          </w:divBdr>
        </w:div>
        <w:div w:id="359480234">
          <w:marLeft w:val="640"/>
          <w:marRight w:val="0"/>
          <w:marTop w:val="0"/>
          <w:marBottom w:val="0"/>
          <w:divBdr>
            <w:top w:val="none" w:sz="0" w:space="0" w:color="auto"/>
            <w:left w:val="none" w:sz="0" w:space="0" w:color="auto"/>
            <w:bottom w:val="none" w:sz="0" w:space="0" w:color="auto"/>
            <w:right w:val="none" w:sz="0" w:space="0" w:color="auto"/>
          </w:divBdr>
        </w:div>
        <w:div w:id="1791902215">
          <w:marLeft w:val="640"/>
          <w:marRight w:val="0"/>
          <w:marTop w:val="0"/>
          <w:marBottom w:val="0"/>
          <w:divBdr>
            <w:top w:val="none" w:sz="0" w:space="0" w:color="auto"/>
            <w:left w:val="none" w:sz="0" w:space="0" w:color="auto"/>
            <w:bottom w:val="none" w:sz="0" w:space="0" w:color="auto"/>
            <w:right w:val="none" w:sz="0" w:space="0" w:color="auto"/>
          </w:divBdr>
        </w:div>
        <w:div w:id="972052735">
          <w:marLeft w:val="640"/>
          <w:marRight w:val="0"/>
          <w:marTop w:val="0"/>
          <w:marBottom w:val="0"/>
          <w:divBdr>
            <w:top w:val="none" w:sz="0" w:space="0" w:color="auto"/>
            <w:left w:val="none" w:sz="0" w:space="0" w:color="auto"/>
            <w:bottom w:val="none" w:sz="0" w:space="0" w:color="auto"/>
            <w:right w:val="none" w:sz="0" w:space="0" w:color="auto"/>
          </w:divBdr>
        </w:div>
        <w:div w:id="1048725376">
          <w:marLeft w:val="640"/>
          <w:marRight w:val="0"/>
          <w:marTop w:val="0"/>
          <w:marBottom w:val="0"/>
          <w:divBdr>
            <w:top w:val="none" w:sz="0" w:space="0" w:color="auto"/>
            <w:left w:val="none" w:sz="0" w:space="0" w:color="auto"/>
            <w:bottom w:val="none" w:sz="0" w:space="0" w:color="auto"/>
            <w:right w:val="none" w:sz="0" w:space="0" w:color="auto"/>
          </w:divBdr>
        </w:div>
        <w:div w:id="1443381099">
          <w:marLeft w:val="640"/>
          <w:marRight w:val="0"/>
          <w:marTop w:val="0"/>
          <w:marBottom w:val="0"/>
          <w:divBdr>
            <w:top w:val="none" w:sz="0" w:space="0" w:color="auto"/>
            <w:left w:val="none" w:sz="0" w:space="0" w:color="auto"/>
            <w:bottom w:val="none" w:sz="0" w:space="0" w:color="auto"/>
            <w:right w:val="none" w:sz="0" w:space="0" w:color="auto"/>
          </w:divBdr>
        </w:div>
        <w:div w:id="1786193671">
          <w:marLeft w:val="640"/>
          <w:marRight w:val="0"/>
          <w:marTop w:val="0"/>
          <w:marBottom w:val="0"/>
          <w:divBdr>
            <w:top w:val="none" w:sz="0" w:space="0" w:color="auto"/>
            <w:left w:val="none" w:sz="0" w:space="0" w:color="auto"/>
            <w:bottom w:val="none" w:sz="0" w:space="0" w:color="auto"/>
            <w:right w:val="none" w:sz="0" w:space="0" w:color="auto"/>
          </w:divBdr>
        </w:div>
        <w:div w:id="2093506063">
          <w:marLeft w:val="640"/>
          <w:marRight w:val="0"/>
          <w:marTop w:val="0"/>
          <w:marBottom w:val="0"/>
          <w:divBdr>
            <w:top w:val="none" w:sz="0" w:space="0" w:color="auto"/>
            <w:left w:val="none" w:sz="0" w:space="0" w:color="auto"/>
            <w:bottom w:val="none" w:sz="0" w:space="0" w:color="auto"/>
            <w:right w:val="none" w:sz="0" w:space="0" w:color="auto"/>
          </w:divBdr>
        </w:div>
        <w:div w:id="2087222495">
          <w:marLeft w:val="640"/>
          <w:marRight w:val="0"/>
          <w:marTop w:val="0"/>
          <w:marBottom w:val="0"/>
          <w:divBdr>
            <w:top w:val="none" w:sz="0" w:space="0" w:color="auto"/>
            <w:left w:val="none" w:sz="0" w:space="0" w:color="auto"/>
            <w:bottom w:val="none" w:sz="0" w:space="0" w:color="auto"/>
            <w:right w:val="none" w:sz="0" w:space="0" w:color="auto"/>
          </w:divBdr>
        </w:div>
        <w:div w:id="1999186690">
          <w:marLeft w:val="640"/>
          <w:marRight w:val="0"/>
          <w:marTop w:val="0"/>
          <w:marBottom w:val="0"/>
          <w:divBdr>
            <w:top w:val="none" w:sz="0" w:space="0" w:color="auto"/>
            <w:left w:val="none" w:sz="0" w:space="0" w:color="auto"/>
            <w:bottom w:val="none" w:sz="0" w:space="0" w:color="auto"/>
            <w:right w:val="none" w:sz="0" w:space="0" w:color="auto"/>
          </w:divBdr>
        </w:div>
        <w:div w:id="245185889">
          <w:marLeft w:val="640"/>
          <w:marRight w:val="0"/>
          <w:marTop w:val="0"/>
          <w:marBottom w:val="0"/>
          <w:divBdr>
            <w:top w:val="none" w:sz="0" w:space="0" w:color="auto"/>
            <w:left w:val="none" w:sz="0" w:space="0" w:color="auto"/>
            <w:bottom w:val="none" w:sz="0" w:space="0" w:color="auto"/>
            <w:right w:val="none" w:sz="0" w:space="0" w:color="auto"/>
          </w:divBdr>
        </w:div>
        <w:div w:id="1230731953">
          <w:marLeft w:val="640"/>
          <w:marRight w:val="0"/>
          <w:marTop w:val="0"/>
          <w:marBottom w:val="0"/>
          <w:divBdr>
            <w:top w:val="none" w:sz="0" w:space="0" w:color="auto"/>
            <w:left w:val="none" w:sz="0" w:space="0" w:color="auto"/>
            <w:bottom w:val="none" w:sz="0" w:space="0" w:color="auto"/>
            <w:right w:val="none" w:sz="0" w:space="0" w:color="auto"/>
          </w:divBdr>
        </w:div>
        <w:div w:id="1685202104">
          <w:marLeft w:val="640"/>
          <w:marRight w:val="0"/>
          <w:marTop w:val="0"/>
          <w:marBottom w:val="0"/>
          <w:divBdr>
            <w:top w:val="none" w:sz="0" w:space="0" w:color="auto"/>
            <w:left w:val="none" w:sz="0" w:space="0" w:color="auto"/>
            <w:bottom w:val="none" w:sz="0" w:space="0" w:color="auto"/>
            <w:right w:val="none" w:sz="0" w:space="0" w:color="auto"/>
          </w:divBdr>
        </w:div>
        <w:div w:id="1906454614">
          <w:marLeft w:val="640"/>
          <w:marRight w:val="0"/>
          <w:marTop w:val="0"/>
          <w:marBottom w:val="0"/>
          <w:divBdr>
            <w:top w:val="none" w:sz="0" w:space="0" w:color="auto"/>
            <w:left w:val="none" w:sz="0" w:space="0" w:color="auto"/>
            <w:bottom w:val="none" w:sz="0" w:space="0" w:color="auto"/>
            <w:right w:val="none" w:sz="0" w:space="0" w:color="auto"/>
          </w:divBdr>
        </w:div>
        <w:div w:id="489753960">
          <w:marLeft w:val="640"/>
          <w:marRight w:val="0"/>
          <w:marTop w:val="0"/>
          <w:marBottom w:val="0"/>
          <w:divBdr>
            <w:top w:val="none" w:sz="0" w:space="0" w:color="auto"/>
            <w:left w:val="none" w:sz="0" w:space="0" w:color="auto"/>
            <w:bottom w:val="none" w:sz="0" w:space="0" w:color="auto"/>
            <w:right w:val="none" w:sz="0" w:space="0" w:color="auto"/>
          </w:divBdr>
        </w:div>
        <w:div w:id="1261835461">
          <w:marLeft w:val="640"/>
          <w:marRight w:val="0"/>
          <w:marTop w:val="0"/>
          <w:marBottom w:val="0"/>
          <w:divBdr>
            <w:top w:val="none" w:sz="0" w:space="0" w:color="auto"/>
            <w:left w:val="none" w:sz="0" w:space="0" w:color="auto"/>
            <w:bottom w:val="none" w:sz="0" w:space="0" w:color="auto"/>
            <w:right w:val="none" w:sz="0" w:space="0" w:color="auto"/>
          </w:divBdr>
        </w:div>
        <w:div w:id="1276402926">
          <w:marLeft w:val="640"/>
          <w:marRight w:val="0"/>
          <w:marTop w:val="0"/>
          <w:marBottom w:val="0"/>
          <w:divBdr>
            <w:top w:val="none" w:sz="0" w:space="0" w:color="auto"/>
            <w:left w:val="none" w:sz="0" w:space="0" w:color="auto"/>
            <w:bottom w:val="none" w:sz="0" w:space="0" w:color="auto"/>
            <w:right w:val="none" w:sz="0" w:space="0" w:color="auto"/>
          </w:divBdr>
        </w:div>
        <w:div w:id="322851718">
          <w:marLeft w:val="640"/>
          <w:marRight w:val="0"/>
          <w:marTop w:val="0"/>
          <w:marBottom w:val="0"/>
          <w:divBdr>
            <w:top w:val="none" w:sz="0" w:space="0" w:color="auto"/>
            <w:left w:val="none" w:sz="0" w:space="0" w:color="auto"/>
            <w:bottom w:val="none" w:sz="0" w:space="0" w:color="auto"/>
            <w:right w:val="none" w:sz="0" w:space="0" w:color="auto"/>
          </w:divBdr>
        </w:div>
        <w:div w:id="1932621198">
          <w:marLeft w:val="640"/>
          <w:marRight w:val="0"/>
          <w:marTop w:val="0"/>
          <w:marBottom w:val="0"/>
          <w:divBdr>
            <w:top w:val="none" w:sz="0" w:space="0" w:color="auto"/>
            <w:left w:val="none" w:sz="0" w:space="0" w:color="auto"/>
            <w:bottom w:val="none" w:sz="0" w:space="0" w:color="auto"/>
            <w:right w:val="none" w:sz="0" w:space="0" w:color="auto"/>
          </w:divBdr>
        </w:div>
        <w:div w:id="1206483443">
          <w:marLeft w:val="640"/>
          <w:marRight w:val="0"/>
          <w:marTop w:val="0"/>
          <w:marBottom w:val="0"/>
          <w:divBdr>
            <w:top w:val="none" w:sz="0" w:space="0" w:color="auto"/>
            <w:left w:val="none" w:sz="0" w:space="0" w:color="auto"/>
            <w:bottom w:val="none" w:sz="0" w:space="0" w:color="auto"/>
            <w:right w:val="none" w:sz="0" w:space="0" w:color="auto"/>
          </w:divBdr>
        </w:div>
        <w:div w:id="216553277">
          <w:marLeft w:val="640"/>
          <w:marRight w:val="0"/>
          <w:marTop w:val="0"/>
          <w:marBottom w:val="0"/>
          <w:divBdr>
            <w:top w:val="none" w:sz="0" w:space="0" w:color="auto"/>
            <w:left w:val="none" w:sz="0" w:space="0" w:color="auto"/>
            <w:bottom w:val="none" w:sz="0" w:space="0" w:color="auto"/>
            <w:right w:val="none" w:sz="0" w:space="0" w:color="auto"/>
          </w:divBdr>
        </w:div>
        <w:div w:id="1654602090">
          <w:marLeft w:val="640"/>
          <w:marRight w:val="0"/>
          <w:marTop w:val="0"/>
          <w:marBottom w:val="0"/>
          <w:divBdr>
            <w:top w:val="none" w:sz="0" w:space="0" w:color="auto"/>
            <w:left w:val="none" w:sz="0" w:space="0" w:color="auto"/>
            <w:bottom w:val="none" w:sz="0" w:space="0" w:color="auto"/>
            <w:right w:val="none" w:sz="0" w:space="0" w:color="auto"/>
          </w:divBdr>
        </w:div>
        <w:div w:id="593973963">
          <w:marLeft w:val="640"/>
          <w:marRight w:val="0"/>
          <w:marTop w:val="0"/>
          <w:marBottom w:val="0"/>
          <w:divBdr>
            <w:top w:val="none" w:sz="0" w:space="0" w:color="auto"/>
            <w:left w:val="none" w:sz="0" w:space="0" w:color="auto"/>
            <w:bottom w:val="none" w:sz="0" w:space="0" w:color="auto"/>
            <w:right w:val="none" w:sz="0" w:space="0" w:color="auto"/>
          </w:divBdr>
        </w:div>
        <w:div w:id="1146359648">
          <w:marLeft w:val="640"/>
          <w:marRight w:val="0"/>
          <w:marTop w:val="0"/>
          <w:marBottom w:val="0"/>
          <w:divBdr>
            <w:top w:val="none" w:sz="0" w:space="0" w:color="auto"/>
            <w:left w:val="none" w:sz="0" w:space="0" w:color="auto"/>
            <w:bottom w:val="none" w:sz="0" w:space="0" w:color="auto"/>
            <w:right w:val="none" w:sz="0" w:space="0" w:color="auto"/>
          </w:divBdr>
        </w:div>
        <w:div w:id="1767460011">
          <w:marLeft w:val="640"/>
          <w:marRight w:val="0"/>
          <w:marTop w:val="0"/>
          <w:marBottom w:val="0"/>
          <w:divBdr>
            <w:top w:val="none" w:sz="0" w:space="0" w:color="auto"/>
            <w:left w:val="none" w:sz="0" w:space="0" w:color="auto"/>
            <w:bottom w:val="none" w:sz="0" w:space="0" w:color="auto"/>
            <w:right w:val="none" w:sz="0" w:space="0" w:color="auto"/>
          </w:divBdr>
        </w:div>
        <w:div w:id="282885264">
          <w:marLeft w:val="640"/>
          <w:marRight w:val="0"/>
          <w:marTop w:val="0"/>
          <w:marBottom w:val="0"/>
          <w:divBdr>
            <w:top w:val="none" w:sz="0" w:space="0" w:color="auto"/>
            <w:left w:val="none" w:sz="0" w:space="0" w:color="auto"/>
            <w:bottom w:val="none" w:sz="0" w:space="0" w:color="auto"/>
            <w:right w:val="none" w:sz="0" w:space="0" w:color="auto"/>
          </w:divBdr>
        </w:div>
        <w:div w:id="1344475921">
          <w:marLeft w:val="640"/>
          <w:marRight w:val="0"/>
          <w:marTop w:val="0"/>
          <w:marBottom w:val="0"/>
          <w:divBdr>
            <w:top w:val="none" w:sz="0" w:space="0" w:color="auto"/>
            <w:left w:val="none" w:sz="0" w:space="0" w:color="auto"/>
            <w:bottom w:val="none" w:sz="0" w:space="0" w:color="auto"/>
            <w:right w:val="none" w:sz="0" w:space="0" w:color="auto"/>
          </w:divBdr>
        </w:div>
        <w:div w:id="1935900299">
          <w:marLeft w:val="640"/>
          <w:marRight w:val="0"/>
          <w:marTop w:val="0"/>
          <w:marBottom w:val="0"/>
          <w:divBdr>
            <w:top w:val="none" w:sz="0" w:space="0" w:color="auto"/>
            <w:left w:val="none" w:sz="0" w:space="0" w:color="auto"/>
            <w:bottom w:val="none" w:sz="0" w:space="0" w:color="auto"/>
            <w:right w:val="none" w:sz="0" w:space="0" w:color="auto"/>
          </w:divBdr>
        </w:div>
        <w:div w:id="2146313309">
          <w:marLeft w:val="640"/>
          <w:marRight w:val="0"/>
          <w:marTop w:val="0"/>
          <w:marBottom w:val="0"/>
          <w:divBdr>
            <w:top w:val="none" w:sz="0" w:space="0" w:color="auto"/>
            <w:left w:val="none" w:sz="0" w:space="0" w:color="auto"/>
            <w:bottom w:val="none" w:sz="0" w:space="0" w:color="auto"/>
            <w:right w:val="none" w:sz="0" w:space="0" w:color="auto"/>
          </w:divBdr>
        </w:div>
        <w:div w:id="1677610496">
          <w:marLeft w:val="640"/>
          <w:marRight w:val="0"/>
          <w:marTop w:val="0"/>
          <w:marBottom w:val="0"/>
          <w:divBdr>
            <w:top w:val="none" w:sz="0" w:space="0" w:color="auto"/>
            <w:left w:val="none" w:sz="0" w:space="0" w:color="auto"/>
            <w:bottom w:val="none" w:sz="0" w:space="0" w:color="auto"/>
            <w:right w:val="none" w:sz="0" w:space="0" w:color="auto"/>
          </w:divBdr>
        </w:div>
        <w:div w:id="208421010">
          <w:marLeft w:val="640"/>
          <w:marRight w:val="0"/>
          <w:marTop w:val="0"/>
          <w:marBottom w:val="0"/>
          <w:divBdr>
            <w:top w:val="none" w:sz="0" w:space="0" w:color="auto"/>
            <w:left w:val="none" w:sz="0" w:space="0" w:color="auto"/>
            <w:bottom w:val="none" w:sz="0" w:space="0" w:color="auto"/>
            <w:right w:val="none" w:sz="0" w:space="0" w:color="auto"/>
          </w:divBdr>
        </w:div>
        <w:div w:id="695085993">
          <w:marLeft w:val="640"/>
          <w:marRight w:val="0"/>
          <w:marTop w:val="0"/>
          <w:marBottom w:val="0"/>
          <w:divBdr>
            <w:top w:val="none" w:sz="0" w:space="0" w:color="auto"/>
            <w:left w:val="none" w:sz="0" w:space="0" w:color="auto"/>
            <w:bottom w:val="none" w:sz="0" w:space="0" w:color="auto"/>
            <w:right w:val="none" w:sz="0" w:space="0" w:color="auto"/>
          </w:divBdr>
        </w:div>
        <w:div w:id="581525008">
          <w:marLeft w:val="640"/>
          <w:marRight w:val="0"/>
          <w:marTop w:val="0"/>
          <w:marBottom w:val="0"/>
          <w:divBdr>
            <w:top w:val="none" w:sz="0" w:space="0" w:color="auto"/>
            <w:left w:val="none" w:sz="0" w:space="0" w:color="auto"/>
            <w:bottom w:val="none" w:sz="0" w:space="0" w:color="auto"/>
            <w:right w:val="none" w:sz="0" w:space="0" w:color="auto"/>
          </w:divBdr>
        </w:div>
        <w:div w:id="186677393">
          <w:marLeft w:val="640"/>
          <w:marRight w:val="0"/>
          <w:marTop w:val="0"/>
          <w:marBottom w:val="0"/>
          <w:divBdr>
            <w:top w:val="none" w:sz="0" w:space="0" w:color="auto"/>
            <w:left w:val="none" w:sz="0" w:space="0" w:color="auto"/>
            <w:bottom w:val="none" w:sz="0" w:space="0" w:color="auto"/>
            <w:right w:val="none" w:sz="0" w:space="0" w:color="auto"/>
          </w:divBdr>
        </w:div>
        <w:div w:id="1702778253">
          <w:marLeft w:val="640"/>
          <w:marRight w:val="0"/>
          <w:marTop w:val="0"/>
          <w:marBottom w:val="0"/>
          <w:divBdr>
            <w:top w:val="none" w:sz="0" w:space="0" w:color="auto"/>
            <w:left w:val="none" w:sz="0" w:space="0" w:color="auto"/>
            <w:bottom w:val="none" w:sz="0" w:space="0" w:color="auto"/>
            <w:right w:val="none" w:sz="0" w:space="0" w:color="auto"/>
          </w:divBdr>
        </w:div>
        <w:div w:id="1498107492">
          <w:marLeft w:val="640"/>
          <w:marRight w:val="0"/>
          <w:marTop w:val="0"/>
          <w:marBottom w:val="0"/>
          <w:divBdr>
            <w:top w:val="none" w:sz="0" w:space="0" w:color="auto"/>
            <w:left w:val="none" w:sz="0" w:space="0" w:color="auto"/>
            <w:bottom w:val="none" w:sz="0" w:space="0" w:color="auto"/>
            <w:right w:val="none" w:sz="0" w:space="0" w:color="auto"/>
          </w:divBdr>
        </w:div>
        <w:div w:id="1957909105">
          <w:marLeft w:val="640"/>
          <w:marRight w:val="0"/>
          <w:marTop w:val="0"/>
          <w:marBottom w:val="0"/>
          <w:divBdr>
            <w:top w:val="none" w:sz="0" w:space="0" w:color="auto"/>
            <w:left w:val="none" w:sz="0" w:space="0" w:color="auto"/>
            <w:bottom w:val="none" w:sz="0" w:space="0" w:color="auto"/>
            <w:right w:val="none" w:sz="0" w:space="0" w:color="auto"/>
          </w:divBdr>
        </w:div>
        <w:div w:id="201790561">
          <w:marLeft w:val="640"/>
          <w:marRight w:val="0"/>
          <w:marTop w:val="0"/>
          <w:marBottom w:val="0"/>
          <w:divBdr>
            <w:top w:val="none" w:sz="0" w:space="0" w:color="auto"/>
            <w:left w:val="none" w:sz="0" w:space="0" w:color="auto"/>
            <w:bottom w:val="none" w:sz="0" w:space="0" w:color="auto"/>
            <w:right w:val="none" w:sz="0" w:space="0" w:color="auto"/>
          </w:divBdr>
        </w:div>
        <w:div w:id="926227448">
          <w:marLeft w:val="640"/>
          <w:marRight w:val="0"/>
          <w:marTop w:val="0"/>
          <w:marBottom w:val="0"/>
          <w:divBdr>
            <w:top w:val="none" w:sz="0" w:space="0" w:color="auto"/>
            <w:left w:val="none" w:sz="0" w:space="0" w:color="auto"/>
            <w:bottom w:val="none" w:sz="0" w:space="0" w:color="auto"/>
            <w:right w:val="none" w:sz="0" w:space="0" w:color="auto"/>
          </w:divBdr>
        </w:div>
        <w:div w:id="1961447878">
          <w:marLeft w:val="640"/>
          <w:marRight w:val="0"/>
          <w:marTop w:val="0"/>
          <w:marBottom w:val="0"/>
          <w:divBdr>
            <w:top w:val="none" w:sz="0" w:space="0" w:color="auto"/>
            <w:left w:val="none" w:sz="0" w:space="0" w:color="auto"/>
            <w:bottom w:val="none" w:sz="0" w:space="0" w:color="auto"/>
            <w:right w:val="none" w:sz="0" w:space="0" w:color="auto"/>
          </w:divBdr>
        </w:div>
        <w:div w:id="985474554">
          <w:marLeft w:val="640"/>
          <w:marRight w:val="0"/>
          <w:marTop w:val="0"/>
          <w:marBottom w:val="0"/>
          <w:divBdr>
            <w:top w:val="none" w:sz="0" w:space="0" w:color="auto"/>
            <w:left w:val="none" w:sz="0" w:space="0" w:color="auto"/>
            <w:bottom w:val="none" w:sz="0" w:space="0" w:color="auto"/>
            <w:right w:val="none" w:sz="0" w:space="0" w:color="auto"/>
          </w:divBdr>
        </w:div>
        <w:div w:id="1271932185">
          <w:marLeft w:val="640"/>
          <w:marRight w:val="0"/>
          <w:marTop w:val="0"/>
          <w:marBottom w:val="0"/>
          <w:divBdr>
            <w:top w:val="none" w:sz="0" w:space="0" w:color="auto"/>
            <w:left w:val="none" w:sz="0" w:space="0" w:color="auto"/>
            <w:bottom w:val="none" w:sz="0" w:space="0" w:color="auto"/>
            <w:right w:val="none" w:sz="0" w:space="0" w:color="auto"/>
          </w:divBdr>
        </w:div>
        <w:div w:id="1794983879">
          <w:marLeft w:val="640"/>
          <w:marRight w:val="0"/>
          <w:marTop w:val="0"/>
          <w:marBottom w:val="0"/>
          <w:divBdr>
            <w:top w:val="none" w:sz="0" w:space="0" w:color="auto"/>
            <w:left w:val="none" w:sz="0" w:space="0" w:color="auto"/>
            <w:bottom w:val="none" w:sz="0" w:space="0" w:color="auto"/>
            <w:right w:val="none" w:sz="0" w:space="0" w:color="auto"/>
          </w:divBdr>
        </w:div>
        <w:div w:id="1694527170">
          <w:marLeft w:val="640"/>
          <w:marRight w:val="0"/>
          <w:marTop w:val="0"/>
          <w:marBottom w:val="0"/>
          <w:divBdr>
            <w:top w:val="none" w:sz="0" w:space="0" w:color="auto"/>
            <w:left w:val="none" w:sz="0" w:space="0" w:color="auto"/>
            <w:bottom w:val="none" w:sz="0" w:space="0" w:color="auto"/>
            <w:right w:val="none" w:sz="0" w:space="0" w:color="auto"/>
          </w:divBdr>
        </w:div>
        <w:div w:id="615140629">
          <w:marLeft w:val="640"/>
          <w:marRight w:val="0"/>
          <w:marTop w:val="0"/>
          <w:marBottom w:val="0"/>
          <w:divBdr>
            <w:top w:val="none" w:sz="0" w:space="0" w:color="auto"/>
            <w:left w:val="none" w:sz="0" w:space="0" w:color="auto"/>
            <w:bottom w:val="none" w:sz="0" w:space="0" w:color="auto"/>
            <w:right w:val="none" w:sz="0" w:space="0" w:color="auto"/>
          </w:divBdr>
        </w:div>
        <w:div w:id="833256236">
          <w:marLeft w:val="640"/>
          <w:marRight w:val="0"/>
          <w:marTop w:val="0"/>
          <w:marBottom w:val="0"/>
          <w:divBdr>
            <w:top w:val="none" w:sz="0" w:space="0" w:color="auto"/>
            <w:left w:val="none" w:sz="0" w:space="0" w:color="auto"/>
            <w:bottom w:val="none" w:sz="0" w:space="0" w:color="auto"/>
            <w:right w:val="none" w:sz="0" w:space="0" w:color="auto"/>
          </w:divBdr>
        </w:div>
        <w:div w:id="358625207">
          <w:marLeft w:val="640"/>
          <w:marRight w:val="0"/>
          <w:marTop w:val="0"/>
          <w:marBottom w:val="0"/>
          <w:divBdr>
            <w:top w:val="none" w:sz="0" w:space="0" w:color="auto"/>
            <w:left w:val="none" w:sz="0" w:space="0" w:color="auto"/>
            <w:bottom w:val="none" w:sz="0" w:space="0" w:color="auto"/>
            <w:right w:val="none" w:sz="0" w:space="0" w:color="auto"/>
          </w:divBdr>
        </w:div>
        <w:div w:id="13043299">
          <w:marLeft w:val="640"/>
          <w:marRight w:val="0"/>
          <w:marTop w:val="0"/>
          <w:marBottom w:val="0"/>
          <w:divBdr>
            <w:top w:val="none" w:sz="0" w:space="0" w:color="auto"/>
            <w:left w:val="none" w:sz="0" w:space="0" w:color="auto"/>
            <w:bottom w:val="none" w:sz="0" w:space="0" w:color="auto"/>
            <w:right w:val="none" w:sz="0" w:space="0" w:color="auto"/>
          </w:divBdr>
        </w:div>
        <w:div w:id="1971744491">
          <w:marLeft w:val="640"/>
          <w:marRight w:val="0"/>
          <w:marTop w:val="0"/>
          <w:marBottom w:val="0"/>
          <w:divBdr>
            <w:top w:val="none" w:sz="0" w:space="0" w:color="auto"/>
            <w:left w:val="none" w:sz="0" w:space="0" w:color="auto"/>
            <w:bottom w:val="none" w:sz="0" w:space="0" w:color="auto"/>
            <w:right w:val="none" w:sz="0" w:space="0" w:color="auto"/>
          </w:divBdr>
        </w:div>
        <w:div w:id="1104765162">
          <w:marLeft w:val="640"/>
          <w:marRight w:val="0"/>
          <w:marTop w:val="0"/>
          <w:marBottom w:val="0"/>
          <w:divBdr>
            <w:top w:val="none" w:sz="0" w:space="0" w:color="auto"/>
            <w:left w:val="none" w:sz="0" w:space="0" w:color="auto"/>
            <w:bottom w:val="none" w:sz="0" w:space="0" w:color="auto"/>
            <w:right w:val="none" w:sz="0" w:space="0" w:color="auto"/>
          </w:divBdr>
        </w:div>
        <w:div w:id="58066979">
          <w:marLeft w:val="640"/>
          <w:marRight w:val="0"/>
          <w:marTop w:val="0"/>
          <w:marBottom w:val="0"/>
          <w:divBdr>
            <w:top w:val="none" w:sz="0" w:space="0" w:color="auto"/>
            <w:left w:val="none" w:sz="0" w:space="0" w:color="auto"/>
            <w:bottom w:val="none" w:sz="0" w:space="0" w:color="auto"/>
            <w:right w:val="none" w:sz="0" w:space="0" w:color="auto"/>
          </w:divBdr>
        </w:div>
        <w:div w:id="18628798">
          <w:marLeft w:val="640"/>
          <w:marRight w:val="0"/>
          <w:marTop w:val="0"/>
          <w:marBottom w:val="0"/>
          <w:divBdr>
            <w:top w:val="none" w:sz="0" w:space="0" w:color="auto"/>
            <w:left w:val="none" w:sz="0" w:space="0" w:color="auto"/>
            <w:bottom w:val="none" w:sz="0" w:space="0" w:color="auto"/>
            <w:right w:val="none" w:sz="0" w:space="0" w:color="auto"/>
          </w:divBdr>
        </w:div>
      </w:divsChild>
    </w:div>
    <w:div w:id="1251038167">
      <w:bodyDiv w:val="1"/>
      <w:marLeft w:val="0"/>
      <w:marRight w:val="0"/>
      <w:marTop w:val="0"/>
      <w:marBottom w:val="0"/>
      <w:divBdr>
        <w:top w:val="none" w:sz="0" w:space="0" w:color="auto"/>
        <w:left w:val="none" w:sz="0" w:space="0" w:color="auto"/>
        <w:bottom w:val="none" w:sz="0" w:space="0" w:color="auto"/>
        <w:right w:val="none" w:sz="0" w:space="0" w:color="auto"/>
      </w:divBdr>
      <w:divsChild>
        <w:div w:id="92211229">
          <w:marLeft w:val="480"/>
          <w:marRight w:val="0"/>
          <w:marTop w:val="0"/>
          <w:marBottom w:val="0"/>
          <w:divBdr>
            <w:top w:val="none" w:sz="0" w:space="0" w:color="auto"/>
            <w:left w:val="none" w:sz="0" w:space="0" w:color="auto"/>
            <w:bottom w:val="none" w:sz="0" w:space="0" w:color="auto"/>
            <w:right w:val="none" w:sz="0" w:space="0" w:color="auto"/>
          </w:divBdr>
        </w:div>
        <w:div w:id="105321194">
          <w:marLeft w:val="480"/>
          <w:marRight w:val="0"/>
          <w:marTop w:val="0"/>
          <w:marBottom w:val="0"/>
          <w:divBdr>
            <w:top w:val="none" w:sz="0" w:space="0" w:color="auto"/>
            <w:left w:val="none" w:sz="0" w:space="0" w:color="auto"/>
            <w:bottom w:val="none" w:sz="0" w:space="0" w:color="auto"/>
            <w:right w:val="none" w:sz="0" w:space="0" w:color="auto"/>
          </w:divBdr>
        </w:div>
        <w:div w:id="136142656">
          <w:marLeft w:val="480"/>
          <w:marRight w:val="0"/>
          <w:marTop w:val="0"/>
          <w:marBottom w:val="0"/>
          <w:divBdr>
            <w:top w:val="none" w:sz="0" w:space="0" w:color="auto"/>
            <w:left w:val="none" w:sz="0" w:space="0" w:color="auto"/>
            <w:bottom w:val="none" w:sz="0" w:space="0" w:color="auto"/>
            <w:right w:val="none" w:sz="0" w:space="0" w:color="auto"/>
          </w:divBdr>
        </w:div>
        <w:div w:id="149441538">
          <w:marLeft w:val="480"/>
          <w:marRight w:val="0"/>
          <w:marTop w:val="0"/>
          <w:marBottom w:val="0"/>
          <w:divBdr>
            <w:top w:val="none" w:sz="0" w:space="0" w:color="auto"/>
            <w:left w:val="none" w:sz="0" w:space="0" w:color="auto"/>
            <w:bottom w:val="none" w:sz="0" w:space="0" w:color="auto"/>
            <w:right w:val="none" w:sz="0" w:space="0" w:color="auto"/>
          </w:divBdr>
        </w:div>
        <w:div w:id="149635405">
          <w:marLeft w:val="480"/>
          <w:marRight w:val="0"/>
          <w:marTop w:val="0"/>
          <w:marBottom w:val="0"/>
          <w:divBdr>
            <w:top w:val="none" w:sz="0" w:space="0" w:color="auto"/>
            <w:left w:val="none" w:sz="0" w:space="0" w:color="auto"/>
            <w:bottom w:val="none" w:sz="0" w:space="0" w:color="auto"/>
            <w:right w:val="none" w:sz="0" w:space="0" w:color="auto"/>
          </w:divBdr>
        </w:div>
        <w:div w:id="172764009">
          <w:marLeft w:val="480"/>
          <w:marRight w:val="0"/>
          <w:marTop w:val="0"/>
          <w:marBottom w:val="0"/>
          <w:divBdr>
            <w:top w:val="none" w:sz="0" w:space="0" w:color="auto"/>
            <w:left w:val="none" w:sz="0" w:space="0" w:color="auto"/>
            <w:bottom w:val="none" w:sz="0" w:space="0" w:color="auto"/>
            <w:right w:val="none" w:sz="0" w:space="0" w:color="auto"/>
          </w:divBdr>
        </w:div>
        <w:div w:id="297148699">
          <w:marLeft w:val="480"/>
          <w:marRight w:val="0"/>
          <w:marTop w:val="0"/>
          <w:marBottom w:val="0"/>
          <w:divBdr>
            <w:top w:val="none" w:sz="0" w:space="0" w:color="auto"/>
            <w:left w:val="none" w:sz="0" w:space="0" w:color="auto"/>
            <w:bottom w:val="none" w:sz="0" w:space="0" w:color="auto"/>
            <w:right w:val="none" w:sz="0" w:space="0" w:color="auto"/>
          </w:divBdr>
        </w:div>
        <w:div w:id="345443543">
          <w:marLeft w:val="480"/>
          <w:marRight w:val="0"/>
          <w:marTop w:val="0"/>
          <w:marBottom w:val="0"/>
          <w:divBdr>
            <w:top w:val="none" w:sz="0" w:space="0" w:color="auto"/>
            <w:left w:val="none" w:sz="0" w:space="0" w:color="auto"/>
            <w:bottom w:val="none" w:sz="0" w:space="0" w:color="auto"/>
            <w:right w:val="none" w:sz="0" w:space="0" w:color="auto"/>
          </w:divBdr>
        </w:div>
        <w:div w:id="399595659">
          <w:marLeft w:val="480"/>
          <w:marRight w:val="0"/>
          <w:marTop w:val="0"/>
          <w:marBottom w:val="0"/>
          <w:divBdr>
            <w:top w:val="none" w:sz="0" w:space="0" w:color="auto"/>
            <w:left w:val="none" w:sz="0" w:space="0" w:color="auto"/>
            <w:bottom w:val="none" w:sz="0" w:space="0" w:color="auto"/>
            <w:right w:val="none" w:sz="0" w:space="0" w:color="auto"/>
          </w:divBdr>
        </w:div>
        <w:div w:id="484589008">
          <w:marLeft w:val="480"/>
          <w:marRight w:val="0"/>
          <w:marTop w:val="0"/>
          <w:marBottom w:val="0"/>
          <w:divBdr>
            <w:top w:val="none" w:sz="0" w:space="0" w:color="auto"/>
            <w:left w:val="none" w:sz="0" w:space="0" w:color="auto"/>
            <w:bottom w:val="none" w:sz="0" w:space="0" w:color="auto"/>
            <w:right w:val="none" w:sz="0" w:space="0" w:color="auto"/>
          </w:divBdr>
        </w:div>
        <w:div w:id="489637007">
          <w:marLeft w:val="480"/>
          <w:marRight w:val="0"/>
          <w:marTop w:val="0"/>
          <w:marBottom w:val="0"/>
          <w:divBdr>
            <w:top w:val="none" w:sz="0" w:space="0" w:color="auto"/>
            <w:left w:val="none" w:sz="0" w:space="0" w:color="auto"/>
            <w:bottom w:val="none" w:sz="0" w:space="0" w:color="auto"/>
            <w:right w:val="none" w:sz="0" w:space="0" w:color="auto"/>
          </w:divBdr>
        </w:div>
        <w:div w:id="561136307">
          <w:marLeft w:val="480"/>
          <w:marRight w:val="0"/>
          <w:marTop w:val="0"/>
          <w:marBottom w:val="0"/>
          <w:divBdr>
            <w:top w:val="none" w:sz="0" w:space="0" w:color="auto"/>
            <w:left w:val="none" w:sz="0" w:space="0" w:color="auto"/>
            <w:bottom w:val="none" w:sz="0" w:space="0" w:color="auto"/>
            <w:right w:val="none" w:sz="0" w:space="0" w:color="auto"/>
          </w:divBdr>
        </w:div>
        <w:div w:id="637806320">
          <w:marLeft w:val="480"/>
          <w:marRight w:val="0"/>
          <w:marTop w:val="0"/>
          <w:marBottom w:val="0"/>
          <w:divBdr>
            <w:top w:val="none" w:sz="0" w:space="0" w:color="auto"/>
            <w:left w:val="none" w:sz="0" w:space="0" w:color="auto"/>
            <w:bottom w:val="none" w:sz="0" w:space="0" w:color="auto"/>
            <w:right w:val="none" w:sz="0" w:space="0" w:color="auto"/>
          </w:divBdr>
        </w:div>
        <w:div w:id="720593422">
          <w:marLeft w:val="480"/>
          <w:marRight w:val="0"/>
          <w:marTop w:val="0"/>
          <w:marBottom w:val="0"/>
          <w:divBdr>
            <w:top w:val="none" w:sz="0" w:space="0" w:color="auto"/>
            <w:left w:val="none" w:sz="0" w:space="0" w:color="auto"/>
            <w:bottom w:val="none" w:sz="0" w:space="0" w:color="auto"/>
            <w:right w:val="none" w:sz="0" w:space="0" w:color="auto"/>
          </w:divBdr>
        </w:div>
        <w:div w:id="786044134">
          <w:marLeft w:val="480"/>
          <w:marRight w:val="0"/>
          <w:marTop w:val="0"/>
          <w:marBottom w:val="0"/>
          <w:divBdr>
            <w:top w:val="none" w:sz="0" w:space="0" w:color="auto"/>
            <w:left w:val="none" w:sz="0" w:space="0" w:color="auto"/>
            <w:bottom w:val="none" w:sz="0" w:space="0" w:color="auto"/>
            <w:right w:val="none" w:sz="0" w:space="0" w:color="auto"/>
          </w:divBdr>
        </w:div>
        <w:div w:id="802239534">
          <w:marLeft w:val="480"/>
          <w:marRight w:val="0"/>
          <w:marTop w:val="0"/>
          <w:marBottom w:val="0"/>
          <w:divBdr>
            <w:top w:val="none" w:sz="0" w:space="0" w:color="auto"/>
            <w:left w:val="none" w:sz="0" w:space="0" w:color="auto"/>
            <w:bottom w:val="none" w:sz="0" w:space="0" w:color="auto"/>
            <w:right w:val="none" w:sz="0" w:space="0" w:color="auto"/>
          </w:divBdr>
        </w:div>
        <w:div w:id="817645945">
          <w:marLeft w:val="480"/>
          <w:marRight w:val="0"/>
          <w:marTop w:val="0"/>
          <w:marBottom w:val="0"/>
          <w:divBdr>
            <w:top w:val="none" w:sz="0" w:space="0" w:color="auto"/>
            <w:left w:val="none" w:sz="0" w:space="0" w:color="auto"/>
            <w:bottom w:val="none" w:sz="0" w:space="0" w:color="auto"/>
            <w:right w:val="none" w:sz="0" w:space="0" w:color="auto"/>
          </w:divBdr>
        </w:div>
        <w:div w:id="859586890">
          <w:marLeft w:val="480"/>
          <w:marRight w:val="0"/>
          <w:marTop w:val="0"/>
          <w:marBottom w:val="0"/>
          <w:divBdr>
            <w:top w:val="none" w:sz="0" w:space="0" w:color="auto"/>
            <w:left w:val="none" w:sz="0" w:space="0" w:color="auto"/>
            <w:bottom w:val="none" w:sz="0" w:space="0" w:color="auto"/>
            <w:right w:val="none" w:sz="0" w:space="0" w:color="auto"/>
          </w:divBdr>
        </w:div>
        <w:div w:id="872502339">
          <w:marLeft w:val="480"/>
          <w:marRight w:val="0"/>
          <w:marTop w:val="0"/>
          <w:marBottom w:val="0"/>
          <w:divBdr>
            <w:top w:val="none" w:sz="0" w:space="0" w:color="auto"/>
            <w:left w:val="none" w:sz="0" w:space="0" w:color="auto"/>
            <w:bottom w:val="none" w:sz="0" w:space="0" w:color="auto"/>
            <w:right w:val="none" w:sz="0" w:space="0" w:color="auto"/>
          </w:divBdr>
        </w:div>
        <w:div w:id="896822747">
          <w:marLeft w:val="480"/>
          <w:marRight w:val="0"/>
          <w:marTop w:val="0"/>
          <w:marBottom w:val="0"/>
          <w:divBdr>
            <w:top w:val="none" w:sz="0" w:space="0" w:color="auto"/>
            <w:left w:val="none" w:sz="0" w:space="0" w:color="auto"/>
            <w:bottom w:val="none" w:sz="0" w:space="0" w:color="auto"/>
            <w:right w:val="none" w:sz="0" w:space="0" w:color="auto"/>
          </w:divBdr>
        </w:div>
        <w:div w:id="945968230">
          <w:marLeft w:val="480"/>
          <w:marRight w:val="0"/>
          <w:marTop w:val="0"/>
          <w:marBottom w:val="0"/>
          <w:divBdr>
            <w:top w:val="none" w:sz="0" w:space="0" w:color="auto"/>
            <w:left w:val="none" w:sz="0" w:space="0" w:color="auto"/>
            <w:bottom w:val="none" w:sz="0" w:space="0" w:color="auto"/>
            <w:right w:val="none" w:sz="0" w:space="0" w:color="auto"/>
          </w:divBdr>
        </w:div>
        <w:div w:id="1002708584">
          <w:marLeft w:val="480"/>
          <w:marRight w:val="0"/>
          <w:marTop w:val="0"/>
          <w:marBottom w:val="0"/>
          <w:divBdr>
            <w:top w:val="none" w:sz="0" w:space="0" w:color="auto"/>
            <w:left w:val="none" w:sz="0" w:space="0" w:color="auto"/>
            <w:bottom w:val="none" w:sz="0" w:space="0" w:color="auto"/>
            <w:right w:val="none" w:sz="0" w:space="0" w:color="auto"/>
          </w:divBdr>
        </w:div>
        <w:div w:id="1022247485">
          <w:marLeft w:val="480"/>
          <w:marRight w:val="0"/>
          <w:marTop w:val="0"/>
          <w:marBottom w:val="0"/>
          <w:divBdr>
            <w:top w:val="none" w:sz="0" w:space="0" w:color="auto"/>
            <w:left w:val="none" w:sz="0" w:space="0" w:color="auto"/>
            <w:bottom w:val="none" w:sz="0" w:space="0" w:color="auto"/>
            <w:right w:val="none" w:sz="0" w:space="0" w:color="auto"/>
          </w:divBdr>
        </w:div>
        <w:div w:id="1075124623">
          <w:marLeft w:val="480"/>
          <w:marRight w:val="0"/>
          <w:marTop w:val="0"/>
          <w:marBottom w:val="0"/>
          <w:divBdr>
            <w:top w:val="none" w:sz="0" w:space="0" w:color="auto"/>
            <w:left w:val="none" w:sz="0" w:space="0" w:color="auto"/>
            <w:bottom w:val="none" w:sz="0" w:space="0" w:color="auto"/>
            <w:right w:val="none" w:sz="0" w:space="0" w:color="auto"/>
          </w:divBdr>
        </w:div>
        <w:div w:id="1084841206">
          <w:marLeft w:val="480"/>
          <w:marRight w:val="0"/>
          <w:marTop w:val="0"/>
          <w:marBottom w:val="0"/>
          <w:divBdr>
            <w:top w:val="none" w:sz="0" w:space="0" w:color="auto"/>
            <w:left w:val="none" w:sz="0" w:space="0" w:color="auto"/>
            <w:bottom w:val="none" w:sz="0" w:space="0" w:color="auto"/>
            <w:right w:val="none" w:sz="0" w:space="0" w:color="auto"/>
          </w:divBdr>
        </w:div>
        <w:div w:id="1140153512">
          <w:marLeft w:val="480"/>
          <w:marRight w:val="0"/>
          <w:marTop w:val="0"/>
          <w:marBottom w:val="0"/>
          <w:divBdr>
            <w:top w:val="none" w:sz="0" w:space="0" w:color="auto"/>
            <w:left w:val="none" w:sz="0" w:space="0" w:color="auto"/>
            <w:bottom w:val="none" w:sz="0" w:space="0" w:color="auto"/>
            <w:right w:val="none" w:sz="0" w:space="0" w:color="auto"/>
          </w:divBdr>
        </w:div>
        <w:div w:id="1156997705">
          <w:marLeft w:val="480"/>
          <w:marRight w:val="0"/>
          <w:marTop w:val="0"/>
          <w:marBottom w:val="0"/>
          <w:divBdr>
            <w:top w:val="none" w:sz="0" w:space="0" w:color="auto"/>
            <w:left w:val="none" w:sz="0" w:space="0" w:color="auto"/>
            <w:bottom w:val="none" w:sz="0" w:space="0" w:color="auto"/>
            <w:right w:val="none" w:sz="0" w:space="0" w:color="auto"/>
          </w:divBdr>
        </w:div>
        <w:div w:id="1190753205">
          <w:marLeft w:val="480"/>
          <w:marRight w:val="0"/>
          <w:marTop w:val="0"/>
          <w:marBottom w:val="0"/>
          <w:divBdr>
            <w:top w:val="none" w:sz="0" w:space="0" w:color="auto"/>
            <w:left w:val="none" w:sz="0" w:space="0" w:color="auto"/>
            <w:bottom w:val="none" w:sz="0" w:space="0" w:color="auto"/>
            <w:right w:val="none" w:sz="0" w:space="0" w:color="auto"/>
          </w:divBdr>
        </w:div>
        <w:div w:id="1201170415">
          <w:marLeft w:val="480"/>
          <w:marRight w:val="0"/>
          <w:marTop w:val="0"/>
          <w:marBottom w:val="0"/>
          <w:divBdr>
            <w:top w:val="none" w:sz="0" w:space="0" w:color="auto"/>
            <w:left w:val="none" w:sz="0" w:space="0" w:color="auto"/>
            <w:bottom w:val="none" w:sz="0" w:space="0" w:color="auto"/>
            <w:right w:val="none" w:sz="0" w:space="0" w:color="auto"/>
          </w:divBdr>
        </w:div>
        <w:div w:id="1328289930">
          <w:marLeft w:val="480"/>
          <w:marRight w:val="0"/>
          <w:marTop w:val="0"/>
          <w:marBottom w:val="0"/>
          <w:divBdr>
            <w:top w:val="none" w:sz="0" w:space="0" w:color="auto"/>
            <w:left w:val="none" w:sz="0" w:space="0" w:color="auto"/>
            <w:bottom w:val="none" w:sz="0" w:space="0" w:color="auto"/>
            <w:right w:val="none" w:sz="0" w:space="0" w:color="auto"/>
          </w:divBdr>
        </w:div>
        <w:div w:id="1384597854">
          <w:marLeft w:val="480"/>
          <w:marRight w:val="0"/>
          <w:marTop w:val="0"/>
          <w:marBottom w:val="0"/>
          <w:divBdr>
            <w:top w:val="none" w:sz="0" w:space="0" w:color="auto"/>
            <w:left w:val="none" w:sz="0" w:space="0" w:color="auto"/>
            <w:bottom w:val="none" w:sz="0" w:space="0" w:color="auto"/>
            <w:right w:val="none" w:sz="0" w:space="0" w:color="auto"/>
          </w:divBdr>
        </w:div>
        <w:div w:id="1458260392">
          <w:marLeft w:val="480"/>
          <w:marRight w:val="0"/>
          <w:marTop w:val="0"/>
          <w:marBottom w:val="0"/>
          <w:divBdr>
            <w:top w:val="none" w:sz="0" w:space="0" w:color="auto"/>
            <w:left w:val="none" w:sz="0" w:space="0" w:color="auto"/>
            <w:bottom w:val="none" w:sz="0" w:space="0" w:color="auto"/>
            <w:right w:val="none" w:sz="0" w:space="0" w:color="auto"/>
          </w:divBdr>
        </w:div>
        <w:div w:id="1476724340">
          <w:marLeft w:val="480"/>
          <w:marRight w:val="0"/>
          <w:marTop w:val="0"/>
          <w:marBottom w:val="0"/>
          <w:divBdr>
            <w:top w:val="none" w:sz="0" w:space="0" w:color="auto"/>
            <w:left w:val="none" w:sz="0" w:space="0" w:color="auto"/>
            <w:bottom w:val="none" w:sz="0" w:space="0" w:color="auto"/>
            <w:right w:val="none" w:sz="0" w:space="0" w:color="auto"/>
          </w:divBdr>
        </w:div>
        <w:div w:id="1490247769">
          <w:marLeft w:val="480"/>
          <w:marRight w:val="0"/>
          <w:marTop w:val="0"/>
          <w:marBottom w:val="0"/>
          <w:divBdr>
            <w:top w:val="none" w:sz="0" w:space="0" w:color="auto"/>
            <w:left w:val="none" w:sz="0" w:space="0" w:color="auto"/>
            <w:bottom w:val="none" w:sz="0" w:space="0" w:color="auto"/>
            <w:right w:val="none" w:sz="0" w:space="0" w:color="auto"/>
          </w:divBdr>
        </w:div>
        <w:div w:id="1643388118">
          <w:marLeft w:val="480"/>
          <w:marRight w:val="0"/>
          <w:marTop w:val="0"/>
          <w:marBottom w:val="0"/>
          <w:divBdr>
            <w:top w:val="none" w:sz="0" w:space="0" w:color="auto"/>
            <w:left w:val="none" w:sz="0" w:space="0" w:color="auto"/>
            <w:bottom w:val="none" w:sz="0" w:space="0" w:color="auto"/>
            <w:right w:val="none" w:sz="0" w:space="0" w:color="auto"/>
          </w:divBdr>
        </w:div>
        <w:div w:id="1709799787">
          <w:marLeft w:val="480"/>
          <w:marRight w:val="0"/>
          <w:marTop w:val="0"/>
          <w:marBottom w:val="0"/>
          <w:divBdr>
            <w:top w:val="none" w:sz="0" w:space="0" w:color="auto"/>
            <w:left w:val="none" w:sz="0" w:space="0" w:color="auto"/>
            <w:bottom w:val="none" w:sz="0" w:space="0" w:color="auto"/>
            <w:right w:val="none" w:sz="0" w:space="0" w:color="auto"/>
          </w:divBdr>
        </w:div>
        <w:div w:id="1727530935">
          <w:marLeft w:val="480"/>
          <w:marRight w:val="0"/>
          <w:marTop w:val="0"/>
          <w:marBottom w:val="0"/>
          <w:divBdr>
            <w:top w:val="none" w:sz="0" w:space="0" w:color="auto"/>
            <w:left w:val="none" w:sz="0" w:space="0" w:color="auto"/>
            <w:bottom w:val="none" w:sz="0" w:space="0" w:color="auto"/>
            <w:right w:val="none" w:sz="0" w:space="0" w:color="auto"/>
          </w:divBdr>
        </w:div>
        <w:div w:id="1783920110">
          <w:marLeft w:val="480"/>
          <w:marRight w:val="0"/>
          <w:marTop w:val="0"/>
          <w:marBottom w:val="0"/>
          <w:divBdr>
            <w:top w:val="none" w:sz="0" w:space="0" w:color="auto"/>
            <w:left w:val="none" w:sz="0" w:space="0" w:color="auto"/>
            <w:bottom w:val="none" w:sz="0" w:space="0" w:color="auto"/>
            <w:right w:val="none" w:sz="0" w:space="0" w:color="auto"/>
          </w:divBdr>
        </w:div>
        <w:div w:id="1788619292">
          <w:marLeft w:val="480"/>
          <w:marRight w:val="0"/>
          <w:marTop w:val="0"/>
          <w:marBottom w:val="0"/>
          <w:divBdr>
            <w:top w:val="none" w:sz="0" w:space="0" w:color="auto"/>
            <w:left w:val="none" w:sz="0" w:space="0" w:color="auto"/>
            <w:bottom w:val="none" w:sz="0" w:space="0" w:color="auto"/>
            <w:right w:val="none" w:sz="0" w:space="0" w:color="auto"/>
          </w:divBdr>
        </w:div>
        <w:div w:id="1862165929">
          <w:marLeft w:val="480"/>
          <w:marRight w:val="0"/>
          <w:marTop w:val="0"/>
          <w:marBottom w:val="0"/>
          <w:divBdr>
            <w:top w:val="none" w:sz="0" w:space="0" w:color="auto"/>
            <w:left w:val="none" w:sz="0" w:space="0" w:color="auto"/>
            <w:bottom w:val="none" w:sz="0" w:space="0" w:color="auto"/>
            <w:right w:val="none" w:sz="0" w:space="0" w:color="auto"/>
          </w:divBdr>
        </w:div>
        <w:div w:id="1884365378">
          <w:marLeft w:val="480"/>
          <w:marRight w:val="0"/>
          <w:marTop w:val="0"/>
          <w:marBottom w:val="0"/>
          <w:divBdr>
            <w:top w:val="none" w:sz="0" w:space="0" w:color="auto"/>
            <w:left w:val="none" w:sz="0" w:space="0" w:color="auto"/>
            <w:bottom w:val="none" w:sz="0" w:space="0" w:color="auto"/>
            <w:right w:val="none" w:sz="0" w:space="0" w:color="auto"/>
          </w:divBdr>
        </w:div>
        <w:div w:id="1893729403">
          <w:marLeft w:val="480"/>
          <w:marRight w:val="0"/>
          <w:marTop w:val="0"/>
          <w:marBottom w:val="0"/>
          <w:divBdr>
            <w:top w:val="none" w:sz="0" w:space="0" w:color="auto"/>
            <w:left w:val="none" w:sz="0" w:space="0" w:color="auto"/>
            <w:bottom w:val="none" w:sz="0" w:space="0" w:color="auto"/>
            <w:right w:val="none" w:sz="0" w:space="0" w:color="auto"/>
          </w:divBdr>
        </w:div>
        <w:div w:id="1924415620">
          <w:marLeft w:val="480"/>
          <w:marRight w:val="0"/>
          <w:marTop w:val="0"/>
          <w:marBottom w:val="0"/>
          <w:divBdr>
            <w:top w:val="none" w:sz="0" w:space="0" w:color="auto"/>
            <w:left w:val="none" w:sz="0" w:space="0" w:color="auto"/>
            <w:bottom w:val="none" w:sz="0" w:space="0" w:color="auto"/>
            <w:right w:val="none" w:sz="0" w:space="0" w:color="auto"/>
          </w:divBdr>
        </w:div>
        <w:div w:id="1967277700">
          <w:marLeft w:val="480"/>
          <w:marRight w:val="0"/>
          <w:marTop w:val="0"/>
          <w:marBottom w:val="0"/>
          <w:divBdr>
            <w:top w:val="none" w:sz="0" w:space="0" w:color="auto"/>
            <w:left w:val="none" w:sz="0" w:space="0" w:color="auto"/>
            <w:bottom w:val="none" w:sz="0" w:space="0" w:color="auto"/>
            <w:right w:val="none" w:sz="0" w:space="0" w:color="auto"/>
          </w:divBdr>
        </w:div>
        <w:div w:id="1976252359">
          <w:marLeft w:val="480"/>
          <w:marRight w:val="0"/>
          <w:marTop w:val="0"/>
          <w:marBottom w:val="0"/>
          <w:divBdr>
            <w:top w:val="none" w:sz="0" w:space="0" w:color="auto"/>
            <w:left w:val="none" w:sz="0" w:space="0" w:color="auto"/>
            <w:bottom w:val="none" w:sz="0" w:space="0" w:color="auto"/>
            <w:right w:val="none" w:sz="0" w:space="0" w:color="auto"/>
          </w:divBdr>
        </w:div>
        <w:div w:id="1998457387">
          <w:marLeft w:val="480"/>
          <w:marRight w:val="0"/>
          <w:marTop w:val="0"/>
          <w:marBottom w:val="0"/>
          <w:divBdr>
            <w:top w:val="none" w:sz="0" w:space="0" w:color="auto"/>
            <w:left w:val="none" w:sz="0" w:space="0" w:color="auto"/>
            <w:bottom w:val="none" w:sz="0" w:space="0" w:color="auto"/>
            <w:right w:val="none" w:sz="0" w:space="0" w:color="auto"/>
          </w:divBdr>
        </w:div>
        <w:div w:id="2070304651">
          <w:marLeft w:val="480"/>
          <w:marRight w:val="0"/>
          <w:marTop w:val="0"/>
          <w:marBottom w:val="0"/>
          <w:divBdr>
            <w:top w:val="none" w:sz="0" w:space="0" w:color="auto"/>
            <w:left w:val="none" w:sz="0" w:space="0" w:color="auto"/>
            <w:bottom w:val="none" w:sz="0" w:space="0" w:color="auto"/>
            <w:right w:val="none" w:sz="0" w:space="0" w:color="auto"/>
          </w:divBdr>
        </w:div>
        <w:div w:id="2072076226">
          <w:marLeft w:val="480"/>
          <w:marRight w:val="0"/>
          <w:marTop w:val="0"/>
          <w:marBottom w:val="0"/>
          <w:divBdr>
            <w:top w:val="none" w:sz="0" w:space="0" w:color="auto"/>
            <w:left w:val="none" w:sz="0" w:space="0" w:color="auto"/>
            <w:bottom w:val="none" w:sz="0" w:space="0" w:color="auto"/>
            <w:right w:val="none" w:sz="0" w:space="0" w:color="auto"/>
          </w:divBdr>
        </w:div>
        <w:div w:id="2076389375">
          <w:marLeft w:val="480"/>
          <w:marRight w:val="0"/>
          <w:marTop w:val="0"/>
          <w:marBottom w:val="0"/>
          <w:divBdr>
            <w:top w:val="none" w:sz="0" w:space="0" w:color="auto"/>
            <w:left w:val="none" w:sz="0" w:space="0" w:color="auto"/>
            <w:bottom w:val="none" w:sz="0" w:space="0" w:color="auto"/>
            <w:right w:val="none" w:sz="0" w:space="0" w:color="auto"/>
          </w:divBdr>
        </w:div>
      </w:divsChild>
    </w:div>
    <w:div w:id="1251236322">
      <w:bodyDiv w:val="1"/>
      <w:marLeft w:val="0"/>
      <w:marRight w:val="0"/>
      <w:marTop w:val="0"/>
      <w:marBottom w:val="0"/>
      <w:divBdr>
        <w:top w:val="none" w:sz="0" w:space="0" w:color="auto"/>
        <w:left w:val="none" w:sz="0" w:space="0" w:color="auto"/>
        <w:bottom w:val="none" w:sz="0" w:space="0" w:color="auto"/>
        <w:right w:val="none" w:sz="0" w:space="0" w:color="auto"/>
      </w:divBdr>
      <w:divsChild>
        <w:div w:id="388001094">
          <w:marLeft w:val="480"/>
          <w:marRight w:val="0"/>
          <w:marTop w:val="0"/>
          <w:marBottom w:val="0"/>
          <w:divBdr>
            <w:top w:val="none" w:sz="0" w:space="0" w:color="auto"/>
            <w:left w:val="none" w:sz="0" w:space="0" w:color="auto"/>
            <w:bottom w:val="none" w:sz="0" w:space="0" w:color="auto"/>
            <w:right w:val="none" w:sz="0" w:space="0" w:color="auto"/>
          </w:divBdr>
        </w:div>
        <w:div w:id="419523124">
          <w:marLeft w:val="480"/>
          <w:marRight w:val="0"/>
          <w:marTop w:val="0"/>
          <w:marBottom w:val="0"/>
          <w:divBdr>
            <w:top w:val="none" w:sz="0" w:space="0" w:color="auto"/>
            <w:left w:val="none" w:sz="0" w:space="0" w:color="auto"/>
            <w:bottom w:val="none" w:sz="0" w:space="0" w:color="auto"/>
            <w:right w:val="none" w:sz="0" w:space="0" w:color="auto"/>
          </w:divBdr>
        </w:div>
        <w:div w:id="442456363">
          <w:marLeft w:val="480"/>
          <w:marRight w:val="0"/>
          <w:marTop w:val="0"/>
          <w:marBottom w:val="0"/>
          <w:divBdr>
            <w:top w:val="none" w:sz="0" w:space="0" w:color="auto"/>
            <w:left w:val="none" w:sz="0" w:space="0" w:color="auto"/>
            <w:bottom w:val="none" w:sz="0" w:space="0" w:color="auto"/>
            <w:right w:val="none" w:sz="0" w:space="0" w:color="auto"/>
          </w:divBdr>
        </w:div>
        <w:div w:id="516500030">
          <w:marLeft w:val="480"/>
          <w:marRight w:val="0"/>
          <w:marTop w:val="0"/>
          <w:marBottom w:val="0"/>
          <w:divBdr>
            <w:top w:val="none" w:sz="0" w:space="0" w:color="auto"/>
            <w:left w:val="none" w:sz="0" w:space="0" w:color="auto"/>
            <w:bottom w:val="none" w:sz="0" w:space="0" w:color="auto"/>
            <w:right w:val="none" w:sz="0" w:space="0" w:color="auto"/>
          </w:divBdr>
        </w:div>
        <w:div w:id="562715652">
          <w:marLeft w:val="480"/>
          <w:marRight w:val="0"/>
          <w:marTop w:val="0"/>
          <w:marBottom w:val="0"/>
          <w:divBdr>
            <w:top w:val="none" w:sz="0" w:space="0" w:color="auto"/>
            <w:left w:val="none" w:sz="0" w:space="0" w:color="auto"/>
            <w:bottom w:val="none" w:sz="0" w:space="0" w:color="auto"/>
            <w:right w:val="none" w:sz="0" w:space="0" w:color="auto"/>
          </w:divBdr>
        </w:div>
        <w:div w:id="574819744">
          <w:marLeft w:val="480"/>
          <w:marRight w:val="0"/>
          <w:marTop w:val="0"/>
          <w:marBottom w:val="0"/>
          <w:divBdr>
            <w:top w:val="none" w:sz="0" w:space="0" w:color="auto"/>
            <w:left w:val="none" w:sz="0" w:space="0" w:color="auto"/>
            <w:bottom w:val="none" w:sz="0" w:space="0" w:color="auto"/>
            <w:right w:val="none" w:sz="0" w:space="0" w:color="auto"/>
          </w:divBdr>
        </w:div>
        <w:div w:id="697242243">
          <w:marLeft w:val="480"/>
          <w:marRight w:val="0"/>
          <w:marTop w:val="0"/>
          <w:marBottom w:val="0"/>
          <w:divBdr>
            <w:top w:val="none" w:sz="0" w:space="0" w:color="auto"/>
            <w:left w:val="none" w:sz="0" w:space="0" w:color="auto"/>
            <w:bottom w:val="none" w:sz="0" w:space="0" w:color="auto"/>
            <w:right w:val="none" w:sz="0" w:space="0" w:color="auto"/>
          </w:divBdr>
        </w:div>
        <w:div w:id="727725605">
          <w:marLeft w:val="480"/>
          <w:marRight w:val="0"/>
          <w:marTop w:val="0"/>
          <w:marBottom w:val="0"/>
          <w:divBdr>
            <w:top w:val="none" w:sz="0" w:space="0" w:color="auto"/>
            <w:left w:val="none" w:sz="0" w:space="0" w:color="auto"/>
            <w:bottom w:val="none" w:sz="0" w:space="0" w:color="auto"/>
            <w:right w:val="none" w:sz="0" w:space="0" w:color="auto"/>
          </w:divBdr>
        </w:div>
        <w:div w:id="802306654">
          <w:marLeft w:val="480"/>
          <w:marRight w:val="0"/>
          <w:marTop w:val="0"/>
          <w:marBottom w:val="0"/>
          <w:divBdr>
            <w:top w:val="none" w:sz="0" w:space="0" w:color="auto"/>
            <w:left w:val="none" w:sz="0" w:space="0" w:color="auto"/>
            <w:bottom w:val="none" w:sz="0" w:space="0" w:color="auto"/>
            <w:right w:val="none" w:sz="0" w:space="0" w:color="auto"/>
          </w:divBdr>
        </w:div>
        <w:div w:id="882445512">
          <w:marLeft w:val="480"/>
          <w:marRight w:val="0"/>
          <w:marTop w:val="0"/>
          <w:marBottom w:val="0"/>
          <w:divBdr>
            <w:top w:val="none" w:sz="0" w:space="0" w:color="auto"/>
            <w:left w:val="none" w:sz="0" w:space="0" w:color="auto"/>
            <w:bottom w:val="none" w:sz="0" w:space="0" w:color="auto"/>
            <w:right w:val="none" w:sz="0" w:space="0" w:color="auto"/>
          </w:divBdr>
        </w:div>
        <w:div w:id="941032669">
          <w:marLeft w:val="480"/>
          <w:marRight w:val="0"/>
          <w:marTop w:val="0"/>
          <w:marBottom w:val="0"/>
          <w:divBdr>
            <w:top w:val="none" w:sz="0" w:space="0" w:color="auto"/>
            <w:left w:val="none" w:sz="0" w:space="0" w:color="auto"/>
            <w:bottom w:val="none" w:sz="0" w:space="0" w:color="auto"/>
            <w:right w:val="none" w:sz="0" w:space="0" w:color="auto"/>
          </w:divBdr>
        </w:div>
        <w:div w:id="1314411350">
          <w:marLeft w:val="480"/>
          <w:marRight w:val="0"/>
          <w:marTop w:val="0"/>
          <w:marBottom w:val="0"/>
          <w:divBdr>
            <w:top w:val="none" w:sz="0" w:space="0" w:color="auto"/>
            <w:left w:val="none" w:sz="0" w:space="0" w:color="auto"/>
            <w:bottom w:val="none" w:sz="0" w:space="0" w:color="auto"/>
            <w:right w:val="none" w:sz="0" w:space="0" w:color="auto"/>
          </w:divBdr>
        </w:div>
        <w:div w:id="1378822611">
          <w:marLeft w:val="480"/>
          <w:marRight w:val="0"/>
          <w:marTop w:val="0"/>
          <w:marBottom w:val="0"/>
          <w:divBdr>
            <w:top w:val="none" w:sz="0" w:space="0" w:color="auto"/>
            <w:left w:val="none" w:sz="0" w:space="0" w:color="auto"/>
            <w:bottom w:val="none" w:sz="0" w:space="0" w:color="auto"/>
            <w:right w:val="none" w:sz="0" w:space="0" w:color="auto"/>
          </w:divBdr>
        </w:div>
        <w:div w:id="1454060231">
          <w:marLeft w:val="480"/>
          <w:marRight w:val="0"/>
          <w:marTop w:val="0"/>
          <w:marBottom w:val="0"/>
          <w:divBdr>
            <w:top w:val="none" w:sz="0" w:space="0" w:color="auto"/>
            <w:left w:val="none" w:sz="0" w:space="0" w:color="auto"/>
            <w:bottom w:val="none" w:sz="0" w:space="0" w:color="auto"/>
            <w:right w:val="none" w:sz="0" w:space="0" w:color="auto"/>
          </w:divBdr>
        </w:div>
        <w:div w:id="1459302638">
          <w:marLeft w:val="480"/>
          <w:marRight w:val="0"/>
          <w:marTop w:val="0"/>
          <w:marBottom w:val="0"/>
          <w:divBdr>
            <w:top w:val="none" w:sz="0" w:space="0" w:color="auto"/>
            <w:left w:val="none" w:sz="0" w:space="0" w:color="auto"/>
            <w:bottom w:val="none" w:sz="0" w:space="0" w:color="auto"/>
            <w:right w:val="none" w:sz="0" w:space="0" w:color="auto"/>
          </w:divBdr>
        </w:div>
        <w:div w:id="1494107630">
          <w:marLeft w:val="480"/>
          <w:marRight w:val="0"/>
          <w:marTop w:val="0"/>
          <w:marBottom w:val="0"/>
          <w:divBdr>
            <w:top w:val="none" w:sz="0" w:space="0" w:color="auto"/>
            <w:left w:val="none" w:sz="0" w:space="0" w:color="auto"/>
            <w:bottom w:val="none" w:sz="0" w:space="0" w:color="auto"/>
            <w:right w:val="none" w:sz="0" w:space="0" w:color="auto"/>
          </w:divBdr>
        </w:div>
        <w:div w:id="1793862447">
          <w:marLeft w:val="480"/>
          <w:marRight w:val="0"/>
          <w:marTop w:val="0"/>
          <w:marBottom w:val="0"/>
          <w:divBdr>
            <w:top w:val="none" w:sz="0" w:space="0" w:color="auto"/>
            <w:left w:val="none" w:sz="0" w:space="0" w:color="auto"/>
            <w:bottom w:val="none" w:sz="0" w:space="0" w:color="auto"/>
            <w:right w:val="none" w:sz="0" w:space="0" w:color="auto"/>
          </w:divBdr>
        </w:div>
        <w:div w:id="1808819307">
          <w:marLeft w:val="480"/>
          <w:marRight w:val="0"/>
          <w:marTop w:val="0"/>
          <w:marBottom w:val="0"/>
          <w:divBdr>
            <w:top w:val="none" w:sz="0" w:space="0" w:color="auto"/>
            <w:left w:val="none" w:sz="0" w:space="0" w:color="auto"/>
            <w:bottom w:val="none" w:sz="0" w:space="0" w:color="auto"/>
            <w:right w:val="none" w:sz="0" w:space="0" w:color="auto"/>
          </w:divBdr>
        </w:div>
        <w:div w:id="1900481568">
          <w:marLeft w:val="480"/>
          <w:marRight w:val="0"/>
          <w:marTop w:val="0"/>
          <w:marBottom w:val="0"/>
          <w:divBdr>
            <w:top w:val="none" w:sz="0" w:space="0" w:color="auto"/>
            <w:left w:val="none" w:sz="0" w:space="0" w:color="auto"/>
            <w:bottom w:val="none" w:sz="0" w:space="0" w:color="auto"/>
            <w:right w:val="none" w:sz="0" w:space="0" w:color="auto"/>
          </w:divBdr>
        </w:div>
        <w:div w:id="1977448801">
          <w:marLeft w:val="480"/>
          <w:marRight w:val="0"/>
          <w:marTop w:val="0"/>
          <w:marBottom w:val="0"/>
          <w:divBdr>
            <w:top w:val="none" w:sz="0" w:space="0" w:color="auto"/>
            <w:left w:val="none" w:sz="0" w:space="0" w:color="auto"/>
            <w:bottom w:val="none" w:sz="0" w:space="0" w:color="auto"/>
            <w:right w:val="none" w:sz="0" w:space="0" w:color="auto"/>
          </w:divBdr>
        </w:div>
        <w:div w:id="2037924461">
          <w:marLeft w:val="480"/>
          <w:marRight w:val="0"/>
          <w:marTop w:val="0"/>
          <w:marBottom w:val="0"/>
          <w:divBdr>
            <w:top w:val="none" w:sz="0" w:space="0" w:color="auto"/>
            <w:left w:val="none" w:sz="0" w:space="0" w:color="auto"/>
            <w:bottom w:val="none" w:sz="0" w:space="0" w:color="auto"/>
            <w:right w:val="none" w:sz="0" w:space="0" w:color="auto"/>
          </w:divBdr>
        </w:div>
        <w:div w:id="2101440312">
          <w:marLeft w:val="480"/>
          <w:marRight w:val="0"/>
          <w:marTop w:val="0"/>
          <w:marBottom w:val="0"/>
          <w:divBdr>
            <w:top w:val="none" w:sz="0" w:space="0" w:color="auto"/>
            <w:left w:val="none" w:sz="0" w:space="0" w:color="auto"/>
            <w:bottom w:val="none" w:sz="0" w:space="0" w:color="auto"/>
            <w:right w:val="none" w:sz="0" w:space="0" w:color="auto"/>
          </w:divBdr>
        </w:div>
      </w:divsChild>
    </w:div>
    <w:div w:id="1251894328">
      <w:marLeft w:val="640"/>
      <w:marRight w:val="0"/>
      <w:marTop w:val="0"/>
      <w:marBottom w:val="0"/>
      <w:divBdr>
        <w:top w:val="none" w:sz="0" w:space="0" w:color="auto"/>
        <w:left w:val="none" w:sz="0" w:space="0" w:color="auto"/>
        <w:bottom w:val="none" w:sz="0" w:space="0" w:color="auto"/>
        <w:right w:val="none" w:sz="0" w:space="0" w:color="auto"/>
      </w:divBdr>
    </w:div>
    <w:div w:id="1253659043">
      <w:marLeft w:val="480"/>
      <w:marRight w:val="0"/>
      <w:marTop w:val="0"/>
      <w:marBottom w:val="0"/>
      <w:divBdr>
        <w:top w:val="none" w:sz="0" w:space="0" w:color="auto"/>
        <w:left w:val="none" w:sz="0" w:space="0" w:color="auto"/>
        <w:bottom w:val="none" w:sz="0" w:space="0" w:color="auto"/>
        <w:right w:val="none" w:sz="0" w:space="0" w:color="auto"/>
      </w:divBdr>
    </w:div>
    <w:div w:id="1254704054">
      <w:bodyDiv w:val="1"/>
      <w:marLeft w:val="0"/>
      <w:marRight w:val="0"/>
      <w:marTop w:val="0"/>
      <w:marBottom w:val="0"/>
      <w:divBdr>
        <w:top w:val="none" w:sz="0" w:space="0" w:color="auto"/>
        <w:left w:val="none" w:sz="0" w:space="0" w:color="auto"/>
        <w:bottom w:val="none" w:sz="0" w:space="0" w:color="auto"/>
        <w:right w:val="none" w:sz="0" w:space="0" w:color="auto"/>
      </w:divBdr>
    </w:div>
    <w:div w:id="1255088529">
      <w:bodyDiv w:val="1"/>
      <w:marLeft w:val="0"/>
      <w:marRight w:val="0"/>
      <w:marTop w:val="0"/>
      <w:marBottom w:val="0"/>
      <w:divBdr>
        <w:top w:val="none" w:sz="0" w:space="0" w:color="auto"/>
        <w:left w:val="none" w:sz="0" w:space="0" w:color="auto"/>
        <w:bottom w:val="none" w:sz="0" w:space="0" w:color="auto"/>
        <w:right w:val="none" w:sz="0" w:space="0" w:color="auto"/>
      </w:divBdr>
      <w:divsChild>
        <w:div w:id="519199809">
          <w:marLeft w:val="640"/>
          <w:marRight w:val="0"/>
          <w:marTop w:val="0"/>
          <w:marBottom w:val="0"/>
          <w:divBdr>
            <w:top w:val="none" w:sz="0" w:space="0" w:color="auto"/>
            <w:left w:val="none" w:sz="0" w:space="0" w:color="auto"/>
            <w:bottom w:val="none" w:sz="0" w:space="0" w:color="auto"/>
            <w:right w:val="none" w:sz="0" w:space="0" w:color="auto"/>
          </w:divBdr>
        </w:div>
        <w:div w:id="1360930368">
          <w:marLeft w:val="640"/>
          <w:marRight w:val="0"/>
          <w:marTop w:val="0"/>
          <w:marBottom w:val="0"/>
          <w:divBdr>
            <w:top w:val="none" w:sz="0" w:space="0" w:color="auto"/>
            <w:left w:val="none" w:sz="0" w:space="0" w:color="auto"/>
            <w:bottom w:val="none" w:sz="0" w:space="0" w:color="auto"/>
            <w:right w:val="none" w:sz="0" w:space="0" w:color="auto"/>
          </w:divBdr>
        </w:div>
        <w:div w:id="836188976">
          <w:marLeft w:val="640"/>
          <w:marRight w:val="0"/>
          <w:marTop w:val="0"/>
          <w:marBottom w:val="0"/>
          <w:divBdr>
            <w:top w:val="none" w:sz="0" w:space="0" w:color="auto"/>
            <w:left w:val="none" w:sz="0" w:space="0" w:color="auto"/>
            <w:bottom w:val="none" w:sz="0" w:space="0" w:color="auto"/>
            <w:right w:val="none" w:sz="0" w:space="0" w:color="auto"/>
          </w:divBdr>
        </w:div>
        <w:div w:id="2037999875">
          <w:marLeft w:val="640"/>
          <w:marRight w:val="0"/>
          <w:marTop w:val="0"/>
          <w:marBottom w:val="0"/>
          <w:divBdr>
            <w:top w:val="none" w:sz="0" w:space="0" w:color="auto"/>
            <w:left w:val="none" w:sz="0" w:space="0" w:color="auto"/>
            <w:bottom w:val="none" w:sz="0" w:space="0" w:color="auto"/>
            <w:right w:val="none" w:sz="0" w:space="0" w:color="auto"/>
          </w:divBdr>
        </w:div>
        <w:div w:id="1186407997">
          <w:marLeft w:val="640"/>
          <w:marRight w:val="0"/>
          <w:marTop w:val="0"/>
          <w:marBottom w:val="0"/>
          <w:divBdr>
            <w:top w:val="none" w:sz="0" w:space="0" w:color="auto"/>
            <w:left w:val="none" w:sz="0" w:space="0" w:color="auto"/>
            <w:bottom w:val="none" w:sz="0" w:space="0" w:color="auto"/>
            <w:right w:val="none" w:sz="0" w:space="0" w:color="auto"/>
          </w:divBdr>
        </w:div>
        <w:div w:id="763183459">
          <w:marLeft w:val="640"/>
          <w:marRight w:val="0"/>
          <w:marTop w:val="0"/>
          <w:marBottom w:val="0"/>
          <w:divBdr>
            <w:top w:val="none" w:sz="0" w:space="0" w:color="auto"/>
            <w:left w:val="none" w:sz="0" w:space="0" w:color="auto"/>
            <w:bottom w:val="none" w:sz="0" w:space="0" w:color="auto"/>
            <w:right w:val="none" w:sz="0" w:space="0" w:color="auto"/>
          </w:divBdr>
        </w:div>
        <w:div w:id="1409302119">
          <w:marLeft w:val="640"/>
          <w:marRight w:val="0"/>
          <w:marTop w:val="0"/>
          <w:marBottom w:val="0"/>
          <w:divBdr>
            <w:top w:val="none" w:sz="0" w:space="0" w:color="auto"/>
            <w:left w:val="none" w:sz="0" w:space="0" w:color="auto"/>
            <w:bottom w:val="none" w:sz="0" w:space="0" w:color="auto"/>
            <w:right w:val="none" w:sz="0" w:space="0" w:color="auto"/>
          </w:divBdr>
        </w:div>
        <w:div w:id="163666180">
          <w:marLeft w:val="640"/>
          <w:marRight w:val="0"/>
          <w:marTop w:val="0"/>
          <w:marBottom w:val="0"/>
          <w:divBdr>
            <w:top w:val="none" w:sz="0" w:space="0" w:color="auto"/>
            <w:left w:val="none" w:sz="0" w:space="0" w:color="auto"/>
            <w:bottom w:val="none" w:sz="0" w:space="0" w:color="auto"/>
            <w:right w:val="none" w:sz="0" w:space="0" w:color="auto"/>
          </w:divBdr>
        </w:div>
        <w:div w:id="1551989918">
          <w:marLeft w:val="640"/>
          <w:marRight w:val="0"/>
          <w:marTop w:val="0"/>
          <w:marBottom w:val="0"/>
          <w:divBdr>
            <w:top w:val="none" w:sz="0" w:space="0" w:color="auto"/>
            <w:left w:val="none" w:sz="0" w:space="0" w:color="auto"/>
            <w:bottom w:val="none" w:sz="0" w:space="0" w:color="auto"/>
            <w:right w:val="none" w:sz="0" w:space="0" w:color="auto"/>
          </w:divBdr>
        </w:div>
        <w:div w:id="1699236016">
          <w:marLeft w:val="640"/>
          <w:marRight w:val="0"/>
          <w:marTop w:val="0"/>
          <w:marBottom w:val="0"/>
          <w:divBdr>
            <w:top w:val="none" w:sz="0" w:space="0" w:color="auto"/>
            <w:left w:val="none" w:sz="0" w:space="0" w:color="auto"/>
            <w:bottom w:val="none" w:sz="0" w:space="0" w:color="auto"/>
            <w:right w:val="none" w:sz="0" w:space="0" w:color="auto"/>
          </w:divBdr>
        </w:div>
        <w:div w:id="1190214721">
          <w:marLeft w:val="640"/>
          <w:marRight w:val="0"/>
          <w:marTop w:val="0"/>
          <w:marBottom w:val="0"/>
          <w:divBdr>
            <w:top w:val="none" w:sz="0" w:space="0" w:color="auto"/>
            <w:left w:val="none" w:sz="0" w:space="0" w:color="auto"/>
            <w:bottom w:val="none" w:sz="0" w:space="0" w:color="auto"/>
            <w:right w:val="none" w:sz="0" w:space="0" w:color="auto"/>
          </w:divBdr>
        </w:div>
        <w:div w:id="134490163">
          <w:marLeft w:val="640"/>
          <w:marRight w:val="0"/>
          <w:marTop w:val="0"/>
          <w:marBottom w:val="0"/>
          <w:divBdr>
            <w:top w:val="none" w:sz="0" w:space="0" w:color="auto"/>
            <w:left w:val="none" w:sz="0" w:space="0" w:color="auto"/>
            <w:bottom w:val="none" w:sz="0" w:space="0" w:color="auto"/>
            <w:right w:val="none" w:sz="0" w:space="0" w:color="auto"/>
          </w:divBdr>
        </w:div>
        <w:div w:id="370959223">
          <w:marLeft w:val="640"/>
          <w:marRight w:val="0"/>
          <w:marTop w:val="0"/>
          <w:marBottom w:val="0"/>
          <w:divBdr>
            <w:top w:val="none" w:sz="0" w:space="0" w:color="auto"/>
            <w:left w:val="none" w:sz="0" w:space="0" w:color="auto"/>
            <w:bottom w:val="none" w:sz="0" w:space="0" w:color="auto"/>
            <w:right w:val="none" w:sz="0" w:space="0" w:color="auto"/>
          </w:divBdr>
        </w:div>
        <w:div w:id="1086924082">
          <w:marLeft w:val="640"/>
          <w:marRight w:val="0"/>
          <w:marTop w:val="0"/>
          <w:marBottom w:val="0"/>
          <w:divBdr>
            <w:top w:val="none" w:sz="0" w:space="0" w:color="auto"/>
            <w:left w:val="none" w:sz="0" w:space="0" w:color="auto"/>
            <w:bottom w:val="none" w:sz="0" w:space="0" w:color="auto"/>
            <w:right w:val="none" w:sz="0" w:space="0" w:color="auto"/>
          </w:divBdr>
        </w:div>
        <w:div w:id="420761050">
          <w:marLeft w:val="640"/>
          <w:marRight w:val="0"/>
          <w:marTop w:val="0"/>
          <w:marBottom w:val="0"/>
          <w:divBdr>
            <w:top w:val="none" w:sz="0" w:space="0" w:color="auto"/>
            <w:left w:val="none" w:sz="0" w:space="0" w:color="auto"/>
            <w:bottom w:val="none" w:sz="0" w:space="0" w:color="auto"/>
            <w:right w:val="none" w:sz="0" w:space="0" w:color="auto"/>
          </w:divBdr>
        </w:div>
        <w:div w:id="1392272682">
          <w:marLeft w:val="640"/>
          <w:marRight w:val="0"/>
          <w:marTop w:val="0"/>
          <w:marBottom w:val="0"/>
          <w:divBdr>
            <w:top w:val="none" w:sz="0" w:space="0" w:color="auto"/>
            <w:left w:val="none" w:sz="0" w:space="0" w:color="auto"/>
            <w:bottom w:val="none" w:sz="0" w:space="0" w:color="auto"/>
            <w:right w:val="none" w:sz="0" w:space="0" w:color="auto"/>
          </w:divBdr>
        </w:div>
        <w:div w:id="585262211">
          <w:marLeft w:val="640"/>
          <w:marRight w:val="0"/>
          <w:marTop w:val="0"/>
          <w:marBottom w:val="0"/>
          <w:divBdr>
            <w:top w:val="none" w:sz="0" w:space="0" w:color="auto"/>
            <w:left w:val="none" w:sz="0" w:space="0" w:color="auto"/>
            <w:bottom w:val="none" w:sz="0" w:space="0" w:color="auto"/>
            <w:right w:val="none" w:sz="0" w:space="0" w:color="auto"/>
          </w:divBdr>
        </w:div>
        <w:div w:id="38406962">
          <w:marLeft w:val="640"/>
          <w:marRight w:val="0"/>
          <w:marTop w:val="0"/>
          <w:marBottom w:val="0"/>
          <w:divBdr>
            <w:top w:val="none" w:sz="0" w:space="0" w:color="auto"/>
            <w:left w:val="none" w:sz="0" w:space="0" w:color="auto"/>
            <w:bottom w:val="none" w:sz="0" w:space="0" w:color="auto"/>
            <w:right w:val="none" w:sz="0" w:space="0" w:color="auto"/>
          </w:divBdr>
        </w:div>
        <w:div w:id="412432300">
          <w:marLeft w:val="640"/>
          <w:marRight w:val="0"/>
          <w:marTop w:val="0"/>
          <w:marBottom w:val="0"/>
          <w:divBdr>
            <w:top w:val="none" w:sz="0" w:space="0" w:color="auto"/>
            <w:left w:val="none" w:sz="0" w:space="0" w:color="auto"/>
            <w:bottom w:val="none" w:sz="0" w:space="0" w:color="auto"/>
            <w:right w:val="none" w:sz="0" w:space="0" w:color="auto"/>
          </w:divBdr>
        </w:div>
        <w:div w:id="419759468">
          <w:marLeft w:val="640"/>
          <w:marRight w:val="0"/>
          <w:marTop w:val="0"/>
          <w:marBottom w:val="0"/>
          <w:divBdr>
            <w:top w:val="none" w:sz="0" w:space="0" w:color="auto"/>
            <w:left w:val="none" w:sz="0" w:space="0" w:color="auto"/>
            <w:bottom w:val="none" w:sz="0" w:space="0" w:color="auto"/>
            <w:right w:val="none" w:sz="0" w:space="0" w:color="auto"/>
          </w:divBdr>
        </w:div>
        <w:div w:id="996884698">
          <w:marLeft w:val="640"/>
          <w:marRight w:val="0"/>
          <w:marTop w:val="0"/>
          <w:marBottom w:val="0"/>
          <w:divBdr>
            <w:top w:val="none" w:sz="0" w:space="0" w:color="auto"/>
            <w:left w:val="none" w:sz="0" w:space="0" w:color="auto"/>
            <w:bottom w:val="none" w:sz="0" w:space="0" w:color="auto"/>
            <w:right w:val="none" w:sz="0" w:space="0" w:color="auto"/>
          </w:divBdr>
        </w:div>
        <w:div w:id="969091529">
          <w:marLeft w:val="640"/>
          <w:marRight w:val="0"/>
          <w:marTop w:val="0"/>
          <w:marBottom w:val="0"/>
          <w:divBdr>
            <w:top w:val="none" w:sz="0" w:space="0" w:color="auto"/>
            <w:left w:val="none" w:sz="0" w:space="0" w:color="auto"/>
            <w:bottom w:val="none" w:sz="0" w:space="0" w:color="auto"/>
            <w:right w:val="none" w:sz="0" w:space="0" w:color="auto"/>
          </w:divBdr>
        </w:div>
        <w:div w:id="472067154">
          <w:marLeft w:val="640"/>
          <w:marRight w:val="0"/>
          <w:marTop w:val="0"/>
          <w:marBottom w:val="0"/>
          <w:divBdr>
            <w:top w:val="none" w:sz="0" w:space="0" w:color="auto"/>
            <w:left w:val="none" w:sz="0" w:space="0" w:color="auto"/>
            <w:bottom w:val="none" w:sz="0" w:space="0" w:color="auto"/>
            <w:right w:val="none" w:sz="0" w:space="0" w:color="auto"/>
          </w:divBdr>
        </w:div>
        <w:div w:id="459804776">
          <w:marLeft w:val="640"/>
          <w:marRight w:val="0"/>
          <w:marTop w:val="0"/>
          <w:marBottom w:val="0"/>
          <w:divBdr>
            <w:top w:val="none" w:sz="0" w:space="0" w:color="auto"/>
            <w:left w:val="none" w:sz="0" w:space="0" w:color="auto"/>
            <w:bottom w:val="none" w:sz="0" w:space="0" w:color="auto"/>
            <w:right w:val="none" w:sz="0" w:space="0" w:color="auto"/>
          </w:divBdr>
        </w:div>
        <w:div w:id="1213425305">
          <w:marLeft w:val="640"/>
          <w:marRight w:val="0"/>
          <w:marTop w:val="0"/>
          <w:marBottom w:val="0"/>
          <w:divBdr>
            <w:top w:val="none" w:sz="0" w:space="0" w:color="auto"/>
            <w:left w:val="none" w:sz="0" w:space="0" w:color="auto"/>
            <w:bottom w:val="none" w:sz="0" w:space="0" w:color="auto"/>
            <w:right w:val="none" w:sz="0" w:space="0" w:color="auto"/>
          </w:divBdr>
        </w:div>
        <w:div w:id="993797836">
          <w:marLeft w:val="640"/>
          <w:marRight w:val="0"/>
          <w:marTop w:val="0"/>
          <w:marBottom w:val="0"/>
          <w:divBdr>
            <w:top w:val="none" w:sz="0" w:space="0" w:color="auto"/>
            <w:left w:val="none" w:sz="0" w:space="0" w:color="auto"/>
            <w:bottom w:val="none" w:sz="0" w:space="0" w:color="auto"/>
            <w:right w:val="none" w:sz="0" w:space="0" w:color="auto"/>
          </w:divBdr>
        </w:div>
        <w:div w:id="1550454138">
          <w:marLeft w:val="640"/>
          <w:marRight w:val="0"/>
          <w:marTop w:val="0"/>
          <w:marBottom w:val="0"/>
          <w:divBdr>
            <w:top w:val="none" w:sz="0" w:space="0" w:color="auto"/>
            <w:left w:val="none" w:sz="0" w:space="0" w:color="auto"/>
            <w:bottom w:val="none" w:sz="0" w:space="0" w:color="auto"/>
            <w:right w:val="none" w:sz="0" w:space="0" w:color="auto"/>
          </w:divBdr>
        </w:div>
        <w:div w:id="277378872">
          <w:marLeft w:val="640"/>
          <w:marRight w:val="0"/>
          <w:marTop w:val="0"/>
          <w:marBottom w:val="0"/>
          <w:divBdr>
            <w:top w:val="none" w:sz="0" w:space="0" w:color="auto"/>
            <w:left w:val="none" w:sz="0" w:space="0" w:color="auto"/>
            <w:bottom w:val="none" w:sz="0" w:space="0" w:color="auto"/>
            <w:right w:val="none" w:sz="0" w:space="0" w:color="auto"/>
          </w:divBdr>
        </w:div>
        <w:div w:id="741487111">
          <w:marLeft w:val="640"/>
          <w:marRight w:val="0"/>
          <w:marTop w:val="0"/>
          <w:marBottom w:val="0"/>
          <w:divBdr>
            <w:top w:val="none" w:sz="0" w:space="0" w:color="auto"/>
            <w:left w:val="none" w:sz="0" w:space="0" w:color="auto"/>
            <w:bottom w:val="none" w:sz="0" w:space="0" w:color="auto"/>
            <w:right w:val="none" w:sz="0" w:space="0" w:color="auto"/>
          </w:divBdr>
        </w:div>
        <w:div w:id="392046067">
          <w:marLeft w:val="640"/>
          <w:marRight w:val="0"/>
          <w:marTop w:val="0"/>
          <w:marBottom w:val="0"/>
          <w:divBdr>
            <w:top w:val="none" w:sz="0" w:space="0" w:color="auto"/>
            <w:left w:val="none" w:sz="0" w:space="0" w:color="auto"/>
            <w:bottom w:val="none" w:sz="0" w:space="0" w:color="auto"/>
            <w:right w:val="none" w:sz="0" w:space="0" w:color="auto"/>
          </w:divBdr>
        </w:div>
        <w:div w:id="1098409014">
          <w:marLeft w:val="640"/>
          <w:marRight w:val="0"/>
          <w:marTop w:val="0"/>
          <w:marBottom w:val="0"/>
          <w:divBdr>
            <w:top w:val="none" w:sz="0" w:space="0" w:color="auto"/>
            <w:left w:val="none" w:sz="0" w:space="0" w:color="auto"/>
            <w:bottom w:val="none" w:sz="0" w:space="0" w:color="auto"/>
            <w:right w:val="none" w:sz="0" w:space="0" w:color="auto"/>
          </w:divBdr>
        </w:div>
        <w:div w:id="1995913069">
          <w:marLeft w:val="640"/>
          <w:marRight w:val="0"/>
          <w:marTop w:val="0"/>
          <w:marBottom w:val="0"/>
          <w:divBdr>
            <w:top w:val="none" w:sz="0" w:space="0" w:color="auto"/>
            <w:left w:val="none" w:sz="0" w:space="0" w:color="auto"/>
            <w:bottom w:val="none" w:sz="0" w:space="0" w:color="auto"/>
            <w:right w:val="none" w:sz="0" w:space="0" w:color="auto"/>
          </w:divBdr>
        </w:div>
        <w:div w:id="490408144">
          <w:marLeft w:val="640"/>
          <w:marRight w:val="0"/>
          <w:marTop w:val="0"/>
          <w:marBottom w:val="0"/>
          <w:divBdr>
            <w:top w:val="none" w:sz="0" w:space="0" w:color="auto"/>
            <w:left w:val="none" w:sz="0" w:space="0" w:color="auto"/>
            <w:bottom w:val="none" w:sz="0" w:space="0" w:color="auto"/>
            <w:right w:val="none" w:sz="0" w:space="0" w:color="auto"/>
          </w:divBdr>
        </w:div>
        <w:div w:id="1543666908">
          <w:marLeft w:val="640"/>
          <w:marRight w:val="0"/>
          <w:marTop w:val="0"/>
          <w:marBottom w:val="0"/>
          <w:divBdr>
            <w:top w:val="none" w:sz="0" w:space="0" w:color="auto"/>
            <w:left w:val="none" w:sz="0" w:space="0" w:color="auto"/>
            <w:bottom w:val="none" w:sz="0" w:space="0" w:color="auto"/>
            <w:right w:val="none" w:sz="0" w:space="0" w:color="auto"/>
          </w:divBdr>
        </w:div>
        <w:div w:id="485778793">
          <w:marLeft w:val="640"/>
          <w:marRight w:val="0"/>
          <w:marTop w:val="0"/>
          <w:marBottom w:val="0"/>
          <w:divBdr>
            <w:top w:val="none" w:sz="0" w:space="0" w:color="auto"/>
            <w:left w:val="none" w:sz="0" w:space="0" w:color="auto"/>
            <w:bottom w:val="none" w:sz="0" w:space="0" w:color="auto"/>
            <w:right w:val="none" w:sz="0" w:space="0" w:color="auto"/>
          </w:divBdr>
        </w:div>
        <w:div w:id="303244760">
          <w:marLeft w:val="640"/>
          <w:marRight w:val="0"/>
          <w:marTop w:val="0"/>
          <w:marBottom w:val="0"/>
          <w:divBdr>
            <w:top w:val="none" w:sz="0" w:space="0" w:color="auto"/>
            <w:left w:val="none" w:sz="0" w:space="0" w:color="auto"/>
            <w:bottom w:val="none" w:sz="0" w:space="0" w:color="auto"/>
            <w:right w:val="none" w:sz="0" w:space="0" w:color="auto"/>
          </w:divBdr>
        </w:div>
        <w:div w:id="1044452713">
          <w:marLeft w:val="640"/>
          <w:marRight w:val="0"/>
          <w:marTop w:val="0"/>
          <w:marBottom w:val="0"/>
          <w:divBdr>
            <w:top w:val="none" w:sz="0" w:space="0" w:color="auto"/>
            <w:left w:val="none" w:sz="0" w:space="0" w:color="auto"/>
            <w:bottom w:val="none" w:sz="0" w:space="0" w:color="auto"/>
            <w:right w:val="none" w:sz="0" w:space="0" w:color="auto"/>
          </w:divBdr>
        </w:div>
        <w:div w:id="428434840">
          <w:marLeft w:val="640"/>
          <w:marRight w:val="0"/>
          <w:marTop w:val="0"/>
          <w:marBottom w:val="0"/>
          <w:divBdr>
            <w:top w:val="none" w:sz="0" w:space="0" w:color="auto"/>
            <w:left w:val="none" w:sz="0" w:space="0" w:color="auto"/>
            <w:bottom w:val="none" w:sz="0" w:space="0" w:color="auto"/>
            <w:right w:val="none" w:sz="0" w:space="0" w:color="auto"/>
          </w:divBdr>
        </w:div>
        <w:div w:id="2141608082">
          <w:marLeft w:val="640"/>
          <w:marRight w:val="0"/>
          <w:marTop w:val="0"/>
          <w:marBottom w:val="0"/>
          <w:divBdr>
            <w:top w:val="none" w:sz="0" w:space="0" w:color="auto"/>
            <w:left w:val="none" w:sz="0" w:space="0" w:color="auto"/>
            <w:bottom w:val="none" w:sz="0" w:space="0" w:color="auto"/>
            <w:right w:val="none" w:sz="0" w:space="0" w:color="auto"/>
          </w:divBdr>
        </w:div>
        <w:div w:id="599415081">
          <w:marLeft w:val="640"/>
          <w:marRight w:val="0"/>
          <w:marTop w:val="0"/>
          <w:marBottom w:val="0"/>
          <w:divBdr>
            <w:top w:val="none" w:sz="0" w:space="0" w:color="auto"/>
            <w:left w:val="none" w:sz="0" w:space="0" w:color="auto"/>
            <w:bottom w:val="none" w:sz="0" w:space="0" w:color="auto"/>
            <w:right w:val="none" w:sz="0" w:space="0" w:color="auto"/>
          </w:divBdr>
        </w:div>
        <w:div w:id="1363508090">
          <w:marLeft w:val="640"/>
          <w:marRight w:val="0"/>
          <w:marTop w:val="0"/>
          <w:marBottom w:val="0"/>
          <w:divBdr>
            <w:top w:val="none" w:sz="0" w:space="0" w:color="auto"/>
            <w:left w:val="none" w:sz="0" w:space="0" w:color="auto"/>
            <w:bottom w:val="none" w:sz="0" w:space="0" w:color="auto"/>
            <w:right w:val="none" w:sz="0" w:space="0" w:color="auto"/>
          </w:divBdr>
        </w:div>
        <w:div w:id="1585526465">
          <w:marLeft w:val="640"/>
          <w:marRight w:val="0"/>
          <w:marTop w:val="0"/>
          <w:marBottom w:val="0"/>
          <w:divBdr>
            <w:top w:val="none" w:sz="0" w:space="0" w:color="auto"/>
            <w:left w:val="none" w:sz="0" w:space="0" w:color="auto"/>
            <w:bottom w:val="none" w:sz="0" w:space="0" w:color="auto"/>
            <w:right w:val="none" w:sz="0" w:space="0" w:color="auto"/>
          </w:divBdr>
        </w:div>
        <w:div w:id="1160579657">
          <w:marLeft w:val="640"/>
          <w:marRight w:val="0"/>
          <w:marTop w:val="0"/>
          <w:marBottom w:val="0"/>
          <w:divBdr>
            <w:top w:val="none" w:sz="0" w:space="0" w:color="auto"/>
            <w:left w:val="none" w:sz="0" w:space="0" w:color="auto"/>
            <w:bottom w:val="none" w:sz="0" w:space="0" w:color="auto"/>
            <w:right w:val="none" w:sz="0" w:space="0" w:color="auto"/>
          </w:divBdr>
        </w:div>
        <w:div w:id="43528938">
          <w:marLeft w:val="640"/>
          <w:marRight w:val="0"/>
          <w:marTop w:val="0"/>
          <w:marBottom w:val="0"/>
          <w:divBdr>
            <w:top w:val="none" w:sz="0" w:space="0" w:color="auto"/>
            <w:left w:val="none" w:sz="0" w:space="0" w:color="auto"/>
            <w:bottom w:val="none" w:sz="0" w:space="0" w:color="auto"/>
            <w:right w:val="none" w:sz="0" w:space="0" w:color="auto"/>
          </w:divBdr>
        </w:div>
        <w:div w:id="243145306">
          <w:marLeft w:val="640"/>
          <w:marRight w:val="0"/>
          <w:marTop w:val="0"/>
          <w:marBottom w:val="0"/>
          <w:divBdr>
            <w:top w:val="none" w:sz="0" w:space="0" w:color="auto"/>
            <w:left w:val="none" w:sz="0" w:space="0" w:color="auto"/>
            <w:bottom w:val="none" w:sz="0" w:space="0" w:color="auto"/>
            <w:right w:val="none" w:sz="0" w:space="0" w:color="auto"/>
          </w:divBdr>
        </w:div>
        <w:div w:id="562301419">
          <w:marLeft w:val="640"/>
          <w:marRight w:val="0"/>
          <w:marTop w:val="0"/>
          <w:marBottom w:val="0"/>
          <w:divBdr>
            <w:top w:val="none" w:sz="0" w:space="0" w:color="auto"/>
            <w:left w:val="none" w:sz="0" w:space="0" w:color="auto"/>
            <w:bottom w:val="none" w:sz="0" w:space="0" w:color="auto"/>
            <w:right w:val="none" w:sz="0" w:space="0" w:color="auto"/>
          </w:divBdr>
        </w:div>
        <w:div w:id="8874805">
          <w:marLeft w:val="640"/>
          <w:marRight w:val="0"/>
          <w:marTop w:val="0"/>
          <w:marBottom w:val="0"/>
          <w:divBdr>
            <w:top w:val="none" w:sz="0" w:space="0" w:color="auto"/>
            <w:left w:val="none" w:sz="0" w:space="0" w:color="auto"/>
            <w:bottom w:val="none" w:sz="0" w:space="0" w:color="auto"/>
            <w:right w:val="none" w:sz="0" w:space="0" w:color="auto"/>
          </w:divBdr>
        </w:div>
        <w:div w:id="613950049">
          <w:marLeft w:val="640"/>
          <w:marRight w:val="0"/>
          <w:marTop w:val="0"/>
          <w:marBottom w:val="0"/>
          <w:divBdr>
            <w:top w:val="none" w:sz="0" w:space="0" w:color="auto"/>
            <w:left w:val="none" w:sz="0" w:space="0" w:color="auto"/>
            <w:bottom w:val="none" w:sz="0" w:space="0" w:color="auto"/>
            <w:right w:val="none" w:sz="0" w:space="0" w:color="auto"/>
          </w:divBdr>
        </w:div>
        <w:div w:id="386802974">
          <w:marLeft w:val="640"/>
          <w:marRight w:val="0"/>
          <w:marTop w:val="0"/>
          <w:marBottom w:val="0"/>
          <w:divBdr>
            <w:top w:val="none" w:sz="0" w:space="0" w:color="auto"/>
            <w:left w:val="none" w:sz="0" w:space="0" w:color="auto"/>
            <w:bottom w:val="none" w:sz="0" w:space="0" w:color="auto"/>
            <w:right w:val="none" w:sz="0" w:space="0" w:color="auto"/>
          </w:divBdr>
        </w:div>
        <w:div w:id="657921461">
          <w:marLeft w:val="640"/>
          <w:marRight w:val="0"/>
          <w:marTop w:val="0"/>
          <w:marBottom w:val="0"/>
          <w:divBdr>
            <w:top w:val="none" w:sz="0" w:space="0" w:color="auto"/>
            <w:left w:val="none" w:sz="0" w:space="0" w:color="auto"/>
            <w:bottom w:val="none" w:sz="0" w:space="0" w:color="auto"/>
            <w:right w:val="none" w:sz="0" w:space="0" w:color="auto"/>
          </w:divBdr>
        </w:div>
        <w:div w:id="79059559">
          <w:marLeft w:val="640"/>
          <w:marRight w:val="0"/>
          <w:marTop w:val="0"/>
          <w:marBottom w:val="0"/>
          <w:divBdr>
            <w:top w:val="none" w:sz="0" w:space="0" w:color="auto"/>
            <w:left w:val="none" w:sz="0" w:space="0" w:color="auto"/>
            <w:bottom w:val="none" w:sz="0" w:space="0" w:color="auto"/>
            <w:right w:val="none" w:sz="0" w:space="0" w:color="auto"/>
          </w:divBdr>
        </w:div>
        <w:div w:id="1062749527">
          <w:marLeft w:val="640"/>
          <w:marRight w:val="0"/>
          <w:marTop w:val="0"/>
          <w:marBottom w:val="0"/>
          <w:divBdr>
            <w:top w:val="none" w:sz="0" w:space="0" w:color="auto"/>
            <w:left w:val="none" w:sz="0" w:space="0" w:color="auto"/>
            <w:bottom w:val="none" w:sz="0" w:space="0" w:color="auto"/>
            <w:right w:val="none" w:sz="0" w:space="0" w:color="auto"/>
          </w:divBdr>
        </w:div>
        <w:div w:id="177161591">
          <w:marLeft w:val="640"/>
          <w:marRight w:val="0"/>
          <w:marTop w:val="0"/>
          <w:marBottom w:val="0"/>
          <w:divBdr>
            <w:top w:val="none" w:sz="0" w:space="0" w:color="auto"/>
            <w:left w:val="none" w:sz="0" w:space="0" w:color="auto"/>
            <w:bottom w:val="none" w:sz="0" w:space="0" w:color="auto"/>
            <w:right w:val="none" w:sz="0" w:space="0" w:color="auto"/>
          </w:divBdr>
        </w:div>
        <w:div w:id="1105923090">
          <w:marLeft w:val="640"/>
          <w:marRight w:val="0"/>
          <w:marTop w:val="0"/>
          <w:marBottom w:val="0"/>
          <w:divBdr>
            <w:top w:val="none" w:sz="0" w:space="0" w:color="auto"/>
            <w:left w:val="none" w:sz="0" w:space="0" w:color="auto"/>
            <w:bottom w:val="none" w:sz="0" w:space="0" w:color="auto"/>
            <w:right w:val="none" w:sz="0" w:space="0" w:color="auto"/>
          </w:divBdr>
        </w:div>
        <w:div w:id="1550073135">
          <w:marLeft w:val="640"/>
          <w:marRight w:val="0"/>
          <w:marTop w:val="0"/>
          <w:marBottom w:val="0"/>
          <w:divBdr>
            <w:top w:val="none" w:sz="0" w:space="0" w:color="auto"/>
            <w:left w:val="none" w:sz="0" w:space="0" w:color="auto"/>
            <w:bottom w:val="none" w:sz="0" w:space="0" w:color="auto"/>
            <w:right w:val="none" w:sz="0" w:space="0" w:color="auto"/>
          </w:divBdr>
        </w:div>
        <w:div w:id="346686659">
          <w:marLeft w:val="640"/>
          <w:marRight w:val="0"/>
          <w:marTop w:val="0"/>
          <w:marBottom w:val="0"/>
          <w:divBdr>
            <w:top w:val="none" w:sz="0" w:space="0" w:color="auto"/>
            <w:left w:val="none" w:sz="0" w:space="0" w:color="auto"/>
            <w:bottom w:val="none" w:sz="0" w:space="0" w:color="auto"/>
            <w:right w:val="none" w:sz="0" w:space="0" w:color="auto"/>
          </w:divBdr>
        </w:div>
        <w:div w:id="1117605044">
          <w:marLeft w:val="640"/>
          <w:marRight w:val="0"/>
          <w:marTop w:val="0"/>
          <w:marBottom w:val="0"/>
          <w:divBdr>
            <w:top w:val="none" w:sz="0" w:space="0" w:color="auto"/>
            <w:left w:val="none" w:sz="0" w:space="0" w:color="auto"/>
            <w:bottom w:val="none" w:sz="0" w:space="0" w:color="auto"/>
            <w:right w:val="none" w:sz="0" w:space="0" w:color="auto"/>
          </w:divBdr>
        </w:div>
        <w:div w:id="1245841046">
          <w:marLeft w:val="640"/>
          <w:marRight w:val="0"/>
          <w:marTop w:val="0"/>
          <w:marBottom w:val="0"/>
          <w:divBdr>
            <w:top w:val="none" w:sz="0" w:space="0" w:color="auto"/>
            <w:left w:val="none" w:sz="0" w:space="0" w:color="auto"/>
            <w:bottom w:val="none" w:sz="0" w:space="0" w:color="auto"/>
            <w:right w:val="none" w:sz="0" w:space="0" w:color="auto"/>
          </w:divBdr>
        </w:div>
        <w:div w:id="1173883253">
          <w:marLeft w:val="640"/>
          <w:marRight w:val="0"/>
          <w:marTop w:val="0"/>
          <w:marBottom w:val="0"/>
          <w:divBdr>
            <w:top w:val="none" w:sz="0" w:space="0" w:color="auto"/>
            <w:left w:val="none" w:sz="0" w:space="0" w:color="auto"/>
            <w:bottom w:val="none" w:sz="0" w:space="0" w:color="auto"/>
            <w:right w:val="none" w:sz="0" w:space="0" w:color="auto"/>
          </w:divBdr>
        </w:div>
        <w:div w:id="907543201">
          <w:marLeft w:val="640"/>
          <w:marRight w:val="0"/>
          <w:marTop w:val="0"/>
          <w:marBottom w:val="0"/>
          <w:divBdr>
            <w:top w:val="none" w:sz="0" w:space="0" w:color="auto"/>
            <w:left w:val="none" w:sz="0" w:space="0" w:color="auto"/>
            <w:bottom w:val="none" w:sz="0" w:space="0" w:color="auto"/>
            <w:right w:val="none" w:sz="0" w:space="0" w:color="auto"/>
          </w:divBdr>
        </w:div>
        <w:div w:id="76637235">
          <w:marLeft w:val="640"/>
          <w:marRight w:val="0"/>
          <w:marTop w:val="0"/>
          <w:marBottom w:val="0"/>
          <w:divBdr>
            <w:top w:val="none" w:sz="0" w:space="0" w:color="auto"/>
            <w:left w:val="none" w:sz="0" w:space="0" w:color="auto"/>
            <w:bottom w:val="none" w:sz="0" w:space="0" w:color="auto"/>
            <w:right w:val="none" w:sz="0" w:space="0" w:color="auto"/>
          </w:divBdr>
        </w:div>
        <w:div w:id="657615393">
          <w:marLeft w:val="640"/>
          <w:marRight w:val="0"/>
          <w:marTop w:val="0"/>
          <w:marBottom w:val="0"/>
          <w:divBdr>
            <w:top w:val="none" w:sz="0" w:space="0" w:color="auto"/>
            <w:left w:val="none" w:sz="0" w:space="0" w:color="auto"/>
            <w:bottom w:val="none" w:sz="0" w:space="0" w:color="auto"/>
            <w:right w:val="none" w:sz="0" w:space="0" w:color="auto"/>
          </w:divBdr>
        </w:div>
        <w:div w:id="391316195">
          <w:marLeft w:val="640"/>
          <w:marRight w:val="0"/>
          <w:marTop w:val="0"/>
          <w:marBottom w:val="0"/>
          <w:divBdr>
            <w:top w:val="none" w:sz="0" w:space="0" w:color="auto"/>
            <w:left w:val="none" w:sz="0" w:space="0" w:color="auto"/>
            <w:bottom w:val="none" w:sz="0" w:space="0" w:color="auto"/>
            <w:right w:val="none" w:sz="0" w:space="0" w:color="auto"/>
          </w:divBdr>
        </w:div>
        <w:div w:id="1924409571">
          <w:marLeft w:val="640"/>
          <w:marRight w:val="0"/>
          <w:marTop w:val="0"/>
          <w:marBottom w:val="0"/>
          <w:divBdr>
            <w:top w:val="none" w:sz="0" w:space="0" w:color="auto"/>
            <w:left w:val="none" w:sz="0" w:space="0" w:color="auto"/>
            <w:bottom w:val="none" w:sz="0" w:space="0" w:color="auto"/>
            <w:right w:val="none" w:sz="0" w:space="0" w:color="auto"/>
          </w:divBdr>
        </w:div>
        <w:div w:id="1798987229">
          <w:marLeft w:val="640"/>
          <w:marRight w:val="0"/>
          <w:marTop w:val="0"/>
          <w:marBottom w:val="0"/>
          <w:divBdr>
            <w:top w:val="none" w:sz="0" w:space="0" w:color="auto"/>
            <w:left w:val="none" w:sz="0" w:space="0" w:color="auto"/>
            <w:bottom w:val="none" w:sz="0" w:space="0" w:color="auto"/>
            <w:right w:val="none" w:sz="0" w:space="0" w:color="auto"/>
          </w:divBdr>
        </w:div>
        <w:div w:id="1485463258">
          <w:marLeft w:val="640"/>
          <w:marRight w:val="0"/>
          <w:marTop w:val="0"/>
          <w:marBottom w:val="0"/>
          <w:divBdr>
            <w:top w:val="none" w:sz="0" w:space="0" w:color="auto"/>
            <w:left w:val="none" w:sz="0" w:space="0" w:color="auto"/>
            <w:bottom w:val="none" w:sz="0" w:space="0" w:color="auto"/>
            <w:right w:val="none" w:sz="0" w:space="0" w:color="auto"/>
          </w:divBdr>
        </w:div>
        <w:div w:id="561067816">
          <w:marLeft w:val="640"/>
          <w:marRight w:val="0"/>
          <w:marTop w:val="0"/>
          <w:marBottom w:val="0"/>
          <w:divBdr>
            <w:top w:val="none" w:sz="0" w:space="0" w:color="auto"/>
            <w:left w:val="none" w:sz="0" w:space="0" w:color="auto"/>
            <w:bottom w:val="none" w:sz="0" w:space="0" w:color="auto"/>
            <w:right w:val="none" w:sz="0" w:space="0" w:color="auto"/>
          </w:divBdr>
        </w:div>
        <w:div w:id="1750157958">
          <w:marLeft w:val="640"/>
          <w:marRight w:val="0"/>
          <w:marTop w:val="0"/>
          <w:marBottom w:val="0"/>
          <w:divBdr>
            <w:top w:val="none" w:sz="0" w:space="0" w:color="auto"/>
            <w:left w:val="none" w:sz="0" w:space="0" w:color="auto"/>
            <w:bottom w:val="none" w:sz="0" w:space="0" w:color="auto"/>
            <w:right w:val="none" w:sz="0" w:space="0" w:color="auto"/>
          </w:divBdr>
        </w:div>
        <w:div w:id="1545099283">
          <w:marLeft w:val="640"/>
          <w:marRight w:val="0"/>
          <w:marTop w:val="0"/>
          <w:marBottom w:val="0"/>
          <w:divBdr>
            <w:top w:val="none" w:sz="0" w:space="0" w:color="auto"/>
            <w:left w:val="none" w:sz="0" w:space="0" w:color="auto"/>
            <w:bottom w:val="none" w:sz="0" w:space="0" w:color="auto"/>
            <w:right w:val="none" w:sz="0" w:space="0" w:color="auto"/>
          </w:divBdr>
        </w:div>
        <w:div w:id="955018910">
          <w:marLeft w:val="640"/>
          <w:marRight w:val="0"/>
          <w:marTop w:val="0"/>
          <w:marBottom w:val="0"/>
          <w:divBdr>
            <w:top w:val="none" w:sz="0" w:space="0" w:color="auto"/>
            <w:left w:val="none" w:sz="0" w:space="0" w:color="auto"/>
            <w:bottom w:val="none" w:sz="0" w:space="0" w:color="auto"/>
            <w:right w:val="none" w:sz="0" w:space="0" w:color="auto"/>
          </w:divBdr>
        </w:div>
        <w:div w:id="714088622">
          <w:marLeft w:val="640"/>
          <w:marRight w:val="0"/>
          <w:marTop w:val="0"/>
          <w:marBottom w:val="0"/>
          <w:divBdr>
            <w:top w:val="none" w:sz="0" w:space="0" w:color="auto"/>
            <w:left w:val="none" w:sz="0" w:space="0" w:color="auto"/>
            <w:bottom w:val="none" w:sz="0" w:space="0" w:color="auto"/>
            <w:right w:val="none" w:sz="0" w:space="0" w:color="auto"/>
          </w:divBdr>
        </w:div>
        <w:div w:id="1825118243">
          <w:marLeft w:val="640"/>
          <w:marRight w:val="0"/>
          <w:marTop w:val="0"/>
          <w:marBottom w:val="0"/>
          <w:divBdr>
            <w:top w:val="none" w:sz="0" w:space="0" w:color="auto"/>
            <w:left w:val="none" w:sz="0" w:space="0" w:color="auto"/>
            <w:bottom w:val="none" w:sz="0" w:space="0" w:color="auto"/>
            <w:right w:val="none" w:sz="0" w:space="0" w:color="auto"/>
          </w:divBdr>
        </w:div>
        <w:div w:id="740059859">
          <w:marLeft w:val="640"/>
          <w:marRight w:val="0"/>
          <w:marTop w:val="0"/>
          <w:marBottom w:val="0"/>
          <w:divBdr>
            <w:top w:val="none" w:sz="0" w:space="0" w:color="auto"/>
            <w:left w:val="none" w:sz="0" w:space="0" w:color="auto"/>
            <w:bottom w:val="none" w:sz="0" w:space="0" w:color="auto"/>
            <w:right w:val="none" w:sz="0" w:space="0" w:color="auto"/>
          </w:divBdr>
        </w:div>
        <w:div w:id="2096054528">
          <w:marLeft w:val="640"/>
          <w:marRight w:val="0"/>
          <w:marTop w:val="0"/>
          <w:marBottom w:val="0"/>
          <w:divBdr>
            <w:top w:val="none" w:sz="0" w:space="0" w:color="auto"/>
            <w:left w:val="none" w:sz="0" w:space="0" w:color="auto"/>
            <w:bottom w:val="none" w:sz="0" w:space="0" w:color="auto"/>
            <w:right w:val="none" w:sz="0" w:space="0" w:color="auto"/>
          </w:divBdr>
        </w:div>
        <w:div w:id="552619905">
          <w:marLeft w:val="640"/>
          <w:marRight w:val="0"/>
          <w:marTop w:val="0"/>
          <w:marBottom w:val="0"/>
          <w:divBdr>
            <w:top w:val="none" w:sz="0" w:space="0" w:color="auto"/>
            <w:left w:val="none" w:sz="0" w:space="0" w:color="auto"/>
            <w:bottom w:val="none" w:sz="0" w:space="0" w:color="auto"/>
            <w:right w:val="none" w:sz="0" w:space="0" w:color="auto"/>
          </w:divBdr>
        </w:div>
        <w:div w:id="1528907223">
          <w:marLeft w:val="640"/>
          <w:marRight w:val="0"/>
          <w:marTop w:val="0"/>
          <w:marBottom w:val="0"/>
          <w:divBdr>
            <w:top w:val="none" w:sz="0" w:space="0" w:color="auto"/>
            <w:left w:val="none" w:sz="0" w:space="0" w:color="auto"/>
            <w:bottom w:val="none" w:sz="0" w:space="0" w:color="auto"/>
            <w:right w:val="none" w:sz="0" w:space="0" w:color="auto"/>
          </w:divBdr>
        </w:div>
        <w:div w:id="1572041085">
          <w:marLeft w:val="640"/>
          <w:marRight w:val="0"/>
          <w:marTop w:val="0"/>
          <w:marBottom w:val="0"/>
          <w:divBdr>
            <w:top w:val="none" w:sz="0" w:space="0" w:color="auto"/>
            <w:left w:val="none" w:sz="0" w:space="0" w:color="auto"/>
            <w:bottom w:val="none" w:sz="0" w:space="0" w:color="auto"/>
            <w:right w:val="none" w:sz="0" w:space="0" w:color="auto"/>
          </w:divBdr>
        </w:div>
        <w:div w:id="731267784">
          <w:marLeft w:val="640"/>
          <w:marRight w:val="0"/>
          <w:marTop w:val="0"/>
          <w:marBottom w:val="0"/>
          <w:divBdr>
            <w:top w:val="none" w:sz="0" w:space="0" w:color="auto"/>
            <w:left w:val="none" w:sz="0" w:space="0" w:color="auto"/>
            <w:bottom w:val="none" w:sz="0" w:space="0" w:color="auto"/>
            <w:right w:val="none" w:sz="0" w:space="0" w:color="auto"/>
          </w:divBdr>
        </w:div>
        <w:div w:id="1187256299">
          <w:marLeft w:val="640"/>
          <w:marRight w:val="0"/>
          <w:marTop w:val="0"/>
          <w:marBottom w:val="0"/>
          <w:divBdr>
            <w:top w:val="none" w:sz="0" w:space="0" w:color="auto"/>
            <w:left w:val="none" w:sz="0" w:space="0" w:color="auto"/>
            <w:bottom w:val="none" w:sz="0" w:space="0" w:color="auto"/>
            <w:right w:val="none" w:sz="0" w:space="0" w:color="auto"/>
          </w:divBdr>
        </w:div>
      </w:divsChild>
    </w:div>
    <w:div w:id="1256288661">
      <w:marLeft w:val="480"/>
      <w:marRight w:val="0"/>
      <w:marTop w:val="0"/>
      <w:marBottom w:val="0"/>
      <w:divBdr>
        <w:top w:val="none" w:sz="0" w:space="0" w:color="auto"/>
        <w:left w:val="none" w:sz="0" w:space="0" w:color="auto"/>
        <w:bottom w:val="none" w:sz="0" w:space="0" w:color="auto"/>
        <w:right w:val="none" w:sz="0" w:space="0" w:color="auto"/>
      </w:divBdr>
    </w:div>
    <w:div w:id="1256674461">
      <w:bodyDiv w:val="1"/>
      <w:marLeft w:val="0"/>
      <w:marRight w:val="0"/>
      <w:marTop w:val="0"/>
      <w:marBottom w:val="0"/>
      <w:divBdr>
        <w:top w:val="none" w:sz="0" w:space="0" w:color="auto"/>
        <w:left w:val="none" w:sz="0" w:space="0" w:color="auto"/>
        <w:bottom w:val="none" w:sz="0" w:space="0" w:color="auto"/>
        <w:right w:val="none" w:sz="0" w:space="0" w:color="auto"/>
      </w:divBdr>
    </w:div>
    <w:div w:id="1256743683">
      <w:bodyDiv w:val="1"/>
      <w:marLeft w:val="0"/>
      <w:marRight w:val="0"/>
      <w:marTop w:val="0"/>
      <w:marBottom w:val="0"/>
      <w:divBdr>
        <w:top w:val="none" w:sz="0" w:space="0" w:color="auto"/>
        <w:left w:val="none" w:sz="0" w:space="0" w:color="auto"/>
        <w:bottom w:val="none" w:sz="0" w:space="0" w:color="auto"/>
        <w:right w:val="none" w:sz="0" w:space="0" w:color="auto"/>
      </w:divBdr>
    </w:div>
    <w:div w:id="1258829968">
      <w:marLeft w:val="480"/>
      <w:marRight w:val="0"/>
      <w:marTop w:val="0"/>
      <w:marBottom w:val="0"/>
      <w:divBdr>
        <w:top w:val="none" w:sz="0" w:space="0" w:color="auto"/>
        <w:left w:val="none" w:sz="0" w:space="0" w:color="auto"/>
        <w:bottom w:val="none" w:sz="0" w:space="0" w:color="auto"/>
        <w:right w:val="none" w:sz="0" w:space="0" w:color="auto"/>
      </w:divBdr>
    </w:div>
    <w:div w:id="1259214257">
      <w:marLeft w:val="480"/>
      <w:marRight w:val="0"/>
      <w:marTop w:val="0"/>
      <w:marBottom w:val="0"/>
      <w:divBdr>
        <w:top w:val="none" w:sz="0" w:space="0" w:color="auto"/>
        <w:left w:val="none" w:sz="0" w:space="0" w:color="auto"/>
        <w:bottom w:val="none" w:sz="0" w:space="0" w:color="auto"/>
        <w:right w:val="none" w:sz="0" w:space="0" w:color="auto"/>
      </w:divBdr>
    </w:div>
    <w:div w:id="1260026961">
      <w:bodyDiv w:val="1"/>
      <w:marLeft w:val="0"/>
      <w:marRight w:val="0"/>
      <w:marTop w:val="0"/>
      <w:marBottom w:val="0"/>
      <w:divBdr>
        <w:top w:val="none" w:sz="0" w:space="0" w:color="auto"/>
        <w:left w:val="none" w:sz="0" w:space="0" w:color="auto"/>
        <w:bottom w:val="none" w:sz="0" w:space="0" w:color="auto"/>
        <w:right w:val="none" w:sz="0" w:space="0" w:color="auto"/>
      </w:divBdr>
    </w:div>
    <w:div w:id="1261915434">
      <w:bodyDiv w:val="1"/>
      <w:marLeft w:val="0"/>
      <w:marRight w:val="0"/>
      <w:marTop w:val="0"/>
      <w:marBottom w:val="0"/>
      <w:divBdr>
        <w:top w:val="none" w:sz="0" w:space="0" w:color="auto"/>
        <w:left w:val="none" w:sz="0" w:space="0" w:color="auto"/>
        <w:bottom w:val="none" w:sz="0" w:space="0" w:color="auto"/>
        <w:right w:val="none" w:sz="0" w:space="0" w:color="auto"/>
      </w:divBdr>
    </w:div>
    <w:div w:id="1262955114">
      <w:marLeft w:val="480"/>
      <w:marRight w:val="0"/>
      <w:marTop w:val="0"/>
      <w:marBottom w:val="0"/>
      <w:divBdr>
        <w:top w:val="none" w:sz="0" w:space="0" w:color="auto"/>
        <w:left w:val="none" w:sz="0" w:space="0" w:color="auto"/>
        <w:bottom w:val="none" w:sz="0" w:space="0" w:color="auto"/>
        <w:right w:val="none" w:sz="0" w:space="0" w:color="auto"/>
      </w:divBdr>
    </w:div>
    <w:div w:id="1263144477">
      <w:marLeft w:val="480"/>
      <w:marRight w:val="0"/>
      <w:marTop w:val="0"/>
      <w:marBottom w:val="0"/>
      <w:divBdr>
        <w:top w:val="none" w:sz="0" w:space="0" w:color="auto"/>
        <w:left w:val="none" w:sz="0" w:space="0" w:color="auto"/>
        <w:bottom w:val="none" w:sz="0" w:space="0" w:color="auto"/>
        <w:right w:val="none" w:sz="0" w:space="0" w:color="auto"/>
      </w:divBdr>
    </w:div>
    <w:div w:id="1264413549">
      <w:marLeft w:val="480"/>
      <w:marRight w:val="0"/>
      <w:marTop w:val="0"/>
      <w:marBottom w:val="0"/>
      <w:divBdr>
        <w:top w:val="none" w:sz="0" w:space="0" w:color="auto"/>
        <w:left w:val="none" w:sz="0" w:space="0" w:color="auto"/>
        <w:bottom w:val="none" w:sz="0" w:space="0" w:color="auto"/>
        <w:right w:val="none" w:sz="0" w:space="0" w:color="auto"/>
      </w:divBdr>
    </w:div>
    <w:div w:id="1264605573">
      <w:bodyDiv w:val="1"/>
      <w:marLeft w:val="0"/>
      <w:marRight w:val="0"/>
      <w:marTop w:val="0"/>
      <w:marBottom w:val="0"/>
      <w:divBdr>
        <w:top w:val="none" w:sz="0" w:space="0" w:color="auto"/>
        <w:left w:val="none" w:sz="0" w:space="0" w:color="auto"/>
        <w:bottom w:val="none" w:sz="0" w:space="0" w:color="auto"/>
        <w:right w:val="none" w:sz="0" w:space="0" w:color="auto"/>
      </w:divBdr>
    </w:div>
    <w:div w:id="1264998657">
      <w:bodyDiv w:val="1"/>
      <w:marLeft w:val="0"/>
      <w:marRight w:val="0"/>
      <w:marTop w:val="0"/>
      <w:marBottom w:val="0"/>
      <w:divBdr>
        <w:top w:val="none" w:sz="0" w:space="0" w:color="auto"/>
        <w:left w:val="none" w:sz="0" w:space="0" w:color="auto"/>
        <w:bottom w:val="none" w:sz="0" w:space="0" w:color="auto"/>
        <w:right w:val="none" w:sz="0" w:space="0" w:color="auto"/>
      </w:divBdr>
    </w:div>
    <w:div w:id="1267538997">
      <w:marLeft w:val="480"/>
      <w:marRight w:val="0"/>
      <w:marTop w:val="0"/>
      <w:marBottom w:val="0"/>
      <w:divBdr>
        <w:top w:val="none" w:sz="0" w:space="0" w:color="auto"/>
        <w:left w:val="none" w:sz="0" w:space="0" w:color="auto"/>
        <w:bottom w:val="none" w:sz="0" w:space="0" w:color="auto"/>
        <w:right w:val="none" w:sz="0" w:space="0" w:color="auto"/>
      </w:divBdr>
    </w:div>
    <w:div w:id="1268081116">
      <w:marLeft w:val="480"/>
      <w:marRight w:val="0"/>
      <w:marTop w:val="0"/>
      <w:marBottom w:val="0"/>
      <w:divBdr>
        <w:top w:val="none" w:sz="0" w:space="0" w:color="auto"/>
        <w:left w:val="none" w:sz="0" w:space="0" w:color="auto"/>
        <w:bottom w:val="none" w:sz="0" w:space="0" w:color="auto"/>
        <w:right w:val="none" w:sz="0" w:space="0" w:color="auto"/>
      </w:divBdr>
    </w:div>
    <w:div w:id="1269433905">
      <w:marLeft w:val="480"/>
      <w:marRight w:val="0"/>
      <w:marTop w:val="0"/>
      <w:marBottom w:val="0"/>
      <w:divBdr>
        <w:top w:val="none" w:sz="0" w:space="0" w:color="auto"/>
        <w:left w:val="none" w:sz="0" w:space="0" w:color="auto"/>
        <w:bottom w:val="none" w:sz="0" w:space="0" w:color="auto"/>
        <w:right w:val="none" w:sz="0" w:space="0" w:color="auto"/>
      </w:divBdr>
    </w:div>
    <w:div w:id="1271089663">
      <w:marLeft w:val="480"/>
      <w:marRight w:val="0"/>
      <w:marTop w:val="0"/>
      <w:marBottom w:val="0"/>
      <w:divBdr>
        <w:top w:val="none" w:sz="0" w:space="0" w:color="auto"/>
        <w:left w:val="none" w:sz="0" w:space="0" w:color="auto"/>
        <w:bottom w:val="none" w:sz="0" w:space="0" w:color="auto"/>
        <w:right w:val="none" w:sz="0" w:space="0" w:color="auto"/>
      </w:divBdr>
    </w:div>
    <w:div w:id="1272863078">
      <w:bodyDiv w:val="1"/>
      <w:marLeft w:val="0"/>
      <w:marRight w:val="0"/>
      <w:marTop w:val="0"/>
      <w:marBottom w:val="0"/>
      <w:divBdr>
        <w:top w:val="none" w:sz="0" w:space="0" w:color="auto"/>
        <w:left w:val="none" w:sz="0" w:space="0" w:color="auto"/>
        <w:bottom w:val="none" w:sz="0" w:space="0" w:color="auto"/>
        <w:right w:val="none" w:sz="0" w:space="0" w:color="auto"/>
      </w:divBdr>
    </w:div>
    <w:div w:id="1274553635">
      <w:bodyDiv w:val="1"/>
      <w:marLeft w:val="0"/>
      <w:marRight w:val="0"/>
      <w:marTop w:val="0"/>
      <w:marBottom w:val="0"/>
      <w:divBdr>
        <w:top w:val="none" w:sz="0" w:space="0" w:color="auto"/>
        <w:left w:val="none" w:sz="0" w:space="0" w:color="auto"/>
        <w:bottom w:val="none" w:sz="0" w:space="0" w:color="auto"/>
        <w:right w:val="none" w:sz="0" w:space="0" w:color="auto"/>
      </w:divBdr>
      <w:divsChild>
        <w:div w:id="26220429">
          <w:marLeft w:val="480"/>
          <w:marRight w:val="0"/>
          <w:marTop w:val="0"/>
          <w:marBottom w:val="0"/>
          <w:divBdr>
            <w:top w:val="none" w:sz="0" w:space="0" w:color="auto"/>
            <w:left w:val="none" w:sz="0" w:space="0" w:color="auto"/>
            <w:bottom w:val="none" w:sz="0" w:space="0" w:color="auto"/>
            <w:right w:val="none" w:sz="0" w:space="0" w:color="auto"/>
          </w:divBdr>
        </w:div>
        <w:div w:id="179467846">
          <w:marLeft w:val="480"/>
          <w:marRight w:val="0"/>
          <w:marTop w:val="0"/>
          <w:marBottom w:val="0"/>
          <w:divBdr>
            <w:top w:val="none" w:sz="0" w:space="0" w:color="auto"/>
            <w:left w:val="none" w:sz="0" w:space="0" w:color="auto"/>
            <w:bottom w:val="none" w:sz="0" w:space="0" w:color="auto"/>
            <w:right w:val="none" w:sz="0" w:space="0" w:color="auto"/>
          </w:divBdr>
        </w:div>
        <w:div w:id="233008143">
          <w:marLeft w:val="480"/>
          <w:marRight w:val="0"/>
          <w:marTop w:val="0"/>
          <w:marBottom w:val="0"/>
          <w:divBdr>
            <w:top w:val="none" w:sz="0" w:space="0" w:color="auto"/>
            <w:left w:val="none" w:sz="0" w:space="0" w:color="auto"/>
            <w:bottom w:val="none" w:sz="0" w:space="0" w:color="auto"/>
            <w:right w:val="none" w:sz="0" w:space="0" w:color="auto"/>
          </w:divBdr>
        </w:div>
        <w:div w:id="276258832">
          <w:marLeft w:val="480"/>
          <w:marRight w:val="0"/>
          <w:marTop w:val="0"/>
          <w:marBottom w:val="0"/>
          <w:divBdr>
            <w:top w:val="none" w:sz="0" w:space="0" w:color="auto"/>
            <w:left w:val="none" w:sz="0" w:space="0" w:color="auto"/>
            <w:bottom w:val="none" w:sz="0" w:space="0" w:color="auto"/>
            <w:right w:val="none" w:sz="0" w:space="0" w:color="auto"/>
          </w:divBdr>
        </w:div>
        <w:div w:id="290357164">
          <w:marLeft w:val="480"/>
          <w:marRight w:val="0"/>
          <w:marTop w:val="0"/>
          <w:marBottom w:val="0"/>
          <w:divBdr>
            <w:top w:val="none" w:sz="0" w:space="0" w:color="auto"/>
            <w:left w:val="none" w:sz="0" w:space="0" w:color="auto"/>
            <w:bottom w:val="none" w:sz="0" w:space="0" w:color="auto"/>
            <w:right w:val="none" w:sz="0" w:space="0" w:color="auto"/>
          </w:divBdr>
        </w:div>
        <w:div w:id="327485348">
          <w:marLeft w:val="480"/>
          <w:marRight w:val="0"/>
          <w:marTop w:val="0"/>
          <w:marBottom w:val="0"/>
          <w:divBdr>
            <w:top w:val="none" w:sz="0" w:space="0" w:color="auto"/>
            <w:left w:val="none" w:sz="0" w:space="0" w:color="auto"/>
            <w:bottom w:val="none" w:sz="0" w:space="0" w:color="auto"/>
            <w:right w:val="none" w:sz="0" w:space="0" w:color="auto"/>
          </w:divBdr>
        </w:div>
        <w:div w:id="418599301">
          <w:marLeft w:val="480"/>
          <w:marRight w:val="0"/>
          <w:marTop w:val="0"/>
          <w:marBottom w:val="0"/>
          <w:divBdr>
            <w:top w:val="none" w:sz="0" w:space="0" w:color="auto"/>
            <w:left w:val="none" w:sz="0" w:space="0" w:color="auto"/>
            <w:bottom w:val="none" w:sz="0" w:space="0" w:color="auto"/>
            <w:right w:val="none" w:sz="0" w:space="0" w:color="auto"/>
          </w:divBdr>
        </w:div>
        <w:div w:id="427964455">
          <w:marLeft w:val="480"/>
          <w:marRight w:val="0"/>
          <w:marTop w:val="0"/>
          <w:marBottom w:val="0"/>
          <w:divBdr>
            <w:top w:val="none" w:sz="0" w:space="0" w:color="auto"/>
            <w:left w:val="none" w:sz="0" w:space="0" w:color="auto"/>
            <w:bottom w:val="none" w:sz="0" w:space="0" w:color="auto"/>
            <w:right w:val="none" w:sz="0" w:space="0" w:color="auto"/>
          </w:divBdr>
        </w:div>
        <w:div w:id="542638142">
          <w:marLeft w:val="480"/>
          <w:marRight w:val="0"/>
          <w:marTop w:val="0"/>
          <w:marBottom w:val="0"/>
          <w:divBdr>
            <w:top w:val="none" w:sz="0" w:space="0" w:color="auto"/>
            <w:left w:val="none" w:sz="0" w:space="0" w:color="auto"/>
            <w:bottom w:val="none" w:sz="0" w:space="0" w:color="auto"/>
            <w:right w:val="none" w:sz="0" w:space="0" w:color="auto"/>
          </w:divBdr>
        </w:div>
        <w:div w:id="557252829">
          <w:marLeft w:val="480"/>
          <w:marRight w:val="0"/>
          <w:marTop w:val="0"/>
          <w:marBottom w:val="0"/>
          <w:divBdr>
            <w:top w:val="none" w:sz="0" w:space="0" w:color="auto"/>
            <w:left w:val="none" w:sz="0" w:space="0" w:color="auto"/>
            <w:bottom w:val="none" w:sz="0" w:space="0" w:color="auto"/>
            <w:right w:val="none" w:sz="0" w:space="0" w:color="auto"/>
          </w:divBdr>
        </w:div>
        <w:div w:id="585067387">
          <w:marLeft w:val="480"/>
          <w:marRight w:val="0"/>
          <w:marTop w:val="0"/>
          <w:marBottom w:val="0"/>
          <w:divBdr>
            <w:top w:val="none" w:sz="0" w:space="0" w:color="auto"/>
            <w:left w:val="none" w:sz="0" w:space="0" w:color="auto"/>
            <w:bottom w:val="none" w:sz="0" w:space="0" w:color="auto"/>
            <w:right w:val="none" w:sz="0" w:space="0" w:color="auto"/>
          </w:divBdr>
        </w:div>
        <w:div w:id="587885580">
          <w:marLeft w:val="480"/>
          <w:marRight w:val="0"/>
          <w:marTop w:val="0"/>
          <w:marBottom w:val="0"/>
          <w:divBdr>
            <w:top w:val="none" w:sz="0" w:space="0" w:color="auto"/>
            <w:left w:val="none" w:sz="0" w:space="0" w:color="auto"/>
            <w:bottom w:val="none" w:sz="0" w:space="0" w:color="auto"/>
            <w:right w:val="none" w:sz="0" w:space="0" w:color="auto"/>
          </w:divBdr>
        </w:div>
        <w:div w:id="670523834">
          <w:marLeft w:val="480"/>
          <w:marRight w:val="0"/>
          <w:marTop w:val="0"/>
          <w:marBottom w:val="0"/>
          <w:divBdr>
            <w:top w:val="none" w:sz="0" w:space="0" w:color="auto"/>
            <w:left w:val="none" w:sz="0" w:space="0" w:color="auto"/>
            <w:bottom w:val="none" w:sz="0" w:space="0" w:color="auto"/>
            <w:right w:val="none" w:sz="0" w:space="0" w:color="auto"/>
          </w:divBdr>
        </w:div>
        <w:div w:id="701172575">
          <w:marLeft w:val="480"/>
          <w:marRight w:val="0"/>
          <w:marTop w:val="0"/>
          <w:marBottom w:val="0"/>
          <w:divBdr>
            <w:top w:val="none" w:sz="0" w:space="0" w:color="auto"/>
            <w:left w:val="none" w:sz="0" w:space="0" w:color="auto"/>
            <w:bottom w:val="none" w:sz="0" w:space="0" w:color="auto"/>
            <w:right w:val="none" w:sz="0" w:space="0" w:color="auto"/>
          </w:divBdr>
        </w:div>
        <w:div w:id="718938724">
          <w:marLeft w:val="480"/>
          <w:marRight w:val="0"/>
          <w:marTop w:val="0"/>
          <w:marBottom w:val="0"/>
          <w:divBdr>
            <w:top w:val="none" w:sz="0" w:space="0" w:color="auto"/>
            <w:left w:val="none" w:sz="0" w:space="0" w:color="auto"/>
            <w:bottom w:val="none" w:sz="0" w:space="0" w:color="auto"/>
            <w:right w:val="none" w:sz="0" w:space="0" w:color="auto"/>
          </w:divBdr>
        </w:div>
        <w:div w:id="730083968">
          <w:marLeft w:val="480"/>
          <w:marRight w:val="0"/>
          <w:marTop w:val="0"/>
          <w:marBottom w:val="0"/>
          <w:divBdr>
            <w:top w:val="none" w:sz="0" w:space="0" w:color="auto"/>
            <w:left w:val="none" w:sz="0" w:space="0" w:color="auto"/>
            <w:bottom w:val="none" w:sz="0" w:space="0" w:color="auto"/>
            <w:right w:val="none" w:sz="0" w:space="0" w:color="auto"/>
          </w:divBdr>
        </w:div>
        <w:div w:id="791287657">
          <w:marLeft w:val="480"/>
          <w:marRight w:val="0"/>
          <w:marTop w:val="0"/>
          <w:marBottom w:val="0"/>
          <w:divBdr>
            <w:top w:val="none" w:sz="0" w:space="0" w:color="auto"/>
            <w:left w:val="none" w:sz="0" w:space="0" w:color="auto"/>
            <w:bottom w:val="none" w:sz="0" w:space="0" w:color="auto"/>
            <w:right w:val="none" w:sz="0" w:space="0" w:color="auto"/>
          </w:divBdr>
        </w:div>
        <w:div w:id="798843735">
          <w:marLeft w:val="480"/>
          <w:marRight w:val="0"/>
          <w:marTop w:val="0"/>
          <w:marBottom w:val="0"/>
          <w:divBdr>
            <w:top w:val="none" w:sz="0" w:space="0" w:color="auto"/>
            <w:left w:val="none" w:sz="0" w:space="0" w:color="auto"/>
            <w:bottom w:val="none" w:sz="0" w:space="0" w:color="auto"/>
            <w:right w:val="none" w:sz="0" w:space="0" w:color="auto"/>
          </w:divBdr>
        </w:div>
        <w:div w:id="876546911">
          <w:marLeft w:val="480"/>
          <w:marRight w:val="0"/>
          <w:marTop w:val="0"/>
          <w:marBottom w:val="0"/>
          <w:divBdr>
            <w:top w:val="none" w:sz="0" w:space="0" w:color="auto"/>
            <w:left w:val="none" w:sz="0" w:space="0" w:color="auto"/>
            <w:bottom w:val="none" w:sz="0" w:space="0" w:color="auto"/>
            <w:right w:val="none" w:sz="0" w:space="0" w:color="auto"/>
          </w:divBdr>
        </w:div>
        <w:div w:id="909273650">
          <w:marLeft w:val="480"/>
          <w:marRight w:val="0"/>
          <w:marTop w:val="0"/>
          <w:marBottom w:val="0"/>
          <w:divBdr>
            <w:top w:val="none" w:sz="0" w:space="0" w:color="auto"/>
            <w:left w:val="none" w:sz="0" w:space="0" w:color="auto"/>
            <w:bottom w:val="none" w:sz="0" w:space="0" w:color="auto"/>
            <w:right w:val="none" w:sz="0" w:space="0" w:color="auto"/>
          </w:divBdr>
        </w:div>
        <w:div w:id="949893975">
          <w:marLeft w:val="480"/>
          <w:marRight w:val="0"/>
          <w:marTop w:val="0"/>
          <w:marBottom w:val="0"/>
          <w:divBdr>
            <w:top w:val="none" w:sz="0" w:space="0" w:color="auto"/>
            <w:left w:val="none" w:sz="0" w:space="0" w:color="auto"/>
            <w:bottom w:val="none" w:sz="0" w:space="0" w:color="auto"/>
            <w:right w:val="none" w:sz="0" w:space="0" w:color="auto"/>
          </w:divBdr>
        </w:div>
        <w:div w:id="1000422976">
          <w:marLeft w:val="480"/>
          <w:marRight w:val="0"/>
          <w:marTop w:val="0"/>
          <w:marBottom w:val="0"/>
          <w:divBdr>
            <w:top w:val="none" w:sz="0" w:space="0" w:color="auto"/>
            <w:left w:val="none" w:sz="0" w:space="0" w:color="auto"/>
            <w:bottom w:val="none" w:sz="0" w:space="0" w:color="auto"/>
            <w:right w:val="none" w:sz="0" w:space="0" w:color="auto"/>
          </w:divBdr>
        </w:div>
        <w:div w:id="1094742457">
          <w:marLeft w:val="480"/>
          <w:marRight w:val="0"/>
          <w:marTop w:val="0"/>
          <w:marBottom w:val="0"/>
          <w:divBdr>
            <w:top w:val="none" w:sz="0" w:space="0" w:color="auto"/>
            <w:left w:val="none" w:sz="0" w:space="0" w:color="auto"/>
            <w:bottom w:val="none" w:sz="0" w:space="0" w:color="auto"/>
            <w:right w:val="none" w:sz="0" w:space="0" w:color="auto"/>
          </w:divBdr>
        </w:div>
        <w:div w:id="1097411665">
          <w:marLeft w:val="480"/>
          <w:marRight w:val="0"/>
          <w:marTop w:val="0"/>
          <w:marBottom w:val="0"/>
          <w:divBdr>
            <w:top w:val="none" w:sz="0" w:space="0" w:color="auto"/>
            <w:left w:val="none" w:sz="0" w:space="0" w:color="auto"/>
            <w:bottom w:val="none" w:sz="0" w:space="0" w:color="auto"/>
            <w:right w:val="none" w:sz="0" w:space="0" w:color="auto"/>
          </w:divBdr>
        </w:div>
        <w:div w:id="1121650283">
          <w:marLeft w:val="480"/>
          <w:marRight w:val="0"/>
          <w:marTop w:val="0"/>
          <w:marBottom w:val="0"/>
          <w:divBdr>
            <w:top w:val="none" w:sz="0" w:space="0" w:color="auto"/>
            <w:left w:val="none" w:sz="0" w:space="0" w:color="auto"/>
            <w:bottom w:val="none" w:sz="0" w:space="0" w:color="auto"/>
            <w:right w:val="none" w:sz="0" w:space="0" w:color="auto"/>
          </w:divBdr>
        </w:div>
        <w:div w:id="1225751315">
          <w:marLeft w:val="480"/>
          <w:marRight w:val="0"/>
          <w:marTop w:val="0"/>
          <w:marBottom w:val="0"/>
          <w:divBdr>
            <w:top w:val="none" w:sz="0" w:space="0" w:color="auto"/>
            <w:left w:val="none" w:sz="0" w:space="0" w:color="auto"/>
            <w:bottom w:val="none" w:sz="0" w:space="0" w:color="auto"/>
            <w:right w:val="none" w:sz="0" w:space="0" w:color="auto"/>
          </w:divBdr>
        </w:div>
        <w:div w:id="1322200801">
          <w:marLeft w:val="480"/>
          <w:marRight w:val="0"/>
          <w:marTop w:val="0"/>
          <w:marBottom w:val="0"/>
          <w:divBdr>
            <w:top w:val="none" w:sz="0" w:space="0" w:color="auto"/>
            <w:left w:val="none" w:sz="0" w:space="0" w:color="auto"/>
            <w:bottom w:val="none" w:sz="0" w:space="0" w:color="auto"/>
            <w:right w:val="none" w:sz="0" w:space="0" w:color="auto"/>
          </w:divBdr>
        </w:div>
        <w:div w:id="1322731817">
          <w:marLeft w:val="480"/>
          <w:marRight w:val="0"/>
          <w:marTop w:val="0"/>
          <w:marBottom w:val="0"/>
          <w:divBdr>
            <w:top w:val="none" w:sz="0" w:space="0" w:color="auto"/>
            <w:left w:val="none" w:sz="0" w:space="0" w:color="auto"/>
            <w:bottom w:val="none" w:sz="0" w:space="0" w:color="auto"/>
            <w:right w:val="none" w:sz="0" w:space="0" w:color="auto"/>
          </w:divBdr>
        </w:div>
        <w:div w:id="1341540543">
          <w:marLeft w:val="480"/>
          <w:marRight w:val="0"/>
          <w:marTop w:val="0"/>
          <w:marBottom w:val="0"/>
          <w:divBdr>
            <w:top w:val="none" w:sz="0" w:space="0" w:color="auto"/>
            <w:left w:val="none" w:sz="0" w:space="0" w:color="auto"/>
            <w:bottom w:val="none" w:sz="0" w:space="0" w:color="auto"/>
            <w:right w:val="none" w:sz="0" w:space="0" w:color="auto"/>
          </w:divBdr>
        </w:div>
        <w:div w:id="1353190391">
          <w:marLeft w:val="480"/>
          <w:marRight w:val="0"/>
          <w:marTop w:val="0"/>
          <w:marBottom w:val="0"/>
          <w:divBdr>
            <w:top w:val="none" w:sz="0" w:space="0" w:color="auto"/>
            <w:left w:val="none" w:sz="0" w:space="0" w:color="auto"/>
            <w:bottom w:val="none" w:sz="0" w:space="0" w:color="auto"/>
            <w:right w:val="none" w:sz="0" w:space="0" w:color="auto"/>
          </w:divBdr>
        </w:div>
        <w:div w:id="1361862047">
          <w:marLeft w:val="480"/>
          <w:marRight w:val="0"/>
          <w:marTop w:val="0"/>
          <w:marBottom w:val="0"/>
          <w:divBdr>
            <w:top w:val="none" w:sz="0" w:space="0" w:color="auto"/>
            <w:left w:val="none" w:sz="0" w:space="0" w:color="auto"/>
            <w:bottom w:val="none" w:sz="0" w:space="0" w:color="auto"/>
            <w:right w:val="none" w:sz="0" w:space="0" w:color="auto"/>
          </w:divBdr>
        </w:div>
        <w:div w:id="1403062377">
          <w:marLeft w:val="480"/>
          <w:marRight w:val="0"/>
          <w:marTop w:val="0"/>
          <w:marBottom w:val="0"/>
          <w:divBdr>
            <w:top w:val="none" w:sz="0" w:space="0" w:color="auto"/>
            <w:left w:val="none" w:sz="0" w:space="0" w:color="auto"/>
            <w:bottom w:val="none" w:sz="0" w:space="0" w:color="auto"/>
            <w:right w:val="none" w:sz="0" w:space="0" w:color="auto"/>
          </w:divBdr>
        </w:div>
        <w:div w:id="1416441421">
          <w:marLeft w:val="480"/>
          <w:marRight w:val="0"/>
          <w:marTop w:val="0"/>
          <w:marBottom w:val="0"/>
          <w:divBdr>
            <w:top w:val="none" w:sz="0" w:space="0" w:color="auto"/>
            <w:left w:val="none" w:sz="0" w:space="0" w:color="auto"/>
            <w:bottom w:val="none" w:sz="0" w:space="0" w:color="auto"/>
            <w:right w:val="none" w:sz="0" w:space="0" w:color="auto"/>
          </w:divBdr>
        </w:div>
        <w:div w:id="1474639966">
          <w:marLeft w:val="480"/>
          <w:marRight w:val="0"/>
          <w:marTop w:val="0"/>
          <w:marBottom w:val="0"/>
          <w:divBdr>
            <w:top w:val="none" w:sz="0" w:space="0" w:color="auto"/>
            <w:left w:val="none" w:sz="0" w:space="0" w:color="auto"/>
            <w:bottom w:val="none" w:sz="0" w:space="0" w:color="auto"/>
            <w:right w:val="none" w:sz="0" w:space="0" w:color="auto"/>
          </w:divBdr>
        </w:div>
        <w:div w:id="1514300973">
          <w:marLeft w:val="480"/>
          <w:marRight w:val="0"/>
          <w:marTop w:val="0"/>
          <w:marBottom w:val="0"/>
          <w:divBdr>
            <w:top w:val="none" w:sz="0" w:space="0" w:color="auto"/>
            <w:left w:val="none" w:sz="0" w:space="0" w:color="auto"/>
            <w:bottom w:val="none" w:sz="0" w:space="0" w:color="auto"/>
            <w:right w:val="none" w:sz="0" w:space="0" w:color="auto"/>
          </w:divBdr>
        </w:div>
        <w:div w:id="1557351045">
          <w:marLeft w:val="480"/>
          <w:marRight w:val="0"/>
          <w:marTop w:val="0"/>
          <w:marBottom w:val="0"/>
          <w:divBdr>
            <w:top w:val="none" w:sz="0" w:space="0" w:color="auto"/>
            <w:left w:val="none" w:sz="0" w:space="0" w:color="auto"/>
            <w:bottom w:val="none" w:sz="0" w:space="0" w:color="auto"/>
            <w:right w:val="none" w:sz="0" w:space="0" w:color="auto"/>
          </w:divBdr>
        </w:div>
        <w:div w:id="1580096278">
          <w:marLeft w:val="480"/>
          <w:marRight w:val="0"/>
          <w:marTop w:val="0"/>
          <w:marBottom w:val="0"/>
          <w:divBdr>
            <w:top w:val="none" w:sz="0" w:space="0" w:color="auto"/>
            <w:left w:val="none" w:sz="0" w:space="0" w:color="auto"/>
            <w:bottom w:val="none" w:sz="0" w:space="0" w:color="auto"/>
            <w:right w:val="none" w:sz="0" w:space="0" w:color="auto"/>
          </w:divBdr>
        </w:div>
        <w:div w:id="1625424776">
          <w:marLeft w:val="480"/>
          <w:marRight w:val="0"/>
          <w:marTop w:val="0"/>
          <w:marBottom w:val="0"/>
          <w:divBdr>
            <w:top w:val="none" w:sz="0" w:space="0" w:color="auto"/>
            <w:left w:val="none" w:sz="0" w:space="0" w:color="auto"/>
            <w:bottom w:val="none" w:sz="0" w:space="0" w:color="auto"/>
            <w:right w:val="none" w:sz="0" w:space="0" w:color="auto"/>
          </w:divBdr>
        </w:div>
        <w:div w:id="1705980540">
          <w:marLeft w:val="480"/>
          <w:marRight w:val="0"/>
          <w:marTop w:val="0"/>
          <w:marBottom w:val="0"/>
          <w:divBdr>
            <w:top w:val="none" w:sz="0" w:space="0" w:color="auto"/>
            <w:left w:val="none" w:sz="0" w:space="0" w:color="auto"/>
            <w:bottom w:val="none" w:sz="0" w:space="0" w:color="auto"/>
            <w:right w:val="none" w:sz="0" w:space="0" w:color="auto"/>
          </w:divBdr>
        </w:div>
        <w:div w:id="1717509745">
          <w:marLeft w:val="480"/>
          <w:marRight w:val="0"/>
          <w:marTop w:val="0"/>
          <w:marBottom w:val="0"/>
          <w:divBdr>
            <w:top w:val="none" w:sz="0" w:space="0" w:color="auto"/>
            <w:left w:val="none" w:sz="0" w:space="0" w:color="auto"/>
            <w:bottom w:val="none" w:sz="0" w:space="0" w:color="auto"/>
            <w:right w:val="none" w:sz="0" w:space="0" w:color="auto"/>
          </w:divBdr>
        </w:div>
        <w:div w:id="1759600245">
          <w:marLeft w:val="480"/>
          <w:marRight w:val="0"/>
          <w:marTop w:val="0"/>
          <w:marBottom w:val="0"/>
          <w:divBdr>
            <w:top w:val="none" w:sz="0" w:space="0" w:color="auto"/>
            <w:left w:val="none" w:sz="0" w:space="0" w:color="auto"/>
            <w:bottom w:val="none" w:sz="0" w:space="0" w:color="auto"/>
            <w:right w:val="none" w:sz="0" w:space="0" w:color="auto"/>
          </w:divBdr>
        </w:div>
        <w:div w:id="1774476082">
          <w:marLeft w:val="480"/>
          <w:marRight w:val="0"/>
          <w:marTop w:val="0"/>
          <w:marBottom w:val="0"/>
          <w:divBdr>
            <w:top w:val="none" w:sz="0" w:space="0" w:color="auto"/>
            <w:left w:val="none" w:sz="0" w:space="0" w:color="auto"/>
            <w:bottom w:val="none" w:sz="0" w:space="0" w:color="auto"/>
            <w:right w:val="none" w:sz="0" w:space="0" w:color="auto"/>
          </w:divBdr>
        </w:div>
        <w:div w:id="1791633455">
          <w:marLeft w:val="480"/>
          <w:marRight w:val="0"/>
          <w:marTop w:val="0"/>
          <w:marBottom w:val="0"/>
          <w:divBdr>
            <w:top w:val="none" w:sz="0" w:space="0" w:color="auto"/>
            <w:left w:val="none" w:sz="0" w:space="0" w:color="auto"/>
            <w:bottom w:val="none" w:sz="0" w:space="0" w:color="auto"/>
            <w:right w:val="none" w:sz="0" w:space="0" w:color="auto"/>
          </w:divBdr>
        </w:div>
        <w:div w:id="2031486040">
          <w:marLeft w:val="480"/>
          <w:marRight w:val="0"/>
          <w:marTop w:val="0"/>
          <w:marBottom w:val="0"/>
          <w:divBdr>
            <w:top w:val="none" w:sz="0" w:space="0" w:color="auto"/>
            <w:left w:val="none" w:sz="0" w:space="0" w:color="auto"/>
            <w:bottom w:val="none" w:sz="0" w:space="0" w:color="auto"/>
            <w:right w:val="none" w:sz="0" w:space="0" w:color="auto"/>
          </w:divBdr>
        </w:div>
        <w:div w:id="2048294462">
          <w:marLeft w:val="480"/>
          <w:marRight w:val="0"/>
          <w:marTop w:val="0"/>
          <w:marBottom w:val="0"/>
          <w:divBdr>
            <w:top w:val="none" w:sz="0" w:space="0" w:color="auto"/>
            <w:left w:val="none" w:sz="0" w:space="0" w:color="auto"/>
            <w:bottom w:val="none" w:sz="0" w:space="0" w:color="auto"/>
            <w:right w:val="none" w:sz="0" w:space="0" w:color="auto"/>
          </w:divBdr>
        </w:div>
        <w:div w:id="2049841767">
          <w:marLeft w:val="480"/>
          <w:marRight w:val="0"/>
          <w:marTop w:val="0"/>
          <w:marBottom w:val="0"/>
          <w:divBdr>
            <w:top w:val="none" w:sz="0" w:space="0" w:color="auto"/>
            <w:left w:val="none" w:sz="0" w:space="0" w:color="auto"/>
            <w:bottom w:val="none" w:sz="0" w:space="0" w:color="auto"/>
            <w:right w:val="none" w:sz="0" w:space="0" w:color="auto"/>
          </w:divBdr>
        </w:div>
        <w:div w:id="2050453666">
          <w:marLeft w:val="480"/>
          <w:marRight w:val="0"/>
          <w:marTop w:val="0"/>
          <w:marBottom w:val="0"/>
          <w:divBdr>
            <w:top w:val="none" w:sz="0" w:space="0" w:color="auto"/>
            <w:left w:val="none" w:sz="0" w:space="0" w:color="auto"/>
            <w:bottom w:val="none" w:sz="0" w:space="0" w:color="auto"/>
            <w:right w:val="none" w:sz="0" w:space="0" w:color="auto"/>
          </w:divBdr>
        </w:div>
        <w:div w:id="2076508917">
          <w:marLeft w:val="480"/>
          <w:marRight w:val="0"/>
          <w:marTop w:val="0"/>
          <w:marBottom w:val="0"/>
          <w:divBdr>
            <w:top w:val="none" w:sz="0" w:space="0" w:color="auto"/>
            <w:left w:val="none" w:sz="0" w:space="0" w:color="auto"/>
            <w:bottom w:val="none" w:sz="0" w:space="0" w:color="auto"/>
            <w:right w:val="none" w:sz="0" w:space="0" w:color="auto"/>
          </w:divBdr>
        </w:div>
      </w:divsChild>
    </w:div>
    <w:div w:id="1274635388">
      <w:bodyDiv w:val="1"/>
      <w:marLeft w:val="0"/>
      <w:marRight w:val="0"/>
      <w:marTop w:val="0"/>
      <w:marBottom w:val="0"/>
      <w:divBdr>
        <w:top w:val="none" w:sz="0" w:space="0" w:color="auto"/>
        <w:left w:val="none" w:sz="0" w:space="0" w:color="auto"/>
        <w:bottom w:val="none" w:sz="0" w:space="0" w:color="auto"/>
        <w:right w:val="none" w:sz="0" w:space="0" w:color="auto"/>
      </w:divBdr>
    </w:div>
    <w:div w:id="1276056043">
      <w:marLeft w:val="480"/>
      <w:marRight w:val="0"/>
      <w:marTop w:val="0"/>
      <w:marBottom w:val="0"/>
      <w:divBdr>
        <w:top w:val="none" w:sz="0" w:space="0" w:color="auto"/>
        <w:left w:val="none" w:sz="0" w:space="0" w:color="auto"/>
        <w:bottom w:val="none" w:sz="0" w:space="0" w:color="auto"/>
        <w:right w:val="none" w:sz="0" w:space="0" w:color="auto"/>
      </w:divBdr>
    </w:div>
    <w:div w:id="1276401518">
      <w:marLeft w:val="480"/>
      <w:marRight w:val="0"/>
      <w:marTop w:val="0"/>
      <w:marBottom w:val="0"/>
      <w:divBdr>
        <w:top w:val="none" w:sz="0" w:space="0" w:color="auto"/>
        <w:left w:val="none" w:sz="0" w:space="0" w:color="auto"/>
        <w:bottom w:val="none" w:sz="0" w:space="0" w:color="auto"/>
        <w:right w:val="none" w:sz="0" w:space="0" w:color="auto"/>
      </w:divBdr>
    </w:div>
    <w:div w:id="1277449669">
      <w:bodyDiv w:val="1"/>
      <w:marLeft w:val="0"/>
      <w:marRight w:val="0"/>
      <w:marTop w:val="0"/>
      <w:marBottom w:val="0"/>
      <w:divBdr>
        <w:top w:val="none" w:sz="0" w:space="0" w:color="auto"/>
        <w:left w:val="none" w:sz="0" w:space="0" w:color="auto"/>
        <w:bottom w:val="none" w:sz="0" w:space="0" w:color="auto"/>
        <w:right w:val="none" w:sz="0" w:space="0" w:color="auto"/>
      </w:divBdr>
      <w:divsChild>
        <w:div w:id="1879849976">
          <w:marLeft w:val="640"/>
          <w:marRight w:val="0"/>
          <w:marTop w:val="0"/>
          <w:marBottom w:val="0"/>
          <w:divBdr>
            <w:top w:val="none" w:sz="0" w:space="0" w:color="auto"/>
            <w:left w:val="none" w:sz="0" w:space="0" w:color="auto"/>
            <w:bottom w:val="none" w:sz="0" w:space="0" w:color="auto"/>
            <w:right w:val="none" w:sz="0" w:space="0" w:color="auto"/>
          </w:divBdr>
        </w:div>
        <w:div w:id="235552512">
          <w:marLeft w:val="640"/>
          <w:marRight w:val="0"/>
          <w:marTop w:val="0"/>
          <w:marBottom w:val="0"/>
          <w:divBdr>
            <w:top w:val="none" w:sz="0" w:space="0" w:color="auto"/>
            <w:left w:val="none" w:sz="0" w:space="0" w:color="auto"/>
            <w:bottom w:val="none" w:sz="0" w:space="0" w:color="auto"/>
            <w:right w:val="none" w:sz="0" w:space="0" w:color="auto"/>
          </w:divBdr>
        </w:div>
        <w:div w:id="1856723465">
          <w:marLeft w:val="640"/>
          <w:marRight w:val="0"/>
          <w:marTop w:val="0"/>
          <w:marBottom w:val="0"/>
          <w:divBdr>
            <w:top w:val="none" w:sz="0" w:space="0" w:color="auto"/>
            <w:left w:val="none" w:sz="0" w:space="0" w:color="auto"/>
            <w:bottom w:val="none" w:sz="0" w:space="0" w:color="auto"/>
            <w:right w:val="none" w:sz="0" w:space="0" w:color="auto"/>
          </w:divBdr>
        </w:div>
        <w:div w:id="2016879567">
          <w:marLeft w:val="640"/>
          <w:marRight w:val="0"/>
          <w:marTop w:val="0"/>
          <w:marBottom w:val="0"/>
          <w:divBdr>
            <w:top w:val="none" w:sz="0" w:space="0" w:color="auto"/>
            <w:left w:val="none" w:sz="0" w:space="0" w:color="auto"/>
            <w:bottom w:val="none" w:sz="0" w:space="0" w:color="auto"/>
            <w:right w:val="none" w:sz="0" w:space="0" w:color="auto"/>
          </w:divBdr>
        </w:div>
        <w:div w:id="645207911">
          <w:marLeft w:val="640"/>
          <w:marRight w:val="0"/>
          <w:marTop w:val="0"/>
          <w:marBottom w:val="0"/>
          <w:divBdr>
            <w:top w:val="none" w:sz="0" w:space="0" w:color="auto"/>
            <w:left w:val="none" w:sz="0" w:space="0" w:color="auto"/>
            <w:bottom w:val="none" w:sz="0" w:space="0" w:color="auto"/>
            <w:right w:val="none" w:sz="0" w:space="0" w:color="auto"/>
          </w:divBdr>
        </w:div>
        <w:div w:id="386994795">
          <w:marLeft w:val="640"/>
          <w:marRight w:val="0"/>
          <w:marTop w:val="0"/>
          <w:marBottom w:val="0"/>
          <w:divBdr>
            <w:top w:val="none" w:sz="0" w:space="0" w:color="auto"/>
            <w:left w:val="none" w:sz="0" w:space="0" w:color="auto"/>
            <w:bottom w:val="none" w:sz="0" w:space="0" w:color="auto"/>
            <w:right w:val="none" w:sz="0" w:space="0" w:color="auto"/>
          </w:divBdr>
        </w:div>
        <w:div w:id="450394033">
          <w:marLeft w:val="640"/>
          <w:marRight w:val="0"/>
          <w:marTop w:val="0"/>
          <w:marBottom w:val="0"/>
          <w:divBdr>
            <w:top w:val="none" w:sz="0" w:space="0" w:color="auto"/>
            <w:left w:val="none" w:sz="0" w:space="0" w:color="auto"/>
            <w:bottom w:val="none" w:sz="0" w:space="0" w:color="auto"/>
            <w:right w:val="none" w:sz="0" w:space="0" w:color="auto"/>
          </w:divBdr>
        </w:div>
        <w:div w:id="1067268047">
          <w:marLeft w:val="640"/>
          <w:marRight w:val="0"/>
          <w:marTop w:val="0"/>
          <w:marBottom w:val="0"/>
          <w:divBdr>
            <w:top w:val="none" w:sz="0" w:space="0" w:color="auto"/>
            <w:left w:val="none" w:sz="0" w:space="0" w:color="auto"/>
            <w:bottom w:val="none" w:sz="0" w:space="0" w:color="auto"/>
            <w:right w:val="none" w:sz="0" w:space="0" w:color="auto"/>
          </w:divBdr>
        </w:div>
        <w:div w:id="1323387591">
          <w:marLeft w:val="640"/>
          <w:marRight w:val="0"/>
          <w:marTop w:val="0"/>
          <w:marBottom w:val="0"/>
          <w:divBdr>
            <w:top w:val="none" w:sz="0" w:space="0" w:color="auto"/>
            <w:left w:val="none" w:sz="0" w:space="0" w:color="auto"/>
            <w:bottom w:val="none" w:sz="0" w:space="0" w:color="auto"/>
            <w:right w:val="none" w:sz="0" w:space="0" w:color="auto"/>
          </w:divBdr>
        </w:div>
        <w:div w:id="11230925">
          <w:marLeft w:val="640"/>
          <w:marRight w:val="0"/>
          <w:marTop w:val="0"/>
          <w:marBottom w:val="0"/>
          <w:divBdr>
            <w:top w:val="none" w:sz="0" w:space="0" w:color="auto"/>
            <w:left w:val="none" w:sz="0" w:space="0" w:color="auto"/>
            <w:bottom w:val="none" w:sz="0" w:space="0" w:color="auto"/>
            <w:right w:val="none" w:sz="0" w:space="0" w:color="auto"/>
          </w:divBdr>
        </w:div>
        <w:div w:id="1741705722">
          <w:marLeft w:val="640"/>
          <w:marRight w:val="0"/>
          <w:marTop w:val="0"/>
          <w:marBottom w:val="0"/>
          <w:divBdr>
            <w:top w:val="none" w:sz="0" w:space="0" w:color="auto"/>
            <w:left w:val="none" w:sz="0" w:space="0" w:color="auto"/>
            <w:bottom w:val="none" w:sz="0" w:space="0" w:color="auto"/>
            <w:right w:val="none" w:sz="0" w:space="0" w:color="auto"/>
          </w:divBdr>
        </w:div>
        <w:div w:id="420952906">
          <w:marLeft w:val="640"/>
          <w:marRight w:val="0"/>
          <w:marTop w:val="0"/>
          <w:marBottom w:val="0"/>
          <w:divBdr>
            <w:top w:val="none" w:sz="0" w:space="0" w:color="auto"/>
            <w:left w:val="none" w:sz="0" w:space="0" w:color="auto"/>
            <w:bottom w:val="none" w:sz="0" w:space="0" w:color="auto"/>
            <w:right w:val="none" w:sz="0" w:space="0" w:color="auto"/>
          </w:divBdr>
        </w:div>
        <w:div w:id="844518078">
          <w:marLeft w:val="640"/>
          <w:marRight w:val="0"/>
          <w:marTop w:val="0"/>
          <w:marBottom w:val="0"/>
          <w:divBdr>
            <w:top w:val="none" w:sz="0" w:space="0" w:color="auto"/>
            <w:left w:val="none" w:sz="0" w:space="0" w:color="auto"/>
            <w:bottom w:val="none" w:sz="0" w:space="0" w:color="auto"/>
            <w:right w:val="none" w:sz="0" w:space="0" w:color="auto"/>
          </w:divBdr>
        </w:div>
        <w:div w:id="1812484062">
          <w:marLeft w:val="640"/>
          <w:marRight w:val="0"/>
          <w:marTop w:val="0"/>
          <w:marBottom w:val="0"/>
          <w:divBdr>
            <w:top w:val="none" w:sz="0" w:space="0" w:color="auto"/>
            <w:left w:val="none" w:sz="0" w:space="0" w:color="auto"/>
            <w:bottom w:val="none" w:sz="0" w:space="0" w:color="auto"/>
            <w:right w:val="none" w:sz="0" w:space="0" w:color="auto"/>
          </w:divBdr>
        </w:div>
        <w:div w:id="1288927432">
          <w:marLeft w:val="640"/>
          <w:marRight w:val="0"/>
          <w:marTop w:val="0"/>
          <w:marBottom w:val="0"/>
          <w:divBdr>
            <w:top w:val="none" w:sz="0" w:space="0" w:color="auto"/>
            <w:left w:val="none" w:sz="0" w:space="0" w:color="auto"/>
            <w:bottom w:val="none" w:sz="0" w:space="0" w:color="auto"/>
            <w:right w:val="none" w:sz="0" w:space="0" w:color="auto"/>
          </w:divBdr>
        </w:div>
        <w:div w:id="903636725">
          <w:marLeft w:val="640"/>
          <w:marRight w:val="0"/>
          <w:marTop w:val="0"/>
          <w:marBottom w:val="0"/>
          <w:divBdr>
            <w:top w:val="none" w:sz="0" w:space="0" w:color="auto"/>
            <w:left w:val="none" w:sz="0" w:space="0" w:color="auto"/>
            <w:bottom w:val="none" w:sz="0" w:space="0" w:color="auto"/>
            <w:right w:val="none" w:sz="0" w:space="0" w:color="auto"/>
          </w:divBdr>
        </w:div>
        <w:div w:id="603463275">
          <w:marLeft w:val="640"/>
          <w:marRight w:val="0"/>
          <w:marTop w:val="0"/>
          <w:marBottom w:val="0"/>
          <w:divBdr>
            <w:top w:val="none" w:sz="0" w:space="0" w:color="auto"/>
            <w:left w:val="none" w:sz="0" w:space="0" w:color="auto"/>
            <w:bottom w:val="none" w:sz="0" w:space="0" w:color="auto"/>
            <w:right w:val="none" w:sz="0" w:space="0" w:color="auto"/>
          </w:divBdr>
        </w:div>
        <w:div w:id="947473160">
          <w:marLeft w:val="640"/>
          <w:marRight w:val="0"/>
          <w:marTop w:val="0"/>
          <w:marBottom w:val="0"/>
          <w:divBdr>
            <w:top w:val="none" w:sz="0" w:space="0" w:color="auto"/>
            <w:left w:val="none" w:sz="0" w:space="0" w:color="auto"/>
            <w:bottom w:val="none" w:sz="0" w:space="0" w:color="auto"/>
            <w:right w:val="none" w:sz="0" w:space="0" w:color="auto"/>
          </w:divBdr>
        </w:div>
        <w:div w:id="859588731">
          <w:marLeft w:val="640"/>
          <w:marRight w:val="0"/>
          <w:marTop w:val="0"/>
          <w:marBottom w:val="0"/>
          <w:divBdr>
            <w:top w:val="none" w:sz="0" w:space="0" w:color="auto"/>
            <w:left w:val="none" w:sz="0" w:space="0" w:color="auto"/>
            <w:bottom w:val="none" w:sz="0" w:space="0" w:color="auto"/>
            <w:right w:val="none" w:sz="0" w:space="0" w:color="auto"/>
          </w:divBdr>
        </w:div>
        <w:div w:id="1103383750">
          <w:marLeft w:val="640"/>
          <w:marRight w:val="0"/>
          <w:marTop w:val="0"/>
          <w:marBottom w:val="0"/>
          <w:divBdr>
            <w:top w:val="none" w:sz="0" w:space="0" w:color="auto"/>
            <w:left w:val="none" w:sz="0" w:space="0" w:color="auto"/>
            <w:bottom w:val="none" w:sz="0" w:space="0" w:color="auto"/>
            <w:right w:val="none" w:sz="0" w:space="0" w:color="auto"/>
          </w:divBdr>
        </w:div>
        <w:div w:id="215164318">
          <w:marLeft w:val="640"/>
          <w:marRight w:val="0"/>
          <w:marTop w:val="0"/>
          <w:marBottom w:val="0"/>
          <w:divBdr>
            <w:top w:val="none" w:sz="0" w:space="0" w:color="auto"/>
            <w:left w:val="none" w:sz="0" w:space="0" w:color="auto"/>
            <w:bottom w:val="none" w:sz="0" w:space="0" w:color="auto"/>
            <w:right w:val="none" w:sz="0" w:space="0" w:color="auto"/>
          </w:divBdr>
        </w:div>
        <w:div w:id="580797351">
          <w:marLeft w:val="640"/>
          <w:marRight w:val="0"/>
          <w:marTop w:val="0"/>
          <w:marBottom w:val="0"/>
          <w:divBdr>
            <w:top w:val="none" w:sz="0" w:space="0" w:color="auto"/>
            <w:left w:val="none" w:sz="0" w:space="0" w:color="auto"/>
            <w:bottom w:val="none" w:sz="0" w:space="0" w:color="auto"/>
            <w:right w:val="none" w:sz="0" w:space="0" w:color="auto"/>
          </w:divBdr>
        </w:div>
        <w:div w:id="2103597997">
          <w:marLeft w:val="640"/>
          <w:marRight w:val="0"/>
          <w:marTop w:val="0"/>
          <w:marBottom w:val="0"/>
          <w:divBdr>
            <w:top w:val="none" w:sz="0" w:space="0" w:color="auto"/>
            <w:left w:val="none" w:sz="0" w:space="0" w:color="auto"/>
            <w:bottom w:val="none" w:sz="0" w:space="0" w:color="auto"/>
            <w:right w:val="none" w:sz="0" w:space="0" w:color="auto"/>
          </w:divBdr>
        </w:div>
        <w:div w:id="1997801248">
          <w:marLeft w:val="640"/>
          <w:marRight w:val="0"/>
          <w:marTop w:val="0"/>
          <w:marBottom w:val="0"/>
          <w:divBdr>
            <w:top w:val="none" w:sz="0" w:space="0" w:color="auto"/>
            <w:left w:val="none" w:sz="0" w:space="0" w:color="auto"/>
            <w:bottom w:val="none" w:sz="0" w:space="0" w:color="auto"/>
            <w:right w:val="none" w:sz="0" w:space="0" w:color="auto"/>
          </w:divBdr>
        </w:div>
        <w:div w:id="1349217196">
          <w:marLeft w:val="640"/>
          <w:marRight w:val="0"/>
          <w:marTop w:val="0"/>
          <w:marBottom w:val="0"/>
          <w:divBdr>
            <w:top w:val="none" w:sz="0" w:space="0" w:color="auto"/>
            <w:left w:val="none" w:sz="0" w:space="0" w:color="auto"/>
            <w:bottom w:val="none" w:sz="0" w:space="0" w:color="auto"/>
            <w:right w:val="none" w:sz="0" w:space="0" w:color="auto"/>
          </w:divBdr>
        </w:div>
        <w:div w:id="1629508973">
          <w:marLeft w:val="640"/>
          <w:marRight w:val="0"/>
          <w:marTop w:val="0"/>
          <w:marBottom w:val="0"/>
          <w:divBdr>
            <w:top w:val="none" w:sz="0" w:space="0" w:color="auto"/>
            <w:left w:val="none" w:sz="0" w:space="0" w:color="auto"/>
            <w:bottom w:val="none" w:sz="0" w:space="0" w:color="auto"/>
            <w:right w:val="none" w:sz="0" w:space="0" w:color="auto"/>
          </w:divBdr>
        </w:div>
        <w:div w:id="780032058">
          <w:marLeft w:val="640"/>
          <w:marRight w:val="0"/>
          <w:marTop w:val="0"/>
          <w:marBottom w:val="0"/>
          <w:divBdr>
            <w:top w:val="none" w:sz="0" w:space="0" w:color="auto"/>
            <w:left w:val="none" w:sz="0" w:space="0" w:color="auto"/>
            <w:bottom w:val="none" w:sz="0" w:space="0" w:color="auto"/>
            <w:right w:val="none" w:sz="0" w:space="0" w:color="auto"/>
          </w:divBdr>
        </w:div>
        <w:div w:id="1979412679">
          <w:marLeft w:val="640"/>
          <w:marRight w:val="0"/>
          <w:marTop w:val="0"/>
          <w:marBottom w:val="0"/>
          <w:divBdr>
            <w:top w:val="none" w:sz="0" w:space="0" w:color="auto"/>
            <w:left w:val="none" w:sz="0" w:space="0" w:color="auto"/>
            <w:bottom w:val="none" w:sz="0" w:space="0" w:color="auto"/>
            <w:right w:val="none" w:sz="0" w:space="0" w:color="auto"/>
          </w:divBdr>
        </w:div>
        <w:div w:id="1850829796">
          <w:marLeft w:val="640"/>
          <w:marRight w:val="0"/>
          <w:marTop w:val="0"/>
          <w:marBottom w:val="0"/>
          <w:divBdr>
            <w:top w:val="none" w:sz="0" w:space="0" w:color="auto"/>
            <w:left w:val="none" w:sz="0" w:space="0" w:color="auto"/>
            <w:bottom w:val="none" w:sz="0" w:space="0" w:color="auto"/>
            <w:right w:val="none" w:sz="0" w:space="0" w:color="auto"/>
          </w:divBdr>
        </w:div>
        <w:div w:id="1877886377">
          <w:marLeft w:val="640"/>
          <w:marRight w:val="0"/>
          <w:marTop w:val="0"/>
          <w:marBottom w:val="0"/>
          <w:divBdr>
            <w:top w:val="none" w:sz="0" w:space="0" w:color="auto"/>
            <w:left w:val="none" w:sz="0" w:space="0" w:color="auto"/>
            <w:bottom w:val="none" w:sz="0" w:space="0" w:color="auto"/>
            <w:right w:val="none" w:sz="0" w:space="0" w:color="auto"/>
          </w:divBdr>
        </w:div>
        <w:div w:id="2107192557">
          <w:marLeft w:val="640"/>
          <w:marRight w:val="0"/>
          <w:marTop w:val="0"/>
          <w:marBottom w:val="0"/>
          <w:divBdr>
            <w:top w:val="none" w:sz="0" w:space="0" w:color="auto"/>
            <w:left w:val="none" w:sz="0" w:space="0" w:color="auto"/>
            <w:bottom w:val="none" w:sz="0" w:space="0" w:color="auto"/>
            <w:right w:val="none" w:sz="0" w:space="0" w:color="auto"/>
          </w:divBdr>
        </w:div>
        <w:div w:id="307125061">
          <w:marLeft w:val="640"/>
          <w:marRight w:val="0"/>
          <w:marTop w:val="0"/>
          <w:marBottom w:val="0"/>
          <w:divBdr>
            <w:top w:val="none" w:sz="0" w:space="0" w:color="auto"/>
            <w:left w:val="none" w:sz="0" w:space="0" w:color="auto"/>
            <w:bottom w:val="none" w:sz="0" w:space="0" w:color="auto"/>
            <w:right w:val="none" w:sz="0" w:space="0" w:color="auto"/>
          </w:divBdr>
        </w:div>
        <w:div w:id="672269289">
          <w:marLeft w:val="640"/>
          <w:marRight w:val="0"/>
          <w:marTop w:val="0"/>
          <w:marBottom w:val="0"/>
          <w:divBdr>
            <w:top w:val="none" w:sz="0" w:space="0" w:color="auto"/>
            <w:left w:val="none" w:sz="0" w:space="0" w:color="auto"/>
            <w:bottom w:val="none" w:sz="0" w:space="0" w:color="auto"/>
            <w:right w:val="none" w:sz="0" w:space="0" w:color="auto"/>
          </w:divBdr>
        </w:div>
        <w:div w:id="163860415">
          <w:marLeft w:val="640"/>
          <w:marRight w:val="0"/>
          <w:marTop w:val="0"/>
          <w:marBottom w:val="0"/>
          <w:divBdr>
            <w:top w:val="none" w:sz="0" w:space="0" w:color="auto"/>
            <w:left w:val="none" w:sz="0" w:space="0" w:color="auto"/>
            <w:bottom w:val="none" w:sz="0" w:space="0" w:color="auto"/>
            <w:right w:val="none" w:sz="0" w:space="0" w:color="auto"/>
          </w:divBdr>
        </w:div>
        <w:div w:id="1628463439">
          <w:marLeft w:val="640"/>
          <w:marRight w:val="0"/>
          <w:marTop w:val="0"/>
          <w:marBottom w:val="0"/>
          <w:divBdr>
            <w:top w:val="none" w:sz="0" w:space="0" w:color="auto"/>
            <w:left w:val="none" w:sz="0" w:space="0" w:color="auto"/>
            <w:bottom w:val="none" w:sz="0" w:space="0" w:color="auto"/>
            <w:right w:val="none" w:sz="0" w:space="0" w:color="auto"/>
          </w:divBdr>
        </w:div>
        <w:div w:id="266541552">
          <w:marLeft w:val="640"/>
          <w:marRight w:val="0"/>
          <w:marTop w:val="0"/>
          <w:marBottom w:val="0"/>
          <w:divBdr>
            <w:top w:val="none" w:sz="0" w:space="0" w:color="auto"/>
            <w:left w:val="none" w:sz="0" w:space="0" w:color="auto"/>
            <w:bottom w:val="none" w:sz="0" w:space="0" w:color="auto"/>
            <w:right w:val="none" w:sz="0" w:space="0" w:color="auto"/>
          </w:divBdr>
        </w:div>
        <w:div w:id="1198159784">
          <w:marLeft w:val="640"/>
          <w:marRight w:val="0"/>
          <w:marTop w:val="0"/>
          <w:marBottom w:val="0"/>
          <w:divBdr>
            <w:top w:val="none" w:sz="0" w:space="0" w:color="auto"/>
            <w:left w:val="none" w:sz="0" w:space="0" w:color="auto"/>
            <w:bottom w:val="none" w:sz="0" w:space="0" w:color="auto"/>
            <w:right w:val="none" w:sz="0" w:space="0" w:color="auto"/>
          </w:divBdr>
        </w:div>
        <w:div w:id="1459760338">
          <w:marLeft w:val="640"/>
          <w:marRight w:val="0"/>
          <w:marTop w:val="0"/>
          <w:marBottom w:val="0"/>
          <w:divBdr>
            <w:top w:val="none" w:sz="0" w:space="0" w:color="auto"/>
            <w:left w:val="none" w:sz="0" w:space="0" w:color="auto"/>
            <w:bottom w:val="none" w:sz="0" w:space="0" w:color="auto"/>
            <w:right w:val="none" w:sz="0" w:space="0" w:color="auto"/>
          </w:divBdr>
        </w:div>
        <w:div w:id="1648704336">
          <w:marLeft w:val="640"/>
          <w:marRight w:val="0"/>
          <w:marTop w:val="0"/>
          <w:marBottom w:val="0"/>
          <w:divBdr>
            <w:top w:val="none" w:sz="0" w:space="0" w:color="auto"/>
            <w:left w:val="none" w:sz="0" w:space="0" w:color="auto"/>
            <w:bottom w:val="none" w:sz="0" w:space="0" w:color="auto"/>
            <w:right w:val="none" w:sz="0" w:space="0" w:color="auto"/>
          </w:divBdr>
        </w:div>
        <w:div w:id="1569997542">
          <w:marLeft w:val="640"/>
          <w:marRight w:val="0"/>
          <w:marTop w:val="0"/>
          <w:marBottom w:val="0"/>
          <w:divBdr>
            <w:top w:val="none" w:sz="0" w:space="0" w:color="auto"/>
            <w:left w:val="none" w:sz="0" w:space="0" w:color="auto"/>
            <w:bottom w:val="none" w:sz="0" w:space="0" w:color="auto"/>
            <w:right w:val="none" w:sz="0" w:space="0" w:color="auto"/>
          </w:divBdr>
        </w:div>
        <w:div w:id="1835755618">
          <w:marLeft w:val="640"/>
          <w:marRight w:val="0"/>
          <w:marTop w:val="0"/>
          <w:marBottom w:val="0"/>
          <w:divBdr>
            <w:top w:val="none" w:sz="0" w:space="0" w:color="auto"/>
            <w:left w:val="none" w:sz="0" w:space="0" w:color="auto"/>
            <w:bottom w:val="none" w:sz="0" w:space="0" w:color="auto"/>
            <w:right w:val="none" w:sz="0" w:space="0" w:color="auto"/>
          </w:divBdr>
        </w:div>
        <w:div w:id="485047758">
          <w:marLeft w:val="640"/>
          <w:marRight w:val="0"/>
          <w:marTop w:val="0"/>
          <w:marBottom w:val="0"/>
          <w:divBdr>
            <w:top w:val="none" w:sz="0" w:space="0" w:color="auto"/>
            <w:left w:val="none" w:sz="0" w:space="0" w:color="auto"/>
            <w:bottom w:val="none" w:sz="0" w:space="0" w:color="auto"/>
            <w:right w:val="none" w:sz="0" w:space="0" w:color="auto"/>
          </w:divBdr>
        </w:div>
        <w:div w:id="375928789">
          <w:marLeft w:val="640"/>
          <w:marRight w:val="0"/>
          <w:marTop w:val="0"/>
          <w:marBottom w:val="0"/>
          <w:divBdr>
            <w:top w:val="none" w:sz="0" w:space="0" w:color="auto"/>
            <w:left w:val="none" w:sz="0" w:space="0" w:color="auto"/>
            <w:bottom w:val="none" w:sz="0" w:space="0" w:color="auto"/>
            <w:right w:val="none" w:sz="0" w:space="0" w:color="auto"/>
          </w:divBdr>
        </w:div>
        <w:div w:id="1096633095">
          <w:marLeft w:val="640"/>
          <w:marRight w:val="0"/>
          <w:marTop w:val="0"/>
          <w:marBottom w:val="0"/>
          <w:divBdr>
            <w:top w:val="none" w:sz="0" w:space="0" w:color="auto"/>
            <w:left w:val="none" w:sz="0" w:space="0" w:color="auto"/>
            <w:bottom w:val="none" w:sz="0" w:space="0" w:color="auto"/>
            <w:right w:val="none" w:sz="0" w:space="0" w:color="auto"/>
          </w:divBdr>
        </w:div>
        <w:div w:id="702947885">
          <w:marLeft w:val="640"/>
          <w:marRight w:val="0"/>
          <w:marTop w:val="0"/>
          <w:marBottom w:val="0"/>
          <w:divBdr>
            <w:top w:val="none" w:sz="0" w:space="0" w:color="auto"/>
            <w:left w:val="none" w:sz="0" w:space="0" w:color="auto"/>
            <w:bottom w:val="none" w:sz="0" w:space="0" w:color="auto"/>
            <w:right w:val="none" w:sz="0" w:space="0" w:color="auto"/>
          </w:divBdr>
        </w:div>
        <w:div w:id="1810585443">
          <w:marLeft w:val="640"/>
          <w:marRight w:val="0"/>
          <w:marTop w:val="0"/>
          <w:marBottom w:val="0"/>
          <w:divBdr>
            <w:top w:val="none" w:sz="0" w:space="0" w:color="auto"/>
            <w:left w:val="none" w:sz="0" w:space="0" w:color="auto"/>
            <w:bottom w:val="none" w:sz="0" w:space="0" w:color="auto"/>
            <w:right w:val="none" w:sz="0" w:space="0" w:color="auto"/>
          </w:divBdr>
        </w:div>
        <w:div w:id="1010984548">
          <w:marLeft w:val="640"/>
          <w:marRight w:val="0"/>
          <w:marTop w:val="0"/>
          <w:marBottom w:val="0"/>
          <w:divBdr>
            <w:top w:val="none" w:sz="0" w:space="0" w:color="auto"/>
            <w:left w:val="none" w:sz="0" w:space="0" w:color="auto"/>
            <w:bottom w:val="none" w:sz="0" w:space="0" w:color="auto"/>
            <w:right w:val="none" w:sz="0" w:space="0" w:color="auto"/>
          </w:divBdr>
        </w:div>
        <w:div w:id="301884201">
          <w:marLeft w:val="640"/>
          <w:marRight w:val="0"/>
          <w:marTop w:val="0"/>
          <w:marBottom w:val="0"/>
          <w:divBdr>
            <w:top w:val="none" w:sz="0" w:space="0" w:color="auto"/>
            <w:left w:val="none" w:sz="0" w:space="0" w:color="auto"/>
            <w:bottom w:val="none" w:sz="0" w:space="0" w:color="auto"/>
            <w:right w:val="none" w:sz="0" w:space="0" w:color="auto"/>
          </w:divBdr>
        </w:div>
        <w:div w:id="167983414">
          <w:marLeft w:val="640"/>
          <w:marRight w:val="0"/>
          <w:marTop w:val="0"/>
          <w:marBottom w:val="0"/>
          <w:divBdr>
            <w:top w:val="none" w:sz="0" w:space="0" w:color="auto"/>
            <w:left w:val="none" w:sz="0" w:space="0" w:color="auto"/>
            <w:bottom w:val="none" w:sz="0" w:space="0" w:color="auto"/>
            <w:right w:val="none" w:sz="0" w:space="0" w:color="auto"/>
          </w:divBdr>
        </w:div>
        <w:div w:id="1215583850">
          <w:marLeft w:val="640"/>
          <w:marRight w:val="0"/>
          <w:marTop w:val="0"/>
          <w:marBottom w:val="0"/>
          <w:divBdr>
            <w:top w:val="none" w:sz="0" w:space="0" w:color="auto"/>
            <w:left w:val="none" w:sz="0" w:space="0" w:color="auto"/>
            <w:bottom w:val="none" w:sz="0" w:space="0" w:color="auto"/>
            <w:right w:val="none" w:sz="0" w:space="0" w:color="auto"/>
          </w:divBdr>
        </w:div>
        <w:div w:id="1752850300">
          <w:marLeft w:val="640"/>
          <w:marRight w:val="0"/>
          <w:marTop w:val="0"/>
          <w:marBottom w:val="0"/>
          <w:divBdr>
            <w:top w:val="none" w:sz="0" w:space="0" w:color="auto"/>
            <w:left w:val="none" w:sz="0" w:space="0" w:color="auto"/>
            <w:bottom w:val="none" w:sz="0" w:space="0" w:color="auto"/>
            <w:right w:val="none" w:sz="0" w:space="0" w:color="auto"/>
          </w:divBdr>
        </w:div>
        <w:div w:id="1214656703">
          <w:marLeft w:val="640"/>
          <w:marRight w:val="0"/>
          <w:marTop w:val="0"/>
          <w:marBottom w:val="0"/>
          <w:divBdr>
            <w:top w:val="none" w:sz="0" w:space="0" w:color="auto"/>
            <w:left w:val="none" w:sz="0" w:space="0" w:color="auto"/>
            <w:bottom w:val="none" w:sz="0" w:space="0" w:color="auto"/>
            <w:right w:val="none" w:sz="0" w:space="0" w:color="auto"/>
          </w:divBdr>
        </w:div>
        <w:div w:id="2095786057">
          <w:marLeft w:val="640"/>
          <w:marRight w:val="0"/>
          <w:marTop w:val="0"/>
          <w:marBottom w:val="0"/>
          <w:divBdr>
            <w:top w:val="none" w:sz="0" w:space="0" w:color="auto"/>
            <w:left w:val="none" w:sz="0" w:space="0" w:color="auto"/>
            <w:bottom w:val="none" w:sz="0" w:space="0" w:color="auto"/>
            <w:right w:val="none" w:sz="0" w:space="0" w:color="auto"/>
          </w:divBdr>
        </w:div>
        <w:div w:id="1277832641">
          <w:marLeft w:val="640"/>
          <w:marRight w:val="0"/>
          <w:marTop w:val="0"/>
          <w:marBottom w:val="0"/>
          <w:divBdr>
            <w:top w:val="none" w:sz="0" w:space="0" w:color="auto"/>
            <w:left w:val="none" w:sz="0" w:space="0" w:color="auto"/>
            <w:bottom w:val="none" w:sz="0" w:space="0" w:color="auto"/>
            <w:right w:val="none" w:sz="0" w:space="0" w:color="auto"/>
          </w:divBdr>
        </w:div>
        <w:div w:id="1506046774">
          <w:marLeft w:val="640"/>
          <w:marRight w:val="0"/>
          <w:marTop w:val="0"/>
          <w:marBottom w:val="0"/>
          <w:divBdr>
            <w:top w:val="none" w:sz="0" w:space="0" w:color="auto"/>
            <w:left w:val="none" w:sz="0" w:space="0" w:color="auto"/>
            <w:bottom w:val="none" w:sz="0" w:space="0" w:color="auto"/>
            <w:right w:val="none" w:sz="0" w:space="0" w:color="auto"/>
          </w:divBdr>
        </w:div>
        <w:div w:id="1509830464">
          <w:marLeft w:val="640"/>
          <w:marRight w:val="0"/>
          <w:marTop w:val="0"/>
          <w:marBottom w:val="0"/>
          <w:divBdr>
            <w:top w:val="none" w:sz="0" w:space="0" w:color="auto"/>
            <w:left w:val="none" w:sz="0" w:space="0" w:color="auto"/>
            <w:bottom w:val="none" w:sz="0" w:space="0" w:color="auto"/>
            <w:right w:val="none" w:sz="0" w:space="0" w:color="auto"/>
          </w:divBdr>
        </w:div>
        <w:div w:id="1229264053">
          <w:marLeft w:val="640"/>
          <w:marRight w:val="0"/>
          <w:marTop w:val="0"/>
          <w:marBottom w:val="0"/>
          <w:divBdr>
            <w:top w:val="none" w:sz="0" w:space="0" w:color="auto"/>
            <w:left w:val="none" w:sz="0" w:space="0" w:color="auto"/>
            <w:bottom w:val="none" w:sz="0" w:space="0" w:color="auto"/>
            <w:right w:val="none" w:sz="0" w:space="0" w:color="auto"/>
          </w:divBdr>
        </w:div>
        <w:div w:id="409544492">
          <w:marLeft w:val="640"/>
          <w:marRight w:val="0"/>
          <w:marTop w:val="0"/>
          <w:marBottom w:val="0"/>
          <w:divBdr>
            <w:top w:val="none" w:sz="0" w:space="0" w:color="auto"/>
            <w:left w:val="none" w:sz="0" w:space="0" w:color="auto"/>
            <w:bottom w:val="none" w:sz="0" w:space="0" w:color="auto"/>
            <w:right w:val="none" w:sz="0" w:space="0" w:color="auto"/>
          </w:divBdr>
        </w:div>
        <w:div w:id="2060128619">
          <w:marLeft w:val="640"/>
          <w:marRight w:val="0"/>
          <w:marTop w:val="0"/>
          <w:marBottom w:val="0"/>
          <w:divBdr>
            <w:top w:val="none" w:sz="0" w:space="0" w:color="auto"/>
            <w:left w:val="none" w:sz="0" w:space="0" w:color="auto"/>
            <w:bottom w:val="none" w:sz="0" w:space="0" w:color="auto"/>
            <w:right w:val="none" w:sz="0" w:space="0" w:color="auto"/>
          </w:divBdr>
        </w:div>
        <w:div w:id="673997551">
          <w:marLeft w:val="640"/>
          <w:marRight w:val="0"/>
          <w:marTop w:val="0"/>
          <w:marBottom w:val="0"/>
          <w:divBdr>
            <w:top w:val="none" w:sz="0" w:space="0" w:color="auto"/>
            <w:left w:val="none" w:sz="0" w:space="0" w:color="auto"/>
            <w:bottom w:val="none" w:sz="0" w:space="0" w:color="auto"/>
            <w:right w:val="none" w:sz="0" w:space="0" w:color="auto"/>
          </w:divBdr>
        </w:div>
        <w:div w:id="376929225">
          <w:marLeft w:val="640"/>
          <w:marRight w:val="0"/>
          <w:marTop w:val="0"/>
          <w:marBottom w:val="0"/>
          <w:divBdr>
            <w:top w:val="none" w:sz="0" w:space="0" w:color="auto"/>
            <w:left w:val="none" w:sz="0" w:space="0" w:color="auto"/>
            <w:bottom w:val="none" w:sz="0" w:space="0" w:color="auto"/>
            <w:right w:val="none" w:sz="0" w:space="0" w:color="auto"/>
          </w:divBdr>
        </w:div>
        <w:div w:id="363404947">
          <w:marLeft w:val="640"/>
          <w:marRight w:val="0"/>
          <w:marTop w:val="0"/>
          <w:marBottom w:val="0"/>
          <w:divBdr>
            <w:top w:val="none" w:sz="0" w:space="0" w:color="auto"/>
            <w:left w:val="none" w:sz="0" w:space="0" w:color="auto"/>
            <w:bottom w:val="none" w:sz="0" w:space="0" w:color="auto"/>
            <w:right w:val="none" w:sz="0" w:space="0" w:color="auto"/>
          </w:divBdr>
        </w:div>
        <w:div w:id="1353527409">
          <w:marLeft w:val="640"/>
          <w:marRight w:val="0"/>
          <w:marTop w:val="0"/>
          <w:marBottom w:val="0"/>
          <w:divBdr>
            <w:top w:val="none" w:sz="0" w:space="0" w:color="auto"/>
            <w:left w:val="none" w:sz="0" w:space="0" w:color="auto"/>
            <w:bottom w:val="none" w:sz="0" w:space="0" w:color="auto"/>
            <w:right w:val="none" w:sz="0" w:space="0" w:color="auto"/>
          </w:divBdr>
        </w:div>
        <w:div w:id="1971663219">
          <w:marLeft w:val="640"/>
          <w:marRight w:val="0"/>
          <w:marTop w:val="0"/>
          <w:marBottom w:val="0"/>
          <w:divBdr>
            <w:top w:val="none" w:sz="0" w:space="0" w:color="auto"/>
            <w:left w:val="none" w:sz="0" w:space="0" w:color="auto"/>
            <w:bottom w:val="none" w:sz="0" w:space="0" w:color="auto"/>
            <w:right w:val="none" w:sz="0" w:space="0" w:color="auto"/>
          </w:divBdr>
        </w:div>
        <w:div w:id="1209687652">
          <w:marLeft w:val="640"/>
          <w:marRight w:val="0"/>
          <w:marTop w:val="0"/>
          <w:marBottom w:val="0"/>
          <w:divBdr>
            <w:top w:val="none" w:sz="0" w:space="0" w:color="auto"/>
            <w:left w:val="none" w:sz="0" w:space="0" w:color="auto"/>
            <w:bottom w:val="none" w:sz="0" w:space="0" w:color="auto"/>
            <w:right w:val="none" w:sz="0" w:space="0" w:color="auto"/>
          </w:divBdr>
        </w:div>
        <w:div w:id="1568566064">
          <w:marLeft w:val="640"/>
          <w:marRight w:val="0"/>
          <w:marTop w:val="0"/>
          <w:marBottom w:val="0"/>
          <w:divBdr>
            <w:top w:val="none" w:sz="0" w:space="0" w:color="auto"/>
            <w:left w:val="none" w:sz="0" w:space="0" w:color="auto"/>
            <w:bottom w:val="none" w:sz="0" w:space="0" w:color="auto"/>
            <w:right w:val="none" w:sz="0" w:space="0" w:color="auto"/>
          </w:divBdr>
        </w:div>
        <w:div w:id="1700159477">
          <w:marLeft w:val="640"/>
          <w:marRight w:val="0"/>
          <w:marTop w:val="0"/>
          <w:marBottom w:val="0"/>
          <w:divBdr>
            <w:top w:val="none" w:sz="0" w:space="0" w:color="auto"/>
            <w:left w:val="none" w:sz="0" w:space="0" w:color="auto"/>
            <w:bottom w:val="none" w:sz="0" w:space="0" w:color="auto"/>
            <w:right w:val="none" w:sz="0" w:space="0" w:color="auto"/>
          </w:divBdr>
        </w:div>
        <w:div w:id="1997295380">
          <w:marLeft w:val="640"/>
          <w:marRight w:val="0"/>
          <w:marTop w:val="0"/>
          <w:marBottom w:val="0"/>
          <w:divBdr>
            <w:top w:val="none" w:sz="0" w:space="0" w:color="auto"/>
            <w:left w:val="none" w:sz="0" w:space="0" w:color="auto"/>
            <w:bottom w:val="none" w:sz="0" w:space="0" w:color="auto"/>
            <w:right w:val="none" w:sz="0" w:space="0" w:color="auto"/>
          </w:divBdr>
        </w:div>
        <w:div w:id="713962826">
          <w:marLeft w:val="640"/>
          <w:marRight w:val="0"/>
          <w:marTop w:val="0"/>
          <w:marBottom w:val="0"/>
          <w:divBdr>
            <w:top w:val="none" w:sz="0" w:space="0" w:color="auto"/>
            <w:left w:val="none" w:sz="0" w:space="0" w:color="auto"/>
            <w:bottom w:val="none" w:sz="0" w:space="0" w:color="auto"/>
            <w:right w:val="none" w:sz="0" w:space="0" w:color="auto"/>
          </w:divBdr>
        </w:div>
        <w:div w:id="889537155">
          <w:marLeft w:val="640"/>
          <w:marRight w:val="0"/>
          <w:marTop w:val="0"/>
          <w:marBottom w:val="0"/>
          <w:divBdr>
            <w:top w:val="none" w:sz="0" w:space="0" w:color="auto"/>
            <w:left w:val="none" w:sz="0" w:space="0" w:color="auto"/>
            <w:bottom w:val="none" w:sz="0" w:space="0" w:color="auto"/>
            <w:right w:val="none" w:sz="0" w:space="0" w:color="auto"/>
          </w:divBdr>
        </w:div>
        <w:div w:id="1615017654">
          <w:marLeft w:val="640"/>
          <w:marRight w:val="0"/>
          <w:marTop w:val="0"/>
          <w:marBottom w:val="0"/>
          <w:divBdr>
            <w:top w:val="none" w:sz="0" w:space="0" w:color="auto"/>
            <w:left w:val="none" w:sz="0" w:space="0" w:color="auto"/>
            <w:bottom w:val="none" w:sz="0" w:space="0" w:color="auto"/>
            <w:right w:val="none" w:sz="0" w:space="0" w:color="auto"/>
          </w:divBdr>
        </w:div>
        <w:div w:id="579948544">
          <w:marLeft w:val="640"/>
          <w:marRight w:val="0"/>
          <w:marTop w:val="0"/>
          <w:marBottom w:val="0"/>
          <w:divBdr>
            <w:top w:val="none" w:sz="0" w:space="0" w:color="auto"/>
            <w:left w:val="none" w:sz="0" w:space="0" w:color="auto"/>
            <w:bottom w:val="none" w:sz="0" w:space="0" w:color="auto"/>
            <w:right w:val="none" w:sz="0" w:space="0" w:color="auto"/>
          </w:divBdr>
        </w:div>
        <w:div w:id="216209556">
          <w:marLeft w:val="640"/>
          <w:marRight w:val="0"/>
          <w:marTop w:val="0"/>
          <w:marBottom w:val="0"/>
          <w:divBdr>
            <w:top w:val="none" w:sz="0" w:space="0" w:color="auto"/>
            <w:left w:val="none" w:sz="0" w:space="0" w:color="auto"/>
            <w:bottom w:val="none" w:sz="0" w:space="0" w:color="auto"/>
            <w:right w:val="none" w:sz="0" w:space="0" w:color="auto"/>
          </w:divBdr>
        </w:div>
        <w:div w:id="1808889596">
          <w:marLeft w:val="640"/>
          <w:marRight w:val="0"/>
          <w:marTop w:val="0"/>
          <w:marBottom w:val="0"/>
          <w:divBdr>
            <w:top w:val="none" w:sz="0" w:space="0" w:color="auto"/>
            <w:left w:val="none" w:sz="0" w:space="0" w:color="auto"/>
            <w:bottom w:val="none" w:sz="0" w:space="0" w:color="auto"/>
            <w:right w:val="none" w:sz="0" w:space="0" w:color="auto"/>
          </w:divBdr>
        </w:div>
        <w:div w:id="346564341">
          <w:marLeft w:val="640"/>
          <w:marRight w:val="0"/>
          <w:marTop w:val="0"/>
          <w:marBottom w:val="0"/>
          <w:divBdr>
            <w:top w:val="none" w:sz="0" w:space="0" w:color="auto"/>
            <w:left w:val="none" w:sz="0" w:space="0" w:color="auto"/>
            <w:bottom w:val="none" w:sz="0" w:space="0" w:color="auto"/>
            <w:right w:val="none" w:sz="0" w:space="0" w:color="auto"/>
          </w:divBdr>
        </w:div>
        <w:div w:id="872108935">
          <w:marLeft w:val="640"/>
          <w:marRight w:val="0"/>
          <w:marTop w:val="0"/>
          <w:marBottom w:val="0"/>
          <w:divBdr>
            <w:top w:val="none" w:sz="0" w:space="0" w:color="auto"/>
            <w:left w:val="none" w:sz="0" w:space="0" w:color="auto"/>
            <w:bottom w:val="none" w:sz="0" w:space="0" w:color="auto"/>
            <w:right w:val="none" w:sz="0" w:space="0" w:color="auto"/>
          </w:divBdr>
        </w:div>
        <w:div w:id="175703660">
          <w:marLeft w:val="640"/>
          <w:marRight w:val="0"/>
          <w:marTop w:val="0"/>
          <w:marBottom w:val="0"/>
          <w:divBdr>
            <w:top w:val="none" w:sz="0" w:space="0" w:color="auto"/>
            <w:left w:val="none" w:sz="0" w:space="0" w:color="auto"/>
            <w:bottom w:val="none" w:sz="0" w:space="0" w:color="auto"/>
            <w:right w:val="none" w:sz="0" w:space="0" w:color="auto"/>
          </w:divBdr>
        </w:div>
        <w:div w:id="1137576804">
          <w:marLeft w:val="640"/>
          <w:marRight w:val="0"/>
          <w:marTop w:val="0"/>
          <w:marBottom w:val="0"/>
          <w:divBdr>
            <w:top w:val="none" w:sz="0" w:space="0" w:color="auto"/>
            <w:left w:val="none" w:sz="0" w:space="0" w:color="auto"/>
            <w:bottom w:val="none" w:sz="0" w:space="0" w:color="auto"/>
            <w:right w:val="none" w:sz="0" w:space="0" w:color="auto"/>
          </w:divBdr>
        </w:div>
        <w:div w:id="1160122384">
          <w:marLeft w:val="640"/>
          <w:marRight w:val="0"/>
          <w:marTop w:val="0"/>
          <w:marBottom w:val="0"/>
          <w:divBdr>
            <w:top w:val="none" w:sz="0" w:space="0" w:color="auto"/>
            <w:left w:val="none" w:sz="0" w:space="0" w:color="auto"/>
            <w:bottom w:val="none" w:sz="0" w:space="0" w:color="auto"/>
            <w:right w:val="none" w:sz="0" w:space="0" w:color="auto"/>
          </w:divBdr>
        </w:div>
        <w:div w:id="1626885361">
          <w:marLeft w:val="640"/>
          <w:marRight w:val="0"/>
          <w:marTop w:val="0"/>
          <w:marBottom w:val="0"/>
          <w:divBdr>
            <w:top w:val="none" w:sz="0" w:space="0" w:color="auto"/>
            <w:left w:val="none" w:sz="0" w:space="0" w:color="auto"/>
            <w:bottom w:val="none" w:sz="0" w:space="0" w:color="auto"/>
            <w:right w:val="none" w:sz="0" w:space="0" w:color="auto"/>
          </w:divBdr>
        </w:div>
        <w:div w:id="255556810">
          <w:marLeft w:val="640"/>
          <w:marRight w:val="0"/>
          <w:marTop w:val="0"/>
          <w:marBottom w:val="0"/>
          <w:divBdr>
            <w:top w:val="none" w:sz="0" w:space="0" w:color="auto"/>
            <w:left w:val="none" w:sz="0" w:space="0" w:color="auto"/>
            <w:bottom w:val="none" w:sz="0" w:space="0" w:color="auto"/>
            <w:right w:val="none" w:sz="0" w:space="0" w:color="auto"/>
          </w:divBdr>
        </w:div>
        <w:div w:id="555168842">
          <w:marLeft w:val="640"/>
          <w:marRight w:val="0"/>
          <w:marTop w:val="0"/>
          <w:marBottom w:val="0"/>
          <w:divBdr>
            <w:top w:val="none" w:sz="0" w:space="0" w:color="auto"/>
            <w:left w:val="none" w:sz="0" w:space="0" w:color="auto"/>
            <w:bottom w:val="none" w:sz="0" w:space="0" w:color="auto"/>
            <w:right w:val="none" w:sz="0" w:space="0" w:color="auto"/>
          </w:divBdr>
        </w:div>
        <w:div w:id="769275319">
          <w:marLeft w:val="640"/>
          <w:marRight w:val="0"/>
          <w:marTop w:val="0"/>
          <w:marBottom w:val="0"/>
          <w:divBdr>
            <w:top w:val="none" w:sz="0" w:space="0" w:color="auto"/>
            <w:left w:val="none" w:sz="0" w:space="0" w:color="auto"/>
            <w:bottom w:val="none" w:sz="0" w:space="0" w:color="auto"/>
            <w:right w:val="none" w:sz="0" w:space="0" w:color="auto"/>
          </w:divBdr>
        </w:div>
        <w:div w:id="2072804176">
          <w:marLeft w:val="640"/>
          <w:marRight w:val="0"/>
          <w:marTop w:val="0"/>
          <w:marBottom w:val="0"/>
          <w:divBdr>
            <w:top w:val="none" w:sz="0" w:space="0" w:color="auto"/>
            <w:left w:val="none" w:sz="0" w:space="0" w:color="auto"/>
            <w:bottom w:val="none" w:sz="0" w:space="0" w:color="auto"/>
            <w:right w:val="none" w:sz="0" w:space="0" w:color="auto"/>
          </w:divBdr>
        </w:div>
        <w:div w:id="1413813620">
          <w:marLeft w:val="640"/>
          <w:marRight w:val="0"/>
          <w:marTop w:val="0"/>
          <w:marBottom w:val="0"/>
          <w:divBdr>
            <w:top w:val="none" w:sz="0" w:space="0" w:color="auto"/>
            <w:left w:val="none" w:sz="0" w:space="0" w:color="auto"/>
            <w:bottom w:val="none" w:sz="0" w:space="0" w:color="auto"/>
            <w:right w:val="none" w:sz="0" w:space="0" w:color="auto"/>
          </w:divBdr>
        </w:div>
        <w:div w:id="1989282727">
          <w:marLeft w:val="640"/>
          <w:marRight w:val="0"/>
          <w:marTop w:val="0"/>
          <w:marBottom w:val="0"/>
          <w:divBdr>
            <w:top w:val="none" w:sz="0" w:space="0" w:color="auto"/>
            <w:left w:val="none" w:sz="0" w:space="0" w:color="auto"/>
            <w:bottom w:val="none" w:sz="0" w:space="0" w:color="auto"/>
            <w:right w:val="none" w:sz="0" w:space="0" w:color="auto"/>
          </w:divBdr>
        </w:div>
        <w:div w:id="513961647">
          <w:marLeft w:val="640"/>
          <w:marRight w:val="0"/>
          <w:marTop w:val="0"/>
          <w:marBottom w:val="0"/>
          <w:divBdr>
            <w:top w:val="none" w:sz="0" w:space="0" w:color="auto"/>
            <w:left w:val="none" w:sz="0" w:space="0" w:color="auto"/>
            <w:bottom w:val="none" w:sz="0" w:space="0" w:color="auto"/>
            <w:right w:val="none" w:sz="0" w:space="0" w:color="auto"/>
          </w:divBdr>
        </w:div>
        <w:div w:id="869957163">
          <w:marLeft w:val="640"/>
          <w:marRight w:val="0"/>
          <w:marTop w:val="0"/>
          <w:marBottom w:val="0"/>
          <w:divBdr>
            <w:top w:val="none" w:sz="0" w:space="0" w:color="auto"/>
            <w:left w:val="none" w:sz="0" w:space="0" w:color="auto"/>
            <w:bottom w:val="none" w:sz="0" w:space="0" w:color="auto"/>
            <w:right w:val="none" w:sz="0" w:space="0" w:color="auto"/>
          </w:divBdr>
        </w:div>
        <w:div w:id="442044358">
          <w:marLeft w:val="640"/>
          <w:marRight w:val="0"/>
          <w:marTop w:val="0"/>
          <w:marBottom w:val="0"/>
          <w:divBdr>
            <w:top w:val="none" w:sz="0" w:space="0" w:color="auto"/>
            <w:left w:val="none" w:sz="0" w:space="0" w:color="auto"/>
            <w:bottom w:val="none" w:sz="0" w:space="0" w:color="auto"/>
            <w:right w:val="none" w:sz="0" w:space="0" w:color="auto"/>
          </w:divBdr>
        </w:div>
        <w:div w:id="1546261208">
          <w:marLeft w:val="640"/>
          <w:marRight w:val="0"/>
          <w:marTop w:val="0"/>
          <w:marBottom w:val="0"/>
          <w:divBdr>
            <w:top w:val="none" w:sz="0" w:space="0" w:color="auto"/>
            <w:left w:val="none" w:sz="0" w:space="0" w:color="auto"/>
            <w:bottom w:val="none" w:sz="0" w:space="0" w:color="auto"/>
            <w:right w:val="none" w:sz="0" w:space="0" w:color="auto"/>
          </w:divBdr>
        </w:div>
        <w:div w:id="1863277385">
          <w:marLeft w:val="640"/>
          <w:marRight w:val="0"/>
          <w:marTop w:val="0"/>
          <w:marBottom w:val="0"/>
          <w:divBdr>
            <w:top w:val="none" w:sz="0" w:space="0" w:color="auto"/>
            <w:left w:val="none" w:sz="0" w:space="0" w:color="auto"/>
            <w:bottom w:val="none" w:sz="0" w:space="0" w:color="auto"/>
            <w:right w:val="none" w:sz="0" w:space="0" w:color="auto"/>
          </w:divBdr>
        </w:div>
        <w:div w:id="923606545">
          <w:marLeft w:val="640"/>
          <w:marRight w:val="0"/>
          <w:marTop w:val="0"/>
          <w:marBottom w:val="0"/>
          <w:divBdr>
            <w:top w:val="none" w:sz="0" w:space="0" w:color="auto"/>
            <w:left w:val="none" w:sz="0" w:space="0" w:color="auto"/>
            <w:bottom w:val="none" w:sz="0" w:space="0" w:color="auto"/>
            <w:right w:val="none" w:sz="0" w:space="0" w:color="auto"/>
          </w:divBdr>
        </w:div>
        <w:div w:id="1112869682">
          <w:marLeft w:val="640"/>
          <w:marRight w:val="0"/>
          <w:marTop w:val="0"/>
          <w:marBottom w:val="0"/>
          <w:divBdr>
            <w:top w:val="none" w:sz="0" w:space="0" w:color="auto"/>
            <w:left w:val="none" w:sz="0" w:space="0" w:color="auto"/>
            <w:bottom w:val="none" w:sz="0" w:space="0" w:color="auto"/>
            <w:right w:val="none" w:sz="0" w:space="0" w:color="auto"/>
          </w:divBdr>
        </w:div>
        <w:div w:id="481627596">
          <w:marLeft w:val="640"/>
          <w:marRight w:val="0"/>
          <w:marTop w:val="0"/>
          <w:marBottom w:val="0"/>
          <w:divBdr>
            <w:top w:val="none" w:sz="0" w:space="0" w:color="auto"/>
            <w:left w:val="none" w:sz="0" w:space="0" w:color="auto"/>
            <w:bottom w:val="none" w:sz="0" w:space="0" w:color="auto"/>
            <w:right w:val="none" w:sz="0" w:space="0" w:color="auto"/>
          </w:divBdr>
        </w:div>
        <w:div w:id="1430464833">
          <w:marLeft w:val="640"/>
          <w:marRight w:val="0"/>
          <w:marTop w:val="0"/>
          <w:marBottom w:val="0"/>
          <w:divBdr>
            <w:top w:val="none" w:sz="0" w:space="0" w:color="auto"/>
            <w:left w:val="none" w:sz="0" w:space="0" w:color="auto"/>
            <w:bottom w:val="none" w:sz="0" w:space="0" w:color="auto"/>
            <w:right w:val="none" w:sz="0" w:space="0" w:color="auto"/>
          </w:divBdr>
        </w:div>
      </w:divsChild>
    </w:div>
    <w:div w:id="1277710657">
      <w:bodyDiv w:val="1"/>
      <w:marLeft w:val="0"/>
      <w:marRight w:val="0"/>
      <w:marTop w:val="0"/>
      <w:marBottom w:val="0"/>
      <w:divBdr>
        <w:top w:val="none" w:sz="0" w:space="0" w:color="auto"/>
        <w:left w:val="none" w:sz="0" w:space="0" w:color="auto"/>
        <w:bottom w:val="none" w:sz="0" w:space="0" w:color="auto"/>
        <w:right w:val="none" w:sz="0" w:space="0" w:color="auto"/>
      </w:divBdr>
      <w:divsChild>
        <w:div w:id="160392675">
          <w:marLeft w:val="480"/>
          <w:marRight w:val="0"/>
          <w:marTop w:val="0"/>
          <w:marBottom w:val="0"/>
          <w:divBdr>
            <w:top w:val="none" w:sz="0" w:space="0" w:color="auto"/>
            <w:left w:val="none" w:sz="0" w:space="0" w:color="auto"/>
            <w:bottom w:val="none" w:sz="0" w:space="0" w:color="auto"/>
            <w:right w:val="none" w:sz="0" w:space="0" w:color="auto"/>
          </w:divBdr>
        </w:div>
        <w:div w:id="181550855">
          <w:marLeft w:val="480"/>
          <w:marRight w:val="0"/>
          <w:marTop w:val="0"/>
          <w:marBottom w:val="0"/>
          <w:divBdr>
            <w:top w:val="none" w:sz="0" w:space="0" w:color="auto"/>
            <w:left w:val="none" w:sz="0" w:space="0" w:color="auto"/>
            <w:bottom w:val="none" w:sz="0" w:space="0" w:color="auto"/>
            <w:right w:val="none" w:sz="0" w:space="0" w:color="auto"/>
          </w:divBdr>
        </w:div>
        <w:div w:id="436486362">
          <w:marLeft w:val="480"/>
          <w:marRight w:val="0"/>
          <w:marTop w:val="0"/>
          <w:marBottom w:val="0"/>
          <w:divBdr>
            <w:top w:val="none" w:sz="0" w:space="0" w:color="auto"/>
            <w:left w:val="none" w:sz="0" w:space="0" w:color="auto"/>
            <w:bottom w:val="none" w:sz="0" w:space="0" w:color="auto"/>
            <w:right w:val="none" w:sz="0" w:space="0" w:color="auto"/>
          </w:divBdr>
        </w:div>
        <w:div w:id="626084092">
          <w:marLeft w:val="480"/>
          <w:marRight w:val="0"/>
          <w:marTop w:val="0"/>
          <w:marBottom w:val="0"/>
          <w:divBdr>
            <w:top w:val="none" w:sz="0" w:space="0" w:color="auto"/>
            <w:left w:val="none" w:sz="0" w:space="0" w:color="auto"/>
            <w:bottom w:val="none" w:sz="0" w:space="0" w:color="auto"/>
            <w:right w:val="none" w:sz="0" w:space="0" w:color="auto"/>
          </w:divBdr>
        </w:div>
        <w:div w:id="745609039">
          <w:marLeft w:val="480"/>
          <w:marRight w:val="0"/>
          <w:marTop w:val="0"/>
          <w:marBottom w:val="0"/>
          <w:divBdr>
            <w:top w:val="none" w:sz="0" w:space="0" w:color="auto"/>
            <w:left w:val="none" w:sz="0" w:space="0" w:color="auto"/>
            <w:bottom w:val="none" w:sz="0" w:space="0" w:color="auto"/>
            <w:right w:val="none" w:sz="0" w:space="0" w:color="auto"/>
          </w:divBdr>
        </w:div>
        <w:div w:id="1001280800">
          <w:marLeft w:val="480"/>
          <w:marRight w:val="0"/>
          <w:marTop w:val="0"/>
          <w:marBottom w:val="0"/>
          <w:divBdr>
            <w:top w:val="none" w:sz="0" w:space="0" w:color="auto"/>
            <w:left w:val="none" w:sz="0" w:space="0" w:color="auto"/>
            <w:bottom w:val="none" w:sz="0" w:space="0" w:color="auto"/>
            <w:right w:val="none" w:sz="0" w:space="0" w:color="auto"/>
          </w:divBdr>
        </w:div>
        <w:div w:id="1026492354">
          <w:marLeft w:val="480"/>
          <w:marRight w:val="0"/>
          <w:marTop w:val="0"/>
          <w:marBottom w:val="0"/>
          <w:divBdr>
            <w:top w:val="none" w:sz="0" w:space="0" w:color="auto"/>
            <w:left w:val="none" w:sz="0" w:space="0" w:color="auto"/>
            <w:bottom w:val="none" w:sz="0" w:space="0" w:color="auto"/>
            <w:right w:val="none" w:sz="0" w:space="0" w:color="auto"/>
          </w:divBdr>
        </w:div>
        <w:div w:id="1666517937">
          <w:marLeft w:val="480"/>
          <w:marRight w:val="0"/>
          <w:marTop w:val="0"/>
          <w:marBottom w:val="0"/>
          <w:divBdr>
            <w:top w:val="none" w:sz="0" w:space="0" w:color="auto"/>
            <w:left w:val="none" w:sz="0" w:space="0" w:color="auto"/>
            <w:bottom w:val="none" w:sz="0" w:space="0" w:color="auto"/>
            <w:right w:val="none" w:sz="0" w:space="0" w:color="auto"/>
          </w:divBdr>
        </w:div>
        <w:div w:id="1702585659">
          <w:marLeft w:val="480"/>
          <w:marRight w:val="0"/>
          <w:marTop w:val="0"/>
          <w:marBottom w:val="0"/>
          <w:divBdr>
            <w:top w:val="none" w:sz="0" w:space="0" w:color="auto"/>
            <w:left w:val="none" w:sz="0" w:space="0" w:color="auto"/>
            <w:bottom w:val="none" w:sz="0" w:space="0" w:color="auto"/>
            <w:right w:val="none" w:sz="0" w:space="0" w:color="auto"/>
          </w:divBdr>
        </w:div>
        <w:div w:id="1774475454">
          <w:marLeft w:val="480"/>
          <w:marRight w:val="0"/>
          <w:marTop w:val="0"/>
          <w:marBottom w:val="0"/>
          <w:divBdr>
            <w:top w:val="none" w:sz="0" w:space="0" w:color="auto"/>
            <w:left w:val="none" w:sz="0" w:space="0" w:color="auto"/>
            <w:bottom w:val="none" w:sz="0" w:space="0" w:color="auto"/>
            <w:right w:val="none" w:sz="0" w:space="0" w:color="auto"/>
          </w:divBdr>
        </w:div>
        <w:div w:id="1876114741">
          <w:marLeft w:val="480"/>
          <w:marRight w:val="0"/>
          <w:marTop w:val="0"/>
          <w:marBottom w:val="0"/>
          <w:divBdr>
            <w:top w:val="none" w:sz="0" w:space="0" w:color="auto"/>
            <w:left w:val="none" w:sz="0" w:space="0" w:color="auto"/>
            <w:bottom w:val="none" w:sz="0" w:space="0" w:color="auto"/>
            <w:right w:val="none" w:sz="0" w:space="0" w:color="auto"/>
          </w:divBdr>
        </w:div>
        <w:div w:id="1885671322">
          <w:marLeft w:val="480"/>
          <w:marRight w:val="0"/>
          <w:marTop w:val="0"/>
          <w:marBottom w:val="0"/>
          <w:divBdr>
            <w:top w:val="none" w:sz="0" w:space="0" w:color="auto"/>
            <w:left w:val="none" w:sz="0" w:space="0" w:color="auto"/>
            <w:bottom w:val="none" w:sz="0" w:space="0" w:color="auto"/>
            <w:right w:val="none" w:sz="0" w:space="0" w:color="auto"/>
          </w:divBdr>
        </w:div>
        <w:div w:id="1888485662">
          <w:marLeft w:val="480"/>
          <w:marRight w:val="0"/>
          <w:marTop w:val="0"/>
          <w:marBottom w:val="0"/>
          <w:divBdr>
            <w:top w:val="none" w:sz="0" w:space="0" w:color="auto"/>
            <w:left w:val="none" w:sz="0" w:space="0" w:color="auto"/>
            <w:bottom w:val="none" w:sz="0" w:space="0" w:color="auto"/>
            <w:right w:val="none" w:sz="0" w:space="0" w:color="auto"/>
          </w:divBdr>
        </w:div>
      </w:divsChild>
    </w:div>
    <w:div w:id="1277835519">
      <w:marLeft w:val="480"/>
      <w:marRight w:val="0"/>
      <w:marTop w:val="0"/>
      <w:marBottom w:val="0"/>
      <w:divBdr>
        <w:top w:val="none" w:sz="0" w:space="0" w:color="auto"/>
        <w:left w:val="none" w:sz="0" w:space="0" w:color="auto"/>
        <w:bottom w:val="none" w:sz="0" w:space="0" w:color="auto"/>
        <w:right w:val="none" w:sz="0" w:space="0" w:color="auto"/>
      </w:divBdr>
    </w:div>
    <w:div w:id="1277904812">
      <w:bodyDiv w:val="1"/>
      <w:marLeft w:val="0"/>
      <w:marRight w:val="0"/>
      <w:marTop w:val="0"/>
      <w:marBottom w:val="0"/>
      <w:divBdr>
        <w:top w:val="none" w:sz="0" w:space="0" w:color="auto"/>
        <w:left w:val="none" w:sz="0" w:space="0" w:color="auto"/>
        <w:bottom w:val="none" w:sz="0" w:space="0" w:color="auto"/>
        <w:right w:val="none" w:sz="0" w:space="0" w:color="auto"/>
      </w:divBdr>
    </w:div>
    <w:div w:id="1278676659">
      <w:marLeft w:val="480"/>
      <w:marRight w:val="0"/>
      <w:marTop w:val="0"/>
      <w:marBottom w:val="0"/>
      <w:divBdr>
        <w:top w:val="none" w:sz="0" w:space="0" w:color="auto"/>
        <w:left w:val="none" w:sz="0" w:space="0" w:color="auto"/>
        <w:bottom w:val="none" w:sz="0" w:space="0" w:color="auto"/>
        <w:right w:val="none" w:sz="0" w:space="0" w:color="auto"/>
      </w:divBdr>
    </w:div>
    <w:div w:id="1279872803">
      <w:marLeft w:val="480"/>
      <w:marRight w:val="0"/>
      <w:marTop w:val="0"/>
      <w:marBottom w:val="0"/>
      <w:divBdr>
        <w:top w:val="none" w:sz="0" w:space="0" w:color="auto"/>
        <w:left w:val="none" w:sz="0" w:space="0" w:color="auto"/>
        <w:bottom w:val="none" w:sz="0" w:space="0" w:color="auto"/>
        <w:right w:val="none" w:sz="0" w:space="0" w:color="auto"/>
      </w:divBdr>
    </w:div>
    <w:div w:id="1281379646">
      <w:marLeft w:val="480"/>
      <w:marRight w:val="0"/>
      <w:marTop w:val="0"/>
      <w:marBottom w:val="0"/>
      <w:divBdr>
        <w:top w:val="none" w:sz="0" w:space="0" w:color="auto"/>
        <w:left w:val="none" w:sz="0" w:space="0" w:color="auto"/>
        <w:bottom w:val="none" w:sz="0" w:space="0" w:color="auto"/>
        <w:right w:val="none" w:sz="0" w:space="0" w:color="auto"/>
      </w:divBdr>
    </w:div>
    <w:div w:id="1282147901">
      <w:bodyDiv w:val="1"/>
      <w:marLeft w:val="0"/>
      <w:marRight w:val="0"/>
      <w:marTop w:val="0"/>
      <w:marBottom w:val="0"/>
      <w:divBdr>
        <w:top w:val="none" w:sz="0" w:space="0" w:color="auto"/>
        <w:left w:val="none" w:sz="0" w:space="0" w:color="auto"/>
        <w:bottom w:val="none" w:sz="0" w:space="0" w:color="auto"/>
        <w:right w:val="none" w:sz="0" w:space="0" w:color="auto"/>
      </w:divBdr>
    </w:div>
    <w:div w:id="1283851870">
      <w:marLeft w:val="480"/>
      <w:marRight w:val="0"/>
      <w:marTop w:val="0"/>
      <w:marBottom w:val="0"/>
      <w:divBdr>
        <w:top w:val="none" w:sz="0" w:space="0" w:color="auto"/>
        <w:left w:val="none" w:sz="0" w:space="0" w:color="auto"/>
        <w:bottom w:val="none" w:sz="0" w:space="0" w:color="auto"/>
        <w:right w:val="none" w:sz="0" w:space="0" w:color="auto"/>
      </w:divBdr>
    </w:div>
    <w:div w:id="1284653605">
      <w:marLeft w:val="640"/>
      <w:marRight w:val="0"/>
      <w:marTop w:val="0"/>
      <w:marBottom w:val="0"/>
      <w:divBdr>
        <w:top w:val="none" w:sz="0" w:space="0" w:color="auto"/>
        <w:left w:val="none" w:sz="0" w:space="0" w:color="auto"/>
        <w:bottom w:val="none" w:sz="0" w:space="0" w:color="auto"/>
        <w:right w:val="none" w:sz="0" w:space="0" w:color="auto"/>
      </w:divBdr>
    </w:div>
    <w:div w:id="1285575410">
      <w:marLeft w:val="480"/>
      <w:marRight w:val="0"/>
      <w:marTop w:val="0"/>
      <w:marBottom w:val="0"/>
      <w:divBdr>
        <w:top w:val="none" w:sz="0" w:space="0" w:color="auto"/>
        <w:left w:val="none" w:sz="0" w:space="0" w:color="auto"/>
        <w:bottom w:val="none" w:sz="0" w:space="0" w:color="auto"/>
        <w:right w:val="none" w:sz="0" w:space="0" w:color="auto"/>
      </w:divBdr>
    </w:div>
    <w:div w:id="1287004034">
      <w:marLeft w:val="480"/>
      <w:marRight w:val="0"/>
      <w:marTop w:val="0"/>
      <w:marBottom w:val="0"/>
      <w:divBdr>
        <w:top w:val="none" w:sz="0" w:space="0" w:color="auto"/>
        <w:left w:val="none" w:sz="0" w:space="0" w:color="auto"/>
        <w:bottom w:val="none" w:sz="0" w:space="0" w:color="auto"/>
        <w:right w:val="none" w:sz="0" w:space="0" w:color="auto"/>
      </w:divBdr>
    </w:div>
    <w:div w:id="1287390174">
      <w:marLeft w:val="480"/>
      <w:marRight w:val="0"/>
      <w:marTop w:val="0"/>
      <w:marBottom w:val="0"/>
      <w:divBdr>
        <w:top w:val="none" w:sz="0" w:space="0" w:color="auto"/>
        <w:left w:val="none" w:sz="0" w:space="0" w:color="auto"/>
        <w:bottom w:val="none" w:sz="0" w:space="0" w:color="auto"/>
        <w:right w:val="none" w:sz="0" w:space="0" w:color="auto"/>
      </w:divBdr>
    </w:div>
    <w:div w:id="1288008745">
      <w:bodyDiv w:val="1"/>
      <w:marLeft w:val="0"/>
      <w:marRight w:val="0"/>
      <w:marTop w:val="0"/>
      <w:marBottom w:val="0"/>
      <w:divBdr>
        <w:top w:val="none" w:sz="0" w:space="0" w:color="auto"/>
        <w:left w:val="none" w:sz="0" w:space="0" w:color="auto"/>
        <w:bottom w:val="none" w:sz="0" w:space="0" w:color="auto"/>
        <w:right w:val="none" w:sz="0" w:space="0" w:color="auto"/>
      </w:divBdr>
    </w:div>
    <w:div w:id="1288127166">
      <w:marLeft w:val="480"/>
      <w:marRight w:val="0"/>
      <w:marTop w:val="0"/>
      <w:marBottom w:val="0"/>
      <w:divBdr>
        <w:top w:val="none" w:sz="0" w:space="0" w:color="auto"/>
        <w:left w:val="none" w:sz="0" w:space="0" w:color="auto"/>
        <w:bottom w:val="none" w:sz="0" w:space="0" w:color="auto"/>
        <w:right w:val="none" w:sz="0" w:space="0" w:color="auto"/>
      </w:divBdr>
    </w:div>
    <w:div w:id="1289429954">
      <w:bodyDiv w:val="1"/>
      <w:marLeft w:val="0"/>
      <w:marRight w:val="0"/>
      <w:marTop w:val="0"/>
      <w:marBottom w:val="0"/>
      <w:divBdr>
        <w:top w:val="none" w:sz="0" w:space="0" w:color="auto"/>
        <w:left w:val="none" w:sz="0" w:space="0" w:color="auto"/>
        <w:bottom w:val="none" w:sz="0" w:space="0" w:color="auto"/>
        <w:right w:val="none" w:sz="0" w:space="0" w:color="auto"/>
      </w:divBdr>
      <w:divsChild>
        <w:div w:id="11228628">
          <w:marLeft w:val="480"/>
          <w:marRight w:val="0"/>
          <w:marTop w:val="0"/>
          <w:marBottom w:val="0"/>
          <w:divBdr>
            <w:top w:val="none" w:sz="0" w:space="0" w:color="auto"/>
            <w:left w:val="none" w:sz="0" w:space="0" w:color="auto"/>
            <w:bottom w:val="none" w:sz="0" w:space="0" w:color="auto"/>
            <w:right w:val="none" w:sz="0" w:space="0" w:color="auto"/>
          </w:divBdr>
        </w:div>
        <w:div w:id="12611923">
          <w:marLeft w:val="480"/>
          <w:marRight w:val="0"/>
          <w:marTop w:val="0"/>
          <w:marBottom w:val="0"/>
          <w:divBdr>
            <w:top w:val="none" w:sz="0" w:space="0" w:color="auto"/>
            <w:left w:val="none" w:sz="0" w:space="0" w:color="auto"/>
            <w:bottom w:val="none" w:sz="0" w:space="0" w:color="auto"/>
            <w:right w:val="none" w:sz="0" w:space="0" w:color="auto"/>
          </w:divBdr>
        </w:div>
        <w:div w:id="26682345">
          <w:marLeft w:val="480"/>
          <w:marRight w:val="0"/>
          <w:marTop w:val="0"/>
          <w:marBottom w:val="0"/>
          <w:divBdr>
            <w:top w:val="none" w:sz="0" w:space="0" w:color="auto"/>
            <w:left w:val="none" w:sz="0" w:space="0" w:color="auto"/>
            <w:bottom w:val="none" w:sz="0" w:space="0" w:color="auto"/>
            <w:right w:val="none" w:sz="0" w:space="0" w:color="auto"/>
          </w:divBdr>
        </w:div>
        <w:div w:id="143594614">
          <w:marLeft w:val="480"/>
          <w:marRight w:val="0"/>
          <w:marTop w:val="0"/>
          <w:marBottom w:val="0"/>
          <w:divBdr>
            <w:top w:val="none" w:sz="0" w:space="0" w:color="auto"/>
            <w:left w:val="none" w:sz="0" w:space="0" w:color="auto"/>
            <w:bottom w:val="none" w:sz="0" w:space="0" w:color="auto"/>
            <w:right w:val="none" w:sz="0" w:space="0" w:color="auto"/>
          </w:divBdr>
        </w:div>
        <w:div w:id="166292871">
          <w:marLeft w:val="480"/>
          <w:marRight w:val="0"/>
          <w:marTop w:val="0"/>
          <w:marBottom w:val="0"/>
          <w:divBdr>
            <w:top w:val="none" w:sz="0" w:space="0" w:color="auto"/>
            <w:left w:val="none" w:sz="0" w:space="0" w:color="auto"/>
            <w:bottom w:val="none" w:sz="0" w:space="0" w:color="auto"/>
            <w:right w:val="none" w:sz="0" w:space="0" w:color="auto"/>
          </w:divBdr>
        </w:div>
        <w:div w:id="211698117">
          <w:marLeft w:val="480"/>
          <w:marRight w:val="0"/>
          <w:marTop w:val="0"/>
          <w:marBottom w:val="0"/>
          <w:divBdr>
            <w:top w:val="none" w:sz="0" w:space="0" w:color="auto"/>
            <w:left w:val="none" w:sz="0" w:space="0" w:color="auto"/>
            <w:bottom w:val="none" w:sz="0" w:space="0" w:color="auto"/>
            <w:right w:val="none" w:sz="0" w:space="0" w:color="auto"/>
          </w:divBdr>
        </w:div>
        <w:div w:id="241377055">
          <w:marLeft w:val="480"/>
          <w:marRight w:val="0"/>
          <w:marTop w:val="0"/>
          <w:marBottom w:val="0"/>
          <w:divBdr>
            <w:top w:val="none" w:sz="0" w:space="0" w:color="auto"/>
            <w:left w:val="none" w:sz="0" w:space="0" w:color="auto"/>
            <w:bottom w:val="none" w:sz="0" w:space="0" w:color="auto"/>
            <w:right w:val="none" w:sz="0" w:space="0" w:color="auto"/>
          </w:divBdr>
        </w:div>
        <w:div w:id="305739596">
          <w:marLeft w:val="480"/>
          <w:marRight w:val="0"/>
          <w:marTop w:val="0"/>
          <w:marBottom w:val="0"/>
          <w:divBdr>
            <w:top w:val="none" w:sz="0" w:space="0" w:color="auto"/>
            <w:left w:val="none" w:sz="0" w:space="0" w:color="auto"/>
            <w:bottom w:val="none" w:sz="0" w:space="0" w:color="auto"/>
            <w:right w:val="none" w:sz="0" w:space="0" w:color="auto"/>
          </w:divBdr>
        </w:div>
        <w:div w:id="318922937">
          <w:marLeft w:val="480"/>
          <w:marRight w:val="0"/>
          <w:marTop w:val="0"/>
          <w:marBottom w:val="0"/>
          <w:divBdr>
            <w:top w:val="none" w:sz="0" w:space="0" w:color="auto"/>
            <w:left w:val="none" w:sz="0" w:space="0" w:color="auto"/>
            <w:bottom w:val="none" w:sz="0" w:space="0" w:color="auto"/>
            <w:right w:val="none" w:sz="0" w:space="0" w:color="auto"/>
          </w:divBdr>
        </w:div>
        <w:div w:id="366414887">
          <w:marLeft w:val="480"/>
          <w:marRight w:val="0"/>
          <w:marTop w:val="0"/>
          <w:marBottom w:val="0"/>
          <w:divBdr>
            <w:top w:val="none" w:sz="0" w:space="0" w:color="auto"/>
            <w:left w:val="none" w:sz="0" w:space="0" w:color="auto"/>
            <w:bottom w:val="none" w:sz="0" w:space="0" w:color="auto"/>
            <w:right w:val="none" w:sz="0" w:space="0" w:color="auto"/>
          </w:divBdr>
        </w:div>
        <w:div w:id="442195472">
          <w:marLeft w:val="480"/>
          <w:marRight w:val="0"/>
          <w:marTop w:val="0"/>
          <w:marBottom w:val="0"/>
          <w:divBdr>
            <w:top w:val="none" w:sz="0" w:space="0" w:color="auto"/>
            <w:left w:val="none" w:sz="0" w:space="0" w:color="auto"/>
            <w:bottom w:val="none" w:sz="0" w:space="0" w:color="auto"/>
            <w:right w:val="none" w:sz="0" w:space="0" w:color="auto"/>
          </w:divBdr>
        </w:div>
        <w:div w:id="499585097">
          <w:marLeft w:val="480"/>
          <w:marRight w:val="0"/>
          <w:marTop w:val="0"/>
          <w:marBottom w:val="0"/>
          <w:divBdr>
            <w:top w:val="none" w:sz="0" w:space="0" w:color="auto"/>
            <w:left w:val="none" w:sz="0" w:space="0" w:color="auto"/>
            <w:bottom w:val="none" w:sz="0" w:space="0" w:color="auto"/>
            <w:right w:val="none" w:sz="0" w:space="0" w:color="auto"/>
          </w:divBdr>
        </w:div>
        <w:div w:id="542134352">
          <w:marLeft w:val="480"/>
          <w:marRight w:val="0"/>
          <w:marTop w:val="0"/>
          <w:marBottom w:val="0"/>
          <w:divBdr>
            <w:top w:val="none" w:sz="0" w:space="0" w:color="auto"/>
            <w:left w:val="none" w:sz="0" w:space="0" w:color="auto"/>
            <w:bottom w:val="none" w:sz="0" w:space="0" w:color="auto"/>
            <w:right w:val="none" w:sz="0" w:space="0" w:color="auto"/>
          </w:divBdr>
        </w:div>
        <w:div w:id="601569798">
          <w:marLeft w:val="480"/>
          <w:marRight w:val="0"/>
          <w:marTop w:val="0"/>
          <w:marBottom w:val="0"/>
          <w:divBdr>
            <w:top w:val="none" w:sz="0" w:space="0" w:color="auto"/>
            <w:left w:val="none" w:sz="0" w:space="0" w:color="auto"/>
            <w:bottom w:val="none" w:sz="0" w:space="0" w:color="auto"/>
            <w:right w:val="none" w:sz="0" w:space="0" w:color="auto"/>
          </w:divBdr>
        </w:div>
        <w:div w:id="615716245">
          <w:marLeft w:val="480"/>
          <w:marRight w:val="0"/>
          <w:marTop w:val="0"/>
          <w:marBottom w:val="0"/>
          <w:divBdr>
            <w:top w:val="none" w:sz="0" w:space="0" w:color="auto"/>
            <w:left w:val="none" w:sz="0" w:space="0" w:color="auto"/>
            <w:bottom w:val="none" w:sz="0" w:space="0" w:color="auto"/>
            <w:right w:val="none" w:sz="0" w:space="0" w:color="auto"/>
          </w:divBdr>
        </w:div>
        <w:div w:id="697394181">
          <w:marLeft w:val="480"/>
          <w:marRight w:val="0"/>
          <w:marTop w:val="0"/>
          <w:marBottom w:val="0"/>
          <w:divBdr>
            <w:top w:val="none" w:sz="0" w:space="0" w:color="auto"/>
            <w:left w:val="none" w:sz="0" w:space="0" w:color="auto"/>
            <w:bottom w:val="none" w:sz="0" w:space="0" w:color="auto"/>
            <w:right w:val="none" w:sz="0" w:space="0" w:color="auto"/>
          </w:divBdr>
        </w:div>
        <w:div w:id="699283831">
          <w:marLeft w:val="480"/>
          <w:marRight w:val="0"/>
          <w:marTop w:val="0"/>
          <w:marBottom w:val="0"/>
          <w:divBdr>
            <w:top w:val="none" w:sz="0" w:space="0" w:color="auto"/>
            <w:left w:val="none" w:sz="0" w:space="0" w:color="auto"/>
            <w:bottom w:val="none" w:sz="0" w:space="0" w:color="auto"/>
            <w:right w:val="none" w:sz="0" w:space="0" w:color="auto"/>
          </w:divBdr>
        </w:div>
        <w:div w:id="705301647">
          <w:marLeft w:val="480"/>
          <w:marRight w:val="0"/>
          <w:marTop w:val="0"/>
          <w:marBottom w:val="0"/>
          <w:divBdr>
            <w:top w:val="none" w:sz="0" w:space="0" w:color="auto"/>
            <w:left w:val="none" w:sz="0" w:space="0" w:color="auto"/>
            <w:bottom w:val="none" w:sz="0" w:space="0" w:color="auto"/>
            <w:right w:val="none" w:sz="0" w:space="0" w:color="auto"/>
          </w:divBdr>
        </w:div>
        <w:div w:id="844712615">
          <w:marLeft w:val="480"/>
          <w:marRight w:val="0"/>
          <w:marTop w:val="0"/>
          <w:marBottom w:val="0"/>
          <w:divBdr>
            <w:top w:val="none" w:sz="0" w:space="0" w:color="auto"/>
            <w:left w:val="none" w:sz="0" w:space="0" w:color="auto"/>
            <w:bottom w:val="none" w:sz="0" w:space="0" w:color="auto"/>
            <w:right w:val="none" w:sz="0" w:space="0" w:color="auto"/>
          </w:divBdr>
        </w:div>
        <w:div w:id="909387361">
          <w:marLeft w:val="480"/>
          <w:marRight w:val="0"/>
          <w:marTop w:val="0"/>
          <w:marBottom w:val="0"/>
          <w:divBdr>
            <w:top w:val="none" w:sz="0" w:space="0" w:color="auto"/>
            <w:left w:val="none" w:sz="0" w:space="0" w:color="auto"/>
            <w:bottom w:val="none" w:sz="0" w:space="0" w:color="auto"/>
            <w:right w:val="none" w:sz="0" w:space="0" w:color="auto"/>
          </w:divBdr>
        </w:div>
        <w:div w:id="929318405">
          <w:marLeft w:val="480"/>
          <w:marRight w:val="0"/>
          <w:marTop w:val="0"/>
          <w:marBottom w:val="0"/>
          <w:divBdr>
            <w:top w:val="none" w:sz="0" w:space="0" w:color="auto"/>
            <w:left w:val="none" w:sz="0" w:space="0" w:color="auto"/>
            <w:bottom w:val="none" w:sz="0" w:space="0" w:color="auto"/>
            <w:right w:val="none" w:sz="0" w:space="0" w:color="auto"/>
          </w:divBdr>
        </w:div>
        <w:div w:id="950630859">
          <w:marLeft w:val="480"/>
          <w:marRight w:val="0"/>
          <w:marTop w:val="0"/>
          <w:marBottom w:val="0"/>
          <w:divBdr>
            <w:top w:val="none" w:sz="0" w:space="0" w:color="auto"/>
            <w:left w:val="none" w:sz="0" w:space="0" w:color="auto"/>
            <w:bottom w:val="none" w:sz="0" w:space="0" w:color="auto"/>
            <w:right w:val="none" w:sz="0" w:space="0" w:color="auto"/>
          </w:divBdr>
        </w:div>
        <w:div w:id="953487412">
          <w:marLeft w:val="480"/>
          <w:marRight w:val="0"/>
          <w:marTop w:val="0"/>
          <w:marBottom w:val="0"/>
          <w:divBdr>
            <w:top w:val="none" w:sz="0" w:space="0" w:color="auto"/>
            <w:left w:val="none" w:sz="0" w:space="0" w:color="auto"/>
            <w:bottom w:val="none" w:sz="0" w:space="0" w:color="auto"/>
            <w:right w:val="none" w:sz="0" w:space="0" w:color="auto"/>
          </w:divBdr>
        </w:div>
        <w:div w:id="1009137638">
          <w:marLeft w:val="480"/>
          <w:marRight w:val="0"/>
          <w:marTop w:val="0"/>
          <w:marBottom w:val="0"/>
          <w:divBdr>
            <w:top w:val="none" w:sz="0" w:space="0" w:color="auto"/>
            <w:left w:val="none" w:sz="0" w:space="0" w:color="auto"/>
            <w:bottom w:val="none" w:sz="0" w:space="0" w:color="auto"/>
            <w:right w:val="none" w:sz="0" w:space="0" w:color="auto"/>
          </w:divBdr>
        </w:div>
        <w:div w:id="1063257222">
          <w:marLeft w:val="480"/>
          <w:marRight w:val="0"/>
          <w:marTop w:val="0"/>
          <w:marBottom w:val="0"/>
          <w:divBdr>
            <w:top w:val="none" w:sz="0" w:space="0" w:color="auto"/>
            <w:left w:val="none" w:sz="0" w:space="0" w:color="auto"/>
            <w:bottom w:val="none" w:sz="0" w:space="0" w:color="auto"/>
            <w:right w:val="none" w:sz="0" w:space="0" w:color="auto"/>
          </w:divBdr>
        </w:div>
        <w:div w:id="1068042964">
          <w:marLeft w:val="480"/>
          <w:marRight w:val="0"/>
          <w:marTop w:val="0"/>
          <w:marBottom w:val="0"/>
          <w:divBdr>
            <w:top w:val="none" w:sz="0" w:space="0" w:color="auto"/>
            <w:left w:val="none" w:sz="0" w:space="0" w:color="auto"/>
            <w:bottom w:val="none" w:sz="0" w:space="0" w:color="auto"/>
            <w:right w:val="none" w:sz="0" w:space="0" w:color="auto"/>
          </w:divBdr>
        </w:div>
        <w:div w:id="1136340096">
          <w:marLeft w:val="480"/>
          <w:marRight w:val="0"/>
          <w:marTop w:val="0"/>
          <w:marBottom w:val="0"/>
          <w:divBdr>
            <w:top w:val="none" w:sz="0" w:space="0" w:color="auto"/>
            <w:left w:val="none" w:sz="0" w:space="0" w:color="auto"/>
            <w:bottom w:val="none" w:sz="0" w:space="0" w:color="auto"/>
            <w:right w:val="none" w:sz="0" w:space="0" w:color="auto"/>
          </w:divBdr>
        </w:div>
        <w:div w:id="1141849981">
          <w:marLeft w:val="480"/>
          <w:marRight w:val="0"/>
          <w:marTop w:val="0"/>
          <w:marBottom w:val="0"/>
          <w:divBdr>
            <w:top w:val="none" w:sz="0" w:space="0" w:color="auto"/>
            <w:left w:val="none" w:sz="0" w:space="0" w:color="auto"/>
            <w:bottom w:val="none" w:sz="0" w:space="0" w:color="auto"/>
            <w:right w:val="none" w:sz="0" w:space="0" w:color="auto"/>
          </w:divBdr>
        </w:div>
        <w:div w:id="1149856682">
          <w:marLeft w:val="480"/>
          <w:marRight w:val="0"/>
          <w:marTop w:val="0"/>
          <w:marBottom w:val="0"/>
          <w:divBdr>
            <w:top w:val="none" w:sz="0" w:space="0" w:color="auto"/>
            <w:left w:val="none" w:sz="0" w:space="0" w:color="auto"/>
            <w:bottom w:val="none" w:sz="0" w:space="0" w:color="auto"/>
            <w:right w:val="none" w:sz="0" w:space="0" w:color="auto"/>
          </w:divBdr>
        </w:div>
        <w:div w:id="1185900919">
          <w:marLeft w:val="480"/>
          <w:marRight w:val="0"/>
          <w:marTop w:val="0"/>
          <w:marBottom w:val="0"/>
          <w:divBdr>
            <w:top w:val="none" w:sz="0" w:space="0" w:color="auto"/>
            <w:left w:val="none" w:sz="0" w:space="0" w:color="auto"/>
            <w:bottom w:val="none" w:sz="0" w:space="0" w:color="auto"/>
            <w:right w:val="none" w:sz="0" w:space="0" w:color="auto"/>
          </w:divBdr>
        </w:div>
        <w:div w:id="1295284356">
          <w:marLeft w:val="480"/>
          <w:marRight w:val="0"/>
          <w:marTop w:val="0"/>
          <w:marBottom w:val="0"/>
          <w:divBdr>
            <w:top w:val="none" w:sz="0" w:space="0" w:color="auto"/>
            <w:left w:val="none" w:sz="0" w:space="0" w:color="auto"/>
            <w:bottom w:val="none" w:sz="0" w:space="0" w:color="auto"/>
            <w:right w:val="none" w:sz="0" w:space="0" w:color="auto"/>
          </w:divBdr>
        </w:div>
        <w:div w:id="1394545025">
          <w:marLeft w:val="480"/>
          <w:marRight w:val="0"/>
          <w:marTop w:val="0"/>
          <w:marBottom w:val="0"/>
          <w:divBdr>
            <w:top w:val="none" w:sz="0" w:space="0" w:color="auto"/>
            <w:left w:val="none" w:sz="0" w:space="0" w:color="auto"/>
            <w:bottom w:val="none" w:sz="0" w:space="0" w:color="auto"/>
            <w:right w:val="none" w:sz="0" w:space="0" w:color="auto"/>
          </w:divBdr>
        </w:div>
        <w:div w:id="1502155447">
          <w:marLeft w:val="480"/>
          <w:marRight w:val="0"/>
          <w:marTop w:val="0"/>
          <w:marBottom w:val="0"/>
          <w:divBdr>
            <w:top w:val="none" w:sz="0" w:space="0" w:color="auto"/>
            <w:left w:val="none" w:sz="0" w:space="0" w:color="auto"/>
            <w:bottom w:val="none" w:sz="0" w:space="0" w:color="auto"/>
            <w:right w:val="none" w:sz="0" w:space="0" w:color="auto"/>
          </w:divBdr>
        </w:div>
        <w:div w:id="1651863622">
          <w:marLeft w:val="480"/>
          <w:marRight w:val="0"/>
          <w:marTop w:val="0"/>
          <w:marBottom w:val="0"/>
          <w:divBdr>
            <w:top w:val="none" w:sz="0" w:space="0" w:color="auto"/>
            <w:left w:val="none" w:sz="0" w:space="0" w:color="auto"/>
            <w:bottom w:val="none" w:sz="0" w:space="0" w:color="auto"/>
            <w:right w:val="none" w:sz="0" w:space="0" w:color="auto"/>
          </w:divBdr>
        </w:div>
        <w:div w:id="1708607739">
          <w:marLeft w:val="480"/>
          <w:marRight w:val="0"/>
          <w:marTop w:val="0"/>
          <w:marBottom w:val="0"/>
          <w:divBdr>
            <w:top w:val="none" w:sz="0" w:space="0" w:color="auto"/>
            <w:left w:val="none" w:sz="0" w:space="0" w:color="auto"/>
            <w:bottom w:val="none" w:sz="0" w:space="0" w:color="auto"/>
            <w:right w:val="none" w:sz="0" w:space="0" w:color="auto"/>
          </w:divBdr>
        </w:div>
        <w:div w:id="1738239966">
          <w:marLeft w:val="480"/>
          <w:marRight w:val="0"/>
          <w:marTop w:val="0"/>
          <w:marBottom w:val="0"/>
          <w:divBdr>
            <w:top w:val="none" w:sz="0" w:space="0" w:color="auto"/>
            <w:left w:val="none" w:sz="0" w:space="0" w:color="auto"/>
            <w:bottom w:val="none" w:sz="0" w:space="0" w:color="auto"/>
            <w:right w:val="none" w:sz="0" w:space="0" w:color="auto"/>
          </w:divBdr>
        </w:div>
        <w:div w:id="1759904585">
          <w:marLeft w:val="480"/>
          <w:marRight w:val="0"/>
          <w:marTop w:val="0"/>
          <w:marBottom w:val="0"/>
          <w:divBdr>
            <w:top w:val="none" w:sz="0" w:space="0" w:color="auto"/>
            <w:left w:val="none" w:sz="0" w:space="0" w:color="auto"/>
            <w:bottom w:val="none" w:sz="0" w:space="0" w:color="auto"/>
            <w:right w:val="none" w:sz="0" w:space="0" w:color="auto"/>
          </w:divBdr>
        </w:div>
        <w:div w:id="1766610522">
          <w:marLeft w:val="480"/>
          <w:marRight w:val="0"/>
          <w:marTop w:val="0"/>
          <w:marBottom w:val="0"/>
          <w:divBdr>
            <w:top w:val="none" w:sz="0" w:space="0" w:color="auto"/>
            <w:left w:val="none" w:sz="0" w:space="0" w:color="auto"/>
            <w:bottom w:val="none" w:sz="0" w:space="0" w:color="auto"/>
            <w:right w:val="none" w:sz="0" w:space="0" w:color="auto"/>
          </w:divBdr>
        </w:div>
        <w:div w:id="1781946497">
          <w:marLeft w:val="480"/>
          <w:marRight w:val="0"/>
          <w:marTop w:val="0"/>
          <w:marBottom w:val="0"/>
          <w:divBdr>
            <w:top w:val="none" w:sz="0" w:space="0" w:color="auto"/>
            <w:left w:val="none" w:sz="0" w:space="0" w:color="auto"/>
            <w:bottom w:val="none" w:sz="0" w:space="0" w:color="auto"/>
            <w:right w:val="none" w:sz="0" w:space="0" w:color="auto"/>
          </w:divBdr>
        </w:div>
        <w:div w:id="1809857312">
          <w:marLeft w:val="480"/>
          <w:marRight w:val="0"/>
          <w:marTop w:val="0"/>
          <w:marBottom w:val="0"/>
          <w:divBdr>
            <w:top w:val="none" w:sz="0" w:space="0" w:color="auto"/>
            <w:left w:val="none" w:sz="0" w:space="0" w:color="auto"/>
            <w:bottom w:val="none" w:sz="0" w:space="0" w:color="auto"/>
            <w:right w:val="none" w:sz="0" w:space="0" w:color="auto"/>
          </w:divBdr>
        </w:div>
        <w:div w:id="1822194376">
          <w:marLeft w:val="480"/>
          <w:marRight w:val="0"/>
          <w:marTop w:val="0"/>
          <w:marBottom w:val="0"/>
          <w:divBdr>
            <w:top w:val="none" w:sz="0" w:space="0" w:color="auto"/>
            <w:left w:val="none" w:sz="0" w:space="0" w:color="auto"/>
            <w:bottom w:val="none" w:sz="0" w:space="0" w:color="auto"/>
            <w:right w:val="none" w:sz="0" w:space="0" w:color="auto"/>
          </w:divBdr>
        </w:div>
        <w:div w:id="1830637613">
          <w:marLeft w:val="480"/>
          <w:marRight w:val="0"/>
          <w:marTop w:val="0"/>
          <w:marBottom w:val="0"/>
          <w:divBdr>
            <w:top w:val="none" w:sz="0" w:space="0" w:color="auto"/>
            <w:left w:val="none" w:sz="0" w:space="0" w:color="auto"/>
            <w:bottom w:val="none" w:sz="0" w:space="0" w:color="auto"/>
            <w:right w:val="none" w:sz="0" w:space="0" w:color="auto"/>
          </w:divBdr>
        </w:div>
        <w:div w:id="1852834307">
          <w:marLeft w:val="480"/>
          <w:marRight w:val="0"/>
          <w:marTop w:val="0"/>
          <w:marBottom w:val="0"/>
          <w:divBdr>
            <w:top w:val="none" w:sz="0" w:space="0" w:color="auto"/>
            <w:left w:val="none" w:sz="0" w:space="0" w:color="auto"/>
            <w:bottom w:val="none" w:sz="0" w:space="0" w:color="auto"/>
            <w:right w:val="none" w:sz="0" w:space="0" w:color="auto"/>
          </w:divBdr>
        </w:div>
        <w:div w:id="1873028548">
          <w:marLeft w:val="480"/>
          <w:marRight w:val="0"/>
          <w:marTop w:val="0"/>
          <w:marBottom w:val="0"/>
          <w:divBdr>
            <w:top w:val="none" w:sz="0" w:space="0" w:color="auto"/>
            <w:left w:val="none" w:sz="0" w:space="0" w:color="auto"/>
            <w:bottom w:val="none" w:sz="0" w:space="0" w:color="auto"/>
            <w:right w:val="none" w:sz="0" w:space="0" w:color="auto"/>
          </w:divBdr>
        </w:div>
        <w:div w:id="1892768704">
          <w:marLeft w:val="480"/>
          <w:marRight w:val="0"/>
          <w:marTop w:val="0"/>
          <w:marBottom w:val="0"/>
          <w:divBdr>
            <w:top w:val="none" w:sz="0" w:space="0" w:color="auto"/>
            <w:left w:val="none" w:sz="0" w:space="0" w:color="auto"/>
            <w:bottom w:val="none" w:sz="0" w:space="0" w:color="auto"/>
            <w:right w:val="none" w:sz="0" w:space="0" w:color="auto"/>
          </w:divBdr>
        </w:div>
        <w:div w:id="1911504295">
          <w:marLeft w:val="480"/>
          <w:marRight w:val="0"/>
          <w:marTop w:val="0"/>
          <w:marBottom w:val="0"/>
          <w:divBdr>
            <w:top w:val="none" w:sz="0" w:space="0" w:color="auto"/>
            <w:left w:val="none" w:sz="0" w:space="0" w:color="auto"/>
            <w:bottom w:val="none" w:sz="0" w:space="0" w:color="auto"/>
            <w:right w:val="none" w:sz="0" w:space="0" w:color="auto"/>
          </w:divBdr>
        </w:div>
        <w:div w:id="1931044061">
          <w:marLeft w:val="480"/>
          <w:marRight w:val="0"/>
          <w:marTop w:val="0"/>
          <w:marBottom w:val="0"/>
          <w:divBdr>
            <w:top w:val="none" w:sz="0" w:space="0" w:color="auto"/>
            <w:left w:val="none" w:sz="0" w:space="0" w:color="auto"/>
            <w:bottom w:val="none" w:sz="0" w:space="0" w:color="auto"/>
            <w:right w:val="none" w:sz="0" w:space="0" w:color="auto"/>
          </w:divBdr>
        </w:div>
        <w:div w:id="1966303944">
          <w:marLeft w:val="480"/>
          <w:marRight w:val="0"/>
          <w:marTop w:val="0"/>
          <w:marBottom w:val="0"/>
          <w:divBdr>
            <w:top w:val="none" w:sz="0" w:space="0" w:color="auto"/>
            <w:left w:val="none" w:sz="0" w:space="0" w:color="auto"/>
            <w:bottom w:val="none" w:sz="0" w:space="0" w:color="auto"/>
            <w:right w:val="none" w:sz="0" w:space="0" w:color="auto"/>
          </w:divBdr>
        </w:div>
        <w:div w:id="1968312746">
          <w:marLeft w:val="480"/>
          <w:marRight w:val="0"/>
          <w:marTop w:val="0"/>
          <w:marBottom w:val="0"/>
          <w:divBdr>
            <w:top w:val="none" w:sz="0" w:space="0" w:color="auto"/>
            <w:left w:val="none" w:sz="0" w:space="0" w:color="auto"/>
            <w:bottom w:val="none" w:sz="0" w:space="0" w:color="auto"/>
            <w:right w:val="none" w:sz="0" w:space="0" w:color="auto"/>
          </w:divBdr>
        </w:div>
        <w:div w:id="1987126807">
          <w:marLeft w:val="480"/>
          <w:marRight w:val="0"/>
          <w:marTop w:val="0"/>
          <w:marBottom w:val="0"/>
          <w:divBdr>
            <w:top w:val="none" w:sz="0" w:space="0" w:color="auto"/>
            <w:left w:val="none" w:sz="0" w:space="0" w:color="auto"/>
            <w:bottom w:val="none" w:sz="0" w:space="0" w:color="auto"/>
            <w:right w:val="none" w:sz="0" w:space="0" w:color="auto"/>
          </w:divBdr>
        </w:div>
        <w:div w:id="1992906770">
          <w:marLeft w:val="480"/>
          <w:marRight w:val="0"/>
          <w:marTop w:val="0"/>
          <w:marBottom w:val="0"/>
          <w:divBdr>
            <w:top w:val="none" w:sz="0" w:space="0" w:color="auto"/>
            <w:left w:val="none" w:sz="0" w:space="0" w:color="auto"/>
            <w:bottom w:val="none" w:sz="0" w:space="0" w:color="auto"/>
            <w:right w:val="none" w:sz="0" w:space="0" w:color="auto"/>
          </w:divBdr>
        </w:div>
      </w:divsChild>
    </w:div>
    <w:div w:id="1289434502">
      <w:marLeft w:val="480"/>
      <w:marRight w:val="0"/>
      <w:marTop w:val="0"/>
      <w:marBottom w:val="0"/>
      <w:divBdr>
        <w:top w:val="none" w:sz="0" w:space="0" w:color="auto"/>
        <w:left w:val="none" w:sz="0" w:space="0" w:color="auto"/>
        <w:bottom w:val="none" w:sz="0" w:space="0" w:color="auto"/>
        <w:right w:val="none" w:sz="0" w:space="0" w:color="auto"/>
      </w:divBdr>
    </w:div>
    <w:div w:id="1290209180">
      <w:marLeft w:val="480"/>
      <w:marRight w:val="0"/>
      <w:marTop w:val="0"/>
      <w:marBottom w:val="0"/>
      <w:divBdr>
        <w:top w:val="none" w:sz="0" w:space="0" w:color="auto"/>
        <w:left w:val="none" w:sz="0" w:space="0" w:color="auto"/>
        <w:bottom w:val="none" w:sz="0" w:space="0" w:color="auto"/>
        <w:right w:val="none" w:sz="0" w:space="0" w:color="auto"/>
      </w:divBdr>
    </w:div>
    <w:div w:id="1291666533">
      <w:marLeft w:val="480"/>
      <w:marRight w:val="0"/>
      <w:marTop w:val="0"/>
      <w:marBottom w:val="0"/>
      <w:divBdr>
        <w:top w:val="none" w:sz="0" w:space="0" w:color="auto"/>
        <w:left w:val="none" w:sz="0" w:space="0" w:color="auto"/>
        <w:bottom w:val="none" w:sz="0" w:space="0" w:color="auto"/>
        <w:right w:val="none" w:sz="0" w:space="0" w:color="auto"/>
      </w:divBdr>
    </w:div>
    <w:div w:id="1293558240">
      <w:marLeft w:val="480"/>
      <w:marRight w:val="0"/>
      <w:marTop w:val="0"/>
      <w:marBottom w:val="0"/>
      <w:divBdr>
        <w:top w:val="none" w:sz="0" w:space="0" w:color="auto"/>
        <w:left w:val="none" w:sz="0" w:space="0" w:color="auto"/>
        <w:bottom w:val="none" w:sz="0" w:space="0" w:color="auto"/>
        <w:right w:val="none" w:sz="0" w:space="0" w:color="auto"/>
      </w:divBdr>
    </w:div>
    <w:div w:id="1293900357">
      <w:marLeft w:val="480"/>
      <w:marRight w:val="0"/>
      <w:marTop w:val="0"/>
      <w:marBottom w:val="0"/>
      <w:divBdr>
        <w:top w:val="none" w:sz="0" w:space="0" w:color="auto"/>
        <w:left w:val="none" w:sz="0" w:space="0" w:color="auto"/>
        <w:bottom w:val="none" w:sz="0" w:space="0" w:color="auto"/>
        <w:right w:val="none" w:sz="0" w:space="0" w:color="auto"/>
      </w:divBdr>
    </w:div>
    <w:div w:id="1293905170">
      <w:marLeft w:val="480"/>
      <w:marRight w:val="0"/>
      <w:marTop w:val="0"/>
      <w:marBottom w:val="0"/>
      <w:divBdr>
        <w:top w:val="none" w:sz="0" w:space="0" w:color="auto"/>
        <w:left w:val="none" w:sz="0" w:space="0" w:color="auto"/>
        <w:bottom w:val="none" w:sz="0" w:space="0" w:color="auto"/>
        <w:right w:val="none" w:sz="0" w:space="0" w:color="auto"/>
      </w:divBdr>
    </w:div>
    <w:div w:id="1296375899">
      <w:marLeft w:val="480"/>
      <w:marRight w:val="0"/>
      <w:marTop w:val="0"/>
      <w:marBottom w:val="0"/>
      <w:divBdr>
        <w:top w:val="none" w:sz="0" w:space="0" w:color="auto"/>
        <w:left w:val="none" w:sz="0" w:space="0" w:color="auto"/>
        <w:bottom w:val="none" w:sz="0" w:space="0" w:color="auto"/>
        <w:right w:val="none" w:sz="0" w:space="0" w:color="auto"/>
      </w:divBdr>
    </w:div>
    <w:div w:id="1298339693">
      <w:marLeft w:val="480"/>
      <w:marRight w:val="0"/>
      <w:marTop w:val="0"/>
      <w:marBottom w:val="0"/>
      <w:divBdr>
        <w:top w:val="none" w:sz="0" w:space="0" w:color="auto"/>
        <w:left w:val="none" w:sz="0" w:space="0" w:color="auto"/>
        <w:bottom w:val="none" w:sz="0" w:space="0" w:color="auto"/>
        <w:right w:val="none" w:sz="0" w:space="0" w:color="auto"/>
      </w:divBdr>
    </w:div>
    <w:div w:id="1300115042">
      <w:marLeft w:val="480"/>
      <w:marRight w:val="0"/>
      <w:marTop w:val="0"/>
      <w:marBottom w:val="0"/>
      <w:divBdr>
        <w:top w:val="none" w:sz="0" w:space="0" w:color="auto"/>
        <w:left w:val="none" w:sz="0" w:space="0" w:color="auto"/>
        <w:bottom w:val="none" w:sz="0" w:space="0" w:color="auto"/>
        <w:right w:val="none" w:sz="0" w:space="0" w:color="auto"/>
      </w:divBdr>
    </w:div>
    <w:div w:id="1300764468">
      <w:marLeft w:val="480"/>
      <w:marRight w:val="0"/>
      <w:marTop w:val="0"/>
      <w:marBottom w:val="0"/>
      <w:divBdr>
        <w:top w:val="none" w:sz="0" w:space="0" w:color="auto"/>
        <w:left w:val="none" w:sz="0" w:space="0" w:color="auto"/>
        <w:bottom w:val="none" w:sz="0" w:space="0" w:color="auto"/>
        <w:right w:val="none" w:sz="0" w:space="0" w:color="auto"/>
      </w:divBdr>
    </w:div>
    <w:div w:id="1300921372">
      <w:bodyDiv w:val="1"/>
      <w:marLeft w:val="0"/>
      <w:marRight w:val="0"/>
      <w:marTop w:val="0"/>
      <w:marBottom w:val="0"/>
      <w:divBdr>
        <w:top w:val="none" w:sz="0" w:space="0" w:color="auto"/>
        <w:left w:val="none" w:sz="0" w:space="0" w:color="auto"/>
        <w:bottom w:val="none" w:sz="0" w:space="0" w:color="auto"/>
        <w:right w:val="none" w:sz="0" w:space="0" w:color="auto"/>
      </w:divBdr>
    </w:div>
    <w:div w:id="1301108036">
      <w:bodyDiv w:val="1"/>
      <w:marLeft w:val="0"/>
      <w:marRight w:val="0"/>
      <w:marTop w:val="0"/>
      <w:marBottom w:val="0"/>
      <w:divBdr>
        <w:top w:val="none" w:sz="0" w:space="0" w:color="auto"/>
        <w:left w:val="none" w:sz="0" w:space="0" w:color="auto"/>
        <w:bottom w:val="none" w:sz="0" w:space="0" w:color="auto"/>
        <w:right w:val="none" w:sz="0" w:space="0" w:color="auto"/>
      </w:divBdr>
    </w:div>
    <w:div w:id="1302232453">
      <w:marLeft w:val="480"/>
      <w:marRight w:val="0"/>
      <w:marTop w:val="0"/>
      <w:marBottom w:val="0"/>
      <w:divBdr>
        <w:top w:val="none" w:sz="0" w:space="0" w:color="auto"/>
        <w:left w:val="none" w:sz="0" w:space="0" w:color="auto"/>
        <w:bottom w:val="none" w:sz="0" w:space="0" w:color="auto"/>
        <w:right w:val="none" w:sz="0" w:space="0" w:color="auto"/>
      </w:divBdr>
    </w:div>
    <w:div w:id="1302270804">
      <w:marLeft w:val="480"/>
      <w:marRight w:val="0"/>
      <w:marTop w:val="0"/>
      <w:marBottom w:val="0"/>
      <w:divBdr>
        <w:top w:val="none" w:sz="0" w:space="0" w:color="auto"/>
        <w:left w:val="none" w:sz="0" w:space="0" w:color="auto"/>
        <w:bottom w:val="none" w:sz="0" w:space="0" w:color="auto"/>
        <w:right w:val="none" w:sz="0" w:space="0" w:color="auto"/>
      </w:divBdr>
    </w:div>
    <w:div w:id="1302887016">
      <w:marLeft w:val="480"/>
      <w:marRight w:val="0"/>
      <w:marTop w:val="0"/>
      <w:marBottom w:val="0"/>
      <w:divBdr>
        <w:top w:val="none" w:sz="0" w:space="0" w:color="auto"/>
        <w:left w:val="none" w:sz="0" w:space="0" w:color="auto"/>
        <w:bottom w:val="none" w:sz="0" w:space="0" w:color="auto"/>
        <w:right w:val="none" w:sz="0" w:space="0" w:color="auto"/>
      </w:divBdr>
    </w:div>
    <w:div w:id="1304385729">
      <w:bodyDiv w:val="1"/>
      <w:marLeft w:val="0"/>
      <w:marRight w:val="0"/>
      <w:marTop w:val="0"/>
      <w:marBottom w:val="0"/>
      <w:divBdr>
        <w:top w:val="none" w:sz="0" w:space="0" w:color="auto"/>
        <w:left w:val="none" w:sz="0" w:space="0" w:color="auto"/>
        <w:bottom w:val="none" w:sz="0" w:space="0" w:color="auto"/>
        <w:right w:val="none" w:sz="0" w:space="0" w:color="auto"/>
      </w:divBdr>
      <w:divsChild>
        <w:div w:id="1250579506">
          <w:marLeft w:val="640"/>
          <w:marRight w:val="0"/>
          <w:marTop w:val="0"/>
          <w:marBottom w:val="0"/>
          <w:divBdr>
            <w:top w:val="none" w:sz="0" w:space="0" w:color="auto"/>
            <w:left w:val="none" w:sz="0" w:space="0" w:color="auto"/>
            <w:bottom w:val="none" w:sz="0" w:space="0" w:color="auto"/>
            <w:right w:val="none" w:sz="0" w:space="0" w:color="auto"/>
          </w:divBdr>
        </w:div>
        <w:div w:id="352271653">
          <w:marLeft w:val="640"/>
          <w:marRight w:val="0"/>
          <w:marTop w:val="0"/>
          <w:marBottom w:val="0"/>
          <w:divBdr>
            <w:top w:val="none" w:sz="0" w:space="0" w:color="auto"/>
            <w:left w:val="none" w:sz="0" w:space="0" w:color="auto"/>
            <w:bottom w:val="none" w:sz="0" w:space="0" w:color="auto"/>
            <w:right w:val="none" w:sz="0" w:space="0" w:color="auto"/>
          </w:divBdr>
        </w:div>
        <w:div w:id="1633362268">
          <w:marLeft w:val="640"/>
          <w:marRight w:val="0"/>
          <w:marTop w:val="0"/>
          <w:marBottom w:val="0"/>
          <w:divBdr>
            <w:top w:val="none" w:sz="0" w:space="0" w:color="auto"/>
            <w:left w:val="none" w:sz="0" w:space="0" w:color="auto"/>
            <w:bottom w:val="none" w:sz="0" w:space="0" w:color="auto"/>
            <w:right w:val="none" w:sz="0" w:space="0" w:color="auto"/>
          </w:divBdr>
        </w:div>
        <w:div w:id="1443306989">
          <w:marLeft w:val="640"/>
          <w:marRight w:val="0"/>
          <w:marTop w:val="0"/>
          <w:marBottom w:val="0"/>
          <w:divBdr>
            <w:top w:val="none" w:sz="0" w:space="0" w:color="auto"/>
            <w:left w:val="none" w:sz="0" w:space="0" w:color="auto"/>
            <w:bottom w:val="none" w:sz="0" w:space="0" w:color="auto"/>
            <w:right w:val="none" w:sz="0" w:space="0" w:color="auto"/>
          </w:divBdr>
        </w:div>
        <w:div w:id="885793865">
          <w:marLeft w:val="640"/>
          <w:marRight w:val="0"/>
          <w:marTop w:val="0"/>
          <w:marBottom w:val="0"/>
          <w:divBdr>
            <w:top w:val="none" w:sz="0" w:space="0" w:color="auto"/>
            <w:left w:val="none" w:sz="0" w:space="0" w:color="auto"/>
            <w:bottom w:val="none" w:sz="0" w:space="0" w:color="auto"/>
            <w:right w:val="none" w:sz="0" w:space="0" w:color="auto"/>
          </w:divBdr>
        </w:div>
        <w:div w:id="858274439">
          <w:marLeft w:val="640"/>
          <w:marRight w:val="0"/>
          <w:marTop w:val="0"/>
          <w:marBottom w:val="0"/>
          <w:divBdr>
            <w:top w:val="none" w:sz="0" w:space="0" w:color="auto"/>
            <w:left w:val="none" w:sz="0" w:space="0" w:color="auto"/>
            <w:bottom w:val="none" w:sz="0" w:space="0" w:color="auto"/>
            <w:right w:val="none" w:sz="0" w:space="0" w:color="auto"/>
          </w:divBdr>
        </w:div>
        <w:div w:id="1852254900">
          <w:marLeft w:val="640"/>
          <w:marRight w:val="0"/>
          <w:marTop w:val="0"/>
          <w:marBottom w:val="0"/>
          <w:divBdr>
            <w:top w:val="none" w:sz="0" w:space="0" w:color="auto"/>
            <w:left w:val="none" w:sz="0" w:space="0" w:color="auto"/>
            <w:bottom w:val="none" w:sz="0" w:space="0" w:color="auto"/>
            <w:right w:val="none" w:sz="0" w:space="0" w:color="auto"/>
          </w:divBdr>
        </w:div>
        <w:div w:id="171065338">
          <w:marLeft w:val="640"/>
          <w:marRight w:val="0"/>
          <w:marTop w:val="0"/>
          <w:marBottom w:val="0"/>
          <w:divBdr>
            <w:top w:val="none" w:sz="0" w:space="0" w:color="auto"/>
            <w:left w:val="none" w:sz="0" w:space="0" w:color="auto"/>
            <w:bottom w:val="none" w:sz="0" w:space="0" w:color="auto"/>
            <w:right w:val="none" w:sz="0" w:space="0" w:color="auto"/>
          </w:divBdr>
        </w:div>
        <w:div w:id="159345992">
          <w:marLeft w:val="640"/>
          <w:marRight w:val="0"/>
          <w:marTop w:val="0"/>
          <w:marBottom w:val="0"/>
          <w:divBdr>
            <w:top w:val="none" w:sz="0" w:space="0" w:color="auto"/>
            <w:left w:val="none" w:sz="0" w:space="0" w:color="auto"/>
            <w:bottom w:val="none" w:sz="0" w:space="0" w:color="auto"/>
            <w:right w:val="none" w:sz="0" w:space="0" w:color="auto"/>
          </w:divBdr>
        </w:div>
        <w:div w:id="1631861051">
          <w:marLeft w:val="640"/>
          <w:marRight w:val="0"/>
          <w:marTop w:val="0"/>
          <w:marBottom w:val="0"/>
          <w:divBdr>
            <w:top w:val="none" w:sz="0" w:space="0" w:color="auto"/>
            <w:left w:val="none" w:sz="0" w:space="0" w:color="auto"/>
            <w:bottom w:val="none" w:sz="0" w:space="0" w:color="auto"/>
            <w:right w:val="none" w:sz="0" w:space="0" w:color="auto"/>
          </w:divBdr>
        </w:div>
        <w:div w:id="333260583">
          <w:marLeft w:val="640"/>
          <w:marRight w:val="0"/>
          <w:marTop w:val="0"/>
          <w:marBottom w:val="0"/>
          <w:divBdr>
            <w:top w:val="none" w:sz="0" w:space="0" w:color="auto"/>
            <w:left w:val="none" w:sz="0" w:space="0" w:color="auto"/>
            <w:bottom w:val="none" w:sz="0" w:space="0" w:color="auto"/>
            <w:right w:val="none" w:sz="0" w:space="0" w:color="auto"/>
          </w:divBdr>
        </w:div>
        <w:div w:id="250553307">
          <w:marLeft w:val="640"/>
          <w:marRight w:val="0"/>
          <w:marTop w:val="0"/>
          <w:marBottom w:val="0"/>
          <w:divBdr>
            <w:top w:val="none" w:sz="0" w:space="0" w:color="auto"/>
            <w:left w:val="none" w:sz="0" w:space="0" w:color="auto"/>
            <w:bottom w:val="none" w:sz="0" w:space="0" w:color="auto"/>
            <w:right w:val="none" w:sz="0" w:space="0" w:color="auto"/>
          </w:divBdr>
        </w:div>
        <w:div w:id="1603420023">
          <w:marLeft w:val="640"/>
          <w:marRight w:val="0"/>
          <w:marTop w:val="0"/>
          <w:marBottom w:val="0"/>
          <w:divBdr>
            <w:top w:val="none" w:sz="0" w:space="0" w:color="auto"/>
            <w:left w:val="none" w:sz="0" w:space="0" w:color="auto"/>
            <w:bottom w:val="none" w:sz="0" w:space="0" w:color="auto"/>
            <w:right w:val="none" w:sz="0" w:space="0" w:color="auto"/>
          </w:divBdr>
        </w:div>
        <w:div w:id="1453940476">
          <w:marLeft w:val="640"/>
          <w:marRight w:val="0"/>
          <w:marTop w:val="0"/>
          <w:marBottom w:val="0"/>
          <w:divBdr>
            <w:top w:val="none" w:sz="0" w:space="0" w:color="auto"/>
            <w:left w:val="none" w:sz="0" w:space="0" w:color="auto"/>
            <w:bottom w:val="none" w:sz="0" w:space="0" w:color="auto"/>
            <w:right w:val="none" w:sz="0" w:space="0" w:color="auto"/>
          </w:divBdr>
        </w:div>
        <w:div w:id="1767655482">
          <w:marLeft w:val="640"/>
          <w:marRight w:val="0"/>
          <w:marTop w:val="0"/>
          <w:marBottom w:val="0"/>
          <w:divBdr>
            <w:top w:val="none" w:sz="0" w:space="0" w:color="auto"/>
            <w:left w:val="none" w:sz="0" w:space="0" w:color="auto"/>
            <w:bottom w:val="none" w:sz="0" w:space="0" w:color="auto"/>
            <w:right w:val="none" w:sz="0" w:space="0" w:color="auto"/>
          </w:divBdr>
        </w:div>
        <w:div w:id="565723282">
          <w:marLeft w:val="640"/>
          <w:marRight w:val="0"/>
          <w:marTop w:val="0"/>
          <w:marBottom w:val="0"/>
          <w:divBdr>
            <w:top w:val="none" w:sz="0" w:space="0" w:color="auto"/>
            <w:left w:val="none" w:sz="0" w:space="0" w:color="auto"/>
            <w:bottom w:val="none" w:sz="0" w:space="0" w:color="auto"/>
            <w:right w:val="none" w:sz="0" w:space="0" w:color="auto"/>
          </w:divBdr>
        </w:div>
        <w:div w:id="1508792154">
          <w:marLeft w:val="640"/>
          <w:marRight w:val="0"/>
          <w:marTop w:val="0"/>
          <w:marBottom w:val="0"/>
          <w:divBdr>
            <w:top w:val="none" w:sz="0" w:space="0" w:color="auto"/>
            <w:left w:val="none" w:sz="0" w:space="0" w:color="auto"/>
            <w:bottom w:val="none" w:sz="0" w:space="0" w:color="auto"/>
            <w:right w:val="none" w:sz="0" w:space="0" w:color="auto"/>
          </w:divBdr>
        </w:div>
        <w:div w:id="75127316">
          <w:marLeft w:val="640"/>
          <w:marRight w:val="0"/>
          <w:marTop w:val="0"/>
          <w:marBottom w:val="0"/>
          <w:divBdr>
            <w:top w:val="none" w:sz="0" w:space="0" w:color="auto"/>
            <w:left w:val="none" w:sz="0" w:space="0" w:color="auto"/>
            <w:bottom w:val="none" w:sz="0" w:space="0" w:color="auto"/>
            <w:right w:val="none" w:sz="0" w:space="0" w:color="auto"/>
          </w:divBdr>
        </w:div>
        <w:div w:id="2015066876">
          <w:marLeft w:val="640"/>
          <w:marRight w:val="0"/>
          <w:marTop w:val="0"/>
          <w:marBottom w:val="0"/>
          <w:divBdr>
            <w:top w:val="none" w:sz="0" w:space="0" w:color="auto"/>
            <w:left w:val="none" w:sz="0" w:space="0" w:color="auto"/>
            <w:bottom w:val="none" w:sz="0" w:space="0" w:color="auto"/>
            <w:right w:val="none" w:sz="0" w:space="0" w:color="auto"/>
          </w:divBdr>
        </w:div>
        <w:div w:id="1886261009">
          <w:marLeft w:val="640"/>
          <w:marRight w:val="0"/>
          <w:marTop w:val="0"/>
          <w:marBottom w:val="0"/>
          <w:divBdr>
            <w:top w:val="none" w:sz="0" w:space="0" w:color="auto"/>
            <w:left w:val="none" w:sz="0" w:space="0" w:color="auto"/>
            <w:bottom w:val="none" w:sz="0" w:space="0" w:color="auto"/>
            <w:right w:val="none" w:sz="0" w:space="0" w:color="auto"/>
          </w:divBdr>
        </w:div>
        <w:div w:id="1826627481">
          <w:marLeft w:val="640"/>
          <w:marRight w:val="0"/>
          <w:marTop w:val="0"/>
          <w:marBottom w:val="0"/>
          <w:divBdr>
            <w:top w:val="none" w:sz="0" w:space="0" w:color="auto"/>
            <w:left w:val="none" w:sz="0" w:space="0" w:color="auto"/>
            <w:bottom w:val="none" w:sz="0" w:space="0" w:color="auto"/>
            <w:right w:val="none" w:sz="0" w:space="0" w:color="auto"/>
          </w:divBdr>
        </w:div>
        <w:div w:id="1587305094">
          <w:marLeft w:val="640"/>
          <w:marRight w:val="0"/>
          <w:marTop w:val="0"/>
          <w:marBottom w:val="0"/>
          <w:divBdr>
            <w:top w:val="none" w:sz="0" w:space="0" w:color="auto"/>
            <w:left w:val="none" w:sz="0" w:space="0" w:color="auto"/>
            <w:bottom w:val="none" w:sz="0" w:space="0" w:color="auto"/>
            <w:right w:val="none" w:sz="0" w:space="0" w:color="auto"/>
          </w:divBdr>
        </w:div>
        <w:div w:id="1807122040">
          <w:marLeft w:val="640"/>
          <w:marRight w:val="0"/>
          <w:marTop w:val="0"/>
          <w:marBottom w:val="0"/>
          <w:divBdr>
            <w:top w:val="none" w:sz="0" w:space="0" w:color="auto"/>
            <w:left w:val="none" w:sz="0" w:space="0" w:color="auto"/>
            <w:bottom w:val="none" w:sz="0" w:space="0" w:color="auto"/>
            <w:right w:val="none" w:sz="0" w:space="0" w:color="auto"/>
          </w:divBdr>
        </w:div>
        <w:div w:id="786968309">
          <w:marLeft w:val="640"/>
          <w:marRight w:val="0"/>
          <w:marTop w:val="0"/>
          <w:marBottom w:val="0"/>
          <w:divBdr>
            <w:top w:val="none" w:sz="0" w:space="0" w:color="auto"/>
            <w:left w:val="none" w:sz="0" w:space="0" w:color="auto"/>
            <w:bottom w:val="none" w:sz="0" w:space="0" w:color="auto"/>
            <w:right w:val="none" w:sz="0" w:space="0" w:color="auto"/>
          </w:divBdr>
        </w:div>
        <w:div w:id="88699047">
          <w:marLeft w:val="640"/>
          <w:marRight w:val="0"/>
          <w:marTop w:val="0"/>
          <w:marBottom w:val="0"/>
          <w:divBdr>
            <w:top w:val="none" w:sz="0" w:space="0" w:color="auto"/>
            <w:left w:val="none" w:sz="0" w:space="0" w:color="auto"/>
            <w:bottom w:val="none" w:sz="0" w:space="0" w:color="auto"/>
            <w:right w:val="none" w:sz="0" w:space="0" w:color="auto"/>
          </w:divBdr>
        </w:div>
        <w:div w:id="1139764582">
          <w:marLeft w:val="640"/>
          <w:marRight w:val="0"/>
          <w:marTop w:val="0"/>
          <w:marBottom w:val="0"/>
          <w:divBdr>
            <w:top w:val="none" w:sz="0" w:space="0" w:color="auto"/>
            <w:left w:val="none" w:sz="0" w:space="0" w:color="auto"/>
            <w:bottom w:val="none" w:sz="0" w:space="0" w:color="auto"/>
            <w:right w:val="none" w:sz="0" w:space="0" w:color="auto"/>
          </w:divBdr>
        </w:div>
        <w:div w:id="1311059566">
          <w:marLeft w:val="640"/>
          <w:marRight w:val="0"/>
          <w:marTop w:val="0"/>
          <w:marBottom w:val="0"/>
          <w:divBdr>
            <w:top w:val="none" w:sz="0" w:space="0" w:color="auto"/>
            <w:left w:val="none" w:sz="0" w:space="0" w:color="auto"/>
            <w:bottom w:val="none" w:sz="0" w:space="0" w:color="auto"/>
            <w:right w:val="none" w:sz="0" w:space="0" w:color="auto"/>
          </w:divBdr>
        </w:div>
        <w:div w:id="1740522324">
          <w:marLeft w:val="640"/>
          <w:marRight w:val="0"/>
          <w:marTop w:val="0"/>
          <w:marBottom w:val="0"/>
          <w:divBdr>
            <w:top w:val="none" w:sz="0" w:space="0" w:color="auto"/>
            <w:left w:val="none" w:sz="0" w:space="0" w:color="auto"/>
            <w:bottom w:val="none" w:sz="0" w:space="0" w:color="auto"/>
            <w:right w:val="none" w:sz="0" w:space="0" w:color="auto"/>
          </w:divBdr>
        </w:div>
        <w:div w:id="1761414402">
          <w:marLeft w:val="640"/>
          <w:marRight w:val="0"/>
          <w:marTop w:val="0"/>
          <w:marBottom w:val="0"/>
          <w:divBdr>
            <w:top w:val="none" w:sz="0" w:space="0" w:color="auto"/>
            <w:left w:val="none" w:sz="0" w:space="0" w:color="auto"/>
            <w:bottom w:val="none" w:sz="0" w:space="0" w:color="auto"/>
            <w:right w:val="none" w:sz="0" w:space="0" w:color="auto"/>
          </w:divBdr>
        </w:div>
        <w:div w:id="198661835">
          <w:marLeft w:val="640"/>
          <w:marRight w:val="0"/>
          <w:marTop w:val="0"/>
          <w:marBottom w:val="0"/>
          <w:divBdr>
            <w:top w:val="none" w:sz="0" w:space="0" w:color="auto"/>
            <w:left w:val="none" w:sz="0" w:space="0" w:color="auto"/>
            <w:bottom w:val="none" w:sz="0" w:space="0" w:color="auto"/>
            <w:right w:val="none" w:sz="0" w:space="0" w:color="auto"/>
          </w:divBdr>
        </w:div>
        <w:div w:id="1610895297">
          <w:marLeft w:val="640"/>
          <w:marRight w:val="0"/>
          <w:marTop w:val="0"/>
          <w:marBottom w:val="0"/>
          <w:divBdr>
            <w:top w:val="none" w:sz="0" w:space="0" w:color="auto"/>
            <w:left w:val="none" w:sz="0" w:space="0" w:color="auto"/>
            <w:bottom w:val="none" w:sz="0" w:space="0" w:color="auto"/>
            <w:right w:val="none" w:sz="0" w:space="0" w:color="auto"/>
          </w:divBdr>
        </w:div>
        <w:div w:id="845900146">
          <w:marLeft w:val="640"/>
          <w:marRight w:val="0"/>
          <w:marTop w:val="0"/>
          <w:marBottom w:val="0"/>
          <w:divBdr>
            <w:top w:val="none" w:sz="0" w:space="0" w:color="auto"/>
            <w:left w:val="none" w:sz="0" w:space="0" w:color="auto"/>
            <w:bottom w:val="none" w:sz="0" w:space="0" w:color="auto"/>
            <w:right w:val="none" w:sz="0" w:space="0" w:color="auto"/>
          </w:divBdr>
        </w:div>
        <w:div w:id="671226088">
          <w:marLeft w:val="640"/>
          <w:marRight w:val="0"/>
          <w:marTop w:val="0"/>
          <w:marBottom w:val="0"/>
          <w:divBdr>
            <w:top w:val="none" w:sz="0" w:space="0" w:color="auto"/>
            <w:left w:val="none" w:sz="0" w:space="0" w:color="auto"/>
            <w:bottom w:val="none" w:sz="0" w:space="0" w:color="auto"/>
            <w:right w:val="none" w:sz="0" w:space="0" w:color="auto"/>
          </w:divBdr>
        </w:div>
        <w:div w:id="1536844383">
          <w:marLeft w:val="640"/>
          <w:marRight w:val="0"/>
          <w:marTop w:val="0"/>
          <w:marBottom w:val="0"/>
          <w:divBdr>
            <w:top w:val="none" w:sz="0" w:space="0" w:color="auto"/>
            <w:left w:val="none" w:sz="0" w:space="0" w:color="auto"/>
            <w:bottom w:val="none" w:sz="0" w:space="0" w:color="auto"/>
            <w:right w:val="none" w:sz="0" w:space="0" w:color="auto"/>
          </w:divBdr>
        </w:div>
        <w:div w:id="374083068">
          <w:marLeft w:val="640"/>
          <w:marRight w:val="0"/>
          <w:marTop w:val="0"/>
          <w:marBottom w:val="0"/>
          <w:divBdr>
            <w:top w:val="none" w:sz="0" w:space="0" w:color="auto"/>
            <w:left w:val="none" w:sz="0" w:space="0" w:color="auto"/>
            <w:bottom w:val="none" w:sz="0" w:space="0" w:color="auto"/>
            <w:right w:val="none" w:sz="0" w:space="0" w:color="auto"/>
          </w:divBdr>
        </w:div>
        <w:div w:id="1334916578">
          <w:marLeft w:val="640"/>
          <w:marRight w:val="0"/>
          <w:marTop w:val="0"/>
          <w:marBottom w:val="0"/>
          <w:divBdr>
            <w:top w:val="none" w:sz="0" w:space="0" w:color="auto"/>
            <w:left w:val="none" w:sz="0" w:space="0" w:color="auto"/>
            <w:bottom w:val="none" w:sz="0" w:space="0" w:color="auto"/>
            <w:right w:val="none" w:sz="0" w:space="0" w:color="auto"/>
          </w:divBdr>
        </w:div>
        <w:div w:id="756173660">
          <w:marLeft w:val="640"/>
          <w:marRight w:val="0"/>
          <w:marTop w:val="0"/>
          <w:marBottom w:val="0"/>
          <w:divBdr>
            <w:top w:val="none" w:sz="0" w:space="0" w:color="auto"/>
            <w:left w:val="none" w:sz="0" w:space="0" w:color="auto"/>
            <w:bottom w:val="none" w:sz="0" w:space="0" w:color="auto"/>
            <w:right w:val="none" w:sz="0" w:space="0" w:color="auto"/>
          </w:divBdr>
        </w:div>
        <w:div w:id="510025811">
          <w:marLeft w:val="640"/>
          <w:marRight w:val="0"/>
          <w:marTop w:val="0"/>
          <w:marBottom w:val="0"/>
          <w:divBdr>
            <w:top w:val="none" w:sz="0" w:space="0" w:color="auto"/>
            <w:left w:val="none" w:sz="0" w:space="0" w:color="auto"/>
            <w:bottom w:val="none" w:sz="0" w:space="0" w:color="auto"/>
            <w:right w:val="none" w:sz="0" w:space="0" w:color="auto"/>
          </w:divBdr>
        </w:div>
        <w:div w:id="2080787622">
          <w:marLeft w:val="640"/>
          <w:marRight w:val="0"/>
          <w:marTop w:val="0"/>
          <w:marBottom w:val="0"/>
          <w:divBdr>
            <w:top w:val="none" w:sz="0" w:space="0" w:color="auto"/>
            <w:left w:val="none" w:sz="0" w:space="0" w:color="auto"/>
            <w:bottom w:val="none" w:sz="0" w:space="0" w:color="auto"/>
            <w:right w:val="none" w:sz="0" w:space="0" w:color="auto"/>
          </w:divBdr>
        </w:div>
        <w:div w:id="789201054">
          <w:marLeft w:val="640"/>
          <w:marRight w:val="0"/>
          <w:marTop w:val="0"/>
          <w:marBottom w:val="0"/>
          <w:divBdr>
            <w:top w:val="none" w:sz="0" w:space="0" w:color="auto"/>
            <w:left w:val="none" w:sz="0" w:space="0" w:color="auto"/>
            <w:bottom w:val="none" w:sz="0" w:space="0" w:color="auto"/>
            <w:right w:val="none" w:sz="0" w:space="0" w:color="auto"/>
          </w:divBdr>
        </w:div>
        <w:div w:id="1407070388">
          <w:marLeft w:val="640"/>
          <w:marRight w:val="0"/>
          <w:marTop w:val="0"/>
          <w:marBottom w:val="0"/>
          <w:divBdr>
            <w:top w:val="none" w:sz="0" w:space="0" w:color="auto"/>
            <w:left w:val="none" w:sz="0" w:space="0" w:color="auto"/>
            <w:bottom w:val="none" w:sz="0" w:space="0" w:color="auto"/>
            <w:right w:val="none" w:sz="0" w:space="0" w:color="auto"/>
          </w:divBdr>
        </w:div>
        <w:div w:id="1974209178">
          <w:marLeft w:val="640"/>
          <w:marRight w:val="0"/>
          <w:marTop w:val="0"/>
          <w:marBottom w:val="0"/>
          <w:divBdr>
            <w:top w:val="none" w:sz="0" w:space="0" w:color="auto"/>
            <w:left w:val="none" w:sz="0" w:space="0" w:color="auto"/>
            <w:bottom w:val="none" w:sz="0" w:space="0" w:color="auto"/>
            <w:right w:val="none" w:sz="0" w:space="0" w:color="auto"/>
          </w:divBdr>
        </w:div>
        <w:div w:id="1786146255">
          <w:marLeft w:val="640"/>
          <w:marRight w:val="0"/>
          <w:marTop w:val="0"/>
          <w:marBottom w:val="0"/>
          <w:divBdr>
            <w:top w:val="none" w:sz="0" w:space="0" w:color="auto"/>
            <w:left w:val="none" w:sz="0" w:space="0" w:color="auto"/>
            <w:bottom w:val="none" w:sz="0" w:space="0" w:color="auto"/>
            <w:right w:val="none" w:sz="0" w:space="0" w:color="auto"/>
          </w:divBdr>
        </w:div>
        <w:div w:id="1276673781">
          <w:marLeft w:val="640"/>
          <w:marRight w:val="0"/>
          <w:marTop w:val="0"/>
          <w:marBottom w:val="0"/>
          <w:divBdr>
            <w:top w:val="none" w:sz="0" w:space="0" w:color="auto"/>
            <w:left w:val="none" w:sz="0" w:space="0" w:color="auto"/>
            <w:bottom w:val="none" w:sz="0" w:space="0" w:color="auto"/>
            <w:right w:val="none" w:sz="0" w:space="0" w:color="auto"/>
          </w:divBdr>
        </w:div>
        <w:div w:id="237709506">
          <w:marLeft w:val="640"/>
          <w:marRight w:val="0"/>
          <w:marTop w:val="0"/>
          <w:marBottom w:val="0"/>
          <w:divBdr>
            <w:top w:val="none" w:sz="0" w:space="0" w:color="auto"/>
            <w:left w:val="none" w:sz="0" w:space="0" w:color="auto"/>
            <w:bottom w:val="none" w:sz="0" w:space="0" w:color="auto"/>
            <w:right w:val="none" w:sz="0" w:space="0" w:color="auto"/>
          </w:divBdr>
        </w:div>
        <w:div w:id="515929060">
          <w:marLeft w:val="640"/>
          <w:marRight w:val="0"/>
          <w:marTop w:val="0"/>
          <w:marBottom w:val="0"/>
          <w:divBdr>
            <w:top w:val="none" w:sz="0" w:space="0" w:color="auto"/>
            <w:left w:val="none" w:sz="0" w:space="0" w:color="auto"/>
            <w:bottom w:val="none" w:sz="0" w:space="0" w:color="auto"/>
            <w:right w:val="none" w:sz="0" w:space="0" w:color="auto"/>
          </w:divBdr>
        </w:div>
        <w:div w:id="1908105528">
          <w:marLeft w:val="640"/>
          <w:marRight w:val="0"/>
          <w:marTop w:val="0"/>
          <w:marBottom w:val="0"/>
          <w:divBdr>
            <w:top w:val="none" w:sz="0" w:space="0" w:color="auto"/>
            <w:left w:val="none" w:sz="0" w:space="0" w:color="auto"/>
            <w:bottom w:val="none" w:sz="0" w:space="0" w:color="auto"/>
            <w:right w:val="none" w:sz="0" w:space="0" w:color="auto"/>
          </w:divBdr>
        </w:div>
        <w:div w:id="430245228">
          <w:marLeft w:val="640"/>
          <w:marRight w:val="0"/>
          <w:marTop w:val="0"/>
          <w:marBottom w:val="0"/>
          <w:divBdr>
            <w:top w:val="none" w:sz="0" w:space="0" w:color="auto"/>
            <w:left w:val="none" w:sz="0" w:space="0" w:color="auto"/>
            <w:bottom w:val="none" w:sz="0" w:space="0" w:color="auto"/>
            <w:right w:val="none" w:sz="0" w:space="0" w:color="auto"/>
          </w:divBdr>
        </w:div>
        <w:div w:id="1022711419">
          <w:marLeft w:val="640"/>
          <w:marRight w:val="0"/>
          <w:marTop w:val="0"/>
          <w:marBottom w:val="0"/>
          <w:divBdr>
            <w:top w:val="none" w:sz="0" w:space="0" w:color="auto"/>
            <w:left w:val="none" w:sz="0" w:space="0" w:color="auto"/>
            <w:bottom w:val="none" w:sz="0" w:space="0" w:color="auto"/>
            <w:right w:val="none" w:sz="0" w:space="0" w:color="auto"/>
          </w:divBdr>
        </w:div>
        <w:div w:id="1972394294">
          <w:marLeft w:val="640"/>
          <w:marRight w:val="0"/>
          <w:marTop w:val="0"/>
          <w:marBottom w:val="0"/>
          <w:divBdr>
            <w:top w:val="none" w:sz="0" w:space="0" w:color="auto"/>
            <w:left w:val="none" w:sz="0" w:space="0" w:color="auto"/>
            <w:bottom w:val="none" w:sz="0" w:space="0" w:color="auto"/>
            <w:right w:val="none" w:sz="0" w:space="0" w:color="auto"/>
          </w:divBdr>
        </w:div>
        <w:div w:id="1546217116">
          <w:marLeft w:val="640"/>
          <w:marRight w:val="0"/>
          <w:marTop w:val="0"/>
          <w:marBottom w:val="0"/>
          <w:divBdr>
            <w:top w:val="none" w:sz="0" w:space="0" w:color="auto"/>
            <w:left w:val="none" w:sz="0" w:space="0" w:color="auto"/>
            <w:bottom w:val="none" w:sz="0" w:space="0" w:color="auto"/>
            <w:right w:val="none" w:sz="0" w:space="0" w:color="auto"/>
          </w:divBdr>
        </w:div>
        <w:div w:id="1113939451">
          <w:marLeft w:val="640"/>
          <w:marRight w:val="0"/>
          <w:marTop w:val="0"/>
          <w:marBottom w:val="0"/>
          <w:divBdr>
            <w:top w:val="none" w:sz="0" w:space="0" w:color="auto"/>
            <w:left w:val="none" w:sz="0" w:space="0" w:color="auto"/>
            <w:bottom w:val="none" w:sz="0" w:space="0" w:color="auto"/>
            <w:right w:val="none" w:sz="0" w:space="0" w:color="auto"/>
          </w:divBdr>
        </w:div>
        <w:div w:id="588393823">
          <w:marLeft w:val="640"/>
          <w:marRight w:val="0"/>
          <w:marTop w:val="0"/>
          <w:marBottom w:val="0"/>
          <w:divBdr>
            <w:top w:val="none" w:sz="0" w:space="0" w:color="auto"/>
            <w:left w:val="none" w:sz="0" w:space="0" w:color="auto"/>
            <w:bottom w:val="none" w:sz="0" w:space="0" w:color="auto"/>
            <w:right w:val="none" w:sz="0" w:space="0" w:color="auto"/>
          </w:divBdr>
        </w:div>
        <w:div w:id="1929195733">
          <w:marLeft w:val="640"/>
          <w:marRight w:val="0"/>
          <w:marTop w:val="0"/>
          <w:marBottom w:val="0"/>
          <w:divBdr>
            <w:top w:val="none" w:sz="0" w:space="0" w:color="auto"/>
            <w:left w:val="none" w:sz="0" w:space="0" w:color="auto"/>
            <w:bottom w:val="none" w:sz="0" w:space="0" w:color="auto"/>
            <w:right w:val="none" w:sz="0" w:space="0" w:color="auto"/>
          </w:divBdr>
        </w:div>
        <w:div w:id="2077434485">
          <w:marLeft w:val="640"/>
          <w:marRight w:val="0"/>
          <w:marTop w:val="0"/>
          <w:marBottom w:val="0"/>
          <w:divBdr>
            <w:top w:val="none" w:sz="0" w:space="0" w:color="auto"/>
            <w:left w:val="none" w:sz="0" w:space="0" w:color="auto"/>
            <w:bottom w:val="none" w:sz="0" w:space="0" w:color="auto"/>
            <w:right w:val="none" w:sz="0" w:space="0" w:color="auto"/>
          </w:divBdr>
        </w:div>
        <w:div w:id="1059594987">
          <w:marLeft w:val="640"/>
          <w:marRight w:val="0"/>
          <w:marTop w:val="0"/>
          <w:marBottom w:val="0"/>
          <w:divBdr>
            <w:top w:val="none" w:sz="0" w:space="0" w:color="auto"/>
            <w:left w:val="none" w:sz="0" w:space="0" w:color="auto"/>
            <w:bottom w:val="none" w:sz="0" w:space="0" w:color="auto"/>
            <w:right w:val="none" w:sz="0" w:space="0" w:color="auto"/>
          </w:divBdr>
        </w:div>
        <w:div w:id="1922792049">
          <w:marLeft w:val="640"/>
          <w:marRight w:val="0"/>
          <w:marTop w:val="0"/>
          <w:marBottom w:val="0"/>
          <w:divBdr>
            <w:top w:val="none" w:sz="0" w:space="0" w:color="auto"/>
            <w:left w:val="none" w:sz="0" w:space="0" w:color="auto"/>
            <w:bottom w:val="none" w:sz="0" w:space="0" w:color="auto"/>
            <w:right w:val="none" w:sz="0" w:space="0" w:color="auto"/>
          </w:divBdr>
        </w:div>
        <w:div w:id="1268001479">
          <w:marLeft w:val="640"/>
          <w:marRight w:val="0"/>
          <w:marTop w:val="0"/>
          <w:marBottom w:val="0"/>
          <w:divBdr>
            <w:top w:val="none" w:sz="0" w:space="0" w:color="auto"/>
            <w:left w:val="none" w:sz="0" w:space="0" w:color="auto"/>
            <w:bottom w:val="none" w:sz="0" w:space="0" w:color="auto"/>
            <w:right w:val="none" w:sz="0" w:space="0" w:color="auto"/>
          </w:divBdr>
        </w:div>
        <w:div w:id="1867986225">
          <w:marLeft w:val="640"/>
          <w:marRight w:val="0"/>
          <w:marTop w:val="0"/>
          <w:marBottom w:val="0"/>
          <w:divBdr>
            <w:top w:val="none" w:sz="0" w:space="0" w:color="auto"/>
            <w:left w:val="none" w:sz="0" w:space="0" w:color="auto"/>
            <w:bottom w:val="none" w:sz="0" w:space="0" w:color="auto"/>
            <w:right w:val="none" w:sz="0" w:space="0" w:color="auto"/>
          </w:divBdr>
        </w:div>
        <w:div w:id="316616120">
          <w:marLeft w:val="640"/>
          <w:marRight w:val="0"/>
          <w:marTop w:val="0"/>
          <w:marBottom w:val="0"/>
          <w:divBdr>
            <w:top w:val="none" w:sz="0" w:space="0" w:color="auto"/>
            <w:left w:val="none" w:sz="0" w:space="0" w:color="auto"/>
            <w:bottom w:val="none" w:sz="0" w:space="0" w:color="auto"/>
            <w:right w:val="none" w:sz="0" w:space="0" w:color="auto"/>
          </w:divBdr>
        </w:div>
        <w:div w:id="1319386296">
          <w:marLeft w:val="640"/>
          <w:marRight w:val="0"/>
          <w:marTop w:val="0"/>
          <w:marBottom w:val="0"/>
          <w:divBdr>
            <w:top w:val="none" w:sz="0" w:space="0" w:color="auto"/>
            <w:left w:val="none" w:sz="0" w:space="0" w:color="auto"/>
            <w:bottom w:val="none" w:sz="0" w:space="0" w:color="auto"/>
            <w:right w:val="none" w:sz="0" w:space="0" w:color="auto"/>
          </w:divBdr>
        </w:div>
        <w:div w:id="1030492738">
          <w:marLeft w:val="640"/>
          <w:marRight w:val="0"/>
          <w:marTop w:val="0"/>
          <w:marBottom w:val="0"/>
          <w:divBdr>
            <w:top w:val="none" w:sz="0" w:space="0" w:color="auto"/>
            <w:left w:val="none" w:sz="0" w:space="0" w:color="auto"/>
            <w:bottom w:val="none" w:sz="0" w:space="0" w:color="auto"/>
            <w:right w:val="none" w:sz="0" w:space="0" w:color="auto"/>
          </w:divBdr>
        </w:div>
        <w:div w:id="289435783">
          <w:marLeft w:val="640"/>
          <w:marRight w:val="0"/>
          <w:marTop w:val="0"/>
          <w:marBottom w:val="0"/>
          <w:divBdr>
            <w:top w:val="none" w:sz="0" w:space="0" w:color="auto"/>
            <w:left w:val="none" w:sz="0" w:space="0" w:color="auto"/>
            <w:bottom w:val="none" w:sz="0" w:space="0" w:color="auto"/>
            <w:right w:val="none" w:sz="0" w:space="0" w:color="auto"/>
          </w:divBdr>
        </w:div>
        <w:div w:id="1830975335">
          <w:marLeft w:val="640"/>
          <w:marRight w:val="0"/>
          <w:marTop w:val="0"/>
          <w:marBottom w:val="0"/>
          <w:divBdr>
            <w:top w:val="none" w:sz="0" w:space="0" w:color="auto"/>
            <w:left w:val="none" w:sz="0" w:space="0" w:color="auto"/>
            <w:bottom w:val="none" w:sz="0" w:space="0" w:color="auto"/>
            <w:right w:val="none" w:sz="0" w:space="0" w:color="auto"/>
          </w:divBdr>
        </w:div>
        <w:div w:id="1190338981">
          <w:marLeft w:val="640"/>
          <w:marRight w:val="0"/>
          <w:marTop w:val="0"/>
          <w:marBottom w:val="0"/>
          <w:divBdr>
            <w:top w:val="none" w:sz="0" w:space="0" w:color="auto"/>
            <w:left w:val="none" w:sz="0" w:space="0" w:color="auto"/>
            <w:bottom w:val="none" w:sz="0" w:space="0" w:color="auto"/>
            <w:right w:val="none" w:sz="0" w:space="0" w:color="auto"/>
          </w:divBdr>
        </w:div>
        <w:div w:id="1868372318">
          <w:marLeft w:val="640"/>
          <w:marRight w:val="0"/>
          <w:marTop w:val="0"/>
          <w:marBottom w:val="0"/>
          <w:divBdr>
            <w:top w:val="none" w:sz="0" w:space="0" w:color="auto"/>
            <w:left w:val="none" w:sz="0" w:space="0" w:color="auto"/>
            <w:bottom w:val="none" w:sz="0" w:space="0" w:color="auto"/>
            <w:right w:val="none" w:sz="0" w:space="0" w:color="auto"/>
          </w:divBdr>
        </w:div>
        <w:div w:id="1321040154">
          <w:marLeft w:val="640"/>
          <w:marRight w:val="0"/>
          <w:marTop w:val="0"/>
          <w:marBottom w:val="0"/>
          <w:divBdr>
            <w:top w:val="none" w:sz="0" w:space="0" w:color="auto"/>
            <w:left w:val="none" w:sz="0" w:space="0" w:color="auto"/>
            <w:bottom w:val="none" w:sz="0" w:space="0" w:color="auto"/>
            <w:right w:val="none" w:sz="0" w:space="0" w:color="auto"/>
          </w:divBdr>
        </w:div>
        <w:div w:id="579219544">
          <w:marLeft w:val="640"/>
          <w:marRight w:val="0"/>
          <w:marTop w:val="0"/>
          <w:marBottom w:val="0"/>
          <w:divBdr>
            <w:top w:val="none" w:sz="0" w:space="0" w:color="auto"/>
            <w:left w:val="none" w:sz="0" w:space="0" w:color="auto"/>
            <w:bottom w:val="none" w:sz="0" w:space="0" w:color="auto"/>
            <w:right w:val="none" w:sz="0" w:space="0" w:color="auto"/>
          </w:divBdr>
        </w:div>
        <w:div w:id="112791324">
          <w:marLeft w:val="640"/>
          <w:marRight w:val="0"/>
          <w:marTop w:val="0"/>
          <w:marBottom w:val="0"/>
          <w:divBdr>
            <w:top w:val="none" w:sz="0" w:space="0" w:color="auto"/>
            <w:left w:val="none" w:sz="0" w:space="0" w:color="auto"/>
            <w:bottom w:val="none" w:sz="0" w:space="0" w:color="auto"/>
            <w:right w:val="none" w:sz="0" w:space="0" w:color="auto"/>
          </w:divBdr>
        </w:div>
        <w:div w:id="150026726">
          <w:marLeft w:val="640"/>
          <w:marRight w:val="0"/>
          <w:marTop w:val="0"/>
          <w:marBottom w:val="0"/>
          <w:divBdr>
            <w:top w:val="none" w:sz="0" w:space="0" w:color="auto"/>
            <w:left w:val="none" w:sz="0" w:space="0" w:color="auto"/>
            <w:bottom w:val="none" w:sz="0" w:space="0" w:color="auto"/>
            <w:right w:val="none" w:sz="0" w:space="0" w:color="auto"/>
          </w:divBdr>
        </w:div>
        <w:div w:id="1425609384">
          <w:marLeft w:val="640"/>
          <w:marRight w:val="0"/>
          <w:marTop w:val="0"/>
          <w:marBottom w:val="0"/>
          <w:divBdr>
            <w:top w:val="none" w:sz="0" w:space="0" w:color="auto"/>
            <w:left w:val="none" w:sz="0" w:space="0" w:color="auto"/>
            <w:bottom w:val="none" w:sz="0" w:space="0" w:color="auto"/>
            <w:right w:val="none" w:sz="0" w:space="0" w:color="auto"/>
          </w:divBdr>
        </w:div>
        <w:div w:id="838349758">
          <w:marLeft w:val="640"/>
          <w:marRight w:val="0"/>
          <w:marTop w:val="0"/>
          <w:marBottom w:val="0"/>
          <w:divBdr>
            <w:top w:val="none" w:sz="0" w:space="0" w:color="auto"/>
            <w:left w:val="none" w:sz="0" w:space="0" w:color="auto"/>
            <w:bottom w:val="none" w:sz="0" w:space="0" w:color="auto"/>
            <w:right w:val="none" w:sz="0" w:space="0" w:color="auto"/>
          </w:divBdr>
        </w:div>
        <w:div w:id="1948735769">
          <w:marLeft w:val="640"/>
          <w:marRight w:val="0"/>
          <w:marTop w:val="0"/>
          <w:marBottom w:val="0"/>
          <w:divBdr>
            <w:top w:val="none" w:sz="0" w:space="0" w:color="auto"/>
            <w:left w:val="none" w:sz="0" w:space="0" w:color="auto"/>
            <w:bottom w:val="none" w:sz="0" w:space="0" w:color="auto"/>
            <w:right w:val="none" w:sz="0" w:space="0" w:color="auto"/>
          </w:divBdr>
        </w:div>
        <w:div w:id="2111703822">
          <w:marLeft w:val="640"/>
          <w:marRight w:val="0"/>
          <w:marTop w:val="0"/>
          <w:marBottom w:val="0"/>
          <w:divBdr>
            <w:top w:val="none" w:sz="0" w:space="0" w:color="auto"/>
            <w:left w:val="none" w:sz="0" w:space="0" w:color="auto"/>
            <w:bottom w:val="none" w:sz="0" w:space="0" w:color="auto"/>
            <w:right w:val="none" w:sz="0" w:space="0" w:color="auto"/>
          </w:divBdr>
        </w:div>
        <w:div w:id="1729718256">
          <w:marLeft w:val="640"/>
          <w:marRight w:val="0"/>
          <w:marTop w:val="0"/>
          <w:marBottom w:val="0"/>
          <w:divBdr>
            <w:top w:val="none" w:sz="0" w:space="0" w:color="auto"/>
            <w:left w:val="none" w:sz="0" w:space="0" w:color="auto"/>
            <w:bottom w:val="none" w:sz="0" w:space="0" w:color="auto"/>
            <w:right w:val="none" w:sz="0" w:space="0" w:color="auto"/>
          </w:divBdr>
        </w:div>
        <w:div w:id="818034989">
          <w:marLeft w:val="640"/>
          <w:marRight w:val="0"/>
          <w:marTop w:val="0"/>
          <w:marBottom w:val="0"/>
          <w:divBdr>
            <w:top w:val="none" w:sz="0" w:space="0" w:color="auto"/>
            <w:left w:val="none" w:sz="0" w:space="0" w:color="auto"/>
            <w:bottom w:val="none" w:sz="0" w:space="0" w:color="auto"/>
            <w:right w:val="none" w:sz="0" w:space="0" w:color="auto"/>
          </w:divBdr>
        </w:div>
        <w:div w:id="1418209632">
          <w:marLeft w:val="640"/>
          <w:marRight w:val="0"/>
          <w:marTop w:val="0"/>
          <w:marBottom w:val="0"/>
          <w:divBdr>
            <w:top w:val="none" w:sz="0" w:space="0" w:color="auto"/>
            <w:left w:val="none" w:sz="0" w:space="0" w:color="auto"/>
            <w:bottom w:val="none" w:sz="0" w:space="0" w:color="auto"/>
            <w:right w:val="none" w:sz="0" w:space="0" w:color="auto"/>
          </w:divBdr>
        </w:div>
        <w:div w:id="512384552">
          <w:marLeft w:val="640"/>
          <w:marRight w:val="0"/>
          <w:marTop w:val="0"/>
          <w:marBottom w:val="0"/>
          <w:divBdr>
            <w:top w:val="none" w:sz="0" w:space="0" w:color="auto"/>
            <w:left w:val="none" w:sz="0" w:space="0" w:color="auto"/>
            <w:bottom w:val="none" w:sz="0" w:space="0" w:color="auto"/>
            <w:right w:val="none" w:sz="0" w:space="0" w:color="auto"/>
          </w:divBdr>
        </w:div>
        <w:div w:id="1336764972">
          <w:marLeft w:val="640"/>
          <w:marRight w:val="0"/>
          <w:marTop w:val="0"/>
          <w:marBottom w:val="0"/>
          <w:divBdr>
            <w:top w:val="none" w:sz="0" w:space="0" w:color="auto"/>
            <w:left w:val="none" w:sz="0" w:space="0" w:color="auto"/>
            <w:bottom w:val="none" w:sz="0" w:space="0" w:color="auto"/>
            <w:right w:val="none" w:sz="0" w:space="0" w:color="auto"/>
          </w:divBdr>
        </w:div>
      </w:divsChild>
    </w:div>
    <w:div w:id="1304581541">
      <w:marLeft w:val="480"/>
      <w:marRight w:val="0"/>
      <w:marTop w:val="0"/>
      <w:marBottom w:val="0"/>
      <w:divBdr>
        <w:top w:val="none" w:sz="0" w:space="0" w:color="auto"/>
        <w:left w:val="none" w:sz="0" w:space="0" w:color="auto"/>
        <w:bottom w:val="none" w:sz="0" w:space="0" w:color="auto"/>
        <w:right w:val="none" w:sz="0" w:space="0" w:color="auto"/>
      </w:divBdr>
    </w:div>
    <w:div w:id="1305161160">
      <w:marLeft w:val="480"/>
      <w:marRight w:val="0"/>
      <w:marTop w:val="0"/>
      <w:marBottom w:val="0"/>
      <w:divBdr>
        <w:top w:val="none" w:sz="0" w:space="0" w:color="auto"/>
        <w:left w:val="none" w:sz="0" w:space="0" w:color="auto"/>
        <w:bottom w:val="none" w:sz="0" w:space="0" w:color="auto"/>
        <w:right w:val="none" w:sz="0" w:space="0" w:color="auto"/>
      </w:divBdr>
    </w:div>
    <w:div w:id="1306088299">
      <w:bodyDiv w:val="1"/>
      <w:marLeft w:val="0"/>
      <w:marRight w:val="0"/>
      <w:marTop w:val="0"/>
      <w:marBottom w:val="0"/>
      <w:divBdr>
        <w:top w:val="none" w:sz="0" w:space="0" w:color="auto"/>
        <w:left w:val="none" w:sz="0" w:space="0" w:color="auto"/>
        <w:bottom w:val="none" w:sz="0" w:space="0" w:color="auto"/>
        <w:right w:val="none" w:sz="0" w:space="0" w:color="auto"/>
      </w:divBdr>
    </w:div>
    <w:div w:id="1306201943">
      <w:marLeft w:val="480"/>
      <w:marRight w:val="0"/>
      <w:marTop w:val="0"/>
      <w:marBottom w:val="0"/>
      <w:divBdr>
        <w:top w:val="none" w:sz="0" w:space="0" w:color="auto"/>
        <w:left w:val="none" w:sz="0" w:space="0" w:color="auto"/>
        <w:bottom w:val="none" w:sz="0" w:space="0" w:color="auto"/>
        <w:right w:val="none" w:sz="0" w:space="0" w:color="auto"/>
      </w:divBdr>
    </w:div>
    <w:div w:id="1306932049">
      <w:bodyDiv w:val="1"/>
      <w:marLeft w:val="0"/>
      <w:marRight w:val="0"/>
      <w:marTop w:val="0"/>
      <w:marBottom w:val="0"/>
      <w:divBdr>
        <w:top w:val="none" w:sz="0" w:space="0" w:color="auto"/>
        <w:left w:val="none" w:sz="0" w:space="0" w:color="auto"/>
        <w:bottom w:val="none" w:sz="0" w:space="0" w:color="auto"/>
        <w:right w:val="none" w:sz="0" w:space="0" w:color="auto"/>
      </w:divBdr>
    </w:div>
    <w:div w:id="1307588657">
      <w:bodyDiv w:val="1"/>
      <w:marLeft w:val="0"/>
      <w:marRight w:val="0"/>
      <w:marTop w:val="0"/>
      <w:marBottom w:val="0"/>
      <w:divBdr>
        <w:top w:val="none" w:sz="0" w:space="0" w:color="auto"/>
        <w:left w:val="none" w:sz="0" w:space="0" w:color="auto"/>
        <w:bottom w:val="none" w:sz="0" w:space="0" w:color="auto"/>
        <w:right w:val="none" w:sz="0" w:space="0" w:color="auto"/>
      </w:divBdr>
      <w:divsChild>
        <w:div w:id="52236437">
          <w:marLeft w:val="480"/>
          <w:marRight w:val="0"/>
          <w:marTop w:val="0"/>
          <w:marBottom w:val="0"/>
          <w:divBdr>
            <w:top w:val="none" w:sz="0" w:space="0" w:color="auto"/>
            <w:left w:val="none" w:sz="0" w:space="0" w:color="auto"/>
            <w:bottom w:val="none" w:sz="0" w:space="0" w:color="auto"/>
            <w:right w:val="none" w:sz="0" w:space="0" w:color="auto"/>
          </w:divBdr>
        </w:div>
        <w:div w:id="61805054">
          <w:marLeft w:val="480"/>
          <w:marRight w:val="0"/>
          <w:marTop w:val="0"/>
          <w:marBottom w:val="0"/>
          <w:divBdr>
            <w:top w:val="none" w:sz="0" w:space="0" w:color="auto"/>
            <w:left w:val="none" w:sz="0" w:space="0" w:color="auto"/>
            <w:bottom w:val="none" w:sz="0" w:space="0" w:color="auto"/>
            <w:right w:val="none" w:sz="0" w:space="0" w:color="auto"/>
          </w:divBdr>
        </w:div>
        <w:div w:id="112212049">
          <w:marLeft w:val="480"/>
          <w:marRight w:val="0"/>
          <w:marTop w:val="0"/>
          <w:marBottom w:val="0"/>
          <w:divBdr>
            <w:top w:val="none" w:sz="0" w:space="0" w:color="auto"/>
            <w:left w:val="none" w:sz="0" w:space="0" w:color="auto"/>
            <w:bottom w:val="none" w:sz="0" w:space="0" w:color="auto"/>
            <w:right w:val="none" w:sz="0" w:space="0" w:color="auto"/>
          </w:divBdr>
        </w:div>
        <w:div w:id="429396088">
          <w:marLeft w:val="480"/>
          <w:marRight w:val="0"/>
          <w:marTop w:val="0"/>
          <w:marBottom w:val="0"/>
          <w:divBdr>
            <w:top w:val="none" w:sz="0" w:space="0" w:color="auto"/>
            <w:left w:val="none" w:sz="0" w:space="0" w:color="auto"/>
            <w:bottom w:val="none" w:sz="0" w:space="0" w:color="auto"/>
            <w:right w:val="none" w:sz="0" w:space="0" w:color="auto"/>
          </w:divBdr>
        </w:div>
        <w:div w:id="454518673">
          <w:marLeft w:val="480"/>
          <w:marRight w:val="0"/>
          <w:marTop w:val="0"/>
          <w:marBottom w:val="0"/>
          <w:divBdr>
            <w:top w:val="none" w:sz="0" w:space="0" w:color="auto"/>
            <w:left w:val="none" w:sz="0" w:space="0" w:color="auto"/>
            <w:bottom w:val="none" w:sz="0" w:space="0" w:color="auto"/>
            <w:right w:val="none" w:sz="0" w:space="0" w:color="auto"/>
          </w:divBdr>
        </w:div>
        <w:div w:id="500395131">
          <w:marLeft w:val="480"/>
          <w:marRight w:val="0"/>
          <w:marTop w:val="0"/>
          <w:marBottom w:val="0"/>
          <w:divBdr>
            <w:top w:val="none" w:sz="0" w:space="0" w:color="auto"/>
            <w:left w:val="none" w:sz="0" w:space="0" w:color="auto"/>
            <w:bottom w:val="none" w:sz="0" w:space="0" w:color="auto"/>
            <w:right w:val="none" w:sz="0" w:space="0" w:color="auto"/>
          </w:divBdr>
        </w:div>
        <w:div w:id="553539058">
          <w:marLeft w:val="480"/>
          <w:marRight w:val="0"/>
          <w:marTop w:val="0"/>
          <w:marBottom w:val="0"/>
          <w:divBdr>
            <w:top w:val="none" w:sz="0" w:space="0" w:color="auto"/>
            <w:left w:val="none" w:sz="0" w:space="0" w:color="auto"/>
            <w:bottom w:val="none" w:sz="0" w:space="0" w:color="auto"/>
            <w:right w:val="none" w:sz="0" w:space="0" w:color="auto"/>
          </w:divBdr>
        </w:div>
        <w:div w:id="684408456">
          <w:marLeft w:val="480"/>
          <w:marRight w:val="0"/>
          <w:marTop w:val="0"/>
          <w:marBottom w:val="0"/>
          <w:divBdr>
            <w:top w:val="none" w:sz="0" w:space="0" w:color="auto"/>
            <w:left w:val="none" w:sz="0" w:space="0" w:color="auto"/>
            <w:bottom w:val="none" w:sz="0" w:space="0" w:color="auto"/>
            <w:right w:val="none" w:sz="0" w:space="0" w:color="auto"/>
          </w:divBdr>
        </w:div>
        <w:div w:id="733890034">
          <w:marLeft w:val="480"/>
          <w:marRight w:val="0"/>
          <w:marTop w:val="0"/>
          <w:marBottom w:val="0"/>
          <w:divBdr>
            <w:top w:val="none" w:sz="0" w:space="0" w:color="auto"/>
            <w:left w:val="none" w:sz="0" w:space="0" w:color="auto"/>
            <w:bottom w:val="none" w:sz="0" w:space="0" w:color="auto"/>
            <w:right w:val="none" w:sz="0" w:space="0" w:color="auto"/>
          </w:divBdr>
        </w:div>
        <w:div w:id="903223256">
          <w:marLeft w:val="480"/>
          <w:marRight w:val="0"/>
          <w:marTop w:val="0"/>
          <w:marBottom w:val="0"/>
          <w:divBdr>
            <w:top w:val="none" w:sz="0" w:space="0" w:color="auto"/>
            <w:left w:val="none" w:sz="0" w:space="0" w:color="auto"/>
            <w:bottom w:val="none" w:sz="0" w:space="0" w:color="auto"/>
            <w:right w:val="none" w:sz="0" w:space="0" w:color="auto"/>
          </w:divBdr>
        </w:div>
        <w:div w:id="1037314246">
          <w:marLeft w:val="480"/>
          <w:marRight w:val="0"/>
          <w:marTop w:val="0"/>
          <w:marBottom w:val="0"/>
          <w:divBdr>
            <w:top w:val="none" w:sz="0" w:space="0" w:color="auto"/>
            <w:left w:val="none" w:sz="0" w:space="0" w:color="auto"/>
            <w:bottom w:val="none" w:sz="0" w:space="0" w:color="auto"/>
            <w:right w:val="none" w:sz="0" w:space="0" w:color="auto"/>
          </w:divBdr>
        </w:div>
        <w:div w:id="1123767736">
          <w:marLeft w:val="480"/>
          <w:marRight w:val="0"/>
          <w:marTop w:val="0"/>
          <w:marBottom w:val="0"/>
          <w:divBdr>
            <w:top w:val="none" w:sz="0" w:space="0" w:color="auto"/>
            <w:left w:val="none" w:sz="0" w:space="0" w:color="auto"/>
            <w:bottom w:val="none" w:sz="0" w:space="0" w:color="auto"/>
            <w:right w:val="none" w:sz="0" w:space="0" w:color="auto"/>
          </w:divBdr>
        </w:div>
        <w:div w:id="1186600785">
          <w:marLeft w:val="480"/>
          <w:marRight w:val="0"/>
          <w:marTop w:val="0"/>
          <w:marBottom w:val="0"/>
          <w:divBdr>
            <w:top w:val="none" w:sz="0" w:space="0" w:color="auto"/>
            <w:left w:val="none" w:sz="0" w:space="0" w:color="auto"/>
            <w:bottom w:val="none" w:sz="0" w:space="0" w:color="auto"/>
            <w:right w:val="none" w:sz="0" w:space="0" w:color="auto"/>
          </w:divBdr>
        </w:div>
        <w:div w:id="1342468274">
          <w:marLeft w:val="480"/>
          <w:marRight w:val="0"/>
          <w:marTop w:val="0"/>
          <w:marBottom w:val="0"/>
          <w:divBdr>
            <w:top w:val="none" w:sz="0" w:space="0" w:color="auto"/>
            <w:left w:val="none" w:sz="0" w:space="0" w:color="auto"/>
            <w:bottom w:val="none" w:sz="0" w:space="0" w:color="auto"/>
            <w:right w:val="none" w:sz="0" w:space="0" w:color="auto"/>
          </w:divBdr>
        </w:div>
        <w:div w:id="1403674558">
          <w:marLeft w:val="480"/>
          <w:marRight w:val="0"/>
          <w:marTop w:val="0"/>
          <w:marBottom w:val="0"/>
          <w:divBdr>
            <w:top w:val="none" w:sz="0" w:space="0" w:color="auto"/>
            <w:left w:val="none" w:sz="0" w:space="0" w:color="auto"/>
            <w:bottom w:val="none" w:sz="0" w:space="0" w:color="auto"/>
            <w:right w:val="none" w:sz="0" w:space="0" w:color="auto"/>
          </w:divBdr>
        </w:div>
        <w:div w:id="1500120059">
          <w:marLeft w:val="480"/>
          <w:marRight w:val="0"/>
          <w:marTop w:val="0"/>
          <w:marBottom w:val="0"/>
          <w:divBdr>
            <w:top w:val="none" w:sz="0" w:space="0" w:color="auto"/>
            <w:left w:val="none" w:sz="0" w:space="0" w:color="auto"/>
            <w:bottom w:val="none" w:sz="0" w:space="0" w:color="auto"/>
            <w:right w:val="none" w:sz="0" w:space="0" w:color="auto"/>
          </w:divBdr>
        </w:div>
        <w:div w:id="1512909624">
          <w:marLeft w:val="480"/>
          <w:marRight w:val="0"/>
          <w:marTop w:val="0"/>
          <w:marBottom w:val="0"/>
          <w:divBdr>
            <w:top w:val="none" w:sz="0" w:space="0" w:color="auto"/>
            <w:left w:val="none" w:sz="0" w:space="0" w:color="auto"/>
            <w:bottom w:val="none" w:sz="0" w:space="0" w:color="auto"/>
            <w:right w:val="none" w:sz="0" w:space="0" w:color="auto"/>
          </w:divBdr>
        </w:div>
        <w:div w:id="2086222449">
          <w:marLeft w:val="480"/>
          <w:marRight w:val="0"/>
          <w:marTop w:val="0"/>
          <w:marBottom w:val="0"/>
          <w:divBdr>
            <w:top w:val="none" w:sz="0" w:space="0" w:color="auto"/>
            <w:left w:val="none" w:sz="0" w:space="0" w:color="auto"/>
            <w:bottom w:val="none" w:sz="0" w:space="0" w:color="auto"/>
            <w:right w:val="none" w:sz="0" w:space="0" w:color="auto"/>
          </w:divBdr>
        </w:div>
        <w:div w:id="2119567962">
          <w:marLeft w:val="480"/>
          <w:marRight w:val="0"/>
          <w:marTop w:val="0"/>
          <w:marBottom w:val="0"/>
          <w:divBdr>
            <w:top w:val="none" w:sz="0" w:space="0" w:color="auto"/>
            <w:left w:val="none" w:sz="0" w:space="0" w:color="auto"/>
            <w:bottom w:val="none" w:sz="0" w:space="0" w:color="auto"/>
            <w:right w:val="none" w:sz="0" w:space="0" w:color="auto"/>
          </w:divBdr>
        </w:div>
      </w:divsChild>
    </w:div>
    <w:div w:id="1308633498">
      <w:marLeft w:val="480"/>
      <w:marRight w:val="0"/>
      <w:marTop w:val="0"/>
      <w:marBottom w:val="0"/>
      <w:divBdr>
        <w:top w:val="none" w:sz="0" w:space="0" w:color="auto"/>
        <w:left w:val="none" w:sz="0" w:space="0" w:color="auto"/>
        <w:bottom w:val="none" w:sz="0" w:space="0" w:color="auto"/>
        <w:right w:val="none" w:sz="0" w:space="0" w:color="auto"/>
      </w:divBdr>
    </w:div>
    <w:div w:id="1309553780">
      <w:marLeft w:val="480"/>
      <w:marRight w:val="0"/>
      <w:marTop w:val="0"/>
      <w:marBottom w:val="0"/>
      <w:divBdr>
        <w:top w:val="none" w:sz="0" w:space="0" w:color="auto"/>
        <w:left w:val="none" w:sz="0" w:space="0" w:color="auto"/>
        <w:bottom w:val="none" w:sz="0" w:space="0" w:color="auto"/>
        <w:right w:val="none" w:sz="0" w:space="0" w:color="auto"/>
      </w:divBdr>
    </w:div>
    <w:div w:id="1309702900">
      <w:marLeft w:val="480"/>
      <w:marRight w:val="0"/>
      <w:marTop w:val="0"/>
      <w:marBottom w:val="0"/>
      <w:divBdr>
        <w:top w:val="none" w:sz="0" w:space="0" w:color="auto"/>
        <w:left w:val="none" w:sz="0" w:space="0" w:color="auto"/>
        <w:bottom w:val="none" w:sz="0" w:space="0" w:color="auto"/>
        <w:right w:val="none" w:sz="0" w:space="0" w:color="auto"/>
      </w:divBdr>
    </w:div>
    <w:div w:id="1310939670">
      <w:marLeft w:val="480"/>
      <w:marRight w:val="0"/>
      <w:marTop w:val="0"/>
      <w:marBottom w:val="0"/>
      <w:divBdr>
        <w:top w:val="none" w:sz="0" w:space="0" w:color="auto"/>
        <w:left w:val="none" w:sz="0" w:space="0" w:color="auto"/>
        <w:bottom w:val="none" w:sz="0" w:space="0" w:color="auto"/>
        <w:right w:val="none" w:sz="0" w:space="0" w:color="auto"/>
      </w:divBdr>
    </w:div>
    <w:div w:id="1311405059">
      <w:marLeft w:val="480"/>
      <w:marRight w:val="0"/>
      <w:marTop w:val="0"/>
      <w:marBottom w:val="0"/>
      <w:divBdr>
        <w:top w:val="none" w:sz="0" w:space="0" w:color="auto"/>
        <w:left w:val="none" w:sz="0" w:space="0" w:color="auto"/>
        <w:bottom w:val="none" w:sz="0" w:space="0" w:color="auto"/>
        <w:right w:val="none" w:sz="0" w:space="0" w:color="auto"/>
      </w:divBdr>
    </w:div>
    <w:div w:id="1312178794">
      <w:marLeft w:val="640"/>
      <w:marRight w:val="0"/>
      <w:marTop w:val="0"/>
      <w:marBottom w:val="0"/>
      <w:divBdr>
        <w:top w:val="none" w:sz="0" w:space="0" w:color="auto"/>
        <w:left w:val="none" w:sz="0" w:space="0" w:color="auto"/>
        <w:bottom w:val="none" w:sz="0" w:space="0" w:color="auto"/>
        <w:right w:val="none" w:sz="0" w:space="0" w:color="auto"/>
      </w:divBdr>
    </w:div>
    <w:div w:id="1312907763">
      <w:marLeft w:val="480"/>
      <w:marRight w:val="0"/>
      <w:marTop w:val="0"/>
      <w:marBottom w:val="0"/>
      <w:divBdr>
        <w:top w:val="none" w:sz="0" w:space="0" w:color="auto"/>
        <w:left w:val="none" w:sz="0" w:space="0" w:color="auto"/>
        <w:bottom w:val="none" w:sz="0" w:space="0" w:color="auto"/>
        <w:right w:val="none" w:sz="0" w:space="0" w:color="auto"/>
      </w:divBdr>
    </w:div>
    <w:div w:id="1313369100">
      <w:bodyDiv w:val="1"/>
      <w:marLeft w:val="0"/>
      <w:marRight w:val="0"/>
      <w:marTop w:val="0"/>
      <w:marBottom w:val="0"/>
      <w:divBdr>
        <w:top w:val="none" w:sz="0" w:space="0" w:color="auto"/>
        <w:left w:val="none" w:sz="0" w:space="0" w:color="auto"/>
        <w:bottom w:val="none" w:sz="0" w:space="0" w:color="auto"/>
        <w:right w:val="none" w:sz="0" w:space="0" w:color="auto"/>
      </w:divBdr>
    </w:div>
    <w:div w:id="1314523659">
      <w:bodyDiv w:val="1"/>
      <w:marLeft w:val="0"/>
      <w:marRight w:val="0"/>
      <w:marTop w:val="0"/>
      <w:marBottom w:val="0"/>
      <w:divBdr>
        <w:top w:val="none" w:sz="0" w:space="0" w:color="auto"/>
        <w:left w:val="none" w:sz="0" w:space="0" w:color="auto"/>
        <w:bottom w:val="none" w:sz="0" w:space="0" w:color="auto"/>
        <w:right w:val="none" w:sz="0" w:space="0" w:color="auto"/>
      </w:divBdr>
    </w:div>
    <w:div w:id="1314992769">
      <w:marLeft w:val="480"/>
      <w:marRight w:val="0"/>
      <w:marTop w:val="0"/>
      <w:marBottom w:val="0"/>
      <w:divBdr>
        <w:top w:val="none" w:sz="0" w:space="0" w:color="auto"/>
        <w:left w:val="none" w:sz="0" w:space="0" w:color="auto"/>
        <w:bottom w:val="none" w:sz="0" w:space="0" w:color="auto"/>
        <w:right w:val="none" w:sz="0" w:space="0" w:color="auto"/>
      </w:divBdr>
    </w:div>
    <w:div w:id="1315112020">
      <w:bodyDiv w:val="1"/>
      <w:marLeft w:val="0"/>
      <w:marRight w:val="0"/>
      <w:marTop w:val="0"/>
      <w:marBottom w:val="0"/>
      <w:divBdr>
        <w:top w:val="none" w:sz="0" w:space="0" w:color="auto"/>
        <w:left w:val="none" w:sz="0" w:space="0" w:color="auto"/>
        <w:bottom w:val="none" w:sz="0" w:space="0" w:color="auto"/>
        <w:right w:val="none" w:sz="0" w:space="0" w:color="auto"/>
      </w:divBdr>
    </w:div>
    <w:div w:id="1315448004">
      <w:marLeft w:val="480"/>
      <w:marRight w:val="0"/>
      <w:marTop w:val="0"/>
      <w:marBottom w:val="0"/>
      <w:divBdr>
        <w:top w:val="none" w:sz="0" w:space="0" w:color="auto"/>
        <w:left w:val="none" w:sz="0" w:space="0" w:color="auto"/>
        <w:bottom w:val="none" w:sz="0" w:space="0" w:color="auto"/>
        <w:right w:val="none" w:sz="0" w:space="0" w:color="auto"/>
      </w:divBdr>
    </w:div>
    <w:div w:id="1316228859">
      <w:marLeft w:val="480"/>
      <w:marRight w:val="0"/>
      <w:marTop w:val="0"/>
      <w:marBottom w:val="0"/>
      <w:divBdr>
        <w:top w:val="none" w:sz="0" w:space="0" w:color="auto"/>
        <w:left w:val="none" w:sz="0" w:space="0" w:color="auto"/>
        <w:bottom w:val="none" w:sz="0" w:space="0" w:color="auto"/>
        <w:right w:val="none" w:sz="0" w:space="0" w:color="auto"/>
      </w:divBdr>
    </w:div>
    <w:div w:id="1317682878">
      <w:bodyDiv w:val="1"/>
      <w:marLeft w:val="0"/>
      <w:marRight w:val="0"/>
      <w:marTop w:val="0"/>
      <w:marBottom w:val="0"/>
      <w:divBdr>
        <w:top w:val="none" w:sz="0" w:space="0" w:color="auto"/>
        <w:left w:val="none" w:sz="0" w:space="0" w:color="auto"/>
        <w:bottom w:val="none" w:sz="0" w:space="0" w:color="auto"/>
        <w:right w:val="none" w:sz="0" w:space="0" w:color="auto"/>
      </w:divBdr>
    </w:div>
    <w:div w:id="1318070677">
      <w:marLeft w:val="480"/>
      <w:marRight w:val="0"/>
      <w:marTop w:val="0"/>
      <w:marBottom w:val="0"/>
      <w:divBdr>
        <w:top w:val="none" w:sz="0" w:space="0" w:color="auto"/>
        <w:left w:val="none" w:sz="0" w:space="0" w:color="auto"/>
        <w:bottom w:val="none" w:sz="0" w:space="0" w:color="auto"/>
        <w:right w:val="none" w:sz="0" w:space="0" w:color="auto"/>
      </w:divBdr>
    </w:div>
    <w:div w:id="1318455327">
      <w:marLeft w:val="480"/>
      <w:marRight w:val="0"/>
      <w:marTop w:val="0"/>
      <w:marBottom w:val="0"/>
      <w:divBdr>
        <w:top w:val="none" w:sz="0" w:space="0" w:color="auto"/>
        <w:left w:val="none" w:sz="0" w:space="0" w:color="auto"/>
        <w:bottom w:val="none" w:sz="0" w:space="0" w:color="auto"/>
        <w:right w:val="none" w:sz="0" w:space="0" w:color="auto"/>
      </w:divBdr>
    </w:div>
    <w:div w:id="1319335701">
      <w:marLeft w:val="480"/>
      <w:marRight w:val="0"/>
      <w:marTop w:val="0"/>
      <w:marBottom w:val="0"/>
      <w:divBdr>
        <w:top w:val="none" w:sz="0" w:space="0" w:color="auto"/>
        <w:left w:val="none" w:sz="0" w:space="0" w:color="auto"/>
        <w:bottom w:val="none" w:sz="0" w:space="0" w:color="auto"/>
        <w:right w:val="none" w:sz="0" w:space="0" w:color="auto"/>
      </w:divBdr>
    </w:div>
    <w:div w:id="1319842953">
      <w:marLeft w:val="480"/>
      <w:marRight w:val="0"/>
      <w:marTop w:val="0"/>
      <w:marBottom w:val="0"/>
      <w:divBdr>
        <w:top w:val="none" w:sz="0" w:space="0" w:color="auto"/>
        <w:left w:val="none" w:sz="0" w:space="0" w:color="auto"/>
        <w:bottom w:val="none" w:sz="0" w:space="0" w:color="auto"/>
        <w:right w:val="none" w:sz="0" w:space="0" w:color="auto"/>
      </w:divBdr>
    </w:div>
    <w:div w:id="1320188104">
      <w:marLeft w:val="480"/>
      <w:marRight w:val="0"/>
      <w:marTop w:val="0"/>
      <w:marBottom w:val="0"/>
      <w:divBdr>
        <w:top w:val="none" w:sz="0" w:space="0" w:color="auto"/>
        <w:left w:val="none" w:sz="0" w:space="0" w:color="auto"/>
        <w:bottom w:val="none" w:sz="0" w:space="0" w:color="auto"/>
        <w:right w:val="none" w:sz="0" w:space="0" w:color="auto"/>
      </w:divBdr>
    </w:div>
    <w:div w:id="1321040798">
      <w:bodyDiv w:val="1"/>
      <w:marLeft w:val="0"/>
      <w:marRight w:val="0"/>
      <w:marTop w:val="0"/>
      <w:marBottom w:val="0"/>
      <w:divBdr>
        <w:top w:val="none" w:sz="0" w:space="0" w:color="auto"/>
        <w:left w:val="none" w:sz="0" w:space="0" w:color="auto"/>
        <w:bottom w:val="none" w:sz="0" w:space="0" w:color="auto"/>
        <w:right w:val="none" w:sz="0" w:space="0" w:color="auto"/>
      </w:divBdr>
      <w:divsChild>
        <w:div w:id="1872720667">
          <w:marLeft w:val="640"/>
          <w:marRight w:val="0"/>
          <w:marTop w:val="0"/>
          <w:marBottom w:val="0"/>
          <w:divBdr>
            <w:top w:val="none" w:sz="0" w:space="0" w:color="auto"/>
            <w:left w:val="none" w:sz="0" w:space="0" w:color="auto"/>
            <w:bottom w:val="none" w:sz="0" w:space="0" w:color="auto"/>
            <w:right w:val="none" w:sz="0" w:space="0" w:color="auto"/>
          </w:divBdr>
        </w:div>
        <w:div w:id="1224415676">
          <w:marLeft w:val="640"/>
          <w:marRight w:val="0"/>
          <w:marTop w:val="0"/>
          <w:marBottom w:val="0"/>
          <w:divBdr>
            <w:top w:val="none" w:sz="0" w:space="0" w:color="auto"/>
            <w:left w:val="none" w:sz="0" w:space="0" w:color="auto"/>
            <w:bottom w:val="none" w:sz="0" w:space="0" w:color="auto"/>
            <w:right w:val="none" w:sz="0" w:space="0" w:color="auto"/>
          </w:divBdr>
        </w:div>
        <w:div w:id="355348843">
          <w:marLeft w:val="640"/>
          <w:marRight w:val="0"/>
          <w:marTop w:val="0"/>
          <w:marBottom w:val="0"/>
          <w:divBdr>
            <w:top w:val="none" w:sz="0" w:space="0" w:color="auto"/>
            <w:left w:val="none" w:sz="0" w:space="0" w:color="auto"/>
            <w:bottom w:val="none" w:sz="0" w:space="0" w:color="auto"/>
            <w:right w:val="none" w:sz="0" w:space="0" w:color="auto"/>
          </w:divBdr>
        </w:div>
        <w:div w:id="1699618538">
          <w:marLeft w:val="640"/>
          <w:marRight w:val="0"/>
          <w:marTop w:val="0"/>
          <w:marBottom w:val="0"/>
          <w:divBdr>
            <w:top w:val="none" w:sz="0" w:space="0" w:color="auto"/>
            <w:left w:val="none" w:sz="0" w:space="0" w:color="auto"/>
            <w:bottom w:val="none" w:sz="0" w:space="0" w:color="auto"/>
            <w:right w:val="none" w:sz="0" w:space="0" w:color="auto"/>
          </w:divBdr>
        </w:div>
        <w:div w:id="1330793482">
          <w:marLeft w:val="640"/>
          <w:marRight w:val="0"/>
          <w:marTop w:val="0"/>
          <w:marBottom w:val="0"/>
          <w:divBdr>
            <w:top w:val="none" w:sz="0" w:space="0" w:color="auto"/>
            <w:left w:val="none" w:sz="0" w:space="0" w:color="auto"/>
            <w:bottom w:val="none" w:sz="0" w:space="0" w:color="auto"/>
            <w:right w:val="none" w:sz="0" w:space="0" w:color="auto"/>
          </w:divBdr>
        </w:div>
        <w:div w:id="1693416806">
          <w:marLeft w:val="640"/>
          <w:marRight w:val="0"/>
          <w:marTop w:val="0"/>
          <w:marBottom w:val="0"/>
          <w:divBdr>
            <w:top w:val="none" w:sz="0" w:space="0" w:color="auto"/>
            <w:left w:val="none" w:sz="0" w:space="0" w:color="auto"/>
            <w:bottom w:val="none" w:sz="0" w:space="0" w:color="auto"/>
            <w:right w:val="none" w:sz="0" w:space="0" w:color="auto"/>
          </w:divBdr>
        </w:div>
        <w:div w:id="1590499577">
          <w:marLeft w:val="640"/>
          <w:marRight w:val="0"/>
          <w:marTop w:val="0"/>
          <w:marBottom w:val="0"/>
          <w:divBdr>
            <w:top w:val="none" w:sz="0" w:space="0" w:color="auto"/>
            <w:left w:val="none" w:sz="0" w:space="0" w:color="auto"/>
            <w:bottom w:val="none" w:sz="0" w:space="0" w:color="auto"/>
            <w:right w:val="none" w:sz="0" w:space="0" w:color="auto"/>
          </w:divBdr>
        </w:div>
        <w:div w:id="1474520947">
          <w:marLeft w:val="640"/>
          <w:marRight w:val="0"/>
          <w:marTop w:val="0"/>
          <w:marBottom w:val="0"/>
          <w:divBdr>
            <w:top w:val="none" w:sz="0" w:space="0" w:color="auto"/>
            <w:left w:val="none" w:sz="0" w:space="0" w:color="auto"/>
            <w:bottom w:val="none" w:sz="0" w:space="0" w:color="auto"/>
            <w:right w:val="none" w:sz="0" w:space="0" w:color="auto"/>
          </w:divBdr>
        </w:div>
        <w:div w:id="2094206082">
          <w:marLeft w:val="640"/>
          <w:marRight w:val="0"/>
          <w:marTop w:val="0"/>
          <w:marBottom w:val="0"/>
          <w:divBdr>
            <w:top w:val="none" w:sz="0" w:space="0" w:color="auto"/>
            <w:left w:val="none" w:sz="0" w:space="0" w:color="auto"/>
            <w:bottom w:val="none" w:sz="0" w:space="0" w:color="auto"/>
            <w:right w:val="none" w:sz="0" w:space="0" w:color="auto"/>
          </w:divBdr>
        </w:div>
        <w:div w:id="1660301535">
          <w:marLeft w:val="640"/>
          <w:marRight w:val="0"/>
          <w:marTop w:val="0"/>
          <w:marBottom w:val="0"/>
          <w:divBdr>
            <w:top w:val="none" w:sz="0" w:space="0" w:color="auto"/>
            <w:left w:val="none" w:sz="0" w:space="0" w:color="auto"/>
            <w:bottom w:val="none" w:sz="0" w:space="0" w:color="auto"/>
            <w:right w:val="none" w:sz="0" w:space="0" w:color="auto"/>
          </w:divBdr>
        </w:div>
        <w:div w:id="1617058866">
          <w:marLeft w:val="640"/>
          <w:marRight w:val="0"/>
          <w:marTop w:val="0"/>
          <w:marBottom w:val="0"/>
          <w:divBdr>
            <w:top w:val="none" w:sz="0" w:space="0" w:color="auto"/>
            <w:left w:val="none" w:sz="0" w:space="0" w:color="auto"/>
            <w:bottom w:val="none" w:sz="0" w:space="0" w:color="auto"/>
            <w:right w:val="none" w:sz="0" w:space="0" w:color="auto"/>
          </w:divBdr>
        </w:div>
        <w:div w:id="1296180179">
          <w:marLeft w:val="640"/>
          <w:marRight w:val="0"/>
          <w:marTop w:val="0"/>
          <w:marBottom w:val="0"/>
          <w:divBdr>
            <w:top w:val="none" w:sz="0" w:space="0" w:color="auto"/>
            <w:left w:val="none" w:sz="0" w:space="0" w:color="auto"/>
            <w:bottom w:val="none" w:sz="0" w:space="0" w:color="auto"/>
            <w:right w:val="none" w:sz="0" w:space="0" w:color="auto"/>
          </w:divBdr>
        </w:div>
        <w:div w:id="655233093">
          <w:marLeft w:val="640"/>
          <w:marRight w:val="0"/>
          <w:marTop w:val="0"/>
          <w:marBottom w:val="0"/>
          <w:divBdr>
            <w:top w:val="none" w:sz="0" w:space="0" w:color="auto"/>
            <w:left w:val="none" w:sz="0" w:space="0" w:color="auto"/>
            <w:bottom w:val="none" w:sz="0" w:space="0" w:color="auto"/>
            <w:right w:val="none" w:sz="0" w:space="0" w:color="auto"/>
          </w:divBdr>
        </w:div>
        <w:div w:id="1918859096">
          <w:marLeft w:val="640"/>
          <w:marRight w:val="0"/>
          <w:marTop w:val="0"/>
          <w:marBottom w:val="0"/>
          <w:divBdr>
            <w:top w:val="none" w:sz="0" w:space="0" w:color="auto"/>
            <w:left w:val="none" w:sz="0" w:space="0" w:color="auto"/>
            <w:bottom w:val="none" w:sz="0" w:space="0" w:color="auto"/>
            <w:right w:val="none" w:sz="0" w:space="0" w:color="auto"/>
          </w:divBdr>
        </w:div>
        <w:div w:id="1897202885">
          <w:marLeft w:val="640"/>
          <w:marRight w:val="0"/>
          <w:marTop w:val="0"/>
          <w:marBottom w:val="0"/>
          <w:divBdr>
            <w:top w:val="none" w:sz="0" w:space="0" w:color="auto"/>
            <w:left w:val="none" w:sz="0" w:space="0" w:color="auto"/>
            <w:bottom w:val="none" w:sz="0" w:space="0" w:color="auto"/>
            <w:right w:val="none" w:sz="0" w:space="0" w:color="auto"/>
          </w:divBdr>
        </w:div>
        <w:div w:id="1131753626">
          <w:marLeft w:val="640"/>
          <w:marRight w:val="0"/>
          <w:marTop w:val="0"/>
          <w:marBottom w:val="0"/>
          <w:divBdr>
            <w:top w:val="none" w:sz="0" w:space="0" w:color="auto"/>
            <w:left w:val="none" w:sz="0" w:space="0" w:color="auto"/>
            <w:bottom w:val="none" w:sz="0" w:space="0" w:color="auto"/>
            <w:right w:val="none" w:sz="0" w:space="0" w:color="auto"/>
          </w:divBdr>
        </w:div>
        <w:div w:id="2005935602">
          <w:marLeft w:val="640"/>
          <w:marRight w:val="0"/>
          <w:marTop w:val="0"/>
          <w:marBottom w:val="0"/>
          <w:divBdr>
            <w:top w:val="none" w:sz="0" w:space="0" w:color="auto"/>
            <w:left w:val="none" w:sz="0" w:space="0" w:color="auto"/>
            <w:bottom w:val="none" w:sz="0" w:space="0" w:color="auto"/>
            <w:right w:val="none" w:sz="0" w:space="0" w:color="auto"/>
          </w:divBdr>
        </w:div>
        <w:div w:id="1534729900">
          <w:marLeft w:val="640"/>
          <w:marRight w:val="0"/>
          <w:marTop w:val="0"/>
          <w:marBottom w:val="0"/>
          <w:divBdr>
            <w:top w:val="none" w:sz="0" w:space="0" w:color="auto"/>
            <w:left w:val="none" w:sz="0" w:space="0" w:color="auto"/>
            <w:bottom w:val="none" w:sz="0" w:space="0" w:color="auto"/>
            <w:right w:val="none" w:sz="0" w:space="0" w:color="auto"/>
          </w:divBdr>
        </w:div>
        <w:div w:id="1207832363">
          <w:marLeft w:val="640"/>
          <w:marRight w:val="0"/>
          <w:marTop w:val="0"/>
          <w:marBottom w:val="0"/>
          <w:divBdr>
            <w:top w:val="none" w:sz="0" w:space="0" w:color="auto"/>
            <w:left w:val="none" w:sz="0" w:space="0" w:color="auto"/>
            <w:bottom w:val="none" w:sz="0" w:space="0" w:color="auto"/>
            <w:right w:val="none" w:sz="0" w:space="0" w:color="auto"/>
          </w:divBdr>
        </w:div>
        <w:div w:id="1566338541">
          <w:marLeft w:val="640"/>
          <w:marRight w:val="0"/>
          <w:marTop w:val="0"/>
          <w:marBottom w:val="0"/>
          <w:divBdr>
            <w:top w:val="none" w:sz="0" w:space="0" w:color="auto"/>
            <w:left w:val="none" w:sz="0" w:space="0" w:color="auto"/>
            <w:bottom w:val="none" w:sz="0" w:space="0" w:color="auto"/>
            <w:right w:val="none" w:sz="0" w:space="0" w:color="auto"/>
          </w:divBdr>
        </w:div>
        <w:div w:id="713583363">
          <w:marLeft w:val="640"/>
          <w:marRight w:val="0"/>
          <w:marTop w:val="0"/>
          <w:marBottom w:val="0"/>
          <w:divBdr>
            <w:top w:val="none" w:sz="0" w:space="0" w:color="auto"/>
            <w:left w:val="none" w:sz="0" w:space="0" w:color="auto"/>
            <w:bottom w:val="none" w:sz="0" w:space="0" w:color="auto"/>
            <w:right w:val="none" w:sz="0" w:space="0" w:color="auto"/>
          </w:divBdr>
        </w:div>
        <w:div w:id="1951935215">
          <w:marLeft w:val="640"/>
          <w:marRight w:val="0"/>
          <w:marTop w:val="0"/>
          <w:marBottom w:val="0"/>
          <w:divBdr>
            <w:top w:val="none" w:sz="0" w:space="0" w:color="auto"/>
            <w:left w:val="none" w:sz="0" w:space="0" w:color="auto"/>
            <w:bottom w:val="none" w:sz="0" w:space="0" w:color="auto"/>
            <w:right w:val="none" w:sz="0" w:space="0" w:color="auto"/>
          </w:divBdr>
        </w:div>
        <w:div w:id="643463847">
          <w:marLeft w:val="640"/>
          <w:marRight w:val="0"/>
          <w:marTop w:val="0"/>
          <w:marBottom w:val="0"/>
          <w:divBdr>
            <w:top w:val="none" w:sz="0" w:space="0" w:color="auto"/>
            <w:left w:val="none" w:sz="0" w:space="0" w:color="auto"/>
            <w:bottom w:val="none" w:sz="0" w:space="0" w:color="auto"/>
            <w:right w:val="none" w:sz="0" w:space="0" w:color="auto"/>
          </w:divBdr>
        </w:div>
        <w:div w:id="985010326">
          <w:marLeft w:val="640"/>
          <w:marRight w:val="0"/>
          <w:marTop w:val="0"/>
          <w:marBottom w:val="0"/>
          <w:divBdr>
            <w:top w:val="none" w:sz="0" w:space="0" w:color="auto"/>
            <w:left w:val="none" w:sz="0" w:space="0" w:color="auto"/>
            <w:bottom w:val="none" w:sz="0" w:space="0" w:color="auto"/>
            <w:right w:val="none" w:sz="0" w:space="0" w:color="auto"/>
          </w:divBdr>
        </w:div>
        <w:div w:id="160194993">
          <w:marLeft w:val="640"/>
          <w:marRight w:val="0"/>
          <w:marTop w:val="0"/>
          <w:marBottom w:val="0"/>
          <w:divBdr>
            <w:top w:val="none" w:sz="0" w:space="0" w:color="auto"/>
            <w:left w:val="none" w:sz="0" w:space="0" w:color="auto"/>
            <w:bottom w:val="none" w:sz="0" w:space="0" w:color="auto"/>
            <w:right w:val="none" w:sz="0" w:space="0" w:color="auto"/>
          </w:divBdr>
        </w:div>
        <w:div w:id="784471065">
          <w:marLeft w:val="640"/>
          <w:marRight w:val="0"/>
          <w:marTop w:val="0"/>
          <w:marBottom w:val="0"/>
          <w:divBdr>
            <w:top w:val="none" w:sz="0" w:space="0" w:color="auto"/>
            <w:left w:val="none" w:sz="0" w:space="0" w:color="auto"/>
            <w:bottom w:val="none" w:sz="0" w:space="0" w:color="auto"/>
            <w:right w:val="none" w:sz="0" w:space="0" w:color="auto"/>
          </w:divBdr>
        </w:div>
        <w:div w:id="373311731">
          <w:marLeft w:val="640"/>
          <w:marRight w:val="0"/>
          <w:marTop w:val="0"/>
          <w:marBottom w:val="0"/>
          <w:divBdr>
            <w:top w:val="none" w:sz="0" w:space="0" w:color="auto"/>
            <w:left w:val="none" w:sz="0" w:space="0" w:color="auto"/>
            <w:bottom w:val="none" w:sz="0" w:space="0" w:color="auto"/>
            <w:right w:val="none" w:sz="0" w:space="0" w:color="auto"/>
          </w:divBdr>
        </w:div>
        <w:div w:id="1016731928">
          <w:marLeft w:val="640"/>
          <w:marRight w:val="0"/>
          <w:marTop w:val="0"/>
          <w:marBottom w:val="0"/>
          <w:divBdr>
            <w:top w:val="none" w:sz="0" w:space="0" w:color="auto"/>
            <w:left w:val="none" w:sz="0" w:space="0" w:color="auto"/>
            <w:bottom w:val="none" w:sz="0" w:space="0" w:color="auto"/>
            <w:right w:val="none" w:sz="0" w:space="0" w:color="auto"/>
          </w:divBdr>
        </w:div>
        <w:div w:id="952441633">
          <w:marLeft w:val="640"/>
          <w:marRight w:val="0"/>
          <w:marTop w:val="0"/>
          <w:marBottom w:val="0"/>
          <w:divBdr>
            <w:top w:val="none" w:sz="0" w:space="0" w:color="auto"/>
            <w:left w:val="none" w:sz="0" w:space="0" w:color="auto"/>
            <w:bottom w:val="none" w:sz="0" w:space="0" w:color="auto"/>
            <w:right w:val="none" w:sz="0" w:space="0" w:color="auto"/>
          </w:divBdr>
        </w:div>
        <w:div w:id="945498857">
          <w:marLeft w:val="640"/>
          <w:marRight w:val="0"/>
          <w:marTop w:val="0"/>
          <w:marBottom w:val="0"/>
          <w:divBdr>
            <w:top w:val="none" w:sz="0" w:space="0" w:color="auto"/>
            <w:left w:val="none" w:sz="0" w:space="0" w:color="auto"/>
            <w:bottom w:val="none" w:sz="0" w:space="0" w:color="auto"/>
            <w:right w:val="none" w:sz="0" w:space="0" w:color="auto"/>
          </w:divBdr>
        </w:div>
        <w:div w:id="1474443423">
          <w:marLeft w:val="640"/>
          <w:marRight w:val="0"/>
          <w:marTop w:val="0"/>
          <w:marBottom w:val="0"/>
          <w:divBdr>
            <w:top w:val="none" w:sz="0" w:space="0" w:color="auto"/>
            <w:left w:val="none" w:sz="0" w:space="0" w:color="auto"/>
            <w:bottom w:val="none" w:sz="0" w:space="0" w:color="auto"/>
            <w:right w:val="none" w:sz="0" w:space="0" w:color="auto"/>
          </w:divBdr>
        </w:div>
        <w:div w:id="1957364475">
          <w:marLeft w:val="640"/>
          <w:marRight w:val="0"/>
          <w:marTop w:val="0"/>
          <w:marBottom w:val="0"/>
          <w:divBdr>
            <w:top w:val="none" w:sz="0" w:space="0" w:color="auto"/>
            <w:left w:val="none" w:sz="0" w:space="0" w:color="auto"/>
            <w:bottom w:val="none" w:sz="0" w:space="0" w:color="auto"/>
            <w:right w:val="none" w:sz="0" w:space="0" w:color="auto"/>
          </w:divBdr>
        </w:div>
        <w:div w:id="1706636092">
          <w:marLeft w:val="640"/>
          <w:marRight w:val="0"/>
          <w:marTop w:val="0"/>
          <w:marBottom w:val="0"/>
          <w:divBdr>
            <w:top w:val="none" w:sz="0" w:space="0" w:color="auto"/>
            <w:left w:val="none" w:sz="0" w:space="0" w:color="auto"/>
            <w:bottom w:val="none" w:sz="0" w:space="0" w:color="auto"/>
            <w:right w:val="none" w:sz="0" w:space="0" w:color="auto"/>
          </w:divBdr>
        </w:div>
        <w:div w:id="1401753107">
          <w:marLeft w:val="640"/>
          <w:marRight w:val="0"/>
          <w:marTop w:val="0"/>
          <w:marBottom w:val="0"/>
          <w:divBdr>
            <w:top w:val="none" w:sz="0" w:space="0" w:color="auto"/>
            <w:left w:val="none" w:sz="0" w:space="0" w:color="auto"/>
            <w:bottom w:val="none" w:sz="0" w:space="0" w:color="auto"/>
            <w:right w:val="none" w:sz="0" w:space="0" w:color="auto"/>
          </w:divBdr>
        </w:div>
        <w:div w:id="1306087555">
          <w:marLeft w:val="640"/>
          <w:marRight w:val="0"/>
          <w:marTop w:val="0"/>
          <w:marBottom w:val="0"/>
          <w:divBdr>
            <w:top w:val="none" w:sz="0" w:space="0" w:color="auto"/>
            <w:left w:val="none" w:sz="0" w:space="0" w:color="auto"/>
            <w:bottom w:val="none" w:sz="0" w:space="0" w:color="auto"/>
            <w:right w:val="none" w:sz="0" w:space="0" w:color="auto"/>
          </w:divBdr>
        </w:div>
        <w:div w:id="658464261">
          <w:marLeft w:val="640"/>
          <w:marRight w:val="0"/>
          <w:marTop w:val="0"/>
          <w:marBottom w:val="0"/>
          <w:divBdr>
            <w:top w:val="none" w:sz="0" w:space="0" w:color="auto"/>
            <w:left w:val="none" w:sz="0" w:space="0" w:color="auto"/>
            <w:bottom w:val="none" w:sz="0" w:space="0" w:color="auto"/>
            <w:right w:val="none" w:sz="0" w:space="0" w:color="auto"/>
          </w:divBdr>
        </w:div>
        <w:div w:id="332147942">
          <w:marLeft w:val="640"/>
          <w:marRight w:val="0"/>
          <w:marTop w:val="0"/>
          <w:marBottom w:val="0"/>
          <w:divBdr>
            <w:top w:val="none" w:sz="0" w:space="0" w:color="auto"/>
            <w:left w:val="none" w:sz="0" w:space="0" w:color="auto"/>
            <w:bottom w:val="none" w:sz="0" w:space="0" w:color="auto"/>
            <w:right w:val="none" w:sz="0" w:space="0" w:color="auto"/>
          </w:divBdr>
        </w:div>
        <w:div w:id="1539584652">
          <w:marLeft w:val="640"/>
          <w:marRight w:val="0"/>
          <w:marTop w:val="0"/>
          <w:marBottom w:val="0"/>
          <w:divBdr>
            <w:top w:val="none" w:sz="0" w:space="0" w:color="auto"/>
            <w:left w:val="none" w:sz="0" w:space="0" w:color="auto"/>
            <w:bottom w:val="none" w:sz="0" w:space="0" w:color="auto"/>
            <w:right w:val="none" w:sz="0" w:space="0" w:color="auto"/>
          </w:divBdr>
        </w:div>
        <w:div w:id="350688019">
          <w:marLeft w:val="640"/>
          <w:marRight w:val="0"/>
          <w:marTop w:val="0"/>
          <w:marBottom w:val="0"/>
          <w:divBdr>
            <w:top w:val="none" w:sz="0" w:space="0" w:color="auto"/>
            <w:left w:val="none" w:sz="0" w:space="0" w:color="auto"/>
            <w:bottom w:val="none" w:sz="0" w:space="0" w:color="auto"/>
            <w:right w:val="none" w:sz="0" w:space="0" w:color="auto"/>
          </w:divBdr>
        </w:div>
        <w:div w:id="1013873214">
          <w:marLeft w:val="640"/>
          <w:marRight w:val="0"/>
          <w:marTop w:val="0"/>
          <w:marBottom w:val="0"/>
          <w:divBdr>
            <w:top w:val="none" w:sz="0" w:space="0" w:color="auto"/>
            <w:left w:val="none" w:sz="0" w:space="0" w:color="auto"/>
            <w:bottom w:val="none" w:sz="0" w:space="0" w:color="auto"/>
            <w:right w:val="none" w:sz="0" w:space="0" w:color="auto"/>
          </w:divBdr>
        </w:div>
        <w:div w:id="587153654">
          <w:marLeft w:val="640"/>
          <w:marRight w:val="0"/>
          <w:marTop w:val="0"/>
          <w:marBottom w:val="0"/>
          <w:divBdr>
            <w:top w:val="none" w:sz="0" w:space="0" w:color="auto"/>
            <w:left w:val="none" w:sz="0" w:space="0" w:color="auto"/>
            <w:bottom w:val="none" w:sz="0" w:space="0" w:color="auto"/>
            <w:right w:val="none" w:sz="0" w:space="0" w:color="auto"/>
          </w:divBdr>
        </w:div>
        <w:div w:id="1262837006">
          <w:marLeft w:val="640"/>
          <w:marRight w:val="0"/>
          <w:marTop w:val="0"/>
          <w:marBottom w:val="0"/>
          <w:divBdr>
            <w:top w:val="none" w:sz="0" w:space="0" w:color="auto"/>
            <w:left w:val="none" w:sz="0" w:space="0" w:color="auto"/>
            <w:bottom w:val="none" w:sz="0" w:space="0" w:color="auto"/>
            <w:right w:val="none" w:sz="0" w:space="0" w:color="auto"/>
          </w:divBdr>
        </w:div>
        <w:div w:id="660432166">
          <w:marLeft w:val="640"/>
          <w:marRight w:val="0"/>
          <w:marTop w:val="0"/>
          <w:marBottom w:val="0"/>
          <w:divBdr>
            <w:top w:val="none" w:sz="0" w:space="0" w:color="auto"/>
            <w:left w:val="none" w:sz="0" w:space="0" w:color="auto"/>
            <w:bottom w:val="none" w:sz="0" w:space="0" w:color="auto"/>
            <w:right w:val="none" w:sz="0" w:space="0" w:color="auto"/>
          </w:divBdr>
        </w:div>
        <w:div w:id="334964390">
          <w:marLeft w:val="640"/>
          <w:marRight w:val="0"/>
          <w:marTop w:val="0"/>
          <w:marBottom w:val="0"/>
          <w:divBdr>
            <w:top w:val="none" w:sz="0" w:space="0" w:color="auto"/>
            <w:left w:val="none" w:sz="0" w:space="0" w:color="auto"/>
            <w:bottom w:val="none" w:sz="0" w:space="0" w:color="auto"/>
            <w:right w:val="none" w:sz="0" w:space="0" w:color="auto"/>
          </w:divBdr>
        </w:div>
        <w:div w:id="271471898">
          <w:marLeft w:val="640"/>
          <w:marRight w:val="0"/>
          <w:marTop w:val="0"/>
          <w:marBottom w:val="0"/>
          <w:divBdr>
            <w:top w:val="none" w:sz="0" w:space="0" w:color="auto"/>
            <w:left w:val="none" w:sz="0" w:space="0" w:color="auto"/>
            <w:bottom w:val="none" w:sz="0" w:space="0" w:color="auto"/>
            <w:right w:val="none" w:sz="0" w:space="0" w:color="auto"/>
          </w:divBdr>
        </w:div>
        <w:div w:id="229274307">
          <w:marLeft w:val="640"/>
          <w:marRight w:val="0"/>
          <w:marTop w:val="0"/>
          <w:marBottom w:val="0"/>
          <w:divBdr>
            <w:top w:val="none" w:sz="0" w:space="0" w:color="auto"/>
            <w:left w:val="none" w:sz="0" w:space="0" w:color="auto"/>
            <w:bottom w:val="none" w:sz="0" w:space="0" w:color="auto"/>
            <w:right w:val="none" w:sz="0" w:space="0" w:color="auto"/>
          </w:divBdr>
        </w:div>
        <w:div w:id="203179937">
          <w:marLeft w:val="640"/>
          <w:marRight w:val="0"/>
          <w:marTop w:val="0"/>
          <w:marBottom w:val="0"/>
          <w:divBdr>
            <w:top w:val="none" w:sz="0" w:space="0" w:color="auto"/>
            <w:left w:val="none" w:sz="0" w:space="0" w:color="auto"/>
            <w:bottom w:val="none" w:sz="0" w:space="0" w:color="auto"/>
            <w:right w:val="none" w:sz="0" w:space="0" w:color="auto"/>
          </w:divBdr>
        </w:div>
        <w:div w:id="68619416">
          <w:marLeft w:val="640"/>
          <w:marRight w:val="0"/>
          <w:marTop w:val="0"/>
          <w:marBottom w:val="0"/>
          <w:divBdr>
            <w:top w:val="none" w:sz="0" w:space="0" w:color="auto"/>
            <w:left w:val="none" w:sz="0" w:space="0" w:color="auto"/>
            <w:bottom w:val="none" w:sz="0" w:space="0" w:color="auto"/>
            <w:right w:val="none" w:sz="0" w:space="0" w:color="auto"/>
          </w:divBdr>
        </w:div>
        <w:div w:id="874198060">
          <w:marLeft w:val="640"/>
          <w:marRight w:val="0"/>
          <w:marTop w:val="0"/>
          <w:marBottom w:val="0"/>
          <w:divBdr>
            <w:top w:val="none" w:sz="0" w:space="0" w:color="auto"/>
            <w:left w:val="none" w:sz="0" w:space="0" w:color="auto"/>
            <w:bottom w:val="none" w:sz="0" w:space="0" w:color="auto"/>
            <w:right w:val="none" w:sz="0" w:space="0" w:color="auto"/>
          </w:divBdr>
        </w:div>
        <w:div w:id="1449084083">
          <w:marLeft w:val="640"/>
          <w:marRight w:val="0"/>
          <w:marTop w:val="0"/>
          <w:marBottom w:val="0"/>
          <w:divBdr>
            <w:top w:val="none" w:sz="0" w:space="0" w:color="auto"/>
            <w:left w:val="none" w:sz="0" w:space="0" w:color="auto"/>
            <w:bottom w:val="none" w:sz="0" w:space="0" w:color="auto"/>
            <w:right w:val="none" w:sz="0" w:space="0" w:color="auto"/>
          </w:divBdr>
        </w:div>
        <w:div w:id="642202132">
          <w:marLeft w:val="640"/>
          <w:marRight w:val="0"/>
          <w:marTop w:val="0"/>
          <w:marBottom w:val="0"/>
          <w:divBdr>
            <w:top w:val="none" w:sz="0" w:space="0" w:color="auto"/>
            <w:left w:val="none" w:sz="0" w:space="0" w:color="auto"/>
            <w:bottom w:val="none" w:sz="0" w:space="0" w:color="auto"/>
            <w:right w:val="none" w:sz="0" w:space="0" w:color="auto"/>
          </w:divBdr>
        </w:div>
        <w:div w:id="1383868324">
          <w:marLeft w:val="640"/>
          <w:marRight w:val="0"/>
          <w:marTop w:val="0"/>
          <w:marBottom w:val="0"/>
          <w:divBdr>
            <w:top w:val="none" w:sz="0" w:space="0" w:color="auto"/>
            <w:left w:val="none" w:sz="0" w:space="0" w:color="auto"/>
            <w:bottom w:val="none" w:sz="0" w:space="0" w:color="auto"/>
            <w:right w:val="none" w:sz="0" w:space="0" w:color="auto"/>
          </w:divBdr>
        </w:div>
        <w:div w:id="1323852779">
          <w:marLeft w:val="640"/>
          <w:marRight w:val="0"/>
          <w:marTop w:val="0"/>
          <w:marBottom w:val="0"/>
          <w:divBdr>
            <w:top w:val="none" w:sz="0" w:space="0" w:color="auto"/>
            <w:left w:val="none" w:sz="0" w:space="0" w:color="auto"/>
            <w:bottom w:val="none" w:sz="0" w:space="0" w:color="auto"/>
            <w:right w:val="none" w:sz="0" w:space="0" w:color="auto"/>
          </w:divBdr>
        </w:div>
        <w:div w:id="1287663758">
          <w:marLeft w:val="640"/>
          <w:marRight w:val="0"/>
          <w:marTop w:val="0"/>
          <w:marBottom w:val="0"/>
          <w:divBdr>
            <w:top w:val="none" w:sz="0" w:space="0" w:color="auto"/>
            <w:left w:val="none" w:sz="0" w:space="0" w:color="auto"/>
            <w:bottom w:val="none" w:sz="0" w:space="0" w:color="auto"/>
            <w:right w:val="none" w:sz="0" w:space="0" w:color="auto"/>
          </w:divBdr>
        </w:div>
        <w:div w:id="247035092">
          <w:marLeft w:val="640"/>
          <w:marRight w:val="0"/>
          <w:marTop w:val="0"/>
          <w:marBottom w:val="0"/>
          <w:divBdr>
            <w:top w:val="none" w:sz="0" w:space="0" w:color="auto"/>
            <w:left w:val="none" w:sz="0" w:space="0" w:color="auto"/>
            <w:bottom w:val="none" w:sz="0" w:space="0" w:color="auto"/>
            <w:right w:val="none" w:sz="0" w:space="0" w:color="auto"/>
          </w:divBdr>
        </w:div>
        <w:div w:id="1974141913">
          <w:marLeft w:val="640"/>
          <w:marRight w:val="0"/>
          <w:marTop w:val="0"/>
          <w:marBottom w:val="0"/>
          <w:divBdr>
            <w:top w:val="none" w:sz="0" w:space="0" w:color="auto"/>
            <w:left w:val="none" w:sz="0" w:space="0" w:color="auto"/>
            <w:bottom w:val="none" w:sz="0" w:space="0" w:color="auto"/>
            <w:right w:val="none" w:sz="0" w:space="0" w:color="auto"/>
          </w:divBdr>
        </w:div>
        <w:div w:id="1565524225">
          <w:marLeft w:val="640"/>
          <w:marRight w:val="0"/>
          <w:marTop w:val="0"/>
          <w:marBottom w:val="0"/>
          <w:divBdr>
            <w:top w:val="none" w:sz="0" w:space="0" w:color="auto"/>
            <w:left w:val="none" w:sz="0" w:space="0" w:color="auto"/>
            <w:bottom w:val="none" w:sz="0" w:space="0" w:color="auto"/>
            <w:right w:val="none" w:sz="0" w:space="0" w:color="auto"/>
          </w:divBdr>
        </w:div>
        <w:div w:id="821695096">
          <w:marLeft w:val="640"/>
          <w:marRight w:val="0"/>
          <w:marTop w:val="0"/>
          <w:marBottom w:val="0"/>
          <w:divBdr>
            <w:top w:val="none" w:sz="0" w:space="0" w:color="auto"/>
            <w:left w:val="none" w:sz="0" w:space="0" w:color="auto"/>
            <w:bottom w:val="none" w:sz="0" w:space="0" w:color="auto"/>
            <w:right w:val="none" w:sz="0" w:space="0" w:color="auto"/>
          </w:divBdr>
        </w:div>
        <w:div w:id="798691846">
          <w:marLeft w:val="640"/>
          <w:marRight w:val="0"/>
          <w:marTop w:val="0"/>
          <w:marBottom w:val="0"/>
          <w:divBdr>
            <w:top w:val="none" w:sz="0" w:space="0" w:color="auto"/>
            <w:left w:val="none" w:sz="0" w:space="0" w:color="auto"/>
            <w:bottom w:val="none" w:sz="0" w:space="0" w:color="auto"/>
            <w:right w:val="none" w:sz="0" w:space="0" w:color="auto"/>
          </w:divBdr>
        </w:div>
        <w:div w:id="468480755">
          <w:marLeft w:val="640"/>
          <w:marRight w:val="0"/>
          <w:marTop w:val="0"/>
          <w:marBottom w:val="0"/>
          <w:divBdr>
            <w:top w:val="none" w:sz="0" w:space="0" w:color="auto"/>
            <w:left w:val="none" w:sz="0" w:space="0" w:color="auto"/>
            <w:bottom w:val="none" w:sz="0" w:space="0" w:color="auto"/>
            <w:right w:val="none" w:sz="0" w:space="0" w:color="auto"/>
          </w:divBdr>
        </w:div>
        <w:div w:id="645354807">
          <w:marLeft w:val="640"/>
          <w:marRight w:val="0"/>
          <w:marTop w:val="0"/>
          <w:marBottom w:val="0"/>
          <w:divBdr>
            <w:top w:val="none" w:sz="0" w:space="0" w:color="auto"/>
            <w:left w:val="none" w:sz="0" w:space="0" w:color="auto"/>
            <w:bottom w:val="none" w:sz="0" w:space="0" w:color="auto"/>
            <w:right w:val="none" w:sz="0" w:space="0" w:color="auto"/>
          </w:divBdr>
        </w:div>
        <w:div w:id="1041399031">
          <w:marLeft w:val="640"/>
          <w:marRight w:val="0"/>
          <w:marTop w:val="0"/>
          <w:marBottom w:val="0"/>
          <w:divBdr>
            <w:top w:val="none" w:sz="0" w:space="0" w:color="auto"/>
            <w:left w:val="none" w:sz="0" w:space="0" w:color="auto"/>
            <w:bottom w:val="none" w:sz="0" w:space="0" w:color="auto"/>
            <w:right w:val="none" w:sz="0" w:space="0" w:color="auto"/>
          </w:divBdr>
        </w:div>
        <w:div w:id="209075573">
          <w:marLeft w:val="640"/>
          <w:marRight w:val="0"/>
          <w:marTop w:val="0"/>
          <w:marBottom w:val="0"/>
          <w:divBdr>
            <w:top w:val="none" w:sz="0" w:space="0" w:color="auto"/>
            <w:left w:val="none" w:sz="0" w:space="0" w:color="auto"/>
            <w:bottom w:val="none" w:sz="0" w:space="0" w:color="auto"/>
            <w:right w:val="none" w:sz="0" w:space="0" w:color="auto"/>
          </w:divBdr>
        </w:div>
        <w:div w:id="115101323">
          <w:marLeft w:val="640"/>
          <w:marRight w:val="0"/>
          <w:marTop w:val="0"/>
          <w:marBottom w:val="0"/>
          <w:divBdr>
            <w:top w:val="none" w:sz="0" w:space="0" w:color="auto"/>
            <w:left w:val="none" w:sz="0" w:space="0" w:color="auto"/>
            <w:bottom w:val="none" w:sz="0" w:space="0" w:color="auto"/>
            <w:right w:val="none" w:sz="0" w:space="0" w:color="auto"/>
          </w:divBdr>
        </w:div>
        <w:div w:id="1275215916">
          <w:marLeft w:val="640"/>
          <w:marRight w:val="0"/>
          <w:marTop w:val="0"/>
          <w:marBottom w:val="0"/>
          <w:divBdr>
            <w:top w:val="none" w:sz="0" w:space="0" w:color="auto"/>
            <w:left w:val="none" w:sz="0" w:space="0" w:color="auto"/>
            <w:bottom w:val="none" w:sz="0" w:space="0" w:color="auto"/>
            <w:right w:val="none" w:sz="0" w:space="0" w:color="auto"/>
          </w:divBdr>
        </w:div>
        <w:div w:id="143279938">
          <w:marLeft w:val="640"/>
          <w:marRight w:val="0"/>
          <w:marTop w:val="0"/>
          <w:marBottom w:val="0"/>
          <w:divBdr>
            <w:top w:val="none" w:sz="0" w:space="0" w:color="auto"/>
            <w:left w:val="none" w:sz="0" w:space="0" w:color="auto"/>
            <w:bottom w:val="none" w:sz="0" w:space="0" w:color="auto"/>
            <w:right w:val="none" w:sz="0" w:space="0" w:color="auto"/>
          </w:divBdr>
        </w:div>
        <w:div w:id="1037238838">
          <w:marLeft w:val="640"/>
          <w:marRight w:val="0"/>
          <w:marTop w:val="0"/>
          <w:marBottom w:val="0"/>
          <w:divBdr>
            <w:top w:val="none" w:sz="0" w:space="0" w:color="auto"/>
            <w:left w:val="none" w:sz="0" w:space="0" w:color="auto"/>
            <w:bottom w:val="none" w:sz="0" w:space="0" w:color="auto"/>
            <w:right w:val="none" w:sz="0" w:space="0" w:color="auto"/>
          </w:divBdr>
        </w:div>
        <w:div w:id="866136847">
          <w:marLeft w:val="640"/>
          <w:marRight w:val="0"/>
          <w:marTop w:val="0"/>
          <w:marBottom w:val="0"/>
          <w:divBdr>
            <w:top w:val="none" w:sz="0" w:space="0" w:color="auto"/>
            <w:left w:val="none" w:sz="0" w:space="0" w:color="auto"/>
            <w:bottom w:val="none" w:sz="0" w:space="0" w:color="auto"/>
            <w:right w:val="none" w:sz="0" w:space="0" w:color="auto"/>
          </w:divBdr>
        </w:div>
        <w:div w:id="1592355280">
          <w:marLeft w:val="640"/>
          <w:marRight w:val="0"/>
          <w:marTop w:val="0"/>
          <w:marBottom w:val="0"/>
          <w:divBdr>
            <w:top w:val="none" w:sz="0" w:space="0" w:color="auto"/>
            <w:left w:val="none" w:sz="0" w:space="0" w:color="auto"/>
            <w:bottom w:val="none" w:sz="0" w:space="0" w:color="auto"/>
            <w:right w:val="none" w:sz="0" w:space="0" w:color="auto"/>
          </w:divBdr>
        </w:div>
        <w:div w:id="269894012">
          <w:marLeft w:val="640"/>
          <w:marRight w:val="0"/>
          <w:marTop w:val="0"/>
          <w:marBottom w:val="0"/>
          <w:divBdr>
            <w:top w:val="none" w:sz="0" w:space="0" w:color="auto"/>
            <w:left w:val="none" w:sz="0" w:space="0" w:color="auto"/>
            <w:bottom w:val="none" w:sz="0" w:space="0" w:color="auto"/>
            <w:right w:val="none" w:sz="0" w:space="0" w:color="auto"/>
          </w:divBdr>
        </w:div>
        <w:div w:id="608048377">
          <w:marLeft w:val="640"/>
          <w:marRight w:val="0"/>
          <w:marTop w:val="0"/>
          <w:marBottom w:val="0"/>
          <w:divBdr>
            <w:top w:val="none" w:sz="0" w:space="0" w:color="auto"/>
            <w:left w:val="none" w:sz="0" w:space="0" w:color="auto"/>
            <w:bottom w:val="none" w:sz="0" w:space="0" w:color="auto"/>
            <w:right w:val="none" w:sz="0" w:space="0" w:color="auto"/>
          </w:divBdr>
        </w:div>
        <w:div w:id="979920014">
          <w:marLeft w:val="640"/>
          <w:marRight w:val="0"/>
          <w:marTop w:val="0"/>
          <w:marBottom w:val="0"/>
          <w:divBdr>
            <w:top w:val="none" w:sz="0" w:space="0" w:color="auto"/>
            <w:left w:val="none" w:sz="0" w:space="0" w:color="auto"/>
            <w:bottom w:val="none" w:sz="0" w:space="0" w:color="auto"/>
            <w:right w:val="none" w:sz="0" w:space="0" w:color="auto"/>
          </w:divBdr>
        </w:div>
        <w:div w:id="1608191652">
          <w:marLeft w:val="640"/>
          <w:marRight w:val="0"/>
          <w:marTop w:val="0"/>
          <w:marBottom w:val="0"/>
          <w:divBdr>
            <w:top w:val="none" w:sz="0" w:space="0" w:color="auto"/>
            <w:left w:val="none" w:sz="0" w:space="0" w:color="auto"/>
            <w:bottom w:val="none" w:sz="0" w:space="0" w:color="auto"/>
            <w:right w:val="none" w:sz="0" w:space="0" w:color="auto"/>
          </w:divBdr>
        </w:div>
        <w:div w:id="2067298291">
          <w:marLeft w:val="640"/>
          <w:marRight w:val="0"/>
          <w:marTop w:val="0"/>
          <w:marBottom w:val="0"/>
          <w:divBdr>
            <w:top w:val="none" w:sz="0" w:space="0" w:color="auto"/>
            <w:left w:val="none" w:sz="0" w:space="0" w:color="auto"/>
            <w:bottom w:val="none" w:sz="0" w:space="0" w:color="auto"/>
            <w:right w:val="none" w:sz="0" w:space="0" w:color="auto"/>
          </w:divBdr>
        </w:div>
        <w:div w:id="1210415141">
          <w:marLeft w:val="640"/>
          <w:marRight w:val="0"/>
          <w:marTop w:val="0"/>
          <w:marBottom w:val="0"/>
          <w:divBdr>
            <w:top w:val="none" w:sz="0" w:space="0" w:color="auto"/>
            <w:left w:val="none" w:sz="0" w:space="0" w:color="auto"/>
            <w:bottom w:val="none" w:sz="0" w:space="0" w:color="auto"/>
            <w:right w:val="none" w:sz="0" w:space="0" w:color="auto"/>
          </w:divBdr>
        </w:div>
        <w:div w:id="301278454">
          <w:marLeft w:val="640"/>
          <w:marRight w:val="0"/>
          <w:marTop w:val="0"/>
          <w:marBottom w:val="0"/>
          <w:divBdr>
            <w:top w:val="none" w:sz="0" w:space="0" w:color="auto"/>
            <w:left w:val="none" w:sz="0" w:space="0" w:color="auto"/>
            <w:bottom w:val="none" w:sz="0" w:space="0" w:color="auto"/>
            <w:right w:val="none" w:sz="0" w:space="0" w:color="auto"/>
          </w:divBdr>
        </w:div>
        <w:div w:id="1913393778">
          <w:marLeft w:val="640"/>
          <w:marRight w:val="0"/>
          <w:marTop w:val="0"/>
          <w:marBottom w:val="0"/>
          <w:divBdr>
            <w:top w:val="none" w:sz="0" w:space="0" w:color="auto"/>
            <w:left w:val="none" w:sz="0" w:space="0" w:color="auto"/>
            <w:bottom w:val="none" w:sz="0" w:space="0" w:color="auto"/>
            <w:right w:val="none" w:sz="0" w:space="0" w:color="auto"/>
          </w:divBdr>
        </w:div>
        <w:div w:id="1346788064">
          <w:marLeft w:val="640"/>
          <w:marRight w:val="0"/>
          <w:marTop w:val="0"/>
          <w:marBottom w:val="0"/>
          <w:divBdr>
            <w:top w:val="none" w:sz="0" w:space="0" w:color="auto"/>
            <w:left w:val="none" w:sz="0" w:space="0" w:color="auto"/>
            <w:bottom w:val="none" w:sz="0" w:space="0" w:color="auto"/>
            <w:right w:val="none" w:sz="0" w:space="0" w:color="auto"/>
          </w:divBdr>
        </w:div>
        <w:div w:id="1691761852">
          <w:marLeft w:val="640"/>
          <w:marRight w:val="0"/>
          <w:marTop w:val="0"/>
          <w:marBottom w:val="0"/>
          <w:divBdr>
            <w:top w:val="none" w:sz="0" w:space="0" w:color="auto"/>
            <w:left w:val="none" w:sz="0" w:space="0" w:color="auto"/>
            <w:bottom w:val="none" w:sz="0" w:space="0" w:color="auto"/>
            <w:right w:val="none" w:sz="0" w:space="0" w:color="auto"/>
          </w:divBdr>
        </w:div>
      </w:divsChild>
    </w:div>
    <w:div w:id="1321301685">
      <w:marLeft w:val="480"/>
      <w:marRight w:val="0"/>
      <w:marTop w:val="0"/>
      <w:marBottom w:val="0"/>
      <w:divBdr>
        <w:top w:val="none" w:sz="0" w:space="0" w:color="auto"/>
        <w:left w:val="none" w:sz="0" w:space="0" w:color="auto"/>
        <w:bottom w:val="none" w:sz="0" w:space="0" w:color="auto"/>
        <w:right w:val="none" w:sz="0" w:space="0" w:color="auto"/>
      </w:divBdr>
    </w:div>
    <w:div w:id="1321349625">
      <w:bodyDiv w:val="1"/>
      <w:marLeft w:val="0"/>
      <w:marRight w:val="0"/>
      <w:marTop w:val="0"/>
      <w:marBottom w:val="0"/>
      <w:divBdr>
        <w:top w:val="none" w:sz="0" w:space="0" w:color="auto"/>
        <w:left w:val="none" w:sz="0" w:space="0" w:color="auto"/>
        <w:bottom w:val="none" w:sz="0" w:space="0" w:color="auto"/>
        <w:right w:val="none" w:sz="0" w:space="0" w:color="auto"/>
      </w:divBdr>
    </w:div>
    <w:div w:id="1321422235">
      <w:marLeft w:val="480"/>
      <w:marRight w:val="0"/>
      <w:marTop w:val="0"/>
      <w:marBottom w:val="0"/>
      <w:divBdr>
        <w:top w:val="none" w:sz="0" w:space="0" w:color="auto"/>
        <w:left w:val="none" w:sz="0" w:space="0" w:color="auto"/>
        <w:bottom w:val="none" w:sz="0" w:space="0" w:color="auto"/>
        <w:right w:val="none" w:sz="0" w:space="0" w:color="auto"/>
      </w:divBdr>
    </w:div>
    <w:div w:id="1322461306">
      <w:bodyDiv w:val="1"/>
      <w:marLeft w:val="0"/>
      <w:marRight w:val="0"/>
      <w:marTop w:val="0"/>
      <w:marBottom w:val="0"/>
      <w:divBdr>
        <w:top w:val="none" w:sz="0" w:space="0" w:color="auto"/>
        <w:left w:val="none" w:sz="0" w:space="0" w:color="auto"/>
        <w:bottom w:val="none" w:sz="0" w:space="0" w:color="auto"/>
        <w:right w:val="none" w:sz="0" w:space="0" w:color="auto"/>
      </w:divBdr>
    </w:div>
    <w:div w:id="1323856396">
      <w:marLeft w:val="480"/>
      <w:marRight w:val="0"/>
      <w:marTop w:val="0"/>
      <w:marBottom w:val="0"/>
      <w:divBdr>
        <w:top w:val="none" w:sz="0" w:space="0" w:color="auto"/>
        <w:left w:val="none" w:sz="0" w:space="0" w:color="auto"/>
        <w:bottom w:val="none" w:sz="0" w:space="0" w:color="auto"/>
        <w:right w:val="none" w:sz="0" w:space="0" w:color="auto"/>
      </w:divBdr>
    </w:div>
    <w:div w:id="1327171127">
      <w:bodyDiv w:val="1"/>
      <w:marLeft w:val="0"/>
      <w:marRight w:val="0"/>
      <w:marTop w:val="0"/>
      <w:marBottom w:val="0"/>
      <w:divBdr>
        <w:top w:val="none" w:sz="0" w:space="0" w:color="auto"/>
        <w:left w:val="none" w:sz="0" w:space="0" w:color="auto"/>
        <w:bottom w:val="none" w:sz="0" w:space="0" w:color="auto"/>
        <w:right w:val="none" w:sz="0" w:space="0" w:color="auto"/>
      </w:divBdr>
      <w:divsChild>
        <w:div w:id="1465582086">
          <w:marLeft w:val="640"/>
          <w:marRight w:val="0"/>
          <w:marTop w:val="0"/>
          <w:marBottom w:val="0"/>
          <w:divBdr>
            <w:top w:val="none" w:sz="0" w:space="0" w:color="auto"/>
            <w:left w:val="none" w:sz="0" w:space="0" w:color="auto"/>
            <w:bottom w:val="none" w:sz="0" w:space="0" w:color="auto"/>
            <w:right w:val="none" w:sz="0" w:space="0" w:color="auto"/>
          </w:divBdr>
        </w:div>
        <w:div w:id="520508980">
          <w:marLeft w:val="640"/>
          <w:marRight w:val="0"/>
          <w:marTop w:val="0"/>
          <w:marBottom w:val="0"/>
          <w:divBdr>
            <w:top w:val="none" w:sz="0" w:space="0" w:color="auto"/>
            <w:left w:val="none" w:sz="0" w:space="0" w:color="auto"/>
            <w:bottom w:val="none" w:sz="0" w:space="0" w:color="auto"/>
            <w:right w:val="none" w:sz="0" w:space="0" w:color="auto"/>
          </w:divBdr>
        </w:div>
        <w:div w:id="186063009">
          <w:marLeft w:val="640"/>
          <w:marRight w:val="0"/>
          <w:marTop w:val="0"/>
          <w:marBottom w:val="0"/>
          <w:divBdr>
            <w:top w:val="none" w:sz="0" w:space="0" w:color="auto"/>
            <w:left w:val="none" w:sz="0" w:space="0" w:color="auto"/>
            <w:bottom w:val="none" w:sz="0" w:space="0" w:color="auto"/>
            <w:right w:val="none" w:sz="0" w:space="0" w:color="auto"/>
          </w:divBdr>
        </w:div>
        <w:div w:id="2006279790">
          <w:marLeft w:val="640"/>
          <w:marRight w:val="0"/>
          <w:marTop w:val="0"/>
          <w:marBottom w:val="0"/>
          <w:divBdr>
            <w:top w:val="none" w:sz="0" w:space="0" w:color="auto"/>
            <w:left w:val="none" w:sz="0" w:space="0" w:color="auto"/>
            <w:bottom w:val="none" w:sz="0" w:space="0" w:color="auto"/>
            <w:right w:val="none" w:sz="0" w:space="0" w:color="auto"/>
          </w:divBdr>
        </w:div>
        <w:div w:id="362289304">
          <w:marLeft w:val="640"/>
          <w:marRight w:val="0"/>
          <w:marTop w:val="0"/>
          <w:marBottom w:val="0"/>
          <w:divBdr>
            <w:top w:val="none" w:sz="0" w:space="0" w:color="auto"/>
            <w:left w:val="none" w:sz="0" w:space="0" w:color="auto"/>
            <w:bottom w:val="none" w:sz="0" w:space="0" w:color="auto"/>
            <w:right w:val="none" w:sz="0" w:space="0" w:color="auto"/>
          </w:divBdr>
        </w:div>
        <w:div w:id="167914502">
          <w:marLeft w:val="640"/>
          <w:marRight w:val="0"/>
          <w:marTop w:val="0"/>
          <w:marBottom w:val="0"/>
          <w:divBdr>
            <w:top w:val="none" w:sz="0" w:space="0" w:color="auto"/>
            <w:left w:val="none" w:sz="0" w:space="0" w:color="auto"/>
            <w:bottom w:val="none" w:sz="0" w:space="0" w:color="auto"/>
            <w:right w:val="none" w:sz="0" w:space="0" w:color="auto"/>
          </w:divBdr>
        </w:div>
        <w:div w:id="1146625794">
          <w:marLeft w:val="640"/>
          <w:marRight w:val="0"/>
          <w:marTop w:val="0"/>
          <w:marBottom w:val="0"/>
          <w:divBdr>
            <w:top w:val="none" w:sz="0" w:space="0" w:color="auto"/>
            <w:left w:val="none" w:sz="0" w:space="0" w:color="auto"/>
            <w:bottom w:val="none" w:sz="0" w:space="0" w:color="auto"/>
            <w:right w:val="none" w:sz="0" w:space="0" w:color="auto"/>
          </w:divBdr>
        </w:div>
        <w:div w:id="1294947118">
          <w:marLeft w:val="640"/>
          <w:marRight w:val="0"/>
          <w:marTop w:val="0"/>
          <w:marBottom w:val="0"/>
          <w:divBdr>
            <w:top w:val="none" w:sz="0" w:space="0" w:color="auto"/>
            <w:left w:val="none" w:sz="0" w:space="0" w:color="auto"/>
            <w:bottom w:val="none" w:sz="0" w:space="0" w:color="auto"/>
            <w:right w:val="none" w:sz="0" w:space="0" w:color="auto"/>
          </w:divBdr>
        </w:div>
        <w:div w:id="1291130721">
          <w:marLeft w:val="640"/>
          <w:marRight w:val="0"/>
          <w:marTop w:val="0"/>
          <w:marBottom w:val="0"/>
          <w:divBdr>
            <w:top w:val="none" w:sz="0" w:space="0" w:color="auto"/>
            <w:left w:val="none" w:sz="0" w:space="0" w:color="auto"/>
            <w:bottom w:val="none" w:sz="0" w:space="0" w:color="auto"/>
            <w:right w:val="none" w:sz="0" w:space="0" w:color="auto"/>
          </w:divBdr>
        </w:div>
        <w:div w:id="1317760637">
          <w:marLeft w:val="640"/>
          <w:marRight w:val="0"/>
          <w:marTop w:val="0"/>
          <w:marBottom w:val="0"/>
          <w:divBdr>
            <w:top w:val="none" w:sz="0" w:space="0" w:color="auto"/>
            <w:left w:val="none" w:sz="0" w:space="0" w:color="auto"/>
            <w:bottom w:val="none" w:sz="0" w:space="0" w:color="auto"/>
            <w:right w:val="none" w:sz="0" w:space="0" w:color="auto"/>
          </w:divBdr>
        </w:div>
        <w:div w:id="836503494">
          <w:marLeft w:val="640"/>
          <w:marRight w:val="0"/>
          <w:marTop w:val="0"/>
          <w:marBottom w:val="0"/>
          <w:divBdr>
            <w:top w:val="none" w:sz="0" w:space="0" w:color="auto"/>
            <w:left w:val="none" w:sz="0" w:space="0" w:color="auto"/>
            <w:bottom w:val="none" w:sz="0" w:space="0" w:color="auto"/>
            <w:right w:val="none" w:sz="0" w:space="0" w:color="auto"/>
          </w:divBdr>
        </w:div>
        <w:div w:id="150752690">
          <w:marLeft w:val="640"/>
          <w:marRight w:val="0"/>
          <w:marTop w:val="0"/>
          <w:marBottom w:val="0"/>
          <w:divBdr>
            <w:top w:val="none" w:sz="0" w:space="0" w:color="auto"/>
            <w:left w:val="none" w:sz="0" w:space="0" w:color="auto"/>
            <w:bottom w:val="none" w:sz="0" w:space="0" w:color="auto"/>
            <w:right w:val="none" w:sz="0" w:space="0" w:color="auto"/>
          </w:divBdr>
        </w:div>
        <w:div w:id="108552508">
          <w:marLeft w:val="640"/>
          <w:marRight w:val="0"/>
          <w:marTop w:val="0"/>
          <w:marBottom w:val="0"/>
          <w:divBdr>
            <w:top w:val="none" w:sz="0" w:space="0" w:color="auto"/>
            <w:left w:val="none" w:sz="0" w:space="0" w:color="auto"/>
            <w:bottom w:val="none" w:sz="0" w:space="0" w:color="auto"/>
            <w:right w:val="none" w:sz="0" w:space="0" w:color="auto"/>
          </w:divBdr>
        </w:div>
        <w:div w:id="1642271263">
          <w:marLeft w:val="640"/>
          <w:marRight w:val="0"/>
          <w:marTop w:val="0"/>
          <w:marBottom w:val="0"/>
          <w:divBdr>
            <w:top w:val="none" w:sz="0" w:space="0" w:color="auto"/>
            <w:left w:val="none" w:sz="0" w:space="0" w:color="auto"/>
            <w:bottom w:val="none" w:sz="0" w:space="0" w:color="auto"/>
            <w:right w:val="none" w:sz="0" w:space="0" w:color="auto"/>
          </w:divBdr>
        </w:div>
        <w:div w:id="1147628203">
          <w:marLeft w:val="640"/>
          <w:marRight w:val="0"/>
          <w:marTop w:val="0"/>
          <w:marBottom w:val="0"/>
          <w:divBdr>
            <w:top w:val="none" w:sz="0" w:space="0" w:color="auto"/>
            <w:left w:val="none" w:sz="0" w:space="0" w:color="auto"/>
            <w:bottom w:val="none" w:sz="0" w:space="0" w:color="auto"/>
            <w:right w:val="none" w:sz="0" w:space="0" w:color="auto"/>
          </w:divBdr>
        </w:div>
        <w:div w:id="316109912">
          <w:marLeft w:val="640"/>
          <w:marRight w:val="0"/>
          <w:marTop w:val="0"/>
          <w:marBottom w:val="0"/>
          <w:divBdr>
            <w:top w:val="none" w:sz="0" w:space="0" w:color="auto"/>
            <w:left w:val="none" w:sz="0" w:space="0" w:color="auto"/>
            <w:bottom w:val="none" w:sz="0" w:space="0" w:color="auto"/>
            <w:right w:val="none" w:sz="0" w:space="0" w:color="auto"/>
          </w:divBdr>
        </w:div>
        <w:div w:id="1372802806">
          <w:marLeft w:val="640"/>
          <w:marRight w:val="0"/>
          <w:marTop w:val="0"/>
          <w:marBottom w:val="0"/>
          <w:divBdr>
            <w:top w:val="none" w:sz="0" w:space="0" w:color="auto"/>
            <w:left w:val="none" w:sz="0" w:space="0" w:color="auto"/>
            <w:bottom w:val="none" w:sz="0" w:space="0" w:color="auto"/>
            <w:right w:val="none" w:sz="0" w:space="0" w:color="auto"/>
          </w:divBdr>
        </w:div>
        <w:div w:id="1786339170">
          <w:marLeft w:val="640"/>
          <w:marRight w:val="0"/>
          <w:marTop w:val="0"/>
          <w:marBottom w:val="0"/>
          <w:divBdr>
            <w:top w:val="none" w:sz="0" w:space="0" w:color="auto"/>
            <w:left w:val="none" w:sz="0" w:space="0" w:color="auto"/>
            <w:bottom w:val="none" w:sz="0" w:space="0" w:color="auto"/>
            <w:right w:val="none" w:sz="0" w:space="0" w:color="auto"/>
          </w:divBdr>
        </w:div>
        <w:div w:id="858861065">
          <w:marLeft w:val="640"/>
          <w:marRight w:val="0"/>
          <w:marTop w:val="0"/>
          <w:marBottom w:val="0"/>
          <w:divBdr>
            <w:top w:val="none" w:sz="0" w:space="0" w:color="auto"/>
            <w:left w:val="none" w:sz="0" w:space="0" w:color="auto"/>
            <w:bottom w:val="none" w:sz="0" w:space="0" w:color="auto"/>
            <w:right w:val="none" w:sz="0" w:space="0" w:color="auto"/>
          </w:divBdr>
        </w:div>
        <w:div w:id="1924798942">
          <w:marLeft w:val="640"/>
          <w:marRight w:val="0"/>
          <w:marTop w:val="0"/>
          <w:marBottom w:val="0"/>
          <w:divBdr>
            <w:top w:val="none" w:sz="0" w:space="0" w:color="auto"/>
            <w:left w:val="none" w:sz="0" w:space="0" w:color="auto"/>
            <w:bottom w:val="none" w:sz="0" w:space="0" w:color="auto"/>
            <w:right w:val="none" w:sz="0" w:space="0" w:color="auto"/>
          </w:divBdr>
        </w:div>
        <w:div w:id="880942874">
          <w:marLeft w:val="640"/>
          <w:marRight w:val="0"/>
          <w:marTop w:val="0"/>
          <w:marBottom w:val="0"/>
          <w:divBdr>
            <w:top w:val="none" w:sz="0" w:space="0" w:color="auto"/>
            <w:left w:val="none" w:sz="0" w:space="0" w:color="auto"/>
            <w:bottom w:val="none" w:sz="0" w:space="0" w:color="auto"/>
            <w:right w:val="none" w:sz="0" w:space="0" w:color="auto"/>
          </w:divBdr>
        </w:div>
        <w:div w:id="1643463456">
          <w:marLeft w:val="640"/>
          <w:marRight w:val="0"/>
          <w:marTop w:val="0"/>
          <w:marBottom w:val="0"/>
          <w:divBdr>
            <w:top w:val="none" w:sz="0" w:space="0" w:color="auto"/>
            <w:left w:val="none" w:sz="0" w:space="0" w:color="auto"/>
            <w:bottom w:val="none" w:sz="0" w:space="0" w:color="auto"/>
            <w:right w:val="none" w:sz="0" w:space="0" w:color="auto"/>
          </w:divBdr>
        </w:div>
        <w:div w:id="1883319894">
          <w:marLeft w:val="640"/>
          <w:marRight w:val="0"/>
          <w:marTop w:val="0"/>
          <w:marBottom w:val="0"/>
          <w:divBdr>
            <w:top w:val="none" w:sz="0" w:space="0" w:color="auto"/>
            <w:left w:val="none" w:sz="0" w:space="0" w:color="auto"/>
            <w:bottom w:val="none" w:sz="0" w:space="0" w:color="auto"/>
            <w:right w:val="none" w:sz="0" w:space="0" w:color="auto"/>
          </w:divBdr>
        </w:div>
        <w:div w:id="445466458">
          <w:marLeft w:val="640"/>
          <w:marRight w:val="0"/>
          <w:marTop w:val="0"/>
          <w:marBottom w:val="0"/>
          <w:divBdr>
            <w:top w:val="none" w:sz="0" w:space="0" w:color="auto"/>
            <w:left w:val="none" w:sz="0" w:space="0" w:color="auto"/>
            <w:bottom w:val="none" w:sz="0" w:space="0" w:color="auto"/>
            <w:right w:val="none" w:sz="0" w:space="0" w:color="auto"/>
          </w:divBdr>
        </w:div>
        <w:div w:id="1838840941">
          <w:marLeft w:val="640"/>
          <w:marRight w:val="0"/>
          <w:marTop w:val="0"/>
          <w:marBottom w:val="0"/>
          <w:divBdr>
            <w:top w:val="none" w:sz="0" w:space="0" w:color="auto"/>
            <w:left w:val="none" w:sz="0" w:space="0" w:color="auto"/>
            <w:bottom w:val="none" w:sz="0" w:space="0" w:color="auto"/>
            <w:right w:val="none" w:sz="0" w:space="0" w:color="auto"/>
          </w:divBdr>
        </w:div>
        <w:div w:id="1151094526">
          <w:marLeft w:val="640"/>
          <w:marRight w:val="0"/>
          <w:marTop w:val="0"/>
          <w:marBottom w:val="0"/>
          <w:divBdr>
            <w:top w:val="none" w:sz="0" w:space="0" w:color="auto"/>
            <w:left w:val="none" w:sz="0" w:space="0" w:color="auto"/>
            <w:bottom w:val="none" w:sz="0" w:space="0" w:color="auto"/>
            <w:right w:val="none" w:sz="0" w:space="0" w:color="auto"/>
          </w:divBdr>
        </w:div>
        <w:div w:id="2140761530">
          <w:marLeft w:val="640"/>
          <w:marRight w:val="0"/>
          <w:marTop w:val="0"/>
          <w:marBottom w:val="0"/>
          <w:divBdr>
            <w:top w:val="none" w:sz="0" w:space="0" w:color="auto"/>
            <w:left w:val="none" w:sz="0" w:space="0" w:color="auto"/>
            <w:bottom w:val="none" w:sz="0" w:space="0" w:color="auto"/>
            <w:right w:val="none" w:sz="0" w:space="0" w:color="auto"/>
          </w:divBdr>
        </w:div>
        <w:div w:id="1802113380">
          <w:marLeft w:val="640"/>
          <w:marRight w:val="0"/>
          <w:marTop w:val="0"/>
          <w:marBottom w:val="0"/>
          <w:divBdr>
            <w:top w:val="none" w:sz="0" w:space="0" w:color="auto"/>
            <w:left w:val="none" w:sz="0" w:space="0" w:color="auto"/>
            <w:bottom w:val="none" w:sz="0" w:space="0" w:color="auto"/>
            <w:right w:val="none" w:sz="0" w:space="0" w:color="auto"/>
          </w:divBdr>
        </w:div>
        <w:div w:id="1500580513">
          <w:marLeft w:val="640"/>
          <w:marRight w:val="0"/>
          <w:marTop w:val="0"/>
          <w:marBottom w:val="0"/>
          <w:divBdr>
            <w:top w:val="none" w:sz="0" w:space="0" w:color="auto"/>
            <w:left w:val="none" w:sz="0" w:space="0" w:color="auto"/>
            <w:bottom w:val="none" w:sz="0" w:space="0" w:color="auto"/>
            <w:right w:val="none" w:sz="0" w:space="0" w:color="auto"/>
          </w:divBdr>
        </w:div>
        <w:div w:id="1069033593">
          <w:marLeft w:val="640"/>
          <w:marRight w:val="0"/>
          <w:marTop w:val="0"/>
          <w:marBottom w:val="0"/>
          <w:divBdr>
            <w:top w:val="none" w:sz="0" w:space="0" w:color="auto"/>
            <w:left w:val="none" w:sz="0" w:space="0" w:color="auto"/>
            <w:bottom w:val="none" w:sz="0" w:space="0" w:color="auto"/>
            <w:right w:val="none" w:sz="0" w:space="0" w:color="auto"/>
          </w:divBdr>
        </w:div>
        <w:div w:id="489715885">
          <w:marLeft w:val="640"/>
          <w:marRight w:val="0"/>
          <w:marTop w:val="0"/>
          <w:marBottom w:val="0"/>
          <w:divBdr>
            <w:top w:val="none" w:sz="0" w:space="0" w:color="auto"/>
            <w:left w:val="none" w:sz="0" w:space="0" w:color="auto"/>
            <w:bottom w:val="none" w:sz="0" w:space="0" w:color="auto"/>
            <w:right w:val="none" w:sz="0" w:space="0" w:color="auto"/>
          </w:divBdr>
        </w:div>
        <w:div w:id="1177229435">
          <w:marLeft w:val="640"/>
          <w:marRight w:val="0"/>
          <w:marTop w:val="0"/>
          <w:marBottom w:val="0"/>
          <w:divBdr>
            <w:top w:val="none" w:sz="0" w:space="0" w:color="auto"/>
            <w:left w:val="none" w:sz="0" w:space="0" w:color="auto"/>
            <w:bottom w:val="none" w:sz="0" w:space="0" w:color="auto"/>
            <w:right w:val="none" w:sz="0" w:space="0" w:color="auto"/>
          </w:divBdr>
        </w:div>
        <w:div w:id="277102159">
          <w:marLeft w:val="640"/>
          <w:marRight w:val="0"/>
          <w:marTop w:val="0"/>
          <w:marBottom w:val="0"/>
          <w:divBdr>
            <w:top w:val="none" w:sz="0" w:space="0" w:color="auto"/>
            <w:left w:val="none" w:sz="0" w:space="0" w:color="auto"/>
            <w:bottom w:val="none" w:sz="0" w:space="0" w:color="auto"/>
            <w:right w:val="none" w:sz="0" w:space="0" w:color="auto"/>
          </w:divBdr>
        </w:div>
        <w:div w:id="229580059">
          <w:marLeft w:val="640"/>
          <w:marRight w:val="0"/>
          <w:marTop w:val="0"/>
          <w:marBottom w:val="0"/>
          <w:divBdr>
            <w:top w:val="none" w:sz="0" w:space="0" w:color="auto"/>
            <w:left w:val="none" w:sz="0" w:space="0" w:color="auto"/>
            <w:bottom w:val="none" w:sz="0" w:space="0" w:color="auto"/>
            <w:right w:val="none" w:sz="0" w:space="0" w:color="auto"/>
          </w:divBdr>
        </w:div>
        <w:div w:id="1778021650">
          <w:marLeft w:val="640"/>
          <w:marRight w:val="0"/>
          <w:marTop w:val="0"/>
          <w:marBottom w:val="0"/>
          <w:divBdr>
            <w:top w:val="none" w:sz="0" w:space="0" w:color="auto"/>
            <w:left w:val="none" w:sz="0" w:space="0" w:color="auto"/>
            <w:bottom w:val="none" w:sz="0" w:space="0" w:color="auto"/>
            <w:right w:val="none" w:sz="0" w:space="0" w:color="auto"/>
          </w:divBdr>
        </w:div>
        <w:div w:id="1712999947">
          <w:marLeft w:val="640"/>
          <w:marRight w:val="0"/>
          <w:marTop w:val="0"/>
          <w:marBottom w:val="0"/>
          <w:divBdr>
            <w:top w:val="none" w:sz="0" w:space="0" w:color="auto"/>
            <w:left w:val="none" w:sz="0" w:space="0" w:color="auto"/>
            <w:bottom w:val="none" w:sz="0" w:space="0" w:color="auto"/>
            <w:right w:val="none" w:sz="0" w:space="0" w:color="auto"/>
          </w:divBdr>
        </w:div>
        <w:div w:id="1728528953">
          <w:marLeft w:val="640"/>
          <w:marRight w:val="0"/>
          <w:marTop w:val="0"/>
          <w:marBottom w:val="0"/>
          <w:divBdr>
            <w:top w:val="none" w:sz="0" w:space="0" w:color="auto"/>
            <w:left w:val="none" w:sz="0" w:space="0" w:color="auto"/>
            <w:bottom w:val="none" w:sz="0" w:space="0" w:color="auto"/>
            <w:right w:val="none" w:sz="0" w:space="0" w:color="auto"/>
          </w:divBdr>
        </w:div>
        <w:div w:id="1216046283">
          <w:marLeft w:val="640"/>
          <w:marRight w:val="0"/>
          <w:marTop w:val="0"/>
          <w:marBottom w:val="0"/>
          <w:divBdr>
            <w:top w:val="none" w:sz="0" w:space="0" w:color="auto"/>
            <w:left w:val="none" w:sz="0" w:space="0" w:color="auto"/>
            <w:bottom w:val="none" w:sz="0" w:space="0" w:color="auto"/>
            <w:right w:val="none" w:sz="0" w:space="0" w:color="auto"/>
          </w:divBdr>
        </w:div>
        <w:div w:id="351035241">
          <w:marLeft w:val="640"/>
          <w:marRight w:val="0"/>
          <w:marTop w:val="0"/>
          <w:marBottom w:val="0"/>
          <w:divBdr>
            <w:top w:val="none" w:sz="0" w:space="0" w:color="auto"/>
            <w:left w:val="none" w:sz="0" w:space="0" w:color="auto"/>
            <w:bottom w:val="none" w:sz="0" w:space="0" w:color="auto"/>
            <w:right w:val="none" w:sz="0" w:space="0" w:color="auto"/>
          </w:divBdr>
        </w:div>
        <w:div w:id="1208029672">
          <w:marLeft w:val="640"/>
          <w:marRight w:val="0"/>
          <w:marTop w:val="0"/>
          <w:marBottom w:val="0"/>
          <w:divBdr>
            <w:top w:val="none" w:sz="0" w:space="0" w:color="auto"/>
            <w:left w:val="none" w:sz="0" w:space="0" w:color="auto"/>
            <w:bottom w:val="none" w:sz="0" w:space="0" w:color="auto"/>
            <w:right w:val="none" w:sz="0" w:space="0" w:color="auto"/>
          </w:divBdr>
        </w:div>
        <w:div w:id="56711757">
          <w:marLeft w:val="640"/>
          <w:marRight w:val="0"/>
          <w:marTop w:val="0"/>
          <w:marBottom w:val="0"/>
          <w:divBdr>
            <w:top w:val="none" w:sz="0" w:space="0" w:color="auto"/>
            <w:left w:val="none" w:sz="0" w:space="0" w:color="auto"/>
            <w:bottom w:val="none" w:sz="0" w:space="0" w:color="auto"/>
            <w:right w:val="none" w:sz="0" w:space="0" w:color="auto"/>
          </w:divBdr>
        </w:div>
        <w:div w:id="2124839968">
          <w:marLeft w:val="640"/>
          <w:marRight w:val="0"/>
          <w:marTop w:val="0"/>
          <w:marBottom w:val="0"/>
          <w:divBdr>
            <w:top w:val="none" w:sz="0" w:space="0" w:color="auto"/>
            <w:left w:val="none" w:sz="0" w:space="0" w:color="auto"/>
            <w:bottom w:val="none" w:sz="0" w:space="0" w:color="auto"/>
            <w:right w:val="none" w:sz="0" w:space="0" w:color="auto"/>
          </w:divBdr>
        </w:div>
        <w:div w:id="157617480">
          <w:marLeft w:val="640"/>
          <w:marRight w:val="0"/>
          <w:marTop w:val="0"/>
          <w:marBottom w:val="0"/>
          <w:divBdr>
            <w:top w:val="none" w:sz="0" w:space="0" w:color="auto"/>
            <w:left w:val="none" w:sz="0" w:space="0" w:color="auto"/>
            <w:bottom w:val="none" w:sz="0" w:space="0" w:color="auto"/>
            <w:right w:val="none" w:sz="0" w:space="0" w:color="auto"/>
          </w:divBdr>
        </w:div>
        <w:div w:id="432285116">
          <w:marLeft w:val="640"/>
          <w:marRight w:val="0"/>
          <w:marTop w:val="0"/>
          <w:marBottom w:val="0"/>
          <w:divBdr>
            <w:top w:val="none" w:sz="0" w:space="0" w:color="auto"/>
            <w:left w:val="none" w:sz="0" w:space="0" w:color="auto"/>
            <w:bottom w:val="none" w:sz="0" w:space="0" w:color="auto"/>
            <w:right w:val="none" w:sz="0" w:space="0" w:color="auto"/>
          </w:divBdr>
        </w:div>
        <w:div w:id="1741244817">
          <w:marLeft w:val="640"/>
          <w:marRight w:val="0"/>
          <w:marTop w:val="0"/>
          <w:marBottom w:val="0"/>
          <w:divBdr>
            <w:top w:val="none" w:sz="0" w:space="0" w:color="auto"/>
            <w:left w:val="none" w:sz="0" w:space="0" w:color="auto"/>
            <w:bottom w:val="none" w:sz="0" w:space="0" w:color="auto"/>
            <w:right w:val="none" w:sz="0" w:space="0" w:color="auto"/>
          </w:divBdr>
        </w:div>
        <w:div w:id="466973946">
          <w:marLeft w:val="640"/>
          <w:marRight w:val="0"/>
          <w:marTop w:val="0"/>
          <w:marBottom w:val="0"/>
          <w:divBdr>
            <w:top w:val="none" w:sz="0" w:space="0" w:color="auto"/>
            <w:left w:val="none" w:sz="0" w:space="0" w:color="auto"/>
            <w:bottom w:val="none" w:sz="0" w:space="0" w:color="auto"/>
            <w:right w:val="none" w:sz="0" w:space="0" w:color="auto"/>
          </w:divBdr>
        </w:div>
        <w:div w:id="209152032">
          <w:marLeft w:val="640"/>
          <w:marRight w:val="0"/>
          <w:marTop w:val="0"/>
          <w:marBottom w:val="0"/>
          <w:divBdr>
            <w:top w:val="none" w:sz="0" w:space="0" w:color="auto"/>
            <w:left w:val="none" w:sz="0" w:space="0" w:color="auto"/>
            <w:bottom w:val="none" w:sz="0" w:space="0" w:color="auto"/>
            <w:right w:val="none" w:sz="0" w:space="0" w:color="auto"/>
          </w:divBdr>
        </w:div>
        <w:div w:id="644773260">
          <w:marLeft w:val="640"/>
          <w:marRight w:val="0"/>
          <w:marTop w:val="0"/>
          <w:marBottom w:val="0"/>
          <w:divBdr>
            <w:top w:val="none" w:sz="0" w:space="0" w:color="auto"/>
            <w:left w:val="none" w:sz="0" w:space="0" w:color="auto"/>
            <w:bottom w:val="none" w:sz="0" w:space="0" w:color="auto"/>
            <w:right w:val="none" w:sz="0" w:space="0" w:color="auto"/>
          </w:divBdr>
        </w:div>
        <w:div w:id="1303191445">
          <w:marLeft w:val="640"/>
          <w:marRight w:val="0"/>
          <w:marTop w:val="0"/>
          <w:marBottom w:val="0"/>
          <w:divBdr>
            <w:top w:val="none" w:sz="0" w:space="0" w:color="auto"/>
            <w:left w:val="none" w:sz="0" w:space="0" w:color="auto"/>
            <w:bottom w:val="none" w:sz="0" w:space="0" w:color="auto"/>
            <w:right w:val="none" w:sz="0" w:space="0" w:color="auto"/>
          </w:divBdr>
        </w:div>
        <w:div w:id="1494026464">
          <w:marLeft w:val="640"/>
          <w:marRight w:val="0"/>
          <w:marTop w:val="0"/>
          <w:marBottom w:val="0"/>
          <w:divBdr>
            <w:top w:val="none" w:sz="0" w:space="0" w:color="auto"/>
            <w:left w:val="none" w:sz="0" w:space="0" w:color="auto"/>
            <w:bottom w:val="none" w:sz="0" w:space="0" w:color="auto"/>
            <w:right w:val="none" w:sz="0" w:space="0" w:color="auto"/>
          </w:divBdr>
        </w:div>
        <w:div w:id="1866600095">
          <w:marLeft w:val="640"/>
          <w:marRight w:val="0"/>
          <w:marTop w:val="0"/>
          <w:marBottom w:val="0"/>
          <w:divBdr>
            <w:top w:val="none" w:sz="0" w:space="0" w:color="auto"/>
            <w:left w:val="none" w:sz="0" w:space="0" w:color="auto"/>
            <w:bottom w:val="none" w:sz="0" w:space="0" w:color="auto"/>
            <w:right w:val="none" w:sz="0" w:space="0" w:color="auto"/>
          </w:divBdr>
        </w:div>
        <w:div w:id="1031878231">
          <w:marLeft w:val="640"/>
          <w:marRight w:val="0"/>
          <w:marTop w:val="0"/>
          <w:marBottom w:val="0"/>
          <w:divBdr>
            <w:top w:val="none" w:sz="0" w:space="0" w:color="auto"/>
            <w:left w:val="none" w:sz="0" w:space="0" w:color="auto"/>
            <w:bottom w:val="none" w:sz="0" w:space="0" w:color="auto"/>
            <w:right w:val="none" w:sz="0" w:space="0" w:color="auto"/>
          </w:divBdr>
        </w:div>
        <w:div w:id="286394742">
          <w:marLeft w:val="640"/>
          <w:marRight w:val="0"/>
          <w:marTop w:val="0"/>
          <w:marBottom w:val="0"/>
          <w:divBdr>
            <w:top w:val="none" w:sz="0" w:space="0" w:color="auto"/>
            <w:left w:val="none" w:sz="0" w:space="0" w:color="auto"/>
            <w:bottom w:val="none" w:sz="0" w:space="0" w:color="auto"/>
            <w:right w:val="none" w:sz="0" w:space="0" w:color="auto"/>
          </w:divBdr>
        </w:div>
        <w:div w:id="1821268289">
          <w:marLeft w:val="640"/>
          <w:marRight w:val="0"/>
          <w:marTop w:val="0"/>
          <w:marBottom w:val="0"/>
          <w:divBdr>
            <w:top w:val="none" w:sz="0" w:space="0" w:color="auto"/>
            <w:left w:val="none" w:sz="0" w:space="0" w:color="auto"/>
            <w:bottom w:val="none" w:sz="0" w:space="0" w:color="auto"/>
            <w:right w:val="none" w:sz="0" w:space="0" w:color="auto"/>
          </w:divBdr>
        </w:div>
        <w:div w:id="907226516">
          <w:marLeft w:val="640"/>
          <w:marRight w:val="0"/>
          <w:marTop w:val="0"/>
          <w:marBottom w:val="0"/>
          <w:divBdr>
            <w:top w:val="none" w:sz="0" w:space="0" w:color="auto"/>
            <w:left w:val="none" w:sz="0" w:space="0" w:color="auto"/>
            <w:bottom w:val="none" w:sz="0" w:space="0" w:color="auto"/>
            <w:right w:val="none" w:sz="0" w:space="0" w:color="auto"/>
          </w:divBdr>
        </w:div>
        <w:div w:id="1031569237">
          <w:marLeft w:val="640"/>
          <w:marRight w:val="0"/>
          <w:marTop w:val="0"/>
          <w:marBottom w:val="0"/>
          <w:divBdr>
            <w:top w:val="none" w:sz="0" w:space="0" w:color="auto"/>
            <w:left w:val="none" w:sz="0" w:space="0" w:color="auto"/>
            <w:bottom w:val="none" w:sz="0" w:space="0" w:color="auto"/>
            <w:right w:val="none" w:sz="0" w:space="0" w:color="auto"/>
          </w:divBdr>
        </w:div>
        <w:div w:id="376397834">
          <w:marLeft w:val="640"/>
          <w:marRight w:val="0"/>
          <w:marTop w:val="0"/>
          <w:marBottom w:val="0"/>
          <w:divBdr>
            <w:top w:val="none" w:sz="0" w:space="0" w:color="auto"/>
            <w:left w:val="none" w:sz="0" w:space="0" w:color="auto"/>
            <w:bottom w:val="none" w:sz="0" w:space="0" w:color="auto"/>
            <w:right w:val="none" w:sz="0" w:space="0" w:color="auto"/>
          </w:divBdr>
        </w:div>
        <w:div w:id="1888832293">
          <w:marLeft w:val="640"/>
          <w:marRight w:val="0"/>
          <w:marTop w:val="0"/>
          <w:marBottom w:val="0"/>
          <w:divBdr>
            <w:top w:val="none" w:sz="0" w:space="0" w:color="auto"/>
            <w:left w:val="none" w:sz="0" w:space="0" w:color="auto"/>
            <w:bottom w:val="none" w:sz="0" w:space="0" w:color="auto"/>
            <w:right w:val="none" w:sz="0" w:space="0" w:color="auto"/>
          </w:divBdr>
        </w:div>
        <w:div w:id="2082366682">
          <w:marLeft w:val="640"/>
          <w:marRight w:val="0"/>
          <w:marTop w:val="0"/>
          <w:marBottom w:val="0"/>
          <w:divBdr>
            <w:top w:val="none" w:sz="0" w:space="0" w:color="auto"/>
            <w:left w:val="none" w:sz="0" w:space="0" w:color="auto"/>
            <w:bottom w:val="none" w:sz="0" w:space="0" w:color="auto"/>
            <w:right w:val="none" w:sz="0" w:space="0" w:color="auto"/>
          </w:divBdr>
        </w:div>
        <w:div w:id="1210721535">
          <w:marLeft w:val="640"/>
          <w:marRight w:val="0"/>
          <w:marTop w:val="0"/>
          <w:marBottom w:val="0"/>
          <w:divBdr>
            <w:top w:val="none" w:sz="0" w:space="0" w:color="auto"/>
            <w:left w:val="none" w:sz="0" w:space="0" w:color="auto"/>
            <w:bottom w:val="none" w:sz="0" w:space="0" w:color="auto"/>
            <w:right w:val="none" w:sz="0" w:space="0" w:color="auto"/>
          </w:divBdr>
        </w:div>
        <w:div w:id="18162016">
          <w:marLeft w:val="640"/>
          <w:marRight w:val="0"/>
          <w:marTop w:val="0"/>
          <w:marBottom w:val="0"/>
          <w:divBdr>
            <w:top w:val="none" w:sz="0" w:space="0" w:color="auto"/>
            <w:left w:val="none" w:sz="0" w:space="0" w:color="auto"/>
            <w:bottom w:val="none" w:sz="0" w:space="0" w:color="auto"/>
            <w:right w:val="none" w:sz="0" w:space="0" w:color="auto"/>
          </w:divBdr>
        </w:div>
        <w:div w:id="1185359592">
          <w:marLeft w:val="640"/>
          <w:marRight w:val="0"/>
          <w:marTop w:val="0"/>
          <w:marBottom w:val="0"/>
          <w:divBdr>
            <w:top w:val="none" w:sz="0" w:space="0" w:color="auto"/>
            <w:left w:val="none" w:sz="0" w:space="0" w:color="auto"/>
            <w:bottom w:val="none" w:sz="0" w:space="0" w:color="auto"/>
            <w:right w:val="none" w:sz="0" w:space="0" w:color="auto"/>
          </w:divBdr>
        </w:div>
        <w:div w:id="339502891">
          <w:marLeft w:val="640"/>
          <w:marRight w:val="0"/>
          <w:marTop w:val="0"/>
          <w:marBottom w:val="0"/>
          <w:divBdr>
            <w:top w:val="none" w:sz="0" w:space="0" w:color="auto"/>
            <w:left w:val="none" w:sz="0" w:space="0" w:color="auto"/>
            <w:bottom w:val="none" w:sz="0" w:space="0" w:color="auto"/>
            <w:right w:val="none" w:sz="0" w:space="0" w:color="auto"/>
          </w:divBdr>
        </w:div>
        <w:div w:id="1423718572">
          <w:marLeft w:val="640"/>
          <w:marRight w:val="0"/>
          <w:marTop w:val="0"/>
          <w:marBottom w:val="0"/>
          <w:divBdr>
            <w:top w:val="none" w:sz="0" w:space="0" w:color="auto"/>
            <w:left w:val="none" w:sz="0" w:space="0" w:color="auto"/>
            <w:bottom w:val="none" w:sz="0" w:space="0" w:color="auto"/>
            <w:right w:val="none" w:sz="0" w:space="0" w:color="auto"/>
          </w:divBdr>
        </w:div>
      </w:divsChild>
    </w:div>
    <w:div w:id="1327324159">
      <w:bodyDiv w:val="1"/>
      <w:marLeft w:val="0"/>
      <w:marRight w:val="0"/>
      <w:marTop w:val="0"/>
      <w:marBottom w:val="0"/>
      <w:divBdr>
        <w:top w:val="none" w:sz="0" w:space="0" w:color="auto"/>
        <w:left w:val="none" w:sz="0" w:space="0" w:color="auto"/>
        <w:bottom w:val="none" w:sz="0" w:space="0" w:color="auto"/>
        <w:right w:val="none" w:sz="0" w:space="0" w:color="auto"/>
      </w:divBdr>
    </w:div>
    <w:div w:id="1327630990">
      <w:marLeft w:val="480"/>
      <w:marRight w:val="0"/>
      <w:marTop w:val="0"/>
      <w:marBottom w:val="0"/>
      <w:divBdr>
        <w:top w:val="none" w:sz="0" w:space="0" w:color="auto"/>
        <w:left w:val="none" w:sz="0" w:space="0" w:color="auto"/>
        <w:bottom w:val="none" w:sz="0" w:space="0" w:color="auto"/>
        <w:right w:val="none" w:sz="0" w:space="0" w:color="auto"/>
      </w:divBdr>
    </w:div>
    <w:div w:id="1328172233">
      <w:bodyDiv w:val="1"/>
      <w:marLeft w:val="0"/>
      <w:marRight w:val="0"/>
      <w:marTop w:val="0"/>
      <w:marBottom w:val="0"/>
      <w:divBdr>
        <w:top w:val="none" w:sz="0" w:space="0" w:color="auto"/>
        <w:left w:val="none" w:sz="0" w:space="0" w:color="auto"/>
        <w:bottom w:val="none" w:sz="0" w:space="0" w:color="auto"/>
        <w:right w:val="none" w:sz="0" w:space="0" w:color="auto"/>
      </w:divBdr>
    </w:div>
    <w:div w:id="1329942817">
      <w:marLeft w:val="480"/>
      <w:marRight w:val="0"/>
      <w:marTop w:val="0"/>
      <w:marBottom w:val="0"/>
      <w:divBdr>
        <w:top w:val="none" w:sz="0" w:space="0" w:color="auto"/>
        <w:left w:val="none" w:sz="0" w:space="0" w:color="auto"/>
        <w:bottom w:val="none" w:sz="0" w:space="0" w:color="auto"/>
        <w:right w:val="none" w:sz="0" w:space="0" w:color="auto"/>
      </w:divBdr>
    </w:div>
    <w:div w:id="1330907013">
      <w:marLeft w:val="640"/>
      <w:marRight w:val="0"/>
      <w:marTop w:val="0"/>
      <w:marBottom w:val="0"/>
      <w:divBdr>
        <w:top w:val="none" w:sz="0" w:space="0" w:color="auto"/>
        <w:left w:val="none" w:sz="0" w:space="0" w:color="auto"/>
        <w:bottom w:val="none" w:sz="0" w:space="0" w:color="auto"/>
        <w:right w:val="none" w:sz="0" w:space="0" w:color="auto"/>
      </w:divBdr>
    </w:div>
    <w:div w:id="1331638827">
      <w:marLeft w:val="480"/>
      <w:marRight w:val="0"/>
      <w:marTop w:val="0"/>
      <w:marBottom w:val="0"/>
      <w:divBdr>
        <w:top w:val="none" w:sz="0" w:space="0" w:color="auto"/>
        <w:left w:val="none" w:sz="0" w:space="0" w:color="auto"/>
        <w:bottom w:val="none" w:sz="0" w:space="0" w:color="auto"/>
        <w:right w:val="none" w:sz="0" w:space="0" w:color="auto"/>
      </w:divBdr>
    </w:div>
    <w:div w:id="1334331608">
      <w:bodyDiv w:val="1"/>
      <w:marLeft w:val="0"/>
      <w:marRight w:val="0"/>
      <w:marTop w:val="0"/>
      <w:marBottom w:val="0"/>
      <w:divBdr>
        <w:top w:val="none" w:sz="0" w:space="0" w:color="auto"/>
        <w:left w:val="none" w:sz="0" w:space="0" w:color="auto"/>
        <w:bottom w:val="none" w:sz="0" w:space="0" w:color="auto"/>
        <w:right w:val="none" w:sz="0" w:space="0" w:color="auto"/>
      </w:divBdr>
      <w:divsChild>
        <w:div w:id="653410272">
          <w:marLeft w:val="640"/>
          <w:marRight w:val="0"/>
          <w:marTop w:val="0"/>
          <w:marBottom w:val="0"/>
          <w:divBdr>
            <w:top w:val="none" w:sz="0" w:space="0" w:color="auto"/>
            <w:left w:val="none" w:sz="0" w:space="0" w:color="auto"/>
            <w:bottom w:val="none" w:sz="0" w:space="0" w:color="auto"/>
            <w:right w:val="none" w:sz="0" w:space="0" w:color="auto"/>
          </w:divBdr>
        </w:div>
        <w:div w:id="1807309436">
          <w:marLeft w:val="640"/>
          <w:marRight w:val="0"/>
          <w:marTop w:val="0"/>
          <w:marBottom w:val="0"/>
          <w:divBdr>
            <w:top w:val="none" w:sz="0" w:space="0" w:color="auto"/>
            <w:left w:val="none" w:sz="0" w:space="0" w:color="auto"/>
            <w:bottom w:val="none" w:sz="0" w:space="0" w:color="auto"/>
            <w:right w:val="none" w:sz="0" w:space="0" w:color="auto"/>
          </w:divBdr>
        </w:div>
        <w:div w:id="1912884341">
          <w:marLeft w:val="640"/>
          <w:marRight w:val="0"/>
          <w:marTop w:val="0"/>
          <w:marBottom w:val="0"/>
          <w:divBdr>
            <w:top w:val="none" w:sz="0" w:space="0" w:color="auto"/>
            <w:left w:val="none" w:sz="0" w:space="0" w:color="auto"/>
            <w:bottom w:val="none" w:sz="0" w:space="0" w:color="auto"/>
            <w:right w:val="none" w:sz="0" w:space="0" w:color="auto"/>
          </w:divBdr>
        </w:div>
        <w:div w:id="1709447253">
          <w:marLeft w:val="640"/>
          <w:marRight w:val="0"/>
          <w:marTop w:val="0"/>
          <w:marBottom w:val="0"/>
          <w:divBdr>
            <w:top w:val="none" w:sz="0" w:space="0" w:color="auto"/>
            <w:left w:val="none" w:sz="0" w:space="0" w:color="auto"/>
            <w:bottom w:val="none" w:sz="0" w:space="0" w:color="auto"/>
            <w:right w:val="none" w:sz="0" w:space="0" w:color="auto"/>
          </w:divBdr>
        </w:div>
        <w:div w:id="513425630">
          <w:marLeft w:val="640"/>
          <w:marRight w:val="0"/>
          <w:marTop w:val="0"/>
          <w:marBottom w:val="0"/>
          <w:divBdr>
            <w:top w:val="none" w:sz="0" w:space="0" w:color="auto"/>
            <w:left w:val="none" w:sz="0" w:space="0" w:color="auto"/>
            <w:bottom w:val="none" w:sz="0" w:space="0" w:color="auto"/>
            <w:right w:val="none" w:sz="0" w:space="0" w:color="auto"/>
          </w:divBdr>
        </w:div>
        <w:div w:id="1582255470">
          <w:marLeft w:val="640"/>
          <w:marRight w:val="0"/>
          <w:marTop w:val="0"/>
          <w:marBottom w:val="0"/>
          <w:divBdr>
            <w:top w:val="none" w:sz="0" w:space="0" w:color="auto"/>
            <w:left w:val="none" w:sz="0" w:space="0" w:color="auto"/>
            <w:bottom w:val="none" w:sz="0" w:space="0" w:color="auto"/>
            <w:right w:val="none" w:sz="0" w:space="0" w:color="auto"/>
          </w:divBdr>
        </w:div>
        <w:div w:id="1281912621">
          <w:marLeft w:val="640"/>
          <w:marRight w:val="0"/>
          <w:marTop w:val="0"/>
          <w:marBottom w:val="0"/>
          <w:divBdr>
            <w:top w:val="none" w:sz="0" w:space="0" w:color="auto"/>
            <w:left w:val="none" w:sz="0" w:space="0" w:color="auto"/>
            <w:bottom w:val="none" w:sz="0" w:space="0" w:color="auto"/>
            <w:right w:val="none" w:sz="0" w:space="0" w:color="auto"/>
          </w:divBdr>
        </w:div>
        <w:div w:id="279457477">
          <w:marLeft w:val="640"/>
          <w:marRight w:val="0"/>
          <w:marTop w:val="0"/>
          <w:marBottom w:val="0"/>
          <w:divBdr>
            <w:top w:val="none" w:sz="0" w:space="0" w:color="auto"/>
            <w:left w:val="none" w:sz="0" w:space="0" w:color="auto"/>
            <w:bottom w:val="none" w:sz="0" w:space="0" w:color="auto"/>
            <w:right w:val="none" w:sz="0" w:space="0" w:color="auto"/>
          </w:divBdr>
        </w:div>
        <w:div w:id="539634496">
          <w:marLeft w:val="640"/>
          <w:marRight w:val="0"/>
          <w:marTop w:val="0"/>
          <w:marBottom w:val="0"/>
          <w:divBdr>
            <w:top w:val="none" w:sz="0" w:space="0" w:color="auto"/>
            <w:left w:val="none" w:sz="0" w:space="0" w:color="auto"/>
            <w:bottom w:val="none" w:sz="0" w:space="0" w:color="auto"/>
            <w:right w:val="none" w:sz="0" w:space="0" w:color="auto"/>
          </w:divBdr>
        </w:div>
        <w:div w:id="16778085">
          <w:marLeft w:val="640"/>
          <w:marRight w:val="0"/>
          <w:marTop w:val="0"/>
          <w:marBottom w:val="0"/>
          <w:divBdr>
            <w:top w:val="none" w:sz="0" w:space="0" w:color="auto"/>
            <w:left w:val="none" w:sz="0" w:space="0" w:color="auto"/>
            <w:bottom w:val="none" w:sz="0" w:space="0" w:color="auto"/>
            <w:right w:val="none" w:sz="0" w:space="0" w:color="auto"/>
          </w:divBdr>
        </w:div>
        <w:div w:id="489055549">
          <w:marLeft w:val="640"/>
          <w:marRight w:val="0"/>
          <w:marTop w:val="0"/>
          <w:marBottom w:val="0"/>
          <w:divBdr>
            <w:top w:val="none" w:sz="0" w:space="0" w:color="auto"/>
            <w:left w:val="none" w:sz="0" w:space="0" w:color="auto"/>
            <w:bottom w:val="none" w:sz="0" w:space="0" w:color="auto"/>
            <w:right w:val="none" w:sz="0" w:space="0" w:color="auto"/>
          </w:divBdr>
        </w:div>
        <w:div w:id="1183932381">
          <w:marLeft w:val="640"/>
          <w:marRight w:val="0"/>
          <w:marTop w:val="0"/>
          <w:marBottom w:val="0"/>
          <w:divBdr>
            <w:top w:val="none" w:sz="0" w:space="0" w:color="auto"/>
            <w:left w:val="none" w:sz="0" w:space="0" w:color="auto"/>
            <w:bottom w:val="none" w:sz="0" w:space="0" w:color="auto"/>
            <w:right w:val="none" w:sz="0" w:space="0" w:color="auto"/>
          </w:divBdr>
        </w:div>
        <w:div w:id="583074092">
          <w:marLeft w:val="640"/>
          <w:marRight w:val="0"/>
          <w:marTop w:val="0"/>
          <w:marBottom w:val="0"/>
          <w:divBdr>
            <w:top w:val="none" w:sz="0" w:space="0" w:color="auto"/>
            <w:left w:val="none" w:sz="0" w:space="0" w:color="auto"/>
            <w:bottom w:val="none" w:sz="0" w:space="0" w:color="auto"/>
            <w:right w:val="none" w:sz="0" w:space="0" w:color="auto"/>
          </w:divBdr>
        </w:div>
        <w:div w:id="402290051">
          <w:marLeft w:val="640"/>
          <w:marRight w:val="0"/>
          <w:marTop w:val="0"/>
          <w:marBottom w:val="0"/>
          <w:divBdr>
            <w:top w:val="none" w:sz="0" w:space="0" w:color="auto"/>
            <w:left w:val="none" w:sz="0" w:space="0" w:color="auto"/>
            <w:bottom w:val="none" w:sz="0" w:space="0" w:color="auto"/>
            <w:right w:val="none" w:sz="0" w:space="0" w:color="auto"/>
          </w:divBdr>
        </w:div>
        <w:div w:id="1072972735">
          <w:marLeft w:val="640"/>
          <w:marRight w:val="0"/>
          <w:marTop w:val="0"/>
          <w:marBottom w:val="0"/>
          <w:divBdr>
            <w:top w:val="none" w:sz="0" w:space="0" w:color="auto"/>
            <w:left w:val="none" w:sz="0" w:space="0" w:color="auto"/>
            <w:bottom w:val="none" w:sz="0" w:space="0" w:color="auto"/>
            <w:right w:val="none" w:sz="0" w:space="0" w:color="auto"/>
          </w:divBdr>
        </w:div>
        <w:div w:id="373579121">
          <w:marLeft w:val="640"/>
          <w:marRight w:val="0"/>
          <w:marTop w:val="0"/>
          <w:marBottom w:val="0"/>
          <w:divBdr>
            <w:top w:val="none" w:sz="0" w:space="0" w:color="auto"/>
            <w:left w:val="none" w:sz="0" w:space="0" w:color="auto"/>
            <w:bottom w:val="none" w:sz="0" w:space="0" w:color="auto"/>
            <w:right w:val="none" w:sz="0" w:space="0" w:color="auto"/>
          </w:divBdr>
        </w:div>
        <w:div w:id="1092241707">
          <w:marLeft w:val="640"/>
          <w:marRight w:val="0"/>
          <w:marTop w:val="0"/>
          <w:marBottom w:val="0"/>
          <w:divBdr>
            <w:top w:val="none" w:sz="0" w:space="0" w:color="auto"/>
            <w:left w:val="none" w:sz="0" w:space="0" w:color="auto"/>
            <w:bottom w:val="none" w:sz="0" w:space="0" w:color="auto"/>
            <w:right w:val="none" w:sz="0" w:space="0" w:color="auto"/>
          </w:divBdr>
        </w:div>
        <w:div w:id="167404191">
          <w:marLeft w:val="640"/>
          <w:marRight w:val="0"/>
          <w:marTop w:val="0"/>
          <w:marBottom w:val="0"/>
          <w:divBdr>
            <w:top w:val="none" w:sz="0" w:space="0" w:color="auto"/>
            <w:left w:val="none" w:sz="0" w:space="0" w:color="auto"/>
            <w:bottom w:val="none" w:sz="0" w:space="0" w:color="auto"/>
            <w:right w:val="none" w:sz="0" w:space="0" w:color="auto"/>
          </w:divBdr>
        </w:div>
        <w:div w:id="1892887195">
          <w:marLeft w:val="640"/>
          <w:marRight w:val="0"/>
          <w:marTop w:val="0"/>
          <w:marBottom w:val="0"/>
          <w:divBdr>
            <w:top w:val="none" w:sz="0" w:space="0" w:color="auto"/>
            <w:left w:val="none" w:sz="0" w:space="0" w:color="auto"/>
            <w:bottom w:val="none" w:sz="0" w:space="0" w:color="auto"/>
            <w:right w:val="none" w:sz="0" w:space="0" w:color="auto"/>
          </w:divBdr>
        </w:div>
        <w:div w:id="1319503384">
          <w:marLeft w:val="640"/>
          <w:marRight w:val="0"/>
          <w:marTop w:val="0"/>
          <w:marBottom w:val="0"/>
          <w:divBdr>
            <w:top w:val="none" w:sz="0" w:space="0" w:color="auto"/>
            <w:left w:val="none" w:sz="0" w:space="0" w:color="auto"/>
            <w:bottom w:val="none" w:sz="0" w:space="0" w:color="auto"/>
            <w:right w:val="none" w:sz="0" w:space="0" w:color="auto"/>
          </w:divBdr>
        </w:div>
        <w:div w:id="1123766746">
          <w:marLeft w:val="640"/>
          <w:marRight w:val="0"/>
          <w:marTop w:val="0"/>
          <w:marBottom w:val="0"/>
          <w:divBdr>
            <w:top w:val="none" w:sz="0" w:space="0" w:color="auto"/>
            <w:left w:val="none" w:sz="0" w:space="0" w:color="auto"/>
            <w:bottom w:val="none" w:sz="0" w:space="0" w:color="auto"/>
            <w:right w:val="none" w:sz="0" w:space="0" w:color="auto"/>
          </w:divBdr>
        </w:div>
        <w:div w:id="1741559515">
          <w:marLeft w:val="640"/>
          <w:marRight w:val="0"/>
          <w:marTop w:val="0"/>
          <w:marBottom w:val="0"/>
          <w:divBdr>
            <w:top w:val="none" w:sz="0" w:space="0" w:color="auto"/>
            <w:left w:val="none" w:sz="0" w:space="0" w:color="auto"/>
            <w:bottom w:val="none" w:sz="0" w:space="0" w:color="auto"/>
            <w:right w:val="none" w:sz="0" w:space="0" w:color="auto"/>
          </w:divBdr>
        </w:div>
        <w:div w:id="316426116">
          <w:marLeft w:val="640"/>
          <w:marRight w:val="0"/>
          <w:marTop w:val="0"/>
          <w:marBottom w:val="0"/>
          <w:divBdr>
            <w:top w:val="none" w:sz="0" w:space="0" w:color="auto"/>
            <w:left w:val="none" w:sz="0" w:space="0" w:color="auto"/>
            <w:bottom w:val="none" w:sz="0" w:space="0" w:color="auto"/>
            <w:right w:val="none" w:sz="0" w:space="0" w:color="auto"/>
          </w:divBdr>
        </w:div>
        <w:div w:id="69887315">
          <w:marLeft w:val="640"/>
          <w:marRight w:val="0"/>
          <w:marTop w:val="0"/>
          <w:marBottom w:val="0"/>
          <w:divBdr>
            <w:top w:val="none" w:sz="0" w:space="0" w:color="auto"/>
            <w:left w:val="none" w:sz="0" w:space="0" w:color="auto"/>
            <w:bottom w:val="none" w:sz="0" w:space="0" w:color="auto"/>
            <w:right w:val="none" w:sz="0" w:space="0" w:color="auto"/>
          </w:divBdr>
        </w:div>
        <w:div w:id="1331955123">
          <w:marLeft w:val="640"/>
          <w:marRight w:val="0"/>
          <w:marTop w:val="0"/>
          <w:marBottom w:val="0"/>
          <w:divBdr>
            <w:top w:val="none" w:sz="0" w:space="0" w:color="auto"/>
            <w:left w:val="none" w:sz="0" w:space="0" w:color="auto"/>
            <w:bottom w:val="none" w:sz="0" w:space="0" w:color="auto"/>
            <w:right w:val="none" w:sz="0" w:space="0" w:color="auto"/>
          </w:divBdr>
        </w:div>
        <w:div w:id="1319111277">
          <w:marLeft w:val="640"/>
          <w:marRight w:val="0"/>
          <w:marTop w:val="0"/>
          <w:marBottom w:val="0"/>
          <w:divBdr>
            <w:top w:val="none" w:sz="0" w:space="0" w:color="auto"/>
            <w:left w:val="none" w:sz="0" w:space="0" w:color="auto"/>
            <w:bottom w:val="none" w:sz="0" w:space="0" w:color="auto"/>
            <w:right w:val="none" w:sz="0" w:space="0" w:color="auto"/>
          </w:divBdr>
        </w:div>
        <w:div w:id="1276447203">
          <w:marLeft w:val="640"/>
          <w:marRight w:val="0"/>
          <w:marTop w:val="0"/>
          <w:marBottom w:val="0"/>
          <w:divBdr>
            <w:top w:val="none" w:sz="0" w:space="0" w:color="auto"/>
            <w:left w:val="none" w:sz="0" w:space="0" w:color="auto"/>
            <w:bottom w:val="none" w:sz="0" w:space="0" w:color="auto"/>
            <w:right w:val="none" w:sz="0" w:space="0" w:color="auto"/>
          </w:divBdr>
        </w:div>
        <w:div w:id="798689188">
          <w:marLeft w:val="640"/>
          <w:marRight w:val="0"/>
          <w:marTop w:val="0"/>
          <w:marBottom w:val="0"/>
          <w:divBdr>
            <w:top w:val="none" w:sz="0" w:space="0" w:color="auto"/>
            <w:left w:val="none" w:sz="0" w:space="0" w:color="auto"/>
            <w:bottom w:val="none" w:sz="0" w:space="0" w:color="auto"/>
            <w:right w:val="none" w:sz="0" w:space="0" w:color="auto"/>
          </w:divBdr>
        </w:div>
        <w:div w:id="1860313505">
          <w:marLeft w:val="640"/>
          <w:marRight w:val="0"/>
          <w:marTop w:val="0"/>
          <w:marBottom w:val="0"/>
          <w:divBdr>
            <w:top w:val="none" w:sz="0" w:space="0" w:color="auto"/>
            <w:left w:val="none" w:sz="0" w:space="0" w:color="auto"/>
            <w:bottom w:val="none" w:sz="0" w:space="0" w:color="auto"/>
            <w:right w:val="none" w:sz="0" w:space="0" w:color="auto"/>
          </w:divBdr>
        </w:div>
        <w:div w:id="1193495394">
          <w:marLeft w:val="640"/>
          <w:marRight w:val="0"/>
          <w:marTop w:val="0"/>
          <w:marBottom w:val="0"/>
          <w:divBdr>
            <w:top w:val="none" w:sz="0" w:space="0" w:color="auto"/>
            <w:left w:val="none" w:sz="0" w:space="0" w:color="auto"/>
            <w:bottom w:val="none" w:sz="0" w:space="0" w:color="auto"/>
            <w:right w:val="none" w:sz="0" w:space="0" w:color="auto"/>
          </w:divBdr>
        </w:div>
        <w:div w:id="1458061878">
          <w:marLeft w:val="640"/>
          <w:marRight w:val="0"/>
          <w:marTop w:val="0"/>
          <w:marBottom w:val="0"/>
          <w:divBdr>
            <w:top w:val="none" w:sz="0" w:space="0" w:color="auto"/>
            <w:left w:val="none" w:sz="0" w:space="0" w:color="auto"/>
            <w:bottom w:val="none" w:sz="0" w:space="0" w:color="auto"/>
            <w:right w:val="none" w:sz="0" w:space="0" w:color="auto"/>
          </w:divBdr>
        </w:div>
        <w:div w:id="962033323">
          <w:marLeft w:val="640"/>
          <w:marRight w:val="0"/>
          <w:marTop w:val="0"/>
          <w:marBottom w:val="0"/>
          <w:divBdr>
            <w:top w:val="none" w:sz="0" w:space="0" w:color="auto"/>
            <w:left w:val="none" w:sz="0" w:space="0" w:color="auto"/>
            <w:bottom w:val="none" w:sz="0" w:space="0" w:color="auto"/>
            <w:right w:val="none" w:sz="0" w:space="0" w:color="auto"/>
          </w:divBdr>
        </w:div>
        <w:div w:id="1797211935">
          <w:marLeft w:val="640"/>
          <w:marRight w:val="0"/>
          <w:marTop w:val="0"/>
          <w:marBottom w:val="0"/>
          <w:divBdr>
            <w:top w:val="none" w:sz="0" w:space="0" w:color="auto"/>
            <w:left w:val="none" w:sz="0" w:space="0" w:color="auto"/>
            <w:bottom w:val="none" w:sz="0" w:space="0" w:color="auto"/>
            <w:right w:val="none" w:sz="0" w:space="0" w:color="auto"/>
          </w:divBdr>
        </w:div>
        <w:div w:id="1969893668">
          <w:marLeft w:val="640"/>
          <w:marRight w:val="0"/>
          <w:marTop w:val="0"/>
          <w:marBottom w:val="0"/>
          <w:divBdr>
            <w:top w:val="none" w:sz="0" w:space="0" w:color="auto"/>
            <w:left w:val="none" w:sz="0" w:space="0" w:color="auto"/>
            <w:bottom w:val="none" w:sz="0" w:space="0" w:color="auto"/>
            <w:right w:val="none" w:sz="0" w:space="0" w:color="auto"/>
          </w:divBdr>
        </w:div>
        <w:div w:id="528493744">
          <w:marLeft w:val="640"/>
          <w:marRight w:val="0"/>
          <w:marTop w:val="0"/>
          <w:marBottom w:val="0"/>
          <w:divBdr>
            <w:top w:val="none" w:sz="0" w:space="0" w:color="auto"/>
            <w:left w:val="none" w:sz="0" w:space="0" w:color="auto"/>
            <w:bottom w:val="none" w:sz="0" w:space="0" w:color="auto"/>
            <w:right w:val="none" w:sz="0" w:space="0" w:color="auto"/>
          </w:divBdr>
        </w:div>
        <w:div w:id="645743222">
          <w:marLeft w:val="640"/>
          <w:marRight w:val="0"/>
          <w:marTop w:val="0"/>
          <w:marBottom w:val="0"/>
          <w:divBdr>
            <w:top w:val="none" w:sz="0" w:space="0" w:color="auto"/>
            <w:left w:val="none" w:sz="0" w:space="0" w:color="auto"/>
            <w:bottom w:val="none" w:sz="0" w:space="0" w:color="auto"/>
            <w:right w:val="none" w:sz="0" w:space="0" w:color="auto"/>
          </w:divBdr>
        </w:div>
        <w:div w:id="1642927169">
          <w:marLeft w:val="640"/>
          <w:marRight w:val="0"/>
          <w:marTop w:val="0"/>
          <w:marBottom w:val="0"/>
          <w:divBdr>
            <w:top w:val="none" w:sz="0" w:space="0" w:color="auto"/>
            <w:left w:val="none" w:sz="0" w:space="0" w:color="auto"/>
            <w:bottom w:val="none" w:sz="0" w:space="0" w:color="auto"/>
            <w:right w:val="none" w:sz="0" w:space="0" w:color="auto"/>
          </w:divBdr>
        </w:div>
        <w:div w:id="124466041">
          <w:marLeft w:val="640"/>
          <w:marRight w:val="0"/>
          <w:marTop w:val="0"/>
          <w:marBottom w:val="0"/>
          <w:divBdr>
            <w:top w:val="none" w:sz="0" w:space="0" w:color="auto"/>
            <w:left w:val="none" w:sz="0" w:space="0" w:color="auto"/>
            <w:bottom w:val="none" w:sz="0" w:space="0" w:color="auto"/>
            <w:right w:val="none" w:sz="0" w:space="0" w:color="auto"/>
          </w:divBdr>
        </w:div>
        <w:div w:id="1299920016">
          <w:marLeft w:val="640"/>
          <w:marRight w:val="0"/>
          <w:marTop w:val="0"/>
          <w:marBottom w:val="0"/>
          <w:divBdr>
            <w:top w:val="none" w:sz="0" w:space="0" w:color="auto"/>
            <w:left w:val="none" w:sz="0" w:space="0" w:color="auto"/>
            <w:bottom w:val="none" w:sz="0" w:space="0" w:color="auto"/>
            <w:right w:val="none" w:sz="0" w:space="0" w:color="auto"/>
          </w:divBdr>
        </w:div>
        <w:div w:id="1703286917">
          <w:marLeft w:val="640"/>
          <w:marRight w:val="0"/>
          <w:marTop w:val="0"/>
          <w:marBottom w:val="0"/>
          <w:divBdr>
            <w:top w:val="none" w:sz="0" w:space="0" w:color="auto"/>
            <w:left w:val="none" w:sz="0" w:space="0" w:color="auto"/>
            <w:bottom w:val="none" w:sz="0" w:space="0" w:color="auto"/>
            <w:right w:val="none" w:sz="0" w:space="0" w:color="auto"/>
          </w:divBdr>
        </w:div>
        <w:div w:id="1288119449">
          <w:marLeft w:val="640"/>
          <w:marRight w:val="0"/>
          <w:marTop w:val="0"/>
          <w:marBottom w:val="0"/>
          <w:divBdr>
            <w:top w:val="none" w:sz="0" w:space="0" w:color="auto"/>
            <w:left w:val="none" w:sz="0" w:space="0" w:color="auto"/>
            <w:bottom w:val="none" w:sz="0" w:space="0" w:color="auto"/>
            <w:right w:val="none" w:sz="0" w:space="0" w:color="auto"/>
          </w:divBdr>
        </w:div>
        <w:div w:id="1284001121">
          <w:marLeft w:val="640"/>
          <w:marRight w:val="0"/>
          <w:marTop w:val="0"/>
          <w:marBottom w:val="0"/>
          <w:divBdr>
            <w:top w:val="none" w:sz="0" w:space="0" w:color="auto"/>
            <w:left w:val="none" w:sz="0" w:space="0" w:color="auto"/>
            <w:bottom w:val="none" w:sz="0" w:space="0" w:color="auto"/>
            <w:right w:val="none" w:sz="0" w:space="0" w:color="auto"/>
          </w:divBdr>
        </w:div>
        <w:div w:id="1808007364">
          <w:marLeft w:val="640"/>
          <w:marRight w:val="0"/>
          <w:marTop w:val="0"/>
          <w:marBottom w:val="0"/>
          <w:divBdr>
            <w:top w:val="none" w:sz="0" w:space="0" w:color="auto"/>
            <w:left w:val="none" w:sz="0" w:space="0" w:color="auto"/>
            <w:bottom w:val="none" w:sz="0" w:space="0" w:color="auto"/>
            <w:right w:val="none" w:sz="0" w:space="0" w:color="auto"/>
          </w:divBdr>
        </w:div>
        <w:div w:id="1507750827">
          <w:marLeft w:val="640"/>
          <w:marRight w:val="0"/>
          <w:marTop w:val="0"/>
          <w:marBottom w:val="0"/>
          <w:divBdr>
            <w:top w:val="none" w:sz="0" w:space="0" w:color="auto"/>
            <w:left w:val="none" w:sz="0" w:space="0" w:color="auto"/>
            <w:bottom w:val="none" w:sz="0" w:space="0" w:color="auto"/>
            <w:right w:val="none" w:sz="0" w:space="0" w:color="auto"/>
          </w:divBdr>
        </w:div>
        <w:div w:id="1819762602">
          <w:marLeft w:val="640"/>
          <w:marRight w:val="0"/>
          <w:marTop w:val="0"/>
          <w:marBottom w:val="0"/>
          <w:divBdr>
            <w:top w:val="none" w:sz="0" w:space="0" w:color="auto"/>
            <w:left w:val="none" w:sz="0" w:space="0" w:color="auto"/>
            <w:bottom w:val="none" w:sz="0" w:space="0" w:color="auto"/>
            <w:right w:val="none" w:sz="0" w:space="0" w:color="auto"/>
          </w:divBdr>
        </w:div>
        <w:div w:id="890918198">
          <w:marLeft w:val="640"/>
          <w:marRight w:val="0"/>
          <w:marTop w:val="0"/>
          <w:marBottom w:val="0"/>
          <w:divBdr>
            <w:top w:val="none" w:sz="0" w:space="0" w:color="auto"/>
            <w:left w:val="none" w:sz="0" w:space="0" w:color="auto"/>
            <w:bottom w:val="none" w:sz="0" w:space="0" w:color="auto"/>
            <w:right w:val="none" w:sz="0" w:space="0" w:color="auto"/>
          </w:divBdr>
        </w:div>
        <w:div w:id="1049038644">
          <w:marLeft w:val="640"/>
          <w:marRight w:val="0"/>
          <w:marTop w:val="0"/>
          <w:marBottom w:val="0"/>
          <w:divBdr>
            <w:top w:val="none" w:sz="0" w:space="0" w:color="auto"/>
            <w:left w:val="none" w:sz="0" w:space="0" w:color="auto"/>
            <w:bottom w:val="none" w:sz="0" w:space="0" w:color="auto"/>
            <w:right w:val="none" w:sz="0" w:space="0" w:color="auto"/>
          </w:divBdr>
        </w:div>
        <w:div w:id="369190631">
          <w:marLeft w:val="640"/>
          <w:marRight w:val="0"/>
          <w:marTop w:val="0"/>
          <w:marBottom w:val="0"/>
          <w:divBdr>
            <w:top w:val="none" w:sz="0" w:space="0" w:color="auto"/>
            <w:left w:val="none" w:sz="0" w:space="0" w:color="auto"/>
            <w:bottom w:val="none" w:sz="0" w:space="0" w:color="auto"/>
            <w:right w:val="none" w:sz="0" w:space="0" w:color="auto"/>
          </w:divBdr>
        </w:div>
        <w:div w:id="2120223102">
          <w:marLeft w:val="640"/>
          <w:marRight w:val="0"/>
          <w:marTop w:val="0"/>
          <w:marBottom w:val="0"/>
          <w:divBdr>
            <w:top w:val="none" w:sz="0" w:space="0" w:color="auto"/>
            <w:left w:val="none" w:sz="0" w:space="0" w:color="auto"/>
            <w:bottom w:val="none" w:sz="0" w:space="0" w:color="auto"/>
            <w:right w:val="none" w:sz="0" w:space="0" w:color="auto"/>
          </w:divBdr>
        </w:div>
        <w:div w:id="1333526539">
          <w:marLeft w:val="640"/>
          <w:marRight w:val="0"/>
          <w:marTop w:val="0"/>
          <w:marBottom w:val="0"/>
          <w:divBdr>
            <w:top w:val="none" w:sz="0" w:space="0" w:color="auto"/>
            <w:left w:val="none" w:sz="0" w:space="0" w:color="auto"/>
            <w:bottom w:val="none" w:sz="0" w:space="0" w:color="auto"/>
            <w:right w:val="none" w:sz="0" w:space="0" w:color="auto"/>
          </w:divBdr>
        </w:div>
        <w:div w:id="2050913763">
          <w:marLeft w:val="640"/>
          <w:marRight w:val="0"/>
          <w:marTop w:val="0"/>
          <w:marBottom w:val="0"/>
          <w:divBdr>
            <w:top w:val="none" w:sz="0" w:space="0" w:color="auto"/>
            <w:left w:val="none" w:sz="0" w:space="0" w:color="auto"/>
            <w:bottom w:val="none" w:sz="0" w:space="0" w:color="auto"/>
            <w:right w:val="none" w:sz="0" w:space="0" w:color="auto"/>
          </w:divBdr>
        </w:div>
        <w:div w:id="1018698905">
          <w:marLeft w:val="640"/>
          <w:marRight w:val="0"/>
          <w:marTop w:val="0"/>
          <w:marBottom w:val="0"/>
          <w:divBdr>
            <w:top w:val="none" w:sz="0" w:space="0" w:color="auto"/>
            <w:left w:val="none" w:sz="0" w:space="0" w:color="auto"/>
            <w:bottom w:val="none" w:sz="0" w:space="0" w:color="auto"/>
            <w:right w:val="none" w:sz="0" w:space="0" w:color="auto"/>
          </w:divBdr>
        </w:div>
        <w:div w:id="593976681">
          <w:marLeft w:val="640"/>
          <w:marRight w:val="0"/>
          <w:marTop w:val="0"/>
          <w:marBottom w:val="0"/>
          <w:divBdr>
            <w:top w:val="none" w:sz="0" w:space="0" w:color="auto"/>
            <w:left w:val="none" w:sz="0" w:space="0" w:color="auto"/>
            <w:bottom w:val="none" w:sz="0" w:space="0" w:color="auto"/>
            <w:right w:val="none" w:sz="0" w:space="0" w:color="auto"/>
          </w:divBdr>
        </w:div>
        <w:div w:id="2062442038">
          <w:marLeft w:val="640"/>
          <w:marRight w:val="0"/>
          <w:marTop w:val="0"/>
          <w:marBottom w:val="0"/>
          <w:divBdr>
            <w:top w:val="none" w:sz="0" w:space="0" w:color="auto"/>
            <w:left w:val="none" w:sz="0" w:space="0" w:color="auto"/>
            <w:bottom w:val="none" w:sz="0" w:space="0" w:color="auto"/>
            <w:right w:val="none" w:sz="0" w:space="0" w:color="auto"/>
          </w:divBdr>
        </w:div>
        <w:div w:id="1486895398">
          <w:marLeft w:val="640"/>
          <w:marRight w:val="0"/>
          <w:marTop w:val="0"/>
          <w:marBottom w:val="0"/>
          <w:divBdr>
            <w:top w:val="none" w:sz="0" w:space="0" w:color="auto"/>
            <w:left w:val="none" w:sz="0" w:space="0" w:color="auto"/>
            <w:bottom w:val="none" w:sz="0" w:space="0" w:color="auto"/>
            <w:right w:val="none" w:sz="0" w:space="0" w:color="auto"/>
          </w:divBdr>
        </w:div>
        <w:div w:id="373193689">
          <w:marLeft w:val="640"/>
          <w:marRight w:val="0"/>
          <w:marTop w:val="0"/>
          <w:marBottom w:val="0"/>
          <w:divBdr>
            <w:top w:val="none" w:sz="0" w:space="0" w:color="auto"/>
            <w:left w:val="none" w:sz="0" w:space="0" w:color="auto"/>
            <w:bottom w:val="none" w:sz="0" w:space="0" w:color="auto"/>
            <w:right w:val="none" w:sz="0" w:space="0" w:color="auto"/>
          </w:divBdr>
        </w:div>
        <w:div w:id="1248728828">
          <w:marLeft w:val="640"/>
          <w:marRight w:val="0"/>
          <w:marTop w:val="0"/>
          <w:marBottom w:val="0"/>
          <w:divBdr>
            <w:top w:val="none" w:sz="0" w:space="0" w:color="auto"/>
            <w:left w:val="none" w:sz="0" w:space="0" w:color="auto"/>
            <w:bottom w:val="none" w:sz="0" w:space="0" w:color="auto"/>
            <w:right w:val="none" w:sz="0" w:space="0" w:color="auto"/>
          </w:divBdr>
        </w:div>
        <w:div w:id="1983269525">
          <w:marLeft w:val="640"/>
          <w:marRight w:val="0"/>
          <w:marTop w:val="0"/>
          <w:marBottom w:val="0"/>
          <w:divBdr>
            <w:top w:val="none" w:sz="0" w:space="0" w:color="auto"/>
            <w:left w:val="none" w:sz="0" w:space="0" w:color="auto"/>
            <w:bottom w:val="none" w:sz="0" w:space="0" w:color="auto"/>
            <w:right w:val="none" w:sz="0" w:space="0" w:color="auto"/>
          </w:divBdr>
        </w:div>
        <w:div w:id="1705709763">
          <w:marLeft w:val="640"/>
          <w:marRight w:val="0"/>
          <w:marTop w:val="0"/>
          <w:marBottom w:val="0"/>
          <w:divBdr>
            <w:top w:val="none" w:sz="0" w:space="0" w:color="auto"/>
            <w:left w:val="none" w:sz="0" w:space="0" w:color="auto"/>
            <w:bottom w:val="none" w:sz="0" w:space="0" w:color="auto"/>
            <w:right w:val="none" w:sz="0" w:space="0" w:color="auto"/>
          </w:divBdr>
        </w:div>
        <w:div w:id="876964523">
          <w:marLeft w:val="640"/>
          <w:marRight w:val="0"/>
          <w:marTop w:val="0"/>
          <w:marBottom w:val="0"/>
          <w:divBdr>
            <w:top w:val="none" w:sz="0" w:space="0" w:color="auto"/>
            <w:left w:val="none" w:sz="0" w:space="0" w:color="auto"/>
            <w:bottom w:val="none" w:sz="0" w:space="0" w:color="auto"/>
            <w:right w:val="none" w:sz="0" w:space="0" w:color="auto"/>
          </w:divBdr>
        </w:div>
        <w:div w:id="1712026786">
          <w:marLeft w:val="640"/>
          <w:marRight w:val="0"/>
          <w:marTop w:val="0"/>
          <w:marBottom w:val="0"/>
          <w:divBdr>
            <w:top w:val="none" w:sz="0" w:space="0" w:color="auto"/>
            <w:left w:val="none" w:sz="0" w:space="0" w:color="auto"/>
            <w:bottom w:val="none" w:sz="0" w:space="0" w:color="auto"/>
            <w:right w:val="none" w:sz="0" w:space="0" w:color="auto"/>
          </w:divBdr>
        </w:div>
        <w:div w:id="1403869220">
          <w:marLeft w:val="640"/>
          <w:marRight w:val="0"/>
          <w:marTop w:val="0"/>
          <w:marBottom w:val="0"/>
          <w:divBdr>
            <w:top w:val="none" w:sz="0" w:space="0" w:color="auto"/>
            <w:left w:val="none" w:sz="0" w:space="0" w:color="auto"/>
            <w:bottom w:val="none" w:sz="0" w:space="0" w:color="auto"/>
            <w:right w:val="none" w:sz="0" w:space="0" w:color="auto"/>
          </w:divBdr>
        </w:div>
        <w:div w:id="1293709758">
          <w:marLeft w:val="640"/>
          <w:marRight w:val="0"/>
          <w:marTop w:val="0"/>
          <w:marBottom w:val="0"/>
          <w:divBdr>
            <w:top w:val="none" w:sz="0" w:space="0" w:color="auto"/>
            <w:left w:val="none" w:sz="0" w:space="0" w:color="auto"/>
            <w:bottom w:val="none" w:sz="0" w:space="0" w:color="auto"/>
            <w:right w:val="none" w:sz="0" w:space="0" w:color="auto"/>
          </w:divBdr>
        </w:div>
        <w:div w:id="763189296">
          <w:marLeft w:val="640"/>
          <w:marRight w:val="0"/>
          <w:marTop w:val="0"/>
          <w:marBottom w:val="0"/>
          <w:divBdr>
            <w:top w:val="none" w:sz="0" w:space="0" w:color="auto"/>
            <w:left w:val="none" w:sz="0" w:space="0" w:color="auto"/>
            <w:bottom w:val="none" w:sz="0" w:space="0" w:color="auto"/>
            <w:right w:val="none" w:sz="0" w:space="0" w:color="auto"/>
          </w:divBdr>
        </w:div>
        <w:div w:id="844782264">
          <w:marLeft w:val="640"/>
          <w:marRight w:val="0"/>
          <w:marTop w:val="0"/>
          <w:marBottom w:val="0"/>
          <w:divBdr>
            <w:top w:val="none" w:sz="0" w:space="0" w:color="auto"/>
            <w:left w:val="none" w:sz="0" w:space="0" w:color="auto"/>
            <w:bottom w:val="none" w:sz="0" w:space="0" w:color="auto"/>
            <w:right w:val="none" w:sz="0" w:space="0" w:color="auto"/>
          </w:divBdr>
        </w:div>
        <w:div w:id="1174102440">
          <w:marLeft w:val="640"/>
          <w:marRight w:val="0"/>
          <w:marTop w:val="0"/>
          <w:marBottom w:val="0"/>
          <w:divBdr>
            <w:top w:val="none" w:sz="0" w:space="0" w:color="auto"/>
            <w:left w:val="none" w:sz="0" w:space="0" w:color="auto"/>
            <w:bottom w:val="none" w:sz="0" w:space="0" w:color="auto"/>
            <w:right w:val="none" w:sz="0" w:space="0" w:color="auto"/>
          </w:divBdr>
        </w:div>
        <w:div w:id="152766721">
          <w:marLeft w:val="640"/>
          <w:marRight w:val="0"/>
          <w:marTop w:val="0"/>
          <w:marBottom w:val="0"/>
          <w:divBdr>
            <w:top w:val="none" w:sz="0" w:space="0" w:color="auto"/>
            <w:left w:val="none" w:sz="0" w:space="0" w:color="auto"/>
            <w:bottom w:val="none" w:sz="0" w:space="0" w:color="auto"/>
            <w:right w:val="none" w:sz="0" w:space="0" w:color="auto"/>
          </w:divBdr>
        </w:div>
        <w:div w:id="1655185612">
          <w:marLeft w:val="640"/>
          <w:marRight w:val="0"/>
          <w:marTop w:val="0"/>
          <w:marBottom w:val="0"/>
          <w:divBdr>
            <w:top w:val="none" w:sz="0" w:space="0" w:color="auto"/>
            <w:left w:val="none" w:sz="0" w:space="0" w:color="auto"/>
            <w:bottom w:val="none" w:sz="0" w:space="0" w:color="auto"/>
            <w:right w:val="none" w:sz="0" w:space="0" w:color="auto"/>
          </w:divBdr>
        </w:div>
        <w:div w:id="344523973">
          <w:marLeft w:val="640"/>
          <w:marRight w:val="0"/>
          <w:marTop w:val="0"/>
          <w:marBottom w:val="0"/>
          <w:divBdr>
            <w:top w:val="none" w:sz="0" w:space="0" w:color="auto"/>
            <w:left w:val="none" w:sz="0" w:space="0" w:color="auto"/>
            <w:bottom w:val="none" w:sz="0" w:space="0" w:color="auto"/>
            <w:right w:val="none" w:sz="0" w:space="0" w:color="auto"/>
          </w:divBdr>
        </w:div>
        <w:div w:id="848835007">
          <w:marLeft w:val="640"/>
          <w:marRight w:val="0"/>
          <w:marTop w:val="0"/>
          <w:marBottom w:val="0"/>
          <w:divBdr>
            <w:top w:val="none" w:sz="0" w:space="0" w:color="auto"/>
            <w:left w:val="none" w:sz="0" w:space="0" w:color="auto"/>
            <w:bottom w:val="none" w:sz="0" w:space="0" w:color="auto"/>
            <w:right w:val="none" w:sz="0" w:space="0" w:color="auto"/>
          </w:divBdr>
        </w:div>
        <w:div w:id="1464957977">
          <w:marLeft w:val="640"/>
          <w:marRight w:val="0"/>
          <w:marTop w:val="0"/>
          <w:marBottom w:val="0"/>
          <w:divBdr>
            <w:top w:val="none" w:sz="0" w:space="0" w:color="auto"/>
            <w:left w:val="none" w:sz="0" w:space="0" w:color="auto"/>
            <w:bottom w:val="none" w:sz="0" w:space="0" w:color="auto"/>
            <w:right w:val="none" w:sz="0" w:space="0" w:color="auto"/>
          </w:divBdr>
        </w:div>
        <w:div w:id="831486054">
          <w:marLeft w:val="640"/>
          <w:marRight w:val="0"/>
          <w:marTop w:val="0"/>
          <w:marBottom w:val="0"/>
          <w:divBdr>
            <w:top w:val="none" w:sz="0" w:space="0" w:color="auto"/>
            <w:left w:val="none" w:sz="0" w:space="0" w:color="auto"/>
            <w:bottom w:val="none" w:sz="0" w:space="0" w:color="auto"/>
            <w:right w:val="none" w:sz="0" w:space="0" w:color="auto"/>
          </w:divBdr>
        </w:div>
        <w:div w:id="1631010962">
          <w:marLeft w:val="640"/>
          <w:marRight w:val="0"/>
          <w:marTop w:val="0"/>
          <w:marBottom w:val="0"/>
          <w:divBdr>
            <w:top w:val="none" w:sz="0" w:space="0" w:color="auto"/>
            <w:left w:val="none" w:sz="0" w:space="0" w:color="auto"/>
            <w:bottom w:val="none" w:sz="0" w:space="0" w:color="auto"/>
            <w:right w:val="none" w:sz="0" w:space="0" w:color="auto"/>
          </w:divBdr>
        </w:div>
        <w:div w:id="1892575071">
          <w:marLeft w:val="640"/>
          <w:marRight w:val="0"/>
          <w:marTop w:val="0"/>
          <w:marBottom w:val="0"/>
          <w:divBdr>
            <w:top w:val="none" w:sz="0" w:space="0" w:color="auto"/>
            <w:left w:val="none" w:sz="0" w:space="0" w:color="auto"/>
            <w:bottom w:val="none" w:sz="0" w:space="0" w:color="auto"/>
            <w:right w:val="none" w:sz="0" w:space="0" w:color="auto"/>
          </w:divBdr>
        </w:div>
        <w:div w:id="30957056">
          <w:marLeft w:val="640"/>
          <w:marRight w:val="0"/>
          <w:marTop w:val="0"/>
          <w:marBottom w:val="0"/>
          <w:divBdr>
            <w:top w:val="none" w:sz="0" w:space="0" w:color="auto"/>
            <w:left w:val="none" w:sz="0" w:space="0" w:color="auto"/>
            <w:bottom w:val="none" w:sz="0" w:space="0" w:color="auto"/>
            <w:right w:val="none" w:sz="0" w:space="0" w:color="auto"/>
          </w:divBdr>
        </w:div>
        <w:div w:id="503713073">
          <w:marLeft w:val="640"/>
          <w:marRight w:val="0"/>
          <w:marTop w:val="0"/>
          <w:marBottom w:val="0"/>
          <w:divBdr>
            <w:top w:val="none" w:sz="0" w:space="0" w:color="auto"/>
            <w:left w:val="none" w:sz="0" w:space="0" w:color="auto"/>
            <w:bottom w:val="none" w:sz="0" w:space="0" w:color="auto"/>
            <w:right w:val="none" w:sz="0" w:space="0" w:color="auto"/>
          </w:divBdr>
        </w:div>
        <w:div w:id="559944004">
          <w:marLeft w:val="640"/>
          <w:marRight w:val="0"/>
          <w:marTop w:val="0"/>
          <w:marBottom w:val="0"/>
          <w:divBdr>
            <w:top w:val="none" w:sz="0" w:space="0" w:color="auto"/>
            <w:left w:val="none" w:sz="0" w:space="0" w:color="auto"/>
            <w:bottom w:val="none" w:sz="0" w:space="0" w:color="auto"/>
            <w:right w:val="none" w:sz="0" w:space="0" w:color="auto"/>
          </w:divBdr>
        </w:div>
        <w:div w:id="1332756234">
          <w:marLeft w:val="640"/>
          <w:marRight w:val="0"/>
          <w:marTop w:val="0"/>
          <w:marBottom w:val="0"/>
          <w:divBdr>
            <w:top w:val="none" w:sz="0" w:space="0" w:color="auto"/>
            <w:left w:val="none" w:sz="0" w:space="0" w:color="auto"/>
            <w:bottom w:val="none" w:sz="0" w:space="0" w:color="auto"/>
            <w:right w:val="none" w:sz="0" w:space="0" w:color="auto"/>
          </w:divBdr>
        </w:div>
        <w:div w:id="2046521823">
          <w:marLeft w:val="640"/>
          <w:marRight w:val="0"/>
          <w:marTop w:val="0"/>
          <w:marBottom w:val="0"/>
          <w:divBdr>
            <w:top w:val="none" w:sz="0" w:space="0" w:color="auto"/>
            <w:left w:val="none" w:sz="0" w:space="0" w:color="auto"/>
            <w:bottom w:val="none" w:sz="0" w:space="0" w:color="auto"/>
            <w:right w:val="none" w:sz="0" w:space="0" w:color="auto"/>
          </w:divBdr>
        </w:div>
      </w:divsChild>
    </w:div>
    <w:div w:id="1336762657">
      <w:marLeft w:val="480"/>
      <w:marRight w:val="0"/>
      <w:marTop w:val="0"/>
      <w:marBottom w:val="0"/>
      <w:divBdr>
        <w:top w:val="none" w:sz="0" w:space="0" w:color="auto"/>
        <w:left w:val="none" w:sz="0" w:space="0" w:color="auto"/>
        <w:bottom w:val="none" w:sz="0" w:space="0" w:color="auto"/>
        <w:right w:val="none" w:sz="0" w:space="0" w:color="auto"/>
      </w:divBdr>
    </w:div>
    <w:div w:id="1337227342">
      <w:bodyDiv w:val="1"/>
      <w:marLeft w:val="0"/>
      <w:marRight w:val="0"/>
      <w:marTop w:val="0"/>
      <w:marBottom w:val="0"/>
      <w:divBdr>
        <w:top w:val="none" w:sz="0" w:space="0" w:color="auto"/>
        <w:left w:val="none" w:sz="0" w:space="0" w:color="auto"/>
        <w:bottom w:val="none" w:sz="0" w:space="0" w:color="auto"/>
        <w:right w:val="none" w:sz="0" w:space="0" w:color="auto"/>
      </w:divBdr>
      <w:divsChild>
        <w:div w:id="521239275">
          <w:marLeft w:val="480"/>
          <w:marRight w:val="0"/>
          <w:marTop w:val="0"/>
          <w:marBottom w:val="0"/>
          <w:divBdr>
            <w:top w:val="none" w:sz="0" w:space="0" w:color="auto"/>
            <w:left w:val="none" w:sz="0" w:space="0" w:color="auto"/>
            <w:bottom w:val="none" w:sz="0" w:space="0" w:color="auto"/>
            <w:right w:val="none" w:sz="0" w:space="0" w:color="auto"/>
          </w:divBdr>
        </w:div>
        <w:div w:id="681662930">
          <w:marLeft w:val="480"/>
          <w:marRight w:val="0"/>
          <w:marTop w:val="0"/>
          <w:marBottom w:val="0"/>
          <w:divBdr>
            <w:top w:val="none" w:sz="0" w:space="0" w:color="auto"/>
            <w:left w:val="none" w:sz="0" w:space="0" w:color="auto"/>
            <w:bottom w:val="none" w:sz="0" w:space="0" w:color="auto"/>
            <w:right w:val="none" w:sz="0" w:space="0" w:color="auto"/>
          </w:divBdr>
        </w:div>
        <w:div w:id="717556853">
          <w:marLeft w:val="480"/>
          <w:marRight w:val="0"/>
          <w:marTop w:val="0"/>
          <w:marBottom w:val="0"/>
          <w:divBdr>
            <w:top w:val="none" w:sz="0" w:space="0" w:color="auto"/>
            <w:left w:val="none" w:sz="0" w:space="0" w:color="auto"/>
            <w:bottom w:val="none" w:sz="0" w:space="0" w:color="auto"/>
            <w:right w:val="none" w:sz="0" w:space="0" w:color="auto"/>
          </w:divBdr>
        </w:div>
        <w:div w:id="948319607">
          <w:marLeft w:val="480"/>
          <w:marRight w:val="0"/>
          <w:marTop w:val="0"/>
          <w:marBottom w:val="0"/>
          <w:divBdr>
            <w:top w:val="none" w:sz="0" w:space="0" w:color="auto"/>
            <w:left w:val="none" w:sz="0" w:space="0" w:color="auto"/>
            <w:bottom w:val="none" w:sz="0" w:space="0" w:color="auto"/>
            <w:right w:val="none" w:sz="0" w:space="0" w:color="auto"/>
          </w:divBdr>
        </w:div>
        <w:div w:id="991835493">
          <w:marLeft w:val="480"/>
          <w:marRight w:val="0"/>
          <w:marTop w:val="0"/>
          <w:marBottom w:val="0"/>
          <w:divBdr>
            <w:top w:val="none" w:sz="0" w:space="0" w:color="auto"/>
            <w:left w:val="none" w:sz="0" w:space="0" w:color="auto"/>
            <w:bottom w:val="none" w:sz="0" w:space="0" w:color="auto"/>
            <w:right w:val="none" w:sz="0" w:space="0" w:color="auto"/>
          </w:divBdr>
        </w:div>
        <w:div w:id="1511220554">
          <w:marLeft w:val="480"/>
          <w:marRight w:val="0"/>
          <w:marTop w:val="0"/>
          <w:marBottom w:val="0"/>
          <w:divBdr>
            <w:top w:val="none" w:sz="0" w:space="0" w:color="auto"/>
            <w:left w:val="none" w:sz="0" w:space="0" w:color="auto"/>
            <w:bottom w:val="none" w:sz="0" w:space="0" w:color="auto"/>
            <w:right w:val="none" w:sz="0" w:space="0" w:color="auto"/>
          </w:divBdr>
        </w:div>
        <w:div w:id="1542744513">
          <w:marLeft w:val="480"/>
          <w:marRight w:val="0"/>
          <w:marTop w:val="0"/>
          <w:marBottom w:val="0"/>
          <w:divBdr>
            <w:top w:val="none" w:sz="0" w:space="0" w:color="auto"/>
            <w:left w:val="none" w:sz="0" w:space="0" w:color="auto"/>
            <w:bottom w:val="none" w:sz="0" w:space="0" w:color="auto"/>
            <w:right w:val="none" w:sz="0" w:space="0" w:color="auto"/>
          </w:divBdr>
        </w:div>
        <w:div w:id="1700621281">
          <w:marLeft w:val="480"/>
          <w:marRight w:val="0"/>
          <w:marTop w:val="0"/>
          <w:marBottom w:val="0"/>
          <w:divBdr>
            <w:top w:val="none" w:sz="0" w:space="0" w:color="auto"/>
            <w:left w:val="none" w:sz="0" w:space="0" w:color="auto"/>
            <w:bottom w:val="none" w:sz="0" w:space="0" w:color="auto"/>
            <w:right w:val="none" w:sz="0" w:space="0" w:color="auto"/>
          </w:divBdr>
        </w:div>
        <w:div w:id="1727872698">
          <w:marLeft w:val="480"/>
          <w:marRight w:val="0"/>
          <w:marTop w:val="0"/>
          <w:marBottom w:val="0"/>
          <w:divBdr>
            <w:top w:val="none" w:sz="0" w:space="0" w:color="auto"/>
            <w:left w:val="none" w:sz="0" w:space="0" w:color="auto"/>
            <w:bottom w:val="none" w:sz="0" w:space="0" w:color="auto"/>
            <w:right w:val="none" w:sz="0" w:space="0" w:color="auto"/>
          </w:divBdr>
        </w:div>
        <w:div w:id="1795826778">
          <w:marLeft w:val="480"/>
          <w:marRight w:val="0"/>
          <w:marTop w:val="0"/>
          <w:marBottom w:val="0"/>
          <w:divBdr>
            <w:top w:val="none" w:sz="0" w:space="0" w:color="auto"/>
            <w:left w:val="none" w:sz="0" w:space="0" w:color="auto"/>
            <w:bottom w:val="none" w:sz="0" w:space="0" w:color="auto"/>
            <w:right w:val="none" w:sz="0" w:space="0" w:color="auto"/>
          </w:divBdr>
        </w:div>
        <w:div w:id="1849174324">
          <w:marLeft w:val="480"/>
          <w:marRight w:val="0"/>
          <w:marTop w:val="0"/>
          <w:marBottom w:val="0"/>
          <w:divBdr>
            <w:top w:val="none" w:sz="0" w:space="0" w:color="auto"/>
            <w:left w:val="none" w:sz="0" w:space="0" w:color="auto"/>
            <w:bottom w:val="none" w:sz="0" w:space="0" w:color="auto"/>
            <w:right w:val="none" w:sz="0" w:space="0" w:color="auto"/>
          </w:divBdr>
        </w:div>
        <w:div w:id="1895700228">
          <w:marLeft w:val="480"/>
          <w:marRight w:val="0"/>
          <w:marTop w:val="0"/>
          <w:marBottom w:val="0"/>
          <w:divBdr>
            <w:top w:val="none" w:sz="0" w:space="0" w:color="auto"/>
            <w:left w:val="none" w:sz="0" w:space="0" w:color="auto"/>
            <w:bottom w:val="none" w:sz="0" w:space="0" w:color="auto"/>
            <w:right w:val="none" w:sz="0" w:space="0" w:color="auto"/>
          </w:divBdr>
        </w:div>
        <w:div w:id="2110420423">
          <w:marLeft w:val="480"/>
          <w:marRight w:val="0"/>
          <w:marTop w:val="0"/>
          <w:marBottom w:val="0"/>
          <w:divBdr>
            <w:top w:val="none" w:sz="0" w:space="0" w:color="auto"/>
            <w:left w:val="none" w:sz="0" w:space="0" w:color="auto"/>
            <w:bottom w:val="none" w:sz="0" w:space="0" w:color="auto"/>
            <w:right w:val="none" w:sz="0" w:space="0" w:color="auto"/>
          </w:divBdr>
        </w:div>
      </w:divsChild>
    </w:div>
    <w:div w:id="1337927722">
      <w:bodyDiv w:val="1"/>
      <w:marLeft w:val="0"/>
      <w:marRight w:val="0"/>
      <w:marTop w:val="0"/>
      <w:marBottom w:val="0"/>
      <w:divBdr>
        <w:top w:val="none" w:sz="0" w:space="0" w:color="auto"/>
        <w:left w:val="none" w:sz="0" w:space="0" w:color="auto"/>
        <w:bottom w:val="none" w:sz="0" w:space="0" w:color="auto"/>
        <w:right w:val="none" w:sz="0" w:space="0" w:color="auto"/>
      </w:divBdr>
      <w:divsChild>
        <w:div w:id="90243961">
          <w:marLeft w:val="480"/>
          <w:marRight w:val="0"/>
          <w:marTop w:val="0"/>
          <w:marBottom w:val="0"/>
          <w:divBdr>
            <w:top w:val="none" w:sz="0" w:space="0" w:color="auto"/>
            <w:left w:val="none" w:sz="0" w:space="0" w:color="auto"/>
            <w:bottom w:val="none" w:sz="0" w:space="0" w:color="auto"/>
            <w:right w:val="none" w:sz="0" w:space="0" w:color="auto"/>
          </w:divBdr>
        </w:div>
        <w:div w:id="111437243">
          <w:marLeft w:val="480"/>
          <w:marRight w:val="0"/>
          <w:marTop w:val="0"/>
          <w:marBottom w:val="0"/>
          <w:divBdr>
            <w:top w:val="none" w:sz="0" w:space="0" w:color="auto"/>
            <w:left w:val="none" w:sz="0" w:space="0" w:color="auto"/>
            <w:bottom w:val="none" w:sz="0" w:space="0" w:color="auto"/>
            <w:right w:val="none" w:sz="0" w:space="0" w:color="auto"/>
          </w:divBdr>
        </w:div>
        <w:div w:id="182985749">
          <w:marLeft w:val="480"/>
          <w:marRight w:val="0"/>
          <w:marTop w:val="0"/>
          <w:marBottom w:val="0"/>
          <w:divBdr>
            <w:top w:val="none" w:sz="0" w:space="0" w:color="auto"/>
            <w:left w:val="none" w:sz="0" w:space="0" w:color="auto"/>
            <w:bottom w:val="none" w:sz="0" w:space="0" w:color="auto"/>
            <w:right w:val="none" w:sz="0" w:space="0" w:color="auto"/>
          </w:divBdr>
        </w:div>
        <w:div w:id="251276900">
          <w:marLeft w:val="480"/>
          <w:marRight w:val="0"/>
          <w:marTop w:val="0"/>
          <w:marBottom w:val="0"/>
          <w:divBdr>
            <w:top w:val="none" w:sz="0" w:space="0" w:color="auto"/>
            <w:left w:val="none" w:sz="0" w:space="0" w:color="auto"/>
            <w:bottom w:val="none" w:sz="0" w:space="0" w:color="auto"/>
            <w:right w:val="none" w:sz="0" w:space="0" w:color="auto"/>
          </w:divBdr>
        </w:div>
        <w:div w:id="299699933">
          <w:marLeft w:val="480"/>
          <w:marRight w:val="0"/>
          <w:marTop w:val="0"/>
          <w:marBottom w:val="0"/>
          <w:divBdr>
            <w:top w:val="none" w:sz="0" w:space="0" w:color="auto"/>
            <w:left w:val="none" w:sz="0" w:space="0" w:color="auto"/>
            <w:bottom w:val="none" w:sz="0" w:space="0" w:color="auto"/>
            <w:right w:val="none" w:sz="0" w:space="0" w:color="auto"/>
          </w:divBdr>
        </w:div>
        <w:div w:id="307319910">
          <w:marLeft w:val="480"/>
          <w:marRight w:val="0"/>
          <w:marTop w:val="0"/>
          <w:marBottom w:val="0"/>
          <w:divBdr>
            <w:top w:val="none" w:sz="0" w:space="0" w:color="auto"/>
            <w:left w:val="none" w:sz="0" w:space="0" w:color="auto"/>
            <w:bottom w:val="none" w:sz="0" w:space="0" w:color="auto"/>
            <w:right w:val="none" w:sz="0" w:space="0" w:color="auto"/>
          </w:divBdr>
        </w:div>
        <w:div w:id="339164151">
          <w:marLeft w:val="480"/>
          <w:marRight w:val="0"/>
          <w:marTop w:val="0"/>
          <w:marBottom w:val="0"/>
          <w:divBdr>
            <w:top w:val="none" w:sz="0" w:space="0" w:color="auto"/>
            <w:left w:val="none" w:sz="0" w:space="0" w:color="auto"/>
            <w:bottom w:val="none" w:sz="0" w:space="0" w:color="auto"/>
            <w:right w:val="none" w:sz="0" w:space="0" w:color="auto"/>
          </w:divBdr>
        </w:div>
        <w:div w:id="361783152">
          <w:marLeft w:val="480"/>
          <w:marRight w:val="0"/>
          <w:marTop w:val="0"/>
          <w:marBottom w:val="0"/>
          <w:divBdr>
            <w:top w:val="none" w:sz="0" w:space="0" w:color="auto"/>
            <w:left w:val="none" w:sz="0" w:space="0" w:color="auto"/>
            <w:bottom w:val="none" w:sz="0" w:space="0" w:color="auto"/>
            <w:right w:val="none" w:sz="0" w:space="0" w:color="auto"/>
          </w:divBdr>
        </w:div>
        <w:div w:id="472987914">
          <w:marLeft w:val="480"/>
          <w:marRight w:val="0"/>
          <w:marTop w:val="0"/>
          <w:marBottom w:val="0"/>
          <w:divBdr>
            <w:top w:val="none" w:sz="0" w:space="0" w:color="auto"/>
            <w:left w:val="none" w:sz="0" w:space="0" w:color="auto"/>
            <w:bottom w:val="none" w:sz="0" w:space="0" w:color="auto"/>
            <w:right w:val="none" w:sz="0" w:space="0" w:color="auto"/>
          </w:divBdr>
        </w:div>
        <w:div w:id="484978548">
          <w:marLeft w:val="480"/>
          <w:marRight w:val="0"/>
          <w:marTop w:val="0"/>
          <w:marBottom w:val="0"/>
          <w:divBdr>
            <w:top w:val="none" w:sz="0" w:space="0" w:color="auto"/>
            <w:left w:val="none" w:sz="0" w:space="0" w:color="auto"/>
            <w:bottom w:val="none" w:sz="0" w:space="0" w:color="auto"/>
            <w:right w:val="none" w:sz="0" w:space="0" w:color="auto"/>
          </w:divBdr>
        </w:div>
        <w:div w:id="548494797">
          <w:marLeft w:val="480"/>
          <w:marRight w:val="0"/>
          <w:marTop w:val="0"/>
          <w:marBottom w:val="0"/>
          <w:divBdr>
            <w:top w:val="none" w:sz="0" w:space="0" w:color="auto"/>
            <w:left w:val="none" w:sz="0" w:space="0" w:color="auto"/>
            <w:bottom w:val="none" w:sz="0" w:space="0" w:color="auto"/>
            <w:right w:val="none" w:sz="0" w:space="0" w:color="auto"/>
          </w:divBdr>
        </w:div>
        <w:div w:id="607932186">
          <w:marLeft w:val="480"/>
          <w:marRight w:val="0"/>
          <w:marTop w:val="0"/>
          <w:marBottom w:val="0"/>
          <w:divBdr>
            <w:top w:val="none" w:sz="0" w:space="0" w:color="auto"/>
            <w:left w:val="none" w:sz="0" w:space="0" w:color="auto"/>
            <w:bottom w:val="none" w:sz="0" w:space="0" w:color="auto"/>
            <w:right w:val="none" w:sz="0" w:space="0" w:color="auto"/>
          </w:divBdr>
        </w:div>
        <w:div w:id="613174765">
          <w:marLeft w:val="480"/>
          <w:marRight w:val="0"/>
          <w:marTop w:val="0"/>
          <w:marBottom w:val="0"/>
          <w:divBdr>
            <w:top w:val="none" w:sz="0" w:space="0" w:color="auto"/>
            <w:left w:val="none" w:sz="0" w:space="0" w:color="auto"/>
            <w:bottom w:val="none" w:sz="0" w:space="0" w:color="auto"/>
            <w:right w:val="none" w:sz="0" w:space="0" w:color="auto"/>
          </w:divBdr>
        </w:div>
        <w:div w:id="616062711">
          <w:marLeft w:val="480"/>
          <w:marRight w:val="0"/>
          <w:marTop w:val="0"/>
          <w:marBottom w:val="0"/>
          <w:divBdr>
            <w:top w:val="none" w:sz="0" w:space="0" w:color="auto"/>
            <w:left w:val="none" w:sz="0" w:space="0" w:color="auto"/>
            <w:bottom w:val="none" w:sz="0" w:space="0" w:color="auto"/>
            <w:right w:val="none" w:sz="0" w:space="0" w:color="auto"/>
          </w:divBdr>
        </w:div>
        <w:div w:id="637883861">
          <w:marLeft w:val="480"/>
          <w:marRight w:val="0"/>
          <w:marTop w:val="0"/>
          <w:marBottom w:val="0"/>
          <w:divBdr>
            <w:top w:val="none" w:sz="0" w:space="0" w:color="auto"/>
            <w:left w:val="none" w:sz="0" w:space="0" w:color="auto"/>
            <w:bottom w:val="none" w:sz="0" w:space="0" w:color="auto"/>
            <w:right w:val="none" w:sz="0" w:space="0" w:color="auto"/>
          </w:divBdr>
        </w:div>
        <w:div w:id="670371288">
          <w:marLeft w:val="480"/>
          <w:marRight w:val="0"/>
          <w:marTop w:val="0"/>
          <w:marBottom w:val="0"/>
          <w:divBdr>
            <w:top w:val="none" w:sz="0" w:space="0" w:color="auto"/>
            <w:left w:val="none" w:sz="0" w:space="0" w:color="auto"/>
            <w:bottom w:val="none" w:sz="0" w:space="0" w:color="auto"/>
            <w:right w:val="none" w:sz="0" w:space="0" w:color="auto"/>
          </w:divBdr>
        </w:div>
        <w:div w:id="713693954">
          <w:marLeft w:val="480"/>
          <w:marRight w:val="0"/>
          <w:marTop w:val="0"/>
          <w:marBottom w:val="0"/>
          <w:divBdr>
            <w:top w:val="none" w:sz="0" w:space="0" w:color="auto"/>
            <w:left w:val="none" w:sz="0" w:space="0" w:color="auto"/>
            <w:bottom w:val="none" w:sz="0" w:space="0" w:color="auto"/>
            <w:right w:val="none" w:sz="0" w:space="0" w:color="auto"/>
          </w:divBdr>
        </w:div>
        <w:div w:id="739600060">
          <w:marLeft w:val="480"/>
          <w:marRight w:val="0"/>
          <w:marTop w:val="0"/>
          <w:marBottom w:val="0"/>
          <w:divBdr>
            <w:top w:val="none" w:sz="0" w:space="0" w:color="auto"/>
            <w:left w:val="none" w:sz="0" w:space="0" w:color="auto"/>
            <w:bottom w:val="none" w:sz="0" w:space="0" w:color="auto"/>
            <w:right w:val="none" w:sz="0" w:space="0" w:color="auto"/>
          </w:divBdr>
        </w:div>
        <w:div w:id="742489738">
          <w:marLeft w:val="480"/>
          <w:marRight w:val="0"/>
          <w:marTop w:val="0"/>
          <w:marBottom w:val="0"/>
          <w:divBdr>
            <w:top w:val="none" w:sz="0" w:space="0" w:color="auto"/>
            <w:left w:val="none" w:sz="0" w:space="0" w:color="auto"/>
            <w:bottom w:val="none" w:sz="0" w:space="0" w:color="auto"/>
            <w:right w:val="none" w:sz="0" w:space="0" w:color="auto"/>
          </w:divBdr>
        </w:div>
        <w:div w:id="750856585">
          <w:marLeft w:val="480"/>
          <w:marRight w:val="0"/>
          <w:marTop w:val="0"/>
          <w:marBottom w:val="0"/>
          <w:divBdr>
            <w:top w:val="none" w:sz="0" w:space="0" w:color="auto"/>
            <w:left w:val="none" w:sz="0" w:space="0" w:color="auto"/>
            <w:bottom w:val="none" w:sz="0" w:space="0" w:color="auto"/>
            <w:right w:val="none" w:sz="0" w:space="0" w:color="auto"/>
          </w:divBdr>
        </w:div>
        <w:div w:id="775905660">
          <w:marLeft w:val="480"/>
          <w:marRight w:val="0"/>
          <w:marTop w:val="0"/>
          <w:marBottom w:val="0"/>
          <w:divBdr>
            <w:top w:val="none" w:sz="0" w:space="0" w:color="auto"/>
            <w:left w:val="none" w:sz="0" w:space="0" w:color="auto"/>
            <w:bottom w:val="none" w:sz="0" w:space="0" w:color="auto"/>
            <w:right w:val="none" w:sz="0" w:space="0" w:color="auto"/>
          </w:divBdr>
        </w:div>
        <w:div w:id="879630140">
          <w:marLeft w:val="480"/>
          <w:marRight w:val="0"/>
          <w:marTop w:val="0"/>
          <w:marBottom w:val="0"/>
          <w:divBdr>
            <w:top w:val="none" w:sz="0" w:space="0" w:color="auto"/>
            <w:left w:val="none" w:sz="0" w:space="0" w:color="auto"/>
            <w:bottom w:val="none" w:sz="0" w:space="0" w:color="auto"/>
            <w:right w:val="none" w:sz="0" w:space="0" w:color="auto"/>
          </w:divBdr>
        </w:div>
        <w:div w:id="929967844">
          <w:marLeft w:val="480"/>
          <w:marRight w:val="0"/>
          <w:marTop w:val="0"/>
          <w:marBottom w:val="0"/>
          <w:divBdr>
            <w:top w:val="none" w:sz="0" w:space="0" w:color="auto"/>
            <w:left w:val="none" w:sz="0" w:space="0" w:color="auto"/>
            <w:bottom w:val="none" w:sz="0" w:space="0" w:color="auto"/>
            <w:right w:val="none" w:sz="0" w:space="0" w:color="auto"/>
          </w:divBdr>
        </w:div>
        <w:div w:id="951858621">
          <w:marLeft w:val="480"/>
          <w:marRight w:val="0"/>
          <w:marTop w:val="0"/>
          <w:marBottom w:val="0"/>
          <w:divBdr>
            <w:top w:val="none" w:sz="0" w:space="0" w:color="auto"/>
            <w:left w:val="none" w:sz="0" w:space="0" w:color="auto"/>
            <w:bottom w:val="none" w:sz="0" w:space="0" w:color="auto"/>
            <w:right w:val="none" w:sz="0" w:space="0" w:color="auto"/>
          </w:divBdr>
        </w:div>
        <w:div w:id="980118586">
          <w:marLeft w:val="480"/>
          <w:marRight w:val="0"/>
          <w:marTop w:val="0"/>
          <w:marBottom w:val="0"/>
          <w:divBdr>
            <w:top w:val="none" w:sz="0" w:space="0" w:color="auto"/>
            <w:left w:val="none" w:sz="0" w:space="0" w:color="auto"/>
            <w:bottom w:val="none" w:sz="0" w:space="0" w:color="auto"/>
            <w:right w:val="none" w:sz="0" w:space="0" w:color="auto"/>
          </w:divBdr>
        </w:div>
        <w:div w:id="1049954520">
          <w:marLeft w:val="480"/>
          <w:marRight w:val="0"/>
          <w:marTop w:val="0"/>
          <w:marBottom w:val="0"/>
          <w:divBdr>
            <w:top w:val="none" w:sz="0" w:space="0" w:color="auto"/>
            <w:left w:val="none" w:sz="0" w:space="0" w:color="auto"/>
            <w:bottom w:val="none" w:sz="0" w:space="0" w:color="auto"/>
            <w:right w:val="none" w:sz="0" w:space="0" w:color="auto"/>
          </w:divBdr>
        </w:div>
        <w:div w:id="1060861731">
          <w:marLeft w:val="480"/>
          <w:marRight w:val="0"/>
          <w:marTop w:val="0"/>
          <w:marBottom w:val="0"/>
          <w:divBdr>
            <w:top w:val="none" w:sz="0" w:space="0" w:color="auto"/>
            <w:left w:val="none" w:sz="0" w:space="0" w:color="auto"/>
            <w:bottom w:val="none" w:sz="0" w:space="0" w:color="auto"/>
            <w:right w:val="none" w:sz="0" w:space="0" w:color="auto"/>
          </w:divBdr>
        </w:div>
        <w:div w:id="1093206790">
          <w:marLeft w:val="480"/>
          <w:marRight w:val="0"/>
          <w:marTop w:val="0"/>
          <w:marBottom w:val="0"/>
          <w:divBdr>
            <w:top w:val="none" w:sz="0" w:space="0" w:color="auto"/>
            <w:left w:val="none" w:sz="0" w:space="0" w:color="auto"/>
            <w:bottom w:val="none" w:sz="0" w:space="0" w:color="auto"/>
            <w:right w:val="none" w:sz="0" w:space="0" w:color="auto"/>
          </w:divBdr>
        </w:div>
        <w:div w:id="1113205776">
          <w:marLeft w:val="480"/>
          <w:marRight w:val="0"/>
          <w:marTop w:val="0"/>
          <w:marBottom w:val="0"/>
          <w:divBdr>
            <w:top w:val="none" w:sz="0" w:space="0" w:color="auto"/>
            <w:left w:val="none" w:sz="0" w:space="0" w:color="auto"/>
            <w:bottom w:val="none" w:sz="0" w:space="0" w:color="auto"/>
            <w:right w:val="none" w:sz="0" w:space="0" w:color="auto"/>
          </w:divBdr>
        </w:div>
        <w:div w:id="1159884775">
          <w:marLeft w:val="480"/>
          <w:marRight w:val="0"/>
          <w:marTop w:val="0"/>
          <w:marBottom w:val="0"/>
          <w:divBdr>
            <w:top w:val="none" w:sz="0" w:space="0" w:color="auto"/>
            <w:left w:val="none" w:sz="0" w:space="0" w:color="auto"/>
            <w:bottom w:val="none" w:sz="0" w:space="0" w:color="auto"/>
            <w:right w:val="none" w:sz="0" w:space="0" w:color="auto"/>
          </w:divBdr>
        </w:div>
        <w:div w:id="1169100768">
          <w:marLeft w:val="480"/>
          <w:marRight w:val="0"/>
          <w:marTop w:val="0"/>
          <w:marBottom w:val="0"/>
          <w:divBdr>
            <w:top w:val="none" w:sz="0" w:space="0" w:color="auto"/>
            <w:left w:val="none" w:sz="0" w:space="0" w:color="auto"/>
            <w:bottom w:val="none" w:sz="0" w:space="0" w:color="auto"/>
            <w:right w:val="none" w:sz="0" w:space="0" w:color="auto"/>
          </w:divBdr>
        </w:div>
        <w:div w:id="1260721244">
          <w:marLeft w:val="480"/>
          <w:marRight w:val="0"/>
          <w:marTop w:val="0"/>
          <w:marBottom w:val="0"/>
          <w:divBdr>
            <w:top w:val="none" w:sz="0" w:space="0" w:color="auto"/>
            <w:left w:val="none" w:sz="0" w:space="0" w:color="auto"/>
            <w:bottom w:val="none" w:sz="0" w:space="0" w:color="auto"/>
            <w:right w:val="none" w:sz="0" w:space="0" w:color="auto"/>
          </w:divBdr>
        </w:div>
        <w:div w:id="1317487781">
          <w:marLeft w:val="480"/>
          <w:marRight w:val="0"/>
          <w:marTop w:val="0"/>
          <w:marBottom w:val="0"/>
          <w:divBdr>
            <w:top w:val="none" w:sz="0" w:space="0" w:color="auto"/>
            <w:left w:val="none" w:sz="0" w:space="0" w:color="auto"/>
            <w:bottom w:val="none" w:sz="0" w:space="0" w:color="auto"/>
            <w:right w:val="none" w:sz="0" w:space="0" w:color="auto"/>
          </w:divBdr>
        </w:div>
        <w:div w:id="1424840851">
          <w:marLeft w:val="480"/>
          <w:marRight w:val="0"/>
          <w:marTop w:val="0"/>
          <w:marBottom w:val="0"/>
          <w:divBdr>
            <w:top w:val="none" w:sz="0" w:space="0" w:color="auto"/>
            <w:left w:val="none" w:sz="0" w:space="0" w:color="auto"/>
            <w:bottom w:val="none" w:sz="0" w:space="0" w:color="auto"/>
            <w:right w:val="none" w:sz="0" w:space="0" w:color="auto"/>
          </w:divBdr>
        </w:div>
        <w:div w:id="1458909731">
          <w:marLeft w:val="480"/>
          <w:marRight w:val="0"/>
          <w:marTop w:val="0"/>
          <w:marBottom w:val="0"/>
          <w:divBdr>
            <w:top w:val="none" w:sz="0" w:space="0" w:color="auto"/>
            <w:left w:val="none" w:sz="0" w:space="0" w:color="auto"/>
            <w:bottom w:val="none" w:sz="0" w:space="0" w:color="auto"/>
            <w:right w:val="none" w:sz="0" w:space="0" w:color="auto"/>
          </w:divBdr>
        </w:div>
        <w:div w:id="1541746272">
          <w:marLeft w:val="480"/>
          <w:marRight w:val="0"/>
          <w:marTop w:val="0"/>
          <w:marBottom w:val="0"/>
          <w:divBdr>
            <w:top w:val="none" w:sz="0" w:space="0" w:color="auto"/>
            <w:left w:val="none" w:sz="0" w:space="0" w:color="auto"/>
            <w:bottom w:val="none" w:sz="0" w:space="0" w:color="auto"/>
            <w:right w:val="none" w:sz="0" w:space="0" w:color="auto"/>
          </w:divBdr>
        </w:div>
        <w:div w:id="1580675305">
          <w:marLeft w:val="480"/>
          <w:marRight w:val="0"/>
          <w:marTop w:val="0"/>
          <w:marBottom w:val="0"/>
          <w:divBdr>
            <w:top w:val="none" w:sz="0" w:space="0" w:color="auto"/>
            <w:left w:val="none" w:sz="0" w:space="0" w:color="auto"/>
            <w:bottom w:val="none" w:sz="0" w:space="0" w:color="auto"/>
            <w:right w:val="none" w:sz="0" w:space="0" w:color="auto"/>
          </w:divBdr>
        </w:div>
        <w:div w:id="1630167092">
          <w:marLeft w:val="480"/>
          <w:marRight w:val="0"/>
          <w:marTop w:val="0"/>
          <w:marBottom w:val="0"/>
          <w:divBdr>
            <w:top w:val="none" w:sz="0" w:space="0" w:color="auto"/>
            <w:left w:val="none" w:sz="0" w:space="0" w:color="auto"/>
            <w:bottom w:val="none" w:sz="0" w:space="0" w:color="auto"/>
            <w:right w:val="none" w:sz="0" w:space="0" w:color="auto"/>
          </w:divBdr>
        </w:div>
        <w:div w:id="1705204943">
          <w:marLeft w:val="480"/>
          <w:marRight w:val="0"/>
          <w:marTop w:val="0"/>
          <w:marBottom w:val="0"/>
          <w:divBdr>
            <w:top w:val="none" w:sz="0" w:space="0" w:color="auto"/>
            <w:left w:val="none" w:sz="0" w:space="0" w:color="auto"/>
            <w:bottom w:val="none" w:sz="0" w:space="0" w:color="auto"/>
            <w:right w:val="none" w:sz="0" w:space="0" w:color="auto"/>
          </w:divBdr>
        </w:div>
        <w:div w:id="1708678118">
          <w:marLeft w:val="480"/>
          <w:marRight w:val="0"/>
          <w:marTop w:val="0"/>
          <w:marBottom w:val="0"/>
          <w:divBdr>
            <w:top w:val="none" w:sz="0" w:space="0" w:color="auto"/>
            <w:left w:val="none" w:sz="0" w:space="0" w:color="auto"/>
            <w:bottom w:val="none" w:sz="0" w:space="0" w:color="auto"/>
            <w:right w:val="none" w:sz="0" w:space="0" w:color="auto"/>
          </w:divBdr>
        </w:div>
        <w:div w:id="1796023542">
          <w:marLeft w:val="480"/>
          <w:marRight w:val="0"/>
          <w:marTop w:val="0"/>
          <w:marBottom w:val="0"/>
          <w:divBdr>
            <w:top w:val="none" w:sz="0" w:space="0" w:color="auto"/>
            <w:left w:val="none" w:sz="0" w:space="0" w:color="auto"/>
            <w:bottom w:val="none" w:sz="0" w:space="0" w:color="auto"/>
            <w:right w:val="none" w:sz="0" w:space="0" w:color="auto"/>
          </w:divBdr>
        </w:div>
        <w:div w:id="1876502869">
          <w:marLeft w:val="480"/>
          <w:marRight w:val="0"/>
          <w:marTop w:val="0"/>
          <w:marBottom w:val="0"/>
          <w:divBdr>
            <w:top w:val="none" w:sz="0" w:space="0" w:color="auto"/>
            <w:left w:val="none" w:sz="0" w:space="0" w:color="auto"/>
            <w:bottom w:val="none" w:sz="0" w:space="0" w:color="auto"/>
            <w:right w:val="none" w:sz="0" w:space="0" w:color="auto"/>
          </w:divBdr>
        </w:div>
        <w:div w:id="1883446467">
          <w:marLeft w:val="480"/>
          <w:marRight w:val="0"/>
          <w:marTop w:val="0"/>
          <w:marBottom w:val="0"/>
          <w:divBdr>
            <w:top w:val="none" w:sz="0" w:space="0" w:color="auto"/>
            <w:left w:val="none" w:sz="0" w:space="0" w:color="auto"/>
            <w:bottom w:val="none" w:sz="0" w:space="0" w:color="auto"/>
            <w:right w:val="none" w:sz="0" w:space="0" w:color="auto"/>
          </w:divBdr>
        </w:div>
        <w:div w:id="1954631394">
          <w:marLeft w:val="480"/>
          <w:marRight w:val="0"/>
          <w:marTop w:val="0"/>
          <w:marBottom w:val="0"/>
          <w:divBdr>
            <w:top w:val="none" w:sz="0" w:space="0" w:color="auto"/>
            <w:left w:val="none" w:sz="0" w:space="0" w:color="auto"/>
            <w:bottom w:val="none" w:sz="0" w:space="0" w:color="auto"/>
            <w:right w:val="none" w:sz="0" w:space="0" w:color="auto"/>
          </w:divBdr>
        </w:div>
        <w:div w:id="1957759584">
          <w:marLeft w:val="480"/>
          <w:marRight w:val="0"/>
          <w:marTop w:val="0"/>
          <w:marBottom w:val="0"/>
          <w:divBdr>
            <w:top w:val="none" w:sz="0" w:space="0" w:color="auto"/>
            <w:left w:val="none" w:sz="0" w:space="0" w:color="auto"/>
            <w:bottom w:val="none" w:sz="0" w:space="0" w:color="auto"/>
            <w:right w:val="none" w:sz="0" w:space="0" w:color="auto"/>
          </w:divBdr>
        </w:div>
        <w:div w:id="1977294824">
          <w:marLeft w:val="480"/>
          <w:marRight w:val="0"/>
          <w:marTop w:val="0"/>
          <w:marBottom w:val="0"/>
          <w:divBdr>
            <w:top w:val="none" w:sz="0" w:space="0" w:color="auto"/>
            <w:left w:val="none" w:sz="0" w:space="0" w:color="auto"/>
            <w:bottom w:val="none" w:sz="0" w:space="0" w:color="auto"/>
            <w:right w:val="none" w:sz="0" w:space="0" w:color="auto"/>
          </w:divBdr>
        </w:div>
        <w:div w:id="2065399451">
          <w:marLeft w:val="480"/>
          <w:marRight w:val="0"/>
          <w:marTop w:val="0"/>
          <w:marBottom w:val="0"/>
          <w:divBdr>
            <w:top w:val="none" w:sz="0" w:space="0" w:color="auto"/>
            <w:left w:val="none" w:sz="0" w:space="0" w:color="auto"/>
            <w:bottom w:val="none" w:sz="0" w:space="0" w:color="auto"/>
            <w:right w:val="none" w:sz="0" w:space="0" w:color="auto"/>
          </w:divBdr>
        </w:div>
        <w:div w:id="2076854540">
          <w:marLeft w:val="480"/>
          <w:marRight w:val="0"/>
          <w:marTop w:val="0"/>
          <w:marBottom w:val="0"/>
          <w:divBdr>
            <w:top w:val="none" w:sz="0" w:space="0" w:color="auto"/>
            <w:left w:val="none" w:sz="0" w:space="0" w:color="auto"/>
            <w:bottom w:val="none" w:sz="0" w:space="0" w:color="auto"/>
            <w:right w:val="none" w:sz="0" w:space="0" w:color="auto"/>
          </w:divBdr>
        </w:div>
        <w:div w:id="2110615691">
          <w:marLeft w:val="480"/>
          <w:marRight w:val="0"/>
          <w:marTop w:val="0"/>
          <w:marBottom w:val="0"/>
          <w:divBdr>
            <w:top w:val="none" w:sz="0" w:space="0" w:color="auto"/>
            <w:left w:val="none" w:sz="0" w:space="0" w:color="auto"/>
            <w:bottom w:val="none" w:sz="0" w:space="0" w:color="auto"/>
            <w:right w:val="none" w:sz="0" w:space="0" w:color="auto"/>
          </w:divBdr>
        </w:div>
        <w:div w:id="2120565442">
          <w:marLeft w:val="480"/>
          <w:marRight w:val="0"/>
          <w:marTop w:val="0"/>
          <w:marBottom w:val="0"/>
          <w:divBdr>
            <w:top w:val="none" w:sz="0" w:space="0" w:color="auto"/>
            <w:left w:val="none" w:sz="0" w:space="0" w:color="auto"/>
            <w:bottom w:val="none" w:sz="0" w:space="0" w:color="auto"/>
            <w:right w:val="none" w:sz="0" w:space="0" w:color="auto"/>
          </w:divBdr>
        </w:div>
      </w:divsChild>
    </w:div>
    <w:div w:id="1338775451">
      <w:marLeft w:val="480"/>
      <w:marRight w:val="0"/>
      <w:marTop w:val="0"/>
      <w:marBottom w:val="0"/>
      <w:divBdr>
        <w:top w:val="none" w:sz="0" w:space="0" w:color="auto"/>
        <w:left w:val="none" w:sz="0" w:space="0" w:color="auto"/>
        <w:bottom w:val="none" w:sz="0" w:space="0" w:color="auto"/>
        <w:right w:val="none" w:sz="0" w:space="0" w:color="auto"/>
      </w:divBdr>
    </w:div>
    <w:div w:id="1340277094">
      <w:marLeft w:val="480"/>
      <w:marRight w:val="0"/>
      <w:marTop w:val="0"/>
      <w:marBottom w:val="0"/>
      <w:divBdr>
        <w:top w:val="none" w:sz="0" w:space="0" w:color="auto"/>
        <w:left w:val="none" w:sz="0" w:space="0" w:color="auto"/>
        <w:bottom w:val="none" w:sz="0" w:space="0" w:color="auto"/>
        <w:right w:val="none" w:sz="0" w:space="0" w:color="auto"/>
      </w:divBdr>
    </w:div>
    <w:div w:id="1340279765">
      <w:bodyDiv w:val="1"/>
      <w:marLeft w:val="0"/>
      <w:marRight w:val="0"/>
      <w:marTop w:val="0"/>
      <w:marBottom w:val="0"/>
      <w:divBdr>
        <w:top w:val="none" w:sz="0" w:space="0" w:color="auto"/>
        <w:left w:val="none" w:sz="0" w:space="0" w:color="auto"/>
        <w:bottom w:val="none" w:sz="0" w:space="0" w:color="auto"/>
        <w:right w:val="none" w:sz="0" w:space="0" w:color="auto"/>
      </w:divBdr>
    </w:div>
    <w:div w:id="1341354766">
      <w:bodyDiv w:val="1"/>
      <w:marLeft w:val="0"/>
      <w:marRight w:val="0"/>
      <w:marTop w:val="0"/>
      <w:marBottom w:val="0"/>
      <w:divBdr>
        <w:top w:val="none" w:sz="0" w:space="0" w:color="auto"/>
        <w:left w:val="none" w:sz="0" w:space="0" w:color="auto"/>
        <w:bottom w:val="none" w:sz="0" w:space="0" w:color="auto"/>
        <w:right w:val="none" w:sz="0" w:space="0" w:color="auto"/>
      </w:divBdr>
    </w:div>
    <w:div w:id="1342395255">
      <w:marLeft w:val="480"/>
      <w:marRight w:val="0"/>
      <w:marTop w:val="0"/>
      <w:marBottom w:val="0"/>
      <w:divBdr>
        <w:top w:val="none" w:sz="0" w:space="0" w:color="auto"/>
        <w:left w:val="none" w:sz="0" w:space="0" w:color="auto"/>
        <w:bottom w:val="none" w:sz="0" w:space="0" w:color="auto"/>
        <w:right w:val="none" w:sz="0" w:space="0" w:color="auto"/>
      </w:divBdr>
    </w:div>
    <w:div w:id="1346634780">
      <w:marLeft w:val="480"/>
      <w:marRight w:val="0"/>
      <w:marTop w:val="0"/>
      <w:marBottom w:val="0"/>
      <w:divBdr>
        <w:top w:val="none" w:sz="0" w:space="0" w:color="auto"/>
        <w:left w:val="none" w:sz="0" w:space="0" w:color="auto"/>
        <w:bottom w:val="none" w:sz="0" w:space="0" w:color="auto"/>
        <w:right w:val="none" w:sz="0" w:space="0" w:color="auto"/>
      </w:divBdr>
    </w:div>
    <w:div w:id="1346782933">
      <w:marLeft w:val="640"/>
      <w:marRight w:val="0"/>
      <w:marTop w:val="0"/>
      <w:marBottom w:val="0"/>
      <w:divBdr>
        <w:top w:val="none" w:sz="0" w:space="0" w:color="auto"/>
        <w:left w:val="none" w:sz="0" w:space="0" w:color="auto"/>
        <w:bottom w:val="none" w:sz="0" w:space="0" w:color="auto"/>
        <w:right w:val="none" w:sz="0" w:space="0" w:color="auto"/>
      </w:divBdr>
    </w:div>
    <w:div w:id="1346790003">
      <w:marLeft w:val="480"/>
      <w:marRight w:val="0"/>
      <w:marTop w:val="0"/>
      <w:marBottom w:val="0"/>
      <w:divBdr>
        <w:top w:val="none" w:sz="0" w:space="0" w:color="auto"/>
        <w:left w:val="none" w:sz="0" w:space="0" w:color="auto"/>
        <w:bottom w:val="none" w:sz="0" w:space="0" w:color="auto"/>
        <w:right w:val="none" w:sz="0" w:space="0" w:color="auto"/>
      </w:divBdr>
    </w:div>
    <w:div w:id="1349679555">
      <w:marLeft w:val="480"/>
      <w:marRight w:val="0"/>
      <w:marTop w:val="0"/>
      <w:marBottom w:val="0"/>
      <w:divBdr>
        <w:top w:val="none" w:sz="0" w:space="0" w:color="auto"/>
        <w:left w:val="none" w:sz="0" w:space="0" w:color="auto"/>
        <w:bottom w:val="none" w:sz="0" w:space="0" w:color="auto"/>
        <w:right w:val="none" w:sz="0" w:space="0" w:color="auto"/>
      </w:divBdr>
    </w:div>
    <w:div w:id="1350718690">
      <w:bodyDiv w:val="1"/>
      <w:marLeft w:val="0"/>
      <w:marRight w:val="0"/>
      <w:marTop w:val="0"/>
      <w:marBottom w:val="0"/>
      <w:divBdr>
        <w:top w:val="none" w:sz="0" w:space="0" w:color="auto"/>
        <w:left w:val="none" w:sz="0" w:space="0" w:color="auto"/>
        <w:bottom w:val="none" w:sz="0" w:space="0" w:color="auto"/>
        <w:right w:val="none" w:sz="0" w:space="0" w:color="auto"/>
      </w:divBdr>
      <w:divsChild>
        <w:div w:id="524951897">
          <w:marLeft w:val="480"/>
          <w:marRight w:val="0"/>
          <w:marTop w:val="0"/>
          <w:marBottom w:val="0"/>
          <w:divBdr>
            <w:top w:val="none" w:sz="0" w:space="0" w:color="auto"/>
            <w:left w:val="none" w:sz="0" w:space="0" w:color="auto"/>
            <w:bottom w:val="none" w:sz="0" w:space="0" w:color="auto"/>
            <w:right w:val="none" w:sz="0" w:space="0" w:color="auto"/>
          </w:divBdr>
        </w:div>
        <w:div w:id="539248660">
          <w:marLeft w:val="480"/>
          <w:marRight w:val="0"/>
          <w:marTop w:val="0"/>
          <w:marBottom w:val="0"/>
          <w:divBdr>
            <w:top w:val="none" w:sz="0" w:space="0" w:color="auto"/>
            <w:left w:val="none" w:sz="0" w:space="0" w:color="auto"/>
            <w:bottom w:val="none" w:sz="0" w:space="0" w:color="auto"/>
            <w:right w:val="none" w:sz="0" w:space="0" w:color="auto"/>
          </w:divBdr>
        </w:div>
        <w:div w:id="729499250">
          <w:marLeft w:val="480"/>
          <w:marRight w:val="0"/>
          <w:marTop w:val="0"/>
          <w:marBottom w:val="0"/>
          <w:divBdr>
            <w:top w:val="none" w:sz="0" w:space="0" w:color="auto"/>
            <w:left w:val="none" w:sz="0" w:space="0" w:color="auto"/>
            <w:bottom w:val="none" w:sz="0" w:space="0" w:color="auto"/>
            <w:right w:val="none" w:sz="0" w:space="0" w:color="auto"/>
          </w:divBdr>
        </w:div>
        <w:div w:id="841899334">
          <w:marLeft w:val="480"/>
          <w:marRight w:val="0"/>
          <w:marTop w:val="0"/>
          <w:marBottom w:val="0"/>
          <w:divBdr>
            <w:top w:val="none" w:sz="0" w:space="0" w:color="auto"/>
            <w:left w:val="none" w:sz="0" w:space="0" w:color="auto"/>
            <w:bottom w:val="none" w:sz="0" w:space="0" w:color="auto"/>
            <w:right w:val="none" w:sz="0" w:space="0" w:color="auto"/>
          </w:divBdr>
        </w:div>
        <w:div w:id="1052999370">
          <w:marLeft w:val="480"/>
          <w:marRight w:val="0"/>
          <w:marTop w:val="0"/>
          <w:marBottom w:val="0"/>
          <w:divBdr>
            <w:top w:val="none" w:sz="0" w:space="0" w:color="auto"/>
            <w:left w:val="none" w:sz="0" w:space="0" w:color="auto"/>
            <w:bottom w:val="none" w:sz="0" w:space="0" w:color="auto"/>
            <w:right w:val="none" w:sz="0" w:space="0" w:color="auto"/>
          </w:divBdr>
        </w:div>
        <w:div w:id="1346904500">
          <w:marLeft w:val="480"/>
          <w:marRight w:val="0"/>
          <w:marTop w:val="0"/>
          <w:marBottom w:val="0"/>
          <w:divBdr>
            <w:top w:val="none" w:sz="0" w:space="0" w:color="auto"/>
            <w:left w:val="none" w:sz="0" w:space="0" w:color="auto"/>
            <w:bottom w:val="none" w:sz="0" w:space="0" w:color="auto"/>
            <w:right w:val="none" w:sz="0" w:space="0" w:color="auto"/>
          </w:divBdr>
        </w:div>
        <w:div w:id="1367632629">
          <w:marLeft w:val="480"/>
          <w:marRight w:val="0"/>
          <w:marTop w:val="0"/>
          <w:marBottom w:val="0"/>
          <w:divBdr>
            <w:top w:val="none" w:sz="0" w:space="0" w:color="auto"/>
            <w:left w:val="none" w:sz="0" w:space="0" w:color="auto"/>
            <w:bottom w:val="none" w:sz="0" w:space="0" w:color="auto"/>
            <w:right w:val="none" w:sz="0" w:space="0" w:color="auto"/>
          </w:divBdr>
        </w:div>
        <w:div w:id="1495142066">
          <w:marLeft w:val="480"/>
          <w:marRight w:val="0"/>
          <w:marTop w:val="0"/>
          <w:marBottom w:val="0"/>
          <w:divBdr>
            <w:top w:val="none" w:sz="0" w:space="0" w:color="auto"/>
            <w:left w:val="none" w:sz="0" w:space="0" w:color="auto"/>
            <w:bottom w:val="none" w:sz="0" w:space="0" w:color="auto"/>
            <w:right w:val="none" w:sz="0" w:space="0" w:color="auto"/>
          </w:divBdr>
        </w:div>
        <w:div w:id="1513642082">
          <w:marLeft w:val="480"/>
          <w:marRight w:val="0"/>
          <w:marTop w:val="0"/>
          <w:marBottom w:val="0"/>
          <w:divBdr>
            <w:top w:val="none" w:sz="0" w:space="0" w:color="auto"/>
            <w:left w:val="none" w:sz="0" w:space="0" w:color="auto"/>
            <w:bottom w:val="none" w:sz="0" w:space="0" w:color="auto"/>
            <w:right w:val="none" w:sz="0" w:space="0" w:color="auto"/>
          </w:divBdr>
        </w:div>
        <w:div w:id="1621915392">
          <w:marLeft w:val="480"/>
          <w:marRight w:val="0"/>
          <w:marTop w:val="0"/>
          <w:marBottom w:val="0"/>
          <w:divBdr>
            <w:top w:val="none" w:sz="0" w:space="0" w:color="auto"/>
            <w:left w:val="none" w:sz="0" w:space="0" w:color="auto"/>
            <w:bottom w:val="none" w:sz="0" w:space="0" w:color="auto"/>
            <w:right w:val="none" w:sz="0" w:space="0" w:color="auto"/>
          </w:divBdr>
        </w:div>
        <w:div w:id="1746489518">
          <w:marLeft w:val="480"/>
          <w:marRight w:val="0"/>
          <w:marTop w:val="0"/>
          <w:marBottom w:val="0"/>
          <w:divBdr>
            <w:top w:val="none" w:sz="0" w:space="0" w:color="auto"/>
            <w:left w:val="none" w:sz="0" w:space="0" w:color="auto"/>
            <w:bottom w:val="none" w:sz="0" w:space="0" w:color="auto"/>
            <w:right w:val="none" w:sz="0" w:space="0" w:color="auto"/>
          </w:divBdr>
        </w:div>
        <w:div w:id="1867283325">
          <w:marLeft w:val="480"/>
          <w:marRight w:val="0"/>
          <w:marTop w:val="0"/>
          <w:marBottom w:val="0"/>
          <w:divBdr>
            <w:top w:val="none" w:sz="0" w:space="0" w:color="auto"/>
            <w:left w:val="none" w:sz="0" w:space="0" w:color="auto"/>
            <w:bottom w:val="none" w:sz="0" w:space="0" w:color="auto"/>
            <w:right w:val="none" w:sz="0" w:space="0" w:color="auto"/>
          </w:divBdr>
        </w:div>
        <w:div w:id="1944917843">
          <w:marLeft w:val="480"/>
          <w:marRight w:val="0"/>
          <w:marTop w:val="0"/>
          <w:marBottom w:val="0"/>
          <w:divBdr>
            <w:top w:val="none" w:sz="0" w:space="0" w:color="auto"/>
            <w:left w:val="none" w:sz="0" w:space="0" w:color="auto"/>
            <w:bottom w:val="none" w:sz="0" w:space="0" w:color="auto"/>
            <w:right w:val="none" w:sz="0" w:space="0" w:color="auto"/>
          </w:divBdr>
        </w:div>
        <w:div w:id="2069647420">
          <w:marLeft w:val="480"/>
          <w:marRight w:val="0"/>
          <w:marTop w:val="0"/>
          <w:marBottom w:val="0"/>
          <w:divBdr>
            <w:top w:val="none" w:sz="0" w:space="0" w:color="auto"/>
            <w:left w:val="none" w:sz="0" w:space="0" w:color="auto"/>
            <w:bottom w:val="none" w:sz="0" w:space="0" w:color="auto"/>
            <w:right w:val="none" w:sz="0" w:space="0" w:color="auto"/>
          </w:divBdr>
        </w:div>
        <w:div w:id="2098940328">
          <w:marLeft w:val="480"/>
          <w:marRight w:val="0"/>
          <w:marTop w:val="0"/>
          <w:marBottom w:val="0"/>
          <w:divBdr>
            <w:top w:val="none" w:sz="0" w:space="0" w:color="auto"/>
            <w:left w:val="none" w:sz="0" w:space="0" w:color="auto"/>
            <w:bottom w:val="none" w:sz="0" w:space="0" w:color="auto"/>
            <w:right w:val="none" w:sz="0" w:space="0" w:color="auto"/>
          </w:divBdr>
        </w:div>
        <w:div w:id="2107530413">
          <w:marLeft w:val="480"/>
          <w:marRight w:val="0"/>
          <w:marTop w:val="0"/>
          <w:marBottom w:val="0"/>
          <w:divBdr>
            <w:top w:val="none" w:sz="0" w:space="0" w:color="auto"/>
            <w:left w:val="none" w:sz="0" w:space="0" w:color="auto"/>
            <w:bottom w:val="none" w:sz="0" w:space="0" w:color="auto"/>
            <w:right w:val="none" w:sz="0" w:space="0" w:color="auto"/>
          </w:divBdr>
        </w:div>
      </w:divsChild>
    </w:div>
    <w:div w:id="1351760034">
      <w:marLeft w:val="480"/>
      <w:marRight w:val="0"/>
      <w:marTop w:val="0"/>
      <w:marBottom w:val="0"/>
      <w:divBdr>
        <w:top w:val="none" w:sz="0" w:space="0" w:color="auto"/>
        <w:left w:val="none" w:sz="0" w:space="0" w:color="auto"/>
        <w:bottom w:val="none" w:sz="0" w:space="0" w:color="auto"/>
        <w:right w:val="none" w:sz="0" w:space="0" w:color="auto"/>
      </w:divBdr>
    </w:div>
    <w:div w:id="1353262385">
      <w:bodyDiv w:val="1"/>
      <w:marLeft w:val="0"/>
      <w:marRight w:val="0"/>
      <w:marTop w:val="0"/>
      <w:marBottom w:val="0"/>
      <w:divBdr>
        <w:top w:val="none" w:sz="0" w:space="0" w:color="auto"/>
        <w:left w:val="none" w:sz="0" w:space="0" w:color="auto"/>
        <w:bottom w:val="none" w:sz="0" w:space="0" w:color="auto"/>
        <w:right w:val="none" w:sz="0" w:space="0" w:color="auto"/>
      </w:divBdr>
    </w:div>
    <w:div w:id="1353804866">
      <w:marLeft w:val="480"/>
      <w:marRight w:val="0"/>
      <w:marTop w:val="0"/>
      <w:marBottom w:val="0"/>
      <w:divBdr>
        <w:top w:val="none" w:sz="0" w:space="0" w:color="auto"/>
        <w:left w:val="none" w:sz="0" w:space="0" w:color="auto"/>
        <w:bottom w:val="none" w:sz="0" w:space="0" w:color="auto"/>
        <w:right w:val="none" w:sz="0" w:space="0" w:color="auto"/>
      </w:divBdr>
    </w:div>
    <w:div w:id="1355426300">
      <w:bodyDiv w:val="1"/>
      <w:marLeft w:val="0"/>
      <w:marRight w:val="0"/>
      <w:marTop w:val="0"/>
      <w:marBottom w:val="0"/>
      <w:divBdr>
        <w:top w:val="none" w:sz="0" w:space="0" w:color="auto"/>
        <w:left w:val="none" w:sz="0" w:space="0" w:color="auto"/>
        <w:bottom w:val="none" w:sz="0" w:space="0" w:color="auto"/>
        <w:right w:val="none" w:sz="0" w:space="0" w:color="auto"/>
      </w:divBdr>
    </w:div>
    <w:div w:id="1356275374">
      <w:marLeft w:val="480"/>
      <w:marRight w:val="0"/>
      <w:marTop w:val="0"/>
      <w:marBottom w:val="0"/>
      <w:divBdr>
        <w:top w:val="none" w:sz="0" w:space="0" w:color="auto"/>
        <w:left w:val="none" w:sz="0" w:space="0" w:color="auto"/>
        <w:bottom w:val="none" w:sz="0" w:space="0" w:color="auto"/>
        <w:right w:val="none" w:sz="0" w:space="0" w:color="auto"/>
      </w:divBdr>
    </w:div>
    <w:div w:id="1357196106">
      <w:marLeft w:val="480"/>
      <w:marRight w:val="0"/>
      <w:marTop w:val="0"/>
      <w:marBottom w:val="0"/>
      <w:divBdr>
        <w:top w:val="none" w:sz="0" w:space="0" w:color="auto"/>
        <w:left w:val="none" w:sz="0" w:space="0" w:color="auto"/>
        <w:bottom w:val="none" w:sz="0" w:space="0" w:color="auto"/>
        <w:right w:val="none" w:sz="0" w:space="0" w:color="auto"/>
      </w:divBdr>
    </w:div>
    <w:div w:id="1357199323">
      <w:marLeft w:val="480"/>
      <w:marRight w:val="0"/>
      <w:marTop w:val="0"/>
      <w:marBottom w:val="0"/>
      <w:divBdr>
        <w:top w:val="none" w:sz="0" w:space="0" w:color="auto"/>
        <w:left w:val="none" w:sz="0" w:space="0" w:color="auto"/>
        <w:bottom w:val="none" w:sz="0" w:space="0" w:color="auto"/>
        <w:right w:val="none" w:sz="0" w:space="0" w:color="auto"/>
      </w:divBdr>
    </w:div>
    <w:div w:id="1360352318">
      <w:marLeft w:val="480"/>
      <w:marRight w:val="0"/>
      <w:marTop w:val="0"/>
      <w:marBottom w:val="0"/>
      <w:divBdr>
        <w:top w:val="none" w:sz="0" w:space="0" w:color="auto"/>
        <w:left w:val="none" w:sz="0" w:space="0" w:color="auto"/>
        <w:bottom w:val="none" w:sz="0" w:space="0" w:color="auto"/>
        <w:right w:val="none" w:sz="0" w:space="0" w:color="auto"/>
      </w:divBdr>
    </w:div>
    <w:div w:id="1363626909">
      <w:bodyDiv w:val="1"/>
      <w:marLeft w:val="0"/>
      <w:marRight w:val="0"/>
      <w:marTop w:val="0"/>
      <w:marBottom w:val="0"/>
      <w:divBdr>
        <w:top w:val="none" w:sz="0" w:space="0" w:color="auto"/>
        <w:left w:val="none" w:sz="0" w:space="0" w:color="auto"/>
        <w:bottom w:val="none" w:sz="0" w:space="0" w:color="auto"/>
        <w:right w:val="none" w:sz="0" w:space="0" w:color="auto"/>
      </w:divBdr>
      <w:divsChild>
        <w:div w:id="641811288">
          <w:marLeft w:val="640"/>
          <w:marRight w:val="0"/>
          <w:marTop w:val="0"/>
          <w:marBottom w:val="0"/>
          <w:divBdr>
            <w:top w:val="none" w:sz="0" w:space="0" w:color="auto"/>
            <w:left w:val="none" w:sz="0" w:space="0" w:color="auto"/>
            <w:bottom w:val="none" w:sz="0" w:space="0" w:color="auto"/>
            <w:right w:val="none" w:sz="0" w:space="0" w:color="auto"/>
          </w:divBdr>
        </w:div>
        <w:div w:id="482162647">
          <w:marLeft w:val="640"/>
          <w:marRight w:val="0"/>
          <w:marTop w:val="0"/>
          <w:marBottom w:val="0"/>
          <w:divBdr>
            <w:top w:val="none" w:sz="0" w:space="0" w:color="auto"/>
            <w:left w:val="none" w:sz="0" w:space="0" w:color="auto"/>
            <w:bottom w:val="none" w:sz="0" w:space="0" w:color="auto"/>
            <w:right w:val="none" w:sz="0" w:space="0" w:color="auto"/>
          </w:divBdr>
        </w:div>
        <w:div w:id="894244926">
          <w:marLeft w:val="640"/>
          <w:marRight w:val="0"/>
          <w:marTop w:val="0"/>
          <w:marBottom w:val="0"/>
          <w:divBdr>
            <w:top w:val="none" w:sz="0" w:space="0" w:color="auto"/>
            <w:left w:val="none" w:sz="0" w:space="0" w:color="auto"/>
            <w:bottom w:val="none" w:sz="0" w:space="0" w:color="auto"/>
            <w:right w:val="none" w:sz="0" w:space="0" w:color="auto"/>
          </w:divBdr>
        </w:div>
        <w:div w:id="296689751">
          <w:marLeft w:val="640"/>
          <w:marRight w:val="0"/>
          <w:marTop w:val="0"/>
          <w:marBottom w:val="0"/>
          <w:divBdr>
            <w:top w:val="none" w:sz="0" w:space="0" w:color="auto"/>
            <w:left w:val="none" w:sz="0" w:space="0" w:color="auto"/>
            <w:bottom w:val="none" w:sz="0" w:space="0" w:color="auto"/>
            <w:right w:val="none" w:sz="0" w:space="0" w:color="auto"/>
          </w:divBdr>
        </w:div>
        <w:div w:id="1595437600">
          <w:marLeft w:val="640"/>
          <w:marRight w:val="0"/>
          <w:marTop w:val="0"/>
          <w:marBottom w:val="0"/>
          <w:divBdr>
            <w:top w:val="none" w:sz="0" w:space="0" w:color="auto"/>
            <w:left w:val="none" w:sz="0" w:space="0" w:color="auto"/>
            <w:bottom w:val="none" w:sz="0" w:space="0" w:color="auto"/>
            <w:right w:val="none" w:sz="0" w:space="0" w:color="auto"/>
          </w:divBdr>
        </w:div>
        <w:div w:id="162626260">
          <w:marLeft w:val="640"/>
          <w:marRight w:val="0"/>
          <w:marTop w:val="0"/>
          <w:marBottom w:val="0"/>
          <w:divBdr>
            <w:top w:val="none" w:sz="0" w:space="0" w:color="auto"/>
            <w:left w:val="none" w:sz="0" w:space="0" w:color="auto"/>
            <w:bottom w:val="none" w:sz="0" w:space="0" w:color="auto"/>
            <w:right w:val="none" w:sz="0" w:space="0" w:color="auto"/>
          </w:divBdr>
        </w:div>
        <w:div w:id="820075634">
          <w:marLeft w:val="640"/>
          <w:marRight w:val="0"/>
          <w:marTop w:val="0"/>
          <w:marBottom w:val="0"/>
          <w:divBdr>
            <w:top w:val="none" w:sz="0" w:space="0" w:color="auto"/>
            <w:left w:val="none" w:sz="0" w:space="0" w:color="auto"/>
            <w:bottom w:val="none" w:sz="0" w:space="0" w:color="auto"/>
            <w:right w:val="none" w:sz="0" w:space="0" w:color="auto"/>
          </w:divBdr>
        </w:div>
        <w:div w:id="884176263">
          <w:marLeft w:val="640"/>
          <w:marRight w:val="0"/>
          <w:marTop w:val="0"/>
          <w:marBottom w:val="0"/>
          <w:divBdr>
            <w:top w:val="none" w:sz="0" w:space="0" w:color="auto"/>
            <w:left w:val="none" w:sz="0" w:space="0" w:color="auto"/>
            <w:bottom w:val="none" w:sz="0" w:space="0" w:color="auto"/>
            <w:right w:val="none" w:sz="0" w:space="0" w:color="auto"/>
          </w:divBdr>
        </w:div>
        <w:div w:id="2042126761">
          <w:marLeft w:val="640"/>
          <w:marRight w:val="0"/>
          <w:marTop w:val="0"/>
          <w:marBottom w:val="0"/>
          <w:divBdr>
            <w:top w:val="none" w:sz="0" w:space="0" w:color="auto"/>
            <w:left w:val="none" w:sz="0" w:space="0" w:color="auto"/>
            <w:bottom w:val="none" w:sz="0" w:space="0" w:color="auto"/>
            <w:right w:val="none" w:sz="0" w:space="0" w:color="auto"/>
          </w:divBdr>
        </w:div>
        <w:div w:id="55783025">
          <w:marLeft w:val="640"/>
          <w:marRight w:val="0"/>
          <w:marTop w:val="0"/>
          <w:marBottom w:val="0"/>
          <w:divBdr>
            <w:top w:val="none" w:sz="0" w:space="0" w:color="auto"/>
            <w:left w:val="none" w:sz="0" w:space="0" w:color="auto"/>
            <w:bottom w:val="none" w:sz="0" w:space="0" w:color="auto"/>
            <w:right w:val="none" w:sz="0" w:space="0" w:color="auto"/>
          </w:divBdr>
        </w:div>
        <w:div w:id="297416481">
          <w:marLeft w:val="640"/>
          <w:marRight w:val="0"/>
          <w:marTop w:val="0"/>
          <w:marBottom w:val="0"/>
          <w:divBdr>
            <w:top w:val="none" w:sz="0" w:space="0" w:color="auto"/>
            <w:left w:val="none" w:sz="0" w:space="0" w:color="auto"/>
            <w:bottom w:val="none" w:sz="0" w:space="0" w:color="auto"/>
            <w:right w:val="none" w:sz="0" w:space="0" w:color="auto"/>
          </w:divBdr>
        </w:div>
        <w:div w:id="1249728742">
          <w:marLeft w:val="640"/>
          <w:marRight w:val="0"/>
          <w:marTop w:val="0"/>
          <w:marBottom w:val="0"/>
          <w:divBdr>
            <w:top w:val="none" w:sz="0" w:space="0" w:color="auto"/>
            <w:left w:val="none" w:sz="0" w:space="0" w:color="auto"/>
            <w:bottom w:val="none" w:sz="0" w:space="0" w:color="auto"/>
            <w:right w:val="none" w:sz="0" w:space="0" w:color="auto"/>
          </w:divBdr>
        </w:div>
        <w:div w:id="1913005665">
          <w:marLeft w:val="640"/>
          <w:marRight w:val="0"/>
          <w:marTop w:val="0"/>
          <w:marBottom w:val="0"/>
          <w:divBdr>
            <w:top w:val="none" w:sz="0" w:space="0" w:color="auto"/>
            <w:left w:val="none" w:sz="0" w:space="0" w:color="auto"/>
            <w:bottom w:val="none" w:sz="0" w:space="0" w:color="auto"/>
            <w:right w:val="none" w:sz="0" w:space="0" w:color="auto"/>
          </w:divBdr>
        </w:div>
        <w:div w:id="1704942290">
          <w:marLeft w:val="640"/>
          <w:marRight w:val="0"/>
          <w:marTop w:val="0"/>
          <w:marBottom w:val="0"/>
          <w:divBdr>
            <w:top w:val="none" w:sz="0" w:space="0" w:color="auto"/>
            <w:left w:val="none" w:sz="0" w:space="0" w:color="auto"/>
            <w:bottom w:val="none" w:sz="0" w:space="0" w:color="auto"/>
            <w:right w:val="none" w:sz="0" w:space="0" w:color="auto"/>
          </w:divBdr>
        </w:div>
        <w:div w:id="2129423419">
          <w:marLeft w:val="640"/>
          <w:marRight w:val="0"/>
          <w:marTop w:val="0"/>
          <w:marBottom w:val="0"/>
          <w:divBdr>
            <w:top w:val="none" w:sz="0" w:space="0" w:color="auto"/>
            <w:left w:val="none" w:sz="0" w:space="0" w:color="auto"/>
            <w:bottom w:val="none" w:sz="0" w:space="0" w:color="auto"/>
            <w:right w:val="none" w:sz="0" w:space="0" w:color="auto"/>
          </w:divBdr>
        </w:div>
        <w:div w:id="309016721">
          <w:marLeft w:val="640"/>
          <w:marRight w:val="0"/>
          <w:marTop w:val="0"/>
          <w:marBottom w:val="0"/>
          <w:divBdr>
            <w:top w:val="none" w:sz="0" w:space="0" w:color="auto"/>
            <w:left w:val="none" w:sz="0" w:space="0" w:color="auto"/>
            <w:bottom w:val="none" w:sz="0" w:space="0" w:color="auto"/>
            <w:right w:val="none" w:sz="0" w:space="0" w:color="auto"/>
          </w:divBdr>
        </w:div>
        <w:div w:id="1933664518">
          <w:marLeft w:val="640"/>
          <w:marRight w:val="0"/>
          <w:marTop w:val="0"/>
          <w:marBottom w:val="0"/>
          <w:divBdr>
            <w:top w:val="none" w:sz="0" w:space="0" w:color="auto"/>
            <w:left w:val="none" w:sz="0" w:space="0" w:color="auto"/>
            <w:bottom w:val="none" w:sz="0" w:space="0" w:color="auto"/>
            <w:right w:val="none" w:sz="0" w:space="0" w:color="auto"/>
          </w:divBdr>
        </w:div>
        <w:div w:id="494227754">
          <w:marLeft w:val="640"/>
          <w:marRight w:val="0"/>
          <w:marTop w:val="0"/>
          <w:marBottom w:val="0"/>
          <w:divBdr>
            <w:top w:val="none" w:sz="0" w:space="0" w:color="auto"/>
            <w:left w:val="none" w:sz="0" w:space="0" w:color="auto"/>
            <w:bottom w:val="none" w:sz="0" w:space="0" w:color="auto"/>
            <w:right w:val="none" w:sz="0" w:space="0" w:color="auto"/>
          </w:divBdr>
        </w:div>
        <w:div w:id="932202551">
          <w:marLeft w:val="640"/>
          <w:marRight w:val="0"/>
          <w:marTop w:val="0"/>
          <w:marBottom w:val="0"/>
          <w:divBdr>
            <w:top w:val="none" w:sz="0" w:space="0" w:color="auto"/>
            <w:left w:val="none" w:sz="0" w:space="0" w:color="auto"/>
            <w:bottom w:val="none" w:sz="0" w:space="0" w:color="auto"/>
            <w:right w:val="none" w:sz="0" w:space="0" w:color="auto"/>
          </w:divBdr>
        </w:div>
        <w:div w:id="635993004">
          <w:marLeft w:val="640"/>
          <w:marRight w:val="0"/>
          <w:marTop w:val="0"/>
          <w:marBottom w:val="0"/>
          <w:divBdr>
            <w:top w:val="none" w:sz="0" w:space="0" w:color="auto"/>
            <w:left w:val="none" w:sz="0" w:space="0" w:color="auto"/>
            <w:bottom w:val="none" w:sz="0" w:space="0" w:color="auto"/>
            <w:right w:val="none" w:sz="0" w:space="0" w:color="auto"/>
          </w:divBdr>
        </w:div>
        <w:div w:id="1660423994">
          <w:marLeft w:val="640"/>
          <w:marRight w:val="0"/>
          <w:marTop w:val="0"/>
          <w:marBottom w:val="0"/>
          <w:divBdr>
            <w:top w:val="none" w:sz="0" w:space="0" w:color="auto"/>
            <w:left w:val="none" w:sz="0" w:space="0" w:color="auto"/>
            <w:bottom w:val="none" w:sz="0" w:space="0" w:color="auto"/>
            <w:right w:val="none" w:sz="0" w:space="0" w:color="auto"/>
          </w:divBdr>
        </w:div>
        <w:div w:id="663751752">
          <w:marLeft w:val="640"/>
          <w:marRight w:val="0"/>
          <w:marTop w:val="0"/>
          <w:marBottom w:val="0"/>
          <w:divBdr>
            <w:top w:val="none" w:sz="0" w:space="0" w:color="auto"/>
            <w:left w:val="none" w:sz="0" w:space="0" w:color="auto"/>
            <w:bottom w:val="none" w:sz="0" w:space="0" w:color="auto"/>
            <w:right w:val="none" w:sz="0" w:space="0" w:color="auto"/>
          </w:divBdr>
        </w:div>
        <w:div w:id="124667087">
          <w:marLeft w:val="640"/>
          <w:marRight w:val="0"/>
          <w:marTop w:val="0"/>
          <w:marBottom w:val="0"/>
          <w:divBdr>
            <w:top w:val="none" w:sz="0" w:space="0" w:color="auto"/>
            <w:left w:val="none" w:sz="0" w:space="0" w:color="auto"/>
            <w:bottom w:val="none" w:sz="0" w:space="0" w:color="auto"/>
            <w:right w:val="none" w:sz="0" w:space="0" w:color="auto"/>
          </w:divBdr>
        </w:div>
        <w:div w:id="212696714">
          <w:marLeft w:val="640"/>
          <w:marRight w:val="0"/>
          <w:marTop w:val="0"/>
          <w:marBottom w:val="0"/>
          <w:divBdr>
            <w:top w:val="none" w:sz="0" w:space="0" w:color="auto"/>
            <w:left w:val="none" w:sz="0" w:space="0" w:color="auto"/>
            <w:bottom w:val="none" w:sz="0" w:space="0" w:color="auto"/>
            <w:right w:val="none" w:sz="0" w:space="0" w:color="auto"/>
          </w:divBdr>
        </w:div>
        <w:div w:id="2079668577">
          <w:marLeft w:val="640"/>
          <w:marRight w:val="0"/>
          <w:marTop w:val="0"/>
          <w:marBottom w:val="0"/>
          <w:divBdr>
            <w:top w:val="none" w:sz="0" w:space="0" w:color="auto"/>
            <w:left w:val="none" w:sz="0" w:space="0" w:color="auto"/>
            <w:bottom w:val="none" w:sz="0" w:space="0" w:color="auto"/>
            <w:right w:val="none" w:sz="0" w:space="0" w:color="auto"/>
          </w:divBdr>
        </w:div>
        <w:div w:id="1401095376">
          <w:marLeft w:val="640"/>
          <w:marRight w:val="0"/>
          <w:marTop w:val="0"/>
          <w:marBottom w:val="0"/>
          <w:divBdr>
            <w:top w:val="none" w:sz="0" w:space="0" w:color="auto"/>
            <w:left w:val="none" w:sz="0" w:space="0" w:color="auto"/>
            <w:bottom w:val="none" w:sz="0" w:space="0" w:color="auto"/>
            <w:right w:val="none" w:sz="0" w:space="0" w:color="auto"/>
          </w:divBdr>
        </w:div>
        <w:div w:id="469174744">
          <w:marLeft w:val="640"/>
          <w:marRight w:val="0"/>
          <w:marTop w:val="0"/>
          <w:marBottom w:val="0"/>
          <w:divBdr>
            <w:top w:val="none" w:sz="0" w:space="0" w:color="auto"/>
            <w:left w:val="none" w:sz="0" w:space="0" w:color="auto"/>
            <w:bottom w:val="none" w:sz="0" w:space="0" w:color="auto"/>
            <w:right w:val="none" w:sz="0" w:space="0" w:color="auto"/>
          </w:divBdr>
        </w:div>
        <w:div w:id="2140145543">
          <w:marLeft w:val="640"/>
          <w:marRight w:val="0"/>
          <w:marTop w:val="0"/>
          <w:marBottom w:val="0"/>
          <w:divBdr>
            <w:top w:val="none" w:sz="0" w:space="0" w:color="auto"/>
            <w:left w:val="none" w:sz="0" w:space="0" w:color="auto"/>
            <w:bottom w:val="none" w:sz="0" w:space="0" w:color="auto"/>
            <w:right w:val="none" w:sz="0" w:space="0" w:color="auto"/>
          </w:divBdr>
        </w:div>
        <w:div w:id="1458717595">
          <w:marLeft w:val="640"/>
          <w:marRight w:val="0"/>
          <w:marTop w:val="0"/>
          <w:marBottom w:val="0"/>
          <w:divBdr>
            <w:top w:val="none" w:sz="0" w:space="0" w:color="auto"/>
            <w:left w:val="none" w:sz="0" w:space="0" w:color="auto"/>
            <w:bottom w:val="none" w:sz="0" w:space="0" w:color="auto"/>
            <w:right w:val="none" w:sz="0" w:space="0" w:color="auto"/>
          </w:divBdr>
        </w:div>
        <w:div w:id="2045012004">
          <w:marLeft w:val="640"/>
          <w:marRight w:val="0"/>
          <w:marTop w:val="0"/>
          <w:marBottom w:val="0"/>
          <w:divBdr>
            <w:top w:val="none" w:sz="0" w:space="0" w:color="auto"/>
            <w:left w:val="none" w:sz="0" w:space="0" w:color="auto"/>
            <w:bottom w:val="none" w:sz="0" w:space="0" w:color="auto"/>
            <w:right w:val="none" w:sz="0" w:space="0" w:color="auto"/>
          </w:divBdr>
        </w:div>
        <w:div w:id="1282960881">
          <w:marLeft w:val="640"/>
          <w:marRight w:val="0"/>
          <w:marTop w:val="0"/>
          <w:marBottom w:val="0"/>
          <w:divBdr>
            <w:top w:val="none" w:sz="0" w:space="0" w:color="auto"/>
            <w:left w:val="none" w:sz="0" w:space="0" w:color="auto"/>
            <w:bottom w:val="none" w:sz="0" w:space="0" w:color="auto"/>
            <w:right w:val="none" w:sz="0" w:space="0" w:color="auto"/>
          </w:divBdr>
        </w:div>
        <w:div w:id="1616399107">
          <w:marLeft w:val="640"/>
          <w:marRight w:val="0"/>
          <w:marTop w:val="0"/>
          <w:marBottom w:val="0"/>
          <w:divBdr>
            <w:top w:val="none" w:sz="0" w:space="0" w:color="auto"/>
            <w:left w:val="none" w:sz="0" w:space="0" w:color="auto"/>
            <w:bottom w:val="none" w:sz="0" w:space="0" w:color="auto"/>
            <w:right w:val="none" w:sz="0" w:space="0" w:color="auto"/>
          </w:divBdr>
        </w:div>
        <w:div w:id="642547051">
          <w:marLeft w:val="640"/>
          <w:marRight w:val="0"/>
          <w:marTop w:val="0"/>
          <w:marBottom w:val="0"/>
          <w:divBdr>
            <w:top w:val="none" w:sz="0" w:space="0" w:color="auto"/>
            <w:left w:val="none" w:sz="0" w:space="0" w:color="auto"/>
            <w:bottom w:val="none" w:sz="0" w:space="0" w:color="auto"/>
            <w:right w:val="none" w:sz="0" w:space="0" w:color="auto"/>
          </w:divBdr>
        </w:div>
        <w:div w:id="1197355524">
          <w:marLeft w:val="640"/>
          <w:marRight w:val="0"/>
          <w:marTop w:val="0"/>
          <w:marBottom w:val="0"/>
          <w:divBdr>
            <w:top w:val="none" w:sz="0" w:space="0" w:color="auto"/>
            <w:left w:val="none" w:sz="0" w:space="0" w:color="auto"/>
            <w:bottom w:val="none" w:sz="0" w:space="0" w:color="auto"/>
            <w:right w:val="none" w:sz="0" w:space="0" w:color="auto"/>
          </w:divBdr>
        </w:div>
        <w:div w:id="1830442739">
          <w:marLeft w:val="640"/>
          <w:marRight w:val="0"/>
          <w:marTop w:val="0"/>
          <w:marBottom w:val="0"/>
          <w:divBdr>
            <w:top w:val="none" w:sz="0" w:space="0" w:color="auto"/>
            <w:left w:val="none" w:sz="0" w:space="0" w:color="auto"/>
            <w:bottom w:val="none" w:sz="0" w:space="0" w:color="auto"/>
            <w:right w:val="none" w:sz="0" w:space="0" w:color="auto"/>
          </w:divBdr>
        </w:div>
        <w:div w:id="914826575">
          <w:marLeft w:val="640"/>
          <w:marRight w:val="0"/>
          <w:marTop w:val="0"/>
          <w:marBottom w:val="0"/>
          <w:divBdr>
            <w:top w:val="none" w:sz="0" w:space="0" w:color="auto"/>
            <w:left w:val="none" w:sz="0" w:space="0" w:color="auto"/>
            <w:bottom w:val="none" w:sz="0" w:space="0" w:color="auto"/>
            <w:right w:val="none" w:sz="0" w:space="0" w:color="auto"/>
          </w:divBdr>
        </w:div>
        <w:div w:id="642391371">
          <w:marLeft w:val="640"/>
          <w:marRight w:val="0"/>
          <w:marTop w:val="0"/>
          <w:marBottom w:val="0"/>
          <w:divBdr>
            <w:top w:val="none" w:sz="0" w:space="0" w:color="auto"/>
            <w:left w:val="none" w:sz="0" w:space="0" w:color="auto"/>
            <w:bottom w:val="none" w:sz="0" w:space="0" w:color="auto"/>
            <w:right w:val="none" w:sz="0" w:space="0" w:color="auto"/>
          </w:divBdr>
        </w:div>
        <w:div w:id="1995837936">
          <w:marLeft w:val="640"/>
          <w:marRight w:val="0"/>
          <w:marTop w:val="0"/>
          <w:marBottom w:val="0"/>
          <w:divBdr>
            <w:top w:val="none" w:sz="0" w:space="0" w:color="auto"/>
            <w:left w:val="none" w:sz="0" w:space="0" w:color="auto"/>
            <w:bottom w:val="none" w:sz="0" w:space="0" w:color="auto"/>
            <w:right w:val="none" w:sz="0" w:space="0" w:color="auto"/>
          </w:divBdr>
        </w:div>
        <w:div w:id="2056075471">
          <w:marLeft w:val="640"/>
          <w:marRight w:val="0"/>
          <w:marTop w:val="0"/>
          <w:marBottom w:val="0"/>
          <w:divBdr>
            <w:top w:val="none" w:sz="0" w:space="0" w:color="auto"/>
            <w:left w:val="none" w:sz="0" w:space="0" w:color="auto"/>
            <w:bottom w:val="none" w:sz="0" w:space="0" w:color="auto"/>
            <w:right w:val="none" w:sz="0" w:space="0" w:color="auto"/>
          </w:divBdr>
        </w:div>
        <w:div w:id="1550724650">
          <w:marLeft w:val="640"/>
          <w:marRight w:val="0"/>
          <w:marTop w:val="0"/>
          <w:marBottom w:val="0"/>
          <w:divBdr>
            <w:top w:val="none" w:sz="0" w:space="0" w:color="auto"/>
            <w:left w:val="none" w:sz="0" w:space="0" w:color="auto"/>
            <w:bottom w:val="none" w:sz="0" w:space="0" w:color="auto"/>
            <w:right w:val="none" w:sz="0" w:space="0" w:color="auto"/>
          </w:divBdr>
        </w:div>
        <w:div w:id="1314677309">
          <w:marLeft w:val="640"/>
          <w:marRight w:val="0"/>
          <w:marTop w:val="0"/>
          <w:marBottom w:val="0"/>
          <w:divBdr>
            <w:top w:val="none" w:sz="0" w:space="0" w:color="auto"/>
            <w:left w:val="none" w:sz="0" w:space="0" w:color="auto"/>
            <w:bottom w:val="none" w:sz="0" w:space="0" w:color="auto"/>
            <w:right w:val="none" w:sz="0" w:space="0" w:color="auto"/>
          </w:divBdr>
        </w:div>
        <w:div w:id="862474553">
          <w:marLeft w:val="640"/>
          <w:marRight w:val="0"/>
          <w:marTop w:val="0"/>
          <w:marBottom w:val="0"/>
          <w:divBdr>
            <w:top w:val="none" w:sz="0" w:space="0" w:color="auto"/>
            <w:left w:val="none" w:sz="0" w:space="0" w:color="auto"/>
            <w:bottom w:val="none" w:sz="0" w:space="0" w:color="auto"/>
            <w:right w:val="none" w:sz="0" w:space="0" w:color="auto"/>
          </w:divBdr>
        </w:div>
        <w:div w:id="1313679556">
          <w:marLeft w:val="640"/>
          <w:marRight w:val="0"/>
          <w:marTop w:val="0"/>
          <w:marBottom w:val="0"/>
          <w:divBdr>
            <w:top w:val="none" w:sz="0" w:space="0" w:color="auto"/>
            <w:left w:val="none" w:sz="0" w:space="0" w:color="auto"/>
            <w:bottom w:val="none" w:sz="0" w:space="0" w:color="auto"/>
            <w:right w:val="none" w:sz="0" w:space="0" w:color="auto"/>
          </w:divBdr>
        </w:div>
        <w:div w:id="252980369">
          <w:marLeft w:val="640"/>
          <w:marRight w:val="0"/>
          <w:marTop w:val="0"/>
          <w:marBottom w:val="0"/>
          <w:divBdr>
            <w:top w:val="none" w:sz="0" w:space="0" w:color="auto"/>
            <w:left w:val="none" w:sz="0" w:space="0" w:color="auto"/>
            <w:bottom w:val="none" w:sz="0" w:space="0" w:color="auto"/>
            <w:right w:val="none" w:sz="0" w:space="0" w:color="auto"/>
          </w:divBdr>
        </w:div>
        <w:div w:id="1276134624">
          <w:marLeft w:val="640"/>
          <w:marRight w:val="0"/>
          <w:marTop w:val="0"/>
          <w:marBottom w:val="0"/>
          <w:divBdr>
            <w:top w:val="none" w:sz="0" w:space="0" w:color="auto"/>
            <w:left w:val="none" w:sz="0" w:space="0" w:color="auto"/>
            <w:bottom w:val="none" w:sz="0" w:space="0" w:color="auto"/>
            <w:right w:val="none" w:sz="0" w:space="0" w:color="auto"/>
          </w:divBdr>
        </w:div>
        <w:div w:id="368527389">
          <w:marLeft w:val="640"/>
          <w:marRight w:val="0"/>
          <w:marTop w:val="0"/>
          <w:marBottom w:val="0"/>
          <w:divBdr>
            <w:top w:val="none" w:sz="0" w:space="0" w:color="auto"/>
            <w:left w:val="none" w:sz="0" w:space="0" w:color="auto"/>
            <w:bottom w:val="none" w:sz="0" w:space="0" w:color="auto"/>
            <w:right w:val="none" w:sz="0" w:space="0" w:color="auto"/>
          </w:divBdr>
        </w:div>
        <w:div w:id="38358033">
          <w:marLeft w:val="640"/>
          <w:marRight w:val="0"/>
          <w:marTop w:val="0"/>
          <w:marBottom w:val="0"/>
          <w:divBdr>
            <w:top w:val="none" w:sz="0" w:space="0" w:color="auto"/>
            <w:left w:val="none" w:sz="0" w:space="0" w:color="auto"/>
            <w:bottom w:val="none" w:sz="0" w:space="0" w:color="auto"/>
            <w:right w:val="none" w:sz="0" w:space="0" w:color="auto"/>
          </w:divBdr>
        </w:div>
        <w:div w:id="783115143">
          <w:marLeft w:val="640"/>
          <w:marRight w:val="0"/>
          <w:marTop w:val="0"/>
          <w:marBottom w:val="0"/>
          <w:divBdr>
            <w:top w:val="none" w:sz="0" w:space="0" w:color="auto"/>
            <w:left w:val="none" w:sz="0" w:space="0" w:color="auto"/>
            <w:bottom w:val="none" w:sz="0" w:space="0" w:color="auto"/>
            <w:right w:val="none" w:sz="0" w:space="0" w:color="auto"/>
          </w:divBdr>
        </w:div>
        <w:div w:id="465514320">
          <w:marLeft w:val="640"/>
          <w:marRight w:val="0"/>
          <w:marTop w:val="0"/>
          <w:marBottom w:val="0"/>
          <w:divBdr>
            <w:top w:val="none" w:sz="0" w:space="0" w:color="auto"/>
            <w:left w:val="none" w:sz="0" w:space="0" w:color="auto"/>
            <w:bottom w:val="none" w:sz="0" w:space="0" w:color="auto"/>
            <w:right w:val="none" w:sz="0" w:space="0" w:color="auto"/>
          </w:divBdr>
        </w:div>
        <w:div w:id="1442782">
          <w:marLeft w:val="640"/>
          <w:marRight w:val="0"/>
          <w:marTop w:val="0"/>
          <w:marBottom w:val="0"/>
          <w:divBdr>
            <w:top w:val="none" w:sz="0" w:space="0" w:color="auto"/>
            <w:left w:val="none" w:sz="0" w:space="0" w:color="auto"/>
            <w:bottom w:val="none" w:sz="0" w:space="0" w:color="auto"/>
            <w:right w:val="none" w:sz="0" w:space="0" w:color="auto"/>
          </w:divBdr>
        </w:div>
        <w:div w:id="1676573842">
          <w:marLeft w:val="640"/>
          <w:marRight w:val="0"/>
          <w:marTop w:val="0"/>
          <w:marBottom w:val="0"/>
          <w:divBdr>
            <w:top w:val="none" w:sz="0" w:space="0" w:color="auto"/>
            <w:left w:val="none" w:sz="0" w:space="0" w:color="auto"/>
            <w:bottom w:val="none" w:sz="0" w:space="0" w:color="auto"/>
            <w:right w:val="none" w:sz="0" w:space="0" w:color="auto"/>
          </w:divBdr>
        </w:div>
        <w:div w:id="834028262">
          <w:marLeft w:val="640"/>
          <w:marRight w:val="0"/>
          <w:marTop w:val="0"/>
          <w:marBottom w:val="0"/>
          <w:divBdr>
            <w:top w:val="none" w:sz="0" w:space="0" w:color="auto"/>
            <w:left w:val="none" w:sz="0" w:space="0" w:color="auto"/>
            <w:bottom w:val="none" w:sz="0" w:space="0" w:color="auto"/>
            <w:right w:val="none" w:sz="0" w:space="0" w:color="auto"/>
          </w:divBdr>
        </w:div>
        <w:div w:id="282080374">
          <w:marLeft w:val="640"/>
          <w:marRight w:val="0"/>
          <w:marTop w:val="0"/>
          <w:marBottom w:val="0"/>
          <w:divBdr>
            <w:top w:val="none" w:sz="0" w:space="0" w:color="auto"/>
            <w:left w:val="none" w:sz="0" w:space="0" w:color="auto"/>
            <w:bottom w:val="none" w:sz="0" w:space="0" w:color="auto"/>
            <w:right w:val="none" w:sz="0" w:space="0" w:color="auto"/>
          </w:divBdr>
        </w:div>
        <w:div w:id="1893611077">
          <w:marLeft w:val="640"/>
          <w:marRight w:val="0"/>
          <w:marTop w:val="0"/>
          <w:marBottom w:val="0"/>
          <w:divBdr>
            <w:top w:val="none" w:sz="0" w:space="0" w:color="auto"/>
            <w:left w:val="none" w:sz="0" w:space="0" w:color="auto"/>
            <w:bottom w:val="none" w:sz="0" w:space="0" w:color="auto"/>
            <w:right w:val="none" w:sz="0" w:space="0" w:color="auto"/>
          </w:divBdr>
        </w:div>
        <w:div w:id="771898705">
          <w:marLeft w:val="640"/>
          <w:marRight w:val="0"/>
          <w:marTop w:val="0"/>
          <w:marBottom w:val="0"/>
          <w:divBdr>
            <w:top w:val="none" w:sz="0" w:space="0" w:color="auto"/>
            <w:left w:val="none" w:sz="0" w:space="0" w:color="auto"/>
            <w:bottom w:val="none" w:sz="0" w:space="0" w:color="auto"/>
            <w:right w:val="none" w:sz="0" w:space="0" w:color="auto"/>
          </w:divBdr>
        </w:div>
        <w:div w:id="1116099688">
          <w:marLeft w:val="640"/>
          <w:marRight w:val="0"/>
          <w:marTop w:val="0"/>
          <w:marBottom w:val="0"/>
          <w:divBdr>
            <w:top w:val="none" w:sz="0" w:space="0" w:color="auto"/>
            <w:left w:val="none" w:sz="0" w:space="0" w:color="auto"/>
            <w:bottom w:val="none" w:sz="0" w:space="0" w:color="auto"/>
            <w:right w:val="none" w:sz="0" w:space="0" w:color="auto"/>
          </w:divBdr>
        </w:div>
        <w:div w:id="1317487734">
          <w:marLeft w:val="640"/>
          <w:marRight w:val="0"/>
          <w:marTop w:val="0"/>
          <w:marBottom w:val="0"/>
          <w:divBdr>
            <w:top w:val="none" w:sz="0" w:space="0" w:color="auto"/>
            <w:left w:val="none" w:sz="0" w:space="0" w:color="auto"/>
            <w:bottom w:val="none" w:sz="0" w:space="0" w:color="auto"/>
            <w:right w:val="none" w:sz="0" w:space="0" w:color="auto"/>
          </w:divBdr>
        </w:div>
        <w:div w:id="1664579510">
          <w:marLeft w:val="640"/>
          <w:marRight w:val="0"/>
          <w:marTop w:val="0"/>
          <w:marBottom w:val="0"/>
          <w:divBdr>
            <w:top w:val="none" w:sz="0" w:space="0" w:color="auto"/>
            <w:left w:val="none" w:sz="0" w:space="0" w:color="auto"/>
            <w:bottom w:val="none" w:sz="0" w:space="0" w:color="auto"/>
            <w:right w:val="none" w:sz="0" w:space="0" w:color="auto"/>
          </w:divBdr>
        </w:div>
        <w:div w:id="1607075096">
          <w:marLeft w:val="640"/>
          <w:marRight w:val="0"/>
          <w:marTop w:val="0"/>
          <w:marBottom w:val="0"/>
          <w:divBdr>
            <w:top w:val="none" w:sz="0" w:space="0" w:color="auto"/>
            <w:left w:val="none" w:sz="0" w:space="0" w:color="auto"/>
            <w:bottom w:val="none" w:sz="0" w:space="0" w:color="auto"/>
            <w:right w:val="none" w:sz="0" w:space="0" w:color="auto"/>
          </w:divBdr>
        </w:div>
        <w:div w:id="600383722">
          <w:marLeft w:val="640"/>
          <w:marRight w:val="0"/>
          <w:marTop w:val="0"/>
          <w:marBottom w:val="0"/>
          <w:divBdr>
            <w:top w:val="none" w:sz="0" w:space="0" w:color="auto"/>
            <w:left w:val="none" w:sz="0" w:space="0" w:color="auto"/>
            <w:bottom w:val="none" w:sz="0" w:space="0" w:color="auto"/>
            <w:right w:val="none" w:sz="0" w:space="0" w:color="auto"/>
          </w:divBdr>
        </w:div>
        <w:div w:id="947851688">
          <w:marLeft w:val="640"/>
          <w:marRight w:val="0"/>
          <w:marTop w:val="0"/>
          <w:marBottom w:val="0"/>
          <w:divBdr>
            <w:top w:val="none" w:sz="0" w:space="0" w:color="auto"/>
            <w:left w:val="none" w:sz="0" w:space="0" w:color="auto"/>
            <w:bottom w:val="none" w:sz="0" w:space="0" w:color="auto"/>
            <w:right w:val="none" w:sz="0" w:space="0" w:color="auto"/>
          </w:divBdr>
        </w:div>
        <w:div w:id="740524026">
          <w:marLeft w:val="640"/>
          <w:marRight w:val="0"/>
          <w:marTop w:val="0"/>
          <w:marBottom w:val="0"/>
          <w:divBdr>
            <w:top w:val="none" w:sz="0" w:space="0" w:color="auto"/>
            <w:left w:val="none" w:sz="0" w:space="0" w:color="auto"/>
            <w:bottom w:val="none" w:sz="0" w:space="0" w:color="auto"/>
            <w:right w:val="none" w:sz="0" w:space="0" w:color="auto"/>
          </w:divBdr>
        </w:div>
        <w:div w:id="1765606770">
          <w:marLeft w:val="640"/>
          <w:marRight w:val="0"/>
          <w:marTop w:val="0"/>
          <w:marBottom w:val="0"/>
          <w:divBdr>
            <w:top w:val="none" w:sz="0" w:space="0" w:color="auto"/>
            <w:left w:val="none" w:sz="0" w:space="0" w:color="auto"/>
            <w:bottom w:val="none" w:sz="0" w:space="0" w:color="auto"/>
            <w:right w:val="none" w:sz="0" w:space="0" w:color="auto"/>
          </w:divBdr>
        </w:div>
        <w:div w:id="1652754965">
          <w:marLeft w:val="640"/>
          <w:marRight w:val="0"/>
          <w:marTop w:val="0"/>
          <w:marBottom w:val="0"/>
          <w:divBdr>
            <w:top w:val="none" w:sz="0" w:space="0" w:color="auto"/>
            <w:left w:val="none" w:sz="0" w:space="0" w:color="auto"/>
            <w:bottom w:val="none" w:sz="0" w:space="0" w:color="auto"/>
            <w:right w:val="none" w:sz="0" w:space="0" w:color="auto"/>
          </w:divBdr>
        </w:div>
        <w:div w:id="1757898377">
          <w:marLeft w:val="640"/>
          <w:marRight w:val="0"/>
          <w:marTop w:val="0"/>
          <w:marBottom w:val="0"/>
          <w:divBdr>
            <w:top w:val="none" w:sz="0" w:space="0" w:color="auto"/>
            <w:left w:val="none" w:sz="0" w:space="0" w:color="auto"/>
            <w:bottom w:val="none" w:sz="0" w:space="0" w:color="auto"/>
            <w:right w:val="none" w:sz="0" w:space="0" w:color="auto"/>
          </w:divBdr>
        </w:div>
        <w:div w:id="1788427707">
          <w:marLeft w:val="640"/>
          <w:marRight w:val="0"/>
          <w:marTop w:val="0"/>
          <w:marBottom w:val="0"/>
          <w:divBdr>
            <w:top w:val="none" w:sz="0" w:space="0" w:color="auto"/>
            <w:left w:val="none" w:sz="0" w:space="0" w:color="auto"/>
            <w:bottom w:val="none" w:sz="0" w:space="0" w:color="auto"/>
            <w:right w:val="none" w:sz="0" w:space="0" w:color="auto"/>
          </w:divBdr>
        </w:div>
        <w:div w:id="543491001">
          <w:marLeft w:val="640"/>
          <w:marRight w:val="0"/>
          <w:marTop w:val="0"/>
          <w:marBottom w:val="0"/>
          <w:divBdr>
            <w:top w:val="none" w:sz="0" w:space="0" w:color="auto"/>
            <w:left w:val="none" w:sz="0" w:space="0" w:color="auto"/>
            <w:bottom w:val="none" w:sz="0" w:space="0" w:color="auto"/>
            <w:right w:val="none" w:sz="0" w:space="0" w:color="auto"/>
          </w:divBdr>
        </w:div>
        <w:div w:id="1118338053">
          <w:marLeft w:val="640"/>
          <w:marRight w:val="0"/>
          <w:marTop w:val="0"/>
          <w:marBottom w:val="0"/>
          <w:divBdr>
            <w:top w:val="none" w:sz="0" w:space="0" w:color="auto"/>
            <w:left w:val="none" w:sz="0" w:space="0" w:color="auto"/>
            <w:bottom w:val="none" w:sz="0" w:space="0" w:color="auto"/>
            <w:right w:val="none" w:sz="0" w:space="0" w:color="auto"/>
          </w:divBdr>
        </w:div>
        <w:div w:id="1054742571">
          <w:marLeft w:val="640"/>
          <w:marRight w:val="0"/>
          <w:marTop w:val="0"/>
          <w:marBottom w:val="0"/>
          <w:divBdr>
            <w:top w:val="none" w:sz="0" w:space="0" w:color="auto"/>
            <w:left w:val="none" w:sz="0" w:space="0" w:color="auto"/>
            <w:bottom w:val="none" w:sz="0" w:space="0" w:color="auto"/>
            <w:right w:val="none" w:sz="0" w:space="0" w:color="auto"/>
          </w:divBdr>
        </w:div>
        <w:div w:id="1256475477">
          <w:marLeft w:val="640"/>
          <w:marRight w:val="0"/>
          <w:marTop w:val="0"/>
          <w:marBottom w:val="0"/>
          <w:divBdr>
            <w:top w:val="none" w:sz="0" w:space="0" w:color="auto"/>
            <w:left w:val="none" w:sz="0" w:space="0" w:color="auto"/>
            <w:bottom w:val="none" w:sz="0" w:space="0" w:color="auto"/>
            <w:right w:val="none" w:sz="0" w:space="0" w:color="auto"/>
          </w:divBdr>
        </w:div>
        <w:div w:id="1829899857">
          <w:marLeft w:val="640"/>
          <w:marRight w:val="0"/>
          <w:marTop w:val="0"/>
          <w:marBottom w:val="0"/>
          <w:divBdr>
            <w:top w:val="none" w:sz="0" w:space="0" w:color="auto"/>
            <w:left w:val="none" w:sz="0" w:space="0" w:color="auto"/>
            <w:bottom w:val="none" w:sz="0" w:space="0" w:color="auto"/>
            <w:right w:val="none" w:sz="0" w:space="0" w:color="auto"/>
          </w:divBdr>
        </w:div>
        <w:div w:id="1405644332">
          <w:marLeft w:val="640"/>
          <w:marRight w:val="0"/>
          <w:marTop w:val="0"/>
          <w:marBottom w:val="0"/>
          <w:divBdr>
            <w:top w:val="none" w:sz="0" w:space="0" w:color="auto"/>
            <w:left w:val="none" w:sz="0" w:space="0" w:color="auto"/>
            <w:bottom w:val="none" w:sz="0" w:space="0" w:color="auto"/>
            <w:right w:val="none" w:sz="0" w:space="0" w:color="auto"/>
          </w:divBdr>
        </w:div>
        <w:div w:id="186717617">
          <w:marLeft w:val="640"/>
          <w:marRight w:val="0"/>
          <w:marTop w:val="0"/>
          <w:marBottom w:val="0"/>
          <w:divBdr>
            <w:top w:val="none" w:sz="0" w:space="0" w:color="auto"/>
            <w:left w:val="none" w:sz="0" w:space="0" w:color="auto"/>
            <w:bottom w:val="none" w:sz="0" w:space="0" w:color="auto"/>
            <w:right w:val="none" w:sz="0" w:space="0" w:color="auto"/>
          </w:divBdr>
        </w:div>
        <w:div w:id="539361819">
          <w:marLeft w:val="640"/>
          <w:marRight w:val="0"/>
          <w:marTop w:val="0"/>
          <w:marBottom w:val="0"/>
          <w:divBdr>
            <w:top w:val="none" w:sz="0" w:space="0" w:color="auto"/>
            <w:left w:val="none" w:sz="0" w:space="0" w:color="auto"/>
            <w:bottom w:val="none" w:sz="0" w:space="0" w:color="auto"/>
            <w:right w:val="none" w:sz="0" w:space="0" w:color="auto"/>
          </w:divBdr>
        </w:div>
        <w:div w:id="1855730803">
          <w:marLeft w:val="640"/>
          <w:marRight w:val="0"/>
          <w:marTop w:val="0"/>
          <w:marBottom w:val="0"/>
          <w:divBdr>
            <w:top w:val="none" w:sz="0" w:space="0" w:color="auto"/>
            <w:left w:val="none" w:sz="0" w:space="0" w:color="auto"/>
            <w:bottom w:val="none" w:sz="0" w:space="0" w:color="auto"/>
            <w:right w:val="none" w:sz="0" w:space="0" w:color="auto"/>
          </w:divBdr>
        </w:div>
        <w:div w:id="1505897792">
          <w:marLeft w:val="640"/>
          <w:marRight w:val="0"/>
          <w:marTop w:val="0"/>
          <w:marBottom w:val="0"/>
          <w:divBdr>
            <w:top w:val="none" w:sz="0" w:space="0" w:color="auto"/>
            <w:left w:val="none" w:sz="0" w:space="0" w:color="auto"/>
            <w:bottom w:val="none" w:sz="0" w:space="0" w:color="auto"/>
            <w:right w:val="none" w:sz="0" w:space="0" w:color="auto"/>
          </w:divBdr>
        </w:div>
        <w:div w:id="1987664356">
          <w:marLeft w:val="640"/>
          <w:marRight w:val="0"/>
          <w:marTop w:val="0"/>
          <w:marBottom w:val="0"/>
          <w:divBdr>
            <w:top w:val="none" w:sz="0" w:space="0" w:color="auto"/>
            <w:left w:val="none" w:sz="0" w:space="0" w:color="auto"/>
            <w:bottom w:val="none" w:sz="0" w:space="0" w:color="auto"/>
            <w:right w:val="none" w:sz="0" w:space="0" w:color="auto"/>
          </w:divBdr>
        </w:div>
        <w:div w:id="1905556315">
          <w:marLeft w:val="640"/>
          <w:marRight w:val="0"/>
          <w:marTop w:val="0"/>
          <w:marBottom w:val="0"/>
          <w:divBdr>
            <w:top w:val="none" w:sz="0" w:space="0" w:color="auto"/>
            <w:left w:val="none" w:sz="0" w:space="0" w:color="auto"/>
            <w:bottom w:val="none" w:sz="0" w:space="0" w:color="auto"/>
            <w:right w:val="none" w:sz="0" w:space="0" w:color="auto"/>
          </w:divBdr>
        </w:div>
        <w:div w:id="1766421888">
          <w:marLeft w:val="640"/>
          <w:marRight w:val="0"/>
          <w:marTop w:val="0"/>
          <w:marBottom w:val="0"/>
          <w:divBdr>
            <w:top w:val="none" w:sz="0" w:space="0" w:color="auto"/>
            <w:left w:val="none" w:sz="0" w:space="0" w:color="auto"/>
            <w:bottom w:val="none" w:sz="0" w:space="0" w:color="auto"/>
            <w:right w:val="none" w:sz="0" w:space="0" w:color="auto"/>
          </w:divBdr>
        </w:div>
        <w:div w:id="1488010338">
          <w:marLeft w:val="640"/>
          <w:marRight w:val="0"/>
          <w:marTop w:val="0"/>
          <w:marBottom w:val="0"/>
          <w:divBdr>
            <w:top w:val="none" w:sz="0" w:space="0" w:color="auto"/>
            <w:left w:val="none" w:sz="0" w:space="0" w:color="auto"/>
            <w:bottom w:val="none" w:sz="0" w:space="0" w:color="auto"/>
            <w:right w:val="none" w:sz="0" w:space="0" w:color="auto"/>
          </w:divBdr>
        </w:div>
        <w:div w:id="2078239965">
          <w:marLeft w:val="640"/>
          <w:marRight w:val="0"/>
          <w:marTop w:val="0"/>
          <w:marBottom w:val="0"/>
          <w:divBdr>
            <w:top w:val="none" w:sz="0" w:space="0" w:color="auto"/>
            <w:left w:val="none" w:sz="0" w:space="0" w:color="auto"/>
            <w:bottom w:val="none" w:sz="0" w:space="0" w:color="auto"/>
            <w:right w:val="none" w:sz="0" w:space="0" w:color="auto"/>
          </w:divBdr>
        </w:div>
        <w:div w:id="307320579">
          <w:marLeft w:val="640"/>
          <w:marRight w:val="0"/>
          <w:marTop w:val="0"/>
          <w:marBottom w:val="0"/>
          <w:divBdr>
            <w:top w:val="none" w:sz="0" w:space="0" w:color="auto"/>
            <w:left w:val="none" w:sz="0" w:space="0" w:color="auto"/>
            <w:bottom w:val="none" w:sz="0" w:space="0" w:color="auto"/>
            <w:right w:val="none" w:sz="0" w:space="0" w:color="auto"/>
          </w:divBdr>
        </w:div>
        <w:div w:id="962074529">
          <w:marLeft w:val="640"/>
          <w:marRight w:val="0"/>
          <w:marTop w:val="0"/>
          <w:marBottom w:val="0"/>
          <w:divBdr>
            <w:top w:val="none" w:sz="0" w:space="0" w:color="auto"/>
            <w:left w:val="none" w:sz="0" w:space="0" w:color="auto"/>
            <w:bottom w:val="none" w:sz="0" w:space="0" w:color="auto"/>
            <w:right w:val="none" w:sz="0" w:space="0" w:color="auto"/>
          </w:divBdr>
        </w:div>
        <w:div w:id="374820062">
          <w:marLeft w:val="640"/>
          <w:marRight w:val="0"/>
          <w:marTop w:val="0"/>
          <w:marBottom w:val="0"/>
          <w:divBdr>
            <w:top w:val="none" w:sz="0" w:space="0" w:color="auto"/>
            <w:left w:val="none" w:sz="0" w:space="0" w:color="auto"/>
            <w:bottom w:val="none" w:sz="0" w:space="0" w:color="auto"/>
            <w:right w:val="none" w:sz="0" w:space="0" w:color="auto"/>
          </w:divBdr>
        </w:div>
        <w:div w:id="789131122">
          <w:marLeft w:val="640"/>
          <w:marRight w:val="0"/>
          <w:marTop w:val="0"/>
          <w:marBottom w:val="0"/>
          <w:divBdr>
            <w:top w:val="none" w:sz="0" w:space="0" w:color="auto"/>
            <w:left w:val="none" w:sz="0" w:space="0" w:color="auto"/>
            <w:bottom w:val="none" w:sz="0" w:space="0" w:color="auto"/>
            <w:right w:val="none" w:sz="0" w:space="0" w:color="auto"/>
          </w:divBdr>
        </w:div>
        <w:div w:id="1708218647">
          <w:marLeft w:val="640"/>
          <w:marRight w:val="0"/>
          <w:marTop w:val="0"/>
          <w:marBottom w:val="0"/>
          <w:divBdr>
            <w:top w:val="none" w:sz="0" w:space="0" w:color="auto"/>
            <w:left w:val="none" w:sz="0" w:space="0" w:color="auto"/>
            <w:bottom w:val="none" w:sz="0" w:space="0" w:color="auto"/>
            <w:right w:val="none" w:sz="0" w:space="0" w:color="auto"/>
          </w:divBdr>
        </w:div>
        <w:div w:id="773791368">
          <w:marLeft w:val="640"/>
          <w:marRight w:val="0"/>
          <w:marTop w:val="0"/>
          <w:marBottom w:val="0"/>
          <w:divBdr>
            <w:top w:val="none" w:sz="0" w:space="0" w:color="auto"/>
            <w:left w:val="none" w:sz="0" w:space="0" w:color="auto"/>
            <w:bottom w:val="none" w:sz="0" w:space="0" w:color="auto"/>
            <w:right w:val="none" w:sz="0" w:space="0" w:color="auto"/>
          </w:divBdr>
        </w:div>
        <w:div w:id="1764909011">
          <w:marLeft w:val="640"/>
          <w:marRight w:val="0"/>
          <w:marTop w:val="0"/>
          <w:marBottom w:val="0"/>
          <w:divBdr>
            <w:top w:val="none" w:sz="0" w:space="0" w:color="auto"/>
            <w:left w:val="none" w:sz="0" w:space="0" w:color="auto"/>
            <w:bottom w:val="none" w:sz="0" w:space="0" w:color="auto"/>
            <w:right w:val="none" w:sz="0" w:space="0" w:color="auto"/>
          </w:divBdr>
        </w:div>
        <w:div w:id="330108596">
          <w:marLeft w:val="640"/>
          <w:marRight w:val="0"/>
          <w:marTop w:val="0"/>
          <w:marBottom w:val="0"/>
          <w:divBdr>
            <w:top w:val="none" w:sz="0" w:space="0" w:color="auto"/>
            <w:left w:val="none" w:sz="0" w:space="0" w:color="auto"/>
            <w:bottom w:val="none" w:sz="0" w:space="0" w:color="auto"/>
            <w:right w:val="none" w:sz="0" w:space="0" w:color="auto"/>
          </w:divBdr>
        </w:div>
        <w:div w:id="404650852">
          <w:marLeft w:val="640"/>
          <w:marRight w:val="0"/>
          <w:marTop w:val="0"/>
          <w:marBottom w:val="0"/>
          <w:divBdr>
            <w:top w:val="none" w:sz="0" w:space="0" w:color="auto"/>
            <w:left w:val="none" w:sz="0" w:space="0" w:color="auto"/>
            <w:bottom w:val="none" w:sz="0" w:space="0" w:color="auto"/>
            <w:right w:val="none" w:sz="0" w:space="0" w:color="auto"/>
          </w:divBdr>
        </w:div>
        <w:div w:id="506217131">
          <w:marLeft w:val="640"/>
          <w:marRight w:val="0"/>
          <w:marTop w:val="0"/>
          <w:marBottom w:val="0"/>
          <w:divBdr>
            <w:top w:val="none" w:sz="0" w:space="0" w:color="auto"/>
            <w:left w:val="none" w:sz="0" w:space="0" w:color="auto"/>
            <w:bottom w:val="none" w:sz="0" w:space="0" w:color="auto"/>
            <w:right w:val="none" w:sz="0" w:space="0" w:color="auto"/>
          </w:divBdr>
        </w:div>
        <w:div w:id="1906792190">
          <w:marLeft w:val="640"/>
          <w:marRight w:val="0"/>
          <w:marTop w:val="0"/>
          <w:marBottom w:val="0"/>
          <w:divBdr>
            <w:top w:val="none" w:sz="0" w:space="0" w:color="auto"/>
            <w:left w:val="none" w:sz="0" w:space="0" w:color="auto"/>
            <w:bottom w:val="none" w:sz="0" w:space="0" w:color="auto"/>
            <w:right w:val="none" w:sz="0" w:space="0" w:color="auto"/>
          </w:divBdr>
        </w:div>
        <w:div w:id="43257084">
          <w:marLeft w:val="640"/>
          <w:marRight w:val="0"/>
          <w:marTop w:val="0"/>
          <w:marBottom w:val="0"/>
          <w:divBdr>
            <w:top w:val="none" w:sz="0" w:space="0" w:color="auto"/>
            <w:left w:val="none" w:sz="0" w:space="0" w:color="auto"/>
            <w:bottom w:val="none" w:sz="0" w:space="0" w:color="auto"/>
            <w:right w:val="none" w:sz="0" w:space="0" w:color="auto"/>
          </w:divBdr>
        </w:div>
        <w:div w:id="1720713441">
          <w:marLeft w:val="640"/>
          <w:marRight w:val="0"/>
          <w:marTop w:val="0"/>
          <w:marBottom w:val="0"/>
          <w:divBdr>
            <w:top w:val="none" w:sz="0" w:space="0" w:color="auto"/>
            <w:left w:val="none" w:sz="0" w:space="0" w:color="auto"/>
            <w:bottom w:val="none" w:sz="0" w:space="0" w:color="auto"/>
            <w:right w:val="none" w:sz="0" w:space="0" w:color="auto"/>
          </w:divBdr>
        </w:div>
      </w:divsChild>
    </w:div>
    <w:div w:id="1364020127">
      <w:marLeft w:val="480"/>
      <w:marRight w:val="0"/>
      <w:marTop w:val="0"/>
      <w:marBottom w:val="0"/>
      <w:divBdr>
        <w:top w:val="none" w:sz="0" w:space="0" w:color="auto"/>
        <w:left w:val="none" w:sz="0" w:space="0" w:color="auto"/>
        <w:bottom w:val="none" w:sz="0" w:space="0" w:color="auto"/>
        <w:right w:val="none" w:sz="0" w:space="0" w:color="auto"/>
      </w:divBdr>
    </w:div>
    <w:div w:id="1364021139">
      <w:bodyDiv w:val="1"/>
      <w:marLeft w:val="0"/>
      <w:marRight w:val="0"/>
      <w:marTop w:val="0"/>
      <w:marBottom w:val="0"/>
      <w:divBdr>
        <w:top w:val="none" w:sz="0" w:space="0" w:color="auto"/>
        <w:left w:val="none" w:sz="0" w:space="0" w:color="auto"/>
        <w:bottom w:val="none" w:sz="0" w:space="0" w:color="auto"/>
        <w:right w:val="none" w:sz="0" w:space="0" w:color="auto"/>
      </w:divBdr>
      <w:divsChild>
        <w:div w:id="573978314">
          <w:marLeft w:val="480"/>
          <w:marRight w:val="0"/>
          <w:marTop w:val="0"/>
          <w:marBottom w:val="0"/>
          <w:divBdr>
            <w:top w:val="none" w:sz="0" w:space="0" w:color="auto"/>
            <w:left w:val="none" w:sz="0" w:space="0" w:color="auto"/>
            <w:bottom w:val="none" w:sz="0" w:space="0" w:color="auto"/>
            <w:right w:val="none" w:sz="0" w:space="0" w:color="auto"/>
          </w:divBdr>
        </w:div>
        <w:div w:id="635912944">
          <w:marLeft w:val="480"/>
          <w:marRight w:val="0"/>
          <w:marTop w:val="0"/>
          <w:marBottom w:val="0"/>
          <w:divBdr>
            <w:top w:val="none" w:sz="0" w:space="0" w:color="auto"/>
            <w:left w:val="none" w:sz="0" w:space="0" w:color="auto"/>
            <w:bottom w:val="none" w:sz="0" w:space="0" w:color="auto"/>
            <w:right w:val="none" w:sz="0" w:space="0" w:color="auto"/>
          </w:divBdr>
        </w:div>
        <w:div w:id="783306218">
          <w:marLeft w:val="480"/>
          <w:marRight w:val="0"/>
          <w:marTop w:val="0"/>
          <w:marBottom w:val="0"/>
          <w:divBdr>
            <w:top w:val="none" w:sz="0" w:space="0" w:color="auto"/>
            <w:left w:val="none" w:sz="0" w:space="0" w:color="auto"/>
            <w:bottom w:val="none" w:sz="0" w:space="0" w:color="auto"/>
            <w:right w:val="none" w:sz="0" w:space="0" w:color="auto"/>
          </w:divBdr>
        </w:div>
        <w:div w:id="785151736">
          <w:marLeft w:val="480"/>
          <w:marRight w:val="0"/>
          <w:marTop w:val="0"/>
          <w:marBottom w:val="0"/>
          <w:divBdr>
            <w:top w:val="none" w:sz="0" w:space="0" w:color="auto"/>
            <w:left w:val="none" w:sz="0" w:space="0" w:color="auto"/>
            <w:bottom w:val="none" w:sz="0" w:space="0" w:color="auto"/>
            <w:right w:val="none" w:sz="0" w:space="0" w:color="auto"/>
          </w:divBdr>
        </w:div>
        <w:div w:id="850223142">
          <w:marLeft w:val="480"/>
          <w:marRight w:val="0"/>
          <w:marTop w:val="0"/>
          <w:marBottom w:val="0"/>
          <w:divBdr>
            <w:top w:val="none" w:sz="0" w:space="0" w:color="auto"/>
            <w:left w:val="none" w:sz="0" w:space="0" w:color="auto"/>
            <w:bottom w:val="none" w:sz="0" w:space="0" w:color="auto"/>
            <w:right w:val="none" w:sz="0" w:space="0" w:color="auto"/>
          </w:divBdr>
        </w:div>
        <w:div w:id="851602222">
          <w:marLeft w:val="480"/>
          <w:marRight w:val="0"/>
          <w:marTop w:val="0"/>
          <w:marBottom w:val="0"/>
          <w:divBdr>
            <w:top w:val="none" w:sz="0" w:space="0" w:color="auto"/>
            <w:left w:val="none" w:sz="0" w:space="0" w:color="auto"/>
            <w:bottom w:val="none" w:sz="0" w:space="0" w:color="auto"/>
            <w:right w:val="none" w:sz="0" w:space="0" w:color="auto"/>
          </w:divBdr>
        </w:div>
        <w:div w:id="949120264">
          <w:marLeft w:val="480"/>
          <w:marRight w:val="0"/>
          <w:marTop w:val="0"/>
          <w:marBottom w:val="0"/>
          <w:divBdr>
            <w:top w:val="none" w:sz="0" w:space="0" w:color="auto"/>
            <w:left w:val="none" w:sz="0" w:space="0" w:color="auto"/>
            <w:bottom w:val="none" w:sz="0" w:space="0" w:color="auto"/>
            <w:right w:val="none" w:sz="0" w:space="0" w:color="auto"/>
          </w:divBdr>
        </w:div>
        <w:div w:id="1101217923">
          <w:marLeft w:val="480"/>
          <w:marRight w:val="0"/>
          <w:marTop w:val="0"/>
          <w:marBottom w:val="0"/>
          <w:divBdr>
            <w:top w:val="none" w:sz="0" w:space="0" w:color="auto"/>
            <w:left w:val="none" w:sz="0" w:space="0" w:color="auto"/>
            <w:bottom w:val="none" w:sz="0" w:space="0" w:color="auto"/>
            <w:right w:val="none" w:sz="0" w:space="0" w:color="auto"/>
          </w:divBdr>
        </w:div>
        <w:div w:id="1182352071">
          <w:marLeft w:val="480"/>
          <w:marRight w:val="0"/>
          <w:marTop w:val="0"/>
          <w:marBottom w:val="0"/>
          <w:divBdr>
            <w:top w:val="none" w:sz="0" w:space="0" w:color="auto"/>
            <w:left w:val="none" w:sz="0" w:space="0" w:color="auto"/>
            <w:bottom w:val="none" w:sz="0" w:space="0" w:color="auto"/>
            <w:right w:val="none" w:sz="0" w:space="0" w:color="auto"/>
          </w:divBdr>
        </w:div>
        <w:div w:id="1349601063">
          <w:marLeft w:val="480"/>
          <w:marRight w:val="0"/>
          <w:marTop w:val="0"/>
          <w:marBottom w:val="0"/>
          <w:divBdr>
            <w:top w:val="none" w:sz="0" w:space="0" w:color="auto"/>
            <w:left w:val="none" w:sz="0" w:space="0" w:color="auto"/>
            <w:bottom w:val="none" w:sz="0" w:space="0" w:color="auto"/>
            <w:right w:val="none" w:sz="0" w:space="0" w:color="auto"/>
          </w:divBdr>
        </w:div>
        <w:div w:id="1419135896">
          <w:marLeft w:val="480"/>
          <w:marRight w:val="0"/>
          <w:marTop w:val="0"/>
          <w:marBottom w:val="0"/>
          <w:divBdr>
            <w:top w:val="none" w:sz="0" w:space="0" w:color="auto"/>
            <w:left w:val="none" w:sz="0" w:space="0" w:color="auto"/>
            <w:bottom w:val="none" w:sz="0" w:space="0" w:color="auto"/>
            <w:right w:val="none" w:sz="0" w:space="0" w:color="auto"/>
          </w:divBdr>
        </w:div>
        <w:div w:id="1580284569">
          <w:marLeft w:val="480"/>
          <w:marRight w:val="0"/>
          <w:marTop w:val="0"/>
          <w:marBottom w:val="0"/>
          <w:divBdr>
            <w:top w:val="none" w:sz="0" w:space="0" w:color="auto"/>
            <w:left w:val="none" w:sz="0" w:space="0" w:color="auto"/>
            <w:bottom w:val="none" w:sz="0" w:space="0" w:color="auto"/>
            <w:right w:val="none" w:sz="0" w:space="0" w:color="auto"/>
          </w:divBdr>
        </w:div>
        <w:div w:id="1662470131">
          <w:marLeft w:val="480"/>
          <w:marRight w:val="0"/>
          <w:marTop w:val="0"/>
          <w:marBottom w:val="0"/>
          <w:divBdr>
            <w:top w:val="none" w:sz="0" w:space="0" w:color="auto"/>
            <w:left w:val="none" w:sz="0" w:space="0" w:color="auto"/>
            <w:bottom w:val="none" w:sz="0" w:space="0" w:color="auto"/>
            <w:right w:val="none" w:sz="0" w:space="0" w:color="auto"/>
          </w:divBdr>
        </w:div>
        <w:div w:id="1940290714">
          <w:marLeft w:val="480"/>
          <w:marRight w:val="0"/>
          <w:marTop w:val="0"/>
          <w:marBottom w:val="0"/>
          <w:divBdr>
            <w:top w:val="none" w:sz="0" w:space="0" w:color="auto"/>
            <w:left w:val="none" w:sz="0" w:space="0" w:color="auto"/>
            <w:bottom w:val="none" w:sz="0" w:space="0" w:color="auto"/>
            <w:right w:val="none" w:sz="0" w:space="0" w:color="auto"/>
          </w:divBdr>
        </w:div>
        <w:div w:id="2068213354">
          <w:marLeft w:val="480"/>
          <w:marRight w:val="0"/>
          <w:marTop w:val="0"/>
          <w:marBottom w:val="0"/>
          <w:divBdr>
            <w:top w:val="none" w:sz="0" w:space="0" w:color="auto"/>
            <w:left w:val="none" w:sz="0" w:space="0" w:color="auto"/>
            <w:bottom w:val="none" w:sz="0" w:space="0" w:color="auto"/>
            <w:right w:val="none" w:sz="0" w:space="0" w:color="auto"/>
          </w:divBdr>
        </w:div>
      </w:divsChild>
    </w:div>
    <w:div w:id="1365247369">
      <w:bodyDiv w:val="1"/>
      <w:marLeft w:val="0"/>
      <w:marRight w:val="0"/>
      <w:marTop w:val="0"/>
      <w:marBottom w:val="0"/>
      <w:divBdr>
        <w:top w:val="none" w:sz="0" w:space="0" w:color="auto"/>
        <w:left w:val="none" w:sz="0" w:space="0" w:color="auto"/>
        <w:bottom w:val="none" w:sz="0" w:space="0" w:color="auto"/>
        <w:right w:val="none" w:sz="0" w:space="0" w:color="auto"/>
      </w:divBdr>
    </w:div>
    <w:div w:id="1367171795">
      <w:bodyDiv w:val="1"/>
      <w:marLeft w:val="0"/>
      <w:marRight w:val="0"/>
      <w:marTop w:val="0"/>
      <w:marBottom w:val="0"/>
      <w:divBdr>
        <w:top w:val="none" w:sz="0" w:space="0" w:color="auto"/>
        <w:left w:val="none" w:sz="0" w:space="0" w:color="auto"/>
        <w:bottom w:val="none" w:sz="0" w:space="0" w:color="auto"/>
        <w:right w:val="none" w:sz="0" w:space="0" w:color="auto"/>
      </w:divBdr>
    </w:div>
    <w:div w:id="1367292408">
      <w:marLeft w:val="480"/>
      <w:marRight w:val="0"/>
      <w:marTop w:val="0"/>
      <w:marBottom w:val="0"/>
      <w:divBdr>
        <w:top w:val="none" w:sz="0" w:space="0" w:color="auto"/>
        <w:left w:val="none" w:sz="0" w:space="0" w:color="auto"/>
        <w:bottom w:val="none" w:sz="0" w:space="0" w:color="auto"/>
        <w:right w:val="none" w:sz="0" w:space="0" w:color="auto"/>
      </w:divBdr>
    </w:div>
    <w:div w:id="1368411909">
      <w:marLeft w:val="480"/>
      <w:marRight w:val="0"/>
      <w:marTop w:val="0"/>
      <w:marBottom w:val="0"/>
      <w:divBdr>
        <w:top w:val="none" w:sz="0" w:space="0" w:color="auto"/>
        <w:left w:val="none" w:sz="0" w:space="0" w:color="auto"/>
        <w:bottom w:val="none" w:sz="0" w:space="0" w:color="auto"/>
        <w:right w:val="none" w:sz="0" w:space="0" w:color="auto"/>
      </w:divBdr>
    </w:div>
    <w:div w:id="1368795506">
      <w:marLeft w:val="480"/>
      <w:marRight w:val="0"/>
      <w:marTop w:val="0"/>
      <w:marBottom w:val="0"/>
      <w:divBdr>
        <w:top w:val="none" w:sz="0" w:space="0" w:color="auto"/>
        <w:left w:val="none" w:sz="0" w:space="0" w:color="auto"/>
        <w:bottom w:val="none" w:sz="0" w:space="0" w:color="auto"/>
        <w:right w:val="none" w:sz="0" w:space="0" w:color="auto"/>
      </w:divBdr>
    </w:div>
    <w:div w:id="1368988150">
      <w:marLeft w:val="480"/>
      <w:marRight w:val="0"/>
      <w:marTop w:val="0"/>
      <w:marBottom w:val="0"/>
      <w:divBdr>
        <w:top w:val="none" w:sz="0" w:space="0" w:color="auto"/>
        <w:left w:val="none" w:sz="0" w:space="0" w:color="auto"/>
        <w:bottom w:val="none" w:sz="0" w:space="0" w:color="auto"/>
        <w:right w:val="none" w:sz="0" w:space="0" w:color="auto"/>
      </w:divBdr>
    </w:div>
    <w:div w:id="1369791445">
      <w:marLeft w:val="640"/>
      <w:marRight w:val="0"/>
      <w:marTop w:val="0"/>
      <w:marBottom w:val="0"/>
      <w:divBdr>
        <w:top w:val="none" w:sz="0" w:space="0" w:color="auto"/>
        <w:left w:val="none" w:sz="0" w:space="0" w:color="auto"/>
        <w:bottom w:val="none" w:sz="0" w:space="0" w:color="auto"/>
        <w:right w:val="none" w:sz="0" w:space="0" w:color="auto"/>
      </w:divBdr>
    </w:div>
    <w:div w:id="1369912049">
      <w:bodyDiv w:val="1"/>
      <w:marLeft w:val="0"/>
      <w:marRight w:val="0"/>
      <w:marTop w:val="0"/>
      <w:marBottom w:val="0"/>
      <w:divBdr>
        <w:top w:val="none" w:sz="0" w:space="0" w:color="auto"/>
        <w:left w:val="none" w:sz="0" w:space="0" w:color="auto"/>
        <w:bottom w:val="none" w:sz="0" w:space="0" w:color="auto"/>
        <w:right w:val="none" w:sz="0" w:space="0" w:color="auto"/>
      </w:divBdr>
      <w:divsChild>
        <w:div w:id="1098452115">
          <w:marLeft w:val="640"/>
          <w:marRight w:val="0"/>
          <w:marTop w:val="0"/>
          <w:marBottom w:val="0"/>
          <w:divBdr>
            <w:top w:val="none" w:sz="0" w:space="0" w:color="auto"/>
            <w:left w:val="none" w:sz="0" w:space="0" w:color="auto"/>
            <w:bottom w:val="none" w:sz="0" w:space="0" w:color="auto"/>
            <w:right w:val="none" w:sz="0" w:space="0" w:color="auto"/>
          </w:divBdr>
        </w:div>
        <w:div w:id="1404261277">
          <w:marLeft w:val="640"/>
          <w:marRight w:val="0"/>
          <w:marTop w:val="0"/>
          <w:marBottom w:val="0"/>
          <w:divBdr>
            <w:top w:val="none" w:sz="0" w:space="0" w:color="auto"/>
            <w:left w:val="none" w:sz="0" w:space="0" w:color="auto"/>
            <w:bottom w:val="none" w:sz="0" w:space="0" w:color="auto"/>
            <w:right w:val="none" w:sz="0" w:space="0" w:color="auto"/>
          </w:divBdr>
        </w:div>
        <w:div w:id="810514629">
          <w:marLeft w:val="640"/>
          <w:marRight w:val="0"/>
          <w:marTop w:val="0"/>
          <w:marBottom w:val="0"/>
          <w:divBdr>
            <w:top w:val="none" w:sz="0" w:space="0" w:color="auto"/>
            <w:left w:val="none" w:sz="0" w:space="0" w:color="auto"/>
            <w:bottom w:val="none" w:sz="0" w:space="0" w:color="auto"/>
            <w:right w:val="none" w:sz="0" w:space="0" w:color="auto"/>
          </w:divBdr>
        </w:div>
        <w:div w:id="1974021039">
          <w:marLeft w:val="640"/>
          <w:marRight w:val="0"/>
          <w:marTop w:val="0"/>
          <w:marBottom w:val="0"/>
          <w:divBdr>
            <w:top w:val="none" w:sz="0" w:space="0" w:color="auto"/>
            <w:left w:val="none" w:sz="0" w:space="0" w:color="auto"/>
            <w:bottom w:val="none" w:sz="0" w:space="0" w:color="auto"/>
            <w:right w:val="none" w:sz="0" w:space="0" w:color="auto"/>
          </w:divBdr>
        </w:div>
        <w:div w:id="1499422078">
          <w:marLeft w:val="640"/>
          <w:marRight w:val="0"/>
          <w:marTop w:val="0"/>
          <w:marBottom w:val="0"/>
          <w:divBdr>
            <w:top w:val="none" w:sz="0" w:space="0" w:color="auto"/>
            <w:left w:val="none" w:sz="0" w:space="0" w:color="auto"/>
            <w:bottom w:val="none" w:sz="0" w:space="0" w:color="auto"/>
            <w:right w:val="none" w:sz="0" w:space="0" w:color="auto"/>
          </w:divBdr>
        </w:div>
        <w:div w:id="1919556391">
          <w:marLeft w:val="640"/>
          <w:marRight w:val="0"/>
          <w:marTop w:val="0"/>
          <w:marBottom w:val="0"/>
          <w:divBdr>
            <w:top w:val="none" w:sz="0" w:space="0" w:color="auto"/>
            <w:left w:val="none" w:sz="0" w:space="0" w:color="auto"/>
            <w:bottom w:val="none" w:sz="0" w:space="0" w:color="auto"/>
            <w:right w:val="none" w:sz="0" w:space="0" w:color="auto"/>
          </w:divBdr>
        </w:div>
        <w:div w:id="2026011124">
          <w:marLeft w:val="640"/>
          <w:marRight w:val="0"/>
          <w:marTop w:val="0"/>
          <w:marBottom w:val="0"/>
          <w:divBdr>
            <w:top w:val="none" w:sz="0" w:space="0" w:color="auto"/>
            <w:left w:val="none" w:sz="0" w:space="0" w:color="auto"/>
            <w:bottom w:val="none" w:sz="0" w:space="0" w:color="auto"/>
            <w:right w:val="none" w:sz="0" w:space="0" w:color="auto"/>
          </w:divBdr>
        </w:div>
        <w:div w:id="912395176">
          <w:marLeft w:val="640"/>
          <w:marRight w:val="0"/>
          <w:marTop w:val="0"/>
          <w:marBottom w:val="0"/>
          <w:divBdr>
            <w:top w:val="none" w:sz="0" w:space="0" w:color="auto"/>
            <w:left w:val="none" w:sz="0" w:space="0" w:color="auto"/>
            <w:bottom w:val="none" w:sz="0" w:space="0" w:color="auto"/>
            <w:right w:val="none" w:sz="0" w:space="0" w:color="auto"/>
          </w:divBdr>
        </w:div>
        <w:div w:id="1564675380">
          <w:marLeft w:val="640"/>
          <w:marRight w:val="0"/>
          <w:marTop w:val="0"/>
          <w:marBottom w:val="0"/>
          <w:divBdr>
            <w:top w:val="none" w:sz="0" w:space="0" w:color="auto"/>
            <w:left w:val="none" w:sz="0" w:space="0" w:color="auto"/>
            <w:bottom w:val="none" w:sz="0" w:space="0" w:color="auto"/>
            <w:right w:val="none" w:sz="0" w:space="0" w:color="auto"/>
          </w:divBdr>
        </w:div>
        <w:div w:id="234319661">
          <w:marLeft w:val="640"/>
          <w:marRight w:val="0"/>
          <w:marTop w:val="0"/>
          <w:marBottom w:val="0"/>
          <w:divBdr>
            <w:top w:val="none" w:sz="0" w:space="0" w:color="auto"/>
            <w:left w:val="none" w:sz="0" w:space="0" w:color="auto"/>
            <w:bottom w:val="none" w:sz="0" w:space="0" w:color="auto"/>
            <w:right w:val="none" w:sz="0" w:space="0" w:color="auto"/>
          </w:divBdr>
        </w:div>
        <w:div w:id="1323848650">
          <w:marLeft w:val="640"/>
          <w:marRight w:val="0"/>
          <w:marTop w:val="0"/>
          <w:marBottom w:val="0"/>
          <w:divBdr>
            <w:top w:val="none" w:sz="0" w:space="0" w:color="auto"/>
            <w:left w:val="none" w:sz="0" w:space="0" w:color="auto"/>
            <w:bottom w:val="none" w:sz="0" w:space="0" w:color="auto"/>
            <w:right w:val="none" w:sz="0" w:space="0" w:color="auto"/>
          </w:divBdr>
        </w:div>
        <w:div w:id="1787844736">
          <w:marLeft w:val="640"/>
          <w:marRight w:val="0"/>
          <w:marTop w:val="0"/>
          <w:marBottom w:val="0"/>
          <w:divBdr>
            <w:top w:val="none" w:sz="0" w:space="0" w:color="auto"/>
            <w:left w:val="none" w:sz="0" w:space="0" w:color="auto"/>
            <w:bottom w:val="none" w:sz="0" w:space="0" w:color="auto"/>
            <w:right w:val="none" w:sz="0" w:space="0" w:color="auto"/>
          </w:divBdr>
        </w:div>
        <w:div w:id="819542812">
          <w:marLeft w:val="640"/>
          <w:marRight w:val="0"/>
          <w:marTop w:val="0"/>
          <w:marBottom w:val="0"/>
          <w:divBdr>
            <w:top w:val="none" w:sz="0" w:space="0" w:color="auto"/>
            <w:left w:val="none" w:sz="0" w:space="0" w:color="auto"/>
            <w:bottom w:val="none" w:sz="0" w:space="0" w:color="auto"/>
            <w:right w:val="none" w:sz="0" w:space="0" w:color="auto"/>
          </w:divBdr>
        </w:div>
        <w:div w:id="1999921596">
          <w:marLeft w:val="640"/>
          <w:marRight w:val="0"/>
          <w:marTop w:val="0"/>
          <w:marBottom w:val="0"/>
          <w:divBdr>
            <w:top w:val="none" w:sz="0" w:space="0" w:color="auto"/>
            <w:left w:val="none" w:sz="0" w:space="0" w:color="auto"/>
            <w:bottom w:val="none" w:sz="0" w:space="0" w:color="auto"/>
            <w:right w:val="none" w:sz="0" w:space="0" w:color="auto"/>
          </w:divBdr>
        </w:div>
        <w:div w:id="639195311">
          <w:marLeft w:val="640"/>
          <w:marRight w:val="0"/>
          <w:marTop w:val="0"/>
          <w:marBottom w:val="0"/>
          <w:divBdr>
            <w:top w:val="none" w:sz="0" w:space="0" w:color="auto"/>
            <w:left w:val="none" w:sz="0" w:space="0" w:color="auto"/>
            <w:bottom w:val="none" w:sz="0" w:space="0" w:color="auto"/>
            <w:right w:val="none" w:sz="0" w:space="0" w:color="auto"/>
          </w:divBdr>
        </w:div>
        <w:div w:id="299042274">
          <w:marLeft w:val="640"/>
          <w:marRight w:val="0"/>
          <w:marTop w:val="0"/>
          <w:marBottom w:val="0"/>
          <w:divBdr>
            <w:top w:val="none" w:sz="0" w:space="0" w:color="auto"/>
            <w:left w:val="none" w:sz="0" w:space="0" w:color="auto"/>
            <w:bottom w:val="none" w:sz="0" w:space="0" w:color="auto"/>
            <w:right w:val="none" w:sz="0" w:space="0" w:color="auto"/>
          </w:divBdr>
        </w:div>
        <w:div w:id="1585264605">
          <w:marLeft w:val="640"/>
          <w:marRight w:val="0"/>
          <w:marTop w:val="0"/>
          <w:marBottom w:val="0"/>
          <w:divBdr>
            <w:top w:val="none" w:sz="0" w:space="0" w:color="auto"/>
            <w:left w:val="none" w:sz="0" w:space="0" w:color="auto"/>
            <w:bottom w:val="none" w:sz="0" w:space="0" w:color="auto"/>
            <w:right w:val="none" w:sz="0" w:space="0" w:color="auto"/>
          </w:divBdr>
        </w:div>
        <w:div w:id="379943637">
          <w:marLeft w:val="640"/>
          <w:marRight w:val="0"/>
          <w:marTop w:val="0"/>
          <w:marBottom w:val="0"/>
          <w:divBdr>
            <w:top w:val="none" w:sz="0" w:space="0" w:color="auto"/>
            <w:left w:val="none" w:sz="0" w:space="0" w:color="auto"/>
            <w:bottom w:val="none" w:sz="0" w:space="0" w:color="auto"/>
            <w:right w:val="none" w:sz="0" w:space="0" w:color="auto"/>
          </w:divBdr>
        </w:div>
        <w:div w:id="1251962483">
          <w:marLeft w:val="640"/>
          <w:marRight w:val="0"/>
          <w:marTop w:val="0"/>
          <w:marBottom w:val="0"/>
          <w:divBdr>
            <w:top w:val="none" w:sz="0" w:space="0" w:color="auto"/>
            <w:left w:val="none" w:sz="0" w:space="0" w:color="auto"/>
            <w:bottom w:val="none" w:sz="0" w:space="0" w:color="auto"/>
            <w:right w:val="none" w:sz="0" w:space="0" w:color="auto"/>
          </w:divBdr>
        </w:div>
        <w:div w:id="1564758505">
          <w:marLeft w:val="640"/>
          <w:marRight w:val="0"/>
          <w:marTop w:val="0"/>
          <w:marBottom w:val="0"/>
          <w:divBdr>
            <w:top w:val="none" w:sz="0" w:space="0" w:color="auto"/>
            <w:left w:val="none" w:sz="0" w:space="0" w:color="auto"/>
            <w:bottom w:val="none" w:sz="0" w:space="0" w:color="auto"/>
            <w:right w:val="none" w:sz="0" w:space="0" w:color="auto"/>
          </w:divBdr>
        </w:div>
        <w:div w:id="2142263358">
          <w:marLeft w:val="640"/>
          <w:marRight w:val="0"/>
          <w:marTop w:val="0"/>
          <w:marBottom w:val="0"/>
          <w:divBdr>
            <w:top w:val="none" w:sz="0" w:space="0" w:color="auto"/>
            <w:left w:val="none" w:sz="0" w:space="0" w:color="auto"/>
            <w:bottom w:val="none" w:sz="0" w:space="0" w:color="auto"/>
            <w:right w:val="none" w:sz="0" w:space="0" w:color="auto"/>
          </w:divBdr>
        </w:div>
        <w:div w:id="1241403002">
          <w:marLeft w:val="640"/>
          <w:marRight w:val="0"/>
          <w:marTop w:val="0"/>
          <w:marBottom w:val="0"/>
          <w:divBdr>
            <w:top w:val="none" w:sz="0" w:space="0" w:color="auto"/>
            <w:left w:val="none" w:sz="0" w:space="0" w:color="auto"/>
            <w:bottom w:val="none" w:sz="0" w:space="0" w:color="auto"/>
            <w:right w:val="none" w:sz="0" w:space="0" w:color="auto"/>
          </w:divBdr>
        </w:div>
        <w:div w:id="735130662">
          <w:marLeft w:val="640"/>
          <w:marRight w:val="0"/>
          <w:marTop w:val="0"/>
          <w:marBottom w:val="0"/>
          <w:divBdr>
            <w:top w:val="none" w:sz="0" w:space="0" w:color="auto"/>
            <w:left w:val="none" w:sz="0" w:space="0" w:color="auto"/>
            <w:bottom w:val="none" w:sz="0" w:space="0" w:color="auto"/>
            <w:right w:val="none" w:sz="0" w:space="0" w:color="auto"/>
          </w:divBdr>
        </w:div>
        <w:div w:id="1223177029">
          <w:marLeft w:val="640"/>
          <w:marRight w:val="0"/>
          <w:marTop w:val="0"/>
          <w:marBottom w:val="0"/>
          <w:divBdr>
            <w:top w:val="none" w:sz="0" w:space="0" w:color="auto"/>
            <w:left w:val="none" w:sz="0" w:space="0" w:color="auto"/>
            <w:bottom w:val="none" w:sz="0" w:space="0" w:color="auto"/>
            <w:right w:val="none" w:sz="0" w:space="0" w:color="auto"/>
          </w:divBdr>
        </w:div>
        <w:div w:id="73167799">
          <w:marLeft w:val="640"/>
          <w:marRight w:val="0"/>
          <w:marTop w:val="0"/>
          <w:marBottom w:val="0"/>
          <w:divBdr>
            <w:top w:val="none" w:sz="0" w:space="0" w:color="auto"/>
            <w:left w:val="none" w:sz="0" w:space="0" w:color="auto"/>
            <w:bottom w:val="none" w:sz="0" w:space="0" w:color="auto"/>
            <w:right w:val="none" w:sz="0" w:space="0" w:color="auto"/>
          </w:divBdr>
        </w:div>
        <w:div w:id="796945296">
          <w:marLeft w:val="640"/>
          <w:marRight w:val="0"/>
          <w:marTop w:val="0"/>
          <w:marBottom w:val="0"/>
          <w:divBdr>
            <w:top w:val="none" w:sz="0" w:space="0" w:color="auto"/>
            <w:left w:val="none" w:sz="0" w:space="0" w:color="auto"/>
            <w:bottom w:val="none" w:sz="0" w:space="0" w:color="auto"/>
            <w:right w:val="none" w:sz="0" w:space="0" w:color="auto"/>
          </w:divBdr>
        </w:div>
        <w:div w:id="39869784">
          <w:marLeft w:val="640"/>
          <w:marRight w:val="0"/>
          <w:marTop w:val="0"/>
          <w:marBottom w:val="0"/>
          <w:divBdr>
            <w:top w:val="none" w:sz="0" w:space="0" w:color="auto"/>
            <w:left w:val="none" w:sz="0" w:space="0" w:color="auto"/>
            <w:bottom w:val="none" w:sz="0" w:space="0" w:color="auto"/>
            <w:right w:val="none" w:sz="0" w:space="0" w:color="auto"/>
          </w:divBdr>
        </w:div>
        <w:div w:id="1981954189">
          <w:marLeft w:val="640"/>
          <w:marRight w:val="0"/>
          <w:marTop w:val="0"/>
          <w:marBottom w:val="0"/>
          <w:divBdr>
            <w:top w:val="none" w:sz="0" w:space="0" w:color="auto"/>
            <w:left w:val="none" w:sz="0" w:space="0" w:color="auto"/>
            <w:bottom w:val="none" w:sz="0" w:space="0" w:color="auto"/>
            <w:right w:val="none" w:sz="0" w:space="0" w:color="auto"/>
          </w:divBdr>
        </w:div>
        <w:div w:id="15277720">
          <w:marLeft w:val="640"/>
          <w:marRight w:val="0"/>
          <w:marTop w:val="0"/>
          <w:marBottom w:val="0"/>
          <w:divBdr>
            <w:top w:val="none" w:sz="0" w:space="0" w:color="auto"/>
            <w:left w:val="none" w:sz="0" w:space="0" w:color="auto"/>
            <w:bottom w:val="none" w:sz="0" w:space="0" w:color="auto"/>
            <w:right w:val="none" w:sz="0" w:space="0" w:color="auto"/>
          </w:divBdr>
        </w:div>
        <w:div w:id="743332031">
          <w:marLeft w:val="640"/>
          <w:marRight w:val="0"/>
          <w:marTop w:val="0"/>
          <w:marBottom w:val="0"/>
          <w:divBdr>
            <w:top w:val="none" w:sz="0" w:space="0" w:color="auto"/>
            <w:left w:val="none" w:sz="0" w:space="0" w:color="auto"/>
            <w:bottom w:val="none" w:sz="0" w:space="0" w:color="auto"/>
            <w:right w:val="none" w:sz="0" w:space="0" w:color="auto"/>
          </w:divBdr>
        </w:div>
        <w:div w:id="749498138">
          <w:marLeft w:val="640"/>
          <w:marRight w:val="0"/>
          <w:marTop w:val="0"/>
          <w:marBottom w:val="0"/>
          <w:divBdr>
            <w:top w:val="none" w:sz="0" w:space="0" w:color="auto"/>
            <w:left w:val="none" w:sz="0" w:space="0" w:color="auto"/>
            <w:bottom w:val="none" w:sz="0" w:space="0" w:color="auto"/>
            <w:right w:val="none" w:sz="0" w:space="0" w:color="auto"/>
          </w:divBdr>
        </w:div>
        <w:div w:id="2118020046">
          <w:marLeft w:val="640"/>
          <w:marRight w:val="0"/>
          <w:marTop w:val="0"/>
          <w:marBottom w:val="0"/>
          <w:divBdr>
            <w:top w:val="none" w:sz="0" w:space="0" w:color="auto"/>
            <w:left w:val="none" w:sz="0" w:space="0" w:color="auto"/>
            <w:bottom w:val="none" w:sz="0" w:space="0" w:color="auto"/>
            <w:right w:val="none" w:sz="0" w:space="0" w:color="auto"/>
          </w:divBdr>
        </w:div>
        <w:div w:id="1877430750">
          <w:marLeft w:val="640"/>
          <w:marRight w:val="0"/>
          <w:marTop w:val="0"/>
          <w:marBottom w:val="0"/>
          <w:divBdr>
            <w:top w:val="none" w:sz="0" w:space="0" w:color="auto"/>
            <w:left w:val="none" w:sz="0" w:space="0" w:color="auto"/>
            <w:bottom w:val="none" w:sz="0" w:space="0" w:color="auto"/>
            <w:right w:val="none" w:sz="0" w:space="0" w:color="auto"/>
          </w:divBdr>
        </w:div>
        <w:div w:id="2070230266">
          <w:marLeft w:val="640"/>
          <w:marRight w:val="0"/>
          <w:marTop w:val="0"/>
          <w:marBottom w:val="0"/>
          <w:divBdr>
            <w:top w:val="none" w:sz="0" w:space="0" w:color="auto"/>
            <w:left w:val="none" w:sz="0" w:space="0" w:color="auto"/>
            <w:bottom w:val="none" w:sz="0" w:space="0" w:color="auto"/>
            <w:right w:val="none" w:sz="0" w:space="0" w:color="auto"/>
          </w:divBdr>
        </w:div>
        <w:div w:id="108858123">
          <w:marLeft w:val="640"/>
          <w:marRight w:val="0"/>
          <w:marTop w:val="0"/>
          <w:marBottom w:val="0"/>
          <w:divBdr>
            <w:top w:val="none" w:sz="0" w:space="0" w:color="auto"/>
            <w:left w:val="none" w:sz="0" w:space="0" w:color="auto"/>
            <w:bottom w:val="none" w:sz="0" w:space="0" w:color="auto"/>
            <w:right w:val="none" w:sz="0" w:space="0" w:color="auto"/>
          </w:divBdr>
        </w:div>
        <w:div w:id="143858275">
          <w:marLeft w:val="640"/>
          <w:marRight w:val="0"/>
          <w:marTop w:val="0"/>
          <w:marBottom w:val="0"/>
          <w:divBdr>
            <w:top w:val="none" w:sz="0" w:space="0" w:color="auto"/>
            <w:left w:val="none" w:sz="0" w:space="0" w:color="auto"/>
            <w:bottom w:val="none" w:sz="0" w:space="0" w:color="auto"/>
            <w:right w:val="none" w:sz="0" w:space="0" w:color="auto"/>
          </w:divBdr>
        </w:div>
        <w:div w:id="1429043162">
          <w:marLeft w:val="640"/>
          <w:marRight w:val="0"/>
          <w:marTop w:val="0"/>
          <w:marBottom w:val="0"/>
          <w:divBdr>
            <w:top w:val="none" w:sz="0" w:space="0" w:color="auto"/>
            <w:left w:val="none" w:sz="0" w:space="0" w:color="auto"/>
            <w:bottom w:val="none" w:sz="0" w:space="0" w:color="auto"/>
            <w:right w:val="none" w:sz="0" w:space="0" w:color="auto"/>
          </w:divBdr>
        </w:div>
        <w:div w:id="841362071">
          <w:marLeft w:val="640"/>
          <w:marRight w:val="0"/>
          <w:marTop w:val="0"/>
          <w:marBottom w:val="0"/>
          <w:divBdr>
            <w:top w:val="none" w:sz="0" w:space="0" w:color="auto"/>
            <w:left w:val="none" w:sz="0" w:space="0" w:color="auto"/>
            <w:bottom w:val="none" w:sz="0" w:space="0" w:color="auto"/>
            <w:right w:val="none" w:sz="0" w:space="0" w:color="auto"/>
          </w:divBdr>
        </w:div>
        <w:div w:id="1915509802">
          <w:marLeft w:val="640"/>
          <w:marRight w:val="0"/>
          <w:marTop w:val="0"/>
          <w:marBottom w:val="0"/>
          <w:divBdr>
            <w:top w:val="none" w:sz="0" w:space="0" w:color="auto"/>
            <w:left w:val="none" w:sz="0" w:space="0" w:color="auto"/>
            <w:bottom w:val="none" w:sz="0" w:space="0" w:color="auto"/>
            <w:right w:val="none" w:sz="0" w:space="0" w:color="auto"/>
          </w:divBdr>
        </w:div>
        <w:div w:id="2031836002">
          <w:marLeft w:val="640"/>
          <w:marRight w:val="0"/>
          <w:marTop w:val="0"/>
          <w:marBottom w:val="0"/>
          <w:divBdr>
            <w:top w:val="none" w:sz="0" w:space="0" w:color="auto"/>
            <w:left w:val="none" w:sz="0" w:space="0" w:color="auto"/>
            <w:bottom w:val="none" w:sz="0" w:space="0" w:color="auto"/>
            <w:right w:val="none" w:sz="0" w:space="0" w:color="auto"/>
          </w:divBdr>
        </w:div>
        <w:div w:id="925922516">
          <w:marLeft w:val="640"/>
          <w:marRight w:val="0"/>
          <w:marTop w:val="0"/>
          <w:marBottom w:val="0"/>
          <w:divBdr>
            <w:top w:val="none" w:sz="0" w:space="0" w:color="auto"/>
            <w:left w:val="none" w:sz="0" w:space="0" w:color="auto"/>
            <w:bottom w:val="none" w:sz="0" w:space="0" w:color="auto"/>
            <w:right w:val="none" w:sz="0" w:space="0" w:color="auto"/>
          </w:divBdr>
        </w:div>
        <w:div w:id="2038113636">
          <w:marLeft w:val="640"/>
          <w:marRight w:val="0"/>
          <w:marTop w:val="0"/>
          <w:marBottom w:val="0"/>
          <w:divBdr>
            <w:top w:val="none" w:sz="0" w:space="0" w:color="auto"/>
            <w:left w:val="none" w:sz="0" w:space="0" w:color="auto"/>
            <w:bottom w:val="none" w:sz="0" w:space="0" w:color="auto"/>
            <w:right w:val="none" w:sz="0" w:space="0" w:color="auto"/>
          </w:divBdr>
        </w:div>
        <w:div w:id="2112970551">
          <w:marLeft w:val="640"/>
          <w:marRight w:val="0"/>
          <w:marTop w:val="0"/>
          <w:marBottom w:val="0"/>
          <w:divBdr>
            <w:top w:val="none" w:sz="0" w:space="0" w:color="auto"/>
            <w:left w:val="none" w:sz="0" w:space="0" w:color="auto"/>
            <w:bottom w:val="none" w:sz="0" w:space="0" w:color="auto"/>
            <w:right w:val="none" w:sz="0" w:space="0" w:color="auto"/>
          </w:divBdr>
        </w:div>
        <w:div w:id="1439567941">
          <w:marLeft w:val="640"/>
          <w:marRight w:val="0"/>
          <w:marTop w:val="0"/>
          <w:marBottom w:val="0"/>
          <w:divBdr>
            <w:top w:val="none" w:sz="0" w:space="0" w:color="auto"/>
            <w:left w:val="none" w:sz="0" w:space="0" w:color="auto"/>
            <w:bottom w:val="none" w:sz="0" w:space="0" w:color="auto"/>
            <w:right w:val="none" w:sz="0" w:space="0" w:color="auto"/>
          </w:divBdr>
        </w:div>
        <w:div w:id="925378152">
          <w:marLeft w:val="640"/>
          <w:marRight w:val="0"/>
          <w:marTop w:val="0"/>
          <w:marBottom w:val="0"/>
          <w:divBdr>
            <w:top w:val="none" w:sz="0" w:space="0" w:color="auto"/>
            <w:left w:val="none" w:sz="0" w:space="0" w:color="auto"/>
            <w:bottom w:val="none" w:sz="0" w:space="0" w:color="auto"/>
            <w:right w:val="none" w:sz="0" w:space="0" w:color="auto"/>
          </w:divBdr>
        </w:div>
        <w:div w:id="1980069175">
          <w:marLeft w:val="640"/>
          <w:marRight w:val="0"/>
          <w:marTop w:val="0"/>
          <w:marBottom w:val="0"/>
          <w:divBdr>
            <w:top w:val="none" w:sz="0" w:space="0" w:color="auto"/>
            <w:left w:val="none" w:sz="0" w:space="0" w:color="auto"/>
            <w:bottom w:val="none" w:sz="0" w:space="0" w:color="auto"/>
            <w:right w:val="none" w:sz="0" w:space="0" w:color="auto"/>
          </w:divBdr>
        </w:div>
        <w:div w:id="1208949411">
          <w:marLeft w:val="640"/>
          <w:marRight w:val="0"/>
          <w:marTop w:val="0"/>
          <w:marBottom w:val="0"/>
          <w:divBdr>
            <w:top w:val="none" w:sz="0" w:space="0" w:color="auto"/>
            <w:left w:val="none" w:sz="0" w:space="0" w:color="auto"/>
            <w:bottom w:val="none" w:sz="0" w:space="0" w:color="auto"/>
            <w:right w:val="none" w:sz="0" w:space="0" w:color="auto"/>
          </w:divBdr>
        </w:div>
        <w:div w:id="1036395296">
          <w:marLeft w:val="640"/>
          <w:marRight w:val="0"/>
          <w:marTop w:val="0"/>
          <w:marBottom w:val="0"/>
          <w:divBdr>
            <w:top w:val="none" w:sz="0" w:space="0" w:color="auto"/>
            <w:left w:val="none" w:sz="0" w:space="0" w:color="auto"/>
            <w:bottom w:val="none" w:sz="0" w:space="0" w:color="auto"/>
            <w:right w:val="none" w:sz="0" w:space="0" w:color="auto"/>
          </w:divBdr>
        </w:div>
        <w:div w:id="356347256">
          <w:marLeft w:val="640"/>
          <w:marRight w:val="0"/>
          <w:marTop w:val="0"/>
          <w:marBottom w:val="0"/>
          <w:divBdr>
            <w:top w:val="none" w:sz="0" w:space="0" w:color="auto"/>
            <w:left w:val="none" w:sz="0" w:space="0" w:color="auto"/>
            <w:bottom w:val="none" w:sz="0" w:space="0" w:color="auto"/>
            <w:right w:val="none" w:sz="0" w:space="0" w:color="auto"/>
          </w:divBdr>
        </w:div>
        <w:div w:id="1625304940">
          <w:marLeft w:val="640"/>
          <w:marRight w:val="0"/>
          <w:marTop w:val="0"/>
          <w:marBottom w:val="0"/>
          <w:divBdr>
            <w:top w:val="none" w:sz="0" w:space="0" w:color="auto"/>
            <w:left w:val="none" w:sz="0" w:space="0" w:color="auto"/>
            <w:bottom w:val="none" w:sz="0" w:space="0" w:color="auto"/>
            <w:right w:val="none" w:sz="0" w:space="0" w:color="auto"/>
          </w:divBdr>
        </w:div>
        <w:div w:id="1542596222">
          <w:marLeft w:val="640"/>
          <w:marRight w:val="0"/>
          <w:marTop w:val="0"/>
          <w:marBottom w:val="0"/>
          <w:divBdr>
            <w:top w:val="none" w:sz="0" w:space="0" w:color="auto"/>
            <w:left w:val="none" w:sz="0" w:space="0" w:color="auto"/>
            <w:bottom w:val="none" w:sz="0" w:space="0" w:color="auto"/>
            <w:right w:val="none" w:sz="0" w:space="0" w:color="auto"/>
          </w:divBdr>
        </w:div>
        <w:div w:id="960649452">
          <w:marLeft w:val="640"/>
          <w:marRight w:val="0"/>
          <w:marTop w:val="0"/>
          <w:marBottom w:val="0"/>
          <w:divBdr>
            <w:top w:val="none" w:sz="0" w:space="0" w:color="auto"/>
            <w:left w:val="none" w:sz="0" w:space="0" w:color="auto"/>
            <w:bottom w:val="none" w:sz="0" w:space="0" w:color="auto"/>
            <w:right w:val="none" w:sz="0" w:space="0" w:color="auto"/>
          </w:divBdr>
        </w:div>
        <w:div w:id="1003120212">
          <w:marLeft w:val="640"/>
          <w:marRight w:val="0"/>
          <w:marTop w:val="0"/>
          <w:marBottom w:val="0"/>
          <w:divBdr>
            <w:top w:val="none" w:sz="0" w:space="0" w:color="auto"/>
            <w:left w:val="none" w:sz="0" w:space="0" w:color="auto"/>
            <w:bottom w:val="none" w:sz="0" w:space="0" w:color="auto"/>
            <w:right w:val="none" w:sz="0" w:space="0" w:color="auto"/>
          </w:divBdr>
        </w:div>
        <w:div w:id="1886410818">
          <w:marLeft w:val="640"/>
          <w:marRight w:val="0"/>
          <w:marTop w:val="0"/>
          <w:marBottom w:val="0"/>
          <w:divBdr>
            <w:top w:val="none" w:sz="0" w:space="0" w:color="auto"/>
            <w:left w:val="none" w:sz="0" w:space="0" w:color="auto"/>
            <w:bottom w:val="none" w:sz="0" w:space="0" w:color="auto"/>
            <w:right w:val="none" w:sz="0" w:space="0" w:color="auto"/>
          </w:divBdr>
        </w:div>
        <w:div w:id="591475510">
          <w:marLeft w:val="640"/>
          <w:marRight w:val="0"/>
          <w:marTop w:val="0"/>
          <w:marBottom w:val="0"/>
          <w:divBdr>
            <w:top w:val="none" w:sz="0" w:space="0" w:color="auto"/>
            <w:left w:val="none" w:sz="0" w:space="0" w:color="auto"/>
            <w:bottom w:val="none" w:sz="0" w:space="0" w:color="auto"/>
            <w:right w:val="none" w:sz="0" w:space="0" w:color="auto"/>
          </w:divBdr>
        </w:div>
        <w:div w:id="1027829383">
          <w:marLeft w:val="640"/>
          <w:marRight w:val="0"/>
          <w:marTop w:val="0"/>
          <w:marBottom w:val="0"/>
          <w:divBdr>
            <w:top w:val="none" w:sz="0" w:space="0" w:color="auto"/>
            <w:left w:val="none" w:sz="0" w:space="0" w:color="auto"/>
            <w:bottom w:val="none" w:sz="0" w:space="0" w:color="auto"/>
            <w:right w:val="none" w:sz="0" w:space="0" w:color="auto"/>
          </w:divBdr>
        </w:div>
        <w:div w:id="841357834">
          <w:marLeft w:val="640"/>
          <w:marRight w:val="0"/>
          <w:marTop w:val="0"/>
          <w:marBottom w:val="0"/>
          <w:divBdr>
            <w:top w:val="none" w:sz="0" w:space="0" w:color="auto"/>
            <w:left w:val="none" w:sz="0" w:space="0" w:color="auto"/>
            <w:bottom w:val="none" w:sz="0" w:space="0" w:color="auto"/>
            <w:right w:val="none" w:sz="0" w:space="0" w:color="auto"/>
          </w:divBdr>
        </w:div>
        <w:div w:id="2118794421">
          <w:marLeft w:val="640"/>
          <w:marRight w:val="0"/>
          <w:marTop w:val="0"/>
          <w:marBottom w:val="0"/>
          <w:divBdr>
            <w:top w:val="none" w:sz="0" w:space="0" w:color="auto"/>
            <w:left w:val="none" w:sz="0" w:space="0" w:color="auto"/>
            <w:bottom w:val="none" w:sz="0" w:space="0" w:color="auto"/>
            <w:right w:val="none" w:sz="0" w:space="0" w:color="auto"/>
          </w:divBdr>
        </w:div>
        <w:div w:id="1178883325">
          <w:marLeft w:val="640"/>
          <w:marRight w:val="0"/>
          <w:marTop w:val="0"/>
          <w:marBottom w:val="0"/>
          <w:divBdr>
            <w:top w:val="none" w:sz="0" w:space="0" w:color="auto"/>
            <w:left w:val="none" w:sz="0" w:space="0" w:color="auto"/>
            <w:bottom w:val="none" w:sz="0" w:space="0" w:color="auto"/>
            <w:right w:val="none" w:sz="0" w:space="0" w:color="auto"/>
          </w:divBdr>
        </w:div>
        <w:div w:id="951791253">
          <w:marLeft w:val="640"/>
          <w:marRight w:val="0"/>
          <w:marTop w:val="0"/>
          <w:marBottom w:val="0"/>
          <w:divBdr>
            <w:top w:val="none" w:sz="0" w:space="0" w:color="auto"/>
            <w:left w:val="none" w:sz="0" w:space="0" w:color="auto"/>
            <w:bottom w:val="none" w:sz="0" w:space="0" w:color="auto"/>
            <w:right w:val="none" w:sz="0" w:space="0" w:color="auto"/>
          </w:divBdr>
        </w:div>
        <w:div w:id="81681038">
          <w:marLeft w:val="640"/>
          <w:marRight w:val="0"/>
          <w:marTop w:val="0"/>
          <w:marBottom w:val="0"/>
          <w:divBdr>
            <w:top w:val="none" w:sz="0" w:space="0" w:color="auto"/>
            <w:left w:val="none" w:sz="0" w:space="0" w:color="auto"/>
            <w:bottom w:val="none" w:sz="0" w:space="0" w:color="auto"/>
            <w:right w:val="none" w:sz="0" w:space="0" w:color="auto"/>
          </w:divBdr>
        </w:div>
        <w:div w:id="2106923882">
          <w:marLeft w:val="640"/>
          <w:marRight w:val="0"/>
          <w:marTop w:val="0"/>
          <w:marBottom w:val="0"/>
          <w:divBdr>
            <w:top w:val="none" w:sz="0" w:space="0" w:color="auto"/>
            <w:left w:val="none" w:sz="0" w:space="0" w:color="auto"/>
            <w:bottom w:val="none" w:sz="0" w:space="0" w:color="auto"/>
            <w:right w:val="none" w:sz="0" w:space="0" w:color="auto"/>
          </w:divBdr>
        </w:div>
        <w:div w:id="105587670">
          <w:marLeft w:val="640"/>
          <w:marRight w:val="0"/>
          <w:marTop w:val="0"/>
          <w:marBottom w:val="0"/>
          <w:divBdr>
            <w:top w:val="none" w:sz="0" w:space="0" w:color="auto"/>
            <w:left w:val="none" w:sz="0" w:space="0" w:color="auto"/>
            <w:bottom w:val="none" w:sz="0" w:space="0" w:color="auto"/>
            <w:right w:val="none" w:sz="0" w:space="0" w:color="auto"/>
          </w:divBdr>
        </w:div>
        <w:div w:id="601188617">
          <w:marLeft w:val="640"/>
          <w:marRight w:val="0"/>
          <w:marTop w:val="0"/>
          <w:marBottom w:val="0"/>
          <w:divBdr>
            <w:top w:val="none" w:sz="0" w:space="0" w:color="auto"/>
            <w:left w:val="none" w:sz="0" w:space="0" w:color="auto"/>
            <w:bottom w:val="none" w:sz="0" w:space="0" w:color="auto"/>
            <w:right w:val="none" w:sz="0" w:space="0" w:color="auto"/>
          </w:divBdr>
        </w:div>
        <w:div w:id="1094743207">
          <w:marLeft w:val="640"/>
          <w:marRight w:val="0"/>
          <w:marTop w:val="0"/>
          <w:marBottom w:val="0"/>
          <w:divBdr>
            <w:top w:val="none" w:sz="0" w:space="0" w:color="auto"/>
            <w:left w:val="none" w:sz="0" w:space="0" w:color="auto"/>
            <w:bottom w:val="none" w:sz="0" w:space="0" w:color="auto"/>
            <w:right w:val="none" w:sz="0" w:space="0" w:color="auto"/>
          </w:divBdr>
        </w:div>
        <w:div w:id="732628265">
          <w:marLeft w:val="640"/>
          <w:marRight w:val="0"/>
          <w:marTop w:val="0"/>
          <w:marBottom w:val="0"/>
          <w:divBdr>
            <w:top w:val="none" w:sz="0" w:space="0" w:color="auto"/>
            <w:left w:val="none" w:sz="0" w:space="0" w:color="auto"/>
            <w:bottom w:val="none" w:sz="0" w:space="0" w:color="auto"/>
            <w:right w:val="none" w:sz="0" w:space="0" w:color="auto"/>
          </w:divBdr>
        </w:div>
        <w:div w:id="225575137">
          <w:marLeft w:val="640"/>
          <w:marRight w:val="0"/>
          <w:marTop w:val="0"/>
          <w:marBottom w:val="0"/>
          <w:divBdr>
            <w:top w:val="none" w:sz="0" w:space="0" w:color="auto"/>
            <w:left w:val="none" w:sz="0" w:space="0" w:color="auto"/>
            <w:bottom w:val="none" w:sz="0" w:space="0" w:color="auto"/>
            <w:right w:val="none" w:sz="0" w:space="0" w:color="auto"/>
          </w:divBdr>
        </w:div>
        <w:div w:id="58138817">
          <w:marLeft w:val="640"/>
          <w:marRight w:val="0"/>
          <w:marTop w:val="0"/>
          <w:marBottom w:val="0"/>
          <w:divBdr>
            <w:top w:val="none" w:sz="0" w:space="0" w:color="auto"/>
            <w:left w:val="none" w:sz="0" w:space="0" w:color="auto"/>
            <w:bottom w:val="none" w:sz="0" w:space="0" w:color="auto"/>
            <w:right w:val="none" w:sz="0" w:space="0" w:color="auto"/>
          </w:divBdr>
        </w:div>
        <w:div w:id="1091464773">
          <w:marLeft w:val="640"/>
          <w:marRight w:val="0"/>
          <w:marTop w:val="0"/>
          <w:marBottom w:val="0"/>
          <w:divBdr>
            <w:top w:val="none" w:sz="0" w:space="0" w:color="auto"/>
            <w:left w:val="none" w:sz="0" w:space="0" w:color="auto"/>
            <w:bottom w:val="none" w:sz="0" w:space="0" w:color="auto"/>
            <w:right w:val="none" w:sz="0" w:space="0" w:color="auto"/>
          </w:divBdr>
        </w:div>
        <w:div w:id="1996688424">
          <w:marLeft w:val="640"/>
          <w:marRight w:val="0"/>
          <w:marTop w:val="0"/>
          <w:marBottom w:val="0"/>
          <w:divBdr>
            <w:top w:val="none" w:sz="0" w:space="0" w:color="auto"/>
            <w:left w:val="none" w:sz="0" w:space="0" w:color="auto"/>
            <w:bottom w:val="none" w:sz="0" w:space="0" w:color="auto"/>
            <w:right w:val="none" w:sz="0" w:space="0" w:color="auto"/>
          </w:divBdr>
        </w:div>
        <w:div w:id="2072922146">
          <w:marLeft w:val="640"/>
          <w:marRight w:val="0"/>
          <w:marTop w:val="0"/>
          <w:marBottom w:val="0"/>
          <w:divBdr>
            <w:top w:val="none" w:sz="0" w:space="0" w:color="auto"/>
            <w:left w:val="none" w:sz="0" w:space="0" w:color="auto"/>
            <w:bottom w:val="none" w:sz="0" w:space="0" w:color="auto"/>
            <w:right w:val="none" w:sz="0" w:space="0" w:color="auto"/>
          </w:divBdr>
        </w:div>
        <w:div w:id="558326209">
          <w:marLeft w:val="640"/>
          <w:marRight w:val="0"/>
          <w:marTop w:val="0"/>
          <w:marBottom w:val="0"/>
          <w:divBdr>
            <w:top w:val="none" w:sz="0" w:space="0" w:color="auto"/>
            <w:left w:val="none" w:sz="0" w:space="0" w:color="auto"/>
            <w:bottom w:val="none" w:sz="0" w:space="0" w:color="auto"/>
            <w:right w:val="none" w:sz="0" w:space="0" w:color="auto"/>
          </w:divBdr>
        </w:div>
        <w:div w:id="765002606">
          <w:marLeft w:val="640"/>
          <w:marRight w:val="0"/>
          <w:marTop w:val="0"/>
          <w:marBottom w:val="0"/>
          <w:divBdr>
            <w:top w:val="none" w:sz="0" w:space="0" w:color="auto"/>
            <w:left w:val="none" w:sz="0" w:space="0" w:color="auto"/>
            <w:bottom w:val="none" w:sz="0" w:space="0" w:color="auto"/>
            <w:right w:val="none" w:sz="0" w:space="0" w:color="auto"/>
          </w:divBdr>
        </w:div>
        <w:div w:id="1286156664">
          <w:marLeft w:val="640"/>
          <w:marRight w:val="0"/>
          <w:marTop w:val="0"/>
          <w:marBottom w:val="0"/>
          <w:divBdr>
            <w:top w:val="none" w:sz="0" w:space="0" w:color="auto"/>
            <w:left w:val="none" w:sz="0" w:space="0" w:color="auto"/>
            <w:bottom w:val="none" w:sz="0" w:space="0" w:color="auto"/>
            <w:right w:val="none" w:sz="0" w:space="0" w:color="auto"/>
          </w:divBdr>
        </w:div>
        <w:div w:id="1912883454">
          <w:marLeft w:val="640"/>
          <w:marRight w:val="0"/>
          <w:marTop w:val="0"/>
          <w:marBottom w:val="0"/>
          <w:divBdr>
            <w:top w:val="none" w:sz="0" w:space="0" w:color="auto"/>
            <w:left w:val="none" w:sz="0" w:space="0" w:color="auto"/>
            <w:bottom w:val="none" w:sz="0" w:space="0" w:color="auto"/>
            <w:right w:val="none" w:sz="0" w:space="0" w:color="auto"/>
          </w:divBdr>
        </w:div>
        <w:div w:id="7224164">
          <w:marLeft w:val="640"/>
          <w:marRight w:val="0"/>
          <w:marTop w:val="0"/>
          <w:marBottom w:val="0"/>
          <w:divBdr>
            <w:top w:val="none" w:sz="0" w:space="0" w:color="auto"/>
            <w:left w:val="none" w:sz="0" w:space="0" w:color="auto"/>
            <w:bottom w:val="none" w:sz="0" w:space="0" w:color="auto"/>
            <w:right w:val="none" w:sz="0" w:space="0" w:color="auto"/>
          </w:divBdr>
        </w:div>
        <w:div w:id="334304795">
          <w:marLeft w:val="640"/>
          <w:marRight w:val="0"/>
          <w:marTop w:val="0"/>
          <w:marBottom w:val="0"/>
          <w:divBdr>
            <w:top w:val="none" w:sz="0" w:space="0" w:color="auto"/>
            <w:left w:val="none" w:sz="0" w:space="0" w:color="auto"/>
            <w:bottom w:val="none" w:sz="0" w:space="0" w:color="auto"/>
            <w:right w:val="none" w:sz="0" w:space="0" w:color="auto"/>
          </w:divBdr>
        </w:div>
        <w:div w:id="1833789315">
          <w:marLeft w:val="640"/>
          <w:marRight w:val="0"/>
          <w:marTop w:val="0"/>
          <w:marBottom w:val="0"/>
          <w:divBdr>
            <w:top w:val="none" w:sz="0" w:space="0" w:color="auto"/>
            <w:left w:val="none" w:sz="0" w:space="0" w:color="auto"/>
            <w:bottom w:val="none" w:sz="0" w:space="0" w:color="auto"/>
            <w:right w:val="none" w:sz="0" w:space="0" w:color="auto"/>
          </w:divBdr>
        </w:div>
        <w:div w:id="857818272">
          <w:marLeft w:val="640"/>
          <w:marRight w:val="0"/>
          <w:marTop w:val="0"/>
          <w:marBottom w:val="0"/>
          <w:divBdr>
            <w:top w:val="none" w:sz="0" w:space="0" w:color="auto"/>
            <w:left w:val="none" w:sz="0" w:space="0" w:color="auto"/>
            <w:bottom w:val="none" w:sz="0" w:space="0" w:color="auto"/>
            <w:right w:val="none" w:sz="0" w:space="0" w:color="auto"/>
          </w:divBdr>
        </w:div>
        <w:div w:id="1667124160">
          <w:marLeft w:val="640"/>
          <w:marRight w:val="0"/>
          <w:marTop w:val="0"/>
          <w:marBottom w:val="0"/>
          <w:divBdr>
            <w:top w:val="none" w:sz="0" w:space="0" w:color="auto"/>
            <w:left w:val="none" w:sz="0" w:space="0" w:color="auto"/>
            <w:bottom w:val="none" w:sz="0" w:space="0" w:color="auto"/>
            <w:right w:val="none" w:sz="0" w:space="0" w:color="auto"/>
          </w:divBdr>
        </w:div>
        <w:div w:id="367342948">
          <w:marLeft w:val="640"/>
          <w:marRight w:val="0"/>
          <w:marTop w:val="0"/>
          <w:marBottom w:val="0"/>
          <w:divBdr>
            <w:top w:val="none" w:sz="0" w:space="0" w:color="auto"/>
            <w:left w:val="none" w:sz="0" w:space="0" w:color="auto"/>
            <w:bottom w:val="none" w:sz="0" w:space="0" w:color="auto"/>
            <w:right w:val="none" w:sz="0" w:space="0" w:color="auto"/>
          </w:divBdr>
        </w:div>
        <w:div w:id="1979190628">
          <w:marLeft w:val="640"/>
          <w:marRight w:val="0"/>
          <w:marTop w:val="0"/>
          <w:marBottom w:val="0"/>
          <w:divBdr>
            <w:top w:val="none" w:sz="0" w:space="0" w:color="auto"/>
            <w:left w:val="none" w:sz="0" w:space="0" w:color="auto"/>
            <w:bottom w:val="none" w:sz="0" w:space="0" w:color="auto"/>
            <w:right w:val="none" w:sz="0" w:space="0" w:color="auto"/>
          </w:divBdr>
        </w:div>
        <w:div w:id="1293830899">
          <w:marLeft w:val="640"/>
          <w:marRight w:val="0"/>
          <w:marTop w:val="0"/>
          <w:marBottom w:val="0"/>
          <w:divBdr>
            <w:top w:val="none" w:sz="0" w:space="0" w:color="auto"/>
            <w:left w:val="none" w:sz="0" w:space="0" w:color="auto"/>
            <w:bottom w:val="none" w:sz="0" w:space="0" w:color="auto"/>
            <w:right w:val="none" w:sz="0" w:space="0" w:color="auto"/>
          </w:divBdr>
        </w:div>
        <w:div w:id="1521046416">
          <w:marLeft w:val="640"/>
          <w:marRight w:val="0"/>
          <w:marTop w:val="0"/>
          <w:marBottom w:val="0"/>
          <w:divBdr>
            <w:top w:val="none" w:sz="0" w:space="0" w:color="auto"/>
            <w:left w:val="none" w:sz="0" w:space="0" w:color="auto"/>
            <w:bottom w:val="none" w:sz="0" w:space="0" w:color="auto"/>
            <w:right w:val="none" w:sz="0" w:space="0" w:color="auto"/>
          </w:divBdr>
        </w:div>
        <w:div w:id="41291518">
          <w:marLeft w:val="640"/>
          <w:marRight w:val="0"/>
          <w:marTop w:val="0"/>
          <w:marBottom w:val="0"/>
          <w:divBdr>
            <w:top w:val="none" w:sz="0" w:space="0" w:color="auto"/>
            <w:left w:val="none" w:sz="0" w:space="0" w:color="auto"/>
            <w:bottom w:val="none" w:sz="0" w:space="0" w:color="auto"/>
            <w:right w:val="none" w:sz="0" w:space="0" w:color="auto"/>
          </w:divBdr>
        </w:div>
        <w:div w:id="1283338547">
          <w:marLeft w:val="640"/>
          <w:marRight w:val="0"/>
          <w:marTop w:val="0"/>
          <w:marBottom w:val="0"/>
          <w:divBdr>
            <w:top w:val="none" w:sz="0" w:space="0" w:color="auto"/>
            <w:left w:val="none" w:sz="0" w:space="0" w:color="auto"/>
            <w:bottom w:val="none" w:sz="0" w:space="0" w:color="auto"/>
            <w:right w:val="none" w:sz="0" w:space="0" w:color="auto"/>
          </w:divBdr>
        </w:div>
        <w:div w:id="301423178">
          <w:marLeft w:val="640"/>
          <w:marRight w:val="0"/>
          <w:marTop w:val="0"/>
          <w:marBottom w:val="0"/>
          <w:divBdr>
            <w:top w:val="none" w:sz="0" w:space="0" w:color="auto"/>
            <w:left w:val="none" w:sz="0" w:space="0" w:color="auto"/>
            <w:bottom w:val="none" w:sz="0" w:space="0" w:color="auto"/>
            <w:right w:val="none" w:sz="0" w:space="0" w:color="auto"/>
          </w:divBdr>
        </w:div>
      </w:divsChild>
    </w:div>
    <w:div w:id="1370227118">
      <w:bodyDiv w:val="1"/>
      <w:marLeft w:val="0"/>
      <w:marRight w:val="0"/>
      <w:marTop w:val="0"/>
      <w:marBottom w:val="0"/>
      <w:divBdr>
        <w:top w:val="none" w:sz="0" w:space="0" w:color="auto"/>
        <w:left w:val="none" w:sz="0" w:space="0" w:color="auto"/>
        <w:bottom w:val="none" w:sz="0" w:space="0" w:color="auto"/>
        <w:right w:val="none" w:sz="0" w:space="0" w:color="auto"/>
      </w:divBdr>
    </w:div>
    <w:div w:id="1370452539">
      <w:bodyDiv w:val="1"/>
      <w:marLeft w:val="0"/>
      <w:marRight w:val="0"/>
      <w:marTop w:val="0"/>
      <w:marBottom w:val="0"/>
      <w:divBdr>
        <w:top w:val="none" w:sz="0" w:space="0" w:color="auto"/>
        <w:left w:val="none" w:sz="0" w:space="0" w:color="auto"/>
        <w:bottom w:val="none" w:sz="0" w:space="0" w:color="auto"/>
        <w:right w:val="none" w:sz="0" w:space="0" w:color="auto"/>
      </w:divBdr>
    </w:div>
    <w:div w:id="1370640005">
      <w:marLeft w:val="480"/>
      <w:marRight w:val="0"/>
      <w:marTop w:val="0"/>
      <w:marBottom w:val="0"/>
      <w:divBdr>
        <w:top w:val="none" w:sz="0" w:space="0" w:color="auto"/>
        <w:left w:val="none" w:sz="0" w:space="0" w:color="auto"/>
        <w:bottom w:val="none" w:sz="0" w:space="0" w:color="auto"/>
        <w:right w:val="none" w:sz="0" w:space="0" w:color="auto"/>
      </w:divBdr>
    </w:div>
    <w:div w:id="1370762333">
      <w:marLeft w:val="480"/>
      <w:marRight w:val="0"/>
      <w:marTop w:val="0"/>
      <w:marBottom w:val="0"/>
      <w:divBdr>
        <w:top w:val="none" w:sz="0" w:space="0" w:color="auto"/>
        <w:left w:val="none" w:sz="0" w:space="0" w:color="auto"/>
        <w:bottom w:val="none" w:sz="0" w:space="0" w:color="auto"/>
        <w:right w:val="none" w:sz="0" w:space="0" w:color="auto"/>
      </w:divBdr>
    </w:div>
    <w:div w:id="1372265821">
      <w:marLeft w:val="480"/>
      <w:marRight w:val="0"/>
      <w:marTop w:val="0"/>
      <w:marBottom w:val="0"/>
      <w:divBdr>
        <w:top w:val="none" w:sz="0" w:space="0" w:color="auto"/>
        <w:left w:val="none" w:sz="0" w:space="0" w:color="auto"/>
        <w:bottom w:val="none" w:sz="0" w:space="0" w:color="auto"/>
        <w:right w:val="none" w:sz="0" w:space="0" w:color="auto"/>
      </w:divBdr>
    </w:div>
    <w:div w:id="1372412791">
      <w:bodyDiv w:val="1"/>
      <w:marLeft w:val="0"/>
      <w:marRight w:val="0"/>
      <w:marTop w:val="0"/>
      <w:marBottom w:val="0"/>
      <w:divBdr>
        <w:top w:val="none" w:sz="0" w:space="0" w:color="auto"/>
        <w:left w:val="none" w:sz="0" w:space="0" w:color="auto"/>
        <w:bottom w:val="none" w:sz="0" w:space="0" w:color="auto"/>
        <w:right w:val="none" w:sz="0" w:space="0" w:color="auto"/>
      </w:divBdr>
      <w:divsChild>
        <w:div w:id="232741172">
          <w:marLeft w:val="480"/>
          <w:marRight w:val="0"/>
          <w:marTop w:val="0"/>
          <w:marBottom w:val="0"/>
          <w:divBdr>
            <w:top w:val="none" w:sz="0" w:space="0" w:color="auto"/>
            <w:left w:val="none" w:sz="0" w:space="0" w:color="auto"/>
            <w:bottom w:val="none" w:sz="0" w:space="0" w:color="auto"/>
            <w:right w:val="none" w:sz="0" w:space="0" w:color="auto"/>
          </w:divBdr>
        </w:div>
        <w:div w:id="241379651">
          <w:marLeft w:val="480"/>
          <w:marRight w:val="0"/>
          <w:marTop w:val="0"/>
          <w:marBottom w:val="0"/>
          <w:divBdr>
            <w:top w:val="none" w:sz="0" w:space="0" w:color="auto"/>
            <w:left w:val="none" w:sz="0" w:space="0" w:color="auto"/>
            <w:bottom w:val="none" w:sz="0" w:space="0" w:color="auto"/>
            <w:right w:val="none" w:sz="0" w:space="0" w:color="auto"/>
          </w:divBdr>
        </w:div>
        <w:div w:id="275987667">
          <w:marLeft w:val="480"/>
          <w:marRight w:val="0"/>
          <w:marTop w:val="0"/>
          <w:marBottom w:val="0"/>
          <w:divBdr>
            <w:top w:val="none" w:sz="0" w:space="0" w:color="auto"/>
            <w:left w:val="none" w:sz="0" w:space="0" w:color="auto"/>
            <w:bottom w:val="none" w:sz="0" w:space="0" w:color="auto"/>
            <w:right w:val="none" w:sz="0" w:space="0" w:color="auto"/>
          </w:divBdr>
        </w:div>
        <w:div w:id="436752135">
          <w:marLeft w:val="480"/>
          <w:marRight w:val="0"/>
          <w:marTop w:val="0"/>
          <w:marBottom w:val="0"/>
          <w:divBdr>
            <w:top w:val="none" w:sz="0" w:space="0" w:color="auto"/>
            <w:left w:val="none" w:sz="0" w:space="0" w:color="auto"/>
            <w:bottom w:val="none" w:sz="0" w:space="0" w:color="auto"/>
            <w:right w:val="none" w:sz="0" w:space="0" w:color="auto"/>
          </w:divBdr>
        </w:div>
        <w:div w:id="494107032">
          <w:marLeft w:val="480"/>
          <w:marRight w:val="0"/>
          <w:marTop w:val="0"/>
          <w:marBottom w:val="0"/>
          <w:divBdr>
            <w:top w:val="none" w:sz="0" w:space="0" w:color="auto"/>
            <w:left w:val="none" w:sz="0" w:space="0" w:color="auto"/>
            <w:bottom w:val="none" w:sz="0" w:space="0" w:color="auto"/>
            <w:right w:val="none" w:sz="0" w:space="0" w:color="auto"/>
          </w:divBdr>
        </w:div>
        <w:div w:id="928393885">
          <w:marLeft w:val="480"/>
          <w:marRight w:val="0"/>
          <w:marTop w:val="0"/>
          <w:marBottom w:val="0"/>
          <w:divBdr>
            <w:top w:val="none" w:sz="0" w:space="0" w:color="auto"/>
            <w:left w:val="none" w:sz="0" w:space="0" w:color="auto"/>
            <w:bottom w:val="none" w:sz="0" w:space="0" w:color="auto"/>
            <w:right w:val="none" w:sz="0" w:space="0" w:color="auto"/>
          </w:divBdr>
        </w:div>
        <w:div w:id="1202552661">
          <w:marLeft w:val="480"/>
          <w:marRight w:val="0"/>
          <w:marTop w:val="0"/>
          <w:marBottom w:val="0"/>
          <w:divBdr>
            <w:top w:val="none" w:sz="0" w:space="0" w:color="auto"/>
            <w:left w:val="none" w:sz="0" w:space="0" w:color="auto"/>
            <w:bottom w:val="none" w:sz="0" w:space="0" w:color="auto"/>
            <w:right w:val="none" w:sz="0" w:space="0" w:color="auto"/>
          </w:divBdr>
        </w:div>
        <w:div w:id="1486513729">
          <w:marLeft w:val="480"/>
          <w:marRight w:val="0"/>
          <w:marTop w:val="0"/>
          <w:marBottom w:val="0"/>
          <w:divBdr>
            <w:top w:val="none" w:sz="0" w:space="0" w:color="auto"/>
            <w:left w:val="none" w:sz="0" w:space="0" w:color="auto"/>
            <w:bottom w:val="none" w:sz="0" w:space="0" w:color="auto"/>
            <w:right w:val="none" w:sz="0" w:space="0" w:color="auto"/>
          </w:divBdr>
        </w:div>
        <w:div w:id="1565919272">
          <w:marLeft w:val="480"/>
          <w:marRight w:val="0"/>
          <w:marTop w:val="0"/>
          <w:marBottom w:val="0"/>
          <w:divBdr>
            <w:top w:val="none" w:sz="0" w:space="0" w:color="auto"/>
            <w:left w:val="none" w:sz="0" w:space="0" w:color="auto"/>
            <w:bottom w:val="none" w:sz="0" w:space="0" w:color="auto"/>
            <w:right w:val="none" w:sz="0" w:space="0" w:color="auto"/>
          </w:divBdr>
        </w:div>
        <w:div w:id="1597058080">
          <w:marLeft w:val="480"/>
          <w:marRight w:val="0"/>
          <w:marTop w:val="0"/>
          <w:marBottom w:val="0"/>
          <w:divBdr>
            <w:top w:val="none" w:sz="0" w:space="0" w:color="auto"/>
            <w:left w:val="none" w:sz="0" w:space="0" w:color="auto"/>
            <w:bottom w:val="none" w:sz="0" w:space="0" w:color="auto"/>
            <w:right w:val="none" w:sz="0" w:space="0" w:color="auto"/>
          </w:divBdr>
        </w:div>
        <w:div w:id="1657805525">
          <w:marLeft w:val="480"/>
          <w:marRight w:val="0"/>
          <w:marTop w:val="0"/>
          <w:marBottom w:val="0"/>
          <w:divBdr>
            <w:top w:val="none" w:sz="0" w:space="0" w:color="auto"/>
            <w:left w:val="none" w:sz="0" w:space="0" w:color="auto"/>
            <w:bottom w:val="none" w:sz="0" w:space="0" w:color="auto"/>
            <w:right w:val="none" w:sz="0" w:space="0" w:color="auto"/>
          </w:divBdr>
        </w:div>
        <w:div w:id="1974559230">
          <w:marLeft w:val="480"/>
          <w:marRight w:val="0"/>
          <w:marTop w:val="0"/>
          <w:marBottom w:val="0"/>
          <w:divBdr>
            <w:top w:val="none" w:sz="0" w:space="0" w:color="auto"/>
            <w:left w:val="none" w:sz="0" w:space="0" w:color="auto"/>
            <w:bottom w:val="none" w:sz="0" w:space="0" w:color="auto"/>
            <w:right w:val="none" w:sz="0" w:space="0" w:color="auto"/>
          </w:divBdr>
        </w:div>
      </w:divsChild>
    </w:div>
    <w:div w:id="1372725730">
      <w:bodyDiv w:val="1"/>
      <w:marLeft w:val="0"/>
      <w:marRight w:val="0"/>
      <w:marTop w:val="0"/>
      <w:marBottom w:val="0"/>
      <w:divBdr>
        <w:top w:val="none" w:sz="0" w:space="0" w:color="auto"/>
        <w:left w:val="none" w:sz="0" w:space="0" w:color="auto"/>
        <w:bottom w:val="none" w:sz="0" w:space="0" w:color="auto"/>
        <w:right w:val="none" w:sz="0" w:space="0" w:color="auto"/>
      </w:divBdr>
    </w:div>
    <w:div w:id="1373652288">
      <w:bodyDiv w:val="1"/>
      <w:marLeft w:val="0"/>
      <w:marRight w:val="0"/>
      <w:marTop w:val="0"/>
      <w:marBottom w:val="0"/>
      <w:divBdr>
        <w:top w:val="none" w:sz="0" w:space="0" w:color="auto"/>
        <w:left w:val="none" w:sz="0" w:space="0" w:color="auto"/>
        <w:bottom w:val="none" w:sz="0" w:space="0" w:color="auto"/>
        <w:right w:val="none" w:sz="0" w:space="0" w:color="auto"/>
      </w:divBdr>
    </w:div>
    <w:div w:id="1373846374">
      <w:marLeft w:val="640"/>
      <w:marRight w:val="0"/>
      <w:marTop w:val="0"/>
      <w:marBottom w:val="0"/>
      <w:divBdr>
        <w:top w:val="none" w:sz="0" w:space="0" w:color="auto"/>
        <w:left w:val="none" w:sz="0" w:space="0" w:color="auto"/>
        <w:bottom w:val="none" w:sz="0" w:space="0" w:color="auto"/>
        <w:right w:val="none" w:sz="0" w:space="0" w:color="auto"/>
      </w:divBdr>
    </w:div>
    <w:div w:id="1374383026">
      <w:marLeft w:val="480"/>
      <w:marRight w:val="0"/>
      <w:marTop w:val="0"/>
      <w:marBottom w:val="0"/>
      <w:divBdr>
        <w:top w:val="none" w:sz="0" w:space="0" w:color="auto"/>
        <w:left w:val="none" w:sz="0" w:space="0" w:color="auto"/>
        <w:bottom w:val="none" w:sz="0" w:space="0" w:color="auto"/>
        <w:right w:val="none" w:sz="0" w:space="0" w:color="auto"/>
      </w:divBdr>
    </w:div>
    <w:div w:id="1375230854">
      <w:bodyDiv w:val="1"/>
      <w:marLeft w:val="0"/>
      <w:marRight w:val="0"/>
      <w:marTop w:val="0"/>
      <w:marBottom w:val="0"/>
      <w:divBdr>
        <w:top w:val="none" w:sz="0" w:space="0" w:color="auto"/>
        <w:left w:val="none" w:sz="0" w:space="0" w:color="auto"/>
        <w:bottom w:val="none" w:sz="0" w:space="0" w:color="auto"/>
        <w:right w:val="none" w:sz="0" w:space="0" w:color="auto"/>
      </w:divBdr>
    </w:div>
    <w:div w:id="1375546184">
      <w:marLeft w:val="480"/>
      <w:marRight w:val="0"/>
      <w:marTop w:val="0"/>
      <w:marBottom w:val="0"/>
      <w:divBdr>
        <w:top w:val="none" w:sz="0" w:space="0" w:color="auto"/>
        <w:left w:val="none" w:sz="0" w:space="0" w:color="auto"/>
        <w:bottom w:val="none" w:sz="0" w:space="0" w:color="auto"/>
        <w:right w:val="none" w:sz="0" w:space="0" w:color="auto"/>
      </w:divBdr>
    </w:div>
    <w:div w:id="1375740530">
      <w:marLeft w:val="480"/>
      <w:marRight w:val="0"/>
      <w:marTop w:val="0"/>
      <w:marBottom w:val="0"/>
      <w:divBdr>
        <w:top w:val="none" w:sz="0" w:space="0" w:color="auto"/>
        <w:left w:val="none" w:sz="0" w:space="0" w:color="auto"/>
        <w:bottom w:val="none" w:sz="0" w:space="0" w:color="auto"/>
        <w:right w:val="none" w:sz="0" w:space="0" w:color="auto"/>
      </w:divBdr>
    </w:div>
    <w:div w:id="1376352903">
      <w:bodyDiv w:val="1"/>
      <w:marLeft w:val="0"/>
      <w:marRight w:val="0"/>
      <w:marTop w:val="0"/>
      <w:marBottom w:val="0"/>
      <w:divBdr>
        <w:top w:val="none" w:sz="0" w:space="0" w:color="auto"/>
        <w:left w:val="none" w:sz="0" w:space="0" w:color="auto"/>
        <w:bottom w:val="none" w:sz="0" w:space="0" w:color="auto"/>
        <w:right w:val="none" w:sz="0" w:space="0" w:color="auto"/>
      </w:divBdr>
    </w:div>
    <w:div w:id="1377269184">
      <w:marLeft w:val="480"/>
      <w:marRight w:val="0"/>
      <w:marTop w:val="0"/>
      <w:marBottom w:val="0"/>
      <w:divBdr>
        <w:top w:val="none" w:sz="0" w:space="0" w:color="auto"/>
        <w:left w:val="none" w:sz="0" w:space="0" w:color="auto"/>
        <w:bottom w:val="none" w:sz="0" w:space="0" w:color="auto"/>
        <w:right w:val="none" w:sz="0" w:space="0" w:color="auto"/>
      </w:divBdr>
    </w:div>
    <w:div w:id="1377850813">
      <w:bodyDiv w:val="1"/>
      <w:marLeft w:val="0"/>
      <w:marRight w:val="0"/>
      <w:marTop w:val="0"/>
      <w:marBottom w:val="0"/>
      <w:divBdr>
        <w:top w:val="none" w:sz="0" w:space="0" w:color="auto"/>
        <w:left w:val="none" w:sz="0" w:space="0" w:color="auto"/>
        <w:bottom w:val="none" w:sz="0" w:space="0" w:color="auto"/>
        <w:right w:val="none" w:sz="0" w:space="0" w:color="auto"/>
      </w:divBdr>
    </w:div>
    <w:div w:id="1378240769">
      <w:bodyDiv w:val="1"/>
      <w:marLeft w:val="0"/>
      <w:marRight w:val="0"/>
      <w:marTop w:val="0"/>
      <w:marBottom w:val="0"/>
      <w:divBdr>
        <w:top w:val="none" w:sz="0" w:space="0" w:color="auto"/>
        <w:left w:val="none" w:sz="0" w:space="0" w:color="auto"/>
        <w:bottom w:val="none" w:sz="0" w:space="0" w:color="auto"/>
        <w:right w:val="none" w:sz="0" w:space="0" w:color="auto"/>
      </w:divBdr>
    </w:div>
    <w:div w:id="1379478286">
      <w:marLeft w:val="480"/>
      <w:marRight w:val="0"/>
      <w:marTop w:val="0"/>
      <w:marBottom w:val="0"/>
      <w:divBdr>
        <w:top w:val="none" w:sz="0" w:space="0" w:color="auto"/>
        <w:left w:val="none" w:sz="0" w:space="0" w:color="auto"/>
        <w:bottom w:val="none" w:sz="0" w:space="0" w:color="auto"/>
        <w:right w:val="none" w:sz="0" w:space="0" w:color="auto"/>
      </w:divBdr>
    </w:div>
    <w:div w:id="1382241567">
      <w:marLeft w:val="640"/>
      <w:marRight w:val="0"/>
      <w:marTop w:val="0"/>
      <w:marBottom w:val="0"/>
      <w:divBdr>
        <w:top w:val="none" w:sz="0" w:space="0" w:color="auto"/>
        <w:left w:val="none" w:sz="0" w:space="0" w:color="auto"/>
        <w:bottom w:val="none" w:sz="0" w:space="0" w:color="auto"/>
        <w:right w:val="none" w:sz="0" w:space="0" w:color="auto"/>
      </w:divBdr>
    </w:div>
    <w:div w:id="1384408281">
      <w:marLeft w:val="640"/>
      <w:marRight w:val="0"/>
      <w:marTop w:val="0"/>
      <w:marBottom w:val="0"/>
      <w:divBdr>
        <w:top w:val="none" w:sz="0" w:space="0" w:color="auto"/>
        <w:left w:val="none" w:sz="0" w:space="0" w:color="auto"/>
        <w:bottom w:val="none" w:sz="0" w:space="0" w:color="auto"/>
        <w:right w:val="none" w:sz="0" w:space="0" w:color="auto"/>
      </w:divBdr>
    </w:div>
    <w:div w:id="1384644899">
      <w:marLeft w:val="480"/>
      <w:marRight w:val="0"/>
      <w:marTop w:val="0"/>
      <w:marBottom w:val="0"/>
      <w:divBdr>
        <w:top w:val="none" w:sz="0" w:space="0" w:color="auto"/>
        <w:left w:val="none" w:sz="0" w:space="0" w:color="auto"/>
        <w:bottom w:val="none" w:sz="0" w:space="0" w:color="auto"/>
        <w:right w:val="none" w:sz="0" w:space="0" w:color="auto"/>
      </w:divBdr>
    </w:div>
    <w:div w:id="1384908463">
      <w:bodyDiv w:val="1"/>
      <w:marLeft w:val="0"/>
      <w:marRight w:val="0"/>
      <w:marTop w:val="0"/>
      <w:marBottom w:val="0"/>
      <w:divBdr>
        <w:top w:val="none" w:sz="0" w:space="0" w:color="auto"/>
        <w:left w:val="none" w:sz="0" w:space="0" w:color="auto"/>
        <w:bottom w:val="none" w:sz="0" w:space="0" w:color="auto"/>
        <w:right w:val="none" w:sz="0" w:space="0" w:color="auto"/>
      </w:divBdr>
    </w:div>
    <w:div w:id="1386372185">
      <w:bodyDiv w:val="1"/>
      <w:marLeft w:val="0"/>
      <w:marRight w:val="0"/>
      <w:marTop w:val="0"/>
      <w:marBottom w:val="0"/>
      <w:divBdr>
        <w:top w:val="none" w:sz="0" w:space="0" w:color="auto"/>
        <w:left w:val="none" w:sz="0" w:space="0" w:color="auto"/>
        <w:bottom w:val="none" w:sz="0" w:space="0" w:color="auto"/>
        <w:right w:val="none" w:sz="0" w:space="0" w:color="auto"/>
      </w:divBdr>
    </w:div>
    <w:div w:id="1386685492">
      <w:marLeft w:val="640"/>
      <w:marRight w:val="0"/>
      <w:marTop w:val="0"/>
      <w:marBottom w:val="0"/>
      <w:divBdr>
        <w:top w:val="none" w:sz="0" w:space="0" w:color="auto"/>
        <w:left w:val="none" w:sz="0" w:space="0" w:color="auto"/>
        <w:bottom w:val="none" w:sz="0" w:space="0" w:color="auto"/>
        <w:right w:val="none" w:sz="0" w:space="0" w:color="auto"/>
      </w:divBdr>
    </w:div>
    <w:div w:id="1388602453">
      <w:marLeft w:val="480"/>
      <w:marRight w:val="0"/>
      <w:marTop w:val="0"/>
      <w:marBottom w:val="0"/>
      <w:divBdr>
        <w:top w:val="none" w:sz="0" w:space="0" w:color="auto"/>
        <w:left w:val="none" w:sz="0" w:space="0" w:color="auto"/>
        <w:bottom w:val="none" w:sz="0" w:space="0" w:color="auto"/>
        <w:right w:val="none" w:sz="0" w:space="0" w:color="auto"/>
      </w:divBdr>
    </w:div>
    <w:div w:id="1391689346">
      <w:marLeft w:val="480"/>
      <w:marRight w:val="0"/>
      <w:marTop w:val="0"/>
      <w:marBottom w:val="0"/>
      <w:divBdr>
        <w:top w:val="none" w:sz="0" w:space="0" w:color="auto"/>
        <w:left w:val="none" w:sz="0" w:space="0" w:color="auto"/>
        <w:bottom w:val="none" w:sz="0" w:space="0" w:color="auto"/>
        <w:right w:val="none" w:sz="0" w:space="0" w:color="auto"/>
      </w:divBdr>
    </w:div>
    <w:div w:id="1392075897">
      <w:bodyDiv w:val="1"/>
      <w:marLeft w:val="0"/>
      <w:marRight w:val="0"/>
      <w:marTop w:val="0"/>
      <w:marBottom w:val="0"/>
      <w:divBdr>
        <w:top w:val="none" w:sz="0" w:space="0" w:color="auto"/>
        <w:left w:val="none" w:sz="0" w:space="0" w:color="auto"/>
        <w:bottom w:val="none" w:sz="0" w:space="0" w:color="auto"/>
        <w:right w:val="none" w:sz="0" w:space="0" w:color="auto"/>
      </w:divBdr>
    </w:div>
    <w:div w:id="1392730211">
      <w:marLeft w:val="480"/>
      <w:marRight w:val="0"/>
      <w:marTop w:val="0"/>
      <w:marBottom w:val="0"/>
      <w:divBdr>
        <w:top w:val="none" w:sz="0" w:space="0" w:color="auto"/>
        <w:left w:val="none" w:sz="0" w:space="0" w:color="auto"/>
        <w:bottom w:val="none" w:sz="0" w:space="0" w:color="auto"/>
        <w:right w:val="none" w:sz="0" w:space="0" w:color="auto"/>
      </w:divBdr>
    </w:div>
    <w:div w:id="1392734323">
      <w:marLeft w:val="640"/>
      <w:marRight w:val="0"/>
      <w:marTop w:val="0"/>
      <w:marBottom w:val="0"/>
      <w:divBdr>
        <w:top w:val="none" w:sz="0" w:space="0" w:color="auto"/>
        <w:left w:val="none" w:sz="0" w:space="0" w:color="auto"/>
        <w:bottom w:val="none" w:sz="0" w:space="0" w:color="auto"/>
        <w:right w:val="none" w:sz="0" w:space="0" w:color="auto"/>
      </w:divBdr>
    </w:div>
    <w:div w:id="1393426845">
      <w:marLeft w:val="480"/>
      <w:marRight w:val="0"/>
      <w:marTop w:val="0"/>
      <w:marBottom w:val="0"/>
      <w:divBdr>
        <w:top w:val="none" w:sz="0" w:space="0" w:color="auto"/>
        <w:left w:val="none" w:sz="0" w:space="0" w:color="auto"/>
        <w:bottom w:val="none" w:sz="0" w:space="0" w:color="auto"/>
        <w:right w:val="none" w:sz="0" w:space="0" w:color="auto"/>
      </w:divBdr>
    </w:div>
    <w:div w:id="1395424866">
      <w:marLeft w:val="480"/>
      <w:marRight w:val="0"/>
      <w:marTop w:val="0"/>
      <w:marBottom w:val="0"/>
      <w:divBdr>
        <w:top w:val="none" w:sz="0" w:space="0" w:color="auto"/>
        <w:left w:val="none" w:sz="0" w:space="0" w:color="auto"/>
        <w:bottom w:val="none" w:sz="0" w:space="0" w:color="auto"/>
        <w:right w:val="none" w:sz="0" w:space="0" w:color="auto"/>
      </w:divBdr>
    </w:div>
    <w:div w:id="1396584136">
      <w:marLeft w:val="480"/>
      <w:marRight w:val="0"/>
      <w:marTop w:val="0"/>
      <w:marBottom w:val="0"/>
      <w:divBdr>
        <w:top w:val="none" w:sz="0" w:space="0" w:color="auto"/>
        <w:left w:val="none" w:sz="0" w:space="0" w:color="auto"/>
        <w:bottom w:val="none" w:sz="0" w:space="0" w:color="auto"/>
        <w:right w:val="none" w:sz="0" w:space="0" w:color="auto"/>
      </w:divBdr>
    </w:div>
    <w:div w:id="1397819454">
      <w:bodyDiv w:val="1"/>
      <w:marLeft w:val="0"/>
      <w:marRight w:val="0"/>
      <w:marTop w:val="0"/>
      <w:marBottom w:val="0"/>
      <w:divBdr>
        <w:top w:val="none" w:sz="0" w:space="0" w:color="auto"/>
        <w:left w:val="none" w:sz="0" w:space="0" w:color="auto"/>
        <w:bottom w:val="none" w:sz="0" w:space="0" w:color="auto"/>
        <w:right w:val="none" w:sz="0" w:space="0" w:color="auto"/>
      </w:divBdr>
      <w:divsChild>
        <w:div w:id="2049259300">
          <w:marLeft w:val="640"/>
          <w:marRight w:val="0"/>
          <w:marTop w:val="0"/>
          <w:marBottom w:val="0"/>
          <w:divBdr>
            <w:top w:val="none" w:sz="0" w:space="0" w:color="auto"/>
            <w:left w:val="none" w:sz="0" w:space="0" w:color="auto"/>
            <w:bottom w:val="none" w:sz="0" w:space="0" w:color="auto"/>
            <w:right w:val="none" w:sz="0" w:space="0" w:color="auto"/>
          </w:divBdr>
        </w:div>
        <w:div w:id="1328246770">
          <w:marLeft w:val="640"/>
          <w:marRight w:val="0"/>
          <w:marTop w:val="0"/>
          <w:marBottom w:val="0"/>
          <w:divBdr>
            <w:top w:val="none" w:sz="0" w:space="0" w:color="auto"/>
            <w:left w:val="none" w:sz="0" w:space="0" w:color="auto"/>
            <w:bottom w:val="none" w:sz="0" w:space="0" w:color="auto"/>
            <w:right w:val="none" w:sz="0" w:space="0" w:color="auto"/>
          </w:divBdr>
        </w:div>
        <w:div w:id="233400188">
          <w:marLeft w:val="640"/>
          <w:marRight w:val="0"/>
          <w:marTop w:val="0"/>
          <w:marBottom w:val="0"/>
          <w:divBdr>
            <w:top w:val="none" w:sz="0" w:space="0" w:color="auto"/>
            <w:left w:val="none" w:sz="0" w:space="0" w:color="auto"/>
            <w:bottom w:val="none" w:sz="0" w:space="0" w:color="auto"/>
            <w:right w:val="none" w:sz="0" w:space="0" w:color="auto"/>
          </w:divBdr>
        </w:div>
        <w:div w:id="1379474159">
          <w:marLeft w:val="640"/>
          <w:marRight w:val="0"/>
          <w:marTop w:val="0"/>
          <w:marBottom w:val="0"/>
          <w:divBdr>
            <w:top w:val="none" w:sz="0" w:space="0" w:color="auto"/>
            <w:left w:val="none" w:sz="0" w:space="0" w:color="auto"/>
            <w:bottom w:val="none" w:sz="0" w:space="0" w:color="auto"/>
            <w:right w:val="none" w:sz="0" w:space="0" w:color="auto"/>
          </w:divBdr>
        </w:div>
        <w:div w:id="1946502111">
          <w:marLeft w:val="640"/>
          <w:marRight w:val="0"/>
          <w:marTop w:val="0"/>
          <w:marBottom w:val="0"/>
          <w:divBdr>
            <w:top w:val="none" w:sz="0" w:space="0" w:color="auto"/>
            <w:left w:val="none" w:sz="0" w:space="0" w:color="auto"/>
            <w:bottom w:val="none" w:sz="0" w:space="0" w:color="auto"/>
            <w:right w:val="none" w:sz="0" w:space="0" w:color="auto"/>
          </w:divBdr>
        </w:div>
        <w:div w:id="734819697">
          <w:marLeft w:val="640"/>
          <w:marRight w:val="0"/>
          <w:marTop w:val="0"/>
          <w:marBottom w:val="0"/>
          <w:divBdr>
            <w:top w:val="none" w:sz="0" w:space="0" w:color="auto"/>
            <w:left w:val="none" w:sz="0" w:space="0" w:color="auto"/>
            <w:bottom w:val="none" w:sz="0" w:space="0" w:color="auto"/>
            <w:right w:val="none" w:sz="0" w:space="0" w:color="auto"/>
          </w:divBdr>
        </w:div>
        <w:div w:id="1694453107">
          <w:marLeft w:val="640"/>
          <w:marRight w:val="0"/>
          <w:marTop w:val="0"/>
          <w:marBottom w:val="0"/>
          <w:divBdr>
            <w:top w:val="none" w:sz="0" w:space="0" w:color="auto"/>
            <w:left w:val="none" w:sz="0" w:space="0" w:color="auto"/>
            <w:bottom w:val="none" w:sz="0" w:space="0" w:color="auto"/>
            <w:right w:val="none" w:sz="0" w:space="0" w:color="auto"/>
          </w:divBdr>
        </w:div>
        <w:div w:id="1118372332">
          <w:marLeft w:val="640"/>
          <w:marRight w:val="0"/>
          <w:marTop w:val="0"/>
          <w:marBottom w:val="0"/>
          <w:divBdr>
            <w:top w:val="none" w:sz="0" w:space="0" w:color="auto"/>
            <w:left w:val="none" w:sz="0" w:space="0" w:color="auto"/>
            <w:bottom w:val="none" w:sz="0" w:space="0" w:color="auto"/>
            <w:right w:val="none" w:sz="0" w:space="0" w:color="auto"/>
          </w:divBdr>
        </w:div>
        <w:div w:id="1946496229">
          <w:marLeft w:val="640"/>
          <w:marRight w:val="0"/>
          <w:marTop w:val="0"/>
          <w:marBottom w:val="0"/>
          <w:divBdr>
            <w:top w:val="none" w:sz="0" w:space="0" w:color="auto"/>
            <w:left w:val="none" w:sz="0" w:space="0" w:color="auto"/>
            <w:bottom w:val="none" w:sz="0" w:space="0" w:color="auto"/>
            <w:right w:val="none" w:sz="0" w:space="0" w:color="auto"/>
          </w:divBdr>
        </w:div>
        <w:div w:id="1883595437">
          <w:marLeft w:val="640"/>
          <w:marRight w:val="0"/>
          <w:marTop w:val="0"/>
          <w:marBottom w:val="0"/>
          <w:divBdr>
            <w:top w:val="none" w:sz="0" w:space="0" w:color="auto"/>
            <w:left w:val="none" w:sz="0" w:space="0" w:color="auto"/>
            <w:bottom w:val="none" w:sz="0" w:space="0" w:color="auto"/>
            <w:right w:val="none" w:sz="0" w:space="0" w:color="auto"/>
          </w:divBdr>
        </w:div>
        <w:div w:id="2008288193">
          <w:marLeft w:val="640"/>
          <w:marRight w:val="0"/>
          <w:marTop w:val="0"/>
          <w:marBottom w:val="0"/>
          <w:divBdr>
            <w:top w:val="none" w:sz="0" w:space="0" w:color="auto"/>
            <w:left w:val="none" w:sz="0" w:space="0" w:color="auto"/>
            <w:bottom w:val="none" w:sz="0" w:space="0" w:color="auto"/>
            <w:right w:val="none" w:sz="0" w:space="0" w:color="auto"/>
          </w:divBdr>
        </w:div>
        <w:div w:id="1119492150">
          <w:marLeft w:val="640"/>
          <w:marRight w:val="0"/>
          <w:marTop w:val="0"/>
          <w:marBottom w:val="0"/>
          <w:divBdr>
            <w:top w:val="none" w:sz="0" w:space="0" w:color="auto"/>
            <w:left w:val="none" w:sz="0" w:space="0" w:color="auto"/>
            <w:bottom w:val="none" w:sz="0" w:space="0" w:color="auto"/>
            <w:right w:val="none" w:sz="0" w:space="0" w:color="auto"/>
          </w:divBdr>
        </w:div>
        <w:div w:id="225143232">
          <w:marLeft w:val="640"/>
          <w:marRight w:val="0"/>
          <w:marTop w:val="0"/>
          <w:marBottom w:val="0"/>
          <w:divBdr>
            <w:top w:val="none" w:sz="0" w:space="0" w:color="auto"/>
            <w:left w:val="none" w:sz="0" w:space="0" w:color="auto"/>
            <w:bottom w:val="none" w:sz="0" w:space="0" w:color="auto"/>
            <w:right w:val="none" w:sz="0" w:space="0" w:color="auto"/>
          </w:divBdr>
        </w:div>
        <w:div w:id="8989496">
          <w:marLeft w:val="640"/>
          <w:marRight w:val="0"/>
          <w:marTop w:val="0"/>
          <w:marBottom w:val="0"/>
          <w:divBdr>
            <w:top w:val="none" w:sz="0" w:space="0" w:color="auto"/>
            <w:left w:val="none" w:sz="0" w:space="0" w:color="auto"/>
            <w:bottom w:val="none" w:sz="0" w:space="0" w:color="auto"/>
            <w:right w:val="none" w:sz="0" w:space="0" w:color="auto"/>
          </w:divBdr>
        </w:div>
        <w:div w:id="149058015">
          <w:marLeft w:val="640"/>
          <w:marRight w:val="0"/>
          <w:marTop w:val="0"/>
          <w:marBottom w:val="0"/>
          <w:divBdr>
            <w:top w:val="none" w:sz="0" w:space="0" w:color="auto"/>
            <w:left w:val="none" w:sz="0" w:space="0" w:color="auto"/>
            <w:bottom w:val="none" w:sz="0" w:space="0" w:color="auto"/>
            <w:right w:val="none" w:sz="0" w:space="0" w:color="auto"/>
          </w:divBdr>
        </w:div>
        <w:div w:id="1697540896">
          <w:marLeft w:val="640"/>
          <w:marRight w:val="0"/>
          <w:marTop w:val="0"/>
          <w:marBottom w:val="0"/>
          <w:divBdr>
            <w:top w:val="none" w:sz="0" w:space="0" w:color="auto"/>
            <w:left w:val="none" w:sz="0" w:space="0" w:color="auto"/>
            <w:bottom w:val="none" w:sz="0" w:space="0" w:color="auto"/>
            <w:right w:val="none" w:sz="0" w:space="0" w:color="auto"/>
          </w:divBdr>
        </w:div>
        <w:div w:id="221405369">
          <w:marLeft w:val="640"/>
          <w:marRight w:val="0"/>
          <w:marTop w:val="0"/>
          <w:marBottom w:val="0"/>
          <w:divBdr>
            <w:top w:val="none" w:sz="0" w:space="0" w:color="auto"/>
            <w:left w:val="none" w:sz="0" w:space="0" w:color="auto"/>
            <w:bottom w:val="none" w:sz="0" w:space="0" w:color="auto"/>
            <w:right w:val="none" w:sz="0" w:space="0" w:color="auto"/>
          </w:divBdr>
        </w:div>
        <w:div w:id="269631050">
          <w:marLeft w:val="640"/>
          <w:marRight w:val="0"/>
          <w:marTop w:val="0"/>
          <w:marBottom w:val="0"/>
          <w:divBdr>
            <w:top w:val="none" w:sz="0" w:space="0" w:color="auto"/>
            <w:left w:val="none" w:sz="0" w:space="0" w:color="auto"/>
            <w:bottom w:val="none" w:sz="0" w:space="0" w:color="auto"/>
            <w:right w:val="none" w:sz="0" w:space="0" w:color="auto"/>
          </w:divBdr>
        </w:div>
        <w:div w:id="642583562">
          <w:marLeft w:val="640"/>
          <w:marRight w:val="0"/>
          <w:marTop w:val="0"/>
          <w:marBottom w:val="0"/>
          <w:divBdr>
            <w:top w:val="none" w:sz="0" w:space="0" w:color="auto"/>
            <w:left w:val="none" w:sz="0" w:space="0" w:color="auto"/>
            <w:bottom w:val="none" w:sz="0" w:space="0" w:color="auto"/>
            <w:right w:val="none" w:sz="0" w:space="0" w:color="auto"/>
          </w:divBdr>
        </w:div>
        <w:div w:id="713188677">
          <w:marLeft w:val="640"/>
          <w:marRight w:val="0"/>
          <w:marTop w:val="0"/>
          <w:marBottom w:val="0"/>
          <w:divBdr>
            <w:top w:val="none" w:sz="0" w:space="0" w:color="auto"/>
            <w:left w:val="none" w:sz="0" w:space="0" w:color="auto"/>
            <w:bottom w:val="none" w:sz="0" w:space="0" w:color="auto"/>
            <w:right w:val="none" w:sz="0" w:space="0" w:color="auto"/>
          </w:divBdr>
        </w:div>
        <w:div w:id="1832059580">
          <w:marLeft w:val="640"/>
          <w:marRight w:val="0"/>
          <w:marTop w:val="0"/>
          <w:marBottom w:val="0"/>
          <w:divBdr>
            <w:top w:val="none" w:sz="0" w:space="0" w:color="auto"/>
            <w:left w:val="none" w:sz="0" w:space="0" w:color="auto"/>
            <w:bottom w:val="none" w:sz="0" w:space="0" w:color="auto"/>
            <w:right w:val="none" w:sz="0" w:space="0" w:color="auto"/>
          </w:divBdr>
        </w:div>
        <w:div w:id="1333802019">
          <w:marLeft w:val="640"/>
          <w:marRight w:val="0"/>
          <w:marTop w:val="0"/>
          <w:marBottom w:val="0"/>
          <w:divBdr>
            <w:top w:val="none" w:sz="0" w:space="0" w:color="auto"/>
            <w:left w:val="none" w:sz="0" w:space="0" w:color="auto"/>
            <w:bottom w:val="none" w:sz="0" w:space="0" w:color="auto"/>
            <w:right w:val="none" w:sz="0" w:space="0" w:color="auto"/>
          </w:divBdr>
        </w:div>
        <w:div w:id="675350551">
          <w:marLeft w:val="640"/>
          <w:marRight w:val="0"/>
          <w:marTop w:val="0"/>
          <w:marBottom w:val="0"/>
          <w:divBdr>
            <w:top w:val="none" w:sz="0" w:space="0" w:color="auto"/>
            <w:left w:val="none" w:sz="0" w:space="0" w:color="auto"/>
            <w:bottom w:val="none" w:sz="0" w:space="0" w:color="auto"/>
            <w:right w:val="none" w:sz="0" w:space="0" w:color="auto"/>
          </w:divBdr>
        </w:div>
        <w:div w:id="1356464990">
          <w:marLeft w:val="640"/>
          <w:marRight w:val="0"/>
          <w:marTop w:val="0"/>
          <w:marBottom w:val="0"/>
          <w:divBdr>
            <w:top w:val="none" w:sz="0" w:space="0" w:color="auto"/>
            <w:left w:val="none" w:sz="0" w:space="0" w:color="auto"/>
            <w:bottom w:val="none" w:sz="0" w:space="0" w:color="auto"/>
            <w:right w:val="none" w:sz="0" w:space="0" w:color="auto"/>
          </w:divBdr>
        </w:div>
        <w:div w:id="873663402">
          <w:marLeft w:val="640"/>
          <w:marRight w:val="0"/>
          <w:marTop w:val="0"/>
          <w:marBottom w:val="0"/>
          <w:divBdr>
            <w:top w:val="none" w:sz="0" w:space="0" w:color="auto"/>
            <w:left w:val="none" w:sz="0" w:space="0" w:color="auto"/>
            <w:bottom w:val="none" w:sz="0" w:space="0" w:color="auto"/>
            <w:right w:val="none" w:sz="0" w:space="0" w:color="auto"/>
          </w:divBdr>
        </w:div>
        <w:div w:id="21783598">
          <w:marLeft w:val="640"/>
          <w:marRight w:val="0"/>
          <w:marTop w:val="0"/>
          <w:marBottom w:val="0"/>
          <w:divBdr>
            <w:top w:val="none" w:sz="0" w:space="0" w:color="auto"/>
            <w:left w:val="none" w:sz="0" w:space="0" w:color="auto"/>
            <w:bottom w:val="none" w:sz="0" w:space="0" w:color="auto"/>
            <w:right w:val="none" w:sz="0" w:space="0" w:color="auto"/>
          </w:divBdr>
        </w:div>
        <w:div w:id="1259829388">
          <w:marLeft w:val="640"/>
          <w:marRight w:val="0"/>
          <w:marTop w:val="0"/>
          <w:marBottom w:val="0"/>
          <w:divBdr>
            <w:top w:val="none" w:sz="0" w:space="0" w:color="auto"/>
            <w:left w:val="none" w:sz="0" w:space="0" w:color="auto"/>
            <w:bottom w:val="none" w:sz="0" w:space="0" w:color="auto"/>
            <w:right w:val="none" w:sz="0" w:space="0" w:color="auto"/>
          </w:divBdr>
        </w:div>
        <w:div w:id="406003996">
          <w:marLeft w:val="640"/>
          <w:marRight w:val="0"/>
          <w:marTop w:val="0"/>
          <w:marBottom w:val="0"/>
          <w:divBdr>
            <w:top w:val="none" w:sz="0" w:space="0" w:color="auto"/>
            <w:left w:val="none" w:sz="0" w:space="0" w:color="auto"/>
            <w:bottom w:val="none" w:sz="0" w:space="0" w:color="auto"/>
            <w:right w:val="none" w:sz="0" w:space="0" w:color="auto"/>
          </w:divBdr>
        </w:div>
        <w:div w:id="290328188">
          <w:marLeft w:val="640"/>
          <w:marRight w:val="0"/>
          <w:marTop w:val="0"/>
          <w:marBottom w:val="0"/>
          <w:divBdr>
            <w:top w:val="none" w:sz="0" w:space="0" w:color="auto"/>
            <w:left w:val="none" w:sz="0" w:space="0" w:color="auto"/>
            <w:bottom w:val="none" w:sz="0" w:space="0" w:color="auto"/>
            <w:right w:val="none" w:sz="0" w:space="0" w:color="auto"/>
          </w:divBdr>
        </w:div>
        <w:div w:id="1042830546">
          <w:marLeft w:val="640"/>
          <w:marRight w:val="0"/>
          <w:marTop w:val="0"/>
          <w:marBottom w:val="0"/>
          <w:divBdr>
            <w:top w:val="none" w:sz="0" w:space="0" w:color="auto"/>
            <w:left w:val="none" w:sz="0" w:space="0" w:color="auto"/>
            <w:bottom w:val="none" w:sz="0" w:space="0" w:color="auto"/>
            <w:right w:val="none" w:sz="0" w:space="0" w:color="auto"/>
          </w:divBdr>
        </w:div>
        <w:div w:id="1228609719">
          <w:marLeft w:val="640"/>
          <w:marRight w:val="0"/>
          <w:marTop w:val="0"/>
          <w:marBottom w:val="0"/>
          <w:divBdr>
            <w:top w:val="none" w:sz="0" w:space="0" w:color="auto"/>
            <w:left w:val="none" w:sz="0" w:space="0" w:color="auto"/>
            <w:bottom w:val="none" w:sz="0" w:space="0" w:color="auto"/>
            <w:right w:val="none" w:sz="0" w:space="0" w:color="auto"/>
          </w:divBdr>
        </w:div>
        <w:div w:id="1770658779">
          <w:marLeft w:val="640"/>
          <w:marRight w:val="0"/>
          <w:marTop w:val="0"/>
          <w:marBottom w:val="0"/>
          <w:divBdr>
            <w:top w:val="none" w:sz="0" w:space="0" w:color="auto"/>
            <w:left w:val="none" w:sz="0" w:space="0" w:color="auto"/>
            <w:bottom w:val="none" w:sz="0" w:space="0" w:color="auto"/>
            <w:right w:val="none" w:sz="0" w:space="0" w:color="auto"/>
          </w:divBdr>
        </w:div>
        <w:div w:id="577326202">
          <w:marLeft w:val="640"/>
          <w:marRight w:val="0"/>
          <w:marTop w:val="0"/>
          <w:marBottom w:val="0"/>
          <w:divBdr>
            <w:top w:val="none" w:sz="0" w:space="0" w:color="auto"/>
            <w:left w:val="none" w:sz="0" w:space="0" w:color="auto"/>
            <w:bottom w:val="none" w:sz="0" w:space="0" w:color="auto"/>
            <w:right w:val="none" w:sz="0" w:space="0" w:color="auto"/>
          </w:divBdr>
        </w:div>
        <w:div w:id="676228966">
          <w:marLeft w:val="640"/>
          <w:marRight w:val="0"/>
          <w:marTop w:val="0"/>
          <w:marBottom w:val="0"/>
          <w:divBdr>
            <w:top w:val="none" w:sz="0" w:space="0" w:color="auto"/>
            <w:left w:val="none" w:sz="0" w:space="0" w:color="auto"/>
            <w:bottom w:val="none" w:sz="0" w:space="0" w:color="auto"/>
            <w:right w:val="none" w:sz="0" w:space="0" w:color="auto"/>
          </w:divBdr>
        </w:div>
        <w:div w:id="125516908">
          <w:marLeft w:val="640"/>
          <w:marRight w:val="0"/>
          <w:marTop w:val="0"/>
          <w:marBottom w:val="0"/>
          <w:divBdr>
            <w:top w:val="none" w:sz="0" w:space="0" w:color="auto"/>
            <w:left w:val="none" w:sz="0" w:space="0" w:color="auto"/>
            <w:bottom w:val="none" w:sz="0" w:space="0" w:color="auto"/>
            <w:right w:val="none" w:sz="0" w:space="0" w:color="auto"/>
          </w:divBdr>
        </w:div>
        <w:div w:id="1490832156">
          <w:marLeft w:val="640"/>
          <w:marRight w:val="0"/>
          <w:marTop w:val="0"/>
          <w:marBottom w:val="0"/>
          <w:divBdr>
            <w:top w:val="none" w:sz="0" w:space="0" w:color="auto"/>
            <w:left w:val="none" w:sz="0" w:space="0" w:color="auto"/>
            <w:bottom w:val="none" w:sz="0" w:space="0" w:color="auto"/>
            <w:right w:val="none" w:sz="0" w:space="0" w:color="auto"/>
          </w:divBdr>
        </w:div>
        <w:div w:id="25183687">
          <w:marLeft w:val="640"/>
          <w:marRight w:val="0"/>
          <w:marTop w:val="0"/>
          <w:marBottom w:val="0"/>
          <w:divBdr>
            <w:top w:val="none" w:sz="0" w:space="0" w:color="auto"/>
            <w:left w:val="none" w:sz="0" w:space="0" w:color="auto"/>
            <w:bottom w:val="none" w:sz="0" w:space="0" w:color="auto"/>
            <w:right w:val="none" w:sz="0" w:space="0" w:color="auto"/>
          </w:divBdr>
        </w:div>
        <w:div w:id="841159396">
          <w:marLeft w:val="640"/>
          <w:marRight w:val="0"/>
          <w:marTop w:val="0"/>
          <w:marBottom w:val="0"/>
          <w:divBdr>
            <w:top w:val="none" w:sz="0" w:space="0" w:color="auto"/>
            <w:left w:val="none" w:sz="0" w:space="0" w:color="auto"/>
            <w:bottom w:val="none" w:sz="0" w:space="0" w:color="auto"/>
            <w:right w:val="none" w:sz="0" w:space="0" w:color="auto"/>
          </w:divBdr>
        </w:div>
        <w:div w:id="960039881">
          <w:marLeft w:val="640"/>
          <w:marRight w:val="0"/>
          <w:marTop w:val="0"/>
          <w:marBottom w:val="0"/>
          <w:divBdr>
            <w:top w:val="none" w:sz="0" w:space="0" w:color="auto"/>
            <w:left w:val="none" w:sz="0" w:space="0" w:color="auto"/>
            <w:bottom w:val="none" w:sz="0" w:space="0" w:color="auto"/>
            <w:right w:val="none" w:sz="0" w:space="0" w:color="auto"/>
          </w:divBdr>
        </w:div>
        <w:div w:id="2128353099">
          <w:marLeft w:val="640"/>
          <w:marRight w:val="0"/>
          <w:marTop w:val="0"/>
          <w:marBottom w:val="0"/>
          <w:divBdr>
            <w:top w:val="none" w:sz="0" w:space="0" w:color="auto"/>
            <w:left w:val="none" w:sz="0" w:space="0" w:color="auto"/>
            <w:bottom w:val="none" w:sz="0" w:space="0" w:color="auto"/>
            <w:right w:val="none" w:sz="0" w:space="0" w:color="auto"/>
          </w:divBdr>
        </w:div>
        <w:div w:id="960528099">
          <w:marLeft w:val="640"/>
          <w:marRight w:val="0"/>
          <w:marTop w:val="0"/>
          <w:marBottom w:val="0"/>
          <w:divBdr>
            <w:top w:val="none" w:sz="0" w:space="0" w:color="auto"/>
            <w:left w:val="none" w:sz="0" w:space="0" w:color="auto"/>
            <w:bottom w:val="none" w:sz="0" w:space="0" w:color="auto"/>
            <w:right w:val="none" w:sz="0" w:space="0" w:color="auto"/>
          </w:divBdr>
        </w:div>
        <w:div w:id="311062883">
          <w:marLeft w:val="640"/>
          <w:marRight w:val="0"/>
          <w:marTop w:val="0"/>
          <w:marBottom w:val="0"/>
          <w:divBdr>
            <w:top w:val="none" w:sz="0" w:space="0" w:color="auto"/>
            <w:left w:val="none" w:sz="0" w:space="0" w:color="auto"/>
            <w:bottom w:val="none" w:sz="0" w:space="0" w:color="auto"/>
            <w:right w:val="none" w:sz="0" w:space="0" w:color="auto"/>
          </w:divBdr>
        </w:div>
        <w:div w:id="981151480">
          <w:marLeft w:val="640"/>
          <w:marRight w:val="0"/>
          <w:marTop w:val="0"/>
          <w:marBottom w:val="0"/>
          <w:divBdr>
            <w:top w:val="none" w:sz="0" w:space="0" w:color="auto"/>
            <w:left w:val="none" w:sz="0" w:space="0" w:color="auto"/>
            <w:bottom w:val="none" w:sz="0" w:space="0" w:color="auto"/>
            <w:right w:val="none" w:sz="0" w:space="0" w:color="auto"/>
          </w:divBdr>
        </w:div>
        <w:div w:id="58600299">
          <w:marLeft w:val="640"/>
          <w:marRight w:val="0"/>
          <w:marTop w:val="0"/>
          <w:marBottom w:val="0"/>
          <w:divBdr>
            <w:top w:val="none" w:sz="0" w:space="0" w:color="auto"/>
            <w:left w:val="none" w:sz="0" w:space="0" w:color="auto"/>
            <w:bottom w:val="none" w:sz="0" w:space="0" w:color="auto"/>
            <w:right w:val="none" w:sz="0" w:space="0" w:color="auto"/>
          </w:divBdr>
        </w:div>
        <w:div w:id="936451263">
          <w:marLeft w:val="640"/>
          <w:marRight w:val="0"/>
          <w:marTop w:val="0"/>
          <w:marBottom w:val="0"/>
          <w:divBdr>
            <w:top w:val="none" w:sz="0" w:space="0" w:color="auto"/>
            <w:left w:val="none" w:sz="0" w:space="0" w:color="auto"/>
            <w:bottom w:val="none" w:sz="0" w:space="0" w:color="auto"/>
            <w:right w:val="none" w:sz="0" w:space="0" w:color="auto"/>
          </w:divBdr>
        </w:div>
        <w:div w:id="589239327">
          <w:marLeft w:val="640"/>
          <w:marRight w:val="0"/>
          <w:marTop w:val="0"/>
          <w:marBottom w:val="0"/>
          <w:divBdr>
            <w:top w:val="none" w:sz="0" w:space="0" w:color="auto"/>
            <w:left w:val="none" w:sz="0" w:space="0" w:color="auto"/>
            <w:bottom w:val="none" w:sz="0" w:space="0" w:color="auto"/>
            <w:right w:val="none" w:sz="0" w:space="0" w:color="auto"/>
          </w:divBdr>
        </w:div>
        <w:div w:id="301235546">
          <w:marLeft w:val="640"/>
          <w:marRight w:val="0"/>
          <w:marTop w:val="0"/>
          <w:marBottom w:val="0"/>
          <w:divBdr>
            <w:top w:val="none" w:sz="0" w:space="0" w:color="auto"/>
            <w:left w:val="none" w:sz="0" w:space="0" w:color="auto"/>
            <w:bottom w:val="none" w:sz="0" w:space="0" w:color="auto"/>
            <w:right w:val="none" w:sz="0" w:space="0" w:color="auto"/>
          </w:divBdr>
        </w:div>
        <w:div w:id="1634023146">
          <w:marLeft w:val="640"/>
          <w:marRight w:val="0"/>
          <w:marTop w:val="0"/>
          <w:marBottom w:val="0"/>
          <w:divBdr>
            <w:top w:val="none" w:sz="0" w:space="0" w:color="auto"/>
            <w:left w:val="none" w:sz="0" w:space="0" w:color="auto"/>
            <w:bottom w:val="none" w:sz="0" w:space="0" w:color="auto"/>
            <w:right w:val="none" w:sz="0" w:space="0" w:color="auto"/>
          </w:divBdr>
        </w:div>
        <w:div w:id="291443399">
          <w:marLeft w:val="640"/>
          <w:marRight w:val="0"/>
          <w:marTop w:val="0"/>
          <w:marBottom w:val="0"/>
          <w:divBdr>
            <w:top w:val="none" w:sz="0" w:space="0" w:color="auto"/>
            <w:left w:val="none" w:sz="0" w:space="0" w:color="auto"/>
            <w:bottom w:val="none" w:sz="0" w:space="0" w:color="auto"/>
            <w:right w:val="none" w:sz="0" w:space="0" w:color="auto"/>
          </w:divBdr>
        </w:div>
        <w:div w:id="1414468264">
          <w:marLeft w:val="640"/>
          <w:marRight w:val="0"/>
          <w:marTop w:val="0"/>
          <w:marBottom w:val="0"/>
          <w:divBdr>
            <w:top w:val="none" w:sz="0" w:space="0" w:color="auto"/>
            <w:left w:val="none" w:sz="0" w:space="0" w:color="auto"/>
            <w:bottom w:val="none" w:sz="0" w:space="0" w:color="auto"/>
            <w:right w:val="none" w:sz="0" w:space="0" w:color="auto"/>
          </w:divBdr>
        </w:div>
        <w:div w:id="59333298">
          <w:marLeft w:val="640"/>
          <w:marRight w:val="0"/>
          <w:marTop w:val="0"/>
          <w:marBottom w:val="0"/>
          <w:divBdr>
            <w:top w:val="none" w:sz="0" w:space="0" w:color="auto"/>
            <w:left w:val="none" w:sz="0" w:space="0" w:color="auto"/>
            <w:bottom w:val="none" w:sz="0" w:space="0" w:color="auto"/>
            <w:right w:val="none" w:sz="0" w:space="0" w:color="auto"/>
          </w:divBdr>
        </w:div>
        <w:div w:id="1716006987">
          <w:marLeft w:val="640"/>
          <w:marRight w:val="0"/>
          <w:marTop w:val="0"/>
          <w:marBottom w:val="0"/>
          <w:divBdr>
            <w:top w:val="none" w:sz="0" w:space="0" w:color="auto"/>
            <w:left w:val="none" w:sz="0" w:space="0" w:color="auto"/>
            <w:bottom w:val="none" w:sz="0" w:space="0" w:color="auto"/>
            <w:right w:val="none" w:sz="0" w:space="0" w:color="auto"/>
          </w:divBdr>
        </w:div>
        <w:div w:id="1636720110">
          <w:marLeft w:val="640"/>
          <w:marRight w:val="0"/>
          <w:marTop w:val="0"/>
          <w:marBottom w:val="0"/>
          <w:divBdr>
            <w:top w:val="none" w:sz="0" w:space="0" w:color="auto"/>
            <w:left w:val="none" w:sz="0" w:space="0" w:color="auto"/>
            <w:bottom w:val="none" w:sz="0" w:space="0" w:color="auto"/>
            <w:right w:val="none" w:sz="0" w:space="0" w:color="auto"/>
          </w:divBdr>
        </w:div>
        <w:div w:id="1653482457">
          <w:marLeft w:val="640"/>
          <w:marRight w:val="0"/>
          <w:marTop w:val="0"/>
          <w:marBottom w:val="0"/>
          <w:divBdr>
            <w:top w:val="none" w:sz="0" w:space="0" w:color="auto"/>
            <w:left w:val="none" w:sz="0" w:space="0" w:color="auto"/>
            <w:bottom w:val="none" w:sz="0" w:space="0" w:color="auto"/>
            <w:right w:val="none" w:sz="0" w:space="0" w:color="auto"/>
          </w:divBdr>
        </w:div>
        <w:div w:id="53819672">
          <w:marLeft w:val="640"/>
          <w:marRight w:val="0"/>
          <w:marTop w:val="0"/>
          <w:marBottom w:val="0"/>
          <w:divBdr>
            <w:top w:val="none" w:sz="0" w:space="0" w:color="auto"/>
            <w:left w:val="none" w:sz="0" w:space="0" w:color="auto"/>
            <w:bottom w:val="none" w:sz="0" w:space="0" w:color="auto"/>
            <w:right w:val="none" w:sz="0" w:space="0" w:color="auto"/>
          </w:divBdr>
        </w:div>
        <w:div w:id="833102879">
          <w:marLeft w:val="640"/>
          <w:marRight w:val="0"/>
          <w:marTop w:val="0"/>
          <w:marBottom w:val="0"/>
          <w:divBdr>
            <w:top w:val="none" w:sz="0" w:space="0" w:color="auto"/>
            <w:left w:val="none" w:sz="0" w:space="0" w:color="auto"/>
            <w:bottom w:val="none" w:sz="0" w:space="0" w:color="auto"/>
            <w:right w:val="none" w:sz="0" w:space="0" w:color="auto"/>
          </w:divBdr>
        </w:div>
        <w:div w:id="1016880650">
          <w:marLeft w:val="640"/>
          <w:marRight w:val="0"/>
          <w:marTop w:val="0"/>
          <w:marBottom w:val="0"/>
          <w:divBdr>
            <w:top w:val="none" w:sz="0" w:space="0" w:color="auto"/>
            <w:left w:val="none" w:sz="0" w:space="0" w:color="auto"/>
            <w:bottom w:val="none" w:sz="0" w:space="0" w:color="auto"/>
            <w:right w:val="none" w:sz="0" w:space="0" w:color="auto"/>
          </w:divBdr>
        </w:div>
        <w:div w:id="2119057813">
          <w:marLeft w:val="640"/>
          <w:marRight w:val="0"/>
          <w:marTop w:val="0"/>
          <w:marBottom w:val="0"/>
          <w:divBdr>
            <w:top w:val="none" w:sz="0" w:space="0" w:color="auto"/>
            <w:left w:val="none" w:sz="0" w:space="0" w:color="auto"/>
            <w:bottom w:val="none" w:sz="0" w:space="0" w:color="auto"/>
            <w:right w:val="none" w:sz="0" w:space="0" w:color="auto"/>
          </w:divBdr>
        </w:div>
        <w:div w:id="229849618">
          <w:marLeft w:val="640"/>
          <w:marRight w:val="0"/>
          <w:marTop w:val="0"/>
          <w:marBottom w:val="0"/>
          <w:divBdr>
            <w:top w:val="none" w:sz="0" w:space="0" w:color="auto"/>
            <w:left w:val="none" w:sz="0" w:space="0" w:color="auto"/>
            <w:bottom w:val="none" w:sz="0" w:space="0" w:color="auto"/>
            <w:right w:val="none" w:sz="0" w:space="0" w:color="auto"/>
          </w:divBdr>
        </w:div>
        <w:div w:id="1401247438">
          <w:marLeft w:val="640"/>
          <w:marRight w:val="0"/>
          <w:marTop w:val="0"/>
          <w:marBottom w:val="0"/>
          <w:divBdr>
            <w:top w:val="none" w:sz="0" w:space="0" w:color="auto"/>
            <w:left w:val="none" w:sz="0" w:space="0" w:color="auto"/>
            <w:bottom w:val="none" w:sz="0" w:space="0" w:color="auto"/>
            <w:right w:val="none" w:sz="0" w:space="0" w:color="auto"/>
          </w:divBdr>
        </w:div>
        <w:div w:id="250168191">
          <w:marLeft w:val="640"/>
          <w:marRight w:val="0"/>
          <w:marTop w:val="0"/>
          <w:marBottom w:val="0"/>
          <w:divBdr>
            <w:top w:val="none" w:sz="0" w:space="0" w:color="auto"/>
            <w:left w:val="none" w:sz="0" w:space="0" w:color="auto"/>
            <w:bottom w:val="none" w:sz="0" w:space="0" w:color="auto"/>
            <w:right w:val="none" w:sz="0" w:space="0" w:color="auto"/>
          </w:divBdr>
        </w:div>
        <w:div w:id="1742753548">
          <w:marLeft w:val="640"/>
          <w:marRight w:val="0"/>
          <w:marTop w:val="0"/>
          <w:marBottom w:val="0"/>
          <w:divBdr>
            <w:top w:val="none" w:sz="0" w:space="0" w:color="auto"/>
            <w:left w:val="none" w:sz="0" w:space="0" w:color="auto"/>
            <w:bottom w:val="none" w:sz="0" w:space="0" w:color="auto"/>
            <w:right w:val="none" w:sz="0" w:space="0" w:color="auto"/>
          </w:divBdr>
        </w:div>
        <w:div w:id="345905115">
          <w:marLeft w:val="640"/>
          <w:marRight w:val="0"/>
          <w:marTop w:val="0"/>
          <w:marBottom w:val="0"/>
          <w:divBdr>
            <w:top w:val="none" w:sz="0" w:space="0" w:color="auto"/>
            <w:left w:val="none" w:sz="0" w:space="0" w:color="auto"/>
            <w:bottom w:val="none" w:sz="0" w:space="0" w:color="auto"/>
            <w:right w:val="none" w:sz="0" w:space="0" w:color="auto"/>
          </w:divBdr>
        </w:div>
        <w:div w:id="1356809259">
          <w:marLeft w:val="640"/>
          <w:marRight w:val="0"/>
          <w:marTop w:val="0"/>
          <w:marBottom w:val="0"/>
          <w:divBdr>
            <w:top w:val="none" w:sz="0" w:space="0" w:color="auto"/>
            <w:left w:val="none" w:sz="0" w:space="0" w:color="auto"/>
            <w:bottom w:val="none" w:sz="0" w:space="0" w:color="auto"/>
            <w:right w:val="none" w:sz="0" w:space="0" w:color="auto"/>
          </w:divBdr>
        </w:div>
        <w:div w:id="1683823620">
          <w:marLeft w:val="640"/>
          <w:marRight w:val="0"/>
          <w:marTop w:val="0"/>
          <w:marBottom w:val="0"/>
          <w:divBdr>
            <w:top w:val="none" w:sz="0" w:space="0" w:color="auto"/>
            <w:left w:val="none" w:sz="0" w:space="0" w:color="auto"/>
            <w:bottom w:val="none" w:sz="0" w:space="0" w:color="auto"/>
            <w:right w:val="none" w:sz="0" w:space="0" w:color="auto"/>
          </w:divBdr>
        </w:div>
        <w:div w:id="121769536">
          <w:marLeft w:val="640"/>
          <w:marRight w:val="0"/>
          <w:marTop w:val="0"/>
          <w:marBottom w:val="0"/>
          <w:divBdr>
            <w:top w:val="none" w:sz="0" w:space="0" w:color="auto"/>
            <w:left w:val="none" w:sz="0" w:space="0" w:color="auto"/>
            <w:bottom w:val="none" w:sz="0" w:space="0" w:color="auto"/>
            <w:right w:val="none" w:sz="0" w:space="0" w:color="auto"/>
          </w:divBdr>
        </w:div>
        <w:div w:id="1534345011">
          <w:marLeft w:val="640"/>
          <w:marRight w:val="0"/>
          <w:marTop w:val="0"/>
          <w:marBottom w:val="0"/>
          <w:divBdr>
            <w:top w:val="none" w:sz="0" w:space="0" w:color="auto"/>
            <w:left w:val="none" w:sz="0" w:space="0" w:color="auto"/>
            <w:bottom w:val="none" w:sz="0" w:space="0" w:color="auto"/>
            <w:right w:val="none" w:sz="0" w:space="0" w:color="auto"/>
          </w:divBdr>
        </w:div>
        <w:div w:id="1174563552">
          <w:marLeft w:val="640"/>
          <w:marRight w:val="0"/>
          <w:marTop w:val="0"/>
          <w:marBottom w:val="0"/>
          <w:divBdr>
            <w:top w:val="none" w:sz="0" w:space="0" w:color="auto"/>
            <w:left w:val="none" w:sz="0" w:space="0" w:color="auto"/>
            <w:bottom w:val="none" w:sz="0" w:space="0" w:color="auto"/>
            <w:right w:val="none" w:sz="0" w:space="0" w:color="auto"/>
          </w:divBdr>
        </w:div>
        <w:div w:id="1717461458">
          <w:marLeft w:val="640"/>
          <w:marRight w:val="0"/>
          <w:marTop w:val="0"/>
          <w:marBottom w:val="0"/>
          <w:divBdr>
            <w:top w:val="none" w:sz="0" w:space="0" w:color="auto"/>
            <w:left w:val="none" w:sz="0" w:space="0" w:color="auto"/>
            <w:bottom w:val="none" w:sz="0" w:space="0" w:color="auto"/>
            <w:right w:val="none" w:sz="0" w:space="0" w:color="auto"/>
          </w:divBdr>
        </w:div>
        <w:div w:id="2145611313">
          <w:marLeft w:val="640"/>
          <w:marRight w:val="0"/>
          <w:marTop w:val="0"/>
          <w:marBottom w:val="0"/>
          <w:divBdr>
            <w:top w:val="none" w:sz="0" w:space="0" w:color="auto"/>
            <w:left w:val="none" w:sz="0" w:space="0" w:color="auto"/>
            <w:bottom w:val="none" w:sz="0" w:space="0" w:color="auto"/>
            <w:right w:val="none" w:sz="0" w:space="0" w:color="auto"/>
          </w:divBdr>
        </w:div>
        <w:div w:id="1818958973">
          <w:marLeft w:val="640"/>
          <w:marRight w:val="0"/>
          <w:marTop w:val="0"/>
          <w:marBottom w:val="0"/>
          <w:divBdr>
            <w:top w:val="none" w:sz="0" w:space="0" w:color="auto"/>
            <w:left w:val="none" w:sz="0" w:space="0" w:color="auto"/>
            <w:bottom w:val="none" w:sz="0" w:space="0" w:color="auto"/>
            <w:right w:val="none" w:sz="0" w:space="0" w:color="auto"/>
          </w:divBdr>
        </w:div>
        <w:div w:id="1043360465">
          <w:marLeft w:val="640"/>
          <w:marRight w:val="0"/>
          <w:marTop w:val="0"/>
          <w:marBottom w:val="0"/>
          <w:divBdr>
            <w:top w:val="none" w:sz="0" w:space="0" w:color="auto"/>
            <w:left w:val="none" w:sz="0" w:space="0" w:color="auto"/>
            <w:bottom w:val="none" w:sz="0" w:space="0" w:color="auto"/>
            <w:right w:val="none" w:sz="0" w:space="0" w:color="auto"/>
          </w:divBdr>
        </w:div>
        <w:div w:id="123351209">
          <w:marLeft w:val="640"/>
          <w:marRight w:val="0"/>
          <w:marTop w:val="0"/>
          <w:marBottom w:val="0"/>
          <w:divBdr>
            <w:top w:val="none" w:sz="0" w:space="0" w:color="auto"/>
            <w:left w:val="none" w:sz="0" w:space="0" w:color="auto"/>
            <w:bottom w:val="none" w:sz="0" w:space="0" w:color="auto"/>
            <w:right w:val="none" w:sz="0" w:space="0" w:color="auto"/>
          </w:divBdr>
        </w:div>
        <w:div w:id="692847680">
          <w:marLeft w:val="640"/>
          <w:marRight w:val="0"/>
          <w:marTop w:val="0"/>
          <w:marBottom w:val="0"/>
          <w:divBdr>
            <w:top w:val="none" w:sz="0" w:space="0" w:color="auto"/>
            <w:left w:val="none" w:sz="0" w:space="0" w:color="auto"/>
            <w:bottom w:val="none" w:sz="0" w:space="0" w:color="auto"/>
            <w:right w:val="none" w:sz="0" w:space="0" w:color="auto"/>
          </w:divBdr>
        </w:div>
        <w:div w:id="1813787470">
          <w:marLeft w:val="640"/>
          <w:marRight w:val="0"/>
          <w:marTop w:val="0"/>
          <w:marBottom w:val="0"/>
          <w:divBdr>
            <w:top w:val="none" w:sz="0" w:space="0" w:color="auto"/>
            <w:left w:val="none" w:sz="0" w:space="0" w:color="auto"/>
            <w:bottom w:val="none" w:sz="0" w:space="0" w:color="auto"/>
            <w:right w:val="none" w:sz="0" w:space="0" w:color="auto"/>
          </w:divBdr>
        </w:div>
        <w:div w:id="1609771810">
          <w:marLeft w:val="640"/>
          <w:marRight w:val="0"/>
          <w:marTop w:val="0"/>
          <w:marBottom w:val="0"/>
          <w:divBdr>
            <w:top w:val="none" w:sz="0" w:space="0" w:color="auto"/>
            <w:left w:val="none" w:sz="0" w:space="0" w:color="auto"/>
            <w:bottom w:val="none" w:sz="0" w:space="0" w:color="auto"/>
            <w:right w:val="none" w:sz="0" w:space="0" w:color="auto"/>
          </w:divBdr>
        </w:div>
        <w:div w:id="649213044">
          <w:marLeft w:val="640"/>
          <w:marRight w:val="0"/>
          <w:marTop w:val="0"/>
          <w:marBottom w:val="0"/>
          <w:divBdr>
            <w:top w:val="none" w:sz="0" w:space="0" w:color="auto"/>
            <w:left w:val="none" w:sz="0" w:space="0" w:color="auto"/>
            <w:bottom w:val="none" w:sz="0" w:space="0" w:color="auto"/>
            <w:right w:val="none" w:sz="0" w:space="0" w:color="auto"/>
          </w:divBdr>
        </w:div>
        <w:div w:id="56518128">
          <w:marLeft w:val="640"/>
          <w:marRight w:val="0"/>
          <w:marTop w:val="0"/>
          <w:marBottom w:val="0"/>
          <w:divBdr>
            <w:top w:val="none" w:sz="0" w:space="0" w:color="auto"/>
            <w:left w:val="none" w:sz="0" w:space="0" w:color="auto"/>
            <w:bottom w:val="none" w:sz="0" w:space="0" w:color="auto"/>
            <w:right w:val="none" w:sz="0" w:space="0" w:color="auto"/>
          </w:divBdr>
        </w:div>
        <w:div w:id="1774129244">
          <w:marLeft w:val="640"/>
          <w:marRight w:val="0"/>
          <w:marTop w:val="0"/>
          <w:marBottom w:val="0"/>
          <w:divBdr>
            <w:top w:val="none" w:sz="0" w:space="0" w:color="auto"/>
            <w:left w:val="none" w:sz="0" w:space="0" w:color="auto"/>
            <w:bottom w:val="none" w:sz="0" w:space="0" w:color="auto"/>
            <w:right w:val="none" w:sz="0" w:space="0" w:color="auto"/>
          </w:divBdr>
        </w:div>
      </w:divsChild>
    </w:div>
    <w:div w:id="1397897968">
      <w:bodyDiv w:val="1"/>
      <w:marLeft w:val="0"/>
      <w:marRight w:val="0"/>
      <w:marTop w:val="0"/>
      <w:marBottom w:val="0"/>
      <w:divBdr>
        <w:top w:val="none" w:sz="0" w:space="0" w:color="auto"/>
        <w:left w:val="none" w:sz="0" w:space="0" w:color="auto"/>
        <w:bottom w:val="none" w:sz="0" w:space="0" w:color="auto"/>
        <w:right w:val="none" w:sz="0" w:space="0" w:color="auto"/>
      </w:divBdr>
    </w:div>
    <w:div w:id="1398943784">
      <w:marLeft w:val="640"/>
      <w:marRight w:val="0"/>
      <w:marTop w:val="0"/>
      <w:marBottom w:val="0"/>
      <w:divBdr>
        <w:top w:val="none" w:sz="0" w:space="0" w:color="auto"/>
        <w:left w:val="none" w:sz="0" w:space="0" w:color="auto"/>
        <w:bottom w:val="none" w:sz="0" w:space="0" w:color="auto"/>
        <w:right w:val="none" w:sz="0" w:space="0" w:color="auto"/>
      </w:divBdr>
    </w:div>
    <w:div w:id="1399783975">
      <w:bodyDiv w:val="1"/>
      <w:marLeft w:val="0"/>
      <w:marRight w:val="0"/>
      <w:marTop w:val="0"/>
      <w:marBottom w:val="0"/>
      <w:divBdr>
        <w:top w:val="none" w:sz="0" w:space="0" w:color="auto"/>
        <w:left w:val="none" w:sz="0" w:space="0" w:color="auto"/>
        <w:bottom w:val="none" w:sz="0" w:space="0" w:color="auto"/>
        <w:right w:val="none" w:sz="0" w:space="0" w:color="auto"/>
      </w:divBdr>
    </w:div>
    <w:div w:id="1400130851">
      <w:marLeft w:val="480"/>
      <w:marRight w:val="0"/>
      <w:marTop w:val="0"/>
      <w:marBottom w:val="0"/>
      <w:divBdr>
        <w:top w:val="none" w:sz="0" w:space="0" w:color="auto"/>
        <w:left w:val="none" w:sz="0" w:space="0" w:color="auto"/>
        <w:bottom w:val="none" w:sz="0" w:space="0" w:color="auto"/>
        <w:right w:val="none" w:sz="0" w:space="0" w:color="auto"/>
      </w:divBdr>
    </w:div>
    <w:div w:id="1400324330">
      <w:bodyDiv w:val="1"/>
      <w:marLeft w:val="0"/>
      <w:marRight w:val="0"/>
      <w:marTop w:val="0"/>
      <w:marBottom w:val="0"/>
      <w:divBdr>
        <w:top w:val="none" w:sz="0" w:space="0" w:color="auto"/>
        <w:left w:val="none" w:sz="0" w:space="0" w:color="auto"/>
        <w:bottom w:val="none" w:sz="0" w:space="0" w:color="auto"/>
        <w:right w:val="none" w:sz="0" w:space="0" w:color="auto"/>
      </w:divBdr>
      <w:divsChild>
        <w:div w:id="118424239">
          <w:marLeft w:val="480"/>
          <w:marRight w:val="0"/>
          <w:marTop w:val="0"/>
          <w:marBottom w:val="0"/>
          <w:divBdr>
            <w:top w:val="none" w:sz="0" w:space="0" w:color="auto"/>
            <w:left w:val="none" w:sz="0" w:space="0" w:color="auto"/>
            <w:bottom w:val="none" w:sz="0" w:space="0" w:color="auto"/>
            <w:right w:val="none" w:sz="0" w:space="0" w:color="auto"/>
          </w:divBdr>
        </w:div>
        <w:div w:id="183903052">
          <w:marLeft w:val="480"/>
          <w:marRight w:val="0"/>
          <w:marTop w:val="0"/>
          <w:marBottom w:val="0"/>
          <w:divBdr>
            <w:top w:val="none" w:sz="0" w:space="0" w:color="auto"/>
            <w:left w:val="none" w:sz="0" w:space="0" w:color="auto"/>
            <w:bottom w:val="none" w:sz="0" w:space="0" w:color="auto"/>
            <w:right w:val="none" w:sz="0" w:space="0" w:color="auto"/>
          </w:divBdr>
        </w:div>
        <w:div w:id="364866916">
          <w:marLeft w:val="480"/>
          <w:marRight w:val="0"/>
          <w:marTop w:val="0"/>
          <w:marBottom w:val="0"/>
          <w:divBdr>
            <w:top w:val="none" w:sz="0" w:space="0" w:color="auto"/>
            <w:left w:val="none" w:sz="0" w:space="0" w:color="auto"/>
            <w:bottom w:val="none" w:sz="0" w:space="0" w:color="auto"/>
            <w:right w:val="none" w:sz="0" w:space="0" w:color="auto"/>
          </w:divBdr>
        </w:div>
        <w:div w:id="505705106">
          <w:marLeft w:val="480"/>
          <w:marRight w:val="0"/>
          <w:marTop w:val="0"/>
          <w:marBottom w:val="0"/>
          <w:divBdr>
            <w:top w:val="none" w:sz="0" w:space="0" w:color="auto"/>
            <w:left w:val="none" w:sz="0" w:space="0" w:color="auto"/>
            <w:bottom w:val="none" w:sz="0" w:space="0" w:color="auto"/>
            <w:right w:val="none" w:sz="0" w:space="0" w:color="auto"/>
          </w:divBdr>
        </w:div>
        <w:div w:id="667173868">
          <w:marLeft w:val="480"/>
          <w:marRight w:val="0"/>
          <w:marTop w:val="0"/>
          <w:marBottom w:val="0"/>
          <w:divBdr>
            <w:top w:val="none" w:sz="0" w:space="0" w:color="auto"/>
            <w:left w:val="none" w:sz="0" w:space="0" w:color="auto"/>
            <w:bottom w:val="none" w:sz="0" w:space="0" w:color="auto"/>
            <w:right w:val="none" w:sz="0" w:space="0" w:color="auto"/>
          </w:divBdr>
        </w:div>
        <w:div w:id="695541702">
          <w:marLeft w:val="480"/>
          <w:marRight w:val="0"/>
          <w:marTop w:val="0"/>
          <w:marBottom w:val="0"/>
          <w:divBdr>
            <w:top w:val="none" w:sz="0" w:space="0" w:color="auto"/>
            <w:left w:val="none" w:sz="0" w:space="0" w:color="auto"/>
            <w:bottom w:val="none" w:sz="0" w:space="0" w:color="auto"/>
            <w:right w:val="none" w:sz="0" w:space="0" w:color="auto"/>
          </w:divBdr>
        </w:div>
        <w:div w:id="850072964">
          <w:marLeft w:val="480"/>
          <w:marRight w:val="0"/>
          <w:marTop w:val="0"/>
          <w:marBottom w:val="0"/>
          <w:divBdr>
            <w:top w:val="none" w:sz="0" w:space="0" w:color="auto"/>
            <w:left w:val="none" w:sz="0" w:space="0" w:color="auto"/>
            <w:bottom w:val="none" w:sz="0" w:space="0" w:color="auto"/>
            <w:right w:val="none" w:sz="0" w:space="0" w:color="auto"/>
          </w:divBdr>
        </w:div>
        <w:div w:id="866068027">
          <w:marLeft w:val="480"/>
          <w:marRight w:val="0"/>
          <w:marTop w:val="0"/>
          <w:marBottom w:val="0"/>
          <w:divBdr>
            <w:top w:val="none" w:sz="0" w:space="0" w:color="auto"/>
            <w:left w:val="none" w:sz="0" w:space="0" w:color="auto"/>
            <w:bottom w:val="none" w:sz="0" w:space="0" w:color="auto"/>
            <w:right w:val="none" w:sz="0" w:space="0" w:color="auto"/>
          </w:divBdr>
        </w:div>
        <w:div w:id="1113015763">
          <w:marLeft w:val="480"/>
          <w:marRight w:val="0"/>
          <w:marTop w:val="0"/>
          <w:marBottom w:val="0"/>
          <w:divBdr>
            <w:top w:val="none" w:sz="0" w:space="0" w:color="auto"/>
            <w:left w:val="none" w:sz="0" w:space="0" w:color="auto"/>
            <w:bottom w:val="none" w:sz="0" w:space="0" w:color="auto"/>
            <w:right w:val="none" w:sz="0" w:space="0" w:color="auto"/>
          </w:divBdr>
        </w:div>
        <w:div w:id="1445492897">
          <w:marLeft w:val="480"/>
          <w:marRight w:val="0"/>
          <w:marTop w:val="0"/>
          <w:marBottom w:val="0"/>
          <w:divBdr>
            <w:top w:val="none" w:sz="0" w:space="0" w:color="auto"/>
            <w:left w:val="none" w:sz="0" w:space="0" w:color="auto"/>
            <w:bottom w:val="none" w:sz="0" w:space="0" w:color="auto"/>
            <w:right w:val="none" w:sz="0" w:space="0" w:color="auto"/>
          </w:divBdr>
        </w:div>
        <w:div w:id="1800955607">
          <w:marLeft w:val="480"/>
          <w:marRight w:val="0"/>
          <w:marTop w:val="0"/>
          <w:marBottom w:val="0"/>
          <w:divBdr>
            <w:top w:val="none" w:sz="0" w:space="0" w:color="auto"/>
            <w:left w:val="none" w:sz="0" w:space="0" w:color="auto"/>
            <w:bottom w:val="none" w:sz="0" w:space="0" w:color="auto"/>
            <w:right w:val="none" w:sz="0" w:space="0" w:color="auto"/>
          </w:divBdr>
        </w:div>
        <w:div w:id="2016807250">
          <w:marLeft w:val="480"/>
          <w:marRight w:val="0"/>
          <w:marTop w:val="0"/>
          <w:marBottom w:val="0"/>
          <w:divBdr>
            <w:top w:val="none" w:sz="0" w:space="0" w:color="auto"/>
            <w:left w:val="none" w:sz="0" w:space="0" w:color="auto"/>
            <w:bottom w:val="none" w:sz="0" w:space="0" w:color="auto"/>
            <w:right w:val="none" w:sz="0" w:space="0" w:color="auto"/>
          </w:divBdr>
        </w:div>
      </w:divsChild>
    </w:div>
    <w:div w:id="1401171127">
      <w:marLeft w:val="640"/>
      <w:marRight w:val="0"/>
      <w:marTop w:val="0"/>
      <w:marBottom w:val="0"/>
      <w:divBdr>
        <w:top w:val="none" w:sz="0" w:space="0" w:color="auto"/>
        <w:left w:val="none" w:sz="0" w:space="0" w:color="auto"/>
        <w:bottom w:val="none" w:sz="0" w:space="0" w:color="auto"/>
        <w:right w:val="none" w:sz="0" w:space="0" w:color="auto"/>
      </w:divBdr>
    </w:div>
    <w:div w:id="1401292645">
      <w:marLeft w:val="480"/>
      <w:marRight w:val="0"/>
      <w:marTop w:val="0"/>
      <w:marBottom w:val="0"/>
      <w:divBdr>
        <w:top w:val="none" w:sz="0" w:space="0" w:color="auto"/>
        <w:left w:val="none" w:sz="0" w:space="0" w:color="auto"/>
        <w:bottom w:val="none" w:sz="0" w:space="0" w:color="auto"/>
        <w:right w:val="none" w:sz="0" w:space="0" w:color="auto"/>
      </w:divBdr>
    </w:div>
    <w:div w:id="1401556109">
      <w:bodyDiv w:val="1"/>
      <w:marLeft w:val="0"/>
      <w:marRight w:val="0"/>
      <w:marTop w:val="0"/>
      <w:marBottom w:val="0"/>
      <w:divBdr>
        <w:top w:val="none" w:sz="0" w:space="0" w:color="auto"/>
        <w:left w:val="none" w:sz="0" w:space="0" w:color="auto"/>
        <w:bottom w:val="none" w:sz="0" w:space="0" w:color="auto"/>
        <w:right w:val="none" w:sz="0" w:space="0" w:color="auto"/>
      </w:divBdr>
    </w:div>
    <w:div w:id="1402363842">
      <w:bodyDiv w:val="1"/>
      <w:marLeft w:val="0"/>
      <w:marRight w:val="0"/>
      <w:marTop w:val="0"/>
      <w:marBottom w:val="0"/>
      <w:divBdr>
        <w:top w:val="none" w:sz="0" w:space="0" w:color="auto"/>
        <w:left w:val="none" w:sz="0" w:space="0" w:color="auto"/>
        <w:bottom w:val="none" w:sz="0" w:space="0" w:color="auto"/>
        <w:right w:val="none" w:sz="0" w:space="0" w:color="auto"/>
      </w:divBdr>
    </w:div>
    <w:div w:id="1403261279">
      <w:bodyDiv w:val="1"/>
      <w:marLeft w:val="0"/>
      <w:marRight w:val="0"/>
      <w:marTop w:val="0"/>
      <w:marBottom w:val="0"/>
      <w:divBdr>
        <w:top w:val="none" w:sz="0" w:space="0" w:color="auto"/>
        <w:left w:val="none" w:sz="0" w:space="0" w:color="auto"/>
        <w:bottom w:val="none" w:sz="0" w:space="0" w:color="auto"/>
        <w:right w:val="none" w:sz="0" w:space="0" w:color="auto"/>
      </w:divBdr>
      <w:divsChild>
        <w:div w:id="1468930686">
          <w:marLeft w:val="640"/>
          <w:marRight w:val="0"/>
          <w:marTop w:val="0"/>
          <w:marBottom w:val="0"/>
          <w:divBdr>
            <w:top w:val="none" w:sz="0" w:space="0" w:color="auto"/>
            <w:left w:val="none" w:sz="0" w:space="0" w:color="auto"/>
            <w:bottom w:val="none" w:sz="0" w:space="0" w:color="auto"/>
            <w:right w:val="none" w:sz="0" w:space="0" w:color="auto"/>
          </w:divBdr>
        </w:div>
        <w:div w:id="771828138">
          <w:marLeft w:val="640"/>
          <w:marRight w:val="0"/>
          <w:marTop w:val="0"/>
          <w:marBottom w:val="0"/>
          <w:divBdr>
            <w:top w:val="none" w:sz="0" w:space="0" w:color="auto"/>
            <w:left w:val="none" w:sz="0" w:space="0" w:color="auto"/>
            <w:bottom w:val="none" w:sz="0" w:space="0" w:color="auto"/>
            <w:right w:val="none" w:sz="0" w:space="0" w:color="auto"/>
          </w:divBdr>
        </w:div>
        <w:div w:id="413012939">
          <w:marLeft w:val="640"/>
          <w:marRight w:val="0"/>
          <w:marTop w:val="0"/>
          <w:marBottom w:val="0"/>
          <w:divBdr>
            <w:top w:val="none" w:sz="0" w:space="0" w:color="auto"/>
            <w:left w:val="none" w:sz="0" w:space="0" w:color="auto"/>
            <w:bottom w:val="none" w:sz="0" w:space="0" w:color="auto"/>
            <w:right w:val="none" w:sz="0" w:space="0" w:color="auto"/>
          </w:divBdr>
        </w:div>
        <w:div w:id="1906793140">
          <w:marLeft w:val="640"/>
          <w:marRight w:val="0"/>
          <w:marTop w:val="0"/>
          <w:marBottom w:val="0"/>
          <w:divBdr>
            <w:top w:val="none" w:sz="0" w:space="0" w:color="auto"/>
            <w:left w:val="none" w:sz="0" w:space="0" w:color="auto"/>
            <w:bottom w:val="none" w:sz="0" w:space="0" w:color="auto"/>
            <w:right w:val="none" w:sz="0" w:space="0" w:color="auto"/>
          </w:divBdr>
        </w:div>
        <w:div w:id="1960062756">
          <w:marLeft w:val="640"/>
          <w:marRight w:val="0"/>
          <w:marTop w:val="0"/>
          <w:marBottom w:val="0"/>
          <w:divBdr>
            <w:top w:val="none" w:sz="0" w:space="0" w:color="auto"/>
            <w:left w:val="none" w:sz="0" w:space="0" w:color="auto"/>
            <w:bottom w:val="none" w:sz="0" w:space="0" w:color="auto"/>
            <w:right w:val="none" w:sz="0" w:space="0" w:color="auto"/>
          </w:divBdr>
        </w:div>
        <w:div w:id="213199494">
          <w:marLeft w:val="640"/>
          <w:marRight w:val="0"/>
          <w:marTop w:val="0"/>
          <w:marBottom w:val="0"/>
          <w:divBdr>
            <w:top w:val="none" w:sz="0" w:space="0" w:color="auto"/>
            <w:left w:val="none" w:sz="0" w:space="0" w:color="auto"/>
            <w:bottom w:val="none" w:sz="0" w:space="0" w:color="auto"/>
            <w:right w:val="none" w:sz="0" w:space="0" w:color="auto"/>
          </w:divBdr>
        </w:div>
        <w:div w:id="1777826758">
          <w:marLeft w:val="640"/>
          <w:marRight w:val="0"/>
          <w:marTop w:val="0"/>
          <w:marBottom w:val="0"/>
          <w:divBdr>
            <w:top w:val="none" w:sz="0" w:space="0" w:color="auto"/>
            <w:left w:val="none" w:sz="0" w:space="0" w:color="auto"/>
            <w:bottom w:val="none" w:sz="0" w:space="0" w:color="auto"/>
            <w:right w:val="none" w:sz="0" w:space="0" w:color="auto"/>
          </w:divBdr>
        </w:div>
        <w:div w:id="2119910186">
          <w:marLeft w:val="640"/>
          <w:marRight w:val="0"/>
          <w:marTop w:val="0"/>
          <w:marBottom w:val="0"/>
          <w:divBdr>
            <w:top w:val="none" w:sz="0" w:space="0" w:color="auto"/>
            <w:left w:val="none" w:sz="0" w:space="0" w:color="auto"/>
            <w:bottom w:val="none" w:sz="0" w:space="0" w:color="auto"/>
            <w:right w:val="none" w:sz="0" w:space="0" w:color="auto"/>
          </w:divBdr>
        </w:div>
        <w:div w:id="1024478204">
          <w:marLeft w:val="640"/>
          <w:marRight w:val="0"/>
          <w:marTop w:val="0"/>
          <w:marBottom w:val="0"/>
          <w:divBdr>
            <w:top w:val="none" w:sz="0" w:space="0" w:color="auto"/>
            <w:left w:val="none" w:sz="0" w:space="0" w:color="auto"/>
            <w:bottom w:val="none" w:sz="0" w:space="0" w:color="auto"/>
            <w:right w:val="none" w:sz="0" w:space="0" w:color="auto"/>
          </w:divBdr>
        </w:div>
        <w:div w:id="914516488">
          <w:marLeft w:val="640"/>
          <w:marRight w:val="0"/>
          <w:marTop w:val="0"/>
          <w:marBottom w:val="0"/>
          <w:divBdr>
            <w:top w:val="none" w:sz="0" w:space="0" w:color="auto"/>
            <w:left w:val="none" w:sz="0" w:space="0" w:color="auto"/>
            <w:bottom w:val="none" w:sz="0" w:space="0" w:color="auto"/>
            <w:right w:val="none" w:sz="0" w:space="0" w:color="auto"/>
          </w:divBdr>
        </w:div>
        <w:div w:id="1233732965">
          <w:marLeft w:val="640"/>
          <w:marRight w:val="0"/>
          <w:marTop w:val="0"/>
          <w:marBottom w:val="0"/>
          <w:divBdr>
            <w:top w:val="none" w:sz="0" w:space="0" w:color="auto"/>
            <w:left w:val="none" w:sz="0" w:space="0" w:color="auto"/>
            <w:bottom w:val="none" w:sz="0" w:space="0" w:color="auto"/>
            <w:right w:val="none" w:sz="0" w:space="0" w:color="auto"/>
          </w:divBdr>
        </w:div>
        <w:div w:id="1167474691">
          <w:marLeft w:val="640"/>
          <w:marRight w:val="0"/>
          <w:marTop w:val="0"/>
          <w:marBottom w:val="0"/>
          <w:divBdr>
            <w:top w:val="none" w:sz="0" w:space="0" w:color="auto"/>
            <w:left w:val="none" w:sz="0" w:space="0" w:color="auto"/>
            <w:bottom w:val="none" w:sz="0" w:space="0" w:color="auto"/>
            <w:right w:val="none" w:sz="0" w:space="0" w:color="auto"/>
          </w:divBdr>
        </w:div>
        <w:div w:id="1172916280">
          <w:marLeft w:val="640"/>
          <w:marRight w:val="0"/>
          <w:marTop w:val="0"/>
          <w:marBottom w:val="0"/>
          <w:divBdr>
            <w:top w:val="none" w:sz="0" w:space="0" w:color="auto"/>
            <w:left w:val="none" w:sz="0" w:space="0" w:color="auto"/>
            <w:bottom w:val="none" w:sz="0" w:space="0" w:color="auto"/>
            <w:right w:val="none" w:sz="0" w:space="0" w:color="auto"/>
          </w:divBdr>
        </w:div>
        <w:div w:id="1970743988">
          <w:marLeft w:val="640"/>
          <w:marRight w:val="0"/>
          <w:marTop w:val="0"/>
          <w:marBottom w:val="0"/>
          <w:divBdr>
            <w:top w:val="none" w:sz="0" w:space="0" w:color="auto"/>
            <w:left w:val="none" w:sz="0" w:space="0" w:color="auto"/>
            <w:bottom w:val="none" w:sz="0" w:space="0" w:color="auto"/>
            <w:right w:val="none" w:sz="0" w:space="0" w:color="auto"/>
          </w:divBdr>
        </w:div>
        <w:div w:id="459953993">
          <w:marLeft w:val="640"/>
          <w:marRight w:val="0"/>
          <w:marTop w:val="0"/>
          <w:marBottom w:val="0"/>
          <w:divBdr>
            <w:top w:val="none" w:sz="0" w:space="0" w:color="auto"/>
            <w:left w:val="none" w:sz="0" w:space="0" w:color="auto"/>
            <w:bottom w:val="none" w:sz="0" w:space="0" w:color="auto"/>
            <w:right w:val="none" w:sz="0" w:space="0" w:color="auto"/>
          </w:divBdr>
        </w:div>
        <w:div w:id="1151600515">
          <w:marLeft w:val="640"/>
          <w:marRight w:val="0"/>
          <w:marTop w:val="0"/>
          <w:marBottom w:val="0"/>
          <w:divBdr>
            <w:top w:val="none" w:sz="0" w:space="0" w:color="auto"/>
            <w:left w:val="none" w:sz="0" w:space="0" w:color="auto"/>
            <w:bottom w:val="none" w:sz="0" w:space="0" w:color="auto"/>
            <w:right w:val="none" w:sz="0" w:space="0" w:color="auto"/>
          </w:divBdr>
        </w:div>
        <w:div w:id="1775205283">
          <w:marLeft w:val="640"/>
          <w:marRight w:val="0"/>
          <w:marTop w:val="0"/>
          <w:marBottom w:val="0"/>
          <w:divBdr>
            <w:top w:val="none" w:sz="0" w:space="0" w:color="auto"/>
            <w:left w:val="none" w:sz="0" w:space="0" w:color="auto"/>
            <w:bottom w:val="none" w:sz="0" w:space="0" w:color="auto"/>
            <w:right w:val="none" w:sz="0" w:space="0" w:color="auto"/>
          </w:divBdr>
        </w:div>
        <w:div w:id="970013203">
          <w:marLeft w:val="640"/>
          <w:marRight w:val="0"/>
          <w:marTop w:val="0"/>
          <w:marBottom w:val="0"/>
          <w:divBdr>
            <w:top w:val="none" w:sz="0" w:space="0" w:color="auto"/>
            <w:left w:val="none" w:sz="0" w:space="0" w:color="auto"/>
            <w:bottom w:val="none" w:sz="0" w:space="0" w:color="auto"/>
            <w:right w:val="none" w:sz="0" w:space="0" w:color="auto"/>
          </w:divBdr>
        </w:div>
        <w:div w:id="1381396118">
          <w:marLeft w:val="640"/>
          <w:marRight w:val="0"/>
          <w:marTop w:val="0"/>
          <w:marBottom w:val="0"/>
          <w:divBdr>
            <w:top w:val="none" w:sz="0" w:space="0" w:color="auto"/>
            <w:left w:val="none" w:sz="0" w:space="0" w:color="auto"/>
            <w:bottom w:val="none" w:sz="0" w:space="0" w:color="auto"/>
            <w:right w:val="none" w:sz="0" w:space="0" w:color="auto"/>
          </w:divBdr>
        </w:div>
        <w:div w:id="1992439965">
          <w:marLeft w:val="640"/>
          <w:marRight w:val="0"/>
          <w:marTop w:val="0"/>
          <w:marBottom w:val="0"/>
          <w:divBdr>
            <w:top w:val="none" w:sz="0" w:space="0" w:color="auto"/>
            <w:left w:val="none" w:sz="0" w:space="0" w:color="auto"/>
            <w:bottom w:val="none" w:sz="0" w:space="0" w:color="auto"/>
            <w:right w:val="none" w:sz="0" w:space="0" w:color="auto"/>
          </w:divBdr>
        </w:div>
        <w:div w:id="1683045764">
          <w:marLeft w:val="640"/>
          <w:marRight w:val="0"/>
          <w:marTop w:val="0"/>
          <w:marBottom w:val="0"/>
          <w:divBdr>
            <w:top w:val="none" w:sz="0" w:space="0" w:color="auto"/>
            <w:left w:val="none" w:sz="0" w:space="0" w:color="auto"/>
            <w:bottom w:val="none" w:sz="0" w:space="0" w:color="auto"/>
            <w:right w:val="none" w:sz="0" w:space="0" w:color="auto"/>
          </w:divBdr>
        </w:div>
        <w:div w:id="2092656554">
          <w:marLeft w:val="640"/>
          <w:marRight w:val="0"/>
          <w:marTop w:val="0"/>
          <w:marBottom w:val="0"/>
          <w:divBdr>
            <w:top w:val="none" w:sz="0" w:space="0" w:color="auto"/>
            <w:left w:val="none" w:sz="0" w:space="0" w:color="auto"/>
            <w:bottom w:val="none" w:sz="0" w:space="0" w:color="auto"/>
            <w:right w:val="none" w:sz="0" w:space="0" w:color="auto"/>
          </w:divBdr>
        </w:div>
        <w:div w:id="551575409">
          <w:marLeft w:val="640"/>
          <w:marRight w:val="0"/>
          <w:marTop w:val="0"/>
          <w:marBottom w:val="0"/>
          <w:divBdr>
            <w:top w:val="none" w:sz="0" w:space="0" w:color="auto"/>
            <w:left w:val="none" w:sz="0" w:space="0" w:color="auto"/>
            <w:bottom w:val="none" w:sz="0" w:space="0" w:color="auto"/>
            <w:right w:val="none" w:sz="0" w:space="0" w:color="auto"/>
          </w:divBdr>
        </w:div>
        <w:div w:id="2056729805">
          <w:marLeft w:val="640"/>
          <w:marRight w:val="0"/>
          <w:marTop w:val="0"/>
          <w:marBottom w:val="0"/>
          <w:divBdr>
            <w:top w:val="none" w:sz="0" w:space="0" w:color="auto"/>
            <w:left w:val="none" w:sz="0" w:space="0" w:color="auto"/>
            <w:bottom w:val="none" w:sz="0" w:space="0" w:color="auto"/>
            <w:right w:val="none" w:sz="0" w:space="0" w:color="auto"/>
          </w:divBdr>
        </w:div>
        <w:div w:id="1711420434">
          <w:marLeft w:val="640"/>
          <w:marRight w:val="0"/>
          <w:marTop w:val="0"/>
          <w:marBottom w:val="0"/>
          <w:divBdr>
            <w:top w:val="none" w:sz="0" w:space="0" w:color="auto"/>
            <w:left w:val="none" w:sz="0" w:space="0" w:color="auto"/>
            <w:bottom w:val="none" w:sz="0" w:space="0" w:color="auto"/>
            <w:right w:val="none" w:sz="0" w:space="0" w:color="auto"/>
          </w:divBdr>
        </w:div>
        <w:div w:id="4677107">
          <w:marLeft w:val="640"/>
          <w:marRight w:val="0"/>
          <w:marTop w:val="0"/>
          <w:marBottom w:val="0"/>
          <w:divBdr>
            <w:top w:val="none" w:sz="0" w:space="0" w:color="auto"/>
            <w:left w:val="none" w:sz="0" w:space="0" w:color="auto"/>
            <w:bottom w:val="none" w:sz="0" w:space="0" w:color="auto"/>
            <w:right w:val="none" w:sz="0" w:space="0" w:color="auto"/>
          </w:divBdr>
        </w:div>
        <w:div w:id="1106534870">
          <w:marLeft w:val="640"/>
          <w:marRight w:val="0"/>
          <w:marTop w:val="0"/>
          <w:marBottom w:val="0"/>
          <w:divBdr>
            <w:top w:val="none" w:sz="0" w:space="0" w:color="auto"/>
            <w:left w:val="none" w:sz="0" w:space="0" w:color="auto"/>
            <w:bottom w:val="none" w:sz="0" w:space="0" w:color="auto"/>
            <w:right w:val="none" w:sz="0" w:space="0" w:color="auto"/>
          </w:divBdr>
        </w:div>
        <w:div w:id="1436747962">
          <w:marLeft w:val="640"/>
          <w:marRight w:val="0"/>
          <w:marTop w:val="0"/>
          <w:marBottom w:val="0"/>
          <w:divBdr>
            <w:top w:val="none" w:sz="0" w:space="0" w:color="auto"/>
            <w:left w:val="none" w:sz="0" w:space="0" w:color="auto"/>
            <w:bottom w:val="none" w:sz="0" w:space="0" w:color="auto"/>
            <w:right w:val="none" w:sz="0" w:space="0" w:color="auto"/>
          </w:divBdr>
        </w:div>
        <w:div w:id="447163265">
          <w:marLeft w:val="640"/>
          <w:marRight w:val="0"/>
          <w:marTop w:val="0"/>
          <w:marBottom w:val="0"/>
          <w:divBdr>
            <w:top w:val="none" w:sz="0" w:space="0" w:color="auto"/>
            <w:left w:val="none" w:sz="0" w:space="0" w:color="auto"/>
            <w:bottom w:val="none" w:sz="0" w:space="0" w:color="auto"/>
            <w:right w:val="none" w:sz="0" w:space="0" w:color="auto"/>
          </w:divBdr>
        </w:div>
        <w:div w:id="1464885010">
          <w:marLeft w:val="640"/>
          <w:marRight w:val="0"/>
          <w:marTop w:val="0"/>
          <w:marBottom w:val="0"/>
          <w:divBdr>
            <w:top w:val="none" w:sz="0" w:space="0" w:color="auto"/>
            <w:left w:val="none" w:sz="0" w:space="0" w:color="auto"/>
            <w:bottom w:val="none" w:sz="0" w:space="0" w:color="auto"/>
            <w:right w:val="none" w:sz="0" w:space="0" w:color="auto"/>
          </w:divBdr>
        </w:div>
        <w:div w:id="343673193">
          <w:marLeft w:val="640"/>
          <w:marRight w:val="0"/>
          <w:marTop w:val="0"/>
          <w:marBottom w:val="0"/>
          <w:divBdr>
            <w:top w:val="none" w:sz="0" w:space="0" w:color="auto"/>
            <w:left w:val="none" w:sz="0" w:space="0" w:color="auto"/>
            <w:bottom w:val="none" w:sz="0" w:space="0" w:color="auto"/>
            <w:right w:val="none" w:sz="0" w:space="0" w:color="auto"/>
          </w:divBdr>
        </w:div>
        <w:div w:id="481049063">
          <w:marLeft w:val="640"/>
          <w:marRight w:val="0"/>
          <w:marTop w:val="0"/>
          <w:marBottom w:val="0"/>
          <w:divBdr>
            <w:top w:val="none" w:sz="0" w:space="0" w:color="auto"/>
            <w:left w:val="none" w:sz="0" w:space="0" w:color="auto"/>
            <w:bottom w:val="none" w:sz="0" w:space="0" w:color="auto"/>
            <w:right w:val="none" w:sz="0" w:space="0" w:color="auto"/>
          </w:divBdr>
        </w:div>
        <w:div w:id="1301375022">
          <w:marLeft w:val="640"/>
          <w:marRight w:val="0"/>
          <w:marTop w:val="0"/>
          <w:marBottom w:val="0"/>
          <w:divBdr>
            <w:top w:val="none" w:sz="0" w:space="0" w:color="auto"/>
            <w:left w:val="none" w:sz="0" w:space="0" w:color="auto"/>
            <w:bottom w:val="none" w:sz="0" w:space="0" w:color="auto"/>
            <w:right w:val="none" w:sz="0" w:space="0" w:color="auto"/>
          </w:divBdr>
        </w:div>
        <w:div w:id="1095437429">
          <w:marLeft w:val="640"/>
          <w:marRight w:val="0"/>
          <w:marTop w:val="0"/>
          <w:marBottom w:val="0"/>
          <w:divBdr>
            <w:top w:val="none" w:sz="0" w:space="0" w:color="auto"/>
            <w:left w:val="none" w:sz="0" w:space="0" w:color="auto"/>
            <w:bottom w:val="none" w:sz="0" w:space="0" w:color="auto"/>
            <w:right w:val="none" w:sz="0" w:space="0" w:color="auto"/>
          </w:divBdr>
        </w:div>
        <w:div w:id="1919946553">
          <w:marLeft w:val="640"/>
          <w:marRight w:val="0"/>
          <w:marTop w:val="0"/>
          <w:marBottom w:val="0"/>
          <w:divBdr>
            <w:top w:val="none" w:sz="0" w:space="0" w:color="auto"/>
            <w:left w:val="none" w:sz="0" w:space="0" w:color="auto"/>
            <w:bottom w:val="none" w:sz="0" w:space="0" w:color="auto"/>
            <w:right w:val="none" w:sz="0" w:space="0" w:color="auto"/>
          </w:divBdr>
        </w:div>
        <w:div w:id="2047368497">
          <w:marLeft w:val="640"/>
          <w:marRight w:val="0"/>
          <w:marTop w:val="0"/>
          <w:marBottom w:val="0"/>
          <w:divBdr>
            <w:top w:val="none" w:sz="0" w:space="0" w:color="auto"/>
            <w:left w:val="none" w:sz="0" w:space="0" w:color="auto"/>
            <w:bottom w:val="none" w:sz="0" w:space="0" w:color="auto"/>
            <w:right w:val="none" w:sz="0" w:space="0" w:color="auto"/>
          </w:divBdr>
        </w:div>
        <w:div w:id="1643775419">
          <w:marLeft w:val="640"/>
          <w:marRight w:val="0"/>
          <w:marTop w:val="0"/>
          <w:marBottom w:val="0"/>
          <w:divBdr>
            <w:top w:val="none" w:sz="0" w:space="0" w:color="auto"/>
            <w:left w:val="none" w:sz="0" w:space="0" w:color="auto"/>
            <w:bottom w:val="none" w:sz="0" w:space="0" w:color="auto"/>
            <w:right w:val="none" w:sz="0" w:space="0" w:color="auto"/>
          </w:divBdr>
        </w:div>
        <w:div w:id="1272860152">
          <w:marLeft w:val="640"/>
          <w:marRight w:val="0"/>
          <w:marTop w:val="0"/>
          <w:marBottom w:val="0"/>
          <w:divBdr>
            <w:top w:val="none" w:sz="0" w:space="0" w:color="auto"/>
            <w:left w:val="none" w:sz="0" w:space="0" w:color="auto"/>
            <w:bottom w:val="none" w:sz="0" w:space="0" w:color="auto"/>
            <w:right w:val="none" w:sz="0" w:space="0" w:color="auto"/>
          </w:divBdr>
        </w:div>
        <w:div w:id="1018118983">
          <w:marLeft w:val="640"/>
          <w:marRight w:val="0"/>
          <w:marTop w:val="0"/>
          <w:marBottom w:val="0"/>
          <w:divBdr>
            <w:top w:val="none" w:sz="0" w:space="0" w:color="auto"/>
            <w:left w:val="none" w:sz="0" w:space="0" w:color="auto"/>
            <w:bottom w:val="none" w:sz="0" w:space="0" w:color="auto"/>
            <w:right w:val="none" w:sz="0" w:space="0" w:color="auto"/>
          </w:divBdr>
        </w:div>
        <w:div w:id="1993950731">
          <w:marLeft w:val="640"/>
          <w:marRight w:val="0"/>
          <w:marTop w:val="0"/>
          <w:marBottom w:val="0"/>
          <w:divBdr>
            <w:top w:val="none" w:sz="0" w:space="0" w:color="auto"/>
            <w:left w:val="none" w:sz="0" w:space="0" w:color="auto"/>
            <w:bottom w:val="none" w:sz="0" w:space="0" w:color="auto"/>
            <w:right w:val="none" w:sz="0" w:space="0" w:color="auto"/>
          </w:divBdr>
        </w:div>
        <w:div w:id="1700814632">
          <w:marLeft w:val="640"/>
          <w:marRight w:val="0"/>
          <w:marTop w:val="0"/>
          <w:marBottom w:val="0"/>
          <w:divBdr>
            <w:top w:val="none" w:sz="0" w:space="0" w:color="auto"/>
            <w:left w:val="none" w:sz="0" w:space="0" w:color="auto"/>
            <w:bottom w:val="none" w:sz="0" w:space="0" w:color="auto"/>
            <w:right w:val="none" w:sz="0" w:space="0" w:color="auto"/>
          </w:divBdr>
        </w:div>
        <w:div w:id="1930192658">
          <w:marLeft w:val="640"/>
          <w:marRight w:val="0"/>
          <w:marTop w:val="0"/>
          <w:marBottom w:val="0"/>
          <w:divBdr>
            <w:top w:val="none" w:sz="0" w:space="0" w:color="auto"/>
            <w:left w:val="none" w:sz="0" w:space="0" w:color="auto"/>
            <w:bottom w:val="none" w:sz="0" w:space="0" w:color="auto"/>
            <w:right w:val="none" w:sz="0" w:space="0" w:color="auto"/>
          </w:divBdr>
        </w:div>
        <w:div w:id="304236853">
          <w:marLeft w:val="640"/>
          <w:marRight w:val="0"/>
          <w:marTop w:val="0"/>
          <w:marBottom w:val="0"/>
          <w:divBdr>
            <w:top w:val="none" w:sz="0" w:space="0" w:color="auto"/>
            <w:left w:val="none" w:sz="0" w:space="0" w:color="auto"/>
            <w:bottom w:val="none" w:sz="0" w:space="0" w:color="auto"/>
            <w:right w:val="none" w:sz="0" w:space="0" w:color="auto"/>
          </w:divBdr>
        </w:div>
        <w:div w:id="139462897">
          <w:marLeft w:val="640"/>
          <w:marRight w:val="0"/>
          <w:marTop w:val="0"/>
          <w:marBottom w:val="0"/>
          <w:divBdr>
            <w:top w:val="none" w:sz="0" w:space="0" w:color="auto"/>
            <w:left w:val="none" w:sz="0" w:space="0" w:color="auto"/>
            <w:bottom w:val="none" w:sz="0" w:space="0" w:color="auto"/>
            <w:right w:val="none" w:sz="0" w:space="0" w:color="auto"/>
          </w:divBdr>
        </w:div>
        <w:div w:id="1129130346">
          <w:marLeft w:val="640"/>
          <w:marRight w:val="0"/>
          <w:marTop w:val="0"/>
          <w:marBottom w:val="0"/>
          <w:divBdr>
            <w:top w:val="none" w:sz="0" w:space="0" w:color="auto"/>
            <w:left w:val="none" w:sz="0" w:space="0" w:color="auto"/>
            <w:bottom w:val="none" w:sz="0" w:space="0" w:color="auto"/>
            <w:right w:val="none" w:sz="0" w:space="0" w:color="auto"/>
          </w:divBdr>
        </w:div>
        <w:div w:id="1135565883">
          <w:marLeft w:val="640"/>
          <w:marRight w:val="0"/>
          <w:marTop w:val="0"/>
          <w:marBottom w:val="0"/>
          <w:divBdr>
            <w:top w:val="none" w:sz="0" w:space="0" w:color="auto"/>
            <w:left w:val="none" w:sz="0" w:space="0" w:color="auto"/>
            <w:bottom w:val="none" w:sz="0" w:space="0" w:color="auto"/>
            <w:right w:val="none" w:sz="0" w:space="0" w:color="auto"/>
          </w:divBdr>
        </w:div>
        <w:div w:id="1192957500">
          <w:marLeft w:val="640"/>
          <w:marRight w:val="0"/>
          <w:marTop w:val="0"/>
          <w:marBottom w:val="0"/>
          <w:divBdr>
            <w:top w:val="none" w:sz="0" w:space="0" w:color="auto"/>
            <w:left w:val="none" w:sz="0" w:space="0" w:color="auto"/>
            <w:bottom w:val="none" w:sz="0" w:space="0" w:color="auto"/>
            <w:right w:val="none" w:sz="0" w:space="0" w:color="auto"/>
          </w:divBdr>
        </w:div>
        <w:div w:id="787774986">
          <w:marLeft w:val="640"/>
          <w:marRight w:val="0"/>
          <w:marTop w:val="0"/>
          <w:marBottom w:val="0"/>
          <w:divBdr>
            <w:top w:val="none" w:sz="0" w:space="0" w:color="auto"/>
            <w:left w:val="none" w:sz="0" w:space="0" w:color="auto"/>
            <w:bottom w:val="none" w:sz="0" w:space="0" w:color="auto"/>
            <w:right w:val="none" w:sz="0" w:space="0" w:color="auto"/>
          </w:divBdr>
        </w:div>
        <w:div w:id="98332376">
          <w:marLeft w:val="640"/>
          <w:marRight w:val="0"/>
          <w:marTop w:val="0"/>
          <w:marBottom w:val="0"/>
          <w:divBdr>
            <w:top w:val="none" w:sz="0" w:space="0" w:color="auto"/>
            <w:left w:val="none" w:sz="0" w:space="0" w:color="auto"/>
            <w:bottom w:val="none" w:sz="0" w:space="0" w:color="auto"/>
            <w:right w:val="none" w:sz="0" w:space="0" w:color="auto"/>
          </w:divBdr>
        </w:div>
        <w:div w:id="1865634702">
          <w:marLeft w:val="640"/>
          <w:marRight w:val="0"/>
          <w:marTop w:val="0"/>
          <w:marBottom w:val="0"/>
          <w:divBdr>
            <w:top w:val="none" w:sz="0" w:space="0" w:color="auto"/>
            <w:left w:val="none" w:sz="0" w:space="0" w:color="auto"/>
            <w:bottom w:val="none" w:sz="0" w:space="0" w:color="auto"/>
            <w:right w:val="none" w:sz="0" w:space="0" w:color="auto"/>
          </w:divBdr>
        </w:div>
        <w:div w:id="1475945359">
          <w:marLeft w:val="640"/>
          <w:marRight w:val="0"/>
          <w:marTop w:val="0"/>
          <w:marBottom w:val="0"/>
          <w:divBdr>
            <w:top w:val="none" w:sz="0" w:space="0" w:color="auto"/>
            <w:left w:val="none" w:sz="0" w:space="0" w:color="auto"/>
            <w:bottom w:val="none" w:sz="0" w:space="0" w:color="auto"/>
            <w:right w:val="none" w:sz="0" w:space="0" w:color="auto"/>
          </w:divBdr>
        </w:div>
        <w:div w:id="1604993918">
          <w:marLeft w:val="640"/>
          <w:marRight w:val="0"/>
          <w:marTop w:val="0"/>
          <w:marBottom w:val="0"/>
          <w:divBdr>
            <w:top w:val="none" w:sz="0" w:space="0" w:color="auto"/>
            <w:left w:val="none" w:sz="0" w:space="0" w:color="auto"/>
            <w:bottom w:val="none" w:sz="0" w:space="0" w:color="auto"/>
            <w:right w:val="none" w:sz="0" w:space="0" w:color="auto"/>
          </w:divBdr>
        </w:div>
        <w:div w:id="1767073420">
          <w:marLeft w:val="640"/>
          <w:marRight w:val="0"/>
          <w:marTop w:val="0"/>
          <w:marBottom w:val="0"/>
          <w:divBdr>
            <w:top w:val="none" w:sz="0" w:space="0" w:color="auto"/>
            <w:left w:val="none" w:sz="0" w:space="0" w:color="auto"/>
            <w:bottom w:val="none" w:sz="0" w:space="0" w:color="auto"/>
            <w:right w:val="none" w:sz="0" w:space="0" w:color="auto"/>
          </w:divBdr>
        </w:div>
        <w:div w:id="1152647677">
          <w:marLeft w:val="640"/>
          <w:marRight w:val="0"/>
          <w:marTop w:val="0"/>
          <w:marBottom w:val="0"/>
          <w:divBdr>
            <w:top w:val="none" w:sz="0" w:space="0" w:color="auto"/>
            <w:left w:val="none" w:sz="0" w:space="0" w:color="auto"/>
            <w:bottom w:val="none" w:sz="0" w:space="0" w:color="auto"/>
            <w:right w:val="none" w:sz="0" w:space="0" w:color="auto"/>
          </w:divBdr>
        </w:div>
        <w:div w:id="135146698">
          <w:marLeft w:val="640"/>
          <w:marRight w:val="0"/>
          <w:marTop w:val="0"/>
          <w:marBottom w:val="0"/>
          <w:divBdr>
            <w:top w:val="none" w:sz="0" w:space="0" w:color="auto"/>
            <w:left w:val="none" w:sz="0" w:space="0" w:color="auto"/>
            <w:bottom w:val="none" w:sz="0" w:space="0" w:color="auto"/>
            <w:right w:val="none" w:sz="0" w:space="0" w:color="auto"/>
          </w:divBdr>
        </w:div>
        <w:div w:id="1417245220">
          <w:marLeft w:val="640"/>
          <w:marRight w:val="0"/>
          <w:marTop w:val="0"/>
          <w:marBottom w:val="0"/>
          <w:divBdr>
            <w:top w:val="none" w:sz="0" w:space="0" w:color="auto"/>
            <w:left w:val="none" w:sz="0" w:space="0" w:color="auto"/>
            <w:bottom w:val="none" w:sz="0" w:space="0" w:color="auto"/>
            <w:right w:val="none" w:sz="0" w:space="0" w:color="auto"/>
          </w:divBdr>
        </w:div>
        <w:div w:id="232660527">
          <w:marLeft w:val="640"/>
          <w:marRight w:val="0"/>
          <w:marTop w:val="0"/>
          <w:marBottom w:val="0"/>
          <w:divBdr>
            <w:top w:val="none" w:sz="0" w:space="0" w:color="auto"/>
            <w:left w:val="none" w:sz="0" w:space="0" w:color="auto"/>
            <w:bottom w:val="none" w:sz="0" w:space="0" w:color="auto"/>
            <w:right w:val="none" w:sz="0" w:space="0" w:color="auto"/>
          </w:divBdr>
        </w:div>
        <w:div w:id="114300612">
          <w:marLeft w:val="640"/>
          <w:marRight w:val="0"/>
          <w:marTop w:val="0"/>
          <w:marBottom w:val="0"/>
          <w:divBdr>
            <w:top w:val="none" w:sz="0" w:space="0" w:color="auto"/>
            <w:left w:val="none" w:sz="0" w:space="0" w:color="auto"/>
            <w:bottom w:val="none" w:sz="0" w:space="0" w:color="auto"/>
            <w:right w:val="none" w:sz="0" w:space="0" w:color="auto"/>
          </w:divBdr>
        </w:div>
        <w:div w:id="1960330305">
          <w:marLeft w:val="640"/>
          <w:marRight w:val="0"/>
          <w:marTop w:val="0"/>
          <w:marBottom w:val="0"/>
          <w:divBdr>
            <w:top w:val="none" w:sz="0" w:space="0" w:color="auto"/>
            <w:left w:val="none" w:sz="0" w:space="0" w:color="auto"/>
            <w:bottom w:val="none" w:sz="0" w:space="0" w:color="auto"/>
            <w:right w:val="none" w:sz="0" w:space="0" w:color="auto"/>
          </w:divBdr>
        </w:div>
        <w:div w:id="2026442078">
          <w:marLeft w:val="640"/>
          <w:marRight w:val="0"/>
          <w:marTop w:val="0"/>
          <w:marBottom w:val="0"/>
          <w:divBdr>
            <w:top w:val="none" w:sz="0" w:space="0" w:color="auto"/>
            <w:left w:val="none" w:sz="0" w:space="0" w:color="auto"/>
            <w:bottom w:val="none" w:sz="0" w:space="0" w:color="auto"/>
            <w:right w:val="none" w:sz="0" w:space="0" w:color="auto"/>
          </w:divBdr>
        </w:div>
        <w:div w:id="1301691290">
          <w:marLeft w:val="640"/>
          <w:marRight w:val="0"/>
          <w:marTop w:val="0"/>
          <w:marBottom w:val="0"/>
          <w:divBdr>
            <w:top w:val="none" w:sz="0" w:space="0" w:color="auto"/>
            <w:left w:val="none" w:sz="0" w:space="0" w:color="auto"/>
            <w:bottom w:val="none" w:sz="0" w:space="0" w:color="auto"/>
            <w:right w:val="none" w:sz="0" w:space="0" w:color="auto"/>
          </w:divBdr>
        </w:div>
        <w:div w:id="879822043">
          <w:marLeft w:val="640"/>
          <w:marRight w:val="0"/>
          <w:marTop w:val="0"/>
          <w:marBottom w:val="0"/>
          <w:divBdr>
            <w:top w:val="none" w:sz="0" w:space="0" w:color="auto"/>
            <w:left w:val="none" w:sz="0" w:space="0" w:color="auto"/>
            <w:bottom w:val="none" w:sz="0" w:space="0" w:color="auto"/>
            <w:right w:val="none" w:sz="0" w:space="0" w:color="auto"/>
          </w:divBdr>
        </w:div>
        <w:div w:id="1493524239">
          <w:marLeft w:val="640"/>
          <w:marRight w:val="0"/>
          <w:marTop w:val="0"/>
          <w:marBottom w:val="0"/>
          <w:divBdr>
            <w:top w:val="none" w:sz="0" w:space="0" w:color="auto"/>
            <w:left w:val="none" w:sz="0" w:space="0" w:color="auto"/>
            <w:bottom w:val="none" w:sz="0" w:space="0" w:color="auto"/>
            <w:right w:val="none" w:sz="0" w:space="0" w:color="auto"/>
          </w:divBdr>
        </w:div>
        <w:div w:id="1233273630">
          <w:marLeft w:val="640"/>
          <w:marRight w:val="0"/>
          <w:marTop w:val="0"/>
          <w:marBottom w:val="0"/>
          <w:divBdr>
            <w:top w:val="none" w:sz="0" w:space="0" w:color="auto"/>
            <w:left w:val="none" w:sz="0" w:space="0" w:color="auto"/>
            <w:bottom w:val="none" w:sz="0" w:space="0" w:color="auto"/>
            <w:right w:val="none" w:sz="0" w:space="0" w:color="auto"/>
          </w:divBdr>
        </w:div>
        <w:div w:id="1716813319">
          <w:marLeft w:val="640"/>
          <w:marRight w:val="0"/>
          <w:marTop w:val="0"/>
          <w:marBottom w:val="0"/>
          <w:divBdr>
            <w:top w:val="none" w:sz="0" w:space="0" w:color="auto"/>
            <w:left w:val="none" w:sz="0" w:space="0" w:color="auto"/>
            <w:bottom w:val="none" w:sz="0" w:space="0" w:color="auto"/>
            <w:right w:val="none" w:sz="0" w:space="0" w:color="auto"/>
          </w:divBdr>
        </w:div>
        <w:div w:id="421995037">
          <w:marLeft w:val="640"/>
          <w:marRight w:val="0"/>
          <w:marTop w:val="0"/>
          <w:marBottom w:val="0"/>
          <w:divBdr>
            <w:top w:val="none" w:sz="0" w:space="0" w:color="auto"/>
            <w:left w:val="none" w:sz="0" w:space="0" w:color="auto"/>
            <w:bottom w:val="none" w:sz="0" w:space="0" w:color="auto"/>
            <w:right w:val="none" w:sz="0" w:space="0" w:color="auto"/>
          </w:divBdr>
        </w:div>
        <w:div w:id="1946498988">
          <w:marLeft w:val="640"/>
          <w:marRight w:val="0"/>
          <w:marTop w:val="0"/>
          <w:marBottom w:val="0"/>
          <w:divBdr>
            <w:top w:val="none" w:sz="0" w:space="0" w:color="auto"/>
            <w:left w:val="none" w:sz="0" w:space="0" w:color="auto"/>
            <w:bottom w:val="none" w:sz="0" w:space="0" w:color="auto"/>
            <w:right w:val="none" w:sz="0" w:space="0" w:color="auto"/>
          </w:divBdr>
        </w:div>
        <w:div w:id="1723366698">
          <w:marLeft w:val="640"/>
          <w:marRight w:val="0"/>
          <w:marTop w:val="0"/>
          <w:marBottom w:val="0"/>
          <w:divBdr>
            <w:top w:val="none" w:sz="0" w:space="0" w:color="auto"/>
            <w:left w:val="none" w:sz="0" w:space="0" w:color="auto"/>
            <w:bottom w:val="none" w:sz="0" w:space="0" w:color="auto"/>
            <w:right w:val="none" w:sz="0" w:space="0" w:color="auto"/>
          </w:divBdr>
        </w:div>
        <w:div w:id="18823418">
          <w:marLeft w:val="640"/>
          <w:marRight w:val="0"/>
          <w:marTop w:val="0"/>
          <w:marBottom w:val="0"/>
          <w:divBdr>
            <w:top w:val="none" w:sz="0" w:space="0" w:color="auto"/>
            <w:left w:val="none" w:sz="0" w:space="0" w:color="auto"/>
            <w:bottom w:val="none" w:sz="0" w:space="0" w:color="auto"/>
            <w:right w:val="none" w:sz="0" w:space="0" w:color="auto"/>
          </w:divBdr>
        </w:div>
        <w:div w:id="2011130978">
          <w:marLeft w:val="640"/>
          <w:marRight w:val="0"/>
          <w:marTop w:val="0"/>
          <w:marBottom w:val="0"/>
          <w:divBdr>
            <w:top w:val="none" w:sz="0" w:space="0" w:color="auto"/>
            <w:left w:val="none" w:sz="0" w:space="0" w:color="auto"/>
            <w:bottom w:val="none" w:sz="0" w:space="0" w:color="auto"/>
            <w:right w:val="none" w:sz="0" w:space="0" w:color="auto"/>
          </w:divBdr>
        </w:div>
        <w:div w:id="427502082">
          <w:marLeft w:val="640"/>
          <w:marRight w:val="0"/>
          <w:marTop w:val="0"/>
          <w:marBottom w:val="0"/>
          <w:divBdr>
            <w:top w:val="none" w:sz="0" w:space="0" w:color="auto"/>
            <w:left w:val="none" w:sz="0" w:space="0" w:color="auto"/>
            <w:bottom w:val="none" w:sz="0" w:space="0" w:color="auto"/>
            <w:right w:val="none" w:sz="0" w:space="0" w:color="auto"/>
          </w:divBdr>
        </w:div>
        <w:div w:id="184095534">
          <w:marLeft w:val="640"/>
          <w:marRight w:val="0"/>
          <w:marTop w:val="0"/>
          <w:marBottom w:val="0"/>
          <w:divBdr>
            <w:top w:val="none" w:sz="0" w:space="0" w:color="auto"/>
            <w:left w:val="none" w:sz="0" w:space="0" w:color="auto"/>
            <w:bottom w:val="none" w:sz="0" w:space="0" w:color="auto"/>
            <w:right w:val="none" w:sz="0" w:space="0" w:color="auto"/>
          </w:divBdr>
        </w:div>
        <w:div w:id="2002466972">
          <w:marLeft w:val="640"/>
          <w:marRight w:val="0"/>
          <w:marTop w:val="0"/>
          <w:marBottom w:val="0"/>
          <w:divBdr>
            <w:top w:val="none" w:sz="0" w:space="0" w:color="auto"/>
            <w:left w:val="none" w:sz="0" w:space="0" w:color="auto"/>
            <w:bottom w:val="none" w:sz="0" w:space="0" w:color="auto"/>
            <w:right w:val="none" w:sz="0" w:space="0" w:color="auto"/>
          </w:divBdr>
        </w:div>
        <w:div w:id="1834755905">
          <w:marLeft w:val="640"/>
          <w:marRight w:val="0"/>
          <w:marTop w:val="0"/>
          <w:marBottom w:val="0"/>
          <w:divBdr>
            <w:top w:val="none" w:sz="0" w:space="0" w:color="auto"/>
            <w:left w:val="none" w:sz="0" w:space="0" w:color="auto"/>
            <w:bottom w:val="none" w:sz="0" w:space="0" w:color="auto"/>
            <w:right w:val="none" w:sz="0" w:space="0" w:color="auto"/>
          </w:divBdr>
        </w:div>
        <w:div w:id="1829518921">
          <w:marLeft w:val="640"/>
          <w:marRight w:val="0"/>
          <w:marTop w:val="0"/>
          <w:marBottom w:val="0"/>
          <w:divBdr>
            <w:top w:val="none" w:sz="0" w:space="0" w:color="auto"/>
            <w:left w:val="none" w:sz="0" w:space="0" w:color="auto"/>
            <w:bottom w:val="none" w:sz="0" w:space="0" w:color="auto"/>
            <w:right w:val="none" w:sz="0" w:space="0" w:color="auto"/>
          </w:divBdr>
        </w:div>
        <w:div w:id="1383747246">
          <w:marLeft w:val="640"/>
          <w:marRight w:val="0"/>
          <w:marTop w:val="0"/>
          <w:marBottom w:val="0"/>
          <w:divBdr>
            <w:top w:val="none" w:sz="0" w:space="0" w:color="auto"/>
            <w:left w:val="none" w:sz="0" w:space="0" w:color="auto"/>
            <w:bottom w:val="none" w:sz="0" w:space="0" w:color="auto"/>
            <w:right w:val="none" w:sz="0" w:space="0" w:color="auto"/>
          </w:divBdr>
        </w:div>
        <w:div w:id="1098795742">
          <w:marLeft w:val="640"/>
          <w:marRight w:val="0"/>
          <w:marTop w:val="0"/>
          <w:marBottom w:val="0"/>
          <w:divBdr>
            <w:top w:val="none" w:sz="0" w:space="0" w:color="auto"/>
            <w:left w:val="none" w:sz="0" w:space="0" w:color="auto"/>
            <w:bottom w:val="none" w:sz="0" w:space="0" w:color="auto"/>
            <w:right w:val="none" w:sz="0" w:space="0" w:color="auto"/>
          </w:divBdr>
        </w:div>
        <w:div w:id="1427850317">
          <w:marLeft w:val="640"/>
          <w:marRight w:val="0"/>
          <w:marTop w:val="0"/>
          <w:marBottom w:val="0"/>
          <w:divBdr>
            <w:top w:val="none" w:sz="0" w:space="0" w:color="auto"/>
            <w:left w:val="none" w:sz="0" w:space="0" w:color="auto"/>
            <w:bottom w:val="none" w:sz="0" w:space="0" w:color="auto"/>
            <w:right w:val="none" w:sz="0" w:space="0" w:color="auto"/>
          </w:divBdr>
        </w:div>
        <w:div w:id="176962693">
          <w:marLeft w:val="640"/>
          <w:marRight w:val="0"/>
          <w:marTop w:val="0"/>
          <w:marBottom w:val="0"/>
          <w:divBdr>
            <w:top w:val="none" w:sz="0" w:space="0" w:color="auto"/>
            <w:left w:val="none" w:sz="0" w:space="0" w:color="auto"/>
            <w:bottom w:val="none" w:sz="0" w:space="0" w:color="auto"/>
            <w:right w:val="none" w:sz="0" w:space="0" w:color="auto"/>
          </w:divBdr>
        </w:div>
      </w:divsChild>
    </w:div>
    <w:div w:id="1405377485">
      <w:bodyDiv w:val="1"/>
      <w:marLeft w:val="0"/>
      <w:marRight w:val="0"/>
      <w:marTop w:val="0"/>
      <w:marBottom w:val="0"/>
      <w:divBdr>
        <w:top w:val="none" w:sz="0" w:space="0" w:color="auto"/>
        <w:left w:val="none" w:sz="0" w:space="0" w:color="auto"/>
        <w:bottom w:val="none" w:sz="0" w:space="0" w:color="auto"/>
        <w:right w:val="none" w:sz="0" w:space="0" w:color="auto"/>
      </w:divBdr>
    </w:div>
    <w:div w:id="1407266878">
      <w:marLeft w:val="640"/>
      <w:marRight w:val="0"/>
      <w:marTop w:val="0"/>
      <w:marBottom w:val="0"/>
      <w:divBdr>
        <w:top w:val="none" w:sz="0" w:space="0" w:color="auto"/>
        <w:left w:val="none" w:sz="0" w:space="0" w:color="auto"/>
        <w:bottom w:val="none" w:sz="0" w:space="0" w:color="auto"/>
        <w:right w:val="none" w:sz="0" w:space="0" w:color="auto"/>
      </w:divBdr>
    </w:div>
    <w:div w:id="1408531625">
      <w:bodyDiv w:val="1"/>
      <w:marLeft w:val="0"/>
      <w:marRight w:val="0"/>
      <w:marTop w:val="0"/>
      <w:marBottom w:val="0"/>
      <w:divBdr>
        <w:top w:val="none" w:sz="0" w:space="0" w:color="auto"/>
        <w:left w:val="none" w:sz="0" w:space="0" w:color="auto"/>
        <w:bottom w:val="none" w:sz="0" w:space="0" w:color="auto"/>
        <w:right w:val="none" w:sz="0" w:space="0" w:color="auto"/>
      </w:divBdr>
    </w:div>
    <w:div w:id="1408769971">
      <w:marLeft w:val="480"/>
      <w:marRight w:val="0"/>
      <w:marTop w:val="0"/>
      <w:marBottom w:val="0"/>
      <w:divBdr>
        <w:top w:val="none" w:sz="0" w:space="0" w:color="auto"/>
        <w:left w:val="none" w:sz="0" w:space="0" w:color="auto"/>
        <w:bottom w:val="none" w:sz="0" w:space="0" w:color="auto"/>
        <w:right w:val="none" w:sz="0" w:space="0" w:color="auto"/>
      </w:divBdr>
    </w:div>
    <w:div w:id="1410813001">
      <w:marLeft w:val="480"/>
      <w:marRight w:val="0"/>
      <w:marTop w:val="0"/>
      <w:marBottom w:val="0"/>
      <w:divBdr>
        <w:top w:val="none" w:sz="0" w:space="0" w:color="auto"/>
        <w:left w:val="none" w:sz="0" w:space="0" w:color="auto"/>
        <w:bottom w:val="none" w:sz="0" w:space="0" w:color="auto"/>
        <w:right w:val="none" w:sz="0" w:space="0" w:color="auto"/>
      </w:divBdr>
    </w:div>
    <w:div w:id="1411388301">
      <w:marLeft w:val="480"/>
      <w:marRight w:val="0"/>
      <w:marTop w:val="0"/>
      <w:marBottom w:val="0"/>
      <w:divBdr>
        <w:top w:val="none" w:sz="0" w:space="0" w:color="auto"/>
        <w:left w:val="none" w:sz="0" w:space="0" w:color="auto"/>
        <w:bottom w:val="none" w:sz="0" w:space="0" w:color="auto"/>
        <w:right w:val="none" w:sz="0" w:space="0" w:color="auto"/>
      </w:divBdr>
    </w:div>
    <w:div w:id="1411728800">
      <w:bodyDiv w:val="1"/>
      <w:marLeft w:val="0"/>
      <w:marRight w:val="0"/>
      <w:marTop w:val="0"/>
      <w:marBottom w:val="0"/>
      <w:divBdr>
        <w:top w:val="none" w:sz="0" w:space="0" w:color="auto"/>
        <w:left w:val="none" w:sz="0" w:space="0" w:color="auto"/>
        <w:bottom w:val="none" w:sz="0" w:space="0" w:color="auto"/>
        <w:right w:val="none" w:sz="0" w:space="0" w:color="auto"/>
      </w:divBdr>
    </w:div>
    <w:div w:id="1412242531">
      <w:marLeft w:val="640"/>
      <w:marRight w:val="0"/>
      <w:marTop w:val="0"/>
      <w:marBottom w:val="0"/>
      <w:divBdr>
        <w:top w:val="none" w:sz="0" w:space="0" w:color="auto"/>
        <w:left w:val="none" w:sz="0" w:space="0" w:color="auto"/>
        <w:bottom w:val="none" w:sz="0" w:space="0" w:color="auto"/>
        <w:right w:val="none" w:sz="0" w:space="0" w:color="auto"/>
      </w:divBdr>
    </w:div>
    <w:div w:id="1413892472">
      <w:bodyDiv w:val="1"/>
      <w:marLeft w:val="0"/>
      <w:marRight w:val="0"/>
      <w:marTop w:val="0"/>
      <w:marBottom w:val="0"/>
      <w:divBdr>
        <w:top w:val="none" w:sz="0" w:space="0" w:color="auto"/>
        <w:left w:val="none" w:sz="0" w:space="0" w:color="auto"/>
        <w:bottom w:val="none" w:sz="0" w:space="0" w:color="auto"/>
        <w:right w:val="none" w:sz="0" w:space="0" w:color="auto"/>
      </w:divBdr>
    </w:div>
    <w:div w:id="1414084984">
      <w:bodyDiv w:val="1"/>
      <w:marLeft w:val="0"/>
      <w:marRight w:val="0"/>
      <w:marTop w:val="0"/>
      <w:marBottom w:val="0"/>
      <w:divBdr>
        <w:top w:val="none" w:sz="0" w:space="0" w:color="auto"/>
        <w:left w:val="none" w:sz="0" w:space="0" w:color="auto"/>
        <w:bottom w:val="none" w:sz="0" w:space="0" w:color="auto"/>
        <w:right w:val="none" w:sz="0" w:space="0" w:color="auto"/>
      </w:divBdr>
      <w:divsChild>
        <w:div w:id="252280491">
          <w:marLeft w:val="480"/>
          <w:marRight w:val="0"/>
          <w:marTop w:val="0"/>
          <w:marBottom w:val="0"/>
          <w:divBdr>
            <w:top w:val="none" w:sz="0" w:space="0" w:color="auto"/>
            <w:left w:val="none" w:sz="0" w:space="0" w:color="auto"/>
            <w:bottom w:val="none" w:sz="0" w:space="0" w:color="auto"/>
            <w:right w:val="none" w:sz="0" w:space="0" w:color="auto"/>
          </w:divBdr>
        </w:div>
        <w:div w:id="334117184">
          <w:marLeft w:val="480"/>
          <w:marRight w:val="0"/>
          <w:marTop w:val="0"/>
          <w:marBottom w:val="0"/>
          <w:divBdr>
            <w:top w:val="none" w:sz="0" w:space="0" w:color="auto"/>
            <w:left w:val="none" w:sz="0" w:space="0" w:color="auto"/>
            <w:bottom w:val="none" w:sz="0" w:space="0" w:color="auto"/>
            <w:right w:val="none" w:sz="0" w:space="0" w:color="auto"/>
          </w:divBdr>
        </w:div>
        <w:div w:id="412507744">
          <w:marLeft w:val="480"/>
          <w:marRight w:val="0"/>
          <w:marTop w:val="0"/>
          <w:marBottom w:val="0"/>
          <w:divBdr>
            <w:top w:val="none" w:sz="0" w:space="0" w:color="auto"/>
            <w:left w:val="none" w:sz="0" w:space="0" w:color="auto"/>
            <w:bottom w:val="none" w:sz="0" w:space="0" w:color="auto"/>
            <w:right w:val="none" w:sz="0" w:space="0" w:color="auto"/>
          </w:divBdr>
        </w:div>
        <w:div w:id="639464234">
          <w:marLeft w:val="480"/>
          <w:marRight w:val="0"/>
          <w:marTop w:val="0"/>
          <w:marBottom w:val="0"/>
          <w:divBdr>
            <w:top w:val="none" w:sz="0" w:space="0" w:color="auto"/>
            <w:left w:val="none" w:sz="0" w:space="0" w:color="auto"/>
            <w:bottom w:val="none" w:sz="0" w:space="0" w:color="auto"/>
            <w:right w:val="none" w:sz="0" w:space="0" w:color="auto"/>
          </w:divBdr>
        </w:div>
        <w:div w:id="817117201">
          <w:marLeft w:val="480"/>
          <w:marRight w:val="0"/>
          <w:marTop w:val="0"/>
          <w:marBottom w:val="0"/>
          <w:divBdr>
            <w:top w:val="none" w:sz="0" w:space="0" w:color="auto"/>
            <w:left w:val="none" w:sz="0" w:space="0" w:color="auto"/>
            <w:bottom w:val="none" w:sz="0" w:space="0" w:color="auto"/>
            <w:right w:val="none" w:sz="0" w:space="0" w:color="auto"/>
          </w:divBdr>
        </w:div>
        <w:div w:id="927689687">
          <w:marLeft w:val="480"/>
          <w:marRight w:val="0"/>
          <w:marTop w:val="0"/>
          <w:marBottom w:val="0"/>
          <w:divBdr>
            <w:top w:val="none" w:sz="0" w:space="0" w:color="auto"/>
            <w:left w:val="none" w:sz="0" w:space="0" w:color="auto"/>
            <w:bottom w:val="none" w:sz="0" w:space="0" w:color="auto"/>
            <w:right w:val="none" w:sz="0" w:space="0" w:color="auto"/>
          </w:divBdr>
        </w:div>
        <w:div w:id="1133904248">
          <w:marLeft w:val="480"/>
          <w:marRight w:val="0"/>
          <w:marTop w:val="0"/>
          <w:marBottom w:val="0"/>
          <w:divBdr>
            <w:top w:val="none" w:sz="0" w:space="0" w:color="auto"/>
            <w:left w:val="none" w:sz="0" w:space="0" w:color="auto"/>
            <w:bottom w:val="none" w:sz="0" w:space="0" w:color="auto"/>
            <w:right w:val="none" w:sz="0" w:space="0" w:color="auto"/>
          </w:divBdr>
        </w:div>
        <w:div w:id="1490829607">
          <w:marLeft w:val="480"/>
          <w:marRight w:val="0"/>
          <w:marTop w:val="0"/>
          <w:marBottom w:val="0"/>
          <w:divBdr>
            <w:top w:val="none" w:sz="0" w:space="0" w:color="auto"/>
            <w:left w:val="none" w:sz="0" w:space="0" w:color="auto"/>
            <w:bottom w:val="none" w:sz="0" w:space="0" w:color="auto"/>
            <w:right w:val="none" w:sz="0" w:space="0" w:color="auto"/>
          </w:divBdr>
        </w:div>
        <w:div w:id="1555315148">
          <w:marLeft w:val="480"/>
          <w:marRight w:val="0"/>
          <w:marTop w:val="0"/>
          <w:marBottom w:val="0"/>
          <w:divBdr>
            <w:top w:val="none" w:sz="0" w:space="0" w:color="auto"/>
            <w:left w:val="none" w:sz="0" w:space="0" w:color="auto"/>
            <w:bottom w:val="none" w:sz="0" w:space="0" w:color="auto"/>
            <w:right w:val="none" w:sz="0" w:space="0" w:color="auto"/>
          </w:divBdr>
        </w:div>
        <w:div w:id="1958099161">
          <w:marLeft w:val="480"/>
          <w:marRight w:val="0"/>
          <w:marTop w:val="0"/>
          <w:marBottom w:val="0"/>
          <w:divBdr>
            <w:top w:val="none" w:sz="0" w:space="0" w:color="auto"/>
            <w:left w:val="none" w:sz="0" w:space="0" w:color="auto"/>
            <w:bottom w:val="none" w:sz="0" w:space="0" w:color="auto"/>
            <w:right w:val="none" w:sz="0" w:space="0" w:color="auto"/>
          </w:divBdr>
        </w:div>
        <w:div w:id="1977877004">
          <w:marLeft w:val="480"/>
          <w:marRight w:val="0"/>
          <w:marTop w:val="0"/>
          <w:marBottom w:val="0"/>
          <w:divBdr>
            <w:top w:val="none" w:sz="0" w:space="0" w:color="auto"/>
            <w:left w:val="none" w:sz="0" w:space="0" w:color="auto"/>
            <w:bottom w:val="none" w:sz="0" w:space="0" w:color="auto"/>
            <w:right w:val="none" w:sz="0" w:space="0" w:color="auto"/>
          </w:divBdr>
        </w:div>
      </w:divsChild>
    </w:div>
    <w:div w:id="1416823905">
      <w:bodyDiv w:val="1"/>
      <w:marLeft w:val="0"/>
      <w:marRight w:val="0"/>
      <w:marTop w:val="0"/>
      <w:marBottom w:val="0"/>
      <w:divBdr>
        <w:top w:val="none" w:sz="0" w:space="0" w:color="auto"/>
        <w:left w:val="none" w:sz="0" w:space="0" w:color="auto"/>
        <w:bottom w:val="none" w:sz="0" w:space="0" w:color="auto"/>
        <w:right w:val="none" w:sz="0" w:space="0" w:color="auto"/>
      </w:divBdr>
    </w:div>
    <w:div w:id="1417557445">
      <w:bodyDiv w:val="1"/>
      <w:marLeft w:val="0"/>
      <w:marRight w:val="0"/>
      <w:marTop w:val="0"/>
      <w:marBottom w:val="0"/>
      <w:divBdr>
        <w:top w:val="none" w:sz="0" w:space="0" w:color="auto"/>
        <w:left w:val="none" w:sz="0" w:space="0" w:color="auto"/>
        <w:bottom w:val="none" w:sz="0" w:space="0" w:color="auto"/>
        <w:right w:val="none" w:sz="0" w:space="0" w:color="auto"/>
      </w:divBdr>
      <w:divsChild>
        <w:div w:id="36509434">
          <w:marLeft w:val="480"/>
          <w:marRight w:val="0"/>
          <w:marTop w:val="0"/>
          <w:marBottom w:val="0"/>
          <w:divBdr>
            <w:top w:val="none" w:sz="0" w:space="0" w:color="auto"/>
            <w:left w:val="none" w:sz="0" w:space="0" w:color="auto"/>
            <w:bottom w:val="none" w:sz="0" w:space="0" w:color="auto"/>
            <w:right w:val="none" w:sz="0" w:space="0" w:color="auto"/>
          </w:divBdr>
        </w:div>
        <w:div w:id="48506598">
          <w:marLeft w:val="480"/>
          <w:marRight w:val="0"/>
          <w:marTop w:val="0"/>
          <w:marBottom w:val="0"/>
          <w:divBdr>
            <w:top w:val="none" w:sz="0" w:space="0" w:color="auto"/>
            <w:left w:val="none" w:sz="0" w:space="0" w:color="auto"/>
            <w:bottom w:val="none" w:sz="0" w:space="0" w:color="auto"/>
            <w:right w:val="none" w:sz="0" w:space="0" w:color="auto"/>
          </w:divBdr>
        </w:div>
        <w:div w:id="53049037">
          <w:marLeft w:val="480"/>
          <w:marRight w:val="0"/>
          <w:marTop w:val="0"/>
          <w:marBottom w:val="0"/>
          <w:divBdr>
            <w:top w:val="none" w:sz="0" w:space="0" w:color="auto"/>
            <w:left w:val="none" w:sz="0" w:space="0" w:color="auto"/>
            <w:bottom w:val="none" w:sz="0" w:space="0" w:color="auto"/>
            <w:right w:val="none" w:sz="0" w:space="0" w:color="auto"/>
          </w:divBdr>
        </w:div>
        <w:div w:id="160436818">
          <w:marLeft w:val="480"/>
          <w:marRight w:val="0"/>
          <w:marTop w:val="0"/>
          <w:marBottom w:val="0"/>
          <w:divBdr>
            <w:top w:val="none" w:sz="0" w:space="0" w:color="auto"/>
            <w:left w:val="none" w:sz="0" w:space="0" w:color="auto"/>
            <w:bottom w:val="none" w:sz="0" w:space="0" w:color="auto"/>
            <w:right w:val="none" w:sz="0" w:space="0" w:color="auto"/>
          </w:divBdr>
        </w:div>
        <w:div w:id="187641557">
          <w:marLeft w:val="480"/>
          <w:marRight w:val="0"/>
          <w:marTop w:val="0"/>
          <w:marBottom w:val="0"/>
          <w:divBdr>
            <w:top w:val="none" w:sz="0" w:space="0" w:color="auto"/>
            <w:left w:val="none" w:sz="0" w:space="0" w:color="auto"/>
            <w:bottom w:val="none" w:sz="0" w:space="0" w:color="auto"/>
            <w:right w:val="none" w:sz="0" w:space="0" w:color="auto"/>
          </w:divBdr>
        </w:div>
        <w:div w:id="224030813">
          <w:marLeft w:val="480"/>
          <w:marRight w:val="0"/>
          <w:marTop w:val="0"/>
          <w:marBottom w:val="0"/>
          <w:divBdr>
            <w:top w:val="none" w:sz="0" w:space="0" w:color="auto"/>
            <w:left w:val="none" w:sz="0" w:space="0" w:color="auto"/>
            <w:bottom w:val="none" w:sz="0" w:space="0" w:color="auto"/>
            <w:right w:val="none" w:sz="0" w:space="0" w:color="auto"/>
          </w:divBdr>
        </w:div>
        <w:div w:id="251475514">
          <w:marLeft w:val="480"/>
          <w:marRight w:val="0"/>
          <w:marTop w:val="0"/>
          <w:marBottom w:val="0"/>
          <w:divBdr>
            <w:top w:val="none" w:sz="0" w:space="0" w:color="auto"/>
            <w:left w:val="none" w:sz="0" w:space="0" w:color="auto"/>
            <w:bottom w:val="none" w:sz="0" w:space="0" w:color="auto"/>
            <w:right w:val="none" w:sz="0" w:space="0" w:color="auto"/>
          </w:divBdr>
        </w:div>
        <w:div w:id="259414400">
          <w:marLeft w:val="480"/>
          <w:marRight w:val="0"/>
          <w:marTop w:val="0"/>
          <w:marBottom w:val="0"/>
          <w:divBdr>
            <w:top w:val="none" w:sz="0" w:space="0" w:color="auto"/>
            <w:left w:val="none" w:sz="0" w:space="0" w:color="auto"/>
            <w:bottom w:val="none" w:sz="0" w:space="0" w:color="auto"/>
            <w:right w:val="none" w:sz="0" w:space="0" w:color="auto"/>
          </w:divBdr>
        </w:div>
        <w:div w:id="322971219">
          <w:marLeft w:val="480"/>
          <w:marRight w:val="0"/>
          <w:marTop w:val="0"/>
          <w:marBottom w:val="0"/>
          <w:divBdr>
            <w:top w:val="none" w:sz="0" w:space="0" w:color="auto"/>
            <w:left w:val="none" w:sz="0" w:space="0" w:color="auto"/>
            <w:bottom w:val="none" w:sz="0" w:space="0" w:color="auto"/>
            <w:right w:val="none" w:sz="0" w:space="0" w:color="auto"/>
          </w:divBdr>
        </w:div>
        <w:div w:id="440879530">
          <w:marLeft w:val="480"/>
          <w:marRight w:val="0"/>
          <w:marTop w:val="0"/>
          <w:marBottom w:val="0"/>
          <w:divBdr>
            <w:top w:val="none" w:sz="0" w:space="0" w:color="auto"/>
            <w:left w:val="none" w:sz="0" w:space="0" w:color="auto"/>
            <w:bottom w:val="none" w:sz="0" w:space="0" w:color="auto"/>
            <w:right w:val="none" w:sz="0" w:space="0" w:color="auto"/>
          </w:divBdr>
        </w:div>
        <w:div w:id="453183167">
          <w:marLeft w:val="480"/>
          <w:marRight w:val="0"/>
          <w:marTop w:val="0"/>
          <w:marBottom w:val="0"/>
          <w:divBdr>
            <w:top w:val="none" w:sz="0" w:space="0" w:color="auto"/>
            <w:left w:val="none" w:sz="0" w:space="0" w:color="auto"/>
            <w:bottom w:val="none" w:sz="0" w:space="0" w:color="auto"/>
            <w:right w:val="none" w:sz="0" w:space="0" w:color="auto"/>
          </w:divBdr>
        </w:div>
        <w:div w:id="491872175">
          <w:marLeft w:val="480"/>
          <w:marRight w:val="0"/>
          <w:marTop w:val="0"/>
          <w:marBottom w:val="0"/>
          <w:divBdr>
            <w:top w:val="none" w:sz="0" w:space="0" w:color="auto"/>
            <w:left w:val="none" w:sz="0" w:space="0" w:color="auto"/>
            <w:bottom w:val="none" w:sz="0" w:space="0" w:color="auto"/>
            <w:right w:val="none" w:sz="0" w:space="0" w:color="auto"/>
          </w:divBdr>
        </w:div>
        <w:div w:id="520360870">
          <w:marLeft w:val="480"/>
          <w:marRight w:val="0"/>
          <w:marTop w:val="0"/>
          <w:marBottom w:val="0"/>
          <w:divBdr>
            <w:top w:val="none" w:sz="0" w:space="0" w:color="auto"/>
            <w:left w:val="none" w:sz="0" w:space="0" w:color="auto"/>
            <w:bottom w:val="none" w:sz="0" w:space="0" w:color="auto"/>
            <w:right w:val="none" w:sz="0" w:space="0" w:color="auto"/>
          </w:divBdr>
        </w:div>
        <w:div w:id="539393260">
          <w:marLeft w:val="480"/>
          <w:marRight w:val="0"/>
          <w:marTop w:val="0"/>
          <w:marBottom w:val="0"/>
          <w:divBdr>
            <w:top w:val="none" w:sz="0" w:space="0" w:color="auto"/>
            <w:left w:val="none" w:sz="0" w:space="0" w:color="auto"/>
            <w:bottom w:val="none" w:sz="0" w:space="0" w:color="auto"/>
            <w:right w:val="none" w:sz="0" w:space="0" w:color="auto"/>
          </w:divBdr>
        </w:div>
        <w:div w:id="569117791">
          <w:marLeft w:val="480"/>
          <w:marRight w:val="0"/>
          <w:marTop w:val="0"/>
          <w:marBottom w:val="0"/>
          <w:divBdr>
            <w:top w:val="none" w:sz="0" w:space="0" w:color="auto"/>
            <w:left w:val="none" w:sz="0" w:space="0" w:color="auto"/>
            <w:bottom w:val="none" w:sz="0" w:space="0" w:color="auto"/>
            <w:right w:val="none" w:sz="0" w:space="0" w:color="auto"/>
          </w:divBdr>
        </w:div>
        <w:div w:id="633218512">
          <w:marLeft w:val="480"/>
          <w:marRight w:val="0"/>
          <w:marTop w:val="0"/>
          <w:marBottom w:val="0"/>
          <w:divBdr>
            <w:top w:val="none" w:sz="0" w:space="0" w:color="auto"/>
            <w:left w:val="none" w:sz="0" w:space="0" w:color="auto"/>
            <w:bottom w:val="none" w:sz="0" w:space="0" w:color="auto"/>
            <w:right w:val="none" w:sz="0" w:space="0" w:color="auto"/>
          </w:divBdr>
        </w:div>
        <w:div w:id="653723663">
          <w:marLeft w:val="480"/>
          <w:marRight w:val="0"/>
          <w:marTop w:val="0"/>
          <w:marBottom w:val="0"/>
          <w:divBdr>
            <w:top w:val="none" w:sz="0" w:space="0" w:color="auto"/>
            <w:left w:val="none" w:sz="0" w:space="0" w:color="auto"/>
            <w:bottom w:val="none" w:sz="0" w:space="0" w:color="auto"/>
            <w:right w:val="none" w:sz="0" w:space="0" w:color="auto"/>
          </w:divBdr>
        </w:div>
        <w:div w:id="694041088">
          <w:marLeft w:val="480"/>
          <w:marRight w:val="0"/>
          <w:marTop w:val="0"/>
          <w:marBottom w:val="0"/>
          <w:divBdr>
            <w:top w:val="none" w:sz="0" w:space="0" w:color="auto"/>
            <w:left w:val="none" w:sz="0" w:space="0" w:color="auto"/>
            <w:bottom w:val="none" w:sz="0" w:space="0" w:color="auto"/>
            <w:right w:val="none" w:sz="0" w:space="0" w:color="auto"/>
          </w:divBdr>
        </w:div>
        <w:div w:id="702562926">
          <w:marLeft w:val="480"/>
          <w:marRight w:val="0"/>
          <w:marTop w:val="0"/>
          <w:marBottom w:val="0"/>
          <w:divBdr>
            <w:top w:val="none" w:sz="0" w:space="0" w:color="auto"/>
            <w:left w:val="none" w:sz="0" w:space="0" w:color="auto"/>
            <w:bottom w:val="none" w:sz="0" w:space="0" w:color="auto"/>
            <w:right w:val="none" w:sz="0" w:space="0" w:color="auto"/>
          </w:divBdr>
        </w:div>
        <w:div w:id="741029544">
          <w:marLeft w:val="480"/>
          <w:marRight w:val="0"/>
          <w:marTop w:val="0"/>
          <w:marBottom w:val="0"/>
          <w:divBdr>
            <w:top w:val="none" w:sz="0" w:space="0" w:color="auto"/>
            <w:left w:val="none" w:sz="0" w:space="0" w:color="auto"/>
            <w:bottom w:val="none" w:sz="0" w:space="0" w:color="auto"/>
            <w:right w:val="none" w:sz="0" w:space="0" w:color="auto"/>
          </w:divBdr>
        </w:div>
        <w:div w:id="755787178">
          <w:marLeft w:val="480"/>
          <w:marRight w:val="0"/>
          <w:marTop w:val="0"/>
          <w:marBottom w:val="0"/>
          <w:divBdr>
            <w:top w:val="none" w:sz="0" w:space="0" w:color="auto"/>
            <w:left w:val="none" w:sz="0" w:space="0" w:color="auto"/>
            <w:bottom w:val="none" w:sz="0" w:space="0" w:color="auto"/>
            <w:right w:val="none" w:sz="0" w:space="0" w:color="auto"/>
          </w:divBdr>
        </w:div>
        <w:div w:id="791096638">
          <w:marLeft w:val="480"/>
          <w:marRight w:val="0"/>
          <w:marTop w:val="0"/>
          <w:marBottom w:val="0"/>
          <w:divBdr>
            <w:top w:val="none" w:sz="0" w:space="0" w:color="auto"/>
            <w:left w:val="none" w:sz="0" w:space="0" w:color="auto"/>
            <w:bottom w:val="none" w:sz="0" w:space="0" w:color="auto"/>
            <w:right w:val="none" w:sz="0" w:space="0" w:color="auto"/>
          </w:divBdr>
        </w:div>
        <w:div w:id="853419873">
          <w:marLeft w:val="480"/>
          <w:marRight w:val="0"/>
          <w:marTop w:val="0"/>
          <w:marBottom w:val="0"/>
          <w:divBdr>
            <w:top w:val="none" w:sz="0" w:space="0" w:color="auto"/>
            <w:left w:val="none" w:sz="0" w:space="0" w:color="auto"/>
            <w:bottom w:val="none" w:sz="0" w:space="0" w:color="auto"/>
            <w:right w:val="none" w:sz="0" w:space="0" w:color="auto"/>
          </w:divBdr>
        </w:div>
        <w:div w:id="885019876">
          <w:marLeft w:val="480"/>
          <w:marRight w:val="0"/>
          <w:marTop w:val="0"/>
          <w:marBottom w:val="0"/>
          <w:divBdr>
            <w:top w:val="none" w:sz="0" w:space="0" w:color="auto"/>
            <w:left w:val="none" w:sz="0" w:space="0" w:color="auto"/>
            <w:bottom w:val="none" w:sz="0" w:space="0" w:color="auto"/>
            <w:right w:val="none" w:sz="0" w:space="0" w:color="auto"/>
          </w:divBdr>
        </w:div>
        <w:div w:id="895355744">
          <w:marLeft w:val="480"/>
          <w:marRight w:val="0"/>
          <w:marTop w:val="0"/>
          <w:marBottom w:val="0"/>
          <w:divBdr>
            <w:top w:val="none" w:sz="0" w:space="0" w:color="auto"/>
            <w:left w:val="none" w:sz="0" w:space="0" w:color="auto"/>
            <w:bottom w:val="none" w:sz="0" w:space="0" w:color="auto"/>
            <w:right w:val="none" w:sz="0" w:space="0" w:color="auto"/>
          </w:divBdr>
        </w:div>
        <w:div w:id="936985160">
          <w:marLeft w:val="480"/>
          <w:marRight w:val="0"/>
          <w:marTop w:val="0"/>
          <w:marBottom w:val="0"/>
          <w:divBdr>
            <w:top w:val="none" w:sz="0" w:space="0" w:color="auto"/>
            <w:left w:val="none" w:sz="0" w:space="0" w:color="auto"/>
            <w:bottom w:val="none" w:sz="0" w:space="0" w:color="auto"/>
            <w:right w:val="none" w:sz="0" w:space="0" w:color="auto"/>
          </w:divBdr>
        </w:div>
        <w:div w:id="953556328">
          <w:marLeft w:val="480"/>
          <w:marRight w:val="0"/>
          <w:marTop w:val="0"/>
          <w:marBottom w:val="0"/>
          <w:divBdr>
            <w:top w:val="none" w:sz="0" w:space="0" w:color="auto"/>
            <w:left w:val="none" w:sz="0" w:space="0" w:color="auto"/>
            <w:bottom w:val="none" w:sz="0" w:space="0" w:color="auto"/>
            <w:right w:val="none" w:sz="0" w:space="0" w:color="auto"/>
          </w:divBdr>
        </w:div>
        <w:div w:id="1027801290">
          <w:marLeft w:val="480"/>
          <w:marRight w:val="0"/>
          <w:marTop w:val="0"/>
          <w:marBottom w:val="0"/>
          <w:divBdr>
            <w:top w:val="none" w:sz="0" w:space="0" w:color="auto"/>
            <w:left w:val="none" w:sz="0" w:space="0" w:color="auto"/>
            <w:bottom w:val="none" w:sz="0" w:space="0" w:color="auto"/>
            <w:right w:val="none" w:sz="0" w:space="0" w:color="auto"/>
          </w:divBdr>
        </w:div>
        <w:div w:id="1043679541">
          <w:marLeft w:val="480"/>
          <w:marRight w:val="0"/>
          <w:marTop w:val="0"/>
          <w:marBottom w:val="0"/>
          <w:divBdr>
            <w:top w:val="none" w:sz="0" w:space="0" w:color="auto"/>
            <w:left w:val="none" w:sz="0" w:space="0" w:color="auto"/>
            <w:bottom w:val="none" w:sz="0" w:space="0" w:color="auto"/>
            <w:right w:val="none" w:sz="0" w:space="0" w:color="auto"/>
          </w:divBdr>
        </w:div>
        <w:div w:id="1090659545">
          <w:marLeft w:val="480"/>
          <w:marRight w:val="0"/>
          <w:marTop w:val="0"/>
          <w:marBottom w:val="0"/>
          <w:divBdr>
            <w:top w:val="none" w:sz="0" w:space="0" w:color="auto"/>
            <w:left w:val="none" w:sz="0" w:space="0" w:color="auto"/>
            <w:bottom w:val="none" w:sz="0" w:space="0" w:color="auto"/>
            <w:right w:val="none" w:sz="0" w:space="0" w:color="auto"/>
          </w:divBdr>
        </w:div>
        <w:div w:id="1098596964">
          <w:marLeft w:val="480"/>
          <w:marRight w:val="0"/>
          <w:marTop w:val="0"/>
          <w:marBottom w:val="0"/>
          <w:divBdr>
            <w:top w:val="none" w:sz="0" w:space="0" w:color="auto"/>
            <w:left w:val="none" w:sz="0" w:space="0" w:color="auto"/>
            <w:bottom w:val="none" w:sz="0" w:space="0" w:color="auto"/>
            <w:right w:val="none" w:sz="0" w:space="0" w:color="auto"/>
          </w:divBdr>
        </w:div>
        <w:div w:id="1167476748">
          <w:marLeft w:val="480"/>
          <w:marRight w:val="0"/>
          <w:marTop w:val="0"/>
          <w:marBottom w:val="0"/>
          <w:divBdr>
            <w:top w:val="none" w:sz="0" w:space="0" w:color="auto"/>
            <w:left w:val="none" w:sz="0" w:space="0" w:color="auto"/>
            <w:bottom w:val="none" w:sz="0" w:space="0" w:color="auto"/>
            <w:right w:val="none" w:sz="0" w:space="0" w:color="auto"/>
          </w:divBdr>
        </w:div>
        <w:div w:id="1215316112">
          <w:marLeft w:val="480"/>
          <w:marRight w:val="0"/>
          <w:marTop w:val="0"/>
          <w:marBottom w:val="0"/>
          <w:divBdr>
            <w:top w:val="none" w:sz="0" w:space="0" w:color="auto"/>
            <w:left w:val="none" w:sz="0" w:space="0" w:color="auto"/>
            <w:bottom w:val="none" w:sz="0" w:space="0" w:color="auto"/>
            <w:right w:val="none" w:sz="0" w:space="0" w:color="auto"/>
          </w:divBdr>
        </w:div>
        <w:div w:id="1240409778">
          <w:marLeft w:val="480"/>
          <w:marRight w:val="0"/>
          <w:marTop w:val="0"/>
          <w:marBottom w:val="0"/>
          <w:divBdr>
            <w:top w:val="none" w:sz="0" w:space="0" w:color="auto"/>
            <w:left w:val="none" w:sz="0" w:space="0" w:color="auto"/>
            <w:bottom w:val="none" w:sz="0" w:space="0" w:color="auto"/>
            <w:right w:val="none" w:sz="0" w:space="0" w:color="auto"/>
          </w:divBdr>
        </w:div>
        <w:div w:id="1258556076">
          <w:marLeft w:val="480"/>
          <w:marRight w:val="0"/>
          <w:marTop w:val="0"/>
          <w:marBottom w:val="0"/>
          <w:divBdr>
            <w:top w:val="none" w:sz="0" w:space="0" w:color="auto"/>
            <w:left w:val="none" w:sz="0" w:space="0" w:color="auto"/>
            <w:bottom w:val="none" w:sz="0" w:space="0" w:color="auto"/>
            <w:right w:val="none" w:sz="0" w:space="0" w:color="auto"/>
          </w:divBdr>
        </w:div>
        <w:div w:id="1364787973">
          <w:marLeft w:val="480"/>
          <w:marRight w:val="0"/>
          <w:marTop w:val="0"/>
          <w:marBottom w:val="0"/>
          <w:divBdr>
            <w:top w:val="none" w:sz="0" w:space="0" w:color="auto"/>
            <w:left w:val="none" w:sz="0" w:space="0" w:color="auto"/>
            <w:bottom w:val="none" w:sz="0" w:space="0" w:color="auto"/>
            <w:right w:val="none" w:sz="0" w:space="0" w:color="auto"/>
          </w:divBdr>
        </w:div>
        <w:div w:id="1403023323">
          <w:marLeft w:val="480"/>
          <w:marRight w:val="0"/>
          <w:marTop w:val="0"/>
          <w:marBottom w:val="0"/>
          <w:divBdr>
            <w:top w:val="none" w:sz="0" w:space="0" w:color="auto"/>
            <w:left w:val="none" w:sz="0" w:space="0" w:color="auto"/>
            <w:bottom w:val="none" w:sz="0" w:space="0" w:color="auto"/>
            <w:right w:val="none" w:sz="0" w:space="0" w:color="auto"/>
          </w:divBdr>
        </w:div>
        <w:div w:id="1621455675">
          <w:marLeft w:val="480"/>
          <w:marRight w:val="0"/>
          <w:marTop w:val="0"/>
          <w:marBottom w:val="0"/>
          <w:divBdr>
            <w:top w:val="none" w:sz="0" w:space="0" w:color="auto"/>
            <w:left w:val="none" w:sz="0" w:space="0" w:color="auto"/>
            <w:bottom w:val="none" w:sz="0" w:space="0" w:color="auto"/>
            <w:right w:val="none" w:sz="0" w:space="0" w:color="auto"/>
          </w:divBdr>
        </w:div>
        <w:div w:id="1719889200">
          <w:marLeft w:val="480"/>
          <w:marRight w:val="0"/>
          <w:marTop w:val="0"/>
          <w:marBottom w:val="0"/>
          <w:divBdr>
            <w:top w:val="none" w:sz="0" w:space="0" w:color="auto"/>
            <w:left w:val="none" w:sz="0" w:space="0" w:color="auto"/>
            <w:bottom w:val="none" w:sz="0" w:space="0" w:color="auto"/>
            <w:right w:val="none" w:sz="0" w:space="0" w:color="auto"/>
          </w:divBdr>
        </w:div>
        <w:div w:id="1723601956">
          <w:marLeft w:val="480"/>
          <w:marRight w:val="0"/>
          <w:marTop w:val="0"/>
          <w:marBottom w:val="0"/>
          <w:divBdr>
            <w:top w:val="none" w:sz="0" w:space="0" w:color="auto"/>
            <w:left w:val="none" w:sz="0" w:space="0" w:color="auto"/>
            <w:bottom w:val="none" w:sz="0" w:space="0" w:color="auto"/>
            <w:right w:val="none" w:sz="0" w:space="0" w:color="auto"/>
          </w:divBdr>
        </w:div>
        <w:div w:id="1771048145">
          <w:marLeft w:val="480"/>
          <w:marRight w:val="0"/>
          <w:marTop w:val="0"/>
          <w:marBottom w:val="0"/>
          <w:divBdr>
            <w:top w:val="none" w:sz="0" w:space="0" w:color="auto"/>
            <w:left w:val="none" w:sz="0" w:space="0" w:color="auto"/>
            <w:bottom w:val="none" w:sz="0" w:space="0" w:color="auto"/>
            <w:right w:val="none" w:sz="0" w:space="0" w:color="auto"/>
          </w:divBdr>
        </w:div>
        <w:div w:id="1830367475">
          <w:marLeft w:val="480"/>
          <w:marRight w:val="0"/>
          <w:marTop w:val="0"/>
          <w:marBottom w:val="0"/>
          <w:divBdr>
            <w:top w:val="none" w:sz="0" w:space="0" w:color="auto"/>
            <w:left w:val="none" w:sz="0" w:space="0" w:color="auto"/>
            <w:bottom w:val="none" w:sz="0" w:space="0" w:color="auto"/>
            <w:right w:val="none" w:sz="0" w:space="0" w:color="auto"/>
          </w:divBdr>
        </w:div>
        <w:div w:id="1838300142">
          <w:marLeft w:val="480"/>
          <w:marRight w:val="0"/>
          <w:marTop w:val="0"/>
          <w:marBottom w:val="0"/>
          <w:divBdr>
            <w:top w:val="none" w:sz="0" w:space="0" w:color="auto"/>
            <w:left w:val="none" w:sz="0" w:space="0" w:color="auto"/>
            <w:bottom w:val="none" w:sz="0" w:space="0" w:color="auto"/>
            <w:right w:val="none" w:sz="0" w:space="0" w:color="auto"/>
          </w:divBdr>
        </w:div>
        <w:div w:id="1922836516">
          <w:marLeft w:val="480"/>
          <w:marRight w:val="0"/>
          <w:marTop w:val="0"/>
          <w:marBottom w:val="0"/>
          <w:divBdr>
            <w:top w:val="none" w:sz="0" w:space="0" w:color="auto"/>
            <w:left w:val="none" w:sz="0" w:space="0" w:color="auto"/>
            <w:bottom w:val="none" w:sz="0" w:space="0" w:color="auto"/>
            <w:right w:val="none" w:sz="0" w:space="0" w:color="auto"/>
          </w:divBdr>
        </w:div>
        <w:div w:id="1950156755">
          <w:marLeft w:val="480"/>
          <w:marRight w:val="0"/>
          <w:marTop w:val="0"/>
          <w:marBottom w:val="0"/>
          <w:divBdr>
            <w:top w:val="none" w:sz="0" w:space="0" w:color="auto"/>
            <w:left w:val="none" w:sz="0" w:space="0" w:color="auto"/>
            <w:bottom w:val="none" w:sz="0" w:space="0" w:color="auto"/>
            <w:right w:val="none" w:sz="0" w:space="0" w:color="auto"/>
          </w:divBdr>
        </w:div>
        <w:div w:id="1974366428">
          <w:marLeft w:val="480"/>
          <w:marRight w:val="0"/>
          <w:marTop w:val="0"/>
          <w:marBottom w:val="0"/>
          <w:divBdr>
            <w:top w:val="none" w:sz="0" w:space="0" w:color="auto"/>
            <w:left w:val="none" w:sz="0" w:space="0" w:color="auto"/>
            <w:bottom w:val="none" w:sz="0" w:space="0" w:color="auto"/>
            <w:right w:val="none" w:sz="0" w:space="0" w:color="auto"/>
          </w:divBdr>
        </w:div>
        <w:div w:id="1983271093">
          <w:marLeft w:val="480"/>
          <w:marRight w:val="0"/>
          <w:marTop w:val="0"/>
          <w:marBottom w:val="0"/>
          <w:divBdr>
            <w:top w:val="none" w:sz="0" w:space="0" w:color="auto"/>
            <w:left w:val="none" w:sz="0" w:space="0" w:color="auto"/>
            <w:bottom w:val="none" w:sz="0" w:space="0" w:color="auto"/>
            <w:right w:val="none" w:sz="0" w:space="0" w:color="auto"/>
          </w:divBdr>
        </w:div>
        <w:div w:id="2005890415">
          <w:marLeft w:val="480"/>
          <w:marRight w:val="0"/>
          <w:marTop w:val="0"/>
          <w:marBottom w:val="0"/>
          <w:divBdr>
            <w:top w:val="none" w:sz="0" w:space="0" w:color="auto"/>
            <w:left w:val="none" w:sz="0" w:space="0" w:color="auto"/>
            <w:bottom w:val="none" w:sz="0" w:space="0" w:color="auto"/>
            <w:right w:val="none" w:sz="0" w:space="0" w:color="auto"/>
          </w:divBdr>
        </w:div>
        <w:div w:id="2029864831">
          <w:marLeft w:val="480"/>
          <w:marRight w:val="0"/>
          <w:marTop w:val="0"/>
          <w:marBottom w:val="0"/>
          <w:divBdr>
            <w:top w:val="none" w:sz="0" w:space="0" w:color="auto"/>
            <w:left w:val="none" w:sz="0" w:space="0" w:color="auto"/>
            <w:bottom w:val="none" w:sz="0" w:space="0" w:color="auto"/>
            <w:right w:val="none" w:sz="0" w:space="0" w:color="auto"/>
          </w:divBdr>
        </w:div>
        <w:div w:id="2070574977">
          <w:marLeft w:val="480"/>
          <w:marRight w:val="0"/>
          <w:marTop w:val="0"/>
          <w:marBottom w:val="0"/>
          <w:divBdr>
            <w:top w:val="none" w:sz="0" w:space="0" w:color="auto"/>
            <w:left w:val="none" w:sz="0" w:space="0" w:color="auto"/>
            <w:bottom w:val="none" w:sz="0" w:space="0" w:color="auto"/>
            <w:right w:val="none" w:sz="0" w:space="0" w:color="auto"/>
          </w:divBdr>
        </w:div>
      </w:divsChild>
    </w:div>
    <w:div w:id="1418288113">
      <w:marLeft w:val="480"/>
      <w:marRight w:val="0"/>
      <w:marTop w:val="0"/>
      <w:marBottom w:val="0"/>
      <w:divBdr>
        <w:top w:val="none" w:sz="0" w:space="0" w:color="auto"/>
        <w:left w:val="none" w:sz="0" w:space="0" w:color="auto"/>
        <w:bottom w:val="none" w:sz="0" w:space="0" w:color="auto"/>
        <w:right w:val="none" w:sz="0" w:space="0" w:color="auto"/>
      </w:divBdr>
    </w:div>
    <w:div w:id="1421371635">
      <w:bodyDiv w:val="1"/>
      <w:marLeft w:val="0"/>
      <w:marRight w:val="0"/>
      <w:marTop w:val="0"/>
      <w:marBottom w:val="0"/>
      <w:divBdr>
        <w:top w:val="none" w:sz="0" w:space="0" w:color="auto"/>
        <w:left w:val="none" w:sz="0" w:space="0" w:color="auto"/>
        <w:bottom w:val="none" w:sz="0" w:space="0" w:color="auto"/>
        <w:right w:val="none" w:sz="0" w:space="0" w:color="auto"/>
      </w:divBdr>
    </w:div>
    <w:div w:id="1421488999">
      <w:bodyDiv w:val="1"/>
      <w:marLeft w:val="0"/>
      <w:marRight w:val="0"/>
      <w:marTop w:val="0"/>
      <w:marBottom w:val="0"/>
      <w:divBdr>
        <w:top w:val="none" w:sz="0" w:space="0" w:color="auto"/>
        <w:left w:val="none" w:sz="0" w:space="0" w:color="auto"/>
        <w:bottom w:val="none" w:sz="0" w:space="0" w:color="auto"/>
        <w:right w:val="none" w:sz="0" w:space="0" w:color="auto"/>
      </w:divBdr>
      <w:divsChild>
        <w:div w:id="107434572">
          <w:marLeft w:val="480"/>
          <w:marRight w:val="0"/>
          <w:marTop w:val="0"/>
          <w:marBottom w:val="0"/>
          <w:divBdr>
            <w:top w:val="none" w:sz="0" w:space="0" w:color="auto"/>
            <w:left w:val="none" w:sz="0" w:space="0" w:color="auto"/>
            <w:bottom w:val="none" w:sz="0" w:space="0" w:color="auto"/>
            <w:right w:val="none" w:sz="0" w:space="0" w:color="auto"/>
          </w:divBdr>
        </w:div>
        <w:div w:id="196355644">
          <w:marLeft w:val="480"/>
          <w:marRight w:val="0"/>
          <w:marTop w:val="0"/>
          <w:marBottom w:val="0"/>
          <w:divBdr>
            <w:top w:val="none" w:sz="0" w:space="0" w:color="auto"/>
            <w:left w:val="none" w:sz="0" w:space="0" w:color="auto"/>
            <w:bottom w:val="none" w:sz="0" w:space="0" w:color="auto"/>
            <w:right w:val="none" w:sz="0" w:space="0" w:color="auto"/>
          </w:divBdr>
        </w:div>
        <w:div w:id="236015884">
          <w:marLeft w:val="480"/>
          <w:marRight w:val="0"/>
          <w:marTop w:val="0"/>
          <w:marBottom w:val="0"/>
          <w:divBdr>
            <w:top w:val="none" w:sz="0" w:space="0" w:color="auto"/>
            <w:left w:val="none" w:sz="0" w:space="0" w:color="auto"/>
            <w:bottom w:val="none" w:sz="0" w:space="0" w:color="auto"/>
            <w:right w:val="none" w:sz="0" w:space="0" w:color="auto"/>
          </w:divBdr>
        </w:div>
        <w:div w:id="295568382">
          <w:marLeft w:val="480"/>
          <w:marRight w:val="0"/>
          <w:marTop w:val="0"/>
          <w:marBottom w:val="0"/>
          <w:divBdr>
            <w:top w:val="none" w:sz="0" w:space="0" w:color="auto"/>
            <w:left w:val="none" w:sz="0" w:space="0" w:color="auto"/>
            <w:bottom w:val="none" w:sz="0" w:space="0" w:color="auto"/>
            <w:right w:val="none" w:sz="0" w:space="0" w:color="auto"/>
          </w:divBdr>
        </w:div>
        <w:div w:id="297421150">
          <w:marLeft w:val="480"/>
          <w:marRight w:val="0"/>
          <w:marTop w:val="0"/>
          <w:marBottom w:val="0"/>
          <w:divBdr>
            <w:top w:val="none" w:sz="0" w:space="0" w:color="auto"/>
            <w:left w:val="none" w:sz="0" w:space="0" w:color="auto"/>
            <w:bottom w:val="none" w:sz="0" w:space="0" w:color="auto"/>
            <w:right w:val="none" w:sz="0" w:space="0" w:color="auto"/>
          </w:divBdr>
        </w:div>
        <w:div w:id="481237478">
          <w:marLeft w:val="480"/>
          <w:marRight w:val="0"/>
          <w:marTop w:val="0"/>
          <w:marBottom w:val="0"/>
          <w:divBdr>
            <w:top w:val="none" w:sz="0" w:space="0" w:color="auto"/>
            <w:left w:val="none" w:sz="0" w:space="0" w:color="auto"/>
            <w:bottom w:val="none" w:sz="0" w:space="0" w:color="auto"/>
            <w:right w:val="none" w:sz="0" w:space="0" w:color="auto"/>
          </w:divBdr>
        </w:div>
        <w:div w:id="495262718">
          <w:marLeft w:val="480"/>
          <w:marRight w:val="0"/>
          <w:marTop w:val="0"/>
          <w:marBottom w:val="0"/>
          <w:divBdr>
            <w:top w:val="none" w:sz="0" w:space="0" w:color="auto"/>
            <w:left w:val="none" w:sz="0" w:space="0" w:color="auto"/>
            <w:bottom w:val="none" w:sz="0" w:space="0" w:color="auto"/>
            <w:right w:val="none" w:sz="0" w:space="0" w:color="auto"/>
          </w:divBdr>
        </w:div>
        <w:div w:id="532421357">
          <w:marLeft w:val="480"/>
          <w:marRight w:val="0"/>
          <w:marTop w:val="0"/>
          <w:marBottom w:val="0"/>
          <w:divBdr>
            <w:top w:val="none" w:sz="0" w:space="0" w:color="auto"/>
            <w:left w:val="none" w:sz="0" w:space="0" w:color="auto"/>
            <w:bottom w:val="none" w:sz="0" w:space="0" w:color="auto"/>
            <w:right w:val="none" w:sz="0" w:space="0" w:color="auto"/>
          </w:divBdr>
        </w:div>
        <w:div w:id="566964473">
          <w:marLeft w:val="480"/>
          <w:marRight w:val="0"/>
          <w:marTop w:val="0"/>
          <w:marBottom w:val="0"/>
          <w:divBdr>
            <w:top w:val="none" w:sz="0" w:space="0" w:color="auto"/>
            <w:left w:val="none" w:sz="0" w:space="0" w:color="auto"/>
            <w:bottom w:val="none" w:sz="0" w:space="0" w:color="auto"/>
            <w:right w:val="none" w:sz="0" w:space="0" w:color="auto"/>
          </w:divBdr>
        </w:div>
        <w:div w:id="648752984">
          <w:marLeft w:val="480"/>
          <w:marRight w:val="0"/>
          <w:marTop w:val="0"/>
          <w:marBottom w:val="0"/>
          <w:divBdr>
            <w:top w:val="none" w:sz="0" w:space="0" w:color="auto"/>
            <w:left w:val="none" w:sz="0" w:space="0" w:color="auto"/>
            <w:bottom w:val="none" w:sz="0" w:space="0" w:color="auto"/>
            <w:right w:val="none" w:sz="0" w:space="0" w:color="auto"/>
          </w:divBdr>
        </w:div>
        <w:div w:id="723216495">
          <w:marLeft w:val="480"/>
          <w:marRight w:val="0"/>
          <w:marTop w:val="0"/>
          <w:marBottom w:val="0"/>
          <w:divBdr>
            <w:top w:val="none" w:sz="0" w:space="0" w:color="auto"/>
            <w:left w:val="none" w:sz="0" w:space="0" w:color="auto"/>
            <w:bottom w:val="none" w:sz="0" w:space="0" w:color="auto"/>
            <w:right w:val="none" w:sz="0" w:space="0" w:color="auto"/>
          </w:divBdr>
        </w:div>
        <w:div w:id="754127690">
          <w:marLeft w:val="480"/>
          <w:marRight w:val="0"/>
          <w:marTop w:val="0"/>
          <w:marBottom w:val="0"/>
          <w:divBdr>
            <w:top w:val="none" w:sz="0" w:space="0" w:color="auto"/>
            <w:left w:val="none" w:sz="0" w:space="0" w:color="auto"/>
            <w:bottom w:val="none" w:sz="0" w:space="0" w:color="auto"/>
            <w:right w:val="none" w:sz="0" w:space="0" w:color="auto"/>
          </w:divBdr>
        </w:div>
        <w:div w:id="823470550">
          <w:marLeft w:val="480"/>
          <w:marRight w:val="0"/>
          <w:marTop w:val="0"/>
          <w:marBottom w:val="0"/>
          <w:divBdr>
            <w:top w:val="none" w:sz="0" w:space="0" w:color="auto"/>
            <w:left w:val="none" w:sz="0" w:space="0" w:color="auto"/>
            <w:bottom w:val="none" w:sz="0" w:space="0" w:color="auto"/>
            <w:right w:val="none" w:sz="0" w:space="0" w:color="auto"/>
          </w:divBdr>
        </w:div>
        <w:div w:id="823934872">
          <w:marLeft w:val="480"/>
          <w:marRight w:val="0"/>
          <w:marTop w:val="0"/>
          <w:marBottom w:val="0"/>
          <w:divBdr>
            <w:top w:val="none" w:sz="0" w:space="0" w:color="auto"/>
            <w:left w:val="none" w:sz="0" w:space="0" w:color="auto"/>
            <w:bottom w:val="none" w:sz="0" w:space="0" w:color="auto"/>
            <w:right w:val="none" w:sz="0" w:space="0" w:color="auto"/>
          </w:divBdr>
        </w:div>
        <w:div w:id="830027227">
          <w:marLeft w:val="480"/>
          <w:marRight w:val="0"/>
          <w:marTop w:val="0"/>
          <w:marBottom w:val="0"/>
          <w:divBdr>
            <w:top w:val="none" w:sz="0" w:space="0" w:color="auto"/>
            <w:left w:val="none" w:sz="0" w:space="0" w:color="auto"/>
            <w:bottom w:val="none" w:sz="0" w:space="0" w:color="auto"/>
            <w:right w:val="none" w:sz="0" w:space="0" w:color="auto"/>
          </w:divBdr>
        </w:div>
        <w:div w:id="839153632">
          <w:marLeft w:val="480"/>
          <w:marRight w:val="0"/>
          <w:marTop w:val="0"/>
          <w:marBottom w:val="0"/>
          <w:divBdr>
            <w:top w:val="none" w:sz="0" w:space="0" w:color="auto"/>
            <w:left w:val="none" w:sz="0" w:space="0" w:color="auto"/>
            <w:bottom w:val="none" w:sz="0" w:space="0" w:color="auto"/>
            <w:right w:val="none" w:sz="0" w:space="0" w:color="auto"/>
          </w:divBdr>
        </w:div>
        <w:div w:id="862285503">
          <w:marLeft w:val="480"/>
          <w:marRight w:val="0"/>
          <w:marTop w:val="0"/>
          <w:marBottom w:val="0"/>
          <w:divBdr>
            <w:top w:val="none" w:sz="0" w:space="0" w:color="auto"/>
            <w:left w:val="none" w:sz="0" w:space="0" w:color="auto"/>
            <w:bottom w:val="none" w:sz="0" w:space="0" w:color="auto"/>
            <w:right w:val="none" w:sz="0" w:space="0" w:color="auto"/>
          </w:divBdr>
        </w:div>
        <w:div w:id="1003049020">
          <w:marLeft w:val="480"/>
          <w:marRight w:val="0"/>
          <w:marTop w:val="0"/>
          <w:marBottom w:val="0"/>
          <w:divBdr>
            <w:top w:val="none" w:sz="0" w:space="0" w:color="auto"/>
            <w:left w:val="none" w:sz="0" w:space="0" w:color="auto"/>
            <w:bottom w:val="none" w:sz="0" w:space="0" w:color="auto"/>
            <w:right w:val="none" w:sz="0" w:space="0" w:color="auto"/>
          </w:divBdr>
        </w:div>
        <w:div w:id="1067072862">
          <w:marLeft w:val="480"/>
          <w:marRight w:val="0"/>
          <w:marTop w:val="0"/>
          <w:marBottom w:val="0"/>
          <w:divBdr>
            <w:top w:val="none" w:sz="0" w:space="0" w:color="auto"/>
            <w:left w:val="none" w:sz="0" w:space="0" w:color="auto"/>
            <w:bottom w:val="none" w:sz="0" w:space="0" w:color="auto"/>
            <w:right w:val="none" w:sz="0" w:space="0" w:color="auto"/>
          </w:divBdr>
        </w:div>
        <w:div w:id="1085499186">
          <w:marLeft w:val="480"/>
          <w:marRight w:val="0"/>
          <w:marTop w:val="0"/>
          <w:marBottom w:val="0"/>
          <w:divBdr>
            <w:top w:val="none" w:sz="0" w:space="0" w:color="auto"/>
            <w:left w:val="none" w:sz="0" w:space="0" w:color="auto"/>
            <w:bottom w:val="none" w:sz="0" w:space="0" w:color="auto"/>
            <w:right w:val="none" w:sz="0" w:space="0" w:color="auto"/>
          </w:divBdr>
        </w:div>
        <w:div w:id="1131363996">
          <w:marLeft w:val="480"/>
          <w:marRight w:val="0"/>
          <w:marTop w:val="0"/>
          <w:marBottom w:val="0"/>
          <w:divBdr>
            <w:top w:val="none" w:sz="0" w:space="0" w:color="auto"/>
            <w:left w:val="none" w:sz="0" w:space="0" w:color="auto"/>
            <w:bottom w:val="none" w:sz="0" w:space="0" w:color="auto"/>
            <w:right w:val="none" w:sz="0" w:space="0" w:color="auto"/>
          </w:divBdr>
        </w:div>
        <w:div w:id="1189484237">
          <w:marLeft w:val="480"/>
          <w:marRight w:val="0"/>
          <w:marTop w:val="0"/>
          <w:marBottom w:val="0"/>
          <w:divBdr>
            <w:top w:val="none" w:sz="0" w:space="0" w:color="auto"/>
            <w:left w:val="none" w:sz="0" w:space="0" w:color="auto"/>
            <w:bottom w:val="none" w:sz="0" w:space="0" w:color="auto"/>
            <w:right w:val="none" w:sz="0" w:space="0" w:color="auto"/>
          </w:divBdr>
        </w:div>
        <w:div w:id="1264147885">
          <w:marLeft w:val="480"/>
          <w:marRight w:val="0"/>
          <w:marTop w:val="0"/>
          <w:marBottom w:val="0"/>
          <w:divBdr>
            <w:top w:val="none" w:sz="0" w:space="0" w:color="auto"/>
            <w:left w:val="none" w:sz="0" w:space="0" w:color="auto"/>
            <w:bottom w:val="none" w:sz="0" w:space="0" w:color="auto"/>
            <w:right w:val="none" w:sz="0" w:space="0" w:color="auto"/>
          </w:divBdr>
        </w:div>
        <w:div w:id="1267692726">
          <w:marLeft w:val="480"/>
          <w:marRight w:val="0"/>
          <w:marTop w:val="0"/>
          <w:marBottom w:val="0"/>
          <w:divBdr>
            <w:top w:val="none" w:sz="0" w:space="0" w:color="auto"/>
            <w:left w:val="none" w:sz="0" w:space="0" w:color="auto"/>
            <w:bottom w:val="none" w:sz="0" w:space="0" w:color="auto"/>
            <w:right w:val="none" w:sz="0" w:space="0" w:color="auto"/>
          </w:divBdr>
        </w:div>
        <w:div w:id="1289778027">
          <w:marLeft w:val="480"/>
          <w:marRight w:val="0"/>
          <w:marTop w:val="0"/>
          <w:marBottom w:val="0"/>
          <w:divBdr>
            <w:top w:val="none" w:sz="0" w:space="0" w:color="auto"/>
            <w:left w:val="none" w:sz="0" w:space="0" w:color="auto"/>
            <w:bottom w:val="none" w:sz="0" w:space="0" w:color="auto"/>
            <w:right w:val="none" w:sz="0" w:space="0" w:color="auto"/>
          </w:divBdr>
        </w:div>
        <w:div w:id="1296564647">
          <w:marLeft w:val="480"/>
          <w:marRight w:val="0"/>
          <w:marTop w:val="0"/>
          <w:marBottom w:val="0"/>
          <w:divBdr>
            <w:top w:val="none" w:sz="0" w:space="0" w:color="auto"/>
            <w:left w:val="none" w:sz="0" w:space="0" w:color="auto"/>
            <w:bottom w:val="none" w:sz="0" w:space="0" w:color="auto"/>
            <w:right w:val="none" w:sz="0" w:space="0" w:color="auto"/>
          </w:divBdr>
        </w:div>
        <w:div w:id="1303390034">
          <w:marLeft w:val="480"/>
          <w:marRight w:val="0"/>
          <w:marTop w:val="0"/>
          <w:marBottom w:val="0"/>
          <w:divBdr>
            <w:top w:val="none" w:sz="0" w:space="0" w:color="auto"/>
            <w:left w:val="none" w:sz="0" w:space="0" w:color="auto"/>
            <w:bottom w:val="none" w:sz="0" w:space="0" w:color="auto"/>
            <w:right w:val="none" w:sz="0" w:space="0" w:color="auto"/>
          </w:divBdr>
        </w:div>
        <w:div w:id="1316640963">
          <w:marLeft w:val="480"/>
          <w:marRight w:val="0"/>
          <w:marTop w:val="0"/>
          <w:marBottom w:val="0"/>
          <w:divBdr>
            <w:top w:val="none" w:sz="0" w:space="0" w:color="auto"/>
            <w:left w:val="none" w:sz="0" w:space="0" w:color="auto"/>
            <w:bottom w:val="none" w:sz="0" w:space="0" w:color="auto"/>
            <w:right w:val="none" w:sz="0" w:space="0" w:color="auto"/>
          </w:divBdr>
        </w:div>
        <w:div w:id="1339691619">
          <w:marLeft w:val="480"/>
          <w:marRight w:val="0"/>
          <w:marTop w:val="0"/>
          <w:marBottom w:val="0"/>
          <w:divBdr>
            <w:top w:val="none" w:sz="0" w:space="0" w:color="auto"/>
            <w:left w:val="none" w:sz="0" w:space="0" w:color="auto"/>
            <w:bottom w:val="none" w:sz="0" w:space="0" w:color="auto"/>
            <w:right w:val="none" w:sz="0" w:space="0" w:color="auto"/>
          </w:divBdr>
        </w:div>
        <w:div w:id="1367179257">
          <w:marLeft w:val="480"/>
          <w:marRight w:val="0"/>
          <w:marTop w:val="0"/>
          <w:marBottom w:val="0"/>
          <w:divBdr>
            <w:top w:val="none" w:sz="0" w:space="0" w:color="auto"/>
            <w:left w:val="none" w:sz="0" w:space="0" w:color="auto"/>
            <w:bottom w:val="none" w:sz="0" w:space="0" w:color="auto"/>
            <w:right w:val="none" w:sz="0" w:space="0" w:color="auto"/>
          </w:divBdr>
        </w:div>
        <w:div w:id="1490370153">
          <w:marLeft w:val="480"/>
          <w:marRight w:val="0"/>
          <w:marTop w:val="0"/>
          <w:marBottom w:val="0"/>
          <w:divBdr>
            <w:top w:val="none" w:sz="0" w:space="0" w:color="auto"/>
            <w:left w:val="none" w:sz="0" w:space="0" w:color="auto"/>
            <w:bottom w:val="none" w:sz="0" w:space="0" w:color="auto"/>
            <w:right w:val="none" w:sz="0" w:space="0" w:color="auto"/>
          </w:divBdr>
        </w:div>
        <w:div w:id="1498768854">
          <w:marLeft w:val="480"/>
          <w:marRight w:val="0"/>
          <w:marTop w:val="0"/>
          <w:marBottom w:val="0"/>
          <w:divBdr>
            <w:top w:val="none" w:sz="0" w:space="0" w:color="auto"/>
            <w:left w:val="none" w:sz="0" w:space="0" w:color="auto"/>
            <w:bottom w:val="none" w:sz="0" w:space="0" w:color="auto"/>
            <w:right w:val="none" w:sz="0" w:space="0" w:color="auto"/>
          </w:divBdr>
        </w:div>
        <w:div w:id="1662270200">
          <w:marLeft w:val="480"/>
          <w:marRight w:val="0"/>
          <w:marTop w:val="0"/>
          <w:marBottom w:val="0"/>
          <w:divBdr>
            <w:top w:val="none" w:sz="0" w:space="0" w:color="auto"/>
            <w:left w:val="none" w:sz="0" w:space="0" w:color="auto"/>
            <w:bottom w:val="none" w:sz="0" w:space="0" w:color="auto"/>
            <w:right w:val="none" w:sz="0" w:space="0" w:color="auto"/>
          </w:divBdr>
        </w:div>
        <w:div w:id="1707872472">
          <w:marLeft w:val="480"/>
          <w:marRight w:val="0"/>
          <w:marTop w:val="0"/>
          <w:marBottom w:val="0"/>
          <w:divBdr>
            <w:top w:val="none" w:sz="0" w:space="0" w:color="auto"/>
            <w:left w:val="none" w:sz="0" w:space="0" w:color="auto"/>
            <w:bottom w:val="none" w:sz="0" w:space="0" w:color="auto"/>
            <w:right w:val="none" w:sz="0" w:space="0" w:color="auto"/>
          </w:divBdr>
        </w:div>
        <w:div w:id="1711951670">
          <w:marLeft w:val="480"/>
          <w:marRight w:val="0"/>
          <w:marTop w:val="0"/>
          <w:marBottom w:val="0"/>
          <w:divBdr>
            <w:top w:val="none" w:sz="0" w:space="0" w:color="auto"/>
            <w:left w:val="none" w:sz="0" w:space="0" w:color="auto"/>
            <w:bottom w:val="none" w:sz="0" w:space="0" w:color="auto"/>
            <w:right w:val="none" w:sz="0" w:space="0" w:color="auto"/>
          </w:divBdr>
        </w:div>
        <w:div w:id="1724720293">
          <w:marLeft w:val="480"/>
          <w:marRight w:val="0"/>
          <w:marTop w:val="0"/>
          <w:marBottom w:val="0"/>
          <w:divBdr>
            <w:top w:val="none" w:sz="0" w:space="0" w:color="auto"/>
            <w:left w:val="none" w:sz="0" w:space="0" w:color="auto"/>
            <w:bottom w:val="none" w:sz="0" w:space="0" w:color="auto"/>
            <w:right w:val="none" w:sz="0" w:space="0" w:color="auto"/>
          </w:divBdr>
        </w:div>
        <w:div w:id="1742945031">
          <w:marLeft w:val="480"/>
          <w:marRight w:val="0"/>
          <w:marTop w:val="0"/>
          <w:marBottom w:val="0"/>
          <w:divBdr>
            <w:top w:val="none" w:sz="0" w:space="0" w:color="auto"/>
            <w:left w:val="none" w:sz="0" w:space="0" w:color="auto"/>
            <w:bottom w:val="none" w:sz="0" w:space="0" w:color="auto"/>
            <w:right w:val="none" w:sz="0" w:space="0" w:color="auto"/>
          </w:divBdr>
        </w:div>
        <w:div w:id="1759790574">
          <w:marLeft w:val="480"/>
          <w:marRight w:val="0"/>
          <w:marTop w:val="0"/>
          <w:marBottom w:val="0"/>
          <w:divBdr>
            <w:top w:val="none" w:sz="0" w:space="0" w:color="auto"/>
            <w:left w:val="none" w:sz="0" w:space="0" w:color="auto"/>
            <w:bottom w:val="none" w:sz="0" w:space="0" w:color="auto"/>
            <w:right w:val="none" w:sz="0" w:space="0" w:color="auto"/>
          </w:divBdr>
        </w:div>
        <w:div w:id="1800146901">
          <w:marLeft w:val="480"/>
          <w:marRight w:val="0"/>
          <w:marTop w:val="0"/>
          <w:marBottom w:val="0"/>
          <w:divBdr>
            <w:top w:val="none" w:sz="0" w:space="0" w:color="auto"/>
            <w:left w:val="none" w:sz="0" w:space="0" w:color="auto"/>
            <w:bottom w:val="none" w:sz="0" w:space="0" w:color="auto"/>
            <w:right w:val="none" w:sz="0" w:space="0" w:color="auto"/>
          </w:divBdr>
        </w:div>
        <w:div w:id="1823231158">
          <w:marLeft w:val="480"/>
          <w:marRight w:val="0"/>
          <w:marTop w:val="0"/>
          <w:marBottom w:val="0"/>
          <w:divBdr>
            <w:top w:val="none" w:sz="0" w:space="0" w:color="auto"/>
            <w:left w:val="none" w:sz="0" w:space="0" w:color="auto"/>
            <w:bottom w:val="none" w:sz="0" w:space="0" w:color="auto"/>
            <w:right w:val="none" w:sz="0" w:space="0" w:color="auto"/>
          </w:divBdr>
        </w:div>
        <w:div w:id="1840385673">
          <w:marLeft w:val="480"/>
          <w:marRight w:val="0"/>
          <w:marTop w:val="0"/>
          <w:marBottom w:val="0"/>
          <w:divBdr>
            <w:top w:val="none" w:sz="0" w:space="0" w:color="auto"/>
            <w:left w:val="none" w:sz="0" w:space="0" w:color="auto"/>
            <w:bottom w:val="none" w:sz="0" w:space="0" w:color="auto"/>
            <w:right w:val="none" w:sz="0" w:space="0" w:color="auto"/>
          </w:divBdr>
        </w:div>
        <w:div w:id="2022855254">
          <w:marLeft w:val="480"/>
          <w:marRight w:val="0"/>
          <w:marTop w:val="0"/>
          <w:marBottom w:val="0"/>
          <w:divBdr>
            <w:top w:val="none" w:sz="0" w:space="0" w:color="auto"/>
            <w:left w:val="none" w:sz="0" w:space="0" w:color="auto"/>
            <w:bottom w:val="none" w:sz="0" w:space="0" w:color="auto"/>
            <w:right w:val="none" w:sz="0" w:space="0" w:color="auto"/>
          </w:divBdr>
        </w:div>
        <w:div w:id="2041390803">
          <w:marLeft w:val="480"/>
          <w:marRight w:val="0"/>
          <w:marTop w:val="0"/>
          <w:marBottom w:val="0"/>
          <w:divBdr>
            <w:top w:val="none" w:sz="0" w:space="0" w:color="auto"/>
            <w:left w:val="none" w:sz="0" w:space="0" w:color="auto"/>
            <w:bottom w:val="none" w:sz="0" w:space="0" w:color="auto"/>
            <w:right w:val="none" w:sz="0" w:space="0" w:color="auto"/>
          </w:divBdr>
        </w:div>
        <w:div w:id="2064474886">
          <w:marLeft w:val="480"/>
          <w:marRight w:val="0"/>
          <w:marTop w:val="0"/>
          <w:marBottom w:val="0"/>
          <w:divBdr>
            <w:top w:val="none" w:sz="0" w:space="0" w:color="auto"/>
            <w:left w:val="none" w:sz="0" w:space="0" w:color="auto"/>
            <w:bottom w:val="none" w:sz="0" w:space="0" w:color="auto"/>
            <w:right w:val="none" w:sz="0" w:space="0" w:color="auto"/>
          </w:divBdr>
        </w:div>
        <w:div w:id="2066180745">
          <w:marLeft w:val="480"/>
          <w:marRight w:val="0"/>
          <w:marTop w:val="0"/>
          <w:marBottom w:val="0"/>
          <w:divBdr>
            <w:top w:val="none" w:sz="0" w:space="0" w:color="auto"/>
            <w:left w:val="none" w:sz="0" w:space="0" w:color="auto"/>
            <w:bottom w:val="none" w:sz="0" w:space="0" w:color="auto"/>
            <w:right w:val="none" w:sz="0" w:space="0" w:color="auto"/>
          </w:divBdr>
        </w:div>
        <w:div w:id="2068793335">
          <w:marLeft w:val="480"/>
          <w:marRight w:val="0"/>
          <w:marTop w:val="0"/>
          <w:marBottom w:val="0"/>
          <w:divBdr>
            <w:top w:val="none" w:sz="0" w:space="0" w:color="auto"/>
            <w:left w:val="none" w:sz="0" w:space="0" w:color="auto"/>
            <w:bottom w:val="none" w:sz="0" w:space="0" w:color="auto"/>
            <w:right w:val="none" w:sz="0" w:space="0" w:color="auto"/>
          </w:divBdr>
        </w:div>
        <w:div w:id="2076780474">
          <w:marLeft w:val="480"/>
          <w:marRight w:val="0"/>
          <w:marTop w:val="0"/>
          <w:marBottom w:val="0"/>
          <w:divBdr>
            <w:top w:val="none" w:sz="0" w:space="0" w:color="auto"/>
            <w:left w:val="none" w:sz="0" w:space="0" w:color="auto"/>
            <w:bottom w:val="none" w:sz="0" w:space="0" w:color="auto"/>
            <w:right w:val="none" w:sz="0" w:space="0" w:color="auto"/>
          </w:divBdr>
        </w:div>
        <w:div w:id="2081325021">
          <w:marLeft w:val="480"/>
          <w:marRight w:val="0"/>
          <w:marTop w:val="0"/>
          <w:marBottom w:val="0"/>
          <w:divBdr>
            <w:top w:val="none" w:sz="0" w:space="0" w:color="auto"/>
            <w:left w:val="none" w:sz="0" w:space="0" w:color="auto"/>
            <w:bottom w:val="none" w:sz="0" w:space="0" w:color="auto"/>
            <w:right w:val="none" w:sz="0" w:space="0" w:color="auto"/>
          </w:divBdr>
        </w:div>
        <w:div w:id="2108190943">
          <w:marLeft w:val="480"/>
          <w:marRight w:val="0"/>
          <w:marTop w:val="0"/>
          <w:marBottom w:val="0"/>
          <w:divBdr>
            <w:top w:val="none" w:sz="0" w:space="0" w:color="auto"/>
            <w:left w:val="none" w:sz="0" w:space="0" w:color="auto"/>
            <w:bottom w:val="none" w:sz="0" w:space="0" w:color="auto"/>
            <w:right w:val="none" w:sz="0" w:space="0" w:color="auto"/>
          </w:divBdr>
        </w:div>
      </w:divsChild>
    </w:div>
    <w:div w:id="1423650188">
      <w:bodyDiv w:val="1"/>
      <w:marLeft w:val="0"/>
      <w:marRight w:val="0"/>
      <w:marTop w:val="0"/>
      <w:marBottom w:val="0"/>
      <w:divBdr>
        <w:top w:val="none" w:sz="0" w:space="0" w:color="auto"/>
        <w:left w:val="none" w:sz="0" w:space="0" w:color="auto"/>
        <w:bottom w:val="none" w:sz="0" w:space="0" w:color="auto"/>
        <w:right w:val="none" w:sz="0" w:space="0" w:color="auto"/>
      </w:divBdr>
      <w:divsChild>
        <w:div w:id="399064237">
          <w:marLeft w:val="640"/>
          <w:marRight w:val="0"/>
          <w:marTop w:val="0"/>
          <w:marBottom w:val="0"/>
          <w:divBdr>
            <w:top w:val="none" w:sz="0" w:space="0" w:color="auto"/>
            <w:left w:val="none" w:sz="0" w:space="0" w:color="auto"/>
            <w:bottom w:val="none" w:sz="0" w:space="0" w:color="auto"/>
            <w:right w:val="none" w:sz="0" w:space="0" w:color="auto"/>
          </w:divBdr>
        </w:div>
        <w:div w:id="1282495142">
          <w:marLeft w:val="640"/>
          <w:marRight w:val="0"/>
          <w:marTop w:val="0"/>
          <w:marBottom w:val="0"/>
          <w:divBdr>
            <w:top w:val="none" w:sz="0" w:space="0" w:color="auto"/>
            <w:left w:val="none" w:sz="0" w:space="0" w:color="auto"/>
            <w:bottom w:val="none" w:sz="0" w:space="0" w:color="auto"/>
            <w:right w:val="none" w:sz="0" w:space="0" w:color="auto"/>
          </w:divBdr>
        </w:div>
        <w:div w:id="1947302276">
          <w:marLeft w:val="640"/>
          <w:marRight w:val="0"/>
          <w:marTop w:val="0"/>
          <w:marBottom w:val="0"/>
          <w:divBdr>
            <w:top w:val="none" w:sz="0" w:space="0" w:color="auto"/>
            <w:left w:val="none" w:sz="0" w:space="0" w:color="auto"/>
            <w:bottom w:val="none" w:sz="0" w:space="0" w:color="auto"/>
            <w:right w:val="none" w:sz="0" w:space="0" w:color="auto"/>
          </w:divBdr>
        </w:div>
        <w:div w:id="853542767">
          <w:marLeft w:val="640"/>
          <w:marRight w:val="0"/>
          <w:marTop w:val="0"/>
          <w:marBottom w:val="0"/>
          <w:divBdr>
            <w:top w:val="none" w:sz="0" w:space="0" w:color="auto"/>
            <w:left w:val="none" w:sz="0" w:space="0" w:color="auto"/>
            <w:bottom w:val="none" w:sz="0" w:space="0" w:color="auto"/>
            <w:right w:val="none" w:sz="0" w:space="0" w:color="auto"/>
          </w:divBdr>
        </w:div>
        <w:div w:id="1807117246">
          <w:marLeft w:val="640"/>
          <w:marRight w:val="0"/>
          <w:marTop w:val="0"/>
          <w:marBottom w:val="0"/>
          <w:divBdr>
            <w:top w:val="none" w:sz="0" w:space="0" w:color="auto"/>
            <w:left w:val="none" w:sz="0" w:space="0" w:color="auto"/>
            <w:bottom w:val="none" w:sz="0" w:space="0" w:color="auto"/>
            <w:right w:val="none" w:sz="0" w:space="0" w:color="auto"/>
          </w:divBdr>
        </w:div>
        <w:div w:id="119735132">
          <w:marLeft w:val="640"/>
          <w:marRight w:val="0"/>
          <w:marTop w:val="0"/>
          <w:marBottom w:val="0"/>
          <w:divBdr>
            <w:top w:val="none" w:sz="0" w:space="0" w:color="auto"/>
            <w:left w:val="none" w:sz="0" w:space="0" w:color="auto"/>
            <w:bottom w:val="none" w:sz="0" w:space="0" w:color="auto"/>
            <w:right w:val="none" w:sz="0" w:space="0" w:color="auto"/>
          </w:divBdr>
        </w:div>
        <w:div w:id="44107606">
          <w:marLeft w:val="640"/>
          <w:marRight w:val="0"/>
          <w:marTop w:val="0"/>
          <w:marBottom w:val="0"/>
          <w:divBdr>
            <w:top w:val="none" w:sz="0" w:space="0" w:color="auto"/>
            <w:left w:val="none" w:sz="0" w:space="0" w:color="auto"/>
            <w:bottom w:val="none" w:sz="0" w:space="0" w:color="auto"/>
            <w:right w:val="none" w:sz="0" w:space="0" w:color="auto"/>
          </w:divBdr>
        </w:div>
        <w:div w:id="1831287660">
          <w:marLeft w:val="640"/>
          <w:marRight w:val="0"/>
          <w:marTop w:val="0"/>
          <w:marBottom w:val="0"/>
          <w:divBdr>
            <w:top w:val="none" w:sz="0" w:space="0" w:color="auto"/>
            <w:left w:val="none" w:sz="0" w:space="0" w:color="auto"/>
            <w:bottom w:val="none" w:sz="0" w:space="0" w:color="auto"/>
            <w:right w:val="none" w:sz="0" w:space="0" w:color="auto"/>
          </w:divBdr>
        </w:div>
        <w:div w:id="1288928723">
          <w:marLeft w:val="640"/>
          <w:marRight w:val="0"/>
          <w:marTop w:val="0"/>
          <w:marBottom w:val="0"/>
          <w:divBdr>
            <w:top w:val="none" w:sz="0" w:space="0" w:color="auto"/>
            <w:left w:val="none" w:sz="0" w:space="0" w:color="auto"/>
            <w:bottom w:val="none" w:sz="0" w:space="0" w:color="auto"/>
            <w:right w:val="none" w:sz="0" w:space="0" w:color="auto"/>
          </w:divBdr>
        </w:div>
        <w:div w:id="983050028">
          <w:marLeft w:val="640"/>
          <w:marRight w:val="0"/>
          <w:marTop w:val="0"/>
          <w:marBottom w:val="0"/>
          <w:divBdr>
            <w:top w:val="none" w:sz="0" w:space="0" w:color="auto"/>
            <w:left w:val="none" w:sz="0" w:space="0" w:color="auto"/>
            <w:bottom w:val="none" w:sz="0" w:space="0" w:color="auto"/>
            <w:right w:val="none" w:sz="0" w:space="0" w:color="auto"/>
          </w:divBdr>
        </w:div>
        <w:div w:id="883367994">
          <w:marLeft w:val="640"/>
          <w:marRight w:val="0"/>
          <w:marTop w:val="0"/>
          <w:marBottom w:val="0"/>
          <w:divBdr>
            <w:top w:val="none" w:sz="0" w:space="0" w:color="auto"/>
            <w:left w:val="none" w:sz="0" w:space="0" w:color="auto"/>
            <w:bottom w:val="none" w:sz="0" w:space="0" w:color="auto"/>
            <w:right w:val="none" w:sz="0" w:space="0" w:color="auto"/>
          </w:divBdr>
        </w:div>
        <w:div w:id="36708748">
          <w:marLeft w:val="640"/>
          <w:marRight w:val="0"/>
          <w:marTop w:val="0"/>
          <w:marBottom w:val="0"/>
          <w:divBdr>
            <w:top w:val="none" w:sz="0" w:space="0" w:color="auto"/>
            <w:left w:val="none" w:sz="0" w:space="0" w:color="auto"/>
            <w:bottom w:val="none" w:sz="0" w:space="0" w:color="auto"/>
            <w:right w:val="none" w:sz="0" w:space="0" w:color="auto"/>
          </w:divBdr>
        </w:div>
        <w:div w:id="274288528">
          <w:marLeft w:val="640"/>
          <w:marRight w:val="0"/>
          <w:marTop w:val="0"/>
          <w:marBottom w:val="0"/>
          <w:divBdr>
            <w:top w:val="none" w:sz="0" w:space="0" w:color="auto"/>
            <w:left w:val="none" w:sz="0" w:space="0" w:color="auto"/>
            <w:bottom w:val="none" w:sz="0" w:space="0" w:color="auto"/>
            <w:right w:val="none" w:sz="0" w:space="0" w:color="auto"/>
          </w:divBdr>
        </w:div>
        <w:div w:id="1026836055">
          <w:marLeft w:val="640"/>
          <w:marRight w:val="0"/>
          <w:marTop w:val="0"/>
          <w:marBottom w:val="0"/>
          <w:divBdr>
            <w:top w:val="none" w:sz="0" w:space="0" w:color="auto"/>
            <w:left w:val="none" w:sz="0" w:space="0" w:color="auto"/>
            <w:bottom w:val="none" w:sz="0" w:space="0" w:color="auto"/>
            <w:right w:val="none" w:sz="0" w:space="0" w:color="auto"/>
          </w:divBdr>
        </w:div>
        <w:div w:id="186527775">
          <w:marLeft w:val="640"/>
          <w:marRight w:val="0"/>
          <w:marTop w:val="0"/>
          <w:marBottom w:val="0"/>
          <w:divBdr>
            <w:top w:val="none" w:sz="0" w:space="0" w:color="auto"/>
            <w:left w:val="none" w:sz="0" w:space="0" w:color="auto"/>
            <w:bottom w:val="none" w:sz="0" w:space="0" w:color="auto"/>
            <w:right w:val="none" w:sz="0" w:space="0" w:color="auto"/>
          </w:divBdr>
        </w:div>
        <w:div w:id="1031149283">
          <w:marLeft w:val="640"/>
          <w:marRight w:val="0"/>
          <w:marTop w:val="0"/>
          <w:marBottom w:val="0"/>
          <w:divBdr>
            <w:top w:val="none" w:sz="0" w:space="0" w:color="auto"/>
            <w:left w:val="none" w:sz="0" w:space="0" w:color="auto"/>
            <w:bottom w:val="none" w:sz="0" w:space="0" w:color="auto"/>
            <w:right w:val="none" w:sz="0" w:space="0" w:color="auto"/>
          </w:divBdr>
        </w:div>
        <w:div w:id="1422682249">
          <w:marLeft w:val="640"/>
          <w:marRight w:val="0"/>
          <w:marTop w:val="0"/>
          <w:marBottom w:val="0"/>
          <w:divBdr>
            <w:top w:val="none" w:sz="0" w:space="0" w:color="auto"/>
            <w:left w:val="none" w:sz="0" w:space="0" w:color="auto"/>
            <w:bottom w:val="none" w:sz="0" w:space="0" w:color="auto"/>
            <w:right w:val="none" w:sz="0" w:space="0" w:color="auto"/>
          </w:divBdr>
        </w:div>
        <w:div w:id="409738953">
          <w:marLeft w:val="640"/>
          <w:marRight w:val="0"/>
          <w:marTop w:val="0"/>
          <w:marBottom w:val="0"/>
          <w:divBdr>
            <w:top w:val="none" w:sz="0" w:space="0" w:color="auto"/>
            <w:left w:val="none" w:sz="0" w:space="0" w:color="auto"/>
            <w:bottom w:val="none" w:sz="0" w:space="0" w:color="auto"/>
            <w:right w:val="none" w:sz="0" w:space="0" w:color="auto"/>
          </w:divBdr>
        </w:div>
        <w:div w:id="16852417">
          <w:marLeft w:val="640"/>
          <w:marRight w:val="0"/>
          <w:marTop w:val="0"/>
          <w:marBottom w:val="0"/>
          <w:divBdr>
            <w:top w:val="none" w:sz="0" w:space="0" w:color="auto"/>
            <w:left w:val="none" w:sz="0" w:space="0" w:color="auto"/>
            <w:bottom w:val="none" w:sz="0" w:space="0" w:color="auto"/>
            <w:right w:val="none" w:sz="0" w:space="0" w:color="auto"/>
          </w:divBdr>
        </w:div>
        <w:div w:id="1122262588">
          <w:marLeft w:val="640"/>
          <w:marRight w:val="0"/>
          <w:marTop w:val="0"/>
          <w:marBottom w:val="0"/>
          <w:divBdr>
            <w:top w:val="none" w:sz="0" w:space="0" w:color="auto"/>
            <w:left w:val="none" w:sz="0" w:space="0" w:color="auto"/>
            <w:bottom w:val="none" w:sz="0" w:space="0" w:color="auto"/>
            <w:right w:val="none" w:sz="0" w:space="0" w:color="auto"/>
          </w:divBdr>
        </w:div>
        <w:div w:id="2066566593">
          <w:marLeft w:val="640"/>
          <w:marRight w:val="0"/>
          <w:marTop w:val="0"/>
          <w:marBottom w:val="0"/>
          <w:divBdr>
            <w:top w:val="none" w:sz="0" w:space="0" w:color="auto"/>
            <w:left w:val="none" w:sz="0" w:space="0" w:color="auto"/>
            <w:bottom w:val="none" w:sz="0" w:space="0" w:color="auto"/>
            <w:right w:val="none" w:sz="0" w:space="0" w:color="auto"/>
          </w:divBdr>
        </w:div>
        <w:div w:id="197544330">
          <w:marLeft w:val="640"/>
          <w:marRight w:val="0"/>
          <w:marTop w:val="0"/>
          <w:marBottom w:val="0"/>
          <w:divBdr>
            <w:top w:val="none" w:sz="0" w:space="0" w:color="auto"/>
            <w:left w:val="none" w:sz="0" w:space="0" w:color="auto"/>
            <w:bottom w:val="none" w:sz="0" w:space="0" w:color="auto"/>
            <w:right w:val="none" w:sz="0" w:space="0" w:color="auto"/>
          </w:divBdr>
        </w:div>
        <w:div w:id="1378045143">
          <w:marLeft w:val="640"/>
          <w:marRight w:val="0"/>
          <w:marTop w:val="0"/>
          <w:marBottom w:val="0"/>
          <w:divBdr>
            <w:top w:val="none" w:sz="0" w:space="0" w:color="auto"/>
            <w:left w:val="none" w:sz="0" w:space="0" w:color="auto"/>
            <w:bottom w:val="none" w:sz="0" w:space="0" w:color="auto"/>
            <w:right w:val="none" w:sz="0" w:space="0" w:color="auto"/>
          </w:divBdr>
        </w:div>
        <w:div w:id="1371421371">
          <w:marLeft w:val="640"/>
          <w:marRight w:val="0"/>
          <w:marTop w:val="0"/>
          <w:marBottom w:val="0"/>
          <w:divBdr>
            <w:top w:val="none" w:sz="0" w:space="0" w:color="auto"/>
            <w:left w:val="none" w:sz="0" w:space="0" w:color="auto"/>
            <w:bottom w:val="none" w:sz="0" w:space="0" w:color="auto"/>
            <w:right w:val="none" w:sz="0" w:space="0" w:color="auto"/>
          </w:divBdr>
        </w:div>
        <w:div w:id="956716574">
          <w:marLeft w:val="640"/>
          <w:marRight w:val="0"/>
          <w:marTop w:val="0"/>
          <w:marBottom w:val="0"/>
          <w:divBdr>
            <w:top w:val="none" w:sz="0" w:space="0" w:color="auto"/>
            <w:left w:val="none" w:sz="0" w:space="0" w:color="auto"/>
            <w:bottom w:val="none" w:sz="0" w:space="0" w:color="auto"/>
            <w:right w:val="none" w:sz="0" w:space="0" w:color="auto"/>
          </w:divBdr>
        </w:div>
        <w:div w:id="1318994749">
          <w:marLeft w:val="640"/>
          <w:marRight w:val="0"/>
          <w:marTop w:val="0"/>
          <w:marBottom w:val="0"/>
          <w:divBdr>
            <w:top w:val="none" w:sz="0" w:space="0" w:color="auto"/>
            <w:left w:val="none" w:sz="0" w:space="0" w:color="auto"/>
            <w:bottom w:val="none" w:sz="0" w:space="0" w:color="auto"/>
            <w:right w:val="none" w:sz="0" w:space="0" w:color="auto"/>
          </w:divBdr>
        </w:div>
        <w:div w:id="6029931">
          <w:marLeft w:val="640"/>
          <w:marRight w:val="0"/>
          <w:marTop w:val="0"/>
          <w:marBottom w:val="0"/>
          <w:divBdr>
            <w:top w:val="none" w:sz="0" w:space="0" w:color="auto"/>
            <w:left w:val="none" w:sz="0" w:space="0" w:color="auto"/>
            <w:bottom w:val="none" w:sz="0" w:space="0" w:color="auto"/>
            <w:right w:val="none" w:sz="0" w:space="0" w:color="auto"/>
          </w:divBdr>
        </w:div>
        <w:div w:id="428278534">
          <w:marLeft w:val="640"/>
          <w:marRight w:val="0"/>
          <w:marTop w:val="0"/>
          <w:marBottom w:val="0"/>
          <w:divBdr>
            <w:top w:val="none" w:sz="0" w:space="0" w:color="auto"/>
            <w:left w:val="none" w:sz="0" w:space="0" w:color="auto"/>
            <w:bottom w:val="none" w:sz="0" w:space="0" w:color="auto"/>
            <w:right w:val="none" w:sz="0" w:space="0" w:color="auto"/>
          </w:divBdr>
        </w:div>
        <w:div w:id="437601318">
          <w:marLeft w:val="640"/>
          <w:marRight w:val="0"/>
          <w:marTop w:val="0"/>
          <w:marBottom w:val="0"/>
          <w:divBdr>
            <w:top w:val="none" w:sz="0" w:space="0" w:color="auto"/>
            <w:left w:val="none" w:sz="0" w:space="0" w:color="auto"/>
            <w:bottom w:val="none" w:sz="0" w:space="0" w:color="auto"/>
            <w:right w:val="none" w:sz="0" w:space="0" w:color="auto"/>
          </w:divBdr>
        </w:div>
        <w:div w:id="124587511">
          <w:marLeft w:val="640"/>
          <w:marRight w:val="0"/>
          <w:marTop w:val="0"/>
          <w:marBottom w:val="0"/>
          <w:divBdr>
            <w:top w:val="none" w:sz="0" w:space="0" w:color="auto"/>
            <w:left w:val="none" w:sz="0" w:space="0" w:color="auto"/>
            <w:bottom w:val="none" w:sz="0" w:space="0" w:color="auto"/>
            <w:right w:val="none" w:sz="0" w:space="0" w:color="auto"/>
          </w:divBdr>
        </w:div>
        <w:div w:id="1724057832">
          <w:marLeft w:val="640"/>
          <w:marRight w:val="0"/>
          <w:marTop w:val="0"/>
          <w:marBottom w:val="0"/>
          <w:divBdr>
            <w:top w:val="none" w:sz="0" w:space="0" w:color="auto"/>
            <w:left w:val="none" w:sz="0" w:space="0" w:color="auto"/>
            <w:bottom w:val="none" w:sz="0" w:space="0" w:color="auto"/>
            <w:right w:val="none" w:sz="0" w:space="0" w:color="auto"/>
          </w:divBdr>
        </w:div>
        <w:div w:id="477649683">
          <w:marLeft w:val="640"/>
          <w:marRight w:val="0"/>
          <w:marTop w:val="0"/>
          <w:marBottom w:val="0"/>
          <w:divBdr>
            <w:top w:val="none" w:sz="0" w:space="0" w:color="auto"/>
            <w:left w:val="none" w:sz="0" w:space="0" w:color="auto"/>
            <w:bottom w:val="none" w:sz="0" w:space="0" w:color="auto"/>
            <w:right w:val="none" w:sz="0" w:space="0" w:color="auto"/>
          </w:divBdr>
        </w:div>
        <w:div w:id="272178946">
          <w:marLeft w:val="640"/>
          <w:marRight w:val="0"/>
          <w:marTop w:val="0"/>
          <w:marBottom w:val="0"/>
          <w:divBdr>
            <w:top w:val="none" w:sz="0" w:space="0" w:color="auto"/>
            <w:left w:val="none" w:sz="0" w:space="0" w:color="auto"/>
            <w:bottom w:val="none" w:sz="0" w:space="0" w:color="auto"/>
            <w:right w:val="none" w:sz="0" w:space="0" w:color="auto"/>
          </w:divBdr>
        </w:div>
        <w:div w:id="421881424">
          <w:marLeft w:val="640"/>
          <w:marRight w:val="0"/>
          <w:marTop w:val="0"/>
          <w:marBottom w:val="0"/>
          <w:divBdr>
            <w:top w:val="none" w:sz="0" w:space="0" w:color="auto"/>
            <w:left w:val="none" w:sz="0" w:space="0" w:color="auto"/>
            <w:bottom w:val="none" w:sz="0" w:space="0" w:color="auto"/>
            <w:right w:val="none" w:sz="0" w:space="0" w:color="auto"/>
          </w:divBdr>
        </w:div>
        <w:div w:id="460269881">
          <w:marLeft w:val="640"/>
          <w:marRight w:val="0"/>
          <w:marTop w:val="0"/>
          <w:marBottom w:val="0"/>
          <w:divBdr>
            <w:top w:val="none" w:sz="0" w:space="0" w:color="auto"/>
            <w:left w:val="none" w:sz="0" w:space="0" w:color="auto"/>
            <w:bottom w:val="none" w:sz="0" w:space="0" w:color="auto"/>
            <w:right w:val="none" w:sz="0" w:space="0" w:color="auto"/>
          </w:divBdr>
        </w:div>
        <w:div w:id="1237861831">
          <w:marLeft w:val="640"/>
          <w:marRight w:val="0"/>
          <w:marTop w:val="0"/>
          <w:marBottom w:val="0"/>
          <w:divBdr>
            <w:top w:val="none" w:sz="0" w:space="0" w:color="auto"/>
            <w:left w:val="none" w:sz="0" w:space="0" w:color="auto"/>
            <w:bottom w:val="none" w:sz="0" w:space="0" w:color="auto"/>
            <w:right w:val="none" w:sz="0" w:space="0" w:color="auto"/>
          </w:divBdr>
        </w:div>
        <w:div w:id="688525702">
          <w:marLeft w:val="640"/>
          <w:marRight w:val="0"/>
          <w:marTop w:val="0"/>
          <w:marBottom w:val="0"/>
          <w:divBdr>
            <w:top w:val="none" w:sz="0" w:space="0" w:color="auto"/>
            <w:left w:val="none" w:sz="0" w:space="0" w:color="auto"/>
            <w:bottom w:val="none" w:sz="0" w:space="0" w:color="auto"/>
            <w:right w:val="none" w:sz="0" w:space="0" w:color="auto"/>
          </w:divBdr>
        </w:div>
        <w:div w:id="1439058541">
          <w:marLeft w:val="640"/>
          <w:marRight w:val="0"/>
          <w:marTop w:val="0"/>
          <w:marBottom w:val="0"/>
          <w:divBdr>
            <w:top w:val="none" w:sz="0" w:space="0" w:color="auto"/>
            <w:left w:val="none" w:sz="0" w:space="0" w:color="auto"/>
            <w:bottom w:val="none" w:sz="0" w:space="0" w:color="auto"/>
            <w:right w:val="none" w:sz="0" w:space="0" w:color="auto"/>
          </w:divBdr>
        </w:div>
        <w:div w:id="1886019250">
          <w:marLeft w:val="640"/>
          <w:marRight w:val="0"/>
          <w:marTop w:val="0"/>
          <w:marBottom w:val="0"/>
          <w:divBdr>
            <w:top w:val="none" w:sz="0" w:space="0" w:color="auto"/>
            <w:left w:val="none" w:sz="0" w:space="0" w:color="auto"/>
            <w:bottom w:val="none" w:sz="0" w:space="0" w:color="auto"/>
            <w:right w:val="none" w:sz="0" w:space="0" w:color="auto"/>
          </w:divBdr>
        </w:div>
        <w:div w:id="486015666">
          <w:marLeft w:val="640"/>
          <w:marRight w:val="0"/>
          <w:marTop w:val="0"/>
          <w:marBottom w:val="0"/>
          <w:divBdr>
            <w:top w:val="none" w:sz="0" w:space="0" w:color="auto"/>
            <w:left w:val="none" w:sz="0" w:space="0" w:color="auto"/>
            <w:bottom w:val="none" w:sz="0" w:space="0" w:color="auto"/>
            <w:right w:val="none" w:sz="0" w:space="0" w:color="auto"/>
          </w:divBdr>
        </w:div>
        <w:div w:id="162161267">
          <w:marLeft w:val="640"/>
          <w:marRight w:val="0"/>
          <w:marTop w:val="0"/>
          <w:marBottom w:val="0"/>
          <w:divBdr>
            <w:top w:val="none" w:sz="0" w:space="0" w:color="auto"/>
            <w:left w:val="none" w:sz="0" w:space="0" w:color="auto"/>
            <w:bottom w:val="none" w:sz="0" w:space="0" w:color="auto"/>
            <w:right w:val="none" w:sz="0" w:space="0" w:color="auto"/>
          </w:divBdr>
        </w:div>
        <w:div w:id="1048410687">
          <w:marLeft w:val="640"/>
          <w:marRight w:val="0"/>
          <w:marTop w:val="0"/>
          <w:marBottom w:val="0"/>
          <w:divBdr>
            <w:top w:val="none" w:sz="0" w:space="0" w:color="auto"/>
            <w:left w:val="none" w:sz="0" w:space="0" w:color="auto"/>
            <w:bottom w:val="none" w:sz="0" w:space="0" w:color="auto"/>
            <w:right w:val="none" w:sz="0" w:space="0" w:color="auto"/>
          </w:divBdr>
        </w:div>
        <w:div w:id="1238056823">
          <w:marLeft w:val="640"/>
          <w:marRight w:val="0"/>
          <w:marTop w:val="0"/>
          <w:marBottom w:val="0"/>
          <w:divBdr>
            <w:top w:val="none" w:sz="0" w:space="0" w:color="auto"/>
            <w:left w:val="none" w:sz="0" w:space="0" w:color="auto"/>
            <w:bottom w:val="none" w:sz="0" w:space="0" w:color="auto"/>
            <w:right w:val="none" w:sz="0" w:space="0" w:color="auto"/>
          </w:divBdr>
        </w:div>
        <w:div w:id="224030458">
          <w:marLeft w:val="640"/>
          <w:marRight w:val="0"/>
          <w:marTop w:val="0"/>
          <w:marBottom w:val="0"/>
          <w:divBdr>
            <w:top w:val="none" w:sz="0" w:space="0" w:color="auto"/>
            <w:left w:val="none" w:sz="0" w:space="0" w:color="auto"/>
            <w:bottom w:val="none" w:sz="0" w:space="0" w:color="auto"/>
            <w:right w:val="none" w:sz="0" w:space="0" w:color="auto"/>
          </w:divBdr>
        </w:div>
        <w:div w:id="2110923834">
          <w:marLeft w:val="640"/>
          <w:marRight w:val="0"/>
          <w:marTop w:val="0"/>
          <w:marBottom w:val="0"/>
          <w:divBdr>
            <w:top w:val="none" w:sz="0" w:space="0" w:color="auto"/>
            <w:left w:val="none" w:sz="0" w:space="0" w:color="auto"/>
            <w:bottom w:val="none" w:sz="0" w:space="0" w:color="auto"/>
            <w:right w:val="none" w:sz="0" w:space="0" w:color="auto"/>
          </w:divBdr>
        </w:div>
        <w:div w:id="419371469">
          <w:marLeft w:val="640"/>
          <w:marRight w:val="0"/>
          <w:marTop w:val="0"/>
          <w:marBottom w:val="0"/>
          <w:divBdr>
            <w:top w:val="none" w:sz="0" w:space="0" w:color="auto"/>
            <w:left w:val="none" w:sz="0" w:space="0" w:color="auto"/>
            <w:bottom w:val="none" w:sz="0" w:space="0" w:color="auto"/>
            <w:right w:val="none" w:sz="0" w:space="0" w:color="auto"/>
          </w:divBdr>
        </w:div>
        <w:div w:id="1620644792">
          <w:marLeft w:val="640"/>
          <w:marRight w:val="0"/>
          <w:marTop w:val="0"/>
          <w:marBottom w:val="0"/>
          <w:divBdr>
            <w:top w:val="none" w:sz="0" w:space="0" w:color="auto"/>
            <w:left w:val="none" w:sz="0" w:space="0" w:color="auto"/>
            <w:bottom w:val="none" w:sz="0" w:space="0" w:color="auto"/>
            <w:right w:val="none" w:sz="0" w:space="0" w:color="auto"/>
          </w:divBdr>
        </w:div>
        <w:div w:id="294218892">
          <w:marLeft w:val="640"/>
          <w:marRight w:val="0"/>
          <w:marTop w:val="0"/>
          <w:marBottom w:val="0"/>
          <w:divBdr>
            <w:top w:val="none" w:sz="0" w:space="0" w:color="auto"/>
            <w:left w:val="none" w:sz="0" w:space="0" w:color="auto"/>
            <w:bottom w:val="none" w:sz="0" w:space="0" w:color="auto"/>
            <w:right w:val="none" w:sz="0" w:space="0" w:color="auto"/>
          </w:divBdr>
        </w:div>
        <w:div w:id="1874882431">
          <w:marLeft w:val="640"/>
          <w:marRight w:val="0"/>
          <w:marTop w:val="0"/>
          <w:marBottom w:val="0"/>
          <w:divBdr>
            <w:top w:val="none" w:sz="0" w:space="0" w:color="auto"/>
            <w:left w:val="none" w:sz="0" w:space="0" w:color="auto"/>
            <w:bottom w:val="none" w:sz="0" w:space="0" w:color="auto"/>
            <w:right w:val="none" w:sz="0" w:space="0" w:color="auto"/>
          </w:divBdr>
        </w:div>
        <w:div w:id="237400019">
          <w:marLeft w:val="640"/>
          <w:marRight w:val="0"/>
          <w:marTop w:val="0"/>
          <w:marBottom w:val="0"/>
          <w:divBdr>
            <w:top w:val="none" w:sz="0" w:space="0" w:color="auto"/>
            <w:left w:val="none" w:sz="0" w:space="0" w:color="auto"/>
            <w:bottom w:val="none" w:sz="0" w:space="0" w:color="auto"/>
            <w:right w:val="none" w:sz="0" w:space="0" w:color="auto"/>
          </w:divBdr>
        </w:div>
        <w:div w:id="528683040">
          <w:marLeft w:val="640"/>
          <w:marRight w:val="0"/>
          <w:marTop w:val="0"/>
          <w:marBottom w:val="0"/>
          <w:divBdr>
            <w:top w:val="none" w:sz="0" w:space="0" w:color="auto"/>
            <w:left w:val="none" w:sz="0" w:space="0" w:color="auto"/>
            <w:bottom w:val="none" w:sz="0" w:space="0" w:color="auto"/>
            <w:right w:val="none" w:sz="0" w:space="0" w:color="auto"/>
          </w:divBdr>
        </w:div>
        <w:div w:id="626936952">
          <w:marLeft w:val="640"/>
          <w:marRight w:val="0"/>
          <w:marTop w:val="0"/>
          <w:marBottom w:val="0"/>
          <w:divBdr>
            <w:top w:val="none" w:sz="0" w:space="0" w:color="auto"/>
            <w:left w:val="none" w:sz="0" w:space="0" w:color="auto"/>
            <w:bottom w:val="none" w:sz="0" w:space="0" w:color="auto"/>
            <w:right w:val="none" w:sz="0" w:space="0" w:color="auto"/>
          </w:divBdr>
        </w:div>
        <w:div w:id="586157965">
          <w:marLeft w:val="640"/>
          <w:marRight w:val="0"/>
          <w:marTop w:val="0"/>
          <w:marBottom w:val="0"/>
          <w:divBdr>
            <w:top w:val="none" w:sz="0" w:space="0" w:color="auto"/>
            <w:left w:val="none" w:sz="0" w:space="0" w:color="auto"/>
            <w:bottom w:val="none" w:sz="0" w:space="0" w:color="auto"/>
            <w:right w:val="none" w:sz="0" w:space="0" w:color="auto"/>
          </w:divBdr>
        </w:div>
        <w:div w:id="1107653546">
          <w:marLeft w:val="640"/>
          <w:marRight w:val="0"/>
          <w:marTop w:val="0"/>
          <w:marBottom w:val="0"/>
          <w:divBdr>
            <w:top w:val="none" w:sz="0" w:space="0" w:color="auto"/>
            <w:left w:val="none" w:sz="0" w:space="0" w:color="auto"/>
            <w:bottom w:val="none" w:sz="0" w:space="0" w:color="auto"/>
            <w:right w:val="none" w:sz="0" w:space="0" w:color="auto"/>
          </w:divBdr>
        </w:div>
        <w:div w:id="460802176">
          <w:marLeft w:val="640"/>
          <w:marRight w:val="0"/>
          <w:marTop w:val="0"/>
          <w:marBottom w:val="0"/>
          <w:divBdr>
            <w:top w:val="none" w:sz="0" w:space="0" w:color="auto"/>
            <w:left w:val="none" w:sz="0" w:space="0" w:color="auto"/>
            <w:bottom w:val="none" w:sz="0" w:space="0" w:color="auto"/>
            <w:right w:val="none" w:sz="0" w:space="0" w:color="auto"/>
          </w:divBdr>
        </w:div>
        <w:div w:id="1251355049">
          <w:marLeft w:val="640"/>
          <w:marRight w:val="0"/>
          <w:marTop w:val="0"/>
          <w:marBottom w:val="0"/>
          <w:divBdr>
            <w:top w:val="none" w:sz="0" w:space="0" w:color="auto"/>
            <w:left w:val="none" w:sz="0" w:space="0" w:color="auto"/>
            <w:bottom w:val="none" w:sz="0" w:space="0" w:color="auto"/>
            <w:right w:val="none" w:sz="0" w:space="0" w:color="auto"/>
          </w:divBdr>
        </w:div>
        <w:div w:id="2122214931">
          <w:marLeft w:val="640"/>
          <w:marRight w:val="0"/>
          <w:marTop w:val="0"/>
          <w:marBottom w:val="0"/>
          <w:divBdr>
            <w:top w:val="none" w:sz="0" w:space="0" w:color="auto"/>
            <w:left w:val="none" w:sz="0" w:space="0" w:color="auto"/>
            <w:bottom w:val="none" w:sz="0" w:space="0" w:color="auto"/>
            <w:right w:val="none" w:sz="0" w:space="0" w:color="auto"/>
          </w:divBdr>
        </w:div>
        <w:div w:id="712929289">
          <w:marLeft w:val="640"/>
          <w:marRight w:val="0"/>
          <w:marTop w:val="0"/>
          <w:marBottom w:val="0"/>
          <w:divBdr>
            <w:top w:val="none" w:sz="0" w:space="0" w:color="auto"/>
            <w:left w:val="none" w:sz="0" w:space="0" w:color="auto"/>
            <w:bottom w:val="none" w:sz="0" w:space="0" w:color="auto"/>
            <w:right w:val="none" w:sz="0" w:space="0" w:color="auto"/>
          </w:divBdr>
        </w:div>
        <w:div w:id="642655886">
          <w:marLeft w:val="640"/>
          <w:marRight w:val="0"/>
          <w:marTop w:val="0"/>
          <w:marBottom w:val="0"/>
          <w:divBdr>
            <w:top w:val="none" w:sz="0" w:space="0" w:color="auto"/>
            <w:left w:val="none" w:sz="0" w:space="0" w:color="auto"/>
            <w:bottom w:val="none" w:sz="0" w:space="0" w:color="auto"/>
            <w:right w:val="none" w:sz="0" w:space="0" w:color="auto"/>
          </w:divBdr>
        </w:div>
        <w:div w:id="1317681673">
          <w:marLeft w:val="640"/>
          <w:marRight w:val="0"/>
          <w:marTop w:val="0"/>
          <w:marBottom w:val="0"/>
          <w:divBdr>
            <w:top w:val="none" w:sz="0" w:space="0" w:color="auto"/>
            <w:left w:val="none" w:sz="0" w:space="0" w:color="auto"/>
            <w:bottom w:val="none" w:sz="0" w:space="0" w:color="auto"/>
            <w:right w:val="none" w:sz="0" w:space="0" w:color="auto"/>
          </w:divBdr>
        </w:div>
        <w:div w:id="1077435879">
          <w:marLeft w:val="640"/>
          <w:marRight w:val="0"/>
          <w:marTop w:val="0"/>
          <w:marBottom w:val="0"/>
          <w:divBdr>
            <w:top w:val="none" w:sz="0" w:space="0" w:color="auto"/>
            <w:left w:val="none" w:sz="0" w:space="0" w:color="auto"/>
            <w:bottom w:val="none" w:sz="0" w:space="0" w:color="auto"/>
            <w:right w:val="none" w:sz="0" w:space="0" w:color="auto"/>
          </w:divBdr>
        </w:div>
        <w:div w:id="1666592251">
          <w:marLeft w:val="640"/>
          <w:marRight w:val="0"/>
          <w:marTop w:val="0"/>
          <w:marBottom w:val="0"/>
          <w:divBdr>
            <w:top w:val="none" w:sz="0" w:space="0" w:color="auto"/>
            <w:left w:val="none" w:sz="0" w:space="0" w:color="auto"/>
            <w:bottom w:val="none" w:sz="0" w:space="0" w:color="auto"/>
            <w:right w:val="none" w:sz="0" w:space="0" w:color="auto"/>
          </w:divBdr>
        </w:div>
        <w:div w:id="1084061913">
          <w:marLeft w:val="640"/>
          <w:marRight w:val="0"/>
          <w:marTop w:val="0"/>
          <w:marBottom w:val="0"/>
          <w:divBdr>
            <w:top w:val="none" w:sz="0" w:space="0" w:color="auto"/>
            <w:left w:val="none" w:sz="0" w:space="0" w:color="auto"/>
            <w:bottom w:val="none" w:sz="0" w:space="0" w:color="auto"/>
            <w:right w:val="none" w:sz="0" w:space="0" w:color="auto"/>
          </w:divBdr>
        </w:div>
        <w:div w:id="1909074446">
          <w:marLeft w:val="640"/>
          <w:marRight w:val="0"/>
          <w:marTop w:val="0"/>
          <w:marBottom w:val="0"/>
          <w:divBdr>
            <w:top w:val="none" w:sz="0" w:space="0" w:color="auto"/>
            <w:left w:val="none" w:sz="0" w:space="0" w:color="auto"/>
            <w:bottom w:val="none" w:sz="0" w:space="0" w:color="auto"/>
            <w:right w:val="none" w:sz="0" w:space="0" w:color="auto"/>
          </w:divBdr>
        </w:div>
        <w:div w:id="129980066">
          <w:marLeft w:val="640"/>
          <w:marRight w:val="0"/>
          <w:marTop w:val="0"/>
          <w:marBottom w:val="0"/>
          <w:divBdr>
            <w:top w:val="none" w:sz="0" w:space="0" w:color="auto"/>
            <w:left w:val="none" w:sz="0" w:space="0" w:color="auto"/>
            <w:bottom w:val="none" w:sz="0" w:space="0" w:color="auto"/>
            <w:right w:val="none" w:sz="0" w:space="0" w:color="auto"/>
          </w:divBdr>
        </w:div>
      </w:divsChild>
    </w:div>
    <w:div w:id="1423837059">
      <w:marLeft w:val="480"/>
      <w:marRight w:val="0"/>
      <w:marTop w:val="0"/>
      <w:marBottom w:val="0"/>
      <w:divBdr>
        <w:top w:val="none" w:sz="0" w:space="0" w:color="auto"/>
        <w:left w:val="none" w:sz="0" w:space="0" w:color="auto"/>
        <w:bottom w:val="none" w:sz="0" w:space="0" w:color="auto"/>
        <w:right w:val="none" w:sz="0" w:space="0" w:color="auto"/>
      </w:divBdr>
    </w:div>
    <w:div w:id="1423842635">
      <w:marLeft w:val="480"/>
      <w:marRight w:val="0"/>
      <w:marTop w:val="0"/>
      <w:marBottom w:val="0"/>
      <w:divBdr>
        <w:top w:val="none" w:sz="0" w:space="0" w:color="auto"/>
        <w:left w:val="none" w:sz="0" w:space="0" w:color="auto"/>
        <w:bottom w:val="none" w:sz="0" w:space="0" w:color="auto"/>
        <w:right w:val="none" w:sz="0" w:space="0" w:color="auto"/>
      </w:divBdr>
    </w:div>
    <w:div w:id="1426730517">
      <w:bodyDiv w:val="1"/>
      <w:marLeft w:val="0"/>
      <w:marRight w:val="0"/>
      <w:marTop w:val="0"/>
      <w:marBottom w:val="0"/>
      <w:divBdr>
        <w:top w:val="none" w:sz="0" w:space="0" w:color="auto"/>
        <w:left w:val="none" w:sz="0" w:space="0" w:color="auto"/>
        <w:bottom w:val="none" w:sz="0" w:space="0" w:color="auto"/>
        <w:right w:val="none" w:sz="0" w:space="0" w:color="auto"/>
      </w:divBdr>
    </w:div>
    <w:div w:id="1427262197">
      <w:marLeft w:val="640"/>
      <w:marRight w:val="0"/>
      <w:marTop w:val="0"/>
      <w:marBottom w:val="0"/>
      <w:divBdr>
        <w:top w:val="none" w:sz="0" w:space="0" w:color="auto"/>
        <w:left w:val="none" w:sz="0" w:space="0" w:color="auto"/>
        <w:bottom w:val="none" w:sz="0" w:space="0" w:color="auto"/>
        <w:right w:val="none" w:sz="0" w:space="0" w:color="auto"/>
      </w:divBdr>
    </w:div>
    <w:div w:id="1429035178">
      <w:marLeft w:val="480"/>
      <w:marRight w:val="0"/>
      <w:marTop w:val="0"/>
      <w:marBottom w:val="0"/>
      <w:divBdr>
        <w:top w:val="none" w:sz="0" w:space="0" w:color="auto"/>
        <w:left w:val="none" w:sz="0" w:space="0" w:color="auto"/>
        <w:bottom w:val="none" w:sz="0" w:space="0" w:color="auto"/>
        <w:right w:val="none" w:sz="0" w:space="0" w:color="auto"/>
      </w:divBdr>
    </w:div>
    <w:div w:id="1430202086">
      <w:bodyDiv w:val="1"/>
      <w:marLeft w:val="0"/>
      <w:marRight w:val="0"/>
      <w:marTop w:val="0"/>
      <w:marBottom w:val="0"/>
      <w:divBdr>
        <w:top w:val="none" w:sz="0" w:space="0" w:color="auto"/>
        <w:left w:val="none" w:sz="0" w:space="0" w:color="auto"/>
        <w:bottom w:val="none" w:sz="0" w:space="0" w:color="auto"/>
        <w:right w:val="none" w:sz="0" w:space="0" w:color="auto"/>
      </w:divBdr>
    </w:div>
    <w:div w:id="1430389569">
      <w:bodyDiv w:val="1"/>
      <w:marLeft w:val="0"/>
      <w:marRight w:val="0"/>
      <w:marTop w:val="0"/>
      <w:marBottom w:val="0"/>
      <w:divBdr>
        <w:top w:val="none" w:sz="0" w:space="0" w:color="auto"/>
        <w:left w:val="none" w:sz="0" w:space="0" w:color="auto"/>
        <w:bottom w:val="none" w:sz="0" w:space="0" w:color="auto"/>
        <w:right w:val="none" w:sz="0" w:space="0" w:color="auto"/>
      </w:divBdr>
    </w:div>
    <w:div w:id="1430858656">
      <w:marLeft w:val="480"/>
      <w:marRight w:val="0"/>
      <w:marTop w:val="0"/>
      <w:marBottom w:val="0"/>
      <w:divBdr>
        <w:top w:val="none" w:sz="0" w:space="0" w:color="auto"/>
        <w:left w:val="none" w:sz="0" w:space="0" w:color="auto"/>
        <w:bottom w:val="none" w:sz="0" w:space="0" w:color="auto"/>
        <w:right w:val="none" w:sz="0" w:space="0" w:color="auto"/>
      </w:divBdr>
    </w:div>
    <w:div w:id="1430929198">
      <w:marLeft w:val="640"/>
      <w:marRight w:val="0"/>
      <w:marTop w:val="0"/>
      <w:marBottom w:val="0"/>
      <w:divBdr>
        <w:top w:val="none" w:sz="0" w:space="0" w:color="auto"/>
        <w:left w:val="none" w:sz="0" w:space="0" w:color="auto"/>
        <w:bottom w:val="none" w:sz="0" w:space="0" w:color="auto"/>
        <w:right w:val="none" w:sz="0" w:space="0" w:color="auto"/>
      </w:divBdr>
    </w:div>
    <w:div w:id="1431047473">
      <w:marLeft w:val="480"/>
      <w:marRight w:val="0"/>
      <w:marTop w:val="0"/>
      <w:marBottom w:val="0"/>
      <w:divBdr>
        <w:top w:val="none" w:sz="0" w:space="0" w:color="auto"/>
        <w:left w:val="none" w:sz="0" w:space="0" w:color="auto"/>
        <w:bottom w:val="none" w:sz="0" w:space="0" w:color="auto"/>
        <w:right w:val="none" w:sz="0" w:space="0" w:color="auto"/>
      </w:divBdr>
    </w:div>
    <w:div w:id="1431051963">
      <w:bodyDiv w:val="1"/>
      <w:marLeft w:val="0"/>
      <w:marRight w:val="0"/>
      <w:marTop w:val="0"/>
      <w:marBottom w:val="0"/>
      <w:divBdr>
        <w:top w:val="none" w:sz="0" w:space="0" w:color="auto"/>
        <w:left w:val="none" w:sz="0" w:space="0" w:color="auto"/>
        <w:bottom w:val="none" w:sz="0" w:space="0" w:color="auto"/>
        <w:right w:val="none" w:sz="0" w:space="0" w:color="auto"/>
      </w:divBdr>
    </w:div>
    <w:div w:id="1432359555">
      <w:bodyDiv w:val="1"/>
      <w:marLeft w:val="0"/>
      <w:marRight w:val="0"/>
      <w:marTop w:val="0"/>
      <w:marBottom w:val="0"/>
      <w:divBdr>
        <w:top w:val="none" w:sz="0" w:space="0" w:color="auto"/>
        <w:left w:val="none" w:sz="0" w:space="0" w:color="auto"/>
        <w:bottom w:val="none" w:sz="0" w:space="0" w:color="auto"/>
        <w:right w:val="none" w:sz="0" w:space="0" w:color="auto"/>
      </w:divBdr>
    </w:div>
    <w:div w:id="1434010396">
      <w:marLeft w:val="480"/>
      <w:marRight w:val="0"/>
      <w:marTop w:val="0"/>
      <w:marBottom w:val="0"/>
      <w:divBdr>
        <w:top w:val="none" w:sz="0" w:space="0" w:color="auto"/>
        <w:left w:val="none" w:sz="0" w:space="0" w:color="auto"/>
        <w:bottom w:val="none" w:sz="0" w:space="0" w:color="auto"/>
        <w:right w:val="none" w:sz="0" w:space="0" w:color="auto"/>
      </w:divBdr>
    </w:div>
    <w:div w:id="1434209236">
      <w:marLeft w:val="480"/>
      <w:marRight w:val="0"/>
      <w:marTop w:val="0"/>
      <w:marBottom w:val="0"/>
      <w:divBdr>
        <w:top w:val="none" w:sz="0" w:space="0" w:color="auto"/>
        <w:left w:val="none" w:sz="0" w:space="0" w:color="auto"/>
        <w:bottom w:val="none" w:sz="0" w:space="0" w:color="auto"/>
        <w:right w:val="none" w:sz="0" w:space="0" w:color="auto"/>
      </w:divBdr>
    </w:div>
    <w:div w:id="1434473902">
      <w:marLeft w:val="480"/>
      <w:marRight w:val="0"/>
      <w:marTop w:val="0"/>
      <w:marBottom w:val="0"/>
      <w:divBdr>
        <w:top w:val="none" w:sz="0" w:space="0" w:color="auto"/>
        <w:left w:val="none" w:sz="0" w:space="0" w:color="auto"/>
        <w:bottom w:val="none" w:sz="0" w:space="0" w:color="auto"/>
        <w:right w:val="none" w:sz="0" w:space="0" w:color="auto"/>
      </w:divBdr>
    </w:div>
    <w:div w:id="1435244193">
      <w:bodyDiv w:val="1"/>
      <w:marLeft w:val="0"/>
      <w:marRight w:val="0"/>
      <w:marTop w:val="0"/>
      <w:marBottom w:val="0"/>
      <w:divBdr>
        <w:top w:val="none" w:sz="0" w:space="0" w:color="auto"/>
        <w:left w:val="none" w:sz="0" w:space="0" w:color="auto"/>
        <w:bottom w:val="none" w:sz="0" w:space="0" w:color="auto"/>
        <w:right w:val="none" w:sz="0" w:space="0" w:color="auto"/>
      </w:divBdr>
    </w:div>
    <w:div w:id="1435634449">
      <w:marLeft w:val="480"/>
      <w:marRight w:val="0"/>
      <w:marTop w:val="0"/>
      <w:marBottom w:val="0"/>
      <w:divBdr>
        <w:top w:val="none" w:sz="0" w:space="0" w:color="auto"/>
        <w:left w:val="none" w:sz="0" w:space="0" w:color="auto"/>
        <w:bottom w:val="none" w:sz="0" w:space="0" w:color="auto"/>
        <w:right w:val="none" w:sz="0" w:space="0" w:color="auto"/>
      </w:divBdr>
    </w:div>
    <w:div w:id="1436750623">
      <w:marLeft w:val="640"/>
      <w:marRight w:val="0"/>
      <w:marTop w:val="0"/>
      <w:marBottom w:val="0"/>
      <w:divBdr>
        <w:top w:val="none" w:sz="0" w:space="0" w:color="auto"/>
        <w:left w:val="none" w:sz="0" w:space="0" w:color="auto"/>
        <w:bottom w:val="none" w:sz="0" w:space="0" w:color="auto"/>
        <w:right w:val="none" w:sz="0" w:space="0" w:color="auto"/>
      </w:divBdr>
    </w:div>
    <w:div w:id="1438909271">
      <w:bodyDiv w:val="1"/>
      <w:marLeft w:val="0"/>
      <w:marRight w:val="0"/>
      <w:marTop w:val="0"/>
      <w:marBottom w:val="0"/>
      <w:divBdr>
        <w:top w:val="none" w:sz="0" w:space="0" w:color="auto"/>
        <w:left w:val="none" w:sz="0" w:space="0" w:color="auto"/>
        <w:bottom w:val="none" w:sz="0" w:space="0" w:color="auto"/>
        <w:right w:val="none" w:sz="0" w:space="0" w:color="auto"/>
      </w:divBdr>
      <w:divsChild>
        <w:div w:id="23676916">
          <w:marLeft w:val="480"/>
          <w:marRight w:val="0"/>
          <w:marTop w:val="0"/>
          <w:marBottom w:val="0"/>
          <w:divBdr>
            <w:top w:val="none" w:sz="0" w:space="0" w:color="auto"/>
            <w:left w:val="none" w:sz="0" w:space="0" w:color="auto"/>
            <w:bottom w:val="none" w:sz="0" w:space="0" w:color="auto"/>
            <w:right w:val="none" w:sz="0" w:space="0" w:color="auto"/>
          </w:divBdr>
        </w:div>
        <w:div w:id="84083939">
          <w:marLeft w:val="480"/>
          <w:marRight w:val="0"/>
          <w:marTop w:val="0"/>
          <w:marBottom w:val="0"/>
          <w:divBdr>
            <w:top w:val="none" w:sz="0" w:space="0" w:color="auto"/>
            <w:left w:val="none" w:sz="0" w:space="0" w:color="auto"/>
            <w:bottom w:val="none" w:sz="0" w:space="0" w:color="auto"/>
            <w:right w:val="none" w:sz="0" w:space="0" w:color="auto"/>
          </w:divBdr>
        </w:div>
        <w:div w:id="114907191">
          <w:marLeft w:val="480"/>
          <w:marRight w:val="0"/>
          <w:marTop w:val="0"/>
          <w:marBottom w:val="0"/>
          <w:divBdr>
            <w:top w:val="none" w:sz="0" w:space="0" w:color="auto"/>
            <w:left w:val="none" w:sz="0" w:space="0" w:color="auto"/>
            <w:bottom w:val="none" w:sz="0" w:space="0" w:color="auto"/>
            <w:right w:val="none" w:sz="0" w:space="0" w:color="auto"/>
          </w:divBdr>
        </w:div>
        <w:div w:id="138115046">
          <w:marLeft w:val="480"/>
          <w:marRight w:val="0"/>
          <w:marTop w:val="0"/>
          <w:marBottom w:val="0"/>
          <w:divBdr>
            <w:top w:val="none" w:sz="0" w:space="0" w:color="auto"/>
            <w:left w:val="none" w:sz="0" w:space="0" w:color="auto"/>
            <w:bottom w:val="none" w:sz="0" w:space="0" w:color="auto"/>
            <w:right w:val="none" w:sz="0" w:space="0" w:color="auto"/>
          </w:divBdr>
        </w:div>
        <w:div w:id="206256884">
          <w:marLeft w:val="480"/>
          <w:marRight w:val="0"/>
          <w:marTop w:val="0"/>
          <w:marBottom w:val="0"/>
          <w:divBdr>
            <w:top w:val="none" w:sz="0" w:space="0" w:color="auto"/>
            <w:left w:val="none" w:sz="0" w:space="0" w:color="auto"/>
            <w:bottom w:val="none" w:sz="0" w:space="0" w:color="auto"/>
            <w:right w:val="none" w:sz="0" w:space="0" w:color="auto"/>
          </w:divBdr>
        </w:div>
        <w:div w:id="267080104">
          <w:marLeft w:val="480"/>
          <w:marRight w:val="0"/>
          <w:marTop w:val="0"/>
          <w:marBottom w:val="0"/>
          <w:divBdr>
            <w:top w:val="none" w:sz="0" w:space="0" w:color="auto"/>
            <w:left w:val="none" w:sz="0" w:space="0" w:color="auto"/>
            <w:bottom w:val="none" w:sz="0" w:space="0" w:color="auto"/>
            <w:right w:val="none" w:sz="0" w:space="0" w:color="auto"/>
          </w:divBdr>
        </w:div>
        <w:div w:id="422799396">
          <w:marLeft w:val="480"/>
          <w:marRight w:val="0"/>
          <w:marTop w:val="0"/>
          <w:marBottom w:val="0"/>
          <w:divBdr>
            <w:top w:val="none" w:sz="0" w:space="0" w:color="auto"/>
            <w:left w:val="none" w:sz="0" w:space="0" w:color="auto"/>
            <w:bottom w:val="none" w:sz="0" w:space="0" w:color="auto"/>
            <w:right w:val="none" w:sz="0" w:space="0" w:color="auto"/>
          </w:divBdr>
        </w:div>
        <w:div w:id="456990597">
          <w:marLeft w:val="480"/>
          <w:marRight w:val="0"/>
          <w:marTop w:val="0"/>
          <w:marBottom w:val="0"/>
          <w:divBdr>
            <w:top w:val="none" w:sz="0" w:space="0" w:color="auto"/>
            <w:left w:val="none" w:sz="0" w:space="0" w:color="auto"/>
            <w:bottom w:val="none" w:sz="0" w:space="0" w:color="auto"/>
            <w:right w:val="none" w:sz="0" w:space="0" w:color="auto"/>
          </w:divBdr>
        </w:div>
        <w:div w:id="549268016">
          <w:marLeft w:val="480"/>
          <w:marRight w:val="0"/>
          <w:marTop w:val="0"/>
          <w:marBottom w:val="0"/>
          <w:divBdr>
            <w:top w:val="none" w:sz="0" w:space="0" w:color="auto"/>
            <w:left w:val="none" w:sz="0" w:space="0" w:color="auto"/>
            <w:bottom w:val="none" w:sz="0" w:space="0" w:color="auto"/>
            <w:right w:val="none" w:sz="0" w:space="0" w:color="auto"/>
          </w:divBdr>
        </w:div>
        <w:div w:id="555626478">
          <w:marLeft w:val="480"/>
          <w:marRight w:val="0"/>
          <w:marTop w:val="0"/>
          <w:marBottom w:val="0"/>
          <w:divBdr>
            <w:top w:val="none" w:sz="0" w:space="0" w:color="auto"/>
            <w:left w:val="none" w:sz="0" w:space="0" w:color="auto"/>
            <w:bottom w:val="none" w:sz="0" w:space="0" w:color="auto"/>
            <w:right w:val="none" w:sz="0" w:space="0" w:color="auto"/>
          </w:divBdr>
        </w:div>
        <w:div w:id="591738831">
          <w:marLeft w:val="480"/>
          <w:marRight w:val="0"/>
          <w:marTop w:val="0"/>
          <w:marBottom w:val="0"/>
          <w:divBdr>
            <w:top w:val="none" w:sz="0" w:space="0" w:color="auto"/>
            <w:left w:val="none" w:sz="0" w:space="0" w:color="auto"/>
            <w:bottom w:val="none" w:sz="0" w:space="0" w:color="auto"/>
            <w:right w:val="none" w:sz="0" w:space="0" w:color="auto"/>
          </w:divBdr>
        </w:div>
        <w:div w:id="624391306">
          <w:marLeft w:val="480"/>
          <w:marRight w:val="0"/>
          <w:marTop w:val="0"/>
          <w:marBottom w:val="0"/>
          <w:divBdr>
            <w:top w:val="none" w:sz="0" w:space="0" w:color="auto"/>
            <w:left w:val="none" w:sz="0" w:space="0" w:color="auto"/>
            <w:bottom w:val="none" w:sz="0" w:space="0" w:color="auto"/>
            <w:right w:val="none" w:sz="0" w:space="0" w:color="auto"/>
          </w:divBdr>
        </w:div>
        <w:div w:id="724841511">
          <w:marLeft w:val="480"/>
          <w:marRight w:val="0"/>
          <w:marTop w:val="0"/>
          <w:marBottom w:val="0"/>
          <w:divBdr>
            <w:top w:val="none" w:sz="0" w:space="0" w:color="auto"/>
            <w:left w:val="none" w:sz="0" w:space="0" w:color="auto"/>
            <w:bottom w:val="none" w:sz="0" w:space="0" w:color="auto"/>
            <w:right w:val="none" w:sz="0" w:space="0" w:color="auto"/>
          </w:divBdr>
        </w:div>
        <w:div w:id="760949853">
          <w:marLeft w:val="480"/>
          <w:marRight w:val="0"/>
          <w:marTop w:val="0"/>
          <w:marBottom w:val="0"/>
          <w:divBdr>
            <w:top w:val="none" w:sz="0" w:space="0" w:color="auto"/>
            <w:left w:val="none" w:sz="0" w:space="0" w:color="auto"/>
            <w:bottom w:val="none" w:sz="0" w:space="0" w:color="auto"/>
            <w:right w:val="none" w:sz="0" w:space="0" w:color="auto"/>
          </w:divBdr>
        </w:div>
        <w:div w:id="785348265">
          <w:marLeft w:val="480"/>
          <w:marRight w:val="0"/>
          <w:marTop w:val="0"/>
          <w:marBottom w:val="0"/>
          <w:divBdr>
            <w:top w:val="none" w:sz="0" w:space="0" w:color="auto"/>
            <w:left w:val="none" w:sz="0" w:space="0" w:color="auto"/>
            <w:bottom w:val="none" w:sz="0" w:space="0" w:color="auto"/>
            <w:right w:val="none" w:sz="0" w:space="0" w:color="auto"/>
          </w:divBdr>
        </w:div>
        <w:div w:id="791827557">
          <w:marLeft w:val="480"/>
          <w:marRight w:val="0"/>
          <w:marTop w:val="0"/>
          <w:marBottom w:val="0"/>
          <w:divBdr>
            <w:top w:val="none" w:sz="0" w:space="0" w:color="auto"/>
            <w:left w:val="none" w:sz="0" w:space="0" w:color="auto"/>
            <w:bottom w:val="none" w:sz="0" w:space="0" w:color="auto"/>
            <w:right w:val="none" w:sz="0" w:space="0" w:color="auto"/>
          </w:divBdr>
        </w:div>
        <w:div w:id="879586292">
          <w:marLeft w:val="480"/>
          <w:marRight w:val="0"/>
          <w:marTop w:val="0"/>
          <w:marBottom w:val="0"/>
          <w:divBdr>
            <w:top w:val="none" w:sz="0" w:space="0" w:color="auto"/>
            <w:left w:val="none" w:sz="0" w:space="0" w:color="auto"/>
            <w:bottom w:val="none" w:sz="0" w:space="0" w:color="auto"/>
            <w:right w:val="none" w:sz="0" w:space="0" w:color="auto"/>
          </w:divBdr>
        </w:div>
        <w:div w:id="899098708">
          <w:marLeft w:val="480"/>
          <w:marRight w:val="0"/>
          <w:marTop w:val="0"/>
          <w:marBottom w:val="0"/>
          <w:divBdr>
            <w:top w:val="none" w:sz="0" w:space="0" w:color="auto"/>
            <w:left w:val="none" w:sz="0" w:space="0" w:color="auto"/>
            <w:bottom w:val="none" w:sz="0" w:space="0" w:color="auto"/>
            <w:right w:val="none" w:sz="0" w:space="0" w:color="auto"/>
          </w:divBdr>
        </w:div>
        <w:div w:id="926380251">
          <w:marLeft w:val="480"/>
          <w:marRight w:val="0"/>
          <w:marTop w:val="0"/>
          <w:marBottom w:val="0"/>
          <w:divBdr>
            <w:top w:val="none" w:sz="0" w:space="0" w:color="auto"/>
            <w:left w:val="none" w:sz="0" w:space="0" w:color="auto"/>
            <w:bottom w:val="none" w:sz="0" w:space="0" w:color="auto"/>
            <w:right w:val="none" w:sz="0" w:space="0" w:color="auto"/>
          </w:divBdr>
        </w:div>
        <w:div w:id="930621121">
          <w:marLeft w:val="480"/>
          <w:marRight w:val="0"/>
          <w:marTop w:val="0"/>
          <w:marBottom w:val="0"/>
          <w:divBdr>
            <w:top w:val="none" w:sz="0" w:space="0" w:color="auto"/>
            <w:left w:val="none" w:sz="0" w:space="0" w:color="auto"/>
            <w:bottom w:val="none" w:sz="0" w:space="0" w:color="auto"/>
            <w:right w:val="none" w:sz="0" w:space="0" w:color="auto"/>
          </w:divBdr>
        </w:div>
        <w:div w:id="1028723648">
          <w:marLeft w:val="480"/>
          <w:marRight w:val="0"/>
          <w:marTop w:val="0"/>
          <w:marBottom w:val="0"/>
          <w:divBdr>
            <w:top w:val="none" w:sz="0" w:space="0" w:color="auto"/>
            <w:left w:val="none" w:sz="0" w:space="0" w:color="auto"/>
            <w:bottom w:val="none" w:sz="0" w:space="0" w:color="auto"/>
            <w:right w:val="none" w:sz="0" w:space="0" w:color="auto"/>
          </w:divBdr>
        </w:div>
        <w:div w:id="1105080446">
          <w:marLeft w:val="480"/>
          <w:marRight w:val="0"/>
          <w:marTop w:val="0"/>
          <w:marBottom w:val="0"/>
          <w:divBdr>
            <w:top w:val="none" w:sz="0" w:space="0" w:color="auto"/>
            <w:left w:val="none" w:sz="0" w:space="0" w:color="auto"/>
            <w:bottom w:val="none" w:sz="0" w:space="0" w:color="auto"/>
            <w:right w:val="none" w:sz="0" w:space="0" w:color="auto"/>
          </w:divBdr>
        </w:div>
        <w:div w:id="1157069689">
          <w:marLeft w:val="480"/>
          <w:marRight w:val="0"/>
          <w:marTop w:val="0"/>
          <w:marBottom w:val="0"/>
          <w:divBdr>
            <w:top w:val="none" w:sz="0" w:space="0" w:color="auto"/>
            <w:left w:val="none" w:sz="0" w:space="0" w:color="auto"/>
            <w:bottom w:val="none" w:sz="0" w:space="0" w:color="auto"/>
            <w:right w:val="none" w:sz="0" w:space="0" w:color="auto"/>
          </w:divBdr>
        </w:div>
        <w:div w:id="1182164919">
          <w:marLeft w:val="480"/>
          <w:marRight w:val="0"/>
          <w:marTop w:val="0"/>
          <w:marBottom w:val="0"/>
          <w:divBdr>
            <w:top w:val="none" w:sz="0" w:space="0" w:color="auto"/>
            <w:left w:val="none" w:sz="0" w:space="0" w:color="auto"/>
            <w:bottom w:val="none" w:sz="0" w:space="0" w:color="auto"/>
            <w:right w:val="none" w:sz="0" w:space="0" w:color="auto"/>
          </w:divBdr>
        </w:div>
        <w:div w:id="1223835276">
          <w:marLeft w:val="480"/>
          <w:marRight w:val="0"/>
          <w:marTop w:val="0"/>
          <w:marBottom w:val="0"/>
          <w:divBdr>
            <w:top w:val="none" w:sz="0" w:space="0" w:color="auto"/>
            <w:left w:val="none" w:sz="0" w:space="0" w:color="auto"/>
            <w:bottom w:val="none" w:sz="0" w:space="0" w:color="auto"/>
            <w:right w:val="none" w:sz="0" w:space="0" w:color="auto"/>
          </w:divBdr>
        </w:div>
        <w:div w:id="1273123593">
          <w:marLeft w:val="480"/>
          <w:marRight w:val="0"/>
          <w:marTop w:val="0"/>
          <w:marBottom w:val="0"/>
          <w:divBdr>
            <w:top w:val="none" w:sz="0" w:space="0" w:color="auto"/>
            <w:left w:val="none" w:sz="0" w:space="0" w:color="auto"/>
            <w:bottom w:val="none" w:sz="0" w:space="0" w:color="auto"/>
            <w:right w:val="none" w:sz="0" w:space="0" w:color="auto"/>
          </w:divBdr>
        </w:div>
        <w:div w:id="1288123067">
          <w:marLeft w:val="480"/>
          <w:marRight w:val="0"/>
          <w:marTop w:val="0"/>
          <w:marBottom w:val="0"/>
          <w:divBdr>
            <w:top w:val="none" w:sz="0" w:space="0" w:color="auto"/>
            <w:left w:val="none" w:sz="0" w:space="0" w:color="auto"/>
            <w:bottom w:val="none" w:sz="0" w:space="0" w:color="auto"/>
            <w:right w:val="none" w:sz="0" w:space="0" w:color="auto"/>
          </w:divBdr>
        </w:div>
        <w:div w:id="1403602208">
          <w:marLeft w:val="480"/>
          <w:marRight w:val="0"/>
          <w:marTop w:val="0"/>
          <w:marBottom w:val="0"/>
          <w:divBdr>
            <w:top w:val="none" w:sz="0" w:space="0" w:color="auto"/>
            <w:left w:val="none" w:sz="0" w:space="0" w:color="auto"/>
            <w:bottom w:val="none" w:sz="0" w:space="0" w:color="auto"/>
            <w:right w:val="none" w:sz="0" w:space="0" w:color="auto"/>
          </w:divBdr>
        </w:div>
        <w:div w:id="1431508439">
          <w:marLeft w:val="480"/>
          <w:marRight w:val="0"/>
          <w:marTop w:val="0"/>
          <w:marBottom w:val="0"/>
          <w:divBdr>
            <w:top w:val="none" w:sz="0" w:space="0" w:color="auto"/>
            <w:left w:val="none" w:sz="0" w:space="0" w:color="auto"/>
            <w:bottom w:val="none" w:sz="0" w:space="0" w:color="auto"/>
            <w:right w:val="none" w:sz="0" w:space="0" w:color="auto"/>
          </w:divBdr>
        </w:div>
        <w:div w:id="1438254752">
          <w:marLeft w:val="480"/>
          <w:marRight w:val="0"/>
          <w:marTop w:val="0"/>
          <w:marBottom w:val="0"/>
          <w:divBdr>
            <w:top w:val="none" w:sz="0" w:space="0" w:color="auto"/>
            <w:left w:val="none" w:sz="0" w:space="0" w:color="auto"/>
            <w:bottom w:val="none" w:sz="0" w:space="0" w:color="auto"/>
            <w:right w:val="none" w:sz="0" w:space="0" w:color="auto"/>
          </w:divBdr>
        </w:div>
        <w:div w:id="1484008402">
          <w:marLeft w:val="480"/>
          <w:marRight w:val="0"/>
          <w:marTop w:val="0"/>
          <w:marBottom w:val="0"/>
          <w:divBdr>
            <w:top w:val="none" w:sz="0" w:space="0" w:color="auto"/>
            <w:left w:val="none" w:sz="0" w:space="0" w:color="auto"/>
            <w:bottom w:val="none" w:sz="0" w:space="0" w:color="auto"/>
            <w:right w:val="none" w:sz="0" w:space="0" w:color="auto"/>
          </w:divBdr>
        </w:div>
        <w:div w:id="1485776137">
          <w:marLeft w:val="480"/>
          <w:marRight w:val="0"/>
          <w:marTop w:val="0"/>
          <w:marBottom w:val="0"/>
          <w:divBdr>
            <w:top w:val="none" w:sz="0" w:space="0" w:color="auto"/>
            <w:left w:val="none" w:sz="0" w:space="0" w:color="auto"/>
            <w:bottom w:val="none" w:sz="0" w:space="0" w:color="auto"/>
            <w:right w:val="none" w:sz="0" w:space="0" w:color="auto"/>
          </w:divBdr>
        </w:div>
        <w:div w:id="1522741458">
          <w:marLeft w:val="480"/>
          <w:marRight w:val="0"/>
          <w:marTop w:val="0"/>
          <w:marBottom w:val="0"/>
          <w:divBdr>
            <w:top w:val="none" w:sz="0" w:space="0" w:color="auto"/>
            <w:left w:val="none" w:sz="0" w:space="0" w:color="auto"/>
            <w:bottom w:val="none" w:sz="0" w:space="0" w:color="auto"/>
            <w:right w:val="none" w:sz="0" w:space="0" w:color="auto"/>
          </w:divBdr>
        </w:div>
        <w:div w:id="1561206044">
          <w:marLeft w:val="480"/>
          <w:marRight w:val="0"/>
          <w:marTop w:val="0"/>
          <w:marBottom w:val="0"/>
          <w:divBdr>
            <w:top w:val="none" w:sz="0" w:space="0" w:color="auto"/>
            <w:left w:val="none" w:sz="0" w:space="0" w:color="auto"/>
            <w:bottom w:val="none" w:sz="0" w:space="0" w:color="auto"/>
            <w:right w:val="none" w:sz="0" w:space="0" w:color="auto"/>
          </w:divBdr>
        </w:div>
        <w:div w:id="1591619054">
          <w:marLeft w:val="480"/>
          <w:marRight w:val="0"/>
          <w:marTop w:val="0"/>
          <w:marBottom w:val="0"/>
          <w:divBdr>
            <w:top w:val="none" w:sz="0" w:space="0" w:color="auto"/>
            <w:left w:val="none" w:sz="0" w:space="0" w:color="auto"/>
            <w:bottom w:val="none" w:sz="0" w:space="0" w:color="auto"/>
            <w:right w:val="none" w:sz="0" w:space="0" w:color="auto"/>
          </w:divBdr>
        </w:div>
        <w:div w:id="1596817045">
          <w:marLeft w:val="480"/>
          <w:marRight w:val="0"/>
          <w:marTop w:val="0"/>
          <w:marBottom w:val="0"/>
          <w:divBdr>
            <w:top w:val="none" w:sz="0" w:space="0" w:color="auto"/>
            <w:left w:val="none" w:sz="0" w:space="0" w:color="auto"/>
            <w:bottom w:val="none" w:sz="0" w:space="0" w:color="auto"/>
            <w:right w:val="none" w:sz="0" w:space="0" w:color="auto"/>
          </w:divBdr>
        </w:div>
        <w:div w:id="1674214114">
          <w:marLeft w:val="480"/>
          <w:marRight w:val="0"/>
          <w:marTop w:val="0"/>
          <w:marBottom w:val="0"/>
          <w:divBdr>
            <w:top w:val="none" w:sz="0" w:space="0" w:color="auto"/>
            <w:left w:val="none" w:sz="0" w:space="0" w:color="auto"/>
            <w:bottom w:val="none" w:sz="0" w:space="0" w:color="auto"/>
            <w:right w:val="none" w:sz="0" w:space="0" w:color="auto"/>
          </w:divBdr>
        </w:div>
        <w:div w:id="1688864959">
          <w:marLeft w:val="480"/>
          <w:marRight w:val="0"/>
          <w:marTop w:val="0"/>
          <w:marBottom w:val="0"/>
          <w:divBdr>
            <w:top w:val="none" w:sz="0" w:space="0" w:color="auto"/>
            <w:left w:val="none" w:sz="0" w:space="0" w:color="auto"/>
            <w:bottom w:val="none" w:sz="0" w:space="0" w:color="auto"/>
            <w:right w:val="none" w:sz="0" w:space="0" w:color="auto"/>
          </w:divBdr>
        </w:div>
        <w:div w:id="1708263288">
          <w:marLeft w:val="480"/>
          <w:marRight w:val="0"/>
          <w:marTop w:val="0"/>
          <w:marBottom w:val="0"/>
          <w:divBdr>
            <w:top w:val="none" w:sz="0" w:space="0" w:color="auto"/>
            <w:left w:val="none" w:sz="0" w:space="0" w:color="auto"/>
            <w:bottom w:val="none" w:sz="0" w:space="0" w:color="auto"/>
            <w:right w:val="none" w:sz="0" w:space="0" w:color="auto"/>
          </w:divBdr>
        </w:div>
        <w:div w:id="1711492486">
          <w:marLeft w:val="480"/>
          <w:marRight w:val="0"/>
          <w:marTop w:val="0"/>
          <w:marBottom w:val="0"/>
          <w:divBdr>
            <w:top w:val="none" w:sz="0" w:space="0" w:color="auto"/>
            <w:left w:val="none" w:sz="0" w:space="0" w:color="auto"/>
            <w:bottom w:val="none" w:sz="0" w:space="0" w:color="auto"/>
            <w:right w:val="none" w:sz="0" w:space="0" w:color="auto"/>
          </w:divBdr>
        </w:div>
        <w:div w:id="1742634606">
          <w:marLeft w:val="480"/>
          <w:marRight w:val="0"/>
          <w:marTop w:val="0"/>
          <w:marBottom w:val="0"/>
          <w:divBdr>
            <w:top w:val="none" w:sz="0" w:space="0" w:color="auto"/>
            <w:left w:val="none" w:sz="0" w:space="0" w:color="auto"/>
            <w:bottom w:val="none" w:sz="0" w:space="0" w:color="auto"/>
            <w:right w:val="none" w:sz="0" w:space="0" w:color="auto"/>
          </w:divBdr>
        </w:div>
        <w:div w:id="1749843173">
          <w:marLeft w:val="480"/>
          <w:marRight w:val="0"/>
          <w:marTop w:val="0"/>
          <w:marBottom w:val="0"/>
          <w:divBdr>
            <w:top w:val="none" w:sz="0" w:space="0" w:color="auto"/>
            <w:left w:val="none" w:sz="0" w:space="0" w:color="auto"/>
            <w:bottom w:val="none" w:sz="0" w:space="0" w:color="auto"/>
            <w:right w:val="none" w:sz="0" w:space="0" w:color="auto"/>
          </w:divBdr>
        </w:div>
        <w:div w:id="1856262632">
          <w:marLeft w:val="480"/>
          <w:marRight w:val="0"/>
          <w:marTop w:val="0"/>
          <w:marBottom w:val="0"/>
          <w:divBdr>
            <w:top w:val="none" w:sz="0" w:space="0" w:color="auto"/>
            <w:left w:val="none" w:sz="0" w:space="0" w:color="auto"/>
            <w:bottom w:val="none" w:sz="0" w:space="0" w:color="auto"/>
            <w:right w:val="none" w:sz="0" w:space="0" w:color="auto"/>
          </w:divBdr>
        </w:div>
        <w:div w:id="1886985900">
          <w:marLeft w:val="480"/>
          <w:marRight w:val="0"/>
          <w:marTop w:val="0"/>
          <w:marBottom w:val="0"/>
          <w:divBdr>
            <w:top w:val="none" w:sz="0" w:space="0" w:color="auto"/>
            <w:left w:val="none" w:sz="0" w:space="0" w:color="auto"/>
            <w:bottom w:val="none" w:sz="0" w:space="0" w:color="auto"/>
            <w:right w:val="none" w:sz="0" w:space="0" w:color="auto"/>
          </w:divBdr>
        </w:div>
        <w:div w:id="1933974135">
          <w:marLeft w:val="480"/>
          <w:marRight w:val="0"/>
          <w:marTop w:val="0"/>
          <w:marBottom w:val="0"/>
          <w:divBdr>
            <w:top w:val="none" w:sz="0" w:space="0" w:color="auto"/>
            <w:left w:val="none" w:sz="0" w:space="0" w:color="auto"/>
            <w:bottom w:val="none" w:sz="0" w:space="0" w:color="auto"/>
            <w:right w:val="none" w:sz="0" w:space="0" w:color="auto"/>
          </w:divBdr>
        </w:div>
        <w:div w:id="1976136460">
          <w:marLeft w:val="480"/>
          <w:marRight w:val="0"/>
          <w:marTop w:val="0"/>
          <w:marBottom w:val="0"/>
          <w:divBdr>
            <w:top w:val="none" w:sz="0" w:space="0" w:color="auto"/>
            <w:left w:val="none" w:sz="0" w:space="0" w:color="auto"/>
            <w:bottom w:val="none" w:sz="0" w:space="0" w:color="auto"/>
            <w:right w:val="none" w:sz="0" w:space="0" w:color="auto"/>
          </w:divBdr>
        </w:div>
        <w:div w:id="2030183610">
          <w:marLeft w:val="480"/>
          <w:marRight w:val="0"/>
          <w:marTop w:val="0"/>
          <w:marBottom w:val="0"/>
          <w:divBdr>
            <w:top w:val="none" w:sz="0" w:space="0" w:color="auto"/>
            <w:left w:val="none" w:sz="0" w:space="0" w:color="auto"/>
            <w:bottom w:val="none" w:sz="0" w:space="0" w:color="auto"/>
            <w:right w:val="none" w:sz="0" w:space="0" w:color="auto"/>
          </w:divBdr>
        </w:div>
      </w:divsChild>
    </w:div>
    <w:div w:id="1438985990">
      <w:marLeft w:val="480"/>
      <w:marRight w:val="0"/>
      <w:marTop w:val="0"/>
      <w:marBottom w:val="0"/>
      <w:divBdr>
        <w:top w:val="none" w:sz="0" w:space="0" w:color="auto"/>
        <w:left w:val="none" w:sz="0" w:space="0" w:color="auto"/>
        <w:bottom w:val="none" w:sz="0" w:space="0" w:color="auto"/>
        <w:right w:val="none" w:sz="0" w:space="0" w:color="auto"/>
      </w:divBdr>
    </w:div>
    <w:div w:id="1440296386">
      <w:marLeft w:val="480"/>
      <w:marRight w:val="0"/>
      <w:marTop w:val="0"/>
      <w:marBottom w:val="0"/>
      <w:divBdr>
        <w:top w:val="none" w:sz="0" w:space="0" w:color="auto"/>
        <w:left w:val="none" w:sz="0" w:space="0" w:color="auto"/>
        <w:bottom w:val="none" w:sz="0" w:space="0" w:color="auto"/>
        <w:right w:val="none" w:sz="0" w:space="0" w:color="auto"/>
      </w:divBdr>
    </w:div>
    <w:div w:id="1440635978">
      <w:bodyDiv w:val="1"/>
      <w:marLeft w:val="0"/>
      <w:marRight w:val="0"/>
      <w:marTop w:val="0"/>
      <w:marBottom w:val="0"/>
      <w:divBdr>
        <w:top w:val="none" w:sz="0" w:space="0" w:color="auto"/>
        <w:left w:val="none" w:sz="0" w:space="0" w:color="auto"/>
        <w:bottom w:val="none" w:sz="0" w:space="0" w:color="auto"/>
        <w:right w:val="none" w:sz="0" w:space="0" w:color="auto"/>
      </w:divBdr>
    </w:div>
    <w:div w:id="1440876633">
      <w:marLeft w:val="640"/>
      <w:marRight w:val="0"/>
      <w:marTop w:val="0"/>
      <w:marBottom w:val="0"/>
      <w:divBdr>
        <w:top w:val="none" w:sz="0" w:space="0" w:color="auto"/>
        <w:left w:val="none" w:sz="0" w:space="0" w:color="auto"/>
        <w:bottom w:val="none" w:sz="0" w:space="0" w:color="auto"/>
        <w:right w:val="none" w:sz="0" w:space="0" w:color="auto"/>
      </w:divBdr>
    </w:div>
    <w:div w:id="1441795473">
      <w:marLeft w:val="480"/>
      <w:marRight w:val="0"/>
      <w:marTop w:val="0"/>
      <w:marBottom w:val="0"/>
      <w:divBdr>
        <w:top w:val="none" w:sz="0" w:space="0" w:color="auto"/>
        <w:left w:val="none" w:sz="0" w:space="0" w:color="auto"/>
        <w:bottom w:val="none" w:sz="0" w:space="0" w:color="auto"/>
        <w:right w:val="none" w:sz="0" w:space="0" w:color="auto"/>
      </w:divBdr>
    </w:div>
    <w:div w:id="1442259695">
      <w:marLeft w:val="480"/>
      <w:marRight w:val="0"/>
      <w:marTop w:val="0"/>
      <w:marBottom w:val="0"/>
      <w:divBdr>
        <w:top w:val="none" w:sz="0" w:space="0" w:color="auto"/>
        <w:left w:val="none" w:sz="0" w:space="0" w:color="auto"/>
        <w:bottom w:val="none" w:sz="0" w:space="0" w:color="auto"/>
        <w:right w:val="none" w:sz="0" w:space="0" w:color="auto"/>
      </w:divBdr>
    </w:div>
    <w:div w:id="1444420631">
      <w:marLeft w:val="480"/>
      <w:marRight w:val="0"/>
      <w:marTop w:val="0"/>
      <w:marBottom w:val="0"/>
      <w:divBdr>
        <w:top w:val="none" w:sz="0" w:space="0" w:color="auto"/>
        <w:left w:val="none" w:sz="0" w:space="0" w:color="auto"/>
        <w:bottom w:val="none" w:sz="0" w:space="0" w:color="auto"/>
        <w:right w:val="none" w:sz="0" w:space="0" w:color="auto"/>
      </w:divBdr>
    </w:div>
    <w:div w:id="1445223236">
      <w:marLeft w:val="480"/>
      <w:marRight w:val="0"/>
      <w:marTop w:val="0"/>
      <w:marBottom w:val="0"/>
      <w:divBdr>
        <w:top w:val="none" w:sz="0" w:space="0" w:color="auto"/>
        <w:left w:val="none" w:sz="0" w:space="0" w:color="auto"/>
        <w:bottom w:val="none" w:sz="0" w:space="0" w:color="auto"/>
        <w:right w:val="none" w:sz="0" w:space="0" w:color="auto"/>
      </w:divBdr>
    </w:div>
    <w:div w:id="1445348364">
      <w:marLeft w:val="480"/>
      <w:marRight w:val="0"/>
      <w:marTop w:val="0"/>
      <w:marBottom w:val="0"/>
      <w:divBdr>
        <w:top w:val="none" w:sz="0" w:space="0" w:color="auto"/>
        <w:left w:val="none" w:sz="0" w:space="0" w:color="auto"/>
        <w:bottom w:val="none" w:sz="0" w:space="0" w:color="auto"/>
        <w:right w:val="none" w:sz="0" w:space="0" w:color="auto"/>
      </w:divBdr>
    </w:div>
    <w:div w:id="1445953354">
      <w:bodyDiv w:val="1"/>
      <w:marLeft w:val="0"/>
      <w:marRight w:val="0"/>
      <w:marTop w:val="0"/>
      <w:marBottom w:val="0"/>
      <w:divBdr>
        <w:top w:val="none" w:sz="0" w:space="0" w:color="auto"/>
        <w:left w:val="none" w:sz="0" w:space="0" w:color="auto"/>
        <w:bottom w:val="none" w:sz="0" w:space="0" w:color="auto"/>
        <w:right w:val="none" w:sz="0" w:space="0" w:color="auto"/>
      </w:divBdr>
      <w:divsChild>
        <w:div w:id="1206217832">
          <w:marLeft w:val="640"/>
          <w:marRight w:val="0"/>
          <w:marTop w:val="0"/>
          <w:marBottom w:val="0"/>
          <w:divBdr>
            <w:top w:val="none" w:sz="0" w:space="0" w:color="auto"/>
            <w:left w:val="none" w:sz="0" w:space="0" w:color="auto"/>
            <w:bottom w:val="none" w:sz="0" w:space="0" w:color="auto"/>
            <w:right w:val="none" w:sz="0" w:space="0" w:color="auto"/>
          </w:divBdr>
        </w:div>
        <w:div w:id="935871668">
          <w:marLeft w:val="640"/>
          <w:marRight w:val="0"/>
          <w:marTop w:val="0"/>
          <w:marBottom w:val="0"/>
          <w:divBdr>
            <w:top w:val="none" w:sz="0" w:space="0" w:color="auto"/>
            <w:left w:val="none" w:sz="0" w:space="0" w:color="auto"/>
            <w:bottom w:val="none" w:sz="0" w:space="0" w:color="auto"/>
            <w:right w:val="none" w:sz="0" w:space="0" w:color="auto"/>
          </w:divBdr>
        </w:div>
        <w:div w:id="266086768">
          <w:marLeft w:val="640"/>
          <w:marRight w:val="0"/>
          <w:marTop w:val="0"/>
          <w:marBottom w:val="0"/>
          <w:divBdr>
            <w:top w:val="none" w:sz="0" w:space="0" w:color="auto"/>
            <w:left w:val="none" w:sz="0" w:space="0" w:color="auto"/>
            <w:bottom w:val="none" w:sz="0" w:space="0" w:color="auto"/>
            <w:right w:val="none" w:sz="0" w:space="0" w:color="auto"/>
          </w:divBdr>
        </w:div>
        <w:div w:id="860241353">
          <w:marLeft w:val="640"/>
          <w:marRight w:val="0"/>
          <w:marTop w:val="0"/>
          <w:marBottom w:val="0"/>
          <w:divBdr>
            <w:top w:val="none" w:sz="0" w:space="0" w:color="auto"/>
            <w:left w:val="none" w:sz="0" w:space="0" w:color="auto"/>
            <w:bottom w:val="none" w:sz="0" w:space="0" w:color="auto"/>
            <w:right w:val="none" w:sz="0" w:space="0" w:color="auto"/>
          </w:divBdr>
        </w:div>
        <w:div w:id="571549388">
          <w:marLeft w:val="640"/>
          <w:marRight w:val="0"/>
          <w:marTop w:val="0"/>
          <w:marBottom w:val="0"/>
          <w:divBdr>
            <w:top w:val="none" w:sz="0" w:space="0" w:color="auto"/>
            <w:left w:val="none" w:sz="0" w:space="0" w:color="auto"/>
            <w:bottom w:val="none" w:sz="0" w:space="0" w:color="auto"/>
            <w:right w:val="none" w:sz="0" w:space="0" w:color="auto"/>
          </w:divBdr>
        </w:div>
        <w:div w:id="1317417583">
          <w:marLeft w:val="640"/>
          <w:marRight w:val="0"/>
          <w:marTop w:val="0"/>
          <w:marBottom w:val="0"/>
          <w:divBdr>
            <w:top w:val="none" w:sz="0" w:space="0" w:color="auto"/>
            <w:left w:val="none" w:sz="0" w:space="0" w:color="auto"/>
            <w:bottom w:val="none" w:sz="0" w:space="0" w:color="auto"/>
            <w:right w:val="none" w:sz="0" w:space="0" w:color="auto"/>
          </w:divBdr>
        </w:div>
        <w:div w:id="678509283">
          <w:marLeft w:val="640"/>
          <w:marRight w:val="0"/>
          <w:marTop w:val="0"/>
          <w:marBottom w:val="0"/>
          <w:divBdr>
            <w:top w:val="none" w:sz="0" w:space="0" w:color="auto"/>
            <w:left w:val="none" w:sz="0" w:space="0" w:color="auto"/>
            <w:bottom w:val="none" w:sz="0" w:space="0" w:color="auto"/>
            <w:right w:val="none" w:sz="0" w:space="0" w:color="auto"/>
          </w:divBdr>
        </w:div>
        <w:div w:id="590622383">
          <w:marLeft w:val="640"/>
          <w:marRight w:val="0"/>
          <w:marTop w:val="0"/>
          <w:marBottom w:val="0"/>
          <w:divBdr>
            <w:top w:val="none" w:sz="0" w:space="0" w:color="auto"/>
            <w:left w:val="none" w:sz="0" w:space="0" w:color="auto"/>
            <w:bottom w:val="none" w:sz="0" w:space="0" w:color="auto"/>
            <w:right w:val="none" w:sz="0" w:space="0" w:color="auto"/>
          </w:divBdr>
        </w:div>
        <w:div w:id="28724056">
          <w:marLeft w:val="640"/>
          <w:marRight w:val="0"/>
          <w:marTop w:val="0"/>
          <w:marBottom w:val="0"/>
          <w:divBdr>
            <w:top w:val="none" w:sz="0" w:space="0" w:color="auto"/>
            <w:left w:val="none" w:sz="0" w:space="0" w:color="auto"/>
            <w:bottom w:val="none" w:sz="0" w:space="0" w:color="auto"/>
            <w:right w:val="none" w:sz="0" w:space="0" w:color="auto"/>
          </w:divBdr>
        </w:div>
        <w:div w:id="1724328272">
          <w:marLeft w:val="640"/>
          <w:marRight w:val="0"/>
          <w:marTop w:val="0"/>
          <w:marBottom w:val="0"/>
          <w:divBdr>
            <w:top w:val="none" w:sz="0" w:space="0" w:color="auto"/>
            <w:left w:val="none" w:sz="0" w:space="0" w:color="auto"/>
            <w:bottom w:val="none" w:sz="0" w:space="0" w:color="auto"/>
            <w:right w:val="none" w:sz="0" w:space="0" w:color="auto"/>
          </w:divBdr>
        </w:div>
        <w:div w:id="1338532391">
          <w:marLeft w:val="640"/>
          <w:marRight w:val="0"/>
          <w:marTop w:val="0"/>
          <w:marBottom w:val="0"/>
          <w:divBdr>
            <w:top w:val="none" w:sz="0" w:space="0" w:color="auto"/>
            <w:left w:val="none" w:sz="0" w:space="0" w:color="auto"/>
            <w:bottom w:val="none" w:sz="0" w:space="0" w:color="auto"/>
            <w:right w:val="none" w:sz="0" w:space="0" w:color="auto"/>
          </w:divBdr>
        </w:div>
        <w:div w:id="161510876">
          <w:marLeft w:val="640"/>
          <w:marRight w:val="0"/>
          <w:marTop w:val="0"/>
          <w:marBottom w:val="0"/>
          <w:divBdr>
            <w:top w:val="none" w:sz="0" w:space="0" w:color="auto"/>
            <w:left w:val="none" w:sz="0" w:space="0" w:color="auto"/>
            <w:bottom w:val="none" w:sz="0" w:space="0" w:color="auto"/>
            <w:right w:val="none" w:sz="0" w:space="0" w:color="auto"/>
          </w:divBdr>
        </w:div>
        <w:div w:id="1068529788">
          <w:marLeft w:val="640"/>
          <w:marRight w:val="0"/>
          <w:marTop w:val="0"/>
          <w:marBottom w:val="0"/>
          <w:divBdr>
            <w:top w:val="none" w:sz="0" w:space="0" w:color="auto"/>
            <w:left w:val="none" w:sz="0" w:space="0" w:color="auto"/>
            <w:bottom w:val="none" w:sz="0" w:space="0" w:color="auto"/>
            <w:right w:val="none" w:sz="0" w:space="0" w:color="auto"/>
          </w:divBdr>
        </w:div>
        <w:div w:id="2016031214">
          <w:marLeft w:val="640"/>
          <w:marRight w:val="0"/>
          <w:marTop w:val="0"/>
          <w:marBottom w:val="0"/>
          <w:divBdr>
            <w:top w:val="none" w:sz="0" w:space="0" w:color="auto"/>
            <w:left w:val="none" w:sz="0" w:space="0" w:color="auto"/>
            <w:bottom w:val="none" w:sz="0" w:space="0" w:color="auto"/>
            <w:right w:val="none" w:sz="0" w:space="0" w:color="auto"/>
          </w:divBdr>
        </w:div>
        <w:div w:id="1892763211">
          <w:marLeft w:val="640"/>
          <w:marRight w:val="0"/>
          <w:marTop w:val="0"/>
          <w:marBottom w:val="0"/>
          <w:divBdr>
            <w:top w:val="none" w:sz="0" w:space="0" w:color="auto"/>
            <w:left w:val="none" w:sz="0" w:space="0" w:color="auto"/>
            <w:bottom w:val="none" w:sz="0" w:space="0" w:color="auto"/>
            <w:right w:val="none" w:sz="0" w:space="0" w:color="auto"/>
          </w:divBdr>
        </w:div>
        <w:div w:id="1960140961">
          <w:marLeft w:val="640"/>
          <w:marRight w:val="0"/>
          <w:marTop w:val="0"/>
          <w:marBottom w:val="0"/>
          <w:divBdr>
            <w:top w:val="none" w:sz="0" w:space="0" w:color="auto"/>
            <w:left w:val="none" w:sz="0" w:space="0" w:color="auto"/>
            <w:bottom w:val="none" w:sz="0" w:space="0" w:color="auto"/>
            <w:right w:val="none" w:sz="0" w:space="0" w:color="auto"/>
          </w:divBdr>
        </w:div>
        <w:div w:id="470176563">
          <w:marLeft w:val="640"/>
          <w:marRight w:val="0"/>
          <w:marTop w:val="0"/>
          <w:marBottom w:val="0"/>
          <w:divBdr>
            <w:top w:val="none" w:sz="0" w:space="0" w:color="auto"/>
            <w:left w:val="none" w:sz="0" w:space="0" w:color="auto"/>
            <w:bottom w:val="none" w:sz="0" w:space="0" w:color="auto"/>
            <w:right w:val="none" w:sz="0" w:space="0" w:color="auto"/>
          </w:divBdr>
        </w:div>
        <w:div w:id="786965772">
          <w:marLeft w:val="640"/>
          <w:marRight w:val="0"/>
          <w:marTop w:val="0"/>
          <w:marBottom w:val="0"/>
          <w:divBdr>
            <w:top w:val="none" w:sz="0" w:space="0" w:color="auto"/>
            <w:left w:val="none" w:sz="0" w:space="0" w:color="auto"/>
            <w:bottom w:val="none" w:sz="0" w:space="0" w:color="auto"/>
            <w:right w:val="none" w:sz="0" w:space="0" w:color="auto"/>
          </w:divBdr>
        </w:div>
        <w:div w:id="832456771">
          <w:marLeft w:val="640"/>
          <w:marRight w:val="0"/>
          <w:marTop w:val="0"/>
          <w:marBottom w:val="0"/>
          <w:divBdr>
            <w:top w:val="none" w:sz="0" w:space="0" w:color="auto"/>
            <w:left w:val="none" w:sz="0" w:space="0" w:color="auto"/>
            <w:bottom w:val="none" w:sz="0" w:space="0" w:color="auto"/>
            <w:right w:val="none" w:sz="0" w:space="0" w:color="auto"/>
          </w:divBdr>
        </w:div>
        <w:div w:id="1794052052">
          <w:marLeft w:val="640"/>
          <w:marRight w:val="0"/>
          <w:marTop w:val="0"/>
          <w:marBottom w:val="0"/>
          <w:divBdr>
            <w:top w:val="none" w:sz="0" w:space="0" w:color="auto"/>
            <w:left w:val="none" w:sz="0" w:space="0" w:color="auto"/>
            <w:bottom w:val="none" w:sz="0" w:space="0" w:color="auto"/>
            <w:right w:val="none" w:sz="0" w:space="0" w:color="auto"/>
          </w:divBdr>
        </w:div>
        <w:div w:id="516044713">
          <w:marLeft w:val="640"/>
          <w:marRight w:val="0"/>
          <w:marTop w:val="0"/>
          <w:marBottom w:val="0"/>
          <w:divBdr>
            <w:top w:val="none" w:sz="0" w:space="0" w:color="auto"/>
            <w:left w:val="none" w:sz="0" w:space="0" w:color="auto"/>
            <w:bottom w:val="none" w:sz="0" w:space="0" w:color="auto"/>
            <w:right w:val="none" w:sz="0" w:space="0" w:color="auto"/>
          </w:divBdr>
        </w:div>
        <w:div w:id="2013558437">
          <w:marLeft w:val="640"/>
          <w:marRight w:val="0"/>
          <w:marTop w:val="0"/>
          <w:marBottom w:val="0"/>
          <w:divBdr>
            <w:top w:val="none" w:sz="0" w:space="0" w:color="auto"/>
            <w:left w:val="none" w:sz="0" w:space="0" w:color="auto"/>
            <w:bottom w:val="none" w:sz="0" w:space="0" w:color="auto"/>
            <w:right w:val="none" w:sz="0" w:space="0" w:color="auto"/>
          </w:divBdr>
        </w:div>
        <w:div w:id="146476234">
          <w:marLeft w:val="640"/>
          <w:marRight w:val="0"/>
          <w:marTop w:val="0"/>
          <w:marBottom w:val="0"/>
          <w:divBdr>
            <w:top w:val="none" w:sz="0" w:space="0" w:color="auto"/>
            <w:left w:val="none" w:sz="0" w:space="0" w:color="auto"/>
            <w:bottom w:val="none" w:sz="0" w:space="0" w:color="auto"/>
            <w:right w:val="none" w:sz="0" w:space="0" w:color="auto"/>
          </w:divBdr>
        </w:div>
        <w:div w:id="1716931454">
          <w:marLeft w:val="640"/>
          <w:marRight w:val="0"/>
          <w:marTop w:val="0"/>
          <w:marBottom w:val="0"/>
          <w:divBdr>
            <w:top w:val="none" w:sz="0" w:space="0" w:color="auto"/>
            <w:left w:val="none" w:sz="0" w:space="0" w:color="auto"/>
            <w:bottom w:val="none" w:sz="0" w:space="0" w:color="auto"/>
            <w:right w:val="none" w:sz="0" w:space="0" w:color="auto"/>
          </w:divBdr>
        </w:div>
        <w:div w:id="89354536">
          <w:marLeft w:val="640"/>
          <w:marRight w:val="0"/>
          <w:marTop w:val="0"/>
          <w:marBottom w:val="0"/>
          <w:divBdr>
            <w:top w:val="none" w:sz="0" w:space="0" w:color="auto"/>
            <w:left w:val="none" w:sz="0" w:space="0" w:color="auto"/>
            <w:bottom w:val="none" w:sz="0" w:space="0" w:color="auto"/>
            <w:right w:val="none" w:sz="0" w:space="0" w:color="auto"/>
          </w:divBdr>
        </w:div>
        <w:div w:id="1428383158">
          <w:marLeft w:val="640"/>
          <w:marRight w:val="0"/>
          <w:marTop w:val="0"/>
          <w:marBottom w:val="0"/>
          <w:divBdr>
            <w:top w:val="none" w:sz="0" w:space="0" w:color="auto"/>
            <w:left w:val="none" w:sz="0" w:space="0" w:color="auto"/>
            <w:bottom w:val="none" w:sz="0" w:space="0" w:color="auto"/>
            <w:right w:val="none" w:sz="0" w:space="0" w:color="auto"/>
          </w:divBdr>
        </w:div>
        <w:div w:id="1582326467">
          <w:marLeft w:val="640"/>
          <w:marRight w:val="0"/>
          <w:marTop w:val="0"/>
          <w:marBottom w:val="0"/>
          <w:divBdr>
            <w:top w:val="none" w:sz="0" w:space="0" w:color="auto"/>
            <w:left w:val="none" w:sz="0" w:space="0" w:color="auto"/>
            <w:bottom w:val="none" w:sz="0" w:space="0" w:color="auto"/>
            <w:right w:val="none" w:sz="0" w:space="0" w:color="auto"/>
          </w:divBdr>
        </w:div>
        <w:div w:id="1869295352">
          <w:marLeft w:val="640"/>
          <w:marRight w:val="0"/>
          <w:marTop w:val="0"/>
          <w:marBottom w:val="0"/>
          <w:divBdr>
            <w:top w:val="none" w:sz="0" w:space="0" w:color="auto"/>
            <w:left w:val="none" w:sz="0" w:space="0" w:color="auto"/>
            <w:bottom w:val="none" w:sz="0" w:space="0" w:color="auto"/>
            <w:right w:val="none" w:sz="0" w:space="0" w:color="auto"/>
          </w:divBdr>
        </w:div>
        <w:div w:id="1311860487">
          <w:marLeft w:val="640"/>
          <w:marRight w:val="0"/>
          <w:marTop w:val="0"/>
          <w:marBottom w:val="0"/>
          <w:divBdr>
            <w:top w:val="none" w:sz="0" w:space="0" w:color="auto"/>
            <w:left w:val="none" w:sz="0" w:space="0" w:color="auto"/>
            <w:bottom w:val="none" w:sz="0" w:space="0" w:color="auto"/>
            <w:right w:val="none" w:sz="0" w:space="0" w:color="auto"/>
          </w:divBdr>
        </w:div>
        <w:div w:id="2115005923">
          <w:marLeft w:val="640"/>
          <w:marRight w:val="0"/>
          <w:marTop w:val="0"/>
          <w:marBottom w:val="0"/>
          <w:divBdr>
            <w:top w:val="none" w:sz="0" w:space="0" w:color="auto"/>
            <w:left w:val="none" w:sz="0" w:space="0" w:color="auto"/>
            <w:bottom w:val="none" w:sz="0" w:space="0" w:color="auto"/>
            <w:right w:val="none" w:sz="0" w:space="0" w:color="auto"/>
          </w:divBdr>
        </w:div>
        <w:div w:id="219096894">
          <w:marLeft w:val="640"/>
          <w:marRight w:val="0"/>
          <w:marTop w:val="0"/>
          <w:marBottom w:val="0"/>
          <w:divBdr>
            <w:top w:val="none" w:sz="0" w:space="0" w:color="auto"/>
            <w:left w:val="none" w:sz="0" w:space="0" w:color="auto"/>
            <w:bottom w:val="none" w:sz="0" w:space="0" w:color="auto"/>
            <w:right w:val="none" w:sz="0" w:space="0" w:color="auto"/>
          </w:divBdr>
        </w:div>
        <w:div w:id="1900483079">
          <w:marLeft w:val="640"/>
          <w:marRight w:val="0"/>
          <w:marTop w:val="0"/>
          <w:marBottom w:val="0"/>
          <w:divBdr>
            <w:top w:val="none" w:sz="0" w:space="0" w:color="auto"/>
            <w:left w:val="none" w:sz="0" w:space="0" w:color="auto"/>
            <w:bottom w:val="none" w:sz="0" w:space="0" w:color="auto"/>
            <w:right w:val="none" w:sz="0" w:space="0" w:color="auto"/>
          </w:divBdr>
        </w:div>
        <w:div w:id="975066820">
          <w:marLeft w:val="640"/>
          <w:marRight w:val="0"/>
          <w:marTop w:val="0"/>
          <w:marBottom w:val="0"/>
          <w:divBdr>
            <w:top w:val="none" w:sz="0" w:space="0" w:color="auto"/>
            <w:left w:val="none" w:sz="0" w:space="0" w:color="auto"/>
            <w:bottom w:val="none" w:sz="0" w:space="0" w:color="auto"/>
            <w:right w:val="none" w:sz="0" w:space="0" w:color="auto"/>
          </w:divBdr>
        </w:div>
        <w:div w:id="947004655">
          <w:marLeft w:val="640"/>
          <w:marRight w:val="0"/>
          <w:marTop w:val="0"/>
          <w:marBottom w:val="0"/>
          <w:divBdr>
            <w:top w:val="none" w:sz="0" w:space="0" w:color="auto"/>
            <w:left w:val="none" w:sz="0" w:space="0" w:color="auto"/>
            <w:bottom w:val="none" w:sz="0" w:space="0" w:color="auto"/>
            <w:right w:val="none" w:sz="0" w:space="0" w:color="auto"/>
          </w:divBdr>
        </w:div>
        <w:div w:id="1583180143">
          <w:marLeft w:val="640"/>
          <w:marRight w:val="0"/>
          <w:marTop w:val="0"/>
          <w:marBottom w:val="0"/>
          <w:divBdr>
            <w:top w:val="none" w:sz="0" w:space="0" w:color="auto"/>
            <w:left w:val="none" w:sz="0" w:space="0" w:color="auto"/>
            <w:bottom w:val="none" w:sz="0" w:space="0" w:color="auto"/>
            <w:right w:val="none" w:sz="0" w:space="0" w:color="auto"/>
          </w:divBdr>
        </w:div>
        <w:div w:id="276959421">
          <w:marLeft w:val="640"/>
          <w:marRight w:val="0"/>
          <w:marTop w:val="0"/>
          <w:marBottom w:val="0"/>
          <w:divBdr>
            <w:top w:val="none" w:sz="0" w:space="0" w:color="auto"/>
            <w:left w:val="none" w:sz="0" w:space="0" w:color="auto"/>
            <w:bottom w:val="none" w:sz="0" w:space="0" w:color="auto"/>
            <w:right w:val="none" w:sz="0" w:space="0" w:color="auto"/>
          </w:divBdr>
        </w:div>
        <w:div w:id="235361057">
          <w:marLeft w:val="640"/>
          <w:marRight w:val="0"/>
          <w:marTop w:val="0"/>
          <w:marBottom w:val="0"/>
          <w:divBdr>
            <w:top w:val="none" w:sz="0" w:space="0" w:color="auto"/>
            <w:left w:val="none" w:sz="0" w:space="0" w:color="auto"/>
            <w:bottom w:val="none" w:sz="0" w:space="0" w:color="auto"/>
            <w:right w:val="none" w:sz="0" w:space="0" w:color="auto"/>
          </w:divBdr>
        </w:div>
        <w:div w:id="980429764">
          <w:marLeft w:val="640"/>
          <w:marRight w:val="0"/>
          <w:marTop w:val="0"/>
          <w:marBottom w:val="0"/>
          <w:divBdr>
            <w:top w:val="none" w:sz="0" w:space="0" w:color="auto"/>
            <w:left w:val="none" w:sz="0" w:space="0" w:color="auto"/>
            <w:bottom w:val="none" w:sz="0" w:space="0" w:color="auto"/>
            <w:right w:val="none" w:sz="0" w:space="0" w:color="auto"/>
          </w:divBdr>
        </w:div>
        <w:div w:id="2014912040">
          <w:marLeft w:val="640"/>
          <w:marRight w:val="0"/>
          <w:marTop w:val="0"/>
          <w:marBottom w:val="0"/>
          <w:divBdr>
            <w:top w:val="none" w:sz="0" w:space="0" w:color="auto"/>
            <w:left w:val="none" w:sz="0" w:space="0" w:color="auto"/>
            <w:bottom w:val="none" w:sz="0" w:space="0" w:color="auto"/>
            <w:right w:val="none" w:sz="0" w:space="0" w:color="auto"/>
          </w:divBdr>
        </w:div>
        <w:div w:id="285964254">
          <w:marLeft w:val="640"/>
          <w:marRight w:val="0"/>
          <w:marTop w:val="0"/>
          <w:marBottom w:val="0"/>
          <w:divBdr>
            <w:top w:val="none" w:sz="0" w:space="0" w:color="auto"/>
            <w:left w:val="none" w:sz="0" w:space="0" w:color="auto"/>
            <w:bottom w:val="none" w:sz="0" w:space="0" w:color="auto"/>
            <w:right w:val="none" w:sz="0" w:space="0" w:color="auto"/>
          </w:divBdr>
        </w:div>
        <w:div w:id="1251354927">
          <w:marLeft w:val="640"/>
          <w:marRight w:val="0"/>
          <w:marTop w:val="0"/>
          <w:marBottom w:val="0"/>
          <w:divBdr>
            <w:top w:val="none" w:sz="0" w:space="0" w:color="auto"/>
            <w:left w:val="none" w:sz="0" w:space="0" w:color="auto"/>
            <w:bottom w:val="none" w:sz="0" w:space="0" w:color="auto"/>
            <w:right w:val="none" w:sz="0" w:space="0" w:color="auto"/>
          </w:divBdr>
        </w:div>
        <w:div w:id="2117556324">
          <w:marLeft w:val="640"/>
          <w:marRight w:val="0"/>
          <w:marTop w:val="0"/>
          <w:marBottom w:val="0"/>
          <w:divBdr>
            <w:top w:val="none" w:sz="0" w:space="0" w:color="auto"/>
            <w:left w:val="none" w:sz="0" w:space="0" w:color="auto"/>
            <w:bottom w:val="none" w:sz="0" w:space="0" w:color="auto"/>
            <w:right w:val="none" w:sz="0" w:space="0" w:color="auto"/>
          </w:divBdr>
        </w:div>
        <w:div w:id="668293147">
          <w:marLeft w:val="640"/>
          <w:marRight w:val="0"/>
          <w:marTop w:val="0"/>
          <w:marBottom w:val="0"/>
          <w:divBdr>
            <w:top w:val="none" w:sz="0" w:space="0" w:color="auto"/>
            <w:left w:val="none" w:sz="0" w:space="0" w:color="auto"/>
            <w:bottom w:val="none" w:sz="0" w:space="0" w:color="auto"/>
            <w:right w:val="none" w:sz="0" w:space="0" w:color="auto"/>
          </w:divBdr>
        </w:div>
        <w:div w:id="557325038">
          <w:marLeft w:val="640"/>
          <w:marRight w:val="0"/>
          <w:marTop w:val="0"/>
          <w:marBottom w:val="0"/>
          <w:divBdr>
            <w:top w:val="none" w:sz="0" w:space="0" w:color="auto"/>
            <w:left w:val="none" w:sz="0" w:space="0" w:color="auto"/>
            <w:bottom w:val="none" w:sz="0" w:space="0" w:color="auto"/>
            <w:right w:val="none" w:sz="0" w:space="0" w:color="auto"/>
          </w:divBdr>
        </w:div>
        <w:div w:id="1187908925">
          <w:marLeft w:val="640"/>
          <w:marRight w:val="0"/>
          <w:marTop w:val="0"/>
          <w:marBottom w:val="0"/>
          <w:divBdr>
            <w:top w:val="none" w:sz="0" w:space="0" w:color="auto"/>
            <w:left w:val="none" w:sz="0" w:space="0" w:color="auto"/>
            <w:bottom w:val="none" w:sz="0" w:space="0" w:color="auto"/>
            <w:right w:val="none" w:sz="0" w:space="0" w:color="auto"/>
          </w:divBdr>
        </w:div>
        <w:div w:id="1036545541">
          <w:marLeft w:val="640"/>
          <w:marRight w:val="0"/>
          <w:marTop w:val="0"/>
          <w:marBottom w:val="0"/>
          <w:divBdr>
            <w:top w:val="none" w:sz="0" w:space="0" w:color="auto"/>
            <w:left w:val="none" w:sz="0" w:space="0" w:color="auto"/>
            <w:bottom w:val="none" w:sz="0" w:space="0" w:color="auto"/>
            <w:right w:val="none" w:sz="0" w:space="0" w:color="auto"/>
          </w:divBdr>
        </w:div>
        <w:div w:id="320038661">
          <w:marLeft w:val="640"/>
          <w:marRight w:val="0"/>
          <w:marTop w:val="0"/>
          <w:marBottom w:val="0"/>
          <w:divBdr>
            <w:top w:val="none" w:sz="0" w:space="0" w:color="auto"/>
            <w:left w:val="none" w:sz="0" w:space="0" w:color="auto"/>
            <w:bottom w:val="none" w:sz="0" w:space="0" w:color="auto"/>
            <w:right w:val="none" w:sz="0" w:space="0" w:color="auto"/>
          </w:divBdr>
        </w:div>
        <w:div w:id="805052347">
          <w:marLeft w:val="640"/>
          <w:marRight w:val="0"/>
          <w:marTop w:val="0"/>
          <w:marBottom w:val="0"/>
          <w:divBdr>
            <w:top w:val="none" w:sz="0" w:space="0" w:color="auto"/>
            <w:left w:val="none" w:sz="0" w:space="0" w:color="auto"/>
            <w:bottom w:val="none" w:sz="0" w:space="0" w:color="auto"/>
            <w:right w:val="none" w:sz="0" w:space="0" w:color="auto"/>
          </w:divBdr>
        </w:div>
        <w:div w:id="1532451690">
          <w:marLeft w:val="640"/>
          <w:marRight w:val="0"/>
          <w:marTop w:val="0"/>
          <w:marBottom w:val="0"/>
          <w:divBdr>
            <w:top w:val="none" w:sz="0" w:space="0" w:color="auto"/>
            <w:left w:val="none" w:sz="0" w:space="0" w:color="auto"/>
            <w:bottom w:val="none" w:sz="0" w:space="0" w:color="auto"/>
            <w:right w:val="none" w:sz="0" w:space="0" w:color="auto"/>
          </w:divBdr>
        </w:div>
        <w:div w:id="1180197310">
          <w:marLeft w:val="640"/>
          <w:marRight w:val="0"/>
          <w:marTop w:val="0"/>
          <w:marBottom w:val="0"/>
          <w:divBdr>
            <w:top w:val="none" w:sz="0" w:space="0" w:color="auto"/>
            <w:left w:val="none" w:sz="0" w:space="0" w:color="auto"/>
            <w:bottom w:val="none" w:sz="0" w:space="0" w:color="auto"/>
            <w:right w:val="none" w:sz="0" w:space="0" w:color="auto"/>
          </w:divBdr>
        </w:div>
        <w:div w:id="1989508357">
          <w:marLeft w:val="640"/>
          <w:marRight w:val="0"/>
          <w:marTop w:val="0"/>
          <w:marBottom w:val="0"/>
          <w:divBdr>
            <w:top w:val="none" w:sz="0" w:space="0" w:color="auto"/>
            <w:left w:val="none" w:sz="0" w:space="0" w:color="auto"/>
            <w:bottom w:val="none" w:sz="0" w:space="0" w:color="auto"/>
            <w:right w:val="none" w:sz="0" w:space="0" w:color="auto"/>
          </w:divBdr>
        </w:div>
        <w:div w:id="839271006">
          <w:marLeft w:val="640"/>
          <w:marRight w:val="0"/>
          <w:marTop w:val="0"/>
          <w:marBottom w:val="0"/>
          <w:divBdr>
            <w:top w:val="none" w:sz="0" w:space="0" w:color="auto"/>
            <w:left w:val="none" w:sz="0" w:space="0" w:color="auto"/>
            <w:bottom w:val="none" w:sz="0" w:space="0" w:color="auto"/>
            <w:right w:val="none" w:sz="0" w:space="0" w:color="auto"/>
          </w:divBdr>
        </w:div>
        <w:div w:id="2081904910">
          <w:marLeft w:val="640"/>
          <w:marRight w:val="0"/>
          <w:marTop w:val="0"/>
          <w:marBottom w:val="0"/>
          <w:divBdr>
            <w:top w:val="none" w:sz="0" w:space="0" w:color="auto"/>
            <w:left w:val="none" w:sz="0" w:space="0" w:color="auto"/>
            <w:bottom w:val="none" w:sz="0" w:space="0" w:color="auto"/>
            <w:right w:val="none" w:sz="0" w:space="0" w:color="auto"/>
          </w:divBdr>
        </w:div>
        <w:div w:id="2027245841">
          <w:marLeft w:val="640"/>
          <w:marRight w:val="0"/>
          <w:marTop w:val="0"/>
          <w:marBottom w:val="0"/>
          <w:divBdr>
            <w:top w:val="none" w:sz="0" w:space="0" w:color="auto"/>
            <w:left w:val="none" w:sz="0" w:space="0" w:color="auto"/>
            <w:bottom w:val="none" w:sz="0" w:space="0" w:color="auto"/>
            <w:right w:val="none" w:sz="0" w:space="0" w:color="auto"/>
          </w:divBdr>
        </w:div>
        <w:div w:id="1268469874">
          <w:marLeft w:val="640"/>
          <w:marRight w:val="0"/>
          <w:marTop w:val="0"/>
          <w:marBottom w:val="0"/>
          <w:divBdr>
            <w:top w:val="none" w:sz="0" w:space="0" w:color="auto"/>
            <w:left w:val="none" w:sz="0" w:space="0" w:color="auto"/>
            <w:bottom w:val="none" w:sz="0" w:space="0" w:color="auto"/>
            <w:right w:val="none" w:sz="0" w:space="0" w:color="auto"/>
          </w:divBdr>
        </w:div>
        <w:div w:id="1004824389">
          <w:marLeft w:val="640"/>
          <w:marRight w:val="0"/>
          <w:marTop w:val="0"/>
          <w:marBottom w:val="0"/>
          <w:divBdr>
            <w:top w:val="none" w:sz="0" w:space="0" w:color="auto"/>
            <w:left w:val="none" w:sz="0" w:space="0" w:color="auto"/>
            <w:bottom w:val="none" w:sz="0" w:space="0" w:color="auto"/>
            <w:right w:val="none" w:sz="0" w:space="0" w:color="auto"/>
          </w:divBdr>
        </w:div>
        <w:div w:id="1998025062">
          <w:marLeft w:val="640"/>
          <w:marRight w:val="0"/>
          <w:marTop w:val="0"/>
          <w:marBottom w:val="0"/>
          <w:divBdr>
            <w:top w:val="none" w:sz="0" w:space="0" w:color="auto"/>
            <w:left w:val="none" w:sz="0" w:space="0" w:color="auto"/>
            <w:bottom w:val="none" w:sz="0" w:space="0" w:color="auto"/>
            <w:right w:val="none" w:sz="0" w:space="0" w:color="auto"/>
          </w:divBdr>
        </w:div>
        <w:div w:id="2072653168">
          <w:marLeft w:val="640"/>
          <w:marRight w:val="0"/>
          <w:marTop w:val="0"/>
          <w:marBottom w:val="0"/>
          <w:divBdr>
            <w:top w:val="none" w:sz="0" w:space="0" w:color="auto"/>
            <w:left w:val="none" w:sz="0" w:space="0" w:color="auto"/>
            <w:bottom w:val="none" w:sz="0" w:space="0" w:color="auto"/>
            <w:right w:val="none" w:sz="0" w:space="0" w:color="auto"/>
          </w:divBdr>
        </w:div>
        <w:div w:id="333537547">
          <w:marLeft w:val="640"/>
          <w:marRight w:val="0"/>
          <w:marTop w:val="0"/>
          <w:marBottom w:val="0"/>
          <w:divBdr>
            <w:top w:val="none" w:sz="0" w:space="0" w:color="auto"/>
            <w:left w:val="none" w:sz="0" w:space="0" w:color="auto"/>
            <w:bottom w:val="none" w:sz="0" w:space="0" w:color="auto"/>
            <w:right w:val="none" w:sz="0" w:space="0" w:color="auto"/>
          </w:divBdr>
        </w:div>
        <w:div w:id="605700635">
          <w:marLeft w:val="640"/>
          <w:marRight w:val="0"/>
          <w:marTop w:val="0"/>
          <w:marBottom w:val="0"/>
          <w:divBdr>
            <w:top w:val="none" w:sz="0" w:space="0" w:color="auto"/>
            <w:left w:val="none" w:sz="0" w:space="0" w:color="auto"/>
            <w:bottom w:val="none" w:sz="0" w:space="0" w:color="auto"/>
            <w:right w:val="none" w:sz="0" w:space="0" w:color="auto"/>
          </w:divBdr>
        </w:div>
        <w:div w:id="2114855029">
          <w:marLeft w:val="640"/>
          <w:marRight w:val="0"/>
          <w:marTop w:val="0"/>
          <w:marBottom w:val="0"/>
          <w:divBdr>
            <w:top w:val="none" w:sz="0" w:space="0" w:color="auto"/>
            <w:left w:val="none" w:sz="0" w:space="0" w:color="auto"/>
            <w:bottom w:val="none" w:sz="0" w:space="0" w:color="auto"/>
            <w:right w:val="none" w:sz="0" w:space="0" w:color="auto"/>
          </w:divBdr>
        </w:div>
        <w:div w:id="988174480">
          <w:marLeft w:val="640"/>
          <w:marRight w:val="0"/>
          <w:marTop w:val="0"/>
          <w:marBottom w:val="0"/>
          <w:divBdr>
            <w:top w:val="none" w:sz="0" w:space="0" w:color="auto"/>
            <w:left w:val="none" w:sz="0" w:space="0" w:color="auto"/>
            <w:bottom w:val="none" w:sz="0" w:space="0" w:color="auto"/>
            <w:right w:val="none" w:sz="0" w:space="0" w:color="auto"/>
          </w:divBdr>
        </w:div>
        <w:div w:id="1257136778">
          <w:marLeft w:val="640"/>
          <w:marRight w:val="0"/>
          <w:marTop w:val="0"/>
          <w:marBottom w:val="0"/>
          <w:divBdr>
            <w:top w:val="none" w:sz="0" w:space="0" w:color="auto"/>
            <w:left w:val="none" w:sz="0" w:space="0" w:color="auto"/>
            <w:bottom w:val="none" w:sz="0" w:space="0" w:color="auto"/>
            <w:right w:val="none" w:sz="0" w:space="0" w:color="auto"/>
          </w:divBdr>
        </w:div>
        <w:div w:id="1732003776">
          <w:marLeft w:val="640"/>
          <w:marRight w:val="0"/>
          <w:marTop w:val="0"/>
          <w:marBottom w:val="0"/>
          <w:divBdr>
            <w:top w:val="none" w:sz="0" w:space="0" w:color="auto"/>
            <w:left w:val="none" w:sz="0" w:space="0" w:color="auto"/>
            <w:bottom w:val="none" w:sz="0" w:space="0" w:color="auto"/>
            <w:right w:val="none" w:sz="0" w:space="0" w:color="auto"/>
          </w:divBdr>
        </w:div>
        <w:div w:id="1501461727">
          <w:marLeft w:val="640"/>
          <w:marRight w:val="0"/>
          <w:marTop w:val="0"/>
          <w:marBottom w:val="0"/>
          <w:divBdr>
            <w:top w:val="none" w:sz="0" w:space="0" w:color="auto"/>
            <w:left w:val="none" w:sz="0" w:space="0" w:color="auto"/>
            <w:bottom w:val="none" w:sz="0" w:space="0" w:color="auto"/>
            <w:right w:val="none" w:sz="0" w:space="0" w:color="auto"/>
          </w:divBdr>
        </w:div>
        <w:div w:id="1882128649">
          <w:marLeft w:val="640"/>
          <w:marRight w:val="0"/>
          <w:marTop w:val="0"/>
          <w:marBottom w:val="0"/>
          <w:divBdr>
            <w:top w:val="none" w:sz="0" w:space="0" w:color="auto"/>
            <w:left w:val="none" w:sz="0" w:space="0" w:color="auto"/>
            <w:bottom w:val="none" w:sz="0" w:space="0" w:color="auto"/>
            <w:right w:val="none" w:sz="0" w:space="0" w:color="auto"/>
          </w:divBdr>
        </w:div>
        <w:div w:id="1183134362">
          <w:marLeft w:val="640"/>
          <w:marRight w:val="0"/>
          <w:marTop w:val="0"/>
          <w:marBottom w:val="0"/>
          <w:divBdr>
            <w:top w:val="none" w:sz="0" w:space="0" w:color="auto"/>
            <w:left w:val="none" w:sz="0" w:space="0" w:color="auto"/>
            <w:bottom w:val="none" w:sz="0" w:space="0" w:color="auto"/>
            <w:right w:val="none" w:sz="0" w:space="0" w:color="auto"/>
          </w:divBdr>
        </w:div>
        <w:div w:id="1119028347">
          <w:marLeft w:val="640"/>
          <w:marRight w:val="0"/>
          <w:marTop w:val="0"/>
          <w:marBottom w:val="0"/>
          <w:divBdr>
            <w:top w:val="none" w:sz="0" w:space="0" w:color="auto"/>
            <w:left w:val="none" w:sz="0" w:space="0" w:color="auto"/>
            <w:bottom w:val="none" w:sz="0" w:space="0" w:color="auto"/>
            <w:right w:val="none" w:sz="0" w:space="0" w:color="auto"/>
          </w:divBdr>
        </w:div>
        <w:div w:id="772549914">
          <w:marLeft w:val="640"/>
          <w:marRight w:val="0"/>
          <w:marTop w:val="0"/>
          <w:marBottom w:val="0"/>
          <w:divBdr>
            <w:top w:val="none" w:sz="0" w:space="0" w:color="auto"/>
            <w:left w:val="none" w:sz="0" w:space="0" w:color="auto"/>
            <w:bottom w:val="none" w:sz="0" w:space="0" w:color="auto"/>
            <w:right w:val="none" w:sz="0" w:space="0" w:color="auto"/>
          </w:divBdr>
        </w:div>
        <w:div w:id="2048216625">
          <w:marLeft w:val="640"/>
          <w:marRight w:val="0"/>
          <w:marTop w:val="0"/>
          <w:marBottom w:val="0"/>
          <w:divBdr>
            <w:top w:val="none" w:sz="0" w:space="0" w:color="auto"/>
            <w:left w:val="none" w:sz="0" w:space="0" w:color="auto"/>
            <w:bottom w:val="none" w:sz="0" w:space="0" w:color="auto"/>
            <w:right w:val="none" w:sz="0" w:space="0" w:color="auto"/>
          </w:divBdr>
        </w:div>
        <w:div w:id="1305311500">
          <w:marLeft w:val="640"/>
          <w:marRight w:val="0"/>
          <w:marTop w:val="0"/>
          <w:marBottom w:val="0"/>
          <w:divBdr>
            <w:top w:val="none" w:sz="0" w:space="0" w:color="auto"/>
            <w:left w:val="none" w:sz="0" w:space="0" w:color="auto"/>
            <w:bottom w:val="none" w:sz="0" w:space="0" w:color="auto"/>
            <w:right w:val="none" w:sz="0" w:space="0" w:color="auto"/>
          </w:divBdr>
        </w:div>
        <w:div w:id="1891962254">
          <w:marLeft w:val="640"/>
          <w:marRight w:val="0"/>
          <w:marTop w:val="0"/>
          <w:marBottom w:val="0"/>
          <w:divBdr>
            <w:top w:val="none" w:sz="0" w:space="0" w:color="auto"/>
            <w:left w:val="none" w:sz="0" w:space="0" w:color="auto"/>
            <w:bottom w:val="none" w:sz="0" w:space="0" w:color="auto"/>
            <w:right w:val="none" w:sz="0" w:space="0" w:color="auto"/>
          </w:divBdr>
        </w:div>
        <w:div w:id="1439787461">
          <w:marLeft w:val="640"/>
          <w:marRight w:val="0"/>
          <w:marTop w:val="0"/>
          <w:marBottom w:val="0"/>
          <w:divBdr>
            <w:top w:val="none" w:sz="0" w:space="0" w:color="auto"/>
            <w:left w:val="none" w:sz="0" w:space="0" w:color="auto"/>
            <w:bottom w:val="none" w:sz="0" w:space="0" w:color="auto"/>
            <w:right w:val="none" w:sz="0" w:space="0" w:color="auto"/>
          </w:divBdr>
        </w:div>
        <w:div w:id="2069570761">
          <w:marLeft w:val="640"/>
          <w:marRight w:val="0"/>
          <w:marTop w:val="0"/>
          <w:marBottom w:val="0"/>
          <w:divBdr>
            <w:top w:val="none" w:sz="0" w:space="0" w:color="auto"/>
            <w:left w:val="none" w:sz="0" w:space="0" w:color="auto"/>
            <w:bottom w:val="none" w:sz="0" w:space="0" w:color="auto"/>
            <w:right w:val="none" w:sz="0" w:space="0" w:color="auto"/>
          </w:divBdr>
        </w:div>
        <w:div w:id="438792274">
          <w:marLeft w:val="640"/>
          <w:marRight w:val="0"/>
          <w:marTop w:val="0"/>
          <w:marBottom w:val="0"/>
          <w:divBdr>
            <w:top w:val="none" w:sz="0" w:space="0" w:color="auto"/>
            <w:left w:val="none" w:sz="0" w:space="0" w:color="auto"/>
            <w:bottom w:val="none" w:sz="0" w:space="0" w:color="auto"/>
            <w:right w:val="none" w:sz="0" w:space="0" w:color="auto"/>
          </w:divBdr>
        </w:div>
        <w:div w:id="285278489">
          <w:marLeft w:val="640"/>
          <w:marRight w:val="0"/>
          <w:marTop w:val="0"/>
          <w:marBottom w:val="0"/>
          <w:divBdr>
            <w:top w:val="none" w:sz="0" w:space="0" w:color="auto"/>
            <w:left w:val="none" w:sz="0" w:space="0" w:color="auto"/>
            <w:bottom w:val="none" w:sz="0" w:space="0" w:color="auto"/>
            <w:right w:val="none" w:sz="0" w:space="0" w:color="auto"/>
          </w:divBdr>
        </w:div>
        <w:div w:id="1341198257">
          <w:marLeft w:val="640"/>
          <w:marRight w:val="0"/>
          <w:marTop w:val="0"/>
          <w:marBottom w:val="0"/>
          <w:divBdr>
            <w:top w:val="none" w:sz="0" w:space="0" w:color="auto"/>
            <w:left w:val="none" w:sz="0" w:space="0" w:color="auto"/>
            <w:bottom w:val="none" w:sz="0" w:space="0" w:color="auto"/>
            <w:right w:val="none" w:sz="0" w:space="0" w:color="auto"/>
          </w:divBdr>
        </w:div>
        <w:div w:id="30569689">
          <w:marLeft w:val="640"/>
          <w:marRight w:val="0"/>
          <w:marTop w:val="0"/>
          <w:marBottom w:val="0"/>
          <w:divBdr>
            <w:top w:val="none" w:sz="0" w:space="0" w:color="auto"/>
            <w:left w:val="none" w:sz="0" w:space="0" w:color="auto"/>
            <w:bottom w:val="none" w:sz="0" w:space="0" w:color="auto"/>
            <w:right w:val="none" w:sz="0" w:space="0" w:color="auto"/>
          </w:divBdr>
        </w:div>
        <w:div w:id="804393231">
          <w:marLeft w:val="640"/>
          <w:marRight w:val="0"/>
          <w:marTop w:val="0"/>
          <w:marBottom w:val="0"/>
          <w:divBdr>
            <w:top w:val="none" w:sz="0" w:space="0" w:color="auto"/>
            <w:left w:val="none" w:sz="0" w:space="0" w:color="auto"/>
            <w:bottom w:val="none" w:sz="0" w:space="0" w:color="auto"/>
            <w:right w:val="none" w:sz="0" w:space="0" w:color="auto"/>
          </w:divBdr>
        </w:div>
        <w:div w:id="2011326078">
          <w:marLeft w:val="640"/>
          <w:marRight w:val="0"/>
          <w:marTop w:val="0"/>
          <w:marBottom w:val="0"/>
          <w:divBdr>
            <w:top w:val="none" w:sz="0" w:space="0" w:color="auto"/>
            <w:left w:val="none" w:sz="0" w:space="0" w:color="auto"/>
            <w:bottom w:val="none" w:sz="0" w:space="0" w:color="auto"/>
            <w:right w:val="none" w:sz="0" w:space="0" w:color="auto"/>
          </w:divBdr>
        </w:div>
      </w:divsChild>
    </w:div>
    <w:div w:id="1447506683">
      <w:marLeft w:val="640"/>
      <w:marRight w:val="0"/>
      <w:marTop w:val="0"/>
      <w:marBottom w:val="0"/>
      <w:divBdr>
        <w:top w:val="none" w:sz="0" w:space="0" w:color="auto"/>
        <w:left w:val="none" w:sz="0" w:space="0" w:color="auto"/>
        <w:bottom w:val="none" w:sz="0" w:space="0" w:color="auto"/>
        <w:right w:val="none" w:sz="0" w:space="0" w:color="auto"/>
      </w:divBdr>
    </w:div>
    <w:div w:id="1448352869">
      <w:bodyDiv w:val="1"/>
      <w:marLeft w:val="0"/>
      <w:marRight w:val="0"/>
      <w:marTop w:val="0"/>
      <w:marBottom w:val="0"/>
      <w:divBdr>
        <w:top w:val="none" w:sz="0" w:space="0" w:color="auto"/>
        <w:left w:val="none" w:sz="0" w:space="0" w:color="auto"/>
        <w:bottom w:val="none" w:sz="0" w:space="0" w:color="auto"/>
        <w:right w:val="none" w:sz="0" w:space="0" w:color="auto"/>
      </w:divBdr>
      <w:divsChild>
        <w:div w:id="16584775">
          <w:marLeft w:val="480"/>
          <w:marRight w:val="0"/>
          <w:marTop w:val="0"/>
          <w:marBottom w:val="0"/>
          <w:divBdr>
            <w:top w:val="none" w:sz="0" w:space="0" w:color="auto"/>
            <w:left w:val="none" w:sz="0" w:space="0" w:color="auto"/>
            <w:bottom w:val="none" w:sz="0" w:space="0" w:color="auto"/>
            <w:right w:val="none" w:sz="0" w:space="0" w:color="auto"/>
          </w:divBdr>
        </w:div>
        <w:div w:id="27068181">
          <w:marLeft w:val="480"/>
          <w:marRight w:val="0"/>
          <w:marTop w:val="0"/>
          <w:marBottom w:val="0"/>
          <w:divBdr>
            <w:top w:val="none" w:sz="0" w:space="0" w:color="auto"/>
            <w:left w:val="none" w:sz="0" w:space="0" w:color="auto"/>
            <w:bottom w:val="none" w:sz="0" w:space="0" w:color="auto"/>
            <w:right w:val="none" w:sz="0" w:space="0" w:color="auto"/>
          </w:divBdr>
        </w:div>
        <w:div w:id="133258810">
          <w:marLeft w:val="480"/>
          <w:marRight w:val="0"/>
          <w:marTop w:val="0"/>
          <w:marBottom w:val="0"/>
          <w:divBdr>
            <w:top w:val="none" w:sz="0" w:space="0" w:color="auto"/>
            <w:left w:val="none" w:sz="0" w:space="0" w:color="auto"/>
            <w:bottom w:val="none" w:sz="0" w:space="0" w:color="auto"/>
            <w:right w:val="none" w:sz="0" w:space="0" w:color="auto"/>
          </w:divBdr>
        </w:div>
        <w:div w:id="159470789">
          <w:marLeft w:val="480"/>
          <w:marRight w:val="0"/>
          <w:marTop w:val="0"/>
          <w:marBottom w:val="0"/>
          <w:divBdr>
            <w:top w:val="none" w:sz="0" w:space="0" w:color="auto"/>
            <w:left w:val="none" w:sz="0" w:space="0" w:color="auto"/>
            <w:bottom w:val="none" w:sz="0" w:space="0" w:color="auto"/>
            <w:right w:val="none" w:sz="0" w:space="0" w:color="auto"/>
          </w:divBdr>
        </w:div>
        <w:div w:id="259290561">
          <w:marLeft w:val="480"/>
          <w:marRight w:val="0"/>
          <w:marTop w:val="0"/>
          <w:marBottom w:val="0"/>
          <w:divBdr>
            <w:top w:val="none" w:sz="0" w:space="0" w:color="auto"/>
            <w:left w:val="none" w:sz="0" w:space="0" w:color="auto"/>
            <w:bottom w:val="none" w:sz="0" w:space="0" w:color="auto"/>
            <w:right w:val="none" w:sz="0" w:space="0" w:color="auto"/>
          </w:divBdr>
        </w:div>
        <w:div w:id="259684342">
          <w:marLeft w:val="480"/>
          <w:marRight w:val="0"/>
          <w:marTop w:val="0"/>
          <w:marBottom w:val="0"/>
          <w:divBdr>
            <w:top w:val="none" w:sz="0" w:space="0" w:color="auto"/>
            <w:left w:val="none" w:sz="0" w:space="0" w:color="auto"/>
            <w:bottom w:val="none" w:sz="0" w:space="0" w:color="auto"/>
            <w:right w:val="none" w:sz="0" w:space="0" w:color="auto"/>
          </w:divBdr>
        </w:div>
        <w:div w:id="289359732">
          <w:marLeft w:val="480"/>
          <w:marRight w:val="0"/>
          <w:marTop w:val="0"/>
          <w:marBottom w:val="0"/>
          <w:divBdr>
            <w:top w:val="none" w:sz="0" w:space="0" w:color="auto"/>
            <w:left w:val="none" w:sz="0" w:space="0" w:color="auto"/>
            <w:bottom w:val="none" w:sz="0" w:space="0" w:color="auto"/>
            <w:right w:val="none" w:sz="0" w:space="0" w:color="auto"/>
          </w:divBdr>
        </w:div>
        <w:div w:id="355347090">
          <w:marLeft w:val="480"/>
          <w:marRight w:val="0"/>
          <w:marTop w:val="0"/>
          <w:marBottom w:val="0"/>
          <w:divBdr>
            <w:top w:val="none" w:sz="0" w:space="0" w:color="auto"/>
            <w:left w:val="none" w:sz="0" w:space="0" w:color="auto"/>
            <w:bottom w:val="none" w:sz="0" w:space="0" w:color="auto"/>
            <w:right w:val="none" w:sz="0" w:space="0" w:color="auto"/>
          </w:divBdr>
        </w:div>
        <w:div w:id="426269058">
          <w:marLeft w:val="480"/>
          <w:marRight w:val="0"/>
          <w:marTop w:val="0"/>
          <w:marBottom w:val="0"/>
          <w:divBdr>
            <w:top w:val="none" w:sz="0" w:space="0" w:color="auto"/>
            <w:left w:val="none" w:sz="0" w:space="0" w:color="auto"/>
            <w:bottom w:val="none" w:sz="0" w:space="0" w:color="auto"/>
            <w:right w:val="none" w:sz="0" w:space="0" w:color="auto"/>
          </w:divBdr>
        </w:div>
        <w:div w:id="465660952">
          <w:marLeft w:val="480"/>
          <w:marRight w:val="0"/>
          <w:marTop w:val="0"/>
          <w:marBottom w:val="0"/>
          <w:divBdr>
            <w:top w:val="none" w:sz="0" w:space="0" w:color="auto"/>
            <w:left w:val="none" w:sz="0" w:space="0" w:color="auto"/>
            <w:bottom w:val="none" w:sz="0" w:space="0" w:color="auto"/>
            <w:right w:val="none" w:sz="0" w:space="0" w:color="auto"/>
          </w:divBdr>
        </w:div>
        <w:div w:id="486482839">
          <w:marLeft w:val="480"/>
          <w:marRight w:val="0"/>
          <w:marTop w:val="0"/>
          <w:marBottom w:val="0"/>
          <w:divBdr>
            <w:top w:val="none" w:sz="0" w:space="0" w:color="auto"/>
            <w:left w:val="none" w:sz="0" w:space="0" w:color="auto"/>
            <w:bottom w:val="none" w:sz="0" w:space="0" w:color="auto"/>
            <w:right w:val="none" w:sz="0" w:space="0" w:color="auto"/>
          </w:divBdr>
        </w:div>
        <w:div w:id="509680719">
          <w:marLeft w:val="480"/>
          <w:marRight w:val="0"/>
          <w:marTop w:val="0"/>
          <w:marBottom w:val="0"/>
          <w:divBdr>
            <w:top w:val="none" w:sz="0" w:space="0" w:color="auto"/>
            <w:left w:val="none" w:sz="0" w:space="0" w:color="auto"/>
            <w:bottom w:val="none" w:sz="0" w:space="0" w:color="auto"/>
            <w:right w:val="none" w:sz="0" w:space="0" w:color="auto"/>
          </w:divBdr>
        </w:div>
        <w:div w:id="531113636">
          <w:marLeft w:val="480"/>
          <w:marRight w:val="0"/>
          <w:marTop w:val="0"/>
          <w:marBottom w:val="0"/>
          <w:divBdr>
            <w:top w:val="none" w:sz="0" w:space="0" w:color="auto"/>
            <w:left w:val="none" w:sz="0" w:space="0" w:color="auto"/>
            <w:bottom w:val="none" w:sz="0" w:space="0" w:color="auto"/>
            <w:right w:val="none" w:sz="0" w:space="0" w:color="auto"/>
          </w:divBdr>
        </w:div>
        <w:div w:id="548808345">
          <w:marLeft w:val="480"/>
          <w:marRight w:val="0"/>
          <w:marTop w:val="0"/>
          <w:marBottom w:val="0"/>
          <w:divBdr>
            <w:top w:val="none" w:sz="0" w:space="0" w:color="auto"/>
            <w:left w:val="none" w:sz="0" w:space="0" w:color="auto"/>
            <w:bottom w:val="none" w:sz="0" w:space="0" w:color="auto"/>
            <w:right w:val="none" w:sz="0" w:space="0" w:color="auto"/>
          </w:divBdr>
        </w:div>
        <w:div w:id="593828516">
          <w:marLeft w:val="480"/>
          <w:marRight w:val="0"/>
          <w:marTop w:val="0"/>
          <w:marBottom w:val="0"/>
          <w:divBdr>
            <w:top w:val="none" w:sz="0" w:space="0" w:color="auto"/>
            <w:left w:val="none" w:sz="0" w:space="0" w:color="auto"/>
            <w:bottom w:val="none" w:sz="0" w:space="0" w:color="auto"/>
            <w:right w:val="none" w:sz="0" w:space="0" w:color="auto"/>
          </w:divBdr>
        </w:div>
        <w:div w:id="641547129">
          <w:marLeft w:val="480"/>
          <w:marRight w:val="0"/>
          <w:marTop w:val="0"/>
          <w:marBottom w:val="0"/>
          <w:divBdr>
            <w:top w:val="none" w:sz="0" w:space="0" w:color="auto"/>
            <w:left w:val="none" w:sz="0" w:space="0" w:color="auto"/>
            <w:bottom w:val="none" w:sz="0" w:space="0" w:color="auto"/>
            <w:right w:val="none" w:sz="0" w:space="0" w:color="auto"/>
          </w:divBdr>
        </w:div>
        <w:div w:id="645741899">
          <w:marLeft w:val="480"/>
          <w:marRight w:val="0"/>
          <w:marTop w:val="0"/>
          <w:marBottom w:val="0"/>
          <w:divBdr>
            <w:top w:val="none" w:sz="0" w:space="0" w:color="auto"/>
            <w:left w:val="none" w:sz="0" w:space="0" w:color="auto"/>
            <w:bottom w:val="none" w:sz="0" w:space="0" w:color="auto"/>
            <w:right w:val="none" w:sz="0" w:space="0" w:color="auto"/>
          </w:divBdr>
        </w:div>
        <w:div w:id="677466899">
          <w:marLeft w:val="480"/>
          <w:marRight w:val="0"/>
          <w:marTop w:val="0"/>
          <w:marBottom w:val="0"/>
          <w:divBdr>
            <w:top w:val="none" w:sz="0" w:space="0" w:color="auto"/>
            <w:left w:val="none" w:sz="0" w:space="0" w:color="auto"/>
            <w:bottom w:val="none" w:sz="0" w:space="0" w:color="auto"/>
            <w:right w:val="none" w:sz="0" w:space="0" w:color="auto"/>
          </w:divBdr>
        </w:div>
        <w:div w:id="725103840">
          <w:marLeft w:val="480"/>
          <w:marRight w:val="0"/>
          <w:marTop w:val="0"/>
          <w:marBottom w:val="0"/>
          <w:divBdr>
            <w:top w:val="none" w:sz="0" w:space="0" w:color="auto"/>
            <w:left w:val="none" w:sz="0" w:space="0" w:color="auto"/>
            <w:bottom w:val="none" w:sz="0" w:space="0" w:color="auto"/>
            <w:right w:val="none" w:sz="0" w:space="0" w:color="auto"/>
          </w:divBdr>
        </w:div>
        <w:div w:id="760874966">
          <w:marLeft w:val="480"/>
          <w:marRight w:val="0"/>
          <w:marTop w:val="0"/>
          <w:marBottom w:val="0"/>
          <w:divBdr>
            <w:top w:val="none" w:sz="0" w:space="0" w:color="auto"/>
            <w:left w:val="none" w:sz="0" w:space="0" w:color="auto"/>
            <w:bottom w:val="none" w:sz="0" w:space="0" w:color="auto"/>
            <w:right w:val="none" w:sz="0" w:space="0" w:color="auto"/>
          </w:divBdr>
        </w:div>
        <w:div w:id="836772157">
          <w:marLeft w:val="480"/>
          <w:marRight w:val="0"/>
          <w:marTop w:val="0"/>
          <w:marBottom w:val="0"/>
          <w:divBdr>
            <w:top w:val="none" w:sz="0" w:space="0" w:color="auto"/>
            <w:left w:val="none" w:sz="0" w:space="0" w:color="auto"/>
            <w:bottom w:val="none" w:sz="0" w:space="0" w:color="auto"/>
            <w:right w:val="none" w:sz="0" w:space="0" w:color="auto"/>
          </w:divBdr>
        </w:div>
        <w:div w:id="1020086154">
          <w:marLeft w:val="480"/>
          <w:marRight w:val="0"/>
          <w:marTop w:val="0"/>
          <w:marBottom w:val="0"/>
          <w:divBdr>
            <w:top w:val="none" w:sz="0" w:space="0" w:color="auto"/>
            <w:left w:val="none" w:sz="0" w:space="0" w:color="auto"/>
            <w:bottom w:val="none" w:sz="0" w:space="0" w:color="auto"/>
            <w:right w:val="none" w:sz="0" w:space="0" w:color="auto"/>
          </w:divBdr>
        </w:div>
        <w:div w:id="1242906223">
          <w:marLeft w:val="480"/>
          <w:marRight w:val="0"/>
          <w:marTop w:val="0"/>
          <w:marBottom w:val="0"/>
          <w:divBdr>
            <w:top w:val="none" w:sz="0" w:space="0" w:color="auto"/>
            <w:left w:val="none" w:sz="0" w:space="0" w:color="auto"/>
            <w:bottom w:val="none" w:sz="0" w:space="0" w:color="auto"/>
            <w:right w:val="none" w:sz="0" w:space="0" w:color="auto"/>
          </w:divBdr>
        </w:div>
        <w:div w:id="1295989991">
          <w:marLeft w:val="480"/>
          <w:marRight w:val="0"/>
          <w:marTop w:val="0"/>
          <w:marBottom w:val="0"/>
          <w:divBdr>
            <w:top w:val="none" w:sz="0" w:space="0" w:color="auto"/>
            <w:left w:val="none" w:sz="0" w:space="0" w:color="auto"/>
            <w:bottom w:val="none" w:sz="0" w:space="0" w:color="auto"/>
            <w:right w:val="none" w:sz="0" w:space="0" w:color="auto"/>
          </w:divBdr>
        </w:div>
        <w:div w:id="1321888743">
          <w:marLeft w:val="480"/>
          <w:marRight w:val="0"/>
          <w:marTop w:val="0"/>
          <w:marBottom w:val="0"/>
          <w:divBdr>
            <w:top w:val="none" w:sz="0" w:space="0" w:color="auto"/>
            <w:left w:val="none" w:sz="0" w:space="0" w:color="auto"/>
            <w:bottom w:val="none" w:sz="0" w:space="0" w:color="auto"/>
            <w:right w:val="none" w:sz="0" w:space="0" w:color="auto"/>
          </w:divBdr>
        </w:div>
        <w:div w:id="1376781802">
          <w:marLeft w:val="480"/>
          <w:marRight w:val="0"/>
          <w:marTop w:val="0"/>
          <w:marBottom w:val="0"/>
          <w:divBdr>
            <w:top w:val="none" w:sz="0" w:space="0" w:color="auto"/>
            <w:left w:val="none" w:sz="0" w:space="0" w:color="auto"/>
            <w:bottom w:val="none" w:sz="0" w:space="0" w:color="auto"/>
            <w:right w:val="none" w:sz="0" w:space="0" w:color="auto"/>
          </w:divBdr>
        </w:div>
        <w:div w:id="1411199381">
          <w:marLeft w:val="480"/>
          <w:marRight w:val="0"/>
          <w:marTop w:val="0"/>
          <w:marBottom w:val="0"/>
          <w:divBdr>
            <w:top w:val="none" w:sz="0" w:space="0" w:color="auto"/>
            <w:left w:val="none" w:sz="0" w:space="0" w:color="auto"/>
            <w:bottom w:val="none" w:sz="0" w:space="0" w:color="auto"/>
            <w:right w:val="none" w:sz="0" w:space="0" w:color="auto"/>
          </w:divBdr>
        </w:div>
        <w:div w:id="1431969793">
          <w:marLeft w:val="480"/>
          <w:marRight w:val="0"/>
          <w:marTop w:val="0"/>
          <w:marBottom w:val="0"/>
          <w:divBdr>
            <w:top w:val="none" w:sz="0" w:space="0" w:color="auto"/>
            <w:left w:val="none" w:sz="0" w:space="0" w:color="auto"/>
            <w:bottom w:val="none" w:sz="0" w:space="0" w:color="auto"/>
            <w:right w:val="none" w:sz="0" w:space="0" w:color="auto"/>
          </w:divBdr>
        </w:div>
        <w:div w:id="1443451575">
          <w:marLeft w:val="480"/>
          <w:marRight w:val="0"/>
          <w:marTop w:val="0"/>
          <w:marBottom w:val="0"/>
          <w:divBdr>
            <w:top w:val="none" w:sz="0" w:space="0" w:color="auto"/>
            <w:left w:val="none" w:sz="0" w:space="0" w:color="auto"/>
            <w:bottom w:val="none" w:sz="0" w:space="0" w:color="auto"/>
            <w:right w:val="none" w:sz="0" w:space="0" w:color="auto"/>
          </w:divBdr>
        </w:div>
        <w:div w:id="1449088302">
          <w:marLeft w:val="480"/>
          <w:marRight w:val="0"/>
          <w:marTop w:val="0"/>
          <w:marBottom w:val="0"/>
          <w:divBdr>
            <w:top w:val="none" w:sz="0" w:space="0" w:color="auto"/>
            <w:left w:val="none" w:sz="0" w:space="0" w:color="auto"/>
            <w:bottom w:val="none" w:sz="0" w:space="0" w:color="auto"/>
            <w:right w:val="none" w:sz="0" w:space="0" w:color="auto"/>
          </w:divBdr>
        </w:div>
        <w:div w:id="1453208041">
          <w:marLeft w:val="480"/>
          <w:marRight w:val="0"/>
          <w:marTop w:val="0"/>
          <w:marBottom w:val="0"/>
          <w:divBdr>
            <w:top w:val="none" w:sz="0" w:space="0" w:color="auto"/>
            <w:left w:val="none" w:sz="0" w:space="0" w:color="auto"/>
            <w:bottom w:val="none" w:sz="0" w:space="0" w:color="auto"/>
            <w:right w:val="none" w:sz="0" w:space="0" w:color="auto"/>
          </w:divBdr>
        </w:div>
        <w:div w:id="1500269903">
          <w:marLeft w:val="480"/>
          <w:marRight w:val="0"/>
          <w:marTop w:val="0"/>
          <w:marBottom w:val="0"/>
          <w:divBdr>
            <w:top w:val="none" w:sz="0" w:space="0" w:color="auto"/>
            <w:left w:val="none" w:sz="0" w:space="0" w:color="auto"/>
            <w:bottom w:val="none" w:sz="0" w:space="0" w:color="auto"/>
            <w:right w:val="none" w:sz="0" w:space="0" w:color="auto"/>
          </w:divBdr>
        </w:div>
        <w:div w:id="1518618471">
          <w:marLeft w:val="480"/>
          <w:marRight w:val="0"/>
          <w:marTop w:val="0"/>
          <w:marBottom w:val="0"/>
          <w:divBdr>
            <w:top w:val="none" w:sz="0" w:space="0" w:color="auto"/>
            <w:left w:val="none" w:sz="0" w:space="0" w:color="auto"/>
            <w:bottom w:val="none" w:sz="0" w:space="0" w:color="auto"/>
            <w:right w:val="none" w:sz="0" w:space="0" w:color="auto"/>
          </w:divBdr>
        </w:div>
        <w:div w:id="1558668422">
          <w:marLeft w:val="480"/>
          <w:marRight w:val="0"/>
          <w:marTop w:val="0"/>
          <w:marBottom w:val="0"/>
          <w:divBdr>
            <w:top w:val="none" w:sz="0" w:space="0" w:color="auto"/>
            <w:left w:val="none" w:sz="0" w:space="0" w:color="auto"/>
            <w:bottom w:val="none" w:sz="0" w:space="0" w:color="auto"/>
            <w:right w:val="none" w:sz="0" w:space="0" w:color="auto"/>
          </w:divBdr>
        </w:div>
        <w:div w:id="1561286649">
          <w:marLeft w:val="480"/>
          <w:marRight w:val="0"/>
          <w:marTop w:val="0"/>
          <w:marBottom w:val="0"/>
          <w:divBdr>
            <w:top w:val="none" w:sz="0" w:space="0" w:color="auto"/>
            <w:left w:val="none" w:sz="0" w:space="0" w:color="auto"/>
            <w:bottom w:val="none" w:sz="0" w:space="0" w:color="auto"/>
            <w:right w:val="none" w:sz="0" w:space="0" w:color="auto"/>
          </w:divBdr>
        </w:div>
        <w:div w:id="1605915226">
          <w:marLeft w:val="480"/>
          <w:marRight w:val="0"/>
          <w:marTop w:val="0"/>
          <w:marBottom w:val="0"/>
          <w:divBdr>
            <w:top w:val="none" w:sz="0" w:space="0" w:color="auto"/>
            <w:left w:val="none" w:sz="0" w:space="0" w:color="auto"/>
            <w:bottom w:val="none" w:sz="0" w:space="0" w:color="auto"/>
            <w:right w:val="none" w:sz="0" w:space="0" w:color="auto"/>
          </w:divBdr>
        </w:div>
        <w:div w:id="1646931713">
          <w:marLeft w:val="480"/>
          <w:marRight w:val="0"/>
          <w:marTop w:val="0"/>
          <w:marBottom w:val="0"/>
          <w:divBdr>
            <w:top w:val="none" w:sz="0" w:space="0" w:color="auto"/>
            <w:left w:val="none" w:sz="0" w:space="0" w:color="auto"/>
            <w:bottom w:val="none" w:sz="0" w:space="0" w:color="auto"/>
            <w:right w:val="none" w:sz="0" w:space="0" w:color="auto"/>
          </w:divBdr>
        </w:div>
        <w:div w:id="1663922855">
          <w:marLeft w:val="480"/>
          <w:marRight w:val="0"/>
          <w:marTop w:val="0"/>
          <w:marBottom w:val="0"/>
          <w:divBdr>
            <w:top w:val="none" w:sz="0" w:space="0" w:color="auto"/>
            <w:left w:val="none" w:sz="0" w:space="0" w:color="auto"/>
            <w:bottom w:val="none" w:sz="0" w:space="0" w:color="auto"/>
            <w:right w:val="none" w:sz="0" w:space="0" w:color="auto"/>
          </w:divBdr>
        </w:div>
        <w:div w:id="1705716057">
          <w:marLeft w:val="480"/>
          <w:marRight w:val="0"/>
          <w:marTop w:val="0"/>
          <w:marBottom w:val="0"/>
          <w:divBdr>
            <w:top w:val="none" w:sz="0" w:space="0" w:color="auto"/>
            <w:left w:val="none" w:sz="0" w:space="0" w:color="auto"/>
            <w:bottom w:val="none" w:sz="0" w:space="0" w:color="auto"/>
            <w:right w:val="none" w:sz="0" w:space="0" w:color="auto"/>
          </w:divBdr>
        </w:div>
        <w:div w:id="1752043913">
          <w:marLeft w:val="480"/>
          <w:marRight w:val="0"/>
          <w:marTop w:val="0"/>
          <w:marBottom w:val="0"/>
          <w:divBdr>
            <w:top w:val="none" w:sz="0" w:space="0" w:color="auto"/>
            <w:left w:val="none" w:sz="0" w:space="0" w:color="auto"/>
            <w:bottom w:val="none" w:sz="0" w:space="0" w:color="auto"/>
            <w:right w:val="none" w:sz="0" w:space="0" w:color="auto"/>
          </w:divBdr>
        </w:div>
        <w:div w:id="1767580283">
          <w:marLeft w:val="480"/>
          <w:marRight w:val="0"/>
          <w:marTop w:val="0"/>
          <w:marBottom w:val="0"/>
          <w:divBdr>
            <w:top w:val="none" w:sz="0" w:space="0" w:color="auto"/>
            <w:left w:val="none" w:sz="0" w:space="0" w:color="auto"/>
            <w:bottom w:val="none" w:sz="0" w:space="0" w:color="auto"/>
            <w:right w:val="none" w:sz="0" w:space="0" w:color="auto"/>
          </w:divBdr>
        </w:div>
        <w:div w:id="1844858759">
          <w:marLeft w:val="480"/>
          <w:marRight w:val="0"/>
          <w:marTop w:val="0"/>
          <w:marBottom w:val="0"/>
          <w:divBdr>
            <w:top w:val="none" w:sz="0" w:space="0" w:color="auto"/>
            <w:left w:val="none" w:sz="0" w:space="0" w:color="auto"/>
            <w:bottom w:val="none" w:sz="0" w:space="0" w:color="auto"/>
            <w:right w:val="none" w:sz="0" w:space="0" w:color="auto"/>
          </w:divBdr>
        </w:div>
        <w:div w:id="1910798735">
          <w:marLeft w:val="480"/>
          <w:marRight w:val="0"/>
          <w:marTop w:val="0"/>
          <w:marBottom w:val="0"/>
          <w:divBdr>
            <w:top w:val="none" w:sz="0" w:space="0" w:color="auto"/>
            <w:left w:val="none" w:sz="0" w:space="0" w:color="auto"/>
            <w:bottom w:val="none" w:sz="0" w:space="0" w:color="auto"/>
            <w:right w:val="none" w:sz="0" w:space="0" w:color="auto"/>
          </w:divBdr>
        </w:div>
        <w:div w:id="1916207251">
          <w:marLeft w:val="480"/>
          <w:marRight w:val="0"/>
          <w:marTop w:val="0"/>
          <w:marBottom w:val="0"/>
          <w:divBdr>
            <w:top w:val="none" w:sz="0" w:space="0" w:color="auto"/>
            <w:left w:val="none" w:sz="0" w:space="0" w:color="auto"/>
            <w:bottom w:val="none" w:sz="0" w:space="0" w:color="auto"/>
            <w:right w:val="none" w:sz="0" w:space="0" w:color="auto"/>
          </w:divBdr>
        </w:div>
        <w:div w:id="1928223624">
          <w:marLeft w:val="480"/>
          <w:marRight w:val="0"/>
          <w:marTop w:val="0"/>
          <w:marBottom w:val="0"/>
          <w:divBdr>
            <w:top w:val="none" w:sz="0" w:space="0" w:color="auto"/>
            <w:left w:val="none" w:sz="0" w:space="0" w:color="auto"/>
            <w:bottom w:val="none" w:sz="0" w:space="0" w:color="auto"/>
            <w:right w:val="none" w:sz="0" w:space="0" w:color="auto"/>
          </w:divBdr>
        </w:div>
        <w:div w:id="1978684463">
          <w:marLeft w:val="480"/>
          <w:marRight w:val="0"/>
          <w:marTop w:val="0"/>
          <w:marBottom w:val="0"/>
          <w:divBdr>
            <w:top w:val="none" w:sz="0" w:space="0" w:color="auto"/>
            <w:left w:val="none" w:sz="0" w:space="0" w:color="auto"/>
            <w:bottom w:val="none" w:sz="0" w:space="0" w:color="auto"/>
            <w:right w:val="none" w:sz="0" w:space="0" w:color="auto"/>
          </w:divBdr>
        </w:div>
        <w:div w:id="2037844527">
          <w:marLeft w:val="480"/>
          <w:marRight w:val="0"/>
          <w:marTop w:val="0"/>
          <w:marBottom w:val="0"/>
          <w:divBdr>
            <w:top w:val="none" w:sz="0" w:space="0" w:color="auto"/>
            <w:left w:val="none" w:sz="0" w:space="0" w:color="auto"/>
            <w:bottom w:val="none" w:sz="0" w:space="0" w:color="auto"/>
            <w:right w:val="none" w:sz="0" w:space="0" w:color="auto"/>
          </w:divBdr>
        </w:div>
        <w:div w:id="2049992346">
          <w:marLeft w:val="480"/>
          <w:marRight w:val="0"/>
          <w:marTop w:val="0"/>
          <w:marBottom w:val="0"/>
          <w:divBdr>
            <w:top w:val="none" w:sz="0" w:space="0" w:color="auto"/>
            <w:left w:val="none" w:sz="0" w:space="0" w:color="auto"/>
            <w:bottom w:val="none" w:sz="0" w:space="0" w:color="auto"/>
            <w:right w:val="none" w:sz="0" w:space="0" w:color="auto"/>
          </w:divBdr>
        </w:div>
        <w:div w:id="2064677409">
          <w:marLeft w:val="480"/>
          <w:marRight w:val="0"/>
          <w:marTop w:val="0"/>
          <w:marBottom w:val="0"/>
          <w:divBdr>
            <w:top w:val="none" w:sz="0" w:space="0" w:color="auto"/>
            <w:left w:val="none" w:sz="0" w:space="0" w:color="auto"/>
            <w:bottom w:val="none" w:sz="0" w:space="0" w:color="auto"/>
            <w:right w:val="none" w:sz="0" w:space="0" w:color="auto"/>
          </w:divBdr>
        </w:div>
        <w:div w:id="2070492846">
          <w:marLeft w:val="480"/>
          <w:marRight w:val="0"/>
          <w:marTop w:val="0"/>
          <w:marBottom w:val="0"/>
          <w:divBdr>
            <w:top w:val="none" w:sz="0" w:space="0" w:color="auto"/>
            <w:left w:val="none" w:sz="0" w:space="0" w:color="auto"/>
            <w:bottom w:val="none" w:sz="0" w:space="0" w:color="auto"/>
            <w:right w:val="none" w:sz="0" w:space="0" w:color="auto"/>
          </w:divBdr>
        </w:div>
        <w:div w:id="2125732245">
          <w:marLeft w:val="480"/>
          <w:marRight w:val="0"/>
          <w:marTop w:val="0"/>
          <w:marBottom w:val="0"/>
          <w:divBdr>
            <w:top w:val="none" w:sz="0" w:space="0" w:color="auto"/>
            <w:left w:val="none" w:sz="0" w:space="0" w:color="auto"/>
            <w:bottom w:val="none" w:sz="0" w:space="0" w:color="auto"/>
            <w:right w:val="none" w:sz="0" w:space="0" w:color="auto"/>
          </w:divBdr>
        </w:div>
      </w:divsChild>
    </w:div>
    <w:div w:id="1448430894">
      <w:marLeft w:val="480"/>
      <w:marRight w:val="0"/>
      <w:marTop w:val="0"/>
      <w:marBottom w:val="0"/>
      <w:divBdr>
        <w:top w:val="none" w:sz="0" w:space="0" w:color="auto"/>
        <w:left w:val="none" w:sz="0" w:space="0" w:color="auto"/>
        <w:bottom w:val="none" w:sz="0" w:space="0" w:color="auto"/>
        <w:right w:val="none" w:sz="0" w:space="0" w:color="auto"/>
      </w:divBdr>
    </w:div>
    <w:div w:id="1450008264">
      <w:marLeft w:val="480"/>
      <w:marRight w:val="0"/>
      <w:marTop w:val="0"/>
      <w:marBottom w:val="0"/>
      <w:divBdr>
        <w:top w:val="none" w:sz="0" w:space="0" w:color="auto"/>
        <w:left w:val="none" w:sz="0" w:space="0" w:color="auto"/>
        <w:bottom w:val="none" w:sz="0" w:space="0" w:color="auto"/>
        <w:right w:val="none" w:sz="0" w:space="0" w:color="auto"/>
      </w:divBdr>
    </w:div>
    <w:div w:id="1450661785">
      <w:marLeft w:val="640"/>
      <w:marRight w:val="0"/>
      <w:marTop w:val="0"/>
      <w:marBottom w:val="0"/>
      <w:divBdr>
        <w:top w:val="none" w:sz="0" w:space="0" w:color="auto"/>
        <w:left w:val="none" w:sz="0" w:space="0" w:color="auto"/>
        <w:bottom w:val="none" w:sz="0" w:space="0" w:color="auto"/>
        <w:right w:val="none" w:sz="0" w:space="0" w:color="auto"/>
      </w:divBdr>
    </w:div>
    <w:div w:id="1451507719">
      <w:bodyDiv w:val="1"/>
      <w:marLeft w:val="0"/>
      <w:marRight w:val="0"/>
      <w:marTop w:val="0"/>
      <w:marBottom w:val="0"/>
      <w:divBdr>
        <w:top w:val="none" w:sz="0" w:space="0" w:color="auto"/>
        <w:left w:val="none" w:sz="0" w:space="0" w:color="auto"/>
        <w:bottom w:val="none" w:sz="0" w:space="0" w:color="auto"/>
        <w:right w:val="none" w:sz="0" w:space="0" w:color="auto"/>
      </w:divBdr>
      <w:divsChild>
        <w:div w:id="2707954">
          <w:marLeft w:val="480"/>
          <w:marRight w:val="0"/>
          <w:marTop w:val="0"/>
          <w:marBottom w:val="0"/>
          <w:divBdr>
            <w:top w:val="none" w:sz="0" w:space="0" w:color="auto"/>
            <w:left w:val="none" w:sz="0" w:space="0" w:color="auto"/>
            <w:bottom w:val="none" w:sz="0" w:space="0" w:color="auto"/>
            <w:right w:val="none" w:sz="0" w:space="0" w:color="auto"/>
          </w:divBdr>
        </w:div>
        <w:div w:id="60059113">
          <w:marLeft w:val="480"/>
          <w:marRight w:val="0"/>
          <w:marTop w:val="0"/>
          <w:marBottom w:val="0"/>
          <w:divBdr>
            <w:top w:val="none" w:sz="0" w:space="0" w:color="auto"/>
            <w:left w:val="none" w:sz="0" w:space="0" w:color="auto"/>
            <w:bottom w:val="none" w:sz="0" w:space="0" w:color="auto"/>
            <w:right w:val="none" w:sz="0" w:space="0" w:color="auto"/>
          </w:divBdr>
        </w:div>
        <w:div w:id="62072047">
          <w:marLeft w:val="480"/>
          <w:marRight w:val="0"/>
          <w:marTop w:val="0"/>
          <w:marBottom w:val="0"/>
          <w:divBdr>
            <w:top w:val="none" w:sz="0" w:space="0" w:color="auto"/>
            <w:left w:val="none" w:sz="0" w:space="0" w:color="auto"/>
            <w:bottom w:val="none" w:sz="0" w:space="0" w:color="auto"/>
            <w:right w:val="none" w:sz="0" w:space="0" w:color="auto"/>
          </w:divBdr>
        </w:div>
        <w:div w:id="72632509">
          <w:marLeft w:val="480"/>
          <w:marRight w:val="0"/>
          <w:marTop w:val="0"/>
          <w:marBottom w:val="0"/>
          <w:divBdr>
            <w:top w:val="none" w:sz="0" w:space="0" w:color="auto"/>
            <w:left w:val="none" w:sz="0" w:space="0" w:color="auto"/>
            <w:bottom w:val="none" w:sz="0" w:space="0" w:color="auto"/>
            <w:right w:val="none" w:sz="0" w:space="0" w:color="auto"/>
          </w:divBdr>
        </w:div>
        <w:div w:id="123037106">
          <w:marLeft w:val="480"/>
          <w:marRight w:val="0"/>
          <w:marTop w:val="0"/>
          <w:marBottom w:val="0"/>
          <w:divBdr>
            <w:top w:val="none" w:sz="0" w:space="0" w:color="auto"/>
            <w:left w:val="none" w:sz="0" w:space="0" w:color="auto"/>
            <w:bottom w:val="none" w:sz="0" w:space="0" w:color="auto"/>
            <w:right w:val="none" w:sz="0" w:space="0" w:color="auto"/>
          </w:divBdr>
        </w:div>
        <w:div w:id="135727029">
          <w:marLeft w:val="480"/>
          <w:marRight w:val="0"/>
          <w:marTop w:val="0"/>
          <w:marBottom w:val="0"/>
          <w:divBdr>
            <w:top w:val="none" w:sz="0" w:space="0" w:color="auto"/>
            <w:left w:val="none" w:sz="0" w:space="0" w:color="auto"/>
            <w:bottom w:val="none" w:sz="0" w:space="0" w:color="auto"/>
            <w:right w:val="none" w:sz="0" w:space="0" w:color="auto"/>
          </w:divBdr>
        </w:div>
        <w:div w:id="215552139">
          <w:marLeft w:val="480"/>
          <w:marRight w:val="0"/>
          <w:marTop w:val="0"/>
          <w:marBottom w:val="0"/>
          <w:divBdr>
            <w:top w:val="none" w:sz="0" w:space="0" w:color="auto"/>
            <w:left w:val="none" w:sz="0" w:space="0" w:color="auto"/>
            <w:bottom w:val="none" w:sz="0" w:space="0" w:color="auto"/>
            <w:right w:val="none" w:sz="0" w:space="0" w:color="auto"/>
          </w:divBdr>
        </w:div>
        <w:div w:id="259486992">
          <w:marLeft w:val="480"/>
          <w:marRight w:val="0"/>
          <w:marTop w:val="0"/>
          <w:marBottom w:val="0"/>
          <w:divBdr>
            <w:top w:val="none" w:sz="0" w:space="0" w:color="auto"/>
            <w:left w:val="none" w:sz="0" w:space="0" w:color="auto"/>
            <w:bottom w:val="none" w:sz="0" w:space="0" w:color="auto"/>
            <w:right w:val="none" w:sz="0" w:space="0" w:color="auto"/>
          </w:divBdr>
        </w:div>
        <w:div w:id="259993585">
          <w:marLeft w:val="480"/>
          <w:marRight w:val="0"/>
          <w:marTop w:val="0"/>
          <w:marBottom w:val="0"/>
          <w:divBdr>
            <w:top w:val="none" w:sz="0" w:space="0" w:color="auto"/>
            <w:left w:val="none" w:sz="0" w:space="0" w:color="auto"/>
            <w:bottom w:val="none" w:sz="0" w:space="0" w:color="auto"/>
            <w:right w:val="none" w:sz="0" w:space="0" w:color="auto"/>
          </w:divBdr>
        </w:div>
        <w:div w:id="314844403">
          <w:marLeft w:val="480"/>
          <w:marRight w:val="0"/>
          <w:marTop w:val="0"/>
          <w:marBottom w:val="0"/>
          <w:divBdr>
            <w:top w:val="none" w:sz="0" w:space="0" w:color="auto"/>
            <w:left w:val="none" w:sz="0" w:space="0" w:color="auto"/>
            <w:bottom w:val="none" w:sz="0" w:space="0" w:color="auto"/>
            <w:right w:val="none" w:sz="0" w:space="0" w:color="auto"/>
          </w:divBdr>
        </w:div>
        <w:div w:id="342391593">
          <w:marLeft w:val="480"/>
          <w:marRight w:val="0"/>
          <w:marTop w:val="0"/>
          <w:marBottom w:val="0"/>
          <w:divBdr>
            <w:top w:val="none" w:sz="0" w:space="0" w:color="auto"/>
            <w:left w:val="none" w:sz="0" w:space="0" w:color="auto"/>
            <w:bottom w:val="none" w:sz="0" w:space="0" w:color="auto"/>
            <w:right w:val="none" w:sz="0" w:space="0" w:color="auto"/>
          </w:divBdr>
        </w:div>
        <w:div w:id="344282347">
          <w:marLeft w:val="480"/>
          <w:marRight w:val="0"/>
          <w:marTop w:val="0"/>
          <w:marBottom w:val="0"/>
          <w:divBdr>
            <w:top w:val="none" w:sz="0" w:space="0" w:color="auto"/>
            <w:left w:val="none" w:sz="0" w:space="0" w:color="auto"/>
            <w:bottom w:val="none" w:sz="0" w:space="0" w:color="auto"/>
            <w:right w:val="none" w:sz="0" w:space="0" w:color="auto"/>
          </w:divBdr>
        </w:div>
        <w:div w:id="372466121">
          <w:marLeft w:val="480"/>
          <w:marRight w:val="0"/>
          <w:marTop w:val="0"/>
          <w:marBottom w:val="0"/>
          <w:divBdr>
            <w:top w:val="none" w:sz="0" w:space="0" w:color="auto"/>
            <w:left w:val="none" w:sz="0" w:space="0" w:color="auto"/>
            <w:bottom w:val="none" w:sz="0" w:space="0" w:color="auto"/>
            <w:right w:val="none" w:sz="0" w:space="0" w:color="auto"/>
          </w:divBdr>
        </w:div>
        <w:div w:id="378667588">
          <w:marLeft w:val="480"/>
          <w:marRight w:val="0"/>
          <w:marTop w:val="0"/>
          <w:marBottom w:val="0"/>
          <w:divBdr>
            <w:top w:val="none" w:sz="0" w:space="0" w:color="auto"/>
            <w:left w:val="none" w:sz="0" w:space="0" w:color="auto"/>
            <w:bottom w:val="none" w:sz="0" w:space="0" w:color="auto"/>
            <w:right w:val="none" w:sz="0" w:space="0" w:color="auto"/>
          </w:divBdr>
        </w:div>
        <w:div w:id="420955074">
          <w:marLeft w:val="480"/>
          <w:marRight w:val="0"/>
          <w:marTop w:val="0"/>
          <w:marBottom w:val="0"/>
          <w:divBdr>
            <w:top w:val="none" w:sz="0" w:space="0" w:color="auto"/>
            <w:left w:val="none" w:sz="0" w:space="0" w:color="auto"/>
            <w:bottom w:val="none" w:sz="0" w:space="0" w:color="auto"/>
            <w:right w:val="none" w:sz="0" w:space="0" w:color="auto"/>
          </w:divBdr>
        </w:div>
        <w:div w:id="438647134">
          <w:marLeft w:val="480"/>
          <w:marRight w:val="0"/>
          <w:marTop w:val="0"/>
          <w:marBottom w:val="0"/>
          <w:divBdr>
            <w:top w:val="none" w:sz="0" w:space="0" w:color="auto"/>
            <w:left w:val="none" w:sz="0" w:space="0" w:color="auto"/>
            <w:bottom w:val="none" w:sz="0" w:space="0" w:color="auto"/>
            <w:right w:val="none" w:sz="0" w:space="0" w:color="auto"/>
          </w:divBdr>
        </w:div>
        <w:div w:id="517238970">
          <w:marLeft w:val="480"/>
          <w:marRight w:val="0"/>
          <w:marTop w:val="0"/>
          <w:marBottom w:val="0"/>
          <w:divBdr>
            <w:top w:val="none" w:sz="0" w:space="0" w:color="auto"/>
            <w:left w:val="none" w:sz="0" w:space="0" w:color="auto"/>
            <w:bottom w:val="none" w:sz="0" w:space="0" w:color="auto"/>
            <w:right w:val="none" w:sz="0" w:space="0" w:color="auto"/>
          </w:divBdr>
        </w:div>
        <w:div w:id="556597511">
          <w:marLeft w:val="480"/>
          <w:marRight w:val="0"/>
          <w:marTop w:val="0"/>
          <w:marBottom w:val="0"/>
          <w:divBdr>
            <w:top w:val="none" w:sz="0" w:space="0" w:color="auto"/>
            <w:left w:val="none" w:sz="0" w:space="0" w:color="auto"/>
            <w:bottom w:val="none" w:sz="0" w:space="0" w:color="auto"/>
            <w:right w:val="none" w:sz="0" w:space="0" w:color="auto"/>
          </w:divBdr>
        </w:div>
        <w:div w:id="643513653">
          <w:marLeft w:val="480"/>
          <w:marRight w:val="0"/>
          <w:marTop w:val="0"/>
          <w:marBottom w:val="0"/>
          <w:divBdr>
            <w:top w:val="none" w:sz="0" w:space="0" w:color="auto"/>
            <w:left w:val="none" w:sz="0" w:space="0" w:color="auto"/>
            <w:bottom w:val="none" w:sz="0" w:space="0" w:color="auto"/>
            <w:right w:val="none" w:sz="0" w:space="0" w:color="auto"/>
          </w:divBdr>
        </w:div>
        <w:div w:id="767116455">
          <w:marLeft w:val="480"/>
          <w:marRight w:val="0"/>
          <w:marTop w:val="0"/>
          <w:marBottom w:val="0"/>
          <w:divBdr>
            <w:top w:val="none" w:sz="0" w:space="0" w:color="auto"/>
            <w:left w:val="none" w:sz="0" w:space="0" w:color="auto"/>
            <w:bottom w:val="none" w:sz="0" w:space="0" w:color="auto"/>
            <w:right w:val="none" w:sz="0" w:space="0" w:color="auto"/>
          </w:divBdr>
        </w:div>
        <w:div w:id="767239409">
          <w:marLeft w:val="480"/>
          <w:marRight w:val="0"/>
          <w:marTop w:val="0"/>
          <w:marBottom w:val="0"/>
          <w:divBdr>
            <w:top w:val="none" w:sz="0" w:space="0" w:color="auto"/>
            <w:left w:val="none" w:sz="0" w:space="0" w:color="auto"/>
            <w:bottom w:val="none" w:sz="0" w:space="0" w:color="auto"/>
            <w:right w:val="none" w:sz="0" w:space="0" w:color="auto"/>
          </w:divBdr>
        </w:div>
        <w:div w:id="807016475">
          <w:marLeft w:val="480"/>
          <w:marRight w:val="0"/>
          <w:marTop w:val="0"/>
          <w:marBottom w:val="0"/>
          <w:divBdr>
            <w:top w:val="none" w:sz="0" w:space="0" w:color="auto"/>
            <w:left w:val="none" w:sz="0" w:space="0" w:color="auto"/>
            <w:bottom w:val="none" w:sz="0" w:space="0" w:color="auto"/>
            <w:right w:val="none" w:sz="0" w:space="0" w:color="auto"/>
          </w:divBdr>
        </w:div>
        <w:div w:id="842160611">
          <w:marLeft w:val="480"/>
          <w:marRight w:val="0"/>
          <w:marTop w:val="0"/>
          <w:marBottom w:val="0"/>
          <w:divBdr>
            <w:top w:val="none" w:sz="0" w:space="0" w:color="auto"/>
            <w:left w:val="none" w:sz="0" w:space="0" w:color="auto"/>
            <w:bottom w:val="none" w:sz="0" w:space="0" w:color="auto"/>
            <w:right w:val="none" w:sz="0" w:space="0" w:color="auto"/>
          </w:divBdr>
        </w:div>
        <w:div w:id="946692422">
          <w:marLeft w:val="480"/>
          <w:marRight w:val="0"/>
          <w:marTop w:val="0"/>
          <w:marBottom w:val="0"/>
          <w:divBdr>
            <w:top w:val="none" w:sz="0" w:space="0" w:color="auto"/>
            <w:left w:val="none" w:sz="0" w:space="0" w:color="auto"/>
            <w:bottom w:val="none" w:sz="0" w:space="0" w:color="auto"/>
            <w:right w:val="none" w:sz="0" w:space="0" w:color="auto"/>
          </w:divBdr>
        </w:div>
        <w:div w:id="1016925591">
          <w:marLeft w:val="480"/>
          <w:marRight w:val="0"/>
          <w:marTop w:val="0"/>
          <w:marBottom w:val="0"/>
          <w:divBdr>
            <w:top w:val="none" w:sz="0" w:space="0" w:color="auto"/>
            <w:left w:val="none" w:sz="0" w:space="0" w:color="auto"/>
            <w:bottom w:val="none" w:sz="0" w:space="0" w:color="auto"/>
            <w:right w:val="none" w:sz="0" w:space="0" w:color="auto"/>
          </w:divBdr>
        </w:div>
        <w:div w:id="1029992330">
          <w:marLeft w:val="480"/>
          <w:marRight w:val="0"/>
          <w:marTop w:val="0"/>
          <w:marBottom w:val="0"/>
          <w:divBdr>
            <w:top w:val="none" w:sz="0" w:space="0" w:color="auto"/>
            <w:left w:val="none" w:sz="0" w:space="0" w:color="auto"/>
            <w:bottom w:val="none" w:sz="0" w:space="0" w:color="auto"/>
            <w:right w:val="none" w:sz="0" w:space="0" w:color="auto"/>
          </w:divBdr>
        </w:div>
        <w:div w:id="1041978814">
          <w:marLeft w:val="480"/>
          <w:marRight w:val="0"/>
          <w:marTop w:val="0"/>
          <w:marBottom w:val="0"/>
          <w:divBdr>
            <w:top w:val="none" w:sz="0" w:space="0" w:color="auto"/>
            <w:left w:val="none" w:sz="0" w:space="0" w:color="auto"/>
            <w:bottom w:val="none" w:sz="0" w:space="0" w:color="auto"/>
            <w:right w:val="none" w:sz="0" w:space="0" w:color="auto"/>
          </w:divBdr>
        </w:div>
        <w:div w:id="1087002103">
          <w:marLeft w:val="480"/>
          <w:marRight w:val="0"/>
          <w:marTop w:val="0"/>
          <w:marBottom w:val="0"/>
          <w:divBdr>
            <w:top w:val="none" w:sz="0" w:space="0" w:color="auto"/>
            <w:left w:val="none" w:sz="0" w:space="0" w:color="auto"/>
            <w:bottom w:val="none" w:sz="0" w:space="0" w:color="auto"/>
            <w:right w:val="none" w:sz="0" w:space="0" w:color="auto"/>
          </w:divBdr>
        </w:div>
        <w:div w:id="1122967447">
          <w:marLeft w:val="480"/>
          <w:marRight w:val="0"/>
          <w:marTop w:val="0"/>
          <w:marBottom w:val="0"/>
          <w:divBdr>
            <w:top w:val="none" w:sz="0" w:space="0" w:color="auto"/>
            <w:left w:val="none" w:sz="0" w:space="0" w:color="auto"/>
            <w:bottom w:val="none" w:sz="0" w:space="0" w:color="auto"/>
            <w:right w:val="none" w:sz="0" w:space="0" w:color="auto"/>
          </w:divBdr>
        </w:div>
        <w:div w:id="1131749463">
          <w:marLeft w:val="480"/>
          <w:marRight w:val="0"/>
          <w:marTop w:val="0"/>
          <w:marBottom w:val="0"/>
          <w:divBdr>
            <w:top w:val="none" w:sz="0" w:space="0" w:color="auto"/>
            <w:left w:val="none" w:sz="0" w:space="0" w:color="auto"/>
            <w:bottom w:val="none" w:sz="0" w:space="0" w:color="auto"/>
            <w:right w:val="none" w:sz="0" w:space="0" w:color="auto"/>
          </w:divBdr>
        </w:div>
        <w:div w:id="1135485916">
          <w:marLeft w:val="480"/>
          <w:marRight w:val="0"/>
          <w:marTop w:val="0"/>
          <w:marBottom w:val="0"/>
          <w:divBdr>
            <w:top w:val="none" w:sz="0" w:space="0" w:color="auto"/>
            <w:left w:val="none" w:sz="0" w:space="0" w:color="auto"/>
            <w:bottom w:val="none" w:sz="0" w:space="0" w:color="auto"/>
            <w:right w:val="none" w:sz="0" w:space="0" w:color="auto"/>
          </w:divBdr>
        </w:div>
        <w:div w:id="1163742903">
          <w:marLeft w:val="480"/>
          <w:marRight w:val="0"/>
          <w:marTop w:val="0"/>
          <w:marBottom w:val="0"/>
          <w:divBdr>
            <w:top w:val="none" w:sz="0" w:space="0" w:color="auto"/>
            <w:left w:val="none" w:sz="0" w:space="0" w:color="auto"/>
            <w:bottom w:val="none" w:sz="0" w:space="0" w:color="auto"/>
            <w:right w:val="none" w:sz="0" w:space="0" w:color="auto"/>
          </w:divBdr>
        </w:div>
        <w:div w:id="1206025140">
          <w:marLeft w:val="480"/>
          <w:marRight w:val="0"/>
          <w:marTop w:val="0"/>
          <w:marBottom w:val="0"/>
          <w:divBdr>
            <w:top w:val="none" w:sz="0" w:space="0" w:color="auto"/>
            <w:left w:val="none" w:sz="0" w:space="0" w:color="auto"/>
            <w:bottom w:val="none" w:sz="0" w:space="0" w:color="auto"/>
            <w:right w:val="none" w:sz="0" w:space="0" w:color="auto"/>
          </w:divBdr>
        </w:div>
        <w:div w:id="1261648730">
          <w:marLeft w:val="480"/>
          <w:marRight w:val="0"/>
          <w:marTop w:val="0"/>
          <w:marBottom w:val="0"/>
          <w:divBdr>
            <w:top w:val="none" w:sz="0" w:space="0" w:color="auto"/>
            <w:left w:val="none" w:sz="0" w:space="0" w:color="auto"/>
            <w:bottom w:val="none" w:sz="0" w:space="0" w:color="auto"/>
            <w:right w:val="none" w:sz="0" w:space="0" w:color="auto"/>
          </w:divBdr>
        </w:div>
        <w:div w:id="1360623440">
          <w:marLeft w:val="480"/>
          <w:marRight w:val="0"/>
          <w:marTop w:val="0"/>
          <w:marBottom w:val="0"/>
          <w:divBdr>
            <w:top w:val="none" w:sz="0" w:space="0" w:color="auto"/>
            <w:left w:val="none" w:sz="0" w:space="0" w:color="auto"/>
            <w:bottom w:val="none" w:sz="0" w:space="0" w:color="auto"/>
            <w:right w:val="none" w:sz="0" w:space="0" w:color="auto"/>
          </w:divBdr>
        </w:div>
        <w:div w:id="1361472476">
          <w:marLeft w:val="480"/>
          <w:marRight w:val="0"/>
          <w:marTop w:val="0"/>
          <w:marBottom w:val="0"/>
          <w:divBdr>
            <w:top w:val="none" w:sz="0" w:space="0" w:color="auto"/>
            <w:left w:val="none" w:sz="0" w:space="0" w:color="auto"/>
            <w:bottom w:val="none" w:sz="0" w:space="0" w:color="auto"/>
            <w:right w:val="none" w:sz="0" w:space="0" w:color="auto"/>
          </w:divBdr>
        </w:div>
        <w:div w:id="1361661743">
          <w:marLeft w:val="480"/>
          <w:marRight w:val="0"/>
          <w:marTop w:val="0"/>
          <w:marBottom w:val="0"/>
          <w:divBdr>
            <w:top w:val="none" w:sz="0" w:space="0" w:color="auto"/>
            <w:left w:val="none" w:sz="0" w:space="0" w:color="auto"/>
            <w:bottom w:val="none" w:sz="0" w:space="0" w:color="auto"/>
            <w:right w:val="none" w:sz="0" w:space="0" w:color="auto"/>
          </w:divBdr>
        </w:div>
        <w:div w:id="1430733015">
          <w:marLeft w:val="480"/>
          <w:marRight w:val="0"/>
          <w:marTop w:val="0"/>
          <w:marBottom w:val="0"/>
          <w:divBdr>
            <w:top w:val="none" w:sz="0" w:space="0" w:color="auto"/>
            <w:left w:val="none" w:sz="0" w:space="0" w:color="auto"/>
            <w:bottom w:val="none" w:sz="0" w:space="0" w:color="auto"/>
            <w:right w:val="none" w:sz="0" w:space="0" w:color="auto"/>
          </w:divBdr>
        </w:div>
        <w:div w:id="1433547186">
          <w:marLeft w:val="480"/>
          <w:marRight w:val="0"/>
          <w:marTop w:val="0"/>
          <w:marBottom w:val="0"/>
          <w:divBdr>
            <w:top w:val="none" w:sz="0" w:space="0" w:color="auto"/>
            <w:left w:val="none" w:sz="0" w:space="0" w:color="auto"/>
            <w:bottom w:val="none" w:sz="0" w:space="0" w:color="auto"/>
            <w:right w:val="none" w:sz="0" w:space="0" w:color="auto"/>
          </w:divBdr>
        </w:div>
        <w:div w:id="1447382428">
          <w:marLeft w:val="480"/>
          <w:marRight w:val="0"/>
          <w:marTop w:val="0"/>
          <w:marBottom w:val="0"/>
          <w:divBdr>
            <w:top w:val="none" w:sz="0" w:space="0" w:color="auto"/>
            <w:left w:val="none" w:sz="0" w:space="0" w:color="auto"/>
            <w:bottom w:val="none" w:sz="0" w:space="0" w:color="auto"/>
            <w:right w:val="none" w:sz="0" w:space="0" w:color="auto"/>
          </w:divBdr>
        </w:div>
        <w:div w:id="1456409245">
          <w:marLeft w:val="480"/>
          <w:marRight w:val="0"/>
          <w:marTop w:val="0"/>
          <w:marBottom w:val="0"/>
          <w:divBdr>
            <w:top w:val="none" w:sz="0" w:space="0" w:color="auto"/>
            <w:left w:val="none" w:sz="0" w:space="0" w:color="auto"/>
            <w:bottom w:val="none" w:sz="0" w:space="0" w:color="auto"/>
            <w:right w:val="none" w:sz="0" w:space="0" w:color="auto"/>
          </w:divBdr>
        </w:div>
        <w:div w:id="1473208003">
          <w:marLeft w:val="480"/>
          <w:marRight w:val="0"/>
          <w:marTop w:val="0"/>
          <w:marBottom w:val="0"/>
          <w:divBdr>
            <w:top w:val="none" w:sz="0" w:space="0" w:color="auto"/>
            <w:left w:val="none" w:sz="0" w:space="0" w:color="auto"/>
            <w:bottom w:val="none" w:sz="0" w:space="0" w:color="auto"/>
            <w:right w:val="none" w:sz="0" w:space="0" w:color="auto"/>
          </w:divBdr>
        </w:div>
        <w:div w:id="1526945642">
          <w:marLeft w:val="480"/>
          <w:marRight w:val="0"/>
          <w:marTop w:val="0"/>
          <w:marBottom w:val="0"/>
          <w:divBdr>
            <w:top w:val="none" w:sz="0" w:space="0" w:color="auto"/>
            <w:left w:val="none" w:sz="0" w:space="0" w:color="auto"/>
            <w:bottom w:val="none" w:sz="0" w:space="0" w:color="auto"/>
            <w:right w:val="none" w:sz="0" w:space="0" w:color="auto"/>
          </w:divBdr>
        </w:div>
        <w:div w:id="1533767820">
          <w:marLeft w:val="480"/>
          <w:marRight w:val="0"/>
          <w:marTop w:val="0"/>
          <w:marBottom w:val="0"/>
          <w:divBdr>
            <w:top w:val="none" w:sz="0" w:space="0" w:color="auto"/>
            <w:left w:val="none" w:sz="0" w:space="0" w:color="auto"/>
            <w:bottom w:val="none" w:sz="0" w:space="0" w:color="auto"/>
            <w:right w:val="none" w:sz="0" w:space="0" w:color="auto"/>
          </w:divBdr>
        </w:div>
        <w:div w:id="1744260427">
          <w:marLeft w:val="480"/>
          <w:marRight w:val="0"/>
          <w:marTop w:val="0"/>
          <w:marBottom w:val="0"/>
          <w:divBdr>
            <w:top w:val="none" w:sz="0" w:space="0" w:color="auto"/>
            <w:left w:val="none" w:sz="0" w:space="0" w:color="auto"/>
            <w:bottom w:val="none" w:sz="0" w:space="0" w:color="auto"/>
            <w:right w:val="none" w:sz="0" w:space="0" w:color="auto"/>
          </w:divBdr>
        </w:div>
        <w:div w:id="1772781060">
          <w:marLeft w:val="480"/>
          <w:marRight w:val="0"/>
          <w:marTop w:val="0"/>
          <w:marBottom w:val="0"/>
          <w:divBdr>
            <w:top w:val="none" w:sz="0" w:space="0" w:color="auto"/>
            <w:left w:val="none" w:sz="0" w:space="0" w:color="auto"/>
            <w:bottom w:val="none" w:sz="0" w:space="0" w:color="auto"/>
            <w:right w:val="none" w:sz="0" w:space="0" w:color="auto"/>
          </w:divBdr>
        </w:div>
        <w:div w:id="1831092827">
          <w:marLeft w:val="480"/>
          <w:marRight w:val="0"/>
          <w:marTop w:val="0"/>
          <w:marBottom w:val="0"/>
          <w:divBdr>
            <w:top w:val="none" w:sz="0" w:space="0" w:color="auto"/>
            <w:left w:val="none" w:sz="0" w:space="0" w:color="auto"/>
            <w:bottom w:val="none" w:sz="0" w:space="0" w:color="auto"/>
            <w:right w:val="none" w:sz="0" w:space="0" w:color="auto"/>
          </w:divBdr>
        </w:div>
        <w:div w:id="1911767073">
          <w:marLeft w:val="480"/>
          <w:marRight w:val="0"/>
          <w:marTop w:val="0"/>
          <w:marBottom w:val="0"/>
          <w:divBdr>
            <w:top w:val="none" w:sz="0" w:space="0" w:color="auto"/>
            <w:left w:val="none" w:sz="0" w:space="0" w:color="auto"/>
            <w:bottom w:val="none" w:sz="0" w:space="0" w:color="auto"/>
            <w:right w:val="none" w:sz="0" w:space="0" w:color="auto"/>
          </w:divBdr>
        </w:div>
        <w:div w:id="2085568175">
          <w:marLeft w:val="480"/>
          <w:marRight w:val="0"/>
          <w:marTop w:val="0"/>
          <w:marBottom w:val="0"/>
          <w:divBdr>
            <w:top w:val="none" w:sz="0" w:space="0" w:color="auto"/>
            <w:left w:val="none" w:sz="0" w:space="0" w:color="auto"/>
            <w:bottom w:val="none" w:sz="0" w:space="0" w:color="auto"/>
            <w:right w:val="none" w:sz="0" w:space="0" w:color="auto"/>
          </w:divBdr>
        </w:div>
        <w:div w:id="2132697973">
          <w:marLeft w:val="480"/>
          <w:marRight w:val="0"/>
          <w:marTop w:val="0"/>
          <w:marBottom w:val="0"/>
          <w:divBdr>
            <w:top w:val="none" w:sz="0" w:space="0" w:color="auto"/>
            <w:left w:val="none" w:sz="0" w:space="0" w:color="auto"/>
            <w:bottom w:val="none" w:sz="0" w:space="0" w:color="auto"/>
            <w:right w:val="none" w:sz="0" w:space="0" w:color="auto"/>
          </w:divBdr>
        </w:div>
      </w:divsChild>
    </w:div>
    <w:div w:id="1452362019">
      <w:marLeft w:val="480"/>
      <w:marRight w:val="0"/>
      <w:marTop w:val="0"/>
      <w:marBottom w:val="0"/>
      <w:divBdr>
        <w:top w:val="none" w:sz="0" w:space="0" w:color="auto"/>
        <w:left w:val="none" w:sz="0" w:space="0" w:color="auto"/>
        <w:bottom w:val="none" w:sz="0" w:space="0" w:color="auto"/>
        <w:right w:val="none" w:sz="0" w:space="0" w:color="auto"/>
      </w:divBdr>
    </w:div>
    <w:div w:id="1453094134">
      <w:marLeft w:val="480"/>
      <w:marRight w:val="0"/>
      <w:marTop w:val="0"/>
      <w:marBottom w:val="0"/>
      <w:divBdr>
        <w:top w:val="none" w:sz="0" w:space="0" w:color="auto"/>
        <w:left w:val="none" w:sz="0" w:space="0" w:color="auto"/>
        <w:bottom w:val="none" w:sz="0" w:space="0" w:color="auto"/>
        <w:right w:val="none" w:sz="0" w:space="0" w:color="auto"/>
      </w:divBdr>
    </w:div>
    <w:div w:id="1454060017">
      <w:marLeft w:val="480"/>
      <w:marRight w:val="0"/>
      <w:marTop w:val="0"/>
      <w:marBottom w:val="0"/>
      <w:divBdr>
        <w:top w:val="none" w:sz="0" w:space="0" w:color="auto"/>
        <w:left w:val="none" w:sz="0" w:space="0" w:color="auto"/>
        <w:bottom w:val="none" w:sz="0" w:space="0" w:color="auto"/>
        <w:right w:val="none" w:sz="0" w:space="0" w:color="auto"/>
      </w:divBdr>
    </w:div>
    <w:div w:id="1455363952">
      <w:bodyDiv w:val="1"/>
      <w:marLeft w:val="0"/>
      <w:marRight w:val="0"/>
      <w:marTop w:val="0"/>
      <w:marBottom w:val="0"/>
      <w:divBdr>
        <w:top w:val="none" w:sz="0" w:space="0" w:color="auto"/>
        <w:left w:val="none" w:sz="0" w:space="0" w:color="auto"/>
        <w:bottom w:val="none" w:sz="0" w:space="0" w:color="auto"/>
        <w:right w:val="none" w:sz="0" w:space="0" w:color="auto"/>
      </w:divBdr>
    </w:div>
    <w:div w:id="1455445983">
      <w:marLeft w:val="480"/>
      <w:marRight w:val="0"/>
      <w:marTop w:val="0"/>
      <w:marBottom w:val="0"/>
      <w:divBdr>
        <w:top w:val="none" w:sz="0" w:space="0" w:color="auto"/>
        <w:left w:val="none" w:sz="0" w:space="0" w:color="auto"/>
        <w:bottom w:val="none" w:sz="0" w:space="0" w:color="auto"/>
        <w:right w:val="none" w:sz="0" w:space="0" w:color="auto"/>
      </w:divBdr>
    </w:div>
    <w:div w:id="1457068948">
      <w:marLeft w:val="480"/>
      <w:marRight w:val="0"/>
      <w:marTop w:val="0"/>
      <w:marBottom w:val="0"/>
      <w:divBdr>
        <w:top w:val="none" w:sz="0" w:space="0" w:color="auto"/>
        <w:left w:val="none" w:sz="0" w:space="0" w:color="auto"/>
        <w:bottom w:val="none" w:sz="0" w:space="0" w:color="auto"/>
        <w:right w:val="none" w:sz="0" w:space="0" w:color="auto"/>
      </w:divBdr>
    </w:div>
    <w:div w:id="1457679341">
      <w:bodyDiv w:val="1"/>
      <w:marLeft w:val="0"/>
      <w:marRight w:val="0"/>
      <w:marTop w:val="0"/>
      <w:marBottom w:val="0"/>
      <w:divBdr>
        <w:top w:val="none" w:sz="0" w:space="0" w:color="auto"/>
        <w:left w:val="none" w:sz="0" w:space="0" w:color="auto"/>
        <w:bottom w:val="none" w:sz="0" w:space="0" w:color="auto"/>
        <w:right w:val="none" w:sz="0" w:space="0" w:color="auto"/>
      </w:divBdr>
    </w:div>
    <w:div w:id="1457796640">
      <w:bodyDiv w:val="1"/>
      <w:marLeft w:val="0"/>
      <w:marRight w:val="0"/>
      <w:marTop w:val="0"/>
      <w:marBottom w:val="0"/>
      <w:divBdr>
        <w:top w:val="none" w:sz="0" w:space="0" w:color="auto"/>
        <w:left w:val="none" w:sz="0" w:space="0" w:color="auto"/>
        <w:bottom w:val="none" w:sz="0" w:space="0" w:color="auto"/>
        <w:right w:val="none" w:sz="0" w:space="0" w:color="auto"/>
      </w:divBdr>
      <w:divsChild>
        <w:div w:id="798453417">
          <w:marLeft w:val="640"/>
          <w:marRight w:val="0"/>
          <w:marTop w:val="0"/>
          <w:marBottom w:val="0"/>
          <w:divBdr>
            <w:top w:val="none" w:sz="0" w:space="0" w:color="auto"/>
            <w:left w:val="none" w:sz="0" w:space="0" w:color="auto"/>
            <w:bottom w:val="none" w:sz="0" w:space="0" w:color="auto"/>
            <w:right w:val="none" w:sz="0" w:space="0" w:color="auto"/>
          </w:divBdr>
        </w:div>
        <w:div w:id="445850031">
          <w:marLeft w:val="640"/>
          <w:marRight w:val="0"/>
          <w:marTop w:val="0"/>
          <w:marBottom w:val="0"/>
          <w:divBdr>
            <w:top w:val="none" w:sz="0" w:space="0" w:color="auto"/>
            <w:left w:val="none" w:sz="0" w:space="0" w:color="auto"/>
            <w:bottom w:val="none" w:sz="0" w:space="0" w:color="auto"/>
            <w:right w:val="none" w:sz="0" w:space="0" w:color="auto"/>
          </w:divBdr>
        </w:div>
        <w:div w:id="396633368">
          <w:marLeft w:val="640"/>
          <w:marRight w:val="0"/>
          <w:marTop w:val="0"/>
          <w:marBottom w:val="0"/>
          <w:divBdr>
            <w:top w:val="none" w:sz="0" w:space="0" w:color="auto"/>
            <w:left w:val="none" w:sz="0" w:space="0" w:color="auto"/>
            <w:bottom w:val="none" w:sz="0" w:space="0" w:color="auto"/>
            <w:right w:val="none" w:sz="0" w:space="0" w:color="auto"/>
          </w:divBdr>
        </w:div>
        <w:div w:id="823737143">
          <w:marLeft w:val="640"/>
          <w:marRight w:val="0"/>
          <w:marTop w:val="0"/>
          <w:marBottom w:val="0"/>
          <w:divBdr>
            <w:top w:val="none" w:sz="0" w:space="0" w:color="auto"/>
            <w:left w:val="none" w:sz="0" w:space="0" w:color="auto"/>
            <w:bottom w:val="none" w:sz="0" w:space="0" w:color="auto"/>
            <w:right w:val="none" w:sz="0" w:space="0" w:color="auto"/>
          </w:divBdr>
        </w:div>
        <w:div w:id="2091196647">
          <w:marLeft w:val="640"/>
          <w:marRight w:val="0"/>
          <w:marTop w:val="0"/>
          <w:marBottom w:val="0"/>
          <w:divBdr>
            <w:top w:val="none" w:sz="0" w:space="0" w:color="auto"/>
            <w:left w:val="none" w:sz="0" w:space="0" w:color="auto"/>
            <w:bottom w:val="none" w:sz="0" w:space="0" w:color="auto"/>
            <w:right w:val="none" w:sz="0" w:space="0" w:color="auto"/>
          </w:divBdr>
        </w:div>
        <w:div w:id="678698578">
          <w:marLeft w:val="640"/>
          <w:marRight w:val="0"/>
          <w:marTop w:val="0"/>
          <w:marBottom w:val="0"/>
          <w:divBdr>
            <w:top w:val="none" w:sz="0" w:space="0" w:color="auto"/>
            <w:left w:val="none" w:sz="0" w:space="0" w:color="auto"/>
            <w:bottom w:val="none" w:sz="0" w:space="0" w:color="auto"/>
            <w:right w:val="none" w:sz="0" w:space="0" w:color="auto"/>
          </w:divBdr>
        </w:div>
        <w:div w:id="1753232050">
          <w:marLeft w:val="640"/>
          <w:marRight w:val="0"/>
          <w:marTop w:val="0"/>
          <w:marBottom w:val="0"/>
          <w:divBdr>
            <w:top w:val="none" w:sz="0" w:space="0" w:color="auto"/>
            <w:left w:val="none" w:sz="0" w:space="0" w:color="auto"/>
            <w:bottom w:val="none" w:sz="0" w:space="0" w:color="auto"/>
            <w:right w:val="none" w:sz="0" w:space="0" w:color="auto"/>
          </w:divBdr>
        </w:div>
        <w:div w:id="1352761012">
          <w:marLeft w:val="640"/>
          <w:marRight w:val="0"/>
          <w:marTop w:val="0"/>
          <w:marBottom w:val="0"/>
          <w:divBdr>
            <w:top w:val="none" w:sz="0" w:space="0" w:color="auto"/>
            <w:left w:val="none" w:sz="0" w:space="0" w:color="auto"/>
            <w:bottom w:val="none" w:sz="0" w:space="0" w:color="auto"/>
            <w:right w:val="none" w:sz="0" w:space="0" w:color="auto"/>
          </w:divBdr>
        </w:div>
        <w:div w:id="1150827162">
          <w:marLeft w:val="640"/>
          <w:marRight w:val="0"/>
          <w:marTop w:val="0"/>
          <w:marBottom w:val="0"/>
          <w:divBdr>
            <w:top w:val="none" w:sz="0" w:space="0" w:color="auto"/>
            <w:left w:val="none" w:sz="0" w:space="0" w:color="auto"/>
            <w:bottom w:val="none" w:sz="0" w:space="0" w:color="auto"/>
            <w:right w:val="none" w:sz="0" w:space="0" w:color="auto"/>
          </w:divBdr>
        </w:div>
        <w:div w:id="1632131441">
          <w:marLeft w:val="640"/>
          <w:marRight w:val="0"/>
          <w:marTop w:val="0"/>
          <w:marBottom w:val="0"/>
          <w:divBdr>
            <w:top w:val="none" w:sz="0" w:space="0" w:color="auto"/>
            <w:left w:val="none" w:sz="0" w:space="0" w:color="auto"/>
            <w:bottom w:val="none" w:sz="0" w:space="0" w:color="auto"/>
            <w:right w:val="none" w:sz="0" w:space="0" w:color="auto"/>
          </w:divBdr>
        </w:div>
        <w:div w:id="142893661">
          <w:marLeft w:val="640"/>
          <w:marRight w:val="0"/>
          <w:marTop w:val="0"/>
          <w:marBottom w:val="0"/>
          <w:divBdr>
            <w:top w:val="none" w:sz="0" w:space="0" w:color="auto"/>
            <w:left w:val="none" w:sz="0" w:space="0" w:color="auto"/>
            <w:bottom w:val="none" w:sz="0" w:space="0" w:color="auto"/>
            <w:right w:val="none" w:sz="0" w:space="0" w:color="auto"/>
          </w:divBdr>
        </w:div>
        <w:div w:id="921526232">
          <w:marLeft w:val="640"/>
          <w:marRight w:val="0"/>
          <w:marTop w:val="0"/>
          <w:marBottom w:val="0"/>
          <w:divBdr>
            <w:top w:val="none" w:sz="0" w:space="0" w:color="auto"/>
            <w:left w:val="none" w:sz="0" w:space="0" w:color="auto"/>
            <w:bottom w:val="none" w:sz="0" w:space="0" w:color="auto"/>
            <w:right w:val="none" w:sz="0" w:space="0" w:color="auto"/>
          </w:divBdr>
        </w:div>
        <w:div w:id="2081513749">
          <w:marLeft w:val="640"/>
          <w:marRight w:val="0"/>
          <w:marTop w:val="0"/>
          <w:marBottom w:val="0"/>
          <w:divBdr>
            <w:top w:val="none" w:sz="0" w:space="0" w:color="auto"/>
            <w:left w:val="none" w:sz="0" w:space="0" w:color="auto"/>
            <w:bottom w:val="none" w:sz="0" w:space="0" w:color="auto"/>
            <w:right w:val="none" w:sz="0" w:space="0" w:color="auto"/>
          </w:divBdr>
        </w:div>
        <w:div w:id="877624762">
          <w:marLeft w:val="640"/>
          <w:marRight w:val="0"/>
          <w:marTop w:val="0"/>
          <w:marBottom w:val="0"/>
          <w:divBdr>
            <w:top w:val="none" w:sz="0" w:space="0" w:color="auto"/>
            <w:left w:val="none" w:sz="0" w:space="0" w:color="auto"/>
            <w:bottom w:val="none" w:sz="0" w:space="0" w:color="auto"/>
            <w:right w:val="none" w:sz="0" w:space="0" w:color="auto"/>
          </w:divBdr>
        </w:div>
        <w:div w:id="303583547">
          <w:marLeft w:val="640"/>
          <w:marRight w:val="0"/>
          <w:marTop w:val="0"/>
          <w:marBottom w:val="0"/>
          <w:divBdr>
            <w:top w:val="none" w:sz="0" w:space="0" w:color="auto"/>
            <w:left w:val="none" w:sz="0" w:space="0" w:color="auto"/>
            <w:bottom w:val="none" w:sz="0" w:space="0" w:color="auto"/>
            <w:right w:val="none" w:sz="0" w:space="0" w:color="auto"/>
          </w:divBdr>
        </w:div>
        <w:div w:id="1636643198">
          <w:marLeft w:val="640"/>
          <w:marRight w:val="0"/>
          <w:marTop w:val="0"/>
          <w:marBottom w:val="0"/>
          <w:divBdr>
            <w:top w:val="none" w:sz="0" w:space="0" w:color="auto"/>
            <w:left w:val="none" w:sz="0" w:space="0" w:color="auto"/>
            <w:bottom w:val="none" w:sz="0" w:space="0" w:color="auto"/>
            <w:right w:val="none" w:sz="0" w:space="0" w:color="auto"/>
          </w:divBdr>
        </w:div>
        <w:div w:id="28604130">
          <w:marLeft w:val="640"/>
          <w:marRight w:val="0"/>
          <w:marTop w:val="0"/>
          <w:marBottom w:val="0"/>
          <w:divBdr>
            <w:top w:val="none" w:sz="0" w:space="0" w:color="auto"/>
            <w:left w:val="none" w:sz="0" w:space="0" w:color="auto"/>
            <w:bottom w:val="none" w:sz="0" w:space="0" w:color="auto"/>
            <w:right w:val="none" w:sz="0" w:space="0" w:color="auto"/>
          </w:divBdr>
        </w:div>
        <w:div w:id="190579909">
          <w:marLeft w:val="640"/>
          <w:marRight w:val="0"/>
          <w:marTop w:val="0"/>
          <w:marBottom w:val="0"/>
          <w:divBdr>
            <w:top w:val="none" w:sz="0" w:space="0" w:color="auto"/>
            <w:left w:val="none" w:sz="0" w:space="0" w:color="auto"/>
            <w:bottom w:val="none" w:sz="0" w:space="0" w:color="auto"/>
            <w:right w:val="none" w:sz="0" w:space="0" w:color="auto"/>
          </w:divBdr>
        </w:div>
        <w:div w:id="705787982">
          <w:marLeft w:val="640"/>
          <w:marRight w:val="0"/>
          <w:marTop w:val="0"/>
          <w:marBottom w:val="0"/>
          <w:divBdr>
            <w:top w:val="none" w:sz="0" w:space="0" w:color="auto"/>
            <w:left w:val="none" w:sz="0" w:space="0" w:color="auto"/>
            <w:bottom w:val="none" w:sz="0" w:space="0" w:color="auto"/>
            <w:right w:val="none" w:sz="0" w:space="0" w:color="auto"/>
          </w:divBdr>
        </w:div>
        <w:div w:id="889651487">
          <w:marLeft w:val="640"/>
          <w:marRight w:val="0"/>
          <w:marTop w:val="0"/>
          <w:marBottom w:val="0"/>
          <w:divBdr>
            <w:top w:val="none" w:sz="0" w:space="0" w:color="auto"/>
            <w:left w:val="none" w:sz="0" w:space="0" w:color="auto"/>
            <w:bottom w:val="none" w:sz="0" w:space="0" w:color="auto"/>
            <w:right w:val="none" w:sz="0" w:space="0" w:color="auto"/>
          </w:divBdr>
        </w:div>
        <w:div w:id="533539971">
          <w:marLeft w:val="640"/>
          <w:marRight w:val="0"/>
          <w:marTop w:val="0"/>
          <w:marBottom w:val="0"/>
          <w:divBdr>
            <w:top w:val="none" w:sz="0" w:space="0" w:color="auto"/>
            <w:left w:val="none" w:sz="0" w:space="0" w:color="auto"/>
            <w:bottom w:val="none" w:sz="0" w:space="0" w:color="auto"/>
            <w:right w:val="none" w:sz="0" w:space="0" w:color="auto"/>
          </w:divBdr>
        </w:div>
        <w:div w:id="1478494130">
          <w:marLeft w:val="640"/>
          <w:marRight w:val="0"/>
          <w:marTop w:val="0"/>
          <w:marBottom w:val="0"/>
          <w:divBdr>
            <w:top w:val="none" w:sz="0" w:space="0" w:color="auto"/>
            <w:left w:val="none" w:sz="0" w:space="0" w:color="auto"/>
            <w:bottom w:val="none" w:sz="0" w:space="0" w:color="auto"/>
            <w:right w:val="none" w:sz="0" w:space="0" w:color="auto"/>
          </w:divBdr>
        </w:div>
        <w:div w:id="1233463067">
          <w:marLeft w:val="640"/>
          <w:marRight w:val="0"/>
          <w:marTop w:val="0"/>
          <w:marBottom w:val="0"/>
          <w:divBdr>
            <w:top w:val="none" w:sz="0" w:space="0" w:color="auto"/>
            <w:left w:val="none" w:sz="0" w:space="0" w:color="auto"/>
            <w:bottom w:val="none" w:sz="0" w:space="0" w:color="auto"/>
            <w:right w:val="none" w:sz="0" w:space="0" w:color="auto"/>
          </w:divBdr>
        </w:div>
        <w:div w:id="1871214060">
          <w:marLeft w:val="640"/>
          <w:marRight w:val="0"/>
          <w:marTop w:val="0"/>
          <w:marBottom w:val="0"/>
          <w:divBdr>
            <w:top w:val="none" w:sz="0" w:space="0" w:color="auto"/>
            <w:left w:val="none" w:sz="0" w:space="0" w:color="auto"/>
            <w:bottom w:val="none" w:sz="0" w:space="0" w:color="auto"/>
            <w:right w:val="none" w:sz="0" w:space="0" w:color="auto"/>
          </w:divBdr>
        </w:div>
        <w:div w:id="186136675">
          <w:marLeft w:val="640"/>
          <w:marRight w:val="0"/>
          <w:marTop w:val="0"/>
          <w:marBottom w:val="0"/>
          <w:divBdr>
            <w:top w:val="none" w:sz="0" w:space="0" w:color="auto"/>
            <w:left w:val="none" w:sz="0" w:space="0" w:color="auto"/>
            <w:bottom w:val="none" w:sz="0" w:space="0" w:color="auto"/>
            <w:right w:val="none" w:sz="0" w:space="0" w:color="auto"/>
          </w:divBdr>
        </w:div>
        <w:div w:id="1585451769">
          <w:marLeft w:val="640"/>
          <w:marRight w:val="0"/>
          <w:marTop w:val="0"/>
          <w:marBottom w:val="0"/>
          <w:divBdr>
            <w:top w:val="none" w:sz="0" w:space="0" w:color="auto"/>
            <w:left w:val="none" w:sz="0" w:space="0" w:color="auto"/>
            <w:bottom w:val="none" w:sz="0" w:space="0" w:color="auto"/>
            <w:right w:val="none" w:sz="0" w:space="0" w:color="auto"/>
          </w:divBdr>
        </w:div>
        <w:div w:id="978337470">
          <w:marLeft w:val="640"/>
          <w:marRight w:val="0"/>
          <w:marTop w:val="0"/>
          <w:marBottom w:val="0"/>
          <w:divBdr>
            <w:top w:val="none" w:sz="0" w:space="0" w:color="auto"/>
            <w:left w:val="none" w:sz="0" w:space="0" w:color="auto"/>
            <w:bottom w:val="none" w:sz="0" w:space="0" w:color="auto"/>
            <w:right w:val="none" w:sz="0" w:space="0" w:color="auto"/>
          </w:divBdr>
        </w:div>
        <w:div w:id="432671525">
          <w:marLeft w:val="640"/>
          <w:marRight w:val="0"/>
          <w:marTop w:val="0"/>
          <w:marBottom w:val="0"/>
          <w:divBdr>
            <w:top w:val="none" w:sz="0" w:space="0" w:color="auto"/>
            <w:left w:val="none" w:sz="0" w:space="0" w:color="auto"/>
            <w:bottom w:val="none" w:sz="0" w:space="0" w:color="auto"/>
            <w:right w:val="none" w:sz="0" w:space="0" w:color="auto"/>
          </w:divBdr>
        </w:div>
        <w:div w:id="1361783590">
          <w:marLeft w:val="640"/>
          <w:marRight w:val="0"/>
          <w:marTop w:val="0"/>
          <w:marBottom w:val="0"/>
          <w:divBdr>
            <w:top w:val="none" w:sz="0" w:space="0" w:color="auto"/>
            <w:left w:val="none" w:sz="0" w:space="0" w:color="auto"/>
            <w:bottom w:val="none" w:sz="0" w:space="0" w:color="auto"/>
            <w:right w:val="none" w:sz="0" w:space="0" w:color="auto"/>
          </w:divBdr>
        </w:div>
        <w:div w:id="1791706733">
          <w:marLeft w:val="640"/>
          <w:marRight w:val="0"/>
          <w:marTop w:val="0"/>
          <w:marBottom w:val="0"/>
          <w:divBdr>
            <w:top w:val="none" w:sz="0" w:space="0" w:color="auto"/>
            <w:left w:val="none" w:sz="0" w:space="0" w:color="auto"/>
            <w:bottom w:val="none" w:sz="0" w:space="0" w:color="auto"/>
            <w:right w:val="none" w:sz="0" w:space="0" w:color="auto"/>
          </w:divBdr>
        </w:div>
        <w:div w:id="2107916972">
          <w:marLeft w:val="640"/>
          <w:marRight w:val="0"/>
          <w:marTop w:val="0"/>
          <w:marBottom w:val="0"/>
          <w:divBdr>
            <w:top w:val="none" w:sz="0" w:space="0" w:color="auto"/>
            <w:left w:val="none" w:sz="0" w:space="0" w:color="auto"/>
            <w:bottom w:val="none" w:sz="0" w:space="0" w:color="auto"/>
            <w:right w:val="none" w:sz="0" w:space="0" w:color="auto"/>
          </w:divBdr>
        </w:div>
        <w:div w:id="1289387227">
          <w:marLeft w:val="640"/>
          <w:marRight w:val="0"/>
          <w:marTop w:val="0"/>
          <w:marBottom w:val="0"/>
          <w:divBdr>
            <w:top w:val="none" w:sz="0" w:space="0" w:color="auto"/>
            <w:left w:val="none" w:sz="0" w:space="0" w:color="auto"/>
            <w:bottom w:val="none" w:sz="0" w:space="0" w:color="auto"/>
            <w:right w:val="none" w:sz="0" w:space="0" w:color="auto"/>
          </w:divBdr>
        </w:div>
        <w:div w:id="414860839">
          <w:marLeft w:val="640"/>
          <w:marRight w:val="0"/>
          <w:marTop w:val="0"/>
          <w:marBottom w:val="0"/>
          <w:divBdr>
            <w:top w:val="none" w:sz="0" w:space="0" w:color="auto"/>
            <w:left w:val="none" w:sz="0" w:space="0" w:color="auto"/>
            <w:bottom w:val="none" w:sz="0" w:space="0" w:color="auto"/>
            <w:right w:val="none" w:sz="0" w:space="0" w:color="auto"/>
          </w:divBdr>
        </w:div>
        <w:div w:id="757213280">
          <w:marLeft w:val="640"/>
          <w:marRight w:val="0"/>
          <w:marTop w:val="0"/>
          <w:marBottom w:val="0"/>
          <w:divBdr>
            <w:top w:val="none" w:sz="0" w:space="0" w:color="auto"/>
            <w:left w:val="none" w:sz="0" w:space="0" w:color="auto"/>
            <w:bottom w:val="none" w:sz="0" w:space="0" w:color="auto"/>
            <w:right w:val="none" w:sz="0" w:space="0" w:color="auto"/>
          </w:divBdr>
        </w:div>
        <w:div w:id="1846826596">
          <w:marLeft w:val="640"/>
          <w:marRight w:val="0"/>
          <w:marTop w:val="0"/>
          <w:marBottom w:val="0"/>
          <w:divBdr>
            <w:top w:val="none" w:sz="0" w:space="0" w:color="auto"/>
            <w:left w:val="none" w:sz="0" w:space="0" w:color="auto"/>
            <w:bottom w:val="none" w:sz="0" w:space="0" w:color="auto"/>
            <w:right w:val="none" w:sz="0" w:space="0" w:color="auto"/>
          </w:divBdr>
        </w:div>
        <w:div w:id="844199900">
          <w:marLeft w:val="640"/>
          <w:marRight w:val="0"/>
          <w:marTop w:val="0"/>
          <w:marBottom w:val="0"/>
          <w:divBdr>
            <w:top w:val="none" w:sz="0" w:space="0" w:color="auto"/>
            <w:left w:val="none" w:sz="0" w:space="0" w:color="auto"/>
            <w:bottom w:val="none" w:sz="0" w:space="0" w:color="auto"/>
            <w:right w:val="none" w:sz="0" w:space="0" w:color="auto"/>
          </w:divBdr>
        </w:div>
        <w:div w:id="763770538">
          <w:marLeft w:val="640"/>
          <w:marRight w:val="0"/>
          <w:marTop w:val="0"/>
          <w:marBottom w:val="0"/>
          <w:divBdr>
            <w:top w:val="none" w:sz="0" w:space="0" w:color="auto"/>
            <w:left w:val="none" w:sz="0" w:space="0" w:color="auto"/>
            <w:bottom w:val="none" w:sz="0" w:space="0" w:color="auto"/>
            <w:right w:val="none" w:sz="0" w:space="0" w:color="auto"/>
          </w:divBdr>
        </w:div>
        <w:div w:id="1109010311">
          <w:marLeft w:val="640"/>
          <w:marRight w:val="0"/>
          <w:marTop w:val="0"/>
          <w:marBottom w:val="0"/>
          <w:divBdr>
            <w:top w:val="none" w:sz="0" w:space="0" w:color="auto"/>
            <w:left w:val="none" w:sz="0" w:space="0" w:color="auto"/>
            <w:bottom w:val="none" w:sz="0" w:space="0" w:color="auto"/>
            <w:right w:val="none" w:sz="0" w:space="0" w:color="auto"/>
          </w:divBdr>
        </w:div>
        <w:div w:id="1119492911">
          <w:marLeft w:val="640"/>
          <w:marRight w:val="0"/>
          <w:marTop w:val="0"/>
          <w:marBottom w:val="0"/>
          <w:divBdr>
            <w:top w:val="none" w:sz="0" w:space="0" w:color="auto"/>
            <w:left w:val="none" w:sz="0" w:space="0" w:color="auto"/>
            <w:bottom w:val="none" w:sz="0" w:space="0" w:color="auto"/>
            <w:right w:val="none" w:sz="0" w:space="0" w:color="auto"/>
          </w:divBdr>
        </w:div>
        <w:div w:id="135487264">
          <w:marLeft w:val="640"/>
          <w:marRight w:val="0"/>
          <w:marTop w:val="0"/>
          <w:marBottom w:val="0"/>
          <w:divBdr>
            <w:top w:val="none" w:sz="0" w:space="0" w:color="auto"/>
            <w:left w:val="none" w:sz="0" w:space="0" w:color="auto"/>
            <w:bottom w:val="none" w:sz="0" w:space="0" w:color="auto"/>
            <w:right w:val="none" w:sz="0" w:space="0" w:color="auto"/>
          </w:divBdr>
        </w:div>
        <w:div w:id="6100219">
          <w:marLeft w:val="640"/>
          <w:marRight w:val="0"/>
          <w:marTop w:val="0"/>
          <w:marBottom w:val="0"/>
          <w:divBdr>
            <w:top w:val="none" w:sz="0" w:space="0" w:color="auto"/>
            <w:left w:val="none" w:sz="0" w:space="0" w:color="auto"/>
            <w:bottom w:val="none" w:sz="0" w:space="0" w:color="auto"/>
            <w:right w:val="none" w:sz="0" w:space="0" w:color="auto"/>
          </w:divBdr>
        </w:div>
        <w:div w:id="432014986">
          <w:marLeft w:val="640"/>
          <w:marRight w:val="0"/>
          <w:marTop w:val="0"/>
          <w:marBottom w:val="0"/>
          <w:divBdr>
            <w:top w:val="none" w:sz="0" w:space="0" w:color="auto"/>
            <w:left w:val="none" w:sz="0" w:space="0" w:color="auto"/>
            <w:bottom w:val="none" w:sz="0" w:space="0" w:color="auto"/>
            <w:right w:val="none" w:sz="0" w:space="0" w:color="auto"/>
          </w:divBdr>
        </w:div>
        <w:div w:id="674117256">
          <w:marLeft w:val="640"/>
          <w:marRight w:val="0"/>
          <w:marTop w:val="0"/>
          <w:marBottom w:val="0"/>
          <w:divBdr>
            <w:top w:val="none" w:sz="0" w:space="0" w:color="auto"/>
            <w:left w:val="none" w:sz="0" w:space="0" w:color="auto"/>
            <w:bottom w:val="none" w:sz="0" w:space="0" w:color="auto"/>
            <w:right w:val="none" w:sz="0" w:space="0" w:color="auto"/>
          </w:divBdr>
        </w:div>
        <w:div w:id="1966621328">
          <w:marLeft w:val="640"/>
          <w:marRight w:val="0"/>
          <w:marTop w:val="0"/>
          <w:marBottom w:val="0"/>
          <w:divBdr>
            <w:top w:val="none" w:sz="0" w:space="0" w:color="auto"/>
            <w:left w:val="none" w:sz="0" w:space="0" w:color="auto"/>
            <w:bottom w:val="none" w:sz="0" w:space="0" w:color="auto"/>
            <w:right w:val="none" w:sz="0" w:space="0" w:color="auto"/>
          </w:divBdr>
        </w:div>
        <w:div w:id="1477603571">
          <w:marLeft w:val="640"/>
          <w:marRight w:val="0"/>
          <w:marTop w:val="0"/>
          <w:marBottom w:val="0"/>
          <w:divBdr>
            <w:top w:val="none" w:sz="0" w:space="0" w:color="auto"/>
            <w:left w:val="none" w:sz="0" w:space="0" w:color="auto"/>
            <w:bottom w:val="none" w:sz="0" w:space="0" w:color="auto"/>
            <w:right w:val="none" w:sz="0" w:space="0" w:color="auto"/>
          </w:divBdr>
        </w:div>
        <w:div w:id="1235704030">
          <w:marLeft w:val="640"/>
          <w:marRight w:val="0"/>
          <w:marTop w:val="0"/>
          <w:marBottom w:val="0"/>
          <w:divBdr>
            <w:top w:val="none" w:sz="0" w:space="0" w:color="auto"/>
            <w:left w:val="none" w:sz="0" w:space="0" w:color="auto"/>
            <w:bottom w:val="none" w:sz="0" w:space="0" w:color="auto"/>
            <w:right w:val="none" w:sz="0" w:space="0" w:color="auto"/>
          </w:divBdr>
        </w:div>
        <w:div w:id="1762332548">
          <w:marLeft w:val="640"/>
          <w:marRight w:val="0"/>
          <w:marTop w:val="0"/>
          <w:marBottom w:val="0"/>
          <w:divBdr>
            <w:top w:val="none" w:sz="0" w:space="0" w:color="auto"/>
            <w:left w:val="none" w:sz="0" w:space="0" w:color="auto"/>
            <w:bottom w:val="none" w:sz="0" w:space="0" w:color="auto"/>
            <w:right w:val="none" w:sz="0" w:space="0" w:color="auto"/>
          </w:divBdr>
        </w:div>
        <w:div w:id="124785414">
          <w:marLeft w:val="640"/>
          <w:marRight w:val="0"/>
          <w:marTop w:val="0"/>
          <w:marBottom w:val="0"/>
          <w:divBdr>
            <w:top w:val="none" w:sz="0" w:space="0" w:color="auto"/>
            <w:left w:val="none" w:sz="0" w:space="0" w:color="auto"/>
            <w:bottom w:val="none" w:sz="0" w:space="0" w:color="auto"/>
            <w:right w:val="none" w:sz="0" w:space="0" w:color="auto"/>
          </w:divBdr>
        </w:div>
        <w:div w:id="347758882">
          <w:marLeft w:val="640"/>
          <w:marRight w:val="0"/>
          <w:marTop w:val="0"/>
          <w:marBottom w:val="0"/>
          <w:divBdr>
            <w:top w:val="none" w:sz="0" w:space="0" w:color="auto"/>
            <w:left w:val="none" w:sz="0" w:space="0" w:color="auto"/>
            <w:bottom w:val="none" w:sz="0" w:space="0" w:color="auto"/>
            <w:right w:val="none" w:sz="0" w:space="0" w:color="auto"/>
          </w:divBdr>
        </w:div>
        <w:div w:id="2128163383">
          <w:marLeft w:val="640"/>
          <w:marRight w:val="0"/>
          <w:marTop w:val="0"/>
          <w:marBottom w:val="0"/>
          <w:divBdr>
            <w:top w:val="none" w:sz="0" w:space="0" w:color="auto"/>
            <w:left w:val="none" w:sz="0" w:space="0" w:color="auto"/>
            <w:bottom w:val="none" w:sz="0" w:space="0" w:color="auto"/>
            <w:right w:val="none" w:sz="0" w:space="0" w:color="auto"/>
          </w:divBdr>
        </w:div>
        <w:div w:id="1112087796">
          <w:marLeft w:val="640"/>
          <w:marRight w:val="0"/>
          <w:marTop w:val="0"/>
          <w:marBottom w:val="0"/>
          <w:divBdr>
            <w:top w:val="none" w:sz="0" w:space="0" w:color="auto"/>
            <w:left w:val="none" w:sz="0" w:space="0" w:color="auto"/>
            <w:bottom w:val="none" w:sz="0" w:space="0" w:color="auto"/>
            <w:right w:val="none" w:sz="0" w:space="0" w:color="auto"/>
          </w:divBdr>
        </w:div>
        <w:div w:id="879394559">
          <w:marLeft w:val="640"/>
          <w:marRight w:val="0"/>
          <w:marTop w:val="0"/>
          <w:marBottom w:val="0"/>
          <w:divBdr>
            <w:top w:val="none" w:sz="0" w:space="0" w:color="auto"/>
            <w:left w:val="none" w:sz="0" w:space="0" w:color="auto"/>
            <w:bottom w:val="none" w:sz="0" w:space="0" w:color="auto"/>
            <w:right w:val="none" w:sz="0" w:space="0" w:color="auto"/>
          </w:divBdr>
        </w:div>
        <w:div w:id="352146098">
          <w:marLeft w:val="640"/>
          <w:marRight w:val="0"/>
          <w:marTop w:val="0"/>
          <w:marBottom w:val="0"/>
          <w:divBdr>
            <w:top w:val="none" w:sz="0" w:space="0" w:color="auto"/>
            <w:left w:val="none" w:sz="0" w:space="0" w:color="auto"/>
            <w:bottom w:val="none" w:sz="0" w:space="0" w:color="auto"/>
            <w:right w:val="none" w:sz="0" w:space="0" w:color="auto"/>
          </w:divBdr>
        </w:div>
        <w:div w:id="712340095">
          <w:marLeft w:val="640"/>
          <w:marRight w:val="0"/>
          <w:marTop w:val="0"/>
          <w:marBottom w:val="0"/>
          <w:divBdr>
            <w:top w:val="none" w:sz="0" w:space="0" w:color="auto"/>
            <w:left w:val="none" w:sz="0" w:space="0" w:color="auto"/>
            <w:bottom w:val="none" w:sz="0" w:space="0" w:color="auto"/>
            <w:right w:val="none" w:sz="0" w:space="0" w:color="auto"/>
          </w:divBdr>
        </w:div>
        <w:div w:id="780952138">
          <w:marLeft w:val="640"/>
          <w:marRight w:val="0"/>
          <w:marTop w:val="0"/>
          <w:marBottom w:val="0"/>
          <w:divBdr>
            <w:top w:val="none" w:sz="0" w:space="0" w:color="auto"/>
            <w:left w:val="none" w:sz="0" w:space="0" w:color="auto"/>
            <w:bottom w:val="none" w:sz="0" w:space="0" w:color="auto"/>
            <w:right w:val="none" w:sz="0" w:space="0" w:color="auto"/>
          </w:divBdr>
        </w:div>
        <w:div w:id="1849560455">
          <w:marLeft w:val="640"/>
          <w:marRight w:val="0"/>
          <w:marTop w:val="0"/>
          <w:marBottom w:val="0"/>
          <w:divBdr>
            <w:top w:val="none" w:sz="0" w:space="0" w:color="auto"/>
            <w:left w:val="none" w:sz="0" w:space="0" w:color="auto"/>
            <w:bottom w:val="none" w:sz="0" w:space="0" w:color="auto"/>
            <w:right w:val="none" w:sz="0" w:space="0" w:color="auto"/>
          </w:divBdr>
        </w:div>
        <w:div w:id="527647952">
          <w:marLeft w:val="640"/>
          <w:marRight w:val="0"/>
          <w:marTop w:val="0"/>
          <w:marBottom w:val="0"/>
          <w:divBdr>
            <w:top w:val="none" w:sz="0" w:space="0" w:color="auto"/>
            <w:left w:val="none" w:sz="0" w:space="0" w:color="auto"/>
            <w:bottom w:val="none" w:sz="0" w:space="0" w:color="auto"/>
            <w:right w:val="none" w:sz="0" w:space="0" w:color="auto"/>
          </w:divBdr>
        </w:div>
        <w:div w:id="1307588363">
          <w:marLeft w:val="640"/>
          <w:marRight w:val="0"/>
          <w:marTop w:val="0"/>
          <w:marBottom w:val="0"/>
          <w:divBdr>
            <w:top w:val="none" w:sz="0" w:space="0" w:color="auto"/>
            <w:left w:val="none" w:sz="0" w:space="0" w:color="auto"/>
            <w:bottom w:val="none" w:sz="0" w:space="0" w:color="auto"/>
            <w:right w:val="none" w:sz="0" w:space="0" w:color="auto"/>
          </w:divBdr>
        </w:div>
        <w:div w:id="1201674113">
          <w:marLeft w:val="640"/>
          <w:marRight w:val="0"/>
          <w:marTop w:val="0"/>
          <w:marBottom w:val="0"/>
          <w:divBdr>
            <w:top w:val="none" w:sz="0" w:space="0" w:color="auto"/>
            <w:left w:val="none" w:sz="0" w:space="0" w:color="auto"/>
            <w:bottom w:val="none" w:sz="0" w:space="0" w:color="auto"/>
            <w:right w:val="none" w:sz="0" w:space="0" w:color="auto"/>
          </w:divBdr>
        </w:div>
        <w:div w:id="535317240">
          <w:marLeft w:val="640"/>
          <w:marRight w:val="0"/>
          <w:marTop w:val="0"/>
          <w:marBottom w:val="0"/>
          <w:divBdr>
            <w:top w:val="none" w:sz="0" w:space="0" w:color="auto"/>
            <w:left w:val="none" w:sz="0" w:space="0" w:color="auto"/>
            <w:bottom w:val="none" w:sz="0" w:space="0" w:color="auto"/>
            <w:right w:val="none" w:sz="0" w:space="0" w:color="auto"/>
          </w:divBdr>
        </w:div>
        <w:div w:id="472255761">
          <w:marLeft w:val="640"/>
          <w:marRight w:val="0"/>
          <w:marTop w:val="0"/>
          <w:marBottom w:val="0"/>
          <w:divBdr>
            <w:top w:val="none" w:sz="0" w:space="0" w:color="auto"/>
            <w:left w:val="none" w:sz="0" w:space="0" w:color="auto"/>
            <w:bottom w:val="none" w:sz="0" w:space="0" w:color="auto"/>
            <w:right w:val="none" w:sz="0" w:space="0" w:color="auto"/>
          </w:divBdr>
        </w:div>
        <w:div w:id="446587944">
          <w:marLeft w:val="640"/>
          <w:marRight w:val="0"/>
          <w:marTop w:val="0"/>
          <w:marBottom w:val="0"/>
          <w:divBdr>
            <w:top w:val="none" w:sz="0" w:space="0" w:color="auto"/>
            <w:left w:val="none" w:sz="0" w:space="0" w:color="auto"/>
            <w:bottom w:val="none" w:sz="0" w:space="0" w:color="auto"/>
            <w:right w:val="none" w:sz="0" w:space="0" w:color="auto"/>
          </w:divBdr>
        </w:div>
        <w:div w:id="1192694196">
          <w:marLeft w:val="640"/>
          <w:marRight w:val="0"/>
          <w:marTop w:val="0"/>
          <w:marBottom w:val="0"/>
          <w:divBdr>
            <w:top w:val="none" w:sz="0" w:space="0" w:color="auto"/>
            <w:left w:val="none" w:sz="0" w:space="0" w:color="auto"/>
            <w:bottom w:val="none" w:sz="0" w:space="0" w:color="auto"/>
            <w:right w:val="none" w:sz="0" w:space="0" w:color="auto"/>
          </w:divBdr>
        </w:div>
        <w:div w:id="1618414951">
          <w:marLeft w:val="640"/>
          <w:marRight w:val="0"/>
          <w:marTop w:val="0"/>
          <w:marBottom w:val="0"/>
          <w:divBdr>
            <w:top w:val="none" w:sz="0" w:space="0" w:color="auto"/>
            <w:left w:val="none" w:sz="0" w:space="0" w:color="auto"/>
            <w:bottom w:val="none" w:sz="0" w:space="0" w:color="auto"/>
            <w:right w:val="none" w:sz="0" w:space="0" w:color="auto"/>
          </w:divBdr>
        </w:div>
        <w:div w:id="1434977233">
          <w:marLeft w:val="640"/>
          <w:marRight w:val="0"/>
          <w:marTop w:val="0"/>
          <w:marBottom w:val="0"/>
          <w:divBdr>
            <w:top w:val="none" w:sz="0" w:space="0" w:color="auto"/>
            <w:left w:val="none" w:sz="0" w:space="0" w:color="auto"/>
            <w:bottom w:val="none" w:sz="0" w:space="0" w:color="auto"/>
            <w:right w:val="none" w:sz="0" w:space="0" w:color="auto"/>
          </w:divBdr>
        </w:div>
        <w:div w:id="1623346982">
          <w:marLeft w:val="640"/>
          <w:marRight w:val="0"/>
          <w:marTop w:val="0"/>
          <w:marBottom w:val="0"/>
          <w:divBdr>
            <w:top w:val="none" w:sz="0" w:space="0" w:color="auto"/>
            <w:left w:val="none" w:sz="0" w:space="0" w:color="auto"/>
            <w:bottom w:val="none" w:sz="0" w:space="0" w:color="auto"/>
            <w:right w:val="none" w:sz="0" w:space="0" w:color="auto"/>
          </w:divBdr>
        </w:div>
        <w:div w:id="755244967">
          <w:marLeft w:val="640"/>
          <w:marRight w:val="0"/>
          <w:marTop w:val="0"/>
          <w:marBottom w:val="0"/>
          <w:divBdr>
            <w:top w:val="none" w:sz="0" w:space="0" w:color="auto"/>
            <w:left w:val="none" w:sz="0" w:space="0" w:color="auto"/>
            <w:bottom w:val="none" w:sz="0" w:space="0" w:color="auto"/>
            <w:right w:val="none" w:sz="0" w:space="0" w:color="auto"/>
          </w:divBdr>
        </w:div>
        <w:div w:id="1052461810">
          <w:marLeft w:val="640"/>
          <w:marRight w:val="0"/>
          <w:marTop w:val="0"/>
          <w:marBottom w:val="0"/>
          <w:divBdr>
            <w:top w:val="none" w:sz="0" w:space="0" w:color="auto"/>
            <w:left w:val="none" w:sz="0" w:space="0" w:color="auto"/>
            <w:bottom w:val="none" w:sz="0" w:space="0" w:color="auto"/>
            <w:right w:val="none" w:sz="0" w:space="0" w:color="auto"/>
          </w:divBdr>
        </w:div>
        <w:div w:id="1655260559">
          <w:marLeft w:val="640"/>
          <w:marRight w:val="0"/>
          <w:marTop w:val="0"/>
          <w:marBottom w:val="0"/>
          <w:divBdr>
            <w:top w:val="none" w:sz="0" w:space="0" w:color="auto"/>
            <w:left w:val="none" w:sz="0" w:space="0" w:color="auto"/>
            <w:bottom w:val="none" w:sz="0" w:space="0" w:color="auto"/>
            <w:right w:val="none" w:sz="0" w:space="0" w:color="auto"/>
          </w:divBdr>
        </w:div>
        <w:div w:id="964963685">
          <w:marLeft w:val="640"/>
          <w:marRight w:val="0"/>
          <w:marTop w:val="0"/>
          <w:marBottom w:val="0"/>
          <w:divBdr>
            <w:top w:val="none" w:sz="0" w:space="0" w:color="auto"/>
            <w:left w:val="none" w:sz="0" w:space="0" w:color="auto"/>
            <w:bottom w:val="none" w:sz="0" w:space="0" w:color="auto"/>
            <w:right w:val="none" w:sz="0" w:space="0" w:color="auto"/>
          </w:divBdr>
        </w:div>
        <w:div w:id="1113089548">
          <w:marLeft w:val="640"/>
          <w:marRight w:val="0"/>
          <w:marTop w:val="0"/>
          <w:marBottom w:val="0"/>
          <w:divBdr>
            <w:top w:val="none" w:sz="0" w:space="0" w:color="auto"/>
            <w:left w:val="none" w:sz="0" w:space="0" w:color="auto"/>
            <w:bottom w:val="none" w:sz="0" w:space="0" w:color="auto"/>
            <w:right w:val="none" w:sz="0" w:space="0" w:color="auto"/>
          </w:divBdr>
        </w:div>
        <w:div w:id="1701585449">
          <w:marLeft w:val="640"/>
          <w:marRight w:val="0"/>
          <w:marTop w:val="0"/>
          <w:marBottom w:val="0"/>
          <w:divBdr>
            <w:top w:val="none" w:sz="0" w:space="0" w:color="auto"/>
            <w:left w:val="none" w:sz="0" w:space="0" w:color="auto"/>
            <w:bottom w:val="none" w:sz="0" w:space="0" w:color="auto"/>
            <w:right w:val="none" w:sz="0" w:space="0" w:color="auto"/>
          </w:divBdr>
        </w:div>
        <w:div w:id="82117240">
          <w:marLeft w:val="640"/>
          <w:marRight w:val="0"/>
          <w:marTop w:val="0"/>
          <w:marBottom w:val="0"/>
          <w:divBdr>
            <w:top w:val="none" w:sz="0" w:space="0" w:color="auto"/>
            <w:left w:val="none" w:sz="0" w:space="0" w:color="auto"/>
            <w:bottom w:val="none" w:sz="0" w:space="0" w:color="auto"/>
            <w:right w:val="none" w:sz="0" w:space="0" w:color="auto"/>
          </w:divBdr>
        </w:div>
        <w:div w:id="621110857">
          <w:marLeft w:val="640"/>
          <w:marRight w:val="0"/>
          <w:marTop w:val="0"/>
          <w:marBottom w:val="0"/>
          <w:divBdr>
            <w:top w:val="none" w:sz="0" w:space="0" w:color="auto"/>
            <w:left w:val="none" w:sz="0" w:space="0" w:color="auto"/>
            <w:bottom w:val="none" w:sz="0" w:space="0" w:color="auto"/>
            <w:right w:val="none" w:sz="0" w:space="0" w:color="auto"/>
          </w:divBdr>
        </w:div>
        <w:div w:id="1807355239">
          <w:marLeft w:val="640"/>
          <w:marRight w:val="0"/>
          <w:marTop w:val="0"/>
          <w:marBottom w:val="0"/>
          <w:divBdr>
            <w:top w:val="none" w:sz="0" w:space="0" w:color="auto"/>
            <w:left w:val="none" w:sz="0" w:space="0" w:color="auto"/>
            <w:bottom w:val="none" w:sz="0" w:space="0" w:color="auto"/>
            <w:right w:val="none" w:sz="0" w:space="0" w:color="auto"/>
          </w:divBdr>
        </w:div>
        <w:div w:id="1994869659">
          <w:marLeft w:val="640"/>
          <w:marRight w:val="0"/>
          <w:marTop w:val="0"/>
          <w:marBottom w:val="0"/>
          <w:divBdr>
            <w:top w:val="none" w:sz="0" w:space="0" w:color="auto"/>
            <w:left w:val="none" w:sz="0" w:space="0" w:color="auto"/>
            <w:bottom w:val="none" w:sz="0" w:space="0" w:color="auto"/>
            <w:right w:val="none" w:sz="0" w:space="0" w:color="auto"/>
          </w:divBdr>
        </w:div>
        <w:div w:id="392630459">
          <w:marLeft w:val="640"/>
          <w:marRight w:val="0"/>
          <w:marTop w:val="0"/>
          <w:marBottom w:val="0"/>
          <w:divBdr>
            <w:top w:val="none" w:sz="0" w:space="0" w:color="auto"/>
            <w:left w:val="none" w:sz="0" w:space="0" w:color="auto"/>
            <w:bottom w:val="none" w:sz="0" w:space="0" w:color="auto"/>
            <w:right w:val="none" w:sz="0" w:space="0" w:color="auto"/>
          </w:divBdr>
        </w:div>
        <w:div w:id="2054572819">
          <w:marLeft w:val="640"/>
          <w:marRight w:val="0"/>
          <w:marTop w:val="0"/>
          <w:marBottom w:val="0"/>
          <w:divBdr>
            <w:top w:val="none" w:sz="0" w:space="0" w:color="auto"/>
            <w:left w:val="none" w:sz="0" w:space="0" w:color="auto"/>
            <w:bottom w:val="none" w:sz="0" w:space="0" w:color="auto"/>
            <w:right w:val="none" w:sz="0" w:space="0" w:color="auto"/>
          </w:divBdr>
        </w:div>
        <w:div w:id="1518230671">
          <w:marLeft w:val="640"/>
          <w:marRight w:val="0"/>
          <w:marTop w:val="0"/>
          <w:marBottom w:val="0"/>
          <w:divBdr>
            <w:top w:val="none" w:sz="0" w:space="0" w:color="auto"/>
            <w:left w:val="none" w:sz="0" w:space="0" w:color="auto"/>
            <w:bottom w:val="none" w:sz="0" w:space="0" w:color="auto"/>
            <w:right w:val="none" w:sz="0" w:space="0" w:color="auto"/>
          </w:divBdr>
        </w:div>
        <w:div w:id="1536842865">
          <w:marLeft w:val="640"/>
          <w:marRight w:val="0"/>
          <w:marTop w:val="0"/>
          <w:marBottom w:val="0"/>
          <w:divBdr>
            <w:top w:val="none" w:sz="0" w:space="0" w:color="auto"/>
            <w:left w:val="none" w:sz="0" w:space="0" w:color="auto"/>
            <w:bottom w:val="none" w:sz="0" w:space="0" w:color="auto"/>
            <w:right w:val="none" w:sz="0" w:space="0" w:color="auto"/>
          </w:divBdr>
        </w:div>
        <w:div w:id="942803508">
          <w:marLeft w:val="640"/>
          <w:marRight w:val="0"/>
          <w:marTop w:val="0"/>
          <w:marBottom w:val="0"/>
          <w:divBdr>
            <w:top w:val="none" w:sz="0" w:space="0" w:color="auto"/>
            <w:left w:val="none" w:sz="0" w:space="0" w:color="auto"/>
            <w:bottom w:val="none" w:sz="0" w:space="0" w:color="auto"/>
            <w:right w:val="none" w:sz="0" w:space="0" w:color="auto"/>
          </w:divBdr>
        </w:div>
        <w:div w:id="1435248216">
          <w:marLeft w:val="640"/>
          <w:marRight w:val="0"/>
          <w:marTop w:val="0"/>
          <w:marBottom w:val="0"/>
          <w:divBdr>
            <w:top w:val="none" w:sz="0" w:space="0" w:color="auto"/>
            <w:left w:val="none" w:sz="0" w:space="0" w:color="auto"/>
            <w:bottom w:val="none" w:sz="0" w:space="0" w:color="auto"/>
            <w:right w:val="none" w:sz="0" w:space="0" w:color="auto"/>
          </w:divBdr>
        </w:div>
        <w:div w:id="2078625353">
          <w:marLeft w:val="640"/>
          <w:marRight w:val="0"/>
          <w:marTop w:val="0"/>
          <w:marBottom w:val="0"/>
          <w:divBdr>
            <w:top w:val="none" w:sz="0" w:space="0" w:color="auto"/>
            <w:left w:val="none" w:sz="0" w:space="0" w:color="auto"/>
            <w:bottom w:val="none" w:sz="0" w:space="0" w:color="auto"/>
            <w:right w:val="none" w:sz="0" w:space="0" w:color="auto"/>
          </w:divBdr>
        </w:div>
        <w:div w:id="1927037662">
          <w:marLeft w:val="640"/>
          <w:marRight w:val="0"/>
          <w:marTop w:val="0"/>
          <w:marBottom w:val="0"/>
          <w:divBdr>
            <w:top w:val="none" w:sz="0" w:space="0" w:color="auto"/>
            <w:left w:val="none" w:sz="0" w:space="0" w:color="auto"/>
            <w:bottom w:val="none" w:sz="0" w:space="0" w:color="auto"/>
            <w:right w:val="none" w:sz="0" w:space="0" w:color="auto"/>
          </w:divBdr>
        </w:div>
        <w:div w:id="744834866">
          <w:marLeft w:val="640"/>
          <w:marRight w:val="0"/>
          <w:marTop w:val="0"/>
          <w:marBottom w:val="0"/>
          <w:divBdr>
            <w:top w:val="none" w:sz="0" w:space="0" w:color="auto"/>
            <w:left w:val="none" w:sz="0" w:space="0" w:color="auto"/>
            <w:bottom w:val="none" w:sz="0" w:space="0" w:color="auto"/>
            <w:right w:val="none" w:sz="0" w:space="0" w:color="auto"/>
          </w:divBdr>
        </w:div>
        <w:div w:id="63140023">
          <w:marLeft w:val="640"/>
          <w:marRight w:val="0"/>
          <w:marTop w:val="0"/>
          <w:marBottom w:val="0"/>
          <w:divBdr>
            <w:top w:val="none" w:sz="0" w:space="0" w:color="auto"/>
            <w:left w:val="none" w:sz="0" w:space="0" w:color="auto"/>
            <w:bottom w:val="none" w:sz="0" w:space="0" w:color="auto"/>
            <w:right w:val="none" w:sz="0" w:space="0" w:color="auto"/>
          </w:divBdr>
        </w:div>
        <w:div w:id="158421729">
          <w:marLeft w:val="640"/>
          <w:marRight w:val="0"/>
          <w:marTop w:val="0"/>
          <w:marBottom w:val="0"/>
          <w:divBdr>
            <w:top w:val="none" w:sz="0" w:space="0" w:color="auto"/>
            <w:left w:val="none" w:sz="0" w:space="0" w:color="auto"/>
            <w:bottom w:val="none" w:sz="0" w:space="0" w:color="auto"/>
            <w:right w:val="none" w:sz="0" w:space="0" w:color="auto"/>
          </w:divBdr>
        </w:div>
        <w:div w:id="545609253">
          <w:marLeft w:val="640"/>
          <w:marRight w:val="0"/>
          <w:marTop w:val="0"/>
          <w:marBottom w:val="0"/>
          <w:divBdr>
            <w:top w:val="none" w:sz="0" w:space="0" w:color="auto"/>
            <w:left w:val="none" w:sz="0" w:space="0" w:color="auto"/>
            <w:bottom w:val="none" w:sz="0" w:space="0" w:color="auto"/>
            <w:right w:val="none" w:sz="0" w:space="0" w:color="auto"/>
          </w:divBdr>
        </w:div>
        <w:div w:id="1235968735">
          <w:marLeft w:val="640"/>
          <w:marRight w:val="0"/>
          <w:marTop w:val="0"/>
          <w:marBottom w:val="0"/>
          <w:divBdr>
            <w:top w:val="none" w:sz="0" w:space="0" w:color="auto"/>
            <w:left w:val="none" w:sz="0" w:space="0" w:color="auto"/>
            <w:bottom w:val="none" w:sz="0" w:space="0" w:color="auto"/>
            <w:right w:val="none" w:sz="0" w:space="0" w:color="auto"/>
          </w:divBdr>
        </w:div>
        <w:div w:id="953051167">
          <w:marLeft w:val="640"/>
          <w:marRight w:val="0"/>
          <w:marTop w:val="0"/>
          <w:marBottom w:val="0"/>
          <w:divBdr>
            <w:top w:val="none" w:sz="0" w:space="0" w:color="auto"/>
            <w:left w:val="none" w:sz="0" w:space="0" w:color="auto"/>
            <w:bottom w:val="none" w:sz="0" w:space="0" w:color="auto"/>
            <w:right w:val="none" w:sz="0" w:space="0" w:color="auto"/>
          </w:divBdr>
        </w:div>
      </w:divsChild>
    </w:div>
    <w:div w:id="1459256131">
      <w:marLeft w:val="640"/>
      <w:marRight w:val="0"/>
      <w:marTop w:val="0"/>
      <w:marBottom w:val="0"/>
      <w:divBdr>
        <w:top w:val="none" w:sz="0" w:space="0" w:color="auto"/>
        <w:left w:val="none" w:sz="0" w:space="0" w:color="auto"/>
        <w:bottom w:val="none" w:sz="0" w:space="0" w:color="auto"/>
        <w:right w:val="none" w:sz="0" w:space="0" w:color="auto"/>
      </w:divBdr>
    </w:div>
    <w:div w:id="1459374926">
      <w:marLeft w:val="480"/>
      <w:marRight w:val="0"/>
      <w:marTop w:val="0"/>
      <w:marBottom w:val="0"/>
      <w:divBdr>
        <w:top w:val="none" w:sz="0" w:space="0" w:color="auto"/>
        <w:left w:val="none" w:sz="0" w:space="0" w:color="auto"/>
        <w:bottom w:val="none" w:sz="0" w:space="0" w:color="auto"/>
        <w:right w:val="none" w:sz="0" w:space="0" w:color="auto"/>
      </w:divBdr>
    </w:div>
    <w:div w:id="1460536487">
      <w:marLeft w:val="640"/>
      <w:marRight w:val="0"/>
      <w:marTop w:val="0"/>
      <w:marBottom w:val="0"/>
      <w:divBdr>
        <w:top w:val="none" w:sz="0" w:space="0" w:color="auto"/>
        <w:left w:val="none" w:sz="0" w:space="0" w:color="auto"/>
        <w:bottom w:val="none" w:sz="0" w:space="0" w:color="auto"/>
        <w:right w:val="none" w:sz="0" w:space="0" w:color="auto"/>
      </w:divBdr>
    </w:div>
    <w:div w:id="1461147397">
      <w:marLeft w:val="480"/>
      <w:marRight w:val="0"/>
      <w:marTop w:val="0"/>
      <w:marBottom w:val="0"/>
      <w:divBdr>
        <w:top w:val="none" w:sz="0" w:space="0" w:color="auto"/>
        <w:left w:val="none" w:sz="0" w:space="0" w:color="auto"/>
        <w:bottom w:val="none" w:sz="0" w:space="0" w:color="auto"/>
        <w:right w:val="none" w:sz="0" w:space="0" w:color="auto"/>
      </w:divBdr>
    </w:div>
    <w:div w:id="1461264729">
      <w:bodyDiv w:val="1"/>
      <w:marLeft w:val="0"/>
      <w:marRight w:val="0"/>
      <w:marTop w:val="0"/>
      <w:marBottom w:val="0"/>
      <w:divBdr>
        <w:top w:val="none" w:sz="0" w:space="0" w:color="auto"/>
        <w:left w:val="none" w:sz="0" w:space="0" w:color="auto"/>
        <w:bottom w:val="none" w:sz="0" w:space="0" w:color="auto"/>
        <w:right w:val="none" w:sz="0" w:space="0" w:color="auto"/>
      </w:divBdr>
    </w:div>
    <w:div w:id="1461653599">
      <w:bodyDiv w:val="1"/>
      <w:marLeft w:val="0"/>
      <w:marRight w:val="0"/>
      <w:marTop w:val="0"/>
      <w:marBottom w:val="0"/>
      <w:divBdr>
        <w:top w:val="none" w:sz="0" w:space="0" w:color="auto"/>
        <w:left w:val="none" w:sz="0" w:space="0" w:color="auto"/>
        <w:bottom w:val="none" w:sz="0" w:space="0" w:color="auto"/>
        <w:right w:val="none" w:sz="0" w:space="0" w:color="auto"/>
      </w:divBdr>
    </w:div>
    <w:div w:id="1462571084">
      <w:bodyDiv w:val="1"/>
      <w:marLeft w:val="0"/>
      <w:marRight w:val="0"/>
      <w:marTop w:val="0"/>
      <w:marBottom w:val="0"/>
      <w:divBdr>
        <w:top w:val="none" w:sz="0" w:space="0" w:color="auto"/>
        <w:left w:val="none" w:sz="0" w:space="0" w:color="auto"/>
        <w:bottom w:val="none" w:sz="0" w:space="0" w:color="auto"/>
        <w:right w:val="none" w:sz="0" w:space="0" w:color="auto"/>
      </w:divBdr>
      <w:divsChild>
        <w:div w:id="1363439061">
          <w:marLeft w:val="640"/>
          <w:marRight w:val="0"/>
          <w:marTop w:val="0"/>
          <w:marBottom w:val="0"/>
          <w:divBdr>
            <w:top w:val="none" w:sz="0" w:space="0" w:color="auto"/>
            <w:left w:val="none" w:sz="0" w:space="0" w:color="auto"/>
            <w:bottom w:val="none" w:sz="0" w:space="0" w:color="auto"/>
            <w:right w:val="none" w:sz="0" w:space="0" w:color="auto"/>
          </w:divBdr>
        </w:div>
        <w:div w:id="1777289033">
          <w:marLeft w:val="640"/>
          <w:marRight w:val="0"/>
          <w:marTop w:val="0"/>
          <w:marBottom w:val="0"/>
          <w:divBdr>
            <w:top w:val="none" w:sz="0" w:space="0" w:color="auto"/>
            <w:left w:val="none" w:sz="0" w:space="0" w:color="auto"/>
            <w:bottom w:val="none" w:sz="0" w:space="0" w:color="auto"/>
            <w:right w:val="none" w:sz="0" w:space="0" w:color="auto"/>
          </w:divBdr>
        </w:div>
        <w:div w:id="780149212">
          <w:marLeft w:val="640"/>
          <w:marRight w:val="0"/>
          <w:marTop w:val="0"/>
          <w:marBottom w:val="0"/>
          <w:divBdr>
            <w:top w:val="none" w:sz="0" w:space="0" w:color="auto"/>
            <w:left w:val="none" w:sz="0" w:space="0" w:color="auto"/>
            <w:bottom w:val="none" w:sz="0" w:space="0" w:color="auto"/>
            <w:right w:val="none" w:sz="0" w:space="0" w:color="auto"/>
          </w:divBdr>
        </w:div>
        <w:div w:id="1181965896">
          <w:marLeft w:val="640"/>
          <w:marRight w:val="0"/>
          <w:marTop w:val="0"/>
          <w:marBottom w:val="0"/>
          <w:divBdr>
            <w:top w:val="none" w:sz="0" w:space="0" w:color="auto"/>
            <w:left w:val="none" w:sz="0" w:space="0" w:color="auto"/>
            <w:bottom w:val="none" w:sz="0" w:space="0" w:color="auto"/>
            <w:right w:val="none" w:sz="0" w:space="0" w:color="auto"/>
          </w:divBdr>
        </w:div>
        <w:div w:id="485049493">
          <w:marLeft w:val="640"/>
          <w:marRight w:val="0"/>
          <w:marTop w:val="0"/>
          <w:marBottom w:val="0"/>
          <w:divBdr>
            <w:top w:val="none" w:sz="0" w:space="0" w:color="auto"/>
            <w:left w:val="none" w:sz="0" w:space="0" w:color="auto"/>
            <w:bottom w:val="none" w:sz="0" w:space="0" w:color="auto"/>
            <w:right w:val="none" w:sz="0" w:space="0" w:color="auto"/>
          </w:divBdr>
        </w:div>
        <w:div w:id="482551981">
          <w:marLeft w:val="640"/>
          <w:marRight w:val="0"/>
          <w:marTop w:val="0"/>
          <w:marBottom w:val="0"/>
          <w:divBdr>
            <w:top w:val="none" w:sz="0" w:space="0" w:color="auto"/>
            <w:left w:val="none" w:sz="0" w:space="0" w:color="auto"/>
            <w:bottom w:val="none" w:sz="0" w:space="0" w:color="auto"/>
            <w:right w:val="none" w:sz="0" w:space="0" w:color="auto"/>
          </w:divBdr>
        </w:div>
        <w:div w:id="1595700925">
          <w:marLeft w:val="640"/>
          <w:marRight w:val="0"/>
          <w:marTop w:val="0"/>
          <w:marBottom w:val="0"/>
          <w:divBdr>
            <w:top w:val="none" w:sz="0" w:space="0" w:color="auto"/>
            <w:left w:val="none" w:sz="0" w:space="0" w:color="auto"/>
            <w:bottom w:val="none" w:sz="0" w:space="0" w:color="auto"/>
            <w:right w:val="none" w:sz="0" w:space="0" w:color="auto"/>
          </w:divBdr>
        </w:div>
        <w:div w:id="887910110">
          <w:marLeft w:val="640"/>
          <w:marRight w:val="0"/>
          <w:marTop w:val="0"/>
          <w:marBottom w:val="0"/>
          <w:divBdr>
            <w:top w:val="none" w:sz="0" w:space="0" w:color="auto"/>
            <w:left w:val="none" w:sz="0" w:space="0" w:color="auto"/>
            <w:bottom w:val="none" w:sz="0" w:space="0" w:color="auto"/>
            <w:right w:val="none" w:sz="0" w:space="0" w:color="auto"/>
          </w:divBdr>
        </w:div>
        <w:div w:id="1475368789">
          <w:marLeft w:val="640"/>
          <w:marRight w:val="0"/>
          <w:marTop w:val="0"/>
          <w:marBottom w:val="0"/>
          <w:divBdr>
            <w:top w:val="none" w:sz="0" w:space="0" w:color="auto"/>
            <w:left w:val="none" w:sz="0" w:space="0" w:color="auto"/>
            <w:bottom w:val="none" w:sz="0" w:space="0" w:color="auto"/>
            <w:right w:val="none" w:sz="0" w:space="0" w:color="auto"/>
          </w:divBdr>
        </w:div>
        <w:div w:id="1279684035">
          <w:marLeft w:val="640"/>
          <w:marRight w:val="0"/>
          <w:marTop w:val="0"/>
          <w:marBottom w:val="0"/>
          <w:divBdr>
            <w:top w:val="none" w:sz="0" w:space="0" w:color="auto"/>
            <w:left w:val="none" w:sz="0" w:space="0" w:color="auto"/>
            <w:bottom w:val="none" w:sz="0" w:space="0" w:color="auto"/>
            <w:right w:val="none" w:sz="0" w:space="0" w:color="auto"/>
          </w:divBdr>
        </w:div>
        <w:div w:id="1103577432">
          <w:marLeft w:val="640"/>
          <w:marRight w:val="0"/>
          <w:marTop w:val="0"/>
          <w:marBottom w:val="0"/>
          <w:divBdr>
            <w:top w:val="none" w:sz="0" w:space="0" w:color="auto"/>
            <w:left w:val="none" w:sz="0" w:space="0" w:color="auto"/>
            <w:bottom w:val="none" w:sz="0" w:space="0" w:color="auto"/>
            <w:right w:val="none" w:sz="0" w:space="0" w:color="auto"/>
          </w:divBdr>
        </w:div>
        <w:div w:id="2092314799">
          <w:marLeft w:val="640"/>
          <w:marRight w:val="0"/>
          <w:marTop w:val="0"/>
          <w:marBottom w:val="0"/>
          <w:divBdr>
            <w:top w:val="none" w:sz="0" w:space="0" w:color="auto"/>
            <w:left w:val="none" w:sz="0" w:space="0" w:color="auto"/>
            <w:bottom w:val="none" w:sz="0" w:space="0" w:color="auto"/>
            <w:right w:val="none" w:sz="0" w:space="0" w:color="auto"/>
          </w:divBdr>
        </w:div>
        <w:div w:id="1390693511">
          <w:marLeft w:val="640"/>
          <w:marRight w:val="0"/>
          <w:marTop w:val="0"/>
          <w:marBottom w:val="0"/>
          <w:divBdr>
            <w:top w:val="none" w:sz="0" w:space="0" w:color="auto"/>
            <w:left w:val="none" w:sz="0" w:space="0" w:color="auto"/>
            <w:bottom w:val="none" w:sz="0" w:space="0" w:color="auto"/>
            <w:right w:val="none" w:sz="0" w:space="0" w:color="auto"/>
          </w:divBdr>
        </w:div>
        <w:div w:id="542442142">
          <w:marLeft w:val="640"/>
          <w:marRight w:val="0"/>
          <w:marTop w:val="0"/>
          <w:marBottom w:val="0"/>
          <w:divBdr>
            <w:top w:val="none" w:sz="0" w:space="0" w:color="auto"/>
            <w:left w:val="none" w:sz="0" w:space="0" w:color="auto"/>
            <w:bottom w:val="none" w:sz="0" w:space="0" w:color="auto"/>
            <w:right w:val="none" w:sz="0" w:space="0" w:color="auto"/>
          </w:divBdr>
        </w:div>
        <w:div w:id="1270090258">
          <w:marLeft w:val="640"/>
          <w:marRight w:val="0"/>
          <w:marTop w:val="0"/>
          <w:marBottom w:val="0"/>
          <w:divBdr>
            <w:top w:val="none" w:sz="0" w:space="0" w:color="auto"/>
            <w:left w:val="none" w:sz="0" w:space="0" w:color="auto"/>
            <w:bottom w:val="none" w:sz="0" w:space="0" w:color="auto"/>
            <w:right w:val="none" w:sz="0" w:space="0" w:color="auto"/>
          </w:divBdr>
        </w:div>
        <w:div w:id="1990404824">
          <w:marLeft w:val="640"/>
          <w:marRight w:val="0"/>
          <w:marTop w:val="0"/>
          <w:marBottom w:val="0"/>
          <w:divBdr>
            <w:top w:val="none" w:sz="0" w:space="0" w:color="auto"/>
            <w:left w:val="none" w:sz="0" w:space="0" w:color="auto"/>
            <w:bottom w:val="none" w:sz="0" w:space="0" w:color="auto"/>
            <w:right w:val="none" w:sz="0" w:space="0" w:color="auto"/>
          </w:divBdr>
        </w:div>
        <w:div w:id="928925256">
          <w:marLeft w:val="640"/>
          <w:marRight w:val="0"/>
          <w:marTop w:val="0"/>
          <w:marBottom w:val="0"/>
          <w:divBdr>
            <w:top w:val="none" w:sz="0" w:space="0" w:color="auto"/>
            <w:left w:val="none" w:sz="0" w:space="0" w:color="auto"/>
            <w:bottom w:val="none" w:sz="0" w:space="0" w:color="auto"/>
            <w:right w:val="none" w:sz="0" w:space="0" w:color="auto"/>
          </w:divBdr>
        </w:div>
        <w:div w:id="40255145">
          <w:marLeft w:val="640"/>
          <w:marRight w:val="0"/>
          <w:marTop w:val="0"/>
          <w:marBottom w:val="0"/>
          <w:divBdr>
            <w:top w:val="none" w:sz="0" w:space="0" w:color="auto"/>
            <w:left w:val="none" w:sz="0" w:space="0" w:color="auto"/>
            <w:bottom w:val="none" w:sz="0" w:space="0" w:color="auto"/>
            <w:right w:val="none" w:sz="0" w:space="0" w:color="auto"/>
          </w:divBdr>
        </w:div>
        <w:div w:id="1275208015">
          <w:marLeft w:val="640"/>
          <w:marRight w:val="0"/>
          <w:marTop w:val="0"/>
          <w:marBottom w:val="0"/>
          <w:divBdr>
            <w:top w:val="none" w:sz="0" w:space="0" w:color="auto"/>
            <w:left w:val="none" w:sz="0" w:space="0" w:color="auto"/>
            <w:bottom w:val="none" w:sz="0" w:space="0" w:color="auto"/>
            <w:right w:val="none" w:sz="0" w:space="0" w:color="auto"/>
          </w:divBdr>
        </w:div>
        <w:div w:id="566958081">
          <w:marLeft w:val="640"/>
          <w:marRight w:val="0"/>
          <w:marTop w:val="0"/>
          <w:marBottom w:val="0"/>
          <w:divBdr>
            <w:top w:val="none" w:sz="0" w:space="0" w:color="auto"/>
            <w:left w:val="none" w:sz="0" w:space="0" w:color="auto"/>
            <w:bottom w:val="none" w:sz="0" w:space="0" w:color="auto"/>
            <w:right w:val="none" w:sz="0" w:space="0" w:color="auto"/>
          </w:divBdr>
        </w:div>
        <w:div w:id="1214848861">
          <w:marLeft w:val="640"/>
          <w:marRight w:val="0"/>
          <w:marTop w:val="0"/>
          <w:marBottom w:val="0"/>
          <w:divBdr>
            <w:top w:val="none" w:sz="0" w:space="0" w:color="auto"/>
            <w:left w:val="none" w:sz="0" w:space="0" w:color="auto"/>
            <w:bottom w:val="none" w:sz="0" w:space="0" w:color="auto"/>
            <w:right w:val="none" w:sz="0" w:space="0" w:color="auto"/>
          </w:divBdr>
        </w:div>
        <w:div w:id="1252201432">
          <w:marLeft w:val="640"/>
          <w:marRight w:val="0"/>
          <w:marTop w:val="0"/>
          <w:marBottom w:val="0"/>
          <w:divBdr>
            <w:top w:val="none" w:sz="0" w:space="0" w:color="auto"/>
            <w:left w:val="none" w:sz="0" w:space="0" w:color="auto"/>
            <w:bottom w:val="none" w:sz="0" w:space="0" w:color="auto"/>
            <w:right w:val="none" w:sz="0" w:space="0" w:color="auto"/>
          </w:divBdr>
        </w:div>
        <w:div w:id="163786607">
          <w:marLeft w:val="640"/>
          <w:marRight w:val="0"/>
          <w:marTop w:val="0"/>
          <w:marBottom w:val="0"/>
          <w:divBdr>
            <w:top w:val="none" w:sz="0" w:space="0" w:color="auto"/>
            <w:left w:val="none" w:sz="0" w:space="0" w:color="auto"/>
            <w:bottom w:val="none" w:sz="0" w:space="0" w:color="auto"/>
            <w:right w:val="none" w:sz="0" w:space="0" w:color="auto"/>
          </w:divBdr>
        </w:div>
        <w:div w:id="1596135896">
          <w:marLeft w:val="640"/>
          <w:marRight w:val="0"/>
          <w:marTop w:val="0"/>
          <w:marBottom w:val="0"/>
          <w:divBdr>
            <w:top w:val="none" w:sz="0" w:space="0" w:color="auto"/>
            <w:left w:val="none" w:sz="0" w:space="0" w:color="auto"/>
            <w:bottom w:val="none" w:sz="0" w:space="0" w:color="auto"/>
            <w:right w:val="none" w:sz="0" w:space="0" w:color="auto"/>
          </w:divBdr>
        </w:div>
        <w:div w:id="668945140">
          <w:marLeft w:val="640"/>
          <w:marRight w:val="0"/>
          <w:marTop w:val="0"/>
          <w:marBottom w:val="0"/>
          <w:divBdr>
            <w:top w:val="none" w:sz="0" w:space="0" w:color="auto"/>
            <w:left w:val="none" w:sz="0" w:space="0" w:color="auto"/>
            <w:bottom w:val="none" w:sz="0" w:space="0" w:color="auto"/>
            <w:right w:val="none" w:sz="0" w:space="0" w:color="auto"/>
          </w:divBdr>
        </w:div>
        <w:div w:id="178352549">
          <w:marLeft w:val="640"/>
          <w:marRight w:val="0"/>
          <w:marTop w:val="0"/>
          <w:marBottom w:val="0"/>
          <w:divBdr>
            <w:top w:val="none" w:sz="0" w:space="0" w:color="auto"/>
            <w:left w:val="none" w:sz="0" w:space="0" w:color="auto"/>
            <w:bottom w:val="none" w:sz="0" w:space="0" w:color="auto"/>
            <w:right w:val="none" w:sz="0" w:space="0" w:color="auto"/>
          </w:divBdr>
        </w:div>
        <w:div w:id="1777214975">
          <w:marLeft w:val="640"/>
          <w:marRight w:val="0"/>
          <w:marTop w:val="0"/>
          <w:marBottom w:val="0"/>
          <w:divBdr>
            <w:top w:val="none" w:sz="0" w:space="0" w:color="auto"/>
            <w:left w:val="none" w:sz="0" w:space="0" w:color="auto"/>
            <w:bottom w:val="none" w:sz="0" w:space="0" w:color="auto"/>
            <w:right w:val="none" w:sz="0" w:space="0" w:color="auto"/>
          </w:divBdr>
        </w:div>
        <w:div w:id="866868310">
          <w:marLeft w:val="640"/>
          <w:marRight w:val="0"/>
          <w:marTop w:val="0"/>
          <w:marBottom w:val="0"/>
          <w:divBdr>
            <w:top w:val="none" w:sz="0" w:space="0" w:color="auto"/>
            <w:left w:val="none" w:sz="0" w:space="0" w:color="auto"/>
            <w:bottom w:val="none" w:sz="0" w:space="0" w:color="auto"/>
            <w:right w:val="none" w:sz="0" w:space="0" w:color="auto"/>
          </w:divBdr>
        </w:div>
        <w:div w:id="1698116765">
          <w:marLeft w:val="640"/>
          <w:marRight w:val="0"/>
          <w:marTop w:val="0"/>
          <w:marBottom w:val="0"/>
          <w:divBdr>
            <w:top w:val="none" w:sz="0" w:space="0" w:color="auto"/>
            <w:left w:val="none" w:sz="0" w:space="0" w:color="auto"/>
            <w:bottom w:val="none" w:sz="0" w:space="0" w:color="auto"/>
            <w:right w:val="none" w:sz="0" w:space="0" w:color="auto"/>
          </w:divBdr>
        </w:div>
        <w:div w:id="397636034">
          <w:marLeft w:val="640"/>
          <w:marRight w:val="0"/>
          <w:marTop w:val="0"/>
          <w:marBottom w:val="0"/>
          <w:divBdr>
            <w:top w:val="none" w:sz="0" w:space="0" w:color="auto"/>
            <w:left w:val="none" w:sz="0" w:space="0" w:color="auto"/>
            <w:bottom w:val="none" w:sz="0" w:space="0" w:color="auto"/>
            <w:right w:val="none" w:sz="0" w:space="0" w:color="auto"/>
          </w:divBdr>
        </w:div>
        <w:div w:id="960266194">
          <w:marLeft w:val="640"/>
          <w:marRight w:val="0"/>
          <w:marTop w:val="0"/>
          <w:marBottom w:val="0"/>
          <w:divBdr>
            <w:top w:val="none" w:sz="0" w:space="0" w:color="auto"/>
            <w:left w:val="none" w:sz="0" w:space="0" w:color="auto"/>
            <w:bottom w:val="none" w:sz="0" w:space="0" w:color="auto"/>
            <w:right w:val="none" w:sz="0" w:space="0" w:color="auto"/>
          </w:divBdr>
        </w:div>
        <w:div w:id="2099788199">
          <w:marLeft w:val="640"/>
          <w:marRight w:val="0"/>
          <w:marTop w:val="0"/>
          <w:marBottom w:val="0"/>
          <w:divBdr>
            <w:top w:val="none" w:sz="0" w:space="0" w:color="auto"/>
            <w:left w:val="none" w:sz="0" w:space="0" w:color="auto"/>
            <w:bottom w:val="none" w:sz="0" w:space="0" w:color="auto"/>
            <w:right w:val="none" w:sz="0" w:space="0" w:color="auto"/>
          </w:divBdr>
        </w:div>
        <w:div w:id="888882844">
          <w:marLeft w:val="640"/>
          <w:marRight w:val="0"/>
          <w:marTop w:val="0"/>
          <w:marBottom w:val="0"/>
          <w:divBdr>
            <w:top w:val="none" w:sz="0" w:space="0" w:color="auto"/>
            <w:left w:val="none" w:sz="0" w:space="0" w:color="auto"/>
            <w:bottom w:val="none" w:sz="0" w:space="0" w:color="auto"/>
            <w:right w:val="none" w:sz="0" w:space="0" w:color="auto"/>
          </w:divBdr>
        </w:div>
        <w:div w:id="980185382">
          <w:marLeft w:val="640"/>
          <w:marRight w:val="0"/>
          <w:marTop w:val="0"/>
          <w:marBottom w:val="0"/>
          <w:divBdr>
            <w:top w:val="none" w:sz="0" w:space="0" w:color="auto"/>
            <w:left w:val="none" w:sz="0" w:space="0" w:color="auto"/>
            <w:bottom w:val="none" w:sz="0" w:space="0" w:color="auto"/>
            <w:right w:val="none" w:sz="0" w:space="0" w:color="auto"/>
          </w:divBdr>
        </w:div>
        <w:div w:id="1499925157">
          <w:marLeft w:val="640"/>
          <w:marRight w:val="0"/>
          <w:marTop w:val="0"/>
          <w:marBottom w:val="0"/>
          <w:divBdr>
            <w:top w:val="none" w:sz="0" w:space="0" w:color="auto"/>
            <w:left w:val="none" w:sz="0" w:space="0" w:color="auto"/>
            <w:bottom w:val="none" w:sz="0" w:space="0" w:color="auto"/>
            <w:right w:val="none" w:sz="0" w:space="0" w:color="auto"/>
          </w:divBdr>
        </w:div>
        <w:div w:id="1787508286">
          <w:marLeft w:val="640"/>
          <w:marRight w:val="0"/>
          <w:marTop w:val="0"/>
          <w:marBottom w:val="0"/>
          <w:divBdr>
            <w:top w:val="none" w:sz="0" w:space="0" w:color="auto"/>
            <w:left w:val="none" w:sz="0" w:space="0" w:color="auto"/>
            <w:bottom w:val="none" w:sz="0" w:space="0" w:color="auto"/>
            <w:right w:val="none" w:sz="0" w:space="0" w:color="auto"/>
          </w:divBdr>
        </w:div>
        <w:div w:id="592082646">
          <w:marLeft w:val="640"/>
          <w:marRight w:val="0"/>
          <w:marTop w:val="0"/>
          <w:marBottom w:val="0"/>
          <w:divBdr>
            <w:top w:val="none" w:sz="0" w:space="0" w:color="auto"/>
            <w:left w:val="none" w:sz="0" w:space="0" w:color="auto"/>
            <w:bottom w:val="none" w:sz="0" w:space="0" w:color="auto"/>
            <w:right w:val="none" w:sz="0" w:space="0" w:color="auto"/>
          </w:divBdr>
        </w:div>
        <w:div w:id="1772162589">
          <w:marLeft w:val="640"/>
          <w:marRight w:val="0"/>
          <w:marTop w:val="0"/>
          <w:marBottom w:val="0"/>
          <w:divBdr>
            <w:top w:val="none" w:sz="0" w:space="0" w:color="auto"/>
            <w:left w:val="none" w:sz="0" w:space="0" w:color="auto"/>
            <w:bottom w:val="none" w:sz="0" w:space="0" w:color="auto"/>
            <w:right w:val="none" w:sz="0" w:space="0" w:color="auto"/>
          </w:divBdr>
        </w:div>
        <w:div w:id="438796109">
          <w:marLeft w:val="640"/>
          <w:marRight w:val="0"/>
          <w:marTop w:val="0"/>
          <w:marBottom w:val="0"/>
          <w:divBdr>
            <w:top w:val="none" w:sz="0" w:space="0" w:color="auto"/>
            <w:left w:val="none" w:sz="0" w:space="0" w:color="auto"/>
            <w:bottom w:val="none" w:sz="0" w:space="0" w:color="auto"/>
            <w:right w:val="none" w:sz="0" w:space="0" w:color="auto"/>
          </w:divBdr>
        </w:div>
        <w:div w:id="1131561023">
          <w:marLeft w:val="640"/>
          <w:marRight w:val="0"/>
          <w:marTop w:val="0"/>
          <w:marBottom w:val="0"/>
          <w:divBdr>
            <w:top w:val="none" w:sz="0" w:space="0" w:color="auto"/>
            <w:left w:val="none" w:sz="0" w:space="0" w:color="auto"/>
            <w:bottom w:val="none" w:sz="0" w:space="0" w:color="auto"/>
            <w:right w:val="none" w:sz="0" w:space="0" w:color="auto"/>
          </w:divBdr>
        </w:div>
        <w:div w:id="491021413">
          <w:marLeft w:val="640"/>
          <w:marRight w:val="0"/>
          <w:marTop w:val="0"/>
          <w:marBottom w:val="0"/>
          <w:divBdr>
            <w:top w:val="none" w:sz="0" w:space="0" w:color="auto"/>
            <w:left w:val="none" w:sz="0" w:space="0" w:color="auto"/>
            <w:bottom w:val="none" w:sz="0" w:space="0" w:color="auto"/>
            <w:right w:val="none" w:sz="0" w:space="0" w:color="auto"/>
          </w:divBdr>
        </w:div>
        <w:div w:id="1692026441">
          <w:marLeft w:val="640"/>
          <w:marRight w:val="0"/>
          <w:marTop w:val="0"/>
          <w:marBottom w:val="0"/>
          <w:divBdr>
            <w:top w:val="none" w:sz="0" w:space="0" w:color="auto"/>
            <w:left w:val="none" w:sz="0" w:space="0" w:color="auto"/>
            <w:bottom w:val="none" w:sz="0" w:space="0" w:color="auto"/>
            <w:right w:val="none" w:sz="0" w:space="0" w:color="auto"/>
          </w:divBdr>
        </w:div>
        <w:div w:id="1421099588">
          <w:marLeft w:val="640"/>
          <w:marRight w:val="0"/>
          <w:marTop w:val="0"/>
          <w:marBottom w:val="0"/>
          <w:divBdr>
            <w:top w:val="none" w:sz="0" w:space="0" w:color="auto"/>
            <w:left w:val="none" w:sz="0" w:space="0" w:color="auto"/>
            <w:bottom w:val="none" w:sz="0" w:space="0" w:color="auto"/>
            <w:right w:val="none" w:sz="0" w:space="0" w:color="auto"/>
          </w:divBdr>
        </w:div>
        <w:div w:id="487285268">
          <w:marLeft w:val="640"/>
          <w:marRight w:val="0"/>
          <w:marTop w:val="0"/>
          <w:marBottom w:val="0"/>
          <w:divBdr>
            <w:top w:val="none" w:sz="0" w:space="0" w:color="auto"/>
            <w:left w:val="none" w:sz="0" w:space="0" w:color="auto"/>
            <w:bottom w:val="none" w:sz="0" w:space="0" w:color="auto"/>
            <w:right w:val="none" w:sz="0" w:space="0" w:color="auto"/>
          </w:divBdr>
        </w:div>
        <w:div w:id="1548295703">
          <w:marLeft w:val="640"/>
          <w:marRight w:val="0"/>
          <w:marTop w:val="0"/>
          <w:marBottom w:val="0"/>
          <w:divBdr>
            <w:top w:val="none" w:sz="0" w:space="0" w:color="auto"/>
            <w:left w:val="none" w:sz="0" w:space="0" w:color="auto"/>
            <w:bottom w:val="none" w:sz="0" w:space="0" w:color="auto"/>
            <w:right w:val="none" w:sz="0" w:space="0" w:color="auto"/>
          </w:divBdr>
        </w:div>
        <w:div w:id="1044672429">
          <w:marLeft w:val="640"/>
          <w:marRight w:val="0"/>
          <w:marTop w:val="0"/>
          <w:marBottom w:val="0"/>
          <w:divBdr>
            <w:top w:val="none" w:sz="0" w:space="0" w:color="auto"/>
            <w:left w:val="none" w:sz="0" w:space="0" w:color="auto"/>
            <w:bottom w:val="none" w:sz="0" w:space="0" w:color="auto"/>
            <w:right w:val="none" w:sz="0" w:space="0" w:color="auto"/>
          </w:divBdr>
        </w:div>
        <w:div w:id="845291128">
          <w:marLeft w:val="640"/>
          <w:marRight w:val="0"/>
          <w:marTop w:val="0"/>
          <w:marBottom w:val="0"/>
          <w:divBdr>
            <w:top w:val="none" w:sz="0" w:space="0" w:color="auto"/>
            <w:left w:val="none" w:sz="0" w:space="0" w:color="auto"/>
            <w:bottom w:val="none" w:sz="0" w:space="0" w:color="auto"/>
            <w:right w:val="none" w:sz="0" w:space="0" w:color="auto"/>
          </w:divBdr>
        </w:div>
        <w:div w:id="1529945480">
          <w:marLeft w:val="640"/>
          <w:marRight w:val="0"/>
          <w:marTop w:val="0"/>
          <w:marBottom w:val="0"/>
          <w:divBdr>
            <w:top w:val="none" w:sz="0" w:space="0" w:color="auto"/>
            <w:left w:val="none" w:sz="0" w:space="0" w:color="auto"/>
            <w:bottom w:val="none" w:sz="0" w:space="0" w:color="auto"/>
            <w:right w:val="none" w:sz="0" w:space="0" w:color="auto"/>
          </w:divBdr>
        </w:div>
        <w:div w:id="1768772860">
          <w:marLeft w:val="640"/>
          <w:marRight w:val="0"/>
          <w:marTop w:val="0"/>
          <w:marBottom w:val="0"/>
          <w:divBdr>
            <w:top w:val="none" w:sz="0" w:space="0" w:color="auto"/>
            <w:left w:val="none" w:sz="0" w:space="0" w:color="auto"/>
            <w:bottom w:val="none" w:sz="0" w:space="0" w:color="auto"/>
            <w:right w:val="none" w:sz="0" w:space="0" w:color="auto"/>
          </w:divBdr>
        </w:div>
        <w:div w:id="1180856478">
          <w:marLeft w:val="640"/>
          <w:marRight w:val="0"/>
          <w:marTop w:val="0"/>
          <w:marBottom w:val="0"/>
          <w:divBdr>
            <w:top w:val="none" w:sz="0" w:space="0" w:color="auto"/>
            <w:left w:val="none" w:sz="0" w:space="0" w:color="auto"/>
            <w:bottom w:val="none" w:sz="0" w:space="0" w:color="auto"/>
            <w:right w:val="none" w:sz="0" w:space="0" w:color="auto"/>
          </w:divBdr>
        </w:div>
        <w:div w:id="1989938420">
          <w:marLeft w:val="640"/>
          <w:marRight w:val="0"/>
          <w:marTop w:val="0"/>
          <w:marBottom w:val="0"/>
          <w:divBdr>
            <w:top w:val="none" w:sz="0" w:space="0" w:color="auto"/>
            <w:left w:val="none" w:sz="0" w:space="0" w:color="auto"/>
            <w:bottom w:val="none" w:sz="0" w:space="0" w:color="auto"/>
            <w:right w:val="none" w:sz="0" w:space="0" w:color="auto"/>
          </w:divBdr>
        </w:div>
        <w:div w:id="46420284">
          <w:marLeft w:val="640"/>
          <w:marRight w:val="0"/>
          <w:marTop w:val="0"/>
          <w:marBottom w:val="0"/>
          <w:divBdr>
            <w:top w:val="none" w:sz="0" w:space="0" w:color="auto"/>
            <w:left w:val="none" w:sz="0" w:space="0" w:color="auto"/>
            <w:bottom w:val="none" w:sz="0" w:space="0" w:color="auto"/>
            <w:right w:val="none" w:sz="0" w:space="0" w:color="auto"/>
          </w:divBdr>
        </w:div>
        <w:div w:id="478116899">
          <w:marLeft w:val="640"/>
          <w:marRight w:val="0"/>
          <w:marTop w:val="0"/>
          <w:marBottom w:val="0"/>
          <w:divBdr>
            <w:top w:val="none" w:sz="0" w:space="0" w:color="auto"/>
            <w:left w:val="none" w:sz="0" w:space="0" w:color="auto"/>
            <w:bottom w:val="none" w:sz="0" w:space="0" w:color="auto"/>
            <w:right w:val="none" w:sz="0" w:space="0" w:color="auto"/>
          </w:divBdr>
        </w:div>
        <w:div w:id="253633156">
          <w:marLeft w:val="640"/>
          <w:marRight w:val="0"/>
          <w:marTop w:val="0"/>
          <w:marBottom w:val="0"/>
          <w:divBdr>
            <w:top w:val="none" w:sz="0" w:space="0" w:color="auto"/>
            <w:left w:val="none" w:sz="0" w:space="0" w:color="auto"/>
            <w:bottom w:val="none" w:sz="0" w:space="0" w:color="auto"/>
            <w:right w:val="none" w:sz="0" w:space="0" w:color="auto"/>
          </w:divBdr>
        </w:div>
        <w:div w:id="808743997">
          <w:marLeft w:val="640"/>
          <w:marRight w:val="0"/>
          <w:marTop w:val="0"/>
          <w:marBottom w:val="0"/>
          <w:divBdr>
            <w:top w:val="none" w:sz="0" w:space="0" w:color="auto"/>
            <w:left w:val="none" w:sz="0" w:space="0" w:color="auto"/>
            <w:bottom w:val="none" w:sz="0" w:space="0" w:color="auto"/>
            <w:right w:val="none" w:sz="0" w:space="0" w:color="auto"/>
          </w:divBdr>
        </w:div>
        <w:div w:id="698438254">
          <w:marLeft w:val="640"/>
          <w:marRight w:val="0"/>
          <w:marTop w:val="0"/>
          <w:marBottom w:val="0"/>
          <w:divBdr>
            <w:top w:val="none" w:sz="0" w:space="0" w:color="auto"/>
            <w:left w:val="none" w:sz="0" w:space="0" w:color="auto"/>
            <w:bottom w:val="none" w:sz="0" w:space="0" w:color="auto"/>
            <w:right w:val="none" w:sz="0" w:space="0" w:color="auto"/>
          </w:divBdr>
        </w:div>
        <w:div w:id="2091853191">
          <w:marLeft w:val="640"/>
          <w:marRight w:val="0"/>
          <w:marTop w:val="0"/>
          <w:marBottom w:val="0"/>
          <w:divBdr>
            <w:top w:val="none" w:sz="0" w:space="0" w:color="auto"/>
            <w:left w:val="none" w:sz="0" w:space="0" w:color="auto"/>
            <w:bottom w:val="none" w:sz="0" w:space="0" w:color="auto"/>
            <w:right w:val="none" w:sz="0" w:space="0" w:color="auto"/>
          </w:divBdr>
        </w:div>
        <w:div w:id="298805251">
          <w:marLeft w:val="640"/>
          <w:marRight w:val="0"/>
          <w:marTop w:val="0"/>
          <w:marBottom w:val="0"/>
          <w:divBdr>
            <w:top w:val="none" w:sz="0" w:space="0" w:color="auto"/>
            <w:left w:val="none" w:sz="0" w:space="0" w:color="auto"/>
            <w:bottom w:val="none" w:sz="0" w:space="0" w:color="auto"/>
            <w:right w:val="none" w:sz="0" w:space="0" w:color="auto"/>
          </w:divBdr>
        </w:div>
        <w:div w:id="305402756">
          <w:marLeft w:val="640"/>
          <w:marRight w:val="0"/>
          <w:marTop w:val="0"/>
          <w:marBottom w:val="0"/>
          <w:divBdr>
            <w:top w:val="none" w:sz="0" w:space="0" w:color="auto"/>
            <w:left w:val="none" w:sz="0" w:space="0" w:color="auto"/>
            <w:bottom w:val="none" w:sz="0" w:space="0" w:color="auto"/>
            <w:right w:val="none" w:sz="0" w:space="0" w:color="auto"/>
          </w:divBdr>
        </w:div>
        <w:div w:id="587887716">
          <w:marLeft w:val="640"/>
          <w:marRight w:val="0"/>
          <w:marTop w:val="0"/>
          <w:marBottom w:val="0"/>
          <w:divBdr>
            <w:top w:val="none" w:sz="0" w:space="0" w:color="auto"/>
            <w:left w:val="none" w:sz="0" w:space="0" w:color="auto"/>
            <w:bottom w:val="none" w:sz="0" w:space="0" w:color="auto"/>
            <w:right w:val="none" w:sz="0" w:space="0" w:color="auto"/>
          </w:divBdr>
        </w:div>
        <w:div w:id="1660305320">
          <w:marLeft w:val="640"/>
          <w:marRight w:val="0"/>
          <w:marTop w:val="0"/>
          <w:marBottom w:val="0"/>
          <w:divBdr>
            <w:top w:val="none" w:sz="0" w:space="0" w:color="auto"/>
            <w:left w:val="none" w:sz="0" w:space="0" w:color="auto"/>
            <w:bottom w:val="none" w:sz="0" w:space="0" w:color="auto"/>
            <w:right w:val="none" w:sz="0" w:space="0" w:color="auto"/>
          </w:divBdr>
        </w:div>
        <w:div w:id="281767411">
          <w:marLeft w:val="640"/>
          <w:marRight w:val="0"/>
          <w:marTop w:val="0"/>
          <w:marBottom w:val="0"/>
          <w:divBdr>
            <w:top w:val="none" w:sz="0" w:space="0" w:color="auto"/>
            <w:left w:val="none" w:sz="0" w:space="0" w:color="auto"/>
            <w:bottom w:val="none" w:sz="0" w:space="0" w:color="auto"/>
            <w:right w:val="none" w:sz="0" w:space="0" w:color="auto"/>
          </w:divBdr>
        </w:div>
        <w:div w:id="194463545">
          <w:marLeft w:val="640"/>
          <w:marRight w:val="0"/>
          <w:marTop w:val="0"/>
          <w:marBottom w:val="0"/>
          <w:divBdr>
            <w:top w:val="none" w:sz="0" w:space="0" w:color="auto"/>
            <w:left w:val="none" w:sz="0" w:space="0" w:color="auto"/>
            <w:bottom w:val="none" w:sz="0" w:space="0" w:color="auto"/>
            <w:right w:val="none" w:sz="0" w:space="0" w:color="auto"/>
          </w:divBdr>
        </w:div>
        <w:div w:id="566647251">
          <w:marLeft w:val="640"/>
          <w:marRight w:val="0"/>
          <w:marTop w:val="0"/>
          <w:marBottom w:val="0"/>
          <w:divBdr>
            <w:top w:val="none" w:sz="0" w:space="0" w:color="auto"/>
            <w:left w:val="none" w:sz="0" w:space="0" w:color="auto"/>
            <w:bottom w:val="none" w:sz="0" w:space="0" w:color="auto"/>
            <w:right w:val="none" w:sz="0" w:space="0" w:color="auto"/>
          </w:divBdr>
        </w:div>
        <w:div w:id="584264919">
          <w:marLeft w:val="640"/>
          <w:marRight w:val="0"/>
          <w:marTop w:val="0"/>
          <w:marBottom w:val="0"/>
          <w:divBdr>
            <w:top w:val="none" w:sz="0" w:space="0" w:color="auto"/>
            <w:left w:val="none" w:sz="0" w:space="0" w:color="auto"/>
            <w:bottom w:val="none" w:sz="0" w:space="0" w:color="auto"/>
            <w:right w:val="none" w:sz="0" w:space="0" w:color="auto"/>
          </w:divBdr>
        </w:div>
        <w:div w:id="1560364854">
          <w:marLeft w:val="640"/>
          <w:marRight w:val="0"/>
          <w:marTop w:val="0"/>
          <w:marBottom w:val="0"/>
          <w:divBdr>
            <w:top w:val="none" w:sz="0" w:space="0" w:color="auto"/>
            <w:left w:val="none" w:sz="0" w:space="0" w:color="auto"/>
            <w:bottom w:val="none" w:sz="0" w:space="0" w:color="auto"/>
            <w:right w:val="none" w:sz="0" w:space="0" w:color="auto"/>
          </w:divBdr>
        </w:div>
        <w:div w:id="1909001112">
          <w:marLeft w:val="640"/>
          <w:marRight w:val="0"/>
          <w:marTop w:val="0"/>
          <w:marBottom w:val="0"/>
          <w:divBdr>
            <w:top w:val="none" w:sz="0" w:space="0" w:color="auto"/>
            <w:left w:val="none" w:sz="0" w:space="0" w:color="auto"/>
            <w:bottom w:val="none" w:sz="0" w:space="0" w:color="auto"/>
            <w:right w:val="none" w:sz="0" w:space="0" w:color="auto"/>
          </w:divBdr>
        </w:div>
        <w:div w:id="2035764643">
          <w:marLeft w:val="640"/>
          <w:marRight w:val="0"/>
          <w:marTop w:val="0"/>
          <w:marBottom w:val="0"/>
          <w:divBdr>
            <w:top w:val="none" w:sz="0" w:space="0" w:color="auto"/>
            <w:left w:val="none" w:sz="0" w:space="0" w:color="auto"/>
            <w:bottom w:val="none" w:sz="0" w:space="0" w:color="auto"/>
            <w:right w:val="none" w:sz="0" w:space="0" w:color="auto"/>
          </w:divBdr>
        </w:div>
        <w:div w:id="1023870847">
          <w:marLeft w:val="640"/>
          <w:marRight w:val="0"/>
          <w:marTop w:val="0"/>
          <w:marBottom w:val="0"/>
          <w:divBdr>
            <w:top w:val="none" w:sz="0" w:space="0" w:color="auto"/>
            <w:left w:val="none" w:sz="0" w:space="0" w:color="auto"/>
            <w:bottom w:val="none" w:sz="0" w:space="0" w:color="auto"/>
            <w:right w:val="none" w:sz="0" w:space="0" w:color="auto"/>
          </w:divBdr>
        </w:div>
        <w:div w:id="598100657">
          <w:marLeft w:val="640"/>
          <w:marRight w:val="0"/>
          <w:marTop w:val="0"/>
          <w:marBottom w:val="0"/>
          <w:divBdr>
            <w:top w:val="none" w:sz="0" w:space="0" w:color="auto"/>
            <w:left w:val="none" w:sz="0" w:space="0" w:color="auto"/>
            <w:bottom w:val="none" w:sz="0" w:space="0" w:color="auto"/>
            <w:right w:val="none" w:sz="0" w:space="0" w:color="auto"/>
          </w:divBdr>
        </w:div>
        <w:div w:id="1174610654">
          <w:marLeft w:val="640"/>
          <w:marRight w:val="0"/>
          <w:marTop w:val="0"/>
          <w:marBottom w:val="0"/>
          <w:divBdr>
            <w:top w:val="none" w:sz="0" w:space="0" w:color="auto"/>
            <w:left w:val="none" w:sz="0" w:space="0" w:color="auto"/>
            <w:bottom w:val="none" w:sz="0" w:space="0" w:color="auto"/>
            <w:right w:val="none" w:sz="0" w:space="0" w:color="auto"/>
          </w:divBdr>
        </w:div>
        <w:div w:id="426537235">
          <w:marLeft w:val="640"/>
          <w:marRight w:val="0"/>
          <w:marTop w:val="0"/>
          <w:marBottom w:val="0"/>
          <w:divBdr>
            <w:top w:val="none" w:sz="0" w:space="0" w:color="auto"/>
            <w:left w:val="none" w:sz="0" w:space="0" w:color="auto"/>
            <w:bottom w:val="none" w:sz="0" w:space="0" w:color="auto"/>
            <w:right w:val="none" w:sz="0" w:space="0" w:color="auto"/>
          </w:divBdr>
        </w:div>
        <w:div w:id="1580751409">
          <w:marLeft w:val="640"/>
          <w:marRight w:val="0"/>
          <w:marTop w:val="0"/>
          <w:marBottom w:val="0"/>
          <w:divBdr>
            <w:top w:val="none" w:sz="0" w:space="0" w:color="auto"/>
            <w:left w:val="none" w:sz="0" w:space="0" w:color="auto"/>
            <w:bottom w:val="none" w:sz="0" w:space="0" w:color="auto"/>
            <w:right w:val="none" w:sz="0" w:space="0" w:color="auto"/>
          </w:divBdr>
        </w:div>
        <w:div w:id="714819124">
          <w:marLeft w:val="640"/>
          <w:marRight w:val="0"/>
          <w:marTop w:val="0"/>
          <w:marBottom w:val="0"/>
          <w:divBdr>
            <w:top w:val="none" w:sz="0" w:space="0" w:color="auto"/>
            <w:left w:val="none" w:sz="0" w:space="0" w:color="auto"/>
            <w:bottom w:val="none" w:sz="0" w:space="0" w:color="auto"/>
            <w:right w:val="none" w:sz="0" w:space="0" w:color="auto"/>
          </w:divBdr>
        </w:div>
        <w:div w:id="849681729">
          <w:marLeft w:val="640"/>
          <w:marRight w:val="0"/>
          <w:marTop w:val="0"/>
          <w:marBottom w:val="0"/>
          <w:divBdr>
            <w:top w:val="none" w:sz="0" w:space="0" w:color="auto"/>
            <w:left w:val="none" w:sz="0" w:space="0" w:color="auto"/>
            <w:bottom w:val="none" w:sz="0" w:space="0" w:color="auto"/>
            <w:right w:val="none" w:sz="0" w:space="0" w:color="auto"/>
          </w:divBdr>
        </w:div>
        <w:div w:id="1898666420">
          <w:marLeft w:val="640"/>
          <w:marRight w:val="0"/>
          <w:marTop w:val="0"/>
          <w:marBottom w:val="0"/>
          <w:divBdr>
            <w:top w:val="none" w:sz="0" w:space="0" w:color="auto"/>
            <w:left w:val="none" w:sz="0" w:space="0" w:color="auto"/>
            <w:bottom w:val="none" w:sz="0" w:space="0" w:color="auto"/>
            <w:right w:val="none" w:sz="0" w:space="0" w:color="auto"/>
          </w:divBdr>
        </w:div>
        <w:div w:id="87118418">
          <w:marLeft w:val="640"/>
          <w:marRight w:val="0"/>
          <w:marTop w:val="0"/>
          <w:marBottom w:val="0"/>
          <w:divBdr>
            <w:top w:val="none" w:sz="0" w:space="0" w:color="auto"/>
            <w:left w:val="none" w:sz="0" w:space="0" w:color="auto"/>
            <w:bottom w:val="none" w:sz="0" w:space="0" w:color="auto"/>
            <w:right w:val="none" w:sz="0" w:space="0" w:color="auto"/>
          </w:divBdr>
        </w:div>
        <w:div w:id="1993948407">
          <w:marLeft w:val="640"/>
          <w:marRight w:val="0"/>
          <w:marTop w:val="0"/>
          <w:marBottom w:val="0"/>
          <w:divBdr>
            <w:top w:val="none" w:sz="0" w:space="0" w:color="auto"/>
            <w:left w:val="none" w:sz="0" w:space="0" w:color="auto"/>
            <w:bottom w:val="none" w:sz="0" w:space="0" w:color="auto"/>
            <w:right w:val="none" w:sz="0" w:space="0" w:color="auto"/>
          </w:divBdr>
        </w:div>
        <w:div w:id="1708721339">
          <w:marLeft w:val="640"/>
          <w:marRight w:val="0"/>
          <w:marTop w:val="0"/>
          <w:marBottom w:val="0"/>
          <w:divBdr>
            <w:top w:val="none" w:sz="0" w:space="0" w:color="auto"/>
            <w:left w:val="none" w:sz="0" w:space="0" w:color="auto"/>
            <w:bottom w:val="none" w:sz="0" w:space="0" w:color="auto"/>
            <w:right w:val="none" w:sz="0" w:space="0" w:color="auto"/>
          </w:divBdr>
        </w:div>
        <w:div w:id="1916427975">
          <w:marLeft w:val="640"/>
          <w:marRight w:val="0"/>
          <w:marTop w:val="0"/>
          <w:marBottom w:val="0"/>
          <w:divBdr>
            <w:top w:val="none" w:sz="0" w:space="0" w:color="auto"/>
            <w:left w:val="none" w:sz="0" w:space="0" w:color="auto"/>
            <w:bottom w:val="none" w:sz="0" w:space="0" w:color="auto"/>
            <w:right w:val="none" w:sz="0" w:space="0" w:color="auto"/>
          </w:divBdr>
        </w:div>
        <w:div w:id="729307609">
          <w:marLeft w:val="640"/>
          <w:marRight w:val="0"/>
          <w:marTop w:val="0"/>
          <w:marBottom w:val="0"/>
          <w:divBdr>
            <w:top w:val="none" w:sz="0" w:space="0" w:color="auto"/>
            <w:left w:val="none" w:sz="0" w:space="0" w:color="auto"/>
            <w:bottom w:val="none" w:sz="0" w:space="0" w:color="auto"/>
            <w:right w:val="none" w:sz="0" w:space="0" w:color="auto"/>
          </w:divBdr>
        </w:div>
        <w:div w:id="1245071205">
          <w:marLeft w:val="640"/>
          <w:marRight w:val="0"/>
          <w:marTop w:val="0"/>
          <w:marBottom w:val="0"/>
          <w:divBdr>
            <w:top w:val="none" w:sz="0" w:space="0" w:color="auto"/>
            <w:left w:val="none" w:sz="0" w:space="0" w:color="auto"/>
            <w:bottom w:val="none" w:sz="0" w:space="0" w:color="auto"/>
            <w:right w:val="none" w:sz="0" w:space="0" w:color="auto"/>
          </w:divBdr>
        </w:div>
        <w:div w:id="1454058057">
          <w:marLeft w:val="640"/>
          <w:marRight w:val="0"/>
          <w:marTop w:val="0"/>
          <w:marBottom w:val="0"/>
          <w:divBdr>
            <w:top w:val="none" w:sz="0" w:space="0" w:color="auto"/>
            <w:left w:val="none" w:sz="0" w:space="0" w:color="auto"/>
            <w:bottom w:val="none" w:sz="0" w:space="0" w:color="auto"/>
            <w:right w:val="none" w:sz="0" w:space="0" w:color="auto"/>
          </w:divBdr>
        </w:div>
        <w:div w:id="830439259">
          <w:marLeft w:val="640"/>
          <w:marRight w:val="0"/>
          <w:marTop w:val="0"/>
          <w:marBottom w:val="0"/>
          <w:divBdr>
            <w:top w:val="none" w:sz="0" w:space="0" w:color="auto"/>
            <w:left w:val="none" w:sz="0" w:space="0" w:color="auto"/>
            <w:bottom w:val="none" w:sz="0" w:space="0" w:color="auto"/>
            <w:right w:val="none" w:sz="0" w:space="0" w:color="auto"/>
          </w:divBdr>
        </w:div>
        <w:div w:id="248537394">
          <w:marLeft w:val="640"/>
          <w:marRight w:val="0"/>
          <w:marTop w:val="0"/>
          <w:marBottom w:val="0"/>
          <w:divBdr>
            <w:top w:val="none" w:sz="0" w:space="0" w:color="auto"/>
            <w:left w:val="none" w:sz="0" w:space="0" w:color="auto"/>
            <w:bottom w:val="none" w:sz="0" w:space="0" w:color="auto"/>
            <w:right w:val="none" w:sz="0" w:space="0" w:color="auto"/>
          </w:divBdr>
        </w:div>
        <w:div w:id="2116443724">
          <w:marLeft w:val="640"/>
          <w:marRight w:val="0"/>
          <w:marTop w:val="0"/>
          <w:marBottom w:val="0"/>
          <w:divBdr>
            <w:top w:val="none" w:sz="0" w:space="0" w:color="auto"/>
            <w:left w:val="none" w:sz="0" w:space="0" w:color="auto"/>
            <w:bottom w:val="none" w:sz="0" w:space="0" w:color="auto"/>
            <w:right w:val="none" w:sz="0" w:space="0" w:color="auto"/>
          </w:divBdr>
        </w:div>
      </w:divsChild>
    </w:div>
    <w:div w:id="1463113985">
      <w:marLeft w:val="480"/>
      <w:marRight w:val="0"/>
      <w:marTop w:val="0"/>
      <w:marBottom w:val="0"/>
      <w:divBdr>
        <w:top w:val="none" w:sz="0" w:space="0" w:color="auto"/>
        <w:left w:val="none" w:sz="0" w:space="0" w:color="auto"/>
        <w:bottom w:val="none" w:sz="0" w:space="0" w:color="auto"/>
        <w:right w:val="none" w:sz="0" w:space="0" w:color="auto"/>
      </w:divBdr>
    </w:div>
    <w:div w:id="1463768263">
      <w:bodyDiv w:val="1"/>
      <w:marLeft w:val="0"/>
      <w:marRight w:val="0"/>
      <w:marTop w:val="0"/>
      <w:marBottom w:val="0"/>
      <w:divBdr>
        <w:top w:val="none" w:sz="0" w:space="0" w:color="auto"/>
        <w:left w:val="none" w:sz="0" w:space="0" w:color="auto"/>
        <w:bottom w:val="none" w:sz="0" w:space="0" w:color="auto"/>
        <w:right w:val="none" w:sz="0" w:space="0" w:color="auto"/>
      </w:divBdr>
    </w:div>
    <w:div w:id="1464349802">
      <w:marLeft w:val="480"/>
      <w:marRight w:val="0"/>
      <w:marTop w:val="0"/>
      <w:marBottom w:val="0"/>
      <w:divBdr>
        <w:top w:val="none" w:sz="0" w:space="0" w:color="auto"/>
        <w:left w:val="none" w:sz="0" w:space="0" w:color="auto"/>
        <w:bottom w:val="none" w:sz="0" w:space="0" w:color="auto"/>
        <w:right w:val="none" w:sz="0" w:space="0" w:color="auto"/>
      </w:divBdr>
    </w:div>
    <w:div w:id="1464805736">
      <w:bodyDiv w:val="1"/>
      <w:marLeft w:val="0"/>
      <w:marRight w:val="0"/>
      <w:marTop w:val="0"/>
      <w:marBottom w:val="0"/>
      <w:divBdr>
        <w:top w:val="none" w:sz="0" w:space="0" w:color="auto"/>
        <w:left w:val="none" w:sz="0" w:space="0" w:color="auto"/>
        <w:bottom w:val="none" w:sz="0" w:space="0" w:color="auto"/>
        <w:right w:val="none" w:sz="0" w:space="0" w:color="auto"/>
      </w:divBdr>
      <w:divsChild>
        <w:div w:id="21521941">
          <w:marLeft w:val="480"/>
          <w:marRight w:val="0"/>
          <w:marTop w:val="0"/>
          <w:marBottom w:val="0"/>
          <w:divBdr>
            <w:top w:val="none" w:sz="0" w:space="0" w:color="auto"/>
            <w:left w:val="none" w:sz="0" w:space="0" w:color="auto"/>
            <w:bottom w:val="none" w:sz="0" w:space="0" w:color="auto"/>
            <w:right w:val="none" w:sz="0" w:space="0" w:color="auto"/>
          </w:divBdr>
        </w:div>
        <w:div w:id="50036073">
          <w:marLeft w:val="480"/>
          <w:marRight w:val="0"/>
          <w:marTop w:val="0"/>
          <w:marBottom w:val="0"/>
          <w:divBdr>
            <w:top w:val="none" w:sz="0" w:space="0" w:color="auto"/>
            <w:left w:val="none" w:sz="0" w:space="0" w:color="auto"/>
            <w:bottom w:val="none" w:sz="0" w:space="0" w:color="auto"/>
            <w:right w:val="none" w:sz="0" w:space="0" w:color="auto"/>
          </w:divBdr>
        </w:div>
        <w:div w:id="100418538">
          <w:marLeft w:val="480"/>
          <w:marRight w:val="0"/>
          <w:marTop w:val="0"/>
          <w:marBottom w:val="0"/>
          <w:divBdr>
            <w:top w:val="none" w:sz="0" w:space="0" w:color="auto"/>
            <w:left w:val="none" w:sz="0" w:space="0" w:color="auto"/>
            <w:bottom w:val="none" w:sz="0" w:space="0" w:color="auto"/>
            <w:right w:val="none" w:sz="0" w:space="0" w:color="auto"/>
          </w:divBdr>
        </w:div>
        <w:div w:id="128865385">
          <w:marLeft w:val="480"/>
          <w:marRight w:val="0"/>
          <w:marTop w:val="0"/>
          <w:marBottom w:val="0"/>
          <w:divBdr>
            <w:top w:val="none" w:sz="0" w:space="0" w:color="auto"/>
            <w:left w:val="none" w:sz="0" w:space="0" w:color="auto"/>
            <w:bottom w:val="none" w:sz="0" w:space="0" w:color="auto"/>
            <w:right w:val="none" w:sz="0" w:space="0" w:color="auto"/>
          </w:divBdr>
        </w:div>
        <w:div w:id="147983006">
          <w:marLeft w:val="480"/>
          <w:marRight w:val="0"/>
          <w:marTop w:val="0"/>
          <w:marBottom w:val="0"/>
          <w:divBdr>
            <w:top w:val="none" w:sz="0" w:space="0" w:color="auto"/>
            <w:left w:val="none" w:sz="0" w:space="0" w:color="auto"/>
            <w:bottom w:val="none" w:sz="0" w:space="0" w:color="auto"/>
            <w:right w:val="none" w:sz="0" w:space="0" w:color="auto"/>
          </w:divBdr>
        </w:div>
        <w:div w:id="195504179">
          <w:marLeft w:val="480"/>
          <w:marRight w:val="0"/>
          <w:marTop w:val="0"/>
          <w:marBottom w:val="0"/>
          <w:divBdr>
            <w:top w:val="none" w:sz="0" w:space="0" w:color="auto"/>
            <w:left w:val="none" w:sz="0" w:space="0" w:color="auto"/>
            <w:bottom w:val="none" w:sz="0" w:space="0" w:color="auto"/>
            <w:right w:val="none" w:sz="0" w:space="0" w:color="auto"/>
          </w:divBdr>
        </w:div>
        <w:div w:id="235095501">
          <w:marLeft w:val="480"/>
          <w:marRight w:val="0"/>
          <w:marTop w:val="0"/>
          <w:marBottom w:val="0"/>
          <w:divBdr>
            <w:top w:val="none" w:sz="0" w:space="0" w:color="auto"/>
            <w:left w:val="none" w:sz="0" w:space="0" w:color="auto"/>
            <w:bottom w:val="none" w:sz="0" w:space="0" w:color="auto"/>
            <w:right w:val="none" w:sz="0" w:space="0" w:color="auto"/>
          </w:divBdr>
        </w:div>
        <w:div w:id="323702327">
          <w:marLeft w:val="480"/>
          <w:marRight w:val="0"/>
          <w:marTop w:val="0"/>
          <w:marBottom w:val="0"/>
          <w:divBdr>
            <w:top w:val="none" w:sz="0" w:space="0" w:color="auto"/>
            <w:left w:val="none" w:sz="0" w:space="0" w:color="auto"/>
            <w:bottom w:val="none" w:sz="0" w:space="0" w:color="auto"/>
            <w:right w:val="none" w:sz="0" w:space="0" w:color="auto"/>
          </w:divBdr>
        </w:div>
        <w:div w:id="391464299">
          <w:marLeft w:val="480"/>
          <w:marRight w:val="0"/>
          <w:marTop w:val="0"/>
          <w:marBottom w:val="0"/>
          <w:divBdr>
            <w:top w:val="none" w:sz="0" w:space="0" w:color="auto"/>
            <w:left w:val="none" w:sz="0" w:space="0" w:color="auto"/>
            <w:bottom w:val="none" w:sz="0" w:space="0" w:color="auto"/>
            <w:right w:val="none" w:sz="0" w:space="0" w:color="auto"/>
          </w:divBdr>
        </w:div>
        <w:div w:id="399060304">
          <w:marLeft w:val="480"/>
          <w:marRight w:val="0"/>
          <w:marTop w:val="0"/>
          <w:marBottom w:val="0"/>
          <w:divBdr>
            <w:top w:val="none" w:sz="0" w:space="0" w:color="auto"/>
            <w:left w:val="none" w:sz="0" w:space="0" w:color="auto"/>
            <w:bottom w:val="none" w:sz="0" w:space="0" w:color="auto"/>
            <w:right w:val="none" w:sz="0" w:space="0" w:color="auto"/>
          </w:divBdr>
        </w:div>
        <w:div w:id="429156186">
          <w:marLeft w:val="480"/>
          <w:marRight w:val="0"/>
          <w:marTop w:val="0"/>
          <w:marBottom w:val="0"/>
          <w:divBdr>
            <w:top w:val="none" w:sz="0" w:space="0" w:color="auto"/>
            <w:left w:val="none" w:sz="0" w:space="0" w:color="auto"/>
            <w:bottom w:val="none" w:sz="0" w:space="0" w:color="auto"/>
            <w:right w:val="none" w:sz="0" w:space="0" w:color="auto"/>
          </w:divBdr>
        </w:div>
        <w:div w:id="529029241">
          <w:marLeft w:val="480"/>
          <w:marRight w:val="0"/>
          <w:marTop w:val="0"/>
          <w:marBottom w:val="0"/>
          <w:divBdr>
            <w:top w:val="none" w:sz="0" w:space="0" w:color="auto"/>
            <w:left w:val="none" w:sz="0" w:space="0" w:color="auto"/>
            <w:bottom w:val="none" w:sz="0" w:space="0" w:color="auto"/>
            <w:right w:val="none" w:sz="0" w:space="0" w:color="auto"/>
          </w:divBdr>
        </w:div>
        <w:div w:id="594443863">
          <w:marLeft w:val="480"/>
          <w:marRight w:val="0"/>
          <w:marTop w:val="0"/>
          <w:marBottom w:val="0"/>
          <w:divBdr>
            <w:top w:val="none" w:sz="0" w:space="0" w:color="auto"/>
            <w:left w:val="none" w:sz="0" w:space="0" w:color="auto"/>
            <w:bottom w:val="none" w:sz="0" w:space="0" w:color="auto"/>
            <w:right w:val="none" w:sz="0" w:space="0" w:color="auto"/>
          </w:divBdr>
        </w:div>
        <w:div w:id="626082765">
          <w:marLeft w:val="480"/>
          <w:marRight w:val="0"/>
          <w:marTop w:val="0"/>
          <w:marBottom w:val="0"/>
          <w:divBdr>
            <w:top w:val="none" w:sz="0" w:space="0" w:color="auto"/>
            <w:left w:val="none" w:sz="0" w:space="0" w:color="auto"/>
            <w:bottom w:val="none" w:sz="0" w:space="0" w:color="auto"/>
            <w:right w:val="none" w:sz="0" w:space="0" w:color="auto"/>
          </w:divBdr>
        </w:div>
        <w:div w:id="735594743">
          <w:marLeft w:val="480"/>
          <w:marRight w:val="0"/>
          <w:marTop w:val="0"/>
          <w:marBottom w:val="0"/>
          <w:divBdr>
            <w:top w:val="none" w:sz="0" w:space="0" w:color="auto"/>
            <w:left w:val="none" w:sz="0" w:space="0" w:color="auto"/>
            <w:bottom w:val="none" w:sz="0" w:space="0" w:color="auto"/>
            <w:right w:val="none" w:sz="0" w:space="0" w:color="auto"/>
          </w:divBdr>
        </w:div>
        <w:div w:id="751240952">
          <w:marLeft w:val="480"/>
          <w:marRight w:val="0"/>
          <w:marTop w:val="0"/>
          <w:marBottom w:val="0"/>
          <w:divBdr>
            <w:top w:val="none" w:sz="0" w:space="0" w:color="auto"/>
            <w:left w:val="none" w:sz="0" w:space="0" w:color="auto"/>
            <w:bottom w:val="none" w:sz="0" w:space="0" w:color="auto"/>
            <w:right w:val="none" w:sz="0" w:space="0" w:color="auto"/>
          </w:divBdr>
        </w:div>
        <w:div w:id="758454486">
          <w:marLeft w:val="480"/>
          <w:marRight w:val="0"/>
          <w:marTop w:val="0"/>
          <w:marBottom w:val="0"/>
          <w:divBdr>
            <w:top w:val="none" w:sz="0" w:space="0" w:color="auto"/>
            <w:left w:val="none" w:sz="0" w:space="0" w:color="auto"/>
            <w:bottom w:val="none" w:sz="0" w:space="0" w:color="auto"/>
            <w:right w:val="none" w:sz="0" w:space="0" w:color="auto"/>
          </w:divBdr>
        </w:div>
        <w:div w:id="792285919">
          <w:marLeft w:val="480"/>
          <w:marRight w:val="0"/>
          <w:marTop w:val="0"/>
          <w:marBottom w:val="0"/>
          <w:divBdr>
            <w:top w:val="none" w:sz="0" w:space="0" w:color="auto"/>
            <w:left w:val="none" w:sz="0" w:space="0" w:color="auto"/>
            <w:bottom w:val="none" w:sz="0" w:space="0" w:color="auto"/>
            <w:right w:val="none" w:sz="0" w:space="0" w:color="auto"/>
          </w:divBdr>
        </w:div>
        <w:div w:id="868957847">
          <w:marLeft w:val="480"/>
          <w:marRight w:val="0"/>
          <w:marTop w:val="0"/>
          <w:marBottom w:val="0"/>
          <w:divBdr>
            <w:top w:val="none" w:sz="0" w:space="0" w:color="auto"/>
            <w:left w:val="none" w:sz="0" w:space="0" w:color="auto"/>
            <w:bottom w:val="none" w:sz="0" w:space="0" w:color="auto"/>
            <w:right w:val="none" w:sz="0" w:space="0" w:color="auto"/>
          </w:divBdr>
        </w:div>
        <w:div w:id="924266819">
          <w:marLeft w:val="480"/>
          <w:marRight w:val="0"/>
          <w:marTop w:val="0"/>
          <w:marBottom w:val="0"/>
          <w:divBdr>
            <w:top w:val="none" w:sz="0" w:space="0" w:color="auto"/>
            <w:left w:val="none" w:sz="0" w:space="0" w:color="auto"/>
            <w:bottom w:val="none" w:sz="0" w:space="0" w:color="auto"/>
            <w:right w:val="none" w:sz="0" w:space="0" w:color="auto"/>
          </w:divBdr>
        </w:div>
        <w:div w:id="939877761">
          <w:marLeft w:val="480"/>
          <w:marRight w:val="0"/>
          <w:marTop w:val="0"/>
          <w:marBottom w:val="0"/>
          <w:divBdr>
            <w:top w:val="none" w:sz="0" w:space="0" w:color="auto"/>
            <w:left w:val="none" w:sz="0" w:space="0" w:color="auto"/>
            <w:bottom w:val="none" w:sz="0" w:space="0" w:color="auto"/>
            <w:right w:val="none" w:sz="0" w:space="0" w:color="auto"/>
          </w:divBdr>
        </w:div>
        <w:div w:id="952518436">
          <w:marLeft w:val="480"/>
          <w:marRight w:val="0"/>
          <w:marTop w:val="0"/>
          <w:marBottom w:val="0"/>
          <w:divBdr>
            <w:top w:val="none" w:sz="0" w:space="0" w:color="auto"/>
            <w:left w:val="none" w:sz="0" w:space="0" w:color="auto"/>
            <w:bottom w:val="none" w:sz="0" w:space="0" w:color="auto"/>
            <w:right w:val="none" w:sz="0" w:space="0" w:color="auto"/>
          </w:divBdr>
        </w:div>
        <w:div w:id="1044871752">
          <w:marLeft w:val="480"/>
          <w:marRight w:val="0"/>
          <w:marTop w:val="0"/>
          <w:marBottom w:val="0"/>
          <w:divBdr>
            <w:top w:val="none" w:sz="0" w:space="0" w:color="auto"/>
            <w:left w:val="none" w:sz="0" w:space="0" w:color="auto"/>
            <w:bottom w:val="none" w:sz="0" w:space="0" w:color="auto"/>
            <w:right w:val="none" w:sz="0" w:space="0" w:color="auto"/>
          </w:divBdr>
        </w:div>
        <w:div w:id="1233203171">
          <w:marLeft w:val="480"/>
          <w:marRight w:val="0"/>
          <w:marTop w:val="0"/>
          <w:marBottom w:val="0"/>
          <w:divBdr>
            <w:top w:val="none" w:sz="0" w:space="0" w:color="auto"/>
            <w:left w:val="none" w:sz="0" w:space="0" w:color="auto"/>
            <w:bottom w:val="none" w:sz="0" w:space="0" w:color="auto"/>
            <w:right w:val="none" w:sz="0" w:space="0" w:color="auto"/>
          </w:divBdr>
        </w:div>
        <w:div w:id="1260794298">
          <w:marLeft w:val="480"/>
          <w:marRight w:val="0"/>
          <w:marTop w:val="0"/>
          <w:marBottom w:val="0"/>
          <w:divBdr>
            <w:top w:val="none" w:sz="0" w:space="0" w:color="auto"/>
            <w:left w:val="none" w:sz="0" w:space="0" w:color="auto"/>
            <w:bottom w:val="none" w:sz="0" w:space="0" w:color="auto"/>
            <w:right w:val="none" w:sz="0" w:space="0" w:color="auto"/>
          </w:divBdr>
        </w:div>
        <w:div w:id="1273367364">
          <w:marLeft w:val="480"/>
          <w:marRight w:val="0"/>
          <w:marTop w:val="0"/>
          <w:marBottom w:val="0"/>
          <w:divBdr>
            <w:top w:val="none" w:sz="0" w:space="0" w:color="auto"/>
            <w:left w:val="none" w:sz="0" w:space="0" w:color="auto"/>
            <w:bottom w:val="none" w:sz="0" w:space="0" w:color="auto"/>
            <w:right w:val="none" w:sz="0" w:space="0" w:color="auto"/>
          </w:divBdr>
        </w:div>
        <w:div w:id="1326783164">
          <w:marLeft w:val="480"/>
          <w:marRight w:val="0"/>
          <w:marTop w:val="0"/>
          <w:marBottom w:val="0"/>
          <w:divBdr>
            <w:top w:val="none" w:sz="0" w:space="0" w:color="auto"/>
            <w:left w:val="none" w:sz="0" w:space="0" w:color="auto"/>
            <w:bottom w:val="none" w:sz="0" w:space="0" w:color="auto"/>
            <w:right w:val="none" w:sz="0" w:space="0" w:color="auto"/>
          </w:divBdr>
        </w:div>
        <w:div w:id="1377042758">
          <w:marLeft w:val="480"/>
          <w:marRight w:val="0"/>
          <w:marTop w:val="0"/>
          <w:marBottom w:val="0"/>
          <w:divBdr>
            <w:top w:val="none" w:sz="0" w:space="0" w:color="auto"/>
            <w:left w:val="none" w:sz="0" w:space="0" w:color="auto"/>
            <w:bottom w:val="none" w:sz="0" w:space="0" w:color="auto"/>
            <w:right w:val="none" w:sz="0" w:space="0" w:color="auto"/>
          </w:divBdr>
        </w:div>
        <w:div w:id="1413887555">
          <w:marLeft w:val="480"/>
          <w:marRight w:val="0"/>
          <w:marTop w:val="0"/>
          <w:marBottom w:val="0"/>
          <w:divBdr>
            <w:top w:val="none" w:sz="0" w:space="0" w:color="auto"/>
            <w:left w:val="none" w:sz="0" w:space="0" w:color="auto"/>
            <w:bottom w:val="none" w:sz="0" w:space="0" w:color="auto"/>
            <w:right w:val="none" w:sz="0" w:space="0" w:color="auto"/>
          </w:divBdr>
        </w:div>
        <w:div w:id="1486777878">
          <w:marLeft w:val="480"/>
          <w:marRight w:val="0"/>
          <w:marTop w:val="0"/>
          <w:marBottom w:val="0"/>
          <w:divBdr>
            <w:top w:val="none" w:sz="0" w:space="0" w:color="auto"/>
            <w:left w:val="none" w:sz="0" w:space="0" w:color="auto"/>
            <w:bottom w:val="none" w:sz="0" w:space="0" w:color="auto"/>
            <w:right w:val="none" w:sz="0" w:space="0" w:color="auto"/>
          </w:divBdr>
        </w:div>
        <w:div w:id="1510753920">
          <w:marLeft w:val="480"/>
          <w:marRight w:val="0"/>
          <w:marTop w:val="0"/>
          <w:marBottom w:val="0"/>
          <w:divBdr>
            <w:top w:val="none" w:sz="0" w:space="0" w:color="auto"/>
            <w:left w:val="none" w:sz="0" w:space="0" w:color="auto"/>
            <w:bottom w:val="none" w:sz="0" w:space="0" w:color="auto"/>
            <w:right w:val="none" w:sz="0" w:space="0" w:color="auto"/>
          </w:divBdr>
        </w:div>
        <w:div w:id="1520465912">
          <w:marLeft w:val="480"/>
          <w:marRight w:val="0"/>
          <w:marTop w:val="0"/>
          <w:marBottom w:val="0"/>
          <w:divBdr>
            <w:top w:val="none" w:sz="0" w:space="0" w:color="auto"/>
            <w:left w:val="none" w:sz="0" w:space="0" w:color="auto"/>
            <w:bottom w:val="none" w:sz="0" w:space="0" w:color="auto"/>
            <w:right w:val="none" w:sz="0" w:space="0" w:color="auto"/>
          </w:divBdr>
        </w:div>
        <w:div w:id="1616213000">
          <w:marLeft w:val="480"/>
          <w:marRight w:val="0"/>
          <w:marTop w:val="0"/>
          <w:marBottom w:val="0"/>
          <w:divBdr>
            <w:top w:val="none" w:sz="0" w:space="0" w:color="auto"/>
            <w:left w:val="none" w:sz="0" w:space="0" w:color="auto"/>
            <w:bottom w:val="none" w:sz="0" w:space="0" w:color="auto"/>
            <w:right w:val="none" w:sz="0" w:space="0" w:color="auto"/>
          </w:divBdr>
        </w:div>
        <w:div w:id="1714380731">
          <w:marLeft w:val="480"/>
          <w:marRight w:val="0"/>
          <w:marTop w:val="0"/>
          <w:marBottom w:val="0"/>
          <w:divBdr>
            <w:top w:val="none" w:sz="0" w:space="0" w:color="auto"/>
            <w:left w:val="none" w:sz="0" w:space="0" w:color="auto"/>
            <w:bottom w:val="none" w:sz="0" w:space="0" w:color="auto"/>
            <w:right w:val="none" w:sz="0" w:space="0" w:color="auto"/>
          </w:divBdr>
        </w:div>
        <w:div w:id="1726294149">
          <w:marLeft w:val="480"/>
          <w:marRight w:val="0"/>
          <w:marTop w:val="0"/>
          <w:marBottom w:val="0"/>
          <w:divBdr>
            <w:top w:val="none" w:sz="0" w:space="0" w:color="auto"/>
            <w:left w:val="none" w:sz="0" w:space="0" w:color="auto"/>
            <w:bottom w:val="none" w:sz="0" w:space="0" w:color="auto"/>
            <w:right w:val="none" w:sz="0" w:space="0" w:color="auto"/>
          </w:divBdr>
        </w:div>
        <w:div w:id="1755783214">
          <w:marLeft w:val="480"/>
          <w:marRight w:val="0"/>
          <w:marTop w:val="0"/>
          <w:marBottom w:val="0"/>
          <w:divBdr>
            <w:top w:val="none" w:sz="0" w:space="0" w:color="auto"/>
            <w:left w:val="none" w:sz="0" w:space="0" w:color="auto"/>
            <w:bottom w:val="none" w:sz="0" w:space="0" w:color="auto"/>
            <w:right w:val="none" w:sz="0" w:space="0" w:color="auto"/>
          </w:divBdr>
        </w:div>
        <w:div w:id="1789659792">
          <w:marLeft w:val="480"/>
          <w:marRight w:val="0"/>
          <w:marTop w:val="0"/>
          <w:marBottom w:val="0"/>
          <w:divBdr>
            <w:top w:val="none" w:sz="0" w:space="0" w:color="auto"/>
            <w:left w:val="none" w:sz="0" w:space="0" w:color="auto"/>
            <w:bottom w:val="none" w:sz="0" w:space="0" w:color="auto"/>
            <w:right w:val="none" w:sz="0" w:space="0" w:color="auto"/>
          </w:divBdr>
        </w:div>
        <w:div w:id="1894074835">
          <w:marLeft w:val="480"/>
          <w:marRight w:val="0"/>
          <w:marTop w:val="0"/>
          <w:marBottom w:val="0"/>
          <w:divBdr>
            <w:top w:val="none" w:sz="0" w:space="0" w:color="auto"/>
            <w:left w:val="none" w:sz="0" w:space="0" w:color="auto"/>
            <w:bottom w:val="none" w:sz="0" w:space="0" w:color="auto"/>
            <w:right w:val="none" w:sz="0" w:space="0" w:color="auto"/>
          </w:divBdr>
        </w:div>
        <w:div w:id="1913461264">
          <w:marLeft w:val="480"/>
          <w:marRight w:val="0"/>
          <w:marTop w:val="0"/>
          <w:marBottom w:val="0"/>
          <w:divBdr>
            <w:top w:val="none" w:sz="0" w:space="0" w:color="auto"/>
            <w:left w:val="none" w:sz="0" w:space="0" w:color="auto"/>
            <w:bottom w:val="none" w:sz="0" w:space="0" w:color="auto"/>
            <w:right w:val="none" w:sz="0" w:space="0" w:color="auto"/>
          </w:divBdr>
        </w:div>
        <w:div w:id="1939828732">
          <w:marLeft w:val="480"/>
          <w:marRight w:val="0"/>
          <w:marTop w:val="0"/>
          <w:marBottom w:val="0"/>
          <w:divBdr>
            <w:top w:val="none" w:sz="0" w:space="0" w:color="auto"/>
            <w:left w:val="none" w:sz="0" w:space="0" w:color="auto"/>
            <w:bottom w:val="none" w:sz="0" w:space="0" w:color="auto"/>
            <w:right w:val="none" w:sz="0" w:space="0" w:color="auto"/>
          </w:divBdr>
        </w:div>
        <w:div w:id="1959098153">
          <w:marLeft w:val="480"/>
          <w:marRight w:val="0"/>
          <w:marTop w:val="0"/>
          <w:marBottom w:val="0"/>
          <w:divBdr>
            <w:top w:val="none" w:sz="0" w:space="0" w:color="auto"/>
            <w:left w:val="none" w:sz="0" w:space="0" w:color="auto"/>
            <w:bottom w:val="none" w:sz="0" w:space="0" w:color="auto"/>
            <w:right w:val="none" w:sz="0" w:space="0" w:color="auto"/>
          </w:divBdr>
        </w:div>
        <w:div w:id="1982493298">
          <w:marLeft w:val="480"/>
          <w:marRight w:val="0"/>
          <w:marTop w:val="0"/>
          <w:marBottom w:val="0"/>
          <w:divBdr>
            <w:top w:val="none" w:sz="0" w:space="0" w:color="auto"/>
            <w:left w:val="none" w:sz="0" w:space="0" w:color="auto"/>
            <w:bottom w:val="none" w:sz="0" w:space="0" w:color="auto"/>
            <w:right w:val="none" w:sz="0" w:space="0" w:color="auto"/>
          </w:divBdr>
        </w:div>
        <w:div w:id="2024355401">
          <w:marLeft w:val="480"/>
          <w:marRight w:val="0"/>
          <w:marTop w:val="0"/>
          <w:marBottom w:val="0"/>
          <w:divBdr>
            <w:top w:val="none" w:sz="0" w:space="0" w:color="auto"/>
            <w:left w:val="none" w:sz="0" w:space="0" w:color="auto"/>
            <w:bottom w:val="none" w:sz="0" w:space="0" w:color="auto"/>
            <w:right w:val="none" w:sz="0" w:space="0" w:color="auto"/>
          </w:divBdr>
        </w:div>
        <w:div w:id="2052218502">
          <w:marLeft w:val="480"/>
          <w:marRight w:val="0"/>
          <w:marTop w:val="0"/>
          <w:marBottom w:val="0"/>
          <w:divBdr>
            <w:top w:val="none" w:sz="0" w:space="0" w:color="auto"/>
            <w:left w:val="none" w:sz="0" w:space="0" w:color="auto"/>
            <w:bottom w:val="none" w:sz="0" w:space="0" w:color="auto"/>
            <w:right w:val="none" w:sz="0" w:space="0" w:color="auto"/>
          </w:divBdr>
        </w:div>
        <w:div w:id="2068334004">
          <w:marLeft w:val="480"/>
          <w:marRight w:val="0"/>
          <w:marTop w:val="0"/>
          <w:marBottom w:val="0"/>
          <w:divBdr>
            <w:top w:val="none" w:sz="0" w:space="0" w:color="auto"/>
            <w:left w:val="none" w:sz="0" w:space="0" w:color="auto"/>
            <w:bottom w:val="none" w:sz="0" w:space="0" w:color="auto"/>
            <w:right w:val="none" w:sz="0" w:space="0" w:color="auto"/>
          </w:divBdr>
        </w:div>
        <w:div w:id="2084449119">
          <w:marLeft w:val="480"/>
          <w:marRight w:val="0"/>
          <w:marTop w:val="0"/>
          <w:marBottom w:val="0"/>
          <w:divBdr>
            <w:top w:val="none" w:sz="0" w:space="0" w:color="auto"/>
            <w:left w:val="none" w:sz="0" w:space="0" w:color="auto"/>
            <w:bottom w:val="none" w:sz="0" w:space="0" w:color="auto"/>
            <w:right w:val="none" w:sz="0" w:space="0" w:color="auto"/>
          </w:divBdr>
        </w:div>
        <w:div w:id="2120372096">
          <w:marLeft w:val="480"/>
          <w:marRight w:val="0"/>
          <w:marTop w:val="0"/>
          <w:marBottom w:val="0"/>
          <w:divBdr>
            <w:top w:val="none" w:sz="0" w:space="0" w:color="auto"/>
            <w:left w:val="none" w:sz="0" w:space="0" w:color="auto"/>
            <w:bottom w:val="none" w:sz="0" w:space="0" w:color="auto"/>
            <w:right w:val="none" w:sz="0" w:space="0" w:color="auto"/>
          </w:divBdr>
        </w:div>
      </w:divsChild>
    </w:div>
    <w:div w:id="1465273438">
      <w:marLeft w:val="480"/>
      <w:marRight w:val="0"/>
      <w:marTop w:val="0"/>
      <w:marBottom w:val="0"/>
      <w:divBdr>
        <w:top w:val="none" w:sz="0" w:space="0" w:color="auto"/>
        <w:left w:val="none" w:sz="0" w:space="0" w:color="auto"/>
        <w:bottom w:val="none" w:sz="0" w:space="0" w:color="auto"/>
        <w:right w:val="none" w:sz="0" w:space="0" w:color="auto"/>
      </w:divBdr>
    </w:div>
    <w:div w:id="1467157938">
      <w:bodyDiv w:val="1"/>
      <w:marLeft w:val="0"/>
      <w:marRight w:val="0"/>
      <w:marTop w:val="0"/>
      <w:marBottom w:val="0"/>
      <w:divBdr>
        <w:top w:val="none" w:sz="0" w:space="0" w:color="auto"/>
        <w:left w:val="none" w:sz="0" w:space="0" w:color="auto"/>
        <w:bottom w:val="none" w:sz="0" w:space="0" w:color="auto"/>
        <w:right w:val="none" w:sz="0" w:space="0" w:color="auto"/>
      </w:divBdr>
      <w:divsChild>
        <w:div w:id="1488739539">
          <w:marLeft w:val="640"/>
          <w:marRight w:val="0"/>
          <w:marTop w:val="0"/>
          <w:marBottom w:val="0"/>
          <w:divBdr>
            <w:top w:val="none" w:sz="0" w:space="0" w:color="auto"/>
            <w:left w:val="none" w:sz="0" w:space="0" w:color="auto"/>
            <w:bottom w:val="none" w:sz="0" w:space="0" w:color="auto"/>
            <w:right w:val="none" w:sz="0" w:space="0" w:color="auto"/>
          </w:divBdr>
        </w:div>
        <w:div w:id="1095983383">
          <w:marLeft w:val="640"/>
          <w:marRight w:val="0"/>
          <w:marTop w:val="0"/>
          <w:marBottom w:val="0"/>
          <w:divBdr>
            <w:top w:val="none" w:sz="0" w:space="0" w:color="auto"/>
            <w:left w:val="none" w:sz="0" w:space="0" w:color="auto"/>
            <w:bottom w:val="none" w:sz="0" w:space="0" w:color="auto"/>
            <w:right w:val="none" w:sz="0" w:space="0" w:color="auto"/>
          </w:divBdr>
        </w:div>
        <w:div w:id="1281448392">
          <w:marLeft w:val="640"/>
          <w:marRight w:val="0"/>
          <w:marTop w:val="0"/>
          <w:marBottom w:val="0"/>
          <w:divBdr>
            <w:top w:val="none" w:sz="0" w:space="0" w:color="auto"/>
            <w:left w:val="none" w:sz="0" w:space="0" w:color="auto"/>
            <w:bottom w:val="none" w:sz="0" w:space="0" w:color="auto"/>
            <w:right w:val="none" w:sz="0" w:space="0" w:color="auto"/>
          </w:divBdr>
        </w:div>
        <w:div w:id="661663992">
          <w:marLeft w:val="640"/>
          <w:marRight w:val="0"/>
          <w:marTop w:val="0"/>
          <w:marBottom w:val="0"/>
          <w:divBdr>
            <w:top w:val="none" w:sz="0" w:space="0" w:color="auto"/>
            <w:left w:val="none" w:sz="0" w:space="0" w:color="auto"/>
            <w:bottom w:val="none" w:sz="0" w:space="0" w:color="auto"/>
            <w:right w:val="none" w:sz="0" w:space="0" w:color="auto"/>
          </w:divBdr>
        </w:div>
        <w:div w:id="1661621229">
          <w:marLeft w:val="640"/>
          <w:marRight w:val="0"/>
          <w:marTop w:val="0"/>
          <w:marBottom w:val="0"/>
          <w:divBdr>
            <w:top w:val="none" w:sz="0" w:space="0" w:color="auto"/>
            <w:left w:val="none" w:sz="0" w:space="0" w:color="auto"/>
            <w:bottom w:val="none" w:sz="0" w:space="0" w:color="auto"/>
            <w:right w:val="none" w:sz="0" w:space="0" w:color="auto"/>
          </w:divBdr>
        </w:div>
        <w:div w:id="789083468">
          <w:marLeft w:val="640"/>
          <w:marRight w:val="0"/>
          <w:marTop w:val="0"/>
          <w:marBottom w:val="0"/>
          <w:divBdr>
            <w:top w:val="none" w:sz="0" w:space="0" w:color="auto"/>
            <w:left w:val="none" w:sz="0" w:space="0" w:color="auto"/>
            <w:bottom w:val="none" w:sz="0" w:space="0" w:color="auto"/>
            <w:right w:val="none" w:sz="0" w:space="0" w:color="auto"/>
          </w:divBdr>
        </w:div>
        <w:div w:id="1812818596">
          <w:marLeft w:val="640"/>
          <w:marRight w:val="0"/>
          <w:marTop w:val="0"/>
          <w:marBottom w:val="0"/>
          <w:divBdr>
            <w:top w:val="none" w:sz="0" w:space="0" w:color="auto"/>
            <w:left w:val="none" w:sz="0" w:space="0" w:color="auto"/>
            <w:bottom w:val="none" w:sz="0" w:space="0" w:color="auto"/>
            <w:right w:val="none" w:sz="0" w:space="0" w:color="auto"/>
          </w:divBdr>
        </w:div>
        <w:div w:id="73549524">
          <w:marLeft w:val="640"/>
          <w:marRight w:val="0"/>
          <w:marTop w:val="0"/>
          <w:marBottom w:val="0"/>
          <w:divBdr>
            <w:top w:val="none" w:sz="0" w:space="0" w:color="auto"/>
            <w:left w:val="none" w:sz="0" w:space="0" w:color="auto"/>
            <w:bottom w:val="none" w:sz="0" w:space="0" w:color="auto"/>
            <w:right w:val="none" w:sz="0" w:space="0" w:color="auto"/>
          </w:divBdr>
        </w:div>
        <w:div w:id="724572943">
          <w:marLeft w:val="640"/>
          <w:marRight w:val="0"/>
          <w:marTop w:val="0"/>
          <w:marBottom w:val="0"/>
          <w:divBdr>
            <w:top w:val="none" w:sz="0" w:space="0" w:color="auto"/>
            <w:left w:val="none" w:sz="0" w:space="0" w:color="auto"/>
            <w:bottom w:val="none" w:sz="0" w:space="0" w:color="auto"/>
            <w:right w:val="none" w:sz="0" w:space="0" w:color="auto"/>
          </w:divBdr>
        </w:div>
        <w:div w:id="1379163511">
          <w:marLeft w:val="640"/>
          <w:marRight w:val="0"/>
          <w:marTop w:val="0"/>
          <w:marBottom w:val="0"/>
          <w:divBdr>
            <w:top w:val="none" w:sz="0" w:space="0" w:color="auto"/>
            <w:left w:val="none" w:sz="0" w:space="0" w:color="auto"/>
            <w:bottom w:val="none" w:sz="0" w:space="0" w:color="auto"/>
            <w:right w:val="none" w:sz="0" w:space="0" w:color="auto"/>
          </w:divBdr>
        </w:div>
        <w:div w:id="1832602161">
          <w:marLeft w:val="640"/>
          <w:marRight w:val="0"/>
          <w:marTop w:val="0"/>
          <w:marBottom w:val="0"/>
          <w:divBdr>
            <w:top w:val="none" w:sz="0" w:space="0" w:color="auto"/>
            <w:left w:val="none" w:sz="0" w:space="0" w:color="auto"/>
            <w:bottom w:val="none" w:sz="0" w:space="0" w:color="auto"/>
            <w:right w:val="none" w:sz="0" w:space="0" w:color="auto"/>
          </w:divBdr>
        </w:div>
        <w:div w:id="198318371">
          <w:marLeft w:val="640"/>
          <w:marRight w:val="0"/>
          <w:marTop w:val="0"/>
          <w:marBottom w:val="0"/>
          <w:divBdr>
            <w:top w:val="none" w:sz="0" w:space="0" w:color="auto"/>
            <w:left w:val="none" w:sz="0" w:space="0" w:color="auto"/>
            <w:bottom w:val="none" w:sz="0" w:space="0" w:color="auto"/>
            <w:right w:val="none" w:sz="0" w:space="0" w:color="auto"/>
          </w:divBdr>
        </w:div>
        <w:div w:id="1860464641">
          <w:marLeft w:val="640"/>
          <w:marRight w:val="0"/>
          <w:marTop w:val="0"/>
          <w:marBottom w:val="0"/>
          <w:divBdr>
            <w:top w:val="none" w:sz="0" w:space="0" w:color="auto"/>
            <w:left w:val="none" w:sz="0" w:space="0" w:color="auto"/>
            <w:bottom w:val="none" w:sz="0" w:space="0" w:color="auto"/>
            <w:right w:val="none" w:sz="0" w:space="0" w:color="auto"/>
          </w:divBdr>
        </w:div>
        <w:div w:id="449126794">
          <w:marLeft w:val="640"/>
          <w:marRight w:val="0"/>
          <w:marTop w:val="0"/>
          <w:marBottom w:val="0"/>
          <w:divBdr>
            <w:top w:val="none" w:sz="0" w:space="0" w:color="auto"/>
            <w:left w:val="none" w:sz="0" w:space="0" w:color="auto"/>
            <w:bottom w:val="none" w:sz="0" w:space="0" w:color="auto"/>
            <w:right w:val="none" w:sz="0" w:space="0" w:color="auto"/>
          </w:divBdr>
        </w:div>
        <w:div w:id="1154100497">
          <w:marLeft w:val="640"/>
          <w:marRight w:val="0"/>
          <w:marTop w:val="0"/>
          <w:marBottom w:val="0"/>
          <w:divBdr>
            <w:top w:val="none" w:sz="0" w:space="0" w:color="auto"/>
            <w:left w:val="none" w:sz="0" w:space="0" w:color="auto"/>
            <w:bottom w:val="none" w:sz="0" w:space="0" w:color="auto"/>
            <w:right w:val="none" w:sz="0" w:space="0" w:color="auto"/>
          </w:divBdr>
        </w:div>
        <w:div w:id="1321931035">
          <w:marLeft w:val="640"/>
          <w:marRight w:val="0"/>
          <w:marTop w:val="0"/>
          <w:marBottom w:val="0"/>
          <w:divBdr>
            <w:top w:val="none" w:sz="0" w:space="0" w:color="auto"/>
            <w:left w:val="none" w:sz="0" w:space="0" w:color="auto"/>
            <w:bottom w:val="none" w:sz="0" w:space="0" w:color="auto"/>
            <w:right w:val="none" w:sz="0" w:space="0" w:color="auto"/>
          </w:divBdr>
        </w:div>
        <w:div w:id="418599741">
          <w:marLeft w:val="640"/>
          <w:marRight w:val="0"/>
          <w:marTop w:val="0"/>
          <w:marBottom w:val="0"/>
          <w:divBdr>
            <w:top w:val="none" w:sz="0" w:space="0" w:color="auto"/>
            <w:left w:val="none" w:sz="0" w:space="0" w:color="auto"/>
            <w:bottom w:val="none" w:sz="0" w:space="0" w:color="auto"/>
            <w:right w:val="none" w:sz="0" w:space="0" w:color="auto"/>
          </w:divBdr>
        </w:div>
        <w:div w:id="2086027644">
          <w:marLeft w:val="640"/>
          <w:marRight w:val="0"/>
          <w:marTop w:val="0"/>
          <w:marBottom w:val="0"/>
          <w:divBdr>
            <w:top w:val="none" w:sz="0" w:space="0" w:color="auto"/>
            <w:left w:val="none" w:sz="0" w:space="0" w:color="auto"/>
            <w:bottom w:val="none" w:sz="0" w:space="0" w:color="auto"/>
            <w:right w:val="none" w:sz="0" w:space="0" w:color="auto"/>
          </w:divBdr>
        </w:div>
        <w:div w:id="1085299588">
          <w:marLeft w:val="640"/>
          <w:marRight w:val="0"/>
          <w:marTop w:val="0"/>
          <w:marBottom w:val="0"/>
          <w:divBdr>
            <w:top w:val="none" w:sz="0" w:space="0" w:color="auto"/>
            <w:left w:val="none" w:sz="0" w:space="0" w:color="auto"/>
            <w:bottom w:val="none" w:sz="0" w:space="0" w:color="auto"/>
            <w:right w:val="none" w:sz="0" w:space="0" w:color="auto"/>
          </w:divBdr>
        </w:div>
        <w:div w:id="751394816">
          <w:marLeft w:val="640"/>
          <w:marRight w:val="0"/>
          <w:marTop w:val="0"/>
          <w:marBottom w:val="0"/>
          <w:divBdr>
            <w:top w:val="none" w:sz="0" w:space="0" w:color="auto"/>
            <w:left w:val="none" w:sz="0" w:space="0" w:color="auto"/>
            <w:bottom w:val="none" w:sz="0" w:space="0" w:color="auto"/>
            <w:right w:val="none" w:sz="0" w:space="0" w:color="auto"/>
          </w:divBdr>
        </w:div>
        <w:div w:id="1274441002">
          <w:marLeft w:val="640"/>
          <w:marRight w:val="0"/>
          <w:marTop w:val="0"/>
          <w:marBottom w:val="0"/>
          <w:divBdr>
            <w:top w:val="none" w:sz="0" w:space="0" w:color="auto"/>
            <w:left w:val="none" w:sz="0" w:space="0" w:color="auto"/>
            <w:bottom w:val="none" w:sz="0" w:space="0" w:color="auto"/>
            <w:right w:val="none" w:sz="0" w:space="0" w:color="auto"/>
          </w:divBdr>
        </w:div>
        <w:div w:id="173500148">
          <w:marLeft w:val="640"/>
          <w:marRight w:val="0"/>
          <w:marTop w:val="0"/>
          <w:marBottom w:val="0"/>
          <w:divBdr>
            <w:top w:val="none" w:sz="0" w:space="0" w:color="auto"/>
            <w:left w:val="none" w:sz="0" w:space="0" w:color="auto"/>
            <w:bottom w:val="none" w:sz="0" w:space="0" w:color="auto"/>
            <w:right w:val="none" w:sz="0" w:space="0" w:color="auto"/>
          </w:divBdr>
        </w:div>
        <w:div w:id="333075871">
          <w:marLeft w:val="640"/>
          <w:marRight w:val="0"/>
          <w:marTop w:val="0"/>
          <w:marBottom w:val="0"/>
          <w:divBdr>
            <w:top w:val="none" w:sz="0" w:space="0" w:color="auto"/>
            <w:left w:val="none" w:sz="0" w:space="0" w:color="auto"/>
            <w:bottom w:val="none" w:sz="0" w:space="0" w:color="auto"/>
            <w:right w:val="none" w:sz="0" w:space="0" w:color="auto"/>
          </w:divBdr>
        </w:div>
        <w:div w:id="534663093">
          <w:marLeft w:val="640"/>
          <w:marRight w:val="0"/>
          <w:marTop w:val="0"/>
          <w:marBottom w:val="0"/>
          <w:divBdr>
            <w:top w:val="none" w:sz="0" w:space="0" w:color="auto"/>
            <w:left w:val="none" w:sz="0" w:space="0" w:color="auto"/>
            <w:bottom w:val="none" w:sz="0" w:space="0" w:color="auto"/>
            <w:right w:val="none" w:sz="0" w:space="0" w:color="auto"/>
          </w:divBdr>
        </w:div>
        <w:div w:id="907767951">
          <w:marLeft w:val="640"/>
          <w:marRight w:val="0"/>
          <w:marTop w:val="0"/>
          <w:marBottom w:val="0"/>
          <w:divBdr>
            <w:top w:val="none" w:sz="0" w:space="0" w:color="auto"/>
            <w:left w:val="none" w:sz="0" w:space="0" w:color="auto"/>
            <w:bottom w:val="none" w:sz="0" w:space="0" w:color="auto"/>
            <w:right w:val="none" w:sz="0" w:space="0" w:color="auto"/>
          </w:divBdr>
        </w:div>
        <w:div w:id="764694499">
          <w:marLeft w:val="640"/>
          <w:marRight w:val="0"/>
          <w:marTop w:val="0"/>
          <w:marBottom w:val="0"/>
          <w:divBdr>
            <w:top w:val="none" w:sz="0" w:space="0" w:color="auto"/>
            <w:left w:val="none" w:sz="0" w:space="0" w:color="auto"/>
            <w:bottom w:val="none" w:sz="0" w:space="0" w:color="auto"/>
            <w:right w:val="none" w:sz="0" w:space="0" w:color="auto"/>
          </w:divBdr>
        </w:div>
        <w:div w:id="1462336949">
          <w:marLeft w:val="640"/>
          <w:marRight w:val="0"/>
          <w:marTop w:val="0"/>
          <w:marBottom w:val="0"/>
          <w:divBdr>
            <w:top w:val="none" w:sz="0" w:space="0" w:color="auto"/>
            <w:left w:val="none" w:sz="0" w:space="0" w:color="auto"/>
            <w:bottom w:val="none" w:sz="0" w:space="0" w:color="auto"/>
            <w:right w:val="none" w:sz="0" w:space="0" w:color="auto"/>
          </w:divBdr>
        </w:div>
        <w:div w:id="1111556690">
          <w:marLeft w:val="640"/>
          <w:marRight w:val="0"/>
          <w:marTop w:val="0"/>
          <w:marBottom w:val="0"/>
          <w:divBdr>
            <w:top w:val="none" w:sz="0" w:space="0" w:color="auto"/>
            <w:left w:val="none" w:sz="0" w:space="0" w:color="auto"/>
            <w:bottom w:val="none" w:sz="0" w:space="0" w:color="auto"/>
            <w:right w:val="none" w:sz="0" w:space="0" w:color="auto"/>
          </w:divBdr>
        </w:div>
        <w:div w:id="1590311474">
          <w:marLeft w:val="640"/>
          <w:marRight w:val="0"/>
          <w:marTop w:val="0"/>
          <w:marBottom w:val="0"/>
          <w:divBdr>
            <w:top w:val="none" w:sz="0" w:space="0" w:color="auto"/>
            <w:left w:val="none" w:sz="0" w:space="0" w:color="auto"/>
            <w:bottom w:val="none" w:sz="0" w:space="0" w:color="auto"/>
            <w:right w:val="none" w:sz="0" w:space="0" w:color="auto"/>
          </w:divBdr>
        </w:div>
        <w:div w:id="1967539152">
          <w:marLeft w:val="640"/>
          <w:marRight w:val="0"/>
          <w:marTop w:val="0"/>
          <w:marBottom w:val="0"/>
          <w:divBdr>
            <w:top w:val="none" w:sz="0" w:space="0" w:color="auto"/>
            <w:left w:val="none" w:sz="0" w:space="0" w:color="auto"/>
            <w:bottom w:val="none" w:sz="0" w:space="0" w:color="auto"/>
            <w:right w:val="none" w:sz="0" w:space="0" w:color="auto"/>
          </w:divBdr>
        </w:div>
        <w:div w:id="1508712780">
          <w:marLeft w:val="640"/>
          <w:marRight w:val="0"/>
          <w:marTop w:val="0"/>
          <w:marBottom w:val="0"/>
          <w:divBdr>
            <w:top w:val="none" w:sz="0" w:space="0" w:color="auto"/>
            <w:left w:val="none" w:sz="0" w:space="0" w:color="auto"/>
            <w:bottom w:val="none" w:sz="0" w:space="0" w:color="auto"/>
            <w:right w:val="none" w:sz="0" w:space="0" w:color="auto"/>
          </w:divBdr>
        </w:div>
        <w:div w:id="1434281038">
          <w:marLeft w:val="640"/>
          <w:marRight w:val="0"/>
          <w:marTop w:val="0"/>
          <w:marBottom w:val="0"/>
          <w:divBdr>
            <w:top w:val="none" w:sz="0" w:space="0" w:color="auto"/>
            <w:left w:val="none" w:sz="0" w:space="0" w:color="auto"/>
            <w:bottom w:val="none" w:sz="0" w:space="0" w:color="auto"/>
            <w:right w:val="none" w:sz="0" w:space="0" w:color="auto"/>
          </w:divBdr>
        </w:div>
        <w:div w:id="500245073">
          <w:marLeft w:val="640"/>
          <w:marRight w:val="0"/>
          <w:marTop w:val="0"/>
          <w:marBottom w:val="0"/>
          <w:divBdr>
            <w:top w:val="none" w:sz="0" w:space="0" w:color="auto"/>
            <w:left w:val="none" w:sz="0" w:space="0" w:color="auto"/>
            <w:bottom w:val="none" w:sz="0" w:space="0" w:color="auto"/>
            <w:right w:val="none" w:sz="0" w:space="0" w:color="auto"/>
          </w:divBdr>
        </w:div>
        <w:div w:id="1817645473">
          <w:marLeft w:val="640"/>
          <w:marRight w:val="0"/>
          <w:marTop w:val="0"/>
          <w:marBottom w:val="0"/>
          <w:divBdr>
            <w:top w:val="none" w:sz="0" w:space="0" w:color="auto"/>
            <w:left w:val="none" w:sz="0" w:space="0" w:color="auto"/>
            <w:bottom w:val="none" w:sz="0" w:space="0" w:color="auto"/>
            <w:right w:val="none" w:sz="0" w:space="0" w:color="auto"/>
          </w:divBdr>
        </w:div>
        <w:div w:id="410004757">
          <w:marLeft w:val="640"/>
          <w:marRight w:val="0"/>
          <w:marTop w:val="0"/>
          <w:marBottom w:val="0"/>
          <w:divBdr>
            <w:top w:val="none" w:sz="0" w:space="0" w:color="auto"/>
            <w:left w:val="none" w:sz="0" w:space="0" w:color="auto"/>
            <w:bottom w:val="none" w:sz="0" w:space="0" w:color="auto"/>
            <w:right w:val="none" w:sz="0" w:space="0" w:color="auto"/>
          </w:divBdr>
        </w:div>
        <w:div w:id="1527206846">
          <w:marLeft w:val="640"/>
          <w:marRight w:val="0"/>
          <w:marTop w:val="0"/>
          <w:marBottom w:val="0"/>
          <w:divBdr>
            <w:top w:val="none" w:sz="0" w:space="0" w:color="auto"/>
            <w:left w:val="none" w:sz="0" w:space="0" w:color="auto"/>
            <w:bottom w:val="none" w:sz="0" w:space="0" w:color="auto"/>
            <w:right w:val="none" w:sz="0" w:space="0" w:color="auto"/>
          </w:divBdr>
        </w:div>
        <w:div w:id="488835443">
          <w:marLeft w:val="640"/>
          <w:marRight w:val="0"/>
          <w:marTop w:val="0"/>
          <w:marBottom w:val="0"/>
          <w:divBdr>
            <w:top w:val="none" w:sz="0" w:space="0" w:color="auto"/>
            <w:left w:val="none" w:sz="0" w:space="0" w:color="auto"/>
            <w:bottom w:val="none" w:sz="0" w:space="0" w:color="auto"/>
            <w:right w:val="none" w:sz="0" w:space="0" w:color="auto"/>
          </w:divBdr>
        </w:div>
        <w:div w:id="1887526013">
          <w:marLeft w:val="640"/>
          <w:marRight w:val="0"/>
          <w:marTop w:val="0"/>
          <w:marBottom w:val="0"/>
          <w:divBdr>
            <w:top w:val="none" w:sz="0" w:space="0" w:color="auto"/>
            <w:left w:val="none" w:sz="0" w:space="0" w:color="auto"/>
            <w:bottom w:val="none" w:sz="0" w:space="0" w:color="auto"/>
            <w:right w:val="none" w:sz="0" w:space="0" w:color="auto"/>
          </w:divBdr>
        </w:div>
        <w:div w:id="1136604406">
          <w:marLeft w:val="640"/>
          <w:marRight w:val="0"/>
          <w:marTop w:val="0"/>
          <w:marBottom w:val="0"/>
          <w:divBdr>
            <w:top w:val="none" w:sz="0" w:space="0" w:color="auto"/>
            <w:left w:val="none" w:sz="0" w:space="0" w:color="auto"/>
            <w:bottom w:val="none" w:sz="0" w:space="0" w:color="auto"/>
            <w:right w:val="none" w:sz="0" w:space="0" w:color="auto"/>
          </w:divBdr>
        </w:div>
        <w:div w:id="663750310">
          <w:marLeft w:val="640"/>
          <w:marRight w:val="0"/>
          <w:marTop w:val="0"/>
          <w:marBottom w:val="0"/>
          <w:divBdr>
            <w:top w:val="none" w:sz="0" w:space="0" w:color="auto"/>
            <w:left w:val="none" w:sz="0" w:space="0" w:color="auto"/>
            <w:bottom w:val="none" w:sz="0" w:space="0" w:color="auto"/>
            <w:right w:val="none" w:sz="0" w:space="0" w:color="auto"/>
          </w:divBdr>
        </w:div>
        <w:div w:id="1438257709">
          <w:marLeft w:val="640"/>
          <w:marRight w:val="0"/>
          <w:marTop w:val="0"/>
          <w:marBottom w:val="0"/>
          <w:divBdr>
            <w:top w:val="none" w:sz="0" w:space="0" w:color="auto"/>
            <w:left w:val="none" w:sz="0" w:space="0" w:color="auto"/>
            <w:bottom w:val="none" w:sz="0" w:space="0" w:color="auto"/>
            <w:right w:val="none" w:sz="0" w:space="0" w:color="auto"/>
          </w:divBdr>
        </w:div>
        <w:div w:id="32388695">
          <w:marLeft w:val="640"/>
          <w:marRight w:val="0"/>
          <w:marTop w:val="0"/>
          <w:marBottom w:val="0"/>
          <w:divBdr>
            <w:top w:val="none" w:sz="0" w:space="0" w:color="auto"/>
            <w:left w:val="none" w:sz="0" w:space="0" w:color="auto"/>
            <w:bottom w:val="none" w:sz="0" w:space="0" w:color="auto"/>
            <w:right w:val="none" w:sz="0" w:space="0" w:color="auto"/>
          </w:divBdr>
        </w:div>
        <w:div w:id="403065235">
          <w:marLeft w:val="640"/>
          <w:marRight w:val="0"/>
          <w:marTop w:val="0"/>
          <w:marBottom w:val="0"/>
          <w:divBdr>
            <w:top w:val="none" w:sz="0" w:space="0" w:color="auto"/>
            <w:left w:val="none" w:sz="0" w:space="0" w:color="auto"/>
            <w:bottom w:val="none" w:sz="0" w:space="0" w:color="auto"/>
            <w:right w:val="none" w:sz="0" w:space="0" w:color="auto"/>
          </w:divBdr>
        </w:div>
        <w:div w:id="1205482983">
          <w:marLeft w:val="640"/>
          <w:marRight w:val="0"/>
          <w:marTop w:val="0"/>
          <w:marBottom w:val="0"/>
          <w:divBdr>
            <w:top w:val="none" w:sz="0" w:space="0" w:color="auto"/>
            <w:left w:val="none" w:sz="0" w:space="0" w:color="auto"/>
            <w:bottom w:val="none" w:sz="0" w:space="0" w:color="auto"/>
            <w:right w:val="none" w:sz="0" w:space="0" w:color="auto"/>
          </w:divBdr>
        </w:div>
        <w:div w:id="1981839804">
          <w:marLeft w:val="640"/>
          <w:marRight w:val="0"/>
          <w:marTop w:val="0"/>
          <w:marBottom w:val="0"/>
          <w:divBdr>
            <w:top w:val="none" w:sz="0" w:space="0" w:color="auto"/>
            <w:left w:val="none" w:sz="0" w:space="0" w:color="auto"/>
            <w:bottom w:val="none" w:sz="0" w:space="0" w:color="auto"/>
            <w:right w:val="none" w:sz="0" w:space="0" w:color="auto"/>
          </w:divBdr>
        </w:div>
        <w:div w:id="900560215">
          <w:marLeft w:val="640"/>
          <w:marRight w:val="0"/>
          <w:marTop w:val="0"/>
          <w:marBottom w:val="0"/>
          <w:divBdr>
            <w:top w:val="none" w:sz="0" w:space="0" w:color="auto"/>
            <w:left w:val="none" w:sz="0" w:space="0" w:color="auto"/>
            <w:bottom w:val="none" w:sz="0" w:space="0" w:color="auto"/>
            <w:right w:val="none" w:sz="0" w:space="0" w:color="auto"/>
          </w:divBdr>
        </w:div>
        <w:div w:id="405735432">
          <w:marLeft w:val="640"/>
          <w:marRight w:val="0"/>
          <w:marTop w:val="0"/>
          <w:marBottom w:val="0"/>
          <w:divBdr>
            <w:top w:val="none" w:sz="0" w:space="0" w:color="auto"/>
            <w:left w:val="none" w:sz="0" w:space="0" w:color="auto"/>
            <w:bottom w:val="none" w:sz="0" w:space="0" w:color="auto"/>
            <w:right w:val="none" w:sz="0" w:space="0" w:color="auto"/>
          </w:divBdr>
        </w:div>
        <w:div w:id="1159232227">
          <w:marLeft w:val="640"/>
          <w:marRight w:val="0"/>
          <w:marTop w:val="0"/>
          <w:marBottom w:val="0"/>
          <w:divBdr>
            <w:top w:val="none" w:sz="0" w:space="0" w:color="auto"/>
            <w:left w:val="none" w:sz="0" w:space="0" w:color="auto"/>
            <w:bottom w:val="none" w:sz="0" w:space="0" w:color="auto"/>
            <w:right w:val="none" w:sz="0" w:space="0" w:color="auto"/>
          </w:divBdr>
        </w:div>
        <w:div w:id="1782726874">
          <w:marLeft w:val="640"/>
          <w:marRight w:val="0"/>
          <w:marTop w:val="0"/>
          <w:marBottom w:val="0"/>
          <w:divBdr>
            <w:top w:val="none" w:sz="0" w:space="0" w:color="auto"/>
            <w:left w:val="none" w:sz="0" w:space="0" w:color="auto"/>
            <w:bottom w:val="none" w:sz="0" w:space="0" w:color="auto"/>
            <w:right w:val="none" w:sz="0" w:space="0" w:color="auto"/>
          </w:divBdr>
        </w:div>
        <w:div w:id="818960441">
          <w:marLeft w:val="640"/>
          <w:marRight w:val="0"/>
          <w:marTop w:val="0"/>
          <w:marBottom w:val="0"/>
          <w:divBdr>
            <w:top w:val="none" w:sz="0" w:space="0" w:color="auto"/>
            <w:left w:val="none" w:sz="0" w:space="0" w:color="auto"/>
            <w:bottom w:val="none" w:sz="0" w:space="0" w:color="auto"/>
            <w:right w:val="none" w:sz="0" w:space="0" w:color="auto"/>
          </w:divBdr>
        </w:div>
        <w:div w:id="1966498533">
          <w:marLeft w:val="640"/>
          <w:marRight w:val="0"/>
          <w:marTop w:val="0"/>
          <w:marBottom w:val="0"/>
          <w:divBdr>
            <w:top w:val="none" w:sz="0" w:space="0" w:color="auto"/>
            <w:left w:val="none" w:sz="0" w:space="0" w:color="auto"/>
            <w:bottom w:val="none" w:sz="0" w:space="0" w:color="auto"/>
            <w:right w:val="none" w:sz="0" w:space="0" w:color="auto"/>
          </w:divBdr>
        </w:div>
        <w:div w:id="249194963">
          <w:marLeft w:val="640"/>
          <w:marRight w:val="0"/>
          <w:marTop w:val="0"/>
          <w:marBottom w:val="0"/>
          <w:divBdr>
            <w:top w:val="none" w:sz="0" w:space="0" w:color="auto"/>
            <w:left w:val="none" w:sz="0" w:space="0" w:color="auto"/>
            <w:bottom w:val="none" w:sz="0" w:space="0" w:color="auto"/>
            <w:right w:val="none" w:sz="0" w:space="0" w:color="auto"/>
          </w:divBdr>
        </w:div>
        <w:div w:id="1801729511">
          <w:marLeft w:val="640"/>
          <w:marRight w:val="0"/>
          <w:marTop w:val="0"/>
          <w:marBottom w:val="0"/>
          <w:divBdr>
            <w:top w:val="none" w:sz="0" w:space="0" w:color="auto"/>
            <w:left w:val="none" w:sz="0" w:space="0" w:color="auto"/>
            <w:bottom w:val="none" w:sz="0" w:space="0" w:color="auto"/>
            <w:right w:val="none" w:sz="0" w:space="0" w:color="auto"/>
          </w:divBdr>
        </w:div>
        <w:div w:id="1774394504">
          <w:marLeft w:val="640"/>
          <w:marRight w:val="0"/>
          <w:marTop w:val="0"/>
          <w:marBottom w:val="0"/>
          <w:divBdr>
            <w:top w:val="none" w:sz="0" w:space="0" w:color="auto"/>
            <w:left w:val="none" w:sz="0" w:space="0" w:color="auto"/>
            <w:bottom w:val="none" w:sz="0" w:space="0" w:color="auto"/>
            <w:right w:val="none" w:sz="0" w:space="0" w:color="auto"/>
          </w:divBdr>
        </w:div>
        <w:div w:id="178012329">
          <w:marLeft w:val="640"/>
          <w:marRight w:val="0"/>
          <w:marTop w:val="0"/>
          <w:marBottom w:val="0"/>
          <w:divBdr>
            <w:top w:val="none" w:sz="0" w:space="0" w:color="auto"/>
            <w:left w:val="none" w:sz="0" w:space="0" w:color="auto"/>
            <w:bottom w:val="none" w:sz="0" w:space="0" w:color="auto"/>
            <w:right w:val="none" w:sz="0" w:space="0" w:color="auto"/>
          </w:divBdr>
        </w:div>
      </w:divsChild>
    </w:div>
    <w:div w:id="1467891468">
      <w:marLeft w:val="640"/>
      <w:marRight w:val="0"/>
      <w:marTop w:val="0"/>
      <w:marBottom w:val="0"/>
      <w:divBdr>
        <w:top w:val="none" w:sz="0" w:space="0" w:color="auto"/>
        <w:left w:val="none" w:sz="0" w:space="0" w:color="auto"/>
        <w:bottom w:val="none" w:sz="0" w:space="0" w:color="auto"/>
        <w:right w:val="none" w:sz="0" w:space="0" w:color="auto"/>
      </w:divBdr>
    </w:div>
    <w:div w:id="1468011606">
      <w:marLeft w:val="480"/>
      <w:marRight w:val="0"/>
      <w:marTop w:val="0"/>
      <w:marBottom w:val="0"/>
      <w:divBdr>
        <w:top w:val="none" w:sz="0" w:space="0" w:color="auto"/>
        <w:left w:val="none" w:sz="0" w:space="0" w:color="auto"/>
        <w:bottom w:val="none" w:sz="0" w:space="0" w:color="auto"/>
        <w:right w:val="none" w:sz="0" w:space="0" w:color="auto"/>
      </w:divBdr>
    </w:div>
    <w:div w:id="1468476049">
      <w:marLeft w:val="480"/>
      <w:marRight w:val="0"/>
      <w:marTop w:val="0"/>
      <w:marBottom w:val="0"/>
      <w:divBdr>
        <w:top w:val="none" w:sz="0" w:space="0" w:color="auto"/>
        <w:left w:val="none" w:sz="0" w:space="0" w:color="auto"/>
        <w:bottom w:val="none" w:sz="0" w:space="0" w:color="auto"/>
        <w:right w:val="none" w:sz="0" w:space="0" w:color="auto"/>
      </w:divBdr>
    </w:div>
    <w:div w:id="1468889481">
      <w:marLeft w:val="480"/>
      <w:marRight w:val="0"/>
      <w:marTop w:val="0"/>
      <w:marBottom w:val="0"/>
      <w:divBdr>
        <w:top w:val="none" w:sz="0" w:space="0" w:color="auto"/>
        <w:left w:val="none" w:sz="0" w:space="0" w:color="auto"/>
        <w:bottom w:val="none" w:sz="0" w:space="0" w:color="auto"/>
        <w:right w:val="none" w:sz="0" w:space="0" w:color="auto"/>
      </w:divBdr>
    </w:div>
    <w:div w:id="1472362859">
      <w:marLeft w:val="480"/>
      <w:marRight w:val="0"/>
      <w:marTop w:val="0"/>
      <w:marBottom w:val="0"/>
      <w:divBdr>
        <w:top w:val="none" w:sz="0" w:space="0" w:color="auto"/>
        <w:left w:val="none" w:sz="0" w:space="0" w:color="auto"/>
        <w:bottom w:val="none" w:sz="0" w:space="0" w:color="auto"/>
        <w:right w:val="none" w:sz="0" w:space="0" w:color="auto"/>
      </w:divBdr>
    </w:div>
    <w:div w:id="1472941966">
      <w:bodyDiv w:val="1"/>
      <w:marLeft w:val="0"/>
      <w:marRight w:val="0"/>
      <w:marTop w:val="0"/>
      <w:marBottom w:val="0"/>
      <w:divBdr>
        <w:top w:val="none" w:sz="0" w:space="0" w:color="auto"/>
        <w:left w:val="none" w:sz="0" w:space="0" w:color="auto"/>
        <w:bottom w:val="none" w:sz="0" w:space="0" w:color="auto"/>
        <w:right w:val="none" w:sz="0" w:space="0" w:color="auto"/>
      </w:divBdr>
    </w:div>
    <w:div w:id="1473061233">
      <w:marLeft w:val="640"/>
      <w:marRight w:val="0"/>
      <w:marTop w:val="0"/>
      <w:marBottom w:val="0"/>
      <w:divBdr>
        <w:top w:val="none" w:sz="0" w:space="0" w:color="auto"/>
        <w:left w:val="none" w:sz="0" w:space="0" w:color="auto"/>
        <w:bottom w:val="none" w:sz="0" w:space="0" w:color="auto"/>
        <w:right w:val="none" w:sz="0" w:space="0" w:color="auto"/>
      </w:divBdr>
    </w:div>
    <w:div w:id="1473522944">
      <w:bodyDiv w:val="1"/>
      <w:marLeft w:val="0"/>
      <w:marRight w:val="0"/>
      <w:marTop w:val="0"/>
      <w:marBottom w:val="0"/>
      <w:divBdr>
        <w:top w:val="none" w:sz="0" w:space="0" w:color="auto"/>
        <w:left w:val="none" w:sz="0" w:space="0" w:color="auto"/>
        <w:bottom w:val="none" w:sz="0" w:space="0" w:color="auto"/>
        <w:right w:val="none" w:sz="0" w:space="0" w:color="auto"/>
      </w:divBdr>
      <w:divsChild>
        <w:div w:id="881016166">
          <w:marLeft w:val="640"/>
          <w:marRight w:val="0"/>
          <w:marTop w:val="0"/>
          <w:marBottom w:val="0"/>
          <w:divBdr>
            <w:top w:val="none" w:sz="0" w:space="0" w:color="auto"/>
            <w:left w:val="none" w:sz="0" w:space="0" w:color="auto"/>
            <w:bottom w:val="none" w:sz="0" w:space="0" w:color="auto"/>
            <w:right w:val="none" w:sz="0" w:space="0" w:color="auto"/>
          </w:divBdr>
        </w:div>
        <w:div w:id="357509789">
          <w:marLeft w:val="640"/>
          <w:marRight w:val="0"/>
          <w:marTop w:val="0"/>
          <w:marBottom w:val="0"/>
          <w:divBdr>
            <w:top w:val="none" w:sz="0" w:space="0" w:color="auto"/>
            <w:left w:val="none" w:sz="0" w:space="0" w:color="auto"/>
            <w:bottom w:val="none" w:sz="0" w:space="0" w:color="auto"/>
            <w:right w:val="none" w:sz="0" w:space="0" w:color="auto"/>
          </w:divBdr>
        </w:div>
        <w:div w:id="691800784">
          <w:marLeft w:val="640"/>
          <w:marRight w:val="0"/>
          <w:marTop w:val="0"/>
          <w:marBottom w:val="0"/>
          <w:divBdr>
            <w:top w:val="none" w:sz="0" w:space="0" w:color="auto"/>
            <w:left w:val="none" w:sz="0" w:space="0" w:color="auto"/>
            <w:bottom w:val="none" w:sz="0" w:space="0" w:color="auto"/>
            <w:right w:val="none" w:sz="0" w:space="0" w:color="auto"/>
          </w:divBdr>
        </w:div>
        <w:div w:id="1648128770">
          <w:marLeft w:val="640"/>
          <w:marRight w:val="0"/>
          <w:marTop w:val="0"/>
          <w:marBottom w:val="0"/>
          <w:divBdr>
            <w:top w:val="none" w:sz="0" w:space="0" w:color="auto"/>
            <w:left w:val="none" w:sz="0" w:space="0" w:color="auto"/>
            <w:bottom w:val="none" w:sz="0" w:space="0" w:color="auto"/>
            <w:right w:val="none" w:sz="0" w:space="0" w:color="auto"/>
          </w:divBdr>
        </w:div>
        <w:div w:id="1757240067">
          <w:marLeft w:val="640"/>
          <w:marRight w:val="0"/>
          <w:marTop w:val="0"/>
          <w:marBottom w:val="0"/>
          <w:divBdr>
            <w:top w:val="none" w:sz="0" w:space="0" w:color="auto"/>
            <w:left w:val="none" w:sz="0" w:space="0" w:color="auto"/>
            <w:bottom w:val="none" w:sz="0" w:space="0" w:color="auto"/>
            <w:right w:val="none" w:sz="0" w:space="0" w:color="auto"/>
          </w:divBdr>
        </w:div>
        <w:div w:id="1047531102">
          <w:marLeft w:val="640"/>
          <w:marRight w:val="0"/>
          <w:marTop w:val="0"/>
          <w:marBottom w:val="0"/>
          <w:divBdr>
            <w:top w:val="none" w:sz="0" w:space="0" w:color="auto"/>
            <w:left w:val="none" w:sz="0" w:space="0" w:color="auto"/>
            <w:bottom w:val="none" w:sz="0" w:space="0" w:color="auto"/>
            <w:right w:val="none" w:sz="0" w:space="0" w:color="auto"/>
          </w:divBdr>
        </w:div>
        <w:div w:id="904142199">
          <w:marLeft w:val="640"/>
          <w:marRight w:val="0"/>
          <w:marTop w:val="0"/>
          <w:marBottom w:val="0"/>
          <w:divBdr>
            <w:top w:val="none" w:sz="0" w:space="0" w:color="auto"/>
            <w:left w:val="none" w:sz="0" w:space="0" w:color="auto"/>
            <w:bottom w:val="none" w:sz="0" w:space="0" w:color="auto"/>
            <w:right w:val="none" w:sz="0" w:space="0" w:color="auto"/>
          </w:divBdr>
        </w:div>
        <w:div w:id="2043899756">
          <w:marLeft w:val="640"/>
          <w:marRight w:val="0"/>
          <w:marTop w:val="0"/>
          <w:marBottom w:val="0"/>
          <w:divBdr>
            <w:top w:val="none" w:sz="0" w:space="0" w:color="auto"/>
            <w:left w:val="none" w:sz="0" w:space="0" w:color="auto"/>
            <w:bottom w:val="none" w:sz="0" w:space="0" w:color="auto"/>
            <w:right w:val="none" w:sz="0" w:space="0" w:color="auto"/>
          </w:divBdr>
        </w:div>
        <w:div w:id="989096430">
          <w:marLeft w:val="640"/>
          <w:marRight w:val="0"/>
          <w:marTop w:val="0"/>
          <w:marBottom w:val="0"/>
          <w:divBdr>
            <w:top w:val="none" w:sz="0" w:space="0" w:color="auto"/>
            <w:left w:val="none" w:sz="0" w:space="0" w:color="auto"/>
            <w:bottom w:val="none" w:sz="0" w:space="0" w:color="auto"/>
            <w:right w:val="none" w:sz="0" w:space="0" w:color="auto"/>
          </w:divBdr>
        </w:div>
        <w:div w:id="1249921822">
          <w:marLeft w:val="640"/>
          <w:marRight w:val="0"/>
          <w:marTop w:val="0"/>
          <w:marBottom w:val="0"/>
          <w:divBdr>
            <w:top w:val="none" w:sz="0" w:space="0" w:color="auto"/>
            <w:left w:val="none" w:sz="0" w:space="0" w:color="auto"/>
            <w:bottom w:val="none" w:sz="0" w:space="0" w:color="auto"/>
            <w:right w:val="none" w:sz="0" w:space="0" w:color="auto"/>
          </w:divBdr>
        </w:div>
        <w:div w:id="1536115734">
          <w:marLeft w:val="640"/>
          <w:marRight w:val="0"/>
          <w:marTop w:val="0"/>
          <w:marBottom w:val="0"/>
          <w:divBdr>
            <w:top w:val="none" w:sz="0" w:space="0" w:color="auto"/>
            <w:left w:val="none" w:sz="0" w:space="0" w:color="auto"/>
            <w:bottom w:val="none" w:sz="0" w:space="0" w:color="auto"/>
            <w:right w:val="none" w:sz="0" w:space="0" w:color="auto"/>
          </w:divBdr>
        </w:div>
        <w:div w:id="1644045645">
          <w:marLeft w:val="640"/>
          <w:marRight w:val="0"/>
          <w:marTop w:val="0"/>
          <w:marBottom w:val="0"/>
          <w:divBdr>
            <w:top w:val="none" w:sz="0" w:space="0" w:color="auto"/>
            <w:left w:val="none" w:sz="0" w:space="0" w:color="auto"/>
            <w:bottom w:val="none" w:sz="0" w:space="0" w:color="auto"/>
            <w:right w:val="none" w:sz="0" w:space="0" w:color="auto"/>
          </w:divBdr>
        </w:div>
        <w:div w:id="1237783055">
          <w:marLeft w:val="640"/>
          <w:marRight w:val="0"/>
          <w:marTop w:val="0"/>
          <w:marBottom w:val="0"/>
          <w:divBdr>
            <w:top w:val="none" w:sz="0" w:space="0" w:color="auto"/>
            <w:left w:val="none" w:sz="0" w:space="0" w:color="auto"/>
            <w:bottom w:val="none" w:sz="0" w:space="0" w:color="auto"/>
            <w:right w:val="none" w:sz="0" w:space="0" w:color="auto"/>
          </w:divBdr>
        </w:div>
        <w:div w:id="320474832">
          <w:marLeft w:val="640"/>
          <w:marRight w:val="0"/>
          <w:marTop w:val="0"/>
          <w:marBottom w:val="0"/>
          <w:divBdr>
            <w:top w:val="none" w:sz="0" w:space="0" w:color="auto"/>
            <w:left w:val="none" w:sz="0" w:space="0" w:color="auto"/>
            <w:bottom w:val="none" w:sz="0" w:space="0" w:color="auto"/>
            <w:right w:val="none" w:sz="0" w:space="0" w:color="auto"/>
          </w:divBdr>
        </w:div>
        <w:div w:id="1898661227">
          <w:marLeft w:val="640"/>
          <w:marRight w:val="0"/>
          <w:marTop w:val="0"/>
          <w:marBottom w:val="0"/>
          <w:divBdr>
            <w:top w:val="none" w:sz="0" w:space="0" w:color="auto"/>
            <w:left w:val="none" w:sz="0" w:space="0" w:color="auto"/>
            <w:bottom w:val="none" w:sz="0" w:space="0" w:color="auto"/>
            <w:right w:val="none" w:sz="0" w:space="0" w:color="auto"/>
          </w:divBdr>
        </w:div>
        <w:div w:id="40329125">
          <w:marLeft w:val="640"/>
          <w:marRight w:val="0"/>
          <w:marTop w:val="0"/>
          <w:marBottom w:val="0"/>
          <w:divBdr>
            <w:top w:val="none" w:sz="0" w:space="0" w:color="auto"/>
            <w:left w:val="none" w:sz="0" w:space="0" w:color="auto"/>
            <w:bottom w:val="none" w:sz="0" w:space="0" w:color="auto"/>
            <w:right w:val="none" w:sz="0" w:space="0" w:color="auto"/>
          </w:divBdr>
        </w:div>
        <w:div w:id="1576353054">
          <w:marLeft w:val="640"/>
          <w:marRight w:val="0"/>
          <w:marTop w:val="0"/>
          <w:marBottom w:val="0"/>
          <w:divBdr>
            <w:top w:val="none" w:sz="0" w:space="0" w:color="auto"/>
            <w:left w:val="none" w:sz="0" w:space="0" w:color="auto"/>
            <w:bottom w:val="none" w:sz="0" w:space="0" w:color="auto"/>
            <w:right w:val="none" w:sz="0" w:space="0" w:color="auto"/>
          </w:divBdr>
        </w:div>
        <w:div w:id="372927696">
          <w:marLeft w:val="640"/>
          <w:marRight w:val="0"/>
          <w:marTop w:val="0"/>
          <w:marBottom w:val="0"/>
          <w:divBdr>
            <w:top w:val="none" w:sz="0" w:space="0" w:color="auto"/>
            <w:left w:val="none" w:sz="0" w:space="0" w:color="auto"/>
            <w:bottom w:val="none" w:sz="0" w:space="0" w:color="auto"/>
            <w:right w:val="none" w:sz="0" w:space="0" w:color="auto"/>
          </w:divBdr>
        </w:div>
        <w:div w:id="1430201719">
          <w:marLeft w:val="640"/>
          <w:marRight w:val="0"/>
          <w:marTop w:val="0"/>
          <w:marBottom w:val="0"/>
          <w:divBdr>
            <w:top w:val="none" w:sz="0" w:space="0" w:color="auto"/>
            <w:left w:val="none" w:sz="0" w:space="0" w:color="auto"/>
            <w:bottom w:val="none" w:sz="0" w:space="0" w:color="auto"/>
            <w:right w:val="none" w:sz="0" w:space="0" w:color="auto"/>
          </w:divBdr>
        </w:div>
        <w:div w:id="1301302338">
          <w:marLeft w:val="640"/>
          <w:marRight w:val="0"/>
          <w:marTop w:val="0"/>
          <w:marBottom w:val="0"/>
          <w:divBdr>
            <w:top w:val="none" w:sz="0" w:space="0" w:color="auto"/>
            <w:left w:val="none" w:sz="0" w:space="0" w:color="auto"/>
            <w:bottom w:val="none" w:sz="0" w:space="0" w:color="auto"/>
            <w:right w:val="none" w:sz="0" w:space="0" w:color="auto"/>
          </w:divBdr>
        </w:div>
        <w:div w:id="627204401">
          <w:marLeft w:val="640"/>
          <w:marRight w:val="0"/>
          <w:marTop w:val="0"/>
          <w:marBottom w:val="0"/>
          <w:divBdr>
            <w:top w:val="none" w:sz="0" w:space="0" w:color="auto"/>
            <w:left w:val="none" w:sz="0" w:space="0" w:color="auto"/>
            <w:bottom w:val="none" w:sz="0" w:space="0" w:color="auto"/>
            <w:right w:val="none" w:sz="0" w:space="0" w:color="auto"/>
          </w:divBdr>
        </w:div>
        <w:div w:id="991719806">
          <w:marLeft w:val="640"/>
          <w:marRight w:val="0"/>
          <w:marTop w:val="0"/>
          <w:marBottom w:val="0"/>
          <w:divBdr>
            <w:top w:val="none" w:sz="0" w:space="0" w:color="auto"/>
            <w:left w:val="none" w:sz="0" w:space="0" w:color="auto"/>
            <w:bottom w:val="none" w:sz="0" w:space="0" w:color="auto"/>
            <w:right w:val="none" w:sz="0" w:space="0" w:color="auto"/>
          </w:divBdr>
        </w:div>
        <w:div w:id="1734814069">
          <w:marLeft w:val="640"/>
          <w:marRight w:val="0"/>
          <w:marTop w:val="0"/>
          <w:marBottom w:val="0"/>
          <w:divBdr>
            <w:top w:val="none" w:sz="0" w:space="0" w:color="auto"/>
            <w:left w:val="none" w:sz="0" w:space="0" w:color="auto"/>
            <w:bottom w:val="none" w:sz="0" w:space="0" w:color="auto"/>
            <w:right w:val="none" w:sz="0" w:space="0" w:color="auto"/>
          </w:divBdr>
        </w:div>
        <w:div w:id="1528178609">
          <w:marLeft w:val="640"/>
          <w:marRight w:val="0"/>
          <w:marTop w:val="0"/>
          <w:marBottom w:val="0"/>
          <w:divBdr>
            <w:top w:val="none" w:sz="0" w:space="0" w:color="auto"/>
            <w:left w:val="none" w:sz="0" w:space="0" w:color="auto"/>
            <w:bottom w:val="none" w:sz="0" w:space="0" w:color="auto"/>
            <w:right w:val="none" w:sz="0" w:space="0" w:color="auto"/>
          </w:divBdr>
        </w:div>
        <w:div w:id="1202128902">
          <w:marLeft w:val="640"/>
          <w:marRight w:val="0"/>
          <w:marTop w:val="0"/>
          <w:marBottom w:val="0"/>
          <w:divBdr>
            <w:top w:val="none" w:sz="0" w:space="0" w:color="auto"/>
            <w:left w:val="none" w:sz="0" w:space="0" w:color="auto"/>
            <w:bottom w:val="none" w:sz="0" w:space="0" w:color="auto"/>
            <w:right w:val="none" w:sz="0" w:space="0" w:color="auto"/>
          </w:divBdr>
        </w:div>
        <w:div w:id="809829152">
          <w:marLeft w:val="640"/>
          <w:marRight w:val="0"/>
          <w:marTop w:val="0"/>
          <w:marBottom w:val="0"/>
          <w:divBdr>
            <w:top w:val="none" w:sz="0" w:space="0" w:color="auto"/>
            <w:left w:val="none" w:sz="0" w:space="0" w:color="auto"/>
            <w:bottom w:val="none" w:sz="0" w:space="0" w:color="auto"/>
            <w:right w:val="none" w:sz="0" w:space="0" w:color="auto"/>
          </w:divBdr>
        </w:div>
        <w:div w:id="1073233109">
          <w:marLeft w:val="640"/>
          <w:marRight w:val="0"/>
          <w:marTop w:val="0"/>
          <w:marBottom w:val="0"/>
          <w:divBdr>
            <w:top w:val="none" w:sz="0" w:space="0" w:color="auto"/>
            <w:left w:val="none" w:sz="0" w:space="0" w:color="auto"/>
            <w:bottom w:val="none" w:sz="0" w:space="0" w:color="auto"/>
            <w:right w:val="none" w:sz="0" w:space="0" w:color="auto"/>
          </w:divBdr>
        </w:div>
        <w:div w:id="1587693849">
          <w:marLeft w:val="640"/>
          <w:marRight w:val="0"/>
          <w:marTop w:val="0"/>
          <w:marBottom w:val="0"/>
          <w:divBdr>
            <w:top w:val="none" w:sz="0" w:space="0" w:color="auto"/>
            <w:left w:val="none" w:sz="0" w:space="0" w:color="auto"/>
            <w:bottom w:val="none" w:sz="0" w:space="0" w:color="auto"/>
            <w:right w:val="none" w:sz="0" w:space="0" w:color="auto"/>
          </w:divBdr>
        </w:div>
        <w:div w:id="969554888">
          <w:marLeft w:val="640"/>
          <w:marRight w:val="0"/>
          <w:marTop w:val="0"/>
          <w:marBottom w:val="0"/>
          <w:divBdr>
            <w:top w:val="none" w:sz="0" w:space="0" w:color="auto"/>
            <w:left w:val="none" w:sz="0" w:space="0" w:color="auto"/>
            <w:bottom w:val="none" w:sz="0" w:space="0" w:color="auto"/>
            <w:right w:val="none" w:sz="0" w:space="0" w:color="auto"/>
          </w:divBdr>
        </w:div>
        <w:div w:id="1371220221">
          <w:marLeft w:val="640"/>
          <w:marRight w:val="0"/>
          <w:marTop w:val="0"/>
          <w:marBottom w:val="0"/>
          <w:divBdr>
            <w:top w:val="none" w:sz="0" w:space="0" w:color="auto"/>
            <w:left w:val="none" w:sz="0" w:space="0" w:color="auto"/>
            <w:bottom w:val="none" w:sz="0" w:space="0" w:color="auto"/>
            <w:right w:val="none" w:sz="0" w:space="0" w:color="auto"/>
          </w:divBdr>
        </w:div>
        <w:div w:id="2123959859">
          <w:marLeft w:val="640"/>
          <w:marRight w:val="0"/>
          <w:marTop w:val="0"/>
          <w:marBottom w:val="0"/>
          <w:divBdr>
            <w:top w:val="none" w:sz="0" w:space="0" w:color="auto"/>
            <w:left w:val="none" w:sz="0" w:space="0" w:color="auto"/>
            <w:bottom w:val="none" w:sz="0" w:space="0" w:color="auto"/>
            <w:right w:val="none" w:sz="0" w:space="0" w:color="auto"/>
          </w:divBdr>
        </w:div>
        <w:div w:id="623655375">
          <w:marLeft w:val="640"/>
          <w:marRight w:val="0"/>
          <w:marTop w:val="0"/>
          <w:marBottom w:val="0"/>
          <w:divBdr>
            <w:top w:val="none" w:sz="0" w:space="0" w:color="auto"/>
            <w:left w:val="none" w:sz="0" w:space="0" w:color="auto"/>
            <w:bottom w:val="none" w:sz="0" w:space="0" w:color="auto"/>
            <w:right w:val="none" w:sz="0" w:space="0" w:color="auto"/>
          </w:divBdr>
        </w:div>
        <w:div w:id="1314723954">
          <w:marLeft w:val="640"/>
          <w:marRight w:val="0"/>
          <w:marTop w:val="0"/>
          <w:marBottom w:val="0"/>
          <w:divBdr>
            <w:top w:val="none" w:sz="0" w:space="0" w:color="auto"/>
            <w:left w:val="none" w:sz="0" w:space="0" w:color="auto"/>
            <w:bottom w:val="none" w:sz="0" w:space="0" w:color="auto"/>
            <w:right w:val="none" w:sz="0" w:space="0" w:color="auto"/>
          </w:divBdr>
        </w:div>
        <w:div w:id="1659381933">
          <w:marLeft w:val="640"/>
          <w:marRight w:val="0"/>
          <w:marTop w:val="0"/>
          <w:marBottom w:val="0"/>
          <w:divBdr>
            <w:top w:val="none" w:sz="0" w:space="0" w:color="auto"/>
            <w:left w:val="none" w:sz="0" w:space="0" w:color="auto"/>
            <w:bottom w:val="none" w:sz="0" w:space="0" w:color="auto"/>
            <w:right w:val="none" w:sz="0" w:space="0" w:color="auto"/>
          </w:divBdr>
        </w:div>
        <w:div w:id="1914730689">
          <w:marLeft w:val="640"/>
          <w:marRight w:val="0"/>
          <w:marTop w:val="0"/>
          <w:marBottom w:val="0"/>
          <w:divBdr>
            <w:top w:val="none" w:sz="0" w:space="0" w:color="auto"/>
            <w:left w:val="none" w:sz="0" w:space="0" w:color="auto"/>
            <w:bottom w:val="none" w:sz="0" w:space="0" w:color="auto"/>
            <w:right w:val="none" w:sz="0" w:space="0" w:color="auto"/>
          </w:divBdr>
        </w:div>
        <w:div w:id="128087113">
          <w:marLeft w:val="640"/>
          <w:marRight w:val="0"/>
          <w:marTop w:val="0"/>
          <w:marBottom w:val="0"/>
          <w:divBdr>
            <w:top w:val="none" w:sz="0" w:space="0" w:color="auto"/>
            <w:left w:val="none" w:sz="0" w:space="0" w:color="auto"/>
            <w:bottom w:val="none" w:sz="0" w:space="0" w:color="auto"/>
            <w:right w:val="none" w:sz="0" w:space="0" w:color="auto"/>
          </w:divBdr>
        </w:div>
        <w:div w:id="437607969">
          <w:marLeft w:val="640"/>
          <w:marRight w:val="0"/>
          <w:marTop w:val="0"/>
          <w:marBottom w:val="0"/>
          <w:divBdr>
            <w:top w:val="none" w:sz="0" w:space="0" w:color="auto"/>
            <w:left w:val="none" w:sz="0" w:space="0" w:color="auto"/>
            <w:bottom w:val="none" w:sz="0" w:space="0" w:color="auto"/>
            <w:right w:val="none" w:sz="0" w:space="0" w:color="auto"/>
          </w:divBdr>
        </w:div>
        <w:div w:id="1820533923">
          <w:marLeft w:val="640"/>
          <w:marRight w:val="0"/>
          <w:marTop w:val="0"/>
          <w:marBottom w:val="0"/>
          <w:divBdr>
            <w:top w:val="none" w:sz="0" w:space="0" w:color="auto"/>
            <w:left w:val="none" w:sz="0" w:space="0" w:color="auto"/>
            <w:bottom w:val="none" w:sz="0" w:space="0" w:color="auto"/>
            <w:right w:val="none" w:sz="0" w:space="0" w:color="auto"/>
          </w:divBdr>
        </w:div>
        <w:div w:id="78714635">
          <w:marLeft w:val="640"/>
          <w:marRight w:val="0"/>
          <w:marTop w:val="0"/>
          <w:marBottom w:val="0"/>
          <w:divBdr>
            <w:top w:val="none" w:sz="0" w:space="0" w:color="auto"/>
            <w:left w:val="none" w:sz="0" w:space="0" w:color="auto"/>
            <w:bottom w:val="none" w:sz="0" w:space="0" w:color="auto"/>
            <w:right w:val="none" w:sz="0" w:space="0" w:color="auto"/>
          </w:divBdr>
        </w:div>
        <w:div w:id="1641956852">
          <w:marLeft w:val="640"/>
          <w:marRight w:val="0"/>
          <w:marTop w:val="0"/>
          <w:marBottom w:val="0"/>
          <w:divBdr>
            <w:top w:val="none" w:sz="0" w:space="0" w:color="auto"/>
            <w:left w:val="none" w:sz="0" w:space="0" w:color="auto"/>
            <w:bottom w:val="none" w:sz="0" w:space="0" w:color="auto"/>
            <w:right w:val="none" w:sz="0" w:space="0" w:color="auto"/>
          </w:divBdr>
        </w:div>
        <w:div w:id="1057122371">
          <w:marLeft w:val="640"/>
          <w:marRight w:val="0"/>
          <w:marTop w:val="0"/>
          <w:marBottom w:val="0"/>
          <w:divBdr>
            <w:top w:val="none" w:sz="0" w:space="0" w:color="auto"/>
            <w:left w:val="none" w:sz="0" w:space="0" w:color="auto"/>
            <w:bottom w:val="none" w:sz="0" w:space="0" w:color="auto"/>
            <w:right w:val="none" w:sz="0" w:space="0" w:color="auto"/>
          </w:divBdr>
        </w:div>
        <w:div w:id="10643634">
          <w:marLeft w:val="640"/>
          <w:marRight w:val="0"/>
          <w:marTop w:val="0"/>
          <w:marBottom w:val="0"/>
          <w:divBdr>
            <w:top w:val="none" w:sz="0" w:space="0" w:color="auto"/>
            <w:left w:val="none" w:sz="0" w:space="0" w:color="auto"/>
            <w:bottom w:val="none" w:sz="0" w:space="0" w:color="auto"/>
            <w:right w:val="none" w:sz="0" w:space="0" w:color="auto"/>
          </w:divBdr>
        </w:div>
        <w:div w:id="586961707">
          <w:marLeft w:val="640"/>
          <w:marRight w:val="0"/>
          <w:marTop w:val="0"/>
          <w:marBottom w:val="0"/>
          <w:divBdr>
            <w:top w:val="none" w:sz="0" w:space="0" w:color="auto"/>
            <w:left w:val="none" w:sz="0" w:space="0" w:color="auto"/>
            <w:bottom w:val="none" w:sz="0" w:space="0" w:color="auto"/>
            <w:right w:val="none" w:sz="0" w:space="0" w:color="auto"/>
          </w:divBdr>
        </w:div>
        <w:div w:id="456677122">
          <w:marLeft w:val="640"/>
          <w:marRight w:val="0"/>
          <w:marTop w:val="0"/>
          <w:marBottom w:val="0"/>
          <w:divBdr>
            <w:top w:val="none" w:sz="0" w:space="0" w:color="auto"/>
            <w:left w:val="none" w:sz="0" w:space="0" w:color="auto"/>
            <w:bottom w:val="none" w:sz="0" w:space="0" w:color="auto"/>
            <w:right w:val="none" w:sz="0" w:space="0" w:color="auto"/>
          </w:divBdr>
        </w:div>
        <w:div w:id="1502112996">
          <w:marLeft w:val="640"/>
          <w:marRight w:val="0"/>
          <w:marTop w:val="0"/>
          <w:marBottom w:val="0"/>
          <w:divBdr>
            <w:top w:val="none" w:sz="0" w:space="0" w:color="auto"/>
            <w:left w:val="none" w:sz="0" w:space="0" w:color="auto"/>
            <w:bottom w:val="none" w:sz="0" w:space="0" w:color="auto"/>
            <w:right w:val="none" w:sz="0" w:space="0" w:color="auto"/>
          </w:divBdr>
        </w:div>
        <w:div w:id="1192111341">
          <w:marLeft w:val="640"/>
          <w:marRight w:val="0"/>
          <w:marTop w:val="0"/>
          <w:marBottom w:val="0"/>
          <w:divBdr>
            <w:top w:val="none" w:sz="0" w:space="0" w:color="auto"/>
            <w:left w:val="none" w:sz="0" w:space="0" w:color="auto"/>
            <w:bottom w:val="none" w:sz="0" w:space="0" w:color="auto"/>
            <w:right w:val="none" w:sz="0" w:space="0" w:color="auto"/>
          </w:divBdr>
        </w:div>
        <w:div w:id="504519084">
          <w:marLeft w:val="640"/>
          <w:marRight w:val="0"/>
          <w:marTop w:val="0"/>
          <w:marBottom w:val="0"/>
          <w:divBdr>
            <w:top w:val="none" w:sz="0" w:space="0" w:color="auto"/>
            <w:left w:val="none" w:sz="0" w:space="0" w:color="auto"/>
            <w:bottom w:val="none" w:sz="0" w:space="0" w:color="auto"/>
            <w:right w:val="none" w:sz="0" w:space="0" w:color="auto"/>
          </w:divBdr>
        </w:div>
        <w:div w:id="84767684">
          <w:marLeft w:val="640"/>
          <w:marRight w:val="0"/>
          <w:marTop w:val="0"/>
          <w:marBottom w:val="0"/>
          <w:divBdr>
            <w:top w:val="none" w:sz="0" w:space="0" w:color="auto"/>
            <w:left w:val="none" w:sz="0" w:space="0" w:color="auto"/>
            <w:bottom w:val="none" w:sz="0" w:space="0" w:color="auto"/>
            <w:right w:val="none" w:sz="0" w:space="0" w:color="auto"/>
          </w:divBdr>
        </w:div>
        <w:div w:id="67272537">
          <w:marLeft w:val="640"/>
          <w:marRight w:val="0"/>
          <w:marTop w:val="0"/>
          <w:marBottom w:val="0"/>
          <w:divBdr>
            <w:top w:val="none" w:sz="0" w:space="0" w:color="auto"/>
            <w:left w:val="none" w:sz="0" w:space="0" w:color="auto"/>
            <w:bottom w:val="none" w:sz="0" w:space="0" w:color="auto"/>
            <w:right w:val="none" w:sz="0" w:space="0" w:color="auto"/>
          </w:divBdr>
        </w:div>
        <w:div w:id="132841775">
          <w:marLeft w:val="640"/>
          <w:marRight w:val="0"/>
          <w:marTop w:val="0"/>
          <w:marBottom w:val="0"/>
          <w:divBdr>
            <w:top w:val="none" w:sz="0" w:space="0" w:color="auto"/>
            <w:left w:val="none" w:sz="0" w:space="0" w:color="auto"/>
            <w:bottom w:val="none" w:sz="0" w:space="0" w:color="auto"/>
            <w:right w:val="none" w:sz="0" w:space="0" w:color="auto"/>
          </w:divBdr>
        </w:div>
        <w:div w:id="1051999861">
          <w:marLeft w:val="640"/>
          <w:marRight w:val="0"/>
          <w:marTop w:val="0"/>
          <w:marBottom w:val="0"/>
          <w:divBdr>
            <w:top w:val="none" w:sz="0" w:space="0" w:color="auto"/>
            <w:left w:val="none" w:sz="0" w:space="0" w:color="auto"/>
            <w:bottom w:val="none" w:sz="0" w:space="0" w:color="auto"/>
            <w:right w:val="none" w:sz="0" w:space="0" w:color="auto"/>
          </w:divBdr>
        </w:div>
        <w:div w:id="1858497029">
          <w:marLeft w:val="640"/>
          <w:marRight w:val="0"/>
          <w:marTop w:val="0"/>
          <w:marBottom w:val="0"/>
          <w:divBdr>
            <w:top w:val="none" w:sz="0" w:space="0" w:color="auto"/>
            <w:left w:val="none" w:sz="0" w:space="0" w:color="auto"/>
            <w:bottom w:val="none" w:sz="0" w:space="0" w:color="auto"/>
            <w:right w:val="none" w:sz="0" w:space="0" w:color="auto"/>
          </w:divBdr>
        </w:div>
        <w:div w:id="2021081846">
          <w:marLeft w:val="640"/>
          <w:marRight w:val="0"/>
          <w:marTop w:val="0"/>
          <w:marBottom w:val="0"/>
          <w:divBdr>
            <w:top w:val="none" w:sz="0" w:space="0" w:color="auto"/>
            <w:left w:val="none" w:sz="0" w:space="0" w:color="auto"/>
            <w:bottom w:val="none" w:sz="0" w:space="0" w:color="auto"/>
            <w:right w:val="none" w:sz="0" w:space="0" w:color="auto"/>
          </w:divBdr>
        </w:div>
        <w:div w:id="1408458503">
          <w:marLeft w:val="640"/>
          <w:marRight w:val="0"/>
          <w:marTop w:val="0"/>
          <w:marBottom w:val="0"/>
          <w:divBdr>
            <w:top w:val="none" w:sz="0" w:space="0" w:color="auto"/>
            <w:left w:val="none" w:sz="0" w:space="0" w:color="auto"/>
            <w:bottom w:val="none" w:sz="0" w:space="0" w:color="auto"/>
            <w:right w:val="none" w:sz="0" w:space="0" w:color="auto"/>
          </w:divBdr>
        </w:div>
        <w:div w:id="1067069541">
          <w:marLeft w:val="640"/>
          <w:marRight w:val="0"/>
          <w:marTop w:val="0"/>
          <w:marBottom w:val="0"/>
          <w:divBdr>
            <w:top w:val="none" w:sz="0" w:space="0" w:color="auto"/>
            <w:left w:val="none" w:sz="0" w:space="0" w:color="auto"/>
            <w:bottom w:val="none" w:sz="0" w:space="0" w:color="auto"/>
            <w:right w:val="none" w:sz="0" w:space="0" w:color="auto"/>
          </w:divBdr>
        </w:div>
        <w:div w:id="1408116493">
          <w:marLeft w:val="640"/>
          <w:marRight w:val="0"/>
          <w:marTop w:val="0"/>
          <w:marBottom w:val="0"/>
          <w:divBdr>
            <w:top w:val="none" w:sz="0" w:space="0" w:color="auto"/>
            <w:left w:val="none" w:sz="0" w:space="0" w:color="auto"/>
            <w:bottom w:val="none" w:sz="0" w:space="0" w:color="auto"/>
            <w:right w:val="none" w:sz="0" w:space="0" w:color="auto"/>
          </w:divBdr>
        </w:div>
        <w:div w:id="1863543509">
          <w:marLeft w:val="640"/>
          <w:marRight w:val="0"/>
          <w:marTop w:val="0"/>
          <w:marBottom w:val="0"/>
          <w:divBdr>
            <w:top w:val="none" w:sz="0" w:space="0" w:color="auto"/>
            <w:left w:val="none" w:sz="0" w:space="0" w:color="auto"/>
            <w:bottom w:val="none" w:sz="0" w:space="0" w:color="auto"/>
            <w:right w:val="none" w:sz="0" w:space="0" w:color="auto"/>
          </w:divBdr>
        </w:div>
        <w:div w:id="1712919943">
          <w:marLeft w:val="640"/>
          <w:marRight w:val="0"/>
          <w:marTop w:val="0"/>
          <w:marBottom w:val="0"/>
          <w:divBdr>
            <w:top w:val="none" w:sz="0" w:space="0" w:color="auto"/>
            <w:left w:val="none" w:sz="0" w:space="0" w:color="auto"/>
            <w:bottom w:val="none" w:sz="0" w:space="0" w:color="auto"/>
            <w:right w:val="none" w:sz="0" w:space="0" w:color="auto"/>
          </w:divBdr>
        </w:div>
        <w:div w:id="1049066952">
          <w:marLeft w:val="640"/>
          <w:marRight w:val="0"/>
          <w:marTop w:val="0"/>
          <w:marBottom w:val="0"/>
          <w:divBdr>
            <w:top w:val="none" w:sz="0" w:space="0" w:color="auto"/>
            <w:left w:val="none" w:sz="0" w:space="0" w:color="auto"/>
            <w:bottom w:val="none" w:sz="0" w:space="0" w:color="auto"/>
            <w:right w:val="none" w:sz="0" w:space="0" w:color="auto"/>
          </w:divBdr>
        </w:div>
        <w:div w:id="703135869">
          <w:marLeft w:val="640"/>
          <w:marRight w:val="0"/>
          <w:marTop w:val="0"/>
          <w:marBottom w:val="0"/>
          <w:divBdr>
            <w:top w:val="none" w:sz="0" w:space="0" w:color="auto"/>
            <w:left w:val="none" w:sz="0" w:space="0" w:color="auto"/>
            <w:bottom w:val="none" w:sz="0" w:space="0" w:color="auto"/>
            <w:right w:val="none" w:sz="0" w:space="0" w:color="auto"/>
          </w:divBdr>
        </w:div>
        <w:div w:id="228460554">
          <w:marLeft w:val="640"/>
          <w:marRight w:val="0"/>
          <w:marTop w:val="0"/>
          <w:marBottom w:val="0"/>
          <w:divBdr>
            <w:top w:val="none" w:sz="0" w:space="0" w:color="auto"/>
            <w:left w:val="none" w:sz="0" w:space="0" w:color="auto"/>
            <w:bottom w:val="none" w:sz="0" w:space="0" w:color="auto"/>
            <w:right w:val="none" w:sz="0" w:space="0" w:color="auto"/>
          </w:divBdr>
        </w:div>
        <w:div w:id="735395993">
          <w:marLeft w:val="640"/>
          <w:marRight w:val="0"/>
          <w:marTop w:val="0"/>
          <w:marBottom w:val="0"/>
          <w:divBdr>
            <w:top w:val="none" w:sz="0" w:space="0" w:color="auto"/>
            <w:left w:val="none" w:sz="0" w:space="0" w:color="auto"/>
            <w:bottom w:val="none" w:sz="0" w:space="0" w:color="auto"/>
            <w:right w:val="none" w:sz="0" w:space="0" w:color="auto"/>
          </w:divBdr>
        </w:div>
        <w:div w:id="1299453598">
          <w:marLeft w:val="640"/>
          <w:marRight w:val="0"/>
          <w:marTop w:val="0"/>
          <w:marBottom w:val="0"/>
          <w:divBdr>
            <w:top w:val="none" w:sz="0" w:space="0" w:color="auto"/>
            <w:left w:val="none" w:sz="0" w:space="0" w:color="auto"/>
            <w:bottom w:val="none" w:sz="0" w:space="0" w:color="auto"/>
            <w:right w:val="none" w:sz="0" w:space="0" w:color="auto"/>
          </w:divBdr>
        </w:div>
        <w:div w:id="963121324">
          <w:marLeft w:val="640"/>
          <w:marRight w:val="0"/>
          <w:marTop w:val="0"/>
          <w:marBottom w:val="0"/>
          <w:divBdr>
            <w:top w:val="none" w:sz="0" w:space="0" w:color="auto"/>
            <w:left w:val="none" w:sz="0" w:space="0" w:color="auto"/>
            <w:bottom w:val="none" w:sz="0" w:space="0" w:color="auto"/>
            <w:right w:val="none" w:sz="0" w:space="0" w:color="auto"/>
          </w:divBdr>
        </w:div>
        <w:div w:id="901915020">
          <w:marLeft w:val="640"/>
          <w:marRight w:val="0"/>
          <w:marTop w:val="0"/>
          <w:marBottom w:val="0"/>
          <w:divBdr>
            <w:top w:val="none" w:sz="0" w:space="0" w:color="auto"/>
            <w:left w:val="none" w:sz="0" w:space="0" w:color="auto"/>
            <w:bottom w:val="none" w:sz="0" w:space="0" w:color="auto"/>
            <w:right w:val="none" w:sz="0" w:space="0" w:color="auto"/>
          </w:divBdr>
        </w:div>
        <w:div w:id="2141536137">
          <w:marLeft w:val="640"/>
          <w:marRight w:val="0"/>
          <w:marTop w:val="0"/>
          <w:marBottom w:val="0"/>
          <w:divBdr>
            <w:top w:val="none" w:sz="0" w:space="0" w:color="auto"/>
            <w:left w:val="none" w:sz="0" w:space="0" w:color="auto"/>
            <w:bottom w:val="none" w:sz="0" w:space="0" w:color="auto"/>
            <w:right w:val="none" w:sz="0" w:space="0" w:color="auto"/>
          </w:divBdr>
        </w:div>
        <w:div w:id="1214538349">
          <w:marLeft w:val="640"/>
          <w:marRight w:val="0"/>
          <w:marTop w:val="0"/>
          <w:marBottom w:val="0"/>
          <w:divBdr>
            <w:top w:val="none" w:sz="0" w:space="0" w:color="auto"/>
            <w:left w:val="none" w:sz="0" w:space="0" w:color="auto"/>
            <w:bottom w:val="none" w:sz="0" w:space="0" w:color="auto"/>
            <w:right w:val="none" w:sz="0" w:space="0" w:color="auto"/>
          </w:divBdr>
        </w:div>
        <w:div w:id="2087418254">
          <w:marLeft w:val="640"/>
          <w:marRight w:val="0"/>
          <w:marTop w:val="0"/>
          <w:marBottom w:val="0"/>
          <w:divBdr>
            <w:top w:val="none" w:sz="0" w:space="0" w:color="auto"/>
            <w:left w:val="none" w:sz="0" w:space="0" w:color="auto"/>
            <w:bottom w:val="none" w:sz="0" w:space="0" w:color="auto"/>
            <w:right w:val="none" w:sz="0" w:space="0" w:color="auto"/>
          </w:divBdr>
        </w:div>
        <w:div w:id="4210578">
          <w:marLeft w:val="640"/>
          <w:marRight w:val="0"/>
          <w:marTop w:val="0"/>
          <w:marBottom w:val="0"/>
          <w:divBdr>
            <w:top w:val="none" w:sz="0" w:space="0" w:color="auto"/>
            <w:left w:val="none" w:sz="0" w:space="0" w:color="auto"/>
            <w:bottom w:val="none" w:sz="0" w:space="0" w:color="auto"/>
            <w:right w:val="none" w:sz="0" w:space="0" w:color="auto"/>
          </w:divBdr>
        </w:div>
        <w:div w:id="1291935811">
          <w:marLeft w:val="640"/>
          <w:marRight w:val="0"/>
          <w:marTop w:val="0"/>
          <w:marBottom w:val="0"/>
          <w:divBdr>
            <w:top w:val="none" w:sz="0" w:space="0" w:color="auto"/>
            <w:left w:val="none" w:sz="0" w:space="0" w:color="auto"/>
            <w:bottom w:val="none" w:sz="0" w:space="0" w:color="auto"/>
            <w:right w:val="none" w:sz="0" w:space="0" w:color="auto"/>
          </w:divBdr>
        </w:div>
        <w:div w:id="477038061">
          <w:marLeft w:val="640"/>
          <w:marRight w:val="0"/>
          <w:marTop w:val="0"/>
          <w:marBottom w:val="0"/>
          <w:divBdr>
            <w:top w:val="none" w:sz="0" w:space="0" w:color="auto"/>
            <w:left w:val="none" w:sz="0" w:space="0" w:color="auto"/>
            <w:bottom w:val="none" w:sz="0" w:space="0" w:color="auto"/>
            <w:right w:val="none" w:sz="0" w:space="0" w:color="auto"/>
          </w:divBdr>
        </w:div>
        <w:div w:id="1022977668">
          <w:marLeft w:val="640"/>
          <w:marRight w:val="0"/>
          <w:marTop w:val="0"/>
          <w:marBottom w:val="0"/>
          <w:divBdr>
            <w:top w:val="none" w:sz="0" w:space="0" w:color="auto"/>
            <w:left w:val="none" w:sz="0" w:space="0" w:color="auto"/>
            <w:bottom w:val="none" w:sz="0" w:space="0" w:color="auto"/>
            <w:right w:val="none" w:sz="0" w:space="0" w:color="auto"/>
          </w:divBdr>
        </w:div>
        <w:div w:id="343947382">
          <w:marLeft w:val="640"/>
          <w:marRight w:val="0"/>
          <w:marTop w:val="0"/>
          <w:marBottom w:val="0"/>
          <w:divBdr>
            <w:top w:val="none" w:sz="0" w:space="0" w:color="auto"/>
            <w:left w:val="none" w:sz="0" w:space="0" w:color="auto"/>
            <w:bottom w:val="none" w:sz="0" w:space="0" w:color="auto"/>
            <w:right w:val="none" w:sz="0" w:space="0" w:color="auto"/>
          </w:divBdr>
        </w:div>
        <w:div w:id="1934320123">
          <w:marLeft w:val="640"/>
          <w:marRight w:val="0"/>
          <w:marTop w:val="0"/>
          <w:marBottom w:val="0"/>
          <w:divBdr>
            <w:top w:val="none" w:sz="0" w:space="0" w:color="auto"/>
            <w:left w:val="none" w:sz="0" w:space="0" w:color="auto"/>
            <w:bottom w:val="none" w:sz="0" w:space="0" w:color="auto"/>
            <w:right w:val="none" w:sz="0" w:space="0" w:color="auto"/>
          </w:divBdr>
        </w:div>
        <w:div w:id="1266038167">
          <w:marLeft w:val="640"/>
          <w:marRight w:val="0"/>
          <w:marTop w:val="0"/>
          <w:marBottom w:val="0"/>
          <w:divBdr>
            <w:top w:val="none" w:sz="0" w:space="0" w:color="auto"/>
            <w:left w:val="none" w:sz="0" w:space="0" w:color="auto"/>
            <w:bottom w:val="none" w:sz="0" w:space="0" w:color="auto"/>
            <w:right w:val="none" w:sz="0" w:space="0" w:color="auto"/>
          </w:divBdr>
        </w:div>
        <w:div w:id="351108627">
          <w:marLeft w:val="640"/>
          <w:marRight w:val="0"/>
          <w:marTop w:val="0"/>
          <w:marBottom w:val="0"/>
          <w:divBdr>
            <w:top w:val="none" w:sz="0" w:space="0" w:color="auto"/>
            <w:left w:val="none" w:sz="0" w:space="0" w:color="auto"/>
            <w:bottom w:val="none" w:sz="0" w:space="0" w:color="auto"/>
            <w:right w:val="none" w:sz="0" w:space="0" w:color="auto"/>
          </w:divBdr>
        </w:div>
        <w:div w:id="29962616">
          <w:marLeft w:val="640"/>
          <w:marRight w:val="0"/>
          <w:marTop w:val="0"/>
          <w:marBottom w:val="0"/>
          <w:divBdr>
            <w:top w:val="none" w:sz="0" w:space="0" w:color="auto"/>
            <w:left w:val="none" w:sz="0" w:space="0" w:color="auto"/>
            <w:bottom w:val="none" w:sz="0" w:space="0" w:color="auto"/>
            <w:right w:val="none" w:sz="0" w:space="0" w:color="auto"/>
          </w:divBdr>
        </w:div>
        <w:div w:id="2050915042">
          <w:marLeft w:val="640"/>
          <w:marRight w:val="0"/>
          <w:marTop w:val="0"/>
          <w:marBottom w:val="0"/>
          <w:divBdr>
            <w:top w:val="none" w:sz="0" w:space="0" w:color="auto"/>
            <w:left w:val="none" w:sz="0" w:space="0" w:color="auto"/>
            <w:bottom w:val="none" w:sz="0" w:space="0" w:color="auto"/>
            <w:right w:val="none" w:sz="0" w:space="0" w:color="auto"/>
          </w:divBdr>
        </w:div>
        <w:div w:id="1457986646">
          <w:marLeft w:val="640"/>
          <w:marRight w:val="0"/>
          <w:marTop w:val="0"/>
          <w:marBottom w:val="0"/>
          <w:divBdr>
            <w:top w:val="none" w:sz="0" w:space="0" w:color="auto"/>
            <w:left w:val="none" w:sz="0" w:space="0" w:color="auto"/>
            <w:bottom w:val="none" w:sz="0" w:space="0" w:color="auto"/>
            <w:right w:val="none" w:sz="0" w:space="0" w:color="auto"/>
          </w:divBdr>
        </w:div>
      </w:divsChild>
    </w:div>
    <w:div w:id="1473795346">
      <w:bodyDiv w:val="1"/>
      <w:marLeft w:val="0"/>
      <w:marRight w:val="0"/>
      <w:marTop w:val="0"/>
      <w:marBottom w:val="0"/>
      <w:divBdr>
        <w:top w:val="none" w:sz="0" w:space="0" w:color="auto"/>
        <w:left w:val="none" w:sz="0" w:space="0" w:color="auto"/>
        <w:bottom w:val="none" w:sz="0" w:space="0" w:color="auto"/>
        <w:right w:val="none" w:sz="0" w:space="0" w:color="auto"/>
      </w:divBdr>
      <w:divsChild>
        <w:div w:id="820655513">
          <w:marLeft w:val="640"/>
          <w:marRight w:val="0"/>
          <w:marTop w:val="0"/>
          <w:marBottom w:val="0"/>
          <w:divBdr>
            <w:top w:val="none" w:sz="0" w:space="0" w:color="auto"/>
            <w:left w:val="none" w:sz="0" w:space="0" w:color="auto"/>
            <w:bottom w:val="none" w:sz="0" w:space="0" w:color="auto"/>
            <w:right w:val="none" w:sz="0" w:space="0" w:color="auto"/>
          </w:divBdr>
        </w:div>
        <w:div w:id="117141597">
          <w:marLeft w:val="640"/>
          <w:marRight w:val="0"/>
          <w:marTop w:val="0"/>
          <w:marBottom w:val="0"/>
          <w:divBdr>
            <w:top w:val="none" w:sz="0" w:space="0" w:color="auto"/>
            <w:left w:val="none" w:sz="0" w:space="0" w:color="auto"/>
            <w:bottom w:val="none" w:sz="0" w:space="0" w:color="auto"/>
            <w:right w:val="none" w:sz="0" w:space="0" w:color="auto"/>
          </w:divBdr>
        </w:div>
        <w:div w:id="1050422468">
          <w:marLeft w:val="640"/>
          <w:marRight w:val="0"/>
          <w:marTop w:val="0"/>
          <w:marBottom w:val="0"/>
          <w:divBdr>
            <w:top w:val="none" w:sz="0" w:space="0" w:color="auto"/>
            <w:left w:val="none" w:sz="0" w:space="0" w:color="auto"/>
            <w:bottom w:val="none" w:sz="0" w:space="0" w:color="auto"/>
            <w:right w:val="none" w:sz="0" w:space="0" w:color="auto"/>
          </w:divBdr>
        </w:div>
        <w:div w:id="608438781">
          <w:marLeft w:val="640"/>
          <w:marRight w:val="0"/>
          <w:marTop w:val="0"/>
          <w:marBottom w:val="0"/>
          <w:divBdr>
            <w:top w:val="none" w:sz="0" w:space="0" w:color="auto"/>
            <w:left w:val="none" w:sz="0" w:space="0" w:color="auto"/>
            <w:bottom w:val="none" w:sz="0" w:space="0" w:color="auto"/>
            <w:right w:val="none" w:sz="0" w:space="0" w:color="auto"/>
          </w:divBdr>
        </w:div>
        <w:div w:id="1614941116">
          <w:marLeft w:val="640"/>
          <w:marRight w:val="0"/>
          <w:marTop w:val="0"/>
          <w:marBottom w:val="0"/>
          <w:divBdr>
            <w:top w:val="none" w:sz="0" w:space="0" w:color="auto"/>
            <w:left w:val="none" w:sz="0" w:space="0" w:color="auto"/>
            <w:bottom w:val="none" w:sz="0" w:space="0" w:color="auto"/>
            <w:right w:val="none" w:sz="0" w:space="0" w:color="auto"/>
          </w:divBdr>
        </w:div>
        <w:div w:id="562106027">
          <w:marLeft w:val="640"/>
          <w:marRight w:val="0"/>
          <w:marTop w:val="0"/>
          <w:marBottom w:val="0"/>
          <w:divBdr>
            <w:top w:val="none" w:sz="0" w:space="0" w:color="auto"/>
            <w:left w:val="none" w:sz="0" w:space="0" w:color="auto"/>
            <w:bottom w:val="none" w:sz="0" w:space="0" w:color="auto"/>
            <w:right w:val="none" w:sz="0" w:space="0" w:color="auto"/>
          </w:divBdr>
        </w:div>
        <w:div w:id="341706003">
          <w:marLeft w:val="640"/>
          <w:marRight w:val="0"/>
          <w:marTop w:val="0"/>
          <w:marBottom w:val="0"/>
          <w:divBdr>
            <w:top w:val="none" w:sz="0" w:space="0" w:color="auto"/>
            <w:left w:val="none" w:sz="0" w:space="0" w:color="auto"/>
            <w:bottom w:val="none" w:sz="0" w:space="0" w:color="auto"/>
            <w:right w:val="none" w:sz="0" w:space="0" w:color="auto"/>
          </w:divBdr>
        </w:div>
        <w:div w:id="1109350180">
          <w:marLeft w:val="640"/>
          <w:marRight w:val="0"/>
          <w:marTop w:val="0"/>
          <w:marBottom w:val="0"/>
          <w:divBdr>
            <w:top w:val="none" w:sz="0" w:space="0" w:color="auto"/>
            <w:left w:val="none" w:sz="0" w:space="0" w:color="auto"/>
            <w:bottom w:val="none" w:sz="0" w:space="0" w:color="auto"/>
            <w:right w:val="none" w:sz="0" w:space="0" w:color="auto"/>
          </w:divBdr>
        </w:div>
        <w:div w:id="601183883">
          <w:marLeft w:val="640"/>
          <w:marRight w:val="0"/>
          <w:marTop w:val="0"/>
          <w:marBottom w:val="0"/>
          <w:divBdr>
            <w:top w:val="none" w:sz="0" w:space="0" w:color="auto"/>
            <w:left w:val="none" w:sz="0" w:space="0" w:color="auto"/>
            <w:bottom w:val="none" w:sz="0" w:space="0" w:color="auto"/>
            <w:right w:val="none" w:sz="0" w:space="0" w:color="auto"/>
          </w:divBdr>
        </w:div>
        <w:div w:id="867451291">
          <w:marLeft w:val="640"/>
          <w:marRight w:val="0"/>
          <w:marTop w:val="0"/>
          <w:marBottom w:val="0"/>
          <w:divBdr>
            <w:top w:val="none" w:sz="0" w:space="0" w:color="auto"/>
            <w:left w:val="none" w:sz="0" w:space="0" w:color="auto"/>
            <w:bottom w:val="none" w:sz="0" w:space="0" w:color="auto"/>
            <w:right w:val="none" w:sz="0" w:space="0" w:color="auto"/>
          </w:divBdr>
        </w:div>
        <w:div w:id="298069862">
          <w:marLeft w:val="640"/>
          <w:marRight w:val="0"/>
          <w:marTop w:val="0"/>
          <w:marBottom w:val="0"/>
          <w:divBdr>
            <w:top w:val="none" w:sz="0" w:space="0" w:color="auto"/>
            <w:left w:val="none" w:sz="0" w:space="0" w:color="auto"/>
            <w:bottom w:val="none" w:sz="0" w:space="0" w:color="auto"/>
            <w:right w:val="none" w:sz="0" w:space="0" w:color="auto"/>
          </w:divBdr>
        </w:div>
        <w:div w:id="2122920277">
          <w:marLeft w:val="640"/>
          <w:marRight w:val="0"/>
          <w:marTop w:val="0"/>
          <w:marBottom w:val="0"/>
          <w:divBdr>
            <w:top w:val="none" w:sz="0" w:space="0" w:color="auto"/>
            <w:left w:val="none" w:sz="0" w:space="0" w:color="auto"/>
            <w:bottom w:val="none" w:sz="0" w:space="0" w:color="auto"/>
            <w:right w:val="none" w:sz="0" w:space="0" w:color="auto"/>
          </w:divBdr>
        </w:div>
        <w:div w:id="493452237">
          <w:marLeft w:val="640"/>
          <w:marRight w:val="0"/>
          <w:marTop w:val="0"/>
          <w:marBottom w:val="0"/>
          <w:divBdr>
            <w:top w:val="none" w:sz="0" w:space="0" w:color="auto"/>
            <w:left w:val="none" w:sz="0" w:space="0" w:color="auto"/>
            <w:bottom w:val="none" w:sz="0" w:space="0" w:color="auto"/>
            <w:right w:val="none" w:sz="0" w:space="0" w:color="auto"/>
          </w:divBdr>
        </w:div>
        <w:div w:id="1509247259">
          <w:marLeft w:val="640"/>
          <w:marRight w:val="0"/>
          <w:marTop w:val="0"/>
          <w:marBottom w:val="0"/>
          <w:divBdr>
            <w:top w:val="none" w:sz="0" w:space="0" w:color="auto"/>
            <w:left w:val="none" w:sz="0" w:space="0" w:color="auto"/>
            <w:bottom w:val="none" w:sz="0" w:space="0" w:color="auto"/>
            <w:right w:val="none" w:sz="0" w:space="0" w:color="auto"/>
          </w:divBdr>
        </w:div>
        <w:div w:id="924460485">
          <w:marLeft w:val="640"/>
          <w:marRight w:val="0"/>
          <w:marTop w:val="0"/>
          <w:marBottom w:val="0"/>
          <w:divBdr>
            <w:top w:val="none" w:sz="0" w:space="0" w:color="auto"/>
            <w:left w:val="none" w:sz="0" w:space="0" w:color="auto"/>
            <w:bottom w:val="none" w:sz="0" w:space="0" w:color="auto"/>
            <w:right w:val="none" w:sz="0" w:space="0" w:color="auto"/>
          </w:divBdr>
        </w:div>
        <w:div w:id="1693648271">
          <w:marLeft w:val="640"/>
          <w:marRight w:val="0"/>
          <w:marTop w:val="0"/>
          <w:marBottom w:val="0"/>
          <w:divBdr>
            <w:top w:val="none" w:sz="0" w:space="0" w:color="auto"/>
            <w:left w:val="none" w:sz="0" w:space="0" w:color="auto"/>
            <w:bottom w:val="none" w:sz="0" w:space="0" w:color="auto"/>
            <w:right w:val="none" w:sz="0" w:space="0" w:color="auto"/>
          </w:divBdr>
        </w:div>
        <w:div w:id="583953242">
          <w:marLeft w:val="640"/>
          <w:marRight w:val="0"/>
          <w:marTop w:val="0"/>
          <w:marBottom w:val="0"/>
          <w:divBdr>
            <w:top w:val="none" w:sz="0" w:space="0" w:color="auto"/>
            <w:left w:val="none" w:sz="0" w:space="0" w:color="auto"/>
            <w:bottom w:val="none" w:sz="0" w:space="0" w:color="auto"/>
            <w:right w:val="none" w:sz="0" w:space="0" w:color="auto"/>
          </w:divBdr>
        </w:div>
        <w:div w:id="1843818793">
          <w:marLeft w:val="640"/>
          <w:marRight w:val="0"/>
          <w:marTop w:val="0"/>
          <w:marBottom w:val="0"/>
          <w:divBdr>
            <w:top w:val="none" w:sz="0" w:space="0" w:color="auto"/>
            <w:left w:val="none" w:sz="0" w:space="0" w:color="auto"/>
            <w:bottom w:val="none" w:sz="0" w:space="0" w:color="auto"/>
            <w:right w:val="none" w:sz="0" w:space="0" w:color="auto"/>
          </w:divBdr>
        </w:div>
        <w:div w:id="362875022">
          <w:marLeft w:val="640"/>
          <w:marRight w:val="0"/>
          <w:marTop w:val="0"/>
          <w:marBottom w:val="0"/>
          <w:divBdr>
            <w:top w:val="none" w:sz="0" w:space="0" w:color="auto"/>
            <w:left w:val="none" w:sz="0" w:space="0" w:color="auto"/>
            <w:bottom w:val="none" w:sz="0" w:space="0" w:color="auto"/>
            <w:right w:val="none" w:sz="0" w:space="0" w:color="auto"/>
          </w:divBdr>
        </w:div>
        <w:div w:id="1788962924">
          <w:marLeft w:val="640"/>
          <w:marRight w:val="0"/>
          <w:marTop w:val="0"/>
          <w:marBottom w:val="0"/>
          <w:divBdr>
            <w:top w:val="none" w:sz="0" w:space="0" w:color="auto"/>
            <w:left w:val="none" w:sz="0" w:space="0" w:color="auto"/>
            <w:bottom w:val="none" w:sz="0" w:space="0" w:color="auto"/>
            <w:right w:val="none" w:sz="0" w:space="0" w:color="auto"/>
          </w:divBdr>
        </w:div>
        <w:div w:id="1454203692">
          <w:marLeft w:val="640"/>
          <w:marRight w:val="0"/>
          <w:marTop w:val="0"/>
          <w:marBottom w:val="0"/>
          <w:divBdr>
            <w:top w:val="none" w:sz="0" w:space="0" w:color="auto"/>
            <w:left w:val="none" w:sz="0" w:space="0" w:color="auto"/>
            <w:bottom w:val="none" w:sz="0" w:space="0" w:color="auto"/>
            <w:right w:val="none" w:sz="0" w:space="0" w:color="auto"/>
          </w:divBdr>
        </w:div>
        <w:div w:id="1644198069">
          <w:marLeft w:val="640"/>
          <w:marRight w:val="0"/>
          <w:marTop w:val="0"/>
          <w:marBottom w:val="0"/>
          <w:divBdr>
            <w:top w:val="none" w:sz="0" w:space="0" w:color="auto"/>
            <w:left w:val="none" w:sz="0" w:space="0" w:color="auto"/>
            <w:bottom w:val="none" w:sz="0" w:space="0" w:color="auto"/>
            <w:right w:val="none" w:sz="0" w:space="0" w:color="auto"/>
          </w:divBdr>
        </w:div>
        <w:div w:id="568687650">
          <w:marLeft w:val="640"/>
          <w:marRight w:val="0"/>
          <w:marTop w:val="0"/>
          <w:marBottom w:val="0"/>
          <w:divBdr>
            <w:top w:val="none" w:sz="0" w:space="0" w:color="auto"/>
            <w:left w:val="none" w:sz="0" w:space="0" w:color="auto"/>
            <w:bottom w:val="none" w:sz="0" w:space="0" w:color="auto"/>
            <w:right w:val="none" w:sz="0" w:space="0" w:color="auto"/>
          </w:divBdr>
        </w:div>
        <w:div w:id="1974286177">
          <w:marLeft w:val="640"/>
          <w:marRight w:val="0"/>
          <w:marTop w:val="0"/>
          <w:marBottom w:val="0"/>
          <w:divBdr>
            <w:top w:val="none" w:sz="0" w:space="0" w:color="auto"/>
            <w:left w:val="none" w:sz="0" w:space="0" w:color="auto"/>
            <w:bottom w:val="none" w:sz="0" w:space="0" w:color="auto"/>
            <w:right w:val="none" w:sz="0" w:space="0" w:color="auto"/>
          </w:divBdr>
        </w:div>
        <w:div w:id="1466505087">
          <w:marLeft w:val="640"/>
          <w:marRight w:val="0"/>
          <w:marTop w:val="0"/>
          <w:marBottom w:val="0"/>
          <w:divBdr>
            <w:top w:val="none" w:sz="0" w:space="0" w:color="auto"/>
            <w:left w:val="none" w:sz="0" w:space="0" w:color="auto"/>
            <w:bottom w:val="none" w:sz="0" w:space="0" w:color="auto"/>
            <w:right w:val="none" w:sz="0" w:space="0" w:color="auto"/>
          </w:divBdr>
        </w:div>
        <w:div w:id="1054624158">
          <w:marLeft w:val="640"/>
          <w:marRight w:val="0"/>
          <w:marTop w:val="0"/>
          <w:marBottom w:val="0"/>
          <w:divBdr>
            <w:top w:val="none" w:sz="0" w:space="0" w:color="auto"/>
            <w:left w:val="none" w:sz="0" w:space="0" w:color="auto"/>
            <w:bottom w:val="none" w:sz="0" w:space="0" w:color="auto"/>
            <w:right w:val="none" w:sz="0" w:space="0" w:color="auto"/>
          </w:divBdr>
        </w:div>
        <w:div w:id="164328574">
          <w:marLeft w:val="640"/>
          <w:marRight w:val="0"/>
          <w:marTop w:val="0"/>
          <w:marBottom w:val="0"/>
          <w:divBdr>
            <w:top w:val="none" w:sz="0" w:space="0" w:color="auto"/>
            <w:left w:val="none" w:sz="0" w:space="0" w:color="auto"/>
            <w:bottom w:val="none" w:sz="0" w:space="0" w:color="auto"/>
            <w:right w:val="none" w:sz="0" w:space="0" w:color="auto"/>
          </w:divBdr>
        </w:div>
        <w:div w:id="922757285">
          <w:marLeft w:val="640"/>
          <w:marRight w:val="0"/>
          <w:marTop w:val="0"/>
          <w:marBottom w:val="0"/>
          <w:divBdr>
            <w:top w:val="none" w:sz="0" w:space="0" w:color="auto"/>
            <w:left w:val="none" w:sz="0" w:space="0" w:color="auto"/>
            <w:bottom w:val="none" w:sz="0" w:space="0" w:color="auto"/>
            <w:right w:val="none" w:sz="0" w:space="0" w:color="auto"/>
          </w:divBdr>
        </w:div>
        <w:div w:id="351877103">
          <w:marLeft w:val="640"/>
          <w:marRight w:val="0"/>
          <w:marTop w:val="0"/>
          <w:marBottom w:val="0"/>
          <w:divBdr>
            <w:top w:val="none" w:sz="0" w:space="0" w:color="auto"/>
            <w:left w:val="none" w:sz="0" w:space="0" w:color="auto"/>
            <w:bottom w:val="none" w:sz="0" w:space="0" w:color="auto"/>
            <w:right w:val="none" w:sz="0" w:space="0" w:color="auto"/>
          </w:divBdr>
        </w:div>
        <w:div w:id="429857481">
          <w:marLeft w:val="640"/>
          <w:marRight w:val="0"/>
          <w:marTop w:val="0"/>
          <w:marBottom w:val="0"/>
          <w:divBdr>
            <w:top w:val="none" w:sz="0" w:space="0" w:color="auto"/>
            <w:left w:val="none" w:sz="0" w:space="0" w:color="auto"/>
            <w:bottom w:val="none" w:sz="0" w:space="0" w:color="auto"/>
            <w:right w:val="none" w:sz="0" w:space="0" w:color="auto"/>
          </w:divBdr>
        </w:div>
        <w:div w:id="558785071">
          <w:marLeft w:val="640"/>
          <w:marRight w:val="0"/>
          <w:marTop w:val="0"/>
          <w:marBottom w:val="0"/>
          <w:divBdr>
            <w:top w:val="none" w:sz="0" w:space="0" w:color="auto"/>
            <w:left w:val="none" w:sz="0" w:space="0" w:color="auto"/>
            <w:bottom w:val="none" w:sz="0" w:space="0" w:color="auto"/>
            <w:right w:val="none" w:sz="0" w:space="0" w:color="auto"/>
          </w:divBdr>
        </w:div>
        <w:div w:id="1388526158">
          <w:marLeft w:val="640"/>
          <w:marRight w:val="0"/>
          <w:marTop w:val="0"/>
          <w:marBottom w:val="0"/>
          <w:divBdr>
            <w:top w:val="none" w:sz="0" w:space="0" w:color="auto"/>
            <w:left w:val="none" w:sz="0" w:space="0" w:color="auto"/>
            <w:bottom w:val="none" w:sz="0" w:space="0" w:color="auto"/>
            <w:right w:val="none" w:sz="0" w:space="0" w:color="auto"/>
          </w:divBdr>
        </w:div>
        <w:div w:id="1601139151">
          <w:marLeft w:val="640"/>
          <w:marRight w:val="0"/>
          <w:marTop w:val="0"/>
          <w:marBottom w:val="0"/>
          <w:divBdr>
            <w:top w:val="none" w:sz="0" w:space="0" w:color="auto"/>
            <w:left w:val="none" w:sz="0" w:space="0" w:color="auto"/>
            <w:bottom w:val="none" w:sz="0" w:space="0" w:color="auto"/>
            <w:right w:val="none" w:sz="0" w:space="0" w:color="auto"/>
          </w:divBdr>
        </w:div>
        <w:div w:id="1461458235">
          <w:marLeft w:val="640"/>
          <w:marRight w:val="0"/>
          <w:marTop w:val="0"/>
          <w:marBottom w:val="0"/>
          <w:divBdr>
            <w:top w:val="none" w:sz="0" w:space="0" w:color="auto"/>
            <w:left w:val="none" w:sz="0" w:space="0" w:color="auto"/>
            <w:bottom w:val="none" w:sz="0" w:space="0" w:color="auto"/>
            <w:right w:val="none" w:sz="0" w:space="0" w:color="auto"/>
          </w:divBdr>
        </w:div>
        <w:div w:id="1370493104">
          <w:marLeft w:val="640"/>
          <w:marRight w:val="0"/>
          <w:marTop w:val="0"/>
          <w:marBottom w:val="0"/>
          <w:divBdr>
            <w:top w:val="none" w:sz="0" w:space="0" w:color="auto"/>
            <w:left w:val="none" w:sz="0" w:space="0" w:color="auto"/>
            <w:bottom w:val="none" w:sz="0" w:space="0" w:color="auto"/>
            <w:right w:val="none" w:sz="0" w:space="0" w:color="auto"/>
          </w:divBdr>
        </w:div>
        <w:div w:id="1807701259">
          <w:marLeft w:val="640"/>
          <w:marRight w:val="0"/>
          <w:marTop w:val="0"/>
          <w:marBottom w:val="0"/>
          <w:divBdr>
            <w:top w:val="none" w:sz="0" w:space="0" w:color="auto"/>
            <w:left w:val="none" w:sz="0" w:space="0" w:color="auto"/>
            <w:bottom w:val="none" w:sz="0" w:space="0" w:color="auto"/>
            <w:right w:val="none" w:sz="0" w:space="0" w:color="auto"/>
          </w:divBdr>
        </w:div>
        <w:div w:id="1759520212">
          <w:marLeft w:val="640"/>
          <w:marRight w:val="0"/>
          <w:marTop w:val="0"/>
          <w:marBottom w:val="0"/>
          <w:divBdr>
            <w:top w:val="none" w:sz="0" w:space="0" w:color="auto"/>
            <w:left w:val="none" w:sz="0" w:space="0" w:color="auto"/>
            <w:bottom w:val="none" w:sz="0" w:space="0" w:color="auto"/>
            <w:right w:val="none" w:sz="0" w:space="0" w:color="auto"/>
          </w:divBdr>
        </w:div>
        <w:div w:id="928661783">
          <w:marLeft w:val="640"/>
          <w:marRight w:val="0"/>
          <w:marTop w:val="0"/>
          <w:marBottom w:val="0"/>
          <w:divBdr>
            <w:top w:val="none" w:sz="0" w:space="0" w:color="auto"/>
            <w:left w:val="none" w:sz="0" w:space="0" w:color="auto"/>
            <w:bottom w:val="none" w:sz="0" w:space="0" w:color="auto"/>
            <w:right w:val="none" w:sz="0" w:space="0" w:color="auto"/>
          </w:divBdr>
        </w:div>
        <w:div w:id="1490055830">
          <w:marLeft w:val="640"/>
          <w:marRight w:val="0"/>
          <w:marTop w:val="0"/>
          <w:marBottom w:val="0"/>
          <w:divBdr>
            <w:top w:val="none" w:sz="0" w:space="0" w:color="auto"/>
            <w:left w:val="none" w:sz="0" w:space="0" w:color="auto"/>
            <w:bottom w:val="none" w:sz="0" w:space="0" w:color="auto"/>
            <w:right w:val="none" w:sz="0" w:space="0" w:color="auto"/>
          </w:divBdr>
        </w:div>
        <w:div w:id="622931321">
          <w:marLeft w:val="640"/>
          <w:marRight w:val="0"/>
          <w:marTop w:val="0"/>
          <w:marBottom w:val="0"/>
          <w:divBdr>
            <w:top w:val="none" w:sz="0" w:space="0" w:color="auto"/>
            <w:left w:val="none" w:sz="0" w:space="0" w:color="auto"/>
            <w:bottom w:val="none" w:sz="0" w:space="0" w:color="auto"/>
            <w:right w:val="none" w:sz="0" w:space="0" w:color="auto"/>
          </w:divBdr>
        </w:div>
        <w:div w:id="505829795">
          <w:marLeft w:val="640"/>
          <w:marRight w:val="0"/>
          <w:marTop w:val="0"/>
          <w:marBottom w:val="0"/>
          <w:divBdr>
            <w:top w:val="none" w:sz="0" w:space="0" w:color="auto"/>
            <w:left w:val="none" w:sz="0" w:space="0" w:color="auto"/>
            <w:bottom w:val="none" w:sz="0" w:space="0" w:color="auto"/>
            <w:right w:val="none" w:sz="0" w:space="0" w:color="auto"/>
          </w:divBdr>
        </w:div>
        <w:div w:id="1006782905">
          <w:marLeft w:val="640"/>
          <w:marRight w:val="0"/>
          <w:marTop w:val="0"/>
          <w:marBottom w:val="0"/>
          <w:divBdr>
            <w:top w:val="none" w:sz="0" w:space="0" w:color="auto"/>
            <w:left w:val="none" w:sz="0" w:space="0" w:color="auto"/>
            <w:bottom w:val="none" w:sz="0" w:space="0" w:color="auto"/>
            <w:right w:val="none" w:sz="0" w:space="0" w:color="auto"/>
          </w:divBdr>
        </w:div>
        <w:div w:id="522207842">
          <w:marLeft w:val="640"/>
          <w:marRight w:val="0"/>
          <w:marTop w:val="0"/>
          <w:marBottom w:val="0"/>
          <w:divBdr>
            <w:top w:val="none" w:sz="0" w:space="0" w:color="auto"/>
            <w:left w:val="none" w:sz="0" w:space="0" w:color="auto"/>
            <w:bottom w:val="none" w:sz="0" w:space="0" w:color="auto"/>
            <w:right w:val="none" w:sz="0" w:space="0" w:color="auto"/>
          </w:divBdr>
        </w:div>
        <w:div w:id="1535340610">
          <w:marLeft w:val="640"/>
          <w:marRight w:val="0"/>
          <w:marTop w:val="0"/>
          <w:marBottom w:val="0"/>
          <w:divBdr>
            <w:top w:val="none" w:sz="0" w:space="0" w:color="auto"/>
            <w:left w:val="none" w:sz="0" w:space="0" w:color="auto"/>
            <w:bottom w:val="none" w:sz="0" w:space="0" w:color="auto"/>
            <w:right w:val="none" w:sz="0" w:space="0" w:color="auto"/>
          </w:divBdr>
        </w:div>
        <w:div w:id="1116683406">
          <w:marLeft w:val="640"/>
          <w:marRight w:val="0"/>
          <w:marTop w:val="0"/>
          <w:marBottom w:val="0"/>
          <w:divBdr>
            <w:top w:val="none" w:sz="0" w:space="0" w:color="auto"/>
            <w:left w:val="none" w:sz="0" w:space="0" w:color="auto"/>
            <w:bottom w:val="none" w:sz="0" w:space="0" w:color="auto"/>
            <w:right w:val="none" w:sz="0" w:space="0" w:color="auto"/>
          </w:divBdr>
        </w:div>
        <w:div w:id="1794906938">
          <w:marLeft w:val="640"/>
          <w:marRight w:val="0"/>
          <w:marTop w:val="0"/>
          <w:marBottom w:val="0"/>
          <w:divBdr>
            <w:top w:val="none" w:sz="0" w:space="0" w:color="auto"/>
            <w:left w:val="none" w:sz="0" w:space="0" w:color="auto"/>
            <w:bottom w:val="none" w:sz="0" w:space="0" w:color="auto"/>
            <w:right w:val="none" w:sz="0" w:space="0" w:color="auto"/>
          </w:divBdr>
        </w:div>
        <w:div w:id="2145467539">
          <w:marLeft w:val="640"/>
          <w:marRight w:val="0"/>
          <w:marTop w:val="0"/>
          <w:marBottom w:val="0"/>
          <w:divBdr>
            <w:top w:val="none" w:sz="0" w:space="0" w:color="auto"/>
            <w:left w:val="none" w:sz="0" w:space="0" w:color="auto"/>
            <w:bottom w:val="none" w:sz="0" w:space="0" w:color="auto"/>
            <w:right w:val="none" w:sz="0" w:space="0" w:color="auto"/>
          </w:divBdr>
        </w:div>
        <w:div w:id="12196830">
          <w:marLeft w:val="640"/>
          <w:marRight w:val="0"/>
          <w:marTop w:val="0"/>
          <w:marBottom w:val="0"/>
          <w:divBdr>
            <w:top w:val="none" w:sz="0" w:space="0" w:color="auto"/>
            <w:left w:val="none" w:sz="0" w:space="0" w:color="auto"/>
            <w:bottom w:val="none" w:sz="0" w:space="0" w:color="auto"/>
            <w:right w:val="none" w:sz="0" w:space="0" w:color="auto"/>
          </w:divBdr>
        </w:div>
        <w:div w:id="220019236">
          <w:marLeft w:val="640"/>
          <w:marRight w:val="0"/>
          <w:marTop w:val="0"/>
          <w:marBottom w:val="0"/>
          <w:divBdr>
            <w:top w:val="none" w:sz="0" w:space="0" w:color="auto"/>
            <w:left w:val="none" w:sz="0" w:space="0" w:color="auto"/>
            <w:bottom w:val="none" w:sz="0" w:space="0" w:color="auto"/>
            <w:right w:val="none" w:sz="0" w:space="0" w:color="auto"/>
          </w:divBdr>
        </w:div>
        <w:div w:id="650133929">
          <w:marLeft w:val="640"/>
          <w:marRight w:val="0"/>
          <w:marTop w:val="0"/>
          <w:marBottom w:val="0"/>
          <w:divBdr>
            <w:top w:val="none" w:sz="0" w:space="0" w:color="auto"/>
            <w:left w:val="none" w:sz="0" w:space="0" w:color="auto"/>
            <w:bottom w:val="none" w:sz="0" w:space="0" w:color="auto"/>
            <w:right w:val="none" w:sz="0" w:space="0" w:color="auto"/>
          </w:divBdr>
        </w:div>
        <w:div w:id="938877566">
          <w:marLeft w:val="640"/>
          <w:marRight w:val="0"/>
          <w:marTop w:val="0"/>
          <w:marBottom w:val="0"/>
          <w:divBdr>
            <w:top w:val="none" w:sz="0" w:space="0" w:color="auto"/>
            <w:left w:val="none" w:sz="0" w:space="0" w:color="auto"/>
            <w:bottom w:val="none" w:sz="0" w:space="0" w:color="auto"/>
            <w:right w:val="none" w:sz="0" w:space="0" w:color="auto"/>
          </w:divBdr>
        </w:div>
        <w:div w:id="1418669296">
          <w:marLeft w:val="640"/>
          <w:marRight w:val="0"/>
          <w:marTop w:val="0"/>
          <w:marBottom w:val="0"/>
          <w:divBdr>
            <w:top w:val="none" w:sz="0" w:space="0" w:color="auto"/>
            <w:left w:val="none" w:sz="0" w:space="0" w:color="auto"/>
            <w:bottom w:val="none" w:sz="0" w:space="0" w:color="auto"/>
            <w:right w:val="none" w:sz="0" w:space="0" w:color="auto"/>
          </w:divBdr>
        </w:div>
        <w:div w:id="845024959">
          <w:marLeft w:val="640"/>
          <w:marRight w:val="0"/>
          <w:marTop w:val="0"/>
          <w:marBottom w:val="0"/>
          <w:divBdr>
            <w:top w:val="none" w:sz="0" w:space="0" w:color="auto"/>
            <w:left w:val="none" w:sz="0" w:space="0" w:color="auto"/>
            <w:bottom w:val="none" w:sz="0" w:space="0" w:color="auto"/>
            <w:right w:val="none" w:sz="0" w:space="0" w:color="auto"/>
          </w:divBdr>
        </w:div>
      </w:divsChild>
    </w:div>
    <w:div w:id="1473867902">
      <w:marLeft w:val="480"/>
      <w:marRight w:val="0"/>
      <w:marTop w:val="0"/>
      <w:marBottom w:val="0"/>
      <w:divBdr>
        <w:top w:val="none" w:sz="0" w:space="0" w:color="auto"/>
        <w:left w:val="none" w:sz="0" w:space="0" w:color="auto"/>
        <w:bottom w:val="none" w:sz="0" w:space="0" w:color="auto"/>
        <w:right w:val="none" w:sz="0" w:space="0" w:color="auto"/>
      </w:divBdr>
    </w:div>
    <w:div w:id="1474716765">
      <w:marLeft w:val="480"/>
      <w:marRight w:val="0"/>
      <w:marTop w:val="0"/>
      <w:marBottom w:val="0"/>
      <w:divBdr>
        <w:top w:val="none" w:sz="0" w:space="0" w:color="auto"/>
        <w:left w:val="none" w:sz="0" w:space="0" w:color="auto"/>
        <w:bottom w:val="none" w:sz="0" w:space="0" w:color="auto"/>
        <w:right w:val="none" w:sz="0" w:space="0" w:color="auto"/>
      </w:divBdr>
    </w:div>
    <w:div w:id="1477917212">
      <w:marLeft w:val="480"/>
      <w:marRight w:val="0"/>
      <w:marTop w:val="0"/>
      <w:marBottom w:val="0"/>
      <w:divBdr>
        <w:top w:val="none" w:sz="0" w:space="0" w:color="auto"/>
        <w:left w:val="none" w:sz="0" w:space="0" w:color="auto"/>
        <w:bottom w:val="none" w:sz="0" w:space="0" w:color="auto"/>
        <w:right w:val="none" w:sz="0" w:space="0" w:color="auto"/>
      </w:divBdr>
    </w:div>
    <w:div w:id="1479221265">
      <w:marLeft w:val="480"/>
      <w:marRight w:val="0"/>
      <w:marTop w:val="0"/>
      <w:marBottom w:val="0"/>
      <w:divBdr>
        <w:top w:val="none" w:sz="0" w:space="0" w:color="auto"/>
        <w:left w:val="none" w:sz="0" w:space="0" w:color="auto"/>
        <w:bottom w:val="none" w:sz="0" w:space="0" w:color="auto"/>
        <w:right w:val="none" w:sz="0" w:space="0" w:color="auto"/>
      </w:divBdr>
    </w:div>
    <w:div w:id="1479229636">
      <w:bodyDiv w:val="1"/>
      <w:marLeft w:val="0"/>
      <w:marRight w:val="0"/>
      <w:marTop w:val="0"/>
      <w:marBottom w:val="0"/>
      <w:divBdr>
        <w:top w:val="none" w:sz="0" w:space="0" w:color="auto"/>
        <w:left w:val="none" w:sz="0" w:space="0" w:color="auto"/>
        <w:bottom w:val="none" w:sz="0" w:space="0" w:color="auto"/>
        <w:right w:val="none" w:sz="0" w:space="0" w:color="auto"/>
      </w:divBdr>
    </w:div>
    <w:div w:id="1479611947">
      <w:bodyDiv w:val="1"/>
      <w:marLeft w:val="0"/>
      <w:marRight w:val="0"/>
      <w:marTop w:val="0"/>
      <w:marBottom w:val="0"/>
      <w:divBdr>
        <w:top w:val="none" w:sz="0" w:space="0" w:color="auto"/>
        <w:left w:val="none" w:sz="0" w:space="0" w:color="auto"/>
        <w:bottom w:val="none" w:sz="0" w:space="0" w:color="auto"/>
        <w:right w:val="none" w:sz="0" w:space="0" w:color="auto"/>
      </w:divBdr>
      <w:divsChild>
        <w:div w:id="1492480675">
          <w:marLeft w:val="640"/>
          <w:marRight w:val="0"/>
          <w:marTop w:val="0"/>
          <w:marBottom w:val="0"/>
          <w:divBdr>
            <w:top w:val="none" w:sz="0" w:space="0" w:color="auto"/>
            <w:left w:val="none" w:sz="0" w:space="0" w:color="auto"/>
            <w:bottom w:val="none" w:sz="0" w:space="0" w:color="auto"/>
            <w:right w:val="none" w:sz="0" w:space="0" w:color="auto"/>
          </w:divBdr>
        </w:div>
        <w:div w:id="860438211">
          <w:marLeft w:val="640"/>
          <w:marRight w:val="0"/>
          <w:marTop w:val="0"/>
          <w:marBottom w:val="0"/>
          <w:divBdr>
            <w:top w:val="none" w:sz="0" w:space="0" w:color="auto"/>
            <w:left w:val="none" w:sz="0" w:space="0" w:color="auto"/>
            <w:bottom w:val="none" w:sz="0" w:space="0" w:color="auto"/>
            <w:right w:val="none" w:sz="0" w:space="0" w:color="auto"/>
          </w:divBdr>
        </w:div>
        <w:div w:id="418412409">
          <w:marLeft w:val="640"/>
          <w:marRight w:val="0"/>
          <w:marTop w:val="0"/>
          <w:marBottom w:val="0"/>
          <w:divBdr>
            <w:top w:val="none" w:sz="0" w:space="0" w:color="auto"/>
            <w:left w:val="none" w:sz="0" w:space="0" w:color="auto"/>
            <w:bottom w:val="none" w:sz="0" w:space="0" w:color="auto"/>
            <w:right w:val="none" w:sz="0" w:space="0" w:color="auto"/>
          </w:divBdr>
        </w:div>
        <w:div w:id="1960409516">
          <w:marLeft w:val="640"/>
          <w:marRight w:val="0"/>
          <w:marTop w:val="0"/>
          <w:marBottom w:val="0"/>
          <w:divBdr>
            <w:top w:val="none" w:sz="0" w:space="0" w:color="auto"/>
            <w:left w:val="none" w:sz="0" w:space="0" w:color="auto"/>
            <w:bottom w:val="none" w:sz="0" w:space="0" w:color="auto"/>
            <w:right w:val="none" w:sz="0" w:space="0" w:color="auto"/>
          </w:divBdr>
        </w:div>
        <w:div w:id="304817442">
          <w:marLeft w:val="640"/>
          <w:marRight w:val="0"/>
          <w:marTop w:val="0"/>
          <w:marBottom w:val="0"/>
          <w:divBdr>
            <w:top w:val="none" w:sz="0" w:space="0" w:color="auto"/>
            <w:left w:val="none" w:sz="0" w:space="0" w:color="auto"/>
            <w:bottom w:val="none" w:sz="0" w:space="0" w:color="auto"/>
            <w:right w:val="none" w:sz="0" w:space="0" w:color="auto"/>
          </w:divBdr>
        </w:div>
        <w:div w:id="2084520349">
          <w:marLeft w:val="640"/>
          <w:marRight w:val="0"/>
          <w:marTop w:val="0"/>
          <w:marBottom w:val="0"/>
          <w:divBdr>
            <w:top w:val="none" w:sz="0" w:space="0" w:color="auto"/>
            <w:left w:val="none" w:sz="0" w:space="0" w:color="auto"/>
            <w:bottom w:val="none" w:sz="0" w:space="0" w:color="auto"/>
            <w:right w:val="none" w:sz="0" w:space="0" w:color="auto"/>
          </w:divBdr>
        </w:div>
        <w:div w:id="1694377441">
          <w:marLeft w:val="640"/>
          <w:marRight w:val="0"/>
          <w:marTop w:val="0"/>
          <w:marBottom w:val="0"/>
          <w:divBdr>
            <w:top w:val="none" w:sz="0" w:space="0" w:color="auto"/>
            <w:left w:val="none" w:sz="0" w:space="0" w:color="auto"/>
            <w:bottom w:val="none" w:sz="0" w:space="0" w:color="auto"/>
            <w:right w:val="none" w:sz="0" w:space="0" w:color="auto"/>
          </w:divBdr>
        </w:div>
        <w:div w:id="127361150">
          <w:marLeft w:val="640"/>
          <w:marRight w:val="0"/>
          <w:marTop w:val="0"/>
          <w:marBottom w:val="0"/>
          <w:divBdr>
            <w:top w:val="none" w:sz="0" w:space="0" w:color="auto"/>
            <w:left w:val="none" w:sz="0" w:space="0" w:color="auto"/>
            <w:bottom w:val="none" w:sz="0" w:space="0" w:color="auto"/>
            <w:right w:val="none" w:sz="0" w:space="0" w:color="auto"/>
          </w:divBdr>
        </w:div>
        <w:div w:id="1910378594">
          <w:marLeft w:val="640"/>
          <w:marRight w:val="0"/>
          <w:marTop w:val="0"/>
          <w:marBottom w:val="0"/>
          <w:divBdr>
            <w:top w:val="none" w:sz="0" w:space="0" w:color="auto"/>
            <w:left w:val="none" w:sz="0" w:space="0" w:color="auto"/>
            <w:bottom w:val="none" w:sz="0" w:space="0" w:color="auto"/>
            <w:right w:val="none" w:sz="0" w:space="0" w:color="auto"/>
          </w:divBdr>
        </w:div>
        <w:div w:id="1240946832">
          <w:marLeft w:val="640"/>
          <w:marRight w:val="0"/>
          <w:marTop w:val="0"/>
          <w:marBottom w:val="0"/>
          <w:divBdr>
            <w:top w:val="none" w:sz="0" w:space="0" w:color="auto"/>
            <w:left w:val="none" w:sz="0" w:space="0" w:color="auto"/>
            <w:bottom w:val="none" w:sz="0" w:space="0" w:color="auto"/>
            <w:right w:val="none" w:sz="0" w:space="0" w:color="auto"/>
          </w:divBdr>
        </w:div>
        <w:div w:id="1079055498">
          <w:marLeft w:val="640"/>
          <w:marRight w:val="0"/>
          <w:marTop w:val="0"/>
          <w:marBottom w:val="0"/>
          <w:divBdr>
            <w:top w:val="none" w:sz="0" w:space="0" w:color="auto"/>
            <w:left w:val="none" w:sz="0" w:space="0" w:color="auto"/>
            <w:bottom w:val="none" w:sz="0" w:space="0" w:color="auto"/>
            <w:right w:val="none" w:sz="0" w:space="0" w:color="auto"/>
          </w:divBdr>
        </w:div>
        <w:div w:id="1554151496">
          <w:marLeft w:val="640"/>
          <w:marRight w:val="0"/>
          <w:marTop w:val="0"/>
          <w:marBottom w:val="0"/>
          <w:divBdr>
            <w:top w:val="none" w:sz="0" w:space="0" w:color="auto"/>
            <w:left w:val="none" w:sz="0" w:space="0" w:color="auto"/>
            <w:bottom w:val="none" w:sz="0" w:space="0" w:color="auto"/>
            <w:right w:val="none" w:sz="0" w:space="0" w:color="auto"/>
          </w:divBdr>
        </w:div>
        <w:div w:id="1829248585">
          <w:marLeft w:val="640"/>
          <w:marRight w:val="0"/>
          <w:marTop w:val="0"/>
          <w:marBottom w:val="0"/>
          <w:divBdr>
            <w:top w:val="none" w:sz="0" w:space="0" w:color="auto"/>
            <w:left w:val="none" w:sz="0" w:space="0" w:color="auto"/>
            <w:bottom w:val="none" w:sz="0" w:space="0" w:color="auto"/>
            <w:right w:val="none" w:sz="0" w:space="0" w:color="auto"/>
          </w:divBdr>
        </w:div>
        <w:div w:id="969481416">
          <w:marLeft w:val="640"/>
          <w:marRight w:val="0"/>
          <w:marTop w:val="0"/>
          <w:marBottom w:val="0"/>
          <w:divBdr>
            <w:top w:val="none" w:sz="0" w:space="0" w:color="auto"/>
            <w:left w:val="none" w:sz="0" w:space="0" w:color="auto"/>
            <w:bottom w:val="none" w:sz="0" w:space="0" w:color="auto"/>
            <w:right w:val="none" w:sz="0" w:space="0" w:color="auto"/>
          </w:divBdr>
        </w:div>
        <w:div w:id="1386177822">
          <w:marLeft w:val="640"/>
          <w:marRight w:val="0"/>
          <w:marTop w:val="0"/>
          <w:marBottom w:val="0"/>
          <w:divBdr>
            <w:top w:val="none" w:sz="0" w:space="0" w:color="auto"/>
            <w:left w:val="none" w:sz="0" w:space="0" w:color="auto"/>
            <w:bottom w:val="none" w:sz="0" w:space="0" w:color="auto"/>
            <w:right w:val="none" w:sz="0" w:space="0" w:color="auto"/>
          </w:divBdr>
        </w:div>
        <w:div w:id="121726510">
          <w:marLeft w:val="640"/>
          <w:marRight w:val="0"/>
          <w:marTop w:val="0"/>
          <w:marBottom w:val="0"/>
          <w:divBdr>
            <w:top w:val="none" w:sz="0" w:space="0" w:color="auto"/>
            <w:left w:val="none" w:sz="0" w:space="0" w:color="auto"/>
            <w:bottom w:val="none" w:sz="0" w:space="0" w:color="auto"/>
            <w:right w:val="none" w:sz="0" w:space="0" w:color="auto"/>
          </w:divBdr>
        </w:div>
        <w:div w:id="2009361984">
          <w:marLeft w:val="640"/>
          <w:marRight w:val="0"/>
          <w:marTop w:val="0"/>
          <w:marBottom w:val="0"/>
          <w:divBdr>
            <w:top w:val="none" w:sz="0" w:space="0" w:color="auto"/>
            <w:left w:val="none" w:sz="0" w:space="0" w:color="auto"/>
            <w:bottom w:val="none" w:sz="0" w:space="0" w:color="auto"/>
            <w:right w:val="none" w:sz="0" w:space="0" w:color="auto"/>
          </w:divBdr>
        </w:div>
        <w:div w:id="1901095383">
          <w:marLeft w:val="640"/>
          <w:marRight w:val="0"/>
          <w:marTop w:val="0"/>
          <w:marBottom w:val="0"/>
          <w:divBdr>
            <w:top w:val="none" w:sz="0" w:space="0" w:color="auto"/>
            <w:left w:val="none" w:sz="0" w:space="0" w:color="auto"/>
            <w:bottom w:val="none" w:sz="0" w:space="0" w:color="auto"/>
            <w:right w:val="none" w:sz="0" w:space="0" w:color="auto"/>
          </w:divBdr>
        </w:div>
        <w:div w:id="1074743470">
          <w:marLeft w:val="640"/>
          <w:marRight w:val="0"/>
          <w:marTop w:val="0"/>
          <w:marBottom w:val="0"/>
          <w:divBdr>
            <w:top w:val="none" w:sz="0" w:space="0" w:color="auto"/>
            <w:left w:val="none" w:sz="0" w:space="0" w:color="auto"/>
            <w:bottom w:val="none" w:sz="0" w:space="0" w:color="auto"/>
            <w:right w:val="none" w:sz="0" w:space="0" w:color="auto"/>
          </w:divBdr>
        </w:div>
        <w:div w:id="126778292">
          <w:marLeft w:val="640"/>
          <w:marRight w:val="0"/>
          <w:marTop w:val="0"/>
          <w:marBottom w:val="0"/>
          <w:divBdr>
            <w:top w:val="none" w:sz="0" w:space="0" w:color="auto"/>
            <w:left w:val="none" w:sz="0" w:space="0" w:color="auto"/>
            <w:bottom w:val="none" w:sz="0" w:space="0" w:color="auto"/>
            <w:right w:val="none" w:sz="0" w:space="0" w:color="auto"/>
          </w:divBdr>
        </w:div>
        <w:div w:id="1260941592">
          <w:marLeft w:val="640"/>
          <w:marRight w:val="0"/>
          <w:marTop w:val="0"/>
          <w:marBottom w:val="0"/>
          <w:divBdr>
            <w:top w:val="none" w:sz="0" w:space="0" w:color="auto"/>
            <w:left w:val="none" w:sz="0" w:space="0" w:color="auto"/>
            <w:bottom w:val="none" w:sz="0" w:space="0" w:color="auto"/>
            <w:right w:val="none" w:sz="0" w:space="0" w:color="auto"/>
          </w:divBdr>
        </w:div>
        <w:div w:id="1170098936">
          <w:marLeft w:val="640"/>
          <w:marRight w:val="0"/>
          <w:marTop w:val="0"/>
          <w:marBottom w:val="0"/>
          <w:divBdr>
            <w:top w:val="none" w:sz="0" w:space="0" w:color="auto"/>
            <w:left w:val="none" w:sz="0" w:space="0" w:color="auto"/>
            <w:bottom w:val="none" w:sz="0" w:space="0" w:color="auto"/>
            <w:right w:val="none" w:sz="0" w:space="0" w:color="auto"/>
          </w:divBdr>
        </w:div>
        <w:div w:id="1059548551">
          <w:marLeft w:val="640"/>
          <w:marRight w:val="0"/>
          <w:marTop w:val="0"/>
          <w:marBottom w:val="0"/>
          <w:divBdr>
            <w:top w:val="none" w:sz="0" w:space="0" w:color="auto"/>
            <w:left w:val="none" w:sz="0" w:space="0" w:color="auto"/>
            <w:bottom w:val="none" w:sz="0" w:space="0" w:color="auto"/>
            <w:right w:val="none" w:sz="0" w:space="0" w:color="auto"/>
          </w:divBdr>
        </w:div>
        <w:div w:id="242182402">
          <w:marLeft w:val="640"/>
          <w:marRight w:val="0"/>
          <w:marTop w:val="0"/>
          <w:marBottom w:val="0"/>
          <w:divBdr>
            <w:top w:val="none" w:sz="0" w:space="0" w:color="auto"/>
            <w:left w:val="none" w:sz="0" w:space="0" w:color="auto"/>
            <w:bottom w:val="none" w:sz="0" w:space="0" w:color="auto"/>
            <w:right w:val="none" w:sz="0" w:space="0" w:color="auto"/>
          </w:divBdr>
        </w:div>
        <w:div w:id="539828768">
          <w:marLeft w:val="640"/>
          <w:marRight w:val="0"/>
          <w:marTop w:val="0"/>
          <w:marBottom w:val="0"/>
          <w:divBdr>
            <w:top w:val="none" w:sz="0" w:space="0" w:color="auto"/>
            <w:left w:val="none" w:sz="0" w:space="0" w:color="auto"/>
            <w:bottom w:val="none" w:sz="0" w:space="0" w:color="auto"/>
            <w:right w:val="none" w:sz="0" w:space="0" w:color="auto"/>
          </w:divBdr>
        </w:div>
        <w:div w:id="1526752456">
          <w:marLeft w:val="640"/>
          <w:marRight w:val="0"/>
          <w:marTop w:val="0"/>
          <w:marBottom w:val="0"/>
          <w:divBdr>
            <w:top w:val="none" w:sz="0" w:space="0" w:color="auto"/>
            <w:left w:val="none" w:sz="0" w:space="0" w:color="auto"/>
            <w:bottom w:val="none" w:sz="0" w:space="0" w:color="auto"/>
            <w:right w:val="none" w:sz="0" w:space="0" w:color="auto"/>
          </w:divBdr>
        </w:div>
        <w:div w:id="1541480407">
          <w:marLeft w:val="640"/>
          <w:marRight w:val="0"/>
          <w:marTop w:val="0"/>
          <w:marBottom w:val="0"/>
          <w:divBdr>
            <w:top w:val="none" w:sz="0" w:space="0" w:color="auto"/>
            <w:left w:val="none" w:sz="0" w:space="0" w:color="auto"/>
            <w:bottom w:val="none" w:sz="0" w:space="0" w:color="auto"/>
            <w:right w:val="none" w:sz="0" w:space="0" w:color="auto"/>
          </w:divBdr>
        </w:div>
        <w:div w:id="254870353">
          <w:marLeft w:val="640"/>
          <w:marRight w:val="0"/>
          <w:marTop w:val="0"/>
          <w:marBottom w:val="0"/>
          <w:divBdr>
            <w:top w:val="none" w:sz="0" w:space="0" w:color="auto"/>
            <w:left w:val="none" w:sz="0" w:space="0" w:color="auto"/>
            <w:bottom w:val="none" w:sz="0" w:space="0" w:color="auto"/>
            <w:right w:val="none" w:sz="0" w:space="0" w:color="auto"/>
          </w:divBdr>
        </w:div>
        <w:div w:id="1645508173">
          <w:marLeft w:val="640"/>
          <w:marRight w:val="0"/>
          <w:marTop w:val="0"/>
          <w:marBottom w:val="0"/>
          <w:divBdr>
            <w:top w:val="none" w:sz="0" w:space="0" w:color="auto"/>
            <w:left w:val="none" w:sz="0" w:space="0" w:color="auto"/>
            <w:bottom w:val="none" w:sz="0" w:space="0" w:color="auto"/>
            <w:right w:val="none" w:sz="0" w:space="0" w:color="auto"/>
          </w:divBdr>
        </w:div>
        <w:div w:id="1548179052">
          <w:marLeft w:val="640"/>
          <w:marRight w:val="0"/>
          <w:marTop w:val="0"/>
          <w:marBottom w:val="0"/>
          <w:divBdr>
            <w:top w:val="none" w:sz="0" w:space="0" w:color="auto"/>
            <w:left w:val="none" w:sz="0" w:space="0" w:color="auto"/>
            <w:bottom w:val="none" w:sz="0" w:space="0" w:color="auto"/>
            <w:right w:val="none" w:sz="0" w:space="0" w:color="auto"/>
          </w:divBdr>
        </w:div>
        <w:div w:id="1663509804">
          <w:marLeft w:val="640"/>
          <w:marRight w:val="0"/>
          <w:marTop w:val="0"/>
          <w:marBottom w:val="0"/>
          <w:divBdr>
            <w:top w:val="none" w:sz="0" w:space="0" w:color="auto"/>
            <w:left w:val="none" w:sz="0" w:space="0" w:color="auto"/>
            <w:bottom w:val="none" w:sz="0" w:space="0" w:color="auto"/>
            <w:right w:val="none" w:sz="0" w:space="0" w:color="auto"/>
          </w:divBdr>
        </w:div>
        <w:div w:id="81024749">
          <w:marLeft w:val="640"/>
          <w:marRight w:val="0"/>
          <w:marTop w:val="0"/>
          <w:marBottom w:val="0"/>
          <w:divBdr>
            <w:top w:val="none" w:sz="0" w:space="0" w:color="auto"/>
            <w:left w:val="none" w:sz="0" w:space="0" w:color="auto"/>
            <w:bottom w:val="none" w:sz="0" w:space="0" w:color="auto"/>
            <w:right w:val="none" w:sz="0" w:space="0" w:color="auto"/>
          </w:divBdr>
        </w:div>
        <w:div w:id="1726833162">
          <w:marLeft w:val="640"/>
          <w:marRight w:val="0"/>
          <w:marTop w:val="0"/>
          <w:marBottom w:val="0"/>
          <w:divBdr>
            <w:top w:val="none" w:sz="0" w:space="0" w:color="auto"/>
            <w:left w:val="none" w:sz="0" w:space="0" w:color="auto"/>
            <w:bottom w:val="none" w:sz="0" w:space="0" w:color="auto"/>
            <w:right w:val="none" w:sz="0" w:space="0" w:color="auto"/>
          </w:divBdr>
        </w:div>
        <w:div w:id="119345438">
          <w:marLeft w:val="640"/>
          <w:marRight w:val="0"/>
          <w:marTop w:val="0"/>
          <w:marBottom w:val="0"/>
          <w:divBdr>
            <w:top w:val="none" w:sz="0" w:space="0" w:color="auto"/>
            <w:left w:val="none" w:sz="0" w:space="0" w:color="auto"/>
            <w:bottom w:val="none" w:sz="0" w:space="0" w:color="auto"/>
            <w:right w:val="none" w:sz="0" w:space="0" w:color="auto"/>
          </w:divBdr>
        </w:div>
        <w:div w:id="1594703075">
          <w:marLeft w:val="640"/>
          <w:marRight w:val="0"/>
          <w:marTop w:val="0"/>
          <w:marBottom w:val="0"/>
          <w:divBdr>
            <w:top w:val="none" w:sz="0" w:space="0" w:color="auto"/>
            <w:left w:val="none" w:sz="0" w:space="0" w:color="auto"/>
            <w:bottom w:val="none" w:sz="0" w:space="0" w:color="auto"/>
            <w:right w:val="none" w:sz="0" w:space="0" w:color="auto"/>
          </w:divBdr>
        </w:div>
        <w:div w:id="675962222">
          <w:marLeft w:val="640"/>
          <w:marRight w:val="0"/>
          <w:marTop w:val="0"/>
          <w:marBottom w:val="0"/>
          <w:divBdr>
            <w:top w:val="none" w:sz="0" w:space="0" w:color="auto"/>
            <w:left w:val="none" w:sz="0" w:space="0" w:color="auto"/>
            <w:bottom w:val="none" w:sz="0" w:space="0" w:color="auto"/>
            <w:right w:val="none" w:sz="0" w:space="0" w:color="auto"/>
          </w:divBdr>
        </w:div>
        <w:div w:id="1982415588">
          <w:marLeft w:val="640"/>
          <w:marRight w:val="0"/>
          <w:marTop w:val="0"/>
          <w:marBottom w:val="0"/>
          <w:divBdr>
            <w:top w:val="none" w:sz="0" w:space="0" w:color="auto"/>
            <w:left w:val="none" w:sz="0" w:space="0" w:color="auto"/>
            <w:bottom w:val="none" w:sz="0" w:space="0" w:color="auto"/>
            <w:right w:val="none" w:sz="0" w:space="0" w:color="auto"/>
          </w:divBdr>
        </w:div>
        <w:div w:id="651829794">
          <w:marLeft w:val="640"/>
          <w:marRight w:val="0"/>
          <w:marTop w:val="0"/>
          <w:marBottom w:val="0"/>
          <w:divBdr>
            <w:top w:val="none" w:sz="0" w:space="0" w:color="auto"/>
            <w:left w:val="none" w:sz="0" w:space="0" w:color="auto"/>
            <w:bottom w:val="none" w:sz="0" w:space="0" w:color="auto"/>
            <w:right w:val="none" w:sz="0" w:space="0" w:color="auto"/>
          </w:divBdr>
        </w:div>
        <w:div w:id="1855337926">
          <w:marLeft w:val="640"/>
          <w:marRight w:val="0"/>
          <w:marTop w:val="0"/>
          <w:marBottom w:val="0"/>
          <w:divBdr>
            <w:top w:val="none" w:sz="0" w:space="0" w:color="auto"/>
            <w:left w:val="none" w:sz="0" w:space="0" w:color="auto"/>
            <w:bottom w:val="none" w:sz="0" w:space="0" w:color="auto"/>
            <w:right w:val="none" w:sz="0" w:space="0" w:color="auto"/>
          </w:divBdr>
        </w:div>
        <w:div w:id="1295404820">
          <w:marLeft w:val="640"/>
          <w:marRight w:val="0"/>
          <w:marTop w:val="0"/>
          <w:marBottom w:val="0"/>
          <w:divBdr>
            <w:top w:val="none" w:sz="0" w:space="0" w:color="auto"/>
            <w:left w:val="none" w:sz="0" w:space="0" w:color="auto"/>
            <w:bottom w:val="none" w:sz="0" w:space="0" w:color="auto"/>
            <w:right w:val="none" w:sz="0" w:space="0" w:color="auto"/>
          </w:divBdr>
        </w:div>
        <w:div w:id="944271485">
          <w:marLeft w:val="640"/>
          <w:marRight w:val="0"/>
          <w:marTop w:val="0"/>
          <w:marBottom w:val="0"/>
          <w:divBdr>
            <w:top w:val="none" w:sz="0" w:space="0" w:color="auto"/>
            <w:left w:val="none" w:sz="0" w:space="0" w:color="auto"/>
            <w:bottom w:val="none" w:sz="0" w:space="0" w:color="auto"/>
            <w:right w:val="none" w:sz="0" w:space="0" w:color="auto"/>
          </w:divBdr>
        </w:div>
        <w:div w:id="68381008">
          <w:marLeft w:val="640"/>
          <w:marRight w:val="0"/>
          <w:marTop w:val="0"/>
          <w:marBottom w:val="0"/>
          <w:divBdr>
            <w:top w:val="none" w:sz="0" w:space="0" w:color="auto"/>
            <w:left w:val="none" w:sz="0" w:space="0" w:color="auto"/>
            <w:bottom w:val="none" w:sz="0" w:space="0" w:color="auto"/>
            <w:right w:val="none" w:sz="0" w:space="0" w:color="auto"/>
          </w:divBdr>
        </w:div>
        <w:div w:id="753012483">
          <w:marLeft w:val="640"/>
          <w:marRight w:val="0"/>
          <w:marTop w:val="0"/>
          <w:marBottom w:val="0"/>
          <w:divBdr>
            <w:top w:val="none" w:sz="0" w:space="0" w:color="auto"/>
            <w:left w:val="none" w:sz="0" w:space="0" w:color="auto"/>
            <w:bottom w:val="none" w:sz="0" w:space="0" w:color="auto"/>
            <w:right w:val="none" w:sz="0" w:space="0" w:color="auto"/>
          </w:divBdr>
        </w:div>
        <w:div w:id="1010109026">
          <w:marLeft w:val="640"/>
          <w:marRight w:val="0"/>
          <w:marTop w:val="0"/>
          <w:marBottom w:val="0"/>
          <w:divBdr>
            <w:top w:val="none" w:sz="0" w:space="0" w:color="auto"/>
            <w:left w:val="none" w:sz="0" w:space="0" w:color="auto"/>
            <w:bottom w:val="none" w:sz="0" w:space="0" w:color="auto"/>
            <w:right w:val="none" w:sz="0" w:space="0" w:color="auto"/>
          </w:divBdr>
        </w:div>
        <w:div w:id="1030299931">
          <w:marLeft w:val="640"/>
          <w:marRight w:val="0"/>
          <w:marTop w:val="0"/>
          <w:marBottom w:val="0"/>
          <w:divBdr>
            <w:top w:val="none" w:sz="0" w:space="0" w:color="auto"/>
            <w:left w:val="none" w:sz="0" w:space="0" w:color="auto"/>
            <w:bottom w:val="none" w:sz="0" w:space="0" w:color="auto"/>
            <w:right w:val="none" w:sz="0" w:space="0" w:color="auto"/>
          </w:divBdr>
        </w:div>
        <w:div w:id="1748720435">
          <w:marLeft w:val="640"/>
          <w:marRight w:val="0"/>
          <w:marTop w:val="0"/>
          <w:marBottom w:val="0"/>
          <w:divBdr>
            <w:top w:val="none" w:sz="0" w:space="0" w:color="auto"/>
            <w:left w:val="none" w:sz="0" w:space="0" w:color="auto"/>
            <w:bottom w:val="none" w:sz="0" w:space="0" w:color="auto"/>
            <w:right w:val="none" w:sz="0" w:space="0" w:color="auto"/>
          </w:divBdr>
        </w:div>
        <w:div w:id="935868878">
          <w:marLeft w:val="640"/>
          <w:marRight w:val="0"/>
          <w:marTop w:val="0"/>
          <w:marBottom w:val="0"/>
          <w:divBdr>
            <w:top w:val="none" w:sz="0" w:space="0" w:color="auto"/>
            <w:left w:val="none" w:sz="0" w:space="0" w:color="auto"/>
            <w:bottom w:val="none" w:sz="0" w:space="0" w:color="auto"/>
            <w:right w:val="none" w:sz="0" w:space="0" w:color="auto"/>
          </w:divBdr>
        </w:div>
        <w:div w:id="2092005033">
          <w:marLeft w:val="640"/>
          <w:marRight w:val="0"/>
          <w:marTop w:val="0"/>
          <w:marBottom w:val="0"/>
          <w:divBdr>
            <w:top w:val="none" w:sz="0" w:space="0" w:color="auto"/>
            <w:left w:val="none" w:sz="0" w:space="0" w:color="auto"/>
            <w:bottom w:val="none" w:sz="0" w:space="0" w:color="auto"/>
            <w:right w:val="none" w:sz="0" w:space="0" w:color="auto"/>
          </w:divBdr>
        </w:div>
        <w:div w:id="1171528498">
          <w:marLeft w:val="640"/>
          <w:marRight w:val="0"/>
          <w:marTop w:val="0"/>
          <w:marBottom w:val="0"/>
          <w:divBdr>
            <w:top w:val="none" w:sz="0" w:space="0" w:color="auto"/>
            <w:left w:val="none" w:sz="0" w:space="0" w:color="auto"/>
            <w:bottom w:val="none" w:sz="0" w:space="0" w:color="auto"/>
            <w:right w:val="none" w:sz="0" w:space="0" w:color="auto"/>
          </w:divBdr>
        </w:div>
        <w:div w:id="1042482547">
          <w:marLeft w:val="640"/>
          <w:marRight w:val="0"/>
          <w:marTop w:val="0"/>
          <w:marBottom w:val="0"/>
          <w:divBdr>
            <w:top w:val="none" w:sz="0" w:space="0" w:color="auto"/>
            <w:left w:val="none" w:sz="0" w:space="0" w:color="auto"/>
            <w:bottom w:val="none" w:sz="0" w:space="0" w:color="auto"/>
            <w:right w:val="none" w:sz="0" w:space="0" w:color="auto"/>
          </w:divBdr>
        </w:div>
        <w:div w:id="1264260341">
          <w:marLeft w:val="640"/>
          <w:marRight w:val="0"/>
          <w:marTop w:val="0"/>
          <w:marBottom w:val="0"/>
          <w:divBdr>
            <w:top w:val="none" w:sz="0" w:space="0" w:color="auto"/>
            <w:left w:val="none" w:sz="0" w:space="0" w:color="auto"/>
            <w:bottom w:val="none" w:sz="0" w:space="0" w:color="auto"/>
            <w:right w:val="none" w:sz="0" w:space="0" w:color="auto"/>
          </w:divBdr>
        </w:div>
        <w:div w:id="468668101">
          <w:marLeft w:val="640"/>
          <w:marRight w:val="0"/>
          <w:marTop w:val="0"/>
          <w:marBottom w:val="0"/>
          <w:divBdr>
            <w:top w:val="none" w:sz="0" w:space="0" w:color="auto"/>
            <w:left w:val="none" w:sz="0" w:space="0" w:color="auto"/>
            <w:bottom w:val="none" w:sz="0" w:space="0" w:color="auto"/>
            <w:right w:val="none" w:sz="0" w:space="0" w:color="auto"/>
          </w:divBdr>
        </w:div>
        <w:div w:id="133914008">
          <w:marLeft w:val="640"/>
          <w:marRight w:val="0"/>
          <w:marTop w:val="0"/>
          <w:marBottom w:val="0"/>
          <w:divBdr>
            <w:top w:val="none" w:sz="0" w:space="0" w:color="auto"/>
            <w:left w:val="none" w:sz="0" w:space="0" w:color="auto"/>
            <w:bottom w:val="none" w:sz="0" w:space="0" w:color="auto"/>
            <w:right w:val="none" w:sz="0" w:space="0" w:color="auto"/>
          </w:divBdr>
        </w:div>
        <w:div w:id="1724596579">
          <w:marLeft w:val="640"/>
          <w:marRight w:val="0"/>
          <w:marTop w:val="0"/>
          <w:marBottom w:val="0"/>
          <w:divBdr>
            <w:top w:val="none" w:sz="0" w:space="0" w:color="auto"/>
            <w:left w:val="none" w:sz="0" w:space="0" w:color="auto"/>
            <w:bottom w:val="none" w:sz="0" w:space="0" w:color="auto"/>
            <w:right w:val="none" w:sz="0" w:space="0" w:color="auto"/>
          </w:divBdr>
        </w:div>
      </w:divsChild>
    </w:div>
    <w:div w:id="1480028569">
      <w:marLeft w:val="480"/>
      <w:marRight w:val="0"/>
      <w:marTop w:val="0"/>
      <w:marBottom w:val="0"/>
      <w:divBdr>
        <w:top w:val="none" w:sz="0" w:space="0" w:color="auto"/>
        <w:left w:val="none" w:sz="0" w:space="0" w:color="auto"/>
        <w:bottom w:val="none" w:sz="0" w:space="0" w:color="auto"/>
        <w:right w:val="none" w:sz="0" w:space="0" w:color="auto"/>
      </w:divBdr>
    </w:div>
    <w:div w:id="1480031459">
      <w:marLeft w:val="480"/>
      <w:marRight w:val="0"/>
      <w:marTop w:val="0"/>
      <w:marBottom w:val="0"/>
      <w:divBdr>
        <w:top w:val="none" w:sz="0" w:space="0" w:color="auto"/>
        <w:left w:val="none" w:sz="0" w:space="0" w:color="auto"/>
        <w:bottom w:val="none" w:sz="0" w:space="0" w:color="auto"/>
        <w:right w:val="none" w:sz="0" w:space="0" w:color="auto"/>
      </w:divBdr>
    </w:div>
    <w:div w:id="1480465194">
      <w:bodyDiv w:val="1"/>
      <w:marLeft w:val="0"/>
      <w:marRight w:val="0"/>
      <w:marTop w:val="0"/>
      <w:marBottom w:val="0"/>
      <w:divBdr>
        <w:top w:val="none" w:sz="0" w:space="0" w:color="auto"/>
        <w:left w:val="none" w:sz="0" w:space="0" w:color="auto"/>
        <w:bottom w:val="none" w:sz="0" w:space="0" w:color="auto"/>
        <w:right w:val="none" w:sz="0" w:space="0" w:color="auto"/>
      </w:divBdr>
    </w:div>
    <w:div w:id="1481534548">
      <w:bodyDiv w:val="1"/>
      <w:marLeft w:val="0"/>
      <w:marRight w:val="0"/>
      <w:marTop w:val="0"/>
      <w:marBottom w:val="0"/>
      <w:divBdr>
        <w:top w:val="none" w:sz="0" w:space="0" w:color="auto"/>
        <w:left w:val="none" w:sz="0" w:space="0" w:color="auto"/>
        <w:bottom w:val="none" w:sz="0" w:space="0" w:color="auto"/>
        <w:right w:val="none" w:sz="0" w:space="0" w:color="auto"/>
      </w:divBdr>
    </w:div>
    <w:div w:id="1482846084">
      <w:marLeft w:val="480"/>
      <w:marRight w:val="0"/>
      <w:marTop w:val="0"/>
      <w:marBottom w:val="0"/>
      <w:divBdr>
        <w:top w:val="none" w:sz="0" w:space="0" w:color="auto"/>
        <w:left w:val="none" w:sz="0" w:space="0" w:color="auto"/>
        <w:bottom w:val="none" w:sz="0" w:space="0" w:color="auto"/>
        <w:right w:val="none" w:sz="0" w:space="0" w:color="auto"/>
      </w:divBdr>
    </w:div>
    <w:div w:id="1483042518">
      <w:marLeft w:val="480"/>
      <w:marRight w:val="0"/>
      <w:marTop w:val="0"/>
      <w:marBottom w:val="0"/>
      <w:divBdr>
        <w:top w:val="none" w:sz="0" w:space="0" w:color="auto"/>
        <w:left w:val="none" w:sz="0" w:space="0" w:color="auto"/>
        <w:bottom w:val="none" w:sz="0" w:space="0" w:color="auto"/>
        <w:right w:val="none" w:sz="0" w:space="0" w:color="auto"/>
      </w:divBdr>
    </w:div>
    <w:div w:id="1483110215">
      <w:marLeft w:val="480"/>
      <w:marRight w:val="0"/>
      <w:marTop w:val="0"/>
      <w:marBottom w:val="0"/>
      <w:divBdr>
        <w:top w:val="none" w:sz="0" w:space="0" w:color="auto"/>
        <w:left w:val="none" w:sz="0" w:space="0" w:color="auto"/>
        <w:bottom w:val="none" w:sz="0" w:space="0" w:color="auto"/>
        <w:right w:val="none" w:sz="0" w:space="0" w:color="auto"/>
      </w:divBdr>
    </w:div>
    <w:div w:id="1483496962">
      <w:bodyDiv w:val="1"/>
      <w:marLeft w:val="0"/>
      <w:marRight w:val="0"/>
      <w:marTop w:val="0"/>
      <w:marBottom w:val="0"/>
      <w:divBdr>
        <w:top w:val="none" w:sz="0" w:space="0" w:color="auto"/>
        <w:left w:val="none" w:sz="0" w:space="0" w:color="auto"/>
        <w:bottom w:val="none" w:sz="0" w:space="0" w:color="auto"/>
        <w:right w:val="none" w:sz="0" w:space="0" w:color="auto"/>
      </w:divBdr>
      <w:divsChild>
        <w:div w:id="55982358">
          <w:marLeft w:val="480"/>
          <w:marRight w:val="0"/>
          <w:marTop w:val="0"/>
          <w:marBottom w:val="0"/>
          <w:divBdr>
            <w:top w:val="none" w:sz="0" w:space="0" w:color="auto"/>
            <w:left w:val="none" w:sz="0" w:space="0" w:color="auto"/>
            <w:bottom w:val="none" w:sz="0" w:space="0" w:color="auto"/>
            <w:right w:val="none" w:sz="0" w:space="0" w:color="auto"/>
          </w:divBdr>
        </w:div>
        <w:div w:id="324630537">
          <w:marLeft w:val="480"/>
          <w:marRight w:val="0"/>
          <w:marTop w:val="0"/>
          <w:marBottom w:val="0"/>
          <w:divBdr>
            <w:top w:val="none" w:sz="0" w:space="0" w:color="auto"/>
            <w:left w:val="none" w:sz="0" w:space="0" w:color="auto"/>
            <w:bottom w:val="none" w:sz="0" w:space="0" w:color="auto"/>
            <w:right w:val="none" w:sz="0" w:space="0" w:color="auto"/>
          </w:divBdr>
        </w:div>
        <w:div w:id="419496119">
          <w:marLeft w:val="480"/>
          <w:marRight w:val="0"/>
          <w:marTop w:val="0"/>
          <w:marBottom w:val="0"/>
          <w:divBdr>
            <w:top w:val="none" w:sz="0" w:space="0" w:color="auto"/>
            <w:left w:val="none" w:sz="0" w:space="0" w:color="auto"/>
            <w:bottom w:val="none" w:sz="0" w:space="0" w:color="auto"/>
            <w:right w:val="none" w:sz="0" w:space="0" w:color="auto"/>
          </w:divBdr>
        </w:div>
        <w:div w:id="440683087">
          <w:marLeft w:val="480"/>
          <w:marRight w:val="0"/>
          <w:marTop w:val="0"/>
          <w:marBottom w:val="0"/>
          <w:divBdr>
            <w:top w:val="none" w:sz="0" w:space="0" w:color="auto"/>
            <w:left w:val="none" w:sz="0" w:space="0" w:color="auto"/>
            <w:bottom w:val="none" w:sz="0" w:space="0" w:color="auto"/>
            <w:right w:val="none" w:sz="0" w:space="0" w:color="auto"/>
          </w:divBdr>
        </w:div>
        <w:div w:id="599417455">
          <w:marLeft w:val="480"/>
          <w:marRight w:val="0"/>
          <w:marTop w:val="0"/>
          <w:marBottom w:val="0"/>
          <w:divBdr>
            <w:top w:val="none" w:sz="0" w:space="0" w:color="auto"/>
            <w:left w:val="none" w:sz="0" w:space="0" w:color="auto"/>
            <w:bottom w:val="none" w:sz="0" w:space="0" w:color="auto"/>
            <w:right w:val="none" w:sz="0" w:space="0" w:color="auto"/>
          </w:divBdr>
        </w:div>
        <w:div w:id="844129147">
          <w:marLeft w:val="480"/>
          <w:marRight w:val="0"/>
          <w:marTop w:val="0"/>
          <w:marBottom w:val="0"/>
          <w:divBdr>
            <w:top w:val="none" w:sz="0" w:space="0" w:color="auto"/>
            <w:left w:val="none" w:sz="0" w:space="0" w:color="auto"/>
            <w:bottom w:val="none" w:sz="0" w:space="0" w:color="auto"/>
            <w:right w:val="none" w:sz="0" w:space="0" w:color="auto"/>
          </w:divBdr>
        </w:div>
        <w:div w:id="952594791">
          <w:marLeft w:val="480"/>
          <w:marRight w:val="0"/>
          <w:marTop w:val="0"/>
          <w:marBottom w:val="0"/>
          <w:divBdr>
            <w:top w:val="none" w:sz="0" w:space="0" w:color="auto"/>
            <w:left w:val="none" w:sz="0" w:space="0" w:color="auto"/>
            <w:bottom w:val="none" w:sz="0" w:space="0" w:color="auto"/>
            <w:right w:val="none" w:sz="0" w:space="0" w:color="auto"/>
          </w:divBdr>
        </w:div>
        <w:div w:id="1078745931">
          <w:marLeft w:val="480"/>
          <w:marRight w:val="0"/>
          <w:marTop w:val="0"/>
          <w:marBottom w:val="0"/>
          <w:divBdr>
            <w:top w:val="none" w:sz="0" w:space="0" w:color="auto"/>
            <w:left w:val="none" w:sz="0" w:space="0" w:color="auto"/>
            <w:bottom w:val="none" w:sz="0" w:space="0" w:color="auto"/>
            <w:right w:val="none" w:sz="0" w:space="0" w:color="auto"/>
          </w:divBdr>
        </w:div>
        <w:div w:id="1500653204">
          <w:marLeft w:val="480"/>
          <w:marRight w:val="0"/>
          <w:marTop w:val="0"/>
          <w:marBottom w:val="0"/>
          <w:divBdr>
            <w:top w:val="none" w:sz="0" w:space="0" w:color="auto"/>
            <w:left w:val="none" w:sz="0" w:space="0" w:color="auto"/>
            <w:bottom w:val="none" w:sz="0" w:space="0" w:color="auto"/>
            <w:right w:val="none" w:sz="0" w:space="0" w:color="auto"/>
          </w:divBdr>
        </w:div>
        <w:div w:id="1816533451">
          <w:marLeft w:val="480"/>
          <w:marRight w:val="0"/>
          <w:marTop w:val="0"/>
          <w:marBottom w:val="0"/>
          <w:divBdr>
            <w:top w:val="none" w:sz="0" w:space="0" w:color="auto"/>
            <w:left w:val="none" w:sz="0" w:space="0" w:color="auto"/>
            <w:bottom w:val="none" w:sz="0" w:space="0" w:color="auto"/>
            <w:right w:val="none" w:sz="0" w:space="0" w:color="auto"/>
          </w:divBdr>
        </w:div>
        <w:div w:id="1996226951">
          <w:marLeft w:val="480"/>
          <w:marRight w:val="0"/>
          <w:marTop w:val="0"/>
          <w:marBottom w:val="0"/>
          <w:divBdr>
            <w:top w:val="none" w:sz="0" w:space="0" w:color="auto"/>
            <w:left w:val="none" w:sz="0" w:space="0" w:color="auto"/>
            <w:bottom w:val="none" w:sz="0" w:space="0" w:color="auto"/>
            <w:right w:val="none" w:sz="0" w:space="0" w:color="auto"/>
          </w:divBdr>
        </w:div>
        <w:div w:id="2002922218">
          <w:marLeft w:val="480"/>
          <w:marRight w:val="0"/>
          <w:marTop w:val="0"/>
          <w:marBottom w:val="0"/>
          <w:divBdr>
            <w:top w:val="none" w:sz="0" w:space="0" w:color="auto"/>
            <w:left w:val="none" w:sz="0" w:space="0" w:color="auto"/>
            <w:bottom w:val="none" w:sz="0" w:space="0" w:color="auto"/>
            <w:right w:val="none" w:sz="0" w:space="0" w:color="auto"/>
          </w:divBdr>
        </w:div>
        <w:div w:id="2066367498">
          <w:marLeft w:val="480"/>
          <w:marRight w:val="0"/>
          <w:marTop w:val="0"/>
          <w:marBottom w:val="0"/>
          <w:divBdr>
            <w:top w:val="none" w:sz="0" w:space="0" w:color="auto"/>
            <w:left w:val="none" w:sz="0" w:space="0" w:color="auto"/>
            <w:bottom w:val="none" w:sz="0" w:space="0" w:color="auto"/>
            <w:right w:val="none" w:sz="0" w:space="0" w:color="auto"/>
          </w:divBdr>
        </w:div>
      </w:divsChild>
    </w:div>
    <w:div w:id="1484082322">
      <w:marLeft w:val="480"/>
      <w:marRight w:val="0"/>
      <w:marTop w:val="0"/>
      <w:marBottom w:val="0"/>
      <w:divBdr>
        <w:top w:val="none" w:sz="0" w:space="0" w:color="auto"/>
        <w:left w:val="none" w:sz="0" w:space="0" w:color="auto"/>
        <w:bottom w:val="none" w:sz="0" w:space="0" w:color="auto"/>
        <w:right w:val="none" w:sz="0" w:space="0" w:color="auto"/>
      </w:divBdr>
    </w:div>
    <w:div w:id="1486240933">
      <w:bodyDiv w:val="1"/>
      <w:marLeft w:val="0"/>
      <w:marRight w:val="0"/>
      <w:marTop w:val="0"/>
      <w:marBottom w:val="0"/>
      <w:divBdr>
        <w:top w:val="none" w:sz="0" w:space="0" w:color="auto"/>
        <w:left w:val="none" w:sz="0" w:space="0" w:color="auto"/>
        <w:bottom w:val="none" w:sz="0" w:space="0" w:color="auto"/>
        <w:right w:val="none" w:sz="0" w:space="0" w:color="auto"/>
      </w:divBdr>
    </w:div>
    <w:div w:id="1487237028">
      <w:marLeft w:val="480"/>
      <w:marRight w:val="0"/>
      <w:marTop w:val="0"/>
      <w:marBottom w:val="0"/>
      <w:divBdr>
        <w:top w:val="none" w:sz="0" w:space="0" w:color="auto"/>
        <w:left w:val="none" w:sz="0" w:space="0" w:color="auto"/>
        <w:bottom w:val="none" w:sz="0" w:space="0" w:color="auto"/>
        <w:right w:val="none" w:sz="0" w:space="0" w:color="auto"/>
      </w:divBdr>
    </w:div>
    <w:div w:id="1487629207">
      <w:marLeft w:val="480"/>
      <w:marRight w:val="0"/>
      <w:marTop w:val="0"/>
      <w:marBottom w:val="0"/>
      <w:divBdr>
        <w:top w:val="none" w:sz="0" w:space="0" w:color="auto"/>
        <w:left w:val="none" w:sz="0" w:space="0" w:color="auto"/>
        <w:bottom w:val="none" w:sz="0" w:space="0" w:color="auto"/>
        <w:right w:val="none" w:sz="0" w:space="0" w:color="auto"/>
      </w:divBdr>
    </w:div>
    <w:div w:id="1488204052">
      <w:marLeft w:val="480"/>
      <w:marRight w:val="0"/>
      <w:marTop w:val="0"/>
      <w:marBottom w:val="0"/>
      <w:divBdr>
        <w:top w:val="none" w:sz="0" w:space="0" w:color="auto"/>
        <w:left w:val="none" w:sz="0" w:space="0" w:color="auto"/>
        <w:bottom w:val="none" w:sz="0" w:space="0" w:color="auto"/>
        <w:right w:val="none" w:sz="0" w:space="0" w:color="auto"/>
      </w:divBdr>
    </w:div>
    <w:div w:id="1489596664">
      <w:bodyDiv w:val="1"/>
      <w:marLeft w:val="0"/>
      <w:marRight w:val="0"/>
      <w:marTop w:val="0"/>
      <w:marBottom w:val="0"/>
      <w:divBdr>
        <w:top w:val="none" w:sz="0" w:space="0" w:color="auto"/>
        <w:left w:val="none" w:sz="0" w:space="0" w:color="auto"/>
        <w:bottom w:val="none" w:sz="0" w:space="0" w:color="auto"/>
        <w:right w:val="none" w:sz="0" w:space="0" w:color="auto"/>
      </w:divBdr>
    </w:div>
    <w:div w:id="1489637441">
      <w:marLeft w:val="480"/>
      <w:marRight w:val="0"/>
      <w:marTop w:val="0"/>
      <w:marBottom w:val="0"/>
      <w:divBdr>
        <w:top w:val="none" w:sz="0" w:space="0" w:color="auto"/>
        <w:left w:val="none" w:sz="0" w:space="0" w:color="auto"/>
        <w:bottom w:val="none" w:sz="0" w:space="0" w:color="auto"/>
        <w:right w:val="none" w:sz="0" w:space="0" w:color="auto"/>
      </w:divBdr>
    </w:div>
    <w:div w:id="1489783225">
      <w:marLeft w:val="480"/>
      <w:marRight w:val="0"/>
      <w:marTop w:val="0"/>
      <w:marBottom w:val="0"/>
      <w:divBdr>
        <w:top w:val="none" w:sz="0" w:space="0" w:color="auto"/>
        <w:left w:val="none" w:sz="0" w:space="0" w:color="auto"/>
        <w:bottom w:val="none" w:sz="0" w:space="0" w:color="auto"/>
        <w:right w:val="none" w:sz="0" w:space="0" w:color="auto"/>
      </w:divBdr>
    </w:div>
    <w:div w:id="1490563309">
      <w:bodyDiv w:val="1"/>
      <w:marLeft w:val="0"/>
      <w:marRight w:val="0"/>
      <w:marTop w:val="0"/>
      <w:marBottom w:val="0"/>
      <w:divBdr>
        <w:top w:val="none" w:sz="0" w:space="0" w:color="auto"/>
        <w:left w:val="none" w:sz="0" w:space="0" w:color="auto"/>
        <w:bottom w:val="none" w:sz="0" w:space="0" w:color="auto"/>
        <w:right w:val="none" w:sz="0" w:space="0" w:color="auto"/>
      </w:divBdr>
      <w:divsChild>
        <w:div w:id="2901907">
          <w:marLeft w:val="480"/>
          <w:marRight w:val="0"/>
          <w:marTop w:val="0"/>
          <w:marBottom w:val="0"/>
          <w:divBdr>
            <w:top w:val="none" w:sz="0" w:space="0" w:color="auto"/>
            <w:left w:val="none" w:sz="0" w:space="0" w:color="auto"/>
            <w:bottom w:val="none" w:sz="0" w:space="0" w:color="auto"/>
            <w:right w:val="none" w:sz="0" w:space="0" w:color="auto"/>
          </w:divBdr>
        </w:div>
        <w:div w:id="69930671">
          <w:marLeft w:val="480"/>
          <w:marRight w:val="0"/>
          <w:marTop w:val="0"/>
          <w:marBottom w:val="0"/>
          <w:divBdr>
            <w:top w:val="none" w:sz="0" w:space="0" w:color="auto"/>
            <w:left w:val="none" w:sz="0" w:space="0" w:color="auto"/>
            <w:bottom w:val="none" w:sz="0" w:space="0" w:color="auto"/>
            <w:right w:val="none" w:sz="0" w:space="0" w:color="auto"/>
          </w:divBdr>
        </w:div>
        <w:div w:id="100492215">
          <w:marLeft w:val="480"/>
          <w:marRight w:val="0"/>
          <w:marTop w:val="0"/>
          <w:marBottom w:val="0"/>
          <w:divBdr>
            <w:top w:val="none" w:sz="0" w:space="0" w:color="auto"/>
            <w:left w:val="none" w:sz="0" w:space="0" w:color="auto"/>
            <w:bottom w:val="none" w:sz="0" w:space="0" w:color="auto"/>
            <w:right w:val="none" w:sz="0" w:space="0" w:color="auto"/>
          </w:divBdr>
        </w:div>
        <w:div w:id="141586593">
          <w:marLeft w:val="480"/>
          <w:marRight w:val="0"/>
          <w:marTop w:val="0"/>
          <w:marBottom w:val="0"/>
          <w:divBdr>
            <w:top w:val="none" w:sz="0" w:space="0" w:color="auto"/>
            <w:left w:val="none" w:sz="0" w:space="0" w:color="auto"/>
            <w:bottom w:val="none" w:sz="0" w:space="0" w:color="auto"/>
            <w:right w:val="none" w:sz="0" w:space="0" w:color="auto"/>
          </w:divBdr>
        </w:div>
        <w:div w:id="277228123">
          <w:marLeft w:val="480"/>
          <w:marRight w:val="0"/>
          <w:marTop w:val="0"/>
          <w:marBottom w:val="0"/>
          <w:divBdr>
            <w:top w:val="none" w:sz="0" w:space="0" w:color="auto"/>
            <w:left w:val="none" w:sz="0" w:space="0" w:color="auto"/>
            <w:bottom w:val="none" w:sz="0" w:space="0" w:color="auto"/>
            <w:right w:val="none" w:sz="0" w:space="0" w:color="auto"/>
          </w:divBdr>
        </w:div>
        <w:div w:id="308100809">
          <w:marLeft w:val="480"/>
          <w:marRight w:val="0"/>
          <w:marTop w:val="0"/>
          <w:marBottom w:val="0"/>
          <w:divBdr>
            <w:top w:val="none" w:sz="0" w:space="0" w:color="auto"/>
            <w:left w:val="none" w:sz="0" w:space="0" w:color="auto"/>
            <w:bottom w:val="none" w:sz="0" w:space="0" w:color="auto"/>
            <w:right w:val="none" w:sz="0" w:space="0" w:color="auto"/>
          </w:divBdr>
        </w:div>
        <w:div w:id="347295708">
          <w:marLeft w:val="480"/>
          <w:marRight w:val="0"/>
          <w:marTop w:val="0"/>
          <w:marBottom w:val="0"/>
          <w:divBdr>
            <w:top w:val="none" w:sz="0" w:space="0" w:color="auto"/>
            <w:left w:val="none" w:sz="0" w:space="0" w:color="auto"/>
            <w:bottom w:val="none" w:sz="0" w:space="0" w:color="auto"/>
            <w:right w:val="none" w:sz="0" w:space="0" w:color="auto"/>
          </w:divBdr>
        </w:div>
        <w:div w:id="357391152">
          <w:marLeft w:val="480"/>
          <w:marRight w:val="0"/>
          <w:marTop w:val="0"/>
          <w:marBottom w:val="0"/>
          <w:divBdr>
            <w:top w:val="none" w:sz="0" w:space="0" w:color="auto"/>
            <w:left w:val="none" w:sz="0" w:space="0" w:color="auto"/>
            <w:bottom w:val="none" w:sz="0" w:space="0" w:color="auto"/>
            <w:right w:val="none" w:sz="0" w:space="0" w:color="auto"/>
          </w:divBdr>
        </w:div>
        <w:div w:id="420831290">
          <w:marLeft w:val="480"/>
          <w:marRight w:val="0"/>
          <w:marTop w:val="0"/>
          <w:marBottom w:val="0"/>
          <w:divBdr>
            <w:top w:val="none" w:sz="0" w:space="0" w:color="auto"/>
            <w:left w:val="none" w:sz="0" w:space="0" w:color="auto"/>
            <w:bottom w:val="none" w:sz="0" w:space="0" w:color="auto"/>
            <w:right w:val="none" w:sz="0" w:space="0" w:color="auto"/>
          </w:divBdr>
        </w:div>
        <w:div w:id="435708677">
          <w:marLeft w:val="480"/>
          <w:marRight w:val="0"/>
          <w:marTop w:val="0"/>
          <w:marBottom w:val="0"/>
          <w:divBdr>
            <w:top w:val="none" w:sz="0" w:space="0" w:color="auto"/>
            <w:left w:val="none" w:sz="0" w:space="0" w:color="auto"/>
            <w:bottom w:val="none" w:sz="0" w:space="0" w:color="auto"/>
            <w:right w:val="none" w:sz="0" w:space="0" w:color="auto"/>
          </w:divBdr>
        </w:div>
        <w:div w:id="439375826">
          <w:marLeft w:val="480"/>
          <w:marRight w:val="0"/>
          <w:marTop w:val="0"/>
          <w:marBottom w:val="0"/>
          <w:divBdr>
            <w:top w:val="none" w:sz="0" w:space="0" w:color="auto"/>
            <w:left w:val="none" w:sz="0" w:space="0" w:color="auto"/>
            <w:bottom w:val="none" w:sz="0" w:space="0" w:color="auto"/>
            <w:right w:val="none" w:sz="0" w:space="0" w:color="auto"/>
          </w:divBdr>
        </w:div>
        <w:div w:id="466053504">
          <w:marLeft w:val="480"/>
          <w:marRight w:val="0"/>
          <w:marTop w:val="0"/>
          <w:marBottom w:val="0"/>
          <w:divBdr>
            <w:top w:val="none" w:sz="0" w:space="0" w:color="auto"/>
            <w:left w:val="none" w:sz="0" w:space="0" w:color="auto"/>
            <w:bottom w:val="none" w:sz="0" w:space="0" w:color="auto"/>
            <w:right w:val="none" w:sz="0" w:space="0" w:color="auto"/>
          </w:divBdr>
        </w:div>
        <w:div w:id="482888878">
          <w:marLeft w:val="480"/>
          <w:marRight w:val="0"/>
          <w:marTop w:val="0"/>
          <w:marBottom w:val="0"/>
          <w:divBdr>
            <w:top w:val="none" w:sz="0" w:space="0" w:color="auto"/>
            <w:left w:val="none" w:sz="0" w:space="0" w:color="auto"/>
            <w:bottom w:val="none" w:sz="0" w:space="0" w:color="auto"/>
            <w:right w:val="none" w:sz="0" w:space="0" w:color="auto"/>
          </w:divBdr>
        </w:div>
        <w:div w:id="558832227">
          <w:marLeft w:val="480"/>
          <w:marRight w:val="0"/>
          <w:marTop w:val="0"/>
          <w:marBottom w:val="0"/>
          <w:divBdr>
            <w:top w:val="none" w:sz="0" w:space="0" w:color="auto"/>
            <w:left w:val="none" w:sz="0" w:space="0" w:color="auto"/>
            <w:bottom w:val="none" w:sz="0" w:space="0" w:color="auto"/>
            <w:right w:val="none" w:sz="0" w:space="0" w:color="auto"/>
          </w:divBdr>
        </w:div>
        <w:div w:id="653949881">
          <w:marLeft w:val="480"/>
          <w:marRight w:val="0"/>
          <w:marTop w:val="0"/>
          <w:marBottom w:val="0"/>
          <w:divBdr>
            <w:top w:val="none" w:sz="0" w:space="0" w:color="auto"/>
            <w:left w:val="none" w:sz="0" w:space="0" w:color="auto"/>
            <w:bottom w:val="none" w:sz="0" w:space="0" w:color="auto"/>
            <w:right w:val="none" w:sz="0" w:space="0" w:color="auto"/>
          </w:divBdr>
        </w:div>
        <w:div w:id="655492670">
          <w:marLeft w:val="480"/>
          <w:marRight w:val="0"/>
          <w:marTop w:val="0"/>
          <w:marBottom w:val="0"/>
          <w:divBdr>
            <w:top w:val="none" w:sz="0" w:space="0" w:color="auto"/>
            <w:left w:val="none" w:sz="0" w:space="0" w:color="auto"/>
            <w:bottom w:val="none" w:sz="0" w:space="0" w:color="auto"/>
            <w:right w:val="none" w:sz="0" w:space="0" w:color="auto"/>
          </w:divBdr>
        </w:div>
        <w:div w:id="682900186">
          <w:marLeft w:val="480"/>
          <w:marRight w:val="0"/>
          <w:marTop w:val="0"/>
          <w:marBottom w:val="0"/>
          <w:divBdr>
            <w:top w:val="none" w:sz="0" w:space="0" w:color="auto"/>
            <w:left w:val="none" w:sz="0" w:space="0" w:color="auto"/>
            <w:bottom w:val="none" w:sz="0" w:space="0" w:color="auto"/>
            <w:right w:val="none" w:sz="0" w:space="0" w:color="auto"/>
          </w:divBdr>
        </w:div>
        <w:div w:id="714545838">
          <w:marLeft w:val="480"/>
          <w:marRight w:val="0"/>
          <w:marTop w:val="0"/>
          <w:marBottom w:val="0"/>
          <w:divBdr>
            <w:top w:val="none" w:sz="0" w:space="0" w:color="auto"/>
            <w:left w:val="none" w:sz="0" w:space="0" w:color="auto"/>
            <w:bottom w:val="none" w:sz="0" w:space="0" w:color="auto"/>
            <w:right w:val="none" w:sz="0" w:space="0" w:color="auto"/>
          </w:divBdr>
        </w:div>
        <w:div w:id="750809431">
          <w:marLeft w:val="480"/>
          <w:marRight w:val="0"/>
          <w:marTop w:val="0"/>
          <w:marBottom w:val="0"/>
          <w:divBdr>
            <w:top w:val="none" w:sz="0" w:space="0" w:color="auto"/>
            <w:left w:val="none" w:sz="0" w:space="0" w:color="auto"/>
            <w:bottom w:val="none" w:sz="0" w:space="0" w:color="auto"/>
            <w:right w:val="none" w:sz="0" w:space="0" w:color="auto"/>
          </w:divBdr>
        </w:div>
        <w:div w:id="826091777">
          <w:marLeft w:val="480"/>
          <w:marRight w:val="0"/>
          <w:marTop w:val="0"/>
          <w:marBottom w:val="0"/>
          <w:divBdr>
            <w:top w:val="none" w:sz="0" w:space="0" w:color="auto"/>
            <w:left w:val="none" w:sz="0" w:space="0" w:color="auto"/>
            <w:bottom w:val="none" w:sz="0" w:space="0" w:color="auto"/>
            <w:right w:val="none" w:sz="0" w:space="0" w:color="auto"/>
          </w:divBdr>
        </w:div>
        <w:div w:id="840970389">
          <w:marLeft w:val="480"/>
          <w:marRight w:val="0"/>
          <w:marTop w:val="0"/>
          <w:marBottom w:val="0"/>
          <w:divBdr>
            <w:top w:val="none" w:sz="0" w:space="0" w:color="auto"/>
            <w:left w:val="none" w:sz="0" w:space="0" w:color="auto"/>
            <w:bottom w:val="none" w:sz="0" w:space="0" w:color="auto"/>
            <w:right w:val="none" w:sz="0" w:space="0" w:color="auto"/>
          </w:divBdr>
        </w:div>
        <w:div w:id="892618813">
          <w:marLeft w:val="480"/>
          <w:marRight w:val="0"/>
          <w:marTop w:val="0"/>
          <w:marBottom w:val="0"/>
          <w:divBdr>
            <w:top w:val="none" w:sz="0" w:space="0" w:color="auto"/>
            <w:left w:val="none" w:sz="0" w:space="0" w:color="auto"/>
            <w:bottom w:val="none" w:sz="0" w:space="0" w:color="auto"/>
            <w:right w:val="none" w:sz="0" w:space="0" w:color="auto"/>
          </w:divBdr>
        </w:div>
        <w:div w:id="911041998">
          <w:marLeft w:val="480"/>
          <w:marRight w:val="0"/>
          <w:marTop w:val="0"/>
          <w:marBottom w:val="0"/>
          <w:divBdr>
            <w:top w:val="none" w:sz="0" w:space="0" w:color="auto"/>
            <w:left w:val="none" w:sz="0" w:space="0" w:color="auto"/>
            <w:bottom w:val="none" w:sz="0" w:space="0" w:color="auto"/>
            <w:right w:val="none" w:sz="0" w:space="0" w:color="auto"/>
          </w:divBdr>
        </w:div>
        <w:div w:id="932010373">
          <w:marLeft w:val="480"/>
          <w:marRight w:val="0"/>
          <w:marTop w:val="0"/>
          <w:marBottom w:val="0"/>
          <w:divBdr>
            <w:top w:val="none" w:sz="0" w:space="0" w:color="auto"/>
            <w:left w:val="none" w:sz="0" w:space="0" w:color="auto"/>
            <w:bottom w:val="none" w:sz="0" w:space="0" w:color="auto"/>
            <w:right w:val="none" w:sz="0" w:space="0" w:color="auto"/>
          </w:divBdr>
        </w:div>
        <w:div w:id="954755946">
          <w:marLeft w:val="480"/>
          <w:marRight w:val="0"/>
          <w:marTop w:val="0"/>
          <w:marBottom w:val="0"/>
          <w:divBdr>
            <w:top w:val="none" w:sz="0" w:space="0" w:color="auto"/>
            <w:left w:val="none" w:sz="0" w:space="0" w:color="auto"/>
            <w:bottom w:val="none" w:sz="0" w:space="0" w:color="auto"/>
            <w:right w:val="none" w:sz="0" w:space="0" w:color="auto"/>
          </w:divBdr>
        </w:div>
        <w:div w:id="996808344">
          <w:marLeft w:val="480"/>
          <w:marRight w:val="0"/>
          <w:marTop w:val="0"/>
          <w:marBottom w:val="0"/>
          <w:divBdr>
            <w:top w:val="none" w:sz="0" w:space="0" w:color="auto"/>
            <w:left w:val="none" w:sz="0" w:space="0" w:color="auto"/>
            <w:bottom w:val="none" w:sz="0" w:space="0" w:color="auto"/>
            <w:right w:val="none" w:sz="0" w:space="0" w:color="auto"/>
          </w:divBdr>
        </w:div>
        <w:div w:id="1035934691">
          <w:marLeft w:val="480"/>
          <w:marRight w:val="0"/>
          <w:marTop w:val="0"/>
          <w:marBottom w:val="0"/>
          <w:divBdr>
            <w:top w:val="none" w:sz="0" w:space="0" w:color="auto"/>
            <w:left w:val="none" w:sz="0" w:space="0" w:color="auto"/>
            <w:bottom w:val="none" w:sz="0" w:space="0" w:color="auto"/>
            <w:right w:val="none" w:sz="0" w:space="0" w:color="auto"/>
          </w:divBdr>
        </w:div>
        <w:div w:id="1072194767">
          <w:marLeft w:val="480"/>
          <w:marRight w:val="0"/>
          <w:marTop w:val="0"/>
          <w:marBottom w:val="0"/>
          <w:divBdr>
            <w:top w:val="none" w:sz="0" w:space="0" w:color="auto"/>
            <w:left w:val="none" w:sz="0" w:space="0" w:color="auto"/>
            <w:bottom w:val="none" w:sz="0" w:space="0" w:color="auto"/>
            <w:right w:val="none" w:sz="0" w:space="0" w:color="auto"/>
          </w:divBdr>
        </w:div>
        <w:div w:id="1164010143">
          <w:marLeft w:val="480"/>
          <w:marRight w:val="0"/>
          <w:marTop w:val="0"/>
          <w:marBottom w:val="0"/>
          <w:divBdr>
            <w:top w:val="none" w:sz="0" w:space="0" w:color="auto"/>
            <w:left w:val="none" w:sz="0" w:space="0" w:color="auto"/>
            <w:bottom w:val="none" w:sz="0" w:space="0" w:color="auto"/>
            <w:right w:val="none" w:sz="0" w:space="0" w:color="auto"/>
          </w:divBdr>
        </w:div>
        <w:div w:id="1200126810">
          <w:marLeft w:val="480"/>
          <w:marRight w:val="0"/>
          <w:marTop w:val="0"/>
          <w:marBottom w:val="0"/>
          <w:divBdr>
            <w:top w:val="none" w:sz="0" w:space="0" w:color="auto"/>
            <w:left w:val="none" w:sz="0" w:space="0" w:color="auto"/>
            <w:bottom w:val="none" w:sz="0" w:space="0" w:color="auto"/>
            <w:right w:val="none" w:sz="0" w:space="0" w:color="auto"/>
          </w:divBdr>
        </w:div>
        <w:div w:id="1207330518">
          <w:marLeft w:val="480"/>
          <w:marRight w:val="0"/>
          <w:marTop w:val="0"/>
          <w:marBottom w:val="0"/>
          <w:divBdr>
            <w:top w:val="none" w:sz="0" w:space="0" w:color="auto"/>
            <w:left w:val="none" w:sz="0" w:space="0" w:color="auto"/>
            <w:bottom w:val="none" w:sz="0" w:space="0" w:color="auto"/>
            <w:right w:val="none" w:sz="0" w:space="0" w:color="auto"/>
          </w:divBdr>
        </w:div>
        <w:div w:id="1243759350">
          <w:marLeft w:val="480"/>
          <w:marRight w:val="0"/>
          <w:marTop w:val="0"/>
          <w:marBottom w:val="0"/>
          <w:divBdr>
            <w:top w:val="none" w:sz="0" w:space="0" w:color="auto"/>
            <w:left w:val="none" w:sz="0" w:space="0" w:color="auto"/>
            <w:bottom w:val="none" w:sz="0" w:space="0" w:color="auto"/>
            <w:right w:val="none" w:sz="0" w:space="0" w:color="auto"/>
          </w:divBdr>
        </w:div>
        <w:div w:id="1251041856">
          <w:marLeft w:val="480"/>
          <w:marRight w:val="0"/>
          <w:marTop w:val="0"/>
          <w:marBottom w:val="0"/>
          <w:divBdr>
            <w:top w:val="none" w:sz="0" w:space="0" w:color="auto"/>
            <w:left w:val="none" w:sz="0" w:space="0" w:color="auto"/>
            <w:bottom w:val="none" w:sz="0" w:space="0" w:color="auto"/>
            <w:right w:val="none" w:sz="0" w:space="0" w:color="auto"/>
          </w:divBdr>
        </w:div>
        <w:div w:id="1255628190">
          <w:marLeft w:val="480"/>
          <w:marRight w:val="0"/>
          <w:marTop w:val="0"/>
          <w:marBottom w:val="0"/>
          <w:divBdr>
            <w:top w:val="none" w:sz="0" w:space="0" w:color="auto"/>
            <w:left w:val="none" w:sz="0" w:space="0" w:color="auto"/>
            <w:bottom w:val="none" w:sz="0" w:space="0" w:color="auto"/>
            <w:right w:val="none" w:sz="0" w:space="0" w:color="auto"/>
          </w:divBdr>
        </w:div>
        <w:div w:id="1294672860">
          <w:marLeft w:val="480"/>
          <w:marRight w:val="0"/>
          <w:marTop w:val="0"/>
          <w:marBottom w:val="0"/>
          <w:divBdr>
            <w:top w:val="none" w:sz="0" w:space="0" w:color="auto"/>
            <w:left w:val="none" w:sz="0" w:space="0" w:color="auto"/>
            <w:bottom w:val="none" w:sz="0" w:space="0" w:color="auto"/>
            <w:right w:val="none" w:sz="0" w:space="0" w:color="auto"/>
          </w:divBdr>
        </w:div>
        <w:div w:id="1333951434">
          <w:marLeft w:val="480"/>
          <w:marRight w:val="0"/>
          <w:marTop w:val="0"/>
          <w:marBottom w:val="0"/>
          <w:divBdr>
            <w:top w:val="none" w:sz="0" w:space="0" w:color="auto"/>
            <w:left w:val="none" w:sz="0" w:space="0" w:color="auto"/>
            <w:bottom w:val="none" w:sz="0" w:space="0" w:color="auto"/>
            <w:right w:val="none" w:sz="0" w:space="0" w:color="auto"/>
          </w:divBdr>
        </w:div>
        <w:div w:id="1397049875">
          <w:marLeft w:val="480"/>
          <w:marRight w:val="0"/>
          <w:marTop w:val="0"/>
          <w:marBottom w:val="0"/>
          <w:divBdr>
            <w:top w:val="none" w:sz="0" w:space="0" w:color="auto"/>
            <w:left w:val="none" w:sz="0" w:space="0" w:color="auto"/>
            <w:bottom w:val="none" w:sz="0" w:space="0" w:color="auto"/>
            <w:right w:val="none" w:sz="0" w:space="0" w:color="auto"/>
          </w:divBdr>
        </w:div>
        <w:div w:id="1498620186">
          <w:marLeft w:val="480"/>
          <w:marRight w:val="0"/>
          <w:marTop w:val="0"/>
          <w:marBottom w:val="0"/>
          <w:divBdr>
            <w:top w:val="none" w:sz="0" w:space="0" w:color="auto"/>
            <w:left w:val="none" w:sz="0" w:space="0" w:color="auto"/>
            <w:bottom w:val="none" w:sz="0" w:space="0" w:color="auto"/>
            <w:right w:val="none" w:sz="0" w:space="0" w:color="auto"/>
          </w:divBdr>
        </w:div>
        <w:div w:id="1513454396">
          <w:marLeft w:val="480"/>
          <w:marRight w:val="0"/>
          <w:marTop w:val="0"/>
          <w:marBottom w:val="0"/>
          <w:divBdr>
            <w:top w:val="none" w:sz="0" w:space="0" w:color="auto"/>
            <w:left w:val="none" w:sz="0" w:space="0" w:color="auto"/>
            <w:bottom w:val="none" w:sz="0" w:space="0" w:color="auto"/>
            <w:right w:val="none" w:sz="0" w:space="0" w:color="auto"/>
          </w:divBdr>
        </w:div>
        <w:div w:id="1582714604">
          <w:marLeft w:val="480"/>
          <w:marRight w:val="0"/>
          <w:marTop w:val="0"/>
          <w:marBottom w:val="0"/>
          <w:divBdr>
            <w:top w:val="none" w:sz="0" w:space="0" w:color="auto"/>
            <w:left w:val="none" w:sz="0" w:space="0" w:color="auto"/>
            <w:bottom w:val="none" w:sz="0" w:space="0" w:color="auto"/>
            <w:right w:val="none" w:sz="0" w:space="0" w:color="auto"/>
          </w:divBdr>
        </w:div>
        <w:div w:id="1663583593">
          <w:marLeft w:val="480"/>
          <w:marRight w:val="0"/>
          <w:marTop w:val="0"/>
          <w:marBottom w:val="0"/>
          <w:divBdr>
            <w:top w:val="none" w:sz="0" w:space="0" w:color="auto"/>
            <w:left w:val="none" w:sz="0" w:space="0" w:color="auto"/>
            <w:bottom w:val="none" w:sz="0" w:space="0" w:color="auto"/>
            <w:right w:val="none" w:sz="0" w:space="0" w:color="auto"/>
          </w:divBdr>
        </w:div>
        <w:div w:id="1694648283">
          <w:marLeft w:val="480"/>
          <w:marRight w:val="0"/>
          <w:marTop w:val="0"/>
          <w:marBottom w:val="0"/>
          <w:divBdr>
            <w:top w:val="none" w:sz="0" w:space="0" w:color="auto"/>
            <w:left w:val="none" w:sz="0" w:space="0" w:color="auto"/>
            <w:bottom w:val="none" w:sz="0" w:space="0" w:color="auto"/>
            <w:right w:val="none" w:sz="0" w:space="0" w:color="auto"/>
          </w:divBdr>
        </w:div>
        <w:div w:id="1700665476">
          <w:marLeft w:val="480"/>
          <w:marRight w:val="0"/>
          <w:marTop w:val="0"/>
          <w:marBottom w:val="0"/>
          <w:divBdr>
            <w:top w:val="none" w:sz="0" w:space="0" w:color="auto"/>
            <w:left w:val="none" w:sz="0" w:space="0" w:color="auto"/>
            <w:bottom w:val="none" w:sz="0" w:space="0" w:color="auto"/>
            <w:right w:val="none" w:sz="0" w:space="0" w:color="auto"/>
          </w:divBdr>
        </w:div>
        <w:div w:id="1859931451">
          <w:marLeft w:val="480"/>
          <w:marRight w:val="0"/>
          <w:marTop w:val="0"/>
          <w:marBottom w:val="0"/>
          <w:divBdr>
            <w:top w:val="none" w:sz="0" w:space="0" w:color="auto"/>
            <w:left w:val="none" w:sz="0" w:space="0" w:color="auto"/>
            <w:bottom w:val="none" w:sz="0" w:space="0" w:color="auto"/>
            <w:right w:val="none" w:sz="0" w:space="0" w:color="auto"/>
          </w:divBdr>
        </w:div>
        <w:div w:id="2014405810">
          <w:marLeft w:val="480"/>
          <w:marRight w:val="0"/>
          <w:marTop w:val="0"/>
          <w:marBottom w:val="0"/>
          <w:divBdr>
            <w:top w:val="none" w:sz="0" w:space="0" w:color="auto"/>
            <w:left w:val="none" w:sz="0" w:space="0" w:color="auto"/>
            <w:bottom w:val="none" w:sz="0" w:space="0" w:color="auto"/>
            <w:right w:val="none" w:sz="0" w:space="0" w:color="auto"/>
          </w:divBdr>
        </w:div>
        <w:div w:id="2025747704">
          <w:marLeft w:val="480"/>
          <w:marRight w:val="0"/>
          <w:marTop w:val="0"/>
          <w:marBottom w:val="0"/>
          <w:divBdr>
            <w:top w:val="none" w:sz="0" w:space="0" w:color="auto"/>
            <w:left w:val="none" w:sz="0" w:space="0" w:color="auto"/>
            <w:bottom w:val="none" w:sz="0" w:space="0" w:color="auto"/>
            <w:right w:val="none" w:sz="0" w:space="0" w:color="auto"/>
          </w:divBdr>
        </w:div>
        <w:div w:id="2055227088">
          <w:marLeft w:val="480"/>
          <w:marRight w:val="0"/>
          <w:marTop w:val="0"/>
          <w:marBottom w:val="0"/>
          <w:divBdr>
            <w:top w:val="none" w:sz="0" w:space="0" w:color="auto"/>
            <w:left w:val="none" w:sz="0" w:space="0" w:color="auto"/>
            <w:bottom w:val="none" w:sz="0" w:space="0" w:color="auto"/>
            <w:right w:val="none" w:sz="0" w:space="0" w:color="auto"/>
          </w:divBdr>
        </w:div>
        <w:div w:id="2088114289">
          <w:marLeft w:val="480"/>
          <w:marRight w:val="0"/>
          <w:marTop w:val="0"/>
          <w:marBottom w:val="0"/>
          <w:divBdr>
            <w:top w:val="none" w:sz="0" w:space="0" w:color="auto"/>
            <w:left w:val="none" w:sz="0" w:space="0" w:color="auto"/>
            <w:bottom w:val="none" w:sz="0" w:space="0" w:color="auto"/>
            <w:right w:val="none" w:sz="0" w:space="0" w:color="auto"/>
          </w:divBdr>
        </w:div>
        <w:div w:id="2102025759">
          <w:marLeft w:val="480"/>
          <w:marRight w:val="0"/>
          <w:marTop w:val="0"/>
          <w:marBottom w:val="0"/>
          <w:divBdr>
            <w:top w:val="none" w:sz="0" w:space="0" w:color="auto"/>
            <w:left w:val="none" w:sz="0" w:space="0" w:color="auto"/>
            <w:bottom w:val="none" w:sz="0" w:space="0" w:color="auto"/>
            <w:right w:val="none" w:sz="0" w:space="0" w:color="auto"/>
          </w:divBdr>
        </w:div>
        <w:div w:id="2102557112">
          <w:marLeft w:val="480"/>
          <w:marRight w:val="0"/>
          <w:marTop w:val="0"/>
          <w:marBottom w:val="0"/>
          <w:divBdr>
            <w:top w:val="none" w:sz="0" w:space="0" w:color="auto"/>
            <w:left w:val="none" w:sz="0" w:space="0" w:color="auto"/>
            <w:bottom w:val="none" w:sz="0" w:space="0" w:color="auto"/>
            <w:right w:val="none" w:sz="0" w:space="0" w:color="auto"/>
          </w:divBdr>
        </w:div>
      </w:divsChild>
    </w:div>
    <w:div w:id="1490976265">
      <w:marLeft w:val="480"/>
      <w:marRight w:val="0"/>
      <w:marTop w:val="0"/>
      <w:marBottom w:val="0"/>
      <w:divBdr>
        <w:top w:val="none" w:sz="0" w:space="0" w:color="auto"/>
        <w:left w:val="none" w:sz="0" w:space="0" w:color="auto"/>
        <w:bottom w:val="none" w:sz="0" w:space="0" w:color="auto"/>
        <w:right w:val="none" w:sz="0" w:space="0" w:color="auto"/>
      </w:divBdr>
    </w:div>
    <w:div w:id="1492678982">
      <w:bodyDiv w:val="1"/>
      <w:marLeft w:val="0"/>
      <w:marRight w:val="0"/>
      <w:marTop w:val="0"/>
      <w:marBottom w:val="0"/>
      <w:divBdr>
        <w:top w:val="none" w:sz="0" w:space="0" w:color="auto"/>
        <w:left w:val="none" w:sz="0" w:space="0" w:color="auto"/>
        <w:bottom w:val="none" w:sz="0" w:space="0" w:color="auto"/>
        <w:right w:val="none" w:sz="0" w:space="0" w:color="auto"/>
      </w:divBdr>
    </w:div>
    <w:div w:id="1495292314">
      <w:marLeft w:val="480"/>
      <w:marRight w:val="0"/>
      <w:marTop w:val="0"/>
      <w:marBottom w:val="0"/>
      <w:divBdr>
        <w:top w:val="none" w:sz="0" w:space="0" w:color="auto"/>
        <w:left w:val="none" w:sz="0" w:space="0" w:color="auto"/>
        <w:bottom w:val="none" w:sz="0" w:space="0" w:color="auto"/>
        <w:right w:val="none" w:sz="0" w:space="0" w:color="auto"/>
      </w:divBdr>
    </w:div>
    <w:div w:id="1496609167">
      <w:marLeft w:val="480"/>
      <w:marRight w:val="0"/>
      <w:marTop w:val="0"/>
      <w:marBottom w:val="0"/>
      <w:divBdr>
        <w:top w:val="none" w:sz="0" w:space="0" w:color="auto"/>
        <w:left w:val="none" w:sz="0" w:space="0" w:color="auto"/>
        <w:bottom w:val="none" w:sz="0" w:space="0" w:color="auto"/>
        <w:right w:val="none" w:sz="0" w:space="0" w:color="auto"/>
      </w:divBdr>
    </w:div>
    <w:div w:id="1497069083">
      <w:marLeft w:val="480"/>
      <w:marRight w:val="0"/>
      <w:marTop w:val="0"/>
      <w:marBottom w:val="0"/>
      <w:divBdr>
        <w:top w:val="none" w:sz="0" w:space="0" w:color="auto"/>
        <w:left w:val="none" w:sz="0" w:space="0" w:color="auto"/>
        <w:bottom w:val="none" w:sz="0" w:space="0" w:color="auto"/>
        <w:right w:val="none" w:sz="0" w:space="0" w:color="auto"/>
      </w:divBdr>
    </w:div>
    <w:div w:id="1498304295">
      <w:marLeft w:val="480"/>
      <w:marRight w:val="0"/>
      <w:marTop w:val="0"/>
      <w:marBottom w:val="0"/>
      <w:divBdr>
        <w:top w:val="none" w:sz="0" w:space="0" w:color="auto"/>
        <w:left w:val="none" w:sz="0" w:space="0" w:color="auto"/>
        <w:bottom w:val="none" w:sz="0" w:space="0" w:color="auto"/>
        <w:right w:val="none" w:sz="0" w:space="0" w:color="auto"/>
      </w:divBdr>
    </w:div>
    <w:div w:id="1499883290">
      <w:marLeft w:val="640"/>
      <w:marRight w:val="0"/>
      <w:marTop w:val="0"/>
      <w:marBottom w:val="0"/>
      <w:divBdr>
        <w:top w:val="none" w:sz="0" w:space="0" w:color="auto"/>
        <w:left w:val="none" w:sz="0" w:space="0" w:color="auto"/>
        <w:bottom w:val="none" w:sz="0" w:space="0" w:color="auto"/>
        <w:right w:val="none" w:sz="0" w:space="0" w:color="auto"/>
      </w:divBdr>
    </w:div>
    <w:div w:id="1499998451">
      <w:marLeft w:val="480"/>
      <w:marRight w:val="0"/>
      <w:marTop w:val="0"/>
      <w:marBottom w:val="0"/>
      <w:divBdr>
        <w:top w:val="none" w:sz="0" w:space="0" w:color="auto"/>
        <w:left w:val="none" w:sz="0" w:space="0" w:color="auto"/>
        <w:bottom w:val="none" w:sz="0" w:space="0" w:color="auto"/>
        <w:right w:val="none" w:sz="0" w:space="0" w:color="auto"/>
      </w:divBdr>
    </w:div>
    <w:div w:id="1500122505">
      <w:bodyDiv w:val="1"/>
      <w:marLeft w:val="0"/>
      <w:marRight w:val="0"/>
      <w:marTop w:val="0"/>
      <w:marBottom w:val="0"/>
      <w:divBdr>
        <w:top w:val="none" w:sz="0" w:space="0" w:color="auto"/>
        <w:left w:val="none" w:sz="0" w:space="0" w:color="auto"/>
        <w:bottom w:val="none" w:sz="0" w:space="0" w:color="auto"/>
        <w:right w:val="none" w:sz="0" w:space="0" w:color="auto"/>
      </w:divBdr>
    </w:div>
    <w:div w:id="1501583893">
      <w:bodyDiv w:val="1"/>
      <w:marLeft w:val="0"/>
      <w:marRight w:val="0"/>
      <w:marTop w:val="0"/>
      <w:marBottom w:val="0"/>
      <w:divBdr>
        <w:top w:val="none" w:sz="0" w:space="0" w:color="auto"/>
        <w:left w:val="none" w:sz="0" w:space="0" w:color="auto"/>
        <w:bottom w:val="none" w:sz="0" w:space="0" w:color="auto"/>
        <w:right w:val="none" w:sz="0" w:space="0" w:color="auto"/>
      </w:divBdr>
    </w:div>
    <w:div w:id="1501696036">
      <w:marLeft w:val="480"/>
      <w:marRight w:val="0"/>
      <w:marTop w:val="0"/>
      <w:marBottom w:val="0"/>
      <w:divBdr>
        <w:top w:val="none" w:sz="0" w:space="0" w:color="auto"/>
        <w:left w:val="none" w:sz="0" w:space="0" w:color="auto"/>
        <w:bottom w:val="none" w:sz="0" w:space="0" w:color="auto"/>
        <w:right w:val="none" w:sz="0" w:space="0" w:color="auto"/>
      </w:divBdr>
    </w:div>
    <w:div w:id="1503351544">
      <w:marLeft w:val="640"/>
      <w:marRight w:val="0"/>
      <w:marTop w:val="0"/>
      <w:marBottom w:val="0"/>
      <w:divBdr>
        <w:top w:val="none" w:sz="0" w:space="0" w:color="auto"/>
        <w:left w:val="none" w:sz="0" w:space="0" w:color="auto"/>
        <w:bottom w:val="none" w:sz="0" w:space="0" w:color="auto"/>
        <w:right w:val="none" w:sz="0" w:space="0" w:color="auto"/>
      </w:divBdr>
    </w:div>
    <w:div w:id="1503928259">
      <w:marLeft w:val="480"/>
      <w:marRight w:val="0"/>
      <w:marTop w:val="0"/>
      <w:marBottom w:val="0"/>
      <w:divBdr>
        <w:top w:val="none" w:sz="0" w:space="0" w:color="auto"/>
        <w:left w:val="none" w:sz="0" w:space="0" w:color="auto"/>
        <w:bottom w:val="none" w:sz="0" w:space="0" w:color="auto"/>
        <w:right w:val="none" w:sz="0" w:space="0" w:color="auto"/>
      </w:divBdr>
    </w:div>
    <w:div w:id="1504468949">
      <w:marLeft w:val="480"/>
      <w:marRight w:val="0"/>
      <w:marTop w:val="0"/>
      <w:marBottom w:val="0"/>
      <w:divBdr>
        <w:top w:val="none" w:sz="0" w:space="0" w:color="auto"/>
        <w:left w:val="none" w:sz="0" w:space="0" w:color="auto"/>
        <w:bottom w:val="none" w:sz="0" w:space="0" w:color="auto"/>
        <w:right w:val="none" w:sz="0" w:space="0" w:color="auto"/>
      </w:divBdr>
    </w:div>
    <w:div w:id="1504979432">
      <w:marLeft w:val="480"/>
      <w:marRight w:val="0"/>
      <w:marTop w:val="0"/>
      <w:marBottom w:val="0"/>
      <w:divBdr>
        <w:top w:val="none" w:sz="0" w:space="0" w:color="auto"/>
        <w:left w:val="none" w:sz="0" w:space="0" w:color="auto"/>
        <w:bottom w:val="none" w:sz="0" w:space="0" w:color="auto"/>
        <w:right w:val="none" w:sz="0" w:space="0" w:color="auto"/>
      </w:divBdr>
    </w:div>
    <w:div w:id="1506046260">
      <w:marLeft w:val="480"/>
      <w:marRight w:val="0"/>
      <w:marTop w:val="0"/>
      <w:marBottom w:val="0"/>
      <w:divBdr>
        <w:top w:val="none" w:sz="0" w:space="0" w:color="auto"/>
        <w:left w:val="none" w:sz="0" w:space="0" w:color="auto"/>
        <w:bottom w:val="none" w:sz="0" w:space="0" w:color="auto"/>
        <w:right w:val="none" w:sz="0" w:space="0" w:color="auto"/>
      </w:divBdr>
    </w:div>
    <w:div w:id="1506821290">
      <w:bodyDiv w:val="1"/>
      <w:marLeft w:val="0"/>
      <w:marRight w:val="0"/>
      <w:marTop w:val="0"/>
      <w:marBottom w:val="0"/>
      <w:divBdr>
        <w:top w:val="none" w:sz="0" w:space="0" w:color="auto"/>
        <w:left w:val="none" w:sz="0" w:space="0" w:color="auto"/>
        <w:bottom w:val="none" w:sz="0" w:space="0" w:color="auto"/>
        <w:right w:val="none" w:sz="0" w:space="0" w:color="auto"/>
      </w:divBdr>
    </w:div>
    <w:div w:id="1507206590">
      <w:marLeft w:val="640"/>
      <w:marRight w:val="0"/>
      <w:marTop w:val="0"/>
      <w:marBottom w:val="0"/>
      <w:divBdr>
        <w:top w:val="none" w:sz="0" w:space="0" w:color="auto"/>
        <w:left w:val="none" w:sz="0" w:space="0" w:color="auto"/>
        <w:bottom w:val="none" w:sz="0" w:space="0" w:color="auto"/>
        <w:right w:val="none" w:sz="0" w:space="0" w:color="auto"/>
      </w:divBdr>
    </w:div>
    <w:div w:id="1508789154">
      <w:bodyDiv w:val="1"/>
      <w:marLeft w:val="0"/>
      <w:marRight w:val="0"/>
      <w:marTop w:val="0"/>
      <w:marBottom w:val="0"/>
      <w:divBdr>
        <w:top w:val="none" w:sz="0" w:space="0" w:color="auto"/>
        <w:left w:val="none" w:sz="0" w:space="0" w:color="auto"/>
        <w:bottom w:val="none" w:sz="0" w:space="0" w:color="auto"/>
        <w:right w:val="none" w:sz="0" w:space="0" w:color="auto"/>
      </w:divBdr>
      <w:divsChild>
        <w:div w:id="47654806">
          <w:marLeft w:val="480"/>
          <w:marRight w:val="0"/>
          <w:marTop w:val="0"/>
          <w:marBottom w:val="0"/>
          <w:divBdr>
            <w:top w:val="none" w:sz="0" w:space="0" w:color="auto"/>
            <w:left w:val="none" w:sz="0" w:space="0" w:color="auto"/>
            <w:bottom w:val="none" w:sz="0" w:space="0" w:color="auto"/>
            <w:right w:val="none" w:sz="0" w:space="0" w:color="auto"/>
          </w:divBdr>
        </w:div>
        <w:div w:id="89161267">
          <w:marLeft w:val="480"/>
          <w:marRight w:val="0"/>
          <w:marTop w:val="0"/>
          <w:marBottom w:val="0"/>
          <w:divBdr>
            <w:top w:val="none" w:sz="0" w:space="0" w:color="auto"/>
            <w:left w:val="none" w:sz="0" w:space="0" w:color="auto"/>
            <w:bottom w:val="none" w:sz="0" w:space="0" w:color="auto"/>
            <w:right w:val="none" w:sz="0" w:space="0" w:color="auto"/>
          </w:divBdr>
        </w:div>
        <w:div w:id="136340072">
          <w:marLeft w:val="480"/>
          <w:marRight w:val="0"/>
          <w:marTop w:val="0"/>
          <w:marBottom w:val="0"/>
          <w:divBdr>
            <w:top w:val="none" w:sz="0" w:space="0" w:color="auto"/>
            <w:left w:val="none" w:sz="0" w:space="0" w:color="auto"/>
            <w:bottom w:val="none" w:sz="0" w:space="0" w:color="auto"/>
            <w:right w:val="none" w:sz="0" w:space="0" w:color="auto"/>
          </w:divBdr>
        </w:div>
        <w:div w:id="270363858">
          <w:marLeft w:val="480"/>
          <w:marRight w:val="0"/>
          <w:marTop w:val="0"/>
          <w:marBottom w:val="0"/>
          <w:divBdr>
            <w:top w:val="none" w:sz="0" w:space="0" w:color="auto"/>
            <w:left w:val="none" w:sz="0" w:space="0" w:color="auto"/>
            <w:bottom w:val="none" w:sz="0" w:space="0" w:color="auto"/>
            <w:right w:val="none" w:sz="0" w:space="0" w:color="auto"/>
          </w:divBdr>
        </w:div>
        <w:div w:id="349724630">
          <w:marLeft w:val="480"/>
          <w:marRight w:val="0"/>
          <w:marTop w:val="0"/>
          <w:marBottom w:val="0"/>
          <w:divBdr>
            <w:top w:val="none" w:sz="0" w:space="0" w:color="auto"/>
            <w:left w:val="none" w:sz="0" w:space="0" w:color="auto"/>
            <w:bottom w:val="none" w:sz="0" w:space="0" w:color="auto"/>
            <w:right w:val="none" w:sz="0" w:space="0" w:color="auto"/>
          </w:divBdr>
        </w:div>
        <w:div w:id="366372876">
          <w:marLeft w:val="480"/>
          <w:marRight w:val="0"/>
          <w:marTop w:val="0"/>
          <w:marBottom w:val="0"/>
          <w:divBdr>
            <w:top w:val="none" w:sz="0" w:space="0" w:color="auto"/>
            <w:left w:val="none" w:sz="0" w:space="0" w:color="auto"/>
            <w:bottom w:val="none" w:sz="0" w:space="0" w:color="auto"/>
            <w:right w:val="none" w:sz="0" w:space="0" w:color="auto"/>
          </w:divBdr>
        </w:div>
        <w:div w:id="368383573">
          <w:marLeft w:val="480"/>
          <w:marRight w:val="0"/>
          <w:marTop w:val="0"/>
          <w:marBottom w:val="0"/>
          <w:divBdr>
            <w:top w:val="none" w:sz="0" w:space="0" w:color="auto"/>
            <w:left w:val="none" w:sz="0" w:space="0" w:color="auto"/>
            <w:bottom w:val="none" w:sz="0" w:space="0" w:color="auto"/>
            <w:right w:val="none" w:sz="0" w:space="0" w:color="auto"/>
          </w:divBdr>
        </w:div>
        <w:div w:id="448353374">
          <w:marLeft w:val="480"/>
          <w:marRight w:val="0"/>
          <w:marTop w:val="0"/>
          <w:marBottom w:val="0"/>
          <w:divBdr>
            <w:top w:val="none" w:sz="0" w:space="0" w:color="auto"/>
            <w:left w:val="none" w:sz="0" w:space="0" w:color="auto"/>
            <w:bottom w:val="none" w:sz="0" w:space="0" w:color="auto"/>
            <w:right w:val="none" w:sz="0" w:space="0" w:color="auto"/>
          </w:divBdr>
        </w:div>
        <w:div w:id="482309731">
          <w:marLeft w:val="480"/>
          <w:marRight w:val="0"/>
          <w:marTop w:val="0"/>
          <w:marBottom w:val="0"/>
          <w:divBdr>
            <w:top w:val="none" w:sz="0" w:space="0" w:color="auto"/>
            <w:left w:val="none" w:sz="0" w:space="0" w:color="auto"/>
            <w:bottom w:val="none" w:sz="0" w:space="0" w:color="auto"/>
            <w:right w:val="none" w:sz="0" w:space="0" w:color="auto"/>
          </w:divBdr>
        </w:div>
        <w:div w:id="502161211">
          <w:marLeft w:val="480"/>
          <w:marRight w:val="0"/>
          <w:marTop w:val="0"/>
          <w:marBottom w:val="0"/>
          <w:divBdr>
            <w:top w:val="none" w:sz="0" w:space="0" w:color="auto"/>
            <w:left w:val="none" w:sz="0" w:space="0" w:color="auto"/>
            <w:bottom w:val="none" w:sz="0" w:space="0" w:color="auto"/>
            <w:right w:val="none" w:sz="0" w:space="0" w:color="auto"/>
          </w:divBdr>
        </w:div>
        <w:div w:id="583418553">
          <w:marLeft w:val="480"/>
          <w:marRight w:val="0"/>
          <w:marTop w:val="0"/>
          <w:marBottom w:val="0"/>
          <w:divBdr>
            <w:top w:val="none" w:sz="0" w:space="0" w:color="auto"/>
            <w:left w:val="none" w:sz="0" w:space="0" w:color="auto"/>
            <w:bottom w:val="none" w:sz="0" w:space="0" w:color="auto"/>
            <w:right w:val="none" w:sz="0" w:space="0" w:color="auto"/>
          </w:divBdr>
        </w:div>
        <w:div w:id="640309041">
          <w:marLeft w:val="480"/>
          <w:marRight w:val="0"/>
          <w:marTop w:val="0"/>
          <w:marBottom w:val="0"/>
          <w:divBdr>
            <w:top w:val="none" w:sz="0" w:space="0" w:color="auto"/>
            <w:left w:val="none" w:sz="0" w:space="0" w:color="auto"/>
            <w:bottom w:val="none" w:sz="0" w:space="0" w:color="auto"/>
            <w:right w:val="none" w:sz="0" w:space="0" w:color="auto"/>
          </w:divBdr>
        </w:div>
        <w:div w:id="649599022">
          <w:marLeft w:val="480"/>
          <w:marRight w:val="0"/>
          <w:marTop w:val="0"/>
          <w:marBottom w:val="0"/>
          <w:divBdr>
            <w:top w:val="none" w:sz="0" w:space="0" w:color="auto"/>
            <w:left w:val="none" w:sz="0" w:space="0" w:color="auto"/>
            <w:bottom w:val="none" w:sz="0" w:space="0" w:color="auto"/>
            <w:right w:val="none" w:sz="0" w:space="0" w:color="auto"/>
          </w:divBdr>
        </w:div>
        <w:div w:id="683284183">
          <w:marLeft w:val="480"/>
          <w:marRight w:val="0"/>
          <w:marTop w:val="0"/>
          <w:marBottom w:val="0"/>
          <w:divBdr>
            <w:top w:val="none" w:sz="0" w:space="0" w:color="auto"/>
            <w:left w:val="none" w:sz="0" w:space="0" w:color="auto"/>
            <w:bottom w:val="none" w:sz="0" w:space="0" w:color="auto"/>
            <w:right w:val="none" w:sz="0" w:space="0" w:color="auto"/>
          </w:divBdr>
        </w:div>
        <w:div w:id="698048150">
          <w:marLeft w:val="480"/>
          <w:marRight w:val="0"/>
          <w:marTop w:val="0"/>
          <w:marBottom w:val="0"/>
          <w:divBdr>
            <w:top w:val="none" w:sz="0" w:space="0" w:color="auto"/>
            <w:left w:val="none" w:sz="0" w:space="0" w:color="auto"/>
            <w:bottom w:val="none" w:sz="0" w:space="0" w:color="auto"/>
            <w:right w:val="none" w:sz="0" w:space="0" w:color="auto"/>
          </w:divBdr>
        </w:div>
        <w:div w:id="711223209">
          <w:marLeft w:val="480"/>
          <w:marRight w:val="0"/>
          <w:marTop w:val="0"/>
          <w:marBottom w:val="0"/>
          <w:divBdr>
            <w:top w:val="none" w:sz="0" w:space="0" w:color="auto"/>
            <w:left w:val="none" w:sz="0" w:space="0" w:color="auto"/>
            <w:bottom w:val="none" w:sz="0" w:space="0" w:color="auto"/>
            <w:right w:val="none" w:sz="0" w:space="0" w:color="auto"/>
          </w:divBdr>
        </w:div>
        <w:div w:id="757408856">
          <w:marLeft w:val="480"/>
          <w:marRight w:val="0"/>
          <w:marTop w:val="0"/>
          <w:marBottom w:val="0"/>
          <w:divBdr>
            <w:top w:val="none" w:sz="0" w:space="0" w:color="auto"/>
            <w:left w:val="none" w:sz="0" w:space="0" w:color="auto"/>
            <w:bottom w:val="none" w:sz="0" w:space="0" w:color="auto"/>
            <w:right w:val="none" w:sz="0" w:space="0" w:color="auto"/>
          </w:divBdr>
        </w:div>
        <w:div w:id="801114230">
          <w:marLeft w:val="480"/>
          <w:marRight w:val="0"/>
          <w:marTop w:val="0"/>
          <w:marBottom w:val="0"/>
          <w:divBdr>
            <w:top w:val="none" w:sz="0" w:space="0" w:color="auto"/>
            <w:left w:val="none" w:sz="0" w:space="0" w:color="auto"/>
            <w:bottom w:val="none" w:sz="0" w:space="0" w:color="auto"/>
            <w:right w:val="none" w:sz="0" w:space="0" w:color="auto"/>
          </w:divBdr>
        </w:div>
        <w:div w:id="846020868">
          <w:marLeft w:val="480"/>
          <w:marRight w:val="0"/>
          <w:marTop w:val="0"/>
          <w:marBottom w:val="0"/>
          <w:divBdr>
            <w:top w:val="none" w:sz="0" w:space="0" w:color="auto"/>
            <w:left w:val="none" w:sz="0" w:space="0" w:color="auto"/>
            <w:bottom w:val="none" w:sz="0" w:space="0" w:color="auto"/>
            <w:right w:val="none" w:sz="0" w:space="0" w:color="auto"/>
          </w:divBdr>
        </w:div>
        <w:div w:id="913054671">
          <w:marLeft w:val="480"/>
          <w:marRight w:val="0"/>
          <w:marTop w:val="0"/>
          <w:marBottom w:val="0"/>
          <w:divBdr>
            <w:top w:val="none" w:sz="0" w:space="0" w:color="auto"/>
            <w:left w:val="none" w:sz="0" w:space="0" w:color="auto"/>
            <w:bottom w:val="none" w:sz="0" w:space="0" w:color="auto"/>
            <w:right w:val="none" w:sz="0" w:space="0" w:color="auto"/>
          </w:divBdr>
        </w:div>
        <w:div w:id="942611022">
          <w:marLeft w:val="480"/>
          <w:marRight w:val="0"/>
          <w:marTop w:val="0"/>
          <w:marBottom w:val="0"/>
          <w:divBdr>
            <w:top w:val="none" w:sz="0" w:space="0" w:color="auto"/>
            <w:left w:val="none" w:sz="0" w:space="0" w:color="auto"/>
            <w:bottom w:val="none" w:sz="0" w:space="0" w:color="auto"/>
            <w:right w:val="none" w:sz="0" w:space="0" w:color="auto"/>
          </w:divBdr>
        </w:div>
        <w:div w:id="1029989404">
          <w:marLeft w:val="480"/>
          <w:marRight w:val="0"/>
          <w:marTop w:val="0"/>
          <w:marBottom w:val="0"/>
          <w:divBdr>
            <w:top w:val="none" w:sz="0" w:space="0" w:color="auto"/>
            <w:left w:val="none" w:sz="0" w:space="0" w:color="auto"/>
            <w:bottom w:val="none" w:sz="0" w:space="0" w:color="auto"/>
            <w:right w:val="none" w:sz="0" w:space="0" w:color="auto"/>
          </w:divBdr>
        </w:div>
        <w:div w:id="1055589616">
          <w:marLeft w:val="480"/>
          <w:marRight w:val="0"/>
          <w:marTop w:val="0"/>
          <w:marBottom w:val="0"/>
          <w:divBdr>
            <w:top w:val="none" w:sz="0" w:space="0" w:color="auto"/>
            <w:left w:val="none" w:sz="0" w:space="0" w:color="auto"/>
            <w:bottom w:val="none" w:sz="0" w:space="0" w:color="auto"/>
            <w:right w:val="none" w:sz="0" w:space="0" w:color="auto"/>
          </w:divBdr>
        </w:div>
        <w:div w:id="1110901224">
          <w:marLeft w:val="480"/>
          <w:marRight w:val="0"/>
          <w:marTop w:val="0"/>
          <w:marBottom w:val="0"/>
          <w:divBdr>
            <w:top w:val="none" w:sz="0" w:space="0" w:color="auto"/>
            <w:left w:val="none" w:sz="0" w:space="0" w:color="auto"/>
            <w:bottom w:val="none" w:sz="0" w:space="0" w:color="auto"/>
            <w:right w:val="none" w:sz="0" w:space="0" w:color="auto"/>
          </w:divBdr>
        </w:div>
        <w:div w:id="1123111498">
          <w:marLeft w:val="480"/>
          <w:marRight w:val="0"/>
          <w:marTop w:val="0"/>
          <w:marBottom w:val="0"/>
          <w:divBdr>
            <w:top w:val="none" w:sz="0" w:space="0" w:color="auto"/>
            <w:left w:val="none" w:sz="0" w:space="0" w:color="auto"/>
            <w:bottom w:val="none" w:sz="0" w:space="0" w:color="auto"/>
            <w:right w:val="none" w:sz="0" w:space="0" w:color="auto"/>
          </w:divBdr>
        </w:div>
        <w:div w:id="1134366120">
          <w:marLeft w:val="480"/>
          <w:marRight w:val="0"/>
          <w:marTop w:val="0"/>
          <w:marBottom w:val="0"/>
          <w:divBdr>
            <w:top w:val="none" w:sz="0" w:space="0" w:color="auto"/>
            <w:left w:val="none" w:sz="0" w:space="0" w:color="auto"/>
            <w:bottom w:val="none" w:sz="0" w:space="0" w:color="auto"/>
            <w:right w:val="none" w:sz="0" w:space="0" w:color="auto"/>
          </w:divBdr>
        </w:div>
        <w:div w:id="1228152679">
          <w:marLeft w:val="480"/>
          <w:marRight w:val="0"/>
          <w:marTop w:val="0"/>
          <w:marBottom w:val="0"/>
          <w:divBdr>
            <w:top w:val="none" w:sz="0" w:space="0" w:color="auto"/>
            <w:left w:val="none" w:sz="0" w:space="0" w:color="auto"/>
            <w:bottom w:val="none" w:sz="0" w:space="0" w:color="auto"/>
            <w:right w:val="none" w:sz="0" w:space="0" w:color="auto"/>
          </w:divBdr>
        </w:div>
        <w:div w:id="1259214995">
          <w:marLeft w:val="480"/>
          <w:marRight w:val="0"/>
          <w:marTop w:val="0"/>
          <w:marBottom w:val="0"/>
          <w:divBdr>
            <w:top w:val="none" w:sz="0" w:space="0" w:color="auto"/>
            <w:left w:val="none" w:sz="0" w:space="0" w:color="auto"/>
            <w:bottom w:val="none" w:sz="0" w:space="0" w:color="auto"/>
            <w:right w:val="none" w:sz="0" w:space="0" w:color="auto"/>
          </w:divBdr>
        </w:div>
        <w:div w:id="1297679274">
          <w:marLeft w:val="480"/>
          <w:marRight w:val="0"/>
          <w:marTop w:val="0"/>
          <w:marBottom w:val="0"/>
          <w:divBdr>
            <w:top w:val="none" w:sz="0" w:space="0" w:color="auto"/>
            <w:left w:val="none" w:sz="0" w:space="0" w:color="auto"/>
            <w:bottom w:val="none" w:sz="0" w:space="0" w:color="auto"/>
            <w:right w:val="none" w:sz="0" w:space="0" w:color="auto"/>
          </w:divBdr>
        </w:div>
        <w:div w:id="1306550670">
          <w:marLeft w:val="480"/>
          <w:marRight w:val="0"/>
          <w:marTop w:val="0"/>
          <w:marBottom w:val="0"/>
          <w:divBdr>
            <w:top w:val="none" w:sz="0" w:space="0" w:color="auto"/>
            <w:left w:val="none" w:sz="0" w:space="0" w:color="auto"/>
            <w:bottom w:val="none" w:sz="0" w:space="0" w:color="auto"/>
            <w:right w:val="none" w:sz="0" w:space="0" w:color="auto"/>
          </w:divBdr>
        </w:div>
        <w:div w:id="1316060259">
          <w:marLeft w:val="480"/>
          <w:marRight w:val="0"/>
          <w:marTop w:val="0"/>
          <w:marBottom w:val="0"/>
          <w:divBdr>
            <w:top w:val="none" w:sz="0" w:space="0" w:color="auto"/>
            <w:left w:val="none" w:sz="0" w:space="0" w:color="auto"/>
            <w:bottom w:val="none" w:sz="0" w:space="0" w:color="auto"/>
            <w:right w:val="none" w:sz="0" w:space="0" w:color="auto"/>
          </w:divBdr>
        </w:div>
        <w:div w:id="1348141145">
          <w:marLeft w:val="480"/>
          <w:marRight w:val="0"/>
          <w:marTop w:val="0"/>
          <w:marBottom w:val="0"/>
          <w:divBdr>
            <w:top w:val="none" w:sz="0" w:space="0" w:color="auto"/>
            <w:left w:val="none" w:sz="0" w:space="0" w:color="auto"/>
            <w:bottom w:val="none" w:sz="0" w:space="0" w:color="auto"/>
            <w:right w:val="none" w:sz="0" w:space="0" w:color="auto"/>
          </w:divBdr>
        </w:div>
        <w:div w:id="1371224286">
          <w:marLeft w:val="480"/>
          <w:marRight w:val="0"/>
          <w:marTop w:val="0"/>
          <w:marBottom w:val="0"/>
          <w:divBdr>
            <w:top w:val="none" w:sz="0" w:space="0" w:color="auto"/>
            <w:left w:val="none" w:sz="0" w:space="0" w:color="auto"/>
            <w:bottom w:val="none" w:sz="0" w:space="0" w:color="auto"/>
            <w:right w:val="none" w:sz="0" w:space="0" w:color="auto"/>
          </w:divBdr>
        </w:div>
        <w:div w:id="1385056411">
          <w:marLeft w:val="480"/>
          <w:marRight w:val="0"/>
          <w:marTop w:val="0"/>
          <w:marBottom w:val="0"/>
          <w:divBdr>
            <w:top w:val="none" w:sz="0" w:space="0" w:color="auto"/>
            <w:left w:val="none" w:sz="0" w:space="0" w:color="auto"/>
            <w:bottom w:val="none" w:sz="0" w:space="0" w:color="auto"/>
            <w:right w:val="none" w:sz="0" w:space="0" w:color="auto"/>
          </w:divBdr>
        </w:div>
        <w:div w:id="1401172160">
          <w:marLeft w:val="480"/>
          <w:marRight w:val="0"/>
          <w:marTop w:val="0"/>
          <w:marBottom w:val="0"/>
          <w:divBdr>
            <w:top w:val="none" w:sz="0" w:space="0" w:color="auto"/>
            <w:left w:val="none" w:sz="0" w:space="0" w:color="auto"/>
            <w:bottom w:val="none" w:sz="0" w:space="0" w:color="auto"/>
            <w:right w:val="none" w:sz="0" w:space="0" w:color="auto"/>
          </w:divBdr>
        </w:div>
        <w:div w:id="1424647324">
          <w:marLeft w:val="480"/>
          <w:marRight w:val="0"/>
          <w:marTop w:val="0"/>
          <w:marBottom w:val="0"/>
          <w:divBdr>
            <w:top w:val="none" w:sz="0" w:space="0" w:color="auto"/>
            <w:left w:val="none" w:sz="0" w:space="0" w:color="auto"/>
            <w:bottom w:val="none" w:sz="0" w:space="0" w:color="auto"/>
            <w:right w:val="none" w:sz="0" w:space="0" w:color="auto"/>
          </w:divBdr>
        </w:div>
        <w:div w:id="1433934763">
          <w:marLeft w:val="480"/>
          <w:marRight w:val="0"/>
          <w:marTop w:val="0"/>
          <w:marBottom w:val="0"/>
          <w:divBdr>
            <w:top w:val="none" w:sz="0" w:space="0" w:color="auto"/>
            <w:left w:val="none" w:sz="0" w:space="0" w:color="auto"/>
            <w:bottom w:val="none" w:sz="0" w:space="0" w:color="auto"/>
            <w:right w:val="none" w:sz="0" w:space="0" w:color="auto"/>
          </w:divBdr>
        </w:div>
        <w:div w:id="1471896166">
          <w:marLeft w:val="480"/>
          <w:marRight w:val="0"/>
          <w:marTop w:val="0"/>
          <w:marBottom w:val="0"/>
          <w:divBdr>
            <w:top w:val="none" w:sz="0" w:space="0" w:color="auto"/>
            <w:left w:val="none" w:sz="0" w:space="0" w:color="auto"/>
            <w:bottom w:val="none" w:sz="0" w:space="0" w:color="auto"/>
            <w:right w:val="none" w:sz="0" w:space="0" w:color="auto"/>
          </w:divBdr>
        </w:div>
        <w:div w:id="1542596116">
          <w:marLeft w:val="480"/>
          <w:marRight w:val="0"/>
          <w:marTop w:val="0"/>
          <w:marBottom w:val="0"/>
          <w:divBdr>
            <w:top w:val="none" w:sz="0" w:space="0" w:color="auto"/>
            <w:left w:val="none" w:sz="0" w:space="0" w:color="auto"/>
            <w:bottom w:val="none" w:sz="0" w:space="0" w:color="auto"/>
            <w:right w:val="none" w:sz="0" w:space="0" w:color="auto"/>
          </w:divBdr>
        </w:div>
        <w:div w:id="1642079194">
          <w:marLeft w:val="480"/>
          <w:marRight w:val="0"/>
          <w:marTop w:val="0"/>
          <w:marBottom w:val="0"/>
          <w:divBdr>
            <w:top w:val="none" w:sz="0" w:space="0" w:color="auto"/>
            <w:left w:val="none" w:sz="0" w:space="0" w:color="auto"/>
            <w:bottom w:val="none" w:sz="0" w:space="0" w:color="auto"/>
            <w:right w:val="none" w:sz="0" w:space="0" w:color="auto"/>
          </w:divBdr>
        </w:div>
        <w:div w:id="1682394278">
          <w:marLeft w:val="480"/>
          <w:marRight w:val="0"/>
          <w:marTop w:val="0"/>
          <w:marBottom w:val="0"/>
          <w:divBdr>
            <w:top w:val="none" w:sz="0" w:space="0" w:color="auto"/>
            <w:left w:val="none" w:sz="0" w:space="0" w:color="auto"/>
            <w:bottom w:val="none" w:sz="0" w:space="0" w:color="auto"/>
            <w:right w:val="none" w:sz="0" w:space="0" w:color="auto"/>
          </w:divBdr>
        </w:div>
        <w:div w:id="1833374529">
          <w:marLeft w:val="480"/>
          <w:marRight w:val="0"/>
          <w:marTop w:val="0"/>
          <w:marBottom w:val="0"/>
          <w:divBdr>
            <w:top w:val="none" w:sz="0" w:space="0" w:color="auto"/>
            <w:left w:val="none" w:sz="0" w:space="0" w:color="auto"/>
            <w:bottom w:val="none" w:sz="0" w:space="0" w:color="auto"/>
            <w:right w:val="none" w:sz="0" w:space="0" w:color="auto"/>
          </w:divBdr>
        </w:div>
        <w:div w:id="1899509505">
          <w:marLeft w:val="480"/>
          <w:marRight w:val="0"/>
          <w:marTop w:val="0"/>
          <w:marBottom w:val="0"/>
          <w:divBdr>
            <w:top w:val="none" w:sz="0" w:space="0" w:color="auto"/>
            <w:left w:val="none" w:sz="0" w:space="0" w:color="auto"/>
            <w:bottom w:val="none" w:sz="0" w:space="0" w:color="auto"/>
            <w:right w:val="none" w:sz="0" w:space="0" w:color="auto"/>
          </w:divBdr>
        </w:div>
        <w:div w:id="1905137105">
          <w:marLeft w:val="480"/>
          <w:marRight w:val="0"/>
          <w:marTop w:val="0"/>
          <w:marBottom w:val="0"/>
          <w:divBdr>
            <w:top w:val="none" w:sz="0" w:space="0" w:color="auto"/>
            <w:left w:val="none" w:sz="0" w:space="0" w:color="auto"/>
            <w:bottom w:val="none" w:sz="0" w:space="0" w:color="auto"/>
            <w:right w:val="none" w:sz="0" w:space="0" w:color="auto"/>
          </w:divBdr>
        </w:div>
        <w:div w:id="1930190019">
          <w:marLeft w:val="480"/>
          <w:marRight w:val="0"/>
          <w:marTop w:val="0"/>
          <w:marBottom w:val="0"/>
          <w:divBdr>
            <w:top w:val="none" w:sz="0" w:space="0" w:color="auto"/>
            <w:left w:val="none" w:sz="0" w:space="0" w:color="auto"/>
            <w:bottom w:val="none" w:sz="0" w:space="0" w:color="auto"/>
            <w:right w:val="none" w:sz="0" w:space="0" w:color="auto"/>
          </w:divBdr>
        </w:div>
        <w:div w:id="2057584246">
          <w:marLeft w:val="480"/>
          <w:marRight w:val="0"/>
          <w:marTop w:val="0"/>
          <w:marBottom w:val="0"/>
          <w:divBdr>
            <w:top w:val="none" w:sz="0" w:space="0" w:color="auto"/>
            <w:left w:val="none" w:sz="0" w:space="0" w:color="auto"/>
            <w:bottom w:val="none" w:sz="0" w:space="0" w:color="auto"/>
            <w:right w:val="none" w:sz="0" w:space="0" w:color="auto"/>
          </w:divBdr>
        </w:div>
        <w:div w:id="2073691917">
          <w:marLeft w:val="480"/>
          <w:marRight w:val="0"/>
          <w:marTop w:val="0"/>
          <w:marBottom w:val="0"/>
          <w:divBdr>
            <w:top w:val="none" w:sz="0" w:space="0" w:color="auto"/>
            <w:left w:val="none" w:sz="0" w:space="0" w:color="auto"/>
            <w:bottom w:val="none" w:sz="0" w:space="0" w:color="auto"/>
            <w:right w:val="none" w:sz="0" w:space="0" w:color="auto"/>
          </w:divBdr>
        </w:div>
        <w:div w:id="2110615890">
          <w:marLeft w:val="480"/>
          <w:marRight w:val="0"/>
          <w:marTop w:val="0"/>
          <w:marBottom w:val="0"/>
          <w:divBdr>
            <w:top w:val="none" w:sz="0" w:space="0" w:color="auto"/>
            <w:left w:val="none" w:sz="0" w:space="0" w:color="auto"/>
            <w:bottom w:val="none" w:sz="0" w:space="0" w:color="auto"/>
            <w:right w:val="none" w:sz="0" w:space="0" w:color="auto"/>
          </w:divBdr>
        </w:div>
        <w:div w:id="2127389520">
          <w:marLeft w:val="480"/>
          <w:marRight w:val="0"/>
          <w:marTop w:val="0"/>
          <w:marBottom w:val="0"/>
          <w:divBdr>
            <w:top w:val="none" w:sz="0" w:space="0" w:color="auto"/>
            <w:left w:val="none" w:sz="0" w:space="0" w:color="auto"/>
            <w:bottom w:val="none" w:sz="0" w:space="0" w:color="auto"/>
            <w:right w:val="none" w:sz="0" w:space="0" w:color="auto"/>
          </w:divBdr>
        </w:div>
        <w:div w:id="2140803040">
          <w:marLeft w:val="480"/>
          <w:marRight w:val="0"/>
          <w:marTop w:val="0"/>
          <w:marBottom w:val="0"/>
          <w:divBdr>
            <w:top w:val="none" w:sz="0" w:space="0" w:color="auto"/>
            <w:left w:val="none" w:sz="0" w:space="0" w:color="auto"/>
            <w:bottom w:val="none" w:sz="0" w:space="0" w:color="auto"/>
            <w:right w:val="none" w:sz="0" w:space="0" w:color="auto"/>
          </w:divBdr>
        </w:div>
        <w:div w:id="2145849635">
          <w:marLeft w:val="480"/>
          <w:marRight w:val="0"/>
          <w:marTop w:val="0"/>
          <w:marBottom w:val="0"/>
          <w:divBdr>
            <w:top w:val="none" w:sz="0" w:space="0" w:color="auto"/>
            <w:left w:val="none" w:sz="0" w:space="0" w:color="auto"/>
            <w:bottom w:val="none" w:sz="0" w:space="0" w:color="auto"/>
            <w:right w:val="none" w:sz="0" w:space="0" w:color="auto"/>
          </w:divBdr>
        </w:div>
      </w:divsChild>
    </w:div>
    <w:div w:id="1510173067">
      <w:marLeft w:val="480"/>
      <w:marRight w:val="0"/>
      <w:marTop w:val="0"/>
      <w:marBottom w:val="0"/>
      <w:divBdr>
        <w:top w:val="none" w:sz="0" w:space="0" w:color="auto"/>
        <w:left w:val="none" w:sz="0" w:space="0" w:color="auto"/>
        <w:bottom w:val="none" w:sz="0" w:space="0" w:color="auto"/>
        <w:right w:val="none" w:sz="0" w:space="0" w:color="auto"/>
      </w:divBdr>
    </w:div>
    <w:div w:id="1510874316">
      <w:bodyDiv w:val="1"/>
      <w:marLeft w:val="0"/>
      <w:marRight w:val="0"/>
      <w:marTop w:val="0"/>
      <w:marBottom w:val="0"/>
      <w:divBdr>
        <w:top w:val="none" w:sz="0" w:space="0" w:color="auto"/>
        <w:left w:val="none" w:sz="0" w:space="0" w:color="auto"/>
        <w:bottom w:val="none" w:sz="0" w:space="0" w:color="auto"/>
        <w:right w:val="none" w:sz="0" w:space="0" w:color="auto"/>
      </w:divBdr>
    </w:div>
    <w:div w:id="1511606115">
      <w:marLeft w:val="640"/>
      <w:marRight w:val="0"/>
      <w:marTop w:val="0"/>
      <w:marBottom w:val="0"/>
      <w:divBdr>
        <w:top w:val="none" w:sz="0" w:space="0" w:color="auto"/>
        <w:left w:val="none" w:sz="0" w:space="0" w:color="auto"/>
        <w:bottom w:val="none" w:sz="0" w:space="0" w:color="auto"/>
        <w:right w:val="none" w:sz="0" w:space="0" w:color="auto"/>
      </w:divBdr>
    </w:div>
    <w:div w:id="1513031501">
      <w:marLeft w:val="480"/>
      <w:marRight w:val="0"/>
      <w:marTop w:val="0"/>
      <w:marBottom w:val="0"/>
      <w:divBdr>
        <w:top w:val="none" w:sz="0" w:space="0" w:color="auto"/>
        <w:left w:val="none" w:sz="0" w:space="0" w:color="auto"/>
        <w:bottom w:val="none" w:sz="0" w:space="0" w:color="auto"/>
        <w:right w:val="none" w:sz="0" w:space="0" w:color="auto"/>
      </w:divBdr>
    </w:div>
    <w:div w:id="1514419432">
      <w:bodyDiv w:val="1"/>
      <w:marLeft w:val="0"/>
      <w:marRight w:val="0"/>
      <w:marTop w:val="0"/>
      <w:marBottom w:val="0"/>
      <w:divBdr>
        <w:top w:val="none" w:sz="0" w:space="0" w:color="auto"/>
        <w:left w:val="none" w:sz="0" w:space="0" w:color="auto"/>
        <w:bottom w:val="none" w:sz="0" w:space="0" w:color="auto"/>
        <w:right w:val="none" w:sz="0" w:space="0" w:color="auto"/>
      </w:divBdr>
      <w:divsChild>
        <w:div w:id="57018631">
          <w:marLeft w:val="480"/>
          <w:marRight w:val="0"/>
          <w:marTop w:val="0"/>
          <w:marBottom w:val="0"/>
          <w:divBdr>
            <w:top w:val="none" w:sz="0" w:space="0" w:color="auto"/>
            <w:left w:val="none" w:sz="0" w:space="0" w:color="auto"/>
            <w:bottom w:val="none" w:sz="0" w:space="0" w:color="auto"/>
            <w:right w:val="none" w:sz="0" w:space="0" w:color="auto"/>
          </w:divBdr>
        </w:div>
        <w:div w:id="60911409">
          <w:marLeft w:val="480"/>
          <w:marRight w:val="0"/>
          <w:marTop w:val="0"/>
          <w:marBottom w:val="0"/>
          <w:divBdr>
            <w:top w:val="none" w:sz="0" w:space="0" w:color="auto"/>
            <w:left w:val="none" w:sz="0" w:space="0" w:color="auto"/>
            <w:bottom w:val="none" w:sz="0" w:space="0" w:color="auto"/>
            <w:right w:val="none" w:sz="0" w:space="0" w:color="auto"/>
          </w:divBdr>
        </w:div>
        <w:div w:id="69426007">
          <w:marLeft w:val="480"/>
          <w:marRight w:val="0"/>
          <w:marTop w:val="0"/>
          <w:marBottom w:val="0"/>
          <w:divBdr>
            <w:top w:val="none" w:sz="0" w:space="0" w:color="auto"/>
            <w:left w:val="none" w:sz="0" w:space="0" w:color="auto"/>
            <w:bottom w:val="none" w:sz="0" w:space="0" w:color="auto"/>
            <w:right w:val="none" w:sz="0" w:space="0" w:color="auto"/>
          </w:divBdr>
        </w:div>
        <w:div w:id="80572088">
          <w:marLeft w:val="480"/>
          <w:marRight w:val="0"/>
          <w:marTop w:val="0"/>
          <w:marBottom w:val="0"/>
          <w:divBdr>
            <w:top w:val="none" w:sz="0" w:space="0" w:color="auto"/>
            <w:left w:val="none" w:sz="0" w:space="0" w:color="auto"/>
            <w:bottom w:val="none" w:sz="0" w:space="0" w:color="auto"/>
            <w:right w:val="none" w:sz="0" w:space="0" w:color="auto"/>
          </w:divBdr>
        </w:div>
        <w:div w:id="139426267">
          <w:marLeft w:val="480"/>
          <w:marRight w:val="0"/>
          <w:marTop w:val="0"/>
          <w:marBottom w:val="0"/>
          <w:divBdr>
            <w:top w:val="none" w:sz="0" w:space="0" w:color="auto"/>
            <w:left w:val="none" w:sz="0" w:space="0" w:color="auto"/>
            <w:bottom w:val="none" w:sz="0" w:space="0" w:color="auto"/>
            <w:right w:val="none" w:sz="0" w:space="0" w:color="auto"/>
          </w:divBdr>
        </w:div>
        <w:div w:id="211426239">
          <w:marLeft w:val="480"/>
          <w:marRight w:val="0"/>
          <w:marTop w:val="0"/>
          <w:marBottom w:val="0"/>
          <w:divBdr>
            <w:top w:val="none" w:sz="0" w:space="0" w:color="auto"/>
            <w:left w:val="none" w:sz="0" w:space="0" w:color="auto"/>
            <w:bottom w:val="none" w:sz="0" w:space="0" w:color="auto"/>
            <w:right w:val="none" w:sz="0" w:space="0" w:color="auto"/>
          </w:divBdr>
        </w:div>
        <w:div w:id="244724047">
          <w:marLeft w:val="480"/>
          <w:marRight w:val="0"/>
          <w:marTop w:val="0"/>
          <w:marBottom w:val="0"/>
          <w:divBdr>
            <w:top w:val="none" w:sz="0" w:space="0" w:color="auto"/>
            <w:left w:val="none" w:sz="0" w:space="0" w:color="auto"/>
            <w:bottom w:val="none" w:sz="0" w:space="0" w:color="auto"/>
            <w:right w:val="none" w:sz="0" w:space="0" w:color="auto"/>
          </w:divBdr>
        </w:div>
        <w:div w:id="326710806">
          <w:marLeft w:val="480"/>
          <w:marRight w:val="0"/>
          <w:marTop w:val="0"/>
          <w:marBottom w:val="0"/>
          <w:divBdr>
            <w:top w:val="none" w:sz="0" w:space="0" w:color="auto"/>
            <w:left w:val="none" w:sz="0" w:space="0" w:color="auto"/>
            <w:bottom w:val="none" w:sz="0" w:space="0" w:color="auto"/>
            <w:right w:val="none" w:sz="0" w:space="0" w:color="auto"/>
          </w:divBdr>
        </w:div>
        <w:div w:id="436296975">
          <w:marLeft w:val="480"/>
          <w:marRight w:val="0"/>
          <w:marTop w:val="0"/>
          <w:marBottom w:val="0"/>
          <w:divBdr>
            <w:top w:val="none" w:sz="0" w:space="0" w:color="auto"/>
            <w:left w:val="none" w:sz="0" w:space="0" w:color="auto"/>
            <w:bottom w:val="none" w:sz="0" w:space="0" w:color="auto"/>
            <w:right w:val="none" w:sz="0" w:space="0" w:color="auto"/>
          </w:divBdr>
        </w:div>
        <w:div w:id="470635258">
          <w:marLeft w:val="480"/>
          <w:marRight w:val="0"/>
          <w:marTop w:val="0"/>
          <w:marBottom w:val="0"/>
          <w:divBdr>
            <w:top w:val="none" w:sz="0" w:space="0" w:color="auto"/>
            <w:left w:val="none" w:sz="0" w:space="0" w:color="auto"/>
            <w:bottom w:val="none" w:sz="0" w:space="0" w:color="auto"/>
            <w:right w:val="none" w:sz="0" w:space="0" w:color="auto"/>
          </w:divBdr>
        </w:div>
        <w:div w:id="503281083">
          <w:marLeft w:val="480"/>
          <w:marRight w:val="0"/>
          <w:marTop w:val="0"/>
          <w:marBottom w:val="0"/>
          <w:divBdr>
            <w:top w:val="none" w:sz="0" w:space="0" w:color="auto"/>
            <w:left w:val="none" w:sz="0" w:space="0" w:color="auto"/>
            <w:bottom w:val="none" w:sz="0" w:space="0" w:color="auto"/>
            <w:right w:val="none" w:sz="0" w:space="0" w:color="auto"/>
          </w:divBdr>
        </w:div>
        <w:div w:id="548608308">
          <w:marLeft w:val="480"/>
          <w:marRight w:val="0"/>
          <w:marTop w:val="0"/>
          <w:marBottom w:val="0"/>
          <w:divBdr>
            <w:top w:val="none" w:sz="0" w:space="0" w:color="auto"/>
            <w:left w:val="none" w:sz="0" w:space="0" w:color="auto"/>
            <w:bottom w:val="none" w:sz="0" w:space="0" w:color="auto"/>
            <w:right w:val="none" w:sz="0" w:space="0" w:color="auto"/>
          </w:divBdr>
        </w:div>
        <w:div w:id="556819983">
          <w:marLeft w:val="480"/>
          <w:marRight w:val="0"/>
          <w:marTop w:val="0"/>
          <w:marBottom w:val="0"/>
          <w:divBdr>
            <w:top w:val="none" w:sz="0" w:space="0" w:color="auto"/>
            <w:left w:val="none" w:sz="0" w:space="0" w:color="auto"/>
            <w:bottom w:val="none" w:sz="0" w:space="0" w:color="auto"/>
            <w:right w:val="none" w:sz="0" w:space="0" w:color="auto"/>
          </w:divBdr>
        </w:div>
        <w:div w:id="567611934">
          <w:marLeft w:val="480"/>
          <w:marRight w:val="0"/>
          <w:marTop w:val="0"/>
          <w:marBottom w:val="0"/>
          <w:divBdr>
            <w:top w:val="none" w:sz="0" w:space="0" w:color="auto"/>
            <w:left w:val="none" w:sz="0" w:space="0" w:color="auto"/>
            <w:bottom w:val="none" w:sz="0" w:space="0" w:color="auto"/>
            <w:right w:val="none" w:sz="0" w:space="0" w:color="auto"/>
          </w:divBdr>
        </w:div>
        <w:div w:id="653677391">
          <w:marLeft w:val="480"/>
          <w:marRight w:val="0"/>
          <w:marTop w:val="0"/>
          <w:marBottom w:val="0"/>
          <w:divBdr>
            <w:top w:val="none" w:sz="0" w:space="0" w:color="auto"/>
            <w:left w:val="none" w:sz="0" w:space="0" w:color="auto"/>
            <w:bottom w:val="none" w:sz="0" w:space="0" w:color="auto"/>
            <w:right w:val="none" w:sz="0" w:space="0" w:color="auto"/>
          </w:divBdr>
        </w:div>
        <w:div w:id="686558661">
          <w:marLeft w:val="480"/>
          <w:marRight w:val="0"/>
          <w:marTop w:val="0"/>
          <w:marBottom w:val="0"/>
          <w:divBdr>
            <w:top w:val="none" w:sz="0" w:space="0" w:color="auto"/>
            <w:left w:val="none" w:sz="0" w:space="0" w:color="auto"/>
            <w:bottom w:val="none" w:sz="0" w:space="0" w:color="auto"/>
            <w:right w:val="none" w:sz="0" w:space="0" w:color="auto"/>
          </w:divBdr>
        </w:div>
        <w:div w:id="716784974">
          <w:marLeft w:val="480"/>
          <w:marRight w:val="0"/>
          <w:marTop w:val="0"/>
          <w:marBottom w:val="0"/>
          <w:divBdr>
            <w:top w:val="none" w:sz="0" w:space="0" w:color="auto"/>
            <w:left w:val="none" w:sz="0" w:space="0" w:color="auto"/>
            <w:bottom w:val="none" w:sz="0" w:space="0" w:color="auto"/>
            <w:right w:val="none" w:sz="0" w:space="0" w:color="auto"/>
          </w:divBdr>
        </w:div>
        <w:div w:id="760218266">
          <w:marLeft w:val="480"/>
          <w:marRight w:val="0"/>
          <w:marTop w:val="0"/>
          <w:marBottom w:val="0"/>
          <w:divBdr>
            <w:top w:val="none" w:sz="0" w:space="0" w:color="auto"/>
            <w:left w:val="none" w:sz="0" w:space="0" w:color="auto"/>
            <w:bottom w:val="none" w:sz="0" w:space="0" w:color="auto"/>
            <w:right w:val="none" w:sz="0" w:space="0" w:color="auto"/>
          </w:divBdr>
        </w:div>
        <w:div w:id="769932406">
          <w:marLeft w:val="480"/>
          <w:marRight w:val="0"/>
          <w:marTop w:val="0"/>
          <w:marBottom w:val="0"/>
          <w:divBdr>
            <w:top w:val="none" w:sz="0" w:space="0" w:color="auto"/>
            <w:left w:val="none" w:sz="0" w:space="0" w:color="auto"/>
            <w:bottom w:val="none" w:sz="0" w:space="0" w:color="auto"/>
            <w:right w:val="none" w:sz="0" w:space="0" w:color="auto"/>
          </w:divBdr>
        </w:div>
        <w:div w:id="789979432">
          <w:marLeft w:val="480"/>
          <w:marRight w:val="0"/>
          <w:marTop w:val="0"/>
          <w:marBottom w:val="0"/>
          <w:divBdr>
            <w:top w:val="none" w:sz="0" w:space="0" w:color="auto"/>
            <w:left w:val="none" w:sz="0" w:space="0" w:color="auto"/>
            <w:bottom w:val="none" w:sz="0" w:space="0" w:color="auto"/>
            <w:right w:val="none" w:sz="0" w:space="0" w:color="auto"/>
          </w:divBdr>
        </w:div>
        <w:div w:id="852574874">
          <w:marLeft w:val="480"/>
          <w:marRight w:val="0"/>
          <w:marTop w:val="0"/>
          <w:marBottom w:val="0"/>
          <w:divBdr>
            <w:top w:val="none" w:sz="0" w:space="0" w:color="auto"/>
            <w:left w:val="none" w:sz="0" w:space="0" w:color="auto"/>
            <w:bottom w:val="none" w:sz="0" w:space="0" w:color="auto"/>
            <w:right w:val="none" w:sz="0" w:space="0" w:color="auto"/>
          </w:divBdr>
        </w:div>
        <w:div w:id="857154664">
          <w:marLeft w:val="480"/>
          <w:marRight w:val="0"/>
          <w:marTop w:val="0"/>
          <w:marBottom w:val="0"/>
          <w:divBdr>
            <w:top w:val="none" w:sz="0" w:space="0" w:color="auto"/>
            <w:left w:val="none" w:sz="0" w:space="0" w:color="auto"/>
            <w:bottom w:val="none" w:sz="0" w:space="0" w:color="auto"/>
            <w:right w:val="none" w:sz="0" w:space="0" w:color="auto"/>
          </w:divBdr>
        </w:div>
        <w:div w:id="860627399">
          <w:marLeft w:val="480"/>
          <w:marRight w:val="0"/>
          <w:marTop w:val="0"/>
          <w:marBottom w:val="0"/>
          <w:divBdr>
            <w:top w:val="none" w:sz="0" w:space="0" w:color="auto"/>
            <w:left w:val="none" w:sz="0" w:space="0" w:color="auto"/>
            <w:bottom w:val="none" w:sz="0" w:space="0" w:color="auto"/>
            <w:right w:val="none" w:sz="0" w:space="0" w:color="auto"/>
          </w:divBdr>
        </w:div>
        <w:div w:id="1020543810">
          <w:marLeft w:val="480"/>
          <w:marRight w:val="0"/>
          <w:marTop w:val="0"/>
          <w:marBottom w:val="0"/>
          <w:divBdr>
            <w:top w:val="none" w:sz="0" w:space="0" w:color="auto"/>
            <w:left w:val="none" w:sz="0" w:space="0" w:color="auto"/>
            <w:bottom w:val="none" w:sz="0" w:space="0" w:color="auto"/>
            <w:right w:val="none" w:sz="0" w:space="0" w:color="auto"/>
          </w:divBdr>
        </w:div>
        <w:div w:id="1077896198">
          <w:marLeft w:val="480"/>
          <w:marRight w:val="0"/>
          <w:marTop w:val="0"/>
          <w:marBottom w:val="0"/>
          <w:divBdr>
            <w:top w:val="none" w:sz="0" w:space="0" w:color="auto"/>
            <w:left w:val="none" w:sz="0" w:space="0" w:color="auto"/>
            <w:bottom w:val="none" w:sz="0" w:space="0" w:color="auto"/>
            <w:right w:val="none" w:sz="0" w:space="0" w:color="auto"/>
          </w:divBdr>
        </w:div>
        <w:div w:id="1104031324">
          <w:marLeft w:val="480"/>
          <w:marRight w:val="0"/>
          <w:marTop w:val="0"/>
          <w:marBottom w:val="0"/>
          <w:divBdr>
            <w:top w:val="none" w:sz="0" w:space="0" w:color="auto"/>
            <w:left w:val="none" w:sz="0" w:space="0" w:color="auto"/>
            <w:bottom w:val="none" w:sz="0" w:space="0" w:color="auto"/>
            <w:right w:val="none" w:sz="0" w:space="0" w:color="auto"/>
          </w:divBdr>
        </w:div>
        <w:div w:id="1214662246">
          <w:marLeft w:val="480"/>
          <w:marRight w:val="0"/>
          <w:marTop w:val="0"/>
          <w:marBottom w:val="0"/>
          <w:divBdr>
            <w:top w:val="none" w:sz="0" w:space="0" w:color="auto"/>
            <w:left w:val="none" w:sz="0" w:space="0" w:color="auto"/>
            <w:bottom w:val="none" w:sz="0" w:space="0" w:color="auto"/>
            <w:right w:val="none" w:sz="0" w:space="0" w:color="auto"/>
          </w:divBdr>
        </w:div>
        <w:div w:id="1228808149">
          <w:marLeft w:val="480"/>
          <w:marRight w:val="0"/>
          <w:marTop w:val="0"/>
          <w:marBottom w:val="0"/>
          <w:divBdr>
            <w:top w:val="none" w:sz="0" w:space="0" w:color="auto"/>
            <w:left w:val="none" w:sz="0" w:space="0" w:color="auto"/>
            <w:bottom w:val="none" w:sz="0" w:space="0" w:color="auto"/>
            <w:right w:val="none" w:sz="0" w:space="0" w:color="auto"/>
          </w:divBdr>
        </w:div>
        <w:div w:id="1262106201">
          <w:marLeft w:val="480"/>
          <w:marRight w:val="0"/>
          <w:marTop w:val="0"/>
          <w:marBottom w:val="0"/>
          <w:divBdr>
            <w:top w:val="none" w:sz="0" w:space="0" w:color="auto"/>
            <w:left w:val="none" w:sz="0" w:space="0" w:color="auto"/>
            <w:bottom w:val="none" w:sz="0" w:space="0" w:color="auto"/>
            <w:right w:val="none" w:sz="0" w:space="0" w:color="auto"/>
          </w:divBdr>
        </w:div>
        <w:div w:id="1296594513">
          <w:marLeft w:val="480"/>
          <w:marRight w:val="0"/>
          <w:marTop w:val="0"/>
          <w:marBottom w:val="0"/>
          <w:divBdr>
            <w:top w:val="none" w:sz="0" w:space="0" w:color="auto"/>
            <w:left w:val="none" w:sz="0" w:space="0" w:color="auto"/>
            <w:bottom w:val="none" w:sz="0" w:space="0" w:color="auto"/>
            <w:right w:val="none" w:sz="0" w:space="0" w:color="auto"/>
          </w:divBdr>
        </w:div>
        <w:div w:id="1312950119">
          <w:marLeft w:val="480"/>
          <w:marRight w:val="0"/>
          <w:marTop w:val="0"/>
          <w:marBottom w:val="0"/>
          <w:divBdr>
            <w:top w:val="none" w:sz="0" w:space="0" w:color="auto"/>
            <w:left w:val="none" w:sz="0" w:space="0" w:color="auto"/>
            <w:bottom w:val="none" w:sz="0" w:space="0" w:color="auto"/>
            <w:right w:val="none" w:sz="0" w:space="0" w:color="auto"/>
          </w:divBdr>
        </w:div>
        <w:div w:id="1326131634">
          <w:marLeft w:val="480"/>
          <w:marRight w:val="0"/>
          <w:marTop w:val="0"/>
          <w:marBottom w:val="0"/>
          <w:divBdr>
            <w:top w:val="none" w:sz="0" w:space="0" w:color="auto"/>
            <w:left w:val="none" w:sz="0" w:space="0" w:color="auto"/>
            <w:bottom w:val="none" w:sz="0" w:space="0" w:color="auto"/>
            <w:right w:val="none" w:sz="0" w:space="0" w:color="auto"/>
          </w:divBdr>
        </w:div>
        <w:div w:id="1381708702">
          <w:marLeft w:val="480"/>
          <w:marRight w:val="0"/>
          <w:marTop w:val="0"/>
          <w:marBottom w:val="0"/>
          <w:divBdr>
            <w:top w:val="none" w:sz="0" w:space="0" w:color="auto"/>
            <w:left w:val="none" w:sz="0" w:space="0" w:color="auto"/>
            <w:bottom w:val="none" w:sz="0" w:space="0" w:color="auto"/>
            <w:right w:val="none" w:sz="0" w:space="0" w:color="auto"/>
          </w:divBdr>
        </w:div>
        <w:div w:id="1397128659">
          <w:marLeft w:val="480"/>
          <w:marRight w:val="0"/>
          <w:marTop w:val="0"/>
          <w:marBottom w:val="0"/>
          <w:divBdr>
            <w:top w:val="none" w:sz="0" w:space="0" w:color="auto"/>
            <w:left w:val="none" w:sz="0" w:space="0" w:color="auto"/>
            <w:bottom w:val="none" w:sz="0" w:space="0" w:color="auto"/>
            <w:right w:val="none" w:sz="0" w:space="0" w:color="auto"/>
          </w:divBdr>
        </w:div>
        <w:div w:id="1406145723">
          <w:marLeft w:val="480"/>
          <w:marRight w:val="0"/>
          <w:marTop w:val="0"/>
          <w:marBottom w:val="0"/>
          <w:divBdr>
            <w:top w:val="none" w:sz="0" w:space="0" w:color="auto"/>
            <w:left w:val="none" w:sz="0" w:space="0" w:color="auto"/>
            <w:bottom w:val="none" w:sz="0" w:space="0" w:color="auto"/>
            <w:right w:val="none" w:sz="0" w:space="0" w:color="auto"/>
          </w:divBdr>
        </w:div>
        <w:div w:id="1430005264">
          <w:marLeft w:val="480"/>
          <w:marRight w:val="0"/>
          <w:marTop w:val="0"/>
          <w:marBottom w:val="0"/>
          <w:divBdr>
            <w:top w:val="none" w:sz="0" w:space="0" w:color="auto"/>
            <w:left w:val="none" w:sz="0" w:space="0" w:color="auto"/>
            <w:bottom w:val="none" w:sz="0" w:space="0" w:color="auto"/>
            <w:right w:val="none" w:sz="0" w:space="0" w:color="auto"/>
          </w:divBdr>
        </w:div>
        <w:div w:id="1535269091">
          <w:marLeft w:val="480"/>
          <w:marRight w:val="0"/>
          <w:marTop w:val="0"/>
          <w:marBottom w:val="0"/>
          <w:divBdr>
            <w:top w:val="none" w:sz="0" w:space="0" w:color="auto"/>
            <w:left w:val="none" w:sz="0" w:space="0" w:color="auto"/>
            <w:bottom w:val="none" w:sz="0" w:space="0" w:color="auto"/>
            <w:right w:val="none" w:sz="0" w:space="0" w:color="auto"/>
          </w:divBdr>
        </w:div>
        <w:div w:id="1569462025">
          <w:marLeft w:val="480"/>
          <w:marRight w:val="0"/>
          <w:marTop w:val="0"/>
          <w:marBottom w:val="0"/>
          <w:divBdr>
            <w:top w:val="none" w:sz="0" w:space="0" w:color="auto"/>
            <w:left w:val="none" w:sz="0" w:space="0" w:color="auto"/>
            <w:bottom w:val="none" w:sz="0" w:space="0" w:color="auto"/>
            <w:right w:val="none" w:sz="0" w:space="0" w:color="auto"/>
          </w:divBdr>
        </w:div>
        <w:div w:id="1579057128">
          <w:marLeft w:val="480"/>
          <w:marRight w:val="0"/>
          <w:marTop w:val="0"/>
          <w:marBottom w:val="0"/>
          <w:divBdr>
            <w:top w:val="none" w:sz="0" w:space="0" w:color="auto"/>
            <w:left w:val="none" w:sz="0" w:space="0" w:color="auto"/>
            <w:bottom w:val="none" w:sz="0" w:space="0" w:color="auto"/>
            <w:right w:val="none" w:sz="0" w:space="0" w:color="auto"/>
          </w:divBdr>
        </w:div>
        <w:div w:id="1606961015">
          <w:marLeft w:val="480"/>
          <w:marRight w:val="0"/>
          <w:marTop w:val="0"/>
          <w:marBottom w:val="0"/>
          <w:divBdr>
            <w:top w:val="none" w:sz="0" w:space="0" w:color="auto"/>
            <w:left w:val="none" w:sz="0" w:space="0" w:color="auto"/>
            <w:bottom w:val="none" w:sz="0" w:space="0" w:color="auto"/>
            <w:right w:val="none" w:sz="0" w:space="0" w:color="auto"/>
          </w:divBdr>
        </w:div>
        <w:div w:id="1607955286">
          <w:marLeft w:val="480"/>
          <w:marRight w:val="0"/>
          <w:marTop w:val="0"/>
          <w:marBottom w:val="0"/>
          <w:divBdr>
            <w:top w:val="none" w:sz="0" w:space="0" w:color="auto"/>
            <w:left w:val="none" w:sz="0" w:space="0" w:color="auto"/>
            <w:bottom w:val="none" w:sz="0" w:space="0" w:color="auto"/>
            <w:right w:val="none" w:sz="0" w:space="0" w:color="auto"/>
          </w:divBdr>
        </w:div>
        <w:div w:id="1645547088">
          <w:marLeft w:val="480"/>
          <w:marRight w:val="0"/>
          <w:marTop w:val="0"/>
          <w:marBottom w:val="0"/>
          <w:divBdr>
            <w:top w:val="none" w:sz="0" w:space="0" w:color="auto"/>
            <w:left w:val="none" w:sz="0" w:space="0" w:color="auto"/>
            <w:bottom w:val="none" w:sz="0" w:space="0" w:color="auto"/>
            <w:right w:val="none" w:sz="0" w:space="0" w:color="auto"/>
          </w:divBdr>
        </w:div>
        <w:div w:id="1652517630">
          <w:marLeft w:val="480"/>
          <w:marRight w:val="0"/>
          <w:marTop w:val="0"/>
          <w:marBottom w:val="0"/>
          <w:divBdr>
            <w:top w:val="none" w:sz="0" w:space="0" w:color="auto"/>
            <w:left w:val="none" w:sz="0" w:space="0" w:color="auto"/>
            <w:bottom w:val="none" w:sz="0" w:space="0" w:color="auto"/>
            <w:right w:val="none" w:sz="0" w:space="0" w:color="auto"/>
          </w:divBdr>
        </w:div>
        <w:div w:id="1731921555">
          <w:marLeft w:val="480"/>
          <w:marRight w:val="0"/>
          <w:marTop w:val="0"/>
          <w:marBottom w:val="0"/>
          <w:divBdr>
            <w:top w:val="none" w:sz="0" w:space="0" w:color="auto"/>
            <w:left w:val="none" w:sz="0" w:space="0" w:color="auto"/>
            <w:bottom w:val="none" w:sz="0" w:space="0" w:color="auto"/>
            <w:right w:val="none" w:sz="0" w:space="0" w:color="auto"/>
          </w:divBdr>
        </w:div>
        <w:div w:id="1806852478">
          <w:marLeft w:val="480"/>
          <w:marRight w:val="0"/>
          <w:marTop w:val="0"/>
          <w:marBottom w:val="0"/>
          <w:divBdr>
            <w:top w:val="none" w:sz="0" w:space="0" w:color="auto"/>
            <w:left w:val="none" w:sz="0" w:space="0" w:color="auto"/>
            <w:bottom w:val="none" w:sz="0" w:space="0" w:color="auto"/>
            <w:right w:val="none" w:sz="0" w:space="0" w:color="auto"/>
          </w:divBdr>
        </w:div>
        <w:div w:id="1840195485">
          <w:marLeft w:val="480"/>
          <w:marRight w:val="0"/>
          <w:marTop w:val="0"/>
          <w:marBottom w:val="0"/>
          <w:divBdr>
            <w:top w:val="none" w:sz="0" w:space="0" w:color="auto"/>
            <w:left w:val="none" w:sz="0" w:space="0" w:color="auto"/>
            <w:bottom w:val="none" w:sz="0" w:space="0" w:color="auto"/>
            <w:right w:val="none" w:sz="0" w:space="0" w:color="auto"/>
          </w:divBdr>
        </w:div>
        <w:div w:id="1857619719">
          <w:marLeft w:val="480"/>
          <w:marRight w:val="0"/>
          <w:marTop w:val="0"/>
          <w:marBottom w:val="0"/>
          <w:divBdr>
            <w:top w:val="none" w:sz="0" w:space="0" w:color="auto"/>
            <w:left w:val="none" w:sz="0" w:space="0" w:color="auto"/>
            <w:bottom w:val="none" w:sz="0" w:space="0" w:color="auto"/>
            <w:right w:val="none" w:sz="0" w:space="0" w:color="auto"/>
          </w:divBdr>
        </w:div>
        <w:div w:id="1894075157">
          <w:marLeft w:val="480"/>
          <w:marRight w:val="0"/>
          <w:marTop w:val="0"/>
          <w:marBottom w:val="0"/>
          <w:divBdr>
            <w:top w:val="none" w:sz="0" w:space="0" w:color="auto"/>
            <w:left w:val="none" w:sz="0" w:space="0" w:color="auto"/>
            <w:bottom w:val="none" w:sz="0" w:space="0" w:color="auto"/>
            <w:right w:val="none" w:sz="0" w:space="0" w:color="auto"/>
          </w:divBdr>
        </w:div>
        <w:div w:id="1953126068">
          <w:marLeft w:val="480"/>
          <w:marRight w:val="0"/>
          <w:marTop w:val="0"/>
          <w:marBottom w:val="0"/>
          <w:divBdr>
            <w:top w:val="none" w:sz="0" w:space="0" w:color="auto"/>
            <w:left w:val="none" w:sz="0" w:space="0" w:color="auto"/>
            <w:bottom w:val="none" w:sz="0" w:space="0" w:color="auto"/>
            <w:right w:val="none" w:sz="0" w:space="0" w:color="auto"/>
          </w:divBdr>
        </w:div>
        <w:div w:id="2124685629">
          <w:marLeft w:val="480"/>
          <w:marRight w:val="0"/>
          <w:marTop w:val="0"/>
          <w:marBottom w:val="0"/>
          <w:divBdr>
            <w:top w:val="none" w:sz="0" w:space="0" w:color="auto"/>
            <w:left w:val="none" w:sz="0" w:space="0" w:color="auto"/>
            <w:bottom w:val="none" w:sz="0" w:space="0" w:color="auto"/>
            <w:right w:val="none" w:sz="0" w:space="0" w:color="auto"/>
          </w:divBdr>
        </w:div>
      </w:divsChild>
    </w:div>
    <w:div w:id="1514880741">
      <w:bodyDiv w:val="1"/>
      <w:marLeft w:val="0"/>
      <w:marRight w:val="0"/>
      <w:marTop w:val="0"/>
      <w:marBottom w:val="0"/>
      <w:divBdr>
        <w:top w:val="none" w:sz="0" w:space="0" w:color="auto"/>
        <w:left w:val="none" w:sz="0" w:space="0" w:color="auto"/>
        <w:bottom w:val="none" w:sz="0" w:space="0" w:color="auto"/>
        <w:right w:val="none" w:sz="0" w:space="0" w:color="auto"/>
      </w:divBdr>
    </w:div>
    <w:div w:id="1515148014">
      <w:marLeft w:val="480"/>
      <w:marRight w:val="0"/>
      <w:marTop w:val="0"/>
      <w:marBottom w:val="0"/>
      <w:divBdr>
        <w:top w:val="none" w:sz="0" w:space="0" w:color="auto"/>
        <w:left w:val="none" w:sz="0" w:space="0" w:color="auto"/>
        <w:bottom w:val="none" w:sz="0" w:space="0" w:color="auto"/>
        <w:right w:val="none" w:sz="0" w:space="0" w:color="auto"/>
      </w:divBdr>
    </w:div>
    <w:div w:id="1515419168">
      <w:marLeft w:val="480"/>
      <w:marRight w:val="0"/>
      <w:marTop w:val="0"/>
      <w:marBottom w:val="0"/>
      <w:divBdr>
        <w:top w:val="none" w:sz="0" w:space="0" w:color="auto"/>
        <w:left w:val="none" w:sz="0" w:space="0" w:color="auto"/>
        <w:bottom w:val="none" w:sz="0" w:space="0" w:color="auto"/>
        <w:right w:val="none" w:sz="0" w:space="0" w:color="auto"/>
      </w:divBdr>
    </w:div>
    <w:div w:id="1516074344">
      <w:marLeft w:val="480"/>
      <w:marRight w:val="0"/>
      <w:marTop w:val="0"/>
      <w:marBottom w:val="0"/>
      <w:divBdr>
        <w:top w:val="none" w:sz="0" w:space="0" w:color="auto"/>
        <w:left w:val="none" w:sz="0" w:space="0" w:color="auto"/>
        <w:bottom w:val="none" w:sz="0" w:space="0" w:color="auto"/>
        <w:right w:val="none" w:sz="0" w:space="0" w:color="auto"/>
      </w:divBdr>
    </w:div>
    <w:div w:id="1516529121">
      <w:bodyDiv w:val="1"/>
      <w:marLeft w:val="0"/>
      <w:marRight w:val="0"/>
      <w:marTop w:val="0"/>
      <w:marBottom w:val="0"/>
      <w:divBdr>
        <w:top w:val="none" w:sz="0" w:space="0" w:color="auto"/>
        <w:left w:val="none" w:sz="0" w:space="0" w:color="auto"/>
        <w:bottom w:val="none" w:sz="0" w:space="0" w:color="auto"/>
        <w:right w:val="none" w:sz="0" w:space="0" w:color="auto"/>
      </w:divBdr>
    </w:div>
    <w:div w:id="1518277229">
      <w:marLeft w:val="480"/>
      <w:marRight w:val="0"/>
      <w:marTop w:val="0"/>
      <w:marBottom w:val="0"/>
      <w:divBdr>
        <w:top w:val="none" w:sz="0" w:space="0" w:color="auto"/>
        <w:left w:val="none" w:sz="0" w:space="0" w:color="auto"/>
        <w:bottom w:val="none" w:sz="0" w:space="0" w:color="auto"/>
        <w:right w:val="none" w:sz="0" w:space="0" w:color="auto"/>
      </w:divBdr>
    </w:div>
    <w:div w:id="1518612887">
      <w:marLeft w:val="480"/>
      <w:marRight w:val="0"/>
      <w:marTop w:val="0"/>
      <w:marBottom w:val="0"/>
      <w:divBdr>
        <w:top w:val="none" w:sz="0" w:space="0" w:color="auto"/>
        <w:left w:val="none" w:sz="0" w:space="0" w:color="auto"/>
        <w:bottom w:val="none" w:sz="0" w:space="0" w:color="auto"/>
        <w:right w:val="none" w:sz="0" w:space="0" w:color="auto"/>
      </w:divBdr>
    </w:div>
    <w:div w:id="1518619780">
      <w:marLeft w:val="480"/>
      <w:marRight w:val="0"/>
      <w:marTop w:val="0"/>
      <w:marBottom w:val="0"/>
      <w:divBdr>
        <w:top w:val="none" w:sz="0" w:space="0" w:color="auto"/>
        <w:left w:val="none" w:sz="0" w:space="0" w:color="auto"/>
        <w:bottom w:val="none" w:sz="0" w:space="0" w:color="auto"/>
        <w:right w:val="none" w:sz="0" w:space="0" w:color="auto"/>
      </w:divBdr>
    </w:div>
    <w:div w:id="1518999799">
      <w:marLeft w:val="640"/>
      <w:marRight w:val="0"/>
      <w:marTop w:val="0"/>
      <w:marBottom w:val="0"/>
      <w:divBdr>
        <w:top w:val="none" w:sz="0" w:space="0" w:color="auto"/>
        <w:left w:val="none" w:sz="0" w:space="0" w:color="auto"/>
        <w:bottom w:val="none" w:sz="0" w:space="0" w:color="auto"/>
        <w:right w:val="none" w:sz="0" w:space="0" w:color="auto"/>
      </w:divBdr>
    </w:div>
    <w:div w:id="1521163256">
      <w:marLeft w:val="480"/>
      <w:marRight w:val="0"/>
      <w:marTop w:val="0"/>
      <w:marBottom w:val="0"/>
      <w:divBdr>
        <w:top w:val="none" w:sz="0" w:space="0" w:color="auto"/>
        <w:left w:val="none" w:sz="0" w:space="0" w:color="auto"/>
        <w:bottom w:val="none" w:sz="0" w:space="0" w:color="auto"/>
        <w:right w:val="none" w:sz="0" w:space="0" w:color="auto"/>
      </w:divBdr>
    </w:div>
    <w:div w:id="1521773043">
      <w:marLeft w:val="480"/>
      <w:marRight w:val="0"/>
      <w:marTop w:val="0"/>
      <w:marBottom w:val="0"/>
      <w:divBdr>
        <w:top w:val="none" w:sz="0" w:space="0" w:color="auto"/>
        <w:left w:val="none" w:sz="0" w:space="0" w:color="auto"/>
        <w:bottom w:val="none" w:sz="0" w:space="0" w:color="auto"/>
        <w:right w:val="none" w:sz="0" w:space="0" w:color="auto"/>
      </w:divBdr>
    </w:div>
    <w:div w:id="1522278945">
      <w:marLeft w:val="480"/>
      <w:marRight w:val="0"/>
      <w:marTop w:val="0"/>
      <w:marBottom w:val="0"/>
      <w:divBdr>
        <w:top w:val="none" w:sz="0" w:space="0" w:color="auto"/>
        <w:left w:val="none" w:sz="0" w:space="0" w:color="auto"/>
        <w:bottom w:val="none" w:sz="0" w:space="0" w:color="auto"/>
        <w:right w:val="none" w:sz="0" w:space="0" w:color="auto"/>
      </w:divBdr>
    </w:div>
    <w:div w:id="1522814930">
      <w:marLeft w:val="480"/>
      <w:marRight w:val="0"/>
      <w:marTop w:val="0"/>
      <w:marBottom w:val="0"/>
      <w:divBdr>
        <w:top w:val="none" w:sz="0" w:space="0" w:color="auto"/>
        <w:left w:val="none" w:sz="0" w:space="0" w:color="auto"/>
        <w:bottom w:val="none" w:sz="0" w:space="0" w:color="auto"/>
        <w:right w:val="none" w:sz="0" w:space="0" w:color="auto"/>
      </w:divBdr>
    </w:div>
    <w:div w:id="1523473413">
      <w:marLeft w:val="480"/>
      <w:marRight w:val="0"/>
      <w:marTop w:val="0"/>
      <w:marBottom w:val="0"/>
      <w:divBdr>
        <w:top w:val="none" w:sz="0" w:space="0" w:color="auto"/>
        <w:left w:val="none" w:sz="0" w:space="0" w:color="auto"/>
        <w:bottom w:val="none" w:sz="0" w:space="0" w:color="auto"/>
        <w:right w:val="none" w:sz="0" w:space="0" w:color="auto"/>
      </w:divBdr>
    </w:div>
    <w:div w:id="1524132193">
      <w:marLeft w:val="480"/>
      <w:marRight w:val="0"/>
      <w:marTop w:val="0"/>
      <w:marBottom w:val="0"/>
      <w:divBdr>
        <w:top w:val="none" w:sz="0" w:space="0" w:color="auto"/>
        <w:left w:val="none" w:sz="0" w:space="0" w:color="auto"/>
        <w:bottom w:val="none" w:sz="0" w:space="0" w:color="auto"/>
        <w:right w:val="none" w:sz="0" w:space="0" w:color="auto"/>
      </w:divBdr>
    </w:div>
    <w:div w:id="1525972244">
      <w:marLeft w:val="480"/>
      <w:marRight w:val="0"/>
      <w:marTop w:val="0"/>
      <w:marBottom w:val="0"/>
      <w:divBdr>
        <w:top w:val="none" w:sz="0" w:space="0" w:color="auto"/>
        <w:left w:val="none" w:sz="0" w:space="0" w:color="auto"/>
        <w:bottom w:val="none" w:sz="0" w:space="0" w:color="auto"/>
        <w:right w:val="none" w:sz="0" w:space="0" w:color="auto"/>
      </w:divBdr>
    </w:div>
    <w:div w:id="1526211938">
      <w:marLeft w:val="480"/>
      <w:marRight w:val="0"/>
      <w:marTop w:val="0"/>
      <w:marBottom w:val="0"/>
      <w:divBdr>
        <w:top w:val="none" w:sz="0" w:space="0" w:color="auto"/>
        <w:left w:val="none" w:sz="0" w:space="0" w:color="auto"/>
        <w:bottom w:val="none" w:sz="0" w:space="0" w:color="auto"/>
        <w:right w:val="none" w:sz="0" w:space="0" w:color="auto"/>
      </w:divBdr>
    </w:div>
    <w:div w:id="1526795827">
      <w:marLeft w:val="480"/>
      <w:marRight w:val="0"/>
      <w:marTop w:val="0"/>
      <w:marBottom w:val="0"/>
      <w:divBdr>
        <w:top w:val="none" w:sz="0" w:space="0" w:color="auto"/>
        <w:left w:val="none" w:sz="0" w:space="0" w:color="auto"/>
        <w:bottom w:val="none" w:sz="0" w:space="0" w:color="auto"/>
        <w:right w:val="none" w:sz="0" w:space="0" w:color="auto"/>
      </w:divBdr>
    </w:div>
    <w:div w:id="1527282931">
      <w:marLeft w:val="480"/>
      <w:marRight w:val="0"/>
      <w:marTop w:val="0"/>
      <w:marBottom w:val="0"/>
      <w:divBdr>
        <w:top w:val="none" w:sz="0" w:space="0" w:color="auto"/>
        <w:left w:val="none" w:sz="0" w:space="0" w:color="auto"/>
        <w:bottom w:val="none" w:sz="0" w:space="0" w:color="auto"/>
        <w:right w:val="none" w:sz="0" w:space="0" w:color="auto"/>
      </w:divBdr>
    </w:div>
    <w:div w:id="1527333122">
      <w:bodyDiv w:val="1"/>
      <w:marLeft w:val="0"/>
      <w:marRight w:val="0"/>
      <w:marTop w:val="0"/>
      <w:marBottom w:val="0"/>
      <w:divBdr>
        <w:top w:val="none" w:sz="0" w:space="0" w:color="auto"/>
        <w:left w:val="none" w:sz="0" w:space="0" w:color="auto"/>
        <w:bottom w:val="none" w:sz="0" w:space="0" w:color="auto"/>
        <w:right w:val="none" w:sz="0" w:space="0" w:color="auto"/>
      </w:divBdr>
    </w:div>
    <w:div w:id="1527866088">
      <w:bodyDiv w:val="1"/>
      <w:marLeft w:val="0"/>
      <w:marRight w:val="0"/>
      <w:marTop w:val="0"/>
      <w:marBottom w:val="0"/>
      <w:divBdr>
        <w:top w:val="none" w:sz="0" w:space="0" w:color="auto"/>
        <w:left w:val="none" w:sz="0" w:space="0" w:color="auto"/>
        <w:bottom w:val="none" w:sz="0" w:space="0" w:color="auto"/>
        <w:right w:val="none" w:sz="0" w:space="0" w:color="auto"/>
      </w:divBdr>
    </w:div>
    <w:div w:id="1530341115">
      <w:bodyDiv w:val="1"/>
      <w:marLeft w:val="0"/>
      <w:marRight w:val="0"/>
      <w:marTop w:val="0"/>
      <w:marBottom w:val="0"/>
      <w:divBdr>
        <w:top w:val="none" w:sz="0" w:space="0" w:color="auto"/>
        <w:left w:val="none" w:sz="0" w:space="0" w:color="auto"/>
        <w:bottom w:val="none" w:sz="0" w:space="0" w:color="auto"/>
        <w:right w:val="none" w:sz="0" w:space="0" w:color="auto"/>
      </w:divBdr>
      <w:divsChild>
        <w:div w:id="88963146">
          <w:marLeft w:val="480"/>
          <w:marRight w:val="0"/>
          <w:marTop w:val="0"/>
          <w:marBottom w:val="0"/>
          <w:divBdr>
            <w:top w:val="none" w:sz="0" w:space="0" w:color="auto"/>
            <w:left w:val="none" w:sz="0" w:space="0" w:color="auto"/>
            <w:bottom w:val="none" w:sz="0" w:space="0" w:color="auto"/>
            <w:right w:val="none" w:sz="0" w:space="0" w:color="auto"/>
          </w:divBdr>
        </w:div>
        <w:div w:id="169217339">
          <w:marLeft w:val="480"/>
          <w:marRight w:val="0"/>
          <w:marTop w:val="0"/>
          <w:marBottom w:val="0"/>
          <w:divBdr>
            <w:top w:val="none" w:sz="0" w:space="0" w:color="auto"/>
            <w:left w:val="none" w:sz="0" w:space="0" w:color="auto"/>
            <w:bottom w:val="none" w:sz="0" w:space="0" w:color="auto"/>
            <w:right w:val="none" w:sz="0" w:space="0" w:color="auto"/>
          </w:divBdr>
        </w:div>
        <w:div w:id="215507323">
          <w:marLeft w:val="480"/>
          <w:marRight w:val="0"/>
          <w:marTop w:val="0"/>
          <w:marBottom w:val="0"/>
          <w:divBdr>
            <w:top w:val="none" w:sz="0" w:space="0" w:color="auto"/>
            <w:left w:val="none" w:sz="0" w:space="0" w:color="auto"/>
            <w:bottom w:val="none" w:sz="0" w:space="0" w:color="auto"/>
            <w:right w:val="none" w:sz="0" w:space="0" w:color="auto"/>
          </w:divBdr>
        </w:div>
        <w:div w:id="237862202">
          <w:marLeft w:val="480"/>
          <w:marRight w:val="0"/>
          <w:marTop w:val="0"/>
          <w:marBottom w:val="0"/>
          <w:divBdr>
            <w:top w:val="none" w:sz="0" w:space="0" w:color="auto"/>
            <w:left w:val="none" w:sz="0" w:space="0" w:color="auto"/>
            <w:bottom w:val="none" w:sz="0" w:space="0" w:color="auto"/>
            <w:right w:val="none" w:sz="0" w:space="0" w:color="auto"/>
          </w:divBdr>
        </w:div>
        <w:div w:id="264273360">
          <w:marLeft w:val="480"/>
          <w:marRight w:val="0"/>
          <w:marTop w:val="0"/>
          <w:marBottom w:val="0"/>
          <w:divBdr>
            <w:top w:val="none" w:sz="0" w:space="0" w:color="auto"/>
            <w:left w:val="none" w:sz="0" w:space="0" w:color="auto"/>
            <w:bottom w:val="none" w:sz="0" w:space="0" w:color="auto"/>
            <w:right w:val="none" w:sz="0" w:space="0" w:color="auto"/>
          </w:divBdr>
        </w:div>
        <w:div w:id="282155014">
          <w:marLeft w:val="480"/>
          <w:marRight w:val="0"/>
          <w:marTop w:val="0"/>
          <w:marBottom w:val="0"/>
          <w:divBdr>
            <w:top w:val="none" w:sz="0" w:space="0" w:color="auto"/>
            <w:left w:val="none" w:sz="0" w:space="0" w:color="auto"/>
            <w:bottom w:val="none" w:sz="0" w:space="0" w:color="auto"/>
            <w:right w:val="none" w:sz="0" w:space="0" w:color="auto"/>
          </w:divBdr>
        </w:div>
        <w:div w:id="318658910">
          <w:marLeft w:val="480"/>
          <w:marRight w:val="0"/>
          <w:marTop w:val="0"/>
          <w:marBottom w:val="0"/>
          <w:divBdr>
            <w:top w:val="none" w:sz="0" w:space="0" w:color="auto"/>
            <w:left w:val="none" w:sz="0" w:space="0" w:color="auto"/>
            <w:bottom w:val="none" w:sz="0" w:space="0" w:color="auto"/>
            <w:right w:val="none" w:sz="0" w:space="0" w:color="auto"/>
          </w:divBdr>
        </w:div>
        <w:div w:id="381248196">
          <w:marLeft w:val="480"/>
          <w:marRight w:val="0"/>
          <w:marTop w:val="0"/>
          <w:marBottom w:val="0"/>
          <w:divBdr>
            <w:top w:val="none" w:sz="0" w:space="0" w:color="auto"/>
            <w:left w:val="none" w:sz="0" w:space="0" w:color="auto"/>
            <w:bottom w:val="none" w:sz="0" w:space="0" w:color="auto"/>
            <w:right w:val="none" w:sz="0" w:space="0" w:color="auto"/>
          </w:divBdr>
        </w:div>
        <w:div w:id="400256539">
          <w:marLeft w:val="480"/>
          <w:marRight w:val="0"/>
          <w:marTop w:val="0"/>
          <w:marBottom w:val="0"/>
          <w:divBdr>
            <w:top w:val="none" w:sz="0" w:space="0" w:color="auto"/>
            <w:left w:val="none" w:sz="0" w:space="0" w:color="auto"/>
            <w:bottom w:val="none" w:sz="0" w:space="0" w:color="auto"/>
            <w:right w:val="none" w:sz="0" w:space="0" w:color="auto"/>
          </w:divBdr>
        </w:div>
        <w:div w:id="434373013">
          <w:marLeft w:val="480"/>
          <w:marRight w:val="0"/>
          <w:marTop w:val="0"/>
          <w:marBottom w:val="0"/>
          <w:divBdr>
            <w:top w:val="none" w:sz="0" w:space="0" w:color="auto"/>
            <w:left w:val="none" w:sz="0" w:space="0" w:color="auto"/>
            <w:bottom w:val="none" w:sz="0" w:space="0" w:color="auto"/>
            <w:right w:val="none" w:sz="0" w:space="0" w:color="auto"/>
          </w:divBdr>
        </w:div>
        <w:div w:id="440034430">
          <w:marLeft w:val="480"/>
          <w:marRight w:val="0"/>
          <w:marTop w:val="0"/>
          <w:marBottom w:val="0"/>
          <w:divBdr>
            <w:top w:val="none" w:sz="0" w:space="0" w:color="auto"/>
            <w:left w:val="none" w:sz="0" w:space="0" w:color="auto"/>
            <w:bottom w:val="none" w:sz="0" w:space="0" w:color="auto"/>
            <w:right w:val="none" w:sz="0" w:space="0" w:color="auto"/>
          </w:divBdr>
        </w:div>
        <w:div w:id="487064535">
          <w:marLeft w:val="480"/>
          <w:marRight w:val="0"/>
          <w:marTop w:val="0"/>
          <w:marBottom w:val="0"/>
          <w:divBdr>
            <w:top w:val="none" w:sz="0" w:space="0" w:color="auto"/>
            <w:left w:val="none" w:sz="0" w:space="0" w:color="auto"/>
            <w:bottom w:val="none" w:sz="0" w:space="0" w:color="auto"/>
            <w:right w:val="none" w:sz="0" w:space="0" w:color="auto"/>
          </w:divBdr>
        </w:div>
        <w:div w:id="533738916">
          <w:marLeft w:val="480"/>
          <w:marRight w:val="0"/>
          <w:marTop w:val="0"/>
          <w:marBottom w:val="0"/>
          <w:divBdr>
            <w:top w:val="none" w:sz="0" w:space="0" w:color="auto"/>
            <w:left w:val="none" w:sz="0" w:space="0" w:color="auto"/>
            <w:bottom w:val="none" w:sz="0" w:space="0" w:color="auto"/>
            <w:right w:val="none" w:sz="0" w:space="0" w:color="auto"/>
          </w:divBdr>
        </w:div>
        <w:div w:id="600914500">
          <w:marLeft w:val="480"/>
          <w:marRight w:val="0"/>
          <w:marTop w:val="0"/>
          <w:marBottom w:val="0"/>
          <w:divBdr>
            <w:top w:val="none" w:sz="0" w:space="0" w:color="auto"/>
            <w:left w:val="none" w:sz="0" w:space="0" w:color="auto"/>
            <w:bottom w:val="none" w:sz="0" w:space="0" w:color="auto"/>
            <w:right w:val="none" w:sz="0" w:space="0" w:color="auto"/>
          </w:divBdr>
        </w:div>
        <w:div w:id="645085409">
          <w:marLeft w:val="480"/>
          <w:marRight w:val="0"/>
          <w:marTop w:val="0"/>
          <w:marBottom w:val="0"/>
          <w:divBdr>
            <w:top w:val="none" w:sz="0" w:space="0" w:color="auto"/>
            <w:left w:val="none" w:sz="0" w:space="0" w:color="auto"/>
            <w:bottom w:val="none" w:sz="0" w:space="0" w:color="auto"/>
            <w:right w:val="none" w:sz="0" w:space="0" w:color="auto"/>
          </w:divBdr>
        </w:div>
        <w:div w:id="658509109">
          <w:marLeft w:val="480"/>
          <w:marRight w:val="0"/>
          <w:marTop w:val="0"/>
          <w:marBottom w:val="0"/>
          <w:divBdr>
            <w:top w:val="none" w:sz="0" w:space="0" w:color="auto"/>
            <w:left w:val="none" w:sz="0" w:space="0" w:color="auto"/>
            <w:bottom w:val="none" w:sz="0" w:space="0" w:color="auto"/>
            <w:right w:val="none" w:sz="0" w:space="0" w:color="auto"/>
          </w:divBdr>
        </w:div>
        <w:div w:id="699011532">
          <w:marLeft w:val="480"/>
          <w:marRight w:val="0"/>
          <w:marTop w:val="0"/>
          <w:marBottom w:val="0"/>
          <w:divBdr>
            <w:top w:val="none" w:sz="0" w:space="0" w:color="auto"/>
            <w:left w:val="none" w:sz="0" w:space="0" w:color="auto"/>
            <w:bottom w:val="none" w:sz="0" w:space="0" w:color="auto"/>
            <w:right w:val="none" w:sz="0" w:space="0" w:color="auto"/>
          </w:divBdr>
        </w:div>
        <w:div w:id="776683487">
          <w:marLeft w:val="480"/>
          <w:marRight w:val="0"/>
          <w:marTop w:val="0"/>
          <w:marBottom w:val="0"/>
          <w:divBdr>
            <w:top w:val="none" w:sz="0" w:space="0" w:color="auto"/>
            <w:left w:val="none" w:sz="0" w:space="0" w:color="auto"/>
            <w:bottom w:val="none" w:sz="0" w:space="0" w:color="auto"/>
            <w:right w:val="none" w:sz="0" w:space="0" w:color="auto"/>
          </w:divBdr>
        </w:div>
        <w:div w:id="802230488">
          <w:marLeft w:val="480"/>
          <w:marRight w:val="0"/>
          <w:marTop w:val="0"/>
          <w:marBottom w:val="0"/>
          <w:divBdr>
            <w:top w:val="none" w:sz="0" w:space="0" w:color="auto"/>
            <w:left w:val="none" w:sz="0" w:space="0" w:color="auto"/>
            <w:bottom w:val="none" w:sz="0" w:space="0" w:color="auto"/>
            <w:right w:val="none" w:sz="0" w:space="0" w:color="auto"/>
          </w:divBdr>
        </w:div>
        <w:div w:id="819620198">
          <w:marLeft w:val="480"/>
          <w:marRight w:val="0"/>
          <w:marTop w:val="0"/>
          <w:marBottom w:val="0"/>
          <w:divBdr>
            <w:top w:val="none" w:sz="0" w:space="0" w:color="auto"/>
            <w:left w:val="none" w:sz="0" w:space="0" w:color="auto"/>
            <w:bottom w:val="none" w:sz="0" w:space="0" w:color="auto"/>
            <w:right w:val="none" w:sz="0" w:space="0" w:color="auto"/>
          </w:divBdr>
        </w:div>
        <w:div w:id="819808186">
          <w:marLeft w:val="480"/>
          <w:marRight w:val="0"/>
          <w:marTop w:val="0"/>
          <w:marBottom w:val="0"/>
          <w:divBdr>
            <w:top w:val="none" w:sz="0" w:space="0" w:color="auto"/>
            <w:left w:val="none" w:sz="0" w:space="0" w:color="auto"/>
            <w:bottom w:val="none" w:sz="0" w:space="0" w:color="auto"/>
            <w:right w:val="none" w:sz="0" w:space="0" w:color="auto"/>
          </w:divBdr>
        </w:div>
        <w:div w:id="845367483">
          <w:marLeft w:val="480"/>
          <w:marRight w:val="0"/>
          <w:marTop w:val="0"/>
          <w:marBottom w:val="0"/>
          <w:divBdr>
            <w:top w:val="none" w:sz="0" w:space="0" w:color="auto"/>
            <w:left w:val="none" w:sz="0" w:space="0" w:color="auto"/>
            <w:bottom w:val="none" w:sz="0" w:space="0" w:color="auto"/>
            <w:right w:val="none" w:sz="0" w:space="0" w:color="auto"/>
          </w:divBdr>
        </w:div>
        <w:div w:id="1036731590">
          <w:marLeft w:val="480"/>
          <w:marRight w:val="0"/>
          <w:marTop w:val="0"/>
          <w:marBottom w:val="0"/>
          <w:divBdr>
            <w:top w:val="none" w:sz="0" w:space="0" w:color="auto"/>
            <w:left w:val="none" w:sz="0" w:space="0" w:color="auto"/>
            <w:bottom w:val="none" w:sz="0" w:space="0" w:color="auto"/>
            <w:right w:val="none" w:sz="0" w:space="0" w:color="auto"/>
          </w:divBdr>
        </w:div>
        <w:div w:id="1042755888">
          <w:marLeft w:val="480"/>
          <w:marRight w:val="0"/>
          <w:marTop w:val="0"/>
          <w:marBottom w:val="0"/>
          <w:divBdr>
            <w:top w:val="none" w:sz="0" w:space="0" w:color="auto"/>
            <w:left w:val="none" w:sz="0" w:space="0" w:color="auto"/>
            <w:bottom w:val="none" w:sz="0" w:space="0" w:color="auto"/>
            <w:right w:val="none" w:sz="0" w:space="0" w:color="auto"/>
          </w:divBdr>
        </w:div>
        <w:div w:id="1100837544">
          <w:marLeft w:val="480"/>
          <w:marRight w:val="0"/>
          <w:marTop w:val="0"/>
          <w:marBottom w:val="0"/>
          <w:divBdr>
            <w:top w:val="none" w:sz="0" w:space="0" w:color="auto"/>
            <w:left w:val="none" w:sz="0" w:space="0" w:color="auto"/>
            <w:bottom w:val="none" w:sz="0" w:space="0" w:color="auto"/>
            <w:right w:val="none" w:sz="0" w:space="0" w:color="auto"/>
          </w:divBdr>
        </w:div>
        <w:div w:id="1109854757">
          <w:marLeft w:val="480"/>
          <w:marRight w:val="0"/>
          <w:marTop w:val="0"/>
          <w:marBottom w:val="0"/>
          <w:divBdr>
            <w:top w:val="none" w:sz="0" w:space="0" w:color="auto"/>
            <w:left w:val="none" w:sz="0" w:space="0" w:color="auto"/>
            <w:bottom w:val="none" w:sz="0" w:space="0" w:color="auto"/>
            <w:right w:val="none" w:sz="0" w:space="0" w:color="auto"/>
          </w:divBdr>
        </w:div>
        <w:div w:id="1161971268">
          <w:marLeft w:val="480"/>
          <w:marRight w:val="0"/>
          <w:marTop w:val="0"/>
          <w:marBottom w:val="0"/>
          <w:divBdr>
            <w:top w:val="none" w:sz="0" w:space="0" w:color="auto"/>
            <w:left w:val="none" w:sz="0" w:space="0" w:color="auto"/>
            <w:bottom w:val="none" w:sz="0" w:space="0" w:color="auto"/>
            <w:right w:val="none" w:sz="0" w:space="0" w:color="auto"/>
          </w:divBdr>
        </w:div>
        <w:div w:id="1215628979">
          <w:marLeft w:val="480"/>
          <w:marRight w:val="0"/>
          <w:marTop w:val="0"/>
          <w:marBottom w:val="0"/>
          <w:divBdr>
            <w:top w:val="none" w:sz="0" w:space="0" w:color="auto"/>
            <w:left w:val="none" w:sz="0" w:space="0" w:color="auto"/>
            <w:bottom w:val="none" w:sz="0" w:space="0" w:color="auto"/>
            <w:right w:val="none" w:sz="0" w:space="0" w:color="auto"/>
          </w:divBdr>
        </w:div>
        <w:div w:id="1216505956">
          <w:marLeft w:val="480"/>
          <w:marRight w:val="0"/>
          <w:marTop w:val="0"/>
          <w:marBottom w:val="0"/>
          <w:divBdr>
            <w:top w:val="none" w:sz="0" w:space="0" w:color="auto"/>
            <w:left w:val="none" w:sz="0" w:space="0" w:color="auto"/>
            <w:bottom w:val="none" w:sz="0" w:space="0" w:color="auto"/>
            <w:right w:val="none" w:sz="0" w:space="0" w:color="auto"/>
          </w:divBdr>
        </w:div>
        <w:div w:id="1284077186">
          <w:marLeft w:val="480"/>
          <w:marRight w:val="0"/>
          <w:marTop w:val="0"/>
          <w:marBottom w:val="0"/>
          <w:divBdr>
            <w:top w:val="none" w:sz="0" w:space="0" w:color="auto"/>
            <w:left w:val="none" w:sz="0" w:space="0" w:color="auto"/>
            <w:bottom w:val="none" w:sz="0" w:space="0" w:color="auto"/>
            <w:right w:val="none" w:sz="0" w:space="0" w:color="auto"/>
          </w:divBdr>
        </w:div>
        <w:div w:id="1307391249">
          <w:marLeft w:val="480"/>
          <w:marRight w:val="0"/>
          <w:marTop w:val="0"/>
          <w:marBottom w:val="0"/>
          <w:divBdr>
            <w:top w:val="none" w:sz="0" w:space="0" w:color="auto"/>
            <w:left w:val="none" w:sz="0" w:space="0" w:color="auto"/>
            <w:bottom w:val="none" w:sz="0" w:space="0" w:color="auto"/>
            <w:right w:val="none" w:sz="0" w:space="0" w:color="auto"/>
          </w:divBdr>
        </w:div>
        <w:div w:id="1334140650">
          <w:marLeft w:val="480"/>
          <w:marRight w:val="0"/>
          <w:marTop w:val="0"/>
          <w:marBottom w:val="0"/>
          <w:divBdr>
            <w:top w:val="none" w:sz="0" w:space="0" w:color="auto"/>
            <w:left w:val="none" w:sz="0" w:space="0" w:color="auto"/>
            <w:bottom w:val="none" w:sz="0" w:space="0" w:color="auto"/>
            <w:right w:val="none" w:sz="0" w:space="0" w:color="auto"/>
          </w:divBdr>
        </w:div>
        <w:div w:id="1337687737">
          <w:marLeft w:val="480"/>
          <w:marRight w:val="0"/>
          <w:marTop w:val="0"/>
          <w:marBottom w:val="0"/>
          <w:divBdr>
            <w:top w:val="none" w:sz="0" w:space="0" w:color="auto"/>
            <w:left w:val="none" w:sz="0" w:space="0" w:color="auto"/>
            <w:bottom w:val="none" w:sz="0" w:space="0" w:color="auto"/>
            <w:right w:val="none" w:sz="0" w:space="0" w:color="auto"/>
          </w:divBdr>
        </w:div>
        <w:div w:id="1343317636">
          <w:marLeft w:val="480"/>
          <w:marRight w:val="0"/>
          <w:marTop w:val="0"/>
          <w:marBottom w:val="0"/>
          <w:divBdr>
            <w:top w:val="none" w:sz="0" w:space="0" w:color="auto"/>
            <w:left w:val="none" w:sz="0" w:space="0" w:color="auto"/>
            <w:bottom w:val="none" w:sz="0" w:space="0" w:color="auto"/>
            <w:right w:val="none" w:sz="0" w:space="0" w:color="auto"/>
          </w:divBdr>
        </w:div>
        <w:div w:id="1365207650">
          <w:marLeft w:val="480"/>
          <w:marRight w:val="0"/>
          <w:marTop w:val="0"/>
          <w:marBottom w:val="0"/>
          <w:divBdr>
            <w:top w:val="none" w:sz="0" w:space="0" w:color="auto"/>
            <w:left w:val="none" w:sz="0" w:space="0" w:color="auto"/>
            <w:bottom w:val="none" w:sz="0" w:space="0" w:color="auto"/>
            <w:right w:val="none" w:sz="0" w:space="0" w:color="auto"/>
          </w:divBdr>
        </w:div>
        <w:div w:id="1374765830">
          <w:marLeft w:val="480"/>
          <w:marRight w:val="0"/>
          <w:marTop w:val="0"/>
          <w:marBottom w:val="0"/>
          <w:divBdr>
            <w:top w:val="none" w:sz="0" w:space="0" w:color="auto"/>
            <w:left w:val="none" w:sz="0" w:space="0" w:color="auto"/>
            <w:bottom w:val="none" w:sz="0" w:space="0" w:color="auto"/>
            <w:right w:val="none" w:sz="0" w:space="0" w:color="auto"/>
          </w:divBdr>
        </w:div>
        <w:div w:id="1387412019">
          <w:marLeft w:val="480"/>
          <w:marRight w:val="0"/>
          <w:marTop w:val="0"/>
          <w:marBottom w:val="0"/>
          <w:divBdr>
            <w:top w:val="none" w:sz="0" w:space="0" w:color="auto"/>
            <w:left w:val="none" w:sz="0" w:space="0" w:color="auto"/>
            <w:bottom w:val="none" w:sz="0" w:space="0" w:color="auto"/>
            <w:right w:val="none" w:sz="0" w:space="0" w:color="auto"/>
          </w:divBdr>
        </w:div>
        <w:div w:id="1499152804">
          <w:marLeft w:val="480"/>
          <w:marRight w:val="0"/>
          <w:marTop w:val="0"/>
          <w:marBottom w:val="0"/>
          <w:divBdr>
            <w:top w:val="none" w:sz="0" w:space="0" w:color="auto"/>
            <w:left w:val="none" w:sz="0" w:space="0" w:color="auto"/>
            <w:bottom w:val="none" w:sz="0" w:space="0" w:color="auto"/>
            <w:right w:val="none" w:sz="0" w:space="0" w:color="auto"/>
          </w:divBdr>
        </w:div>
        <w:div w:id="1577132746">
          <w:marLeft w:val="480"/>
          <w:marRight w:val="0"/>
          <w:marTop w:val="0"/>
          <w:marBottom w:val="0"/>
          <w:divBdr>
            <w:top w:val="none" w:sz="0" w:space="0" w:color="auto"/>
            <w:left w:val="none" w:sz="0" w:space="0" w:color="auto"/>
            <w:bottom w:val="none" w:sz="0" w:space="0" w:color="auto"/>
            <w:right w:val="none" w:sz="0" w:space="0" w:color="auto"/>
          </w:divBdr>
        </w:div>
        <w:div w:id="1582447244">
          <w:marLeft w:val="480"/>
          <w:marRight w:val="0"/>
          <w:marTop w:val="0"/>
          <w:marBottom w:val="0"/>
          <w:divBdr>
            <w:top w:val="none" w:sz="0" w:space="0" w:color="auto"/>
            <w:left w:val="none" w:sz="0" w:space="0" w:color="auto"/>
            <w:bottom w:val="none" w:sz="0" w:space="0" w:color="auto"/>
            <w:right w:val="none" w:sz="0" w:space="0" w:color="auto"/>
          </w:divBdr>
        </w:div>
        <w:div w:id="1631789875">
          <w:marLeft w:val="480"/>
          <w:marRight w:val="0"/>
          <w:marTop w:val="0"/>
          <w:marBottom w:val="0"/>
          <w:divBdr>
            <w:top w:val="none" w:sz="0" w:space="0" w:color="auto"/>
            <w:left w:val="none" w:sz="0" w:space="0" w:color="auto"/>
            <w:bottom w:val="none" w:sz="0" w:space="0" w:color="auto"/>
            <w:right w:val="none" w:sz="0" w:space="0" w:color="auto"/>
          </w:divBdr>
        </w:div>
        <w:div w:id="1633634030">
          <w:marLeft w:val="480"/>
          <w:marRight w:val="0"/>
          <w:marTop w:val="0"/>
          <w:marBottom w:val="0"/>
          <w:divBdr>
            <w:top w:val="none" w:sz="0" w:space="0" w:color="auto"/>
            <w:left w:val="none" w:sz="0" w:space="0" w:color="auto"/>
            <w:bottom w:val="none" w:sz="0" w:space="0" w:color="auto"/>
            <w:right w:val="none" w:sz="0" w:space="0" w:color="auto"/>
          </w:divBdr>
        </w:div>
        <w:div w:id="1699771513">
          <w:marLeft w:val="480"/>
          <w:marRight w:val="0"/>
          <w:marTop w:val="0"/>
          <w:marBottom w:val="0"/>
          <w:divBdr>
            <w:top w:val="none" w:sz="0" w:space="0" w:color="auto"/>
            <w:left w:val="none" w:sz="0" w:space="0" w:color="auto"/>
            <w:bottom w:val="none" w:sz="0" w:space="0" w:color="auto"/>
            <w:right w:val="none" w:sz="0" w:space="0" w:color="auto"/>
          </w:divBdr>
        </w:div>
        <w:div w:id="1701936853">
          <w:marLeft w:val="480"/>
          <w:marRight w:val="0"/>
          <w:marTop w:val="0"/>
          <w:marBottom w:val="0"/>
          <w:divBdr>
            <w:top w:val="none" w:sz="0" w:space="0" w:color="auto"/>
            <w:left w:val="none" w:sz="0" w:space="0" w:color="auto"/>
            <w:bottom w:val="none" w:sz="0" w:space="0" w:color="auto"/>
            <w:right w:val="none" w:sz="0" w:space="0" w:color="auto"/>
          </w:divBdr>
        </w:div>
        <w:div w:id="1798916461">
          <w:marLeft w:val="480"/>
          <w:marRight w:val="0"/>
          <w:marTop w:val="0"/>
          <w:marBottom w:val="0"/>
          <w:divBdr>
            <w:top w:val="none" w:sz="0" w:space="0" w:color="auto"/>
            <w:left w:val="none" w:sz="0" w:space="0" w:color="auto"/>
            <w:bottom w:val="none" w:sz="0" w:space="0" w:color="auto"/>
            <w:right w:val="none" w:sz="0" w:space="0" w:color="auto"/>
          </w:divBdr>
        </w:div>
        <w:div w:id="1823963166">
          <w:marLeft w:val="480"/>
          <w:marRight w:val="0"/>
          <w:marTop w:val="0"/>
          <w:marBottom w:val="0"/>
          <w:divBdr>
            <w:top w:val="none" w:sz="0" w:space="0" w:color="auto"/>
            <w:left w:val="none" w:sz="0" w:space="0" w:color="auto"/>
            <w:bottom w:val="none" w:sz="0" w:space="0" w:color="auto"/>
            <w:right w:val="none" w:sz="0" w:space="0" w:color="auto"/>
          </w:divBdr>
        </w:div>
        <w:div w:id="1919316562">
          <w:marLeft w:val="480"/>
          <w:marRight w:val="0"/>
          <w:marTop w:val="0"/>
          <w:marBottom w:val="0"/>
          <w:divBdr>
            <w:top w:val="none" w:sz="0" w:space="0" w:color="auto"/>
            <w:left w:val="none" w:sz="0" w:space="0" w:color="auto"/>
            <w:bottom w:val="none" w:sz="0" w:space="0" w:color="auto"/>
            <w:right w:val="none" w:sz="0" w:space="0" w:color="auto"/>
          </w:divBdr>
        </w:div>
        <w:div w:id="1928075151">
          <w:marLeft w:val="480"/>
          <w:marRight w:val="0"/>
          <w:marTop w:val="0"/>
          <w:marBottom w:val="0"/>
          <w:divBdr>
            <w:top w:val="none" w:sz="0" w:space="0" w:color="auto"/>
            <w:left w:val="none" w:sz="0" w:space="0" w:color="auto"/>
            <w:bottom w:val="none" w:sz="0" w:space="0" w:color="auto"/>
            <w:right w:val="none" w:sz="0" w:space="0" w:color="auto"/>
          </w:divBdr>
        </w:div>
        <w:div w:id="2066489552">
          <w:marLeft w:val="480"/>
          <w:marRight w:val="0"/>
          <w:marTop w:val="0"/>
          <w:marBottom w:val="0"/>
          <w:divBdr>
            <w:top w:val="none" w:sz="0" w:space="0" w:color="auto"/>
            <w:left w:val="none" w:sz="0" w:space="0" w:color="auto"/>
            <w:bottom w:val="none" w:sz="0" w:space="0" w:color="auto"/>
            <w:right w:val="none" w:sz="0" w:space="0" w:color="auto"/>
          </w:divBdr>
        </w:div>
      </w:divsChild>
    </w:div>
    <w:div w:id="1532184362">
      <w:marLeft w:val="480"/>
      <w:marRight w:val="0"/>
      <w:marTop w:val="0"/>
      <w:marBottom w:val="0"/>
      <w:divBdr>
        <w:top w:val="none" w:sz="0" w:space="0" w:color="auto"/>
        <w:left w:val="none" w:sz="0" w:space="0" w:color="auto"/>
        <w:bottom w:val="none" w:sz="0" w:space="0" w:color="auto"/>
        <w:right w:val="none" w:sz="0" w:space="0" w:color="auto"/>
      </w:divBdr>
    </w:div>
    <w:div w:id="1534492656">
      <w:marLeft w:val="480"/>
      <w:marRight w:val="0"/>
      <w:marTop w:val="0"/>
      <w:marBottom w:val="0"/>
      <w:divBdr>
        <w:top w:val="none" w:sz="0" w:space="0" w:color="auto"/>
        <w:left w:val="none" w:sz="0" w:space="0" w:color="auto"/>
        <w:bottom w:val="none" w:sz="0" w:space="0" w:color="auto"/>
        <w:right w:val="none" w:sz="0" w:space="0" w:color="auto"/>
      </w:divBdr>
    </w:div>
    <w:div w:id="1535457959">
      <w:marLeft w:val="480"/>
      <w:marRight w:val="0"/>
      <w:marTop w:val="0"/>
      <w:marBottom w:val="0"/>
      <w:divBdr>
        <w:top w:val="none" w:sz="0" w:space="0" w:color="auto"/>
        <w:left w:val="none" w:sz="0" w:space="0" w:color="auto"/>
        <w:bottom w:val="none" w:sz="0" w:space="0" w:color="auto"/>
        <w:right w:val="none" w:sz="0" w:space="0" w:color="auto"/>
      </w:divBdr>
    </w:div>
    <w:div w:id="1536892204">
      <w:marLeft w:val="480"/>
      <w:marRight w:val="0"/>
      <w:marTop w:val="0"/>
      <w:marBottom w:val="0"/>
      <w:divBdr>
        <w:top w:val="none" w:sz="0" w:space="0" w:color="auto"/>
        <w:left w:val="none" w:sz="0" w:space="0" w:color="auto"/>
        <w:bottom w:val="none" w:sz="0" w:space="0" w:color="auto"/>
        <w:right w:val="none" w:sz="0" w:space="0" w:color="auto"/>
      </w:divBdr>
    </w:div>
    <w:div w:id="1539011017">
      <w:marLeft w:val="480"/>
      <w:marRight w:val="0"/>
      <w:marTop w:val="0"/>
      <w:marBottom w:val="0"/>
      <w:divBdr>
        <w:top w:val="none" w:sz="0" w:space="0" w:color="auto"/>
        <w:left w:val="none" w:sz="0" w:space="0" w:color="auto"/>
        <w:bottom w:val="none" w:sz="0" w:space="0" w:color="auto"/>
        <w:right w:val="none" w:sz="0" w:space="0" w:color="auto"/>
      </w:divBdr>
    </w:div>
    <w:div w:id="1539050805">
      <w:bodyDiv w:val="1"/>
      <w:marLeft w:val="0"/>
      <w:marRight w:val="0"/>
      <w:marTop w:val="0"/>
      <w:marBottom w:val="0"/>
      <w:divBdr>
        <w:top w:val="none" w:sz="0" w:space="0" w:color="auto"/>
        <w:left w:val="none" w:sz="0" w:space="0" w:color="auto"/>
        <w:bottom w:val="none" w:sz="0" w:space="0" w:color="auto"/>
        <w:right w:val="none" w:sz="0" w:space="0" w:color="auto"/>
      </w:divBdr>
    </w:div>
    <w:div w:id="1539658619">
      <w:bodyDiv w:val="1"/>
      <w:marLeft w:val="0"/>
      <w:marRight w:val="0"/>
      <w:marTop w:val="0"/>
      <w:marBottom w:val="0"/>
      <w:divBdr>
        <w:top w:val="none" w:sz="0" w:space="0" w:color="auto"/>
        <w:left w:val="none" w:sz="0" w:space="0" w:color="auto"/>
        <w:bottom w:val="none" w:sz="0" w:space="0" w:color="auto"/>
        <w:right w:val="none" w:sz="0" w:space="0" w:color="auto"/>
      </w:divBdr>
      <w:divsChild>
        <w:div w:id="1323815">
          <w:marLeft w:val="480"/>
          <w:marRight w:val="0"/>
          <w:marTop w:val="0"/>
          <w:marBottom w:val="0"/>
          <w:divBdr>
            <w:top w:val="none" w:sz="0" w:space="0" w:color="auto"/>
            <w:left w:val="none" w:sz="0" w:space="0" w:color="auto"/>
            <w:bottom w:val="none" w:sz="0" w:space="0" w:color="auto"/>
            <w:right w:val="none" w:sz="0" w:space="0" w:color="auto"/>
          </w:divBdr>
        </w:div>
        <w:div w:id="21244226">
          <w:marLeft w:val="480"/>
          <w:marRight w:val="0"/>
          <w:marTop w:val="0"/>
          <w:marBottom w:val="0"/>
          <w:divBdr>
            <w:top w:val="none" w:sz="0" w:space="0" w:color="auto"/>
            <w:left w:val="none" w:sz="0" w:space="0" w:color="auto"/>
            <w:bottom w:val="none" w:sz="0" w:space="0" w:color="auto"/>
            <w:right w:val="none" w:sz="0" w:space="0" w:color="auto"/>
          </w:divBdr>
        </w:div>
        <w:div w:id="58795834">
          <w:marLeft w:val="480"/>
          <w:marRight w:val="0"/>
          <w:marTop w:val="0"/>
          <w:marBottom w:val="0"/>
          <w:divBdr>
            <w:top w:val="none" w:sz="0" w:space="0" w:color="auto"/>
            <w:left w:val="none" w:sz="0" w:space="0" w:color="auto"/>
            <w:bottom w:val="none" w:sz="0" w:space="0" w:color="auto"/>
            <w:right w:val="none" w:sz="0" w:space="0" w:color="auto"/>
          </w:divBdr>
        </w:div>
        <w:div w:id="66459931">
          <w:marLeft w:val="480"/>
          <w:marRight w:val="0"/>
          <w:marTop w:val="0"/>
          <w:marBottom w:val="0"/>
          <w:divBdr>
            <w:top w:val="none" w:sz="0" w:space="0" w:color="auto"/>
            <w:left w:val="none" w:sz="0" w:space="0" w:color="auto"/>
            <w:bottom w:val="none" w:sz="0" w:space="0" w:color="auto"/>
            <w:right w:val="none" w:sz="0" w:space="0" w:color="auto"/>
          </w:divBdr>
        </w:div>
        <w:div w:id="96683329">
          <w:marLeft w:val="480"/>
          <w:marRight w:val="0"/>
          <w:marTop w:val="0"/>
          <w:marBottom w:val="0"/>
          <w:divBdr>
            <w:top w:val="none" w:sz="0" w:space="0" w:color="auto"/>
            <w:left w:val="none" w:sz="0" w:space="0" w:color="auto"/>
            <w:bottom w:val="none" w:sz="0" w:space="0" w:color="auto"/>
            <w:right w:val="none" w:sz="0" w:space="0" w:color="auto"/>
          </w:divBdr>
        </w:div>
        <w:div w:id="147215589">
          <w:marLeft w:val="480"/>
          <w:marRight w:val="0"/>
          <w:marTop w:val="0"/>
          <w:marBottom w:val="0"/>
          <w:divBdr>
            <w:top w:val="none" w:sz="0" w:space="0" w:color="auto"/>
            <w:left w:val="none" w:sz="0" w:space="0" w:color="auto"/>
            <w:bottom w:val="none" w:sz="0" w:space="0" w:color="auto"/>
            <w:right w:val="none" w:sz="0" w:space="0" w:color="auto"/>
          </w:divBdr>
        </w:div>
        <w:div w:id="197932906">
          <w:marLeft w:val="480"/>
          <w:marRight w:val="0"/>
          <w:marTop w:val="0"/>
          <w:marBottom w:val="0"/>
          <w:divBdr>
            <w:top w:val="none" w:sz="0" w:space="0" w:color="auto"/>
            <w:left w:val="none" w:sz="0" w:space="0" w:color="auto"/>
            <w:bottom w:val="none" w:sz="0" w:space="0" w:color="auto"/>
            <w:right w:val="none" w:sz="0" w:space="0" w:color="auto"/>
          </w:divBdr>
        </w:div>
        <w:div w:id="371077899">
          <w:marLeft w:val="480"/>
          <w:marRight w:val="0"/>
          <w:marTop w:val="0"/>
          <w:marBottom w:val="0"/>
          <w:divBdr>
            <w:top w:val="none" w:sz="0" w:space="0" w:color="auto"/>
            <w:left w:val="none" w:sz="0" w:space="0" w:color="auto"/>
            <w:bottom w:val="none" w:sz="0" w:space="0" w:color="auto"/>
            <w:right w:val="none" w:sz="0" w:space="0" w:color="auto"/>
          </w:divBdr>
        </w:div>
        <w:div w:id="433289883">
          <w:marLeft w:val="480"/>
          <w:marRight w:val="0"/>
          <w:marTop w:val="0"/>
          <w:marBottom w:val="0"/>
          <w:divBdr>
            <w:top w:val="none" w:sz="0" w:space="0" w:color="auto"/>
            <w:left w:val="none" w:sz="0" w:space="0" w:color="auto"/>
            <w:bottom w:val="none" w:sz="0" w:space="0" w:color="auto"/>
            <w:right w:val="none" w:sz="0" w:space="0" w:color="auto"/>
          </w:divBdr>
        </w:div>
        <w:div w:id="435561332">
          <w:marLeft w:val="480"/>
          <w:marRight w:val="0"/>
          <w:marTop w:val="0"/>
          <w:marBottom w:val="0"/>
          <w:divBdr>
            <w:top w:val="none" w:sz="0" w:space="0" w:color="auto"/>
            <w:left w:val="none" w:sz="0" w:space="0" w:color="auto"/>
            <w:bottom w:val="none" w:sz="0" w:space="0" w:color="auto"/>
            <w:right w:val="none" w:sz="0" w:space="0" w:color="auto"/>
          </w:divBdr>
        </w:div>
        <w:div w:id="529033785">
          <w:marLeft w:val="480"/>
          <w:marRight w:val="0"/>
          <w:marTop w:val="0"/>
          <w:marBottom w:val="0"/>
          <w:divBdr>
            <w:top w:val="none" w:sz="0" w:space="0" w:color="auto"/>
            <w:left w:val="none" w:sz="0" w:space="0" w:color="auto"/>
            <w:bottom w:val="none" w:sz="0" w:space="0" w:color="auto"/>
            <w:right w:val="none" w:sz="0" w:space="0" w:color="auto"/>
          </w:divBdr>
        </w:div>
        <w:div w:id="652292446">
          <w:marLeft w:val="480"/>
          <w:marRight w:val="0"/>
          <w:marTop w:val="0"/>
          <w:marBottom w:val="0"/>
          <w:divBdr>
            <w:top w:val="none" w:sz="0" w:space="0" w:color="auto"/>
            <w:left w:val="none" w:sz="0" w:space="0" w:color="auto"/>
            <w:bottom w:val="none" w:sz="0" w:space="0" w:color="auto"/>
            <w:right w:val="none" w:sz="0" w:space="0" w:color="auto"/>
          </w:divBdr>
        </w:div>
        <w:div w:id="761142476">
          <w:marLeft w:val="480"/>
          <w:marRight w:val="0"/>
          <w:marTop w:val="0"/>
          <w:marBottom w:val="0"/>
          <w:divBdr>
            <w:top w:val="none" w:sz="0" w:space="0" w:color="auto"/>
            <w:left w:val="none" w:sz="0" w:space="0" w:color="auto"/>
            <w:bottom w:val="none" w:sz="0" w:space="0" w:color="auto"/>
            <w:right w:val="none" w:sz="0" w:space="0" w:color="auto"/>
          </w:divBdr>
        </w:div>
        <w:div w:id="780415874">
          <w:marLeft w:val="480"/>
          <w:marRight w:val="0"/>
          <w:marTop w:val="0"/>
          <w:marBottom w:val="0"/>
          <w:divBdr>
            <w:top w:val="none" w:sz="0" w:space="0" w:color="auto"/>
            <w:left w:val="none" w:sz="0" w:space="0" w:color="auto"/>
            <w:bottom w:val="none" w:sz="0" w:space="0" w:color="auto"/>
            <w:right w:val="none" w:sz="0" w:space="0" w:color="auto"/>
          </w:divBdr>
        </w:div>
        <w:div w:id="794253118">
          <w:marLeft w:val="480"/>
          <w:marRight w:val="0"/>
          <w:marTop w:val="0"/>
          <w:marBottom w:val="0"/>
          <w:divBdr>
            <w:top w:val="none" w:sz="0" w:space="0" w:color="auto"/>
            <w:left w:val="none" w:sz="0" w:space="0" w:color="auto"/>
            <w:bottom w:val="none" w:sz="0" w:space="0" w:color="auto"/>
            <w:right w:val="none" w:sz="0" w:space="0" w:color="auto"/>
          </w:divBdr>
        </w:div>
        <w:div w:id="822550994">
          <w:marLeft w:val="480"/>
          <w:marRight w:val="0"/>
          <w:marTop w:val="0"/>
          <w:marBottom w:val="0"/>
          <w:divBdr>
            <w:top w:val="none" w:sz="0" w:space="0" w:color="auto"/>
            <w:left w:val="none" w:sz="0" w:space="0" w:color="auto"/>
            <w:bottom w:val="none" w:sz="0" w:space="0" w:color="auto"/>
            <w:right w:val="none" w:sz="0" w:space="0" w:color="auto"/>
          </w:divBdr>
        </w:div>
        <w:div w:id="827209544">
          <w:marLeft w:val="480"/>
          <w:marRight w:val="0"/>
          <w:marTop w:val="0"/>
          <w:marBottom w:val="0"/>
          <w:divBdr>
            <w:top w:val="none" w:sz="0" w:space="0" w:color="auto"/>
            <w:left w:val="none" w:sz="0" w:space="0" w:color="auto"/>
            <w:bottom w:val="none" w:sz="0" w:space="0" w:color="auto"/>
            <w:right w:val="none" w:sz="0" w:space="0" w:color="auto"/>
          </w:divBdr>
        </w:div>
        <w:div w:id="841704286">
          <w:marLeft w:val="480"/>
          <w:marRight w:val="0"/>
          <w:marTop w:val="0"/>
          <w:marBottom w:val="0"/>
          <w:divBdr>
            <w:top w:val="none" w:sz="0" w:space="0" w:color="auto"/>
            <w:left w:val="none" w:sz="0" w:space="0" w:color="auto"/>
            <w:bottom w:val="none" w:sz="0" w:space="0" w:color="auto"/>
            <w:right w:val="none" w:sz="0" w:space="0" w:color="auto"/>
          </w:divBdr>
        </w:div>
        <w:div w:id="844562583">
          <w:marLeft w:val="480"/>
          <w:marRight w:val="0"/>
          <w:marTop w:val="0"/>
          <w:marBottom w:val="0"/>
          <w:divBdr>
            <w:top w:val="none" w:sz="0" w:space="0" w:color="auto"/>
            <w:left w:val="none" w:sz="0" w:space="0" w:color="auto"/>
            <w:bottom w:val="none" w:sz="0" w:space="0" w:color="auto"/>
            <w:right w:val="none" w:sz="0" w:space="0" w:color="auto"/>
          </w:divBdr>
        </w:div>
        <w:div w:id="857505498">
          <w:marLeft w:val="480"/>
          <w:marRight w:val="0"/>
          <w:marTop w:val="0"/>
          <w:marBottom w:val="0"/>
          <w:divBdr>
            <w:top w:val="none" w:sz="0" w:space="0" w:color="auto"/>
            <w:left w:val="none" w:sz="0" w:space="0" w:color="auto"/>
            <w:bottom w:val="none" w:sz="0" w:space="0" w:color="auto"/>
            <w:right w:val="none" w:sz="0" w:space="0" w:color="auto"/>
          </w:divBdr>
        </w:div>
        <w:div w:id="922648280">
          <w:marLeft w:val="480"/>
          <w:marRight w:val="0"/>
          <w:marTop w:val="0"/>
          <w:marBottom w:val="0"/>
          <w:divBdr>
            <w:top w:val="none" w:sz="0" w:space="0" w:color="auto"/>
            <w:left w:val="none" w:sz="0" w:space="0" w:color="auto"/>
            <w:bottom w:val="none" w:sz="0" w:space="0" w:color="auto"/>
            <w:right w:val="none" w:sz="0" w:space="0" w:color="auto"/>
          </w:divBdr>
        </w:div>
        <w:div w:id="941572038">
          <w:marLeft w:val="480"/>
          <w:marRight w:val="0"/>
          <w:marTop w:val="0"/>
          <w:marBottom w:val="0"/>
          <w:divBdr>
            <w:top w:val="none" w:sz="0" w:space="0" w:color="auto"/>
            <w:left w:val="none" w:sz="0" w:space="0" w:color="auto"/>
            <w:bottom w:val="none" w:sz="0" w:space="0" w:color="auto"/>
            <w:right w:val="none" w:sz="0" w:space="0" w:color="auto"/>
          </w:divBdr>
        </w:div>
        <w:div w:id="954751133">
          <w:marLeft w:val="480"/>
          <w:marRight w:val="0"/>
          <w:marTop w:val="0"/>
          <w:marBottom w:val="0"/>
          <w:divBdr>
            <w:top w:val="none" w:sz="0" w:space="0" w:color="auto"/>
            <w:left w:val="none" w:sz="0" w:space="0" w:color="auto"/>
            <w:bottom w:val="none" w:sz="0" w:space="0" w:color="auto"/>
            <w:right w:val="none" w:sz="0" w:space="0" w:color="auto"/>
          </w:divBdr>
        </w:div>
        <w:div w:id="1053308410">
          <w:marLeft w:val="480"/>
          <w:marRight w:val="0"/>
          <w:marTop w:val="0"/>
          <w:marBottom w:val="0"/>
          <w:divBdr>
            <w:top w:val="none" w:sz="0" w:space="0" w:color="auto"/>
            <w:left w:val="none" w:sz="0" w:space="0" w:color="auto"/>
            <w:bottom w:val="none" w:sz="0" w:space="0" w:color="auto"/>
            <w:right w:val="none" w:sz="0" w:space="0" w:color="auto"/>
          </w:divBdr>
        </w:div>
        <w:div w:id="1062025560">
          <w:marLeft w:val="480"/>
          <w:marRight w:val="0"/>
          <w:marTop w:val="0"/>
          <w:marBottom w:val="0"/>
          <w:divBdr>
            <w:top w:val="none" w:sz="0" w:space="0" w:color="auto"/>
            <w:left w:val="none" w:sz="0" w:space="0" w:color="auto"/>
            <w:bottom w:val="none" w:sz="0" w:space="0" w:color="auto"/>
            <w:right w:val="none" w:sz="0" w:space="0" w:color="auto"/>
          </w:divBdr>
        </w:div>
        <w:div w:id="1090540631">
          <w:marLeft w:val="480"/>
          <w:marRight w:val="0"/>
          <w:marTop w:val="0"/>
          <w:marBottom w:val="0"/>
          <w:divBdr>
            <w:top w:val="none" w:sz="0" w:space="0" w:color="auto"/>
            <w:left w:val="none" w:sz="0" w:space="0" w:color="auto"/>
            <w:bottom w:val="none" w:sz="0" w:space="0" w:color="auto"/>
            <w:right w:val="none" w:sz="0" w:space="0" w:color="auto"/>
          </w:divBdr>
        </w:div>
        <w:div w:id="1095518694">
          <w:marLeft w:val="480"/>
          <w:marRight w:val="0"/>
          <w:marTop w:val="0"/>
          <w:marBottom w:val="0"/>
          <w:divBdr>
            <w:top w:val="none" w:sz="0" w:space="0" w:color="auto"/>
            <w:left w:val="none" w:sz="0" w:space="0" w:color="auto"/>
            <w:bottom w:val="none" w:sz="0" w:space="0" w:color="auto"/>
            <w:right w:val="none" w:sz="0" w:space="0" w:color="auto"/>
          </w:divBdr>
        </w:div>
        <w:div w:id="1112242966">
          <w:marLeft w:val="480"/>
          <w:marRight w:val="0"/>
          <w:marTop w:val="0"/>
          <w:marBottom w:val="0"/>
          <w:divBdr>
            <w:top w:val="none" w:sz="0" w:space="0" w:color="auto"/>
            <w:left w:val="none" w:sz="0" w:space="0" w:color="auto"/>
            <w:bottom w:val="none" w:sz="0" w:space="0" w:color="auto"/>
            <w:right w:val="none" w:sz="0" w:space="0" w:color="auto"/>
          </w:divBdr>
        </w:div>
        <w:div w:id="1129084478">
          <w:marLeft w:val="480"/>
          <w:marRight w:val="0"/>
          <w:marTop w:val="0"/>
          <w:marBottom w:val="0"/>
          <w:divBdr>
            <w:top w:val="none" w:sz="0" w:space="0" w:color="auto"/>
            <w:left w:val="none" w:sz="0" w:space="0" w:color="auto"/>
            <w:bottom w:val="none" w:sz="0" w:space="0" w:color="auto"/>
            <w:right w:val="none" w:sz="0" w:space="0" w:color="auto"/>
          </w:divBdr>
        </w:div>
        <w:div w:id="1208373206">
          <w:marLeft w:val="480"/>
          <w:marRight w:val="0"/>
          <w:marTop w:val="0"/>
          <w:marBottom w:val="0"/>
          <w:divBdr>
            <w:top w:val="none" w:sz="0" w:space="0" w:color="auto"/>
            <w:left w:val="none" w:sz="0" w:space="0" w:color="auto"/>
            <w:bottom w:val="none" w:sz="0" w:space="0" w:color="auto"/>
            <w:right w:val="none" w:sz="0" w:space="0" w:color="auto"/>
          </w:divBdr>
        </w:div>
        <w:div w:id="1272127244">
          <w:marLeft w:val="480"/>
          <w:marRight w:val="0"/>
          <w:marTop w:val="0"/>
          <w:marBottom w:val="0"/>
          <w:divBdr>
            <w:top w:val="none" w:sz="0" w:space="0" w:color="auto"/>
            <w:left w:val="none" w:sz="0" w:space="0" w:color="auto"/>
            <w:bottom w:val="none" w:sz="0" w:space="0" w:color="auto"/>
            <w:right w:val="none" w:sz="0" w:space="0" w:color="auto"/>
          </w:divBdr>
        </w:div>
        <w:div w:id="1288854428">
          <w:marLeft w:val="480"/>
          <w:marRight w:val="0"/>
          <w:marTop w:val="0"/>
          <w:marBottom w:val="0"/>
          <w:divBdr>
            <w:top w:val="none" w:sz="0" w:space="0" w:color="auto"/>
            <w:left w:val="none" w:sz="0" w:space="0" w:color="auto"/>
            <w:bottom w:val="none" w:sz="0" w:space="0" w:color="auto"/>
            <w:right w:val="none" w:sz="0" w:space="0" w:color="auto"/>
          </w:divBdr>
        </w:div>
        <w:div w:id="1291396916">
          <w:marLeft w:val="480"/>
          <w:marRight w:val="0"/>
          <w:marTop w:val="0"/>
          <w:marBottom w:val="0"/>
          <w:divBdr>
            <w:top w:val="none" w:sz="0" w:space="0" w:color="auto"/>
            <w:left w:val="none" w:sz="0" w:space="0" w:color="auto"/>
            <w:bottom w:val="none" w:sz="0" w:space="0" w:color="auto"/>
            <w:right w:val="none" w:sz="0" w:space="0" w:color="auto"/>
          </w:divBdr>
        </w:div>
        <w:div w:id="1311985404">
          <w:marLeft w:val="480"/>
          <w:marRight w:val="0"/>
          <w:marTop w:val="0"/>
          <w:marBottom w:val="0"/>
          <w:divBdr>
            <w:top w:val="none" w:sz="0" w:space="0" w:color="auto"/>
            <w:left w:val="none" w:sz="0" w:space="0" w:color="auto"/>
            <w:bottom w:val="none" w:sz="0" w:space="0" w:color="auto"/>
            <w:right w:val="none" w:sz="0" w:space="0" w:color="auto"/>
          </w:divBdr>
        </w:div>
        <w:div w:id="1354965426">
          <w:marLeft w:val="480"/>
          <w:marRight w:val="0"/>
          <w:marTop w:val="0"/>
          <w:marBottom w:val="0"/>
          <w:divBdr>
            <w:top w:val="none" w:sz="0" w:space="0" w:color="auto"/>
            <w:left w:val="none" w:sz="0" w:space="0" w:color="auto"/>
            <w:bottom w:val="none" w:sz="0" w:space="0" w:color="auto"/>
            <w:right w:val="none" w:sz="0" w:space="0" w:color="auto"/>
          </w:divBdr>
        </w:div>
        <w:div w:id="1416783286">
          <w:marLeft w:val="480"/>
          <w:marRight w:val="0"/>
          <w:marTop w:val="0"/>
          <w:marBottom w:val="0"/>
          <w:divBdr>
            <w:top w:val="none" w:sz="0" w:space="0" w:color="auto"/>
            <w:left w:val="none" w:sz="0" w:space="0" w:color="auto"/>
            <w:bottom w:val="none" w:sz="0" w:space="0" w:color="auto"/>
            <w:right w:val="none" w:sz="0" w:space="0" w:color="auto"/>
          </w:divBdr>
        </w:div>
        <w:div w:id="1485463582">
          <w:marLeft w:val="480"/>
          <w:marRight w:val="0"/>
          <w:marTop w:val="0"/>
          <w:marBottom w:val="0"/>
          <w:divBdr>
            <w:top w:val="none" w:sz="0" w:space="0" w:color="auto"/>
            <w:left w:val="none" w:sz="0" w:space="0" w:color="auto"/>
            <w:bottom w:val="none" w:sz="0" w:space="0" w:color="auto"/>
            <w:right w:val="none" w:sz="0" w:space="0" w:color="auto"/>
          </w:divBdr>
        </w:div>
        <w:div w:id="1547721068">
          <w:marLeft w:val="480"/>
          <w:marRight w:val="0"/>
          <w:marTop w:val="0"/>
          <w:marBottom w:val="0"/>
          <w:divBdr>
            <w:top w:val="none" w:sz="0" w:space="0" w:color="auto"/>
            <w:left w:val="none" w:sz="0" w:space="0" w:color="auto"/>
            <w:bottom w:val="none" w:sz="0" w:space="0" w:color="auto"/>
            <w:right w:val="none" w:sz="0" w:space="0" w:color="auto"/>
          </w:divBdr>
        </w:div>
        <w:div w:id="1554539317">
          <w:marLeft w:val="480"/>
          <w:marRight w:val="0"/>
          <w:marTop w:val="0"/>
          <w:marBottom w:val="0"/>
          <w:divBdr>
            <w:top w:val="none" w:sz="0" w:space="0" w:color="auto"/>
            <w:left w:val="none" w:sz="0" w:space="0" w:color="auto"/>
            <w:bottom w:val="none" w:sz="0" w:space="0" w:color="auto"/>
            <w:right w:val="none" w:sz="0" w:space="0" w:color="auto"/>
          </w:divBdr>
        </w:div>
        <w:div w:id="1592742765">
          <w:marLeft w:val="480"/>
          <w:marRight w:val="0"/>
          <w:marTop w:val="0"/>
          <w:marBottom w:val="0"/>
          <w:divBdr>
            <w:top w:val="none" w:sz="0" w:space="0" w:color="auto"/>
            <w:left w:val="none" w:sz="0" w:space="0" w:color="auto"/>
            <w:bottom w:val="none" w:sz="0" w:space="0" w:color="auto"/>
            <w:right w:val="none" w:sz="0" w:space="0" w:color="auto"/>
          </w:divBdr>
        </w:div>
        <w:div w:id="1603341693">
          <w:marLeft w:val="480"/>
          <w:marRight w:val="0"/>
          <w:marTop w:val="0"/>
          <w:marBottom w:val="0"/>
          <w:divBdr>
            <w:top w:val="none" w:sz="0" w:space="0" w:color="auto"/>
            <w:left w:val="none" w:sz="0" w:space="0" w:color="auto"/>
            <w:bottom w:val="none" w:sz="0" w:space="0" w:color="auto"/>
            <w:right w:val="none" w:sz="0" w:space="0" w:color="auto"/>
          </w:divBdr>
        </w:div>
        <w:div w:id="1651713262">
          <w:marLeft w:val="480"/>
          <w:marRight w:val="0"/>
          <w:marTop w:val="0"/>
          <w:marBottom w:val="0"/>
          <w:divBdr>
            <w:top w:val="none" w:sz="0" w:space="0" w:color="auto"/>
            <w:left w:val="none" w:sz="0" w:space="0" w:color="auto"/>
            <w:bottom w:val="none" w:sz="0" w:space="0" w:color="auto"/>
            <w:right w:val="none" w:sz="0" w:space="0" w:color="auto"/>
          </w:divBdr>
        </w:div>
        <w:div w:id="1713462358">
          <w:marLeft w:val="480"/>
          <w:marRight w:val="0"/>
          <w:marTop w:val="0"/>
          <w:marBottom w:val="0"/>
          <w:divBdr>
            <w:top w:val="none" w:sz="0" w:space="0" w:color="auto"/>
            <w:left w:val="none" w:sz="0" w:space="0" w:color="auto"/>
            <w:bottom w:val="none" w:sz="0" w:space="0" w:color="auto"/>
            <w:right w:val="none" w:sz="0" w:space="0" w:color="auto"/>
          </w:divBdr>
        </w:div>
        <w:div w:id="1807114460">
          <w:marLeft w:val="480"/>
          <w:marRight w:val="0"/>
          <w:marTop w:val="0"/>
          <w:marBottom w:val="0"/>
          <w:divBdr>
            <w:top w:val="none" w:sz="0" w:space="0" w:color="auto"/>
            <w:left w:val="none" w:sz="0" w:space="0" w:color="auto"/>
            <w:bottom w:val="none" w:sz="0" w:space="0" w:color="auto"/>
            <w:right w:val="none" w:sz="0" w:space="0" w:color="auto"/>
          </w:divBdr>
        </w:div>
        <w:div w:id="1873224748">
          <w:marLeft w:val="480"/>
          <w:marRight w:val="0"/>
          <w:marTop w:val="0"/>
          <w:marBottom w:val="0"/>
          <w:divBdr>
            <w:top w:val="none" w:sz="0" w:space="0" w:color="auto"/>
            <w:left w:val="none" w:sz="0" w:space="0" w:color="auto"/>
            <w:bottom w:val="none" w:sz="0" w:space="0" w:color="auto"/>
            <w:right w:val="none" w:sz="0" w:space="0" w:color="auto"/>
          </w:divBdr>
        </w:div>
        <w:div w:id="1995639131">
          <w:marLeft w:val="480"/>
          <w:marRight w:val="0"/>
          <w:marTop w:val="0"/>
          <w:marBottom w:val="0"/>
          <w:divBdr>
            <w:top w:val="none" w:sz="0" w:space="0" w:color="auto"/>
            <w:left w:val="none" w:sz="0" w:space="0" w:color="auto"/>
            <w:bottom w:val="none" w:sz="0" w:space="0" w:color="auto"/>
            <w:right w:val="none" w:sz="0" w:space="0" w:color="auto"/>
          </w:divBdr>
        </w:div>
        <w:div w:id="2038919865">
          <w:marLeft w:val="480"/>
          <w:marRight w:val="0"/>
          <w:marTop w:val="0"/>
          <w:marBottom w:val="0"/>
          <w:divBdr>
            <w:top w:val="none" w:sz="0" w:space="0" w:color="auto"/>
            <w:left w:val="none" w:sz="0" w:space="0" w:color="auto"/>
            <w:bottom w:val="none" w:sz="0" w:space="0" w:color="auto"/>
            <w:right w:val="none" w:sz="0" w:space="0" w:color="auto"/>
          </w:divBdr>
        </w:div>
        <w:div w:id="2104571580">
          <w:marLeft w:val="480"/>
          <w:marRight w:val="0"/>
          <w:marTop w:val="0"/>
          <w:marBottom w:val="0"/>
          <w:divBdr>
            <w:top w:val="none" w:sz="0" w:space="0" w:color="auto"/>
            <w:left w:val="none" w:sz="0" w:space="0" w:color="auto"/>
            <w:bottom w:val="none" w:sz="0" w:space="0" w:color="auto"/>
            <w:right w:val="none" w:sz="0" w:space="0" w:color="auto"/>
          </w:divBdr>
        </w:div>
        <w:div w:id="2131822572">
          <w:marLeft w:val="480"/>
          <w:marRight w:val="0"/>
          <w:marTop w:val="0"/>
          <w:marBottom w:val="0"/>
          <w:divBdr>
            <w:top w:val="none" w:sz="0" w:space="0" w:color="auto"/>
            <w:left w:val="none" w:sz="0" w:space="0" w:color="auto"/>
            <w:bottom w:val="none" w:sz="0" w:space="0" w:color="auto"/>
            <w:right w:val="none" w:sz="0" w:space="0" w:color="auto"/>
          </w:divBdr>
        </w:div>
        <w:div w:id="2136950389">
          <w:marLeft w:val="480"/>
          <w:marRight w:val="0"/>
          <w:marTop w:val="0"/>
          <w:marBottom w:val="0"/>
          <w:divBdr>
            <w:top w:val="none" w:sz="0" w:space="0" w:color="auto"/>
            <w:left w:val="none" w:sz="0" w:space="0" w:color="auto"/>
            <w:bottom w:val="none" w:sz="0" w:space="0" w:color="auto"/>
            <w:right w:val="none" w:sz="0" w:space="0" w:color="auto"/>
          </w:divBdr>
        </w:div>
      </w:divsChild>
    </w:div>
    <w:div w:id="1539703705">
      <w:marLeft w:val="480"/>
      <w:marRight w:val="0"/>
      <w:marTop w:val="0"/>
      <w:marBottom w:val="0"/>
      <w:divBdr>
        <w:top w:val="none" w:sz="0" w:space="0" w:color="auto"/>
        <w:left w:val="none" w:sz="0" w:space="0" w:color="auto"/>
        <w:bottom w:val="none" w:sz="0" w:space="0" w:color="auto"/>
        <w:right w:val="none" w:sz="0" w:space="0" w:color="auto"/>
      </w:divBdr>
    </w:div>
    <w:div w:id="1540316854">
      <w:marLeft w:val="480"/>
      <w:marRight w:val="0"/>
      <w:marTop w:val="0"/>
      <w:marBottom w:val="0"/>
      <w:divBdr>
        <w:top w:val="none" w:sz="0" w:space="0" w:color="auto"/>
        <w:left w:val="none" w:sz="0" w:space="0" w:color="auto"/>
        <w:bottom w:val="none" w:sz="0" w:space="0" w:color="auto"/>
        <w:right w:val="none" w:sz="0" w:space="0" w:color="auto"/>
      </w:divBdr>
    </w:div>
    <w:div w:id="1541552222">
      <w:marLeft w:val="480"/>
      <w:marRight w:val="0"/>
      <w:marTop w:val="0"/>
      <w:marBottom w:val="0"/>
      <w:divBdr>
        <w:top w:val="none" w:sz="0" w:space="0" w:color="auto"/>
        <w:left w:val="none" w:sz="0" w:space="0" w:color="auto"/>
        <w:bottom w:val="none" w:sz="0" w:space="0" w:color="auto"/>
        <w:right w:val="none" w:sz="0" w:space="0" w:color="auto"/>
      </w:divBdr>
    </w:div>
    <w:div w:id="1541623511">
      <w:marLeft w:val="480"/>
      <w:marRight w:val="0"/>
      <w:marTop w:val="0"/>
      <w:marBottom w:val="0"/>
      <w:divBdr>
        <w:top w:val="none" w:sz="0" w:space="0" w:color="auto"/>
        <w:left w:val="none" w:sz="0" w:space="0" w:color="auto"/>
        <w:bottom w:val="none" w:sz="0" w:space="0" w:color="auto"/>
        <w:right w:val="none" w:sz="0" w:space="0" w:color="auto"/>
      </w:divBdr>
    </w:div>
    <w:div w:id="1541894061">
      <w:bodyDiv w:val="1"/>
      <w:marLeft w:val="0"/>
      <w:marRight w:val="0"/>
      <w:marTop w:val="0"/>
      <w:marBottom w:val="0"/>
      <w:divBdr>
        <w:top w:val="none" w:sz="0" w:space="0" w:color="auto"/>
        <w:left w:val="none" w:sz="0" w:space="0" w:color="auto"/>
        <w:bottom w:val="none" w:sz="0" w:space="0" w:color="auto"/>
        <w:right w:val="none" w:sz="0" w:space="0" w:color="auto"/>
      </w:divBdr>
    </w:div>
    <w:div w:id="1542788751">
      <w:marLeft w:val="480"/>
      <w:marRight w:val="0"/>
      <w:marTop w:val="0"/>
      <w:marBottom w:val="0"/>
      <w:divBdr>
        <w:top w:val="none" w:sz="0" w:space="0" w:color="auto"/>
        <w:left w:val="none" w:sz="0" w:space="0" w:color="auto"/>
        <w:bottom w:val="none" w:sz="0" w:space="0" w:color="auto"/>
        <w:right w:val="none" w:sz="0" w:space="0" w:color="auto"/>
      </w:divBdr>
    </w:div>
    <w:div w:id="1546066264">
      <w:marLeft w:val="480"/>
      <w:marRight w:val="0"/>
      <w:marTop w:val="0"/>
      <w:marBottom w:val="0"/>
      <w:divBdr>
        <w:top w:val="none" w:sz="0" w:space="0" w:color="auto"/>
        <w:left w:val="none" w:sz="0" w:space="0" w:color="auto"/>
        <w:bottom w:val="none" w:sz="0" w:space="0" w:color="auto"/>
        <w:right w:val="none" w:sz="0" w:space="0" w:color="auto"/>
      </w:divBdr>
    </w:div>
    <w:div w:id="1546336807">
      <w:marLeft w:val="480"/>
      <w:marRight w:val="0"/>
      <w:marTop w:val="0"/>
      <w:marBottom w:val="0"/>
      <w:divBdr>
        <w:top w:val="none" w:sz="0" w:space="0" w:color="auto"/>
        <w:left w:val="none" w:sz="0" w:space="0" w:color="auto"/>
        <w:bottom w:val="none" w:sz="0" w:space="0" w:color="auto"/>
        <w:right w:val="none" w:sz="0" w:space="0" w:color="auto"/>
      </w:divBdr>
    </w:div>
    <w:div w:id="1546721400">
      <w:marLeft w:val="640"/>
      <w:marRight w:val="0"/>
      <w:marTop w:val="0"/>
      <w:marBottom w:val="0"/>
      <w:divBdr>
        <w:top w:val="none" w:sz="0" w:space="0" w:color="auto"/>
        <w:left w:val="none" w:sz="0" w:space="0" w:color="auto"/>
        <w:bottom w:val="none" w:sz="0" w:space="0" w:color="auto"/>
        <w:right w:val="none" w:sz="0" w:space="0" w:color="auto"/>
      </w:divBdr>
    </w:div>
    <w:div w:id="1547521099">
      <w:marLeft w:val="480"/>
      <w:marRight w:val="0"/>
      <w:marTop w:val="0"/>
      <w:marBottom w:val="0"/>
      <w:divBdr>
        <w:top w:val="none" w:sz="0" w:space="0" w:color="auto"/>
        <w:left w:val="none" w:sz="0" w:space="0" w:color="auto"/>
        <w:bottom w:val="none" w:sz="0" w:space="0" w:color="auto"/>
        <w:right w:val="none" w:sz="0" w:space="0" w:color="auto"/>
      </w:divBdr>
    </w:div>
    <w:div w:id="1548488865">
      <w:marLeft w:val="480"/>
      <w:marRight w:val="0"/>
      <w:marTop w:val="0"/>
      <w:marBottom w:val="0"/>
      <w:divBdr>
        <w:top w:val="none" w:sz="0" w:space="0" w:color="auto"/>
        <w:left w:val="none" w:sz="0" w:space="0" w:color="auto"/>
        <w:bottom w:val="none" w:sz="0" w:space="0" w:color="auto"/>
        <w:right w:val="none" w:sz="0" w:space="0" w:color="auto"/>
      </w:divBdr>
    </w:div>
    <w:div w:id="1548491537">
      <w:marLeft w:val="480"/>
      <w:marRight w:val="0"/>
      <w:marTop w:val="0"/>
      <w:marBottom w:val="0"/>
      <w:divBdr>
        <w:top w:val="none" w:sz="0" w:space="0" w:color="auto"/>
        <w:left w:val="none" w:sz="0" w:space="0" w:color="auto"/>
        <w:bottom w:val="none" w:sz="0" w:space="0" w:color="auto"/>
        <w:right w:val="none" w:sz="0" w:space="0" w:color="auto"/>
      </w:divBdr>
    </w:div>
    <w:div w:id="1549147474">
      <w:bodyDiv w:val="1"/>
      <w:marLeft w:val="0"/>
      <w:marRight w:val="0"/>
      <w:marTop w:val="0"/>
      <w:marBottom w:val="0"/>
      <w:divBdr>
        <w:top w:val="none" w:sz="0" w:space="0" w:color="auto"/>
        <w:left w:val="none" w:sz="0" w:space="0" w:color="auto"/>
        <w:bottom w:val="none" w:sz="0" w:space="0" w:color="auto"/>
        <w:right w:val="none" w:sz="0" w:space="0" w:color="auto"/>
      </w:divBdr>
      <w:divsChild>
        <w:div w:id="464004879">
          <w:marLeft w:val="480"/>
          <w:marRight w:val="0"/>
          <w:marTop w:val="0"/>
          <w:marBottom w:val="0"/>
          <w:divBdr>
            <w:top w:val="none" w:sz="0" w:space="0" w:color="auto"/>
            <w:left w:val="none" w:sz="0" w:space="0" w:color="auto"/>
            <w:bottom w:val="none" w:sz="0" w:space="0" w:color="auto"/>
            <w:right w:val="none" w:sz="0" w:space="0" w:color="auto"/>
          </w:divBdr>
        </w:div>
        <w:div w:id="951204890">
          <w:marLeft w:val="480"/>
          <w:marRight w:val="0"/>
          <w:marTop w:val="0"/>
          <w:marBottom w:val="0"/>
          <w:divBdr>
            <w:top w:val="none" w:sz="0" w:space="0" w:color="auto"/>
            <w:left w:val="none" w:sz="0" w:space="0" w:color="auto"/>
            <w:bottom w:val="none" w:sz="0" w:space="0" w:color="auto"/>
            <w:right w:val="none" w:sz="0" w:space="0" w:color="auto"/>
          </w:divBdr>
        </w:div>
        <w:div w:id="1139690484">
          <w:marLeft w:val="480"/>
          <w:marRight w:val="0"/>
          <w:marTop w:val="0"/>
          <w:marBottom w:val="0"/>
          <w:divBdr>
            <w:top w:val="none" w:sz="0" w:space="0" w:color="auto"/>
            <w:left w:val="none" w:sz="0" w:space="0" w:color="auto"/>
            <w:bottom w:val="none" w:sz="0" w:space="0" w:color="auto"/>
            <w:right w:val="none" w:sz="0" w:space="0" w:color="auto"/>
          </w:divBdr>
        </w:div>
        <w:div w:id="1189879652">
          <w:marLeft w:val="480"/>
          <w:marRight w:val="0"/>
          <w:marTop w:val="0"/>
          <w:marBottom w:val="0"/>
          <w:divBdr>
            <w:top w:val="none" w:sz="0" w:space="0" w:color="auto"/>
            <w:left w:val="none" w:sz="0" w:space="0" w:color="auto"/>
            <w:bottom w:val="none" w:sz="0" w:space="0" w:color="auto"/>
            <w:right w:val="none" w:sz="0" w:space="0" w:color="auto"/>
          </w:divBdr>
        </w:div>
        <w:div w:id="1261832759">
          <w:marLeft w:val="480"/>
          <w:marRight w:val="0"/>
          <w:marTop w:val="0"/>
          <w:marBottom w:val="0"/>
          <w:divBdr>
            <w:top w:val="none" w:sz="0" w:space="0" w:color="auto"/>
            <w:left w:val="none" w:sz="0" w:space="0" w:color="auto"/>
            <w:bottom w:val="none" w:sz="0" w:space="0" w:color="auto"/>
            <w:right w:val="none" w:sz="0" w:space="0" w:color="auto"/>
          </w:divBdr>
        </w:div>
        <w:div w:id="1971935166">
          <w:marLeft w:val="480"/>
          <w:marRight w:val="0"/>
          <w:marTop w:val="0"/>
          <w:marBottom w:val="0"/>
          <w:divBdr>
            <w:top w:val="none" w:sz="0" w:space="0" w:color="auto"/>
            <w:left w:val="none" w:sz="0" w:space="0" w:color="auto"/>
            <w:bottom w:val="none" w:sz="0" w:space="0" w:color="auto"/>
            <w:right w:val="none" w:sz="0" w:space="0" w:color="auto"/>
          </w:divBdr>
        </w:div>
        <w:div w:id="1999456404">
          <w:marLeft w:val="480"/>
          <w:marRight w:val="0"/>
          <w:marTop w:val="0"/>
          <w:marBottom w:val="0"/>
          <w:divBdr>
            <w:top w:val="none" w:sz="0" w:space="0" w:color="auto"/>
            <w:left w:val="none" w:sz="0" w:space="0" w:color="auto"/>
            <w:bottom w:val="none" w:sz="0" w:space="0" w:color="auto"/>
            <w:right w:val="none" w:sz="0" w:space="0" w:color="auto"/>
          </w:divBdr>
        </w:div>
        <w:div w:id="2001227066">
          <w:marLeft w:val="480"/>
          <w:marRight w:val="0"/>
          <w:marTop w:val="0"/>
          <w:marBottom w:val="0"/>
          <w:divBdr>
            <w:top w:val="none" w:sz="0" w:space="0" w:color="auto"/>
            <w:left w:val="none" w:sz="0" w:space="0" w:color="auto"/>
            <w:bottom w:val="none" w:sz="0" w:space="0" w:color="auto"/>
            <w:right w:val="none" w:sz="0" w:space="0" w:color="auto"/>
          </w:divBdr>
        </w:div>
        <w:div w:id="2015064304">
          <w:marLeft w:val="480"/>
          <w:marRight w:val="0"/>
          <w:marTop w:val="0"/>
          <w:marBottom w:val="0"/>
          <w:divBdr>
            <w:top w:val="none" w:sz="0" w:space="0" w:color="auto"/>
            <w:left w:val="none" w:sz="0" w:space="0" w:color="auto"/>
            <w:bottom w:val="none" w:sz="0" w:space="0" w:color="auto"/>
            <w:right w:val="none" w:sz="0" w:space="0" w:color="auto"/>
          </w:divBdr>
        </w:div>
      </w:divsChild>
    </w:div>
    <w:div w:id="1549680039">
      <w:marLeft w:val="480"/>
      <w:marRight w:val="0"/>
      <w:marTop w:val="0"/>
      <w:marBottom w:val="0"/>
      <w:divBdr>
        <w:top w:val="none" w:sz="0" w:space="0" w:color="auto"/>
        <w:left w:val="none" w:sz="0" w:space="0" w:color="auto"/>
        <w:bottom w:val="none" w:sz="0" w:space="0" w:color="auto"/>
        <w:right w:val="none" w:sz="0" w:space="0" w:color="auto"/>
      </w:divBdr>
    </w:div>
    <w:div w:id="1549682555">
      <w:marLeft w:val="480"/>
      <w:marRight w:val="0"/>
      <w:marTop w:val="0"/>
      <w:marBottom w:val="0"/>
      <w:divBdr>
        <w:top w:val="none" w:sz="0" w:space="0" w:color="auto"/>
        <w:left w:val="none" w:sz="0" w:space="0" w:color="auto"/>
        <w:bottom w:val="none" w:sz="0" w:space="0" w:color="auto"/>
        <w:right w:val="none" w:sz="0" w:space="0" w:color="auto"/>
      </w:divBdr>
    </w:div>
    <w:div w:id="1549803929">
      <w:bodyDiv w:val="1"/>
      <w:marLeft w:val="0"/>
      <w:marRight w:val="0"/>
      <w:marTop w:val="0"/>
      <w:marBottom w:val="0"/>
      <w:divBdr>
        <w:top w:val="none" w:sz="0" w:space="0" w:color="auto"/>
        <w:left w:val="none" w:sz="0" w:space="0" w:color="auto"/>
        <w:bottom w:val="none" w:sz="0" w:space="0" w:color="auto"/>
        <w:right w:val="none" w:sz="0" w:space="0" w:color="auto"/>
      </w:divBdr>
      <w:divsChild>
        <w:div w:id="117376732">
          <w:marLeft w:val="640"/>
          <w:marRight w:val="0"/>
          <w:marTop w:val="0"/>
          <w:marBottom w:val="0"/>
          <w:divBdr>
            <w:top w:val="none" w:sz="0" w:space="0" w:color="auto"/>
            <w:left w:val="none" w:sz="0" w:space="0" w:color="auto"/>
            <w:bottom w:val="none" w:sz="0" w:space="0" w:color="auto"/>
            <w:right w:val="none" w:sz="0" w:space="0" w:color="auto"/>
          </w:divBdr>
        </w:div>
        <w:div w:id="2083330365">
          <w:marLeft w:val="640"/>
          <w:marRight w:val="0"/>
          <w:marTop w:val="0"/>
          <w:marBottom w:val="0"/>
          <w:divBdr>
            <w:top w:val="none" w:sz="0" w:space="0" w:color="auto"/>
            <w:left w:val="none" w:sz="0" w:space="0" w:color="auto"/>
            <w:bottom w:val="none" w:sz="0" w:space="0" w:color="auto"/>
            <w:right w:val="none" w:sz="0" w:space="0" w:color="auto"/>
          </w:divBdr>
        </w:div>
        <w:div w:id="747649821">
          <w:marLeft w:val="640"/>
          <w:marRight w:val="0"/>
          <w:marTop w:val="0"/>
          <w:marBottom w:val="0"/>
          <w:divBdr>
            <w:top w:val="none" w:sz="0" w:space="0" w:color="auto"/>
            <w:left w:val="none" w:sz="0" w:space="0" w:color="auto"/>
            <w:bottom w:val="none" w:sz="0" w:space="0" w:color="auto"/>
            <w:right w:val="none" w:sz="0" w:space="0" w:color="auto"/>
          </w:divBdr>
        </w:div>
        <w:div w:id="285234715">
          <w:marLeft w:val="640"/>
          <w:marRight w:val="0"/>
          <w:marTop w:val="0"/>
          <w:marBottom w:val="0"/>
          <w:divBdr>
            <w:top w:val="none" w:sz="0" w:space="0" w:color="auto"/>
            <w:left w:val="none" w:sz="0" w:space="0" w:color="auto"/>
            <w:bottom w:val="none" w:sz="0" w:space="0" w:color="auto"/>
            <w:right w:val="none" w:sz="0" w:space="0" w:color="auto"/>
          </w:divBdr>
        </w:div>
        <w:div w:id="155583521">
          <w:marLeft w:val="640"/>
          <w:marRight w:val="0"/>
          <w:marTop w:val="0"/>
          <w:marBottom w:val="0"/>
          <w:divBdr>
            <w:top w:val="none" w:sz="0" w:space="0" w:color="auto"/>
            <w:left w:val="none" w:sz="0" w:space="0" w:color="auto"/>
            <w:bottom w:val="none" w:sz="0" w:space="0" w:color="auto"/>
            <w:right w:val="none" w:sz="0" w:space="0" w:color="auto"/>
          </w:divBdr>
        </w:div>
        <w:div w:id="1338733596">
          <w:marLeft w:val="640"/>
          <w:marRight w:val="0"/>
          <w:marTop w:val="0"/>
          <w:marBottom w:val="0"/>
          <w:divBdr>
            <w:top w:val="none" w:sz="0" w:space="0" w:color="auto"/>
            <w:left w:val="none" w:sz="0" w:space="0" w:color="auto"/>
            <w:bottom w:val="none" w:sz="0" w:space="0" w:color="auto"/>
            <w:right w:val="none" w:sz="0" w:space="0" w:color="auto"/>
          </w:divBdr>
        </w:div>
        <w:div w:id="1218200015">
          <w:marLeft w:val="640"/>
          <w:marRight w:val="0"/>
          <w:marTop w:val="0"/>
          <w:marBottom w:val="0"/>
          <w:divBdr>
            <w:top w:val="none" w:sz="0" w:space="0" w:color="auto"/>
            <w:left w:val="none" w:sz="0" w:space="0" w:color="auto"/>
            <w:bottom w:val="none" w:sz="0" w:space="0" w:color="auto"/>
            <w:right w:val="none" w:sz="0" w:space="0" w:color="auto"/>
          </w:divBdr>
        </w:div>
        <w:div w:id="1977904498">
          <w:marLeft w:val="640"/>
          <w:marRight w:val="0"/>
          <w:marTop w:val="0"/>
          <w:marBottom w:val="0"/>
          <w:divBdr>
            <w:top w:val="none" w:sz="0" w:space="0" w:color="auto"/>
            <w:left w:val="none" w:sz="0" w:space="0" w:color="auto"/>
            <w:bottom w:val="none" w:sz="0" w:space="0" w:color="auto"/>
            <w:right w:val="none" w:sz="0" w:space="0" w:color="auto"/>
          </w:divBdr>
        </w:div>
        <w:div w:id="1602756460">
          <w:marLeft w:val="640"/>
          <w:marRight w:val="0"/>
          <w:marTop w:val="0"/>
          <w:marBottom w:val="0"/>
          <w:divBdr>
            <w:top w:val="none" w:sz="0" w:space="0" w:color="auto"/>
            <w:left w:val="none" w:sz="0" w:space="0" w:color="auto"/>
            <w:bottom w:val="none" w:sz="0" w:space="0" w:color="auto"/>
            <w:right w:val="none" w:sz="0" w:space="0" w:color="auto"/>
          </w:divBdr>
        </w:div>
        <w:div w:id="108821757">
          <w:marLeft w:val="640"/>
          <w:marRight w:val="0"/>
          <w:marTop w:val="0"/>
          <w:marBottom w:val="0"/>
          <w:divBdr>
            <w:top w:val="none" w:sz="0" w:space="0" w:color="auto"/>
            <w:left w:val="none" w:sz="0" w:space="0" w:color="auto"/>
            <w:bottom w:val="none" w:sz="0" w:space="0" w:color="auto"/>
            <w:right w:val="none" w:sz="0" w:space="0" w:color="auto"/>
          </w:divBdr>
        </w:div>
        <w:div w:id="1792825113">
          <w:marLeft w:val="640"/>
          <w:marRight w:val="0"/>
          <w:marTop w:val="0"/>
          <w:marBottom w:val="0"/>
          <w:divBdr>
            <w:top w:val="none" w:sz="0" w:space="0" w:color="auto"/>
            <w:left w:val="none" w:sz="0" w:space="0" w:color="auto"/>
            <w:bottom w:val="none" w:sz="0" w:space="0" w:color="auto"/>
            <w:right w:val="none" w:sz="0" w:space="0" w:color="auto"/>
          </w:divBdr>
        </w:div>
        <w:div w:id="2046514108">
          <w:marLeft w:val="640"/>
          <w:marRight w:val="0"/>
          <w:marTop w:val="0"/>
          <w:marBottom w:val="0"/>
          <w:divBdr>
            <w:top w:val="none" w:sz="0" w:space="0" w:color="auto"/>
            <w:left w:val="none" w:sz="0" w:space="0" w:color="auto"/>
            <w:bottom w:val="none" w:sz="0" w:space="0" w:color="auto"/>
            <w:right w:val="none" w:sz="0" w:space="0" w:color="auto"/>
          </w:divBdr>
        </w:div>
        <w:div w:id="1826781323">
          <w:marLeft w:val="640"/>
          <w:marRight w:val="0"/>
          <w:marTop w:val="0"/>
          <w:marBottom w:val="0"/>
          <w:divBdr>
            <w:top w:val="none" w:sz="0" w:space="0" w:color="auto"/>
            <w:left w:val="none" w:sz="0" w:space="0" w:color="auto"/>
            <w:bottom w:val="none" w:sz="0" w:space="0" w:color="auto"/>
            <w:right w:val="none" w:sz="0" w:space="0" w:color="auto"/>
          </w:divBdr>
        </w:div>
        <w:div w:id="653804481">
          <w:marLeft w:val="640"/>
          <w:marRight w:val="0"/>
          <w:marTop w:val="0"/>
          <w:marBottom w:val="0"/>
          <w:divBdr>
            <w:top w:val="none" w:sz="0" w:space="0" w:color="auto"/>
            <w:left w:val="none" w:sz="0" w:space="0" w:color="auto"/>
            <w:bottom w:val="none" w:sz="0" w:space="0" w:color="auto"/>
            <w:right w:val="none" w:sz="0" w:space="0" w:color="auto"/>
          </w:divBdr>
        </w:div>
        <w:div w:id="1963266894">
          <w:marLeft w:val="640"/>
          <w:marRight w:val="0"/>
          <w:marTop w:val="0"/>
          <w:marBottom w:val="0"/>
          <w:divBdr>
            <w:top w:val="none" w:sz="0" w:space="0" w:color="auto"/>
            <w:left w:val="none" w:sz="0" w:space="0" w:color="auto"/>
            <w:bottom w:val="none" w:sz="0" w:space="0" w:color="auto"/>
            <w:right w:val="none" w:sz="0" w:space="0" w:color="auto"/>
          </w:divBdr>
        </w:div>
        <w:div w:id="1570995097">
          <w:marLeft w:val="640"/>
          <w:marRight w:val="0"/>
          <w:marTop w:val="0"/>
          <w:marBottom w:val="0"/>
          <w:divBdr>
            <w:top w:val="none" w:sz="0" w:space="0" w:color="auto"/>
            <w:left w:val="none" w:sz="0" w:space="0" w:color="auto"/>
            <w:bottom w:val="none" w:sz="0" w:space="0" w:color="auto"/>
            <w:right w:val="none" w:sz="0" w:space="0" w:color="auto"/>
          </w:divBdr>
        </w:div>
        <w:div w:id="1410733570">
          <w:marLeft w:val="640"/>
          <w:marRight w:val="0"/>
          <w:marTop w:val="0"/>
          <w:marBottom w:val="0"/>
          <w:divBdr>
            <w:top w:val="none" w:sz="0" w:space="0" w:color="auto"/>
            <w:left w:val="none" w:sz="0" w:space="0" w:color="auto"/>
            <w:bottom w:val="none" w:sz="0" w:space="0" w:color="auto"/>
            <w:right w:val="none" w:sz="0" w:space="0" w:color="auto"/>
          </w:divBdr>
        </w:div>
        <w:div w:id="1542354974">
          <w:marLeft w:val="640"/>
          <w:marRight w:val="0"/>
          <w:marTop w:val="0"/>
          <w:marBottom w:val="0"/>
          <w:divBdr>
            <w:top w:val="none" w:sz="0" w:space="0" w:color="auto"/>
            <w:left w:val="none" w:sz="0" w:space="0" w:color="auto"/>
            <w:bottom w:val="none" w:sz="0" w:space="0" w:color="auto"/>
            <w:right w:val="none" w:sz="0" w:space="0" w:color="auto"/>
          </w:divBdr>
        </w:div>
        <w:div w:id="1130512008">
          <w:marLeft w:val="640"/>
          <w:marRight w:val="0"/>
          <w:marTop w:val="0"/>
          <w:marBottom w:val="0"/>
          <w:divBdr>
            <w:top w:val="none" w:sz="0" w:space="0" w:color="auto"/>
            <w:left w:val="none" w:sz="0" w:space="0" w:color="auto"/>
            <w:bottom w:val="none" w:sz="0" w:space="0" w:color="auto"/>
            <w:right w:val="none" w:sz="0" w:space="0" w:color="auto"/>
          </w:divBdr>
        </w:div>
        <w:div w:id="1128429926">
          <w:marLeft w:val="640"/>
          <w:marRight w:val="0"/>
          <w:marTop w:val="0"/>
          <w:marBottom w:val="0"/>
          <w:divBdr>
            <w:top w:val="none" w:sz="0" w:space="0" w:color="auto"/>
            <w:left w:val="none" w:sz="0" w:space="0" w:color="auto"/>
            <w:bottom w:val="none" w:sz="0" w:space="0" w:color="auto"/>
            <w:right w:val="none" w:sz="0" w:space="0" w:color="auto"/>
          </w:divBdr>
        </w:div>
        <w:div w:id="1100030588">
          <w:marLeft w:val="640"/>
          <w:marRight w:val="0"/>
          <w:marTop w:val="0"/>
          <w:marBottom w:val="0"/>
          <w:divBdr>
            <w:top w:val="none" w:sz="0" w:space="0" w:color="auto"/>
            <w:left w:val="none" w:sz="0" w:space="0" w:color="auto"/>
            <w:bottom w:val="none" w:sz="0" w:space="0" w:color="auto"/>
            <w:right w:val="none" w:sz="0" w:space="0" w:color="auto"/>
          </w:divBdr>
        </w:div>
        <w:div w:id="238373073">
          <w:marLeft w:val="640"/>
          <w:marRight w:val="0"/>
          <w:marTop w:val="0"/>
          <w:marBottom w:val="0"/>
          <w:divBdr>
            <w:top w:val="none" w:sz="0" w:space="0" w:color="auto"/>
            <w:left w:val="none" w:sz="0" w:space="0" w:color="auto"/>
            <w:bottom w:val="none" w:sz="0" w:space="0" w:color="auto"/>
            <w:right w:val="none" w:sz="0" w:space="0" w:color="auto"/>
          </w:divBdr>
        </w:div>
        <w:div w:id="276714596">
          <w:marLeft w:val="640"/>
          <w:marRight w:val="0"/>
          <w:marTop w:val="0"/>
          <w:marBottom w:val="0"/>
          <w:divBdr>
            <w:top w:val="none" w:sz="0" w:space="0" w:color="auto"/>
            <w:left w:val="none" w:sz="0" w:space="0" w:color="auto"/>
            <w:bottom w:val="none" w:sz="0" w:space="0" w:color="auto"/>
            <w:right w:val="none" w:sz="0" w:space="0" w:color="auto"/>
          </w:divBdr>
        </w:div>
        <w:div w:id="643127023">
          <w:marLeft w:val="640"/>
          <w:marRight w:val="0"/>
          <w:marTop w:val="0"/>
          <w:marBottom w:val="0"/>
          <w:divBdr>
            <w:top w:val="none" w:sz="0" w:space="0" w:color="auto"/>
            <w:left w:val="none" w:sz="0" w:space="0" w:color="auto"/>
            <w:bottom w:val="none" w:sz="0" w:space="0" w:color="auto"/>
            <w:right w:val="none" w:sz="0" w:space="0" w:color="auto"/>
          </w:divBdr>
        </w:div>
        <w:div w:id="1068918580">
          <w:marLeft w:val="640"/>
          <w:marRight w:val="0"/>
          <w:marTop w:val="0"/>
          <w:marBottom w:val="0"/>
          <w:divBdr>
            <w:top w:val="none" w:sz="0" w:space="0" w:color="auto"/>
            <w:left w:val="none" w:sz="0" w:space="0" w:color="auto"/>
            <w:bottom w:val="none" w:sz="0" w:space="0" w:color="auto"/>
            <w:right w:val="none" w:sz="0" w:space="0" w:color="auto"/>
          </w:divBdr>
        </w:div>
        <w:div w:id="330371286">
          <w:marLeft w:val="640"/>
          <w:marRight w:val="0"/>
          <w:marTop w:val="0"/>
          <w:marBottom w:val="0"/>
          <w:divBdr>
            <w:top w:val="none" w:sz="0" w:space="0" w:color="auto"/>
            <w:left w:val="none" w:sz="0" w:space="0" w:color="auto"/>
            <w:bottom w:val="none" w:sz="0" w:space="0" w:color="auto"/>
            <w:right w:val="none" w:sz="0" w:space="0" w:color="auto"/>
          </w:divBdr>
        </w:div>
        <w:div w:id="353580340">
          <w:marLeft w:val="640"/>
          <w:marRight w:val="0"/>
          <w:marTop w:val="0"/>
          <w:marBottom w:val="0"/>
          <w:divBdr>
            <w:top w:val="none" w:sz="0" w:space="0" w:color="auto"/>
            <w:left w:val="none" w:sz="0" w:space="0" w:color="auto"/>
            <w:bottom w:val="none" w:sz="0" w:space="0" w:color="auto"/>
            <w:right w:val="none" w:sz="0" w:space="0" w:color="auto"/>
          </w:divBdr>
        </w:div>
        <w:div w:id="1761371944">
          <w:marLeft w:val="640"/>
          <w:marRight w:val="0"/>
          <w:marTop w:val="0"/>
          <w:marBottom w:val="0"/>
          <w:divBdr>
            <w:top w:val="none" w:sz="0" w:space="0" w:color="auto"/>
            <w:left w:val="none" w:sz="0" w:space="0" w:color="auto"/>
            <w:bottom w:val="none" w:sz="0" w:space="0" w:color="auto"/>
            <w:right w:val="none" w:sz="0" w:space="0" w:color="auto"/>
          </w:divBdr>
        </w:div>
        <w:div w:id="80219477">
          <w:marLeft w:val="640"/>
          <w:marRight w:val="0"/>
          <w:marTop w:val="0"/>
          <w:marBottom w:val="0"/>
          <w:divBdr>
            <w:top w:val="none" w:sz="0" w:space="0" w:color="auto"/>
            <w:left w:val="none" w:sz="0" w:space="0" w:color="auto"/>
            <w:bottom w:val="none" w:sz="0" w:space="0" w:color="auto"/>
            <w:right w:val="none" w:sz="0" w:space="0" w:color="auto"/>
          </w:divBdr>
        </w:div>
        <w:div w:id="314527095">
          <w:marLeft w:val="640"/>
          <w:marRight w:val="0"/>
          <w:marTop w:val="0"/>
          <w:marBottom w:val="0"/>
          <w:divBdr>
            <w:top w:val="none" w:sz="0" w:space="0" w:color="auto"/>
            <w:left w:val="none" w:sz="0" w:space="0" w:color="auto"/>
            <w:bottom w:val="none" w:sz="0" w:space="0" w:color="auto"/>
            <w:right w:val="none" w:sz="0" w:space="0" w:color="auto"/>
          </w:divBdr>
        </w:div>
        <w:div w:id="1486892362">
          <w:marLeft w:val="640"/>
          <w:marRight w:val="0"/>
          <w:marTop w:val="0"/>
          <w:marBottom w:val="0"/>
          <w:divBdr>
            <w:top w:val="none" w:sz="0" w:space="0" w:color="auto"/>
            <w:left w:val="none" w:sz="0" w:space="0" w:color="auto"/>
            <w:bottom w:val="none" w:sz="0" w:space="0" w:color="auto"/>
            <w:right w:val="none" w:sz="0" w:space="0" w:color="auto"/>
          </w:divBdr>
        </w:div>
        <w:div w:id="1235703132">
          <w:marLeft w:val="640"/>
          <w:marRight w:val="0"/>
          <w:marTop w:val="0"/>
          <w:marBottom w:val="0"/>
          <w:divBdr>
            <w:top w:val="none" w:sz="0" w:space="0" w:color="auto"/>
            <w:left w:val="none" w:sz="0" w:space="0" w:color="auto"/>
            <w:bottom w:val="none" w:sz="0" w:space="0" w:color="auto"/>
            <w:right w:val="none" w:sz="0" w:space="0" w:color="auto"/>
          </w:divBdr>
        </w:div>
        <w:div w:id="868029247">
          <w:marLeft w:val="640"/>
          <w:marRight w:val="0"/>
          <w:marTop w:val="0"/>
          <w:marBottom w:val="0"/>
          <w:divBdr>
            <w:top w:val="none" w:sz="0" w:space="0" w:color="auto"/>
            <w:left w:val="none" w:sz="0" w:space="0" w:color="auto"/>
            <w:bottom w:val="none" w:sz="0" w:space="0" w:color="auto"/>
            <w:right w:val="none" w:sz="0" w:space="0" w:color="auto"/>
          </w:divBdr>
        </w:div>
        <w:div w:id="1228763916">
          <w:marLeft w:val="640"/>
          <w:marRight w:val="0"/>
          <w:marTop w:val="0"/>
          <w:marBottom w:val="0"/>
          <w:divBdr>
            <w:top w:val="none" w:sz="0" w:space="0" w:color="auto"/>
            <w:left w:val="none" w:sz="0" w:space="0" w:color="auto"/>
            <w:bottom w:val="none" w:sz="0" w:space="0" w:color="auto"/>
            <w:right w:val="none" w:sz="0" w:space="0" w:color="auto"/>
          </w:divBdr>
        </w:div>
        <w:div w:id="1336306793">
          <w:marLeft w:val="640"/>
          <w:marRight w:val="0"/>
          <w:marTop w:val="0"/>
          <w:marBottom w:val="0"/>
          <w:divBdr>
            <w:top w:val="none" w:sz="0" w:space="0" w:color="auto"/>
            <w:left w:val="none" w:sz="0" w:space="0" w:color="auto"/>
            <w:bottom w:val="none" w:sz="0" w:space="0" w:color="auto"/>
            <w:right w:val="none" w:sz="0" w:space="0" w:color="auto"/>
          </w:divBdr>
        </w:div>
        <w:div w:id="695428574">
          <w:marLeft w:val="640"/>
          <w:marRight w:val="0"/>
          <w:marTop w:val="0"/>
          <w:marBottom w:val="0"/>
          <w:divBdr>
            <w:top w:val="none" w:sz="0" w:space="0" w:color="auto"/>
            <w:left w:val="none" w:sz="0" w:space="0" w:color="auto"/>
            <w:bottom w:val="none" w:sz="0" w:space="0" w:color="auto"/>
            <w:right w:val="none" w:sz="0" w:space="0" w:color="auto"/>
          </w:divBdr>
        </w:div>
        <w:div w:id="2089031881">
          <w:marLeft w:val="640"/>
          <w:marRight w:val="0"/>
          <w:marTop w:val="0"/>
          <w:marBottom w:val="0"/>
          <w:divBdr>
            <w:top w:val="none" w:sz="0" w:space="0" w:color="auto"/>
            <w:left w:val="none" w:sz="0" w:space="0" w:color="auto"/>
            <w:bottom w:val="none" w:sz="0" w:space="0" w:color="auto"/>
            <w:right w:val="none" w:sz="0" w:space="0" w:color="auto"/>
          </w:divBdr>
        </w:div>
        <w:div w:id="327828143">
          <w:marLeft w:val="640"/>
          <w:marRight w:val="0"/>
          <w:marTop w:val="0"/>
          <w:marBottom w:val="0"/>
          <w:divBdr>
            <w:top w:val="none" w:sz="0" w:space="0" w:color="auto"/>
            <w:left w:val="none" w:sz="0" w:space="0" w:color="auto"/>
            <w:bottom w:val="none" w:sz="0" w:space="0" w:color="auto"/>
            <w:right w:val="none" w:sz="0" w:space="0" w:color="auto"/>
          </w:divBdr>
        </w:div>
        <w:div w:id="511795970">
          <w:marLeft w:val="640"/>
          <w:marRight w:val="0"/>
          <w:marTop w:val="0"/>
          <w:marBottom w:val="0"/>
          <w:divBdr>
            <w:top w:val="none" w:sz="0" w:space="0" w:color="auto"/>
            <w:left w:val="none" w:sz="0" w:space="0" w:color="auto"/>
            <w:bottom w:val="none" w:sz="0" w:space="0" w:color="auto"/>
            <w:right w:val="none" w:sz="0" w:space="0" w:color="auto"/>
          </w:divBdr>
        </w:div>
        <w:div w:id="2001035335">
          <w:marLeft w:val="640"/>
          <w:marRight w:val="0"/>
          <w:marTop w:val="0"/>
          <w:marBottom w:val="0"/>
          <w:divBdr>
            <w:top w:val="none" w:sz="0" w:space="0" w:color="auto"/>
            <w:left w:val="none" w:sz="0" w:space="0" w:color="auto"/>
            <w:bottom w:val="none" w:sz="0" w:space="0" w:color="auto"/>
            <w:right w:val="none" w:sz="0" w:space="0" w:color="auto"/>
          </w:divBdr>
        </w:div>
        <w:div w:id="296641420">
          <w:marLeft w:val="640"/>
          <w:marRight w:val="0"/>
          <w:marTop w:val="0"/>
          <w:marBottom w:val="0"/>
          <w:divBdr>
            <w:top w:val="none" w:sz="0" w:space="0" w:color="auto"/>
            <w:left w:val="none" w:sz="0" w:space="0" w:color="auto"/>
            <w:bottom w:val="none" w:sz="0" w:space="0" w:color="auto"/>
            <w:right w:val="none" w:sz="0" w:space="0" w:color="auto"/>
          </w:divBdr>
        </w:div>
        <w:div w:id="538517331">
          <w:marLeft w:val="640"/>
          <w:marRight w:val="0"/>
          <w:marTop w:val="0"/>
          <w:marBottom w:val="0"/>
          <w:divBdr>
            <w:top w:val="none" w:sz="0" w:space="0" w:color="auto"/>
            <w:left w:val="none" w:sz="0" w:space="0" w:color="auto"/>
            <w:bottom w:val="none" w:sz="0" w:space="0" w:color="auto"/>
            <w:right w:val="none" w:sz="0" w:space="0" w:color="auto"/>
          </w:divBdr>
        </w:div>
        <w:div w:id="741415829">
          <w:marLeft w:val="640"/>
          <w:marRight w:val="0"/>
          <w:marTop w:val="0"/>
          <w:marBottom w:val="0"/>
          <w:divBdr>
            <w:top w:val="none" w:sz="0" w:space="0" w:color="auto"/>
            <w:left w:val="none" w:sz="0" w:space="0" w:color="auto"/>
            <w:bottom w:val="none" w:sz="0" w:space="0" w:color="auto"/>
            <w:right w:val="none" w:sz="0" w:space="0" w:color="auto"/>
          </w:divBdr>
        </w:div>
        <w:div w:id="911962303">
          <w:marLeft w:val="640"/>
          <w:marRight w:val="0"/>
          <w:marTop w:val="0"/>
          <w:marBottom w:val="0"/>
          <w:divBdr>
            <w:top w:val="none" w:sz="0" w:space="0" w:color="auto"/>
            <w:left w:val="none" w:sz="0" w:space="0" w:color="auto"/>
            <w:bottom w:val="none" w:sz="0" w:space="0" w:color="auto"/>
            <w:right w:val="none" w:sz="0" w:space="0" w:color="auto"/>
          </w:divBdr>
        </w:div>
        <w:div w:id="1635673434">
          <w:marLeft w:val="640"/>
          <w:marRight w:val="0"/>
          <w:marTop w:val="0"/>
          <w:marBottom w:val="0"/>
          <w:divBdr>
            <w:top w:val="none" w:sz="0" w:space="0" w:color="auto"/>
            <w:left w:val="none" w:sz="0" w:space="0" w:color="auto"/>
            <w:bottom w:val="none" w:sz="0" w:space="0" w:color="auto"/>
            <w:right w:val="none" w:sz="0" w:space="0" w:color="auto"/>
          </w:divBdr>
        </w:div>
        <w:div w:id="924417360">
          <w:marLeft w:val="640"/>
          <w:marRight w:val="0"/>
          <w:marTop w:val="0"/>
          <w:marBottom w:val="0"/>
          <w:divBdr>
            <w:top w:val="none" w:sz="0" w:space="0" w:color="auto"/>
            <w:left w:val="none" w:sz="0" w:space="0" w:color="auto"/>
            <w:bottom w:val="none" w:sz="0" w:space="0" w:color="auto"/>
            <w:right w:val="none" w:sz="0" w:space="0" w:color="auto"/>
          </w:divBdr>
        </w:div>
        <w:div w:id="712579733">
          <w:marLeft w:val="640"/>
          <w:marRight w:val="0"/>
          <w:marTop w:val="0"/>
          <w:marBottom w:val="0"/>
          <w:divBdr>
            <w:top w:val="none" w:sz="0" w:space="0" w:color="auto"/>
            <w:left w:val="none" w:sz="0" w:space="0" w:color="auto"/>
            <w:bottom w:val="none" w:sz="0" w:space="0" w:color="auto"/>
            <w:right w:val="none" w:sz="0" w:space="0" w:color="auto"/>
          </w:divBdr>
        </w:div>
        <w:div w:id="446434195">
          <w:marLeft w:val="640"/>
          <w:marRight w:val="0"/>
          <w:marTop w:val="0"/>
          <w:marBottom w:val="0"/>
          <w:divBdr>
            <w:top w:val="none" w:sz="0" w:space="0" w:color="auto"/>
            <w:left w:val="none" w:sz="0" w:space="0" w:color="auto"/>
            <w:bottom w:val="none" w:sz="0" w:space="0" w:color="auto"/>
            <w:right w:val="none" w:sz="0" w:space="0" w:color="auto"/>
          </w:divBdr>
        </w:div>
        <w:div w:id="728117097">
          <w:marLeft w:val="640"/>
          <w:marRight w:val="0"/>
          <w:marTop w:val="0"/>
          <w:marBottom w:val="0"/>
          <w:divBdr>
            <w:top w:val="none" w:sz="0" w:space="0" w:color="auto"/>
            <w:left w:val="none" w:sz="0" w:space="0" w:color="auto"/>
            <w:bottom w:val="none" w:sz="0" w:space="0" w:color="auto"/>
            <w:right w:val="none" w:sz="0" w:space="0" w:color="auto"/>
          </w:divBdr>
        </w:div>
        <w:div w:id="2026665801">
          <w:marLeft w:val="640"/>
          <w:marRight w:val="0"/>
          <w:marTop w:val="0"/>
          <w:marBottom w:val="0"/>
          <w:divBdr>
            <w:top w:val="none" w:sz="0" w:space="0" w:color="auto"/>
            <w:left w:val="none" w:sz="0" w:space="0" w:color="auto"/>
            <w:bottom w:val="none" w:sz="0" w:space="0" w:color="auto"/>
            <w:right w:val="none" w:sz="0" w:space="0" w:color="auto"/>
          </w:divBdr>
        </w:div>
        <w:div w:id="133568408">
          <w:marLeft w:val="640"/>
          <w:marRight w:val="0"/>
          <w:marTop w:val="0"/>
          <w:marBottom w:val="0"/>
          <w:divBdr>
            <w:top w:val="none" w:sz="0" w:space="0" w:color="auto"/>
            <w:left w:val="none" w:sz="0" w:space="0" w:color="auto"/>
            <w:bottom w:val="none" w:sz="0" w:space="0" w:color="auto"/>
            <w:right w:val="none" w:sz="0" w:space="0" w:color="auto"/>
          </w:divBdr>
        </w:div>
        <w:div w:id="678626629">
          <w:marLeft w:val="640"/>
          <w:marRight w:val="0"/>
          <w:marTop w:val="0"/>
          <w:marBottom w:val="0"/>
          <w:divBdr>
            <w:top w:val="none" w:sz="0" w:space="0" w:color="auto"/>
            <w:left w:val="none" w:sz="0" w:space="0" w:color="auto"/>
            <w:bottom w:val="none" w:sz="0" w:space="0" w:color="auto"/>
            <w:right w:val="none" w:sz="0" w:space="0" w:color="auto"/>
          </w:divBdr>
        </w:div>
        <w:div w:id="654257463">
          <w:marLeft w:val="640"/>
          <w:marRight w:val="0"/>
          <w:marTop w:val="0"/>
          <w:marBottom w:val="0"/>
          <w:divBdr>
            <w:top w:val="none" w:sz="0" w:space="0" w:color="auto"/>
            <w:left w:val="none" w:sz="0" w:space="0" w:color="auto"/>
            <w:bottom w:val="none" w:sz="0" w:space="0" w:color="auto"/>
            <w:right w:val="none" w:sz="0" w:space="0" w:color="auto"/>
          </w:divBdr>
        </w:div>
        <w:div w:id="1207566896">
          <w:marLeft w:val="640"/>
          <w:marRight w:val="0"/>
          <w:marTop w:val="0"/>
          <w:marBottom w:val="0"/>
          <w:divBdr>
            <w:top w:val="none" w:sz="0" w:space="0" w:color="auto"/>
            <w:left w:val="none" w:sz="0" w:space="0" w:color="auto"/>
            <w:bottom w:val="none" w:sz="0" w:space="0" w:color="auto"/>
            <w:right w:val="none" w:sz="0" w:space="0" w:color="auto"/>
          </w:divBdr>
        </w:div>
        <w:div w:id="759369687">
          <w:marLeft w:val="640"/>
          <w:marRight w:val="0"/>
          <w:marTop w:val="0"/>
          <w:marBottom w:val="0"/>
          <w:divBdr>
            <w:top w:val="none" w:sz="0" w:space="0" w:color="auto"/>
            <w:left w:val="none" w:sz="0" w:space="0" w:color="auto"/>
            <w:bottom w:val="none" w:sz="0" w:space="0" w:color="auto"/>
            <w:right w:val="none" w:sz="0" w:space="0" w:color="auto"/>
          </w:divBdr>
        </w:div>
        <w:div w:id="68773999">
          <w:marLeft w:val="640"/>
          <w:marRight w:val="0"/>
          <w:marTop w:val="0"/>
          <w:marBottom w:val="0"/>
          <w:divBdr>
            <w:top w:val="none" w:sz="0" w:space="0" w:color="auto"/>
            <w:left w:val="none" w:sz="0" w:space="0" w:color="auto"/>
            <w:bottom w:val="none" w:sz="0" w:space="0" w:color="auto"/>
            <w:right w:val="none" w:sz="0" w:space="0" w:color="auto"/>
          </w:divBdr>
        </w:div>
        <w:div w:id="1448698891">
          <w:marLeft w:val="640"/>
          <w:marRight w:val="0"/>
          <w:marTop w:val="0"/>
          <w:marBottom w:val="0"/>
          <w:divBdr>
            <w:top w:val="none" w:sz="0" w:space="0" w:color="auto"/>
            <w:left w:val="none" w:sz="0" w:space="0" w:color="auto"/>
            <w:bottom w:val="none" w:sz="0" w:space="0" w:color="auto"/>
            <w:right w:val="none" w:sz="0" w:space="0" w:color="auto"/>
          </w:divBdr>
        </w:div>
        <w:div w:id="1563055131">
          <w:marLeft w:val="640"/>
          <w:marRight w:val="0"/>
          <w:marTop w:val="0"/>
          <w:marBottom w:val="0"/>
          <w:divBdr>
            <w:top w:val="none" w:sz="0" w:space="0" w:color="auto"/>
            <w:left w:val="none" w:sz="0" w:space="0" w:color="auto"/>
            <w:bottom w:val="none" w:sz="0" w:space="0" w:color="auto"/>
            <w:right w:val="none" w:sz="0" w:space="0" w:color="auto"/>
          </w:divBdr>
        </w:div>
        <w:div w:id="433745458">
          <w:marLeft w:val="640"/>
          <w:marRight w:val="0"/>
          <w:marTop w:val="0"/>
          <w:marBottom w:val="0"/>
          <w:divBdr>
            <w:top w:val="none" w:sz="0" w:space="0" w:color="auto"/>
            <w:left w:val="none" w:sz="0" w:space="0" w:color="auto"/>
            <w:bottom w:val="none" w:sz="0" w:space="0" w:color="auto"/>
            <w:right w:val="none" w:sz="0" w:space="0" w:color="auto"/>
          </w:divBdr>
        </w:div>
        <w:div w:id="336618117">
          <w:marLeft w:val="640"/>
          <w:marRight w:val="0"/>
          <w:marTop w:val="0"/>
          <w:marBottom w:val="0"/>
          <w:divBdr>
            <w:top w:val="none" w:sz="0" w:space="0" w:color="auto"/>
            <w:left w:val="none" w:sz="0" w:space="0" w:color="auto"/>
            <w:bottom w:val="none" w:sz="0" w:space="0" w:color="auto"/>
            <w:right w:val="none" w:sz="0" w:space="0" w:color="auto"/>
          </w:divBdr>
        </w:div>
        <w:div w:id="372271055">
          <w:marLeft w:val="640"/>
          <w:marRight w:val="0"/>
          <w:marTop w:val="0"/>
          <w:marBottom w:val="0"/>
          <w:divBdr>
            <w:top w:val="none" w:sz="0" w:space="0" w:color="auto"/>
            <w:left w:val="none" w:sz="0" w:space="0" w:color="auto"/>
            <w:bottom w:val="none" w:sz="0" w:space="0" w:color="auto"/>
            <w:right w:val="none" w:sz="0" w:space="0" w:color="auto"/>
          </w:divBdr>
        </w:div>
        <w:div w:id="2037776839">
          <w:marLeft w:val="640"/>
          <w:marRight w:val="0"/>
          <w:marTop w:val="0"/>
          <w:marBottom w:val="0"/>
          <w:divBdr>
            <w:top w:val="none" w:sz="0" w:space="0" w:color="auto"/>
            <w:left w:val="none" w:sz="0" w:space="0" w:color="auto"/>
            <w:bottom w:val="none" w:sz="0" w:space="0" w:color="auto"/>
            <w:right w:val="none" w:sz="0" w:space="0" w:color="auto"/>
          </w:divBdr>
        </w:div>
        <w:div w:id="1194460614">
          <w:marLeft w:val="640"/>
          <w:marRight w:val="0"/>
          <w:marTop w:val="0"/>
          <w:marBottom w:val="0"/>
          <w:divBdr>
            <w:top w:val="none" w:sz="0" w:space="0" w:color="auto"/>
            <w:left w:val="none" w:sz="0" w:space="0" w:color="auto"/>
            <w:bottom w:val="none" w:sz="0" w:space="0" w:color="auto"/>
            <w:right w:val="none" w:sz="0" w:space="0" w:color="auto"/>
          </w:divBdr>
        </w:div>
        <w:div w:id="974725621">
          <w:marLeft w:val="640"/>
          <w:marRight w:val="0"/>
          <w:marTop w:val="0"/>
          <w:marBottom w:val="0"/>
          <w:divBdr>
            <w:top w:val="none" w:sz="0" w:space="0" w:color="auto"/>
            <w:left w:val="none" w:sz="0" w:space="0" w:color="auto"/>
            <w:bottom w:val="none" w:sz="0" w:space="0" w:color="auto"/>
            <w:right w:val="none" w:sz="0" w:space="0" w:color="auto"/>
          </w:divBdr>
        </w:div>
        <w:div w:id="225386411">
          <w:marLeft w:val="640"/>
          <w:marRight w:val="0"/>
          <w:marTop w:val="0"/>
          <w:marBottom w:val="0"/>
          <w:divBdr>
            <w:top w:val="none" w:sz="0" w:space="0" w:color="auto"/>
            <w:left w:val="none" w:sz="0" w:space="0" w:color="auto"/>
            <w:bottom w:val="none" w:sz="0" w:space="0" w:color="auto"/>
            <w:right w:val="none" w:sz="0" w:space="0" w:color="auto"/>
          </w:divBdr>
        </w:div>
        <w:div w:id="698967301">
          <w:marLeft w:val="640"/>
          <w:marRight w:val="0"/>
          <w:marTop w:val="0"/>
          <w:marBottom w:val="0"/>
          <w:divBdr>
            <w:top w:val="none" w:sz="0" w:space="0" w:color="auto"/>
            <w:left w:val="none" w:sz="0" w:space="0" w:color="auto"/>
            <w:bottom w:val="none" w:sz="0" w:space="0" w:color="auto"/>
            <w:right w:val="none" w:sz="0" w:space="0" w:color="auto"/>
          </w:divBdr>
        </w:div>
        <w:div w:id="904727079">
          <w:marLeft w:val="640"/>
          <w:marRight w:val="0"/>
          <w:marTop w:val="0"/>
          <w:marBottom w:val="0"/>
          <w:divBdr>
            <w:top w:val="none" w:sz="0" w:space="0" w:color="auto"/>
            <w:left w:val="none" w:sz="0" w:space="0" w:color="auto"/>
            <w:bottom w:val="none" w:sz="0" w:space="0" w:color="auto"/>
            <w:right w:val="none" w:sz="0" w:space="0" w:color="auto"/>
          </w:divBdr>
        </w:div>
        <w:div w:id="791437557">
          <w:marLeft w:val="640"/>
          <w:marRight w:val="0"/>
          <w:marTop w:val="0"/>
          <w:marBottom w:val="0"/>
          <w:divBdr>
            <w:top w:val="none" w:sz="0" w:space="0" w:color="auto"/>
            <w:left w:val="none" w:sz="0" w:space="0" w:color="auto"/>
            <w:bottom w:val="none" w:sz="0" w:space="0" w:color="auto"/>
            <w:right w:val="none" w:sz="0" w:space="0" w:color="auto"/>
          </w:divBdr>
        </w:div>
        <w:div w:id="839388506">
          <w:marLeft w:val="640"/>
          <w:marRight w:val="0"/>
          <w:marTop w:val="0"/>
          <w:marBottom w:val="0"/>
          <w:divBdr>
            <w:top w:val="none" w:sz="0" w:space="0" w:color="auto"/>
            <w:left w:val="none" w:sz="0" w:space="0" w:color="auto"/>
            <w:bottom w:val="none" w:sz="0" w:space="0" w:color="auto"/>
            <w:right w:val="none" w:sz="0" w:space="0" w:color="auto"/>
          </w:divBdr>
        </w:div>
        <w:div w:id="1074158380">
          <w:marLeft w:val="640"/>
          <w:marRight w:val="0"/>
          <w:marTop w:val="0"/>
          <w:marBottom w:val="0"/>
          <w:divBdr>
            <w:top w:val="none" w:sz="0" w:space="0" w:color="auto"/>
            <w:left w:val="none" w:sz="0" w:space="0" w:color="auto"/>
            <w:bottom w:val="none" w:sz="0" w:space="0" w:color="auto"/>
            <w:right w:val="none" w:sz="0" w:space="0" w:color="auto"/>
          </w:divBdr>
        </w:div>
        <w:div w:id="324208086">
          <w:marLeft w:val="640"/>
          <w:marRight w:val="0"/>
          <w:marTop w:val="0"/>
          <w:marBottom w:val="0"/>
          <w:divBdr>
            <w:top w:val="none" w:sz="0" w:space="0" w:color="auto"/>
            <w:left w:val="none" w:sz="0" w:space="0" w:color="auto"/>
            <w:bottom w:val="none" w:sz="0" w:space="0" w:color="auto"/>
            <w:right w:val="none" w:sz="0" w:space="0" w:color="auto"/>
          </w:divBdr>
        </w:div>
        <w:div w:id="1523544753">
          <w:marLeft w:val="640"/>
          <w:marRight w:val="0"/>
          <w:marTop w:val="0"/>
          <w:marBottom w:val="0"/>
          <w:divBdr>
            <w:top w:val="none" w:sz="0" w:space="0" w:color="auto"/>
            <w:left w:val="none" w:sz="0" w:space="0" w:color="auto"/>
            <w:bottom w:val="none" w:sz="0" w:space="0" w:color="auto"/>
            <w:right w:val="none" w:sz="0" w:space="0" w:color="auto"/>
          </w:divBdr>
        </w:div>
        <w:div w:id="651183655">
          <w:marLeft w:val="640"/>
          <w:marRight w:val="0"/>
          <w:marTop w:val="0"/>
          <w:marBottom w:val="0"/>
          <w:divBdr>
            <w:top w:val="none" w:sz="0" w:space="0" w:color="auto"/>
            <w:left w:val="none" w:sz="0" w:space="0" w:color="auto"/>
            <w:bottom w:val="none" w:sz="0" w:space="0" w:color="auto"/>
            <w:right w:val="none" w:sz="0" w:space="0" w:color="auto"/>
          </w:divBdr>
        </w:div>
        <w:div w:id="870920184">
          <w:marLeft w:val="640"/>
          <w:marRight w:val="0"/>
          <w:marTop w:val="0"/>
          <w:marBottom w:val="0"/>
          <w:divBdr>
            <w:top w:val="none" w:sz="0" w:space="0" w:color="auto"/>
            <w:left w:val="none" w:sz="0" w:space="0" w:color="auto"/>
            <w:bottom w:val="none" w:sz="0" w:space="0" w:color="auto"/>
            <w:right w:val="none" w:sz="0" w:space="0" w:color="auto"/>
          </w:divBdr>
        </w:div>
        <w:div w:id="1428891983">
          <w:marLeft w:val="640"/>
          <w:marRight w:val="0"/>
          <w:marTop w:val="0"/>
          <w:marBottom w:val="0"/>
          <w:divBdr>
            <w:top w:val="none" w:sz="0" w:space="0" w:color="auto"/>
            <w:left w:val="none" w:sz="0" w:space="0" w:color="auto"/>
            <w:bottom w:val="none" w:sz="0" w:space="0" w:color="auto"/>
            <w:right w:val="none" w:sz="0" w:space="0" w:color="auto"/>
          </w:divBdr>
        </w:div>
        <w:div w:id="300965631">
          <w:marLeft w:val="640"/>
          <w:marRight w:val="0"/>
          <w:marTop w:val="0"/>
          <w:marBottom w:val="0"/>
          <w:divBdr>
            <w:top w:val="none" w:sz="0" w:space="0" w:color="auto"/>
            <w:left w:val="none" w:sz="0" w:space="0" w:color="auto"/>
            <w:bottom w:val="none" w:sz="0" w:space="0" w:color="auto"/>
            <w:right w:val="none" w:sz="0" w:space="0" w:color="auto"/>
          </w:divBdr>
        </w:div>
        <w:div w:id="1326976310">
          <w:marLeft w:val="640"/>
          <w:marRight w:val="0"/>
          <w:marTop w:val="0"/>
          <w:marBottom w:val="0"/>
          <w:divBdr>
            <w:top w:val="none" w:sz="0" w:space="0" w:color="auto"/>
            <w:left w:val="none" w:sz="0" w:space="0" w:color="auto"/>
            <w:bottom w:val="none" w:sz="0" w:space="0" w:color="auto"/>
            <w:right w:val="none" w:sz="0" w:space="0" w:color="auto"/>
          </w:divBdr>
        </w:div>
        <w:div w:id="1657689772">
          <w:marLeft w:val="640"/>
          <w:marRight w:val="0"/>
          <w:marTop w:val="0"/>
          <w:marBottom w:val="0"/>
          <w:divBdr>
            <w:top w:val="none" w:sz="0" w:space="0" w:color="auto"/>
            <w:left w:val="none" w:sz="0" w:space="0" w:color="auto"/>
            <w:bottom w:val="none" w:sz="0" w:space="0" w:color="auto"/>
            <w:right w:val="none" w:sz="0" w:space="0" w:color="auto"/>
          </w:divBdr>
        </w:div>
        <w:div w:id="144472813">
          <w:marLeft w:val="640"/>
          <w:marRight w:val="0"/>
          <w:marTop w:val="0"/>
          <w:marBottom w:val="0"/>
          <w:divBdr>
            <w:top w:val="none" w:sz="0" w:space="0" w:color="auto"/>
            <w:left w:val="none" w:sz="0" w:space="0" w:color="auto"/>
            <w:bottom w:val="none" w:sz="0" w:space="0" w:color="auto"/>
            <w:right w:val="none" w:sz="0" w:space="0" w:color="auto"/>
          </w:divBdr>
        </w:div>
      </w:divsChild>
    </w:div>
    <w:div w:id="1551916043">
      <w:marLeft w:val="480"/>
      <w:marRight w:val="0"/>
      <w:marTop w:val="0"/>
      <w:marBottom w:val="0"/>
      <w:divBdr>
        <w:top w:val="none" w:sz="0" w:space="0" w:color="auto"/>
        <w:left w:val="none" w:sz="0" w:space="0" w:color="auto"/>
        <w:bottom w:val="none" w:sz="0" w:space="0" w:color="auto"/>
        <w:right w:val="none" w:sz="0" w:space="0" w:color="auto"/>
      </w:divBdr>
    </w:div>
    <w:div w:id="1551923014">
      <w:marLeft w:val="640"/>
      <w:marRight w:val="0"/>
      <w:marTop w:val="0"/>
      <w:marBottom w:val="0"/>
      <w:divBdr>
        <w:top w:val="none" w:sz="0" w:space="0" w:color="auto"/>
        <w:left w:val="none" w:sz="0" w:space="0" w:color="auto"/>
        <w:bottom w:val="none" w:sz="0" w:space="0" w:color="auto"/>
        <w:right w:val="none" w:sz="0" w:space="0" w:color="auto"/>
      </w:divBdr>
    </w:div>
    <w:div w:id="1552570378">
      <w:marLeft w:val="480"/>
      <w:marRight w:val="0"/>
      <w:marTop w:val="0"/>
      <w:marBottom w:val="0"/>
      <w:divBdr>
        <w:top w:val="none" w:sz="0" w:space="0" w:color="auto"/>
        <w:left w:val="none" w:sz="0" w:space="0" w:color="auto"/>
        <w:bottom w:val="none" w:sz="0" w:space="0" w:color="auto"/>
        <w:right w:val="none" w:sz="0" w:space="0" w:color="auto"/>
      </w:divBdr>
    </w:div>
    <w:div w:id="1555854563">
      <w:bodyDiv w:val="1"/>
      <w:marLeft w:val="0"/>
      <w:marRight w:val="0"/>
      <w:marTop w:val="0"/>
      <w:marBottom w:val="0"/>
      <w:divBdr>
        <w:top w:val="none" w:sz="0" w:space="0" w:color="auto"/>
        <w:left w:val="none" w:sz="0" w:space="0" w:color="auto"/>
        <w:bottom w:val="none" w:sz="0" w:space="0" w:color="auto"/>
        <w:right w:val="none" w:sz="0" w:space="0" w:color="auto"/>
      </w:divBdr>
    </w:div>
    <w:div w:id="1556232391">
      <w:bodyDiv w:val="1"/>
      <w:marLeft w:val="0"/>
      <w:marRight w:val="0"/>
      <w:marTop w:val="0"/>
      <w:marBottom w:val="0"/>
      <w:divBdr>
        <w:top w:val="none" w:sz="0" w:space="0" w:color="auto"/>
        <w:left w:val="none" w:sz="0" w:space="0" w:color="auto"/>
        <w:bottom w:val="none" w:sz="0" w:space="0" w:color="auto"/>
        <w:right w:val="none" w:sz="0" w:space="0" w:color="auto"/>
      </w:divBdr>
    </w:div>
    <w:div w:id="1556502420">
      <w:marLeft w:val="640"/>
      <w:marRight w:val="0"/>
      <w:marTop w:val="0"/>
      <w:marBottom w:val="0"/>
      <w:divBdr>
        <w:top w:val="none" w:sz="0" w:space="0" w:color="auto"/>
        <w:left w:val="none" w:sz="0" w:space="0" w:color="auto"/>
        <w:bottom w:val="none" w:sz="0" w:space="0" w:color="auto"/>
        <w:right w:val="none" w:sz="0" w:space="0" w:color="auto"/>
      </w:divBdr>
    </w:div>
    <w:div w:id="1556813352">
      <w:marLeft w:val="480"/>
      <w:marRight w:val="0"/>
      <w:marTop w:val="0"/>
      <w:marBottom w:val="0"/>
      <w:divBdr>
        <w:top w:val="none" w:sz="0" w:space="0" w:color="auto"/>
        <w:left w:val="none" w:sz="0" w:space="0" w:color="auto"/>
        <w:bottom w:val="none" w:sz="0" w:space="0" w:color="auto"/>
        <w:right w:val="none" w:sz="0" w:space="0" w:color="auto"/>
      </w:divBdr>
    </w:div>
    <w:div w:id="1556967157">
      <w:marLeft w:val="480"/>
      <w:marRight w:val="0"/>
      <w:marTop w:val="0"/>
      <w:marBottom w:val="0"/>
      <w:divBdr>
        <w:top w:val="none" w:sz="0" w:space="0" w:color="auto"/>
        <w:left w:val="none" w:sz="0" w:space="0" w:color="auto"/>
        <w:bottom w:val="none" w:sz="0" w:space="0" w:color="auto"/>
        <w:right w:val="none" w:sz="0" w:space="0" w:color="auto"/>
      </w:divBdr>
    </w:div>
    <w:div w:id="1557010773">
      <w:bodyDiv w:val="1"/>
      <w:marLeft w:val="0"/>
      <w:marRight w:val="0"/>
      <w:marTop w:val="0"/>
      <w:marBottom w:val="0"/>
      <w:divBdr>
        <w:top w:val="none" w:sz="0" w:space="0" w:color="auto"/>
        <w:left w:val="none" w:sz="0" w:space="0" w:color="auto"/>
        <w:bottom w:val="none" w:sz="0" w:space="0" w:color="auto"/>
        <w:right w:val="none" w:sz="0" w:space="0" w:color="auto"/>
      </w:divBdr>
    </w:div>
    <w:div w:id="1557668684">
      <w:marLeft w:val="480"/>
      <w:marRight w:val="0"/>
      <w:marTop w:val="0"/>
      <w:marBottom w:val="0"/>
      <w:divBdr>
        <w:top w:val="none" w:sz="0" w:space="0" w:color="auto"/>
        <w:left w:val="none" w:sz="0" w:space="0" w:color="auto"/>
        <w:bottom w:val="none" w:sz="0" w:space="0" w:color="auto"/>
        <w:right w:val="none" w:sz="0" w:space="0" w:color="auto"/>
      </w:divBdr>
    </w:div>
    <w:div w:id="1558081664">
      <w:bodyDiv w:val="1"/>
      <w:marLeft w:val="0"/>
      <w:marRight w:val="0"/>
      <w:marTop w:val="0"/>
      <w:marBottom w:val="0"/>
      <w:divBdr>
        <w:top w:val="none" w:sz="0" w:space="0" w:color="auto"/>
        <w:left w:val="none" w:sz="0" w:space="0" w:color="auto"/>
        <w:bottom w:val="none" w:sz="0" w:space="0" w:color="auto"/>
        <w:right w:val="none" w:sz="0" w:space="0" w:color="auto"/>
      </w:divBdr>
    </w:div>
    <w:div w:id="1558785818">
      <w:marLeft w:val="480"/>
      <w:marRight w:val="0"/>
      <w:marTop w:val="0"/>
      <w:marBottom w:val="0"/>
      <w:divBdr>
        <w:top w:val="none" w:sz="0" w:space="0" w:color="auto"/>
        <w:left w:val="none" w:sz="0" w:space="0" w:color="auto"/>
        <w:bottom w:val="none" w:sz="0" w:space="0" w:color="auto"/>
        <w:right w:val="none" w:sz="0" w:space="0" w:color="auto"/>
      </w:divBdr>
    </w:div>
    <w:div w:id="1559899572">
      <w:bodyDiv w:val="1"/>
      <w:marLeft w:val="0"/>
      <w:marRight w:val="0"/>
      <w:marTop w:val="0"/>
      <w:marBottom w:val="0"/>
      <w:divBdr>
        <w:top w:val="none" w:sz="0" w:space="0" w:color="auto"/>
        <w:left w:val="none" w:sz="0" w:space="0" w:color="auto"/>
        <w:bottom w:val="none" w:sz="0" w:space="0" w:color="auto"/>
        <w:right w:val="none" w:sz="0" w:space="0" w:color="auto"/>
      </w:divBdr>
    </w:div>
    <w:div w:id="1561013771">
      <w:bodyDiv w:val="1"/>
      <w:marLeft w:val="0"/>
      <w:marRight w:val="0"/>
      <w:marTop w:val="0"/>
      <w:marBottom w:val="0"/>
      <w:divBdr>
        <w:top w:val="none" w:sz="0" w:space="0" w:color="auto"/>
        <w:left w:val="none" w:sz="0" w:space="0" w:color="auto"/>
        <w:bottom w:val="none" w:sz="0" w:space="0" w:color="auto"/>
        <w:right w:val="none" w:sz="0" w:space="0" w:color="auto"/>
      </w:divBdr>
      <w:divsChild>
        <w:div w:id="1354453853">
          <w:marLeft w:val="640"/>
          <w:marRight w:val="0"/>
          <w:marTop w:val="0"/>
          <w:marBottom w:val="0"/>
          <w:divBdr>
            <w:top w:val="none" w:sz="0" w:space="0" w:color="auto"/>
            <w:left w:val="none" w:sz="0" w:space="0" w:color="auto"/>
            <w:bottom w:val="none" w:sz="0" w:space="0" w:color="auto"/>
            <w:right w:val="none" w:sz="0" w:space="0" w:color="auto"/>
          </w:divBdr>
        </w:div>
        <w:div w:id="1348020526">
          <w:marLeft w:val="640"/>
          <w:marRight w:val="0"/>
          <w:marTop w:val="0"/>
          <w:marBottom w:val="0"/>
          <w:divBdr>
            <w:top w:val="none" w:sz="0" w:space="0" w:color="auto"/>
            <w:left w:val="none" w:sz="0" w:space="0" w:color="auto"/>
            <w:bottom w:val="none" w:sz="0" w:space="0" w:color="auto"/>
            <w:right w:val="none" w:sz="0" w:space="0" w:color="auto"/>
          </w:divBdr>
        </w:div>
        <w:div w:id="627517686">
          <w:marLeft w:val="640"/>
          <w:marRight w:val="0"/>
          <w:marTop w:val="0"/>
          <w:marBottom w:val="0"/>
          <w:divBdr>
            <w:top w:val="none" w:sz="0" w:space="0" w:color="auto"/>
            <w:left w:val="none" w:sz="0" w:space="0" w:color="auto"/>
            <w:bottom w:val="none" w:sz="0" w:space="0" w:color="auto"/>
            <w:right w:val="none" w:sz="0" w:space="0" w:color="auto"/>
          </w:divBdr>
        </w:div>
        <w:div w:id="28577885">
          <w:marLeft w:val="640"/>
          <w:marRight w:val="0"/>
          <w:marTop w:val="0"/>
          <w:marBottom w:val="0"/>
          <w:divBdr>
            <w:top w:val="none" w:sz="0" w:space="0" w:color="auto"/>
            <w:left w:val="none" w:sz="0" w:space="0" w:color="auto"/>
            <w:bottom w:val="none" w:sz="0" w:space="0" w:color="auto"/>
            <w:right w:val="none" w:sz="0" w:space="0" w:color="auto"/>
          </w:divBdr>
        </w:div>
        <w:div w:id="402336446">
          <w:marLeft w:val="640"/>
          <w:marRight w:val="0"/>
          <w:marTop w:val="0"/>
          <w:marBottom w:val="0"/>
          <w:divBdr>
            <w:top w:val="none" w:sz="0" w:space="0" w:color="auto"/>
            <w:left w:val="none" w:sz="0" w:space="0" w:color="auto"/>
            <w:bottom w:val="none" w:sz="0" w:space="0" w:color="auto"/>
            <w:right w:val="none" w:sz="0" w:space="0" w:color="auto"/>
          </w:divBdr>
        </w:div>
        <w:div w:id="1291479649">
          <w:marLeft w:val="640"/>
          <w:marRight w:val="0"/>
          <w:marTop w:val="0"/>
          <w:marBottom w:val="0"/>
          <w:divBdr>
            <w:top w:val="none" w:sz="0" w:space="0" w:color="auto"/>
            <w:left w:val="none" w:sz="0" w:space="0" w:color="auto"/>
            <w:bottom w:val="none" w:sz="0" w:space="0" w:color="auto"/>
            <w:right w:val="none" w:sz="0" w:space="0" w:color="auto"/>
          </w:divBdr>
        </w:div>
        <w:div w:id="1513760790">
          <w:marLeft w:val="640"/>
          <w:marRight w:val="0"/>
          <w:marTop w:val="0"/>
          <w:marBottom w:val="0"/>
          <w:divBdr>
            <w:top w:val="none" w:sz="0" w:space="0" w:color="auto"/>
            <w:left w:val="none" w:sz="0" w:space="0" w:color="auto"/>
            <w:bottom w:val="none" w:sz="0" w:space="0" w:color="auto"/>
            <w:right w:val="none" w:sz="0" w:space="0" w:color="auto"/>
          </w:divBdr>
        </w:div>
        <w:div w:id="156652379">
          <w:marLeft w:val="640"/>
          <w:marRight w:val="0"/>
          <w:marTop w:val="0"/>
          <w:marBottom w:val="0"/>
          <w:divBdr>
            <w:top w:val="none" w:sz="0" w:space="0" w:color="auto"/>
            <w:left w:val="none" w:sz="0" w:space="0" w:color="auto"/>
            <w:bottom w:val="none" w:sz="0" w:space="0" w:color="auto"/>
            <w:right w:val="none" w:sz="0" w:space="0" w:color="auto"/>
          </w:divBdr>
        </w:div>
        <w:div w:id="73209630">
          <w:marLeft w:val="640"/>
          <w:marRight w:val="0"/>
          <w:marTop w:val="0"/>
          <w:marBottom w:val="0"/>
          <w:divBdr>
            <w:top w:val="none" w:sz="0" w:space="0" w:color="auto"/>
            <w:left w:val="none" w:sz="0" w:space="0" w:color="auto"/>
            <w:bottom w:val="none" w:sz="0" w:space="0" w:color="auto"/>
            <w:right w:val="none" w:sz="0" w:space="0" w:color="auto"/>
          </w:divBdr>
        </w:div>
        <w:div w:id="1129124562">
          <w:marLeft w:val="640"/>
          <w:marRight w:val="0"/>
          <w:marTop w:val="0"/>
          <w:marBottom w:val="0"/>
          <w:divBdr>
            <w:top w:val="none" w:sz="0" w:space="0" w:color="auto"/>
            <w:left w:val="none" w:sz="0" w:space="0" w:color="auto"/>
            <w:bottom w:val="none" w:sz="0" w:space="0" w:color="auto"/>
            <w:right w:val="none" w:sz="0" w:space="0" w:color="auto"/>
          </w:divBdr>
        </w:div>
        <w:div w:id="661734231">
          <w:marLeft w:val="640"/>
          <w:marRight w:val="0"/>
          <w:marTop w:val="0"/>
          <w:marBottom w:val="0"/>
          <w:divBdr>
            <w:top w:val="none" w:sz="0" w:space="0" w:color="auto"/>
            <w:left w:val="none" w:sz="0" w:space="0" w:color="auto"/>
            <w:bottom w:val="none" w:sz="0" w:space="0" w:color="auto"/>
            <w:right w:val="none" w:sz="0" w:space="0" w:color="auto"/>
          </w:divBdr>
        </w:div>
        <w:div w:id="1884056986">
          <w:marLeft w:val="640"/>
          <w:marRight w:val="0"/>
          <w:marTop w:val="0"/>
          <w:marBottom w:val="0"/>
          <w:divBdr>
            <w:top w:val="none" w:sz="0" w:space="0" w:color="auto"/>
            <w:left w:val="none" w:sz="0" w:space="0" w:color="auto"/>
            <w:bottom w:val="none" w:sz="0" w:space="0" w:color="auto"/>
            <w:right w:val="none" w:sz="0" w:space="0" w:color="auto"/>
          </w:divBdr>
        </w:div>
        <w:div w:id="307057743">
          <w:marLeft w:val="640"/>
          <w:marRight w:val="0"/>
          <w:marTop w:val="0"/>
          <w:marBottom w:val="0"/>
          <w:divBdr>
            <w:top w:val="none" w:sz="0" w:space="0" w:color="auto"/>
            <w:left w:val="none" w:sz="0" w:space="0" w:color="auto"/>
            <w:bottom w:val="none" w:sz="0" w:space="0" w:color="auto"/>
            <w:right w:val="none" w:sz="0" w:space="0" w:color="auto"/>
          </w:divBdr>
        </w:div>
        <w:div w:id="1077439355">
          <w:marLeft w:val="640"/>
          <w:marRight w:val="0"/>
          <w:marTop w:val="0"/>
          <w:marBottom w:val="0"/>
          <w:divBdr>
            <w:top w:val="none" w:sz="0" w:space="0" w:color="auto"/>
            <w:left w:val="none" w:sz="0" w:space="0" w:color="auto"/>
            <w:bottom w:val="none" w:sz="0" w:space="0" w:color="auto"/>
            <w:right w:val="none" w:sz="0" w:space="0" w:color="auto"/>
          </w:divBdr>
        </w:div>
        <w:div w:id="858392734">
          <w:marLeft w:val="640"/>
          <w:marRight w:val="0"/>
          <w:marTop w:val="0"/>
          <w:marBottom w:val="0"/>
          <w:divBdr>
            <w:top w:val="none" w:sz="0" w:space="0" w:color="auto"/>
            <w:left w:val="none" w:sz="0" w:space="0" w:color="auto"/>
            <w:bottom w:val="none" w:sz="0" w:space="0" w:color="auto"/>
            <w:right w:val="none" w:sz="0" w:space="0" w:color="auto"/>
          </w:divBdr>
        </w:div>
        <w:div w:id="1810437780">
          <w:marLeft w:val="640"/>
          <w:marRight w:val="0"/>
          <w:marTop w:val="0"/>
          <w:marBottom w:val="0"/>
          <w:divBdr>
            <w:top w:val="none" w:sz="0" w:space="0" w:color="auto"/>
            <w:left w:val="none" w:sz="0" w:space="0" w:color="auto"/>
            <w:bottom w:val="none" w:sz="0" w:space="0" w:color="auto"/>
            <w:right w:val="none" w:sz="0" w:space="0" w:color="auto"/>
          </w:divBdr>
        </w:div>
        <w:div w:id="489172712">
          <w:marLeft w:val="640"/>
          <w:marRight w:val="0"/>
          <w:marTop w:val="0"/>
          <w:marBottom w:val="0"/>
          <w:divBdr>
            <w:top w:val="none" w:sz="0" w:space="0" w:color="auto"/>
            <w:left w:val="none" w:sz="0" w:space="0" w:color="auto"/>
            <w:bottom w:val="none" w:sz="0" w:space="0" w:color="auto"/>
            <w:right w:val="none" w:sz="0" w:space="0" w:color="auto"/>
          </w:divBdr>
        </w:div>
        <w:div w:id="236090824">
          <w:marLeft w:val="640"/>
          <w:marRight w:val="0"/>
          <w:marTop w:val="0"/>
          <w:marBottom w:val="0"/>
          <w:divBdr>
            <w:top w:val="none" w:sz="0" w:space="0" w:color="auto"/>
            <w:left w:val="none" w:sz="0" w:space="0" w:color="auto"/>
            <w:bottom w:val="none" w:sz="0" w:space="0" w:color="auto"/>
            <w:right w:val="none" w:sz="0" w:space="0" w:color="auto"/>
          </w:divBdr>
        </w:div>
        <w:div w:id="888340558">
          <w:marLeft w:val="640"/>
          <w:marRight w:val="0"/>
          <w:marTop w:val="0"/>
          <w:marBottom w:val="0"/>
          <w:divBdr>
            <w:top w:val="none" w:sz="0" w:space="0" w:color="auto"/>
            <w:left w:val="none" w:sz="0" w:space="0" w:color="auto"/>
            <w:bottom w:val="none" w:sz="0" w:space="0" w:color="auto"/>
            <w:right w:val="none" w:sz="0" w:space="0" w:color="auto"/>
          </w:divBdr>
        </w:div>
        <w:div w:id="1798255319">
          <w:marLeft w:val="640"/>
          <w:marRight w:val="0"/>
          <w:marTop w:val="0"/>
          <w:marBottom w:val="0"/>
          <w:divBdr>
            <w:top w:val="none" w:sz="0" w:space="0" w:color="auto"/>
            <w:left w:val="none" w:sz="0" w:space="0" w:color="auto"/>
            <w:bottom w:val="none" w:sz="0" w:space="0" w:color="auto"/>
            <w:right w:val="none" w:sz="0" w:space="0" w:color="auto"/>
          </w:divBdr>
        </w:div>
        <w:div w:id="2068257951">
          <w:marLeft w:val="640"/>
          <w:marRight w:val="0"/>
          <w:marTop w:val="0"/>
          <w:marBottom w:val="0"/>
          <w:divBdr>
            <w:top w:val="none" w:sz="0" w:space="0" w:color="auto"/>
            <w:left w:val="none" w:sz="0" w:space="0" w:color="auto"/>
            <w:bottom w:val="none" w:sz="0" w:space="0" w:color="auto"/>
            <w:right w:val="none" w:sz="0" w:space="0" w:color="auto"/>
          </w:divBdr>
        </w:div>
        <w:div w:id="536551326">
          <w:marLeft w:val="640"/>
          <w:marRight w:val="0"/>
          <w:marTop w:val="0"/>
          <w:marBottom w:val="0"/>
          <w:divBdr>
            <w:top w:val="none" w:sz="0" w:space="0" w:color="auto"/>
            <w:left w:val="none" w:sz="0" w:space="0" w:color="auto"/>
            <w:bottom w:val="none" w:sz="0" w:space="0" w:color="auto"/>
            <w:right w:val="none" w:sz="0" w:space="0" w:color="auto"/>
          </w:divBdr>
        </w:div>
        <w:div w:id="529414280">
          <w:marLeft w:val="640"/>
          <w:marRight w:val="0"/>
          <w:marTop w:val="0"/>
          <w:marBottom w:val="0"/>
          <w:divBdr>
            <w:top w:val="none" w:sz="0" w:space="0" w:color="auto"/>
            <w:left w:val="none" w:sz="0" w:space="0" w:color="auto"/>
            <w:bottom w:val="none" w:sz="0" w:space="0" w:color="auto"/>
            <w:right w:val="none" w:sz="0" w:space="0" w:color="auto"/>
          </w:divBdr>
        </w:div>
        <w:div w:id="1765304168">
          <w:marLeft w:val="640"/>
          <w:marRight w:val="0"/>
          <w:marTop w:val="0"/>
          <w:marBottom w:val="0"/>
          <w:divBdr>
            <w:top w:val="none" w:sz="0" w:space="0" w:color="auto"/>
            <w:left w:val="none" w:sz="0" w:space="0" w:color="auto"/>
            <w:bottom w:val="none" w:sz="0" w:space="0" w:color="auto"/>
            <w:right w:val="none" w:sz="0" w:space="0" w:color="auto"/>
          </w:divBdr>
        </w:div>
        <w:div w:id="1640720536">
          <w:marLeft w:val="640"/>
          <w:marRight w:val="0"/>
          <w:marTop w:val="0"/>
          <w:marBottom w:val="0"/>
          <w:divBdr>
            <w:top w:val="none" w:sz="0" w:space="0" w:color="auto"/>
            <w:left w:val="none" w:sz="0" w:space="0" w:color="auto"/>
            <w:bottom w:val="none" w:sz="0" w:space="0" w:color="auto"/>
            <w:right w:val="none" w:sz="0" w:space="0" w:color="auto"/>
          </w:divBdr>
        </w:div>
        <w:div w:id="434208164">
          <w:marLeft w:val="640"/>
          <w:marRight w:val="0"/>
          <w:marTop w:val="0"/>
          <w:marBottom w:val="0"/>
          <w:divBdr>
            <w:top w:val="none" w:sz="0" w:space="0" w:color="auto"/>
            <w:left w:val="none" w:sz="0" w:space="0" w:color="auto"/>
            <w:bottom w:val="none" w:sz="0" w:space="0" w:color="auto"/>
            <w:right w:val="none" w:sz="0" w:space="0" w:color="auto"/>
          </w:divBdr>
        </w:div>
        <w:div w:id="2078896113">
          <w:marLeft w:val="640"/>
          <w:marRight w:val="0"/>
          <w:marTop w:val="0"/>
          <w:marBottom w:val="0"/>
          <w:divBdr>
            <w:top w:val="none" w:sz="0" w:space="0" w:color="auto"/>
            <w:left w:val="none" w:sz="0" w:space="0" w:color="auto"/>
            <w:bottom w:val="none" w:sz="0" w:space="0" w:color="auto"/>
            <w:right w:val="none" w:sz="0" w:space="0" w:color="auto"/>
          </w:divBdr>
        </w:div>
        <w:div w:id="1851677521">
          <w:marLeft w:val="640"/>
          <w:marRight w:val="0"/>
          <w:marTop w:val="0"/>
          <w:marBottom w:val="0"/>
          <w:divBdr>
            <w:top w:val="none" w:sz="0" w:space="0" w:color="auto"/>
            <w:left w:val="none" w:sz="0" w:space="0" w:color="auto"/>
            <w:bottom w:val="none" w:sz="0" w:space="0" w:color="auto"/>
            <w:right w:val="none" w:sz="0" w:space="0" w:color="auto"/>
          </w:divBdr>
        </w:div>
        <w:div w:id="698244197">
          <w:marLeft w:val="640"/>
          <w:marRight w:val="0"/>
          <w:marTop w:val="0"/>
          <w:marBottom w:val="0"/>
          <w:divBdr>
            <w:top w:val="none" w:sz="0" w:space="0" w:color="auto"/>
            <w:left w:val="none" w:sz="0" w:space="0" w:color="auto"/>
            <w:bottom w:val="none" w:sz="0" w:space="0" w:color="auto"/>
            <w:right w:val="none" w:sz="0" w:space="0" w:color="auto"/>
          </w:divBdr>
        </w:div>
        <w:div w:id="939222221">
          <w:marLeft w:val="640"/>
          <w:marRight w:val="0"/>
          <w:marTop w:val="0"/>
          <w:marBottom w:val="0"/>
          <w:divBdr>
            <w:top w:val="none" w:sz="0" w:space="0" w:color="auto"/>
            <w:left w:val="none" w:sz="0" w:space="0" w:color="auto"/>
            <w:bottom w:val="none" w:sz="0" w:space="0" w:color="auto"/>
            <w:right w:val="none" w:sz="0" w:space="0" w:color="auto"/>
          </w:divBdr>
        </w:div>
        <w:div w:id="1476794558">
          <w:marLeft w:val="640"/>
          <w:marRight w:val="0"/>
          <w:marTop w:val="0"/>
          <w:marBottom w:val="0"/>
          <w:divBdr>
            <w:top w:val="none" w:sz="0" w:space="0" w:color="auto"/>
            <w:left w:val="none" w:sz="0" w:space="0" w:color="auto"/>
            <w:bottom w:val="none" w:sz="0" w:space="0" w:color="auto"/>
            <w:right w:val="none" w:sz="0" w:space="0" w:color="auto"/>
          </w:divBdr>
        </w:div>
        <w:div w:id="420611353">
          <w:marLeft w:val="640"/>
          <w:marRight w:val="0"/>
          <w:marTop w:val="0"/>
          <w:marBottom w:val="0"/>
          <w:divBdr>
            <w:top w:val="none" w:sz="0" w:space="0" w:color="auto"/>
            <w:left w:val="none" w:sz="0" w:space="0" w:color="auto"/>
            <w:bottom w:val="none" w:sz="0" w:space="0" w:color="auto"/>
            <w:right w:val="none" w:sz="0" w:space="0" w:color="auto"/>
          </w:divBdr>
        </w:div>
        <w:div w:id="523398979">
          <w:marLeft w:val="640"/>
          <w:marRight w:val="0"/>
          <w:marTop w:val="0"/>
          <w:marBottom w:val="0"/>
          <w:divBdr>
            <w:top w:val="none" w:sz="0" w:space="0" w:color="auto"/>
            <w:left w:val="none" w:sz="0" w:space="0" w:color="auto"/>
            <w:bottom w:val="none" w:sz="0" w:space="0" w:color="auto"/>
            <w:right w:val="none" w:sz="0" w:space="0" w:color="auto"/>
          </w:divBdr>
        </w:div>
        <w:div w:id="1927302938">
          <w:marLeft w:val="640"/>
          <w:marRight w:val="0"/>
          <w:marTop w:val="0"/>
          <w:marBottom w:val="0"/>
          <w:divBdr>
            <w:top w:val="none" w:sz="0" w:space="0" w:color="auto"/>
            <w:left w:val="none" w:sz="0" w:space="0" w:color="auto"/>
            <w:bottom w:val="none" w:sz="0" w:space="0" w:color="auto"/>
            <w:right w:val="none" w:sz="0" w:space="0" w:color="auto"/>
          </w:divBdr>
        </w:div>
        <w:div w:id="393355207">
          <w:marLeft w:val="640"/>
          <w:marRight w:val="0"/>
          <w:marTop w:val="0"/>
          <w:marBottom w:val="0"/>
          <w:divBdr>
            <w:top w:val="none" w:sz="0" w:space="0" w:color="auto"/>
            <w:left w:val="none" w:sz="0" w:space="0" w:color="auto"/>
            <w:bottom w:val="none" w:sz="0" w:space="0" w:color="auto"/>
            <w:right w:val="none" w:sz="0" w:space="0" w:color="auto"/>
          </w:divBdr>
        </w:div>
        <w:div w:id="7028413">
          <w:marLeft w:val="640"/>
          <w:marRight w:val="0"/>
          <w:marTop w:val="0"/>
          <w:marBottom w:val="0"/>
          <w:divBdr>
            <w:top w:val="none" w:sz="0" w:space="0" w:color="auto"/>
            <w:left w:val="none" w:sz="0" w:space="0" w:color="auto"/>
            <w:bottom w:val="none" w:sz="0" w:space="0" w:color="auto"/>
            <w:right w:val="none" w:sz="0" w:space="0" w:color="auto"/>
          </w:divBdr>
        </w:div>
        <w:div w:id="232931308">
          <w:marLeft w:val="640"/>
          <w:marRight w:val="0"/>
          <w:marTop w:val="0"/>
          <w:marBottom w:val="0"/>
          <w:divBdr>
            <w:top w:val="none" w:sz="0" w:space="0" w:color="auto"/>
            <w:left w:val="none" w:sz="0" w:space="0" w:color="auto"/>
            <w:bottom w:val="none" w:sz="0" w:space="0" w:color="auto"/>
            <w:right w:val="none" w:sz="0" w:space="0" w:color="auto"/>
          </w:divBdr>
        </w:div>
        <w:div w:id="1169640576">
          <w:marLeft w:val="640"/>
          <w:marRight w:val="0"/>
          <w:marTop w:val="0"/>
          <w:marBottom w:val="0"/>
          <w:divBdr>
            <w:top w:val="none" w:sz="0" w:space="0" w:color="auto"/>
            <w:left w:val="none" w:sz="0" w:space="0" w:color="auto"/>
            <w:bottom w:val="none" w:sz="0" w:space="0" w:color="auto"/>
            <w:right w:val="none" w:sz="0" w:space="0" w:color="auto"/>
          </w:divBdr>
        </w:div>
        <w:div w:id="547760362">
          <w:marLeft w:val="640"/>
          <w:marRight w:val="0"/>
          <w:marTop w:val="0"/>
          <w:marBottom w:val="0"/>
          <w:divBdr>
            <w:top w:val="none" w:sz="0" w:space="0" w:color="auto"/>
            <w:left w:val="none" w:sz="0" w:space="0" w:color="auto"/>
            <w:bottom w:val="none" w:sz="0" w:space="0" w:color="auto"/>
            <w:right w:val="none" w:sz="0" w:space="0" w:color="auto"/>
          </w:divBdr>
        </w:div>
        <w:div w:id="1750150895">
          <w:marLeft w:val="640"/>
          <w:marRight w:val="0"/>
          <w:marTop w:val="0"/>
          <w:marBottom w:val="0"/>
          <w:divBdr>
            <w:top w:val="none" w:sz="0" w:space="0" w:color="auto"/>
            <w:left w:val="none" w:sz="0" w:space="0" w:color="auto"/>
            <w:bottom w:val="none" w:sz="0" w:space="0" w:color="auto"/>
            <w:right w:val="none" w:sz="0" w:space="0" w:color="auto"/>
          </w:divBdr>
        </w:div>
        <w:div w:id="1079523613">
          <w:marLeft w:val="640"/>
          <w:marRight w:val="0"/>
          <w:marTop w:val="0"/>
          <w:marBottom w:val="0"/>
          <w:divBdr>
            <w:top w:val="none" w:sz="0" w:space="0" w:color="auto"/>
            <w:left w:val="none" w:sz="0" w:space="0" w:color="auto"/>
            <w:bottom w:val="none" w:sz="0" w:space="0" w:color="auto"/>
            <w:right w:val="none" w:sz="0" w:space="0" w:color="auto"/>
          </w:divBdr>
        </w:div>
        <w:div w:id="881870074">
          <w:marLeft w:val="640"/>
          <w:marRight w:val="0"/>
          <w:marTop w:val="0"/>
          <w:marBottom w:val="0"/>
          <w:divBdr>
            <w:top w:val="none" w:sz="0" w:space="0" w:color="auto"/>
            <w:left w:val="none" w:sz="0" w:space="0" w:color="auto"/>
            <w:bottom w:val="none" w:sz="0" w:space="0" w:color="auto"/>
            <w:right w:val="none" w:sz="0" w:space="0" w:color="auto"/>
          </w:divBdr>
        </w:div>
        <w:div w:id="1787967381">
          <w:marLeft w:val="640"/>
          <w:marRight w:val="0"/>
          <w:marTop w:val="0"/>
          <w:marBottom w:val="0"/>
          <w:divBdr>
            <w:top w:val="none" w:sz="0" w:space="0" w:color="auto"/>
            <w:left w:val="none" w:sz="0" w:space="0" w:color="auto"/>
            <w:bottom w:val="none" w:sz="0" w:space="0" w:color="auto"/>
            <w:right w:val="none" w:sz="0" w:space="0" w:color="auto"/>
          </w:divBdr>
        </w:div>
        <w:div w:id="1440175944">
          <w:marLeft w:val="640"/>
          <w:marRight w:val="0"/>
          <w:marTop w:val="0"/>
          <w:marBottom w:val="0"/>
          <w:divBdr>
            <w:top w:val="none" w:sz="0" w:space="0" w:color="auto"/>
            <w:left w:val="none" w:sz="0" w:space="0" w:color="auto"/>
            <w:bottom w:val="none" w:sz="0" w:space="0" w:color="auto"/>
            <w:right w:val="none" w:sz="0" w:space="0" w:color="auto"/>
          </w:divBdr>
        </w:div>
        <w:div w:id="698433353">
          <w:marLeft w:val="640"/>
          <w:marRight w:val="0"/>
          <w:marTop w:val="0"/>
          <w:marBottom w:val="0"/>
          <w:divBdr>
            <w:top w:val="none" w:sz="0" w:space="0" w:color="auto"/>
            <w:left w:val="none" w:sz="0" w:space="0" w:color="auto"/>
            <w:bottom w:val="none" w:sz="0" w:space="0" w:color="auto"/>
            <w:right w:val="none" w:sz="0" w:space="0" w:color="auto"/>
          </w:divBdr>
        </w:div>
        <w:div w:id="1740786475">
          <w:marLeft w:val="640"/>
          <w:marRight w:val="0"/>
          <w:marTop w:val="0"/>
          <w:marBottom w:val="0"/>
          <w:divBdr>
            <w:top w:val="none" w:sz="0" w:space="0" w:color="auto"/>
            <w:left w:val="none" w:sz="0" w:space="0" w:color="auto"/>
            <w:bottom w:val="none" w:sz="0" w:space="0" w:color="auto"/>
            <w:right w:val="none" w:sz="0" w:space="0" w:color="auto"/>
          </w:divBdr>
        </w:div>
        <w:div w:id="204483964">
          <w:marLeft w:val="640"/>
          <w:marRight w:val="0"/>
          <w:marTop w:val="0"/>
          <w:marBottom w:val="0"/>
          <w:divBdr>
            <w:top w:val="none" w:sz="0" w:space="0" w:color="auto"/>
            <w:left w:val="none" w:sz="0" w:space="0" w:color="auto"/>
            <w:bottom w:val="none" w:sz="0" w:space="0" w:color="auto"/>
            <w:right w:val="none" w:sz="0" w:space="0" w:color="auto"/>
          </w:divBdr>
        </w:div>
        <w:div w:id="1017463141">
          <w:marLeft w:val="640"/>
          <w:marRight w:val="0"/>
          <w:marTop w:val="0"/>
          <w:marBottom w:val="0"/>
          <w:divBdr>
            <w:top w:val="none" w:sz="0" w:space="0" w:color="auto"/>
            <w:left w:val="none" w:sz="0" w:space="0" w:color="auto"/>
            <w:bottom w:val="none" w:sz="0" w:space="0" w:color="auto"/>
            <w:right w:val="none" w:sz="0" w:space="0" w:color="auto"/>
          </w:divBdr>
        </w:div>
        <w:div w:id="659119492">
          <w:marLeft w:val="640"/>
          <w:marRight w:val="0"/>
          <w:marTop w:val="0"/>
          <w:marBottom w:val="0"/>
          <w:divBdr>
            <w:top w:val="none" w:sz="0" w:space="0" w:color="auto"/>
            <w:left w:val="none" w:sz="0" w:space="0" w:color="auto"/>
            <w:bottom w:val="none" w:sz="0" w:space="0" w:color="auto"/>
            <w:right w:val="none" w:sz="0" w:space="0" w:color="auto"/>
          </w:divBdr>
        </w:div>
        <w:div w:id="1419672329">
          <w:marLeft w:val="640"/>
          <w:marRight w:val="0"/>
          <w:marTop w:val="0"/>
          <w:marBottom w:val="0"/>
          <w:divBdr>
            <w:top w:val="none" w:sz="0" w:space="0" w:color="auto"/>
            <w:left w:val="none" w:sz="0" w:space="0" w:color="auto"/>
            <w:bottom w:val="none" w:sz="0" w:space="0" w:color="auto"/>
            <w:right w:val="none" w:sz="0" w:space="0" w:color="auto"/>
          </w:divBdr>
        </w:div>
        <w:div w:id="1878807513">
          <w:marLeft w:val="640"/>
          <w:marRight w:val="0"/>
          <w:marTop w:val="0"/>
          <w:marBottom w:val="0"/>
          <w:divBdr>
            <w:top w:val="none" w:sz="0" w:space="0" w:color="auto"/>
            <w:left w:val="none" w:sz="0" w:space="0" w:color="auto"/>
            <w:bottom w:val="none" w:sz="0" w:space="0" w:color="auto"/>
            <w:right w:val="none" w:sz="0" w:space="0" w:color="auto"/>
          </w:divBdr>
        </w:div>
      </w:divsChild>
    </w:div>
    <w:div w:id="1562012659">
      <w:bodyDiv w:val="1"/>
      <w:marLeft w:val="0"/>
      <w:marRight w:val="0"/>
      <w:marTop w:val="0"/>
      <w:marBottom w:val="0"/>
      <w:divBdr>
        <w:top w:val="none" w:sz="0" w:space="0" w:color="auto"/>
        <w:left w:val="none" w:sz="0" w:space="0" w:color="auto"/>
        <w:bottom w:val="none" w:sz="0" w:space="0" w:color="auto"/>
        <w:right w:val="none" w:sz="0" w:space="0" w:color="auto"/>
      </w:divBdr>
      <w:divsChild>
        <w:div w:id="487288980">
          <w:marLeft w:val="640"/>
          <w:marRight w:val="0"/>
          <w:marTop w:val="0"/>
          <w:marBottom w:val="0"/>
          <w:divBdr>
            <w:top w:val="none" w:sz="0" w:space="0" w:color="auto"/>
            <w:left w:val="none" w:sz="0" w:space="0" w:color="auto"/>
            <w:bottom w:val="none" w:sz="0" w:space="0" w:color="auto"/>
            <w:right w:val="none" w:sz="0" w:space="0" w:color="auto"/>
          </w:divBdr>
        </w:div>
        <w:div w:id="1687554668">
          <w:marLeft w:val="640"/>
          <w:marRight w:val="0"/>
          <w:marTop w:val="0"/>
          <w:marBottom w:val="0"/>
          <w:divBdr>
            <w:top w:val="none" w:sz="0" w:space="0" w:color="auto"/>
            <w:left w:val="none" w:sz="0" w:space="0" w:color="auto"/>
            <w:bottom w:val="none" w:sz="0" w:space="0" w:color="auto"/>
            <w:right w:val="none" w:sz="0" w:space="0" w:color="auto"/>
          </w:divBdr>
        </w:div>
        <w:div w:id="774060209">
          <w:marLeft w:val="640"/>
          <w:marRight w:val="0"/>
          <w:marTop w:val="0"/>
          <w:marBottom w:val="0"/>
          <w:divBdr>
            <w:top w:val="none" w:sz="0" w:space="0" w:color="auto"/>
            <w:left w:val="none" w:sz="0" w:space="0" w:color="auto"/>
            <w:bottom w:val="none" w:sz="0" w:space="0" w:color="auto"/>
            <w:right w:val="none" w:sz="0" w:space="0" w:color="auto"/>
          </w:divBdr>
        </w:div>
        <w:div w:id="1709720180">
          <w:marLeft w:val="640"/>
          <w:marRight w:val="0"/>
          <w:marTop w:val="0"/>
          <w:marBottom w:val="0"/>
          <w:divBdr>
            <w:top w:val="none" w:sz="0" w:space="0" w:color="auto"/>
            <w:left w:val="none" w:sz="0" w:space="0" w:color="auto"/>
            <w:bottom w:val="none" w:sz="0" w:space="0" w:color="auto"/>
            <w:right w:val="none" w:sz="0" w:space="0" w:color="auto"/>
          </w:divBdr>
        </w:div>
        <w:div w:id="1215194523">
          <w:marLeft w:val="640"/>
          <w:marRight w:val="0"/>
          <w:marTop w:val="0"/>
          <w:marBottom w:val="0"/>
          <w:divBdr>
            <w:top w:val="none" w:sz="0" w:space="0" w:color="auto"/>
            <w:left w:val="none" w:sz="0" w:space="0" w:color="auto"/>
            <w:bottom w:val="none" w:sz="0" w:space="0" w:color="auto"/>
            <w:right w:val="none" w:sz="0" w:space="0" w:color="auto"/>
          </w:divBdr>
        </w:div>
        <w:div w:id="1152989110">
          <w:marLeft w:val="640"/>
          <w:marRight w:val="0"/>
          <w:marTop w:val="0"/>
          <w:marBottom w:val="0"/>
          <w:divBdr>
            <w:top w:val="none" w:sz="0" w:space="0" w:color="auto"/>
            <w:left w:val="none" w:sz="0" w:space="0" w:color="auto"/>
            <w:bottom w:val="none" w:sz="0" w:space="0" w:color="auto"/>
            <w:right w:val="none" w:sz="0" w:space="0" w:color="auto"/>
          </w:divBdr>
        </w:div>
        <w:div w:id="1364866751">
          <w:marLeft w:val="640"/>
          <w:marRight w:val="0"/>
          <w:marTop w:val="0"/>
          <w:marBottom w:val="0"/>
          <w:divBdr>
            <w:top w:val="none" w:sz="0" w:space="0" w:color="auto"/>
            <w:left w:val="none" w:sz="0" w:space="0" w:color="auto"/>
            <w:bottom w:val="none" w:sz="0" w:space="0" w:color="auto"/>
            <w:right w:val="none" w:sz="0" w:space="0" w:color="auto"/>
          </w:divBdr>
        </w:div>
        <w:div w:id="136460383">
          <w:marLeft w:val="640"/>
          <w:marRight w:val="0"/>
          <w:marTop w:val="0"/>
          <w:marBottom w:val="0"/>
          <w:divBdr>
            <w:top w:val="none" w:sz="0" w:space="0" w:color="auto"/>
            <w:left w:val="none" w:sz="0" w:space="0" w:color="auto"/>
            <w:bottom w:val="none" w:sz="0" w:space="0" w:color="auto"/>
            <w:right w:val="none" w:sz="0" w:space="0" w:color="auto"/>
          </w:divBdr>
        </w:div>
        <w:div w:id="924071562">
          <w:marLeft w:val="640"/>
          <w:marRight w:val="0"/>
          <w:marTop w:val="0"/>
          <w:marBottom w:val="0"/>
          <w:divBdr>
            <w:top w:val="none" w:sz="0" w:space="0" w:color="auto"/>
            <w:left w:val="none" w:sz="0" w:space="0" w:color="auto"/>
            <w:bottom w:val="none" w:sz="0" w:space="0" w:color="auto"/>
            <w:right w:val="none" w:sz="0" w:space="0" w:color="auto"/>
          </w:divBdr>
        </w:div>
        <w:div w:id="705981568">
          <w:marLeft w:val="640"/>
          <w:marRight w:val="0"/>
          <w:marTop w:val="0"/>
          <w:marBottom w:val="0"/>
          <w:divBdr>
            <w:top w:val="none" w:sz="0" w:space="0" w:color="auto"/>
            <w:left w:val="none" w:sz="0" w:space="0" w:color="auto"/>
            <w:bottom w:val="none" w:sz="0" w:space="0" w:color="auto"/>
            <w:right w:val="none" w:sz="0" w:space="0" w:color="auto"/>
          </w:divBdr>
        </w:div>
        <w:div w:id="1274361985">
          <w:marLeft w:val="640"/>
          <w:marRight w:val="0"/>
          <w:marTop w:val="0"/>
          <w:marBottom w:val="0"/>
          <w:divBdr>
            <w:top w:val="none" w:sz="0" w:space="0" w:color="auto"/>
            <w:left w:val="none" w:sz="0" w:space="0" w:color="auto"/>
            <w:bottom w:val="none" w:sz="0" w:space="0" w:color="auto"/>
            <w:right w:val="none" w:sz="0" w:space="0" w:color="auto"/>
          </w:divBdr>
        </w:div>
        <w:div w:id="1250845566">
          <w:marLeft w:val="640"/>
          <w:marRight w:val="0"/>
          <w:marTop w:val="0"/>
          <w:marBottom w:val="0"/>
          <w:divBdr>
            <w:top w:val="none" w:sz="0" w:space="0" w:color="auto"/>
            <w:left w:val="none" w:sz="0" w:space="0" w:color="auto"/>
            <w:bottom w:val="none" w:sz="0" w:space="0" w:color="auto"/>
            <w:right w:val="none" w:sz="0" w:space="0" w:color="auto"/>
          </w:divBdr>
        </w:div>
        <w:div w:id="1305744741">
          <w:marLeft w:val="640"/>
          <w:marRight w:val="0"/>
          <w:marTop w:val="0"/>
          <w:marBottom w:val="0"/>
          <w:divBdr>
            <w:top w:val="none" w:sz="0" w:space="0" w:color="auto"/>
            <w:left w:val="none" w:sz="0" w:space="0" w:color="auto"/>
            <w:bottom w:val="none" w:sz="0" w:space="0" w:color="auto"/>
            <w:right w:val="none" w:sz="0" w:space="0" w:color="auto"/>
          </w:divBdr>
        </w:div>
        <w:div w:id="845363545">
          <w:marLeft w:val="640"/>
          <w:marRight w:val="0"/>
          <w:marTop w:val="0"/>
          <w:marBottom w:val="0"/>
          <w:divBdr>
            <w:top w:val="none" w:sz="0" w:space="0" w:color="auto"/>
            <w:left w:val="none" w:sz="0" w:space="0" w:color="auto"/>
            <w:bottom w:val="none" w:sz="0" w:space="0" w:color="auto"/>
            <w:right w:val="none" w:sz="0" w:space="0" w:color="auto"/>
          </w:divBdr>
        </w:div>
        <w:div w:id="1847867202">
          <w:marLeft w:val="640"/>
          <w:marRight w:val="0"/>
          <w:marTop w:val="0"/>
          <w:marBottom w:val="0"/>
          <w:divBdr>
            <w:top w:val="none" w:sz="0" w:space="0" w:color="auto"/>
            <w:left w:val="none" w:sz="0" w:space="0" w:color="auto"/>
            <w:bottom w:val="none" w:sz="0" w:space="0" w:color="auto"/>
            <w:right w:val="none" w:sz="0" w:space="0" w:color="auto"/>
          </w:divBdr>
        </w:div>
        <w:div w:id="1561089964">
          <w:marLeft w:val="640"/>
          <w:marRight w:val="0"/>
          <w:marTop w:val="0"/>
          <w:marBottom w:val="0"/>
          <w:divBdr>
            <w:top w:val="none" w:sz="0" w:space="0" w:color="auto"/>
            <w:left w:val="none" w:sz="0" w:space="0" w:color="auto"/>
            <w:bottom w:val="none" w:sz="0" w:space="0" w:color="auto"/>
            <w:right w:val="none" w:sz="0" w:space="0" w:color="auto"/>
          </w:divBdr>
        </w:div>
        <w:div w:id="1063025317">
          <w:marLeft w:val="640"/>
          <w:marRight w:val="0"/>
          <w:marTop w:val="0"/>
          <w:marBottom w:val="0"/>
          <w:divBdr>
            <w:top w:val="none" w:sz="0" w:space="0" w:color="auto"/>
            <w:left w:val="none" w:sz="0" w:space="0" w:color="auto"/>
            <w:bottom w:val="none" w:sz="0" w:space="0" w:color="auto"/>
            <w:right w:val="none" w:sz="0" w:space="0" w:color="auto"/>
          </w:divBdr>
        </w:div>
        <w:div w:id="227544465">
          <w:marLeft w:val="640"/>
          <w:marRight w:val="0"/>
          <w:marTop w:val="0"/>
          <w:marBottom w:val="0"/>
          <w:divBdr>
            <w:top w:val="none" w:sz="0" w:space="0" w:color="auto"/>
            <w:left w:val="none" w:sz="0" w:space="0" w:color="auto"/>
            <w:bottom w:val="none" w:sz="0" w:space="0" w:color="auto"/>
            <w:right w:val="none" w:sz="0" w:space="0" w:color="auto"/>
          </w:divBdr>
        </w:div>
        <w:div w:id="895165141">
          <w:marLeft w:val="640"/>
          <w:marRight w:val="0"/>
          <w:marTop w:val="0"/>
          <w:marBottom w:val="0"/>
          <w:divBdr>
            <w:top w:val="none" w:sz="0" w:space="0" w:color="auto"/>
            <w:left w:val="none" w:sz="0" w:space="0" w:color="auto"/>
            <w:bottom w:val="none" w:sz="0" w:space="0" w:color="auto"/>
            <w:right w:val="none" w:sz="0" w:space="0" w:color="auto"/>
          </w:divBdr>
        </w:div>
        <w:div w:id="496845286">
          <w:marLeft w:val="640"/>
          <w:marRight w:val="0"/>
          <w:marTop w:val="0"/>
          <w:marBottom w:val="0"/>
          <w:divBdr>
            <w:top w:val="none" w:sz="0" w:space="0" w:color="auto"/>
            <w:left w:val="none" w:sz="0" w:space="0" w:color="auto"/>
            <w:bottom w:val="none" w:sz="0" w:space="0" w:color="auto"/>
            <w:right w:val="none" w:sz="0" w:space="0" w:color="auto"/>
          </w:divBdr>
        </w:div>
        <w:div w:id="1488132448">
          <w:marLeft w:val="640"/>
          <w:marRight w:val="0"/>
          <w:marTop w:val="0"/>
          <w:marBottom w:val="0"/>
          <w:divBdr>
            <w:top w:val="none" w:sz="0" w:space="0" w:color="auto"/>
            <w:left w:val="none" w:sz="0" w:space="0" w:color="auto"/>
            <w:bottom w:val="none" w:sz="0" w:space="0" w:color="auto"/>
            <w:right w:val="none" w:sz="0" w:space="0" w:color="auto"/>
          </w:divBdr>
        </w:div>
        <w:div w:id="1101338910">
          <w:marLeft w:val="640"/>
          <w:marRight w:val="0"/>
          <w:marTop w:val="0"/>
          <w:marBottom w:val="0"/>
          <w:divBdr>
            <w:top w:val="none" w:sz="0" w:space="0" w:color="auto"/>
            <w:left w:val="none" w:sz="0" w:space="0" w:color="auto"/>
            <w:bottom w:val="none" w:sz="0" w:space="0" w:color="auto"/>
            <w:right w:val="none" w:sz="0" w:space="0" w:color="auto"/>
          </w:divBdr>
        </w:div>
        <w:div w:id="410667183">
          <w:marLeft w:val="640"/>
          <w:marRight w:val="0"/>
          <w:marTop w:val="0"/>
          <w:marBottom w:val="0"/>
          <w:divBdr>
            <w:top w:val="none" w:sz="0" w:space="0" w:color="auto"/>
            <w:left w:val="none" w:sz="0" w:space="0" w:color="auto"/>
            <w:bottom w:val="none" w:sz="0" w:space="0" w:color="auto"/>
            <w:right w:val="none" w:sz="0" w:space="0" w:color="auto"/>
          </w:divBdr>
        </w:div>
        <w:div w:id="1735544677">
          <w:marLeft w:val="640"/>
          <w:marRight w:val="0"/>
          <w:marTop w:val="0"/>
          <w:marBottom w:val="0"/>
          <w:divBdr>
            <w:top w:val="none" w:sz="0" w:space="0" w:color="auto"/>
            <w:left w:val="none" w:sz="0" w:space="0" w:color="auto"/>
            <w:bottom w:val="none" w:sz="0" w:space="0" w:color="auto"/>
            <w:right w:val="none" w:sz="0" w:space="0" w:color="auto"/>
          </w:divBdr>
        </w:div>
        <w:div w:id="1537083322">
          <w:marLeft w:val="640"/>
          <w:marRight w:val="0"/>
          <w:marTop w:val="0"/>
          <w:marBottom w:val="0"/>
          <w:divBdr>
            <w:top w:val="none" w:sz="0" w:space="0" w:color="auto"/>
            <w:left w:val="none" w:sz="0" w:space="0" w:color="auto"/>
            <w:bottom w:val="none" w:sz="0" w:space="0" w:color="auto"/>
            <w:right w:val="none" w:sz="0" w:space="0" w:color="auto"/>
          </w:divBdr>
        </w:div>
        <w:div w:id="386152703">
          <w:marLeft w:val="640"/>
          <w:marRight w:val="0"/>
          <w:marTop w:val="0"/>
          <w:marBottom w:val="0"/>
          <w:divBdr>
            <w:top w:val="none" w:sz="0" w:space="0" w:color="auto"/>
            <w:left w:val="none" w:sz="0" w:space="0" w:color="auto"/>
            <w:bottom w:val="none" w:sz="0" w:space="0" w:color="auto"/>
            <w:right w:val="none" w:sz="0" w:space="0" w:color="auto"/>
          </w:divBdr>
        </w:div>
        <w:div w:id="1274284299">
          <w:marLeft w:val="640"/>
          <w:marRight w:val="0"/>
          <w:marTop w:val="0"/>
          <w:marBottom w:val="0"/>
          <w:divBdr>
            <w:top w:val="none" w:sz="0" w:space="0" w:color="auto"/>
            <w:left w:val="none" w:sz="0" w:space="0" w:color="auto"/>
            <w:bottom w:val="none" w:sz="0" w:space="0" w:color="auto"/>
            <w:right w:val="none" w:sz="0" w:space="0" w:color="auto"/>
          </w:divBdr>
        </w:div>
        <w:div w:id="1257521413">
          <w:marLeft w:val="640"/>
          <w:marRight w:val="0"/>
          <w:marTop w:val="0"/>
          <w:marBottom w:val="0"/>
          <w:divBdr>
            <w:top w:val="none" w:sz="0" w:space="0" w:color="auto"/>
            <w:left w:val="none" w:sz="0" w:space="0" w:color="auto"/>
            <w:bottom w:val="none" w:sz="0" w:space="0" w:color="auto"/>
            <w:right w:val="none" w:sz="0" w:space="0" w:color="auto"/>
          </w:divBdr>
        </w:div>
        <w:div w:id="951742071">
          <w:marLeft w:val="640"/>
          <w:marRight w:val="0"/>
          <w:marTop w:val="0"/>
          <w:marBottom w:val="0"/>
          <w:divBdr>
            <w:top w:val="none" w:sz="0" w:space="0" w:color="auto"/>
            <w:left w:val="none" w:sz="0" w:space="0" w:color="auto"/>
            <w:bottom w:val="none" w:sz="0" w:space="0" w:color="auto"/>
            <w:right w:val="none" w:sz="0" w:space="0" w:color="auto"/>
          </w:divBdr>
        </w:div>
        <w:div w:id="1109617080">
          <w:marLeft w:val="640"/>
          <w:marRight w:val="0"/>
          <w:marTop w:val="0"/>
          <w:marBottom w:val="0"/>
          <w:divBdr>
            <w:top w:val="none" w:sz="0" w:space="0" w:color="auto"/>
            <w:left w:val="none" w:sz="0" w:space="0" w:color="auto"/>
            <w:bottom w:val="none" w:sz="0" w:space="0" w:color="auto"/>
            <w:right w:val="none" w:sz="0" w:space="0" w:color="auto"/>
          </w:divBdr>
        </w:div>
        <w:div w:id="1926723498">
          <w:marLeft w:val="640"/>
          <w:marRight w:val="0"/>
          <w:marTop w:val="0"/>
          <w:marBottom w:val="0"/>
          <w:divBdr>
            <w:top w:val="none" w:sz="0" w:space="0" w:color="auto"/>
            <w:left w:val="none" w:sz="0" w:space="0" w:color="auto"/>
            <w:bottom w:val="none" w:sz="0" w:space="0" w:color="auto"/>
            <w:right w:val="none" w:sz="0" w:space="0" w:color="auto"/>
          </w:divBdr>
        </w:div>
        <w:div w:id="839589764">
          <w:marLeft w:val="640"/>
          <w:marRight w:val="0"/>
          <w:marTop w:val="0"/>
          <w:marBottom w:val="0"/>
          <w:divBdr>
            <w:top w:val="none" w:sz="0" w:space="0" w:color="auto"/>
            <w:left w:val="none" w:sz="0" w:space="0" w:color="auto"/>
            <w:bottom w:val="none" w:sz="0" w:space="0" w:color="auto"/>
            <w:right w:val="none" w:sz="0" w:space="0" w:color="auto"/>
          </w:divBdr>
        </w:div>
        <w:div w:id="1774931830">
          <w:marLeft w:val="640"/>
          <w:marRight w:val="0"/>
          <w:marTop w:val="0"/>
          <w:marBottom w:val="0"/>
          <w:divBdr>
            <w:top w:val="none" w:sz="0" w:space="0" w:color="auto"/>
            <w:left w:val="none" w:sz="0" w:space="0" w:color="auto"/>
            <w:bottom w:val="none" w:sz="0" w:space="0" w:color="auto"/>
            <w:right w:val="none" w:sz="0" w:space="0" w:color="auto"/>
          </w:divBdr>
        </w:div>
        <w:div w:id="1292131322">
          <w:marLeft w:val="640"/>
          <w:marRight w:val="0"/>
          <w:marTop w:val="0"/>
          <w:marBottom w:val="0"/>
          <w:divBdr>
            <w:top w:val="none" w:sz="0" w:space="0" w:color="auto"/>
            <w:left w:val="none" w:sz="0" w:space="0" w:color="auto"/>
            <w:bottom w:val="none" w:sz="0" w:space="0" w:color="auto"/>
            <w:right w:val="none" w:sz="0" w:space="0" w:color="auto"/>
          </w:divBdr>
        </w:div>
        <w:div w:id="365788793">
          <w:marLeft w:val="640"/>
          <w:marRight w:val="0"/>
          <w:marTop w:val="0"/>
          <w:marBottom w:val="0"/>
          <w:divBdr>
            <w:top w:val="none" w:sz="0" w:space="0" w:color="auto"/>
            <w:left w:val="none" w:sz="0" w:space="0" w:color="auto"/>
            <w:bottom w:val="none" w:sz="0" w:space="0" w:color="auto"/>
            <w:right w:val="none" w:sz="0" w:space="0" w:color="auto"/>
          </w:divBdr>
        </w:div>
        <w:div w:id="1968002020">
          <w:marLeft w:val="640"/>
          <w:marRight w:val="0"/>
          <w:marTop w:val="0"/>
          <w:marBottom w:val="0"/>
          <w:divBdr>
            <w:top w:val="none" w:sz="0" w:space="0" w:color="auto"/>
            <w:left w:val="none" w:sz="0" w:space="0" w:color="auto"/>
            <w:bottom w:val="none" w:sz="0" w:space="0" w:color="auto"/>
            <w:right w:val="none" w:sz="0" w:space="0" w:color="auto"/>
          </w:divBdr>
        </w:div>
        <w:div w:id="786588007">
          <w:marLeft w:val="640"/>
          <w:marRight w:val="0"/>
          <w:marTop w:val="0"/>
          <w:marBottom w:val="0"/>
          <w:divBdr>
            <w:top w:val="none" w:sz="0" w:space="0" w:color="auto"/>
            <w:left w:val="none" w:sz="0" w:space="0" w:color="auto"/>
            <w:bottom w:val="none" w:sz="0" w:space="0" w:color="auto"/>
            <w:right w:val="none" w:sz="0" w:space="0" w:color="auto"/>
          </w:divBdr>
        </w:div>
        <w:div w:id="1334141153">
          <w:marLeft w:val="640"/>
          <w:marRight w:val="0"/>
          <w:marTop w:val="0"/>
          <w:marBottom w:val="0"/>
          <w:divBdr>
            <w:top w:val="none" w:sz="0" w:space="0" w:color="auto"/>
            <w:left w:val="none" w:sz="0" w:space="0" w:color="auto"/>
            <w:bottom w:val="none" w:sz="0" w:space="0" w:color="auto"/>
            <w:right w:val="none" w:sz="0" w:space="0" w:color="auto"/>
          </w:divBdr>
        </w:div>
        <w:div w:id="1058626006">
          <w:marLeft w:val="640"/>
          <w:marRight w:val="0"/>
          <w:marTop w:val="0"/>
          <w:marBottom w:val="0"/>
          <w:divBdr>
            <w:top w:val="none" w:sz="0" w:space="0" w:color="auto"/>
            <w:left w:val="none" w:sz="0" w:space="0" w:color="auto"/>
            <w:bottom w:val="none" w:sz="0" w:space="0" w:color="auto"/>
            <w:right w:val="none" w:sz="0" w:space="0" w:color="auto"/>
          </w:divBdr>
        </w:div>
        <w:div w:id="583145853">
          <w:marLeft w:val="640"/>
          <w:marRight w:val="0"/>
          <w:marTop w:val="0"/>
          <w:marBottom w:val="0"/>
          <w:divBdr>
            <w:top w:val="none" w:sz="0" w:space="0" w:color="auto"/>
            <w:left w:val="none" w:sz="0" w:space="0" w:color="auto"/>
            <w:bottom w:val="none" w:sz="0" w:space="0" w:color="auto"/>
            <w:right w:val="none" w:sz="0" w:space="0" w:color="auto"/>
          </w:divBdr>
        </w:div>
        <w:div w:id="237786813">
          <w:marLeft w:val="640"/>
          <w:marRight w:val="0"/>
          <w:marTop w:val="0"/>
          <w:marBottom w:val="0"/>
          <w:divBdr>
            <w:top w:val="none" w:sz="0" w:space="0" w:color="auto"/>
            <w:left w:val="none" w:sz="0" w:space="0" w:color="auto"/>
            <w:bottom w:val="none" w:sz="0" w:space="0" w:color="auto"/>
            <w:right w:val="none" w:sz="0" w:space="0" w:color="auto"/>
          </w:divBdr>
        </w:div>
        <w:div w:id="1374233739">
          <w:marLeft w:val="640"/>
          <w:marRight w:val="0"/>
          <w:marTop w:val="0"/>
          <w:marBottom w:val="0"/>
          <w:divBdr>
            <w:top w:val="none" w:sz="0" w:space="0" w:color="auto"/>
            <w:left w:val="none" w:sz="0" w:space="0" w:color="auto"/>
            <w:bottom w:val="none" w:sz="0" w:space="0" w:color="auto"/>
            <w:right w:val="none" w:sz="0" w:space="0" w:color="auto"/>
          </w:divBdr>
        </w:div>
        <w:div w:id="800391601">
          <w:marLeft w:val="640"/>
          <w:marRight w:val="0"/>
          <w:marTop w:val="0"/>
          <w:marBottom w:val="0"/>
          <w:divBdr>
            <w:top w:val="none" w:sz="0" w:space="0" w:color="auto"/>
            <w:left w:val="none" w:sz="0" w:space="0" w:color="auto"/>
            <w:bottom w:val="none" w:sz="0" w:space="0" w:color="auto"/>
            <w:right w:val="none" w:sz="0" w:space="0" w:color="auto"/>
          </w:divBdr>
        </w:div>
        <w:div w:id="1157765328">
          <w:marLeft w:val="640"/>
          <w:marRight w:val="0"/>
          <w:marTop w:val="0"/>
          <w:marBottom w:val="0"/>
          <w:divBdr>
            <w:top w:val="none" w:sz="0" w:space="0" w:color="auto"/>
            <w:left w:val="none" w:sz="0" w:space="0" w:color="auto"/>
            <w:bottom w:val="none" w:sz="0" w:space="0" w:color="auto"/>
            <w:right w:val="none" w:sz="0" w:space="0" w:color="auto"/>
          </w:divBdr>
        </w:div>
        <w:div w:id="1878351358">
          <w:marLeft w:val="640"/>
          <w:marRight w:val="0"/>
          <w:marTop w:val="0"/>
          <w:marBottom w:val="0"/>
          <w:divBdr>
            <w:top w:val="none" w:sz="0" w:space="0" w:color="auto"/>
            <w:left w:val="none" w:sz="0" w:space="0" w:color="auto"/>
            <w:bottom w:val="none" w:sz="0" w:space="0" w:color="auto"/>
            <w:right w:val="none" w:sz="0" w:space="0" w:color="auto"/>
          </w:divBdr>
        </w:div>
        <w:div w:id="453836972">
          <w:marLeft w:val="640"/>
          <w:marRight w:val="0"/>
          <w:marTop w:val="0"/>
          <w:marBottom w:val="0"/>
          <w:divBdr>
            <w:top w:val="none" w:sz="0" w:space="0" w:color="auto"/>
            <w:left w:val="none" w:sz="0" w:space="0" w:color="auto"/>
            <w:bottom w:val="none" w:sz="0" w:space="0" w:color="auto"/>
            <w:right w:val="none" w:sz="0" w:space="0" w:color="auto"/>
          </w:divBdr>
        </w:div>
        <w:div w:id="272635797">
          <w:marLeft w:val="640"/>
          <w:marRight w:val="0"/>
          <w:marTop w:val="0"/>
          <w:marBottom w:val="0"/>
          <w:divBdr>
            <w:top w:val="none" w:sz="0" w:space="0" w:color="auto"/>
            <w:left w:val="none" w:sz="0" w:space="0" w:color="auto"/>
            <w:bottom w:val="none" w:sz="0" w:space="0" w:color="auto"/>
            <w:right w:val="none" w:sz="0" w:space="0" w:color="auto"/>
          </w:divBdr>
        </w:div>
        <w:div w:id="1516724152">
          <w:marLeft w:val="640"/>
          <w:marRight w:val="0"/>
          <w:marTop w:val="0"/>
          <w:marBottom w:val="0"/>
          <w:divBdr>
            <w:top w:val="none" w:sz="0" w:space="0" w:color="auto"/>
            <w:left w:val="none" w:sz="0" w:space="0" w:color="auto"/>
            <w:bottom w:val="none" w:sz="0" w:space="0" w:color="auto"/>
            <w:right w:val="none" w:sz="0" w:space="0" w:color="auto"/>
          </w:divBdr>
        </w:div>
        <w:div w:id="1492330697">
          <w:marLeft w:val="640"/>
          <w:marRight w:val="0"/>
          <w:marTop w:val="0"/>
          <w:marBottom w:val="0"/>
          <w:divBdr>
            <w:top w:val="none" w:sz="0" w:space="0" w:color="auto"/>
            <w:left w:val="none" w:sz="0" w:space="0" w:color="auto"/>
            <w:bottom w:val="none" w:sz="0" w:space="0" w:color="auto"/>
            <w:right w:val="none" w:sz="0" w:space="0" w:color="auto"/>
          </w:divBdr>
        </w:div>
        <w:div w:id="1504861419">
          <w:marLeft w:val="640"/>
          <w:marRight w:val="0"/>
          <w:marTop w:val="0"/>
          <w:marBottom w:val="0"/>
          <w:divBdr>
            <w:top w:val="none" w:sz="0" w:space="0" w:color="auto"/>
            <w:left w:val="none" w:sz="0" w:space="0" w:color="auto"/>
            <w:bottom w:val="none" w:sz="0" w:space="0" w:color="auto"/>
            <w:right w:val="none" w:sz="0" w:space="0" w:color="auto"/>
          </w:divBdr>
        </w:div>
        <w:div w:id="43335718">
          <w:marLeft w:val="640"/>
          <w:marRight w:val="0"/>
          <w:marTop w:val="0"/>
          <w:marBottom w:val="0"/>
          <w:divBdr>
            <w:top w:val="none" w:sz="0" w:space="0" w:color="auto"/>
            <w:left w:val="none" w:sz="0" w:space="0" w:color="auto"/>
            <w:bottom w:val="none" w:sz="0" w:space="0" w:color="auto"/>
            <w:right w:val="none" w:sz="0" w:space="0" w:color="auto"/>
          </w:divBdr>
        </w:div>
        <w:div w:id="1103182784">
          <w:marLeft w:val="640"/>
          <w:marRight w:val="0"/>
          <w:marTop w:val="0"/>
          <w:marBottom w:val="0"/>
          <w:divBdr>
            <w:top w:val="none" w:sz="0" w:space="0" w:color="auto"/>
            <w:left w:val="none" w:sz="0" w:space="0" w:color="auto"/>
            <w:bottom w:val="none" w:sz="0" w:space="0" w:color="auto"/>
            <w:right w:val="none" w:sz="0" w:space="0" w:color="auto"/>
          </w:divBdr>
        </w:div>
        <w:div w:id="1877503581">
          <w:marLeft w:val="640"/>
          <w:marRight w:val="0"/>
          <w:marTop w:val="0"/>
          <w:marBottom w:val="0"/>
          <w:divBdr>
            <w:top w:val="none" w:sz="0" w:space="0" w:color="auto"/>
            <w:left w:val="none" w:sz="0" w:space="0" w:color="auto"/>
            <w:bottom w:val="none" w:sz="0" w:space="0" w:color="auto"/>
            <w:right w:val="none" w:sz="0" w:space="0" w:color="auto"/>
          </w:divBdr>
        </w:div>
      </w:divsChild>
    </w:div>
    <w:div w:id="1562792561">
      <w:marLeft w:val="640"/>
      <w:marRight w:val="0"/>
      <w:marTop w:val="0"/>
      <w:marBottom w:val="0"/>
      <w:divBdr>
        <w:top w:val="none" w:sz="0" w:space="0" w:color="auto"/>
        <w:left w:val="none" w:sz="0" w:space="0" w:color="auto"/>
        <w:bottom w:val="none" w:sz="0" w:space="0" w:color="auto"/>
        <w:right w:val="none" w:sz="0" w:space="0" w:color="auto"/>
      </w:divBdr>
    </w:div>
    <w:div w:id="1564096589">
      <w:marLeft w:val="480"/>
      <w:marRight w:val="0"/>
      <w:marTop w:val="0"/>
      <w:marBottom w:val="0"/>
      <w:divBdr>
        <w:top w:val="none" w:sz="0" w:space="0" w:color="auto"/>
        <w:left w:val="none" w:sz="0" w:space="0" w:color="auto"/>
        <w:bottom w:val="none" w:sz="0" w:space="0" w:color="auto"/>
        <w:right w:val="none" w:sz="0" w:space="0" w:color="auto"/>
      </w:divBdr>
    </w:div>
    <w:div w:id="1564441333">
      <w:marLeft w:val="480"/>
      <w:marRight w:val="0"/>
      <w:marTop w:val="0"/>
      <w:marBottom w:val="0"/>
      <w:divBdr>
        <w:top w:val="none" w:sz="0" w:space="0" w:color="auto"/>
        <w:left w:val="none" w:sz="0" w:space="0" w:color="auto"/>
        <w:bottom w:val="none" w:sz="0" w:space="0" w:color="auto"/>
        <w:right w:val="none" w:sz="0" w:space="0" w:color="auto"/>
      </w:divBdr>
    </w:div>
    <w:div w:id="1565682173">
      <w:marLeft w:val="480"/>
      <w:marRight w:val="0"/>
      <w:marTop w:val="0"/>
      <w:marBottom w:val="0"/>
      <w:divBdr>
        <w:top w:val="none" w:sz="0" w:space="0" w:color="auto"/>
        <w:left w:val="none" w:sz="0" w:space="0" w:color="auto"/>
        <w:bottom w:val="none" w:sz="0" w:space="0" w:color="auto"/>
        <w:right w:val="none" w:sz="0" w:space="0" w:color="auto"/>
      </w:divBdr>
    </w:div>
    <w:div w:id="1566915175">
      <w:marLeft w:val="480"/>
      <w:marRight w:val="0"/>
      <w:marTop w:val="0"/>
      <w:marBottom w:val="0"/>
      <w:divBdr>
        <w:top w:val="none" w:sz="0" w:space="0" w:color="auto"/>
        <w:left w:val="none" w:sz="0" w:space="0" w:color="auto"/>
        <w:bottom w:val="none" w:sz="0" w:space="0" w:color="auto"/>
        <w:right w:val="none" w:sz="0" w:space="0" w:color="auto"/>
      </w:divBdr>
    </w:div>
    <w:div w:id="1568880086">
      <w:marLeft w:val="480"/>
      <w:marRight w:val="0"/>
      <w:marTop w:val="0"/>
      <w:marBottom w:val="0"/>
      <w:divBdr>
        <w:top w:val="none" w:sz="0" w:space="0" w:color="auto"/>
        <w:left w:val="none" w:sz="0" w:space="0" w:color="auto"/>
        <w:bottom w:val="none" w:sz="0" w:space="0" w:color="auto"/>
        <w:right w:val="none" w:sz="0" w:space="0" w:color="auto"/>
      </w:divBdr>
    </w:div>
    <w:div w:id="1571840579">
      <w:marLeft w:val="480"/>
      <w:marRight w:val="0"/>
      <w:marTop w:val="0"/>
      <w:marBottom w:val="0"/>
      <w:divBdr>
        <w:top w:val="none" w:sz="0" w:space="0" w:color="auto"/>
        <w:left w:val="none" w:sz="0" w:space="0" w:color="auto"/>
        <w:bottom w:val="none" w:sz="0" w:space="0" w:color="auto"/>
        <w:right w:val="none" w:sz="0" w:space="0" w:color="auto"/>
      </w:divBdr>
    </w:div>
    <w:div w:id="1571966473">
      <w:marLeft w:val="640"/>
      <w:marRight w:val="0"/>
      <w:marTop w:val="0"/>
      <w:marBottom w:val="0"/>
      <w:divBdr>
        <w:top w:val="none" w:sz="0" w:space="0" w:color="auto"/>
        <w:left w:val="none" w:sz="0" w:space="0" w:color="auto"/>
        <w:bottom w:val="none" w:sz="0" w:space="0" w:color="auto"/>
        <w:right w:val="none" w:sz="0" w:space="0" w:color="auto"/>
      </w:divBdr>
    </w:div>
    <w:div w:id="1572813238">
      <w:bodyDiv w:val="1"/>
      <w:marLeft w:val="0"/>
      <w:marRight w:val="0"/>
      <w:marTop w:val="0"/>
      <w:marBottom w:val="0"/>
      <w:divBdr>
        <w:top w:val="none" w:sz="0" w:space="0" w:color="auto"/>
        <w:left w:val="none" w:sz="0" w:space="0" w:color="auto"/>
        <w:bottom w:val="none" w:sz="0" w:space="0" w:color="auto"/>
        <w:right w:val="none" w:sz="0" w:space="0" w:color="auto"/>
      </w:divBdr>
    </w:div>
    <w:div w:id="1573734173">
      <w:bodyDiv w:val="1"/>
      <w:marLeft w:val="0"/>
      <w:marRight w:val="0"/>
      <w:marTop w:val="0"/>
      <w:marBottom w:val="0"/>
      <w:divBdr>
        <w:top w:val="none" w:sz="0" w:space="0" w:color="auto"/>
        <w:left w:val="none" w:sz="0" w:space="0" w:color="auto"/>
        <w:bottom w:val="none" w:sz="0" w:space="0" w:color="auto"/>
        <w:right w:val="none" w:sz="0" w:space="0" w:color="auto"/>
      </w:divBdr>
      <w:divsChild>
        <w:div w:id="280496923">
          <w:marLeft w:val="640"/>
          <w:marRight w:val="0"/>
          <w:marTop w:val="0"/>
          <w:marBottom w:val="0"/>
          <w:divBdr>
            <w:top w:val="none" w:sz="0" w:space="0" w:color="auto"/>
            <w:left w:val="none" w:sz="0" w:space="0" w:color="auto"/>
            <w:bottom w:val="none" w:sz="0" w:space="0" w:color="auto"/>
            <w:right w:val="none" w:sz="0" w:space="0" w:color="auto"/>
          </w:divBdr>
        </w:div>
        <w:div w:id="493880597">
          <w:marLeft w:val="640"/>
          <w:marRight w:val="0"/>
          <w:marTop w:val="0"/>
          <w:marBottom w:val="0"/>
          <w:divBdr>
            <w:top w:val="none" w:sz="0" w:space="0" w:color="auto"/>
            <w:left w:val="none" w:sz="0" w:space="0" w:color="auto"/>
            <w:bottom w:val="none" w:sz="0" w:space="0" w:color="auto"/>
            <w:right w:val="none" w:sz="0" w:space="0" w:color="auto"/>
          </w:divBdr>
        </w:div>
        <w:div w:id="344868984">
          <w:marLeft w:val="640"/>
          <w:marRight w:val="0"/>
          <w:marTop w:val="0"/>
          <w:marBottom w:val="0"/>
          <w:divBdr>
            <w:top w:val="none" w:sz="0" w:space="0" w:color="auto"/>
            <w:left w:val="none" w:sz="0" w:space="0" w:color="auto"/>
            <w:bottom w:val="none" w:sz="0" w:space="0" w:color="auto"/>
            <w:right w:val="none" w:sz="0" w:space="0" w:color="auto"/>
          </w:divBdr>
        </w:div>
        <w:div w:id="1626156186">
          <w:marLeft w:val="640"/>
          <w:marRight w:val="0"/>
          <w:marTop w:val="0"/>
          <w:marBottom w:val="0"/>
          <w:divBdr>
            <w:top w:val="none" w:sz="0" w:space="0" w:color="auto"/>
            <w:left w:val="none" w:sz="0" w:space="0" w:color="auto"/>
            <w:bottom w:val="none" w:sz="0" w:space="0" w:color="auto"/>
            <w:right w:val="none" w:sz="0" w:space="0" w:color="auto"/>
          </w:divBdr>
        </w:div>
        <w:div w:id="997731719">
          <w:marLeft w:val="640"/>
          <w:marRight w:val="0"/>
          <w:marTop w:val="0"/>
          <w:marBottom w:val="0"/>
          <w:divBdr>
            <w:top w:val="none" w:sz="0" w:space="0" w:color="auto"/>
            <w:left w:val="none" w:sz="0" w:space="0" w:color="auto"/>
            <w:bottom w:val="none" w:sz="0" w:space="0" w:color="auto"/>
            <w:right w:val="none" w:sz="0" w:space="0" w:color="auto"/>
          </w:divBdr>
        </w:div>
        <w:div w:id="952056638">
          <w:marLeft w:val="640"/>
          <w:marRight w:val="0"/>
          <w:marTop w:val="0"/>
          <w:marBottom w:val="0"/>
          <w:divBdr>
            <w:top w:val="none" w:sz="0" w:space="0" w:color="auto"/>
            <w:left w:val="none" w:sz="0" w:space="0" w:color="auto"/>
            <w:bottom w:val="none" w:sz="0" w:space="0" w:color="auto"/>
            <w:right w:val="none" w:sz="0" w:space="0" w:color="auto"/>
          </w:divBdr>
        </w:div>
        <w:div w:id="1158811328">
          <w:marLeft w:val="640"/>
          <w:marRight w:val="0"/>
          <w:marTop w:val="0"/>
          <w:marBottom w:val="0"/>
          <w:divBdr>
            <w:top w:val="none" w:sz="0" w:space="0" w:color="auto"/>
            <w:left w:val="none" w:sz="0" w:space="0" w:color="auto"/>
            <w:bottom w:val="none" w:sz="0" w:space="0" w:color="auto"/>
            <w:right w:val="none" w:sz="0" w:space="0" w:color="auto"/>
          </w:divBdr>
        </w:div>
        <w:div w:id="1119909829">
          <w:marLeft w:val="640"/>
          <w:marRight w:val="0"/>
          <w:marTop w:val="0"/>
          <w:marBottom w:val="0"/>
          <w:divBdr>
            <w:top w:val="none" w:sz="0" w:space="0" w:color="auto"/>
            <w:left w:val="none" w:sz="0" w:space="0" w:color="auto"/>
            <w:bottom w:val="none" w:sz="0" w:space="0" w:color="auto"/>
            <w:right w:val="none" w:sz="0" w:space="0" w:color="auto"/>
          </w:divBdr>
        </w:div>
        <w:div w:id="1765418348">
          <w:marLeft w:val="640"/>
          <w:marRight w:val="0"/>
          <w:marTop w:val="0"/>
          <w:marBottom w:val="0"/>
          <w:divBdr>
            <w:top w:val="none" w:sz="0" w:space="0" w:color="auto"/>
            <w:left w:val="none" w:sz="0" w:space="0" w:color="auto"/>
            <w:bottom w:val="none" w:sz="0" w:space="0" w:color="auto"/>
            <w:right w:val="none" w:sz="0" w:space="0" w:color="auto"/>
          </w:divBdr>
        </w:div>
        <w:div w:id="239680637">
          <w:marLeft w:val="640"/>
          <w:marRight w:val="0"/>
          <w:marTop w:val="0"/>
          <w:marBottom w:val="0"/>
          <w:divBdr>
            <w:top w:val="none" w:sz="0" w:space="0" w:color="auto"/>
            <w:left w:val="none" w:sz="0" w:space="0" w:color="auto"/>
            <w:bottom w:val="none" w:sz="0" w:space="0" w:color="auto"/>
            <w:right w:val="none" w:sz="0" w:space="0" w:color="auto"/>
          </w:divBdr>
        </w:div>
        <w:div w:id="1269386026">
          <w:marLeft w:val="640"/>
          <w:marRight w:val="0"/>
          <w:marTop w:val="0"/>
          <w:marBottom w:val="0"/>
          <w:divBdr>
            <w:top w:val="none" w:sz="0" w:space="0" w:color="auto"/>
            <w:left w:val="none" w:sz="0" w:space="0" w:color="auto"/>
            <w:bottom w:val="none" w:sz="0" w:space="0" w:color="auto"/>
            <w:right w:val="none" w:sz="0" w:space="0" w:color="auto"/>
          </w:divBdr>
        </w:div>
        <w:div w:id="364840575">
          <w:marLeft w:val="640"/>
          <w:marRight w:val="0"/>
          <w:marTop w:val="0"/>
          <w:marBottom w:val="0"/>
          <w:divBdr>
            <w:top w:val="none" w:sz="0" w:space="0" w:color="auto"/>
            <w:left w:val="none" w:sz="0" w:space="0" w:color="auto"/>
            <w:bottom w:val="none" w:sz="0" w:space="0" w:color="auto"/>
            <w:right w:val="none" w:sz="0" w:space="0" w:color="auto"/>
          </w:divBdr>
        </w:div>
        <w:div w:id="1841966312">
          <w:marLeft w:val="640"/>
          <w:marRight w:val="0"/>
          <w:marTop w:val="0"/>
          <w:marBottom w:val="0"/>
          <w:divBdr>
            <w:top w:val="none" w:sz="0" w:space="0" w:color="auto"/>
            <w:left w:val="none" w:sz="0" w:space="0" w:color="auto"/>
            <w:bottom w:val="none" w:sz="0" w:space="0" w:color="auto"/>
            <w:right w:val="none" w:sz="0" w:space="0" w:color="auto"/>
          </w:divBdr>
        </w:div>
        <w:div w:id="1512990889">
          <w:marLeft w:val="640"/>
          <w:marRight w:val="0"/>
          <w:marTop w:val="0"/>
          <w:marBottom w:val="0"/>
          <w:divBdr>
            <w:top w:val="none" w:sz="0" w:space="0" w:color="auto"/>
            <w:left w:val="none" w:sz="0" w:space="0" w:color="auto"/>
            <w:bottom w:val="none" w:sz="0" w:space="0" w:color="auto"/>
            <w:right w:val="none" w:sz="0" w:space="0" w:color="auto"/>
          </w:divBdr>
        </w:div>
        <w:div w:id="219024035">
          <w:marLeft w:val="640"/>
          <w:marRight w:val="0"/>
          <w:marTop w:val="0"/>
          <w:marBottom w:val="0"/>
          <w:divBdr>
            <w:top w:val="none" w:sz="0" w:space="0" w:color="auto"/>
            <w:left w:val="none" w:sz="0" w:space="0" w:color="auto"/>
            <w:bottom w:val="none" w:sz="0" w:space="0" w:color="auto"/>
            <w:right w:val="none" w:sz="0" w:space="0" w:color="auto"/>
          </w:divBdr>
        </w:div>
        <w:div w:id="928853731">
          <w:marLeft w:val="640"/>
          <w:marRight w:val="0"/>
          <w:marTop w:val="0"/>
          <w:marBottom w:val="0"/>
          <w:divBdr>
            <w:top w:val="none" w:sz="0" w:space="0" w:color="auto"/>
            <w:left w:val="none" w:sz="0" w:space="0" w:color="auto"/>
            <w:bottom w:val="none" w:sz="0" w:space="0" w:color="auto"/>
            <w:right w:val="none" w:sz="0" w:space="0" w:color="auto"/>
          </w:divBdr>
        </w:div>
        <w:div w:id="231621203">
          <w:marLeft w:val="640"/>
          <w:marRight w:val="0"/>
          <w:marTop w:val="0"/>
          <w:marBottom w:val="0"/>
          <w:divBdr>
            <w:top w:val="none" w:sz="0" w:space="0" w:color="auto"/>
            <w:left w:val="none" w:sz="0" w:space="0" w:color="auto"/>
            <w:bottom w:val="none" w:sz="0" w:space="0" w:color="auto"/>
            <w:right w:val="none" w:sz="0" w:space="0" w:color="auto"/>
          </w:divBdr>
        </w:div>
        <w:div w:id="997657607">
          <w:marLeft w:val="640"/>
          <w:marRight w:val="0"/>
          <w:marTop w:val="0"/>
          <w:marBottom w:val="0"/>
          <w:divBdr>
            <w:top w:val="none" w:sz="0" w:space="0" w:color="auto"/>
            <w:left w:val="none" w:sz="0" w:space="0" w:color="auto"/>
            <w:bottom w:val="none" w:sz="0" w:space="0" w:color="auto"/>
            <w:right w:val="none" w:sz="0" w:space="0" w:color="auto"/>
          </w:divBdr>
        </w:div>
        <w:div w:id="2016491637">
          <w:marLeft w:val="640"/>
          <w:marRight w:val="0"/>
          <w:marTop w:val="0"/>
          <w:marBottom w:val="0"/>
          <w:divBdr>
            <w:top w:val="none" w:sz="0" w:space="0" w:color="auto"/>
            <w:left w:val="none" w:sz="0" w:space="0" w:color="auto"/>
            <w:bottom w:val="none" w:sz="0" w:space="0" w:color="auto"/>
            <w:right w:val="none" w:sz="0" w:space="0" w:color="auto"/>
          </w:divBdr>
        </w:div>
        <w:div w:id="769663079">
          <w:marLeft w:val="640"/>
          <w:marRight w:val="0"/>
          <w:marTop w:val="0"/>
          <w:marBottom w:val="0"/>
          <w:divBdr>
            <w:top w:val="none" w:sz="0" w:space="0" w:color="auto"/>
            <w:left w:val="none" w:sz="0" w:space="0" w:color="auto"/>
            <w:bottom w:val="none" w:sz="0" w:space="0" w:color="auto"/>
            <w:right w:val="none" w:sz="0" w:space="0" w:color="auto"/>
          </w:divBdr>
        </w:div>
        <w:div w:id="289820326">
          <w:marLeft w:val="640"/>
          <w:marRight w:val="0"/>
          <w:marTop w:val="0"/>
          <w:marBottom w:val="0"/>
          <w:divBdr>
            <w:top w:val="none" w:sz="0" w:space="0" w:color="auto"/>
            <w:left w:val="none" w:sz="0" w:space="0" w:color="auto"/>
            <w:bottom w:val="none" w:sz="0" w:space="0" w:color="auto"/>
            <w:right w:val="none" w:sz="0" w:space="0" w:color="auto"/>
          </w:divBdr>
        </w:div>
        <w:div w:id="496116016">
          <w:marLeft w:val="640"/>
          <w:marRight w:val="0"/>
          <w:marTop w:val="0"/>
          <w:marBottom w:val="0"/>
          <w:divBdr>
            <w:top w:val="none" w:sz="0" w:space="0" w:color="auto"/>
            <w:left w:val="none" w:sz="0" w:space="0" w:color="auto"/>
            <w:bottom w:val="none" w:sz="0" w:space="0" w:color="auto"/>
            <w:right w:val="none" w:sz="0" w:space="0" w:color="auto"/>
          </w:divBdr>
        </w:div>
        <w:div w:id="1013724181">
          <w:marLeft w:val="640"/>
          <w:marRight w:val="0"/>
          <w:marTop w:val="0"/>
          <w:marBottom w:val="0"/>
          <w:divBdr>
            <w:top w:val="none" w:sz="0" w:space="0" w:color="auto"/>
            <w:left w:val="none" w:sz="0" w:space="0" w:color="auto"/>
            <w:bottom w:val="none" w:sz="0" w:space="0" w:color="auto"/>
            <w:right w:val="none" w:sz="0" w:space="0" w:color="auto"/>
          </w:divBdr>
        </w:div>
        <w:div w:id="565263658">
          <w:marLeft w:val="640"/>
          <w:marRight w:val="0"/>
          <w:marTop w:val="0"/>
          <w:marBottom w:val="0"/>
          <w:divBdr>
            <w:top w:val="none" w:sz="0" w:space="0" w:color="auto"/>
            <w:left w:val="none" w:sz="0" w:space="0" w:color="auto"/>
            <w:bottom w:val="none" w:sz="0" w:space="0" w:color="auto"/>
            <w:right w:val="none" w:sz="0" w:space="0" w:color="auto"/>
          </w:divBdr>
        </w:div>
        <w:div w:id="118887029">
          <w:marLeft w:val="640"/>
          <w:marRight w:val="0"/>
          <w:marTop w:val="0"/>
          <w:marBottom w:val="0"/>
          <w:divBdr>
            <w:top w:val="none" w:sz="0" w:space="0" w:color="auto"/>
            <w:left w:val="none" w:sz="0" w:space="0" w:color="auto"/>
            <w:bottom w:val="none" w:sz="0" w:space="0" w:color="auto"/>
            <w:right w:val="none" w:sz="0" w:space="0" w:color="auto"/>
          </w:divBdr>
        </w:div>
        <w:div w:id="460657316">
          <w:marLeft w:val="640"/>
          <w:marRight w:val="0"/>
          <w:marTop w:val="0"/>
          <w:marBottom w:val="0"/>
          <w:divBdr>
            <w:top w:val="none" w:sz="0" w:space="0" w:color="auto"/>
            <w:left w:val="none" w:sz="0" w:space="0" w:color="auto"/>
            <w:bottom w:val="none" w:sz="0" w:space="0" w:color="auto"/>
            <w:right w:val="none" w:sz="0" w:space="0" w:color="auto"/>
          </w:divBdr>
        </w:div>
        <w:div w:id="1337882388">
          <w:marLeft w:val="640"/>
          <w:marRight w:val="0"/>
          <w:marTop w:val="0"/>
          <w:marBottom w:val="0"/>
          <w:divBdr>
            <w:top w:val="none" w:sz="0" w:space="0" w:color="auto"/>
            <w:left w:val="none" w:sz="0" w:space="0" w:color="auto"/>
            <w:bottom w:val="none" w:sz="0" w:space="0" w:color="auto"/>
            <w:right w:val="none" w:sz="0" w:space="0" w:color="auto"/>
          </w:divBdr>
        </w:div>
        <w:div w:id="1752122479">
          <w:marLeft w:val="640"/>
          <w:marRight w:val="0"/>
          <w:marTop w:val="0"/>
          <w:marBottom w:val="0"/>
          <w:divBdr>
            <w:top w:val="none" w:sz="0" w:space="0" w:color="auto"/>
            <w:left w:val="none" w:sz="0" w:space="0" w:color="auto"/>
            <w:bottom w:val="none" w:sz="0" w:space="0" w:color="auto"/>
            <w:right w:val="none" w:sz="0" w:space="0" w:color="auto"/>
          </w:divBdr>
        </w:div>
        <w:div w:id="2104301085">
          <w:marLeft w:val="640"/>
          <w:marRight w:val="0"/>
          <w:marTop w:val="0"/>
          <w:marBottom w:val="0"/>
          <w:divBdr>
            <w:top w:val="none" w:sz="0" w:space="0" w:color="auto"/>
            <w:left w:val="none" w:sz="0" w:space="0" w:color="auto"/>
            <w:bottom w:val="none" w:sz="0" w:space="0" w:color="auto"/>
            <w:right w:val="none" w:sz="0" w:space="0" w:color="auto"/>
          </w:divBdr>
        </w:div>
        <w:div w:id="704016782">
          <w:marLeft w:val="640"/>
          <w:marRight w:val="0"/>
          <w:marTop w:val="0"/>
          <w:marBottom w:val="0"/>
          <w:divBdr>
            <w:top w:val="none" w:sz="0" w:space="0" w:color="auto"/>
            <w:left w:val="none" w:sz="0" w:space="0" w:color="auto"/>
            <w:bottom w:val="none" w:sz="0" w:space="0" w:color="auto"/>
            <w:right w:val="none" w:sz="0" w:space="0" w:color="auto"/>
          </w:divBdr>
        </w:div>
        <w:div w:id="355234425">
          <w:marLeft w:val="640"/>
          <w:marRight w:val="0"/>
          <w:marTop w:val="0"/>
          <w:marBottom w:val="0"/>
          <w:divBdr>
            <w:top w:val="none" w:sz="0" w:space="0" w:color="auto"/>
            <w:left w:val="none" w:sz="0" w:space="0" w:color="auto"/>
            <w:bottom w:val="none" w:sz="0" w:space="0" w:color="auto"/>
            <w:right w:val="none" w:sz="0" w:space="0" w:color="auto"/>
          </w:divBdr>
        </w:div>
        <w:div w:id="1443068890">
          <w:marLeft w:val="640"/>
          <w:marRight w:val="0"/>
          <w:marTop w:val="0"/>
          <w:marBottom w:val="0"/>
          <w:divBdr>
            <w:top w:val="none" w:sz="0" w:space="0" w:color="auto"/>
            <w:left w:val="none" w:sz="0" w:space="0" w:color="auto"/>
            <w:bottom w:val="none" w:sz="0" w:space="0" w:color="auto"/>
            <w:right w:val="none" w:sz="0" w:space="0" w:color="auto"/>
          </w:divBdr>
        </w:div>
        <w:div w:id="1060323638">
          <w:marLeft w:val="640"/>
          <w:marRight w:val="0"/>
          <w:marTop w:val="0"/>
          <w:marBottom w:val="0"/>
          <w:divBdr>
            <w:top w:val="none" w:sz="0" w:space="0" w:color="auto"/>
            <w:left w:val="none" w:sz="0" w:space="0" w:color="auto"/>
            <w:bottom w:val="none" w:sz="0" w:space="0" w:color="auto"/>
            <w:right w:val="none" w:sz="0" w:space="0" w:color="auto"/>
          </w:divBdr>
        </w:div>
        <w:div w:id="1251039346">
          <w:marLeft w:val="640"/>
          <w:marRight w:val="0"/>
          <w:marTop w:val="0"/>
          <w:marBottom w:val="0"/>
          <w:divBdr>
            <w:top w:val="none" w:sz="0" w:space="0" w:color="auto"/>
            <w:left w:val="none" w:sz="0" w:space="0" w:color="auto"/>
            <w:bottom w:val="none" w:sz="0" w:space="0" w:color="auto"/>
            <w:right w:val="none" w:sz="0" w:space="0" w:color="auto"/>
          </w:divBdr>
        </w:div>
        <w:div w:id="1026832556">
          <w:marLeft w:val="640"/>
          <w:marRight w:val="0"/>
          <w:marTop w:val="0"/>
          <w:marBottom w:val="0"/>
          <w:divBdr>
            <w:top w:val="none" w:sz="0" w:space="0" w:color="auto"/>
            <w:left w:val="none" w:sz="0" w:space="0" w:color="auto"/>
            <w:bottom w:val="none" w:sz="0" w:space="0" w:color="auto"/>
            <w:right w:val="none" w:sz="0" w:space="0" w:color="auto"/>
          </w:divBdr>
        </w:div>
        <w:div w:id="955672712">
          <w:marLeft w:val="640"/>
          <w:marRight w:val="0"/>
          <w:marTop w:val="0"/>
          <w:marBottom w:val="0"/>
          <w:divBdr>
            <w:top w:val="none" w:sz="0" w:space="0" w:color="auto"/>
            <w:left w:val="none" w:sz="0" w:space="0" w:color="auto"/>
            <w:bottom w:val="none" w:sz="0" w:space="0" w:color="auto"/>
            <w:right w:val="none" w:sz="0" w:space="0" w:color="auto"/>
          </w:divBdr>
        </w:div>
        <w:div w:id="666134027">
          <w:marLeft w:val="640"/>
          <w:marRight w:val="0"/>
          <w:marTop w:val="0"/>
          <w:marBottom w:val="0"/>
          <w:divBdr>
            <w:top w:val="none" w:sz="0" w:space="0" w:color="auto"/>
            <w:left w:val="none" w:sz="0" w:space="0" w:color="auto"/>
            <w:bottom w:val="none" w:sz="0" w:space="0" w:color="auto"/>
            <w:right w:val="none" w:sz="0" w:space="0" w:color="auto"/>
          </w:divBdr>
        </w:div>
        <w:div w:id="1266038957">
          <w:marLeft w:val="640"/>
          <w:marRight w:val="0"/>
          <w:marTop w:val="0"/>
          <w:marBottom w:val="0"/>
          <w:divBdr>
            <w:top w:val="none" w:sz="0" w:space="0" w:color="auto"/>
            <w:left w:val="none" w:sz="0" w:space="0" w:color="auto"/>
            <w:bottom w:val="none" w:sz="0" w:space="0" w:color="auto"/>
            <w:right w:val="none" w:sz="0" w:space="0" w:color="auto"/>
          </w:divBdr>
        </w:div>
        <w:div w:id="314190383">
          <w:marLeft w:val="640"/>
          <w:marRight w:val="0"/>
          <w:marTop w:val="0"/>
          <w:marBottom w:val="0"/>
          <w:divBdr>
            <w:top w:val="none" w:sz="0" w:space="0" w:color="auto"/>
            <w:left w:val="none" w:sz="0" w:space="0" w:color="auto"/>
            <w:bottom w:val="none" w:sz="0" w:space="0" w:color="auto"/>
            <w:right w:val="none" w:sz="0" w:space="0" w:color="auto"/>
          </w:divBdr>
        </w:div>
        <w:div w:id="290333421">
          <w:marLeft w:val="640"/>
          <w:marRight w:val="0"/>
          <w:marTop w:val="0"/>
          <w:marBottom w:val="0"/>
          <w:divBdr>
            <w:top w:val="none" w:sz="0" w:space="0" w:color="auto"/>
            <w:left w:val="none" w:sz="0" w:space="0" w:color="auto"/>
            <w:bottom w:val="none" w:sz="0" w:space="0" w:color="auto"/>
            <w:right w:val="none" w:sz="0" w:space="0" w:color="auto"/>
          </w:divBdr>
        </w:div>
        <w:div w:id="1273316023">
          <w:marLeft w:val="640"/>
          <w:marRight w:val="0"/>
          <w:marTop w:val="0"/>
          <w:marBottom w:val="0"/>
          <w:divBdr>
            <w:top w:val="none" w:sz="0" w:space="0" w:color="auto"/>
            <w:left w:val="none" w:sz="0" w:space="0" w:color="auto"/>
            <w:bottom w:val="none" w:sz="0" w:space="0" w:color="auto"/>
            <w:right w:val="none" w:sz="0" w:space="0" w:color="auto"/>
          </w:divBdr>
        </w:div>
        <w:div w:id="840508290">
          <w:marLeft w:val="640"/>
          <w:marRight w:val="0"/>
          <w:marTop w:val="0"/>
          <w:marBottom w:val="0"/>
          <w:divBdr>
            <w:top w:val="none" w:sz="0" w:space="0" w:color="auto"/>
            <w:left w:val="none" w:sz="0" w:space="0" w:color="auto"/>
            <w:bottom w:val="none" w:sz="0" w:space="0" w:color="auto"/>
            <w:right w:val="none" w:sz="0" w:space="0" w:color="auto"/>
          </w:divBdr>
        </w:div>
        <w:div w:id="1424764059">
          <w:marLeft w:val="640"/>
          <w:marRight w:val="0"/>
          <w:marTop w:val="0"/>
          <w:marBottom w:val="0"/>
          <w:divBdr>
            <w:top w:val="none" w:sz="0" w:space="0" w:color="auto"/>
            <w:left w:val="none" w:sz="0" w:space="0" w:color="auto"/>
            <w:bottom w:val="none" w:sz="0" w:space="0" w:color="auto"/>
            <w:right w:val="none" w:sz="0" w:space="0" w:color="auto"/>
          </w:divBdr>
        </w:div>
        <w:div w:id="1028719274">
          <w:marLeft w:val="640"/>
          <w:marRight w:val="0"/>
          <w:marTop w:val="0"/>
          <w:marBottom w:val="0"/>
          <w:divBdr>
            <w:top w:val="none" w:sz="0" w:space="0" w:color="auto"/>
            <w:left w:val="none" w:sz="0" w:space="0" w:color="auto"/>
            <w:bottom w:val="none" w:sz="0" w:space="0" w:color="auto"/>
            <w:right w:val="none" w:sz="0" w:space="0" w:color="auto"/>
          </w:divBdr>
        </w:div>
        <w:div w:id="243223394">
          <w:marLeft w:val="640"/>
          <w:marRight w:val="0"/>
          <w:marTop w:val="0"/>
          <w:marBottom w:val="0"/>
          <w:divBdr>
            <w:top w:val="none" w:sz="0" w:space="0" w:color="auto"/>
            <w:left w:val="none" w:sz="0" w:space="0" w:color="auto"/>
            <w:bottom w:val="none" w:sz="0" w:space="0" w:color="auto"/>
            <w:right w:val="none" w:sz="0" w:space="0" w:color="auto"/>
          </w:divBdr>
        </w:div>
        <w:div w:id="237643092">
          <w:marLeft w:val="640"/>
          <w:marRight w:val="0"/>
          <w:marTop w:val="0"/>
          <w:marBottom w:val="0"/>
          <w:divBdr>
            <w:top w:val="none" w:sz="0" w:space="0" w:color="auto"/>
            <w:left w:val="none" w:sz="0" w:space="0" w:color="auto"/>
            <w:bottom w:val="none" w:sz="0" w:space="0" w:color="auto"/>
            <w:right w:val="none" w:sz="0" w:space="0" w:color="auto"/>
          </w:divBdr>
        </w:div>
        <w:div w:id="1524437776">
          <w:marLeft w:val="640"/>
          <w:marRight w:val="0"/>
          <w:marTop w:val="0"/>
          <w:marBottom w:val="0"/>
          <w:divBdr>
            <w:top w:val="none" w:sz="0" w:space="0" w:color="auto"/>
            <w:left w:val="none" w:sz="0" w:space="0" w:color="auto"/>
            <w:bottom w:val="none" w:sz="0" w:space="0" w:color="auto"/>
            <w:right w:val="none" w:sz="0" w:space="0" w:color="auto"/>
          </w:divBdr>
        </w:div>
        <w:div w:id="1656761170">
          <w:marLeft w:val="640"/>
          <w:marRight w:val="0"/>
          <w:marTop w:val="0"/>
          <w:marBottom w:val="0"/>
          <w:divBdr>
            <w:top w:val="none" w:sz="0" w:space="0" w:color="auto"/>
            <w:left w:val="none" w:sz="0" w:space="0" w:color="auto"/>
            <w:bottom w:val="none" w:sz="0" w:space="0" w:color="auto"/>
            <w:right w:val="none" w:sz="0" w:space="0" w:color="auto"/>
          </w:divBdr>
        </w:div>
        <w:div w:id="228198972">
          <w:marLeft w:val="640"/>
          <w:marRight w:val="0"/>
          <w:marTop w:val="0"/>
          <w:marBottom w:val="0"/>
          <w:divBdr>
            <w:top w:val="none" w:sz="0" w:space="0" w:color="auto"/>
            <w:left w:val="none" w:sz="0" w:space="0" w:color="auto"/>
            <w:bottom w:val="none" w:sz="0" w:space="0" w:color="auto"/>
            <w:right w:val="none" w:sz="0" w:space="0" w:color="auto"/>
          </w:divBdr>
        </w:div>
        <w:div w:id="165439114">
          <w:marLeft w:val="640"/>
          <w:marRight w:val="0"/>
          <w:marTop w:val="0"/>
          <w:marBottom w:val="0"/>
          <w:divBdr>
            <w:top w:val="none" w:sz="0" w:space="0" w:color="auto"/>
            <w:left w:val="none" w:sz="0" w:space="0" w:color="auto"/>
            <w:bottom w:val="none" w:sz="0" w:space="0" w:color="auto"/>
            <w:right w:val="none" w:sz="0" w:space="0" w:color="auto"/>
          </w:divBdr>
        </w:div>
        <w:div w:id="1737119422">
          <w:marLeft w:val="640"/>
          <w:marRight w:val="0"/>
          <w:marTop w:val="0"/>
          <w:marBottom w:val="0"/>
          <w:divBdr>
            <w:top w:val="none" w:sz="0" w:space="0" w:color="auto"/>
            <w:left w:val="none" w:sz="0" w:space="0" w:color="auto"/>
            <w:bottom w:val="none" w:sz="0" w:space="0" w:color="auto"/>
            <w:right w:val="none" w:sz="0" w:space="0" w:color="auto"/>
          </w:divBdr>
        </w:div>
        <w:div w:id="739641967">
          <w:marLeft w:val="640"/>
          <w:marRight w:val="0"/>
          <w:marTop w:val="0"/>
          <w:marBottom w:val="0"/>
          <w:divBdr>
            <w:top w:val="none" w:sz="0" w:space="0" w:color="auto"/>
            <w:left w:val="none" w:sz="0" w:space="0" w:color="auto"/>
            <w:bottom w:val="none" w:sz="0" w:space="0" w:color="auto"/>
            <w:right w:val="none" w:sz="0" w:space="0" w:color="auto"/>
          </w:divBdr>
        </w:div>
        <w:div w:id="1486780656">
          <w:marLeft w:val="640"/>
          <w:marRight w:val="0"/>
          <w:marTop w:val="0"/>
          <w:marBottom w:val="0"/>
          <w:divBdr>
            <w:top w:val="none" w:sz="0" w:space="0" w:color="auto"/>
            <w:left w:val="none" w:sz="0" w:space="0" w:color="auto"/>
            <w:bottom w:val="none" w:sz="0" w:space="0" w:color="auto"/>
            <w:right w:val="none" w:sz="0" w:space="0" w:color="auto"/>
          </w:divBdr>
        </w:div>
        <w:div w:id="359166373">
          <w:marLeft w:val="640"/>
          <w:marRight w:val="0"/>
          <w:marTop w:val="0"/>
          <w:marBottom w:val="0"/>
          <w:divBdr>
            <w:top w:val="none" w:sz="0" w:space="0" w:color="auto"/>
            <w:left w:val="none" w:sz="0" w:space="0" w:color="auto"/>
            <w:bottom w:val="none" w:sz="0" w:space="0" w:color="auto"/>
            <w:right w:val="none" w:sz="0" w:space="0" w:color="auto"/>
          </w:divBdr>
        </w:div>
        <w:div w:id="313215876">
          <w:marLeft w:val="640"/>
          <w:marRight w:val="0"/>
          <w:marTop w:val="0"/>
          <w:marBottom w:val="0"/>
          <w:divBdr>
            <w:top w:val="none" w:sz="0" w:space="0" w:color="auto"/>
            <w:left w:val="none" w:sz="0" w:space="0" w:color="auto"/>
            <w:bottom w:val="none" w:sz="0" w:space="0" w:color="auto"/>
            <w:right w:val="none" w:sz="0" w:space="0" w:color="auto"/>
          </w:divBdr>
        </w:div>
        <w:div w:id="487479739">
          <w:marLeft w:val="640"/>
          <w:marRight w:val="0"/>
          <w:marTop w:val="0"/>
          <w:marBottom w:val="0"/>
          <w:divBdr>
            <w:top w:val="none" w:sz="0" w:space="0" w:color="auto"/>
            <w:left w:val="none" w:sz="0" w:space="0" w:color="auto"/>
            <w:bottom w:val="none" w:sz="0" w:space="0" w:color="auto"/>
            <w:right w:val="none" w:sz="0" w:space="0" w:color="auto"/>
          </w:divBdr>
        </w:div>
        <w:div w:id="1820148655">
          <w:marLeft w:val="640"/>
          <w:marRight w:val="0"/>
          <w:marTop w:val="0"/>
          <w:marBottom w:val="0"/>
          <w:divBdr>
            <w:top w:val="none" w:sz="0" w:space="0" w:color="auto"/>
            <w:left w:val="none" w:sz="0" w:space="0" w:color="auto"/>
            <w:bottom w:val="none" w:sz="0" w:space="0" w:color="auto"/>
            <w:right w:val="none" w:sz="0" w:space="0" w:color="auto"/>
          </w:divBdr>
        </w:div>
        <w:div w:id="539976000">
          <w:marLeft w:val="640"/>
          <w:marRight w:val="0"/>
          <w:marTop w:val="0"/>
          <w:marBottom w:val="0"/>
          <w:divBdr>
            <w:top w:val="none" w:sz="0" w:space="0" w:color="auto"/>
            <w:left w:val="none" w:sz="0" w:space="0" w:color="auto"/>
            <w:bottom w:val="none" w:sz="0" w:space="0" w:color="auto"/>
            <w:right w:val="none" w:sz="0" w:space="0" w:color="auto"/>
          </w:divBdr>
        </w:div>
        <w:div w:id="76751960">
          <w:marLeft w:val="640"/>
          <w:marRight w:val="0"/>
          <w:marTop w:val="0"/>
          <w:marBottom w:val="0"/>
          <w:divBdr>
            <w:top w:val="none" w:sz="0" w:space="0" w:color="auto"/>
            <w:left w:val="none" w:sz="0" w:space="0" w:color="auto"/>
            <w:bottom w:val="none" w:sz="0" w:space="0" w:color="auto"/>
            <w:right w:val="none" w:sz="0" w:space="0" w:color="auto"/>
          </w:divBdr>
        </w:div>
        <w:div w:id="639917150">
          <w:marLeft w:val="640"/>
          <w:marRight w:val="0"/>
          <w:marTop w:val="0"/>
          <w:marBottom w:val="0"/>
          <w:divBdr>
            <w:top w:val="none" w:sz="0" w:space="0" w:color="auto"/>
            <w:left w:val="none" w:sz="0" w:space="0" w:color="auto"/>
            <w:bottom w:val="none" w:sz="0" w:space="0" w:color="auto"/>
            <w:right w:val="none" w:sz="0" w:space="0" w:color="auto"/>
          </w:divBdr>
        </w:div>
        <w:div w:id="285430331">
          <w:marLeft w:val="640"/>
          <w:marRight w:val="0"/>
          <w:marTop w:val="0"/>
          <w:marBottom w:val="0"/>
          <w:divBdr>
            <w:top w:val="none" w:sz="0" w:space="0" w:color="auto"/>
            <w:left w:val="none" w:sz="0" w:space="0" w:color="auto"/>
            <w:bottom w:val="none" w:sz="0" w:space="0" w:color="auto"/>
            <w:right w:val="none" w:sz="0" w:space="0" w:color="auto"/>
          </w:divBdr>
        </w:div>
        <w:div w:id="309094912">
          <w:marLeft w:val="640"/>
          <w:marRight w:val="0"/>
          <w:marTop w:val="0"/>
          <w:marBottom w:val="0"/>
          <w:divBdr>
            <w:top w:val="none" w:sz="0" w:space="0" w:color="auto"/>
            <w:left w:val="none" w:sz="0" w:space="0" w:color="auto"/>
            <w:bottom w:val="none" w:sz="0" w:space="0" w:color="auto"/>
            <w:right w:val="none" w:sz="0" w:space="0" w:color="auto"/>
          </w:divBdr>
        </w:div>
        <w:div w:id="1451319145">
          <w:marLeft w:val="640"/>
          <w:marRight w:val="0"/>
          <w:marTop w:val="0"/>
          <w:marBottom w:val="0"/>
          <w:divBdr>
            <w:top w:val="none" w:sz="0" w:space="0" w:color="auto"/>
            <w:left w:val="none" w:sz="0" w:space="0" w:color="auto"/>
            <w:bottom w:val="none" w:sz="0" w:space="0" w:color="auto"/>
            <w:right w:val="none" w:sz="0" w:space="0" w:color="auto"/>
          </w:divBdr>
        </w:div>
        <w:div w:id="469787527">
          <w:marLeft w:val="640"/>
          <w:marRight w:val="0"/>
          <w:marTop w:val="0"/>
          <w:marBottom w:val="0"/>
          <w:divBdr>
            <w:top w:val="none" w:sz="0" w:space="0" w:color="auto"/>
            <w:left w:val="none" w:sz="0" w:space="0" w:color="auto"/>
            <w:bottom w:val="none" w:sz="0" w:space="0" w:color="auto"/>
            <w:right w:val="none" w:sz="0" w:space="0" w:color="auto"/>
          </w:divBdr>
        </w:div>
        <w:div w:id="2071534218">
          <w:marLeft w:val="640"/>
          <w:marRight w:val="0"/>
          <w:marTop w:val="0"/>
          <w:marBottom w:val="0"/>
          <w:divBdr>
            <w:top w:val="none" w:sz="0" w:space="0" w:color="auto"/>
            <w:left w:val="none" w:sz="0" w:space="0" w:color="auto"/>
            <w:bottom w:val="none" w:sz="0" w:space="0" w:color="auto"/>
            <w:right w:val="none" w:sz="0" w:space="0" w:color="auto"/>
          </w:divBdr>
        </w:div>
        <w:div w:id="1321933125">
          <w:marLeft w:val="640"/>
          <w:marRight w:val="0"/>
          <w:marTop w:val="0"/>
          <w:marBottom w:val="0"/>
          <w:divBdr>
            <w:top w:val="none" w:sz="0" w:space="0" w:color="auto"/>
            <w:left w:val="none" w:sz="0" w:space="0" w:color="auto"/>
            <w:bottom w:val="none" w:sz="0" w:space="0" w:color="auto"/>
            <w:right w:val="none" w:sz="0" w:space="0" w:color="auto"/>
          </w:divBdr>
        </w:div>
        <w:div w:id="601885056">
          <w:marLeft w:val="640"/>
          <w:marRight w:val="0"/>
          <w:marTop w:val="0"/>
          <w:marBottom w:val="0"/>
          <w:divBdr>
            <w:top w:val="none" w:sz="0" w:space="0" w:color="auto"/>
            <w:left w:val="none" w:sz="0" w:space="0" w:color="auto"/>
            <w:bottom w:val="none" w:sz="0" w:space="0" w:color="auto"/>
            <w:right w:val="none" w:sz="0" w:space="0" w:color="auto"/>
          </w:divBdr>
        </w:div>
        <w:div w:id="560094341">
          <w:marLeft w:val="640"/>
          <w:marRight w:val="0"/>
          <w:marTop w:val="0"/>
          <w:marBottom w:val="0"/>
          <w:divBdr>
            <w:top w:val="none" w:sz="0" w:space="0" w:color="auto"/>
            <w:left w:val="none" w:sz="0" w:space="0" w:color="auto"/>
            <w:bottom w:val="none" w:sz="0" w:space="0" w:color="auto"/>
            <w:right w:val="none" w:sz="0" w:space="0" w:color="auto"/>
          </w:divBdr>
        </w:div>
        <w:div w:id="403722614">
          <w:marLeft w:val="640"/>
          <w:marRight w:val="0"/>
          <w:marTop w:val="0"/>
          <w:marBottom w:val="0"/>
          <w:divBdr>
            <w:top w:val="none" w:sz="0" w:space="0" w:color="auto"/>
            <w:left w:val="none" w:sz="0" w:space="0" w:color="auto"/>
            <w:bottom w:val="none" w:sz="0" w:space="0" w:color="auto"/>
            <w:right w:val="none" w:sz="0" w:space="0" w:color="auto"/>
          </w:divBdr>
        </w:div>
        <w:div w:id="2009945055">
          <w:marLeft w:val="640"/>
          <w:marRight w:val="0"/>
          <w:marTop w:val="0"/>
          <w:marBottom w:val="0"/>
          <w:divBdr>
            <w:top w:val="none" w:sz="0" w:space="0" w:color="auto"/>
            <w:left w:val="none" w:sz="0" w:space="0" w:color="auto"/>
            <w:bottom w:val="none" w:sz="0" w:space="0" w:color="auto"/>
            <w:right w:val="none" w:sz="0" w:space="0" w:color="auto"/>
          </w:divBdr>
        </w:div>
        <w:div w:id="1445031625">
          <w:marLeft w:val="640"/>
          <w:marRight w:val="0"/>
          <w:marTop w:val="0"/>
          <w:marBottom w:val="0"/>
          <w:divBdr>
            <w:top w:val="none" w:sz="0" w:space="0" w:color="auto"/>
            <w:left w:val="none" w:sz="0" w:space="0" w:color="auto"/>
            <w:bottom w:val="none" w:sz="0" w:space="0" w:color="auto"/>
            <w:right w:val="none" w:sz="0" w:space="0" w:color="auto"/>
          </w:divBdr>
        </w:div>
        <w:div w:id="932666187">
          <w:marLeft w:val="640"/>
          <w:marRight w:val="0"/>
          <w:marTop w:val="0"/>
          <w:marBottom w:val="0"/>
          <w:divBdr>
            <w:top w:val="none" w:sz="0" w:space="0" w:color="auto"/>
            <w:left w:val="none" w:sz="0" w:space="0" w:color="auto"/>
            <w:bottom w:val="none" w:sz="0" w:space="0" w:color="auto"/>
            <w:right w:val="none" w:sz="0" w:space="0" w:color="auto"/>
          </w:divBdr>
        </w:div>
        <w:div w:id="412049489">
          <w:marLeft w:val="640"/>
          <w:marRight w:val="0"/>
          <w:marTop w:val="0"/>
          <w:marBottom w:val="0"/>
          <w:divBdr>
            <w:top w:val="none" w:sz="0" w:space="0" w:color="auto"/>
            <w:left w:val="none" w:sz="0" w:space="0" w:color="auto"/>
            <w:bottom w:val="none" w:sz="0" w:space="0" w:color="auto"/>
            <w:right w:val="none" w:sz="0" w:space="0" w:color="auto"/>
          </w:divBdr>
        </w:div>
        <w:div w:id="1895577766">
          <w:marLeft w:val="640"/>
          <w:marRight w:val="0"/>
          <w:marTop w:val="0"/>
          <w:marBottom w:val="0"/>
          <w:divBdr>
            <w:top w:val="none" w:sz="0" w:space="0" w:color="auto"/>
            <w:left w:val="none" w:sz="0" w:space="0" w:color="auto"/>
            <w:bottom w:val="none" w:sz="0" w:space="0" w:color="auto"/>
            <w:right w:val="none" w:sz="0" w:space="0" w:color="auto"/>
          </w:divBdr>
        </w:div>
        <w:div w:id="1663775607">
          <w:marLeft w:val="640"/>
          <w:marRight w:val="0"/>
          <w:marTop w:val="0"/>
          <w:marBottom w:val="0"/>
          <w:divBdr>
            <w:top w:val="none" w:sz="0" w:space="0" w:color="auto"/>
            <w:left w:val="none" w:sz="0" w:space="0" w:color="auto"/>
            <w:bottom w:val="none" w:sz="0" w:space="0" w:color="auto"/>
            <w:right w:val="none" w:sz="0" w:space="0" w:color="auto"/>
          </w:divBdr>
        </w:div>
        <w:div w:id="1034572331">
          <w:marLeft w:val="640"/>
          <w:marRight w:val="0"/>
          <w:marTop w:val="0"/>
          <w:marBottom w:val="0"/>
          <w:divBdr>
            <w:top w:val="none" w:sz="0" w:space="0" w:color="auto"/>
            <w:left w:val="none" w:sz="0" w:space="0" w:color="auto"/>
            <w:bottom w:val="none" w:sz="0" w:space="0" w:color="auto"/>
            <w:right w:val="none" w:sz="0" w:space="0" w:color="auto"/>
          </w:divBdr>
        </w:div>
        <w:div w:id="1859588096">
          <w:marLeft w:val="640"/>
          <w:marRight w:val="0"/>
          <w:marTop w:val="0"/>
          <w:marBottom w:val="0"/>
          <w:divBdr>
            <w:top w:val="none" w:sz="0" w:space="0" w:color="auto"/>
            <w:left w:val="none" w:sz="0" w:space="0" w:color="auto"/>
            <w:bottom w:val="none" w:sz="0" w:space="0" w:color="auto"/>
            <w:right w:val="none" w:sz="0" w:space="0" w:color="auto"/>
          </w:divBdr>
        </w:div>
        <w:div w:id="1507289114">
          <w:marLeft w:val="640"/>
          <w:marRight w:val="0"/>
          <w:marTop w:val="0"/>
          <w:marBottom w:val="0"/>
          <w:divBdr>
            <w:top w:val="none" w:sz="0" w:space="0" w:color="auto"/>
            <w:left w:val="none" w:sz="0" w:space="0" w:color="auto"/>
            <w:bottom w:val="none" w:sz="0" w:space="0" w:color="auto"/>
            <w:right w:val="none" w:sz="0" w:space="0" w:color="auto"/>
          </w:divBdr>
        </w:div>
        <w:div w:id="1501583252">
          <w:marLeft w:val="640"/>
          <w:marRight w:val="0"/>
          <w:marTop w:val="0"/>
          <w:marBottom w:val="0"/>
          <w:divBdr>
            <w:top w:val="none" w:sz="0" w:space="0" w:color="auto"/>
            <w:left w:val="none" w:sz="0" w:space="0" w:color="auto"/>
            <w:bottom w:val="none" w:sz="0" w:space="0" w:color="auto"/>
            <w:right w:val="none" w:sz="0" w:space="0" w:color="auto"/>
          </w:divBdr>
        </w:div>
        <w:div w:id="1804419447">
          <w:marLeft w:val="640"/>
          <w:marRight w:val="0"/>
          <w:marTop w:val="0"/>
          <w:marBottom w:val="0"/>
          <w:divBdr>
            <w:top w:val="none" w:sz="0" w:space="0" w:color="auto"/>
            <w:left w:val="none" w:sz="0" w:space="0" w:color="auto"/>
            <w:bottom w:val="none" w:sz="0" w:space="0" w:color="auto"/>
            <w:right w:val="none" w:sz="0" w:space="0" w:color="auto"/>
          </w:divBdr>
        </w:div>
        <w:div w:id="1112630848">
          <w:marLeft w:val="640"/>
          <w:marRight w:val="0"/>
          <w:marTop w:val="0"/>
          <w:marBottom w:val="0"/>
          <w:divBdr>
            <w:top w:val="none" w:sz="0" w:space="0" w:color="auto"/>
            <w:left w:val="none" w:sz="0" w:space="0" w:color="auto"/>
            <w:bottom w:val="none" w:sz="0" w:space="0" w:color="auto"/>
            <w:right w:val="none" w:sz="0" w:space="0" w:color="auto"/>
          </w:divBdr>
        </w:div>
        <w:div w:id="753551705">
          <w:marLeft w:val="640"/>
          <w:marRight w:val="0"/>
          <w:marTop w:val="0"/>
          <w:marBottom w:val="0"/>
          <w:divBdr>
            <w:top w:val="none" w:sz="0" w:space="0" w:color="auto"/>
            <w:left w:val="none" w:sz="0" w:space="0" w:color="auto"/>
            <w:bottom w:val="none" w:sz="0" w:space="0" w:color="auto"/>
            <w:right w:val="none" w:sz="0" w:space="0" w:color="auto"/>
          </w:divBdr>
        </w:div>
        <w:div w:id="2124377132">
          <w:marLeft w:val="640"/>
          <w:marRight w:val="0"/>
          <w:marTop w:val="0"/>
          <w:marBottom w:val="0"/>
          <w:divBdr>
            <w:top w:val="none" w:sz="0" w:space="0" w:color="auto"/>
            <w:left w:val="none" w:sz="0" w:space="0" w:color="auto"/>
            <w:bottom w:val="none" w:sz="0" w:space="0" w:color="auto"/>
            <w:right w:val="none" w:sz="0" w:space="0" w:color="auto"/>
          </w:divBdr>
        </w:div>
        <w:div w:id="1628465828">
          <w:marLeft w:val="640"/>
          <w:marRight w:val="0"/>
          <w:marTop w:val="0"/>
          <w:marBottom w:val="0"/>
          <w:divBdr>
            <w:top w:val="none" w:sz="0" w:space="0" w:color="auto"/>
            <w:left w:val="none" w:sz="0" w:space="0" w:color="auto"/>
            <w:bottom w:val="none" w:sz="0" w:space="0" w:color="auto"/>
            <w:right w:val="none" w:sz="0" w:space="0" w:color="auto"/>
          </w:divBdr>
        </w:div>
        <w:div w:id="1350378174">
          <w:marLeft w:val="640"/>
          <w:marRight w:val="0"/>
          <w:marTop w:val="0"/>
          <w:marBottom w:val="0"/>
          <w:divBdr>
            <w:top w:val="none" w:sz="0" w:space="0" w:color="auto"/>
            <w:left w:val="none" w:sz="0" w:space="0" w:color="auto"/>
            <w:bottom w:val="none" w:sz="0" w:space="0" w:color="auto"/>
            <w:right w:val="none" w:sz="0" w:space="0" w:color="auto"/>
          </w:divBdr>
        </w:div>
        <w:div w:id="394621383">
          <w:marLeft w:val="640"/>
          <w:marRight w:val="0"/>
          <w:marTop w:val="0"/>
          <w:marBottom w:val="0"/>
          <w:divBdr>
            <w:top w:val="none" w:sz="0" w:space="0" w:color="auto"/>
            <w:left w:val="none" w:sz="0" w:space="0" w:color="auto"/>
            <w:bottom w:val="none" w:sz="0" w:space="0" w:color="auto"/>
            <w:right w:val="none" w:sz="0" w:space="0" w:color="auto"/>
          </w:divBdr>
        </w:div>
        <w:div w:id="576355393">
          <w:marLeft w:val="640"/>
          <w:marRight w:val="0"/>
          <w:marTop w:val="0"/>
          <w:marBottom w:val="0"/>
          <w:divBdr>
            <w:top w:val="none" w:sz="0" w:space="0" w:color="auto"/>
            <w:left w:val="none" w:sz="0" w:space="0" w:color="auto"/>
            <w:bottom w:val="none" w:sz="0" w:space="0" w:color="auto"/>
            <w:right w:val="none" w:sz="0" w:space="0" w:color="auto"/>
          </w:divBdr>
        </w:div>
        <w:div w:id="1482186270">
          <w:marLeft w:val="640"/>
          <w:marRight w:val="0"/>
          <w:marTop w:val="0"/>
          <w:marBottom w:val="0"/>
          <w:divBdr>
            <w:top w:val="none" w:sz="0" w:space="0" w:color="auto"/>
            <w:left w:val="none" w:sz="0" w:space="0" w:color="auto"/>
            <w:bottom w:val="none" w:sz="0" w:space="0" w:color="auto"/>
            <w:right w:val="none" w:sz="0" w:space="0" w:color="auto"/>
          </w:divBdr>
        </w:div>
        <w:div w:id="1536383476">
          <w:marLeft w:val="640"/>
          <w:marRight w:val="0"/>
          <w:marTop w:val="0"/>
          <w:marBottom w:val="0"/>
          <w:divBdr>
            <w:top w:val="none" w:sz="0" w:space="0" w:color="auto"/>
            <w:left w:val="none" w:sz="0" w:space="0" w:color="auto"/>
            <w:bottom w:val="none" w:sz="0" w:space="0" w:color="auto"/>
            <w:right w:val="none" w:sz="0" w:space="0" w:color="auto"/>
          </w:divBdr>
        </w:div>
        <w:div w:id="951284203">
          <w:marLeft w:val="640"/>
          <w:marRight w:val="0"/>
          <w:marTop w:val="0"/>
          <w:marBottom w:val="0"/>
          <w:divBdr>
            <w:top w:val="none" w:sz="0" w:space="0" w:color="auto"/>
            <w:left w:val="none" w:sz="0" w:space="0" w:color="auto"/>
            <w:bottom w:val="none" w:sz="0" w:space="0" w:color="auto"/>
            <w:right w:val="none" w:sz="0" w:space="0" w:color="auto"/>
          </w:divBdr>
        </w:div>
        <w:div w:id="445537555">
          <w:marLeft w:val="640"/>
          <w:marRight w:val="0"/>
          <w:marTop w:val="0"/>
          <w:marBottom w:val="0"/>
          <w:divBdr>
            <w:top w:val="none" w:sz="0" w:space="0" w:color="auto"/>
            <w:left w:val="none" w:sz="0" w:space="0" w:color="auto"/>
            <w:bottom w:val="none" w:sz="0" w:space="0" w:color="auto"/>
            <w:right w:val="none" w:sz="0" w:space="0" w:color="auto"/>
          </w:divBdr>
        </w:div>
        <w:div w:id="1524788403">
          <w:marLeft w:val="640"/>
          <w:marRight w:val="0"/>
          <w:marTop w:val="0"/>
          <w:marBottom w:val="0"/>
          <w:divBdr>
            <w:top w:val="none" w:sz="0" w:space="0" w:color="auto"/>
            <w:left w:val="none" w:sz="0" w:space="0" w:color="auto"/>
            <w:bottom w:val="none" w:sz="0" w:space="0" w:color="auto"/>
            <w:right w:val="none" w:sz="0" w:space="0" w:color="auto"/>
          </w:divBdr>
        </w:div>
        <w:div w:id="2084377350">
          <w:marLeft w:val="640"/>
          <w:marRight w:val="0"/>
          <w:marTop w:val="0"/>
          <w:marBottom w:val="0"/>
          <w:divBdr>
            <w:top w:val="none" w:sz="0" w:space="0" w:color="auto"/>
            <w:left w:val="none" w:sz="0" w:space="0" w:color="auto"/>
            <w:bottom w:val="none" w:sz="0" w:space="0" w:color="auto"/>
            <w:right w:val="none" w:sz="0" w:space="0" w:color="auto"/>
          </w:divBdr>
        </w:div>
      </w:divsChild>
    </w:div>
    <w:div w:id="1574506501">
      <w:marLeft w:val="480"/>
      <w:marRight w:val="0"/>
      <w:marTop w:val="0"/>
      <w:marBottom w:val="0"/>
      <w:divBdr>
        <w:top w:val="none" w:sz="0" w:space="0" w:color="auto"/>
        <w:left w:val="none" w:sz="0" w:space="0" w:color="auto"/>
        <w:bottom w:val="none" w:sz="0" w:space="0" w:color="auto"/>
        <w:right w:val="none" w:sz="0" w:space="0" w:color="auto"/>
      </w:divBdr>
    </w:div>
    <w:div w:id="1574927654">
      <w:bodyDiv w:val="1"/>
      <w:marLeft w:val="0"/>
      <w:marRight w:val="0"/>
      <w:marTop w:val="0"/>
      <w:marBottom w:val="0"/>
      <w:divBdr>
        <w:top w:val="none" w:sz="0" w:space="0" w:color="auto"/>
        <w:left w:val="none" w:sz="0" w:space="0" w:color="auto"/>
        <w:bottom w:val="none" w:sz="0" w:space="0" w:color="auto"/>
        <w:right w:val="none" w:sz="0" w:space="0" w:color="auto"/>
      </w:divBdr>
    </w:div>
    <w:div w:id="1576742756">
      <w:marLeft w:val="480"/>
      <w:marRight w:val="0"/>
      <w:marTop w:val="0"/>
      <w:marBottom w:val="0"/>
      <w:divBdr>
        <w:top w:val="none" w:sz="0" w:space="0" w:color="auto"/>
        <w:left w:val="none" w:sz="0" w:space="0" w:color="auto"/>
        <w:bottom w:val="none" w:sz="0" w:space="0" w:color="auto"/>
        <w:right w:val="none" w:sz="0" w:space="0" w:color="auto"/>
      </w:divBdr>
    </w:div>
    <w:div w:id="1576746764">
      <w:marLeft w:val="480"/>
      <w:marRight w:val="0"/>
      <w:marTop w:val="0"/>
      <w:marBottom w:val="0"/>
      <w:divBdr>
        <w:top w:val="none" w:sz="0" w:space="0" w:color="auto"/>
        <w:left w:val="none" w:sz="0" w:space="0" w:color="auto"/>
        <w:bottom w:val="none" w:sz="0" w:space="0" w:color="auto"/>
        <w:right w:val="none" w:sz="0" w:space="0" w:color="auto"/>
      </w:divBdr>
    </w:div>
    <w:div w:id="1577472766">
      <w:bodyDiv w:val="1"/>
      <w:marLeft w:val="0"/>
      <w:marRight w:val="0"/>
      <w:marTop w:val="0"/>
      <w:marBottom w:val="0"/>
      <w:divBdr>
        <w:top w:val="none" w:sz="0" w:space="0" w:color="auto"/>
        <w:left w:val="none" w:sz="0" w:space="0" w:color="auto"/>
        <w:bottom w:val="none" w:sz="0" w:space="0" w:color="auto"/>
        <w:right w:val="none" w:sz="0" w:space="0" w:color="auto"/>
      </w:divBdr>
      <w:divsChild>
        <w:div w:id="440958362">
          <w:marLeft w:val="640"/>
          <w:marRight w:val="0"/>
          <w:marTop w:val="0"/>
          <w:marBottom w:val="0"/>
          <w:divBdr>
            <w:top w:val="none" w:sz="0" w:space="0" w:color="auto"/>
            <w:left w:val="none" w:sz="0" w:space="0" w:color="auto"/>
            <w:bottom w:val="none" w:sz="0" w:space="0" w:color="auto"/>
            <w:right w:val="none" w:sz="0" w:space="0" w:color="auto"/>
          </w:divBdr>
        </w:div>
        <w:div w:id="1094396216">
          <w:marLeft w:val="640"/>
          <w:marRight w:val="0"/>
          <w:marTop w:val="0"/>
          <w:marBottom w:val="0"/>
          <w:divBdr>
            <w:top w:val="none" w:sz="0" w:space="0" w:color="auto"/>
            <w:left w:val="none" w:sz="0" w:space="0" w:color="auto"/>
            <w:bottom w:val="none" w:sz="0" w:space="0" w:color="auto"/>
            <w:right w:val="none" w:sz="0" w:space="0" w:color="auto"/>
          </w:divBdr>
        </w:div>
        <w:div w:id="2028604018">
          <w:marLeft w:val="640"/>
          <w:marRight w:val="0"/>
          <w:marTop w:val="0"/>
          <w:marBottom w:val="0"/>
          <w:divBdr>
            <w:top w:val="none" w:sz="0" w:space="0" w:color="auto"/>
            <w:left w:val="none" w:sz="0" w:space="0" w:color="auto"/>
            <w:bottom w:val="none" w:sz="0" w:space="0" w:color="auto"/>
            <w:right w:val="none" w:sz="0" w:space="0" w:color="auto"/>
          </w:divBdr>
        </w:div>
        <w:div w:id="54285028">
          <w:marLeft w:val="640"/>
          <w:marRight w:val="0"/>
          <w:marTop w:val="0"/>
          <w:marBottom w:val="0"/>
          <w:divBdr>
            <w:top w:val="none" w:sz="0" w:space="0" w:color="auto"/>
            <w:left w:val="none" w:sz="0" w:space="0" w:color="auto"/>
            <w:bottom w:val="none" w:sz="0" w:space="0" w:color="auto"/>
            <w:right w:val="none" w:sz="0" w:space="0" w:color="auto"/>
          </w:divBdr>
        </w:div>
        <w:div w:id="1023166342">
          <w:marLeft w:val="640"/>
          <w:marRight w:val="0"/>
          <w:marTop w:val="0"/>
          <w:marBottom w:val="0"/>
          <w:divBdr>
            <w:top w:val="none" w:sz="0" w:space="0" w:color="auto"/>
            <w:left w:val="none" w:sz="0" w:space="0" w:color="auto"/>
            <w:bottom w:val="none" w:sz="0" w:space="0" w:color="auto"/>
            <w:right w:val="none" w:sz="0" w:space="0" w:color="auto"/>
          </w:divBdr>
        </w:div>
        <w:div w:id="784544857">
          <w:marLeft w:val="640"/>
          <w:marRight w:val="0"/>
          <w:marTop w:val="0"/>
          <w:marBottom w:val="0"/>
          <w:divBdr>
            <w:top w:val="none" w:sz="0" w:space="0" w:color="auto"/>
            <w:left w:val="none" w:sz="0" w:space="0" w:color="auto"/>
            <w:bottom w:val="none" w:sz="0" w:space="0" w:color="auto"/>
            <w:right w:val="none" w:sz="0" w:space="0" w:color="auto"/>
          </w:divBdr>
        </w:div>
        <w:div w:id="297106610">
          <w:marLeft w:val="640"/>
          <w:marRight w:val="0"/>
          <w:marTop w:val="0"/>
          <w:marBottom w:val="0"/>
          <w:divBdr>
            <w:top w:val="none" w:sz="0" w:space="0" w:color="auto"/>
            <w:left w:val="none" w:sz="0" w:space="0" w:color="auto"/>
            <w:bottom w:val="none" w:sz="0" w:space="0" w:color="auto"/>
            <w:right w:val="none" w:sz="0" w:space="0" w:color="auto"/>
          </w:divBdr>
        </w:div>
        <w:div w:id="2130197366">
          <w:marLeft w:val="640"/>
          <w:marRight w:val="0"/>
          <w:marTop w:val="0"/>
          <w:marBottom w:val="0"/>
          <w:divBdr>
            <w:top w:val="none" w:sz="0" w:space="0" w:color="auto"/>
            <w:left w:val="none" w:sz="0" w:space="0" w:color="auto"/>
            <w:bottom w:val="none" w:sz="0" w:space="0" w:color="auto"/>
            <w:right w:val="none" w:sz="0" w:space="0" w:color="auto"/>
          </w:divBdr>
        </w:div>
        <w:div w:id="1844007656">
          <w:marLeft w:val="640"/>
          <w:marRight w:val="0"/>
          <w:marTop w:val="0"/>
          <w:marBottom w:val="0"/>
          <w:divBdr>
            <w:top w:val="none" w:sz="0" w:space="0" w:color="auto"/>
            <w:left w:val="none" w:sz="0" w:space="0" w:color="auto"/>
            <w:bottom w:val="none" w:sz="0" w:space="0" w:color="auto"/>
            <w:right w:val="none" w:sz="0" w:space="0" w:color="auto"/>
          </w:divBdr>
        </w:div>
        <w:div w:id="689768005">
          <w:marLeft w:val="640"/>
          <w:marRight w:val="0"/>
          <w:marTop w:val="0"/>
          <w:marBottom w:val="0"/>
          <w:divBdr>
            <w:top w:val="none" w:sz="0" w:space="0" w:color="auto"/>
            <w:left w:val="none" w:sz="0" w:space="0" w:color="auto"/>
            <w:bottom w:val="none" w:sz="0" w:space="0" w:color="auto"/>
            <w:right w:val="none" w:sz="0" w:space="0" w:color="auto"/>
          </w:divBdr>
        </w:div>
        <w:div w:id="1890337337">
          <w:marLeft w:val="640"/>
          <w:marRight w:val="0"/>
          <w:marTop w:val="0"/>
          <w:marBottom w:val="0"/>
          <w:divBdr>
            <w:top w:val="none" w:sz="0" w:space="0" w:color="auto"/>
            <w:left w:val="none" w:sz="0" w:space="0" w:color="auto"/>
            <w:bottom w:val="none" w:sz="0" w:space="0" w:color="auto"/>
            <w:right w:val="none" w:sz="0" w:space="0" w:color="auto"/>
          </w:divBdr>
        </w:div>
        <w:div w:id="725419488">
          <w:marLeft w:val="640"/>
          <w:marRight w:val="0"/>
          <w:marTop w:val="0"/>
          <w:marBottom w:val="0"/>
          <w:divBdr>
            <w:top w:val="none" w:sz="0" w:space="0" w:color="auto"/>
            <w:left w:val="none" w:sz="0" w:space="0" w:color="auto"/>
            <w:bottom w:val="none" w:sz="0" w:space="0" w:color="auto"/>
            <w:right w:val="none" w:sz="0" w:space="0" w:color="auto"/>
          </w:divBdr>
        </w:div>
        <w:div w:id="1188717042">
          <w:marLeft w:val="640"/>
          <w:marRight w:val="0"/>
          <w:marTop w:val="0"/>
          <w:marBottom w:val="0"/>
          <w:divBdr>
            <w:top w:val="none" w:sz="0" w:space="0" w:color="auto"/>
            <w:left w:val="none" w:sz="0" w:space="0" w:color="auto"/>
            <w:bottom w:val="none" w:sz="0" w:space="0" w:color="auto"/>
            <w:right w:val="none" w:sz="0" w:space="0" w:color="auto"/>
          </w:divBdr>
        </w:div>
        <w:div w:id="495536482">
          <w:marLeft w:val="640"/>
          <w:marRight w:val="0"/>
          <w:marTop w:val="0"/>
          <w:marBottom w:val="0"/>
          <w:divBdr>
            <w:top w:val="none" w:sz="0" w:space="0" w:color="auto"/>
            <w:left w:val="none" w:sz="0" w:space="0" w:color="auto"/>
            <w:bottom w:val="none" w:sz="0" w:space="0" w:color="auto"/>
            <w:right w:val="none" w:sz="0" w:space="0" w:color="auto"/>
          </w:divBdr>
        </w:div>
        <w:div w:id="1436946702">
          <w:marLeft w:val="640"/>
          <w:marRight w:val="0"/>
          <w:marTop w:val="0"/>
          <w:marBottom w:val="0"/>
          <w:divBdr>
            <w:top w:val="none" w:sz="0" w:space="0" w:color="auto"/>
            <w:left w:val="none" w:sz="0" w:space="0" w:color="auto"/>
            <w:bottom w:val="none" w:sz="0" w:space="0" w:color="auto"/>
            <w:right w:val="none" w:sz="0" w:space="0" w:color="auto"/>
          </w:divBdr>
        </w:div>
        <w:div w:id="1270549810">
          <w:marLeft w:val="640"/>
          <w:marRight w:val="0"/>
          <w:marTop w:val="0"/>
          <w:marBottom w:val="0"/>
          <w:divBdr>
            <w:top w:val="none" w:sz="0" w:space="0" w:color="auto"/>
            <w:left w:val="none" w:sz="0" w:space="0" w:color="auto"/>
            <w:bottom w:val="none" w:sz="0" w:space="0" w:color="auto"/>
            <w:right w:val="none" w:sz="0" w:space="0" w:color="auto"/>
          </w:divBdr>
        </w:div>
        <w:div w:id="1959411755">
          <w:marLeft w:val="640"/>
          <w:marRight w:val="0"/>
          <w:marTop w:val="0"/>
          <w:marBottom w:val="0"/>
          <w:divBdr>
            <w:top w:val="none" w:sz="0" w:space="0" w:color="auto"/>
            <w:left w:val="none" w:sz="0" w:space="0" w:color="auto"/>
            <w:bottom w:val="none" w:sz="0" w:space="0" w:color="auto"/>
            <w:right w:val="none" w:sz="0" w:space="0" w:color="auto"/>
          </w:divBdr>
        </w:div>
        <w:div w:id="1117945066">
          <w:marLeft w:val="640"/>
          <w:marRight w:val="0"/>
          <w:marTop w:val="0"/>
          <w:marBottom w:val="0"/>
          <w:divBdr>
            <w:top w:val="none" w:sz="0" w:space="0" w:color="auto"/>
            <w:left w:val="none" w:sz="0" w:space="0" w:color="auto"/>
            <w:bottom w:val="none" w:sz="0" w:space="0" w:color="auto"/>
            <w:right w:val="none" w:sz="0" w:space="0" w:color="auto"/>
          </w:divBdr>
        </w:div>
        <w:div w:id="982348590">
          <w:marLeft w:val="640"/>
          <w:marRight w:val="0"/>
          <w:marTop w:val="0"/>
          <w:marBottom w:val="0"/>
          <w:divBdr>
            <w:top w:val="none" w:sz="0" w:space="0" w:color="auto"/>
            <w:left w:val="none" w:sz="0" w:space="0" w:color="auto"/>
            <w:bottom w:val="none" w:sz="0" w:space="0" w:color="auto"/>
            <w:right w:val="none" w:sz="0" w:space="0" w:color="auto"/>
          </w:divBdr>
        </w:div>
        <w:div w:id="1294749109">
          <w:marLeft w:val="640"/>
          <w:marRight w:val="0"/>
          <w:marTop w:val="0"/>
          <w:marBottom w:val="0"/>
          <w:divBdr>
            <w:top w:val="none" w:sz="0" w:space="0" w:color="auto"/>
            <w:left w:val="none" w:sz="0" w:space="0" w:color="auto"/>
            <w:bottom w:val="none" w:sz="0" w:space="0" w:color="auto"/>
            <w:right w:val="none" w:sz="0" w:space="0" w:color="auto"/>
          </w:divBdr>
        </w:div>
        <w:div w:id="1612323930">
          <w:marLeft w:val="640"/>
          <w:marRight w:val="0"/>
          <w:marTop w:val="0"/>
          <w:marBottom w:val="0"/>
          <w:divBdr>
            <w:top w:val="none" w:sz="0" w:space="0" w:color="auto"/>
            <w:left w:val="none" w:sz="0" w:space="0" w:color="auto"/>
            <w:bottom w:val="none" w:sz="0" w:space="0" w:color="auto"/>
            <w:right w:val="none" w:sz="0" w:space="0" w:color="auto"/>
          </w:divBdr>
        </w:div>
        <w:div w:id="97726558">
          <w:marLeft w:val="640"/>
          <w:marRight w:val="0"/>
          <w:marTop w:val="0"/>
          <w:marBottom w:val="0"/>
          <w:divBdr>
            <w:top w:val="none" w:sz="0" w:space="0" w:color="auto"/>
            <w:left w:val="none" w:sz="0" w:space="0" w:color="auto"/>
            <w:bottom w:val="none" w:sz="0" w:space="0" w:color="auto"/>
            <w:right w:val="none" w:sz="0" w:space="0" w:color="auto"/>
          </w:divBdr>
        </w:div>
        <w:div w:id="45447823">
          <w:marLeft w:val="640"/>
          <w:marRight w:val="0"/>
          <w:marTop w:val="0"/>
          <w:marBottom w:val="0"/>
          <w:divBdr>
            <w:top w:val="none" w:sz="0" w:space="0" w:color="auto"/>
            <w:left w:val="none" w:sz="0" w:space="0" w:color="auto"/>
            <w:bottom w:val="none" w:sz="0" w:space="0" w:color="auto"/>
            <w:right w:val="none" w:sz="0" w:space="0" w:color="auto"/>
          </w:divBdr>
        </w:div>
        <w:div w:id="1541361185">
          <w:marLeft w:val="640"/>
          <w:marRight w:val="0"/>
          <w:marTop w:val="0"/>
          <w:marBottom w:val="0"/>
          <w:divBdr>
            <w:top w:val="none" w:sz="0" w:space="0" w:color="auto"/>
            <w:left w:val="none" w:sz="0" w:space="0" w:color="auto"/>
            <w:bottom w:val="none" w:sz="0" w:space="0" w:color="auto"/>
            <w:right w:val="none" w:sz="0" w:space="0" w:color="auto"/>
          </w:divBdr>
        </w:div>
        <w:div w:id="1906141001">
          <w:marLeft w:val="640"/>
          <w:marRight w:val="0"/>
          <w:marTop w:val="0"/>
          <w:marBottom w:val="0"/>
          <w:divBdr>
            <w:top w:val="none" w:sz="0" w:space="0" w:color="auto"/>
            <w:left w:val="none" w:sz="0" w:space="0" w:color="auto"/>
            <w:bottom w:val="none" w:sz="0" w:space="0" w:color="auto"/>
            <w:right w:val="none" w:sz="0" w:space="0" w:color="auto"/>
          </w:divBdr>
        </w:div>
        <w:div w:id="1419670607">
          <w:marLeft w:val="640"/>
          <w:marRight w:val="0"/>
          <w:marTop w:val="0"/>
          <w:marBottom w:val="0"/>
          <w:divBdr>
            <w:top w:val="none" w:sz="0" w:space="0" w:color="auto"/>
            <w:left w:val="none" w:sz="0" w:space="0" w:color="auto"/>
            <w:bottom w:val="none" w:sz="0" w:space="0" w:color="auto"/>
            <w:right w:val="none" w:sz="0" w:space="0" w:color="auto"/>
          </w:divBdr>
        </w:div>
        <w:div w:id="1227297524">
          <w:marLeft w:val="640"/>
          <w:marRight w:val="0"/>
          <w:marTop w:val="0"/>
          <w:marBottom w:val="0"/>
          <w:divBdr>
            <w:top w:val="none" w:sz="0" w:space="0" w:color="auto"/>
            <w:left w:val="none" w:sz="0" w:space="0" w:color="auto"/>
            <w:bottom w:val="none" w:sz="0" w:space="0" w:color="auto"/>
            <w:right w:val="none" w:sz="0" w:space="0" w:color="auto"/>
          </w:divBdr>
        </w:div>
        <w:div w:id="1922521744">
          <w:marLeft w:val="640"/>
          <w:marRight w:val="0"/>
          <w:marTop w:val="0"/>
          <w:marBottom w:val="0"/>
          <w:divBdr>
            <w:top w:val="none" w:sz="0" w:space="0" w:color="auto"/>
            <w:left w:val="none" w:sz="0" w:space="0" w:color="auto"/>
            <w:bottom w:val="none" w:sz="0" w:space="0" w:color="auto"/>
            <w:right w:val="none" w:sz="0" w:space="0" w:color="auto"/>
          </w:divBdr>
        </w:div>
        <w:div w:id="280917663">
          <w:marLeft w:val="640"/>
          <w:marRight w:val="0"/>
          <w:marTop w:val="0"/>
          <w:marBottom w:val="0"/>
          <w:divBdr>
            <w:top w:val="none" w:sz="0" w:space="0" w:color="auto"/>
            <w:left w:val="none" w:sz="0" w:space="0" w:color="auto"/>
            <w:bottom w:val="none" w:sz="0" w:space="0" w:color="auto"/>
            <w:right w:val="none" w:sz="0" w:space="0" w:color="auto"/>
          </w:divBdr>
        </w:div>
        <w:div w:id="1229532225">
          <w:marLeft w:val="640"/>
          <w:marRight w:val="0"/>
          <w:marTop w:val="0"/>
          <w:marBottom w:val="0"/>
          <w:divBdr>
            <w:top w:val="none" w:sz="0" w:space="0" w:color="auto"/>
            <w:left w:val="none" w:sz="0" w:space="0" w:color="auto"/>
            <w:bottom w:val="none" w:sz="0" w:space="0" w:color="auto"/>
            <w:right w:val="none" w:sz="0" w:space="0" w:color="auto"/>
          </w:divBdr>
        </w:div>
        <w:div w:id="1605571788">
          <w:marLeft w:val="640"/>
          <w:marRight w:val="0"/>
          <w:marTop w:val="0"/>
          <w:marBottom w:val="0"/>
          <w:divBdr>
            <w:top w:val="none" w:sz="0" w:space="0" w:color="auto"/>
            <w:left w:val="none" w:sz="0" w:space="0" w:color="auto"/>
            <w:bottom w:val="none" w:sz="0" w:space="0" w:color="auto"/>
            <w:right w:val="none" w:sz="0" w:space="0" w:color="auto"/>
          </w:divBdr>
        </w:div>
        <w:div w:id="891424508">
          <w:marLeft w:val="640"/>
          <w:marRight w:val="0"/>
          <w:marTop w:val="0"/>
          <w:marBottom w:val="0"/>
          <w:divBdr>
            <w:top w:val="none" w:sz="0" w:space="0" w:color="auto"/>
            <w:left w:val="none" w:sz="0" w:space="0" w:color="auto"/>
            <w:bottom w:val="none" w:sz="0" w:space="0" w:color="auto"/>
            <w:right w:val="none" w:sz="0" w:space="0" w:color="auto"/>
          </w:divBdr>
        </w:div>
        <w:div w:id="1149518383">
          <w:marLeft w:val="640"/>
          <w:marRight w:val="0"/>
          <w:marTop w:val="0"/>
          <w:marBottom w:val="0"/>
          <w:divBdr>
            <w:top w:val="none" w:sz="0" w:space="0" w:color="auto"/>
            <w:left w:val="none" w:sz="0" w:space="0" w:color="auto"/>
            <w:bottom w:val="none" w:sz="0" w:space="0" w:color="auto"/>
            <w:right w:val="none" w:sz="0" w:space="0" w:color="auto"/>
          </w:divBdr>
        </w:div>
        <w:div w:id="1496992097">
          <w:marLeft w:val="640"/>
          <w:marRight w:val="0"/>
          <w:marTop w:val="0"/>
          <w:marBottom w:val="0"/>
          <w:divBdr>
            <w:top w:val="none" w:sz="0" w:space="0" w:color="auto"/>
            <w:left w:val="none" w:sz="0" w:space="0" w:color="auto"/>
            <w:bottom w:val="none" w:sz="0" w:space="0" w:color="auto"/>
            <w:right w:val="none" w:sz="0" w:space="0" w:color="auto"/>
          </w:divBdr>
        </w:div>
        <w:div w:id="1438673782">
          <w:marLeft w:val="640"/>
          <w:marRight w:val="0"/>
          <w:marTop w:val="0"/>
          <w:marBottom w:val="0"/>
          <w:divBdr>
            <w:top w:val="none" w:sz="0" w:space="0" w:color="auto"/>
            <w:left w:val="none" w:sz="0" w:space="0" w:color="auto"/>
            <w:bottom w:val="none" w:sz="0" w:space="0" w:color="auto"/>
            <w:right w:val="none" w:sz="0" w:space="0" w:color="auto"/>
          </w:divBdr>
        </w:div>
        <w:div w:id="1507943981">
          <w:marLeft w:val="640"/>
          <w:marRight w:val="0"/>
          <w:marTop w:val="0"/>
          <w:marBottom w:val="0"/>
          <w:divBdr>
            <w:top w:val="none" w:sz="0" w:space="0" w:color="auto"/>
            <w:left w:val="none" w:sz="0" w:space="0" w:color="auto"/>
            <w:bottom w:val="none" w:sz="0" w:space="0" w:color="auto"/>
            <w:right w:val="none" w:sz="0" w:space="0" w:color="auto"/>
          </w:divBdr>
        </w:div>
        <w:div w:id="282539023">
          <w:marLeft w:val="640"/>
          <w:marRight w:val="0"/>
          <w:marTop w:val="0"/>
          <w:marBottom w:val="0"/>
          <w:divBdr>
            <w:top w:val="none" w:sz="0" w:space="0" w:color="auto"/>
            <w:left w:val="none" w:sz="0" w:space="0" w:color="auto"/>
            <w:bottom w:val="none" w:sz="0" w:space="0" w:color="auto"/>
            <w:right w:val="none" w:sz="0" w:space="0" w:color="auto"/>
          </w:divBdr>
        </w:div>
        <w:div w:id="83187855">
          <w:marLeft w:val="640"/>
          <w:marRight w:val="0"/>
          <w:marTop w:val="0"/>
          <w:marBottom w:val="0"/>
          <w:divBdr>
            <w:top w:val="none" w:sz="0" w:space="0" w:color="auto"/>
            <w:left w:val="none" w:sz="0" w:space="0" w:color="auto"/>
            <w:bottom w:val="none" w:sz="0" w:space="0" w:color="auto"/>
            <w:right w:val="none" w:sz="0" w:space="0" w:color="auto"/>
          </w:divBdr>
        </w:div>
        <w:div w:id="188298728">
          <w:marLeft w:val="640"/>
          <w:marRight w:val="0"/>
          <w:marTop w:val="0"/>
          <w:marBottom w:val="0"/>
          <w:divBdr>
            <w:top w:val="none" w:sz="0" w:space="0" w:color="auto"/>
            <w:left w:val="none" w:sz="0" w:space="0" w:color="auto"/>
            <w:bottom w:val="none" w:sz="0" w:space="0" w:color="auto"/>
            <w:right w:val="none" w:sz="0" w:space="0" w:color="auto"/>
          </w:divBdr>
        </w:div>
        <w:div w:id="2082369685">
          <w:marLeft w:val="640"/>
          <w:marRight w:val="0"/>
          <w:marTop w:val="0"/>
          <w:marBottom w:val="0"/>
          <w:divBdr>
            <w:top w:val="none" w:sz="0" w:space="0" w:color="auto"/>
            <w:left w:val="none" w:sz="0" w:space="0" w:color="auto"/>
            <w:bottom w:val="none" w:sz="0" w:space="0" w:color="auto"/>
            <w:right w:val="none" w:sz="0" w:space="0" w:color="auto"/>
          </w:divBdr>
        </w:div>
        <w:div w:id="80026215">
          <w:marLeft w:val="640"/>
          <w:marRight w:val="0"/>
          <w:marTop w:val="0"/>
          <w:marBottom w:val="0"/>
          <w:divBdr>
            <w:top w:val="none" w:sz="0" w:space="0" w:color="auto"/>
            <w:left w:val="none" w:sz="0" w:space="0" w:color="auto"/>
            <w:bottom w:val="none" w:sz="0" w:space="0" w:color="auto"/>
            <w:right w:val="none" w:sz="0" w:space="0" w:color="auto"/>
          </w:divBdr>
        </w:div>
        <w:div w:id="1873835528">
          <w:marLeft w:val="640"/>
          <w:marRight w:val="0"/>
          <w:marTop w:val="0"/>
          <w:marBottom w:val="0"/>
          <w:divBdr>
            <w:top w:val="none" w:sz="0" w:space="0" w:color="auto"/>
            <w:left w:val="none" w:sz="0" w:space="0" w:color="auto"/>
            <w:bottom w:val="none" w:sz="0" w:space="0" w:color="auto"/>
            <w:right w:val="none" w:sz="0" w:space="0" w:color="auto"/>
          </w:divBdr>
        </w:div>
        <w:div w:id="65805786">
          <w:marLeft w:val="640"/>
          <w:marRight w:val="0"/>
          <w:marTop w:val="0"/>
          <w:marBottom w:val="0"/>
          <w:divBdr>
            <w:top w:val="none" w:sz="0" w:space="0" w:color="auto"/>
            <w:left w:val="none" w:sz="0" w:space="0" w:color="auto"/>
            <w:bottom w:val="none" w:sz="0" w:space="0" w:color="auto"/>
            <w:right w:val="none" w:sz="0" w:space="0" w:color="auto"/>
          </w:divBdr>
        </w:div>
        <w:div w:id="1606422254">
          <w:marLeft w:val="640"/>
          <w:marRight w:val="0"/>
          <w:marTop w:val="0"/>
          <w:marBottom w:val="0"/>
          <w:divBdr>
            <w:top w:val="none" w:sz="0" w:space="0" w:color="auto"/>
            <w:left w:val="none" w:sz="0" w:space="0" w:color="auto"/>
            <w:bottom w:val="none" w:sz="0" w:space="0" w:color="auto"/>
            <w:right w:val="none" w:sz="0" w:space="0" w:color="auto"/>
          </w:divBdr>
        </w:div>
        <w:div w:id="983314243">
          <w:marLeft w:val="640"/>
          <w:marRight w:val="0"/>
          <w:marTop w:val="0"/>
          <w:marBottom w:val="0"/>
          <w:divBdr>
            <w:top w:val="none" w:sz="0" w:space="0" w:color="auto"/>
            <w:left w:val="none" w:sz="0" w:space="0" w:color="auto"/>
            <w:bottom w:val="none" w:sz="0" w:space="0" w:color="auto"/>
            <w:right w:val="none" w:sz="0" w:space="0" w:color="auto"/>
          </w:divBdr>
        </w:div>
        <w:div w:id="1756127127">
          <w:marLeft w:val="640"/>
          <w:marRight w:val="0"/>
          <w:marTop w:val="0"/>
          <w:marBottom w:val="0"/>
          <w:divBdr>
            <w:top w:val="none" w:sz="0" w:space="0" w:color="auto"/>
            <w:left w:val="none" w:sz="0" w:space="0" w:color="auto"/>
            <w:bottom w:val="none" w:sz="0" w:space="0" w:color="auto"/>
            <w:right w:val="none" w:sz="0" w:space="0" w:color="auto"/>
          </w:divBdr>
        </w:div>
        <w:div w:id="1246458141">
          <w:marLeft w:val="640"/>
          <w:marRight w:val="0"/>
          <w:marTop w:val="0"/>
          <w:marBottom w:val="0"/>
          <w:divBdr>
            <w:top w:val="none" w:sz="0" w:space="0" w:color="auto"/>
            <w:left w:val="none" w:sz="0" w:space="0" w:color="auto"/>
            <w:bottom w:val="none" w:sz="0" w:space="0" w:color="auto"/>
            <w:right w:val="none" w:sz="0" w:space="0" w:color="auto"/>
          </w:divBdr>
        </w:div>
        <w:div w:id="1447118430">
          <w:marLeft w:val="640"/>
          <w:marRight w:val="0"/>
          <w:marTop w:val="0"/>
          <w:marBottom w:val="0"/>
          <w:divBdr>
            <w:top w:val="none" w:sz="0" w:space="0" w:color="auto"/>
            <w:left w:val="none" w:sz="0" w:space="0" w:color="auto"/>
            <w:bottom w:val="none" w:sz="0" w:space="0" w:color="auto"/>
            <w:right w:val="none" w:sz="0" w:space="0" w:color="auto"/>
          </w:divBdr>
        </w:div>
        <w:div w:id="1809517035">
          <w:marLeft w:val="640"/>
          <w:marRight w:val="0"/>
          <w:marTop w:val="0"/>
          <w:marBottom w:val="0"/>
          <w:divBdr>
            <w:top w:val="none" w:sz="0" w:space="0" w:color="auto"/>
            <w:left w:val="none" w:sz="0" w:space="0" w:color="auto"/>
            <w:bottom w:val="none" w:sz="0" w:space="0" w:color="auto"/>
            <w:right w:val="none" w:sz="0" w:space="0" w:color="auto"/>
          </w:divBdr>
        </w:div>
        <w:div w:id="706297418">
          <w:marLeft w:val="640"/>
          <w:marRight w:val="0"/>
          <w:marTop w:val="0"/>
          <w:marBottom w:val="0"/>
          <w:divBdr>
            <w:top w:val="none" w:sz="0" w:space="0" w:color="auto"/>
            <w:left w:val="none" w:sz="0" w:space="0" w:color="auto"/>
            <w:bottom w:val="none" w:sz="0" w:space="0" w:color="auto"/>
            <w:right w:val="none" w:sz="0" w:space="0" w:color="auto"/>
          </w:divBdr>
        </w:div>
        <w:div w:id="601301641">
          <w:marLeft w:val="640"/>
          <w:marRight w:val="0"/>
          <w:marTop w:val="0"/>
          <w:marBottom w:val="0"/>
          <w:divBdr>
            <w:top w:val="none" w:sz="0" w:space="0" w:color="auto"/>
            <w:left w:val="none" w:sz="0" w:space="0" w:color="auto"/>
            <w:bottom w:val="none" w:sz="0" w:space="0" w:color="auto"/>
            <w:right w:val="none" w:sz="0" w:space="0" w:color="auto"/>
          </w:divBdr>
        </w:div>
        <w:div w:id="809401083">
          <w:marLeft w:val="640"/>
          <w:marRight w:val="0"/>
          <w:marTop w:val="0"/>
          <w:marBottom w:val="0"/>
          <w:divBdr>
            <w:top w:val="none" w:sz="0" w:space="0" w:color="auto"/>
            <w:left w:val="none" w:sz="0" w:space="0" w:color="auto"/>
            <w:bottom w:val="none" w:sz="0" w:space="0" w:color="auto"/>
            <w:right w:val="none" w:sz="0" w:space="0" w:color="auto"/>
          </w:divBdr>
        </w:div>
        <w:div w:id="1958098347">
          <w:marLeft w:val="640"/>
          <w:marRight w:val="0"/>
          <w:marTop w:val="0"/>
          <w:marBottom w:val="0"/>
          <w:divBdr>
            <w:top w:val="none" w:sz="0" w:space="0" w:color="auto"/>
            <w:left w:val="none" w:sz="0" w:space="0" w:color="auto"/>
            <w:bottom w:val="none" w:sz="0" w:space="0" w:color="auto"/>
            <w:right w:val="none" w:sz="0" w:space="0" w:color="auto"/>
          </w:divBdr>
        </w:div>
        <w:div w:id="795954082">
          <w:marLeft w:val="640"/>
          <w:marRight w:val="0"/>
          <w:marTop w:val="0"/>
          <w:marBottom w:val="0"/>
          <w:divBdr>
            <w:top w:val="none" w:sz="0" w:space="0" w:color="auto"/>
            <w:left w:val="none" w:sz="0" w:space="0" w:color="auto"/>
            <w:bottom w:val="none" w:sz="0" w:space="0" w:color="auto"/>
            <w:right w:val="none" w:sz="0" w:space="0" w:color="auto"/>
          </w:divBdr>
        </w:div>
        <w:div w:id="644547736">
          <w:marLeft w:val="640"/>
          <w:marRight w:val="0"/>
          <w:marTop w:val="0"/>
          <w:marBottom w:val="0"/>
          <w:divBdr>
            <w:top w:val="none" w:sz="0" w:space="0" w:color="auto"/>
            <w:left w:val="none" w:sz="0" w:space="0" w:color="auto"/>
            <w:bottom w:val="none" w:sz="0" w:space="0" w:color="auto"/>
            <w:right w:val="none" w:sz="0" w:space="0" w:color="auto"/>
          </w:divBdr>
        </w:div>
        <w:div w:id="1818456216">
          <w:marLeft w:val="640"/>
          <w:marRight w:val="0"/>
          <w:marTop w:val="0"/>
          <w:marBottom w:val="0"/>
          <w:divBdr>
            <w:top w:val="none" w:sz="0" w:space="0" w:color="auto"/>
            <w:left w:val="none" w:sz="0" w:space="0" w:color="auto"/>
            <w:bottom w:val="none" w:sz="0" w:space="0" w:color="auto"/>
            <w:right w:val="none" w:sz="0" w:space="0" w:color="auto"/>
          </w:divBdr>
        </w:div>
        <w:div w:id="46414100">
          <w:marLeft w:val="640"/>
          <w:marRight w:val="0"/>
          <w:marTop w:val="0"/>
          <w:marBottom w:val="0"/>
          <w:divBdr>
            <w:top w:val="none" w:sz="0" w:space="0" w:color="auto"/>
            <w:left w:val="none" w:sz="0" w:space="0" w:color="auto"/>
            <w:bottom w:val="none" w:sz="0" w:space="0" w:color="auto"/>
            <w:right w:val="none" w:sz="0" w:space="0" w:color="auto"/>
          </w:divBdr>
        </w:div>
        <w:div w:id="558127366">
          <w:marLeft w:val="640"/>
          <w:marRight w:val="0"/>
          <w:marTop w:val="0"/>
          <w:marBottom w:val="0"/>
          <w:divBdr>
            <w:top w:val="none" w:sz="0" w:space="0" w:color="auto"/>
            <w:left w:val="none" w:sz="0" w:space="0" w:color="auto"/>
            <w:bottom w:val="none" w:sz="0" w:space="0" w:color="auto"/>
            <w:right w:val="none" w:sz="0" w:space="0" w:color="auto"/>
          </w:divBdr>
        </w:div>
        <w:div w:id="1179345470">
          <w:marLeft w:val="640"/>
          <w:marRight w:val="0"/>
          <w:marTop w:val="0"/>
          <w:marBottom w:val="0"/>
          <w:divBdr>
            <w:top w:val="none" w:sz="0" w:space="0" w:color="auto"/>
            <w:left w:val="none" w:sz="0" w:space="0" w:color="auto"/>
            <w:bottom w:val="none" w:sz="0" w:space="0" w:color="auto"/>
            <w:right w:val="none" w:sz="0" w:space="0" w:color="auto"/>
          </w:divBdr>
        </w:div>
        <w:div w:id="1408110923">
          <w:marLeft w:val="640"/>
          <w:marRight w:val="0"/>
          <w:marTop w:val="0"/>
          <w:marBottom w:val="0"/>
          <w:divBdr>
            <w:top w:val="none" w:sz="0" w:space="0" w:color="auto"/>
            <w:left w:val="none" w:sz="0" w:space="0" w:color="auto"/>
            <w:bottom w:val="none" w:sz="0" w:space="0" w:color="auto"/>
            <w:right w:val="none" w:sz="0" w:space="0" w:color="auto"/>
          </w:divBdr>
        </w:div>
        <w:div w:id="358624780">
          <w:marLeft w:val="640"/>
          <w:marRight w:val="0"/>
          <w:marTop w:val="0"/>
          <w:marBottom w:val="0"/>
          <w:divBdr>
            <w:top w:val="none" w:sz="0" w:space="0" w:color="auto"/>
            <w:left w:val="none" w:sz="0" w:space="0" w:color="auto"/>
            <w:bottom w:val="none" w:sz="0" w:space="0" w:color="auto"/>
            <w:right w:val="none" w:sz="0" w:space="0" w:color="auto"/>
          </w:divBdr>
        </w:div>
        <w:div w:id="593124246">
          <w:marLeft w:val="640"/>
          <w:marRight w:val="0"/>
          <w:marTop w:val="0"/>
          <w:marBottom w:val="0"/>
          <w:divBdr>
            <w:top w:val="none" w:sz="0" w:space="0" w:color="auto"/>
            <w:left w:val="none" w:sz="0" w:space="0" w:color="auto"/>
            <w:bottom w:val="none" w:sz="0" w:space="0" w:color="auto"/>
            <w:right w:val="none" w:sz="0" w:space="0" w:color="auto"/>
          </w:divBdr>
        </w:div>
        <w:div w:id="521089550">
          <w:marLeft w:val="640"/>
          <w:marRight w:val="0"/>
          <w:marTop w:val="0"/>
          <w:marBottom w:val="0"/>
          <w:divBdr>
            <w:top w:val="none" w:sz="0" w:space="0" w:color="auto"/>
            <w:left w:val="none" w:sz="0" w:space="0" w:color="auto"/>
            <w:bottom w:val="none" w:sz="0" w:space="0" w:color="auto"/>
            <w:right w:val="none" w:sz="0" w:space="0" w:color="auto"/>
          </w:divBdr>
        </w:div>
        <w:div w:id="796871269">
          <w:marLeft w:val="640"/>
          <w:marRight w:val="0"/>
          <w:marTop w:val="0"/>
          <w:marBottom w:val="0"/>
          <w:divBdr>
            <w:top w:val="none" w:sz="0" w:space="0" w:color="auto"/>
            <w:left w:val="none" w:sz="0" w:space="0" w:color="auto"/>
            <w:bottom w:val="none" w:sz="0" w:space="0" w:color="auto"/>
            <w:right w:val="none" w:sz="0" w:space="0" w:color="auto"/>
          </w:divBdr>
        </w:div>
        <w:div w:id="1302468662">
          <w:marLeft w:val="640"/>
          <w:marRight w:val="0"/>
          <w:marTop w:val="0"/>
          <w:marBottom w:val="0"/>
          <w:divBdr>
            <w:top w:val="none" w:sz="0" w:space="0" w:color="auto"/>
            <w:left w:val="none" w:sz="0" w:space="0" w:color="auto"/>
            <w:bottom w:val="none" w:sz="0" w:space="0" w:color="auto"/>
            <w:right w:val="none" w:sz="0" w:space="0" w:color="auto"/>
          </w:divBdr>
        </w:div>
        <w:div w:id="8147638">
          <w:marLeft w:val="640"/>
          <w:marRight w:val="0"/>
          <w:marTop w:val="0"/>
          <w:marBottom w:val="0"/>
          <w:divBdr>
            <w:top w:val="none" w:sz="0" w:space="0" w:color="auto"/>
            <w:left w:val="none" w:sz="0" w:space="0" w:color="auto"/>
            <w:bottom w:val="none" w:sz="0" w:space="0" w:color="auto"/>
            <w:right w:val="none" w:sz="0" w:space="0" w:color="auto"/>
          </w:divBdr>
        </w:div>
        <w:div w:id="2032100727">
          <w:marLeft w:val="640"/>
          <w:marRight w:val="0"/>
          <w:marTop w:val="0"/>
          <w:marBottom w:val="0"/>
          <w:divBdr>
            <w:top w:val="none" w:sz="0" w:space="0" w:color="auto"/>
            <w:left w:val="none" w:sz="0" w:space="0" w:color="auto"/>
            <w:bottom w:val="none" w:sz="0" w:space="0" w:color="auto"/>
            <w:right w:val="none" w:sz="0" w:space="0" w:color="auto"/>
          </w:divBdr>
        </w:div>
        <w:div w:id="1033385258">
          <w:marLeft w:val="640"/>
          <w:marRight w:val="0"/>
          <w:marTop w:val="0"/>
          <w:marBottom w:val="0"/>
          <w:divBdr>
            <w:top w:val="none" w:sz="0" w:space="0" w:color="auto"/>
            <w:left w:val="none" w:sz="0" w:space="0" w:color="auto"/>
            <w:bottom w:val="none" w:sz="0" w:space="0" w:color="auto"/>
            <w:right w:val="none" w:sz="0" w:space="0" w:color="auto"/>
          </w:divBdr>
        </w:div>
        <w:div w:id="667945571">
          <w:marLeft w:val="640"/>
          <w:marRight w:val="0"/>
          <w:marTop w:val="0"/>
          <w:marBottom w:val="0"/>
          <w:divBdr>
            <w:top w:val="none" w:sz="0" w:space="0" w:color="auto"/>
            <w:left w:val="none" w:sz="0" w:space="0" w:color="auto"/>
            <w:bottom w:val="none" w:sz="0" w:space="0" w:color="auto"/>
            <w:right w:val="none" w:sz="0" w:space="0" w:color="auto"/>
          </w:divBdr>
        </w:div>
        <w:div w:id="1726223127">
          <w:marLeft w:val="640"/>
          <w:marRight w:val="0"/>
          <w:marTop w:val="0"/>
          <w:marBottom w:val="0"/>
          <w:divBdr>
            <w:top w:val="none" w:sz="0" w:space="0" w:color="auto"/>
            <w:left w:val="none" w:sz="0" w:space="0" w:color="auto"/>
            <w:bottom w:val="none" w:sz="0" w:space="0" w:color="auto"/>
            <w:right w:val="none" w:sz="0" w:space="0" w:color="auto"/>
          </w:divBdr>
        </w:div>
        <w:div w:id="1240285734">
          <w:marLeft w:val="640"/>
          <w:marRight w:val="0"/>
          <w:marTop w:val="0"/>
          <w:marBottom w:val="0"/>
          <w:divBdr>
            <w:top w:val="none" w:sz="0" w:space="0" w:color="auto"/>
            <w:left w:val="none" w:sz="0" w:space="0" w:color="auto"/>
            <w:bottom w:val="none" w:sz="0" w:space="0" w:color="auto"/>
            <w:right w:val="none" w:sz="0" w:space="0" w:color="auto"/>
          </w:divBdr>
        </w:div>
        <w:div w:id="593440690">
          <w:marLeft w:val="640"/>
          <w:marRight w:val="0"/>
          <w:marTop w:val="0"/>
          <w:marBottom w:val="0"/>
          <w:divBdr>
            <w:top w:val="none" w:sz="0" w:space="0" w:color="auto"/>
            <w:left w:val="none" w:sz="0" w:space="0" w:color="auto"/>
            <w:bottom w:val="none" w:sz="0" w:space="0" w:color="auto"/>
            <w:right w:val="none" w:sz="0" w:space="0" w:color="auto"/>
          </w:divBdr>
        </w:div>
        <w:div w:id="1938830494">
          <w:marLeft w:val="640"/>
          <w:marRight w:val="0"/>
          <w:marTop w:val="0"/>
          <w:marBottom w:val="0"/>
          <w:divBdr>
            <w:top w:val="none" w:sz="0" w:space="0" w:color="auto"/>
            <w:left w:val="none" w:sz="0" w:space="0" w:color="auto"/>
            <w:bottom w:val="none" w:sz="0" w:space="0" w:color="auto"/>
            <w:right w:val="none" w:sz="0" w:space="0" w:color="auto"/>
          </w:divBdr>
        </w:div>
        <w:div w:id="2101096883">
          <w:marLeft w:val="640"/>
          <w:marRight w:val="0"/>
          <w:marTop w:val="0"/>
          <w:marBottom w:val="0"/>
          <w:divBdr>
            <w:top w:val="none" w:sz="0" w:space="0" w:color="auto"/>
            <w:left w:val="none" w:sz="0" w:space="0" w:color="auto"/>
            <w:bottom w:val="none" w:sz="0" w:space="0" w:color="auto"/>
            <w:right w:val="none" w:sz="0" w:space="0" w:color="auto"/>
          </w:divBdr>
        </w:div>
        <w:div w:id="934703024">
          <w:marLeft w:val="640"/>
          <w:marRight w:val="0"/>
          <w:marTop w:val="0"/>
          <w:marBottom w:val="0"/>
          <w:divBdr>
            <w:top w:val="none" w:sz="0" w:space="0" w:color="auto"/>
            <w:left w:val="none" w:sz="0" w:space="0" w:color="auto"/>
            <w:bottom w:val="none" w:sz="0" w:space="0" w:color="auto"/>
            <w:right w:val="none" w:sz="0" w:space="0" w:color="auto"/>
          </w:divBdr>
        </w:div>
        <w:div w:id="545608155">
          <w:marLeft w:val="640"/>
          <w:marRight w:val="0"/>
          <w:marTop w:val="0"/>
          <w:marBottom w:val="0"/>
          <w:divBdr>
            <w:top w:val="none" w:sz="0" w:space="0" w:color="auto"/>
            <w:left w:val="none" w:sz="0" w:space="0" w:color="auto"/>
            <w:bottom w:val="none" w:sz="0" w:space="0" w:color="auto"/>
            <w:right w:val="none" w:sz="0" w:space="0" w:color="auto"/>
          </w:divBdr>
        </w:div>
        <w:div w:id="1204899253">
          <w:marLeft w:val="640"/>
          <w:marRight w:val="0"/>
          <w:marTop w:val="0"/>
          <w:marBottom w:val="0"/>
          <w:divBdr>
            <w:top w:val="none" w:sz="0" w:space="0" w:color="auto"/>
            <w:left w:val="none" w:sz="0" w:space="0" w:color="auto"/>
            <w:bottom w:val="none" w:sz="0" w:space="0" w:color="auto"/>
            <w:right w:val="none" w:sz="0" w:space="0" w:color="auto"/>
          </w:divBdr>
        </w:div>
        <w:div w:id="630987773">
          <w:marLeft w:val="640"/>
          <w:marRight w:val="0"/>
          <w:marTop w:val="0"/>
          <w:marBottom w:val="0"/>
          <w:divBdr>
            <w:top w:val="none" w:sz="0" w:space="0" w:color="auto"/>
            <w:left w:val="none" w:sz="0" w:space="0" w:color="auto"/>
            <w:bottom w:val="none" w:sz="0" w:space="0" w:color="auto"/>
            <w:right w:val="none" w:sz="0" w:space="0" w:color="auto"/>
          </w:divBdr>
        </w:div>
        <w:div w:id="1461537399">
          <w:marLeft w:val="640"/>
          <w:marRight w:val="0"/>
          <w:marTop w:val="0"/>
          <w:marBottom w:val="0"/>
          <w:divBdr>
            <w:top w:val="none" w:sz="0" w:space="0" w:color="auto"/>
            <w:left w:val="none" w:sz="0" w:space="0" w:color="auto"/>
            <w:bottom w:val="none" w:sz="0" w:space="0" w:color="auto"/>
            <w:right w:val="none" w:sz="0" w:space="0" w:color="auto"/>
          </w:divBdr>
        </w:div>
        <w:div w:id="1735350824">
          <w:marLeft w:val="640"/>
          <w:marRight w:val="0"/>
          <w:marTop w:val="0"/>
          <w:marBottom w:val="0"/>
          <w:divBdr>
            <w:top w:val="none" w:sz="0" w:space="0" w:color="auto"/>
            <w:left w:val="none" w:sz="0" w:space="0" w:color="auto"/>
            <w:bottom w:val="none" w:sz="0" w:space="0" w:color="auto"/>
            <w:right w:val="none" w:sz="0" w:space="0" w:color="auto"/>
          </w:divBdr>
        </w:div>
        <w:div w:id="742332902">
          <w:marLeft w:val="640"/>
          <w:marRight w:val="0"/>
          <w:marTop w:val="0"/>
          <w:marBottom w:val="0"/>
          <w:divBdr>
            <w:top w:val="none" w:sz="0" w:space="0" w:color="auto"/>
            <w:left w:val="none" w:sz="0" w:space="0" w:color="auto"/>
            <w:bottom w:val="none" w:sz="0" w:space="0" w:color="auto"/>
            <w:right w:val="none" w:sz="0" w:space="0" w:color="auto"/>
          </w:divBdr>
        </w:div>
        <w:div w:id="942149616">
          <w:marLeft w:val="640"/>
          <w:marRight w:val="0"/>
          <w:marTop w:val="0"/>
          <w:marBottom w:val="0"/>
          <w:divBdr>
            <w:top w:val="none" w:sz="0" w:space="0" w:color="auto"/>
            <w:left w:val="none" w:sz="0" w:space="0" w:color="auto"/>
            <w:bottom w:val="none" w:sz="0" w:space="0" w:color="auto"/>
            <w:right w:val="none" w:sz="0" w:space="0" w:color="auto"/>
          </w:divBdr>
        </w:div>
      </w:divsChild>
    </w:div>
    <w:div w:id="1578243491">
      <w:marLeft w:val="480"/>
      <w:marRight w:val="0"/>
      <w:marTop w:val="0"/>
      <w:marBottom w:val="0"/>
      <w:divBdr>
        <w:top w:val="none" w:sz="0" w:space="0" w:color="auto"/>
        <w:left w:val="none" w:sz="0" w:space="0" w:color="auto"/>
        <w:bottom w:val="none" w:sz="0" w:space="0" w:color="auto"/>
        <w:right w:val="none" w:sz="0" w:space="0" w:color="auto"/>
      </w:divBdr>
    </w:div>
    <w:div w:id="1579943084">
      <w:marLeft w:val="480"/>
      <w:marRight w:val="0"/>
      <w:marTop w:val="0"/>
      <w:marBottom w:val="0"/>
      <w:divBdr>
        <w:top w:val="none" w:sz="0" w:space="0" w:color="auto"/>
        <w:left w:val="none" w:sz="0" w:space="0" w:color="auto"/>
        <w:bottom w:val="none" w:sz="0" w:space="0" w:color="auto"/>
        <w:right w:val="none" w:sz="0" w:space="0" w:color="auto"/>
      </w:divBdr>
    </w:div>
    <w:div w:id="1580557737">
      <w:marLeft w:val="480"/>
      <w:marRight w:val="0"/>
      <w:marTop w:val="0"/>
      <w:marBottom w:val="0"/>
      <w:divBdr>
        <w:top w:val="none" w:sz="0" w:space="0" w:color="auto"/>
        <w:left w:val="none" w:sz="0" w:space="0" w:color="auto"/>
        <w:bottom w:val="none" w:sz="0" w:space="0" w:color="auto"/>
        <w:right w:val="none" w:sz="0" w:space="0" w:color="auto"/>
      </w:divBdr>
    </w:div>
    <w:div w:id="1581058596">
      <w:bodyDiv w:val="1"/>
      <w:marLeft w:val="0"/>
      <w:marRight w:val="0"/>
      <w:marTop w:val="0"/>
      <w:marBottom w:val="0"/>
      <w:divBdr>
        <w:top w:val="none" w:sz="0" w:space="0" w:color="auto"/>
        <w:left w:val="none" w:sz="0" w:space="0" w:color="auto"/>
        <w:bottom w:val="none" w:sz="0" w:space="0" w:color="auto"/>
        <w:right w:val="none" w:sz="0" w:space="0" w:color="auto"/>
      </w:divBdr>
      <w:divsChild>
        <w:div w:id="1595478129">
          <w:marLeft w:val="640"/>
          <w:marRight w:val="0"/>
          <w:marTop w:val="0"/>
          <w:marBottom w:val="0"/>
          <w:divBdr>
            <w:top w:val="none" w:sz="0" w:space="0" w:color="auto"/>
            <w:left w:val="none" w:sz="0" w:space="0" w:color="auto"/>
            <w:bottom w:val="none" w:sz="0" w:space="0" w:color="auto"/>
            <w:right w:val="none" w:sz="0" w:space="0" w:color="auto"/>
          </w:divBdr>
        </w:div>
        <w:div w:id="657347003">
          <w:marLeft w:val="640"/>
          <w:marRight w:val="0"/>
          <w:marTop w:val="0"/>
          <w:marBottom w:val="0"/>
          <w:divBdr>
            <w:top w:val="none" w:sz="0" w:space="0" w:color="auto"/>
            <w:left w:val="none" w:sz="0" w:space="0" w:color="auto"/>
            <w:bottom w:val="none" w:sz="0" w:space="0" w:color="auto"/>
            <w:right w:val="none" w:sz="0" w:space="0" w:color="auto"/>
          </w:divBdr>
        </w:div>
        <w:div w:id="1238127556">
          <w:marLeft w:val="640"/>
          <w:marRight w:val="0"/>
          <w:marTop w:val="0"/>
          <w:marBottom w:val="0"/>
          <w:divBdr>
            <w:top w:val="none" w:sz="0" w:space="0" w:color="auto"/>
            <w:left w:val="none" w:sz="0" w:space="0" w:color="auto"/>
            <w:bottom w:val="none" w:sz="0" w:space="0" w:color="auto"/>
            <w:right w:val="none" w:sz="0" w:space="0" w:color="auto"/>
          </w:divBdr>
        </w:div>
        <w:div w:id="2059547546">
          <w:marLeft w:val="640"/>
          <w:marRight w:val="0"/>
          <w:marTop w:val="0"/>
          <w:marBottom w:val="0"/>
          <w:divBdr>
            <w:top w:val="none" w:sz="0" w:space="0" w:color="auto"/>
            <w:left w:val="none" w:sz="0" w:space="0" w:color="auto"/>
            <w:bottom w:val="none" w:sz="0" w:space="0" w:color="auto"/>
            <w:right w:val="none" w:sz="0" w:space="0" w:color="auto"/>
          </w:divBdr>
        </w:div>
        <w:div w:id="176189680">
          <w:marLeft w:val="640"/>
          <w:marRight w:val="0"/>
          <w:marTop w:val="0"/>
          <w:marBottom w:val="0"/>
          <w:divBdr>
            <w:top w:val="none" w:sz="0" w:space="0" w:color="auto"/>
            <w:left w:val="none" w:sz="0" w:space="0" w:color="auto"/>
            <w:bottom w:val="none" w:sz="0" w:space="0" w:color="auto"/>
            <w:right w:val="none" w:sz="0" w:space="0" w:color="auto"/>
          </w:divBdr>
        </w:div>
        <w:div w:id="1624728518">
          <w:marLeft w:val="640"/>
          <w:marRight w:val="0"/>
          <w:marTop w:val="0"/>
          <w:marBottom w:val="0"/>
          <w:divBdr>
            <w:top w:val="none" w:sz="0" w:space="0" w:color="auto"/>
            <w:left w:val="none" w:sz="0" w:space="0" w:color="auto"/>
            <w:bottom w:val="none" w:sz="0" w:space="0" w:color="auto"/>
            <w:right w:val="none" w:sz="0" w:space="0" w:color="auto"/>
          </w:divBdr>
        </w:div>
        <w:div w:id="1909071505">
          <w:marLeft w:val="640"/>
          <w:marRight w:val="0"/>
          <w:marTop w:val="0"/>
          <w:marBottom w:val="0"/>
          <w:divBdr>
            <w:top w:val="none" w:sz="0" w:space="0" w:color="auto"/>
            <w:left w:val="none" w:sz="0" w:space="0" w:color="auto"/>
            <w:bottom w:val="none" w:sz="0" w:space="0" w:color="auto"/>
            <w:right w:val="none" w:sz="0" w:space="0" w:color="auto"/>
          </w:divBdr>
        </w:div>
        <w:div w:id="1981416846">
          <w:marLeft w:val="640"/>
          <w:marRight w:val="0"/>
          <w:marTop w:val="0"/>
          <w:marBottom w:val="0"/>
          <w:divBdr>
            <w:top w:val="none" w:sz="0" w:space="0" w:color="auto"/>
            <w:left w:val="none" w:sz="0" w:space="0" w:color="auto"/>
            <w:bottom w:val="none" w:sz="0" w:space="0" w:color="auto"/>
            <w:right w:val="none" w:sz="0" w:space="0" w:color="auto"/>
          </w:divBdr>
        </w:div>
        <w:div w:id="1262227409">
          <w:marLeft w:val="640"/>
          <w:marRight w:val="0"/>
          <w:marTop w:val="0"/>
          <w:marBottom w:val="0"/>
          <w:divBdr>
            <w:top w:val="none" w:sz="0" w:space="0" w:color="auto"/>
            <w:left w:val="none" w:sz="0" w:space="0" w:color="auto"/>
            <w:bottom w:val="none" w:sz="0" w:space="0" w:color="auto"/>
            <w:right w:val="none" w:sz="0" w:space="0" w:color="auto"/>
          </w:divBdr>
        </w:div>
        <w:div w:id="1426539438">
          <w:marLeft w:val="640"/>
          <w:marRight w:val="0"/>
          <w:marTop w:val="0"/>
          <w:marBottom w:val="0"/>
          <w:divBdr>
            <w:top w:val="none" w:sz="0" w:space="0" w:color="auto"/>
            <w:left w:val="none" w:sz="0" w:space="0" w:color="auto"/>
            <w:bottom w:val="none" w:sz="0" w:space="0" w:color="auto"/>
            <w:right w:val="none" w:sz="0" w:space="0" w:color="auto"/>
          </w:divBdr>
        </w:div>
        <w:div w:id="913779413">
          <w:marLeft w:val="640"/>
          <w:marRight w:val="0"/>
          <w:marTop w:val="0"/>
          <w:marBottom w:val="0"/>
          <w:divBdr>
            <w:top w:val="none" w:sz="0" w:space="0" w:color="auto"/>
            <w:left w:val="none" w:sz="0" w:space="0" w:color="auto"/>
            <w:bottom w:val="none" w:sz="0" w:space="0" w:color="auto"/>
            <w:right w:val="none" w:sz="0" w:space="0" w:color="auto"/>
          </w:divBdr>
        </w:div>
        <w:div w:id="1381513132">
          <w:marLeft w:val="640"/>
          <w:marRight w:val="0"/>
          <w:marTop w:val="0"/>
          <w:marBottom w:val="0"/>
          <w:divBdr>
            <w:top w:val="none" w:sz="0" w:space="0" w:color="auto"/>
            <w:left w:val="none" w:sz="0" w:space="0" w:color="auto"/>
            <w:bottom w:val="none" w:sz="0" w:space="0" w:color="auto"/>
            <w:right w:val="none" w:sz="0" w:space="0" w:color="auto"/>
          </w:divBdr>
        </w:div>
        <w:div w:id="387152884">
          <w:marLeft w:val="640"/>
          <w:marRight w:val="0"/>
          <w:marTop w:val="0"/>
          <w:marBottom w:val="0"/>
          <w:divBdr>
            <w:top w:val="none" w:sz="0" w:space="0" w:color="auto"/>
            <w:left w:val="none" w:sz="0" w:space="0" w:color="auto"/>
            <w:bottom w:val="none" w:sz="0" w:space="0" w:color="auto"/>
            <w:right w:val="none" w:sz="0" w:space="0" w:color="auto"/>
          </w:divBdr>
        </w:div>
        <w:div w:id="874543472">
          <w:marLeft w:val="640"/>
          <w:marRight w:val="0"/>
          <w:marTop w:val="0"/>
          <w:marBottom w:val="0"/>
          <w:divBdr>
            <w:top w:val="none" w:sz="0" w:space="0" w:color="auto"/>
            <w:left w:val="none" w:sz="0" w:space="0" w:color="auto"/>
            <w:bottom w:val="none" w:sz="0" w:space="0" w:color="auto"/>
            <w:right w:val="none" w:sz="0" w:space="0" w:color="auto"/>
          </w:divBdr>
        </w:div>
        <w:div w:id="521673086">
          <w:marLeft w:val="640"/>
          <w:marRight w:val="0"/>
          <w:marTop w:val="0"/>
          <w:marBottom w:val="0"/>
          <w:divBdr>
            <w:top w:val="none" w:sz="0" w:space="0" w:color="auto"/>
            <w:left w:val="none" w:sz="0" w:space="0" w:color="auto"/>
            <w:bottom w:val="none" w:sz="0" w:space="0" w:color="auto"/>
            <w:right w:val="none" w:sz="0" w:space="0" w:color="auto"/>
          </w:divBdr>
        </w:div>
        <w:div w:id="1882202988">
          <w:marLeft w:val="640"/>
          <w:marRight w:val="0"/>
          <w:marTop w:val="0"/>
          <w:marBottom w:val="0"/>
          <w:divBdr>
            <w:top w:val="none" w:sz="0" w:space="0" w:color="auto"/>
            <w:left w:val="none" w:sz="0" w:space="0" w:color="auto"/>
            <w:bottom w:val="none" w:sz="0" w:space="0" w:color="auto"/>
            <w:right w:val="none" w:sz="0" w:space="0" w:color="auto"/>
          </w:divBdr>
        </w:div>
        <w:div w:id="577786821">
          <w:marLeft w:val="640"/>
          <w:marRight w:val="0"/>
          <w:marTop w:val="0"/>
          <w:marBottom w:val="0"/>
          <w:divBdr>
            <w:top w:val="none" w:sz="0" w:space="0" w:color="auto"/>
            <w:left w:val="none" w:sz="0" w:space="0" w:color="auto"/>
            <w:bottom w:val="none" w:sz="0" w:space="0" w:color="auto"/>
            <w:right w:val="none" w:sz="0" w:space="0" w:color="auto"/>
          </w:divBdr>
        </w:div>
        <w:div w:id="16777566">
          <w:marLeft w:val="640"/>
          <w:marRight w:val="0"/>
          <w:marTop w:val="0"/>
          <w:marBottom w:val="0"/>
          <w:divBdr>
            <w:top w:val="none" w:sz="0" w:space="0" w:color="auto"/>
            <w:left w:val="none" w:sz="0" w:space="0" w:color="auto"/>
            <w:bottom w:val="none" w:sz="0" w:space="0" w:color="auto"/>
            <w:right w:val="none" w:sz="0" w:space="0" w:color="auto"/>
          </w:divBdr>
        </w:div>
        <w:div w:id="1089930096">
          <w:marLeft w:val="640"/>
          <w:marRight w:val="0"/>
          <w:marTop w:val="0"/>
          <w:marBottom w:val="0"/>
          <w:divBdr>
            <w:top w:val="none" w:sz="0" w:space="0" w:color="auto"/>
            <w:left w:val="none" w:sz="0" w:space="0" w:color="auto"/>
            <w:bottom w:val="none" w:sz="0" w:space="0" w:color="auto"/>
            <w:right w:val="none" w:sz="0" w:space="0" w:color="auto"/>
          </w:divBdr>
        </w:div>
        <w:div w:id="223109234">
          <w:marLeft w:val="640"/>
          <w:marRight w:val="0"/>
          <w:marTop w:val="0"/>
          <w:marBottom w:val="0"/>
          <w:divBdr>
            <w:top w:val="none" w:sz="0" w:space="0" w:color="auto"/>
            <w:left w:val="none" w:sz="0" w:space="0" w:color="auto"/>
            <w:bottom w:val="none" w:sz="0" w:space="0" w:color="auto"/>
            <w:right w:val="none" w:sz="0" w:space="0" w:color="auto"/>
          </w:divBdr>
        </w:div>
        <w:div w:id="1441141029">
          <w:marLeft w:val="640"/>
          <w:marRight w:val="0"/>
          <w:marTop w:val="0"/>
          <w:marBottom w:val="0"/>
          <w:divBdr>
            <w:top w:val="none" w:sz="0" w:space="0" w:color="auto"/>
            <w:left w:val="none" w:sz="0" w:space="0" w:color="auto"/>
            <w:bottom w:val="none" w:sz="0" w:space="0" w:color="auto"/>
            <w:right w:val="none" w:sz="0" w:space="0" w:color="auto"/>
          </w:divBdr>
        </w:div>
        <w:div w:id="1040130767">
          <w:marLeft w:val="640"/>
          <w:marRight w:val="0"/>
          <w:marTop w:val="0"/>
          <w:marBottom w:val="0"/>
          <w:divBdr>
            <w:top w:val="none" w:sz="0" w:space="0" w:color="auto"/>
            <w:left w:val="none" w:sz="0" w:space="0" w:color="auto"/>
            <w:bottom w:val="none" w:sz="0" w:space="0" w:color="auto"/>
            <w:right w:val="none" w:sz="0" w:space="0" w:color="auto"/>
          </w:divBdr>
        </w:div>
        <w:div w:id="1786196239">
          <w:marLeft w:val="640"/>
          <w:marRight w:val="0"/>
          <w:marTop w:val="0"/>
          <w:marBottom w:val="0"/>
          <w:divBdr>
            <w:top w:val="none" w:sz="0" w:space="0" w:color="auto"/>
            <w:left w:val="none" w:sz="0" w:space="0" w:color="auto"/>
            <w:bottom w:val="none" w:sz="0" w:space="0" w:color="auto"/>
            <w:right w:val="none" w:sz="0" w:space="0" w:color="auto"/>
          </w:divBdr>
        </w:div>
        <w:div w:id="93676990">
          <w:marLeft w:val="640"/>
          <w:marRight w:val="0"/>
          <w:marTop w:val="0"/>
          <w:marBottom w:val="0"/>
          <w:divBdr>
            <w:top w:val="none" w:sz="0" w:space="0" w:color="auto"/>
            <w:left w:val="none" w:sz="0" w:space="0" w:color="auto"/>
            <w:bottom w:val="none" w:sz="0" w:space="0" w:color="auto"/>
            <w:right w:val="none" w:sz="0" w:space="0" w:color="auto"/>
          </w:divBdr>
        </w:div>
        <w:div w:id="2011592066">
          <w:marLeft w:val="640"/>
          <w:marRight w:val="0"/>
          <w:marTop w:val="0"/>
          <w:marBottom w:val="0"/>
          <w:divBdr>
            <w:top w:val="none" w:sz="0" w:space="0" w:color="auto"/>
            <w:left w:val="none" w:sz="0" w:space="0" w:color="auto"/>
            <w:bottom w:val="none" w:sz="0" w:space="0" w:color="auto"/>
            <w:right w:val="none" w:sz="0" w:space="0" w:color="auto"/>
          </w:divBdr>
        </w:div>
        <w:div w:id="332031359">
          <w:marLeft w:val="640"/>
          <w:marRight w:val="0"/>
          <w:marTop w:val="0"/>
          <w:marBottom w:val="0"/>
          <w:divBdr>
            <w:top w:val="none" w:sz="0" w:space="0" w:color="auto"/>
            <w:left w:val="none" w:sz="0" w:space="0" w:color="auto"/>
            <w:bottom w:val="none" w:sz="0" w:space="0" w:color="auto"/>
            <w:right w:val="none" w:sz="0" w:space="0" w:color="auto"/>
          </w:divBdr>
        </w:div>
        <w:div w:id="1412503013">
          <w:marLeft w:val="640"/>
          <w:marRight w:val="0"/>
          <w:marTop w:val="0"/>
          <w:marBottom w:val="0"/>
          <w:divBdr>
            <w:top w:val="none" w:sz="0" w:space="0" w:color="auto"/>
            <w:left w:val="none" w:sz="0" w:space="0" w:color="auto"/>
            <w:bottom w:val="none" w:sz="0" w:space="0" w:color="auto"/>
            <w:right w:val="none" w:sz="0" w:space="0" w:color="auto"/>
          </w:divBdr>
        </w:div>
        <w:div w:id="225070955">
          <w:marLeft w:val="640"/>
          <w:marRight w:val="0"/>
          <w:marTop w:val="0"/>
          <w:marBottom w:val="0"/>
          <w:divBdr>
            <w:top w:val="none" w:sz="0" w:space="0" w:color="auto"/>
            <w:left w:val="none" w:sz="0" w:space="0" w:color="auto"/>
            <w:bottom w:val="none" w:sz="0" w:space="0" w:color="auto"/>
            <w:right w:val="none" w:sz="0" w:space="0" w:color="auto"/>
          </w:divBdr>
        </w:div>
        <w:div w:id="1584334262">
          <w:marLeft w:val="640"/>
          <w:marRight w:val="0"/>
          <w:marTop w:val="0"/>
          <w:marBottom w:val="0"/>
          <w:divBdr>
            <w:top w:val="none" w:sz="0" w:space="0" w:color="auto"/>
            <w:left w:val="none" w:sz="0" w:space="0" w:color="auto"/>
            <w:bottom w:val="none" w:sz="0" w:space="0" w:color="auto"/>
            <w:right w:val="none" w:sz="0" w:space="0" w:color="auto"/>
          </w:divBdr>
        </w:div>
        <w:div w:id="1566065547">
          <w:marLeft w:val="640"/>
          <w:marRight w:val="0"/>
          <w:marTop w:val="0"/>
          <w:marBottom w:val="0"/>
          <w:divBdr>
            <w:top w:val="none" w:sz="0" w:space="0" w:color="auto"/>
            <w:left w:val="none" w:sz="0" w:space="0" w:color="auto"/>
            <w:bottom w:val="none" w:sz="0" w:space="0" w:color="auto"/>
            <w:right w:val="none" w:sz="0" w:space="0" w:color="auto"/>
          </w:divBdr>
        </w:div>
        <w:div w:id="879174792">
          <w:marLeft w:val="640"/>
          <w:marRight w:val="0"/>
          <w:marTop w:val="0"/>
          <w:marBottom w:val="0"/>
          <w:divBdr>
            <w:top w:val="none" w:sz="0" w:space="0" w:color="auto"/>
            <w:left w:val="none" w:sz="0" w:space="0" w:color="auto"/>
            <w:bottom w:val="none" w:sz="0" w:space="0" w:color="auto"/>
            <w:right w:val="none" w:sz="0" w:space="0" w:color="auto"/>
          </w:divBdr>
        </w:div>
        <w:div w:id="1967076536">
          <w:marLeft w:val="640"/>
          <w:marRight w:val="0"/>
          <w:marTop w:val="0"/>
          <w:marBottom w:val="0"/>
          <w:divBdr>
            <w:top w:val="none" w:sz="0" w:space="0" w:color="auto"/>
            <w:left w:val="none" w:sz="0" w:space="0" w:color="auto"/>
            <w:bottom w:val="none" w:sz="0" w:space="0" w:color="auto"/>
            <w:right w:val="none" w:sz="0" w:space="0" w:color="auto"/>
          </w:divBdr>
        </w:div>
        <w:div w:id="2365229">
          <w:marLeft w:val="640"/>
          <w:marRight w:val="0"/>
          <w:marTop w:val="0"/>
          <w:marBottom w:val="0"/>
          <w:divBdr>
            <w:top w:val="none" w:sz="0" w:space="0" w:color="auto"/>
            <w:left w:val="none" w:sz="0" w:space="0" w:color="auto"/>
            <w:bottom w:val="none" w:sz="0" w:space="0" w:color="auto"/>
            <w:right w:val="none" w:sz="0" w:space="0" w:color="auto"/>
          </w:divBdr>
        </w:div>
        <w:div w:id="837960596">
          <w:marLeft w:val="640"/>
          <w:marRight w:val="0"/>
          <w:marTop w:val="0"/>
          <w:marBottom w:val="0"/>
          <w:divBdr>
            <w:top w:val="none" w:sz="0" w:space="0" w:color="auto"/>
            <w:left w:val="none" w:sz="0" w:space="0" w:color="auto"/>
            <w:bottom w:val="none" w:sz="0" w:space="0" w:color="auto"/>
            <w:right w:val="none" w:sz="0" w:space="0" w:color="auto"/>
          </w:divBdr>
        </w:div>
        <w:div w:id="578751593">
          <w:marLeft w:val="640"/>
          <w:marRight w:val="0"/>
          <w:marTop w:val="0"/>
          <w:marBottom w:val="0"/>
          <w:divBdr>
            <w:top w:val="none" w:sz="0" w:space="0" w:color="auto"/>
            <w:left w:val="none" w:sz="0" w:space="0" w:color="auto"/>
            <w:bottom w:val="none" w:sz="0" w:space="0" w:color="auto"/>
            <w:right w:val="none" w:sz="0" w:space="0" w:color="auto"/>
          </w:divBdr>
        </w:div>
        <w:div w:id="604965258">
          <w:marLeft w:val="640"/>
          <w:marRight w:val="0"/>
          <w:marTop w:val="0"/>
          <w:marBottom w:val="0"/>
          <w:divBdr>
            <w:top w:val="none" w:sz="0" w:space="0" w:color="auto"/>
            <w:left w:val="none" w:sz="0" w:space="0" w:color="auto"/>
            <w:bottom w:val="none" w:sz="0" w:space="0" w:color="auto"/>
            <w:right w:val="none" w:sz="0" w:space="0" w:color="auto"/>
          </w:divBdr>
        </w:div>
        <w:div w:id="341902534">
          <w:marLeft w:val="640"/>
          <w:marRight w:val="0"/>
          <w:marTop w:val="0"/>
          <w:marBottom w:val="0"/>
          <w:divBdr>
            <w:top w:val="none" w:sz="0" w:space="0" w:color="auto"/>
            <w:left w:val="none" w:sz="0" w:space="0" w:color="auto"/>
            <w:bottom w:val="none" w:sz="0" w:space="0" w:color="auto"/>
            <w:right w:val="none" w:sz="0" w:space="0" w:color="auto"/>
          </w:divBdr>
        </w:div>
        <w:div w:id="307982809">
          <w:marLeft w:val="640"/>
          <w:marRight w:val="0"/>
          <w:marTop w:val="0"/>
          <w:marBottom w:val="0"/>
          <w:divBdr>
            <w:top w:val="none" w:sz="0" w:space="0" w:color="auto"/>
            <w:left w:val="none" w:sz="0" w:space="0" w:color="auto"/>
            <w:bottom w:val="none" w:sz="0" w:space="0" w:color="auto"/>
            <w:right w:val="none" w:sz="0" w:space="0" w:color="auto"/>
          </w:divBdr>
        </w:div>
        <w:div w:id="515266853">
          <w:marLeft w:val="640"/>
          <w:marRight w:val="0"/>
          <w:marTop w:val="0"/>
          <w:marBottom w:val="0"/>
          <w:divBdr>
            <w:top w:val="none" w:sz="0" w:space="0" w:color="auto"/>
            <w:left w:val="none" w:sz="0" w:space="0" w:color="auto"/>
            <w:bottom w:val="none" w:sz="0" w:space="0" w:color="auto"/>
            <w:right w:val="none" w:sz="0" w:space="0" w:color="auto"/>
          </w:divBdr>
        </w:div>
        <w:div w:id="1143355270">
          <w:marLeft w:val="640"/>
          <w:marRight w:val="0"/>
          <w:marTop w:val="0"/>
          <w:marBottom w:val="0"/>
          <w:divBdr>
            <w:top w:val="none" w:sz="0" w:space="0" w:color="auto"/>
            <w:left w:val="none" w:sz="0" w:space="0" w:color="auto"/>
            <w:bottom w:val="none" w:sz="0" w:space="0" w:color="auto"/>
            <w:right w:val="none" w:sz="0" w:space="0" w:color="auto"/>
          </w:divBdr>
        </w:div>
        <w:div w:id="2003115484">
          <w:marLeft w:val="640"/>
          <w:marRight w:val="0"/>
          <w:marTop w:val="0"/>
          <w:marBottom w:val="0"/>
          <w:divBdr>
            <w:top w:val="none" w:sz="0" w:space="0" w:color="auto"/>
            <w:left w:val="none" w:sz="0" w:space="0" w:color="auto"/>
            <w:bottom w:val="none" w:sz="0" w:space="0" w:color="auto"/>
            <w:right w:val="none" w:sz="0" w:space="0" w:color="auto"/>
          </w:divBdr>
        </w:div>
        <w:div w:id="2077167294">
          <w:marLeft w:val="640"/>
          <w:marRight w:val="0"/>
          <w:marTop w:val="0"/>
          <w:marBottom w:val="0"/>
          <w:divBdr>
            <w:top w:val="none" w:sz="0" w:space="0" w:color="auto"/>
            <w:left w:val="none" w:sz="0" w:space="0" w:color="auto"/>
            <w:bottom w:val="none" w:sz="0" w:space="0" w:color="auto"/>
            <w:right w:val="none" w:sz="0" w:space="0" w:color="auto"/>
          </w:divBdr>
        </w:div>
        <w:div w:id="477038723">
          <w:marLeft w:val="640"/>
          <w:marRight w:val="0"/>
          <w:marTop w:val="0"/>
          <w:marBottom w:val="0"/>
          <w:divBdr>
            <w:top w:val="none" w:sz="0" w:space="0" w:color="auto"/>
            <w:left w:val="none" w:sz="0" w:space="0" w:color="auto"/>
            <w:bottom w:val="none" w:sz="0" w:space="0" w:color="auto"/>
            <w:right w:val="none" w:sz="0" w:space="0" w:color="auto"/>
          </w:divBdr>
        </w:div>
        <w:div w:id="696348194">
          <w:marLeft w:val="640"/>
          <w:marRight w:val="0"/>
          <w:marTop w:val="0"/>
          <w:marBottom w:val="0"/>
          <w:divBdr>
            <w:top w:val="none" w:sz="0" w:space="0" w:color="auto"/>
            <w:left w:val="none" w:sz="0" w:space="0" w:color="auto"/>
            <w:bottom w:val="none" w:sz="0" w:space="0" w:color="auto"/>
            <w:right w:val="none" w:sz="0" w:space="0" w:color="auto"/>
          </w:divBdr>
        </w:div>
        <w:div w:id="2095854582">
          <w:marLeft w:val="640"/>
          <w:marRight w:val="0"/>
          <w:marTop w:val="0"/>
          <w:marBottom w:val="0"/>
          <w:divBdr>
            <w:top w:val="none" w:sz="0" w:space="0" w:color="auto"/>
            <w:left w:val="none" w:sz="0" w:space="0" w:color="auto"/>
            <w:bottom w:val="none" w:sz="0" w:space="0" w:color="auto"/>
            <w:right w:val="none" w:sz="0" w:space="0" w:color="auto"/>
          </w:divBdr>
        </w:div>
        <w:div w:id="1989821818">
          <w:marLeft w:val="640"/>
          <w:marRight w:val="0"/>
          <w:marTop w:val="0"/>
          <w:marBottom w:val="0"/>
          <w:divBdr>
            <w:top w:val="none" w:sz="0" w:space="0" w:color="auto"/>
            <w:left w:val="none" w:sz="0" w:space="0" w:color="auto"/>
            <w:bottom w:val="none" w:sz="0" w:space="0" w:color="auto"/>
            <w:right w:val="none" w:sz="0" w:space="0" w:color="auto"/>
          </w:divBdr>
        </w:div>
        <w:div w:id="1181505108">
          <w:marLeft w:val="640"/>
          <w:marRight w:val="0"/>
          <w:marTop w:val="0"/>
          <w:marBottom w:val="0"/>
          <w:divBdr>
            <w:top w:val="none" w:sz="0" w:space="0" w:color="auto"/>
            <w:left w:val="none" w:sz="0" w:space="0" w:color="auto"/>
            <w:bottom w:val="none" w:sz="0" w:space="0" w:color="auto"/>
            <w:right w:val="none" w:sz="0" w:space="0" w:color="auto"/>
          </w:divBdr>
        </w:div>
        <w:div w:id="689719121">
          <w:marLeft w:val="640"/>
          <w:marRight w:val="0"/>
          <w:marTop w:val="0"/>
          <w:marBottom w:val="0"/>
          <w:divBdr>
            <w:top w:val="none" w:sz="0" w:space="0" w:color="auto"/>
            <w:left w:val="none" w:sz="0" w:space="0" w:color="auto"/>
            <w:bottom w:val="none" w:sz="0" w:space="0" w:color="auto"/>
            <w:right w:val="none" w:sz="0" w:space="0" w:color="auto"/>
          </w:divBdr>
        </w:div>
        <w:div w:id="1615555382">
          <w:marLeft w:val="640"/>
          <w:marRight w:val="0"/>
          <w:marTop w:val="0"/>
          <w:marBottom w:val="0"/>
          <w:divBdr>
            <w:top w:val="none" w:sz="0" w:space="0" w:color="auto"/>
            <w:left w:val="none" w:sz="0" w:space="0" w:color="auto"/>
            <w:bottom w:val="none" w:sz="0" w:space="0" w:color="auto"/>
            <w:right w:val="none" w:sz="0" w:space="0" w:color="auto"/>
          </w:divBdr>
        </w:div>
        <w:div w:id="663119543">
          <w:marLeft w:val="640"/>
          <w:marRight w:val="0"/>
          <w:marTop w:val="0"/>
          <w:marBottom w:val="0"/>
          <w:divBdr>
            <w:top w:val="none" w:sz="0" w:space="0" w:color="auto"/>
            <w:left w:val="none" w:sz="0" w:space="0" w:color="auto"/>
            <w:bottom w:val="none" w:sz="0" w:space="0" w:color="auto"/>
            <w:right w:val="none" w:sz="0" w:space="0" w:color="auto"/>
          </w:divBdr>
        </w:div>
        <w:div w:id="744958397">
          <w:marLeft w:val="640"/>
          <w:marRight w:val="0"/>
          <w:marTop w:val="0"/>
          <w:marBottom w:val="0"/>
          <w:divBdr>
            <w:top w:val="none" w:sz="0" w:space="0" w:color="auto"/>
            <w:left w:val="none" w:sz="0" w:space="0" w:color="auto"/>
            <w:bottom w:val="none" w:sz="0" w:space="0" w:color="auto"/>
            <w:right w:val="none" w:sz="0" w:space="0" w:color="auto"/>
          </w:divBdr>
        </w:div>
        <w:div w:id="678847658">
          <w:marLeft w:val="640"/>
          <w:marRight w:val="0"/>
          <w:marTop w:val="0"/>
          <w:marBottom w:val="0"/>
          <w:divBdr>
            <w:top w:val="none" w:sz="0" w:space="0" w:color="auto"/>
            <w:left w:val="none" w:sz="0" w:space="0" w:color="auto"/>
            <w:bottom w:val="none" w:sz="0" w:space="0" w:color="auto"/>
            <w:right w:val="none" w:sz="0" w:space="0" w:color="auto"/>
          </w:divBdr>
        </w:div>
        <w:div w:id="657071628">
          <w:marLeft w:val="640"/>
          <w:marRight w:val="0"/>
          <w:marTop w:val="0"/>
          <w:marBottom w:val="0"/>
          <w:divBdr>
            <w:top w:val="none" w:sz="0" w:space="0" w:color="auto"/>
            <w:left w:val="none" w:sz="0" w:space="0" w:color="auto"/>
            <w:bottom w:val="none" w:sz="0" w:space="0" w:color="auto"/>
            <w:right w:val="none" w:sz="0" w:space="0" w:color="auto"/>
          </w:divBdr>
        </w:div>
        <w:div w:id="314646679">
          <w:marLeft w:val="640"/>
          <w:marRight w:val="0"/>
          <w:marTop w:val="0"/>
          <w:marBottom w:val="0"/>
          <w:divBdr>
            <w:top w:val="none" w:sz="0" w:space="0" w:color="auto"/>
            <w:left w:val="none" w:sz="0" w:space="0" w:color="auto"/>
            <w:bottom w:val="none" w:sz="0" w:space="0" w:color="auto"/>
            <w:right w:val="none" w:sz="0" w:space="0" w:color="auto"/>
          </w:divBdr>
        </w:div>
        <w:div w:id="1608006074">
          <w:marLeft w:val="640"/>
          <w:marRight w:val="0"/>
          <w:marTop w:val="0"/>
          <w:marBottom w:val="0"/>
          <w:divBdr>
            <w:top w:val="none" w:sz="0" w:space="0" w:color="auto"/>
            <w:left w:val="none" w:sz="0" w:space="0" w:color="auto"/>
            <w:bottom w:val="none" w:sz="0" w:space="0" w:color="auto"/>
            <w:right w:val="none" w:sz="0" w:space="0" w:color="auto"/>
          </w:divBdr>
        </w:div>
        <w:div w:id="19667837">
          <w:marLeft w:val="640"/>
          <w:marRight w:val="0"/>
          <w:marTop w:val="0"/>
          <w:marBottom w:val="0"/>
          <w:divBdr>
            <w:top w:val="none" w:sz="0" w:space="0" w:color="auto"/>
            <w:left w:val="none" w:sz="0" w:space="0" w:color="auto"/>
            <w:bottom w:val="none" w:sz="0" w:space="0" w:color="auto"/>
            <w:right w:val="none" w:sz="0" w:space="0" w:color="auto"/>
          </w:divBdr>
        </w:div>
        <w:div w:id="752361376">
          <w:marLeft w:val="640"/>
          <w:marRight w:val="0"/>
          <w:marTop w:val="0"/>
          <w:marBottom w:val="0"/>
          <w:divBdr>
            <w:top w:val="none" w:sz="0" w:space="0" w:color="auto"/>
            <w:left w:val="none" w:sz="0" w:space="0" w:color="auto"/>
            <w:bottom w:val="none" w:sz="0" w:space="0" w:color="auto"/>
            <w:right w:val="none" w:sz="0" w:space="0" w:color="auto"/>
          </w:divBdr>
        </w:div>
        <w:div w:id="599068296">
          <w:marLeft w:val="640"/>
          <w:marRight w:val="0"/>
          <w:marTop w:val="0"/>
          <w:marBottom w:val="0"/>
          <w:divBdr>
            <w:top w:val="none" w:sz="0" w:space="0" w:color="auto"/>
            <w:left w:val="none" w:sz="0" w:space="0" w:color="auto"/>
            <w:bottom w:val="none" w:sz="0" w:space="0" w:color="auto"/>
            <w:right w:val="none" w:sz="0" w:space="0" w:color="auto"/>
          </w:divBdr>
        </w:div>
        <w:div w:id="770467215">
          <w:marLeft w:val="640"/>
          <w:marRight w:val="0"/>
          <w:marTop w:val="0"/>
          <w:marBottom w:val="0"/>
          <w:divBdr>
            <w:top w:val="none" w:sz="0" w:space="0" w:color="auto"/>
            <w:left w:val="none" w:sz="0" w:space="0" w:color="auto"/>
            <w:bottom w:val="none" w:sz="0" w:space="0" w:color="auto"/>
            <w:right w:val="none" w:sz="0" w:space="0" w:color="auto"/>
          </w:divBdr>
        </w:div>
        <w:div w:id="1601645565">
          <w:marLeft w:val="640"/>
          <w:marRight w:val="0"/>
          <w:marTop w:val="0"/>
          <w:marBottom w:val="0"/>
          <w:divBdr>
            <w:top w:val="none" w:sz="0" w:space="0" w:color="auto"/>
            <w:left w:val="none" w:sz="0" w:space="0" w:color="auto"/>
            <w:bottom w:val="none" w:sz="0" w:space="0" w:color="auto"/>
            <w:right w:val="none" w:sz="0" w:space="0" w:color="auto"/>
          </w:divBdr>
        </w:div>
        <w:div w:id="955134786">
          <w:marLeft w:val="640"/>
          <w:marRight w:val="0"/>
          <w:marTop w:val="0"/>
          <w:marBottom w:val="0"/>
          <w:divBdr>
            <w:top w:val="none" w:sz="0" w:space="0" w:color="auto"/>
            <w:left w:val="none" w:sz="0" w:space="0" w:color="auto"/>
            <w:bottom w:val="none" w:sz="0" w:space="0" w:color="auto"/>
            <w:right w:val="none" w:sz="0" w:space="0" w:color="auto"/>
          </w:divBdr>
        </w:div>
        <w:div w:id="208028963">
          <w:marLeft w:val="640"/>
          <w:marRight w:val="0"/>
          <w:marTop w:val="0"/>
          <w:marBottom w:val="0"/>
          <w:divBdr>
            <w:top w:val="none" w:sz="0" w:space="0" w:color="auto"/>
            <w:left w:val="none" w:sz="0" w:space="0" w:color="auto"/>
            <w:bottom w:val="none" w:sz="0" w:space="0" w:color="auto"/>
            <w:right w:val="none" w:sz="0" w:space="0" w:color="auto"/>
          </w:divBdr>
        </w:div>
        <w:div w:id="1284733038">
          <w:marLeft w:val="640"/>
          <w:marRight w:val="0"/>
          <w:marTop w:val="0"/>
          <w:marBottom w:val="0"/>
          <w:divBdr>
            <w:top w:val="none" w:sz="0" w:space="0" w:color="auto"/>
            <w:left w:val="none" w:sz="0" w:space="0" w:color="auto"/>
            <w:bottom w:val="none" w:sz="0" w:space="0" w:color="auto"/>
            <w:right w:val="none" w:sz="0" w:space="0" w:color="auto"/>
          </w:divBdr>
        </w:div>
        <w:div w:id="1928072285">
          <w:marLeft w:val="640"/>
          <w:marRight w:val="0"/>
          <w:marTop w:val="0"/>
          <w:marBottom w:val="0"/>
          <w:divBdr>
            <w:top w:val="none" w:sz="0" w:space="0" w:color="auto"/>
            <w:left w:val="none" w:sz="0" w:space="0" w:color="auto"/>
            <w:bottom w:val="none" w:sz="0" w:space="0" w:color="auto"/>
            <w:right w:val="none" w:sz="0" w:space="0" w:color="auto"/>
          </w:divBdr>
        </w:div>
        <w:div w:id="373628100">
          <w:marLeft w:val="640"/>
          <w:marRight w:val="0"/>
          <w:marTop w:val="0"/>
          <w:marBottom w:val="0"/>
          <w:divBdr>
            <w:top w:val="none" w:sz="0" w:space="0" w:color="auto"/>
            <w:left w:val="none" w:sz="0" w:space="0" w:color="auto"/>
            <w:bottom w:val="none" w:sz="0" w:space="0" w:color="auto"/>
            <w:right w:val="none" w:sz="0" w:space="0" w:color="auto"/>
          </w:divBdr>
        </w:div>
        <w:div w:id="364256986">
          <w:marLeft w:val="640"/>
          <w:marRight w:val="0"/>
          <w:marTop w:val="0"/>
          <w:marBottom w:val="0"/>
          <w:divBdr>
            <w:top w:val="none" w:sz="0" w:space="0" w:color="auto"/>
            <w:left w:val="none" w:sz="0" w:space="0" w:color="auto"/>
            <w:bottom w:val="none" w:sz="0" w:space="0" w:color="auto"/>
            <w:right w:val="none" w:sz="0" w:space="0" w:color="auto"/>
          </w:divBdr>
        </w:div>
        <w:div w:id="1626277981">
          <w:marLeft w:val="640"/>
          <w:marRight w:val="0"/>
          <w:marTop w:val="0"/>
          <w:marBottom w:val="0"/>
          <w:divBdr>
            <w:top w:val="none" w:sz="0" w:space="0" w:color="auto"/>
            <w:left w:val="none" w:sz="0" w:space="0" w:color="auto"/>
            <w:bottom w:val="none" w:sz="0" w:space="0" w:color="auto"/>
            <w:right w:val="none" w:sz="0" w:space="0" w:color="auto"/>
          </w:divBdr>
        </w:div>
        <w:div w:id="1954170502">
          <w:marLeft w:val="640"/>
          <w:marRight w:val="0"/>
          <w:marTop w:val="0"/>
          <w:marBottom w:val="0"/>
          <w:divBdr>
            <w:top w:val="none" w:sz="0" w:space="0" w:color="auto"/>
            <w:left w:val="none" w:sz="0" w:space="0" w:color="auto"/>
            <w:bottom w:val="none" w:sz="0" w:space="0" w:color="auto"/>
            <w:right w:val="none" w:sz="0" w:space="0" w:color="auto"/>
          </w:divBdr>
        </w:div>
        <w:div w:id="554974547">
          <w:marLeft w:val="640"/>
          <w:marRight w:val="0"/>
          <w:marTop w:val="0"/>
          <w:marBottom w:val="0"/>
          <w:divBdr>
            <w:top w:val="none" w:sz="0" w:space="0" w:color="auto"/>
            <w:left w:val="none" w:sz="0" w:space="0" w:color="auto"/>
            <w:bottom w:val="none" w:sz="0" w:space="0" w:color="auto"/>
            <w:right w:val="none" w:sz="0" w:space="0" w:color="auto"/>
          </w:divBdr>
        </w:div>
        <w:div w:id="2032760009">
          <w:marLeft w:val="640"/>
          <w:marRight w:val="0"/>
          <w:marTop w:val="0"/>
          <w:marBottom w:val="0"/>
          <w:divBdr>
            <w:top w:val="none" w:sz="0" w:space="0" w:color="auto"/>
            <w:left w:val="none" w:sz="0" w:space="0" w:color="auto"/>
            <w:bottom w:val="none" w:sz="0" w:space="0" w:color="auto"/>
            <w:right w:val="none" w:sz="0" w:space="0" w:color="auto"/>
          </w:divBdr>
        </w:div>
        <w:div w:id="426315958">
          <w:marLeft w:val="640"/>
          <w:marRight w:val="0"/>
          <w:marTop w:val="0"/>
          <w:marBottom w:val="0"/>
          <w:divBdr>
            <w:top w:val="none" w:sz="0" w:space="0" w:color="auto"/>
            <w:left w:val="none" w:sz="0" w:space="0" w:color="auto"/>
            <w:bottom w:val="none" w:sz="0" w:space="0" w:color="auto"/>
            <w:right w:val="none" w:sz="0" w:space="0" w:color="auto"/>
          </w:divBdr>
        </w:div>
        <w:div w:id="844706357">
          <w:marLeft w:val="640"/>
          <w:marRight w:val="0"/>
          <w:marTop w:val="0"/>
          <w:marBottom w:val="0"/>
          <w:divBdr>
            <w:top w:val="none" w:sz="0" w:space="0" w:color="auto"/>
            <w:left w:val="none" w:sz="0" w:space="0" w:color="auto"/>
            <w:bottom w:val="none" w:sz="0" w:space="0" w:color="auto"/>
            <w:right w:val="none" w:sz="0" w:space="0" w:color="auto"/>
          </w:divBdr>
        </w:div>
        <w:div w:id="205533023">
          <w:marLeft w:val="640"/>
          <w:marRight w:val="0"/>
          <w:marTop w:val="0"/>
          <w:marBottom w:val="0"/>
          <w:divBdr>
            <w:top w:val="none" w:sz="0" w:space="0" w:color="auto"/>
            <w:left w:val="none" w:sz="0" w:space="0" w:color="auto"/>
            <w:bottom w:val="none" w:sz="0" w:space="0" w:color="auto"/>
            <w:right w:val="none" w:sz="0" w:space="0" w:color="auto"/>
          </w:divBdr>
        </w:div>
        <w:div w:id="2056928157">
          <w:marLeft w:val="640"/>
          <w:marRight w:val="0"/>
          <w:marTop w:val="0"/>
          <w:marBottom w:val="0"/>
          <w:divBdr>
            <w:top w:val="none" w:sz="0" w:space="0" w:color="auto"/>
            <w:left w:val="none" w:sz="0" w:space="0" w:color="auto"/>
            <w:bottom w:val="none" w:sz="0" w:space="0" w:color="auto"/>
            <w:right w:val="none" w:sz="0" w:space="0" w:color="auto"/>
          </w:divBdr>
        </w:div>
        <w:div w:id="876895067">
          <w:marLeft w:val="640"/>
          <w:marRight w:val="0"/>
          <w:marTop w:val="0"/>
          <w:marBottom w:val="0"/>
          <w:divBdr>
            <w:top w:val="none" w:sz="0" w:space="0" w:color="auto"/>
            <w:left w:val="none" w:sz="0" w:space="0" w:color="auto"/>
            <w:bottom w:val="none" w:sz="0" w:space="0" w:color="auto"/>
            <w:right w:val="none" w:sz="0" w:space="0" w:color="auto"/>
          </w:divBdr>
        </w:div>
        <w:div w:id="1908566752">
          <w:marLeft w:val="640"/>
          <w:marRight w:val="0"/>
          <w:marTop w:val="0"/>
          <w:marBottom w:val="0"/>
          <w:divBdr>
            <w:top w:val="none" w:sz="0" w:space="0" w:color="auto"/>
            <w:left w:val="none" w:sz="0" w:space="0" w:color="auto"/>
            <w:bottom w:val="none" w:sz="0" w:space="0" w:color="auto"/>
            <w:right w:val="none" w:sz="0" w:space="0" w:color="auto"/>
          </w:divBdr>
        </w:div>
        <w:div w:id="998732333">
          <w:marLeft w:val="640"/>
          <w:marRight w:val="0"/>
          <w:marTop w:val="0"/>
          <w:marBottom w:val="0"/>
          <w:divBdr>
            <w:top w:val="none" w:sz="0" w:space="0" w:color="auto"/>
            <w:left w:val="none" w:sz="0" w:space="0" w:color="auto"/>
            <w:bottom w:val="none" w:sz="0" w:space="0" w:color="auto"/>
            <w:right w:val="none" w:sz="0" w:space="0" w:color="auto"/>
          </w:divBdr>
        </w:div>
        <w:div w:id="194931963">
          <w:marLeft w:val="640"/>
          <w:marRight w:val="0"/>
          <w:marTop w:val="0"/>
          <w:marBottom w:val="0"/>
          <w:divBdr>
            <w:top w:val="none" w:sz="0" w:space="0" w:color="auto"/>
            <w:left w:val="none" w:sz="0" w:space="0" w:color="auto"/>
            <w:bottom w:val="none" w:sz="0" w:space="0" w:color="auto"/>
            <w:right w:val="none" w:sz="0" w:space="0" w:color="auto"/>
          </w:divBdr>
        </w:div>
        <w:div w:id="33891960">
          <w:marLeft w:val="640"/>
          <w:marRight w:val="0"/>
          <w:marTop w:val="0"/>
          <w:marBottom w:val="0"/>
          <w:divBdr>
            <w:top w:val="none" w:sz="0" w:space="0" w:color="auto"/>
            <w:left w:val="none" w:sz="0" w:space="0" w:color="auto"/>
            <w:bottom w:val="none" w:sz="0" w:space="0" w:color="auto"/>
            <w:right w:val="none" w:sz="0" w:space="0" w:color="auto"/>
          </w:divBdr>
        </w:div>
      </w:divsChild>
    </w:div>
    <w:div w:id="1581208265">
      <w:marLeft w:val="480"/>
      <w:marRight w:val="0"/>
      <w:marTop w:val="0"/>
      <w:marBottom w:val="0"/>
      <w:divBdr>
        <w:top w:val="none" w:sz="0" w:space="0" w:color="auto"/>
        <w:left w:val="none" w:sz="0" w:space="0" w:color="auto"/>
        <w:bottom w:val="none" w:sz="0" w:space="0" w:color="auto"/>
        <w:right w:val="none" w:sz="0" w:space="0" w:color="auto"/>
      </w:divBdr>
    </w:div>
    <w:div w:id="1581408057">
      <w:bodyDiv w:val="1"/>
      <w:marLeft w:val="0"/>
      <w:marRight w:val="0"/>
      <w:marTop w:val="0"/>
      <w:marBottom w:val="0"/>
      <w:divBdr>
        <w:top w:val="none" w:sz="0" w:space="0" w:color="auto"/>
        <w:left w:val="none" w:sz="0" w:space="0" w:color="auto"/>
        <w:bottom w:val="none" w:sz="0" w:space="0" w:color="auto"/>
        <w:right w:val="none" w:sz="0" w:space="0" w:color="auto"/>
      </w:divBdr>
      <w:divsChild>
        <w:div w:id="80949069">
          <w:marLeft w:val="480"/>
          <w:marRight w:val="0"/>
          <w:marTop w:val="0"/>
          <w:marBottom w:val="0"/>
          <w:divBdr>
            <w:top w:val="none" w:sz="0" w:space="0" w:color="auto"/>
            <w:left w:val="none" w:sz="0" w:space="0" w:color="auto"/>
            <w:bottom w:val="none" w:sz="0" w:space="0" w:color="auto"/>
            <w:right w:val="none" w:sz="0" w:space="0" w:color="auto"/>
          </w:divBdr>
        </w:div>
        <w:div w:id="98912755">
          <w:marLeft w:val="480"/>
          <w:marRight w:val="0"/>
          <w:marTop w:val="0"/>
          <w:marBottom w:val="0"/>
          <w:divBdr>
            <w:top w:val="none" w:sz="0" w:space="0" w:color="auto"/>
            <w:left w:val="none" w:sz="0" w:space="0" w:color="auto"/>
            <w:bottom w:val="none" w:sz="0" w:space="0" w:color="auto"/>
            <w:right w:val="none" w:sz="0" w:space="0" w:color="auto"/>
          </w:divBdr>
        </w:div>
        <w:div w:id="256912936">
          <w:marLeft w:val="480"/>
          <w:marRight w:val="0"/>
          <w:marTop w:val="0"/>
          <w:marBottom w:val="0"/>
          <w:divBdr>
            <w:top w:val="none" w:sz="0" w:space="0" w:color="auto"/>
            <w:left w:val="none" w:sz="0" w:space="0" w:color="auto"/>
            <w:bottom w:val="none" w:sz="0" w:space="0" w:color="auto"/>
            <w:right w:val="none" w:sz="0" w:space="0" w:color="auto"/>
          </w:divBdr>
        </w:div>
        <w:div w:id="285309741">
          <w:marLeft w:val="480"/>
          <w:marRight w:val="0"/>
          <w:marTop w:val="0"/>
          <w:marBottom w:val="0"/>
          <w:divBdr>
            <w:top w:val="none" w:sz="0" w:space="0" w:color="auto"/>
            <w:left w:val="none" w:sz="0" w:space="0" w:color="auto"/>
            <w:bottom w:val="none" w:sz="0" w:space="0" w:color="auto"/>
            <w:right w:val="none" w:sz="0" w:space="0" w:color="auto"/>
          </w:divBdr>
        </w:div>
        <w:div w:id="554436007">
          <w:marLeft w:val="480"/>
          <w:marRight w:val="0"/>
          <w:marTop w:val="0"/>
          <w:marBottom w:val="0"/>
          <w:divBdr>
            <w:top w:val="none" w:sz="0" w:space="0" w:color="auto"/>
            <w:left w:val="none" w:sz="0" w:space="0" w:color="auto"/>
            <w:bottom w:val="none" w:sz="0" w:space="0" w:color="auto"/>
            <w:right w:val="none" w:sz="0" w:space="0" w:color="auto"/>
          </w:divBdr>
        </w:div>
        <w:div w:id="1210150421">
          <w:marLeft w:val="480"/>
          <w:marRight w:val="0"/>
          <w:marTop w:val="0"/>
          <w:marBottom w:val="0"/>
          <w:divBdr>
            <w:top w:val="none" w:sz="0" w:space="0" w:color="auto"/>
            <w:left w:val="none" w:sz="0" w:space="0" w:color="auto"/>
            <w:bottom w:val="none" w:sz="0" w:space="0" w:color="auto"/>
            <w:right w:val="none" w:sz="0" w:space="0" w:color="auto"/>
          </w:divBdr>
        </w:div>
        <w:div w:id="1270353951">
          <w:marLeft w:val="480"/>
          <w:marRight w:val="0"/>
          <w:marTop w:val="0"/>
          <w:marBottom w:val="0"/>
          <w:divBdr>
            <w:top w:val="none" w:sz="0" w:space="0" w:color="auto"/>
            <w:left w:val="none" w:sz="0" w:space="0" w:color="auto"/>
            <w:bottom w:val="none" w:sz="0" w:space="0" w:color="auto"/>
            <w:right w:val="none" w:sz="0" w:space="0" w:color="auto"/>
          </w:divBdr>
        </w:div>
        <w:div w:id="1521897226">
          <w:marLeft w:val="480"/>
          <w:marRight w:val="0"/>
          <w:marTop w:val="0"/>
          <w:marBottom w:val="0"/>
          <w:divBdr>
            <w:top w:val="none" w:sz="0" w:space="0" w:color="auto"/>
            <w:left w:val="none" w:sz="0" w:space="0" w:color="auto"/>
            <w:bottom w:val="none" w:sz="0" w:space="0" w:color="auto"/>
            <w:right w:val="none" w:sz="0" w:space="0" w:color="auto"/>
          </w:divBdr>
        </w:div>
        <w:div w:id="2024090477">
          <w:marLeft w:val="480"/>
          <w:marRight w:val="0"/>
          <w:marTop w:val="0"/>
          <w:marBottom w:val="0"/>
          <w:divBdr>
            <w:top w:val="none" w:sz="0" w:space="0" w:color="auto"/>
            <w:left w:val="none" w:sz="0" w:space="0" w:color="auto"/>
            <w:bottom w:val="none" w:sz="0" w:space="0" w:color="auto"/>
            <w:right w:val="none" w:sz="0" w:space="0" w:color="auto"/>
          </w:divBdr>
        </w:div>
        <w:div w:id="2140606966">
          <w:marLeft w:val="480"/>
          <w:marRight w:val="0"/>
          <w:marTop w:val="0"/>
          <w:marBottom w:val="0"/>
          <w:divBdr>
            <w:top w:val="none" w:sz="0" w:space="0" w:color="auto"/>
            <w:left w:val="none" w:sz="0" w:space="0" w:color="auto"/>
            <w:bottom w:val="none" w:sz="0" w:space="0" w:color="auto"/>
            <w:right w:val="none" w:sz="0" w:space="0" w:color="auto"/>
          </w:divBdr>
        </w:div>
      </w:divsChild>
    </w:div>
    <w:div w:id="1581789723">
      <w:bodyDiv w:val="1"/>
      <w:marLeft w:val="0"/>
      <w:marRight w:val="0"/>
      <w:marTop w:val="0"/>
      <w:marBottom w:val="0"/>
      <w:divBdr>
        <w:top w:val="none" w:sz="0" w:space="0" w:color="auto"/>
        <w:left w:val="none" w:sz="0" w:space="0" w:color="auto"/>
        <w:bottom w:val="none" w:sz="0" w:space="0" w:color="auto"/>
        <w:right w:val="none" w:sz="0" w:space="0" w:color="auto"/>
      </w:divBdr>
    </w:div>
    <w:div w:id="1582064941">
      <w:bodyDiv w:val="1"/>
      <w:marLeft w:val="0"/>
      <w:marRight w:val="0"/>
      <w:marTop w:val="0"/>
      <w:marBottom w:val="0"/>
      <w:divBdr>
        <w:top w:val="none" w:sz="0" w:space="0" w:color="auto"/>
        <w:left w:val="none" w:sz="0" w:space="0" w:color="auto"/>
        <w:bottom w:val="none" w:sz="0" w:space="0" w:color="auto"/>
        <w:right w:val="none" w:sz="0" w:space="0" w:color="auto"/>
      </w:divBdr>
    </w:div>
    <w:div w:id="1582593740">
      <w:bodyDiv w:val="1"/>
      <w:marLeft w:val="0"/>
      <w:marRight w:val="0"/>
      <w:marTop w:val="0"/>
      <w:marBottom w:val="0"/>
      <w:divBdr>
        <w:top w:val="none" w:sz="0" w:space="0" w:color="auto"/>
        <w:left w:val="none" w:sz="0" w:space="0" w:color="auto"/>
        <w:bottom w:val="none" w:sz="0" w:space="0" w:color="auto"/>
        <w:right w:val="none" w:sz="0" w:space="0" w:color="auto"/>
      </w:divBdr>
    </w:div>
    <w:div w:id="1582904966">
      <w:marLeft w:val="480"/>
      <w:marRight w:val="0"/>
      <w:marTop w:val="0"/>
      <w:marBottom w:val="0"/>
      <w:divBdr>
        <w:top w:val="none" w:sz="0" w:space="0" w:color="auto"/>
        <w:left w:val="none" w:sz="0" w:space="0" w:color="auto"/>
        <w:bottom w:val="none" w:sz="0" w:space="0" w:color="auto"/>
        <w:right w:val="none" w:sz="0" w:space="0" w:color="auto"/>
      </w:divBdr>
    </w:div>
    <w:div w:id="1584298612">
      <w:marLeft w:val="480"/>
      <w:marRight w:val="0"/>
      <w:marTop w:val="0"/>
      <w:marBottom w:val="0"/>
      <w:divBdr>
        <w:top w:val="none" w:sz="0" w:space="0" w:color="auto"/>
        <w:left w:val="none" w:sz="0" w:space="0" w:color="auto"/>
        <w:bottom w:val="none" w:sz="0" w:space="0" w:color="auto"/>
        <w:right w:val="none" w:sz="0" w:space="0" w:color="auto"/>
      </w:divBdr>
    </w:div>
    <w:div w:id="1585334242">
      <w:bodyDiv w:val="1"/>
      <w:marLeft w:val="0"/>
      <w:marRight w:val="0"/>
      <w:marTop w:val="0"/>
      <w:marBottom w:val="0"/>
      <w:divBdr>
        <w:top w:val="none" w:sz="0" w:space="0" w:color="auto"/>
        <w:left w:val="none" w:sz="0" w:space="0" w:color="auto"/>
        <w:bottom w:val="none" w:sz="0" w:space="0" w:color="auto"/>
        <w:right w:val="none" w:sz="0" w:space="0" w:color="auto"/>
      </w:divBdr>
    </w:div>
    <w:div w:id="1587614091">
      <w:marLeft w:val="480"/>
      <w:marRight w:val="0"/>
      <w:marTop w:val="0"/>
      <w:marBottom w:val="0"/>
      <w:divBdr>
        <w:top w:val="none" w:sz="0" w:space="0" w:color="auto"/>
        <w:left w:val="none" w:sz="0" w:space="0" w:color="auto"/>
        <w:bottom w:val="none" w:sz="0" w:space="0" w:color="auto"/>
        <w:right w:val="none" w:sz="0" w:space="0" w:color="auto"/>
      </w:divBdr>
    </w:div>
    <w:div w:id="1587693913">
      <w:marLeft w:val="480"/>
      <w:marRight w:val="0"/>
      <w:marTop w:val="0"/>
      <w:marBottom w:val="0"/>
      <w:divBdr>
        <w:top w:val="none" w:sz="0" w:space="0" w:color="auto"/>
        <w:left w:val="none" w:sz="0" w:space="0" w:color="auto"/>
        <w:bottom w:val="none" w:sz="0" w:space="0" w:color="auto"/>
        <w:right w:val="none" w:sz="0" w:space="0" w:color="auto"/>
      </w:divBdr>
    </w:div>
    <w:div w:id="1588423816">
      <w:marLeft w:val="480"/>
      <w:marRight w:val="0"/>
      <w:marTop w:val="0"/>
      <w:marBottom w:val="0"/>
      <w:divBdr>
        <w:top w:val="none" w:sz="0" w:space="0" w:color="auto"/>
        <w:left w:val="none" w:sz="0" w:space="0" w:color="auto"/>
        <w:bottom w:val="none" w:sz="0" w:space="0" w:color="auto"/>
        <w:right w:val="none" w:sz="0" w:space="0" w:color="auto"/>
      </w:divBdr>
    </w:div>
    <w:div w:id="1588881691">
      <w:marLeft w:val="480"/>
      <w:marRight w:val="0"/>
      <w:marTop w:val="0"/>
      <w:marBottom w:val="0"/>
      <w:divBdr>
        <w:top w:val="none" w:sz="0" w:space="0" w:color="auto"/>
        <w:left w:val="none" w:sz="0" w:space="0" w:color="auto"/>
        <w:bottom w:val="none" w:sz="0" w:space="0" w:color="auto"/>
        <w:right w:val="none" w:sz="0" w:space="0" w:color="auto"/>
      </w:divBdr>
    </w:div>
    <w:div w:id="1589195721">
      <w:marLeft w:val="480"/>
      <w:marRight w:val="0"/>
      <w:marTop w:val="0"/>
      <w:marBottom w:val="0"/>
      <w:divBdr>
        <w:top w:val="none" w:sz="0" w:space="0" w:color="auto"/>
        <w:left w:val="none" w:sz="0" w:space="0" w:color="auto"/>
        <w:bottom w:val="none" w:sz="0" w:space="0" w:color="auto"/>
        <w:right w:val="none" w:sz="0" w:space="0" w:color="auto"/>
      </w:divBdr>
    </w:div>
    <w:div w:id="1589341442">
      <w:marLeft w:val="640"/>
      <w:marRight w:val="0"/>
      <w:marTop w:val="0"/>
      <w:marBottom w:val="0"/>
      <w:divBdr>
        <w:top w:val="none" w:sz="0" w:space="0" w:color="auto"/>
        <w:left w:val="none" w:sz="0" w:space="0" w:color="auto"/>
        <w:bottom w:val="none" w:sz="0" w:space="0" w:color="auto"/>
        <w:right w:val="none" w:sz="0" w:space="0" w:color="auto"/>
      </w:divBdr>
    </w:div>
    <w:div w:id="1590894333">
      <w:marLeft w:val="640"/>
      <w:marRight w:val="0"/>
      <w:marTop w:val="0"/>
      <w:marBottom w:val="0"/>
      <w:divBdr>
        <w:top w:val="none" w:sz="0" w:space="0" w:color="auto"/>
        <w:left w:val="none" w:sz="0" w:space="0" w:color="auto"/>
        <w:bottom w:val="none" w:sz="0" w:space="0" w:color="auto"/>
        <w:right w:val="none" w:sz="0" w:space="0" w:color="auto"/>
      </w:divBdr>
    </w:div>
    <w:div w:id="1590969418">
      <w:marLeft w:val="480"/>
      <w:marRight w:val="0"/>
      <w:marTop w:val="0"/>
      <w:marBottom w:val="0"/>
      <w:divBdr>
        <w:top w:val="none" w:sz="0" w:space="0" w:color="auto"/>
        <w:left w:val="none" w:sz="0" w:space="0" w:color="auto"/>
        <w:bottom w:val="none" w:sz="0" w:space="0" w:color="auto"/>
        <w:right w:val="none" w:sz="0" w:space="0" w:color="auto"/>
      </w:divBdr>
    </w:div>
    <w:div w:id="1591162599">
      <w:bodyDiv w:val="1"/>
      <w:marLeft w:val="0"/>
      <w:marRight w:val="0"/>
      <w:marTop w:val="0"/>
      <w:marBottom w:val="0"/>
      <w:divBdr>
        <w:top w:val="none" w:sz="0" w:space="0" w:color="auto"/>
        <w:left w:val="none" w:sz="0" w:space="0" w:color="auto"/>
        <w:bottom w:val="none" w:sz="0" w:space="0" w:color="auto"/>
        <w:right w:val="none" w:sz="0" w:space="0" w:color="auto"/>
      </w:divBdr>
      <w:divsChild>
        <w:div w:id="99684162">
          <w:marLeft w:val="480"/>
          <w:marRight w:val="0"/>
          <w:marTop w:val="0"/>
          <w:marBottom w:val="0"/>
          <w:divBdr>
            <w:top w:val="none" w:sz="0" w:space="0" w:color="auto"/>
            <w:left w:val="none" w:sz="0" w:space="0" w:color="auto"/>
            <w:bottom w:val="none" w:sz="0" w:space="0" w:color="auto"/>
            <w:right w:val="none" w:sz="0" w:space="0" w:color="auto"/>
          </w:divBdr>
        </w:div>
        <w:div w:id="153884716">
          <w:marLeft w:val="480"/>
          <w:marRight w:val="0"/>
          <w:marTop w:val="0"/>
          <w:marBottom w:val="0"/>
          <w:divBdr>
            <w:top w:val="none" w:sz="0" w:space="0" w:color="auto"/>
            <w:left w:val="none" w:sz="0" w:space="0" w:color="auto"/>
            <w:bottom w:val="none" w:sz="0" w:space="0" w:color="auto"/>
            <w:right w:val="none" w:sz="0" w:space="0" w:color="auto"/>
          </w:divBdr>
        </w:div>
        <w:div w:id="187060336">
          <w:marLeft w:val="480"/>
          <w:marRight w:val="0"/>
          <w:marTop w:val="0"/>
          <w:marBottom w:val="0"/>
          <w:divBdr>
            <w:top w:val="none" w:sz="0" w:space="0" w:color="auto"/>
            <w:left w:val="none" w:sz="0" w:space="0" w:color="auto"/>
            <w:bottom w:val="none" w:sz="0" w:space="0" w:color="auto"/>
            <w:right w:val="none" w:sz="0" w:space="0" w:color="auto"/>
          </w:divBdr>
        </w:div>
        <w:div w:id="225798786">
          <w:marLeft w:val="480"/>
          <w:marRight w:val="0"/>
          <w:marTop w:val="0"/>
          <w:marBottom w:val="0"/>
          <w:divBdr>
            <w:top w:val="none" w:sz="0" w:space="0" w:color="auto"/>
            <w:left w:val="none" w:sz="0" w:space="0" w:color="auto"/>
            <w:bottom w:val="none" w:sz="0" w:space="0" w:color="auto"/>
            <w:right w:val="none" w:sz="0" w:space="0" w:color="auto"/>
          </w:divBdr>
        </w:div>
        <w:div w:id="368578634">
          <w:marLeft w:val="480"/>
          <w:marRight w:val="0"/>
          <w:marTop w:val="0"/>
          <w:marBottom w:val="0"/>
          <w:divBdr>
            <w:top w:val="none" w:sz="0" w:space="0" w:color="auto"/>
            <w:left w:val="none" w:sz="0" w:space="0" w:color="auto"/>
            <w:bottom w:val="none" w:sz="0" w:space="0" w:color="auto"/>
            <w:right w:val="none" w:sz="0" w:space="0" w:color="auto"/>
          </w:divBdr>
        </w:div>
        <w:div w:id="558978546">
          <w:marLeft w:val="480"/>
          <w:marRight w:val="0"/>
          <w:marTop w:val="0"/>
          <w:marBottom w:val="0"/>
          <w:divBdr>
            <w:top w:val="none" w:sz="0" w:space="0" w:color="auto"/>
            <w:left w:val="none" w:sz="0" w:space="0" w:color="auto"/>
            <w:bottom w:val="none" w:sz="0" w:space="0" w:color="auto"/>
            <w:right w:val="none" w:sz="0" w:space="0" w:color="auto"/>
          </w:divBdr>
        </w:div>
        <w:div w:id="698356428">
          <w:marLeft w:val="480"/>
          <w:marRight w:val="0"/>
          <w:marTop w:val="0"/>
          <w:marBottom w:val="0"/>
          <w:divBdr>
            <w:top w:val="none" w:sz="0" w:space="0" w:color="auto"/>
            <w:left w:val="none" w:sz="0" w:space="0" w:color="auto"/>
            <w:bottom w:val="none" w:sz="0" w:space="0" w:color="auto"/>
            <w:right w:val="none" w:sz="0" w:space="0" w:color="auto"/>
          </w:divBdr>
        </w:div>
        <w:div w:id="786511347">
          <w:marLeft w:val="480"/>
          <w:marRight w:val="0"/>
          <w:marTop w:val="0"/>
          <w:marBottom w:val="0"/>
          <w:divBdr>
            <w:top w:val="none" w:sz="0" w:space="0" w:color="auto"/>
            <w:left w:val="none" w:sz="0" w:space="0" w:color="auto"/>
            <w:bottom w:val="none" w:sz="0" w:space="0" w:color="auto"/>
            <w:right w:val="none" w:sz="0" w:space="0" w:color="auto"/>
          </w:divBdr>
        </w:div>
        <w:div w:id="897713511">
          <w:marLeft w:val="480"/>
          <w:marRight w:val="0"/>
          <w:marTop w:val="0"/>
          <w:marBottom w:val="0"/>
          <w:divBdr>
            <w:top w:val="none" w:sz="0" w:space="0" w:color="auto"/>
            <w:left w:val="none" w:sz="0" w:space="0" w:color="auto"/>
            <w:bottom w:val="none" w:sz="0" w:space="0" w:color="auto"/>
            <w:right w:val="none" w:sz="0" w:space="0" w:color="auto"/>
          </w:divBdr>
        </w:div>
        <w:div w:id="993412797">
          <w:marLeft w:val="480"/>
          <w:marRight w:val="0"/>
          <w:marTop w:val="0"/>
          <w:marBottom w:val="0"/>
          <w:divBdr>
            <w:top w:val="none" w:sz="0" w:space="0" w:color="auto"/>
            <w:left w:val="none" w:sz="0" w:space="0" w:color="auto"/>
            <w:bottom w:val="none" w:sz="0" w:space="0" w:color="auto"/>
            <w:right w:val="none" w:sz="0" w:space="0" w:color="auto"/>
          </w:divBdr>
        </w:div>
        <w:div w:id="1047418273">
          <w:marLeft w:val="480"/>
          <w:marRight w:val="0"/>
          <w:marTop w:val="0"/>
          <w:marBottom w:val="0"/>
          <w:divBdr>
            <w:top w:val="none" w:sz="0" w:space="0" w:color="auto"/>
            <w:left w:val="none" w:sz="0" w:space="0" w:color="auto"/>
            <w:bottom w:val="none" w:sz="0" w:space="0" w:color="auto"/>
            <w:right w:val="none" w:sz="0" w:space="0" w:color="auto"/>
          </w:divBdr>
        </w:div>
        <w:div w:id="1135827406">
          <w:marLeft w:val="480"/>
          <w:marRight w:val="0"/>
          <w:marTop w:val="0"/>
          <w:marBottom w:val="0"/>
          <w:divBdr>
            <w:top w:val="none" w:sz="0" w:space="0" w:color="auto"/>
            <w:left w:val="none" w:sz="0" w:space="0" w:color="auto"/>
            <w:bottom w:val="none" w:sz="0" w:space="0" w:color="auto"/>
            <w:right w:val="none" w:sz="0" w:space="0" w:color="auto"/>
          </w:divBdr>
        </w:div>
        <w:div w:id="1181554711">
          <w:marLeft w:val="480"/>
          <w:marRight w:val="0"/>
          <w:marTop w:val="0"/>
          <w:marBottom w:val="0"/>
          <w:divBdr>
            <w:top w:val="none" w:sz="0" w:space="0" w:color="auto"/>
            <w:left w:val="none" w:sz="0" w:space="0" w:color="auto"/>
            <w:bottom w:val="none" w:sz="0" w:space="0" w:color="auto"/>
            <w:right w:val="none" w:sz="0" w:space="0" w:color="auto"/>
          </w:divBdr>
        </w:div>
        <w:div w:id="1205675734">
          <w:marLeft w:val="480"/>
          <w:marRight w:val="0"/>
          <w:marTop w:val="0"/>
          <w:marBottom w:val="0"/>
          <w:divBdr>
            <w:top w:val="none" w:sz="0" w:space="0" w:color="auto"/>
            <w:left w:val="none" w:sz="0" w:space="0" w:color="auto"/>
            <w:bottom w:val="none" w:sz="0" w:space="0" w:color="auto"/>
            <w:right w:val="none" w:sz="0" w:space="0" w:color="auto"/>
          </w:divBdr>
        </w:div>
        <w:div w:id="1236817099">
          <w:marLeft w:val="480"/>
          <w:marRight w:val="0"/>
          <w:marTop w:val="0"/>
          <w:marBottom w:val="0"/>
          <w:divBdr>
            <w:top w:val="none" w:sz="0" w:space="0" w:color="auto"/>
            <w:left w:val="none" w:sz="0" w:space="0" w:color="auto"/>
            <w:bottom w:val="none" w:sz="0" w:space="0" w:color="auto"/>
            <w:right w:val="none" w:sz="0" w:space="0" w:color="auto"/>
          </w:divBdr>
        </w:div>
        <w:div w:id="1380397096">
          <w:marLeft w:val="480"/>
          <w:marRight w:val="0"/>
          <w:marTop w:val="0"/>
          <w:marBottom w:val="0"/>
          <w:divBdr>
            <w:top w:val="none" w:sz="0" w:space="0" w:color="auto"/>
            <w:left w:val="none" w:sz="0" w:space="0" w:color="auto"/>
            <w:bottom w:val="none" w:sz="0" w:space="0" w:color="auto"/>
            <w:right w:val="none" w:sz="0" w:space="0" w:color="auto"/>
          </w:divBdr>
        </w:div>
        <w:div w:id="1555891437">
          <w:marLeft w:val="480"/>
          <w:marRight w:val="0"/>
          <w:marTop w:val="0"/>
          <w:marBottom w:val="0"/>
          <w:divBdr>
            <w:top w:val="none" w:sz="0" w:space="0" w:color="auto"/>
            <w:left w:val="none" w:sz="0" w:space="0" w:color="auto"/>
            <w:bottom w:val="none" w:sz="0" w:space="0" w:color="auto"/>
            <w:right w:val="none" w:sz="0" w:space="0" w:color="auto"/>
          </w:divBdr>
        </w:div>
        <w:div w:id="1676032442">
          <w:marLeft w:val="480"/>
          <w:marRight w:val="0"/>
          <w:marTop w:val="0"/>
          <w:marBottom w:val="0"/>
          <w:divBdr>
            <w:top w:val="none" w:sz="0" w:space="0" w:color="auto"/>
            <w:left w:val="none" w:sz="0" w:space="0" w:color="auto"/>
            <w:bottom w:val="none" w:sz="0" w:space="0" w:color="auto"/>
            <w:right w:val="none" w:sz="0" w:space="0" w:color="auto"/>
          </w:divBdr>
        </w:div>
        <w:div w:id="1707094712">
          <w:marLeft w:val="480"/>
          <w:marRight w:val="0"/>
          <w:marTop w:val="0"/>
          <w:marBottom w:val="0"/>
          <w:divBdr>
            <w:top w:val="none" w:sz="0" w:space="0" w:color="auto"/>
            <w:left w:val="none" w:sz="0" w:space="0" w:color="auto"/>
            <w:bottom w:val="none" w:sz="0" w:space="0" w:color="auto"/>
            <w:right w:val="none" w:sz="0" w:space="0" w:color="auto"/>
          </w:divBdr>
        </w:div>
        <w:div w:id="1720742332">
          <w:marLeft w:val="480"/>
          <w:marRight w:val="0"/>
          <w:marTop w:val="0"/>
          <w:marBottom w:val="0"/>
          <w:divBdr>
            <w:top w:val="none" w:sz="0" w:space="0" w:color="auto"/>
            <w:left w:val="none" w:sz="0" w:space="0" w:color="auto"/>
            <w:bottom w:val="none" w:sz="0" w:space="0" w:color="auto"/>
            <w:right w:val="none" w:sz="0" w:space="0" w:color="auto"/>
          </w:divBdr>
        </w:div>
        <w:div w:id="1746798935">
          <w:marLeft w:val="480"/>
          <w:marRight w:val="0"/>
          <w:marTop w:val="0"/>
          <w:marBottom w:val="0"/>
          <w:divBdr>
            <w:top w:val="none" w:sz="0" w:space="0" w:color="auto"/>
            <w:left w:val="none" w:sz="0" w:space="0" w:color="auto"/>
            <w:bottom w:val="none" w:sz="0" w:space="0" w:color="auto"/>
            <w:right w:val="none" w:sz="0" w:space="0" w:color="auto"/>
          </w:divBdr>
        </w:div>
        <w:div w:id="2036732258">
          <w:marLeft w:val="480"/>
          <w:marRight w:val="0"/>
          <w:marTop w:val="0"/>
          <w:marBottom w:val="0"/>
          <w:divBdr>
            <w:top w:val="none" w:sz="0" w:space="0" w:color="auto"/>
            <w:left w:val="none" w:sz="0" w:space="0" w:color="auto"/>
            <w:bottom w:val="none" w:sz="0" w:space="0" w:color="auto"/>
            <w:right w:val="none" w:sz="0" w:space="0" w:color="auto"/>
          </w:divBdr>
        </w:div>
      </w:divsChild>
    </w:div>
    <w:div w:id="1591229615">
      <w:marLeft w:val="480"/>
      <w:marRight w:val="0"/>
      <w:marTop w:val="0"/>
      <w:marBottom w:val="0"/>
      <w:divBdr>
        <w:top w:val="none" w:sz="0" w:space="0" w:color="auto"/>
        <w:left w:val="none" w:sz="0" w:space="0" w:color="auto"/>
        <w:bottom w:val="none" w:sz="0" w:space="0" w:color="auto"/>
        <w:right w:val="none" w:sz="0" w:space="0" w:color="auto"/>
      </w:divBdr>
    </w:div>
    <w:div w:id="1591622158">
      <w:marLeft w:val="480"/>
      <w:marRight w:val="0"/>
      <w:marTop w:val="0"/>
      <w:marBottom w:val="0"/>
      <w:divBdr>
        <w:top w:val="none" w:sz="0" w:space="0" w:color="auto"/>
        <w:left w:val="none" w:sz="0" w:space="0" w:color="auto"/>
        <w:bottom w:val="none" w:sz="0" w:space="0" w:color="auto"/>
        <w:right w:val="none" w:sz="0" w:space="0" w:color="auto"/>
      </w:divBdr>
    </w:div>
    <w:div w:id="1592012286">
      <w:marLeft w:val="480"/>
      <w:marRight w:val="0"/>
      <w:marTop w:val="0"/>
      <w:marBottom w:val="0"/>
      <w:divBdr>
        <w:top w:val="none" w:sz="0" w:space="0" w:color="auto"/>
        <w:left w:val="none" w:sz="0" w:space="0" w:color="auto"/>
        <w:bottom w:val="none" w:sz="0" w:space="0" w:color="auto"/>
        <w:right w:val="none" w:sz="0" w:space="0" w:color="auto"/>
      </w:divBdr>
    </w:div>
    <w:div w:id="1593471360">
      <w:bodyDiv w:val="1"/>
      <w:marLeft w:val="0"/>
      <w:marRight w:val="0"/>
      <w:marTop w:val="0"/>
      <w:marBottom w:val="0"/>
      <w:divBdr>
        <w:top w:val="none" w:sz="0" w:space="0" w:color="auto"/>
        <w:left w:val="none" w:sz="0" w:space="0" w:color="auto"/>
        <w:bottom w:val="none" w:sz="0" w:space="0" w:color="auto"/>
        <w:right w:val="none" w:sz="0" w:space="0" w:color="auto"/>
      </w:divBdr>
    </w:div>
    <w:div w:id="1596592254">
      <w:bodyDiv w:val="1"/>
      <w:marLeft w:val="0"/>
      <w:marRight w:val="0"/>
      <w:marTop w:val="0"/>
      <w:marBottom w:val="0"/>
      <w:divBdr>
        <w:top w:val="none" w:sz="0" w:space="0" w:color="auto"/>
        <w:left w:val="none" w:sz="0" w:space="0" w:color="auto"/>
        <w:bottom w:val="none" w:sz="0" w:space="0" w:color="auto"/>
        <w:right w:val="none" w:sz="0" w:space="0" w:color="auto"/>
      </w:divBdr>
      <w:divsChild>
        <w:div w:id="47146845">
          <w:marLeft w:val="480"/>
          <w:marRight w:val="0"/>
          <w:marTop w:val="0"/>
          <w:marBottom w:val="0"/>
          <w:divBdr>
            <w:top w:val="none" w:sz="0" w:space="0" w:color="auto"/>
            <w:left w:val="none" w:sz="0" w:space="0" w:color="auto"/>
            <w:bottom w:val="none" w:sz="0" w:space="0" w:color="auto"/>
            <w:right w:val="none" w:sz="0" w:space="0" w:color="auto"/>
          </w:divBdr>
        </w:div>
        <w:div w:id="212932720">
          <w:marLeft w:val="480"/>
          <w:marRight w:val="0"/>
          <w:marTop w:val="0"/>
          <w:marBottom w:val="0"/>
          <w:divBdr>
            <w:top w:val="none" w:sz="0" w:space="0" w:color="auto"/>
            <w:left w:val="none" w:sz="0" w:space="0" w:color="auto"/>
            <w:bottom w:val="none" w:sz="0" w:space="0" w:color="auto"/>
            <w:right w:val="none" w:sz="0" w:space="0" w:color="auto"/>
          </w:divBdr>
        </w:div>
        <w:div w:id="310839478">
          <w:marLeft w:val="480"/>
          <w:marRight w:val="0"/>
          <w:marTop w:val="0"/>
          <w:marBottom w:val="0"/>
          <w:divBdr>
            <w:top w:val="none" w:sz="0" w:space="0" w:color="auto"/>
            <w:left w:val="none" w:sz="0" w:space="0" w:color="auto"/>
            <w:bottom w:val="none" w:sz="0" w:space="0" w:color="auto"/>
            <w:right w:val="none" w:sz="0" w:space="0" w:color="auto"/>
          </w:divBdr>
        </w:div>
        <w:div w:id="330639313">
          <w:marLeft w:val="480"/>
          <w:marRight w:val="0"/>
          <w:marTop w:val="0"/>
          <w:marBottom w:val="0"/>
          <w:divBdr>
            <w:top w:val="none" w:sz="0" w:space="0" w:color="auto"/>
            <w:left w:val="none" w:sz="0" w:space="0" w:color="auto"/>
            <w:bottom w:val="none" w:sz="0" w:space="0" w:color="auto"/>
            <w:right w:val="none" w:sz="0" w:space="0" w:color="auto"/>
          </w:divBdr>
        </w:div>
        <w:div w:id="345325321">
          <w:marLeft w:val="480"/>
          <w:marRight w:val="0"/>
          <w:marTop w:val="0"/>
          <w:marBottom w:val="0"/>
          <w:divBdr>
            <w:top w:val="none" w:sz="0" w:space="0" w:color="auto"/>
            <w:left w:val="none" w:sz="0" w:space="0" w:color="auto"/>
            <w:bottom w:val="none" w:sz="0" w:space="0" w:color="auto"/>
            <w:right w:val="none" w:sz="0" w:space="0" w:color="auto"/>
          </w:divBdr>
        </w:div>
        <w:div w:id="579366651">
          <w:marLeft w:val="480"/>
          <w:marRight w:val="0"/>
          <w:marTop w:val="0"/>
          <w:marBottom w:val="0"/>
          <w:divBdr>
            <w:top w:val="none" w:sz="0" w:space="0" w:color="auto"/>
            <w:left w:val="none" w:sz="0" w:space="0" w:color="auto"/>
            <w:bottom w:val="none" w:sz="0" w:space="0" w:color="auto"/>
            <w:right w:val="none" w:sz="0" w:space="0" w:color="auto"/>
          </w:divBdr>
        </w:div>
        <w:div w:id="930504647">
          <w:marLeft w:val="480"/>
          <w:marRight w:val="0"/>
          <w:marTop w:val="0"/>
          <w:marBottom w:val="0"/>
          <w:divBdr>
            <w:top w:val="none" w:sz="0" w:space="0" w:color="auto"/>
            <w:left w:val="none" w:sz="0" w:space="0" w:color="auto"/>
            <w:bottom w:val="none" w:sz="0" w:space="0" w:color="auto"/>
            <w:right w:val="none" w:sz="0" w:space="0" w:color="auto"/>
          </w:divBdr>
        </w:div>
        <w:div w:id="1106081006">
          <w:marLeft w:val="480"/>
          <w:marRight w:val="0"/>
          <w:marTop w:val="0"/>
          <w:marBottom w:val="0"/>
          <w:divBdr>
            <w:top w:val="none" w:sz="0" w:space="0" w:color="auto"/>
            <w:left w:val="none" w:sz="0" w:space="0" w:color="auto"/>
            <w:bottom w:val="none" w:sz="0" w:space="0" w:color="auto"/>
            <w:right w:val="none" w:sz="0" w:space="0" w:color="auto"/>
          </w:divBdr>
        </w:div>
        <w:div w:id="1111819879">
          <w:marLeft w:val="480"/>
          <w:marRight w:val="0"/>
          <w:marTop w:val="0"/>
          <w:marBottom w:val="0"/>
          <w:divBdr>
            <w:top w:val="none" w:sz="0" w:space="0" w:color="auto"/>
            <w:left w:val="none" w:sz="0" w:space="0" w:color="auto"/>
            <w:bottom w:val="none" w:sz="0" w:space="0" w:color="auto"/>
            <w:right w:val="none" w:sz="0" w:space="0" w:color="auto"/>
          </w:divBdr>
        </w:div>
        <w:div w:id="1215849364">
          <w:marLeft w:val="480"/>
          <w:marRight w:val="0"/>
          <w:marTop w:val="0"/>
          <w:marBottom w:val="0"/>
          <w:divBdr>
            <w:top w:val="none" w:sz="0" w:space="0" w:color="auto"/>
            <w:left w:val="none" w:sz="0" w:space="0" w:color="auto"/>
            <w:bottom w:val="none" w:sz="0" w:space="0" w:color="auto"/>
            <w:right w:val="none" w:sz="0" w:space="0" w:color="auto"/>
          </w:divBdr>
        </w:div>
        <w:div w:id="1396663752">
          <w:marLeft w:val="480"/>
          <w:marRight w:val="0"/>
          <w:marTop w:val="0"/>
          <w:marBottom w:val="0"/>
          <w:divBdr>
            <w:top w:val="none" w:sz="0" w:space="0" w:color="auto"/>
            <w:left w:val="none" w:sz="0" w:space="0" w:color="auto"/>
            <w:bottom w:val="none" w:sz="0" w:space="0" w:color="auto"/>
            <w:right w:val="none" w:sz="0" w:space="0" w:color="auto"/>
          </w:divBdr>
        </w:div>
        <w:div w:id="1416509290">
          <w:marLeft w:val="480"/>
          <w:marRight w:val="0"/>
          <w:marTop w:val="0"/>
          <w:marBottom w:val="0"/>
          <w:divBdr>
            <w:top w:val="none" w:sz="0" w:space="0" w:color="auto"/>
            <w:left w:val="none" w:sz="0" w:space="0" w:color="auto"/>
            <w:bottom w:val="none" w:sz="0" w:space="0" w:color="auto"/>
            <w:right w:val="none" w:sz="0" w:space="0" w:color="auto"/>
          </w:divBdr>
        </w:div>
        <w:div w:id="1492678664">
          <w:marLeft w:val="480"/>
          <w:marRight w:val="0"/>
          <w:marTop w:val="0"/>
          <w:marBottom w:val="0"/>
          <w:divBdr>
            <w:top w:val="none" w:sz="0" w:space="0" w:color="auto"/>
            <w:left w:val="none" w:sz="0" w:space="0" w:color="auto"/>
            <w:bottom w:val="none" w:sz="0" w:space="0" w:color="auto"/>
            <w:right w:val="none" w:sz="0" w:space="0" w:color="auto"/>
          </w:divBdr>
        </w:div>
        <w:div w:id="1498380027">
          <w:marLeft w:val="480"/>
          <w:marRight w:val="0"/>
          <w:marTop w:val="0"/>
          <w:marBottom w:val="0"/>
          <w:divBdr>
            <w:top w:val="none" w:sz="0" w:space="0" w:color="auto"/>
            <w:left w:val="none" w:sz="0" w:space="0" w:color="auto"/>
            <w:bottom w:val="none" w:sz="0" w:space="0" w:color="auto"/>
            <w:right w:val="none" w:sz="0" w:space="0" w:color="auto"/>
          </w:divBdr>
        </w:div>
        <w:div w:id="1553467593">
          <w:marLeft w:val="480"/>
          <w:marRight w:val="0"/>
          <w:marTop w:val="0"/>
          <w:marBottom w:val="0"/>
          <w:divBdr>
            <w:top w:val="none" w:sz="0" w:space="0" w:color="auto"/>
            <w:left w:val="none" w:sz="0" w:space="0" w:color="auto"/>
            <w:bottom w:val="none" w:sz="0" w:space="0" w:color="auto"/>
            <w:right w:val="none" w:sz="0" w:space="0" w:color="auto"/>
          </w:divBdr>
        </w:div>
        <w:div w:id="1753306999">
          <w:marLeft w:val="480"/>
          <w:marRight w:val="0"/>
          <w:marTop w:val="0"/>
          <w:marBottom w:val="0"/>
          <w:divBdr>
            <w:top w:val="none" w:sz="0" w:space="0" w:color="auto"/>
            <w:left w:val="none" w:sz="0" w:space="0" w:color="auto"/>
            <w:bottom w:val="none" w:sz="0" w:space="0" w:color="auto"/>
            <w:right w:val="none" w:sz="0" w:space="0" w:color="auto"/>
          </w:divBdr>
        </w:div>
        <w:div w:id="1826433881">
          <w:marLeft w:val="480"/>
          <w:marRight w:val="0"/>
          <w:marTop w:val="0"/>
          <w:marBottom w:val="0"/>
          <w:divBdr>
            <w:top w:val="none" w:sz="0" w:space="0" w:color="auto"/>
            <w:left w:val="none" w:sz="0" w:space="0" w:color="auto"/>
            <w:bottom w:val="none" w:sz="0" w:space="0" w:color="auto"/>
            <w:right w:val="none" w:sz="0" w:space="0" w:color="auto"/>
          </w:divBdr>
        </w:div>
        <w:div w:id="1866554060">
          <w:marLeft w:val="480"/>
          <w:marRight w:val="0"/>
          <w:marTop w:val="0"/>
          <w:marBottom w:val="0"/>
          <w:divBdr>
            <w:top w:val="none" w:sz="0" w:space="0" w:color="auto"/>
            <w:left w:val="none" w:sz="0" w:space="0" w:color="auto"/>
            <w:bottom w:val="none" w:sz="0" w:space="0" w:color="auto"/>
            <w:right w:val="none" w:sz="0" w:space="0" w:color="auto"/>
          </w:divBdr>
        </w:div>
        <w:div w:id="1931162814">
          <w:marLeft w:val="480"/>
          <w:marRight w:val="0"/>
          <w:marTop w:val="0"/>
          <w:marBottom w:val="0"/>
          <w:divBdr>
            <w:top w:val="none" w:sz="0" w:space="0" w:color="auto"/>
            <w:left w:val="none" w:sz="0" w:space="0" w:color="auto"/>
            <w:bottom w:val="none" w:sz="0" w:space="0" w:color="auto"/>
            <w:right w:val="none" w:sz="0" w:space="0" w:color="auto"/>
          </w:divBdr>
        </w:div>
        <w:div w:id="1968511513">
          <w:marLeft w:val="480"/>
          <w:marRight w:val="0"/>
          <w:marTop w:val="0"/>
          <w:marBottom w:val="0"/>
          <w:divBdr>
            <w:top w:val="none" w:sz="0" w:space="0" w:color="auto"/>
            <w:left w:val="none" w:sz="0" w:space="0" w:color="auto"/>
            <w:bottom w:val="none" w:sz="0" w:space="0" w:color="auto"/>
            <w:right w:val="none" w:sz="0" w:space="0" w:color="auto"/>
          </w:divBdr>
        </w:div>
        <w:div w:id="2108380520">
          <w:marLeft w:val="480"/>
          <w:marRight w:val="0"/>
          <w:marTop w:val="0"/>
          <w:marBottom w:val="0"/>
          <w:divBdr>
            <w:top w:val="none" w:sz="0" w:space="0" w:color="auto"/>
            <w:left w:val="none" w:sz="0" w:space="0" w:color="auto"/>
            <w:bottom w:val="none" w:sz="0" w:space="0" w:color="auto"/>
            <w:right w:val="none" w:sz="0" w:space="0" w:color="auto"/>
          </w:divBdr>
        </w:div>
        <w:div w:id="2139639105">
          <w:marLeft w:val="480"/>
          <w:marRight w:val="0"/>
          <w:marTop w:val="0"/>
          <w:marBottom w:val="0"/>
          <w:divBdr>
            <w:top w:val="none" w:sz="0" w:space="0" w:color="auto"/>
            <w:left w:val="none" w:sz="0" w:space="0" w:color="auto"/>
            <w:bottom w:val="none" w:sz="0" w:space="0" w:color="auto"/>
            <w:right w:val="none" w:sz="0" w:space="0" w:color="auto"/>
          </w:divBdr>
        </w:div>
      </w:divsChild>
    </w:div>
    <w:div w:id="1596593133">
      <w:bodyDiv w:val="1"/>
      <w:marLeft w:val="0"/>
      <w:marRight w:val="0"/>
      <w:marTop w:val="0"/>
      <w:marBottom w:val="0"/>
      <w:divBdr>
        <w:top w:val="none" w:sz="0" w:space="0" w:color="auto"/>
        <w:left w:val="none" w:sz="0" w:space="0" w:color="auto"/>
        <w:bottom w:val="none" w:sz="0" w:space="0" w:color="auto"/>
        <w:right w:val="none" w:sz="0" w:space="0" w:color="auto"/>
      </w:divBdr>
    </w:div>
    <w:div w:id="1597250332">
      <w:bodyDiv w:val="1"/>
      <w:marLeft w:val="0"/>
      <w:marRight w:val="0"/>
      <w:marTop w:val="0"/>
      <w:marBottom w:val="0"/>
      <w:divBdr>
        <w:top w:val="none" w:sz="0" w:space="0" w:color="auto"/>
        <w:left w:val="none" w:sz="0" w:space="0" w:color="auto"/>
        <w:bottom w:val="none" w:sz="0" w:space="0" w:color="auto"/>
        <w:right w:val="none" w:sz="0" w:space="0" w:color="auto"/>
      </w:divBdr>
      <w:divsChild>
        <w:div w:id="249847985">
          <w:marLeft w:val="480"/>
          <w:marRight w:val="0"/>
          <w:marTop w:val="0"/>
          <w:marBottom w:val="0"/>
          <w:divBdr>
            <w:top w:val="none" w:sz="0" w:space="0" w:color="auto"/>
            <w:left w:val="none" w:sz="0" w:space="0" w:color="auto"/>
            <w:bottom w:val="none" w:sz="0" w:space="0" w:color="auto"/>
            <w:right w:val="none" w:sz="0" w:space="0" w:color="auto"/>
          </w:divBdr>
        </w:div>
        <w:div w:id="620648512">
          <w:marLeft w:val="480"/>
          <w:marRight w:val="0"/>
          <w:marTop w:val="0"/>
          <w:marBottom w:val="0"/>
          <w:divBdr>
            <w:top w:val="none" w:sz="0" w:space="0" w:color="auto"/>
            <w:left w:val="none" w:sz="0" w:space="0" w:color="auto"/>
            <w:bottom w:val="none" w:sz="0" w:space="0" w:color="auto"/>
            <w:right w:val="none" w:sz="0" w:space="0" w:color="auto"/>
          </w:divBdr>
        </w:div>
        <w:div w:id="829173190">
          <w:marLeft w:val="480"/>
          <w:marRight w:val="0"/>
          <w:marTop w:val="0"/>
          <w:marBottom w:val="0"/>
          <w:divBdr>
            <w:top w:val="none" w:sz="0" w:space="0" w:color="auto"/>
            <w:left w:val="none" w:sz="0" w:space="0" w:color="auto"/>
            <w:bottom w:val="none" w:sz="0" w:space="0" w:color="auto"/>
            <w:right w:val="none" w:sz="0" w:space="0" w:color="auto"/>
          </w:divBdr>
        </w:div>
        <w:div w:id="999384706">
          <w:marLeft w:val="480"/>
          <w:marRight w:val="0"/>
          <w:marTop w:val="0"/>
          <w:marBottom w:val="0"/>
          <w:divBdr>
            <w:top w:val="none" w:sz="0" w:space="0" w:color="auto"/>
            <w:left w:val="none" w:sz="0" w:space="0" w:color="auto"/>
            <w:bottom w:val="none" w:sz="0" w:space="0" w:color="auto"/>
            <w:right w:val="none" w:sz="0" w:space="0" w:color="auto"/>
          </w:divBdr>
        </w:div>
        <w:div w:id="1024088640">
          <w:marLeft w:val="480"/>
          <w:marRight w:val="0"/>
          <w:marTop w:val="0"/>
          <w:marBottom w:val="0"/>
          <w:divBdr>
            <w:top w:val="none" w:sz="0" w:space="0" w:color="auto"/>
            <w:left w:val="none" w:sz="0" w:space="0" w:color="auto"/>
            <w:bottom w:val="none" w:sz="0" w:space="0" w:color="auto"/>
            <w:right w:val="none" w:sz="0" w:space="0" w:color="auto"/>
          </w:divBdr>
        </w:div>
        <w:div w:id="1030571998">
          <w:marLeft w:val="480"/>
          <w:marRight w:val="0"/>
          <w:marTop w:val="0"/>
          <w:marBottom w:val="0"/>
          <w:divBdr>
            <w:top w:val="none" w:sz="0" w:space="0" w:color="auto"/>
            <w:left w:val="none" w:sz="0" w:space="0" w:color="auto"/>
            <w:bottom w:val="none" w:sz="0" w:space="0" w:color="auto"/>
            <w:right w:val="none" w:sz="0" w:space="0" w:color="auto"/>
          </w:divBdr>
        </w:div>
        <w:div w:id="1203858083">
          <w:marLeft w:val="480"/>
          <w:marRight w:val="0"/>
          <w:marTop w:val="0"/>
          <w:marBottom w:val="0"/>
          <w:divBdr>
            <w:top w:val="none" w:sz="0" w:space="0" w:color="auto"/>
            <w:left w:val="none" w:sz="0" w:space="0" w:color="auto"/>
            <w:bottom w:val="none" w:sz="0" w:space="0" w:color="auto"/>
            <w:right w:val="none" w:sz="0" w:space="0" w:color="auto"/>
          </w:divBdr>
        </w:div>
        <w:div w:id="1301619194">
          <w:marLeft w:val="480"/>
          <w:marRight w:val="0"/>
          <w:marTop w:val="0"/>
          <w:marBottom w:val="0"/>
          <w:divBdr>
            <w:top w:val="none" w:sz="0" w:space="0" w:color="auto"/>
            <w:left w:val="none" w:sz="0" w:space="0" w:color="auto"/>
            <w:bottom w:val="none" w:sz="0" w:space="0" w:color="auto"/>
            <w:right w:val="none" w:sz="0" w:space="0" w:color="auto"/>
          </w:divBdr>
        </w:div>
        <w:div w:id="1474374001">
          <w:marLeft w:val="480"/>
          <w:marRight w:val="0"/>
          <w:marTop w:val="0"/>
          <w:marBottom w:val="0"/>
          <w:divBdr>
            <w:top w:val="none" w:sz="0" w:space="0" w:color="auto"/>
            <w:left w:val="none" w:sz="0" w:space="0" w:color="auto"/>
            <w:bottom w:val="none" w:sz="0" w:space="0" w:color="auto"/>
            <w:right w:val="none" w:sz="0" w:space="0" w:color="auto"/>
          </w:divBdr>
        </w:div>
        <w:div w:id="1535387892">
          <w:marLeft w:val="480"/>
          <w:marRight w:val="0"/>
          <w:marTop w:val="0"/>
          <w:marBottom w:val="0"/>
          <w:divBdr>
            <w:top w:val="none" w:sz="0" w:space="0" w:color="auto"/>
            <w:left w:val="none" w:sz="0" w:space="0" w:color="auto"/>
            <w:bottom w:val="none" w:sz="0" w:space="0" w:color="auto"/>
            <w:right w:val="none" w:sz="0" w:space="0" w:color="auto"/>
          </w:divBdr>
        </w:div>
        <w:div w:id="1598753653">
          <w:marLeft w:val="480"/>
          <w:marRight w:val="0"/>
          <w:marTop w:val="0"/>
          <w:marBottom w:val="0"/>
          <w:divBdr>
            <w:top w:val="none" w:sz="0" w:space="0" w:color="auto"/>
            <w:left w:val="none" w:sz="0" w:space="0" w:color="auto"/>
            <w:bottom w:val="none" w:sz="0" w:space="0" w:color="auto"/>
            <w:right w:val="none" w:sz="0" w:space="0" w:color="auto"/>
          </w:divBdr>
        </w:div>
        <w:div w:id="1683776847">
          <w:marLeft w:val="480"/>
          <w:marRight w:val="0"/>
          <w:marTop w:val="0"/>
          <w:marBottom w:val="0"/>
          <w:divBdr>
            <w:top w:val="none" w:sz="0" w:space="0" w:color="auto"/>
            <w:left w:val="none" w:sz="0" w:space="0" w:color="auto"/>
            <w:bottom w:val="none" w:sz="0" w:space="0" w:color="auto"/>
            <w:right w:val="none" w:sz="0" w:space="0" w:color="auto"/>
          </w:divBdr>
        </w:div>
        <w:div w:id="1738240482">
          <w:marLeft w:val="480"/>
          <w:marRight w:val="0"/>
          <w:marTop w:val="0"/>
          <w:marBottom w:val="0"/>
          <w:divBdr>
            <w:top w:val="none" w:sz="0" w:space="0" w:color="auto"/>
            <w:left w:val="none" w:sz="0" w:space="0" w:color="auto"/>
            <w:bottom w:val="none" w:sz="0" w:space="0" w:color="auto"/>
            <w:right w:val="none" w:sz="0" w:space="0" w:color="auto"/>
          </w:divBdr>
        </w:div>
        <w:div w:id="1778939408">
          <w:marLeft w:val="480"/>
          <w:marRight w:val="0"/>
          <w:marTop w:val="0"/>
          <w:marBottom w:val="0"/>
          <w:divBdr>
            <w:top w:val="none" w:sz="0" w:space="0" w:color="auto"/>
            <w:left w:val="none" w:sz="0" w:space="0" w:color="auto"/>
            <w:bottom w:val="none" w:sz="0" w:space="0" w:color="auto"/>
            <w:right w:val="none" w:sz="0" w:space="0" w:color="auto"/>
          </w:divBdr>
        </w:div>
        <w:div w:id="1789813742">
          <w:marLeft w:val="480"/>
          <w:marRight w:val="0"/>
          <w:marTop w:val="0"/>
          <w:marBottom w:val="0"/>
          <w:divBdr>
            <w:top w:val="none" w:sz="0" w:space="0" w:color="auto"/>
            <w:left w:val="none" w:sz="0" w:space="0" w:color="auto"/>
            <w:bottom w:val="none" w:sz="0" w:space="0" w:color="auto"/>
            <w:right w:val="none" w:sz="0" w:space="0" w:color="auto"/>
          </w:divBdr>
        </w:div>
        <w:div w:id="1990666028">
          <w:marLeft w:val="480"/>
          <w:marRight w:val="0"/>
          <w:marTop w:val="0"/>
          <w:marBottom w:val="0"/>
          <w:divBdr>
            <w:top w:val="none" w:sz="0" w:space="0" w:color="auto"/>
            <w:left w:val="none" w:sz="0" w:space="0" w:color="auto"/>
            <w:bottom w:val="none" w:sz="0" w:space="0" w:color="auto"/>
            <w:right w:val="none" w:sz="0" w:space="0" w:color="auto"/>
          </w:divBdr>
        </w:div>
      </w:divsChild>
    </w:div>
    <w:div w:id="1597519379">
      <w:bodyDiv w:val="1"/>
      <w:marLeft w:val="0"/>
      <w:marRight w:val="0"/>
      <w:marTop w:val="0"/>
      <w:marBottom w:val="0"/>
      <w:divBdr>
        <w:top w:val="none" w:sz="0" w:space="0" w:color="auto"/>
        <w:left w:val="none" w:sz="0" w:space="0" w:color="auto"/>
        <w:bottom w:val="none" w:sz="0" w:space="0" w:color="auto"/>
        <w:right w:val="none" w:sz="0" w:space="0" w:color="auto"/>
      </w:divBdr>
    </w:div>
    <w:div w:id="1598714424">
      <w:marLeft w:val="640"/>
      <w:marRight w:val="0"/>
      <w:marTop w:val="0"/>
      <w:marBottom w:val="0"/>
      <w:divBdr>
        <w:top w:val="none" w:sz="0" w:space="0" w:color="auto"/>
        <w:left w:val="none" w:sz="0" w:space="0" w:color="auto"/>
        <w:bottom w:val="none" w:sz="0" w:space="0" w:color="auto"/>
        <w:right w:val="none" w:sz="0" w:space="0" w:color="auto"/>
      </w:divBdr>
    </w:div>
    <w:div w:id="1599290557">
      <w:bodyDiv w:val="1"/>
      <w:marLeft w:val="0"/>
      <w:marRight w:val="0"/>
      <w:marTop w:val="0"/>
      <w:marBottom w:val="0"/>
      <w:divBdr>
        <w:top w:val="none" w:sz="0" w:space="0" w:color="auto"/>
        <w:left w:val="none" w:sz="0" w:space="0" w:color="auto"/>
        <w:bottom w:val="none" w:sz="0" w:space="0" w:color="auto"/>
        <w:right w:val="none" w:sz="0" w:space="0" w:color="auto"/>
      </w:divBdr>
    </w:div>
    <w:div w:id="1601449796">
      <w:marLeft w:val="480"/>
      <w:marRight w:val="0"/>
      <w:marTop w:val="0"/>
      <w:marBottom w:val="0"/>
      <w:divBdr>
        <w:top w:val="none" w:sz="0" w:space="0" w:color="auto"/>
        <w:left w:val="none" w:sz="0" w:space="0" w:color="auto"/>
        <w:bottom w:val="none" w:sz="0" w:space="0" w:color="auto"/>
        <w:right w:val="none" w:sz="0" w:space="0" w:color="auto"/>
      </w:divBdr>
    </w:div>
    <w:div w:id="1601988017">
      <w:marLeft w:val="640"/>
      <w:marRight w:val="0"/>
      <w:marTop w:val="0"/>
      <w:marBottom w:val="0"/>
      <w:divBdr>
        <w:top w:val="none" w:sz="0" w:space="0" w:color="auto"/>
        <w:left w:val="none" w:sz="0" w:space="0" w:color="auto"/>
        <w:bottom w:val="none" w:sz="0" w:space="0" w:color="auto"/>
        <w:right w:val="none" w:sz="0" w:space="0" w:color="auto"/>
      </w:divBdr>
    </w:div>
    <w:div w:id="1602185478">
      <w:marLeft w:val="480"/>
      <w:marRight w:val="0"/>
      <w:marTop w:val="0"/>
      <w:marBottom w:val="0"/>
      <w:divBdr>
        <w:top w:val="none" w:sz="0" w:space="0" w:color="auto"/>
        <w:left w:val="none" w:sz="0" w:space="0" w:color="auto"/>
        <w:bottom w:val="none" w:sz="0" w:space="0" w:color="auto"/>
        <w:right w:val="none" w:sz="0" w:space="0" w:color="auto"/>
      </w:divBdr>
    </w:div>
    <w:div w:id="1602951767">
      <w:bodyDiv w:val="1"/>
      <w:marLeft w:val="0"/>
      <w:marRight w:val="0"/>
      <w:marTop w:val="0"/>
      <w:marBottom w:val="0"/>
      <w:divBdr>
        <w:top w:val="none" w:sz="0" w:space="0" w:color="auto"/>
        <w:left w:val="none" w:sz="0" w:space="0" w:color="auto"/>
        <w:bottom w:val="none" w:sz="0" w:space="0" w:color="auto"/>
        <w:right w:val="none" w:sz="0" w:space="0" w:color="auto"/>
      </w:divBdr>
    </w:div>
    <w:div w:id="1603340036">
      <w:bodyDiv w:val="1"/>
      <w:marLeft w:val="0"/>
      <w:marRight w:val="0"/>
      <w:marTop w:val="0"/>
      <w:marBottom w:val="0"/>
      <w:divBdr>
        <w:top w:val="none" w:sz="0" w:space="0" w:color="auto"/>
        <w:left w:val="none" w:sz="0" w:space="0" w:color="auto"/>
        <w:bottom w:val="none" w:sz="0" w:space="0" w:color="auto"/>
        <w:right w:val="none" w:sz="0" w:space="0" w:color="auto"/>
      </w:divBdr>
      <w:divsChild>
        <w:div w:id="1986474393">
          <w:marLeft w:val="640"/>
          <w:marRight w:val="0"/>
          <w:marTop w:val="0"/>
          <w:marBottom w:val="0"/>
          <w:divBdr>
            <w:top w:val="none" w:sz="0" w:space="0" w:color="auto"/>
            <w:left w:val="none" w:sz="0" w:space="0" w:color="auto"/>
            <w:bottom w:val="none" w:sz="0" w:space="0" w:color="auto"/>
            <w:right w:val="none" w:sz="0" w:space="0" w:color="auto"/>
          </w:divBdr>
        </w:div>
        <w:div w:id="753205812">
          <w:marLeft w:val="640"/>
          <w:marRight w:val="0"/>
          <w:marTop w:val="0"/>
          <w:marBottom w:val="0"/>
          <w:divBdr>
            <w:top w:val="none" w:sz="0" w:space="0" w:color="auto"/>
            <w:left w:val="none" w:sz="0" w:space="0" w:color="auto"/>
            <w:bottom w:val="none" w:sz="0" w:space="0" w:color="auto"/>
            <w:right w:val="none" w:sz="0" w:space="0" w:color="auto"/>
          </w:divBdr>
        </w:div>
        <w:div w:id="1090925019">
          <w:marLeft w:val="640"/>
          <w:marRight w:val="0"/>
          <w:marTop w:val="0"/>
          <w:marBottom w:val="0"/>
          <w:divBdr>
            <w:top w:val="none" w:sz="0" w:space="0" w:color="auto"/>
            <w:left w:val="none" w:sz="0" w:space="0" w:color="auto"/>
            <w:bottom w:val="none" w:sz="0" w:space="0" w:color="auto"/>
            <w:right w:val="none" w:sz="0" w:space="0" w:color="auto"/>
          </w:divBdr>
        </w:div>
        <w:div w:id="727609476">
          <w:marLeft w:val="640"/>
          <w:marRight w:val="0"/>
          <w:marTop w:val="0"/>
          <w:marBottom w:val="0"/>
          <w:divBdr>
            <w:top w:val="none" w:sz="0" w:space="0" w:color="auto"/>
            <w:left w:val="none" w:sz="0" w:space="0" w:color="auto"/>
            <w:bottom w:val="none" w:sz="0" w:space="0" w:color="auto"/>
            <w:right w:val="none" w:sz="0" w:space="0" w:color="auto"/>
          </w:divBdr>
        </w:div>
        <w:div w:id="510146062">
          <w:marLeft w:val="640"/>
          <w:marRight w:val="0"/>
          <w:marTop w:val="0"/>
          <w:marBottom w:val="0"/>
          <w:divBdr>
            <w:top w:val="none" w:sz="0" w:space="0" w:color="auto"/>
            <w:left w:val="none" w:sz="0" w:space="0" w:color="auto"/>
            <w:bottom w:val="none" w:sz="0" w:space="0" w:color="auto"/>
            <w:right w:val="none" w:sz="0" w:space="0" w:color="auto"/>
          </w:divBdr>
        </w:div>
        <w:div w:id="2088988192">
          <w:marLeft w:val="640"/>
          <w:marRight w:val="0"/>
          <w:marTop w:val="0"/>
          <w:marBottom w:val="0"/>
          <w:divBdr>
            <w:top w:val="none" w:sz="0" w:space="0" w:color="auto"/>
            <w:left w:val="none" w:sz="0" w:space="0" w:color="auto"/>
            <w:bottom w:val="none" w:sz="0" w:space="0" w:color="auto"/>
            <w:right w:val="none" w:sz="0" w:space="0" w:color="auto"/>
          </w:divBdr>
        </w:div>
        <w:div w:id="303706157">
          <w:marLeft w:val="640"/>
          <w:marRight w:val="0"/>
          <w:marTop w:val="0"/>
          <w:marBottom w:val="0"/>
          <w:divBdr>
            <w:top w:val="none" w:sz="0" w:space="0" w:color="auto"/>
            <w:left w:val="none" w:sz="0" w:space="0" w:color="auto"/>
            <w:bottom w:val="none" w:sz="0" w:space="0" w:color="auto"/>
            <w:right w:val="none" w:sz="0" w:space="0" w:color="auto"/>
          </w:divBdr>
        </w:div>
        <w:div w:id="1370717822">
          <w:marLeft w:val="640"/>
          <w:marRight w:val="0"/>
          <w:marTop w:val="0"/>
          <w:marBottom w:val="0"/>
          <w:divBdr>
            <w:top w:val="none" w:sz="0" w:space="0" w:color="auto"/>
            <w:left w:val="none" w:sz="0" w:space="0" w:color="auto"/>
            <w:bottom w:val="none" w:sz="0" w:space="0" w:color="auto"/>
            <w:right w:val="none" w:sz="0" w:space="0" w:color="auto"/>
          </w:divBdr>
        </w:div>
        <w:div w:id="1723478191">
          <w:marLeft w:val="640"/>
          <w:marRight w:val="0"/>
          <w:marTop w:val="0"/>
          <w:marBottom w:val="0"/>
          <w:divBdr>
            <w:top w:val="none" w:sz="0" w:space="0" w:color="auto"/>
            <w:left w:val="none" w:sz="0" w:space="0" w:color="auto"/>
            <w:bottom w:val="none" w:sz="0" w:space="0" w:color="auto"/>
            <w:right w:val="none" w:sz="0" w:space="0" w:color="auto"/>
          </w:divBdr>
        </w:div>
        <w:div w:id="633409931">
          <w:marLeft w:val="640"/>
          <w:marRight w:val="0"/>
          <w:marTop w:val="0"/>
          <w:marBottom w:val="0"/>
          <w:divBdr>
            <w:top w:val="none" w:sz="0" w:space="0" w:color="auto"/>
            <w:left w:val="none" w:sz="0" w:space="0" w:color="auto"/>
            <w:bottom w:val="none" w:sz="0" w:space="0" w:color="auto"/>
            <w:right w:val="none" w:sz="0" w:space="0" w:color="auto"/>
          </w:divBdr>
        </w:div>
        <w:div w:id="1548684773">
          <w:marLeft w:val="640"/>
          <w:marRight w:val="0"/>
          <w:marTop w:val="0"/>
          <w:marBottom w:val="0"/>
          <w:divBdr>
            <w:top w:val="none" w:sz="0" w:space="0" w:color="auto"/>
            <w:left w:val="none" w:sz="0" w:space="0" w:color="auto"/>
            <w:bottom w:val="none" w:sz="0" w:space="0" w:color="auto"/>
            <w:right w:val="none" w:sz="0" w:space="0" w:color="auto"/>
          </w:divBdr>
        </w:div>
        <w:div w:id="29913976">
          <w:marLeft w:val="640"/>
          <w:marRight w:val="0"/>
          <w:marTop w:val="0"/>
          <w:marBottom w:val="0"/>
          <w:divBdr>
            <w:top w:val="none" w:sz="0" w:space="0" w:color="auto"/>
            <w:left w:val="none" w:sz="0" w:space="0" w:color="auto"/>
            <w:bottom w:val="none" w:sz="0" w:space="0" w:color="auto"/>
            <w:right w:val="none" w:sz="0" w:space="0" w:color="auto"/>
          </w:divBdr>
        </w:div>
        <w:div w:id="1464346703">
          <w:marLeft w:val="640"/>
          <w:marRight w:val="0"/>
          <w:marTop w:val="0"/>
          <w:marBottom w:val="0"/>
          <w:divBdr>
            <w:top w:val="none" w:sz="0" w:space="0" w:color="auto"/>
            <w:left w:val="none" w:sz="0" w:space="0" w:color="auto"/>
            <w:bottom w:val="none" w:sz="0" w:space="0" w:color="auto"/>
            <w:right w:val="none" w:sz="0" w:space="0" w:color="auto"/>
          </w:divBdr>
        </w:div>
        <w:div w:id="1762213357">
          <w:marLeft w:val="640"/>
          <w:marRight w:val="0"/>
          <w:marTop w:val="0"/>
          <w:marBottom w:val="0"/>
          <w:divBdr>
            <w:top w:val="none" w:sz="0" w:space="0" w:color="auto"/>
            <w:left w:val="none" w:sz="0" w:space="0" w:color="auto"/>
            <w:bottom w:val="none" w:sz="0" w:space="0" w:color="auto"/>
            <w:right w:val="none" w:sz="0" w:space="0" w:color="auto"/>
          </w:divBdr>
        </w:div>
        <w:div w:id="267587495">
          <w:marLeft w:val="640"/>
          <w:marRight w:val="0"/>
          <w:marTop w:val="0"/>
          <w:marBottom w:val="0"/>
          <w:divBdr>
            <w:top w:val="none" w:sz="0" w:space="0" w:color="auto"/>
            <w:left w:val="none" w:sz="0" w:space="0" w:color="auto"/>
            <w:bottom w:val="none" w:sz="0" w:space="0" w:color="auto"/>
            <w:right w:val="none" w:sz="0" w:space="0" w:color="auto"/>
          </w:divBdr>
        </w:div>
        <w:div w:id="997458003">
          <w:marLeft w:val="640"/>
          <w:marRight w:val="0"/>
          <w:marTop w:val="0"/>
          <w:marBottom w:val="0"/>
          <w:divBdr>
            <w:top w:val="none" w:sz="0" w:space="0" w:color="auto"/>
            <w:left w:val="none" w:sz="0" w:space="0" w:color="auto"/>
            <w:bottom w:val="none" w:sz="0" w:space="0" w:color="auto"/>
            <w:right w:val="none" w:sz="0" w:space="0" w:color="auto"/>
          </w:divBdr>
        </w:div>
        <w:div w:id="1645239779">
          <w:marLeft w:val="640"/>
          <w:marRight w:val="0"/>
          <w:marTop w:val="0"/>
          <w:marBottom w:val="0"/>
          <w:divBdr>
            <w:top w:val="none" w:sz="0" w:space="0" w:color="auto"/>
            <w:left w:val="none" w:sz="0" w:space="0" w:color="auto"/>
            <w:bottom w:val="none" w:sz="0" w:space="0" w:color="auto"/>
            <w:right w:val="none" w:sz="0" w:space="0" w:color="auto"/>
          </w:divBdr>
        </w:div>
        <w:div w:id="1132098708">
          <w:marLeft w:val="640"/>
          <w:marRight w:val="0"/>
          <w:marTop w:val="0"/>
          <w:marBottom w:val="0"/>
          <w:divBdr>
            <w:top w:val="none" w:sz="0" w:space="0" w:color="auto"/>
            <w:left w:val="none" w:sz="0" w:space="0" w:color="auto"/>
            <w:bottom w:val="none" w:sz="0" w:space="0" w:color="auto"/>
            <w:right w:val="none" w:sz="0" w:space="0" w:color="auto"/>
          </w:divBdr>
        </w:div>
        <w:div w:id="931888612">
          <w:marLeft w:val="640"/>
          <w:marRight w:val="0"/>
          <w:marTop w:val="0"/>
          <w:marBottom w:val="0"/>
          <w:divBdr>
            <w:top w:val="none" w:sz="0" w:space="0" w:color="auto"/>
            <w:left w:val="none" w:sz="0" w:space="0" w:color="auto"/>
            <w:bottom w:val="none" w:sz="0" w:space="0" w:color="auto"/>
            <w:right w:val="none" w:sz="0" w:space="0" w:color="auto"/>
          </w:divBdr>
        </w:div>
        <w:div w:id="1643853126">
          <w:marLeft w:val="640"/>
          <w:marRight w:val="0"/>
          <w:marTop w:val="0"/>
          <w:marBottom w:val="0"/>
          <w:divBdr>
            <w:top w:val="none" w:sz="0" w:space="0" w:color="auto"/>
            <w:left w:val="none" w:sz="0" w:space="0" w:color="auto"/>
            <w:bottom w:val="none" w:sz="0" w:space="0" w:color="auto"/>
            <w:right w:val="none" w:sz="0" w:space="0" w:color="auto"/>
          </w:divBdr>
        </w:div>
        <w:div w:id="1094285549">
          <w:marLeft w:val="640"/>
          <w:marRight w:val="0"/>
          <w:marTop w:val="0"/>
          <w:marBottom w:val="0"/>
          <w:divBdr>
            <w:top w:val="none" w:sz="0" w:space="0" w:color="auto"/>
            <w:left w:val="none" w:sz="0" w:space="0" w:color="auto"/>
            <w:bottom w:val="none" w:sz="0" w:space="0" w:color="auto"/>
            <w:right w:val="none" w:sz="0" w:space="0" w:color="auto"/>
          </w:divBdr>
        </w:div>
        <w:div w:id="1153567467">
          <w:marLeft w:val="640"/>
          <w:marRight w:val="0"/>
          <w:marTop w:val="0"/>
          <w:marBottom w:val="0"/>
          <w:divBdr>
            <w:top w:val="none" w:sz="0" w:space="0" w:color="auto"/>
            <w:left w:val="none" w:sz="0" w:space="0" w:color="auto"/>
            <w:bottom w:val="none" w:sz="0" w:space="0" w:color="auto"/>
            <w:right w:val="none" w:sz="0" w:space="0" w:color="auto"/>
          </w:divBdr>
        </w:div>
        <w:div w:id="1684236401">
          <w:marLeft w:val="640"/>
          <w:marRight w:val="0"/>
          <w:marTop w:val="0"/>
          <w:marBottom w:val="0"/>
          <w:divBdr>
            <w:top w:val="none" w:sz="0" w:space="0" w:color="auto"/>
            <w:left w:val="none" w:sz="0" w:space="0" w:color="auto"/>
            <w:bottom w:val="none" w:sz="0" w:space="0" w:color="auto"/>
            <w:right w:val="none" w:sz="0" w:space="0" w:color="auto"/>
          </w:divBdr>
        </w:div>
        <w:div w:id="1703165662">
          <w:marLeft w:val="640"/>
          <w:marRight w:val="0"/>
          <w:marTop w:val="0"/>
          <w:marBottom w:val="0"/>
          <w:divBdr>
            <w:top w:val="none" w:sz="0" w:space="0" w:color="auto"/>
            <w:left w:val="none" w:sz="0" w:space="0" w:color="auto"/>
            <w:bottom w:val="none" w:sz="0" w:space="0" w:color="auto"/>
            <w:right w:val="none" w:sz="0" w:space="0" w:color="auto"/>
          </w:divBdr>
        </w:div>
        <w:div w:id="63264152">
          <w:marLeft w:val="640"/>
          <w:marRight w:val="0"/>
          <w:marTop w:val="0"/>
          <w:marBottom w:val="0"/>
          <w:divBdr>
            <w:top w:val="none" w:sz="0" w:space="0" w:color="auto"/>
            <w:left w:val="none" w:sz="0" w:space="0" w:color="auto"/>
            <w:bottom w:val="none" w:sz="0" w:space="0" w:color="auto"/>
            <w:right w:val="none" w:sz="0" w:space="0" w:color="auto"/>
          </w:divBdr>
        </w:div>
        <w:div w:id="57750886">
          <w:marLeft w:val="640"/>
          <w:marRight w:val="0"/>
          <w:marTop w:val="0"/>
          <w:marBottom w:val="0"/>
          <w:divBdr>
            <w:top w:val="none" w:sz="0" w:space="0" w:color="auto"/>
            <w:left w:val="none" w:sz="0" w:space="0" w:color="auto"/>
            <w:bottom w:val="none" w:sz="0" w:space="0" w:color="auto"/>
            <w:right w:val="none" w:sz="0" w:space="0" w:color="auto"/>
          </w:divBdr>
        </w:div>
        <w:div w:id="2145149927">
          <w:marLeft w:val="640"/>
          <w:marRight w:val="0"/>
          <w:marTop w:val="0"/>
          <w:marBottom w:val="0"/>
          <w:divBdr>
            <w:top w:val="none" w:sz="0" w:space="0" w:color="auto"/>
            <w:left w:val="none" w:sz="0" w:space="0" w:color="auto"/>
            <w:bottom w:val="none" w:sz="0" w:space="0" w:color="auto"/>
            <w:right w:val="none" w:sz="0" w:space="0" w:color="auto"/>
          </w:divBdr>
        </w:div>
        <w:div w:id="751395649">
          <w:marLeft w:val="640"/>
          <w:marRight w:val="0"/>
          <w:marTop w:val="0"/>
          <w:marBottom w:val="0"/>
          <w:divBdr>
            <w:top w:val="none" w:sz="0" w:space="0" w:color="auto"/>
            <w:left w:val="none" w:sz="0" w:space="0" w:color="auto"/>
            <w:bottom w:val="none" w:sz="0" w:space="0" w:color="auto"/>
            <w:right w:val="none" w:sz="0" w:space="0" w:color="auto"/>
          </w:divBdr>
        </w:div>
        <w:div w:id="1606425516">
          <w:marLeft w:val="640"/>
          <w:marRight w:val="0"/>
          <w:marTop w:val="0"/>
          <w:marBottom w:val="0"/>
          <w:divBdr>
            <w:top w:val="none" w:sz="0" w:space="0" w:color="auto"/>
            <w:left w:val="none" w:sz="0" w:space="0" w:color="auto"/>
            <w:bottom w:val="none" w:sz="0" w:space="0" w:color="auto"/>
            <w:right w:val="none" w:sz="0" w:space="0" w:color="auto"/>
          </w:divBdr>
        </w:div>
        <w:div w:id="408112061">
          <w:marLeft w:val="640"/>
          <w:marRight w:val="0"/>
          <w:marTop w:val="0"/>
          <w:marBottom w:val="0"/>
          <w:divBdr>
            <w:top w:val="none" w:sz="0" w:space="0" w:color="auto"/>
            <w:left w:val="none" w:sz="0" w:space="0" w:color="auto"/>
            <w:bottom w:val="none" w:sz="0" w:space="0" w:color="auto"/>
            <w:right w:val="none" w:sz="0" w:space="0" w:color="auto"/>
          </w:divBdr>
        </w:div>
        <w:div w:id="590046321">
          <w:marLeft w:val="640"/>
          <w:marRight w:val="0"/>
          <w:marTop w:val="0"/>
          <w:marBottom w:val="0"/>
          <w:divBdr>
            <w:top w:val="none" w:sz="0" w:space="0" w:color="auto"/>
            <w:left w:val="none" w:sz="0" w:space="0" w:color="auto"/>
            <w:bottom w:val="none" w:sz="0" w:space="0" w:color="auto"/>
            <w:right w:val="none" w:sz="0" w:space="0" w:color="auto"/>
          </w:divBdr>
        </w:div>
        <w:div w:id="556011256">
          <w:marLeft w:val="640"/>
          <w:marRight w:val="0"/>
          <w:marTop w:val="0"/>
          <w:marBottom w:val="0"/>
          <w:divBdr>
            <w:top w:val="none" w:sz="0" w:space="0" w:color="auto"/>
            <w:left w:val="none" w:sz="0" w:space="0" w:color="auto"/>
            <w:bottom w:val="none" w:sz="0" w:space="0" w:color="auto"/>
            <w:right w:val="none" w:sz="0" w:space="0" w:color="auto"/>
          </w:divBdr>
        </w:div>
        <w:div w:id="1422533331">
          <w:marLeft w:val="640"/>
          <w:marRight w:val="0"/>
          <w:marTop w:val="0"/>
          <w:marBottom w:val="0"/>
          <w:divBdr>
            <w:top w:val="none" w:sz="0" w:space="0" w:color="auto"/>
            <w:left w:val="none" w:sz="0" w:space="0" w:color="auto"/>
            <w:bottom w:val="none" w:sz="0" w:space="0" w:color="auto"/>
            <w:right w:val="none" w:sz="0" w:space="0" w:color="auto"/>
          </w:divBdr>
        </w:div>
        <w:div w:id="649480883">
          <w:marLeft w:val="640"/>
          <w:marRight w:val="0"/>
          <w:marTop w:val="0"/>
          <w:marBottom w:val="0"/>
          <w:divBdr>
            <w:top w:val="none" w:sz="0" w:space="0" w:color="auto"/>
            <w:left w:val="none" w:sz="0" w:space="0" w:color="auto"/>
            <w:bottom w:val="none" w:sz="0" w:space="0" w:color="auto"/>
            <w:right w:val="none" w:sz="0" w:space="0" w:color="auto"/>
          </w:divBdr>
        </w:div>
        <w:div w:id="549460187">
          <w:marLeft w:val="640"/>
          <w:marRight w:val="0"/>
          <w:marTop w:val="0"/>
          <w:marBottom w:val="0"/>
          <w:divBdr>
            <w:top w:val="none" w:sz="0" w:space="0" w:color="auto"/>
            <w:left w:val="none" w:sz="0" w:space="0" w:color="auto"/>
            <w:bottom w:val="none" w:sz="0" w:space="0" w:color="auto"/>
            <w:right w:val="none" w:sz="0" w:space="0" w:color="auto"/>
          </w:divBdr>
        </w:div>
        <w:div w:id="190728943">
          <w:marLeft w:val="640"/>
          <w:marRight w:val="0"/>
          <w:marTop w:val="0"/>
          <w:marBottom w:val="0"/>
          <w:divBdr>
            <w:top w:val="none" w:sz="0" w:space="0" w:color="auto"/>
            <w:left w:val="none" w:sz="0" w:space="0" w:color="auto"/>
            <w:bottom w:val="none" w:sz="0" w:space="0" w:color="auto"/>
            <w:right w:val="none" w:sz="0" w:space="0" w:color="auto"/>
          </w:divBdr>
        </w:div>
        <w:div w:id="1538932005">
          <w:marLeft w:val="640"/>
          <w:marRight w:val="0"/>
          <w:marTop w:val="0"/>
          <w:marBottom w:val="0"/>
          <w:divBdr>
            <w:top w:val="none" w:sz="0" w:space="0" w:color="auto"/>
            <w:left w:val="none" w:sz="0" w:space="0" w:color="auto"/>
            <w:bottom w:val="none" w:sz="0" w:space="0" w:color="auto"/>
            <w:right w:val="none" w:sz="0" w:space="0" w:color="auto"/>
          </w:divBdr>
        </w:div>
        <w:div w:id="1224827537">
          <w:marLeft w:val="640"/>
          <w:marRight w:val="0"/>
          <w:marTop w:val="0"/>
          <w:marBottom w:val="0"/>
          <w:divBdr>
            <w:top w:val="none" w:sz="0" w:space="0" w:color="auto"/>
            <w:left w:val="none" w:sz="0" w:space="0" w:color="auto"/>
            <w:bottom w:val="none" w:sz="0" w:space="0" w:color="auto"/>
            <w:right w:val="none" w:sz="0" w:space="0" w:color="auto"/>
          </w:divBdr>
        </w:div>
        <w:div w:id="1960869062">
          <w:marLeft w:val="640"/>
          <w:marRight w:val="0"/>
          <w:marTop w:val="0"/>
          <w:marBottom w:val="0"/>
          <w:divBdr>
            <w:top w:val="none" w:sz="0" w:space="0" w:color="auto"/>
            <w:left w:val="none" w:sz="0" w:space="0" w:color="auto"/>
            <w:bottom w:val="none" w:sz="0" w:space="0" w:color="auto"/>
            <w:right w:val="none" w:sz="0" w:space="0" w:color="auto"/>
          </w:divBdr>
        </w:div>
        <w:div w:id="1923836481">
          <w:marLeft w:val="640"/>
          <w:marRight w:val="0"/>
          <w:marTop w:val="0"/>
          <w:marBottom w:val="0"/>
          <w:divBdr>
            <w:top w:val="none" w:sz="0" w:space="0" w:color="auto"/>
            <w:left w:val="none" w:sz="0" w:space="0" w:color="auto"/>
            <w:bottom w:val="none" w:sz="0" w:space="0" w:color="auto"/>
            <w:right w:val="none" w:sz="0" w:space="0" w:color="auto"/>
          </w:divBdr>
        </w:div>
        <w:div w:id="1187716773">
          <w:marLeft w:val="640"/>
          <w:marRight w:val="0"/>
          <w:marTop w:val="0"/>
          <w:marBottom w:val="0"/>
          <w:divBdr>
            <w:top w:val="none" w:sz="0" w:space="0" w:color="auto"/>
            <w:left w:val="none" w:sz="0" w:space="0" w:color="auto"/>
            <w:bottom w:val="none" w:sz="0" w:space="0" w:color="auto"/>
            <w:right w:val="none" w:sz="0" w:space="0" w:color="auto"/>
          </w:divBdr>
        </w:div>
        <w:div w:id="2018578998">
          <w:marLeft w:val="640"/>
          <w:marRight w:val="0"/>
          <w:marTop w:val="0"/>
          <w:marBottom w:val="0"/>
          <w:divBdr>
            <w:top w:val="none" w:sz="0" w:space="0" w:color="auto"/>
            <w:left w:val="none" w:sz="0" w:space="0" w:color="auto"/>
            <w:bottom w:val="none" w:sz="0" w:space="0" w:color="auto"/>
            <w:right w:val="none" w:sz="0" w:space="0" w:color="auto"/>
          </w:divBdr>
        </w:div>
        <w:div w:id="134572494">
          <w:marLeft w:val="640"/>
          <w:marRight w:val="0"/>
          <w:marTop w:val="0"/>
          <w:marBottom w:val="0"/>
          <w:divBdr>
            <w:top w:val="none" w:sz="0" w:space="0" w:color="auto"/>
            <w:left w:val="none" w:sz="0" w:space="0" w:color="auto"/>
            <w:bottom w:val="none" w:sz="0" w:space="0" w:color="auto"/>
            <w:right w:val="none" w:sz="0" w:space="0" w:color="auto"/>
          </w:divBdr>
        </w:div>
        <w:div w:id="157811539">
          <w:marLeft w:val="640"/>
          <w:marRight w:val="0"/>
          <w:marTop w:val="0"/>
          <w:marBottom w:val="0"/>
          <w:divBdr>
            <w:top w:val="none" w:sz="0" w:space="0" w:color="auto"/>
            <w:left w:val="none" w:sz="0" w:space="0" w:color="auto"/>
            <w:bottom w:val="none" w:sz="0" w:space="0" w:color="auto"/>
            <w:right w:val="none" w:sz="0" w:space="0" w:color="auto"/>
          </w:divBdr>
        </w:div>
        <w:div w:id="838080380">
          <w:marLeft w:val="640"/>
          <w:marRight w:val="0"/>
          <w:marTop w:val="0"/>
          <w:marBottom w:val="0"/>
          <w:divBdr>
            <w:top w:val="none" w:sz="0" w:space="0" w:color="auto"/>
            <w:left w:val="none" w:sz="0" w:space="0" w:color="auto"/>
            <w:bottom w:val="none" w:sz="0" w:space="0" w:color="auto"/>
            <w:right w:val="none" w:sz="0" w:space="0" w:color="auto"/>
          </w:divBdr>
        </w:div>
        <w:div w:id="1396204181">
          <w:marLeft w:val="640"/>
          <w:marRight w:val="0"/>
          <w:marTop w:val="0"/>
          <w:marBottom w:val="0"/>
          <w:divBdr>
            <w:top w:val="none" w:sz="0" w:space="0" w:color="auto"/>
            <w:left w:val="none" w:sz="0" w:space="0" w:color="auto"/>
            <w:bottom w:val="none" w:sz="0" w:space="0" w:color="auto"/>
            <w:right w:val="none" w:sz="0" w:space="0" w:color="auto"/>
          </w:divBdr>
        </w:div>
        <w:div w:id="601718590">
          <w:marLeft w:val="640"/>
          <w:marRight w:val="0"/>
          <w:marTop w:val="0"/>
          <w:marBottom w:val="0"/>
          <w:divBdr>
            <w:top w:val="none" w:sz="0" w:space="0" w:color="auto"/>
            <w:left w:val="none" w:sz="0" w:space="0" w:color="auto"/>
            <w:bottom w:val="none" w:sz="0" w:space="0" w:color="auto"/>
            <w:right w:val="none" w:sz="0" w:space="0" w:color="auto"/>
          </w:divBdr>
        </w:div>
        <w:div w:id="1897618558">
          <w:marLeft w:val="640"/>
          <w:marRight w:val="0"/>
          <w:marTop w:val="0"/>
          <w:marBottom w:val="0"/>
          <w:divBdr>
            <w:top w:val="none" w:sz="0" w:space="0" w:color="auto"/>
            <w:left w:val="none" w:sz="0" w:space="0" w:color="auto"/>
            <w:bottom w:val="none" w:sz="0" w:space="0" w:color="auto"/>
            <w:right w:val="none" w:sz="0" w:space="0" w:color="auto"/>
          </w:divBdr>
        </w:div>
        <w:div w:id="306861124">
          <w:marLeft w:val="640"/>
          <w:marRight w:val="0"/>
          <w:marTop w:val="0"/>
          <w:marBottom w:val="0"/>
          <w:divBdr>
            <w:top w:val="none" w:sz="0" w:space="0" w:color="auto"/>
            <w:left w:val="none" w:sz="0" w:space="0" w:color="auto"/>
            <w:bottom w:val="none" w:sz="0" w:space="0" w:color="auto"/>
            <w:right w:val="none" w:sz="0" w:space="0" w:color="auto"/>
          </w:divBdr>
        </w:div>
        <w:div w:id="1928417484">
          <w:marLeft w:val="640"/>
          <w:marRight w:val="0"/>
          <w:marTop w:val="0"/>
          <w:marBottom w:val="0"/>
          <w:divBdr>
            <w:top w:val="none" w:sz="0" w:space="0" w:color="auto"/>
            <w:left w:val="none" w:sz="0" w:space="0" w:color="auto"/>
            <w:bottom w:val="none" w:sz="0" w:space="0" w:color="auto"/>
            <w:right w:val="none" w:sz="0" w:space="0" w:color="auto"/>
          </w:divBdr>
        </w:div>
        <w:div w:id="783958389">
          <w:marLeft w:val="640"/>
          <w:marRight w:val="0"/>
          <w:marTop w:val="0"/>
          <w:marBottom w:val="0"/>
          <w:divBdr>
            <w:top w:val="none" w:sz="0" w:space="0" w:color="auto"/>
            <w:left w:val="none" w:sz="0" w:space="0" w:color="auto"/>
            <w:bottom w:val="none" w:sz="0" w:space="0" w:color="auto"/>
            <w:right w:val="none" w:sz="0" w:space="0" w:color="auto"/>
          </w:divBdr>
        </w:div>
        <w:div w:id="650451055">
          <w:marLeft w:val="640"/>
          <w:marRight w:val="0"/>
          <w:marTop w:val="0"/>
          <w:marBottom w:val="0"/>
          <w:divBdr>
            <w:top w:val="none" w:sz="0" w:space="0" w:color="auto"/>
            <w:left w:val="none" w:sz="0" w:space="0" w:color="auto"/>
            <w:bottom w:val="none" w:sz="0" w:space="0" w:color="auto"/>
            <w:right w:val="none" w:sz="0" w:space="0" w:color="auto"/>
          </w:divBdr>
        </w:div>
        <w:div w:id="778643181">
          <w:marLeft w:val="640"/>
          <w:marRight w:val="0"/>
          <w:marTop w:val="0"/>
          <w:marBottom w:val="0"/>
          <w:divBdr>
            <w:top w:val="none" w:sz="0" w:space="0" w:color="auto"/>
            <w:left w:val="none" w:sz="0" w:space="0" w:color="auto"/>
            <w:bottom w:val="none" w:sz="0" w:space="0" w:color="auto"/>
            <w:right w:val="none" w:sz="0" w:space="0" w:color="auto"/>
          </w:divBdr>
        </w:div>
        <w:div w:id="1166676753">
          <w:marLeft w:val="640"/>
          <w:marRight w:val="0"/>
          <w:marTop w:val="0"/>
          <w:marBottom w:val="0"/>
          <w:divBdr>
            <w:top w:val="none" w:sz="0" w:space="0" w:color="auto"/>
            <w:left w:val="none" w:sz="0" w:space="0" w:color="auto"/>
            <w:bottom w:val="none" w:sz="0" w:space="0" w:color="auto"/>
            <w:right w:val="none" w:sz="0" w:space="0" w:color="auto"/>
          </w:divBdr>
        </w:div>
        <w:div w:id="1777285019">
          <w:marLeft w:val="640"/>
          <w:marRight w:val="0"/>
          <w:marTop w:val="0"/>
          <w:marBottom w:val="0"/>
          <w:divBdr>
            <w:top w:val="none" w:sz="0" w:space="0" w:color="auto"/>
            <w:left w:val="none" w:sz="0" w:space="0" w:color="auto"/>
            <w:bottom w:val="none" w:sz="0" w:space="0" w:color="auto"/>
            <w:right w:val="none" w:sz="0" w:space="0" w:color="auto"/>
          </w:divBdr>
        </w:div>
        <w:div w:id="824854253">
          <w:marLeft w:val="640"/>
          <w:marRight w:val="0"/>
          <w:marTop w:val="0"/>
          <w:marBottom w:val="0"/>
          <w:divBdr>
            <w:top w:val="none" w:sz="0" w:space="0" w:color="auto"/>
            <w:left w:val="none" w:sz="0" w:space="0" w:color="auto"/>
            <w:bottom w:val="none" w:sz="0" w:space="0" w:color="auto"/>
            <w:right w:val="none" w:sz="0" w:space="0" w:color="auto"/>
          </w:divBdr>
        </w:div>
        <w:div w:id="1878008825">
          <w:marLeft w:val="640"/>
          <w:marRight w:val="0"/>
          <w:marTop w:val="0"/>
          <w:marBottom w:val="0"/>
          <w:divBdr>
            <w:top w:val="none" w:sz="0" w:space="0" w:color="auto"/>
            <w:left w:val="none" w:sz="0" w:space="0" w:color="auto"/>
            <w:bottom w:val="none" w:sz="0" w:space="0" w:color="auto"/>
            <w:right w:val="none" w:sz="0" w:space="0" w:color="auto"/>
          </w:divBdr>
        </w:div>
        <w:div w:id="1702972094">
          <w:marLeft w:val="640"/>
          <w:marRight w:val="0"/>
          <w:marTop w:val="0"/>
          <w:marBottom w:val="0"/>
          <w:divBdr>
            <w:top w:val="none" w:sz="0" w:space="0" w:color="auto"/>
            <w:left w:val="none" w:sz="0" w:space="0" w:color="auto"/>
            <w:bottom w:val="none" w:sz="0" w:space="0" w:color="auto"/>
            <w:right w:val="none" w:sz="0" w:space="0" w:color="auto"/>
          </w:divBdr>
        </w:div>
        <w:div w:id="772896917">
          <w:marLeft w:val="640"/>
          <w:marRight w:val="0"/>
          <w:marTop w:val="0"/>
          <w:marBottom w:val="0"/>
          <w:divBdr>
            <w:top w:val="none" w:sz="0" w:space="0" w:color="auto"/>
            <w:left w:val="none" w:sz="0" w:space="0" w:color="auto"/>
            <w:bottom w:val="none" w:sz="0" w:space="0" w:color="auto"/>
            <w:right w:val="none" w:sz="0" w:space="0" w:color="auto"/>
          </w:divBdr>
        </w:div>
        <w:div w:id="2029091211">
          <w:marLeft w:val="640"/>
          <w:marRight w:val="0"/>
          <w:marTop w:val="0"/>
          <w:marBottom w:val="0"/>
          <w:divBdr>
            <w:top w:val="none" w:sz="0" w:space="0" w:color="auto"/>
            <w:left w:val="none" w:sz="0" w:space="0" w:color="auto"/>
            <w:bottom w:val="none" w:sz="0" w:space="0" w:color="auto"/>
            <w:right w:val="none" w:sz="0" w:space="0" w:color="auto"/>
          </w:divBdr>
        </w:div>
        <w:div w:id="2125154113">
          <w:marLeft w:val="640"/>
          <w:marRight w:val="0"/>
          <w:marTop w:val="0"/>
          <w:marBottom w:val="0"/>
          <w:divBdr>
            <w:top w:val="none" w:sz="0" w:space="0" w:color="auto"/>
            <w:left w:val="none" w:sz="0" w:space="0" w:color="auto"/>
            <w:bottom w:val="none" w:sz="0" w:space="0" w:color="auto"/>
            <w:right w:val="none" w:sz="0" w:space="0" w:color="auto"/>
          </w:divBdr>
        </w:div>
        <w:div w:id="1436051512">
          <w:marLeft w:val="640"/>
          <w:marRight w:val="0"/>
          <w:marTop w:val="0"/>
          <w:marBottom w:val="0"/>
          <w:divBdr>
            <w:top w:val="none" w:sz="0" w:space="0" w:color="auto"/>
            <w:left w:val="none" w:sz="0" w:space="0" w:color="auto"/>
            <w:bottom w:val="none" w:sz="0" w:space="0" w:color="auto"/>
            <w:right w:val="none" w:sz="0" w:space="0" w:color="auto"/>
          </w:divBdr>
        </w:div>
        <w:div w:id="1099449374">
          <w:marLeft w:val="640"/>
          <w:marRight w:val="0"/>
          <w:marTop w:val="0"/>
          <w:marBottom w:val="0"/>
          <w:divBdr>
            <w:top w:val="none" w:sz="0" w:space="0" w:color="auto"/>
            <w:left w:val="none" w:sz="0" w:space="0" w:color="auto"/>
            <w:bottom w:val="none" w:sz="0" w:space="0" w:color="auto"/>
            <w:right w:val="none" w:sz="0" w:space="0" w:color="auto"/>
          </w:divBdr>
        </w:div>
        <w:div w:id="1970277574">
          <w:marLeft w:val="640"/>
          <w:marRight w:val="0"/>
          <w:marTop w:val="0"/>
          <w:marBottom w:val="0"/>
          <w:divBdr>
            <w:top w:val="none" w:sz="0" w:space="0" w:color="auto"/>
            <w:left w:val="none" w:sz="0" w:space="0" w:color="auto"/>
            <w:bottom w:val="none" w:sz="0" w:space="0" w:color="auto"/>
            <w:right w:val="none" w:sz="0" w:space="0" w:color="auto"/>
          </w:divBdr>
        </w:div>
        <w:div w:id="60059891">
          <w:marLeft w:val="640"/>
          <w:marRight w:val="0"/>
          <w:marTop w:val="0"/>
          <w:marBottom w:val="0"/>
          <w:divBdr>
            <w:top w:val="none" w:sz="0" w:space="0" w:color="auto"/>
            <w:left w:val="none" w:sz="0" w:space="0" w:color="auto"/>
            <w:bottom w:val="none" w:sz="0" w:space="0" w:color="auto"/>
            <w:right w:val="none" w:sz="0" w:space="0" w:color="auto"/>
          </w:divBdr>
        </w:div>
        <w:div w:id="1861776061">
          <w:marLeft w:val="640"/>
          <w:marRight w:val="0"/>
          <w:marTop w:val="0"/>
          <w:marBottom w:val="0"/>
          <w:divBdr>
            <w:top w:val="none" w:sz="0" w:space="0" w:color="auto"/>
            <w:left w:val="none" w:sz="0" w:space="0" w:color="auto"/>
            <w:bottom w:val="none" w:sz="0" w:space="0" w:color="auto"/>
            <w:right w:val="none" w:sz="0" w:space="0" w:color="auto"/>
          </w:divBdr>
        </w:div>
        <w:div w:id="1727414605">
          <w:marLeft w:val="640"/>
          <w:marRight w:val="0"/>
          <w:marTop w:val="0"/>
          <w:marBottom w:val="0"/>
          <w:divBdr>
            <w:top w:val="none" w:sz="0" w:space="0" w:color="auto"/>
            <w:left w:val="none" w:sz="0" w:space="0" w:color="auto"/>
            <w:bottom w:val="none" w:sz="0" w:space="0" w:color="auto"/>
            <w:right w:val="none" w:sz="0" w:space="0" w:color="auto"/>
          </w:divBdr>
        </w:div>
        <w:div w:id="327635031">
          <w:marLeft w:val="640"/>
          <w:marRight w:val="0"/>
          <w:marTop w:val="0"/>
          <w:marBottom w:val="0"/>
          <w:divBdr>
            <w:top w:val="none" w:sz="0" w:space="0" w:color="auto"/>
            <w:left w:val="none" w:sz="0" w:space="0" w:color="auto"/>
            <w:bottom w:val="none" w:sz="0" w:space="0" w:color="auto"/>
            <w:right w:val="none" w:sz="0" w:space="0" w:color="auto"/>
          </w:divBdr>
        </w:div>
        <w:div w:id="472983507">
          <w:marLeft w:val="640"/>
          <w:marRight w:val="0"/>
          <w:marTop w:val="0"/>
          <w:marBottom w:val="0"/>
          <w:divBdr>
            <w:top w:val="none" w:sz="0" w:space="0" w:color="auto"/>
            <w:left w:val="none" w:sz="0" w:space="0" w:color="auto"/>
            <w:bottom w:val="none" w:sz="0" w:space="0" w:color="auto"/>
            <w:right w:val="none" w:sz="0" w:space="0" w:color="auto"/>
          </w:divBdr>
        </w:div>
        <w:div w:id="224872657">
          <w:marLeft w:val="640"/>
          <w:marRight w:val="0"/>
          <w:marTop w:val="0"/>
          <w:marBottom w:val="0"/>
          <w:divBdr>
            <w:top w:val="none" w:sz="0" w:space="0" w:color="auto"/>
            <w:left w:val="none" w:sz="0" w:space="0" w:color="auto"/>
            <w:bottom w:val="none" w:sz="0" w:space="0" w:color="auto"/>
            <w:right w:val="none" w:sz="0" w:space="0" w:color="auto"/>
          </w:divBdr>
        </w:div>
        <w:div w:id="2059619051">
          <w:marLeft w:val="640"/>
          <w:marRight w:val="0"/>
          <w:marTop w:val="0"/>
          <w:marBottom w:val="0"/>
          <w:divBdr>
            <w:top w:val="none" w:sz="0" w:space="0" w:color="auto"/>
            <w:left w:val="none" w:sz="0" w:space="0" w:color="auto"/>
            <w:bottom w:val="none" w:sz="0" w:space="0" w:color="auto"/>
            <w:right w:val="none" w:sz="0" w:space="0" w:color="auto"/>
          </w:divBdr>
        </w:div>
        <w:div w:id="242030041">
          <w:marLeft w:val="640"/>
          <w:marRight w:val="0"/>
          <w:marTop w:val="0"/>
          <w:marBottom w:val="0"/>
          <w:divBdr>
            <w:top w:val="none" w:sz="0" w:space="0" w:color="auto"/>
            <w:left w:val="none" w:sz="0" w:space="0" w:color="auto"/>
            <w:bottom w:val="none" w:sz="0" w:space="0" w:color="auto"/>
            <w:right w:val="none" w:sz="0" w:space="0" w:color="auto"/>
          </w:divBdr>
        </w:div>
        <w:div w:id="827212086">
          <w:marLeft w:val="640"/>
          <w:marRight w:val="0"/>
          <w:marTop w:val="0"/>
          <w:marBottom w:val="0"/>
          <w:divBdr>
            <w:top w:val="none" w:sz="0" w:space="0" w:color="auto"/>
            <w:left w:val="none" w:sz="0" w:space="0" w:color="auto"/>
            <w:bottom w:val="none" w:sz="0" w:space="0" w:color="auto"/>
            <w:right w:val="none" w:sz="0" w:space="0" w:color="auto"/>
          </w:divBdr>
        </w:div>
        <w:div w:id="2042510666">
          <w:marLeft w:val="640"/>
          <w:marRight w:val="0"/>
          <w:marTop w:val="0"/>
          <w:marBottom w:val="0"/>
          <w:divBdr>
            <w:top w:val="none" w:sz="0" w:space="0" w:color="auto"/>
            <w:left w:val="none" w:sz="0" w:space="0" w:color="auto"/>
            <w:bottom w:val="none" w:sz="0" w:space="0" w:color="auto"/>
            <w:right w:val="none" w:sz="0" w:space="0" w:color="auto"/>
          </w:divBdr>
        </w:div>
        <w:div w:id="2132282031">
          <w:marLeft w:val="640"/>
          <w:marRight w:val="0"/>
          <w:marTop w:val="0"/>
          <w:marBottom w:val="0"/>
          <w:divBdr>
            <w:top w:val="none" w:sz="0" w:space="0" w:color="auto"/>
            <w:left w:val="none" w:sz="0" w:space="0" w:color="auto"/>
            <w:bottom w:val="none" w:sz="0" w:space="0" w:color="auto"/>
            <w:right w:val="none" w:sz="0" w:space="0" w:color="auto"/>
          </w:divBdr>
        </w:div>
        <w:div w:id="651716178">
          <w:marLeft w:val="640"/>
          <w:marRight w:val="0"/>
          <w:marTop w:val="0"/>
          <w:marBottom w:val="0"/>
          <w:divBdr>
            <w:top w:val="none" w:sz="0" w:space="0" w:color="auto"/>
            <w:left w:val="none" w:sz="0" w:space="0" w:color="auto"/>
            <w:bottom w:val="none" w:sz="0" w:space="0" w:color="auto"/>
            <w:right w:val="none" w:sz="0" w:space="0" w:color="auto"/>
          </w:divBdr>
        </w:div>
        <w:div w:id="2038964258">
          <w:marLeft w:val="640"/>
          <w:marRight w:val="0"/>
          <w:marTop w:val="0"/>
          <w:marBottom w:val="0"/>
          <w:divBdr>
            <w:top w:val="none" w:sz="0" w:space="0" w:color="auto"/>
            <w:left w:val="none" w:sz="0" w:space="0" w:color="auto"/>
            <w:bottom w:val="none" w:sz="0" w:space="0" w:color="auto"/>
            <w:right w:val="none" w:sz="0" w:space="0" w:color="auto"/>
          </w:divBdr>
        </w:div>
        <w:div w:id="1403673891">
          <w:marLeft w:val="640"/>
          <w:marRight w:val="0"/>
          <w:marTop w:val="0"/>
          <w:marBottom w:val="0"/>
          <w:divBdr>
            <w:top w:val="none" w:sz="0" w:space="0" w:color="auto"/>
            <w:left w:val="none" w:sz="0" w:space="0" w:color="auto"/>
            <w:bottom w:val="none" w:sz="0" w:space="0" w:color="auto"/>
            <w:right w:val="none" w:sz="0" w:space="0" w:color="auto"/>
          </w:divBdr>
        </w:div>
        <w:div w:id="799760028">
          <w:marLeft w:val="640"/>
          <w:marRight w:val="0"/>
          <w:marTop w:val="0"/>
          <w:marBottom w:val="0"/>
          <w:divBdr>
            <w:top w:val="none" w:sz="0" w:space="0" w:color="auto"/>
            <w:left w:val="none" w:sz="0" w:space="0" w:color="auto"/>
            <w:bottom w:val="none" w:sz="0" w:space="0" w:color="auto"/>
            <w:right w:val="none" w:sz="0" w:space="0" w:color="auto"/>
          </w:divBdr>
        </w:div>
        <w:div w:id="1486046745">
          <w:marLeft w:val="640"/>
          <w:marRight w:val="0"/>
          <w:marTop w:val="0"/>
          <w:marBottom w:val="0"/>
          <w:divBdr>
            <w:top w:val="none" w:sz="0" w:space="0" w:color="auto"/>
            <w:left w:val="none" w:sz="0" w:space="0" w:color="auto"/>
            <w:bottom w:val="none" w:sz="0" w:space="0" w:color="auto"/>
            <w:right w:val="none" w:sz="0" w:space="0" w:color="auto"/>
          </w:divBdr>
        </w:div>
        <w:div w:id="1012608449">
          <w:marLeft w:val="640"/>
          <w:marRight w:val="0"/>
          <w:marTop w:val="0"/>
          <w:marBottom w:val="0"/>
          <w:divBdr>
            <w:top w:val="none" w:sz="0" w:space="0" w:color="auto"/>
            <w:left w:val="none" w:sz="0" w:space="0" w:color="auto"/>
            <w:bottom w:val="none" w:sz="0" w:space="0" w:color="auto"/>
            <w:right w:val="none" w:sz="0" w:space="0" w:color="auto"/>
          </w:divBdr>
        </w:div>
        <w:div w:id="1184630161">
          <w:marLeft w:val="640"/>
          <w:marRight w:val="0"/>
          <w:marTop w:val="0"/>
          <w:marBottom w:val="0"/>
          <w:divBdr>
            <w:top w:val="none" w:sz="0" w:space="0" w:color="auto"/>
            <w:left w:val="none" w:sz="0" w:space="0" w:color="auto"/>
            <w:bottom w:val="none" w:sz="0" w:space="0" w:color="auto"/>
            <w:right w:val="none" w:sz="0" w:space="0" w:color="auto"/>
          </w:divBdr>
        </w:div>
        <w:div w:id="1665281199">
          <w:marLeft w:val="640"/>
          <w:marRight w:val="0"/>
          <w:marTop w:val="0"/>
          <w:marBottom w:val="0"/>
          <w:divBdr>
            <w:top w:val="none" w:sz="0" w:space="0" w:color="auto"/>
            <w:left w:val="none" w:sz="0" w:space="0" w:color="auto"/>
            <w:bottom w:val="none" w:sz="0" w:space="0" w:color="auto"/>
            <w:right w:val="none" w:sz="0" w:space="0" w:color="auto"/>
          </w:divBdr>
        </w:div>
        <w:div w:id="1622415903">
          <w:marLeft w:val="640"/>
          <w:marRight w:val="0"/>
          <w:marTop w:val="0"/>
          <w:marBottom w:val="0"/>
          <w:divBdr>
            <w:top w:val="none" w:sz="0" w:space="0" w:color="auto"/>
            <w:left w:val="none" w:sz="0" w:space="0" w:color="auto"/>
            <w:bottom w:val="none" w:sz="0" w:space="0" w:color="auto"/>
            <w:right w:val="none" w:sz="0" w:space="0" w:color="auto"/>
          </w:divBdr>
        </w:div>
        <w:div w:id="242179108">
          <w:marLeft w:val="640"/>
          <w:marRight w:val="0"/>
          <w:marTop w:val="0"/>
          <w:marBottom w:val="0"/>
          <w:divBdr>
            <w:top w:val="none" w:sz="0" w:space="0" w:color="auto"/>
            <w:left w:val="none" w:sz="0" w:space="0" w:color="auto"/>
            <w:bottom w:val="none" w:sz="0" w:space="0" w:color="auto"/>
            <w:right w:val="none" w:sz="0" w:space="0" w:color="auto"/>
          </w:divBdr>
        </w:div>
        <w:div w:id="402025575">
          <w:marLeft w:val="640"/>
          <w:marRight w:val="0"/>
          <w:marTop w:val="0"/>
          <w:marBottom w:val="0"/>
          <w:divBdr>
            <w:top w:val="none" w:sz="0" w:space="0" w:color="auto"/>
            <w:left w:val="none" w:sz="0" w:space="0" w:color="auto"/>
            <w:bottom w:val="none" w:sz="0" w:space="0" w:color="auto"/>
            <w:right w:val="none" w:sz="0" w:space="0" w:color="auto"/>
          </w:divBdr>
        </w:div>
        <w:div w:id="551189890">
          <w:marLeft w:val="640"/>
          <w:marRight w:val="0"/>
          <w:marTop w:val="0"/>
          <w:marBottom w:val="0"/>
          <w:divBdr>
            <w:top w:val="none" w:sz="0" w:space="0" w:color="auto"/>
            <w:left w:val="none" w:sz="0" w:space="0" w:color="auto"/>
            <w:bottom w:val="none" w:sz="0" w:space="0" w:color="auto"/>
            <w:right w:val="none" w:sz="0" w:space="0" w:color="auto"/>
          </w:divBdr>
        </w:div>
      </w:divsChild>
    </w:div>
    <w:div w:id="1603799054">
      <w:marLeft w:val="480"/>
      <w:marRight w:val="0"/>
      <w:marTop w:val="0"/>
      <w:marBottom w:val="0"/>
      <w:divBdr>
        <w:top w:val="none" w:sz="0" w:space="0" w:color="auto"/>
        <w:left w:val="none" w:sz="0" w:space="0" w:color="auto"/>
        <w:bottom w:val="none" w:sz="0" w:space="0" w:color="auto"/>
        <w:right w:val="none" w:sz="0" w:space="0" w:color="auto"/>
      </w:divBdr>
    </w:div>
    <w:div w:id="1604026031">
      <w:marLeft w:val="480"/>
      <w:marRight w:val="0"/>
      <w:marTop w:val="0"/>
      <w:marBottom w:val="0"/>
      <w:divBdr>
        <w:top w:val="none" w:sz="0" w:space="0" w:color="auto"/>
        <w:left w:val="none" w:sz="0" w:space="0" w:color="auto"/>
        <w:bottom w:val="none" w:sz="0" w:space="0" w:color="auto"/>
        <w:right w:val="none" w:sz="0" w:space="0" w:color="auto"/>
      </w:divBdr>
    </w:div>
    <w:div w:id="1605654220">
      <w:bodyDiv w:val="1"/>
      <w:marLeft w:val="0"/>
      <w:marRight w:val="0"/>
      <w:marTop w:val="0"/>
      <w:marBottom w:val="0"/>
      <w:divBdr>
        <w:top w:val="none" w:sz="0" w:space="0" w:color="auto"/>
        <w:left w:val="none" w:sz="0" w:space="0" w:color="auto"/>
        <w:bottom w:val="none" w:sz="0" w:space="0" w:color="auto"/>
        <w:right w:val="none" w:sz="0" w:space="0" w:color="auto"/>
      </w:divBdr>
      <w:divsChild>
        <w:div w:id="401832178">
          <w:marLeft w:val="640"/>
          <w:marRight w:val="0"/>
          <w:marTop w:val="0"/>
          <w:marBottom w:val="0"/>
          <w:divBdr>
            <w:top w:val="none" w:sz="0" w:space="0" w:color="auto"/>
            <w:left w:val="none" w:sz="0" w:space="0" w:color="auto"/>
            <w:bottom w:val="none" w:sz="0" w:space="0" w:color="auto"/>
            <w:right w:val="none" w:sz="0" w:space="0" w:color="auto"/>
          </w:divBdr>
        </w:div>
        <w:div w:id="1196310454">
          <w:marLeft w:val="640"/>
          <w:marRight w:val="0"/>
          <w:marTop w:val="0"/>
          <w:marBottom w:val="0"/>
          <w:divBdr>
            <w:top w:val="none" w:sz="0" w:space="0" w:color="auto"/>
            <w:left w:val="none" w:sz="0" w:space="0" w:color="auto"/>
            <w:bottom w:val="none" w:sz="0" w:space="0" w:color="auto"/>
            <w:right w:val="none" w:sz="0" w:space="0" w:color="auto"/>
          </w:divBdr>
        </w:div>
        <w:div w:id="1771198597">
          <w:marLeft w:val="640"/>
          <w:marRight w:val="0"/>
          <w:marTop w:val="0"/>
          <w:marBottom w:val="0"/>
          <w:divBdr>
            <w:top w:val="none" w:sz="0" w:space="0" w:color="auto"/>
            <w:left w:val="none" w:sz="0" w:space="0" w:color="auto"/>
            <w:bottom w:val="none" w:sz="0" w:space="0" w:color="auto"/>
            <w:right w:val="none" w:sz="0" w:space="0" w:color="auto"/>
          </w:divBdr>
        </w:div>
        <w:div w:id="1360618438">
          <w:marLeft w:val="640"/>
          <w:marRight w:val="0"/>
          <w:marTop w:val="0"/>
          <w:marBottom w:val="0"/>
          <w:divBdr>
            <w:top w:val="none" w:sz="0" w:space="0" w:color="auto"/>
            <w:left w:val="none" w:sz="0" w:space="0" w:color="auto"/>
            <w:bottom w:val="none" w:sz="0" w:space="0" w:color="auto"/>
            <w:right w:val="none" w:sz="0" w:space="0" w:color="auto"/>
          </w:divBdr>
        </w:div>
        <w:div w:id="1114863773">
          <w:marLeft w:val="640"/>
          <w:marRight w:val="0"/>
          <w:marTop w:val="0"/>
          <w:marBottom w:val="0"/>
          <w:divBdr>
            <w:top w:val="none" w:sz="0" w:space="0" w:color="auto"/>
            <w:left w:val="none" w:sz="0" w:space="0" w:color="auto"/>
            <w:bottom w:val="none" w:sz="0" w:space="0" w:color="auto"/>
            <w:right w:val="none" w:sz="0" w:space="0" w:color="auto"/>
          </w:divBdr>
        </w:div>
        <w:div w:id="583270897">
          <w:marLeft w:val="640"/>
          <w:marRight w:val="0"/>
          <w:marTop w:val="0"/>
          <w:marBottom w:val="0"/>
          <w:divBdr>
            <w:top w:val="none" w:sz="0" w:space="0" w:color="auto"/>
            <w:left w:val="none" w:sz="0" w:space="0" w:color="auto"/>
            <w:bottom w:val="none" w:sz="0" w:space="0" w:color="auto"/>
            <w:right w:val="none" w:sz="0" w:space="0" w:color="auto"/>
          </w:divBdr>
        </w:div>
        <w:div w:id="486212997">
          <w:marLeft w:val="640"/>
          <w:marRight w:val="0"/>
          <w:marTop w:val="0"/>
          <w:marBottom w:val="0"/>
          <w:divBdr>
            <w:top w:val="none" w:sz="0" w:space="0" w:color="auto"/>
            <w:left w:val="none" w:sz="0" w:space="0" w:color="auto"/>
            <w:bottom w:val="none" w:sz="0" w:space="0" w:color="auto"/>
            <w:right w:val="none" w:sz="0" w:space="0" w:color="auto"/>
          </w:divBdr>
        </w:div>
        <w:div w:id="1023165330">
          <w:marLeft w:val="640"/>
          <w:marRight w:val="0"/>
          <w:marTop w:val="0"/>
          <w:marBottom w:val="0"/>
          <w:divBdr>
            <w:top w:val="none" w:sz="0" w:space="0" w:color="auto"/>
            <w:left w:val="none" w:sz="0" w:space="0" w:color="auto"/>
            <w:bottom w:val="none" w:sz="0" w:space="0" w:color="auto"/>
            <w:right w:val="none" w:sz="0" w:space="0" w:color="auto"/>
          </w:divBdr>
        </w:div>
        <w:div w:id="569000379">
          <w:marLeft w:val="640"/>
          <w:marRight w:val="0"/>
          <w:marTop w:val="0"/>
          <w:marBottom w:val="0"/>
          <w:divBdr>
            <w:top w:val="none" w:sz="0" w:space="0" w:color="auto"/>
            <w:left w:val="none" w:sz="0" w:space="0" w:color="auto"/>
            <w:bottom w:val="none" w:sz="0" w:space="0" w:color="auto"/>
            <w:right w:val="none" w:sz="0" w:space="0" w:color="auto"/>
          </w:divBdr>
        </w:div>
        <w:div w:id="1367679068">
          <w:marLeft w:val="640"/>
          <w:marRight w:val="0"/>
          <w:marTop w:val="0"/>
          <w:marBottom w:val="0"/>
          <w:divBdr>
            <w:top w:val="none" w:sz="0" w:space="0" w:color="auto"/>
            <w:left w:val="none" w:sz="0" w:space="0" w:color="auto"/>
            <w:bottom w:val="none" w:sz="0" w:space="0" w:color="auto"/>
            <w:right w:val="none" w:sz="0" w:space="0" w:color="auto"/>
          </w:divBdr>
        </w:div>
        <w:div w:id="937953860">
          <w:marLeft w:val="640"/>
          <w:marRight w:val="0"/>
          <w:marTop w:val="0"/>
          <w:marBottom w:val="0"/>
          <w:divBdr>
            <w:top w:val="none" w:sz="0" w:space="0" w:color="auto"/>
            <w:left w:val="none" w:sz="0" w:space="0" w:color="auto"/>
            <w:bottom w:val="none" w:sz="0" w:space="0" w:color="auto"/>
            <w:right w:val="none" w:sz="0" w:space="0" w:color="auto"/>
          </w:divBdr>
        </w:div>
        <w:div w:id="228613775">
          <w:marLeft w:val="640"/>
          <w:marRight w:val="0"/>
          <w:marTop w:val="0"/>
          <w:marBottom w:val="0"/>
          <w:divBdr>
            <w:top w:val="none" w:sz="0" w:space="0" w:color="auto"/>
            <w:left w:val="none" w:sz="0" w:space="0" w:color="auto"/>
            <w:bottom w:val="none" w:sz="0" w:space="0" w:color="auto"/>
            <w:right w:val="none" w:sz="0" w:space="0" w:color="auto"/>
          </w:divBdr>
        </w:div>
        <w:div w:id="484661046">
          <w:marLeft w:val="640"/>
          <w:marRight w:val="0"/>
          <w:marTop w:val="0"/>
          <w:marBottom w:val="0"/>
          <w:divBdr>
            <w:top w:val="none" w:sz="0" w:space="0" w:color="auto"/>
            <w:left w:val="none" w:sz="0" w:space="0" w:color="auto"/>
            <w:bottom w:val="none" w:sz="0" w:space="0" w:color="auto"/>
            <w:right w:val="none" w:sz="0" w:space="0" w:color="auto"/>
          </w:divBdr>
        </w:div>
        <w:div w:id="1887404028">
          <w:marLeft w:val="640"/>
          <w:marRight w:val="0"/>
          <w:marTop w:val="0"/>
          <w:marBottom w:val="0"/>
          <w:divBdr>
            <w:top w:val="none" w:sz="0" w:space="0" w:color="auto"/>
            <w:left w:val="none" w:sz="0" w:space="0" w:color="auto"/>
            <w:bottom w:val="none" w:sz="0" w:space="0" w:color="auto"/>
            <w:right w:val="none" w:sz="0" w:space="0" w:color="auto"/>
          </w:divBdr>
        </w:div>
        <w:div w:id="1951156127">
          <w:marLeft w:val="640"/>
          <w:marRight w:val="0"/>
          <w:marTop w:val="0"/>
          <w:marBottom w:val="0"/>
          <w:divBdr>
            <w:top w:val="none" w:sz="0" w:space="0" w:color="auto"/>
            <w:left w:val="none" w:sz="0" w:space="0" w:color="auto"/>
            <w:bottom w:val="none" w:sz="0" w:space="0" w:color="auto"/>
            <w:right w:val="none" w:sz="0" w:space="0" w:color="auto"/>
          </w:divBdr>
        </w:div>
        <w:div w:id="1072198588">
          <w:marLeft w:val="640"/>
          <w:marRight w:val="0"/>
          <w:marTop w:val="0"/>
          <w:marBottom w:val="0"/>
          <w:divBdr>
            <w:top w:val="none" w:sz="0" w:space="0" w:color="auto"/>
            <w:left w:val="none" w:sz="0" w:space="0" w:color="auto"/>
            <w:bottom w:val="none" w:sz="0" w:space="0" w:color="auto"/>
            <w:right w:val="none" w:sz="0" w:space="0" w:color="auto"/>
          </w:divBdr>
        </w:div>
        <w:div w:id="425686666">
          <w:marLeft w:val="640"/>
          <w:marRight w:val="0"/>
          <w:marTop w:val="0"/>
          <w:marBottom w:val="0"/>
          <w:divBdr>
            <w:top w:val="none" w:sz="0" w:space="0" w:color="auto"/>
            <w:left w:val="none" w:sz="0" w:space="0" w:color="auto"/>
            <w:bottom w:val="none" w:sz="0" w:space="0" w:color="auto"/>
            <w:right w:val="none" w:sz="0" w:space="0" w:color="auto"/>
          </w:divBdr>
        </w:div>
        <w:div w:id="160632942">
          <w:marLeft w:val="640"/>
          <w:marRight w:val="0"/>
          <w:marTop w:val="0"/>
          <w:marBottom w:val="0"/>
          <w:divBdr>
            <w:top w:val="none" w:sz="0" w:space="0" w:color="auto"/>
            <w:left w:val="none" w:sz="0" w:space="0" w:color="auto"/>
            <w:bottom w:val="none" w:sz="0" w:space="0" w:color="auto"/>
            <w:right w:val="none" w:sz="0" w:space="0" w:color="auto"/>
          </w:divBdr>
        </w:div>
        <w:div w:id="1221792539">
          <w:marLeft w:val="640"/>
          <w:marRight w:val="0"/>
          <w:marTop w:val="0"/>
          <w:marBottom w:val="0"/>
          <w:divBdr>
            <w:top w:val="none" w:sz="0" w:space="0" w:color="auto"/>
            <w:left w:val="none" w:sz="0" w:space="0" w:color="auto"/>
            <w:bottom w:val="none" w:sz="0" w:space="0" w:color="auto"/>
            <w:right w:val="none" w:sz="0" w:space="0" w:color="auto"/>
          </w:divBdr>
        </w:div>
        <w:div w:id="1155727959">
          <w:marLeft w:val="640"/>
          <w:marRight w:val="0"/>
          <w:marTop w:val="0"/>
          <w:marBottom w:val="0"/>
          <w:divBdr>
            <w:top w:val="none" w:sz="0" w:space="0" w:color="auto"/>
            <w:left w:val="none" w:sz="0" w:space="0" w:color="auto"/>
            <w:bottom w:val="none" w:sz="0" w:space="0" w:color="auto"/>
            <w:right w:val="none" w:sz="0" w:space="0" w:color="auto"/>
          </w:divBdr>
        </w:div>
        <w:div w:id="1244532156">
          <w:marLeft w:val="640"/>
          <w:marRight w:val="0"/>
          <w:marTop w:val="0"/>
          <w:marBottom w:val="0"/>
          <w:divBdr>
            <w:top w:val="none" w:sz="0" w:space="0" w:color="auto"/>
            <w:left w:val="none" w:sz="0" w:space="0" w:color="auto"/>
            <w:bottom w:val="none" w:sz="0" w:space="0" w:color="auto"/>
            <w:right w:val="none" w:sz="0" w:space="0" w:color="auto"/>
          </w:divBdr>
        </w:div>
        <w:div w:id="328758543">
          <w:marLeft w:val="640"/>
          <w:marRight w:val="0"/>
          <w:marTop w:val="0"/>
          <w:marBottom w:val="0"/>
          <w:divBdr>
            <w:top w:val="none" w:sz="0" w:space="0" w:color="auto"/>
            <w:left w:val="none" w:sz="0" w:space="0" w:color="auto"/>
            <w:bottom w:val="none" w:sz="0" w:space="0" w:color="auto"/>
            <w:right w:val="none" w:sz="0" w:space="0" w:color="auto"/>
          </w:divBdr>
        </w:div>
        <w:div w:id="1344284383">
          <w:marLeft w:val="640"/>
          <w:marRight w:val="0"/>
          <w:marTop w:val="0"/>
          <w:marBottom w:val="0"/>
          <w:divBdr>
            <w:top w:val="none" w:sz="0" w:space="0" w:color="auto"/>
            <w:left w:val="none" w:sz="0" w:space="0" w:color="auto"/>
            <w:bottom w:val="none" w:sz="0" w:space="0" w:color="auto"/>
            <w:right w:val="none" w:sz="0" w:space="0" w:color="auto"/>
          </w:divBdr>
        </w:div>
        <w:div w:id="75791095">
          <w:marLeft w:val="640"/>
          <w:marRight w:val="0"/>
          <w:marTop w:val="0"/>
          <w:marBottom w:val="0"/>
          <w:divBdr>
            <w:top w:val="none" w:sz="0" w:space="0" w:color="auto"/>
            <w:left w:val="none" w:sz="0" w:space="0" w:color="auto"/>
            <w:bottom w:val="none" w:sz="0" w:space="0" w:color="auto"/>
            <w:right w:val="none" w:sz="0" w:space="0" w:color="auto"/>
          </w:divBdr>
        </w:div>
        <w:div w:id="1938948885">
          <w:marLeft w:val="640"/>
          <w:marRight w:val="0"/>
          <w:marTop w:val="0"/>
          <w:marBottom w:val="0"/>
          <w:divBdr>
            <w:top w:val="none" w:sz="0" w:space="0" w:color="auto"/>
            <w:left w:val="none" w:sz="0" w:space="0" w:color="auto"/>
            <w:bottom w:val="none" w:sz="0" w:space="0" w:color="auto"/>
            <w:right w:val="none" w:sz="0" w:space="0" w:color="auto"/>
          </w:divBdr>
        </w:div>
        <w:div w:id="1380125456">
          <w:marLeft w:val="640"/>
          <w:marRight w:val="0"/>
          <w:marTop w:val="0"/>
          <w:marBottom w:val="0"/>
          <w:divBdr>
            <w:top w:val="none" w:sz="0" w:space="0" w:color="auto"/>
            <w:left w:val="none" w:sz="0" w:space="0" w:color="auto"/>
            <w:bottom w:val="none" w:sz="0" w:space="0" w:color="auto"/>
            <w:right w:val="none" w:sz="0" w:space="0" w:color="auto"/>
          </w:divBdr>
        </w:div>
        <w:div w:id="1892181631">
          <w:marLeft w:val="640"/>
          <w:marRight w:val="0"/>
          <w:marTop w:val="0"/>
          <w:marBottom w:val="0"/>
          <w:divBdr>
            <w:top w:val="none" w:sz="0" w:space="0" w:color="auto"/>
            <w:left w:val="none" w:sz="0" w:space="0" w:color="auto"/>
            <w:bottom w:val="none" w:sz="0" w:space="0" w:color="auto"/>
            <w:right w:val="none" w:sz="0" w:space="0" w:color="auto"/>
          </w:divBdr>
        </w:div>
        <w:div w:id="1999114637">
          <w:marLeft w:val="640"/>
          <w:marRight w:val="0"/>
          <w:marTop w:val="0"/>
          <w:marBottom w:val="0"/>
          <w:divBdr>
            <w:top w:val="none" w:sz="0" w:space="0" w:color="auto"/>
            <w:left w:val="none" w:sz="0" w:space="0" w:color="auto"/>
            <w:bottom w:val="none" w:sz="0" w:space="0" w:color="auto"/>
            <w:right w:val="none" w:sz="0" w:space="0" w:color="auto"/>
          </w:divBdr>
        </w:div>
        <w:div w:id="1637640460">
          <w:marLeft w:val="640"/>
          <w:marRight w:val="0"/>
          <w:marTop w:val="0"/>
          <w:marBottom w:val="0"/>
          <w:divBdr>
            <w:top w:val="none" w:sz="0" w:space="0" w:color="auto"/>
            <w:left w:val="none" w:sz="0" w:space="0" w:color="auto"/>
            <w:bottom w:val="none" w:sz="0" w:space="0" w:color="auto"/>
            <w:right w:val="none" w:sz="0" w:space="0" w:color="auto"/>
          </w:divBdr>
        </w:div>
        <w:div w:id="1124422680">
          <w:marLeft w:val="640"/>
          <w:marRight w:val="0"/>
          <w:marTop w:val="0"/>
          <w:marBottom w:val="0"/>
          <w:divBdr>
            <w:top w:val="none" w:sz="0" w:space="0" w:color="auto"/>
            <w:left w:val="none" w:sz="0" w:space="0" w:color="auto"/>
            <w:bottom w:val="none" w:sz="0" w:space="0" w:color="auto"/>
            <w:right w:val="none" w:sz="0" w:space="0" w:color="auto"/>
          </w:divBdr>
        </w:div>
        <w:div w:id="991173457">
          <w:marLeft w:val="640"/>
          <w:marRight w:val="0"/>
          <w:marTop w:val="0"/>
          <w:marBottom w:val="0"/>
          <w:divBdr>
            <w:top w:val="none" w:sz="0" w:space="0" w:color="auto"/>
            <w:left w:val="none" w:sz="0" w:space="0" w:color="auto"/>
            <w:bottom w:val="none" w:sz="0" w:space="0" w:color="auto"/>
            <w:right w:val="none" w:sz="0" w:space="0" w:color="auto"/>
          </w:divBdr>
        </w:div>
        <w:div w:id="335042645">
          <w:marLeft w:val="640"/>
          <w:marRight w:val="0"/>
          <w:marTop w:val="0"/>
          <w:marBottom w:val="0"/>
          <w:divBdr>
            <w:top w:val="none" w:sz="0" w:space="0" w:color="auto"/>
            <w:left w:val="none" w:sz="0" w:space="0" w:color="auto"/>
            <w:bottom w:val="none" w:sz="0" w:space="0" w:color="auto"/>
            <w:right w:val="none" w:sz="0" w:space="0" w:color="auto"/>
          </w:divBdr>
        </w:div>
        <w:div w:id="852572348">
          <w:marLeft w:val="640"/>
          <w:marRight w:val="0"/>
          <w:marTop w:val="0"/>
          <w:marBottom w:val="0"/>
          <w:divBdr>
            <w:top w:val="none" w:sz="0" w:space="0" w:color="auto"/>
            <w:left w:val="none" w:sz="0" w:space="0" w:color="auto"/>
            <w:bottom w:val="none" w:sz="0" w:space="0" w:color="auto"/>
            <w:right w:val="none" w:sz="0" w:space="0" w:color="auto"/>
          </w:divBdr>
        </w:div>
        <w:div w:id="743919009">
          <w:marLeft w:val="640"/>
          <w:marRight w:val="0"/>
          <w:marTop w:val="0"/>
          <w:marBottom w:val="0"/>
          <w:divBdr>
            <w:top w:val="none" w:sz="0" w:space="0" w:color="auto"/>
            <w:left w:val="none" w:sz="0" w:space="0" w:color="auto"/>
            <w:bottom w:val="none" w:sz="0" w:space="0" w:color="auto"/>
            <w:right w:val="none" w:sz="0" w:space="0" w:color="auto"/>
          </w:divBdr>
        </w:div>
        <w:div w:id="1661886232">
          <w:marLeft w:val="640"/>
          <w:marRight w:val="0"/>
          <w:marTop w:val="0"/>
          <w:marBottom w:val="0"/>
          <w:divBdr>
            <w:top w:val="none" w:sz="0" w:space="0" w:color="auto"/>
            <w:left w:val="none" w:sz="0" w:space="0" w:color="auto"/>
            <w:bottom w:val="none" w:sz="0" w:space="0" w:color="auto"/>
            <w:right w:val="none" w:sz="0" w:space="0" w:color="auto"/>
          </w:divBdr>
        </w:div>
        <w:div w:id="872770231">
          <w:marLeft w:val="640"/>
          <w:marRight w:val="0"/>
          <w:marTop w:val="0"/>
          <w:marBottom w:val="0"/>
          <w:divBdr>
            <w:top w:val="none" w:sz="0" w:space="0" w:color="auto"/>
            <w:left w:val="none" w:sz="0" w:space="0" w:color="auto"/>
            <w:bottom w:val="none" w:sz="0" w:space="0" w:color="auto"/>
            <w:right w:val="none" w:sz="0" w:space="0" w:color="auto"/>
          </w:divBdr>
        </w:div>
        <w:div w:id="1732583365">
          <w:marLeft w:val="640"/>
          <w:marRight w:val="0"/>
          <w:marTop w:val="0"/>
          <w:marBottom w:val="0"/>
          <w:divBdr>
            <w:top w:val="none" w:sz="0" w:space="0" w:color="auto"/>
            <w:left w:val="none" w:sz="0" w:space="0" w:color="auto"/>
            <w:bottom w:val="none" w:sz="0" w:space="0" w:color="auto"/>
            <w:right w:val="none" w:sz="0" w:space="0" w:color="auto"/>
          </w:divBdr>
        </w:div>
        <w:div w:id="161820121">
          <w:marLeft w:val="640"/>
          <w:marRight w:val="0"/>
          <w:marTop w:val="0"/>
          <w:marBottom w:val="0"/>
          <w:divBdr>
            <w:top w:val="none" w:sz="0" w:space="0" w:color="auto"/>
            <w:left w:val="none" w:sz="0" w:space="0" w:color="auto"/>
            <w:bottom w:val="none" w:sz="0" w:space="0" w:color="auto"/>
            <w:right w:val="none" w:sz="0" w:space="0" w:color="auto"/>
          </w:divBdr>
        </w:div>
        <w:div w:id="559637608">
          <w:marLeft w:val="640"/>
          <w:marRight w:val="0"/>
          <w:marTop w:val="0"/>
          <w:marBottom w:val="0"/>
          <w:divBdr>
            <w:top w:val="none" w:sz="0" w:space="0" w:color="auto"/>
            <w:left w:val="none" w:sz="0" w:space="0" w:color="auto"/>
            <w:bottom w:val="none" w:sz="0" w:space="0" w:color="auto"/>
            <w:right w:val="none" w:sz="0" w:space="0" w:color="auto"/>
          </w:divBdr>
        </w:div>
        <w:div w:id="1284924413">
          <w:marLeft w:val="640"/>
          <w:marRight w:val="0"/>
          <w:marTop w:val="0"/>
          <w:marBottom w:val="0"/>
          <w:divBdr>
            <w:top w:val="none" w:sz="0" w:space="0" w:color="auto"/>
            <w:left w:val="none" w:sz="0" w:space="0" w:color="auto"/>
            <w:bottom w:val="none" w:sz="0" w:space="0" w:color="auto"/>
            <w:right w:val="none" w:sz="0" w:space="0" w:color="auto"/>
          </w:divBdr>
        </w:div>
        <w:div w:id="2066100018">
          <w:marLeft w:val="640"/>
          <w:marRight w:val="0"/>
          <w:marTop w:val="0"/>
          <w:marBottom w:val="0"/>
          <w:divBdr>
            <w:top w:val="none" w:sz="0" w:space="0" w:color="auto"/>
            <w:left w:val="none" w:sz="0" w:space="0" w:color="auto"/>
            <w:bottom w:val="none" w:sz="0" w:space="0" w:color="auto"/>
            <w:right w:val="none" w:sz="0" w:space="0" w:color="auto"/>
          </w:divBdr>
        </w:div>
        <w:div w:id="271087871">
          <w:marLeft w:val="640"/>
          <w:marRight w:val="0"/>
          <w:marTop w:val="0"/>
          <w:marBottom w:val="0"/>
          <w:divBdr>
            <w:top w:val="none" w:sz="0" w:space="0" w:color="auto"/>
            <w:left w:val="none" w:sz="0" w:space="0" w:color="auto"/>
            <w:bottom w:val="none" w:sz="0" w:space="0" w:color="auto"/>
            <w:right w:val="none" w:sz="0" w:space="0" w:color="auto"/>
          </w:divBdr>
        </w:div>
        <w:div w:id="998188403">
          <w:marLeft w:val="640"/>
          <w:marRight w:val="0"/>
          <w:marTop w:val="0"/>
          <w:marBottom w:val="0"/>
          <w:divBdr>
            <w:top w:val="none" w:sz="0" w:space="0" w:color="auto"/>
            <w:left w:val="none" w:sz="0" w:space="0" w:color="auto"/>
            <w:bottom w:val="none" w:sz="0" w:space="0" w:color="auto"/>
            <w:right w:val="none" w:sz="0" w:space="0" w:color="auto"/>
          </w:divBdr>
        </w:div>
        <w:div w:id="702708343">
          <w:marLeft w:val="640"/>
          <w:marRight w:val="0"/>
          <w:marTop w:val="0"/>
          <w:marBottom w:val="0"/>
          <w:divBdr>
            <w:top w:val="none" w:sz="0" w:space="0" w:color="auto"/>
            <w:left w:val="none" w:sz="0" w:space="0" w:color="auto"/>
            <w:bottom w:val="none" w:sz="0" w:space="0" w:color="auto"/>
            <w:right w:val="none" w:sz="0" w:space="0" w:color="auto"/>
          </w:divBdr>
        </w:div>
        <w:div w:id="491066645">
          <w:marLeft w:val="640"/>
          <w:marRight w:val="0"/>
          <w:marTop w:val="0"/>
          <w:marBottom w:val="0"/>
          <w:divBdr>
            <w:top w:val="none" w:sz="0" w:space="0" w:color="auto"/>
            <w:left w:val="none" w:sz="0" w:space="0" w:color="auto"/>
            <w:bottom w:val="none" w:sz="0" w:space="0" w:color="auto"/>
            <w:right w:val="none" w:sz="0" w:space="0" w:color="auto"/>
          </w:divBdr>
        </w:div>
        <w:div w:id="1811901081">
          <w:marLeft w:val="640"/>
          <w:marRight w:val="0"/>
          <w:marTop w:val="0"/>
          <w:marBottom w:val="0"/>
          <w:divBdr>
            <w:top w:val="none" w:sz="0" w:space="0" w:color="auto"/>
            <w:left w:val="none" w:sz="0" w:space="0" w:color="auto"/>
            <w:bottom w:val="none" w:sz="0" w:space="0" w:color="auto"/>
            <w:right w:val="none" w:sz="0" w:space="0" w:color="auto"/>
          </w:divBdr>
        </w:div>
        <w:div w:id="1594627514">
          <w:marLeft w:val="640"/>
          <w:marRight w:val="0"/>
          <w:marTop w:val="0"/>
          <w:marBottom w:val="0"/>
          <w:divBdr>
            <w:top w:val="none" w:sz="0" w:space="0" w:color="auto"/>
            <w:left w:val="none" w:sz="0" w:space="0" w:color="auto"/>
            <w:bottom w:val="none" w:sz="0" w:space="0" w:color="auto"/>
            <w:right w:val="none" w:sz="0" w:space="0" w:color="auto"/>
          </w:divBdr>
        </w:div>
        <w:div w:id="1853301952">
          <w:marLeft w:val="640"/>
          <w:marRight w:val="0"/>
          <w:marTop w:val="0"/>
          <w:marBottom w:val="0"/>
          <w:divBdr>
            <w:top w:val="none" w:sz="0" w:space="0" w:color="auto"/>
            <w:left w:val="none" w:sz="0" w:space="0" w:color="auto"/>
            <w:bottom w:val="none" w:sz="0" w:space="0" w:color="auto"/>
            <w:right w:val="none" w:sz="0" w:space="0" w:color="auto"/>
          </w:divBdr>
        </w:div>
        <w:div w:id="1606306821">
          <w:marLeft w:val="640"/>
          <w:marRight w:val="0"/>
          <w:marTop w:val="0"/>
          <w:marBottom w:val="0"/>
          <w:divBdr>
            <w:top w:val="none" w:sz="0" w:space="0" w:color="auto"/>
            <w:left w:val="none" w:sz="0" w:space="0" w:color="auto"/>
            <w:bottom w:val="none" w:sz="0" w:space="0" w:color="auto"/>
            <w:right w:val="none" w:sz="0" w:space="0" w:color="auto"/>
          </w:divBdr>
        </w:div>
        <w:div w:id="1343782853">
          <w:marLeft w:val="640"/>
          <w:marRight w:val="0"/>
          <w:marTop w:val="0"/>
          <w:marBottom w:val="0"/>
          <w:divBdr>
            <w:top w:val="none" w:sz="0" w:space="0" w:color="auto"/>
            <w:left w:val="none" w:sz="0" w:space="0" w:color="auto"/>
            <w:bottom w:val="none" w:sz="0" w:space="0" w:color="auto"/>
            <w:right w:val="none" w:sz="0" w:space="0" w:color="auto"/>
          </w:divBdr>
        </w:div>
        <w:div w:id="1389188539">
          <w:marLeft w:val="640"/>
          <w:marRight w:val="0"/>
          <w:marTop w:val="0"/>
          <w:marBottom w:val="0"/>
          <w:divBdr>
            <w:top w:val="none" w:sz="0" w:space="0" w:color="auto"/>
            <w:left w:val="none" w:sz="0" w:space="0" w:color="auto"/>
            <w:bottom w:val="none" w:sz="0" w:space="0" w:color="auto"/>
            <w:right w:val="none" w:sz="0" w:space="0" w:color="auto"/>
          </w:divBdr>
        </w:div>
        <w:div w:id="574897380">
          <w:marLeft w:val="640"/>
          <w:marRight w:val="0"/>
          <w:marTop w:val="0"/>
          <w:marBottom w:val="0"/>
          <w:divBdr>
            <w:top w:val="none" w:sz="0" w:space="0" w:color="auto"/>
            <w:left w:val="none" w:sz="0" w:space="0" w:color="auto"/>
            <w:bottom w:val="none" w:sz="0" w:space="0" w:color="auto"/>
            <w:right w:val="none" w:sz="0" w:space="0" w:color="auto"/>
          </w:divBdr>
        </w:div>
        <w:div w:id="1437755167">
          <w:marLeft w:val="640"/>
          <w:marRight w:val="0"/>
          <w:marTop w:val="0"/>
          <w:marBottom w:val="0"/>
          <w:divBdr>
            <w:top w:val="none" w:sz="0" w:space="0" w:color="auto"/>
            <w:left w:val="none" w:sz="0" w:space="0" w:color="auto"/>
            <w:bottom w:val="none" w:sz="0" w:space="0" w:color="auto"/>
            <w:right w:val="none" w:sz="0" w:space="0" w:color="auto"/>
          </w:divBdr>
        </w:div>
      </w:divsChild>
    </w:div>
    <w:div w:id="1606380433">
      <w:marLeft w:val="480"/>
      <w:marRight w:val="0"/>
      <w:marTop w:val="0"/>
      <w:marBottom w:val="0"/>
      <w:divBdr>
        <w:top w:val="none" w:sz="0" w:space="0" w:color="auto"/>
        <w:left w:val="none" w:sz="0" w:space="0" w:color="auto"/>
        <w:bottom w:val="none" w:sz="0" w:space="0" w:color="auto"/>
        <w:right w:val="none" w:sz="0" w:space="0" w:color="auto"/>
      </w:divBdr>
    </w:div>
    <w:div w:id="1606425143">
      <w:bodyDiv w:val="1"/>
      <w:marLeft w:val="0"/>
      <w:marRight w:val="0"/>
      <w:marTop w:val="0"/>
      <w:marBottom w:val="0"/>
      <w:divBdr>
        <w:top w:val="none" w:sz="0" w:space="0" w:color="auto"/>
        <w:left w:val="none" w:sz="0" w:space="0" w:color="auto"/>
        <w:bottom w:val="none" w:sz="0" w:space="0" w:color="auto"/>
        <w:right w:val="none" w:sz="0" w:space="0" w:color="auto"/>
      </w:divBdr>
    </w:div>
    <w:div w:id="1607224749">
      <w:bodyDiv w:val="1"/>
      <w:marLeft w:val="0"/>
      <w:marRight w:val="0"/>
      <w:marTop w:val="0"/>
      <w:marBottom w:val="0"/>
      <w:divBdr>
        <w:top w:val="none" w:sz="0" w:space="0" w:color="auto"/>
        <w:left w:val="none" w:sz="0" w:space="0" w:color="auto"/>
        <w:bottom w:val="none" w:sz="0" w:space="0" w:color="auto"/>
        <w:right w:val="none" w:sz="0" w:space="0" w:color="auto"/>
      </w:divBdr>
    </w:div>
    <w:div w:id="1607495236">
      <w:bodyDiv w:val="1"/>
      <w:marLeft w:val="0"/>
      <w:marRight w:val="0"/>
      <w:marTop w:val="0"/>
      <w:marBottom w:val="0"/>
      <w:divBdr>
        <w:top w:val="none" w:sz="0" w:space="0" w:color="auto"/>
        <w:left w:val="none" w:sz="0" w:space="0" w:color="auto"/>
        <w:bottom w:val="none" w:sz="0" w:space="0" w:color="auto"/>
        <w:right w:val="none" w:sz="0" w:space="0" w:color="auto"/>
      </w:divBdr>
    </w:div>
    <w:div w:id="1608660506">
      <w:marLeft w:val="480"/>
      <w:marRight w:val="0"/>
      <w:marTop w:val="0"/>
      <w:marBottom w:val="0"/>
      <w:divBdr>
        <w:top w:val="none" w:sz="0" w:space="0" w:color="auto"/>
        <w:left w:val="none" w:sz="0" w:space="0" w:color="auto"/>
        <w:bottom w:val="none" w:sz="0" w:space="0" w:color="auto"/>
        <w:right w:val="none" w:sz="0" w:space="0" w:color="auto"/>
      </w:divBdr>
    </w:div>
    <w:div w:id="1608778780">
      <w:bodyDiv w:val="1"/>
      <w:marLeft w:val="0"/>
      <w:marRight w:val="0"/>
      <w:marTop w:val="0"/>
      <w:marBottom w:val="0"/>
      <w:divBdr>
        <w:top w:val="none" w:sz="0" w:space="0" w:color="auto"/>
        <w:left w:val="none" w:sz="0" w:space="0" w:color="auto"/>
        <w:bottom w:val="none" w:sz="0" w:space="0" w:color="auto"/>
        <w:right w:val="none" w:sz="0" w:space="0" w:color="auto"/>
      </w:divBdr>
    </w:div>
    <w:div w:id="1610314250">
      <w:marLeft w:val="480"/>
      <w:marRight w:val="0"/>
      <w:marTop w:val="0"/>
      <w:marBottom w:val="0"/>
      <w:divBdr>
        <w:top w:val="none" w:sz="0" w:space="0" w:color="auto"/>
        <w:left w:val="none" w:sz="0" w:space="0" w:color="auto"/>
        <w:bottom w:val="none" w:sz="0" w:space="0" w:color="auto"/>
        <w:right w:val="none" w:sz="0" w:space="0" w:color="auto"/>
      </w:divBdr>
    </w:div>
    <w:div w:id="1611280368">
      <w:marLeft w:val="640"/>
      <w:marRight w:val="0"/>
      <w:marTop w:val="0"/>
      <w:marBottom w:val="0"/>
      <w:divBdr>
        <w:top w:val="none" w:sz="0" w:space="0" w:color="auto"/>
        <w:left w:val="none" w:sz="0" w:space="0" w:color="auto"/>
        <w:bottom w:val="none" w:sz="0" w:space="0" w:color="auto"/>
        <w:right w:val="none" w:sz="0" w:space="0" w:color="auto"/>
      </w:divBdr>
    </w:div>
    <w:div w:id="1613052487">
      <w:bodyDiv w:val="1"/>
      <w:marLeft w:val="0"/>
      <w:marRight w:val="0"/>
      <w:marTop w:val="0"/>
      <w:marBottom w:val="0"/>
      <w:divBdr>
        <w:top w:val="none" w:sz="0" w:space="0" w:color="auto"/>
        <w:left w:val="none" w:sz="0" w:space="0" w:color="auto"/>
        <w:bottom w:val="none" w:sz="0" w:space="0" w:color="auto"/>
        <w:right w:val="none" w:sz="0" w:space="0" w:color="auto"/>
      </w:divBdr>
      <w:divsChild>
        <w:div w:id="1735154237">
          <w:marLeft w:val="640"/>
          <w:marRight w:val="0"/>
          <w:marTop w:val="0"/>
          <w:marBottom w:val="0"/>
          <w:divBdr>
            <w:top w:val="none" w:sz="0" w:space="0" w:color="auto"/>
            <w:left w:val="none" w:sz="0" w:space="0" w:color="auto"/>
            <w:bottom w:val="none" w:sz="0" w:space="0" w:color="auto"/>
            <w:right w:val="none" w:sz="0" w:space="0" w:color="auto"/>
          </w:divBdr>
        </w:div>
        <w:div w:id="852380480">
          <w:marLeft w:val="640"/>
          <w:marRight w:val="0"/>
          <w:marTop w:val="0"/>
          <w:marBottom w:val="0"/>
          <w:divBdr>
            <w:top w:val="none" w:sz="0" w:space="0" w:color="auto"/>
            <w:left w:val="none" w:sz="0" w:space="0" w:color="auto"/>
            <w:bottom w:val="none" w:sz="0" w:space="0" w:color="auto"/>
            <w:right w:val="none" w:sz="0" w:space="0" w:color="auto"/>
          </w:divBdr>
        </w:div>
        <w:div w:id="1822649453">
          <w:marLeft w:val="640"/>
          <w:marRight w:val="0"/>
          <w:marTop w:val="0"/>
          <w:marBottom w:val="0"/>
          <w:divBdr>
            <w:top w:val="none" w:sz="0" w:space="0" w:color="auto"/>
            <w:left w:val="none" w:sz="0" w:space="0" w:color="auto"/>
            <w:bottom w:val="none" w:sz="0" w:space="0" w:color="auto"/>
            <w:right w:val="none" w:sz="0" w:space="0" w:color="auto"/>
          </w:divBdr>
        </w:div>
        <w:div w:id="1547057765">
          <w:marLeft w:val="640"/>
          <w:marRight w:val="0"/>
          <w:marTop w:val="0"/>
          <w:marBottom w:val="0"/>
          <w:divBdr>
            <w:top w:val="none" w:sz="0" w:space="0" w:color="auto"/>
            <w:left w:val="none" w:sz="0" w:space="0" w:color="auto"/>
            <w:bottom w:val="none" w:sz="0" w:space="0" w:color="auto"/>
            <w:right w:val="none" w:sz="0" w:space="0" w:color="auto"/>
          </w:divBdr>
        </w:div>
        <w:div w:id="1648050821">
          <w:marLeft w:val="640"/>
          <w:marRight w:val="0"/>
          <w:marTop w:val="0"/>
          <w:marBottom w:val="0"/>
          <w:divBdr>
            <w:top w:val="none" w:sz="0" w:space="0" w:color="auto"/>
            <w:left w:val="none" w:sz="0" w:space="0" w:color="auto"/>
            <w:bottom w:val="none" w:sz="0" w:space="0" w:color="auto"/>
            <w:right w:val="none" w:sz="0" w:space="0" w:color="auto"/>
          </w:divBdr>
        </w:div>
        <w:div w:id="686828960">
          <w:marLeft w:val="640"/>
          <w:marRight w:val="0"/>
          <w:marTop w:val="0"/>
          <w:marBottom w:val="0"/>
          <w:divBdr>
            <w:top w:val="none" w:sz="0" w:space="0" w:color="auto"/>
            <w:left w:val="none" w:sz="0" w:space="0" w:color="auto"/>
            <w:bottom w:val="none" w:sz="0" w:space="0" w:color="auto"/>
            <w:right w:val="none" w:sz="0" w:space="0" w:color="auto"/>
          </w:divBdr>
        </w:div>
        <w:div w:id="1015763050">
          <w:marLeft w:val="640"/>
          <w:marRight w:val="0"/>
          <w:marTop w:val="0"/>
          <w:marBottom w:val="0"/>
          <w:divBdr>
            <w:top w:val="none" w:sz="0" w:space="0" w:color="auto"/>
            <w:left w:val="none" w:sz="0" w:space="0" w:color="auto"/>
            <w:bottom w:val="none" w:sz="0" w:space="0" w:color="auto"/>
            <w:right w:val="none" w:sz="0" w:space="0" w:color="auto"/>
          </w:divBdr>
        </w:div>
        <w:div w:id="1304383574">
          <w:marLeft w:val="640"/>
          <w:marRight w:val="0"/>
          <w:marTop w:val="0"/>
          <w:marBottom w:val="0"/>
          <w:divBdr>
            <w:top w:val="none" w:sz="0" w:space="0" w:color="auto"/>
            <w:left w:val="none" w:sz="0" w:space="0" w:color="auto"/>
            <w:bottom w:val="none" w:sz="0" w:space="0" w:color="auto"/>
            <w:right w:val="none" w:sz="0" w:space="0" w:color="auto"/>
          </w:divBdr>
        </w:div>
        <w:div w:id="879901181">
          <w:marLeft w:val="640"/>
          <w:marRight w:val="0"/>
          <w:marTop w:val="0"/>
          <w:marBottom w:val="0"/>
          <w:divBdr>
            <w:top w:val="none" w:sz="0" w:space="0" w:color="auto"/>
            <w:left w:val="none" w:sz="0" w:space="0" w:color="auto"/>
            <w:bottom w:val="none" w:sz="0" w:space="0" w:color="auto"/>
            <w:right w:val="none" w:sz="0" w:space="0" w:color="auto"/>
          </w:divBdr>
        </w:div>
        <w:div w:id="985819487">
          <w:marLeft w:val="640"/>
          <w:marRight w:val="0"/>
          <w:marTop w:val="0"/>
          <w:marBottom w:val="0"/>
          <w:divBdr>
            <w:top w:val="none" w:sz="0" w:space="0" w:color="auto"/>
            <w:left w:val="none" w:sz="0" w:space="0" w:color="auto"/>
            <w:bottom w:val="none" w:sz="0" w:space="0" w:color="auto"/>
            <w:right w:val="none" w:sz="0" w:space="0" w:color="auto"/>
          </w:divBdr>
        </w:div>
        <w:div w:id="543564564">
          <w:marLeft w:val="640"/>
          <w:marRight w:val="0"/>
          <w:marTop w:val="0"/>
          <w:marBottom w:val="0"/>
          <w:divBdr>
            <w:top w:val="none" w:sz="0" w:space="0" w:color="auto"/>
            <w:left w:val="none" w:sz="0" w:space="0" w:color="auto"/>
            <w:bottom w:val="none" w:sz="0" w:space="0" w:color="auto"/>
            <w:right w:val="none" w:sz="0" w:space="0" w:color="auto"/>
          </w:divBdr>
        </w:div>
        <w:div w:id="151680908">
          <w:marLeft w:val="640"/>
          <w:marRight w:val="0"/>
          <w:marTop w:val="0"/>
          <w:marBottom w:val="0"/>
          <w:divBdr>
            <w:top w:val="none" w:sz="0" w:space="0" w:color="auto"/>
            <w:left w:val="none" w:sz="0" w:space="0" w:color="auto"/>
            <w:bottom w:val="none" w:sz="0" w:space="0" w:color="auto"/>
            <w:right w:val="none" w:sz="0" w:space="0" w:color="auto"/>
          </w:divBdr>
        </w:div>
        <w:div w:id="2066634817">
          <w:marLeft w:val="640"/>
          <w:marRight w:val="0"/>
          <w:marTop w:val="0"/>
          <w:marBottom w:val="0"/>
          <w:divBdr>
            <w:top w:val="none" w:sz="0" w:space="0" w:color="auto"/>
            <w:left w:val="none" w:sz="0" w:space="0" w:color="auto"/>
            <w:bottom w:val="none" w:sz="0" w:space="0" w:color="auto"/>
            <w:right w:val="none" w:sz="0" w:space="0" w:color="auto"/>
          </w:divBdr>
        </w:div>
        <w:div w:id="1155754643">
          <w:marLeft w:val="640"/>
          <w:marRight w:val="0"/>
          <w:marTop w:val="0"/>
          <w:marBottom w:val="0"/>
          <w:divBdr>
            <w:top w:val="none" w:sz="0" w:space="0" w:color="auto"/>
            <w:left w:val="none" w:sz="0" w:space="0" w:color="auto"/>
            <w:bottom w:val="none" w:sz="0" w:space="0" w:color="auto"/>
            <w:right w:val="none" w:sz="0" w:space="0" w:color="auto"/>
          </w:divBdr>
        </w:div>
        <w:div w:id="399526092">
          <w:marLeft w:val="640"/>
          <w:marRight w:val="0"/>
          <w:marTop w:val="0"/>
          <w:marBottom w:val="0"/>
          <w:divBdr>
            <w:top w:val="none" w:sz="0" w:space="0" w:color="auto"/>
            <w:left w:val="none" w:sz="0" w:space="0" w:color="auto"/>
            <w:bottom w:val="none" w:sz="0" w:space="0" w:color="auto"/>
            <w:right w:val="none" w:sz="0" w:space="0" w:color="auto"/>
          </w:divBdr>
        </w:div>
        <w:div w:id="1928296931">
          <w:marLeft w:val="640"/>
          <w:marRight w:val="0"/>
          <w:marTop w:val="0"/>
          <w:marBottom w:val="0"/>
          <w:divBdr>
            <w:top w:val="none" w:sz="0" w:space="0" w:color="auto"/>
            <w:left w:val="none" w:sz="0" w:space="0" w:color="auto"/>
            <w:bottom w:val="none" w:sz="0" w:space="0" w:color="auto"/>
            <w:right w:val="none" w:sz="0" w:space="0" w:color="auto"/>
          </w:divBdr>
        </w:div>
        <w:div w:id="393701956">
          <w:marLeft w:val="640"/>
          <w:marRight w:val="0"/>
          <w:marTop w:val="0"/>
          <w:marBottom w:val="0"/>
          <w:divBdr>
            <w:top w:val="none" w:sz="0" w:space="0" w:color="auto"/>
            <w:left w:val="none" w:sz="0" w:space="0" w:color="auto"/>
            <w:bottom w:val="none" w:sz="0" w:space="0" w:color="auto"/>
            <w:right w:val="none" w:sz="0" w:space="0" w:color="auto"/>
          </w:divBdr>
        </w:div>
        <w:div w:id="1766727988">
          <w:marLeft w:val="640"/>
          <w:marRight w:val="0"/>
          <w:marTop w:val="0"/>
          <w:marBottom w:val="0"/>
          <w:divBdr>
            <w:top w:val="none" w:sz="0" w:space="0" w:color="auto"/>
            <w:left w:val="none" w:sz="0" w:space="0" w:color="auto"/>
            <w:bottom w:val="none" w:sz="0" w:space="0" w:color="auto"/>
            <w:right w:val="none" w:sz="0" w:space="0" w:color="auto"/>
          </w:divBdr>
        </w:div>
        <w:div w:id="2016036695">
          <w:marLeft w:val="640"/>
          <w:marRight w:val="0"/>
          <w:marTop w:val="0"/>
          <w:marBottom w:val="0"/>
          <w:divBdr>
            <w:top w:val="none" w:sz="0" w:space="0" w:color="auto"/>
            <w:left w:val="none" w:sz="0" w:space="0" w:color="auto"/>
            <w:bottom w:val="none" w:sz="0" w:space="0" w:color="auto"/>
            <w:right w:val="none" w:sz="0" w:space="0" w:color="auto"/>
          </w:divBdr>
        </w:div>
        <w:div w:id="1373460010">
          <w:marLeft w:val="640"/>
          <w:marRight w:val="0"/>
          <w:marTop w:val="0"/>
          <w:marBottom w:val="0"/>
          <w:divBdr>
            <w:top w:val="none" w:sz="0" w:space="0" w:color="auto"/>
            <w:left w:val="none" w:sz="0" w:space="0" w:color="auto"/>
            <w:bottom w:val="none" w:sz="0" w:space="0" w:color="auto"/>
            <w:right w:val="none" w:sz="0" w:space="0" w:color="auto"/>
          </w:divBdr>
        </w:div>
        <w:div w:id="925961600">
          <w:marLeft w:val="640"/>
          <w:marRight w:val="0"/>
          <w:marTop w:val="0"/>
          <w:marBottom w:val="0"/>
          <w:divBdr>
            <w:top w:val="none" w:sz="0" w:space="0" w:color="auto"/>
            <w:left w:val="none" w:sz="0" w:space="0" w:color="auto"/>
            <w:bottom w:val="none" w:sz="0" w:space="0" w:color="auto"/>
            <w:right w:val="none" w:sz="0" w:space="0" w:color="auto"/>
          </w:divBdr>
        </w:div>
        <w:div w:id="985354934">
          <w:marLeft w:val="640"/>
          <w:marRight w:val="0"/>
          <w:marTop w:val="0"/>
          <w:marBottom w:val="0"/>
          <w:divBdr>
            <w:top w:val="none" w:sz="0" w:space="0" w:color="auto"/>
            <w:left w:val="none" w:sz="0" w:space="0" w:color="auto"/>
            <w:bottom w:val="none" w:sz="0" w:space="0" w:color="auto"/>
            <w:right w:val="none" w:sz="0" w:space="0" w:color="auto"/>
          </w:divBdr>
        </w:div>
        <w:div w:id="611477282">
          <w:marLeft w:val="640"/>
          <w:marRight w:val="0"/>
          <w:marTop w:val="0"/>
          <w:marBottom w:val="0"/>
          <w:divBdr>
            <w:top w:val="none" w:sz="0" w:space="0" w:color="auto"/>
            <w:left w:val="none" w:sz="0" w:space="0" w:color="auto"/>
            <w:bottom w:val="none" w:sz="0" w:space="0" w:color="auto"/>
            <w:right w:val="none" w:sz="0" w:space="0" w:color="auto"/>
          </w:divBdr>
        </w:div>
        <w:div w:id="848758965">
          <w:marLeft w:val="640"/>
          <w:marRight w:val="0"/>
          <w:marTop w:val="0"/>
          <w:marBottom w:val="0"/>
          <w:divBdr>
            <w:top w:val="none" w:sz="0" w:space="0" w:color="auto"/>
            <w:left w:val="none" w:sz="0" w:space="0" w:color="auto"/>
            <w:bottom w:val="none" w:sz="0" w:space="0" w:color="auto"/>
            <w:right w:val="none" w:sz="0" w:space="0" w:color="auto"/>
          </w:divBdr>
        </w:div>
        <w:div w:id="1637374569">
          <w:marLeft w:val="640"/>
          <w:marRight w:val="0"/>
          <w:marTop w:val="0"/>
          <w:marBottom w:val="0"/>
          <w:divBdr>
            <w:top w:val="none" w:sz="0" w:space="0" w:color="auto"/>
            <w:left w:val="none" w:sz="0" w:space="0" w:color="auto"/>
            <w:bottom w:val="none" w:sz="0" w:space="0" w:color="auto"/>
            <w:right w:val="none" w:sz="0" w:space="0" w:color="auto"/>
          </w:divBdr>
        </w:div>
        <w:div w:id="1050228211">
          <w:marLeft w:val="640"/>
          <w:marRight w:val="0"/>
          <w:marTop w:val="0"/>
          <w:marBottom w:val="0"/>
          <w:divBdr>
            <w:top w:val="none" w:sz="0" w:space="0" w:color="auto"/>
            <w:left w:val="none" w:sz="0" w:space="0" w:color="auto"/>
            <w:bottom w:val="none" w:sz="0" w:space="0" w:color="auto"/>
            <w:right w:val="none" w:sz="0" w:space="0" w:color="auto"/>
          </w:divBdr>
        </w:div>
        <w:div w:id="1093549682">
          <w:marLeft w:val="640"/>
          <w:marRight w:val="0"/>
          <w:marTop w:val="0"/>
          <w:marBottom w:val="0"/>
          <w:divBdr>
            <w:top w:val="none" w:sz="0" w:space="0" w:color="auto"/>
            <w:left w:val="none" w:sz="0" w:space="0" w:color="auto"/>
            <w:bottom w:val="none" w:sz="0" w:space="0" w:color="auto"/>
            <w:right w:val="none" w:sz="0" w:space="0" w:color="auto"/>
          </w:divBdr>
        </w:div>
        <w:div w:id="696009388">
          <w:marLeft w:val="640"/>
          <w:marRight w:val="0"/>
          <w:marTop w:val="0"/>
          <w:marBottom w:val="0"/>
          <w:divBdr>
            <w:top w:val="none" w:sz="0" w:space="0" w:color="auto"/>
            <w:left w:val="none" w:sz="0" w:space="0" w:color="auto"/>
            <w:bottom w:val="none" w:sz="0" w:space="0" w:color="auto"/>
            <w:right w:val="none" w:sz="0" w:space="0" w:color="auto"/>
          </w:divBdr>
        </w:div>
        <w:div w:id="144249439">
          <w:marLeft w:val="640"/>
          <w:marRight w:val="0"/>
          <w:marTop w:val="0"/>
          <w:marBottom w:val="0"/>
          <w:divBdr>
            <w:top w:val="none" w:sz="0" w:space="0" w:color="auto"/>
            <w:left w:val="none" w:sz="0" w:space="0" w:color="auto"/>
            <w:bottom w:val="none" w:sz="0" w:space="0" w:color="auto"/>
            <w:right w:val="none" w:sz="0" w:space="0" w:color="auto"/>
          </w:divBdr>
        </w:div>
        <w:div w:id="543909950">
          <w:marLeft w:val="640"/>
          <w:marRight w:val="0"/>
          <w:marTop w:val="0"/>
          <w:marBottom w:val="0"/>
          <w:divBdr>
            <w:top w:val="none" w:sz="0" w:space="0" w:color="auto"/>
            <w:left w:val="none" w:sz="0" w:space="0" w:color="auto"/>
            <w:bottom w:val="none" w:sz="0" w:space="0" w:color="auto"/>
            <w:right w:val="none" w:sz="0" w:space="0" w:color="auto"/>
          </w:divBdr>
        </w:div>
        <w:div w:id="2013335387">
          <w:marLeft w:val="640"/>
          <w:marRight w:val="0"/>
          <w:marTop w:val="0"/>
          <w:marBottom w:val="0"/>
          <w:divBdr>
            <w:top w:val="none" w:sz="0" w:space="0" w:color="auto"/>
            <w:left w:val="none" w:sz="0" w:space="0" w:color="auto"/>
            <w:bottom w:val="none" w:sz="0" w:space="0" w:color="auto"/>
            <w:right w:val="none" w:sz="0" w:space="0" w:color="auto"/>
          </w:divBdr>
        </w:div>
        <w:div w:id="466582432">
          <w:marLeft w:val="640"/>
          <w:marRight w:val="0"/>
          <w:marTop w:val="0"/>
          <w:marBottom w:val="0"/>
          <w:divBdr>
            <w:top w:val="none" w:sz="0" w:space="0" w:color="auto"/>
            <w:left w:val="none" w:sz="0" w:space="0" w:color="auto"/>
            <w:bottom w:val="none" w:sz="0" w:space="0" w:color="auto"/>
            <w:right w:val="none" w:sz="0" w:space="0" w:color="auto"/>
          </w:divBdr>
        </w:div>
        <w:div w:id="885458766">
          <w:marLeft w:val="640"/>
          <w:marRight w:val="0"/>
          <w:marTop w:val="0"/>
          <w:marBottom w:val="0"/>
          <w:divBdr>
            <w:top w:val="none" w:sz="0" w:space="0" w:color="auto"/>
            <w:left w:val="none" w:sz="0" w:space="0" w:color="auto"/>
            <w:bottom w:val="none" w:sz="0" w:space="0" w:color="auto"/>
            <w:right w:val="none" w:sz="0" w:space="0" w:color="auto"/>
          </w:divBdr>
        </w:div>
        <w:div w:id="1043947240">
          <w:marLeft w:val="640"/>
          <w:marRight w:val="0"/>
          <w:marTop w:val="0"/>
          <w:marBottom w:val="0"/>
          <w:divBdr>
            <w:top w:val="none" w:sz="0" w:space="0" w:color="auto"/>
            <w:left w:val="none" w:sz="0" w:space="0" w:color="auto"/>
            <w:bottom w:val="none" w:sz="0" w:space="0" w:color="auto"/>
            <w:right w:val="none" w:sz="0" w:space="0" w:color="auto"/>
          </w:divBdr>
        </w:div>
        <w:div w:id="1127312560">
          <w:marLeft w:val="640"/>
          <w:marRight w:val="0"/>
          <w:marTop w:val="0"/>
          <w:marBottom w:val="0"/>
          <w:divBdr>
            <w:top w:val="none" w:sz="0" w:space="0" w:color="auto"/>
            <w:left w:val="none" w:sz="0" w:space="0" w:color="auto"/>
            <w:bottom w:val="none" w:sz="0" w:space="0" w:color="auto"/>
            <w:right w:val="none" w:sz="0" w:space="0" w:color="auto"/>
          </w:divBdr>
        </w:div>
        <w:div w:id="1800957766">
          <w:marLeft w:val="640"/>
          <w:marRight w:val="0"/>
          <w:marTop w:val="0"/>
          <w:marBottom w:val="0"/>
          <w:divBdr>
            <w:top w:val="none" w:sz="0" w:space="0" w:color="auto"/>
            <w:left w:val="none" w:sz="0" w:space="0" w:color="auto"/>
            <w:bottom w:val="none" w:sz="0" w:space="0" w:color="auto"/>
            <w:right w:val="none" w:sz="0" w:space="0" w:color="auto"/>
          </w:divBdr>
        </w:div>
        <w:div w:id="1058629026">
          <w:marLeft w:val="640"/>
          <w:marRight w:val="0"/>
          <w:marTop w:val="0"/>
          <w:marBottom w:val="0"/>
          <w:divBdr>
            <w:top w:val="none" w:sz="0" w:space="0" w:color="auto"/>
            <w:left w:val="none" w:sz="0" w:space="0" w:color="auto"/>
            <w:bottom w:val="none" w:sz="0" w:space="0" w:color="auto"/>
            <w:right w:val="none" w:sz="0" w:space="0" w:color="auto"/>
          </w:divBdr>
        </w:div>
        <w:div w:id="2035763255">
          <w:marLeft w:val="640"/>
          <w:marRight w:val="0"/>
          <w:marTop w:val="0"/>
          <w:marBottom w:val="0"/>
          <w:divBdr>
            <w:top w:val="none" w:sz="0" w:space="0" w:color="auto"/>
            <w:left w:val="none" w:sz="0" w:space="0" w:color="auto"/>
            <w:bottom w:val="none" w:sz="0" w:space="0" w:color="auto"/>
            <w:right w:val="none" w:sz="0" w:space="0" w:color="auto"/>
          </w:divBdr>
        </w:div>
        <w:div w:id="450058218">
          <w:marLeft w:val="640"/>
          <w:marRight w:val="0"/>
          <w:marTop w:val="0"/>
          <w:marBottom w:val="0"/>
          <w:divBdr>
            <w:top w:val="none" w:sz="0" w:space="0" w:color="auto"/>
            <w:left w:val="none" w:sz="0" w:space="0" w:color="auto"/>
            <w:bottom w:val="none" w:sz="0" w:space="0" w:color="auto"/>
            <w:right w:val="none" w:sz="0" w:space="0" w:color="auto"/>
          </w:divBdr>
        </w:div>
        <w:div w:id="1585068444">
          <w:marLeft w:val="640"/>
          <w:marRight w:val="0"/>
          <w:marTop w:val="0"/>
          <w:marBottom w:val="0"/>
          <w:divBdr>
            <w:top w:val="none" w:sz="0" w:space="0" w:color="auto"/>
            <w:left w:val="none" w:sz="0" w:space="0" w:color="auto"/>
            <w:bottom w:val="none" w:sz="0" w:space="0" w:color="auto"/>
            <w:right w:val="none" w:sz="0" w:space="0" w:color="auto"/>
          </w:divBdr>
        </w:div>
        <w:div w:id="467741781">
          <w:marLeft w:val="640"/>
          <w:marRight w:val="0"/>
          <w:marTop w:val="0"/>
          <w:marBottom w:val="0"/>
          <w:divBdr>
            <w:top w:val="none" w:sz="0" w:space="0" w:color="auto"/>
            <w:left w:val="none" w:sz="0" w:space="0" w:color="auto"/>
            <w:bottom w:val="none" w:sz="0" w:space="0" w:color="auto"/>
            <w:right w:val="none" w:sz="0" w:space="0" w:color="auto"/>
          </w:divBdr>
        </w:div>
        <w:div w:id="1657955777">
          <w:marLeft w:val="640"/>
          <w:marRight w:val="0"/>
          <w:marTop w:val="0"/>
          <w:marBottom w:val="0"/>
          <w:divBdr>
            <w:top w:val="none" w:sz="0" w:space="0" w:color="auto"/>
            <w:left w:val="none" w:sz="0" w:space="0" w:color="auto"/>
            <w:bottom w:val="none" w:sz="0" w:space="0" w:color="auto"/>
            <w:right w:val="none" w:sz="0" w:space="0" w:color="auto"/>
          </w:divBdr>
        </w:div>
        <w:div w:id="2005546140">
          <w:marLeft w:val="640"/>
          <w:marRight w:val="0"/>
          <w:marTop w:val="0"/>
          <w:marBottom w:val="0"/>
          <w:divBdr>
            <w:top w:val="none" w:sz="0" w:space="0" w:color="auto"/>
            <w:left w:val="none" w:sz="0" w:space="0" w:color="auto"/>
            <w:bottom w:val="none" w:sz="0" w:space="0" w:color="auto"/>
            <w:right w:val="none" w:sz="0" w:space="0" w:color="auto"/>
          </w:divBdr>
        </w:div>
        <w:div w:id="1422335662">
          <w:marLeft w:val="640"/>
          <w:marRight w:val="0"/>
          <w:marTop w:val="0"/>
          <w:marBottom w:val="0"/>
          <w:divBdr>
            <w:top w:val="none" w:sz="0" w:space="0" w:color="auto"/>
            <w:left w:val="none" w:sz="0" w:space="0" w:color="auto"/>
            <w:bottom w:val="none" w:sz="0" w:space="0" w:color="auto"/>
            <w:right w:val="none" w:sz="0" w:space="0" w:color="auto"/>
          </w:divBdr>
        </w:div>
        <w:div w:id="1934167249">
          <w:marLeft w:val="640"/>
          <w:marRight w:val="0"/>
          <w:marTop w:val="0"/>
          <w:marBottom w:val="0"/>
          <w:divBdr>
            <w:top w:val="none" w:sz="0" w:space="0" w:color="auto"/>
            <w:left w:val="none" w:sz="0" w:space="0" w:color="auto"/>
            <w:bottom w:val="none" w:sz="0" w:space="0" w:color="auto"/>
            <w:right w:val="none" w:sz="0" w:space="0" w:color="auto"/>
          </w:divBdr>
        </w:div>
        <w:div w:id="1034496497">
          <w:marLeft w:val="640"/>
          <w:marRight w:val="0"/>
          <w:marTop w:val="0"/>
          <w:marBottom w:val="0"/>
          <w:divBdr>
            <w:top w:val="none" w:sz="0" w:space="0" w:color="auto"/>
            <w:left w:val="none" w:sz="0" w:space="0" w:color="auto"/>
            <w:bottom w:val="none" w:sz="0" w:space="0" w:color="auto"/>
            <w:right w:val="none" w:sz="0" w:space="0" w:color="auto"/>
          </w:divBdr>
        </w:div>
        <w:div w:id="1725251855">
          <w:marLeft w:val="640"/>
          <w:marRight w:val="0"/>
          <w:marTop w:val="0"/>
          <w:marBottom w:val="0"/>
          <w:divBdr>
            <w:top w:val="none" w:sz="0" w:space="0" w:color="auto"/>
            <w:left w:val="none" w:sz="0" w:space="0" w:color="auto"/>
            <w:bottom w:val="none" w:sz="0" w:space="0" w:color="auto"/>
            <w:right w:val="none" w:sz="0" w:space="0" w:color="auto"/>
          </w:divBdr>
        </w:div>
        <w:div w:id="1130633401">
          <w:marLeft w:val="640"/>
          <w:marRight w:val="0"/>
          <w:marTop w:val="0"/>
          <w:marBottom w:val="0"/>
          <w:divBdr>
            <w:top w:val="none" w:sz="0" w:space="0" w:color="auto"/>
            <w:left w:val="none" w:sz="0" w:space="0" w:color="auto"/>
            <w:bottom w:val="none" w:sz="0" w:space="0" w:color="auto"/>
            <w:right w:val="none" w:sz="0" w:space="0" w:color="auto"/>
          </w:divBdr>
        </w:div>
        <w:div w:id="1380863524">
          <w:marLeft w:val="640"/>
          <w:marRight w:val="0"/>
          <w:marTop w:val="0"/>
          <w:marBottom w:val="0"/>
          <w:divBdr>
            <w:top w:val="none" w:sz="0" w:space="0" w:color="auto"/>
            <w:left w:val="none" w:sz="0" w:space="0" w:color="auto"/>
            <w:bottom w:val="none" w:sz="0" w:space="0" w:color="auto"/>
            <w:right w:val="none" w:sz="0" w:space="0" w:color="auto"/>
          </w:divBdr>
        </w:div>
        <w:div w:id="507527091">
          <w:marLeft w:val="640"/>
          <w:marRight w:val="0"/>
          <w:marTop w:val="0"/>
          <w:marBottom w:val="0"/>
          <w:divBdr>
            <w:top w:val="none" w:sz="0" w:space="0" w:color="auto"/>
            <w:left w:val="none" w:sz="0" w:space="0" w:color="auto"/>
            <w:bottom w:val="none" w:sz="0" w:space="0" w:color="auto"/>
            <w:right w:val="none" w:sz="0" w:space="0" w:color="auto"/>
          </w:divBdr>
        </w:div>
        <w:div w:id="383482525">
          <w:marLeft w:val="640"/>
          <w:marRight w:val="0"/>
          <w:marTop w:val="0"/>
          <w:marBottom w:val="0"/>
          <w:divBdr>
            <w:top w:val="none" w:sz="0" w:space="0" w:color="auto"/>
            <w:left w:val="none" w:sz="0" w:space="0" w:color="auto"/>
            <w:bottom w:val="none" w:sz="0" w:space="0" w:color="auto"/>
            <w:right w:val="none" w:sz="0" w:space="0" w:color="auto"/>
          </w:divBdr>
        </w:div>
        <w:div w:id="1476991103">
          <w:marLeft w:val="640"/>
          <w:marRight w:val="0"/>
          <w:marTop w:val="0"/>
          <w:marBottom w:val="0"/>
          <w:divBdr>
            <w:top w:val="none" w:sz="0" w:space="0" w:color="auto"/>
            <w:left w:val="none" w:sz="0" w:space="0" w:color="auto"/>
            <w:bottom w:val="none" w:sz="0" w:space="0" w:color="auto"/>
            <w:right w:val="none" w:sz="0" w:space="0" w:color="auto"/>
          </w:divBdr>
        </w:div>
        <w:div w:id="421949386">
          <w:marLeft w:val="640"/>
          <w:marRight w:val="0"/>
          <w:marTop w:val="0"/>
          <w:marBottom w:val="0"/>
          <w:divBdr>
            <w:top w:val="none" w:sz="0" w:space="0" w:color="auto"/>
            <w:left w:val="none" w:sz="0" w:space="0" w:color="auto"/>
            <w:bottom w:val="none" w:sz="0" w:space="0" w:color="auto"/>
            <w:right w:val="none" w:sz="0" w:space="0" w:color="auto"/>
          </w:divBdr>
        </w:div>
        <w:div w:id="1104304259">
          <w:marLeft w:val="640"/>
          <w:marRight w:val="0"/>
          <w:marTop w:val="0"/>
          <w:marBottom w:val="0"/>
          <w:divBdr>
            <w:top w:val="none" w:sz="0" w:space="0" w:color="auto"/>
            <w:left w:val="none" w:sz="0" w:space="0" w:color="auto"/>
            <w:bottom w:val="none" w:sz="0" w:space="0" w:color="auto"/>
            <w:right w:val="none" w:sz="0" w:space="0" w:color="auto"/>
          </w:divBdr>
        </w:div>
        <w:div w:id="541751376">
          <w:marLeft w:val="640"/>
          <w:marRight w:val="0"/>
          <w:marTop w:val="0"/>
          <w:marBottom w:val="0"/>
          <w:divBdr>
            <w:top w:val="none" w:sz="0" w:space="0" w:color="auto"/>
            <w:left w:val="none" w:sz="0" w:space="0" w:color="auto"/>
            <w:bottom w:val="none" w:sz="0" w:space="0" w:color="auto"/>
            <w:right w:val="none" w:sz="0" w:space="0" w:color="auto"/>
          </w:divBdr>
        </w:div>
        <w:div w:id="1612468443">
          <w:marLeft w:val="640"/>
          <w:marRight w:val="0"/>
          <w:marTop w:val="0"/>
          <w:marBottom w:val="0"/>
          <w:divBdr>
            <w:top w:val="none" w:sz="0" w:space="0" w:color="auto"/>
            <w:left w:val="none" w:sz="0" w:space="0" w:color="auto"/>
            <w:bottom w:val="none" w:sz="0" w:space="0" w:color="auto"/>
            <w:right w:val="none" w:sz="0" w:space="0" w:color="auto"/>
          </w:divBdr>
        </w:div>
        <w:div w:id="1273709542">
          <w:marLeft w:val="640"/>
          <w:marRight w:val="0"/>
          <w:marTop w:val="0"/>
          <w:marBottom w:val="0"/>
          <w:divBdr>
            <w:top w:val="none" w:sz="0" w:space="0" w:color="auto"/>
            <w:left w:val="none" w:sz="0" w:space="0" w:color="auto"/>
            <w:bottom w:val="none" w:sz="0" w:space="0" w:color="auto"/>
            <w:right w:val="none" w:sz="0" w:space="0" w:color="auto"/>
          </w:divBdr>
        </w:div>
        <w:div w:id="1841043464">
          <w:marLeft w:val="640"/>
          <w:marRight w:val="0"/>
          <w:marTop w:val="0"/>
          <w:marBottom w:val="0"/>
          <w:divBdr>
            <w:top w:val="none" w:sz="0" w:space="0" w:color="auto"/>
            <w:left w:val="none" w:sz="0" w:space="0" w:color="auto"/>
            <w:bottom w:val="none" w:sz="0" w:space="0" w:color="auto"/>
            <w:right w:val="none" w:sz="0" w:space="0" w:color="auto"/>
          </w:divBdr>
        </w:div>
        <w:div w:id="532304463">
          <w:marLeft w:val="640"/>
          <w:marRight w:val="0"/>
          <w:marTop w:val="0"/>
          <w:marBottom w:val="0"/>
          <w:divBdr>
            <w:top w:val="none" w:sz="0" w:space="0" w:color="auto"/>
            <w:left w:val="none" w:sz="0" w:space="0" w:color="auto"/>
            <w:bottom w:val="none" w:sz="0" w:space="0" w:color="auto"/>
            <w:right w:val="none" w:sz="0" w:space="0" w:color="auto"/>
          </w:divBdr>
        </w:div>
        <w:div w:id="1844853170">
          <w:marLeft w:val="640"/>
          <w:marRight w:val="0"/>
          <w:marTop w:val="0"/>
          <w:marBottom w:val="0"/>
          <w:divBdr>
            <w:top w:val="none" w:sz="0" w:space="0" w:color="auto"/>
            <w:left w:val="none" w:sz="0" w:space="0" w:color="auto"/>
            <w:bottom w:val="none" w:sz="0" w:space="0" w:color="auto"/>
            <w:right w:val="none" w:sz="0" w:space="0" w:color="auto"/>
          </w:divBdr>
        </w:div>
        <w:div w:id="75396813">
          <w:marLeft w:val="640"/>
          <w:marRight w:val="0"/>
          <w:marTop w:val="0"/>
          <w:marBottom w:val="0"/>
          <w:divBdr>
            <w:top w:val="none" w:sz="0" w:space="0" w:color="auto"/>
            <w:left w:val="none" w:sz="0" w:space="0" w:color="auto"/>
            <w:bottom w:val="none" w:sz="0" w:space="0" w:color="auto"/>
            <w:right w:val="none" w:sz="0" w:space="0" w:color="auto"/>
          </w:divBdr>
        </w:div>
        <w:div w:id="1548878853">
          <w:marLeft w:val="640"/>
          <w:marRight w:val="0"/>
          <w:marTop w:val="0"/>
          <w:marBottom w:val="0"/>
          <w:divBdr>
            <w:top w:val="none" w:sz="0" w:space="0" w:color="auto"/>
            <w:left w:val="none" w:sz="0" w:space="0" w:color="auto"/>
            <w:bottom w:val="none" w:sz="0" w:space="0" w:color="auto"/>
            <w:right w:val="none" w:sz="0" w:space="0" w:color="auto"/>
          </w:divBdr>
        </w:div>
        <w:div w:id="620963232">
          <w:marLeft w:val="640"/>
          <w:marRight w:val="0"/>
          <w:marTop w:val="0"/>
          <w:marBottom w:val="0"/>
          <w:divBdr>
            <w:top w:val="none" w:sz="0" w:space="0" w:color="auto"/>
            <w:left w:val="none" w:sz="0" w:space="0" w:color="auto"/>
            <w:bottom w:val="none" w:sz="0" w:space="0" w:color="auto"/>
            <w:right w:val="none" w:sz="0" w:space="0" w:color="auto"/>
          </w:divBdr>
        </w:div>
        <w:div w:id="282729773">
          <w:marLeft w:val="640"/>
          <w:marRight w:val="0"/>
          <w:marTop w:val="0"/>
          <w:marBottom w:val="0"/>
          <w:divBdr>
            <w:top w:val="none" w:sz="0" w:space="0" w:color="auto"/>
            <w:left w:val="none" w:sz="0" w:space="0" w:color="auto"/>
            <w:bottom w:val="none" w:sz="0" w:space="0" w:color="auto"/>
            <w:right w:val="none" w:sz="0" w:space="0" w:color="auto"/>
          </w:divBdr>
        </w:div>
        <w:div w:id="860820298">
          <w:marLeft w:val="640"/>
          <w:marRight w:val="0"/>
          <w:marTop w:val="0"/>
          <w:marBottom w:val="0"/>
          <w:divBdr>
            <w:top w:val="none" w:sz="0" w:space="0" w:color="auto"/>
            <w:left w:val="none" w:sz="0" w:space="0" w:color="auto"/>
            <w:bottom w:val="none" w:sz="0" w:space="0" w:color="auto"/>
            <w:right w:val="none" w:sz="0" w:space="0" w:color="auto"/>
          </w:divBdr>
        </w:div>
        <w:div w:id="565384734">
          <w:marLeft w:val="640"/>
          <w:marRight w:val="0"/>
          <w:marTop w:val="0"/>
          <w:marBottom w:val="0"/>
          <w:divBdr>
            <w:top w:val="none" w:sz="0" w:space="0" w:color="auto"/>
            <w:left w:val="none" w:sz="0" w:space="0" w:color="auto"/>
            <w:bottom w:val="none" w:sz="0" w:space="0" w:color="auto"/>
            <w:right w:val="none" w:sz="0" w:space="0" w:color="auto"/>
          </w:divBdr>
        </w:div>
        <w:div w:id="407768465">
          <w:marLeft w:val="640"/>
          <w:marRight w:val="0"/>
          <w:marTop w:val="0"/>
          <w:marBottom w:val="0"/>
          <w:divBdr>
            <w:top w:val="none" w:sz="0" w:space="0" w:color="auto"/>
            <w:left w:val="none" w:sz="0" w:space="0" w:color="auto"/>
            <w:bottom w:val="none" w:sz="0" w:space="0" w:color="auto"/>
            <w:right w:val="none" w:sz="0" w:space="0" w:color="auto"/>
          </w:divBdr>
        </w:div>
        <w:div w:id="127625665">
          <w:marLeft w:val="640"/>
          <w:marRight w:val="0"/>
          <w:marTop w:val="0"/>
          <w:marBottom w:val="0"/>
          <w:divBdr>
            <w:top w:val="none" w:sz="0" w:space="0" w:color="auto"/>
            <w:left w:val="none" w:sz="0" w:space="0" w:color="auto"/>
            <w:bottom w:val="none" w:sz="0" w:space="0" w:color="auto"/>
            <w:right w:val="none" w:sz="0" w:space="0" w:color="auto"/>
          </w:divBdr>
        </w:div>
        <w:div w:id="1157651081">
          <w:marLeft w:val="640"/>
          <w:marRight w:val="0"/>
          <w:marTop w:val="0"/>
          <w:marBottom w:val="0"/>
          <w:divBdr>
            <w:top w:val="none" w:sz="0" w:space="0" w:color="auto"/>
            <w:left w:val="none" w:sz="0" w:space="0" w:color="auto"/>
            <w:bottom w:val="none" w:sz="0" w:space="0" w:color="auto"/>
            <w:right w:val="none" w:sz="0" w:space="0" w:color="auto"/>
          </w:divBdr>
        </w:div>
        <w:div w:id="2066949442">
          <w:marLeft w:val="640"/>
          <w:marRight w:val="0"/>
          <w:marTop w:val="0"/>
          <w:marBottom w:val="0"/>
          <w:divBdr>
            <w:top w:val="none" w:sz="0" w:space="0" w:color="auto"/>
            <w:left w:val="none" w:sz="0" w:space="0" w:color="auto"/>
            <w:bottom w:val="none" w:sz="0" w:space="0" w:color="auto"/>
            <w:right w:val="none" w:sz="0" w:space="0" w:color="auto"/>
          </w:divBdr>
        </w:div>
        <w:div w:id="376468213">
          <w:marLeft w:val="640"/>
          <w:marRight w:val="0"/>
          <w:marTop w:val="0"/>
          <w:marBottom w:val="0"/>
          <w:divBdr>
            <w:top w:val="none" w:sz="0" w:space="0" w:color="auto"/>
            <w:left w:val="none" w:sz="0" w:space="0" w:color="auto"/>
            <w:bottom w:val="none" w:sz="0" w:space="0" w:color="auto"/>
            <w:right w:val="none" w:sz="0" w:space="0" w:color="auto"/>
          </w:divBdr>
        </w:div>
        <w:div w:id="1235701599">
          <w:marLeft w:val="640"/>
          <w:marRight w:val="0"/>
          <w:marTop w:val="0"/>
          <w:marBottom w:val="0"/>
          <w:divBdr>
            <w:top w:val="none" w:sz="0" w:space="0" w:color="auto"/>
            <w:left w:val="none" w:sz="0" w:space="0" w:color="auto"/>
            <w:bottom w:val="none" w:sz="0" w:space="0" w:color="auto"/>
            <w:right w:val="none" w:sz="0" w:space="0" w:color="auto"/>
          </w:divBdr>
        </w:div>
        <w:div w:id="1389114552">
          <w:marLeft w:val="640"/>
          <w:marRight w:val="0"/>
          <w:marTop w:val="0"/>
          <w:marBottom w:val="0"/>
          <w:divBdr>
            <w:top w:val="none" w:sz="0" w:space="0" w:color="auto"/>
            <w:left w:val="none" w:sz="0" w:space="0" w:color="auto"/>
            <w:bottom w:val="none" w:sz="0" w:space="0" w:color="auto"/>
            <w:right w:val="none" w:sz="0" w:space="0" w:color="auto"/>
          </w:divBdr>
        </w:div>
        <w:div w:id="492332974">
          <w:marLeft w:val="640"/>
          <w:marRight w:val="0"/>
          <w:marTop w:val="0"/>
          <w:marBottom w:val="0"/>
          <w:divBdr>
            <w:top w:val="none" w:sz="0" w:space="0" w:color="auto"/>
            <w:left w:val="none" w:sz="0" w:space="0" w:color="auto"/>
            <w:bottom w:val="none" w:sz="0" w:space="0" w:color="auto"/>
            <w:right w:val="none" w:sz="0" w:space="0" w:color="auto"/>
          </w:divBdr>
        </w:div>
        <w:div w:id="948581013">
          <w:marLeft w:val="640"/>
          <w:marRight w:val="0"/>
          <w:marTop w:val="0"/>
          <w:marBottom w:val="0"/>
          <w:divBdr>
            <w:top w:val="none" w:sz="0" w:space="0" w:color="auto"/>
            <w:left w:val="none" w:sz="0" w:space="0" w:color="auto"/>
            <w:bottom w:val="none" w:sz="0" w:space="0" w:color="auto"/>
            <w:right w:val="none" w:sz="0" w:space="0" w:color="auto"/>
          </w:divBdr>
        </w:div>
        <w:div w:id="805390276">
          <w:marLeft w:val="640"/>
          <w:marRight w:val="0"/>
          <w:marTop w:val="0"/>
          <w:marBottom w:val="0"/>
          <w:divBdr>
            <w:top w:val="none" w:sz="0" w:space="0" w:color="auto"/>
            <w:left w:val="none" w:sz="0" w:space="0" w:color="auto"/>
            <w:bottom w:val="none" w:sz="0" w:space="0" w:color="auto"/>
            <w:right w:val="none" w:sz="0" w:space="0" w:color="auto"/>
          </w:divBdr>
        </w:div>
        <w:div w:id="596133534">
          <w:marLeft w:val="640"/>
          <w:marRight w:val="0"/>
          <w:marTop w:val="0"/>
          <w:marBottom w:val="0"/>
          <w:divBdr>
            <w:top w:val="none" w:sz="0" w:space="0" w:color="auto"/>
            <w:left w:val="none" w:sz="0" w:space="0" w:color="auto"/>
            <w:bottom w:val="none" w:sz="0" w:space="0" w:color="auto"/>
            <w:right w:val="none" w:sz="0" w:space="0" w:color="auto"/>
          </w:divBdr>
        </w:div>
        <w:div w:id="1695423434">
          <w:marLeft w:val="640"/>
          <w:marRight w:val="0"/>
          <w:marTop w:val="0"/>
          <w:marBottom w:val="0"/>
          <w:divBdr>
            <w:top w:val="none" w:sz="0" w:space="0" w:color="auto"/>
            <w:left w:val="none" w:sz="0" w:space="0" w:color="auto"/>
            <w:bottom w:val="none" w:sz="0" w:space="0" w:color="auto"/>
            <w:right w:val="none" w:sz="0" w:space="0" w:color="auto"/>
          </w:divBdr>
        </w:div>
        <w:div w:id="1290236786">
          <w:marLeft w:val="640"/>
          <w:marRight w:val="0"/>
          <w:marTop w:val="0"/>
          <w:marBottom w:val="0"/>
          <w:divBdr>
            <w:top w:val="none" w:sz="0" w:space="0" w:color="auto"/>
            <w:left w:val="none" w:sz="0" w:space="0" w:color="auto"/>
            <w:bottom w:val="none" w:sz="0" w:space="0" w:color="auto"/>
            <w:right w:val="none" w:sz="0" w:space="0" w:color="auto"/>
          </w:divBdr>
        </w:div>
      </w:divsChild>
    </w:div>
    <w:div w:id="1613901875">
      <w:bodyDiv w:val="1"/>
      <w:marLeft w:val="0"/>
      <w:marRight w:val="0"/>
      <w:marTop w:val="0"/>
      <w:marBottom w:val="0"/>
      <w:divBdr>
        <w:top w:val="none" w:sz="0" w:space="0" w:color="auto"/>
        <w:left w:val="none" w:sz="0" w:space="0" w:color="auto"/>
        <w:bottom w:val="none" w:sz="0" w:space="0" w:color="auto"/>
        <w:right w:val="none" w:sz="0" w:space="0" w:color="auto"/>
      </w:divBdr>
    </w:div>
    <w:div w:id="1615941400">
      <w:bodyDiv w:val="1"/>
      <w:marLeft w:val="0"/>
      <w:marRight w:val="0"/>
      <w:marTop w:val="0"/>
      <w:marBottom w:val="0"/>
      <w:divBdr>
        <w:top w:val="none" w:sz="0" w:space="0" w:color="auto"/>
        <w:left w:val="none" w:sz="0" w:space="0" w:color="auto"/>
        <w:bottom w:val="none" w:sz="0" w:space="0" w:color="auto"/>
        <w:right w:val="none" w:sz="0" w:space="0" w:color="auto"/>
      </w:divBdr>
    </w:div>
    <w:div w:id="1616211386">
      <w:marLeft w:val="480"/>
      <w:marRight w:val="0"/>
      <w:marTop w:val="0"/>
      <w:marBottom w:val="0"/>
      <w:divBdr>
        <w:top w:val="none" w:sz="0" w:space="0" w:color="auto"/>
        <w:left w:val="none" w:sz="0" w:space="0" w:color="auto"/>
        <w:bottom w:val="none" w:sz="0" w:space="0" w:color="auto"/>
        <w:right w:val="none" w:sz="0" w:space="0" w:color="auto"/>
      </w:divBdr>
    </w:div>
    <w:div w:id="1616719157">
      <w:bodyDiv w:val="1"/>
      <w:marLeft w:val="0"/>
      <w:marRight w:val="0"/>
      <w:marTop w:val="0"/>
      <w:marBottom w:val="0"/>
      <w:divBdr>
        <w:top w:val="none" w:sz="0" w:space="0" w:color="auto"/>
        <w:left w:val="none" w:sz="0" w:space="0" w:color="auto"/>
        <w:bottom w:val="none" w:sz="0" w:space="0" w:color="auto"/>
        <w:right w:val="none" w:sz="0" w:space="0" w:color="auto"/>
      </w:divBdr>
    </w:div>
    <w:div w:id="1618368407">
      <w:bodyDiv w:val="1"/>
      <w:marLeft w:val="0"/>
      <w:marRight w:val="0"/>
      <w:marTop w:val="0"/>
      <w:marBottom w:val="0"/>
      <w:divBdr>
        <w:top w:val="none" w:sz="0" w:space="0" w:color="auto"/>
        <w:left w:val="none" w:sz="0" w:space="0" w:color="auto"/>
        <w:bottom w:val="none" w:sz="0" w:space="0" w:color="auto"/>
        <w:right w:val="none" w:sz="0" w:space="0" w:color="auto"/>
      </w:divBdr>
      <w:divsChild>
        <w:div w:id="574631825">
          <w:marLeft w:val="480"/>
          <w:marRight w:val="0"/>
          <w:marTop w:val="0"/>
          <w:marBottom w:val="0"/>
          <w:divBdr>
            <w:top w:val="none" w:sz="0" w:space="0" w:color="auto"/>
            <w:left w:val="none" w:sz="0" w:space="0" w:color="auto"/>
            <w:bottom w:val="none" w:sz="0" w:space="0" w:color="auto"/>
            <w:right w:val="none" w:sz="0" w:space="0" w:color="auto"/>
          </w:divBdr>
        </w:div>
        <w:div w:id="737478561">
          <w:marLeft w:val="480"/>
          <w:marRight w:val="0"/>
          <w:marTop w:val="0"/>
          <w:marBottom w:val="0"/>
          <w:divBdr>
            <w:top w:val="none" w:sz="0" w:space="0" w:color="auto"/>
            <w:left w:val="none" w:sz="0" w:space="0" w:color="auto"/>
            <w:bottom w:val="none" w:sz="0" w:space="0" w:color="auto"/>
            <w:right w:val="none" w:sz="0" w:space="0" w:color="auto"/>
          </w:divBdr>
        </w:div>
        <w:div w:id="773669270">
          <w:marLeft w:val="480"/>
          <w:marRight w:val="0"/>
          <w:marTop w:val="0"/>
          <w:marBottom w:val="0"/>
          <w:divBdr>
            <w:top w:val="none" w:sz="0" w:space="0" w:color="auto"/>
            <w:left w:val="none" w:sz="0" w:space="0" w:color="auto"/>
            <w:bottom w:val="none" w:sz="0" w:space="0" w:color="auto"/>
            <w:right w:val="none" w:sz="0" w:space="0" w:color="auto"/>
          </w:divBdr>
        </w:div>
        <w:div w:id="1037511606">
          <w:marLeft w:val="480"/>
          <w:marRight w:val="0"/>
          <w:marTop w:val="0"/>
          <w:marBottom w:val="0"/>
          <w:divBdr>
            <w:top w:val="none" w:sz="0" w:space="0" w:color="auto"/>
            <w:left w:val="none" w:sz="0" w:space="0" w:color="auto"/>
            <w:bottom w:val="none" w:sz="0" w:space="0" w:color="auto"/>
            <w:right w:val="none" w:sz="0" w:space="0" w:color="auto"/>
          </w:divBdr>
        </w:div>
        <w:div w:id="1063676335">
          <w:marLeft w:val="480"/>
          <w:marRight w:val="0"/>
          <w:marTop w:val="0"/>
          <w:marBottom w:val="0"/>
          <w:divBdr>
            <w:top w:val="none" w:sz="0" w:space="0" w:color="auto"/>
            <w:left w:val="none" w:sz="0" w:space="0" w:color="auto"/>
            <w:bottom w:val="none" w:sz="0" w:space="0" w:color="auto"/>
            <w:right w:val="none" w:sz="0" w:space="0" w:color="auto"/>
          </w:divBdr>
        </w:div>
        <w:div w:id="1072970218">
          <w:marLeft w:val="480"/>
          <w:marRight w:val="0"/>
          <w:marTop w:val="0"/>
          <w:marBottom w:val="0"/>
          <w:divBdr>
            <w:top w:val="none" w:sz="0" w:space="0" w:color="auto"/>
            <w:left w:val="none" w:sz="0" w:space="0" w:color="auto"/>
            <w:bottom w:val="none" w:sz="0" w:space="0" w:color="auto"/>
            <w:right w:val="none" w:sz="0" w:space="0" w:color="auto"/>
          </w:divBdr>
        </w:div>
        <w:div w:id="1585845557">
          <w:marLeft w:val="480"/>
          <w:marRight w:val="0"/>
          <w:marTop w:val="0"/>
          <w:marBottom w:val="0"/>
          <w:divBdr>
            <w:top w:val="none" w:sz="0" w:space="0" w:color="auto"/>
            <w:left w:val="none" w:sz="0" w:space="0" w:color="auto"/>
            <w:bottom w:val="none" w:sz="0" w:space="0" w:color="auto"/>
            <w:right w:val="none" w:sz="0" w:space="0" w:color="auto"/>
          </w:divBdr>
        </w:div>
        <w:div w:id="1739208923">
          <w:marLeft w:val="480"/>
          <w:marRight w:val="0"/>
          <w:marTop w:val="0"/>
          <w:marBottom w:val="0"/>
          <w:divBdr>
            <w:top w:val="none" w:sz="0" w:space="0" w:color="auto"/>
            <w:left w:val="none" w:sz="0" w:space="0" w:color="auto"/>
            <w:bottom w:val="none" w:sz="0" w:space="0" w:color="auto"/>
            <w:right w:val="none" w:sz="0" w:space="0" w:color="auto"/>
          </w:divBdr>
        </w:div>
        <w:div w:id="1784617078">
          <w:marLeft w:val="480"/>
          <w:marRight w:val="0"/>
          <w:marTop w:val="0"/>
          <w:marBottom w:val="0"/>
          <w:divBdr>
            <w:top w:val="none" w:sz="0" w:space="0" w:color="auto"/>
            <w:left w:val="none" w:sz="0" w:space="0" w:color="auto"/>
            <w:bottom w:val="none" w:sz="0" w:space="0" w:color="auto"/>
            <w:right w:val="none" w:sz="0" w:space="0" w:color="auto"/>
          </w:divBdr>
        </w:div>
      </w:divsChild>
    </w:div>
    <w:div w:id="1618834771">
      <w:marLeft w:val="480"/>
      <w:marRight w:val="0"/>
      <w:marTop w:val="0"/>
      <w:marBottom w:val="0"/>
      <w:divBdr>
        <w:top w:val="none" w:sz="0" w:space="0" w:color="auto"/>
        <w:left w:val="none" w:sz="0" w:space="0" w:color="auto"/>
        <w:bottom w:val="none" w:sz="0" w:space="0" w:color="auto"/>
        <w:right w:val="none" w:sz="0" w:space="0" w:color="auto"/>
      </w:divBdr>
    </w:div>
    <w:div w:id="1619068430">
      <w:bodyDiv w:val="1"/>
      <w:marLeft w:val="0"/>
      <w:marRight w:val="0"/>
      <w:marTop w:val="0"/>
      <w:marBottom w:val="0"/>
      <w:divBdr>
        <w:top w:val="none" w:sz="0" w:space="0" w:color="auto"/>
        <w:left w:val="none" w:sz="0" w:space="0" w:color="auto"/>
        <w:bottom w:val="none" w:sz="0" w:space="0" w:color="auto"/>
        <w:right w:val="none" w:sz="0" w:space="0" w:color="auto"/>
      </w:divBdr>
    </w:div>
    <w:div w:id="1619218406">
      <w:bodyDiv w:val="1"/>
      <w:marLeft w:val="0"/>
      <w:marRight w:val="0"/>
      <w:marTop w:val="0"/>
      <w:marBottom w:val="0"/>
      <w:divBdr>
        <w:top w:val="none" w:sz="0" w:space="0" w:color="auto"/>
        <w:left w:val="none" w:sz="0" w:space="0" w:color="auto"/>
        <w:bottom w:val="none" w:sz="0" w:space="0" w:color="auto"/>
        <w:right w:val="none" w:sz="0" w:space="0" w:color="auto"/>
      </w:divBdr>
      <w:divsChild>
        <w:div w:id="1760980425">
          <w:marLeft w:val="640"/>
          <w:marRight w:val="0"/>
          <w:marTop w:val="0"/>
          <w:marBottom w:val="0"/>
          <w:divBdr>
            <w:top w:val="none" w:sz="0" w:space="0" w:color="auto"/>
            <w:left w:val="none" w:sz="0" w:space="0" w:color="auto"/>
            <w:bottom w:val="none" w:sz="0" w:space="0" w:color="auto"/>
            <w:right w:val="none" w:sz="0" w:space="0" w:color="auto"/>
          </w:divBdr>
        </w:div>
        <w:div w:id="543254346">
          <w:marLeft w:val="640"/>
          <w:marRight w:val="0"/>
          <w:marTop w:val="0"/>
          <w:marBottom w:val="0"/>
          <w:divBdr>
            <w:top w:val="none" w:sz="0" w:space="0" w:color="auto"/>
            <w:left w:val="none" w:sz="0" w:space="0" w:color="auto"/>
            <w:bottom w:val="none" w:sz="0" w:space="0" w:color="auto"/>
            <w:right w:val="none" w:sz="0" w:space="0" w:color="auto"/>
          </w:divBdr>
        </w:div>
        <w:div w:id="292519652">
          <w:marLeft w:val="640"/>
          <w:marRight w:val="0"/>
          <w:marTop w:val="0"/>
          <w:marBottom w:val="0"/>
          <w:divBdr>
            <w:top w:val="none" w:sz="0" w:space="0" w:color="auto"/>
            <w:left w:val="none" w:sz="0" w:space="0" w:color="auto"/>
            <w:bottom w:val="none" w:sz="0" w:space="0" w:color="auto"/>
            <w:right w:val="none" w:sz="0" w:space="0" w:color="auto"/>
          </w:divBdr>
        </w:div>
        <w:div w:id="288823864">
          <w:marLeft w:val="640"/>
          <w:marRight w:val="0"/>
          <w:marTop w:val="0"/>
          <w:marBottom w:val="0"/>
          <w:divBdr>
            <w:top w:val="none" w:sz="0" w:space="0" w:color="auto"/>
            <w:left w:val="none" w:sz="0" w:space="0" w:color="auto"/>
            <w:bottom w:val="none" w:sz="0" w:space="0" w:color="auto"/>
            <w:right w:val="none" w:sz="0" w:space="0" w:color="auto"/>
          </w:divBdr>
        </w:div>
        <w:div w:id="1939176083">
          <w:marLeft w:val="640"/>
          <w:marRight w:val="0"/>
          <w:marTop w:val="0"/>
          <w:marBottom w:val="0"/>
          <w:divBdr>
            <w:top w:val="none" w:sz="0" w:space="0" w:color="auto"/>
            <w:left w:val="none" w:sz="0" w:space="0" w:color="auto"/>
            <w:bottom w:val="none" w:sz="0" w:space="0" w:color="auto"/>
            <w:right w:val="none" w:sz="0" w:space="0" w:color="auto"/>
          </w:divBdr>
        </w:div>
        <w:div w:id="1708873225">
          <w:marLeft w:val="640"/>
          <w:marRight w:val="0"/>
          <w:marTop w:val="0"/>
          <w:marBottom w:val="0"/>
          <w:divBdr>
            <w:top w:val="none" w:sz="0" w:space="0" w:color="auto"/>
            <w:left w:val="none" w:sz="0" w:space="0" w:color="auto"/>
            <w:bottom w:val="none" w:sz="0" w:space="0" w:color="auto"/>
            <w:right w:val="none" w:sz="0" w:space="0" w:color="auto"/>
          </w:divBdr>
        </w:div>
        <w:div w:id="730539541">
          <w:marLeft w:val="640"/>
          <w:marRight w:val="0"/>
          <w:marTop w:val="0"/>
          <w:marBottom w:val="0"/>
          <w:divBdr>
            <w:top w:val="none" w:sz="0" w:space="0" w:color="auto"/>
            <w:left w:val="none" w:sz="0" w:space="0" w:color="auto"/>
            <w:bottom w:val="none" w:sz="0" w:space="0" w:color="auto"/>
            <w:right w:val="none" w:sz="0" w:space="0" w:color="auto"/>
          </w:divBdr>
        </w:div>
        <w:div w:id="1285884206">
          <w:marLeft w:val="640"/>
          <w:marRight w:val="0"/>
          <w:marTop w:val="0"/>
          <w:marBottom w:val="0"/>
          <w:divBdr>
            <w:top w:val="none" w:sz="0" w:space="0" w:color="auto"/>
            <w:left w:val="none" w:sz="0" w:space="0" w:color="auto"/>
            <w:bottom w:val="none" w:sz="0" w:space="0" w:color="auto"/>
            <w:right w:val="none" w:sz="0" w:space="0" w:color="auto"/>
          </w:divBdr>
        </w:div>
        <w:div w:id="1649699779">
          <w:marLeft w:val="640"/>
          <w:marRight w:val="0"/>
          <w:marTop w:val="0"/>
          <w:marBottom w:val="0"/>
          <w:divBdr>
            <w:top w:val="none" w:sz="0" w:space="0" w:color="auto"/>
            <w:left w:val="none" w:sz="0" w:space="0" w:color="auto"/>
            <w:bottom w:val="none" w:sz="0" w:space="0" w:color="auto"/>
            <w:right w:val="none" w:sz="0" w:space="0" w:color="auto"/>
          </w:divBdr>
        </w:div>
        <w:div w:id="1797598139">
          <w:marLeft w:val="640"/>
          <w:marRight w:val="0"/>
          <w:marTop w:val="0"/>
          <w:marBottom w:val="0"/>
          <w:divBdr>
            <w:top w:val="none" w:sz="0" w:space="0" w:color="auto"/>
            <w:left w:val="none" w:sz="0" w:space="0" w:color="auto"/>
            <w:bottom w:val="none" w:sz="0" w:space="0" w:color="auto"/>
            <w:right w:val="none" w:sz="0" w:space="0" w:color="auto"/>
          </w:divBdr>
        </w:div>
        <w:div w:id="1341391682">
          <w:marLeft w:val="640"/>
          <w:marRight w:val="0"/>
          <w:marTop w:val="0"/>
          <w:marBottom w:val="0"/>
          <w:divBdr>
            <w:top w:val="none" w:sz="0" w:space="0" w:color="auto"/>
            <w:left w:val="none" w:sz="0" w:space="0" w:color="auto"/>
            <w:bottom w:val="none" w:sz="0" w:space="0" w:color="auto"/>
            <w:right w:val="none" w:sz="0" w:space="0" w:color="auto"/>
          </w:divBdr>
        </w:div>
        <w:div w:id="1979993594">
          <w:marLeft w:val="640"/>
          <w:marRight w:val="0"/>
          <w:marTop w:val="0"/>
          <w:marBottom w:val="0"/>
          <w:divBdr>
            <w:top w:val="none" w:sz="0" w:space="0" w:color="auto"/>
            <w:left w:val="none" w:sz="0" w:space="0" w:color="auto"/>
            <w:bottom w:val="none" w:sz="0" w:space="0" w:color="auto"/>
            <w:right w:val="none" w:sz="0" w:space="0" w:color="auto"/>
          </w:divBdr>
        </w:div>
        <w:div w:id="2105956952">
          <w:marLeft w:val="640"/>
          <w:marRight w:val="0"/>
          <w:marTop w:val="0"/>
          <w:marBottom w:val="0"/>
          <w:divBdr>
            <w:top w:val="none" w:sz="0" w:space="0" w:color="auto"/>
            <w:left w:val="none" w:sz="0" w:space="0" w:color="auto"/>
            <w:bottom w:val="none" w:sz="0" w:space="0" w:color="auto"/>
            <w:right w:val="none" w:sz="0" w:space="0" w:color="auto"/>
          </w:divBdr>
        </w:div>
        <w:div w:id="719747386">
          <w:marLeft w:val="640"/>
          <w:marRight w:val="0"/>
          <w:marTop w:val="0"/>
          <w:marBottom w:val="0"/>
          <w:divBdr>
            <w:top w:val="none" w:sz="0" w:space="0" w:color="auto"/>
            <w:left w:val="none" w:sz="0" w:space="0" w:color="auto"/>
            <w:bottom w:val="none" w:sz="0" w:space="0" w:color="auto"/>
            <w:right w:val="none" w:sz="0" w:space="0" w:color="auto"/>
          </w:divBdr>
        </w:div>
        <w:div w:id="1252618927">
          <w:marLeft w:val="640"/>
          <w:marRight w:val="0"/>
          <w:marTop w:val="0"/>
          <w:marBottom w:val="0"/>
          <w:divBdr>
            <w:top w:val="none" w:sz="0" w:space="0" w:color="auto"/>
            <w:left w:val="none" w:sz="0" w:space="0" w:color="auto"/>
            <w:bottom w:val="none" w:sz="0" w:space="0" w:color="auto"/>
            <w:right w:val="none" w:sz="0" w:space="0" w:color="auto"/>
          </w:divBdr>
        </w:div>
        <w:div w:id="1156990231">
          <w:marLeft w:val="640"/>
          <w:marRight w:val="0"/>
          <w:marTop w:val="0"/>
          <w:marBottom w:val="0"/>
          <w:divBdr>
            <w:top w:val="none" w:sz="0" w:space="0" w:color="auto"/>
            <w:left w:val="none" w:sz="0" w:space="0" w:color="auto"/>
            <w:bottom w:val="none" w:sz="0" w:space="0" w:color="auto"/>
            <w:right w:val="none" w:sz="0" w:space="0" w:color="auto"/>
          </w:divBdr>
        </w:div>
        <w:div w:id="1958439527">
          <w:marLeft w:val="640"/>
          <w:marRight w:val="0"/>
          <w:marTop w:val="0"/>
          <w:marBottom w:val="0"/>
          <w:divBdr>
            <w:top w:val="none" w:sz="0" w:space="0" w:color="auto"/>
            <w:left w:val="none" w:sz="0" w:space="0" w:color="auto"/>
            <w:bottom w:val="none" w:sz="0" w:space="0" w:color="auto"/>
            <w:right w:val="none" w:sz="0" w:space="0" w:color="auto"/>
          </w:divBdr>
        </w:div>
        <w:div w:id="859973362">
          <w:marLeft w:val="640"/>
          <w:marRight w:val="0"/>
          <w:marTop w:val="0"/>
          <w:marBottom w:val="0"/>
          <w:divBdr>
            <w:top w:val="none" w:sz="0" w:space="0" w:color="auto"/>
            <w:left w:val="none" w:sz="0" w:space="0" w:color="auto"/>
            <w:bottom w:val="none" w:sz="0" w:space="0" w:color="auto"/>
            <w:right w:val="none" w:sz="0" w:space="0" w:color="auto"/>
          </w:divBdr>
        </w:div>
        <w:div w:id="206140327">
          <w:marLeft w:val="640"/>
          <w:marRight w:val="0"/>
          <w:marTop w:val="0"/>
          <w:marBottom w:val="0"/>
          <w:divBdr>
            <w:top w:val="none" w:sz="0" w:space="0" w:color="auto"/>
            <w:left w:val="none" w:sz="0" w:space="0" w:color="auto"/>
            <w:bottom w:val="none" w:sz="0" w:space="0" w:color="auto"/>
            <w:right w:val="none" w:sz="0" w:space="0" w:color="auto"/>
          </w:divBdr>
        </w:div>
        <w:div w:id="266544779">
          <w:marLeft w:val="640"/>
          <w:marRight w:val="0"/>
          <w:marTop w:val="0"/>
          <w:marBottom w:val="0"/>
          <w:divBdr>
            <w:top w:val="none" w:sz="0" w:space="0" w:color="auto"/>
            <w:left w:val="none" w:sz="0" w:space="0" w:color="auto"/>
            <w:bottom w:val="none" w:sz="0" w:space="0" w:color="auto"/>
            <w:right w:val="none" w:sz="0" w:space="0" w:color="auto"/>
          </w:divBdr>
        </w:div>
        <w:div w:id="1093208481">
          <w:marLeft w:val="640"/>
          <w:marRight w:val="0"/>
          <w:marTop w:val="0"/>
          <w:marBottom w:val="0"/>
          <w:divBdr>
            <w:top w:val="none" w:sz="0" w:space="0" w:color="auto"/>
            <w:left w:val="none" w:sz="0" w:space="0" w:color="auto"/>
            <w:bottom w:val="none" w:sz="0" w:space="0" w:color="auto"/>
            <w:right w:val="none" w:sz="0" w:space="0" w:color="auto"/>
          </w:divBdr>
        </w:div>
        <w:div w:id="1604455024">
          <w:marLeft w:val="640"/>
          <w:marRight w:val="0"/>
          <w:marTop w:val="0"/>
          <w:marBottom w:val="0"/>
          <w:divBdr>
            <w:top w:val="none" w:sz="0" w:space="0" w:color="auto"/>
            <w:left w:val="none" w:sz="0" w:space="0" w:color="auto"/>
            <w:bottom w:val="none" w:sz="0" w:space="0" w:color="auto"/>
            <w:right w:val="none" w:sz="0" w:space="0" w:color="auto"/>
          </w:divBdr>
        </w:div>
        <w:div w:id="888342789">
          <w:marLeft w:val="640"/>
          <w:marRight w:val="0"/>
          <w:marTop w:val="0"/>
          <w:marBottom w:val="0"/>
          <w:divBdr>
            <w:top w:val="none" w:sz="0" w:space="0" w:color="auto"/>
            <w:left w:val="none" w:sz="0" w:space="0" w:color="auto"/>
            <w:bottom w:val="none" w:sz="0" w:space="0" w:color="auto"/>
            <w:right w:val="none" w:sz="0" w:space="0" w:color="auto"/>
          </w:divBdr>
        </w:div>
        <w:div w:id="593519978">
          <w:marLeft w:val="640"/>
          <w:marRight w:val="0"/>
          <w:marTop w:val="0"/>
          <w:marBottom w:val="0"/>
          <w:divBdr>
            <w:top w:val="none" w:sz="0" w:space="0" w:color="auto"/>
            <w:left w:val="none" w:sz="0" w:space="0" w:color="auto"/>
            <w:bottom w:val="none" w:sz="0" w:space="0" w:color="auto"/>
            <w:right w:val="none" w:sz="0" w:space="0" w:color="auto"/>
          </w:divBdr>
        </w:div>
        <w:div w:id="255870938">
          <w:marLeft w:val="640"/>
          <w:marRight w:val="0"/>
          <w:marTop w:val="0"/>
          <w:marBottom w:val="0"/>
          <w:divBdr>
            <w:top w:val="none" w:sz="0" w:space="0" w:color="auto"/>
            <w:left w:val="none" w:sz="0" w:space="0" w:color="auto"/>
            <w:bottom w:val="none" w:sz="0" w:space="0" w:color="auto"/>
            <w:right w:val="none" w:sz="0" w:space="0" w:color="auto"/>
          </w:divBdr>
        </w:div>
        <w:div w:id="707145832">
          <w:marLeft w:val="640"/>
          <w:marRight w:val="0"/>
          <w:marTop w:val="0"/>
          <w:marBottom w:val="0"/>
          <w:divBdr>
            <w:top w:val="none" w:sz="0" w:space="0" w:color="auto"/>
            <w:left w:val="none" w:sz="0" w:space="0" w:color="auto"/>
            <w:bottom w:val="none" w:sz="0" w:space="0" w:color="auto"/>
            <w:right w:val="none" w:sz="0" w:space="0" w:color="auto"/>
          </w:divBdr>
        </w:div>
        <w:div w:id="750274090">
          <w:marLeft w:val="640"/>
          <w:marRight w:val="0"/>
          <w:marTop w:val="0"/>
          <w:marBottom w:val="0"/>
          <w:divBdr>
            <w:top w:val="none" w:sz="0" w:space="0" w:color="auto"/>
            <w:left w:val="none" w:sz="0" w:space="0" w:color="auto"/>
            <w:bottom w:val="none" w:sz="0" w:space="0" w:color="auto"/>
            <w:right w:val="none" w:sz="0" w:space="0" w:color="auto"/>
          </w:divBdr>
        </w:div>
        <w:div w:id="1405254605">
          <w:marLeft w:val="640"/>
          <w:marRight w:val="0"/>
          <w:marTop w:val="0"/>
          <w:marBottom w:val="0"/>
          <w:divBdr>
            <w:top w:val="none" w:sz="0" w:space="0" w:color="auto"/>
            <w:left w:val="none" w:sz="0" w:space="0" w:color="auto"/>
            <w:bottom w:val="none" w:sz="0" w:space="0" w:color="auto"/>
            <w:right w:val="none" w:sz="0" w:space="0" w:color="auto"/>
          </w:divBdr>
        </w:div>
        <w:div w:id="1575048531">
          <w:marLeft w:val="640"/>
          <w:marRight w:val="0"/>
          <w:marTop w:val="0"/>
          <w:marBottom w:val="0"/>
          <w:divBdr>
            <w:top w:val="none" w:sz="0" w:space="0" w:color="auto"/>
            <w:left w:val="none" w:sz="0" w:space="0" w:color="auto"/>
            <w:bottom w:val="none" w:sz="0" w:space="0" w:color="auto"/>
            <w:right w:val="none" w:sz="0" w:space="0" w:color="auto"/>
          </w:divBdr>
        </w:div>
        <w:div w:id="1549952548">
          <w:marLeft w:val="640"/>
          <w:marRight w:val="0"/>
          <w:marTop w:val="0"/>
          <w:marBottom w:val="0"/>
          <w:divBdr>
            <w:top w:val="none" w:sz="0" w:space="0" w:color="auto"/>
            <w:left w:val="none" w:sz="0" w:space="0" w:color="auto"/>
            <w:bottom w:val="none" w:sz="0" w:space="0" w:color="auto"/>
            <w:right w:val="none" w:sz="0" w:space="0" w:color="auto"/>
          </w:divBdr>
        </w:div>
        <w:div w:id="2080706295">
          <w:marLeft w:val="640"/>
          <w:marRight w:val="0"/>
          <w:marTop w:val="0"/>
          <w:marBottom w:val="0"/>
          <w:divBdr>
            <w:top w:val="none" w:sz="0" w:space="0" w:color="auto"/>
            <w:left w:val="none" w:sz="0" w:space="0" w:color="auto"/>
            <w:bottom w:val="none" w:sz="0" w:space="0" w:color="auto"/>
            <w:right w:val="none" w:sz="0" w:space="0" w:color="auto"/>
          </w:divBdr>
        </w:div>
        <w:div w:id="475688905">
          <w:marLeft w:val="640"/>
          <w:marRight w:val="0"/>
          <w:marTop w:val="0"/>
          <w:marBottom w:val="0"/>
          <w:divBdr>
            <w:top w:val="none" w:sz="0" w:space="0" w:color="auto"/>
            <w:left w:val="none" w:sz="0" w:space="0" w:color="auto"/>
            <w:bottom w:val="none" w:sz="0" w:space="0" w:color="auto"/>
            <w:right w:val="none" w:sz="0" w:space="0" w:color="auto"/>
          </w:divBdr>
        </w:div>
        <w:div w:id="1975328234">
          <w:marLeft w:val="640"/>
          <w:marRight w:val="0"/>
          <w:marTop w:val="0"/>
          <w:marBottom w:val="0"/>
          <w:divBdr>
            <w:top w:val="none" w:sz="0" w:space="0" w:color="auto"/>
            <w:left w:val="none" w:sz="0" w:space="0" w:color="auto"/>
            <w:bottom w:val="none" w:sz="0" w:space="0" w:color="auto"/>
            <w:right w:val="none" w:sz="0" w:space="0" w:color="auto"/>
          </w:divBdr>
        </w:div>
        <w:div w:id="779682941">
          <w:marLeft w:val="640"/>
          <w:marRight w:val="0"/>
          <w:marTop w:val="0"/>
          <w:marBottom w:val="0"/>
          <w:divBdr>
            <w:top w:val="none" w:sz="0" w:space="0" w:color="auto"/>
            <w:left w:val="none" w:sz="0" w:space="0" w:color="auto"/>
            <w:bottom w:val="none" w:sz="0" w:space="0" w:color="auto"/>
            <w:right w:val="none" w:sz="0" w:space="0" w:color="auto"/>
          </w:divBdr>
        </w:div>
        <w:div w:id="1608612954">
          <w:marLeft w:val="640"/>
          <w:marRight w:val="0"/>
          <w:marTop w:val="0"/>
          <w:marBottom w:val="0"/>
          <w:divBdr>
            <w:top w:val="none" w:sz="0" w:space="0" w:color="auto"/>
            <w:left w:val="none" w:sz="0" w:space="0" w:color="auto"/>
            <w:bottom w:val="none" w:sz="0" w:space="0" w:color="auto"/>
            <w:right w:val="none" w:sz="0" w:space="0" w:color="auto"/>
          </w:divBdr>
        </w:div>
        <w:div w:id="1697149902">
          <w:marLeft w:val="640"/>
          <w:marRight w:val="0"/>
          <w:marTop w:val="0"/>
          <w:marBottom w:val="0"/>
          <w:divBdr>
            <w:top w:val="none" w:sz="0" w:space="0" w:color="auto"/>
            <w:left w:val="none" w:sz="0" w:space="0" w:color="auto"/>
            <w:bottom w:val="none" w:sz="0" w:space="0" w:color="auto"/>
            <w:right w:val="none" w:sz="0" w:space="0" w:color="auto"/>
          </w:divBdr>
        </w:div>
        <w:div w:id="2138989710">
          <w:marLeft w:val="640"/>
          <w:marRight w:val="0"/>
          <w:marTop w:val="0"/>
          <w:marBottom w:val="0"/>
          <w:divBdr>
            <w:top w:val="none" w:sz="0" w:space="0" w:color="auto"/>
            <w:left w:val="none" w:sz="0" w:space="0" w:color="auto"/>
            <w:bottom w:val="none" w:sz="0" w:space="0" w:color="auto"/>
            <w:right w:val="none" w:sz="0" w:space="0" w:color="auto"/>
          </w:divBdr>
        </w:div>
        <w:div w:id="295836907">
          <w:marLeft w:val="640"/>
          <w:marRight w:val="0"/>
          <w:marTop w:val="0"/>
          <w:marBottom w:val="0"/>
          <w:divBdr>
            <w:top w:val="none" w:sz="0" w:space="0" w:color="auto"/>
            <w:left w:val="none" w:sz="0" w:space="0" w:color="auto"/>
            <w:bottom w:val="none" w:sz="0" w:space="0" w:color="auto"/>
            <w:right w:val="none" w:sz="0" w:space="0" w:color="auto"/>
          </w:divBdr>
        </w:div>
        <w:div w:id="1709837590">
          <w:marLeft w:val="640"/>
          <w:marRight w:val="0"/>
          <w:marTop w:val="0"/>
          <w:marBottom w:val="0"/>
          <w:divBdr>
            <w:top w:val="none" w:sz="0" w:space="0" w:color="auto"/>
            <w:left w:val="none" w:sz="0" w:space="0" w:color="auto"/>
            <w:bottom w:val="none" w:sz="0" w:space="0" w:color="auto"/>
            <w:right w:val="none" w:sz="0" w:space="0" w:color="auto"/>
          </w:divBdr>
        </w:div>
        <w:div w:id="1565137141">
          <w:marLeft w:val="640"/>
          <w:marRight w:val="0"/>
          <w:marTop w:val="0"/>
          <w:marBottom w:val="0"/>
          <w:divBdr>
            <w:top w:val="none" w:sz="0" w:space="0" w:color="auto"/>
            <w:left w:val="none" w:sz="0" w:space="0" w:color="auto"/>
            <w:bottom w:val="none" w:sz="0" w:space="0" w:color="auto"/>
            <w:right w:val="none" w:sz="0" w:space="0" w:color="auto"/>
          </w:divBdr>
        </w:div>
        <w:div w:id="452287754">
          <w:marLeft w:val="640"/>
          <w:marRight w:val="0"/>
          <w:marTop w:val="0"/>
          <w:marBottom w:val="0"/>
          <w:divBdr>
            <w:top w:val="none" w:sz="0" w:space="0" w:color="auto"/>
            <w:left w:val="none" w:sz="0" w:space="0" w:color="auto"/>
            <w:bottom w:val="none" w:sz="0" w:space="0" w:color="auto"/>
            <w:right w:val="none" w:sz="0" w:space="0" w:color="auto"/>
          </w:divBdr>
        </w:div>
        <w:div w:id="2019387047">
          <w:marLeft w:val="640"/>
          <w:marRight w:val="0"/>
          <w:marTop w:val="0"/>
          <w:marBottom w:val="0"/>
          <w:divBdr>
            <w:top w:val="none" w:sz="0" w:space="0" w:color="auto"/>
            <w:left w:val="none" w:sz="0" w:space="0" w:color="auto"/>
            <w:bottom w:val="none" w:sz="0" w:space="0" w:color="auto"/>
            <w:right w:val="none" w:sz="0" w:space="0" w:color="auto"/>
          </w:divBdr>
        </w:div>
        <w:div w:id="1651668435">
          <w:marLeft w:val="640"/>
          <w:marRight w:val="0"/>
          <w:marTop w:val="0"/>
          <w:marBottom w:val="0"/>
          <w:divBdr>
            <w:top w:val="none" w:sz="0" w:space="0" w:color="auto"/>
            <w:left w:val="none" w:sz="0" w:space="0" w:color="auto"/>
            <w:bottom w:val="none" w:sz="0" w:space="0" w:color="auto"/>
            <w:right w:val="none" w:sz="0" w:space="0" w:color="auto"/>
          </w:divBdr>
        </w:div>
        <w:div w:id="270668149">
          <w:marLeft w:val="640"/>
          <w:marRight w:val="0"/>
          <w:marTop w:val="0"/>
          <w:marBottom w:val="0"/>
          <w:divBdr>
            <w:top w:val="none" w:sz="0" w:space="0" w:color="auto"/>
            <w:left w:val="none" w:sz="0" w:space="0" w:color="auto"/>
            <w:bottom w:val="none" w:sz="0" w:space="0" w:color="auto"/>
            <w:right w:val="none" w:sz="0" w:space="0" w:color="auto"/>
          </w:divBdr>
        </w:div>
        <w:div w:id="1292128987">
          <w:marLeft w:val="640"/>
          <w:marRight w:val="0"/>
          <w:marTop w:val="0"/>
          <w:marBottom w:val="0"/>
          <w:divBdr>
            <w:top w:val="none" w:sz="0" w:space="0" w:color="auto"/>
            <w:left w:val="none" w:sz="0" w:space="0" w:color="auto"/>
            <w:bottom w:val="none" w:sz="0" w:space="0" w:color="auto"/>
            <w:right w:val="none" w:sz="0" w:space="0" w:color="auto"/>
          </w:divBdr>
        </w:div>
        <w:div w:id="409079499">
          <w:marLeft w:val="640"/>
          <w:marRight w:val="0"/>
          <w:marTop w:val="0"/>
          <w:marBottom w:val="0"/>
          <w:divBdr>
            <w:top w:val="none" w:sz="0" w:space="0" w:color="auto"/>
            <w:left w:val="none" w:sz="0" w:space="0" w:color="auto"/>
            <w:bottom w:val="none" w:sz="0" w:space="0" w:color="auto"/>
            <w:right w:val="none" w:sz="0" w:space="0" w:color="auto"/>
          </w:divBdr>
        </w:div>
        <w:div w:id="290861525">
          <w:marLeft w:val="640"/>
          <w:marRight w:val="0"/>
          <w:marTop w:val="0"/>
          <w:marBottom w:val="0"/>
          <w:divBdr>
            <w:top w:val="none" w:sz="0" w:space="0" w:color="auto"/>
            <w:left w:val="none" w:sz="0" w:space="0" w:color="auto"/>
            <w:bottom w:val="none" w:sz="0" w:space="0" w:color="auto"/>
            <w:right w:val="none" w:sz="0" w:space="0" w:color="auto"/>
          </w:divBdr>
        </w:div>
        <w:div w:id="270629127">
          <w:marLeft w:val="640"/>
          <w:marRight w:val="0"/>
          <w:marTop w:val="0"/>
          <w:marBottom w:val="0"/>
          <w:divBdr>
            <w:top w:val="none" w:sz="0" w:space="0" w:color="auto"/>
            <w:left w:val="none" w:sz="0" w:space="0" w:color="auto"/>
            <w:bottom w:val="none" w:sz="0" w:space="0" w:color="auto"/>
            <w:right w:val="none" w:sz="0" w:space="0" w:color="auto"/>
          </w:divBdr>
        </w:div>
        <w:div w:id="803038380">
          <w:marLeft w:val="640"/>
          <w:marRight w:val="0"/>
          <w:marTop w:val="0"/>
          <w:marBottom w:val="0"/>
          <w:divBdr>
            <w:top w:val="none" w:sz="0" w:space="0" w:color="auto"/>
            <w:left w:val="none" w:sz="0" w:space="0" w:color="auto"/>
            <w:bottom w:val="none" w:sz="0" w:space="0" w:color="auto"/>
            <w:right w:val="none" w:sz="0" w:space="0" w:color="auto"/>
          </w:divBdr>
        </w:div>
        <w:div w:id="1533420778">
          <w:marLeft w:val="640"/>
          <w:marRight w:val="0"/>
          <w:marTop w:val="0"/>
          <w:marBottom w:val="0"/>
          <w:divBdr>
            <w:top w:val="none" w:sz="0" w:space="0" w:color="auto"/>
            <w:left w:val="none" w:sz="0" w:space="0" w:color="auto"/>
            <w:bottom w:val="none" w:sz="0" w:space="0" w:color="auto"/>
            <w:right w:val="none" w:sz="0" w:space="0" w:color="auto"/>
          </w:divBdr>
        </w:div>
        <w:div w:id="1384134221">
          <w:marLeft w:val="640"/>
          <w:marRight w:val="0"/>
          <w:marTop w:val="0"/>
          <w:marBottom w:val="0"/>
          <w:divBdr>
            <w:top w:val="none" w:sz="0" w:space="0" w:color="auto"/>
            <w:left w:val="none" w:sz="0" w:space="0" w:color="auto"/>
            <w:bottom w:val="none" w:sz="0" w:space="0" w:color="auto"/>
            <w:right w:val="none" w:sz="0" w:space="0" w:color="auto"/>
          </w:divBdr>
        </w:div>
        <w:div w:id="1871600620">
          <w:marLeft w:val="640"/>
          <w:marRight w:val="0"/>
          <w:marTop w:val="0"/>
          <w:marBottom w:val="0"/>
          <w:divBdr>
            <w:top w:val="none" w:sz="0" w:space="0" w:color="auto"/>
            <w:left w:val="none" w:sz="0" w:space="0" w:color="auto"/>
            <w:bottom w:val="none" w:sz="0" w:space="0" w:color="auto"/>
            <w:right w:val="none" w:sz="0" w:space="0" w:color="auto"/>
          </w:divBdr>
        </w:div>
        <w:div w:id="1319966486">
          <w:marLeft w:val="640"/>
          <w:marRight w:val="0"/>
          <w:marTop w:val="0"/>
          <w:marBottom w:val="0"/>
          <w:divBdr>
            <w:top w:val="none" w:sz="0" w:space="0" w:color="auto"/>
            <w:left w:val="none" w:sz="0" w:space="0" w:color="auto"/>
            <w:bottom w:val="none" w:sz="0" w:space="0" w:color="auto"/>
            <w:right w:val="none" w:sz="0" w:space="0" w:color="auto"/>
          </w:divBdr>
        </w:div>
        <w:div w:id="862861783">
          <w:marLeft w:val="640"/>
          <w:marRight w:val="0"/>
          <w:marTop w:val="0"/>
          <w:marBottom w:val="0"/>
          <w:divBdr>
            <w:top w:val="none" w:sz="0" w:space="0" w:color="auto"/>
            <w:left w:val="none" w:sz="0" w:space="0" w:color="auto"/>
            <w:bottom w:val="none" w:sz="0" w:space="0" w:color="auto"/>
            <w:right w:val="none" w:sz="0" w:space="0" w:color="auto"/>
          </w:divBdr>
        </w:div>
        <w:div w:id="548761707">
          <w:marLeft w:val="640"/>
          <w:marRight w:val="0"/>
          <w:marTop w:val="0"/>
          <w:marBottom w:val="0"/>
          <w:divBdr>
            <w:top w:val="none" w:sz="0" w:space="0" w:color="auto"/>
            <w:left w:val="none" w:sz="0" w:space="0" w:color="auto"/>
            <w:bottom w:val="none" w:sz="0" w:space="0" w:color="auto"/>
            <w:right w:val="none" w:sz="0" w:space="0" w:color="auto"/>
          </w:divBdr>
        </w:div>
        <w:div w:id="2118520360">
          <w:marLeft w:val="640"/>
          <w:marRight w:val="0"/>
          <w:marTop w:val="0"/>
          <w:marBottom w:val="0"/>
          <w:divBdr>
            <w:top w:val="none" w:sz="0" w:space="0" w:color="auto"/>
            <w:left w:val="none" w:sz="0" w:space="0" w:color="auto"/>
            <w:bottom w:val="none" w:sz="0" w:space="0" w:color="auto"/>
            <w:right w:val="none" w:sz="0" w:space="0" w:color="auto"/>
          </w:divBdr>
        </w:div>
        <w:div w:id="1017388836">
          <w:marLeft w:val="640"/>
          <w:marRight w:val="0"/>
          <w:marTop w:val="0"/>
          <w:marBottom w:val="0"/>
          <w:divBdr>
            <w:top w:val="none" w:sz="0" w:space="0" w:color="auto"/>
            <w:left w:val="none" w:sz="0" w:space="0" w:color="auto"/>
            <w:bottom w:val="none" w:sz="0" w:space="0" w:color="auto"/>
            <w:right w:val="none" w:sz="0" w:space="0" w:color="auto"/>
          </w:divBdr>
        </w:div>
        <w:div w:id="888997725">
          <w:marLeft w:val="640"/>
          <w:marRight w:val="0"/>
          <w:marTop w:val="0"/>
          <w:marBottom w:val="0"/>
          <w:divBdr>
            <w:top w:val="none" w:sz="0" w:space="0" w:color="auto"/>
            <w:left w:val="none" w:sz="0" w:space="0" w:color="auto"/>
            <w:bottom w:val="none" w:sz="0" w:space="0" w:color="auto"/>
            <w:right w:val="none" w:sz="0" w:space="0" w:color="auto"/>
          </w:divBdr>
        </w:div>
        <w:div w:id="1230456656">
          <w:marLeft w:val="640"/>
          <w:marRight w:val="0"/>
          <w:marTop w:val="0"/>
          <w:marBottom w:val="0"/>
          <w:divBdr>
            <w:top w:val="none" w:sz="0" w:space="0" w:color="auto"/>
            <w:left w:val="none" w:sz="0" w:space="0" w:color="auto"/>
            <w:bottom w:val="none" w:sz="0" w:space="0" w:color="auto"/>
            <w:right w:val="none" w:sz="0" w:space="0" w:color="auto"/>
          </w:divBdr>
        </w:div>
        <w:div w:id="1142844517">
          <w:marLeft w:val="640"/>
          <w:marRight w:val="0"/>
          <w:marTop w:val="0"/>
          <w:marBottom w:val="0"/>
          <w:divBdr>
            <w:top w:val="none" w:sz="0" w:space="0" w:color="auto"/>
            <w:left w:val="none" w:sz="0" w:space="0" w:color="auto"/>
            <w:bottom w:val="none" w:sz="0" w:space="0" w:color="auto"/>
            <w:right w:val="none" w:sz="0" w:space="0" w:color="auto"/>
          </w:divBdr>
        </w:div>
        <w:div w:id="1768765165">
          <w:marLeft w:val="640"/>
          <w:marRight w:val="0"/>
          <w:marTop w:val="0"/>
          <w:marBottom w:val="0"/>
          <w:divBdr>
            <w:top w:val="none" w:sz="0" w:space="0" w:color="auto"/>
            <w:left w:val="none" w:sz="0" w:space="0" w:color="auto"/>
            <w:bottom w:val="none" w:sz="0" w:space="0" w:color="auto"/>
            <w:right w:val="none" w:sz="0" w:space="0" w:color="auto"/>
          </w:divBdr>
        </w:div>
        <w:div w:id="414203401">
          <w:marLeft w:val="640"/>
          <w:marRight w:val="0"/>
          <w:marTop w:val="0"/>
          <w:marBottom w:val="0"/>
          <w:divBdr>
            <w:top w:val="none" w:sz="0" w:space="0" w:color="auto"/>
            <w:left w:val="none" w:sz="0" w:space="0" w:color="auto"/>
            <w:bottom w:val="none" w:sz="0" w:space="0" w:color="auto"/>
            <w:right w:val="none" w:sz="0" w:space="0" w:color="auto"/>
          </w:divBdr>
        </w:div>
        <w:div w:id="1942256710">
          <w:marLeft w:val="640"/>
          <w:marRight w:val="0"/>
          <w:marTop w:val="0"/>
          <w:marBottom w:val="0"/>
          <w:divBdr>
            <w:top w:val="none" w:sz="0" w:space="0" w:color="auto"/>
            <w:left w:val="none" w:sz="0" w:space="0" w:color="auto"/>
            <w:bottom w:val="none" w:sz="0" w:space="0" w:color="auto"/>
            <w:right w:val="none" w:sz="0" w:space="0" w:color="auto"/>
          </w:divBdr>
        </w:div>
        <w:div w:id="275605562">
          <w:marLeft w:val="640"/>
          <w:marRight w:val="0"/>
          <w:marTop w:val="0"/>
          <w:marBottom w:val="0"/>
          <w:divBdr>
            <w:top w:val="none" w:sz="0" w:space="0" w:color="auto"/>
            <w:left w:val="none" w:sz="0" w:space="0" w:color="auto"/>
            <w:bottom w:val="none" w:sz="0" w:space="0" w:color="auto"/>
            <w:right w:val="none" w:sz="0" w:space="0" w:color="auto"/>
          </w:divBdr>
        </w:div>
        <w:div w:id="1558587348">
          <w:marLeft w:val="640"/>
          <w:marRight w:val="0"/>
          <w:marTop w:val="0"/>
          <w:marBottom w:val="0"/>
          <w:divBdr>
            <w:top w:val="none" w:sz="0" w:space="0" w:color="auto"/>
            <w:left w:val="none" w:sz="0" w:space="0" w:color="auto"/>
            <w:bottom w:val="none" w:sz="0" w:space="0" w:color="auto"/>
            <w:right w:val="none" w:sz="0" w:space="0" w:color="auto"/>
          </w:divBdr>
        </w:div>
        <w:div w:id="1165559223">
          <w:marLeft w:val="640"/>
          <w:marRight w:val="0"/>
          <w:marTop w:val="0"/>
          <w:marBottom w:val="0"/>
          <w:divBdr>
            <w:top w:val="none" w:sz="0" w:space="0" w:color="auto"/>
            <w:left w:val="none" w:sz="0" w:space="0" w:color="auto"/>
            <w:bottom w:val="none" w:sz="0" w:space="0" w:color="auto"/>
            <w:right w:val="none" w:sz="0" w:space="0" w:color="auto"/>
          </w:divBdr>
        </w:div>
        <w:div w:id="956568860">
          <w:marLeft w:val="640"/>
          <w:marRight w:val="0"/>
          <w:marTop w:val="0"/>
          <w:marBottom w:val="0"/>
          <w:divBdr>
            <w:top w:val="none" w:sz="0" w:space="0" w:color="auto"/>
            <w:left w:val="none" w:sz="0" w:space="0" w:color="auto"/>
            <w:bottom w:val="none" w:sz="0" w:space="0" w:color="auto"/>
            <w:right w:val="none" w:sz="0" w:space="0" w:color="auto"/>
          </w:divBdr>
        </w:div>
        <w:div w:id="1487239972">
          <w:marLeft w:val="640"/>
          <w:marRight w:val="0"/>
          <w:marTop w:val="0"/>
          <w:marBottom w:val="0"/>
          <w:divBdr>
            <w:top w:val="none" w:sz="0" w:space="0" w:color="auto"/>
            <w:left w:val="none" w:sz="0" w:space="0" w:color="auto"/>
            <w:bottom w:val="none" w:sz="0" w:space="0" w:color="auto"/>
            <w:right w:val="none" w:sz="0" w:space="0" w:color="auto"/>
          </w:divBdr>
        </w:div>
        <w:div w:id="980118969">
          <w:marLeft w:val="640"/>
          <w:marRight w:val="0"/>
          <w:marTop w:val="0"/>
          <w:marBottom w:val="0"/>
          <w:divBdr>
            <w:top w:val="none" w:sz="0" w:space="0" w:color="auto"/>
            <w:left w:val="none" w:sz="0" w:space="0" w:color="auto"/>
            <w:bottom w:val="none" w:sz="0" w:space="0" w:color="auto"/>
            <w:right w:val="none" w:sz="0" w:space="0" w:color="auto"/>
          </w:divBdr>
        </w:div>
        <w:div w:id="1911305038">
          <w:marLeft w:val="640"/>
          <w:marRight w:val="0"/>
          <w:marTop w:val="0"/>
          <w:marBottom w:val="0"/>
          <w:divBdr>
            <w:top w:val="none" w:sz="0" w:space="0" w:color="auto"/>
            <w:left w:val="none" w:sz="0" w:space="0" w:color="auto"/>
            <w:bottom w:val="none" w:sz="0" w:space="0" w:color="auto"/>
            <w:right w:val="none" w:sz="0" w:space="0" w:color="auto"/>
          </w:divBdr>
        </w:div>
        <w:div w:id="322928597">
          <w:marLeft w:val="640"/>
          <w:marRight w:val="0"/>
          <w:marTop w:val="0"/>
          <w:marBottom w:val="0"/>
          <w:divBdr>
            <w:top w:val="none" w:sz="0" w:space="0" w:color="auto"/>
            <w:left w:val="none" w:sz="0" w:space="0" w:color="auto"/>
            <w:bottom w:val="none" w:sz="0" w:space="0" w:color="auto"/>
            <w:right w:val="none" w:sz="0" w:space="0" w:color="auto"/>
          </w:divBdr>
        </w:div>
        <w:div w:id="1145047256">
          <w:marLeft w:val="640"/>
          <w:marRight w:val="0"/>
          <w:marTop w:val="0"/>
          <w:marBottom w:val="0"/>
          <w:divBdr>
            <w:top w:val="none" w:sz="0" w:space="0" w:color="auto"/>
            <w:left w:val="none" w:sz="0" w:space="0" w:color="auto"/>
            <w:bottom w:val="none" w:sz="0" w:space="0" w:color="auto"/>
            <w:right w:val="none" w:sz="0" w:space="0" w:color="auto"/>
          </w:divBdr>
        </w:div>
        <w:div w:id="1933853508">
          <w:marLeft w:val="640"/>
          <w:marRight w:val="0"/>
          <w:marTop w:val="0"/>
          <w:marBottom w:val="0"/>
          <w:divBdr>
            <w:top w:val="none" w:sz="0" w:space="0" w:color="auto"/>
            <w:left w:val="none" w:sz="0" w:space="0" w:color="auto"/>
            <w:bottom w:val="none" w:sz="0" w:space="0" w:color="auto"/>
            <w:right w:val="none" w:sz="0" w:space="0" w:color="auto"/>
          </w:divBdr>
        </w:div>
        <w:div w:id="1037510573">
          <w:marLeft w:val="640"/>
          <w:marRight w:val="0"/>
          <w:marTop w:val="0"/>
          <w:marBottom w:val="0"/>
          <w:divBdr>
            <w:top w:val="none" w:sz="0" w:space="0" w:color="auto"/>
            <w:left w:val="none" w:sz="0" w:space="0" w:color="auto"/>
            <w:bottom w:val="none" w:sz="0" w:space="0" w:color="auto"/>
            <w:right w:val="none" w:sz="0" w:space="0" w:color="auto"/>
          </w:divBdr>
        </w:div>
        <w:div w:id="1677340817">
          <w:marLeft w:val="640"/>
          <w:marRight w:val="0"/>
          <w:marTop w:val="0"/>
          <w:marBottom w:val="0"/>
          <w:divBdr>
            <w:top w:val="none" w:sz="0" w:space="0" w:color="auto"/>
            <w:left w:val="none" w:sz="0" w:space="0" w:color="auto"/>
            <w:bottom w:val="none" w:sz="0" w:space="0" w:color="auto"/>
            <w:right w:val="none" w:sz="0" w:space="0" w:color="auto"/>
          </w:divBdr>
        </w:div>
        <w:div w:id="1499886942">
          <w:marLeft w:val="640"/>
          <w:marRight w:val="0"/>
          <w:marTop w:val="0"/>
          <w:marBottom w:val="0"/>
          <w:divBdr>
            <w:top w:val="none" w:sz="0" w:space="0" w:color="auto"/>
            <w:left w:val="none" w:sz="0" w:space="0" w:color="auto"/>
            <w:bottom w:val="none" w:sz="0" w:space="0" w:color="auto"/>
            <w:right w:val="none" w:sz="0" w:space="0" w:color="auto"/>
          </w:divBdr>
        </w:div>
        <w:div w:id="1852446114">
          <w:marLeft w:val="640"/>
          <w:marRight w:val="0"/>
          <w:marTop w:val="0"/>
          <w:marBottom w:val="0"/>
          <w:divBdr>
            <w:top w:val="none" w:sz="0" w:space="0" w:color="auto"/>
            <w:left w:val="none" w:sz="0" w:space="0" w:color="auto"/>
            <w:bottom w:val="none" w:sz="0" w:space="0" w:color="auto"/>
            <w:right w:val="none" w:sz="0" w:space="0" w:color="auto"/>
          </w:divBdr>
        </w:div>
        <w:div w:id="1649746224">
          <w:marLeft w:val="640"/>
          <w:marRight w:val="0"/>
          <w:marTop w:val="0"/>
          <w:marBottom w:val="0"/>
          <w:divBdr>
            <w:top w:val="none" w:sz="0" w:space="0" w:color="auto"/>
            <w:left w:val="none" w:sz="0" w:space="0" w:color="auto"/>
            <w:bottom w:val="none" w:sz="0" w:space="0" w:color="auto"/>
            <w:right w:val="none" w:sz="0" w:space="0" w:color="auto"/>
          </w:divBdr>
        </w:div>
        <w:div w:id="948466487">
          <w:marLeft w:val="640"/>
          <w:marRight w:val="0"/>
          <w:marTop w:val="0"/>
          <w:marBottom w:val="0"/>
          <w:divBdr>
            <w:top w:val="none" w:sz="0" w:space="0" w:color="auto"/>
            <w:left w:val="none" w:sz="0" w:space="0" w:color="auto"/>
            <w:bottom w:val="none" w:sz="0" w:space="0" w:color="auto"/>
            <w:right w:val="none" w:sz="0" w:space="0" w:color="auto"/>
          </w:divBdr>
        </w:div>
        <w:div w:id="1660888737">
          <w:marLeft w:val="640"/>
          <w:marRight w:val="0"/>
          <w:marTop w:val="0"/>
          <w:marBottom w:val="0"/>
          <w:divBdr>
            <w:top w:val="none" w:sz="0" w:space="0" w:color="auto"/>
            <w:left w:val="none" w:sz="0" w:space="0" w:color="auto"/>
            <w:bottom w:val="none" w:sz="0" w:space="0" w:color="auto"/>
            <w:right w:val="none" w:sz="0" w:space="0" w:color="auto"/>
          </w:divBdr>
        </w:div>
        <w:div w:id="1739598348">
          <w:marLeft w:val="640"/>
          <w:marRight w:val="0"/>
          <w:marTop w:val="0"/>
          <w:marBottom w:val="0"/>
          <w:divBdr>
            <w:top w:val="none" w:sz="0" w:space="0" w:color="auto"/>
            <w:left w:val="none" w:sz="0" w:space="0" w:color="auto"/>
            <w:bottom w:val="none" w:sz="0" w:space="0" w:color="auto"/>
            <w:right w:val="none" w:sz="0" w:space="0" w:color="auto"/>
          </w:divBdr>
        </w:div>
        <w:div w:id="51975121">
          <w:marLeft w:val="640"/>
          <w:marRight w:val="0"/>
          <w:marTop w:val="0"/>
          <w:marBottom w:val="0"/>
          <w:divBdr>
            <w:top w:val="none" w:sz="0" w:space="0" w:color="auto"/>
            <w:left w:val="none" w:sz="0" w:space="0" w:color="auto"/>
            <w:bottom w:val="none" w:sz="0" w:space="0" w:color="auto"/>
            <w:right w:val="none" w:sz="0" w:space="0" w:color="auto"/>
          </w:divBdr>
        </w:div>
        <w:div w:id="1007976323">
          <w:marLeft w:val="640"/>
          <w:marRight w:val="0"/>
          <w:marTop w:val="0"/>
          <w:marBottom w:val="0"/>
          <w:divBdr>
            <w:top w:val="none" w:sz="0" w:space="0" w:color="auto"/>
            <w:left w:val="none" w:sz="0" w:space="0" w:color="auto"/>
            <w:bottom w:val="none" w:sz="0" w:space="0" w:color="auto"/>
            <w:right w:val="none" w:sz="0" w:space="0" w:color="auto"/>
          </w:divBdr>
        </w:div>
        <w:div w:id="758334457">
          <w:marLeft w:val="640"/>
          <w:marRight w:val="0"/>
          <w:marTop w:val="0"/>
          <w:marBottom w:val="0"/>
          <w:divBdr>
            <w:top w:val="none" w:sz="0" w:space="0" w:color="auto"/>
            <w:left w:val="none" w:sz="0" w:space="0" w:color="auto"/>
            <w:bottom w:val="none" w:sz="0" w:space="0" w:color="auto"/>
            <w:right w:val="none" w:sz="0" w:space="0" w:color="auto"/>
          </w:divBdr>
        </w:div>
        <w:div w:id="197401730">
          <w:marLeft w:val="640"/>
          <w:marRight w:val="0"/>
          <w:marTop w:val="0"/>
          <w:marBottom w:val="0"/>
          <w:divBdr>
            <w:top w:val="none" w:sz="0" w:space="0" w:color="auto"/>
            <w:left w:val="none" w:sz="0" w:space="0" w:color="auto"/>
            <w:bottom w:val="none" w:sz="0" w:space="0" w:color="auto"/>
            <w:right w:val="none" w:sz="0" w:space="0" w:color="auto"/>
          </w:divBdr>
        </w:div>
        <w:div w:id="1955553474">
          <w:marLeft w:val="640"/>
          <w:marRight w:val="0"/>
          <w:marTop w:val="0"/>
          <w:marBottom w:val="0"/>
          <w:divBdr>
            <w:top w:val="none" w:sz="0" w:space="0" w:color="auto"/>
            <w:left w:val="none" w:sz="0" w:space="0" w:color="auto"/>
            <w:bottom w:val="none" w:sz="0" w:space="0" w:color="auto"/>
            <w:right w:val="none" w:sz="0" w:space="0" w:color="auto"/>
          </w:divBdr>
        </w:div>
        <w:div w:id="2031639865">
          <w:marLeft w:val="640"/>
          <w:marRight w:val="0"/>
          <w:marTop w:val="0"/>
          <w:marBottom w:val="0"/>
          <w:divBdr>
            <w:top w:val="none" w:sz="0" w:space="0" w:color="auto"/>
            <w:left w:val="none" w:sz="0" w:space="0" w:color="auto"/>
            <w:bottom w:val="none" w:sz="0" w:space="0" w:color="auto"/>
            <w:right w:val="none" w:sz="0" w:space="0" w:color="auto"/>
          </w:divBdr>
        </w:div>
        <w:div w:id="1055201471">
          <w:marLeft w:val="640"/>
          <w:marRight w:val="0"/>
          <w:marTop w:val="0"/>
          <w:marBottom w:val="0"/>
          <w:divBdr>
            <w:top w:val="none" w:sz="0" w:space="0" w:color="auto"/>
            <w:left w:val="none" w:sz="0" w:space="0" w:color="auto"/>
            <w:bottom w:val="none" w:sz="0" w:space="0" w:color="auto"/>
            <w:right w:val="none" w:sz="0" w:space="0" w:color="auto"/>
          </w:divBdr>
        </w:div>
        <w:div w:id="1505629159">
          <w:marLeft w:val="640"/>
          <w:marRight w:val="0"/>
          <w:marTop w:val="0"/>
          <w:marBottom w:val="0"/>
          <w:divBdr>
            <w:top w:val="none" w:sz="0" w:space="0" w:color="auto"/>
            <w:left w:val="none" w:sz="0" w:space="0" w:color="auto"/>
            <w:bottom w:val="none" w:sz="0" w:space="0" w:color="auto"/>
            <w:right w:val="none" w:sz="0" w:space="0" w:color="auto"/>
          </w:divBdr>
        </w:div>
        <w:div w:id="1423454689">
          <w:marLeft w:val="640"/>
          <w:marRight w:val="0"/>
          <w:marTop w:val="0"/>
          <w:marBottom w:val="0"/>
          <w:divBdr>
            <w:top w:val="none" w:sz="0" w:space="0" w:color="auto"/>
            <w:left w:val="none" w:sz="0" w:space="0" w:color="auto"/>
            <w:bottom w:val="none" w:sz="0" w:space="0" w:color="auto"/>
            <w:right w:val="none" w:sz="0" w:space="0" w:color="auto"/>
          </w:divBdr>
        </w:div>
        <w:div w:id="17052905">
          <w:marLeft w:val="640"/>
          <w:marRight w:val="0"/>
          <w:marTop w:val="0"/>
          <w:marBottom w:val="0"/>
          <w:divBdr>
            <w:top w:val="none" w:sz="0" w:space="0" w:color="auto"/>
            <w:left w:val="none" w:sz="0" w:space="0" w:color="auto"/>
            <w:bottom w:val="none" w:sz="0" w:space="0" w:color="auto"/>
            <w:right w:val="none" w:sz="0" w:space="0" w:color="auto"/>
          </w:divBdr>
        </w:div>
        <w:div w:id="991836015">
          <w:marLeft w:val="640"/>
          <w:marRight w:val="0"/>
          <w:marTop w:val="0"/>
          <w:marBottom w:val="0"/>
          <w:divBdr>
            <w:top w:val="none" w:sz="0" w:space="0" w:color="auto"/>
            <w:left w:val="none" w:sz="0" w:space="0" w:color="auto"/>
            <w:bottom w:val="none" w:sz="0" w:space="0" w:color="auto"/>
            <w:right w:val="none" w:sz="0" w:space="0" w:color="auto"/>
          </w:divBdr>
        </w:div>
        <w:div w:id="435172945">
          <w:marLeft w:val="640"/>
          <w:marRight w:val="0"/>
          <w:marTop w:val="0"/>
          <w:marBottom w:val="0"/>
          <w:divBdr>
            <w:top w:val="none" w:sz="0" w:space="0" w:color="auto"/>
            <w:left w:val="none" w:sz="0" w:space="0" w:color="auto"/>
            <w:bottom w:val="none" w:sz="0" w:space="0" w:color="auto"/>
            <w:right w:val="none" w:sz="0" w:space="0" w:color="auto"/>
          </w:divBdr>
        </w:div>
      </w:divsChild>
    </w:div>
    <w:div w:id="1619606680">
      <w:marLeft w:val="480"/>
      <w:marRight w:val="0"/>
      <w:marTop w:val="0"/>
      <w:marBottom w:val="0"/>
      <w:divBdr>
        <w:top w:val="none" w:sz="0" w:space="0" w:color="auto"/>
        <w:left w:val="none" w:sz="0" w:space="0" w:color="auto"/>
        <w:bottom w:val="none" w:sz="0" w:space="0" w:color="auto"/>
        <w:right w:val="none" w:sz="0" w:space="0" w:color="auto"/>
      </w:divBdr>
    </w:div>
    <w:div w:id="1622296110">
      <w:bodyDiv w:val="1"/>
      <w:marLeft w:val="0"/>
      <w:marRight w:val="0"/>
      <w:marTop w:val="0"/>
      <w:marBottom w:val="0"/>
      <w:divBdr>
        <w:top w:val="none" w:sz="0" w:space="0" w:color="auto"/>
        <w:left w:val="none" w:sz="0" w:space="0" w:color="auto"/>
        <w:bottom w:val="none" w:sz="0" w:space="0" w:color="auto"/>
        <w:right w:val="none" w:sz="0" w:space="0" w:color="auto"/>
      </w:divBdr>
    </w:div>
    <w:div w:id="1622298368">
      <w:marLeft w:val="480"/>
      <w:marRight w:val="0"/>
      <w:marTop w:val="0"/>
      <w:marBottom w:val="0"/>
      <w:divBdr>
        <w:top w:val="none" w:sz="0" w:space="0" w:color="auto"/>
        <w:left w:val="none" w:sz="0" w:space="0" w:color="auto"/>
        <w:bottom w:val="none" w:sz="0" w:space="0" w:color="auto"/>
        <w:right w:val="none" w:sz="0" w:space="0" w:color="auto"/>
      </w:divBdr>
    </w:div>
    <w:div w:id="1622615289">
      <w:marLeft w:val="480"/>
      <w:marRight w:val="0"/>
      <w:marTop w:val="0"/>
      <w:marBottom w:val="0"/>
      <w:divBdr>
        <w:top w:val="none" w:sz="0" w:space="0" w:color="auto"/>
        <w:left w:val="none" w:sz="0" w:space="0" w:color="auto"/>
        <w:bottom w:val="none" w:sz="0" w:space="0" w:color="auto"/>
        <w:right w:val="none" w:sz="0" w:space="0" w:color="auto"/>
      </w:divBdr>
    </w:div>
    <w:div w:id="1623609648">
      <w:marLeft w:val="480"/>
      <w:marRight w:val="0"/>
      <w:marTop w:val="0"/>
      <w:marBottom w:val="0"/>
      <w:divBdr>
        <w:top w:val="none" w:sz="0" w:space="0" w:color="auto"/>
        <w:left w:val="none" w:sz="0" w:space="0" w:color="auto"/>
        <w:bottom w:val="none" w:sz="0" w:space="0" w:color="auto"/>
        <w:right w:val="none" w:sz="0" w:space="0" w:color="auto"/>
      </w:divBdr>
    </w:div>
    <w:div w:id="1623683628">
      <w:bodyDiv w:val="1"/>
      <w:marLeft w:val="0"/>
      <w:marRight w:val="0"/>
      <w:marTop w:val="0"/>
      <w:marBottom w:val="0"/>
      <w:divBdr>
        <w:top w:val="none" w:sz="0" w:space="0" w:color="auto"/>
        <w:left w:val="none" w:sz="0" w:space="0" w:color="auto"/>
        <w:bottom w:val="none" w:sz="0" w:space="0" w:color="auto"/>
        <w:right w:val="none" w:sz="0" w:space="0" w:color="auto"/>
      </w:divBdr>
      <w:divsChild>
        <w:div w:id="15233192">
          <w:marLeft w:val="480"/>
          <w:marRight w:val="0"/>
          <w:marTop w:val="0"/>
          <w:marBottom w:val="0"/>
          <w:divBdr>
            <w:top w:val="none" w:sz="0" w:space="0" w:color="auto"/>
            <w:left w:val="none" w:sz="0" w:space="0" w:color="auto"/>
            <w:bottom w:val="none" w:sz="0" w:space="0" w:color="auto"/>
            <w:right w:val="none" w:sz="0" w:space="0" w:color="auto"/>
          </w:divBdr>
        </w:div>
        <w:div w:id="19626198">
          <w:marLeft w:val="480"/>
          <w:marRight w:val="0"/>
          <w:marTop w:val="0"/>
          <w:marBottom w:val="0"/>
          <w:divBdr>
            <w:top w:val="none" w:sz="0" w:space="0" w:color="auto"/>
            <w:left w:val="none" w:sz="0" w:space="0" w:color="auto"/>
            <w:bottom w:val="none" w:sz="0" w:space="0" w:color="auto"/>
            <w:right w:val="none" w:sz="0" w:space="0" w:color="auto"/>
          </w:divBdr>
        </w:div>
        <w:div w:id="69816947">
          <w:marLeft w:val="480"/>
          <w:marRight w:val="0"/>
          <w:marTop w:val="0"/>
          <w:marBottom w:val="0"/>
          <w:divBdr>
            <w:top w:val="none" w:sz="0" w:space="0" w:color="auto"/>
            <w:left w:val="none" w:sz="0" w:space="0" w:color="auto"/>
            <w:bottom w:val="none" w:sz="0" w:space="0" w:color="auto"/>
            <w:right w:val="none" w:sz="0" w:space="0" w:color="auto"/>
          </w:divBdr>
        </w:div>
        <w:div w:id="110052961">
          <w:marLeft w:val="480"/>
          <w:marRight w:val="0"/>
          <w:marTop w:val="0"/>
          <w:marBottom w:val="0"/>
          <w:divBdr>
            <w:top w:val="none" w:sz="0" w:space="0" w:color="auto"/>
            <w:left w:val="none" w:sz="0" w:space="0" w:color="auto"/>
            <w:bottom w:val="none" w:sz="0" w:space="0" w:color="auto"/>
            <w:right w:val="none" w:sz="0" w:space="0" w:color="auto"/>
          </w:divBdr>
        </w:div>
        <w:div w:id="123813743">
          <w:marLeft w:val="480"/>
          <w:marRight w:val="0"/>
          <w:marTop w:val="0"/>
          <w:marBottom w:val="0"/>
          <w:divBdr>
            <w:top w:val="none" w:sz="0" w:space="0" w:color="auto"/>
            <w:left w:val="none" w:sz="0" w:space="0" w:color="auto"/>
            <w:bottom w:val="none" w:sz="0" w:space="0" w:color="auto"/>
            <w:right w:val="none" w:sz="0" w:space="0" w:color="auto"/>
          </w:divBdr>
        </w:div>
        <w:div w:id="146941418">
          <w:marLeft w:val="480"/>
          <w:marRight w:val="0"/>
          <w:marTop w:val="0"/>
          <w:marBottom w:val="0"/>
          <w:divBdr>
            <w:top w:val="none" w:sz="0" w:space="0" w:color="auto"/>
            <w:left w:val="none" w:sz="0" w:space="0" w:color="auto"/>
            <w:bottom w:val="none" w:sz="0" w:space="0" w:color="auto"/>
            <w:right w:val="none" w:sz="0" w:space="0" w:color="auto"/>
          </w:divBdr>
        </w:div>
        <w:div w:id="343899432">
          <w:marLeft w:val="480"/>
          <w:marRight w:val="0"/>
          <w:marTop w:val="0"/>
          <w:marBottom w:val="0"/>
          <w:divBdr>
            <w:top w:val="none" w:sz="0" w:space="0" w:color="auto"/>
            <w:left w:val="none" w:sz="0" w:space="0" w:color="auto"/>
            <w:bottom w:val="none" w:sz="0" w:space="0" w:color="auto"/>
            <w:right w:val="none" w:sz="0" w:space="0" w:color="auto"/>
          </w:divBdr>
        </w:div>
        <w:div w:id="352805511">
          <w:marLeft w:val="480"/>
          <w:marRight w:val="0"/>
          <w:marTop w:val="0"/>
          <w:marBottom w:val="0"/>
          <w:divBdr>
            <w:top w:val="none" w:sz="0" w:space="0" w:color="auto"/>
            <w:left w:val="none" w:sz="0" w:space="0" w:color="auto"/>
            <w:bottom w:val="none" w:sz="0" w:space="0" w:color="auto"/>
            <w:right w:val="none" w:sz="0" w:space="0" w:color="auto"/>
          </w:divBdr>
        </w:div>
        <w:div w:id="397019681">
          <w:marLeft w:val="480"/>
          <w:marRight w:val="0"/>
          <w:marTop w:val="0"/>
          <w:marBottom w:val="0"/>
          <w:divBdr>
            <w:top w:val="none" w:sz="0" w:space="0" w:color="auto"/>
            <w:left w:val="none" w:sz="0" w:space="0" w:color="auto"/>
            <w:bottom w:val="none" w:sz="0" w:space="0" w:color="auto"/>
            <w:right w:val="none" w:sz="0" w:space="0" w:color="auto"/>
          </w:divBdr>
        </w:div>
        <w:div w:id="430516340">
          <w:marLeft w:val="480"/>
          <w:marRight w:val="0"/>
          <w:marTop w:val="0"/>
          <w:marBottom w:val="0"/>
          <w:divBdr>
            <w:top w:val="none" w:sz="0" w:space="0" w:color="auto"/>
            <w:left w:val="none" w:sz="0" w:space="0" w:color="auto"/>
            <w:bottom w:val="none" w:sz="0" w:space="0" w:color="auto"/>
            <w:right w:val="none" w:sz="0" w:space="0" w:color="auto"/>
          </w:divBdr>
        </w:div>
        <w:div w:id="498346092">
          <w:marLeft w:val="480"/>
          <w:marRight w:val="0"/>
          <w:marTop w:val="0"/>
          <w:marBottom w:val="0"/>
          <w:divBdr>
            <w:top w:val="none" w:sz="0" w:space="0" w:color="auto"/>
            <w:left w:val="none" w:sz="0" w:space="0" w:color="auto"/>
            <w:bottom w:val="none" w:sz="0" w:space="0" w:color="auto"/>
            <w:right w:val="none" w:sz="0" w:space="0" w:color="auto"/>
          </w:divBdr>
        </w:div>
        <w:div w:id="514076067">
          <w:marLeft w:val="480"/>
          <w:marRight w:val="0"/>
          <w:marTop w:val="0"/>
          <w:marBottom w:val="0"/>
          <w:divBdr>
            <w:top w:val="none" w:sz="0" w:space="0" w:color="auto"/>
            <w:left w:val="none" w:sz="0" w:space="0" w:color="auto"/>
            <w:bottom w:val="none" w:sz="0" w:space="0" w:color="auto"/>
            <w:right w:val="none" w:sz="0" w:space="0" w:color="auto"/>
          </w:divBdr>
        </w:div>
        <w:div w:id="713701307">
          <w:marLeft w:val="480"/>
          <w:marRight w:val="0"/>
          <w:marTop w:val="0"/>
          <w:marBottom w:val="0"/>
          <w:divBdr>
            <w:top w:val="none" w:sz="0" w:space="0" w:color="auto"/>
            <w:left w:val="none" w:sz="0" w:space="0" w:color="auto"/>
            <w:bottom w:val="none" w:sz="0" w:space="0" w:color="auto"/>
            <w:right w:val="none" w:sz="0" w:space="0" w:color="auto"/>
          </w:divBdr>
        </w:div>
        <w:div w:id="834494025">
          <w:marLeft w:val="480"/>
          <w:marRight w:val="0"/>
          <w:marTop w:val="0"/>
          <w:marBottom w:val="0"/>
          <w:divBdr>
            <w:top w:val="none" w:sz="0" w:space="0" w:color="auto"/>
            <w:left w:val="none" w:sz="0" w:space="0" w:color="auto"/>
            <w:bottom w:val="none" w:sz="0" w:space="0" w:color="auto"/>
            <w:right w:val="none" w:sz="0" w:space="0" w:color="auto"/>
          </w:divBdr>
        </w:div>
        <w:div w:id="838035827">
          <w:marLeft w:val="480"/>
          <w:marRight w:val="0"/>
          <w:marTop w:val="0"/>
          <w:marBottom w:val="0"/>
          <w:divBdr>
            <w:top w:val="none" w:sz="0" w:space="0" w:color="auto"/>
            <w:left w:val="none" w:sz="0" w:space="0" w:color="auto"/>
            <w:bottom w:val="none" w:sz="0" w:space="0" w:color="auto"/>
            <w:right w:val="none" w:sz="0" w:space="0" w:color="auto"/>
          </w:divBdr>
        </w:div>
        <w:div w:id="853543066">
          <w:marLeft w:val="480"/>
          <w:marRight w:val="0"/>
          <w:marTop w:val="0"/>
          <w:marBottom w:val="0"/>
          <w:divBdr>
            <w:top w:val="none" w:sz="0" w:space="0" w:color="auto"/>
            <w:left w:val="none" w:sz="0" w:space="0" w:color="auto"/>
            <w:bottom w:val="none" w:sz="0" w:space="0" w:color="auto"/>
            <w:right w:val="none" w:sz="0" w:space="0" w:color="auto"/>
          </w:divBdr>
        </w:div>
        <w:div w:id="877595380">
          <w:marLeft w:val="480"/>
          <w:marRight w:val="0"/>
          <w:marTop w:val="0"/>
          <w:marBottom w:val="0"/>
          <w:divBdr>
            <w:top w:val="none" w:sz="0" w:space="0" w:color="auto"/>
            <w:left w:val="none" w:sz="0" w:space="0" w:color="auto"/>
            <w:bottom w:val="none" w:sz="0" w:space="0" w:color="auto"/>
            <w:right w:val="none" w:sz="0" w:space="0" w:color="auto"/>
          </w:divBdr>
        </w:div>
        <w:div w:id="919606668">
          <w:marLeft w:val="480"/>
          <w:marRight w:val="0"/>
          <w:marTop w:val="0"/>
          <w:marBottom w:val="0"/>
          <w:divBdr>
            <w:top w:val="none" w:sz="0" w:space="0" w:color="auto"/>
            <w:left w:val="none" w:sz="0" w:space="0" w:color="auto"/>
            <w:bottom w:val="none" w:sz="0" w:space="0" w:color="auto"/>
            <w:right w:val="none" w:sz="0" w:space="0" w:color="auto"/>
          </w:divBdr>
        </w:div>
        <w:div w:id="967904153">
          <w:marLeft w:val="480"/>
          <w:marRight w:val="0"/>
          <w:marTop w:val="0"/>
          <w:marBottom w:val="0"/>
          <w:divBdr>
            <w:top w:val="none" w:sz="0" w:space="0" w:color="auto"/>
            <w:left w:val="none" w:sz="0" w:space="0" w:color="auto"/>
            <w:bottom w:val="none" w:sz="0" w:space="0" w:color="auto"/>
            <w:right w:val="none" w:sz="0" w:space="0" w:color="auto"/>
          </w:divBdr>
        </w:div>
        <w:div w:id="1024208017">
          <w:marLeft w:val="480"/>
          <w:marRight w:val="0"/>
          <w:marTop w:val="0"/>
          <w:marBottom w:val="0"/>
          <w:divBdr>
            <w:top w:val="none" w:sz="0" w:space="0" w:color="auto"/>
            <w:left w:val="none" w:sz="0" w:space="0" w:color="auto"/>
            <w:bottom w:val="none" w:sz="0" w:space="0" w:color="auto"/>
            <w:right w:val="none" w:sz="0" w:space="0" w:color="auto"/>
          </w:divBdr>
        </w:div>
        <w:div w:id="1031493390">
          <w:marLeft w:val="480"/>
          <w:marRight w:val="0"/>
          <w:marTop w:val="0"/>
          <w:marBottom w:val="0"/>
          <w:divBdr>
            <w:top w:val="none" w:sz="0" w:space="0" w:color="auto"/>
            <w:left w:val="none" w:sz="0" w:space="0" w:color="auto"/>
            <w:bottom w:val="none" w:sz="0" w:space="0" w:color="auto"/>
            <w:right w:val="none" w:sz="0" w:space="0" w:color="auto"/>
          </w:divBdr>
        </w:div>
        <w:div w:id="1035423921">
          <w:marLeft w:val="480"/>
          <w:marRight w:val="0"/>
          <w:marTop w:val="0"/>
          <w:marBottom w:val="0"/>
          <w:divBdr>
            <w:top w:val="none" w:sz="0" w:space="0" w:color="auto"/>
            <w:left w:val="none" w:sz="0" w:space="0" w:color="auto"/>
            <w:bottom w:val="none" w:sz="0" w:space="0" w:color="auto"/>
            <w:right w:val="none" w:sz="0" w:space="0" w:color="auto"/>
          </w:divBdr>
        </w:div>
        <w:div w:id="1049233120">
          <w:marLeft w:val="480"/>
          <w:marRight w:val="0"/>
          <w:marTop w:val="0"/>
          <w:marBottom w:val="0"/>
          <w:divBdr>
            <w:top w:val="none" w:sz="0" w:space="0" w:color="auto"/>
            <w:left w:val="none" w:sz="0" w:space="0" w:color="auto"/>
            <w:bottom w:val="none" w:sz="0" w:space="0" w:color="auto"/>
            <w:right w:val="none" w:sz="0" w:space="0" w:color="auto"/>
          </w:divBdr>
        </w:div>
        <w:div w:id="1061558819">
          <w:marLeft w:val="480"/>
          <w:marRight w:val="0"/>
          <w:marTop w:val="0"/>
          <w:marBottom w:val="0"/>
          <w:divBdr>
            <w:top w:val="none" w:sz="0" w:space="0" w:color="auto"/>
            <w:left w:val="none" w:sz="0" w:space="0" w:color="auto"/>
            <w:bottom w:val="none" w:sz="0" w:space="0" w:color="auto"/>
            <w:right w:val="none" w:sz="0" w:space="0" w:color="auto"/>
          </w:divBdr>
        </w:div>
        <w:div w:id="1062488055">
          <w:marLeft w:val="480"/>
          <w:marRight w:val="0"/>
          <w:marTop w:val="0"/>
          <w:marBottom w:val="0"/>
          <w:divBdr>
            <w:top w:val="none" w:sz="0" w:space="0" w:color="auto"/>
            <w:left w:val="none" w:sz="0" w:space="0" w:color="auto"/>
            <w:bottom w:val="none" w:sz="0" w:space="0" w:color="auto"/>
            <w:right w:val="none" w:sz="0" w:space="0" w:color="auto"/>
          </w:divBdr>
        </w:div>
        <w:div w:id="1185751936">
          <w:marLeft w:val="480"/>
          <w:marRight w:val="0"/>
          <w:marTop w:val="0"/>
          <w:marBottom w:val="0"/>
          <w:divBdr>
            <w:top w:val="none" w:sz="0" w:space="0" w:color="auto"/>
            <w:left w:val="none" w:sz="0" w:space="0" w:color="auto"/>
            <w:bottom w:val="none" w:sz="0" w:space="0" w:color="auto"/>
            <w:right w:val="none" w:sz="0" w:space="0" w:color="auto"/>
          </w:divBdr>
        </w:div>
        <w:div w:id="1229535728">
          <w:marLeft w:val="480"/>
          <w:marRight w:val="0"/>
          <w:marTop w:val="0"/>
          <w:marBottom w:val="0"/>
          <w:divBdr>
            <w:top w:val="none" w:sz="0" w:space="0" w:color="auto"/>
            <w:left w:val="none" w:sz="0" w:space="0" w:color="auto"/>
            <w:bottom w:val="none" w:sz="0" w:space="0" w:color="auto"/>
            <w:right w:val="none" w:sz="0" w:space="0" w:color="auto"/>
          </w:divBdr>
        </w:div>
        <w:div w:id="1238630803">
          <w:marLeft w:val="480"/>
          <w:marRight w:val="0"/>
          <w:marTop w:val="0"/>
          <w:marBottom w:val="0"/>
          <w:divBdr>
            <w:top w:val="none" w:sz="0" w:space="0" w:color="auto"/>
            <w:left w:val="none" w:sz="0" w:space="0" w:color="auto"/>
            <w:bottom w:val="none" w:sz="0" w:space="0" w:color="auto"/>
            <w:right w:val="none" w:sz="0" w:space="0" w:color="auto"/>
          </w:divBdr>
        </w:div>
        <w:div w:id="1265652651">
          <w:marLeft w:val="480"/>
          <w:marRight w:val="0"/>
          <w:marTop w:val="0"/>
          <w:marBottom w:val="0"/>
          <w:divBdr>
            <w:top w:val="none" w:sz="0" w:space="0" w:color="auto"/>
            <w:left w:val="none" w:sz="0" w:space="0" w:color="auto"/>
            <w:bottom w:val="none" w:sz="0" w:space="0" w:color="auto"/>
            <w:right w:val="none" w:sz="0" w:space="0" w:color="auto"/>
          </w:divBdr>
        </w:div>
        <w:div w:id="1273516040">
          <w:marLeft w:val="480"/>
          <w:marRight w:val="0"/>
          <w:marTop w:val="0"/>
          <w:marBottom w:val="0"/>
          <w:divBdr>
            <w:top w:val="none" w:sz="0" w:space="0" w:color="auto"/>
            <w:left w:val="none" w:sz="0" w:space="0" w:color="auto"/>
            <w:bottom w:val="none" w:sz="0" w:space="0" w:color="auto"/>
            <w:right w:val="none" w:sz="0" w:space="0" w:color="auto"/>
          </w:divBdr>
        </w:div>
        <w:div w:id="1363746517">
          <w:marLeft w:val="480"/>
          <w:marRight w:val="0"/>
          <w:marTop w:val="0"/>
          <w:marBottom w:val="0"/>
          <w:divBdr>
            <w:top w:val="none" w:sz="0" w:space="0" w:color="auto"/>
            <w:left w:val="none" w:sz="0" w:space="0" w:color="auto"/>
            <w:bottom w:val="none" w:sz="0" w:space="0" w:color="auto"/>
            <w:right w:val="none" w:sz="0" w:space="0" w:color="auto"/>
          </w:divBdr>
        </w:div>
        <w:div w:id="1378049808">
          <w:marLeft w:val="480"/>
          <w:marRight w:val="0"/>
          <w:marTop w:val="0"/>
          <w:marBottom w:val="0"/>
          <w:divBdr>
            <w:top w:val="none" w:sz="0" w:space="0" w:color="auto"/>
            <w:left w:val="none" w:sz="0" w:space="0" w:color="auto"/>
            <w:bottom w:val="none" w:sz="0" w:space="0" w:color="auto"/>
            <w:right w:val="none" w:sz="0" w:space="0" w:color="auto"/>
          </w:divBdr>
        </w:div>
        <w:div w:id="1383671052">
          <w:marLeft w:val="480"/>
          <w:marRight w:val="0"/>
          <w:marTop w:val="0"/>
          <w:marBottom w:val="0"/>
          <w:divBdr>
            <w:top w:val="none" w:sz="0" w:space="0" w:color="auto"/>
            <w:left w:val="none" w:sz="0" w:space="0" w:color="auto"/>
            <w:bottom w:val="none" w:sz="0" w:space="0" w:color="auto"/>
            <w:right w:val="none" w:sz="0" w:space="0" w:color="auto"/>
          </w:divBdr>
        </w:div>
        <w:div w:id="1453747012">
          <w:marLeft w:val="480"/>
          <w:marRight w:val="0"/>
          <w:marTop w:val="0"/>
          <w:marBottom w:val="0"/>
          <w:divBdr>
            <w:top w:val="none" w:sz="0" w:space="0" w:color="auto"/>
            <w:left w:val="none" w:sz="0" w:space="0" w:color="auto"/>
            <w:bottom w:val="none" w:sz="0" w:space="0" w:color="auto"/>
            <w:right w:val="none" w:sz="0" w:space="0" w:color="auto"/>
          </w:divBdr>
        </w:div>
        <w:div w:id="1454208058">
          <w:marLeft w:val="480"/>
          <w:marRight w:val="0"/>
          <w:marTop w:val="0"/>
          <w:marBottom w:val="0"/>
          <w:divBdr>
            <w:top w:val="none" w:sz="0" w:space="0" w:color="auto"/>
            <w:left w:val="none" w:sz="0" w:space="0" w:color="auto"/>
            <w:bottom w:val="none" w:sz="0" w:space="0" w:color="auto"/>
            <w:right w:val="none" w:sz="0" w:space="0" w:color="auto"/>
          </w:divBdr>
        </w:div>
        <w:div w:id="1455783773">
          <w:marLeft w:val="480"/>
          <w:marRight w:val="0"/>
          <w:marTop w:val="0"/>
          <w:marBottom w:val="0"/>
          <w:divBdr>
            <w:top w:val="none" w:sz="0" w:space="0" w:color="auto"/>
            <w:left w:val="none" w:sz="0" w:space="0" w:color="auto"/>
            <w:bottom w:val="none" w:sz="0" w:space="0" w:color="auto"/>
            <w:right w:val="none" w:sz="0" w:space="0" w:color="auto"/>
          </w:divBdr>
        </w:div>
        <w:div w:id="1471747846">
          <w:marLeft w:val="480"/>
          <w:marRight w:val="0"/>
          <w:marTop w:val="0"/>
          <w:marBottom w:val="0"/>
          <w:divBdr>
            <w:top w:val="none" w:sz="0" w:space="0" w:color="auto"/>
            <w:left w:val="none" w:sz="0" w:space="0" w:color="auto"/>
            <w:bottom w:val="none" w:sz="0" w:space="0" w:color="auto"/>
            <w:right w:val="none" w:sz="0" w:space="0" w:color="auto"/>
          </w:divBdr>
        </w:div>
        <w:div w:id="1504394417">
          <w:marLeft w:val="480"/>
          <w:marRight w:val="0"/>
          <w:marTop w:val="0"/>
          <w:marBottom w:val="0"/>
          <w:divBdr>
            <w:top w:val="none" w:sz="0" w:space="0" w:color="auto"/>
            <w:left w:val="none" w:sz="0" w:space="0" w:color="auto"/>
            <w:bottom w:val="none" w:sz="0" w:space="0" w:color="auto"/>
            <w:right w:val="none" w:sz="0" w:space="0" w:color="auto"/>
          </w:divBdr>
        </w:div>
        <w:div w:id="1820152474">
          <w:marLeft w:val="480"/>
          <w:marRight w:val="0"/>
          <w:marTop w:val="0"/>
          <w:marBottom w:val="0"/>
          <w:divBdr>
            <w:top w:val="none" w:sz="0" w:space="0" w:color="auto"/>
            <w:left w:val="none" w:sz="0" w:space="0" w:color="auto"/>
            <w:bottom w:val="none" w:sz="0" w:space="0" w:color="auto"/>
            <w:right w:val="none" w:sz="0" w:space="0" w:color="auto"/>
          </w:divBdr>
        </w:div>
        <w:div w:id="1845439642">
          <w:marLeft w:val="480"/>
          <w:marRight w:val="0"/>
          <w:marTop w:val="0"/>
          <w:marBottom w:val="0"/>
          <w:divBdr>
            <w:top w:val="none" w:sz="0" w:space="0" w:color="auto"/>
            <w:left w:val="none" w:sz="0" w:space="0" w:color="auto"/>
            <w:bottom w:val="none" w:sz="0" w:space="0" w:color="auto"/>
            <w:right w:val="none" w:sz="0" w:space="0" w:color="auto"/>
          </w:divBdr>
        </w:div>
        <w:div w:id="1846432373">
          <w:marLeft w:val="480"/>
          <w:marRight w:val="0"/>
          <w:marTop w:val="0"/>
          <w:marBottom w:val="0"/>
          <w:divBdr>
            <w:top w:val="none" w:sz="0" w:space="0" w:color="auto"/>
            <w:left w:val="none" w:sz="0" w:space="0" w:color="auto"/>
            <w:bottom w:val="none" w:sz="0" w:space="0" w:color="auto"/>
            <w:right w:val="none" w:sz="0" w:space="0" w:color="auto"/>
          </w:divBdr>
        </w:div>
        <w:div w:id="1859419427">
          <w:marLeft w:val="480"/>
          <w:marRight w:val="0"/>
          <w:marTop w:val="0"/>
          <w:marBottom w:val="0"/>
          <w:divBdr>
            <w:top w:val="none" w:sz="0" w:space="0" w:color="auto"/>
            <w:left w:val="none" w:sz="0" w:space="0" w:color="auto"/>
            <w:bottom w:val="none" w:sz="0" w:space="0" w:color="auto"/>
            <w:right w:val="none" w:sz="0" w:space="0" w:color="auto"/>
          </w:divBdr>
        </w:div>
        <w:div w:id="1871601287">
          <w:marLeft w:val="480"/>
          <w:marRight w:val="0"/>
          <w:marTop w:val="0"/>
          <w:marBottom w:val="0"/>
          <w:divBdr>
            <w:top w:val="none" w:sz="0" w:space="0" w:color="auto"/>
            <w:left w:val="none" w:sz="0" w:space="0" w:color="auto"/>
            <w:bottom w:val="none" w:sz="0" w:space="0" w:color="auto"/>
            <w:right w:val="none" w:sz="0" w:space="0" w:color="auto"/>
          </w:divBdr>
        </w:div>
        <w:div w:id="1920479802">
          <w:marLeft w:val="480"/>
          <w:marRight w:val="0"/>
          <w:marTop w:val="0"/>
          <w:marBottom w:val="0"/>
          <w:divBdr>
            <w:top w:val="none" w:sz="0" w:space="0" w:color="auto"/>
            <w:left w:val="none" w:sz="0" w:space="0" w:color="auto"/>
            <w:bottom w:val="none" w:sz="0" w:space="0" w:color="auto"/>
            <w:right w:val="none" w:sz="0" w:space="0" w:color="auto"/>
          </w:divBdr>
        </w:div>
        <w:div w:id="2017461467">
          <w:marLeft w:val="480"/>
          <w:marRight w:val="0"/>
          <w:marTop w:val="0"/>
          <w:marBottom w:val="0"/>
          <w:divBdr>
            <w:top w:val="none" w:sz="0" w:space="0" w:color="auto"/>
            <w:left w:val="none" w:sz="0" w:space="0" w:color="auto"/>
            <w:bottom w:val="none" w:sz="0" w:space="0" w:color="auto"/>
            <w:right w:val="none" w:sz="0" w:space="0" w:color="auto"/>
          </w:divBdr>
        </w:div>
        <w:div w:id="2077631877">
          <w:marLeft w:val="480"/>
          <w:marRight w:val="0"/>
          <w:marTop w:val="0"/>
          <w:marBottom w:val="0"/>
          <w:divBdr>
            <w:top w:val="none" w:sz="0" w:space="0" w:color="auto"/>
            <w:left w:val="none" w:sz="0" w:space="0" w:color="auto"/>
            <w:bottom w:val="none" w:sz="0" w:space="0" w:color="auto"/>
            <w:right w:val="none" w:sz="0" w:space="0" w:color="auto"/>
          </w:divBdr>
        </w:div>
        <w:div w:id="2133937068">
          <w:marLeft w:val="480"/>
          <w:marRight w:val="0"/>
          <w:marTop w:val="0"/>
          <w:marBottom w:val="0"/>
          <w:divBdr>
            <w:top w:val="none" w:sz="0" w:space="0" w:color="auto"/>
            <w:left w:val="none" w:sz="0" w:space="0" w:color="auto"/>
            <w:bottom w:val="none" w:sz="0" w:space="0" w:color="auto"/>
            <w:right w:val="none" w:sz="0" w:space="0" w:color="auto"/>
          </w:divBdr>
        </w:div>
        <w:div w:id="2137947640">
          <w:marLeft w:val="480"/>
          <w:marRight w:val="0"/>
          <w:marTop w:val="0"/>
          <w:marBottom w:val="0"/>
          <w:divBdr>
            <w:top w:val="none" w:sz="0" w:space="0" w:color="auto"/>
            <w:left w:val="none" w:sz="0" w:space="0" w:color="auto"/>
            <w:bottom w:val="none" w:sz="0" w:space="0" w:color="auto"/>
            <w:right w:val="none" w:sz="0" w:space="0" w:color="auto"/>
          </w:divBdr>
        </w:div>
      </w:divsChild>
    </w:div>
    <w:div w:id="1625699057">
      <w:marLeft w:val="480"/>
      <w:marRight w:val="0"/>
      <w:marTop w:val="0"/>
      <w:marBottom w:val="0"/>
      <w:divBdr>
        <w:top w:val="none" w:sz="0" w:space="0" w:color="auto"/>
        <w:left w:val="none" w:sz="0" w:space="0" w:color="auto"/>
        <w:bottom w:val="none" w:sz="0" w:space="0" w:color="auto"/>
        <w:right w:val="none" w:sz="0" w:space="0" w:color="auto"/>
      </w:divBdr>
    </w:div>
    <w:div w:id="1626307355">
      <w:marLeft w:val="480"/>
      <w:marRight w:val="0"/>
      <w:marTop w:val="0"/>
      <w:marBottom w:val="0"/>
      <w:divBdr>
        <w:top w:val="none" w:sz="0" w:space="0" w:color="auto"/>
        <w:left w:val="none" w:sz="0" w:space="0" w:color="auto"/>
        <w:bottom w:val="none" w:sz="0" w:space="0" w:color="auto"/>
        <w:right w:val="none" w:sz="0" w:space="0" w:color="auto"/>
      </w:divBdr>
    </w:div>
    <w:div w:id="1626958337">
      <w:bodyDiv w:val="1"/>
      <w:marLeft w:val="0"/>
      <w:marRight w:val="0"/>
      <w:marTop w:val="0"/>
      <w:marBottom w:val="0"/>
      <w:divBdr>
        <w:top w:val="none" w:sz="0" w:space="0" w:color="auto"/>
        <w:left w:val="none" w:sz="0" w:space="0" w:color="auto"/>
        <w:bottom w:val="none" w:sz="0" w:space="0" w:color="auto"/>
        <w:right w:val="none" w:sz="0" w:space="0" w:color="auto"/>
      </w:divBdr>
      <w:divsChild>
        <w:div w:id="1371300213">
          <w:marLeft w:val="640"/>
          <w:marRight w:val="0"/>
          <w:marTop w:val="0"/>
          <w:marBottom w:val="0"/>
          <w:divBdr>
            <w:top w:val="none" w:sz="0" w:space="0" w:color="auto"/>
            <w:left w:val="none" w:sz="0" w:space="0" w:color="auto"/>
            <w:bottom w:val="none" w:sz="0" w:space="0" w:color="auto"/>
            <w:right w:val="none" w:sz="0" w:space="0" w:color="auto"/>
          </w:divBdr>
        </w:div>
        <w:div w:id="629284697">
          <w:marLeft w:val="640"/>
          <w:marRight w:val="0"/>
          <w:marTop w:val="0"/>
          <w:marBottom w:val="0"/>
          <w:divBdr>
            <w:top w:val="none" w:sz="0" w:space="0" w:color="auto"/>
            <w:left w:val="none" w:sz="0" w:space="0" w:color="auto"/>
            <w:bottom w:val="none" w:sz="0" w:space="0" w:color="auto"/>
            <w:right w:val="none" w:sz="0" w:space="0" w:color="auto"/>
          </w:divBdr>
        </w:div>
        <w:div w:id="1780562230">
          <w:marLeft w:val="640"/>
          <w:marRight w:val="0"/>
          <w:marTop w:val="0"/>
          <w:marBottom w:val="0"/>
          <w:divBdr>
            <w:top w:val="none" w:sz="0" w:space="0" w:color="auto"/>
            <w:left w:val="none" w:sz="0" w:space="0" w:color="auto"/>
            <w:bottom w:val="none" w:sz="0" w:space="0" w:color="auto"/>
            <w:right w:val="none" w:sz="0" w:space="0" w:color="auto"/>
          </w:divBdr>
        </w:div>
        <w:div w:id="1406107543">
          <w:marLeft w:val="640"/>
          <w:marRight w:val="0"/>
          <w:marTop w:val="0"/>
          <w:marBottom w:val="0"/>
          <w:divBdr>
            <w:top w:val="none" w:sz="0" w:space="0" w:color="auto"/>
            <w:left w:val="none" w:sz="0" w:space="0" w:color="auto"/>
            <w:bottom w:val="none" w:sz="0" w:space="0" w:color="auto"/>
            <w:right w:val="none" w:sz="0" w:space="0" w:color="auto"/>
          </w:divBdr>
        </w:div>
        <w:div w:id="2045329898">
          <w:marLeft w:val="640"/>
          <w:marRight w:val="0"/>
          <w:marTop w:val="0"/>
          <w:marBottom w:val="0"/>
          <w:divBdr>
            <w:top w:val="none" w:sz="0" w:space="0" w:color="auto"/>
            <w:left w:val="none" w:sz="0" w:space="0" w:color="auto"/>
            <w:bottom w:val="none" w:sz="0" w:space="0" w:color="auto"/>
            <w:right w:val="none" w:sz="0" w:space="0" w:color="auto"/>
          </w:divBdr>
        </w:div>
        <w:div w:id="1048068443">
          <w:marLeft w:val="640"/>
          <w:marRight w:val="0"/>
          <w:marTop w:val="0"/>
          <w:marBottom w:val="0"/>
          <w:divBdr>
            <w:top w:val="none" w:sz="0" w:space="0" w:color="auto"/>
            <w:left w:val="none" w:sz="0" w:space="0" w:color="auto"/>
            <w:bottom w:val="none" w:sz="0" w:space="0" w:color="auto"/>
            <w:right w:val="none" w:sz="0" w:space="0" w:color="auto"/>
          </w:divBdr>
        </w:div>
        <w:div w:id="1917473826">
          <w:marLeft w:val="640"/>
          <w:marRight w:val="0"/>
          <w:marTop w:val="0"/>
          <w:marBottom w:val="0"/>
          <w:divBdr>
            <w:top w:val="none" w:sz="0" w:space="0" w:color="auto"/>
            <w:left w:val="none" w:sz="0" w:space="0" w:color="auto"/>
            <w:bottom w:val="none" w:sz="0" w:space="0" w:color="auto"/>
            <w:right w:val="none" w:sz="0" w:space="0" w:color="auto"/>
          </w:divBdr>
        </w:div>
        <w:div w:id="857501932">
          <w:marLeft w:val="640"/>
          <w:marRight w:val="0"/>
          <w:marTop w:val="0"/>
          <w:marBottom w:val="0"/>
          <w:divBdr>
            <w:top w:val="none" w:sz="0" w:space="0" w:color="auto"/>
            <w:left w:val="none" w:sz="0" w:space="0" w:color="auto"/>
            <w:bottom w:val="none" w:sz="0" w:space="0" w:color="auto"/>
            <w:right w:val="none" w:sz="0" w:space="0" w:color="auto"/>
          </w:divBdr>
        </w:div>
        <w:div w:id="2123105495">
          <w:marLeft w:val="640"/>
          <w:marRight w:val="0"/>
          <w:marTop w:val="0"/>
          <w:marBottom w:val="0"/>
          <w:divBdr>
            <w:top w:val="none" w:sz="0" w:space="0" w:color="auto"/>
            <w:left w:val="none" w:sz="0" w:space="0" w:color="auto"/>
            <w:bottom w:val="none" w:sz="0" w:space="0" w:color="auto"/>
            <w:right w:val="none" w:sz="0" w:space="0" w:color="auto"/>
          </w:divBdr>
        </w:div>
        <w:div w:id="1084301414">
          <w:marLeft w:val="640"/>
          <w:marRight w:val="0"/>
          <w:marTop w:val="0"/>
          <w:marBottom w:val="0"/>
          <w:divBdr>
            <w:top w:val="none" w:sz="0" w:space="0" w:color="auto"/>
            <w:left w:val="none" w:sz="0" w:space="0" w:color="auto"/>
            <w:bottom w:val="none" w:sz="0" w:space="0" w:color="auto"/>
            <w:right w:val="none" w:sz="0" w:space="0" w:color="auto"/>
          </w:divBdr>
        </w:div>
        <w:div w:id="33969085">
          <w:marLeft w:val="640"/>
          <w:marRight w:val="0"/>
          <w:marTop w:val="0"/>
          <w:marBottom w:val="0"/>
          <w:divBdr>
            <w:top w:val="none" w:sz="0" w:space="0" w:color="auto"/>
            <w:left w:val="none" w:sz="0" w:space="0" w:color="auto"/>
            <w:bottom w:val="none" w:sz="0" w:space="0" w:color="auto"/>
            <w:right w:val="none" w:sz="0" w:space="0" w:color="auto"/>
          </w:divBdr>
        </w:div>
        <w:div w:id="1394546138">
          <w:marLeft w:val="640"/>
          <w:marRight w:val="0"/>
          <w:marTop w:val="0"/>
          <w:marBottom w:val="0"/>
          <w:divBdr>
            <w:top w:val="none" w:sz="0" w:space="0" w:color="auto"/>
            <w:left w:val="none" w:sz="0" w:space="0" w:color="auto"/>
            <w:bottom w:val="none" w:sz="0" w:space="0" w:color="auto"/>
            <w:right w:val="none" w:sz="0" w:space="0" w:color="auto"/>
          </w:divBdr>
        </w:div>
        <w:div w:id="1138261834">
          <w:marLeft w:val="640"/>
          <w:marRight w:val="0"/>
          <w:marTop w:val="0"/>
          <w:marBottom w:val="0"/>
          <w:divBdr>
            <w:top w:val="none" w:sz="0" w:space="0" w:color="auto"/>
            <w:left w:val="none" w:sz="0" w:space="0" w:color="auto"/>
            <w:bottom w:val="none" w:sz="0" w:space="0" w:color="auto"/>
            <w:right w:val="none" w:sz="0" w:space="0" w:color="auto"/>
          </w:divBdr>
        </w:div>
        <w:div w:id="1433014421">
          <w:marLeft w:val="640"/>
          <w:marRight w:val="0"/>
          <w:marTop w:val="0"/>
          <w:marBottom w:val="0"/>
          <w:divBdr>
            <w:top w:val="none" w:sz="0" w:space="0" w:color="auto"/>
            <w:left w:val="none" w:sz="0" w:space="0" w:color="auto"/>
            <w:bottom w:val="none" w:sz="0" w:space="0" w:color="auto"/>
            <w:right w:val="none" w:sz="0" w:space="0" w:color="auto"/>
          </w:divBdr>
        </w:div>
        <w:div w:id="2071147344">
          <w:marLeft w:val="640"/>
          <w:marRight w:val="0"/>
          <w:marTop w:val="0"/>
          <w:marBottom w:val="0"/>
          <w:divBdr>
            <w:top w:val="none" w:sz="0" w:space="0" w:color="auto"/>
            <w:left w:val="none" w:sz="0" w:space="0" w:color="auto"/>
            <w:bottom w:val="none" w:sz="0" w:space="0" w:color="auto"/>
            <w:right w:val="none" w:sz="0" w:space="0" w:color="auto"/>
          </w:divBdr>
        </w:div>
        <w:div w:id="449320823">
          <w:marLeft w:val="640"/>
          <w:marRight w:val="0"/>
          <w:marTop w:val="0"/>
          <w:marBottom w:val="0"/>
          <w:divBdr>
            <w:top w:val="none" w:sz="0" w:space="0" w:color="auto"/>
            <w:left w:val="none" w:sz="0" w:space="0" w:color="auto"/>
            <w:bottom w:val="none" w:sz="0" w:space="0" w:color="auto"/>
            <w:right w:val="none" w:sz="0" w:space="0" w:color="auto"/>
          </w:divBdr>
        </w:div>
        <w:div w:id="1090195213">
          <w:marLeft w:val="640"/>
          <w:marRight w:val="0"/>
          <w:marTop w:val="0"/>
          <w:marBottom w:val="0"/>
          <w:divBdr>
            <w:top w:val="none" w:sz="0" w:space="0" w:color="auto"/>
            <w:left w:val="none" w:sz="0" w:space="0" w:color="auto"/>
            <w:bottom w:val="none" w:sz="0" w:space="0" w:color="auto"/>
            <w:right w:val="none" w:sz="0" w:space="0" w:color="auto"/>
          </w:divBdr>
        </w:div>
        <w:div w:id="1111976320">
          <w:marLeft w:val="640"/>
          <w:marRight w:val="0"/>
          <w:marTop w:val="0"/>
          <w:marBottom w:val="0"/>
          <w:divBdr>
            <w:top w:val="none" w:sz="0" w:space="0" w:color="auto"/>
            <w:left w:val="none" w:sz="0" w:space="0" w:color="auto"/>
            <w:bottom w:val="none" w:sz="0" w:space="0" w:color="auto"/>
            <w:right w:val="none" w:sz="0" w:space="0" w:color="auto"/>
          </w:divBdr>
        </w:div>
        <w:div w:id="482279630">
          <w:marLeft w:val="640"/>
          <w:marRight w:val="0"/>
          <w:marTop w:val="0"/>
          <w:marBottom w:val="0"/>
          <w:divBdr>
            <w:top w:val="none" w:sz="0" w:space="0" w:color="auto"/>
            <w:left w:val="none" w:sz="0" w:space="0" w:color="auto"/>
            <w:bottom w:val="none" w:sz="0" w:space="0" w:color="auto"/>
            <w:right w:val="none" w:sz="0" w:space="0" w:color="auto"/>
          </w:divBdr>
        </w:div>
        <w:div w:id="1863083898">
          <w:marLeft w:val="640"/>
          <w:marRight w:val="0"/>
          <w:marTop w:val="0"/>
          <w:marBottom w:val="0"/>
          <w:divBdr>
            <w:top w:val="none" w:sz="0" w:space="0" w:color="auto"/>
            <w:left w:val="none" w:sz="0" w:space="0" w:color="auto"/>
            <w:bottom w:val="none" w:sz="0" w:space="0" w:color="auto"/>
            <w:right w:val="none" w:sz="0" w:space="0" w:color="auto"/>
          </w:divBdr>
        </w:div>
        <w:div w:id="1319961194">
          <w:marLeft w:val="640"/>
          <w:marRight w:val="0"/>
          <w:marTop w:val="0"/>
          <w:marBottom w:val="0"/>
          <w:divBdr>
            <w:top w:val="none" w:sz="0" w:space="0" w:color="auto"/>
            <w:left w:val="none" w:sz="0" w:space="0" w:color="auto"/>
            <w:bottom w:val="none" w:sz="0" w:space="0" w:color="auto"/>
            <w:right w:val="none" w:sz="0" w:space="0" w:color="auto"/>
          </w:divBdr>
        </w:div>
        <w:div w:id="1695501796">
          <w:marLeft w:val="640"/>
          <w:marRight w:val="0"/>
          <w:marTop w:val="0"/>
          <w:marBottom w:val="0"/>
          <w:divBdr>
            <w:top w:val="none" w:sz="0" w:space="0" w:color="auto"/>
            <w:left w:val="none" w:sz="0" w:space="0" w:color="auto"/>
            <w:bottom w:val="none" w:sz="0" w:space="0" w:color="auto"/>
            <w:right w:val="none" w:sz="0" w:space="0" w:color="auto"/>
          </w:divBdr>
        </w:div>
        <w:div w:id="433476163">
          <w:marLeft w:val="640"/>
          <w:marRight w:val="0"/>
          <w:marTop w:val="0"/>
          <w:marBottom w:val="0"/>
          <w:divBdr>
            <w:top w:val="none" w:sz="0" w:space="0" w:color="auto"/>
            <w:left w:val="none" w:sz="0" w:space="0" w:color="auto"/>
            <w:bottom w:val="none" w:sz="0" w:space="0" w:color="auto"/>
            <w:right w:val="none" w:sz="0" w:space="0" w:color="auto"/>
          </w:divBdr>
        </w:div>
        <w:div w:id="2080864718">
          <w:marLeft w:val="640"/>
          <w:marRight w:val="0"/>
          <w:marTop w:val="0"/>
          <w:marBottom w:val="0"/>
          <w:divBdr>
            <w:top w:val="none" w:sz="0" w:space="0" w:color="auto"/>
            <w:left w:val="none" w:sz="0" w:space="0" w:color="auto"/>
            <w:bottom w:val="none" w:sz="0" w:space="0" w:color="auto"/>
            <w:right w:val="none" w:sz="0" w:space="0" w:color="auto"/>
          </w:divBdr>
        </w:div>
        <w:div w:id="1007445776">
          <w:marLeft w:val="640"/>
          <w:marRight w:val="0"/>
          <w:marTop w:val="0"/>
          <w:marBottom w:val="0"/>
          <w:divBdr>
            <w:top w:val="none" w:sz="0" w:space="0" w:color="auto"/>
            <w:left w:val="none" w:sz="0" w:space="0" w:color="auto"/>
            <w:bottom w:val="none" w:sz="0" w:space="0" w:color="auto"/>
            <w:right w:val="none" w:sz="0" w:space="0" w:color="auto"/>
          </w:divBdr>
        </w:div>
        <w:div w:id="595868354">
          <w:marLeft w:val="640"/>
          <w:marRight w:val="0"/>
          <w:marTop w:val="0"/>
          <w:marBottom w:val="0"/>
          <w:divBdr>
            <w:top w:val="none" w:sz="0" w:space="0" w:color="auto"/>
            <w:left w:val="none" w:sz="0" w:space="0" w:color="auto"/>
            <w:bottom w:val="none" w:sz="0" w:space="0" w:color="auto"/>
            <w:right w:val="none" w:sz="0" w:space="0" w:color="auto"/>
          </w:divBdr>
        </w:div>
        <w:div w:id="657656903">
          <w:marLeft w:val="640"/>
          <w:marRight w:val="0"/>
          <w:marTop w:val="0"/>
          <w:marBottom w:val="0"/>
          <w:divBdr>
            <w:top w:val="none" w:sz="0" w:space="0" w:color="auto"/>
            <w:left w:val="none" w:sz="0" w:space="0" w:color="auto"/>
            <w:bottom w:val="none" w:sz="0" w:space="0" w:color="auto"/>
            <w:right w:val="none" w:sz="0" w:space="0" w:color="auto"/>
          </w:divBdr>
        </w:div>
        <w:div w:id="473984389">
          <w:marLeft w:val="640"/>
          <w:marRight w:val="0"/>
          <w:marTop w:val="0"/>
          <w:marBottom w:val="0"/>
          <w:divBdr>
            <w:top w:val="none" w:sz="0" w:space="0" w:color="auto"/>
            <w:left w:val="none" w:sz="0" w:space="0" w:color="auto"/>
            <w:bottom w:val="none" w:sz="0" w:space="0" w:color="auto"/>
            <w:right w:val="none" w:sz="0" w:space="0" w:color="auto"/>
          </w:divBdr>
        </w:div>
        <w:div w:id="454252413">
          <w:marLeft w:val="640"/>
          <w:marRight w:val="0"/>
          <w:marTop w:val="0"/>
          <w:marBottom w:val="0"/>
          <w:divBdr>
            <w:top w:val="none" w:sz="0" w:space="0" w:color="auto"/>
            <w:left w:val="none" w:sz="0" w:space="0" w:color="auto"/>
            <w:bottom w:val="none" w:sz="0" w:space="0" w:color="auto"/>
            <w:right w:val="none" w:sz="0" w:space="0" w:color="auto"/>
          </w:divBdr>
        </w:div>
        <w:div w:id="1457987410">
          <w:marLeft w:val="640"/>
          <w:marRight w:val="0"/>
          <w:marTop w:val="0"/>
          <w:marBottom w:val="0"/>
          <w:divBdr>
            <w:top w:val="none" w:sz="0" w:space="0" w:color="auto"/>
            <w:left w:val="none" w:sz="0" w:space="0" w:color="auto"/>
            <w:bottom w:val="none" w:sz="0" w:space="0" w:color="auto"/>
            <w:right w:val="none" w:sz="0" w:space="0" w:color="auto"/>
          </w:divBdr>
        </w:div>
        <w:div w:id="298339004">
          <w:marLeft w:val="640"/>
          <w:marRight w:val="0"/>
          <w:marTop w:val="0"/>
          <w:marBottom w:val="0"/>
          <w:divBdr>
            <w:top w:val="none" w:sz="0" w:space="0" w:color="auto"/>
            <w:left w:val="none" w:sz="0" w:space="0" w:color="auto"/>
            <w:bottom w:val="none" w:sz="0" w:space="0" w:color="auto"/>
            <w:right w:val="none" w:sz="0" w:space="0" w:color="auto"/>
          </w:divBdr>
        </w:div>
        <w:div w:id="1677461754">
          <w:marLeft w:val="640"/>
          <w:marRight w:val="0"/>
          <w:marTop w:val="0"/>
          <w:marBottom w:val="0"/>
          <w:divBdr>
            <w:top w:val="none" w:sz="0" w:space="0" w:color="auto"/>
            <w:left w:val="none" w:sz="0" w:space="0" w:color="auto"/>
            <w:bottom w:val="none" w:sz="0" w:space="0" w:color="auto"/>
            <w:right w:val="none" w:sz="0" w:space="0" w:color="auto"/>
          </w:divBdr>
        </w:div>
        <w:div w:id="1598244738">
          <w:marLeft w:val="640"/>
          <w:marRight w:val="0"/>
          <w:marTop w:val="0"/>
          <w:marBottom w:val="0"/>
          <w:divBdr>
            <w:top w:val="none" w:sz="0" w:space="0" w:color="auto"/>
            <w:left w:val="none" w:sz="0" w:space="0" w:color="auto"/>
            <w:bottom w:val="none" w:sz="0" w:space="0" w:color="auto"/>
            <w:right w:val="none" w:sz="0" w:space="0" w:color="auto"/>
          </w:divBdr>
        </w:div>
        <w:div w:id="1964532304">
          <w:marLeft w:val="640"/>
          <w:marRight w:val="0"/>
          <w:marTop w:val="0"/>
          <w:marBottom w:val="0"/>
          <w:divBdr>
            <w:top w:val="none" w:sz="0" w:space="0" w:color="auto"/>
            <w:left w:val="none" w:sz="0" w:space="0" w:color="auto"/>
            <w:bottom w:val="none" w:sz="0" w:space="0" w:color="auto"/>
            <w:right w:val="none" w:sz="0" w:space="0" w:color="auto"/>
          </w:divBdr>
        </w:div>
        <w:div w:id="1119564141">
          <w:marLeft w:val="640"/>
          <w:marRight w:val="0"/>
          <w:marTop w:val="0"/>
          <w:marBottom w:val="0"/>
          <w:divBdr>
            <w:top w:val="none" w:sz="0" w:space="0" w:color="auto"/>
            <w:left w:val="none" w:sz="0" w:space="0" w:color="auto"/>
            <w:bottom w:val="none" w:sz="0" w:space="0" w:color="auto"/>
            <w:right w:val="none" w:sz="0" w:space="0" w:color="auto"/>
          </w:divBdr>
        </w:div>
        <w:div w:id="1813012795">
          <w:marLeft w:val="640"/>
          <w:marRight w:val="0"/>
          <w:marTop w:val="0"/>
          <w:marBottom w:val="0"/>
          <w:divBdr>
            <w:top w:val="none" w:sz="0" w:space="0" w:color="auto"/>
            <w:left w:val="none" w:sz="0" w:space="0" w:color="auto"/>
            <w:bottom w:val="none" w:sz="0" w:space="0" w:color="auto"/>
            <w:right w:val="none" w:sz="0" w:space="0" w:color="auto"/>
          </w:divBdr>
        </w:div>
        <w:div w:id="709383674">
          <w:marLeft w:val="640"/>
          <w:marRight w:val="0"/>
          <w:marTop w:val="0"/>
          <w:marBottom w:val="0"/>
          <w:divBdr>
            <w:top w:val="none" w:sz="0" w:space="0" w:color="auto"/>
            <w:left w:val="none" w:sz="0" w:space="0" w:color="auto"/>
            <w:bottom w:val="none" w:sz="0" w:space="0" w:color="auto"/>
            <w:right w:val="none" w:sz="0" w:space="0" w:color="auto"/>
          </w:divBdr>
        </w:div>
        <w:div w:id="426970731">
          <w:marLeft w:val="640"/>
          <w:marRight w:val="0"/>
          <w:marTop w:val="0"/>
          <w:marBottom w:val="0"/>
          <w:divBdr>
            <w:top w:val="none" w:sz="0" w:space="0" w:color="auto"/>
            <w:left w:val="none" w:sz="0" w:space="0" w:color="auto"/>
            <w:bottom w:val="none" w:sz="0" w:space="0" w:color="auto"/>
            <w:right w:val="none" w:sz="0" w:space="0" w:color="auto"/>
          </w:divBdr>
        </w:div>
        <w:div w:id="1651666000">
          <w:marLeft w:val="640"/>
          <w:marRight w:val="0"/>
          <w:marTop w:val="0"/>
          <w:marBottom w:val="0"/>
          <w:divBdr>
            <w:top w:val="none" w:sz="0" w:space="0" w:color="auto"/>
            <w:left w:val="none" w:sz="0" w:space="0" w:color="auto"/>
            <w:bottom w:val="none" w:sz="0" w:space="0" w:color="auto"/>
            <w:right w:val="none" w:sz="0" w:space="0" w:color="auto"/>
          </w:divBdr>
        </w:div>
        <w:div w:id="353769326">
          <w:marLeft w:val="640"/>
          <w:marRight w:val="0"/>
          <w:marTop w:val="0"/>
          <w:marBottom w:val="0"/>
          <w:divBdr>
            <w:top w:val="none" w:sz="0" w:space="0" w:color="auto"/>
            <w:left w:val="none" w:sz="0" w:space="0" w:color="auto"/>
            <w:bottom w:val="none" w:sz="0" w:space="0" w:color="auto"/>
            <w:right w:val="none" w:sz="0" w:space="0" w:color="auto"/>
          </w:divBdr>
        </w:div>
        <w:div w:id="50883715">
          <w:marLeft w:val="640"/>
          <w:marRight w:val="0"/>
          <w:marTop w:val="0"/>
          <w:marBottom w:val="0"/>
          <w:divBdr>
            <w:top w:val="none" w:sz="0" w:space="0" w:color="auto"/>
            <w:left w:val="none" w:sz="0" w:space="0" w:color="auto"/>
            <w:bottom w:val="none" w:sz="0" w:space="0" w:color="auto"/>
            <w:right w:val="none" w:sz="0" w:space="0" w:color="auto"/>
          </w:divBdr>
        </w:div>
        <w:div w:id="450708190">
          <w:marLeft w:val="640"/>
          <w:marRight w:val="0"/>
          <w:marTop w:val="0"/>
          <w:marBottom w:val="0"/>
          <w:divBdr>
            <w:top w:val="none" w:sz="0" w:space="0" w:color="auto"/>
            <w:left w:val="none" w:sz="0" w:space="0" w:color="auto"/>
            <w:bottom w:val="none" w:sz="0" w:space="0" w:color="auto"/>
            <w:right w:val="none" w:sz="0" w:space="0" w:color="auto"/>
          </w:divBdr>
        </w:div>
        <w:div w:id="50420503">
          <w:marLeft w:val="640"/>
          <w:marRight w:val="0"/>
          <w:marTop w:val="0"/>
          <w:marBottom w:val="0"/>
          <w:divBdr>
            <w:top w:val="none" w:sz="0" w:space="0" w:color="auto"/>
            <w:left w:val="none" w:sz="0" w:space="0" w:color="auto"/>
            <w:bottom w:val="none" w:sz="0" w:space="0" w:color="auto"/>
            <w:right w:val="none" w:sz="0" w:space="0" w:color="auto"/>
          </w:divBdr>
        </w:div>
        <w:div w:id="1530803431">
          <w:marLeft w:val="640"/>
          <w:marRight w:val="0"/>
          <w:marTop w:val="0"/>
          <w:marBottom w:val="0"/>
          <w:divBdr>
            <w:top w:val="none" w:sz="0" w:space="0" w:color="auto"/>
            <w:left w:val="none" w:sz="0" w:space="0" w:color="auto"/>
            <w:bottom w:val="none" w:sz="0" w:space="0" w:color="auto"/>
            <w:right w:val="none" w:sz="0" w:space="0" w:color="auto"/>
          </w:divBdr>
        </w:div>
        <w:div w:id="1064640501">
          <w:marLeft w:val="640"/>
          <w:marRight w:val="0"/>
          <w:marTop w:val="0"/>
          <w:marBottom w:val="0"/>
          <w:divBdr>
            <w:top w:val="none" w:sz="0" w:space="0" w:color="auto"/>
            <w:left w:val="none" w:sz="0" w:space="0" w:color="auto"/>
            <w:bottom w:val="none" w:sz="0" w:space="0" w:color="auto"/>
            <w:right w:val="none" w:sz="0" w:space="0" w:color="auto"/>
          </w:divBdr>
        </w:div>
        <w:div w:id="1474640766">
          <w:marLeft w:val="640"/>
          <w:marRight w:val="0"/>
          <w:marTop w:val="0"/>
          <w:marBottom w:val="0"/>
          <w:divBdr>
            <w:top w:val="none" w:sz="0" w:space="0" w:color="auto"/>
            <w:left w:val="none" w:sz="0" w:space="0" w:color="auto"/>
            <w:bottom w:val="none" w:sz="0" w:space="0" w:color="auto"/>
            <w:right w:val="none" w:sz="0" w:space="0" w:color="auto"/>
          </w:divBdr>
        </w:div>
        <w:div w:id="884685094">
          <w:marLeft w:val="640"/>
          <w:marRight w:val="0"/>
          <w:marTop w:val="0"/>
          <w:marBottom w:val="0"/>
          <w:divBdr>
            <w:top w:val="none" w:sz="0" w:space="0" w:color="auto"/>
            <w:left w:val="none" w:sz="0" w:space="0" w:color="auto"/>
            <w:bottom w:val="none" w:sz="0" w:space="0" w:color="auto"/>
            <w:right w:val="none" w:sz="0" w:space="0" w:color="auto"/>
          </w:divBdr>
        </w:div>
        <w:div w:id="528226181">
          <w:marLeft w:val="640"/>
          <w:marRight w:val="0"/>
          <w:marTop w:val="0"/>
          <w:marBottom w:val="0"/>
          <w:divBdr>
            <w:top w:val="none" w:sz="0" w:space="0" w:color="auto"/>
            <w:left w:val="none" w:sz="0" w:space="0" w:color="auto"/>
            <w:bottom w:val="none" w:sz="0" w:space="0" w:color="auto"/>
            <w:right w:val="none" w:sz="0" w:space="0" w:color="auto"/>
          </w:divBdr>
        </w:div>
        <w:div w:id="2039433050">
          <w:marLeft w:val="640"/>
          <w:marRight w:val="0"/>
          <w:marTop w:val="0"/>
          <w:marBottom w:val="0"/>
          <w:divBdr>
            <w:top w:val="none" w:sz="0" w:space="0" w:color="auto"/>
            <w:left w:val="none" w:sz="0" w:space="0" w:color="auto"/>
            <w:bottom w:val="none" w:sz="0" w:space="0" w:color="auto"/>
            <w:right w:val="none" w:sz="0" w:space="0" w:color="auto"/>
          </w:divBdr>
        </w:div>
        <w:div w:id="1824664757">
          <w:marLeft w:val="640"/>
          <w:marRight w:val="0"/>
          <w:marTop w:val="0"/>
          <w:marBottom w:val="0"/>
          <w:divBdr>
            <w:top w:val="none" w:sz="0" w:space="0" w:color="auto"/>
            <w:left w:val="none" w:sz="0" w:space="0" w:color="auto"/>
            <w:bottom w:val="none" w:sz="0" w:space="0" w:color="auto"/>
            <w:right w:val="none" w:sz="0" w:space="0" w:color="auto"/>
          </w:divBdr>
        </w:div>
        <w:div w:id="1577008703">
          <w:marLeft w:val="640"/>
          <w:marRight w:val="0"/>
          <w:marTop w:val="0"/>
          <w:marBottom w:val="0"/>
          <w:divBdr>
            <w:top w:val="none" w:sz="0" w:space="0" w:color="auto"/>
            <w:left w:val="none" w:sz="0" w:space="0" w:color="auto"/>
            <w:bottom w:val="none" w:sz="0" w:space="0" w:color="auto"/>
            <w:right w:val="none" w:sz="0" w:space="0" w:color="auto"/>
          </w:divBdr>
        </w:div>
        <w:div w:id="1500778449">
          <w:marLeft w:val="640"/>
          <w:marRight w:val="0"/>
          <w:marTop w:val="0"/>
          <w:marBottom w:val="0"/>
          <w:divBdr>
            <w:top w:val="none" w:sz="0" w:space="0" w:color="auto"/>
            <w:left w:val="none" w:sz="0" w:space="0" w:color="auto"/>
            <w:bottom w:val="none" w:sz="0" w:space="0" w:color="auto"/>
            <w:right w:val="none" w:sz="0" w:space="0" w:color="auto"/>
          </w:divBdr>
        </w:div>
        <w:div w:id="49617462">
          <w:marLeft w:val="640"/>
          <w:marRight w:val="0"/>
          <w:marTop w:val="0"/>
          <w:marBottom w:val="0"/>
          <w:divBdr>
            <w:top w:val="none" w:sz="0" w:space="0" w:color="auto"/>
            <w:left w:val="none" w:sz="0" w:space="0" w:color="auto"/>
            <w:bottom w:val="none" w:sz="0" w:space="0" w:color="auto"/>
            <w:right w:val="none" w:sz="0" w:space="0" w:color="auto"/>
          </w:divBdr>
        </w:div>
        <w:div w:id="850099417">
          <w:marLeft w:val="640"/>
          <w:marRight w:val="0"/>
          <w:marTop w:val="0"/>
          <w:marBottom w:val="0"/>
          <w:divBdr>
            <w:top w:val="none" w:sz="0" w:space="0" w:color="auto"/>
            <w:left w:val="none" w:sz="0" w:space="0" w:color="auto"/>
            <w:bottom w:val="none" w:sz="0" w:space="0" w:color="auto"/>
            <w:right w:val="none" w:sz="0" w:space="0" w:color="auto"/>
          </w:divBdr>
        </w:div>
        <w:div w:id="1779713700">
          <w:marLeft w:val="640"/>
          <w:marRight w:val="0"/>
          <w:marTop w:val="0"/>
          <w:marBottom w:val="0"/>
          <w:divBdr>
            <w:top w:val="none" w:sz="0" w:space="0" w:color="auto"/>
            <w:left w:val="none" w:sz="0" w:space="0" w:color="auto"/>
            <w:bottom w:val="none" w:sz="0" w:space="0" w:color="auto"/>
            <w:right w:val="none" w:sz="0" w:space="0" w:color="auto"/>
          </w:divBdr>
        </w:div>
        <w:div w:id="864097976">
          <w:marLeft w:val="640"/>
          <w:marRight w:val="0"/>
          <w:marTop w:val="0"/>
          <w:marBottom w:val="0"/>
          <w:divBdr>
            <w:top w:val="none" w:sz="0" w:space="0" w:color="auto"/>
            <w:left w:val="none" w:sz="0" w:space="0" w:color="auto"/>
            <w:bottom w:val="none" w:sz="0" w:space="0" w:color="auto"/>
            <w:right w:val="none" w:sz="0" w:space="0" w:color="auto"/>
          </w:divBdr>
        </w:div>
        <w:div w:id="1534265834">
          <w:marLeft w:val="640"/>
          <w:marRight w:val="0"/>
          <w:marTop w:val="0"/>
          <w:marBottom w:val="0"/>
          <w:divBdr>
            <w:top w:val="none" w:sz="0" w:space="0" w:color="auto"/>
            <w:left w:val="none" w:sz="0" w:space="0" w:color="auto"/>
            <w:bottom w:val="none" w:sz="0" w:space="0" w:color="auto"/>
            <w:right w:val="none" w:sz="0" w:space="0" w:color="auto"/>
          </w:divBdr>
        </w:div>
        <w:div w:id="66076945">
          <w:marLeft w:val="640"/>
          <w:marRight w:val="0"/>
          <w:marTop w:val="0"/>
          <w:marBottom w:val="0"/>
          <w:divBdr>
            <w:top w:val="none" w:sz="0" w:space="0" w:color="auto"/>
            <w:left w:val="none" w:sz="0" w:space="0" w:color="auto"/>
            <w:bottom w:val="none" w:sz="0" w:space="0" w:color="auto"/>
            <w:right w:val="none" w:sz="0" w:space="0" w:color="auto"/>
          </w:divBdr>
        </w:div>
        <w:div w:id="1739136351">
          <w:marLeft w:val="640"/>
          <w:marRight w:val="0"/>
          <w:marTop w:val="0"/>
          <w:marBottom w:val="0"/>
          <w:divBdr>
            <w:top w:val="none" w:sz="0" w:space="0" w:color="auto"/>
            <w:left w:val="none" w:sz="0" w:space="0" w:color="auto"/>
            <w:bottom w:val="none" w:sz="0" w:space="0" w:color="auto"/>
            <w:right w:val="none" w:sz="0" w:space="0" w:color="auto"/>
          </w:divBdr>
        </w:div>
        <w:div w:id="1424111995">
          <w:marLeft w:val="640"/>
          <w:marRight w:val="0"/>
          <w:marTop w:val="0"/>
          <w:marBottom w:val="0"/>
          <w:divBdr>
            <w:top w:val="none" w:sz="0" w:space="0" w:color="auto"/>
            <w:left w:val="none" w:sz="0" w:space="0" w:color="auto"/>
            <w:bottom w:val="none" w:sz="0" w:space="0" w:color="auto"/>
            <w:right w:val="none" w:sz="0" w:space="0" w:color="auto"/>
          </w:divBdr>
        </w:div>
        <w:div w:id="1095783887">
          <w:marLeft w:val="640"/>
          <w:marRight w:val="0"/>
          <w:marTop w:val="0"/>
          <w:marBottom w:val="0"/>
          <w:divBdr>
            <w:top w:val="none" w:sz="0" w:space="0" w:color="auto"/>
            <w:left w:val="none" w:sz="0" w:space="0" w:color="auto"/>
            <w:bottom w:val="none" w:sz="0" w:space="0" w:color="auto"/>
            <w:right w:val="none" w:sz="0" w:space="0" w:color="auto"/>
          </w:divBdr>
        </w:div>
        <w:div w:id="1779830788">
          <w:marLeft w:val="640"/>
          <w:marRight w:val="0"/>
          <w:marTop w:val="0"/>
          <w:marBottom w:val="0"/>
          <w:divBdr>
            <w:top w:val="none" w:sz="0" w:space="0" w:color="auto"/>
            <w:left w:val="none" w:sz="0" w:space="0" w:color="auto"/>
            <w:bottom w:val="none" w:sz="0" w:space="0" w:color="auto"/>
            <w:right w:val="none" w:sz="0" w:space="0" w:color="auto"/>
          </w:divBdr>
        </w:div>
        <w:div w:id="364334955">
          <w:marLeft w:val="640"/>
          <w:marRight w:val="0"/>
          <w:marTop w:val="0"/>
          <w:marBottom w:val="0"/>
          <w:divBdr>
            <w:top w:val="none" w:sz="0" w:space="0" w:color="auto"/>
            <w:left w:val="none" w:sz="0" w:space="0" w:color="auto"/>
            <w:bottom w:val="none" w:sz="0" w:space="0" w:color="auto"/>
            <w:right w:val="none" w:sz="0" w:space="0" w:color="auto"/>
          </w:divBdr>
        </w:div>
        <w:div w:id="1557936350">
          <w:marLeft w:val="640"/>
          <w:marRight w:val="0"/>
          <w:marTop w:val="0"/>
          <w:marBottom w:val="0"/>
          <w:divBdr>
            <w:top w:val="none" w:sz="0" w:space="0" w:color="auto"/>
            <w:left w:val="none" w:sz="0" w:space="0" w:color="auto"/>
            <w:bottom w:val="none" w:sz="0" w:space="0" w:color="auto"/>
            <w:right w:val="none" w:sz="0" w:space="0" w:color="auto"/>
          </w:divBdr>
        </w:div>
        <w:div w:id="434132976">
          <w:marLeft w:val="640"/>
          <w:marRight w:val="0"/>
          <w:marTop w:val="0"/>
          <w:marBottom w:val="0"/>
          <w:divBdr>
            <w:top w:val="none" w:sz="0" w:space="0" w:color="auto"/>
            <w:left w:val="none" w:sz="0" w:space="0" w:color="auto"/>
            <w:bottom w:val="none" w:sz="0" w:space="0" w:color="auto"/>
            <w:right w:val="none" w:sz="0" w:space="0" w:color="auto"/>
          </w:divBdr>
        </w:div>
        <w:div w:id="1992758230">
          <w:marLeft w:val="640"/>
          <w:marRight w:val="0"/>
          <w:marTop w:val="0"/>
          <w:marBottom w:val="0"/>
          <w:divBdr>
            <w:top w:val="none" w:sz="0" w:space="0" w:color="auto"/>
            <w:left w:val="none" w:sz="0" w:space="0" w:color="auto"/>
            <w:bottom w:val="none" w:sz="0" w:space="0" w:color="auto"/>
            <w:right w:val="none" w:sz="0" w:space="0" w:color="auto"/>
          </w:divBdr>
        </w:div>
        <w:div w:id="180629534">
          <w:marLeft w:val="640"/>
          <w:marRight w:val="0"/>
          <w:marTop w:val="0"/>
          <w:marBottom w:val="0"/>
          <w:divBdr>
            <w:top w:val="none" w:sz="0" w:space="0" w:color="auto"/>
            <w:left w:val="none" w:sz="0" w:space="0" w:color="auto"/>
            <w:bottom w:val="none" w:sz="0" w:space="0" w:color="auto"/>
            <w:right w:val="none" w:sz="0" w:space="0" w:color="auto"/>
          </w:divBdr>
        </w:div>
        <w:div w:id="564682806">
          <w:marLeft w:val="640"/>
          <w:marRight w:val="0"/>
          <w:marTop w:val="0"/>
          <w:marBottom w:val="0"/>
          <w:divBdr>
            <w:top w:val="none" w:sz="0" w:space="0" w:color="auto"/>
            <w:left w:val="none" w:sz="0" w:space="0" w:color="auto"/>
            <w:bottom w:val="none" w:sz="0" w:space="0" w:color="auto"/>
            <w:right w:val="none" w:sz="0" w:space="0" w:color="auto"/>
          </w:divBdr>
        </w:div>
        <w:div w:id="1554272290">
          <w:marLeft w:val="640"/>
          <w:marRight w:val="0"/>
          <w:marTop w:val="0"/>
          <w:marBottom w:val="0"/>
          <w:divBdr>
            <w:top w:val="none" w:sz="0" w:space="0" w:color="auto"/>
            <w:left w:val="none" w:sz="0" w:space="0" w:color="auto"/>
            <w:bottom w:val="none" w:sz="0" w:space="0" w:color="auto"/>
            <w:right w:val="none" w:sz="0" w:space="0" w:color="auto"/>
          </w:divBdr>
        </w:div>
        <w:div w:id="1954441686">
          <w:marLeft w:val="640"/>
          <w:marRight w:val="0"/>
          <w:marTop w:val="0"/>
          <w:marBottom w:val="0"/>
          <w:divBdr>
            <w:top w:val="none" w:sz="0" w:space="0" w:color="auto"/>
            <w:left w:val="none" w:sz="0" w:space="0" w:color="auto"/>
            <w:bottom w:val="none" w:sz="0" w:space="0" w:color="auto"/>
            <w:right w:val="none" w:sz="0" w:space="0" w:color="auto"/>
          </w:divBdr>
        </w:div>
        <w:div w:id="324944280">
          <w:marLeft w:val="640"/>
          <w:marRight w:val="0"/>
          <w:marTop w:val="0"/>
          <w:marBottom w:val="0"/>
          <w:divBdr>
            <w:top w:val="none" w:sz="0" w:space="0" w:color="auto"/>
            <w:left w:val="none" w:sz="0" w:space="0" w:color="auto"/>
            <w:bottom w:val="none" w:sz="0" w:space="0" w:color="auto"/>
            <w:right w:val="none" w:sz="0" w:space="0" w:color="auto"/>
          </w:divBdr>
        </w:div>
        <w:div w:id="682710706">
          <w:marLeft w:val="640"/>
          <w:marRight w:val="0"/>
          <w:marTop w:val="0"/>
          <w:marBottom w:val="0"/>
          <w:divBdr>
            <w:top w:val="none" w:sz="0" w:space="0" w:color="auto"/>
            <w:left w:val="none" w:sz="0" w:space="0" w:color="auto"/>
            <w:bottom w:val="none" w:sz="0" w:space="0" w:color="auto"/>
            <w:right w:val="none" w:sz="0" w:space="0" w:color="auto"/>
          </w:divBdr>
        </w:div>
        <w:div w:id="186875118">
          <w:marLeft w:val="640"/>
          <w:marRight w:val="0"/>
          <w:marTop w:val="0"/>
          <w:marBottom w:val="0"/>
          <w:divBdr>
            <w:top w:val="none" w:sz="0" w:space="0" w:color="auto"/>
            <w:left w:val="none" w:sz="0" w:space="0" w:color="auto"/>
            <w:bottom w:val="none" w:sz="0" w:space="0" w:color="auto"/>
            <w:right w:val="none" w:sz="0" w:space="0" w:color="auto"/>
          </w:divBdr>
        </w:div>
        <w:div w:id="1117917511">
          <w:marLeft w:val="640"/>
          <w:marRight w:val="0"/>
          <w:marTop w:val="0"/>
          <w:marBottom w:val="0"/>
          <w:divBdr>
            <w:top w:val="none" w:sz="0" w:space="0" w:color="auto"/>
            <w:left w:val="none" w:sz="0" w:space="0" w:color="auto"/>
            <w:bottom w:val="none" w:sz="0" w:space="0" w:color="auto"/>
            <w:right w:val="none" w:sz="0" w:space="0" w:color="auto"/>
          </w:divBdr>
        </w:div>
        <w:div w:id="668797944">
          <w:marLeft w:val="640"/>
          <w:marRight w:val="0"/>
          <w:marTop w:val="0"/>
          <w:marBottom w:val="0"/>
          <w:divBdr>
            <w:top w:val="none" w:sz="0" w:space="0" w:color="auto"/>
            <w:left w:val="none" w:sz="0" w:space="0" w:color="auto"/>
            <w:bottom w:val="none" w:sz="0" w:space="0" w:color="auto"/>
            <w:right w:val="none" w:sz="0" w:space="0" w:color="auto"/>
          </w:divBdr>
        </w:div>
        <w:div w:id="1336609713">
          <w:marLeft w:val="640"/>
          <w:marRight w:val="0"/>
          <w:marTop w:val="0"/>
          <w:marBottom w:val="0"/>
          <w:divBdr>
            <w:top w:val="none" w:sz="0" w:space="0" w:color="auto"/>
            <w:left w:val="none" w:sz="0" w:space="0" w:color="auto"/>
            <w:bottom w:val="none" w:sz="0" w:space="0" w:color="auto"/>
            <w:right w:val="none" w:sz="0" w:space="0" w:color="auto"/>
          </w:divBdr>
        </w:div>
        <w:div w:id="996572219">
          <w:marLeft w:val="640"/>
          <w:marRight w:val="0"/>
          <w:marTop w:val="0"/>
          <w:marBottom w:val="0"/>
          <w:divBdr>
            <w:top w:val="none" w:sz="0" w:space="0" w:color="auto"/>
            <w:left w:val="none" w:sz="0" w:space="0" w:color="auto"/>
            <w:bottom w:val="none" w:sz="0" w:space="0" w:color="auto"/>
            <w:right w:val="none" w:sz="0" w:space="0" w:color="auto"/>
          </w:divBdr>
        </w:div>
        <w:div w:id="915092522">
          <w:marLeft w:val="640"/>
          <w:marRight w:val="0"/>
          <w:marTop w:val="0"/>
          <w:marBottom w:val="0"/>
          <w:divBdr>
            <w:top w:val="none" w:sz="0" w:space="0" w:color="auto"/>
            <w:left w:val="none" w:sz="0" w:space="0" w:color="auto"/>
            <w:bottom w:val="none" w:sz="0" w:space="0" w:color="auto"/>
            <w:right w:val="none" w:sz="0" w:space="0" w:color="auto"/>
          </w:divBdr>
        </w:div>
        <w:div w:id="1420519148">
          <w:marLeft w:val="640"/>
          <w:marRight w:val="0"/>
          <w:marTop w:val="0"/>
          <w:marBottom w:val="0"/>
          <w:divBdr>
            <w:top w:val="none" w:sz="0" w:space="0" w:color="auto"/>
            <w:left w:val="none" w:sz="0" w:space="0" w:color="auto"/>
            <w:bottom w:val="none" w:sz="0" w:space="0" w:color="auto"/>
            <w:right w:val="none" w:sz="0" w:space="0" w:color="auto"/>
          </w:divBdr>
        </w:div>
        <w:div w:id="467095002">
          <w:marLeft w:val="640"/>
          <w:marRight w:val="0"/>
          <w:marTop w:val="0"/>
          <w:marBottom w:val="0"/>
          <w:divBdr>
            <w:top w:val="none" w:sz="0" w:space="0" w:color="auto"/>
            <w:left w:val="none" w:sz="0" w:space="0" w:color="auto"/>
            <w:bottom w:val="none" w:sz="0" w:space="0" w:color="auto"/>
            <w:right w:val="none" w:sz="0" w:space="0" w:color="auto"/>
          </w:divBdr>
        </w:div>
        <w:div w:id="1581015159">
          <w:marLeft w:val="640"/>
          <w:marRight w:val="0"/>
          <w:marTop w:val="0"/>
          <w:marBottom w:val="0"/>
          <w:divBdr>
            <w:top w:val="none" w:sz="0" w:space="0" w:color="auto"/>
            <w:left w:val="none" w:sz="0" w:space="0" w:color="auto"/>
            <w:bottom w:val="none" w:sz="0" w:space="0" w:color="auto"/>
            <w:right w:val="none" w:sz="0" w:space="0" w:color="auto"/>
          </w:divBdr>
        </w:div>
        <w:div w:id="47732687">
          <w:marLeft w:val="640"/>
          <w:marRight w:val="0"/>
          <w:marTop w:val="0"/>
          <w:marBottom w:val="0"/>
          <w:divBdr>
            <w:top w:val="none" w:sz="0" w:space="0" w:color="auto"/>
            <w:left w:val="none" w:sz="0" w:space="0" w:color="auto"/>
            <w:bottom w:val="none" w:sz="0" w:space="0" w:color="auto"/>
            <w:right w:val="none" w:sz="0" w:space="0" w:color="auto"/>
          </w:divBdr>
        </w:div>
        <w:div w:id="1140339269">
          <w:marLeft w:val="640"/>
          <w:marRight w:val="0"/>
          <w:marTop w:val="0"/>
          <w:marBottom w:val="0"/>
          <w:divBdr>
            <w:top w:val="none" w:sz="0" w:space="0" w:color="auto"/>
            <w:left w:val="none" w:sz="0" w:space="0" w:color="auto"/>
            <w:bottom w:val="none" w:sz="0" w:space="0" w:color="auto"/>
            <w:right w:val="none" w:sz="0" w:space="0" w:color="auto"/>
          </w:divBdr>
        </w:div>
        <w:div w:id="1551965224">
          <w:marLeft w:val="640"/>
          <w:marRight w:val="0"/>
          <w:marTop w:val="0"/>
          <w:marBottom w:val="0"/>
          <w:divBdr>
            <w:top w:val="none" w:sz="0" w:space="0" w:color="auto"/>
            <w:left w:val="none" w:sz="0" w:space="0" w:color="auto"/>
            <w:bottom w:val="none" w:sz="0" w:space="0" w:color="auto"/>
            <w:right w:val="none" w:sz="0" w:space="0" w:color="auto"/>
          </w:divBdr>
        </w:div>
        <w:div w:id="1185944332">
          <w:marLeft w:val="640"/>
          <w:marRight w:val="0"/>
          <w:marTop w:val="0"/>
          <w:marBottom w:val="0"/>
          <w:divBdr>
            <w:top w:val="none" w:sz="0" w:space="0" w:color="auto"/>
            <w:left w:val="none" w:sz="0" w:space="0" w:color="auto"/>
            <w:bottom w:val="none" w:sz="0" w:space="0" w:color="auto"/>
            <w:right w:val="none" w:sz="0" w:space="0" w:color="auto"/>
          </w:divBdr>
        </w:div>
        <w:div w:id="1892763166">
          <w:marLeft w:val="640"/>
          <w:marRight w:val="0"/>
          <w:marTop w:val="0"/>
          <w:marBottom w:val="0"/>
          <w:divBdr>
            <w:top w:val="none" w:sz="0" w:space="0" w:color="auto"/>
            <w:left w:val="none" w:sz="0" w:space="0" w:color="auto"/>
            <w:bottom w:val="none" w:sz="0" w:space="0" w:color="auto"/>
            <w:right w:val="none" w:sz="0" w:space="0" w:color="auto"/>
          </w:divBdr>
        </w:div>
        <w:div w:id="300699915">
          <w:marLeft w:val="640"/>
          <w:marRight w:val="0"/>
          <w:marTop w:val="0"/>
          <w:marBottom w:val="0"/>
          <w:divBdr>
            <w:top w:val="none" w:sz="0" w:space="0" w:color="auto"/>
            <w:left w:val="none" w:sz="0" w:space="0" w:color="auto"/>
            <w:bottom w:val="none" w:sz="0" w:space="0" w:color="auto"/>
            <w:right w:val="none" w:sz="0" w:space="0" w:color="auto"/>
          </w:divBdr>
        </w:div>
        <w:div w:id="1468427793">
          <w:marLeft w:val="640"/>
          <w:marRight w:val="0"/>
          <w:marTop w:val="0"/>
          <w:marBottom w:val="0"/>
          <w:divBdr>
            <w:top w:val="none" w:sz="0" w:space="0" w:color="auto"/>
            <w:left w:val="none" w:sz="0" w:space="0" w:color="auto"/>
            <w:bottom w:val="none" w:sz="0" w:space="0" w:color="auto"/>
            <w:right w:val="none" w:sz="0" w:space="0" w:color="auto"/>
          </w:divBdr>
        </w:div>
        <w:div w:id="304167918">
          <w:marLeft w:val="640"/>
          <w:marRight w:val="0"/>
          <w:marTop w:val="0"/>
          <w:marBottom w:val="0"/>
          <w:divBdr>
            <w:top w:val="none" w:sz="0" w:space="0" w:color="auto"/>
            <w:left w:val="none" w:sz="0" w:space="0" w:color="auto"/>
            <w:bottom w:val="none" w:sz="0" w:space="0" w:color="auto"/>
            <w:right w:val="none" w:sz="0" w:space="0" w:color="auto"/>
          </w:divBdr>
        </w:div>
        <w:div w:id="1291941054">
          <w:marLeft w:val="640"/>
          <w:marRight w:val="0"/>
          <w:marTop w:val="0"/>
          <w:marBottom w:val="0"/>
          <w:divBdr>
            <w:top w:val="none" w:sz="0" w:space="0" w:color="auto"/>
            <w:left w:val="none" w:sz="0" w:space="0" w:color="auto"/>
            <w:bottom w:val="none" w:sz="0" w:space="0" w:color="auto"/>
            <w:right w:val="none" w:sz="0" w:space="0" w:color="auto"/>
          </w:divBdr>
        </w:div>
        <w:div w:id="1494099789">
          <w:marLeft w:val="640"/>
          <w:marRight w:val="0"/>
          <w:marTop w:val="0"/>
          <w:marBottom w:val="0"/>
          <w:divBdr>
            <w:top w:val="none" w:sz="0" w:space="0" w:color="auto"/>
            <w:left w:val="none" w:sz="0" w:space="0" w:color="auto"/>
            <w:bottom w:val="none" w:sz="0" w:space="0" w:color="auto"/>
            <w:right w:val="none" w:sz="0" w:space="0" w:color="auto"/>
          </w:divBdr>
        </w:div>
        <w:div w:id="2099018437">
          <w:marLeft w:val="640"/>
          <w:marRight w:val="0"/>
          <w:marTop w:val="0"/>
          <w:marBottom w:val="0"/>
          <w:divBdr>
            <w:top w:val="none" w:sz="0" w:space="0" w:color="auto"/>
            <w:left w:val="none" w:sz="0" w:space="0" w:color="auto"/>
            <w:bottom w:val="none" w:sz="0" w:space="0" w:color="auto"/>
            <w:right w:val="none" w:sz="0" w:space="0" w:color="auto"/>
          </w:divBdr>
        </w:div>
      </w:divsChild>
    </w:div>
    <w:div w:id="1626962990">
      <w:bodyDiv w:val="1"/>
      <w:marLeft w:val="0"/>
      <w:marRight w:val="0"/>
      <w:marTop w:val="0"/>
      <w:marBottom w:val="0"/>
      <w:divBdr>
        <w:top w:val="none" w:sz="0" w:space="0" w:color="auto"/>
        <w:left w:val="none" w:sz="0" w:space="0" w:color="auto"/>
        <w:bottom w:val="none" w:sz="0" w:space="0" w:color="auto"/>
        <w:right w:val="none" w:sz="0" w:space="0" w:color="auto"/>
      </w:divBdr>
      <w:divsChild>
        <w:div w:id="142432080">
          <w:marLeft w:val="480"/>
          <w:marRight w:val="0"/>
          <w:marTop w:val="0"/>
          <w:marBottom w:val="0"/>
          <w:divBdr>
            <w:top w:val="none" w:sz="0" w:space="0" w:color="auto"/>
            <w:left w:val="none" w:sz="0" w:space="0" w:color="auto"/>
            <w:bottom w:val="none" w:sz="0" w:space="0" w:color="auto"/>
            <w:right w:val="none" w:sz="0" w:space="0" w:color="auto"/>
          </w:divBdr>
        </w:div>
        <w:div w:id="367337289">
          <w:marLeft w:val="480"/>
          <w:marRight w:val="0"/>
          <w:marTop w:val="0"/>
          <w:marBottom w:val="0"/>
          <w:divBdr>
            <w:top w:val="none" w:sz="0" w:space="0" w:color="auto"/>
            <w:left w:val="none" w:sz="0" w:space="0" w:color="auto"/>
            <w:bottom w:val="none" w:sz="0" w:space="0" w:color="auto"/>
            <w:right w:val="none" w:sz="0" w:space="0" w:color="auto"/>
          </w:divBdr>
        </w:div>
        <w:div w:id="419714462">
          <w:marLeft w:val="480"/>
          <w:marRight w:val="0"/>
          <w:marTop w:val="0"/>
          <w:marBottom w:val="0"/>
          <w:divBdr>
            <w:top w:val="none" w:sz="0" w:space="0" w:color="auto"/>
            <w:left w:val="none" w:sz="0" w:space="0" w:color="auto"/>
            <w:bottom w:val="none" w:sz="0" w:space="0" w:color="auto"/>
            <w:right w:val="none" w:sz="0" w:space="0" w:color="auto"/>
          </w:divBdr>
        </w:div>
        <w:div w:id="747270974">
          <w:marLeft w:val="480"/>
          <w:marRight w:val="0"/>
          <w:marTop w:val="0"/>
          <w:marBottom w:val="0"/>
          <w:divBdr>
            <w:top w:val="none" w:sz="0" w:space="0" w:color="auto"/>
            <w:left w:val="none" w:sz="0" w:space="0" w:color="auto"/>
            <w:bottom w:val="none" w:sz="0" w:space="0" w:color="auto"/>
            <w:right w:val="none" w:sz="0" w:space="0" w:color="auto"/>
          </w:divBdr>
        </w:div>
        <w:div w:id="852106858">
          <w:marLeft w:val="480"/>
          <w:marRight w:val="0"/>
          <w:marTop w:val="0"/>
          <w:marBottom w:val="0"/>
          <w:divBdr>
            <w:top w:val="none" w:sz="0" w:space="0" w:color="auto"/>
            <w:left w:val="none" w:sz="0" w:space="0" w:color="auto"/>
            <w:bottom w:val="none" w:sz="0" w:space="0" w:color="auto"/>
            <w:right w:val="none" w:sz="0" w:space="0" w:color="auto"/>
          </w:divBdr>
        </w:div>
        <w:div w:id="952246333">
          <w:marLeft w:val="480"/>
          <w:marRight w:val="0"/>
          <w:marTop w:val="0"/>
          <w:marBottom w:val="0"/>
          <w:divBdr>
            <w:top w:val="none" w:sz="0" w:space="0" w:color="auto"/>
            <w:left w:val="none" w:sz="0" w:space="0" w:color="auto"/>
            <w:bottom w:val="none" w:sz="0" w:space="0" w:color="auto"/>
            <w:right w:val="none" w:sz="0" w:space="0" w:color="auto"/>
          </w:divBdr>
        </w:div>
        <w:div w:id="1161778808">
          <w:marLeft w:val="480"/>
          <w:marRight w:val="0"/>
          <w:marTop w:val="0"/>
          <w:marBottom w:val="0"/>
          <w:divBdr>
            <w:top w:val="none" w:sz="0" w:space="0" w:color="auto"/>
            <w:left w:val="none" w:sz="0" w:space="0" w:color="auto"/>
            <w:bottom w:val="none" w:sz="0" w:space="0" w:color="auto"/>
            <w:right w:val="none" w:sz="0" w:space="0" w:color="auto"/>
          </w:divBdr>
        </w:div>
        <w:div w:id="1339886812">
          <w:marLeft w:val="480"/>
          <w:marRight w:val="0"/>
          <w:marTop w:val="0"/>
          <w:marBottom w:val="0"/>
          <w:divBdr>
            <w:top w:val="none" w:sz="0" w:space="0" w:color="auto"/>
            <w:left w:val="none" w:sz="0" w:space="0" w:color="auto"/>
            <w:bottom w:val="none" w:sz="0" w:space="0" w:color="auto"/>
            <w:right w:val="none" w:sz="0" w:space="0" w:color="auto"/>
          </w:divBdr>
        </w:div>
        <w:div w:id="1369334776">
          <w:marLeft w:val="480"/>
          <w:marRight w:val="0"/>
          <w:marTop w:val="0"/>
          <w:marBottom w:val="0"/>
          <w:divBdr>
            <w:top w:val="none" w:sz="0" w:space="0" w:color="auto"/>
            <w:left w:val="none" w:sz="0" w:space="0" w:color="auto"/>
            <w:bottom w:val="none" w:sz="0" w:space="0" w:color="auto"/>
            <w:right w:val="none" w:sz="0" w:space="0" w:color="auto"/>
          </w:divBdr>
        </w:div>
        <w:div w:id="1499729858">
          <w:marLeft w:val="480"/>
          <w:marRight w:val="0"/>
          <w:marTop w:val="0"/>
          <w:marBottom w:val="0"/>
          <w:divBdr>
            <w:top w:val="none" w:sz="0" w:space="0" w:color="auto"/>
            <w:left w:val="none" w:sz="0" w:space="0" w:color="auto"/>
            <w:bottom w:val="none" w:sz="0" w:space="0" w:color="auto"/>
            <w:right w:val="none" w:sz="0" w:space="0" w:color="auto"/>
          </w:divBdr>
        </w:div>
        <w:div w:id="1623919471">
          <w:marLeft w:val="480"/>
          <w:marRight w:val="0"/>
          <w:marTop w:val="0"/>
          <w:marBottom w:val="0"/>
          <w:divBdr>
            <w:top w:val="none" w:sz="0" w:space="0" w:color="auto"/>
            <w:left w:val="none" w:sz="0" w:space="0" w:color="auto"/>
            <w:bottom w:val="none" w:sz="0" w:space="0" w:color="auto"/>
            <w:right w:val="none" w:sz="0" w:space="0" w:color="auto"/>
          </w:divBdr>
        </w:div>
        <w:div w:id="1661303877">
          <w:marLeft w:val="480"/>
          <w:marRight w:val="0"/>
          <w:marTop w:val="0"/>
          <w:marBottom w:val="0"/>
          <w:divBdr>
            <w:top w:val="none" w:sz="0" w:space="0" w:color="auto"/>
            <w:left w:val="none" w:sz="0" w:space="0" w:color="auto"/>
            <w:bottom w:val="none" w:sz="0" w:space="0" w:color="auto"/>
            <w:right w:val="none" w:sz="0" w:space="0" w:color="auto"/>
          </w:divBdr>
        </w:div>
        <w:div w:id="1826697800">
          <w:marLeft w:val="480"/>
          <w:marRight w:val="0"/>
          <w:marTop w:val="0"/>
          <w:marBottom w:val="0"/>
          <w:divBdr>
            <w:top w:val="none" w:sz="0" w:space="0" w:color="auto"/>
            <w:left w:val="none" w:sz="0" w:space="0" w:color="auto"/>
            <w:bottom w:val="none" w:sz="0" w:space="0" w:color="auto"/>
            <w:right w:val="none" w:sz="0" w:space="0" w:color="auto"/>
          </w:divBdr>
        </w:div>
        <w:div w:id="1956014891">
          <w:marLeft w:val="480"/>
          <w:marRight w:val="0"/>
          <w:marTop w:val="0"/>
          <w:marBottom w:val="0"/>
          <w:divBdr>
            <w:top w:val="none" w:sz="0" w:space="0" w:color="auto"/>
            <w:left w:val="none" w:sz="0" w:space="0" w:color="auto"/>
            <w:bottom w:val="none" w:sz="0" w:space="0" w:color="auto"/>
            <w:right w:val="none" w:sz="0" w:space="0" w:color="auto"/>
          </w:divBdr>
        </w:div>
        <w:div w:id="1999262959">
          <w:marLeft w:val="480"/>
          <w:marRight w:val="0"/>
          <w:marTop w:val="0"/>
          <w:marBottom w:val="0"/>
          <w:divBdr>
            <w:top w:val="none" w:sz="0" w:space="0" w:color="auto"/>
            <w:left w:val="none" w:sz="0" w:space="0" w:color="auto"/>
            <w:bottom w:val="none" w:sz="0" w:space="0" w:color="auto"/>
            <w:right w:val="none" w:sz="0" w:space="0" w:color="auto"/>
          </w:divBdr>
        </w:div>
      </w:divsChild>
    </w:div>
    <w:div w:id="1627735959">
      <w:marLeft w:val="480"/>
      <w:marRight w:val="0"/>
      <w:marTop w:val="0"/>
      <w:marBottom w:val="0"/>
      <w:divBdr>
        <w:top w:val="none" w:sz="0" w:space="0" w:color="auto"/>
        <w:left w:val="none" w:sz="0" w:space="0" w:color="auto"/>
        <w:bottom w:val="none" w:sz="0" w:space="0" w:color="auto"/>
        <w:right w:val="none" w:sz="0" w:space="0" w:color="auto"/>
      </w:divBdr>
    </w:div>
    <w:div w:id="1627809786">
      <w:bodyDiv w:val="1"/>
      <w:marLeft w:val="0"/>
      <w:marRight w:val="0"/>
      <w:marTop w:val="0"/>
      <w:marBottom w:val="0"/>
      <w:divBdr>
        <w:top w:val="none" w:sz="0" w:space="0" w:color="auto"/>
        <w:left w:val="none" w:sz="0" w:space="0" w:color="auto"/>
        <w:bottom w:val="none" w:sz="0" w:space="0" w:color="auto"/>
        <w:right w:val="none" w:sz="0" w:space="0" w:color="auto"/>
      </w:divBdr>
    </w:div>
    <w:div w:id="1630893699">
      <w:marLeft w:val="480"/>
      <w:marRight w:val="0"/>
      <w:marTop w:val="0"/>
      <w:marBottom w:val="0"/>
      <w:divBdr>
        <w:top w:val="none" w:sz="0" w:space="0" w:color="auto"/>
        <w:left w:val="none" w:sz="0" w:space="0" w:color="auto"/>
        <w:bottom w:val="none" w:sz="0" w:space="0" w:color="auto"/>
        <w:right w:val="none" w:sz="0" w:space="0" w:color="auto"/>
      </w:divBdr>
    </w:div>
    <w:div w:id="1631283820">
      <w:marLeft w:val="480"/>
      <w:marRight w:val="0"/>
      <w:marTop w:val="0"/>
      <w:marBottom w:val="0"/>
      <w:divBdr>
        <w:top w:val="none" w:sz="0" w:space="0" w:color="auto"/>
        <w:left w:val="none" w:sz="0" w:space="0" w:color="auto"/>
        <w:bottom w:val="none" w:sz="0" w:space="0" w:color="auto"/>
        <w:right w:val="none" w:sz="0" w:space="0" w:color="auto"/>
      </w:divBdr>
    </w:div>
    <w:div w:id="1631354374">
      <w:marLeft w:val="480"/>
      <w:marRight w:val="0"/>
      <w:marTop w:val="0"/>
      <w:marBottom w:val="0"/>
      <w:divBdr>
        <w:top w:val="none" w:sz="0" w:space="0" w:color="auto"/>
        <w:left w:val="none" w:sz="0" w:space="0" w:color="auto"/>
        <w:bottom w:val="none" w:sz="0" w:space="0" w:color="auto"/>
        <w:right w:val="none" w:sz="0" w:space="0" w:color="auto"/>
      </w:divBdr>
    </w:div>
    <w:div w:id="1634019646">
      <w:bodyDiv w:val="1"/>
      <w:marLeft w:val="0"/>
      <w:marRight w:val="0"/>
      <w:marTop w:val="0"/>
      <w:marBottom w:val="0"/>
      <w:divBdr>
        <w:top w:val="none" w:sz="0" w:space="0" w:color="auto"/>
        <w:left w:val="none" w:sz="0" w:space="0" w:color="auto"/>
        <w:bottom w:val="none" w:sz="0" w:space="0" w:color="auto"/>
        <w:right w:val="none" w:sz="0" w:space="0" w:color="auto"/>
      </w:divBdr>
    </w:div>
    <w:div w:id="1634752652">
      <w:marLeft w:val="480"/>
      <w:marRight w:val="0"/>
      <w:marTop w:val="0"/>
      <w:marBottom w:val="0"/>
      <w:divBdr>
        <w:top w:val="none" w:sz="0" w:space="0" w:color="auto"/>
        <w:left w:val="none" w:sz="0" w:space="0" w:color="auto"/>
        <w:bottom w:val="none" w:sz="0" w:space="0" w:color="auto"/>
        <w:right w:val="none" w:sz="0" w:space="0" w:color="auto"/>
      </w:divBdr>
    </w:div>
    <w:div w:id="1636837733">
      <w:bodyDiv w:val="1"/>
      <w:marLeft w:val="0"/>
      <w:marRight w:val="0"/>
      <w:marTop w:val="0"/>
      <w:marBottom w:val="0"/>
      <w:divBdr>
        <w:top w:val="none" w:sz="0" w:space="0" w:color="auto"/>
        <w:left w:val="none" w:sz="0" w:space="0" w:color="auto"/>
        <w:bottom w:val="none" w:sz="0" w:space="0" w:color="auto"/>
        <w:right w:val="none" w:sz="0" w:space="0" w:color="auto"/>
      </w:divBdr>
    </w:div>
    <w:div w:id="1637299496">
      <w:marLeft w:val="480"/>
      <w:marRight w:val="0"/>
      <w:marTop w:val="0"/>
      <w:marBottom w:val="0"/>
      <w:divBdr>
        <w:top w:val="none" w:sz="0" w:space="0" w:color="auto"/>
        <w:left w:val="none" w:sz="0" w:space="0" w:color="auto"/>
        <w:bottom w:val="none" w:sz="0" w:space="0" w:color="auto"/>
        <w:right w:val="none" w:sz="0" w:space="0" w:color="auto"/>
      </w:divBdr>
    </w:div>
    <w:div w:id="1637367692">
      <w:marLeft w:val="480"/>
      <w:marRight w:val="0"/>
      <w:marTop w:val="0"/>
      <w:marBottom w:val="0"/>
      <w:divBdr>
        <w:top w:val="none" w:sz="0" w:space="0" w:color="auto"/>
        <w:left w:val="none" w:sz="0" w:space="0" w:color="auto"/>
        <w:bottom w:val="none" w:sz="0" w:space="0" w:color="auto"/>
        <w:right w:val="none" w:sz="0" w:space="0" w:color="auto"/>
      </w:divBdr>
    </w:div>
    <w:div w:id="1637564395">
      <w:marLeft w:val="480"/>
      <w:marRight w:val="0"/>
      <w:marTop w:val="0"/>
      <w:marBottom w:val="0"/>
      <w:divBdr>
        <w:top w:val="none" w:sz="0" w:space="0" w:color="auto"/>
        <w:left w:val="none" w:sz="0" w:space="0" w:color="auto"/>
        <w:bottom w:val="none" w:sz="0" w:space="0" w:color="auto"/>
        <w:right w:val="none" w:sz="0" w:space="0" w:color="auto"/>
      </w:divBdr>
    </w:div>
    <w:div w:id="1637566238">
      <w:bodyDiv w:val="1"/>
      <w:marLeft w:val="0"/>
      <w:marRight w:val="0"/>
      <w:marTop w:val="0"/>
      <w:marBottom w:val="0"/>
      <w:divBdr>
        <w:top w:val="none" w:sz="0" w:space="0" w:color="auto"/>
        <w:left w:val="none" w:sz="0" w:space="0" w:color="auto"/>
        <w:bottom w:val="none" w:sz="0" w:space="0" w:color="auto"/>
        <w:right w:val="none" w:sz="0" w:space="0" w:color="auto"/>
      </w:divBdr>
    </w:div>
    <w:div w:id="1638298110">
      <w:marLeft w:val="480"/>
      <w:marRight w:val="0"/>
      <w:marTop w:val="0"/>
      <w:marBottom w:val="0"/>
      <w:divBdr>
        <w:top w:val="none" w:sz="0" w:space="0" w:color="auto"/>
        <w:left w:val="none" w:sz="0" w:space="0" w:color="auto"/>
        <w:bottom w:val="none" w:sz="0" w:space="0" w:color="auto"/>
        <w:right w:val="none" w:sz="0" w:space="0" w:color="auto"/>
      </w:divBdr>
    </w:div>
    <w:div w:id="1639341806">
      <w:marLeft w:val="480"/>
      <w:marRight w:val="0"/>
      <w:marTop w:val="0"/>
      <w:marBottom w:val="0"/>
      <w:divBdr>
        <w:top w:val="none" w:sz="0" w:space="0" w:color="auto"/>
        <w:left w:val="none" w:sz="0" w:space="0" w:color="auto"/>
        <w:bottom w:val="none" w:sz="0" w:space="0" w:color="auto"/>
        <w:right w:val="none" w:sz="0" w:space="0" w:color="auto"/>
      </w:divBdr>
    </w:div>
    <w:div w:id="1639385058">
      <w:marLeft w:val="480"/>
      <w:marRight w:val="0"/>
      <w:marTop w:val="0"/>
      <w:marBottom w:val="0"/>
      <w:divBdr>
        <w:top w:val="none" w:sz="0" w:space="0" w:color="auto"/>
        <w:left w:val="none" w:sz="0" w:space="0" w:color="auto"/>
        <w:bottom w:val="none" w:sz="0" w:space="0" w:color="auto"/>
        <w:right w:val="none" w:sz="0" w:space="0" w:color="auto"/>
      </w:divBdr>
    </w:div>
    <w:div w:id="1640527233">
      <w:bodyDiv w:val="1"/>
      <w:marLeft w:val="0"/>
      <w:marRight w:val="0"/>
      <w:marTop w:val="0"/>
      <w:marBottom w:val="0"/>
      <w:divBdr>
        <w:top w:val="none" w:sz="0" w:space="0" w:color="auto"/>
        <w:left w:val="none" w:sz="0" w:space="0" w:color="auto"/>
        <w:bottom w:val="none" w:sz="0" w:space="0" w:color="auto"/>
        <w:right w:val="none" w:sz="0" w:space="0" w:color="auto"/>
      </w:divBdr>
    </w:div>
    <w:div w:id="1641574420">
      <w:marLeft w:val="480"/>
      <w:marRight w:val="0"/>
      <w:marTop w:val="0"/>
      <w:marBottom w:val="0"/>
      <w:divBdr>
        <w:top w:val="none" w:sz="0" w:space="0" w:color="auto"/>
        <w:left w:val="none" w:sz="0" w:space="0" w:color="auto"/>
        <w:bottom w:val="none" w:sz="0" w:space="0" w:color="auto"/>
        <w:right w:val="none" w:sz="0" w:space="0" w:color="auto"/>
      </w:divBdr>
    </w:div>
    <w:div w:id="1642155620">
      <w:bodyDiv w:val="1"/>
      <w:marLeft w:val="0"/>
      <w:marRight w:val="0"/>
      <w:marTop w:val="0"/>
      <w:marBottom w:val="0"/>
      <w:divBdr>
        <w:top w:val="none" w:sz="0" w:space="0" w:color="auto"/>
        <w:left w:val="none" w:sz="0" w:space="0" w:color="auto"/>
        <w:bottom w:val="none" w:sz="0" w:space="0" w:color="auto"/>
        <w:right w:val="none" w:sz="0" w:space="0" w:color="auto"/>
      </w:divBdr>
    </w:div>
    <w:div w:id="1642880384">
      <w:bodyDiv w:val="1"/>
      <w:marLeft w:val="0"/>
      <w:marRight w:val="0"/>
      <w:marTop w:val="0"/>
      <w:marBottom w:val="0"/>
      <w:divBdr>
        <w:top w:val="none" w:sz="0" w:space="0" w:color="auto"/>
        <w:left w:val="none" w:sz="0" w:space="0" w:color="auto"/>
        <w:bottom w:val="none" w:sz="0" w:space="0" w:color="auto"/>
        <w:right w:val="none" w:sz="0" w:space="0" w:color="auto"/>
      </w:divBdr>
    </w:div>
    <w:div w:id="1645430898">
      <w:marLeft w:val="480"/>
      <w:marRight w:val="0"/>
      <w:marTop w:val="0"/>
      <w:marBottom w:val="0"/>
      <w:divBdr>
        <w:top w:val="none" w:sz="0" w:space="0" w:color="auto"/>
        <w:left w:val="none" w:sz="0" w:space="0" w:color="auto"/>
        <w:bottom w:val="none" w:sz="0" w:space="0" w:color="auto"/>
        <w:right w:val="none" w:sz="0" w:space="0" w:color="auto"/>
      </w:divBdr>
    </w:div>
    <w:div w:id="1647010081">
      <w:marLeft w:val="480"/>
      <w:marRight w:val="0"/>
      <w:marTop w:val="0"/>
      <w:marBottom w:val="0"/>
      <w:divBdr>
        <w:top w:val="none" w:sz="0" w:space="0" w:color="auto"/>
        <w:left w:val="none" w:sz="0" w:space="0" w:color="auto"/>
        <w:bottom w:val="none" w:sz="0" w:space="0" w:color="auto"/>
        <w:right w:val="none" w:sz="0" w:space="0" w:color="auto"/>
      </w:divBdr>
    </w:div>
    <w:div w:id="1647078252">
      <w:marLeft w:val="480"/>
      <w:marRight w:val="0"/>
      <w:marTop w:val="0"/>
      <w:marBottom w:val="0"/>
      <w:divBdr>
        <w:top w:val="none" w:sz="0" w:space="0" w:color="auto"/>
        <w:left w:val="none" w:sz="0" w:space="0" w:color="auto"/>
        <w:bottom w:val="none" w:sz="0" w:space="0" w:color="auto"/>
        <w:right w:val="none" w:sz="0" w:space="0" w:color="auto"/>
      </w:divBdr>
    </w:div>
    <w:div w:id="1647585751">
      <w:marLeft w:val="480"/>
      <w:marRight w:val="0"/>
      <w:marTop w:val="0"/>
      <w:marBottom w:val="0"/>
      <w:divBdr>
        <w:top w:val="none" w:sz="0" w:space="0" w:color="auto"/>
        <w:left w:val="none" w:sz="0" w:space="0" w:color="auto"/>
        <w:bottom w:val="none" w:sz="0" w:space="0" w:color="auto"/>
        <w:right w:val="none" w:sz="0" w:space="0" w:color="auto"/>
      </w:divBdr>
    </w:div>
    <w:div w:id="1647662917">
      <w:bodyDiv w:val="1"/>
      <w:marLeft w:val="0"/>
      <w:marRight w:val="0"/>
      <w:marTop w:val="0"/>
      <w:marBottom w:val="0"/>
      <w:divBdr>
        <w:top w:val="none" w:sz="0" w:space="0" w:color="auto"/>
        <w:left w:val="none" w:sz="0" w:space="0" w:color="auto"/>
        <w:bottom w:val="none" w:sz="0" w:space="0" w:color="auto"/>
        <w:right w:val="none" w:sz="0" w:space="0" w:color="auto"/>
      </w:divBdr>
    </w:div>
    <w:div w:id="1648242734">
      <w:bodyDiv w:val="1"/>
      <w:marLeft w:val="0"/>
      <w:marRight w:val="0"/>
      <w:marTop w:val="0"/>
      <w:marBottom w:val="0"/>
      <w:divBdr>
        <w:top w:val="none" w:sz="0" w:space="0" w:color="auto"/>
        <w:left w:val="none" w:sz="0" w:space="0" w:color="auto"/>
        <w:bottom w:val="none" w:sz="0" w:space="0" w:color="auto"/>
        <w:right w:val="none" w:sz="0" w:space="0" w:color="auto"/>
      </w:divBdr>
    </w:div>
    <w:div w:id="1648243956">
      <w:marLeft w:val="480"/>
      <w:marRight w:val="0"/>
      <w:marTop w:val="0"/>
      <w:marBottom w:val="0"/>
      <w:divBdr>
        <w:top w:val="none" w:sz="0" w:space="0" w:color="auto"/>
        <w:left w:val="none" w:sz="0" w:space="0" w:color="auto"/>
        <w:bottom w:val="none" w:sz="0" w:space="0" w:color="auto"/>
        <w:right w:val="none" w:sz="0" w:space="0" w:color="auto"/>
      </w:divBdr>
    </w:div>
    <w:div w:id="1648313753">
      <w:marLeft w:val="480"/>
      <w:marRight w:val="0"/>
      <w:marTop w:val="0"/>
      <w:marBottom w:val="0"/>
      <w:divBdr>
        <w:top w:val="none" w:sz="0" w:space="0" w:color="auto"/>
        <w:left w:val="none" w:sz="0" w:space="0" w:color="auto"/>
        <w:bottom w:val="none" w:sz="0" w:space="0" w:color="auto"/>
        <w:right w:val="none" w:sz="0" w:space="0" w:color="auto"/>
      </w:divBdr>
    </w:div>
    <w:div w:id="1649090717">
      <w:marLeft w:val="480"/>
      <w:marRight w:val="0"/>
      <w:marTop w:val="0"/>
      <w:marBottom w:val="0"/>
      <w:divBdr>
        <w:top w:val="none" w:sz="0" w:space="0" w:color="auto"/>
        <w:left w:val="none" w:sz="0" w:space="0" w:color="auto"/>
        <w:bottom w:val="none" w:sz="0" w:space="0" w:color="auto"/>
        <w:right w:val="none" w:sz="0" w:space="0" w:color="auto"/>
      </w:divBdr>
    </w:div>
    <w:div w:id="1649629557">
      <w:marLeft w:val="480"/>
      <w:marRight w:val="0"/>
      <w:marTop w:val="0"/>
      <w:marBottom w:val="0"/>
      <w:divBdr>
        <w:top w:val="none" w:sz="0" w:space="0" w:color="auto"/>
        <w:left w:val="none" w:sz="0" w:space="0" w:color="auto"/>
        <w:bottom w:val="none" w:sz="0" w:space="0" w:color="auto"/>
        <w:right w:val="none" w:sz="0" w:space="0" w:color="auto"/>
      </w:divBdr>
    </w:div>
    <w:div w:id="1649935481">
      <w:marLeft w:val="480"/>
      <w:marRight w:val="0"/>
      <w:marTop w:val="0"/>
      <w:marBottom w:val="0"/>
      <w:divBdr>
        <w:top w:val="none" w:sz="0" w:space="0" w:color="auto"/>
        <w:left w:val="none" w:sz="0" w:space="0" w:color="auto"/>
        <w:bottom w:val="none" w:sz="0" w:space="0" w:color="auto"/>
        <w:right w:val="none" w:sz="0" w:space="0" w:color="auto"/>
      </w:divBdr>
    </w:div>
    <w:div w:id="1651136508">
      <w:marLeft w:val="480"/>
      <w:marRight w:val="0"/>
      <w:marTop w:val="0"/>
      <w:marBottom w:val="0"/>
      <w:divBdr>
        <w:top w:val="none" w:sz="0" w:space="0" w:color="auto"/>
        <w:left w:val="none" w:sz="0" w:space="0" w:color="auto"/>
        <w:bottom w:val="none" w:sz="0" w:space="0" w:color="auto"/>
        <w:right w:val="none" w:sz="0" w:space="0" w:color="auto"/>
      </w:divBdr>
    </w:div>
    <w:div w:id="1651204282">
      <w:bodyDiv w:val="1"/>
      <w:marLeft w:val="0"/>
      <w:marRight w:val="0"/>
      <w:marTop w:val="0"/>
      <w:marBottom w:val="0"/>
      <w:divBdr>
        <w:top w:val="none" w:sz="0" w:space="0" w:color="auto"/>
        <w:left w:val="none" w:sz="0" w:space="0" w:color="auto"/>
        <w:bottom w:val="none" w:sz="0" w:space="0" w:color="auto"/>
        <w:right w:val="none" w:sz="0" w:space="0" w:color="auto"/>
      </w:divBdr>
    </w:div>
    <w:div w:id="1651321539">
      <w:marLeft w:val="480"/>
      <w:marRight w:val="0"/>
      <w:marTop w:val="0"/>
      <w:marBottom w:val="0"/>
      <w:divBdr>
        <w:top w:val="none" w:sz="0" w:space="0" w:color="auto"/>
        <w:left w:val="none" w:sz="0" w:space="0" w:color="auto"/>
        <w:bottom w:val="none" w:sz="0" w:space="0" w:color="auto"/>
        <w:right w:val="none" w:sz="0" w:space="0" w:color="auto"/>
      </w:divBdr>
    </w:div>
    <w:div w:id="1652367704">
      <w:marLeft w:val="480"/>
      <w:marRight w:val="0"/>
      <w:marTop w:val="0"/>
      <w:marBottom w:val="0"/>
      <w:divBdr>
        <w:top w:val="none" w:sz="0" w:space="0" w:color="auto"/>
        <w:left w:val="none" w:sz="0" w:space="0" w:color="auto"/>
        <w:bottom w:val="none" w:sz="0" w:space="0" w:color="auto"/>
        <w:right w:val="none" w:sz="0" w:space="0" w:color="auto"/>
      </w:divBdr>
    </w:div>
    <w:div w:id="1653172471">
      <w:marLeft w:val="640"/>
      <w:marRight w:val="0"/>
      <w:marTop w:val="0"/>
      <w:marBottom w:val="0"/>
      <w:divBdr>
        <w:top w:val="none" w:sz="0" w:space="0" w:color="auto"/>
        <w:left w:val="none" w:sz="0" w:space="0" w:color="auto"/>
        <w:bottom w:val="none" w:sz="0" w:space="0" w:color="auto"/>
        <w:right w:val="none" w:sz="0" w:space="0" w:color="auto"/>
      </w:divBdr>
    </w:div>
    <w:div w:id="1653439316">
      <w:marLeft w:val="480"/>
      <w:marRight w:val="0"/>
      <w:marTop w:val="0"/>
      <w:marBottom w:val="0"/>
      <w:divBdr>
        <w:top w:val="none" w:sz="0" w:space="0" w:color="auto"/>
        <w:left w:val="none" w:sz="0" w:space="0" w:color="auto"/>
        <w:bottom w:val="none" w:sz="0" w:space="0" w:color="auto"/>
        <w:right w:val="none" w:sz="0" w:space="0" w:color="auto"/>
      </w:divBdr>
    </w:div>
    <w:div w:id="1655521265">
      <w:marLeft w:val="480"/>
      <w:marRight w:val="0"/>
      <w:marTop w:val="0"/>
      <w:marBottom w:val="0"/>
      <w:divBdr>
        <w:top w:val="none" w:sz="0" w:space="0" w:color="auto"/>
        <w:left w:val="none" w:sz="0" w:space="0" w:color="auto"/>
        <w:bottom w:val="none" w:sz="0" w:space="0" w:color="auto"/>
        <w:right w:val="none" w:sz="0" w:space="0" w:color="auto"/>
      </w:divBdr>
    </w:div>
    <w:div w:id="1655598395">
      <w:marLeft w:val="480"/>
      <w:marRight w:val="0"/>
      <w:marTop w:val="0"/>
      <w:marBottom w:val="0"/>
      <w:divBdr>
        <w:top w:val="none" w:sz="0" w:space="0" w:color="auto"/>
        <w:left w:val="none" w:sz="0" w:space="0" w:color="auto"/>
        <w:bottom w:val="none" w:sz="0" w:space="0" w:color="auto"/>
        <w:right w:val="none" w:sz="0" w:space="0" w:color="auto"/>
      </w:divBdr>
    </w:div>
    <w:div w:id="1658151231">
      <w:marLeft w:val="480"/>
      <w:marRight w:val="0"/>
      <w:marTop w:val="0"/>
      <w:marBottom w:val="0"/>
      <w:divBdr>
        <w:top w:val="none" w:sz="0" w:space="0" w:color="auto"/>
        <w:left w:val="none" w:sz="0" w:space="0" w:color="auto"/>
        <w:bottom w:val="none" w:sz="0" w:space="0" w:color="auto"/>
        <w:right w:val="none" w:sz="0" w:space="0" w:color="auto"/>
      </w:divBdr>
    </w:div>
    <w:div w:id="1658537960">
      <w:marLeft w:val="480"/>
      <w:marRight w:val="0"/>
      <w:marTop w:val="0"/>
      <w:marBottom w:val="0"/>
      <w:divBdr>
        <w:top w:val="none" w:sz="0" w:space="0" w:color="auto"/>
        <w:left w:val="none" w:sz="0" w:space="0" w:color="auto"/>
        <w:bottom w:val="none" w:sz="0" w:space="0" w:color="auto"/>
        <w:right w:val="none" w:sz="0" w:space="0" w:color="auto"/>
      </w:divBdr>
    </w:div>
    <w:div w:id="1660309611">
      <w:marLeft w:val="640"/>
      <w:marRight w:val="0"/>
      <w:marTop w:val="0"/>
      <w:marBottom w:val="0"/>
      <w:divBdr>
        <w:top w:val="none" w:sz="0" w:space="0" w:color="auto"/>
        <w:left w:val="none" w:sz="0" w:space="0" w:color="auto"/>
        <w:bottom w:val="none" w:sz="0" w:space="0" w:color="auto"/>
        <w:right w:val="none" w:sz="0" w:space="0" w:color="auto"/>
      </w:divBdr>
    </w:div>
    <w:div w:id="1661730871">
      <w:bodyDiv w:val="1"/>
      <w:marLeft w:val="0"/>
      <w:marRight w:val="0"/>
      <w:marTop w:val="0"/>
      <w:marBottom w:val="0"/>
      <w:divBdr>
        <w:top w:val="none" w:sz="0" w:space="0" w:color="auto"/>
        <w:left w:val="none" w:sz="0" w:space="0" w:color="auto"/>
        <w:bottom w:val="none" w:sz="0" w:space="0" w:color="auto"/>
        <w:right w:val="none" w:sz="0" w:space="0" w:color="auto"/>
      </w:divBdr>
      <w:divsChild>
        <w:div w:id="2020959638">
          <w:marLeft w:val="640"/>
          <w:marRight w:val="0"/>
          <w:marTop w:val="0"/>
          <w:marBottom w:val="0"/>
          <w:divBdr>
            <w:top w:val="none" w:sz="0" w:space="0" w:color="auto"/>
            <w:left w:val="none" w:sz="0" w:space="0" w:color="auto"/>
            <w:bottom w:val="none" w:sz="0" w:space="0" w:color="auto"/>
            <w:right w:val="none" w:sz="0" w:space="0" w:color="auto"/>
          </w:divBdr>
        </w:div>
        <w:div w:id="222107762">
          <w:marLeft w:val="640"/>
          <w:marRight w:val="0"/>
          <w:marTop w:val="0"/>
          <w:marBottom w:val="0"/>
          <w:divBdr>
            <w:top w:val="none" w:sz="0" w:space="0" w:color="auto"/>
            <w:left w:val="none" w:sz="0" w:space="0" w:color="auto"/>
            <w:bottom w:val="none" w:sz="0" w:space="0" w:color="auto"/>
            <w:right w:val="none" w:sz="0" w:space="0" w:color="auto"/>
          </w:divBdr>
        </w:div>
        <w:div w:id="1962298583">
          <w:marLeft w:val="640"/>
          <w:marRight w:val="0"/>
          <w:marTop w:val="0"/>
          <w:marBottom w:val="0"/>
          <w:divBdr>
            <w:top w:val="none" w:sz="0" w:space="0" w:color="auto"/>
            <w:left w:val="none" w:sz="0" w:space="0" w:color="auto"/>
            <w:bottom w:val="none" w:sz="0" w:space="0" w:color="auto"/>
            <w:right w:val="none" w:sz="0" w:space="0" w:color="auto"/>
          </w:divBdr>
        </w:div>
        <w:div w:id="2088109998">
          <w:marLeft w:val="640"/>
          <w:marRight w:val="0"/>
          <w:marTop w:val="0"/>
          <w:marBottom w:val="0"/>
          <w:divBdr>
            <w:top w:val="none" w:sz="0" w:space="0" w:color="auto"/>
            <w:left w:val="none" w:sz="0" w:space="0" w:color="auto"/>
            <w:bottom w:val="none" w:sz="0" w:space="0" w:color="auto"/>
            <w:right w:val="none" w:sz="0" w:space="0" w:color="auto"/>
          </w:divBdr>
        </w:div>
        <w:div w:id="292097219">
          <w:marLeft w:val="640"/>
          <w:marRight w:val="0"/>
          <w:marTop w:val="0"/>
          <w:marBottom w:val="0"/>
          <w:divBdr>
            <w:top w:val="none" w:sz="0" w:space="0" w:color="auto"/>
            <w:left w:val="none" w:sz="0" w:space="0" w:color="auto"/>
            <w:bottom w:val="none" w:sz="0" w:space="0" w:color="auto"/>
            <w:right w:val="none" w:sz="0" w:space="0" w:color="auto"/>
          </w:divBdr>
        </w:div>
        <w:div w:id="276185489">
          <w:marLeft w:val="640"/>
          <w:marRight w:val="0"/>
          <w:marTop w:val="0"/>
          <w:marBottom w:val="0"/>
          <w:divBdr>
            <w:top w:val="none" w:sz="0" w:space="0" w:color="auto"/>
            <w:left w:val="none" w:sz="0" w:space="0" w:color="auto"/>
            <w:bottom w:val="none" w:sz="0" w:space="0" w:color="auto"/>
            <w:right w:val="none" w:sz="0" w:space="0" w:color="auto"/>
          </w:divBdr>
        </w:div>
        <w:div w:id="1429539883">
          <w:marLeft w:val="640"/>
          <w:marRight w:val="0"/>
          <w:marTop w:val="0"/>
          <w:marBottom w:val="0"/>
          <w:divBdr>
            <w:top w:val="none" w:sz="0" w:space="0" w:color="auto"/>
            <w:left w:val="none" w:sz="0" w:space="0" w:color="auto"/>
            <w:bottom w:val="none" w:sz="0" w:space="0" w:color="auto"/>
            <w:right w:val="none" w:sz="0" w:space="0" w:color="auto"/>
          </w:divBdr>
        </w:div>
        <w:div w:id="1811287287">
          <w:marLeft w:val="640"/>
          <w:marRight w:val="0"/>
          <w:marTop w:val="0"/>
          <w:marBottom w:val="0"/>
          <w:divBdr>
            <w:top w:val="none" w:sz="0" w:space="0" w:color="auto"/>
            <w:left w:val="none" w:sz="0" w:space="0" w:color="auto"/>
            <w:bottom w:val="none" w:sz="0" w:space="0" w:color="auto"/>
            <w:right w:val="none" w:sz="0" w:space="0" w:color="auto"/>
          </w:divBdr>
        </w:div>
        <w:div w:id="1118722940">
          <w:marLeft w:val="640"/>
          <w:marRight w:val="0"/>
          <w:marTop w:val="0"/>
          <w:marBottom w:val="0"/>
          <w:divBdr>
            <w:top w:val="none" w:sz="0" w:space="0" w:color="auto"/>
            <w:left w:val="none" w:sz="0" w:space="0" w:color="auto"/>
            <w:bottom w:val="none" w:sz="0" w:space="0" w:color="auto"/>
            <w:right w:val="none" w:sz="0" w:space="0" w:color="auto"/>
          </w:divBdr>
        </w:div>
        <w:div w:id="1099060517">
          <w:marLeft w:val="640"/>
          <w:marRight w:val="0"/>
          <w:marTop w:val="0"/>
          <w:marBottom w:val="0"/>
          <w:divBdr>
            <w:top w:val="none" w:sz="0" w:space="0" w:color="auto"/>
            <w:left w:val="none" w:sz="0" w:space="0" w:color="auto"/>
            <w:bottom w:val="none" w:sz="0" w:space="0" w:color="auto"/>
            <w:right w:val="none" w:sz="0" w:space="0" w:color="auto"/>
          </w:divBdr>
        </w:div>
        <w:div w:id="205266227">
          <w:marLeft w:val="640"/>
          <w:marRight w:val="0"/>
          <w:marTop w:val="0"/>
          <w:marBottom w:val="0"/>
          <w:divBdr>
            <w:top w:val="none" w:sz="0" w:space="0" w:color="auto"/>
            <w:left w:val="none" w:sz="0" w:space="0" w:color="auto"/>
            <w:bottom w:val="none" w:sz="0" w:space="0" w:color="auto"/>
            <w:right w:val="none" w:sz="0" w:space="0" w:color="auto"/>
          </w:divBdr>
        </w:div>
        <w:div w:id="903099201">
          <w:marLeft w:val="640"/>
          <w:marRight w:val="0"/>
          <w:marTop w:val="0"/>
          <w:marBottom w:val="0"/>
          <w:divBdr>
            <w:top w:val="none" w:sz="0" w:space="0" w:color="auto"/>
            <w:left w:val="none" w:sz="0" w:space="0" w:color="auto"/>
            <w:bottom w:val="none" w:sz="0" w:space="0" w:color="auto"/>
            <w:right w:val="none" w:sz="0" w:space="0" w:color="auto"/>
          </w:divBdr>
        </w:div>
        <w:div w:id="348800636">
          <w:marLeft w:val="640"/>
          <w:marRight w:val="0"/>
          <w:marTop w:val="0"/>
          <w:marBottom w:val="0"/>
          <w:divBdr>
            <w:top w:val="none" w:sz="0" w:space="0" w:color="auto"/>
            <w:left w:val="none" w:sz="0" w:space="0" w:color="auto"/>
            <w:bottom w:val="none" w:sz="0" w:space="0" w:color="auto"/>
            <w:right w:val="none" w:sz="0" w:space="0" w:color="auto"/>
          </w:divBdr>
        </w:div>
        <w:div w:id="728965744">
          <w:marLeft w:val="640"/>
          <w:marRight w:val="0"/>
          <w:marTop w:val="0"/>
          <w:marBottom w:val="0"/>
          <w:divBdr>
            <w:top w:val="none" w:sz="0" w:space="0" w:color="auto"/>
            <w:left w:val="none" w:sz="0" w:space="0" w:color="auto"/>
            <w:bottom w:val="none" w:sz="0" w:space="0" w:color="auto"/>
            <w:right w:val="none" w:sz="0" w:space="0" w:color="auto"/>
          </w:divBdr>
        </w:div>
        <w:div w:id="963928191">
          <w:marLeft w:val="640"/>
          <w:marRight w:val="0"/>
          <w:marTop w:val="0"/>
          <w:marBottom w:val="0"/>
          <w:divBdr>
            <w:top w:val="none" w:sz="0" w:space="0" w:color="auto"/>
            <w:left w:val="none" w:sz="0" w:space="0" w:color="auto"/>
            <w:bottom w:val="none" w:sz="0" w:space="0" w:color="auto"/>
            <w:right w:val="none" w:sz="0" w:space="0" w:color="auto"/>
          </w:divBdr>
        </w:div>
        <w:div w:id="51731788">
          <w:marLeft w:val="640"/>
          <w:marRight w:val="0"/>
          <w:marTop w:val="0"/>
          <w:marBottom w:val="0"/>
          <w:divBdr>
            <w:top w:val="none" w:sz="0" w:space="0" w:color="auto"/>
            <w:left w:val="none" w:sz="0" w:space="0" w:color="auto"/>
            <w:bottom w:val="none" w:sz="0" w:space="0" w:color="auto"/>
            <w:right w:val="none" w:sz="0" w:space="0" w:color="auto"/>
          </w:divBdr>
        </w:div>
        <w:div w:id="198783571">
          <w:marLeft w:val="640"/>
          <w:marRight w:val="0"/>
          <w:marTop w:val="0"/>
          <w:marBottom w:val="0"/>
          <w:divBdr>
            <w:top w:val="none" w:sz="0" w:space="0" w:color="auto"/>
            <w:left w:val="none" w:sz="0" w:space="0" w:color="auto"/>
            <w:bottom w:val="none" w:sz="0" w:space="0" w:color="auto"/>
            <w:right w:val="none" w:sz="0" w:space="0" w:color="auto"/>
          </w:divBdr>
        </w:div>
        <w:div w:id="342781945">
          <w:marLeft w:val="640"/>
          <w:marRight w:val="0"/>
          <w:marTop w:val="0"/>
          <w:marBottom w:val="0"/>
          <w:divBdr>
            <w:top w:val="none" w:sz="0" w:space="0" w:color="auto"/>
            <w:left w:val="none" w:sz="0" w:space="0" w:color="auto"/>
            <w:bottom w:val="none" w:sz="0" w:space="0" w:color="auto"/>
            <w:right w:val="none" w:sz="0" w:space="0" w:color="auto"/>
          </w:divBdr>
        </w:div>
        <w:div w:id="785731131">
          <w:marLeft w:val="640"/>
          <w:marRight w:val="0"/>
          <w:marTop w:val="0"/>
          <w:marBottom w:val="0"/>
          <w:divBdr>
            <w:top w:val="none" w:sz="0" w:space="0" w:color="auto"/>
            <w:left w:val="none" w:sz="0" w:space="0" w:color="auto"/>
            <w:bottom w:val="none" w:sz="0" w:space="0" w:color="auto"/>
            <w:right w:val="none" w:sz="0" w:space="0" w:color="auto"/>
          </w:divBdr>
        </w:div>
        <w:div w:id="355427605">
          <w:marLeft w:val="640"/>
          <w:marRight w:val="0"/>
          <w:marTop w:val="0"/>
          <w:marBottom w:val="0"/>
          <w:divBdr>
            <w:top w:val="none" w:sz="0" w:space="0" w:color="auto"/>
            <w:left w:val="none" w:sz="0" w:space="0" w:color="auto"/>
            <w:bottom w:val="none" w:sz="0" w:space="0" w:color="auto"/>
            <w:right w:val="none" w:sz="0" w:space="0" w:color="auto"/>
          </w:divBdr>
        </w:div>
        <w:div w:id="1602299505">
          <w:marLeft w:val="640"/>
          <w:marRight w:val="0"/>
          <w:marTop w:val="0"/>
          <w:marBottom w:val="0"/>
          <w:divBdr>
            <w:top w:val="none" w:sz="0" w:space="0" w:color="auto"/>
            <w:left w:val="none" w:sz="0" w:space="0" w:color="auto"/>
            <w:bottom w:val="none" w:sz="0" w:space="0" w:color="auto"/>
            <w:right w:val="none" w:sz="0" w:space="0" w:color="auto"/>
          </w:divBdr>
        </w:div>
        <w:div w:id="627515279">
          <w:marLeft w:val="640"/>
          <w:marRight w:val="0"/>
          <w:marTop w:val="0"/>
          <w:marBottom w:val="0"/>
          <w:divBdr>
            <w:top w:val="none" w:sz="0" w:space="0" w:color="auto"/>
            <w:left w:val="none" w:sz="0" w:space="0" w:color="auto"/>
            <w:bottom w:val="none" w:sz="0" w:space="0" w:color="auto"/>
            <w:right w:val="none" w:sz="0" w:space="0" w:color="auto"/>
          </w:divBdr>
        </w:div>
        <w:div w:id="1025668668">
          <w:marLeft w:val="640"/>
          <w:marRight w:val="0"/>
          <w:marTop w:val="0"/>
          <w:marBottom w:val="0"/>
          <w:divBdr>
            <w:top w:val="none" w:sz="0" w:space="0" w:color="auto"/>
            <w:left w:val="none" w:sz="0" w:space="0" w:color="auto"/>
            <w:bottom w:val="none" w:sz="0" w:space="0" w:color="auto"/>
            <w:right w:val="none" w:sz="0" w:space="0" w:color="auto"/>
          </w:divBdr>
        </w:div>
        <w:div w:id="681784998">
          <w:marLeft w:val="640"/>
          <w:marRight w:val="0"/>
          <w:marTop w:val="0"/>
          <w:marBottom w:val="0"/>
          <w:divBdr>
            <w:top w:val="none" w:sz="0" w:space="0" w:color="auto"/>
            <w:left w:val="none" w:sz="0" w:space="0" w:color="auto"/>
            <w:bottom w:val="none" w:sz="0" w:space="0" w:color="auto"/>
            <w:right w:val="none" w:sz="0" w:space="0" w:color="auto"/>
          </w:divBdr>
        </w:div>
        <w:div w:id="909071742">
          <w:marLeft w:val="640"/>
          <w:marRight w:val="0"/>
          <w:marTop w:val="0"/>
          <w:marBottom w:val="0"/>
          <w:divBdr>
            <w:top w:val="none" w:sz="0" w:space="0" w:color="auto"/>
            <w:left w:val="none" w:sz="0" w:space="0" w:color="auto"/>
            <w:bottom w:val="none" w:sz="0" w:space="0" w:color="auto"/>
            <w:right w:val="none" w:sz="0" w:space="0" w:color="auto"/>
          </w:divBdr>
        </w:div>
        <w:div w:id="1235630293">
          <w:marLeft w:val="640"/>
          <w:marRight w:val="0"/>
          <w:marTop w:val="0"/>
          <w:marBottom w:val="0"/>
          <w:divBdr>
            <w:top w:val="none" w:sz="0" w:space="0" w:color="auto"/>
            <w:left w:val="none" w:sz="0" w:space="0" w:color="auto"/>
            <w:bottom w:val="none" w:sz="0" w:space="0" w:color="auto"/>
            <w:right w:val="none" w:sz="0" w:space="0" w:color="auto"/>
          </w:divBdr>
        </w:div>
        <w:div w:id="1730761371">
          <w:marLeft w:val="640"/>
          <w:marRight w:val="0"/>
          <w:marTop w:val="0"/>
          <w:marBottom w:val="0"/>
          <w:divBdr>
            <w:top w:val="none" w:sz="0" w:space="0" w:color="auto"/>
            <w:left w:val="none" w:sz="0" w:space="0" w:color="auto"/>
            <w:bottom w:val="none" w:sz="0" w:space="0" w:color="auto"/>
            <w:right w:val="none" w:sz="0" w:space="0" w:color="auto"/>
          </w:divBdr>
        </w:div>
        <w:div w:id="1053890981">
          <w:marLeft w:val="640"/>
          <w:marRight w:val="0"/>
          <w:marTop w:val="0"/>
          <w:marBottom w:val="0"/>
          <w:divBdr>
            <w:top w:val="none" w:sz="0" w:space="0" w:color="auto"/>
            <w:left w:val="none" w:sz="0" w:space="0" w:color="auto"/>
            <w:bottom w:val="none" w:sz="0" w:space="0" w:color="auto"/>
            <w:right w:val="none" w:sz="0" w:space="0" w:color="auto"/>
          </w:divBdr>
        </w:div>
        <w:div w:id="1802527479">
          <w:marLeft w:val="640"/>
          <w:marRight w:val="0"/>
          <w:marTop w:val="0"/>
          <w:marBottom w:val="0"/>
          <w:divBdr>
            <w:top w:val="none" w:sz="0" w:space="0" w:color="auto"/>
            <w:left w:val="none" w:sz="0" w:space="0" w:color="auto"/>
            <w:bottom w:val="none" w:sz="0" w:space="0" w:color="auto"/>
            <w:right w:val="none" w:sz="0" w:space="0" w:color="auto"/>
          </w:divBdr>
        </w:div>
        <w:div w:id="1771047958">
          <w:marLeft w:val="640"/>
          <w:marRight w:val="0"/>
          <w:marTop w:val="0"/>
          <w:marBottom w:val="0"/>
          <w:divBdr>
            <w:top w:val="none" w:sz="0" w:space="0" w:color="auto"/>
            <w:left w:val="none" w:sz="0" w:space="0" w:color="auto"/>
            <w:bottom w:val="none" w:sz="0" w:space="0" w:color="auto"/>
            <w:right w:val="none" w:sz="0" w:space="0" w:color="auto"/>
          </w:divBdr>
        </w:div>
        <w:div w:id="1696613321">
          <w:marLeft w:val="640"/>
          <w:marRight w:val="0"/>
          <w:marTop w:val="0"/>
          <w:marBottom w:val="0"/>
          <w:divBdr>
            <w:top w:val="none" w:sz="0" w:space="0" w:color="auto"/>
            <w:left w:val="none" w:sz="0" w:space="0" w:color="auto"/>
            <w:bottom w:val="none" w:sz="0" w:space="0" w:color="auto"/>
            <w:right w:val="none" w:sz="0" w:space="0" w:color="auto"/>
          </w:divBdr>
        </w:div>
        <w:div w:id="113377286">
          <w:marLeft w:val="640"/>
          <w:marRight w:val="0"/>
          <w:marTop w:val="0"/>
          <w:marBottom w:val="0"/>
          <w:divBdr>
            <w:top w:val="none" w:sz="0" w:space="0" w:color="auto"/>
            <w:left w:val="none" w:sz="0" w:space="0" w:color="auto"/>
            <w:bottom w:val="none" w:sz="0" w:space="0" w:color="auto"/>
            <w:right w:val="none" w:sz="0" w:space="0" w:color="auto"/>
          </w:divBdr>
        </w:div>
        <w:div w:id="1622689382">
          <w:marLeft w:val="640"/>
          <w:marRight w:val="0"/>
          <w:marTop w:val="0"/>
          <w:marBottom w:val="0"/>
          <w:divBdr>
            <w:top w:val="none" w:sz="0" w:space="0" w:color="auto"/>
            <w:left w:val="none" w:sz="0" w:space="0" w:color="auto"/>
            <w:bottom w:val="none" w:sz="0" w:space="0" w:color="auto"/>
            <w:right w:val="none" w:sz="0" w:space="0" w:color="auto"/>
          </w:divBdr>
        </w:div>
        <w:div w:id="2017535779">
          <w:marLeft w:val="640"/>
          <w:marRight w:val="0"/>
          <w:marTop w:val="0"/>
          <w:marBottom w:val="0"/>
          <w:divBdr>
            <w:top w:val="none" w:sz="0" w:space="0" w:color="auto"/>
            <w:left w:val="none" w:sz="0" w:space="0" w:color="auto"/>
            <w:bottom w:val="none" w:sz="0" w:space="0" w:color="auto"/>
            <w:right w:val="none" w:sz="0" w:space="0" w:color="auto"/>
          </w:divBdr>
        </w:div>
        <w:div w:id="1479688875">
          <w:marLeft w:val="640"/>
          <w:marRight w:val="0"/>
          <w:marTop w:val="0"/>
          <w:marBottom w:val="0"/>
          <w:divBdr>
            <w:top w:val="none" w:sz="0" w:space="0" w:color="auto"/>
            <w:left w:val="none" w:sz="0" w:space="0" w:color="auto"/>
            <w:bottom w:val="none" w:sz="0" w:space="0" w:color="auto"/>
            <w:right w:val="none" w:sz="0" w:space="0" w:color="auto"/>
          </w:divBdr>
        </w:div>
        <w:div w:id="377559312">
          <w:marLeft w:val="640"/>
          <w:marRight w:val="0"/>
          <w:marTop w:val="0"/>
          <w:marBottom w:val="0"/>
          <w:divBdr>
            <w:top w:val="none" w:sz="0" w:space="0" w:color="auto"/>
            <w:left w:val="none" w:sz="0" w:space="0" w:color="auto"/>
            <w:bottom w:val="none" w:sz="0" w:space="0" w:color="auto"/>
            <w:right w:val="none" w:sz="0" w:space="0" w:color="auto"/>
          </w:divBdr>
        </w:div>
        <w:div w:id="1895894270">
          <w:marLeft w:val="640"/>
          <w:marRight w:val="0"/>
          <w:marTop w:val="0"/>
          <w:marBottom w:val="0"/>
          <w:divBdr>
            <w:top w:val="none" w:sz="0" w:space="0" w:color="auto"/>
            <w:left w:val="none" w:sz="0" w:space="0" w:color="auto"/>
            <w:bottom w:val="none" w:sz="0" w:space="0" w:color="auto"/>
            <w:right w:val="none" w:sz="0" w:space="0" w:color="auto"/>
          </w:divBdr>
        </w:div>
        <w:div w:id="450394779">
          <w:marLeft w:val="640"/>
          <w:marRight w:val="0"/>
          <w:marTop w:val="0"/>
          <w:marBottom w:val="0"/>
          <w:divBdr>
            <w:top w:val="none" w:sz="0" w:space="0" w:color="auto"/>
            <w:left w:val="none" w:sz="0" w:space="0" w:color="auto"/>
            <w:bottom w:val="none" w:sz="0" w:space="0" w:color="auto"/>
            <w:right w:val="none" w:sz="0" w:space="0" w:color="auto"/>
          </w:divBdr>
        </w:div>
        <w:div w:id="1116368310">
          <w:marLeft w:val="640"/>
          <w:marRight w:val="0"/>
          <w:marTop w:val="0"/>
          <w:marBottom w:val="0"/>
          <w:divBdr>
            <w:top w:val="none" w:sz="0" w:space="0" w:color="auto"/>
            <w:left w:val="none" w:sz="0" w:space="0" w:color="auto"/>
            <w:bottom w:val="none" w:sz="0" w:space="0" w:color="auto"/>
            <w:right w:val="none" w:sz="0" w:space="0" w:color="auto"/>
          </w:divBdr>
        </w:div>
        <w:div w:id="1855024372">
          <w:marLeft w:val="640"/>
          <w:marRight w:val="0"/>
          <w:marTop w:val="0"/>
          <w:marBottom w:val="0"/>
          <w:divBdr>
            <w:top w:val="none" w:sz="0" w:space="0" w:color="auto"/>
            <w:left w:val="none" w:sz="0" w:space="0" w:color="auto"/>
            <w:bottom w:val="none" w:sz="0" w:space="0" w:color="auto"/>
            <w:right w:val="none" w:sz="0" w:space="0" w:color="auto"/>
          </w:divBdr>
        </w:div>
        <w:div w:id="1745684461">
          <w:marLeft w:val="640"/>
          <w:marRight w:val="0"/>
          <w:marTop w:val="0"/>
          <w:marBottom w:val="0"/>
          <w:divBdr>
            <w:top w:val="none" w:sz="0" w:space="0" w:color="auto"/>
            <w:left w:val="none" w:sz="0" w:space="0" w:color="auto"/>
            <w:bottom w:val="none" w:sz="0" w:space="0" w:color="auto"/>
            <w:right w:val="none" w:sz="0" w:space="0" w:color="auto"/>
          </w:divBdr>
        </w:div>
        <w:div w:id="895778393">
          <w:marLeft w:val="640"/>
          <w:marRight w:val="0"/>
          <w:marTop w:val="0"/>
          <w:marBottom w:val="0"/>
          <w:divBdr>
            <w:top w:val="none" w:sz="0" w:space="0" w:color="auto"/>
            <w:left w:val="none" w:sz="0" w:space="0" w:color="auto"/>
            <w:bottom w:val="none" w:sz="0" w:space="0" w:color="auto"/>
            <w:right w:val="none" w:sz="0" w:space="0" w:color="auto"/>
          </w:divBdr>
        </w:div>
        <w:div w:id="2090688423">
          <w:marLeft w:val="640"/>
          <w:marRight w:val="0"/>
          <w:marTop w:val="0"/>
          <w:marBottom w:val="0"/>
          <w:divBdr>
            <w:top w:val="none" w:sz="0" w:space="0" w:color="auto"/>
            <w:left w:val="none" w:sz="0" w:space="0" w:color="auto"/>
            <w:bottom w:val="none" w:sz="0" w:space="0" w:color="auto"/>
            <w:right w:val="none" w:sz="0" w:space="0" w:color="auto"/>
          </w:divBdr>
        </w:div>
        <w:div w:id="1543904664">
          <w:marLeft w:val="640"/>
          <w:marRight w:val="0"/>
          <w:marTop w:val="0"/>
          <w:marBottom w:val="0"/>
          <w:divBdr>
            <w:top w:val="none" w:sz="0" w:space="0" w:color="auto"/>
            <w:left w:val="none" w:sz="0" w:space="0" w:color="auto"/>
            <w:bottom w:val="none" w:sz="0" w:space="0" w:color="auto"/>
            <w:right w:val="none" w:sz="0" w:space="0" w:color="auto"/>
          </w:divBdr>
        </w:div>
        <w:div w:id="1913344183">
          <w:marLeft w:val="640"/>
          <w:marRight w:val="0"/>
          <w:marTop w:val="0"/>
          <w:marBottom w:val="0"/>
          <w:divBdr>
            <w:top w:val="none" w:sz="0" w:space="0" w:color="auto"/>
            <w:left w:val="none" w:sz="0" w:space="0" w:color="auto"/>
            <w:bottom w:val="none" w:sz="0" w:space="0" w:color="auto"/>
            <w:right w:val="none" w:sz="0" w:space="0" w:color="auto"/>
          </w:divBdr>
        </w:div>
        <w:div w:id="359546764">
          <w:marLeft w:val="640"/>
          <w:marRight w:val="0"/>
          <w:marTop w:val="0"/>
          <w:marBottom w:val="0"/>
          <w:divBdr>
            <w:top w:val="none" w:sz="0" w:space="0" w:color="auto"/>
            <w:left w:val="none" w:sz="0" w:space="0" w:color="auto"/>
            <w:bottom w:val="none" w:sz="0" w:space="0" w:color="auto"/>
            <w:right w:val="none" w:sz="0" w:space="0" w:color="auto"/>
          </w:divBdr>
        </w:div>
        <w:div w:id="1427964632">
          <w:marLeft w:val="640"/>
          <w:marRight w:val="0"/>
          <w:marTop w:val="0"/>
          <w:marBottom w:val="0"/>
          <w:divBdr>
            <w:top w:val="none" w:sz="0" w:space="0" w:color="auto"/>
            <w:left w:val="none" w:sz="0" w:space="0" w:color="auto"/>
            <w:bottom w:val="none" w:sz="0" w:space="0" w:color="auto"/>
            <w:right w:val="none" w:sz="0" w:space="0" w:color="auto"/>
          </w:divBdr>
        </w:div>
        <w:div w:id="2089186063">
          <w:marLeft w:val="640"/>
          <w:marRight w:val="0"/>
          <w:marTop w:val="0"/>
          <w:marBottom w:val="0"/>
          <w:divBdr>
            <w:top w:val="none" w:sz="0" w:space="0" w:color="auto"/>
            <w:left w:val="none" w:sz="0" w:space="0" w:color="auto"/>
            <w:bottom w:val="none" w:sz="0" w:space="0" w:color="auto"/>
            <w:right w:val="none" w:sz="0" w:space="0" w:color="auto"/>
          </w:divBdr>
        </w:div>
        <w:div w:id="413551255">
          <w:marLeft w:val="640"/>
          <w:marRight w:val="0"/>
          <w:marTop w:val="0"/>
          <w:marBottom w:val="0"/>
          <w:divBdr>
            <w:top w:val="none" w:sz="0" w:space="0" w:color="auto"/>
            <w:left w:val="none" w:sz="0" w:space="0" w:color="auto"/>
            <w:bottom w:val="none" w:sz="0" w:space="0" w:color="auto"/>
            <w:right w:val="none" w:sz="0" w:space="0" w:color="auto"/>
          </w:divBdr>
        </w:div>
        <w:div w:id="1030838556">
          <w:marLeft w:val="640"/>
          <w:marRight w:val="0"/>
          <w:marTop w:val="0"/>
          <w:marBottom w:val="0"/>
          <w:divBdr>
            <w:top w:val="none" w:sz="0" w:space="0" w:color="auto"/>
            <w:left w:val="none" w:sz="0" w:space="0" w:color="auto"/>
            <w:bottom w:val="none" w:sz="0" w:space="0" w:color="auto"/>
            <w:right w:val="none" w:sz="0" w:space="0" w:color="auto"/>
          </w:divBdr>
        </w:div>
        <w:div w:id="1985429779">
          <w:marLeft w:val="640"/>
          <w:marRight w:val="0"/>
          <w:marTop w:val="0"/>
          <w:marBottom w:val="0"/>
          <w:divBdr>
            <w:top w:val="none" w:sz="0" w:space="0" w:color="auto"/>
            <w:left w:val="none" w:sz="0" w:space="0" w:color="auto"/>
            <w:bottom w:val="none" w:sz="0" w:space="0" w:color="auto"/>
            <w:right w:val="none" w:sz="0" w:space="0" w:color="auto"/>
          </w:divBdr>
        </w:div>
        <w:div w:id="1188445155">
          <w:marLeft w:val="640"/>
          <w:marRight w:val="0"/>
          <w:marTop w:val="0"/>
          <w:marBottom w:val="0"/>
          <w:divBdr>
            <w:top w:val="none" w:sz="0" w:space="0" w:color="auto"/>
            <w:left w:val="none" w:sz="0" w:space="0" w:color="auto"/>
            <w:bottom w:val="none" w:sz="0" w:space="0" w:color="auto"/>
            <w:right w:val="none" w:sz="0" w:space="0" w:color="auto"/>
          </w:divBdr>
        </w:div>
        <w:div w:id="433089220">
          <w:marLeft w:val="640"/>
          <w:marRight w:val="0"/>
          <w:marTop w:val="0"/>
          <w:marBottom w:val="0"/>
          <w:divBdr>
            <w:top w:val="none" w:sz="0" w:space="0" w:color="auto"/>
            <w:left w:val="none" w:sz="0" w:space="0" w:color="auto"/>
            <w:bottom w:val="none" w:sz="0" w:space="0" w:color="auto"/>
            <w:right w:val="none" w:sz="0" w:space="0" w:color="auto"/>
          </w:divBdr>
        </w:div>
        <w:div w:id="598759030">
          <w:marLeft w:val="640"/>
          <w:marRight w:val="0"/>
          <w:marTop w:val="0"/>
          <w:marBottom w:val="0"/>
          <w:divBdr>
            <w:top w:val="none" w:sz="0" w:space="0" w:color="auto"/>
            <w:left w:val="none" w:sz="0" w:space="0" w:color="auto"/>
            <w:bottom w:val="none" w:sz="0" w:space="0" w:color="auto"/>
            <w:right w:val="none" w:sz="0" w:space="0" w:color="auto"/>
          </w:divBdr>
        </w:div>
        <w:div w:id="195243305">
          <w:marLeft w:val="640"/>
          <w:marRight w:val="0"/>
          <w:marTop w:val="0"/>
          <w:marBottom w:val="0"/>
          <w:divBdr>
            <w:top w:val="none" w:sz="0" w:space="0" w:color="auto"/>
            <w:left w:val="none" w:sz="0" w:space="0" w:color="auto"/>
            <w:bottom w:val="none" w:sz="0" w:space="0" w:color="auto"/>
            <w:right w:val="none" w:sz="0" w:space="0" w:color="auto"/>
          </w:divBdr>
        </w:div>
        <w:div w:id="1795976154">
          <w:marLeft w:val="640"/>
          <w:marRight w:val="0"/>
          <w:marTop w:val="0"/>
          <w:marBottom w:val="0"/>
          <w:divBdr>
            <w:top w:val="none" w:sz="0" w:space="0" w:color="auto"/>
            <w:left w:val="none" w:sz="0" w:space="0" w:color="auto"/>
            <w:bottom w:val="none" w:sz="0" w:space="0" w:color="auto"/>
            <w:right w:val="none" w:sz="0" w:space="0" w:color="auto"/>
          </w:divBdr>
        </w:div>
        <w:div w:id="737628414">
          <w:marLeft w:val="640"/>
          <w:marRight w:val="0"/>
          <w:marTop w:val="0"/>
          <w:marBottom w:val="0"/>
          <w:divBdr>
            <w:top w:val="none" w:sz="0" w:space="0" w:color="auto"/>
            <w:left w:val="none" w:sz="0" w:space="0" w:color="auto"/>
            <w:bottom w:val="none" w:sz="0" w:space="0" w:color="auto"/>
            <w:right w:val="none" w:sz="0" w:space="0" w:color="auto"/>
          </w:divBdr>
        </w:div>
        <w:div w:id="77099974">
          <w:marLeft w:val="640"/>
          <w:marRight w:val="0"/>
          <w:marTop w:val="0"/>
          <w:marBottom w:val="0"/>
          <w:divBdr>
            <w:top w:val="none" w:sz="0" w:space="0" w:color="auto"/>
            <w:left w:val="none" w:sz="0" w:space="0" w:color="auto"/>
            <w:bottom w:val="none" w:sz="0" w:space="0" w:color="auto"/>
            <w:right w:val="none" w:sz="0" w:space="0" w:color="auto"/>
          </w:divBdr>
        </w:div>
        <w:div w:id="1012492958">
          <w:marLeft w:val="640"/>
          <w:marRight w:val="0"/>
          <w:marTop w:val="0"/>
          <w:marBottom w:val="0"/>
          <w:divBdr>
            <w:top w:val="none" w:sz="0" w:space="0" w:color="auto"/>
            <w:left w:val="none" w:sz="0" w:space="0" w:color="auto"/>
            <w:bottom w:val="none" w:sz="0" w:space="0" w:color="auto"/>
            <w:right w:val="none" w:sz="0" w:space="0" w:color="auto"/>
          </w:divBdr>
        </w:div>
        <w:div w:id="1762679694">
          <w:marLeft w:val="640"/>
          <w:marRight w:val="0"/>
          <w:marTop w:val="0"/>
          <w:marBottom w:val="0"/>
          <w:divBdr>
            <w:top w:val="none" w:sz="0" w:space="0" w:color="auto"/>
            <w:left w:val="none" w:sz="0" w:space="0" w:color="auto"/>
            <w:bottom w:val="none" w:sz="0" w:space="0" w:color="auto"/>
            <w:right w:val="none" w:sz="0" w:space="0" w:color="auto"/>
          </w:divBdr>
        </w:div>
        <w:div w:id="569536319">
          <w:marLeft w:val="640"/>
          <w:marRight w:val="0"/>
          <w:marTop w:val="0"/>
          <w:marBottom w:val="0"/>
          <w:divBdr>
            <w:top w:val="none" w:sz="0" w:space="0" w:color="auto"/>
            <w:left w:val="none" w:sz="0" w:space="0" w:color="auto"/>
            <w:bottom w:val="none" w:sz="0" w:space="0" w:color="auto"/>
            <w:right w:val="none" w:sz="0" w:space="0" w:color="auto"/>
          </w:divBdr>
        </w:div>
        <w:div w:id="799764484">
          <w:marLeft w:val="640"/>
          <w:marRight w:val="0"/>
          <w:marTop w:val="0"/>
          <w:marBottom w:val="0"/>
          <w:divBdr>
            <w:top w:val="none" w:sz="0" w:space="0" w:color="auto"/>
            <w:left w:val="none" w:sz="0" w:space="0" w:color="auto"/>
            <w:bottom w:val="none" w:sz="0" w:space="0" w:color="auto"/>
            <w:right w:val="none" w:sz="0" w:space="0" w:color="auto"/>
          </w:divBdr>
        </w:div>
        <w:div w:id="1903180011">
          <w:marLeft w:val="640"/>
          <w:marRight w:val="0"/>
          <w:marTop w:val="0"/>
          <w:marBottom w:val="0"/>
          <w:divBdr>
            <w:top w:val="none" w:sz="0" w:space="0" w:color="auto"/>
            <w:left w:val="none" w:sz="0" w:space="0" w:color="auto"/>
            <w:bottom w:val="none" w:sz="0" w:space="0" w:color="auto"/>
            <w:right w:val="none" w:sz="0" w:space="0" w:color="auto"/>
          </w:divBdr>
        </w:div>
        <w:div w:id="1768227853">
          <w:marLeft w:val="640"/>
          <w:marRight w:val="0"/>
          <w:marTop w:val="0"/>
          <w:marBottom w:val="0"/>
          <w:divBdr>
            <w:top w:val="none" w:sz="0" w:space="0" w:color="auto"/>
            <w:left w:val="none" w:sz="0" w:space="0" w:color="auto"/>
            <w:bottom w:val="none" w:sz="0" w:space="0" w:color="auto"/>
            <w:right w:val="none" w:sz="0" w:space="0" w:color="auto"/>
          </w:divBdr>
        </w:div>
        <w:div w:id="2025473819">
          <w:marLeft w:val="640"/>
          <w:marRight w:val="0"/>
          <w:marTop w:val="0"/>
          <w:marBottom w:val="0"/>
          <w:divBdr>
            <w:top w:val="none" w:sz="0" w:space="0" w:color="auto"/>
            <w:left w:val="none" w:sz="0" w:space="0" w:color="auto"/>
            <w:bottom w:val="none" w:sz="0" w:space="0" w:color="auto"/>
            <w:right w:val="none" w:sz="0" w:space="0" w:color="auto"/>
          </w:divBdr>
        </w:div>
      </w:divsChild>
    </w:div>
    <w:div w:id="1661882109">
      <w:marLeft w:val="480"/>
      <w:marRight w:val="0"/>
      <w:marTop w:val="0"/>
      <w:marBottom w:val="0"/>
      <w:divBdr>
        <w:top w:val="none" w:sz="0" w:space="0" w:color="auto"/>
        <w:left w:val="none" w:sz="0" w:space="0" w:color="auto"/>
        <w:bottom w:val="none" w:sz="0" w:space="0" w:color="auto"/>
        <w:right w:val="none" w:sz="0" w:space="0" w:color="auto"/>
      </w:divBdr>
    </w:div>
    <w:div w:id="1662271738">
      <w:marLeft w:val="480"/>
      <w:marRight w:val="0"/>
      <w:marTop w:val="0"/>
      <w:marBottom w:val="0"/>
      <w:divBdr>
        <w:top w:val="none" w:sz="0" w:space="0" w:color="auto"/>
        <w:left w:val="none" w:sz="0" w:space="0" w:color="auto"/>
        <w:bottom w:val="none" w:sz="0" w:space="0" w:color="auto"/>
        <w:right w:val="none" w:sz="0" w:space="0" w:color="auto"/>
      </w:divBdr>
    </w:div>
    <w:div w:id="1662275181">
      <w:bodyDiv w:val="1"/>
      <w:marLeft w:val="0"/>
      <w:marRight w:val="0"/>
      <w:marTop w:val="0"/>
      <w:marBottom w:val="0"/>
      <w:divBdr>
        <w:top w:val="none" w:sz="0" w:space="0" w:color="auto"/>
        <w:left w:val="none" w:sz="0" w:space="0" w:color="auto"/>
        <w:bottom w:val="none" w:sz="0" w:space="0" w:color="auto"/>
        <w:right w:val="none" w:sz="0" w:space="0" w:color="auto"/>
      </w:divBdr>
    </w:div>
    <w:div w:id="1663004553">
      <w:bodyDiv w:val="1"/>
      <w:marLeft w:val="0"/>
      <w:marRight w:val="0"/>
      <w:marTop w:val="0"/>
      <w:marBottom w:val="0"/>
      <w:divBdr>
        <w:top w:val="none" w:sz="0" w:space="0" w:color="auto"/>
        <w:left w:val="none" w:sz="0" w:space="0" w:color="auto"/>
        <w:bottom w:val="none" w:sz="0" w:space="0" w:color="auto"/>
        <w:right w:val="none" w:sz="0" w:space="0" w:color="auto"/>
      </w:divBdr>
      <w:divsChild>
        <w:div w:id="37779683">
          <w:marLeft w:val="480"/>
          <w:marRight w:val="0"/>
          <w:marTop w:val="0"/>
          <w:marBottom w:val="0"/>
          <w:divBdr>
            <w:top w:val="none" w:sz="0" w:space="0" w:color="auto"/>
            <w:left w:val="none" w:sz="0" w:space="0" w:color="auto"/>
            <w:bottom w:val="none" w:sz="0" w:space="0" w:color="auto"/>
            <w:right w:val="none" w:sz="0" w:space="0" w:color="auto"/>
          </w:divBdr>
        </w:div>
        <w:div w:id="38483493">
          <w:marLeft w:val="480"/>
          <w:marRight w:val="0"/>
          <w:marTop w:val="0"/>
          <w:marBottom w:val="0"/>
          <w:divBdr>
            <w:top w:val="none" w:sz="0" w:space="0" w:color="auto"/>
            <w:left w:val="none" w:sz="0" w:space="0" w:color="auto"/>
            <w:bottom w:val="none" w:sz="0" w:space="0" w:color="auto"/>
            <w:right w:val="none" w:sz="0" w:space="0" w:color="auto"/>
          </w:divBdr>
        </w:div>
        <w:div w:id="142739282">
          <w:marLeft w:val="480"/>
          <w:marRight w:val="0"/>
          <w:marTop w:val="0"/>
          <w:marBottom w:val="0"/>
          <w:divBdr>
            <w:top w:val="none" w:sz="0" w:space="0" w:color="auto"/>
            <w:left w:val="none" w:sz="0" w:space="0" w:color="auto"/>
            <w:bottom w:val="none" w:sz="0" w:space="0" w:color="auto"/>
            <w:right w:val="none" w:sz="0" w:space="0" w:color="auto"/>
          </w:divBdr>
        </w:div>
        <w:div w:id="168328740">
          <w:marLeft w:val="480"/>
          <w:marRight w:val="0"/>
          <w:marTop w:val="0"/>
          <w:marBottom w:val="0"/>
          <w:divBdr>
            <w:top w:val="none" w:sz="0" w:space="0" w:color="auto"/>
            <w:left w:val="none" w:sz="0" w:space="0" w:color="auto"/>
            <w:bottom w:val="none" w:sz="0" w:space="0" w:color="auto"/>
            <w:right w:val="none" w:sz="0" w:space="0" w:color="auto"/>
          </w:divBdr>
        </w:div>
        <w:div w:id="201094685">
          <w:marLeft w:val="480"/>
          <w:marRight w:val="0"/>
          <w:marTop w:val="0"/>
          <w:marBottom w:val="0"/>
          <w:divBdr>
            <w:top w:val="none" w:sz="0" w:space="0" w:color="auto"/>
            <w:left w:val="none" w:sz="0" w:space="0" w:color="auto"/>
            <w:bottom w:val="none" w:sz="0" w:space="0" w:color="auto"/>
            <w:right w:val="none" w:sz="0" w:space="0" w:color="auto"/>
          </w:divBdr>
        </w:div>
        <w:div w:id="262033439">
          <w:marLeft w:val="480"/>
          <w:marRight w:val="0"/>
          <w:marTop w:val="0"/>
          <w:marBottom w:val="0"/>
          <w:divBdr>
            <w:top w:val="none" w:sz="0" w:space="0" w:color="auto"/>
            <w:left w:val="none" w:sz="0" w:space="0" w:color="auto"/>
            <w:bottom w:val="none" w:sz="0" w:space="0" w:color="auto"/>
            <w:right w:val="none" w:sz="0" w:space="0" w:color="auto"/>
          </w:divBdr>
        </w:div>
        <w:div w:id="299968806">
          <w:marLeft w:val="480"/>
          <w:marRight w:val="0"/>
          <w:marTop w:val="0"/>
          <w:marBottom w:val="0"/>
          <w:divBdr>
            <w:top w:val="none" w:sz="0" w:space="0" w:color="auto"/>
            <w:left w:val="none" w:sz="0" w:space="0" w:color="auto"/>
            <w:bottom w:val="none" w:sz="0" w:space="0" w:color="auto"/>
            <w:right w:val="none" w:sz="0" w:space="0" w:color="auto"/>
          </w:divBdr>
        </w:div>
        <w:div w:id="315032578">
          <w:marLeft w:val="480"/>
          <w:marRight w:val="0"/>
          <w:marTop w:val="0"/>
          <w:marBottom w:val="0"/>
          <w:divBdr>
            <w:top w:val="none" w:sz="0" w:space="0" w:color="auto"/>
            <w:left w:val="none" w:sz="0" w:space="0" w:color="auto"/>
            <w:bottom w:val="none" w:sz="0" w:space="0" w:color="auto"/>
            <w:right w:val="none" w:sz="0" w:space="0" w:color="auto"/>
          </w:divBdr>
        </w:div>
        <w:div w:id="317074648">
          <w:marLeft w:val="480"/>
          <w:marRight w:val="0"/>
          <w:marTop w:val="0"/>
          <w:marBottom w:val="0"/>
          <w:divBdr>
            <w:top w:val="none" w:sz="0" w:space="0" w:color="auto"/>
            <w:left w:val="none" w:sz="0" w:space="0" w:color="auto"/>
            <w:bottom w:val="none" w:sz="0" w:space="0" w:color="auto"/>
            <w:right w:val="none" w:sz="0" w:space="0" w:color="auto"/>
          </w:divBdr>
        </w:div>
        <w:div w:id="326636420">
          <w:marLeft w:val="480"/>
          <w:marRight w:val="0"/>
          <w:marTop w:val="0"/>
          <w:marBottom w:val="0"/>
          <w:divBdr>
            <w:top w:val="none" w:sz="0" w:space="0" w:color="auto"/>
            <w:left w:val="none" w:sz="0" w:space="0" w:color="auto"/>
            <w:bottom w:val="none" w:sz="0" w:space="0" w:color="auto"/>
            <w:right w:val="none" w:sz="0" w:space="0" w:color="auto"/>
          </w:divBdr>
        </w:div>
        <w:div w:id="360982573">
          <w:marLeft w:val="480"/>
          <w:marRight w:val="0"/>
          <w:marTop w:val="0"/>
          <w:marBottom w:val="0"/>
          <w:divBdr>
            <w:top w:val="none" w:sz="0" w:space="0" w:color="auto"/>
            <w:left w:val="none" w:sz="0" w:space="0" w:color="auto"/>
            <w:bottom w:val="none" w:sz="0" w:space="0" w:color="auto"/>
            <w:right w:val="none" w:sz="0" w:space="0" w:color="auto"/>
          </w:divBdr>
        </w:div>
        <w:div w:id="476605394">
          <w:marLeft w:val="480"/>
          <w:marRight w:val="0"/>
          <w:marTop w:val="0"/>
          <w:marBottom w:val="0"/>
          <w:divBdr>
            <w:top w:val="none" w:sz="0" w:space="0" w:color="auto"/>
            <w:left w:val="none" w:sz="0" w:space="0" w:color="auto"/>
            <w:bottom w:val="none" w:sz="0" w:space="0" w:color="auto"/>
            <w:right w:val="none" w:sz="0" w:space="0" w:color="auto"/>
          </w:divBdr>
        </w:div>
        <w:div w:id="482044010">
          <w:marLeft w:val="480"/>
          <w:marRight w:val="0"/>
          <w:marTop w:val="0"/>
          <w:marBottom w:val="0"/>
          <w:divBdr>
            <w:top w:val="none" w:sz="0" w:space="0" w:color="auto"/>
            <w:left w:val="none" w:sz="0" w:space="0" w:color="auto"/>
            <w:bottom w:val="none" w:sz="0" w:space="0" w:color="auto"/>
            <w:right w:val="none" w:sz="0" w:space="0" w:color="auto"/>
          </w:divBdr>
        </w:div>
        <w:div w:id="487328036">
          <w:marLeft w:val="480"/>
          <w:marRight w:val="0"/>
          <w:marTop w:val="0"/>
          <w:marBottom w:val="0"/>
          <w:divBdr>
            <w:top w:val="none" w:sz="0" w:space="0" w:color="auto"/>
            <w:left w:val="none" w:sz="0" w:space="0" w:color="auto"/>
            <w:bottom w:val="none" w:sz="0" w:space="0" w:color="auto"/>
            <w:right w:val="none" w:sz="0" w:space="0" w:color="auto"/>
          </w:divBdr>
        </w:div>
        <w:div w:id="510993932">
          <w:marLeft w:val="480"/>
          <w:marRight w:val="0"/>
          <w:marTop w:val="0"/>
          <w:marBottom w:val="0"/>
          <w:divBdr>
            <w:top w:val="none" w:sz="0" w:space="0" w:color="auto"/>
            <w:left w:val="none" w:sz="0" w:space="0" w:color="auto"/>
            <w:bottom w:val="none" w:sz="0" w:space="0" w:color="auto"/>
            <w:right w:val="none" w:sz="0" w:space="0" w:color="auto"/>
          </w:divBdr>
        </w:div>
        <w:div w:id="553809991">
          <w:marLeft w:val="480"/>
          <w:marRight w:val="0"/>
          <w:marTop w:val="0"/>
          <w:marBottom w:val="0"/>
          <w:divBdr>
            <w:top w:val="none" w:sz="0" w:space="0" w:color="auto"/>
            <w:left w:val="none" w:sz="0" w:space="0" w:color="auto"/>
            <w:bottom w:val="none" w:sz="0" w:space="0" w:color="auto"/>
            <w:right w:val="none" w:sz="0" w:space="0" w:color="auto"/>
          </w:divBdr>
        </w:div>
        <w:div w:id="558438272">
          <w:marLeft w:val="480"/>
          <w:marRight w:val="0"/>
          <w:marTop w:val="0"/>
          <w:marBottom w:val="0"/>
          <w:divBdr>
            <w:top w:val="none" w:sz="0" w:space="0" w:color="auto"/>
            <w:left w:val="none" w:sz="0" w:space="0" w:color="auto"/>
            <w:bottom w:val="none" w:sz="0" w:space="0" w:color="auto"/>
            <w:right w:val="none" w:sz="0" w:space="0" w:color="auto"/>
          </w:divBdr>
        </w:div>
        <w:div w:id="558635755">
          <w:marLeft w:val="480"/>
          <w:marRight w:val="0"/>
          <w:marTop w:val="0"/>
          <w:marBottom w:val="0"/>
          <w:divBdr>
            <w:top w:val="none" w:sz="0" w:space="0" w:color="auto"/>
            <w:left w:val="none" w:sz="0" w:space="0" w:color="auto"/>
            <w:bottom w:val="none" w:sz="0" w:space="0" w:color="auto"/>
            <w:right w:val="none" w:sz="0" w:space="0" w:color="auto"/>
          </w:divBdr>
        </w:div>
        <w:div w:id="580019994">
          <w:marLeft w:val="480"/>
          <w:marRight w:val="0"/>
          <w:marTop w:val="0"/>
          <w:marBottom w:val="0"/>
          <w:divBdr>
            <w:top w:val="none" w:sz="0" w:space="0" w:color="auto"/>
            <w:left w:val="none" w:sz="0" w:space="0" w:color="auto"/>
            <w:bottom w:val="none" w:sz="0" w:space="0" w:color="auto"/>
            <w:right w:val="none" w:sz="0" w:space="0" w:color="auto"/>
          </w:divBdr>
        </w:div>
        <w:div w:id="588275555">
          <w:marLeft w:val="480"/>
          <w:marRight w:val="0"/>
          <w:marTop w:val="0"/>
          <w:marBottom w:val="0"/>
          <w:divBdr>
            <w:top w:val="none" w:sz="0" w:space="0" w:color="auto"/>
            <w:left w:val="none" w:sz="0" w:space="0" w:color="auto"/>
            <w:bottom w:val="none" w:sz="0" w:space="0" w:color="auto"/>
            <w:right w:val="none" w:sz="0" w:space="0" w:color="auto"/>
          </w:divBdr>
        </w:div>
        <w:div w:id="594436817">
          <w:marLeft w:val="480"/>
          <w:marRight w:val="0"/>
          <w:marTop w:val="0"/>
          <w:marBottom w:val="0"/>
          <w:divBdr>
            <w:top w:val="none" w:sz="0" w:space="0" w:color="auto"/>
            <w:left w:val="none" w:sz="0" w:space="0" w:color="auto"/>
            <w:bottom w:val="none" w:sz="0" w:space="0" w:color="auto"/>
            <w:right w:val="none" w:sz="0" w:space="0" w:color="auto"/>
          </w:divBdr>
        </w:div>
        <w:div w:id="698090297">
          <w:marLeft w:val="480"/>
          <w:marRight w:val="0"/>
          <w:marTop w:val="0"/>
          <w:marBottom w:val="0"/>
          <w:divBdr>
            <w:top w:val="none" w:sz="0" w:space="0" w:color="auto"/>
            <w:left w:val="none" w:sz="0" w:space="0" w:color="auto"/>
            <w:bottom w:val="none" w:sz="0" w:space="0" w:color="auto"/>
            <w:right w:val="none" w:sz="0" w:space="0" w:color="auto"/>
          </w:divBdr>
        </w:div>
        <w:div w:id="736634235">
          <w:marLeft w:val="480"/>
          <w:marRight w:val="0"/>
          <w:marTop w:val="0"/>
          <w:marBottom w:val="0"/>
          <w:divBdr>
            <w:top w:val="none" w:sz="0" w:space="0" w:color="auto"/>
            <w:left w:val="none" w:sz="0" w:space="0" w:color="auto"/>
            <w:bottom w:val="none" w:sz="0" w:space="0" w:color="auto"/>
            <w:right w:val="none" w:sz="0" w:space="0" w:color="auto"/>
          </w:divBdr>
        </w:div>
        <w:div w:id="744767285">
          <w:marLeft w:val="480"/>
          <w:marRight w:val="0"/>
          <w:marTop w:val="0"/>
          <w:marBottom w:val="0"/>
          <w:divBdr>
            <w:top w:val="none" w:sz="0" w:space="0" w:color="auto"/>
            <w:left w:val="none" w:sz="0" w:space="0" w:color="auto"/>
            <w:bottom w:val="none" w:sz="0" w:space="0" w:color="auto"/>
            <w:right w:val="none" w:sz="0" w:space="0" w:color="auto"/>
          </w:divBdr>
        </w:div>
        <w:div w:id="854806193">
          <w:marLeft w:val="480"/>
          <w:marRight w:val="0"/>
          <w:marTop w:val="0"/>
          <w:marBottom w:val="0"/>
          <w:divBdr>
            <w:top w:val="none" w:sz="0" w:space="0" w:color="auto"/>
            <w:left w:val="none" w:sz="0" w:space="0" w:color="auto"/>
            <w:bottom w:val="none" w:sz="0" w:space="0" w:color="auto"/>
            <w:right w:val="none" w:sz="0" w:space="0" w:color="auto"/>
          </w:divBdr>
        </w:div>
        <w:div w:id="924916827">
          <w:marLeft w:val="480"/>
          <w:marRight w:val="0"/>
          <w:marTop w:val="0"/>
          <w:marBottom w:val="0"/>
          <w:divBdr>
            <w:top w:val="none" w:sz="0" w:space="0" w:color="auto"/>
            <w:left w:val="none" w:sz="0" w:space="0" w:color="auto"/>
            <w:bottom w:val="none" w:sz="0" w:space="0" w:color="auto"/>
            <w:right w:val="none" w:sz="0" w:space="0" w:color="auto"/>
          </w:divBdr>
        </w:div>
        <w:div w:id="974485622">
          <w:marLeft w:val="480"/>
          <w:marRight w:val="0"/>
          <w:marTop w:val="0"/>
          <w:marBottom w:val="0"/>
          <w:divBdr>
            <w:top w:val="none" w:sz="0" w:space="0" w:color="auto"/>
            <w:left w:val="none" w:sz="0" w:space="0" w:color="auto"/>
            <w:bottom w:val="none" w:sz="0" w:space="0" w:color="auto"/>
            <w:right w:val="none" w:sz="0" w:space="0" w:color="auto"/>
          </w:divBdr>
        </w:div>
        <w:div w:id="1010374864">
          <w:marLeft w:val="480"/>
          <w:marRight w:val="0"/>
          <w:marTop w:val="0"/>
          <w:marBottom w:val="0"/>
          <w:divBdr>
            <w:top w:val="none" w:sz="0" w:space="0" w:color="auto"/>
            <w:left w:val="none" w:sz="0" w:space="0" w:color="auto"/>
            <w:bottom w:val="none" w:sz="0" w:space="0" w:color="auto"/>
            <w:right w:val="none" w:sz="0" w:space="0" w:color="auto"/>
          </w:divBdr>
        </w:div>
        <w:div w:id="1046103137">
          <w:marLeft w:val="480"/>
          <w:marRight w:val="0"/>
          <w:marTop w:val="0"/>
          <w:marBottom w:val="0"/>
          <w:divBdr>
            <w:top w:val="none" w:sz="0" w:space="0" w:color="auto"/>
            <w:left w:val="none" w:sz="0" w:space="0" w:color="auto"/>
            <w:bottom w:val="none" w:sz="0" w:space="0" w:color="auto"/>
            <w:right w:val="none" w:sz="0" w:space="0" w:color="auto"/>
          </w:divBdr>
        </w:div>
        <w:div w:id="1056246536">
          <w:marLeft w:val="480"/>
          <w:marRight w:val="0"/>
          <w:marTop w:val="0"/>
          <w:marBottom w:val="0"/>
          <w:divBdr>
            <w:top w:val="none" w:sz="0" w:space="0" w:color="auto"/>
            <w:left w:val="none" w:sz="0" w:space="0" w:color="auto"/>
            <w:bottom w:val="none" w:sz="0" w:space="0" w:color="auto"/>
            <w:right w:val="none" w:sz="0" w:space="0" w:color="auto"/>
          </w:divBdr>
        </w:div>
        <w:div w:id="1221668222">
          <w:marLeft w:val="480"/>
          <w:marRight w:val="0"/>
          <w:marTop w:val="0"/>
          <w:marBottom w:val="0"/>
          <w:divBdr>
            <w:top w:val="none" w:sz="0" w:space="0" w:color="auto"/>
            <w:left w:val="none" w:sz="0" w:space="0" w:color="auto"/>
            <w:bottom w:val="none" w:sz="0" w:space="0" w:color="auto"/>
            <w:right w:val="none" w:sz="0" w:space="0" w:color="auto"/>
          </w:divBdr>
        </w:div>
        <w:div w:id="1233538719">
          <w:marLeft w:val="480"/>
          <w:marRight w:val="0"/>
          <w:marTop w:val="0"/>
          <w:marBottom w:val="0"/>
          <w:divBdr>
            <w:top w:val="none" w:sz="0" w:space="0" w:color="auto"/>
            <w:left w:val="none" w:sz="0" w:space="0" w:color="auto"/>
            <w:bottom w:val="none" w:sz="0" w:space="0" w:color="auto"/>
            <w:right w:val="none" w:sz="0" w:space="0" w:color="auto"/>
          </w:divBdr>
        </w:div>
        <w:div w:id="1252929221">
          <w:marLeft w:val="480"/>
          <w:marRight w:val="0"/>
          <w:marTop w:val="0"/>
          <w:marBottom w:val="0"/>
          <w:divBdr>
            <w:top w:val="none" w:sz="0" w:space="0" w:color="auto"/>
            <w:left w:val="none" w:sz="0" w:space="0" w:color="auto"/>
            <w:bottom w:val="none" w:sz="0" w:space="0" w:color="auto"/>
            <w:right w:val="none" w:sz="0" w:space="0" w:color="auto"/>
          </w:divBdr>
        </w:div>
        <w:div w:id="1278682729">
          <w:marLeft w:val="480"/>
          <w:marRight w:val="0"/>
          <w:marTop w:val="0"/>
          <w:marBottom w:val="0"/>
          <w:divBdr>
            <w:top w:val="none" w:sz="0" w:space="0" w:color="auto"/>
            <w:left w:val="none" w:sz="0" w:space="0" w:color="auto"/>
            <w:bottom w:val="none" w:sz="0" w:space="0" w:color="auto"/>
            <w:right w:val="none" w:sz="0" w:space="0" w:color="auto"/>
          </w:divBdr>
        </w:div>
        <w:div w:id="1334529748">
          <w:marLeft w:val="480"/>
          <w:marRight w:val="0"/>
          <w:marTop w:val="0"/>
          <w:marBottom w:val="0"/>
          <w:divBdr>
            <w:top w:val="none" w:sz="0" w:space="0" w:color="auto"/>
            <w:left w:val="none" w:sz="0" w:space="0" w:color="auto"/>
            <w:bottom w:val="none" w:sz="0" w:space="0" w:color="auto"/>
            <w:right w:val="none" w:sz="0" w:space="0" w:color="auto"/>
          </w:divBdr>
        </w:div>
        <w:div w:id="1406564187">
          <w:marLeft w:val="480"/>
          <w:marRight w:val="0"/>
          <w:marTop w:val="0"/>
          <w:marBottom w:val="0"/>
          <w:divBdr>
            <w:top w:val="none" w:sz="0" w:space="0" w:color="auto"/>
            <w:left w:val="none" w:sz="0" w:space="0" w:color="auto"/>
            <w:bottom w:val="none" w:sz="0" w:space="0" w:color="auto"/>
            <w:right w:val="none" w:sz="0" w:space="0" w:color="auto"/>
          </w:divBdr>
        </w:div>
        <w:div w:id="1480684569">
          <w:marLeft w:val="480"/>
          <w:marRight w:val="0"/>
          <w:marTop w:val="0"/>
          <w:marBottom w:val="0"/>
          <w:divBdr>
            <w:top w:val="none" w:sz="0" w:space="0" w:color="auto"/>
            <w:left w:val="none" w:sz="0" w:space="0" w:color="auto"/>
            <w:bottom w:val="none" w:sz="0" w:space="0" w:color="auto"/>
            <w:right w:val="none" w:sz="0" w:space="0" w:color="auto"/>
          </w:divBdr>
        </w:div>
        <w:div w:id="1547259995">
          <w:marLeft w:val="480"/>
          <w:marRight w:val="0"/>
          <w:marTop w:val="0"/>
          <w:marBottom w:val="0"/>
          <w:divBdr>
            <w:top w:val="none" w:sz="0" w:space="0" w:color="auto"/>
            <w:left w:val="none" w:sz="0" w:space="0" w:color="auto"/>
            <w:bottom w:val="none" w:sz="0" w:space="0" w:color="auto"/>
            <w:right w:val="none" w:sz="0" w:space="0" w:color="auto"/>
          </w:divBdr>
        </w:div>
        <w:div w:id="1561673363">
          <w:marLeft w:val="480"/>
          <w:marRight w:val="0"/>
          <w:marTop w:val="0"/>
          <w:marBottom w:val="0"/>
          <w:divBdr>
            <w:top w:val="none" w:sz="0" w:space="0" w:color="auto"/>
            <w:left w:val="none" w:sz="0" w:space="0" w:color="auto"/>
            <w:bottom w:val="none" w:sz="0" w:space="0" w:color="auto"/>
            <w:right w:val="none" w:sz="0" w:space="0" w:color="auto"/>
          </w:divBdr>
        </w:div>
        <w:div w:id="1605261044">
          <w:marLeft w:val="480"/>
          <w:marRight w:val="0"/>
          <w:marTop w:val="0"/>
          <w:marBottom w:val="0"/>
          <w:divBdr>
            <w:top w:val="none" w:sz="0" w:space="0" w:color="auto"/>
            <w:left w:val="none" w:sz="0" w:space="0" w:color="auto"/>
            <w:bottom w:val="none" w:sz="0" w:space="0" w:color="auto"/>
            <w:right w:val="none" w:sz="0" w:space="0" w:color="auto"/>
          </w:divBdr>
        </w:div>
        <w:div w:id="1626276328">
          <w:marLeft w:val="480"/>
          <w:marRight w:val="0"/>
          <w:marTop w:val="0"/>
          <w:marBottom w:val="0"/>
          <w:divBdr>
            <w:top w:val="none" w:sz="0" w:space="0" w:color="auto"/>
            <w:left w:val="none" w:sz="0" w:space="0" w:color="auto"/>
            <w:bottom w:val="none" w:sz="0" w:space="0" w:color="auto"/>
            <w:right w:val="none" w:sz="0" w:space="0" w:color="auto"/>
          </w:divBdr>
        </w:div>
        <w:div w:id="1635720667">
          <w:marLeft w:val="480"/>
          <w:marRight w:val="0"/>
          <w:marTop w:val="0"/>
          <w:marBottom w:val="0"/>
          <w:divBdr>
            <w:top w:val="none" w:sz="0" w:space="0" w:color="auto"/>
            <w:left w:val="none" w:sz="0" w:space="0" w:color="auto"/>
            <w:bottom w:val="none" w:sz="0" w:space="0" w:color="auto"/>
            <w:right w:val="none" w:sz="0" w:space="0" w:color="auto"/>
          </w:divBdr>
        </w:div>
        <w:div w:id="1667053265">
          <w:marLeft w:val="480"/>
          <w:marRight w:val="0"/>
          <w:marTop w:val="0"/>
          <w:marBottom w:val="0"/>
          <w:divBdr>
            <w:top w:val="none" w:sz="0" w:space="0" w:color="auto"/>
            <w:left w:val="none" w:sz="0" w:space="0" w:color="auto"/>
            <w:bottom w:val="none" w:sz="0" w:space="0" w:color="auto"/>
            <w:right w:val="none" w:sz="0" w:space="0" w:color="auto"/>
          </w:divBdr>
        </w:div>
        <w:div w:id="1913006419">
          <w:marLeft w:val="480"/>
          <w:marRight w:val="0"/>
          <w:marTop w:val="0"/>
          <w:marBottom w:val="0"/>
          <w:divBdr>
            <w:top w:val="none" w:sz="0" w:space="0" w:color="auto"/>
            <w:left w:val="none" w:sz="0" w:space="0" w:color="auto"/>
            <w:bottom w:val="none" w:sz="0" w:space="0" w:color="auto"/>
            <w:right w:val="none" w:sz="0" w:space="0" w:color="auto"/>
          </w:divBdr>
        </w:div>
        <w:div w:id="1927836000">
          <w:marLeft w:val="480"/>
          <w:marRight w:val="0"/>
          <w:marTop w:val="0"/>
          <w:marBottom w:val="0"/>
          <w:divBdr>
            <w:top w:val="none" w:sz="0" w:space="0" w:color="auto"/>
            <w:left w:val="none" w:sz="0" w:space="0" w:color="auto"/>
            <w:bottom w:val="none" w:sz="0" w:space="0" w:color="auto"/>
            <w:right w:val="none" w:sz="0" w:space="0" w:color="auto"/>
          </w:divBdr>
        </w:div>
        <w:div w:id="1930455793">
          <w:marLeft w:val="480"/>
          <w:marRight w:val="0"/>
          <w:marTop w:val="0"/>
          <w:marBottom w:val="0"/>
          <w:divBdr>
            <w:top w:val="none" w:sz="0" w:space="0" w:color="auto"/>
            <w:left w:val="none" w:sz="0" w:space="0" w:color="auto"/>
            <w:bottom w:val="none" w:sz="0" w:space="0" w:color="auto"/>
            <w:right w:val="none" w:sz="0" w:space="0" w:color="auto"/>
          </w:divBdr>
        </w:div>
        <w:div w:id="1944721482">
          <w:marLeft w:val="480"/>
          <w:marRight w:val="0"/>
          <w:marTop w:val="0"/>
          <w:marBottom w:val="0"/>
          <w:divBdr>
            <w:top w:val="none" w:sz="0" w:space="0" w:color="auto"/>
            <w:left w:val="none" w:sz="0" w:space="0" w:color="auto"/>
            <w:bottom w:val="none" w:sz="0" w:space="0" w:color="auto"/>
            <w:right w:val="none" w:sz="0" w:space="0" w:color="auto"/>
          </w:divBdr>
        </w:div>
        <w:div w:id="1968125404">
          <w:marLeft w:val="480"/>
          <w:marRight w:val="0"/>
          <w:marTop w:val="0"/>
          <w:marBottom w:val="0"/>
          <w:divBdr>
            <w:top w:val="none" w:sz="0" w:space="0" w:color="auto"/>
            <w:left w:val="none" w:sz="0" w:space="0" w:color="auto"/>
            <w:bottom w:val="none" w:sz="0" w:space="0" w:color="auto"/>
            <w:right w:val="none" w:sz="0" w:space="0" w:color="auto"/>
          </w:divBdr>
        </w:div>
        <w:div w:id="2055498411">
          <w:marLeft w:val="480"/>
          <w:marRight w:val="0"/>
          <w:marTop w:val="0"/>
          <w:marBottom w:val="0"/>
          <w:divBdr>
            <w:top w:val="none" w:sz="0" w:space="0" w:color="auto"/>
            <w:left w:val="none" w:sz="0" w:space="0" w:color="auto"/>
            <w:bottom w:val="none" w:sz="0" w:space="0" w:color="auto"/>
            <w:right w:val="none" w:sz="0" w:space="0" w:color="auto"/>
          </w:divBdr>
        </w:div>
        <w:div w:id="2137067636">
          <w:marLeft w:val="480"/>
          <w:marRight w:val="0"/>
          <w:marTop w:val="0"/>
          <w:marBottom w:val="0"/>
          <w:divBdr>
            <w:top w:val="none" w:sz="0" w:space="0" w:color="auto"/>
            <w:left w:val="none" w:sz="0" w:space="0" w:color="auto"/>
            <w:bottom w:val="none" w:sz="0" w:space="0" w:color="auto"/>
            <w:right w:val="none" w:sz="0" w:space="0" w:color="auto"/>
          </w:divBdr>
        </w:div>
        <w:div w:id="2143309667">
          <w:marLeft w:val="480"/>
          <w:marRight w:val="0"/>
          <w:marTop w:val="0"/>
          <w:marBottom w:val="0"/>
          <w:divBdr>
            <w:top w:val="none" w:sz="0" w:space="0" w:color="auto"/>
            <w:left w:val="none" w:sz="0" w:space="0" w:color="auto"/>
            <w:bottom w:val="none" w:sz="0" w:space="0" w:color="auto"/>
            <w:right w:val="none" w:sz="0" w:space="0" w:color="auto"/>
          </w:divBdr>
        </w:div>
      </w:divsChild>
    </w:div>
    <w:div w:id="1663312850">
      <w:bodyDiv w:val="1"/>
      <w:marLeft w:val="0"/>
      <w:marRight w:val="0"/>
      <w:marTop w:val="0"/>
      <w:marBottom w:val="0"/>
      <w:divBdr>
        <w:top w:val="none" w:sz="0" w:space="0" w:color="auto"/>
        <w:left w:val="none" w:sz="0" w:space="0" w:color="auto"/>
        <w:bottom w:val="none" w:sz="0" w:space="0" w:color="auto"/>
        <w:right w:val="none" w:sz="0" w:space="0" w:color="auto"/>
      </w:divBdr>
      <w:divsChild>
        <w:div w:id="8024605">
          <w:marLeft w:val="640"/>
          <w:marRight w:val="0"/>
          <w:marTop w:val="0"/>
          <w:marBottom w:val="0"/>
          <w:divBdr>
            <w:top w:val="none" w:sz="0" w:space="0" w:color="auto"/>
            <w:left w:val="none" w:sz="0" w:space="0" w:color="auto"/>
            <w:bottom w:val="none" w:sz="0" w:space="0" w:color="auto"/>
            <w:right w:val="none" w:sz="0" w:space="0" w:color="auto"/>
          </w:divBdr>
        </w:div>
        <w:div w:id="370571588">
          <w:marLeft w:val="640"/>
          <w:marRight w:val="0"/>
          <w:marTop w:val="0"/>
          <w:marBottom w:val="0"/>
          <w:divBdr>
            <w:top w:val="none" w:sz="0" w:space="0" w:color="auto"/>
            <w:left w:val="none" w:sz="0" w:space="0" w:color="auto"/>
            <w:bottom w:val="none" w:sz="0" w:space="0" w:color="auto"/>
            <w:right w:val="none" w:sz="0" w:space="0" w:color="auto"/>
          </w:divBdr>
        </w:div>
        <w:div w:id="685132957">
          <w:marLeft w:val="640"/>
          <w:marRight w:val="0"/>
          <w:marTop w:val="0"/>
          <w:marBottom w:val="0"/>
          <w:divBdr>
            <w:top w:val="none" w:sz="0" w:space="0" w:color="auto"/>
            <w:left w:val="none" w:sz="0" w:space="0" w:color="auto"/>
            <w:bottom w:val="none" w:sz="0" w:space="0" w:color="auto"/>
            <w:right w:val="none" w:sz="0" w:space="0" w:color="auto"/>
          </w:divBdr>
        </w:div>
        <w:div w:id="1023821534">
          <w:marLeft w:val="640"/>
          <w:marRight w:val="0"/>
          <w:marTop w:val="0"/>
          <w:marBottom w:val="0"/>
          <w:divBdr>
            <w:top w:val="none" w:sz="0" w:space="0" w:color="auto"/>
            <w:left w:val="none" w:sz="0" w:space="0" w:color="auto"/>
            <w:bottom w:val="none" w:sz="0" w:space="0" w:color="auto"/>
            <w:right w:val="none" w:sz="0" w:space="0" w:color="auto"/>
          </w:divBdr>
        </w:div>
        <w:div w:id="1932421454">
          <w:marLeft w:val="640"/>
          <w:marRight w:val="0"/>
          <w:marTop w:val="0"/>
          <w:marBottom w:val="0"/>
          <w:divBdr>
            <w:top w:val="none" w:sz="0" w:space="0" w:color="auto"/>
            <w:left w:val="none" w:sz="0" w:space="0" w:color="auto"/>
            <w:bottom w:val="none" w:sz="0" w:space="0" w:color="auto"/>
            <w:right w:val="none" w:sz="0" w:space="0" w:color="auto"/>
          </w:divBdr>
        </w:div>
        <w:div w:id="1381175593">
          <w:marLeft w:val="640"/>
          <w:marRight w:val="0"/>
          <w:marTop w:val="0"/>
          <w:marBottom w:val="0"/>
          <w:divBdr>
            <w:top w:val="none" w:sz="0" w:space="0" w:color="auto"/>
            <w:left w:val="none" w:sz="0" w:space="0" w:color="auto"/>
            <w:bottom w:val="none" w:sz="0" w:space="0" w:color="auto"/>
            <w:right w:val="none" w:sz="0" w:space="0" w:color="auto"/>
          </w:divBdr>
        </w:div>
        <w:div w:id="2068257591">
          <w:marLeft w:val="640"/>
          <w:marRight w:val="0"/>
          <w:marTop w:val="0"/>
          <w:marBottom w:val="0"/>
          <w:divBdr>
            <w:top w:val="none" w:sz="0" w:space="0" w:color="auto"/>
            <w:left w:val="none" w:sz="0" w:space="0" w:color="auto"/>
            <w:bottom w:val="none" w:sz="0" w:space="0" w:color="auto"/>
            <w:right w:val="none" w:sz="0" w:space="0" w:color="auto"/>
          </w:divBdr>
        </w:div>
        <w:div w:id="1909730005">
          <w:marLeft w:val="640"/>
          <w:marRight w:val="0"/>
          <w:marTop w:val="0"/>
          <w:marBottom w:val="0"/>
          <w:divBdr>
            <w:top w:val="none" w:sz="0" w:space="0" w:color="auto"/>
            <w:left w:val="none" w:sz="0" w:space="0" w:color="auto"/>
            <w:bottom w:val="none" w:sz="0" w:space="0" w:color="auto"/>
            <w:right w:val="none" w:sz="0" w:space="0" w:color="auto"/>
          </w:divBdr>
        </w:div>
        <w:div w:id="925725993">
          <w:marLeft w:val="640"/>
          <w:marRight w:val="0"/>
          <w:marTop w:val="0"/>
          <w:marBottom w:val="0"/>
          <w:divBdr>
            <w:top w:val="none" w:sz="0" w:space="0" w:color="auto"/>
            <w:left w:val="none" w:sz="0" w:space="0" w:color="auto"/>
            <w:bottom w:val="none" w:sz="0" w:space="0" w:color="auto"/>
            <w:right w:val="none" w:sz="0" w:space="0" w:color="auto"/>
          </w:divBdr>
        </w:div>
        <w:div w:id="293097504">
          <w:marLeft w:val="640"/>
          <w:marRight w:val="0"/>
          <w:marTop w:val="0"/>
          <w:marBottom w:val="0"/>
          <w:divBdr>
            <w:top w:val="none" w:sz="0" w:space="0" w:color="auto"/>
            <w:left w:val="none" w:sz="0" w:space="0" w:color="auto"/>
            <w:bottom w:val="none" w:sz="0" w:space="0" w:color="auto"/>
            <w:right w:val="none" w:sz="0" w:space="0" w:color="auto"/>
          </w:divBdr>
        </w:div>
        <w:div w:id="370349103">
          <w:marLeft w:val="640"/>
          <w:marRight w:val="0"/>
          <w:marTop w:val="0"/>
          <w:marBottom w:val="0"/>
          <w:divBdr>
            <w:top w:val="none" w:sz="0" w:space="0" w:color="auto"/>
            <w:left w:val="none" w:sz="0" w:space="0" w:color="auto"/>
            <w:bottom w:val="none" w:sz="0" w:space="0" w:color="auto"/>
            <w:right w:val="none" w:sz="0" w:space="0" w:color="auto"/>
          </w:divBdr>
        </w:div>
        <w:div w:id="1074283746">
          <w:marLeft w:val="640"/>
          <w:marRight w:val="0"/>
          <w:marTop w:val="0"/>
          <w:marBottom w:val="0"/>
          <w:divBdr>
            <w:top w:val="none" w:sz="0" w:space="0" w:color="auto"/>
            <w:left w:val="none" w:sz="0" w:space="0" w:color="auto"/>
            <w:bottom w:val="none" w:sz="0" w:space="0" w:color="auto"/>
            <w:right w:val="none" w:sz="0" w:space="0" w:color="auto"/>
          </w:divBdr>
        </w:div>
        <w:div w:id="13776955">
          <w:marLeft w:val="640"/>
          <w:marRight w:val="0"/>
          <w:marTop w:val="0"/>
          <w:marBottom w:val="0"/>
          <w:divBdr>
            <w:top w:val="none" w:sz="0" w:space="0" w:color="auto"/>
            <w:left w:val="none" w:sz="0" w:space="0" w:color="auto"/>
            <w:bottom w:val="none" w:sz="0" w:space="0" w:color="auto"/>
            <w:right w:val="none" w:sz="0" w:space="0" w:color="auto"/>
          </w:divBdr>
        </w:div>
        <w:div w:id="1491751402">
          <w:marLeft w:val="640"/>
          <w:marRight w:val="0"/>
          <w:marTop w:val="0"/>
          <w:marBottom w:val="0"/>
          <w:divBdr>
            <w:top w:val="none" w:sz="0" w:space="0" w:color="auto"/>
            <w:left w:val="none" w:sz="0" w:space="0" w:color="auto"/>
            <w:bottom w:val="none" w:sz="0" w:space="0" w:color="auto"/>
            <w:right w:val="none" w:sz="0" w:space="0" w:color="auto"/>
          </w:divBdr>
        </w:div>
        <w:div w:id="1421870529">
          <w:marLeft w:val="640"/>
          <w:marRight w:val="0"/>
          <w:marTop w:val="0"/>
          <w:marBottom w:val="0"/>
          <w:divBdr>
            <w:top w:val="none" w:sz="0" w:space="0" w:color="auto"/>
            <w:left w:val="none" w:sz="0" w:space="0" w:color="auto"/>
            <w:bottom w:val="none" w:sz="0" w:space="0" w:color="auto"/>
            <w:right w:val="none" w:sz="0" w:space="0" w:color="auto"/>
          </w:divBdr>
        </w:div>
        <w:div w:id="2086687999">
          <w:marLeft w:val="640"/>
          <w:marRight w:val="0"/>
          <w:marTop w:val="0"/>
          <w:marBottom w:val="0"/>
          <w:divBdr>
            <w:top w:val="none" w:sz="0" w:space="0" w:color="auto"/>
            <w:left w:val="none" w:sz="0" w:space="0" w:color="auto"/>
            <w:bottom w:val="none" w:sz="0" w:space="0" w:color="auto"/>
            <w:right w:val="none" w:sz="0" w:space="0" w:color="auto"/>
          </w:divBdr>
        </w:div>
        <w:div w:id="551696971">
          <w:marLeft w:val="640"/>
          <w:marRight w:val="0"/>
          <w:marTop w:val="0"/>
          <w:marBottom w:val="0"/>
          <w:divBdr>
            <w:top w:val="none" w:sz="0" w:space="0" w:color="auto"/>
            <w:left w:val="none" w:sz="0" w:space="0" w:color="auto"/>
            <w:bottom w:val="none" w:sz="0" w:space="0" w:color="auto"/>
            <w:right w:val="none" w:sz="0" w:space="0" w:color="auto"/>
          </w:divBdr>
        </w:div>
        <w:div w:id="1668171337">
          <w:marLeft w:val="640"/>
          <w:marRight w:val="0"/>
          <w:marTop w:val="0"/>
          <w:marBottom w:val="0"/>
          <w:divBdr>
            <w:top w:val="none" w:sz="0" w:space="0" w:color="auto"/>
            <w:left w:val="none" w:sz="0" w:space="0" w:color="auto"/>
            <w:bottom w:val="none" w:sz="0" w:space="0" w:color="auto"/>
            <w:right w:val="none" w:sz="0" w:space="0" w:color="auto"/>
          </w:divBdr>
        </w:div>
        <w:div w:id="518930622">
          <w:marLeft w:val="640"/>
          <w:marRight w:val="0"/>
          <w:marTop w:val="0"/>
          <w:marBottom w:val="0"/>
          <w:divBdr>
            <w:top w:val="none" w:sz="0" w:space="0" w:color="auto"/>
            <w:left w:val="none" w:sz="0" w:space="0" w:color="auto"/>
            <w:bottom w:val="none" w:sz="0" w:space="0" w:color="auto"/>
            <w:right w:val="none" w:sz="0" w:space="0" w:color="auto"/>
          </w:divBdr>
        </w:div>
        <w:div w:id="1347633174">
          <w:marLeft w:val="640"/>
          <w:marRight w:val="0"/>
          <w:marTop w:val="0"/>
          <w:marBottom w:val="0"/>
          <w:divBdr>
            <w:top w:val="none" w:sz="0" w:space="0" w:color="auto"/>
            <w:left w:val="none" w:sz="0" w:space="0" w:color="auto"/>
            <w:bottom w:val="none" w:sz="0" w:space="0" w:color="auto"/>
            <w:right w:val="none" w:sz="0" w:space="0" w:color="auto"/>
          </w:divBdr>
        </w:div>
        <w:div w:id="2028215623">
          <w:marLeft w:val="640"/>
          <w:marRight w:val="0"/>
          <w:marTop w:val="0"/>
          <w:marBottom w:val="0"/>
          <w:divBdr>
            <w:top w:val="none" w:sz="0" w:space="0" w:color="auto"/>
            <w:left w:val="none" w:sz="0" w:space="0" w:color="auto"/>
            <w:bottom w:val="none" w:sz="0" w:space="0" w:color="auto"/>
            <w:right w:val="none" w:sz="0" w:space="0" w:color="auto"/>
          </w:divBdr>
        </w:div>
        <w:div w:id="1253708413">
          <w:marLeft w:val="640"/>
          <w:marRight w:val="0"/>
          <w:marTop w:val="0"/>
          <w:marBottom w:val="0"/>
          <w:divBdr>
            <w:top w:val="none" w:sz="0" w:space="0" w:color="auto"/>
            <w:left w:val="none" w:sz="0" w:space="0" w:color="auto"/>
            <w:bottom w:val="none" w:sz="0" w:space="0" w:color="auto"/>
            <w:right w:val="none" w:sz="0" w:space="0" w:color="auto"/>
          </w:divBdr>
        </w:div>
        <w:div w:id="272788231">
          <w:marLeft w:val="640"/>
          <w:marRight w:val="0"/>
          <w:marTop w:val="0"/>
          <w:marBottom w:val="0"/>
          <w:divBdr>
            <w:top w:val="none" w:sz="0" w:space="0" w:color="auto"/>
            <w:left w:val="none" w:sz="0" w:space="0" w:color="auto"/>
            <w:bottom w:val="none" w:sz="0" w:space="0" w:color="auto"/>
            <w:right w:val="none" w:sz="0" w:space="0" w:color="auto"/>
          </w:divBdr>
        </w:div>
        <w:div w:id="1551112286">
          <w:marLeft w:val="640"/>
          <w:marRight w:val="0"/>
          <w:marTop w:val="0"/>
          <w:marBottom w:val="0"/>
          <w:divBdr>
            <w:top w:val="none" w:sz="0" w:space="0" w:color="auto"/>
            <w:left w:val="none" w:sz="0" w:space="0" w:color="auto"/>
            <w:bottom w:val="none" w:sz="0" w:space="0" w:color="auto"/>
            <w:right w:val="none" w:sz="0" w:space="0" w:color="auto"/>
          </w:divBdr>
        </w:div>
        <w:div w:id="545425">
          <w:marLeft w:val="640"/>
          <w:marRight w:val="0"/>
          <w:marTop w:val="0"/>
          <w:marBottom w:val="0"/>
          <w:divBdr>
            <w:top w:val="none" w:sz="0" w:space="0" w:color="auto"/>
            <w:left w:val="none" w:sz="0" w:space="0" w:color="auto"/>
            <w:bottom w:val="none" w:sz="0" w:space="0" w:color="auto"/>
            <w:right w:val="none" w:sz="0" w:space="0" w:color="auto"/>
          </w:divBdr>
        </w:div>
        <w:div w:id="2106995870">
          <w:marLeft w:val="640"/>
          <w:marRight w:val="0"/>
          <w:marTop w:val="0"/>
          <w:marBottom w:val="0"/>
          <w:divBdr>
            <w:top w:val="none" w:sz="0" w:space="0" w:color="auto"/>
            <w:left w:val="none" w:sz="0" w:space="0" w:color="auto"/>
            <w:bottom w:val="none" w:sz="0" w:space="0" w:color="auto"/>
            <w:right w:val="none" w:sz="0" w:space="0" w:color="auto"/>
          </w:divBdr>
        </w:div>
        <w:div w:id="1999648195">
          <w:marLeft w:val="640"/>
          <w:marRight w:val="0"/>
          <w:marTop w:val="0"/>
          <w:marBottom w:val="0"/>
          <w:divBdr>
            <w:top w:val="none" w:sz="0" w:space="0" w:color="auto"/>
            <w:left w:val="none" w:sz="0" w:space="0" w:color="auto"/>
            <w:bottom w:val="none" w:sz="0" w:space="0" w:color="auto"/>
            <w:right w:val="none" w:sz="0" w:space="0" w:color="auto"/>
          </w:divBdr>
        </w:div>
        <w:div w:id="1172448447">
          <w:marLeft w:val="640"/>
          <w:marRight w:val="0"/>
          <w:marTop w:val="0"/>
          <w:marBottom w:val="0"/>
          <w:divBdr>
            <w:top w:val="none" w:sz="0" w:space="0" w:color="auto"/>
            <w:left w:val="none" w:sz="0" w:space="0" w:color="auto"/>
            <w:bottom w:val="none" w:sz="0" w:space="0" w:color="auto"/>
            <w:right w:val="none" w:sz="0" w:space="0" w:color="auto"/>
          </w:divBdr>
        </w:div>
        <w:div w:id="1076902196">
          <w:marLeft w:val="640"/>
          <w:marRight w:val="0"/>
          <w:marTop w:val="0"/>
          <w:marBottom w:val="0"/>
          <w:divBdr>
            <w:top w:val="none" w:sz="0" w:space="0" w:color="auto"/>
            <w:left w:val="none" w:sz="0" w:space="0" w:color="auto"/>
            <w:bottom w:val="none" w:sz="0" w:space="0" w:color="auto"/>
            <w:right w:val="none" w:sz="0" w:space="0" w:color="auto"/>
          </w:divBdr>
        </w:div>
        <w:div w:id="443303074">
          <w:marLeft w:val="640"/>
          <w:marRight w:val="0"/>
          <w:marTop w:val="0"/>
          <w:marBottom w:val="0"/>
          <w:divBdr>
            <w:top w:val="none" w:sz="0" w:space="0" w:color="auto"/>
            <w:left w:val="none" w:sz="0" w:space="0" w:color="auto"/>
            <w:bottom w:val="none" w:sz="0" w:space="0" w:color="auto"/>
            <w:right w:val="none" w:sz="0" w:space="0" w:color="auto"/>
          </w:divBdr>
        </w:div>
        <w:div w:id="79834955">
          <w:marLeft w:val="640"/>
          <w:marRight w:val="0"/>
          <w:marTop w:val="0"/>
          <w:marBottom w:val="0"/>
          <w:divBdr>
            <w:top w:val="none" w:sz="0" w:space="0" w:color="auto"/>
            <w:left w:val="none" w:sz="0" w:space="0" w:color="auto"/>
            <w:bottom w:val="none" w:sz="0" w:space="0" w:color="auto"/>
            <w:right w:val="none" w:sz="0" w:space="0" w:color="auto"/>
          </w:divBdr>
        </w:div>
        <w:div w:id="1348094536">
          <w:marLeft w:val="640"/>
          <w:marRight w:val="0"/>
          <w:marTop w:val="0"/>
          <w:marBottom w:val="0"/>
          <w:divBdr>
            <w:top w:val="none" w:sz="0" w:space="0" w:color="auto"/>
            <w:left w:val="none" w:sz="0" w:space="0" w:color="auto"/>
            <w:bottom w:val="none" w:sz="0" w:space="0" w:color="auto"/>
            <w:right w:val="none" w:sz="0" w:space="0" w:color="auto"/>
          </w:divBdr>
        </w:div>
        <w:div w:id="1807551255">
          <w:marLeft w:val="640"/>
          <w:marRight w:val="0"/>
          <w:marTop w:val="0"/>
          <w:marBottom w:val="0"/>
          <w:divBdr>
            <w:top w:val="none" w:sz="0" w:space="0" w:color="auto"/>
            <w:left w:val="none" w:sz="0" w:space="0" w:color="auto"/>
            <w:bottom w:val="none" w:sz="0" w:space="0" w:color="auto"/>
            <w:right w:val="none" w:sz="0" w:space="0" w:color="auto"/>
          </w:divBdr>
        </w:div>
        <w:div w:id="813527772">
          <w:marLeft w:val="640"/>
          <w:marRight w:val="0"/>
          <w:marTop w:val="0"/>
          <w:marBottom w:val="0"/>
          <w:divBdr>
            <w:top w:val="none" w:sz="0" w:space="0" w:color="auto"/>
            <w:left w:val="none" w:sz="0" w:space="0" w:color="auto"/>
            <w:bottom w:val="none" w:sz="0" w:space="0" w:color="auto"/>
            <w:right w:val="none" w:sz="0" w:space="0" w:color="auto"/>
          </w:divBdr>
        </w:div>
        <w:div w:id="1056126315">
          <w:marLeft w:val="640"/>
          <w:marRight w:val="0"/>
          <w:marTop w:val="0"/>
          <w:marBottom w:val="0"/>
          <w:divBdr>
            <w:top w:val="none" w:sz="0" w:space="0" w:color="auto"/>
            <w:left w:val="none" w:sz="0" w:space="0" w:color="auto"/>
            <w:bottom w:val="none" w:sz="0" w:space="0" w:color="auto"/>
            <w:right w:val="none" w:sz="0" w:space="0" w:color="auto"/>
          </w:divBdr>
        </w:div>
        <w:div w:id="20785979">
          <w:marLeft w:val="640"/>
          <w:marRight w:val="0"/>
          <w:marTop w:val="0"/>
          <w:marBottom w:val="0"/>
          <w:divBdr>
            <w:top w:val="none" w:sz="0" w:space="0" w:color="auto"/>
            <w:left w:val="none" w:sz="0" w:space="0" w:color="auto"/>
            <w:bottom w:val="none" w:sz="0" w:space="0" w:color="auto"/>
            <w:right w:val="none" w:sz="0" w:space="0" w:color="auto"/>
          </w:divBdr>
        </w:div>
        <w:div w:id="1398360945">
          <w:marLeft w:val="640"/>
          <w:marRight w:val="0"/>
          <w:marTop w:val="0"/>
          <w:marBottom w:val="0"/>
          <w:divBdr>
            <w:top w:val="none" w:sz="0" w:space="0" w:color="auto"/>
            <w:left w:val="none" w:sz="0" w:space="0" w:color="auto"/>
            <w:bottom w:val="none" w:sz="0" w:space="0" w:color="auto"/>
            <w:right w:val="none" w:sz="0" w:space="0" w:color="auto"/>
          </w:divBdr>
        </w:div>
        <w:div w:id="1487012735">
          <w:marLeft w:val="640"/>
          <w:marRight w:val="0"/>
          <w:marTop w:val="0"/>
          <w:marBottom w:val="0"/>
          <w:divBdr>
            <w:top w:val="none" w:sz="0" w:space="0" w:color="auto"/>
            <w:left w:val="none" w:sz="0" w:space="0" w:color="auto"/>
            <w:bottom w:val="none" w:sz="0" w:space="0" w:color="auto"/>
            <w:right w:val="none" w:sz="0" w:space="0" w:color="auto"/>
          </w:divBdr>
        </w:div>
        <w:div w:id="580452720">
          <w:marLeft w:val="640"/>
          <w:marRight w:val="0"/>
          <w:marTop w:val="0"/>
          <w:marBottom w:val="0"/>
          <w:divBdr>
            <w:top w:val="none" w:sz="0" w:space="0" w:color="auto"/>
            <w:left w:val="none" w:sz="0" w:space="0" w:color="auto"/>
            <w:bottom w:val="none" w:sz="0" w:space="0" w:color="auto"/>
            <w:right w:val="none" w:sz="0" w:space="0" w:color="auto"/>
          </w:divBdr>
        </w:div>
        <w:div w:id="918900764">
          <w:marLeft w:val="640"/>
          <w:marRight w:val="0"/>
          <w:marTop w:val="0"/>
          <w:marBottom w:val="0"/>
          <w:divBdr>
            <w:top w:val="none" w:sz="0" w:space="0" w:color="auto"/>
            <w:left w:val="none" w:sz="0" w:space="0" w:color="auto"/>
            <w:bottom w:val="none" w:sz="0" w:space="0" w:color="auto"/>
            <w:right w:val="none" w:sz="0" w:space="0" w:color="auto"/>
          </w:divBdr>
        </w:div>
        <w:div w:id="1069302038">
          <w:marLeft w:val="640"/>
          <w:marRight w:val="0"/>
          <w:marTop w:val="0"/>
          <w:marBottom w:val="0"/>
          <w:divBdr>
            <w:top w:val="none" w:sz="0" w:space="0" w:color="auto"/>
            <w:left w:val="none" w:sz="0" w:space="0" w:color="auto"/>
            <w:bottom w:val="none" w:sz="0" w:space="0" w:color="auto"/>
            <w:right w:val="none" w:sz="0" w:space="0" w:color="auto"/>
          </w:divBdr>
        </w:div>
        <w:div w:id="678190786">
          <w:marLeft w:val="640"/>
          <w:marRight w:val="0"/>
          <w:marTop w:val="0"/>
          <w:marBottom w:val="0"/>
          <w:divBdr>
            <w:top w:val="none" w:sz="0" w:space="0" w:color="auto"/>
            <w:left w:val="none" w:sz="0" w:space="0" w:color="auto"/>
            <w:bottom w:val="none" w:sz="0" w:space="0" w:color="auto"/>
            <w:right w:val="none" w:sz="0" w:space="0" w:color="auto"/>
          </w:divBdr>
        </w:div>
        <w:div w:id="367486319">
          <w:marLeft w:val="640"/>
          <w:marRight w:val="0"/>
          <w:marTop w:val="0"/>
          <w:marBottom w:val="0"/>
          <w:divBdr>
            <w:top w:val="none" w:sz="0" w:space="0" w:color="auto"/>
            <w:left w:val="none" w:sz="0" w:space="0" w:color="auto"/>
            <w:bottom w:val="none" w:sz="0" w:space="0" w:color="auto"/>
            <w:right w:val="none" w:sz="0" w:space="0" w:color="auto"/>
          </w:divBdr>
        </w:div>
        <w:div w:id="1937976627">
          <w:marLeft w:val="640"/>
          <w:marRight w:val="0"/>
          <w:marTop w:val="0"/>
          <w:marBottom w:val="0"/>
          <w:divBdr>
            <w:top w:val="none" w:sz="0" w:space="0" w:color="auto"/>
            <w:left w:val="none" w:sz="0" w:space="0" w:color="auto"/>
            <w:bottom w:val="none" w:sz="0" w:space="0" w:color="auto"/>
            <w:right w:val="none" w:sz="0" w:space="0" w:color="auto"/>
          </w:divBdr>
        </w:div>
        <w:div w:id="1179538121">
          <w:marLeft w:val="640"/>
          <w:marRight w:val="0"/>
          <w:marTop w:val="0"/>
          <w:marBottom w:val="0"/>
          <w:divBdr>
            <w:top w:val="none" w:sz="0" w:space="0" w:color="auto"/>
            <w:left w:val="none" w:sz="0" w:space="0" w:color="auto"/>
            <w:bottom w:val="none" w:sz="0" w:space="0" w:color="auto"/>
            <w:right w:val="none" w:sz="0" w:space="0" w:color="auto"/>
          </w:divBdr>
        </w:div>
        <w:div w:id="1313563628">
          <w:marLeft w:val="640"/>
          <w:marRight w:val="0"/>
          <w:marTop w:val="0"/>
          <w:marBottom w:val="0"/>
          <w:divBdr>
            <w:top w:val="none" w:sz="0" w:space="0" w:color="auto"/>
            <w:left w:val="none" w:sz="0" w:space="0" w:color="auto"/>
            <w:bottom w:val="none" w:sz="0" w:space="0" w:color="auto"/>
            <w:right w:val="none" w:sz="0" w:space="0" w:color="auto"/>
          </w:divBdr>
        </w:div>
        <w:div w:id="645209637">
          <w:marLeft w:val="640"/>
          <w:marRight w:val="0"/>
          <w:marTop w:val="0"/>
          <w:marBottom w:val="0"/>
          <w:divBdr>
            <w:top w:val="none" w:sz="0" w:space="0" w:color="auto"/>
            <w:left w:val="none" w:sz="0" w:space="0" w:color="auto"/>
            <w:bottom w:val="none" w:sz="0" w:space="0" w:color="auto"/>
            <w:right w:val="none" w:sz="0" w:space="0" w:color="auto"/>
          </w:divBdr>
        </w:div>
        <w:div w:id="928731994">
          <w:marLeft w:val="640"/>
          <w:marRight w:val="0"/>
          <w:marTop w:val="0"/>
          <w:marBottom w:val="0"/>
          <w:divBdr>
            <w:top w:val="none" w:sz="0" w:space="0" w:color="auto"/>
            <w:left w:val="none" w:sz="0" w:space="0" w:color="auto"/>
            <w:bottom w:val="none" w:sz="0" w:space="0" w:color="auto"/>
            <w:right w:val="none" w:sz="0" w:space="0" w:color="auto"/>
          </w:divBdr>
        </w:div>
        <w:div w:id="567958146">
          <w:marLeft w:val="640"/>
          <w:marRight w:val="0"/>
          <w:marTop w:val="0"/>
          <w:marBottom w:val="0"/>
          <w:divBdr>
            <w:top w:val="none" w:sz="0" w:space="0" w:color="auto"/>
            <w:left w:val="none" w:sz="0" w:space="0" w:color="auto"/>
            <w:bottom w:val="none" w:sz="0" w:space="0" w:color="auto"/>
            <w:right w:val="none" w:sz="0" w:space="0" w:color="auto"/>
          </w:divBdr>
        </w:div>
        <w:div w:id="2114476143">
          <w:marLeft w:val="640"/>
          <w:marRight w:val="0"/>
          <w:marTop w:val="0"/>
          <w:marBottom w:val="0"/>
          <w:divBdr>
            <w:top w:val="none" w:sz="0" w:space="0" w:color="auto"/>
            <w:left w:val="none" w:sz="0" w:space="0" w:color="auto"/>
            <w:bottom w:val="none" w:sz="0" w:space="0" w:color="auto"/>
            <w:right w:val="none" w:sz="0" w:space="0" w:color="auto"/>
          </w:divBdr>
        </w:div>
        <w:div w:id="1102142898">
          <w:marLeft w:val="640"/>
          <w:marRight w:val="0"/>
          <w:marTop w:val="0"/>
          <w:marBottom w:val="0"/>
          <w:divBdr>
            <w:top w:val="none" w:sz="0" w:space="0" w:color="auto"/>
            <w:left w:val="none" w:sz="0" w:space="0" w:color="auto"/>
            <w:bottom w:val="none" w:sz="0" w:space="0" w:color="auto"/>
            <w:right w:val="none" w:sz="0" w:space="0" w:color="auto"/>
          </w:divBdr>
        </w:div>
        <w:div w:id="742947292">
          <w:marLeft w:val="640"/>
          <w:marRight w:val="0"/>
          <w:marTop w:val="0"/>
          <w:marBottom w:val="0"/>
          <w:divBdr>
            <w:top w:val="none" w:sz="0" w:space="0" w:color="auto"/>
            <w:left w:val="none" w:sz="0" w:space="0" w:color="auto"/>
            <w:bottom w:val="none" w:sz="0" w:space="0" w:color="auto"/>
            <w:right w:val="none" w:sz="0" w:space="0" w:color="auto"/>
          </w:divBdr>
        </w:div>
        <w:div w:id="787967950">
          <w:marLeft w:val="640"/>
          <w:marRight w:val="0"/>
          <w:marTop w:val="0"/>
          <w:marBottom w:val="0"/>
          <w:divBdr>
            <w:top w:val="none" w:sz="0" w:space="0" w:color="auto"/>
            <w:left w:val="none" w:sz="0" w:space="0" w:color="auto"/>
            <w:bottom w:val="none" w:sz="0" w:space="0" w:color="auto"/>
            <w:right w:val="none" w:sz="0" w:space="0" w:color="auto"/>
          </w:divBdr>
        </w:div>
      </w:divsChild>
    </w:div>
    <w:div w:id="1664046270">
      <w:marLeft w:val="480"/>
      <w:marRight w:val="0"/>
      <w:marTop w:val="0"/>
      <w:marBottom w:val="0"/>
      <w:divBdr>
        <w:top w:val="none" w:sz="0" w:space="0" w:color="auto"/>
        <w:left w:val="none" w:sz="0" w:space="0" w:color="auto"/>
        <w:bottom w:val="none" w:sz="0" w:space="0" w:color="auto"/>
        <w:right w:val="none" w:sz="0" w:space="0" w:color="auto"/>
      </w:divBdr>
    </w:div>
    <w:div w:id="1666779851">
      <w:marLeft w:val="640"/>
      <w:marRight w:val="0"/>
      <w:marTop w:val="0"/>
      <w:marBottom w:val="0"/>
      <w:divBdr>
        <w:top w:val="none" w:sz="0" w:space="0" w:color="auto"/>
        <w:left w:val="none" w:sz="0" w:space="0" w:color="auto"/>
        <w:bottom w:val="none" w:sz="0" w:space="0" w:color="auto"/>
        <w:right w:val="none" w:sz="0" w:space="0" w:color="auto"/>
      </w:divBdr>
    </w:div>
    <w:div w:id="1669795153">
      <w:marLeft w:val="480"/>
      <w:marRight w:val="0"/>
      <w:marTop w:val="0"/>
      <w:marBottom w:val="0"/>
      <w:divBdr>
        <w:top w:val="none" w:sz="0" w:space="0" w:color="auto"/>
        <w:left w:val="none" w:sz="0" w:space="0" w:color="auto"/>
        <w:bottom w:val="none" w:sz="0" w:space="0" w:color="auto"/>
        <w:right w:val="none" w:sz="0" w:space="0" w:color="auto"/>
      </w:divBdr>
    </w:div>
    <w:div w:id="1671056212">
      <w:marLeft w:val="640"/>
      <w:marRight w:val="0"/>
      <w:marTop w:val="0"/>
      <w:marBottom w:val="0"/>
      <w:divBdr>
        <w:top w:val="none" w:sz="0" w:space="0" w:color="auto"/>
        <w:left w:val="none" w:sz="0" w:space="0" w:color="auto"/>
        <w:bottom w:val="none" w:sz="0" w:space="0" w:color="auto"/>
        <w:right w:val="none" w:sz="0" w:space="0" w:color="auto"/>
      </w:divBdr>
    </w:div>
    <w:div w:id="1671325800">
      <w:bodyDiv w:val="1"/>
      <w:marLeft w:val="0"/>
      <w:marRight w:val="0"/>
      <w:marTop w:val="0"/>
      <w:marBottom w:val="0"/>
      <w:divBdr>
        <w:top w:val="none" w:sz="0" w:space="0" w:color="auto"/>
        <w:left w:val="none" w:sz="0" w:space="0" w:color="auto"/>
        <w:bottom w:val="none" w:sz="0" w:space="0" w:color="auto"/>
        <w:right w:val="none" w:sz="0" w:space="0" w:color="auto"/>
      </w:divBdr>
      <w:divsChild>
        <w:div w:id="80103833">
          <w:marLeft w:val="480"/>
          <w:marRight w:val="0"/>
          <w:marTop w:val="0"/>
          <w:marBottom w:val="0"/>
          <w:divBdr>
            <w:top w:val="none" w:sz="0" w:space="0" w:color="auto"/>
            <w:left w:val="none" w:sz="0" w:space="0" w:color="auto"/>
            <w:bottom w:val="none" w:sz="0" w:space="0" w:color="auto"/>
            <w:right w:val="none" w:sz="0" w:space="0" w:color="auto"/>
          </w:divBdr>
        </w:div>
        <w:div w:id="94598346">
          <w:marLeft w:val="480"/>
          <w:marRight w:val="0"/>
          <w:marTop w:val="0"/>
          <w:marBottom w:val="0"/>
          <w:divBdr>
            <w:top w:val="none" w:sz="0" w:space="0" w:color="auto"/>
            <w:left w:val="none" w:sz="0" w:space="0" w:color="auto"/>
            <w:bottom w:val="none" w:sz="0" w:space="0" w:color="auto"/>
            <w:right w:val="none" w:sz="0" w:space="0" w:color="auto"/>
          </w:divBdr>
        </w:div>
        <w:div w:id="110131149">
          <w:marLeft w:val="480"/>
          <w:marRight w:val="0"/>
          <w:marTop w:val="0"/>
          <w:marBottom w:val="0"/>
          <w:divBdr>
            <w:top w:val="none" w:sz="0" w:space="0" w:color="auto"/>
            <w:left w:val="none" w:sz="0" w:space="0" w:color="auto"/>
            <w:bottom w:val="none" w:sz="0" w:space="0" w:color="auto"/>
            <w:right w:val="none" w:sz="0" w:space="0" w:color="auto"/>
          </w:divBdr>
        </w:div>
        <w:div w:id="112722207">
          <w:marLeft w:val="480"/>
          <w:marRight w:val="0"/>
          <w:marTop w:val="0"/>
          <w:marBottom w:val="0"/>
          <w:divBdr>
            <w:top w:val="none" w:sz="0" w:space="0" w:color="auto"/>
            <w:left w:val="none" w:sz="0" w:space="0" w:color="auto"/>
            <w:bottom w:val="none" w:sz="0" w:space="0" w:color="auto"/>
            <w:right w:val="none" w:sz="0" w:space="0" w:color="auto"/>
          </w:divBdr>
        </w:div>
        <w:div w:id="126095728">
          <w:marLeft w:val="480"/>
          <w:marRight w:val="0"/>
          <w:marTop w:val="0"/>
          <w:marBottom w:val="0"/>
          <w:divBdr>
            <w:top w:val="none" w:sz="0" w:space="0" w:color="auto"/>
            <w:left w:val="none" w:sz="0" w:space="0" w:color="auto"/>
            <w:bottom w:val="none" w:sz="0" w:space="0" w:color="auto"/>
            <w:right w:val="none" w:sz="0" w:space="0" w:color="auto"/>
          </w:divBdr>
        </w:div>
        <w:div w:id="169416924">
          <w:marLeft w:val="480"/>
          <w:marRight w:val="0"/>
          <w:marTop w:val="0"/>
          <w:marBottom w:val="0"/>
          <w:divBdr>
            <w:top w:val="none" w:sz="0" w:space="0" w:color="auto"/>
            <w:left w:val="none" w:sz="0" w:space="0" w:color="auto"/>
            <w:bottom w:val="none" w:sz="0" w:space="0" w:color="auto"/>
            <w:right w:val="none" w:sz="0" w:space="0" w:color="auto"/>
          </w:divBdr>
        </w:div>
        <w:div w:id="256644145">
          <w:marLeft w:val="480"/>
          <w:marRight w:val="0"/>
          <w:marTop w:val="0"/>
          <w:marBottom w:val="0"/>
          <w:divBdr>
            <w:top w:val="none" w:sz="0" w:space="0" w:color="auto"/>
            <w:left w:val="none" w:sz="0" w:space="0" w:color="auto"/>
            <w:bottom w:val="none" w:sz="0" w:space="0" w:color="auto"/>
            <w:right w:val="none" w:sz="0" w:space="0" w:color="auto"/>
          </w:divBdr>
        </w:div>
        <w:div w:id="276524398">
          <w:marLeft w:val="480"/>
          <w:marRight w:val="0"/>
          <w:marTop w:val="0"/>
          <w:marBottom w:val="0"/>
          <w:divBdr>
            <w:top w:val="none" w:sz="0" w:space="0" w:color="auto"/>
            <w:left w:val="none" w:sz="0" w:space="0" w:color="auto"/>
            <w:bottom w:val="none" w:sz="0" w:space="0" w:color="auto"/>
            <w:right w:val="none" w:sz="0" w:space="0" w:color="auto"/>
          </w:divBdr>
        </w:div>
        <w:div w:id="325518693">
          <w:marLeft w:val="480"/>
          <w:marRight w:val="0"/>
          <w:marTop w:val="0"/>
          <w:marBottom w:val="0"/>
          <w:divBdr>
            <w:top w:val="none" w:sz="0" w:space="0" w:color="auto"/>
            <w:left w:val="none" w:sz="0" w:space="0" w:color="auto"/>
            <w:bottom w:val="none" w:sz="0" w:space="0" w:color="auto"/>
            <w:right w:val="none" w:sz="0" w:space="0" w:color="auto"/>
          </w:divBdr>
        </w:div>
        <w:div w:id="337000149">
          <w:marLeft w:val="480"/>
          <w:marRight w:val="0"/>
          <w:marTop w:val="0"/>
          <w:marBottom w:val="0"/>
          <w:divBdr>
            <w:top w:val="none" w:sz="0" w:space="0" w:color="auto"/>
            <w:left w:val="none" w:sz="0" w:space="0" w:color="auto"/>
            <w:bottom w:val="none" w:sz="0" w:space="0" w:color="auto"/>
            <w:right w:val="none" w:sz="0" w:space="0" w:color="auto"/>
          </w:divBdr>
        </w:div>
        <w:div w:id="337583339">
          <w:marLeft w:val="480"/>
          <w:marRight w:val="0"/>
          <w:marTop w:val="0"/>
          <w:marBottom w:val="0"/>
          <w:divBdr>
            <w:top w:val="none" w:sz="0" w:space="0" w:color="auto"/>
            <w:left w:val="none" w:sz="0" w:space="0" w:color="auto"/>
            <w:bottom w:val="none" w:sz="0" w:space="0" w:color="auto"/>
            <w:right w:val="none" w:sz="0" w:space="0" w:color="auto"/>
          </w:divBdr>
        </w:div>
        <w:div w:id="380254311">
          <w:marLeft w:val="480"/>
          <w:marRight w:val="0"/>
          <w:marTop w:val="0"/>
          <w:marBottom w:val="0"/>
          <w:divBdr>
            <w:top w:val="none" w:sz="0" w:space="0" w:color="auto"/>
            <w:left w:val="none" w:sz="0" w:space="0" w:color="auto"/>
            <w:bottom w:val="none" w:sz="0" w:space="0" w:color="auto"/>
            <w:right w:val="none" w:sz="0" w:space="0" w:color="auto"/>
          </w:divBdr>
        </w:div>
        <w:div w:id="387845460">
          <w:marLeft w:val="480"/>
          <w:marRight w:val="0"/>
          <w:marTop w:val="0"/>
          <w:marBottom w:val="0"/>
          <w:divBdr>
            <w:top w:val="none" w:sz="0" w:space="0" w:color="auto"/>
            <w:left w:val="none" w:sz="0" w:space="0" w:color="auto"/>
            <w:bottom w:val="none" w:sz="0" w:space="0" w:color="auto"/>
            <w:right w:val="none" w:sz="0" w:space="0" w:color="auto"/>
          </w:divBdr>
        </w:div>
        <w:div w:id="446585982">
          <w:marLeft w:val="480"/>
          <w:marRight w:val="0"/>
          <w:marTop w:val="0"/>
          <w:marBottom w:val="0"/>
          <w:divBdr>
            <w:top w:val="none" w:sz="0" w:space="0" w:color="auto"/>
            <w:left w:val="none" w:sz="0" w:space="0" w:color="auto"/>
            <w:bottom w:val="none" w:sz="0" w:space="0" w:color="auto"/>
            <w:right w:val="none" w:sz="0" w:space="0" w:color="auto"/>
          </w:divBdr>
        </w:div>
        <w:div w:id="477504383">
          <w:marLeft w:val="480"/>
          <w:marRight w:val="0"/>
          <w:marTop w:val="0"/>
          <w:marBottom w:val="0"/>
          <w:divBdr>
            <w:top w:val="none" w:sz="0" w:space="0" w:color="auto"/>
            <w:left w:val="none" w:sz="0" w:space="0" w:color="auto"/>
            <w:bottom w:val="none" w:sz="0" w:space="0" w:color="auto"/>
            <w:right w:val="none" w:sz="0" w:space="0" w:color="auto"/>
          </w:divBdr>
        </w:div>
        <w:div w:id="529143749">
          <w:marLeft w:val="480"/>
          <w:marRight w:val="0"/>
          <w:marTop w:val="0"/>
          <w:marBottom w:val="0"/>
          <w:divBdr>
            <w:top w:val="none" w:sz="0" w:space="0" w:color="auto"/>
            <w:left w:val="none" w:sz="0" w:space="0" w:color="auto"/>
            <w:bottom w:val="none" w:sz="0" w:space="0" w:color="auto"/>
            <w:right w:val="none" w:sz="0" w:space="0" w:color="auto"/>
          </w:divBdr>
        </w:div>
        <w:div w:id="550534799">
          <w:marLeft w:val="480"/>
          <w:marRight w:val="0"/>
          <w:marTop w:val="0"/>
          <w:marBottom w:val="0"/>
          <w:divBdr>
            <w:top w:val="none" w:sz="0" w:space="0" w:color="auto"/>
            <w:left w:val="none" w:sz="0" w:space="0" w:color="auto"/>
            <w:bottom w:val="none" w:sz="0" w:space="0" w:color="auto"/>
            <w:right w:val="none" w:sz="0" w:space="0" w:color="auto"/>
          </w:divBdr>
        </w:div>
        <w:div w:id="632715057">
          <w:marLeft w:val="480"/>
          <w:marRight w:val="0"/>
          <w:marTop w:val="0"/>
          <w:marBottom w:val="0"/>
          <w:divBdr>
            <w:top w:val="none" w:sz="0" w:space="0" w:color="auto"/>
            <w:left w:val="none" w:sz="0" w:space="0" w:color="auto"/>
            <w:bottom w:val="none" w:sz="0" w:space="0" w:color="auto"/>
            <w:right w:val="none" w:sz="0" w:space="0" w:color="auto"/>
          </w:divBdr>
        </w:div>
        <w:div w:id="648636953">
          <w:marLeft w:val="480"/>
          <w:marRight w:val="0"/>
          <w:marTop w:val="0"/>
          <w:marBottom w:val="0"/>
          <w:divBdr>
            <w:top w:val="none" w:sz="0" w:space="0" w:color="auto"/>
            <w:left w:val="none" w:sz="0" w:space="0" w:color="auto"/>
            <w:bottom w:val="none" w:sz="0" w:space="0" w:color="auto"/>
            <w:right w:val="none" w:sz="0" w:space="0" w:color="auto"/>
          </w:divBdr>
        </w:div>
        <w:div w:id="713896248">
          <w:marLeft w:val="480"/>
          <w:marRight w:val="0"/>
          <w:marTop w:val="0"/>
          <w:marBottom w:val="0"/>
          <w:divBdr>
            <w:top w:val="none" w:sz="0" w:space="0" w:color="auto"/>
            <w:left w:val="none" w:sz="0" w:space="0" w:color="auto"/>
            <w:bottom w:val="none" w:sz="0" w:space="0" w:color="auto"/>
            <w:right w:val="none" w:sz="0" w:space="0" w:color="auto"/>
          </w:divBdr>
        </w:div>
        <w:div w:id="727463156">
          <w:marLeft w:val="480"/>
          <w:marRight w:val="0"/>
          <w:marTop w:val="0"/>
          <w:marBottom w:val="0"/>
          <w:divBdr>
            <w:top w:val="none" w:sz="0" w:space="0" w:color="auto"/>
            <w:left w:val="none" w:sz="0" w:space="0" w:color="auto"/>
            <w:bottom w:val="none" w:sz="0" w:space="0" w:color="auto"/>
            <w:right w:val="none" w:sz="0" w:space="0" w:color="auto"/>
          </w:divBdr>
        </w:div>
        <w:div w:id="749737687">
          <w:marLeft w:val="480"/>
          <w:marRight w:val="0"/>
          <w:marTop w:val="0"/>
          <w:marBottom w:val="0"/>
          <w:divBdr>
            <w:top w:val="none" w:sz="0" w:space="0" w:color="auto"/>
            <w:left w:val="none" w:sz="0" w:space="0" w:color="auto"/>
            <w:bottom w:val="none" w:sz="0" w:space="0" w:color="auto"/>
            <w:right w:val="none" w:sz="0" w:space="0" w:color="auto"/>
          </w:divBdr>
        </w:div>
        <w:div w:id="817188857">
          <w:marLeft w:val="480"/>
          <w:marRight w:val="0"/>
          <w:marTop w:val="0"/>
          <w:marBottom w:val="0"/>
          <w:divBdr>
            <w:top w:val="none" w:sz="0" w:space="0" w:color="auto"/>
            <w:left w:val="none" w:sz="0" w:space="0" w:color="auto"/>
            <w:bottom w:val="none" w:sz="0" w:space="0" w:color="auto"/>
            <w:right w:val="none" w:sz="0" w:space="0" w:color="auto"/>
          </w:divBdr>
        </w:div>
        <w:div w:id="914439352">
          <w:marLeft w:val="480"/>
          <w:marRight w:val="0"/>
          <w:marTop w:val="0"/>
          <w:marBottom w:val="0"/>
          <w:divBdr>
            <w:top w:val="none" w:sz="0" w:space="0" w:color="auto"/>
            <w:left w:val="none" w:sz="0" w:space="0" w:color="auto"/>
            <w:bottom w:val="none" w:sz="0" w:space="0" w:color="auto"/>
            <w:right w:val="none" w:sz="0" w:space="0" w:color="auto"/>
          </w:divBdr>
        </w:div>
        <w:div w:id="940534114">
          <w:marLeft w:val="480"/>
          <w:marRight w:val="0"/>
          <w:marTop w:val="0"/>
          <w:marBottom w:val="0"/>
          <w:divBdr>
            <w:top w:val="none" w:sz="0" w:space="0" w:color="auto"/>
            <w:left w:val="none" w:sz="0" w:space="0" w:color="auto"/>
            <w:bottom w:val="none" w:sz="0" w:space="0" w:color="auto"/>
            <w:right w:val="none" w:sz="0" w:space="0" w:color="auto"/>
          </w:divBdr>
        </w:div>
        <w:div w:id="981881815">
          <w:marLeft w:val="480"/>
          <w:marRight w:val="0"/>
          <w:marTop w:val="0"/>
          <w:marBottom w:val="0"/>
          <w:divBdr>
            <w:top w:val="none" w:sz="0" w:space="0" w:color="auto"/>
            <w:left w:val="none" w:sz="0" w:space="0" w:color="auto"/>
            <w:bottom w:val="none" w:sz="0" w:space="0" w:color="auto"/>
            <w:right w:val="none" w:sz="0" w:space="0" w:color="auto"/>
          </w:divBdr>
        </w:div>
        <w:div w:id="1006594292">
          <w:marLeft w:val="480"/>
          <w:marRight w:val="0"/>
          <w:marTop w:val="0"/>
          <w:marBottom w:val="0"/>
          <w:divBdr>
            <w:top w:val="none" w:sz="0" w:space="0" w:color="auto"/>
            <w:left w:val="none" w:sz="0" w:space="0" w:color="auto"/>
            <w:bottom w:val="none" w:sz="0" w:space="0" w:color="auto"/>
            <w:right w:val="none" w:sz="0" w:space="0" w:color="auto"/>
          </w:divBdr>
        </w:div>
        <w:div w:id="1064377826">
          <w:marLeft w:val="480"/>
          <w:marRight w:val="0"/>
          <w:marTop w:val="0"/>
          <w:marBottom w:val="0"/>
          <w:divBdr>
            <w:top w:val="none" w:sz="0" w:space="0" w:color="auto"/>
            <w:left w:val="none" w:sz="0" w:space="0" w:color="auto"/>
            <w:bottom w:val="none" w:sz="0" w:space="0" w:color="auto"/>
            <w:right w:val="none" w:sz="0" w:space="0" w:color="auto"/>
          </w:divBdr>
        </w:div>
        <w:div w:id="1140923918">
          <w:marLeft w:val="480"/>
          <w:marRight w:val="0"/>
          <w:marTop w:val="0"/>
          <w:marBottom w:val="0"/>
          <w:divBdr>
            <w:top w:val="none" w:sz="0" w:space="0" w:color="auto"/>
            <w:left w:val="none" w:sz="0" w:space="0" w:color="auto"/>
            <w:bottom w:val="none" w:sz="0" w:space="0" w:color="auto"/>
            <w:right w:val="none" w:sz="0" w:space="0" w:color="auto"/>
          </w:divBdr>
        </w:div>
        <w:div w:id="1161385637">
          <w:marLeft w:val="480"/>
          <w:marRight w:val="0"/>
          <w:marTop w:val="0"/>
          <w:marBottom w:val="0"/>
          <w:divBdr>
            <w:top w:val="none" w:sz="0" w:space="0" w:color="auto"/>
            <w:left w:val="none" w:sz="0" w:space="0" w:color="auto"/>
            <w:bottom w:val="none" w:sz="0" w:space="0" w:color="auto"/>
            <w:right w:val="none" w:sz="0" w:space="0" w:color="auto"/>
          </w:divBdr>
        </w:div>
        <w:div w:id="1165820370">
          <w:marLeft w:val="480"/>
          <w:marRight w:val="0"/>
          <w:marTop w:val="0"/>
          <w:marBottom w:val="0"/>
          <w:divBdr>
            <w:top w:val="none" w:sz="0" w:space="0" w:color="auto"/>
            <w:left w:val="none" w:sz="0" w:space="0" w:color="auto"/>
            <w:bottom w:val="none" w:sz="0" w:space="0" w:color="auto"/>
            <w:right w:val="none" w:sz="0" w:space="0" w:color="auto"/>
          </w:divBdr>
        </w:div>
        <w:div w:id="1212956958">
          <w:marLeft w:val="480"/>
          <w:marRight w:val="0"/>
          <w:marTop w:val="0"/>
          <w:marBottom w:val="0"/>
          <w:divBdr>
            <w:top w:val="none" w:sz="0" w:space="0" w:color="auto"/>
            <w:left w:val="none" w:sz="0" w:space="0" w:color="auto"/>
            <w:bottom w:val="none" w:sz="0" w:space="0" w:color="auto"/>
            <w:right w:val="none" w:sz="0" w:space="0" w:color="auto"/>
          </w:divBdr>
        </w:div>
        <w:div w:id="1310018158">
          <w:marLeft w:val="480"/>
          <w:marRight w:val="0"/>
          <w:marTop w:val="0"/>
          <w:marBottom w:val="0"/>
          <w:divBdr>
            <w:top w:val="none" w:sz="0" w:space="0" w:color="auto"/>
            <w:left w:val="none" w:sz="0" w:space="0" w:color="auto"/>
            <w:bottom w:val="none" w:sz="0" w:space="0" w:color="auto"/>
            <w:right w:val="none" w:sz="0" w:space="0" w:color="auto"/>
          </w:divBdr>
        </w:div>
        <w:div w:id="1396079003">
          <w:marLeft w:val="480"/>
          <w:marRight w:val="0"/>
          <w:marTop w:val="0"/>
          <w:marBottom w:val="0"/>
          <w:divBdr>
            <w:top w:val="none" w:sz="0" w:space="0" w:color="auto"/>
            <w:left w:val="none" w:sz="0" w:space="0" w:color="auto"/>
            <w:bottom w:val="none" w:sz="0" w:space="0" w:color="auto"/>
            <w:right w:val="none" w:sz="0" w:space="0" w:color="auto"/>
          </w:divBdr>
        </w:div>
        <w:div w:id="1448352993">
          <w:marLeft w:val="480"/>
          <w:marRight w:val="0"/>
          <w:marTop w:val="0"/>
          <w:marBottom w:val="0"/>
          <w:divBdr>
            <w:top w:val="none" w:sz="0" w:space="0" w:color="auto"/>
            <w:left w:val="none" w:sz="0" w:space="0" w:color="auto"/>
            <w:bottom w:val="none" w:sz="0" w:space="0" w:color="auto"/>
            <w:right w:val="none" w:sz="0" w:space="0" w:color="auto"/>
          </w:divBdr>
        </w:div>
        <w:div w:id="1461454572">
          <w:marLeft w:val="480"/>
          <w:marRight w:val="0"/>
          <w:marTop w:val="0"/>
          <w:marBottom w:val="0"/>
          <w:divBdr>
            <w:top w:val="none" w:sz="0" w:space="0" w:color="auto"/>
            <w:left w:val="none" w:sz="0" w:space="0" w:color="auto"/>
            <w:bottom w:val="none" w:sz="0" w:space="0" w:color="auto"/>
            <w:right w:val="none" w:sz="0" w:space="0" w:color="auto"/>
          </w:divBdr>
        </w:div>
        <w:div w:id="1565332803">
          <w:marLeft w:val="480"/>
          <w:marRight w:val="0"/>
          <w:marTop w:val="0"/>
          <w:marBottom w:val="0"/>
          <w:divBdr>
            <w:top w:val="none" w:sz="0" w:space="0" w:color="auto"/>
            <w:left w:val="none" w:sz="0" w:space="0" w:color="auto"/>
            <w:bottom w:val="none" w:sz="0" w:space="0" w:color="auto"/>
            <w:right w:val="none" w:sz="0" w:space="0" w:color="auto"/>
          </w:divBdr>
        </w:div>
        <w:div w:id="1692950242">
          <w:marLeft w:val="480"/>
          <w:marRight w:val="0"/>
          <w:marTop w:val="0"/>
          <w:marBottom w:val="0"/>
          <w:divBdr>
            <w:top w:val="none" w:sz="0" w:space="0" w:color="auto"/>
            <w:left w:val="none" w:sz="0" w:space="0" w:color="auto"/>
            <w:bottom w:val="none" w:sz="0" w:space="0" w:color="auto"/>
            <w:right w:val="none" w:sz="0" w:space="0" w:color="auto"/>
          </w:divBdr>
        </w:div>
        <w:div w:id="1795244188">
          <w:marLeft w:val="480"/>
          <w:marRight w:val="0"/>
          <w:marTop w:val="0"/>
          <w:marBottom w:val="0"/>
          <w:divBdr>
            <w:top w:val="none" w:sz="0" w:space="0" w:color="auto"/>
            <w:left w:val="none" w:sz="0" w:space="0" w:color="auto"/>
            <w:bottom w:val="none" w:sz="0" w:space="0" w:color="auto"/>
            <w:right w:val="none" w:sz="0" w:space="0" w:color="auto"/>
          </w:divBdr>
        </w:div>
        <w:div w:id="1804075524">
          <w:marLeft w:val="480"/>
          <w:marRight w:val="0"/>
          <w:marTop w:val="0"/>
          <w:marBottom w:val="0"/>
          <w:divBdr>
            <w:top w:val="none" w:sz="0" w:space="0" w:color="auto"/>
            <w:left w:val="none" w:sz="0" w:space="0" w:color="auto"/>
            <w:bottom w:val="none" w:sz="0" w:space="0" w:color="auto"/>
            <w:right w:val="none" w:sz="0" w:space="0" w:color="auto"/>
          </w:divBdr>
        </w:div>
        <w:div w:id="1864510916">
          <w:marLeft w:val="480"/>
          <w:marRight w:val="0"/>
          <w:marTop w:val="0"/>
          <w:marBottom w:val="0"/>
          <w:divBdr>
            <w:top w:val="none" w:sz="0" w:space="0" w:color="auto"/>
            <w:left w:val="none" w:sz="0" w:space="0" w:color="auto"/>
            <w:bottom w:val="none" w:sz="0" w:space="0" w:color="auto"/>
            <w:right w:val="none" w:sz="0" w:space="0" w:color="auto"/>
          </w:divBdr>
        </w:div>
        <w:div w:id="1869948838">
          <w:marLeft w:val="480"/>
          <w:marRight w:val="0"/>
          <w:marTop w:val="0"/>
          <w:marBottom w:val="0"/>
          <w:divBdr>
            <w:top w:val="none" w:sz="0" w:space="0" w:color="auto"/>
            <w:left w:val="none" w:sz="0" w:space="0" w:color="auto"/>
            <w:bottom w:val="none" w:sz="0" w:space="0" w:color="auto"/>
            <w:right w:val="none" w:sz="0" w:space="0" w:color="auto"/>
          </w:divBdr>
        </w:div>
        <w:div w:id="1952276079">
          <w:marLeft w:val="480"/>
          <w:marRight w:val="0"/>
          <w:marTop w:val="0"/>
          <w:marBottom w:val="0"/>
          <w:divBdr>
            <w:top w:val="none" w:sz="0" w:space="0" w:color="auto"/>
            <w:left w:val="none" w:sz="0" w:space="0" w:color="auto"/>
            <w:bottom w:val="none" w:sz="0" w:space="0" w:color="auto"/>
            <w:right w:val="none" w:sz="0" w:space="0" w:color="auto"/>
          </w:divBdr>
        </w:div>
        <w:div w:id="2017994648">
          <w:marLeft w:val="480"/>
          <w:marRight w:val="0"/>
          <w:marTop w:val="0"/>
          <w:marBottom w:val="0"/>
          <w:divBdr>
            <w:top w:val="none" w:sz="0" w:space="0" w:color="auto"/>
            <w:left w:val="none" w:sz="0" w:space="0" w:color="auto"/>
            <w:bottom w:val="none" w:sz="0" w:space="0" w:color="auto"/>
            <w:right w:val="none" w:sz="0" w:space="0" w:color="auto"/>
          </w:divBdr>
        </w:div>
        <w:div w:id="2023044478">
          <w:marLeft w:val="480"/>
          <w:marRight w:val="0"/>
          <w:marTop w:val="0"/>
          <w:marBottom w:val="0"/>
          <w:divBdr>
            <w:top w:val="none" w:sz="0" w:space="0" w:color="auto"/>
            <w:left w:val="none" w:sz="0" w:space="0" w:color="auto"/>
            <w:bottom w:val="none" w:sz="0" w:space="0" w:color="auto"/>
            <w:right w:val="none" w:sz="0" w:space="0" w:color="auto"/>
          </w:divBdr>
        </w:div>
        <w:div w:id="2067221974">
          <w:marLeft w:val="480"/>
          <w:marRight w:val="0"/>
          <w:marTop w:val="0"/>
          <w:marBottom w:val="0"/>
          <w:divBdr>
            <w:top w:val="none" w:sz="0" w:space="0" w:color="auto"/>
            <w:left w:val="none" w:sz="0" w:space="0" w:color="auto"/>
            <w:bottom w:val="none" w:sz="0" w:space="0" w:color="auto"/>
            <w:right w:val="none" w:sz="0" w:space="0" w:color="auto"/>
          </w:divBdr>
        </w:div>
        <w:div w:id="2096512941">
          <w:marLeft w:val="480"/>
          <w:marRight w:val="0"/>
          <w:marTop w:val="0"/>
          <w:marBottom w:val="0"/>
          <w:divBdr>
            <w:top w:val="none" w:sz="0" w:space="0" w:color="auto"/>
            <w:left w:val="none" w:sz="0" w:space="0" w:color="auto"/>
            <w:bottom w:val="none" w:sz="0" w:space="0" w:color="auto"/>
            <w:right w:val="none" w:sz="0" w:space="0" w:color="auto"/>
          </w:divBdr>
        </w:div>
        <w:div w:id="2135250589">
          <w:marLeft w:val="480"/>
          <w:marRight w:val="0"/>
          <w:marTop w:val="0"/>
          <w:marBottom w:val="0"/>
          <w:divBdr>
            <w:top w:val="none" w:sz="0" w:space="0" w:color="auto"/>
            <w:left w:val="none" w:sz="0" w:space="0" w:color="auto"/>
            <w:bottom w:val="none" w:sz="0" w:space="0" w:color="auto"/>
            <w:right w:val="none" w:sz="0" w:space="0" w:color="auto"/>
          </w:divBdr>
        </w:div>
        <w:div w:id="2145463121">
          <w:marLeft w:val="480"/>
          <w:marRight w:val="0"/>
          <w:marTop w:val="0"/>
          <w:marBottom w:val="0"/>
          <w:divBdr>
            <w:top w:val="none" w:sz="0" w:space="0" w:color="auto"/>
            <w:left w:val="none" w:sz="0" w:space="0" w:color="auto"/>
            <w:bottom w:val="none" w:sz="0" w:space="0" w:color="auto"/>
            <w:right w:val="none" w:sz="0" w:space="0" w:color="auto"/>
          </w:divBdr>
        </w:div>
      </w:divsChild>
    </w:div>
    <w:div w:id="1671372391">
      <w:bodyDiv w:val="1"/>
      <w:marLeft w:val="0"/>
      <w:marRight w:val="0"/>
      <w:marTop w:val="0"/>
      <w:marBottom w:val="0"/>
      <w:divBdr>
        <w:top w:val="none" w:sz="0" w:space="0" w:color="auto"/>
        <w:left w:val="none" w:sz="0" w:space="0" w:color="auto"/>
        <w:bottom w:val="none" w:sz="0" w:space="0" w:color="auto"/>
        <w:right w:val="none" w:sz="0" w:space="0" w:color="auto"/>
      </w:divBdr>
    </w:div>
    <w:div w:id="1671372996">
      <w:marLeft w:val="640"/>
      <w:marRight w:val="0"/>
      <w:marTop w:val="0"/>
      <w:marBottom w:val="0"/>
      <w:divBdr>
        <w:top w:val="none" w:sz="0" w:space="0" w:color="auto"/>
        <w:left w:val="none" w:sz="0" w:space="0" w:color="auto"/>
        <w:bottom w:val="none" w:sz="0" w:space="0" w:color="auto"/>
        <w:right w:val="none" w:sz="0" w:space="0" w:color="auto"/>
      </w:divBdr>
    </w:div>
    <w:div w:id="1671709960">
      <w:bodyDiv w:val="1"/>
      <w:marLeft w:val="0"/>
      <w:marRight w:val="0"/>
      <w:marTop w:val="0"/>
      <w:marBottom w:val="0"/>
      <w:divBdr>
        <w:top w:val="none" w:sz="0" w:space="0" w:color="auto"/>
        <w:left w:val="none" w:sz="0" w:space="0" w:color="auto"/>
        <w:bottom w:val="none" w:sz="0" w:space="0" w:color="auto"/>
        <w:right w:val="none" w:sz="0" w:space="0" w:color="auto"/>
      </w:divBdr>
    </w:div>
    <w:div w:id="1671836243">
      <w:marLeft w:val="480"/>
      <w:marRight w:val="0"/>
      <w:marTop w:val="0"/>
      <w:marBottom w:val="0"/>
      <w:divBdr>
        <w:top w:val="none" w:sz="0" w:space="0" w:color="auto"/>
        <w:left w:val="none" w:sz="0" w:space="0" w:color="auto"/>
        <w:bottom w:val="none" w:sz="0" w:space="0" w:color="auto"/>
        <w:right w:val="none" w:sz="0" w:space="0" w:color="auto"/>
      </w:divBdr>
    </w:div>
    <w:div w:id="1672097278">
      <w:marLeft w:val="480"/>
      <w:marRight w:val="0"/>
      <w:marTop w:val="0"/>
      <w:marBottom w:val="0"/>
      <w:divBdr>
        <w:top w:val="none" w:sz="0" w:space="0" w:color="auto"/>
        <w:left w:val="none" w:sz="0" w:space="0" w:color="auto"/>
        <w:bottom w:val="none" w:sz="0" w:space="0" w:color="auto"/>
        <w:right w:val="none" w:sz="0" w:space="0" w:color="auto"/>
      </w:divBdr>
    </w:div>
    <w:div w:id="1672248545">
      <w:bodyDiv w:val="1"/>
      <w:marLeft w:val="0"/>
      <w:marRight w:val="0"/>
      <w:marTop w:val="0"/>
      <w:marBottom w:val="0"/>
      <w:divBdr>
        <w:top w:val="none" w:sz="0" w:space="0" w:color="auto"/>
        <w:left w:val="none" w:sz="0" w:space="0" w:color="auto"/>
        <w:bottom w:val="none" w:sz="0" w:space="0" w:color="auto"/>
        <w:right w:val="none" w:sz="0" w:space="0" w:color="auto"/>
      </w:divBdr>
    </w:div>
    <w:div w:id="1674257157">
      <w:marLeft w:val="480"/>
      <w:marRight w:val="0"/>
      <w:marTop w:val="0"/>
      <w:marBottom w:val="0"/>
      <w:divBdr>
        <w:top w:val="none" w:sz="0" w:space="0" w:color="auto"/>
        <w:left w:val="none" w:sz="0" w:space="0" w:color="auto"/>
        <w:bottom w:val="none" w:sz="0" w:space="0" w:color="auto"/>
        <w:right w:val="none" w:sz="0" w:space="0" w:color="auto"/>
      </w:divBdr>
    </w:div>
    <w:div w:id="1677339758">
      <w:marLeft w:val="480"/>
      <w:marRight w:val="0"/>
      <w:marTop w:val="0"/>
      <w:marBottom w:val="0"/>
      <w:divBdr>
        <w:top w:val="none" w:sz="0" w:space="0" w:color="auto"/>
        <w:left w:val="none" w:sz="0" w:space="0" w:color="auto"/>
        <w:bottom w:val="none" w:sz="0" w:space="0" w:color="auto"/>
        <w:right w:val="none" w:sz="0" w:space="0" w:color="auto"/>
      </w:divBdr>
    </w:div>
    <w:div w:id="1680034776">
      <w:bodyDiv w:val="1"/>
      <w:marLeft w:val="0"/>
      <w:marRight w:val="0"/>
      <w:marTop w:val="0"/>
      <w:marBottom w:val="0"/>
      <w:divBdr>
        <w:top w:val="none" w:sz="0" w:space="0" w:color="auto"/>
        <w:left w:val="none" w:sz="0" w:space="0" w:color="auto"/>
        <w:bottom w:val="none" w:sz="0" w:space="0" w:color="auto"/>
        <w:right w:val="none" w:sz="0" w:space="0" w:color="auto"/>
      </w:divBdr>
    </w:div>
    <w:div w:id="1681275530">
      <w:marLeft w:val="480"/>
      <w:marRight w:val="0"/>
      <w:marTop w:val="0"/>
      <w:marBottom w:val="0"/>
      <w:divBdr>
        <w:top w:val="none" w:sz="0" w:space="0" w:color="auto"/>
        <w:left w:val="none" w:sz="0" w:space="0" w:color="auto"/>
        <w:bottom w:val="none" w:sz="0" w:space="0" w:color="auto"/>
        <w:right w:val="none" w:sz="0" w:space="0" w:color="auto"/>
      </w:divBdr>
    </w:div>
    <w:div w:id="1683360816">
      <w:marLeft w:val="480"/>
      <w:marRight w:val="0"/>
      <w:marTop w:val="0"/>
      <w:marBottom w:val="0"/>
      <w:divBdr>
        <w:top w:val="none" w:sz="0" w:space="0" w:color="auto"/>
        <w:left w:val="none" w:sz="0" w:space="0" w:color="auto"/>
        <w:bottom w:val="none" w:sz="0" w:space="0" w:color="auto"/>
        <w:right w:val="none" w:sz="0" w:space="0" w:color="auto"/>
      </w:divBdr>
    </w:div>
    <w:div w:id="1684670128">
      <w:marLeft w:val="480"/>
      <w:marRight w:val="0"/>
      <w:marTop w:val="0"/>
      <w:marBottom w:val="0"/>
      <w:divBdr>
        <w:top w:val="none" w:sz="0" w:space="0" w:color="auto"/>
        <w:left w:val="none" w:sz="0" w:space="0" w:color="auto"/>
        <w:bottom w:val="none" w:sz="0" w:space="0" w:color="auto"/>
        <w:right w:val="none" w:sz="0" w:space="0" w:color="auto"/>
      </w:divBdr>
    </w:div>
    <w:div w:id="1685741975">
      <w:marLeft w:val="640"/>
      <w:marRight w:val="0"/>
      <w:marTop w:val="0"/>
      <w:marBottom w:val="0"/>
      <w:divBdr>
        <w:top w:val="none" w:sz="0" w:space="0" w:color="auto"/>
        <w:left w:val="none" w:sz="0" w:space="0" w:color="auto"/>
        <w:bottom w:val="none" w:sz="0" w:space="0" w:color="auto"/>
        <w:right w:val="none" w:sz="0" w:space="0" w:color="auto"/>
      </w:divBdr>
    </w:div>
    <w:div w:id="1685860558">
      <w:bodyDiv w:val="1"/>
      <w:marLeft w:val="0"/>
      <w:marRight w:val="0"/>
      <w:marTop w:val="0"/>
      <w:marBottom w:val="0"/>
      <w:divBdr>
        <w:top w:val="none" w:sz="0" w:space="0" w:color="auto"/>
        <w:left w:val="none" w:sz="0" w:space="0" w:color="auto"/>
        <w:bottom w:val="none" w:sz="0" w:space="0" w:color="auto"/>
        <w:right w:val="none" w:sz="0" w:space="0" w:color="auto"/>
      </w:divBdr>
    </w:div>
    <w:div w:id="1686133938">
      <w:bodyDiv w:val="1"/>
      <w:marLeft w:val="0"/>
      <w:marRight w:val="0"/>
      <w:marTop w:val="0"/>
      <w:marBottom w:val="0"/>
      <w:divBdr>
        <w:top w:val="none" w:sz="0" w:space="0" w:color="auto"/>
        <w:left w:val="none" w:sz="0" w:space="0" w:color="auto"/>
        <w:bottom w:val="none" w:sz="0" w:space="0" w:color="auto"/>
        <w:right w:val="none" w:sz="0" w:space="0" w:color="auto"/>
      </w:divBdr>
      <w:divsChild>
        <w:div w:id="41562705">
          <w:marLeft w:val="480"/>
          <w:marRight w:val="0"/>
          <w:marTop w:val="0"/>
          <w:marBottom w:val="0"/>
          <w:divBdr>
            <w:top w:val="none" w:sz="0" w:space="0" w:color="auto"/>
            <w:left w:val="none" w:sz="0" w:space="0" w:color="auto"/>
            <w:bottom w:val="none" w:sz="0" w:space="0" w:color="auto"/>
            <w:right w:val="none" w:sz="0" w:space="0" w:color="auto"/>
          </w:divBdr>
        </w:div>
        <w:div w:id="50925922">
          <w:marLeft w:val="480"/>
          <w:marRight w:val="0"/>
          <w:marTop w:val="0"/>
          <w:marBottom w:val="0"/>
          <w:divBdr>
            <w:top w:val="none" w:sz="0" w:space="0" w:color="auto"/>
            <w:left w:val="none" w:sz="0" w:space="0" w:color="auto"/>
            <w:bottom w:val="none" w:sz="0" w:space="0" w:color="auto"/>
            <w:right w:val="none" w:sz="0" w:space="0" w:color="auto"/>
          </w:divBdr>
        </w:div>
        <w:div w:id="51085071">
          <w:marLeft w:val="480"/>
          <w:marRight w:val="0"/>
          <w:marTop w:val="0"/>
          <w:marBottom w:val="0"/>
          <w:divBdr>
            <w:top w:val="none" w:sz="0" w:space="0" w:color="auto"/>
            <w:left w:val="none" w:sz="0" w:space="0" w:color="auto"/>
            <w:bottom w:val="none" w:sz="0" w:space="0" w:color="auto"/>
            <w:right w:val="none" w:sz="0" w:space="0" w:color="auto"/>
          </w:divBdr>
        </w:div>
        <w:div w:id="60837388">
          <w:marLeft w:val="480"/>
          <w:marRight w:val="0"/>
          <w:marTop w:val="0"/>
          <w:marBottom w:val="0"/>
          <w:divBdr>
            <w:top w:val="none" w:sz="0" w:space="0" w:color="auto"/>
            <w:left w:val="none" w:sz="0" w:space="0" w:color="auto"/>
            <w:bottom w:val="none" w:sz="0" w:space="0" w:color="auto"/>
            <w:right w:val="none" w:sz="0" w:space="0" w:color="auto"/>
          </w:divBdr>
        </w:div>
        <w:div w:id="64576792">
          <w:marLeft w:val="480"/>
          <w:marRight w:val="0"/>
          <w:marTop w:val="0"/>
          <w:marBottom w:val="0"/>
          <w:divBdr>
            <w:top w:val="none" w:sz="0" w:space="0" w:color="auto"/>
            <w:left w:val="none" w:sz="0" w:space="0" w:color="auto"/>
            <w:bottom w:val="none" w:sz="0" w:space="0" w:color="auto"/>
            <w:right w:val="none" w:sz="0" w:space="0" w:color="auto"/>
          </w:divBdr>
        </w:div>
        <w:div w:id="85153926">
          <w:marLeft w:val="480"/>
          <w:marRight w:val="0"/>
          <w:marTop w:val="0"/>
          <w:marBottom w:val="0"/>
          <w:divBdr>
            <w:top w:val="none" w:sz="0" w:space="0" w:color="auto"/>
            <w:left w:val="none" w:sz="0" w:space="0" w:color="auto"/>
            <w:bottom w:val="none" w:sz="0" w:space="0" w:color="auto"/>
            <w:right w:val="none" w:sz="0" w:space="0" w:color="auto"/>
          </w:divBdr>
        </w:div>
        <w:div w:id="244532511">
          <w:marLeft w:val="480"/>
          <w:marRight w:val="0"/>
          <w:marTop w:val="0"/>
          <w:marBottom w:val="0"/>
          <w:divBdr>
            <w:top w:val="none" w:sz="0" w:space="0" w:color="auto"/>
            <w:left w:val="none" w:sz="0" w:space="0" w:color="auto"/>
            <w:bottom w:val="none" w:sz="0" w:space="0" w:color="auto"/>
            <w:right w:val="none" w:sz="0" w:space="0" w:color="auto"/>
          </w:divBdr>
        </w:div>
        <w:div w:id="265427331">
          <w:marLeft w:val="480"/>
          <w:marRight w:val="0"/>
          <w:marTop w:val="0"/>
          <w:marBottom w:val="0"/>
          <w:divBdr>
            <w:top w:val="none" w:sz="0" w:space="0" w:color="auto"/>
            <w:left w:val="none" w:sz="0" w:space="0" w:color="auto"/>
            <w:bottom w:val="none" w:sz="0" w:space="0" w:color="auto"/>
            <w:right w:val="none" w:sz="0" w:space="0" w:color="auto"/>
          </w:divBdr>
        </w:div>
        <w:div w:id="284166447">
          <w:marLeft w:val="480"/>
          <w:marRight w:val="0"/>
          <w:marTop w:val="0"/>
          <w:marBottom w:val="0"/>
          <w:divBdr>
            <w:top w:val="none" w:sz="0" w:space="0" w:color="auto"/>
            <w:left w:val="none" w:sz="0" w:space="0" w:color="auto"/>
            <w:bottom w:val="none" w:sz="0" w:space="0" w:color="auto"/>
            <w:right w:val="none" w:sz="0" w:space="0" w:color="auto"/>
          </w:divBdr>
        </w:div>
        <w:div w:id="321588352">
          <w:marLeft w:val="480"/>
          <w:marRight w:val="0"/>
          <w:marTop w:val="0"/>
          <w:marBottom w:val="0"/>
          <w:divBdr>
            <w:top w:val="none" w:sz="0" w:space="0" w:color="auto"/>
            <w:left w:val="none" w:sz="0" w:space="0" w:color="auto"/>
            <w:bottom w:val="none" w:sz="0" w:space="0" w:color="auto"/>
            <w:right w:val="none" w:sz="0" w:space="0" w:color="auto"/>
          </w:divBdr>
        </w:div>
        <w:div w:id="438644085">
          <w:marLeft w:val="480"/>
          <w:marRight w:val="0"/>
          <w:marTop w:val="0"/>
          <w:marBottom w:val="0"/>
          <w:divBdr>
            <w:top w:val="none" w:sz="0" w:space="0" w:color="auto"/>
            <w:left w:val="none" w:sz="0" w:space="0" w:color="auto"/>
            <w:bottom w:val="none" w:sz="0" w:space="0" w:color="auto"/>
            <w:right w:val="none" w:sz="0" w:space="0" w:color="auto"/>
          </w:divBdr>
        </w:div>
        <w:div w:id="501819008">
          <w:marLeft w:val="480"/>
          <w:marRight w:val="0"/>
          <w:marTop w:val="0"/>
          <w:marBottom w:val="0"/>
          <w:divBdr>
            <w:top w:val="none" w:sz="0" w:space="0" w:color="auto"/>
            <w:left w:val="none" w:sz="0" w:space="0" w:color="auto"/>
            <w:bottom w:val="none" w:sz="0" w:space="0" w:color="auto"/>
            <w:right w:val="none" w:sz="0" w:space="0" w:color="auto"/>
          </w:divBdr>
        </w:div>
        <w:div w:id="619145836">
          <w:marLeft w:val="480"/>
          <w:marRight w:val="0"/>
          <w:marTop w:val="0"/>
          <w:marBottom w:val="0"/>
          <w:divBdr>
            <w:top w:val="none" w:sz="0" w:space="0" w:color="auto"/>
            <w:left w:val="none" w:sz="0" w:space="0" w:color="auto"/>
            <w:bottom w:val="none" w:sz="0" w:space="0" w:color="auto"/>
            <w:right w:val="none" w:sz="0" w:space="0" w:color="auto"/>
          </w:divBdr>
        </w:div>
        <w:div w:id="624821895">
          <w:marLeft w:val="480"/>
          <w:marRight w:val="0"/>
          <w:marTop w:val="0"/>
          <w:marBottom w:val="0"/>
          <w:divBdr>
            <w:top w:val="none" w:sz="0" w:space="0" w:color="auto"/>
            <w:left w:val="none" w:sz="0" w:space="0" w:color="auto"/>
            <w:bottom w:val="none" w:sz="0" w:space="0" w:color="auto"/>
            <w:right w:val="none" w:sz="0" w:space="0" w:color="auto"/>
          </w:divBdr>
        </w:div>
        <w:div w:id="694843334">
          <w:marLeft w:val="480"/>
          <w:marRight w:val="0"/>
          <w:marTop w:val="0"/>
          <w:marBottom w:val="0"/>
          <w:divBdr>
            <w:top w:val="none" w:sz="0" w:space="0" w:color="auto"/>
            <w:left w:val="none" w:sz="0" w:space="0" w:color="auto"/>
            <w:bottom w:val="none" w:sz="0" w:space="0" w:color="auto"/>
            <w:right w:val="none" w:sz="0" w:space="0" w:color="auto"/>
          </w:divBdr>
        </w:div>
        <w:div w:id="710036646">
          <w:marLeft w:val="480"/>
          <w:marRight w:val="0"/>
          <w:marTop w:val="0"/>
          <w:marBottom w:val="0"/>
          <w:divBdr>
            <w:top w:val="none" w:sz="0" w:space="0" w:color="auto"/>
            <w:left w:val="none" w:sz="0" w:space="0" w:color="auto"/>
            <w:bottom w:val="none" w:sz="0" w:space="0" w:color="auto"/>
            <w:right w:val="none" w:sz="0" w:space="0" w:color="auto"/>
          </w:divBdr>
        </w:div>
        <w:div w:id="754086811">
          <w:marLeft w:val="480"/>
          <w:marRight w:val="0"/>
          <w:marTop w:val="0"/>
          <w:marBottom w:val="0"/>
          <w:divBdr>
            <w:top w:val="none" w:sz="0" w:space="0" w:color="auto"/>
            <w:left w:val="none" w:sz="0" w:space="0" w:color="auto"/>
            <w:bottom w:val="none" w:sz="0" w:space="0" w:color="auto"/>
            <w:right w:val="none" w:sz="0" w:space="0" w:color="auto"/>
          </w:divBdr>
        </w:div>
        <w:div w:id="775828315">
          <w:marLeft w:val="480"/>
          <w:marRight w:val="0"/>
          <w:marTop w:val="0"/>
          <w:marBottom w:val="0"/>
          <w:divBdr>
            <w:top w:val="none" w:sz="0" w:space="0" w:color="auto"/>
            <w:left w:val="none" w:sz="0" w:space="0" w:color="auto"/>
            <w:bottom w:val="none" w:sz="0" w:space="0" w:color="auto"/>
            <w:right w:val="none" w:sz="0" w:space="0" w:color="auto"/>
          </w:divBdr>
        </w:div>
        <w:div w:id="813134274">
          <w:marLeft w:val="480"/>
          <w:marRight w:val="0"/>
          <w:marTop w:val="0"/>
          <w:marBottom w:val="0"/>
          <w:divBdr>
            <w:top w:val="none" w:sz="0" w:space="0" w:color="auto"/>
            <w:left w:val="none" w:sz="0" w:space="0" w:color="auto"/>
            <w:bottom w:val="none" w:sz="0" w:space="0" w:color="auto"/>
            <w:right w:val="none" w:sz="0" w:space="0" w:color="auto"/>
          </w:divBdr>
        </w:div>
        <w:div w:id="850294684">
          <w:marLeft w:val="480"/>
          <w:marRight w:val="0"/>
          <w:marTop w:val="0"/>
          <w:marBottom w:val="0"/>
          <w:divBdr>
            <w:top w:val="none" w:sz="0" w:space="0" w:color="auto"/>
            <w:left w:val="none" w:sz="0" w:space="0" w:color="auto"/>
            <w:bottom w:val="none" w:sz="0" w:space="0" w:color="auto"/>
            <w:right w:val="none" w:sz="0" w:space="0" w:color="auto"/>
          </w:divBdr>
        </w:div>
        <w:div w:id="895815852">
          <w:marLeft w:val="480"/>
          <w:marRight w:val="0"/>
          <w:marTop w:val="0"/>
          <w:marBottom w:val="0"/>
          <w:divBdr>
            <w:top w:val="none" w:sz="0" w:space="0" w:color="auto"/>
            <w:left w:val="none" w:sz="0" w:space="0" w:color="auto"/>
            <w:bottom w:val="none" w:sz="0" w:space="0" w:color="auto"/>
            <w:right w:val="none" w:sz="0" w:space="0" w:color="auto"/>
          </w:divBdr>
        </w:div>
        <w:div w:id="909923270">
          <w:marLeft w:val="480"/>
          <w:marRight w:val="0"/>
          <w:marTop w:val="0"/>
          <w:marBottom w:val="0"/>
          <w:divBdr>
            <w:top w:val="none" w:sz="0" w:space="0" w:color="auto"/>
            <w:left w:val="none" w:sz="0" w:space="0" w:color="auto"/>
            <w:bottom w:val="none" w:sz="0" w:space="0" w:color="auto"/>
            <w:right w:val="none" w:sz="0" w:space="0" w:color="auto"/>
          </w:divBdr>
        </w:div>
        <w:div w:id="929580657">
          <w:marLeft w:val="480"/>
          <w:marRight w:val="0"/>
          <w:marTop w:val="0"/>
          <w:marBottom w:val="0"/>
          <w:divBdr>
            <w:top w:val="none" w:sz="0" w:space="0" w:color="auto"/>
            <w:left w:val="none" w:sz="0" w:space="0" w:color="auto"/>
            <w:bottom w:val="none" w:sz="0" w:space="0" w:color="auto"/>
            <w:right w:val="none" w:sz="0" w:space="0" w:color="auto"/>
          </w:divBdr>
        </w:div>
        <w:div w:id="935137382">
          <w:marLeft w:val="480"/>
          <w:marRight w:val="0"/>
          <w:marTop w:val="0"/>
          <w:marBottom w:val="0"/>
          <w:divBdr>
            <w:top w:val="none" w:sz="0" w:space="0" w:color="auto"/>
            <w:left w:val="none" w:sz="0" w:space="0" w:color="auto"/>
            <w:bottom w:val="none" w:sz="0" w:space="0" w:color="auto"/>
            <w:right w:val="none" w:sz="0" w:space="0" w:color="auto"/>
          </w:divBdr>
        </w:div>
        <w:div w:id="957445112">
          <w:marLeft w:val="480"/>
          <w:marRight w:val="0"/>
          <w:marTop w:val="0"/>
          <w:marBottom w:val="0"/>
          <w:divBdr>
            <w:top w:val="none" w:sz="0" w:space="0" w:color="auto"/>
            <w:left w:val="none" w:sz="0" w:space="0" w:color="auto"/>
            <w:bottom w:val="none" w:sz="0" w:space="0" w:color="auto"/>
            <w:right w:val="none" w:sz="0" w:space="0" w:color="auto"/>
          </w:divBdr>
        </w:div>
        <w:div w:id="963778320">
          <w:marLeft w:val="480"/>
          <w:marRight w:val="0"/>
          <w:marTop w:val="0"/>
          <w:marBottom w:val="0"/>
          <w:divBdr>
            <w:top w:val="none" w:sz="0" w:space="0" w:color="auto"/>
            <w:left w:val="none" w:sz="0" w:space="0" w:color="auto"/>
            <w:bottom w:val="none" w:sz="0" w:space="0" w:color="auto"/>
            <w:right w:val="none" w:sz="0" w:space="0" w:color="auto"/>
          </w:divBdr>
        </w:div>
        <w:div w:id="999967372">
          <w:marLeft w:val="480"/>
          <w:marRight w:val="0"/>
          <w:marTop w:val="0"/>
          <w:marBottom w:val="0"/>
          <w:divBdr>
            <w:top w:val="none" w:sz="0" w:space="0" w:color="auto"/>
            <w:left w:val="none" w:sz="0" w:space="0" w:color="auto"/>
            <w:bottom w:val="none" w:sz="0" w:space="0" w:color="auto"/>
            <w:right w:val="none" w:sz="0" w:space="0" w:color="auto"/>
          </w:divBdr>
        </w:div>
        <w:div w:id="1024938502">
          <w:marLeft w:val="480"/>
          <w:marRight w:val="0"/>
          <w:marTop w:val="0"/>
          <w:marBottom w:val="0"/>
          <w:divBdr>
            <w:top w:val="none" w:sz="0" w:space="0" w:color="auto"/>
            <w:left w:val="none" w:sz="0" w:space="0" w:color="auto"/>
            <w:bottom w:val="none" w:sz="0" w:space="0" w:color="auto"/>
            <w:right w:val="none" w:sz="0" w:space="0" w:color="auto"/>
          </w:divBdr>
        </w:div>
        <w:div w:id="1053968151">
          <w:marLeft w:val="480"/>
          <w:marRight w:val="0"/>
          <w:marTop w:val="0"/>
          <w:marBottom w:val="0"/>
          <w:divBdr>
            <w:top w:val="none" w:sz="0" w:space="0" w:color="auto"/>
            <w:left w:val="none" w:sz="0" w:space="0" w:color="auto"/>
            <w:bottom w:val="none" w:sz="0" w:space="0" w:color="auto"/>
            <w:right w:val="none" w:sz="0" w:space="0" w:color="auto"/>
          </w:divBdr>
        </w:div>
        <w:div w:id="1060978073">
          <w:marLeft w:val="480"/>
          <w:marRight w:val="0"/>
          <w:marTop w:val="0"/>
          <w:marBottom w:val="0"/>
          <w:divBdr>
            <w:top w:val="none" w:sz="0" w:space="0" w:color="auto"/>
            <w:left w:val="none" w:sz="0" w:space="0" w:color="auto"/>
            <w:bottom w:val="none" w:sz="0" w:space="0" w:color="auto"/>
            <w:right w:val="none" w:sz="0" w:space="0" w:color="auto"/>
          </w:divBdr>
        </w:div>
        <w:div w:id="1072317520">
          <w:marLeft w:val="480"/>
          <w:marRight w:val="0"/>
          <w:marTop w:val="0"/>
          <w:marBottom w:val="0"/>
          <w:divBdr>
            <w:top w:val="none" w:sz="0" w:space="0" w:color="auto"/>
            <w:left w:val="none" w:sz="0" w:space="0" w:color="auto"/>
            <w:bottom w:val="none" w:sz="0" w:space="0" w:color="auto"/>
            <w:right w:val="none" w:sz="0" w:space="0" w:color="auto"/>
          </w:divBdr>
        </w:div>
        <w:div w:id="1116292864">
          <w:marLeft w:val="480"/>
          <w:marRight w:val="0"/>
          <w:marTop w:val="0"/>
          <w:marBottom w:val="0"/>
          <w:divBdr>
            <w:top w:val="none" w:sz="0" w:space="0" w:color="auto"/>
            <w:left w:val="none" w:sz="0" w:space="0" w:color="auto"/>
            <w:bottom w:val="none" w:sz="0" w:space="0" w:color="auto"/>
            <w:right w:val="none" w:sz="0" w:space="0" w:color="auto"/>
          </w:divBdr>
        </w:div>
        <w:div w:id="1138181489">
          <w:marLeft w:val="480"/>
          <w:marRight w:val="0"/>
          <w:marTop w:val="0"/>
          <w:marBottom w:val="0"/>
          <w:divBdr>
            <w:top w:val="none" w:sz="0" w:space="0" w:color="auto"/>
            <w:left w:val="none" w:sz="0" w:space="0" w:color="auto"/>
            <w:bottom w:val="none" w:sz="0" w:space="0" w:color="auto"/>
            <w:right w:val="none" w:sz="0" w:space="0" w:color="auto"/>
          </w:divBdr>
        </w:div>
        <w:div w:id="1139803438">
          <w:marLeft w:val="480"/>
          <w:marRight w:val="0"/>
          <w:marTop w:val="0"/>
          <w:marBottom w:val="0"/>
          <w:divBdr>
            <w:top w:val="none" w:sz="0" w:space="0" w:color="auto"/>
            <w:left w:val="none" w:sz="0" w:space="0" w:color="auto"/>
            <w:bottom w:val="none" w:sz="0" w:space="0" w:color="auto"/>
            <w:right w:val="none" w:sz="0" w:space="0" w:color="auto"/>
          </w:divBdr>
        </w:div>
        <w:div w:id="1149832854">
          <w:marLeft w:val="480"/>
          <w:marRight w:val="0"/>
          <w:marTop w:val="0"/>
          <w:marBottom w:val="0"/>
          <w:divBdr>
            <w:top w:val="none" w:sz="0" w:space="0" w:color="auto"/>
            <w:left w:val="none" w:sz="0" w:space="0" w:color="auto"/>
            <w:bottom w:val="none" w:sz="0" w:space="0" w:color="auto"/>
            <w:right w:val="none" w:sz="0" w:space="0" w:color="auto"/>
          </w:divBdr>
        </w:div>
        <w:div w:id="1194000632">
          <w:marLeft w:val="480"/>
          <w:marRight w:val="0"/>
          <w:marTop w:val="0"/>
          <w:marBottom w:val="0"/>
          <w:divBdr>
            <w:top w:val="none" w:sz="0" w:space="0" w:color="auto"/>
            <w:left w:val="none" w:sz="0" w:space="0" w:color="auto"/>
            <w:bottom w:val="none" w:sz="0" w:space="0" w:color="auto"/>
            <w:right w:val="none" w:sz="0" w:space="0" w:color="auto"/>
          </w:divBdr>
        </w:div>
        <w:div w:id="1219976500">
          <w:marLeft w:val="480"/>
          <w:marRight w:val="0"/>
          <w:marTop w:val="0"/>
          <w:marBottom w:val="0"/>
          <w:divBdr>
            <w:top w:val="none" w:sz="0" w:space="0" w:color="auto"/>
            <w:left w:val="none" w:sz="0" w:space="0" w:color="auto"/>
            <w:bottom w:val="none" w:sz="0" w:space="0" w:color="auto"/>
            <w:right w:val="none" w:sz="0" w:space="0" w:color="auto"/>
          </w:divBdr>
        </w:div>
        <w:div w:id="1226063588">
          <w:marLeft w:val="480"/>
          <w:marRight w:val="0"/>
          <w:marTop w:val="0"/>
          <w:marBottom w:val="0"/>
          <w:divBdr>
            <w:top w:val="none" w:sz="0" w:space="0" w:color="auto"/>
            <w:left w:val="none" w:sz="0" w:space="0" w:color="auto"/>
            <w:bottom w:val="none" w:sz="0" w:space="0" w:color="auto"/>
            <w:right w:val="none" w:sz="0" w:space="0" w:color="auto"/>
          </w:divBdr>
        </w:div>
        <w:div w:id="1309699667">
          <w:marLeft w:val="480"/>
          <w:marRight w:val="0"/>
          <w:marTop w:val="0"/>
          <w:marBottom w:val="0"/>
          <w:divBdr>
            <w:top w:val="none" w:sz="0" w:space="0" w:color="auto"/>
            <w:left w:val="none" w:sz="0" w:space="0" w:color="auto"/>
            <w:bottom w:val="none" w:sz="0" w:space="0" w:color="auto"/>
            <w:right w:val="none" w:sz="0" w:space="0" w:color="auto"/>
          </w:divBdr>
        </w:div>
        <w:div w:id="1419446024">
          <w:marLeft w:val="480"/>
          <w:marRight w:val="0"/>
          <w:marTop w:val="0"/>
          <w:marBottom w:val="0"/>
          <w:divBdr>
            <w:top w:val="none" w:sz="0" w:space="0" w:color="auto"/>
            <w:left w:val="none" w:sz="0" w:space="0" w:color="auto"/>
            <w:bottom w:val="none" w:sz="0" w:space="0" w:color="auto"/>
            <w:right w:val="none" w:sz="0" w:space="0" w:color="auto"/>
          </w:divBdr>
        </w:div>
        <w:div w:id="1432428747">
          <w:marLeft w:val="480"/>
          <w:marRight w:val="0"/>
          <w:marTop w:val="0"/>
          <w:marBottom w:val="0"/>
          <w:divBdr>
            <w:top w:val="none" w:sz="0" w:space="0" w:color="auto"/>
            <w:left w:val="none" w:sz="0" w:space="0" w:color="auto"/>
            <w:bottom w:val="none" w:sz="0" w:space="0" w:color="auto"/>
            <w:right w:val="none" w:sz="0" w:space="0" w:color="auto"/>
          </w:divBdr>
        </w:div>
        <w:div w:id="1520658351">
          <w:marLeft w:val="480"/>
          <w:marRight w:val="0"/>
          <w:marTop w:val="0"/>
          <w:marBottom w:val="0"/>
          <w:divBdr>
            <w:top w:val="none" w:sz="0" w:space="0" w:color="auto"/>
            <w:left w:val="none" w:sz="0" w:space="0" w:color="auto"/>
            <w:bottom w:val="none" w:sz="0" w:space="0" w:color="auto"/>
            <w:right w:val="none" w:sz="0" w:space="0" w:color="auto"/>
          </w:divBdr>
        </w:div>
        <w:div w:id="1534807012">
          <w:marLeft w:val="480"/>
          <w:marRight w:val="0"/>
          <w:marTop w:val="0"/>
          <w:marBottom w:val="0"/>
          <w:divBdr>
            <w:top w:val="none" w:sz="0" w:space="0" w:color="auto"/>
            <w:left w:val="none" w:sz="0" w:space="0" w:color="auto"/>
            <w:bottom w:val="none" w:sz="0" w:space="0" w:color="auto"/>
            <w:right w:val="none" w:sz="0" w:space="0" w:color="auto"/>
          </w:divBdr>
        </w:div>
        <w:div w:id="1578172707">
          <w:marLeft w:val="480"/>
          <w:marRight w:val="0"/>
          <w:marTop w:val="0"/>
          <w:marBottom w:val="0"/>
          <w:divBdr>
            <w:top w:val="none" w:sz="0" w:space="0" w:color="auto"/>
            <w:left w:val="none" w:sz="0" w:space="0" w:color="auto"/>
            <w:bottom w:val="none" w:sz="0" w:space="0" w:color="auto"/>
            <w:right w:val="none" w:sz="0" w:space="0" w:color="auto"/>
          </w:divBdr>
        </w:div>
        <w:div w:id="1580482306">
          <w:marLeft w:val="480"/>
          <w:marRight w:val="0"/>
          <w:marTop w:val="0"/>
          <w:marBottom w:val="0"/>
          <w:divBdr>
            <w:top w:val="none" w:sz="0" w:space="0" w:color="auto"/>
            <w:left w:val="none" w:sz="0" w:space="0" w:color="auto"/>
            <w:bottom w:val="none" w:sz="0" w:space="0" w:color="auto"/>
            <w:right w:val="none" w:sz="0" w:space="0" w:color="auto"/>
          </w:divBdr>
        </w:div>
        <w:div w:id="1627152201">
          <w:marLeft w:val="480"/>
          <w:marRight w:val="0"/>
          <w:marTop w:val="0"/>
          <w:marBottom w:val="0"/>
          <w:divBdr>
            <w:top w:val="none" w:sz="0" w:space="0" w:color="auto"/>
            <w:left w:val="none" w:sz="0" w:space="0" w:color="auto"/>
            <w:bottom w:val="none" w:sz="0" w:space="0" w:color="auto"/>
            <w:right w:val="none" w:sz="0" w:space="0" w:color="auto"/>
          </w:divBdr>
        </w:div>
        <w:div w:id="1714429396">
          <w:marLeft w:val="480"/>
          <w:marRight w:val="0"/>
          <w:marTop w:val="0"/>
          <w:marBottom w:val="0"/>
          <w:divBdr>
            <w:top w:val="none" w:sz="0" w:space="0" w:color="auto"/>
            <w:left w:val="none" w:sz="0" w:space="0" w:color="auto"/>
            <w:bottom w:val="none" w:sz="0" w:space="0" w:color="auto"/>
            <w:right w:val="none" w:sz="0" w:space="0" w:color="auto"/>
          </w:divBdr>
        </w:div>
        <w:div w:id="1970240125">
          <w:marLeft w:val="480"/>
          <w:marRight w:val="0"/>
          <w:marTop w:val="0"/>
          <w:marBottom w:val="0"/>
          <w:divBdr>
            <w:top w:val="none" w:sz="0" w:space="0" w:color="auto"/>
            <w:left w:val="none" w:sz="0" w:space="0" w:color="auto"/>
            <w:bottom w:val="none" w:sz="0" w:space="0" w:color="auto"/>
            <w:right w:val="none" w:sz="0" w:space="0" w:color="auto"/>
          </w:divBdr>
        </w:div>
        <w:div w:id="1975674294">
          <w:marLeft w:val="480"/>
          <w:marRight w:val="0"/>
          <w:marTop w:val="0"/>
          <w:marBottom w:val="0"/>
          <w:divBdr>
            <w:top w:val="none" w:sz="0" w:space="0" w:color="auto"/>
            <w:left w:val="none" w:sz="0" w:space="0" w:color="auto"/>
            <w:bottom w:val="none" w:sz="0" w:space="0" w:color="auto"/>
            <w:right w:val="none" w:sz="0" w:space="0" w:color="auto"/>
          </w:divBdr>
        </w:div>
        <w:div w:id="2054301987">
          <w:marLeft w:val="480"/>
          <w:marRight w:val="0"/>
          <w:marTop w:val="0"/>
          <w:marBottom w:val="0"/>
          <w:divBdr>
            <w:top w:val="none" w:sz="0" w:space="0" w:color="auto"/>
            <w:left w:val="none" w:sz="0" w:space="0" w:color="auto"/>
            <w:bottom w:val="none" w:sz="0" w:space="0" w:color="auto"/>
            <w:right w:val="none" w:sz="0" w:space="0" w:color="auto"/>
          </w:divBdr>
        </w:div>
        <w:div w:id="2121609048">
          <w:marLeft w:val="480"/>
          <w:marRight w:val="0"/>
          <w:marTop w:val="0"/>
          <w:marBottom w:val="0"/>
          <w:divBdr>
            <w:top w:val="none" w:sz="0" w:space="0" w:color="auto"/>
            <w:left w:val="none" w:sz="0" w:space="0" w:color="auto"/>
            <w:bottom w:val="none" w:sz="0" w:space="0" w:color="auto"/>
            <w:right w:val="none" w:sz="0" w:space="0" w:color="auto"/>
          </w:divBdr>
        </w:div>
      </w:divsChild>
    </w:div>
    <w:div w:id="1689797452">
      <w:marLeft w:val="480"/>
      <w:marRight w:val="0"/>
      <w:marTop w:val="0"/>
      <w:marBottom w:val="0"/>
      <w:divBdr>
        <w:top w:val="none" w:sz="0" w:space="0" w:color="auto"/>
        <w:left w:val="none" w:sz="0" w:space="0" w:color="auto"/>
        <w:bottom w:val="none" w:sz="0" w:space="0" w:color="auto"/>
        <w:right w:val="none" w:sz="0" w:space="0" w:color="auto"/>
      </w:divBdr>
    </w:div>
    <w:div w:id="1690644776">
      <w:bodyDiv w:val="1"/>
      <w:marLeft w:val="0"/>
      <w:marRight w:val="0"/>
      <w:marTop w:val="0"/>
      <w:marBottom w:val="0"/>
      <w:divBdr>
        <w:top w:val="none" w:sz="0" w:space="0" w:color="auto"/>
        <w:left w:val="none" w:sz="0" w:space="0" w:color="auto"/>
        <w:bottom w:val="none" w:sz="0" w:space="0" w:color="auto"/>
        <w:right w:val="none" w:sz="0" w:space="0" w:color="auto"/>
      </w:divBdr>
      <w:divsChild>
        <w:div w:id="7291125">
          <w:marLeft w:val="640"/>
          <w:marRight w:val="0"/>
          <w:marTop w:val="0"/>
          <w:marBottom w:val="0"/>
          <w:divBdr>
            <w:top w:val="none" w:sz="0" w:space="0" w:color="auto"/>
            <w:left w:val="none" w:sz="0" w:space="0" w:color="auto"/>
            <w:bottom w:val="none" w:sz="0" w:space="0" w:color="auto"/>
            <w:right w:val="none" w:sz="0" w:space="0" w:color="auto"/>
          </w:divBdr>
        </w:div>
        <w:div w:id="883904334">
          <w:marLeft w:val="640"/>
          <w:marRight w:val="0"/>
          <w:marTop w:val="0"/>
          <w:marBottom w:val="0"/>
          <w:divBdr>
            <w:top w:val="none" w:sz="0" w:space="0" w:color="auto"/>
            <w:left w:val="none" w:sz="0" w:space="0" w:color="auto"/>
            <w:bottom w:val="none" w:sz="0" w:space="0" w:color="auto"/>
            <w:right w:val="none" w:sz="0" w:space="0" w:color="auto"/>
          </w:divBdr>
        </w:div>
        <w:div w:id="522791310">
          <w:marLeft w:val="640"/>
          <w:marRight w:val="0"/>
          <w:marTop w:val="0"/>
          <w:marBottom w:val="0"/>
          <w:divBdr>
            <w:top w:val="none" w:sz="0" w:space="0" w:color="auto"/>
            <w:left w:val="none" w:sz="0" w:space="0" w:color="auto"/>
            <w:bottom w:val="none" w:sz="0" w:space="0" w:color="auto"/>
            <w:right w:val="none" w:sz="0" w:space="0" w:color="auto"/>
          </w:divBdr>
        </w:div>
        <w:div w:id="2064719516">
          <w:marLeft w:val="640"/>
          <w:marRight w:val="0"/>
          <w:marTop w:val="0"/>
          <w:marBottom w:val="0"/>
          <w:divBdr>
            <w:top w:val="none" w:sz="0" w:space="0" w:color="auto"/>
            <w:left w:val="none" w:sz="0" w:space="0" w:color="auto"/>
            <w:bottom w:val="none" w:sz="0" w:space="0" w:color="auto"/>
            <w:right w:val="none" w:sz="0" w:space="0" w:color="auto"/>
          </w:divBdr>
        </w:div>
        <w:div w:id="1587613229">
          <w:marLeft w:val="640"/>
          <w:marRight w:val="0"/>
          <w:marTop w:val="0"/>
          <w:marBottom w:val="0"/>
          <w:divBdr>
            <w:top w:val="none" w:sz="0" w:space="0" w:color="auto"/>
            <w:left w:val="none" w:sz="0" w:space="0" w:color="auto"/>
            <w:bottom w:val="none" w:sz="0" w:space="0" w:color="auto"/>
            <w:right w:val="none" w:sz="0" w:space="0" w:color="auto"/>
          </w:divBdr>
        </w:div>
        <w:div w:id="390815762">
          <w:marLeft w:val="640"/>
          <w:marRight w:val="0"/>
          <w:marTop w:val="0"/>
          <w:marBottom w:val="0"/>
          <w:divBdr>
            <w:top w:val="none" w:sz="0" w:space="0" w:color="auto"/>
            <w:left w:val="none" w:sz="0" w:space="0" w:color="auto"/>
            <w:bottom w:val="none" w:sz="0" w:space="0" w:color="auto"/>
            <w:right w:val="none" w:sz="0" w:space="0" w:color="auto"/>
          </w:divBdr>
        </w:div>
        <w:div w:id="1554924884">
          <w:marLeft w:val="640"/>
          <w:marRight w:val="0"/>
          <w:marTop w:val="0"/>
          <w:marBottom w:val="0"/>
          <w:divBdr>
            <w:top w:val="none" w:sz="0" w:space="0" w:color="auto"/>
            <w:left w:val="none" w:sz="0" w:space="0" w:color="auto"/>
            <w:bottom w:val="none" w:sz="0" w:space="0" w:color="auto"/>
            <w:right w:val="none" w:sz="0" w:space="0" w:color="auto"/>
          </w:divBdr>
        </w:div>
        <w:div w:id="1177690961">
          <w:marLeft w:val="640"/>
          <w:marRight w:val="0"/>
          <w:marTop w:val="0"/>
          <w:marBottom w:val="0"/>
          <w:divBdr>
            <w:top w:val="none" w:sz="0" w:space="0" w:color="auto"/>
            <w:left w:val="none" w:sz="0" w:space="0" w:color="auto"/>
            <w:bottom w:val="none" w:sz="0" w:space="0" w:color="auto"/>
            <w:right w:val="none" w:sz="0" w:space="0" w:color="auto"/>
          </w:divBdr>
        </w:div>
        <w:div w:id="1183133548">
          <w:marLeft w:val="640"/>
          <w:marRight w:val="0"/>
          <w:marTop w:val="0"/>
          <w:marBottom w:val="0"/>
          <w:divBdr>
            <w:top w:val="none" w:sz="0" w:space="0" w:color="auto"/>
            <w:left w:val="none" w:sz="0" w:space="0" w:color="auto"/>
            <w:bottom w:val="none" w:sz="0" w:space="0" w:color="auto"/>
            <w:right w:val="none" w:sz="0" w:space="0" w:color="auto"/>
          </w:divBdr>
        </w:div>
        <w:div w:id="1658414734">
          <w:marLeft w:val="640"/>
          <w:marRight w:val="0"/>
          <w:marTop w:val="0"/>
          <w:marBottom w:val="0"/>
          <w:divBdr>
            <w:top w:val="none" w:sz="0" w:space="0" w:color="auto"/>
            <w:left w:val="none" w:sz="0" w:space="0" w:color="auto"/>
            <w:bottom w:val="none" w:sz="0" w:space="0" w:color="auto"/>
            <w:right w:val="none" w:sz="0" w:space="0" w:color="auto"/>
          </w:divBdr>
        </w:div>
        <w:div w:id="1027024922">
          <w:marLeft w:val="640"/>
          <w:marRight w:val="0"/>
          <w:marTop w:val="0"/>
          <w:marBottom w:val="0"/>
          <w:divBdr>
            <w:top w:val="none" w:sz="0" w:space="0" w:color="auto"/>
            <w:left w:val="none" w:sz="0" w:space="0" w:color="auto"/>
            <w:bottom w:val="none" w:sz="0" w:space="0" w:color="auto"/>
            <w:right w:val="none" w:sz="0" w:space="0" w:color="auto"/>
          </w:divBdr>
        </w:div>
        <w:div w:id="812411321">
          <w:marLeft w:val="640"/>
          <w:marRight w:val="0"/>
          <w:marTop w:val="0"/>
          <w:marBottom w:val="0"/>
          <w:divBdr>
            <w:top w:val="none" w:sz="0" w:space="0" w:color="auto"/>
            <w:left w:val="none" w:sz="0" w:space="0" w:color="auto"/>
            <w:bottom w:val="none" w:sz="0" w:space="0" w:color="auto"/>
            <w:right w:val="none" w:sz="0" w:space="0" w:color="auto"/>
          </w:divBdr>
        </w:div>
        <w:div w:id="554394054">
          <w:marLeft w:val="640"/>
          <w:marRight w:val="0"/>
          <w:marTop w:val="0"/>
          <w:marBottom w:val="0"/>
          <w:divBdr>
            <w:top w:val="none" w:sz="0" w:space="0" w:color="auto"/>
            <w:left w:val="none" w:sz="0" w:space="0" w:color="auto"/>
            <w:bottom w:val="none" w:sz="0" w:space="0" w:color="auto"/>
            <w:right w:val="none" w:sz="0" w:space="0" w:color="auto"/>
          </w:divBdr>
        </w:div>
        <w:div w:id="79839596">
          <w:marLeft w:val="640"/>
          <w:marRight w:val="0"/>
          <w:marTop w:val="0"/>
          <w:marBottom w:val="0"/>
          <w:divBdr>
            <w:top w:val="none" w:sz="0" w:space="0" w:color="auto"/>
            <w:left w:val="none" w:sz="0" w:space="0" w:color="auto"/>
            <w:bottom w:val="none" w:sz="0" w:space="0" w:color="auto"/>
            <w:right w:val="none" w:sz="0" w:space="0" w:color="auto"/>
          </w:divBdr>
        </w:div>
        <w:div w:id="505436256">
          <w:marLeft w:val="640"/>
          <w:marRight w:val="0"/>
          <w:marTop w:val="0"/>
          <w:marBottom w:val="0"/>
          <w:divBdr>
            <w:top w:val="none" w:sz="0" w:space="0" w:color="auto"/>
            <w:left w:val="none" w:sz="0" w:space="0" w:color="auto"/>
            <w:bottom w:val="none" w:sz="0" w:space="0" w:color="auto"/>
            <w:right w:val="none" w:sz="0" w:space="0" w:color="auto"/>
          </w:divBdr>
        </w:div>
        <w:div w:id="664667089">
          <w:marLeft w:val="640"/>
          <w:marRight w:val="0"/>
          <w:marTop w:val="0"/>
          <w:marBottom w:val="0"/>
          <w:divBdr>
            <w:top w:val="none" w:sz="0" w:space="0" w:color="auto"/>
            <w:left w:val="none" w:sz="0" w:space="0" w:color="auto"/>
            <w:bottom w:val="none" w:sz="0" w:space="0" w:color="auto"/>
            <w:right w:val="none" w:sz="0" w:space="0" w:color="auto"/>
          </w:divBdr>
        </w:div>
        <w:div w:id="677123014">
          <w:marLeft w:val="640"/>
          <w:marRight w:val="0"/>
          <w:marTop w:val="0"/>
          <w:marBottom w:val="0"/>
          <w:divBdr>
            <w:top w:val="none" w:sz="0" w:space="0" w:color="auto"/>
            <w:left w:val="none" w:sz="0" w:space="0" w:color="auto"/>
            <w:bottom w:val="none" w:sz="0" w:space="0" w:color="auto"/>
            <w:right w:val="none" w:sz="0" w:space="0" w:color="auto"/>
          </w:divBdr>
        </w:div>
        <w:div w:id="306130288">
          <w:marLeft w:val="640"/>
          <w:marRight w:val="0"/>
          <w:marTop w:val="0"/>
          <w:marBottom w:val="0"/>
          <w:divBdr>
            <w:top w:val="none" w:sz="0" w:space="0" w:color="auto"/>
            <w:left w:val="none" w:sz="0" w:space="0" w:color="auto"/>
            <w:bottom w:val="none" w:sz="0" w:space="0" w:color="auto"/>
            <w:right w:val="none" w:sz="0" w:space="0" w:color="auto"/>
          </w:divBdr>
        </w:div>
        <w:div w:id="306857532">
          <w:marLeft w:val="640"/>
          <w:marRight w:val="0"/>
          <w:marTop w:val="0"/>
          <w:marBottom w:val="0"/>
          <w:divBdr>
            <w:top w:val="none" w:sz="0" w:space="0" w:color="auto"/>
            <w:left w:val="none" w:sz="0" w:space="0" w:color="auto"/>
            <w:bottom w:val="none" w:sz="0" w:space="0" w:color="auto"/>
            <w:right w:val="none" w:sz="0" w:space="0" w:color="auto"/>
          </w:divBdr>
        </w:div>
        <w:div w:id="1996640999">
          <w:marLeft w:val="640"/>
          <w:marRight w:val="0"/>
          <w:marTop w:val="0"/>
          <w:marBottom w:val="0"/>
          <w:divBdr>
            <w:top w:val="none" w:sz="0" w:space="0" w:color="auto"/>
            <w:left w:val="none" w:sz="0" w:space="0" w:color="auto"/>
            <w:bottom w:val="none" w:sz="0" w:space="0" w:color="auto"/>
            <w:right w:val="none" w:sz="0" w:space="0" w:color="auto"/>
          </w:divBdr>
        </w:div>
        <w:div w:id="1741127020">
          <w:marLeft w:val="640"/>
          <w:marRight w:val="0"/>
          <w:marTop w:val="0"/>
          <w:marBottom w:val="0"/>
          <w:divBdr>
            <w:top w:val="none" w:sz="0" w:space="0" w:color="auto"/>
            <w:left w:val="none" w:sz="0" w:space="0" w:color="auto"/>
            <w:bottom w:val="none" w:sz="0" w:space="0" w:color="auto"/>
            <w:right w:val="none" w:sz="0" w:space="0" w:color="auto"/>
          </w:divBdr>
        </w:div>
        <w:div w:id="378937357">
          <w:marLeft w:val="640"/>
          <w:marRight w:val="0"/>
          <w:marTop w:val="0"/>
          <w:marBottom w:val="0"/>
          <w:divBdr>
            <w:top w:val="none" w:sz="0" w:space="0" w:color="auto"/>
            <w:left w:val="none" w:sz="0" w:space="0" w:color="auto"/>
            <w:bottom w:val="none" w:sz="0" w:space="0" w:color="auto"/>
            <w:right w:val="none" w:sz="0" w:space="0" w:color="auto"/>
          </w:divBdr>
        </w:div>
        <w:div w:id="162360601">
          <w:marLeft w:val="640"/>
          <w:marRight w:val="0"/>
          <w:marTop w:val="0"/>
          <w:marBottom w:val="0"/>
          <w:divBdr>
            <w:top w:val="none" w:sz="0" w:space="0" w:color="auto"/>
            <w:left w:val="none" w:sz="0" w:space="0" w:color="auto"/>
            <w:bottom w:val="none" w:sz="0" w:space="0" w:color="auto"/>
            <w:right w:val="none" w:sz="0" w:space="0" w:color="auto"/>
          </w:divBdr>
        </w:div>
        <w:div w:id="1003361657">
          <w:marLeft w:val="640"/>
          <w:marRight w:val="0"/>
          <w:marTop w:val="0"/>
          <w:marBottom w:val="0"/>
          <w:divBdr>
            <w:top w:val="none" w:sz="0" w:space="0" w:color="auto"/>
            <w:left w:val="none" w:sz="0" w:space="0" w:color="auto"/>
            <w:bottom w:val="none" w:sz="0" w:space="0" w:color="auto"/>
            <w:right w:val="none" w:sz="0" w:space="0" w:color="auto"/>
          </w:divBdr>
        </w:div>
        <w:div w:id="1973751144">
          <w:marLeft w:val="640"/>
          <w:marRight w:val="0"/>
          <w:marTop w:val="0"/>
          <w:marBottom w:val="0"/>
          <w:divBdr>
            <w:top w:val="none" w:sz="0" w:space="0" w:color="auto"/>
            <w:left w:val="none" w:sz="0" w:space="0" w:color="auto"/>
            <w:bottom w:val="none" w:sz="0" w:space="0" w:color="auto"/>
            <w:right w:val="none" w:sz="0" w:space="0" w:color="auto"/>
          </w:divBdr>
        </w:div>
        <w:div w:id="253978431">
          <w:marLeft w:val="640"/>
          <w:marRight w:val="0"/>
          <w:marTop w:val="0"/>
          <w:marBottom w:val="0"/>
          <w:divBdr>
            <w:top w:val="none" w:sz="0" w:space="0" w:color="auto"/>
            <w:left w:val="none" w:sz="0" w:space="0" w:color="auto"/>
            <w:bottom w:val="none" w:sz="0" w:space="0" w:color="auto"/>
            <w:right w:val="none" w:sz="0" w:space="0" w:color="auto"/>
          </w:divBdr>
        </w:div>
        <w:div w:id="158236383">
          <w:marLeft w:val="640"/>
          <w:marRight w:val="0"/>
          <w:marTop w:val="0"/>
          <w:marBottom w:val="0"/>
          <w:divBdr>
            <w:top w:val="none" w:sz="0" w:space="0" w:color="auto"/>
            <w:left w:val="none" w:sz="0" w:space="0" w:color="auto"/>
            <w:bottom w:val="none" w:sz="0" w:space="0" w:color="auto"/>
            <w:right w:val="none" w:sz="0" w:space="0" w:color="auto"/>
          </w:divBdr>
        </w:div>
        <w:div w:id="895822865">
          <w:marLeft w:val="640"/>
          <w:marRight w:val="0"/>
          <w:marTop w:val="0"/>
          <w:marBottom w:val="0"/>
          <w:divBdr>
            <w:top w:val="none" w:sz="0" w:space="0" w:color="auto"/>
            <w:left w:val="none" w:sz="0" w:space="0" w:color="auto"/>
            <w:bottom w:val="none" w:sz="0" w:space="0" w:color="auto"/>
            <w:right w:val="none" w:sz="0" w:space="0" w:color="auto"/>
          </w:divBdr>
        </w:div>
        <w:div w:id="542401625">
          <w:marLeft w:val="640"/>
          <w:marRight w:val="0"/>
          <w:marTop w:val="0"/>
          <w:marBottom w:val="0"/>
          <w:divBdr>
            <w:top w:val="none" w:sz="0" w:space="0" w:color="auto"/>
            <w:left w:val="none" w:sz="0" w:space="0" w:color="auto"/>
            <w:bottom w:val="none" w:sz="0" w:space="0" w:color="auto"/>
            <w:right w:val="none" w:sz="0" w:space="0" w:color="auto"/>
          </w:divBdr>
        </w:div>
        <w:div w:id="418529909">
          <w:marLeft w:val="640"/>
          <w:marRight w:val="0"/>
          <w:marTop w:val="0"/>
          <w:marBottom w:val="0"/>
          <w:divBdr>
            <w:top w:val="none" w:sz="0" w:space="0" w:color="auto"/>
            <w:left w:val="none" w:sz="0" w:space="0" w:color="auto"/>
            <w:bottom w:val="none" w:sz="0" w:space="0" w:color="auto"/>
            <w:right w:val="none" w:sz="0" w:space="0" w:color="auto"/>
          </w:divBdr>
        </w:div>
        <w:div w:id="1269238206">
          <w:marLeft w:val="640"/>
          <w:marRight w:val="0"/>
          <w:marTop w:val="0"/>
          <w:marBottom w:val="0"/>
          <w:divBdr>
            <w:top w:val="none" w:sz="0" w:space="0" w:color="auto"/>
            <w:left w:val="none" w:sz="0" w:space="0" w:color="auto"/>
            <w:bottom w:val="none" w:sz="0" w:space="0" w:color="auto"/>
            <w:right w:val="none" w:sz="0" w:space="0" w:color="auto"/>
          </w:divBdr>
        </w:div>
        <w:div w:id="1305502525">
          <w:marLeft w:val="640"/>
          <w:marRight w:val="0"/>
          <w:marTop w:val="0"/>
          <w:marBottom w:val="0"/>
          <w:divBdr>
            <w:top w:val="none" w:sz="0" w:space="0" w:color="auto"/>
            <w:left w:val="none" w:sz="0" w:space="0" w:color="auto"/>
            <w:bottom w:val="none" w:sz="0" w:space="0" w:color="auto"/>
            <w:right w:val="none" w:sz="0" w:space="0" w:color="auto"/>
          </w:divBdr>
        </w:div>
        <w:div w:id="150103709">
          <w:marLeft w:val="640"/>
          <w:marRight w:val="0"/>
          <w:marTop w:val="0"/>
          <w:marBottom w:val="0"/>
          <w:divBdr>
            <w:top w:val="none" w:sz="0" w:space="0" w:color="auto"/>
            <w:left w:val="none" w:sz="0" w:space="0" w:color="auto"/>
            <w:bottom w:val="none" w:sz="0" w:space="0" w:color="auto"/>
            <w:right w:val="none" w:sz="0" w:space="0" w:color="auto"/>
          </w:divBdr>
        </w:div>
        <w:div w:id="1006588928">
          <w:marLeft w:val="640"/>
          <w:marRight w:val="0"/>
          <w:marTop w:val="0"/>
          <w:marBottom w:val="0"/>
          <w:divBdr>
            <w:top w:val="none" w:sz="0" w:space="0" w:color="auto"/>
            <w:left w:val="none" w:sz="0" w:space="0" w:color="auto"/>
            <w:bottom w:val="none" w:sz="0" w:space="0" w:color="auto"/>
            <w:right w:val="none" w:sz="0" w:space="0" w:color="auto"/>
          </w:divBdr>
        </w:div>
        <w:div w:id="39745636">
          <w:marLeft w:val="640"/>
          <w:marRight w:val="0"/>
          <w:marTop w:val="0"/>
          <w:marBottom w:val="0"/>
          <w:divBdr>
            <w:top w:val="none" w:sz="0" w:space="0" w:color="auto"/>
            <w:left w:val="none" w:sz="0" w:space="0" w:color="auto"/>
            <w:bottom w:val="none" w:sz="0" w:space="0" w:color="auto"/>
            <w:right w:val="none" w:sz="0" w:space="0" w:color="auto"/>
          </w:divBdr>
        </w:div>
        <w:div w:id="1269191349">
          <w:marLeft w:val="640"/>
          <w:marRight w:val="0"/>
          <w:marTop w:val="0"/>
          <w:marBottom w:val="0"/>
          <w:divBdr>
            <w:top w:val="none" w:sz="0" w:space="0" w:color="auto"/>
            <w:left w:val="none" w:sz="0" w:space="0" w:color="auto"/>
            <w:bottom w:val="none" w:sz="0" w:space="0" w:color="auto"/>
            <w:right w:val="none" w:sz="0" w:space="0" w:color="auto"/>
          </w:divBdr>
        </w:div>
        <w:div w:id="487482838">
          <w:marLeft w:val="640"/>
          <w:marRight w:val="0"/>
          <w:marTop w:val="0"/>
          <w:marBottom w:val="0"/>
          <w:divBdr>
            <w:top w:val="none" w:sz="0" w:space="0" w:color="auto"/>
            <w:left w:val="none" w:sz="0" w:space="0" w:color="auto"/>
            <w:bottom w:val="none" w:sz="0" w:space="0" w:color="auto"/>
            <w:right w:val="none" w:sz="0" w:space="0" w:color="auto"/>
          </w:divBdr>
        </w:div>
        <w:div w:id="2063364203">
          <w:marLeft w:val="640"/>
          <w:marRight w:val="0"/>
          <w:marTop w:val="0"/>
          <w:marBottom w:val="0"/>
          <w:divBdr>
            <w:top w:val="none" w:sz="0" w:space="0" w:color="auto"/>
            <w:left w:val="none" w:sz="0" w:space="0" w:color="auto"/>
            <w:bottom w:val="none" w:sz="0" w:space="0" w:color="auto"/>
            <w:right w:val="none" w:sz="0" w:space="0" w:color="auto"/>
          </w:divBdr>
        </w:div>
        <w:div w:id="837771966">
          <w:marLeft w:val="640"/>
          <w:marRight w:val="0"/>
          <w:marTop w:val="0"/>
          <w:marBottom w:val="0"/>
          <w:divBdr>
            <w:top w:val="none" w:sz="0" w:space="0" w:color="auto"/>
            <w:left w:val="none" w:sz="0" w:space="0" w:color="auto"/>
            <w:bottom w:val="none" w:sz="0" w:space="0" w:color="auto"/>
            <w:right w:val="none" w:sz="0" w:space="0" w:color="auto"/>
          </w:divBdr>
        </w:div>
        <w:div w:id="1744568759">
          <w:marLeft w:val="640"/>
          <w:marRight w:val="0"/>
          <w:marTop w:val="0"/>
          <w:marBottom w:val="0"/>
          <w:divBdr>
            <w:top w:val="none" w:sz="0" w:space="0" w:color="auto"/>
            <w:left w:val="none" w:sz="0" w:space="0" w:color="auto"/>
            <w:bottom w:val="none" w:sz="0" w:space="0" w:color="auto"/>
            <w:right w:val="none" w:sz="0" w:space="0" w:color="auto"/>
          </w:divBdr>
        </w:div>
        <w:div w:id="819035202">
          <w:marLeft w:val="640"/>
          <w:marRight w:val="0"/>
          <w:marTop w:val="0"/>
          <w:marBottom w:val="0"/>
          <w:divBdr>
            <w:top w:val="none" w:sz="0" w:space="0" w:color="auto"/>
            <w:left w:val="none" w:sz="0" w:space="0" w:color="auto"/>
            <w:bottom w:val="none" w:sz="0" w:space="0" w:color="auto"/>
            <w:right w:val="none" w:sz="0" w:space="0" w:color="auto"/>
          </w:divBdr>
        </w:div>
        <w:div w:id="1539659194">
          <w:marLeft w:val="640"/>
          <w:marRight w:val="0"/>
          <w:marTop w:val="0"/>
          <w:marBottom w:val="0"/>
          <w:divBdr>
            <w:top w:val="none" w:sz="0" w:space="0" w:color="auto"/>
            <w:left w:val="none" w:sz="0" w:space="0" w:color="auto"/>
            <w:bottom w:val="none" w:sz="0" w:space="0" w:color="auto"/>
            <w:right w:val="none" w:sz="0" w:space="0" w:color="auto"/>
          </w:divBdr>
        </w:div>
        <w:div w:id="316767727">
          <w:marLeft w:val="640"/>
          <w:marRight w:val="0"/>
          <w:marTop w:val="0"/>
          <w:marBottom w:val="0"/>
          <w:divBdr>
            <w:top w:val="none" w:sz="0" w:space="0" w:color="auto"/>
            <w:left w:val="none" w:sz="0" w:space="0" w:color="auto"/>
            <w:bottom w:val="none" w:sz="0" w:space="0" w:color="auto"/>
            <w:right w:val="none" w:sz="0" w:space="0" w:color="auto"/>
          </w:divBdr>
        </w:div>
        <w:div w:id="696123627">
          <w:marLeft w:val="640"/>
          <w:marRight w:val="0"/>
          <w:marTop w:val="0"/>
          <w:marBottom w:val="0"/>
          <w:divBdr>
            <w:top w:val="none" w:sz="0" w:space="0" w:color="auto"/>
            <w:left w:val="none" w:sz="0" w:space="0" w:color="auto"/>
            <w:bottom w:val="none" w:sz="0" w:space="0" w:color="auto"/>
            <w:right w:val="none" w:sz="0" w:space="0" w:color="auto"/>
          </w:divBdr>
        </w:div>
        <w:div w:id="1022822089">
          <w:marLeft w:val="640"/>
          <w:marRight w:val="0"/>
          <w:marTop w:val="0"/>
          <w:marBottom w:val="0"/>
          <w:divBdr>
            <w:top w:val="none" w:sz="0" w:space="0" w:color="auto"/>
            <w:left w:val="none" w:sz="0" w:space="0" w:color="auto"/>
            <w:bottom w:val="none" w:sz="0" w:space="0" w:color="auto"/>
            <w:right w:val="none" w:sz="0" w:space="0" w:color="auto"/>
          </w:divBdr>
        </w:div>
        <w:div w:id="1366052822">
          <w:marLeft w:val="640"/>
          <w:marRight w:val="0"/>
          <w:marTop w:val="0"/>
          <w:marBottom w:val="0"/>
          <w:divBdr>
            <w:top w:val="none" w:sz="0" w:space="0" w:color="auto"/>
            <w:left w:val="none" w:sz="0" w:space="0" w:color="auto"/>
            <w:bottom w:val="none" w:sz="0" w:space="0" w:color="auto"/>
            <w:right w:val="none" w:sz="0" w:space="0" w:color="auto"/>
          </w:divBdr>
        </w:div>
        <w:div w:id="1999458861">
          <w:marLeft w:val="640"/>
          <w:marRight w:val="0"/>
          <w:marTop w:val="0"/>
          <w:marBottom w:val="0"/>
          <w:divBdr>
            <w:top w:val="none" w:sz="0" w:space="0" w:color="auto"/>
            <w:left w:val="none" w:sz="0" w:space="0" w:color="auto"/>
            <w:bottom w:val="none" w:sz="0" w:space="0" w:color="auto"/>
            <w:right w:val="none" w:sz="0" w:space="0" w:color="auto"/>
          </w:divBdr>
        </w:div>
        <w:div w:id="1541473617">
          <w:marLeft w:val="640"/>
          <w:marRight w:val="0"/>
          <w:marTop w:val="0"/>
          <w:marBottom w:val="0"/>
          <w:divBdr>
            <w:top w:val="none" w:sz="0" w:space="0" w:color="auto"/>
            <w:left w:val="none" w:sz="0" w:space="0" w:color="auto"/>
            <w:bottom w:val="none" w:sz="0" w:space="0" w:color="auto"/>
            <w:right w:val="none" w:sz="0" w:space="0" w:color="auto"/>
          </w:divBdr>
        </w:div>
        <w:div w:id="1143931845">
          <w:marLeft w:val="640"/>
          <w:marRight w:val="0"/>
          <w:marTop w:val="0"/>
          <w:marBottom w:val="0"/>
          <w:divBdr>
            <w:top w:val="none" w:sz="0" w:space="0" w:color="auto"/>
            <w:left w:val="none" w:sz="0" w:space="0" w:color="auto"/>
            <w:bottom w:val="none" w:sz="0" w:space="0" w:color="auto"/>
            <w:right w:val="none" w:sz="0" w:space="0" w:color="auto"/>
          </w:divBdr>
        </w:div>
        <w:div w:id="1793554295">
          <w:marLeft w:val="640"/>
          <w:marRight w:val="0"/>
          <w:marTop w:val="0"/>
          <w:marBottom w:val="0"/>
          <w:divBdr>
            <w:top w:val="none" w:sz="0" w:space="0" w:color="auto"/>
            <w:left w:val="none" w:sz="0" w:space="0" w:color="auto"/>
            <w:bottom w:val="none" w:sz="0" w:space="0" w:color="auto"/>
            <w:right w:val="none" w:sz="0" w:space="0" w:color="auto"/>
          </w:divBdr>
        </w:div>
        <w:div w:id="29648410">
          <w:marLeft w:val="640"/>
          <w:marRight w:val="0"/>
          <w:marTop w:val="0"/>
          <w:marBottom w:val="0"/>
          <w:divBdr>
            <w:top w:val="none" w:sz="0" w:space="0" w:color="auto"/>
            <w:left w:val="none" w:sz="0" w:space="0" w:color="auto"/>
            <w:bottom w:val="none" w:sz="0" w:space="0" w:color="auto"/>
            <w:right w:val="none" w:sz="0" w:space="0" w:color="auto"/>
          </w:divBdr>
        </w:div>
        <w:div w:id="1750926193">
          <w:marLeft w:val="640"/>
          <w:marRight w:val="0"/>
          <w:marTop w:val="0"/>
          <w:marBottom w:val="0"/>
          <w:divBdr>
            <w:top w:val="none" w:sz="0" w:space="0" w:color="auto"/>
            <w:left w:val="none" w:sz="0" w:space="0" w:color="auto"/>
            <w:bottom w:val="none" w:sz="0" w:space="0" w:color="auto"/>
            <w:right w:val="none" w:sz="0" w:space="0" w:color="auto"/>
          </w:divBdr>
        </w:div>
        <w:div w:id="874073805">
          <w:marLeft w:val="640"/>
          <w:marRight w:val="0"/>
          <w:marTop w:val="0"/>
          <w:marBottom w:val="0"/>
          <w:divBdr>
            <w:top w:val="none" w:sz="0" w:space="0" w:color="auto"/>
            <w:left w:val="none" w:sz="0" w:space="0" w:color="auto"/>
            <w:bottom w:val="none" w:sz="0" w:space="0" w:color="auto"/>
            <w:right w:val="none" w:sz="0" w:space="0" w:color="auto"/>
          </w:divBdr>
        </w:div>
        <w:div w:id="1790852464">
          <w:marLeft w:val="640"/>
          <w:marRight w:val="0"/>
          <w:marTop w:val="0"/>
          <w:marBottom w:val="0"/>
          <w:divBdr>
            <w:top w:val="none" w:sz="0" w:space="0" w:color="auto"/>
            <w:left w:val="none" w:sz="0" w:space="0" w:color="auto"/>
            <w:bottom w:val="none" w:sz="0" w:space="0" w:color="auto"/>
            <w:right w:val="none" w:sz="0" w:space="0" w:color="auto"/>
          </w:divBdr>
        </w:div>
        <w:div w:id="1022247572">
          <w:marLeft w:val="640"/>
          <w:marRight w:val="0"/>
          <w:marTop w:val="0"/>
          <w:marBottom w:val="0"/>
          <w:divBdr>
            <w:top w:val="none" w:sz="0" w:space="0" w:color="auto"/>
            <w:left w:val="none" w:sz="0" w:space="0" w:color="auto"/>
            <w:bottom w:val="none" w:sz="0" w:space="0" w:color="auto"/>
            <w:right w:val="none" w:sz="0" w:space="0" w:color="auto"/>
          </w:divBdr>
        </w:div>
        <w:div w:id="895625997">
          <w:marLeft w:val="640"/>
          <w:marRight w:val="0"/>
          <w:marTop w:val="0"/>
          <w:marBottom w:val="0"/>
          <w:divBdr>
            <w:top w:val="none" w:sz="0" w:space="0" w:color="auto"/>
            <w:left w:val="none" w:sz="0" w:space="0" w:color="auto"/>
            <w:bottom w:val="none" w:sz="0" w:space="0" w:color="auto"/>
            <w:right w:val="none" w:sz="0" w:space="0" w:color="auto"/>
          </w:divBdr>
        </w:div>
        <w:div w:id="105586693">
          <w:marLeft w:val="640"/>
          <w:marRight w:val="0"/>
          <w:marTop w:val="0"/>
          <w:marBottom w:val="0"/>
          <w:divBdr>
            <w:top w:val="none" w:sz="0" w:space="0" w:color="auto"/>
            <w:left w:val="none" w:sz="0" w:space="0" w:color="auto"/>
            <w:bottom w:val="none" w:sz="0" w:space="0" w:color="auto"/>
            <w:right w:val="none" w:sz="0" w:space="0" w:color="auto"/>
          </w:divBdr>
        </w:div>
        <w:div w:id="268857239">
          <w:marLeft w:val="640"/>
          <w:marRight w:val="0"/>
          <w:marTop w:val="0"/>
          <w:marBottom w:val="0"/>
          <w:divBdr>
            <w:top w:val="none" w:sz="0" w:space="0" w:color="auto"/>
            <w:left w:val="none" w:sz="0" w:space="0" w:color="auto"/>
            <w:bottom w:val="none" w:sz="0" w:space="0" w:color="auto"/>
            <w:right w:val="none" w:sz="0" w:space="0" w:color="auto"/>
          </w:divBdr>
        </w:div>
        <w:div w:id="1448888115">
          <w:marLeft w:val="640"/>
          <w:marRight w:val="0"/>
          <w:marTop w:val="0"/>
          <w:marBottom w:val="0"/>
          <w:divBdr>
            <w:top w:val="none" w:sz="0" w:space="0" w:color="auto"/>
            <w:left w:val="none" w:sz="0" w:space="0" w:color="auto"/>
            <w:bottom w:val="none" w:sz="0" w:space="0" w:color="auto"/>
            <w:right w:val="none" w:sz="0" w:space="0" w:color="auto"/>
          </w:divBdr>
        </w:div>
        <w:div w:id="1925992769">
          <w:marLeft w:val="640"/>
          <w:marRight w:val="0"/>
          <w:marTop w:val="0"/>
          <w:marBottom w:val="0"/>
          <w:divBdr>
            <w:top w:val="none" w:sz="0" w:space="0" w:color="auto"/>
            <w:left w:val="none" w:sz="0" w:space="0" w:color="auto"/>
            <w:bottom w:val="none" w:sz="0" w:space="0" w:color="auto"/>
            <w:right w:val="none" w:sz="0" w:space="0" w:color="auto"/>
          </w:divBdr>
        </w:div>
        <w:div w:id="1216233338">
          <w:marLeft w:val="640"/>
          <w:marRight w:val="0"/>
          <w:marTop w:val="0"/>
          <w:marBottom w:val="0"/>
          <w:divBdr>
            <w:top w:val="none" w:sz="0" w:space="0" w:color="auto"/>
            <w:left w:val="none" w:sz="0" w:space="0" w:color="auto"/>
            <w:bottom w:val="none" w:sz="0" w:space="0" w:color="auto"/>
            <w:right w:val="none" w:sz="0" w:space="0" w:color="auto"/>
          </w:divBdr>
        </w:div>
        <w:div w:id="1803690765">
          <w:marLeft w:val="640"/>
          <w:marRight w:val="0"/>
          <w:marTop w:val="0"/>
          <w:marBottom w:val="0"/>
          <w:divBdr>
            <w:top w:val="none" w:sz="0" w:space="0" w:color="auto"/>
            <w:left w:val="none" w:sz="0" w:space="0" w:color="auto"/>
            <w:bottom w:val="none" w:sz="0" w:space="0" w:color="auto"/>
            <w:right w:val="none" w:sz="0" w:space="0" w:color="auto"/>
          </w:divBdr>
        </w:div>
        <w:div w:id="1438330364">
          <w:marLeft w:val="640"/>
          <w:marRight w:val="0"/>
          <w:marTop w:val="0"/>
          <w:marBottom w:val="0"/>
          <w:divBdr>
            <w:top w:val="none" w:sz="0" w:space="0" w:color="auto"/>
            <w:left w:val="none" w:sz="0" w:space="0" w:color="auto"/>
            <w:bottom w:val="none" w:sz="0" w:space="0" w:color="auto"/>
            <w:right w:val="none" w:sz="0" w:space="0" w:color="auto"/>
          </w:divBdr>
        </w:div>
        <w:div w:id="654916038">
          <w:marLeft w:val="640"/>
          <w:marRight w:val="0"/>
          <w:marTop w:val="0"/>
          <w:marBottom w:val="0"/>
          <w:divBdr>
            <w:top w:val="none" w:sz="0" w:space="0" w:color="auto"/>
            <w:left w:val="none" w:sz="0" w:space="0" w:color="auto"/>
            <w:bottom w:val="none" w:sz="0" w:space="0" w:color="auto"/>
            <w:right w:val="none" w:sz="0" w:space="0" w:color="auto"/>
          </w:divBdr>
        </w:div>
        <w:div w:id="943422807">
          <w:marLeft w:val="640"/>
          <w:marRight w:val="0"/>
          <w:marTop w:val="0"/>
          <w:marBottom w:val="0"/>
          <w:divBdr>
            <w:top w:val="none" w:sz="0" w:space="0" w:color="auto"/>
            <w:left w:val="none" w:sz="0" w:space="0" w:color="auto"/>
            <w:bottom w:val="none" w:sz="0" w:space="0" w:color="auto"/>
            <w:right w:val="none" w:sz="0" w:space="0" w:color="auto"/>
          </w:divBdr>
        </w:div>
        <w:div w:id="743527180">
          <w:marLeft w:val="640"/>
          <w:marRight w:val="0"/>
          <w:marTop w:val="0"/>
          <w:marBottom w:val="0"/>
          <w:divBdr>
            <w:top w:val="none" w:sz="0" w:space="0" w:color="auto"/>
            <w:left w:val="none" w:sz="0" w:space="0" w:color="auto"/>
            <w:bottom w:val="none" w:sz="0" w:space="0" w:color="auto"/>
            <w:right w:val="none" w:sz="0" w:space="0" w:color="auto"/>
          </w:divBdr>
        </w:div>
        <w:div w:id="241139075">
          <w:marLeft w:val="640"/>
          <w:marRight w:val="0"/>
          <w:marTop w:val="0"/>
          <w:marBottom w:val="0"/>
          <w:divBdr>
            <w:top w:val="none" w:sz="0" w:space="0" w:color="auto"/>
            <w:left w:val="none" w:sz="0" w:space="0" w:color="auto"/>
            <w:bottom w:val="none" w:sz="0" w:space="0" w:color="auto"/>
            <w:right w:val="none" w:sz="0" w:space="0" w:color="auto"/>
          </w:divBdr>
        </w:div>
        <w:div w:id="1562255690">
          <w:marLeft w:val="640"/>
          <w:marRight w:val="0"/>
          <w:marTop w:val="0"/>
          <w:marBottom w:val="0"/>
          <w:divBdr>
            <w:top w:val="none" w:sz="0" w:space="0" w:color="auto"/>
            <w:left w:val="none" w:sz="0" w:space="0" w:color="auto"/>
            <w:bottom w:val="none" w:sz="0" w:space="0" w:color="auto"/>
            <w:right w:val="none" w:sz="0" w:space="0" w:color="auto"/>
          </w:divBdr>
        </w:div>
        <w:div w:id="2033988890">
          <w:marLeft w:val="640"/>
          <w:marRight w:val="0"/>
          <w:marTop w:val="0"/>
          <w:marBottom w:val="0"/>
          <w:divBdr>
            <w:top w:val="none" w:sz="0" w:space="0" w:color="auto"/>
            <w:left w:val="none" w:sz="0" w:space="0" w:color="auto"/>
            <w:bottom w:val="none" w:sz="0" w:space="0" w:color="auto"/>
            <w:right w:val="none" w:sz="0" w:space="0" w:color="auto"/>
          </w:divBdr>
        </w:div>
        <w:div w:id="775826000">
          <w:marLeft w:val="640"/>
          <w:marRight w:val="0"/>
          <w:marTop w:val="0"/>
          <w:marBottom w:val="0"/>
          <w:divBdr>
            <w:top w:val="none" w:sz="0" w:space="0" w:color="auto"/>
            <w:left w:val="none" w:sz="0" w:space="0" w:color="auto"/>
            <w:bottom w:val="none" w:sz="0" w:space="0" w:color="auto"/>
            <w:right w:val="none" w:sz="0" w:space="0" w:color="auto"/>
          </w:divBdr>
        </w:div>
        <w:div w:id="1760178351">
          <w:marLeft w:val="640"/>
          <w:marRight w:val="0"/>
          <w:marTop w:val="0"/>
          <w:marBottom w:val="0"/>
          <w:divBdr>
            <w:top w:val="none" w:sz="0" w:space="0" w:color="auto"/>
            <w:left w:val="none" w:sz="0" w:space="0" w:color="auto"/>
            <w:bottom w:val="none" w:sz="0" w:space="0" w:color="auto"/>
            <w:right w:val="none" w:sz="0" w:space="0" w:color="auto"/>
          </w:divBdr>
        </w:div>
        <w:div w:id="1578976304">
          <w:marLeft w:val="640"/>
          <w:marRight w:val="0"/>
          <w:marTop w:val="0"/>
          <w:marBottom w:val="0"/>
          <w:divBdr>
            <w:top w:val="none" w:sz="0" w:space="0" w:color="auto"/>
            <w:left w:val="none" w:sz="0" w:space="0" w:color="auto"/>
            <w:bottom w:val="none" w:sz="0" w:space="0" w:color="auto"/>
            <w:right w:val="none" w:sz="0" w:space="0" w:color="auto"/>
          </w:divBdr>
        </w:div>
        <w:div w:id="1598056126">
          <w:marLeft w:val="640"/>
          <w:marRight w:val="0"/>
          <w:marTop w:val="0"/>
          <w:marBottom w:val="0"/>
          <w:divBdr>
            <w:top w:val="none" w:sz="0" w:space="0" w:color="auto"/>
            <w:left w:val="none" w:sz="0" w:space="0" w:color="auto"/>
            <w:bottom w:val="none" w:sz="0" w:space="0" w:color="auto"/>
            <w:right w:val="none" w:sz="0" w:space="0" w:color="auto"/>
          </w:divBdr>
        </w:div>
        <w:div w:id="1850873560">
          <w:marLeft w:val="640"/>
          <w:marRight w:val="0"/>
          <w:marTop w:val="0"/>
          <w:marBottom w:val="0"/>
          <w:divBdr>
            <w:top w:val="none" w:sz="0" w:space="0" w:color="auto"/>
            <w:left w:val="none" w:sz="0" w:space="0" w:color="auto"/>
            <w:bottom w:val="none" w:sz="0" w:space="0" w:color="auto"/>
            <w:right w:val="none" w:sz="0" w:space="0" w:color="auto"/>
          </w:divBdr>
        </w:div>
        <w:div w:id="1493329972">
          <w:marLeft w:val="640"/>
          <w:marRight w:val="0"/>
          <w:marTop w:val="0"/>
          <w:marBottom w:val="0"/>
          <w:divBdr>
            <w:top w:val="none" w:sz="0" w:space="0" w:color="auto"/>
            <w:left w:val="none" w:sz="0" w:space="0" w:color="auto"/>
            <w:bottom w:val="none" w:sz="0" w:space="0" w:color="auto"/>
            <w:right w:val="none" w:sz="0" w:space="0" w:color="auto"/>
          </w:divBdr>
        </w:div>
        <w:div w:id="523054955">
          <w:marLeft w:val="640"/>
          <w:marRight w:val="0"/>
          <w:marTop w:val="0"/>
          <w:marBottom w:val="0"/>
          <w:divBdr>
            <w:top w:val="none" w:sz="0" w:space="0" w:color="auto"/>
            <w:left w:val="none" w:sz="0" w:space="0" w:color="auto"/>
            <w:bottom w:val="none" w:sz="0" w:space="0" w:color="auto"/>
            <w:right w:val="none" w:sz="0" w:space="0" w:color="auto"/>
          </w:divBdr>
        </w:div>
        <w:div w:id="103502970">
          <w:marLeft w:val="640"/>
          <w:marRight w:val="0"/>
          <w:marTop w:val="0"/>
          <w:marBottom w:val="0"/>
          <w:divBdr>
            <w:top w:val="none" w:sz="0" w:space="0" w:color="auto"/>
            <w:left w:val="none" w:sz="0" w:space="0" w:color="auto"/>
            <w:bottom w:val="none" w:sz="0" w:space="0" w:color="auto"/>
            <w:right w:val="none" w:sz="0" w:space="0" w:color="auto"/>
          </w:divBdr>
        </w:div>
        <w:div w:id="799417915">
          <w:marLeft w:val="640"/>
          <w:marRight w:val="0"/>
          <w:marTop w:val="0"/>
          <w:marBottom w:val="0"/>
          <w:divBdr>
            <w:top w:val="none" w:sz="0" w:space="0" w:color="auto"/>
            <w:left w:val="none" w:sz="0" w:space="0" w:color="auto"/>
            <w:bottom w:val="none" w:sz="0" w:space="0" w:color="auto"/>
            <w:right w:val="none" w:sz="0" w:space="0" w:color="auto"/>
          </w:divBdr>
        </w:div>
        <w:div w:id="1088691107">
          <w:marLeft w:val="640"/>
          <w:marRight w:val="0"/>
          <w:marTop w:val="0"/>
          <w:marBottom w:val="0"/>
          <w:divBdr>
            <w:top w:val="none" w:sz="0" w:space="0" w:color="auto"/>
            <w:left w:val="none" w:sz="0" w:space="0" w:color="auto"/>
            <w:bottom w:val="none" w:sz="0" w:space="0" w:color="auto"/>
            <w:right w:val="none" w:sz="0" w:space="0" w:color="auto"/>
          </w:divBdr>
        </w:div>
      </w:divsChild>
    </w:div>
    <w:div w:id="1691443482">
      <w:marLeft w:val="480"/>
      <w:marRight w:val="0"/>
      <w:marTop w:val="0"/>
      <w:marBottom w:val="0"/>
      <w:divBdr>
        <w:top w:val="none" w:sz="0" w:space="0" w:color="auto"/>
        <w:left w:val="none" w:sz="0" w:space="0" w:color="auto"/>
        <w:bottom w:val="none" w:sz="0" w:space="0" w:color="auto"/>
        <w:right w:val="none" w:sz="0" w:space="0" w:color="auto"/>
      </w:divBdr>
    </w:div>
    <w:div w:id="1691681197">
      <w:bodyDiv w:val="1"/>
      <w:marLeft w:val="0"/>
      <w:marRight w:val="0"/>
      <w:marTop w:val="0"/>
      <w:marBottom w:val="0"/>
      <w:divBdr>
        <w:top w:val="none" w:sz="0" w:space="0" w:color="auto"/>
        <w:left w:val="none" w:sz="0" w:space="0" w:color="auto"/>
        <w:bottom w:val="none" w:sz="0" w:space="0" w:color="auto"/>
        <w:right w:val="none" w:sz="0" w:space="0" w:color="auto"/>
      </w:divBdr>
    </w:div>
    <w:div w:id="1692026500">
      <w:marLeft w:val="480"/>
      <w:marRight w:val="0"/>
      <w:marTop w:val="0"/>
      <w:marBottom w:val="0"/>
      <w:divBdr>
        <w:top w:val="none" w:sz="0" w:space="0" w:color="auto"/>
        <w:left w:val="none" w:sz="0" w:space="0" w:color="auto"/>
        <w:bottom w:val="none" w:sz="0" w:space="0" w:color="auto"/>
        <w:right w:val="none" w:sz="0" w:space="0" w:color="auto"/>
      </w:divBdr>
    </w:div>
    <w:div w:id="1693604999">
      <w:marLeft w:val="480"/>
      <w:marRight w:val="0"/>
      <w:marTop w:val="0"/>
      <w:marBottom w:val="0"/>
      <w:divBdr>
        <w:top w:val="none" w:sz="0" w:space="0" w:color="auto"/>
        <w:left w:val="none" w:sz="0" w:space="0" w:color="auto"/>
        <w:bottom w:val="none" w:sz="0" w:space="0" w:color="auto"/>
        <w:right w:val="none" w:sz="0" w:space="0" w:color="auto"/>
      </w:divBdr>
    </w:div>
    <w:div w:id="1693649780">
      <w:bodyDiv w:val="1"/>
      <w:marLeft w:val="0"/>
      <w:marRight w:val="0"/>
      <w:marTop w:val="0"/>
      <w:marBottom w:val="0"/>
      <w:divBdr>
        <w:top w:val="none" w:sz="0" w:space="0" w:color="auto"/>
        <w:left w:val="none" w:sz="0" w:space="0" w:color="auto"/>
        <w:bottom w:val="none" w:sz="0" w:space="0" w:color="auto"/>
        <w:right w:val="none" w:sz="0" w:space="0" w:color="auto"/>
      </w:divBdr>
    </w:div>
    <w:div w:id="1693651490">
      <w:bodyDiv w:val="1"/>
      <w:marLeft w:val="0"/>
      <w:marRight w:val="0"/>
      <w:marTop w:val="0"/>
      <w:marBottom w:val="0"/>
      <w:divBdr>
        <w:top w:val="none" w:sz="0" w:space="0" w:color="auto"/>
        <w:left w:val="none" w:sz="0" w:space="0" w:color="auto"/>
        <w:bottom w:val="none" w:sz="0" w:space="0" w:color="auto"/>
        <w:right w:val="none" w:sz="0" w:space="0" w:color="auto"/>
      </w:divBdr>
      <w:divsChild>
        <w:div w:id="25958427">
          <w:marLeft w:val="480"/>
          <w:marRight w:val="0"/>
          <w:marTop w:val="0"/>
          <w:marBottom w:val="0"/>
          <w:divBdr>
            <w:top w:val="none" w:sz="0" w:space="0" w:color="auto"/>
            <w:left w:val="none" w:sz="0" w:space="0" w:color="auto"/>
            <w:bottom w:val="none" w:sz="0" w:space="0" w:color="auto"/>
            <w:right w:val="none" w:sz="0" w:space="0" w:color="auto"/>
          </w:divBdr>
        </w:div>
        <w:div w:id="59905082">
          <w:marLeft w:val="480"/>
          <w:marRight w:val="0"/>
          <w:marTop w:val="0"/>
          <w:marBottom w:val="0"/>
          <w:divBdr>
            <w:top w:val="none" w:sz="0" w:space="0" w:color="auto"/>
            <w:left w:val="none" w:sz="0" w:space="0" w:color="auto"/>
            <w:bottom w:val="none" w:sz="0" w:space="0" w:color="auto"/>
            <w:right w:val="none" w:sz="0" w:space="0" w:color="auto"/>
          </w:divBdr>
        </w:div>
        <w:div w:id="72093729">
          <w:marLeft w:val="480"/>
          <w:marRight w:val="0"/>
          <w:marTop w:val="0"/>
          <w:marBottom w:val="0"/>
          <w:divBdr>
            <w:top w:val="none" w:sz="0" w:space="0" w:color="auto"/>
            <w:left w:val="none" w:sz="0" w:space="0" w:color="auto"/>
            <w:bottom w:val="none" w:sz="0" w:space="0" w:color="auto"/>
            <w:right w:val="none" w:sz="0" w:space="0" w:color="auto"/>
          </w:divBdr>
        </w:div>
        <w:div w:id="156844557">
          <w:marLeft w:val="480"/>
          <w:marRight w:val="0"/>
          <w:marTop w:val="0"/>
          <w:marBottom w:val="0"/>
          <w:divBdr>
            <w:top w:val="none" w:sz="0" w:space="0" w:color="auto"/>
            <w:left w:val="none" w:sz="0" w:space="0" w:color="auto"/>
            <w:bottom w:val="none" w:sz="0" w:space="0" w:color="auto"/>
            <w:right w:val="none" w:sz="0" w:space="0" w:color="auto"/>
          </w:divBdr>
        </w:div>
        <w:div w:id="199168238">
          <w:marLeft w:val="480"/>
          <w:marRight w:val="0"/>
          <w:marTop w:val="0"/>
          <w:marBottom w:val="0"/>
          <w:divBdr>
            <w:top w:val="none" w:sz="0" w:space="0" w:color="auto"/>
            <w:left w:val="none" w:sz="0" w:space="0" w:color="auto"/>
            <w:bottom w:val="none" w:sz="0" w:space="0" w:color="auto"/>
            <w:right w:val="none" w:sz="0" w:space="0" w:color="auto"/>
          </w:divBdr>
        </w:div>
        <w:div w:id="209809089">
          <w:marLeft w:val="480"/>
          <w:marRight w:val="0"/>
          <w:marTop w:val="0"/>
          <w:marBottom w:val="0"/>
          <w:divBdr>
            <w:top w:val="none" w:sz="0" w:space="0" w:color="auto"/>
            <w:left w:val="none" w:sz="0" w:space="0" w:color="auto"/>
            <w:bottom w:val="none" w:sz="0" w:space="0" w:color="auto"/>
            <w:right w:val="none" w:sz="0" w:space="0" w:color="auto"/>
          </w:divBdr>
        </w:div>
        <w:div w:id="228350277">
          <w:marLeft w:val="480"/>
          <w:marRight w:val="0"/>
          <w:marTop w:val="0"/>
          <w:marBottom w:val="0"/>
          <w:divBdr>
            <w:top w:val="none" w:sz="0" w:space="0" w:color="auto"/>
            <w:left w:val="none" w:sz="0" w:space="0" w:color="auto"/>
            <w:bottom w:val="none" w:sz="0" w:space="0" w:color="auto"/>
            <w:right w:val="none" w:sz="0" w:space="0" w:color="auto"/>
          </w:divBdr>
        </w:div>
        <w:div w:id="241838298">
          <w:marLeft w:val="480"/>
          <w:marRight w:val="0"/>
          <w:marTop w:val="0"/>
          <w:marBottom w:val="0"/>
          <w:divBdr>
            <w:top w:val="none" w:sz="0" w:space="0" w:color="auto"/>
            <w:left w:val="none" w:sz="0" w:space="0" w:color="auto"/>
            <w:bottom w:val="none" w:sz="0" w:space="0" w:color="auto"/>
            <w:right w:val="none" w:sz="0" w:space="0" w:color="auto"/>
          </w:divBdr>
        </w:div>
        <w:div w:id="284388285">
          <w:marLeft w:val="480"/>
          <w:marRight w:val="0"/>
          <w:marTop w:val="0"/>
          <w:marBottom w:val="0"/>
          <w:divBdr>
            <w:top w:val="none" w:sz="0" w:space="0" w:color="auto"/>
            <w:left w:val="none" w:sz="0" w:space="0" w:color="auto"/>
            <w:bottom w:val="none" w:sz="0" w:space="0" w:color="auto"/>
            <w:right w:val="none" w:sz="0" w:space="0" w:color="auto"/>
          </w:divBdr>
        </w:div>
        <w:div w:id="300113089">
          <w:marLeft w:val="480"/>
          <w:marRight w:val="0"/>
          <w:marTop w:val="0"/>
          <w:marBottom w:val="0"/>
          <w:divBdr>
            <w:top w:val="none" w:sz="0" w:space="0" w:color="auto"/>
            <w:left w:val="none" w:sz="0" w:space="0" w:color="auto"/>
            <w:bottom w:val="none" w:sz="0" w:space="0" w:color="auto"/>
            <w:right w:val="none" w:sz="0" w:space="0" w:color="auto"/>
          </w:divBdr>
        </w:div>
        <w:div w:id="368847979">
          <w:marLeft w:val="480"/>
          <w:marRight w:val="0"/>
          <w:marTop w:val="0"/>
          <w:marBottom w:val="0"/>
          <w:divBdr>
            <w:top w:val="none" w:sz="0" w:space="0" w:color="auto"/>
            <w:left w:val="none" w:sz="0" w:space="0" w:color="auto"/>
            <w:bottom w:val="none" w:sz="0" w:space="0" w:color="auto"/>
            <w:right w:val="none" w:sz="0" w:space="0" w:color="auto"/>
          </w:divBdr>
        </w:div>
        <w:div w:id="376467044">
          <w:marLeft w:val="480"/>
          <w:marRight w:val="0"/>
          <w:marTop w:val="0"/>
          <w:marBottom w:val="0"/>
          <w:divBdr>
            <w:top w:val="none" w:sz="0" w:space="0" w:color="auto"/>
            <w:left w:val="none" w:sz="0" w:space="0" w:color="auto"/>
            <w:bottom w:val="none" w:sz="0" w:space="0" w:color="auto"/>
            <w:right w:val="none" w:sz="0" w:space="0" w:color="auto"/>
          </w:divBdr>
        </w:div>
        <w:div w:id="377946202">
          <w:marLeft w:val="480"/>
          <w:marRight w:val="0"/>
          <w:marTop w:val="0"/>
          <w:marBottom w:val="0"/>
          <w:divBdr>
            <w:top w:val="none" w:sz="0" w:space="0" w:color="auto"/>
            <w:left w:val="none" w:sz="0" w:space="0" w:color="auto"/>
            <w:bottom w:val="none" w:sz="0" w:space="0" w:color="auto"/>
            <w:right w:val="none" w:sz="0" w:space="0" w:color="auto"/>
          </w:divBdr>
        </w:div>
        <w:div w:id="410659464">
          <w:marLeft w:val="480"/>
          <w:marRight w:val="0"/>
          <w:marTop w:val="0"/>
          <w:marBottom w:val="0"/>
          <w:divBdr>
            <w:top w:val="none" w:sz="0" w:space="0" w:color="auto"/>
            <w:left w:val="none" w:sz="0" w:space="0" w:color="auto"/>
            <w:bottom w:val="none" w:sz="0" w:space="0" w:color="auto"/>
            <w:right w:val="none" w:sz="0" w:space="0" w:color="auto"/>
          </w:divBdr>
        </w:div>
        <w:div w:id="566188869">
          <w:marLeft w:val="480"/>
          <w:marRight w:val="0"/>
          <w:marTop w:val="0"/>
          <w:marBottom w:val="0"/>
          <w:divBdr>
            <w:top w:val="none" w:sz="0" w:space="0" w:color="auto"/>
            <w:left w:val="none" w:sz="0" w:space="0" w:color="auto"/>
            <w:bottom w:val="none" w:sz="0" w:space="0" w:color="auto"/>
            <w:right w:val="none" w:sz="0" w:space="0" w:color="auto"/>
          </w:divBdr>
        </w:div>
        <w:div w:id="641037861">
          <w:marLeft w:val="480"/>
          <w:marRight w:val="0"/>
          <w:marTop w:val="0"/>
          <w:marBottom w:val="0"/>
          <w:divBdr>
            <w:top w:val="none" w:sz="0" w:space="0" w:color="auto"/>
            <w:left w:val="none" w:sz="0" w:space="0" w:color="auto"/>
            <w:bottom w:val="none" w:sz="0" w:space="0" w:color="auto"/>
            <w:right w:val="none" w:sz="0" w:space="0" w:color="auto"/>
          </w:divBdr>
        </w:div>
        <w:div w:id="678387989">
          <w:marLeft w:val="480"/>
          <w:marRight w:val="0"/>
          <w:marTop w:val="0"/>
          <w:marBottom w:val="0"/>
          <w:divBdr>
            <w:top w:val="none" w:sz="0" w:space="0" w:color="auto"/>
            <w:left w:val="none" w:sz="0" w:space="0" w:color="auto"/>
            <w:bottom w:val="none" w:sz="0" w:space="0" w:color="auto"/>
            <w:right w:val="none" w:sz="0" w:space="0" w:color="auto"/>
          </w:divBdr>
        </w:div>
        <w:div w:id="725029102">
          <w:marLeft w:val="480"/>
          <w:marRight w:val="0"/>
          <w:marTop w:val="0"/>
          <w:marBottom w:val="0"/>
          <w:divBdr>
            <w:top w:val="none" w:sz="0" w:space="0" w:color="auto"/>
            <w:left w:val="none" w:sz="0" w:space="0" w:color="auto"/>
            <w:bottom w:val="none" w:sz="0" w:space="0" w:color="auto"/>
            <w:right w:val="none" w:sz="0" w:space="0" w:color="auto"/>
          </w:divBdr>
        </w:div>
        <w:div w:id="741223278">
          <w:marLeft w:val="480"/>
          <w:marRight w:val="0"/>
          <w:marTop w:val="0"/>
          <w:marBottom w:val="0"/>
          <w:divBdr>
            <w:top w:val="none" w:sz="0" w:space="0" w:color="auto"/>
            <w:left w:val="none" w:sz="0" w:space="0" w:color="auto"/>
            <w:bottom w:val="none" w:sz="0" w:space="0" w:color="auto"/>
            <w:right w:val="none" w:sz="0" w:space="0" w:color="auto"/>
          </w:divBdr>
        </w:div>
        <w:div w:id="852954788">
          <w:marLeft w:val="480"/>
          <w:marRight w:val="0"/>
          <w:marTop w:val="0"/>
          <w:marBottom w:val="0"/>
          <w:divBdr>
            <w:top w:val="none" w:sz="0" w:space="0" w:color="auto"/>
            <w:left w:val="none" w:sz="0" w:space="0" w:color="auto"/>
            <w:bottom w:val="none" w:sz="0" w:space="0" w:color="auto"/>
            <w:right w:val="none" w:sz="0" w:space="0" w:color="auto"/>
          </w:divBdr>
        </w:div>
        <w:div w:id="880216433">
          <w:marLeft w:val="480"/>
          <w:marRight w:val="0"/>
          <w:marTop w:val="0"/>
          <w:marBottom w:val="0"/>
          <w:divBdr>
            <w:top w:val="none" w:sz="0" w:space="0" w:color="auto"/>
            <w:left w:val="none" w:sz="0" w:space="0" w:color="auto"/>
            <w:bottom w:val="none" w:sz="0" w:space="0" w:color="auto"/>
            <w:right w:val="none" w:sz="0" w:space="0" w:color="auto"/>
          </w:divBdr>
        </w:div>
        <w:div w:id="881942482">
          <w:marLeft w:val="480"/>
          <w:marRight w:val="0"/>
          <w:marTop w:val="0"/>
          <w:marBottom w:val="0"/>
          <w:divBdr>
            <w:top w:val="none" w:sz="0" w:space="0" w:color="auto"/>
            <w:left w:val="none" w:sz="0" w:space="0" w:color="auto"/>
            <w:bottom w:val="none" w:sz="0" w:space="0" w:color="auto"/>
            <w:right w:val="none" w:sz="0" w:space="0" w:color="auto"/>
          </w:divBdr>
        </w:div>
        <w:div w:id="910509357">
          <w:marLeft w:val="480"/>
          <w:marRight w:val="0"/>
          <w:marTop w:val="0"/>
          <w:marBottom w:val="0"/>
          <w:divBdr>
            <w:top w:val="none" w:sz="0" w:space="0" w:color="auto"/>
            <w:left w:val="none" w:sz="0" w:space="0" w:color="auto"/>
            <w:bottom w:val="none" w:sz="0" w:space="0" w:color="auto"/>
            <w:right w:val="none" w:sz="0" w:space="0" w:color="auto"/>
          </w:divBdr>
        </w:div>
        <w:div w:id="964434435">
          <w:marLeft w:val="480"/>
          <w:marRight w:val="0"/>
          <w:marTop w:val="0"/>
          <w:marBottom w:val="0"/>
          <w:divBdr>
            <w:top w:val="none" w:sz="0" w:space="0" w:color="auto"/>
            <w:left w:val="none" w:sz="0" w:space="0" w:color="auto"/>
            <w:bottom w:val="none" w:sz="0" w:space="0" w:color="auto"/>
            <w:right w:val="none" w:sz="0" w:space="0" w:color="auto"/>
          </w:divBdr>
        </w:div>
        <w:div w:id="1007833484">
          <w:marLeft w:val="480"/>
          <w:marRight w:val="0"/>
          <w:marTop w:val="0"/>
          <w:marBottom w:val="0"/>
          <w:divBdr>
            <w:top w:val="none" w:sz="0" w:space="0" w:color="auto"/>
            <w:left w:val="none" w:sz="0" w:space="0" w:color="auto"/>
            <w:bottom w:val="none" w:sz="0" w:space="0" w:color="auto"/>
            <w:right w:val="none" w:sz="0" w:space="0" w:color="auto"/>
          </w:divBdr>
        </w:div>
        <w:div w:id="1022899983">
          <w:marLeft w:val="480"/>
          <w:marRight w:val="0"/>
          <w:marTop w:val="0"/>
          <w:marBottom w:val="0"/>
          <w:divBdr>
            <w:top w:val="none" w:sz="0" w:space="0" w:color="auto"/>
            <w:left w:val="none" w:sz="0" w:space="0" w:color="auto"/>
            <w:bottom w:val="none" w:sz="0" w:space="0" w:color="auto"/>
            <w:right w:val="none" w:sz="0" w:space="0" w:color="auto"/>
          </w:divBdr>
        </w:div>
        <w:div w:id="1053964197">
          <w:marLeft w:val="480"/>
          <w:marRight w:val="0"/>
          <w:marTop w:val="0"/>
          <w:marBottom w:val="0"/>
          <w:divBdr>
            <w:top w:val="none" w:sz="0" w:space="0" w:color="auto"/>
            <w:left w:val="none" w:sz="0" w:space="0" w:color="auto"/>
            <w:bottom w:val="none" w:sz="0" w:space="0" w:color="auto"/>
            <w:right w:val="none" w:sz="0" w:space="0" w:color="auto"/>
          </w:divBdr>
        </w:div>
        <w:div w:id="1068268654">
          <w:marLeft w:val="480"/>
          <w:marRight w:val="0"/>
          <w:marTop w:val="0"/>
          <w:marBottom w:val="0"/>
          <w:divBdr>
            <w:top w:val="none" w:sz="0" w:space="0" w:color="auto"/>
            <w:left w:val="none" w:sz="0" w:space="0" w:color="auto"/>
            <w:bottom w:val="none" w:sz="0" w:space="0" w:color="auto"/>
            <w:right w:val="none" w:sz="0" w:space="0" w:color="auto"/>
          </w:divBdr>
        </w:div>
        <w:div w:id="1102074272">
          <w:marLeft w:val="480"/>
          <w:marRight w:val="0"/>
          <w:marTop w:val="0"/>
          <w:marBottom w:val="0"/>
          <w:divBdr>
            <w:top w:val="none" w:sz="0" w:space="0" w:color="auto"/>
            <w:left w:val="none" w:sz="0" w:space="0" w:color="auto"/>
            <w:bottom w:val="none" w:sz="0" w:space="0" w:color="auto"/>
            <w:right w:val="none" w:sz="0" w:space="0" w:color="auto"/>
          </w:divBdr>
        </w:div>
        <w:div w:id="1180049467">
          <w:marLeft w:val="480"/>
          <w:marRight w:val="0"/>
          <w:marTop w:val="0"/>
          <w:marBottom w:val="0"/>
          <w:divBdr>
            <w:top w:val="none" w:sz="0" w:space="0" w:color="auto"/>
            <w:left w:val="none" w:sz="0" w:space="0" w:color="auto"/>
            <w:bottom w:val="none" w:sz="0" w:space="0" w:color="auto"/>
            <w:right w:val="none" w:sz="0" w:space="0" w:color="auto"/>
          </w:divBdr>
        </w:div>
        <w:div w:id="1373845662">
          <w:marLeft w:val="480"/>
          <w:marRight w:val="0"/>
          <w:marTop w:val="0"/>
          <w:marBottom w:val="0"/>
          <w:divBdr>
            <w:top w:val="none" w:sz="0" w:space="0" w:color="auto"/>
            <w:left w:val="none" w:sz="0" w:space="0" w:color="auto"/>
            <w:bottom w:val="none" w:sz="0" w:space="0" w:color="auto"/>
            <w:right w:val="none" w:sz="0" w:space="0" w:color="auto"/>
          </w:divBdr>
        </w:div>
        <w:div w:id="1497382044">
          <w:marLeft w:val="480"/>
          <w:marRight w:val="0"/>
          <w:marTop w:val="0"/>
          <w:marBottom w:val="0"/>
          <w:divBdr>
            <w:top w:val="none" w:sz="0" w:space="0" w:color="auto"/>
            <w:left w:val="none" w:sz="0" w:space="0" w:color="auto"/>
            <w:bottom w:val="none" w:sz="0" w:space="0" w:color="auto"/>
            <w:right w:val="none" w:sz="0" w:space="0" w:color="auto"/>
          </w:divBdr>
        </w:div>
        <w:div w:id="1509296427">
          <w:marLeft w:val="480"/>
          <w:marRight w:val="0"/>
          <w:marTop w:val="0"/>
          <w:marBottom w:val="0"/>
          <w:divBdr>
            <w:top w:val="none" w:sz="0" w:space="0" w:color="auto"/>
            <w:left w:val="none" w:sz="0" w:space="0" w:color="auto"/>
            <w:bottom w:val="none" w:sz="0" w:space="0" w:color="auto"/>
            <w:right w:val="none" w:sz="0" w:space="0" w:color="auto"/>
          </w:divBdr>
        </w:div>
        <w:div w:id="1637446638">
          <w:marLeft w:val="480"/>
          <w:marRight w:val="0"/>
          <w:marTop w:val="0"/>
          <w:marBottom w:val="0"/>
          <w:divBdr>
            <w:top w:val="none" w:sz="0" w:space="0" w:color="auto"/>
            <w:left w:val="none" w:sz="0" w:space="0" w:color="auto"/>
            <w:bottom w:val="none" w:sz="0" w:space="0" w:color="auto"/>
            <w:right w:val="none" w:sz="0" w:space="0" w:color="auto"/>
          </w:divBdr>
        </w:div>
        <w:div w:id="1646549863">
          <w:marLeft w:val="480"/>
          <w:marRight w:val="0"/>
          <w:marTop w:val="0"/>
          <w:marBottom w:val="0"/>
          <w:divBdr>
            <w:top w:val="none" w:sz="0" w:space="0" w:color="auto"/>
            <w:left w:val="none" w:sz="0" w:space="0" w:color="auto"/>
            <w:bottom w:val="none" w:sz="0" w:space="0" w:color="auto"/>
            <w:right w:val="none" w:sz="0" w:space="0" w:color="auto"/>
          </w:divBdr>
        </w:div>
        <w:div w:id="1689678435">
          <w:marLeft w:val="480"/>
          <w:marRight w:val="0"/>
          <w:marTop w:val="0"/>
          <w:marBottom w:val="0"/>
          <w:divBdr>
            <w:top w:val="none" w:sz="0" w:space="0" w:color="auto"/>
            <w:left w:val="none" w:sz="0" w:space="0" w:color="auto"/>
            <w:bottom w:val="none" w:sz="0" w:space="0" w:color="auto"/>
            <w:right w:val="none" w:sz="0" w:space="0" w:color="auto"/>
          </w:divBdr>
        </w:div>
        <w:div w:id="1722829904">
          <w:marLeft w:val="480"/>
          <w:marRight w:val="0"/>
          <w:marTop w:val="0"/>
          <w:marBottom w:val="0"/>
          <w:divBdr>
            <w:top w:val="none" w:sz="0" w:space="0" w:color="auto"/>
            <w:left w:val="none" w:sz="0" w:space="0" w:color="auto"/>
            <w:bottom w:val="none" w:sz="0" w:space="0" w:color="auto"/>
            <w:right w:val="none" w:sz="0" w:space="0" w:color="auto"/>
          </w:divBdr>
        </w:div>
        <w:div w:id="1743330497">
          <w:marLeft w:val="480"/>
          <w:marRight w:val="0"/>
          <w:marTop w:val="0"/>
          <w:marBottom w:val="0"/>
          <w:divBdr>
            <w:top w:val="none" w:sz="0" w:space="0" w:color="auto"/>
            <w:left w:val="none" w:sz="0" w:space="0" w:color="auto"/>
            <w:bottom w:val="none" w:sz="0" w:space="0" w:color="auto"/>
            <w:right w:val="none" w:sz="0" w:space="0" w:color="auto"/>
          </w:divBdr>
        </w:div>
        <w:div w:id="1780755298">
          <w:marLeft w:val="480"/>
          <w:marRight w:val="0"/>
          <w:marTop w:val="0"/>
          <w:marBottom w:val="0"/>
          <w:divBdr>
            <w:top w:val="none" w:sz="0" w:space="0" w:color="auto"/>
            <w:left w:val="none" w:sz="0" w:space="0" w:color="auto"/>
            <w:bottom w:val="none" w:sz="0" w:space="0" w:color="auto"/>
            <w:right w:val="none" w:sz="0" w:space="0" w:color="auto"/>
          </w:divBdr>
        </w:div>
        <w:div w:id="1787121183">
          <w:marLeft w:val="480"/>
          <w:marRight w:val="0"/>
          <w:marTop w:val="0"/>
          <w:marBottom w:val="0"/>
          <w:divBdr>
            <w:top w:val="none" w:sz="0" w:space="0" w:color="auto"/>
            <w:left w:val="none" w:sz="0" w:space="0" w:color="auto"/>
            <w:bottom w:val="none" w:sz="0" w:space="0" w:color="auto"/>
            <w:right w:val="none" w:sz="0" w:space="0" w:color="auto"/>
          </w:divBdr>
        </w:div>
        <w:div w:id="1797873019">
          <w:marLeft w:val="480"/>
          <w:marRight w:val="0"/>
          <w:marTop w:val="0"/>
          <w:marBottom w:val="0"/>
          <w:divBdr>
            <w:top w:val="none" w:sz="0" w:space="0" w:color="auto"/>
            <w:left w:val="none" w:sz="0" w:space="0" w:color="auto"/>
            <w:bottom w:val="none" w:sz="0" w:space="0" w:color="auto"/>
            <w:right w:val="none" w:sz="0" w:space="0" w:color="auto"/>
          </w:divBdr>
        </w:div>
        <w:div w:id="1798913389">
          <w:marLeft w:val="480"/>
          <w:marRight w:val="0"/>
          <w:marTop w:val="0"/>
          <w:marBottom w:val="0"/>
          <w:divBdr>
            <w:top w:val="none" w:sz="0" w:space="0" w:color="auto"/>
            <w:left w:val="none" w:sz="0" w:space="0" w:color="auto"/>
            <w:bottom w:val="none" w:sz="0" w:space="0" w:color="auto"/>
            <w:right w:val="none" w:sz="0" w:space="0" w:color="auto"/>
          </w:divBdr>
        </w:div>
        <w:div w:id="1832789937">
          <w:marLeft w:val="480"/>
          <w:marRight w:val="0"/>
          <w:marTop w:val="0"/>
          <w:marBottom w:val="0"/>
          <w:divBdr>
            <w:top w:val="none" w:sz="0" w:space="0" w:color="auto"/>
            <w:left w:val="none" w:sz="0" w:space="0" w:color="auto"/>
            <w:bottom w:val="none" w:sz="0" w:space="0" w:color="auto"/>
            <w:right w:val="none" w:sz="0" w:space="0" w:color="auto"/>
          </w:divBdr>
        </w:div>
        <w:div w:id="1860317289">
          <w:marLeft w:val="480"/>
          <w:marRight w:val="0"/>
          <w:marTop w:val="0"/>
          <w:marBottom w:val="0"/>
          <w:divBdr>
            <w:top w:val="none" w:sz="0" w:space="0" w:color="auto"/>
            <w:left w:val="none" w:sz="0" w:space="0" w:color="auto"/>
            <w:bottom w:val="none" w:sz="0" w:space="0" w:color="auto"/>
            <w:right w:val="none" w:sz="0" w:space="0" w:color="auto"/>
          </w:divBdr>
        </w:div>
        <w:div w:id="1927574080">
          <w:marLeft w:val="480"/>
          <w:marRight w:val="0"/>
          <w:marTop w:val="0"/>
          <w:marBottom w:val="0"/>
          <w:divBdr>
            <w:top w:val="none" w:sz="0" w:space="0" w:color="auto"/>
            <w:left w:val="none" w:sz="0" w:space="0" w:color="auto"/>
            <w:bottom w:val="none" w:sz="0" w:space="0" w:color="auto"/>
            <w:right w:val="none" w:sz="0" w:space="0" w:color="auto"/>
          </w:divBdr>
        </w:div>
        <w:div w:id="1931547255">
          <w:marLeft w:val="480"/>
          <w:marRight w:val="0"/>
          <w:marTop w:val="0"/>
          <w:marBottom w:val="0"/>
          <w:divBdr>
            <w:top w:val="none" w:sz="0" w:space="0" w:color="auto"/>
            <w:left w:val="none" w:sz="0" w:space="0" w:color="auto"/>
            <w:bottom w:val="none" w:sz="0" w:space="0" w:color="auto"/>
            <w:right w:val="none" w:sz="0" w:space="0" w:color="auto"/>
          </w:divBdr>
        </w:div>
        <w:div w:id="1935824348">
          <w:marLeft w:val="480"/>
          <w:marRight w:val="0"/>
          <w:marTop w:val="0"/>
          <w:marBottom w:val="0"/>
          <w:divBdr>
            <w:top w:val="none" w:sz="0" w:space="0" w:color="auto"/>
            <w:left w:val="none" w:sz="0" w:space="0" w:color="auto"/>
            <w:bottom w:val="none" w:sz="0" w:space="0" w:color="auto"/>
            <w:right w:val="none" w:sz="0" w:space="0" w:color="auto"/>
          </w:divBdr>
        </w:div>
        <w:div w:id="1943149622">
          <w:marLeft w:val="480"/>
          <w:marRight w:val="0"/>
          <w:marTop w:val="0"/>
          <w:marBottom w:val="0"/>
          <w:divBdr>
            <w:top w:val="none" w:sz="0" w:space="0" w:color="auto"/>
            <w:left w:val="none" w:sz="0" w:space="0" w:color="auto"/>
            <w:bottom w:val="none" w:sz="0" w:space="0" w:color="auto"/>
            <w:right w:val="none" w:sz="0" w:space="0" w:color="auto"/>
          </w:divBdr>
        </w:div>
        <w:div w:id="1945189548">
          <w:marLeft w:val="480"/>
          <w:marRight w:val="0"/>
          <w:marTop w:val="0"/>
          <w:marBottom w:val="0"/>
          <w:divBdr>
            <w:top w:val="none" w:sz="0" w:space="0" w:color="auto"/>
            <w:left w:val="none" w:sz="0" w:space="0" w:color="auto"/>
            <w:bottom w:val="none" w:sz="0" w:space="0" w:color="auto"/>
            <w:right w:val="none" w:sz="0" w:space="0" w:color="auto"/>
          </w:divBdr>
        </w:div>
        <w:div w:id="1969239961">
          <w:marLeft w:val="480"/>
          <w:marRight w:val="0"/>
          <w:marTop w:val="0"/>
          <w:marBottom w:val="0"/>
          <w:divBdr>
            <w:top w:val="none" w:sz="0" w:space="0" w:color="auto"/>
            <w:left w:val="none" w:sz="0" w:space="0" w:color="auto"/>
            <w:bottom w:val="none" w:sz="0" w:space="0" w:color="auto"/>
            <w:right w:val="none" w:sz="0" w:space="0" w:color="auto"/>
          </w:divBdr>
        </w:div>
      </w:divsChild>
    </w:div>
    <w:div w:id="1694576397">
      <w:marLeft w:val="480"/>
      <w:marRight w:val="0"/>
      <w:marTop w:val="0"/>
      <w:marBottom w:val="0"/>
      <w:divBdr>
        <w:top w:val="none" w:sz="0" w:space="0" w:color="auto"/>
        <w:left w:val="none" w:sz="0" w:space="0" w:color="auto"/>
        <w:bottom w:val="none" w:sz="0" w:space="0" w:color="auto"/>
        <w:right w:val="none" w:sz="0" w:space="0" w:color="auto"/>
      </w:divBdr>
    </w:div>
    <w:div w:id="1694841485">
      <w:bodyDiv w:val="1"/>
      <w:marLeft w:val="0"/>
      <w:marRight w:val="0"/>
      <w:marTop w:val="0"/>
      <w:marBottom w:val="0"/>
      <w:divBdr>
        <w:top w:val="none" w:sz="0" w:space="0" w:color="auto"/>
        <w:left w:val="none" w:sz="0" w:space="0" w:color="auto"/>
        <w:bottom w:val="none" w:sz="0" w:space="0" w:color="auto"/>
        <w:right w:val="none" w:sz="0" w:space="0" w:color="auto"/>
      </w:divBdr>
      <w:divsChild>
        <w:div w:id="588079501">
          <w:marLeft w:val="480"/>
          <w:marRight w:val="0"/>
          <w:marTop w:val="0"/>
          <w:marBottom w:val="0"/>
          <w:divBdr>
            <w:top w:val="none" w:sz="0" w:space="0" w:color="auto"/>
            <w:left w:val="none" w:sz="0" w:space="0" w:color="auto"/>
            <w:bottom w:val="none" w:sz="0" w:space="0" w:color="auto"/>
            <w:right w:val="none" w:sz="0" w:space="0" w:color="auto"/>
          </w:divBdr>
        </w:div>
        <w:div w:id="1211839927">
          <w:marLeft w:val="480"/>
          <w:marRight w:val="0"/>
          <w:marTop w:val="0"/>
          <w:marBottom w:val="0"/>
          <w:divBdr>
            <w:top w:val="none" w:sz="0" w:space="0" w:color="auto"/>
            <w:left w:val="none" w:sz="0" w:space="0" w:color="auto"/>
            <w:bottom w:val="none" w:sz="0" w:space="0" w:color="auto"/>
            <w:right w:val="none" w:sz="0" w:space="0" w:color="auto"/>
          </w:divBdr>
        </w:div>
        <w:div w:id="1715933347">
          <w:marLeft w:val="480"/>
          <w:marRight w:val="0"/>
          <w:marTop w:val="0"/>
          <w:marBottom w:val="0"/>
          <w:divBdr>
            <w:top w:val="none" w:sz="0" w:space="0" w:color="auto"/>
            <w:left w:val="none" w:sz="0" w:space="0" w:color="auto"/>
            <w:bottom w:val="none" w:sz="0" w:space="0" w:color="auto"/>
            <w:right w:val="none" w:sz="0" w:space="0" w:color="auto"/>
          </w:divBdr>
        </w:div>
        <w:div w:id="342785799">
          <w:marLeft w:val="480"/>
          <w:marRight w:val="0"/>
          <w:marTop w:val="0"/>
          <w:marBottom w:val="0"/>
          <w:divBdr>
            <w:top w:val="none" w:sz="0" w:space="0" w:color="auto"/>
            <w:left w:val="none" w:sz="0" w:space="0" w:color="auto"/>
            <w:bottom w:val="none" w:sz="0" w:space="0" w:color="auto"/>
            <w:right w:val="none" w:sz="0" w:space="0" w:color="auto"/>
          </w:divBdr>
        </w:div>
        <w:div w:id="2124373370">
          <w:marLeft w:val="480"/>
          <w:marRight w:val="0"/>
          <w:marTop w:val="0"/>
          <w:marBottom w:val="0"/>
          <w:divBdr>
            <w:top w:val="none" w:sz="0" w:space="0" w:color="auto"/>
            <w:left w:val="none" w:sz="0" w:space="0" w:color="auto"/>
            <w:bottom w:val="none" w:sz="0" w:space="0" w:color="auto"/>
            <w:right w:val="none" w:sz="0" w:space="0" w:color="auto"/>
          </w:divBdr>
        </w:div>
        <w:div w:id="419831831">
          <w:marLeft w:val="480"/>
          <w:marRight w:val="0"/>
          <w:marTop w:val="0"/>
          <w:marBottom w:val="0"/>
          <w:divBdr>
            <w:top w:val="none" w:sz="0" w:space="0" w:color="auto"/>
            <w:left w:val="none" w:sz="0" w:space="0" w:color="auto"/>
            <w:bottom w:val="none" w:sz="0" w:space="0" w:color="auto"/>
            <w:right w:val="none" w:sz="0" w:space="0" w:color="auto"/>
          </w:divBdr>
        </w:div>
        <w:div w:id="819157515">
          <w:marLeft w:val="480"/>
          <w:marRight w:val="0"/>
          <w:marTop w:val="0"/>
          <w:marBottom w:val="0"/>
          <w:divBdr>
            <w:top w:val="none" w:sz="0" w:space="0" w:color="auto"/>
            <w:left w:val="none" w:sz="0" w:space="0" w:color="auto"/>
            <w:bottom w:val="none" w:sz="0" w:space="0" w:color="auto"/>
            <w:right w:val="none" w:sz="0" w:space="0" w:color="auto"/>
          </w:divBdr>
        </w:div>
        <w:div w:id="478813825">
          <w:marLeft w:val="480"/>
          <w:marRight w:val="0"/>
          <w:marTop w:val="0"/>
          <w:marBottom w:val="0"/>
          <w:divBdr>
            <w:top w:val="none" w:sz="0" w:space="0" w:color="auto"/>
            <w:left w:val="none" w:sz="0" w:space="0" w:color="auto"/>
            <w:bottom w:val="none" w:sz="0" w:space="0" w:color="auto"/>
            <w:right w:val="none" w:sz="0" w:space="0" w:color="auto"/>
          </w:divBdr>
        </w:div>
        <w:div w:id="2036035793">
          <w:marLeft w:val="480"/>
          <w:marRight w:val="0"/>
          <w:marTop w:val="0"/>
          <w:marBottom w:val="0"/>
          <w:divBdr>
            <w:top w:val="none" w:sz="0" w:space="0" w:color="auto"/>
            <w:left w:val="none" w:sz="0" w:space="0" w:color="auto"/>
            <w:bottom w:val="none" w:sz="0" w:space="0" w:color="auto"/>
            <w:right w:val="none" w:sz="0" w:space="0" w:color="auto"/>
          </w:divBdr>
        </w:div>
        <w:div w:id="1842550131">
          <w:marLeft w:val="480"/>
          <w:marRight w:val="0"/>
          <w:marTop w:val="0"/>
          <w:marBottom w:val="0"/>
          <w:divBdr>
            <w:top w:val="none" w:sz="0" w:space="0" w:color="auto"/>
            <w:left w:val="none" w:sz="0" w:space="0" w:color="auto"/>
            <w:bottom w:val="none" w:sz="0" w:space="0" w:color="auto"/>
            <w:right w:val="none" w:sz="0" w:space="0" w:color="auto"/>
          </w:divBdr>
        </w:div>
        <w:div w:id="657081024">
          <w:marLeft w:val="480"/>
          <w:marRight w:val="0"/>
          <w:marTop w:val="0"/>
          <w:marBottom w:val="0"/>
          <w:divBdr>
            <w:top w:val="none" w:sz="0" w:space="0" w:color="auto"/>
            <w:left w:val="none" w:sz="0" w:space="0" w:color="auto"/>
            <w:bottom w:val="none" w:sz="0" w:space="0" w:color="auto"/>
            <w:right w:val="none" w:sz="0" w:space="0" w:color="auto"/>
          </w:divBdr>
        </w:div>
        <w:div w:id="1424380916">
          <w:marLeft w:val="480"/>
          <w:marRight w:val="0"/>
          <w:marTop w:val="0"/>
          <w:marBottom w:val="0"/>
          <w:divBdr>
            <w:top w:val="none" w:sz="0" w:space="0" w:color="auto"/>
            <w:left w:val="none" w:sz="0" w:space="0" w:color="auto"/>
            <w:bottom w:val="none" w:sz="0" w:space="0" w:color="auto"/>
            <w:right w:val="none" w:sz="0" w:space="0" w:color="auto"/>
          </w:divBdr>
        </w:div>
        <w:div w:id="868032777">
          <w:marLeft w:val="480"/>
          <w:marRight w:val="0"/>
          <w:marTop w:val="0"/>
          <w:marBottom w:val="0"/>
          <w:divBdr>
            <w:top w:val="none" w:sz="0" w:space="0" w:color="auto"/>
            <w:left w:val="none" w:sz="0" w:space="0" w:color="auto"/>
            <w:bottom w:val="none" w:sz="0" w:space="0" w:color="auto"/>
            <w:right w:val="none" w:sz="0" w:space="0" w:color="auto"/>
          </w:divBdr>
        </w:div>
        <w:div w:id="946891522">
          <w:marLeft w:val="480"/>
          <w:marRight w:val="0"/>
          <w:marTop w:val="0"/>
          <w:marBottom w:val="0"/>
          <w:divBdr>
            <w:top w:val="none" w:sz="0" w:space="0" w:color="auto"/>
            <w:left w:val="none" w:sz="0" w:space="0" w:color="auto"/>
            <w:bottom w:val="none" w:sz="0" w:space="0" w:color="auto"/>
            <w:right w:val="none" w:sz="0" w:space="0" w:color="auto"/>
          </w:divBdr>
        </w:div>
        <w:div w:id="320276640">
          <w:marLeft w:val="480"/>
          <w:marRight w:val="0"/>
          <w:marTop w:val="0"/>
          <w:marBottom w:val="0"/>
          <w:divBdr>
            <w:top w:val="none" w:sz="0" w:space="0" w:color="auto"/>
            <w:left w:val="none" w:sz="0" w:space="0" w:color="auto"/>
            <w:bottom w:val="none" w:sz="0" w:space="0" w:color="auto"/>
            <w:right w:val="none" w:sz="0" w:space="0" w:color="auto"/>
          </w:divBdr>
        </w:div>
        <w:div w:id="253561500">
          <w:marLeft w:val="480"/>
          <w:marRight w:val="0"/>
          <w:marTop w:val="0"/>
          <w:marBottom w:val="0"/>
          <w:divBdr>
            <w:top w:val="none" w:sz="0" w:space="0" w:color="auto"/>
            <w:left w:val="none" w:sz="0" w:space="0" w:color="auto"/>
            <w:bottom w:val="none" w:sz="0" w:space="0" w:color="auto"/>
            <w:right w:val="none" w:sz="0" w:space="0" w:color="auto"/>
          </w:divBdr>
        </w:div>
        <w:div w:id="758790623">
          <w:marLeft w:val="480"/>
          <w:marRight w:val="0"/>
          <w:marTop w:val="0"/>
          <w:marBottom w:val="0"/>
          <w:divBdr>
            <w:top w:val="none" w:sz="0" w:space="0" w:color="auto"/>
            <w:left w:val="none" w:sz="0" w:space="0" w:color="auto"/>
            <w:bottom w:val="none" w:sz="0" w:space="0" w:color="auto"/>
            <w:right w:val="none" w:sz="0" w:space="0" w:color="auto"/>
          </w:divBdr>
        </w:div>
        <w:div w:id="2002615259">
          <w:marLeft w:val="480"/>
          <w:marRight w:val="0"/>
          <w:marTop w:val="0"/>
          <w:marBottom w:val="0"/>
          <w:divBdr>
            <w:top w:val="none" w:sz="0" w:space="0" w:color="auto"/>
            <w:left w:val="none" w:sz="0" w:space="0" w:color="auto"/>
            <w:bottom w:val="none" w:sz="0" w:space="0" w:color="auto"/>
            <w:right w:val="none" w:sz="0" w:space="0" w:color="auto"/>
          </w:divBdr>
        </w:div>
        <w:div w:id="431242643">
          <w:marLeft w:val="480"/>
          <w:marRight w:val="0"/>
          <w:marTop w:val="0"/>
          <w:marBottom w:val="0"/>
          <w:divBdr>
            <w:top w:val="none" w:sz="0" w:space="0" w:color="auto"/>
            <w:left w:val="none" w:sz="0" w:space="0" w:color="auto"/>
            <w:bottom w:val="none" w:sz="0" w:space="0" w:color="auto"/>
            <w:right w:val="none" w:sz="0" w:space="0" w:color="auto"/>
          </w:divBdr>
        </w:div>
        <w:div w:id="1555965308">
          <w:marLeft w:val="480"/>
          <w:marRight w:val="0"/>
          <w:marTop w:val="0"/>
          <w:marBottom w:val="0"/>
          <w:divBdr>
            <w:top w:val="none" w:sz="0" w:space="0" w:color="auto"/>
            <w:left w:val="none" w:sz="0" w:space="0" w:color="auto"/>
            <w:bottom w:val="none" w:sz="0" w:space="0" w:color="auto"/>
            <w:right w:val="none" w:sz="0" w:space="0" w:color="auto"/>
          </w:divBdr>
        </w:div>
        <w:div w:id="223486539">
          <w:marLeft w:val="480"/>
          <w:marRight w:val="0"/>
          <w:marTop w:val="0"/>
          <w:marBottom w:val="0"/>
          <w:divBdr>
            <w:top w:val="none" w:sz="0" w:space="0" w:color="auto"/>
            <w:left w:val="none" w:sz="0" w:space="0" w:color="auto"/>
            <w:bottom w:val="none" w:sz="0" w:space="0" w:color="auto"/>
            <w:right w:val="none" w:sz="0" w:space="0" w:color="auto"/>
          </w:divBdr>
        </w:div>
        <w:div w:id="95712699">
          <w:marLeft w:val="480"/>
          <w:marRight w:val="0"/>
          <w:marTop w:val="0"/>
          <w:marBottom w:val="0"/>
          <w:divBdr>
            <w:top w:val="none" w:sz="0" w:space="0" w:color="auto"/>
            <w:left w:val="none" w:sz="0" w:space="0" w:color="auto"/>
            <w:bottom w:val="none" w:sz="0" w:space="0" w:color="auto"/>
            <w:right w:val="none" w:sz="0" w:space="0" w:color="auto"/>
          </w:divBdr>
        </w:div>
        <w:div w:id="841772554">
          <w:marLeft w:val="480"/>
          <w:marRight w:val="0"/>
          <w:marTop w:val="0"/>
          <w:marBottom w:val="0"/>
          <w:divBdr>
            <w:top w:val="none" w:sz="0" w:space="0" w:color="auto"/>
            <w:left w:val="none" w:sz="0" w:space="0" w:color="auto"/>
            <w:bottom w:val="none" w:sz="0" w:space="0" w:color="auto"/>
            <w:right w:val="none" w:sz="0" w:space="0" w:color="auto"/>
          </w:divBdr>
        </w:div>
        <w:div w:id="1735007418">
          <w:marLeft w:val="480"/>
          <w:marRight w:val="0"/>
          <w:marTop w:val="0"/>
          <w:marBottom w:val="0"/>
          <w:divBdr>
            <w:top w:val="none" w:sz="0" w:space="0" w:color="auto"/>
            <w:left w:val="none" w:sz="0" w:space="0" w:color="auto"/>
            <w:bottom w:val="none" w:sz="0" w:space="0" w:color="auto"/>
            <w:right w:val="none" w:sz="0" w:space="0" w:color="auto"/>
          </w:divBdr>
        </w:div>
        <w:div w:id="1709529373">
          <w:marLeft w:val="480"/>
          <w:marRight w:val="0"/>
          <w:marTop w:val="0"/>
          <w:marBottom w:val="0"/>
          <w:divBdr>
            <w:top w:val="none" w:sz="0" w:space="0" w:color="auto"/>
            <w:left w:val="none" w:sz="0" w:space="0" w:color="auto"/>
            <w:bottom w:val="none" w:sz="0" w:space="0" w:color="auto"/>
            <w:right w:val="none" w:sz="0" w:space="0" w:color="auto"/>
          </w:divBdr>
        </w:div>
        <w:div w:id="2073311371">
          <w:marLeft w:val="480"/>
          <w:marRight w:val="0"/>
          <w:marTop w:val="0"/>
          <w:marBottom w:val="0"/>
          <w:divBdr>
            <w:top w:val="none" w:sz="0" w:space="0" w:color="auto"/>
            <w:left w:val="none" w:sz="0" w:space="0" w:color="auto"/>
            <w:bottom w:val="none" w:sz="0" w:space="0" w:color="auto"/>
            <w:right w:val="none" w:sz="0" w:space="0" w:color="auto"/>
          </w:divBdr>
        </w:div>
        <w:div w:id="1367830218">
          <w:marLeft w:val="480"/>
          <w:marRight w:val="0"/>
          <w:marTop w:val="0"/>
          <w:marBottom w:val="0"/>
          <w:divBdr>
            <w:top w:val="none" w:sz="0" w:space="0" w:color="auto"/>
            <w:left w:val="none" w:sz="0" w:space="0" w:color="auto"/>
            <w:bottom w:val="none" w:sz="0" w:space="0" w:color="auto"/>
            <w:right w:val="none" w:sz="0" w:space="0" w:color="auto"/>
          </w:divBdr>
        </w:div>
        <w:div w:id="1417358869">
          <w:marLeft w:val="480"/>
          <w:marRight w:val="0"/>
          <w:marTop w:val="0"/>
          <w:marBottom w:val="0"/>
          <w:divBdr>
            <w:top w:val="none" w:sz="0" w:space="0" w:color="auto"/>
            <w:left w:val="none" w:sz="0" w:space="0" w:color="auto"/>
            <w:bottom w:val="none" w:sz="0" w:space="0" w:color="auto"/>
            <w:right w:val="none" w:sz="0" w:space="0" w:color="auto"/>
          </w:divBdr>
        </w:div>
        <w:div w:id="1975518830">
          <w:marLeft w:val="480"/>
          <w:marRight w:val="0"/>
          <w:marTop w:val="0"/>
          <w:marBottom w:val="0"/>
          <w:divBdr>
            <w:top w:val="none" w:sz="0" w:space="0" w:color="auto"/>
            <w:left w:val="none" w:sz="0" w:space="0" w:color="auto"/>
            <w:bottom w:val="none" w:sz="0" w:space="0" w:color="auto"/>
            <w:right w:val="none" w:sz="0" w:space="0" w:color="auto"/>
          </w:divBdr>
        </w:div>
        <w:div w:id="1724452152">
          <w:marLeft w:val="480"/>
          <w:marRight w:val="0"/>
          <w:marTop w:val="0"/>
          <w:marBottom w:val="0"/>
          <w:divBdr>
            <w:top w:val="none" w:sz="0" w:space="0" w:color="auto"/>
            <w:left w:val="none" w:sz="0" w:space="0" w:color="auto"/>
            <w:bottom w:val="none" w:sz="0" w:space="0" w:color="auto"/>
            <w:right w:val="none" w:sz="0" w:space="0" w:color="auto"/>
          </w:divBdr>
        </w:div>
        <w:div w:id="1308245706">
          <w:marLeft w:val="480"/>
          <w:marRight w:val="0"/>
          <w:marTop w:val="0"/>
          <w:marBottom w:val="0"/>
          <w:divBdr>
            <w:top w:val="none" w:sz="0" w:space="0" w:color="auto"/>
            <w:left w:val="none" w:sz="0" w:space="0" w:color="auto"/>
            <w:bottom w:val="none" w:sz="0" w:space="0" w:color="auto"/>
            <w:right w:val="none" w:sz="0" w:space="0" w:color="auto"/>
          </w:divBdr>
        </w:div>
        <w:div w:id="443354600">
          <w:marLeft w:val="480"/>
          <w:marRight w:val="0"/>
          <w:marTop w:val="0"/>
          <w:marBottom w:val="0"/>
          <w:divBdr>
            <w:top w:val="none" w:sz="0" w:space="0" w:color="auto"/>
            <w:left w:val="none" w:sz="0" w:space="0" w:color="auto"/>
            <w:bottom w:val="none" w:sz="0" w:space="0" w:color="auto"/>
            <w:right w:val="none" w:sz="0" w:space="0" w:color="auto"/>
          </w:divBdr>
        </w:div>
        <w:div w:id="432896777">
          <w:marLeft w:val="480"/>
          <w:marRight w:val="0"/>
          <w:marTop w:val="0"/>
          <w:marBottom w:val="0"/>
          <w:divBdr>
            <w:top w:val="none" w:sz="0" w:space="0" w:color="auto"/>
            <w:left w:val="none" w:sz="0" w:space="0" w:color="auto"/>
            <w:bottom w:val="none" w:sz="0" w:space="0" w:color="auto"/>
            <w:right w:val="none" w:sz="0" w:space="0" w:color="auto"/>
          </w:divBdr>
        </w:div>
        <w:div w:id="887496747">
          <w:marLeft w:val="480"/>
          <w:marRight w:val="0"/>
          <w:marTop w:val="0"/>
          <w:marBottom w:val="0"/>
          <w:divBdr>
            <w:top w:val="none" w:sz="0" w:space="0" w:color="auto"/>
            <w:left w:val="none" w:sz="0" w:space="0" w:color="auto"/>
            <w:bottom w:val="none" w:sz="0" w:space="0" w:color="auto"/>
            <w:right w:val="none" w:sz="0" w:space="0" w:color="auto"/>
          </w:divBdr>
        </w:div>
        <w:div w:id="790781169">
          <w:marLeft w:val="480"/>
          <w:marRight w:val="0"/>
          <w:marTop w:val="0"/>
          <w:marBottom w:val="0"/>
          <w:divBdr>
            <w:top w:val="none" w:sz="0" w:space="0" w:color="auto"/>
            <w:left w:val="none" w:sz="0" w:space="0" w:color="auto"/>
            <w:bottom w:val="none" w:sz="0" w:space="0" w:color="auto"/>
            <w:right w:val="none" w:sz="0" w:space="0" w:color="auto"/>
          </w:divBdr>
        </w:div>
        <w:div w:id="1906063186">
          <w:marLeft w:val="480"/>
          <w:marRight w:val="0"/>
          <w:marTop w:val="0"/>
          <w:marBottom w:val="0"/>
          <w:divBdr>
            <w:top w:val="none" w:sz="0" w:space="0" w:color="auto"/>
            <w:left w:val="none" w:sz="0" w:space="0" w:color="auto"/>
            <w:bottom w:val="none" w:sz="0" w:space="0" w:color="auto"/>
            <w:right w:val="none" w:sz="0" w:space="0" w:color="auto"/>
          </w:divBdr>
        </w:div>
        <w:div w:id="1534077408">
          <w:marLeft w:val="480"/>
          <w:marRight w:val="0"/>
          <w:marTop w:val="0"/>
          <w:marBottom w:val="0"/>
          <w:divBdr>
            <w:top w:val="none" w:sz="0" w:space="0" w:color="auto"/>
            <w:left w:val="none" w:sz="0" w:space="0" w:color="auto"/>
            <w:bottom w:val="none" w:sz="0" w:space="0" w:color="auto"/>
            <w:right w:val="none" w:sz="0" w:space="0" w:color="auto"/>
          </w:divBdr>
        </w:div>
        <w:div w:id="1611082892">
          <w:marLeft w:val="480"/>
          <w:marRight w:val="0"/>
          <w:marTop w:val="0"/>
          <w:marBottom w:val="0"/>
          <w:divBdr>
            <w:top w:val="none" w:sz="0" w:space="0" w:color="auto"/>
            <w:left w:val="none" w:sz="0" w:space="0" w:color="auto"/>
            <w:bottom w:val="none" w:sz="0" w:space="0" w:color="auto"/>
            <w:right w:val="none" w:sz="0" w:space="0" w:color="auto"/>
          </w:divBdr>
        </w:div>
        <w:div w:id="995299566">
          <w:marLeft w:val="480"/>
          <w:marRight w:val="0"/>
          <w:marTop w:val="0"/>
          <w:marBottom w:val="0"/>
          <w:divBdr>
            <w:top w:val="none" w:sz="0" w:space="0" w:color="auto"/>
            <w:left w:val="none" w:sz="0" w:space="0" w:color="auto"/>
            <w:bottom w:val="none" w:sz="0" w:space="0" w:color="auto"/>
            <w:right w:val="none" w:sz="0" w:space="0" w:color="auto"/>
          </w:divBdr>
        </w:div>
        <w:div w:id="1453399628">
          <w:marLeft w:val="480"/>
          <w:marRight w:val="0"/>
          <w:marTop w:val="0"/>
          <w:marBottom w:val="0"/>
          <w:divBdr>
            <w:top w:val="none" w:sz="0" w:space="0" w:color="auto"/>
            <w:left w:val="none" w:sz="0" w:space="0" w:color="auto"/>
            <w:bottom w:val="none" w:sz="0" w:space="0" w:color="auto"/>
            <w:right w:val="none" w:sz="0" w:space="0" w:color="auto"/>
          </w:divBdr>
        </w:div>
        <w:div w:id="136727712">
          <w:marLeft w:val="480"/>
          <w:marRight w:val="0"/>
          <w:marTop w:val="0"/>
          <w:marBottom w:val="0"/>
          <w:divBdr>
            <w:top w:val="none" w:sz="0" w:space="0" w:color="auto"/>
            <w:left w:val="none" w:sz="0" w:space="0" w:color="auto"/>
            <w:bottom w:val="none" w:sz="0" w:space="0" w:color="auto"/>
            <w:right w:val="none" w:sz="0" w:space="0" w:color="auto"/>
          </w:divBdr>
        </w:div>
        <w:div w:id="2038654049">
          <w:marLeft w:val="480"/>
          <w:marRight w:val="0"/>
          <w:marTop w:val="0"/>
          <w:marBottom w:val="0"/>
          <w:divBdr>
            <w:top w:val="none" w:sz="0" w:space="0" w:color="auto"/>
            <w:left w:val="none" w:sz="0" w:space="0" w:color="auto"/>
            <w:bottom w:val="none" w:sz="0" w:space="0" w:color="auto"/>
            <w:right w:val="none" w:sz="0" w:space="0" w:color="auto"/>
          </w:divBdr>
        </w:div>
        <w:div w:id="1207987140">
          <w:marLeft w:val="480"/>
          <w:marRight w:val="0"/>
          <w:marTop w:val="0"/>
          <w:marBottom w:val="0"/>
          <w:divBdr>
            <w:top w:val="none" w:sz="0" w:space="0" w:color="auto"/>
            <w:left w:val="none" w:sz="0" w:space="0" w:color="auto"/>
            <w:bottom w:val="none" w:sz="0" w:space="0" w:color="auto"/>
            <w:right w:val="none" w:sz="0" w:space="0" w:color="auto"/>
          </w:divBdr>
        </w:div>
        <w:div w:id="1090738477">
          <w:marLeft w:val="480"/>
          <w:marRight w:val="0"/>
          <w:marTop w:val="0"/>
          <w:marBottom w:val="0"/>
          <w:divBdr>
            <w:top w:val="none" w:sz="0" w:space="0" w:color="auto"/>
            <w:left w:val="none" w:sz="0" w:space="0" w:color="auto"/>
            <w:bottom w:val="none" w:sz="0" w:space="0" w:color="auto"/>
            <w:right w:val="none" w:sz="0" w:space="0" w:color="auto"/>
          </w:divBdr>
        </w:div>
        <w:div w:id="1477793592">
          <w:marLeft w:val="480"/>
          <w:marRight w:val="0"/>
          <w:marTop w:val="0"/>
          <w:marBottom w:val="0"/>
          <w:divBdr>
            <w:top w:val="none" w:sz="0" w:space="0" w:color="auto"/>
            <w:left w:val="none" w:sz="0" w:space="0" w:color="auto"/>
            <w:bottom w:val="none" w:sz="0" w:space="0" w:color="auto"/>
            <w:right w:val="none" w:sz="0" w:space="0" w:color="auto"/>
          </w:divBdr>
        </w:div>
        <w:div w:id="1330207314">
          <w:marLeft w:val="480"/>
          <w:marRight w:val="0"/>
          <w:marTop w:val="0"/>
          <w:marBottom w:val="0"/>
          <w:divBdr>
            <w:top w:val="none" w:sz="0" w:space="0" w:color="auto"/>
            <w:left w:val="none" w:sz="0" w:space="0" w:color="auto"/>
            <w:bottom w:val="none" w:sz="0" w:space="0" w:color="auto"/>
            <w:right w:val="none" w:sz="0" w:space="0" w:color="auto"/>
          </w:divBdr>
        </w:div>
        <w:div w:id="464083398">
          <w:marLeft w:val="480"/>
          <w:marRight w:val="0"/>
          <w:marTop w:val="0"/>
          <w:marBottom w:val="0"/>
          <w:divBdr>
            <w:top w:val="none" w:sz="0" w:space="0" w:color="auto"/>
            <w:left w:val="none" w:sz="0" w:space="0" w:color="auto"/>
            <w:bottom w:val="none" w:sz="0" w:space="0" w:color="auto"/>
            <w:right w:val="none" w:sz="0" w:space="0" w:color="auto"/>
          </w:divBdr>
        </w:div>
        <w:div w:id="85272385">
          <w:marLeft w:val="480"/>
          <w:marRight w:val="0"/>
          <w:marTop w:val="0"/>
          <w:marBottom w:val="0"/>
          <w:divBdr>
            <w:top w:val="none" w:sz="0" w:space="0" w:color="auto"/>
            <w:left w:val="none" w:sz="0" w:space="0" w:color="auto"/>
            <w:bottom w:val="none" w:sz="0" w:space="0" w:color="auto"/>
            <w:right w:val="none" w:sz="0" w:space="0" w:color="auto"/>
          </w:divBdr>
        </w:div>
        <w:div w:id="750737323">
          <w:marLeft w:val="480"/>
          <w:marRight w:val="0"/>
          <w:marTop w:val="0"/>
          <w:marBottom w:val="0"/>
          <w:divBdr>
            <w:top w:val="none" w:sz="0" w:space="0" w:color="auto"/>
            <w:left w:val="none" w:sz="0" w:space="0" w:color="auto"/>
            <w:bottom w:val="none" w:sz="0" w:space="0" w:color="auto"/>
            <w:right w:val="none" w:sz="0" w:space="0" w:color="auto"/>
          </w:divBdr>
        </w:div>
        <w:div w:id="448745914">
          <w:marLeft w:val="480"/>
          <w:marRight w:val="0"/>
          <w:marTop w:val="0"/>
          <w:marBottom w:val="0"/>
          <w:divBdr>
            <w:top w:val="none" w:sz="0" w:space="0" w:color="auto"/>
            <w:left w:val="none" w:sz="0" w:space="0" w:color="auto"/>
            <w:bottom w:val="none" w:sz="0" w:space="0" w:color="auto"/>
            <w:right w:val="none" w:sz="0" w:space="0" w:color="auto"/>
          </w:divBdr>
        </w:div>
        <w:div w:id="875702444">
          <w:marLeft w:val="480"/>
          <w:marRight w:val="0"/>
          <w:marTop w:val="0"/>
          <w:marBottom w:val="0"/>
          <w:divBdr>
            <w:top w:val="none" w:sz="0" w:space="0" w:color="auto"/>
            <w:left w:val="none" w:sz="0" w:space="0" w:color="auto"/>
            <w:bottom w:val="none" w:sz="0" w:space="0" w:color="auto"/>
            <w:right w:val="none" w:sz="0" w:space="0" w:color="auto"/>
          </w:divBdr>
        </w:div>
        <w:div w:id="1595437150">
          <w:marLeft w:val="480"/>
          <w:marRight w:val="0"/>
          <w:marTop w:val="0"/>
          <w:marBottom w:val="0"/>
          <w:divBdr>
            <w:top w:val="none" w:sz="0" w:space="0" w:color="auto"/>
            <w:left w:val="none" w:sz="0" w:space="0" w:color="auto"/>
            <w:bottom w:val="none" w:sz="0" w:space="0" w:color="auto"/>
            <w:right w:val="none" w:sz="0" w:space="0" w:color="auto"/>
          </w:divBdr>
        </w:div>
        <w:div w:id="305278689">
          <w:marLeft w:val="480"/>
          <w:marRight w:val="0"/>
          <w:marTop w:val="0"/>
          <w:marBottom w:val="0"/>
          <w:divBdr>
            <w:top w:val="none" w:sz="0" w:space="0" w:color="auto"/>
            <w:left w:val="none" w:sz="0" w:space="0" w:color="auto"/>
            <w:bottom w:val="none" w:sz="0" w:space="0" w:color="auto"/>
            <w:right w:val="none" w:sz="0" w:space="0" w:color="auto"/>
          </w:divBdr>
        </w:div>
        <w:div w:id="415513720">
          <w:marLeft w:val="480"/>
          <w:marRight w:val="0"/>
          <w:marTop w:val="0"/>
          <w:marBottom w:val="0"/>
          <w:divBdr>
            <w:top w:val="none" w:sz="0" w:space="0" w:color="auto"/>
            <w:left w:val="none" w:sz="0" w:space="0" w:color="auto"/>
            <w:bottom w:val="none" w:sz="0" w:space="0" w:color="auto"/>
            <w:right w:val="none" w:sz="0" w:space="0" w:color="auto"/>
          </w:divBdr>
        </w:div>
        <w:div w:id="867646674">
          <w:marLeft w:val="480"/>
          <w:marRight w:val="0"/>
          <w:marTop w:val="0"/>
          <w:marBottom w:val="0"/>
          <w:divBdr>
            <w:top w:val="none" w:sz="0" w:space="0" w:color="auto"/>
            <w:left w:val="none" w:sz="0" w:space="0" w:color="auto"/>
            <w:bottom w:val="none" w:sz="0" w:space="0" w:color="auto"/>
            <w:right w:val="none" w:sz="0" w:space="0" w:color="auto"/>
          </w:divBdr>
        </w:div>
        <w:div w:id="1924487448">
          <w:marLeft w:val="480"/>
          <w:marRight w:val="0"/>
          <w:marTop w:val="0"/>
          <w:marBottom w:val="0"/>
          <w:divBdr>
            <w:top w:val="none" w:sz="0" w:space="0" w:color="auto"/>
            <w:left w:val="none" w:sz="0" w:space="0" w:color="auto"/>
            <w:bottom w:val="none" w:sz="0" w:space="0" w:color="auto"/>
            <w:right w:val="none" w:sz="0" w:space="0" w:color="auto"/>
          </w:divBdr>
        </w:div>
        <w:div w:id="2012564166">
          <w:marLeft w:val="480"/>
          <w:marRight w:val="0"/>
          <w:marTop w:val="0"/>
          <w:marBottom w:val="0"/>
          <w:divBdr>
            <w:top w:val="none" w:sz="0" w:space="0" w:color="auto"/>
            <w:left w:val="none" w:sz="0" w:space="0" w:color="auto"/>
            <w:bottom w:val="none" w:sz="0" w:space="0" w:color="auto"/>
            <w:right w:val="none" w:sz="0" w:space="0" w:color="auto"/>
          </w:divBdr>
        </w:div>
        <w:div w:id="863976400">
          <w:marLeft w:val="480"/>
          <w:marRight w:val="0"/>
          <w:marTop w:val="0"/>
          <w:marBottom w:val="0"/>
          <w:divBdr>
            <w:top w:val="none" w:sz="0" w:space="0" w:color="auto"/>
            <w:left w:val="none" w:sz="0" w:space="0" w:color="auto"/>
            <w:bottom w:val="none" w:sz="0" w:space="0" w:color="auto"/>
            <w:right w:val="none" w:sz="0" w:space="0" w:color="auto"/>
          </w:divBdr>
        </w:div>
        <w:div w:id="1663503873">
          <w:marLeft w:val="480"/>
          <w:marRight w:val="0"/>
          <w:marTop w:val="0"/>
          <w:marBottom w:val="0"/>
          <w:divBdr>
            <w:top w:val="none" w:sz="0" w:space="0" w:color="auto"/>
            <w:left w:val="none" w:sz="0" w:space="0" w:color="auto"/>
            <w:bottom w:val="none" w:sz="0" w:space="0" w:color="auto"/>
            <w:right w:val="none" w:sz="0" w:space="0" w:color="auto"/>
          </w:divBdr>
        </w:div>
        <w:div w:id="443381130">
          <w:marLeft w:val="480"/>
          <w:marRight w:val="0"/>
          <w:marTop w:val="0"/>
          <w:marBottom w:val="0"/>
          <w:divBdr>
            <w:top w:val="none" w:sz="0" w:space="0" w:color="auto"/>
            <w:left w:val="none" w:sz="0" w:space="0" w:color="auto"/>
            <w:bottom w:val="none" w:sz="0" w:space="0" w:color="auto"/>
            <w:right w:val="none" w:sz="0" w:space="0" w:color="auto"/>
          </w:divBdr>
        </w:div>
        <w:div w:id="1117874700">
          <w:marLeft w:val="480"/>
          <w:marRight w:val="0"/>
          <w:marTop w:val="0"/>
          <w:marBottom w:val="0"/>
          <w:divBdr>
            <w:top w:val="none" w:sz="0" w:space="0" w:color="auto"/>
            <w:left w:val="none" w:sz="0" w:space="0" w:color="auto"/>
            <w:bottom w:val="none" w:sz="0" w:space="0" w:color="auto"/>
            <w:right w:val="none" w:sz="0" w:space="0" w:color="auto"/>
          </w:divBdr>
        </w:div>
        <w:div w:id="72238126">
          <w:marLeft w:val="480"/>
          <w:marRight w:val="0"/>
          <w:marTop w:val="0"/>
          <w:marBottom w:val="0"/>
          <w:divBdr>
            <w:top w:val="none" w:sz="0" w:space="0" w:color="auto"/>
            <w:left w:val="none" w:sz="0" w:space="0" w:color="auto"/>
            <w:bottom w:val="none" w:sz="0" w:space="0" w:color="auto"/>
            <w:right w:val="none" w:sz="0" w:space="0" w:color="auto"/>
          </w:divBdr>
        </w:div>
        <w:div w:id="161045674">
          <w:marLeft w:val="480"/>
          <w:marRight w:val="0"/>
          <w:marTop w:val="0"/>
          <w:marBottom w:val="0"/>
          <w:divBdr>
            <w:top w:val="none" w:sz="0" w:space="0" w:color="auto"/>
            <w:left w:val="none" w:sz="0" w:space="0" w:color="auto"/>
            <w:bottom w:val="none" w:sz="0" w:space="0" w:color="auto"/>
            <w:right w:val="none" w:sz="0" w:space="0" w:color="auto"/>
          </w:divBdr>
        </w:div>
        <w:div w:id="696929512">
          <w:marLeft w:val="480"/>
          <w:marRight w:val="0"/>
          <w:marTop w:val="0"/>
          <w:marBottom w:val="0"/>
          <w:divBdr>
            <w:top w:val="none" w:sz="0" w:space="0" w:color="auto"/>
            <w:left w:val="none" w:sz="0" w:space="0" w:color="auto"/>
            <w:bottom w:val="none" w:sz="0" w:space="0" w:color="auto"/>
            <w:right w:val="none" w:sz="0" w:space="0" w:color="auto"/>
          </w:divBdr>
        </w:div>
        <w:div w:id="1157723393">
          <w:marLeft w:val="480"/>
          <w:marRight w:val="0"/>
          <w:marTop w:val="0"/>
          <w:marBottom w:val="0"/>
          <w:divBdr>
            <w:top w:val="none" w:sz="0" w:space="0" w:color="auto"/>
            <w:left w:val="none" w:sz="0" w:space="0" w:color="auto"/>
            <w:bottom w:val="none" w:sz="0" w:space="0" w:color="auto"/>
            <w:right w:val="none" w:sz="0" w:space="0" w:color="auto"/>
          </w:divBdr>
        </w:div>
        <w:div w:id="36711531">
          <w:marLeft w:val="480"/>
          <w:marRight w:val="0"/>
          <w:marTop w:val="0"/>
          <w:marBottom w:val="0"/>
          <w:divBdr>
            <w:top w:val="none" w:sz="0" w:space="0" w:color="auto"/>
            <w:left w:val="none" w:sz="0" w:space="0" w:color="auto"/>
            <w:bottom w:val="none" w:sz="0" w:space="0" w:color="auto"/>
            <w:right w:val="none" w:sz="0" w:space="0" w:color="auto"/>
          </w:divBdr>
        </w:div>
        <w:div w:id="1340351859">
          <w:marLeft w:val="480"/>
          <w:marRight w:val="0"/>
          <w:marTop w:val="0"/>
          <w:marBottom w:val="0"/>
          <w:divBdr>
            <w:top w:val="none" w:sz="0" w:space="0" w:color="auto"/>
            <w:left w:val="none" w:sz="0" w:space="0" w:color="auto"/>
            <w:bottom w:val="none" w:sz="0" w:space="0" w:color="auto"/>
            <w:right w:val="none" w:sz="0" w:space="0" w:color="auto"/>
          </w:divBdr>
        </w:div>
        <w:div w:id="331226928">
          <w:marLeft w:val="480"/>
          <w:marRight w:val="0"/>
          <w:marTop w:val="0"/>
          <w:marBottom w:val="0"/>
          <w:divBdr>
            <w:top w:val="none" w:sz="0" w:space="0" w:color="auto"/>
            <w:left w:val="none" w:sz="0" w:space="0" w:color="auto"/>
            <w:bottom w:val="none" w:sz="0" w:space="0" w:color="auto"/>
            <w:right w:val="none" w:sz="0" w:space="0" w:color="auto"/>
          </w:divBdr>
        </w:div>
        <w:div w:id="1045982739">
          <w:marLeft w:val="480"/>
          <w:marRight w:val="0"/>
          <w:marTop w:val="0"/>
          <w:marBottom w:val="0"/>
          <w:divBdr>
            <w:top w:val="none" w:sz="0" w:space="0" w:color="auto"/>
            <w:left w:val="none" w:sz="0" w:space="0" w:color="auto"/>
            <w:bottom w:val="none" w:sz="0" w:space="0" w:color="auto"/>
            <w:right w:val="none" w:sz="0" w:space="0" w:color="auto"/>
          </w:divBdr>
        </w:div>
        <w:div w:id="1812019551">
          <w:marLeft w:val="480"/>
          <w:marRight w:val="0"/>
          <w:marTop w:val="0"/>
          <w:marBottom w:val="0"/>
          <w:divBdr>
            <w:top w:val="none" w:sz="0" w:space="0" w:color="auto"/>
            <w:left w:val="none" w:sz="0" w:space="0" w:color="auto"/>
            <w:bottom w:val="none" w:sz="0" w:space="0" w:color="auto"/>
            <w:right w:val="none" w:sz="0" w:space="0" w:color="auto"/>
          </w:divBdr>
        </w:div>
      </w:divsChild>
    </w:div>
    <w:div w:id="1694846162">
      <w:marLeft w:val="640"/>
      <w:marRight w:val="0"/>
      <w:marTop w:val="0"/>
      <w:marBottom w:val="0"/>
      <w:divBdr>
        <w:top w:val="none" w:sz="0" w:space="0" w:color="auto"/>
        <w:left w:val="none" w:sz="0" w:space="0" w:color="auto"/>
        <w:bottom w:val="none" w:sz="0" w:space="0" w:color="auto"/>
        <w:right w:val="none" w:sz="0" w:space="0" w:color="auto"/>
      </w:divBdr>
    </w:div>
    <w:div w:id="1696032289">
      <w:marLeft w:val="480"/>
      <w:marRight w:val="0"/>
      <w:marTop w:val="0"/>
      <w:marBottom w:val="0"/>
      <w:divBdr>
        <w:top w:val="none" w:sz="0" w:space="0" w:color="auto"/>
        <w:left w:val="none" w:sz="0" w:space="0" w:color="auto"/>
        <w:bottom w:val="none" w:sz="0" w:space="0" w:color="auto"/>
        <w:right w:val="none" w:sz="0" w:space="0" w:color="auto"/>
      </w:divBdr>
    </w:div>
    <w:div w:id="1696812819">
      <w:bodyDiv w:val="1"/>
      <w:marLeft w:val="0"/>
      <w:marRight w:val="0"/>
      <w:marTop w:val="0"/>
      <w:marBottom w:val="0"/>
      <w:divBdr>
        <w:top w:val="none" w:sz="0" w:space="0" w:color="auto"/>
        <w:left w:val="none" w:sz="0" w:space="0" w:color="auto"/>
        <w:bottom w:val="none" w:sz="0" w:space="0" w:color="auto"/>
        <w:right w:val="none" w:sz="0" w:space="0" w:color="auto"/>
      </w:divBdr>
      <w:divsChild>
        <w:div w:id="554395802">
          <w:marLeft w:val="640"/>
          <w:marRight w:val="0"/>
          <w:marTop w:val="0"/>
          <w:marBottom w:val="0"/>
          <w:divBdr>
            <w:top w:val="none" w:sz="0" w:space="0" w:color="auto"/>
            <w:left w:val="none" w:sz="0" w:space="0" w:color="auto"/>
            <w:bottom w:val="none" w:sz="0" w:space="0" w:color="auto"/>
            <w:right w:val="none" w:sz="0" w:space="0" w:color="auto"/>
          </w:divBdr>
        </w:div>
        <w:div w:id="348409027">
          <w:marLeft w:val="640"/>
          <w:marRight w:val="0"/>
          <w:marTop w:val="0"/>
          <w:marBottom w:val="0"/>
          <w:divBdr>
            <w:top w:val="none" w:sz="0" w:space="0" w:color="auto"/>
            <w:left w:val="none" w:sz="0" w:space="0" w:color="auto"/>
            <w:bottom w:val="none" w:sz="0" w:space="0" w:color="auto"/>
            <w:right w:val="none" w:sz="0" w:space="0" w:color="auto"/>
          </w:divBdr>
        </w:div>
        <w:div w:id="2135326635">
          <w:marLeft w:val="640"/>
          <w:marRight w:val="0"/>
          <w:marTop w:val="0"/>
          <w:marBottom w:val="0"/>
          <w:divBdr>
            <w:top w:val="none" w:sz="0" w:space="0" w:color="auto"/>
            <w:left w:val="none" w:sz="0" w:space="0" w:color="auto"/>
            <w:bottom w:val="none" w:sz="0" w:space="0" w:color="auto"/>
            <w:right w:val="none" w:sz="0" w:space="0" w:color="auto"/>
          </w:divBdr>
        </w:div>
        <w:div w:id="1309900144">
          <w:marLeft w:val="640"/>
          <w:marRight w:val="0"/>
          <w:marTop w:val="0"/>
          <w:marBottom w:val="0"/>
          <w:divBdr>
            <w:top w:val="none" w:sz="0" w:space="0" w:color="auto"/>
            <w:left w:val="none" w:sz="0" w:space="0" w:color="auto"/>
            <w:bottom w:val="none" w:sz="0" w:space="0" w:color="auto"/>
            <w:right w:val="none" w:sz="0" w:space="0" w:color="auto"/>
          </w:divBdr>
        </w:div>
        <w:div w:id="1178500249">
          <w:marLeft w:val="640"/>
          <w:marRight w:val="0"/>
          <w:marTop w:val="0"/>
          <w:marBottom w:val="0"/>
          <w:divBdr>
            <w:top w:val="none" w:sz="0" w:space="0" w:color="auto"/>
            <w:left w:val="none" w:sz="0" w:space="0" w:color="auto"/>
            <w:bottom w:val="none" w:sz="0" w:space="0" w:color="auto"/>
            <w:right w:val="none" w:sz="0" w:space="0" w:color="auto"/>
          </w:divBdr>
        </w:div>
        <w:div w:id="1101729524">
          <w:marLeft w:val="640"/>
          <w:marRight w:val="0"/>
          <w:marTop w:val="0"/>
          <w:marBottom w:val="0"/>
          <w:divBdr>
            <w:top w:val="none" w:sz="0" w:space="0" w:color="auto"/>
            <w:left w:val="none" w:sz="0" w:space="0" w:color="auto"/>
            <w:bottom w:val="none" w:sz="0" w:space="0" w:color="auto"/>
            <w:right w:val="none" w:sz="0" w:space="0" w:color="auto"/>
          </w:divBdr>
        </w:div>
        <w:div w:id="1957252231">
          <w:marLeft w:val="640"/>
          <w:marRight w:val="0"/>
          <w:marTop w:val="0"/>
          <w:marBottom w:val="0"/>
          <w:divBdr>
            <w:top w:val="none" w:sz="0" w:space="0" w:color="auto"/>
            <w:left w:val="none" w:sz="0" w:space="0" w:color="auto"/>
            <w:bottom w:val="none" w:sz="0" w:space="0" w:color="auto"/>
            <w:right w:val="none" w:sz="0" w:space="0" w:color="auto"/>
          </w:divBdr>
        </w:div>
        <w:div w:id="948701267">
          <w:marLeft w:val="640"/>
          <w:marRight w:val="0"/>
          <w:marTop w:val="0"/>
          <w:marBottom w:val="0"/>
          <w:divBdr>
            <w:top w:val="none" w:sz="0" w:space="0" w:color="auto"/>
            <w:left w:val="none" w:sz="0" w:space="0" w:color="auto"/>
            <w:bottom w:val="none" w:sz="0" w:space="0" w:color="auto"/>
            <w:right w:val="none" w:sz="0" w:space="0" w:color="auto"/>
          </w:divBdr>
        </w:div>
        <w:div w:id="1091580791">
          <w:marLeft w:val="640"/>
          <w:marRight w:val="0"/>
          <w:marTop w:val="0"/>
          <w:marBottom w:val="0"/>
          <w:divBdr>
            <w:top w:val="none" w:sz="0" w:space="0" w:color="auto"/>
            <w:left w:val="none" w:sz="0" w:space="0" w:color="auto"/>
            <w:bottom w:val="none" w:sz="0" w:space="0" w:color="auto"/>
            <w:right w:val="none" w:sz="0" w:space="0" w:color="auto"/>
          </w:divBdr>
        </w:div>
        <w:div w:id="105930401">
          <w:marLeft w:val="640"/>
          <w:marRight w:val="0"/>
          <w:marTop w:val="0"/>
          <w:marBottom w:val="0"/>
          <w:divBdr>
            <w:top w:val="none" w:sz="0" w:space="0" w:color="auto"/>
            <w:left w:val="none" w:sz="0" w:space="0" w:color="auto"/>
            <w:bottom w:val="none" w:sz="0" w:space="0" w:color="auto"/>
            <w:right w:val="none" w:sz="0" w:space="0" w:color="auto"/>
          </w:divBdr>
        </w:div>
        <w:div w:id="2032955731">
          <w:marLeft w:val="640"/>
          <w:marRight w:val="0"/>
          <w:marTop w:val="0"/>
          <w:marBottom w:val="0"/>
          <w:divBdr>
            <w:top w:val="none" w:sz="0" w:space="0" w:color="auto"/>
            <w:left w:val="none" w:sz="0" w:space="0" w:color="auto"/>
            <w:bottom w:val="none" w:sz="0" w:space="0" w:color="auto"/>
            <w:right w:val="none" w:sz="0" w:space="0" w:color="auto"/>
          </w:divBdr>
        </w:div>
        <w:div w:id="2034763506">
          <w:marLeft w:val="640"/>
          <w:marRight w:val="0"/>
          <w:marTop w:val="0"/>
          <w:marBottom w:val="0"/>
          <w:divBdr>
            <w:top w:val="none" w:sz="0" w:space="0" w:color="auto"/>
            <w:left w:val="none" w:sz="0" w:space="0" w:color="auto"/>
            <w:bottom w:val="none" w:sz="0" w:space="0" w:color="auto"/>
            <w:right w:val="none" w:sz="0" w:space="0" w:color="auto"/>
          </w:divBdr>
        </w:div>
        <w:div w:id="274102212">
          <w:marLeft w:val="640"/>
          <w:marRight w:val="0"/>
          <w:marTop w:val="0"/>
          <w:marBottom w:val="0"/>
          <w:divBdr>
            <w:top w:val="none" w:sz="0" w:space="0" w:color="auto"/>
            <w:left w:val="none" w:sz="0" w:space="0" w:color="auto"/>
            <w:bottom w:val="none" w:sz="0" w:space="0" w:color="auto"/>
            <w:right w:val="none" w:sz="0" w:space="0" w:color="auto"/>
          </w:divBdr>
        </w:div>
        <w:div w:id="1173229352">
          <w:marLeft w:val="640"/>
          <w:marRight w:val="0"/>
          <w:marTop w:val="0"/>
          <w:marBottom w:val="0"/>
          <w:divBdr>
            <w:top w:val="none" w:sz="0" w:space="0" w:color="auto"/>
            <w:left w:val="none" w:sz="0" w:space="0" w:color="auto"/>
            <w:bottom w:val="none" w:sz="0" w:space="0" w:color="auto"/>
            <w:right w:val="none" w:sz="0" w:space="0" w:color="auto"/>
          </w:divBdr>
        </w:div>
        <w:div w:id="991642175">
          <w:marLeft w:val="640"/>
          <w:marRight w:val="0"/>
          <w:marTop w:val="0"/>
          <w:marBottom w:val="0"/>
          <w:divBdr>
            <w:top w:val="none" w:sz="0" w:space="0" w:color="auto"/>
            <w:left w:val="none" w:sz="0" w:space="0" w:color="auto"/>
            <w:bottom w:val="none" w:sz="0" w:space="0" w:color="auto"/>
            <w:right w:val="none" w:sz="0" w:space="0" w:color="auto"/>
          </w:divBdr>
        </w:div>
        <w:div w:id="209540896">
          <w:marLeft w:val="640"/>
          <w:marRight w:val="0"/>
          <w:marTop w:val="0"/>
          <w:marBottom w:val="0"/>
          <w:divBdr>
            <w:top w:val="none" w:sz="0" w:space="0" w:color="auto"/>
            <w:left w:val="none" w:sz="0" w:space="0" w:color="auto"/>
            <w:bottom w:val="none" w:sz="0" w:space="0" w:color="auto"/>
            <w:right w:val="none" w:sz="0" w:space="0" w:color="auto"/>
          </w:divBdr>
        </w:div>
        <w:div w:id="1708791763">
          <w:marLeft w:val="640"/>
          <w:marRight w:val="0"/>
          <w:marTop w:val="0"/>
          <w:marBottom w:val="0"/>
          <w:divBdr>
            <w:top w:val="none" w:sz="0" w:space="0" w:color="auto"/>
            <w:left w:val="none" w:sz="0" w:space="0" w:color="auto"/>
            <w:bottom w:val="none" w:sz="0" w:space="0" w:color="auto"/>
            <w:right w:val="none" w:sz="0" w:space="0" w:color="auto"/>
          </w:divBdr>
        </w:div>
        <w:div w:id="1147936960">
          <w:marLeft w:val="640"/>
          <w:marRight w:val="0"/>
          <w:marTop w:val="0"/>
          <w:marBottom w:val="0"/>
          <w:divBdr>
            <w:top w:val="none" w:sz="0" w:space="0" w:color="auto"/>
            <w:left w:val="none" w:sz="0" w:space="0" w:color="auto"/>
            <w:bottom w:val="none" w:sz="0" w:space="0" w:color="auto"/>
            <w:right w:val="none" w:sz="0" w:space="0" w:color="auto"/>
          </w:divBdr>
        </w:div>
        <w:div w:id="1895659493">
          <w:marLeft w:val="640"/>
          <w:marRight w:val="0"/>
          <w:marTop w:val="0"/>
          <w:marBottom w:val="0"/>
          <w:divBdr>
            <w:top w:val="none" w:sz="0" w:space="0" w:color="auto"/>
            <w:left w:val="none" w:sz="0" w:space="0" w:color="auto"/>
            <w:bottom w:val="none" w:sz="0" w:space="0" w:color="auto"/>
            <w:right w:val="none" w:sz="0" w:space="0" w:color="auto"/>
          </w:divBdr>
        </w:div>
        <w:div w:id="2015304672">
          <w:marLeft w:val="640"/>
          <w:marRight w:val="0"/>
          <w:marTop w:val="0"/>
          <w:marBottom w:val="0"/>
          <w:divBdr>
            <w:top w:val="none" w:sz="0" w:space="0" w:color="auto"/>
            <w:left w:val="none" w:sz="0" w:space="0" w:color="auto"/>
            <w:bottom w:val="none" w:sz="0" w:space="0" w:color="auto"/>
            <w:right w:val="none" w:sz="0" w:space="0" w:color="auto"/>
          </w:divBdr>
        </w:div>
        <w:div w:id="687754587">
          <w:marLeft w:val="640"/>
          <w:marRight w:val="0"/>
          <w:marTop w:val="0"/>
          <w:marBottom w:val="0"/>
          <w:divBdr>
            <w:top w:val="none" w:sz="0" w:space="0" w:color="auto"/>
            <w:left w:val="none" w:sz="0" w:space="0" w:color="auto"/>
            <w:bottom w:val="none" w:sz="0" w:space="0" w:color="auto"/>
            <w:right w:val="none" w:sz="0" w:space="0" w:color="auto"/>
          </w:divBdr>
        </w:div>
        <w:div w:id="744183534">
          <w:marLeft w:val="640"/>
          <w:marRight w:val="0"/>
          <w:marTop w:val="0"/>
          <w:marBottom w:val="0"/>
          <w:divBdr>
            <w:top w:val="none" w:sz="0" w:space="0" w:color="auto"/>
            <w:left w:val="none" w:sz="0" w:space="0" w:color="auto"/>
            <w:bottom w:val="none" w:sz="0" w:space="0" w:color="auto"/>
            <w:right w:val="none" w:sz="0" w:space="0" w:color="auto"/>
          </w:divBdr>
        </w:div>
        <w:div w:id="693265552">
          <w:marLeft w:val="640"/>
          <w:marRight w:val="0"/>
          <w:marTop w:val="0"/>
          <w:marBottom w:val="0"/>
          <w:divBdr>
            <w:top w:val="none" w:sz="0" w:space="0" w:color="auto"/>
            <w:left w:val="none" w:sz="0" w:space="0" w:color="auto"/>
            <w:bottom w:val="none" w:sz="0" w:space="0" w:color="auto"/>
            <w:right w:val="none" w:sz="0" w:space="0" w:color="auto"/>
          </w:divBdr>
        </w:div>
        <w:div w:id="134177955">
          <w:marLeft w:val="640"/>
          <w:marRight w:val="0"/>
          <w:marTop w:val="0"/>
          <w:marBottom w:val="0"/>
          <w:divBdr>
            <w:top w:val="none" w:sz="0" w:space="0" w:color="auto"/>
            <w:left w:val="none" w:sz="0" w:space="0" w:color="auto"/>
            <w:bottom w:val="none" w:sz="0" w:space="0" w:color="auto"/>
            <w:right w:val="none" w:sz="0" w:space="0" w:color="auto"/>
          </w:divBdr>
        </w:div>
        <w:div w:id="563108792">
          <w:marLeft w:val="640"/>
          <w:marRight w:val="0"/>
          <w:marTop w:val="0"/>
          <w:marBottom w:val="0"/>
          <w:divBdr>
            <w:top w:val="none" w:sz="0" w:space="0" w:color="auto"/>
            <w:left w:val="none" w:sz="0" w:space="0" w:color="auto"/>
            <w:bottom w:val="none" w:sz="0" w:space="0" w:color="auto"/>
            <w:right w:val="none" w:sz="0" w:space="0" w:color="auto"/>
          </w:divBdr>
        </w:div>
        <w:div w:id="2005278077">
          <w:marLeft w:val="640"/>
          <w:marRight w:val="0"/>
          <w:marTop w:val="0"/>
          <w:marBottom w:val="0"/>
          <w:divBdr>
            <w:top w:val="none" w:sz="0" w:space="0" w:color="auto"/>
            <w:left w:val="none" w:sz="0" w:space="0" w:color="auto"/>
            <w:bottom w:val="none" w:sz="0" w:space="0" w:color="auto"/>
            <w:right w:val="none" w:sz="0" w:space="0" w:color="auto"/>
          </w:divBdr>
        </w:div>
        <w:div w:id="1167330433">
          <w:marLeft w:val="640"/>
          <w:marRight w:val="0"/>
          <w:marTop w:val="0"/>
          <w:marBottom w:val="0"/>
          <w:divBdr>
            <w:top w:val="none" w:sz="0" w:space="0" w:color="auto"/>
            <w:left w:val="none" w:sz="0" w:space="0" w:color="auto"/>
            <w:bottom w:val="none" w:sz="0" w:space="0" w:color="auto"/>
            <w:right w:val="none" w:sz="0" w:space="0" w:color="auto"/>
          </w:divBdr>
        </w:div>
        <w:div w:id="1695038476">
          <w:marLeft w:val="640"/>
          <w:marRight w:val="0"/>
          <w:marTop w:val="0"/>
          <w:marBottom w:val="0"/>
          <w:divBdr>
            <w:top w:val="none" w:sz="0" w:space="0" w:color="auto"/>
            <w:left w:val="none" w:sz="0" w:space="0" w:color="auto"/>
            <w:bottom w:val="none" w:sz="0" w:space="0" w:color="auto"/>
            <w:right w:val="none" w:sz="0" w:space="0" w:color="auto"/>
          </w:divBdr>
        </w:div>
        <w:div w:id="1148402998">
          <w:marLeft w:val="640"/>
          <w:marRight w:val="0"/>
          <w:marTop w:val="0"/>
          <w:marBottom w:val="0"/>
          <w:divBdr>
            <w:top w:val="none" w:sz="0" w:space="0" w:color="auto"/>
            <w:left w:val="none" w:sz="0" w:space="0" w:color="auto"/>
            <w:bottom w:val="none" w:sz="0" w:space="0" w:color="auto"/>
            <w:right w:val="none" w:sz="0" w:space="0" w:color="auto"/>
          </w:divBdr>
        </w:div>
        <w:div w:id="1581674512">
          <w:marLeft w:val="640"/>
          <w:marRight w:val="0"/>
          <w:marTop w:val="0"/>
          <w:marBottom w:val="0"/>
          <w:divBdr>
            <w:top w:val="none" w:sz="0" w:space="0" w:color="auto"/>
            <w:left w:val="none" w:sz="0" w:space="0" w:color="auto"/>
            <w:bottom w:val="none" w:sz="0" w:space="0" w:color="auto"/>
            <w:right w:val="none" w:sz="0" w:space="0" w:color="auto"/>
          </w:divBdr>
        </w:div>
        <w:div w:id="173541050">
          <w:marLeft w:val="640"/>
          <w:marRight w:val="0"/>
          <w:marTop w:val="0"/>
          <w:marBottom w:val="0"/>
          <w:divBdr>
            <w:top w:val="none" w:sz="0" w:space="0" w:color="auto"/>
            <w:left w:val="none" w:sz="0" w:space="0" w:color="auto"/>
            <w:bottom w:val="none" w:sz="0" w:space="0" w:color="auto"/>
            <w:right w:val="none" w:sz="0" w:space="0" w:color="auto"/>
          </w:divBdr>
        </w:div>
        <w:div w:id="248735308">
          <w:marLeft w:val="640"/>
          <w:marRight w:val="0"/>
          <w:marTop w:val="0"/>
          <w:marBottom w:val="0"/>
          <w:divBdr>
            <w:top w:val="none" w:sz="0" w:space="0" w:color="auto"/>
            <w:left w:val="none" w:sz="0" w:space="0" w:color="auto"/>
            <w:bottom w:val="none" w:sz="0" w:space="0" w:color="auto"/>
            <w:right w:val="none" w:sz="0" w:space="0" w:color="auto"/>
          </w:divBdr>
        </w:div>
        <w:div w:id="666135732">
          <w:marLeft w:val="640"/>
          <w:marRight w:val="0"/>
          <w:marTop w:val="0"/>
          <w:marBottom w:val="0"/>
          <w:divBdr>
            <w:top w:val="none" w:sz="0" w:space="0" w:color="auto"/>
            <w:left w:val="none" w:sz="0" w:space="0" w:color="auto"/>
            <w:bottom w:val="none" w:sz="0" w:space="0" w:color="auto"/>
            <w:right w:val="none" w:sz="0" w:space="0" w:color="auto"/>
          </w:divBdr>
        </w:div>
        <w:div w:id="152843746">
          <w:marLeft w:val="640"/>
          <w:marRight w:val="0"/>
          <w:marTop w:val="0"/>
          <w:marBottom w:val="0"/>
          <w:divBdr>
            <w:top w:val="none" w:sz="0" w:space="0" w:color="auto"/>
            <w:left w:val="none" w:sz="0" w:space="0" w:color="auto"/>
            <w:bottom w:val="none" w:sz="0" w:space="0" w:color="auto"/>
            <w:right w:val="none" w:sz="0" w:space="0" w:color="auto"/>
          </w:divBdr>
        </w:div>
        <w:div w:id="1813982597">
          <w:marLeft w:val="640"/>
          <w:marRight w:val="0"/>
          <w:marTop w:val="0"/>
          <w:marBottom w:val="0"/>
          <w:divBdr>
            <w:top w:val="none" w:sz="0" w:space="0" w:color="auto"/>
            <w:left w:val="none" w:sz="0" w:space="0" w:color="auto"/>
            <w:bottom w:val="none" w:sz="0" w:space="0" w:color="auto"/>
            <w:right w:val="none" w:sz="0" w:space="0" w:color="auto"/>
          </w:divBdr>
        </w:div>
        <w:div w:id="24793576">
          <w:marLeft w:val="640"/>
          <w:marRight w:val="0"/>
          <w:marTop w:val="0"/>
          <w:marBottom w:val="0"/>
          <w:divBdr>
            <w:top w:val="none" w:sz="0" w:space="0" w:color="auto"/>
            <w:left w:val="none" w:sz="0" w:space="0" w:color="auto"/>
            <w:bottom w:val="none" w:sz="0" w:space="0" w:color="auto"/>
            <w:right w:val="none" w:sz="0" w:space="0" w:color="auto"/>
          </w:divBdr>
        </w:div>
        <w:div w:id="495196017">
          <w:marLeft w:val="640"/>
          <w:marRight w:val="0"/>
          <w:marTop w:val="0"/>
          <w:marBottom w:val="0"/>
          <w:divBdr>
            <w:top w:val="none" w:sz="0" w:space="0" w:color="auto"/>
            <w:left w:val="none" w:sz="0" w:space="0" w:color="auto"/>
            <w:bottom w:val="none" w:sz="0" w:space="0" w:color="auto"/>
            <w:right w:val="none" w:sz="0" w:space="0" w:color="auto"/>
          </w:divBdr>
        </w:div>
        <w:div w:id="307782192">
          <w:marLeft w:val="640"/>
          <w:marRight w:val="0"/>
          <w:marTop w:val="0"/>
          <w:marBottom w:val="0"/>
          <w:divBdr>
            <w:top w:val="none" w:sz="0" w:space="0" w:color="auto"/>
            <w:left w:val="none" w:sz="0" w:space="0" w:color="auto"/>
            <w:bottom w:val="none" w:sz="0" w:space="0" w:color="auto"/>
            <w:right w:val="none" w:sz="0" w:space="0" w:color="auto"/>
          </w:divBdr>
        </w:div>
        <w:div w:id="379978462">
          <w:marLeft w:val="640"/>
          <w:marRight w:val="0"/>
          <w:marTop w:val="0"/>
          <w:marBottom w:val="0"/>
          <w:divBdr>
            <w:top w:val="none" w:sz="0" w:space="0" w:color="auto"/>
            <w:left w:val="none" w:sz="0" w:space="0" w:color="auto"/>
            <w:bottom w:val="none" w:sz="0" w:space="0" w:color="auto"/>
            <w:right w:val="none" w:sz="0" w:space="0" w:color="auto"/>
          </w:divBdr>
        </w:div>
        <w:div w:id="1390878007">
          <w:marLeft w:val="640"/>
          <w:marRight w:val="0"/>
          <w:marTop w:val="0"/>
          <w:marBottom w:val="0"/>
          <w:divBdr>
            <w:top w:val="none" w:sz="0" w:space="0" w:color="auto"/>
            <w:left w:val="none" w:sz="0" w:space="0" w:color="auto"/>
            <w:bottom w:val="none" w:sz="0" w:space="0" w:color="auto"/>
            <w:right w:val="none" w:sz="0" w:space="0" w:color="auto"/>
          </w:divBdr>
        </w:div>
        <w:div w:id="1708989175">
          <w:marLeft w:val="640"/>
          <w:marRight w:val="0"/>
          <w:marTop w:val="0"/>
          <w:marBottom w:val="0"/>
          <w:divBdr>
            <w:top w:val="none" w:sz="0" w:space="0" w:color="auto"/>
            <w:left w:val="none" w:sz="0" w:space="0" w:color="auto"/>
            <w:bottom w:val="none" w:sz="0" w:space="0" w:color="auto"/>
            <w:right w:val="none" w:sz="0" w:space="0" w:color="auto"/>
          </w:divBdr>
        </w:div>
        <w:div w:id="1499539331">
          <w:marLeft w:val="640"/>
          <w:marRight w:val="0"/>
          <w:marTop w:val="0"/>
          <w:marBottom w:val="0"/>
          <w:divBdr>
            <w:top w:val="none" w:sz="0" w:space="0" w:color="auto"/>
            <w:left w:val="none" w:sz="0" w:space="0" w:color="auto"/>
            <w:bottom w:val="none" w:sz="0" w:space="0" w:color="auto"/>
            <w:right w:val="none" w:sz="0" w:space="0" w:color="auto"/>
          </w:divBdr>
        </w:div>
        <w:div w:id="906036952">
          <w:marLeft w:val="640"/>
          <w:marRight w:val="0"/>
          <w:marTop w:val="0"/>
          <w:marBottom w:val="0"/>
          <w:divBdr>
            <w:top w:val="none" w:sz="0" w:space="0" w:color="auto"/>
            <w:left w:val="none" w:sz="0" w:space="0" w:color="auto"/>
            <w:bottom w:val="none" w:sz="0" w:space="0" w:color="auto"/>
            <w:right w:val="none" w:sz="0" w:space="0" w:color="auto"/>
          </w:divBdr>
        </w:div>
        <w:div w:id="1019312774">
          <w:marLeft w:val="640"/>
          <w:marRight w:val="0"/>
          <w:marTop w:val="0"/>
          <w:marBottom w:val="0"/>
          <w:divBdr>
            <w:top w:val="none" w:sz="0" w:space="0" w:color="auto"/>
            <w:left w:val="none" w:sz="0" w:space="0" w:color="auto"/>
            <w:bottom w:val="none" w:sz="0" w:space="0" w:color="auto"/>
            <w:right w:val="none" w:sz="0" w:space="0" w:color="auto"/>
          </w:divBdr>
        </w:div>
        <w:div w:id="533156456">
          <w:marLeft w:val="640"/>
          <w:marRight w:val="0"/>
          <w:marTop w:val="0"/>
          <w:marBottom w:val="0"/>
          <w:divBdr>
            <w:top w:val="none" w:sz="0" w:space="0" w:color="auto"/>
            <w:left w:val="none" w:sz="0" w:space="0" w:color="auto"/>
            <w:bottom w:val="none" w:sz="0" w:space="0" w:color="auto"/>
            <w:right w:val="none" w:sz="0" w:space="0" w:color="auto"/>
          </w:divBdr>
        </w:div>
        <w:div w:id="88354057">
          <w:marLeft w:val="640"/>
          <w:marRight w:val="0"/>
          <w:marTop w:val="0"/>
          <w:marBottom w:val="0"/>
          <w:divBdr>
            <w:top w:val="none" w:sz="0" w:space="0" w:color="auto"/>
            <w:left w:val="none" w:sz="0" w:space="0" w:color="auto"/>
            <w:bottom w:val="none" w:sz="0" w:space="0" w:color="auto"/>
            <w:right w:val="none" w:sz="0" w:space="0" w:color="auto"/>
          </w:divBdr>
        </w:div>
        <w:div w:id="1958372363">
          <w:marLeft w:val="640"/>
          <w:marRight w:val="0"/>
          <w:marTop w:val="0"/>
          <w:marBottom w:val="0"/>
          <w:divBdr>
            <w:top w:val="none" w:sz="0" w:space="0" w:color="auto"/>
            <w:left w:val="none" w:sz="0" w:space="0" w:color="auto"/>
            <w:bottom w:val="none" w:sz="0" w:space="0" w:color="auto"/>
            <w:right w:val="none" w:sz="0" w:space="0" w:color="auto"/>
          </w:divBdr>
        </w:div>
        <w:div w:id="309292764">
          <w:marLeft w:val="640"/>
          <w:marRight w:val="0"/>
          <w:marTop w:val="0"/>
          <w:marBottom w:val="0"/>
          <w:divBdr>
            <w:top w:val="none" w:sz="0" w:space="0" w:color="auto"/>
            <w:left w:val="none" w:sz="0" w:space="0" w:color="auto"/>
            <w:bottom w:val="none" w:sz="0" w:space="0" w:color="auto"/>
            <w:right w:val="none" w:sz="0" w:space="0" w:color="auto"/>
          </w:divBdr>
        </w:div>
        <w:div w:id="1084718447">
          <w:marLeft w:val="640"/>
          <w:marRight w:val="0"/>
          <w:marTop w:val="0"/>
          <w:marBottom w:val="0"/>
          <w:divBdr>
            <w:top w:val="none" w:sz="0" w:space="0" w:color="auto"/>
            <w:left w:val="none" w:sz="0" w:space="0" w:color="auto"/>
            <w:bottom w:val="none" w:sz="0" w:space="0" w:color="auto"/>
            <w:right w:val="none" w:sz="0" w:space="0" w:color="auto"/>
          </w:divBdr>
        </w:div>
        <w:div w:id="346490565">
          <w:marLeft w:val="640"/>
          <w:marRight w:val="0"/>
          <w:marTop w:val="0"/>
          <w:marBottom w:val="0"/>
          <w:divBdr>
            <w:top w:val="none" w:sz="0" w:space="0" w:color="auto"/>
            <w:left w:val="none" w:sz="0" w:space="0" w:color="auto"/>
            <w:bottom w:val="none" w:sz="0" w:space="0" w:color="auto"/>
            <w:right w:val="none" w:sz="0" w:space="0" w:color="auto"/>
          </w:divBdr>
        </w:div>
        <w:div w:id="1440832063">
          <w:marLeft w:val="640"/>
          <w:marRight w:val="0"/>
          <w:marTop w:val="0"/>
          <w:marBottom w:val="0"/>
          <w:divBdr>
            <w:top w:val="none" w:sz="0" w:space="0" w:color="auto"/>
            <w:left w:val="none" w:sz="0" w:space="0" w:color="auto"/>
            <w:bottom w:val="none" w:sz="0" w:space="0" w:color="auto"/>
            <w:right w:val="none" w:sz="0" w:space="0" w:color="auto"/>
          </w:divBdr>
        </w:div>
        <w:div w:id="1098401884">
          <w:marLeft w:val="640"/>
          <w:marRight w:val="0"/>
          <w:marTop w:val="0"/>
          <w:marBottom w:val="0"/>
          <w:divBdr>
            <w:top w:val="none" w:sz="0" w:space="0" w:color="auto"/>
            <w:left w:val="none" w:sz="0" w:space="0" w:color="auto"/>
            <w:bottom w:val="none" w:sz="0" w:space="0" w:color="auto"/>
            <w:right w:val="none" w:sz="0" w:space="0" w:color="auto"/>
          </w:divBdr>
        </w:div>
        <w:div w:id="185215109">
          <w:marLeft w:val="640"/>
          <w:marRight w:val="0"/>
          <w:marTop w:val="0"/>
          <w:marBottom w:val="0"/>
          <w:divBdr>
            <w:top w:val="none" w:sz="0" w:space="0" w:color="auto"/>
            <w:left w:val="none" w:sz="0" w:space="0" w:color="auto"/>
            <w:bottom w:val="none" w:sz="0" w:space="0" w:color="auto"/>
            <w:right w:val="none" w:sz="0" w:space="0" w:color="auto"/>
          </w:divBdr>
        </w:div>
        <w:div w:id="1940680857">
          <w:marLeft w:val="640"/>
          <w:marRight w:val="0"/>
          <w:marTop w:val="0"/>
          <w:marBottom w:val="0"/>
          <w:divBdr>
            <w:top w:val="none" w:sz="0" w:space="0" w:color="auto"/>
            <w:left w:val="none" w:sz="0" w:space="0" w:color="auto"/>
            <w:bottom w:val="none" w:sz="0" w:space="0" w:color="auto"/>
            <w:right w:val="none" w:sz="0" w:space="0" w:color="auto"/>
          </w:divBdr>
        </w:div>
        <w:div w:id="1411803788">
          <w:marLeft w:val="640"/>
          <w:marRight w:val="0"/>
          <w:marTop w:val="0"/>
          <w:marBottom w:val="0"/>
          <w:divBdr>
            <w:top w:val="none" w:sz="0" w:space="0" w:color="auto"/>
            <w:left w:val="none" w:sz="0" w:space="0" w:color="auto"/>
            <w:bottom w:val="none" w:sz="0" w:space="0" w:color="auto"/>
            <w:right w:val="none" w:sz="0" w:space="0" w:color="auto"/>
          </w:divBdr>
        </w:div>
        <w:div w:id="239602976">
          <w:marLeft w:val="640"/>
          <w:marRight w:val="0"/>
          <w:marTop w:val="0"/>
          <w:marBottom w:val="0"/>
          <w:divBdr>
            <w:top w:val="none" w:sz="0" w:space="0" w:color="auto"/>
            <w:left w:val="none" w:sz="0" w:space="0" w:color="auto"/>
            <w:bottom w:val="none" w:sz="0" w:space="0" w:color="auto"/>
            <w:right w:val="none" w:sz="0" w:space="0" w:color="auto"/>
          </w:divBdr>
        </w:div>
        <w:div w:id="367410859">
          <w:marLeft w:val="640"/>
          <w:marRight w:val="0"/>
          <w:marTop w:val="0"/>
          <w:marBottom w:val="0"/>
          <w:divBdr>
            <w:top w:val="none" w:sz="0" w:space="0" w:color="auto"/>
            <w:left w:val="none" w:sz="0" w:space="0" w:color="auto"/>
            <w:bottom w:val="none" w:sz="0" w:space="0" w:color="auto"/>
            <w:right w:val="none" w:sz="0" w:space="0" w:color="auto"/>
          </w:divBdr>
        </w:div>
        <w:div w:id="686256609">
          <w:marLeft w:val="640"/>
          <w:marRight w:val="0"/>
          <w:marTop w:val="0"/>
          <w:marBottom w:val="0"/>
          <w:divBdr>
            <w:top w:val="none" w:sz="0" w:space="0" w:color="auto"/>
            <w:left w:val="none" w:sz="0" w:space="0" w:color="auto"/>
            <w:bottom w:val="none" w:sz="0" w:space="0" w:color="auto"/>
            <w:right w:val="none" w:sz="0" w:space="0" w:color="auto"/>
          </w:divBdr>
        </w:div>
        <w:div w:id="681856152">
          <w:marLeft w:val="640"/>
          <w:marRight w:val="0"/>
          <w:marTop w:val="0"/>
          <w:marBottom w:val="0"/>
          <w:divBdr>
            <w:top w:val="none" w:sz="0" w:space="0" w:color="auto"/>
            <w:left w:val="none" w:sz="0" w:space="0" w:color="auto"/>
            <w:bottom w:val="none" w:sz="0" w:space="0" w:color="auto"/>
            <w:right w:val="none" w:sz="0" w:space="0" w:color="auto"/>
          </w:divBdr>
        </w:div>
        <w:div w:id="1721398143">
          <w:marLeft w:val="640"/>
          <w:marRight w:val="0"/>
          <w:marTop w:val="0"/>
          <w:marBottom w:val="0"/>
          <w:divBdr>
            <w:top w:val="none" w:sz="0" w:space="0" w:color="auto"/>
            <w:left w:val="none" w:sz="0" w:space="0" w:color="auto"/>
            <w:bottom w:val="none" w:sz="0" w:space="0" w:color="auto"/>
            <w:right w:val="none" w:sz="0" w:space="0" w:color="auto"/>
          </w:divBdr>
        </w:div>
        <w:div w:id="1033193212">
          <w:marLeft w:val="640"/>
          <w:marRight w:val="0"/>
          <w:marTop w:val="0"/>
          <w:marBottom w:val="0"/>
          <w:divBdr>
            <w:top w:val="none" w:sz="0" w:space="0" w:color="auto"/>
            <w:left w:val="none" w:sz="0" w:space="0" w:color="auto"/>
            <w:bottom w:val="none" w:sz="0" w:space="0" w:color="auto"/>
            <w:right w:val="none" w:sz="0" w:space="0" w:color="auto"/>
          </w:divBdr>
        </w:div>
        <w:div w:id="524517137">
          <w:marLeft w:val="640"/>
          <w:marRight w:val="0"/>
          <w:marTop w:val="0"/>
          <w:marBottom w:val="0"/>
          <w:divBdr>
            <w:top w:val="none" w:sz="0" w:space="0" w:color="auto"/>
            <w:left w:val="none" w:sz="0" w:space="0" w:color="auto"/>
            <w:bottom w:val="none" w:sz="0" w:space="0" w:color="auto"/>
            <w:right w:val="none" w:sz="0" w:space="0" w:color="auto"/>
          </w:divBdr>
        </w:div>
        <w:div w:id="1489400513">
          <w:marLeft w:val="640"/>
          <w:marRight w:val="0"/>
          <w:marTop w:val="0"/>
          <w:marBottom w:val="0"/>
          <w:divBdr>
            <w:top w:val="none" w:sz="0" w:space="0" w:color="auto"/>
            <w:left w:val="none" w:sz="0" w:space="0" w:color="auto"/>
            <w:bottom w:val="none" w:sz="0" w:space="0" w:color="auto"/>
            <w:right w:val="none" w:sz="0" w:space="0" w:color="auto"/>
          </w:divBdr>
        </w:div>
        <w:div w:id="41443063">
          <w:marLeft w:val="640"/>
          <w:marRight w:val="0"/>
          <w:marTop w:val="0"/>
          <w:marBottom w:val="0"/>
          <w:divBdr>
            <w:top w:val="none" w:sz="0" w:space="0" w:color="auto"/>
            <w:left w:val="none" w:sz="0" w:space="0" w:color="auto"/>
            <w:bottom w:val="none" w:sz="0" w:space="0" w:color="auto"/>
            <w:right w:val="none" w:sz="0" w:space="0" w:color="auto"/>
          </w:divBdr>
        </w:div>
        <w:div w:id="1505049921">
          <w:marLeft w:val="640"/>
          <w:marRight w:val="0"/>
          <w:marTop w:val="0"/>
          <w:marBottom w:val="0"/>
          <w:divBdr>
            <w:top w:val="none" w:sz="0" w:space="0" w:color="auto"/>
            <w:left w:val="none" w:sz="0" w:space="0" w:color="auto"/>
            <w:bottom w:val="none" w:sz="0" w:space="0" w:color="auto"/>
            <w:right w:val="none" w:sz="0" w:space="0" w:color="auto"/>
          </w:divBdr>
        </w:div>
        <w:div w:id="903031528">
          <w:marLeft w:val="640"/>
          <w:marRight w:val="0"/>
          <w:marTop w:val="0"/>
          <w:marBottom w:val="0"/>
          <w:divBdr>
            <w:top w:val="none" w:sz="0" w:space="0" w:color="auto"/>
            <w:left w:val="none" w:sz="0" w:space="0" w:color="auto"/>
            <w:bottom w:val="none" w:sz="0" w:space="0" w:color="auto"/>
            <w:right w:val="none" w:sz="0" w:space="0" w:color="auto"/>
          </w:divBdr>
        </w:div>
        <w:div w:id="328170045">
          <w:marLeft w:val="640"/>
          <w:marRight w:val="0"/>
          <w:marTop w:val="0"/>
          <w:marBottom w:val="0"/>
          <w:divBdr>
            <w:top w:val="none" w:sz="0" w:space="0" w:color="auto"/>
            <w:left w:val="none" w:sz="0" w:space="0" w:color="auto"/>
            <w:bottom w:val="none" w:sz="0" w:space="0" w:color="auto"/>
            <w:right w:val="none" w:sz="0" w:space="0" w:color="auto"/>
          </w:divBdr>
        </w:div>
        <w:div w:id="1146314241">
          <w:marLeft w:val="640"/>
          <w:marRight w:val="0"/>
          <w:marTop w:val="0"/>
          <w:marBottom w:val="0"/>
          <w:divBdr>
            <w:top w:val="none" w:sz="0" w:space="0" w:color="auto"/>
            <w:left w:val="none" w:sz="0" w:space="0" w:color="auto"/>
            <w:bottom w:val="none" w:sz="0" w:space="0" w:color="auto"/>
            <w:right w:val="none" w:sz="0" w:space="0" w:color="auto"/>
          </w:divBdr>
        </w:div>
        <w:div w:id="1998680224">
          <w:marLeft w:val="640"/>
          <w:marRight w:val="0"/>
          <w:marTop w:val="0"/>
          <w:marBottom w:val="0"/>
          <w:divBdr>
            <w:top w:val="none" w:sz="0" w:space="0" w:color="auto"/>
            <w:left w:val="none" w:sz="0" w:space="0" w:color="auto"/>
            <w:bottom w:val="none" w:sz="0" w:space="0" w:color="auto"/>
            <w:right w:val="none" w:sz="0" w:space="0" w:color="auto"/>
          </w:divBdr>
        </w:div>
        <w:div w:id="2140829851">
          <w:marLeft w:val="640"/>
          <w:marRight w:val="0"/>
          <w:marTop w:val="0"/>
          <w:marBottom w:val="0"/>
          <w:divBdr>
            <w:top w:val="none" w:sz="0" w:space="0" w:color="auto"/>
            <w:left w:val="none" w:sz="0" w:space="0" w:color="auto"/>
            <w:bottom w:val="none" w:sz="0" w:space="0" w:color="auto"/>
            <w:right w:val="none" w:sz="0" w:space="0" w:color="auto"/>
          </w:divBdr>
        </w:div>
        <w:div w:id="2090617808">
          <w:marLeft w:val="640"/>
          <w:marRight w:val="0"/>
          <w:marTop w:val="0"/>
          <w:marBottom w:val="0"/>
          <w:divBdr>
            <w:top w:val="none" w:sz="0" w:space="0" w:color="auto"/>
            <w:left w:val="none" w:sz="0" w:space="0" w:color="auto"/>
            <w:bottom w:val="none" w:sz="0" w:space="0" w:color="auto"/>
            <w:right w:val="none" w:sz="0" w:space="0" w:color="auto"/>
          </w:divBdr>
        </w:div>
        <w:div w:id="238490489">
          <w:marLeft w:val="640"/>
          <w:marRight w:val="0"/>
          <w:marTop w:val="0"/>
          <w:marBottom w:val="0"/>
          <w:divBdr>
            <w:top w:val="none" w:sz="0" w:space="0" w:color="auto"/>
            <w:left w:val="none" w:sz="0" w:space="0" w:color="auto"/>
            <w:bottom w:val="none" w:sz="0" w:space="0" w:color="auto"/>
            <w:right w:val="none" w:sz="0" w:space="0" w:color="auto"/>
          </w:divBdr>
        </w:div>
        <w:div w:id="435055366">
          <w:marLeft w:val="640"/>
          <w:marRight w:val="0"/>
          <w:marTop w:val="0"/>
          <w:marBottom w:val="0"/>
          <w:divBdr>
            <w:top w:val="none" w:sz="0" w:space="0" w:color="auto"/>
            <w:left w:val="none" w:sz="0" w:space="0" w:color="auto"/>
            <w:bottom w:val="none" w:sz="0" w:space="0" w:color="auto"/>
            <w:right w:val="none" w:sz="0" w:space="0" w:color="auto"/>
          </w:divBdr>
        </w:div>
        <w:div w:id="1442527956">
          <w:marLeft w:val="640"/>
          <w:marRight w:val="0"/>
          <w:marTop w:val="0"/>
          <w:marBottom w:val="0"/>
          <w:divBdr>
            <w:top w:val="none" w:sz="0" w:space="0" w:color="auto"/>
            <w:left w:val="none" w:sz="0" w:space="0" w:color="auto"/>
            <w:bottom w:val="none" w:sz="0" w:space="0" w:color="auto"/>
            <w:right w:val="none" w:sz="0" w:space="0" w:color="auto"/>
          </w:divBdr>
        </w:div>
        <w:div w:id="268587289">
          <w:marLeft w:val="640"/>
          <w:marRight w:val="0"/>
          <w:marTop w:val="0"/>
          <w:marBottom w:val="0"/>
          <w:divBdr>
            <w:top w:val="none" w:sz="0" w:space="0" w:color="auto"/>
            <w:left w:val="none" w:sz="0" w:space="0" w:color="auto"/>
            <w:bottom w:val="none" w:sz="0" w:space="0" w:color="auto"/>
            <w:right w:val="none" w:sz="0" w:space="0" w:color="auto"/>
          </w:divBdr>
        </w:div>
        <w:div w:id="2113090597">
          <w:marLeft w:val="640"/>
          <w:marRight w:val="0"/>
          <w:marTop w:val="0"/>
          <w:marBottom w:val="0"/>
          <w:divBdr>
            <w:top w:val="none" w:sz="0" w:space="0" w:color="auto"/>
            <w:left w:val="none" w:sz="0" w:space="0" w:color="auto"/>
            <w:bottom w:val="none" w:sz="0" w:space="0" w:color="auto"/>
            <w:right w:val="none" w:sz="0" w:space="0" w:color="auto"/>
          </w:divBdr>
        </w:div>
        <w:div w:id="878664901">
          <w:marLeft w:val="640"/>
          <w:marRight w:val="0"/>
          <w:marTop w:val="0"/>
          <w:marBottom w:val="0"/>
          <w:divBdr>
            <w:top w:val="none" w:sz="0" w:space="0" w:color="auto"/>
            <w:left w:val="none" w:sz="0" w:space="0" w:color="auto"/>
            <w:bottom w:val="none" w:sz="0" w:space="0" w:color="auto"/>
            <w:right w:val="none" w:sz="0" w:space="0" w:color="auto"/>
          </w:divBdr>
        </w:div>
        <w:div w:id="239556947">
          <w:marLeft w:val="640"/>
          <w:marRight w:val="0"/>
          <w:marTop w:val="0"/>
          <w:marBottom w:val="0"/>
          <w:divBdr>
            <w:top w:val="none" w:sz="0" w:space="0" w:color="auto"/>
            <w:left w:val="none" w:sz="0" w:space="0" w:color="auto"/>
            <w:bottom w:val="none" w:sz="0" w:space="0" w:color="auto"/>
            <w:right w:val="none" w:sz="0" w:space="0" w:color="auto"/>
          </w:divBdr>
        </w:div>
        <w:div w:id="1602375700">
          <w:marLeft w:val="640"/>
          <w:marRight w:val="0"/>
          <w:marTop w:val="0"/>
          <w:marBottom w:val="0"/>
          <w:divBdr>
            <w:top w:val="none" w:sz="0" w:space="0" w:color="auto"/>
            <w:left w:val="none" w:sz="0" w:space="0" w:color="auto"/>
            <w:bottom w:val="none" w:sz="0" w:space="0" w:color="auto"/>
            <w:right w:val="none" w:sz="0" w:space="0" w:color="auto"/>
          </w:divBdr>
        </w:div>
      </w:divsChild>
    </w:div>
    <w:div w:id="1697349189">
      <w:marLeft w:val="480"/>
      <w:marRight w:val="0"/>
      <w:marTop w:val="0"/>
      <w:marBottom w:val="0"/>
      <w:divBdr>
        <w:top w:val="none" w:sz="0" w:space="0" w:color="auto"/>
        <w:left w:val="none" w:sz="0" w:space="0" w:color="auto"/>
        <w:bottom w:val="none" w:sz="0" w:space="0" w:color="auto"/>
        <w:right w:val="none" w:sz="0" w:space="0" w:color="auto"/>
      </w:divBdr>
    </w:div>
    <w:div w:id="1697542704">
      <w:bodyDiv w:val="1"/>
      <w:marLeft w:val="0"/>
      <w:marRight w:val="0"/>
      <w:marTop w:val="0"/>
      <w:marBottom w:val="0"/>
      <w:divBdr>
        <w:top w:val="none" w:sz="0" w:space="0" w:color="auto"/>
        <w:left w:val="none" w:sz="0" w:space="0" w:color="auto"/>
        <w:bottom w:val="none" w:sz="0" w:space="0" w:color="auto"/>
        <w:right w:val="none" w:sz="0" w:space="0" w:color="auto"/>
      </w:divBdr>
    </w:div>
    <w:div w:id="1698190071">
      <w:bodyDiv w:val="1"/>
      <w:marLeft w:val="0"/>
      <w:marRight w:val="0"/>
      <w:marTop w:val="0"/>
      <w:marBottom w:val="0"/>
      <w:divBdr>
        <w:top w:val="none" w:sz="0" w:space="0" w:color="auto"/>
        <w:left w:val="none" w:sz="0" w:space="0" w:color="auto"/>
        <w:bottom w:val="none" w:sz="0" w:space="0" w:color="auto"/>
        <w:right w:val="none" w:sz="0" w:space="0" w:color="auto"/>
      </w:divBdr>
    </w:div>
    <w:div w:id="1699160744">
      <w:bodyDiv w:val="1"/>
      <w:marLeft w:val="0"/>
      <w:marRight w:val="0"/>
      <w:marTop w:val="0"/>
      <w:marBottom w:val="0"/>
      <w:divBdr>
        <w:top w:val="none" w:sz="0" w:space="0" w:color="auto"/>
        <w:left w:val="none" w:sz="0" w:space="0" w:color="auto"/>
        <w:bottom w:val="none" w:sz="0" w:space="0" w:color="auto"/>
        <w:right w:val="none" w:sz="0" w:space="0" w:color="auto"/>
      </w:divBdr>
    </w:div>
    <w:div w:id="1699356139">
      <w:marLeft w:val="480"/>
      <w:marRight w:val="0"/>
      <w:marTop w:val="0"/>
      <w:marBottom w:val="0"/>
      <w:divBdr>
        <w:top w:val="none" w:sz="0" w:space="0" w:color="auto"/>
        <w:left w:val="none" w:sz="0" w:space="0" w:color="auto"/>
        <w:bottom w:val="none" w:sz="0" w:space="0" w:color="auto"/>
        <w:right w:val="none" w:sz="0" w:space="0" w:color="auto"/>
      </w:divBdr>
    </w:div>
    <w:div w:id="1699622022">
      <w:bodyDiv w:val="1"/>
      <w:marLeft w:val="0"/>
      <w:marRight w:val="0"/>
      <w:marTop w:val="0"/>
      <w:marBottom w:val="0"/>
      <w:divBdr>
        <w:top w:val="none" w:sz="0" w:space="0" w:color="auto"/>
        <w:left w:val="none" w:sz="0" w:space="0" w:color="auto"/>
        <w:bottom w:val="none" w:sz="0" w:space="0" w:color="auto"/>
        <w:right w:val="none" w:sz="0" w:space="0" w:color="auto"/>
      </w:divBdr>
      <w:divsChild>
        <w:div w:id="22677801">
          <w:marLeft w:val="480"/>
          <w:marRight w:val="0"/>
          <w:marTop w:val="0"/>
          <w:marBottom w:val="0"/>
          <w:divBdr>
            <w:top w:val="none" w:sz="0" w:space="0" w:color="auto"/>
            <w:left w:val="none" w:sz="0" w:space="0" w:color="auto"/>
            <w:bottom w:val="none" w:sz="0" w:space="0" w:color="auto"/>
            <w:right w:val="none" w:sz="0" w:space="0" w:color="auto"/>
          </w:divBdr>
        </w:div>
        <w:div w:id="68776147">
          <w:marLeft w:val="480"/>
          <w:marRight w:val="0"/>
          <w:marTop w:val="0"/>
          <w:marBottom w:val="0"/>
          <w:divBdr>
            <w:top w:val="none" w:sz="0" w:space="0" w:color="auto"/>
            <w:left w:val="none" w:sz="0" w:space="0" w:color="auto"/>
            <w:bottom w:val="none" w:sz="0" w:space="0" w:color="auto"/>
            <w:right w:val="none" w:sz="0" w:space="0" w:color="auto"/>
          </w:divBdr>
        </w:div>
        <w:div w:id="100148498">
          <w:marLeft w:val="480"/>
          <w:marRight w:val="0"/>
          <w:marTop w:val="0"/>
          <w:marBottom w:val="0"/>
          <w:divBdr>
            <w:top w:val="none" w:sz="0" w:space="0" w:color="auto"/>
            <w:left w:val="none" w:sz="0" w:space="0" w:color="auto"/>
            <w:bottom w:val="none" w:sz="0" w:space="0" w:color="auto"/>
            <w:right w:val="none" w:sz="0" w:space="0" w:color="auto"/>
          </w:divBdr>
        </w:div>
        <w:div w:id="131599401">
          <w:marLeft w:val="480"/>
          <w:marRight w:val="0"/>
          <w:marTop w:val="0"/>
          <w:marBottom w:val="0"/>
          <w:divBdr>
            <w:top w:val="none" w:sz="0" w:space="0" w:color="auto"/>
            <w:left w:val="none" w:sz="0" w:space="0" w:color="auto"/>
            <w:bottom w:val="none" w:sz="0" w:space="0" w:color="auto"/>
            <w:right w:val="none" w:sz="0" w:space="0" w:color="auto"/>
          </w:divBdr>
        </w:div>
        <w:div w:id="148863827">
          <w:marLeft w:val="480"/>
          <w:marRight w:val="0"/>
          <w:marTop w:val="0"/>
          <w:marBottom w:val="0"/>
          <w:divBdr>
            <w:top w:val="none" w:sz="0" w:space="0" w:color="auto"/>
            <w:left w:val="none" w:sz="0" w:space="0" w:color="auto"/>
            <w:bottom w:val="none" w:sz="0" w:space="0" w:color="auto"/>
            <w:right w:val="none" w:sz="0" w:space="0" w:color="auto"/>
          </w:divBdr>
        </w:div>
        <w:div w:id="210456693">
          <w:marLeft w:val="480"/>
          <w:marRight w:val="0"/>
          <w:marTop w:val="0"/>
          <w:marBottom w:val="0"/>
          <w:divBdr>
            <w:top w:val="none" w:sz="0" w:space="0" w:color="auto"/>
            <w:left w:val="none" w:sz="0" w:space="0" w:color="auto"/>
            <w:bottom w:val="none" w:sz="0" w:space="0" w:color="auto"/>
            <w:right w:val="none" w:sz="0" w:space="0" w:color="auto"/>
          </w:divBdr>
        </w:div>
        <w:div w:id="216478436">
          <w:marLeft w:val="480"/>
          <w:marRight w:val="0"/>
          <w:marTop w:val="0"/>
          <w:marBottom w:val="0"/>
          <w:divBdr>
            <w:top w:val="none" w:sz="0" w:space="0" w:color="auto"/>
            <w:left w:val="none" w:sz="0" w:space="0" w:color="auto"/>
            <w:bottom w:val="none" w:sz="0" w:space="0" w:color="auto"/>
            <w:right w:val="none" w:sz="0" w:space="0" w:color="auto"/>
          </w:divBdr>
        </w:div>
        <w:div w:id="222647197">
          <w:marLeft w:val="480"/>
          <w:marRight w:val="0"/>
          <w:marTop w:val="0"/>
          <w:marBottom w:val="0"/>
          <w:divBdr>
            <w:top w:val="none" w:sz="0" w:space="0" w:color="auto"/>
            <w:left w:val="none" w:sz="0" w:space="0" w:color="auto"/>
            <w:bottom w:val="none" w:sz="0" w:space="0" w:color="auto"/>
            <w:right w:val="none" w:sz="0" w:space="0" w:color="auto"/>
          </w:divBdr>
        </w:div>
        <w:div w:id="255334589">
          <w:marLeft w:val="480"/>
          <w:marRight w:val="0"/>
          <w:marTop w:val="0"/>
          <w:marBottom w:val="0"/>
          <w:divBdr>
            <w:top w:val="none" w:sz="0" w:space="0" w:color="auto"/>
            <w:left w:val="none" w:sz="0" w:space="0" w:color="auto"/>
            <w:bottom w:val="none" w:sz="0" w:space="0" w:color="auto"/>
            <w:right w:val="none" w:sz="0" w:space="0" w:color="auto"/>
          </w:divBdr>
        </w:div>
        <w:div w:id="267782724">
          <w:marLeft w:val="480"/>
          <w:marRight w:val="0"/>
          <w:marTop w:val="0"/>
          <w:marBottom w:val="0"/>
          <w:divBdr>
            <w:top w:val="none" w:sz="0" w:space="0" w:color="auto"/>
            <w:left w:val="none" w:sz="0" w:space="0" w:color="auto"/>
            <w:bottom w:val="none" w:sz="0" w:space="0" w:color="auto"/>
            <w:right w:val="none" w:sz="0" w:space="0" w:color="auto"/>
          </w:divBdr>
        </w:div>
        <w:div w:id="292831460">
          <w:marLeft w:val="480"/>
          <w:marRight w:val="0"/>
          <w:marTop w:val="0"/>
          <w:marBottom w:val="0"/>
          <w:divBdr>
            <w:top w:val="none" w:sz="0" w:space="0" w:color="auto"/>
            <w:left w:val="none" w:sz="0" w:space="0" w:color="auto"/>
            <w:bottom w:val="none" w:sz="0" w:space="0" w:color="auto"/>
            <w:right w:val="none" w:sz="0" w:space="0" w:color="auto"/>
          </w:divBdr>
        </w:div>
        <w:div w:id="446850390">
          <w:marLeft w:val="480"/>
          <w:marRight w:val="0"/>
          <w:marTop w:val="0"/>
          <w:marBottom w:val="0"/>
          <w:divBdr>
            <w:top w:val="none" w:sz="0" w:space="0" w:color="auto"/>
            <w:left w:val="none" w:sz="0" w:space="0" w:color="auto"/>
            <w:bottom w:val="none" w:sz="0" w:space="0" w:color="auto"/>
            <w:right w:val="none" w:sz="0" w:space="0" w:color="auto"/>
          </w:divBdr>
        </w:div>
        <w:div w:id="453138137">
          <w:marLeft w:val="480"/>
          <w:marRight w:val="0"/>
          <w:marTop w:val="0"/>
          <w:marBottom w:val="0"/>
          <w:divBdr>
            <w:top w:val="none" w:sz="0" w:space="0" w:color="auto"/>
            <w:left w:val="none" w:sz="0" w:space="0" w:color="auto"/>
            <w:bottom w:val="none" w:sz="0" w:space="0" w:color="auto"/>
            <w:right w:val="none" w:sz="0" w:space="0" w:color="auto"/>
          </w:divBdr>
        </w:div>
        <w:div w:id="486673741">
          <w:marLeft w:val="480"/>
          <w:marRight w:val="0"/>
          <w:marTop w:val="0"/>
          <w:marBottom w:val="0"/>
          <w:divBdr>
            <w:top w:val="none" w:sz="0" w:space="0" w:color="auto"/>
            <w:left w:val="none" w:sz="0" w:space="0" w:color="auto"/>
            <w:bottom w:val="none" w:sz="0" w:space="0" w:color="auto"/>
            <w:right w:val="none" w:sz="0" w:space="0" w:color="auto"/>
          </w:divBdr>
        </w:div>
        <w:div w:id="525338744">
          <w:marLeft w:val="480"/>
          <w:marRight w:val="0"/>
          <w:marTop w:val="0"/>
          <w:marBottom w:val="0"/>
          <w:divBdr>
            <w:top w:val="none" w:sz="0" w:space="0" w:color="auto"/>
            <w:left w:val="none" w:sz="0" w:space="0" w:color="auto"/>
            <w:bottom w:val="none" w:sz="0" w:space="0" w:color="auto"/>
            <w:right w:val="none" w:sz="0" w:space="0" w:color="auto"/>
          </w:divBdr>
        </w:div>
        <w:div w:id="703822620">
          <w:marLeft w:val="480"/>
          <w:marRight w:val="0"/>
          <w:marTop w:val="0"/>
          <w:marBottom w:val="0"/>
          <w:divBdr>
            <w:top w:val="none" w:sz="0" w:space="0" w:color="auto"/>
            <w:left w:val="none" w:sz="0" w:space="0" w:color="auto"/>
            <w:bottom w:val="none" w:sz="0" w:space="0" w:color="auto"/>
            <w:right w:val="none" w:sz="0" w:space="0" w:color="auto"/>
          </w:divBdr>
        </w:div>
        <w:div w:id="802969194">
          <w:marLeft w:val="480"/>
          <w:marRight w:val="0"/>
          <w:marTop w:val="0"/>
          <w:marBottom w:val="0"/>
          <w:divBdr>
            <w:top w:val="none" w:sz="0" w:space="0" w:color="auto"/>
            <w:left w:val="none" w:sz="0" w:space="0" w:color="auto"/>
            <w:bottom w:val="none" w:sz="0" w:space="0" w:color="auto"/>
            <w:right w:val="none" w:sz="0" w:space="0" w:color="auto"/>
          </w:divBdr>
        </w:div>
        <w:div w:id="824905320">
          <w:marLeft w:val="480"/>
          <w:marRight w:val="0"/>
          <w:marTop w:val="0"/>
          <w:marBottom w:val="0"/>
          <w:divBdr>
            <w:top w:val="none" w:sz="0" w:space="0" w:color="auto"/>
            <w:left w:val="none" w:sz="0" w:space="0" w:color="auto"/>
            <w:bottom w:val="none" w:sz="0" w:space="0" w:color="auto"/>
            <w:right w:val="none" w:sz="0" w:space="0" w:color="auto"/>
          </w:divBdr>
        </w:div>
        <w:div w:id="856651350">
          <w:marLeft w:val="480"/>
          <w:marRight w:val="0"/>
          <w:marTop w:val="0"/>
          <w:marBottom w:val="0"/>
          <w:divBdr>
            <w:top w:val="none" w:sz="0" w:space="0" w:color="auto"/>
            <w:left w:val="none" w:sz="0" w:space="0" w:color="auto"/>
            <w:bottom w:val="none" w:sz="0" w:space="0" w:color="auto"/>
            <w:right w:val="none" w:sz="0" w:space="0" w:color="auto"/>
          </w:divBdr>
        </w:div>
        <w:div w:id="880939008">
          <w:marLeft w:val="480"/>
          <w:marRight w:val="0"/>
          <w:marTop w:val="0"/>
          <w:marBottom w:val="0"/>
          <w:divBdr>
            <w:top w:val="none" w:sz="0" w:space="0" w:color="auto"/>
            <w:left w:val="none" w:sz="0" w:space="0" w:color="auto"/>
            <w:bottom w:val="none" w:sz="0" w:space="0" w:color="auto"/>
            <w:right w:val="none" w:sz="0" w:space="0" w:color="auto"/>
          </w:divBdr>
        </w:div>
        <w:div w:id="886792420">
          <w:marLeft w:val="480"/>
          <w:marRight w:val="0"/>
          <w:marTop w:val="0"/>
          <w:marBottom w:val="0"/>
          <w:divBdr>
            <w:top w:val="none" w:sz="0" w:space="0" w:color="auto"/>
            <w:left w:val="none" w:sz="0" w:space="0" w:color="auto"/>
            <w:bottom w:val="none" w:sz="0" w:space="0" w:color="auto"/>
            <w:right w:val="none" w:sz="0" w:space="0" w:color="auto"/>
          </w:divBdr>
        </w:div>
        <w:div w:id="1031418571">
          <w:marLeft w:val="480"/>
          <w:marRight w:val="0"/>
          <w:marTop w:val="0"/>
          <w:marBottom w:val="0"/>
          <w:divBdr>
            <w:top w:val="none" w:sz="0" w:space="0" w:color="auto"/>
            <w:left w:val="none" w:sz="0" w:space="0" w:color="auto"/>
            <w:bottom w:val="none" w:sz="0" w:space="0" w:color="auto"/>
            <w:right w:val="none" w:sz="0" w:space="0" w:color="auto"/>
          </w:divBdr>
        </w:div>
        <w:div w:id="1033191019">
          <w:marLeft w:val="480"/>
          <w:marRight w:val="0"/>
          <w:marTop w:val="0"/>
          <w:marBottom w:val="0"/>
          <w:divBdr>
            <w:top w:val="none" w:sz="0" w:space="0" w:color="auto"/>
            <w:left w:val="none" w:sz="0" w:space="0" w:color="auto"/>
            <w:bottom w:val="none" w:sz="0" w:space="0" w:color="auto"/>
            <w:right w:val="none" w:sz="0" w:space="0" w:color="auto"/>
          </w:divBdr>
        </w:div>
        <w:div w:id="1035891186">
          <w:marLeft w:val="480"/>
          <w:marRight w:val="0"/>
          <w:marTop w:val="0"/>
          <w:marBottom w:val="0"/>
          <w:divBdr>
            <w:top w:val="none" w:sz="0" w:space="0" w:color="auto"/>
            <w:left w:val="none" w:sz="0" w:space="0" w:color="auto"/>
            <w:bottom w:val="none" w:sz="0" w:space="0" w:color="auto"/>
            <w:right w:val="none" w:sz="0" w:space="0" w:color="auto"/>
          </w:divBdr>
        </w:div>
        <w:div w:id="1057783427">
          <w:marLeft w:val="480"/>
          <w:marRight w:val="0"/>
          <w:marTop w:val="0"/>
          <w:marBottom w:val="0"/>
          <w:divBdr>
            <w:top w:val="none" w:sz="0" w:space="0" w:color="auto"/>
            <w:left w:val="none" w:sz="0" w:space="0" w:color="auto"/>
            <w:bottom w:val="none" w:sz="0" w:space="0" w:color="auto"/>
            <w:right w:val="none" w:sz="0" w:space="0" w:color="auto"/>
          </w:divBdr>
        </w:div>
        <w:div w:id="1139766186">
          <w:marLeft w:val="480"/>
          <w:marRight w:val="0"/>
          <w:marTop w:val="0"/>
          <w:marBottom w:val="0"/>
          <w:divBdr>
            <w:top w:val="none" w:sz="0" w:space="0" w:color="auto"/>
            <w:left w:val="none" w:sz="0" w:space="0" w:color="auto"/>
            <w:bottom w:val="none" w:sz="0" w:space="0" w:color="auto"/>
            <w:right w:val="none" w:sz="0" w:space="0" w:color="auto"/>
          </w:divBdr>
        </w:div>
        <w:div w:id="1149588276">
          <w:marLeft w:val="480"/>
          <w:marRight w:val="0"/>
          <w:marTop w:val="0"/>
          <w:marBottom w:val="0"/>
          <w:divBdr>
            <w:top w:val="none" w:sz="0" w:space="0" w:color="auto"/>
            <w:left w:val="none" w:sz="0" w:space="0" w:color="auto"/>
            <w:bottom w:val="none" w:sz="0" w:space="0" w:color="auto"/>
            <w:right w:val="none" w:sz="0" w:space="0" w:color="auto"/>
          </w:divBdr>
        </w:div>
        <w:div w:id="1193110036">
          <w:marLeft w:val="480"/>
          <w:marRight w:val="0"/>
          <w:marTop w:val="0"/>
          <w:marBottom w:val="0"/>
          <w:divBdr>
            <w:top w:val="none" w:sz="0" w:space="0" w:color="auto"/>
            <w:left w:val="none" w:sz="0" w:space="0" w:color="auto"/>
            <w:bottom w:val="none" w:sz="0" w:space="0" w:color="auto"/>
            <w:right w:val="none" w:sz="0" w:space="0" w:color="auto"/>
          </w:divBdr>
        </w:div>
        <w:div w:id="1199203091">
          <w:marLeft w:val="480"/>
          <w:marRight w:val="0"/>
          <w:marTop w:val="0"/>
          <w:marBottom w:val="0"/>
          <w:divBdr>
            <w:top w:val="none" w:sz="0" w:space="0" w:color="auto"/>
            <w:left w:val="none" w:sz="0" w:space="0" w:color="auto"/>
            <w:bottom w:val="none" w:sz="0" w:space="0" w:color="auto"/>
            <w:right w:val="none" w:sz="0" w:space="0" w:color="auto"/>
          </w:divBdr>
        </w:div>
        <w:div w:id="1255363793">
          <w:marLeft w:val="480"/>
          <w:marRight w:val="0"/>
          <w:marTop w:val="0"/>
          <w:marBottom w:val="0"/>
          <w:divBdr>
            <w:top w:val="none" w:sz="0" w:space="0" w:color="auto"/>
            <w:left w:val="none" w:sz="0" w:space="0" w:color="auto"/>
            <w:bottom w:val="none" w:sz="0" w:space="0" w:color="auto"/>
            <w:right w:val="none" w:sz="0" w:space="0" w:color="auto"/>
          </w:divBdr>
        </w:div>
        <w:div w:id="1260412205">
          <w:marLeft w:val="480"/>
          <w:marRight w:val="0"/>
          <w:marTop w:val="0"/>
          <w:marBottom w:val="0"/>
          <w:divBdr>
            <w:top w:val="none" w:sz="0" w:space="0" w:color="auto"/>
            <w:left w:val="none" w:sz="0" w:space="0" w:color="auto"/>
            <w:bottom w:val="none" w:sz="0" w:space="0" w:color="auto"/>
            <w:right w:val="none" w:sz="0" w:space="0" w:color="auto"/>
          </w:divBdr>
        </w:div>
        <w:div w:id="1281838766">
          <w:marLeft w:val="480"/>
          <w:marRight w:val="0"/>
          <w:marTop w:val="0"/>
          <w:marBottom w:val="0"/>
          <w:divBdr>
            <w:top w:val="none" w:sz="0" w:space="0" w:color="auto"/>
            <w:left w:val="none" w:sz="0" w:space="0" w:color="auto"/>
            <w:bottom w:val="none" w:sz="0" w:space="0" w:color="auto"/>
            <w:right w:val="none" w:sz="0" w:space="0" w:color="auto"/>
          </w:divBdr>
        </w:div>
        <w:div w:id="1373194737">
          <w:marLeft w:val="480"/>
          <w:marRight w:val="0"/>
          <w:marTop w:val="0"/>
          <w:marBottom w:val="0"/>
          <w:divBdr>
            <w:top w:val="none" w:sz="0" w:space="0" w:color="auto"/>
            <w:left w:val="none" w:sz="0" w:space="0" w:color="auto"/>
            <w:bottom w:val="none" w:sz="0" w:space="0" w:color="auto"/>
            <w:right w:val="none" w:sz="0" w:space="0" w:color="auto"/>
          </w:divBdr>
        </w:div>
        <w:div w:id="1423406340">
          <w:marLeft w:val="480"/>
          <w:marRight w:val="0"/>
          <w:marTop w:val="0"/>
          <w:marBottom w:val="0"/>
          <w:divBdr>
            <w:top w:val="none" w:sz="0" w:space="0" w:color="auto"/>
            <w:left w:val="none" w:sz="0" w:space="0" w:color="auto"/>
            <w:bottom w:val="none" w:sz="0" w:space="0" w:color="auto"/>
            <w:right w:val="none" w:sz="0" w:space="0" w:color="auto"/>
          </w:divBdr>
        </w:div>
        <w:div w:id="1546063911">
          <w:marLeft w:val="480"/>
          <w:marRight w:val="0"/>
          <w:marTop w:val="0"/>
          <w:marBottom w:val="0"/>
          <w:divBdr>
            <w:top w:val="none" w:sz="0" w:space="0" w:color="auto"/>
            <w:left w:val="none" w:sz="0" w:space="0" w:color="auto"/>
            <w:bottom w:val="none" w:sz="0" w:space="0" w:color="auto"/>
            <w:right w:val="none" w:sz="0" w:space="0" w:color="auto"/>
          </w:divBdr>
        </w:div>
        <w:div w:id="1588928166">
          <w:marLeft w:val="480"/>
          <w:marRight w:val="0"/>
          <w:marTop w:val="0"/>
          <w:marBottom w:val="0"/>
          <w:divBdr>
            <w:top w:val="none" w:sz="0" w:space="0" w:color="auto"/>
            <w:left w:val="none" w:sz="0" w:space="0" w:color="auto"/>
            <w:bottom w:val="none" w:sz="0" w:space="0" w:color="auto"/>
            <w:right w:val="none" w:sz="0" w:space="0" w:color="auto"/>
          </w:divBdr>
        </w:div>
        <w:div w:id="1677078191">
          <w:marLeft w:val="480"/>
          <w:marRight w:val="0"/>
          <w:marTop w:val="0"/>
          <w:marBottom w:val="0"/>
          <w:divBdr>
            <w:top w:val="none" w:sz="0" w:space="0" w:color="auto"/>
            <w:left w:val="none" w:sz="0" w:space="0" w:color="auto"/>
            <w:bottom w:val="none" w:sz="0" w:space="0" w:color="auto"/>
            <w:right w:val="none" w:sz="0" w:space="0" w:color="auto"/>
          </w:divBdr>
        </w:div>
        <w:div w:id="1720010141">
          <w:marLeft w:val="480"/>
          <w:marRight w:val="0"/>
          <w:marTop w:val="0"/>
          <w:marBottom w:val="0"/>
          <w:divBdr>
            <w:top w:val="none" w:sz="0" w:space="0" w:color="auto"/>
            <w:left w:val="none" w:sz="0" w:space="0" w:color="auto"/>
            <w:bottom w:val="none" w:sz="0" w:space="0" w:color="auto"/>
            <w:right w:val="none" w:sz="0" w:space="0" w:color="auto"/>
          </w:divBdr>
        </w:div>
        <w:div w:id="1724332861">
          <w:marLeft w:val="480"/>
          <w:marRight w:val="0"/>
          <w:marTop w:val="0"/>
          <w:marBottom w:val="0"/>
          <w:divBdr>
            <w:top w:val="none" w:sz="0" w:space="0" w:color="auto"/>
            <w:left w:val="none" w:sz="0" w:space="0" w:color="auto"/>
            <w:bottom w:val="none" w:sz="0" w:space="0" w:color="auto"/>
            <w:right w:val="none" w:sz="0" w:space="0" w:color="auto"/>
          </w:divBdr>
        </w:div>
        <w:div w:id="1741713252">
          <w:marLeft w:val="480"/>
          <w:marRight w:val="0"/>
          <w:marTop w:val="0"/>
          <w:marBottom w:val="0"/>
          <w:divBdr>
            <w:top w:val="none" w:sz="0" w:space="0" w:color="auto"/>
            <w:left w:val="none" w:sz="0" w:space="0" w:color="auto"/>
            <w:bottom w:val="none" w:sz="0" w:space="0" w:color="auto"/>
            <w:right w:val="none" w:sz="0" w:space="0" w:color="auto"/>
          </w:divBdr>
        </w:div>
        <w:div w:id="1755318971">
          <w:marLeft w:val="480"/>
          <w:marRight w:val="0"/>
          <w:marTop w:val="0"/>
          <w:marBottom w:val="0"/>
          <w:divBdr>
            <w:top w:val="none" w:sz="0" w:space="0" w:color="auto"/>
            <w:left w:val="none" w:sz="0" w:space="0" w:color="auto"/>
            <w:bottom w:val="none" w:sz="0" w:space="0" w:color="auto"/>
            <w:right w:val="none" w:sz="0" w:space="0" w:color="auto"/>
          </w:divBdr>
        </w:div>
        <w:div w:id="1799907143">
          <w:marLeft w:val="480"/>
          <w:marRight w:val="0"/>
          <w:marTop w:val="0"/>
          <w:marBottom w:val="0"/>
          <w:divBdr>
            <w:top w:val="none" w:sz="0" w:space="0" w:color="auto"/>
            <w:left w:val="none" w:sz="0" w:space="0" w:color="auto"/>
            <w:bottom w:val="none" w:sz="0" w:space="0" w:color="auto"/>
            <w:right w:val="none" w:sz="0" w:space="0" w:color="auto"/>
          </w:divBdr>
        </w:div>
        <w:div w:id="1905068818">
          <w:marLeft w:val="480"/>
          <w:marRight w:val="0"/>
          <w:marTop w:val="0"/>
          <w:marBottom w:val="0"/>
          <w:divBdr>
            <w:top w:val="none" w:sz="0" w:space="0" w:color="auto"/>
            <w:left w:val="none" w:sz="0" w:space="0" w:color="auto"/>
            <w:bottom w:val="none" w:sz="0" w:space="0" w:color="auto"/>
            <w:right w:val="none" w:sz="0" w:space="0" w:color="auto"/>
          </w:divBdr>
        </w:div>
        <w:div w:id="1942106393">
          <w:marLeft w:val="480"/>
          <w:marRight w:val="0"/>
          <w:marTop w:val="0"/>
          <w:marBottom w:val="0"/>
          <w:divBdr>
            <w:top w:val="none" w:sz="0" w:space="0" w:color="auto"/>
            <w:left w:val="none" w:sz="0" w:space="0" w:color="auto"/>
            <w:bottom w:val="none" w:sz="0" w:space="0" w:color="auto"/>
            <w:right w:val="none" w:sz="0" w:space="0" w:color="auto"/>
          </w:divBdr>
        </w:div>
        <w:div w:id="1951427798">
          <w:marLeft w:val="480"/>
          <w:marRight w:val="0"/>
          <w:marTop w:val="0"/>
          <w:marBottom w:val="0"/>
          <w:divBdr>
            <w:top w:val="none" w:sz="0" w:space="0" w:color="auto"/>
            <w:left w:val="none" w:sz="0" w:space="0" w:color="auto"/>
            <w:bottom w:val="none" w:sz="0" w:space="0" w:color="auto"/>
            <w:right w:val="none" w:sz="0" w:space="0" w:color="auto"/>
          </w:divBdr>
        </w:div>
        <w:div w:id="2010863713">
          <w:marLeft w:val="480"/>
          <w:marRight w:val="0"/>
          <w:marTop w:val="0"/>
          <w:marBottom w:val="0"/>
          <w:divBdr>
            <w:top w:val="none" w:sz="0" w:space="0" w:color="auto"/>
            <w:left w:val="none" w:sz="0" w:space="0" w:color="auto"/>
            <w:bottom w:val="none" w:sz="0" w:space="0" w:color="auto"/>
            <w:right w:val="none" w:sz="0" w:space="0" w:color="auto"/>
          </w:divBdr>
        </w:div>
        <w:div w:id="2021734849">
          <w:marLeft w:val="480"/>
          <w:marRight w:val="0"/>
          <w:marTop w:val="0"/>
          <w:marBottom w:val="0"/>
          <w:divBdr>
            <w:top w:val="none" w:sz="0" w:space="0" w:color="auto"/>
            <w:left w:val="none" w:sz="0" w:space="0" w:color="auto"/>
            <w:bottom w:val="none" w:sz="0" w:space="0" w:color="auto"/>
            <w:right w:val="none" w:sz="0" w:space="0" w:color="auto"/>
          </w:divBdr>
        </w:div>
        <w:div w:id="2026400347">
          <w:marLeft w:val="480"/>
          <w:marRight w:val="0"/>
          <w:marTop w:val="0"/>
          <w:marBottom w:val="0"/>
          <w:divBdr>
            <w:top w:val="none" w:sz="0" w:space="0" w:color="auto"/>
            <w:left w:val="none" w:sz="0" w:space="0" w:color="auto"/>
            <w:bottom w:val="none" w:sz="0" w:space="0" w:color="auto"/>
            <w:right w:val="none" w:sz="0" w:space="0" w:color="auto"/>
          </w:divBdr>
        </w:div>
        <w:div w:id="2090347486">
          <w:marLeft w:val="480"/>
          <w:marRight w:val="0"/>
          <w:marTop w:val="0"/>
          <w:marBottom w:val="0"/>
          <w:divBdr>
            <w:top w:val="none" w:sz="0" w:space="0" w:color="auto"/>
            <w:left w:val="none" w:sz="0" w:space="0" w:color="auto"/>
            <w:bottom w:val="none" w:sz="0" w:space="0" w:color="auto"/>
            <w:right w:val="none" w:sz="0" w:space="0" w:color="auto"/>
          </w:divBdr>
        </w:div>
      </w:divsChild>
    </w:div>
    <w:div w:id="1702625388">
      <w:marLeft w:val="480"/>
      <w:marRight w:val="0"/>
      <w:marTop w:val="0"/>
      <w:marBottom w:val="0"/>
      <w:divBdr>
        <w:top w:val="none" w:sz="0" w:space="0" w:color="auto"/>
        <w:left w:val="none" w:sz="0" w:space="0" w:color="auto"/>
        <w:bottom w:val="none" w:sz="0" w:space="0" w:color="auto"/>
        <w:right w:val="none" w:sz="0" w:space="0" w:color="auto"/>
      </w:divBdr>
    </w:div>
    <w:div w:id="1703363631">
      <w:bodyDiv w:val="1"/>
      <w:marLeft w:val="0"/>
      <w:marRight w:val="0"/>
      <w:marTop w:val="0"/>
      <w:marBottom w:val="0"/>
      <w:divBdr>
        <w:top w:val="none" w:sz="0" w:space="0" w:color="auto"/>
        <w:left w:val="none" w:sz="0" w:space="0" w:color="auto"/>
        <w:bottom w:val="none" w:sz="0" w:space="0" w:color="auto"/>
        <w:right w:val="none" w:sz="0" w:space="0" w:color="auto"/>
      </w:divBdr>
      <w:divsChild>
        <w:div w:id="1864438397">
          <w:marLeft w:val="640"/>
          <w:marRight w:val="0"/>
          <w:marTop w:val="0"/>
          <w:marBottom w:val="0"/>
          <w:divBdr>
            <w:top w:val="none" w:sz="0" w:space="0" w:color="auto"/>
            <w:left w:val="none" w:sz="0" w:space="0" w:color="auto"/>
            <w:bottom w:val="none" w:sz="0" w:space="0" w:color="auto"/>
            <w:right w:val="none" w:sz="0" w:space="0" w:color="auto"/>
          </w:divBdr>
        </w:div>
        <w:div w:id="34041322">
          <w:marLeft w:val="640"/>
          <w:marRight w:val="0"/>
          <w:marTop w:val="0"/>
          <w:marBottom w:val="0"/>
          <w:divBdr>
            <w:top w:val="none" w:sz="0" w:space="0" w:color="auto"/>
            <w:left w:val="none" w:sz="0" w:space="0" w:color="auto"/>
            <w:bottom w:val="none" w:sz="0" w:space="0" w:color="auto"/>
            <w:right w:val="none" w:sz="0" w:space="0" w:color="auto"/>
          </w:divBdr>
        </w:div>
        <w:div w:id="313147070">
          <w:marLeft w:val="640"/>
          <w:marRight w:val="0"/>
          <w:marTop w:val="0"/>
          <w:marBottom w:val="0"/>
          <w:divBdr>
            <w:top w:val="none" w:sz="0" w:space="0" w:color="auto"/>
            <w:left w:val="none" w:sz="0" w:space="0" w:color="auto"/>
            <w:bottom w:val="none" w:sz="0" w:space="0" w:color="auto"/>
            <w:right w:val="none" w:sz="0" w:space="0" w:color="auto"/>
          </w:divBdr>
        </w:div>
        <w:div w:id="144667243">
          <w:marLeft w:val="640"/>
          <w:marRight w:val="0"/>
          <w:marTop w:val="0"/>
          <w:marBottom w:val="0"/>
          <w:divBdr>
            <w:top w:val="none" w:sz="0" w:space="0" w:color="auto"/>
            <w:left w:val="none" w:sz="0" w:space="0" w:color="auto"/>
            <w:bottom w:val="none" w:sz="0" w:space="0" w:color="auto"/>
            <w:right w:val="none" w:sz="0" w:space="0" w:color="auto"/>
          </w:divBdr>
        </w:div>
        <w:div w:id="879128606">
          <w:marLeft w:val="640"/>
          <w:marRight w:val="0"/>
          <w:marTop w:val="0"/>
          <w:marBottom w:val="0"/>
          <w:divBdr>
            <w:top w:val="none" w:sz="0" w:space="0" w:color="auto"/>
            <w:left w:val="none" w:sz="0" w:space="0" w:color="auto"/>
            <w:bottom w:val="none" w:sz="0" w:space="0" w:color="auto"/>
            <w:right w:val="none" w:sz="0" w:space="0" w:color="auto"/>
          </w:divBdr>
        </w:div>
        <w:div w:id="460195411">
          <w:marLeft w:val="640"/>
          <w:marRight w:val="0"/>
          <w:marTop w:val="0"/>
          <w:marBottom w:val="0"/>
          <w:divBdr>
            <w:top w:val="none" w:sz="0" w:space="0" w:color="auto"/>
            <w:left w:val="none" w:sz="0" w:space="0" w:color="auto"/>
            <w:bottom w:val="none" w:sz="0" w:space="0" w:color="auto"/>
            <w:right w:val="none" w:sz="0" w:space="0" w:color="auto"/>
          </w:divBdr>
        </w:div>
        <w:div w:id="1822623880">
          <w:marLeft w:val="640"/>
          <w:marRight w:val="0"/>
          <w:marTop w:val="0"/>
          <w:marBottom w:val="0"/>
          <w:divBdr>
            <w:top w:val="none" w:sz="0" w:space="0" w:color="auto"/>
            <w:left w:val="none" w:sz="0" w:space="0" w:color="auto"/>
            <w:bottom w:val="none" w:sz="0" w:space="0" w:color="auto"/>
            <w:right w:val="none" w:sz="0" w:space="0" w:color="auto"/>
          </w:divBdr>
        </w:div>
        <w:div w:id="289937345">
          <w:marLeft w:val="640"/>
          <w:marRight w:val="0"/>
          <w:marTop w:val="0"/>
          <w:marBottom w:val="0"/>
          <w:divBdr>
            <w:top w:val="none" w:sz="0" w:space="0" w:color="auto"/>
            <w:left w:val="none" w:sz="0" w:space="0" w:color="auto"/>
            <w:bottom w:val="none" w:sz="0" w:space="0" w:color="auto"/>
            <w:right w:val="none" w:sz="0" w:space="0" w:color="auto"/>
          </w:divBdr>
        </w:div>
        <w:div w:id="893197003">
          <w:marLeft w:val="640"/>
          <w:marRight w:val="0"/>
          <w:marTop w:val="0"/>
          <w:marBottom w:val="0"/>
          <w:divBdr>
            <w:top w:val="none" w:sz="0" w:space="0" w:color="auto"/>
            <w:left w:val="none" w:sz="0" w:space="0" w:color="auto"/>
            <w:bottom w:val="none" w:sz="0" w:space="0" w:color="auto"/>
            <w:right w:val="none" w:sz="0" w:space="0" w:color="auto"/>
          </w:divBdr>
        </w:div>
        <w:div w:id="1132946661">
          <w:marLeft w:val="640"/>
          <w:marRight w:val="0"/>
          <w:marTop w:val="0"/>
          <w:marBottom w:val="0"/>
          <w:divBdr>
            <w:top w:val="none" w:sz="0" w:space="0" w:color="auto"/>
            <w:left w:val="none" w:sz="0" w:space="0" w:color="auto"/>
            <w:bottom w:val="none" w:sz="0" w:space="0" w:color="auto"/>
            <w:right w:val="none" w:sz="0" w:space="0" w:color="auto"/>
          </w:divBdr>
        </w:div>
        <w:div w:id="1966503576">
          <w:marLeft w:val="640"/>
          <w:marRight w:val="0"/>
          <w:marTop w:val="0"/>
          <w:marBottom w:val="0"/>
          <w:divBdr>
            <w:top w:val="none" w:sz="0" w:space="0" w:color="auto"/>
            <w:left w:val="none" w:sz="0" w:space="0" w:color="auto"/>
            <w:bottom w:val="none" w:sz="0" w:space="0" w:color="auto"/>
            <w:right w:val="none" w:sz="0" w:space="0" w:color="auto"/>
          </w:divBdr>
        </w:div>
        <w:div w:id="1737818692">
          <w:marLeft w:val="640"/>
          <w:marRight w:val="0"/>
          <w:marTop w:val="0"/>
          <w:marBottom w:val="0"/>
          <w:divBdr>
            <w:top w:val="none" w:sz="0" w:space="0" w:color="auto"/>
            <w:left w:val="none" w:sz="0" w:space="0" w:color="auto"/>
            <w:bottom w:val="none" w:sz="0" w:space="0" w:color="auto"/>
            <w:right w:val="none" w:sz="0" w:space="0" w:color="auto"/>
          </w:divBdr>
        </w:div>
        <w:div w:id="1529947649">
          <w:marLeft w:val="640"/>
          <w:marRight w:val="0"/>
          <w:marTop w:val="0"/>
          <w:marBottom w:val="0"/>
          <w:divBdr>
            <w:top w:val="none" w:sz="0" w:space="0" w:color="auto"/>
            <w:left w:val="none" w:sz="0" w:space="0" w:color="auto"/>
            <w:bottom w:val="none" w:sz="0" w:space="0" w:color="auto"/>
            <w:right w:val="none" w:sz="0" w:space="0" w:color="auto"/>
          </w:divBdr>
        </w:div>
        <w:div w:id="1815102535">
          <w:marLeft w:val="640"/>
          <w:marRight w:val="0"/>
          <w:marTop w:val="0"/>
          <w:marBottom w:val="0"/>
          <w:divBdr>
            <w:top w:val="none" w:sz="0" w:space="0" w:color="auto"/>
            <w:left w:val="none" w:sz="0" w:space="0" w:color="auto"/>
            <w:bottom w:val="none" w:sz="0" w:space="0" w:color="auto"/>
            <w:right w:val="none" w:sz="0" w:space="0" w:color="auto"/>
          </w:divBdr>
        </w:div>
        <w:div w:id="434718296">
          <w:marLeft w:val="640"/>
          <w:marRight w:val="0"/>
          <w:marTop w:val="0"/>
          <w:marBottom w:val="0"/>
          <w:divBdr>
            <w:top w:val="none" w:sz="0" w:space="0" w:color="auto"/>
            <w:left w:val="none" w:sz="0" w:space="0" w:color="auto"/>
            <w:bottom w:val="none" w:sz="0" w:space="0" w:color="auto"/>
            <w:right w:val="none" w:sz="0" w:space="0" w:color="auto"/>
          </w:divBdr>
        </w:div>
        <w:div w:id="171381711">
          <w:marLeft w:val="640"/>
          <w:marRight w:val="0"/>
          <w:marTop w:val="0"/>
          <w:marBottom w:val="0"/>
          <w:divBdr>
            <w:top w:val="none" w:sz="0" w:space="0" w:color="auto"/>
            <w:left w:val="none" w:sz="0" w:space="0" w:color="auto"/>
            <w:bottom w:val="none" w:sz="0" w:space="0" w:color="auto"/>
            <w:right w:val="none" w:sz="0" w:space="0" w:color="auto"/>
          </w:divBdr>
        </w:div>
        <w:div w:id="1198660866">
          <w:marLeft w:val="640"/>
          <w:marRight w:val="0"/>
          <w:marTop w:val="0"/>
          <w:marBottom w:val="0"/>
          <w:divBdr>
            <w:top w:val="none" w:sz="0" w:space="0" w:color="auto"/>
            <w:left w:val="none" w:sz="0" w:space="0" w:color="auto"/>
            <w:bottom w:val="none" w:sz="0" w:space="0" w:color="auto"/>
            <w:right w:val="none" w:sz="0" w:space="0" w:color="auto"/>
          </w:divBdr>
        </w:div>
        <w:div w:id="30302773">
          <w:marLeft w:val="640"/>
          <w:marRight w:val="0"/>
          <w:marTop w:val="0"/>
          <w:marBottom w:val="0"/>
          <w:divBdr>
            <w:top w:val="none" w:sz="0" w:space="0" w:color="auto"/>
            <w:left w:val="none" w:sz="0" w:space="0" w:color="auto"/>
            <w:bottom w:val="none" w:sz="0" w:space="0" w:color="auto"/>
            <w:right w:val="none" w:sz="0" w:space="0" w:color="auto"/>
          </w:divBdr>
        </w:div>
        <w:div w:id="1895388649">
          <w:marLeft w:val="640"/>
          <w:marRight w:val="0"/>
          <w:marTop w:val="0"/>
          <w:marBottom w:val="0"/>
          <w:divBdr>
            <w:top w:val="none" w:sz="0" w:space="0" w:color="auto"/>
            <w:left w:val="none" w:sz="0" w:space="0" w:color="auto"/>
            <w:bottom w:val="none" w:sz="0" w:space="0" w:color="auto"/>
            <w:right w:val="none" w:sz="0" w:space="0" w:color="auto"/>
          </w:divBdr>
        </w:div>
        <w:div w:id="782264139">
          <w:marLeft w:val="640"/>
          <w:marRight w:val="0"/>
          <w:marTop w:val="0"/>
          <w:marBottom w:val="0"/>
          <w:divBdr>
            <w:top w:val="none" w:sz="0" w:space="0" w:color="auto"/>
            <w:left w:val="none" w:sz="0" w:space="0" w:color="auto"/>
            <w:bottom w:val="none" w:sz="0" w:space="0" w:color="auto"/>
            <w:right w:val="none" w:sz="0" w:space="0" w:color="auto"/>
          </w:divBdr>
        </w:div>
        <w:div w:id="201988280">
          <w:marLeft w:val="640"/>
          <w:marRight w:val="0"/>
          <w:marTop w:val="0"/>
          <w:marBottom w:val="0"/>
          <w:divBdr>
            <w:top w:val="none" w:sz="0" w:space="0" w:color="auto"/>
            <w:left w:val="none" w:sz="0" w:space="0" w:color="auto"/>
            <w:bottom w:val="none" w:sz="0" w:space="0" w:color="auto"/>
            <w:right w:val="none" w:sz="0" w:space="0" w:color="auto"/>
          </w:divBdr>
        </w:div>
        <w:div w:id="718868320">
          <w:marLeft w:val="640"/>
          <w:marRight w:val="0"/>
          <w:marTop w:val="0"/>
          <w:marBottom w:val="0"/>
          <w:divBdr>
            <w:top w:val="none" w:sz="0" w:space="0" w:color="auto"/>
            <w:left w:val="none" w:sz="0" w:space="0" w:color="auto"/>
            <w:bottom w:val="none" w:sz="0" w:space="0" w:color="auto"/>
            <w:right w:val="none" w:sz="0" w:space="0" w:color="auto"/>
          </w:divBdr>
        </w:div>
        <w:div w:id="1058897539">
          <w:marLeft w:val="640"/>
          <w:marRight w:val="0"/>
          <w:marTop w:val="0"/>
          <w:marBottom w:val="0"/>
          <w:divBdr>
            <w:top w:val="none" w:sz="0" w:space="0" w:color="auto"/>
            <w:left w:val="none" w:sz="0" w:space="0" w:color="auto"/>
            <w:bottom w:val="none" w:sz="0" w:space="0" w:color="auto"/>
            <w:right w:val="none" w:sz="0" w:space="0" w:color="auto"/>
          </w:divBdr>
        </w:div>
        <w:div w:id="177350439">
          <w:marLeft w:val="640"/>
          <w:marRight w:val="0"/>
          <w:marTop w:val="0"/>
          <w:marBottom w:val="0"/>
          <w:divBdr>
            <w:top w:val="none" w:sz="0" w:space="0" w:color="auto"/>
            <w:left w:val="none" w:sz="0" w:space="0" w:color="auto"/>
            <w:bottom w:val="none" w:sz="0" w:space="0" w:color="auto"/>
            <w:right w:val="none" w:sz="0" w:space="0" w:color="auto"/>
          </w:divBdr>
        </w:div>
        <w:div w:id="1740442460">
          <w:marLeft w:val="640"/>
          <w:marRight w:val="0"/>
          <w:marTop w:val="0"/>
          <w:marBottom w:val="0"/>
          <w:divBdr>
            <w:top w:val="none" w:sz="0" w:space="0" w:color="auto"/>
            <w:left w:val="none" w:sz="0" w:space="0" w:color="auto"/>
            <w:bottom w:val="none" w:sz="0" w:space="0" w:color="auto"/>
            <w:right w:val="none" w:sz="0" w:space="0" w:color="auto"/>
          </w:divBdr>
        </w:div>
        <w:div w:id="1534463693">
          <w:marLeft w:val="640"/>
          <w:marRight w:val="0"/>
          <w:marTop w:val="0"/>
          <w:marBottom w:val="0"/>
          <w:divBdr>
            <w:top w:val="none" w:sz="0" w:space="0" w:color="auto"/>
            <w:left w:val="none" w:sz="0" w:space="0" w:color="auto"/>
            <w:bottom w:val="none" w:sz="0" w:space="0" w:color="auto"/>
            <w:right w:val="none" w:sz="0" w:space="0" w:color="auto"/>
          </w:divBdr>
        </w:div>
        <w:div w:id="1551531404">
          <w:marLeft w:val="640"/>
          <w:marRight w:val="0"/>
          <w:marTop w:val="0"/>
          <w:marBottom w:val="0"/>
          <w:divBdr>
            <w:top w:val="none" w:sz="0" w:space="0" w:color="auto"/>
            <w:left w:val="none" w:sz="0" w:space="0" w:color="auto"/>
            <w:bottom w:val="none" w:sz="0" w:space="0" w:color="auto"/>
            <w:right w:val="none" w:sz="0" w:space="0" w:color="auto"/>
          </w:divBdr>
        </w:div>
        <w:div w:id="1811819342">
          <w:marLeft w:val="640"/>
          <w:marRight w:val="0"/>
          <w:marTop w:val="0"/>
          <w:marBottom w:val="0"/>
          <w:divBdr>
            <w:top w:val="none" w:sz="0" w:space="0" w:color="auto"/>
            <w:left w:val="none" w:sz="0" w:space="0" w:color="auto"/>
            <w:bottom w:val="none" w:sz="0" w:space="0" w:color="auto"/>
            <w:right w:val="none" w:sz="0" w:space="0" w:color="auto"/>
          </w:divBdr>
        </w:div>
        <w:div w:id="1900479562">
          <w:marLeft w:val="640"/>
          <w:marRight w:val="0"/>
          <w:marTop w:val="0"/>
          <w:marBottom w:val="0"/>
          <w:divBdr>
            <w:top w:val="none" w:sz="0" w:space="0" w:color="auto"/>
            <w:left w:val="none" w:sz="0" w:space="0" w:color="auto"/>
            <w:bottom w:val="none" w:sz="0" w:space="0" w:color="auto"/>
            <w:right w:val="none" w:sz="0" w:space="0" w:color="auto"/>
          </w:divBdr>
        </w:div>
        <w:div w:id="1541085059">
          <w:marLeft w:val="640"/>
          <w:marRight w:val="0"/>
          <w:marTop w:val="0"/>
          <w:marBottom w:val="0"/>
          <w:divBdr>
            <w:top w:val="none" w:sz="0" w:space="0" w:color="auto"/>
            <w:left w:val="none" w:sz="0" w:space="0" w:color="auto"/>
            <w:bottom w:val="none" w:sz="0" w:space="0" w:color="auto"/>
            <w:right w:val="none" w:sz="0" w:space="0" w:color="auto"/>
          </w:divBdr>
        </w:div>
        <w:div w:id="1399790722">
          <w:marLeft w:val="640"/>
          <w:marRight w:val="0"/>
          <w:marTop w:val="0"/>
          <w:marBottom w:val="0"/>
          <w:divBdr>
            <w:top w:val="none" w:sz="0" w:space="0" w:color="auto"/>
            <w:left w:val="none" w:sz="0" w:space="0" w:color="auto"/>
            <w:bottom w:val="none" w:sz="0" w:space="0" w:color="auto"/>
            <w:right w:val="none" w:sz="0" w:space="0" w:color="auto"/>
          </w:divBdr>
        </w:div>
        <w:div w:id="569851942">
          <w:marLeft w:val="640"/>
          <w:marRight w:val="0"/>
          <w:marTop w:val="0"/>
          <w:marBottom w:val="0"/>
          <w:divBdr>
            <w:top w:val="none" w:sz="0" w:space="0" w:color="auto"/>
            <w:left w:val="none" w:sz="0" w:space="0" w:color="auto"/>
            <w:bottom w:val="none" w:sz="0" w:space="0" w:color="auto"/>
            <w:right w:val="none" w:sz="0" w:space="0" w:color="auto"/>
          </w:divBdr>
        </w:div>
        <w:div w:id="1139760391">
          <w:marLeft w:val="640"/>
          <w:marRight w:val="0"/>
          <w:marTop w:val="0"/>
          <w:marBottom w:val="0"/>
          <w:divBdr>
            <w:top w:val="none" w:sz="0" w:space="0" w:color="auto"/>
            <w:left w:val="none" w:sz="0" w:space="0" w:color="auto"/>
            <w:bottom w:val="none" w:sz="0" w:space="0" w:color="auto"/>
            <w:right w:val="none" w:sz="0" w:space="0" w:color="auto"/>
          </w:divBdr>
        </w:div>
        <w:div w:id="291135633">
          <w:marLeft w:val="640"/>
          <w:marRight w:val="0"/>
          <w:marTop w:val="0"/>
          <w:marBottom w:val="0"/>
          <w:divBdr>
            <w:top w:val="none" w:sz="0" w:space="0" w:color="auto"/>
            <w:left w:val="none" w:sz="0" w:space="0" w:color="auto"/>
            <w:bottom w:val="none" w:sz="0" w:space="0" w:color="auto"/>
            <w:right w:val="none" w:sz="0" w:space="0" w:color="auto"/>
          </w:divBdr>
        </w:div>
        <w:div w:id="152456193">
          <w:marLeft w:val="640"/>
          <w:marRight w:val="0"/>
          <w:marTop w:val="0"/>
          <w:marBottom w:val="0"/>
          <w:divBdr>
            <w:top w:val="none" w:sz="0" w:space="0" w:color="auto"/>
            <w:left w:val="none" w:sz="0" w:space="0" w:color="auto"/>
            <w:bottom w:val="none" w:sz="0" w:space="0" w:color="auto"/>
            <w:right w:val="none" w:sz="0" w:space="0" w:color="auto"/>
          </w:divBdr>
        </w:div>
        <w:div w:id="303313378">
          <w:marLeft w:val="640"/>
          <w:marRight w:val="0"/>
          <w:marTop w:val="0"/>
          <w:marBottom w:val="0"/>
          <w:divBdr>
            <w:top w:val="none" w:sz="0" w:space="0" w:color="auto"/>
            <w:left w:val="none" w:sz="0" w:space="0" w:color="auto"/>
            <w:bottom w:val="none" w:sz="0" w:space="0" w:color="auto"/>
            <w:right w:val="none" w:sz="0" w:space="0" w:color="auto"/>
          </w:divBdr>
        </w:div>
        <w:div w:id="1260941275">
          <w:marLeft w:val="640"/>
          <w:marRight w:val="0"/>
          <w:marTop w:val="0"/>
          <w:marBottom w:val="0"/>
          <w:divBdr>
            <w:top w:val="none" w:sz="0" w:space="0" w:color="auto"/>
            <w:left w:val="none" w:sz="0" w:space="0" w:color="auto"/>
            <w:bottom w:val="none" w:sz="0" w:space="0" w:color="auto"/>
            <w:right w:val="none" w:sz="0" w:space="0" w:color="auto"/>
          </w:divBdr>
        </w:div>
        <w:div w:id="1516576155">
          <w:marLeft w:val="640"/>
          <w:marRight w:val="0"/>
          <w:marTop w:val="0"/>
          <w:marBottom w:val="0"/>
          <w:divBdr>
            <w:top w:val="none" w:sz="0" w:space="0" w:color="auto"/>
            <w:left w:val="none" w:sz="0" w:space="0" w:color="auto"/>
            <w:bottom w:val="none" w:sz="0" w:space="0" w:color="auto"/>
            <w:right w:val="none" w:sz="0" w:space="0" w:color="auto"/>
          </w:divBdr>
        </w:div>
        <w:div w:id="112948511">
          <w:marLeft w:val="640"/>
          <w:marRight w:val="0"/>
          <w:marTop w:val="0"/>
          <w:marBottom w:val="0"/>
          <w:divBdr>
            <w:top w:val="none" w:sz="0" w:space="0" w:color="auto"/>
            <w:left w:val="none" w:sz="0" w:space="0" w:color="auto"/>
            <w:bottom w:val="none" w:sz="0" w:space="0" w:color="auto"/>
            <w:right w:val="none" w:sz="0" w:space="0" w:color="auto"/>
          </w:divBdr>
        </w:div>
        <w:div w:id="867068354">
          <w:marLeft w:val="640"/>
          <w:marRight w:val="0"/>
          <w:marTop w:val="0"/>
          <w:marBottom w:val="0"/>
          <w:divBdr>
            <w:top w:val="none" w:sz="0" w:space="0" w:color="auto"/>
            <w:left w:val="none" w:sz="0" w:space="0" w:color="auto"/>
            <w:bottom w:val="none" w:sz="0" w:space="0" w:color="auto"/>
            <w:right w:val="none" w:sz="0" w:space="0" w:color="auto"/>
          </w:divBdr>
        </w:div>
        <w:div w:id="536622414">
          <w:marLeft w:val="640"/>
          <w:marRight w:val="0"/>
          <w:marTop w:val="0"/>
          <w:marBottom w:val="0"/>
          <w:divBdr>
            <w:top w:val="none" w:sz="0" w:space="0" w:color="auto"/>
            <w:left w:val="none" w:sz="0" w:space="0" w:color="auto"/>
            <w:bottom w:val="none" w:sz="0" w:space="0" w:color="auto"/>
            <w:right w:val="none" w:sz="0" w:space="0" w:color="auto"/>
          </w:divBdr>
        </w:div>
        <w:div w:id="1294824821">
          <w:marLeft w:val="640"/>
          <w:marRight w:val="0"/>
          <w:marTop w:val="0"/>
          <w:marBottom w:val="0"/>
          <w:divBdr>
            <w:top w:val="none" w:sz="0" w:space="0" w:color="auto"/>
            <w:left w:val="none" w:sz="0" w:space="0" w:color="auto"/>
            <w:bottom w:val="none" w:sz="0" w:space="0" w:color="auto"/>
            <w:right w:val="none" w:sz="0" w:space="0" w:color="auto"/>
          </w:divBdr>
        </w:div>
        <w:div w:id="370879552">
          <w:marLeft w:val="640"/>
          <w:marRight w:val="0"/>
          <w:marTop w:val="0"/>
          <w:marBottom w:val="0"/>
          <w:divBdr>
            <w:top w:val="none" w:sz="0" w:space="0" w:color="auto"/>
            <w:left w:val="none" w:sz="0" w:space="0" w:color="auto"/>
            <w:bottom w:val="none" w:sz="0" w:space="0" w:color="auto"/>
            <w:right w:val="none" w:sz="0" w:space="0" w:color="auto"/>
          </w:divBdr>
        </w:div>
        <w:div w:id="1333949880">
          <w:marLeft w:val="640"/>
          <w:marRight w:val="0"/>
          <w:marTop w:val="0"/>
          <w:marBottom w:val="0"/>
          <w:divBdr>
            <w:top w:val="none" w:sz="0" w:space="0" w:color="auto"/>
            <w:left w:val="none" w:sz="0" w:space="0" w:color="auto"/>
            <w:bottom w:val="none" w:sz="0" w:space="0" w:color="auto"/>
            <w:right w:val="none" w:sz="0" w:space="0" w:color="auto"/>
          </w:divBdr>
        </w:div>
        <w:div w:id="45759107">
          <w:marLeft w:val="640"/>
          <w:marRight w:val="0"/>
          <w:marTop w:val="0"/>
          <w:marBottom w:val="0"/>
          <w:divBdr>
            <w:top w:val="none" w:sz="0" w:space="0" w:color="auto"/>
            <w:left w:val="none" w:sz="0" w:space="0" w:color="auto"/>
            <w:bottom w:val="none" w:sz="0" w:space="0" w:color="auto"/>
            <w:right w:val="none" w:sz="0" w:space="0" w:color="auto"/>
          </w:divBdr>
        </w:div>
        <w:div w:id="1907957253">
          <w:marLeft w:val="640"/>
          <w:marRight w:val="0"/>
          <w:marTop w:val="0"/>
          <w:marBottom w:val="0"/>
          <w:divBdr>
            <w:top w:val="none" w:sz="0" w:space="0" w:color="auto"/>
            <w:left w:val="none" w:sz="0" w:space="0" w:color="auto"/>
            <w:bottom w:val="none" w:sz="0" w:space="0" w:color="auto"/>
            <w:right w:val="none" w:sz="0" w:space="0" w:color="auto"/>
          </w:divBdr>
        </w:div>
        <w:div w:id="243340068">
          <w:marLeft w:val="640"/>
          <w:marRight w:val="0"/>
          <w:marTop w:val="0"/>
          <w:marBottom w:val="0"/>
          <w:divBdr>
            <w:top w:val="none" w:sz="0" w:space="0" w:color="auto"/>
            <w:left w:val="none" w:sz="0" w:space="0" w:color="auto"/>
            <w:bottom w:val="none" w:sz="0" w:space="0" w:color="auto"/>
            <w:right w:val="none" w:sz="0" w:space="0" w:color="auto"/>
          </w:divBdr>
        </w:div>
        <w:div w:id="286160432">
          <w:marLeft w:val="640"/>
          <w:marRight w:val="0"/>
          <w:marTop w:val="0"/>
          <w:marBottom w:val="0"/>
          <w:divBdr>
            <w:top w:val="none" w:sz="0" w:space="0" w:color="auto"/>
            <w:left w:val="none" w:sz="0" w:space="0" w:color="auto"/>
            <w:bottom w:val="none" w:sz="0" w:space="0" w:color="auto"/>
            <w:right w:val="none" w:sz="0" w:space="0" w:color="auto"/>
          </w:divBdr>
        </w:div>
        <w:div w:id="1993440440">
          <w:marLeft w:val="640"/>
          <w:marRight w:val="0"/>
          <w:marTop w:val="0"/>
          <w:marBottom w:val="0"/>
          <w:divBdr>
            <w:top w:val="none" w:sz="0" w:space="0" w:color="auto"/>
            <w:left w:val="none" w:sz="0" w:space="0" w:color="auto"/>
            <w:bottom w:val="none" w:sz="0" w:space="0" w:color="auto"/>
            <w:right w:val="none" w:sz="0" w:space="0" w:color="auto"/>
          </w:divBdr>
        </w:div>
        <w:div w:id="2032342280">
          <w:marLeft w:val="640"/>
          <w:marRight w:val="0"/>
          <w:marTop w:val="0"/>
          <w:marBottom w:val="0"/>
          <w:divBdr>
            <w:top w:val="none" w:sz="0" w:space="0" w:color="auto"/>
            <w:left w:val="none" w:sz="0" w:space="0" w:color="auto"/>
            <w:bottom w:val="none" w:sz="0" w:space="0" w:color="auto"/>
            <w:right w:val="none" w:sz="0" w:space="0" w:color="auto"/>
          </w:divBdr>
        </w:div>
        <w:div w:id="1066149073">
          <w:marLeft w:val="640"/>
          <w:marRight w:val="0"/>
          <w:marTop w:val="0"/>
          <w:marBottom w:val="0"/>
          <w:divBdr>
            <w:top w:val="none" w:sz="0" w:space="0" w:color="auto"/>
            <w:left w:val="none" w:sz="0" w:space="0" w:color="auto"/>
            <w:bottom w:val="none" w:sz="0" w:space="0" w:color="auto"/>
            <w:right w:val="none" w:sz="0" w:space="0" w:color="auto"/>
          </w:divBdr>
        </w:div>
        <w:div w:id="1331981010">
          <w:marLeft w:val="640"/>
          <w:marRight w:val="0"/>
          <w:marTop w:val="0"/>
          <w:marBottom w:val="0"/>
          <w:divBdr>
            <w:top w:val="none" w:sz="0" w:space="0" w:color="auto"/>
            <w:left w:val="none" w:sz="0" w:space="0" w:color="auto"/>
            <w:bottom w:val="none" w:sz="0" w:space="0" w:color="auto"/>
            <w:right w:val="none" w:sz="0" w:space="0" w:color="auto"/>
          </w:divBdr>
        </w:div>
        <w:div w:id="1345866241">
          <w:marLeft w:val="640"/>
          <w:marRight w:val="0"/>
          <w:marTop w:val="0"/>
          <w:marBottom w:val="0"/>
          <w:divBdr>
            <w:top w:val="none" w:sz="0" w:space="0" w:color="auto"/>
            <w:left w:val="none" w:sz="0" w:space="0" w:color="auto"/>
            <w:bottom w:val="none" w:sz="0" w:space="0" w:color="auto"/>
            <w:right w:val="none" w:sz="0" w:space="0" w:color="auto"/>
          </w:divBdr>
        </w:div>
        <w:div w:id="596407725">
          <w:marLeft w:val="640"/>
          <w:marRight w:val="0"/>
          <w:marTop w:val="0"/>
          <w:marBottom w:val="0"/>
          <w:divBdr>
            <w:top w:val="none" w:sz="0" w:space="0" w:color="auto"/>
            <w:left w:val="none" w:sz="0" w:space="0" w:color="auto"/>
            <w:bottom w:val="none" w:sz="0" w:space="0" w:color="auto"/>
            <w:right w:val="none" w:sz="0" w:space="0" w:color="auto"/>
          </w:divBdr>
        </w:div>
        <w:div w:id="1910383100">
          <w:marLeft w:val="640"/>
          <w:marRight w:val="0"/>
          <w:marTop w:val="0"/>
          <w:marBottom w:val="0"/>
          <w:divBdr>
            <w:top w:val="none" w:sz="0" w:space="0" w:color="auto"/>
            <w:left w:val="none" w:sz="0" w:space="0" w:color="auto"/>
            <w:bottom w:val="none" w:sz="0" w:space="0" w:color="auto"/>
            <w:right w:val="none" w:sz="0" w:space="0" w:color="auto"/>
          </w:divBdr>
        </w:div>
        <w:div w:id="235287804">
          <w:marLeft w:val="640"/>
          <w:marRight w:val="0"/>
          <w:marTop w:val="0"/>
          <w:marBottom w:val="0"/>
          <w:divBdr>
            <w:top w:val="none" w:sz="0" w:space="0" w:color="auto"/>
            <w:left w:val="none" w:sz="0" w:space="0" w:color="auto"/>
            <w:bottom w:val="none" w:sz="0" w:space="0" w:color="auto"/>
            <w:right w:val="none" w:sz="0" w:space="0" w:color="auto"/>
          </w:divBdr>
        </w:div>
        <w:div w:id="1328631066">
          <w:marLeft w:val="640"/>
          <w:marRight w:val="0"/>
          <w:marTop w:val="0"/>
          <w:marBottom w:val="0"/>
          <w:divBdr>
            <w:top w:val="none" w:sz="0" w:space="0" w:color="auto"/>
            <w:left w:val="none" w:sz="0" w:space="0" w:color="auto"/>
            <w:bottom w:val="none" w:sz="0" w:space="0" w:color="auto"/>
            <w:right w:val="none" w:sz="0" w:space="0" w:color="auto"/>
          </w:divBdr>
        </w:div>
        <w:div w:id="1833250718">
          <w:marLeft w:val="640"/>
          <w:marRight w:val="0"/>
          <w:marTop w:val="0"/>
          <w:marBottom w:val="0"/>
          <w:divBdr>
            <w:top w:val="none" w:sz="0" w:space="0" w:color="auto"/>
            <w:left w:val="none" w:sz="0" w:space="0" w:color="auto"/>
            <w:bottom w:val="none" w:sz="0" w:space="0" w:color="auto"/>
            <w:right w:val="none" w:sz="0" w:space="0" w:color="auto"/>
          </w:divBdr>
        </w:div>
        <w:div w:id="1875844047">
          <w:marLeft w:val="640"/>
          <w:marRight w:val="0"/>
          <w:marTop w:val="0"/>
          <w:marBottom w:val="0"/>
          <w:divBdr>
            <w:top w:val="none" w:sz="0" w:space="0" w:color="auto"/>
            <w:left w:val="none" w:sz="0" w:space="0" w:color="auto"/>
            <w:bottom w:val="none" w:sz="0" w:space="0" w:color="auto"/>
            <w:right w:val="none" w:sz="0" w:space="0" w:color="auto"/>
          </w:divBdr>
        </w:div>
        <w:div w:id="810486618">
          <w:marLeft w:val="640"/>
          <w:marRight w:val="0"/>
          <w:marTop w:val="0"/>
          <w:marBottom w:val="0"/>
          <w:divBdr>
            <w:top w:val="none" w:sz="0" w:space="0" w:color="auto"/>
            <w:left w:val="none" w:sz="0" w:space="0" w:color="auto"/>
            <w:bottom w:val="none" w:sz="0" w:space="0" w:color="auto"/>
            <w:right w:val="none" w:sz="0" w:space="0" w:color="auto"/>
          </w:divBdr>
        </w:div>
        <w:div w:id="1698701461">
          <w:marLeft w:val="640"/>
          <w:marRight w:val="0"/>
          <w:marTop w:val="0"/>
          <w:marBottom w:val="0"/>
          <w:divBdr>
            <w:top w:val="none" w:sz="0" w:space="0" w:color="auto"/>
            <w:left w:val="none" w:sz="0" w:space="0" w:color="auto"/>
            <w:bottom w:val="none" w:sz="0" w:space="0" w:color="auto"/>
            <w:right w:val="none" w:sz="0" w:space="0" w:color="auto"/>
          </w:divBdr>
        </w:div>
        <w:div w:id="246116902">
          <w:marLeft w:val="640"/>
          <w:marRight w:val="0"/>
          <w:marTop w:val="0"/>
          <w:marBottom w:val="0"/>
          <w:divBdr>
            <w:top w:val="none" w:sz="0" w:space="0" w:color="auto"/>
            <w:left w:val="none" w:sz="0" w:space="0" w:color="auto"/>
            <w:bottom w:val="none" w:sz="0" w:space="0" w:color="auto"/>
            <w:right w:val="none" w:sz="0" w:space="0" w:color="auto"/>
          </w:divBdr>
        </w:div>
        <w:div w:id="1300840753">
          <w:marLeft w:val="640"/>
          <w:marRight w:val="0"/>
          <w:marTop w:val="0"/>
          <w:marBottom w:val="0"/>
          <w:divBdr>
            <w:top w:val="none" w:sz="0" w:space="0" w:color="auto"/>
            <w:left w:val="none" w:sz="0" w:space="0" w:color="auto"/>
            <w:bottom w:val="none" w:sz="0" w:space="0" w:color="auto"/>
            <w:right w:val="none" w:sz="0" w:space="0" w:color="auto"/>
          </w:divBdr>
        </w:div>
        <w:div w:id="331034158">
          <w:marLeft w:val="640"/>
          <w:marRight w:val="0"/>
          <w:marTop w:val="0"/>
          <w:marBottom w:val="0"/>
          <w:divBdr>
            <w:top w:val="none" w:sz="0" w:space="0" w:color="auto"/>
            <w:left w:val="none" w:sz="0" w:space="0" w:color="auto"/>
            <w:bottom w:val="none" w:sz="0" w:space="0" w:color="auto"/>
            <w:right w:val="none" w:sz="0" w:space="0" w:color="auto"/>
          </w:divBdr>
        </w:div>
        <w:div w:id="648899236">
          <w:marLeft w:val="640"/>
          <w:marRight w:val="0"/>
          <w:marTop w:val="0"/>
          <w:marBottom w:val="0"/>
          <w:divBdr>
            <w:top w:val="none" w:sz="0" w:space="0" w:color="auto"/>
            <w:left w:val="none" w:sz="0" w:space="0" w:color="auto"/>
            <w:bottom w:val="none" w:sz="0" w:space="0" w:color="auto"/>
            <w:right w:val="none" w:sz="0" w:space="0" w:color="auto"/>
          </w:divBdr>
        </w:div>
        <w:div w:id="535045908">
          <w:marLeft w:val="640"/>
          <w:marRight w:val="0"/>
          <w:marTop w:val="0"/>
          <w:marBottom w:val="0"/>
          <w:divBdr>
            <w:top w:val="none" w:sz="0" w:space="0" w:color="auto"/>
            <w:left w:val="none" w:sz="0" w:space="0" w:color="auto"/>
            <w:bottom w:val="none" w:sz="0" w:space="0" w:color="auto"/>
            <w:right w:val="none" w:sz="0" w:space="0" w:color="auto"/>
          </w:divBdr>
        </w:div>
        <w:div w:id="1581596115">
          <w:marLeft w:val="640"/>
          <w:marRight w:val="0"/>
          <w:marTop w:val="0"/>
          <w:marBottom w:val="0"/>
          <w:divBdr>
            <w:top w:val="none" w:sz="0" w:space="0" w:color="auto"/>
            <w:left w:val="none" w:sz="0" w:space="0" w:color="auto"/>
            <w:bottom w:val="none" w:sz="0" w:space="0" w:color="auto"/>
            <w:right w:val="none" w:sz="0" w:space="0" w:color="auto"/>
          </w:divBdr>
        </w:div>
        <w:div w:id="2019039713">
          <w:marLeft w:val="640"/>
          <w:marRight w:val="0"/>
          <w:marTop w:val="0"/>
          <w:marBottom w:val="0"/>
          <w:divBdr>
            <w:top w:val="none" w:sz="0" w:space="0" w:color="auto"/>
            <w:left w:val="none" w:sz="0" w:space="0" w:color="auto"/>
            <w:bottom w:val="none" w:sz="0" w:space="0" w:color="auto"/>
            <w:right w:val="none" w:sz="0" w:space="0" w:color="auto"/>
          </w:divBdr>
        </w:div>
        <w:div w:id="1794902237">
          <w:marLeft w:val="640"/>
          <w:marRight w:val="0"/>
          <w:marTop w:val="0"/>
          <w:marBottom w:val="0"/>
          <w:divBdr>
            <w:top w:val="none" w:sz="0" w:space="0" w:color="auto"/>
            <w:left w:val="none" w:sz="0" w:space="0" w:color="auto"/>
            <w:bottom w:val="none" w:sz="0" w:space="0" w:color="auto"/>
            <w:right w:val="none" w:sz="0" w:space="0" w:color="auto"/>
          </w:divBdr>
        </w:div>
        <w:div w:id="1181771873">
          <w:marLeft w:val="640"/>
          <w:marRight w:val="0"/>
          <w:marTop w:val="0"/>
          <w:marBottom w:val="0"/>
          <w:divBdr>
            <w:top w:val="none" w:sz="0" w:space="0" w:color="auto"/>
            <w:left w:val="none" w:sz="0" w:space="0" w:color="auto"/>
            <w:bottom w:val="none" w:sz="0" w:space="0" w:color="auto"/>
            <w:right w:val="none" w:sz="0" w:space="0" w:color="auto"/>
          </w:divBdr>
        </w:div>
        <w:div w:id="89351949">
          <w:marLeft w:val="640"/>
          <w:marRight w:val="0"/>
          <w:marTop w:val="0"/>
          <w:marBottom w:val="0"/>
          <w:divBdr>
            <w:top w:val="none" w:sz="0" w:space="0" w:color="auto"/>
            <w:left w:val="none" w:sz="0" w:space="0" w:color="auto"/>
            <w:bottom w:val="none" w:sz="0" w:space="0" w:color="auto"/>
            <w:right w:val="none" w:sz="0" w:space="0" w:color="auto"/>
          </w:divBdr>
        </w:div>
        <w:div w:id="1136724374">
          <w:marLeft w:val="640"/>
          <w:marRight w:val="0"/>
          <w:marTop w:val="0"/>
          <w:marBottom w:val="0"/>
          <w:divBdr>
            <w:top w:val="none" w:sz="0" w:space="0" w:color="auto"/>
            <w:left w:val="none" w:sz="0" w:space="0" w:color="auto"/>
            <w:bottom w:val="none" w:sz="0" w:space="0" w:color="auto"/>
            <w:right w:val="none" w:sz="0" w:space="0" w:color="auto"/>
          </w:divBdr>
        </w:div>
        <w:div w:id="1049497444">
          <w:marLeft w:val="640"/>
          <w:marRight w:val="0"/>
          <w:marTop w:val="0"/>
          <w:marBottom w:val="0"/>
          <w:divBdr>
            <w:top w:val="none" w:sz="0" w:space="0" w:color="auto"/>
            <w:left w:val="none" w:sz="0" w:space="0" w:color="auto"/>
            <w:bottom w:val="none" w:sz="0" w:space="0" w:color="auto"/>
            <w:right w:val="none" w:sz="0" w:space="0" w:color="auto"/>
          </w:divBdr>
        </w:div>
        <w:div w:id="487019483">
          <w:marLeft w:val="640"/>
          <w:marRight w:val="0"/>
          <w:marTop w:val="0"/>
          <w:marBottom w:val="0"/>
          <w:divBdr>
            <w:top w:val="none" w:sz="0" w:space="0" w:color="auto"/>
            <w:left w:val="none" w:sz="0" w:space="0" w:color="auto"/>
            <w:bottom w:val="none" w:sz="0" w:space="0" w:color="auto"/>
            <w:right w:val="none" w:sz="0" w:space="0" w:color="auto"/>
          </w:divBdr>
        </w:div>
        <w:div w:id="1014578895">
          <w:marLeft w:val="640"/>
          <w:marRight w:val="0"/>
          <w:marTop w:val="0"/>
          <w:marBottom w:val="0"/>
          <w:divBdr>
            <w:top w:val="none" w:sz="0" w:space="0" w:color="auto"/>
            <w:left w:val="none" w:sz="0" w:space="0" w:color="auto"/>
            <w:bottom w:val="none" w:sz="0" w:space="0" w:color="auto"/>
            <w:right w:val="none" w:sz="0" w:space="0" w:color="auto"/>
          </w:divBdr>
        </w:div>
        <w:div w:id="269551785">
          <w:marLeft w:val="640"/>
          <w:marRight w:val="0"/>
          <w:marTop w:val="0"/>
          <w:marBottom w:val="0"/>
          <w:divBdr>
            <w:top w:val="none" w:sz="0" w:space="0" w:color="auto"/>
            <w:left w:val="none" w:sz="0" w:space="0" w:color="auto"/>
            <w:bottom w:val="none" w:sz="0" w:space="0" w:color="auto"/>
            <w:right w:val="none" w:sz="0" w:space="0" w:color="auto"/>
          </w:divBdr>
        </w:div>
        <w:div w:id="2063019877">
          <w:marLeft w:val="640"/>
          <w:marRight w:val="0"/>
          <w:marTop w:val="0"/>
          <w:marBottom w:val="0"/>
          <w:divBdr>
            <w:top w:val="none" w:sz="0" w:space="0" w:color="auto"/>
            <w:left w:val="none" w:sz="0" w:space="0" w:color="auto"/>
            <w:bottom w:val="none" w:sz="0" w:space="0" w:color="auto"/>
            <w:right w:val="none" w:sz="0" w:space="0" w:color="auto"/>
          </w:divBdr>
        </w:div>
        <w:div w:id="1086028904">
          <w:marLeft w:val="640"/>
          <w:marRight w:val="0"/>
          <w:marTop w:val="0"/>
          <w:marBottom w:val="0"/>
          <w:divBdr>
            <w:top w:val="none" w:sz="0" w:space="0" w:color="auto"/>
            <w:left w:val="none" w:sz="0" w:space="0" w:color="auto"/>
            <w:bottom w:val="none" w:sz="0" w:space="0" w:color="auto"/>
            <w:right w:val="none" w:sz="0" w:space="0" w:color="auto"/>
          </w:divBdr>
        </w:div>
        <w:div w:id="1387139964">
          <w:marLeft w:val="640"/>
          <w:marRight w:val="0"/>
          <w:marTop w:val="0"/>
          <w:marBottom w:val="0"/>
          <w:divBdr>
            <w:top w:val="none" w:sz="0" w:space="0" w:color="auto"/>
            <w:left w:val="none" w:sz="0" w:space="0" w:color="auto"/>
            <w:bottom w:val="none" w:sz="0" w:space="0" w:color="auto"/>
            <w:right w:val="none" w:sz="0" w:space="0" w:color="auto"/>
          </w:divBdr>
        </w:div>
        <w:div w:id="1217400340">
          <w:marLeft w:val="640"/>
          <w:marRight w:val="0"/>
          <w:marTop w:val="0"/>
          <w:marBottom w:val="0"/>
          <w:divBdr>
            <w:top w:val="none" w:sz="0" w:space="0" w:color="auto"/>
            <w:left w:val="none" w:sz="0" w:space="0" w:color="auto"/>
            <w:bottom w:val="none" w:sz="0" w:space="0" w:color="auto"/>
            <w:right w:val="none" w:sz="0" w:space="0" w:color="auto"/>
          </w:divBdr>
        </w:div>
        <w:div w:id="907035054">
          <w:marLeft w:val="640"/>
          <w:marRight w:val="0"/>
          <w:marTop w:val="0"/>
          <w:marBottom w:val="0"/>
          <w:divBdr>
            <w:top w:val="none" w:sz="0" w:space="0" w:color="auto"/>
            <w:left w:val="none" w:sz="0" w:space="0" w:color="auto"/>
            <w:bottom w:val="none" w:sz="0" w:space="0" w:color="auto"/>
            <w:right w:val="none" w:sz="0" w:space="0" w:color="auto"/>
          </w:divBdr>
        </w:div>
        <w:div w:id="1190027691">
          <w:marLeft w:val="640"/>
          <w:marRight w:val="0"/>
          <w:marTop w:val="0"/>
          <w:marBottom w:val="0"/>
          <w:divBdr>
            <w:top w:val="none" w:sz="0" w:space="0" w:color="auto"/>
            <w:left w:val="none" w:sz="0" w:space="0" w:color="auto"/>
            <w:bottom w:val="none" w:sz="0" w:space="0" w:color="auto"/>
            <w:right w:val="none" w:sz="0" w:space="0" w:color="auto"/>
          </w:divBdr>
        </w:div>
        <w:div w:id="181475598">
          <w:marLeft w:val="640"/>
          <w:marRight w:val="0"/>
          <w:marTop w:val="0"/>
          <w:marBottom w:val="0"/>
          <w:divBdr>
            <w:top w:val="none" w:sz="0" w:space="0" w:color="auto"/>
            <w:left w:val="none" w:sz="0" w:space="0" w:color="auto"/>
            <w:bottom w:val="none" w:sz="0" w:space="0" w:color="auto"/>
            <w:right w:val="none" w:sz="0" w:space="0" w:color="auto"/>
          </w:divBdr>
        </w:div>
        <w:div w:id="1441492482">
          <w:marLeft w:val="640"/>
          <w:marRight w:val="0"/>
          <w:marTop w:val="0"/>
          <w:marBottom w:val="0"/>
          <w:divBdr>
            <w:top w:val="none" w:sz="0" w:space="0" w:color="auto"/>
            <w:left w:val="none" w:sz="0" w:space="0" w:color="auto"/>
            <w:bottom w:val="none" w:sz="0" w:space="0" w:color="auto"/>
            <w:right w:val="none" w:sz="0" w:space="0" w:color="auto"/>
          </w:divBdr>
        </w:div>
        <w:div w:id="498887080">
          <w:marLeft w:val="640"/>
          <w:marRight w:val="0"/>
          <w:marTop w:val="0"/>
          <w:marBottom w:val="0"/>
          <w:divBdr>
            <w:top w:val="none" w:sz="0" w:space="0" w:color="auto"/>
            <w:left w:val="none" w:sz="0" w:space="0" w:color="auto"/>
            <w:bottom w:val="none" w:sz="0" w:space="0" w:color="auto"/>
            <w:right w:val="none" w:sz="0" w:space="0" w:color="auto"/>
          </w:divBdr>
        </w:div>
        <w:div w:id="94837280">
          <w:marLeft w:val="640"/>
          <w:marRight w:val="0"/>
          <w:marTop w:val="0"/>
          <w:marBottom w:val="0"/>
          <w:divBdr>
            <w:top w:val="none" w:sz="0" w:space="0" w:color="auto"/>
            <w:left w:val="none" w:sz="0" w:space="0" w:color="auto"/>
            <w:bottom w:val="none" w:sz="0" w:space="0" w:color="auto"/>
            <w:right w:val="none" w:sz="0" w:space="0" w:color="auto"/>
          </w:divBdr>
        </w:div>
        <w:div w:id="1277831950">
          <w:marLeft w:val="640"/>
          <w:marRight w:val="0"/>
          <w:marTop w:val="0"/>
          <w:marBottom w:val="0"/>
          <w:divBdr>
            <w:top w:val="none" w:sz="0" w:space="0" w:color="auto"/>
            <w:left w:val="none" w:sz="0" w:space="0" w:color="auto"/>
            <w:bottom w:val="none" w:sz="0" w:space="0" w:color="auto"/>
            <w:right w:val="none" w:sz="0" w:space="0" w:color="auto"/>
          </w:divBdr>
        </w:div>
        <w:div w:id="1671640331">
          <w:marLeft w:val="640"/>
          <w:marRight w:val="0"/>
          <w:marTop w:val="0"/>
          <w:marBottom w:val="0"/>
          <w:divBdr>
            <w:top w:val="none" w:sz="0" w:space="0" w:color="auto"/>
            <w:left w:val="none" w:sz="0" w:space="0" w:color="auto"/>
            <w:bottom w:val="none" w:sz="0" w:space="0" w:color="auto"/>
            <w:right w:val="none" w:sz="0" w:space="0" w:color="auto"/>
          </w:divBdr>
        </w:div>
        <w:div w:id="1228304019">
          <w:marLeft w:val="640"/>
          <w:marRight w:val="0"/>
          <w:marTop w:val="0"/>
          <w:marBottom w:val="0"/>
          <w:divBdr>
            <w:top w:val="none" w:sz="0" w:space="0" w:color="auto"/>
            <w:left w:val="none" w:sz="0" w:space="0" w:color="auto"/>
            <w:bottom w:val="none" w:sz="0" w:space="0" w:color="auto"/>
            <w:right w:val="none" w:sz="0" w:space="0" w:color="auto"/>
          </w:divBdr>
        </w:div>
        <w:div w:id="1928228230">
          <w:marLeft w:val="640"/>
          <w:marRight w:val="0"/>
          <w:marTop w:val="0"/>
          <w:marBottom w:val="0"/>
          <w:divBdr>
            <w:top w:val="none" w:sz="0" w:space="0" w:color="auto"/>
            <w:left w:val="none" w:sz="0" w:space="0" w:color="auto"/>
            <w:bottom w:val="none" w:sz="0" w:space="0" w:color="auto"/>
            <w:right w:val="none" w:sz="0" w:space="0" w:color="auto"/>
          </w:divBdr>
        </w:div>
        <w:div w:id="2118254985">
          <w:marLeft w:val="640"/>
          <w:marRight w:val="0"/>
          <w:marTop w:val="0"/>
          <w:marBottom w:val="0"/>
          <w:divBdr>
            <w:top w:val="none" w:sz="0" w:space="0" w:color="auto"/>
            <w:left w:val="none" w:sz="0" w:space="0" w:color="auto"/>
            <w:bottom w:val="none" w:sz="0" w:space="0" w:color="auto"/>
            <w:right w:val="none" w:sz="0" w:space="0" w:color="auto"/>
          </w:divBdr>
        </w:div>
        <w:div w:id="1939556160">
          <w:marLeft w:val="640"/>
          <w:marRight w:val="0"/>
          <w:marTop w:val="0"/>
          <w:marBottom w:val="0"/>
          <w:divBdr>
            <w:top w:val="none" w:sz="0" w:space="0" w:color="auto"/>
            <w:left w:val="none" w:sz="0" w:space="0" w:color="auto"/>
            <w:bottom w:val="none" w:sz="0" w:space="0" w:color="auto"/>
            <w:right w:val="none" w:sz="0" w:space="0" w:color="auto"/>
          </w:divBdr>
        </w:div>
        <w:div w:id="1108158811">
          <w:marLeft w:val="640"/>
          <w:marRight w:val="0"/>
          <w:marTop w:val="0"/>
          <w:marBottom w:val="0"/>
          <w:divBdr>
            <w:top w:val="none" w:sz="0" w:space="0" w:color="auto"/>
            <w:left w:val="none" w:sz="0" w:space="0" w:color="auto"/>
            <w:bottom w:val="none" w:sz="0" w:space="0" w:color="auto"/>
            <w:right w:val="none" w:sz="0" w:space="0" w:color="auto"/>
          </w:divBdr>
        </w:div>
        <w:div w:id="1801266488">
          <w:marLeft w:val="640"/>
          <w:marRight w:val="0"/>
          <w:marTop w:val="0"/>
          <w:marBottom w:val="0"/>
          <w:divBdr>
            <w:top w:val="none" w:sz="0" w:space="0" w:color="auto"/>
            <w:left w:val="none" w:sz="0" w:space="0" w:color="auto"/>
            <w:bottom w:val="none" w:sz="0" w:space="0" w:color="auto"/>
            <w:right w:val="none" w:sz="0" w:space="0" w:color="auto"/>
          </w:divBdr>
        </w:div>
        <w:div w:id="1148715557">
          <w:marLeft w:val="640"/>
          <w:marRight w:val="0"/>
          <w:marTop w:val="0"/>
          <w:marBottom w:val="0"/>
          <w:divBdr>
            <w:top w:val="none" w:sz="0" w:space="0" w:color="auto"/>
            <w:left w:val="none" w:sz="0" w:space="0" w:color="auto"/>
            <w:bottom w:val="none" w:sz="0" w:space="0" w:color="auto"/>
            <w:right w:val="none" w:sz="0" w:space="0" w:color="auto"/>
          </w:divBdr>
        </w:div>
      </w:divsChild>
    </w:div>
    <w:div w:id="1705522394">
      <w:marLeft w:val="480"/>
      <w:marRight w:val="0"/>
      <w:marTop w:val="0"/>
      <w:marBottom w:val="0"/>
      <w:divBdr>
        <w:top w:val="none" w:sz="0" w:space="0" w:color="auto"/>
        <w:left w:val="none" w:sz="0" w:space="0" w:color="auto"/>
        <w:bottom w:val="none" w:sz="0" w:space="0" w:color="auto"/>
        <w:right w:val="none" w:sz="0" w:space="0" w:color="auto"/>
      </w:divBdr>
    </w:div>
    <w:div w:id="1705863297">
      <w:bodyDiv w:val="1"/>
      <w:marLeft w:val="0"/>
      <w:marRight w:val="0"/>
      <w:marTop w:val="0"/>
      <w:marBottom w:val="0"/>
      <w:divBdr>
        <w:top w:val="none" w:sz="0" w:space="0" w:color="auto"/>
        <w:left w:val="none" w:sz="0" w:space="0" w:color="auto"/>
        <w:bottom w:val="none" w:sz="0" w:space="0" w:color="auto"/>
        <w:right w:val="none" w:sz="0" w:space="0" w:color="auto"/>
      </w:divBdr>
    </w:div>
    <w:div w:id="1706060968">
      <w:bodyDiv w:val="1"/>
      <w:marLeft w:val="0"/>
      <w:marRight w:val="0"/>
      <w:marTop w:val="0"/>
      <w:marBottom w:val="0"/>
      <w:divBdr>
        <w:top w:val="none" w:sz="0" w:space="0" w:color="auto"/>
        <w:left w:val="none" w:sz="0" w:space="0" w:color="auto"/>
        <w:bottom w:val="none" w:sz="0" w:space="0" w:color="auto"/>
        <w:right w:val="none" w:sz="0" w:space="0" w:color="auto"/>
      </w:divBdr>
      <w:divsChild>
        <w:div w:id="64958270">
          <w:marLeft w:val="480"/>
          <w:marRight w:val="0"/>
          <w:marTop w:val="0"/>
          <w:marBottom w:val="0"/>
          <w:divBdr>
            <w:top w:val="none" w:sz="0" w:space="0" w:color="auto"/>
            <w:left w:val="none" w:sz="0" w:space="0" w:color="auto"/>
            <w:bottom w:val="none" w:sz="0" w:space="0" w:color="auto"/>
            <w:right w:val="none" w:sz="0" w:space="0" w:color="auto"/>
          </w:divBdr>
        </w:div>
        <w:div w:id="227961335">
          <w:marLeft w:val="480"/>
          <w:marRight w:val="0"/>
          <w:marTop w:val="0"/>
          <w:marBottom w:val="0"/>
          <w:divBdr>
            <w:top w:val="none" w:sz="0" w:space="0" w:color="auto"/>
            <w:left w:val="none" w:sz="0" w:space="0" w:color="auto"/>
            <w:bottom w:val="none" w:sz="0" w:space="0" w:color="auto"/>
            <w:right w:val="none" w:sz="0" w:space="0" w:color="auto"/>
          </w:divBdr>
        </w:div>
        <w:div w:id="247153129">
          <w:marLeft w:val="480"/>
          <w:marRight w:val="0"/>
          <w:marTop w:val="0"/>
          <w:marBottom w:val="0"/>
          <w:divBdr>
            <w:top w:val="none" w:sz="0" w:space="0" w:color="auto"/>
            <w:left w:val="none" w:sz="0" w:space="0" w:color="auto"/>
            <w:bottom w:val="none" w:sz="0" w:space="0" w:color="auto"/>
            <w:right w:val="none" w:sz="0" w:space="0" w:color="auto"/>
          </w:divBdr>
        </w:div>
        <w:div w:id="268780006">
          <w:marLeft w:val="480"/>
          <w:marRight w:val="0"/>
          <w:marTop w:val="0"/>
          <w:marBottom w:val="0"/>
          <w:divBdr>
            <w:top w:val="none" w:sz="0" w:space="0" w:color="auto"/>
            <w:left w:val="none" w:sz="0" w:space="0" w:color="auto"/>
            <w:bottom w:val="none" w:sz="0" w:space="0" w:color="auto"/>
            <w:right w:val="none" w:sz="0" w:space="0" w:color="auto"/>
          </w:divBdr>
        </w:div>
        <w:div w:id="273023727">
          <w:marLeft w:val="480"/>
          <w:marRight w:val="0"/>
          <w:marTop w:val="0"/>
          <w:marBottom w:val="0"/>
          <w:divBdr>
            <w:top w:val="none" w:sz="0" w:space="0" w:color="auto"/>
            <w:left w:val="none" w:sz="0" w:space="0" w:color="auto"/>
            <w:bottom w:val="none" w:sz="0" w:space="0" w:color="auto"/>
            <w:right w:val="none" w:sz="0" w:space="0" w:color="auto"/>
          </w:divBdr>
        </w:div>
        <w:div w:id="295646023">
          <w:marLeft w:val="480"/>
          <w:marRight w:val="0"/>
          <w:marTop w:val="0"/>
          <w:marBottom w:val="0"/>
          <w:divBdr>
            <w:top w:val="none" w:sz="0" w:space="0" w:color="auto"/>
            <w:left w:val="none" w:sz="0" w:space="0" w:color="auto"/>
            <w:bottom w:val="none" w:sz="0" w:space="0" w:color="auto"/>
            <w:right w:val="none" w:sz="0" w:space="0" w:color="auto"/>
          </w:divBdr>
        </w:div>
        <w:div w:id="381056005">
          <w:marLeft w:val="480"/>
          <w:marRight w:val="0"/>
          <w:marTop w:val="0"/>
          <w:marBottom w:val="0"/>
          <w:divBdr>
            <w:top w:val="none" w:sz="0" w:space="0" w:color="auto"/>
            <w:left w:val="none" w:sz="0" w:space="0" w:color="auto"/>
            <w:bottom w:val="none" w:sz="0" w:space="0" w:color="auto"/>
            <w:right w:val="none" w:sz="0" w:space="0" w:color="auto"/>
          </w:divBdr>
        </w:div>
        <w:div w:id="407074970">
          <w:marLeft w:val="480"/>
          <w:marRight w:val="0"/>
          <w:marTop w:val="0"/>
          <w:marBottom w:val="0"/>
          <w:divBdr>
            <w:top w:val="none" w:sz="0" w:space="0" w:color="auto"/>
            <w:left w:val="none" w:sz="0" w:space="0" w:color="auto"/>
            <w:bottom w:val="none" w:sz="0" w:space="0" w:color="auto"/>
            <w:right w:val="none" w:sz="0" w:space="0" w:color="auto"/>
          </w:divBdr>
        </w:div>
        <w:div w:id="500389443">
          <w:marLeft w:val="480"/>
          <w:marRight w:val="0"/>
          <w:marTop w:val="0"/>
          <w:marBottom w:val="0"/>
          <w:divBdr>
            <w:top w:val="none" w:sz="0" w:space="0" w:color="auto"/>
            <w:left w:val="none" w:sz="0" w:space="0" w:color="auto"/>
            <w:bottom w:val="none" w:sz="0" w:space="0" w:color="auto"/>
            <w:right w:val="none" w:sz="0" w:space="0" w:color="auto"/>
          </w:divBdr>
        </w:div>
        <w:div w:id="574245259">
          <w:marLeft w:val="480"/>
          <w:marRight w:val="0"/>
          <w:marTop w:val="0"/>
          <w:marBottom w:val="0"/>
          <w:divBdr>
            <w:top w:val="none" w:sz="0" w:space="0" w:color="auto"/>
            <w:left w:val="none" w:sz="0" w:space="0" w:color="auto"/>
            <w:bottom w:val="none" w:sz="0" w:space="0" w:color="auto"/>
            <w:right w:val="none" w:sz="0" w:space="0" w:color="auto"/>
          </w:divBdr>
        </w:div>
        <w:div w:id="686637263">
          <w:marLeft w:val="480"/>
          <w:marRight w:val="0"/>
          <w:marTop w:val="0"/>
          <w:marBottom w:val="0"/>
          <w:divBdr>
            <w:top w:val="none" w:sz="0" w:space="0" w:color="auto"/>
            <w:left w:val="none" w:sz="0" w:space="0" w:color="auto"/>
            <w:bottom w:val="none" w:sz="0" w:space="0" w:color="auto"/>
            <w:right w:val="none" w:sz="0" w:space="0" w:color="auto"/>
          </w:divBdr>
        </w:div>
        <w:div w:id="733284189">
          <w:marLeft w:val="480"/>
          <w:marRight w:val="0"/>
          <w:marTop w:val="0"/>
          <w:marBottom w:val="0"/>
          <w:divBdr>
            <w:top w:val="none" w:sz="0" w:space="0" w:color="auto"/>
            <w:left w:val="none" w:sz="0" w:space="0" w:color="auto"/>
            <w:bottom w:val="none" w:sz="0" w:space="0" w:color="auto"/>
            <w:right w:val="none" w:sz="0" w:space="0" w:color="auto"/>
          </w:divBdr>
        </w:div>
        <w:div w:id="786894811">
          <w:marLeft w:val="480"/>
          <w:marRight w:val="0"/>
          <w:marTop w:val="0"/>
          <w:marBottom w:val="0"/>
          <w:divBdr>
            <w:top w:val="none" w:sz="0" w:space="0" w:color="auto"/>
            <w:left w:val="none" w:sz="0" w:space="0" w:color="auto"/>
            <w:bottom w:val="none" w:sz="0" w:space="0" w:color="auto"/>
            <w:right w:val="none" w:sz="0" w:space="0" w:color="auto"/>
          </w:divBdr>
        </w:div>
        <w:div w:id="859471864">
          <w:marLeft w:val="480"/>
          <w:marRight w:val="0"/>
          <w:marTop w:val="0"/>
          <w:marBottom w:val="0"/>
          <w:divBdr>
            <w:top w:val="none" w:sz="0" w:space="0" w:color="auto"/>
            <w:left w:val="none" w:sz="0" w:space="0" w:color="auto"/>
            <w:bottom w:val="none" w:sz="0" w:space="0" w:color="auto"/>
            <w:right w:val="none" w:sz="0" w:space="0" w:color="auto"/>
          </w:divBdr>
        </w:div>
        <w:div w:id="866453692">
          <w:marLeft w:val="480"/>
          <w:marRight w:val="0"/>
          <w:marTop w:val="0"/>
          <w:marBottom w:val="0"/>
          <w:divBdr>
            <w:top w:val="none" w:sz="0" w:space="0" w:color="auto"/>
            <w:left w:val="none" w:sz="0" w:space="0" w:color="auto"/>
            <w:bottom w:val="none" w:sz="0" w:space="0" w:color="auto"/>
            <w:right w:val="none" w:sz="0" w:space="0" w:color="auto"/>
          </w:divBdr>
        </w:div>
        <w:div w:id="877550653">
          <w:marLeft w:val="480"/>
          <w:marRight w:val="0"/>
          <w:marTop w:val="0"/>
          <w:marBottom w:val="0"/>
          <w:divBdr>
            <w:top w:val="none" w:sz="0" w:space="0" w:color="auto"/>
            <w:left w:val="none" w:sz="0" w:space="0" w:color="auto"/>
            <w:bottom w:val="none" w:sz="0" w:space="0" w:color="auto"/>
            <w:right w:val="none" w:sz="0" w:space="0" w:color="auto"/>
          </w:divBdr>
        </w:div>
        <w:div w:id="966006665">
          <w:marLeft w:val="480"/>
          <w:marRight w:val="0"/>
          <w:marTop w:val="0"/>
          <w:marBottom w:val="0"/>
          <w:divBdr>
            <w:top w:val="none" w:sz="0" w:space="0" w:color="auto"/>
            <w:left w:val="none" w:sz="0" w:space="0" w:color="auto"/>
            <w:bottom w:val="none" w:sz="0" w:space="0" w:color="auto"/>
            <w:right w:val="none" w:sz="0" w:space="0" w:color="auto"/>
          </w:divBdr>
        </w:div>
        <w:div w:id="1011030636">
          <w:marLeft w:val="480"/>
          <w:marRight w:val="0"/>
          <w:marTop w:val="0"/>
          <w:marBottom w:val="0"/>
          <w:divBdr>
            <w:top w:val="none" w:sz="0" w:space="0" w:color="auto"/>
            <w:left w:val="none" w:sz="0" w:space="0" w:color="auto"/>
            <w:bottom w:val="none" w:sz="0" w:space="0" w:color="auto"/>
            <w:right w:val="none" w:sz="0" w:space="0" w:color="auto"/>
          </w:divBdr>
        </w:div>
        <w:div w:id="1011490290">
          <w:marLeft w:val="480"/>
          <w:marRight w:val="0"/>
          <w:marTop w:val="0"/>
          <w:marBottom w:val="0"/>
          <w:divBdr>
            <w:top w:val="none" w:sz="0" w:space="0" w:color="auto"/>
            <w:left w:val="none" w:sz="0" w:space="0" w:color="auto"/>
            <w:bottom w:val="none" w:sz="0" w:space="0" w:color="auto"/>
            <w:right w:val="none" w:sz="0" w:space="0" w:color="auto"/>
          </w:divBdr>
        </w:div>
        <w:div w:id="1018850979">
          <w:marLeft w:val="480"/>
          <w:marRight w:val="0"/>
          <w:marTop w:val="0"/>
          <w:marBottom w:val="0"/>
          <w:divBdr>
            <w:top w:val="none" w:sz="0" w:space="0" w:color="auto"/>
            <w:left w:val="none" w:sz="0" w:space="0" w:color="auto"/>
            <w:bottom w:val="none" w:sz="0" w:space="0" w:color="auto"/>
            <w:right w:val="none" w:sz="0" w:space="0" w:color="auto"/>
          </w:divBdr>
        </w:div>
        <w:div w:id="1021322424">
          <w:marLeft w:val="480"/>
          <w:marRight w:val="0"/>
          <w:marTop w:val="0"/>
          <w:marBottom w:val="0"/>
          <w:divBdr>
            <w:top w:val="none" w:sz="0" w:space="0" w:color="auto"/>
            <w:left w:val="none" w:sz="0" w:space="0" w:color="auto"/>
            <w:bottom w:val="none" w:sz="0" w:space="0" w:color="auto"/>
            <w:right w:val="none" w:sz="0" w:space="0" w:color="auto"/>
          </w:divBdr>
        </w:div>
        <w:div w:id="1144010814">
          <w:marLeft w:val="480"/>
          <w:marRight w:val="0"/>
          <w:marTop w:val="0"/>
          <w:marBottom w:val="0"/>
          <w:divBdr>
            <w:top w:val="none" w:sz="0" w:space="0" w:color="auto"/>
            <w:left w:val="none" w:sz="0" w:space="0" w:color="auto"/>
            <w:bottom w:val="none" w:sz="0" w:space="0" w:color="auto"/>
            <w:right w:val="none" w:sz="0" w:space="0" w:color="auto"/>
          </w:divBdr>
        </w:div>
        <w:div w:id="1162507601">
          <w:marLeft w:val="480"/>
          <w:marRight w:val="0"/>
          <w:marTop w:val="0"/>
          <w:marBottom w:val="0"/>
          <w:divBdr>
            <w:top w:val="none" w:sz="0" w:space="0" w:color="auto"/>
            <w:left w:val="none" w:sz="0" w:space="0" w:color="auto"/>
            <w:bottom w:val="none" w:sz="0" w:space="0" w:color="auto"/>
            <w:right w:val="none" w:sz="0" w:space="0" w:color="auto"/>
          </w:divBdr>
        </w:div>
        <w:div w:id="1164706680">
          <w:marLeft w:val="480"/>
          <w:marRight w:val="0"/>
          <w:marTop w:val="0"/>
          <w:marBottom w:val="0"/>
          <w:divBdr>
            <w:top w:val="none" w:sz="0" w:space="0" w:color="auto"/>
            <w:left w:val="none" w:sz="0" w:space="0" w:color="auto"/>
            <w:bottom w:val="none" w:sz="0" w:space="0" w:color="auto"/>
            <w:right w:val="none" w:sz="0" w:space="0" w:color="auto"/>
          </w:divBdr>
        </w:div>
        <w:div w:id="1271014288">
          <w:marLeft w:val="480"/>
          <w:marRight w:val="0"/>
          <w:marTop w:val="0"/>
          <w:marBottom w:val="0"/>
          <w:divBdr>
            <w:top w:val="none" w:sz="0" w:space="0" w:color="auto"/>
            <w:left w:val="none" w:sz="0" w:space="0" w:color="auto"/>
            <w:bottom w:val="none" w:sz="0" w:space="0" w:color="auto"/>
            <w:right w:val="none" w:sz="0" w:space="0" w:color="auto"/>
          </w:divBdr>
        </w:div>
        <w:div w:id="1310748491">
          <w:marLeft w:val="480"/>
          <w:marRight w:val="0"/>
          <w:marTop w:val="0"/>
          <w:marBottom w:val="0"/>
          <w:divBdr>
            <w:top w:val="none" w:sz="0" w:space="0" w:color="auto"/>
            <w:left w:val="none" w:sz="0" w:space="0" w:color="auto"/>
            <w:bottom w:val="none" w:sz="0" w:space="0" w:color="auto"/>
            <w:right w:val="none" w:sz="0" w:space="0" w:color="auto"/>
          </w:divBdr>
        </w:div>
        <w:div w:id="1384056569">
          <w:marLeft w:val="480"/>
          <w:marRight w:val="0"/>
          <w:marTop w:val="0"/>
          <w:marBottom w:val="0"/>
          <w:divBdr>
            <w:top w:val="none" w:sz="0" w:space="0" w:color="auto"/>
            <w:left w:val="none" w:sz="0" w:space="0" w:color="auto"/>
            <w:bottom w:val="none" w:sz="0" w:space="0" w:color="auto"/>
            <w:right w:val="none" w:sz="0" w:space="0" w:color="auto"/>
          </w:divBdr>
        </w:div>
        <w:div w:id="1405444553">
          <w:marLeft w:val="480"/>
          <w:marRight w:val="0"/>
          <w:marTop w:val="0"/>
          <w:marBottom w:val="0"/>
          <w:divBdr>
            <w:top w:val="none" w:sz="0" w:space="0" w:color="auto"/>
            <w:left w:val="none" w:sz="0" w:space="0" w:color="auto"/>
            <w:bottom w:val="none" w:sz="0" w:space="0" w:color="auto"/>
            <w:right w:val="none" w:sz="0" w:space="0" w:color="auto"/>
          </w:divBdr>
        </w:div>
        <w:div w:id="1408727865">
          <w:marLeft w:val="480"/>
          <w:marRight w:val="0"/>
          <w:marTop w:val="0"/>
          <w:marBottom w:val="0"/>
          <w:divBdr>
            <w:top w:val="none" w:sz="0" w:space="0" w:color="auto"/>
            <w:left w:val="none" w:sz="0" w:space="0" w:color="auto"/>
            <w:bottom w:val="none" w:sz="0" w:space="0" w:color="auto"/>
            <w:right w:val="none" w:sz="0" w:space="0" w:color="auto"/>
          </w:divBdr>
        </w:div>
        <w:div w:id="1431925019">
          <w:marLeft w:val="480"/>
          <w:marRight w:val="0"/>
          <w:marTop w:val="0"/>
          <w:marBottom w:val="0"/>
          <w:divBdr>
            <w:top w:val="none" w:sz="0" w:space="0" w:color="auto"/>
            <w:left w:val="none" w:sz="0" w:space="0" w:color="auto"/>
            <w:bottom w:val="none" w:sz="0" w:space="0" w:color="auto"/>
            <w:right w:val="none" w:sz="0" w:space="0" w:color="auto"/>
          </w:divBdr>
        </w:div>
        <w:div w:id="1438060430">
          <w:marLeft w:val="480"/>
          <w:marRight w:val="0"/>
          <w:marTop w:val="0"/>
          <w:marBottom w:val="0"/>
          <w:divBdr>
            <w:top w:val="none" w:sz="0" w:space="0" w:color="auto"/>
            <w:left w:val="none" w:sz="0" w:space="0" w:color="auto"/>
            <w:bottom w:val="none" w:sz="0" w:space="0" w:color="auto"/>
            <w:right w:val="none" w:sz="0" w:space="0" w:color="auto"/>
          </w:divBdr>
        </w:div>
        <w:div w:id="1440832419">
          <w:marLeft w:val="480"/>
          <w:marRight w:val="0"/>
          <w:marTop w:val="0"/>
          <w:marBottom w:val="0"/>
          <w:divBdr>
            <w:top w:val="none" w:sz="0" w:space="0" w:color="auto"/>
            <w:left w:val="none" w:sz="0" w:space="0" w:color="auto"/>
            <w:bottom w:val="none" w:sz="0" w:space="0" w:color="auto"/>
            <w:right w:val="none" w:sz="0" w:space="0" w:color="auto"/>
          </w:divBdr>
        </w:div>
        <w:div w:id="1478262566">
          <w:marLeft w:val="480"/>
          <w:marRight w:val="0"/>
          <w:marTop w:val="0"/>
          <w:marBottom w:val="0"/>
          <w:divBdr>
            <w:top w:val="none" w:sz="0" w:space="0" w:color="auto"/>
            <w:left w:val="none" w:sz="0" w:space="0" w:color="auto"/>
            <w:bottom w:val="none" w:sz="0" w:space="0" w:color="auto"/>
            <w:right w:val="none" w:sz="0" w:space="0" w:color="auto"/>
          </w:divBdr>
        </w:div>
        <w:div w:id="1487820990">
          <w:marLeft w:val="480"/>
          <w:marRight w:val="0"/>
          <w:marTop w:val="0"/>
          <w:marBottom w:val="0"/>
          <w:divBdr>
            <w:top w:val="none" w:sz="0" w:space="0" w:color="auto"/>
            <w:left w:val="none" w:sz="0" w:space="0" w:color="auto"/>
            <w:bottom w:val="none" w:sz="0" w:space="0" w:color="auto"/>
            <w:right w:val="none" w:sz="0" w:space="0" w:color="auto"/>
          </w:divBdr>
        </w:div>
        <w:div w:id="1565413919">
          <w:marLeft w:val="480"/>
          <w:marRight w:val="0"/>
          <w:marTop w:val="0"/>
          <w:marBottom w:val="0"/>
          <w:divBdr>
            <w:top w:val="none" w:sz="0" w:space="0" w:color="auto"/>
            <w:left w:val="none" w:sz="0" w:space="0" w:color="auto"/>
            <w:bottom w:val="none" w:sz="0" w:space="0" w:color="auto"/>
            <w:right w:val="none" w:sz="0" w:space="0" w:color="auto"/>
          </w:divBdr>
        </w:div>
        <w:div w:id="1589386388">
          <w:marLeft w:val="480"/>
          <w:marRight w:val="0"/>
          <w:marTop w:val="0"/>
          <w:marBottom w:val="0"/>
          <w:divBdr>
            <w:top w:val="none" w:sz="0" w:space="0" w:color="auto"/>
            <w:left w:val="none" w:sz="0" w:space="0" w:color="auto"/>
            <w:bottom w:val="none" w:sz="0" w:space="0" w:color="auto"/>
            <w:right w:val="none" w:sz="0" w:space="0" w:color="auto"/>
          </w:divBdr>
        </w:div>
        <w:div w:id="1606884317">
          <w:marLeft w:val="480"/>
          <w:marRight w:val="0"/>
          <w:marTop w:val="0"/>
          <w:marBottom w:val="0"/>
          <w:divBdr>
            <w:top w:val="none" w:sz="0" w:space="0" w:color="auto"/>
            <w:left w:val="none" w:sz="0" w:space="0" w:color="auto"/>
            <w:bottom w:val="none" w:sz="0" w:space="0" w:color="auto"/>
            <w:right w:val="none" w:sz="0" w:space="0" w:color="auto"/>
          </w:divBdr>
        </w:div>
        <w:div w:id="1651710104">
          <w:marLeft w:val="480"/>
          <w:marRight w:val="0"/>
          <w:marTop w:val="0"/>
          <w:marBottom w:val="0"/>
          <w:divBdr>
            <w:top w:val="none" w:sz="0" w:space="0" w:color="auto"/>
            <w:left w:val="none" w:sz="0" w:space="0" w:color="auto"/>
            <w:bottom w:val="none" w:sz="0" w:space="0" w:color="auto"/>
            <w:right w:val="none" w:sz="0" w:space="0" w:color="auto"/>
          </w:divBdr>
        </w:div>
        <w:div w:id="1787650483">
          <w:marLeft w:val="480"/>
          <w:marRight w:val="0"/>
          <w:marTop w:val="0"/>
          <w:marBottom w:val="0"/>
          <w:divBdr>
            <w:top w:val="none" w:sz="0" w:space="0" w:color="auto"/>
            <w:left w:val="none" w:sz="0" w:space="0" w:color="auto"/>
            <w:bottom w:val="none" w:sz="0" w:space="0" w:color="auto"/>
            <w:right w:val="none" w:sz="0" w:space="0" w:color="auto"/>
          </w:divBdr>
        </w:div>
        <w:div w:id="1810320816">
          <w:marLeft w:val="480"/>
          <w:marRight w:val="0"/>
          <w:marTop w:val="0"/>
          <w:marBottom w:val="0"/>
          <w:divBdr>
            <w:top w:val="none" w:sz="0" w:space="0" w:color="auto"/>
            <w:left w:val="none" w:sz="0" w:space="0" w:color="auto"/>
            <w:bottom w:val="none" w:sz="0" w:space="0" w:color="auto"/>
            <w:right w:val="none" w:sz="0" w:space="0" w:color="auto"/>
          </w:divBdr>
        </w:div>
        <w:div w:id="1818956227">
          <w:marLeft w:val="480"/>
          <w:marRight w:val="0"/>
          <w:marTop w:val="0"/>
          <w:marBottom w:val="0"/>
          <w:divBdr>
            <w:top w:val="none" w:sz="0" w:space="0" w:color="auto"/>
            <w:left w:val="none" w:sz="0" w:space="0" w:color="auto"/>
            <w:bottom w:val="none" w:sz="0" w:space="0" w:color="auto"/>
            <w:right w:val="none" w:sz="0" w:space="0" w:color="auto"/>
          </w:divBdr>
        </w:div>
        <w:div w:id="1873879209">
          <w:marLeft w:val="480"/>
          <w:marRight w:val="0"/>
          <w:marTop w:val="0"/>
          <w:marBottom w:val="0"/>
          <w:divBdr>
            <w:top w:val="none" w:sz="0" w:space="0" w:color="auto"/>
            <w:left w:val="none" w:sz="0" w:space="0" w:color="auto"/>
            <w:bottom w:val="none" w:sz="0" w:space="0" w:color="auto"/>
            <w:right w:val="none" w:sz="0" w:space="0" w:color="auto"/>
          </w:divBdr>
        </w:div>
        <w:div w:id="1897544356">
          <w:marLeft w:val="480"/>
          <w:marRight w:val="0"/>
          <w:marTop w:val="0"/>
          <w:marBottom w:val="0"/>
          <w:divBdr>
            <w:top w:val="none" w:sz="0" w:space="0" w:color="auto"/>
            <w:left w:val="none" w:sz="0" w:space="0" w:color="auto"/>
            <w:bottom w:val="none" w:sz="0" w:space="0" w:color="auto"/>
            <w:right w:val="none" w:sz="0" w:space="0" w:color="auto"/>
          </w:divBdr>
        </w:div>
        <w:div w:id="1902475850">
          <w:marLeft w:val="480"/>
          <w:marRight w:val="0"/>
          <w:marTop w:val="0"/>
          <w:marBottom w:val="0"/>
          <w:divBdr>
            <w:top w:val="none" w:sz="0" w:space="0" w:color="auto"/>
            <w:left w:val="none" w:sz="0" w:space="0" w:color="auto"/>
            <w:bottom w:val="none" w:sz="0" w:space="0" w:color="auto"/>
            <w:right w:val="none" w:sz="0" w:space="0" w:color="auto"/>
          </w:divBdr>
        </w:div>
        <w:div w:id="1931086384">
          <w:marLeft w:val="480"/>
          <w:marRight w:val="0"/>
          <w:marTop w:val="0"/>
          <w:marBottom w:val="0"/>
          <w:divBdr>
            <w:top w:val="none" w:sz="0" w:space="0" w:color="auto"/>
            <w:left w:val="none" w:sz="0" w:space="0" w:color="auto"/>
            <w:bottom w:val="none" w:sz="0" w:space="0" w:color="auto"/>
            <w:right w:val="none" w:sz="0" w:space="0" w:color="auto"/>
          </w:divBdr>
        </w:div>
        <w:div w:id="1936788347">
          <w:marLeft w:val="480"/>
          <w:marRight w:val="0"/>
          <w:marTop w:val="0"/>
          <w:marBottom w:val="0"/>
          <w:divBdr>
            <w:top w:val="none" w:sz="0" w:space="0" w:color="auto"/>
            <w:left w:val="none" w:sz="0" w:space="0" w:color="auto"/>
            <w:bottom w:val="none" w:sz="0" w:space="0" w:color="auto"/>
            <w:right w:val="none" w:sz="0" w:space="0" w:color="auto"/>
          </w:divBdr>
        </w:div>
        <w:div w:id="2030375181">
          <w:marLeft w:val="480"/>
          <w:marRight w:val="0"/>
          <w:marTop w:val="0"/>
          <w:marBottom w:val="0"/>
          <w:divBdr>
            <w:top w:val="none" w:sz="0" w:space="0" w:color="auto"/>
            <w:left w:val="none" w:sz="0" w:space="0" w:color="auto"/>
            <w:bottom w:val="none" w:sz="0" w:space="0" w:color="auto"/>
            <w:right w:val="none" w:sz="0" w:space="0" w:color="auto"/>
          </w:divBdr>
        </w:div>
        <w:div w:id="2051612879">
          <w:marLeft w:val="480"/>
          <w:marRight w:val="0"/>
          <w:marTop w:val="0"/>
          <w:marBottom w:val="0"/>
          <w:divBdr>
            <w:top w:val="none" w:sz="0" w:space="0" w:color="auto"/>
            <w:left w:val="none" w:sz="0" w:space="0" w:color="auto"/>
            <w:bottom w:val="none" w:sz="0" w:space="0" w:color="auto"/>
            <w:right w:val="none" w:sz="0" w:space="0" w:color="auto"/>
          </w:divBdr>
        </w:div>
        <w:div w:id="2063824958">
          <w:marLeft w:val="480"/>
          <w:marRight w:val="0"/>
          <w:marTop w:val="0"/>
          <w:marBottom w:val="0"/>
          <w:divBdr>
            <w:top w:val="none" w:sz="0" w:space="0" w:color="auto"/>
            <w:left w:val="none" w:sz="0" w:space="0" w:color="auto"/>
            <w:bottom w:val="none" w:sz="0" w:space="0" w:color="auto"/>
            <w:right w:val="none" w:sz="0" w:space="0" w:color="auto"/>
          </w:divBdr>
        </w:div>
        <w:div w:id="2108114631">
          <w:marLeft w:val="480"/>
          <w:marRight w:val="0"/>
          <w:marTop w:val="0"/>
          <w:marBottom w:val="0"/>
          <w:divBdr>
            <w:top w:val="none" w:sz="0" w:space="0" w:color="auto"/>
            <w:left w:val="none" w:sz="0" w:space="0" w:color="auto"/>
            <w:bottom w:val="none" w:sz="0" w:space="0" w:color="auto"/>
            <w:right w:val="none" w:sz="0" w:space="0" w:color="auto"/>
          </w:divBdr>
        </w:div>
        <w:div w:id="2126803443">
          <w:marLeft w:val="480"/>
          <w:marRight w:val="0"/>
          <w:marTop w:val="0"/>
          <w:marBottom w:val="0"/>
          <w:divBdr>
            <w:top w:val="none" w:sz="0" w:space="0" w:color="auto"/>
            <w:left w:val="none" w:sz="0" w:space="0" w:color="auto"/>
            <w:bottom w:val="none" w:sz="0" w:space="0" w:color="auto"/>
            <w:right w:val="none" w:sz="0" w:space="0" w:color="auto"/>
          </w:divBdr>
        </w:div>
      </w:divsChild>
    </w:div>
    <w:div w:id="1707096353">
      <w:bodyDiv w:val="1"/>
      <w:marLeft w:val="0"/>
      <w:marRight w:val="0"/>
      <w:marTop w:val="0"/>
      <w:marBottom w:val="0"/>
      <w:divBdr>
        <w:top w:val="none" w:sz="0" w:space="0" w:color="auto"/>
        <w:left w:val="none" w:sz="0" w:space="0" w:color="auto"/>
        <w:bottom w:val="none" w:sz="0" w:space="0" w:color="auto"/>
        <w:right w:val="none" w:sz="0" w:space="0" w:color="auto"/>
      </w:divBdr>
      <w:divsChild>
        <w:div w:id="486015364">
          <w:marLeft w:val="640"/>
          <w:marRight w:val="0"/>
          <w:marTop w:val="0"/>
          <w:marBottom w:val="0"/>
          <w:divBdr>
            <w:top w:val="none" w:sz="0" w:space="0" w:color="auto"/>
            <w:left w:val="none" w:sz="0" w:space="0" w:color="auto"/>
            <w:bottom w:val="none" w:sz="0" w:space="0" w:color="auto"/>
            <w:right w:val="none" w:sz="0" w:space="0" w:color="auto"/>
          </w:divBdr>
        </w:div>
        <w:div w:id="2042047946">
          <w:marLeft w:val="640"/>
          <w:marRight w:val="0"/>
          <w:marTop w:val="0"/>
          <w:marBottom w:val="0"/>
          <w:divBdr>
            <w:top w:val="none" w:sz="0" w:space="0" w:color="auto"/>
            <w:left w:val="none" w:sz="0" w:space="0" w:color="auto"/>
            <w:bottom w:val="none" w:sz="0" w:space="0" w:color="auto"/>
            <w:right w:val="none" w:sz="0" w:space="0" w:color="auto"/>
          </w:divBdr>
        </w:div>
        <w:div w:id="378363939">
          <w:marLeft w:val="640"/>
          <w:marRight w:val="0"/>
          <w:marTop w:val="0"/>
          <w:marBottom w:val="0"/>
          <w:divBdr>
            <w:top w:val="none" w:sz="0" w:space="0" w:color="auto"/>
            <w:left w:val="none" w:sz="0" w:space="0" w:color="auto"/>
            <w:bottom w:val="none" w:sz="0" w:space="0" w:color="auto"/>
            <w:right w:val="none" w:sz="0" w:space="0" w:color="auto"/>
          </w:divBdr>
        </w:div>
        <w:div w:id="1821924360">
          <w:marLeft w:val="640"/>
          <w:marRight w:val="0"/>
          <w:marTop w:val="0"/>
          <w:marBottom w:val="0"/>
          <w:divBdr>
            <w:top w:val="none" w:sz="0" w:space="0" w:color="auto"/>
            <w:left w:val="none" w:sz="0" w:space="0" w:color="auto"/>
            <w:bottom w:val="none" w:sz="0" w:space="0" w:color="auto"/>
            <w:right w:val="none" w:sz="0" w:space="0" w:color="auto"/>
          </w:divBdr>
        </w:div>
        <w:div w:id="2010400098">
          <w:marLeft w:val="640"/>
          <w:marRight w:val="0"/>
          <w:marTop w:val="0"/>
          <w:marBottom w:val="0"/>
          <w:divBdr>
            <w:top w:val="none" w:sz="0" w:space="0" w:color="auto"/>
            <w:left w:val="none" w:sz="0" w:space="0" w:color="auto"/>
            <w:bottom w:val="none" w:sz="0" w:space="0" w:color="auto"/>
            <w:right w:val="none" w:sz="0" w:space="0" w:color="auto"/>
          </w:divBdr>
        </w:div>
        <w:div w:id="1947736295">
          <w:marLeft w:val="640"/>
          <w:marRight w:val="0"/>
          <w:marTop w:val="0"/>
          <w:marBottom w:val="0"/>
          <w:divBdr>
            <w:top w:val="none" w:sz="0" w:space="0" w:color="auto"/>
            <w:left w:val="none" w:sz="0" w:space="0" w:color="auto"/>
            <w:bottom w:val="none" w:sz="0" w:space="0" w:color="auto"/>
            <w:right w:val="none" w:sz="0" w:space="0" w:color="auto"/>
          </w:divBdr>
        </w:div>
        <w:div w:id="725883731">
          <w:marLeft w:val="640"/>
          <w:marRight w:val="0"/>
          <w:marTop w:val="0"/>
          <w:marBottom w:val="0"/>
          <w:divBdr>
            <w:top w:val="none" w:sz="0" w:space="0" w:color="auto"/>
            <w:left w:val="none" w:sz="0" w:space="0" w:color="auto"/>
            <w:bottom w:val="none" w:sz="0" w:space="0" w:color="auto"/>
            <w:right w:val="none" w:sz="0" w:space="0" w:color="auto"/>
          </w:divBdr>
        </w:div>
        <w:div w:id="641084766">
          <w:marLeft w:val="640"/>
          <w:marRight w:val="0"/>
          <w:marTop w:val="0"/>
          <w:marBottom w:val="0"/>
          <w:divBdr>
            <w:top w:val="none" w:sz="0" w:space="0" w:color="auto"/>
            <w:left w:val="none" w:sz="0" w:space="0" w:color="auto"/>
            <w:bottom w:val="none" w:sz="0" w:space="0" w:color="auto"/>
            <w:right w:val="none" w:sz="0" w:space="0" w:color="auto"/>
          </w:divBdr>
        </w:div>
        <w:div w:id="1277255686">
          <w:marLeft w:val="640"/>
          <w:marRight w:val="0"/>
          <w:marTop w:val="0"/>
          <w:marBottom w:val="0"/>
          <w:divBdr>
            <w:top w:val="none" w:sz="0" w:space="0" w:color="auto"/>
            <w:left w:val="none" w:sz="0" w:space="0" w:color="auto"/>
            <w:bottom w:val="none" w:sz="0" w:space="0" w:color="auto"/>
            <w:right w:val="none" w:sz="0" w:space="0" w:color="auto"/>
          </w:divBdr>
        </w:div>
        <w:div w:id="1180466432">
          <w:marLeft w:val="640"/>
          <w:marRight w:val="0"/>
          <w:marTop w:val="0"/>
          <w:marBottom w:val="0"/>
          <w:divBdr>
            <w:top w:val="none" w:sz="0" w:space="0" w:color="auto"/>
            <w:left w:val="none" w:sz="0" w:space="0" w:color="auto"/>
            <w:bottom w:val="none" w:sz="0" w:space="0" w:color="auto"/>
            <w:right w:val="none" w:sz="0" w:space="0" w:color="auto"/>
          </w:divBdr>
        </w:div>
        <w:div w:id="1137185923">
          <w:marLeft w:val="640"/>
          <w:marRight w:val="0"/>
          <w:marTop w:val="0"/>
          <w:marBottom w:val="0"/>
          <w:divBdr>
            <w:top w:val="none" w:sz="0" w:space="0" w:color="auto"/>
            <w:left w:val="none" w:sz="0" w:space="0" w:color="auto"/>
            <w:bottom w:val="none" w:sz="0" w:space="0" w:color="auto"/>
            <w:right w:val="none" w:sz="0" w:space="0" w:color="auto"/>
          </w:divBdr>
        </w:div>
        <w:div w:id="855385803">
          <w:marLeft w:val="640"/>
          <w:marRight w:val="0"/>
          <w:marTop w:val="0"/>
          <w:marBottom w:val="0"/>
          <w:divBdr>
            <w:top w:val="none" w:sz="0" w:space="0" w:color="auto"/>
            <w:left w:val="none" w:sz="0" w:space="0" w:color="auto"/>
            <w:bottom w:val="none" w:sz="0" w:space="0" w:color="auto"/>
            <w:right w:val="none" w:sz="0" w:space="0" w:color="auto"/>
          </w:divBdr>
        </w:div>
        <w:div w:id="71661548">
          <w:marLeft w:val="640"/>
          <w:marRight w:val="0"/>
          <w:marTop w:val="0"/>
          <w:marBottom w:val="0"/>
          <w:divBdr>
            <w:top w:val="none" w:sz="0" w:space="0" w:color="auto"/>
            <w:left w:val="none" w:sz="0" w:space="0" w:color="auto"/>
            <w:bottom w:val="none" w:sz="0" w:space="0" w:color="auto"/>
            <w:right w:val="none" w:sz="0" w:space="0" w:color="auto"/>
          </w:divBdr>
        </w:div>
        <w:div w:id="1305744532">
          <w:marLeft w:val="640"/>
          <w:marRight w:val="0"/>
          <w:marTop w:val="0"/>
          <w:marBottom w:val="0"/>
          <w:divBdr>
            <w:top w:val="none" w:sz="0" w:space="0" w:color="auto"/>
            <w:left w:val="none" w:sz="0" w:space="0" w:color="auto"/>
            <w:bottom w:val="none" w:sz="0" w:space="0" w:color="auto"/>
            <w:right w:val="none" w:sz="0" w:space="0" w:color="auto"/>
          </w:divBdr>
        </w:div>
        <w:div w:id="54162845">
          <w:marLeft w:val="640"/>
          <w:marRight w:val="0"/>
          <w:marTop w:val="0"/>
          <w:marBottom w:val="0"/>
          <w:divBdr>
            <w:top w:val="none" w:sz="0" w:space="0" w:color="auto"/>
            <w:left w:val="none" w:sz="0" w:space="0" w:color="auto"/>
            <w:bottom w:val="none" w:sz="0" w:space="0" w:color="auto"/>
            <w:right w:val="none" w:sz="0" w:space="0" w:color="auto"/>
          </w:divBdr>
        </w:div>
        <w:div w:id="10762935">
          <w:marLeft w:val="640"/>
          <w:marRight w:val="0"/>
          <w:marTop w:val="0"/>
          <w:marBottom w:val="0"/>
          <w:divBdr>
            <w:top w:val="none" w:sz="0" w:space="0" w:color="auto"/>
            <w:left w:val="none" w:sz="0" w:space="0" w:color="auto"/>
            <w:bottom w:val="none" w:sz="0" w:space="0" w:color="auto"/>
            <w:right w:val="none" w:sz="0" w:space="0" w:color="auto"/>
          </w:divBdr>
        </w:div>
        <w:div w:id="767043551">
          <w:marLeft w:val="640"/>
          <w:marRight w:val="0"/>
          <w:marTop w:val="0"/>
          <w:marBottom w:val="0"/>
          <w:divBdr>
            <w:top w:val="none" w:sz="0" w:space="0" w:color="auto"/>
            <w:left w:val="none" w:sz="0" w:space="0" w:color="auto"/>
            <w:bottom w:val="none" w:sz="0" w:space="0" w:color="auto"/>
            <w:right w:val="none" w:sz="0" w:space="0" w:color="auto"/>
          </w:divBdr>
        </w:div>
        <w:div w:id="1463380094">
          <w:marLeft w:val="640"/>
          <w:marRight w:val="0"/>
          <w:marTop w:val="0"/>
          <w:marBottom w:val="0"/>
          <w:divBdr>
            <w:top w:val="none" w:sz="0" w:space="0" w:color="auto"/>
            <w:left w:val="none" w:sz="0" w:space="0" w:color="auto"/>
            <w:bottom w:val="none" w:sz="0" w:space="0" w:color="auto"/>
            <w:right w:val="none" w:sz="0" w:space="0" w:color="auto"/>
          </w:divBdr>
        </w:div>
        <w:div w:id="1560701234">
          <w:marLeft w:val="640"/>
          <w:marRight w:val="0"/>
          <w:marTop w:val="0"/>
          <w:marBottom w:val="0"/>
          <w:divBdr>
            <w:top w:val="none" w:sz="0" w:space="0" w:color="auto"/>
            <w:left w:val="none" w:sz="0" w:space="0" w:color="auto"/>
            <w:bottom w:val="none" w:sz="0" w:space="0" w:color="auto"/>
            <w:right w:val="none" w:sz="0" w:space="0" w:color="auto"/>
          </w:divBdr>
        </w:div>
        <w:div w:id="1430810932">
          <w:marLeft w:val="640"/>
          <w:marRight w:val="0"/>
          <w:marTop w:val="0"/>
          <w:marBottom w:val="0"/>
          <w:divBdr>
            <w:top w:val="none" w:sz="0" w:space="0" w:color="auto"/>
            <w:left w:val="none" w:sz="0" w:space="0" w:color="auto"/>
            <w:bottom w:val="none" w:sz="0" w:space="0" w:color="auto"/>
            <w:right w:val="none" w:sz="0" w:space="0" w:color="auto"/>
          </w:divBdr>
        </w:div>
        <w:div w:id="2107381051">
          <w:marLeft w:val="640"/>
          <w:marRight w:val="0"/>
          <w:marTop w:val="0"/>
          <w:marBottom w:val="0"/>
          <w:divBdr>
            <w:top w:val="none" w:sz="0" w:space="0" w:color="auto"/>
            <w:left w:val="none" w:sz="0" w:space="0" w:color="auto"/>
            <w:bottom w:val="none" w:sz="0" w:space="0" w:color="auto"/>
            <w:right w:val="none" w:sz="0" w:space="0" w:color="auto"/>
          </w:divBdr>
        </w:div>
        <w:div w:id="115492121">
          <w:marLeft w:val="640"/>
          <w:marRight w:val="0"/>
          <w:marTop w:val="0"/>
          <w:marBottom w:val="0"/>
          <w:divBdr>
            <w:top w:val="none" w:sz="0" w:space="0" w:color="auto"/>
            <w:left w:val="none" w:sz="0" w:space="0" w:color="auto"/>
            <w:bottom w:val="none" w:sz="0" w:space="0" w:color="auto"/>
            <w:right w:val="none" w:sz="0" w:space="0" w:color="auto"/>
          </w:divBdr>
        </w:div>
        <w:div w:id="248733314">
          <w:marLeft w:val="640"/>
          <w:marRight w:val="0"/>
          <w:marTop w:val="0"/>
          <w:marBottom w:val="0"/>
          <w:divBdr>
            <w:top w:val="none" w:sz="0" w:space="0" w:color="auto"/>
            <w:left w:val="none" w:sz="0" w:space="0" w:color="auto"/>
            <w:bottom w:val="none" w:sz="0" w:space="0" w:color="auto"/>
            <w:right w:val="none" w:sz="0" w:space="0" w:color="auto"/>
          </w:divBdr>
        </w:div>
        <w:div w:id="139154725">
          <w:marLeft w:val="640"/>
          <w:marRight w:val="0"/>
          <w:marTop w:val="0"/>
          <w:marBottom w:val="0"/>
          <w:divBdr>
            <w:top w:val="none" w:sz="0" w:space="0" w:color="auto"/>
            <w:left w:val="none" w:sz="0" w:space="0" w:color="auto"/>
            <w:bottom w:val="none" w:sz="0" w:space="0" w:color="auto"/>
            <w:right w:val="none" w:sz="0" w:space="0" w:color="auto"/>
          </w:divBdr>
        </w:div>
        <w:div w:id="219249996">
          <w:marLeft w:val="640"/>
          <w:marRight w:val="0"/>
          <w:marTop w:val="0"/>
          <w:marBottom w:val="0"/>
          <w:divBdr>
            <w:top w:val="none" w:sz="0" w:space="0" w:color="auto"/>
            <w:left w:val="none" w:sz="0" w:space="0" w:color="auto"/>
            <w:bottom w:val="none" w:sz="0" w:space="0" w:color="auto"/>
            <w:right w:val="none" w:sz="0" w:space="0" w:color="auto"/>
          </w:divBdr>
        </w:div>
        <w:div w:id="1999726097">
          <w:marLeft w:val="640"/>
          <w:marRight w:val="0"/>
          <w:marTop w:val="0"/>
          <w:marBottom w:val="0"/>
          <w:divBdr>
            <w:top w:val="none" w:sz="0" w:space="0" w:color="auto"/>
            <w:left w:val="none" w:sz="0" w:space="0" w:color="auto"/>
            <w:bottom w:val="none" w:sz="0" w:space="0" w:color="auto"/>
            <w:right w:val="none" w:sz="0" w:space="0" w:color="auto"/>
          </w:divBdr>
        </w:div>
        <w:div w:id="790320341">
          <w:marLeft w:val="640"/>
          <w:marRight w:val="0"/>
          <w:marTop w:val="0"/>
          <w:marBottom w:val="0"/>
          <w:divBdr>
            <w:top w:val="none" w:sz="0" w:space="0" w:color="auto"/>
            <w:left w:val="none" w:sz="0" w:space="0" w:color="auto"/>
            <w:bottom w:val="none" w:sz="0" w:space="0" w:color="auto"/>
            <w:right w:val="none" w:sz="0" w:space="0" w:color="auto"/>
          </w:divBdr>
        </w:div>
        <w:div w:id="2015645489">
          <w:marLeft w:val="640"/>
          <w:marRight w:val="0"/>
          <w:marTop w:val="0"/>
          <w:marBottom w:val="0"/>
          <w:divBdr>
            <w:top w:val="none" w:sz="0" w:space="0" w:color="auto"/>
            <w:left w:val="none" w:sz="0" w:space="0" w:color="auto"/>
            <w:bottom w:val="none" w:sz="0" w:space="0" w:color="auto"/>
            <w:right w:val="none" w:sz="0" w:space="0" w:color="auto"/>
          </w:divBdr>
        </w:div>
        <w:div w:id="364142775">
          <w:marLeft w:val="640"/>
          <w:marRight w:val="0"/>
          <w:marTop w:val="0"/>
          <w:marBottom w:val="0"/>
          <w:divBdr>
            <w:top w:val="none" w:sz="0" w:space="0" w:color="auto"/>
            <w:left w:val="none" w:sz="0" w:space="0" w:color="auto"/>
            <w:bottom w:val="none" w:sz="0" w:space="0" w:color="auto"/>
            <w:right w:val="none" w:sz="0" w:space="0" w:color="auto"/>
          </w:divBdr>
        </w:div>
        <w:div w:id="822158589">
          <w:marLeft w:val="640"/>
          <w:marRight w:val="0"/>
          <w:marTop w:val="0"/>
          <w:marBottom w:val="0"/>
          <w:divBdr>
            <w:top w:val="none" w:sz="0" w:space="0" w:color="auto"/>
            <w:left w:val="none" w:sz="0" w:space="0" w:color="auto"/>
            <w:bottom w:val="none" w:sz="0" w:space="0" w:color="auto"/>
            <w:right w:val="none" w:sz="0" w:space="0" w:color="auto"/>
          </w:divBdr>
        </w:div>
        <w:div w:id="1592161971">
          <w:marLeft w:val="640"/>
          <w:marRight w:val="0"/>
          <w:marTop w:val="0"/>
          <w:marBottom w:val="0"/>
          <w:divBdr>
            <w:top w:val="none" w:sz="0" w:space="0" w:color="auto"/>
            <w:left w:val="none" w:sz="0" w:space="0" w:color="auto"/>
            <w:bottom w:val="none" w:sz="0" w:space="0" w:color="auto"/>
            <w:right w:val="none" w:sz="0" w:space="0" w:color="auto"/>
          </w:divBdr>
        </w:div>
        <w:div w:id="256057030">
          <w:marLeft w:val="640"/>
          <w:marRight w:val="0"/>
          <w:marTop w:val="0"/>
          <w:marBottom w:val="0"/>
          <w:divBdr>
            <w:top w:val="none" w:sz="0" w:space="0" w:color="auto"/>
            <w:left w:val="none" w:sz="0" w:space="0" w:color="auto"/>
            <w:bottom w:val="none" w:sz="0" w:space="0" w:color="auto"/>
            <w:right w:val="none" w:sz="0" w:space="0" w:color="auto"/>
          </w:divBdr>
        </w:div>
        <w:div w:id="2012678417">
          <w:marLeft w:val="640"/>
          <w:marRight w:val="0"/>
          <w:marTop w:val="0"/>
          <w:marBottom w:val="0"/>
          <w:divBdr>
            <w:top w:val="none" w:sz="0" w:space="0" w:color="auto"/>
            <w:left w:val="none" w:sz="0" w:space="0" w:color="auto"/>
            <w:bottom w:val="none" w:sz="0" w:space="0" w:color="auto"/>
            <w:right w:val="none" w:sz="0" w:space="0" w:color="auto"/>
          </w:divBdr>
        </w:div>
        <w:div w:id="1357460244">
          <w:marLeft w:val="640"/>
          <w:marRight w:val="0"/>
          <w:marTop w:val="0"/>
          <w:marBottom w:val="0"/>
          <w:divBdr>
            <w:top w:val="none" w:sz="0" w:space="0" w:color="auto"/>
            <w:left w:val="none" w:sz="0" w:space="0" w:color="auto"/>
            <w:bottom w:val="none" w:sz="0" w:space="0" w:color="auto"/>
            <w:right w:val="none" w:sz="0" w:space="0" w:color="auto"/>
          </w:divBdr>
        </w:div>
        <w:div w:id="411856000">
          <w:marLeft w:val="640"/>
          <w:marRight w:val="0"/>
          <w:marTop w:val="0"/>
          <w:marBottom w:val="0"/>
          <w:divBdr>
            <w:top w:val="none" w:sz="0" w:space="0" w:color="auto"/>
            <w:left w:val="none" w:sz="0" w:space="0" w:color="auto"/>
            <w:bottom w:val="none" w:sz="0" w:space="0" w:color="auto"/>
            <w:right w:val="none" w:sz="0" w:space="0" w:color="auto"/>
          </w:divBdr>
        </w:div>
        <w:div w:id="179588479">
          <w:marLeft w:val="640"/>
          <w:marRight w:val="0"/>
          <w:marTop w:val="0"/>
          <w:marBottom w:val="0"/>
          <w:divBdr>
            <w:top w:val="none" w:sz="0" w:space="0" w:color="auto"/>
            <w:left w:val="none" w:sz="0" w:space="0" w:color="auto"/>
            <w:bottom w:val="none" w:sz="0" w:space="0" w:color="auto"/>
            <w:right w:val="none" w:sz="0" w:space="0" w:color="auto"/>
          </w:divBdr>
        </w:div>
        <w:div w:id="1434127080">
          <w:marLeft w:val="640"/>
          <w:marRight w:val="0"/>
          <w:marTop w:val="0"/>
          <w:marBottom w:val="0"/>
          <w:divBdr>
            <w:top w:val="none" w:sz="0" w:space="0" w:color="auto"/>
            <w:left w:val="none" w:sz="0" w:space="0" w:color="auto"/>
            <w:bottom w:val="none" w:sz="0" w:space="0" w:color="auto"/>
            <w:right w:val="none" w:sz="0" w:space="0" w:color="auto"/>
          </w:divBdr>
        </w:div>
        <w:div w:id="360519661">
          <w:marLeft w:val="640"/>
          <w:marRight w:val="0"/>
          <w:marTop w:val="0"/>
          <w:marBottom w:val="0"/>
          <w:divBdr>
            <w:top w:val="none" w:sz="0" w:space="0" w:color="auto"/>
            <w:left w:val="none" w:sz="0" w:space="0" w:color="auto"/>
            <w:bottom w:val="none" w:sz="0" w:space="0" w:color="auto"/>
            <w:right w:val="none" w:sz="0" w:space="0" w:color="auto"/>
          </w:divBdr>
        </w:div>
        <w:div w:id="1999458374">
          <w:marLeft w:val="640"/>
          <w:marRight w:val="0"/>
          <w:marTop w:val="0"/>
          <w:marBottom w:val="0"/>
          <w:divBdr>
            <w:top w:val="none" w:sz="0" w:space="0" w:color="auto"/>
            <w:left w:val="none" w:sz="0" w:space="0" w:color="auto"/>
            <w:bottom w:val="none" w:sz="0" w:space="0" w:color="auto"/>
            <w:right w:val="none" w:sz="0" w:space="0" w:color="auto"/>
          </w:divBdr>
        </w:div>
        <w:div w:id="1445727897">
          <w:marLeft w:val="640"/>
          <w:marRight w:val="0"/>
          <w:marTop w:val="0"/>
          <w:marBottom w:val="0"/>
          <w:divBdr>
            <w:top w:val="none" w:sz="0" w:space="0" w:color="auto"/>
            <w:left w:val="none" w:sz="0" w:space="0" w:color="auto"/>
            <w:bottom w:val="none" w:sz="0" w:space="0" w:color="auto"/>
            <w:right w:val="none" w:sz="0" w:space="0" w:color="auto"/>
          </w:divBdr>
        </w:div>
        <w:div w:id="464545654">
          <w:marLeft w:val="640"/>
          <w:marRight w:val="0"/>
          <w:marTop w:val="0"/>
          <w:marBottom w:val="0"/>
          <w:divBdr>
            <w:top w:val="none" w:sz="0" w:space="0" w:color="auto"/>
            <w:left w:val="none" w:sz="0" w:space="0" w:color="auto"/>
            <w:bottom w:val="none" w:sz="0" w:space="0" w:color="auto"/>
            <w:right w:val="none" w:sz="0" w:space="0" w:color="auto"/>
          </w:divBdr>
        </w:div>
        <w:div w:id="1138453120">
          <w:marLeft w:val="640"/>
          <w:marRight w:val="0"/>
          <w:marTop w:val="0"/>
          <w:marBottom w:val="0"/>
          <w:divBdr>
            <w:top w:val="none" w:sz="0" w:space="0" w:color="auto"/>
            <w:left w:val="none" w:sz="0" w:space="0" w:color="auto"/>
            <w:bottom w:val="none" w:sz="0" w:space="0" w:color="auto"/>
            <w:right w:val="none" w:sz="0" w:space="0" w:color="auto"/>
          </w:divBdr>
        </w:div>
        <w:div w:id="848719799">
          <w:marLeft w:val="640"/>
          <w:marRight w:val="0"/>
          <w:marTop w:val="0"/>
          <w:marBottom w:val="0"/>
          <w:divBdr>
            <w:top w:val="none" w:sz="0" w:space="0" w:color="auto"/>
            <w:left w:val="none" w:sz="0" w:space="0" w:color="auto"/>
            <w:bottom w:val="none" w:sz="0" w:space="0" w:color="auto"/>
            <w:right w:val="none" w:sz="0" w:space="0" w:color="auto"/>
          </w:divBdr>
        </w:div>
        <w:div w:id="1261570155">
          <w:marLeft w:val="640"/>
          <w:marRight w:val="0"/>
          <w:marTop w:val="0"/>
          <w:marBottom w:val="0"/>
          <w:divBdr>
            <w:top w:val="none" w:sz="0" w:space="0" w:color="auto"/>
            <w:left w:val="none" w:sz="0" w:space="0" w:color="auto"/>
            <w:bottom w:val="none" w:sz="0" w:space="0" w:color="auto"/>
            <w:right w:val="none" w:sz="0" w:space="0" w:color="auto"/>
          </w:divBdr>
        </w:div>
        <w:div w:id="381905898">
          <w:marLeft w:val="640"/>
          <w:marRight w:val="0"/>
          <w:marTop w:val="0"/>
          <w:marBottom w:val="0"/>
          <w:divBdr>
            <w:top w:val="none" w:sz="0" w:space="0" w:color="auto"/>
            <w:left w:val="none" w:sz="0" w:space="0" w:color="auto"/>
            <w:bottom w:val="none" w:sz="0" w:space="0" w:color="auto"/>
            <w:right w:val="none" w:sz="0" w:space="0" w:color="auto"/>
          </w:divBdr>
        </w:div>
        <w:div w:id="836463420">
          <w:marLeft w:val="640"/>
          <w:marRight w:val="0"/>
          <w:marTop w:val="0"/>
          <w:marBottom w:val="0"/>
          <w:divBdr>
            <w:top w:val="none" w:sz="0" w:space="0" w:color="auto"/>
            <w:left w:val="none" w:sz="0" w:space="0" w:color="auto"/>
            <w:bottom w:val="none" w:sz="0" w:space="0" w:color="auto"/>
            <w:right w:val="none" w:sz="0" w:space="0" w:color="auto"/>
          </w:divBdr>
        </w:div>
        <w:div w:id="868372123">
          <w:marLeft w:val="640"/>
          <w:marRight w:val="0"/>
          <w:marTop w:val="0"/>
          <w:marBottom w:val="0"/>
          <w:divBdr>
            <w:top w:val="none" w:sz="0" w:space="0" w:color="auto"/>
            <w:left w:val="none" w:sz="0" w:space="0" w:color="auto"/>
            <w:bottom w:val="none" w:sz="0" w:space="0" w:color="auto"/>
            <w:right w:val="none" w:sz="0" w:space="0" w:color="auto"/>
          </w:divBdr>
        </w:div>
        <w:div w:id="973678924">
          <w:marLeft w:val="640"/>
          <w:marRight w:val="0"/>
          <w:marTop w:val="0"/>
          <w:marBottom w:val="0"/>
          <w:divBdr>
            <w:top w:val="none" w:sz="0" w:space="0" w:color="auto"/>
            <w:left w:val="none" w:sz="0" w:space="0" w:color="auto"/>
            <w:bottom w:val="none" w:sz="0" w:space="0" w:color="auto"/>
            <w:right w:val="none" w:sz="0" w:space="0" w:color="auto"/>
          </w:divBdr>
        </w:div>
        <w:div w:id="1572421898">
          <w:marLeft w:val="640"/>
          <w:marRight w:val="0"/>
          <w:marTop w:val="0"/>
          <w:marBottom w:val="0"/>
          <w:divBdr>
            <w:top w:val="none" w:sz="0" w:space="0" w:color="auto"/>
            <w:left w:val="none" w:sz="0" w:space="0" w:color="auto"/>
            <w:bottom w:val="none" w:sz="0" w:space="0" w:color="auto"/>
            <w:right w:val="none" w:sz="0" w:space="0" w:color="auto"/>
          </w:divBdr>
        </w:div>
        <w:div w:id="1259295073">
          <w:marLeft w:val="640"/>
          <w:marRight w:val="0"/>
          <w:marTop w:val="0"/>
          <w:marBottom w:val="0"/>
          <w:divBdr>
            <w:top w:val="none" w:sz="0" w:space="0" w:color="auto"/>
            <w:left w:val="none" w:sz="0" w:space="0" w:color="auto"/>
            <w:bottom w:val="none" w:sz="0" w:space="0" w:color="auto"/>
            <w:right w:val="none" w:sz="0" w:space="0" w:color="auto"/>
          </w:divBdr>
        </w:div>
        <w:div w:id="1720275035">
          <w:marLeft w:val="640"/>
          <w:marRight w:val="0"/>
          <w:marTop w:val="0"/>
          <w:marBottom w:val="0"/>
          <w:divBdr>
            <w:top w:val="none" w:sz="0" w:space="0" w:color="auto"/>
            <w:left w:val="none" w:sz="0" w:space="0" w:color="auto"/>
            <w:bottom w:val="none" w:sz="0" w:space="0" w:color="auto"/>
            <w:right w:val="none" w:sz="0" w:space="0" w:color="auto"/>
          </w:divBdr>
        </w:div>
        <w:div w:id="1940748945">
          <w:marLeft w:val="640"/>
          <w:marRight w:val="0"/>
          <w:marTop w:val="0"/>
          <w:marBottom w:val="0"/>
          <w:divBdr>
            <w:top w:val="none" w:sz="0" w:space="0" w:color="auto"/>
            <w:left w:val="none" w:sz="0" w:space="0" w:color="auto"/>
            <w:bottom w:val="none" w:sz="0" w:space="0" w:color="auto"/>
            <w:right w:val="none" w:sz="0" w:space="0" w:color="auto"/>
          </w:divBdr>
        </w:div>
        <w:div w:id="1196890558">
          <w:marLeft w:val="640"/>
          <w:marRight w:val="0"/>
          <w:marTop w:val="0"/>
          <w:marBottom w:val="0"/>
          <w:divBdr>
            <w:top w:val="none" w:sz="0" w:space="0" w:color="auto"/>
            <w:left w:val="none" w:sz="0" w:space="0" w:color="auto"/>
            <w:bottom w:val="none" w:sz="0" w:space="0" w:color="auto"/>
            <w:right w:val="none" w:sz="0" w:space="0" w:color="auto"/>
          </w:divBdr>
        </w:div>
        <w:div w:id="927080543">
          <w:marLeft w:val="640"/>
          <w:marRight w:val="0"/>
          <w:marTop w:val="0"/>
          <w:marBottom w:val="0"/>
          <w:divBdr>
            <w:top w:val="none" w:sz="0" w:space="0" w:color="auto"/>
            <w:left w:val="none" w:sz="0" w:space="0" w:color="auto"/>
            <w:bottom w:val="none" w:sz="0" w:space="0" w:color="auto"/>
            <w:right w:val="none" w:sz="0" w:space="0" w:color="auto"/>
          </w:divBdr>
        </w:div>
        <w:div w:id="1079789259">
          <w:marLeft w:val="640"/>
          <w:marRight w:val="0"/>
          <w:marTop w:val="0"/>
          <w:marBottom w:val="0"/>
          <w:divBdr>
            <w:top w:val="none" w:sz="0" w:space="0" w:color="auto"/>
            <w:left w:val="none" w:sz="0" w:space="0" w:color="auto"/>
            <w:bottom w:val="none" w:sz="0" w:space="0" w:color="auto"/>
            <w:right w:val="none" w:sz="0" w:space="0" w:color="auto"/>
          </w:divBdr>
        </w:div>
        <w:div w:id="1255632517">
          <w:marLeft w:val="640"/>
          <w:marRight w:val="0"/>
          <w:marTop w:val="0"/>
          <w:marBottom w:val="0"/>
          <w:divBdr>
            <w:top w:val="none" w:sz="0" w:space="0" w:color="auto"/>
            <w:left w:val="none" w:sz="0" w:space="0" w:color="auto"/>
            <w:bottom w:val="none" w:sz="0" w:space="0" w:color="auto"/>
            <w:right w:val="none" w:sz="0" w:space="0" w:color="auto"/>
          </w:divBdr>
        </w:div>
        <w:div w:id="162014433">
          <w:marLeft w:val="640"/>
          <w:marRight w:val="0"/>
          <w:marTop w:val="0"/>
          <w:marBottom w:val="0"/>
          <w:divBdr>
            <w:top w:val="none" w:sz="0" w:space="0" w:color="auto"/>
            <w:left w:val="none" w:sz="0" w:space="0" w:color="auto"/>
            <w:bottom w:val="none" w:sz="0" w:space="0" w:color="auto"/>
            <w:right w:val="none" w:sz="0" w:space="0" w:color="auto"/>
          </w:divBdr>
        </w:div>
        <w:div w:id="687751242">
          <w:marLeft w:val="640"/>
          <w:marRight w:val="0"/>
          <w:marTop w:val="0"/>
          <w:marBottom w:val="0"/>
          <w:divBdr>
            <w:top w:val="none" w:sz="0" w:space="0" w:color="auto"/>
            <w:left w:val="none" w:sz="0" w:space="0" w:color="auto"/>
            <w:bottom w:val="none" w:sz="0" w:space="0" w:color="auto"/>
            <w:right w:val="none" w:sz="0" w:space="0" w:color="auto"/>
          </w:divBdr>
        </w:div>
        <w:div w:id="922687677">
          <w:marLeft w:val="640"/>
          <w:marRight w:val="0"/>
          <w:marTop w:val="0"/>
          <w:marBottom w:val="0"/>
          <w:divBdr>
            <w:top w:val="none" w:sz="0" w:space="0" w:color="auto"/>
            <w:left w:val="none" w:sz="0" w:space="0" w:color="auto"/>
            <w:bottom w:val="none" w:sz="0" w:space="0" w:color="auto"/>
            <w:right w:val="none" w:sz="0" w:space="0" w:color="auto"/>
          </w:divBdr>
        </w:div>
        <w:div w:id="1570575991">
          <w:marLeft w:val="640"/>
          <w:marRight w:val="0"/>
          <w:marTop w:val="0"/>
          <w:marBottom w:val="0"/>
          <w:divBdr>
            <w:top w:val="none" w:sz="0" w:space="0" w:color="auto"/>
            <w:left w:val="none" w:sz="0" w:space="0" w:color="auto"/>
            <w:bottom w:val="none" w:sz="0" w:space="0" w:color="auto"/>
            <w:right w:val="none" w:sz="0" w:space="0" w:color="auto"/>
          </w:divBdr>
        </w:div>
        <w:div w:id="1933663612">
          <w:marLeft w:val="640"/>
          <w:marRight w:val="0"/>
          <w:marTop w:val="0"/>
          <w:marBottom w:val="0"/>
          <w:divBdr>
            <w:top w:val="none" w:sz="0" w:space="0" w:color="auto"/>
            <w:left w:val="none" w:sz="0" w:space="0" w:color="auto"/>
            <w:bottom w:val="none" w:sz="0" w:space="0" w:color="auto"/>
            <w:right w:val="none" w:sz="0" w:space="0" w:color="auto"/>
          </w:divBdr>
        </w:div>
        <w:div w:id="34889839">
          <w:marLeft w:val="640"/>
          <w:marRight w:val="0"/>
          <w:marTop w:val="0"/>
          <w:marBottom w:val="0"/>
          <w:divBdr>
            <w:top w:val="none" w:sz="0" w:space="0" w:color="auto"/>
            <w:left w:val="none" w:sz="0" w:space="0" w:color="auto"/>
            <w:bottom w:val="none" w:sz="0" w:space="0" w:color="auto"/>
            <w:right w:val="none" w:sz="0" w:space="0" w:color="auto"/>
          </w:divBdr>
        </w:div>
        <w:div w:id="1989355224">
          <w:marLeft w:val="640"/>
          <w:marRight w:val="0"/>
          <w:marTop w:val="0"/>
          <w:marBottom w:val="0"/>
          <w:divBdr>
            <w:top w:val="none" w:sz="0" w:space="0" w:color="auto"/>
            <w:left w:val="none" w:sz="0" w:space="0" w:color="auto"/>
            <w:bottom w:val="none" w:sz="0" w:space="0" w:color="auto"/>
            <w:right w:val="none" w:sz="0" w:space="0" w:color="auto"/>
          </w:divBdr>
        </w:div>
        <w:div w:id="1050809724">
          <w:marLeft w:val="640"/>
          <w:marRight w:val="0"/>
          <w:marTop w:val="0"/>
          <w:marBottom w:val="0"/>
          <w:divBdr>
            <w:top w:val="none" w:sz="0" w:space="0" w:color="auto"/>
            <w:left w:val="none" w:sz="0" w:space="0" w:color="auto"/>
            <w:bottom w:val="none" w:sz="0" w:space="0" w:color="auto"/>
            <w:right w:val="none" w:sz="0" w:space="0" w:color="auto"/>
          </w:divBdr>
        </w:div>
        <w:div w:id="1306011345">
          <w:marLeft w:val="640"/>
          <w:marRight w:val="0"/>
          <w:marTop w:val="0"/>
          <w:marBottom w:val="0"/>
          <w:divBdr>
            <w:top w:val="none" w:sz="0" w:space="0" w:color="auto"/>
            <w:left w:val="none" w:sz="0" w:space="0" w:color="auto"/>
            <w:bottom w:val="none" w:sz="0" w:space="0" w:color="auto"/>
            <w:right w:val="none" w:sz="0" w:space="0" w:color="auto"/>
          </w:divBdr>
        </w:div>
      </w:divsChild>
    </w:div>
    <w:div w:id="1708292792">
      <w:bodyDiv w:val="1"/>
      <w:marLeft w:val="0"/>
      <w:marRight w:val="0"/>
      <w:marTop w:val="0"/>
      <w:marBottom w:val="0"/>
      <w:divBdr>
        <w:top w:val="none" w:sz="0" w:space="0" w:color="auto"/>
        <w:left w:val="none" w:sz="0" w:space="0" w:color="auto"/>
        <w:bottom w:val="none" w:sz="0" w:space="0" w:color="auto"/>
        <w:right w:val="none" w:sz="0" w:space="0" w:color="auto"/>
      </w:divBdr>
    </w:div>
    <w:div w:id="1709640818">
      <w:marLeft w:val="480"/>
      <w:marRight w:val="0"/>
      <w:marTop w:val="0"/>
      <w:marBottom w:val="0"/>
      <w:divBdr>
        <w:top w:val="none" w:sz="0" w:space="0" w:color="auto"/>
        <w:left w:val="none" w:sz="0" w:space="0" w:color="auto"/>
        <w:bottom w:val="none" w:sz="0" w:space="0" w:color="auto"/>
        <w:right w:val="none" w:sz="0" w:space="0" w:color="auto"/>
      </w:divBdr>
    </w:div>
    <w:div w:id="1710686893">
      <w:marLeft w:val="640"/>
      <w:marRight w:val="0"/>
      <w:marTop w:val="0"/>
      <w:marBottom w:val="0"/>
      <w:divBdr>
        <w:top w:val="none" w:sz="0" w:space="0" w:color="auto"/>
        <w:left w:val="none" w:sz="0" w:space="0" w:color="auto"/>
        <w:bottom w:val="none" w:sz="0" w:space="0" w:color="auto"/>
        <w:right w:val="none" w:sz="0" w:space="0" w:color="auto"/>
      </w:divBdr>
    </w:div>
    <w:div w:id="1711103656">
      <w:bodyDiv w:val="1"/>
      <w:marLeft w:val="0"/>
      <w:marRight w:val="0"/>
      <w:marTop w:val="0"/>
      <w:marBottom w:val="0"/>
      <w:divBdr>
        <w:top w:val="none" w:sz="0" w:space="0" w:color="auto"/>
        <w:left w:val="none" w:sz="0" w:space="0" w:color="auto"/>
        <w:bottom w:val="none" w:sz="0" w:space="0" w:color="auto"/>
        <w:right w:val="none" w:sz="0" w:space="0" w:color="auto"/>
      </w:divBdr>
    </w:div>
    <w:div w:id="1711491566">
      <w:bodyDiv w:val="1"/>
      <w:marLeft w:val="0"/>
      <w:marRight w:val="0"/>
      <w:marTop w:val="0"/>
      <w:marBottom w:val="0"/>
      <w:divBdr>
        <w:top w:val="none" w:sz="0" w:space="0" w:color="auto"/>
        <w:left w:val="none" w:sz="0" w:space="0" w:color="auto"/>
        <w:bottom w:val="none" w:sz="0" w:space="0" w:color="auto"/>
        <w:right w:val="none" w:sz="0" w:space="0" w:color="auto"/>
      </w:divBdr>
      <w:divsChild>
        <w:div w:id="1962031763">
          <w:marLeft w:val="640"/>
          <w:marRight w:val="0"/>
          <w:marTop w:val="0"/>
          <w:marBottom w:val="0"/>
          <w:divBdr>
            <w:top w:val="none" w:sz="0" w:space="0" w:color="auto"/>
            <w:left w:val="none" w:sz="0" w:space="0" w:color="auto"/>
            <w:bottom w:val="none" w:sz="0" w:space="0" w:color="auto"/>
            <w:right w:val="none" w:sz="0" w:space="0" w:color="auto"/>
          </w:divBdr>
        </w:div>
        <w:div w:id="632561594">
          <w:marLeft w:val="640"/>
          <w:marRight w:val="0"/>
          <w:marTop w:val="0"/>
          <w:marBottom w:val="0"/>
          <w:divBdr>
            <w:top w:val="none" w:sz="0" w:space="0" w:color="auto"/>
            <w:left w:val="none" w:sz="0" w:space="0" w:color="auto"/>
            <w:bottom w:val="none" w:sz="0" w:space="0" w:color="auto"/>
            <w:right w:val="none" w:sz="0" w:space="0" w:color="auto"/>
          </w:divBdr>
        </w:div>
        <w:div w:id="1720350291">
          <w:marLeft w:val="640"/>
          <w:marRight w:val="0"/>
          <w:marTop w:val="0"/>
          <w:marBottom w:val="0"/>
          <w:divBdr>
            <w:top w:val="none" w:sz="0" w:space="0" w:color="auto"/>
            <w:left w:val="none" w:sz="0" w:space="0" w:color="auto"/>
            <w:bottom w:val="none" w:sz="0" w:space="0" w:color="auto"/>
            <w:right w:val="none" w:sz="0" w:space="0" w:color="auto"/>
          </w:divBdr>
        </w:div>
        <w:div w:id="323053524">
          <w:marLeft w:val="640"/>
          <w:marRight w:val="0"/>
          <w:marTop w:val="0"/>
          <w:marBottom w:val="0"/>
          <w:divBdr>
            <w:top w:val="none" w:sz="0" w:space="0" w:color="auto"/>
            <w:left w:val="none" w:sz="0" w:space="0" w:color="auto"/>
            <w:bottom w:val="none" w:sz="0" w:space="0" w:color="auto"/>
            <w:right w:val="none" w:sz="0" w:space="0" w:color="auto"/>
          </w:divBdr>
        </w:div>
        <w:div w:id="1105032506">
          <w:marLeft w:val="640"/>
          <w:marRight w:val="0"/>
          <w:marTop w:val="0"/>
          <w:marBottom w:val="0"/>
          <w:divBdr>
            <w:top w:val="none" w:sz="0" w:space="0" w:color="auto"/>
            <w:left w:val="none" w:sz="0" w:space="0" w:color="auto"/>
            <w:bottom w:val="none" w:sz="0" w:space="0" w:color="auto"/>
            <w:right w:val="none" w:sz="0" w:space="0" w:color="auto"/>
          </w:divBdr>
        </w:div>
        <w:div w:id="2077897182">
          <w:marLeft w:val="640"/>
          <w:marRight w:val="0"/>
          <w:marTop w:val="0"/>
          <w:marBottom w:val="0"/>
          <w:divBdr>
            <w:top w:val="none" w:sz="0" w:space="0" w:color="auto"/>
            <w:left w:val="none" w:sz="0" w:space="0" w:color="auto"/>
            <w:bottom w:val="none" w:sz="0" w:space="0" w:color="auto"/>
            <w:right w:val="none" w:sz="0" w:space="0" w:color="auto"/>
          </w:divBdr>
        </w:div>
        <w:div w:id="141507027">
          <w:marLeft w:val="640"/>
          <w:marRight w:val="0"/>
          <w:marTop w:val="0"/>
          <w:marBottom w:val="0"/>
          <w:divBdr>
            <w:top w:val="none" w:sz="0" w:space="0" w:color="auto"/>
            <w:left w:val="none" w:sz="0" w:space="0" w:color="auto"/>
            <w:bottom w:val="none" w:sz="0" w:space="0" w:color="auto"/>
            <w:right w:val="none" w:sz="0" w:space="0" w:color="auto"/>
          </w:divBdr>
        </w:div>
        <w:div w:id="130876779">
          <w:marLeft w:val="640"/>
          <w:marRight w:val="0"/>
          <w:marTop w:val="0"/>
          <w:marBottom w:val="0"/>
          <w:divBdr>
            <w:top w:val="none" w:sz="0" w:space="0" w:color="auto"/>
            <w:left w:val="none" w:sz="0" w:space="0" w:color="auto"/>
            <w:bottom w:val="none" w:sz="0" w:space="0" w:color="auto"/>
            <w:right w:val="none" w:sz="0" w:space="0" w:color="auto"/>
          </w:divBdr>
        </w:div>
        <w:div w:id="696545338">
          <w:marLeft w:val="640"/>
          <w:marRight w:val="0"/>
          <w:marTop w:val="0"/>
          <w:marBottom w:val="0"/>
          <w:divBdr>
            <w:top w:val="none" w:sz="0" w:space="0" w:color="auto"/>
            <w:left w:val="none" w:sz="0" w:space="0" w:color="auto"/>
            <w:bottom w:val="none" w:sz="0" w:space="0" w:color="auto"/>
            <w:right w:val="none" w:sz="0" w:space="0" w:color="auto"/>
          </w:divBdr>
        </w:div>
        <w:div w:id="517427022">
          <w:marLeft w:val="640"/>
          <w:marRight w:val="0"/>
          <w:marTop w:val="0"/>
          <w:marBottom w:val="0"/>
          <w:divBdr>
            <w:top w:val="none" w:sz="0" w:space="0" w:color="auto"/>
            <w:left w:val="none" w:sz="0" w:space="0" w:color="auto"/>
            <w:bottom w:val="none" w:sz="0" w:space="0" w:color="auto"/>
            <w:right w:val="none" w:sz="0" w:space="0" w:color="auto"/>
          </w:divBdr>
        </w:div>
        <w:div w:id="1658655144">
          <w:marLeft w:val="640"/>
          <w:marRight w:val="0"/>
          <w:marTop w:val="0"/>
          <w:marBottom w:val="0"/>
          <w:divBdr>
            <w:top w:val="none" w:sz="0" w:space="0" w:color="auto"/>
            <w:left w:val="none" w:sz="0" w:space="0" w:color="auto"/>
            <w:bottom w:val="none" w:sz="0" w:space="0" w:color="auto"/>
            <w:right w:val="none" w:sz="0" w:space="0" w:color="auto"/>
          </w:divBdr>
        </w:div>
        <w:div w:id="1906254615">
          <w:marLeft w:val="640"/>
          <w:marRight w:val="0"/>
          <w:marTop w:val="0"/>
          <w:marBottom w:val="0"/>
          <w:divBdr>
            <w:top w:val="none" w:sz="0" w:space="0" w:color="auto"/>
            <w:left w:val="none" w:sz="0" w:space="0" w:color="auto"/>
            <w:bottom w:val="none" w:sz="0" w:space="0" w:color="auto"/>
            <w:right w:val="none" w:sz="0" w:space="0" w:color="auto"/>
          </w:divBdr>
        </w:div>
        <w:div w:id="1115713880">
          <w:marLeft w:val="640"/>
          <w:marRight w:val="0"/>
          <w:marTop w:val="0"/>
          <w:marBottom w:val="0"/>
          <w:divBdr>
            <w:top w:val="none" w:sz="0" w:space="0" w:color="auto"/>
            <w:left w:val="none" w:sz="0" w:space="0" w:color="auto"/>
            <w:bottom w:val="none" w:sz="0" w:space="0" w:color="auto"/>
            <w:right w:val="none" w:sz="0" w:space="0" w:color="auto"/>
          </w:divBdr>
        </w:div>
        <w:div w:id="2139175232">
          <w:marLeft w:val="640"/>
          <w:marRight w:val="0"/>
          <w:marTop w:val="0"/>
          <w:marBottom w:val="0"/>
          <w:divBdr>
            <w:top w:val="none" w:sz="0" w:space="0" w:color="auto"/>
            <w:left w:val="none" w:sz="0" w:space="0" w:color="auto"/>
            <w:bottom w:val="none" w:sz="0" w:space="0" w:color="auto"/>
            <w:right w:val="none" w:sz="0" w:space="0" w:color="auto"/>
          </w:divBdr>
        </w:div>
        <w:div w:id="98646139">
          <w:marLeft w:val="640"/>
          <w:marRight w:val="0"/>
          <w:marTop w:val="0"/>
          <w:marBottom w:val="0"/>
          <w:divBdr>
            <w:top w:val="none" w:sz="0" w:space="0" w:color="auto"/>
            <w:left w:val="none" w:sz="0" w:space="0" w:color="auto"/>
            <w:bottom w:val="none" w:sz="0" w:space="0" w:color="auto"/>
            <w:right w:val="none" w:sz="0" w:space="0" w:color="auto"/>
          </w:divBdr>
        </w:div>
        <w:div w:id="1204975347">
          <w:marLeft w:val="640"/>
          <w:marRight w:val="0"/>
          <w:marTop w:val="0"/>
          <w:marBottom w:val="0"/>
          <w:divBdr>
            <w:top w:val="none" w:sz="0" w:space="0" w:color="auto"/>
            <w:left w:val="none" w:sz="0" w:space="0" w:color="auto"/>
            <w:bottom w:val="none" w:sz="0" w:space="0" w:color="auto"/>
            <w:right w:val="none" w:sz="0" w:space="0" w:color="auto"/>
          </w:divBdr>
        </w:div>
        <w:div w:id="841431737">
          <w:marLeft w:val="640"/>
          <w:marRight w:val="0"/>
          <w:marTop w:val="0"/>
          <w:marBottom w:val="0"/>
          <w:divBdr>
            <w:top w:val="none" w:sz="0" w:space="0" w:color="auto"/>
            <w:left w:val="none" w:sz="0" w:space="0" w:color="auto"/>
            <w:bottom w:val="none" w:sz="0" w:space="0" w:color="auto"/>
            <w:right w:val="none" w:sz="0" w:space="0" w:color="auto"/>
          </w:divBdr>
        </w:div>
        <w:div w:id="568080617">
          <w:marLeft w:val="640"/>
          <w:marRight w:val="0"/>
          <w:marTop w:val="0"/>
          <w:marBottom w:val="0"/>
          <w:divBdr>
            <w:top w:val="none" w:sz="0" w:space="0" w:color="auto"/>
            <w:left w:val="none" w:sz="0" w:space="0" w:color="auto"/>
            <w:bottom w:val="none" w:sz="0" w:space="0" w:color="auto"/>
            <w:right w:val="none" w:sz="0" w:space="0" w:color="auto"/>
          </w:divBdr>
        </w:div>
        <w:div w:id="1665740779">
          <w:marLeft w:val="640"/>
          <w:marRight w:val="0"/>
          <w:marTop w:val="0"/>
          <w:marBottom w:val="0"/>
          <w:divBdr>
            <w:top w:val="none" w:sz="0" w:space="0" w:color="auto"/>
            <w:left w:val="none" w:sz="0" w:space="0" w:color="auto"/>
            <w:bottom w:val="none" w:sz="0" w:space="0" w:color="auto"/>
            <w:right w:val="none" w:sz="0" w:space="0" w:color="auto"/>
          </w:divBdr>
        </w:div>
        <w:div w:id="1878811820">
          <w:marLeft w:val="640"/>
          <w:marRight w:val="0"/>
          <w:marTop w:val="0"/>
          <w:marBottom w:val="0"/>
          <w:divBdr>
            <w:top w:val="none" w:sz="0" w:space="0" w:color="auto"/>
            <w:left w:val="none" w:sz="0" w:space="0" w:color="auto"/>
            <w:bottom w:val="none" w:sz="0" w:space="0" w:color="auto"/>
            <w:right w:val="none" w:sz="0" w:space="0" w:color="auto"/>
          </w:divBdr>
        </w:div>
        <w:div w:id="84961792">
          <w:marLeft w:val="640"/>
          <w:marRight w:val="0"/>
          <w:marTop w:val="0"/>
          <w:marBottom w:val="0"/>
          <w:divBdr>
            <w:top w:val="none" w:sz="0" w:space="0" w:color="auto"/>
            <w:left w:val="none" w:sz="0" w:space="0" w:color="auto"/>
            <w:bottom w:val="none" w:sz="0" w:space="0" w:color="auto"/>
            <w:right w:val="none" w:sz="0" w:space="0" w:color="auto"/>
          </w:divBdr>
        </w:div>
        <w:div w:id="329600848">
          <w:marLeft w:val="640"/>
          <w:marRight w:val="0"/>
          <w:marTop w:val="0"/>
          <w:marBottom w:val="0"/>
          <w:divBdr>
            <w:top w:val="none" w:sz="0" w:space="0" w:color="auto"/>
            <w:left w:val="none" w:sz="0" w:space="0" w:color="auto"/>
            <w:bottom w:val="none" w:sz="0" w:space="0" w:color="auto"/>
            <w:right w:val="none" w:sz="0" w:space="0" w:color="auto"/>
          </w:divBdr>
        </w:div>
        <w:div w:id="964235663">
          <w:marLeft w:val="640"/>
          <w:marRight w:val="0"/>
          <w:marTop w:val="0"/>
          <w:marBottom w:val="0"/>
          <w:divBdr>
            <w:top w:val="none" w:sz="0" w:space="0" w:color="auto"/>
            <w:left w:val="none" w:sz="0" w:space="0" w:color="auto"/>
            <w:bottom w:val="none" w:sz="0" w:space="0" w:color="auto"/>
            <w:right w:val="none" w:sz="0" w:space="0" w:color="auto"/>
          </w:divBdr>
        </w:div>
        <w:div w:id="2078284692">
          <w:marLeft w:val="640"/>
          <w:marRight w:val="0"/>
          <w:marTop w:val="0"/>
          <w:marBottom w:val="0"/>
          <w:divBdr>
            <w:top w:val="none" w:sz="0" w:space="0" w:color="auto"/>
            <w:left w:val="none" w:sz="0" w:space="0" w:color="auto"/>
            <w:bottom w:val="none" w:sz="0" w:space="0" w:color="auto"/>
            <w:right w:val="none" w:sz="0" w:space="0" w:color="auto"/>
          </w:divBdr>
        </w:div>
        <w:div w:id="1711762965">
          <w:marLeft w:val="640"/>
          <w:marRight w:val="0"/>
          <w:marTop w:val="0"/>
          <w:marBottom w:val="0"/>
          <w:divBdr>
            <w:top w:val="none" w:sz="0" w:space="0" w:color="auto"/>
            <w:left w:val="none" w:sz="0" w:space="0" w:color="auto"/>
            <w:bottom w:val="none" w:sz="0" w:space="0" w:color="auto"/>
            <w:right w:val="none" w:sz="0" w:space="0" w:color="auto"/>
          </w:divBdr>
        </w:div>
        <w:div w:id="521674594">
          <w:marLeft w:val="640"/>
          <w:marRight w:val="0"/>
          <w:marTop w:val="0"/>
          <w:marBottom w:val="0"/>
          <w:divBdr>
            <w:top w:val="none" w:sz="0" w:space="0" w:color="auto"/>
            <w:left w:val="none" w:sz="0" w:space="0" w:color="auto"/>
            <w:bottom w:val="none" w:sz="0" w:space="0" w:color="auto"/>
            <w:right w:val="none" w:sz="0" w:space="0" w:color="auto"/>
          </w:divBdr>
        </w:div>
        <w:div w:id="997146572">
          <w:marLeft w:val="640"/>
          <w:marRight w:val="0"/>
          <w:marTop w:val="0"/>
          <w:marBottom w:val="0"/>
          <w:divBdr>
            <w:top w:val="none" w:sz="0" w:space="0" w:color="auto"/>
            <w:left w:val="none" w:sz="0" w:space="0" w:color="auto"/>
            <w:bottom w:val="none" w:sz="0" w:space="0" w:color="auto"/>
            <w:right w:val="none" w:sz="0" w:space="0" w:color="auto"/>
          </w:divBdr>
        </w:div>
        <w:div w:id="1628466080">
          <w:marLeft w:val="640"/>
          <w:marRight w:val="0"/>
          <w:marTop w:val="0"/>
          <w:marBottom w:val="0"/>
          <w:divBdr>
            <w:top w:val="none" w:sz="0" w:space="0" w:color="auto"/>
            <w:left w:val="none" w:sz="0" w:space="0" w:color="auto"/>
            <w:bottom w:val="none" w:sz="0" w:space="0" w:color="auto"/>
            <w:right w:val="none" w:sz="0" w:space="0" w:color="auto"/>
          </w:divBdr>
        </w:div>
        <w:div w:id="1248809845">
          <w:marLeft w:val="640"/>
          <w:marRight w:val="0"/>
          <w:marTop w:val="0"/>
          <w:marBottom w:val="0"/>
          <w:divBdr>
            <w:top w:val="none" w:sz="0" w:space="0" w:color="auto"/>
            <w:left w:val="none" w:sz="0" w:space="0" w:color="auto"/>
            <w:bottom w:val="none" w:sz="0" w:space="0" w:color="auto"/>
            <w:right w:val="none" w:sz="0" w:space="0" w:color="auto"/>
          </w:divBdr>
        </w:div>
        <w:div w:id="2113283295">
          <w:marLeft w:val="640"/>
          <w:marRight w:val="0"/>
          <w:marTop w:val="0"/>
          <w:marBottom w:val="0"/>
          <w:divBdr>
            <w:top w:val="none" w:sz="0" w:space="0" w:color="auto"/>
            <w:left w:val="none" w:sz="0" w:space="0" w:color="auto"/>
            <w:bottom w:val="none" w:sz="0" w:space="0" w:color="auto"/>
            <w:right w:val="none" w:sz="0" w:space="0" w:color="auto"/>
          </w:divBdr>
        </w:div>
        <w:div w:id="360938617">
          <w:marLeft w:val="640"/>
          <w:marRight w:val="0"/>
          <w:marTop w:val="0"/>
          <w:marBottom w:val="0"/>
          <w:divBdr>
            <w:top w:val="none" w:sz="0" w:space="0" w:color="auto"/>
            <w:left w:val="none" w:sz="0" w:space="0" w:color="auto"/>
            <w:bottom w:val="none" w:sz="0" w:space="0" w:color="auto"/>
            <w:right w:val="none" w:sz="0" w:space="0" w:color="auto"/>
          </w:divBdr>
        </w:div>
        <w:div w:id="1174762042">
          <w:marLeft w:val="640"/>
          <w:marRight w:val="0"/>
          <w:marTop w:val="0"/>
          <w:marBottom w:val="0"/>
          <w:divBdr>
            <w:top w:val="none" w:sz="0" w:space="0" w:color="auto"/>
            <w:left w:val="none" w:sz="0" w:space="0" w:color="auto"/>
            <w:bottom w:val="none" w:sz="0" w:space="0" w:color="auto"/>
            <w:right w:val="none" w:sz="0" w:space="0" w:color="auto"/>
          </w:divBdr>
        </w:div>
        <w:div w:id="1347436850">
          <w:marLeft w:val="640"/>
          <w:marRight w:val="0"/>
          <w:marTop w:val="0"/>
          <w:marBottom w:val="0"/>
          <w:divBdr>
            <w:top w:val="none" w:sz="0" w:space="0" w:color="auto"/>
            <w:left w:val="none" w:sz="0" w:space="0" w:color="auto"/>
            <w:bottom w:val="none" w:sz="0" w:space="0" w:color="auto"/>
            <w:right w:val="none" w:sz="0" w:space="0" w:color="auto"/>
          </w:divBdr>
        </w:div>
        <w:div w:id="2015254937">
          <w:marLeft w:val="640"/>
          <w:marRight w:val="0"/>
          <w:marTop w:val="0"/>
          <w:marBottom w:val="0"/>
          <w:divBdr>
            <w:top w:val="none" w:sz="0" w:space="0" w:color="auto"/>
            <w:left w:val="none" w:sz="0" w:space="0" w:color="auto"/>
            <w:bottom w:val="none" w:sz="0" w:space="0" w:color="auto"/>
            <w:right w:val="none" w:sz="0" w:space="0" w:color="auto"/>
          </w:divBdr>
        </w:div>
        <w:div w:id="869881649">
          <w:marLeft w:val="640"/>
          <w:marRight w:val="0"/>
          <w:marTop w:val="0"/>
          <w:marBottom w:val="0"/>
          <w:divBdr>
            <w:top w:val="none" w:sz="0" w:space="0" w:color="auto"/>
            <w:left w:val="none" w:sz="0" w:space="0" w:color="auto"/>
            <w:bottom w:val="none" w:sz="0" w:space="0" w:color="auto"/>
            <w:right w:val="none" w:sz="0" w:space="0" w:color="auto"/>
          </w:divBdr>
        </w:div>
        <w:div w:id="306277232">
          <w:marLeft w:val="640"/>
          <w:marRight w:val="0"/>
          <w:marTop w:val="0"/>
          <w:marBottom w:val="0"/>
          <w:divBdr>
            <w:top w:val="none" w:sz="0" w:space="0" w:color="auto"/>
            <w:left w:val="none" w:sz="0" w:space="0" w:color="auto"/>
            <w:bottom w:val="none" w:sz="0" w:space="0" w:color="auto"/>
            <w:right w:val="none" w:sz="0" w:space="0" w:color="auto"/>
          </w:divBdr>
        </w:div>
        <w:div w:id="1090850560">
          <w:marLeft w:val="640"/>
          <w:marRight w:val="0"/>
          <w:marTop w:val="0"/>
          <w:marBottom w:val="0"/>
          <w:divBdr>
            <w:top w:val="none" w:sz="0" w:space="0" w:color="auto"/>
            <w:left w:val="none" w:sz="0" w:space="0" w:color="auto"/>
            <w:bottom w:val="none" w:sz="0" w:space="0" w:color="auto"/>
            <w:right w:val="none" w:sz="0" w:space="0" w:color="auto"/>
          </w:divBdr>
        </w:div>
        <w:div w:id="555580288">
          <w:marLeft w:val="640"/>
          <w:marRight w:val="0"/>
          <w:marTop w:val="0"/>
          <w:marBottom w:val="0"/>
          <w:divBdr>
            <w:top w:val="none" w:sz="0" w:space="0" w:color="auto"/>
            <w:left w:val="none" w:sz="0" w:space="0" w:color="auto"/>
            <w:bottom w:val="none" w:sz="0" w:space="0" w:color="auto"/>
            <w:right w:val="none" w:sz="0" w:space="0" w:color="auto"/>
          </w:divBdr>
        </w:div>
        <w:div w:id="2102799257">
          <w:marLeft w:val="640"/>
          <w:marRight w:val="0"/>
          <w:marTop w:val="0"/>
          <w:marBottom w:val="0"/>
          <w:divBdr>
            <w:top w:val="none" w:sz="0" w:space="0" w:color="auto"/>
            <w:left w:val="none" w:sz="0" w:space="0" w:color="auto"/>
            <w:bottom w:val="none" w:sz="0" w:space="0" w:color="auto"/>
            <w:right w:val="none" w:sz="0" w:space="0" w:color="auto"/>
          </w:divBdr>
        </w:div>
        <w:div w:id="114102282">
          <w:marLeft w:val="640"/>
          <w:marRight w:val="0"/>
          <w:marTop w:val="0"/>
          <w:marBottom w:val="0"/>
          <w:divBdr>
            <w:top w:val="none" w:sz="0" w:space="0" w:color="auto"/>
            <w:left w:val="none" w:sz="0" w:space="0" w:color="auto"/>
            <w:bottom w:val="none" w:sz="0" w:space="0" w:color="auto"/>
            <w:right w:val="none" w:sz="0" w:space="0" w:color="auto"/>
          </w:divBdr>
        </w:div>
        <w:div w:id="544950739">
          <w:marLeft w:val="640"/>
          <w:marRight w:val="0"/>
          <w:marTop w:val="0"/>
          <w:marBottom w:val="0"/>
          <w:divBdr>
            <w:top w:val="none" w:sz="0" w:space="0" w:color="auto"/>
            <w:left w:val="none" w:sz="0" w:space="0" w:color="auto"/>
            <w:bottom w:val="none" w:sz="0" w:space="0" w:color="auto"/>
            <w:right w:val="none" w:sz="0" w:space="0" w:color="auto"/>
          </w:divBdr>
        </w:div>
        <w:div w:id="2125344481">
          <w:marLeft w:val="640"/>
          <w:marRight w:val="0"/>
          <w:marTop w:val="0"/>
          <w:marBottom w:val="0"/>
          <w:divBdr>
            <w:top w:val="none" w:sz="0" w:space="0" w:color="auto"/>
            <w:left w:val="none" w:sz="0" w:space="0" w:color="auto"/>
            <w:bottom w:val="none" w:sz="0" w:space="0" w:color="auto"/>
            <w:right w:val="none" w:sz="0" w:space="0" w:color="auto"/>
          </w:divBdr>
        </w:div>
        <w:div w:id="148642316">
          <w:marLeft w:val="640"/>
          <w:marRight w:val="0"/>
          <w:marTop w:val="0"/>
          <w:marBottom w:val="0"/>
          <w:divBdr>
            <w:top w:val="none" w:sz="0" w:space="0" w:color="auto"/>
            <w:left w:val="none" w:sz="0" w:space="0" w:color="auto"/>
            <w:bottom w:val="none" w:sz="0" w:space="0" w:color="auto"/>
            <w:right w:val="none" w:sz="0" w:space="0" w:color="auto"/>
          </w:divBdr>
        </w:div>
        <w:div w:id="892040425">
          <w:marLeft w:val="640"/>
          <w:marRight w:val="0"/>
          <w:marTop w:val="0"/>
          <w:marBottom w:val="0"/>
          <w:divBdr>
            <w:top w:val="none" w:sz="0" w:space="0" w:color="auto"/>
            <w:left w:val="none" w:sz="0" w:space="0" w:color="auto"/>
            <w:bottom w:val="none" w:sz="0" w:space="0" w:color="auto"/>
            <w:right w:val="none" w:sz="0" w:space="0" w:color="auto"/>
          </w:divBdr>
        </w:div>
        <w:div w:id="1974434639">
          <w:marLeft w:val="640"/>
          <w:marRight w:val="0"/>
          <w:marTop w:val="0"/>
          <w:marBottom w:val="0"/>
          <w:divBdr>
            <w:top w:val="none" w:sz="0" w:space="0" w:color="auto"/>
            <w:left w:val="none" w:sz="0" w:space="0" w:color="auto"/>
            <w:bottom w:val="none" w:sz="0" w:space="0" w:color="auto"/>
            <w:right w:val="none" w:sz="0" w:space="0" w:color="auto"/>
          </w:divBdr>
        </w:div>
        <w:div w:id="522088817">
          <w:marLeft w:val="640"/>
          <w:marRight w:val="0"/>
          <w:marTop w:val="0"/>
          <w:marBottom w:val="0"/>
          <w:divBdr>
            <w:top w:val="none" w:sz="0" w:space="0" w:color="auto"/>
            <w:left w:val="none" w:sz="0" w:space="0" w:color="auto"/>
            <w:bottom w:val="none" w:sz="0" w:space="0" w:color="auto"/>
            <w:right w:val="none" w:sz="0" w:space="0" w:color="auto"/>
          </w:divBdr>
        </w:div>
        <w:div w:id="610820187">
          <w:marLeft w:val="640"/>
          <w:marRight w:val="0"/>
          <w:marTop w:val="0"/>
          <w:marBottom w:val="0"/>
          <w:divBdr>
            <w:top w:val="none" w:sz="0" w:space="0" w:color="auto"/>
            <w:left w:val="none" w:sz="0" w:space="0" w:color="auto"/>
            <w:bottom w:val="none" w:sz="0" w:space="0" w:color="auto"/>
            <w:right w:val="none" w:sz="0" w:space="0" w:color="auto"/>
          </w:divBdr>
        </w:div>
        <w:div w:id="1687176257">
          <w:marLeft w:val="640"/>
          <w:marRight w:val="0"/>
          <w:marTop w:val="0"/>
          <w:marBottom w:val="0"/>
          <w:divBdr>
            <w:top w:val="none" w:sz="0" w:space="0" w:color="auto"/>
            <w:left w:val="none" w:sz="0" w:space="0" w:color="auto"/>
            <w:bottom w:val="none" w:sz="0" w:space="0" w:color="auto"/>
            <w:right w:val="none" w:sz="0" w:space="0" w:color="auto"/>
          </w:divBdr>
        </w:div>
        <w:div w:id="403526754">
          <w:marLeft w:val="640"/>
          <w:marRight w:val="0"/>
          <w:marTop w:val="0"/>
          <w:marBottom w:val="0"/>
          <w:divBdr>
            <w:top w:val="none" w:sz="0" w:space="0" w:color="auto"/>
            <w:left w:val="none" w:sz="0" w:space="0" w:color="auto"/>
            <w:bottom w:val="none" w:sz="0" w:space="0" w:color="auto"/>
            <w:right w:val="none" w:sz="0" w:space="0" w:color="auto"/>
          </w:divBdr>
        </w:div>
        <w:div w:id="2083209630">
          <w:marLeft w:val="640"/>
          <w:marRight w:val="0"/>
          <w:marTop w:val="0"/>
          <w:marBottom w:val="0"/>
          <w:divBdr>
            <w:top w:val="none" w:sz="0" w:space="0" w:color="auto"/>
            <w:left w:val="none" w:sz="0" w:space="0" w:color="auto"/>
            <w:bottom w:val="none" w:sz="0" w:space="0" w:color="auto"/>
            <w:right w:val="none" w:sz="0" w:space="0" w:color="auto"/>
          </w:divBdr>
        </w:div>
        <w:div w:id="947931655">
          <w:marLeft w:val="640"/>
          <w:marRight w:val="0"/>
          <w:marTop w:val="0"/>
          <w:marBottom w:val="0"/>
          <w:divBdr>
            <w:top w:val="none" w:sz="0" w:space="0" w:color="auto"/>
            <w:left w:val="none" w:sz="0" w:space="0" w:color="auto"/>
            <w:bottom w:val="none" w:sz="0" w:space="0" w:color="auto"/>
            <w:right w:val="none" w:sz="0" w:space="0" w:color="auto"/>
          </w:divBdr>
        </w:div>
        <w:div w:id="1522429705">
          <w:marLeft w:val="640"/>
          <w:marRight w:val="0"/>
          <w:marTop w:val="0"/>
          <w:marBottom w:val="0"/>
          <w:divBdr>
            <w:top w:val="none" w:sz="0" w:space="0" w:color="auto"/>
            <w:left w:val="none" w:sz="0" w:space="0" w:color="auto"/>
            <w:bottom w:val="none" w:sz="0" w:space="0" w:color="auto"/>
            <w:right w:val="none" w:sz="0" w:space="0" w:color="auto"/>
          </w:divBdr>
        </w:div>
        <w:div w:id="2107728669">
          <w:marLeft w:val="640"/>
          <w:marRight w:val="0"/>
          <w:marTop w:val="0"/>
          <w:marBottom w:val="0"/>
          <w:divBdr>
            <w:top w:val="none" w:sz="0" w:space="0" w:color="auto"/>
            <w:left w:val="none" w:sz="0" w:space="0" w:color="auto"/>
            <w:bottom w:val="none" w:sz="0" w:space="0" w:color="auto"/>
            <w:right w:val="none" w:sz="0" w:space="0" w:color="auto"/>
          </w:divBdr>
        </w:div>
        <w:div w:id="2007585662">
          <w:marLeft w:val="640"/>
          <w:marRight w:val="0"/>
          <w:marTop w:val="0"/>
          <w:marBottom w:val="0"/>
          <w:divBdr>
            <w:top w:val="none" w:sz="0" w:space="0" w:color="auto"/>
            <w:left w:val="none" w:sz="0" w:space="0" w:color="auto"/>
            <w:bottom w:val="none" w:sz="0" w:space="0" w:color="auto"/>
            <w:right w:val="none" w:sz="0" w:space="0" w:color="auto"/>
          </w:divBdr>
        </w:div>
        <w:div w:id="235558270">
          <w:marLeft w:val="640"/>
          <w:marRight w:val="0"/>
          <w:marTop w:val="0"/>
          <w:marBottom w:val="0"/>
          <w:divBdr>
            <w:top w:val="none" w:sz="0" w:space="0" w:color="auto"/>
            <w:left w:val="none" w:sz="0" w:space="0" w:color="auto"/>
            <w:bottom w:val="none" w:sz="0" w:space="0" w:color="auto"/>
            <w:right w:val="none" w:sz="0" w:space="0" w:color="auto"/>
          </w:divBdr>
        </w:div>
        <w:div w:id="988435553">
          <w:marLeft w:val="640"/>
          <w:marRight w:val="0"/>
          <w:marTop w:val="0"/>
          <w:marBottom w:val="0"/>
          <w:divBdr>
            <w:top w:val="none" w:sz="0" w:space="0" w:color="auto"/>
            <w:left w:val="none" w:sz="0" w:space="0" w:color="auto"/>
            <w:bottom w:val="none" w:sz="0" w:space="0" w:color="auto"/>
            <w:right w:val="none" w:sz="0" w:space="0" w:color="auto"/>
          </w:divBdr>
        </w:div>
        <w:div w:id="1738699471">
          <w:marLeft w:val="640"/>
          <w:marRight w:val="0"/>
          <w:marTop w:val="0"/>
          <w:marBottom w:val="0"/>
          <w:divBdr>
            <w:top w:val="none" w:sz="0" w:space="0" w:color="auto"/>
            <w:left w:val="none" w:sz="0" w:space="0" w:color="auto"/>
            <w:bottom w:val="none" w:sz="0" w:space="0" w:color="auto"/>
            <w:right w:val="none" w:sz="0" w:space="0" w:color="auto"/>
          </w:divBdr>
        </w:div>
        <w:div w:id="2035572699">
          <w:marLeft w:val="640"/>
          <w:marRight w:val="0"/>
          <w:marTop w:val="0"/>
          <w:marBottom w:val="0"/>
          <w:divBdr>
            <w:top w:val="none" w:sz="0" w:space="0" w:color="auto"/>
            <w:left w:val="none" w:sz="0" w:space="0" w:color="auto"/>
            <w:bottom w:val="none" w:sz="0" w:space="0" w:color="auto"/>
            <w:right w:val="none" w:sz="0" w:space="0" w:color="auto"/>
          </w:divBdr>
        </w:div>
        <w:div w:id="16732692">
          <w:marLeft w:val="640"/>
          <w:marRight w:val="0"/>
          <w:marTop w:val="0"/>
          <w:marBottom w:val="0"/>
          <w:divBdr>
            <w:top w:val="none" w:sz="0" w:space="0" w:color="auto"/>
            <w:left w:val="none" w:sz="0" w:space="0" w:color="auto"/>
            <w:bottom w:val="none" w:sz="0" w:space="0" w:color="auto"/>
            <w:right w:val="none" w:sz="0" w:space="0" w:color="auto"/>
          </w:divBdr>
        </w:div>
        <w:div w:id="323364327">
          <w:marLeft w:val="640"/>
          <w:marRight w:val="0"/>
          <w:marTop w:val="0"/>
          <w:marBottom w:val="0"/>
          <w:divBdr>
            <w:top w:val="none" w:sz="0" w:space="0" w:color="auto"/>
            <w:left w:val="none" w:sz="0" w:space="0" w:color="auto"/>
            <w:bottom w:val="none" w:sz="0" w:space="0" w:color="auto"/>
            <w:right w:val="none" w:sz="0" w:space="0" w:color="auto"/>
          </w:divBdr>
        </w:div>
        <w:div w:id="898056904">
          <w:marLeft w:val="640"/>
          <w:marRight w:val="0"/>
          <w:marTop w:val="0"/>
          <w:marBottom w:val="0"/>
          <w:divBdr>
            <w:top w:val="none" w:sz="0" w:space="0" w:color="auto"/>
            <w:left w:val="none" w:sz="0" w:space="0" w:color="auto"/>
            <w:bottom w:val="none" w:sz="0" w:space="0" w:color="auto"/>
            <w:right w:val="none" w:sz="0" w:space="0" w:color="auto"/>
          </w:divBdr>
        </w:div>
        <w:div w:id="1011567143">
          <w:marLeft w:val="640"/>
          <w:marRight w:val="0"/>
          <w:marTop w:val="0"/>
          <w:marBottom w:val="0"/>
          <w:divBdr>
            <w:top w:val="none" w:sz="0" w:space="0" w:color="auto"/>
            <w:left w:val="none" w:sz="0" w:space="0" w:color="auto"/>
            <w:bottom w:val="none" w:sz="0" w:space="0" w:color="auto"/>
            <w:right w:val="none" w:sz="0" w:space="0" w:color="auto"/>
          </w:divBdr>
        </w:div>
        <w:div w:id="1128619516">
          <w:marLeft w:val="640"/>
          <w:marRight w:val="0"/>
          <w:marTop w:val="0"/>
          <w:marBottom w:val="0"/>
          <w:divBdr>
            <w:top w:val="none" w:sz="0" w:space="0" w:color="auto"/>
            <w:left w:val="none" w:sz="0" w:space="0" w:color="auto"/>
            <w:bottom w:val="none" w:sz="0" w:space="0" w:color="auto"/>
            <w:right w:val="none" w:sz="0" w:space="0" w:color="auto"/>
          </w:divBdr>
        </w:div>
        <w:div w:id="302929799">
          <w:marLeft w:val="640"/>
          <w:marRight w:val="0"/>
          <w:marTop w:val="0"/>
          <w:marBottom w:val="0"/>
          <w:divBdr>
            <w:top w:val="none" w:sz="0" w:space="0" w:color="auto"/>
            <w:left w:val="none" w:sz="0" w:space="0" w:color="auto"/>
            <w:bottom w:val="none" w:sz="0" w:space="0" w:color="auto"/>
            <w:right w:val="none" w:sz="0" w:space="0" w:color="auto"/>
          </w:divBdr>
        </w:div>
        <w:div w:id="647436029">
          <w:marLeft w:val="640"/>
          <w:marRight w:val="0"/>
          <w:marTop w:val="0"/>
          <w:marBottom w:val="0"/>
          <w:divBdr>
            <w:top w:val="none" w:sz="0" w:space="0" w:color="auto"/>
            <w:left w:val="none" w:sz="0" w:space="0" w:color="auto"/>
            <w:bottom w:val="none" w:sz="0" w:space="0" w:color="auto"/>
            <w:right w:val="none" w:sz="0" w:space="0" w:color="auto"/>
          </w:divBdr>
        </w:div>
      </w:divsChild>
    </w:div>
    <w:div w:id="1711613114">
      <w:bodyDiv w:val="1"/>
      <w:marLeft w:val="0"/>
      <w:marRight w:val="0"/>
      <w:marTop w:val="0"/>
      <w:marBottom w:val="0"/>
      <w:divBdr>
        <w:top w:val="none" w:sz="0" w:space="0" w:color="auto"/>
        <w:left w:val="none" w:sz="0" w:space="0" w:color="auto"/>
        <w:bottom w:val="none" w:sz="0" w:space="0" w:color="auto"/>
        <w:right w:val="none" w:sz="0" w:space="0" w:color="auto"/>
      </w:divBdr>
    </w:div>
    <w:div w:id="1712529955">
      <w:bodyDiv w:val="1"/>
      <w:marLeft w:val="0"/>
      <w:marRight w:val="0"/>
      <w:marTop w:val="0"/>
      <w:marBottom w:val="0"/>
      <w:divBdr>
        <w:top w:val="none" w:sz="0" w:space="0" w:color="auto"/>
        <w:left w:val="none" w:sz="0" w:space="0" w:color="auto"/>
        <w:bottom w:val="none" w:sz="0" w:space="0" w:color="auto"/>
        <w:right w:val="none" w:sz="0" w:space="0" w:color="auto"/>
      </w:divBdr>
    </w:div>
    <w:div w:id="1713311506">
      <w:bodyDiv w:val="1"/>
      <w:marLeft w:val="0"/>
      <w:marRight w:val="0"/>
      <w:marTop w:val="0"/>
      <w:marBottom w:val="0"/>
      <w:divBdr>
        <w:top w:val="none" w:sz="0" w:space="0" w:color="auto"/>
        <w:left w:val="none" w:sz="0" w:space="0" w:color="auto"/>
        <w:bottom w:val="none" w:sz="0" w:space="0" w:color="auto"/>
        <w:right w:val="none" w:sz="0" w:space="0" w:color="auto"/>
      </w:divBdr>
    </w:div>
    <w:div w:id="1713768767">
      <w:bodyDiv w:val="1"/>
      <w:marLeft w:val="0"/>
      <w:marRight w:val="0"/>
      <w:marTop w:val="0"/>
      <w:marBottom w:val="0"/>
      <w:divBdr>
        <w:top w:val="none" w:sz="0" w:space="0" w:color="auto"/>
        <w:left w:val="none" w:sz="0" w:space="0" w:color="auto"/>
        <w:bottom w:val="none" w:sz="0" w:space="0" w:color="auto"/>
        <w:right w:val="none" w:sz="0" w:space="0" w:color="auto"/>
      </w:divBdr>
    </w:div>
    <w:div w:id="1713920344">
      <w:bodyDiv w:val="1"/>
      <w:marLeft w:val="0"/>
      <w:marRight w:val="0"/>
      <w:marTop w:val="0"/>
      <w:marBottom w:val="0"/>
      <w:divBdr>
        <w:top w:val="none" w:sz="0" w:space="0" w:color="auto"/>
        <w:left w:val="none" w:sz="0" w:space="0" w:color="auto"/>
        <w:bottom w:val="none" w:sz="0" w:space="0" w:color="auto"/>
        <w:right w:val="none" w:sz="0" w:space="0" w:color="auto"/>
      </w:divBdr>
      <w:divsChild>
        <w:div w:id="9919584">
          <w:marLeft w:val="480"/>
          <w:marRight w:val="0"/>
          <w:marTop w:val="0"/>
          <w:marBottom w:val="0"/>
          <w:divBdr>
            <w:top w:val="none" w:sz="0" w:space="0" w:color="auto"/>
            <w:left w:val="none" w:sz="0" w:space="0" w:color="auto"/>
            <w:bottom w:val="none" w:sz="0" w:space="0" w:color="auto"/>
            <w:right w:val="none" w:sz="0" w:space="0" w:color="auto"/>
          </w:divBdr>
        </w:div>
        <w:div w:id="32267337">
          <w:marLeft w:val="480"/>
          <w:marRight w:val="0"/>
          <w:marTop w:val="0"/>
          <w:marBottom w:val="0"/>
          <w:divBdr>
            <w:top w:val="none" w:sz="0" w:space="0" w:color="auto"/>
            <w:left w:val="none" w:sz="0" w:space="0" w:color="auto"/>
            <w:bottom w:val="none" w:sz="0" w:space="0" w:color="auto"/>
            <w:right w:val="none" w:sz="0" w:space="0" w:color="auto"/>
          </w:divBdr>
        </w:div>
        <w:div w:id="120199466">
          <w:marLeft w:val="480"/>
          <w:marRight w:val="0"/>
          <w:marTop w:val="0"/>
          <w:marBottom w:val="0"/>
          <w:divBdr>
            <w:top w:val="none" w:sz="0" w:space="0" w:color="auto"/>
            <w:left w:val="none" w:sz="0" w:space="0" w:color="auto"/>
            <w:bottom w:val="none" w:sz="0" w:space="0" w:color="auto"/>
            <w:right w:val="none" w:sz="0" w:space="0" w:color="auto"/>
          </w:divBdr>
        </w:div>
        <w:div w:id="144588689">
          <w:marLeft w:val="480"/>
          <w:marRight w:val="0"/>
          <w:marTop w:val="0"/>
          <w:marBottom w:val="0"/>
          <w:divBdr>
            <w:top w:val="none" w:sz="0" w:space="0" w:color="auto"/>
            <w:left w:val="none" w:sz="0" w:space="0" w:color="auto"/>
            <w:bottom w:val="none" w:sz="0" w:space="0" w:color="auto"/>
            <w:right w:val="none" w:sz="0" w:space="0" w:color="auto"/>
          </w:divBdr>
        </w:div>
        <w:div w:id="218640100">
          <w:marLeft w:val="480"/>
          <w:marRight w:val="0"/>
          <w:marTop w:val="0"/>
          <w:marBottom w:val="0"/>
          <w:divBdr>
            <w:top w:val="none" w:sz="0" w:space="0" w:color="auto"/>
            <w:left w:val="none" w:sz="0" w:space="0" w:color="auto"/>
            <w:bottom w:val="none" w:sz="0" w:space="0" w:color="auto"/>
            <w:right w:val="none" w:sz="0" w:space="0" w:color="auto"/>
          </w:divBdr>
        </w:div>
        <w:div w:id="237322688">
          <w:marLeft w:val="480"/>
          <w:marRight w:val="0"/>
          <w:marTop w:val="0"/>
          <w:marBottom w:val="0"/>
          <w:divBdr>
            <w:top w:val="none" w:sz="0" w:space="0" w:color="auto"/>
            <w:left w:val="none" w:sz="0" w:space="0" w:color="auto"/>
            <w:bottom w:val="none" w:sz="0" w:space="0" w:color="auto"/>
            <w:right w:val="none" w:sz="0" w:space="0" w:color="auto"/>
          </w:divBdr>
        </w:div>
        <w:div w:id="275913559">
          <w:marLeft w:val="480"/>
          <w:marRight w:val="0"/>
          <w:marTop w:val="0"/>
          <w:marBottom w:val="0"/>
          <w:divBdr>
            <w:top w:val="none" w:sz="0" w:space="0" w:color="auto"/>
            <w:left w:val="none" w:sz="0" w:space="0" w:color="auto"/>
            <w:bottom w:val="none" w:sz="0" w:space="0" w:color="auto"/>
            <w:right w:val="none" w:sz="0" w:space="0" w:color="auto"/>
          </w:divBdr>
        </w:div>
        <w:div w:id="298995567">
          <w:marLeft w:val="480"/>
          <w:marRight w:val="0"/>
          <w:marTop w:val="0"/>
          <w:marBottom w:val="0"/>
          <w:divBdr>
            <w:top w:val="none" w:sz="0" w:space="0" w:color="auto"/>
            <w:left w:val="none" w:sz="0" w:space="0" w:color="auto"/>
            <w:bottom w:val="none" w:sz="0" w:space="0" w:color="auto"/>
            <w:right w:val="none" w:sz="0" w:space="0" w:color="auto"/>
          </w:divBdr>
        </w:div>
        <w:div w:id="325786904">
          <w:marLeft w:val="480"/>
          <w:marRight w:val="0"/>
          <w:marTop w:val="0"/>
          <w:marBottom w:val="0"/>
          <w:divBdr>
            <w:top w:val="none" w:sz="0" w:space="0" w:color="auto"/>
            <w:left w:val="none" w:sz="0" w:space="0" w:color="auto"/>
            <w:bottom w:val="none" w:sz="0" w:space="0" w:color="auto"/>
            <w:right w:val="none" w:sz="0" w:space="0" w:color="auto"/>
          </w:divBdr>
        </w:div>
        <w:div w:id="398329108">
          <w:marLeft w:val="480"/>
          <w:marRight w:val="0"/>
          <w:marTop w:val="0"/>
          <w:marBottom w:val="0"/>
          <w:divBdr>
            <w:top w:val="none" w:sz="0" w:space="0" w:color="auto"/>
            <w:left w:val="none" w:sz="0" w:space="0" w:color="auto"/>
            <w:bottom w:val="none" w:sz="0" w:space="0" w:color="auto"/>
            <w:right w:val="none" w:sz="0" w:space="0" w:color="auto"/>
          </w:divBdr>
        </w:div>
        <w:div w:id="437259430">
          <w:marLeft w:val="480"/>
          <w:marRight w:val="0"/>
          <w:marTop w:val="0"/>
          <w:marBottom w:val="0"/>
          <w:divBdr>
            <w:top w:val="none" w:sz="0" w:space="0" w:color="auto"/>
            <w:left w:val="none" w:sz="0" w:space="0" w:color="auto"/>
            <w:bottom w:val="none" w:sz="0" w:space="0" w:color="auto"/>
            <w:right w:val="none" w:sz="0" w:space="0" w:color="auto"/>
          </w:divBdr>
        </w:div>
        <w:div w:id="438791914">
          <w:marLeft w:val="480"/>
          <w:marRight w:val="0"/>
          <w:marTop w:val="0"/>
          <w:marBottom w:val="0"/>
          <w:divBdr>
            <w:top w:val="none" w:sz="0" w:space="0" w:color="auto"/>
            <w:left w:val="none" w:sz="0" w:space="0" w:color="auto"/>
            <w:bottom w:val="none" w:sz="0" w:space="0" w:color="auto"/>
            <w:right w:val="none" w:sz="0" w:space="0" w:color="auto"/>
          </w:divBdr>
        </w:div>
        <w:div w:id="445000598">
          <w:marLeft w:val="480"/>
          <w:marRight w:val="0"/>
          <w:marTop w:val="0"/>
          <w:marBottom w:val="0"/>
          <w:divBdr>
            <w:top w:val="none" w:sz="0" w:space="0" w:color="auto"/>
            <w:left w:val="none" w:sz="0" w:space="0" w:color="auto"/>
            <w:bottom w:val="none" w:sz="0" w:space="0" w:color="auto"/>
            <w:right w:val="none" w:sz="0" w:space="0" w:color="auto"/>
          </w:divBdr>
        </w:div>
        <w:div w:id="465585979">
          <w:marLeft w:val="480"/>
          <w:marRight w:val="0"/>
          <w:marTop w:val="0"/>
          <w:marBottom w:val="0"/>
          <w:divBdr>
            <w:top w:val="none" w:sz="0" w:space="0" w:color="auto"/>
            <w:left w:val="none" w:sz="0" w:space="0" w:color="auto"/>
            <w:bottom w:val="none" w:sz="0" w:space="0" w:color="auto"/>
            <w:right w:val="none" w:sz="0" w:space="0" w:color="auto"/>
          </w:divBdr>
        </w:div>
        <w:div w:id="525289080">
          <w:marLeft w:val="480"/>
          <w:marRight w:val="0"/>
          <w:marTop w:val="0"/>
          <w:marBottom w:val="0"/>
          <w:divBdr>
            <w:top w:val="none" w:sz="0" w:space="0" w:color="auto"/>
            <w:left w:val="none" w:sz="0" w:space="0" w:color="auto"/>
            <w:bottom w:val="none" w:sz="0" w:space="0" w:color="auto"/>
            <w:right w:val="none" w:sz="0" w:space="0" w:color="auto"/>
          </w:divBdr>
        </w:div>
        <w:div w:id="557208921">
          <w:marLeft w:val="480"/>
          <w:marRight w:val="0"/>
          <w:marTop w:val="0"/>
          <w:marBottom w:val="0"/>
          <w:divBdr>
            <w:top w:val="none" w:sz="0" w:space="0" w:color="auto"/>
            <w:left w:val="none" w:sz="0" w:space="0" w:color="auto"/>
            <w:bottom w:val="none" w:sz="0" w:space="0" w:color="auto"/>
            <w:right w:val="none" w:sz="0" w:space="0" w:color="auto"/>
          </w:divBdr>
        </w:div>
        <w:div w:id="570626474">
          <w:marLeft w:val="480"/>
          <w:marRight w:val="0"/>
          <w:marTop w:val="0"/>
          <w:marBottom w:val="0"/>
          <w:divBdr>
            <w:top w:val="none" w:sz="0" w:space="0" w:color="auto"/>
            <w:left w:val="none" w:sz="0" w:space="0" w:color="auto"/>
            <w:bottom w:val="none" w:sz="0" w:space="0" w:color="auto"/>
            <w:right w:val="none" w:sz="0" w:space="0" w:color="auto"/>
          </w:divBdr>
        </w:div>
        <w:div w:id="664090970">
          <w:marLeft w:val="480"/>
          <w:marRight w:val="0"/>
          <w:marTop w:val="0"/>
          <w:marBottom w:val="0"/>
          <w:divBdr>
            <w:top w:val="none" w:sz="0" w:space="0" w:color="auto"/>
            <w:left w:val="none" w:sz="0" w:space="0" w:color="auto"/>
            <w:bottom w:val="none" w:sz="0" w:space="0" w:color="auto"/>
            <w:right w:val="none" w:sz="0" w:space="0" w:color="auto"/>
          </w:divBdr>
        </w:div>
        <w:div w:id="699093685">
          <w:marLeft w:val="480"/>
          <w:marRight w:val="0"/>
          <w:marTop w:val="0"/>
          <w:marBottom w:val="0"/>
          <w:divBdr>
            <w:top w:val="none" w:sz="0" w:space="0" w:color="auto"/>
            <w:left w:val="none" w:sz="0" w:space="0" w:color="auto"/>
            <w:bottom w:val="none" w:sz="0" w:space="0" w:color="auto"/>
            <w:right w:val="none" w:sz="0" w:space="0" w:color="auto"/>
          </w:divBdr>
        </w:div>
        <w:div w:id="773985755">
          <w:marLeft w:val="480"/>
          <w:marRight w:val="0"/>
          <w:marTop w:val="0"/>
          <w:marBottom w:val="0"/>
          <w:divBdr>
            <w:top w:val="none" w:sz="0" w:space="0" w:color="auto"/>
            <w:left w:val="none" w:sz="0" w:space="0" w:color="auto"/>
            <w:bottom w:val="none" w:sz="0" w:space="0" w:color="auto"/>
            <w:right w:val="none" w:sz="0" w:space="0" w:color="auto"/>
          </w:divBdr>
        </w:div>
        <w:div w:id="844900700">
          <w:marLeft w:val="480"/>
          <w:marRight w:val="0"/>
          <w:marTop w:val="0"/>
          <w:marBottom w:val="0"/>
          <w:divBdr>
            <w:top w:val="none" w:sz="0" w:space="0" w:color="auto"/>
            <w:left w:val="none" w:sz="0" w:space="0" w:color="auto"/>
            <w:bottom w:val="none" w:sz="0" w:space="0" w:color="auto"/>
            <w:right w:val="none" w:sz="0" w:space="0" w:color="auto"/>
          </w:divBdr>
        </w:div>
        <w:div w:id="889028424">
          <w:marLeft w:val="480"/>
          <w:marRight w:val="0"/>
          <w:marTop w:val="0"/>
          <w:marBottom w:val="0"/>
          <w:divBdr>
            <w:top w:val="none" w:sz="0" w:space="0" w:color="auto"/>
            <w:left w:val="none" w:sz="0" w:space="0" w:color="auto"/>
            <w:bottom w:val="none" w:sz="0" w:space="0" w:color="auto"/>
            <w:right w:val="none" w:sz="0" w:space="0" w:color="auto"/>
          </w:divBdr>
        </w:div>
        <w:div w:id="929969163">
          <w:marLeft w:val="480"/>
          <w:marRight w:val="0"/>
          <w:marTop w:val="0"/>
          <w:marBottom w:val="0"/>
          <w:divBdr>
            <w:top w:val="none" w:sz="0" w:space="0" w:color="auto"/>
            <w:left w:val="none" w:sz="0" w:space="0" w:color="auto"/>
            <w:bottom w:val="none" w:sz="0" w:space="0" w:color="auto"/>
            <w:right w:val="none" w:sz="0" w:space="0" w:color="auto"/>
          </w:divBdr>
        </w:div>
        <w:div w:id="950866519">
          <w:marLeft w:val="480"/>
          <w:marRight w:val="0"/>
          <w:marTop w:val="0"/>
          <w:marBottom w:val="0"/>
          <w:divBdr>
            <w:top w:val="none" w:sz="0" w:space="0" w:color="auto"/>
            <w:left w:val="none" w:sz="0" w:space="0" w:color="auto"/>
            <w:bottom w:val="none" w:sz="0" w:space="0" w:color="auto"/>
            <w:right w:val="none" w:sz="0" w:space="0" w:color="auto"/>
          </w:divBdr>
        </w:div>
        <w:div w:id="960570373">
          <w:marLeft w:val="480"/>
          <w:marRight w:val="0"/>
          <w:marTop w:val="0"/>
          <w:marBottom w:val="0"/>
          <w:divBdr>
            <w:top w:val="none" w:sz="0" w:space="0" w:color="auto"/>
            <w:left w:val="none" w:sz="0" w:space="0" w:color="auto"/>
            <w:bottom w:val="none" w:sz="0" w:space="0" w:color="auto"/>
            <w:right w:val="none" w:sz="0" w:space="0" w:color="auto"/>
          </w:divBdr>
        </w:div>
        <w:div w:id="969632578">
          <w:marLeft w:val="480"/>
          <w:marRight w:val="0"/>
          <w:marTop w:val="0"/>
          <w:marBottom w:val="0"/>
          <w:divBdr>
            <w:top w:val="none" w:sz="0" w:space="0" w:color="auto"/>
            <w:left w:val="none" w:sz="0" w:space="0" w:color="auto"/>
            <w:bottom w:val="none" w:sz="0" w:space="0" w:color="auto"/>
            <w:right w:val="none" w:sz="0" w:space="0" w:color="auto"/>
          </w:divBdr>
        </w:div>
        <w:div w:id="987705515">
          <w:marLeft w:val="480"/>
          <w:marRight w:val="0"/>
          <w:marTop w:val="0"/>
          <w:marBottom w:val="0"/>
          <w:divBdr>
            <w:top w:val="none" w:sz="0" w:space="0" w:color="auto"/>
            <w:left w:val="none" w:sz="0" w:space="0" w:color="auto"/>
            <w:bottom w:val="none" w:sz="0" w:space="0" w:color="auto"/>
            <w:right w:val="none" w:sz="0" w:space="0" w:color="auto"/>
          </w:divBdr>
        </w:div>
        <w:div w:id="1074550864">
          <w:marLeft w:val="480"/>
          <w:marRight w:val="0"/>
          <w:marTop w:val="0"/>
          <w:marBottom w:val="0"/>
          <w:divBdr>
            <w:top w:val="none" w:sz="0" w:space="0" w:color="auto"/>
            <w:left w:val="none" w:sz="0" w:space="0" w:color="auto"/>
            <w:bottom w:val="none" w:sz="0" w:space="0" w:color="auto"/>
            <w:right w:val="none" w:sz="0" w:space="0" w:color="auto"/>
          </w:divBdr>
        </w:div>
        <w:div w:id="1075470379">
          <w:marLeft w:val="480"/>
          <w:marRight w:val="0"/>
          <w:marTop w:val="0"/>
          <w:marBottom w:val="0"/>
          <w:divBdr>
            <w:top w:val="none" w:sz="0" w:space="0" w:color="auto"/>
            <w:left w:val="none" w:sz="0" w:space="0" w:color="auto"/>
            <w:bottom w:val="none" w:sz="0" w:space="0" w:color="auto"/>
            <w:right w:val="none" w:sz="0" w:space="0" w:color="auto"/>
          </w:divBdr>
        </w:div>
        <w:div w:id="1236428842">
          <w:marLeft w:val="480"/>
          <w:marRight w:val="0"/>
          <w:marTop w:val="0"/>
          <w:marBottom w:val="0"/>
          <w:divBdr>
            <w:top w:val="none" w:sz="0" w:space="0" w:color="auto"/>
            <w:left w:val="none" w:sz="0" w:space="0" w:color="auto"/>
            <w:bottom w:val="none" w:sz="0" w:space="0" w:color="auto"/>
            <w:right w:val="none" w:sz="0" w:space="0" w:color="auto"/>
          </w:divBdr>
        </w:div>
        <w:div w:id="1266033902">
          <w:marLeft w:val="480"/>
          <w:marRight w:val="0"/>
          <w:marTop w:val="0"/>
          <w:marBottom w:val="0"/>
          <w:divBdr>
            <w:top w:val="none" w:sz="0" w:space="0" w:color="auto"/>
            <w:left w:val="none" w:sz="0" w:space="0" w:color="auto"/>
            <w:bottom w:val="none" w:sz="0" w:space="0" w:color="auto"/>
            <w:right w:val="none" w:sz="0" w:space="0" w:color="auto"/>
          </w:divBdr>
        </w:div>
        <w:div w:id="1315791167">
          <w:marLeft w:val="480"/>
          <w:marRight w:val="0"/>
          <w:marTop w:val="0"/>
          <w:marBottom w:val="0"/>
          <w:divBdr>
            <w:top w:val="none" w:sz="0" w:space="0" w:color="auto"/>
            <w:left w:val="none" w:sz="0" w:space="0" w:color="auto"/>
            <w:bottom w:val="none" w:sz="0" w:space="0" w:color="auto"/>
            <w:right w:val="none" w:sz="0" w:space="0" w:color="auto"/>
          </w:divBdr>
        </w:div>
        <w:div w:id="1376194328">
          <w:marLeft w:val="480"/>
          <w:marRight w:val="0"/>
          <w:marTop w:val="0"/>
          <w:marBottom w:val="0"/>
          <w:divBdr>
            <w:top w:val="none" w:sz="0" w:space="0" w:color="auto"/>
            <w:left w:val="none" w:sz="0" w:space="0" w:color="auto"/>
            <w:bottom w:val="none" w:sz="0" w:space="0" w:color="auto"/>
            <w:right w:val="none" w:sz="0" w:space="0" w:color="auto"/>
          </w:divBdr>
        </w:div>
        <w:div w:id="1435125780">
          <w:marLeft w:val="480"/>
          <w:marRight w:val="0"/>
          <w:marTop w:val="0"/>
          <w:marBottom w:val="0"/>
          <w:divBdr>
            <w:top w:val="none" w:sz="0" w:space="0" w:color="auto"/>
            <w:left w:val="none" w:sz="0" w:space="0" w:color="auto"/>
            <w:bottom w:val="none" w:sz="0" w:space="0" w:color="auto"/>
            <w:right w:val="none" w:sz="0" w:space="0" w:color="auto"/>
          </w:divBdr>
        </w:div>
        <w:div w:id="1539313804">
          <w:marLeft w:val="480"/>
          <w:marRight w:val="0"/>
          <w:marTop w:val="0"/>
          <w:marBottom w:val="0"/>
          <w:divBdr>
            <w:top w:val="none" w:sz="0" w:space="0" w:color="auto"/>
            <w:left w:val="none" w:sz="0" w:space="0" w:color="auto"/>
            <w:bottom w:val="none" w:sz="0" w:space="0" w:color="auto"/>
            <w:right w:val="none" w:sz="0" w:space="0" w:color="auto"/>
          </w:divBdr>
        </w:div>
        <w:div w:id="1586190119">
          <w:marLeft w:val="480"/>
          <w:marRight w:val="0"/>
          <w:marTop w:val="0"/>
          <w:marBottom w:val="0"/>
          <w:divBdr>
            <w:top w:val="none" w:sz="0" w:space="0" w:color="auto"/>
            <w:left w:val="none" w:sz="0" w:space="0" w:color="auto"/>
            <w:bottom w:val="none" w:sz="0" w:space="0" w:color="auto"/>
            <w:right w:val="none" w:sz="0" w:space="0" w:color="auto"/>
          </w:divBdr>
        </w:div>
        <w:div w:id="1641614444">
          <w:marLeft w:val="480"/>
          <w:marRight w:val="0"/>
          <w:marTop w:val="0"/>
          <w:marBottom w:val="0"/>
          <w:divBdr>
            <w:top w:val="none" w:sz="0" w:space="0" w:color="auto"/>
            <w:left w:val="none" w:sz="0" w:space="0" w:color="auto"/>
            <w:bottom w:val="none" w:sz="0" w:space="0" w:color="auto"/>
            <w:right w:val="none" w:sz="0" w:space="0" w:color="auto"/>
          </w:divBdr>
        </w:div>
        <w:div w:id="1652057390">
          <w:marLeft w:val="480"/>
          <w:marRight w:val="0"/>
          <w:marTop w:val="0"/>
          <w:marBottom w:val="0"/>
          <w:divBdr>
            <w:top w:val="none" w:sz="0" w:space="0" w:color="auto"/>
            <w:left w:val="none" w:sz="0" w:space="0" w:color="auto"/>
            <w:bottom w:val="none" w:sz="0" w:space="0" w:color="auto"/>
            <w:right w:val="none" w:sz="0" w:space="0" w:color="auto"/>
          </w:divBdr>
        </w:div>
        <w:div w:id="1685979456">
          <w:marLeft w:val="480"/>
          <w:marRight w:val="0"/>
          <w:marTop w:val="0"/>
          <w:marBottom w:val="0"/>
          <w:divBdr>
            <w:top w:val="none" w:sz="0" w:space="0" w:color="auto"/>
            <w:left w:val="none" w:sz="0" w:space="0" w:color="auto"/>
            <w:bottom w:val="none" w:sz="0" w:space="0" w:color="auto"/>
            <w:right w:val="none" w:sz="0" w:space="0" w:color="auto"/>
          </w:divBdr>
        </w:div>
        <w:div w:id="1716663348">
          <w:marLeft w:val="480"/>
          <w:marRight w:val="0"/>
          <w:marTop w:val="0"/>
          <w:marBottom w:val="0"/>
          <w:divBdr>
            <w:top w:val="none" w:sz="0" w:space="0" w:color="auto"/>
            <w:left w:val="none" w:sz="0" w:space="0" w:color="auto"/>
            <w:bottom w:val="none" w:sz="0" w:space="0" w:color="auto"/>
            <w:right w:val="none" w:sz="0" w:space="0" w:color="auto"/>
          </w:divBdr>
        </w:div>
        <w:div w:id="1739279050">
          <w:marLeft w:val="480"/>
          <w:marRight w:val="0"/>
          <w:marTop w:val="0"/>
          <w:marBottom w:val="0"/>
          <w:divBdr>
            <w:top w:val="none" w:sz="0" w:space="0" w:color="auto"/>
            <w:left w:val="none" w:sz="0" w:space="0" w:color="auto"/>
            <w:bottom w:val="none" w:sz="0" w:space="0" w:color="auto"/>
            <w:right w:val="none" w:sz="0" w:space="0" w:color="auto"/>
          </w:divBdr>
        </w:div>
        <w:div w:id="1799641015">
          <w:marLeft w:val="480"/>
          <w:marRight w:val="0"/>
          <w:marTop w:val="0"/>
          <w:marBottom w:val="0"/>
          <w:divBdr>
            <w:top w:val="none" w:sz="0" w:space="0" w:color="auto"/>
            <w:left w:val="none" w:sz="0" w:space="0" w:color="auto"/>
            <w:bottom w:val="none" w:sz="0" w:space="0" w:color="auto"/>
            <w:right w:val="none" w:sz="0" w:space="0" w:color="auto"/>
          </w:divBdr>
        </w:div>
        <w:div w:id="1853493160">
          <w:marLeft w:val="480"/>
          <w:marRight w:val="0"/>
          <w:marTop w:val="0"/>
          <w:marBottom w:val="0"/>
          <w:divBdr>
            <w:top w:val="none" w:sz="0" w:space="0" w:color="auto"/>
            <w:left w:val="none" w:sz="0" w:space="0" w:color="auto"/>
            <w:bottom w:val="none" w:sz="0" w:space="0" w:color="auto"/>
            <w:right w:val="none" w:sz="0" w:space="0" w:color="auto"/>
          </w:divBdr>
        </w:div>
        <w:div w:id="1859270433">
          <w:marLeft w:val="480"/>
          <w:marRight w:val="0"/>
          <w:marTop w:val="0"/>
          <w:marBottom w:val="0"/>
          <w:divBdr>
            <w:top w:val="none" w:sz="0" w:space="0" w:color="auto"/>
            <w:left w:val="none" w:sz="0" w:space="0" w:color="auto"/>
            <w:bottom w:val="none" w:sz="0" w:space="0" w:color="auto"/>
            <w:right w:val="none" w:sz="0" w:space="0" w:color="auto"/>
          </w:divBdr>
        </w:div>
        <w:div w:id="1879393524">
          <w:marLeft w:val="480"/>
          <w:marRight w:val="0"/>
          <w:marTop w:val="0"/>
          <w:marBottom w:val="0"/>
          <w:divBdr>
            <w:top w:val="none" w:sz="0" w:space="0" w:color="auto"/>
            <w:left w:val="none" w:sz="0" w:space="0" w:color="auto"/>
            <w:bottom w:val="none" w:sz="0" w:space="0" w:color="auto"/>
            <w:right w:val="none" w:sz="0" w:space="0" w:color="auto"/>
          </w:divBdr>
        </w:div>
        <w:div w:id="2016612099">
          <w:marLeft w:val="480"/>
          <w:marRight w:val="0"/>
          <w:marTop w:val="0"/>
          <w:marBottom w:val="0"/>
          <w:divBdr>
            <w:top w:val="none" w:sz="0" w:space="0" w:color="auto"/>
            <w:left w:val="none" w:sz="0" w:space="0" w:color="auto"/>
            <w:bottom w:val="none" w:sz="0" w:space="0" w:color="auto"/>
            <w:right w:val="none" w:sz="0" w:space="0" w:color="auto"/>
          </w:divBdr>
        </w:div>
        <w:div w:id="2021351531">
          <w:marLeft w:val="480"/>
          <w:marRight w:val="0"/>
          <w:marTop w:val="0"/>
          <w:marBottom w:val="0"/>
          <w:divBdr>
            <w:top w:val="none" w:sz="0" w:space="0" w:color="auto"/>
            <w:left w:val="none" w:sz="0" w:space="0" w:color="auto"/>
            <w:bottom w:val="none" w:sz="0" w:space="0" w:color="auto"/>
            <w:right w:val="none" w:sz="0" w:space="0" w:color="auto"/>
          </w:divBdr>
        </w:div>
        <w:div w:id="2055932939">
          <w:marLeft w:val="480"/>
          <w:marRight w:val="0"/>
          <w:marTop w:val="0"/>
          <w:marBottom w:val="0"/>
          <w:divBdr>
            <w:top w:val="none" w:sz="0" w:space="0" w:color="auto"/>
            <w:left w:val="none" w:sz="0" w:space="0" w:color="auto"/>
            <w:bottom w:val="none" w:sz="0" w:space="0" w:color="auto"/>
            <w:right w:val="none" w:sz="0" w:space="0" w:color="auto"/>
          </w:divBdr>
        </w:div>
        <w:div w:id="2074619511">
          <w:marLeft w:val="480"/>
          <w:marRight w:val="0"/>
          <w:marTop w:val="0"/>
          <w:marBottom w:val="0"/>
          <w:divBdr>
            <w:top w:val="none" w:sz="0" w:space="0" w:color="auto"/>
            <w:left w:val="none" w:sz="0" w:space="0" w:color="auto"/>
            <w:bottom w:val="none" w:sz="0" w:space="0" w:color="auto"/>
            <w:right w:val="none" w:sz="0" w:space="0" w:color="auto"/>
          </w:divBdr>
        </w:div>
        <w:div w:id="2084911700">
          <w:marLeft w:val="480"/>
          <w:marRight w:val="0"/>
          <w:marTop w:val="0"/>
          <w:marBottom w:val="0"/>
          <w:divBdr>
            <w:top w:val="none" w:sz="0" w:space="0" w:color="auto"/>
            <w:left w:val="none" w:sz="0" w:space="0" w:color="auto"/>
            <w:bottom w:val="none" w:sz="0" w:space="0" w:color="auto"/>
            <w:right w:val="none" w:sz="0" w:space="0" w:color="auto"/>
          </w:divBdr>
        </w:div>
        <w:div w:id="2144619008">
          <w:marLeft w:val="480"/>
          <w:marRight w:val="0"/>
          <w:marTop w:val="0"/>
          <w:marBottom w:val="0"/>
          <w:divBdr>
            <w:top w:val="none" w:sz="0" w:space="0" w:color="auto"/>
            <w:left w:val="none" w:sz="0" w:space="0" w:color="auto"/>
            <w:bottom w:val="none" w:sz="0" w:space="0" w:color="auto"/>
            <w:right w:val="none" w:sz="0" w:space="0" w:color="auto"/>
          </w:divBdr>
        </w:div>
      </w:divsChild>
    </w:div>
    <w:div w:id="1713921773">
      <w:bodyDiv w:val="1"/>
      <w:marLeft w:val="0"/>
      <w:marRight w:val="0"/>
      <w:marTop w:val="0"/>
      <w:marBottom w:val="0"/>
      <w:divBdr>
        <w:top w:val="none" w:sz="0" w:space="0" w:color="auto"/>
        <w:left w:val="none" w:sz="0" w:space="0" w:color="auto"/>
        <w:bottom w:val="none" w:sz="0" w:space="0" w:color="auto"/>
        <w:right w:val="none" w:sz="0" w:space="0" w:color="auto"/>
      </w:divBdr>
      <w:divsChild>
        <w:div w:id="68694358">
          <w:marLeft w:val="480"/>
          <w:marRight w:val="0"/>
          <w:marTop w:val="0"/>
          <w:marBottom w:val="0"/>
          <w:divBdr>
            <w:top w:val="none" w:sz="0" w:space="0" w:color="auto"/>
            <w:left w:val="none" w:sz="0" w:space="0" w:color="auto"/>
            <w:bottom w:val="none" w:sz="0" w:space="0" w:color="auto"/>
            <w:right w:val="none" w:sz="0" w:space="0" w:color="auto"/>
          </w:divBdr>
        </w:div>
        <w:div w:id="146170749">
          <w:marLeft w:val="480"/>
          <w:marRight w:val="0"/>
          <w:marTop w:val="0"/>
          <w:marBottom w:val="0"/>
          <w:divBdr>
            <w:top w:val="none" w:sz="0" w:space="0" w:color="auto"/>
            <w:left w:val="none" w:sz="0" w:space="0" w:color="auto"/>
            <w:bottom w:val="none" w:sz="0" w:space="0" w:color="auto"/>
            <w:right w:val="none" w:sz="0" w:space="0" w:color="auto"/>
          </w:divBdr>
        </w:div>
        <w:div w:id="164978917">
          <w:marLeft w:val="480"/>
          <w:marRight w:val="0"/>
          <w:marTop w:val="0"/>
          <w:marBottom w:val="0"/>
          <w:divBdr>
            <w:top w:val="none" w:sz="0" w:space="0" w:color="auto"/>
            <w:left w:val="none" w:sz="0" w:space="0" w:color="auto"/>
            <w:bottom w:val="none" w:sz="0" w:space="0" w:color="auto"/>
            <w:right w:val="none" w:sz="0" w:space="0" w:color="auto"/>
          </w:divBdr>
        </w:div>
        <w:div w:id="173149119">
          <w:marLeft w:val="480"/>
          <w:marRight w:val="0"/>
          <w:marTop w:val="0"/>
          <w:marBottom w:val="0"/>
          <w:divBdr>
            <w:top w:val="none" w:sz="0" w:space="0" w:color="auto"/>
            <w:left w:val="none" w:sz="0" w:space="0" w:color="auto"/>
            <w:bottom w:val="none" w:sz="0" w:space="0" w:color="auto"/>
            <w:right w:val="none" w:sz="0" w:space="0" w:color="auto"/>
          </w:divBdr>
        </w:div>
        <w:div w:id="176578794">
          <w:marLeft w:val="480"/>
          <w:marRight w:val="0"/>
          <w:marTop w:val="0"/>
          <w:marBottom w:val="0"/>
          <w:divBdr>
            <w:top w:val="none" w:sz="0" w:space="0" w:color="auto"/>
            <w:left w:val="none" w:sz="0" w:space="0" w:color="auto"/>
            <w:bottom w:val="none" w:sz="0" w:space="0" w:color="auto"/>
            <w:right w:val="none" w:sz="0" w:space="0" w:color="auto"/>
          </w:divBdr>
        </w:div>
        <w:div w:id="255134640">
          <w:marLeft w:val="480"/>
          <w:marRight w:val="0"/>
          <w:marTop w:val="0"/>
          <w:marBottom w:val="0"/>
          <w:divBdr>
            <w:top w:val="none" w:sz="0" w:space="0" w:color="auto"/>
            <w:left w:val="none" w:sz="0" w:space="0" w:color="auto"/>
            <w:bottom w:val="none" w:sz="0" w:space="0" w:color="auto"/>
            <w:right w:val="none" w:sz="0" w:space="0" w:color="auto"/>
          </w:divBdr>
        </w:div>
        <w:div w:id="339236063">
          <w:marLeft w:val="480"/>
          <w:marRight w:val="0"/>
          <w:marTop w:val="0"/>
          <w:marBottom w:val="0"/>
          <w:divBdr>
            <w:top w:val="none" w:sz="0" w:space="0" w:color="auto"/>
            <w:left w:val="none" w:sz="0" w:space="0" w:color="auto"/>
            <w:bottom w:val="none" w:sz="0" w:space="0" w:color="auto"/>
            <w:right w:val="none" w:sz="0" w:space="0" w:color="auto"/>
          </w:divBdr>
        </w:div>
        <w:div w:id="359473057">
          <w:marLeft w:val="480"/>
          <w:marRight w:val="0"/>
          <w:marTop w:val="0"/>
          <w:marBottom w:val="0"/>
          <w:divBdr>
            <w:top w:val="none" w:sz="0" w:space="0" w:color="auto"/>
            <w:left w:val="none" w:sz="0" w:space="0" w:color="auto"/>
            <w:bottom w:val="none" w:sz="0" w:space="0" w:color="auto"/>
            <w:right w:val="none" w:sz="0" w:space="0" w:color="auto"/>
          </w:divBdr>
        </w:div>
        <w:div w:id="362246863">
          <w:marLeft w:val="480"/>
          <w:marRight w:val="0"/>
          <w:marTop w:val="0"/>
          <w:marBottom w:val="0"/>
          <w:divBdr>
            <w:top w:val="none" w:sz="0" w:space="0" w:color="auto"/>
            <w:left w:val="none" w:sz="0" w:space="0" w:color="auto"/>
            <w:bottom w:val="none" w:sz="0" w:space="0" w:color="auto"/>
            <w:right w:val="none" w:sz="0" w:space="0" w:color="auto"/>
          </w:divBdr>
        </w:div>
        <w:div w:id="553471828">
          <w:marLeft w:val="480"/>
          <w:marRight w:val="0"/>
          <w:marTop w:val="0"/>
          <w:marBottom w:val="0"/>
          <w:divBdr>
            <w:top w:val="none" w:sz="0" w:space="0" w:color="auto"/>
            <w:left w:val="none" w:sz="0" w:space="0" w:color="auto"/>
            <w:bottom w:val="none" w:sz="0" w:space="0" w:color="auto"/>
            <w:right w:val="none" w:sz="0" w:space="0" w:color="auto"/>
          </w:divBdr>
        </w:div>
        <w:div w:id="581378943">
          <w:marLeft w:val="480"/>
          <w:marRight w:val="0"/>
          <w:marTop w:val="0"/>
          <w:marBottom w:val="0"/>
          <w:divBdr>
            <w:top w:val="none" w:sz="0" w:space="0" w:color="auto"/>
            <w:left w:val="none" w:sz="0" w:space="0" w:color="auto"/>
            <w:bottom w:val="none" w:sz="0" w:space="0" w:color="auto"/>
            <w:right w:val="none" w:sz="0" w:space="0" w:color="auto"/>
          </w:divBdr>
        </w:div>
        <w:div w:id="620306855">
          <w:marLeft w:val="480"/>
          <w:marRight w:val="0"/>
          <w:marTop w:val="0"/>
          <w:marBottom w:val="0"/>
          <w:divBdr>
            <w:top w:val="none" w:sz="0" w:space="0" w:color="auto"/>
            <w:left w:val="none" w:sz="0" w:space="0" w:color="auto"/>
            <w:bottom w:val="none" w:sz="0" w:space="0" w:color="auto"/>
            <w:right w:val="none" w:sz="0" w:space="0" w:color="auto"/>
          </w:divBdr>
        </w:div>
        <w:div w:id="678890703">
          <w:marLeft w:val="480"/>
          <w:marRight w:val="0"/>
          <w:marTop w:val="0"/>
          <w:marBottom w:val="0"/>
          <w:divBdr>
            <w:top w:val="none" w:sz="0" w:space="0" w:color="auto"/>
            <w:left w:val="none" w:sz="0" w:space="0" w:color="auto"/>
            <w:bottom w:val="none" w:sz="0" w:space="0" w:color="auto"/>
            <w:right w:val="none" w:sz="0" w:space="0" w:color="auto"/>
          </w:divBdr>
        </w:div>
        <w:div w:id="722367532">
          <w:marLeft w:val="480"/>
          <w:marRight w:val="0"/>
          <w:marTop w:val="0"/>
          <w:marBottom w:val="0"/>
          <w:divBdr>
            <w:top w:val="none" w:sz="0" w:space="0" w:color="auto"/>
            <w:left w:val="none" w:sz="0" w:space="0" w:color="auto"/>
            <w:bottom w:val="none" w:sz="0" w:space="0" w:color="auto"/>
            <w:right w:val="none" w:sz="0" w:space="0" w:color="auto"/>
          </w:divBdr>
        </w:div>
        <w:div w:id="786435143">
          <w:marLeft w:val="480"/>
          <w:marRight w:val="0"/>
          <w:marTop w:val="0"/>
          <w:marBottom w:val="0"/>
          <w:divBdr>
            <w:top w:val="none" w:sz="0" w:space="0" w:color="auto"/>
            <w:left w:val="none" w:sz="0" w:space="0" w:color="auto"/>
            <w:bottom w:val="none" w:sz="0" w:space="0" w:color="auto"/>
            <w:right w:val="none" w:sz="0" w:space="0" w:color="auto"/>
          </w:divBdr>
        </w:div>
        <w:div w:id="809784484">
          <w:marLeft w:val="480"/>
          <w:marRight w:val="0"/>
          <w:marTop w:val="0"/>
          <w:marBottom w:val="0"/>
          <w:divBdr>
            <w:top w:val="none" w:sz="0" w:space="0" w:color="auto"/>
            <w:left w:val="none" w:sz="0" w:space="0" w:color="auto"/>
            <w:bottom w:val="none" w:sz="0" w:space="0" w:color="auto"/>
            <w:right w:val="none" w:sz="0" w:space="0" w:color="auto"/>
          </w:divBdr>
        </w:div>
        <w:div w:id="867064388">
          <w:marLeft w:val="480"/>
          <w:marRight w:val="0"/>
          <w:marTop w:val="0"/>
          <w:marBottom w:val="0"/>
          <w:divBdr>
            <w:top w:val="none" w:sz="0" w:space="0" w:color="auto"/>
            <w:left w:val="none" w:sz="0" w:space="0" w:color="auto"/>
            <w:bottom w:val="none" w:sz="0" w:space="0" w:color="auto"/>
            <w:right w:val="none" w:sz="0" w:space="0" w:color="auto"/>
          </w:divBdr>
        </w:div>
        <w:div w:id="932737698">
          <w:marLeft w:val="480"/>
          <w:marRight w:val="0"/>
          <w:marTop w:val="0"/>
          <w:marBottom w:val="0"/>
          <w:divBdr>
            <w:top w:val="none" w:sz="0" w:space="0" w:color="auto"/>
            <w:left w:val="none" w:sz="0" w:space="0" w:color="auto"/>
            <w:bottom w:val="none" w:sz="0" w:space="0" w:color="auto"/>
            <w:right w:val="none" w:sz="0" w:space="0" w:color="auto"/>
          </w:divBdr>
        </w:div>
        <w:div w:id="1009940736">
          <w:marLeft w:val="480"/>
          <w:marRight w:val="0"/>
          <w:marTop w:val="0"/>
          <w:marBottom w:val="0"/>
          <w:divBdr>
            <w:top w:val="none" w:sz="0" w:space="0" w:color="auto"/>
            <w:left w:val="none" w:sz="0" w:space="0" w:color="auto"/>
            <w:bottom w:val="none" w:sz="0" w:space="0" w:color="auto"/>
            <w:right w:val="none" w:sz="0" w:space="0" w:color="auto"/>
          </w:divBdr>
        </w:div>
        <w:div w:id="1019626555">
          <w:marLeft w:val="480"/>
          <w:marRight w:val="0"/>
          <w:marTop w:val="0"/>
          <w:marBottom w:val="0"/>
          <w:divBdr>
            <w:top w:val="none" w:sz="0" w:space="0" w:color="auto"/>
            <w:left w:val="none" w:sz="0" w:space="0" w:color="auto"/>
            <w:bottom w:val="none" w:sz="0" w:space="0" w:color="auto"/>
            <w:right w:val="none" w:sz="0" w:space="0" w:color="auto"/>
          </w:divBdr>
        </w:div>
        <w:div w:id="1057976868">
          <w:marLeft w:val="480"/>
          <w:marRight w:val="0"/>
          <w:marTop w:val="0"/>
          <w:marBottom w:val="0"/>
          <w:divBdr>
            <w:top w:val="none" w:sz="0" w:space="0" w:color="auto"/>
            <w:left w:val="none" w:sz="0" w:space="0" w:color="auto"/>
            <w:bottom w:val="none" w:sz="0" w:space="0" w:color="auto"/>
            <w:right w:val="none" w:sz="0" w:space="0" w:color="auto"/>
          </w:divBdr>
        </w:div>
        <w:div w:id="1073358576">
          <w:marLeft w:val="480"/>
          <w:marRight w:val="0"/>
          <w:marTop w:val="0"/>
          <w:marBottom w:val="0"/>
          <w:divBdr>
            <w:top w:val="none" w:sz="0" w:space="0" w:color="auto"/>
            <w:left w:val="none" w:sz="0" w:space="0" w:color="auto"/>
            <w:bottom w:val="none" w:sz="0" w:space="0" w:color="auto"/>
            <w:right w:val="none" w:sz="0" w:space="0" w:color="auto"/>
          </w:divBdr>
        </w:div>
        <w:div w:id="1112745617">
          <w:marLeft w:val="480"/>
          <w:marRight w:val="0"/>
          <w:marTop w:val="0"/>
          <w:marBottom w:val="0"/>
          <w:divBdr>
            <w:top w:val="none" w:sz="0" w:space="0" w:color="auto"/>
            <w:left w:val="none" w:sz="0" w:space="0" w:color="auto"/>
            <w:bottom w:val="none" w:sz="0" w:space="0" w:color="auto"/>
            <w:right w:val="none" w:sz="0" w:space="0" w:color="auto"/>
          </w:divBdr>
        </w:div>
        <w:div w:id="1119297288">
          <w:marLeft w:val="480"/>
          <w:marRight w:val="0"/>
          <w:marTop w:val="0"/>
          <w:marBottom w:val="0"/>
          <w:divBdr>
            <w:top w:val="none" w:sz="0" w:space="0" w:color="auto"/>
            <w:left w:val="none" w:sz="0" w:space="0" w:color="auto"/>
            <w:bottom w:val="none" w:sz="0" w:space="0" w:color="auto"/>
            <w:right w:val="none" w:sz="0" w:space="0" w:color="auto"/>
          </w:divBdr>
        </w:div>
        <w:div w:id="1138305670">
          <w:marLeft w:val="480"/>
          <w:marRight w:val="0"/>
          <w:marTop w:val="0"/>
          <w:marBottom w:val="0"/>
          <w:divBdr>
            <w:top w:val="none" w:sz="0" w:space="0" w:color="auto"/>
            <w:left w:val="none" w:sz="0" w:space="0" w:color="auto"/>
            <w:bottom w:val="none" w:sz="0" w:space="0" w:color="auto"/>
            <w:right w:val="none" w:sz="0" w:space="0" w:color="auto"/>
          </w:divBdr>
        </w:div>
        <w:div w:id="1165972243">
          <w:marLeft w:val="480"/>
          <w:marRight w:val="0"/>
          <w:marTop w:val="0"/>
          <w:marBottom w:val="0"/>
          <w:divBdr>
            <w:top w:val="none" w:sz="0" w:space="0" w:color="auto"/>
            <w:left w:val="none" w:sz="0" w:space="0" w:color="auto"/>
            <w:bottom w:val="none" w:sz="0" w:space="0" w:color="auto"/>
            <w:right w:val="none" w:sz="0" w:space="0" w:color="auto"/>
          </w:divBdr>
        </w:div>
        <w:div w:id="1167209610">
          <w:marLeft w:val="480"/>
          <w:marRight w:val="0"/>
          <w:marTop w:val="0"/>
          <w:marBottom w:val="0"/>
          <w:divBdr>
            <w:top w:val="none" w:sz="0" w:space="0" w:color="auto"/>
            <w:left w:val="none" w:sz="0" w:space="0" w:color="auto"/>
            <w:bottom w:val="none" w:sz="0" w:space="0" w:color="auto"/>
            <w:right w:val="none" w:sz="0" w:space="0" w:color="auto"/>
          </w:divBdr>
        </w:div>
        <w:div w:id="1231190554">
          <w:marLeft w:val="480"/>
          <w:marRight w:val="0"/>
          <w:marTop w:val="0"/>
          <w:marBottom w:val="0"/>
          <w:divBdr>
            <w:top w:val="none" w:sz="0" w:space="0" w:color="auto"/>
            <w:left w:val="none" w:sz="0" w:space="0" w:color="auto"/>
            <w:bottom w:val="none" w:sz="0" w:space="0" w:color="auto"/>
            <w:right w:val="none" w:sz="0" w:space="0" w:color="auto"/>
          </w:divBdr>
        </w:div>
        <w:div w:id="1321428253">
          <w:marLeft w:val="480"/>
          <w:marRight w:val="0"/>
          <w:marTop w:val="0"/>
          <w:marBottom w:val="0"/>
          <w:divBdr>
            <w:top w:val="none" w:sz="0" w:space="0" w:color="auto"/>
            <w:left w:val="none" w:sz="0" w:space="0" w:color="auto"/>
            <w:bottom w:val="none" w:sz="0" w:space="0" w:color="auto"/>
            <w:right w:val="none" w:sz="0" w:space="0" w:color="auto"/>
          </w:divBdr>
        </w:div>
        <w:div w:id="1347900619">
          <w:marLeft w:val="480"/>
          <w:marRight w:val="0"/>
          <w:marTop w:val="0"/>
          <w:marBottom w:val="0"/>
          <w:divBdr>
            <w:top w:val="none" w:sz="0" w:space="0" w:color="auto"/>
            <w:left w:val="none" w:sz="0" w:space="0" w:color="auto"/>
            <w:bottom w:val="none" w:sz="0" w:space="0" w:color="auto"/>
            <w:right w:val="none" w:sz="0" w:space="0" w:color="auto"/>
          </w:divBdr>
        </w:div>
        <w:div w:id="1412239909">
          <w:marLeft w:val="480"/>
          <w:marRight w:val="0"/>
          <w:marTop w:val="0"/>
          <w:marBottom w:val="0"/>
          <w:divBdr>
            <w:top w:val="none" w:sz="0" w:space="0" w:color="auto"/>
            <w:left w:val="none" w:sz="0" w:space="0" w:color="auto"/>
            <w:bottom w:val="none" w:sz="0" w:space="0" w:color="auto"/>
            <w:right w:val="none" w:sz="0" w:space="0" w:color="auto"/>
          </w:divBdr>
        </w:div>
        <w:div w:id="1434403090">
          <w:marLeft w:val="480"/>
          <w:marRight w:val="0"/>
          <w:marTop w:val="0"/>
          <w:marBottom w:val="0"/>
          <w:divBdr>
            <w:top w:val="none" w:sz="0" w:space="0" w:color="auto"/>
            <w:left w:val="none" w:sz="0" w:space="0" w:color="auto"/>
            <w:bottom w:val="none" w:sz="0" w:space="0" w:color="auto"/>
            <w:right w:val="none" w:sz="0" w:space="0" w:color="auto"/>
          </w:divBdr>
        </w:div>
        <w:div w:id="1448698025">
          <w:marLeft w:val="480"/>
          <w:marRight w:val="0"/>
          <w:marTop w:val="0"/>
          <w:marBottom w:val="0"/>
          <w:divBdr>
            <w:top w:val="none" w:sz="0" w:space="0" w:color="auto"/>
            <w:left w:val="none" w:sz="0" w:space="0" w:color="auto"/>
            <w:bottom w:val="none" w:sz="0" w:space="0" w:color="auto"/>
            <w:right w:val="none" w:sz="0" w:space="0" w:color="auto"/>
          </w:divBdr>
        </w:div>
        <w:div w:id="1562398465">
          <w:marLeft w:val="480"/>
          <w:marRight w:val="0"/>
          <w:marTop w:val="0"/>
          <w:marBottom w:val="0"/>
          <w:divBdr>
            <w:top w:val="none" w:sz="0" w:space="0" w:color="auto"/>
            <w:left w:val="none" w:sz="0" w:space="0" w:color="auto"/>
            <w:bottom w:val="none" w:sz="0" w:space="0" w:color="auto"/>
            <w:right w:val="none" w:sz="0" w:space="0" w:color="auto"/>
          </w:divBdr>
        </w:div>
        <w:div w:id="1714229223">
          <w:marLeft w:val="480"/>
          <w:marRight w:val="0"/>
          <w:marTop w:val="0"/>
          <w:marBottom w:val="0"/>
          <w:divBdr>
            <w:top w:val="none" w:sz="0" w:space="0" w:color="auto"/>
            <w:left w:val="none" w:sz="0" w:space="0" w:color="auto"/>
            <w:bottom w:val="none" w:sz="0" w:space="0" w:color="auto"/>
            <w:right w:val="none" w:sz="0" w:space="0" w:color="auto"/>
          </w:divBdr>
        </w:div>
        <w:div w:id="1717319358">
          <w:marLeft w:val="480"/>
          <w:marRight w:val="0"/>
          <w:marTop w:val="0"/>
          <w:marBottom w:val="0"/>
          <w:divBdr>
            <w:top w:val="none" w:sz="0" w:space="0" w:color="auto"/>
            <w:left w:val="none" w:sz="0" w:space="0" w:color="auto"/>
            <w:bottom w:val="none" w:sz="0" w:space="0" w:color="auto"/>
            <w:right w:val="none" w:sz="0" w:space="0" w:color="auto"/>
          </w:divBdr>
        </w:div>
        <w:div w:id="1729180632">
          <w:marLeft w:val="480"/>
          <w:marRight w:val="0"/>
          <w:marTop w:val="0"/>
          <w:marBottom w:val="0"/>
          <w:divBdr>
            <w:top w:val="none" w:sz="0" w:space="0" w:color="auto"/>
            <w:left w:val="none" w:sz="0" w:space="0" w:color="auto"/>
            <w:bottom w:val="none" w:sz="0" w:space="0" w:color="auto"/>
            <w:right w:val="none" w:sz="0" w:space="0" w:color="auto"/>
          </w:divBdr>
        </w:div>
        <w:div w:id="1729498837">
          <w:marLeft w:val="480"/>
          <w:marRight w:val="0"/>
          <w:marTop w:val="0"/>
          <w:marBottom w:val="0"/>
          <w:divBdr>
            <w:top w:val="none" w:sz="0" w:space="0" w:color="auto"/>
            <w:left w:val="none" w:sz="0" w:space="0" w:color="auto"/>
            <w:bottom w:val="none" w:sz="0" w:space="0" w:color="auto"/>
            <w:right w:val="none" w:sz="0" w:space="0" w:color="auto"/>
          </w:divBdr>
        </w:div>
        <w:div w:id="1758212792">
          <w:marLeft w:val="480"/>
          <w:marRight w:val="0"/>
          <w:marTop w:val="0"/>
          <w:marBottom w:val="0"/>
          <w:divBdr>
            <w:top w:val="none" w:sz="0" w:space="0" w:color="auto"/>
            <w:left w:val="none" w:sz="0" w:space="0" w:color="auto"/>
            <w:bottom w:val="none" w:sz="0" w:space="0" w:color="auto"/>
            <w:right w:val="none" w:sz="0" w:space="0" w:color="auto"/>
          </w:divBdr>
        </w:div>
        <w:div w:id="1766489027">
          <w:marLeft w:val="480"/>
          <w:marRight w:val="0"/>
          <w:marTop w:val="0"/>
          <w:marBottom w:val="0"/>
          <w:divBdr>
            <w:top w:val="none" w:sz="0" w:space="0" w:color="auto"/>
            <w:left w:val="none" w:sz="0" w:space="0" w:color="auto"/>
            <w:bottom w:val="none" w:sz="0" w:space="0" w:color="auto"/>
            <w:right w:val="none" w:sz="0" w:space="0" w:color="auto"/>
          </w:divBdr>
        </w:div>
        <w:div w:id="1858155239">
          <w:marLeft w:val="480"/>
          <w:marRight w:val="0"/>
          <w:marTop w:val="0"/>
          <w:marBottom w:val="0"/>
          <w:divBdr>
            <w:top w:val="none" w:sz="0" w:space="0" w:color="auto"/>
            <w:left w:val="none" w:sz="0" w:space="0" w:color="auto"/>
            <w:bottom w:val="none" w:sz="0" w:space="0" w:color="auto"/>
            <w:right w:val="none" w:sz="0" w:space="0" w:color="auto"/>
          </w:divBdr>
        </w:div>
        <w:div w:id="1895192854">
          <w:marLeft w:val="480"/>
          <w:marRight w:val="0"/>
          <w:marTop w:val="0"/>
          <w:marBottom w:val="0"/>
          <w:divBdr>
            <w:top w:val="none" w:sz="0" w:space="0" w:color="auto"/>
            <w:left w:val="none" w:sz="0" w:space="0" w:color="auto"/>
            <w:bottom w:val="none" w:sz="0" w:space="0" w:color="auto"/>
            <w:right w:val="none" w:sz="0" w:space="0" w:color="auto"/>
          </w:divBdr>
        </w:div>
        <w:div w:id="1897279358">
          <w:marLeft w:val="480"/>
          <w:marRight w:val="0"/>
          <w:marTop w:val="0"/>
          <w:marBottom w:val="0"/>
          <w:divBdr>
            <w:top w:val="none" w:sz="0" w:space="0" w:color="auto"/>
            <w:left w:val="none" w:sz="0" w:space="0" w:color="auto"/>
            <w:bottom w:val="none" w:sz="0" w:space="0" w:color="auto"/>
            <w:right w:val="none" w:sz="0" w:space="0" w:color="auto"/>
          </w:divBdr>
        </w:div>
        <w:div w:id="1939369357">
          <w:marLeft w:val="480"/>
          <w:marRight w:val="0"/>
          <w:marTop w:val="0"/>
          <w:marBottom w:val="0"/>
          <w:divBdr>
            <w:top w:val="none" w:sz="0" w:space="0" w:color="auto"/>
            <w:left w:val="none" w:sz="0" w:space="0" w:color="auto"/>
            <w:bottom w:val="none" w:sz="0" w:space="0" w:color="auto"/>
            <w:right w:val="none" w:sz="0" w:space="0" w:color="auto"/>
          </w:divBdr>
        </w:div>
        <w:div w:id="1948850256">
          <w:marLeft w:val="480"/>
          <w:marRight w:val="0"/>
          <w:marTop w:val="0"/>
          <w:marBottom w:val="0"/>
          <w:divBdr>
            <w:top w:val="none" w:sz="0" w:space="0" w:color="auto"/>
            <w:left w:val="none" w:sz="0" w:space="0" w:color="auto"/>
            <w:bottom w:val="none" w:sz="0" w:space="0" w:color="auto"/>
            <w:right w:val="none" w:sz="0" w:space="0" w:color="auto"/>
          </w:divBdr>
        </w:div>
        <w:div w:id="1985428045">
          <w:marLeft w:val="480"/>
          <w:marRight w:val="0"/>
          <w:marTop w:val="0"/>
          <w:marBottom w:val="0"/>
          <w:divBdr>
            <w:top w:val="none" w:sz="0" w:space="0" w:color="auto"/>
            <w:left w:val="none" w:sz="0" w:space="0" w:color="auto"/>
            <w:bottom w:val="none" w:sz="0" w:space="0" w:color="auto"/>
            <w:right w:val="none" w:sz="0" w:space="0" w:color="auto"/>
          </w:divBdr>
        </w:div>
        <w:div w:id="1995332514">
          <w:marLeft w:val="480"/>
          <w:marRight w:val="0"/>
          <w:marTop w:val="0"/>
          <w:marBottom w:val="0"/>
          <w:divBdr>
            <w:top w:val="none" w:sz="0" w:space="0" w:color="auto"/>
            <w:left w:val="none" w:sz="0" w:space="0" w:color="auto"/>
            <w:bottom w:val="none" w:sz="0" w:space="0" w:color="auto"/>
            <w:right w:val="none" w:sz="0" w:space="0" w:color="auto"/>
          </w:divBdr>
        </w:div>
        <w:div w:id="2085105653">
          <w:marLeft w:val="480"/>
          <w:marRight w:val="0"/>
          <w:marTop w:val="0"/>
          <w:marBottom w:val="0"/>
          <w:divBdr>
            <w:top w:val="none" w:sz="0" w:space="0" w:color="auto"/>
            <w:left w:val="none" w:sz="0" w:space="0" w:color="auto"/>
            <w:bottom w:val="none" w:sz="0" w:space="0" w:color="auto"/>
            <w:right w:val="none" w:sz="0" w:space="0" w:color="auto"/>
          </w:divBdr>
        </w:div>
        <w:div w:id="2109305956">
          <w:marLeft w:val="480"/>
          <w:marRight w:val="0"/>
          <w:marTop w:val="0"/>
          <w:marBottom w:val="0"/>
          <w:divBdr>
            <w:top w:val="none" w:sz="0" w:space="0" w:color="auto"/>
            <w:left w:val="none" w:sz="0" w:space="0" w:color="auto"/>
            <w:bottom w:val="none" w:sz="0" w:space="0" w:color="auto"/>
            <w:right w:val="none" w:sz="0" w:space="0" w:color="auto"/>
          </w:divBdr>
        </w:div>
        <w:div w:id="2114279238">
          <w:marLeft w:val="480"/>
          <w:marRight w:val="0"/>
          <w:marTop w:val="0"/>
          <w:marBottom w:val="0"/>
          <w:divBdr>
            <w:top w:val="none" w:sz="0" w:space="0" w:color="auto"/>
            <w:left w:val="none" w:sz="0" w:space="0" w:color="auto"/>
            <w:bottom w:val="none" w:sz="0" w:space="0" w:color="auto"/>
            <w:right w:val="none" w:sz="0" w:space="0" w:color="auto"/>
          </w:divBdr>
        </w:div>
      </w:divsChild>
    </w:div>
    <w:div w:id="1713994727">
      <w:marLeft w:val="480"/>
      <w:marRight w:val="0"/>
      <w:marTop w:val="0"/>
      <w:marBottom w:val="0"/>
      <w:divBdr>
        <w:top w:val="none" w:sz="0" w:space="0" w:color="auto"/>
        <w:left w:val="none" w:sz="0" w:space="0" w:color="auto"/>
        <w:bottom w:val="none" w:sz="0" w:space="0" w:color="auto"/>
        <w:right w:val="none" w:sz="0" w:space="0" w:color="auto"/>
      </w:divBdr>
    </w:div>
    <w:div w:id="1715423147">
      <w:bodyDiv w:val="1"/>
      <w:marLeft w:val="0"/>
      <w:marRight w:val="0"/>
      <w:marTop w:val="0"/>
      <w:marBottom w:val="0"/>
      <w:divBdr>
        <w:top w:val="none" w:sz="0" w:space="0" w:color="auto"/>
        <w:left w:val="none" w:sz="0" w:space="0" w:color="auto"/>
        <w:bottom w:val="none" w:sz="0" w:space="0" w:color="auto"/>
        <w:right w:val="none" w:sz="0" w:space="0" w:color="auto"/>
      </w:divBdr>
    </w:div>
    <w:div w:id="1718166779">
      <w:bodyDiv w:val="1"/>
      <w:marLeft w:val="0"/>
      <w:marRight w:val="0"/>
      <w:marTop w:val="0"/>
      <w:marBottom w:val="0"/>
      <w:divBdr>
        <w:top w:val="none" w:sz="0" w:space="0" w:color="auto"/>
        <w:left w:val="none" w:sz="0" w:space="0" w:color="auto"/>
        <w:bottom w:val="none" w:sz="0" w:space="0" w:color="auto"/>
        <w:right w:val="none" w:sz="0" w:space="0" w:color="auto"/>
      </w:divBdr>
    </w:div>
    <w:div w:id="1718627192">
      <w:bodyDiv w:val="1"/>
      <w:marLeft w:val="0"/>
      <w:marRight w:val="0"/>
      <w:marTop w:val="0"/>
      <w:marBottom w:val="0"/>
      <w:divBdr>
        <w:top w:val="none" w:sz="0" w:space="0" w:color="auto"/>
        <w:left w:val="none" w:sz="0" w:space="0" w:color="auto"/>
        <w:bottom w:val="none" w:sz="0" w:space="0" w:color="auto"/>
        <w:right w:val="none" w:sz="0" w:space="0" w:color="auto"/>
      </w:divBdr>
      <w:divsChild>
        <w:div w:id="2139058463">
          <w:marLeft w:val="640"/>
          <w:marRight w:val="0"/>
          <w:marTop w:val="0"/>
          <w:marBottom w:val="0"/>
          <w:divBdr>
            <w:top w:val="none" w:sz="0" w:space="0" w:color="auto"/>
            <w:left w:val="none" w:sz="0" w:space="0" w:color="auto"/>
            <w:bottom w:val="none" w:sz="0" w:space="0" w:color="auto"/>
            <w:right w:val="none" w:sz="0" w:space="0" w:color="auto"/>
          </w:divBdr>
        </w:div>
        <w:div w:id="1793786421">
          <w:marLeft w:val="640"/>
          <w:marRight w:val="0"/>
          <w:marTop w:val="0"/>
          <w:marBottom w:val="0"/>
          <w:divBdr>
            <w:top w:val="none" w:sz="0" w:space="0" w:color="auto"/>
            <w:left w:val="none" w:sz="0" w:space="0" w:color="auto"/>
            <w:bottom w:val="none" w:sz="0" w:space="0" w:color="auto"/>
            <w:right w:val="none" w:sz="0" w:space="0" w:color="auto"/>
          </w:divBdr>
        </w:div>
        <w:div w:id="366759968">
          <w:marLeft w:val="640"/>
          <w:marRight w:val="0"/>
          <w:marTop w:val="0"/>
          <w:marBottom w:val="0"/>
          <w:divBdr>
            <w:top w:val="none" w:sz="0" w:space="0" w:color="auto"/>
            <w:left w:val="none" w:sz="0" w:space="0" w:color="auto"/>
            <w:bottom w:val="none" w:sz="0" w:space="0" w:color="auto"/>
            <w:right w:val="none" w:sz="0" w:space="0" w:color="auto"/>
          </w:divBdr>
        </w:div>
        <w:div w:id="2028096909">
          <w:marLeft w:val="640"/>
          <w:marRight w:val="0"/>
          <w:marTop w:val="0"/>
          <w:marBottom w:val="0"/>
          <w:divBdr>
            <w:top w:val="none" w:sz="0" w:space="0" w:color="auto"/>
            <w:left w:val="none" w:sz="0" w:space="0" w:color="auto"/>
            <w:bottom w:val="none" w:sz="0" w:space="0" w:color="auto"/>
            <w:right w:val="none" w:sz="0" w:space="0" w:color="auto"/>
          </w:divBdr>
        </w:div>
        <w:div w:id="1000154785">
          <w:marLeft w:val="640"/>
          <w:marRight w:val="0"/>
          <w:marTop w:val="0"/>
          <w:marBottom w:val="0"/>
          <w:divBdr>
            <w:top w:val="none" w:sz="0" w:space="0" w:color="auto"/>
            <w:left w:val="none" w:sz="0" w:space="0" w:color="auto"/>
            <w:bottom w:val="none" w:sz="0" w:space="0" w:color="auto"/>
            <w:right w:val="none" w:sz="0" w:space="0" w:color="auto"/>
          </w:divBdr>
        </w:div>
        <w:div w:id="1099256318">
          <w:marLeft w:val="640"/>
          <w:marRight w:val="0"/>
          <w:marTop w:val="0"/>
          <w:marBottom w:val="0"/>
          <w:divBdr>
            <w:top w:val="none" w:sz="0" w:space="0" w:color="auto"/>
            <w:left w:val="none" w:sz="0" w:space="0" w:color="auto"/>
            <w:bottom w:val="none" w:sz="0" w:space="0" w:color="auto"/>
            <w:right w:val="none" w:sz="0" w:space="0" w:color="auto"/>
          </w:divBdr>
        </w:div>
        <w:div w:id="1352335422">
          <w:marLeft w:val="640"/>
          <w:marRight w:val="0"/>
          <w:marTop w:val="0"/>
          <w:marBottom w:val="0"/>
          <w:divBdr>
            <w:top w:val="none" w:sz="0" w:space="0" w:color="auto"/>
            <w:left w:val="none" w:sz="0" w:space="0" w:color="auto"/>
            <w:bottom w:val="none" w:sz="0" w:space="0" w:color="auto"/>
            <w:right w:val="none" w:sz="0" w:space="0" w:color="auto"/>
          </w:divBdr>
        </w:div>
        <w:div w:id="2038462937">
          <w:marLeft w:val="640"/>
          <w:marRight w:val="0"/>
          <w:marTop w:val="0"/>
          <w:marBottom w:val="0"/>
          <w:divBdr>
            <w:top w:val="none" w:sz="0" w:space="0" w:color="auto"/>
            <w:left w:val="none" w:sz="0" w:space="0" w:color="auto"/>
            <w:bottom w:val="none" w:sz="0" w:space="0" w:color="auto"/>
            <w:right w:val="none" w:sz="0" w:space="0" w:color="auto"/>
          </w:divBdr>
        </w:div>
        <w:div w:id="478348929">
          <w:marLeft w:val="640"/>
          <w:marRight w:val="0"/>
          <w:marTop w:val="0"/>
          <w:marBottom w:val="0"/>
          <w:divBdr>
            <w:top w:val="none" w:sz="0" w:space="0" w:color="auto"/>
            <w:left w:val="none" w:sz="0" w:space="0" w:color="auto"/>
            <w:bottom w:val="none" w:sz="0" w:space="0" w:color="auto"/>
            <w:right w:val="none" w:sz="0" w:space="0" w:color="auto"/>
          </w:divBdr>
        </w:div>
        <w:div w:id="427163938">
          <w:marLeft w:val="640"/>
          <w:marRight w:val="0"/>
          <w:marTop w:val="0"/>
          <w:marBottom w:val="0"/>
          <w:divBdr>
            <w:top w:val="none" w:sz="0" w:space="0" w:color="auto"/>
            <w:left w:val="none" w:sz="0" w:space="0" w:color="auto"/>
            <w:bottom w:val="none" w:sz="0" w:space="0" w:color="auto"/>
            <w:right w:val="none" w:sz="0" w:space="0" w:color="auto"/>
          </w:divBdr>
        </w:div>
        <w:div w:id="1314599340">
          <w:marLeft w:val="640"/>
          <w:marRight w:val="0"/>
          <w:marTop w:val="0"/>
          <w:marBottom w:val="0"/>
          <w:divBdr>
            <w:top w:val="none" w:sz="0" w:space="0" w:color="auto"/>
            <w:left w:val="none" w:sz="0" w:space="0" w:color="auto"/>
            <w:bottom w:val="none" w:sz="0" w:space="0" w:color="auto"/>
            <w:right w:val="none" w:sz="0" w:space="0" w:color="auto"/>
          </w:divBdr>
        </w:div>
        <w:div w:id="1159494950">
          <w:marLeft w:val="640"/>
          <w:marRight w:val="0"/>
          <w:marTop w:val="0"/>
          <w:marBottom w:val="0"/>
          <w:divBdr>
            <w:top w:val="none" w:sz="0" w:space="0" w:color="auto"/>
            <w:left w:val="none" w:sz="0" w:space="0" w:color="auto"/>
            <w:bottom w:val="none" w:sz="0" w:space="0" w:color="auto"/>
            <w:right w:val="none" w:sz="0" w:space="0" w:color="auto"/>
          </w:divBdr>
        </w:div>
        <w:div w:id="173031853">
          <w:marLeft w:val="640"/>
          <w:marRight w:val="0"/>
          <w:marTop w:val="0"/>
          <w:marBottom w:val="0"/>
          <w:divBdr>
            <w:top w:val="none" w:sz="0" w:space="0" w:color="auto"/>
            <w:left w:val="none" w:sz="0" w:space="0" w:color="auto"/>
            <w:bottom w:val="none" w:sz="0" w:space="0" w:color="auto"/>
            <w:right w:val="none" w:sz="0" w:space="0" w:color="auto"/>
          </w:divBdr>
        </w:div>
        <w:div w:id="1052508486">
          <w:marLeft w:val="640"/>
          <w:marRight w:val="0"/>
          <w:marTop w:val="0"/>
          <w:marBottom w:val="0"/>
          <w:divBdr>
            <w:top w:val="none" w:sz="0" w:space="0" w:color="auto"/>
            <w:left w:val="none" w:sz="0" w:space="0" w:color="auto"/>
            <w:bottom w:val="none" w:sz="0" w:space="0" w:color="auto"/>
            <w:right w:val="none" w:sz="0" w:space="0" w:color="auto"/>
          </w:divBdr>
        </w:div>
        <w:div w:id="1105879870">
          <w:marLeft w:val="640"/>
          <w:marRight w:val="0"/>
          <w:marTop w:val="0"/>
          <w:marBottom w:val="0"/>
          <w:divBdr>
            <w:top w:val="none" w:sz="0" w:space="0" w:color="auto"/>
            <w:left w:val="none" w:sz="0" w:space="0" w:color="auto"/>
            <w:bottom w:val="none" w:sz="0" w:space="0" w:color="auto"/>
            <w:right w:val="none" w:sz="0" w:space="0" w:color="auto"/>
          </w:divBdr>
        </w:div>
        <w:div w:id="116879861">
          <w:marLeft w:val="640"/>
          <w:marRight w:val="0"/>
          <w:marTop w:val="0"/>
          <w:marBottom w:val="0"/>
          <w:divBdr>
            <w:top w:val="none" w:sz="0" w:space="0" w:color="auto"/>
            <w:left w:val="none" w:sz="0" w:space="0" w:color="auto"/>
            <w:bottom w:val="none" w:sz="0" w:space="0" w:color="auto"/>
            <w:right w:val="none" w:sz="0" w:space="0" w:color="auto"/>
          </w:divBdr>
        </w:div>
        <w:div w:id="873617637">
          <w:marLeft w:val="640"/>
          <w:marRight w:val="0"/>
          <w:marTop w:val="0"/>
          <w:marBottom w:val="0"/>
          <w:divBdr>
            <w:top w:val="none" w:sz="0" w:space="0" w:color="auto"/>
            <w:left w:val="none" w:sz="0" w:space="0" w:color="auto"/>
            <w:bottom w:val="none" w:sz="0" w:space="0" w:color="auto"/>
            <w:right w:val="none" w:sz="0" w:space="0" w:color="auto"/>
          </w:divBdr>
        </w:div>
        <w:div w:id="591544882">
          <w:marLeft w:val="640"/>
          <w:marRight w:val="0"/>
          <w:marTop w:val="0"/>
          <w:marBottom w:val="0"/>
          <w:divBdr>
            <w:top w:val="none" w:sz="0" w:space="0" w:color="auto"/>
            <w:left w:val="none" w:sz="0" w:space="0" w:color="auto"/>
            <w:bottom w:val="none" w:sz="0" w:space="0" w:color="auto"/>
            <w:right w:val="none" w:sz="0" w:space="0" w:color="auto"/>
          </w:divBdr>
        </w:div>
        <w:div w:id="1861624372">
          <w:marLeft w:val="640"/>
          <w:marRight w:val="0"/>
          <w:marTop w:val="0"/>
          <w:marBottom w:val="0"/>
          <w:divBdr>
            <w:top w:val="none" w:sz="0" w:space="0" w:color="auto"/>
            <w:left w:val="none" w:sz="0" w:space="0" w:color="auto"/>
            <w:bottom w:val="none" w:sz="0" w:space="0" w:color="auto"/>
            <w:right w:val="none" w:sz="0" w:space="0" w:color="auto"/>
          </w:divBdr>
        </w:div>
        <w:div w:id="955982892">
          <w:marLeft w:val="640"/>
          <w:marRight w:val="0"/>
          <w:marTop w:val="0"/>
          <w:marBottom w:val="0"/>
          <w:divBdr>
            <w:top w:val="none" w:sz="0" w:space="0" w:color="auto"/>
            <w:left w:val="none" w:sz="0" w:space="0" w:color="auto"/>
            <w:bottom w:val="none" w:sz="0" w:space="0" w:color="auto"/>
            <w:right w:val="none" w:sz="0" w:space="0" w:color="auto"/>
          </w:divBdr>
        </w:div>
        <w:div w:id="2066172997">
          <w:marLeft w:val="640"/>
          <w:marRight w:val="0"/>
          <w:marTop w:val="0"/>
          <w:marBottom w:val="0"/>
          <w:divBdr>
            <w:top w:val="none" w:sz="0" w:space="0" w:color="auto"/>
            <w:left w:val="none" w:sz="0" w:space="0" w:color="auto"/>
            <w:bottom w:val="none" w:sz="0" w:space="0" w:color="auto"/>
            <w:right w:val="none" w:sz="0" w:space="0" w:color="auto"/>
          </w:divBdr>
        </w:div>
        <w:div w:id="899098933">
          <w:marLeft w:val="640"/>
          <w:marRight w:val="0"/>
          <w:marTop w:val="0"/>
          <w:marBottom w:val="0"/>
          <w:divBdr>
            <w:top w:val="none" w:sz="0" w:space="0" w:color="auto"/>
            <w:left w:val="none" w:sz="0" w:space="0" w:color="auto"/>
            <w:bottom w:val="none" w:sz="0" w:space="0" w:color="auto"/>
            <w:right w:val="none" w:sz="0" w:space="0" w:color="auto"/>
          </w:divBdr>
        </w:div>
        <w:div w:id="1518930703">
          <w:marLeft w:val="640"/>
          <w:marRight w:val="0"/>
          <w:marTop w:val="0"/>
          <w:marBottom w:val="0"/>
          <w:divBdr>
            <w:top w:val="none" w:sz="0" w:space="0" w:color="auto"/>
            <w:left w:val="none" w:sz="0" w:space="0" w:color="auto"/>
            <w:bottom w:val="none" w:sz="0" w:space="0" w:color="auto"/>
            <w:right w:val="none" w:sz="0" w:space="0" w:color="auto"/>
          </w:divBdr>
        </w:div>
        <w:div w:id="113063318">
          <w:marLeft w:val="640"/>
          <w:marRight w:val="0"/>
          <w:marTop w:val="0"/>
          <w:marBottom w:val="0"/>
          <w:divBdr>
            <w:top w:val="none" w:sz="0" w:space="0" w:color="auto"/>
            <w:left w:val="none" w:sz="0" w:space="0" w:color="auto"/>
            <w:bottom w:val="none" w:sz="0" w:space="0" w:color="auto"/>
            <w:right w:val="none" w:sz="0" w:space="0" w:color="auto"/>
          </w:divBdr>
        </w:div>
        <w:div w:id="1160269423">
          <w:marLeft w:val="640"/>
          <w:marRight w:val="0"/>
          <w:marTop w:val="0"/>
          <w:marBottom w:val="0"/>
          <w:divBdr>
            <w:top w:val="none" w:sz="0" w:space="0" w:color="auto"/>
            <w:left w:val="none" w:sz="0" w:space="0" w:color="auto"/>
            <w:bottom w:val="none" w:sz="0" w:space="0" w:color="auto"/>
            <w:right w:val="none" w:sz="0" w:space="0" w:color="auto"/>
          </w:divBdr>
        </w:div>
        <w:div w:id="745809423">
          <w:marLeft w:val="640"/>
          <w:marRight w:val="0"/>
          <w:marTop w:val="0"/>
          <w:marBottom w:val="0"/>
          <w:divBdr>
            <w:top w:val="none" w:sz="0" w:space="0" w:color="auto"/>
            <w:left w:val="none" w:sz="0" w:space="0" w:color="auto"/>
            <w:bottom w:val="none" w:sz="0" w:space="0" w:color="auto"/>
            <w:right w:val="none" w:sz="0" w:space="0" w:color="auto"/>
          </w:divBdr>
        </w:div>
        <w:div w:id="1900287571">
          <w:marLeft w:val="640"/>
          <w:marRight w:val="0"/>
          <w:marTop w:val="0"/>
          <w:marBottom w:val="0"/>
          <w:divBdr>
            <w:top w:val="none" w:sz="0" w:space="0" w:color="auto"/>
            <w:left w:val="none" w:sz="0" w:space="0" w:color="auto"/>
            <w:bottom w:val="none" w:sz="0" w:space="0" w:color="auto"/>
            <w:right w:val="none" w:sz="0" w:space="0" w:color="auto"/>
          </w:divBdr>
        </w:div>
        <w:div w:id="820536666">
          <w:marLeft w:val="640"/>
          <w:marRight w:val="0"/>
          <w:marTop w:val="0"/>
          <w:marBottom w:val="0"/>
          <w:divBdr>
            <w:top w:val="none" w:sz="0" w:space="0" w:color="auto"/>
            <w:left w:val="none" w:sz="0" w:space="0" w:color="auto"/>
            <w:bottom w:val="none" w:sz="0" w:space="0" w:color="auto"/>
            <w:right w:val="none" w:sz="0" w:space="0" w:color="auto"/>
          </w:divBdr>
        </w:div>
        <w:div w:id="1181161964">
          <w:marLeft w:val="640"/>
          <w:marRight w:val="0"/>
          <w:marTop w:val="0"/>
          <w:marBottom w:val="0"/>
          <w:divBdr>
            <w:top w:val="none" w:sz="0" w:space="0" w:color="auto"/>
            <w:left w:val="none" w:sz="0" w:space="0" w:color="auto"/>
            <w:bottom w:val="none" w:sz="0" w:space="0" w:color="auto"/>
            <w:right w:val="none" w:sz="0" w:space="0" w:color="auto"/>
          </w:divBdr>
        </w:div>
        <w:div w:id="1348365236">
          <w:marLeft w:val="640"/>
          <w:marRight w:val="0"/>
          <w:marTop w:val="0"/>
          <w:marBottom w:val="0"/>
          <w:divBdr>
            <w:top w:val="none" w:sz="0" w:space="0" w:color="auto"/>
            <w:left w:val="none" w:sz="0" w:space="0" w:color="auto"/>
            <w:bottom w:val="none" w:sz="0" w:space="0" w:color="auto"/>
            <w:right w:val="none" w:sz="0" w:space="0" w:color="auto"/>
          </w:divBdr>
        </w:div>
        <w:div w:id="790055177">
          <w:marLeft w:val="640"/>
          <w:marRight w:val="0"/>
          <w:marTop w:val="0"/>
          <w:marBottom w:val="0"/>
          <w:divBdr>
            <w:top w:val="none" w:sz="0" w:space="0" w:color="auto"/>
            <w:left w:val="none" w:sz="0" w:space="0" w:color="auto"/>
            <w:bottom w:val="none" w:sz="0" w:space="0" w:color="auto"/>
            <w:right w:val="none" w:sz="0" w:space="0" w:color="auto"/>
          </w:divBdr>
        </w:div>
        <w:div w:id="1900436593">
          <w:marLeft w:val="640"/>
          <w:marRight w:val="0"/>
          <w:marTop w:val="0"/>
          <w:marBottom w:val="0"/>
          <w:divBdr>
            <w:top w:val="none" w:sz="0" w:space="0" w:color="auto"/>
            <w:left w:val="none" w:sz="0" w:space="0" w:color="auto"/>
            <w:bottom w:val="none" w:sz="0" w:space="0" w:color="auto"/>
            <w:right w:val="none" w:sz="0" w:space="0" w:color="auto"/>
          </w:divBdr>
        </w:div>
        <w:div w:id="1050963090">
          <w:marLeft w:val="640"/>
          <w:marRight w:val="0"/>
          <w:marTop w:val="0"/>
          <w:marBottom w:val="0"/>
          <w:divBdr>
            <w:top w:val="none" w:sz="0" w:space="0" w:color="auto"/>
            <w:left w:val="none" w:sz="0" w:space="0" w:color="auto"/>
            <w:bottom w:val="none" w:sz="0" w:space="0" w:color="auto"/>
            <w:right w:val="none" w:sz="0" w:space="0" w:color="auto"/>
          </w:divBdr>
        </w:div>
        <w:div w:id="420838058">
          <w:marLeft w:val="640"/>
          <w:marRight w:val="0"/>
          <w:marTop w:val="0"/>
          <w:marBottom w:val="0"/>
          <w:divBdr>
            <w:top w:val="none" w:sz="0" w:space="0" w:color="auto"/>
            <w:left w:val="none" w:sz="0" w:space="0" w:color="auto"/>
            <w:bottom w:val="none" w:sz="0" w:space="0" w:color="auto"/>
            <w:right w:val="none" w:sz="0" w:space="0" w:color="auto"/>
          </w:divBdr>
        </w:div>
        <w:div w:id="1913614409">
          <w:marLeft w:val="640"/>
          <w:marRight w:val="0"/>
          <w:marTop w:val="0"/>
          <w:marBottom w:val="0"/>
          <w:divBdr>
            <w:top w:val="none" w:sz="0" w:space="0" w:color="auto"/>
            <w:left w:val="none" w:sz="0" w:space="0" w:color="auto"/>
            <w:bottom w:val="none" w:sz="0" w:space="0" w:color="auto"/>
            <w:right w:val="none" w:sz="0" w:space="0" w:color="auto"/>
          </w:divBdr>
        </w:div>
        <w:div w:id="1556354772">
          <w:marLeft w:val="640"/>
          <w:marRight w:val="0"/>
          <w:marTop w:val="0"/>
          <w:marBottom w:val="0"/>
          <w:divBdr>
            <w:top w:val="none" w:sz="0" w:space="0" w:color="auto"/>
            <w:left w:val="none" w:sz="0" w:space="0" w:color="auto"/>
            <w:bottom w:val="none" w:sz="0" w:space="0" w:color="auto"/>
            <w:right w:val="none" w:sz="0" w:space="0" w:color="auto"/>
          </w:divBdr>
        </w:div>
        <w:div w:id="974018623">
          <w:marLeft w:val="640"/>
          <w:marRight w:val="0"/>
          <w:marTop w:val="0"/>
          <w:marBottom w:val="0"/>
          <w:divBdr>
            <w:top w:val="none" w:sz="0" w:space="0" w:color="auto"/>
            <w:left w:val="none" w:sz="0" w:space="0" w:color="auto"/>
            <w:bottom w:val="none" w:sz="0" w:space="0" w:color="auto"/>
            <w:right w:val="none" w:sz="0" w:space="0" w:color="auto"/>
          </w:divBdr>
        </w:div>
        <w:div w:id="1038168485">
          <w:marLeft w:val="640"/>
          <w:marRight w:val="0"/>
          <w:marTop w:val="0"/>
          <w:marBottom w:val="0"/>
          <w:divBdr>
            <w:top w:val="none" w:sz="0" w:space="0" w:color="auto"/>
            <w:left w:val="none" w:sz="0" w:space="0" w:color="auto"/>
            <w:bottom w:val="none" w:sz="0" w:space="0" w:color="auto"/>
            <w:right w:val="none" w:sz="0" w:space="0" w:color="auto"/>
          </w:divBdr>
        </w:div>
        <w:div w:id="488136605">
          <w:marLeft w:val="640"/>
          <w:marRight w:val="0"/>
          <w:marTop w:val="0"/>
          <w:marBottom w:val="0"/>
          <w:divBdr>
            <w:top w:val="none" w:sz="0" w:space="0" w:color="auto"/>
            <w:left w:val="none" w:sz="0" w:space="0" w:color="auto"/>
            <w:bottom w:val="none" w:sz="0" w:space="0" w:color="auto"/>
            <w:right w:val="none" w:sz="0" w:space="0" w:color="auto"/>
          </w:divBdr>
        </w:div>
        <w:div w:id="1099371429">
          <w:marLeft w:val="640"/>
          <w:marRight w:val="0"/>
          <w:marTop w:val="0"/>
          <w:marBottom w:val="0"/>
          <w:divBdr>
            <w:top w:val="none" w:sz="0" w:space="0" w:color="auto"/>
            <w:left w:val="none" w:sz="0" w:space="0" w:color="auto"/>
            <w:bottom w:val="none" w:sz="0" w:space="0" w:color="auto"/>
            <w:right w:val="none" w:sz="0" w:space="0" w:color="auto"/>
          </w:divBdr>
        </w:div>
        <w:div w:id="885410612">
          <w:marLeft w:val="640"/>
          <w:marRight w:val="0"/>
          <w:marTop w:val="0"/>
          <w:marBottom w:val="0"/>
          <w:divBdr>
            <w:top w:val="none" w:sz="0" w:space="0" w:color="auto"/>
            <w:left w:val="none" w:sz="0" w:space="0" w:color="auto"/>
            <w:bottom w:val="none" w:sz="0" w:space="0" w:color="auto"/>
            <w:right w:val="none" w:sz="0" w:space="0" w:color="auto"/>
          </w:divBdr>
        </w:div>
        <w:div w:id="183443562">
          <w:marLeft w:val="640"/>
          <w:marRight w:val="0"/>
          <w:marTop w:val="0"/>
          <w:marBottom w:val="0"/>
          <w:divBdr>
            <w:top w:val="none" w:sz="0" w:space="0" w:color="auto"/>
            <w:left w:val="none" w:sz="0" w:space="0" w:color="auto"/>
            <w:bottom w:val="none" w:sz="0" w:space="0" w:color="auto"/>
            <w:right w:val="none" w:sz="0" w:space="0" w:color="auto"/>
          </w:divBdr>
        </w:div>
        <w:div w:id="9067439">
          <w:marLeft w:val="640"/>
          <w:marRight w:val="0"/>
          <w:marTop w:val="0"/>
          <w:marBottom w:val="0"/>
          <w:divBdr>
            <w:top w:val="none" w:sz="0" w:space="0" w:color="auto"/>
            <w:left w:val="none" w:sz="0" w:space="0" w:color="auto"/>
            <w:bottom w:val="none" w:sz="0" w:space="0" w:color="auto"/>
            <w:right w:val="none" w:sz="0" w:space="0" w:color="auto"/>
          </w:divBdr>
        </w:div>
        <w:div w:id="1234586680">
          <w:marLeft w:val="640"/>
          <w:marRight w:val="0"/>
          <w:marTop w:val="0"/>
          <w:marBottom w:val="0"/>
          <w:divBdr>
            <w:top w:val="none" w:sz="0" w:space="0" w:color="auto"/>
            <w:left w:val="none" w:sz="0" w:space="0" w:color="auto"/>
            <w:bottom w:val="none" w:sz="0" w:space="0" w:color="auto"/>
            <w:right w:val="none" w:sz="0" w:space="0" w:color="auto"/>
          </w:divBdr>
        </w:div>
        <w:div w:id="1473059665">
          <w:marLeft w:val="640"/>
          <w:marRight w:val="0"/>
          <w:marTop w:val="0"/>
          <w:marBottom w:val="0"/>
          <w:divBdr>
            <w:top w:val="none" w:sz="0" w:space="0" w:color="auto"/>
            <w:left w:val="none" w:sz="0" w:space="0" w:color="auto"/>
            <w:bottom w:val="none" w:sz="0" w:space="0" w:color="auto"/>
            <w:right w:val="none" w:sz="0" w:space="0" w:color="auto"/>
          </w:divBdr>
        </w:div>
        <w:div w:id="276564054">
          <w:marLeft w:val="640"/>
          <w:marRight w:val="0"/>
          <w:marTop w:val="0"/>
          <w:marBottom w:val="0"/>
          <w:divBdr>
            <w:top w:val="none" w:sz="0" w:space="0" w:color="auto"/>
            <w:left w:val="none" w:sz="0" w:space="0" w:color="auto"/>
            <w:bottom w:val="none" w:sz="0" w:space="0" w:color="auto"/>
            <w:right w:val="none" w:sz="0" w:space="0" w:color="auto"/>
          </w:divBdr>
        </w:div>
        <w:div w:id="1288241565">
          <w:marLeft w:val="640"/>
          <w:marRight w:val="0"/>
          <w:marTop w:val="0"/>
          <w:marBottom w:val="0"/>
          <w:divBdr>
            <w:top w:val="none" w:sz="0" w:space="0" w:color="auto"/>
            <w:left w:val="none" w:sz="0" w:space="0" w:color="auto"/>
            <w:bottom w:val="none" w:sz="0" w:space="0" w:color="auto"/>
            <w:right w:val="none" w:sz="0" w:space="0" w:color="auto"/>
          </w:divBdr>
        </w:div>
        <w:div w:id="1620527445">
          <w:marLeft w:val="640"/>
          <w:marRight w:val="0"/>
          <w:marTop w:val="0"/>
          <w:marBottom w:val="0"/>
          <w:divBdr>
            <w:top w:val="none" w:sz="0" w:space="0" w:color="auto"/>
            <w:left w:val="none" w:sz="0" w:space="0" w:color="auto"/>
            <w:bottom w:val="none" w:sz="0" w:space="0" w:color="auto"/>
            <w:right w:val="none" w:sz="0" w:space="0" w:color="auto"/>
          </w:divBdr>
        </w:div>
        <w:div w:id="1156262541">
          <w:marLeft w:val="640"/>
          <w:marRight w:val="0"/>
          <w:marTop w:val="0"/>
          <w:marBottom w:val="0"/>
          <w:divBdr>
            <w:top w:val="none" w:sz="0" w:space="0" w:color="auto"/>
            <w:left w:val="none" w:sz="0" w:space="0" w:color="auto"/>
            <w:bottom w:val="none" w:sz="0" w:space="0" w:color="auto"/>
            <w:right w:val="none" w:sz="0" w:space="0" w:color="auto"/>
          </w:divBdr>
        </w:div>
        <w:div w:id="133524391">
          <w:marLeft w:val="640"/>
          <w:marRight w:val="0"/>
          <w:marTop w:val="0"/>
          <w:marBottom w:val="0"/>
          <w:divBdr>
            <w:top w:val="none" w:sz="0" w:space="0" w:color="auto"/>
            <w:left w:val="none" w:sz="0" w:space="0" w:color="auto"/>
            <w:bottom w:val="none" w:sz="0" w:space="0" w:color="auto"/>
            <w:right w:val="none" w:sz="0" w:space="0" w:color="auto"/>
          </w:divBdr>
        </w:div>
        <w:div w:id="1447507440">
          <w:marLeft w:val="640"/>
          <w:marRight w:val="0"/>
          <w:marTop w:val="0"/>
          <w:marBottom w:val="0"/>
          <w:divBdr>
            <w:top w:val="none" w:sz="0" w:space="0" w:color="auto"/>
            <w:left w:val="none" w:sz="0" w:space="0" w:color="auto"/>
            <w:bottom w:val="none" w:sz="0" w:space="0" w:color="auto"/>
            <w:right w:val="none" w:sz="0" w:space="0" w:color="auto"/>
          </w:divBdr>
        </w:div>
        <w:div w:id="1027097171">
          <w:marLeft w:val="640"/>
          <w:marRight w:val="0"/>
          <w:marTop w:val="0"/>
          <w:marBottom w:val="0"/>
          <w:divBdr>
            <w:top w:val="none" w:sz="0" w:space="0" w:color="auto"/>
            <w:left w:val="none" w:sz="0" w:space="0" w:color="auto"/>
            <w:bottom w:val="none" w:sz="0" w:space="0" w:color="auto"/>
            <w:right w:val="none" w:sz="0" w:space="0" w:color="auto"/>
          </w:divBdr>
        </w:div>
        <w:div w:id="1270819756">
          <w:marLeft w:val="640"/>
          <w:marRight w:val="0"/>
          <w:marTop w:val="0"/>
          <w:marBottom w:val="0"/>
          <w:divBdr>
            <w:top w:val="none" w:sz="0" w:space="0" w:color="auto"/>
            <w:left w:val="none" w:sz="0" w:space="0" w:color="auto"/>
            <w:bottom w:val="none" w:sz="0" w:space="0" w:color="auto"/>
            <w:right w:val="none" w:sz="0" w:space="0" w:color="auto"/>
          </w:divBdr>
        </w:div>
        <w:div w:id="736125457">
          <w:marLeft w:val="640"/>
          <w:marRight w:val="0"/>
          <w:marTop w:val="0"/>
          <w:marBottom w:val="0"/>
          <w:divBdr>
            <w:top w:val="none" w:sz="0" w:space="0" w:color="auto"/>
            <w:left w:val="none" w:sz="0" w:space="0" w:color="auto"/>
            <w:bottom w:val="none" w:sz="0" w:space="0" w:color="auto"/>
            <w:right w:val="none" w:sz="0" w:space="0" w:color="auto"/>
          </w:divBdr>
        </w:div>
        <w:div w:id="1516384319">
          <w:marLeft w:val="640"/>
          <w:marRight w:val="0"/>
          <w:marTop w:val="0"/>
          <w:marBottom w:val="0"/>
          <w:divBdr>
            <w:top w:val="none" w:sz="0" w:space="0" w:color="auto"/>
            <w:left w:val="none" w:sz="0" w:space="0" w:color="auto"/>
            <w:bottom w:val="none" w:sz="0" w:space="0" w:color="auto"/>
            <w:right w:val="none" w:sz="0" w:space="0" w:color="auto"/>
          </w:divBdr>
        </w:div>
        <w:div w:id="1021854829">
          <w:marLeft w:val="640"/>
          <w:marRight w:val="0"/>
          <w:marTop w:val="0"/>
          <w:marBottom w:val="0"/>
          <w:divBdr>
            <w:top w:val="none" w:sz="0" w:space="0" w:color="auto"/>
            <w:left w:val="none" w:sz="0" w:space="0" w:color="auto"/>
            <w:bottom w:val="none" w:sz="0" w:space="0" w:color="auto"/>
            <w:right w:val="none" w:sz="0" w:space="0" w:color="auto"/>
          </w:divBdr>
        </w:div>
        <w:div w:id="1296792714">
          <w:marLeft w:val="640"/>
          <w:marRight w:val="0"/>
          <w:marTop w:val="0"/>
          <w:marBottom w:val="0"/>
          <w:divBdr>
            <w:top w:val="none" w:sz="0" w:space="0" w:color="auto"/>
            <w:left w:val="none" w:sz="0" w:space="0" w:color="auto"/>
            <w:bottom w:val="none" w:sz="0" w:space="0" w:color="auto"/>
            <w:right w:val="none" w:sz="0" w:space="0" w:color="auto"/>
          </w:divBdr>
        </w:div>
        <w:div w:id="1774125308">
          <w:marLeft w:val="640"/>
          <w:marRight w:val="0"/>
          <w:marTop w:val="0"/>
          <w:marBottom w:val="0"/>
          <w:divBdr>
            <w:top w:val="none" w:sz="0" w:space="0" w:color="auto"/>
            <w:left w:val="none" w:sz="0" w:space="0" w:color="auto"/>
            <w:bottom w:val="none" w:sz="0" w:space="0" w:color="auto"/>
            <w:right w:val="none" w:sz="0" w:space="0" w:color="auto"/>
          </w:divBdr>
        </w:div>
        <w:div w:id="577179209">
          <w:marLeft w:val="640"/>
          <w:marRight w:val="0"/>
          <w:marTop w:val="0"/>
          <w:marBottom w:val="0"/>
          <w:divBdr>
            <w:top w:val="none" w:sz="0" w:space="0" w:color="auto"/>
            <w:left w:val="none" w:sz="0" w:space="0" w:color="auto"/>
            <w:bottom w:val="none" w:sz="0" w:space="0" w:color="auto"/>
            <w:right w:val="none" w:sz="0" w:space="0" w:color="auto"/>
          </w:divBdr>
        </w:div>
        <w:div w:id="411439084">
          <w:marLeft w:val="640"/>
          <w:marRight w:val="0"/>
          <w:marTop w:val="0"/>
          <w:marBottom w:val="0"/>
          <w:divBdr>
            <w:top w:val="none" w:sz="0" w:space="0" w:color="auto"/>
            <w:left w:val="none" w:sz="0" w:space="0" w:color="auto"/>
            <w:bottom w:val="none" w:sz="0" w:space="0" w:color="auto"/>
            <w:right w:val="none" w:sz="0" w:space="0" w:color="auto"/>
          </w:divBdr>
        </w:div>
        <w:div w:id="795489715">
          <w:marLeft w:val="640"/>
          <w:marRight w:val="0"/>
          <w:marTop w:val="0"/>
          <w:marBottom w:val="0"/>
          <w:divBdr>
            <w:top w:val="none" w:sz="0" w:space="0" w:color="auto"/>
            <w:left w:val="none" w:sz="0" w:space="0" w:color="auto"/>
            <w:bottom w:val="none" w:sz="0" w:space="0" w:color="auto"/>
            <w:right w:val="none" w:sz="0" w:space="0" w:color="auto"/>
          </w:divBdr>
        </w:div>
        <w:div w:id="559023340">
          <w:marLeft w:val="640"/>
          <w:marRight w:val="0"/>
          <w:marTop w:val="0"/>
          <w:marBottom w:val="0"/>
          <w:divBdr>
            <w:top w:val="none" w:sz="0" w:space="0" w:color="auto"/>
            <w:left w:val="none" w:sz="0" w:space="0" w:color="auto"/>
            <w:bottom w:val="none" w:sz="0" w:space="0" w:color="auto"/>
            <w:right w:val="none" w:sz="0" w:space="0" w:color="auto"/>
          </w:divBdr>
        </w:div>
        <w:div w:id="2026592490">
          <w:marLeft w:val="640"/>
          <w:marRight w:val="0"/>
          <w:marTop w:val="0"/>
          <w:marBottom w:val="0"/>
          <w:divBdr>
            <w:top w:val="none" w:sz="0" w:space="0" w:color="auto"/>
            <w:left w:val="none" w:sz="0" w:space="0" w:color="auto"/>
            <w:bottom w:val="none" w:sz="0" w:space="0" w:color="auto"/>
            <w:right w:val="none" w:sz="0" w:space="0" w:color="auto"/>
          </w:divBdr>
        </w:div>
        <w:div w:id="736171617">
          <w:marLeft w:val="640"/>
          <w:marRight w:val="0"/>
          <w:marTop w:val="0"/>
          <w:marBottom w:val="0"/>
          <w:divBdr>
            <w:top w:val="none" w:sz="0" w:space="0" w:color="auto"/>
            <w:left w:val="none" w:sz="0" w:space="0" w:color="auto"/>
            <w:bottom w:val="none" w:sz="0" w:space="0" w:color="auto"/>
            <w:right w:val="none" w:sz="0" w:space="0" w:color="auto"/>
          </w:divBdr>
        </w:div>
        <w:div w:id="841748210">
          <w:marLeft w:val="640"/>
          <w:marRight w:val="0"/>
          <w:marTop w:val="0"/>
          <w:marBottom w:val="0"/>
          <w:divBdr>
            <w:top w:val="none" w:sz="0" w:space="0" w:color="auto"/>
            <w:left w:val="none" w:sz="0" w:space="0" w:color="auto"/>
            <w:bottom w:val="none" w:sz="0" w:space="0" w:color="auto"/>
            <w:right w:val="none" w:sz="0" w:space="0" w:color="auto"/>
          </w:divBdr>
        </w:div>
        <w:div w:id="1308247581">
          <w:marLeft w:val="640"/>
          <w:marRight w:val="0"/>
          <w:marTop w:val="0"/>
          <w:marBottom w:val="0"/>
          <w:divBdr>
            <w:top w:val="none" w:sz="0" w:space="0" w:color="auto"/>
            <w:left w:val="none" w:sz="0" w:space="0" w:color="auto"/>
            <w:bottom w:val="none" w:sz="0" w:space="0" w:color="auto"/>
            <w:right w:val="none" w:sz="0" w:space="0" w:color="auto"/>
          </w:divBdr>
        </w:div>
        <w:div w:id="345056686">
          <w:marLeft w:val="640"/>
          <w:marRight w:val="0"/>
          <w:marTop w:val="0"/>
          <w:marBottom w:val="0"/>
          <w:divBdr>
            <w:top w:val="none" w:sz="0" w:space="0" w:color="auto"/>
            <w:left w:val="none" w:sz="0" w:space="0" w:color="auto"/>
            <w:bottom w:val="none" w:sz="0" w:space="0" w:color="auto"/>
            <w:right w:val="none" w:sz="0" w:space="0" w:color="auto"/>
          </w:divBdr>
        </w:div>
        <w:div w:id="661390692">
          <w:marLeft w:val="640"/>
          <w:marRight w:val="0"/>
          <w:marTop w:val="0"/>
          <w:marBottom w:val="0"/>
          <w:divBdr>
            <w:top w:val="none" w:sz="0" w:space="0" w:color="auto"/>
            <w:left w:val="none" w:sz="0" w:space="0" w:color="auto"/>
            <w:bottom w:val="none" w:sz="0" w:space="0" w:color="auto"/>
            <w:right w:val="none" w:sz="0" w:space="0" w:color="auto"/>
          </w:divBdr>
        </w:div>
        <w:div w:id="668362321">
          <w:marLeft w:val="640"/>
          <w:marRight w:val="0"/>
          <w:marTop w:val="0"/>
          <w:marBottom w:val="0"/>
          <w:divBdr>
            <w:top w:val="none" w:sz="0" w:space="0" w:color="auto"/>
            <w:left w:val="none" w:sz="0" w:space="0" w:color="auto"/>
            <w:bottom w:val="none" w:sz="0" w:space="0" w:color="auto"/>
            <w:right w:val="none" w:sz="0" w:space="0" w:color="auto"/>
          </w:divBdr>
        </w:div>
        <w:div w:id="1385565476">
          <w:marLeft w:val="640"/>
          <w:marRight w:val="0"/>
          <w:marTop w:val="0"/>
          <w:marBottom w:val="0"/>
          <w:divBdr>
            <w:top w:val="none" w:sz="0" w:space="0" w:color="auto"/>
            <w:left w:val="none" w:sz="0" w:space="0" w:color="auto"/>
            <w:bottom w:val="none" w:sz="0" w:space="0" w:color="auto"/>
            <w:right w:val="none" w:sz="0" w:space="0" w:color="auto"/>
          </w:divBdr>
        </w:div>
        <w:div w:id="334845281">
          <w:marLeft w:val="640"/>
          <w:marRight w:val="0"/>
          <w:marTop w:val="0"/>
          <w:marBottom w:val="0"/>
          <w:divBdr>
            <w:top w:val="none" w:sz="0" w:space="0" w:color="auto"/>
            <w:left w:val="none" w:sz="0" w:space="0" w:color="auto"/>
            <w:bottom w:val="none" w:sz="0" w:space="0" w:color="auto"/>
            <w:right w:val="none" w:sz="0" w:space="0" w:color="auto"/>
          </w:divBdr>
        </w:div>
        <w:div w:id="1769545666">
          <w:marLeft w:val="640"/>
          <w:marRight w:val="0"/>
          <w:marTop w:val="0"/>
          <w:marBottom w:val="0"/>
          <w:divBdr>
            <w:top w:val="none" w:sz="0" w:space="0" w:color="auto"/>
            <w:left w:val="none" w:sz="0" w:space="0" w:color="auto"/>
            <w:bottom w:val="none" w:sz="0" w:space="0" w:color="auto"/>
            <w:right w:val="none" w:sz="0" w:space="0" w:color="auto"/>
          </w:divBdr>
        </w:div>
        <w:div w:id="360938573">
          <w:marLeft w:val="640"/>
          <w:marRight w:val="0"/>
          <w:marTop w:val="0"/>
          <w:marBottom w:val="0"/>
          <w:divBdr>
            <w:top w:val="none" w:sz="0" w:space="0" w:color="auto"/>
            <w:left w:val="none" w:sz="0" w:space="0" w:color="auto"/>
            <w:bottom w:val="none" w:sz="0" w:space="0" w:color="auto"/>
            <w:right w:val="none" w:sz="0" w:space="0" w:color="auto"/>
          </w:divBdr>
        </w:div>
        <w:div w:id="1493253682">
          <w:marLeft w:val="640"/>
          <w:marRight w:val="0"/>
          <w:marTop w:val="0"/>
          <w:marBottom w:val="0"/>
          <w:divBdr>
            <w:top w:val="none" w:sz="0" w:space="0" w:color="auto"/>
            <w:left w:val="none" w:sz="0" w:space="0" w:color="auto"/>
            <w:bottom w:val="none" w:sz="0" w:space="0" w:color="auto"/>
            <w:right w:val="none" w:sz="0" w:space="0" w:color="auto"/>
          </w:divBdr>
        </w:div>
        <w:div w:id="1386101291">
          <w:marLeft w:val="640"/>
          <w:marRight w:val="0"/>
          <w:marTop w:val="0"/>
          <w:marBottom w:val="0"/>
          <w:divBdr>
            <w:top w:val="none" w:sz="0" w:space="0" w:color="auto"/>
            <w:left w:val="none" w:sz="0" w:space="0" w:color="auto"/>
            <w:bottom w:val="none" w:sz="0" w:space="0" w:color="auto"/>
            <w:right w:val="none" w:sz="0" w:space="0" w:color="auto"/>
          </w:divBdr>
        </w:div>
        <w:div w:id="1856069054">
          <w:marLeft w:val="640"/>
          <w:marRight w:val="0"/>
          <w:marTop w:val="0"/>
          <w:marBottom w:val="0"/>
          <w:divBdr>
            <w:top w:val="none" w:sz="0" w:space="0" w:color="auto"/>
            <w:left w:val="none" w:sz="0" w:space="0" w:color="auto"/>
            <w:bottom w:val="none" w:sz="0" w:space="0" w:color="auto"/>
            <w:right w:val="none" w:sz="0" w:space="0" w:color="auto"/>
          </w:divBdr>
        </w:div>
        <w:div w:id="604652596">
          <w:marLeft w:val="640"/>
          <w:marRight w:val="0"/>
          <w:marTop w:val="0"/>
          <w:marBottom w:val="0"/>
          <w:divBdr>
            <w:top w:val="none" w:sz="0" w:space="0" w:color="auto"/>
            <w:left w:val="none" w:sz="0" w:space="0" w:color="auto"/>
            <w:bottom w:val="none" w:sz="0" w:space="0" w:color="auto"/>
            <w:right w:val="none" w:sz="0" w:space="0" w:color="auto"/>
          </w:divBdr>
        </w:div>
        <w:div w:id="850022178">
          <w:marLeft w:val="640"/>
          <w:marRight w:val="0"/>
          <w:marTop w:val="0"/>
          <w:marBottom w:val="0"/>
          <w:divBdr>
            <w:top w:val="none" w:sz="0" w:space="0" w:color="auto"/>
            <w:left w:val="none" w:sz="0" w:space="0" w:color="auto"/>
            <w:bottom w:val="none" w:sz="0" w:space="0" w:color="auto"/>
            <w:right w:val="none" w:sz="0" w:space="0" w:color="auto"/>
          </w:divBdr>
        </w:div>
        <w:div w:id="484513957">
          <w:marLeft w:val="640"/>
          <w:marRight w:val="0"/>
          <w:marTop w:val="0"/>
          <w:marBottom w:val="0"/>
          <w:divBdr>
            <w:top w:val="none" w:sz="0" w:space="0" w:color="auto"/>
            <w:left w:val="none" w:sz="0" w:space="0" w:color="auto"/>
            <w:bottom w:val="none" w:sz="0" w:space="0" w:color="auto"/>
            <w:right w:val="none" w:sz="0" w:space="0" w:color="auto"/>
          </w:divBdr>
        </w:div>
      </w:divsChild>
    </w:div>
    <w:div w:id="1719471127">
      <w:marLeft w:val="480"/>
      <w:marRight w:val="0"/>
      <w:marTop w:val="0"/>
      <w:marBottom w:val="0"/>
      <w:divBdr>
        <w:top w:val="none" w:sz="0" w:space="0" w:color="auto"/>
        <w:left w:val="none" w:sz="0" w:space="0" w:color="auto"/>
        <w:bottom w:val="none" w:sz="0" w:space="0" w:color="auto"/>
        <w:right w:val="none" w:sz="0" w:space="0" w:color="auto"/>
      </w:divBdr>
    </w:div>
    <w:div w:id="1719552009">
      <w:marLeft w:val="480"/>
      <w:marRight w:val="0"/>
      <w:marTop w:val="0"/>
      <w:marBottom w:val="0"/>
      <w:divBdr>
        <w:top w:val="none" w:sz="0" w:space="0" w:color="auto"/>
        <w:left w:val="none" w:sz="0" w:space="0" w:color="auto"/>
        <w:bottom w:val="none" w:sz="0" w:space="0" w:color="auto"/>
        <w:right w:val="none" w:sz="0" w:space="0" w:color="auto"/>
      </w:divBdr>
    </w:div>
    <w:div w:id="1721901669">
      <w:bodyDiv w:val="1"/>
      <w:marLeft w:val="0"/>
      <w:marRight w:val="0"/>
      <w:marTop w:val="0"/>
      <w:marBottom w:val="0"/>
      <w:divBdr>
        <w:top w:val="none" w:sz="0" w:space="0" w:color="auto"/>
        <w:left w:val="none" w:sz="0" w:space="0" w:color="auto"/>
        <w:bottom w:val="none" w:sz="0" w:space="0" w:color="auto"/>
        <w:right w:val="none" w:sz="0" w:space="0" w:color="auto"/>
      </w:divBdr>
      <w:divsChild>
        <w:div w:id="10686489">
          <w:marLeft w:val="480"/>
          <w:marRight w:val="0"/>
          <w:marTop w:val="0"/>
          <w:marBottom w:val="0"/>
          <w:divBdr>
            <w:top w:val="none" w:sz="0" w:space="0" w:color="auto"/>
            <w:left w:val="none" w:sz="0" w:space="0" w:color="auto"/>
            <w:bottom w:val="none" w:sz="0" w:space="0" w:color="auto"/>
            <w:right w:val="none" w:sz="0" w:space="0" w:color="auto"/>
          </w:divBdr>
        </w:div>
        <w:div w:id="174536470">
          <w:marLeft w:val="480"/>
          <w:marRight w:val="0"/>
          <w:marTop w:val="0"/>
          <w:marBottom w:val="0"/>
          <w:divBdr>
            <w:top w:val="none" w:sz="0" w:space="0" w:color="auto"/>
            <w:left w:val="none" w:sz="0" w:space="0" w:color="auto"/>
            <w:bottom w:val="none" w:sz="0" w:space="0" w:color="auto"/>
            <w:right w:val="none" w:sz="0" w:space="0" w:color="auto"/>
          </w:divBdr>
        </w:div>
        <w:div w:id="230193630">
          <w:marLeft w:val="480"/>
          <w:marRight w:val="0"/>
          <w:marTop w:val="0"/>
          <w:marBottom w:val="0"/>
          <w:divBdr>
            <w:top w:val="none" w:sz="0" w:space="0" w:color="auto"/>
            <w:left w:val="none" w:sz="0" w:space="0" w:color="auto"/>
            <w:bottom w:val="none" w:sz="0" w:space="0" w:color="auto"/>
            <w:right w:val="none" w:sz="0" w:space="0" w:color="auto"/>
          </w:divBdr>
        </w:div>
        <w:div w:id="300380437">
          <w:marLeft w:val="480"/>
          <w:marRight w:val="0"/>
          <w:marTop w:val="0"/>
          <w:marBottom w:val="0"/>
          <w:divBdr>
            <w:top w:val="none" w:sz="0" w:space="0" w:color="auto"/>
            <w:left w:val="none" w:sz="0" w:space="0" w:color="auto"/>
            <w:bottom w:val="none" w:sz="0" w:space="0" w:color="auto"/>
            <w:right w:val="none" w:sz="0" w:space="0" w:color="auto"/>
          </w:divBdr>
        </w:div>
        <w:div w:id="300427623">
          <w:marLeft w:val="480"/>
          <w:marRight w:val="0"/>
          <w:marTop w:val="0"/>
          <w:marBottom w:val="0"/>
          <w:divBdr>
            <w:top w:val="none" w:sz="0" w:space="0" w:color="auto"/>
            <w:left w:val="none" w:sz="0" w:space="0" w:color="auto"/>
            <w:bottom w:val="none" w:sz="0" w:space="0" w:color="auto"/>
            <w:right w:val="none" w:sz="0" w:space="0" w:color="auto"/>
          </w:divBdr>
        </w:div>
        <w:div w:id="327101125">
          <w:marLeft w:val="480"/>
          <w:marRight w:val="0"/>
          <w:marTop w:val="0"/>
          <w:marBottom w:val="0"/>
          <w:divBdr>
            <w:top w:val="none" w:sz="0" w:space="0" w:color="auto"/>
            <w:left w:val="none" w:sz="0" w:space="0" w:color="auto"/>
            <w:bottom w:val="none" w:sz="0" w:space="0" w:color="auto"/>
            <w:right w:val="none" w:sz="0" w:space="0" w:color="auto"/>
          </w:divBdr>
        </w:div>
        <w:div w:id="344484366">
          <w:marLeft w:val="480"/>
          <w:marRight w:val="0"/>
          <w:marTop w:val="0"/>
          <w:marBottom w:val="0"/>
          <w:divBdr>
            <w:top w:val="none" w:sz="0" w:space="0" w:color="auto"/>
            <w:left w:val="none" w:sz="0" w:space="0" w:color="auto"/>
            <w:bottom w:val="none" w:sz="0" w:space="0" w:color="auto"/>
            <w:right w:val="none" w:sz="0" w:space="0" w:color="auto"/>
          </w:divBdr>
        </w:div>
        <w:div w:id="376976983">
          <w:marLeft w:val="480"/>
          <w:marRight w:val="0"/>
          <w:marTop w:val="0"/>
          <w:marBottom w:val="0"/>
          <w:divBdr>
            <w:top w:val="none" w:sz="0" w:space="0" w:color="auto"/>
            <w:left w:val="none" w:sz="0" w:space="0" w:color="auto"/>
            <w:bottom w:val="none" w:sz="0" w:space="0" w:color="auto"/>
            <w:right w:val="none" w:sz="0" w:space="0" w:color="auto"/>
          </w:divBdr>
        </w:div>
        <w:div w:id="415445224">
          <w:marLeft w:val="480"/>
          <w:marRight w:val="0"/>
          <w:marTop w:val="0"/>
          <w:marBottom w:val="0"/>
          <w:divBdr>
            <w:top w:val="none" w:sz="0" w:space="0" w:color="auto"/>
            <w:left w:val="none" w:sz="0" w:space="0" w:color="auto"/>
            <w:bottom w:val="none" w:sz="0" w:space="0" w:color="auto"/>
            <w:right w:val="none" w:sz="0" w:space="0" w:color="auto"/>
          </w:divBdr>
        </w:div>
        <w:div w:id="465240502">
          <w:marLeft w:val="480"/>
          <w:marRight w:val="0"/>
          <w:marTop w:val="0"/>
          <w:marBottom w:val="0"/>
          <w:divBdr>
            <w:top w:val="none" w:sz="0" w:space="0" w:color="auto"/>
            <w:left w:val="none" w:sz="0" w:space="0" w:color="auto"/>
            <w:bottom w:val="none" w:sz="0" w:space="0" w:color="auto"/>
            <w:right w:val="none" w:sz="0" w:space="0" w:color="auto"/>
          </w:divBdr>
        </w:div>
        <w:div w:id="523204802">
          <w:marLeft w:val="480"/>
          <w:marRight w:val="0"/>
          <w:marTop w:val="0"/>
          <w:marBottom w:val="0"/>
          <w:divBdr>
            <w:top w:val="none" w:sz="0" w:space="0" w:color="auto"/>
            <w:left w:val="none" w:sz="0" w:space="0" w:color="auto"/>
            <w:bottom w:val="none" w:sz="0" w:space="0" w:color="auto"/>
            <w:right w:val="none" w:sz="0" w:space="0" w:color="auto"/>
          </w:divBdr>
        </w:div>
        <w:div w:id="615798881">
          <w:marLeft w:val="480"/>
          <w:marRight w:val="0"/>
          <w:marTop w:val="0"/>
          <w:marBottom w:val="0"/>
          <w:divBdr>
            <w:top w:val="none" w:sz="0" w:space="0" w:color="auto"/>
            <w:left w:val="none" w:sz="0" w:space="0" w:color="auto"/>
            <w:bottom w:val="none" w:sz="0" w:space="0" w:color="auto"/>
            <w:right w:val="none" w:sz="0" w:space="0" w:color="auto"/>
          </w:divBdr>
        </w:div>
        <w:div w:id="646281914">
          <w:marLeft w:val="480"/>
          <w:marRight w:val="0"/>
          <w:marTop w:val="0"/>
          <w:marBottom w:val="0"/>
          <w:divBdr>
            <w:top w:val="none" w:sz="0" w:space="0" w:color="auto"/>
            <w:left w:val="none" w:sz="0" w:space="0" w:color="auto"/>
            <w:bottom w:val="none" w:sz="0" w:space="0" w:color="auto"/>
            <w:right w:val="none" w:sz="0" w:space="0" w:color="auto"/>
          </w:divBdr>
        </w:div>
        <w:div w:id="686249079">
          <w:marLeft w:val="480"/>
          <w:marRight w:val="0"/>
          <w:marTop w:val="0"/>
          <w:marBottom w:val="0"/>
          <w:divBdr>
            <w:top w:val="none" w:sz="0" w:space="0" w:color="auto"/>
            <w:left w:val="none" w:sz="0" w:space="0" w:color="auto"/>
            <w:bottom w:val="none" w:sz="0" w:space="0" w:color="auto"/>
            <w:right w:val="none" w:sz="0" w:space="0" w:color="auto"/>
          </w:divBdr>
        </w:div>
        <w:div w:id="711226504">
          <w:marLeft w:val="480"/>
          <w:marRight w:val="0"/>
          <w:marTop w:val="0"/>
          <w:marBottom w:val="0"/>
          <w:divBdr>
            <w:top w:val="none" w:sz="0" w:space="0" w:color="auto"/>
            <w:left w:val="none" w:sz="0" w:space="0" w:color="auto"/>
            <w:bottom w:val="none" w:sz="0" w:space="0" w:color="auto"/>
            <w:right w:val="none" w:sz="0" w:space="0" w:color="auto"/>
          </w:divBdr>
        </w:div>
        <w:div w:id="726031231">
          <w:marLeft w:val="480"/>
          <w:marRight w:val="0"/>
          <w:marTop w:val="0"/>
          <w:marBottom w:val="0"/>
          <w:divBdr>
            <w:top w:val="none" w:sz="0" w:space="0" w:color="auto"/>
            <w:left w:val="none" w:sz="0" w:space="0" w:color="auto"/>
            <w:bottom w:val="none" w:sz="0" w:space="0" w:color="auto"/>
            <w:right w:val="none" w:sz="0" w:space="0" w:color="auto"/>
          </w:divBdr>
        </w:div>
        <w:div w:id="833296733">
          <w:marLeft w:val="480"/>
          <w:marRight w:val="0"/>
          <w:marTop w:val="0"/>
          <w:marBottom w:val="0"/>
          <w:divBdr>
            <w:top w:val="none" w:sz="0" w:space="0" w:color="auto"/>
            <w:left w:val="none" w:sz="0" w:space="0" w:color="auto"/>
            <w:bottom w:val="none" w:sz="0" w:space="0" w:color="auto"/>
            <w:right w:val="none" w:sz="0" w:space="0" w:color="auto"/>
          </w:divBdr>
        </w:div>
        <w:div w:id="834370992">
          <w:marLeft w:val="480"/>
          <w:marRight w:val="0"/>
          <w:marTop w:val="0"/>
          <w:marBottom w:val="0"/>
          <w:divBdr>
            <w:top w:val="none" w:sz="0" w:space="0" w:color="auto"/>
            <w:left w:val="none" w:sz="0" w:space="0" w:color="auto"/>
            <w:bottom w:val="none" w:sz="0" w:space="0" w:color="auto"/>
            <w:right w:val="none" w:sz="0" w:space="0" w:color="auto"/>
          </w:divBdr>
        </w:div>
        <w:div w:id="851190570">
          <w:marLeft w:val="480"/>
          <w:marRight w:val="0"/>
          <w:marTop w:val="0"/>
          <w:marBottom w:val="0"/>
          <w:divBdr>
            <w:top w:val="none" w:sz="0" w:space="0" w:color="auto"/>
            <w:left w:val="none" w:sz="0" w:space="0" w:color="auto"/>
            <w:bottom w:val="none" w:sz="0" w:space="0" w:color="auto"/>
            <w:right w:val="none" w:sz="0" w:space="0" w:color="auto"/>
          </w:divBdr>
        </w:div>
        <w:div w:id="877815922">
          <w:marLeft w:val="480"/>
          <w:marRight w:val="0"/>
          <w:marTop w:val="0"/>
          <w:marBottom w:val="0"/>
          <w:divBdr>
            <w:top w:val="none" w:sz="0" w:space="0" w:color="auto"/>
            <w:left w:val="none" w:sz="0" w:space="0" w:color="auto"/>
            <w:bottom w:val="none" w:sz="0" w:space="0" w:color="auto"/>
            <w:right w:val="none" w:sz="0" w:space="0" w:color="auto"/>
          </w:divBdr>
        </w:div>
        <w:div w:id="884029442">
          <w:marLeft w:val="480"/>
          <w:marRight w:val="0"/>
          <w:marTop w:val="0"/>
          <w:marBottom w:val="0"/>
          <w:divBdr>
            <w:top w:val="none" w:sz="0" w:space="0" w:color="auto"/>
            <w:left w:val="none" w:sz="0" w:space="0" w:color="auto"/>
            <w:bottom w:val="none" w:sz="0" w:space="0" w:color="auto"/>
            <w:right w:val="none" w:sz="0" w:space="0" w:color="auto"/>
          </w:divBdr>
        </w:div>
        <w:div w:id="1067609041">
          <w:marLeft w:val="480"/>
          <w:marRight w:val="0"/>
          <w:marTop w:val="0"/>
          <w:marBottom w:val="0"/>
          <w:divBdr>
            <w:top w:val="none" w:sz="0" w:space="0" w:color="auto"/>
            <w:left w:val="none" w:sz="0" w:space="0" w:color="auto"/>
            <w:bottom w:val="none" w:sz="0" w:space="0" w:color="auto"/>
            <w:right w:val="none" w:sz="0" w:space="0" w:color="auto"/>
          </w:divBdr>
        </w:div>
        <w:div w:id="1102840825">
          <w:marLeft w:val="480"/>
          <w:marRight w:val="0"/>
          <w:marTop w:val="0"/>
          <w:marBottom w:val="0"/>
          <w:divBdr>
            <w:top w:val="none" w:sz="0" w:space="0" w:color="auto"/>
            <w:left w:val="none" w:sz="0" w:space="0" w:color="auto"/>
            <w:bottom w:val="none" w:sz="0" w:space="0" w:color="auto"/>
            <w:right w:val="none" w:sz="0" w:space="0" w:color="auto"/>
          </w:divBdr>
        </w:div>
        <w:div w:id="1132672310">
          <w:marLeft w:val="480"/>
          <w:marRight w:val="0"/>
          <w:marTop w:val="0"/>
          <w:marBottom w:val="0"/>
          <w:divBdr>
            <w:top w:val="none" w:sz="0" w:space="0" w:color="auto"/>
            <w:left w:val="none" w:sz="0" w:space="0" w:color="auto"/>
            <w:bottom w:val="none" w:sz="0" w:space="0" w:color="auto"/>
            <w:right w:val="none" w:sz="0" w:space="0" w:color="auto"/>
          </w:divBdr>
        </w:div>
        <w:div w:id="1140923976">
          <w:marLeft w:val="480"/>
          <w:marRight w:val="0"/>
          <w:marTop w:val="0"/>
          <w:marBottom w:val="0"/>
          <w:divBdr>
            <w:top w:val="none" w:sz="0" w:space="0" w:color="auto"/>
            <w:left w:val="none" w:sz="0" w:space="0" w:color="auto"/>
            <w:bottom w:val="none" w:sz="0" w:space="0" w:color="auto"/>
            <w:right w:val="none" w:sz="0" w:space="0" w:color="auto"/>
          </w:divBdr>
        </w:div>
        <w:div w:id="1161703469">
          <w:marLeft w:val="480"/>
          <w:marRight w:val="0"/>
          <w:marTop w:val="0"/>
          <w:marBottom w:val="0"/>
          <w:divBdr>
            <w:top w:val="none" w:sz="0" w:space="0" w:color="auto"/>
            <w:left w:val="none" w:sz="0" w:space="0" w:color="auto"/>
            <w:bottom w:val="none" w:sz="0" w:space="0" w:color="auto"/>
            <w:right w:val="none" w:sz="0" w:space="0" w:color="auto"/>
          </w:divBdr>
        </w:div>
        <w:div w:id="1395548548">
          <w:marLeft w:val="480"/>
          <w:marRight w:val="0"/>
          <w:marTop w:val="0"/>
          <w:marBottom w:val="0"/>
          <w:divBdr>
            <w:top w:val="none" w:sz="0" w:space="0" w:color="auto"/>
            <w:left w:val="none" w:sz="0" w:space="0" w:color="auto"/>
            <w:bottom w:val="none" w:sz="0" w:space="0" w:color="auto"/>
            <w:right w:val="none" w:sz="0" w:space="0" w:color="auto"/>
          </w:divBdr>
        </w:div>
        <w:div w:id="1454711738">
          <w:marLeft w:val="480"/>
          <w:marRight w:val="0"/>
          <w:marTop w:val="0"/>
          <w:marBottom w:val="0"/>
          <w:divBdr>
            <w:top w:val="none" w:sz="0" w:space="0" w:color="auto"/>
            <w:left w:val="none" w:sz="0" w:space="0" w:color="auto"/>
            <w:bottom w:val="none" w:sz="0" w:space="0" w:color="auto"/>
            <w:right w:val="none" w:sz="0" w:space="0" w:color="auto"/>
          </w:divBdr>
        </w:div>
        <w:div w:id="1454901339">
          <w:marLeft w:val="480"/>
          <w:marRight w:val="0"/>
          <w:marTop w:val="0"/>
          <w:marBottom w:val="0"/>
          <w:divBdr>
            <w:top w:val="none" w:sz="0" w:space="0" w:color="auto"/>
            <w:left w:val="none" w:sz="0" w:space="0" w:color="auto"/>
            <w:bottom w:val="none" w:sz="0" w:space="0" w:color="auto"/>
            <w:right w:val="none" w:sz="0" w:space="0" w:color="auto"/>
          </w:divBdr>
        </w:div>
        <w:div w:id="1539852345">
          <w:marLeft w:val="480"/>
          <w:marRight w:val="0"/>
          <w:marTop w:val="0"/>
          <w:marBottom w:val="0"/>
          <w:divBdr>
            <w:top w:val="none" w:sz="0" w:space="0" w:color="auto"/>
            <w:left w:val="none" w:sz="0" w:space="0" w:color="auto"/>
            <w:bottom w:val="none" w:sz="0" w:space="0" w:color="auto"/>
            <w:right w:val="none" w:sz="0" w:space="0" w:color="auto"/>
          </w:divBdr>
        </w:div>
        <w:div w:id="1751611617">
          <w:marLeft w:val="480"/>
          <w:marRight w:val="0"/>
          <w:marTop w:val="0"/>
          <w:marBottom w:val="0"/>
          <w:divBdr>
            <w:top w:val="none" w:sz="0" w:space="0" w:color="auto"/>
            <w:left w:val="none" w:sz="0" w:space="0" w:color="auto"/>
            <w:bottom w:val="none" w:sz="0" w:space="0" w:color="auto"/>
            <w:right w:val="none" w:sz="0" w:space="0" w:color="auto"/>
          </w:divBdr>
        </w:div>
        <w:div w:id="1796560303">
          <w:marLeft w:val="480"/>
          <w:marRight w:val="0"/>
          <w:marTop w:val="0"/>
          <w:marBottom w:val="0"/>
          <w:divBdr>
            <w:top w:val="none" w:sz="0" w:space="0" w:color="auto"/>
            <w:left w:val="none" w:sz="0" w:space="0" w:color="auto"/>
            <w:bottom w:val="none" w:sz="0" w:space="0" w:color="auto"/>
            <w:right w:val="none" w:sz="0" w:space="0" w:color="auto"/>
          </w:divBdr>
        </w:div>
        <w:div w:id="1797332776">
          <w:marLeft w:val="480"/>
          <w:marRight w:val="0"/>
          <w:marTop w:val="0"/>
          <w:marBottom w:val="0"/>
          <w:divBdr>
            <w:top w:val="none" w:sz="0" w:space="0" w:color="auto"/>
            <w:left w:val="none" w:sz="0" w:space="0" w:color="auto"/>
            <w:bottom w:val="none" w:sz="0" w:space="0" w:color="auto"/>
            <w:right w:val="none" w:sz="0" w:space="0" w:color="auto"/>
          </w:divBdr>
        </w:div>
        <w:div w:id="1799756538">
          <w:marLeft w:val="480"/>
          <w:marRight w:val="0"/>
          <w:marTop w:val="0"/>
          <w:marBottom w:val="0"/>
          <w:divBdr>
            <w:top w:val="none" w:sz="0" w:space="0" w:color="auto"/>
            <w:left w:val="none" w:sz="0" w:space="0" w:color="auto"/>
            <w:bottom w:val="none" w:sz="0" w:space="0" w:color="auto"/>
            <w:right w:val="none" w:sz="0" w:space="0" w:color="auto"/>
          </w:divBdr>
        </w:div>
        <w:div w:id="1799763323">
          <w:marLeft w:val="480"/>
          <w:marRight w:val="0"/>
          <w:marTop w:val="0"/>
          <w:marBottom w:val="0"/>
          <w:divBdr>
            <w:top w:val="none" w:sz="0" w:space="0" w:color="auto"/>
            <w:left w:val="none" w:sz="0" w:space="0" w:color="auto"/>
            <w:bottom w:val="none" w:sz="0" w:space="0" w:color="auto"/>
            <w:right w:val="none" w:sz="0" w:space="0" w:color="auto"/>
          </w:divBdr>
        </w:div>
        <w:div w:id="1806971408">
          <w:marLeft w:val="480"/>
          <w:marRight w:val="0"/>
          <w:marTop w:val="0"/>
          <w:marBottom w:val="0"/>
          <w:divBdr>
            <w:top w:val="none" w:sz="0" w:space="0" w:color="auto"/>
            <w:left w:val="none" w:sz="0" w:space="0" w:color="auto"/>
            <w:bottom w:val="none" w:sz="0" w:space="0" w:color="auto"/>
            <w:right w:val="none" w:sz="0" w:space="0" w:color="auto"/>
          </w:divBdr>
        </w:div>
        <w:div w:id="1858881788">
          <w:marLeft w:val="480"/>
          <w:marRight w:val="0"/>
          <w:marTop w:val="0"/>
          <w:marBottom w:val="0"/>
          <w:divBdr>
            <w:top w:val="none" w:sz="0" w:space="0" w:color="auto"/>
            <w:left w:val="none" w:sz="0" w:space="0" w:color="auto"/>
            <w:bottom w:val="none" w:sz="0" w:space="0" w:color="auto"/>
            <w:right w:val="none" w:sz="0" w:space="0" w:color="auto"/>
          </w:divBdr>
        </w:div>
        <w:div w:id="1872573428">
          <w:marLeft w:val="480"/>
          <w:marRight w:val="0"/>
          <w:marTop w:val="0"/>
          <w:marBottom w:val="0"/>
          <w:divBdr>
            <w:top w:val="none" w:sz="0" w:space="0" w:color="auto"/>
            <w:left w:val="none" w:sz="0" w:space="0" w:color="auto"/>
            <w:bottom w:val="none" w:sz="0" w:space="0" w:color="auto"/>
            <w:right w:val="none" w:sz="0" w:space="0" w:color="auto"/>
          </w:divBdr>
        </w:div>
        <w:div w:id="1896045308">
          <w:marLeft w:val="480"/>
          <w:marRight w:val="0"/>
          <w:marTop w:val="0"/>
          <w:marBottom w:val="0"/>
          <w:divBdr>
            <w:top w:val="none" w:sz="0" w:space="0" w:color="auto"/>
            <w:left w:val="none" w:sz="0" w:space="0" w:color="auto"/>
            <w:bottom w:val="none" w:sz="0" w:space="0" w:color="auto"/>
            <w:right w:val="none" w:sz="0" w:space="0" w:color="auto"/>
          </w:divBdr>
        </w:div>
        <w:div w:id="1912740324">
          <w:marLeft w:val="480"/>
          <w:marRight w:val="0"/>
          <w:marTop w:val="0"/>
          <w:marBottom w:val="0"/>
          <w:divBdr>
            <w:top w:val="none" w:sz="0" w:space="0" w:color="auto"/>
            <w:left w:val="none" w:sz="0" w:space="0" w:color="auto"/>
            <w:bottom w:val="none" w:sz="0" w:space="0" w:color="auto"/>
            <w:right w:val="none" w:sz="0" w:space="0" w:color="auto"/>
          </w:divBdr>
        </w:div>
        <w:div w:id="1924335924">
          <w:marLeft w:val="480"/>
          <w:marRight w:val="0"/>
          <w:marTop w:val="0"/>
          <w:marBottom w:val="0"/>
          <w:divBdr>
            <w:top w:val="none" w:sz="0" w:space="0" w:color="auto"/>
            <w:left w:val="none" w:sz="0" w:space="0" w:color="auto"/>
            <w:bottom w:val="none" w:sz="0" w:space="0" w:color="auto"/>
            <w:right w:val="none" w:sz="0" w:space="0" w:color="auto"/>
          </w:divBdr>
        </w:div>
        <w:div w:id="1931304317">
          <w:marLeft w:val="480"/>
          <w:marRight w:val="0"/>
          <w:marTop w:val="0"/>
          <w:marBottom w:val="0"/>
          <w:divBdr>
            <w:top w:val="none" w:sz="0" w:space="0" w:color="auto"/>
            <w:left w:val="none" w:sz="0" w:space="0" w:color="auto"/>
            <w:bottom w:val="none" w:sz="0" w:space="0" w:color="auto"/>
            <w:right w:val="none" w:sz="0" w:space="0" w:color="auto"/>
          </w:divBdr>
        </w:div>
        <w:div w:id="1943102767">
          <w:marLeft w:val="480"/>
          <w:marRight w:val="0"/>
          <w:marTop w:val="0"/>
          <w:marBottom w:val="0"/>
          <w:divBdr>
            <w:top w:val="none" w:sz="0" w:space="0" w:color="auto"/>
            <w:left w:val="none" w:sz="0" w:space="0" w:color="auto"/>
            <w:bottom w:val="none" w:sz="0" w:space="0" w:color="auto"/>
            <w:right w:val="none" w:sz="0" w:space="0" w:color="auto"/>
          </w:divBdr>
        </w:div>
        <w:div w:id="1971086805">
          <w:marLeft w:val="480"/>
          <w:marRight w:val="0"/>
          <w:marTop w:val="0"/>
          <w:marBottom w:val="0"/>
          <w:divBdr>
            <w:top w:val="none" w:sz="0" w:space="0" w:color="auto"/>
            <w:left w:val="none" w:sz="0" w:space="0" w:color="auto"/>
            <w:bottom w:val="none" w:sz="0" w:space="0" w:color="auto"/>
            <w:right w:val="none" w:sz="0" w:space="0" w:color="auto"/>
          </w:divBdr>
        </w:div>
        <w:div w:id="2039507122">
          <w:marLeft w:val="480"/>
          <w:marRight w:val="0"/>
          <w:marTop w:val="0"/>
          <w:marBottom w:val="0"/>
          <w:divBdr>
            <w:top w:val="none" w:sz="0" w:space="0" w:color="auto"/>
            <w:left w:val="none" w:sz="0" w:space="0" w:color="auto"/>
            <w:bottom w:val="none" w:sz="0" w:space="0" w:color="auto"/>
            <w:right w:val="none" w:sz="0" w:space="0" w:color="auto"/>
          </w:divBdr>
        </w:div>
        <w:div w:id="2068143209">
          <w:marLeft w:val="480"/>
          <w:marRight w:val="0"/>
          <w:marTop w:val="0"/>
          <w:marBottom w:val="0"/>
          <w:divBdr>
            <w:top w:val="none" w:sz="0" w:space="0" w:color="auto"/>
            <w:left w:val="none" w:sz="0" w:space="0" w:color="auto"/>
            <w:bottom w:val="none" w:sz="0" w:space="0" w:color="auto"/>
            <w:right w:val="none" w:sz="0" w:space="0" w:color="auto"/>
          </w:divBdr>
        </w:div>
        <w:div w:id="2124618134">
          <w:marLeft w:val="480"/>
          <w:marRight w:val="0"/>
          <w:marTop w:val="0"/>
          <w:marBottom w:val="0"/>
          <w:divBdr>
            <w:top w:val="none" w:sz="0" w:space="0" w:color="auto"/>
            <w:left w:val="none" w:sz="0" w:space="0" w:color="auto"/>
            <w:bottom w:val="none" w:sz="0" w:space="0" w:color="auto"/>
            <w:right w:val="none" w:sz="0" w:space="0" w:color="auto"/>
          </w:divBdr>
        </w:div>
      </w:divsChild>
    </w:div>
    <w:div w:id="1723823408">
      <w:bodyDiv w:val="1"/>
      <w:marLeft w:val="0"/>
      <w:marRight w:val="0"/>
      <w:marTop w:val="0"/>
      <w:marBottom w:val="0"/>
      <w:divBdr>
        <w:top w:val="none" w:sz="0" w:space="0" w:color="auto"/>
        <w:left w:val="none" w:sz="0" w:space="0" w:color="auto"/>
        <w:bottom w:val="none" w:sz="0" w:space="0" w:color="auto"/>
        <w:right w:val="none" w:sz="0" w:space="0" w:color="auto"/>
      </w:divBdr>
      <w:divsChild>
        <w:div w:id="787626836">
          <w:marLeft w:val="640"/>
          <w:marRight w:val="0"/>
          <w:marTop w:val="0"/>
          <w:marBottom w:val="0"/>
          <w:divBdr>
            <w:top w:val="none" w:sz="0" w:space="0" w:color="auto"/>
            <w:left w:val="none" w:sz="0" w:space="0" w:color="auto"/>
            <w:bottom w:val="none" w:sz="0" w:space="0" w:color="auto"/>
            <w:right w:val="none" w:sz="0" w:space="0" w:color="auto"/>
          </w:divBdr>
        </w:div>
        <w:div w:id="1512529160">
          <w:marLeft w:val="640"/>
          <w:marRight w:val="0"/>
          <w:marTop w:val="0"/>
          <w:marBottom w:val="0"/>
          <w:divBdr>
            <w:top w:val="none" w:sz="0" w:space="0" w:color="auto"/>
            <w:left w:val="none" w:sz="0" w:space="0" w:color="auto"/>
            <w:bottom w:val="none" w:sz="0" w:space="0" w:color="auto"/>
            <w:right w:val="none" w:sz="0" w:space="0" w:color="auto"/>
          </w:divBdr>
        </w:div>
        <w:div w:id="1462729850">
          <w:marLeft w:val="640"/>
          <w:marRight w:val="0"/>
          <w:marTop w:val="0"/>
          <w:marBottom w:val="0"/>
          <w:divBdr>
            <w:top w:val="none" w:sz="0" w:space="0" w:color="auto"/>
            <w:left w:val="none" w:sz="0" w:space="0" w:color="auto"/>
            <w:bottom w:val="none" w:sz="0" w:space="0" w:color="auto"/>
            <w:right w:val="none" w:sz="0" w:space="0" w:color="auto"/>
          </w:divBdr>
        </w:div>
        <w:div w:id="869758811">
          <w:marLeft w:val="640"/>
          <w:marRight w:val="0"/>
          <w:marTop w:val="0"/>
          <w:marBottom w:val="0"/>
          <w:divBdr>
            <w:top w:val="none" w:sz="0" w:space="0" w:color="auto"/>
            <w:left w:val="none" w:sz="0" w:space="0" w:color="auto"/>
            <w:bottom w:val="none" w:sz="0" w:space="0" w:color="auto"/>
            <w:right w:val="none" w:sz="0" w:space="0" w:color="auto"/>
          </w:divBdr>
        </w:div>
        <w:div w:id="1275745921">
          <w:marLeft w:val="640"/>
          <w:marRight w:val="0"/>
          <w:marTop w:val="0"/>
          <w:marBottom w:val="0"/>
          <w:divBdr>
            <w:top w:val="none" w:sz="0" w:space="0" w:color="auto"/>
            <w:left w:val="none" w:sz="0" w:space="0" w:color="auto"/>
            <w:bottom w:val="none" w:sz="0" w:space="0" w:color="auto"/>
            <w:right w:val="none" w:sz="0" w:space="0" w:color="auto"/>
          </w:divBdr>
        </w:div>
        <w:div w:id="302195444">
          <w:marLeft w:val="640"/>
          <w:marRight w:val="0"/>
          <w:marTop w:val="0"/>
          <w:marBottom w:val="0"/>
          <w:divBdr>
            <w:top w:val="none" w:sz="0" w:space="0" w:color="auto"/>
            <w:left w:val="none" w:sz="0" w:space="0" w:color="auto"/>
            <w:bottom w:val="none" w:sz="0" w:space="0" w:color="auto"/>
            <w:right w:val="none" w:sz="0" w:space="0" w:color="auto"/>
          </w:divBdr>
        </w:div>
        <w:div w:id="2020959227">
          <w:marLeft w:val="640"/>
          <w:marRight w:val="0"/>
          <w:marTop w:val="0"/>
          <w:marBottom w:val="0"/>
          <w:divBdr>
            <w:top w:val="none" w:sz="0" w:space="0" w:color="auto"/>
            <w:left w:val="none" w:sz="0" w:space="0" w:color="auto"/>
            <w:bottom w:val="none" w:sz="0" w:space="0" w:color="auto"/>
            <w:right w:val="none" w:sz="0" w:space="0" w:color="auto"/>
          </w:divBdr>
        </w:div>
        <w:div w:id="45228994">
          <w:marLeft w:val="640"/>
          <w:marRight w:val="0"/>
          <w:marTop w:val="0"/>
          <w:marBottom w:val="0"/>
          <w:divBdr>
            <w:top w:val="none" w:sz="0" w:space="0" w:color="auto"/>
            <w:left w:val="none" w:sz="0" w:space="0" w:color="auto"/>
            <w:bottom w:val="none" w:sz="0" w:space="0" w:color="auto"/>
            <w:right w:val="none" w:sz="0" w:space="0" w:color="auto"/>
          </w:divBdr>
        </w:div>
        <w:div w:id="382752627">
          <w:marLeft w:val="640"/>
          <w:marRight w:val="0"/>
          <w:marTop w:val="0"/>
          <w:marBottom w:val="0"/>
          <w:divBdr>
            <w:top w:val="none" w:sz="0" w:space="0" w:color="auto"/>
            <w:left w:val="none" w:sz="0" w:space="0" w:color="auto"/>
            <w:bottom w:val="none" w:sz="0" w:space="0" w:color="auto"/>
            <w:right w:val="none" w:sz="0" w:space="0" w:color="auto"/>
          </w:divBdr>
        </w:div>
        <w:div w:id="1989623861">
          <w:marLeft w:val="640"/>
          <w:marRight w:val="0"/>
          <w:marTop w:val="0"/>
          <w:marBottom w:val="0"/>
          <w:divBdr>
            <w:top w:val="none" w:sz="0" w:space="0" w:color="auto"/>
            <w:left w:val="none" w:sz="0" w:space="0" w:color="auto"/>
            <w:bottom w:val="none" w:sz="0" w:space="0" w:color="auto"/>
            <w:right w:val="none" w:sz="0" w:space="0" w:color="auto"/>
          </w:divBdr>
        </w:div>
        <w:div w:id="1059548676">
          <w:marLeft w:val="640"/>
          <w:marRight w:val="0"/>
          <w:marTop w:val="0"/>
          <w:marBottom w:val="0"/>
          <w:divBdr>
            <w:top w:val="none" w:sz="0" w:space="0" w:color="auto"/>
            <w:left w:val="none" w:sz="0" w:space="0" w:color="auto"/>
            <w:bottom w:val="none" w:sz="0" w:space="0" w:color="auto"/>
            <w:right w:val="none" w:sz="0" w:space="0" w:color="auto"/>
          </w:divBdr>
        </w:div>
        <w:div w:id="2065564575">
          <w:marLeft w:val="640"/>
          <w:marRight w:val="0"/>
          <w:marTop w:val="0"/>
          <w:marBottom w:val="0"/>
          <w:divBdr>
            <w:top w:val="none" w:sz="0" w:space="0" w:color="auto"/>
            <w:left w:val="none" w:sz="0" w:space="0" w:color="auto"/>
            <w:bottom w:val="none" w:sz="0" w:space="0" w:color="auto"/>
            <w:right w:val="none" w:sz="0" w:space="0" w:color="auto"/>
          </w:divBdr>
        </w:div>
        <w:div w:id="1968509921">
          <w:marLeft w:val="640"/>
          <w:marRight w:val="0"/>
          <w:marTop w:val="0"/>
          <w:marBottom w:val="0"/>
          <w:divBdr>
            <w:top w:val="none" w:sz="0" w:space="0" w:color="auto"/>
            <w:left w:val="none" w:sz="0" w:space="0" w:color="auto"/>
            <w:bottom w:val="none" w:sz="0" w:space="0" w:color="auto"/>
            <w:right w:val="none" w:sz="0" w:space="0" w:color="auto"/>
          </w:divBdr>
        </w:div>
        <w:div w:id="1696733311">
          <w:marLeft w:val="640"/>
          <w:marRight w:val="0"/>
          <w:marTop w:val="0"/>
          <w:marBottom w:val="0"/>
          <w:divBdr>
            <w:top w:val="none" w:sz="0" w:space="0" w:color="auto"/>
            <w:left w:val="none" w:sz="0" w:space="0" w:color="auto"/>
            <w:bottom w:val="none" w:sz="0" w:space="0" w:color="auto"/>
            <w:right w:val="none" w:sz="0" w:space="0" w:color="auto"/>
          </w:divBdr>
        </w:div>
        <w:div w:id="594367450">
          <w:marLeft w:val="640"/>
          <w:marRight w:val="0"/>
          <w:marTop w:val="0"/>
          <w:marBottom w:val="0"/>
          <w:divBdr>
            <w:top w:val="none" w:sz="0" w:space="0" w:color="auto"/>
            <w:left w:val="none" w:sz="0" w:space="0" w:color="auto"/>
            <w:bottom w:val="none" w:sz="0" w:space="0" w:color="auto"/>
            <w:right w:val="none" w:sz="0" w:space="0" w:color="auto"/>
          </w:divBdr>
        </w:div>
        <w:div w:id="303244206">
          <w:marLeft w:val="640"/>
          <w:marRight w:val="0"/>
          <w:marTop w:val="0"/>
          <w:marBottom w:val="0"/>
          <w:divBdr>
            <w:top w:val="none" w:sz="0" w:space="0" w:color="auto"/>
            <w:left w:val="none" w:sz="0" w:space="0" w:color="auto"/>
            <w:bottom w:val="none" w:sz="0" w:space="0" w:color="auto"/>
            <w:right w:val="none" w:sz="0" w:space="0" w:color="auto"/>
          </w:divBdr>
        </w:div>
        <w:div w:id="1351445831">
          <w:marLeft w:val="640"/>
          <w:marRight w:val="0"/>
          <w:marTop w:val="0"/>
          <w:marBottom w:val="0"/>
          <w:divBdr>
            <w:top w:val="none" w:sz="0" w:space="0" w:color="auto"/>
            <w:left w:val="none" w:sz="0" w:space="0" w:color="auto"/>
            <w:bottom w:val="none" w:sz="0" w:space="0" w:color="auto"/>
            <w:right w:val="none" w:sz="0" w:space="0" w:color="auto"/>
          </w:divBdr>
        </w:div>
        <w:div w:id="1401977316">
          <w:marLeft w:val="640"/>
          <w:marRight w:val="0"/>
          <w:marTop w:val="0"/>
          <w:marBottom w:val="0"/>
          <w:divBdr>
            <w:top w:val="none" w:sz="0" w:space="0" w:color="auto"/>
            <w:left w:val="none" w:sz="0" w:space="0" w:color="auto"/>
            <w:bottom w:val="none" w:sz="0" w:space="0" w:color="auto"/>
            <w:right w:val="none" w:sz="0" w:space="0" w:color="auto"/>
          </w:divBdr>
        </w:div>
        <w:div w:id="1405637718">
          <w:marLeft w:val="640"/>
          <w:marRight w:val="0"/>
          <w:marTop w:val="0"/>
          <w:marBottom w:val="0"/>
          <w:divBdr>
            <w:top w:val="none" w:sz="0" w:space="0" w:color="auto"/>
            <w:left w:val="none" w:sz="0" w:space="0" w:color="auto"/>
            <w:bottom w:val="none" w:sz="0" w:space="0" w:color="auto"/>
            <w:right w:val="none" w:sz="0" w:space="0" w:color="auto"/>
          </w:divBdr>
        </w:div>
        <w:div w:id="1800151550">
          <w:marLeft w:val="640"/>
          <w:marRight w:val="0"/>
          <w:marTop w:val="0"/>
          <w:marBottom w:val="0"/>
          <w:divBdr>
            <w:top w:val="none" w:sz="0" w:space="0" w:color="auto"/>
            <w:left w:val="none" w:sz="0" w:space="0" w:color="auto"/>
            <w:bottom w:val="none" w:sz="0" w:space="0" w:color="auto"/>
            <w:right w:val="none" w:sz="0" w:space="0" w:color="auto"/>
          </w:divBdr>
        </w:div>
        <w:div w:id="607931416">
          <w:marLeft w:val="640"/>
          <w:marRight w:val="0"/>
          <w:marTop w:val="0"/>
          <w:marBottom w:val="0"/>
          <w:divBdr>
            <w:top w:val="none" w:sz="0" w:space="0" w:color="auto"/>
            <w:left w:val="none" w:sz="0" w:space="0" w:color="auto"/>
            <w:bottom w:val="none" w:sz="0" w:space="0" w:color="auto"/>
            <w:right w:val="none" w:sz="0" w:space="0" w:color="auto"/>
          </w:divBdr>
        </w:div>
        <w:div w:id="483205044">
          <w:marLeft w:val="640"/>
          <w:marRight w:val="0"/>
          <w:marTop w:val="0"/>
          <w:marBottom w:val="0"/>
          <w:divBdr>
            <w:top w:val="none" w:sz="0" w:space="0" w:color="auto"/>
            <w:left w:val="none" w:sz="0" w:space="0" w:color="auto"/>
            <w:bottom w:val="none" w:sz="0" w:space="0" w:color="auto"/>
            <w:right w:val="none" w:sz="0" w:space="0" w:color="auto"/>
          </w:divBdr>
        </w:div>
        <w:div w:id="324286194">
          <w:marLeft w:val="640"/>
          <w:marRight w:val="0"/>
          <w:marTop w:val="0"/>
          <w:marBottom w:val="0"/>
          <w:divBdr>
            <w:top w:val="none" w:sz="0" w:space="0" w:color="auto"/>
            <w:left w:val="none" w:sz="0" w:space="0" w:color="auto"/>
            <w:bottom w:val="none" w:sz="0" w:space="0" w:color="auto"/>
            <w:right w:val="none" w:sz="0" w:space="0" w:color="auto"/>
          </w:divBdr>
        </w:div>
        <w:div w:id="334962022">
          <w:marLeft w:val="640"/>
          <w:marRight w:val="0"/>
          <w:marTop w:val="0"/>
          <w:marBottom w:val="0"/>
          <w:divBdr>
            <w:top w:val="none" w:sz="0" w:space="0" w:color="auto"/>
            <w:left w:val="none" w:sz="0" w:space="0" w:color="auto"/>
            <w:bottom w:val="none" w:sz="0" w:space="0" w:color="auto"/>
            <w:right w:val="none" w:sz="0" w:space="0" w:color="auto"/>
          </w:divBdr>
        </w:div>
        <w:div w:id="336807912">
          <w:marLeft w:val="640"/>
          <w:marRight w:val="0"/>
          <w:marTop w:val="0"/>
          <w:marBottom w:val="0"/>
          <w:divBdr>
            <w:top w:val="none" w:sz="0" w:space="0" w:color="auto"/>
            <w:left w:val="none" w:sz="0" w:space="0" w:color="auto"/>
            <w:bottom w:val="none" w:sz="0" w:space="0" w:color="auto"/>
            <w:right w:val="none" w:sz="0" w:space="0" w:color="auto"/>
          </w:divBdr>
        </w:div>
        <w:div w:id="268390462">
          <w:marLeft w:val="640"/>
          <w:marRight w:val="0"/>
          <w:marTop w:val="0"/>
          <w:marBottom w:val="0"/>
          <w:divBdr>
            <w:top w:val="none" w:sz="0" w:space="0" w:color="auto"/>
            <w:left w:val="none" w:sz="0" w:space="0" w:color="auto"/>
            <w:bottom w:val="none" w:sz="0" w:space="0" w:color="auto"/>
            <w:right w:val="none" w:sz="0" w:space="0" w:color="auto"/>
          </w:divBdr>
        </w:div>
        <w:div w:id="2071730482">
          <w:marLeft w:val="640"/>
          <w:marRight w:val="0"/>
          <w:marTop w:val="0"/>
          <w:marBottom w:val="0"/>
          <w:divBdr>
            <w:top w:val="none" w:sz="0" w:space="0" w:color="auto"/>
            <w:left w:val="none" w:sz="0" w:space="0" w:color="auto"/>
            <w:bottom w:val="none" w:sz="0" w:space="0" w:color="auto"/>
            <w:right w:val="none" w:sz="0" w:space="0" w:color="auto"/>
          </w:divBdr>
        </w:div>
        <w:div w:id="188295931">
          <w:marLeft w:val="640"/>
          <w:marRight w:val="0"/>
          <w:marTop w:val="0"/>
          <w:marBottom w:val="0"/>
          <w:divBdr>
            <w:top w:val="none" w:sz="0" w:space="0" w:color="auto"/>
            <w:left w:val="none" w:sz="0" w:space="0" w:color="auto"/>
            <w:bottom w:val="none" w:sz="0" w:space="0" w:color="auto"/>
            <w:right w:val="none" w:sz="0" w:space="0" w:color="auto"/>
          </w:divBdr>
        </w:div>
        <w:div w:id="1584145607">
          <w:marLeft w:val="640"/>
          <w:marRight w:val="0"/>
          <w:marTop w:val="0"/>
          <w:marBottom w:val="0"/>
          <w:divBdr>
            <w:top w:val="none" w:sz="0" w:space="0" w:color="auto"/>
            <w:left w:val="none" w:sz="0" w:space="0" w:color="auto"/>
            <w:bottom w:val="none" w:sz="0" w:space="0" w:color="auto"/>
            <w:right w:val="none" w:sz="0" w:space="0" w:color="auto"/>
          </w:divBdr>
        </w:div>
        <w:div w:id="410277772">
          <w:marLeft w:val="640"/>
          <w:marRight w:val="0"/>
          <w:marTop w:val="0"/>
          <w:marBottom w:val="0"/>
          <w:divBdr>
            <w:top w:val="none" w:sz="0" w:space="0" w:color="auto"/>
            <w:left w:val="none" w:sz="0" w:space="0" w:color="auto"/>
            <w:bottom w:val="none" w:sz="0" w:space="0" w:color="auto"/>
            <w:right w:val="none" w:sz="0" w:space="0" w:color="auto"/>
          </w:divBdr>
        </w:div>
        <w:div w:id="649754070">
          <w:marLeft w:val="640"/>
          <w:marRight w:val="0"/>
          <w:marTop w:val="0"/>
          <w:marBottom w:val="0"/>
          <w:divBdr>
            <w:top w:val="none" w:sz="0" w:space="0" w:color="auto"/>
            <w:left w:val="none" w:sz="0" w:space="0" w:color="auto"/>
            <w:bottom w:val="none" w:sz="0" w:space="0" w:color="auto"/>
            <w:right w:val="none" w:sz="0" w:space="0" w:color="auto"/>
          </w:divBdr>
        </w:div>
        <w:div w:id="1060786473">
          <w:marLeft w:val="640"/>
          <w:marRight w:val="0"/>
          <w:marTop w:val="0"/>
          <w:marBottom w:val="0"/>
          <w:divBdr>
            <w:top w:val="none" w:sz="0" w:space="0" w:color="auto"/>
            <w:left w:val="none" w:sz="0" w:space="0" w:color="auto"/>
            <w:bottom w:val="none" w:sz="0" w:space="0" w:color="auto"/>
            <w:right w:val="none" w:sz="0" w:space="0" w:color="auto"/>
          </w:divBdr>
        </w:div>
        <w:div w:id="565606690">
          <w:marLeft w:val="640"/>
          <w:marRight w:val="0"/>
          <w:marTop w:val="0"/>
          <w:marBottom w:val="0"/>
          <w:divBdr>
            <w:top w:val="none" w:sz="0" w:space="0" w:color="auto"/>
            <w:left w:val="none" w:sz="0" w:space="0" w:color="auto"/>
            <w:bottom w:val="none" w:sz="0" w:space="0" w:color="auto"/>
            <w:right w:val="none" w:sz="0" w:space="0" w:color="auto"/>
          </w:divBdr>
        </w:div>
        <w:div w:id="1961761129">
          <w:marLeft w:val="640"/>
          <w:marRight w:val="0"/>
          <w:marTop w:val="0"/>
          <w:marBottom w:val="0"/>
          <w:divBdr>
            <w:top w:val="none" w:sz="0" w:space="0" w:color="auto"/>
            <w:left w:val="none" w:sz="0" w:space="0" w:color="auto"/>
            <w:bottom w:val="none" w:sz="0" w:space="0" w:color="auto"/>
            <w:right w:val="none" w:sz="0" w:space="0" w:color="auto"/>
          </w:divBdr>
        </w:div>
        <w:div w:id="445000693">
          <w:marLeft w:val="640"/>
          <w:marRight w:val="0"/>
          <w:marTop w:val="0"/>
          <w:marBottom w:val="0"/>
          <w:divBdr>
            <w:top w:val="none" w:sz="0" w:space="0" w:color="auto"/>
            <w:left w:val="none" w:sz="0" w:space="0" w:color="auto"/>
            <w:bottom w:val="none" w:sz="0" w:space="0" w:color="auto"/>
            <w:right w:val="none" w:sz="0" w:space="0" w:color="auto"/>
          </w:divBdr>
        </w:div>
        <w:div w:id="1124695184">
          <w:marLeft w:val="640"/>
          <w:marRight w:val="0"/>
          <w:marTop w:val="0"/>
          <w:marBottom w:val="0"/>
          <w:divBdr>
            <w:top w:val="none" w:sz="0" w:space="0" w:color="auto"/>
            <w:left w:val="none" w:sz="0" w:space="0" w:color="auto"/>
            <w:bottom w:val="none" w:sz="0" w:space="0" w:color="auto"/>
            <w:right w:val="none" w:sz="0" w:space="0" w:color="auto"/>
          </w:divBdr>
        </w:div>
        <w:div w:id="732854473">
          <w:marLeft w:val="640"/>
          <w:marRight w:val="0"/>
          <w:marTop w:val="0"/>
          <w:marBottom w:val="0"/>
          <w:divBdr>
            <w:top w:val="none" w:sz="0" w:space="0" w:color="auto"/>
            <w:left w:val="none" w:sz="0" w:space="0" w:color="auto"/>
            <w:bottom w:val="none" w:sz="0" w:space="0" w:color="auto"/>
            <w:right w:val="none" w:sz="0" w:space="0" w:color="auto"/>
          </w:divBdr>
        </w:div>
        <w:div w:id="1059942400">
          <w:marLeft w:val="640"/>
          <w:marRight w:val="0"/>
          <w:marTop w:val="0"/>
          <w:marBottom w:val="0"/>
          <w:divBdr>
            <w:top w:val="none" w:sz="0" w:space="0" w:color="auto"/>
            <w:left w:val="none" w:sz="0" w:space="0" w:color="auto"/>
            <w:bottom w:val="none" w:sz="0" w:space="0" w:color="auto"/>
            <w:right w:val="none" w:sz="0" w:space="0" w:color="auto"/>
          </w:divBdr>
        </w:div>
        <w:div w:id="260069055">
          <w:marLeft w:val="640"/>
          <w:marRight w:val="0"/>
          <w:marTop w:val="0"/>
          <w:marBottom w:val="0"/>
          <w:divBdr>
            <w:top w:val="none" w:sz="0" w:space="0" w:color="auto"/>
            <w:left w:val="none" w:sz="0" w:space="0" w:color="auto"/>
            <w:bottom w:val="none" w:sz="0" w:space="0" w:color="auto"/>
            <w:right w:val="none" w:sz="0" w:space="0" w:color="auto"/>
          </w:divBdr>
        </w:div>
        <w:div w:id="250704841">
          <w:marLeft w:val="640"/>
          <w:marRight w:val="0"/>
          <w:marTop w:val="0"/>
          <w:marBottom w:val="0"/>
          <w:divBdr>
            <w:top w:val="none" w:sz="0" w:space="0" w:color="auto"/>
            <w:left w:val="none" w:sz="0" w:space="0" w:color="auto"/>
            <w:bottom w:val="none" w:sz="0" w:space="0" w:color="auto"/>
            <w:right w:val="none" w:sz="0" w:space="0" w:color="auto"/>
          </w:divBdr>
        </w:div>
        <w:div w:id="2092040294">
          <w:marLeft w:val="640"/>
          <w:marRight w:val="0"/>
          <w:marTop w:val="0"/>
          <w:marBottom w:val="0"/>
          <w:divBdr>
            <w:top w:val="none" w:sz="0" w:space="0" w:color="auto"/>
            <w:left w:val="none" w:sz="0" w:space="0" w:color="auto"/>
            <w:bottom w:val="none" w:sz="0" w:space="0" w:color="auto"/>
            <w:right w:val="none" w:sz="0" w:space="0" w:color="auto"/>
          </w:divBdr>
        </w:div>
        <w:div w:id="528298258">
          <w:marLeft w:val="640"/>
          <w:marRight w:val="0"/>
          <w:marTop w:val="0"/>
          <w:marBottom w:val="0"/>
          <w:divBdr>
            <w:top w:val="none" w:sz="0" w:space="0" w:color="auto"/>
            <w:left w:val="none" w:sz="0" w:space="0" w:color="auto"/>
            <w:bottom w:val="none" w:sz="0" w:space="0" w:color="auto"/>
            <w:right w:val="none" w:sz="0" w:space="0" w:color="auto"/>
          </w:divBdr>
        </w:div>
        <w:div w:id="1607736861">
          <w:marLeft w:val="640"/>
          <w:marRight w:val="0"/>
          <w:marTop w:val="0"/>
          <w:marBottom w:val="0"/>
          <w:divBdr>
            <w:top w:val="none" w:sz="0" w:space="0" w:color="auto"/>
            <w:left w:val="none" w:sz="0" w:space="0" w:color="auto"/>
            <w:bottom w:val="none" w:sz="0" w:space="0" w:color="auto"/>
            <w:right w:val="none" w:sz="0" w:space="0" w:color="auto"/>
          </w:divBdr>
        </w:div>
        <w:div w:id="129175179">
          <w:marLeft w:val="640"/>
          <w:marRight w:val="0"/>
          <w:marTop w:val="0"/>
          <w:marBottom w:val="0"/>
          <w:divBdr>
            <w:top w:val="none" w:sz="0" w:space="0" w:color="auto"/>
            <w:left w:val="none" w:sz="0" w:space="0" w:color="auto"/>
            <w:bottom w:val="none" w:sz="0" w:space="0" w:color="auto"/>
            <w:right w:val="none" w:sz="0" w:space="0" w:color="auto"/>
          </w:divBdr>
        </w:div>
        <w:div w:id="1671369163">
          <w:marLeft w:val="640"/>
          <w:marRight w:val="0"/>
          <w:marTop w:val="0"/>
          <w:marBottom w:val="0"/>
          <w:divBdr>
            <w:top w:val="none" w:sz="0" w:space="0" w:color="auto"/>
            <w:left w:val="none" w:sz="0" w:space="0" w:color="auto"/>
            <w:bottom w:val="none" w:sz="0" w:space="0" w:color="auto"/>
            <w:right w:val="none" w:sz="0" w:space="0" w:color="auto"/>
          </w:divBdr>
        </w:div>
        <w:div w:id="170337691">
          <w:marLeft w:val="640"/>
          <w:marRight w:val="0"/>
          <w:marTop w:val="0"/>
          <w:marBottom w:val="0"/>
          <w:divBdr>
            <w:top w:val="none" w:sz="0" w:space="0" w:color="auto"/>
            <w:left w:val="none" w:sz="0" w:space="0" w:color="auto"/>
            <w:bottom w:val="none" w:sz="0" w:space="0" w:color="auto"/>
            <w:right w:val="none" w:sz="0" w:space="0" w:color="auto"/>
          </w:divBdr>
        </w:div>
        <w:div w:id="1486773550">
          <w:marLeft w:val="640"/>
          <w:marRight w:val="0"/>
          <w:marTop w:val="0"/>
          <w:marBottom w:val="0"/>
          <w:divBdr>
            <w:top w:val="none" w:sz="0" w:space="0" w:color="auto"/>
            <w:left w:val="none" w:sz="0" w:space="0" w:color="auto"/>
            <w:bottom w:val="none" w:sz="0" w:space="0" w:color="auto"/>
            <w:right w:val="none" w:sz="0" w:space="0" w:color="auto"/>
          </w:divBdr>
        </w:div>
        <w:div w:id="41946043">
          <w:marLeft w:val="640"/>
          <w:marRight w:val="0"/>
          <w:marTop w:val="0"/>
          <w:marBottom w:val="0"/>
          <w:divBdr>
            <w:top w:val="none" w:sz="0" w:space="0" w:color="auto"/>
            <w:left w:val="none" w:sz="0" w:space="0" w:color="auto"/>
            <w:bottom w:val="none" w:sz="0" w:space="0" w:color="auto"/>
            <w:right w:val="none" w:sz="0" w:space="0" w:color="auto"/>
          </w:divBdr>
        </w:div>
        <w:div w:id="2146853763">
          <w:marLeft w:val="640"/>
          <w:marRight w:val="0"/>
          <w:marTop w:val="0"/>
          <w:marBottom w:val="0"/>
          <w:divBdr>
            <w:top w:val="none" w:sz="0" w:space="0" w:color="auto"/>
            <w:left w:val="none" w:sz="0" w:space="0" w:color="auto"/>
            <w:bottom w:val="none" w:sz="0" w:space="0" w:color="auto"/>
            <w:right w:val="none" w:sz="0" w:space="0" w:color="auto"/>
          </w:divBdr>
        </w:div>
        <w:div w:id="42750386">
          <w:marLeft w:val="640"/>
          <w:marRight w:val="0"/>
          <w:marTop w:val="0"/>
          <w:marBottom w:val="0"/>
          <w:divBdr>
            <w:top w:val="none" w:sz="0" w:space="0" w:color="auto"/>
            <w:left w:val="none" w:sz="0" w:space="0" w:color="auto"/>
            <w:bottom w:val="none" w:sz="0" w:space="0" w:color="auto"/>
            <w:right w:val="none" w:sz="0" w:space="0" w:color="auto"/>
          </w:divBdr>
        </w:div>
        <w:div w:id="1068646345">
          <w:marLeft w:val="640"/>
          <w:marRight w:val="0"/>
          <w:marTop w:val="0"/>
          <w:marBottom w:val="0"/>
          <w:divBdr>
            <w:top w:val="none" w:sz="0" w:space="0" w:color="auto"/>
            <w:left w:val="none" w:sz="0" w:space="0" w:color="auto"/>
            <w:bottom w:val="none" w:sz="0" w:space="0" w:color="auto"/>
            <w:right w:val="none" w:sz="0" w:space="0" w:color="auto"/>
          </w:divBdr>
        </w:div>
        <w:div w:id="1624000394">
          <w:marLeft w:val="640"/>
          <w:marRight w:val="0"/>
          <w:marTop w:val="0"/>
          <w:marBottom w:val="0"/>
          <w:divBdr>
            <w:top w:val="none" w:sz="0" w:space="0" w:color="auto"/>
            <w:left w:val="none" w:sz="0" w:space="0" w:color="auto"/>
            <w:bottom w:val="none" w:sz="0" w:space="0" w:color="auto"/>
            <w:right w:val="none" w:sz="0" w:space="0" w:color="auto"/>
          </w:divBdr>
        </w:div>
        <w:div w:id="1188328963">
          <w:marLeft w:val="640"/>
          <w:marRight w:val="0"/>
          <w:marTop w:val="0"/>
          <w:marBottom w:val="0"/>
          <w:divBdr>
            <w:top w:val="none" w:sz="0" w:space="0" w:color="auto"/>
            <w:left w:val="none" w:sz="0" w:space="0" w:color="auto"/>
            <w:bottom w:val="none" w:sz="0" w:space="0" w:color="auto"/>
            <w:right w:val="none" w:sz="0" w:space="0" w:color="auto"/>
          </w:divBdr>
        </w:div>
        <w:div w:id="685134427">
          <w:marLeft w:val="640"/>
          <w:marRight w:val="0"/>
          <w:marTop w:val="0"/>
          <w:marBottom w:val="0"/>
          <w:divBdr>
            <w:top w:val="none" w:sz="0" w:space="0" w:color="auto"/>
            <w:left w:val="none" w:sz="0" w:space="0" w:color="auto"/>
            <w:bottom w:val="none" w:sz="0" w:space="0" w:color="auto"/>
            <w:right w:val="none" w:sz="0" w:space="0" w:color="auto"/>
          </w:divBdr>
        </w:div>
        <w:div w:id="1176000275">
          <w:marLeft w:val="640"/>
          <w:marRight w:val="0"/>
          <w:marTop w:val="0"/>
          <w:marBottom w:val="0"/>
          <w:divBdr>
            <w:top w:val="none" w:sz="0" w:space="0" w:color="auto"/>
            <w:left w:val="none" w:sz="0" w:space="0" w:color="auto"/>
            <w:bottom w:val="none" w:sz="0" w:space="0" w:color="auto"/>
            <w:right w:val="none" w:sz="0" w:space="0" w:color="auto"/>
          </w:divBdr>
        </w:div>
        <w:div w:id="1069959808">
          <w:marLeft w:val="640"/>
          <w:marRight w:val="0"/>
          <w:marTop w:val="0"/>
          <w:marBottom w:val="0"/>
          <w:divBdr>
            <w:top w:val="none" w:sz="0" w:space="0" w:color="auto"/>
            <w:left w:val="none" w:sz="0" w:space="0" w:color="auto"/>
            <w:bottom w:val="none" w:sz="0" w:space="0" w:color="auto"/>
            <w:right w:val="none" w:sz="0" w:space="0" w:color="auto"/>
          </w:divBdr>
        </w:div>
        <w:div w:id="2018921200">
          <w:marLeft w:val="640"/>
          <w:marRight w:val="0"/>
          <w:marTop w:val="0"/>
          <w:marBottom w:val="0"/>
          <w:divBdr>
            <w:top w:val="none" w:sz="0" w:space="0" w:color="auto"/>
            <w:left w:val="none" w:sz="0" w:space="0" w:color="auto"/>
            <w:bottom w:val="none" w:sz="0" w:space="0" w:color="auto"/>
            <w:right w:val="none" w:sz="0" w:space="0" w:color="auto"/>
          </w:divBdr>
        </w:div>
        <w:div w:id="139226320">
          <w:marLeft w:val="640"/>
          <w:marRight w:val="0"/>
          <w:marTop w:val="0"/>
          <w:marBottom w:val="0"/>
          <w:divBdr>
            <w:top w:val="none" w:sz="0" w:space="0" w:color="auto"/>
            <w:left w:val="none" w:sz="0" w:space="0" w:color="auto"/>
            <w:bottom w:val="none" w:sz="0" w:space="0" w:color="auto"/>
            <w:right w:val="none" w:sz="0" w:space="0" w:color="auto"/>
          </w:divBdr>
        </w:div>
        <w:div w:id="1764495820">
          <w:marLeft w:val="640"/>
          <w:marRight w:val="0"/>
          <w:marTop w:val="0"/>
          <w:marBottom w:val="0"/>
          <w:divBdr>
            <w:top w:val="none" w:sz="0" w:space="0" w:color="auto"/>
            <w:left w:val="none" w:sz="0" w:space="0" w:color="auto"/>
            <w:bottom w:val="none" w:sz="0" w:space="0" w:color="auto"/>
            <w:right w:val="none" w:sz="0" w:space="0" w:color="auto"/>
          </w:divBdr>
        </w:div>
        <w:div w:id="393505022">
          <w:marLeft w:val="640"/>
          <w:marRight w:val="0"/>
          <w:marTop w:val="0"/>
          <w:marBottom w:val="0"/>
          <w:divBdr>
            <w:top w:val="none" w:sz="0" w:space="0" w:color="auto"/>
            <w:left w:val="none" w:sz="0" w:space="0" w:color="auto"/>
            <w:bottom w:val="none" w:sz="0" w:space="0" w:color="auto"/>
            <w:right w:val="none" w:sz="0" w:space="0" w:color="auto"/>
          </w:divBdr>
        </w:div>
        <w:div w:id="993410724">
          <w:marLeft w:val="640"/>
          <w:marRight w:val="0"/>
          <w:marTop w:val="0"/>
          <w:marBottom w:val="0"/>
          <w:divBdr>
            <w:top w:val="none" w:sz="0" w:space="0" w:color="auto"/>
            <w:left w:val="none" w:sz="0" w:space="0" w:color="auto"/>
            <w:bottom w:val="none" w:sz="0" w:space="0" w:color="auto"/>
            <w:right w:val="none" w:sz="0" w:space="0" w:color="auto"/>
          </w:divBdr>
        </w:div>
        <w:div w:id="1643927087">
          <w:marLeft w:val="640"/>
          <w:marRight w:val="0"/>
          <w:marTop w:val="0"/>
          <w:marBottom w:val="0"/>
          <w:divBdr>
            <w:top w:val="none" w:sz="0" w:space="0" w:color="auto"/>
            <w:left w:val="none" w:sz="0" w:space="0" w:color="auto"/>
            <w:bottom w:val="none" w:sz="0" w:space="0" w:color="auto"/>
            <w:right w:val="none" w:sz="0" w:space="0" w:color="auto"/>
          </w:divBdr>
        </w:div>
        <w:div w:id="329716356">
          <w:marLeft w:val="640"/>
          <w:marRight w:val="0"/>
          <w:marTop w:val="0"/>
          <w:marBottom w:val="0"/>
          <w:divBdr>
            <w:top w:val="none" w:sz="0" w:space="0" w:color="auto"/>
            <w:left w:val="none" w:sz="0" w:space="0" w:color="auto"/>
            <w:bottom w:val="none" w:sz="0" w:space="0" w:color="auto"/>
            <w:right w:val="none" w:sz="0" w:space="0" w:color="auto"/>
          </w:divBdr>
        </w:div>
        <w:div w:id="855076956">
          <w:marLeft w:val="640"/>
          <w:marRight w:val="0"/>
          <w:marTop w:val="0"/>
          <w:marBottom w:val="0"/>
          <w:divBdr>
            <w:top w:val="none" w:sz="0" w:space="0" w:color="auto"/>
            <w:left w:val="none" w:sz="0" w:space="0" w:color="auto"/>
            <w:bottom w:val="none" w:sz="0" w:space="0" w:color="auto"/>
            <w:right w:val="none" w:sz="0" w:space="0" w:color="auto"/>
          </w:divBdr>
        </w:div>
        <w:div w:id="807672284">
          <w:marLeft w:val="640"/>
          <w:marRight w:val="0"/>
          <w:marTop w:val="0"/>
          <w:marBottom w:val="0"/>
          <w:divBdr>
            <w:top w:val="none" w:sz="0" w:space="0" w:color="auto"/>
            <w:left w:val="none" w:sz="0" w:space="0" w:color="auto"/>
            <w:bottom w:val="none" w:sz="0" w:space="0" w:color="auto"/>
            <w:right w:val="none" w:sz="0" w:space="0" w:color="auto"/>
          </w:divBdr>
        </w:div>
        <w:div w:id="956133427">
          <w:marLeft w:val="640"/>
          <w:marRight w:val="0"/>
          <w:marTop w:val="0"/>
          <w:marBottom w:val="0"/>
          <w:divBdr>
            <w:top w:val="none" w:sz="0" w:space="0" w:color="auto"/>
            <w:left w:val="none" w:sz="0" w:space="0" w:color="auto"/>
            <w:bottom w:val="none" w:sz="0" w:space="0" w:color="auto"/>
            <w:right w:val="none" w:sz="0" w:space="0" w:color="auto"/>
          </w:divBdr>
        </w:div>
        <w:div w:id="1490513446">
          <w:marLeft w:val="640"/>
          <w:marRight w:val="0"/>
          <w:marTop w:val="0"/>
          <w:marBottom w:val="0"/>
          <w:divBdr>
            <w:top w:val="none" w:sz="0" w:space="0" w:color="auto"/>
            <w:left w:val="none" w:sz="0" w:space="0" w:color="auto"/>
            <w:bottom w:val="none" w:sz="0" w:space="0" w:color="auto"/>
            <w:right w:val="none" w:sz="0" w:space="0" w:color="auto"/>
          </w:divBdr>
        </w:div>
        <w:div w:id="1791629853">
          <w:marLeft w:val="640"/>
          <w:marRight w:val="0"/>
          <w:marTop w:val="0"/>
          <w:marBottom w:val="0"/>
          <w:divBdr>
            <w:top w:val="none" w:sz="0" w:space="0" w:color="auto"/>
            <w:left w:val="none" w:sz="0" w:space="0" w:color="auto"/>
            <w:bottom w:val="none" w:sz="0" w:space="0" w:color="auto"/>
            <w:right w:val="none" w:sz="0" w:space="0" w:color="auto"/>
          </w:divBdr>
        </w:div>
        <w:div w:id="1681538647">
          <w:marLeft w:val="640"/>
          <w:marRight w:val="0"/>
          <w:marTop w:val="0"/>
          <w:marBottom w:val="0"/>
          <w:divBdr>
            <w:top w:val="none" w:sz="0" w:space="0" w:color="auto"/>
            <w:left w:val="none" w:sz="0" w:space="0" w:color="auto"/>
            <w:bottom w:val="none" w:sz="0" w:space="0" w:color="auto"/>
            <w:right w:val="none" w:sz="0" w:space="0" w:color="auto"/>
          </w:divBdr>
        </w:div>
        <w:div w:id="1925646403">
          <w:marLeft w:val="640"/>
          <w:marRight w:val="0"/>
          <w:marTop w:val="0"/>
          <w:marBottom w:val="0"/>
          <w:divBdr>
            <w:top w:val="none" w:sz="0" w:space="0" w:color="auto"/>
            <w:left w:val="none" w:sz="0" w:space="0" w:color="auto"/>
            <w:bottom w:val="none" w:sz="0" w:space="0" w:color="auto"/>
            <w:right w:val="none" w:sz="0" w:space="0" w:color="auto"/>
          </w:divBdr>
        </w:div>
        <w:div w:id="642855688">
          <w:marLeft w:val="640"/>
          <w:marRight w:val="0"/>
          <w:marTop w:val="0"/>
          <w:marBottom w:val="0"/>
          <w:divBdr>
            <w:top w:val="none" w:sz="0" w:space="0" w:color="auto"/>
            <w:left w:val="none" w:sz="0" w:space="0" w:color="auto"/>
            <w:bottom w:val="none" w:sz="0" w:space="0" w:color="auto"/>
            <w:right w:val="none" w:sz="0" w:space="0" w:color="auto"/>
          </w:divBdr>
        </w:div>
        <w:div w:id="946961581">
          <w:marLeft w:val="640"/>
          <w:marRight w:val="0"/>
          <w:marTop w:val="0"/>
          <w:marBottom w:val="0"/>
          <w:divBdr>
            <w:top w:val="none" w:sz="0" w:space="0" w:color="auto"/>
            <w:left w:val="none" w:sz="0" w:space="0" w:color="auto"/>
            <w:bottom w:val="none" w:sz="0" w:space="0" w:color="auto"/>
            <w:right w:val="none" w:sz="0" w:space="0" w:color="auto"/>
          </w:divBdr>
        </w:div>
        <w:div w:id="775293519">
          <w:marLeft w:val="640"/>
          <w:marRight w:val="0"/>
          <w:marTop w:val="0"/>
          <w:marBottom w:val="0"/>
          <w:divBdr>
            <w:top w:val="none" w:sz="0" w:space="0" w:color="auto"/>
            <w:left w:val="none" w:sz="0" w:space="0" w:color="auto"/>
            <w:bottom w:val="none" w:sz="0" w:space="0" w:color="auto"/>
            <w:right w:val="none" w:sz="0" w:space="0" w:color="auto"/>
          </w:divBdr>
        </w:div>
        <w:div w:id="1868055379">
          <w:marLeft w:val="640"/>
          <w:marRight w:val="0"/>
          <w:marTop w:val="0"/>
          <w:marBottom w:val="0"/>
          <w:divBdr>
            <w:top w:val="none" w:sz="0" w:space="0" w:color="auto"/>
            <w:left w:val="none" w:sz="0" w:space="0" w:color="auto"/>
            <w:bottom w:val="none" w:sz="0" w:space="0" w:color="auto"/>
            <w:right w:val="none" w:sz="0" w:space="0" w:color="auto"/>
          </w:divBdr>
        </w:div>
        <w:div w:id="1390373562">
          <w:marLeft w:val="640"/>
          <w:marRight w:val="0"/>
          <w:marTop w:val="0"/>
          <w:marBottom w:val="0"/>
          <w:divBdr>
            <w:top w:val="none" w:sz="0" w:space="0" w:color="auto"/>
            <w:left w:val="none" w:sz="0" w:space="0" w:color="auto"/>
            <w:bottom w:val="none" w:sz="0" w:space="0" w:color="auto"/>
            <w:right w:val="none" w:sz="0" w:space="0" w:color="auto"/>
          </w:divBdr>
        </w:div>
        <w:div w:id="1497529265">
          <w:marLeft w:val="640"/>
          <w:marRight w:val="0"/>
          <w:marTop w:val="0"/>
          <w:marBottom w:val="0"/>
          <w:divBdr>
            <w:top w:val="none" w:sz="0" w:space="0" w:color="auto"/>
            <w:left w:val="none" w:sz="0" w:space="0" w:color="auto"/>
            <w:bottom w:val="none" w:sz="0" w:space="0" w:color="auto"/>
            <w:right w:val="none" w:sz="0" w:space="0" w:color="auto"/>
          </w:divBdr>
        </w:div>
        <w:div w:id="883711580">
          <w:marLeft w:val="640"/>
          <w:marRight w:val="0"/>
          <w:marTop w:val="0"/>
          <w:marBottom w:val="0"/>
          <w:divBdr>
            <w:top w:val="none" w:sz="0" w:space="0" w:color="auto"/>
            <w:left w:val="none" w:sz="0" w:space="0" w:color="auto"/>
            <w:bottom w:val="none" w:sz="0" w:space="0" w:color="auto"/>
            <w:right w:val="none" w:sz="0" w:space="0" w:color="auto"/>
          </w:divBdr>
        </w:div>
        <w:div w:id="485976329">
          <w:marLeft w:val="640"/>
          <w:marRight w:val="0"/>
          <w:marTop w:val="0"/>
          <w:marBottom w:val="0"/>
          <w:divBdr>
            <w:top w:val="none" w:sz="0" w:space="0" w:color="auto"/>
            <w:left w:val="none" w:sz="0" w:space="0" w:color="auto"/>
            <w:bottom w:val="none" w:sz="0" w:space="0" w:color="auto"/>
            <w:right w:val="none" w:sz="0" w:space="0" w:color="auto"/>
          </w:divBdr>
        </w:div>
        <w:div w:id="725488427">
          <w:marLeft w:val="640"/>
          <w:marRight w:val="0"/>
          <w:marTop w:val="0"/>
          <w:marBottom w:val="0"/>
          <w:divBdr>
            <w:top w:val="none" w:sz="0" w:space="0" w:color="auto"/>
            <w:left w:val="none" w:sz="0" w:space="0" w:color="auto"/>
            <w:bottom w:val="none" w:sz="0" w:space="0" w:color="auto"/>
            <w:right w:val="none" w:sz="0" w:space="0" w:color="auto"/>
          </w:divBdr>
        </w:div>
        <w:div w:id="1853570671">
          <w:marLeft w:val="640"/>
          <w:marRight w:val="0"/>
          <w:marTop w:val="0"/>
          <w:marBottom w:val="0"/>
          <w:divBdr>
            <w:top w:val="none" w:sz="0" w:space="0" w:color="auto"/>
            <w:left w:val="none" w:sz="0" w:space="0" w:color="auto"/>
            <w:bottom w:val="none" w:sz="0" w:space="0" w:color="auto"/>
            <w:right w:val="none" w:sz="0" w:space="0" w:color="auto"/>
          </w:divBdr>
        </w:div>
        <w:div w:id="1293290129">
          <w:marLeft w:val="640"/>
          <w:marRight w:val="0"/>
          <w:marTop w:val="0"/>
          <w:marBottom w:val="0"/>
          <w:divBdr>
            <w:top w:val="none" w:sz="0" w:space="0" w:color="auto"/>
            <w:left w:val="none" w:sz="0" w:space="0" w:color="auto"/>
            <w:bottom w:val="none" w:sz="0" w:space="0" w:color="auto"/>
            <w:right w:val="none" w:sz="0" w:space="0" w:color="auto"/>
          </w:divBdr>
        </w:div>
        <w:div w:id="921331203">
          <w:marLeft w:val="640"/>
          <w:marRight w:val="0"/>
          <w:marTop w:val="0"/>
          <w:marBottom w:val="0"/>
          <w:divBdr>
            <w:top w:val="none" w:sz="0" w:space="0" w:color="auto"/>
            <w:left w:val="none" w:sz="0" w:space="0" w:color="auto"/>
            <w:bottom w:val="none" w:sz="0" w:space="0" w:color="auto"/>
            <w:right w:val="none" w:sz="0" w:space="0" w:color="auto"/>
          </w:divBdr>
        </w:div>
        <w:div w:id="244843624">
          <w:marLeft w:val="640"/>
          <w:marRight w:val="0"/>
          <w:marTop w:val="0"/>
          <w:marBottom w:val="0"/>
          <w:divBdr>
            <w:top w:val="none" w:sz="0" w:space="0" w:color="auto"/>
            <w:left w:val="none" w:sz="0" w:space="0" w:color="auto"/>
            <w:bottom w:val="none" w:sz="0" w:space="0" w:color="auto"/>
            <w:right w:val="none" w:sz="0" w:space="0" w:color="auto"/>
          </w:divBdr>
        </w:div>
        <w:div w:id="401563375">
          <w:marLeft w:val="640"/>
          <w:marRight w:val="0"/>
          <w:marTop w:val="0"/>
          <w:marBottom w:val="0"/>
          <w:divBdr>
            <w:top w:val="none" w:sz="0" w:space="0" w:color="auto"/>
            <w:left w:val="none" w:sz="0" w:space="0" w:color="auto"/>
            <w:bottom w:val="none" w:sz="0" w:space="0" w:color="auto"/>
            <w:right w:val="none" w:sz="0" w:space="0" w:color="auto"/>
          </w:divBdr>
        </w:div>
        <w:div w:id="631639787">
          <w:marLeft w:val="640"/>
          <w:marRight w:val="0"/>
          <w:marTop w:val="0"/>
          <w:marBottom w:val="0"/>
          <w:divBdr>
            <w:top w:val="none" w:sz="0" w:space="0" w:color="auto"/>
            <w:left w:val="none" w:sz="0" w:space="0" w:color="auto"/>
            <w:bottom w:val="none" w:sz="0" w:space="0" w:color="auto"/>
            <w:right w:val="none" w:sz="0" w:space="0" w:color="auto"/>
          </w:divBdr>
        </w:div>
        <w:div w:id="1895892471">
          <w:marLeft w:val="640"/>
          <w:marRight w:val="0"/>
          <w:marTop w:val="0"/>
          <w:marBottom w:val="0"/>
          <w:divBdr>
            <w:top w:val="none" w:sz="0" w:space="0" w:color="auto"/>
            <w:left w:val="none" w:sz="0" w:space="0" w:color="auto"/>
            <w:bottom w:val="none" w:sz="0" w:space="0" w:color="auto"/>
            <w:right w:val="none" w:sz="0" w:space="0" w:color="auto"/>
          </w:divBdr>
        </w:div>
        <w:div w:id="1245408187">
          <w:marLeft w:val="640"/>
          <w:marRight w:val="0"/>
          <w:marTop w:val="0"/>
          <w:marBottom w:val="0"/>
          <w:divBdr>
            <w:top w:val="none" w:sz="0" w:space="0" w:color="auto"/>
            <w:left w:val="none" w:sz="0" w:space="0" w:color="auto"/>
            <w:bottom w:val="none" w:sz="0" w:space="0" w:color="auto"/>
            <w:right w:val="none" w:sz="0" w:space="0" w:color="auto"/>
          </w:divBdr>
        </w:div>
        <w:div w:id="1600718604">
          <w:marLeft w:val="640"/>
          <w:marRight w:val="0"/>
          <w:marTop w:val="0"/>
          <w:marBottom w:val="0"/>
          <w:divBdr>
            <w:top w:val="none" w:sz="0" w:space="0" w:color="auto"/>
            <w:left w:val="none" w:sz="0" w:space="0" w:color="auto"/>
            <w:bottom w:val="none" w:sz="0" w:space="0" w:color="auto"/>
            <w:right w:val="none" w:sz="0" w:space="0" w:color="auto"/>
          </w:divBdr>
        </w:div>
        <w:div w:id="8067198">
          <w:marLeft w:val="640"/>
          <w:marRight w:val="0"/>
          <w:marTop w:val="0"/>
          <w:marBottom w:val="0"/>
          <w:divBdr>
            <w:top w:val="none" w:sz="0" w:space="0" w:color="auto"/>
            <w:left w:val="none" w:sz="0" w:space="0" w:color="auto"/>
            <w:bottom w:val="none" w:sz="0" w:space="0" w:color="auto"/>
            <w:right w:val="none" w:sz="0" w:space="0" w:color="auto"/>
          </w:divBdr>
        </w:div>
        <w:div w:id="369644684">
          <w:marLeft w:val="640"/>
          <w:marRight w:val="0"/>
          <w:marTop w:val="0"/>
          <w:marBottom w:val="0"/>
          <w:divBdr>
            <w:top w:val="none" w:sz="0" w:space="0" w:color="auto"/>
            <w:left w:val="none" w:sz="0" w:space="0" w:color="auto"/>
            <w:bottom w:val="none" w:sz="0" w:space="0" w:color="auto"/>
            <w:right w:val="none" w:sz="0" w:space="0" w:color="auto"/>
          </w:divBdr>
        </w:div>
        <w:div w:id="393358570">
          <w:marLeft w:val="640"/>
          <w:marRight w:val="0"/>
          <w:marTop w:val="0"/>
          <w:marBottom w:val="0"/>
          <w:divBdr>
            <w:top w:val="none" w:sz="0" w:space="0" w:color="auto"/>
            <w:left w:val="none" w:sz="0" w:space="0" w:color="auto"/>
            <w:bottom w:val="none" w:sz="0" w:space="0" w:color="auto"/>
            <w:right w:val="none" w:sz="0" w:space="0" w:color="auto"/>
          </w:divBdr>
        </w:div>
        <w:div w:id="1462308165">
          <w:marLeft w:val="640"/>
          <w:marRight w:val="0"/>
          <w:marTop w:val="0"/>
          <w:marBottom w:val="0"/>
          <w:divBdr>
            <w:top w:val="none" w:sz="0" w:space="0" w:color="auto"/>
            <w:left w:val="none" w:sz="0" w:space="0" w:color="auto"/>
            <w:bottom w:val="none" w:sz="0" w:space="0" w:color="auto"/>
            <w:right w:val="none" w:sz="0" w:space="0" w:color="auto"/>
          </w:divBdr>
        </w:div>
        <w:div w:id="1115096177">
          <w:marLeft w:val="640"/>
          <w:marRight w:val="0"/>
          <w:marTop w:val="0"/>
          <w:marBottom w:val="0"/>
          <w:divBdr>
            <w:top w:val="none" w:sz="0" w:space="0" w:color="auto"/>
            <w:left w:val="none" w:sz="0" w:space="0" w:color="auto"/>
            <w:bottom w:val="none" w:sz="0" w:space="0" w:color="auto"/>
            <w:right w:val="none" w:sz="0" w:space="0" w:color="auto"/>
          </w:divBdr>
        </w:div>
        <w:div w:id="1859850429">
          <w:marLeft w:val="640"/>
          <w:marRight w:val="0"/>
          <w:marTop w:val="0"/>
          <w:marBottom w:val="0"/>
          <w:divBdr>
            <w:top w:val="none" w:sz="0" w:space="0" w:color="auto"/>
            <w:left w:val="none" w:sz="0" w:space="0" w:color="auto"/>
            <w:bottom w:val="none" w:sz="0" w:space="0" w:color="auto"/>
            <w:right w:val="none" w:sz="0" w:space="0" w:color="auto"/>
          </w:divBdr>
        </w:div>
        <w:div w:id="1973099397">
          <w:marLeft w:val="640"/>
          <w:marRight w:val="0"/>
          <w:marTop w:val="0"/>
          <w:marBottom w:val="0"/>
          <w:divBdr>
            <w:top w:val="none" w:sz="0" w:space="0" w:color="auto"/>
            <w:left w:val="none" w:sz="0" w:space="0" w:color="auto"/>
            <w:bottom w:val="none" w:sz="0" w:space="0" w:color="auto"/>
            <w:right w:val="none" w:sz="0" w:space="0" w:color="auto"/>
          </w:divBdr>
        </w:div>
      </w:divsChild>
    </w:div>
    <w:div w:id="1723941644">
      <w:bodyDiv w:val="1"/>
      <w:marLeft w:val="0"/>
      <w:marRight w:val="0"/>
      <w:marTop w:val="0"/>
      <w:marBottom w:val="0"/>
      <w:divBdr>
        <w:top w:val="none" w:sz="0" w:space="0" w:color="auto"/>
        <w:left w:val="none" w:sz="0" w:space="0" w:color="auto"/>
        <w:bottom w:val="none" w:sz="0" w:space="0" w:color="auto"/>
        <w:right w:val="none" w:sz="0" w:space="0" w:color="auto"/>
      </w:divBdr>
      <w:divsChild>
        <w:div w:id="94521285">
          <w:marLeft w:val="480"/>
          <w:marRight w:val="0"/>
          <w:marTop w:val="0"/>
          <w:marBottom w:val="0"/>
          <w:divBdr>
            <w:top w:val="none" w:sz="0" w:space="0" w:color="auto"/>
            <w:left w:val="none" w:sz="0" w:space="0" w:color="auto"/>
            <w:bottom w:val="none" w:sz="0" w:space="0" w:color="auto"/>
            <w:right w:val="none" w:sz="0" w:space="0" w:color="auto"/>
          </w:divBdr>
        </w:div>
        <w:div w:id="137303461">
          <w:marLeft w:val="480"/>
          <w:marRight w:val="0"/>
          <w:marTop w:val="0"/>
          <w:marBottom w:val="0"/>
          <w:divBdr>
            <w:top w:val="none" w:sz="0" w:space="0" w:color="auto"/>
            <w:left w:val="none" w:sz="0" w:space="0" w:color="auto"/>
            <w:bottom w:val="none" w:sz="0" w:space="0" w:color="auto"/>
            <w:right w:val="none" w:sz="0" w:space="0" w:color="auto"/>
          </w:divBdr>
        </w:div>
        <w:div w:id="154223008">
          <w:marLeft w:val="480"/>
          <w:marRight w:val="0"/>
          <w:marTop w:val="0"/>
          <w:marBottom w:val="0"/>
          <w:divBdr>
            <w:top w:val="none" w:sz="0" w:space="0" w:color="auto"/>
            <w:left w:val="none" w:sz="0" w:space="0" w:color="auto"/>
            <w:bottom w:val="none" w:sz="0" w:space="0" w:color="auto"/>
            <w:right w:val="none" w:sz="0" w:space="0" w:color="auto"/>
          </w:divBdr>
        </w:div>
        <w:div w:id="204828849">
          <w:marLeft w:val="480"/>
          <w:marRight w:val="0"/>
          <w:marTop w:val="0"/>
          <w:marBottom w:val="0"/>
          <w:divBdr>
            <w:top w:val="none" w:sz="0" w:space="0" w:color="auto"/>
            <w:left w:val="none" w:sz="0" w:space="0" w:color="auto"/>
            <w:bottom w:val="none" w:sz="0" w:space="0" w:color="auto"/>
            <w:right w:val="none" w:sz="0" w:space="0" w:color="auto"/>
          </w:divBdr>
        </w:div>
        <w:div w:id="236794642">
          <w:marLeft w:val="480"/>
          <w:marRight w:val="0"/>
          <w:marTop w:val="0"/>
          <w:marBottom w:val="0"/>
          <w:divBdr>
            <w:top w:val="none" w:sz="0" w:space="0" w:color="auto"/>
            <w:left w:val="none" w:sz="0" w:space="0" w:color="auto"/>
            <w:bottom w:val="none" w:sz="0" w:space="0" w:color="auto"/>
            <w:right w:val="none" w:sz="0" w:space="0" w:color="auto"/>
          </w:divBdr>
        </w:div>
        <w:div w:id="245458945">
          <w:marLeft w:val="480"/>
          <w:marRight w:val="0"/>
          <w:marTop w:val="0"/>
          <w:marBottom w:val="0"/>
          <w:divBdr>
            <w:top w:val="none" w:sz="0" w:space="0" w:color="auto"/>
            <w:left w:val="none" w:sz="0" w:space="0" w:color="auto"/>
            <w:bottom w:val="none" w:sz="0" w:space="0" w:color="auto"/>
            <w:right w:val="none" w:sz="0" w:space="0" w:color="auto"/>
          </w:divBdr>
        </w:div>
        <w:div w:id="295523671">
          <w:marLeft w:val="480"/>
          <w:marRight w:val="0"/>
          <w:marTop w:val="0"/>
          <w:marBottom w:val="0"/>
          <w:divBdr>
            <w:top w:val="none" w:sz="0" w:space="0" w:color="auto"/>
            <w:left w:val="none" w:sz="0" w:space="0" w:color="auto"/>
            <w:bottom w:val="none" w:sz="0" w:space="0" w:color="auto"/>
            <w:right w:val="none" w:sz="0" w:space="0" w:color="auto"/>
          </w:divBdr>
        </w:div>
        <w:div w:id="321083658">
          <w:marLeft w:val="480"/>
          <w:marRight w:val="0"/>
          <w:marTop w:val="0"/>
          <w:marBottom w:val="0"/>
          <w:divBdr>
            <w:top w:val="none" w:sz="0" w:space="0" w:color="auto"/>
            <w:left w:val="none" w:sz="0" w:space="0" w:color="auto"/>
            <w:bottom w:val="none" w:sz="0" w:space="0" w:color="auto"/>
            <w:right w:val="none" w:sz="0" w:space="0" w:color="auto"/>
          </w:divBdr>
        </w:div>
        <w:div w:id="422335114">
          <w:marLeft w:val="480"/>
          <w:marRight w:val="0"/>
          <w:marTop w:val="0"/>
          <w:marBottom w:val="0"/>
          <w:divBdr>
            <w:top w:val="none" w:sz="0" w:space="0" w:color="auto"/>
            <w:left w:val="none" w:sz="0" w:space="0" w:color="auto"/>
            <w:bottom w:val="none" w:sz="0" w:space="0" w:color="auto"/>
            <w:right w:val="none" w:sz="0" w:space="0" w:color="auto"/>
          </w:divBdr>
        </w:div>
        <w:div w:id="426850902">
          <w:marLeft w:val="480"/>
          <w:marRight w:val="0"/>
          <w:marTop w:val="0"/>
          <w:marBottom w:val="0"/>
          <w:divBdr>
            <w:top w:val="none" w:sz="0" w:space="0" w:color="auto"/>
            <w:left w:val="none" w:sz="0" w:space="0" w:color="auto"/>
            <w:bottom w:val="none" w:sz="0" w:space="0" w:color="auto"/>
            <w:right w:val="none" w:sz="0" w:space="0" w:color="auto"/>
          </w:divBdr>
        </w:div>
        <w:div w:id="477527793">
          <w:marLeft w:val="480"/>
          <w:marRight w:val="0"/>
          <w:marTop w:val="0"/>
          <w:marBottom w:val="0"/>
          <w:divBdr>
            <w:top w:val="none" w:sz="0" w:space="0" w:color="auto"/>
            <w:left w:val="none" w:sz="0" w:space="0" w:color="auto"/>
            <w:bottom w:val="none" w:sz="0" w:space="0" w:color="auto"/>
            <w:right w:val="none" w:sz="0" w:space="0" w:color="auto"/>
          </w:divBdr>
        </w:div>
        <w:div w:id="697584117">
          <w:marLeft w:val="480"/>
          <w:marRight w:val="0"/>
          <w:marTop w:val="0"/>
          <w:marBottom w:val="0"/>
          <w:divBdr>
            <w:top w:val="none" w:sz="0" w:space="0" w:color="auto"/>
            <w:left w:val="none" w:sz="0" w:space="0" w:color="auto"/>
            <w:bottom w:val="none" w:sz="0" w:space="0" w:color="auto"/>
            <w:right w:val="none" w:sz="0" w:space="0" w:color="auto"/>
          </w:divBdr>
        </w:div>
        <w:div w:id="697700644">
          <w:marLeft w:val="480"/>
          <w:marRight w:val="0"/>
          <w:marTop w:val="0"/>
          <w:marBottom w:val="0"/>
          <w:divBdr>
            <w:top w:val="none" w:sz="0" w:space="0" w:color="auto"/>
            <w:left w:val="none" w:sz="0" w:space="0" w:color="auto"/>
            <w:bottom w:val="none" w:sz="0" w:space="0" w:color="auto"/>
            <w:right w:val="none" w:sz="0" w:space="0" w:color="auto"/>
          </w:divBdr>
        </w:div>
        <w:div w:id="798184825">
          <w:marLeft w:val="480"/>
          <w:marRight w:val="0"/>
          <w:marTop w:val="0"/>
          <w:marBottom w:val="0"/>
          <w:divBdr>
            <w:top w:val="none" w:sz="0" w:space="0" w:color="auto"/>
            <w:left w:val="none" w:sz="0" w:space="0" w:color="auto"/>
            <w:bottom w:val="none" w:sz="0" w:space="0" w:color="auto"/>
            <w:right w:val="none" w:sz="0" w:space="0" w:color="auto"/>
          </w:divBdr>
        </w:div>
        <w:div w:id="958268762">
          <w:marLeft w:val="480"/>
          <w:marRight w:val="0"/>
          <w:marTop w:val="0"/>
          <w:marBottom w:val="0"/>
          <w:divBdr>
            <w:top w:val="none" w:sz="0" w:space="0" w:color="auto"/>
            <w:left w:val="none" w:sz="0" w:space="0" w:color="auto"/>
            <w:bottom w:val="none" w:sz="0" w:space="0" w:color="auto"/>
            <w:right w:val="none" w:sz="0" w:space="0" w:color="auto"/>
          </w:divBdr>
        </w:div>
        <w:div w:id="966087125">
          <w:marLeft w:val="480"/>
          <w:marRight w:val="0"/>
          <w:marTop w:val="0"/>
          <w:marBottom w:val="0"/>
          <w:divBdr>
            <w:top w:val="none" w:sz="0" w:space="0" w:color="auto"/>
            <w:left w:val="none" w:sz="0" w:space="0" w:color="auto"/>
            <w:bottom w:val="none" w:sz="0" w:space="0" w:color="auto"/>
            <w:right w:val="none" w:sz="0" w:space="0" w:color="auto"/>
          </w:divBdr>
        </w:div>
        <w:div w:id="1037003321">
          <w:marLeft w:val="480"/>
          <w:marRight w:val="0"/>
          <w:marTop w:val="0"/>
          <w:marBottom w:val="0"/>
          <w:divBdr>
            <w:top w:val="none" w:sz="0" w:space="0" w:color="auto"/>
            <w:left w:val="none" w:sz="0" w:space="0" w:color="auto"/>
            <w:bottom w:val="none" w:sz="0" w:space="0" w:color="auto"/>
            <w:right w:val="none" w:sz="0" w:space="0" w:color="auto"/>
          </w:divBdr>
        </w:div>
        <w:div w:id="1050229997">
          <w:marLeft w:val="480"/>
          <w:marRight w:val="0"/>
          <w:marTop w:val="0"/>
          <w:marBottom w:val="0"/>
          <w:divBdr>
            <w:top w:val="none" w:sz="0" w:space="0" w:color="auto"/>
            <w:left w:val="none" w:sz="0" w:space="0" w:color="auto"/>
            <w:bottom w:val="none" w:sz="0" w:space="0" w:color="auto"/>
            <w:right w:val="none" w:sz="0" w:space="0" w:color="auto"/>
          </w:divBdr>
        </w:div>
        <w:div w:id="1099372994">
          <w:marLeft w:val="480"/>
          <w:marRight w:val="0"/>
          <w:marTop w:val="0"/>
          <w:marBottom w:val="0"/>
          <w:divBdr>
            <w:top w:val="none" w:sz="0" w:space="0" w:color="auto"/>
            <w:left w:val="none" w:sz="0" w:space="0" w:color="auto"/>
            <w:bottom w:val="none" w:sz="0" w:space="0" w:color="auto"/>
            <w:right w:val="none" w:sz="0" w:space="0" w:color="auto"/>
          </w:divBdr>
        </w:div>
        <w:div w:id="1112899023">
          <w:marLeft w:val="480"/>
          <w:marRight w:val="0"/>
          <w:marTop w:val="0"/>
          <w:marBottom w:val="0"/>
          <w:divBdr>
            <w:top w:val="none" w:sz="0" w:space="0" w:color="auto"/>
            <w:left w:val="none" w:sz="0" w:space="0" w:color="auto"/>
            <w:bottom w:val="none" w:sz="0" w:space="0" w:color="auto"/>
            <w:right w:val="none" w:sz="0" w:space="0" w:color="auto"/>
          </w:divBdr>
        </w:div>
        <w:div w:id="1136139377">
          <w:marLeft w:val="480"/>
          <w:marRight w:val="0"/>
          <w:marTop w:val="0"/>
          <w:marBottom w:val="0"/>
          <w:divBdr>
            <w:top w:val="none" w:sz="0" w:space="0" w:color="auto"/>
            <w:left w:val="none" w:sz="0" w:space="0" w:color="auto"/>
            <w:bottom w:val="none" w:sz="0" w:space="0" w:color="auto"/>
            <w:right w:val="none" w:sz="0" w:space="0" w:color="auto"/>
          </w:divBdr>
        </w:div>
        <w:div w:id="1137798732">
          <w:marLeft w:val="480"/>
          <w:marRight w:val="0"/>
          <w:marTop w:val="0"/>
          <w:marBottom w:val="0"/>
          <w:divBdr>
            <w:top w:val="none" w:sz="0" w:space="0" w:color="auto"/>
            <w:left w:val="none" w:sz="0" w:space="0" w:color="auto"/>
            <w:bottom w:val="none" w:sz="0" w:space="0" w:color="auto"/>
            <w:right w:val="none" w:sz="0" w:space="0" w:color="auto"/>
          </w:divBdr>
        </w:div>
        <w:div w:id="1208297713">
          <w:marLeft w:val="480"/>
          <w:marRight w:val="0"/>
          <w:marTop w:val="0"/>
          <w:marBottom w:val="0"/>
          <w:divBdr>
            <w:top w:val="none" w:sz="0" w:space="0" w:color="auto"/>
            <w:left w:val="none" w:sz="0" w:space="0" w:color="auto"/>
            <w:bottom w:val="none" w:sz="0" w:space="0" w:color="auto"/>
            <w:right w:val="none" w:sz="0" w:space="0" w:color="auto"/>
          </w:divBdr>
        </w:div>
        <w:div w:id="1219319789">
          <w:marLeft w:val="480"/>
          <w:marRight w:val="0"/>
          <w:marTop w:val="0"/>
          <w:marBottom w:val="0"/>
          <w:divBdr>
            <w:top w:val="none" w:sz="0" w:space="0" w:color="auto"/>
            <w:left w:val="none" w:sz="0" w:space="0" w:color="auto"/>
            <w:bottom w:val="none" w:sz="0" w:space="0" w:color="auto"/>
            <w:right w:val="none" w:sz="0" w:space="0" w:color="auto"/>
          </w:divBdr>
        </w:div>
        <w:div w:id="1246259745">
          <w:marLeft w:val="480"/>
          <w:marRight w:val="0"/>
          <w:marTop w:val="0"/>
          <w:marBottom w:val="0"/>
          <w:divBdr>
            <w:top w:val="none" w:sz="0" w:space="0" w:color="auto"/>
            <w:left w:val="none" w:sz="0" w:space="0" w:color="auto"/>
            <w:bottom w:val="none" w:sz="0" w:space="0" w:color="auto"/>
            <w:right w:val="none" w:sz="0" w:space="0" w:color="auto"/>
          </w:divBdr>
        </w:div>
        <w:div w:id="1247031305">
          <w:marLeft w:val="480"/>
          <w:marRight w:val="0"/>
          <w:marTop w:val="0"/>
          <w:marBottom w:val="0"/>
          <w:divBdr>
            <w:top w:val="none" w:sz="0" w:space="0" w:color="auto"/>
            <w:left w:val="none" w:sz="0" w:space="0" w:color="auto"/>
            <w:bottom w:val="none" w:sz="0" w:space="0" w:color="auto"/>
            <w:right w:val="none" w:sz="0" w:space="0" w:color="auto"/>
          </w:divBdr>
        </w:div>
        <w:div w:id="1273516079">
          <w:marLeft w:val="480"/>
          <w:marRight w:val="0"/>
          <w:marTop w:val="0"/>
          <w:marBottom w:val="0"/>
          <w:divBdr>
            <w:top w:val="none" w:sz="0" w:space="0" w:color="auto"/>
            <w:left w:val="none" w:sz="0" w:space="0" w:color="auto"/>
            <w:bottom w:val="none" w:sz="0" w:space="0" w:color="auto"/>
            <w:right w:val="none" w:sz="0" w:space="0" w:color="auto"/>
          </w:divBdr>
        </w:div>
        <w:div w:id="1285237696">
          <w:marLeft w:val="480"/>
          <w:marRight w:val="0"/>
          <w:marTop w:val="0"/>
          <w:marBottom w:val="0"/>
          <w:divBdr>
            <w:top w:val="none" w:sz="0" w:space="0" w:color="auto"/>
            <w:left w:val="none" w:sz="0" w:space="0" w:color="auto"/>
            <w:bottom w:val="none" w:sz="0" w:space="0" w:color="auto"/>
            <w:right w:val="none" w:sz="0" w:space="0" w:color="auto"/>
          </w:divBdr>
        </w:div>
        <w:div w:id="1288438130">
          <w:marLeft w:val="480"/>
          <w:marRight w:val="0"/>
          <w:marTop w:val="0"/>
          <w:marBottom w:val="0"/>
          <w:divBdr>
            <w:top w:val="none" w:sz="0" w:space="0" w:color="auto"/>
            <w:left w:val="none" w:sz="0" w:space="0" w:color="auto"/>
            <w:bottom w:val="none" w:sz="0" w:space="0" w:color="auto"/>
            <w:right w:val="none" w:sz="0" w:space="0" w:color="auto"/>
          </w:divBdr>
        </w:div>
        <w:div w:id="1320229343">
          <w:marLeft w:val="480"/>
          <w:marRight w:val="0"/>
          <w:marTop w:val="0"/>
          <w:marBottom w:val="0"/>
          <w:divBdr>
            <w:top w:val="none" w:sz="0" w:space="0" w:color="auto"/>
            <w:left w:val="none" w:sz="0" w:space="0" w:color="auto"/>
            <w:bottom w:val="none" w:sz="0" w:space="0" w:color="auto"/>
            <w:right w:val="none" w:sz="0" w:space="0" w:color="auto"/>
          </w:divBdr>
        </w:div>
        <w:div w:id="1363361246">
          <w:marLeft w:val="480"/>
          <w:marRight w:val="0"/>
          <w:marTop w:val="0"/>
          <w:marBottom w:val="0"/>
          <w:divBdr>
            <w:top w:val="none" w:sz="0" w:space="0" w:color="auto"/>
            <w:left w:val="none" w:sz="0" w:space="0" w:color="auto"/>
            <w:bottom w:val="none" w:sz="0" w:space="0" w:color="auto"/>
            <w:right w:val="none" w:sz="0" w:space="0" w:color="auto"/>
          </w:divBdr>
        </w:div>
        <w:div w:id="1370689328">
          <w:marLeft w:val="480"/>
          <w:marRight w:val="0"/>
          <w:marTop w:val="0"/>
          <w:marBottom w:val="0"/>
          <w:divBdr>
            <w:top w:val="none" w:sz="0" w:space="0" w:color="auto"/>
            <w:left w:val="none" w:sz="0" w:space="0" w:color="auto"/>
            <w:bottom w:val="none" w:sz="0" w:space="0" w:color="auto"/>
            <w:right w:val="none" w:sz="0" w:space="0" w:color="auto"/>
          </w:divBdr>
        </w:div>
        <w:div w:id="1450778891">
          <w:marLeft w:val="480"/>
          <w:marRight w:val="0"/>
          <w:marTop w:val="0"/>
          <w:marBottom w:val="0"/>
          <w:divBdr>
            <w:top w:val="none" w:sz="0" w:space="0" w:color="auto"/>
            <w:left w:val="none" w:sz="0" w:space="0" w:color="auto"/>
            <w:bottom w:val="none" w:sz="0" w:space="0" w:color="auto"/>
            <w:right w:val="none" w:sz="0" w:space="0" w:color="auto"/>
          </w:divBdr>
        </w:div>
        <w:div w:id="1457674508">
          <w:marLeft w:val="480"/>
          <w:marRight w:val="0"/>
          <w:marTop w:val="0"/>
          <w:marBottom w:val="0"/>
          <w:divBdr>
            <w:top w:val="none" w:sz="0" w:space="0" w:color="auto"/>
            <w:left w:val="none" w:sz="0" w:space="0" w:color="auto"/>
            <w:bottom w:val="none" w:sz="0" w:space="0" w:color="auto"/>
            <w:right w:val="none" w:sz="0" w:space="0" w:color="auto"/>
          </w:divBdr>
        </w:div>
        <w:div w:id="1464419675">
          <w:marLeft w:val="480"/>
          <w:marRight w:val="0"/>
          <w:marTop w:val="0"/>
          <w:marBottom w:val="0"/>
          <w:divBdr>
            <w:top w:val="none" w:sz="0" w:space="0" w:color="auto"/>
            <w:left w:val="none" w:sz="0" w:space="0" w:color="auto"/>
            <w:bottom w:val="none" w:sz="0" w:space="0" w:color="auto"/>
            <w:right w:val="none" w:sz="0" w:space="0" w:color="auto"/>
          </w:divBdr>
        </w:div>
        <w:div w:id="1514342383">
          <w:marLeft w:val="480"/>
          <w:marRight w:val="0"/>
          <w:marTop w:val="0"/>
          <w:marBottom w:val="0"/>
          <w:divBdr>
            <w:top w:val="none" w:sz="0" w:space="0" w:color="auto"/>
            <w:left w:val="none" w:sz="0" w:space="0" w:color="auto"/>
            <w:bottom w:val="none" w:sz="0" w:space="0" w:color="auto"/>
            <w:right w:val="none" w:sz="0" w:space="0" w:color="auto"/>
          </w:divBdr>
        </w:div>
        <w:div w:id="1568807980">
          <w:marLeft w:val="480"/>
          <w:marRight w:val="0"/>
          <w:marTop w:val="0"/>
          <w:marBottom w:val="0"/>
          <w:divBdr>
            <w:top w:val="none" w:sz="0" w:space="0" w:color="auto"/>
            <w:left w:val="none" w:sz="0" w:space="0" w:color="auto"/>
            <w:bottom w:val="none" w:sz="0" w:space="0" w:color="auto"/>
            <w:right w:val="none" w:sz="0" w:space="0" w:color="auto"/>
          </w:divBdr>
        </w:div>
        <w:div w:id="1714378600">
          <w:marLeft w:val="480"/>
          <w:marRight w:val="0"/>
          <w:marTop w:val="0"/>
          <w:marBottom w:val="0"/>
          <w:divBdr>
            <w:top w:val="none" w:sz="0" w:space="0" w:color="auto"/>
            <w:left w:val="none" w:sz="0" w:space="0" w:color="auto"/>
            <w:bottom w:val="none" w:sz="0" w:space="0" w:color="auto"/>
            <w:right w:val="none" w:sz="0" w:space="0" w:color="auto"/>
          </w:divBdr>
        </w:div>
        <w:div w:id="1732390081">
          <w:marLeft w:val="480"/>
          <w:marRight w:val="0"/>
          <w:marTop w:val="0"/>
          <w:marBottom w:val="0"/>
          <w:divBdr>
            <w:top w:val="none" w:sz="0" w:space="0" w:color="auto"/>
            <w:left w:val="none" w:sz="0" w:space="0" w:color="auto"/>
            <w:bottom w:val="none" w:sz="0" w:space="0" w:color="auto"/>
            <w:right w:val="none" w:sz="0" w:space="0" w:color="auto"/>
          </w:divBdr>
        </w:div>
        <w:div w:id="1759518550">
          <w:marLeft w:val="480"/>
          <w:marRight w:val="0"/>
          <w:marTop w:val="0"/>
          <w:marBottom w:val="0"/>
          <w:divBdr>
            <w:top w:val="none" w:sz="0" w:space="0" w:color="auto"/>
            <w:left w:val="none" w:sz="0" w:space="0" w:color="auto"/>
            <w:bottom w:val="none" w:sz="0" w:space="0" w:color="auto"/>
            <w:right w:val="none" w:sz="0" w:space="0" w:color="auto"/>
          </w:divBdr>
        </w:div>
        <w:div w:id="1771051531">
          <w:marLeft w:val="480"/>
          <w:marRight w:val="0"/>
          <w:marTop w:val="0"/>
          <w:marBottom w:val="0"/>
          <w:divBdr>
            <w:top w:val="none" w:sz="0" w:space="0" w:color="auto"/>
            <w:left w:val="none" w:sz="0" w:space="0" w:color="auto"/>
            <w:bottom w:val="none" w:sz="0" w:space="0" w:color="auto"/>
            <w:right w:val="none" w:sz="0" w:space="0" w:color="auto"/>
          </w:divBdr>
        </w:div>
        <w:div w:id="1811047625">
          <w:marLeft w:val="480"/>
          <w:marRight w:val="0"/>
          <w:marTop w:val="0"/>
          <w:marBottom w:val="0"/>
          <w:divBdr>
            <w:top w:val="none" w:sz="0" w:space="0" w:color="auto"/>
            <w:left w:val="none" w:sz="0" w:space="0" w:color="auto"/>
            <w:bottom w:val="none" w:sz="0" w:space="0" w:color="auto"/>
            <w:right w:val="none" w:sz="0" w:space="0" w:color="auto"/>
          </w:divBdr>
        </w:div>
        <w:div w:id="1826505748">
          <w:marLeft w:val="480"/>
          <w:marRight w:val="0"/>
          <w:marTop w:val="0"/>
          <w:marBottom w:val="0"/>
          <w:divBdr>
            <w:top w:val="none" w:sz="0" w:space="0" w:color="auto"/>
            <w:left w:val="none" w:sz="0" w:space="0" w:color="auto"/>
            <w:bottom w:val="none" w:sz="0" w:space="0" w:color="auto"/>
            <w:right w:val="none" w:sz="0" w:space="0" w:color="auto"/>
          </w:divBdr>
        </w:div>
        <w:div w:id="1868828584">
          <w:marLeft w:val="480"/>
          <w:marRight w:val="0"/>
          <w:marTop w:val="0"/>
          <w:marBottom w:val="0"/>
          <w:divBdr>
            <w:top w:val="none" w:sz="0" w:space="0" w:color="auto"/>
            <w:left w:val="none" w:sz="0" w:space="0" w:color="auto"/>
            <w:bottom w:val="none" w:sz="0" w:space="0" w:color="auto"/>
            <w:right w:val="none" w:sz="0" w:space="0" w:color="auto"/>
          </w:divBdr>
        </w:div>
        <w:div w:id="1954093592">
          <w:marLeft w:val="480"/>
          <w:marRight w:val="0"/>
          <w:marTop w:val="0"/>
          <w:marBottom w:val="0"/>
          <w:divBdr>
            <w:top w:val="none" w:sz="0" w:space="0" w:color="auto"/>
            <w:left w:val="none" w:sz="0" w:space="0" w:color="auto"/>
            <w:bottom w:val="none" w:sz="0" w:space="0" w:color="auto"/>
            <w:right w:val="none" w:sz="0" w:space="0" w:color="auto"/>
          </w:divBdr>
        </w:div>
        <w:div w:id="1967806668">
          <w:marLeft w:val="480"/>
          <w:marRight w:val="0"/>
          <w:marTop w:val="0"/>
          <w:marBottom w:val="0"/>
          <w:divBdr>
            <w:top w:val="none" w:sz="0" w:space="0" w:color="auto"/>
            <w:left w:val="none" w:sz="0" w:space="0" w:color="auto"/>
            <w:bottom w:val="none" w:sz="0" w:space="0" w:color="auto"/>
            <w:right w:val="none" w:sz="0" w:space="0" w:color="auto"/>
          </w:divBdr>
        </w:div>
        <w:div w:id="1990865140">
          <w:marLeft w:val="480"/>
          <w:marRight w:val="0"/>
          <w:marTop w:val="0"/>
          <w:marBottom w:val="0"/>
          <w:divBdr>
            <w:top w:val="none" w:sz="0" w:space="0" w:color="auto"/>
            <w:left w:val="none" w:sz="0" w:space="0" w:color="auto"/>
            <w:bottom w:val="none" w:sz="0" w:space="0" w:color="auto"/>
            <w:right w:val="none" w:sz="0" w:space="0" w:color="auto"/>
          </w:divBdr>
        </w:div>
        <w:div w:id="2058775886">
          <w:marLeft w:val="480"/>
          <w:marRight w:val="0"/>
          <w:marTop w:val="0"/>
          <w:marBottom w:val="0"/>
          <w:divBdr>
            <w:top w:val="none" w:sz="0" w:space="0" w:color="auto"/>
            <w:left w:val="none" w:sz="0" w:space="0" w:color="auto"/>
            <w:bottom w:val="none" w:sz="0" w:space="0" w:color="auto"/>
            <w:right w:val="none" w:sz="0" w:space="0" w:color="auto"/>
          </w:divBdr>
        </w:div>
        <w:div w:id="2082830155">
          <w:marLeft w:val="480"/>
          <w:marRight w:val="0"/>
          <w:marTop w:val="0"/>
          <w:marBottom w:val="0"/>
          <w:divBdr>
            <w:top w:val="none" w:sz="0" w:space="0" w:color="auto"/>
            <w:left w:val="none" w:sz="0" w:space="0" w:color="auto"/>
            <w:bottom w:val="none" w:sz="0" w:space="0" w:color="auto"/>
            <w:right w:val="none" w:sz="0" w:space="0" w:color="auto"/>
          </w:divBdr>
        </w:div>
      </w:divsChild>
    </w:div>
    <w:div w:id="1724060681">
      <w:bodyDiv w:val="1"/>
      <w:marLeft w:val="0"/>
      <w:marRight w:val="0"/>
      <w:marTop w:val="0"/>
      <w:marBottom w:val="0"/>
      <w:divBdr>
        <w:top w:val="none" w:sz="0" w:space="0" w:color="auto"/>
        <w:left w:val="none" w:sz="0" w:space="0" w:color="auto"/>
        <w:bottom w:val="none" w:sz="0" w:space="0" w:color="auto"/>
        <w:right w:val="none" w:sz="0" w:space="0" w:color="auto"/>
      </w:divBdr>
      <w:divsChild>
        <w:div w:id="1492674030">
          <w:marLeft w:val="640"/>
          <w:marRight w:val="0"/>
          <w:marTop w:val="0"/>
          <w:marBottom w:val="0"/>
          <w:divBdr>
            <w:top w:val="none" w:sz="0" w:space="0" w:color="auto"/>
            <w:left w:val="none" w:sz="0" w:space="0" w:color="auto"/>
            <w:bottom w:val="none" w:sz="0" w:space="0" w:color="auto"/>
            <w:right w:val="none" w:sz="0" w:space="0" w:color="auto"/>
          </w:divBdr>
        </w:div>
        <w:div w:id="1977710676">
          <w:marLeft w:val="640"/>
          <w:marRight w:val="0"/>
          <w:marTop w:val="0"/>
          <w:marBottom w:val="0"/>
          <w:divBdr>
            <w:top w:val="none" w:sz="0" w:space="0" w:color="auto"/>
            <w:left w:val="none" w:sz="0" w:space="0" w:color="auto"/>
            <w:bottom w:val="none" w:sz="0" w:space="0" w:color="auto"/>
            <w:right w:val="none" w:sz="0" w:space="0" w:color="auto"/>
          </w:divBdr>
        </w:div>
        <w:div w:id="946498390">
          <w:marLeft w:val="640"/>
          <w:marRight w:val="0"/>
          <w:marTop w:val="0"/>
          <w:marBottom w:val="0"/>
          <w:divBdr>
            <w:top w:val="none" w:sz="0" w:space="0" w:color="auto"/>
            <w:left w:val="none" w:sz="0" w:space="0" w:color="auto"/>
            <w:bottom w:val="none" w:sz="0" w:space="0" w:color="auto"/>
            <w:right w:val="none" w:sz="0" w:space="0" w:color="auto"/>
          </w:divBdr>
        </w:div>
        <w:div w:id="1128548280">
          <w:marLeft w:val="640"/>
          <w:marRight w:val="0"/>
          <w:marTop w:val="0"/>
          <w:marBottom w:val="0"/>
          <w:divBdr>
            <w:top w:val="none" w:sz="0" w:space="0" w:color="auto"/>
            <w:left w:val="none" w:sz="0" w:space="0" w:color="auto"/>
            <w:bottom w:val="none" w:sz="0" w:space="0" w:color="auto"/>
            <w:right w:val="none" w:sz="0" w:space="0" w:color="auto"/>
          </w:divBdr>
        </w:div>
        <w:div w:id="731391454">
          <w:marLeft w:val="640"/>
          <w:marRight w:val="0"/>
          <w:marTop w:val="0"/>
          <w:marBottom w:val="0"/>
          <w:divBdr>
            <w:top w:val="none" w:sz="0" w:space="0" w:color="auto"/>
            <w:left w:val="none" w:sz="0" w:space="0" w:color="auto"/>
            <w:bottom w:val="none" w:sz="0" w:space="0" w:color="auto"/>
            <w:right w:val="none" w:sz="0" w:space="0" w:color="auto"/>
          </w:divBdr>
        </w:div>
        <w:div w:id="688530113">
          <w:marLeft w:val="640"/>
          <w:marRight w:val="0"/>
          <w:marTop w:val="0"/>
          <w:marBottom w:val="0"/>
          <w:divBdr>
            <w:top w:val="none" w:sz="0" w:space="0" w:color="auto"/>
            <w:left w:val="none" w:sz="0" w:space="0" w:color="auto"/>
            <w:bottom w:val="none" w:sz="0" w:space="0" w:color="auto"/>
            <w:right w:val="none" w:sz="0" w:space="0" w:color="auto"/>
          </w:divBdr>
        </w:div>
        <w:div w:id="1229921680">
          <w:marLeft w:val="640"/>
          <w:marRight w:val="0"/>
          <w:marTop w:val="0"/>
          <w:marBottom w:val="0"/>
          <w:divBdr>
            <w:top w:val="none" w:sz="0" w:space="0" w:color="auto"/>
            <w:left w:val="none" w:sz="0" w:space="0" w:color="auto"/>
            <w:bottom w:val="none" w:sz="0" w:space="0" w:color="auto"/>
            <w:right w:val="none" w:sz="0" w:space="0" w:color="auto"/>
          </w:divBdr>
        </w:div>
        <w:div w:id="61218140">
          <w:marLeft w:val="640"/>
          <w:marRight w:val="0"/>
          <w:marTop w:val="0"/>
          <w:marBottom w:val="0"/>
          <w:divBdr>
            <w:top w:val="none" w:sz="0" w:space="0" w:color="auto"/>
            <w:left w:val="none" w:sz="0" w:space="0" w:color="auto"/>
            <w:bottom w:val="none" w:sz="0" w:space="0" w:color="auto"/>
            <w:right w:val="none" w:sz="0" w:space="0" w:color="auto"/>
          </w:divBdr>
        </w:div>
        <w:div w:id="1671561900">
          <w:marLeft w:val="640"/>
          <w:marRight w:val="0"/>
          <w:marTop w:val="0"/>
          <w:marBottom w:val="0"/>
          <w:divBdr>
            <w:top w:val="none" w:sz="0" w:space="0" w:color="auto"/>
            <w:left w:val="none" w:sz="0" w:space="0" w:color="auto"/>
            <w:bottom w:val="none" w:sz="0" w:space="0" w:color="auto"/>
            <w:right w:val="none" w:sz="0" w:space="0" w:color="auto"/>
          </w:divBdr>
        </w:div>
        <w:div w:id="1114400615">
          <w:marLeft w:val="640"/>
          <w:marRight w:val="0"/>
          <w:marTop w:val="0"/>
          <w:marBottom w:val="0"/>
          <w:divBdr>
            <w:top w:val="none" w:sz="0" w:space="0" w:color="auto"/>
            <w:left w:val="none" w:sz="0" w:space="0" w:color="auto"/>
            <w:bottom w:val="none" w:sz="0" w:space="0" w:color="auto"/>
            <w:right w:val="none" w:sz="0" w:space="0" w:color="auto"/>
          </w:divBdr>
        </w:div>
        <w:div w:id="936213037">
          <w:marLeft w:val="640"/>
          <w:marRight w:val="0"/>
          <w:marTop w:val="0"/>
          <w:marBottom w:val="0"/>
          <w:divBdr>
            <w:top w:val="none" w:sz="0" w:space="0" w:color="auto"/>
            <w:left w:val="none" w:sz="0" w:space="0" w:color="auto"/>
            <w:bottom w:val="none" w:sz="0" w:space="0" w:color="auto"/>
            <w:right w:val="none" w:sz="0" w:space="0" w:color="auto"/>
          </w:divBdr>
        </w:div>
        <w:div w:id="1566650171">
          <w:marLeft w:val="640"/>
          <w:marRight w:val="0"/>
          <w:marTop w:val="0"/>
          <w:marBottom w:val="0"/>
          <w:divBdr>
            <w:top w:val="none" w:sz="0" w:space="0" w:color="auto"/>
            <w:left w:val="none" w:sz="0" w:space="0" w:color="auto"/>
            <w:bottom w:val="none" w:sz="0" w:space="0" w:color="auto"/>
            <w:right w:val="none" w:sz="0" w:space="0" w:color="auto"/>
          </w:divBdr>
        </w:div>
        <w:div w:id="965353218">
          <w:marLeft w:val="640"/>
          <w:marRight w:val="0"/>
          <w:marTop w:val="0"/>
          <w:marBottom w:val="0"/>
          <w:divBdr>
            <w:top w:val="none" w:sz="0" w:space="0" w:color="auto"/>
            <w:left w:val="none" w:sz="0" w:space="0" w:color="auto"/>
            <w:bottom w:val="none" w:sz="0" w:space="0" w:color="auto"/>
            <w:right w:val="none" w:sz="0" w:space="0" w:color="auto"/>
          </w:divBdr>
        </w:div>
        <w:div w:id="1939674642">
          <w:marLeft w:val="640"/>
          <w:marRight w:val="0"/>
          <w:marTop w:val="0"/>
          <w:marBottom w:val="0"/>
          <w:divBdr>
            <w:top w:val="none" w:sz="0" w:space="0" w:color="auto"/>
            <w:left w:val="none" w:sz="0" w:space="0" w:color="auto"/>
            <w:bottom w:val="none" w:sz="0" w:space="0" w:color="auto"/>
            <w:right w:val="none" w:sz="0" w:space="0" w:color="auto"/>
          </w:divBdr>
        </w:div>
        <w:div w:id="2024549241">
          <w:marLeft w:val="640"/>
          <w:marRight w:val="0"/>
          <w:marTop w:val="0"/>
          <w:marBottom w:val="0"/>
          <w:divBdr>
            <w:top w:val="none" w:sz="0" w:space="0" w:color="auto"/>
            <w:left w:val="none" w:sz="0" w:space="0" w:color="auto"/>
            <w:bottom w:val="none" w:sz="0" w:space="0" w:color="auto"/>
            <w:right w:val="none" w:sz="0" w:space="0" w:color="auto"/>
          </w:divBdr>
        </w:div>
        <w:div w:id="869802430">
          <w:marLeft w:val="640"/>
          <w:marRight w:val="0"/>
          <w:marTop w:val="0"/>
          <w:marBottom w:val="0"/>
          <w:divBdr>
            <w:top w:val="none" w:sz="0" w:space="0" w:color="auto"/>
            <w:left w:val="none" w:sz="0" w:space="0" w:color="auto"/>
            <w:bottom w:val="none" w:sz="0" w:space="0" w:color="auto"/>
            <w:right w:val="none" w:sz="0" w:space="0" w:color="auto"/>
          </w:divBdr>
        </w:div>
        <w:div w:id="1994992983">
          <w:marLeft w:val="640"/>
          <w:marRight w:val="0"/>
          <w:marTop w:val="0"/>
          <w:marBottom w:val="0"/>
          <w:divBdr>
            <w:top w:val="none" w:sz="0" w:space="0" w:color="auto"/>
            <w:left w:val="none" w:sz="0" w:space="0" w:color="auto"/>
            <w:bottom w:val="none" w:sz="0" w:space="0" w:color="auto"/>
            <w:right w:val="none" w:sz="0" w:space="0" w:color="auto"/>
          </w:divBdr>
        </w:div>
        <w:div w:id="570698042">
          <w:marLeft w:val="640"/>
          <w:marRight w:val="0"/>
          <w:marTop w:val="0"/>
          <w:marBottom w:val="0"/>
          <w:divBdr>
            <w:top w:val="none" w:sz="0" w:space="0" w:color="auto"/>
            <w:left w:val="none" w:sz="0" w:space="0" w:color="auto"/>
            <w:bottom w:val="none" w:sz="0" w:space="0" w:color="auto"/>
            <w:right w:val="none" w:sz="0" w:space="0" w:color="auto"/>
          </w:divBdr>
        </w:div>
        <w:div w:id="1357806870">
          <w:marLeft w:val="640"/>
          <w:marRight w:val="0"/>
          <w:marTop w:val="0"/>
          <w:marBottom w:val="0"/>
          <w:divBdr>
            <w:top w:val="none" w:sz="0" w:space="0" w:color="auto"/>
            <w:left w:val="none" w:sz="0" w:space="0" w:color="auto"/>
            <w:bottom w:val="none" w:sz="0" w:space="0" w:color="auto"/>
            <w:right w:val="none" w:sz="0" w:space="0" w:color="auto"/>
          </w:divBdr>
        </w:div>
        <w:div w:id="676737175">
          <w:marLeft w:val="640"/>
          <w:marRight w:val="0"/>
          <w:marTop w:val="0"/>
          <w:marBottom w:val="0"/>
          <w:divBdr>
            <w:top w:val="none" w:sz="0" w:space="0" w:color="auto"/>
            <w:left w:val="none" w:sz="0" w:space="0" w:color="auto"/>
            <w:bottom w:val="none" w:sz="0" w:space="0" w:color="auto"/>
            <w:right w:val="none" w:sz="0" w:space="0" w:color="auto"/>
          </w:divBdr>
        </w:div>
        <w:div w:id="1799448356">
          <w:marLeft w:val="640"/>
          <w:marRight w:val="0"/>
          <w:marTop w:val="0"/>
          <w:marBottom w:val="0"/>
          <w:divBdr>
            <w:top w:val="none" w:sz="0" w:space="0" w:color="auto"/>
            <w:left w:val="none" w:sz="0" w:space="0" w:color="auto"/>
            <w:bottom w:val="none" w:sz="0" w:space="0" w:color="auto"/>
            <w:right w:val="none" w:sz="0" w:space="0" w:color="auto"/>
          </w:divBdr>
        </w:div>
        <w:div w:id="2108766204">
          <w:marLeft w:val="640"/>
          <w:marRight w:val="0"/>
          <w:marTop w:val="0"/>
          <w:marBottom w:val="0"/>
          <w:divBdr>
            <w:top w:val="none" w:sz="0" w:space="0" w:color="auto"/>
            <w:left w:val="none" w:sz="0" w:space="0" w:color="auto"/>
            <w:bottom w:val="none" w:sz="0" w:space="0" w:color="auto"/>
            <w:right w:val="none" w:sz="0" w:space="0" w:color="auto"/>
          </w:divBdr>
        </w:div>
        <w:div w:id="1331443334">
          <w:marLeft w:val="640"/>
          <w:marRight w:val="0"/>
          <w:marTop w:val="0"/>
          <w:marBottom w:val="0"/>
          <w:divBdr>
            <w:top w:val="none" w:sz="0" w:space="0" w:color="auto"/>
            <w:left w:val="none" w:sz="0" w:space="0" w:color="auto"/>
            <w:bottom w:val="none" w:sz="0" w:space="0" w:color="auto"/>
            <w:right w:val="none" w:sz="0" w:space="0" w:color="auto"/>
          </w:divBdr>
        </w:div>
        <w:div w:id="1581060221">
          <w:marLeft w:val="640"/>
          <w:marRight w:val="0"/>
          <w:marTop w:val="0"/>
          <w:marBottom w:val="0"/>
          <w:divBdr>
            <w:top w:val="none" w:sz="0" w:space="0" w:color="auto"/>
            <w:left w:val="none" w:sz="0" w:space="0" w:color="auto"/>
            <w:bottom w:val="none" w:sz="0" w:space="0" w:color="auto"/>
            <w:right w:val="none" w:sz="0" w:space="0" w:color="auto"/>
          </w:divBdr>
        </w:div>
        <w:div w:id="1690451185">
          <w:marLeft w:val="640"/>
          <w:marRight w:val="0"/>
          <w:marTop w:val="0"/>
          <w:marBottom w:val="0"/>
          <w:divBdr>
            <w:top w:val="none" w:sz="0" w:space="0" w:color="auto"/>
            <w:left w:val="none" w:sz="0" w:space="0" w:color="auto"/>
            <w:bottom w:val="none" w:sz="0" w:space="0" w:color="auto"/>
            <w:right w:val="none" w:sz="0" w:space="0" w:color="auto"/>
          </w:divBdr>
        </w:div>
        <w:div w:id="747581142">
          <w:marLeft w:val="640"/>
          <w:marRight w:val="0"/>
          <w:marTop w:val="0"/>
          <w:marBottom w:val="0"/>
          <w:divBdr>
            <w:top w:val="none" w:sz="0" w:space="0" w:color="auto"/>
            <w:left w:val="none" w:sz="0" w:space="0" w:color="auto"/>
            <w:bottom w:val="none" w:sz="0" w:space="0" w:color="auto"/>
            <w:right w:val="none" w:sz="0" w:space="0" w:color="auto"/>
          </w:divBdr>
        </w:div>
        <w:div w:id="140927580">
          <w:marLeft w:val="640"/>
          <w:marRight w:val="0"/>
          <w:marTop w:val="0"/>
          <w:marBottom w:val="0"/>
          <w:divBdr>
            <w:top w:val="none" w:sz="0" w:space="0" w:color="auto"/>
            <w:left w:val="none" w:sz="0" w:space="0" w:color="auto"/>
            <w:bottom w:val="none" w:sz="0" w:space="0" w:color="auto"/>
            <w:right w:val="none" w:sz="0" w:space="0" w:color="auto"/>
          </w:divBdr>
        </w:div>
        <w:div w:id="529807567">
          <w:marLeft w:val="640"/>
          <w:marRight w:val="0"/>
          <w:marTop w:val="0"/>
          <w:marBottom w:val="0"/>
          <w:divBdr>
            <w:top w:val="none" w:sz="0" w:space="0" w:color="auto"/>
            <w:left w:val="none" w:sz="0" w:space="0" w:color="auto"/>
            <w:bottom w:val="none" w:sz="0" w:space="0" w:color="auto"/>
            <w:right w:val="none" w:sz="0" w:space="0" w:color="auto"/>
          </w:divBdr>
        </w:div>
        <w:div w:id="1502430781">
          <w:marLeft w:val="640"/>
          <w:marRight w:val="0"/>
          <w:marTop w:val="0"/>
          <w:marBottom w:val="0"/>
          <w:divBdr>
            <w:top w:val="none" w:sz="0" w:space="0" w:color="auto"/>
            <w:left w:val="none" w:sz="0" w:space="0" w:color="auto"/>
            <w:bottom w:val="none" w:sz="0" w:space="0" w:color="auto"/>
            <w:right w:val="none" w:sz="0" w:space="0" w:color="auto"/>
          </w:divBdr>
        </w:div>
        <w:div w:id="293759188">
          <w:marLeft w:val="640"/>
          <w:marRight w:val="0"/>
          <w:marTop w:val="0"/>
          <w:marBottom w:val="0"/>
          <w:divBdr>
            <w:top w:val="none" w:sz="0" w:space="0" w:color="auto"/>
            <w:left w:val="none" w:sz="0" w:space="0" w:color="auto"/>
            <w:bottom w:val="none" w:sz="0" w:space="0" w:color="auto"/>
            <w:right w:val="none" w:sz="0" w:space="0" w:color="auto"/>
          </w:divBdr>
        </w:div>
        <w:div w:id="1939100611">
          <w:marLeft w:val="640"/>
          <w:marRight w:val="0"/>
          <w:marTop w:val="0"/>
          <w:marBottom w:val="0"/>
          <w:divBdr>
            <w:top w:val="none" w:sz="0" w:space="0" w:color="auto"/>
            <w:left w:val="none" w:sz="0" w:space="0" w:color="auto"/>
            <w:bottom w:val="none" w:sz="0" w:space="0" w:color="auto"/>
            <w:right w:val="none" w:sz="0" w:space="0" w:color="auto"/>
          </w:divBdr>
        </w:div>
        <w:div w:id="1508590360">
          <w:marLeft w:val="640"/>
          <w:marRight w:val="0"/>
          <w:marTop w:val="0"/>
          <w:marBottom w:val="0"/>
          <w:divBdr>
            <w:top w:val="none" w:sz="0" w:space="0" w:color="auto"/>
            <w:left w:val="none" w:sz="0" w:space="0" w:color="auto"/>
            <w:bottom w:val="none" w:sz="0" w:space="0" w:color="auto"/>
            <w:right w:val="none" w:sz="0" w:space="0" w:color="auto"/>
          </w:divBdr>
        </w:div>
        <w:div w:id="1375495760">
          <w:marLeft w:val="640"/>
          <w:marRight w:val="0"/>
          <w:marTop w:val="0"/>
          <w:marBottom w:val="0"/>
          <w:divBdr>
            <w:top w:val="none" w:sz="0" w:space="0" w:color="auto"/>
            <w:left w:val="none" w:sz="0" w:space="0" w:color="auto"/>
            <w:bottom w:val="none" w:sz="0" w:space="0" w:color="auto"/>
            <w:right w:val="none" w:sz="0" w:space="0" w:color="auto"/>
          </w:divBdr>
        </w:div>
        <w:div w:id="2035568584">
          <w:marLeft w:val="640"/>
          <w:marRight w:val="0"/>
          <w:marTop w:val="0"/>
          <w:marBottom w:val="0"/>
          <w:divBdr>
            <w:top w:val="none" w:sz="0" w:space="0" w:color="auto"/>
            <w:left w:val="none" w:sz="0" w:space="0" w:color="auto"/>
            <w:bottom w:val="none" w:sz="0" w:space="0" w:color="auto"/>
            <w:right w:val="none" w:sz="0" w:space="0" w:color="auto"/>
          </w:divBdr>
        </w:div>
        <w:div w:id="572740055">
          <w:marLeft w:val="640"/>
          <w:marRight w:val="0"/>
          <w:marTop w:val="0"/>
          <w:marBottom w:val="0"/>
          <w:divBdr>
            <w:top w:val="none" w:sz="0" w:space="0" w:color="auto"/>
            <w:left w:val="none" w:sz="0" w:space="0" w:color="auto"/>
            <w:bottom w:val="none" w:sz="0" w:space="0" w:color="auto"/>
            <w:right w:val="none" w:sz="0" w:space="0" w:color="auto"/>
          </w:divBdr>
        </w:div>
        <w:div w:id="796073350">
          <w:marLeft w:val="640"/>
          <w:marRight w:val="0"/>
          <w:marTop w:val="0"/>
          <w:marBottom w:val="0"/>
          <w:divBdr>
            <w:top w:val="none" w:sz="0" w:space="0" w:color="auto"/>
            <w:left w:val="none" w:sz="0" w:space="0" w:color="auto"/>
            <w:bottom w:val="none" w:sz="0" w:space="0" w:color="auto"/>
            <w:right w:val="none" w:sz="0" w:space="0" w:color="auto"/>
          </w:divBdr>
        </w:div>
        <w:div w:id="1261375260">
          <w:marLeft w:val="640"/>
          <w:marRight w:val="0"/>
          <w:marTop w:val="0"/>
          <w:marBottom w:val="0"/>
          <w:divBdr>
            <w:top w:val="none" w:sz="0" w:space="0" w:color="auto"/>
            <w:left w:val="none" w:sz="0" w:space="0" w:color="auto"/>
            <w:bottom w:val="none" w:sz="0" w:space="0" w:color="auto"/>
            <w:right w:val="none" w:sz="0" w:space="0" w:color="auto"/>
          </w:divBdr>
        </w:div>
        <w:div w:id="1008094913">
          <w:marLeft w:val="640"/>
          <w:marRight w:val="0"/>
          <w:marTop w:val="0"/>
          <w:marBottom w:val="0"/>
          <w:divBdr>
            <w:top w:val="none" w:sz="0" w:space="0" w:color="auto"/>
            <w:left w:val="none" w:sz="0" w:space="0" w:color="auto"/>
            <w:bottom w:val="none" w:sz="0" w:space="0" w:color="auto"/>
            <w:right w:val="none" w:sz="0" w:space="0" w:color="auto"/>
          </w:divBdr>
        </w:div>
        <w:div w:id="1520661717">
          <w:marLeft w:val="640"/>
          <w:marRight w:val="0"/>
          <w:marTop w:val="0"/>
          <w:marBottom w:val="0"/>
          <w:divBdr>
            <w:top w:val="none" w:sz="0" w:space="0" w:color="auto"/>
            <w:left w:val="none" w:sz="0" w:space="0" w:color="auto"/>
            <w:bottom w:val="none" w:sz="0" w:space="0" w:color="auto"/>
            <w:right w:val="none" w:sz="0" w:space="0" w:color="auto"/>
          </w:divBdr>
        </w:div>
        <w:div w:id="2116553301">
          <w:marLeft w:val="640"/>
          <w:marRight w:val="0"/>
          <w:marTop w:val="0"/>
          <w:marBottom w:val="0"/>
          <w:divBdr>
            <w:top w:val="none" w:sz="0" w:space="0" w:color="auto"/>
            <w:left w:val="none" w:sz="0" w:space="0" w:color="auto"/>
            <w:bottom w:val="none" w:sz="0" w:space="0" w:color="auto"/>
            <w:right w:val="none" w:sz="0" w:space="0" w:color="auto"/>
          </w:divBdr>
        </w:div>
        <w:div w:id="794568369">
          <w:marLeft w:val="640"/>
          <w:marRight w:val="0"/>
          <w:marTop w:val="0"/>
          <w:marBottom w:val="0"/>
          <w:divBdr>
            <w:top w:val="none" w:sz="0" w:space="0" w:color="auto"/>
            <w:left w:val="none" w:sz="0" w:space="0" w:color="auto"/>
            <w:bottom w:val="none" w:sz="0" w:space="0" w:color="auto"/>
            <w:right w:val="none" w:sz="0" w:space="0" w:color="auto"/>
          </w:divBdr>
        </w:div>
        <w:div w:id="964236706">
          <w:marLeft w:val="640"/>
          <w:marRight w:val="0"/>
          <w:marTop w:val="0"/>
          <w:marBottom w:val="0"/>
          <w:divBdr>
            <w:top w:val="none" w:sz="0" w:space="0" w:color="auto"/>
            <w:left w:val="none" w:sz="0" w:space="0" w:color="auto"/>
            <w:bottom w:val="none" w:sz="0" w:space="0" w:color="auto"/>
            <w:right w:val="none" w:sz="0" w:space="0" w:color="auto"/>
          </w:divBdr>
        </w:div>
        <w:div w:id="440608170">
          <w:marLeft w:val="640"/>
          <w:marRight w:val="0"/>
          <w:marTop w:val="0"/>
          <w:marBottom w:val="0"/>
          <w:divBdr>
            <w:top w:val="none" w:sz="0" w:space="0" w:color="auto"/>
            <w:left w:val="none" w:sz="0" w:space="0" w:color="auto"/>
            <w:bottom w:val="none" w:sz="0" w:space="0" w:color="auto"/>
            <w:right w:val="none" w:sz="0" w:space="0" w:color="auto"/>
          </w:divBdr>
        </w:div>
        <w:div w:id="516190558">
          <w:marLeft w:val="640"/>
          <w:marRight w:val="0"/>
          <w:marTop w:val="0"/>
          <w:marBottom w:val="0"/>
          <w:divBdr>
            <w:top w:val="none" w:sz="0" w:space="0" w:color="auto"/>
            <w:left w:val="none" w:sz="0" w:space="0" w:color="auto"/>
            <w:bottom w:val="none" w:sz="0" w:space="0" w:color="auto"/>
            <w:right w:val="none" w:sz="0" w:space="0" w:color="auto"/>
          </w:divBdr>
        </w:div>
        <w:div w:id="859781989">
          <w:marLeft w:val="640"/>
          <w:marRight w:val="0"/>
          <w:marTop w:val="0"/>
          <w:marBottom w:val="0"/>
          <w:divBdr>
            <w:top w:val="none" w:sz="0" w:space="0" w:color="auto"/>
            <w:left w:val="none" w:sz="0" w:space="0" w:color="auto"/>
            <w:bottom w:val="none" w:sz="0" w:space="0" w:color="auto"/>
            <w:right w:val="none" w:sz="0" w:space="0" w:color="auto"/>
          </w:divBdr>
        </w:div>
        <w:div w:id="1139418924">
          <w:marLeft w:val="640"/>
          <w:marRight w:val="0"/>
          <w:marTop w:val="0"/>
          <w:marBottom w:val="0"/>
          <w:divBdr>
            <w:top w:val="none" w:sz="0" w:space="0" w:color="auto"/>
            <w:left w:val="none" w:sz="0" w:space="0" w:color="auto"/>
            <w:bottom w:val="none" w:sz="0" w:space="0" w:color="auto"/>
            <w:right w:val="none" w:sz="0" w:space="0" w:color="auto"/>
          </w:divBdr>
        </w:div>
        <w:div w:id="1297250755">
          <w:marLeft w:val="640"/>
          <w:marRight w:val="0"/>
          <w:marTop w:val="0"/>
          <w:marBottom w:val="0"/>
          <w:divBdr>
            <w:top w:val="none" w:sz="0" w:space="0" w:color="auto"/>
            <w:left w:val="none" w:sz="0" w:space="0" w:color="auto"/>
            <w:bottom w:val="none" w:sz="0" w:space="0" w:color="auto"/>
            <w:right w:val="none" w:sz="0" w:space="0" w:color="auto"/>
          </w:divBdr>
        </w:div>
        <w:div w:id="439647190">
          <w:marLeft w:val="640"/>
          <w:marRight w:val="0"/>
          <w:marTop w:val="0"/>
          <w:marBottom w:val="0"/>
          <w:divBdr>
            <w:top w:val="none" w:sz="0" w:space="0" w:color="auto"/>
            <w:left w:val="none" w:sz="0" w:space="0" w:color="auto"/>
            <w:bottom w:val="none" w:sz="0" w:space="0" w:color="auto"/>
            <w:right w:val="none" w:sz="0" w:space="0" w:color="auto"/>
          </w:divBdr>
        </w:div>
        <w:div w:id="137186989">
          <w:marLeft w:val="640"/>
          <w:marRight w:val="0"/>
          <w:marTop w:val="0"/>
          <w:marBottom w:val="0"/>
          <w:divBdr>
            <w:top w:val="none" w:sz="0" w:space="0" w:color="auto"/>
            <w:left w:val="none" w:sz="0" w:space="0" w:color="auto"/>
            <w:bottom w:val="none" w:sz="0" w:space="0" w:color="auto"/>
            <w:right w:val="none" w:sz="0" w:space="0" w:color="auto"/>
          </w:divBdr>
        </w:div>
        <w:div w:id="943809346">
          <w:marLeft w:val="640"/>
          <w:marRight w:val="0"/>
          <w:marTop w:val="0"/>
          <w:marBottom w:val="0"/>
          <w:divBdr>
            <w:top w:val="none" w:sz="0" w:space="0" w:color="auto"/>
            <w:left w:val="none" w:sz="0" w:space="0" w:color="auto"/>
            <w:bottom w:val="none" w:sz="0" w:space="0" w:color="auto"/>
            <w:right w:val="none" w:sz="0" w:space="0" w:color="auto"/>
          </w:divBdr>
        </w:div>
        <w:div w:id="681006798">
          <w:marLeft w:val="640"/>
          <w:marRight w:val="0"/>
          <w:marTop w:val="0"/>
          <w:marBottom w:val="0"/>
          <w:divBdr>
            <w:top w:val="none" w:sz="0" w:space="0" w:color="auto"/>
            <w:left w:val="none" w:sz="0" w:space="0" w:color="auto"/>
            <w:bottom w:val="none" w:sz="0" w:space="0" w:color="auto"/>
            <w:right w:val="none" w:sz="0" w:space="0" w:color="auto"/>
          </w:divBdr>
        </w:div>
        <w:div w:id="816992718">
          <w:marLeft w:val="640"/>
          <w:marRight w:val="0"/>
          <w:marTop w:val="0"/>
          <w:marBottom w:val="0"/>
          <w:divBdr>
            <w:top w:val="none" w:sz="0" w:space="0" w:color="auto"/>
            <w:left w:val="none" w:sz="0" w:space="0" w:color="auto"/>
            <w:bottom w:val="none" w:sz="0" w:space="0" w:color="auto"/>
            <w:right w:val="none" w:sz="0" w:space="0" w:color="auto"/>
          </w:divBdr>
        </w:div>
        <w:div w:id="1448087129">
          <w:marLeft w:val="640"/>
          <w:marRight w:val="0"/>
          <w:marTop w:val="0"/>
          <w:marBottom w:val="0"/>
          <w:divBdr>
            <w:top w:val="none" w:sz="0" w:space="0" w:color="auto"/>
            <w:left w:val="none" w:sz="0" w:space="0" w:color="auto"/>
            <w:bottom w:val="none" w:sz="0" w:space="0" w:color="auto"/>
            <w:right w:val="none" w:sz="0" w:space="0" w:color="auto"/>
          </w:divBdr>
        </w:div>
        <w:div w:id="2035957257">
          <w:marLeft w:val="640"/>
          <w:marRight w:val="0"/>
          <w:marTop w:val="0"/>
          <w:marBottom w:val="0"/>
          <w:divBdr>
            <w:top w:val="none" w:sz="0" w:space="0" w:color="auto"/>
            <w:left w:val="none" w:sz="0" w:space="0" w:color="auto"/>
            <w:bottom w:val="none" w:sz="0" w:space="0" w:color="auto"/>
            <w:right w:val="none" w:sz="0" w:space="0" w:color="auto"/>
          </w:divBdr>
        </w:div>
        <w:div w:id="1274627826">
          <w:marLeft w:val="640"/>
          <w:marRight w:val="0"/>
          <w:marTop w:val="0"/>
          <w:marBottom w:val="0"/>
          <w:divBdr>
            <w:top w:val="none" w:sz="0" w:space="0" w:color="auto"/>
            <w:left w:val="none" w:sz="0" w:space="0" w:color="auto"/>
            <w:bottom w:val="none" w:sz="0" w:space="0" w:color="auto"/>
            <w:right w:val="none" w:sz="0" w:space="0" w:color="auto"/>
          </w:divBdr>
        </w:div>
        <w:div w:id="1256938309">
          <w:marLeft w:val="640"/>
          <w:marRight w:val="0"/>
          <w:marTop w:val="0"/>
          <w:marBottom w:val="0"/>
          <w:divBdr>
            <w:top w:val="none" w:sz="0" w:space="0" w:color="auto"/>
            <w:left w:val="none" w:sz="0" w:space="0" w:color="auto"/>
            <w:bottom w:val="none" w:sz="0" w:space="0" w:color="auto"/>
            <w:right w:val="none" w:sz="0" w:space="0" w:color="auto"/>
          </w:divBdr>
        </w:div>
        <w:div w:id="255140673">
          <w:marLeft w:val="640"/>
          <w:marRight w:val="0"/>
          <w:marTop w:val="0"/>
          <w:marBottom w:val="0"/>
          <w:divBdr>
            <w:top w:val="none" w:sz="0" w:space="0" w:color="auto"/>
            <w:left w:val="none" w:sz="0" w:space="0" w:color="auto"/>
            <w:bottom w:val="none" w:sz="0" w:space="0" w:color="auto"/>
            <w:right w:val="none" w:sz="0" w:space="0" w:color="auto"/>
          </w:divBdr>
        </w:div>
        <w:div w:id="1404141013">
          <w:marLeft w:val="640"/>
          <w:marRight w:val="0"/>
          <w:marTop w:val="0"/>
          <w:marBottom w:val="0"/>
          <w:divBdr>
            <w:top w:val="none" w:sz="0" w:space="0" w:color="auto"/>
            <w:left w:val="none" w:sz="0" w:space="0" w:color="auto"/>
            <w:bottom w:val="none" w:sz="0" w:space="0" w:color="auto"/>
            <w:right w:val="none" w:sz="0" w:space="0" w:color="auto"/>
          </w:divBdr>
        </w:div>
        <w:div w:id="1162813167">
          <w:marLeft w:val="640"/>
          <w:marRight w:val="0"/>
          <w:marTop w:val="0"/>
          <w:marBottom w:val="0"/>
          <w:divBdr>
            <w:top w:val="none" w:sz="0" w:space="0" w:color="auto"/>
            <w:left w:val="none" w:sz="0" w:space="0" w:color="auto"/>
            <w:bottom w:val="none" w:sz="0" w:space="0" w:color="auto"/>
            <w:right w:val="none" w:sz="0" w:space="0" w:color="auto"/>
          </w:divBdr>
        </w:div>
        <w:div w:id="661661202">
          <w:marLeft w:val="640"/>
          <w:marRight w:val="0"/>
          <w:marTop w:val="0"/>
          <w:marBottom w:val="0"/>
          <w:divBdr>
            <w:top w:val="none" w:sz="0" w:space="0" w:color="auto"/>
            <w:left w:val="none" w:sz="0" w:space="0" w:color="auto"/>
            <w:bottom w:val="none" w:sz="0" w:space="0" w:color="auto"/>
            <w:right w:val="none" w:sz="0" w:space="0" w:color="auto"/>
          </w:divBdr>
        </w:div>
        <w:div w:id="1338074276">
          <w:marLeft w:val="640"/>
          <w:marRight w:val="0"/>
          <w:marTop w:val="0"/>
          <w:marBottom w:val="0"/>
          <w:divBdr>
            <w:top w:val="none" w:sz="0" w:space="0" w:color="auto"/>
            <w:left w:val="none" w:sz="0" w:space="0" w:color="auto"/>
            <w:bottom w:val="none" w:sz="0" w:space="0" w:color="auto"/>
            <w:right w:val="none" w:sz="0" w:space="0" w:color="auto"/>
          </w:divBdr>
        </w:div>
        <w:div w:id="995452054">
          <w:marLeft w:val="640"/>
          <w:marRight w:val="0"/>
          <w:marTop w:val="0"/>
          <w:marBottom w:val="0"/>
          <w:divBdr>
            <w:top w:val="none" w:sz="0" w:space="0" w:color="auto"/>
            <w:left w:val="none" w:sz="0" w:space="0" w:color="auto"/>
            <w:bottom w:val="none" w:sz="0" w:space="0" w:color="auto"/>
            <w:right w:val="none" w:sz="0" w:space="0" w:color="auto"/>
          </w:divBdr>
        </w:div>
        <w:div w:id="737246042">
          <w:marLeft w:val="640"/>
          <w:marRight w:val="0"/>
          <w:marTop w:val="0"/>
          <w:marBottom w:val="0"/>
          <w:divBdr>
            <w:top w:val="none" w:sz="0" w:space="0" w:color="auto"/>
            <w:left w:val="none" w:sz="0" w:space="0" w:color="auto"/>
            <w:bottom w:val="none" w:sz="0" w:space="0" w:color="auto"/>
            <w:right w:val="none" w:sz="0" w:space="0" w:color="auto"/>
          </w:divBdr>
        </w:div>
        <w:div w:id="549536577">
          <w:marLeft w:val="640"/>
          <w:marRight w:val="0"/>
          <w:marTop w:val="0"/>
          <w:marBottom w:val="0"/>
          <w:divBdr>
            <w:top w:val="none" w:sz="0" w:space="0" w:color="auto"/>
            <w:left w:val="none" w:sz="0" w:space="0" w:color="auto"/>
            <w:bottom w:val="none" w:sz="0" w:space="0" w:color="auto"/>
            <w:right w:val="none" w:sz="0" w:space="0" w:color="auto"/>
          </w:divBdr>
        </w:div>
        <w:div w:id="2064254806">
          <w:marLeft w:val="640"/>
          <w:marRight w:val="0"/>
          <w:marTop w:val="0"/>
          <w:marBottom w:val="0"/>
          <w:divBdr>
            <w:top w:val="none" w:sz="0" w:space="0" w:color="auto"/>
            <w:left w:val="none" w:sz="0" w:space="0" w:color="auto"/>
            <w:bottom w:val="none" w:sz="0" w:space="0" w:color="auto"/>
            <w:right w:val="none" w:sz="0" w:space="0" w:color="auto"/>
          </w:divBdr>
        </w:div>
        <w:div w:id="2017461132">
          <w:marLeft w:val="640"/>
          <w:marRight w:val="0"/>
          <w:marTop w:val="0"/>
          <w:marBottom w:val="0"/>
          <w:divBdr>
            <w:top w:val="none" w:sz="0" w:space="0" w:color="auto"/>
            <w:left w:val="none" w:sz="0" w:space="0" w:color="auto"/>
            <w:bottom w:val="none" w:sz="0" w:space="0" w:color="auto"/>
            <w:right w:val="none" w:sz="0" w:space="0" w:color="auto"/>
          </w:divBdr>
        </w:div>
        <w:div w:id="357507045">
          <w:marLeft w:val="640"/>
          <w:marRight w:val="0"/>
          <w:marTop w:val="0"/>
          <w:marBottom w:val="0"/>
          <w:divBdr>
            <w:top w:val="none" w:sz="0" w:space="0" w:color="auto"/>
            <w:left w:val="none" w:sz="0" w:space="0" w:color="auto"/>
            <w:bottom w:val="none" w:sz="0" w:space="0" w:color="auto"/>
            <w:right w:val="none" w:sz="0" w:space="0" w:color="auto"/>
          </w:divBdr>
        </w:div>
        <w:div w:id="1956477596">
          <w:marLeft w:val="640"/>
          <w:marRight w:val="0"/>
          <w:marTop w:val="0"/>
          <w:marBottom w:val="0"/>
          <w:divBdr>
            <w:top w:val="none" w:sz="0" w:space="0" w:color="auto"/>
            <w:left w:val="none" w:sz="0" w:space="0" w:color="auto"/>
            <w:bottom w:val="none" w:sz="0" w:space="0" w:color="auto"/>
            <w:right w:val="none" w:sz="0" w:space="0" w:color="auto"/>
          </w:divBdr>
        </w:div>
        <w:div w:id="1222719096">
          <w:marLeft w:val="640"/>
          <w:marRight w:val="0"/>
          <w:marTop w:val="0"/>
          <w:marBottom w:val="0"/>
          <w:divBdr>
            <w:top w:val="none" w:sz="0" w:space="0" w:color="auto"/>
            <w:left w:val="none" w:sz="0" w:space="0" w:color="auto"/>
            <w:bottom w:val="none" w:sz="0" w:space="0" w:color="auto"/>
            <w:right w:val="none" w:sz="0" w:space="0" w:color="auto"/>
          </w:divBdr>
        </w:div>
        <w:div w:id="1020351350">
          <w:marLeft w:val="640"/>
          <w:marRight w:val="0"/>
          <w:marTop w:val="0"/>
          <w:marBottom w:val="0"/>
          <w:divBdr>
            <w:top w:val="none" w:sz="0" w:space="0" w:color="auto"/>
            <w:left w:val="none" w:sz="0" w:space="0" w:color="auto"/>
            <w:bottom w:val="none" w:sz="0" w:space="0" w:color="auto"/>
            <w:right w:val="none" w:sz="0" w:space="0" w:color="auto"/>
          </w:divBdr>
        </w:div>
        <w:div w:id="2137524301">
          <w:marLeft w:val="640"/>
          <w:marRight w:val="0"/>
          <w:marTop w:val="0"/>
          <w:marBottom w:val="0"/>
          <w:divBdr>
            <w:top w:val="none" w:sz="0" w:space="0" w:color="auto"/>
            <w:left w:val="none" w:sz="0" w:space="0" w:color="auto"/>
            <w:bottom w:val="none" w:sz="0" w:space="0" w:color="auto"/>
            <w:right w:val="none" w:sz="0" w:space="0" w:color="auto"/>
          </w:divBdr>
        </w:div>
        <w:div w:id="400376185">
          <w:marLeft w:val="640"/>
          <w:marRight w:val="0"/>
          <w:marTop w:val="0"/>
          <w:marBottom w:val="0"/>
          <w:divBdr>
            <w:top w:val="none" w:sz="0" w:space="0" w:color="auto"/>
            <w:left w:val="none" w:sz="0" w:space="0" w:color="auto"/>
            <w:bottom w:val="none" w:sz="0" w:space="0" w:color="auto"/>
            <w:right w:val="none" w:sz="0" w:space="0" w:color="auto"/>
          </w:divBdr>
        </w:div>
        <w:div w:id="2000689602">
          <w:marLeft w:val="640"/>
          <w:marRight w:val="0"/>
          <w:marTop w:val="0"/>
          <w:marBottom w:val="0"/>
          <w:divBdr>
            <w:top w:val="none" w:sz="0" w:space="0" w:color="auto"/>
            <w:left w:val="none" w:sz="0" w:space="0" w:color="auto"/>
            <w:bottom w:val="none" w:sz="0" w:space="0" w:color="auto"/>
            <w:right w:val="none" w:sz="0" w:space="0" w:color="auto"/>
          </w:divBdr>
        </w:div>
        <w:div w:id="776020886">
          <w:marLeft w:val="640"/>
          <w:marRight w:val="0"/>
          <w:marTop w:val="0"/>
          <w:marBottom w:val="0"/>
          <w:divBdr>
            <w:top w:val="none" w:sz="0" w:space="0" w:color="auto"/>
            <w:left w:val="none" w:sz="0" w:space="0" w:color="auto"/>
            <w:bottom w:val="none" w:sz="0" w:space="0" w:color="auto"/>
            <w:right w:val="none" w:sz="0" w:space="0" w:color="auto"/>
          </w:divBdr>
        </w:div>
        <w:div w:id="1493526631">
          <w:marLeft w:val="640"/>
          <w:marRight w:val="0"/>
          <w:marTop w:val="0"/>
          <w:marBottom w:val="0"/>
          <w:divBdr>
            <w:top w:val="none" w:sz="0" w:space="0" w:color="auto"/>
            <w:left w:val="none" w:sz="0" w:space="0" w:color="auto"/>
            <w:bottom w:val="none" w:sz="0" w:space="0" w:color="auto"/>
            <w:right w:val="none" w:sz="0" w:space="0" w:color="auto"/>
          </w:divBdr>
        </w:div>
        <w:div w:id="2125495247">
          <w:marLeft w:val="640"/>
          <w:marRight w:val="0"/>
          <w:marTop w:val="0"/>
          <w:marBottom w:val="0"/>
          <w:divBdr>
            <w:top w:val="none" w:sz="0" w:space="0" w:color="auto"/>
            <w:left w:val="none" w:sz="0" w:space="0" w:color="auto"/>
            <w:bottom w:val="none" w:sz="0" w:space="0" w:color="auto"/>
            <w:right w:val="none" w:sz="0" w:space="0" w:color="auto"/>
          </w:divBdr>
        </w:div>
        <w:div w:id="1679770826">
          <w:marLeft w:val="640"/>
          <w:marRight w:val="0"/>
          <w:marTop w:val="0"/>
          <w:marBottom w:val="0"/>
          <w:divBdr>
            <w:top w:val="none" w:sz="0" w:space="0" w:color="auto"/>
            <w:left w:val="none" w:sz="0" w:space="0" w:color="auto"/>
            <w:bottom w:val="none" w:sz="0" w:space="0" w:color="auto"/>
            <w:right w:val="none" w:sz="0" w:space="0" w:color="auto"/>
          </w:divBdr>
        </w:div>
        <w:div w:id="618873194">
          <w:marLeft w:val="640"/>
          <w:marRight w:val="0"/>
          <w:marTop w:val="0"/>
          <w:marBottom w:val="0"/>
          <w:divBdr>
            <w:top w:val="none" w:sz="0" w:space="0" w:color="auto"/>
            <w:left w:val="none" w:sz="0" w:space="0" w:color="auto"/>
            <w:bottom w:val="none" w:sz="0" w:space="0" w:color="auto"/>
            <w:right w:val="none" w:sz="0" w:space="0" w:color="auto"/>
          </w:divBdr>
        </w:div>
        <w:div w:id="157498845">
          <w:marLeft w:val="640"/>
          <w:marRight w:val="0"/>
          <w:marTop w:val="0"/>
          <w:marBottom w:val="0"/>
          <w:divBdr>
            <w:top w:val="none" w:sz="0" w:space="0" w:color="auto"/>
            <w:left w:val="none" w:sz="0" w:space="0" w:color="auto"/>
            <w:bottom w:val="none" w:sz="0" w:space="0" w:color="auto"/>
            <w:right w:val="none" w:sz="0" w:space="0" w:color="auto"/>
          </w:divBdr>
        </w:div>
      </w:divsChild>
    </w:div>
    <w:div w:id="1724327522">
      <w:bodyDiv w:val="1"/>
      <w:marLeft w:val="0"/>
      <w:marRight w:val="0"/>
      <w:marTop w:val="0"/>
      <w:marBottom w:val="0"/>
      <w:divBdr>
        <w:top w:val="none" w:sz="0" w:space="0" w:color="auto"/>
        <w:left w:val="none" w:sz="0" w:space="0" w:color="auto"/>
        <w:bottom w:val="none" w:sz="0" w:space="0" w:color="auto"/>
        <w:right w:val="none" w:sz="0" w:space="0" w:color="auto"/>
      </w:divBdr>
      <w:divsChild>
        <w:div w:id="192157519">
          <w:marLeft w:val="640"/>
          <w:marRight w:val="0"/>
          <w:marTop w:val="0"/>
          <w:marBottom w:val="0"/>
          <w:divBdr>
            <w:top w:val="none" w:sz="0" w:space="0" w:color="auto"/>
            <w:left w:val="none" w:sz="0" w:space="0" w:color="auto"/>
            <w:bottom w:val="none" w:sz="0" w:space="0" w:color="auto"/>
            <w:right w:val="none" w:sz="0" w:space="0" w:color="auto"/>
          </w:divBdr>
        </w:div>
        <w:div w:id="1324815243">
          <w:marLeft w:val="640"/>
          <w:marRight w:val="0"/>
          <w:marTop w:val="0"/>
          <w:marBottom w:val="0"/>
          <w:divBdr>
            <w:top w:val="none" w:sz="0" w:space="0" w:color="auto"/>
            <w:left w:val="none" w:sz="0" w:space="0" w:color="auto"/>
            <w:bottom w:val="none" w:sz="0" w:space="0" w:color="auto"/>
            <w:right w:val="none" w:sz="0" w:space="0" w:color="auto"/>
          </w:divBdr>
        </w:div>
        <w:div w:id="2073114878">
          <w:marLeft w:val="640"/>
          <w:marRight w:val="0"/>
          <w:marTop w:val="0"/>
          <w:marBottom w:val="0"/>
          <w:divBdr>
            <w:top w:val="none" w:sz="0" w:space="0" w:color="auto"/>
            <w:left w:val="none" w:sz="0" w:space="0" w:color="auto"/>
            <w:bottom w:val="none" w:sz="0" w:space="0" w:color="auto"/>
            <w:right w:val="none" w:sz="0" w:space="0" w:color="auto"/>
          </w:divBdr>
        </w:div>
        <w:div w:id="2072657375">
          <w:marLeft w:val="640"/>
          <w:marRight w:val="0"/>
          <w:marTop w:val="0"/>
          <w:marBottom w:val="0"/>
          <w:divBdr>
            <w:top w:val="none" w:sz="0" w:space="0" w:color="auto"/>
            <w:left w:val="none" w:sz="0" w:space="0" w:color="auto"/>
            <w:bottom w:val="none" w:sz="0" w:space="0" w:color="auto"/>
            <w:right w:val="none" w:sz="0" w:space="0" w:color="auto"/>
          </w:divBdr>
        </w:div>
        <w:div w:id="505753057">
          <w:marLeft w:val="640"/>
          <w:marRight w:val="0"/>
          <w:marTop w:val="0"/>
          <w:marBottom w:val="0"/>
          <w:divBdr>
            <w:top w:val="none" w:sz="0" w:space="0" w:color="auto"/>
            <w:left w:val="none" w:sz="0" w:space="0" w:color="auto"/>
            <w:bottom w:val="none" w:sz="0" w:space="0" w:color="auto"/>
            <w:right w:val="none" w:sz="0" w:space="0" w:color="auto"/>
          </w:divBdr>
        </w:div>
        <w:div w:id="482545270">
          <w:marLeft w:val="640"/>
          <w:marRight w:val="0"/>
          <w:marTop w:val="0"/>
          <w:marBottom w:val="0"/>
          <w:divBdr>
            <w:top w:val="none" w:sz="0" w:space="0" w:color="auto"/>
            <w:left w:val="none" w:sz="0" w:space="0" w:color="auto"/>
            <w:bottom w:val="none" w:sz="0" w:space="0" w:color="auto"/>
            <w:right w:val="none" w:sz="0" w:space="0" w:color="auto"/>
          </w:divBdr>
        </w:div>
        <w:div w:id="1517428183">
          <w:marLeft w:val="640"/>
          <w:marRight w:val="0"/>
          <w:marTop w:val="0"/>
          <w:marBottom w:val="0"/>
          <w:divBdr>
            <w:top w:val="none" w:sz="0" w:space="0" w:color="auto"/>
            <w:left w:val="none" w:sz="0" w:space="0" w:color="auto"/>
            <w:bottom w:val="none" w:sz="0" w:space="0" w:color="auto"/>
            <w:right w:val="none" w:sz="0" w:space="0" w:color="auto"/>
          </w:divBdr>
        </w:div>
        <w:div w:id="748504894">
          <w:marLeft w:val="640"/>
          <w:marRight w:val="0"/>
          <w:marTop w:val="0"/>
          <w:marBottom w:val="0"/>
          <w:divBdr>
            <w:top w:val="none" w:sz="0" w:space="0" w:color="auto"/>
            <w:left w:val="none" w:sz="0" w:space="0" w:color="auto"/>
            <w:bottom w:val="none" w:sz="0" w:space="0" w:color="auto"/>
            <w:right w:val="none" w:sz="0" w:space="0" w:color="auto"/>
          </w:divBdr>
        </w:div>
        <w:div w:id="284968927">
          <w:marLeft w:val="640"/>
          <w:marRight w:val="0"/>
          <w:marTop w:val="0"/>
          <w:marBottom w:val="0"/>
          <w:divBdr>
            <w:top w:val="none" w:sz="0" w:space="0" w:color="auto"/>
            <w:left w:val="none" w:sz="0" w:space="0" w:color="auto"/>
            <w:bottom w:val="none" w:sz="0" w:space="0" w:color="auto"/>
            <w:right w:val="none" w:sz="0" w:space="0" w:color="auto"/>
          </w:divBdr>
        </w:div>
        <w:div w:id="882714319">
          <w:marLeft w:val="640"/>
          <w:marRight w:val="0"/>
          <w:marTop w:val="0"/>
          <w:marBottom w:val="0"/>
          <w:divBdr>
            <w:top w:val="none" w:sz="0" w:space="0" w:color="auto"/>
            <w:left w:val="none" w:sz="0" w:space="0" w:color="auto"/>
            <w:bottom w:val="none" w:sz="0" w:space="0" w:color="auto"/>
            <w:right w:val="none" w:sz="0" w:space="0" w:color="auto"/>
          </w:divBdr>
        </w:div>
        <w:div w:id="1434596228">
          <w:marLeft w:val="640"/>
          <w:marRight w:val="0"/>
          <w:marTop w:val="0"/>
          <w:marBottom w:val="0"/>
          <w:divBdr>
            <w:top w:val="none" w:sz="0" w:space="0" w:color="auto"/>
            <w:left w:val="none" w:sz="0" w:space="0" w:color="auto"/>
            <w:bottom w:val="none" w:sz="0" w:space="0" w:color="auto"/>
            <w:right w:val="none" w:sz="0" w:space="0" w:color="auto"/>
          </w:divBdr>
        </w:div>
        <w:div w:id="433212300">
          <w:marLeft w:val="640"/>
          <w:marRight w:val="0"/>
          <w:marTop w:val="0"/>
          <w:marBottom w:val="0"/>
          <w:divBdr>
            <w:top w:val="none" w:sz="0" w:space="0" w:color="auto"/>
            <w:left w:val="none" w:sz="0" w:space="0" w:color="auto"/>
            <w:bottom w:val="none" w:sz="0" w:space="0" w:color="auto"/>
            <w:right w:val="none" w:sz="0" w:space="0" w:color="auto"/>
          </w:divBdr>
        </w:div>
        <w:div w:id="1217282700">
          <w:marLeft w:val="640"/>
          <w:marRight w:val="0"/>
          <w:marTop w:val="0"/>
          <w:marBottom w:val="0"/>
          <w:divBdr>
            <w:top w:val="none" w:sz="0" w:space="0" w:color="auto"/>
            <w:left w:val="none" w:sz="0" w:space="0" w:color="auto"/>
            <w:bottom w:val="none" w:sz="0" w:space="0" w:color="auto"/>
            <w:right w:val="none" w:sz="0" w:space="0" w:color="auto"/>
          </w:divBdr>
        </w:div>
        <w:div w:id="1377657261">
          <w:marLeft w:val="640"/>
          <w:marRight w:val="0"/>
          <w:marTop w:val="0"/>
          <w:marBottom w:val="0"/>
          <w:divBdr>
            <w:top w:val="none" w:sz="0" w:space="0" w:color="auto"/>
            <w:left w:val="none" w:sz="0" w:space="0" w:color="auto"/>
            <w:bottom w:val="none" w:sz="0" w:space="0" w:color="auto"/>
            <w:right w:val="none" w:sz="0" w:space="0" w:color="auto"/>
          </w:divBdr>
        </w:div>
        <w:div w:id="1955671869">
          <w:marLeft w:val="640"/>
          <w:marRight w:val="0"/>
          <w:marTop w:val="0"/>
          <w:marBottom w:val="0"/>
          <w:divBdr>
            <w:top w:val="none" w:sz="0" w:space="0" w:color="auto"/>
            <w:left w:val="none" w:sz="0" w:space="0" w:color="auto"/>
            <w:bottom w:val="none" w:sz="0" w:space="0" w:color="auto"/>
            <w:right w:val="none" w:sz="0" w:space="0" w:color="auto"/>
          </w:divBdr>
        </w:div>
        <w:div w:id="1997609972">
          <w:marLeft w:val="640"/>
          <w:marRight w:val="0"/>
          <w:marTop w:val="0"/>
          <w:marBottom w:val="0"/>
          <w:divBdr>
            <w:top w:val="none" w:sz="0" w:space="0" w:color="auto"/>
            <w:left w:val="none" w:sz="0" w:space="0" w:color="auto"/>
            <w:bottom w:val="none" w:sz="0" w:space="0" w:color="auto"/>
            <w:right w:val="none" w:sz="0" w:space="0" w:color="auto"/>
          </w:divBdr>
        </w:div>
        <w:div w:id="1437873112">
          <w:marLeft w:val="640"/>
          <w:marRight w:val="0"/>
          <w:marTop w:val="0"/>
          <w:marBottom w:val="0"/>
          <w:divBdr>
            <w:top w:val="none" w:sz="0" w:space="0" w:color="auto"/>
            <w:left w:val="none" w:sz="0" w:space="0" w:color="auto"/>
            <w:bottom w:val="none" w:sz="0" w:space="0" w:color="auto"/>
            <w:right w:val="none" w:sz="0" w:space="0" w:color="auto"/>
          </w:divBdr>
        </w:div>
        <w:div w:id="176116656">
          <w:marLeft w:val="640"/>
          <w:marRight w:val="0"/>
          <w:marTop w:val="0"/>
          <w:marBottom w:val="0"/>
          <w:divBdr>
            <w:top w:val="none" w:sz="0" w:space="0" w:color="auto"/>
            <w:left w:val="none" w:sz="0" w:space="0" w:color="auto"/>
            <w:bottom w:val="none" w:sz="0" w:space="0" w:color="auto"/>
            <w:right w:val="none" w:sz="0" w:space="0" w:color="auto"/>
          </w:divBdr>
        </w:div>
        <w:div w:id="1019156735">
          <w:marLeft w:val="640"/>
          <w:marRight w:val="0"/>
          <w:marTop w:val="0"/>
          <w:marBottom w:val="0"/>
          <w:divBdr>
            <w:top w:val="none" w:sz="0" w:space="0" w:color="auto"/>
            <w:left w:val="none" w:sz="0" w:space="0" w:color="auto"/>
            <w:bottom w:val="none" w:sz="0" w:space="0" w:color="auto"/>
            <w:right w:val="none" w:sz="0" w:space="0" w:color="auto"/>
          </w:divBdr>
        </w:div>
        <w:div w:id="977108240">
          <w:marLeft w:val="640"/>
          <w:marRight w:val="0"/>
          <w:marTop w:val="0"/>
          <w:marBottom w:val="0"/>
          <w:divBdr>
            <w:top w:val="none" w:sz="0" w:space="0" w:color="auto"/>
            <w:left w:val="none" w:sz="0" w:space="0" w:color="auto"/>
            <w:bottom w:val="none" w:sz="0" w:space="0" w:color="auto"/>
            <w:right w:val="none" w:sz="0" w:space="0" w:color="auto"/>
          </w:divBdr>
        </w:div>
        <w:div w:id="933170665">
          <w:marLeft w:val="640"/>
          <w:marRight w:val="0"/>
          <w:marTop w:val="0"/>
          <w:marBottom w:val="0"/>
          <w:divBdr>
            <w:top w:val="none" w:sz="0" w:space="0" w:color="auto"/>
            <w:left w:val="none" w:sz="0" w:space="0" w:color="auto"/>
            <w:bottom w:val="none" w:sz="0" w:space="0" w:color="auto"/>
            <w:right w:val="none" w:sz="0" w:space="0" w:color="auto"/>
          </w:divBdr>
        </w:div>
        <w:div w:id="1593511408">
          <w:marLeft w:val="640"/>
          <w:marRight w:val="0"/>
          <w:marTop w:val="0"/>
          <w:marBottom w:val="0"/>
          <w:divBdr>
            <w:top w:val="none" w:sz="0" w:space="0" w:color="auto"/>
            <w:left w:val="none" w:sz="0" w:space="0" w:color="auto"/>
            <w:bottom w:val="none" w:sz="0" w:space="0" w:color="auto"/>
            <w:right w:val="none" w:sz="0" w:space="0" w:color="auto"/>
          </w:divBdr>
        </w:div>
        <w:div w:id="161626671">
          <w:marLeft w:val="640"/>
          <w:marRight w:val="0"/>
          <w:marTop w:val="0"/>
          <w:marBottom w:val="0"/>
          <w:divBdr>
            <w:top w:val="none" w:sz="0" w:space="0" w:color="auto"/>
            <w:left w:val="none" w:sz="0" w:space="0" w:color="auto"/>
            <w:bottom w:val="none" w:sz="0" w:space="0" w:color="auto"/>
            <w:right w:val="none" w:sz="0" w:space="0" w:color="auto"/>
          </w:divBdr>
        </w:div>
        <w:div w:id="647593472">
          <w:marLeft w:val="640"/>
          <w:marRight w:val="0"/>
          <w:marTop w:val="0"/>
          <w:marBottom w:val="0"/>
          <w:divBdr>
            <w:top w:val="none" w:sz="0" w:space="0" w:color="auto"/>
            <w:left w:val="none" w:sz="0" w:space="0" w:color="auto"/>
            <w:bottom w:val="none" w:sz="0" w:space="0" w:color="auto"/>
            <w:right w:val="none" w:sz="0" w:space="0" w:color="auto"/>
          </w:divBdr>
        </w:div>
        <w:div w:id="1018459015">
          <w:marLeft w:val="640"/>
          <w:marRight w:val="0"/>
          <w:marTop w:val="0"/>
          <w:marBottom w:val="0"/>
          <w:divBdr>
            <w:top w:val="none" w:sz="0" w:space="0" w:color="auto"/>
            <w:left w:val="none" w:sz="0" w:space="0" w:color="auto"/>
            <w:bottom w:val="none" w:sz="0" w:space="0" w:color="auto"/>
            <w:right w:val="none" w:sz="0" w:space="0" w:color="auto"/>
          </w:divBdr>
        </w:div>
        <w:div w:id="291401991">
          <w:marLeft w:val="640"/>
          <w:marRight w:val="0"/>
          <w:marTop w:val="0"/>
          <w:marBottom w:val="0"/>
          <w:divBdr>
            <w:top w:val="none" w:sz="0" w:space="0" w:color="auto"/>
            <w:left w:val="none" w:sz="0" w:space="0" w:color="auto"/>
            <w:bottom w:val="none" w:sz="0" w:space="0" w:color="auto"/>
            <w:right w:val="none" w:sz="0" w:space="0" w:color="auto"/>
          </w:divBdr>
        </w:div>
        <w:div w:id="1284120559">
          <w:marLeft w:val="640"/>
          <w:marRight w:val="0"/>
          <w:marTop w:val="0"/>
          <w:marBottom w:val="0"/>
          <w:divBdr>
            <w:top w:val="none" w:sz="0" w:space="0" w:color="auto"/>
            <w:left w:val="none" w:sz="0" w:space="0" w:color="auto"/>
            <w:bottom w:val="none" w:sz="0" w:space="0" w:color="auto"/>
            <w:right w:val="none" w:sz="0" w:space="0" w:color="auto"/>
          </w:divBdr>
        </w:div>
        <w:div w:id="127628396">
          <w:marLeft w:val="640"/>
          <w:marRight w:val="0"/>
          <w:marTop w:val="0"/>
          <w:marBottom w:val="0"/>
          <w:divBdr>
            <w:top w:val="none" w:sz="0" w:space="0" w:color="auto"/>
            <w:left w:val="none" w:sz="0" w:space="0" w:color="auto"/>
            <w:bottom w:val="none" w:sz="0" w:space="0" w:color="auto"/>
            <w:right w:val="none" w:sz="0" w:space="0" w:color="auto"/>
          </w:divBdr>
        </w:div>
        <w:div w:id="1796606121">
          <w:marLeft w:val="640"/>
          <w:marRight w:val="0"/>
          <w:marTop w:val="0"/>
          <w:marBottom w:val="0"/>
          <w:divBdr>
            <w:top w:val="none" w:sz="0" w:space="0" w:color="auto"/>
            <w:left w:val="none" w:sz="0" w:space="0" w:color="auto"/>
            <w:bottom w:val="none" w:sz="0" w:space="0" w:color="auto"/>
            <w:right w:val="none" w:sz="0" w:space="0" w:color="auto"/>
          </w:divBdr>
        </w:div>
        <w:div w:id="1793547204">
          <w:marLeft w:val="640"/>
          <w:marRight w:val="0"/>
          <w:marTop w:val="0"/>
          <w:marBottom w:val="0"/>
          <w:divBdr>
            <w:top w:val="none" w:sz="0" w:space="0" w:color="auto"/>
            <w:left w:val="none" w:sz="0" w:space="0" w:color="auto"/>
            <w:bottom w:val="none" w:sz="0" w:space="0" w:color="auto"/>
            <w:right w:val="none" w:sz="0" w:space="0" w:color="auto"/>
          </w:divBdr>
        </w:div>
        <w:div w:id="1106071770">
          <w:marLeft w:val="640"/>
          <w:marRight w:val="0"/>
          <w:marTop w:val="0"/>
          <w:marBottom w:val="0"/>
          <w:divBdr>
            <w:top w:val="none" w:sz="0" w:space="0" w:color="auto"/>
            <w:left w:val="none" w:sz="0" w:space="0" w:color="auto"/>
            <w:bottom w:val="none" w:sz="0" w:space="0" w:color="auto"/>
            <w:right w:val="none" w:sz="0" w:space="0" w:color="auto"/>
          </w:divBdr>
        </w:div>
        <w:div w:id="24059402">
          <w:marLeft w:val="640"/>
          <w:marRight w:val="0"/>
          <w:marTop w:val="0"/>
          <w:marBottom w:val="0"/>
          <w:divBdr>
            <w:top w:val="none" w:sz="0" w:space="0" w:color="auto"/>
            <w:left w:val="none" w:sz="0" w:space="0" w:color="auto"/>
            <w:bottom w:val="none" w:sz="0" w:space="0" w:color="auto"/>
            <w:right w:val="none" w:sz="0" w:space="0" w:color="auto"/>
          </w:divBdr>
        </w:div>
        <w:div w:id="1475834449">
          <w:marLeft w:val="640"/>
          <w:marRight w:val="0"/>
          <w:marTop w:val="0"/>
          <w:marBottom w:val="0"/>
          <w:divBdr>
            <w:top w:val="none" w:sz="0" w:space="0" w:color="auto"/>
            <w:left w:val="none" w:sz="0" w:space="0" w:color="auto"/>
            <w:bottom w:val="none" w:sz="0" w:space="0" w:color="auto"/>
            <w:right w:val="none" w:sz="0" w:space="0" w:color="auto"/>
          </w:divBdr>
        </w:div>
        <w:div w:id="1245646974">
          <w:marLeft w:val="640"/>
          <w:marRight w:val="0"/>
          <w:marTop w:val="0"/>
          <w:marBottom w:val="0"/>
          <w:divBdr>
            <w:top w:val="none" w:sz="0" w:space="0" w:color="auto"/>
            <w:left w:val="none" w:sz="0" w:space="0" w:color="auto"/>
            <w:bottom w:val="none" w:sz="0" w:space="0" w:color="auto"/>
            <w:right w:val="none" w:sz="0" w:space="0" w:color="auto"/>
          </w:divBdr>
        </w:div>
        <w:div w:id="461002343">
          <w:marLeft w:val="640"/>
          <w:marRight w:val="0"/>
          <w:marTop w:val="0"/>
          <w:marBottom w:val="0"/>
          <w:divBdr>
            <w:top w:val="none" w:sz="0" w:space="0" w:color="auto"/>
            <w:left w:val="none" w:sz="0" w:space="0" w:color="auto"/>
            <w:bottom w:val="none" w:sz="0" w:space="0" w:color="auto"/>
            <w:right w:val="none" w:sz="0" w:space="0" w:color="auto"/>
          </w:divBdr>
        </w:div>
        <w:div w:id="299655556">
          <w:marLeft w:val="640"/>
          <w:marRight w:val="0"/>
          <w:marTop w:val="0"/>
          <w:marBottom w:val="0"/>
          <w:divBdr>
            <w:top w:val="none" w:sz="0" w:space="0" w:color="auto"/>
            <w:left w:val="none" w:sz="0" w:space="0" w:color="auto"/>
            <w:bottom w:val="none" w:sz="0" w:space="0" w:color="auto"/>
            <w:right w:val="none" w:sz="0" w:space="0" w:color="auto"/>
          </w:divBdr>
        </w:div>
        <w:div w:id="860821044">
          <w:marLeft w:val="640"/>
          <w:marRight w:val="0"/>
          <w:marTop w:val="0"/>
          <w:marBottom w:val="0"/>
          <w:divBdr>
            <w:top w:val="none" w:sz="0" w:space="0" w:color="auto"/>
            <w:left w:val="none" w:sz="0" w:space="0" w:color="auto"/>
            <w:bottom w:val="none" w:sz="0" w:space="0" w:color="auto"/>
            <w:right w:val="none" w:sz="0" w:space="0" w:color="auto"/>
          </w:divBdr>
        </w:div>
        <w:div w:id="1547334843">
          <w:marLeft w:val="640"/>
          <w:marRight w:val="0"/>
          <w:marTop w:val="0"/>
          <w:marBottom w:val="0"/>
          <w:divBdr>
            <w:top w:val="none" w:sz="0" w:space="0" w:color="auto"/>
            <w:left w:val="none" w:sz="0" w:space="0" w:color="auto"/>
            <w:bottom w:val="none" w:sz="0" w:space="0" w:color="auto"/>
            <w:right w:val="none" w:sz="0" w:space="0" w:color="auto"/>
          </w:divBdr>
        </w:div>
        <w:div w:id="499394452">
          <w:marLeft w:val="640"/>
          <w:marRight w:val="0"/>
          <w:marTop w:val="0"/>
          <w:marBottom w:val="0"/>
          <w:divBdr>
            <w:top w:val="none" w:sz="0" w:space="0" w:color="auto"/>
            <w:left w:val="none" w:sz="0" w:space="0" w:color="auto"/>
            <w:bottom w:val="none" w:sz="0" w:space="0" w:color="auto"/>
            <w:right w:val="none" w:sz="0" w:space="0" w:color="auto"/>
          </w:divBdr>
        </w:div>
        <w:div w:id="506557452">
          <w:marLeft w:val="640"/>
          <w:marRight w:val="0"/>
          <w:marTop w:val="0"/>
          <w:marBottom w:val="0"/>
          <w:divBdr>
            <w:top w:val="none" w:sz="0" w:space="0" w:color="auto"/>
            <w:left w:val="none" w:sz="0" w:space="0" w:color="auto"/>
            <w:bottom w:val="none" w:sz="0" w:space="0" w:color="auto"/>
            <w:right w:val="none" w:sz="0" w:space="0" w:color="auto"/>
          </w:divBdr>
        </w:div>
        <w:div w:id="99376912">
          <w:marLeft w:val="640"/>
          <w:marRight w:val="0"/>
          <w:marTop w:val="0"/>
          <w:marBottom w:val="0"/>
          <w:divBdr>
            <w:top w:val="none" w:sz="0" w:space="0" w:color="auto"/>
            <w:left w:val="none" w:sz="0" w:space="0" w:color="auto"/>
            <w:bottom w:val="none" w:sz="0" w:space="0" w:color="auto"/>
            <w:right w:val="none" w:sz="0" w:space="0" w:color="auto"/>
          </w:divBdr>
        </w:div>
        <w:div w:id="1983540620">
          <w:marLeft w:val="640"/>
          <w:marRight w:val="0"/>
          <w:marTop w:val="0"/>
          <w:marBottom w:val="0"/>
          <w:divBdr>
            <w:top w:val="none" w:sz="0" w:space="0" w:color="auto"/>
            <w:left w:val="none" w:sz="0" w:space="0" w:color="auto"/>
            <w:bottom w:val="none" w:sz="0" w:space="0" w:color="auto"/>
            <w:right w:val="none" w:sz="0" w:space="0" w:color="auto"/>
          </w:divBdr>
        </w:div>
        <w:div w:id="1958564547">
          <w:marLeft w:val="640"/>
          <w:marRight w:val="0"/>
          <w:marTop w:val="0"/>
          <w:marBottom w:val="0"/>
          <w:divBdr>
            <w:top w:val="none" w:sz="0" w:space="0" w:color="auto"/>
            <w:left w:val="none" w:sz="0" w:space="0" w:color="auto"/>
            <w:bottom w:val="none" w:sz="0" w:space="0" w:color="auto"/>
            <w:right w:val="none" w:sz="0" w:space="0" w:color="auto"/>
          </w:divBdr>
        </w:div>
        <w:div w:id="1314679839">
          <w:marLeft w:val="640"/>
          <w:marRight w:val="0"/>
          <w:marTop w:val="0"/>
          <w:marBottom w:val="0"/>
          <w:divBdr>
            <w:top w:val="none" w:sz="0" w:space="0" w:color="auto"/>
            <w:left w:val="none" w:sz="0" w:space="0" w:color="auto"/>
            <w:bottom w:val="none" w:sz="0" w:space="0" w:color="auto"/>
            <w:right w:val="none" w:sz="0" w:space="0" w:color="auto"/>
          </w:divBdr>
        </w:div>
        <w:div w:id="1737163954">
          <w:marLeft w:val="640"/>
          <w:marRight w:val="0"/>
          <w:marTop w:val="0"/>
          <w:marBottom w:val="0"/>
          <w:divBdr>
            <w:top w:val="none" w:sz="0" w:space="0" w:color="auto"/>
            <w:left w:val="none" w:sz="0" w:space="0" w:color="auto"/>
            <w:bottom w:val="none" w:sz="0" w:space="0" w:color="auto"/>
            <w:right w:val="none" w:sz="0" w:space="0" w:color="auto"/>
          </w:divBdr>
        </w:div>
        <w:div w:id="679964483">
          <w:marLeft w:val="640"/>
          <w:marRight w:val="0"/>
          <w:marTop w:val="0"/>
          <w:marBottom w:val="0"/>
          <w:divBdr>
            <w:top w:val="none" w:sz="0" w:space="0" w:color="auto"/>
            <w:left w:val="none" w:sz="0" w:space="0" w:color="auto"/>
            <w:bottom w:val="none" w:sz="0" w:space="0" w:color="auto"/>
            <w:right w:val="none" w:sz="0" w:space="0" w:color="auto"/>
          </w:divBdr>
        </w:div>
        <w:div w:id="1328165657">
          <w:marLeft w:val="640"/>
          <w:marRight w:val="0"/>
          <w:marTop w:val="0"/>
          <w:marBottom w:val="0"/>
          <w:divBdr>
            <w:top w:val="none" w:sz="0" w:space="0" w:color="auto"/>
            <w:left w:val="none" w:sz="0" w:space="0" w:color="auto"/>
            <w:bottom w:val="none" w:sz="0" w:space="0" w:color="auto"/>
            <w:right w:val="none" w:sz="0" w:space="0" w:color="auto"/>
          </w:divBdr>
        </w:div>
        <w:div w:id="567885544">
          <w:marLeft w:val="640"/>
          <w:marRight w:val="0"/>
          <w:marTop w:val="0"/>
          <w:marBottom w:val="0"/>
          <w:divBdr>
            <w:top w:val="none" w:sz="0" w:space="0" w:color="auto"/>
            <w:left w:val="none" w:sz="0" w:space="0" w:color="auto"/>
            <w:bottom w:val="none" w:sz="0" w:space="0" w:color="auto"/>
            <w:right w:val="none" w:sz="0" w:space="0" w:color="auto"/>
          </w:divBdr>
        </w:div>
        <w:div w:id="511188371">
          <w:marLeft w:val="640"/>
          <w:marRight w:val="0"/>
          <w:marTop w:val="0"/>
          <w:marBottom w:val="0"/>
          <w:divBdr>
            <w:top w:val="none" w:sz="0" w:space="0" w:color="auto"/>
            <w:left w:val="none" w:sz="0" w:space="0" w:color="auto"/>
            <w:bottom w:val="none" w:sz="0" w:space="0" w:color="auto"/>
            <w:right w:val="none" w:sz="0" w:space="0" w:color="auto"/>
          </w:divBdr>
        </w:div>
        <w:div w:id="213273320">
          <w:marLeft w:val="640"/>
          <w:marRight w:val="0"/>
          <w:marTop w:val="0"/>
          <w:marBottom w:val="0"/>
          <w:divBdr>
            <w:top w:val="none" w:sz="0" w:space="0" w:color="auto"/>
            <w:left w:val="none" w:sz="0" w:space="0" w:color="auto"/>
            <w:bottom w:val="none" w:sz="0" w:space="0" w:color="auto"/>
            <w:right w:val="none" w:sz="0" w:space="0" w:color="auto"/>
          </w:divBdr>
        </w:div>
        <w:div w:id="886768425">
          <w:marLeft w:val="640"/>
          <w:marRight w:val="0"/>
          <w:marTop w:val="0"/>
          <w:marBottom w:val="0"/>
          <w:divBdr>
            <w:top w:val="none" w:sz="0" w:space="0" w:color="auto"/>
            <w:left w:val="none" w:sz="0" w:space="0" w:color="auto"/>
            <w:bottom w:val="none" w:sz="0" w:space="0" w:color="auto"/>
            <w:right w:val="none" w:sz="0" w:space="0" w:color="auto"/>
          </w:divBdr>
        </w:div>
        <w:div w:id="2140219011">
          <w:marLeft w:val="640"/>
          <w:marRight w:val="0"/>
          <w:marTop w:val="0"/>
          <w:marBottom w:val="0"/>
          <w:divBdr>
            <w:top w:val="none" w:sz="0" w:space="0" w:color="auto"/>
            <w:left w:val="none" w:sz="0" w:space="0" w:color="auto"/>
            <w:bottom w:val="none" w:sz="0" w:space="0" w:color="auto"/>
            <w:right w:val="none" w:sz="0" w:space="0" w:color="auto"/>
          </w:divBdr>
        </w:div>
        <w:div w:id="99036671">
          <w:marLeft w:val="640"/>
          <w:marRight w:val="0"/>
          <w:marTop w:val="0"/>
          <w:marBottom w:val="0"/>
          <w:divBdr>
            <w:top w:val="none" w:sz="0" w:space="0" w:color="auto"/>
            <w:left w:val="none" w:sz="0" w:space="0" w:color="auto"/>
            <w:bottom w:val="none" w:sz="0" w:space="0" w:color="auto"/>
            <w:right w:val="none" w:sz="0" w:space="0" w:color="auto"/>
          </w:divBdr>
        </w:div>
        <w:div w:id="7417590">
          <w:marLeft w:val="640"/>
          <w:marRight w:val="0"/>
          <w:marTop w:val="0"/>
          <w:marBottom w:val="0"/>
          <w:divBdr>
            <w:top w:val="none" w:sz="0" w:space="0" w:color="auto"/>
            <w:left w:val="none" w:sz="0" w:space="0" w:color="auto"/>
            <w:bottom w:val="none" w:sz="0" w:space="0" w:color="auto"/>
            <w:right w:val="none" w:sz="0" w:space="0" w:color="auto"/>
          </w:divBdr>
        </w:div>
        <w:div w:id="1726443444">
          <w:marLeft w:val="640"/>
          <w:marRight w:val="0"/>
          <w:marTop w:val="0"/>
          <w:marBottom w:val="0"/>
          <w:divBdr>
            <w:top w:val="none" w:sz="0" w:space="0" w:color="auto"/>
            <w:left w:val="none" w:sz="0" w:space="0" w:color="auto"/>
            <w:bottom w:val="none" w:sz="0" w:space="0" w:color="auto"/>
            <w:right w:val="none" w:sz="0" w:space="0" w:color="auto"/>
          </w:divBdr>
        </w:div>
        <w:div w:id="24909325">
          <w:marLeft w:val="640"/>
          <w:marRight w:val="0"/>
          <w:marTop w:val="0"/>
          <w:marBottom w:val="0"/>
          <w:divBdr>
            <w:top w:val="none" w:sz="0" w:space="0" w:color="auto"/>
            <w:left w:val="none" w:sz="0" w:space="0" w:color="auto"/>
            <w:bottom w:val="none" w:sz="0" w:space="0" w:color="auto"/>
            <w:right w:val="none" w:sz="0" w:space="0" w:color="auto"/>
          </w:divBdr>
        </w:div>
        <w:div w:id="537469593">
          <w:marLeft w:val="640"/>
          <w:marRight w:val="0"/>
          <w:marTop w:val="0"/>
          <w:marBottom w:val="0"/>
          <w:divBdr>
            <w:top w:val="none" w:sz="0" w:space="0" w:color="auto"/>
            <w:left w:val="none" w:sz="0" w:space="0" w:color="auto"/>
            <w:bottom w:val="none" w:sz="0" w:space="0" w:color="auto"/>
            <w:right w:val="none" w:sz="0" w:space="0" w:color="auto"/>
          </w:divBdr>
        </w:div>
        <w:div w:id="912856188">
          <w:marLeft w:val="640"/>
          <w:marRight w:val="0"/>
          <w:marTop w:val="0"/>
          <w:marBottom w:val="0"/>
          <w:divBdr>
            <w:top w:val="none" w:sz="0" w:space="0" w:color="auto"/>
            <w:left w:val="none" w:sz="0" w:space="0" w:color="auto"/>
            <w:bottom w:val="none" w:sz="0" w:space="0" w:color="auto"/>
            <w:right w:val="none" w:sz="0" w:space="0" w:color="auto"/>
          </w:divBdr>
        </w:div>
        <w:div w:id="1995911908">
          <w:marLeft w:val="640"/>
          <w:marRight w:val="0"/>
          <w:marTop w:val="0"/>
          <w:marBottom w:val="0"/>
          <w:divBdr>
            <w:top w:val="none" w:sz="0" w:space="0" w:color="auto"/>
            <w:left w:val="none" w:sz="0" w:space="0" w:color="auto"/>
            <w:bottom w:val="none" w:sz="0" w:space="0" w:color="auto"/>
            <w:right w:val="none" w:sz="0" w:space="0" w:color="auto"/>
          </w:divBdr>
        </w:div>
        <w:div w:id="856771455">
          <w:marLeft w:val="640"/>
          <w:marRight w:val="0"/>
          <w:marTop w:val="0"/>
          <w:marBottom w:val="0"/>
          <w:divBdr>
            <w:top w:val="none" w:sz="0" w:space="0" w:color="auto"/>
            <w:left w:val="none" w:sz="0" w:space="0" w:color="auto"/>
            <w:bottom w:val="none" w:sz="0" w:space="0" w:color="auto"/>
            <w:right w:val="none" w:sz="0" w:space="0" w:color="auto"/>
          </w:divBdr>
        </w:div>
        <w:div w:id="225798085">
          <w:marLeft w:val="640"/>
          <w:marRight w:val="0"/>
          <w:marTop w:val="0"/>
          <w:marBottom w:val="0"/>
          <w:divBdr>
            <w:top w:val="none" w:sz="0" w:space="0" w:color="auto"/>
            <w:left w:val="none" w:sz="0" w:space="0" w:color="auto"/>
            <w:bottom w:val="none" w:sz="0" w:space="0" w:color="auto"/>
            <w:right w:val="none" w:sz="0" w:space="0" w:color="auto"/>
          </w:divBdr>
        </w:div>
        <w:div w:id="368797531">
          <w:marLeft w:val="640"/>
          <w:marRight w:val="0"/>
          <w:marTop w:val="0"/>
          <w:marBottom w:val="0"/>
          <w:divBdr>
            <w:top w:val="none" w:sz="0" w:space="0" w:color="auto"/>
            <w:left w:val="none" w:sz="0" w:space="0" w:color="auto"/>
            <w:bottom w:val="none" w:sz="0" w:space="0" w:color="auto"/>
            <w:right w:val="none" w:sz="0" w:space="0" w:color="auto"/>
          </w:divBdr>
        </w:div>
        <w:div w:id="1434932455">
          <w:marLeft w:val="640"/>
          <w:marRight w:val="0"/>
          <w:marTop w:val="0"/>
          <w:marBottom w:val="0"/>
          <w:divBdr>
            <w:top w:val="none" w:sz="0" w:space="0" w:color="auto"/>
            <w:left w:val="none" w:sz="0" w:space="0" w:color="auto"/>
            <w:bottom w:val="none" w:sz="0" w:space="0" w:color="auto"/>
            <w:right w:val="none" w:sz="0" w:space="0" w:color="auto"/>
          </w:divBdr>
        </w:div>
        <w:div w:id="1918904958">
          <w:marLeft w:val="640"/>
          <w:marRight w:val="0"/>
          <w:marTop w:val="0"/>
          <w:marBottom w:val="0"/>
          <w:divBdr>
            <w:top w:val="none" w:sz="0" w:space="0" w:color="auto"/>
            <w:left w:val="none" w:sz="0" w:space="0" w:color="auto"/>
            <w:bottom w:val="none" w:sz="0" w:space="0" w:color="auto"/>
            <w:right w:val="none" w:sz="0" w:space="0" w:color="auto"/>
          </w:divBdr>
        </w:div>
        <w:div w:id="894438724">
          <w:marLeft w:val="640"/>
          <w:marRight w:val="0"/>
          <w:marTop w:val="0"/>
          <w:marBottom w:val="0"/>
          <w:divBdr>
            <w:top w:val="none" w:sz="0" w:space="0" w:color="auto"/>
            <w:left w:val="none" w:sz="0" w:space="0" w:color="auto"/>
            <w:bottom w:val="none" w:sz="0" w:space="0" w:color="auto"/>
            <w:right w:val="none" w:sz="0" w:space="0" w:color="auto"/>
          </w:divBdr>
        </w:div>
        <w:div w:id="1151409961">
          <w:marLeft w:val="640"/>
          <w:marRight w:val="0"/>
          <w:marTop w:val="0"/>
          <w:marBottom w:val="0"/>
          <w:divBdr>
            <w:top w:val="none" w:sz="0" w:space="0" w:color="auto"/>
            <w:left w:val="none" w:sz="0" w:space="0" w:color="auto"/>
            <w:bottom w:val="none" w:sz="0" w:space="0" w:color="auto"/>
            <w:right w:val="none" w:sz="0" w:space="0" w:color="auto"/>
          </w:divBdr>
        </w:div>
        <w:div w:id="1951082639">
          <w:marLeft w:val="640"/>
          <w:marRight w:val="0"/>
          <w:marTop w:val="0"/>
          <w:marBottom w:val="0"/>
          <w:divBdr>
            <w:top w:val="none" w:sz="0" w:space="0" w:color="auto"/>
            <w:left w:val="none" w:sz="0" w:space="0" w:color="auto"/>
            <w:bottom w:val="none" w:sz="0" w:space="0" w:color="auto"/>
            <w:right w:val="none" w:sz="0" w:space="0" w:color="auto"/>
          </w:divBdr>
        </w:div>
        <w:div w:id="1707558733">
          <w:marLeft w:val="640"/>
          <w:marRight w:val="0"/>
          <w:marTop w:val="0"/>
          <w:marBottom w:val="0"/>
          <w:divBdr>
            <w:top w:val="none" w:sz="0" w:space="0" w:color="auto"/>
            <w:left w:val="none" w:sz="0" w:space="0" w:color="auto"/>
            <w:bottom w:val="none" w:sz="0" w:space="0" w:color="auto"/>
            <w:right w:val="none" w:sz="0" w:space="0" w:color="auto"/>
          </w:divBdr>
        </w:div>
        <w:div w:id="332877912">
          <w:marLeft w:val="640"/>
          <w:marRight w:val="0"/>
          <w:marTop w:val="0"/>
          <w:marBottom w:val="0"/>
          <w:divBdr>
            <w:top w:val="none" w:sz="0" w:space="0" w:color="auto"/>
            <w:left w:val="none" w:sz="0" w:space="0" w:color="auto"/>
            <w:bottom w:val="none" w:sz="0" w:space="0" w:color="auto"/>
            <w:right w:val="none" w:sz="0" w:space="0" w:color="auto"/>
          </w:divBdr>
        </w:div>
        <w:div w:id="512913073">
          <w:marLeft w:val="640"/>
          <w:marRight w:val="0"/>
          <w:marTop w:val="0"/>
          <w:marBottom w:val="0"/>
          <w:divBdr>
            <w:top w:val="none" w:sz="0" w:space="0" w:color="auto"/>
            <w:left w:val="none" w:sz="0" w:space="0" w:color="auto"/>
            <w:bottom w:val="none" w:sz="0" w:space="0" w:color="auto"/>
            <w:right w:val="none" w:sz="0" w:space="0" w:color="auto"/>
          </w:divBdr>
        </w:div>
        <w:div w:id="1488327797">
          <w:marLeft w:val="640"/>
          <w:marRight w:val="0"/>
          <w:marTop w:val="0"/>
          <w:marBottom w:val="0"/>
          <w:divBdr>
            <w:top w:val="none" w:sz="0" w:space="0" w:color="auto"/>
            <w:left w:val="none" w:sz="0" w:space="0" w:color="auto"/>
            <w:bottom w:val="none" w:sz="0" w:space="0" w:color="auto"/>
            <w:right w:val="none" w:sz="0" w:space="0" w:color="auto"/>
          </w:divBdr>
        </w:div>
        <w:div w:id="227424096">
          <w:marLeft w:val="640"/>
          <w:marRight w:val="0"/>
          <w:marTop w:val="0"/>
          <w:marBottom w:val="0"/>
          <w:divBdr>
            <w:top w:val="none" w:sz="0" w:space="0" w:color="auto"/>
            <w:left w:val="none" w:sz="0" w:space="0" w:color="auto"/>
            <w:bottom w:val="none" w:sz="0" w:space="0" w:color="auto"/>
            <w:right w:val="none" w:sz="0" w:space="0" w:color="auto"/>
          </w:divBdr>
        </w:div>
        <w:div w:id="1583561377">
          <w:marLeft w:val="640"/>
          <w:marRight w:val="0"/>
          <w:marTop w:val="0"/>
          <w:marBottom w:val="0"/>
          <w:divBdr>
            <w:top w:val="none" w:sz="0" w:space="0" w:color="auto"/>
            <w:left w:val="none" w:sz="0" w:space="0" w:color="auto"/>
            <w:bottom w:val="none" w:sz="0" w:space="0" w:color="auto"/>
            <w:right w:val="none" w:sz="0" w:space="0" w:color="auto"/>
          </w:divBdr>
        </w:div>
        <w:div w:id="529294079">
          <w:marLeft w:val="640"/>
          <w:marRight w:val="0"/>
          <w:marTop w:val="0"/>
          <w:marBottom w:val="0"/>
          <w:divBdr>
            <w:top w:val="none" w:sz="0" w:space="0" w:color="auto"/>
            <w:left w:val="none" w:sz="0" w:space="0" w:color="auto"/>
            <w:bottom w:val="none" w:sz="0" w:space="0" w:color="auto"/>
            <w:right w:val="none" w:sz="0" w:space="0" w:color="auto"/>
          </w:divBdr>
        </w:div>
        <w:div w:id="1433165485">
          <w:marLeft w:val="640"/>
          <w:marRight w:val="0"/>
          <w:marTop w:val="0"/>
          <w:marBottom w:val="0"/>
          <w:divBdr>
            <w:top w:val="none" w:sz="0" w:space="0" w:color="auto"/>
            <w:left w:val="none" w:sz="0" w:space="0" w:color="auto"/>
            <w:bottom w:val="none" w:sz="0" w:space="0" w:color="auto"/>
            <w:right w:val="none" w:sz="0" w:space="0" w:color="auto"/>
          </w:divBdr>
        </w:div>
        <w:div w:id="1541552496">
          <w:marLeft w:val="640"/>
          <w:marRight w:val="0"/>
          <w:marTop w:val="0"/>
          <w:marBottom w:val="0"/>
          <w:divBdr>
            <w:top w:val="none" w:sz="0" w:space="0" w:color="auto"/>
            <w:left w:val="none" w:sz="0" w:space="0" w:color="auto"/>
            <w:bottom w:val="none" w:sz="0" w:space="0" w:color="auto"/>
            <w:right w:val="none" w:sz="0" w:space="0" w:color="auto"/>
          </w:divBdr>
        </w:div>
        <w:div w:id="392197634">
          <w:marLeft w:val="640"/>
          <w:marRight w:val="0"/>
          <w:marTop w:val="0"/>
          <w:marBottom w:val="0"/>
          <w:divBdr>
            <w:top w:val="none" w:sz="0" w:space="0" w:color="auto"/>
            <w:left w:val="none" w:sz="0" w:space="0" w:color="auto"/>
            <w:bottom w:val="none" w:sz="0" w:space="0" w:color="auto"/>
            <w:right w:val="none" w:sz="0" w:space="0" w:color="auto"/>
          </w:divBdr>
        </w:div>
        <w:div w:id="2123574697">
          <w:marLeft w:val="640"/>
          <w:marRight w:val="0"/>
          <w:marTop w:val="0"/>
          <w:marBottom w:val="0"/>
          <w:divBdr>
            <w:top w:val="none" w:sz="0" w:space="0" w:color="auto"/>
            <w:left w:val="none" w:sz="0" w:space="0" w:color="auto"/>
            <w:bottom w:val="none" w:sz="0" w:space="0" w:color="auto"/>
            <w:right w:val="none" w:sz="0" w:space="0" w:color="auto"/>
          </w:divBdr>
        </w:div>
        <w:div w:id="1929458183">
          <w:marLeft w:val="640"/>
          <w:marRight w:val="0"/>
          <w:marTop w:val="0"/>
          <w:marBottom w:val="0"/>
          <w:divBdr>
            <w:top w:val="none" w:sz="0" w:space="0" w:color="auto"/>
            <w:left w:val="none" w:sz="0" w:space="0" w:color="auto"/>
            <w:bottom w:val="none" w:sz="0" w:space="0" w:color="auto"/>
            <w:right w:val="none" w:sz="0" w:space="0" w:color="auto"/>
          </w:divBdr>
        </w:div>
      </w:divsChild>
    </w:div>
    <w:div w:id="1725526672">
      <w:bodyDiv w:val="1"/>
      <w:marLeft w:val="0"/>
      <w:marRight w:val="0"/>
      <w:marTop w:val="0"/>
      <w:marBottom w:val="0"/>
      <w:divBdr>
        <w:top w:val="none" w:sz="0" w:space="0" w:color="auto"/>
        <w:left w:val="none" w:sz="0" w:space="0" w:color="auto"/>
        <w:bottom w:val="none" w:sz="0" w:space="0" w:color="auto"/>
        <w:right w:val="none" w:sz="0" w:space="0" w:color="auto"/>
      </w:divBdr>
    </w:div>
    <w:div w:id="1726022732">
      <w:marLeft w:val="480"/>
      <w:marRight w:val="0"/>
      <w:marTop w:val="0"/>
      <w:marBottom w:val="0"/>
      <w:divBdr>
        <w:top w:val="none" w:sz="0" w:space="0" w:color="auto"/>
        <w:left w:val="none" w:sz="0" w:space="0" w:color="auto"/>
        <w:bottom w:val="none" w:sz="0" w:space="0" w:color="auto"/>
        <w:right w:val="none" w:sz="0" w:space="0" w:color="auto"/>
      </w:divBdr>
    </w:div>
    <w:div w:id="1726103061">
      <w:bodyDiv w:val="1"/>
      <w:marLeft w:val="0"/>
      <w:marRight w:val="0"/>
      <w:marTop w:val="0"/>
      <w:marBottom w:val="0"/>
      <w:divBdr>
        <w:top w:val="none" w:sz="0" w:space="0" w:color="auto"/>
        <w:left w:val="none" w:sz="0" w:space="0" w:color="auto"/>
        <w:bottom w:val="none" w:sz="0" w:space="0" w:color="auto"/>
        <w:right w:val="none" w:sz="0" w:space="0" w:color="auto"/>
      </w:divBdr>
    </w:div>
    <w:div w:id="1726370690">
      <w:marLeft w:val="480"/>
      <w:marRight w:val="0"/>
      <w:marTop w:val="0"/>
      <w:marBottom w:val="0"/>
      <w:divBdr>
        <w:top w:val="none" w:sz="0" w:space="0" w:color="auto"/>
        <w:left w:val="none" w:sz="0" w:space="0" w:color="auto"/>
        <w:bottom w:val="none" w:sz="0" w:space="0" w:color="auto"/>
        <w:right w:val="none" w:sz="0" w:space="0" w:color="auto"/>
      </w:divBdr>
    </w:div>
    <w:div w:id="1726639361">
      <w:bodyDiv w:val="1"/>
      <w:marLeft w:val="0"/>
      <w:marRight w:val="0"/>
      <w:marTop w:val="0"/>
      <w:marBottom w:val="0"/>
      <w:divBdr>
        <w:top w:val="none" w:sz="0" w:space="0" w:color="auto"/>
        <w:left w:val="none" w:sz="0" w:space="0" w:color="auto"/>
        <w:bottom w:val="none" w:sz="0" w:space="0" w:color="auto"/>
        <w:right w:val="none" w:sz="0" w:space="0" w:color="auto"/>
      </w:divBdr>
    </w:div>
    <w:div w:id="1727027486">
      <w:marLeft w:val="480"/>
      <w:marRight w:val="0"/>
      <w:marTop w:val="0"/>
      <w:marBottom w:val="0"/>
      <w:divBdr>
        <w:top w:val="none" w:sz="0" w:space="0" w:color="auto"/>
        <w:left w:val="none" w:sz="0" w:space="0" w:color="auto"/>
        <w:bottom w:val="none" w:sz="0" w:space="0" w:color="auto"/>
        <w:right w:val="none" w:sz="0" w:space="0" w:color="auto"/>
      </w:divBdr>
    </w:div>
    <w:div w:id="1729651351">
      <w:marLeft w:val="480"/>
      <w:marRight w:val="0"/>
      <w:marTop w:val="0"/>
      <w:marBottom w:val="0"/>
      <w:divBdr>
        <w:top w:val="none" w:sz="0" w:space="0" w:color="auto"/>
        <w:left w:val="none" w:sz="0" w:space="0" w:color="auto"/>
        <w:bottom w:val="none" w:sz="0" w:space="0" w:color="auto"/>
        <w:right w:val="none" w:sz="0" w:space="0" w:color="auto"/>
      </w:divBdr>
    </w:div>
    <w:div w:id="1731731178">
      <w:marLeft w:val="480"/>
      <w:marRight w:val="0"/>
      <w:marTop w:val="0"/>
      <w:marBottom w:val="0"/>
      <w:divBdr>
        <w:top w:val="none" w:sz="0" w:space="0" w:color="auto"/>
        <w:left w:val="none" w:sz="0" w:space="0" w:color="auto"/>
        <w:bottom w:val="none" w:sz="0" w:space="0" w:color="auto"/>
        <w:right w:val="none" w:sz="0" w:space="0" w:color="auto"/>
      </w:divBdr>
    </w:div>
    <w:div w:id="1735155397">
      <w:marLeft w:val="480"/>
      <w:marRight w:val="0"/>
      <w:marTop w:val="0"/>
      <w:marBottom w:val="0"/>
      <w:divBdr>
        <w:top w:val="none" w:sz="0" w:space="0" w:color="auto"/>
        <w:left w:val="none" w:sz="0" w:space="0" w:color="auto"/>
        <w:bottom w:val="none" w:sz="0" w:space="0" w:color="auto"/>
        <w:right w:val="none" w:sz="0" w:space="0" w:color="auto"/>
      </w:divBdr>
    </w:div>
    <w:div w:id="1736661127">
      <w:bodyDiv w:val="1"/>
      <w:marLeft w:val="0"/>
      <w:marRight w:val="0"/>
      <w:marTop w:val="0"/>
      <w:marBottom w:val="0"/>
      <w:divBdr>
        <w:top w:val="none" w:sz="0" w:space="0" w:color="auto"/>
        <w:left w:val="none" w:sz="0" w:space="0" w:color="auto"/>
        <w:bottom w:val="none" w:sz="0" w:space="0" w:color="auto"/>
        <w:right w:val="none" w:sz="0" w:space="0" w:color="auto"/>
      </w:divBdr>
    </w:div>
    <w:div w:id="1739202548">
      <w:marLeft w:val="480"/>
      <w:marRight w:val="0"/>
      <w:marTop w:val="0"/>
      <w:marBottom w:val="0"/>
      <w:divBdr>
        <w:top w:val="none" w:sz="0" w:space="0" w:color="auto"/>
        <w:left w:val="none" w:sz="0" w:space="0" w:color="auto"/>
        <w:bottom w:val="none" w:sz="0" w:space="0" w:color="auto"/>
        <w:right w:val="none" w:sz="0" w:space="0" w:color="auto"/>
      </w:divBdr>
    </w:div>
    <w:div w:id="1739211377">
      <w:marLeft w:val="480"/>
      <w:marRight w:val="0"/>
      <w:marTop w:val="0"/>
      <w:marBottom w:val="0"/>
      <w:divBdr>
        <w:top w:val="none" w:sz="0" w:space="0" w:color="auto"/>
        <w:left w:val="none" w:sz="0" w:space="0" w:color="auto"/>
        <w:bottom w:val="none" w:sz="0" w:space="0" w:color="auto"/>
        <w:right w:val="none" w:sz="0" w:space="0" w:color="auto"/>
      </w:divBdr>
    </w:div>
    <w:div w:id="1740207717">
      <w:bodyDiv w:val="1"/>
      <w:marLeft w:val="0"/>
      <w:marRight w:val="0"/>
      <w:marTop w:val="0"/>
      <w:marBottom w:val="0"/>
      <w:divBdr>
        <w:top w:val="none" w:sz="0" w:space="0" w:color="auto"/>
        <w:left w:val="none" w:sz="0" w:space="0" w:color="auto"/>
        <w:bottom w:val="none" w:sz="0" w:space="0" w:color="auto"/>
        <w:right w:val="none" w:sz="0" w:space="0" w:color="auto"/>
      </w:divBdr>
    </w:div>
    <w:div w:id="1741247331">
      <w:bodyDiv w:val="1"/>
      <w:marLeft w:val="0"/>
      <w:marRight w:val="0"/>
      <w:marTop w:val="0"/>
      <w:marBottom w:val="0"/>
      <w:divBdr>
        <w:top w:val="none" w:sz="0" w:space="0" w:color="auto"/>
        <w:left w:val="none" w:sz="0" w:space="0" w:color="auto"/>
        <w:bottom w:val="none" w:sz="0" w:space="0" w:color="auto"/>
        <w:right w:val="none" w:sz="0" w:space="0" w:color="auto"/>
      </w:divBdr>
    </w:div>
    <w:div w:id="1742560876">
      <w:marLeft w:val="640"/>
      <w:marRight w:val="0"/>
      <w:marTop w:val="0"/>
      <w:marBottom w:val="0"/>
      <w:divBdr>
        <w:top w:val="none" w:sz="0" w:space="0" w:color="auto"/>
        <w:left w:val="none" w:sz="0" w:space="0" w:color="auto"/>
        <w:bottom w:val="none" w:sz="0" w:space="0" w:color="auto"/>
        <w:right w:val="none" w:sz="0" w:space="0" w:color="auto"/>
      </w:divBdr>
    </w:div>
    <w:div w:id="1744915509">
      <w:marLeft w:val="480"/>
      <w:marRight w:val="0"/>
      <w:marTop w:val="0"/>
      <w:marBottom w:val="0"/>
      <w:divBdr>
        <w:top w:val="none" w:sz="0" w:space="0" w:color="auto"/>
        <w:left w:val="none" w:sz="0" w:space="0" w:color="auto"/>
        <w:bottom w:val="none" w:sz="0" w:space="0" w:color="auto"/>
        <w:right w:val="none" w:sz="0" w:space="0" w:color="auto"/>
      </w:divBdr>
    </w:div>
    <w:div w:id="1744988959">
      <w:bodyDiv w:val="1"/>
      <w:marLeft w:val="0"/>
      <w:marRight w:val="0"/>
      <w:marTop w:val="0"/>
      <w:marBottom w:val="0"/>
      <w:divBdr>
        <w:top w:val="none" w:sz="0" w:space="0" w:color="auto"/>
        <w:left w:val="none" w:sz="0" w:space="0" w:color="auto"/>
        <w:bottom w:val="none" w:sz="0" w:space="0" w:color="auto"/>
        <w:right w:val="none" w:sz="0" w:space="0" w:color="auto"/>
      </w:divBdr>
      <w:divsChild>
        <w:div w:id="1385829523">
          <w:marLeft w:val="640"/>
          <w:marRight w:val="0"/>
          <w:marTop w:val="0"/>
          <w:marBottom w:val="0"/>
          <w:divBdr>
            <w:top w:val="none" w:sz="0" w:space="0" w:color="auto"/>
            <w:left w:val="none" w:sz="0" w:space="0" w:color="auto"/>
            <w:bottom w:val="none" w:sz="0" w:space="0" w:color="auto"/>
            <w:right w:val="none" w:sz="0" w:space="0" w:color="auto"/>
          </w:divBdr>
        </w:div>
        <w:div w:id="1899196488">
          <w:marLeft w:val="640"/>
          <w:marRight w:val="0"/>
          <w:marTop w:val="0"/>
          <w:marBottom w:val="0"/>
          <w:divBdr>
            <w:top w:val="none" w:sz="0" w:space="0" w:color="auto"/>
            <w:left w:val="none" w:sz="0" w:space="0" w:color="auto"/>
            <w:bottom w:val="none" w:sz="0" w:space="0" w:color="auto"/>
            <w:right w:val="none" w:sz="0" w:space="0" w:color="auto"/>
          </w:divBdr>
        </w:div>
        <w:div w:id="848983063">
          <w:marLeft w:val="640"/>
          <w:marRight w:val="0"/>
          <w:marTop w:val="0"/>
          <w:marBottom w:val="0"/>
          <w:divBdr>
            <w:top w:val="none" w:sz="0" w:space="0" w:color="auto"/>
            <w:left w:val="none" w:sz="0" w:space="0" w:color="auto"/>
            <w:bottom w:val="none" w:sz="0" w:space="0" w:color="auto"/>
            <w:right w:val="none" w:sz="0" w:space="0" w:color="auto"/>
          </w:divBdr>
        </w:div>
        <w:div w:id="2134054522">
          <w:marLeft w:val="640"/>
          <w:marRight w:val="0"/>
          <w:marTop w:val="0"/>
          <w:marBottom w:val="0"/>
          <w:divBdr>
            <w:top w:val="none" w:sz="0" w:space="0" w:color="auto"/>
            <w:left w:val="none" w:sz="0" w:space="0" w:color="auto"/>
            <w:bottom w:val="none" w:sz="0" w:space="0" w:color="auto"/>
            <w:right w:val="none" w:sz="0" w:space="0" w:color="auto"/>
          </w:divBdr>
        </w:div>
        <w:div w:id="496573318">
          <w:marLeft w:val="640"/>
          <w:marRight w:val="0"/>
          <w:marTop w:val="0"/>
          <w:marBottom w:val="0"/>
          <w:divBdr>
            <w:top w:val="none" w:sz="0" w:space="0" w:color="auto"/>
            <w:left w:val="none" w:sz="0" w:space="0" w:color="auto"/>
            <w:bottom w:val="none" w:sz="0" w:space="0" w:color="auto"/>
            <w:right w:val="none" w:sz="0" w:space="0" w:color="auto"/>
          </w:divBdr>
        </w:div>
        <w:div w:id="1139499960">
          <w:marLeft w:val="640"/>
          <w:marRight w:val="0"/>
          <w:marTop w:val="0"/>
          <w:marBottom w:val="0"/>
          <w:divBdr>
            <w:top w:val="none" w:sz="0" w:space="0" w:color="auto"/>
            <w:left w:val="none" w:sz="0" w:space="0" w:color="auto"/>
            <w:bottom w:val="none" w:sz="0" w:space="0" w:color="auto"/>
            <w:right w:val="none" w:sz="0" w:space="0" w:color="auto"/>
          </w:divBdr>
        </w:div>
        <w:div w:id="1574390155">
          <w:marLeft w:val="640"/>
          <w:marRight w:val="0"/>
          <w:marTop w:val="0"/>
          <w:marBottom w:val="0"/>
          <w:divBdr>
            <w:top w:val="none" w:sz="0" w:space="0" w:color="auto"/>
            <w:left w:val="none" w:sz="0" w:space="0" w:color="auto"/>
            <w:bottom w:val="none" w:sz="0" w:space="0" w:color="auto"/>
            <w:right w:val="none" w:sz="0" w:space="0" w:color="auto"/>
          </w:divBdr>
        </w:div>
        <w:div w:id="397441906">
          <w:marLeft w:val="640"/>
          <w:marRight w:val="0"/>
          <w:marTop w:val="0"/>
          <w:marBottom w:val="0"/>
          <w:divBdr>
            <w:top w:val="none" w:sz="0" w:space="0" w:color="auto"/>
            <w:left w:val="none" w:sz="0" w:space="0" w:color="auto"/>
            <w:bottom w:val="none" w:sz="0" w:space="0" w:color="auto"/>
            <w:right w:val="none" w:sz="0" w:space="0" w:color="auto"/>
          </w:divBdr>
        </w:div>
        <w:div w:id="1134909449">
          <w:marLeft w:val="640"/>
          <w:marRight w:val="0"/>
          <w:marTop w:val="0"/>
          <w:marBottom w:val="0"/>
          <w:divBdr>
            <w:top w:val="none" w:sz="0" w:space="0" w:color="auto"/>
            <w:left w:val="none" w:sz="0" w:space="0" w:color="auto"/>
            <w:bottom w:val="none" w:sz="0" w:space="0" w:color="auto"/>
            <w:right w:val="none" w:sz="0" w:space="0" w:color="auto"/>
          </w:divBdr>
        </w:div>
        <w:div w:id="2025788418">
          <w:marLeft w:val="640"/>
          <w:marRight w:val="0"/>
          <w:marTop w:val="0"/>
          <w:marBottom w:val="0"/>
          <w:divBdr>
            <w:top w:val="none" w:sz="0" w:space="0" w:color="auto"/>
            <w:left w:val="none" w:sz="0" w:space="0" w:color="auto"/>
            <w:bottom w:val="none" w:sz="0" w:space="0" w:color="auto"/>
            <w:right w:val="none" w:sz="0" w:space="0" w:color="auto"/>
          </w:divBdr>
        </w:div>
        <w:div w:id="1008217779">
          <w:marLeft w:val="640"/>
          <w:marRight w:val="0"/>
          <w:marTop w:val="0"/>
          <w:marBottom w:val="0"/>
          <w:divBdr>
            <w:top w:val="none" w:sz="0" w:space="0" w:color="auto"/>
            <w:left w:val="none" w:sz="0" w:space="0" w:color="auto"/>
            <w:bottom w:val="none" w:sz="0" w:space="0" w:color="auto"/>
            <w:right w:val="none" w:sz="0" w:space="0" w:color="auto"/>
          </w:divBdr>
        </w:div>
        <w:div w:id="1550994232">
          <w:marLeft w:val="640"/>
          <w:marRight w:val="0"/>
          <w:marTop w:val="0"/>
          <w:marBottom w:val="0"/>
          <w:divBdr>
            <w:top w:val="none" w:sz="0" w:space="0" w:color="auto"/>
            <w:left w:val="none" w:sz="0" w:space="0" w:color="auto"/>
            <w:bottom w:val="none" w:sz="0" w:space="0" w:color="auto"/>
            <w:right w:val="none" w:sz="0" w:space="0" w:color="auto"/>
          </w:divBdr>
        </w:div>
        <w:div w:id="883323671">
          <w:marLeft w:val="640"/>
          <w:marRight w:val="0"/>
          <w:marTop w:val="0"/>
          <w:marBottom w:val="0"/>
          <w:divBdr>
            <w:top w:val="none" w:sz="0" w:space="0" w:color="auto"/>
            <w:left w:val="none" w:sz="0" w:space="0" w:color="auto"/>
            <w:bottom w:val="none" w:sz="0" w:space="0" w:color="auto"/>
            <w:right w:val="none" w:sz="0" w:space="0" w:color="auto"/>
          </w:divBdr>
        </w:div>
        <w:div w:id="287710856">
          <w:marLeft w:val="640"/>
          <w:marRight w:val="0"/>
          <w:marTop w:val="0"/>
          <w:marBottom w:val="0"/>
          <w:divBdr>
            <w:top w:val="none" w:sz="0" w:space="0" w:color="auto"/>
            <w:left w:val="none" w:sz="0" w:space="0" w:color="auto"/>
            <w:bottom w:val="none" w:sz="0" w:space="0" w:color="auto"/>
            <w:right w:val="none" w:sz="0" w:space="0" w:color="auto"/>
          </w:divBdr>
        </w:div>
        <w:div w:id="1456831856">
          <w:marLeft w:val="640"/>
          <w:marRight w:val="0"/>
          <w:marTop w:val="0"/>
          <w:marBottom w:val="0"/>
          <w:divBdr>
            <w:top w:val="none" w:sz="0" w:space="0" w:color="auto"/>
            <w:left w:val="none" w:sz="0" w:space="0" w:color="auto"/>
            <w:bottom w:val="none" w:sz="0" w:space="0" w:color="auto"/>
            <w:right w:val="none" w:sz="0" w:space="0" w:color="auto"/>
          </w:divBdr>
        </w:div>
        <w:div w:id="16466542">
          <w:marLeft w:val="640"/>
          <w:marRight w:val="0"/>
          <w:marTop w:val="0"/>
          <w:marBottom w:val="0"/>
          <w:divBdr>
            <w:top w:val="none" w:sz="0" w:space="0" w:color="auto"/>
            <w:left w:val="none" w:sz="0" w:space="0" w:color="auto"/>
            <w:bottom w:val="none" w:sz="0" w:space="0" w:color="auto"/>
            <w:right w:val="none" w:sz="0" w:space="0" w:color="auto"/>
          </w:divBdr>
        </w:div>
        <w:div w:id="904412901">
          <w:marLeft w:val="640"/>
          <w:marRight w:val="0"/>
          <w:marTop w:val="0"/>
          <w:marBottom w:val="0"/>
          <w:divBdr>
            <w:top w:val="none" w:sz="0" w:space="0" w:color="auto"/>
            <w:left w:val="none" w:sz="0" w:space="0" w:color="auto"/>
            <w:bottom w:val="none" w:sz="0" w:space="0" w:color="auto"/>
            <w:right w:val="none" w:sz="0" w:space="0" w:color="auto"/>
          </w:divBdr>
        </w:div>
        <w:div w:id="981814016">
          <w:marLeft w:val="640"/>
          <w:marRight w:val="0"/>
          <w:marTop w:val="0"/>
          <w:marBottom w:val="0"/>
          <w:divBdr>
            <w:top w:val="none" w:sz="0" w:space="0" w:color="auto"/>
            <w:left w:val="none" w:sz="0" w:space="0" w:color="auto"/>
            <w:bottom w:val="none" w:sz="0" w:space="0" w:color="auto"/>
            <w:right w:val="none" w:sz="0" w:space="0" w:color="auto"/>
          </w:divBdr>
        </w:div>
        <w:div w:id="1815560952">
          <w:marLeft w:val="640"/>
          <w:marRight w:val="0"/>
          <w:marTop w:val="0"/>
          <w:marBottom w:val="0"/>
          <w:divBdr>
            <w:top w:val="none" w:sz="0" w:space="0" w:color="auto"/>
            <w:left w:val="none" w:sz="0" w:space="0" w:color="auto"/>
            <w:bottom w:val="none" w:sz="0" w:space="0" w:color="auto"/>
            <w:right w:val="none" w:sz="0" w:space="0" w:color="auto"/>
          </w:divBdr>
        </w:div>
        <w:div w:id="1222443509">
          <w:marLeft w:val="640"/>
          <w:marRight w:val="0"/>
          <w:marTop w:val="0"/>
          <w:marBottom w:val="0"/>
          <w:divBdr>
            <w:top w:val="none" w:sz="0" w:space="0" w:color="auto"/>
            <w:left w:val="none" w:sz="0" w:space="0" w:color="auto"/>
            <w:bottom w:val="none" w:sz="0" w:space="0" w:color="auto"/>
            <w:right w:val="none" w:sz="0" w:space="0" w:color="auto"/>
          </w:divBdr>
        </w:div>
        <w:div w:id="2068527799">
          <w:marLeft w:val="640"/>
          <w:marRight w:val="0"/>
          <w:marTop w:val="0"/>
          <w:marBottom w:val="0"/>
          <w:divBdr>
            <w:top w:val="none" w:sz="0" w:space="0" w:color="auto"/>
            <w:left w:val="none" w:sz="0" w:space="0" w:color="auto"/>
            <w:bottom w:val="none" w:sz="0" w:space="0" w:color="auto"/>
            <w:right w:val="none" w:sz="0" w:space="0" w:color="auto"/>
          </w:divBdr>
        </w:div>
        <w:div w:id="1729256090">
          <w:marLeft w:val="640"/>
          <w:marRight w:val="0"/>
          <w:marTop w:val="0"/>
          <w:marBottom w:val="0"/>
          <w:divBdr>
            <w:top w:val="none" w:sz="0" w:space="0" w:color="auto"/>
            <w:left w:val="none" w:sz="0" w:space="0" w:color="auto"/>
            <w:bottom w:val="none" w:sz="0" w:space="0" w:color="auto"/>
            <w:right w:val="none" w:sz="0" w:space="0" w:color="auto"/>
          </w:divBdr>
        </w:div>
        <w:div w:id="1207257271">
          <w:marLeft w:val="640"/>
          <w:marRight w:val="0"/>
          <w:marTop w:val="0"/>
          <w:marBottom w:val="0"/>
          <w:divBdr>
            <w:top w:val="none" w:sz="0" w:space="0" w:color="auto"/>
            <w:left w:val="none" w:sz="0" w:space="0" w:color="auto"/>
            <w:bottom w:val="none" w:sz="0" w:space="0" w:color="auto"/>
            <w:right w:val="none" w:sz="0" w:space="0" w:color="auto"/>
          </w:divBdr>
        </w:div>
        <w:div w:id="133915117">
          <w:marLeft w:val="640"/>
          <w:marRight w:val="0"/>
          <w:marTop w:val="0"/>
          <w:marBottom w:val="0"/>
          <w:divBdr>
            <w:top w:val="none" w:sz="0" w:space="0" w:color="auto"/>
            <w:left w:val="none" w:sz="0" w:space="0" w:color="auto"/>
            <w:bottom w:val="none" w:sz="0" w:space="0" w:color="auto"/>
            <w:right w:val="none" w:sz="0" w:space="0" w:color="auto"/>
          </w:divBdr>
        </w:div>
        <w:div w:id="950086203">
          <w:marLeft w:val="640"/>
          <w:marRight w:val="0"/>
          <w:marTop w:val="0"/>
          <w:marBottom w:val="0"/>
          <w:divBdr>
            <w:top w:val="none" w:sz="0" w:space="0" w:color="auto"/>
            <w:left w:val="none" w:sz="0" w:space="0" w:color="auto"/>
            <w:bottom w:val="none" w:sz="0" w:space="0" w:color="auto"/>
            <w:right w:val="none" w:sz="0" w:space="0" w:color="auto"/>
          </w:divBdr>
        </w:div>
        <w:div w:id="970553798">
          <w:marLeft w:val="640"/>
          <w:marRight w:val="0"/>
          <w:marTop w:val="0"/>
          <w:marBottom w:val="0"/>
          <w:divBdr>
            <w:top w:val="none" w:sz="0" w:space="0" w:color="auto"/>
            <w:left w:val="none" w:sz="0" w:space="0" w:color="auto"/>
            <w:bottom w:val="none" w:sz="0" w:space="0" w:color="auto"/>
            <w:right w:val="none" w:sz="0" w:space="0" w:color="auto"/>
          </w:divBdr>
        </w:div>
        <w:div w:id="1490515322">
          <w:marLeft w:val="640"/>
          <w:marRight w:val="0"/>
          <w:marTop w:val="0"/>
          <w:marBottom w:val="0"/>
          <w:divBdr>
            <w:top w:val="none" w:sz="0" w:space="0" w:color="auto"/>
            <w:left w:val="none" w:sz="0" w:space="0" w:color="auto"/>
            <w:bottom w:val="none" w:sz="0" w:space="0" w:color="auto"/>
            <w:right w:val="none" w:sz="0" w:space="0" w:color="auto"/>
          </w:divBdr>
        </w:div>
        <w:div w:id="1472359018">
          <w:marLeft w:val="640"/>
          <w:marRight w:val="0"/>
          <w:marTop w:val="0"/>
          <w:marBottom w:val="0"/>
          <w:divBdr>
            <w:top w:val="none" w:sz="0" w:space="0" w:color="auto"/>
            <w:left w:val="none" w:sz="0" w:space="0" w:color="auto"/>
            <w:bottom w:val="none" w:sz="0" w:space="0" w:color="auto"/>
            <w:right w:val="none" w:sz="0" w:space="0" w:color="auto"/>
          </w:divBdr>
        </w:div>
        <w:div w:id="277182748">
          <w:marLeft w:val="640"/>
          <w:marRight w:val="0"/>
          <w:marTop w:val="0"/>
          <w:marBottom w:val="0"/>
          <w:divBdr>
            <w:top w:val="none" w:sz="0" w:space="0" w:color="auto"/>
            <w:left w:val="none" w:sz="0" w:space="0" w:color="auto"/>
            <w:bottom w:val="none" w:sz="0" w:space="0" w:color="auto"/>
            <w:right w:val="none" w:sz="0" w:space="0" w:color="auto"/>
          </w:divBdr>
        </w:div>
        <w:div w:id="402023466">
          <w:marLeft w:val="640"/>
          <w:marRight w:val="0"/>
          <w:marTop w:val="0"/>
          <w:marBottom w:val="0"/>
          <w:divBdr>
            <w:top w:val="none" w:sz="0" w:space="0" w:color="auto"/>
            <w:left w:val="none" w:sz="0" w:space="0" w:color="auto"/>
            <w:bottom w:val="none" w:sz="0" w:space="0" w:color="auto"/>
            <w:right w:val="none" w:sz="0" w:space="0" w:color="auto"/>
          </w:divBdr>
        </w:div>
        <w:div w:id="279649861">
          <w:marLeft w:val="640"/>
          <w:marRight w:val="0"/>
          <w:marTop w:val="0"/>
          <w:marBottom w:val="0"/>
          <w:divBdr>
            <w:top w:val="none" w:sz="0" w:space="0" w:color="auto"/>
            <w:left w:val="none" w:sz="0" w:space="0" w:color="auto"/>
            <w:bottom w:val="none" w:sz="0" w:space="0" w:color="auto"/>
            <w:right w:val="none" w:sz="0" w:space="0" w:color="auto"/>
          </w:divBdr>
        </w:div>
        <w:div w:id="1014571850">
          <w:marLeft w:val="640"/>
          <w:marRight w:val="0"/>
          <w:marTop w:val="0"/>
          <w:marBottom w:val="0"/>
          <w:divBdr>
            <w:top w:val="none" w:sz="0" w:space="0" w:color="auto"/>
            <w:left w:val="none" w:sz="0" w:space="0" w:color="auto"/>
            <w:bottom w:val="none" w:sz="0" w:space="0" w:color="auto"/>
            <w:right w:val="none" w:sz="0" w:space="0" w:color="auto"/>
          </w:divBdr>
        </w:div>
        <w:div w:id="174809258">
          <w:marLeft w:val="640"/>
          <w:marRight w:val="0"/>
          <w:marTop w:val="0"/>
          <w:marBottom w:val="0"/>
          <w:divBdr>
            <w:top w:val="none" w:sz="0" w:space="0" w:color="auto"/>
            <w:left w:val="none" w:sz="0" w:space="0" w:color="auto"/>
            <w:bottom w:val="none" w:sz="0" w:space="0" w:color="auto"/>
            <w:right w:val="none" w:sz="0" w:space="0" w:color="auto"/>
          </w:divBdr>
        </w:div>
        <w:div w:id="1446465876">
          <w:marLeft w:val="640"/>
          <w:marRight w:val="0"/>
          <w:marTop w:val="0"/>
          <w:marBottom w:val="0"/>
          <w:divBdr>
            <w:top w:val="none" w:sz="0" w:space="0" w:color="auto"/>
            <w:left w:val="none" w:sz="0" w:space="0" w:color="auto"/>
            <w:bottom w:val="none" w:sz="0" w:space="0" w:color="auto"/>
            <w:right w:val="none" w:sz="0" w:space="0" w:color="auto"/>
          </w:divBdr>
        </w:div>
        <w:div w:id="1465464259">
          <w:marLeft w:val="640"/>
          <w:marRight w:val="0"/>
          <w:marTop w:val="0"/>
          <w:marBottom w:val="0"/>
          <w:divBdr>
            <w:top w:val="none" w:sz="0" w:space="0" w:color="auto"/>
            <w:left w:val="none" w:sz="0" w:space="0" w:color="auto"/>
            <w:bottom w:val="none" w:sz="0" w:space="0" w:color="auto"/>
            <w:right w:val="none" w:sz="0" w:space="0" w:color="auto"/>
          </w:divBdr>
        </w:div>
        <w:div w:id="866985533">
          <w:marLeft w:val="640"/>
          <w:marRight w:val="0"/>
          <w:marTop w:val="0"/>
          <w:marBottom w:val="0"/>
          <w:divBdr>
            <w:top w:val="none" w:sz="0" w:space="0" w:color="auto"/>
            <w:left w:val="none" w:sz="0" w:space="0" w:color="auto"/>
            <w:bottom w:val="none" w:sz="0" w:space="0" w:color="auto"/>
            <w:right w:val="none" w:sz="0" w:space="0" w:color="auto"/>
          </w:divBdr>
        </w:div>
        <w:div w:id="2063558050">
          <w:marLeft w:val="640"/>
          <w:marRight w:val="0"/>
          <w:marTop w:val="0"/>
          <w:marBottom w:val="0"/>
          <w:divBdr>
            <w:top w:val="none" w:sz="0" w:space="0" w:color="auto"/>
            <w:left w:val="none" w:sz="0" w:space="0" w:color="auto"/>
            <w:bottom w:val="none" w:sz="0" w:space="0" w:color="auto"/>
            <w:right w:val="none" w:sz="0" w:space="0" w:color="auto"/>
          </w:divBdr>
        </w:div>
        <w:div w:id="744182227">
          <w:marLeft w:val="640"/>
          <w:marRight w:val="0"/>
          <w:marTop w:val="0"/>
          <w:marBottom w:val="0"/>
          <w:divBdr>
            <w:top w:val="none" w:sz="0" w:space="0" w:color="auto"/>
            <w:left w:val="none" w:sz="0" w:space="0" w:color="auto"/>
            <w:bottom w:val="none" w:sz="0" w:space="0" w:color="auto"/>
            <w:right w:val="none" w:sz="0" w:space="0" w:color="auto"/>
          </w:divBdr>
        </w:div>
        <w:div w:id="613369870">
          <w:marLeft w:val="640"/>
          <w:marRight w:val="0"/>
          <w:marTop w:val="0"/>
          <w:marBottom w:val="0"/>
          <w:divBdr>
            <w:top w:val="none" w:sz="0" w:space="0" w:color="auto"/>
            <w:left w:val="none" w:sz="0" w:space="0" w:color="auto"/>
            <w:bottom w:val="none" w:sz="0" w:space="0" w:color="auto"/>
            <w:right w:val="none" w:sz="0" w:space="0" w:color="auto"/>
          </w:divBdr>
        </w:div>
        <w:div w:id="1349604019">
          <w:marLeft w:val="640"/>
          <w:marRight w:val="0"/>
          <w:marTop w:val="0"/>
          <w:marBottom w:val="0"/>
          <w:divBdr>
            <w:top w:val="none" w:sz="0" w:space="0" w:color="auto"/>
            <w:left w:val="none" w:sz="0" w:space="0" w:color="auto"/>
            <w:bottom w:val="none" w:sz="0" w:space="0" w:color="auto"/>
            <w:right w:val="none" w:sz="0" w:space="0" w:color="auto"/>
          </w:divBdr>
        </w:div>
        <w:div w:id="408385076">
          <w:marLeft w:val="640"/>
          <w:marRight w:val="0"/>
          <w:marTop w:val="0"/>
          <w:marBottom w:val="0"/>
          <w:divBdr>
            <w:top w:val="none" w:sz="0" w:space="0" w:color="auto"/>
            <w:left w:val="none" w:sz="0" w:space="0" w:color="auto"/>
            <w:bottom w:val="none" w:sz="0" w:space="0" w:color="auto"/>
            <w:right w:val="none" w:sz="0" w:space="0" w:color="auto"/>
          </w:divBdr>
        </w:div>
        <w:div w:id="1897818839">
          <w:marLeft w:val="640"/>
          <w:marRight w:val="0"/>
          <w:marTop w:val="0"/>
          <w:marBottom w:val="0"/>
          <w:divBdr>
            <w:top w:val="none" w:sz="0" w:space="0" w:color="auto"/>
            <w:left w:val="none" w:sz="0" w:space="0" w:color="auto"/>
            <w:bottom w:val="none" w:sz="0" w:space="0" w:color="auto"/>
            <w:right w:val="none" w:sz="0" w:space="0" w:color="auto"/>
          </w:divBdr>
        </w:div>
        <w:div w:id="966278798">
          <w:marLeft w:val="640"/>
          <w:marRight w:val="0"/>
          <w:marTop w:val="0"/>
          <w:marBottom w:val="0"/>
          <w:divBdr>
            <w:top w:val="none" w:sz="0" w:space="0" w:color="auto"/>
            <w:left w:val="none" w:sz="0" w:space="0" w:color="auto"/>
            <w:bottom w:val="none" w:sz="0" w:space="0" w:color="auto"/>
            <w:right w:val="none" w:sz="0" w:space="0" w:color="auto"/>
          </w:divBdr>
        </w:div>
        <w:div w:id="325131316">
          <w:marLeft w:val="640"/>
          <w:marRight w:val="0"/>
          <w:marTop w:val="0"/>
          <w:marBottom w:val="0"/>
          <w:divBdr>
            <w:top w:val="none" w:sz="0" w:space="0" w:color="auto"/>
            <w:left w:val="none" w:sz="0" w:space="0" w:color="auto"/>
            <w:bottom w:val="none" w:sz="0" w:space="0" w:color="auto"/>
            <w:right w:val="none" w:sz="0" w:space="0" w:color="auto"/>
          </w:divBdr>
        </w:div>
        <w:div w:id="833839940">
          <w:marLeft w:val="640"/>
          <w:marRight w:val="0"/>
          <w:marTop w:val="0"/>
          <w:marBottom w:val="0"/>
          <w:divBdr>
            <w:top w:val="none" w:sz="0" w:space="0" w:color="auto"/>
            <w:left w:val="none" w:sz="0" w:space="0" w:color="auto"/>
            <w:bottom w:val="none" w:sz="0" w:space="0" w:color="auto"/>
            <w:right w:val="none" w:sz="0" w:space="0" w:color="auto"/>
          </w:divBdr>
        </w:div>
        <w:div w:id="227035099">
          <w:marLeft w:val="640"/>
          <w:marRight w:val="0"/>
          <w:marTop w:val="0"/>
          <w:marBottom w:val="0"/>
          <w:divBdr>
            <w:top w:val="none" w:sz="0" w:space="0" w:color="auto"/>
            <w:left w:val="none" w:sz="0" w:space="0" w:color="auto"/>
            <w:bottom w:val="none" w:sz="0" w:space="0" w:color="auto"/>
            <w:right w:val="none" w:sz="0" w:space="0" w:color="auto"/>
          </w:divBdr>
        </w:div>
        <w:div w:id="1418792478">
          <w:marLeft w:val="640"/>
          <w:marRight w:val="0"/>
          <w:marTop w:val="0"/>
          <w:marBottom w:val="0"/>
          <w:divBdr>
            <w:top w:val="none" w:sz="0" w:space="0" w:color="auto"/>
            <w:left w:val="none" w:sz="0" w:space="0" w:color="auto"/>
            <w:bottom w:val="none" w:sz="0" w:space="0" w:color="auto"/>
            <w:right w:val="none" w:sz="0" w:space="0" w:color="auto"/>
          </w:divBdr>
        </w:div>
        <w:div w:id="327104066">
          <w:marLeft w:val="640"/>
          <w:marRight w:val="0"/>
          <w:marTop w:val="0"/>
          <w:marBottom w:val="0"/>
          <w:divBdr>
            <w:top w:val="none" w:sz="0" w:space="0" w:color="auto"/>
            <w:left w:val="none" w:sz="0" w:space="0" w:color="auto"/>
            <w:bottom w:val="none" w:sz="0" w:space="0" w:color="auto"/>
            <w:right w:val="none" w:sz="0" w:space="0" w:color="auto"/>
          </w:divBdr>
        </w:div>
        <w:div w:id="1471632788">
          <w:marLeft w:val="640"/>
          <w:marRight w:val="0"/>
          <w:marTop w:val="0"/>
          <w:marBottom w:val="0"/>
          <w:divBdr>
            <w:top w:val="none" w:sz="0" w:space="0" w:color="auto"/>
            <w:left w:val="none" w:sz="0" w:space="0" w:color="auto"/>
            <w:bottom w:val="none" w:sz="0" w:space="0" w:color="auto"/>
            <w:right w:val="none" w:sz="0" w:space="0" w:color="auto"/>
          </w:divBdr>
        </w:div>
        <w:div w:id="568813111">
          <w:marLeft w:val="640"/>
          <w:marRight w:val="0"/>
          <w:marTop w:val="0"/>
          <w:marBottom w:val="0"/>
          <w:divBdr>
            <w:top w:val="none" w:sz="0" w:space="0" w:color="auto"/>
            <w:left w:val="none" w:sz="0" w:space="0" w:color="auto"/>
            <w:bottom w:val="none" w:sz="0" w:space="0" w:color="auto"/>
            <w:right w:val="none" w:sz="0" w:space="0" w:color="auto"/>
          </w:divBdr>
        </w:div>
        <w:div w:id="1958486006">
          <w:marLeft w:val="640"/>
          <w:marRight w:val="0"/>
          <w:marTop w:val="0"/>
          <w:marBottom w:val="0"/>
          <w:divBdr>
            <w:top w:val="none" w:sz="0" w:space="0" w:color="auto"/>
            <w:left w:val="none" w:sz="0" w:space="0" w:color="auto"/>
            <w:bottom w:val="none" w:sz="0" w:space="0" w:color="auto"/>
            <w:right w:val="none" w:sz="0" w:space="0" w:color="auto"/>
          </w:divBdr>
        </w:div>
        <w:div w:id="795950020">
          <w:marLeft w:val="640"/>
          <w:marRight w:val="0"/>
          <w:marTop w:val="0"/>
          <w:marBottom w:val="0"/>
          <w:divBdr>
            <w:top w:val="none" w:sz="0" w:space="0" w:color="auto"/>
            <w:left w:val="none" w:sz="0" w:space="0" w:color="auto"/>
            <w:bottom w:val="none" w:sz="0" w:space="0" w:color="auto"/>
            <w:right w:val="none" w:sz="0" w:space="0" w:color="auto"/>
          </w:divBdr>
        </w:div>
        <w:div w:id="2022393158">
          <w:marLeft w:val="640"/>
          <w:marRight w:val="0"/>
          <w:marTop w:val="0"/>
          <w:marBottom w:val="0"/>
          <w:divBdr>
            <w:top w:val="none" w:sz="0" w:space="0" w:color="auto"/>
            <w:left w:val="none" w:sz="0" w:space="0" w:color="auto"/>
            <w:bottom w:val="none" w:sz="0" w:space="0" w:color="auto"/>
            <w:right w:val="none" w:sz="0" w:space="0" w:color="auto"/>
          </w:divBdr>
        </w:div>
        <w:div w:id="832532172">
          <w:marLeft w:val="640"/>
          <w:marRight w:val="0"/>
          <w:marTop w:val="0"/>
          <w:marBottom w:val="0"/>
          <w:divBdr>
            <w:top w:val="none" w:sz="0" w:space="0" w:color="auto"/>
            <w:left w:val="none" w:sz="0" w:space="0" w:color="auto"/>
            <w:bottom w:val="none" w:sz="0" w:space="0" w:color="auto"/>
            <w:right w:val="none" w:sz="0" w:space="0" w:color="auto"/>
          </w:divBdr>
        </w:div>
        <w:div w:id="1051879847">
          <w:marLeft w:val="640"/>
          <w:marRight w:val="0"/>
          <w:marTop w:val="0"/>
          <w:marBottom w:val="0"/>
          <w:divBdr>
            <w:top w:val="none" w:sz="0" w:space="0" w:color="auto"/>
            <w:left w:val="none" w:sz="0" w:space="0" w:color="auto"/>
            <w:bottom w:val="none" w:sz="0" w:space="0" w:color="auto"/>
            <w:right w:val="none" w:sz="0" w:space="0" w:color="auto"/>
          </w:divBdr>
        </w:div>
        <w:div w:id="804616703">
          <w:marLeft w:val="640"/>
          <w:marRight w:val="0"/>
          <w:marTop w:val="0"/>
          <w:marBottom w:val="0"/>
          <w:divBdr>
            <w:top w:val="none" w:sz="0" w:space="0" w:color="auto"/>
            <w:left w:val="none" w:sz="0" w:space="0" w:color="auto"/>
            <w:bottom w:val="none" w:sz="0" w:space="0" w:color="auto"/>
            <w:right w:val="none" w:sz="0" w:space="0" w:color="auto"/>
          </w:divBdr>
        </w:div>
        <w:div w:id="1375696654">
          <w:marLeft w:val="640"/>
          <w:marRight w:val="0"/>
          <w:marTop w:val="0"/>
          <w:marBottom w:val="0"/>
          <w:divBdr>
            <w:top w:val="none" w:sz="0" w:space="0" w:color="auto"/>
            <w:left w:val="none" w:sz="0" w:space="0" w:color="auto"/>
            <w:bottom w:val="none" w:sz="0" w:space="0" w:color="auto"/>
            <w:right w:val="none" w:sz="0" w:space="0" w:color="auto"/>
          </w:divBdr>
        </w:div>
        <w:div w:id="68891131">
          <w:marLeft w:val="640"/>
          <w:marRight w:val="0"/>
          <w:marTop w:val="0"/>
          <w:marBottom w:val="0"/>
          <w:divBdr>
            <w:top w:val="none" w:sz="0" w:space="0" w:color="auto"/>
            <w:left w:val="none" w:sz="0" w:space="0" w:color="auto"/>
            <w:bottom w:val="none" w:sz="0" w:space="0" w:color="auto"/>
            <w:right w:val="none" w:sz="0" w:space="0" w:color="auto"/>
          </w:divBdr>
        </w:div>
        <w:div w:id="915940307">
          <w:marLeft w:val="640"/>
          <w:marRight w:val="0"/>
          <w:marTop w:val="0"/>
          <w:marBottom w:val="0"/>
          <w:divBdr>
            <w:top w:val="none" w:sz="0" w:space="0" w:color="auto"/>
            <w:left w:val="none" w:sz="0" w:space="0" w:color="auto"/>
            <w:bottom w:val="none" w:sz="0" w:space="0" w:color="auto"/>
            <w:right w:val="none" w:sz="0" w:space="0" w:color="auto"/>
          </w:divBdr>
        </w:div>
        <w:div w:id="1112743358">
          <w:marLeft w:val="640"/>
          <w:marRight w:val="0"/>
          <w:marTop w:val="0"/>
          <w:marBottom w:val="0"/>
          <w:divBdr>
            <w:top w:val="none" w:sz="0" w:space="0" w:color="auto"/>
            <w:left w:val="none" w:sz="0" w:space="0" w:color="auto"/>
            <w:bottom w:val="none" w:sz="0" w:space="0" w:color="auto"/>
            <w:right w:val="none" w:sz="0" w:space="0" w:color="auto"/>
          </w:divBdr>
        </w:div>
        <w:div w:id="263614055">
          <w:marLeft w:val="640"/>
          <w:marRight w:val="0"/>
          <w:marTop w:val="0"/>
          <w:marBottom w:val="0"/>
          <w:divBdr>
            <w:top w:val="none" w:sz="0" w:space="0" w:color="auto"/>
            <w:left w:val="none" w:sz="0" w:space="0" w:color="auto"/>
            <w:bottom w:val="none" w:sz="0" w:space="0" w:color="auto"/>
            <w:right w:val="none" w:sz="0" w:space="0" w:color="auto"/>
          </w:divBdr>
        </w:div>
        <w:div w:id="1768187514">
          <w:marLeft w:val="640"/>
          <w:marRight w:val="0"/>
          <w:marTop w:val="0"/>
          <w:marBottom w:val="0"/>
          <w:divBdr>
            <w:top w:val="none" w:sz="0" w:space="0" w:color="auto"/>
            <w:left w:val="none" w:sz="0" w:space="0" w:color="auto"/>
            <w:bottom w:val="none" w:sz="0" w:space="0" w:color="auto"/>
            <w:right w:val="none" w:sz="0" w:space="0" w:color="auto"/>
          </w:divBdr>
        </w:div>
        <w:div w:id="1741177896">
          <w:marLeft w:val="640"/>
          <w:marRight w:val="0"/>
          <w:marTop w:val="0"/>
          <w:marBottom w:val="0"/>
          <w:divBdr>
            <w:top w:val="none" w:sz="0" w:space="0" w:color="auto"/>
            <w:left w:val="none" w:sz="0" w:space="0" w:color="auto"/>
            <w:bottom w:val="none" w:sz="0" w:space="0" w:color="auto"/>
            <w:right w:val="none" w:sz="0" w:space="0" w:color="auto"/>
          </w:divBdr>
        </w:div>
        <w:div w:id="1526553417">
          <w:marLeft w:val="640"/>
          <w:marRight w:val="0"/>
          <w:marTop w:val="0"/>
          <w:marBottom w:val="0"/>
          <w:divBdr>
            <w:top w:val="none" w:sz="0" w:space="0" w:color="auto"/>
            <w:left w:val="none" w:sz="0" w:space="0" w:color="auto"/>
            <w:bottom w:val="none" w:sz="0" w:space="0" w:color="auto"/>
            <w:right w:val="none" w:sz="0" w:space="0" w:color="auto"/>
          </w:divBdr>
        </w:div>
        <w:div w:id="2116055566">
          <w:marLeft w:val="640"/>
          <w:marRight w:val="0"/>
          <w:marTop w:val="0"/>
          <w:marBottom w:val="0"/>
          <w:divBdr>
            <w:top w:val="none" w:sz="0" w:space="0" w:color="auto"/>
            <w:left w:val="none" w:sz="0" w:space="0" w:color="auto"/>
            <w:bottom w:val="none" w:sz="0" w:space="0" w:color="auto"/>
            <w:right w:val="none" w:sz="0" w:space="0" w:color="auto"/>
          </w:divBdr>
        </w:div>
        <w:div w:id="1653363835">
          <w:marLeft w:val="640"/>
          <w:marRight w:val="0"/>
          <w:marTop w:val="0"/>
          <w:marBottom w:val="0"/>
          <w:divBdr>
            <w:top w:val="none" w:sz="0" w:space="0" w:color="auto"/>
            <w:left w:val="none" w:sz="0" w:space="0" w:color="auto"/>
            <w:bottom w:val="none" w:sz="0" w:space="0" w:color="auto"/>
            <w:right w:val="none" w:sz="0" w:space="0" w:color="auto"/>
          </w:divBdr>
        </w:div>
        <w:div w:id="1795056575">
          <w:marLeft w:val="640"/>
          <w:marRight w:val="0"/>
          <w:marTop w:val="0"/>
          <w:marBottom w:val="0"/>
          <w:divBdr>
            <w:top w:val="none" w:sz="0" w:space="0" w:color="auto"/>
            <w:left w:val="none" w:sz="0" w:space="0" w:color="auto"/>
            <w:bottom w:val="none" w:sz="0" w:space="0" w:color="auto"/>
            <w:right w:val="none" w:sz="0" w:space="0" w:color="auto"/>
          </w:divBdr>
        </w:div>
        <w:div w:id="238486143">
          <w:marLeft w:val="640"/>
          <w:marRight w:val="0"/>
          <w:marTop w:val="0"/>
          <w:marBottom w:val="0"/>
          <w:divBdr>
            <w:top w:val="none" w:sz="0" w:space="0" w:color="auto"/>
            <w:left w:val="none" w:sz="0" w:space="0" w:color="auto"/>
            <w:bottom w:val="none" w:sz="0" w:space="0" w:color="auto"/>
            <w:right w:val="none" w:sz="0" w:space="0" w:color="auto"/>
          </w:divBdr>
        </w:div>
        <w:div w:id="862328911">
          <w:marLeft w:val="640"/>
          <w:marRight w:val="0"/>
          <w:marTop w:val="0"/>
          <w:marBottom w:val="0"/>
          <w:divBdr>
            <w:top w:val="none" w:sz="0" w:space="0" w:color="auto"/>
            <w:left w:val="none" w:sz="0" w:space="0" w:color="auto"/>
            <w:bottom w:val="none" w:sz="0" w:space="0" w:color="auto"/>
            <w:right w:val="none" w:sz="0" w:space="0" w:color="auto"/>
          </w:divBdr>
        </w:div>
        <w:div w:id="1059985358">
          <w:marLeft w:val="640"/>
          <w:marRight w:val="0"/>
          <w:marTop w:val="0"/>
          <w:marBottom w:val="0"/>
          <w:divBdr>
            <w:top w:val="none" w:sz="0" w:space="0" w:color="auto"/>
            <w:left w:val="none" w:sz="0" w:space="0" w:color="auto"/>
            <w:bottom w:val="none" w:sz="0" w:space="0" w:color="auto"/>
            <w:right w:val="none" w:sz="0" w:space="0" w:color="auto"/>
          </w:divBdr>
        </w:div>
        <w:div w:id="1162040524">
          <w:marLeft w:val="640"/>
          <w:marRight w:val="0"/>
          <w:marTop w:val="0"/>
          <w:marBottom w:val="0"/>
          <w:divBdr>
            <w:top w:val="none" w:sz="0" w:space="0" w:color="auto"/>
            <w:left w:val="none" w:sz="0" w:space="0" w:color="auto"/>
            <w:bottom w:val="none" w:sz="0" w:space="0" w:color="auto"/>
            <w:right w:val="none" w:sz="0" w:space="0" w:color="auto"/>
          </w:divBdr>
        </w:div>
        <w:div w:id="860627777">
          <w:marLeft w:val="640"/>
          <w:marRight w:val="0"/>
          <w:marTop w:val="0"/>
          <w:marBottom w:val="0"/>
          <w:divBdr>
            <w:top w:val="none" w:sz="0" w:space="0" w:color="auto"/>
            <w:left w:val="none" w:sz="0" w:space="0" w:color="auto"/>
            <w:bottom w:val="none" w:sz="0" w:space="0" w:color="auto"/>
            <w:right w:val="none" w:sz="0" w:space="0" w:color="auto"/>
          </w:divBdr>
        </w:div>
        <w:div w:id="1230918425">
          <w:marLeft w:val="640"/>
          <w:marRight w:val="0"/>
          <w:marTop w:val="0"/>
          <w:marBottom w:val="0"/>
          <w:divBdr>
            <w:top w:val="none" w:sz="0" w:space="0" w:color="auto"/>
            <w:left w:val="none" w:sz="0" w:space="0" w:color="auto"/>
            <w:bottom w:val="none" w:sz="0" w:space="0" w:color="auto"/>
            <w:right w:val="none" w:sz="0" w:space="0" w:color="auto"/>
          </w:divBdr>
        </w:div>
        <w:div w:id="1833132256">
          <w:marLeft w:val="640"/>
          <w:marRight w:val="0"/>
          <w:marTop w:val="0"/>
          <w:marBottom w:val="0"/>
          <w:divBdr>
            <w:top w:val="none" w:sz="0" w:space="0" w:color="auto"/>
            <w:left w:val="none" w:sz="0" w:space="0" w:color="auto"/>
            <w:bottom w:val="none" w:sz="0" w:space="0" w:color="auto"/>
            <w:right w:val="none" w:sz="0" w:space="0" w:color="auto"/>
          </w:divBdr>
        </w:div>
        <w:div w:id="1709721038">
          <w:marLeft w:val="640"/>
          <w:marRight w:val="0"/>
          <w:marTop w:val="0"/>
          <w:marBottom w:val="0"/>
          <w:divBdr>
            <w:top w:val="none" w:sz="0" w:space="0" w:color="auto"/>
            <w:left w:val="none" w:sz="0" w:space="0" w:color="auto"/>
            <w:bottom w:val="none" w:sz="0" w:space="0" w:color="auto"/>
            <w:right w:val="none" w:sz="0" w:space="0" w:color="auto"/>
          </w:divBdr>
        </w:div>
        <w:div w:id="1492451660">
          <w:marLeft w:val="640"/>
          <w:marRight w:val="0"/>
          <w:marTop w:val="0"/>
          <w:marBottom w:val="0"/>
          <w:divBdr>
            <w:top w:val="none" w:sz="0" w:space="0" w:color="auto"/>
            <w:left w:val="none" w:sz="0" w:space="0" w:color="auto"/>
            <w:bottom w:val="none" w:sz="0" w:space="0" w:color="auto"/>
            <w:right w:val="none" w:sz="0" w:space="0" w:color="auto"/>
          </w:divBdr>
        </w:div>
        <w:div w:id="1193112681">
          <w:marLeft w:val="640"/>
          <w:marRight w:val="0"/>
          <w:marTop w:val="0"/>
          <w:marBottom w:val="0"/>
          <w:divBdr>
            <w:top w:val="none" w:sz="0" w:space="0" w:color="auto"/>
            <w:left w:val="none" w:sz="0" w:space="0" w:color="auto"/>
            <w:bottom w:val="none" w:sz="0" w:space="0" w:color="auto"/>
            <w:right w:val="none" w:sz="0" w:space="0" w:color="auto"/>
          </w:divBdr>
        </w:div>
        <w:div w:id="1249999382">
          <w:marLeft w:val="640"/>
          <w:marRight w:val="0"/>
          <w:marTop w:val="0"/>
          <w:marBottom w:val="0"/>
          <w:divBdr>
            <w:top w:val="none" w:sz="0" w:space="0" w:color="auto"/>
            <w:left w:val="none" w:sz="0" w:space="0" w:color="auto"/>
            <w:bottom w:val="none" w:sz="0" w:space="0" w:color="auto"/>
            <w:right w:val="none" w:sz="0" w:space="0" w:color="auto"/>
          </w:divBdr>
        </w:div>
        <w:div w:id="556668521">
          <w:marLeft w:val="640"/>
          <w:marRight w:val="0"/>
          <w:marTop w:val="0"/>
          <w:marBottom w:val="0"/>
          <w:divBdr>
            <w:top w:val="none" w:sz="0" w:space="0" w:color="auto"/>
            <w:left w:val="none" w:sz="0" w:space="0" w:color="auto"/>
            <w:bottom w:val="none" w:sz="0" w:space="0" w:color="auto"/>
            <w:right w:val="none" w:sz="0" w:space="0" w:color="auto"/>
          </w:divBdr>
        </w:div>
        <w:div w:id="451628357">
          <w:marLeft w:val="640"/>
          <w:marRight w:val="0"/>
          <w:marTop w:val="0"/>
          <w:marBottom w:val="0"/>
          <w:divBdr>
            <w:top w:val="none" w:sz="0" w:space="0" w:color="auto"/>
            <w:left w:val="none" w:sz="0" w:space="0" w:color="auto"/>
            <w:bottom w:val="none" w:sz="0" w:space="0" w:color="auto"/>
            <w:right w:val="none" w:sz="0" w:space="0" w:color="auto"/>
          </w:divBdr>
        </w:div>
        <w:div w:id="142433881">
          <w:marLeft w:val="640"/>
          <w:marRight w:val="0"/>
          <w:marTop w:val="0"/>
          <w:marBottom w:val="0"/>
          <w:divBdr>
            <w:top w:val="none" w:sz="0" w:space="0" w:color="auto"/>
            <w:left w:val="none" w:sz="0" w:space="0" w:color="auto"/>
            <w:bottom w:val="none" w:sz="0" w:space="0" w:color="auto"/>
            <w:right w:val="none" w:sz="0" w:space="0" w:color="auto"/>
          </w:divBdr>
        </w:div>
        <w:div w:id="1493834714">
          <w:marLeft w:val="640"/>
          <w:marRight w:val="0"/>
          <w:marTop w:val="0"/>
          <w:marBottom w:val="0"/>
          <w:divBdr>
            <w:top w:val="none" w:sz="0" w:space="0" w:color="auto"/>
            <w:left w:val="none" w:sz="0" w:space="0" w:color="auto"/>
            <w:bottom w:val="none" w:sz="0" w:space="0" w:color="auto"/>
            <w:right w:val="none" w:sz="0" w:space="0" w:color="auto"/>
          </w:divBdr>
        </w:div>
        <w:div w:id="1839953216">
          <w:marLeft w:val="640"/>
          <w:marRight w:val="0"/>
          <w:marTop w:val="0"/>
          <w:marBottom w:val="0"/>
          <w:divBdr>
            <w:top w:val="none" w:sz="0" w:space="0" w:color="auto"/>
            <w:left w:val="none" w:sz="0" w:space="0" w:color="auto"/>
            <w:bottom w:val="none" w:sz="0" w:space="0" w:color="auto"/>
            <w:right w:val="none" w:sz="0" w:space="0" w:color="auto"/>
          </w:divBdr>
        </w:div>
        <w:div w:id="2019959798">
          <w:marLeft w:val="640"/>
          <w:marRight w:val="0"/>
          <w:marTop w:val="0"/>
          <w:marBottom w:val="0"/>
          <w:divBdr>
            <w:top w:val="none" w:sz="0" w:space="0" w:color="auto"/>
            <w:left w:val="none" w:sz="0" w:space="0" w:color="auto"/>
            <w:bottom w:val="none" w:sz="0" w:space="0" w:color="auto"/>
            <w:right w:val="none" w:sz="0" w:space="0" w:color="auto"/>
          </w:divBdr>
        </w:div>
        <w:div w:id="1237590382">
          <w:marLeft w:val="640"/>
          <w:marRight w:val="0"/>
          <w:marTop w:val="0"/>
          <w:marBottom w:val="0"/>
          <w:divBdr>
            <w:top w:val="none" w:sz="0" w:space="0" w:color="auto"/>
            <w:left w:val="none" w:sz="0" w:space="0" w:color="auto"/>
            <w:bottom w:val="none" w:sz="0" w:space="0" w:color="auto"/>
            <w:right w:val="none" w:sz="0" w:space="0" w:color="auto"/>
          </w:divBdr>
        </w:div>
        <w:div w:id="231620709">
          <w:marLeft w:val="640"/>
          <w:marRight w:val="0"/>
          <w:marTop w:val="0"/>
          <w:marBottom w:val="0"/>
          <w:divBdr>
            <w:top w:val="none" w:sz="0" w:space="0" w:color="auto"/>
            <w:left w:val="none" w:sz="0" w:space="0" w:color="auto"/>
            <w:bottom w:val="none" w:sz="0" w:space="0" w:color="auto"/>
            <w:right w:val="none" w:sz="0" w:space="0" w:color="auto"/>
          </w:divBdr>
        </w:div>
        <w:div w:id="1407875334">
          <w:marLeft w:val="640"/>
          <w:marRight w:val="0"/>
          <w:marTop w:val="0"/>
          <w:marBottom w:val="0"/>
          <w:divBdr>
            <w:top w:val="none" w:sz="0" w:space="0" w:color="auto"/>
            <w:left w:val="none" w:sz="0" w:space="0" w:color="auto"/>
            <w:bottom w:val="none" w:sz="0" w:space="0" w:color="auto"/>
            <w:right w:val="none" w:sz="0" w:space="0" w:color="auto"/>
          </w:divBdr>
        </w:div>
      </w:divsChild>
    </w:div>
    <w:div w:id="1745299184">
      <w:marLeft w:val="480"/>
      <w:marRight w:val="0"/>
      <w:marTop w:val="0"/>
      <w:marBottom w:val="0"/>
      <w:divBdr>
        <w:top w:val="none" w:sz="0" w:space="0" w:color="auto"/>
        <w:left w:val="none" w:sz="0" w:space="0" w:color="auto"/>
        <w:bottom w:val="none" w:sz="0" w:space="0" w:color="auto"/>
        <w:right w:val="none" w:sz="0" w:space="0" w:color="auto"/>
      </w:divBdr>
    </w:div>
    <w:div w:id="1745370499">
      <w:bodyDiv w:val="1"/>
      <w:marLeft w:val="0"/>
      <w:marRight w:val="0"/>
      <w:marTop w:val="0"/>
      <w:marBottom w:val="0"/>
      <w:divBdr>
        <w:top w:val="none" w:sz="0" w:space="0" w:color="auto"/>
        <w:left w:val="none" w:sz="0" w:space="0" w:color="auto"/>
        <w:bottom w:val="none" w:sz="0" w:space="0" w:color="auto"/>
        <w:right w:val="none" w:sz="0" w:space="0" w:color="auto"/>
      </w:divBdr>
    </w:div>
    <w:div w:id="1747874464">
      <w:marLeft w:val="480"/>
      <w:marRight w:val="0"/>
      <w:marTop w:val="0"/>
      <w:marBottom w:val="0"/>
      <w:divBdr>
        <w:top w:val="none" w:sz="0" w:space="0" w:color="auto"/>
        <w:left w:val="none" w:sz="0" w:space="0" w:color="auto"/>
        <w:bottom w:val="none" w:sz="0" w:space="0" w:color="auto"/>
        <w:right w:val="none" w:sz="0" w:space="0" w:color="auto"/>
      </w:divBdr>
    </w:div>
    <w:div w:id="1748258177">
      <w:marLeft w:val="480"/>
      <w:marRight w:val="0"/>
      <w:marTop w:val="0"/>
      <w:marBottom w:val="0"/>
      <w:divBdr>
        <w:top w:val="none" w:sz="0" w:space="0" w:color="auto"/>
        <w:left w:val="none" w:sz="0" w:space="0" w:color="auto"/>
        <w:bottom w:val="none" w:sz="0" w:space="0" w:color="auto"/>
        <w:right w:val="none" w:sz="0" w:space="0" w:color="auto"/>
      </w:divBdr>
    </w:div>
    <w:div w:id="1748914302">
      <w:bodyDiv w:val="1"/>
      <w:marLeft w:val="0"/>
      <w:marRight w:val="0"/>
      <w:marTop w:val="0"/>
      <w:marBottom w:val="0"/>
      <w:divBdr>
        <w:top w:val="none" w:sz="0" w:space="0" w:color="auto"/>
        <w:left w:val="none" w:sz="0" w:space="0" w:color="auto"/>
        <w:bottom w:val="none" w:sz="0" w:space="0" w:color="auto"/>
        <w:right w:val="none" w:sz="0" w:space="0" w:color="auto"/>
      </w:divBdr>
    </w:div>
    <w:div w:id="1749114663">
      <w:bodyDiv w:val="1"/>
      <w:marLeft w:val="0"/>
      <w:marRight w:val="0"/>
      <w:marTop w:val="0"/>
      <w:marBottom w:val="0"/>
      <w:divBdr>
        <w:top w:val="none" w:sz="0" w:space="0" w:color="auto"/>
        <w:left w:val="none" w:sz="0" w:space="0" w:color="auto"/>
        <w:bottom w:val="none" w:sz="0" w:space="0" w:color="auto"/>
        <w:right w:val="none" w:sz="0" w:space="0" w:color="auto"/>
      </w:divBdr>
    </w:div>
    <w:div w:id="1750229211">
      <w:marLeft w:val="480"/>
      <w:marRight w:val="0"/>
      <w:marTop w:val="0"/>
      <w:marBottom w:val="0"/>
      <w:divBdr>
        <w:top w:val="none" w:sz="0" w:space="0" w:color="auto"/>
        <w:left w:val="none" w:sz="0" w:space="0" w:color="auto"/>
        <w:bottom w:val="none" w:sz="0" w:space="0" w:color="auto"/>
        <w:right w:val="none" w:sz="0" w:space="0" w:color="auto"/>
      </w:divBdr>
    </w:div>
    <w:div w:id="1754088216">
      <w:marLeft w:val="480"/>
      <w:marRight w:val="0"/>
      <w:marTop w:val="0"/>
      <w:marBottom w:val="0"/>
      <w:divBdr>
        <w:top w:val="none" w:sz="0" w:space="0" w:color="auto"/>
        <w:left w:val="none" w:sz="0" w:space="0" w:color="auto"/>
        <w:bottom w:val="none" w:sz="0" w:space="0" w:color="auto"/>
        <w:right w:val="none" w:sz="0" w:space="0" w:color="auto"/>
      </w:divBdr>
    </w:div>
    <w:div w:id="1754693500">
      <w:marLeft w:val="480"/>
      <w:marRight w:val="0"/>
      <w:marTop w:val="0"/>
      <w:marBottom w:val="0"/>
      <w:divBdr>
        <w:top w:val="none" w:sz="0" w:space="0" w:color="auto"/>
        <w:left w:val="none" w:sz="0" w:space="0" w:color="auto"/>
        <w:bottom w:val="none" w:sz="0" w:space="0" w:color="auto"/>
        <w:right w:val="none" w:sz="0" w:space="0" w:color="auto"/>
      </w:divBdr>
    </w:div>
    <w:div w:id="1755391624">
      <w:bodyDiv w:val="1"/>
      <w:marLeft w:val="0"/>
      <w:marRight w:val="0"/>
      <w:marTop w:val="0"/>
      <w:marBottom w:val="0"/>
      <w:divBdr>
        <w:top w:val="none" w:sz="0" w:space="0" w:color="auto"/>
        <w:left w:val="none" w:sz="0" w:space="0" w:color="auto"/>
        <w:bottom w:val="none" w:sz="0" w:space="0" w:color="auto"/>
        <w:right w:val="none" w:sz="0" w:space="0" w:color="auto"/>
      </w:divBdr>
      <w:divsChild>
        <w:div w:id="289363944">
          <w:marLeft w:val="480"/>
          <w:marRight w:val="0"/>
          <w:marTop w:val="0"/>
          <w:marBottom w:val="0"/>
          <w:divBdr>
            <w:top w:val="none" w:sz="0" w:space="0" w:color="auto"/>
            <w:left w:val="none" w:sz="0" w:space="0" w:color="auto"/>
            <w:bottom w:val="none" w:sz="0" w:space="0" w:color="auto"/>
            <w:right w:val="none" w:sz="0" w:space="0" w:color="auto"/>
          </w:divBdr>
        </w:div>
        <w:div w:id="481046600">
          <w:marLeft w:val="480"/>
          <w:marRight w:val="0"/>
          <w:marTop w:val="0"/>
          <w:marBottom w:val="0"/>
          <w:divBdr>
            <w:top w:val="none" w:sz="0" w:space="0" w:color="auto"/>
            <w:left w:val="none" w:sz="0" w:space="0" w:color="auto"/>
            <w:bottom w:val="none" w:sz="0" w:space="0" w:color="auto"/>
            <w:right w:val="none" w:sz="0" w:space="0" w:color="auto"/>
          </w:divBdr>
        </w:div>
        <w:div w:id="608853584">
          <w:marLeft w:val="480"/>
          <w:marRight w:val="0"/>
          <w:marTop w:val="0"/>
          <w:marBottom w:val="0"/>
          <w:divBdr>
            <w:top w:val="none" w:sz="0" w:space="0" w:color="auto"/>
            <w:left w:val="none" w:sz="0" w:space="0" w:color="auto"/>
            <w:bottom w:val="none" w:sz="0" w:space="0" w:color="auto"/>
            <w:right w:val="none" w:sz="0" w:space="0" w:color="auto"/>
          </w:divBdr>
        </w:div>
        <w:div w:id="768618803">
          <w:marLeft w:val="480"/>
          <w:marRight w:val="0"/>
          <w:marTop w:val="0"/>
          <w:marBottom w:val="0"/>
          <w:divBdr>
            <w:top w:val="none" w:sz="0" w:space="0" w:color="auto"/>
            <w:left w:val="none" w:sz="0" w:space="0" w:color="auto"/>
            <w:bottom w:val="none" w:sz="0" w:space="0" w:color="auto"/>
            <w:right w:val="none" w:sz="0" w:space="0" w:color="auto"/>
          </w:divBdr>
        </w:div>
        <w:div w:id="1018582516">
          <w:marLeft w:val="480"/>
          <w:marRight w:val="0"/>
          <w:marTop w:val="0"/>
          <w:marBottom w:val="0"/>
          <w:divBdr>
            <w:top w:val="none" w:sz="0" w:space="0" w:color="auto"/>
            <w:left w:val="none" w:sz="0" w:space="0" w:color="auto"/>
            <w:bottom w:val="none" w:sz="0" w:space="0" w:color="auto"/>
            <w:right w:val="none" w:sz="0" w:space="0" w:color="auto"/>
          </w:divBdr>
        </w:div>
        <w:div w:id="1089698590">
          <w:marLeft w:val="480"/>
          <w:marRight w:val="0"/>
          <w:marTop w:val="0"/>
          <w:marBottom w:val="0"/>
          <w:divBdr>
            <w:top w:val="none" w:sz="0" w:space="0" w:color="auto"/>
            <w:left w:val="none" w:sz="0" w:space="0" w:color="auto"/>
            <w:bottom w:val="none" w:sz="0" w:space="0" w:color="auto"/>
            <w:right w:val="none" w:sz="0" w:space="0" w:color="auto"/>
          </w:divBdr>
        </w:div>
        <w:div w:id="1106920472">
          <w:marLeft w:val="480"/>
          <w:marRight w:val="0"/>
          <w:marTop w:val="0"/>
          <w:marBottom w:val="0"/>
          <w:divBdr>
            <w:top w:val="none" w:sz="0" w:space="0" w:color="auto"/>
            <w:left w:val="none" w:sz="0" w:space="0" w:color="auto"/>
            <w:bottom w:val="none" w:sz="0" w:space="0" w:color="auto"/>
            <w:right w:val="none" w:sz="0" w:space="0" w:color="auto"/>
          </w:divBdr>
        </w:div>
        <w:div w:id="1163817315">
          <w:marLeft w:val="480"/>
          <w:marRight w:val="0"/>
          <w:marTop w:val="0"/>
          <w:marBottom w:val="0"/>
          <w:divBdr>
            <w:top w:val="none" w:sz="0" w:space="0" w:color="auto"/>
            <w:left w:val="none" w:sz="0" w:space="0" w:color="auto"/>
            <w:bottom w:val="none" w:sz="0" w:space="0" w:color="auto"/>
            <w:right w:val="none" w:sz="0" w:space="0" w:color="auto"/>
          </w:divBdr>
        </w:div>
        <w:div w:id="1177041321">
          <w:marLeft w:val="480"/>
          <w:marRight w:val="0"/>
          <w:marTop w:val="0"/>
          <w:marBottom w:val="0"/>
          <w:divBdr>
            <w:top w:val="none" w:sz="0" w:space="0" w:color="auto"/>
            <w:left w:val="none" w:sz="0" w:space="0" w:color="auto"/>
            <w:bottom w:val="none" w:sz="0" w:space="0" w:color="auto"/>
            <w:right w:val="none" w:sz="0" w:space="0" w:color="auto"/>
          </w:divBdr>
        </w:div>
        <w:div w:id="1295715417">
          <w:marLeft w:val="480"/>
          <w:marRight w:val="0"/>
          <w:marTop w:val="0"/>
          <w:marBottom w:val="0"/>
          <w:divBdr>
            <w:top w:val="none" w:sz="0" w:space="0" w:color="auto"/>
            <w:left w:val="none" w:sz="0" w:space="0" w:color="auto"/>
            <w:bottom w:val="none" w:sz="0" w:space="0" w:color="auto"/>
            <w:right w:val="none" w:sz="0" w:space="0" w:color="auto"/>
          </w:divBdr>
        </w:div>
        <w:div w:id="1356345033">
          <w:marLeft w:val="480"/>
          <w:marRight w:val="0"/>
          <w:marTop w:val="0"/>
          <w:marBottom w:val="0"/>
          <w:divBdr>
            <w:top w:val="none" w:sz="0" w:space="0" w:color="auto"/>
            <w:left w:val="none" w:sz="0" w:space="0" w:color="auto"/>
            <w:bottom w:val="none" w:sz="0" w:space="0" w:color="auto"/>
            <w:right w:val="none" w:sz="0" w:space="0" w:color="auto"/>
          </w:divBdr>
        </w:div>
        <w:div w:id="1578706338">
          <w:marLeft w:val="480"/>
          <w:marRight w:val="0"/>
          <w:marTop w:val="0"/>
          <w:marBottom w:val="0"/>
          <w:divBdr>
            <w:top w:val="none" w:sz="0" w:space="0" w:color="auto"/>
            <w:left w:val="none" w:sz="0" w:space="0" w:color="auto"/>
            <w:bottom w:val="none" w:sz="0" w:space="0" w:color="auto"/>
            <w:right w:val="none" w:sz="0" w:space="0" w:color="auto"/>
          </w:divBdr>
        </w:div>
        <w:div w:id="1606188998">
          <w:marLeft w:val="480"/>
          <w:marRight w:val="0"/>
          <w:marTop w:val="0"/>
          <w:marBottom w:val="0"/>
          <w:divBdr>
            <w:top w:val="none" w:sz="0" w:space="0" w:color="auto"/>
            <w:left w:val="none" w:sz="0" w:space="0" w:color="auto"/>
            <w:bottom w:val="none" w:sz="0" w:space="0" w:color="auto"/>
            <w:right w:val="none" w:sz="0" w:space="0" w:color="auto"/>
          </w:divBdr>
        </w:div>
        <w:div w:id="1609195838">
          <w:marLeft w:val="480"/>
          <w:marRight w:val="0"/>
          <w:marTop w:val="0"/>
          <w:marBottom w:val="0"/>
          <w:divBdr>
            <w:top w:val="none" w:sz="0" w:space="0" w:color="auto"/>
            <w:left w:val="none" w:sz="0" w:space="0" w:color="auto"/>
            <w:bottom w:val="none" w:sz="0" w:space="0" w:color="auto"/>
            <w:right w:val="none" w:sz="0" w:space="0" w:color="auto"/>
          </w:divBdr>
        </w:div>
        <w:div w:id="1699745040">
          <w:marLeft w:val="480"/>
          <w:marRight w:val="0"/>
          <w:marTop w:val="0"/>
          <w:marBottom w:val="0"/>
          <w:divBdr>
            <w:top w:val="none" w:sz="0" w:space="0" w:color="auto"/>
            <w:left w:val="none" w:sz="0" w:space="0" w:color="auto"/>
            <w:bottom w:val="none" w:sz="0" w:space="0" w:color="auto"/>
            <w:right w:val="none" w:sz="0" w:space="0" w:color="auto"/>
          </w:divBdr>
        </w:div>
        <w:div w:id="1850098005">
          <w:marLeft w:val="480"/>
          <w:marRight w:val="0"/>
          <w:marTop w:val="0"/>
          <w:marBottom w:val="0"/>
          <w:divBdr>
            <w:top w:val="none" w:sz="0" w:space="0" w:color="auto"/>
            <w:left w:val="none" w:sz="0" w:space="0" w:color="auto"/>
            <w:bottom w:val="none" w:sz="0" w:space="0" w:color="auto"/>
            <w:right w:val="none" w:sz="0" w:space="0" w:color="auto"/>
          </w:divBdr>
        </w:div>
        <w:div w:id="1979452594">
          <w:marLeft w:val="480"/>
          <w:marRight w:val="0"/>
          <w:marTop w:val="0"/>
          <w:marBottom w:val="0"/>
          <w:divBdr>
            <w:top w:val="none" w:sz="0" w:space="0" w:color="auto"/>
            <w:left w:val="none" w:sz="0" w:space="0" w:color="auto"/>
            <w:bottom w:val="none" w:sz="0" w:space="0" w:color="auto"/>
            <w:right w:val="none" w:sz="0" w:space="0" w:color="auto"/>
          </w:divBdr>
        </w:div>
        <w:div w:id="2044136386">
          <w:marLeft w:val="480"/>
          <w:marRight w:val="0"/>
          <w:marTop w:val="0"/>
          <w:marBottom w:val="0"/>
          <w:divBdr>
            <w:top w:val="none" w:sz="0" w:space="0" w:color="auto"/>
            <w:left w:val="none" w:sz="0" w:space="0" w:color="auto"/>
            <w:bottom w:val="none" w:sz="0" w:space="0" w:color="auto"/>
            <w:right w:val="none" w:sz="0" w:space="0" w:color="auto"/>
          </w:divBdr>
        </w:div>
        <w:div w:id="2118869282">
          <w:marLeft w:val="480"/>
          <w:marRight w:val="0"/>
          <w:marTop w:val="0"/>
          <w:marBottom w:val="0"/>
          <w:divBdr>
            <w:top w:val="none" w:sz="0" w:space="0" w:color="auto"/>
            <w:left w:val="none" w:sz="0" w:space="0" w:color="auto"/>
            <w:bottom w:val="none" w:sz="0" w:space="0" w:color="auto"/>
            <w:right w:val="none" w:sz="0" w:space="0" w:color="auto"/>
          </w:divBdr>
        </w:div>
      </w:divsChild>
    </w:div>
    <w:div w:id="1755470315">
      <w:marLeft w:val="480"/>
      <w:marRight w:val="0"/>
      <w:marTop w:val="0"/>
      <w:marBottom w:val="0"/>
      <w:divBdr>
        <w:top w:val="none" w:sz="0" w:space="0" w:color="auto"/>
        <w:left w:val="none" w:sz="0" w:space="0" w:color="auto"/>
        <w:bottom w:val="none" w:sz="0" w:space="0" w:color="auto"/>
        <w:right w:val="none" w:sz="0" w:space="0" w:color="auto"/>
      </w:divBdr>
    </w:div>
    <w:div w:id="1756516883">
      <w:marLeft w:val="480"/>
      <w:marRight w:val="0"/>
      <w:marTop w:val="0"/>
      <w:marBottom w:val="0"/>
      <w:divBdr>
        <w:top w:val="none" w:sz="0" w:space="0" w:color="auto"/>
        <w:left w:val="none" w:sz="0" w:space="0" w:color="auto"/>
        <w:bottom w:val="none" w:sz="0" w:space="0" w:color="auto"/>
        <w:right w:val="none" w:sz="0" w:space="0" w:color="auto"/>
      </w:divBdr>
    </w:div>
    <w:div w:id="1756706897">
      <w:marLeft w:val="640"/>
      <w:marRight w:val="0"/>
      <w:marTop w:val="0"/>
      <w:marBottom w:val="0"/>
      <w:divBdr>
        <w:top w:val="none" w:sz="0" w:space="0" w:color="auto"/>
        <w:left w:val="none" w:sz="0" w:space="0" w:color="auto"/>
        <w:bottom w:val="none" w:sz="0" w:space="0" w:color="auto"/>
        <w:right w:val="none" w:sz="0" w:space="0" w:color="auto"/>
      </w:divBdr>
    </w:div>
    <w:div w:id="1756896196">
      <w:marLeft w:val="480"/>
      <w:marRight w:val="0"/>
      <w:marTop w:val="0"/>
      <w:marBottom w:val="0"/>
      <w:divBdr>
        <w:top w:val="none" w:sz="0" w:space="0" w:color="auto"/>
        <w:left w:val="none" w:sz="0" w:space="0" w:color="auto"/>
        <w:bottom w:val="none" w:sz="0" w:space="0" w:color="auto"/>
        <w:right w:val="none" w:sz="0" w:space="0" w:color="auto"/>
      </w:divBdr>
    </w:div>
    <w:div w:id="1757356934">
      <w:marLeft w:val="480"/>
      <w:marRight w:val="0"/>
      <w:marTop w:val="0"/>
      <w:marBottom w:val="0"/>
      <w:divBdr>
        <w:top w:val="none" w:sz="0" w:space="0" w:color="auto"/>
        <w:left w:val="none" w:sz="0" w:space="0" w:color="auto"/>
        <w:bottom w:val="none" w:sz="0" w:space="0" w:color="auto"/>
        <w:right w:val="none" w:sz="0" w:space="0" w:color="auto"/>
      </w:divBdr>
    </w:div>
    <w:div w:id="1757744920">
      <w:bodyDiv w:val="1"/>
      <w:marLeft w:val="0"/>
      <w:marRight w:val="0"/>
      <w:marTop w:val="0"/>
      <w:marBottom w:val="0"/>
      <w:divBdr>
        <w:top w:val="none" w:sz="0" w:space="0" w:color="auto"/>
        <w:left w:val="none" w:sz="0" w:space="0" w:color="auto"/>
        <w:bottom w:val="none" w:sz="0" w:space="0" w:color="auto"/>
        <w:right w:val="none" w:sz="0" w:space="0" w:color="auto"/>
      </w:divBdr>
    </w:div>
    <w:div w:id="1758281956">
      <w:marLeft w:val="480"/>
      <w:marRight w:val="0"/>
      <w:marTop w:val="0"/>
      <w:marBottom w:val="0"/>
      <w:divBdr>
        <w:top w:val="none" w:sz="0" w:space="0" w:color="auto"/>
        <w:left w:val="none" w:sz="0" w:space="0" w:color="auto"/>
        <w:bottom w:val="none" w:sz="0" w:space="0" w:color="auto"/>
        <w:right w:val="none" w:sz="0" w:space="0" w:color="auto"/>
      </w:divBdr>
    </w:div>
    <w:div w:id="1761246512">
      <w:marLeft w:val="480"/>
      <w:marRight w:val="0"/>
      <w:marTop w:val="0"/>
      <w:marBottom w:val="0"/>
      <w:divBdr>
        <w:top w:val="none" w:sz="0" w:space="0" w:color="auto"/>
        <w:left w:val="none" w:sz="0" w:space="0" w:color="auto"/>
        <w:bottom w:val="none" w:sz="0" w:space="0" w:color="auto"/>
        <w:right w:val="none" w:sz="0" w:space="0" w:color="auto"/>
      </w:divBdr>
    </w:div>
    <w:div w:id="1762749672">
      <w:bodyDiv w:val="1"/>
      <w:marLeft w:val="0"/>
      <w:marRight w:val="0"/>
      <w:marTop w:val="0"/>
      <w:marBottom w:val="0"/>
      <w:divBdr>
        <w:top w:val="none" w:sz="0" w:space="0" w:color="auto"/>
        <w:left w:val="none" w:sz="0" w:space="0" w:color="auto"/>
        <w:bottom w:val="none" w:sz="0" w:space="0" w:color="auto"/>
        <w:right w:val="none" w:sz="0" w:space="0" w:color="auto"/>
      </w:divBdr>
    </w:div>
    <w:div w:id="1762750091">
      <w:marLeft w:val="480"/>
      <w:marRight w:val="0"/>
      <w:marTop w:val="0"/>
      <w:marBottom w:val="0"/>
      <w:divBdr>
        <w:top w:val="none" w:sz="0" w:space="0" w:color="auto"/>
        <w:left w:val="none" w:sz="0" w:space="0" w:color="auto"/>
        <w:bottom w:val="none" w:sz="0" w:space="0" w:color="auto"/>
        <w:right w:val="none" w:sz="0" w:space="0" w:color="auto"/>
      </w:divBdr>
    </w:div>
    <w:div w:id="1763333068">
      <w:marLeft w:val="480"/>
      <w:marRight w:val="0"/>
      <w:marTop w:val="0"/>
      <w:marBottom w:val="0"/>
      <w:divBdr>
        <w:top w:val="none" w:sz="0" w:space="0" w:color="auto"/>
        <w:left w:val="none" w:sz="0" w:space="0" w:color="auto"/>
        <w:bottom w:val="none" w:sz="0" w:space="0" w:color="auto"/>
        <w:right w:val="none" w:sz="0" w:space="0" w:color="auto"/>
      </w:divBdr>
    </w:div>
    <w:div w:id="1763838251">
      <w:bodyDiv w:val="1"/>
      <w:marLeft w:val="0"/>
      <w:marRight w:val="0"/>
      <w:marTop w:val="0"/>
      <w:marBottom w:val="0"/>
      <w:divBdr>
        <w:top w:val="none" w:sz="0" w:space="0" w:color="auto"/>
        <w:left w:val="none" w:sz="0" w:space="0" w:color="auto"/>
        <w:bottom w:val="none" w:sz="0" w:space="0" w:color="auto"/>
        <w:right w:val="none" w:sz="0" w:space="0" w:color="auto"/>
      </w:divBdr>
    </w:div>
    <w:div w:id="1763915835">
      <w:marLeft w:val="640"/>
      <w:marRight w:val="0"/>
      <w:marTop w:val="0"/>
      <w:marBottom w:val="0"/>
      <w:divBdr>
        <w:top w:val="none" w:sz="0" w:space="0" w:color="auto"/>
        <w:left w:val="none" w:sz="0" w:space="0" w:color="auto"/>
        <w:bottom w:val="none" w:sz="0" w:space="0" w:color="auto"/>
        <w:right w:val="none" w:sz="0" w:space="0" w:color="auto"/>
      </w:divBdr>
    </w:div>
    <w:div w:id="1764035619">
      <w:marLeft w:val="480"/>
      <w:marRight w:val="0"/>
      <w:marTop w:val="0"/>
      <w:marBottom w:val="0"/>
      <w:divBdr>
        <w:top w:val="none" w:sz="0" w:space="0" w:color="auto"/>
        <w:left w:val="none" w:sz="0" w:space="0" w:color="auto"/>
        <w:bottom w:val="none" w:sz="0" w:space="0" w:color="auto"/>
        <w:right w:val="none" w:sz="0" w:space="0" w:color="auto"/>
      </w:divBdr>
    </w:div>
    <w:div w:id="1764688210">
      <w:bodyDiv w:val="1"/>
      <w:marLeft w:val="0"/>
      <w:marRight w:val="0"/>
      <w:marTop w:val="0"/>
      <w:marBottom w:val="0"/>
      <w:divBdr>
        <w:top w:val="none" w:sz="0" w:space="0" w:color="auto"/>
        <w:left w:val="none" w:sz="0" w:space="0" w:color="auto"/>
        <w:bottom w:val="none" w:sz="0" w:space="0" w:color="auto"/>
        <w:right w:val="none" w:sz="0" w:space="0" w:color="auto"/>
      </w:divBdr>
      <w:divsChild>
        <w:div w:id="12271605">
          <w:marLeft w:val="480"/>
          <w:marRight w:val="0"/>
          <w:marTop w:val="0"/>
          <w:marBottom w:val="0"/>
          <w:divBdr>
            <w:top w:val="none" w:sz="0" w:space="0" w:color="auto"/>
            <w:left w:val="none" w:sz="0" w:space="0" w:color="auto"/>
            <w:bottom w:val="none" w:sz="0" w:space="0" w:color="auto"/>
            <w:right w:val="none" w:sz="0" w:space="0" w:color="auto"/>
          </w:divBdr>
        </w:div>
        <w:div w:id="31618351">
          <w:marLeft w:val="480"/>
          <w:marRight w:val="0"/>
          <w:marTop w:val="0"/>
          <w:marBottom w:val="0"/>
          <w:divBdr>
            <w:top w:val="none" w:sz="0" w:space="0" w:color="auto"/>
            <w:left w:val="none" w:sz="0" w:space="0" w:color="auto"/>
            <w:bottom w:val="none" w:sz="0" w:space="0" w:color="auto"/>
            <w:right w:val="none" w:sz="0" w:space="0" w:color="auto"/>
          </w:divBdr>
        </w:div>
        <w:div w:id="75179231">
          <w:marLeft w:val="480"/>
          <w:marRight w:val="0"/>
          <w:marTop w:val="0"/>
          <w:marBottom w:val="0"/>
          <w:divBdr>
            <w:top w:val="none" w:sz="0" w:space="0" w:color="auto"/>
            <w:left w:val="none" w:sz="0" w:space="0" w:color="auto"/>
            <w:bottom w:val="none" w:sz="0" w:space="0" w:color="auto"/>
            <w:right w:val="none" w:sz="0" w:space="0" w:color="auto"/>
          </w:divBdr>
        </w:div>
        <w:div w:id="79451342">
          <w:marLeft w:val="480"/>
          <w:marRight w:val="0"/>
          <w:marTop w:val="0"/>
          <w:marBottom w:val="0"/>
          <w:divBdr>
            <w:top w:val="none" w:sz="0" w:space="0" w:color="auto"/>
            <w:left w:val="none" w:sz="0" w:space="0" w:color="auto"/>
            <w:bottom w:val="none" w:sz="0" w:space="0" w:color="auto"/>
            <w:right w:val="none" w:sz="0" w:space="0" w:color="auto"/>
          </w:divBdr>
        </w:div>
        <w:div w:id="177234259">
          <w:marLeft w:val="480"/>
          <w:marRight w:val="0"/>
          <w:marTop w:val="0"/>
          <w:marBottom w:val="0"/>
          <w:divBdr>
            <w:top w:val="none" w:sz="0" w:space="0" w:color="auto"/>
            <w:left w:val="none" w:sz="0" w:space="0" w:color="auto"/>
            <w:bottom w:val="none" w:sz="0" w:space="0" w:color="auto"/>
            <w:right w:val="none" w:sz="0" w:space="0" w:color="auto"/>
          </w:divBdr>
        </w:div>
        <w:div w:id="302272096">
          <w:marLeft w:val="480"/>
          <w:marRight w:val="0"/>
          <w:marTop w:val="0"/>
          <w:marBottom w:val="0"/>
          <w:divBdr>
            <w:top w:val="none" w:sz="0" w:space="0" w:color="auto"/>
            <w:left w:val="none" w:sz="0" w:space="0" w:color="auto"/>
            <w:bottom w:val="none" w:sz="0" w:space="0" w:color="auto"/>
            <w:right w:val="none" w:sz="0" w:space="0" w:color="auto"/>
          </w:divBdr>
        </w:div>
        <w:div w:id="309292437">
          <w:marLeft w:val="480"/>
          <w:marRight w:val="0"/>
          <w:marTop w:val="0"/>
          <w:marBottom w:val="0"/>
          <w:divBdr>
            <w:top w:val="none" w:sz="0" w:space="0" w:color="auto"/>
            <w:left w:val="none" w:sz="0" w:space="0" w:color="auto"/>
            <w:bottom w:val="none" w:sz="0" w:space="0" w:color="auto"/>
            <w:right w:val="none" w:sz="0" w:space="0" w:color="auto"/>
          </w:divBdr>
        </w:div>
        <w:div w:id="379328258">
          <w:marLeft w:val="480"/>
          <w:marRight w:val="0"/>
          <w:marTop w:val="0"/>
          <w:marBottom w:val="0"/>
          <w:divBdr>
            <w:top w:val="none" w:sz="0" w:space="0" w:color="auto"/>
            <w:left w:val="none" w:sz="0" w:space="0" w:color="auto"/>
            <w:bottom w:val="none" w:sz="0" w:space="0" w:color="auto"/>
            <w:right w:val="none" w:sz="0" w:space="0" w:color="auto"/>
          </w:divBdr>
        </w:div>
        <w:div w:id="382875398">
          <w:marLeft w:val="480"/>
          <w:marRight w:val="0"/>
          <w:marTop w:val="0"/>
          <w:marBottom w:val="0"/>
          <w:divBdr>
            <w:top w:val="none" w:sz="0" w:space="0" w:color="auto"/>
            <w:left w:val="none" w:sz="0" w:space="0" w:color="auto"/>
            <w:bottom w:val="none" w:sz="0" w:space="0" w:color="auto"/>
            <w:right w:val="none" w:sz="0" w:space="0" w:color="auto"/>
          </w:divBdr>
        </w:div>
        <w:div w:id="429475833">
          <w:marLeft w:val="480"/>
          <w:marRight w:val="0"/>
          <w:marTop w:val="0"/>
          <w:marBottom w:val="0"/>
          <w:divBdr>
            <w:top w:val="none" w:sz="0" w:space="0" w:color="auto"/>
            <w:left w:val="none" w:sz="0" w:space="0" w:color="auto"/>
            <w:bottom w:val="none" w:sz="0" w:space="0" w:color="auto"/>
            <w:right w:val="none" w:sz="0" w:space="0" w:color="auto"/>
          </w:divBdr>
        </w:div>
        <w:div w:id="444153647">
          <w:marLeft w:val="480"/>
          <w:marRight w:val="0"/>
          <w:marTop w:val="0"/>
          <w:marBottom w:val="0"/>
          <w:divBdr>
            <w:top w:val="none" w:sz="0" w:space="0" w:color="auto"/>
            <w:left w:val="none" w:sz="0" w:space="0" w:color="auto"/>
            <w:bottom w:val="none" w:sz="0" w:space="0" w:color="auto"/>
            <w:right w:val="none" w:sz="0" w:space="0" w:color="auto"/>
          </w:divBdr>
        </w:div>
        <w:div w:id="455411888">
          <w:marLeft w:val="480"/>
          <w:marRight w:val="0"/>
          <w:marTop w:val="0"/>
          <w:marBottom w:val="0"/>
          <w:divBdr>
            <w:top w:val="none" w:sz="0" w:space="0" w:color="auto"/>
            <w:left w:val="none" w:sz="0" w:space="0" w:color="auto"/>
            <w:bottom w:val="none" w:sz="0" w:space="0" w:color="auto"/>
            <w:right w:val="none" w:sz="0" w:space="0" w:color="auto"/>
          </w:divBdr>
        </w:div>
        <w:div w:id="494224009">
          <w:marLeft w:val="480"/>
          <w:marRight w:val="0"/>
          <w:marTop w:val="0"/>
          <w:marBottom w:val="0"/>
          <w:divBdr>
            <w:top w:val="none" w:sz="0" w:space="0" w:color="auto"/>
            <w:left w:val="none" w:sz="0" w:space="0" w:color="auto"/>
            <w:bottom w:val="none" w:sz="0" w:space="0" w:color="auto"/>
            <w:right w:val="none" w:sz="0" w:space="0" w:color="auto"/>
          </w:divBdr>
        </w:div>
        <w:div w:id="514810321">
          <w:marLeft w:val="480"/>
          <w:marRight w:val="0"/>
          <w:marTop w:val="0"/>
          <w:marBottom w:val="0"/>
          <w:divBdr>
            <w:top w:val="none" w:sz="0" w:space="0" w:color="auto"/>
            <w:left w:val="none" w:sz="0" w:space="0" w:color="auto"/>
            <w:bottom w:val="none" w:sz="0" w:space="0" w:color="auto"/>
            <w:right w:val="none" w:sz="0" w:space="0" w:color="auto"/>
          </w:divBdr>
        </w:div>
        <w:div w:id="535852470">
          <w:marLeft w:val="480"/>
          <w:marRight w:val="0"/>
          <w:marTop w:val="0"/>
          <w:marBottom w:val="0"/>
          <w:divBdr>
            <w:top w:val="none" w:sz="0" w:space="0" w:color="auto"/>
            <w:left w:val="none" w:sz="0" w:space="0" w:color="auto"/>
            <w:bottom w:val="none" w:sz="0" w:space="0" w:color="auto"/>
            <w:right w:val="none" w:sz="0" w:space="0" w:color="auto"/>
          </w:divBdr>
        </w:div>
        <w:div w:id="564099318">
          <w:marLeft w:val="480"/>
          <w:marRight w:val="0"/>
          <w:marTop w:val="0"/>
          <w:marBottom w:val="0"/>
          <w:divBdr>
            <w:top w:val="none" w:sz="0" w:space="0" w:color="auto"/>
            <w:left w:val="none" w:sz="0" w:space="0" w:color="auto"/>
            <w:bottom w:val="none" w:sz="0" w:space="0" w:color="auto"/>
            <w:right w:val="none" w:sz="0" w:space="0" w:color="auto"/>
          </w:divBdr>
        </w:div>
        <w:div w:id="634723214">
          <w:marLeft w:val="480"/>
          <w:marRight w:val="0"/>
          <w:marTop w:val="0"/>
          <w:marBottom w:val="0"/>
          <w:divBdr>
            <w:top w:val="none" w:sz="0" w:space="0" w:color="auto"/>
            <w:left w:val="none" w:sz="0" w:space="0" w:color="auto"/>
            <w:bottom w:val="none" w:sz="0" w:space="0" w:color="auto"/>
            <w:right w:val="none" w:sz="0" w:space="0" w:color="auto"/>
          </w:divBdr>
        </w:div>
        <w:div w:id="715591677">
          <w:marLeft w:val="480"/>
          <w:marRight w:val="0"/>
          <w:marTop w:val="0"/>
          <w:marBottom w:val="0"/>
          <w:divBdr>
            <w:top w:val="none" w:sz="0" w:space="0" w:color="auto"/>
            <w:left w:val="none" w:sz="0" w:space="0" w:color="auto"/>
            <w:bottom w:val="none" w:sz="0" w:space="0" w:color="auto"/>
            <w:right w:val="none" w:sz="0" w:space="0" w:color="auto"/>
          </w:divBdr>
        </w:div>
        <w:div w:id="744455459">
          <w:marLeft w:val="480"/>
          <w:marRight w:val="0"/>
          <w:marTop w:val="0"/>
          <w:marBottom w:val="0"/>
          <w:divBdr>
            <w:top w:val="none" w:sz="0" w:space="0" w:color="auto"/>
            <w:left w:val="none" w:sz="0" w:space="0" w:color="auto"/>
            <w:bottom w:val="none" w:sz="0" w:space="0" w:color="auto"/>
            <w:right w:val="none" w:sz="0" w:space="0" w:color="auto"/>
          </w:divBdr>
        </w:div>
        <w:div w:id="987783395">
          <w:marLeft w:val="480"/>
          <w:marRight w:val="0"/>
          <w:marTop w:val="0"/>
          <w:marBottom w:val="0"/>
          <w:divBdr>
            <w:top w:val="none" w:sz="0" w:space="0" w:color="auto"/>
            <w:left w:val="none" w:sz="0" w:space="0" w:color="auto"/>
            <w:bottom w:val="none" w:sz="0" w:space="0" w:color="auto"/>
            <w:right w:val="none" w:sz="0" w:space="0" w:color="auto"/>
          </w:divBdr>
        </w:div>
        <w:div w:id="990136927">
          <w:marLeft w:val="480"/>
          <w:marRight w:val="0"/>
          <w:marTop w:val="0"/>
          <w:marBottom w:val="0"/>
          <w:divBdr>
            <w:top w:val="none" w:sz="0" w:space="0" w:color="auto"/>
            <w:left w:val="none" w:sz="0" w:space="0" w:color="auto"/>
            <w:bottom w:val="none" w:sz="0" w:space="0" w:color="auto"/>
            <w:right w:val="none" w:sz="0" w:space="0" w:color="auto"/>
          </w:divBdr>
        </w:div>
        <w:div w:id="1070612524">
          <w:marLeft w:val="480"/>
          <w:marRight w:val="0"/>
          <w:marTop w:val="0"/>
          <w:marBottom w:val="0"/>
          <w:divBdr>
            <w:top w:val="none" w:sz="0" w:space="0" w:color="auto"/>
            <w:left w:val="none" w:sz="0" w:space="0" w:color="auto"/>
            <w:bottom w:val="none" w:sz="0" w:space="0" w:color="auto"/>
            <w:right w:val="none" w:sz="0" w:space="0" w:color="auto"/>
          </w:divBdr>
        </w:div>
        <w:div w:id="1075975675">
          <w:marLeft w:val="480"/>
          <w:marRight w:val="0"/>
          <w:marTop w:val="0"/>
          <w:marBottom w:val="0"/>
          <w:divBdr>
            <w:top w:val="none" w:sz="0" w:space="0" w:color="auto"/>
            <w:left w:val="none" w:sz="0" w:space="0" w:color="auto"/>
            <w:bottom w:val="none" w:sz="0" w:space="0" w:color="auto"/>
            <w:right w:val="none" w:sz="0" w:space="0" w:color="auto"/>
          </w:divBdr>
        </w:div>
        <w:div w:id="1129544819">
          <w:marLeft w:val="480"/>
          <w:marRight w:val="0"/>
          <w:marTop w:val="0"/>
          <w:marBottom w:val="0"/>
          <w:divBdr>
            <w:top w:val="none" w:sz="0" w:space="0" w:color="auto"/>
            <w:left w:val="none" w:sz="0" w:space="0" w:color="auto"/>
            <w:bottom w:val="none" w:sz="0" w:space="0" w:color="auto"/>
            <w:right w:val="none" w:sz="0" w:space="0" w:color="auto"/>
          </w:divBdr>
        </w:div>
        <w:div w:id="1144853246">
          <w:marLeft w:val="480"/>
          <w:marRight w:val="0"/>
          <w:marTop w:val="0"/>
          <w:marBottom w:val="0"/>
          <w:divBdr>
            <w:top w:val="none" w:sz="0" w:space="0" w:color="auto"/>
            <w:left w:val="none" w:sz="0" w:space="0" w:color="auto"/>
            <w:bottom w:val="none" w:sz="0" w:space="0" w:color="auto"/>
            <w:right w:val="none" w:sz="0" w:space="0" w:color="auto"/>
          </w:divBdr>
        </w:div>
        <w:div w:id="1160774362">
          <w:marLeft w:val="480"/>
          <w:marRight w:val="0"/>
          <w:marTop w:val="0"/>
          <w:marBottom w:val="0"/>
          <w:divBdr>
            <w:top w:val="none" w:sz="0" w:space="0" w:color="auto"/>
            <w:left w:val="none" w:sz="0" w:space="0" w:color="auto"/>
            <w:bottom w:val="none" w:sz="0" w:space="0" w:color="auto"/>
            <w:right w:val="none" w:sz="0" w:space="0" w:color="auto"/>
          </w:divBdr>
        </w:div>
        <w:div w:id="1186556374">
          <w:marLeft w:val="480"/>
          <w:marRight w:val="0"/>
          <w:marTop w:val="0"/>
          <w:marBottom w:val="0"/>
          <w:divBdr>
            <w:top w:val="none" w:sz="0" w:space="0" w:color="auto"/>
            <w:left w:val="none" w:sz="0" w:space="0" w:color="auto"/>
            <w:bottom w:val="none" w:sz="0" w:space="0" w:color="auto"/>
            <w:right w:val="none" w:sz="0" w:space="0" w:color="auto"/>
          </w:divBdr>
        </w:div>
        <w:div w:id="1217887699">
          <w:marLeft w:val="480"/>
          <w:marRight w:val="0"/>
          <w:marTop w:val="0"/>
          <w:marBottom w:val="0"/>
          <w:divBdr>
            <w:top w:val="none" w:sz="0" w:space="0" w:color="auto"/>
            <w:left w:val="none" w:sz="0" w:space="0" w:color="auto"/>
            <w:bottom w:val="none" w:sz="0" w:space="0" w:color="auto"/>
            <w:right w:val="none" w:sz="0" w:space="0" w:color="auto"/>
          </w:divBdr>
        </w:div>
        <w:div w:id="1233587661">
          <w:marLeft w:val="480"/>
          <w:marRight w:val="0"/>
          <w:marTop w:val="0"/>
          <w:marBottom w:val="0"/>
          <w:divBdr>
            <w:top w:val="none" w:sz="0" w:space="0" w:color="auto"/>
            <w:left w:val="none" w:sz="0" w:space="0" w:color="auto"/>
            <w:bottom w:val="none" w:sz="0" w:space="0" w:color="auto"/>
            <w:right w:val="none" w:sz="0" w:space="0" w:color="auto"/>
          </w:divBdr>
        </w:div>
        <w:div w:id="1258320803">
          <w:marLeft w:val="480"/>
          <w:marRight w:val="0"/>
          <w:marTop w:val="0"/>
          <w:marBottom w:val="0"/>
          <w:divBdr>
            <w:top w:val="none" w:sz="0" w:space="0" w:color="auto"/>
            <w:left w:val="none" w:sz="0" w:space="0" w:color="auto"/>
            <w:bottom w:val="none" w:sz="0" w:space="0" w:color="auto"/>
            <w:right w:val="none" w:sz="0" w:space="0" w:color="auto"/>
          </w:divBdr>
        </w:div>
        <w:div w:id="1308899029">
          <w:marLeft w:val="480"/>
          <w:marRight w:val="0"/>
          <w:marTop w:val="0"/>
          <w:marBottom w:val="0"/>
          <w:divBdr>
            <w:top w:val="none" w:sz="0" w:space="0" w:color="auto"/>
            <w:left w:val="none" w:sz="0" w:space="0" w:color="auto"/>
            <w:bottom w:val="none" w:sz="0" w:space="0" w:color="auto"/>
            <w:right w:val="none" w:sz="0" w:space="0" w:color="auto"/>
          </w:divBdr>
        </w:div>
        <w:div w:id="1335717347">
          <w:marLeft w:val="480"/>
          <w:marRight w:val="0"/>
          <w:marTop w:val="0"/>
          <w:marBottom w:val="0"/>
          <w:divBdr>
            <w:top w:val="none" w:sz="0" w:space="0" w:color="auto"/>
            <w:left w:val="none" w:sz="0" w:space="0" w:color="auto"/>
            <w:bottom w:val="none" w:sz="0" w:space="0" w:color="auto"/>
            <w:right w:val="none" w:sz="0" w:space="0" w:color="auto"/>
          </w:divBdr>
        </w:div>
        <w:div w:id="1447769343">
          <w:marLeft w:val="480"/>
          <w:marRight w:val="0"/>
          <w:marTop w:val="0"/>
          <w:marBottom w:val="0"/>
          <w:divBdr>
            <w:top w:val="none" w:sz="0" w:space="0" w:color="auto"/>
            <w:left w:val="none" w:sz="0" w:space="0" w:color="auto"/>
            <w:bottom w:val="none" w:sz="0" w:space="0" w:color="auto"/>
            <w:right w:val="none" w:sz="0" w:space="0" w:color="auto"/>
          </w:divBdr>
        </w:div>
        <w:div w:id="1478916650">
          <w:marLeft w:val="480"/>
          <w:marRight w:val="0"/>
          <w:marTop w:val="0"/>
          <w:marBottom w:val="0"/>
          <w:divBdr>
            <w:top w:val="none" w:sz="0" w:space="0" w:color="auto"/>
            <w:left w:val="none" w:sz="0" w:space="0" w:color="auto"/>
            <w:bottom w:val="none" w:sz="0" w:space="0" w:color="auto"/>
            <w:right w:val="none" w:sz="0" w:space="0" w:color="auto"/>
          </w:divBdr>
        </w:div>
        <w:div w:id="1494448265">
          <w:marLeft w:val="480"/>
          <w:marRight w:val="0"/>
          <w:marTop w:val="0"/>
          <w:marBottom w:val="0"/>
          <w:divBdr>
            <w:top w:val="none" w:sz="0" w:space="0" w:color="auto"/>
            <w:left w:val="none" w:sz="0" w:space="0" w:color="auto"/>
            <w:bottom w:val="none" w:sz="0" w:space="0" w:color="auto"/>
            <w:right w:val="none" w:sz="0" w:space="0" w:color="auto"/>
          </w:divBdr>
        </w:div>
        <w:div w:id="1651398505">
          <w:marLeft w:val="480"/>
          <w:marRight w:val="0"/>
          <w:marTop w:val="0"/>
          <w:marBottom w:val="0"/>
          <w:divBdr>
            <w:top w:val="none" w:sz="0" w:space="0" w:color="auto"/>
            <w:left w:val="none" w:sz="0" w:space="0" w:color="auto"/>
            <w:bottom w:val="none" w:sz="0" w:space="0" w:color="auto"/>
            <w:right w:val="none" w:sz="0" w:space="0" w:color="auto"/>
          </w:divBdr>
        </w:div>
        <w:div w:id="1670908585">
          <w:marLeft w:val="480"/>
          <w:marRight w:val="0"/>
          <w:marTop w:val="0"/>
          <w:marBottom w:val="0"/>
          <w:divBdr>
            <w:top w:val="none" w:sz="0" w:space="0" w:color="auto"/>
            <w:left w:val="none" w:sz="0" w:space="0" w:color="auto"/>
            <w:bottom w:val="none" w:sz="0" w:space="0" w:color="auto"/>
            <w:right w:val="none" w:sz="0" w:space="0" w:color="auto"/>
          </w:divBdr>
        </w:div>
        <w:div w:id="1681737687">
          <w:marLeft w:val="480"/>
          <w:marRight w:val="0"/>
          <w:marTop w:val="0"/>
          <w:marBottom w:val="0"/>
          <w:divBdr>
            <w:top w:val="none" w:sz="0" w:space="0" w:color="auto"/>
            <w:left w:val="none" w:sz="0" w:space="0" w:color="auto"/>
            <w:bottom w:val="none" w:sz="0" w:space="0" w:color="auto"/>
            <w:right w:val="none" w:sz="0" w:space="0" w:color="auto"/>
          </w:divBdr>
        </w:div>
        <w:div w:id="1720741745">
          <w:marLeft w:val="480"/>
          <w:marRight w:val="0"/>
          <w:marTop w:val="0"/>
          <w:marBottom w:val="0"/>
          <w:divBdr>
            <w:top w:val="none" w:sz="0" w:space="0" w:color="auto"/>
            <w:left w:val="none" w:sz="0" w:space="0" w:color="auto"/>
            <w:bottom w:val="none" w:sz="0" w:space="0" w:color="auto"/>
            <w:right w:val="none" w:sz="0" w:space="0" w:color="auto"/>
          </w:divBdr>
        </w:div>
        <w:div w:id="1734114474">
          <w:marLeft w:val="480"/>
          <w:marRight w:val="0"/>
          <w:marTop w:val="0"/>
          <w:marBottom w:val="0"/>
          <w:divBdr>
            <w:top w:val="none" w:sz="0" w:space="0" w:color="auto"/>
            <w:left w:val="none" w:sz="0" w:space="0" w:color="auto"/>
            <w:bottom w:val="none" w:sz="0" w:space="0" w:color="auto"/>
            <w:right w:val="none" w:sz="0" w:space="0" w:color="auto"/>
          </w:divBdr>
        </w:div>
        <w:div w:id="1781073099">
          <w:marLeft w:val="480"/>
          <w:marRight w:val="0"/>
          <w:marTop w:val="0"/>
          <w:marBottom w:val="0"/>
          <w:divBdr>
            <w:top w:val="none" w:sz="0" w:space="0" w:color="auto"/>
            <w:left w:val="none" w:sz="0" w:space="0" w:color="auto"/>
            <w:bottom w:val="none" w:sz="0" w:space="0" w:color="auto"/>
            <w:right w:val="none" w:sz="0" w:space="0" w:color="auto"/>
          </w:divBdr>
        </w:div>
        <w:div w:id="1825202225">
          <w:marLeft w:val="480"/>
          <w:marRight w:val="0"/>
          <w:marTop w:val="0"/>
          <w:marBottom w:val="0"/>
          <w:divBdr>
            <w:top w:val="none" w:sz="0" w:space="0" w:color="auto"/>
            <w:left w:val="none" w:sz="0" w:space="0" w:color="auto"/>
            <w:bottom w:val="none" w:sz="0" w:space="0" w:color="auto"/>
            <w:right w:val="none" w:sz="0" w:space="0" w:color="auto"/>
          </w:divBdr>
        </w:div>
        <w:div w:id="1861162680">
          <w:marLeft w:val="480"/>
          <w:marRight w:val="0"/>
          <w:marTop w:val="0"/>
          <w:marBottom w:val="0"/>
          <w:divBdr>
            <w:top w:val="none" w:sz="0" w:space="0" w:color="auto"/>
            <w:left w:val="none" w:sz="0" w:space="0" w:color="auto"/>
            <w:bottom w:val="none" w:sz="0" w:space="0" w:color="auto"/>
            <w:right w:val="none" w:sz="0" w:space="0" w:color="auto"/>
          </w:divBdr>
        </w:div>
        <w:div w:id="1903783510">
          <w:marLeft w:val="480"/>
          <w:marRight w:val="0"/>
          <w:marTop w:val="0"/>
          <w:marBottom w:val="0"/>
          <w:divBdr>
            <w:top w:val="none" w:sz="0" w:space="0" w:color="auto"/>
            <w:left w:val="none" w:sz="0" w:space="0" w:color="auto"/>
            <w:bottom w:val="none" w:sz="0" w:space="0" w:color="auto"/>
            <w:right w:val="none" w:sz="0" w:space="0" w:color="auto"/>
          </w:divBdr>
        </w:div>
        <w:div w:id="1992636724">
          <w:marLeft w:val="480"/>
          <w:marRight w:val="0"/>
          <w:marTop w:val="0"/>
          <w:marBottom w:val="0"/>
          <w:divBdr>
            <w:top w:val="none" w:sz="0" w:space="0" w:color="auto"/>
            <w:left w:val="none" w:sz="0" w:space="0" w:color="auto"/>
            <w:bottom w:val="none" w:sz="0" w:space="0" w:color="auto"/>
            <w:right w:val="none" w:sz="0" w:space="0" w:color="auto"/>
          </w:divBdr>
        </w:div>
        <w:div w:id="2019262270">
          <w:marLeft w:val="480"/>
          <w:marRight w:val="0"/>
          <w:marTop w:val="0"/>
          <w:marBottom w:val="0"/>
          <w:divBdr>
            <w:top w:val="none" w:sz="0" w:space="0" w:color="auto"/>
            <w:left w:val="none" w:sz="0" w:space="0" w:color="auto"/>
            <w:bottom w:val="none" w:sz="0" w:space="0" w:color="auto"/>
            <w:right w:val="none" w:sz="0" w:space="0" w:color="auto"/>
          </w:divBdr>
        </w:div>
        <w:div w:id="2030595391">
          <w:marLeft w:val="480"/>
          <w:marRight w:val="0"/>
          <w:marTop w:val="0"/>
          <w:marBottom w:val="0"/>
          <w:divBdr>
            <w:top w:val="none" w:sz="0" w:space="0" w:color="auto"/>
            <w:left w:val="none" w:sz="0" w:space="0" w:color="auto"/>
            <w:bottom w:val="none" w:sz="0" w:space="0" w:color="auto"/>
            <w:right w:val="none" w:sz="0" w:space="0" w:color="auto"/>
          </w:divBdr>
        </w:div>
        <w:div w:id="2032028399">
          <w:marLeft w:val="480"/>
          <w:marRight w:val="0"/>
          <w:marTop w:val="0"/>
          <w:marBottom w:val="0"/>
          <w:divBdr>
            <w:top w:val="none" w:sz="0" w:space="0" w:color="auto"/>
            <w:left w:val="none" w:sz="0" w:space="0" w:color="auto"/>
            <w:bottom w:val="none" w:sz="0" w:space="0" w:color="auto"/>
            <w:right w:val="none" w:sz="0" w:space="0" w:color="auto"/>
          </w:divBdr>
        </w:div>
        <w:div w:id="2072727385">
          <w:marLeft w:val="480"/>
          <w:marRight w:val="0"/>
          <w:marTop w:val="0"/>
          <w:marBottom w:val="0"/>
          <w:divBdr>
            <w:top w:val="none" w:sz="0" w:space="0" w:color="auto"/>
            <w:left w:val="none" w:sz="0" w:space="0" w:color="auto"/>
            <w:bottom w:val="none" w:sz="0" w:space="0" w:color="auto"/>
            <w:right w:val="none" w:sz="0" w:space="0" w:color="auto"/>
          </w:divBdr>
        </w:div>
        <w:div w:id="2116944100">
          <w:marLeft w:val="480"/>
          <w:marRight w:val="0"/>
          <w:marTop w:val="0"/>
          <w:marBottom w:val="0"/>
          <w:divBdr>
            <w:top w:val="none" w:sz="0" w:space="0" w:color="auto"/>
            <w:left w:val="none" w:sz="0" w:space="0" w:color="auto"/>
            <w:bottom w:val="none" w:sz="0" w:space="0" w:color="auto"/>
            <w:right w:val="none" w:sz="0" w:space="0" w:color="auto"/>
          </w:divBdr>
        </w:div>
        <w:div w:id="2141075257">
          <w:marLeft w:val="480"/>
          <w:marRight w:val="0"/>
          <w:marTop w:val="0"/>
          <w:marBottom w:val="0"/>
          <w:divBdr>
            <w:top w:val="none" w:sz="0" w:space="0" w:color="auto"/>
            <w:left w:val="none" w:sz="0" w:space="0" w:color="auto"/>
            <w:bottom w:val="none" w:sz="0" w:space="0" w:color="auto"/>
            <w:right w:val="none" w:sz="0" w:space="0" w:color="auto"/>
          </w:divBdr>
        </w:div>
      </w:divsChild>
    </w:div>
    <w:div w:id="1766417830">
      <w:marLeft w:val="480"/>
      <w:marRight w:val="0"/>
      <w:marTop w:val="0"/>
      <w:marBottom w:val="0"/>
      <w:divBdr>
        <w:top w:val="none" w:sz="0" w:space="0" w:color="auto"/>
        <w:left w:val="none" w:sz="0" w:space="0" w:color="auto"/>
        <w:bottom w:val="none" w:sz="0" w:space="0" w:color="auto"/>
        <w:right w:val="none" w:sz="0" w:space="0" w:color="auto"/>
      </w:divBdr>
    </w:div>
    <w:div w:id="1766464005">
      <w:bodyDiv w:val="1"/>
      <w:marLeft w:val="0"/>
      <w:marRight w:val="0"/>
      <w:marTop w:val="0"/>
      <w:marBottom w:val="0"/>
      <w:divBdr>
        <w:top w:val="none" w:sz="0" w:space="0" w:color="auto"/>
        <w:left w:val="none" w:sz="0" w:space="0" w:color="auto"/>
        <w:bottom w:val="none" w:sz="0" w:space="0" w:color="auto"/>
        <w:right w:val="none" w:sz="0" w:space="0" w:color="auto"/>
      </w:divBdr>
    </w:div>
    <w:div w:id="1767918491">
      <w:bodyDiv w:val="1"/>
      <w:marLeft w:val="0"/>
      <w:marRight w:val="0"/>
      <w:marTop w:val="0"/>
      <w:marBottom w:val="0"/>
      <w:divBdr>
        <w:top w:val="none" w:sz="0" w:space="0" w:color="auto"/>
        <w:left w:val="none" w:sz="0" w:space="0" w:color="auto"/>
        <w:bottom w:val="none" w:sz="0" w:space="0" w:color="auto"/>
        <w:right w:val="none" w:sz="0" w:space="0" w:color="auto"/>
      </w:divBdr>
    </w:div>
    <w:div w:id="1768115247">
      <w:bodyDiv w:val="1"/>
      <w:marLeft w:val="0"/>
      <w:marRight w:val="0"/>
      <w:marTop w:val="0"/>
      <w:marBottom w:val="0"/>
      <w:divBdr>
        <w:top w:val="none" w:sz="0" w:space="0" w:color="auto"/>
        <w:left w:val="none" w:sz="0" w:space="0" w:color="auto"/>
        <w:bottom w:val="none" w:sz="0" w:space="0" w:color="auto"/>
        <w:right w:val="none" w:sz="0" w:space="0" w:color="auto"/>
      </w:divBdr>
      <w:divsChild>
        <w:div w:id="126702026">
          <w:marLeft w:val="480"/>
          <w:marRight w:val="0"/>
          <w:marTop w:val="0"/>
          <w:marBottom w:val="0"/>
          <w:divBdr>
            <w:top w:val="none" w:sz="0" w:space="0" w:color="auto"/>
            <w:left w:val="none" w:sz="0" w:space="0" w:color="auto"/>
            <w:bottom w:val="none" w:sz="0" w:space="0" w:color="auto"/>
            <w:right w:val="none" w:sz="0" w:space="0" w:color="auto"/>
          </w:divBdr>
        </w:div>
        <w:div w:id="159347223">
          <w:marLeft w:val="480"/>
          <w:marRight w:val="0"/>
          <w:marTop w:val="0"/>
          <w:marBottom w:val="0"/>
          <w:divBdr>
            <w:top w:val="none" w:sz="0" w:space="0" w:color="auto"/>
            <w:left w:val="none" w:sz="0" w:space="0" w:color="auto"/>
            <w:bottom w:val="none" w:sz="0" w:space="0" w:color="auto"/>
            <w:right w:val="none" w:sz="0" w:space="0" w:color="auto"/>
          </w:divBdr>
        </w:div>
        <w:div w:id="160704784">
          <w:marLeft w:val="480"/>
          <w:marRight w:val="0"/>
          <w:marTop w:val="0"/>
          <w:marBottom w:val="0"/>
          <w:divBdr>
            <w:top w:val="none" w:sz="0" w:space="0" w:color="auto"/>
            <w:left w:val="none" w:sz="0" w:space="0" w:color="auto"/>
            <w:bottom w:val="none" w:sz="0" w:space="0" w:color="auto"/>
            <w:right w:val="none" w:sz="0" w:space="0" w:color="auto"/>
          </w:divBdr>
        </w:div>
        <w:div w:id="172648866">
          <w:marLeft w:val="480"/>
          <w:marRight w:val="0"/>
          <w:marTop w:val="0"/>
          <w:marBottom w:val="0"/>
          <w:divBdr>
            <w:top w:val="none" w:sz="0" w:space="0" w:color="auto"/>
            <w:left w:val="none" w:sz="0" w:space="0" w:color="auto"/>
            <w:bottom w:val="none" w:sz="0" w:space="0" w:color="auto"/>
            <w:right w:val="none" w:sz="0" w:space="0" w:color="auto"/>
          </w:divBdr>
        </w:div>
        <w:div w:id="240793834">
          <w:marLeft w:val="480"/>
          <w:marRight w:val="0"/>
          <w:marTop w:val="0"/>
          <w:marBottom w:val="0"/>
          <w:divBdr>
            <w:top w:val="none" w:sz="0" w:space="0" w:color="auto"/>
            <w:left w:val="none" w:sz="0" w:space="0" w:color="auto"/>
            <w:bottom w:val="none" w:sz="0" w:space="0" w:color="auto"/>
            <w:right w:val="none" w:sz="0" w:space="0" w:color="auto"/>
          </w:divBdr>
        </w:div>
        <w:div w:id="282074700">
          <w:marLeft w:val="480"/>
          <w:marRight w:val="0"/>
          <w:marTop w:val="0"/>
          <w:marBottom w:val="0"/>
          <w:divBdr>
            <w:top w:val="none" w:sz="0" w:space="0" w:color="auto"/>
            <w:left w:val="none" w:sz="0" w:space="0" w:color="auto"/>
            <w:bottom w:val="none" w:sz="0" w:space="0" w:color="auto"/>
            <w:right w:val="none" w:sz="0" w:space="0" w:color="auto"/>
          </w:divBdr>
        </w:div>
        <w:div w:id="294727213">
          <w:marLeft w:val="480"/>
          <w:marRight w:val="0"/>
          <w:marTop w:val="0"/>
          <w:marBottom w:val="0"/>
          <w:divBdr>
            <w:top w:val="none" w:sz="0" w:space="0" w:color="auto"/>
            <w:left w:val="none" w:sz="0" w:space="0" w:color="auto"/>
            <w:bottom w:val="none" w:sz="0" w:space="0" w:color="auto"/>
            <w:right w:val="none" w:sz="0" w:space="0" w:color="auto"/>
          </w:divBdr>
        </w:div>
        <w:div w:id="419564308">
          <w:marLeft w:val="480"/>
          <w:marRight w:val="0"/>
          <w:marTop w:val="0"/>
          <w:marBottom w:val="0"/>
          <w:divBdr>
            <w:top w:val="none" w:sz="0" w:space="0" w:color="auto"/>
            <w:left w:val="none" w:sz="0" w:space="0" w:color="auto"/>
            <w:bottom w:val="none" w:sz="0" w:space="0" w:color="auto"/>
            <w:right w:val="none" w:sz="0" w:space="0" w:color="auto"/>
          </w:divBdr>
        </w:div>
        <w:div w:id="443042534">
          <w:marLeft w:val="480"/>
          <w:marRight w:val="0"/>
          <w:marTop w:val="0"/>
          <w:marBottom w:val="0"/>
          <w:divBdr>
            <w:top w:val="none" w:sz="0" w:space="0" w:color="auto"/>
            <w:left w:val="none" w:sz="0" w:space="0" w:color="auto"/>
            <w:bottom w:val="none" w:sz="0" w:space="0" w:color="auto"/>
            <w:right w:val="none" w:sz="0" w:space="0" w:color="auto"/>
          </w:divBdr>
        </w:div>
        <w:div w:id="456529541">
          <w:marLeft w:val="480"/>
          <w:marRight w:val="0"/>
          <w:marTop w:val="0"/>
          <w:marBottom w:val="0"/>
          <w:divBdr>
            <w:top w:val="none" w:sz="0" w:space="0" w:color="auto"/>
            <w:left w:val="none" w:sz="0" w:space="0" w:color="auto"/>
            <w:bottom w:val="none" w:sz="0" w:space="0" w:color="auto"/>
            <w:right w:val="none" w:sz="0" w:space="0" w:color="auto"/>
          </w:divBdr>
        </w:div>
        <w:div w:id="524100815">
          <w:marLeft w:val="480"/>
          <w:marRight w:val="0"/>
          <w:marTop w:val="0"/>
          <w:marBottom w:val="0"/>
          <w:divBdr>
            <w:top w:val="none" w:sz="0" w:space="0" w:color="auto"/>
            <w:left w:val="none" w:sz="0" w:space="0" w:color="auto"/>
            <w:bottom w:val="none" w:sz="0" w:space="0" w:color="auto"/>
            <w:right w:val="none" w:sz="0" w:space="0" w:color="auto"/>
          </w:divBdr>
        </w:div>
        <w:div w:id="529220429">
          <w:marLeft w:val="480"/>
          <w:marRight w:val="0"/>
          <w:marTop w:val="0"/>
          <w:marBottom w:val="0"/>
          <w:divBdr>
            <w:top w:val="none" w:sz="0" w:space="0" w:color="auto"/>
            <w:left w:val="none" w:sz="0" w:space="0" w:color="auto"/>
            <w:bottom w:val="none" w:sz="0" w:space="0" w:color="auto"/>
            <w:right w:val="none" w:sz="0" w:space="0" w:color="auto"/>
          </w:divBdr>
        </w:div>
        <w:div w:id="537935212">
          <w:marLeft w:val="480"/>
          <w:marRight w:val="0"/>
          <w:marTop w:val="0"/>
          <w:marBottom w:val="0"/>
          <w:divBdr>
            <w:top w:val="none" w:sz="0" w:space="0" w:color="auto"/>
            <w:left w:val="none" w:sz="0" w:space="0" w:color="auto"/>
            <w:bottom w:val="none" w:sz="0" w:space="0" w:color="auto"/>
            <w:right w:val="none" w:sz="0" w:space="0" w:color="auto"/>
          </w:divBdr>
        </w:div>
        <w:div w:id="582449523">
          <w:marLeft w:val="480"/>
          <w:marRight w:val="0"/>
          <w:marTop w:val="0"/>
          <w:marBottom w:val="0"/>
          <w:divBdr>
            <w:top w:val="none" w:sz="0" w:space="0" w:color="auto"/>
            <w:left w:val="none" w:sz="0" w:space="0" w:color="auto"/>
            <w:bottom w:val="none" w:sz="0" w:space="0" w:color="auto"/>
            <w:right w:val="none" w:sz="0" w:space="0" w:color="auto"/>
          </w:divBdr>
        </w:div>
        <w:div w:id="603462271">
          <w:marLeft w:val="480"/>
          <w:marRight w:val="0"/>
          <w:marTop w:val="0"/>
          <w:marBottom w:val="0"/>
          <w:divBdr>
            <w:top w:val="none" w:sz="0" w:space="0" w:color="auto"/>
            <w:left w:val="none" w:sz="0" w:space="0" w:color="auto"/>
            <w:bottom w:val="none" w:sz="0" w:space="0" w:color="auto"/>
            <w:right w:val="none" w:sz="0" w:space="0" w:color="auto"/>
          </w:divBdr>
        </w:div>
        <w:div w:id="611013092">
          <w:marLeft w:val="480"/>
          <w:marRight w:val="0"/>
          <w:marTop w:val="0"/>
          <w:marBottom w:val="0"/>
          <w:divBdr>
            <w:top w:val="none" w:sz="0" w:space="0" w:color="auto"/>
            <w:left w:val="none" w:sz="0" w:space="0" w:color="auto"/>
            <w:bottom w:val="none" w:sz="0" w:space="0" w:color="auto"/>
            <w:right w:val="none" w:sz="0" w:space="0" w:color="auto"/>
          </w:divBdr>
        </w:div>
        <w:div w:id="632565789">
          <w:marLeft w:val="480"/>
          <w:marRight w:val="0"/>
          <w:marTop w:val="0"/>
          <w:marBottom w:val="0"/>
          <w:divBdr>
            <w:top w:val="none" w:sz="0" w:space="0" w:color="auto"/>
            <w:left w:val="none" w:sz="0" w:space="0" w:color="auto"/>
            <w:bottom w:val="none" w:sz="0" w:space="0" w:color="auto"/>
            <w:right w:val="none" w:sz="0" w:space="0" w:color="auto"/>
          </w:divBdr>
        </w:div>
        <w:div w:id="639116778">
          <w:marLeft w:val="480"/>
          <w:marRight w:val="0"/>
          <w:marTop w:val="0"/>
          <w:marBottom w:val="0"/>
          <w:divBdr>
            <w:top w:val="none" w:sz="0" w:space="0" w:color="auto"/>
            <w:left w:val="none" w:sz="0" w:space="0" w:color="auto"/>
            <w:bottom w:val="none" w:sz="0" w:space="0" w:color="auto"/>
            <w:right w:val="none" w:sz="0" w:space="0" w:color="auto"/>
          </w:divBdr>
        </w:div>
        <w:div w:id="642735659">
          <w:marLeft w:val="480"/>
          <w:marRight w:val="0"/>
          <w:marTop w:val="0"/>
          <w:marBottom w:val="0"/>
          <w:divBdr>
            <w:top w:val="none" w:sz="0" w:space="0" w:color="auto"/>
            <w:left w:val="none" w:sz="0" w:space="0" w:color="auto"/>
            <w:bottom w:val="none" w:sz="0" w:space="0" w:color="auto"/>
            <w:right w:val="none" w:sz="0" w:space="0" w:color="auto"/>
          </w:divBdr>
        </w:div>
        <w:div w:id="665744482">
          <w:marLeft w:val="480"/>
          <w:marRight w:val="0"/>
          <w:marTop w:val="0"/>
          <w:marBottom w:val="0"/>
          <w:divBdr>
            <w:top w:val="none" w:sz="0" w:space="0" w:color="auto"/>
            <w:left w:val="none" w:sz="0" w:space="0" w:color="auto"/>
            <w:bottom w:val="none" w:sz="0" w:space="0" w:color="auto"/>
            <w:right w:val="none" w:sz="0" w:space="0" w:color="auto"/>
          </w:divBdr>
        </w:div>
        <w:div w:id="735007318">
          <w:marLeft w:val="480"/>
          <w:marRight w:val="0"/>
          <w:marTop w:val="0"/>
          <w:marBottom w:val="0"/>
          <w:divBdr>
            <w:top w:val="none" w:sz="0" w:space="0" w:color="auto"/>
            <w:left w:val="none" w:sz="0" w:space="0" w:color="auto"/>
            <w:bottom w:val="none" w:sz="0" w:space="0" w:color="auto"/>
            <w:right w:val="none" w:sz="0" w:space="0" w:color="auto"/>
          </w:divBdr>
        </w:div>
        <w:div w:id="742605145">
          <w:marLeft w:val="480"/>
          <w:marRight w:val="0"/>
          <w:marTop w:val="0"/>
          <w:marBottom w:val="0"/>
          <w:divBdr>
            <w:top w:val="none" w:sz="0" w:space="0" w:color="auto"/>
            <w:left w:val="none" w:sz="0" w:space="0" w:color="auto"/>
            <w:bottom w:val="none" w:sz="0" w:space="0" w:color="auto"/>
            <w:right w:val="none" w:sz="0" w:space="0" w:color="auto"/>
          </w:divBdr>
        </w:div>
        <w:div w:id="849873937">
          <w:marLeft w:val="480"/>
          <w:marRight w:val="0"/>
          <w:marTop w:val="0"/>
          <w:marBottom w:val="0"/>
          <w:divBdr>
            <w:top w:val="none" w:sz="0" w:space="0" w:color="auto"/>
            <w:left w:val="none" w:sz="0" w:space="0" w:color="auto"/>
            <w:bottom w:val="none" w:sz="0" w:space="0" w:color="auto"/>
            <w:right w:val="none" w:sz="0" w:space="0" w:color="auto"/>
          </w:divBdr>
        </w:div>
        <w:div w:id="850340496">
          <w:marLeft w:val="480"/>
          <w:marRight w:val="0"/>
          <w:marTop w:val="0"/>
          <w:marBottom w:val="0"/>
          <w:divBdr>
            <w:top w:val="none" w:sz="0" w:space="0" w:color="auto"/>
            <w:left w:val="none" w:sz="0" w:space="0" w:color="auto"/>
            <w:bottom w:val="none" w:sz="0" w:space="0" w:color="auto"/>
            <w:right w:val="none" w:sz="0" w:space="0" w:color="auto"/>
          </w:divBdr>
        </w:div>
        <w:div w:id="859271858">
          <w:marLeft w:val="480"/>
          <w:marRight w:val="0"/>
          <w:marTop w:val="0"/>
          <w:marBottom w:val="0"/>
          <w:divBdr>
            <w:top w:val="none" w:sz="0" w:space="0" w:color="auto"/>
            <w:left w:val="none" w:sz="0" w:space="0" w:color="auto"/>
            <w:bottom w:val="none" w:sz="0" w:space="0" w:color="auto"/>
            <w:right w:val="none" w:sz="0" w:space="0" w:color="auto"/>
          </w:divBdr>
        </w:div>
        <w:div w:id="880632810">
          <w:marLeft w:val="480"/>
          <w:marRight w:val="0"/>
          <w:marTop w:val="0"/>
          <w:marBottom w:val="0"/>
          <w:divBdr>
            <w:top w:val="none" w:sz="0" w:space="0" w:color="auto"/>
            <w:left w:val="none" w:sz="0" w:space="0" w:color="auto"/>
            <w:bottom w:val="none" w:sz="0" w:space="0" w:color="auto"/>
            <w:right w:val="none" w:sz="0" w:space="0" w:color="auto"/>
          </w:divBdr>
        </w:div>
        <w:div w:id="1151094011">
          <w:marLeft w:val="480"/>
          <w:marRight w:val="0"/>
          <w:marTop w:val="0"/>
          <w:marBottom w:val="0"/>
          <w:divBdr>
            <w:top w:val="none" w:sz="0" w:space="0" w:color="auto"/>
            <w:left w:val="none" w:sz="0" w:space="0" w:color="auto"/>
            <w:bottom w:val="none" w:sz="0" w:space="0" w:color="auto"/>
            <w:right w:val="none" w:sz="0" w:space="0" w:color="auto"/>
          </w:divBdr>
        </w:div>
        <w:div w:id="1153060746">
          <w:marLeft w:val="480"/>
          <w:marRight w:val="0"/>
          <w:marTop w:val="0"/>
          <w:marBottom w:val="0"/>
          <w:divBdr>
            <w:top w:val="none" w:sz="0" w:space="0" w:color="auto"/>
            <w:left w:val="none" w:sz="0" w:space="0" w:color="auto"/>
            <w:bottom w:val="none" w:sz="0" w:space="0" w:color="auto"/>
            <w:right w:val="none" w:sz="0" w:space="0" w:color="auto"/>
          </w:divBdr>
        </w:div>
        <w:div w:id="1347561783">
          <w:marLeft w:val="480"/>
          <w:marRight w:val="0"/>
          <w:marTop w:val="0"/>
          <w:marBottom w:val="0"/>
          <w:divBdr>
            <w:top w:val="none" w:sz="0" w:space="0" w:color="auto"/>
            <w:left w:val="none" w:sz="0" w:space="0" w:color="auto"/>
            <w:bottom w:val="none" w:sz="0" w:space="0" w:color="auto"/>
            <w:right w:val="none" w:sz="0" w:space="0" w:color="auto"/>
          </w:divBdr>
        </w:div>
        <w:div w:id="1349255901">
          <w:marLeft w:val="480"/>
          <w:marRight w:val="0"/>
          <w:marTop w:val="0"/>
          <w:marBottom w:val="0"/>
          <w:divBdr>
            <w:top w:val="none" w:sz="0" w:space="0" w:color="auto"/>
            <w:left w:val="none" w:sz="0" w:space="0" w:color="auto"/>
            <w:bottom w:val="none" w:sz="0" w:space="0" w:color="auto"/>
            <w:right w:val="none" w:sz="0" w:space="0" w:color="auto"/>
          </w:divBdr>
        </w:div>
        <w:div w:id="1385062546">
          <w:marLeft w:val="480"/>
          <w:marRight w:val="0"/>
          <w:marTop w:val="0"/>
          <w:marBottom w:val="0"/>
          <w:divBdr>
            <w:top w:val="none" w:sz="0" w:space="0" w:color="auto"/>
            <w:left w:val="none" w:sz="0" w:space="0" w:color="auto"/>
            <w:bottom w:val="none" w:sz="0" w:space="0" w:color="auto"/>
            <w:right w:val="none" w:sz="0" w:space="0" w:color="auto"/>
          </w:divBdr>
        </w:div>
        <w:div w:id="1428620850">
          <w:marLeft w:val="480"/>
          <w:marRight w:val="0"/>
          <w:marTop w:val="0"/>
          <w:marBottom w:val="0"/>
          <w:divBdr>
            <w:top w:val="none" w:sz="0" w:space="0" w:color="auto"/>
            <w:left w:val="none" w:sz="0" w:space="0" w:color="auto"/>
            <w:bottom w:val="none" w:sz="0" w:space="0" w:color="auto"/>
            <w:right w:val="none" w:sz="0" w:space="0" w:color="auto"/>
          </w:divBdr>
        </w:div>
        <w:div w:id="1431006513">
          <w:marLeft w:val="480"/>
          <w:marRight w:val="0"/>
          <w:marTop w:val="0"/>
          <w:marBottom w:val="0"/>
          <w:divBdr>
            <w:top w:val="none" w:sz="0" w:space="0" w:color="auto"/>
            <w:left w:val="none" w:sz="0" w:space="0" w:color="auto"/>
            <w:bottom w:val="none" w:sz="0" w:space="0" w:color="auto"/>
            <w:right w:val="none" w:sz="0" w:space="0" w:color="auto"/>
          </w:divBdr>
        </w:div>
        <w:div w:id="1432159703">
          <w:marLeft w:val="480"/>
          <w:marRight w:val="0"/>
          <w:marTop w:val="0"/>
          <w:marBottom w:val="0"/>
          <w:divBdr>
            <w:top w:val="none" w:sz="0" w:space="0" w:color="auto"/>
            <w:left w:val="none" w:sz="0" w:space="0" w:color="auto"/>
            <w:bottom w:val="none" w:sz="0" w:space="0" w:color="auto"/>
            <w:right w:val="none" w:sz="0" w:space="0" w:color="auto"/>
          </w:divBdr>
        </w:div>
        <w:div w:id="1433474002">
          <w:marLeft w:val="480"/>
          <w:marRight w:val="0"/>
          <w:marTop w:val="0"/>
          <w:marBottom w:val="0"/>
          <w:divBdr>
            <w:top w:val="none" w:sz="0" w:space="0" w:color="auto"/>
            <w:left w:val="none" w:sz="0" w:space="0" w:color="auto"/>
            <w:bottom w:val="none" w:sz="0" w:space="0" w:color="auto"/>
            <w:right w:val="none" w:sz="0" w:space="0" w:color="auto"/>
          </w:divBdr>
        </w:div>
        <w:div w:id="1440760017">
          <w:marLeft w:val="480"/>
          <w:marRight w:val="0"/>
          <w:marTop w:val="0"/>
          <w:marBottom w:val="0"/>
          <w:divBdr>
            <w:top w:val="none" w:sz="0" w:space="0" w:color="auto"/>
            <w:left w:val="none" w:sz="0" w:space="0" w:color="auto"/>
            <w:bottom w:val="none" w:sz="0" w:space="0" w:color="auto"/>
            <w:right w:val="none" w:sz="0" w:space="0" w:color="auto"/>
          </w:divBdr>
        </w:div>
        <w:div w:id="1587113491">
          <w:marLeft w:val="480"/>
          <w:marRight w:val="0"/>
          <w:marTop w:val="0"/>
          <w:marBottom w:val="0"/>
          <w:divBdr>
            <w:top w:val="none" w:sz="0" w:space="0" w:color="auto"/>
            <w:left w:val="none" w:sz="0" w:space="0" w:color="auto"/>
            <w:bottom w:val="none" w:sz="0" w:space="0" w:color="auto"/>
            <w:right w:val="none" w:sz="0" w:space="0" w:color="auto"/>
          </w:divBdr>
        </w:div>
        <w:div w:id="1601378019">
          <w:marLeft w:val="480"/>
          <w:marRight w:val="0"/>
          <w:marTop w:val="0"/>
          <w:marBottom w:val="0"/>
          <w:divBdr>
            <w:top w:val="none" w:sz="0" w:space="0" w:color="auto"/>
            <w:left w:val="none" w:sz="0" w:space="0" w:color="auto"/>
            <w:bottom w:val="none" w:sz="0" w:space="0" w:color="auto"/>
            <w:right w:val="none" w:sz="0" w:space="0" w:color="auto"/>
          </w:divBdr>
        </w:div>
        <w:div w:id="1646277590">
          <w:marLeft w:val="480"/>
          <w:marRight w:val="0"/>
          <w:marTop w:val="0"/>
          <w:marBottom w:val="0"/>
          <w:divBdr>
            <w:top w:val="none" w:sz="0" w:space="0" w:color="auto"/>
            <w:left w:val="none" w:sz="0" w:space="0" w:color="auto"/>
            <w:bottom w:val="none" w:sz="0" w:space="0" w:color="auto"/>
            <w:right w:val="none" w:sz="0" w:space="0" w:color="auto"/>
          </w:divBdr>
        </w:div>
        <w:div w:id="1676566820">
          <w:marLeft w:val="480"/>
          <w:marRight w:val="0"/>
          <w:marTop w:val="0"/>
          <w:marBottom w:val="0"/>
          <w:divBdr>
            <w:top w:val="none" w:sz="0" w:space="0" w:color="auto"/>
            <w:left w:val="none" w:sz="0" w:space="0" w:color="auto"/>
            <w:bottom w:val="none" w:sz="0" w:space="0" w:color="auto"/>
            <w:right w:val="none" w:sz="0" w:space="0" w:color="auto"/>
          </w:divBdr>
        </w:div>
        <w:div w:id="1687562251">
          <w:marLeft w:val="480"/>
          <w:marRight w:val="0"/>
          <w:marTop w:val="0"/>
          <w:marBottom w:val="0"/>
          <w:divBdr>
            <w:top w:val="none" w:sz="0" w:space="0" w:color="auto"/>
            <w:left w:val="none" w:sz="0" w:space="0" w:color="auto"/>
            <w:bottom w:val="none" w:sz="0" w:space="0" w:color="auto"/>
            <w:right w:val="none" w:sz="0" w:space="0" w:color="auto"/>
          </w:divBdr>
        </w:div>
        <w:div w:id="1800108198">
          <w:marLeft w:val="480"/>
          <w:marRight w:val="0"/>
          <w:marTop w:val="0"/>
          <w:marBottom w:val="0"/>
          <w:divBdr>
            <w:top w:val="none" w:sz="0" w:space="0" w:color="auto"/>
            <w:left w:val="none" w:sz="0" w:space="0" w:color="auto"/>
            <w:bottom w:val="none" w:sz="0" w:space="0" w:color="auto"/>
            <w:right w:val="none" w:sz="0" w:space="0" w:color="auto"/>
          </w:divBdr>
        </w:div>
        <w:div w:id="1817800749">
          <w:marLeft w:val="480"/>
          <w:marRight w:val="0"/>
          <w:marTop w:val="0"/>
          <w:marBottom w:val="0"/>
          <w:divBdr>
            <w:top w:val="none" w:sz="0" w:space="0" w:color="auto"/>
            <w:left w:val="none" w:sz="0" w:space="0" w:color="auto"/>
            <w:bottom w:val="none" w:sz="0" w:space="0" w:color="auto"/>
            <w:right w:val="none" w:sz="0" w:space="0" w:color="auto"/>
          </w:divBdr>
        </w:div>
        <w:div w:id="1817910700">
          <w:marLeft w:val="480"/>
          <w:marRight w:val="0"/>
          <w:marTop w:val="0"/>
          <w:marBottom w:val="0"/>
          <w:divBdr>
            <w:top w:val="none" w:sz="0" w:space="0" w:color="auto"/>
            <w:left w:val="none" w:sz="0" w:space="0" w:color="auto"/>
            <w:bottom w:val="none" w:sz="0" w:space="0" w:color="auto"/>
            <w:right w:val="none" w:sz="0" w:space="0" w:color="auto"/>
          </w:divBdr>
        </w:div>
        <w:div w:id="1849905956">
          <w:marLeft w:val="480"/>
          <w:marRight w:val="0"/>
          <w:marTop w:val="0"/>
          <w:marBottom w:val="0"/>
          <w:divBdr>
            <w:top w:val="none" w:sz="0" w:space="0" w:color="auto"/>
            <w:left w:val="none" w:sz="0" w:space="0" w:color="auto"/>
            <w:bottom w:val="none" w:sz="0" w:space="0" w:color="auto"/>
            <w:right w:val="none" w:sz="0" w:space="0" w:color="auto"/>
          </w:divBdr>
        </w:div>
        <w:div w:id="1880897446">
          <w:marLeft w:val="480"/>
          <w:marRight w:val="0"/>
          <w:marTop w:val="0"/>
          <w:marBottom w:val="0"/>
          <w:divBdr>
            <w:top w:val="none" w:sz="0" w:space="0" w:color="auto"/>
            <w:left w:val="none" w:sz="0" w:space="0" w:color="auto"/>
            <w:bottom w:val="none" w:sz="0" w:space="0" w:color="auto"/>
            <w:right w:val="none" w:sz="0" w:space="0" w:color="auto"/>
          </w:divBdr>
        </w:div>
        <w:div w:id="1920942535">
          <w:marLeft w:val="480"/>
          <w:marRight w:val="0"/>
          <w:marTop w:val="0"/>
          <w:marBottom w:val="0"/>
          <w:divBdr>
            <w:top w:val="none" w:sz="0" w:space="0" w:color="auto"/>
            <w:left w:val="none" w:sz="0" w:space="0" w:color="auto"/>
            <w:bottom w:val="none" w:sz="0" w:space="0" w:color="auto"/>
            <w:right w:val="none" w:sz="0" w:space="0" w:color="auto"/>
          </w:divBdr>
        </w:div>
        <w:div w:id="1972440253">
          <w:marLeft w:val="480"/>
          <w:marRight w:val="0"/>
          <w:marTop w:val="0"/>
          <w:marBottom w:val="0"/>
          <w:divBdr>
            <w:top w:val="none" w:sz="0" w:space="0" w:color="auto"/>
            <w:left w:val="none" w:sz="0" w:space="0" w:color="auto"/>
            <w:bottom w:val="none" w:sz="0" w:space="0" w:color="auto"/>
            <w:right w:val="none" w:sz="0" w:space="0" w:color="auto"/>
          </w:divBdr>
        </w:div>
        <w:div w:id="1973099300">
          <w:marLeft w:val="480"/>
          <w:marRight w:val="0"/>
          <w:marTop w:val="0"/>
          <w:marBottom w:val="0"/>
          <w:divBdr>
            <w:top w:val="none" w:sz="0" w:space="0" w:color="auto"/>
            <w:left w:val="none" w:sz="0" w:space="0" w:color="auto"/>
            <w:bottom w:val="none" w:sz="0" w:space="0" w:color="auto"/>
            <w:right w:val="none" w:sz="0" w:space="0" w:color="auto"/>
          </w:divBdr>
        </w:div>
        <w:div w:id="1981111525">
          <w:marLeft w:val="480"/>
          <w:marRight w:val="0"/>
          <w:marTop w:val="0"/>
          <w:marBottom w:val="0"/>
          <w:divBdr>
            <w:top w:val="none" w:sz="0" w:space="0" w:color="auto"/>
            <w:left w:val="none" w:sz="0" w:space="0" w:color="auto"/>
            <w:bottom w:val="none" w:sz="0" w:space="0" w:color="auto"/>
            <w:right w:val="none" w:sz="0" w:space="0" w:color="auto"/>
          </w:divBdr>
        </w:div>
        <w:div w:id="2081950224">
          <w:marLeft w:val="480"/>
          <w:marRight w:val="0"/>
          <w:marTop w:val="0"/>
          <w:marBottom w:val="0"/>
          <w:divBdr>
            <w:top w:val="none" w:sz="0" w:space="0" w:color="auto"/>
            <w:left w:val="none" w:sz="0" w:space="0" w:color="auto"/>
            <w:bottom w:val="none" w:sz="0" w:space="0" w:color="auto"/>
            <w:right w:val="none" w:sz="0" w:space="0" w:color="auto"/>
          </w:divBdr>
        </w:div>
      </w:divsChild>
    </w:div>
    <w:div w:id="1769883771">
      <w:bodyDiv w:val="1"/>
      <w:marLeft w:val="0"/>
      <w:marRight w:val="0"/>
      <w:marTop w:val="0"/>
      <w:marBottom w:val="0"/>
      <w:divBdr>
        <w:top w:val="none" w:sz="0" w:space="0" w:color="auto"/>
        <w:left w:val="none" w:sz="0" w:space="0" w:color="auto"/>
        <w:bottom w:val="none" w:sz="0" w:space="0" w:color="auto"/>
        <w:right w:val="none" w:sz="0" w:space="0" w:color="auto"/>
      </w:divBdr>
    </w:div>
    <w:div w:id="1770544936">
      <w:marLeft w:val="480"/>
      <w:marRight w:val="0"/>
      <w:marTop w:val="0"/>
      <w:marBottom w:val="0"/>
      <w:divBdr>
        <w:top w:val="none" w:sz="0" w:space="0" w:color="auto"/>
        <w:left w:val="none" w:sz="0" w:space="0" w:color="auto"/>
        <w:bottom w:val="none" w:sz="0" w:space="0" w:color="auto"/>
        <w:right w:val="none" w:sz="0" w:space="0" w:color="auto"/>
      </w:divBdr>
    </w:div>
    <w:div w:id="1771781037">
      <w:marLeft w:val="640"/>
      <w:marRight w:val="0"/>
      <w:marTop w:val="0"/>
      <w:marBottom w:val="0"/>
      <w:divBdr>
        <w:top w:val="none" w:sz="0" w:space="0" w:color="auto"/>
        <w:left w:val="none" w:sz="0" w:space="0" w:color="auto"/>
        <w:bottom w:val="none" w:sz="0" w:space="0" w:color="auto"/>
        <w:right w:val="none" w:sz="0" w:space="0" w:color="auto"/>
      </w:divBdr>
    </w:div>
    <w:div w:id="1772896456">
      <w:marLeft w:val="480"/>
      <w:marRight w:val="0"/>
      <w:marTop w:val="0"/>
      <w:marBottom w:val="0"/>
      <w:divBdr>
        <w:top w:val="none" w:sz="0" w:space="0" w:color="auto"/>
        <w:left w:val="none" w:sz="0" w:space="0" w:color="auto"/>
        <w:bottom w:val="none" w:sz="0" w:space="0" w:color="auto"/>
        <w:right w:val="none" w:sz="0" w:space="0" w:color="auto"/>
      </w:divBdr>
    </w:div>
    <w:div w:id="1773236322">
      <w:marLeft w:val="480"/>
      <w:marRight w:val="0"/>
      <w:marTop w:val="0"/>
      <w:marBottom w:val="0"/>
      <w:divBdr>
        <w:top w:val="none" w:sz="0" w:space="0" w:color="auto"/>
        <w:left w:val="none" w:sz="0" w:space="0" w:color="auto"/>
        <w:bottom w:val="none" w:sz="0" w:space="0" w:color="auto"/>
        <w:right w:val="none" w:sz="0" w:space="0" w:color="auto"/>
      </w:divBdr>
    </w:div>
    <w:div w:id="1774856239">
      <w:marLeft w:val="640"/>
      <w:marRight w:val="0"/>
      <w:marTop w:val="0"/>
      <w:marBottom w:val="0"/>
      <w:divBdr>
        <w:top w:val="none" w:sz="0" w:space="0" w:color="auto"/>
        <w:left w:val="none" w:sz="0" w:space="0" w:color="auto"/>
        <w:bottom w:val="none" w:sz="0" w:space="0" w:color="auto"/>
        <w:right w:val="none" w:sz="0" w:space="0" w:color="auto"/>
      </w:divBdr>
    </w:div>
    <w:div w:id="1778023570">
      <w:marLeft w:val="480"/>
      <w:marRight w:val="0"/>
      <w:marTop w:val="0"/>
      <w:marBottom w:val="0"/>
      <w:divBdr>
        <w:top w:val="none" w:sz="0" w:space="0" w:color="auto"/>
        <w:left w:val="none" w:sz="0" w:space="0" w:color="auto"/>
        <w:bottom w:val="none" w:sz="0" w:space="0" w:color="auto"/>
        <w:right w:val="none" w:sz="0" w:space="0" w:color="auto"/>
      </w:divBdr>
    </w:div>
    <w:div w:id="1779065529">
      <w:marLeft w:val="480"/>
      <w:marRight w:val="0"/>
      <w:marTop w:val="0"/>
      <w:marBottom w:val="0"/>
      <w:divBdr>
        <w:top w:val="none" w:sz="0" w:space="0" w:color="auto"/>
        <w:left w:val="none" w:sz="0" w:space="0" w:color="auto"/>
        <w:bottom w:val="none" w:sz="0" w:space="0" w:color="auto"/>
        <w:right w:val="none" w:sz="0" w:space="0" w:color="auto"/>
      </w:divBdr>
    </w:div>
    <w:div w:id="1779644953">
      <w:marLeft w:val="480"/>
      <w:marRight w:val="0"/>
      <w:marTop w:val="0"/>
      <w:marBottom w:val="0"/>
      <w:divBdr>
        <w:top w:val="none" w:sz="0" w:space="0" w:color="auto"/>
        <w:left w:val="none" w:sz="0" w:space="0" w:color="auto"/>
        <w:bottom w:val="none" w:sz="0" w:space="0" w:color="auto"/>
        <w:right w:val="none" w:sz="0" w:space="0" w:color="auto"/>
      </w:divBdr>
    </w:div>
    <w:div w:id="1779715147">
      <w:bodyDiv w:val="1"/>
      <w:marLeft w:val="0"/>
      <w:marRight w:val="0"/>
      <w:marTop w:val="0"/>
      <w:marBottom w:val="0"/>
      <w:divBdr>
        <w:top w:val="none" w:sz="0" w:space="0" w:color="auto"/>
        <w:left w:val="none" w:sz="0" w:space="0" w:color="auto"/>
        <w:bottom w:val="none" w:sz="0" w:space="0" w:color="auto"/>
        <w:right w:val="none" w:sz="0" w:space="0" w:color="auto"/>
      </w:divBdr>
    </w:div>
    <w:div w:id="1779980558">
      <w:bodyDiv w:val="1"/>
      <w:marLeft w:val="0"/>
      <w:marRight w:val="0"/>
      <w:marTop w:val="0"/>
      <w:marBottom w:val="0"/>
      <w:divBdr>
        <w:top w:val="none" w:sz="0" w:space="0" w:color="auto"/>
        <w:left w:val="none" w:sz="0" w:space="0" w:color="auto"/>
        <w:bottom w:val="none" w:sz="0" w:space="0" w:color="auto"/>
        <w:right w:val="none" w:sz="0" w:space="0" w:color="auto"/>
      </w:divBdr>
      <w:divsChild>
        <w:div w:id="154343403">
          <w:marLeft w:val="480"/>
          <w:marRight w:val="0"/>
          <w:marTop w:val="0"/>
          <w:marBottom w:val="0"/>
          <w:divBdr>
            <w:top w:val="none" w:sz="0" w:space="0" w:color="auto"/>
            <w:left w:val="none" w:sz="0" w:space="0" w:color="auto"/>
            <w:bottom w:val="none" w:sz="0" w:space="0" w:color="auto"/>
            <w:right w:val="none" w:sz="0" w:space="0" w:color="auto"/>
          </w:divBdr>
        </w:div>
        <w:div w:id="181094979">
          <w:marLeft w:val="480"/>
          <w:marRight w:val="0"/>
          <w:marTop w:val="0"/>
          <w:marBottom w:val="0"/>
          <w:divBdr>
            <w:top w:val="none" w:sz="0" w:space="0" w:color="auto"/>
            <w:left w:val="none" w:sz="0" w:space="0" w:color="auto"/>
            <w:bottom w:val="none" w:sz="0" w:space="0" w:color="auto"/>
            <w:right w:val="none" w:sz="0" w:space="0" w:color="auto"/>
          </w:divBdr>
        </w:div>
        <w:div w:id="196895766">
          <w:marLeft w:val="480"/>
          <w:marRight w:val="0"/>
          <w:marTop w:val="0"/>
          <w:marBottom w:val="0"/>
          <w:divBdr>
            <w:top w:val="none" w:sz="0" w:space="0" w:color="auto"/>
            <w:left w:val="none" w:sz="0" w:space="0" w:color="auto"/>
            <w:bottom w:val="none" w:sz="0" w:space="0" w:color="auto"/>
            <w:right w:val="none" w:sz="0" w:space="0" w:color="auto"/>
          </w:divBdr>
        </w:div>
        <w:div w:id="254897540">
          <w:marLeft w:val="480"/>
          <w:marRight w:val="0"/>
          <w:marTop w:val="0"/>
          <w:marBottom w:val="0"/>
          <w:divBdr>
            <w:top w:val="none" w:sz="0" w:space="0" w:color="auto"/>
            <w:left w:val="none" w:sz="0" w:space="0" w:color="auto"/>
            <w:bottom w:val="none" w:sz="0" w:space="0" w:color="auto"/>
            <w:right w:val="none" w:sz="0" w:space="0" w:color="auto"/>
          </w:divBdr>
        </w:div>
        <w:div w:id="285888009">
          <w:marLeft w:val="480"/>
          <w:marRight w:val="0"/>
          <w:marTop w:val="0"/>
          <w:marBottom w:val="0"/>
          <w:divBdr>
            <w:top w:val="none" w:sz="0" w:space="0" w:color="auto"/>
            <w:left w:val="none" w:sz="0" w:space="0" w:color="auto"/>
            <w:bottom w:val="none" w:sz="0" w:space="0" w:color="auto"/>
            <w:right w:val="none" w:sz="0" w:space="0" w:color="auto"/>
          </w:divBdr>
        </w:div>
        <w:div w:id="549808714">
          <w:marLeft w:val="480"/>
          <w:marRight w:val="0"/>
          <w:marTop w:val="0"/>
          <w:marBottom w:val="0"/>
          <w:divBdr>
            <w:top w:val="none" w:sz="0" w:space="0" w:color="auto"/>
            <w:left w:val="none" w:sz="0" w:space="0" w:color="auto"/>
            <w:bottom w:val="none" w:sz="0" w:space="0" w:color="auto"/>
            <w:right w:val="none" w:sz="0" w:space="0" w:color="auto"/>
          </w:divBdr>
        </w:div>
        <w:div w:id="567156267">
          <w:marLeft w:val="480"/>
          <w:marRight w:val="0"/>
          <w:marTop w:val="0"/>
          <w:marBottom w:val="0"/>
          <w:divBdr>
            <w:top w:val="none" w:sz="0" w:space="0" w:color="auto"/>
            <w:left w:val="none" w:sz="0" w:space="0" w:color="auto"/>
            <w:bottom w:val="none" w:sz="0" w:space="0" w:color="auto"/>
            <w:right w:val="none" w:sz="0" w:space="0" w:color="auto"/>
          </w:divBdr>
        </w:div>
        <w:div w:id="697778495">
          <w:marLeft w:val="480"/>
          <w:marRight w:val="0"/>
          <w:marTop w:val="0"/>
          <w:marBottom w:val="0"/>
          <w:divBdr>
            <w:top w:val="none" w:sz="0" w:space="0" w:color="auto"/>
            <w:left w:val="none" w:sz="0" w:space="0" w:color="auto"/>
            <w:bottom w:val="none" w:sz="0" w:space="0" w:color="auto"/>
            <w:right w:val="none" w:sz="0" w:space="0" w:color="auto"/>
          </w:divBdr>
        </w:div>
        <w:div w:id="870535301">
          <w:marLeft w:val="480"/>
          <w:marRight w:val="0"/>
          <w:marTop w:val="0"/>
          <w:marBottom w:val="0"/>
          <w:divBdr>
            <w:top w:val="none" w:sz="0" w:space="0" w:color="auto"/>
            <w:left w:val="none" w:sz="0" w:space="0" w:color="auto"/>
            <w:bottom w:val="none" w:sz="0" w:space="0" w:color="auto"/>
            <w:right w:val="none" w:sz="0" w:space="0" w:color="auto"/>
          </w:divBdr>
        </w:div>
        <w:div w:id="964046108">
          <w:marLeft w:val="480"/>
          <w:marRight w:val="0"/>
          <w:marTop w:val="0"/>
          <w:marBottom w:val="0"/>
          <w:divBdr>
            <w:top w:val="none" w:sz="0" w:space="0" w:color="auto"/>
            <w:left w:val="none" w:sz="0" w:space="0" w:color="auto"/>
            <w:bottom w:val="none" w:sz="0" w:space="0" w:color="auto"/>
            <w:right w:val="none" w:sz="0" w:space="0" w:color="auto"/>
          </w:divBdr>
        </w:div>
        <w:div w:id="1016350445">
          <w:marLeft w:val="480"/>
          <w:marRight w:val="0"/>
          <w:marTop w:val="0"/>
          <w:marBottom w:val="0"/>
          <w:divBdr>
            <w:top w:val="none" w:sz="0" w:space="0" w:color="auto"/>
            <w:left w:val="none" w:sz="0" w:space="0" w:color="auto"/>
            <w:bottom w:val="none" w:sz="0" w:space="0" w:color="auto"/>
            <w:right w:val="none" w:sz="0" w:space="0" w:color="auto"/>
          </w:divBdr>
        </w:div>
        <w:div w:id="1529638822">
          <w:marLeft w:val="480"/>
          <w:marRight w:val="0"/>
          <w:marTop w:val="0"/>
          <w:marBottom w:val="0"/>
          <w:divBdr>
            <w:top w:val="none" w:sz="0" w:space="0" w:color="auto"/>
            <w:left w:val="none" w:sz="0" w:space="0" w:color="auto"/>
            <w:bottom w:val="none" w:sz="0" w:space="0" w:color="auto"/>
            <w:right w:val="none" w:sz="0" w:space="0" w:color="auto"/>
          </w:divBdr>
        </w:div>
        <w:div w:id="1639846389">
          <w:marLeft w:val="480"/>
          <w:marRight w:val="0"/>
          <w:marTop w:val="0"/>
          <w:marBottom w:val="0"/>
          <w:divBdr>
            <w:top w:val="none" w:sz="0" w:space="0" w:color="auto"/>
            <w:left w:val="none" w:sz="0" w:space="0" w:color="auto"/>
            <w:bottom w:val="none" w:sz="0" w:space="0" w:color="auto"/>
            <w:right w:val="none" w:sz="0" w:space="0" w:color="auto"/>
          </w:divBdr>
        </w:div>
        <w:div w:id="1865168576">
          <w:marLeft w:val="480"/>
          <w:marRight w:val="0"/>
          <w:marTop w:val="0"/>
          <w:marBottom w:val="0"/>
          <w:divBdr>
            <w:top w:val="none" w:sz="0" w:space="0" w:color="auto"/>
            <w:left w:val="none" w:sz="0" w:space="0" w:color="auto"/>
            <w:bottom w:val="none" w:sz="0" w:space="0" w:color="auto"/>
            <w:right w:val="none" w:sz="0" w:space="0" w:color="auto"/>
          </w:divBdr>
        </w:div>
        <w:div w:id="2050713981">
          <w:marLeft w:val="480"/>
          <w:marRight w:val="0"/>
          <w:marTop w:val="0"/>
          <w:marBottom w:val="0"/>
          <w:divBdr>
            <w:top w:val="none" w:sz="0" w:space="0" w:color="auto"/>
            <w:left w:val="none" w:sz="0" w:space="0" w:color="auto"/>
            <w:bottom w:val="none" w:sz="0" w:space="0" w:color="auto"/>
            <w:right w:val="none" w:sz="0" w:space="0" w:color="auto"/>
          </w:divBdr>
        </w:div>
        <w:div w:id="2088765429">
          <w:marLeft w:val="480"/>
          <w:marRight w:val="0"/>
          <w:marTop w:val="0"/>
          <w:marBottom w:val="0"/>
          <w:divBdr>
            <w:top w:val="none" w:sz="0" w:space="0" w:color="auto"/>
            <w:left w:val="none" w:sz="0" w:space="0" w:color="auto"/>
            <w:bottom w:val="none" w:sz="0" w:space="0" w:color="auto"/>
            <w:right w:val="none" w:sz="0" w:space="0" w:color="auto"/>
          </w:divBdr>
        </w:div>
        <w:div w:id="2099130541">
          <w:marLeft w:val="480"/>
          <w:marRight w:val="0"/>
          <w:marTop w:val="0"/>
          <w:marBottom w:val="0"/>
          <w:divBdr>
            <w:top w:val="none" w:sz="0" w:space="0" w:color="auto"/>
            <w:left w:val="none" w:sz="0" w:space="0" w:color="auto"/>
            <w:bottom w:val="none" w:sz="0" w:space="0" w:color="auto"/>
            <w:right w:val="none" w:sz="0" w:space="0" w:color="auto"/>
          </w:divBdr>
        </w:div>
        <w:div w:id="2100826027">
          <w:marLeft w:val="480"/>
          <w:marRight w:val="0"/>
          <w:marTop w:val="0"/>
          <w:marBottom w:val="0"/>
          <w:divBdr>
            <w:top w:val="none" w:sz="0" w:space="0" w:color="auto"/>
            <w:left w:val="none" w:sz="0" w:space="0" w:color="auto"/>
            <w:bottom w:val="none" w:sz="0" w:space="0" w:color="auto"/>
            <w:right w:val="none" w:sz="0" w:space="0" w:color="auto"/>
          </w:divBdr>
        </w:div>
        <w:div w:id="2133672625">
          <w:marLeft w:val="480"/>
          <w:marRight w:val="0"/>
          <w:marTop w:val="0"/>
          <w:marBottom w:val="0"/>
          <w:divBdr>
            <w:top w:val="none" w:sz="0" w:space="0" w:color="auto"/>
            <w:left w:val="none" w:sz="0" w:space="0" w:color="auto"/>
            <w:bottom w:val="none" w:sz="0" w:space="0" w:color="auto"/>
            <w:right w:val="none" w:sz="0" w:space="0" w:color="auto"/>
          </w:divBdr>
        </w:div>
      </w:divsChild>
    </w:div>
    <w:div w:id="1781870126">
      <w:marLeft w:val="480"/>
      <w:marRight w:val="0"/>
      <w:marTop w:val="0"/>
      <w:marBottom w:val="0"/>
      <w:divBdr>
        <w:top w:val="none" w:sz="0" w:space="0" w:color="auto"/>
        <w:left w:val="none" w:sz="0" w:space="0" w:color="auto"/>
        <w:bottom w:val="none" w:sz="0" w:space="0" w:color="auto"/>
        <w:right w:val="none" w:sz="0" w:space="0" w:color="auto"/>
      </w:divBdr>
    </w:div>
    <w:div w:id="1782648396">
      <w:marLeft w:val="480"/>
      <w:marRight w:val="0"/>
      <w:marTop w:val="0"/>
      <w:marBottom w:val="0"/>
      <w:divBdr>
        <w:top w:val="none" w:sz="0" w:space="0" w:color="auto"/>
        <w:left w:val="none" w:sz="0" w:space="0" w:color="auto"/>
        <w:bottom w:val="none" w:sz="0" w:space="0" w:color="auto"/>
        <w:right w:val="none" w:sz="0" w:space="0" w:color="auto"/>
      </w:divBdr>
    </w:div>
    <w:div w:id="1783065466">
      <w:marLeft w:val="640"/>
      <w:marRight w:val="0"/>
      <w:marTop w:val="0"/>
      <w:marBottom w:val="0"/>
      <w:divBdr>
        <w:top w:val="none" w:sz="0" w:space="0" w:color="auto"/>
        <w:left w:val="none" w:sz="0" w:space="0" w:color="auto"/>
        <w:bottom w:val="none" w:sz="0" w:space="0" w:color="auto"/>
        <w:right w:val="none" w:sz="0" w:space="0" w:color="auto"/>
      </w:divBdr>
    </w:div>
    <w:div w:id="1783262835">
      <w:bodyDiv w:val="1"/>
      <w:marLeft w:val="0"/>
      <w:marRight w:val="0"/>
      <w:marTop w:val="0"/>
      <w:marBottom w:val="0"/>
      <w:divBdr>
        <w:top w:val="none" w:sz="0" w:space="0" w:color="auto"/>
        <w:left w:val="none" w:sz="0" w:space="0" w:color="auto"/>
        <w:bottom w:val="none" w:sz="0" w:space="0" w:color="auto"/>
        <w:right w:val="none" w:sz="0" w:space="0" w:color="auto"/>
      </w:divBdr>
    </w:div>
    <w:div w:id="1784496864">
      <w:marLeft w:val="480"/>
      <w:marRight w:val="0"/>
      <w:marTop w:val="0"/>
      <w:marBottom w:val="0"/>
      <w:divBdr>
        <w:top w:val="none" w:sz="0" w:space="0" w:color="auto"/>
        <w:left w:val="none" w:sz="0" w:space="0" w:color="auto"/>
        <w:bottom w:val="none" w:sz="0" w:space="0" w:color="auto"/>
        <w:right w:val="none" w:sz="0" w:space="0" w:color="auto"/>
      </w:divBdr>
    </w:div>
    <w:div w:id="1785033511">
      <w:marLeft w:val="640"/>
      <w:marRight w:val="0"/>
      <w:marTop w:val="0"/>
      <w:marBottom w:val="0"/>
      <w:divBdr>
        <w:top w:val="none" w:sz="0" w:space="0" w:color="auto"/>
        <w:left w:val="none" w:sz="0" w:space="0" w:color="auto"/>
        <w:bottom w:val="none" w:sz="0" w:space="0" w:color="auto"/>
        <w:right w:val="none" w:sz="0" w:space="0" w:color="auto"/>
      </w:divBdr>
    </w:div>
    <w:div w:id="1788354403">
      <w:marLeft w:val="480"/>
      <w:marRight w:val="0"/>
      <w:marTop w:val="0"/>
      <w:marBottom w:val="0"/>
      <w:divBdr>
        <w:top w:val="none" w:sz="0" w:space="0" w:color="auto"/>
        <w:left w:val="none" w:sz="0" w:space="0" w:color="auto"/>
        <w:bottom w:val="none" w:sz="0" w:space="0" w:color="auto"/>
        <w:right w:val="none" w:sz="0" w:space="0" w:color="auto"/>
      </w:divBdr>
    </w:div>
    <w:div w:id="1788355523">
      <w:bodyDiv w:val="1"/>
      <w:marLeft w:val="0"/>
      <w:marRight w:val="0"/>
      <w:marTop w:val="0"/>
      <w:marBottom w:val="0"/>
      <w:divBdr>
        <w:top w:val="none" w:sz="0" w:space="0" w:color="auto"/>
        <w:left w:val="none" w:sz="0" w:space="0" w:color="auto"/>
        <w:bottom w:val="none" w:sz="0" w:space="0" w:color="auto"/>
        <w:right w:val="none" w:sz="0" w:space="0" w:color="auto"/>
      </w:divBdr>
    </w:div>
    <w:div w:id="1789274424">
      <w:bodyDiv w:val="1"/>
      <w:marLeft w:val="0"/>
      <w:marRight w:val="0"/>
      <w:marTop w:val="0"/>
      <w:marBottom w:val="0"/>
      <w:divBdr>
        <w:top w:val="none" w:sz="0" w:space="0" w:color="auto"/>
        <w:left w:val="none" w:sz="0" w:space="0" w:color="auto"/>
        <w:bottom w:val="none" w:sz="0" w:space="0" w:color="auto"/>
        <w:right w:val="none" w:sz="0" w:space="0" w:color="auto"/>
      </w:divBdr>
      <w:divsChild>
        <w:div w:id="8800824">
          <w:marLeft w:val="480"/>
          <w:marRight w:val="0"/>
          <w:marTop w:val="0"/>
          <w:marBottom w:val="0"/>
          <w:divBdr>
            <w:top w:val="none" w:sz="0" w:space="0" w:color="auto"/>
            <w:left w:val="none" w:sz="0" w:space="0" w:color="auto"/>
            <w:bottom w:val="none" w:sz="0" w:space="0" w:color="auto"/>
            <w:right w:val="none" w:sz="0" w:space="0" w:color="auto"/>
          </w:divBdr>
        </w:div>
        <w:div w:id="31079382">
          <w:marLeft w:val="480"/>
          <w:marRight w:val="0"/>
          <w:marTop w:val="0"/>
          <w:marBottom w:val="0"/>
          <w:divBdr>
            <w:top w:val="none" w:sz="0" w:space="0" w:color="auto"/>
            <w:left w:val="none" w:sz="0" w:space="0" w:color="auto"/>
            <w:bottom w:val="none" w:sz="0" w:space="0" w:color="auto"/>
            <w:right w:val="none" w:sz="0" w:space="0" w:color="auto"/>
          </w:divBdr>
        </w:div>
        <w:div w:id="31152187">
          <w:marLeft w:val="480"/>
          <w:marRight w:val="0"/>
          <w:marTop w:val="0"/>
          <w:marBottom w:val="0"/>
          <w:divBdr>
            <w:top w:val="none" w:sz="0" w:space="0" w:color="auto"/>
            <w:left w:val="none" w:sz="0" w:space="0" w:color="auto"/>
            <w:bottom w:val="none" w:sz="0" w:space="0" w:color="auto"/>
            <w:right w:val="none" w:sz="0" w:space="0" w:color="auto"/>
          </w:divBdr>
        </w:div>
        <w:div w:id="41296374">
          <w:marLeft w:val="480"/>
          <w:marRight w:val="0"/>
          <w:marTop w:val="0"/>
          <w:marBottom w:val="0"/>
          <w:divBdr>
            <w:top w:val="none" w:sz="0" w:space="0" w:color="auto"/>
            <w:left w:val="none" w:sz="0" w:space="0" w:color="auto"/>
            <w:bottom w:val="none" w:sz="0" w:space="0" w:color="auto"/>
            <w:right w:val="none" w:sz="0" w:space="0" w:color="auto"/>
          </w:divBdr>
        </w:div>
        <w:div w:id="86579896">
          <w:marLeft w:val="480"/>
          <w:marRight w:val="0"/>
          <w:marTop w:val="0"/>
          <w:marBottom w:val="0"/>
          <w:divBdr>
            <w:top w:val="none" w:sz="0" w:space="0" w:color="auto"/>
            <w:left w:val="none" w:sz="0" w:space="0" w:color="auto"/>
            <w:bottom w:val="none" w:sz="0" w:space="0" w:color="auto"/>
            <w:right w:val="none" w:sz="0" w:space="0" w:color="auto"/>
          </w:divBdr>
        </w:div>
        <w:div w:id="119344218">
          <w:marLeft w:val="480"/>
          <w:marRight w:val="0"/>
          <w:marTop w:val="0"/>
          <w:marBottom w:val="0"/>
          <w:divBdr>
            <w:top w:val="none" w:sz="0" w:space="0" w:color="auto"/>
            <w:left w:val="none" w:sz="0" w:space="0" w:color="auto"/>
            <w:bottom w:val="none" w:sz="0" w:space="0" w:color="auto"/>
            <w:right w:val="none" w:sz="0" w:space="0" w:color="auto"/>
          </w:divBdr>
        </w:div>
        <w:div w:id="178281769">
          <w:marLeft w:val="480"/>
          <w:marRight w:val="0"/>
          <w:marTop w:val="0"/>
          <w:marBottom w:val="0"/>
          <w:divBdr>
            <w:top w:val="none" w:sz="0" w:space="0" w:color="auto"/>
            <w:left w:val="none" w:sz="0" w:space="0" w:color="auto"/>
            <w:bottom w:val="none" w:sz="0" w:space="0" w:color="auto"/>
            <w:right w:val="none" w:sz="0" w:space="0" w:color="auto"/>
          </w:divBdr>
        </w:div>
        <w:div w:id="378087500">
          <w:marLeft w:val="480"/>
          <w:marRight w:val="0"/>
          <w:marTop w:val="0"/>
          <w:marBottom w:val="0"/>
          <w:divBdr>
            <w:top w:val="none" w:sz="0" w:space="0" w:color="auto"/>
            <w:left w:val="none" w:sz="0" w:space="0" w:color="auto"/>
            <w:bottom w:val="none" w:sz="0" w:space="0" w:color="auto"/>
            <w:right w:val="none" w:sz="0" w:space="0" w:color="auto"/>
          </w:divBdr>
        </w:div>
        <w:div w:id="456073057">
          <w:marLeft w:val="480"/>
          <w:marRight w:val="0"/>
          <w:marTop w:val="0"/>
          <w:marBottom w:val="0"/>
          <w:divBdr>
            <w:top w:val="none" w:sz="0" w:space="0" w:color="auto"/>
            <w:left w:val="none" w:sz="0" w:space="0" w:color="auto"/>
            <w:bottom w:val="none" w:sz="0" w:space="0" w:color="auto"/>
            <w:right w:val="none" w:sz="0" w:space="0" w:color="auto"/>
          </w:divBdr>
        </w:div>
        <w:div w:id="462312053">
          <w:marLeft w:val="480"/>
          <w:marRight w:val="0"/>
          <w:marTop w:val="0"/>
          <w:marBottom w:val="0"/>
          <w:divBdr>
            <w:top w:val="none" w:sz="0" w:space="0" w:color="auto"/>
            <w:left w:val="none" w:sz="0" w:space="0" w:color="auto"/>
            <w:bottom w:val="none" w:sz="0" w:space="0" w:color="auto"/>
            <w:right w:val="none" w:sz="0" w:space="0" w:color="auto"/>
          </w:divBdr>
        </w:div>
        <w:div w:id="531000778">
          <w:marLeft w:val="480"/>
          <w:marRight w:val="0"/>
          <w:marTop w:val="0"/>
          <w:marBottom w:val="0"/>
          <w:divBdr>
            <w:top w:val="none" w:sz="0" w:space="0" w:color="auto"/>
            <w:left w:val="none" w:sz="0" w:space="0" w:color="auto"/>
            <w:bottom w:val="none" w:sz="0" w:space="0" w:color="auto"/>
            <w:right w:val="none" w:sz="0" w:space="0" w:color="auto"/>
          </w:divBdr>
        </w:div>
        <w:div w:id="565074871">
          <w:marLeft w:val="480"/>
          <w:marRight w:val="0"/>
          <w:marTop w:val="0"/>
          <w:marBottom w:val="0"/>
          <w:divBdr>
            <w:top w:val="none" w:sz="0" w:space="0" w:color="auto"/>
            <w:left w:val="none" w:sz="0" w:space="0" w:color="auto"/>
            <w:bottom w:val="none" w:sz="0" w:space="0" w:color="auto"/>
            <w:right w:val="none" w:sz="0" w:space="0" w:color="auto"/>
          </w:divBdr>
        </w:div>
        <w:div w:id="570046512">
          <w:marLeft w:val="480"/>
          <w:marRight w:val="0"/>
          <w:marTop w:val="0"/>
          <w:marBottom w:val="0"/>
          <w:divBdr>
            <w:top w:val="none" w:sz="0" w:space="0" w:color="auto"/>
            <w:left w:val="none" w:sz="0" w:space="0" w:color="auto"/>
            <w:bottom w:val="none" w:sz="0" w:space="0" w:color="auto"/>
            <w:right w:val="none" w:sz="0" w:space="0" w:color="auto"/>
          </w:divBdr>
        </w:div>
        <w:div w:id="630331194">
          <w:marLeft w:val="480"/>
          <w:marRight w:val="0"/>
          <w:marTop w:val="0"/>
          <w:marBottom w:val="0"/>
          <w:divBdr>
            <w:top w:val="none" w:sz="0" w:space="0" w:color="auto"/>
            <w:left w:val="none" w:sz="0" w:space="0" w:color="auto"/>
            <w:bottom w:val="none" w:sz="0" w:space="0" w:color="auto"/>
            <w:right w:val="none" w:sz="0" w:space="0" w:color="auto"/>
          </w:divBdr>
        </w:div>
        <w:div w:id="633146006">
          <w:marLeft w:val="480"/>
          <w:marRight w:val="0"/>
          <w:marTop w:val="0"/>
          <w:marBottom w:val="0"/>
          <w:divBdr>
            <w:top w:val="none" w:sz="0" w:space="0" w:color="auto"/>
            <w:left w:val="none" w:sz="0" w:space="0" w:color="auto"/>
            <w:bottom w:val="none" w:sz="0" w:space="0" w:color="auto"/>
            <w:right w:val="none" w:sz="0" w:space="0" w:color="auto"/>
          </w:divBdr>
        </w:div>
        <w:div w:id="668168725">
          <w:marLeft w:val="480"/>
          <w:marRight w:val="0"/>
          <w:marTop w:val="0"/>
          <w:marBottom w:val="0"/>
          <w:divBdr>
            <w:top w:val="none" w:sz="0" w:space="0" w:color="auto"/>
            <w:left w:val="none" w:sz="0" w:space="0" w:color="auto"/>
            <w:bottom w:val="none" w:sz="0" w:space="0" w:color="auto"/>
            <w:right w:val="none" w:sz="0" w:space="0" w:color="auto"/>
          </w:divBdr>
        </w:div>
        <w:div w:id="773207677">
          <w:marLeft w:val="480"/>
          <w:marRight w:val="0"/>
          <w:marTop w:val="0"/>
          <w:marBottom w:val="0"/>
          <w:divBdr>
            <w:top w:val="none" w:sz="0" w:space="0" w:color="auto"/>
            <w:left w:val="none" w:sz="0" w:space="0" w:color="auto"/>
            <w:bottom w:val="none" w:sz="0" w:space="0" w:color="auto"/>
            <w:right w:val="none" w:sz="0" w:space="0" w:color="auto"/>
          </w:divBdr>
        </w:div>
        <w:div w:id="849443664">
          <w:marLeft w:val="480"/>
          <w:marRight w:val="0"/>
          <w:marTop w:val="0"/>
          <w:marBottom w:val="0"/>
          <w:divBdr>
            <w:top w:val="none" w:sz="0" w:space="0" w:color="auto"/>
            <w:left w:val="none" w:sz="0" w:space="0" w:color="auto"/>
            <w:bottom w:val="none" w:sz="0" w:space="0" w:color="auto"/>
            <w:right w:val="none" w:sz="0" w:space="0" w:color="auto"/>
          </w:divBdr>
        </w:div>
        <w:div w:id="882988428">
          <w:marLeft w:val="480"/>
          <w:marRight w:val="0"/>
          <w:marTop w:val="0"/>
          <w:marBottom w:val="0"/>
          <w:divBdr>
            <w:top w:val="none" w:sz="0" w:space="0" w:color="auto"/>
            <w:left w:val="none" w:sz="0" w:space="0" w:color="auto"/>
            <w:bottom w:val="none" w:sz="0" w:space="0" w:color="auto"/>
            <w:right w:val="none" w:sz="0" w:space="0" w:color="auto"/>
          </w:divBdr>
        </w:div>
        <w:div w:id="888537734">
          <w:marLeft w:val="480"/>
          <w:marRight w:val="0"/>
          <w:marTop w:val="0"/>
          <w:marBottom w:val="0"/>
          <w:divBdr>
            <w:top w:val="none" w:sz="0" w:space="0" w:color="auto"/>
            <w:left w:val="none" w:sz="0" w:space="0" w:color="auto"/>
            <w:bottom w:val="none" w:sz="0" w:space="0" w:color="auto"/>
            <w:right w:val="none" w:sz="0" w:space="0" w:color="auto"/>
          </w:divBdr>
        </w:div>
        <w:div w:id="933516665">
          <w:marLeft w:val="480"/>
          <w:marRight w:val="0"/>
          <w:marTop w:val="0"/>
          <w:marBottom w:val="0"/>
          <w:divBdr>
            <w:top w:val="none" w:sz="0" w:space="0" w:color="auto"/>
            <w:left w:val="none" w:sz="0" w:space="0" w:color="auto"/>
            <w:bottom w:val="none" w:sz="0" w:space="0" w:color="auto"/>
            <w:right w:val="none" w:sz="0" w:space="0" w:color="auto"/>
          </w:divBdr>
        </w:div>
        <w:div w:id="964386600">
          <w:marLeft w:val="480"/>
          <w:marRight w:val="0"/>
          <w:marTop w:val="0"/>
          <w:marBottom w:val="0"/>
          <w:divBdr>
            <w:top w:val="none" w:sz="0" w:space="0" w:color="auto"/>
            <w:left w:val="none" w:sz="0" w:space="0" w:color="auto"/>
            <w:bottom w:val="none" w:sz="0" w:space="0" w:color="auto"/>
            <w:right w:val="none" w:sz="0" w:space="0" w:color="auto"/>
          </w:divBdr>
        </w:div>
        <w:div w:id="967782099">
          <w:marLeft w:val="480"/>
          <w:marRight w:val="0"/>
          <w:marTop w:val="0"/>
          <w:marBottom w:val="0"/>
          <w:divBdr>
            <w:top w:val="none" w:sz="0" w:space="0" w:color="auto"/>
            <w:left w:val="none" w:sz="0" w:space="0" w:color="auto"/>
            <w:bottom w:val="none" w:sz="0" w:space="0" w:color="auto"/>
            <w:right w:val="none" w:sz="0" w:space="0" w:color="auto"/>
          </w:divBdr>
        </w:div>
        <w:div w:id="992830185">
          <w:marLeft w:val="480"/>
          <w:marRight w:val="0"/>
          <w:marTop w:val="0"/>
          <w:marBottom w:val="0"/>
          <w:divBdr>
            <w:top w:val="none" w:sz="0" w:space="0" w:color="auto"/>
            <w:left w:val="none" w:sz="0" w:space="0" w:color="auto"/>
            <w:bottom w:val="none" w:sz="0" w:space="0" w:color="auto"/>
            <w:right w:val="none" w:sz="0" w:space="0" w:color="auto"/>
          </w:divBdr>
        </w:div>
        <w:div w:id="996955869">
          <w:marLeft w:val="480"/>
          <w:marRight w:val="0"/>
          <w:marTop w:val="0"/>
          <w:marBottom w:val="0"/>
          <w:divBdr>
            <w:top w:val="none" w:sz="0" w:space="0" w:color="auto"/>
            <w:left w:val="none" w:sz="0" w:space="0" w:color="auto"/>
            <w:bottom w:val="none" w:sz="0" w:space="0" w:color="auto"/>
            <w:right w:val="none" w:sz="0" w:space="0" w:color="auto"/>
          </w:divBdr>
        </w:div>
        <w:div w:id="1037312987">
          <w:marLeft w:val="480"/>
          <w:marRight w:val="0"/>
          <w:marTop w:val="0"/>
          <w:marBottom w:val="0"/>
          <w:divBdr>
            <w:top w:val="none" w:sz="0" w:space="0" w:color="auto"/>
            <w:left w:val="none" w:sz="0" w:space="0" w:color="auto"/>
            <w:bottom w:val="none" w:sz="0" w:space="0" w:color="auto"/>
            <w:right w:val="none" w:sz="0" w:space="0" w:color="auto"/>
          </w:divBdr>
        </w:div>
        <w:div w:id="1125345585">
          <w:marLeft w:val="480"/>
          <w:marRight w:val="0"/>
          <w:marTop w:val="0"/>
          <w:marBottom w:val="0"/>
          <w:divBdr>
            <w:top w:val="none" w:sz="0" w:space="0" w:color="auto"/>
            <w:left w:val="none" w:sz="0" w:space="0" w:color="auto"/>
            <w:bottom w:val="none" w:sz="0" w:space="0" w:color="auto"/>
            <w:right w:val="none" w:sz="0" w:space="0" w:color="auto"/>
          </w:divBdr>
        </w:div>
        <w:div w:id="1132792701">
          <w:marLeft w:val="480"/>
          <w:marRight w:val="0"/>
          <w:marTop w:val="0"/>
          <w:marBottom w:val="0"/>
          <w:divBdr>
            <w:top w:val="none" w:sz="0" w:space="0" w:color="auto"/>
            <w:left w:val="none" w:sz="0" w:space="0" w:color="auto"/>
            <w:bottom w:val="none" w:sz="0" w:space="0" w:color="auto"/>
            <w:right w:val="none" w:sz="0" w:space="0" w:color="auto"/>
          </w:divBdr>
        </w:div>
        <w:div w:id="1171725308">
          <w:marLeft w:val="480"/>
          <w:marRight w:val="0"/>
          <w:marTop w:val="0"/>
          <w:marBottom w:val="0"/>
          <w:divBdr>
            <w:top w:val="none" w:sz="0" w:space="0" w:color="auto"/>
            <w:left w:val="none" w:sz="0" w:space="0" w:color="auto"/>
            <w:bottom w:val="none" w:sz="0" w:space="0" w:color="auto"/>
            <w:right w:val="none" w:sz="0" w:space="0" w:color="auto"/>
          </w:divBdr>
        </w:div>
        <w:div w:id="1204489178">
          <w:marLeft w:val="480"/>
          <w:marRight w:val="0"/>
          <w:marTop w:val="0"/>
          <w:marBottom w:val="0"/>
          <w:divBdr>
            <w:top w:val="none" w:sz="0" w:space="0" w:color="auto"/>
            <w:left w:val="none" w:sz="0" w:space="0" w:color="auto"/>
            <w:bottom w:val="none" w:sz="0" w:space="0" w:color="auto"/>
            <w:right w:val="none" w:sz="0" w:space="0" w:color="auto"/>
          </w:divBdr>
        </w:div>
        <w:div w:id="1351683784">
          <w:marLeft w:val="480"/>
          <w:marRight w:val="0"/>
          <w:marTop w:val="0"/>
          <w:marBottom w:val="0"/>
          <w:divBdr>
            <w:top w:val="none" w:sz="0" w:space="0" w:color="auto"/>
            <w:left w:val="none" w:sz="0" w:space="0" w:color="auto"/>
            <w:bottom w:val="none" w:sz="0" w:space="0" w:color="auto"/>
            <w:right w:val="none" w:sz="0" w:space="0" w:color="auto"/>
          </w:divBdr>
        </w:div>
        <w:div w:id="1390033035">
          <w:marLeft w:val="480"/>
          <w:marRight w:val="0"/>
          <w:marTop w:val="0"/>
          <w:marBottom w:val="0"/>
          <w:divBdr>
            <w:top w:val="none" w:sz="0" w:space="0" w:color="auto"/>
            <w:left w:val="none" w:sz="0" w:space="0" w:color="auto"/>
            <w:bottom w:val="none" w:sz="0" w:space="0" w:color="auto"/>
            <w:right w:val="none" w:sz="0" w:space="0" w:color="auto"/>
          </w:divBdr>
        </w:div>
        <w:div w:id="1476796249">
          <w:marLeft w:val="480"/>
          <w:marRight w:val="0"/>
          <w:marTop w:val="0"/>
          <w:marBottom w:val="0"/>
          <w:divBdr>
            <w:top w:val="none" w:sz="0" w:space="0" w:color="auto"/>
            <w:left w:val="none" w:sz="0" w:space="0" w:color="auto"/>
            <w:bottom w:val="none" w:sz="0" w:space="0" w:color="auto"/>
            <w:right w:val="none" w:sz="0" w:space="0" w:color="auto"/>
          </w:divBdr>
        </w:div>
        <w:div w:id="1520777116">
          <w:marLeft w:val="480"/>
          <w:marRight w:val="0"/>
          <w:marTop w:val="0"/>
          <w:marBottom w:val="0"/>
          <w:divBdr>
            <w:top w:val="none" w:sz="0" w:space="0" w:color="auto"/>
            <w:left w:val="none" w:sz="0" w:space="0" w:color="auto"/>
            <w:bottom w:val="none" w:sz="0" w:space="0" w:color="auto"/>
            <w:right w:val="none" w:sz="0" w:space="0" w:color="auto"/>
          </w:divBdr>
        </w:div>
        <w:div w:id="1549758649">
          <w:marLeft w:val="480"/>
          <w:marRight w:val="0"/>
          <w:marTop w:val="0"/>
          <w:marBottom w:val="0"/>
          <w:divBdr>
            <w:top w:val="none" w:sz="0" w:space="0" w:color="auto"/>
            <w:left w:val="none" w:sz="0" w:space="0" w:color="auto"/>
            <w:bottom w:val="none" w:sz="0" w:space="0" w:color="auto"/>
            <w:right w:val="none" w:sz="0" w:space="0" w:color="auto"/>
          </w:divBdr>
        </w:div>
        <w:div w:id="1551453143">
          <w:marLeft w:val="480"/>
          <w:marRight w:val="0"/>
          <w:marTop w:val="0"/>
          <w:marBottom w:val="0"/>
          <w:divBdr>
            <w:top w:val="none" w:sz="0" w:space="0" w:color="auto"/>
            <w:left w:val="none" w:sz="0" w:space="0" w:color="auto"/>
            <w:bottom w:val="none" w:sz="0" w:space="0" w:color="auto"/>
            <w:right w:val="none" w:sz="0" w:space="0" w:color="auto"/>
          </w:divBdr>
        </w:div>
        <w:div w:id="1616138463">
          <w:marLeft w:val="480"/>
          <w:marRight w:val="0"/>
          <w:marTop w:val="0"/>
          <w:marBottom w:val="0"/>
          <w:divBdr>
            <w:top w:val="none" w:sz="0" w:space="0" w:color="auto"/>
            <w:left w:val="none" w:sz="0" w:space="0" w:color="auto"/>
            <w:bottom w:val="none" w:sz="0" w:space="0" w:color="auto"/>
            <w:right w:val="none" w:sz="0" w:space="0" w:color="auto"/>
          </w:divBdr>
        </w:div>
        <w:div w:id="1664699657">
          <w:marLeft w:val="480"/>
          <w:marRight w:val="0"/>
          <w:marTop w:val="0"/>
          <w:marBottom w:val="0"/>
          <w:divBdr>
            <w:top w:val="none" w:sz="0" w:space="0" w:color="auto"/>
            <w:left w:val="none" w:sz="0" w:space="0" w:color="auto"/>
            <w:bottom w:val="none" w:sz="0" w:space="0" w:color="auto"/>
            <w:right w:val="none" w:sz="0" w:space="0" w:color="auto"/>
          </w:divBdr>
        </w:div>
        <w:div w:id="1692687202">
          <w:marLeft w:val="480"/>
          <w:marRight w:val="0"/>
          <w:marTop w:val="0"/>
          <w:marBottom w:val="0"/>
          <w:divBdr>
            <w:top w:val="none" w:sz="0" w:space="0" w:color="auto"/>
            <w:left w:val="none" w:sz="0" w:space="0" w:color="auto"/>
            <w:bottom w:val="none" w:sz="0" w:space="0" w:color="auto"/>
            <w:right w:val="none" w:sz="0" w:space="0" w:color="auto"/>
          </w:divBdr>
        </w:div>
        <w:div w:id="1707028301">
          <w:marLeft w:val="480"/>
          <w:marRight w:val="0"/>
          <w:marTop w:val="0"/>
          <w:marBottom w:val="0"/>
          <w:divBdr>
            <w:top w:val="none" w:sz="0" w:space="0" w:color="auto"/>
            <w:left w:val="none" w:sz="0" w:space="0" w:color="auto"/>
            <w:bottom w:val="none" w:sz="0" w:space="0" w:color="auto"/>
            <w:right w:val="none" w:sz="0" w:space="0" w:color="auto"/>
          </w:divBdr>
        </w:div>
        <w:div w:id="1739592197">
          <w:marLeft w:val="480"/>
          <w:marRight w:val="0"/>
          <w:marTop w:val="0"/>
          <w:marBottom w:val="0"/>
          <w:divBdr>
            <w:top w:val="none" w:sz="0" w:space="0" w:color="auto"/>
            <w:left w:val="none" w:sz="0" w:space="0" w:color="auto"/>
            <w:bottom w:val="none" w:sz="0" w:space="0" w:color="auto"/>
            <w:right w:val="none" w:sz="0" w:space="0" w:color="auto"/>
          </w:divBdr>
        </w:div>
        <w:div w:id="1741293324">
          <w:marLeft w:val="480"/>
          <w:marRight w:val="0"/>
          <w:marTop w:val="0"/>
          <w:marBottom w:val="0"/>
          <w:divBdr>
            <w:top w:val="none" w:sz="0" w:space="0" w:color="auto"/>
            <w:left w:val="none" w:sz="0" w:space="0" w:color="auto"/>
            <w:bottom w:val="none" w:sz="0" w:space="0" w:color="auto"/>
            <w:right w:val="none" w:sz="0" w:space="0" w:color="auto"/>
          </w:divBdr>
        </w:div>
        <w:div w:id="1821582409">
          <w:marLeft w:val="480"/>
          <w:marRight w:val="0"/>
          <w:marTop w:val="0"/>
          <w:marBottom w:val="0"/>
          <w:divBdr>
            <w:top w:val="none" w:sz="0" w:space="0" w:color="auto"/>
            <w:left w:val="none" w:sz="0" w:space="0" w:color="auto"/>
            <w:bottom w:val="none" w:sz="0" w:space="0" w:color="auto"/>
            <w:right w:val="none" w:sz="0" w:space="0" w:color="auto"/>
          </w:divBdr>
        </w:div>
        <w:div w:id="1835559789">
          <w:marLeft w:val="480"/>
          <w:marRight w:val="0"/>
          <w:marTop w:val="0"/>
          <w:marBottom w:val="0"/>
          <w:divBdr>
            <w:top w:val="none" w:sz="0" w:space="0" w:color="auto"/>
            <w:left w:val="none" w:sz="0" w:space="0" w:color="auto"/>
            <w:bottom w:val="none" w:sz="0" w:space="0" w:color="auto"/>
            <w:right w:val="none" w:sz="0" w:space="0" w:color="auto"/>
          </w:divBdr>
        </w:div>
        <w:div w:id="1856309853">
          <w:marLeft w:val="480"/>
          <w:marRight w:val="0"/>
          <w:marTop w:val="0"/>
          <w:marBottom w:val="0"/>
          <w:divBdr>
            <w:top w:val="none" w:sz="0" w:space="0" w:color="auto"/>
            <w:left w:val="none" w:sz="0" w:space="0" w:color="auto"/>
            <w:bottom w:val="none" w:sz="0" w:space="0" w:color="auto"/>
            <w:right w:val="none" w:sz="0" w:space="0" w:color="auto"/>
          </w:divBdr>
        </w:div>
        <w:div w:id="1871793155">
          <w:marLeft w:val="480"/>
          <w:marRight w:val="0"/>
          <w:marTop w:val="0"/>
          <w:marBottom w:val="0"/>
          <w:divBdr>
            <w:top w:val="none" w:sz="0" w:space="0" w:color="auto"/>
            <w:left w:val="none" w:sz="0" w:space="0" w:color="auto"/>
            <w:bottom w:val="none" w:sz="0" w:space="0" w:color="auto"/>
            <w:right w:val="none" w:sz="0" w:space="0" w:color="auto"/>
          </w:divBdr>
        </w:div>
        <w:div w:id="1874610508">
          <w:marLeft w:val="480"/>
          <w:marRight w:val="0"/>
          <w:marTop w:val="0"/>
          <w:marBottom w:val="0"/>
          <w:divBdr>
            <w:top w:val="none" w:sz="0" w:space="0" w:color="auto"/>
            <w:left w:val="none" w:sz="0" w:space="0" w:color="auto"/>
            <w:bottom w:val="none" w:sz="0" w:space="0" w:color="auto"/>
            <w:right w:val="none" w:sz="0" w:space="0" w:color="auto"/>
          </w:divBdr>
        </w:div>
        <w:div w:id="1916666906">
          <w:marLeft w:val="480"/>
          <w:marRight w:val="0"/>
          <w:marTop w:val="0"/>
          <w:marBottom w:val="0"/>
          <w:divBdr>
            <w:top w:val="none" w:sz="0" w:space="0" w:color="auto"/>
            <w:left w:val="none" w:sz="0" w:space="0" w:color="auto"/>
            <w:bottom w:val="none" w:sz="0" w:space="0" w:color="auto"/>
            <w:right w:val="none" w:sz="0" w:space="0" w:color="auto"/>
          </w:divBdr>
        </w:div>
        <w:div w:id="1937712251">
          <w:marLeft w:val="480"/>
          <w:marRight w:val="0"/>
          <w:marTop w:val="0"/>
          <w:marBottom w:val="0"/>
          <w:divBdr>
            <w:top w:val="none" w:sz="0" w:space="0" w:color="auto"/>
            <w:left w:val="none" w:sz="0" w:space="0" w:color="auto"/>
            <w:bottom w:val="none" w:sz="0" w:space="0" w:color="auto"/>
            <w:right w:val="none" w:sz="0" w:space="0" w:color="auto"/>
          </w:divBdr>
        </w:div>
      </w:divsChild>
    </w:div>
    <w:div w:id="1790396783">
      <w:marLeft w:val="480"/>
      <w:marRight w:val="0"/>
      <w:marTop w:val="0"/>
      <w:marBottom w:val="0"/>
      <w:divBdr>
        <w:top w:val="none" w:sz="0" w:space="0" w:color="auto"/>
        <w:left w:val="none" w:sz="0" w:space="0" w:color="auto"/>
        <w:bottom w:val="none" w:sz="0" w:space="0" w:color="auto"/>
        <w:right w:val="none" w:sz="0" w:space="0" w:color="auto"/>
      </w:divBdr>
    </w:div>
    <w:div w:id="1790515310">
      <w:bodyDiv w:val="1"/>
      <w:marLeft w:val="0"/>
      <w:marRight w:val="0"/>
      <w:marTop w:val="0"/>
      <w:marBottom w:val="0"/>
      <w:divBdr>
        <w:top w:val="none" w:sz="0" w:space="0" w:color="auto"/>
        <w:left w:val="none" w:sz="0" w:space="0" w:color="auto"/>
        <w:bottom w:val="none" w:sz="0" w:space="0" w:color="auto"/>
        <w:right w:val="none" w:sz="0" w:space="0" w:color="auto"/>
      </w:divBdr>
    </w:div>
    <w:div w:id="1791508794">
      <w:marLeft w:val="480"/>
      <w:marRight w:val="0"/>
      <w:marTop w:val="0"/>
      <w:marBottom w:val="0"/>
      <w:divBdr>
        <w:top w:val="none" w:sz="0" w:space="0" w:color="auto"/>
        <w:left w:val="none" w:sz="0" w:space="0" w:color="auto"/>
        <w:bottom w:val="none" w:sz="0" w:space="0" w:color="auto"/>
        <w:right w:val="none" w:sz="0" w:space="0" w:color="auto"/>
      </w:divBdr>
    </w:div>
    <w:div w:id="1791975037">
      <w:marLeft w:val="640"/>
      <w:marRight w:val="0"/>
      <w:marTop w:val="0"/>
      <w:marBottom w:val="0"/>
      <w:divBdr>
        <w:top w:val="none" w:sz="0" w:space="0" w:color="auto"/>
        <w:left w:val="none" w:sz="0" w:space="0" w:color="auto"/>
        <w:bottom w:val="none" w:sz="0" w:space="0" w:color="auto"/>
        <w:right w:val="none" w:sz="0" w:space="0" w:color="auto"/>
      </w:divBdr>
    </w:div>
    <w:div w:id="1793094094">
      <w:bodyDiv w:val="1"/>
      <w:marLeft w:val="0"/>
      <w:marRight w:val="0"/>
      <w:marTop w:val="0"/>
      <w:marBottom w:val="0"/>
      <w:divBdr>
        <w:top w:val="none" w:sz="0" w:space="0" w:color="auto"/>
        <w:left w:val="none" w:sz="0" w:space="0" w:color="auto"/>
        <w:bottom w:val="none" w:sz="0" w:space="0" w:color="auto"/>
        <w:right w:val="none" w:sz="0" w:space="0" w:color="auto"/>
      </w:divBdr>
    </w:div>
    <w:div w:id="1795446327">
      <w:bodyDiv w:val="1"/>
      <w:marLeft w:val="0"/>
      <w:marRight w:val="0"/>
      <w:marTop w:val="0"/>
      <w:marBottom w:val="0"/>
      <w:divBdr>
        <w:top w:val="none" w:sz="0" w:space="0" w:color="auto"/>
        <w:left w:val="none" w:sz="0" w:space="0" w:color="auto"/>
        <w:bottom w:val="none" w:sz="0" w:space="0" w:color="auto"/>
        <w:right w:val="none" w:sz="0" w:space="0" w:color="auto"/>
      </w:divBdr>
    </w:div>
    <w:div w:id="1795708539">
      <w:marLeft w:val="480"/>
      <w:marRight w:val="0"/>
      <w:marTop w:val="0"/>
      <w:marBottom w:val="0"/>
      <w:divBdr>
        <w:top w:val="none" w:sz="0" w:space="0" w:color="auto"/>
        <w:left w:val="none" w:sz="0" w:space="0" w:color="auto"/>
        <w:bottom w:val="none" w:sz="0" w:space="0" w:color="auto"/>
        <w:right w:val="none" w:sz="0" w:space="0" w:color="auto"/>
      </w:divBdr>
    </w:div>
    <w:div w:id="1796243452">
      <w:marLeft w:val="480"/>
      <w:marRight w:val="0"/>
      <w:marTop w:val="0"/>
      <w:marBottom w:val="0"/>
      <w:divBdr>
        <w:top w:val="none" w:sz="0" w:space="0" w:color="auto"/>
        <w:left w:val="none" w:sz="0" w:space="0" w:color="auto"/>
        <w:bottom w:val="none" w:sz="0" w:space="0" w:color="auto"/>
        <w:right w:val="none" w:sz="0" w:space="0" w:color="auto"/>
      </w:divBdr>
    </w:div>
    <w:div w:id="1798447440">
      <w:marLeft w:val="480"/>
      <w:marRight w:val="0"/>
      <w:marTop w:val="0"/>
      <w:marBottom w:val="0"/>
      <w:divBdr>
        <w:top w:val="none" w:sz="0" w:space="0" w:color="auto"/>
        <w:left w:val="none" w:sz="0" w:space="0" w:color="auto"/>
        <w:bottom w:val="none" w:sz="0" w:space="0" w:color="auto"/>
        <w:right w:val="none" w:sz="0" w:space="0" w:color="auto"/>
      </w:divBdr>
    </w:div>
    <w:div w:id="1799185200">
      <w:bodyDiv w:val="1"/>
      <w:marLeft w:val="0"/>
      <w:marRight w:val="0"/>
      <w:marTop w:val="0"/>
      <w:marBottom w:val="0"/>
      <w:divBdr>
        <w:top w:val="none" w:sz="0" w:space="0" w:color="auto"/>
        <w:left w:val="none" w:sz="0" w:space="0" w:color="auto"/>
        <w:bottom w:val="none" w:sz="0" w:space="0" w:color="auto"/>
        <w:right w:val="none" w:sz="0" w:space="0" w:color="auto"/>
      </w:divBdr>
    </w:div>
    <w:div w:id="1799374858">
      <w:marLeft w:val="480"/>
      <w:marRight w:val="0"/>
      <w:marTop w:val="0"/>
      <w:marBottom w:val="0"/>
      <w:divBdr>
        <w:top w:val="none" w:sz="0" w:space="0" w:color="auto"/>
        <w:left w:val="none" w:sz="0" w:space="0" w:color="auto"/>
        <w:bottom w:val="none" w:sz="0" w:space="0" w:color="auto"/>
        <w:right w:val="none" w:sz="0" w:space="0" w:color="auto"/>
      </w:divBdr>
    </w:div>
    <w:div w:id="1799566539">
      <w:marLeft w:val="480"/>
      <w:marRight w:val="0"/>
      <w:marTop w:val="0"/>
      <w:marBottom w:val="0"/>
      <w:divBdr>
        <w:top w:val="none" w:sz="0" w:space="0" w:color="auto"/>
        <w:left w:val="none" w:sz="0" w:space="0" w:color="auto"/>
        <w:bottom w:val="none" w:sz="0" w:space="0" w:color="auto"/>
        <w:right w:val="none" w:sz="0" w:space="0" w:color="auto"/>
      </w:divBdr>
    </w:div>
    <w:div w:id="1800680773">
      <w:marLeft w:val="480"/>
      <w:marRight w:val="0"/>
      <w:marTop w:val="0"/>
      <w:marBottom w:val="0"/>
      <w:divBdr>
        <w:top w:val="none" w:sz="0" w:space="0" w:color="auto"/>
        <w:left w:val="none" w:sz="0" w:space="0" w:color="auto"/>
        <w:bottom w:val="none" w:sz="0" w:space="0" w:color="auto"/>
        <w:right w:val="none" w:sz="0" w:space="0" w:color="auto"/>
      </w:divBdr>
    </w:div>
    <w:div w:id="1800685375">
      <w:marLeft w:val="480"/>
      <w:marRight w:val="0"/>
      <w:marTop w:val="0"/>
      <w:marBottom w:val="0"/>
      <w:divBdr>
        <w:top w:val="none" w:sz="0" w:space="0" w:color="auto"/>
        <w:left w:val="none" w:sz="0" w:space="0" w:color="auto"/>
        <w:bottom w:val="none" w:sz="0" w:space="0" w:color="auto"/>
        <w:right w:val="none" w:sz="0" w:space="0" w:color="auto"/>
      </w:divBdr>
    </w:div>
    <w:div w:id="1801145076">
      <w:bodyDiv w:val="1"/>
      <w:marLeft w:val="0"/>
      <w:marRight w:val="0"/>
      <w:marTop w:val="0"/>
      <w:marBottom w:val="0"/>
      <w:divBdr>
        <w:top w:val="none" w:sz="0" w:space="0" w:color="auto"/>
        <w:left w:val="none" w:sz="0" w:space="0" w:color="auto"/>
        <w:bottom w:val="none" w:sz="0" w:space="0" w:color="auto"/>
        <w:right w:val="none" w:sz="0" w:space="0" w:color="auto"/>
      </w:divBdr>
    </w:div>
    <w:div w:id="1801192453">
      <w:bodyDiv w:val="1"/>
      <w:marLeft w:val="0"/>
      <w:marRight w:val="0"/>
      <w:marTop w:val="0"/>
      <w:marBottom w:val="0"/>
      <w:divBdr>
        <w:top w:val="none" w:sz="0" w:space="0" w:color="auto"/>
        <w:left w:val="none" w:sz="0" w:space="0" w:color="auto"/>
        <w:bottom w:val="none" w:sz="0" w:space="0" w:color="auto"/>
        <w:right w:val="none" w:sz="0" w:space="0" w:color="auto"/>
      </w:divBdr>
    </w:div>
    <w:div w:id="1801217974">
      <w:marLeft w:val="480"/>
      <w:marRight w:val="0"/>
      <w:marTop w:val="0"/>
      <w:marBottom w:val="0"/>
      <w:divBdr>
        <w:top w:val="none" w:sz="0" w:space="0" w:color="auto"/>
        <w:left w:val="none" w:sz="0" w:space="0" w:color="auto"/>
        <w:bottom w:val="none" w:sz="0" w:space="0" w:color="auto"/>
        <w:right w:val="none" w:sz="0" w:space="0" w:color="auto"/>
      </w:divBdr>
    </w:div>
    <w:div w:id="1801798024">
      <w:bodyDiv w:val="1"/>
      <w:marLeft w:val="0"/>
      <w:marRight w:val="0"/>
      <w:marTop w:val="0"/>
      <w:marBottom w:val="0"/>
      <w:divBdr>
        <w:top w:val="none" w:sz="0" w:space="0" w:color="auto"/>
        <w:left w:val="none" w:sz="0" w:space="0" w:color="auto"/>
        <w:bottom w:val="none" w:sz="0" w:space="0" w:color="auto"/>
        <w:right w:val="none" w:sz="0" w:space="0" w:color="auto"/>
      </w:divBdr>
    </w:div>
    <w:div w:id="1803768792">
      <w:bodyDiv w:val="1"/>
      <w:marLeft w:val="0"/>
      <w:marRight w:val="0"/>
      <w:marTop w:val="0"/>
      <w:marBottom w:val="0"/>
      <w:divBdr>
        <w:top w:val="none" w:sz="0" w:space="0" w:color="auto"/>
        <w:left w:val="none" w:sz="0" w:space="0" w:color="auto"/>
        <w:bottom w:val="none" w:sz="0" w:space="0" w:color="auto"/>
        <w:right w:val="none" w:sz="0" w:space="0" w:color="auto"/>
      </w:divBdr>
    </w:div>
    <w:div w:id="1804619726">
      <w:bodyDiv w:val="1"/>
      <w:marLeft w:val="0"/>
      <w:marRight w:val="0"/>
      <w:marTop w:val="0"/>
      <w:marBottom w:val="0"/>
      <w:divBdr>
        <w:top w:val="none" w:sz="0" w:space="0" w:color="auto"/>
        <w:left w:val="none" w:sz="0" w:space="0" w:color="auto"/>
        <w:bottom w:val="none" w:sz="0" w:space="0" w:color="auto"/>
        <w:right w:val="none" w:sz="0" w:space="0" w:color="auto"/>
      </w:divBdr>
    </w:div>
    <w:div w:id="1805539804">
      <w:marLeft w:val="480"/>
      <w:marRight w:val="0"/>
      <w:marTop w:val="0"/>
      <w:marBottom w:val="0"/>
      <w:divBdr>
        <w:top w:val="none" w:sz="0" w:space="0" w:color="auto"/>
        <w:left w:val="none" w:sz="0" w:space="0" w:color="auto"/>
        <w:bottom w:val="none" w:sz="0" w:space="0" w:color="auto"/>
        <w:right w:val="none" w:sz="0" w:space="0" w:color="auto"/>
      </w:divBdr>
    </w:div>
    <w:div w:id="1805810010">
      <w:marLeft w:val="480"/>
      <w:marRight w:val="0"/>
      <w:marTop w:val="0"/>
      <w:marBottom w:val="0"/>
      <w:divBdr>
        <w:top w:val="none" w:sz="0" w:space="0" w:color="auto"/>
        <w:left w:val="none" w:sz="0" w:space="0" w:color="auto"/>
        <w:bottom w:val="none" w:sz="0" w:space="0" w:color="auto"/>
        <w:right w:val="none" w:sz="0" w:space="0" w:color="auto"/>
      </w:divBdr>
    </w:div>
    <w:div w:id="1806584508">
      <w:marLeft w:val="480"/>
      <w:marRight w:val="0"/>
      <w:marTop w:val="0"/>
      <w:marBottom w:val="0"/>
      <w:divBdr>
        <w:top w:val="none" w:sz="0" w:space="0" w:color="auto"/>
        <w:left w:val="none" w:sz="0" w:space="0" w:color="auto"/>
        <w:bottom w:val="none" w:sz="0" w:space="0" w:color="auto"/>
        <w:right w:val="none" w:sz="0" w:space="0" w:color="auto"/>
      </w:divBdr>
    </w:div>
    <w:div w:id="1808161100">
      <w:bodyDiv w:val="1"/>
      <w:marLeft w:val="0"/>
      <w:marRight w:val="0"/>
      <w:marTop w:val="0"/>
      <w:marBottom w:val="0"/>
      <w:divBdr>
        <w:top w:val="none" w:sz="0" w:space="0" w:color="auto"/>
        <w:left w:val="none" w:sz="0" w:space="0" w:color="auto"/>
        <w:bottom w:val="none" w:sz="0" w:space="0" w:color="auto"/>
        <w:right w:val="none" w:sz="0" w:space="0" w:color="auto"/>
      </w:divBdr>
      <w:divsChild>
        <w:div w:id="209734704">
          <w:marLeft w:val="480"/>
          <w:marRight w:val="0"/>
          <w:marTop w:val="0"/>
          <w:marBottom w:val="0"/>
          <w:divBdr>
            <w:top w:val="none" w:sz="0" w:space="0" w:color="auto"/>
            <w:left w:val="none" w:sz="0" w:space="0" w:color="auto"/>
            <w:bottom w:val="none" w:sz="0" w:space="0" w:color="auto"/>
            <w:right w:val="none" w:sz="0" w:space="0" w:color="auto"/>
          </w:divBdr>
        </w:div>
        <w:div w:id="525170845">
          <w:marLeft w:val="480"/>
          <w:marRight w:val="0"/>
          <w:marTop w:val="0"/>
          <w:marBottom w:val="0"/>
          <w:divBdr>
            <w:top w:val="none" w:sz="0" w:space="0" w:color="auto"/>
            <w:left w:val="none" w:sz="0" w:space="0" w:color="auto"/>
            <w:bottom w:val="none" w:sz="0" w:space="0" w:color="auto"/>
            <w:right w:val="none" w:sz="0" w:space="0" w:color="auto"/>
          </w:divBdr>
        </w:div>
        <w:div w:id="585457067">
          <w:marLeft w:val="480"/>
          <w:marRight w:val="0"/>
          <w:marTop w:val="0"/>
          <w:marBottom w:val="0"/>
          <w:divBdr>
            <w:top w:val="none" w:sz="0" w:space="0" w:color="auto"/>
            <w:left w:val="none" w:sz="0" w:space="0" w:color="auto"/>
            <w:bottom w:val="none" w:sz="0" w:space="0" w:color="auto"/>
            <w:right w:val="none" w:sz="0" w:space="0" w:color="auto"/>
          </w:divBdr>
        </w:div>
        <w:div w:id="607930433">
          <w:marLeft w:val="480"/>
          <w:marRight w:val="0"/>
          <w:marTop w:val="0"/>
          <w:marBottom w:val="0"/>
          <w:divBdr>
            <w:top w:val="none" w:sz="0" w:space="0" w:color="auto"/>
            <w:left w:val="none" w:sz="0" w:space="0" w:color="auto"/>
            <w:bottom w:val="none" w:sz="0" w:space="0" w:color="auto"/>
            <w:right w:val="none" w:sz="0" w:space="0" w:color="auto"/>
          </w:divBdr>
        </w:div>
        <w:div w:id="659772508">
          <w:marLeft w:val="480"/>
          <w:marRight w:val="0"/>
          <w:marTop w:val="0"/>
          <w:marBottom w:val="0"/>
          <w:divBdr>
            <w:top w:val="none" w:sz="0" w:space="0" w:color="auto"/>
            <w:left w:val="none" w:sz="0" w:space="0" w:color="auto"/>
            <w:bottom w:val="none" w:sz="0" w:space="0" w:color="auto"/>
            <w:right w:val="none" w:sz="0" w:space="0" w:color="auto"/>
          </w:divBdr>
        </w:div>
        <w:div w:id="863329831">
          <w:marLeft w:val="480"/>
          <w:marRight w:val="0"/>
          <w:marTop w:val="0"/>
          <w:marBottom w:val="0"/>
          <w:divBdr>
            <w:top w:val="none" w:sz="0" w:space="0" w:color="auto"/>
            <w:left w:val="none" w:sz="0" w:space="0" w:color="auto"/>
            <w:bottom w:val="none" w:sz="0" w:space="0" w:color="auto"/>
            <w:right w:val="none" w:sz="0" w:space="0" w:color="auto"/>
          </w:divBdr>
        </w:div>
        <w:div w:id="1054040438">
          <w:marLeft w:val="480"/>
          <w:marRight w:val="0"/>
          <w:marTop w:val="0"/>
          <w:marBottom w:val="0"/>
          <w:divBdr>
            <w:top w:val="none" w:sz="0" w:space="0" w:color="auto"/>
            <w:left w:val="none" w:sz="0" w:space="0" w:color="auto"/>
            <w:bottom w:val="none" w:sz="0" w:space="0" w:color="auto"/>
            <w:right w:val="none" w:sz="0" w:space="0" w:color="auto"/>
          </w:divBdr>
        </w:div>
        <w:div w:id="1072504469">
          <w:marLeft w:val="480"/>
          <w:marRight w:val="0"/>
          <w:marTop w:val="0"/>
          <w:marBottom w:val="0"/>
          <w:divBdr>
            <w:top w:val="none" w:sz="0" w:space="0" w:color="auto"/>
            <w:left w:val="none" w:sz="0" w:space="0" w:color="auto"/>
            <w:bottom w:val="none" w:sz="0" w:space="0" w:color="auto"/>
            <w:right w:val="none" w:sz="0" w:space="0" w:color="auto"/>
          </w:divBdr>
        </w:div>
        <w:div w:id="1661497909">
          <w:marLeft w:val="480"/>
          <w:marRight w:val="0"/>
          <w:marTop w:val="0"/>
          <w:marBottom w:val="0"/>
          <w:divBdr>
            <w:top w:val="none" w:sz="0" w:space="0" w:color="auto"/>
            <w:left w:val="none" w:sz="0" w:space="0" w:color="auto"/>
            <w:bottom w:val="none" w:sz="0" w:space="0" w:color="auto"/>
            <w:right w:val="none" w:sz="0" w:space="0" w:color="auto"/>
          </w:divBdr>
        </w:div>
        <w:div w:id="1741051556">
          <w:marLeft w:val="480"/>
          <w:marRight w:val="0"/>
          <w:marTop w:val="0"/>
          <w:marBottom w:val="0"/>
          <w:divBdr>
            <w:top w:val="none" w:sz="0" w:space="0" w:color="auto"/>
            <w:left w:val="none" w:sz="0" w:space="0" w:color="auto"/>
            <w:bottom w:val="none" w:sz="0" w:space="0" w:color="auto"/>
            <w:right w:val="none" w:sz="0" w:space="0" w:color="auto"/>
          </w:divBdr>
        </w:div>
        <w:div w:id="1769085258">
          <w:marLeft w:val="480"/>
          <w:marRight w:val="0"/>
          <w:marTop w:val="0"/>
          <w:marBottom w:val="0"/>
          <w:divBdr>
            <w:top w:val="none" w:sz="0" w:space="0" w:color="auto"/>
            <w:left w:val="none" w:sz="0" w:space="0" w:color="auto"/>
            <w:bottom w:val="none" w:sz="0" w:space="0" w:color="auto"/>
            <w:right w:val="none" w:sz="0" w:space="0" w:color="auto"/>
          </w:divBdr>
        </w:div>
        <w:div w:id="1801147118">
          <w:marLeft w:val="480"/>
          <w:marRight w:val="0"/>
          <w:marTop w:val="0"/>
          <w:marBottom w:val="0"/>
          <w:divBdr>
            <w:top w:val="none" w:sz="0" w:space="0" w:color="auto"/>
            <w:left w:val="none" w:sz="0" w:space="0" w:color="auto"/>
            <w:bottom w:val="none" w:sz="0" w:space="0" w:color="auto"/>
            <w:right w:val="none" w:sz="0" w:space="0" w:color="auto"/>
          </w:divBdr>
        </w:div>
        <w:div w:id="2043046364">
          <w:marLeft w:val="480"/>
          <w:marRight w:val="0"/>
          <w:marTop w:val="0"/>
          <w:marBottom w:val="0"/>
          <w:divBdr>
            <w:top w:val="none" w:sz="0" w:space="0" w:color="auto"/>
            <w:left w:val="none" w:sz="0" w:space="0" w:color="auto"/>
            <w:bottom w:val="none" w:sz="0" w:space="0" w:color="auto"/>
            <w:right w:val="none" w:sz="0" w:space="0" w:color="auto"/>
          </w:divBdr>
        </w:div>
        <w:div w:id="2051958422">
          <w:marLeft w:val="480"/>
          <w:marRight w:val="0"/>
          <w:marTop w:val="0"/>
          <w:marBottom w:val="0"/>
          <w:divBdr>
            <w:top w:val="none" w:sz="0" w:space="0" w:color="auto"/>
            <w:left w:val="none" w:sz="0" w:space="0" w:color="auto"/>
            <w:bottom w:val="none" w:sz="0" w:space="0" w:color="auto"/>
            <w:right w:val="none" w:sz="0" w:space="0" w:color="auto"/>
          </w:divBdr>
        </w:div>
      </w:divsChild>
    </w:div>
    <w:div w:id="1808627369">
      <w:marLeft w:val="480"/>
      <w:marRight w:val="0"/>
      <w:marTop w:val="0"/>
      <w:marBottom w:val="0"/>
      <w:divBdr>
        <w:top w:val="none" w:sz="0" w:space="0" w:color="auto"/>
        <w:left w:val="none" w:sz="0" w:space="0" w:color="auto"/>
        <w:bottom w:val="none" w:sz="0" w:space="0" w:color="auto"/>
        <w:right w:val="none" w:sz="0" w:space="0" w:color="auto"/>
      </w:divBdr>
    </w:div>
    <w:div w:id="1809471192">
      <w:marLeft w:val="480"/>
      <w:marRight w:val="0"/>
      <w:marTop w:val="0"/>
      <w:marBottom w:val="0"/>
      <w:divBdr>
        <w:top w:val="none" w:sz="0" w:space="0" w:color="auto"/>
        <w:left w:val="none" w:sz="0" w:space="0" w:color="auto"/>
        <w:bottom w:val="none" w:sz="0" w:space="0" w:color="auto"/>
        <w:right w:val="none" w:sz="0" w:space="0" w:color="auto"/>
      </w:divBdr>
    </w:div>
    <w:div w:id="1809785676">
      <w:marLeft w:val="480"/>
      <w:marRight w:val="0"/>
      <w:marTop w:val="0"/>
      <w:marBottom w:val="0"/>
      <w:divBdr>
        <w:top w:val="none" w:sz="0" w:space="0" w:color="auto"/>
        <w:left w:val="none" w:sz="0" w:space="0" w:color="auto"/>
        <w:bottom w:val="none" w:sz="0" w:space="0" w:color="auto"/>
        <w:right w:val="none" w:sz="0" w:space="0" w:color="auto"/>
      </w:divBdr>
    </w:div>
    <w:div w:id="1810123869">
      <w:bodyDiv w:val="1"/>
      <w:marLeft w:val="0"/>
      <w:marRight w:val="0"/>
      <w:marTop w:val="0"/>
      <w:marBottom w:val="0"/>
      <w:divBdr>
        <w:top w:val="none" w:sz="0" w:space="0" w:color="auto"/>
        <w:left w:val="none" w:sz="0" w:space="0" w:color="auto"/>
        <w:bottom w:val="none" w:sz="0" w:space="0" w:color="auto"/>
        <w:right w:val="none" w:sz="0" w:space="0" w:color="auto"/>
      </w:divBdr>
    </w:div>
    <w:div w:id="1810197741">
      <w:marLeft w:val="480"/>
      <w:marRight w:val="0"/>
      <w:marTop w:val="0"/>
      <w:marBottom w:val="0"/>
      <w:divBdr>
        <w:top w:val="none" w:sz="0" w:space="0" w:color="auto"/>
        <w:left w:val="none" w:sz="0" w:space="0" w:color="auto"/>
        <w:bottom w:val="none" w:sz="0" w:space="0" w:color="auto"/>
        <w:right w:val="none" w:sz="0" w:space="0" w:color="auto"/>
      </w:divBdr>
    </w:div>
    <w:div w:id="1810242678">
      <w:marLeft w:val="480"/>
      <w:marRight w:val="0"/>
      <w:marTop w:val="0"/>
      <w:marBottom w:val="0"/>
      <w:divBdr>
        <w:top w:val="none" w:sz="0" w:space="0" w:color="auto"/>
        <w:left w:val="none" w:sz="0" w:space="0" w:color="auto"/>
        <w:bottom w:val="none" w:sz="0" w:space="0" w:color="auto"/>
        <w:right w:val="none" w:sz="0" w:space="0" w:color="auto"/>
      </w:divBdr>
    </w:div>
    <w:div w:id="1810975044">
      <w:marLeft w:val="480"/>
      <w:marRight w:val="0"/>
      <w:marTop w:val="0"/>
      <w:marBottom w:val="0"/>
      <w:divBdr>
        <w:top w:val="none" w:sz="0" w:space="0" w:color="auto"/>
        <w:left w:val="none" w:sz="0" w:space="0" w:color="auto"/>
        <w:bottom w:val="none" w:sz="0" w:space="0" w:color="auto"/>
        <w:right w:val="none" w:sz="0" w:space="0" w:color="auto"/>
      </w:divBdr>
    </w:div>
    <w:div w:id="1811510106">
      <w:bodyDiv w:val="1"/>
      <w:marLeft w:val="0"/>
      <w:marRight w:val="0"/>
      <w:marTop w:val="0"/>
      <w:marBottom w:val="0"/>
      <w:divBdr>
        <w:top w:val="none" w:sz="0" w:space="0" w:color="auto"/>
        <w:left w:val="none" w:sz="0" w:space="0" w:color="auto"/>
        <w:bottom w:val="none" w:sz="0" w:space="0" w:color="auto"/>
        <w:right w:val="none" w:sz="0" w:space="0" w:color="auto"/>
      </w:divBdr>
    </w:div>
    <w:div w:id="1812364123">
      <w:bodyDiv w:val="1"/>
      <w:marLeft w:val="0"/>
      <w:marRight w:val="0"/>
      <w:marTop w:val="0"/>
      <w:marBottom w:val="0"/>
      <w:divBdr>
        <w:top w:val="none" w:sz="0" w:space="0" w:color="auto"/>
        <w:left w:val="none" w:sz="0" w:space="0" w:color="auto"/>
        <w:bottom w:val="none" w:sz="0" w:space="0" w:color="auto"/>
        <w:right w:val="none" w:sz="0" w:space="0" w:color="auto"/>
      </w:divBdr>
    </w:div>
    <w:div w:id="1812671614">
      <w:marLeft w:val="480"/>
      <w:marRight w:val="0"/>
      <w:marTop w:val="0"/>
      <w:marBottom w:val="0"/>
      <w:divBdr>
        <w:top w:val="none" w:sz="0" w:space="0" w:color="auto"/>
        <w:left w:val="none" w:sz="0" w:space="0" w:color="auto"/>
        <w:bottom w:val="none" w:sz="0" w:space="0" w:color="auto"/>
        <w:right w:val="none" w:sz="0" w:space="0" w:color="auto"/>
      </w:divBdr>
    </w:div>
    <w:div w:id="1814177511">
      <w:marLeft w:val="480"/>
      <w:marRight w:val="0"/>
      <w:marTop w:val="0"/>
      <w:marBottom w:val="0"/>
      <w:divBdr>
        <w:top w:val="none" w:sz="0" w:space="0" w:color="auto"/>
        <w:left w:val="none" w:sz="0" w:space="0" w:color="auto"/>
        <w:bottom w:val="none" w:sz="0" w:space="0" w:color="auto"/>
        <w:right w:val="none" w:sz="0" w:space="0" w:color="auto"/>
      </w:divBdr>
    </w:div>
    <w:div w:id="1815640928">
      <w:marLeft w:val="480"/>
      <w:marRight w:val="0"/>
      <w:marTop w:val="0"/>
      <w:marBottom w:val="0"/>
      <w:divBdr>
        <w:top w:val="none" w:sz="0" w:space="0" w:color="auto"/>
        <w:left w:val="none" w:sz="0" w:space="0" w:color="auto"/>
        <w:bottom w:val="none" w:sz="0" w:space="0" w:color="auto"/>
        <w:right w:val="none" w:sz="0" w:space="0" w:color="auto"/>
      </w:divBdr>
    </w:div>
    <w:div w:id="1816332371">
      <w:bodyDiv w:val="1"/>
      <w:marLeft w:val="0"/>
      <w:marRight w:val="0"/>
      <w:marTop w:val="0"/>
      <w:marBottom w:val="0"/>
      <w:divBdr>
        <w:top w:val="none" w:sz="0" w:space="0" w:color="auto"/>
        <w:left w:val="none" w:sz="0" w:space="0" w:color="auto"/>
        <w:bottom w:val="none" w:sz="0" w:space="0" w:color="auto"/>
        <w:right w:val="none" w:sz="0" w:space="0" w:color="auto"/>
      </w:divBdr>
      <w:divsChild>
        <w:div w:id="32923628">
          <w:marLeft w:val="480"/>
          <w:marRight w:val="0"/>
          <w:marTop w:val="0"/>
          <w:marBottom w:val="0"/>
          <w:divBdr>
            <w:top w:val="none" w:sz="0" w:space="0" w:color="auto"/>
            <w:left w:val="none" w:sz="0" w:space="0" w:color="auto"/>
            <w:bottom w:val="none" w:sz="0" w:space="0" w:color="auto"/>
            <w:right w:val="none" w:sz="0" w:space="0" w:color="auto"/>
          </w:divBdr>
        </w:div>
        <w:div w:id="74135976">
          <w:marLeft w:val="480"/>
          <w:marRight w:val="0"/>
          <w:marTop w:val="0"/>
          <w:marBottom w:val="0"/>
          <w:divBdr>
            <w:top w:val="none" w:sz="0" w:space="0" w:color="auto"/>
            <w:left w:val="none" w:sz="0" w:space="0" w:color="auto"/>
            <w:bottom w:val="none" w:sz="0" w:space="0" w:color="auto"/>
            <w:right w:val="none" w:sz="0" w:space="0" w:color="auto"/>
          </w:divBdr>
        </w:div>
        <w:div w:id="192621782">
          <w:marLeft w:val="480"/>
          <w:marRight w:val="0"/>
          <w:marTop w:val="0"/>
          <w:marBottom w:val="0"/>
          <w:divBdr>
            <w:top w:val="none" w:sz="0" w:space="0" w:color="auto"/>
            <w:left w:val="none" w:sz="0" w:space="0" w:color="auto"/>
            <w:bottom w:val="none" w:sz="0" w:space="0" w:color="auto"/>
            <w:right w:val="none" w:sz="0" w:space="0" w:color="auto"/>
          </w:divBdr>
        </w:div>
        <w:div w:id="214388812">
          <w:marLeft w:val="480"/>
          <w:marRight w:val="0"/>
          <w:marTop w:val="0"/>
          <w:marBottom w:val="0"/>
          <w:divBdr>
            <w:top w:val="none" w:sz="0" w:space="0" w:color="auto"/>
            <w:left w:val="none" w:sz="0" w:space="0" w:color="auto"/>
            <w:bottom w:val="none" w:sz="0" w:space="0" w:color="auto"/>
            <w:right w:val="none" w:sz="0" w:space="0" w:color="auto"/>
          </w:divBdr>
        </w:div>
        <w:div w:id="229655170">
          <w:marLeft w:val="480"/>
          <w:marRight w:val="0"/>
          <w:marTop w:val="0"/>
          <w:marBottom w:val="0"/>
          <w:divBdr>
            <w:top w:val="none" w:sz="0" w:space="0" w:color="auto"/>
            <w:left w:val="none" w:sz="0" w:space="0" w:color="auto"/>
            <w:bottom w:val="none" w:sz="0" w:space="0" w:color="auto"/>
            <w:right w:val="none" w:sz="0" w:space="0" w:color="auto"/>
          </w:divBdr>
        </w:div>
        <w:div w:id="235012782">
          <w:marLeft w:val="480"/>
          <w:marRight w:val="0"/>
          <w:marTop w:val="0"/>
          <w:marBottom w:val="0"/>
          <w:divBdr>
            <w:top w:val="none" w:sz="0" w:space="0" w:color="auto"/>
            <w:left w:val="none" w:sz="0" w:space="0" w:color="auto"/>
            <w:bottom w:val="none" w:sz="0" w:space="0" w:color="auto"/>
            <w:right w:val="none" w:sz="0" w:space="0" w:color="auto"/>
          </w:divBdr>
        </w:div>
        <w:div w:id="295451487">
          <w:marLeft w:val="480"/>
          <w:marRight w:val="0"/>
          <w:marTop w:val="0"/>
          <w:marBottom w:val="0"/>
          <w:divBdr>
            <w:top w:val="none" w:sz="0" w:space="0" w:color="auto"/>
            <w:left w:val="none" w:sz="0" w:space="0" w:color="auto"/>
            <w:bottom w:val="none" w:sz="0" w:space="0" w:color="auto"/>
            <w:right w:val="none" w:sz="0" w:space="0" w:color="auto"/>
          </w:divBdr>
        </w:div>
        <w:div w:id="316343237">
          <w:marLeft w:val="480"/>
          <w:marRight w:val="0"/>
          <w:marTop w:val="0"/>
          <w:marBottom w:val="0"/>
          <w:divBdr>
            <w:top w:val="none" w:sz="0" w:space="0" w:color="auto"/>
            <w:left w:val="none" w:sz="0" w:space="0" w:color="auto"/>
            <w:bottom w:val="none" w:sz="0" w:space="0" w:color="auto"/>
            <w:right w:val="none" w:sz="0" w:space="0" w:color="auto"/>
          </w:divBdr>
        </w:div>
        <w:div w:id="390740022">
          <w:marLeft w:val="480"/>
          <w:marRight w:val="0"/>
          <w:marTop w:val="0"/>
          <w:marBottom w:val="0"/>
          <w:divBdr>
            <w:top w:val="none" w:sz="0" w:space="0" w:color="auto"/>
            <w:left w:val="none" w:sz="0" w:space="0" w:color="auto"/>
            <w:bottom w:val="none" w:sz="0" w:space="0" w:color="auto"/>
            <w:right w:val="none" w:sz="0" w:space="0" w:color="auto"/>
          </w:divBdr>
        </w:div>
        <w:div w:id="467822953">
          <w:marLeft w:val="480"/>
          <w:marRight w:val="0"/>
          <w:marTop w:val="0"/>
          <w:marBottom w:val="0"/>
          <w:divBdr>
            <w:top w:val="none" w:sz="0" w:space="0" w:color="auto"/>
            <w:left w:val="none" w:sz="0" w:space="0" w:color="auto"/>
            <w:bottom w:val="none" w:sz="0" w:space="0" w:color="auto"/>
            <w:right w:val="none" w:sz="0" w:space="0" w:color="auto"/>
          </w:divBdr>
        </w:div>
        <w:div w:id="478231354">
          <w:marLeft w:val="480"/>
          <w:marRight w:val="0"/>
          <w:marTop w:val="0"/>
          <w:marBottom w:val="0"/>
          <w:divBdr>
            <w:top w:val="none" w:sz="0" w:space="0" w:color="auto"/>
            <w:left w:val="none" w:sz="0" w:space="0" w:color="auto"/>
            <w:bottom w:val="none" w:sz="0" w:space="0" w:color="auto"/>
            <w:right w:val="none" w:sz="0" w:space="0" w:color="auto"/>
          </w:divBdr>
        </w:div>
        <w:div w:id="510680951">
          <w:marLeft w:val="480"/>
          <w:marRight w:val="0"/>
          <w:marTop w:val="0"/>
          <w:marBottom w:val="0"/>
          <w:divBdr>
            <w:top w:val="none" w:sz="0" w:space="0" w:color="auto"/>
            <w:left w:val="none" w:sz="0" w:space="0" w:color="auto"/>
            <w:bottom w:val="none" w:sz="0" w:space="0" w:color="auto"/>
            <w:right w:val="none" w:sz="0" w:space="0" w:color="auto"/>
          </w:divBdr>
        </w:div>
        <w:div w:id="569119925">
          <w:marLeft w:val="480"/>
          <w:marRight w:val="0"/>
          <w:marTop w:val="0"/>
          <w:marBottom w:val="0"/>
          <w:divBdr>
            <w:top w:val="none" w:sz="0" w:space="0" w:color="auto"/>
            <w:left w:val="none" w:sz="0" w:space="0" w:color="auto"/>
            <w:bottom w:val="none" w:sz="0" w:space="0" w:color="auto"/>
            <w:right w:val="none" w:sz="0" w:space="0" w:color="auto"/>
          </w:divBdr>
        </w:div>
        <w:div w:id="577710378">
          <w:marLeft w:val="480"/>
          <w:marRight w:val="0"/>
          <w:marTop w:val="0"/>
          <w:marBottom w:val="0"/>
          <w:divBdr>
            <w:top w:val="none" w:sz="0" w:space="0" w:color="auto"/>
            <w:left w:val="none" w:sz="0" w:space="0" w:color="auto"/>
            <w:bottom w:val="none" w:sz="0" w:space="0" w:color="auto"/>
            <w:right w:val="none" w:sz="0" w:space="0" w:color="auto"/>
          </w:divBdr>
        </w:div>
        <w:div w:id="598106085">
          <w:marLeft w:val="480"/>
          <w:marRight w:val="0"/>
          <w:marTop w:val="0"/>
          <w:marBottom w:val="0"/>
          <w:divBdr>
            <w:top w:val="none" w:sz="0" w:space="0" w:color="auto"/>
            <w:left w:val="none" w:sz="0" w:space="0" w:color="auto"/>
            <w:bottom w:val="none" w:sz="0" w:space="0" w:color="auto"/>
            <w:right w:val="none" w:sz="0" w:space="0" w:color="auto"/>
          </w:divBdr>
        </w:div>
        <w:div w:id="669219077">
          <w:marLeft w:val="480"/>
          <w:marRight w:val="0"/>
          <w:marTop w:val="0"/>
          <w:marBottom w:val="0"/>
          <w:divBdr>
            <w:top w:val="none" w:sz="0" w:space="0" w:color="auto"/>
            <w:left w:val="none" w:sz="0" w:space="0" w:color="auto"/>
            <w:bottom w:val="none" w:sz="0" w:space="0" w:color="auto"/>
            <w:right w:val="none" w:sz="0" w:space="0" w:color="auto"/>
          </w:divBdr>
        </w:div>
        <w:div w:id="734746481">
          <w:marLeft w:val="480"/>
          <w:marRight w:val="0"/>
          <w:marTop w:val="0"/>
          <w:marBottom w:val="0"/>
          <w:divBdr>
            <w:top w:val="none" w:sz="0" w:space="0" w:color="auto"/>
            <w:left w:val="none" w:sz="0" w:space="0" w:color="auto"/>
            <w:bottom w:val="none" w:sz="0" w:space="0" w:color="auto"/>
            <w:right w:val="none" w:sz="0" w:space="0" w:color="auto"/>
          </w:divBdr>
        </w:div>
        <w:div w:id="747187647">
          <w:marLeft w:val="480"/>
          <w:marRight w:val="0"/>
          <w:marTop w:val="0"/>
          <w:marBottom w:val="0"/>
          <w:divBdr>
            <w:top w:val="none" w:sz="0" w:space="0" w:color="auto"/>
            <w:left w:val="none" w:sz="0" w:space="0" w:color="auto"/>
            <w:bottom w:val="none" w:sz="0" w:space="0" w:color="auto"/>
            <w:right w:val="none" w:sz="0" w:space="0" w:color="auto"/>
          </w:divBdr>
        </w:div>
        <w:div w:id="863976616">
          <w:marLeft w:val="480"/>
          <w:marRight w:val="0"/>
          <w:marTop w:val="0"/>
          <w:marBottom w:val="0"/>
          <w:divBdr>
            <w:top w:val="none" w:sz="0" w:space="0" w:color="auto"/>
            <w:left w:val="none" w:sz="0" w:space="0" w:color="auto"/>
            <w:bottom w:val="none" w:sz="0" w:space="0" w:color="auto"/>
            <w:right w:val="none" w:sz="0" w:space="0" w:color="auto"/>
          </w:divBdr>
        </w:div>
        <w:div w:id="899244389">
          <w:marLeft w:val="480"/>
          <w:marRight w:val="0"/>
          <w:marTop w:val="0"/>
          <w:marBottom w:val="0"/>
          <w:divBdr>
            <w:top w:val="none" w:sz="0" w:space="0" w:color="auto"/>
            <w:left w:val="none" w:sz="0" w:space="0" w:color="auto"/>
            <w:bottom w:val="none" w:sz="0" w:space="0" w:color="auto"/>
            <w:right w:val="none" w:sz="0" w:space="0" w:color="auto"/>
          </w:divBdr>
        </w:div>
        <w:div w:id="957879971">
          <w:marLeft w:val="480"/>
          <w:marRight w:val="0"/>
          <w:marTop w:val="0"/>
          <w:marBottom w:val="0"/>
          <w:divBdr>
            <w:top w:val="none" w:sz="0" w:space="0" w:color="auto"/>
            <w:left w:val="none" w:sz="0" w:space="0" w:color="auto"/>
            <w:bottom w:val="none" w:sz="0" w:space="0" w:color="auto"/>
            <w:right w:val="none" w:sz="0" w:space="0" w:color="auto"/>
          </w:divBdr>
        </w:div>
        <w:div w:id="1008749431">
          <w:marLeft w:val="480"/>
          <w:marRight w:val="0"/>
          <w:marTop w:val="0"/>
          <w:marBottom w:val="0"/>
          <w:divBdr>
            <w:top w:val="none" w:sz="0" w:space="0" w:color="auto"/>
            <w:left w:val="none" w:sz="0" w:space="0" w:color="auto"/>
            <w:bottom w:val="none" w:sz="0" w:space="0" w:color="auto"/>
            <w:right w:val="none" w:sz="0" w:space="0" w:color="auto"/>
          </w:divBdr>
        </w:div>
        <w:div w:id="1018846039">
          <w:marLeft w:val="480"/>
          <w:marRight w:val="0"/>
          <w:marTop w:val="0"/>
          <w:marBottom w:val="0"/>
          <w:divBdr>
            <w:top w:val="none" w:sz="0" w:space="0" w:color="auto"/>
            <w:left w:val="none" w:sz="0" w:space="0" w:color="auto"/>
            <w:bottom w:val="none" w:sz="0" w:space="0" w:color="auto"/>
            <w:right w:val="none" w:sz="0" w:space="0" w:color="auto"/>
          </w:divBdr>
        </w:div>
        <w:div w:id="1107849758">
          <w:marLeft w:val="480"/>
          <w:marRight w:val="0"/>
          <w:marTop w:val="0"/>
          <w:marBottom w:val="0"/>
          <w:divBdr>
            <w:top w:val="none" w:sz="0" w:space="0" w:color="auto"/>
            <w:left w:val="none" w:sz="0" w:space="0" w:color="auto"/>
            <w:bottom w:val="none" w:sz="0" w:space="0" w:color="auto"/>
            <w:right w:val="none" w:sz="0" w:space="0" w:color="auto"/>
          </w:divBdr>
        </w:div>
        <w:div w:id="1147698949">
          <w:marLeft w:val="480"/>
          <w:marRight w:val="0"/>
          <w:marTop w:val="0"/>
          <w:marBottom w:val="0"/>
          <w:divBdr>
            <w:top w:val="none" w:sz="0" w:space="0" w:color="auto"/>
            <w:left w:val="none" w:sz="0" w:space="0" w:color="auto"/>
            <w:bottom w:val="none" w:sz="0" w:space="0" w:color="auto"/>
            <w:right w:val="none" w:sz="0" w:space="0" w:color="auto"/>
          </w:divBdr>
        </w:div>
        <w:div w:id="1239170838">
          <w:marLeft w:val="480"/>
          <w:marRight w:val="0"/>
          <w:marTop w:val="0"/>
          <w:marBottom w:val="0"/>
          <w:divBdr>
            <w:top w:val="none" w:sz="0" w:space="0" w:color="auto"/>
            <w:left w:val="none" w:sz="0" w:space="0" w:color="auto"/>
            <w:bottom w:val="none" w:sz="0" w:space="0" w:color="auto"/>
            <w:right w:val="none" w:sz="0" w:space="0" w:color="auto"/>
          </w:divBdr>
        </w:div>
        <w:div w:id="1272975997">
          <w:marLeft w:val="480"/>
          <w:marRight w:val="0"/>
          <w:marTop w:val="0"/>
          <w:marBottom w:val="0"/>
          <w:divBdr>
            <w:top w:val="none" w:sz="0" w:space="0" w:color="auto"/>
            <w:left w:val="none" w:sz="0" w:space="0" w:color="auto"/>
            <w:bottom w:val="none" w:sz="0" w:space="0" w:color="auto"/>
            <w:right w:val="none" w:sz="0" w:space="0" w:color="auto"/>
          </w:divBdr>
        </w:div>
        <w:div w:id="1285503095">
          <w:marLeft w:val="480"/>
          <w:marRight w:val="0"/>
          <w:marTop w:val="0"/>
          <w:marBottom w:val="0"/>
          <w:divBdr>
            <w:top w:val="none" w:sz="0" w:space="0" w:color="auto"/>
            <w:left w:val="none" w:sz="0" w:space="0" w:color="auto"/>
            <w:bottom w:val="none" w:sz="0" w:space="0" w:color="auto"/>
            <w:right w:val="none" w:sz="0" w:space="0" w:color="auto"/>
          </w:divBdr>
        </w:div>
        <w:div w:id="1363673894">
          <w:marLeft w:val="480"/>
          <w:marRight w:val="0"/>
          <w:marTop w:val="0"/>
          <w:marBottom w:val="0"/>
          <w:divBdr>
            <w:top w:val="none" w:sz="0" w:space="0" w:color="auto"/>
            <w:left w:val="none" w:sz="0" w:space="0" w:color="auto"/>
            <w:bottom w:val="none" w:sz="0" w:space="0" w:color="auto"/>
            <w:right w:val="none" w:sz="0" w:space="0" w:color="auto"/>
          </w:divBdr>
        </w:div>
        <w:div w:id="1369525660">
          <w:marLeft w:val="480"/>
          <w:marRight w:val="0"/>
          <w:marTop w:val="0"/>
          <w:marBottom w:val="0"/>
          <w:divBdr>
            <w:top w:val="none" w:sz="0" w:space="0" w:color="auto"/>
            <w:left w:val="none" w:sz="0" w:space="0" w:color="auto"/>
            <w:bottom w:val="none" w:sz="0" w:space="0" w:color="auto"/>
            <w:right w:val="none" w:sz="0" w:space="0" w:color="auto"/>
          </w:divBdr>
        </w:div>
        <w:div w:id="1383752383">
          <w:marLeft w:val="480"/>
          <w:marRight w:val="0"/>
          <w:marTop w:val="0"/>
          <w:marBottom w:val="0"/>
          <w:divBdr>
            <w:top w:val="none" w:sz="0" w:space="0" w:color="auto"/>
            <w:left w:val="none" w:sz="0" w:space="0" w:color="auto"/>
            <w:bottom w:val="none" w:sz="0" w:space="0" w:color="auto"/>
            <w:right w:val="none" w:sz="0" w:space="0" w:color="auto"/>
          </w:divBdr>
        </w:div>
        <w:div w:id="1385789208">
          <w:marLeft w:val="480"/>
          <w:marRight w:val="0"/>
          <w:marTop w:val="0"/>
          <w:marBottom w:val="0"/>
          <w:divBdr>
            <w:top w:val="none" w:sz="0" w:space="0" w:color="auto"/>
            <w:left w:val="none" w:sz="0" w:space="0" w:color="auto"/>
            <w:bottom w:val="none" w:sz="0" w:space="0" w:color="auto"/>
            <w:right w:val="none" w:sz="0" w:space="0" w:color="auto"/>
          </w:divBdr>
        </w:div>
        <w:div w:id="1392774172">
          <w:marLeft w:val="480"/>
          <w:marRight w:val="0"/>
          <w:marTop w:val="0"/>
          <w:marBottom w:val="0"/>
          <w:divBdr>
            <w:top w:val="none" w:sz="0" w:space="0" w:color="auto"/>
            <w:left w:val="none" w:sz="0" w:space="0" w:color="auto"/>
            <w:bottom w:val="none" w:sz="0" w:space="0" w:color="auto"/>
            <w:right w:val="none" w:sz="0" w:space="0" w:color="auto"/>
          </w:divBdr>
        </w:div>
        <w:div w:id="1442800343">
          <w:marLeft w:val="480"/>
          <w:marRight w:val="0"/>
          <w:marTop w:val="0"/>
          <w:marBottom w:val="0"/>
          <w:divBdr>
            <w:top w:val="none" w:sz="0" w:space="0" w:color="auto"/>
            <w:left w:val="none" w:sz="0" w:space="0" w:color="auto"/>
            <w:bottom w:val="none" w:sz="0" w:space="0" w:color="auto"/>
            <w:right w:val="none" w:sz="0" w:space="0" w:color="auto"/>
          </w:divBdr>
        </w:div>
        <w:div w:id="1460998648">
          <w:marLeft w:val="480"/>
          <w:marRight w:val="0"/>
          <w:marTop w:val="0"/>
          <w:marBottom w:val="0"/>
          <w:divBdr>
            <w:top w:val="none" w:sz="0" w:space="0" w:color="auto"/>
            <w:left w:val="none" w:sz="0" w:space="0" w:color="auto"/>
            <w:bottom w:val="none" w:sz="0" w:space="0" w:color="auto"/>
            <w:right w:val="none" w:sz="0" w:space="0" w:color="auto"/>
          </w:divBdr>
        </w:div>
        <w:div w:id="1499618759">
          <w:marLeft w:val="480"/>
          <w:marRight w:val="0"/>
          <w:marTop w:val="0"/>
          <w:marBottom w:val="0"/>
          <w:divBdr>
            <w:top w:val="none" w:sz="0" w:space="0" w:color="auto"/>
            <w:left w:val="none" w:sz="0" w:space="0" w:color="auto"/>
            <w:bottom w:val="none" w:sz="0" w:space="0" w:color="auto"/>
            <w:right w:val="none" w:sz="0" w:space="0" w:color="auto"/>
          </w:divBdr>
        </w:div>
        <w:div w:id="1532837442">
          <w:marLeft w:val="480"/>
          <w:marRight w:val="0"/>
          <w:marTop w:val="0"/>
          <w:marBottom w:val="0"/>
          <w:divBdr>
            <w:top w:val="none" w:sz="0" w:space="0" w:color="auto"/>
            <w:left w:val="none" w:sz="0" w:space="0" w:color="auto"/>
            <w:bottom w:val="none" w:sz="0" w:space="0" w:color="auto"/>
            <w:right w:val="none" w:sz="0" w:space="0" w:color="auto"/>
          </w:divBdr>
        </w:div>
        <w:div w:id="1596480417">
          <w:marLeft w:val="480"/>
          <w:marRight w:val="0"/>
          <w:marTop w:val="0"/>
          <w:marBottom w:val="0"/>
          <w:divBdr>
            <w:top w:val="none" w:sz="0" w:space="0" w:color="auto"/>
            <w:left w:val="none" w:sz="0" w:space="0" w:color="auto"/>
            <w:bottom w:val="none" w:sz="0" w:space="0" w:color="auto"/>
            <w:right w:val="none" w:sz="0" w:space="0" w:color="auto"/>
          </w:divBdr>
        </w:div>
        <w:div w:id="1598173838">
          <w:marLeft w:val="480"/>
          <w:marRight w:val="0"/>
          <w:marTop w:val="0"/>
          <w:marBottom w:val="0"/>
          <w:divBdr>
            <w:top w:val="none" w:sz="0" w:space="0" w:color="auto"/>
            <w:left w:val="none" w:sz="0" w:space="0" w:color="auto"/>
            <w:bottom w:val="none" w:sz="0" w:space="0" w:color="auto"/>
            <w:right w:val="none" w:sz="0" w:space="0" w:color="auto"/>
          </w:divBdr>
        </w:div>
        <w:div w:id="1632637410">
          <w:marLeft w:val="480"/>
          <w:marRight w:val="0"/>
          <w:marTop w:val="0"/>
          <w:marBottom w:val="0"/>
          <w:divBdr>
            <w:top w:val="none" w:sz="0" w:space="0" w:color="auto"/>
            <w:left w:val="none" w:sz="0" w:space="0" w:color="auto"/>
            <w:bottom w:val="none" w:sz="0" w:space="0" w:color="auto"/>
            <w:right w:val="none" w:sz="0" w:space="0" w:color="auto"/>
          </w:divBdr>
        </w:div>
        <w:div w:id="1753815458">
          <w:marLeft w:val="480"/>
          <w:marRight w:val="0"/>
          <w:marTop w:val="0"/>
          <w:marBottom w:val="0"/>
          <w:divBdr>
            <w:top w:val="none" w:sz="0" w:space="0" w:color="auto"/>
            <w:left w:val="none" w:sz="0" w:space="0" w:color="auto"/>
            <w:bottom w:val="none" w:sz="0" w:space="0" w:color="auto"/>
            <w:right w:val="none" w:sz="0" w:space="0" w:color="auto"/>
          </w:divBdr>
        </w:div>
        <w:div w:id="1801914876">
          <w:marLeft w:val="480"/>
          <w:marRight w:val="0"/>
          <w:marTop w:val="0"/>
          <w:marBottom w:val="0"/>
          <w:divBdr>
            <w:top w:val="none" w:sz="0" w:space="0" w:color="auto"/>
            <w:left w:val="none" w:sz="0" w:space="0" w:color="auto"/>
            <w:bottom w:val="none" w:sz="0" w:space="0" w:color="auto"/>
            <w:right w:val="none" w:sz="0" w:space="0" w:color="auto"/>
          </w:divBdr>
        </w:div>
        <w:div w:id="1825195432">
          <w:marLeft w:val="480"/>
          <w:marRight w:val="0"/>
          <w:marTop w:val="0"/>
          <w:marBottom w:val="0"/>
          <w:divBdr>
            <w:top w:val="none" w:sz="0" w:space="0" w:color="auto"/>
            <w:left w:val="none" w:sz="0" w:space="0" w:color="auto"/>
            <w:bottom w:val="none" w:sz="0" w:space="0" w:color="auto"/>
            <w:right w:val="none" w:sz="0" w:space="0" w:color="auto"/>
          </w:divBdr>
        </w:div>
        <w:div w:id="1856770180">
          <w:marLeft w:val="480"/>
          <w:marRight w:val="0"/>
          <w:marTop w:val="0"/>
          <w:marBottom w:val="0"/>
          <w:divBdr>
            <w:top w:val="none" w:sz="0" w:space="0" w:color="auto"/>
            <w:left w:val="none" w:sz="0" w:space="0" w:color="auto"/>
            <w:bottom w:val="none" w:sz="0" w:space="0" w:color="auto"/>
            <w:right w:val="none" w:sz="0" w:space="0" w:color="auto"/>
          </w:divBdr>
        </w:div>
        <w:div w:id="1860315430">
          <w:marLeft w:val="480"/>
          <w:marRight w:val="0"/>
          <w:marTop w:val="0"/>
          <w:marBottom w:val="0"/>
          <w:divBdr>
            <w:top w:val="none" w:sz="0" w:space="0" w:color="auto"/>
            <w:left w:val="none" w:sz="0" w:space="0" w:color="auto"/>
            <w:bottom w:val="none" w:sz="0" w:space="0" w:color="auto"/>
            <w:right w:val="none" w:sz="0" w:space="0" w:color="auto"/>
          </w:divBdr>
        </w:div>
        <w:div w:id="1876235258">
          <w:marLeft w:val="480"/>
          <w:marRight w:val="0"/>
          <w:marTop w:val="0"/>
          <w:marBottom w:val="0"/>
          <w:divBdr>
            <w:top w:val="none" w:sz="0" w:space="0" w:color="auto"/>
            <w:left w:val="none" w:sz="0" w:space="0" w:color="auto"/>
            <w:bottom w:val="none" w:sz="0" w:space="0" w:color="auto"/>
            <w:right w:val="none" w:sz="0" w:space="0" w:color="auto"/>
          </w:divBdr>
        </w:div>
        <w:div w:id="1917930205">
          <w:marLeft w:val="480"/>
          <w:marRight w:val="0"/>
          <w:marTop w:val="0"/>
          <w:marBottom w:val="0"/>
          <w:divBdr>
            <w:top w:val="none" w:sz="0" w:space="0" w:color="auto"/>
            <w:left w:val="none" w:sz="0" w:space="0" w:color="auto"/>
            <w:bottom w:val="none" w:sz="0" w:space="0" w:color="auto"/>
            <w:right w:val="none" w:sz="0" w:space="0" w:color="auto"/>
          </w:divBdr>
        </w:div>
        <w:div w:id="1982883218">
          <w:marLeft w:val="480"/>
          <w:marRight w:val="0"/>
          <w:marTop w:val="0"/>
          <w:marBottom w:val="0"/>
          <w:divBdr>
            <w:top w:val="none" w:sz="0" w:space="0" w:color="auto"/>
            <w:left w:val="none" w:sz="0" w:space="0" w:color="auto"/>
            <w:bottom w:val="none" w:sz="0" w:space="0" w:color="auto"/>
            <w:right w:val="none" w:sz="0" w:space="0" w:color="auto"/>
          </w:divBdr>
        </w:div>
        <w:div w:id="2102068795">
          <w:marLeft w:val="480"/>
          <w:marRight w:val="0"/>
          <w:marTop w:val="0"/>
          <w:marBottom w:val="0"/>
          <w:divBdr>
            <w:top w:val="none" w:sz="0" w:space="0" w:color="auto"/>
            <w:left w:val="none" w:sz="0" w:space="0" w:color="auto"/>
            <w:bottom w:val="none" w:sz="0" w:space="0" w:color="auto"/>
            <w:right w:val="none" w:sz="0" w:space="0" w:color="auto"/>
          </w:divBdr>
        </w:div>
      </w:divsChild>
    </w:div>
    <w:div w:id="1817527758">
      <w:marLeft w:val="480"/>
      <w:marRight w:val="0"/>
      <w:marTop w:val="0"/>
      <w:marBottom w:val="0"/>
      <w:divBdr>
        <w:top w:val="none" w:sz="0" w:space="0" w:color="auto"/>
        <w:left w:val="none" w:sz="0" w:space="0" w:color="auto"/>
        <w:bottom w:val="none" w:sz="0" w:space="0" w:color="auto"/>
        <w:right w:val="none" w:sz="0" w:space="0" w:color="auto"/>
      </w:divBdr>
    </w:div>
    <w:div w:id="1818183949">
      <w:bodyDiv w:val="1"/>
      <w:marLeft w:val="0"/>
      <w:marRight w:val="0"/>
      <w:marTop w:val="0"/>
      <w:marBottom w:val="0"/>
      <w:divBdr>
        <w:top w:val="none" w:sz="0" w:space="0" w:color="auto"/>
        <w:left w:val="none" w:sz="0" w:space="0" w:color="auto"/>
        <w:bottom w:val="none" w:sz="0" w:space="0" w:color="auto"/>
        <w:right w:val="none" w:sz="0" w:space="0" w:color="auto"/>
      </w:divBdr>
      <w:divsChild>
        <w:div w:id="1671062762">
          <w:marLeft w:val="640"/>
          <w:marRight w:val="0"/>
          <w:marTop w:val="0"/>
          <w:marBottom w:val="0"/>
          <w:divBdr>
            <w:top w:val="none" w:sz="0" w:space="0" w:color="auto"/>
            <w:left w:val="none" w:sz="0" w:space="0" w:color="auto"/>
            <w:bottom w:val="none" w:sz="0" w:space="0" w:color="auto"/>
            <w:right w:val="none" w:sz="0" w:space="0" w:color="auto"/>
          </w:divBdr>
        </w:div>
        <w:div w:id="210196173">
          <w:marLeft w:val="640"/>
          <w:marRight w:val="0"/>
          <w:marTop w:val="0"/>
          <w:marBottom w:val="0"/>
          <w:divBdr>
            <w:top w:val="none" w:sz="0" w:space="0" w:color="auto"/>
            <w:left w:val="none" w:sz="0" w:space="0" w:color="auto"/>
            <w:bottom w:val="none" w:sz="0" w:space="0" w:color="auto"/>
            <w:right w:val="none" w:sz="0" w:space="0" w:color="auto"/>
          </w:divBdr>
        </w:div>
        <w:div w:id="1614819431">
          <w:marLeft w:val="640"/>
          <w:marRight w:val="0"/>
          <w:marTop w:val="0"/>
          <w:marBottom w:val="0"/>
          <w:divBdr>
            <w:top w:val="none" w:sz="0" w:space="0" w:color="auto"/>
            <w:left w:val="none" w:sz="0" w:space="0" w:color="auto"/>
            <w:bottom w:val="none" w:sz="0" w:space="0" w:color="auto"/>
            <w:right w:val="none" w:sz="0" w:space="0" w:color="auto"/>
          </w:divBdr>
        </w:div>
        <w:div w:id="1495410114">
          <w:marLeft w:val="640"/>
          <w:marRight w:val="0"/>
          <w:marTop w:val="0"/>
          <w:marBottom w:val="0"/>
          <w:divBdr>
            <w:top w:val="none" w:sz="0" w:space="0" w:color="auto"/>
            <w:left w:val="none" w:sz="0" w:space="0" w:color="auto"/>
            <w:bottom w:val="none" w:sz="0" w:space="0" w:color="auto"/>
            <w:right w:val="none" w:sz="0" w:space="0" w:color="auto"/>
          </w:divBdr>
        </w:div>
        <w:div w:id="1526164813">
          <w:marLeft w:val="640"/>
          <w:marRight w:val="0"/>
          <w:marTop w:val="0"/>
          <w:marBottom w:val="0"/>
          <w:divBdr>
            <w:top w:val="none" w:sz="0" w:space="0" w:color="auto"/>
            <w:left w:val="none" w:sz="0" w:space="0" w:color="auto"/>
            <w:bottom w:val="none" w:sz="0" w:space="0" w:color="auto"/>
            <w:right w:val="none" w:sz="0" w:space="0" w:color="auto"/>
          </w:divBdr>
        </w:div>
        <w:div w:id="1359741054">
          <w:marLeft w:val="640"/>
          <w:marRight w:val="0"/>
          <w:marTop w:val="0"/>
          <w:marBottom w:val="0"/>
          <w:divBdr>
            <w:top w:val="none" w:sz="0" w:space="0" w:color="auto"/>
            <w:left w:val="none" w:sz="0" w:space="0" w:color="auto"/>
            <w:bottom w:val="none" w:sz="0" w:space="0" w:color="auto"/>
            <w:right w:val="none" w:sz="0" w:space="0" w:color="auto"/>
          </w:divBdr>
        </w:div>
        <w:div w:id="128745078">
          <w:marLeft w:val="640"/>
          <w:marRight w:val="0"/>
          <w:marTop w:val="0"/>
          <w:marBottom w:val="0"/>
          <w:divBdr>
            <w:top w:val="none" w:sz="0" w:space="0" w:color="auto"/>
            <w:left w:val="none" w:sz="0" w:space="0" w:color="auto"/>
            <w:bottom w:val="none" w:sz="0" w:space="0" w:color="auto"/>
            <w:right w:val="none" w:sz="0" w:space="0" w:color="auto"/>
          </w:divBdr>
        </w:div>
        <w:div w:id="355037019">
          <w:marLeft w:val="640"/>
          <w:marRight w:val="0"/>
          <w:marTop w:val="0"/>
          <w:marBottom w:val="0"/>
          <w:divBdr>
            <w:top w:val="none" w:sz="0" w:space="0" w:color="auto"/>
            <w:left w:val="none" w:sz="0" w:space="0" w:color="auto"/>
            <w:bottom w:val="none" w:sz="0" w:space="0" w:color="auto"/>
            <w:right w:val="none" w:sz="0" w:space="0" w:color="auto"/>
          </w:divBdr>
        </w:div>
        <w:div w:id="492184921">
          <w:marLeft w:val="640"/>
          <w:marRight w:val="0"/>
          <w:marTop w:val="0"/>
          <w:marBottom w:val="0"/>
          <w:divBdr>
            <w:top w:val="none" w:sz="0" w:space="0" w:color="auto"/>
            <w:left w:val="none" w:sz="0" w:space="0" w:color="auto"/>
            <w:bottom w:val="none" w:sz="0" w:space="0" w:color="auto"/>
            <w:right w:val="none" w:sz="0" w:space="0" w:color="auto"/>
          </w:divBdr>
        </w:div>
        <w:div w:id="1301496579">
          <w:marLeft w:val="640"/>
          <w:marRight w:val="0"/>
          <w:marTop w:val="0"/>
          <w:marBottom w:val="0"/>
          <w:divBdr>
            <w:top w:val="none" w:sz="0" w:space="0" w:color="auto"/>
            <w:left w:val="none" w:sz="0" w:space="0" w:color="auto"/>
            <w:bottom w:val="none" w:sz="0" w:space="0" w:color="auto"/>
            <w:right w:val="none" w:sz="0" w:space="0" w:color="auto"/>
          </w:divBdr>
        </w:div>
        <w:div w:id="1691566196">
          <w:marLeft w:val="640"/>
          <w:marRight w:val="0"/>
          <w:marTop w:val="0"/>
          <w:marBottom w:val="0"/>
          <w:divBdr>
            <w:top w:val="none" w:sz="0" w:space="0" w:color="auto"/>
            <w:left w:val="none" w:sz="0" w:space="0" w:color="auto"/>
            <w:bottom w:val="none" w:sz="0" w:space="0" w:color="auto"/>
            <w:right w:val="none" w:sz="0" w:space="0" w:color="auto"/>
          </w:divBdr>
        </w:div>
        <w:div w:id="1084107402">
          <w:marLeft w:val="640"/>
          <w:marRight w:val="0"/>
          <w:marTop w:val="0"/>
          <w:marBottom w:val="0"/>
          <w:divBdr>
            <w:top w:val="none" w:sz="0" w:space="0" w:color="auto"/>
            <w:left w:val="none" w:sz="0" w:space="0" w:color="auto"/>
            <w:bottom w:val="none" w:sz="0" w:space="0" w:color="auto"/>
            <w:right w:val="none" w:sz="0" w:space="0" w:color="auto"/>
          </w:divBdr>
        </w:div>
        <w:div w:id="1017853090">
          <w:marLeft w:val="640"/>
          <w:marRight w:val="0"/>
          <w:marTop w:val="0"/>
          <w:marBottom w:val="0"/>
          <w:divBdr>
            <w:top w:val="none" w:sz="0" w:space="0" w:color="auto"/>
            <w:left w:val="none" w:sz="0" w:space="0" w:color="auto"/>
            <w:bottom w:val="none" w:sz="0" w:space="0" w:color="auto"/>
            <w:right w:val="none" w:sz="0" w:space="0" w:color="auto"/>
          </w:divBdr>
        </w:div>
        <w:div w:id="1437869178">
          <w:marLeft w:val="640"/>
          <w:marRight w:val="0"/>
          <w:marTop w:val="0"/>
          <w:marBottom w:val="0"/>
          <w:divBdr>
            <w:top w:val="none" w:sz="0" w:space="0" w:color="auto"/>
            <w:left w:val="none" w:sz="0" w:space="0" w:color="auto"/>
            <w:bottom w:val="none" w:sz="0" w:space="0" w:color="auto"/>
            <w:right w:val="none" w:sz="0" w:space="0" w:color="auto"/>
          </w:divBdr>
        </w:div>
        <w:div w:id="1929272195">
          <w:marLeft w:val="640"/>
          <w:marRight w:val="0"/>
          <w:marTop w:val="0"/>
          <w:marBottom w:val="0"/>
          <w:divBdr>
            <w:top w:val="none" w:sz="0" w:space="0" w:color="auto"/>
            <w:left w:val="none" w:sz="0" w:space="0" w:color="auto"/>
            <w:bottom w:val="none" w:sz="0" w:space="0" w:color="auto"/>
            <w:right w:val="none" w:sz="0" w:space="0" w:color="auto"/>
          </w:divBdr>
        </w:div>
        <w:div w:id="2107116252">
          <w:marLeft w:val="640"/>
          <w:marRight w:val="0"/>
          <w:marTop w:val="0"/>
          <w:marBottom w:val="0"/>
          <w:divBdr>
            <w:top w:val="none" w:sz="0" w:space="0" w:color="auto"/>
            <w:left w:val="none" w:sz="0" w:space="0" w:color="auto"/>
            <w:bottom w:val="none" w:sz="0" w:space="0" w:color="auto"/>
            <w:right w:val="none" w:sz="0" w:space="0" w:color="auto"/>
          </w:divBdr>
        </w:div>
        <w:div w:id="151876402">
          <w:marLeft w:val="640"/>
          <w:marRight w:val="0"/>
          <w:marTop w:val="0"/>
          <w:marBottom w:val="0"/>
          <w:divBdr>
            <w:top w:val="none" w:sz="0" w:space="0" w:color="auto"/>
            <w:left w:val="none" w:sz="0" w:space="0" w:color="auto"/>
            <w:bottom w:val="none" w:sz="0" w:space="0" w:color="auto"/>
            <w:right w:val="none" w:sz="0" w:space="0" w:color="auto"/>
          </w:divBdr>
        </w:div>
        <w:div w:id="1334917247">
          <w:marLeft w:val="640"/>
          <w:marRight w:val="0"/>
          <w:marTop w:val="0"/>
          <w:marBottom w:val="0"/>
          <w:divBdr>
            <w:top w:val="none" w:sz="0" w:space="0" w:color="auto"/>
            <w:left w:val="none" w:sz="0" w:space="0" w:color="auto"/>
            <w:bottom w:val="none" w:sz="0" w:space="0" w:color="auto"/>
            <w:right w:val="none" w:sz="0" w:space="0" w:color="auto"/>
          </w:divBdr>
        </w:div>
        <w:div w:id="1039166566">
          <w:marLeft w:val="640"/>
          <w:marRight w:val="0"/>
          <w:marTop w:val="0"/>
          <w:marBottom w:val="0"/>
          <w:divBdr>
            <w:top w:val="none" w:sz="0" w:space="0" w:color="auto"/>
            <w:left w:val="none" w:sz="0" w:space="0" w:color="auto"/>
            <w:bottom w:val="none" w:sz="0" w:space="0" w:color="auto"/>
            <w:right w:val="none" w:sz="0" w:space="0" w:color="auto"/>
          </w:divBdr>
        </w:div>
        <w:div w:id="737358523">
          <w:marLeft w:val="640"/>
          <w:marRight w:val="0"/>
          <w:marTop w:val="0"/>
          <w:marBottom w:val="0"/>
          <w:divBdr>
            <w:top w:val="none" w:sz="0" w:space="0" w:color="auto"/>
            <w:left w:val="none" w:sz="0" w:space="0" w:color="auto"/>
            <w:bottom w:val="none" w:sz="0" w:space="0" w:color="auto"/>
            <w:right w:val="none" w:sz="0" w:space="0" w:color="auto"/>
          </w:divBdr>
        </w:div>
        <w:div w:id="642545610">
          <w:marLeft w:val="640"/>
          <w:marRight w:val="0"/>
          <w:marTop w:val="0"/>
          <w:marBottom w:val="0"/>
          <w:divBdr>
            <w:top w:val="none" w:sz="0" w:space="0" w:color="auto"/>
            <w:left w:val="none" w:sz="0" w:space="0" w:color="auto"/>
            <w:bottom w:val="none" w:sz="0" w:space="0" w:color="auto"/>
            <w:right w:val="none" w:sz="0" w:space="0" w:color="auto"/>
          </w:divBdr>
        </w:div>
        <w:div w:id="1752850468">
          <w:marLeft w:val="640"/>
          <w:marRight w:val="0"/>
          <w:marTop w:val="0"/>
          <w:marBottom w:val="0"/>
          <w:divBdr>
            <w:top w:val="none" w:sz="0" w:space="0" w:color="auto"/>
            <w:left w:val="none" w:sz="0" w:space="0" w:color="auto"/>
            <w:bottom w:val="none" w:sz="0" w:space="0" w:color="auto"/>
            <w:right w:val="none" w:sz="0" w:space="0" w:color="auto"/>
          </w:divBdr>
        </w:div>
        <w:div w:id="61831044">
          <w:marLeft w:val="640"/>
          <w:marRight w:val="0"/>
          <w:marTop w:val="0"/>
          <w:marBottom w:val="0"/>
          <w:divBdr>
            <w:top w:val="none" w:sz="0" w:space="0" w:color="auto"/>
            <w:left w:val="none" w:sz="0" w:space="0" w:color="auto"/>
            <w:bottom w:val="none" w:sz="0" w:space="0" w:color="auto"/>
            <w:right w:val="none" w:sz="0" w:space="0" w:color="auto"/>
          </w:divBdr>
        </w:div>
        <w:div w:id="1510173340">
          <w:marLeft w:val="640"/>
          <w:marRight w:val="0"/>
          <w:marTop w:val="0"/>
          <w:marBottom w:val="0"/>
          <w:divBdr>
            <w:top w:val="none" w:sz="0" w:space="0" w:color="auto"/>
            <w:left w:val="none" w:sz="0" w:space="0" w:color="auto"/>
            <w:bottom w:val="none" w:sz="0" w:space="0" w:color="auto"/>
            <w:right w:val="none" w:sz="0" w:space="0" w:color="auto"/>
          </w:divBdr>
        </w:div>
        <w:div w:id="959071081">
          <w:marLeft w:val="640"/>
          <w:marRight w:val="0"/>
          <w:marTop w:val="0"/>
          <w:marBottom w:val="0"/>
          <w:divBdr>
            <w:top w:val="none" w:sz="0" w:space="0" w:color="auto"/>
            <w:left w:val="none" w:sz="0" w:space="0" w:color="auto"/>
            <w:bottom w:val="none" w:sz="0" w:space="0" w:color="auto"/>
            <w:right w:val="none" w:sz="0" w:space="0" w:color="auto"/>
          </w:divBdr>
        </w:div>
        <w:div w:id="1795558225">
          <w:marLeft w:val="640"/>
          <w:marRight w:val="0"/>
          <w:marTop w:val="0"/>
          <w:marBottom w:val="0"/>
          <w:divBdr>
            <w:top w:val="none" w:sz="0" w:space="0" w:color="auto"/>
            <w:left w:val="none" w:sz="0" w:space="0" w:color="auto"/>
            <w:bottom w:val="none" w:sz="0" w:space="0" w:color="auto"/>
            <w:right w:val="none" w:sz="0" w:space="0" w:color="auto"/>
          </w:divBdr>
        </w:div>
        <w:div w:id="181356620">
          <w:marLeft w:val="640"/>
          <w:marRight w:val="0"/>
          <w:marTop w:val="0"/>
          <w:marBottom w:val="0"/>
          <w:divBdr>
            <w:top w:val="none" w:sz="0" w:space="0" w:color="auto"/>
            <w:left w:val="none" w:sz="0" w:space="0" w:color="auto"/>
            <w:bottom w:val="none" w:sz="0" w:space="0" w:color="auto"/>
            <w:right w:val="none" w:sz="0" w:space="0" w:color="auto"/>
          </w:divBdr>
        </w:div>
        <w:div w:id="1792743608">
          <w:marLeft w:val="640"/>
          <w:marRight w:val="0"/>
          <w:marTop w:val="0"/>
          <w:marBottom w:val="0"/>
          <w:divBdr>
            <w:top w:val="none" w:sz="0" w:space="0" w:color="auto"/>
            <w:left w:val="none" w:sz="0" w:space="0" w:color="auto"/>
            <w:bottom w:val="none" w:sz="0" w:space="0" w:color="auto"/>
            <w:right w:val="none" w:sz="0" w:space="0" w:color="auto"/>
          </w:divBdr>
        </w:div>
        <w:div w:id="1744982930">
          <w:marLeft w:val="640"/>
          <w:marRight w:val="0"/>
          <w:marTop w:val="0"/>
          <w:marBottom w:val="0"/>
          <w:divBdr>
            <w:top w:val="none" w:sz="0" w:space="0" w:color="auto"/>
            <w:left w:val="none" w:sz="0" w:space="0" w:color="auto"/>
            <w:bottom w:val="none" w:sz="0" w:space="0" w:color="auto"/>
            <w:right w:val="none" w:sz="0" w:space="0" w:color="auto"/>
          </w:divBdr>
        </w:div>
        <w:div w:id="471018460">
          <w:marLeft w:val="640"/>
          <w:marRight w:val="0"/>
          <w:marTop w:val="0"/>
          <w:marBottom w:val="0"/>
          <w:divBdr>
            <w:top w:val="none" w:sz="0" w:space="0" w:color="auto"/>
            <w:left w:val="none" w:sz="0" w:space="0" w:color="auto"/>
            <w:bottom w:val="none" w:sz="0" w:space="0" w:color="auto"/>
            <w:right w:val="none" w:sz="0" w:space="0" w:color="auto"/>
          </w:divBdr>
        </w:div>
        <w:div w:id="369845809">
          <w:marLeft w:val="640"/>
          <w:marRight w:val="0"/>
          <w:marTop w:val="0"/>
          <w:marBottom w:val="0"/>
          <w:divBdr>
            <w:top w:val="none" w:sz="0" w:space="0" w:color="auto"/>
            <w:left w:val="none" w:sz="0" w:space="0" w:color="auto"/>
            <w:bottom w:val="none" w:sz="0" w:space="0" w:color="auto"/>
            <w:right w:val="none" w:sz="0" w:space="0" w:color="auto"/>
          </w:divBdr>
        </w:div>
        <w:div w:id="1428845916">
          <w:marLeft w:val="640"/>
          <w:marRight w:val="0"/>
          <w:marTop w:val="0"/>
          <w:marBottom w:val="0"/>
          <w:divBdr>
            <w:top w:val="none" w:sz="0" w:space="0" w:color="auto"/>
            <w:left w:val="none" w:sz="0" w:space="0" w:color="auto"/>
            <w:bottom w:val="none" w:sz="0" w:space="0" w:color="auto"/>
            <w:right w:val="none" w:sz="0" w:space="0" w:color="auto"/>
          </w:divBdr>
        </w:div>
        <w:div w:id="1388265211">
          <w:marLeft w:val="640"/>
          <w:marRight w:val="0"/>
          <w:marTop w:val="0"/>
          <w:marBottom w:val="0"/>
          <w:divBdr>
            <w:top w:val="none" w:sz="0" w:space="0" w:color="auto"/>
            <w:left w:val="none" w:sz="0" w:space="0" w:color="auto"/>
            <w:bottom w:val="none" w:sz="0" w:space="0" w:color="auto"/>
            <w:right w:val="none" w:sz="0" w:space="0" w:color="auto"/>
          </w:divBdr>
        </w:div>
        <w:div w:id="1215891200">
          <w:marLeft w:val="640"/>
          <w:marRight w:val="0"/>
          <w:marTop w:val="0"/>
          <w:marBottom w:val="0"/>
          <w:divBdr>
            <w:top w:val="none" w:sz="0" w:space="0" w:color="auto"/>
            <w:left w:val="none" w:sz="0" w:space="0" w:color="auto"/>
            <w:bottom w:val="none" w:sz="0" w:space="0" w:color="auto"/>
            <w:right w:val="none" w:sz="0" w:space="0" w:color="auto"/>
          </w:divBdr>
        </w:div>
        <w:div w:id="1134560955">
          <w:marLeft w:val="640"/>
          <w:marRight w:val="0"/>
          <w:marTop w:val="0"/>
          <w:marBottom w:val="0"/>
          <w:divBdr>
            <w:top w:val="none" w:sz="0" w:space="0" w:color="auto"/>
            <w:left w:val="none" w:sz="0" w:space="0" w:color="auto"/>
            <w:bottom w:val="none" w:sz="0" w:space="0" w:color="auto"/>
            <w:right w:val="none" w:sz="0" w:space="0" w:color="auto"/>
          </w:divBdr>
        </w:div>
        <w:div w:id="1735423848">
          <w:marLeft w:val="640"/>
          <w:marRight w:val="0"/>
          <w:marTop w:val="0"/>
          <w:marBottom w:val="0"/>
          <w:divBdr>
            <w:top w:val="none" w:sz="0" w:space="0" w:color="auto"/>
            <w:left w:val="none" w:sz="0" w:space="0" w:color="auto"/>
            <w:bottom w:val="none" w:sz="0" w:space="0" w:color="auto"/>
            <w:right w:val="none" w:sz="0" w:space="0" w:color="auto"/>
          </w:divBdr>
        </w:div>
        <w:div w:id="1530410989">
          <w:marLeft w:val="640"/>
          <w:marRight w:val="0"/>
          <w:marTop w:val="0"/>
          <w:marBottom w:val="0"/>
          <w:divBdr>
            <w:top w:val="none" w:sz="0" w:space="0" w:color="auto"/>
            <w:left w:val="none" w:sz="0" w:space="0" w:color="auto"/>
            <w:bottom w:val="none" w:sz="0" w:space="0" w:color="auto"/>
            <w:right w:val="none" w:sz="0" w:space="0" w:color="auto"/>
          </w:divBdr>
        </w:div>
        <w:div w:id="901058565">
          <w:marLeft w:val="640"/>
          <w:marRight w:val="0"/>
          <w:marTop w:val="0"/>
          <w:marBottom w:val="0"/>
          <w:divBdr>
            <w:top w:val="none" w:sz="0" w:space="0" w:color="auto"/>
            <w:left w:val="none" w:sz="0" w:space="0" w:color="auto"/>
            <w:bottom w:val="none" w:sz="0" w:space="0" w:color="auto"/>
            <w:right w:val="none" w:sz="0" w:space="0" w:color="auto"/>
          </w:divBdr>
        </w:div>
        <w:div w:id="1793012883">
          <w:marLeft w:val="640"/>
          <w:marRight w:val="0"/>
          <w:marTop w:val="0"/>
          <w:marBottom w:val="0"/>
          <w:divBdr>
            <w:top w:val="none" w:sz="0" w:space="0" w:color="auto"/>
            <w:left w:val="none" w:sz="0" w:space="0" w:color="auto"/>
            <w:bottom w:val="none" w:sz="0" w:space="0" w:color="auto"/>
            <w:right w:val="none" w:sz="0" w:space="0" w:color="auto"/>
          </w:divBdr>
        </w:div>
        <w:div w:id="1218513554">
          <w:marLeft w:val="640"/>
          <w:marRight w:val="0"/>
          <w:marTop w:val="0"/>
          <w:marBottom w:val="0"/>
          <w:divBdr>
            <w:top w:val="none" w:sz="0" w:space="0" w:color="auto"/>
            <w:left w:val="none" w:sz="0" w:space="0" w:color="auto"/>
            <w:bottom w:val="none" w:sz="0" w:space="0" w:color="auto"/>
            <w:right w:val="none" w:sz="0" w:space="0" w:color="auto"/>
          </w:divBdr>
        </w:div>
        <w:div w:id="16129546">
          <w:marLeft w:val="640"/>
          <w:marRight w:val="0"/>
          <w:marTop w:val="0"/>
          <w:marBottom w:val="0"/>
          <w:divBdr>
            <w:top w:val="none" w:sz="0" w:space="0" w:color="auto"/>
            <w:left w:val="none" w:sz="0" w:space="0" w:color="auto"/>
            <w:bottom w:val="none" w:sz="0" w:space="0" w:color="auto"/>
            <w:right w:val="none" w:sz="0" w:space="0" w:color="auto"/>
          </w:divBdr>
        </w:div>
        <w:div w:id="69550515">
          <w:marLeft w:val="640"/>
          <w:marRight w:val="0"/>
          <w:marTop w:val="0"/>
          <w:marBottom w:val="0"/>
          <w:divBdr>
            <w:top w:val="none" w:sz="0" w:space="0" w:color="auto"/>
            <w:left w:val="none" w:sz="0" w:space="0" w:color="auto"/>
            <w:bottom w:val="none" w:sz="0" w:space="0" w:color="auto"/>
            <w:right w:val="none" w:sz="0" w:space="0" w:color="auto"/>
          </w:divBdr>
        </w:div>
        <w:div w:id="204758077">
          <w:marLeft w:val="640"/>
          <w:marRight w:val="0"/>
          <w:marTop w:val="0"/>
          <w:marBottom w:val="0"/>
          <w:divBdr>
            <w:top w:val="none" w:sz="0" w:space="0" w:color="auto"/>
            <w:left w:val="none" w:sz="0" w:space="0" w:color="auto"/>
            <w:bottom w:val="none" w:sz="0" w:space="0" w:color="auto"/>
            <w:right w:val="none" w:sz="0" w:space="0" w:color="auto"/>
          </w:divBdr>
        </w:div>
        <w:div w:id="1187450381">
          <w:marLeft w:val="640"/>
          <w:marRight w:val="0"/>
          <w:marTop w:val="0"/>
          <w:marBottom w:val="0"/>
          <w:divBdr>
            <w:top w:val="none" w:sz="0" w:space="0" w:color="auto"/>
            <w:left w:val="none" w:sz="0" w:space="0" w:color="auto"/>
            <w:bottom w:val="none" w:sz="0" w:space="0" w:color="auto"/>
            <w:right w:val="none" w:sz="0" w:space="0" w:color="auto"/>
          </w:divBdr>
        </w:div>
        <w:div w:id="1518882518">
          <w:marLeft w:val="640"/>
          <w:marRight w:val="0"/>
          <w:marTop w:val="0"/>
          <w:marBottom w:val="0"/>
          <w:divBdr>
            <w:top w:val="none" w:sz="0" w:space="0" w:color="auto"/>
            <w:left w:val="none" w:sz="0" w:space="0" w:color="auto"/>
            <w:bottom w:val="none" w:sz="0" w:space="0" w:color="auto"/>
            <w:right w:val="none" w:sz="0" w:space="0" w:color="auto"/>
          </w:divBdr>
        </w:div>
        <w:div w:id="616983526">
          <w:marLeft w:val="640"/>
          <w:marRight w:val="0"/>
          <w:marTop w:val="0"/>
          <w:marBottom w:val="0"/>
          <w:divBdr>
            <w:top w:val="none" w:sz="0" w:space="0" w:color="auto"/>
            <w:left w:val="none" w:sz="0" w:space="0" w:color="auto"/>
            <w:bottom w:val="none" w:sz="0" w:space="0" w:color="auto"/>
            <w:right w:val="none" w:sz="0" w:space="0" w:color="auto"/>
          </w:divBdr>
        </w:div>
        <w:div w:id="801581271">
          <w:marLeft w:val="640"/>
          <w:marRight w:val="0"/>
          <w:marTop w:val="0"/>
          <w:marBottom w:val="0"/>
          <w:divBdr>
            <w:top w:val="none" w:sz="0" w:space="0" w:color="auto"/>
            <w:left w:val="none" w:sz="0" w:space="0" w:color="auto"/>
            <w:bottom w:val="none" w:sz="0" w:space="0" w:color="auto"/>
            <w:right w:val="none" w:sz="0" w:space="0" w:color="auto"/>
          </w:divBdr>
        </w:div>
        <w:div w:id="946035873">
          <w:marLeft w:val="640"/>
          <w:marRight w:val="0"/>
          <w:marTop w:val="0"/>
          <w:marBottom w:val="0"/>
          <w:divBdr>
            <w:top w:val="none" w:sz="0" w:space="0" w:color="auto"/>
            <w:left w:val="none" w:sz="0" w:space="0" w:color="auto"/>
            <w:bottom w:val="none" w:sz="0" w:space="0" w:color="auto"/>
            <w:right w:val="none" w:sz="0" w:space="0" w:color="auto"/>
          </w:divBdr>
        </w:div>
        <w:div w:id="110706278">
          <w:marLeft w:val="640"/>
          <w:marRight w:val="0"/>
          <w:marTop w:val="0"/>
          <w:marBottom w:val="0"/>
          <w:divBdr>
            <w:top w:val="none" w:sz="0" w:space="0" w:color="auto"/>
            <w:left w:val="none" w:sz="0" w:space="0" w:color="auto"/>
            <w:bottom w:val="none" w:sz="0" w:space="0" w:color="auto"/>
            <w:right w:val="none" w:sz="0" w:space="0" w:color="auto"/>
          </w:divBdr>
        </w:div>
        <w:div w:id="883634447">
          <w:marLeft w:val="640"/>
          <w:marRight w:val="0"/>
          <w:marTop w:val="0"/>
          <w:marBottom w:val="0"/>
          <w:divBdr>
            <w:top w:val="none" w:sz="0" w:space="0" w:color="auto"/>
            <w:left w:val="none" w:sz="0" w:space="0" w:color="auto"/>
            <w:bottom w:val="none" w:sz="0" w:space="0" w:color="auto"/>
            <w:right w:val="none" w:sz="0" w:space="0" w:color="auto"/>
          </w:divBdr>
        </w:div>
        <w:div w:id="1171600319">
          <w:marLeft w:val="640"/>
          <w:marRight w:val="0"/>
          <w:marTop w:val="0"/>
          <w:marBottom w:val="0"/>
          <w:divBdr>
            <w:top w:val="none" w:sz="0" w:space="0" w:color="auto"/>
            <w:left w:val="none" w:sz="0" w:space="0" w:color="auto"/>
            <w:bottom w:val="none" w:sz="0" w:space="0" w:color="auto"/>
            <w:right w:val="none" w:sz="0" w:space="0" w:color="auto"/>
          </w:divBdr>
        </w:div>
        <w:div w:id="1276449607">
          <w:marLeft w:val="640"/>
          <w:marRight w:val="0"/>
          <w:marTop w:val="0"/>
          <w:marBottom w:val="0"/>
          <w:divBdr>
            <w:top w:val="none" w:sz="0" w:space="0" w:color="auto"/>
            <w:left w:val="none" w:sz="0" w:space="0" w:color="auto"/>
            <w:bottom w:val="none" w:sz="0" w:space="0" w:color="auto"/>
            <w:right w:val="none" w:sz="0" w:space="0" w:color="auto"/>
          </w:divBdr>
        </w:div>
        <w:div w:id="1558591970">
          <w:marLeft w:val="640"/>
          <w:marRight w:val="0"/>
          <w:marTop w:val="0"/>
          <w:marBottom w:val="0"/>
          <w:divBdr>
            <w:top w:val="none" w:sz="0" w:space="0" w:color="auto"/>
            <w:left w:val="none" w:sz="0" w:space="0" w:color="auto"/>
            <w:bottom w:val="none" w:sz="0" w:space="0" w:color="auto"/>
            <w:right w:val="none" w:sz="0" w:space="0" w:color="auto"/>
          </w:divBdr>
        </w:div>
        <w:div w:id="272250907">
          <w:marLeft w:val="640"/>
          <w:marRight w:val="0"/>
          <w:marTop w:val="0"/>
          <w:marBottom w:val="0"/>
          <w:divBdr>
            <w:top w:val="none" w:sz="0" w:space="0" w:color="auto"/>
            <w:left w:val="none" w:sz="0" w:space="0" w:color="auto"/>
            <w:bottom w:val="none" w:sz="0" w:space="0" w:color="auto"/>
            <w:right w:val="none" w:sz="0" w:space="0" w:color="auto"/>
          </w:divBdr>
        </w:div>
        <w:div w:id="148138918">
          <w:marLeft w:val="640"/>
          <w:marRight w:val="0"/>
          <w:marTop w:val="0"/>
          <w:marBottom w:val="0"/>
          <w:divBdr>
            <w:top w:val="none" w:sz="0" w:space="0" w:color="auto"/>
            <w:left w:val="none" w:sz="0" w:space="0" w:color="auto"/>
            <w:bottom w:val="none" w:sz="0" w:space="0" w:color="auto"/>
            <w:right w:val="none" w:sz="0" w:space="0" w:color="auto"/>
          </w:divBdr>
        </w:div>
      </w:divsChild>
    </w:div>
    <w:div w:id="1820224979">
      <w:bodyDiv w:val="1"/>
      <w:marLeft w:val="0"/>
      <w:marRight w:val="0"/>
      <w:marTop w:val="0"/>
      <w:marBottom w:val="0"/>
      <w:divBdr>
        <w:top w:val="none" w:sz="0" w:space="0" w:color="auto"/>
        <w:left w:val="none" w:sz="0" w:space="0" w:color="auto"/>
        <w:bottom w:val="none" w:sz="0" w:space="0" w:color="auto"/>
        <w:right w:val="none" w:sz="0" w:space="0" w:color="auto"/>
      </w:divBdr>
      <w:divsChild>
        <w:div w:id="70085663">
          <w:marLeft w:val="480"/>
          <w:marRight w:val="0"/>
          <w:marTop w:val="0"/>
          <w:marBottom w:val="0"/>
          <w:divBdr>
            <w:top w:val="none" w:sz="0" w:space="0" w:color="auto"/>
            <w:left w:val="none" w:sz="0" w:space="0" w:color="auto"/>
            <w:bottom w:val="none" w:sz="0" w:space="0" w:color="auto"/>
            <w:right w:val="none" w:sz="0" w:space="0" w:color="auto"/>
          </w:divBdr>
        </w:div>
        <w:div w:id="74867802">
          <w:marLeft w:val="480"/>
          <w:marRight w:val="0"/>
          <w:marTop w:val="0"/>
          <w:marBottom w:val="0"/>
          <w:divBdr>
            <w:top w:val="none" w:sz="0" w:space="0" w:color="auto"/>
            <w:left w:val="none" w:sz="0" w:space="0" w:color="auto"/>
            <w:bottom w:val="none" w:sz="0" w:space="0" w:color="auto"/>
            <w:right w:val="none" w:sz="0" w:space="0" w:color="auto"/>
          </w:divBdr>
        </w:div>
        <w:div w:id="84962391">
          <w:marLeft w:val="480"/>
          <w:marRight w:val="0"/>
          <w:marTop w:val="0"/>
          <w:marBottom w:val="0"/>
          <w:divBdr>
            <w:top w:val="none" w:sz="0" w:space="0" w:color="auto"/>
            <w:left w:val="none" w:sz="0" w:space="0" w:color="auto"/>
            <w:bottom w:val="none" w:sz="0" w:space="0" w:color="auto"/>
            <w:right w:val="none" w:sz="0" w:space="0" w:color="auto"/>
          </w:divBdr>
        </w:div>
        <w:div w:id="87166675">
          <w:marLeft w:val="480"/>
          <w:marRight w:val="0"/>
          <w:marTop w:val="0"/>
          <w:marBottom w:val="0"/>
          <w:divBdr>
            <w:top w:val="none" w:sz="0" w:space="0" w:color="auto"/>
            <w:left w:val="none" w:sz="0" w:space="0" w:color="auto"/>
            <w:bottom w:val="none" w:sz="0" w:space="0" w:color="auto"/>
            <w:right w:val="none" w:sz="0" w:space="0" w:color="auto"/>
          </w:divBdr>
        </w:div>
        <w:div w:id="171728364">
          <w:marLeft w:val="480"/>
          <w:marRight w:val="0"/>
          <w:marTop w:val="0"/>
          <w:marBottom w:val="0"/>
          <w:divBdr>
            <w:top w:val="none" w:sz="0" w:space="0" w:color="auto"/>
            <w:left w:val="none" w:sz="0" w:space="0" w:color="auto"/>
            <w:bottom w:val="none" w:sz="0" w:space="0" w:color="auto"/>
            <w:right w:val="none" w:sz="0" w:space="0" w:color="auto"/>
          </w:divBdr>
        </w:div>
        <w:div w:id="202988344">
          <w:marLeft w:val="480"/>
          <w:marRight w:val="0"/>
          <w:marTop w:val="0"/>
          <w:marBottom w:val="0"/>
          <w:divBdr>
            <w:top w:val="none" w:sz="0" w:space="0" w:color="auto"/>
            <w:left w:val="none" w:sz="0" w:space="0" w:color="auto"/>
            <w:bottom w:val="none" w:sz="0" w:space="0" w:color="auto"/>
            <w:right w:val="none" w:sz="0" w:space="0" w:color="auto"/>
          </w:divBdr>
        </w:div>
        <w:div w:id="253251235">
          <w:marLeft w:val="480"/>
          <w:marRight w:val="0"/>
          <w:marTop w:val="0"/>
          <w:marBottom w:val="0"/>
          <w:divBdr>
            <w:top w:val="none" w:sz="0" w:space="0" w:color="auto"/>
            <w:left w:val="none" w:sz="0" w:space="0" w:color="auto"/>
            <w:bottom w:val="none" w:sz="0" w:space="0" w:color="auto"/>
            <w:right w:val="none" w:sz="0" w:space="0" w:color="auto"/>
          </w:divBdr>
        </w:div>
        <w:div w:id="292640619">
          <w:marLeft w:val="480"/>
          <w:marRight w:val="0"/>
          <w:marTop w:val="0"/>
          <w:marBottom w:val="0"/>
          <w:divBdr>
            <w:top w:val="none" w:sz="0" w:space="0" w:color="auto"/>
            <w:left w:val="none" w:sz="0" w:space="0" w:color="auto"/>
            <w:bottom w:val="none" w:sz="0" w:space="0" w:color="auto"/>
            <w:right w:val="none" w:sz="0" w:space="0" w:color="auto"/>
          </w:divBdr>
        </w:div>
        <w:div w:id="312177821">
          <w:marLeft w:val="480"/>
          <w:marRight w:val="0"/>
          <w:marTop w:val="0"/>
          <w:marBottom w:val="0"/>
          <w:divBdr>
            <w:top w:val="none" w:sz="0" w:space="0" w:color="auto"/>
            <w:left w:val="none" w:sz="0" w:space="0" w:color="auto"/>
            <w:bottom w:val="none" w:sz="0" w:space="0" w:color="auto"/>
            <w:right w:val="none" w:sz="0" w:space="0" w:color="auto"/>
          </w:divBdr>
        </w:div>
        <w:div w:id="358243238">
          <w:marLeft w:val="480"/>
          <w:marRight w:val="0"/>
          <w:marTop w:val="0"/>
          <w:marBottom w:val="0"/>
          <w:divBdr>
            <w:top w:val="none" w:sz="0" w:space="0" w:color="auto"/>
            <w:left w:val="none" w:sz="0" w:space="0" w:color="auto"/>
            <w:bottom w:val="none" w:sz="0" w:space="0" w:color="auto"/>
            <w:right w:val="none" w:sz="0" w:space="0" w:color="auto"/>
          </w:divBdr>
        </w:div>
        <w:div w:id="386686279">
          <w:marLeft w:val="480"/>
          <w:marRight w:val="0"/>
          <w:marTop w:val="0"/>
          <w:marBottom w:val="0"/>
          <w:divBdr>
            <w:top w:val="none" w:sz="0" w:space="0" w:color="auto"/>
            <w:left w:val="none" w:sz="0" w:space="0" w:color="auto"/>
            <w:bottom w:val="none" w:sz="0" w:space="0" w:color="auto"/>
            <w:right w:val="none" w:sz="0" w:space="0" w:color="auto"/>
          </w:divBdr>
        </w:div>
        <w:div w:id="461389329">
          <w:marLeft w:val="480"/>
          <w:marRight w:val="0"/>
          <w:marTop w:val="0"/>
          <w:marBottom w:val="0"/>
          <w:divBdr>
            <w:top w:val="none" w:sz="0" w:space="0" w:color="auto"/>
            <w:left w:val="none" w:sz="0" w:space="0" w:color="auto"/>
            <w:bottom w:val="none" w:sz="0" w:space="0" w:color="auto"/>
            <w:right w:val="none" w:sz="0" w:space="0" w:color="auto"/>
          </w:divBdr>
        </w:div>
        <w:div w:id="471682556">
          <w:marLeft w:val="480"/>
          <w:marRight w:val="0"/>
          <w:marTop w:val="0"/>
          <w:marBottom w:val="0"/>
          <w:divBdr>
            <w:top w:val="none" w:sz="0" w:space="0" w:color="auto"/>
            <w:left w:val="none" w:sz="0" w:space="0" w:color="auto"/>
            <w:bottom w:val="none" w:sz="0" w:space="0" w:color="auto"/>
            <w:right w:val="none" w:sz="0" w:space="0" w:color="auto"/>
          </w:divBdr>
        </w:div>
        <w:div w:id="493909576">
          <w:marLeft w:val="480"/>
          <w:marRight w:val="0"/>
          <w:marTop w:val="0"/>
          <w:marBottom w:val="0"/>
          <w:divBdr>
            <w:top w:val="none" w:sz="0" w:space="0" w:color="auto"/>
            <w:left w:val="none" w:sz="0" w:space="0" w:color="auto"/>
            <w:bottom w:val="none" w:sz="0" w:space="0" w:color="auto"/>
            <w:right w:val="none" w:sz="0" w:space="0" w:color="auto"/>
          </w:divBdr>
        </w:div>
        <w:div w:id="501627696">
          <w:marLeft w:val="480"/>
          <w:marRight w:val="0"/>
          <w:marTop w:val="0"/>
          <w:marBottom w:val="0"/>
          <w:divBdr>
            <w:top w:val="none" w:sz="0" w:space="0" w:color="auto"/>
            <w:left w:val="none" w:sz="0" w:space="0" w:color="auto"/>
            <w:bottom w:val="none" w:sz="0" w:space="0" w:color="auto"/>
            <w:right w:val="none" w:sz="0" w:space="0" w:color="auto"/>
          </w:divBdr>
        </w:div>
        <w:div w:id="501971694">
          <w:marLeft w:val="480"/>
          <w:marRight w:val="0"/>
          <w:marTop w:val="0"/>
          <w:marBottom w:val="0"/>
          <w:divBdr>
            <w:top w:val="none" w:sz="0" w:space="0" w:color="auto"/>
            <w:left w:val="none" w:sz="0" w:space="0" w:color="auto"/>
            <w:bottom w:val="none" w:sz="0" w:space="0" w:color="auto"/>
            <w:right w:val="none" w:sz="0" w:space="0" w:color="auto"/>
          </w:divBdr>
        </w:div>
        <w:div w:id="521406278">
          <w:marLeft w:val="480"/>
          <w:marRight w:val="0"/>
          <w:marTop w:val="0"/>
          <w:marBottom w:val="0"/>
          <w:divBdr>
            <w:top w:val="none" w:sz="0" w:space="0" w:color="auto"/>
            <w:left w:val="none" w:sz="0" w:space="0" w:color="auto"/>
            <w:bottom w:val="none" w:sz="0" w:space="0" w:color="auto"/>
            <w:right w:val="none" w:sz="0" w:space="0" w:color="auto"/>
          </w:divBdr>
        </w:div>
        <w:div w:id="683476062">
          <w:marLeft w:val="480"/>
          <w:marRight w:val="0"/>
          <w:marTop w:val="0"/>
          <w:marBottom w:val="0"/>
          <w:divBdr>
            <w:top w:val="none" w:sz="0" w:space="0" w:color="auto"/>
            <w:left w:val="none" w:sz="0" w:space="0" w:color="auto"/>
            <w:bottom w:val="none" w:sz="0" w:space="0" w:color="auto"/>
            <w:right w:val="none" w:sz="0" w:space="0" w:color="auto"/>
          </w:divBdr>
        </w:div>
        <w:div w:id="693767278">
          <w:marLeft w:val="480"/>
          <w:marRight w:val="0"/>
          <w:marTop w:val="0"/>
          <w:marBottom w:val="0"/>
          <w:divBdr>
            <w:top w:val="none" w:sz="0" w:space="0" w:color="auto"/>
            <w:left w:val="none" w:sz="0" w:space="0" w:color="auto"/>
            <w:bottom w:val="none" w:sz="0" w:space="0" w:color="auto"/>
            <w:right w:val="none" w:sz="0" w:space="0" w:color="auto"/>
          </w:divBdr>
        </w:div>
        <w:div w:id="734476681">
          <w:marLeft w:val="480"/>
          <w:marRight w:val="0"/>
          <w:marTop w:val="0"/>
          <w:marBottom w:val="0"/>
          <w:divBdr>
            <w:top w:val="none" w:sz="0" w:space="0" w:color="auto"/>
            <w:left w:val="none" w:sz="0" w:space="0" w:color="auto"/>
            <w:bottom w:val="none" w:sz="0" w:space="0" w:color="auto"/>
            <w:right w:val="none" w:sz="0" w:space="0" w:color="auto"/>
          </w:divBdr>
        </w:div>
        <w:div w:id="759912007">
          <w:marLeft w:val="480"/>
          <w:marRight w:val="0"/>
          <w:marTop w:val="0"/>
          <w:marBottom w:val="0"/>
          <w:divBdr>
            <w:top w:val="none" w:sz="0" w:space="0" w:color="auto"/>
            <w:left w:val="none" w:sz="0" w:space="0" w:color="auto"/>
            <w:bottom w:val="none" w:sz="0" w:space="0" w:color="auto"/>
            <w:right w:val="none" w:sz="0" w:space="0" w:color="auto"/>
          </w:divBdr>
        </w:div>
        <w:div w:id="763696396">
          <w:marLeft w:val="480"/>
          <w:marRight w:val="0"/>
          <w:marTop w:val="0"/>
          <w:marBottom w:val="0"/>
          <w:divBdr>
            <w:top w:val="none" w:sz="0" w:space="0" w:color="auto"/>
            <w:left w:val="none" w:sz="0" w:space="0" w:color="auto"/>
            <w:bottom w:val="none" w:sz="0" w:space="0" w:color="auto"/>
            <w:right w:val="none" w:sz="0" w:space="0" w:color="auto"/>
          </w:divBdr>
        </w:div>
        <w:div w:id="787892524">
          <w:marLeft w:val="480"/>
          <w:marRight w:val="0"/>
          <w:marTop w:val="0"/>
          <w:marBottom w:val="0"/>
          <w:divBdr>
            <w:top w:val="none" w:sz="0" w:space="0" w:color="auto"/>
            <w:left w:val="none" w:sz="0" w:space="0" w:color="auto"/>
            <w:bottom w:val="none" w:sz="0" w:space="0" w:color="auto"/>
            <w:right w:val="none" w:sz="0" w:space="0" w:color="auto"/>
          </w:divBdr>
        </w:div>
        <w:div w:id="868881089">
          <w:marLeft w:val="480"/>
          <w:marRight w:val="0"/>
          <w:marTop w:val="0"/>
          <w:marBottom w:val="0"/>
          <w:divBdr>
            <w:top w:val="none" w:sz="0" w:space="0" w:color="auto"/>
            <w:left w:val="none" w:sz="0" w:space="0" w:color="auto"/>
            <w:bottom w:val="none" w:sz="0" w:space="0" w:color="auto"/>
            <w:right w:val="none" w:sz="0" w:space="0" w:color="auto"/>
          </w:divBdr>
        </w:div>
        <w:div w:id="896402120">
          <w:marLeft w:val="480"/>
          <w:marRight w:val="0"/>
          <w:marTop w:val="0"/>
          <w:marBottom w:val="0"/>
          <w:divBdr>
            <w:top w:val="none" w:sz="0" w:space="0" w:color="auto"/>
            <w:left w:val="none" w:sz="0" w:space="0" w:color="auto"/>
            <w:bottom w:val="none" w:sz="0" w:space="0" w:color="auto"/>
            <w:right w:val="none" w:sz="0" w:space="0" w:color="auto"/>
          </w:divBdr>
        </w:div>
        <w:div w:id="923345263">
          <w:marLeft w:val="480"/>
          <w:marRight w:val="0"/>
          <w:marTop w:val="0"/>
          <w:marBottom w:val="0"/>
          <w:divBdr>
            <w:top w:val="none" w:sz="0" w:space="0" w:color="auto"/>
            <w:left w:val="none" w:sz="0" w:space="0" w:color="auto"/>
            <w:bottom w:val="none" w:sz="0" w:space="0" w:color="auto"/>
            <w:right w:val="none" w:sz="0" w:space="0" w:color="auto"/>
          </w:divBdr>
        </w:div>
        <w:div w:id="929702448">
          <w:marLeft w:val="480"/>
          <w:marRight w:val="0"/>
          <w:marTop w:val="0"/>
          <w:marBottom w:val="0"/>
          <w:divBdr>
            <w:top w:val="none" w:sz="0" w:space="0" w:color="auto"/>
            <w:left w:val="none" w:sz="0" w:space="0" w:color="auto"/>
            <w:bottom w:val="none" w:sz="0" w:space="0" w:color="auto"/>
            <w:right w:val="none" w:sz="0" w:space="0" w:color="auto"/>
          </w:divBdr>
        </w:div>
        <w:div w:id="960846186">
          <w:marLeft w:val="480"/>
          <w:marRight w:val="0"/>
          <w:marTop w:val="0"/>
          <w:marBottom w:val="0"/>
          <w:divBdr>
            <w:top w:val="none" w:sz="0" w:space="0" w:color="auto"/>
            <w:left w:val="none" w:sz="0" w:space="0" w:color="auto"/>
            <w:bottom w:val="none" w:sz="0" w:space="0" w:color="auto"/>
            <w:right w:val="none" w:sz="0" w:space="0" w:color="auto"/>
          </w:divBdr>
        </w:div>
        <w:div w:id="1046829528">
          <w:marLeft w:val="480"/>
          <w:marRight w:val="0"/>
          <w:marTop w:val="0"/>
          <w:marBottom w:val="0"/>
          <w:divBdr>
            <w:top w:val="none" w:sz="0" w:space="0" w:color="auto"/>
            <w:left w:val="none" w:sz="0" w:space="0" w:color="auto"/>
            <w:bottom w:val="none" w:sz="0" w:space="0" w:color="auto"/>
            <w:right w:val="none" w:sz="0" w:space="0" w:color="auto"/>
          </w:divBdr>
        </w:div>
        <w:div w:id="1159690622">
          <w:marLeft w:val="480"/>
          <w:marRight w:val="0"/>
          <w:marTop w:val="0"/>
          <w:marBottom w:val="0"/>
          <w:divBdr>
            <w:top w:val="none" w:sz="0" w:space="0" w:color="auto"/>
            <w:left w:val="none" w:sz="0" w:space="0" w:color="auto"/>
            <w:bottom w:val="none" w:sz="0" w:space="0" w:color="auto"/>
            <w:right w:val="none" w:sz="0" w:space="0" w:color="auto"/>
          </w:divBdr>
        </w:div>
        <w:div w:id="1265765365">
          <w:marLeft w:val="480"/>
          <w:marRight w:val="0"/>
          <w:marTop w:val="0"/>
          <w:marBottom w:val="0"/>
          <w:divBdr>
            <w:top w:val="none" w:sz="0" w:space="0" w:color="auto"/>
            <w:left w:val="none" w:sz="0" w:space="0" w:color="auto"/>
            <w:bottom w:val="none" w:sz="0" w:space="0" w:color="auto"/>
            <w:right w:val="none" w:sz="0" w:space="0" w:color="auto"/>
          </w:divBdr>
        </w:div>
        <w:div w:id="1316571247">
          <w:marLeft w:val="480"/>
          <w:marRight w:val="0"/>
          <w:marTop w:val="0"/>
          <w:marBottom w:val="0"/>
          <w:divBdr>
            <w:top w:val="none" w:sz="0" w:space="0" w:color="auto"/>
            <w:left w:val="none" w:sz="0" w:space="0" w:color="auto"/>
            <w:bottom w:val="none" w:sz="0" w:space="0" w:color="auto"/>
            <w:right w:val="none" w:sz="0" w:space="0" w:color="auto"/>
          </w:divBdr>
        </w:div>
        <w:div w:id="1324702456">
          <w:marLeft w:val="480"/>
          <w:marRight w:val="0"/>
          <w:marTop w:val="0"/>
          <w:marBottom w:val="0"/>
          <w:divBdr>
            <w:top w:val="none" w:sz="0" w:space="0" w:color="auto"/>
            <w:left w:val="none" w:sz="0" w:space="0" w:color="auto"/>
            <w:bottom w:val="none" w:sz="0" w:space="0" w:color="auto"/>
            <w:right w:val="none" w:sz="0" w:space="0" w:color="auto"/>
          </w:divBdr>
        </w:div>
        <w:div w:id="1372000200">
          <w:marLeft w:val="480"/>
          <w:marRight w:val="0"/>
          <w:marTop w:val="0"/>
          <w:marBottom w:val="0"/>
          <w:divBdr>
            <w:top w:val="none" w:sz="0" w:space="0" w:color="auto"/>
            <w:left w:val="none" w:sz="0" w:space="0" w:color="auto"/>
            <w:bottom w:val="none" w:sz="0" w:space="0" w:color="auto"/>
            <w:right w:val="none" w:sz="0" w:space="0" w:color="auto"/>
          </w:divBdr>
        </w:div>
        <w:div w:id="1420180975">
          <w:marLeft w:val="480"/>
          <w:marRight w:val="0"/>
          <w:marTop w:val="0"/>
          <w:marBottom w:val="0"/>
          <w:divBdr>
            <w:top w:val="none" w:sz="0" w:space="0" w:color="auto"/>
            <w:left w:val="none" w:sz="0" w:space="0" w:color="auto"/>
            <w:bottom w:val="none" w:sz="0" w:space="0" w:color="auto"/>
            <w:right w:val="none" w:sz="0" w:space="0" w:color="auto"/>
          </w:divBdr>
        </w:div>
        <w:div w:id="1435132338">
          <w:marLeft w:val="480"/>
          <w:marRight w:val="0"/>
          <w:marTop w:val="0"/>
          <w:marBottom w:val="0"/>
          <w:divBdr>
            <w:top w:val="none" w:sz="0" w:space="0" w:color="auto"/>
            <w:left w:val="none" w:sz="0" w:space="0" w:color="auto"/>
            <w:bottom w:val="none" w:sz="0" w:space="0" w:color="auto"/>
            <w:right w:val="none" w:sz="0" w:space="0" w:color="auto"/>
          </w:divBdr>
        </w:div>
        <w:div w:id="1437745938">
          <w:marLeft w:val="480"/>
          <w:marRight w:val="0"/>
          <w:marTop w:val="0"/>
          <w:marBottom w:val="0"/>
          <w:divBdr>
            <w:top w:val="none" w:sz="0" w:space="0" w:color="auto"/>
            <w:left w:val="none" w:sz="0" w:space="0" w:color="auto"/>
            <w:bottom w:val="none" w:sz="0" w:space="0" w:color="auto"/>
            <w:right w:val="none" w:sz="0" w:space="0" w:color="auto"/>
          </w:divBdr>
        </w:div>
        <w:div w:id="1569539525">
          <w:marLeft w:val="480"/>
          <w:marRight w:val="0"/>
          <w:marTop w:val="0"/>
          <w:marBottom w:val="0"/>
          <w:divBdr>
            <w:top w:val="none" w:sz="0" w:space="0" w:color="auto"/>
            <w:left w:val="none" w:sz="0" w:space="0" w:color="auto"/>
            <w:bottom w:val="none" w:sz="0" w:space="0" w:color="auto"/>
            <w:right w:val="none" w:sz="0" w:space="0" w:color="auto"/>
          </w:divBdr>
        </w:div>
        <w:div w:id="1702053207">
          <w:marLeft w:val="480"/>
          <w:marRight w:val="0"/>
          <w:marTop w:val="0"/>
          <w:marBottom w:val="0"/>
          <w:divBdr>
            <w:top w:val="none" w:sz="0" w:space="0" w:color="auto"/>
            <w:left w:val="none" w:sz="0" w:space="0" w:color="auto"/>
            <w:bottom w:val="none" w:sz="0" w:space="0" w:color="auto"/>
            <w:right w:val="none" w:sz="0" w:space="0" w:color="auto"/>
          </w:divBdr>
        </w:div>
        <w:div w:id="1707634618">
          <w:marLeft w:val="480"/>
          <w:marRight w:val="0"/>
          <w:marTop w:val="0"/>
          <w:marBottom w:val="0"/>
          <w:divBdr>
            <w:top w:val="none" w:sz="0" w:space="0" w:color="auto"/>
            <w:left w:val="none" w:sz="0" w:space="0" w:color="auto"/>
            <w:bottom w:val="none" w:sz="0" w:space="0" w:color="auto"/>
            <w:right w:val="none" w:sz="0" w:space="0" w:color="auto"/>
          </w:divBdr>
        </w:div>
        <w:div w:id="1736733802">
          <w:marLeft w:val="480"/>
          <w:marRight w:val="0"/>
          <w:marTop w:val="0"/>
          <w:marBottom w:val="0"/>
          <w:divBdr>
            <w:top w:val="none" w:sz="0" w:space="0" w:color="auto"/>
            <w:left w:val="none" w:sz="0" w:space="0" w:color="auto"/>
            <w:bottom w:val="none" w:sz="0" w:space="0" w:color="auto"/>
            <w:right w:val="none" w:sz="0" w:space="0" w:color="auto"/>
          </w:divBdr>
        </w:div>
        <w:div w:id="1751267236">
          <w:marLeft w:val="480"/>
          <w:marRight w:val="0"/>
          <w:marTop w:val="0"/>
          <w:marBottom w:val="0"/>
          <w:divBdr>
            <w:top w:val="none" w:sz="0" w:space="0" w:color="auto"/>
            <w:left w:val="none" w:sz="0" w:space="0" w:color="auto"/>
            <w:bottom w:val="none" w:sz="0" w:space="0" w:color="auto"/>
            <w:right w:val="none" w:sz="0" w:space="0" w:color="auto"/>
          </w:divBdr>
        </w:div>
        <w:div w:id="1782452313">
          <w:marLeft w:val="480"/>
          <w:marRight w:val="0"/>
          <w:marTop w:val="0"/>
          <w:marBottom w:val="0"/>
          <w:divBdr>
            <w:top w:val="none" w:sz="0" w:space="0" w:color="auto"/>
            <w:left w:val="none" w:sz="0" w:space="0" w:color="auto"/>
            <w:bottom w:val="none" w:sz="0" w:space="0" w:color="auto"/>
            <w:right w:val="none" w:sz="0" w:space="0" w:color="auto"/>
          </w:divBdr>
        </w:div>
        <w:div w:id="1834488445">
          <w:marLeft w:val="480"/>
          <w:marRight w:val="0"/>
          <w:marTop w:val="0"/>
          <w:marBottom w:val="0"/>
          <w:divBdr>
            <w:top w:val="none" w:sz="0" w:space="0" w:color="auto"/>
            <w:left w:val="none" w:sz="0" w:space="0" w:color="auto"/>
            <w:bottom w:val="none" w:sz="0" w:space="0" w:color="auto"/>
            <w:right w:val="none" w:sz="0" w:space="0" w:color="auto"/>
          </w:divBdr>
        </w:div>
        <w:div w:id="1855799306">
          <w:marLeft w:val="480"/>
          <w:marRight w:val="0"/>
          <w:marTop w:val="0"/>
          <w:marBottom w:val="0"/>
          <w:divBdr>
            <w:top w:val="none" w:sz="0" w:space="0" w:color="auto"/>
            <w:left w:val="none" w:sz="0" w:space="0" w:color="auto"/>
            <w:bottom w:val="none" w:sz="0" w:space="0" w:color="auto"/>
            <w:right w:val="none" w:sz="0" w:space="0" w:color="auto"/>
          </w:divBdr>
        </w:div>
        <w:div w:id="1894732907">
          <w:marLeft w:val="480"/>
          <w:marRight w:val="0"/>
          <w:marTop w:val="0"/>
          <w:marBottom w:val="0"/>
          <w:divBdr>
            <w:top w:val="none" w:sz="0" w:space="0" w:color="auto"/>
            <w:left w:val="none" w:sz="0" w:space="0" w:color="auto"/>
            <w:bottom w:val="none" w:sz="0" w:space="0" w:color="auto"/>
            <w:right w:val="none" w:sz="0" w:space="0" w:color="auto"/>
          </w:divBdr>
        </w:div>
        <w:div w:id="1895506144">
          <w:marLeft w:val="480"/>
          <w:marRight w:val="0"/>
          <w:marTop w:val="0"/>
          <w:marBottom w:val="0"/>
          <w:divBdr>
            <w:top w:val="none" w:sz="0" w:space="0" w:color="auto"/>
            <w:left w:val="none" w:sz="0" w:space="0" w:color="auto"/>
            <w:bottom w:val="none" w:sz="0" w:space="0" w:color="auto"/>
            <w:right w:val="none" w:sz="0" w:space="0" w:color="auto"/>
          </w:divBdr>
        </w:div>
        <w:div w:id="1929461658">
          <w:marLeft w:val="480"/>
          <w:marRight w:val="0"/>
          <w:marTop w:val="0"/>
          <w:marBottom w:val="0"/>
          <w:divBdr>
            <w:top w:val="none" w:sz="0" w:space="0" w:color="auto"/>
            <w:left w:val="none" w:sz="0" w:space="0" w:color="auto"/>
            <w:bottom w:val="none" w:sz="0" w:space="0" w:color="auto"/>
            <w:right w:val="none" w:sz="0" w:space="0" w:color="auto"/>
          </w:divBdr>
        </w:div>
        <w:div w:id="1956406009">
          <w:marLeft w:val="480"/>
          <w:marRight w:val="0"/>
          <w:marTop w:val="0"/>
          <w:marBottom w:val="0"/>
          <w:divBdr>
            <w:top w:val="none" w:sz="0" w:space="0" w:color="auto"/>
            <w:left w:val="none" w:sz="0" w:space="0" w:color="auto"/>
            <w:bottom w:val="none" w:sz="0" w:space="0" w:color="auto"/>
            <w:right w:val="none" w:sz="0" w:space="0" w:color="auto"/>
          </w:divBdr>
        </w:div>
        <w:div w:id="2145464723">
          <w:marLeft w:val="480"/>
          <w:marRight w:val="0"/>
          <w:marTop w:val="0"/>
          <w:marBottom w:val="0"/>
          <w:divBdr>
            <w:top w:val="none" w:sz="0" w:space="0" w:color="auto"/>
            <w:left w:val="none" w:sz="0" w:space="0" w:color="auto"/>
            <w:bottom w:val="none" w:sz="0" w:space="0" w:color="auto"/>
            <w:right w:val="none" w:sz="0" w:space="0" w:color="auto"/>
          </w:divBdr>
        </w:div>
      </w:divsChild>
    </w:div>
    <w:div w:id="1820730894">
      <w:marLeft w:val="480"/>
      <w:marRight w:val="0"/>
      <w:marTop w:val="0"/>
      <w:marBottom w:val="0"/>
      <w:divBdr>
        <w:top w:val="none" w:sz="0" w:space="0" w:color="auto"/>
        <w:left w:val="none" w:sz="0" w:space="0" w:color="auto"/>
        <w:bottom w:val="none" w:sz="0" w:space="0" w:color="auto"/>
        <w:right w:val="none" w:sz="0" w:space="0" w:color="auto"/>
      </w:divBdr>
    </w:div>
    <w:div w:id="1821800517">
      <w:bodyDiv w:val="1"/>
      <w:marLeft w:val="0"/>
      <w:marRight w:val="0"/>
      <w:marTop w:val="0"/>
      <w:marBottom w:val="0"/>
      <w:divBdr>
        <w:top w:val="none" w:sz="0" w:space="0" w:color="auto"/>
        <w:left w:val="none" w:sz="0" w:space="0" w:color="auto"/>
        <w:bottom w:val="none" w:sz="0" w:space="0" w:color="auto"/>
        <w:right w:val="none" w:sz="0" w:space="0" w:color="auto"/>
      </w:divBdr>
      <w:divsChild>
        <w:div w:id="107090084">
          <w:marLeft w:val="480"/>
          <w:marRight w:val="0"/>
          <w:marTop w:val="0"/>
          <w:marBottom w:val="0"/>
          <w:divBdr>
            <w:top w:val="none" w:sz="0" w:space="0" w:color="auto"/>
            <w:left w:val="none" w:sz="0" w:space="0" w:color="auto"/>
            <w:bottom w:val="none" w:sz="0" w:space="0" w:color="auto"/>
            <w:right w:val="none" w:sz="0" w:space="0" w:color="auto"/>
          </w:divBdr>
        </w:div>
        <w:div w:id="602953591">
          <w:marLeft w:val="480"/>
          <w:marRight w:val="0"/>
          <w:marTop w:val="0"/>
          <w:marBottom w:val="0"/>
          <w:divBdr>
            <w:top w:val="none" w:sz="0" w:space="0" w:color="auto"/>
            <w:left w:val="none" w:sz="0" w:space="0" w:color="auto"/>
            <w:bottom w:val="none" w:sz="0" w:space="0" w:color="auto"/>
            <w:right w:val="none" w:sz="0" w:space="0" w:color="auto"/>
          </w:divBdr>
        </w:div>
        <w:div w:id="703099998">
          <w:marLeft w:val="480"/>
          <w:marRight w:val="0"/>
          <w:marTop w:val="0"/>
          <w:marBottom w:val="0"/>
          <w:divBdr>
            <w:top w:val="none" w:sz="0" w:space="0" w:color="auto"/>
            <w:left w:val="none" w:sz="0" w:space="0" w:color="auto"/>
            <w:bottom w:val="none" w:sz="0" w:space="0" w:color="auto"/>
            <w:right w:val="none" w:sz="0" w:space="0" w:color="auto"/>
          </w:divBdr>
        </w:div>
        <w:div w:id="726033274">
          <w:marLeft w:val="480"/>
          <w:marRight w:val="0"/>
          <w:marTop w:val="0"/>
          <w:marBottom w:val="0"/>
          <w:divBdr>
            <w:top w:val="none" w:sz="0" w:space="0" w:color="auto"/>
            <w:left w:val="none" w:sz="0" w:space="0" w:color="auto"/>
            <w:bottom w:val="none" w:sz="0" w:space="0" w:color="auto"/>
            <w:right w:val="none" w:sz="0" w:space="0" w:color="auto"/>
          </w:divBdr>
        </w:div>
        <w:div w:id="813520829">
          <w:marLeft w:val="480"/>
          <w:marRight w:val="0"/>
          <w:marTop w:val="0"/>
          <w:marBottom w:val="0"/>
          <w:divBdr>
            <w:top w:val="none" w:sz="0" w:space="0" w:color="auto"/>
            <w:left w:val="none" w:sz="0" w:space="0" w:color="auto"/>
            <w:bottom w:val="none" w:sz="0" w:space="0" w:color="auto"/>
            <w:right w:val="none" w:sz="0" w:space="0" w:color="auto"/>
          </w:divBdr>
        </w:div>
        <w:div w:id="1137844117">
          <w:marLeft w:val="480"/>
          <w:marRight w:val="0"/>
          <w:marTop w:val="0"/>
          <w:marBottom w:val="0"/>
          <w:divBdr>
            <w:top w:val="none" w:sz="0" w:space="0" w:color="auto"/>
            <w:left w:val="none" w:sz="0" w:space="0" w:color="auto"/>
            <w:bottom w:val="none" w:sz="0" w:space="0" w:color="auto"/>
            <w:right w:val="none" w:sz="0" w:space="0" w:color="auto"/>
          </w:divBdr>
        </w:div>
        <w:div w:id="1184395642">
          <w:marLeft w:val="480"/>
          <w:marRight w:val="0"/>
          <w:marTop w:val="0"/>
          <w:marBottom w:val="0"/>
          <w:divBdr>
            <w:top w:val="none" w:sz="0" w:space="0" w:color="auto"/>
            <w:left w:val="none" w:sz="0" w:space="0" w:color="auto"/>
            <w:bottom w:val="none" w:sz="0" w:space="0" w:color="auto"/>
            <w:right w:val="none" w:sz="0" w:space="0" w:color="auto"/>
          </w:divBdr>
        </w:div>
        <w:div w:id="1214730577">
          <w:marLeft w:val="480"/>
          <w:marRight w:val="0"/>
          <w:marTop w:val="0"/>
          <w:marBottom w:val="0"/>
          <w:divBdr>
            <w:top w:val="none" w:sz="0" w:space="0" w:color="auto"/>
            <w:left w:val="none" w:sz="0" w:space="0" w:color="auto"/>
            <w:bottom w:val="none" w:sz="0" w:space="0" w:color="auto"/>
            <w:right w:val="none" w:sz="0" w:space="0" w:color="auto"/>
          </w:divBdr>
        </w:div>
        <w:div w:id="1242981682">
          <w:marLeft w:val="480"/>
          <w:marRight w:val="0"/>
          <w:marTop w:val="0"/>
          <w:marBottom w:val="0"/>
          <w:divBdr>
            <w:top w:val="none" w:sz="0" w:space="0" w:color="auto"/>
            <w:left w:val="none" w:sz="0" w:space="0" w:color="auto"/>
            <w:bottom w:val="none" w:sz="0" w:space="0" w:color="auto"/>
            <w:right w:val="none" w:sz="0" w:space="0" w:color="auto"/>
          </w:divBdr>
        </w:div>
        <w:div w:id="1295525694">
          <w:marLeft w:val="480"/>
          <w:marRight w:val="0"/>
          <w:marTop w:val="0"/>
          <w:marBottom w:val="0"/>
          <w:divBdr>
            <w:top w:val="none" w:sz="0" w:space="0" w:color="auto"/>
            <w:left w:val="none" w:sz="0" w:space="0" w:color="auto"/>
            <w:bottom w:val="none" w:sz="0" w:space="0" w:color="auto"/>
            <w:right w:val="none" w:sz="0" w:space="0" w:color="auto"/>
          </w:divBdr>
        </w:div>
        <w:div w:id="1736389634">
          <w:marLeft w:val="480"/>
          <w:marRight w:val="0"/>
          <w:marTop w:val="0"/>
          <w:marBottom w:val="0"/>
          <w:divBdr>
            <w:top w:val="none" w:sz="0" w:space="0" w:color="auto"/>
            <w:left w:val="none" w:sz="0" w:space="0" w:color="auto"/>
            <w:bottom w:val="none" w:sz="0" w:space="0" w:color="auto"/>
            <w:right w:val="none" w:sz="0" w:space="0" w:color="auto"/>
          </w:divBdr>
        </w:div>
        <w:div w:id="1790123830">
          <w:marLeft w:val="480"/>
          <w:marRight w:val="0"/>
          <w:marTop w:val="0"/>
          <w:marBottom w:val="0"/>
          <w:divBdr>
            <w:top w:val="none" w:sz="0" w:space="0" w:color="auto"/>
            <w:left w:val="none" w:sz="0" w:space="0" w:color="auto"/>
            <w:bottom w:val="none" w:sz="0" w:space="0" w:color="auto"/>
            <w:right w:val="none" w:sz="0" w:space="0" w:color="auto"/>
          </w:divBdr>
        </w:div>
      </w:divsChild>
    </w:div>
    <w:div w:id="1821842133">
      <w:marLeft w:val="480"/>
      <w:marRight w:val="0"/>
      <w:marTop w:val="0"/>
      <w:marBottom w:val="0"/>
      <w:divBdr>
        <w:top w:val="none" w:sz="0" w:space="0" w:color="auto"/>
        <w:left w:val="none" w:sz="0" w:space="0" w:color="auto"/>
        <w:bottom w:val="none" w:sz="0" w:space="0" w:color="auto"/>
        <w:right w:val="none" w:sz="0" w:space="0" w:color="auto"/>
      </w:divBdr>
    </w:div>
    <w:div w:id="1821924462">
      <w:marLeft w:val="480"/>
      <w:marRight w:val="0"/>
      <w:marTop w:val="0"/>
      <w:marBottom w:val="0"/>
      <w:divBdr>
        <w:top w:val="none" w:sz="0" w:space="0" w:color="auto"/>
        <w:left w:val="none" w:sz="0" w:space="0" w:color="auto"/>
        <w:bottom w:val="none" w:sz="0" w:space="0" w:color="auto"/>
        <w:right w:val="none" w:sz="0" w:space="0" w:color="auto"/>
      </w:divBdr>
    </w:div>
    <w:div w:id="1822116702">
      <w:bodyDiv w:val="1"/>
      <w:marLeft w:val="0"/>
      <w:marRight w:val="0"/>
      <w:marTop w:val="0"/>
      <w:marBottom w:val="0"/>
      <w:divBdr>
        <w:top w:val="none" w:sz="0" w:space="0" w:color="auto"/>
        <w:left w:val="none" w:sz="0" w:space="0" w:color="auto"/>
        <w:bottom w:val="none" w:sz="0" w:space="0" w:color="auto"/>
        <w:right w:val="none" w:sz="0" w:space="0" w:color="auto"/>
      </w:divBdr>
      <w:divsChild>
        <w:div w:id="541136985">
          <w:marLeft w:val="640"/>
          <w:marRight w:val="0"/>
          <w:marTop w:val="0"/>
          <w:marBottom w:val="0"/>
          <w:divBdr>
            <w:top w:val="none" w:sz="0" w:space="0" w:color="auto"/>
            <w:left w:val="none" w:sz="0" w:space="0" w:color="auto"/>
            <w:bottom w:val="none" w:sz="0" w:space="0" w:color="auto"/>
            <w:right w:val="none" w:sz="0" w:space="0" w:color="auto"/>
          </w:divBdr>
        </w:div>
        <w:div w:id="886142434">
          <w:marLeft w:val="640"/>
          <w:marRight w:val="0"/>
          <w:marTop w:val="0"/>
          <w:marBottom w:val="0"/>
          <w:divBdr>
            <w:top w:val="none" w:sz="0" w:space="0" w:color="auto"/>
            <w:left w:val="none" w:sz="0" w:space="0" w:color="auto"/>
            <w:bottom w:val="none" w:sz="0" w:space="0" w:color="auto"/>
            <w:right w:val="none" w:sz="0" w:space="0" w:color="auto"/>
          </w:divBdr>
        </w:div>
        <w:div w:id="866025401">
          <w:marLeft w:val="640"/>
          <w:marRight w:val="0"/>
          <w:marTop w:val="0"/>
          <w:marBottom w:val="0"/>
          <w:divBdr>
            <w:top w:val="none" w:sz="0" w:space="0" w:color="auto"/>
            <w:left w:val="none" w:sz="0" w:space="0" w:color="auto"/>
            <w:bottom w:val="none" w:sz="0" w:space="0" w:color="auto"/>
            <w:right w:val="none" w:sz="0" w:space="0" w:color="auto"/>
          </w:divBdr>
        </w:div>
        <w:div w:id="1243611296">
          <w:marLeft w:val="640"/>
          <w:marRight w:val="0"/>
          <w:marTop w:val="0"/>
          <w:marBottom w:val="0"/>
          <w:divBdr>
            <w:top w:val="none" w:sz="0" w:space="0" w:color="auto"/>
            <w:left w:val="none" w:sz="0" w:space="0" w:color="auto"/>
            <w:bottom w:val="none" w:sz="0" w:space="0" w:color="auto"/>
            <w:right w:val="none" w:sz="0" w:space="0" w:color="auto"/>
          </w:divBdr>
        </w:div>
        <w:div w:id="248855513">
          <w:marLeft w:val="640"/>
          <w:marRight w:val="0"/>
          <w:marTop w:val="0"/>
          <w:marBottom w:val="0"/>
          <w:divBdr>
            <w:top w:val="none" w:sz="0" w:space="0" w:color="auto"/>
            <w:left w:val="none" w:sz="0" w:space="0" w:color="auto"/>
            <w:bottom w:val="none" w:sz="0" w:space="0" w:color="auto"/>
            <w:right w:val="none" w:sz="0" w:space="0" w:color="auto"/>
          </w:divBdr>
        </w:div>
        <w:div w:id="1772703173">
          <w:marLeft w:val="640"/>
          <w:marRight w:val="0"/>
          <w:marTop w:val="0"/>
          <w:marBottom w:val="0"/>
          <w:divBdr>
            <w:top w:val="none" w:sz="0" w:space="0" w:color="auto"/>
            <w:left w:val="none" w:sz="0" w:space="0" w:color="auto"/>
            <w:bottom w:val="none" w:sz="0" w:space="0" w:color="auto"/>
            <w:right w:val="none" w:sz="0" w:space="0" w:color="auto"/>
          </w:divBdr>
        </w:div>
        <w:div w:id="2013101603">
          <w:marLeft w:val="640"/>
          <w:marRight w:val="0"/>
          <w:marTop w:val="0"/>
          <w:marBottom w:val="0"/>
          <w:divBdr>
            <w:top w:val="none" w:sz="0" w:space="0" w:color="auto"/>
            <w:left w:val="none" w:sz="0" w:space="0" w:color="auto"/>
            <w:bottom w:val="none" w:sz="0" w:space="0" w:color="auto"/>
            <w:right w:val="none" w:sz="0" w:space="0" w:color="auto"/>
          </w:divBdr>
        </w:div>
        <w:div w:id="471362676">
          <w:marLeft w:val="640"/>
          <w:marRight w:val="0"/>
          <w:marTop w:val="0"/>
          <w:marBottom w:val="0"/>
          <w:divBdr>
            <w:top w:val="none" w:sz="0" w:space="0" w:color="auto"/>
            <w:left w:val="none" w:sz="0" w:space="0" w:color="auto"/>
            <w:bottom w:val="none" w:sz="0" w:space="0" w:color="auto"/>
            <w:right w:val="none" w:sz="0" w:space="0" w:color="auto"/>
          </w:divBdr>
        </w:div>
        <w:div w:id="585459866">
          <w:marLeft w:val="640"/>
          <w:marRight w:val="0"/>
          <w:marTop w:val="0"/>
          <w:marBottom w:val="0"/>
          <w:divBdr>
            <w:top w:val="none" w:sz="0" w:space="0" w:color="auto"/>
            <w:left w:val="none" w:sz="0" w:space="0" w:color="auto"/>
            <w:bottom w:val="none" w:sz="0" w:space="0" w:color="auto"/>
            <w:right w:val="none" w:sz="0" w:space="0" w:color="auto"/>
          </w:divBdr>
        </w:div>
        <w:div w:id="1653681577">
          <w:marLeft w:val="640"/>
          <w:marRight w:val="0"/>
          <w:marTop w:val="0"/>
          <w:marBottom w:val="0"/>
          <w:divBdr>
            <w:top w:val="none" w:sz="0" w:space="0" w:color="auto"/>
            <w:left w:val="none" w:sz="0" w:space="0" w:color="auto"/>
            <w:bottom w:val="none" w:sz="0" w:space="0" w:color="auto"/>
            <w:right w:val="none" w:sz="0" w:space="0" w:color="auto"/>
          </w:divBdr>
        </w:div>
        <w:div w:id="2128817210">
          <w:marLeft w:val="640"/>
          <w:marRight w:val="0"/>
          <w:marTop w:val="0"/>
          <w:marBottom w:val="0"/>
          <w:divBdr>
            <w:top w:val="none" w:sz="0" w:space="0" w:color="auto"/>
            <w:left w:val="none" w:sz="0" w:space="0" w:color="auto"/>
            <w:bottom w:val="none" w:sz="0" w:space="0" w:color="auto"/>
            <w:right w:val="none" w:sz="0" w:space="0" w:color="auto"/>
          </w:divBdr>
        </w:div>
        <w:div w:id="1717661417">
          <w:marLeft w:val="640"/>
          <w:marRight w:val="0"/>
          <w:marTop w:val="0"/>
          <w:marBottom w:val="0"/>
          <w:divBdr>
            <w:top w:val="none" w:sz="0" w:space="0" w:color="auto"/>
            <w:left w:val="none" w:sz="0" w:space="0" w:color="auto"/>
            <w:bottom w:val="none" w:sz="0" w:space="0" w:color="auto"/>
            <w:right w:val="none" w:sz="0" w:space="0" w:color="auto"/>
          </w:divBdr>
        </w:div>
        <w:div w:id="258636997">
          <w:marLeft w:val="640"/>
          <w:marRight w:val="0"/>
          <w:marTop w:val="0"/>
          <w:marBottom w:val="0"/>
          <w:divBdr>
            <w:top w:val="none" w:sz="0" w:space="0" w:color="auto"/>
            <w:left w:val="none" w:sz="0" w:space="0" w:color="auto"/>
            <w:bottom w:val="none" w:sz="0" w:space="0" w:color="auto"/>
            <w:right w:val="none" w:sz="0" w:space="0" w:color="auto"/>
          </w:divBdr>
        </w:div>
        <w:div w:id="776174068">
          <w:marLeft w:val="640"/>
          <w:marRight w:val="0"/>
          <w:marTop w:val="0"/>
          <w:marBottom w:val="0"/>
          <w:divBdr>
            <w:top w:val="none" w:sz="0" w:space="0" w:color="auto"/>
            <w:left w:val="none" w:sz="0" w:space="0" w:color="auto"/>
            <w:bottom w:val="none" w:sz="0" w:space="0" w:color="auto"/>
            <w:right w:val="none" w:sz="0" w:space="0" w:color="auto"/>
          </w:divBdr>
        </w:div>
        <w:div w:id="1306856823">
          <w:marLeft w:val="640"/>
          <w:marRight w:val="0"/>
          <w:marTop w:val="0"/>
          <w:marBottom w:val="0"/>
          <w:divBdr>
            <w:top w:val="none" w:sz="0" w:space="0" w:color="auto"/>
            <w:left w:val="none" w:sz="0" w:space="0" w:color="auto"/>
            <w:bottom w:val="none" w:sz="0" w:space="0" w:color="auto"/>
            <w:right w:val="none" w:sz="0" w:space="0" w:color="auto"/>
          </w:divBdr>
        </w:div>
        <w:div w:id="1895576420">
          <w:marLeft w:val="640"/>
          <w:marRight w:val="0"/>
          <w:marTop w:val="0"/>
          <w:marBottom w:val="0"/>
          <w:divBdr>
            <w:top w:val="none" w:sz="0" w:space="0" w:color="auto"/>
            <w:left w:val="none" w:sz="0" w:space="0" w:color="auto"/>
            <w:bottom w:val="none" w:sz="0" w:space="0" w:color="auto"/>
            <w:right w:val="none" w:sz="0" w:space="0" w:color="auto"/>
          </w:divBdr>
        </w:div>
        <w:div w:id="1134327810">
          <w:marLeft w:val="640"/>
          <w:marRight w:val="0"/>
          <w:marTop w:val="0"/>
          <w:marBottom w:val="0"/>
          <w:divBdr>
            <w:top w:val="none" w:sz="0" w:space="0" w:color="auto"/>
            <w:left w:val="none" w:sz="0" w:space="0" w:color="auto"/>
            <w:bottom w:val="none" w:sz="0" w:space="0" w:color="auto"/>
            <w:right w:val="none" w:sz="0" w:space="0" w:color="auto"/>
          </w:divBdr>
        </w:div>
        <w:div w:id="382022694">
          <w:marLeft w:val="640"/>
          <w:marRight w:val="0"/>
          <w:marTop w:val="0"/>
          <w:marBottom w:val="0"/>
          <w:divBdr>
            <w:top w:val="none" w:sz="0" w:space="0" w:color="auto"/>
            <w:left w:val="none" w:sz="0" w:space="0" w:color="auto"/>
            <w:bottom w:val="none" w:sz="0" w:space="0" w:color="auto"/>
            <w:right w:val="none" w:sz="0" w:space="0" w:color="auto"/>
          </w:divBdr>
        </w:div>
        <w:div w:id="1796407615">
          <w:marLeft w:val="640"/>
          <w:marRight w:val="0"/>
          <w:marTop w:val="0"/>
          <w:marBottom w:val="0"/>
          <w:divBdr>
            <w:top w:val="none" w:sz="0" w:space="0" w:color="auto"/>
            <w:left w:val="none" w:sz="0" w:space="0" w:color="auto"/>
            <w:bottom w:val="none" w:sz="0" w:space="0" w:color="auto"/>
            <w:right w:val="none" w:sz="0" w:space="0" w:color="auto"/>
          </w:divBdr>
        </w:div>
        <w:div w:id="2092853476">
          <w:marLeft w:val="640"/>
          <w:marRight w:val="0"/>
          <w:marTop w:val="0"/>
          <w:marBottom w:val="0"/>
          <w:divBdr>
            <w:top w:val="none" w:sz="0" w:space="0" w:color="auto"/>
            <w:left w:val="none" w:sz="0" w:space="0" w:color="auto"/>
            <w:bottom w:val="none" w:sz="0" w:space="0" w:color="auto"/>
            <w:right w:val="none" w:sz="0" w:space="0" w:color="auto"/>
          </w:divBdr>
        </w:div>
        <w:div w:id="330303251">
          <w:marLeft w:val="640"/>
          <w:marRight w:val="0"/>
          <w:marTop w:val="0"/>
          <w:marBottom w:val="0"/>
          <w:divBdr>
            <w:top w:val="none" w:sz="0" w:space="0" w:color="auto"/>
            <w:left w:val="none" w:sz="0" w:space="0" w:color="auto"/>
            <w:bottom w:val="none" w:sz="0" w:space="0" w:color="auto"/>
            <w:right w:val="none" w:sz="0" w:space="0" w:color="auto"/>
          </w:divBdr>
        </w:div>
        <w:div w:id="950627372">
          <w:marLeft w:val="640"/>
          <w:marRight w:val="0"/>
          <w:marTop w:val="0"/>
          <w:marBottom w:val="0"/>
          <w:divBdr>
            <w:top w:val="none" w:sz="0" w:space="0" w:color="auto"/>
            <w:left w:val="none" w:sz="0" w:space="0" w:color="auto"/>
            <w:bottom w:val="none" w:sz="0" w:space="0" w:color="auto"/>
            <w:right w:val="none" w:sz="0" w:space="0" w:color="auto"/>
          </w:divBdr>
        </w:div>
        <w:div w:id="335349871">
          <w:marLeft w:val="640"/>
          <w:marRight w:val="0"/>
          <w:marTop w:val="0"/>
          <w:marBottom w:val="0"/>
          <w:divBdr>
            <w:top w:val="none" w:sz="0" w:space="0" w:color="auto"/>
            <w:left w:val="none" w:sz="0" w:space="0" w:color="auto"/>
            <w:bottom w:val="none" w:sz="0" w:space="0" w:color="auto"/>
            <w:right w:val="none" w:sz="0" w:space="0" w:color="auto"/>
          </w:divBdr>
        </w:div>
        <w:div w:id="1336231020">
          <w:marLeft w:val="640"/>
          <w:marRight w:val="0"/>
          <w:marTop w:val="0"/>
          <w:marBottom w:val="0"/>
          <w:divBdr>
            <w:top w:val="none" w:sz="0" w:space="0" w:color="auto"/>
            <w:left w:val="none" w:sz="0" w:space="0" w:color="auto"/>
            <w:bottom w:val="none" w:sz="0" w:space="0" w:color="auto"/>
            <w:right w:val="none" w:sz="0" w:space="0" w:color="auto"/>
          </w:divBdr>
        </w:div>
        <w:div w:id="1444878555">
          <w:marLeft w:val="640"/>
          <w:marRight w:val="0"/>
          <w:marTop w:val="0"/>
          <w:marBottom w:val="0"/>
          <w:divBdr>
            <w:top w:val="none" w:sz="0" w:space="0" w:color="auto"/>
            <w:left w:val="none" w:sz="0" w:space="0" w:color="auto"/>
            <w:bottom w:val="none" w:sz="0" w:space="0" w:color="auto"/>
            <w:right w:val="none" w:sz="0" w:space="0" w:color="auto"/>
          </w:divBdr>
        </w:div>
        <w:div w:id="939799330">
          <w:marLeft w:val="640"/>
          <w:marRight w:val="0"/>
          <w:marTop w:val="0"/>
          <w:marBottom w:val="0"/>
          <w:divBdr>
            <w:top w:val="none" w:sz="0" w:space="0" w:color="auto"/>
            <w:left w:val="none" w:sz="0" w:space="0" w:color="auto"/>
            <w:bottom w:val="none" w:sz="0" w:space="0" w:color="auto"/>
            <w:right w:val="none" w:sz="0" w:space="0" w:color="auto"/>
          </w:divBdr>
        </w:div>
        <w:div w:id="1801528732">
          <w:marLeft w:val="640"/>
          <w:marRight w:val="0"/>
          <w:marTop w:val="0"/>
          <w:marBottom w:val="0"/>
          <w:divBdr>
            <w:top w:val="none" w:sz="0" w:space="0" w:color="auto"/>
            <w:left w:val="none" w:sz="0" w:space="0" w:color="auto"/>
            <w:bottom w:val="none" w:sz="0" w:space="0" w:color="auto"/>
            <w:right w:val="none" w:sz="0" w:space="0" w:color="auto"/>
          </w:divBdr>
        </w:div>
        <w:div w:id="899049356">
          <w:marLeft w:val="640"/>
          <w:marRight w:val="0"/>
          <w:marTop w:val="0"/>
          <w:marBottom w:val="0"/>
          <w:divBdr>
            <w:top w:val="none" w:sz="0" w:space="0" w:color="auto"/>
            <w:left w:val="none" w:sz="0" w:space="0" w:color="auto"/>
            <w:bottom w:val="none" w:sz="0" w:space="0" w:color="auto"/>
            <w:right w:val="none" w:sz="0" w:space="0" w:color="auto"/>
          </w:divBdr>
        </w:div>
        <w:div w:id="1299340696">
          <w:marLeft w:val="640"/>
          <w:marRight w:val="0"/>
          <w:marTop w:val="0"/>
          <w:marBottom w:val="0"/>
          <w:divBdr>
            <w:top w:val="none" w:sz="0" w:space="0" w:color="auto"/>
            <w:left w:val="none" w:sz="0" w:space="0" w:color="auto"/>
            <w:bottom w:val="none" w:sz="0" w:space="0" w:color="auto"/>
            <w:right w:val="none" w:sz="0" w:space="0" w:color="auto"/>
          </w:divBdr>
        </w:div>
        <w:div w:id="1715541821">
          <w:marLeft w:val="640"/>
          <w:marRight w:val="0"/>
          <w:marTop w:val="0"/>
          <w:marBottom w:val="0"/>
          <w:divBdr>
            <w:top w:val="none" w:sz="0" w:space="0" w:color="auto"/>
            <w:left w:val="none" w:sz="0" w:space="0" w:color="auto"/>
            <w:bottom w:val="none" w:sz="0" w:space="0" w:color="auto"/>
            <w:right w:val="none" w:sz="0" w:space="0" w:color="auto"/>
          </w:divBdr>
        </w:div>
        <w:div w:id="1549954742">
          <w:marLeft w:val="640"/>
          <w:marRight w:val="0"/>
          <w:marTop w:val="0"/>
          <w:marBottom w:val="0"/>
          <w:divBdr>
            <w:top w:val="none" w:sz="0" w:space="0" w:color="auto"/>
            <w:left w:val="none" w:sz="0" w:space="0" w:color="auto"/>
            <w:bottom w:val="none" w:sz="0" w:space="0" w:color="auto"/>
            <w:right w:val="none" w:sz="0" w:space="0" w:color="auto"/>
          </w:divBdr>
        </w:div>
        <w:div w:id="1153986791">
          <w:marLeft w:val="640"/>
          <w:marRight w:val="0"/>
          <w:marTop w:val="0"/>
          <w:marBottom w:val="0"/>
          <w:divBdr>
            <w:top w:val="none" w:sz="0" w:space="0" w:color="auto"/>
            <w:left w:val="none" w:sz="0" w:space="0" w:color="auto"/>
            <w:bottom w:val="none" w:sz="0" w:space="0" w:color="auto"/>
            <w:right w:val="none" w:sz="0" w:space="0" w:color="auto"/>
          </w:divBdr>
        </w:div>
        <w:div w:id="1003126571">
          <w:marLeft w:val="640"/>
          <w:marRight w:val="0"/>
          <w:marTop w:val="0"/>
          <w:marBottom w:val="0"/>
          <w:divBdr>
            <w:top w:val="none" w:sz="0" w:space="0" w:color="auto"/>
            <w:left w:val="none" w:sz="0" w:space="0" w:color="auto"/>
            <w:bottom w:val="none" w:sz="0" w:space="0" w:color="auto"/>
            <w:right w:val="none" w:sz="0" w:space="0" w:color="auto"/>
          </w:divBdr>
        </w:div>
        <w:div w:id="1159619374">
          <w:marLeft w:val="640"/>
          <w:marRight w:val="0"/>
          <w:marTop w:val="0"/>
          <w:marBottom w:val="0"/>
          <w:divBdr>
            <w:top w:val="none" w:sz="0" w:space="0" w:color="auto"/>
            <w:left w:val="none" w:sz="0" w:space="0" w:color="auto"/>
            <w:bottom w:val="none" w:sz="0" w:space="0" w:color="auto"/>
            <w:right w:val="none" w:sz="0" w:space="0" w:color="auto"/>
          </w:divBdr>
        </w:div>
        <w:div w:id="698698027">
          <w:marLeft w:val="640"/>
          <w:marRight w:val="0"/>
          <w:marTop w:val="0"/>
          <w:marBottom w:val="0"/>
          <w:divBdr>
            <w:top w:val="none" w:sz="0" w:space="0" w:color="auto"/>
            <w:left w:val="none" w:sz="0" w:space="0" w:color="auto"/>
            <w:bottom w:val="none" w:sz="0" w:space="0" w:color="auto"/>
            <w:right w:val="none" w:sz="0" w:space="0" w:color="auto"/>
          </w:divBdr>
        </w:div>
        <w:div w:id="558244319">
          <w:marLeft w:val="640"/>
          <w:marRight w:val="0"/>
          <w:marTop w:val="0"/>
          <w:marBottom w:val="0"/>
          <w:divBdr>
            <w:top w:val="none" w:sz="0" w:space="0" w:color="auto"/>
            <w:left w:val="none" w:sz="0" w:space="0" w:color="auto"/>
            <w:bottom w:val="none" w:sz="0" w:space="0" w:color="auto"/>
            <w:right w:val="none" w:sz="0" w:space="0" w:color="auto"/>
          </w:divBdr>
        </w:div>
        <w:div w:id="1165825883">
          <w:marLeft w:val="640"/>
          <w:marRight w:val="0"/>
          <w:marTop w:val="0"/>
          <w:marBottom w:val="0"/>
          <w:divBdr>
            <w:top w:val="none" w:sz="0" w:space="0" w:color="auto"/>
            <w:left w:val="none" w:sz="0" w:space="0" w:color="auto"/>
            <w:bottom w:val="none" w:sz="0" w:space="0" w:color="auto"/>
            <w:right w:val="none" w:sz="0" w:space="0" w:color="auto"/>
          </w:divBdr>
        </w:div>
        <w:div w:id="1763329350">
          <w:marLeft w:val="640"/>
          <w:marRight w:val="0"/>
          <w:marTop w:val="0"/>
          <w:marBottom w:val="0"/>
          <w:divBdr>
            <w:top w:val="none" w:sz="0" w:space="0" w:color="auto"/>
            <w:left w:val="none" w:sz="0" w:space="0" w:color="auto"/>
            <w:bottom w:val="none" w:sz="0" w:space="0" w:color="auto"/>
            <w:right w:val="none" w:sz="0" w:space="0" w:color="auto"/>
          </w:divBdr>
        </w:div>
        <w:div w:id="65230932">
          <w:marLeft w:val="640"/>
          <w:marRight w:val="0"/>
          <w:marTop w:val="0"/>
          <w:marBottom w:val="0"/>
          <w:divBdr>
            <w:top w:val="none" w:sz="0" w:space="0" w:color="auto"/>
            <w:left w:val="none" w:sz="0" w:space="0" w:color="auto"/>
            <w:bottom w:val="none" w:sz="0" w:space="0" w:color="auto"/>
            <w:right w:val="none" w:sz="0" w:space="0" w:color="auto"/>
          </w:divBdr>
        </w:div>
        <w:div w:id="1023555319">
          <w:marLeft w:val="640"/>
          <w:marRight w:val="0"/>
          <w:marTop w:val="0"/>
          <w:marBottom w:val="0"/>
          <w:divBdr>
            <w:top w:val="none" w:sz="0" w:space="0" w:color="auto"/>
            <w:left w:val="none" w:sz="0" w:space="0" w:color="auto"/>
            <w:bottom w:val="none" w:sz="0" w:space="0" w:color="auto"/>
            <w:right w:val="none" w:sz="0" w:space="0" w:color="auto"/>
          </w:divBdr>
        </w:div>
        <w:div w:id="1400639178">
          <w:marLeft w:val="640"/>
          <w:marRight w:val="0"/>
          <w:marTop w:val="0"/>
          <w:marBottom w:val="0"/>
          <w:divBdr>
            <w:top w:val="none" w:sz="0" w:space="0" w:color="auto"/>
            <w:left w:val="none" w:sz="0" w:space="0" w:color="auto"/>
            <w:bottom w:val="none" w:sz="0" w:space="0" w:color="auto"/>
            <w:right w:val="none" w:sz="0" w:space="0" w:color="auto"/>
          </w:divBdr>
        </w:div>
        <w:div w:id="1653174833">
          <w:marLeft w:val="640"/>
          <w:marRight w:val="0"/>
          <w:marTop w:val="0"/>
          <w:marBottom w:val="0"/>
          <w:divBdr>
            <w:top w:val="none" w:sz="0" w:space="0" w:color="auto"/>
            <w:left w:val="none" w:sz="0" w:space="0" w:color="auto"/>
            <w:bottom w:val="none" w:sz="0" w:space="0" w:color="auto"/>
            <w:right w:val="none" w:sz="0" w:space="0" w:color="auto"/>
          </w:divBdr>
        </w:div>
        <w:div w:id="2088379819">
          <w:marLeft w:val="640"/>
          <w:marRight w:val="0"/>
          <w:marTop w:val="0"/>
          <w:marBottom w:val="0"/>
          <w:divBdr>
            <w:top w:val="none" w:sz="0" w:space="0" w:color="auto"/>
            <w:left w:val="none" w:sz="0" w:space="0" w:color="auto"/>
            <w:bottom w:val="none" w:sz="0" w:space="0" w:color="auto"/>
            <w:right w:val="none" w:sz="0" w:space="0" w:color="auto"/>
          </w:divBdr>
        </w:div>
        <w:div w:id="1444760687">
          <w:marLeft w:val="640"/>
          <w:marRight w:val="0"/>
          <w:marTop w:val="0"/>
          <w:marBottom w:val="0"/>
          <w:divBdr>
            <w:top w:val="none" w:sz="0" w:space="0" w:color="auto"/>
            <w:left w:val="none" w:sz="0" w:space="0" w:color="auto"/>
            <w:bottom w:val="none" w:sz="0" w:space="0" w:color="auto"/>
            <w:right w:val="none" w:sz="0" w:space="0" w:color="auto"/>
          </w:divBdr>
        </w:div>
        <w:div w:id="897280177">
          <w:marLeft w:val="640"/>
          <w:marRight w:val="0"/>
          <w:marTop w:val="0"/>
          <w:marBottom w:val="0"/>
          <w:divBdr>
            <w:top w:val="none" w:sz="0" w:space="0" w:color="auto"/>
            <w:left w:val="none" w:sz="0" w:space="0" w:color="auto"/>
            <w:bottom w:val="none" w:sz="0" w:space="0" w:color="auto"/>
            <w:right w:val="none" w:sz="0" w:space="0" w:color="auto"/>
          </w:divBdr>
        </w:div>
        <w:div w:id="1747873538">
          <w:marLeft w:val="640"/>
          <w:marRight w:val="0"/>
          <w:marTop w:val="0"/>
          <w:marBottom w:val="0"/>
          <w:divBdr>
            <w:top w:val="none" w:sz="0" w:space="0" w:color="auto"/>
            <w:left w:val="none" w:sz="0" w:space="0" w:color="auto"/>
            <w:bottom w:val="none" w:sz="0" w:space="0" w:color="auto"/>
            <w:right w:val="none" w:sz="0" w:space="0" w:color="auto"/>
          </w:divBdr>
        </w:div>
        <w:div w:id="1948272628">
          <w:marLeft w:val="640"/>
          <w:marRight w:val="0"/>
          <w:marTop w:val="0"/>
          <w:marBottom w:val="0"/>
          <w:divBdr>
            <w:top w:val="none" w:sz="0" w:space="0" w:color="auto"/>
            <w:left w:val="none" w:sz="0" w:space="0" w:color="auto"/>
            <w:bottom w:val="none" w:sz="0" w:space="0" w:color="auto"/>
            <w:right w:val="none" w:sz="0" w:space="0" w:color="auto"/>
          </w:divBdr>
        </w:div>
        <w:div w:id="1095516065">
          <w:marLeft w:val="640"/>
          <w:marRight w:val="0"/>
          <w:marTop w:val="0"/>
          <w:marBottom w:val="0"/>
          <w:divBdr>
            <w:top w:val="none" w:sz="0" w:space="0" w:color="auto"/>
            <w:left w:val="none" w:sz="0" w:space="0" w:color="auto"/>
            <w:bottom w:val="none" w:sz="0" w:space="0" w:color="auto"/>
            <w:right w:val="none" w:sz="0" w:space="0" w:color="auto"/>
          </w:divBdr>
        </w:div>
        <w:div w:id="1889612662">
          <w:marLeft w:val="640"/>
          <w:marRight w:val="0"/>
          <w:marTop w:val="0"/>
          <w:marBottom w:val="0"/>
          <w:divBdr>
            <w:top w:val="none" w:sz="0" w:space="0" w:color="auto"/>
            <w:left w:val="none" w:sz="0" w:space="0" w:color="auto"/>
            <w:bottom w:val="none" w:sz="0" w:space="0" w:color="auto"/>
            <w:right w:val="none" w:sz="0" w:space="0" w:color="auto"/>
          </w:divBdr>
        </w:div>
        <w:div w:id="1290353327">
          <w:marLeft w:val="640"/>
          <w:marRight w:val="0"/>
          <w:marTop w:val="0"/>
          <w:marBottom w:val="0"/>
          <w:divBdr>
            <w:top w:val="none" w:sz="0" w:space="0" w:color="auto"/>
            <w:left w:val="none" w:sz="0" w:space="0" w:color="auto"/>
            <w:bottom w:val="none" w:sz="0" w:space="0" w:color="auto"/>
            <w:right w:val="none" w:sz="0" w:space="0" w:color="auto"/>
          </w:divBdr>
        </w:div>
        <w:div w:id="1002666632">
          <w:marLeft w:val="640"/>
          <w:marRight w:val="0"/>
          <w:marTop w:val="0"/>
          <w:marBottom w:val="0"/>
          <w:divBdr>
            <w:top w:val="none" w:sz="0" w:space="0" w:color="auto"/>
            <w:left w:val="none" w:sz="0" w:space="0" w:color="auto"/>
            <w:bottom w:val="none" w:sz="0" w:space="0" w:color="auto"/>
            <w:right w:val="none" w:sz="0" w:space="0" w:color="auto"/>
          </w:divBdr>
        </w:div>
        <w:div w:id="1478105859">
          <w:marLeft w:val="640"/>
          <w:marRight w:val="0"/>
          <w:marTop w:val="0"/>
          <w:marBottom w:val="0"/>
          <w:divBdr>
            <w:top w:val="none" w:sz="0" w:space="0" w:color="auto"/>
            <w:left w:val="none" w:sz="0" w:space="0" w:color="auto"/>
            <w:bottom w:val="none" w:sz="0" w:space="0" w:color="auto"/>
            <w:right w:val="none" w:sz="0" w:space="0" w:color="auto"/>
          </w:divBdr>
        </w:div>
        <w:div w:id="1011180445">
          <w:marLeft w:val="640"/>
          <w:marRight w:val="0"/>
          <w:marTop w:val="0"/>
          <w:marBottom w:val="0"/>
          <w:divBdr>
            <w:top w:val="none" w:sz="0" w:space="0" w:color="auto"/>
            <w:left w:val="none" w:sz="0" w:space="0" w:color="auto"/>
            <w:bottom w:val="none" w:sz="0" w:space="0" w:color="auto"/>
            <w:right w:val="none" w:sz="0" w:space="0" w:color="auto"/>
          </w:divBdr>
        </w:div>
        <w:div w:id="821237453">
          <w:marLeft w:val="640"/>
          <w:marRight w:val="0"/>
          <w:marTop w:val="0"/>
          <w:marBottom w:val="0"/>
          <w:divBdr>
            <w:top w:val="none" w:sz="0" w:space="0" w:color="auto"/>
            <w:left w:val="none" w:sz="0" w:space="0" w:color="auto"/>
            <w:bottom w:val="none" w:sz="0" w:space="0" w:color="auto"/>
            <w:right w:val="none" w:sz="0" w:space="0" w:color="auto"/>
          </w:divBdr>
        </w:div>
        <w:div w:id="554775771">
          <w:marLeft w:val="640"/>
          <w:marRight w:val="0"/>
          <w:marTop w:val="0"/>
          <w:marBottom w:val="0"/>
          <w:divBdr>
            <w:top w:val="none" w:sz="0" w:space="0" w:color="auto"/>
            <w:left w:val="none" w:sz="0" w:space="0" w:color="auto"/>
            <w:bottom w:val="none" w:sz="0" w:space="0" w:color="auto"/>
            <w:right w:val="none" w:sz="0" w:space="0" w:color="auto"/>
          </w:divBdr>
        </w:div>
        <w:div w:id="1776748136">
          <w:marLeft w:val="640"/>
          <w:marRight w:val="0"/>
          <w:marTop w:val="0"/>
          <w:marBottom w:val="0"/>
          <w:divBdr>
            <w:top w:val="none" w:sz="0" w:space="0" w:color="auto"/>
            <w:left w:val="none" w:sz="0" w:space="0" w:color="auto"/>
            <w:bottom w:val="none" w:sz="0" w:space="0" w:color="auto"/>
            <w:right w:val="none" w:sz="0" w:space="0" w:color="auto"/>
          </w:divBdr>
        </w:div>
        <w:div w:id="1032997238">
          <w:marLeft w:val="640"/>
          <w:marRight w:val="0"/>
          <w:marTop w:val="0"/>
          <w:marBottom w:val="0"/>
          <w:divBdr>
            <w:top w:val="none" w:sz="0" w:space="0" w:color="auto"/>
            <w:left w:val="none" w:sz="0" w:space="0" w:color="auto"/>
            <w:bottom w:val="none" w:sz="0" w:space="0" w:color="auto"/>
            <w:right w:val="none" w:sz="0" w:space="0" w:color="auto"/>
          </w:divBdr>
        </w:div>
        <w:div w:id="1047996801">
          <w:marLeft w:val="640"/>
          <w:marRight w:val="0"/>
          <w:marTop w:val="0"/>
          <w:marBottom w:val="0"/>
          <w:divBdr>
            <w:top w:val="none" w:sz="0" w:space="0" w:color="auto"/>
            <w:left w:val="none" w:sz="0" w:space="0" w:color="auto"/>
            <w:bottom w:val="none" w:sz="0" w:space="0" w:color="auto"/>
            <w:right w:val="none" w:sz="0" w:space="0" w:color="auto"/>
          </w:divBdr>
        </w:div>
        <w:div w:id="2108572978">
          <w:marLeft w:val="640"/>
          <w:marRight w:val="0"/>
          <w:marTop w:val="0"/>
          <w:marBottom w:val="0"/>
          <w:divBdr>
            <w:top w:val="none" w:sz="0" w:space="0" w:color="auto"/>
            <w:left w:val="none" w:sz="0" w:space="0" w:color="auto"/>
            <w:bottom w:val="none" w:sz="0" w:space="0" w:color="auto"/>
            <w:right w:val="none" w:sz="0" w:space="0" w:color="auto"/>
          </w:divBdr>
        </w:div>
        <w:div w:id="509954206">
          <w:marLeft w:val="640"/>
          <w:marRight w:val="0"/>
          <w:marTop w:val="0"/>
          <w:marBottom w:val="0"/>
          <w:divBdr>
            <w:top w:val="none" w:sz="0" w:space="0" w:color="auto"/>
            <w:left w:val="none" w:sz="0" w:space="0" w:color="auto"/>
            <w:bottom w:val="none" w:sz="0" w:space="0" w:color="auto"/>
            <w:right w:val="none" w:sz="0" w:space="0" w:color="auto"/>
          </w:divBdr>
        </w:div>
        <w:div w:id="507599891">
          <w:marLeft w:val="640"/>
          <w:marRight w:val="0"/>
          <w:marTop w:val="0"/>
          <w:marBottom w:val="0"/>
          <w:divBdr>
            <w:top w:val="none" w:sz="0" w:space="0" w:color="auto"/>
            <w:left w:val="none" w:sz="0" w:space="0" w:color="auto"/>
            <w:bottom w:val="none" w:sz="0" w:space="0" w:color="auto"/>
            <w:right w:val="none" w:sz="0" w:space="0" w:color="auto"/>
          </w:divBdr>
        </w:div>
        <w:div w:id="2015762087">
          <w:marLeft w:val="640"/>
          <w:marRight w:val="0"/>
          <w:marTop w:val="0"/>
          <w:marBottom w:val="0"/>
          <w:divBdr>
            <w:top w:val="none" w:sz="0" w:space="0" w:color="auto"/>
            <w:left w:val="none" w:sz="0" w:space="0" w:color="auto"/>
            <w:bottom w:val="none" w:sz="0" w:space="0" w:color="auto"/>
            <w:right w:val="none" w:sz="0" w:space="0" w:color="auto"/>
          </w:divBdr>
        </w:div>
        <w:div w:id="1998461139">
          <w:marLeft w:val="640"/>
          <w:marRight w:val="0"/>
          <w:marTop w:val="0"/>
          <w:marBottom w:val="0"/>
          <w:divBdr>
            <w:top w:val="none" w:sz="0" w:space="0" w:color="auto"/>
            <w:left w:val="none" w:sz="0" w:space="0" w:color="auto"/>
            <w:bottom w:val="none" w:sz="0" w:space="0" w:color="auto"/>
            <w:right w:val="none" w:sz="0" w:space="0" w:color="auto"/>
          </w:divBdr>
        </w:div>
        <w:div w:id="1103263272">
          <w:marLeft w:val="640"/>
          <w:marRight w:val="0"/>
          <w:marTop w:val="0"/>
          <w:marBottom w:val="0"/>
          <w:divBdr>
            <w:top w:val="none" w:sz="0" w:space="0" w:color="auto"/>
            <w:left w:val="none" w:sz="0" w:space="0" w:color="auto"/>
            <w:bottom w:val="none" w:sz="0" w:space="0" w:color="auto"/>
            <w:right w:val="none" w:sz="0" w:space="0" w:color="auto"/>
          </w:divBdr>
        </w:div>
        <w:div w:id="1913470397">
          <w:marLeft w:val="640"/>
          <w:marRight w:val="0"/>
          <w:marTop w:val="0"/>
          <w:marBottom w:val="0"/>
          <w:divBdr>
            <w:top w:val="none" w:sz="0" w:space="0" w:color="auto"/>
            <w:left w:val="none" w:sz="0" w:space="0" w:color="auto"/>
            <w:bottom w:val="none" w:sz="0" w:space="0" w:color="auto"/>
            <w:right w:val="none" w:sz="0" w:space="0" w:color="auto"/>
          </w:divBdr>
        </w:div>
        <w:div w:id="512257590">
          <w:marLeft w:val="640"/>
          <w:marRight w:val="0"/>
          <w:marTop w:val="0"/>
          <w:marBottom w:val="0"/>
          <w:divBdr>
            <w:top w:val="none" w:sz="0" w:space="0" w:color="auto"/>
            <w:left w:val="none" w:sz="0" w:space="0" w:color="auto"/>
            <w:bottom w:val="none" w:sz="0" w:space="0" w:color="auto"/>
            <w:right w:val="none" w:sz="0" w:space="0" w:color="auto"/>
          </w:divBdr>
        </w:div>
        <w:div w:id="1569922032">
          <w:marLeft w:val="640"/>
          <w:marRight w:val="0"/>
          <w:marTop w:val="0"/>
          <w:marBottom w:val="0"/>
          <w:divBdr>
            <w:top w:val="none" w:sz="0" w:space="0" w:color="auto"/>
            <w:left w:val="none" w:sz="0" w:space="0" w:color="auto"/>
            <w:bottom w:val="none" w:sz="0" w:space="0" w:color="auto"/>
            <w:right w:val="none" w:sz="0" w:space="0" w:color="auto"/>
          </w:divBdr>
        </w:div>
        <w:div w:id="1234511941">
          <w:marLeft w:val="640"/>
          <w:marRight w:val="0"/>
          <w:marTop w:val="0"/>
          <w:marBottom w:val="0"/>
          <w:divBdr>
            <w:top w:val="none" w:sz="0" w:space="0" w:color="auto"/>
            <w:left w:val="none" w:sz="0" w:space="0" w:color="auto"/>
            <w:bottom w:val="none" w:sz="0" w:space="0" w:color="auto"/>
            <w:right w:val="none" w:sz="0" w:space="0" w:color="auto"/>
          </w:divBdr>
        </w:div>
        <w:div w:id="1823348359">
          <w:marLeft w:val="640"/>
          <w:marRight w:val="0"/>
          <w:marTop w:val="0"/>
          <w:marBottom w:val="0"/>
          <w:divBdr>
            <w:top w:val="none" w:sz="0" w:space="0" w:color="auto"/>
            <w:left w:val="none" w:sz="0" w:space="0" w:color="auto"/>
            <w:bottom w:val="none" w:sz="0" w:space="0" w:color="auto"/>
            <w:right w:val="none" w:sz="0" w:space="0" w:color="auto"/>
          </w:divBdr>
        </w:div>
        <w:div w:id="2066561228">
          <w:marLeft w:val="640"/>
          <w:marRight w:val="0"/>
          <w:marTop w:val="0"/>
          <w:marBottom w:val="0"/>
          <w:divBdr>
            <w:top w:val="none" w:sz="0" w:space="0" w:color="auto"/>
            <w:left w:val="none" w:sz="0" w:space="0" w:color="auto"/>
            <w:bottom w:val="none" w:sz="0" w:space="0" w:color="auto"/>
            <w:right w:val="none" w:sz="0" w:space="0" w:color="auto"/>
          </w:divBdr>
        </w:div>
        <w:div w:id="841163662">
          <w:marLeft w:val="640"/>
          <w:marRight w:val="0"/>
          <w:marTop w:val="0"/>
          <w:marBottom w:val="0"/>
          <w:divBdr>
            <w:top w:val="none" w:sz="0" w:space="0" w:color="auto"/>
            <w:left w:val="none" w:sz="0" w:space="0" w:color="auto"/>
            <w:bottom w:val="none" w:sz="0" w:space="0" w:color="auto"/>
            <w:right w:val="none" w:sz="0" w:space="0" w:color="auto"/>
          </w:divBdr>
        </w:div>
        <w:div w:id="1517574413">
          <w:marLeft w:val="640"/>
          <w:marRight w:val="0"/>
          <w:marTop w:val="0"/>
          <w:marBottom w:val="0"/>
          <w:divBdr>
            <w:top w:val="none" w:sz="0" w:space="0" w:color="auto"/>
            <w:left w:val="none" w:sz="0" w:space="0" w:color="auto"/>
            <w:bottom w:val="none" w:sz="0" w:space="0" w:color="auto"/>
            <w:right w:val="none" w:sz="0" w:space="0" w:color="auto"/>
          </w:divBdr>
        </w:div>
        <w:div w:id="273055126">
          <w:marLeft w:val="640"/>
          <w:marRight w:val="0"/>
          <w:marTop w:val="0"/>
          <w:marBottom w:val="0"/>
          <w:divBdr>
            <w:top w:val="none" w:sz="0" w:space="0" w:color="auto"/>
            <w:left w:val="none" w:sz="0" w:space="0" w:color="auto"/>
            <w:bottom w:val="none" w:sz="0" w:space="0" w:color="auto"/>
            <w:right w:val="none" w:sz="0" w:space="0" w:color="auto"/>
          </w:divBdr>
        </w:div>
        <w:div w:id="1439720962">
          <w:marLeft w:val="640"/>
          <w:marRight w:val="0"/>
          <w:marTop w:val="0"/>
          <w:marBottom w:val="0"/>
          <w:divBdr>
            <w:top w:val="none" w:sz="0" w:space="0" w:color="auto"/>
            <w:left w:val="none" w:sz="0" w:space="0" w:color="auto"/>
            <w:bottom w:val="none" w:sz="0" w:space="0" w:color="auto"/>
            <w:right w:val="none" w:sz="0" w:space="0" w:color="auto"/>
          </w:divBdr>
        </w:div>
        <w:div w:id="1583097787">
          <w:marLeft w:val="640"/>
          <w:marRight w:val="0"/>
          <w:marTop w:val="0"/>
          <w:marBottom w:val="0"/>
          <w:divBdr>
            <w:top w:val="none" w:sz="0" w:space="0" w:color="auto"/>
            <w:left w:val="none" w:sz="0" w:space="0" w:color="auto"/>
            <w:bottom w:val="none" w:sz="0" w:space="0" w:color="auto"/>
            <w:right w:val="none" w:sz="0" w:space="0" w:color="auto"/>
          </w:divBdr>
        </w:div>
        <w:div w:id="1849782795">
          <w:marLeft w:val="640"/>
          <w:marRight w:val="0"/>
          <w:marTop w:val="0"/>
          <w:marBottom w:val="0"/>
          <w:divBdr>
            <w:top w:val="none" w:sz="0" w:space="0" w:color="auto"/>
            <w:left w:val="none" w:sz="0" w:space="0" w:color="auto"/>
            <w:bottom w:val="none" w:sz="0" w:space="0" w:color="auto"/>
            <w:right w:val="none" w:sz="0" w:space="0" w:color="auto"/>
          </w:divBdr>
        </w:div>
        <w:div w:id="700785218">
          <w:marLeft w:val="640"/>
          <w:marRight w:val="0"/>
          <w:marTop w:val="0"/>
          <w:marBottom w:val="0"/>
          <w:divBdr>
            <w:top w:val="none" w:sz="0" w:space="0" w:color="auto"/>
            <w:left w:val="none" w:sz="0" w:space="0" w:color="auto"/>
            <w:bottom w:val="none" w:sz="0" w:space="0" w:color="auto"/>
            <w:right w:val="none" w:sz="0" w:space="0" w:color="auto"/>
          </w:divBdr>
        </w:div>
        <w:div w:id="2003390741">
          <w:marLeft w:val="640"/>
          <w:marRight w:val="0"/>
          <w:marTop w:val="0"/>
          <w:marBottom w:val="0"/>
          <w:divBdr>
            <w:top w:val="none" w:sz="0" w:space="0" w:color="auto"/>
            <w:left w:val="none" w:sz="0" w:space="0" w:color="auto"/>
            <w:bottom w:val="none" w:sz="0" w:space="0" w:color="auto"/>
            <w:right w:val="none" w:sz="0" w:space="0" w:color="auto"/>
          </w:divBdr>
        </w:div>
        <w:div w:id="586501902">
          <w:marLeft w:val="640"/>
          <w:marRight w:val="0"/>
          <w:marTop w:val="0"/>
          <w:marBottom w:val="0"/>
          <w:divBdr>
            <w:top w:val="none" w:sz="0" w:space="0" w:color="auto"/>
            <w:left w:val="none" w:sz="0" w:space="0" w:color="auto"/>
            <w:bottom w:val="none" w:sz="0" w:space="0" w:color="auto"/>
            <w:right w:val="none" w:sz="0" w:space="0" w:color="auto"/>
          </w:divBdr>
        </w:div>
      </w:divsChild>
    </w:div>
    <w:div w:id="1823161159">
      <w:bodyDiv w:val="1"/>
      <w:marLeft w:val="0"/>
      <w:marRight w:val="0"/>
      <w:marTop w:val="0"/>
      <w:marBottom w:val="0"/>
      <w:divBdr>
        <w:top w:val="none" w:sz="0" w:space="0" w:color="auto"/>
        <w:left w:val="none" w:sz="0" w:space="0" w:color="auto"/>
        <w:bottom w:val="none" w:sz="0" w:space="0" w:color="auto"/>
        <w:right w:val="none" w:sz="0" w:space="0" w:color="auto"/>
      </w:divBdr>
    </w:div>
    <w:div w:id="1823619276">
      <w:bodyDiv w:val="1"/>
      <w:marLeft w:val="0"/>
      <w:marRight w:val="0"/>
      <w:marTop w:val="0"/>
      <w:marBottom w:val="0"/>
      <w:divBdr>
        <w:top w:val="none" w:sz="0" w:space="0" w:color="auto"/>
        <w:left w:val="none" w:sz="0" w:space="0" w:color="auto"/>
        <w:bottom w:val="none" w:sz="0" w:space="0" w:color="auto"/>
        <w:right w:val="none" w:sz="0" w:space="0" w:color="auto"/>
      </w:divBdr>
    </w:div>
    <w:div w:id="1824463509">
      <w:marLeft w:val="480"/>
      <w:marRight w:val="0"/>
      <w:marTop w:val="0"/>
      <w:marBottom w:val="0"/>
      <w:divBdr>
        <w:top w:val="none" w:sz="0" w:space="0" w:color="auto"/>
        <w:left w:val="none" w:sz="0" w:space="0" w:color="auto"/>
        <w:bottom w:val="none" w:sz="0" w:space="0" w:color="auto"/>
        <w:right w:val="none" w:sz="0" w:space="0" w:color="auto"/>
      </w:divBdr>
    </w:div>
    <w:div w:id="1825462726">
      <w:bodyDiv w:val="1"/>
      <w:marLeft w:val="0"/>
      <w:marRight w:val="0"/>
      <w:marTop w:val="0"/>
      <w:marBottom w:val="0"/>
      <w:divBdr>
        <w:top w:val="none" w:sz="0" w:space="0" w:color="auto"/>
        <w:left w:val="none" w:sz="0" w:space="0" w:color="auto"/>
        <w:bottom w:val="none" w:sz="0" w:space="0" w:color="auto"/>
        <w:right w:val="none" w:sz="0" w:space="0" w:color="auto"/>
      </w:divBdr>
    </w:div>
    <w:div w:id="1825779006">
      <w:marLeft w:val="480"/>
      <w:marRight w:val="0"/>
      <w:marTop w:val="0"/>
      <w:marBottom w:val="0"/>
      <w:divBdr>
        <w:top w:val="none" w:sz="0" w:space="0" w:color="auto"/>
        <w:left w:val="none" w:sz="0" w:space="0" w:color="auto"/>
        <w:bottom w:val="none" w:sz="0" w:space="0" w:color="auto"/>
        <w:right w:val="none" w:sz="0" w:space="0" w:color="auto"/>
      </w:divBdr>
    </w:div>
    <w:div w:id="1825855697">
      <w:marLeft w:val="480"/>
      <w:marRight w:val="0"/>
      <w:marTop w:val="0"/>
      <w:marBottom w:val="0"/>
      <w:divBdr>
        <w:top w:val="none" w:sz="0" w:space="0" w:color="auto"/>
        <w:left w:val="none" w:sz="0" w:space="0" w:color="auto"/>
        <w:bottom w:val="none" w:sz="0" w:space="0" w:color="auto"/>
        <w:right w:val="none" w:sz="0" w:space="0" w:color="auto"/>
      </w:divBdr>
    </w:div>
    <w:div w:id="1826048868">
      <w:bodyDiv w:val="1"/>
      <w:marLeft w:val="0"/>
      <w:marRight w:val="0"/>
      <w:marTop w:val="0"/>
      <w:marBottom w:val="0"/>
      <w:divBdr>
        <w:top w:val="none" w:sz="0" w:space="0" w:color="auto"/>
        <w:left w:val="none" w:sz="0" w:space="0" w:color="auto"/>
        <w:bottom w:val="none" w:sz="0" w:space="0" w:color="auto"/>
        <w:right w:val="none" w:sz="0" w:space="0" w:color="auto"/>
      </w:divBdr>
      <w:divsChild>
        <w:div w:id="280571512">
          <w:marLeft w:val="640"/>
          <w:marRight w:val="0"/>
          <w:marTop w:val="0"/>
          <w:marBottom w:val="0"/>
          <w:divBdr>
            <w:top w:val="none" w:sz="0" w:space="0" w:color="auto"/>
            <w:left w:val="none" w:sz="0" w:space="0" w:color="auto"/>
            <w:bottom w:val="none" w:sz="0" w:space="0" w:color="auto"/>
            <w:right w:val="none" w:sz="0" w:space="0" w:color="auto"/>
          </w:divBdr>
        </w:div>
        <w:div w:id="383138824">
          <w:marLeft w:val="640"/>
          <w:marRight w:val="0"/>
          <w:marTop w:val="0"/>
          <w:marBottom w:val="0"/>
          <w:divBdr>
            <w:top w:val="none" w:sz="0" w:space="0" w:color="auto"/>
            <w:left w:val="none" w:sz="0" w:space="0" w:color="auto"/>
            <w:bottom w:val="none" w:sz="0" w:space="0" w:color="auto"/>
            <w:right w:val="none" w:sz="0" w:space="0" w:color="auto"/>
          </w:divBdr>
        </w:div>
        <w:div w:id="2128616729">
          <w:marLeft w:val="640"/>
          <w:marRight w:val="0"/>
          <w:marTop w:val="0"/>
          <w:marBottom w:val="0"/>
          <w:divBdr>
            <w:top w:val="none" w:sz="0" w:space="0" w:color="auto"/>
            <w:left w:val="none" w:sz="0" w:space="0" w:color="auto"/>
            <w:bottom w:val="none" w:sz="0" w:space="0" w:color="auto"/>
            <w:right w:val="none" w:sz="0" w:space="0" w:color="auto"/>
          </w:divBdr>
        </w:div>
        <w:div w:id="1180392573">
          <w:marLeft w:val="640"/>
          <w:marRight w:val="0"/>
          <w:marTop w:val="0"/>
          <w:marBottom w:val="0"/>
          <w:divBdr>
            <w:top w:val="none" w:sz="0" w:space="0" w:color="auto"/>
            <w:left w:val="none" w:sz="0" w:space="0" w:color="auto"/>
            <w:bottom w:val="none" w:sz="0" w:space="0" w:color="auto"/>
            <w:right w:val="none" w:sz="0" w:space="0" w:color="auto"/>
          </w:divBdr>
        </w:div>
        <w:div w:id="964890958">
          <w:marLeft w:val="640"/>
          <w:marRight w:val="0"/>
          <w:marTop w:val="0"/>
          <w:marBottom w:val="0"/>
          <w:divBdr>
            <w:top w:val="none" w:sz="0" w:space="0" w:color="auto"/>
            <w:left w:val="none" w:sz="0" w:space="0" w:color="auto"/>
            <w:bottom w:val="none" w:sz="0" w:space="0" w:color="auto"/>
            <w:right w:val="none" w:sz="0" w:space="0" w:color="auto"/>
          </w:divBdr>
        </w:div>
        <w:div w:id="63841808">
          <w:marLeft w:val="640"/>
          <w:marRight w:val="0"/>
          <w:marTop w:val="0"/>
          <w:marBottom w:val="0"/>
          <w:divBdr>
            <w:top w:val="none" w:sz="0" w:space="0" w:color="auto"/>
            <w:left w:val="none" w:sz="0" w:space="0" w:color="auto"/>
            <w:bottom w:val="none" w:sz="0" w:space="0" w:color="auto"/>
            <w:right w:val="none" w:sz="0" w:space="0" w:color="auto"/>
          </w:divBdr>
        </w:div>
        <w:div w:id="592857421">
          <w:marLeft w:val="640"/>
          <w:marRight w:val="0"/>
          <w:marTop w:val="0"/>
          <w:marBottom w:val="0"/>
          <w:divBdr>
            <w:top w:val="none" w:sz="0" w:space="0" w:color="auto"/>
            <w:left w:val="none" w:sz="0" w:space="0" w:color="auto"/>
            <w:bottom w:val="none" w:sz="0" w:space="0" w:color="auto"/>
            <w:right w:val="none" w:sz="0" w:space="0" w:color="auto"/>
          </w:divBdr>
        </w:div>
        <w:div w:id="1582762708">
          <w:marLeft w:val="640"/>
          <w:marRight w:val="0"/>
          <w:marTop w:val="0"/>
          <w:marBottom w:val="0"/>
          <w:divBdr>
            <w:top w:val="none" w:sz="0" w:space="0" w:color="auto"/>
            <w:left w:val="none" w:sz="0" w:space="0" w:color="auto"/>
            <w:bottom w:val="none" w:sz="0" w:space="0" w:color="auto"/>
            <w:right w:val="none" w:sz="0" w:space="0" w:color="auto"/>
          </w:divBdr>
        </w:div>
        <w:div w:id="274603760">
          <w:marLeft w:val="640"/>
          <w:marRight w:val="0"/>
          <w:marTop w:val="0"/>
          <w:marBottom w:val="0"/>
          <w:divBdr>
            <w:top w:val="none" w:sz="0" w:space="0" w:color="auto"/>
            <w:left w:val="none" w:sz="0" w:space="0" w:color="auto"/>
            <w:bottom w:val="none" w:sz="0" w:space="0" w:color="auto"/>
            <w:right w:val="none" w:sz="0" w:space="0" w:color="auto"/>
          </w:divBdr>
        </w:div>
        <w:div w:id="651906658">
          <w:marLeft w:val="640"/>
          <w:marRight w:val="0"/>
          <w:marTop w:val="0"/>
          <w:marBottom w:val="0"/>
          <w:divBdr>
            <w:top w:val="none" w:sz="0" w:space="0" w:color="auto"/>
            <w:left w:val="none" w:sz="0" w:space="0" w:color="auto"/>
            <w:bottom w:val="none" w:sz="0" w:space="0" w:color="auto"/>
            <w:right w:val="none" w:sz="0" w:space="0" w:color="auto"/>
          </w:divBdr>
        </w:div>
        <w:div w:id="1815490997">
          <w:marLeft w:val="640"/>
          <w:marRight w:val="0"/>
          <w:marTop w:val="0"/>
          <w:marBottom w:val="0"/>
          <w:divBdr>
            <w:top w:val="none" w:sz="0" w:space="0" w:color="auto"/>
            <w:left w:val="none" w:sz="0" w:space="0" w:color="auto"/>
            <w:bottom w:val="none" w:sz="0" w:space="0" w:color="auto"/>
            <w:right w:val="none" w:sz="0" w:space="0" w:color="auto"/>
          </w:divBdr>
        </w:div>
        <w:div w:id="108857941">
          <w:marLeft w:val="640"/>
          <w:marRight w:val="0"/>
          <w:marTop w:val="0"/>
          <w:marBottom w:val="0"/>
          <w:divBdr>
            <w:top w:val="none" w:sz="0" w:space="0" w:color="auto"/>
            <w:left w:val="none" w:sz="0" w:space="0" w:color="auto"/>
            <w:bottom w:val="none" w:sz="0" w:space="0" w:color="auto"/>
            <w:right w:val="none" w:sz="0" w:space="0" w:color="auto"/>
          </w:divBdr>
        </w:div>
        <w:div w:id="1813711835">
          <w:marLeft w:val="640"/>
          <w:marRight w:val="0"/>
          <w:marTop w:val="0"/>
          <w:marBottom w:val="0"/>
          <w:divBdr>
            <w:top w:val="none" w:sz="0" w:space="0" w:color="auto"/>
            <w:left w:val="none" w:sz="0" w:space="0" w:color="auto"/>
            <w:bottom w:val="none" w:sz="0" w:space="0" w:color="auto"/>
            <w:right w:val="none" w:sz="0" w:space="0" w:color="auto"/>
          </w:divBdr>
        </w:div>
        <w:div w:id="1381519683">
          <w:marLeft w:val="640"/>
          <w:marRight w:val="0"/>
          <w:marTop w:val="0"/>
          <w:marBottom w:val="0"/>
          <w:divBdr>
            <w:top w:val="none" w:sz="0" w:space="0" w:color="auto"/>
            <w:left w:val="none" w:sz="0" w:space="0" w:color="auto"/>
            <w:bottom w:val="none" w:sz="0" w:space="0" w:color="auto"/>
            <w:right w:val="none" w:sz="0" w:space="0" w:color="auto"/>
          </w:divBdr>
        </w:div>
        <w:div w:id="386613764">
          <w:marLeft w:val="640"/>
          <w:marRight w:val="0"/>
          <w:marTop w:val="0"/>
          <w:marBottom w:val="0"/>
          <w:divBdr>
            <w:top w:val="none" w:sz="0" w:space="0" w:color="auto"/>
            <w:left w:val="none" w:sz="0" w:space="0" w:color="auto"/>
            <w:bottom w:val="none" w:sz="0" w:space="0" w:color="auto"/>
            <w:right w:val="none" w:sz="0" w:space="0" w:color="auto"/>
          </w:divBdr>
        </w:div>
        <w:div w:id="352734202">
          <w:marLeft w:val="640"/>
          <w:marRight w:val="0"/>
          <w:marTop w:val="0"/>
          <w:marBottom w:val="0"/>
          <w:divBdr>
            <w:top w:val="none" w:sz="0" w:space="0" w:color="auto"/>
            <w:left w:val="none" w:sz="0" w:space="0" w:color="auto"/>
            <w:bottom w:val="none" w:sz="0" w:space="0" w:color="auto"/>
            <w:right w:val="none" w:sz="0" w:space="0" w:color="auto"/>
          </w:divBdr>
        </w:div>
        <w:div w:id="792014578">
          <w:marLeft w:val="640"/>
          <w:marRight w:val="0"/>
          <w:marTop w:val="0"/>
          <w:marBottom w:val="0"/>
          <w:divBdr>
            <w:top w:val="none" w:sz="0" w:space="0" w:color="auto"/>
            <w:left w:val="none" w:sz="0" w:space="0" w:color="auto"/>
            <w:bottom w:val="none" w:sz="0" w:space="0" w:color="auto"/>
            <w:right w:val="none" w:sz="0" w:space="0" w:color="auto"/>
          </w:divBdr>
        </w:div>
        <w:div w:id="217403765">
          <w:marLeft w:val="640"/>
          <w:marRight w:val="0"/>
          <w:marTop w:val="0"/>
          <w:marBottom w:val="0"/>
          <w:divBdr>
            <w:top w:val="none" w:sz="0" w:space="0" w:color="auto"/>
            <w:left w:val="none" w:sz="0" w:space="0" w:color="auto"/>
            <w:bottom w:val="none" w:sz="0" w:space="0" w:color="auto"/>
            <w:right w:val="none" w:sz="0" w:space="0" w:color="auto"/>
          </w:divBdr>
        </w:div>
        <w:div w:id="1893497722">
          <w:marLeft w:val="640"/>
          <w:marRight w:val="0"/>
          <w:marTop w:val="0"/>
          <w:marBottom w:val="0"/>
          <w:divBdr>
            <w:top w:val="none" w:sz="0" w:space="0" w:color="auto"/>
            <w:left w:val="none" w:sz="0" w:space="0" w:color="auto"/>
            <w:bottom w:val="none" w:sz="0" w:space="0" w:color="auto"/>
            <w:right w:val="none" w:sz="0" w:space="0" w:color="auto"/>
          </w:divBdr>
        </w:div>
        <w:div w:id="292294030">
          <w:marLeft w:val="640"/>
          <w:marRight w:val="0"/>
          <w:marTop w:val="0"/>
          <w:marBottom w:val="0"/>
          <w:divBdr>
            <w:top w:val="none" w:sz="0" w:space="0" w:color="auto"/>
            <w:left w:val="none" w:sz="0" w:space="0" w:color="auto"/>
            <w:bottom w:val="none" w:sz="0" w:space="0" w:color="auto"/>
            <w:right w:val="none" w:sz="0" w:space="0" w:color="auto"/>
          </w:divBdr>
        </w:div>
        <w:div w:id="1771310746">
          <w:marLeft w:val="640"/>
          <w:marRight w:val="0"/>
          <w:marTop w:val="0"/>
          <w:marBottom w:val="0"/>
          <w:divBdr>
            <w:top w:val="none" w:sz="0" w:space="0" w:color="auto"/>
            <w:left w:val="none" w:sz="0" w:space="0" w:color="auto"/>
            <w:bottom w:val="none" w:sz="0" w:space="0" w:color="auto"/>
            <w:right w:val="none" w:sz="0" w:space="0" w:color="auto"/>
          </w:divBdr>
        </w:div>
        <w:div w:id="1711296448">
          <w:marLeft w:val="640"/>
          <w:marRight w:val="0"/>
          <w:marTop w:val="0"/>
          <w:marBottom w:val="0"/>
          <w:divBdr>
            <w:top w:val="none" w:sz="0" w:space="0" w:color="auto"/>
            <w:left w:val="none" w:sz="0" w:space="0" w:color="auto"/>
            <w:bottom w:val="none" w:sz="0" w:space="0" w:color="auto"/>
            <w:right w:val="none" w:sz="0" w:space="0" w:color="auto"/>
          </w:divBdr>
        </w:div>
        <w:div w:id="285234942">
          <w:marLeft w:val="640"/>
          <w:marRight w:val="0"/>
          <w:marTop w:val="0"/>
          <w:marBottom w:val="0"/>
          <w:divBdr>
            <w:top w:val="none" w:sz="0" w:space="0" w:color="auto"/>
            <w:left w:val="none" w:sz="0" w:space="0" w:color="auto"/>
            <w:bottom w:val="none" w:sz="0" w:space="0" w:color="auto"/>
            <w:right w:val="none" w:sz="0" w:space="0" w:color="auto"/>
          </w:divBdr>
        </w:div>
        <w:div w:id="2130977388">
          <w:marLeft w:val="640"/>
          <w:marRight w:val="0"/>
          <w:marTop w:val="0"/>
          <w:marBottom w:val="0"/>
          <w:divBdr>
            <w:top w:val="none" w:sz="0" w:space="0" w:color="auto"/>
            <w:left w:val="none" w:sz="0" w:space="0" w:color="auto"/>
            <w:bottom w:val="none" w:sz="0" w:space="0" w:color="auto"/>
            <w:right w:val="none" w:sz="0" w:space="0" w:color="auto"/>
          </w:divBdr>
        </w:div>
        <w:div w:id="1689336021">
          <w:marLeft w:val="640"/>
          <w:marRight w:val="0"/>
          <w:marTop w:val="0"/>
          <w:marBottom w:val="0"/>
          <w:divBdr>
            <w:top w:val="none" w:sz="0" w:space="0" w:color="auto"/>
            <w:left w:val="none" w:sz="0" w:space="0" w:color="auto"/>
            <w:bottom w:val="none" w:sz="0" w:space="0" w:color="auto"/>
            <w:right w:val="none" w:sz="0" w:space="0" w:color="auto"/>
          </w:divBdr>
        </w:div>
        <w:div w:id="279536844">
          <w:marLeft w:val="640"/>
          <w:marRight w:val="0"/>
          <w:marTop w:val="0"/>
          <w:marBottom w:val="0"/>
          <w:divBdr>
            <w:top w:val="none" w:sz="0" w:space="0" w:color="auto"/>
            <w:left w:val="none" w:sz="0" w:space="0" w:color="auto"/>
            <w:bottom w:val="none" w:sz="0" w:space="0" w:color="auto"/>
            <w:right w:val="none" w:sz="0" w:space="0" w:color="auto"/>
          </w:divBdr>
        </w:div>
        <w:div w:id="244341718">
          <w:marLeft w:val="640"/>
          <w:marRight w:val="0"/>
          <w:marTop w:val="0"/>
          <w:marBottom w:val="0"/>
          <w:divBdr>
            <w:top w:val="none" w:sz="0" w:space="0" w:color="auto"/>
            <w:left w:val="none" w:sz="0" w:space="0" w:color="auto"/>
            <w:bottom w:val="none" w:sz="0" w:space="0" w:color="auto"/>
            <w:right w:val="none" w:sz="0" w:space="0" w:color="auto"/>
          </w:divBdr>
        </w:div>
        <w:div w:id="725034613">
          <w:marLeft w:val="640"/>
          <w:marRight w:val="0"/>
          <w:marTop w:val="0"/>
          <w:marBottom w:val="0"/>
          <w:divBdr>
            <w:top w:val="none" w:sz="0" w:space="0" w:color="auto"/>
            <w:left w:val="none" w:sz="0" w:space="0" w:color="auto"/>
            <w:bottom w:val="none" w:sz="0" w:space="0" w:color="auto"/>
            <w:right w:val="none" w:sz="0" w:space="0" w:color="auto"/>
          </w:divBdr>
        </w:div>
        <w:div w:id="2107461000">
          <w:marLeft w:val="640"/>
          <w:marRight w:val="0"/>
          <w:marTop w:val="0"/>
          <w:marBottom w:val="0"/>
          <w:divBdr>
            <w:top w:val="none" w:sz="0" w:space="0" w:color="auto"/>
            <w:left w:val="none" w:sz="0" w:space="0" w:color="auto"/>
            <w:bottom w:val="none" w:sz="0" w:space="0" w:color="auto"/>
            <w:right w:val="none" w:sz="0" w:space="0" w:color="auto"/>
          </w:divBdr>
        </w:div>
        <w:div w:id="1846243668">
          <w:marLeft w:val="640"/>
          <w:marRight w:val="0"/>
          <w:marTop w:val="0"/>
          <w:marBottom w:val="0"/>
          <w:divBdr>
            <w:top w:val="none" w:sz="0" w:space="0" w:color="auto"/>
            <w:left w:val="none" w:sz="0" w:space="0" w:color="auto"/>
            <w:bottom w:val="none" w:sz="0" w:space="0" w:color="auto"/>
            <w:right w:val="none" w:sz="0" w:space="0" w:color="auto"/>
          </w:divBdr>
        </w:div>
        <w:div w:id="1234197753">
          <w:marLeft w:val="640"/>
          <w:marRight w:val="0"/>
          <w:marTop w:val="0"/>
          <w:marBottom w:val="0"/>
          <w:divBdr>
            <w:top w:val="none" w:sz="0" w:space="0" w:color="auto"/>
            <w:left w:val="none" w:sz="0" w:space="0" w:color="auto"/>
            <w:bottom w:val="none" w:sz="0" w:space="0" w:color="auto"/>
            <w:right w:val="none" w:sz="0" w:space="0" w:color="auto"/>
          </w:divBdr>
        </w:div>
        <w:div w:id="447705909">
          <w:marLeft w:val="640"/>
          <w:marRight w:val="0"/>
          <w:marTop w:val="0"/>
          <w:marBottom w:val="0"/>
          <w:divBdr>
            <w:top w:val="none" w:sz="0" w:space="0" w:color="auto"/>
            <w:left w:val="none" w:sz="0" w:space="0" w:color="auto"/>
            <w:bottom w:val="none" w:sz="0" w:space="0" w:color="auto"/>
            <w:right w:val="none" w:sz="0" w:space="0" w:color="auto"/>
          </w:divBdr>
        </w:div>
        <w:div w:id="369302105">
          <w:marLeft w:val="640"/>
          <w:marRight w:val="0"/>
          <w:marTop w:val="0"/>
          <w:marBottom w:val="0"/>
          <w:divBdr>
            <w:top w:val="none" w:sz="0" w:space="0" w:color="auto"/>
            <w:left w:val="none" w:sz="0" w:space="0" w:color="auto"/>
            <w:bottom w:val="none" w:sz="0" w:space="0" w:color="auto"/>
            <w:right w:val="none" w:sz="0" w:space="0" w:color="auto"/>
          </w:divBdr>
        </w:div>
        <w:div w:id="452133637">
          <w:marLeft w:val="640"/>
          <w:marRight w:val="0"/>
          <w:marTop w:val="0"/>
          <w:marBottom w:val="0"/>
          <w:divBdr>
            <w:top w:val="none" w:sz="0" w:space="0" w:color="auto"/>
            <w:left w:val="none" w:sz="0" w:space="0" w:color="auto"/>
            <w:bottom w:val="none" w:sz="0" w:space="0" w:color="auto"/>
            <w:right w:val="none" w:sz="0" w:space="0" w:color="auto"/>
          </w:divBdr>
        </w:div>
        <w:div w:id="248466799">
          <w:marLeft w:val="640"/>
          <w:marRight w:val="0"/>
          <w:marTop w:val="0"/>
          <w:marBottom w:val="0"/>
          <w:divBdr>
            <w:top w:val="none" w:sz="0" w:space="0" w:color="auto"/>
            <w:left w:val="none" w:sz="0" w:space="0" w:color="auto"/>
            <w:bottom w:val="none" w:sz="0" w:space="0" w:color="auto"/>
            <w:right w:val="none" w:sz="0" w:space="0" w:color="auto"/>
          </w:divBdr>
        </w:div>
        <w:div w:id="1930190237">
          <w:marLeft w:val="640"/>
          <w:marRight w:val="0"/>
          <w:marTop w:val="0"/>
          <w:marBottom w:val="0"/>
          <w:divBdr>
            <w:top w:val="none" w:sz="0" w:space="0" w:color="auto"/>
            <w:left w:val="none" w:sz="0" w:space="0" w:color="auto"/>
            <w:bottom w:val="none" w:sz="0" w:space="0" w:color="auto"/>
            <w:right w:val="none" w:sz="0" w:space="0" w:color="auto"/>
          </w:divBdr>
        </w:div>
        <w:div w:id="1052844937">
          <w:marLeft w:val="640"/>
          <w:marRight w:val="0"/>
          <w:marTop w:val="0"/>
          <w:marBottom w:val="0"/>
          <w:divBdr>
            <w:top w:val="none" w:sz="0" w:space="0" w:color="auto"/>
            <w:left w:val="none" w:sz="0" w:space="0" w:color="auto"/>
            <w:bottom w:val="none" w:sz="0" w:space="0" w:color="auto"/>
            <w:right w:val="none" w:sz="0" w:space="0" w:color="auto"/>
          </w:divBdr>
        </w:div>
        <w:div w:id="1903952150">
          <w:marLeft w:val="640"/>
          <w:marRight w:val="0"/>
          <w:marTop w:val="0"/>
          <w:marBottom w:val="0"/>
          <w:divBdr>
            <w:top w:val="none" w:sz="0" w:space="0" w:color="auto"/>
            <w:left w:val="none" w:sz="0" w:space="0" w:color="auto"/>
            <w:bottom w:val="none" w:sz="0" w:space="0" w:color="auto"/>
            <w:right w:val="none" w:sz="0" w:space="0" w:color="auto"/>
          </w:divBdr>
        </w:div>
        <w:div w:id="1494878384">
          <w:marLeft w:val="640"/>
          <w:marRight w:val="0"/>
          <w:marTop w:val="0"/>
          <w:marBottom w:val="0"/>
          <w:divBdr>
            <w:top w:val="none" w:sz="0" w:space="0" w:color="auto"/>
            <w:left w:val="none" w:sz="0" w:space="0" w:color="auto"/>
            <w:bottom w:val="none" w:sz="0" w:space="0" w:color="auto"/>
            <w:right w:val="none" w:sz="0" w:space="0" w:color="auto"/>
          </w:divBdr>
        </w:div>
        <w:div w:id="1314796538">
          <w:marLeft w:val="640"/>
          <w:marRight w:val="0"/>
          <w:marTop w:val="0"/>
          <w:marBottom w:val="0"/>
          <w:divBdr>
            <w:top w:val="none" w:sz="0" w:space="0" w:color="auto"/>
            <w:left w:val="none" w:sz="0" w:space="0" w:color="auto"/>
            <w:bottom w:val="none" w:sz="0" w:space="0" w:color="auto"/>
            <w:right w:val="none" w:sz="0" w:space="0" w:color="auto"/>
          </w:divBdr>
        </w:div>
        <w:div w:id="1021928596">
          <w:marLeft w:val="640"/>
          <w:marRight w:val="0"/>
          <w:marTop w:val="0"/>
          <w:marBottom w:val="0"/>
          <w:divBdr>
            <w:top w:val="none" w:sz="0" w:space="0" w:color="auto"/>
            <w:left w:val="none" w:sz="0" w:space="0" w:color="auto"/>
            <w:bottom w:val="none" w:sz="0" w:space="0" w:color="auto"/>
            <w:right w:val="none" w:sz="0" w:space="0" w:color="auto"/>
          </w:divBdr>
        </w:div>
        <w:div w:id="152836426">
          <w:marLeft w:val="640"/>
          <w:marRight w:val="0"/>
          <w:marTop w:val="0"/>
          <w:marBottom w:val="0"/>
          <w:divBdr>
            <w:top w:val="none" w:sz="0" w:space="0" w:color="auto"/>
            <w:left w:val="none" w:sz="0" w:space="0" w:color="auto"/>
            <w:bottom w:val="none" w:sz="0" w:space="0" w:color="auto"/>
            <w:right w:val="none" w:sz="0" w:space="0" w:color="auto"/>
          </w:divBdr>
        </w:div>
        <w:div w:id="1843740784">
          <w:marLeft w:val="640"/>
          <w:marRight w:val="0"/>
          <w:marTop w:val="0"/>
          <w:marBottom w:val="0"/>
          <w:divBdr>
            <w:top w:val="none" w:sz="0" w:space="0" w:color="auto"/>
            <w:left w:val="none" w:sz="0" w:space="0" w:color="auto"/>
            <w:bottom w:val="none" w:sz="0" w:space="0" w:color="auto"/>
            <w:right w:val="none" w:sz="0" w:space="0" w:color="auto"/>
          </w:divBdr>
        </w:div>
        <w:div w:id="1064720773">
          <w:marLeft w:val="640"/>
          <w:marRight w:val="0"/>
          <w:marTop w:val="0"/>
          <w:marBottom w:val="0"/>
          <w:divBdr>
            <w:top w:val="none" w:sz="0" w:space="0" w:color="auto"/>
            <w:left w:val="none" w:sz="0" w:space="0" w:color="auto"/>
            <w:bottom w:val="none" w:sz="0" w:space="0" w:color="auto"/>
            <w:right w:val="none" w:sz="0" w:space="0" w:color="auto"/>
          </w:divBdr>
        </w:div>
        <w:div w:id="289438267">
          <w:marLeft w:val="640"/>
          <w:marRight w:val="0"/>
          <w:marTop w:val="0"/>
          <w:marBottom w:val="0"/>
          <w:divBdr>
            <w:top w:val="none" w:sz="0" w:space="0" w:color="auto"/>
            <w:left w:val="none" w:sz="0" w:space="0" w:color="auto"/>
            <w:bottom w:val="none" w:sz="0" w:space="0" w:color="auto"/>
            <w:right w:val="none" w:sz="0" w:space="0" w:color="auto"/>
          </w:divBdr>
        </w:div>
        <w:div w:id="1469932831">
          <w:marLeft w:val="640"/>
          <w:marRight w:val="0"/>
          <w:marTop w:val="0"/>
          <w:marBottom w:val="0"/>
          <w:divBdr>
            <w:top w:val="none" w:sz="0" w:space="0" w:color="auto"/>
            <w:left w:val="none" w:sz="0" w:space="0" w:color="auto"/>
            <w:bottom w:val="none" w:sz="0" w:space="0" w:color="auto"/>
            <w:right w:val="none" w:sz="0" w:space="0" w:color="auto"/>
          </w:divBdr>
        </w:div>
        <w:div w:id="194580845">
          <w:marLeft w:val="640"/>
          <w:marRight w:val="0"/>
          <w:marTop w:val="0"/>
          <w:marBottom w:val="0"/>
          <w:divBdr>
            <w:top w:val="none" w:sz="0" w:space="0" w:color="auto"/>
            <w:left w:val="none" w:sz="0" w:space="0" w:color="auto"/>
            <w:bottom w:val="none" w:sz="0" w:space="0" w:color="auto"/>
            <w:right w:val="none" w:sz="0" w:space="0" w:color="auto"/>
          </w:divBdr>
        </w:div>
        <w:div w:id="168910168">
          <w:marLeft w:val="640"/>
          <w:marRight w:val="0"/>
          <w:marTop w:val="0"/>
          <w:marBottom w:val="0"/>
          <w:divBdr>
            <w:top w:val="none" w:sz="0" w:space="0" w:color="auto"/>
            <w:left w:val="none" w:sz="0" w:space="0" w:color="auto"/>
            <w:bottom w:val="none" w:sz="0" w:space="0" w:color="auto"/>
            <w:right w:val="none" w:sz="0" w:space="0" w:color="auto"/>
          </w:divBdr>
        </w:div>
        <w:div w:id="1634404233">
          <w:marLeft w:val="640"/>
          <w:marRight w:val="0"/>
          <w:marTop w:val="0"/>
          <w:marBottom w:val="0"/>
          <w:divBdr>
            <w:top w:val="none" w:sz="0" w:space="0" w:color="auto"/>
            <w:left w:val="none" w:sz="0" w:space="0" w:color="auto"/>
            <w:bottom w:val="none" w:sz="0" w:space="0" w:color="auto"/>
            <w:right w:val="none" w:sz="0" w:space="0" w:color="auto"/>
          </w:divBdr>
        </w:div>
        <w:div w:id="16934926">
          <w:marLeft w:val="640"/>
          <w:marRight w:val="0"/>
          <w:marTop w:val="0"/>
          <w:marBottom w:val="0"/>
          <w:divBdr>
            <w:top w:val="none" w:sz="0" w:space="0" w:color="auto"/>
            <w:left w:val="none" w:sz="0" w:space="0" w:color="auto"/>
            <w:bottom w:val="none" w:sz="0" w:space="0" w:color="auto"/>
            <w:right w:val="none" w:sz="0" w:space="0" w:color="auto"/>
          </w:divBdr>
        </w:div>
        <w:div w:id="239026292">
          <w:marLeft w:val="640"/>
          <w:marRight w:val="0"/>
          <w:marTop w:val="0"/>
          <w:marBottom w:val="0"/>
          <w:divBdr>
            <w:top w:val="none" w:sz="0" w:space="0" w:color="auto"/>
            <w:left w:val="none" w:sz="0" w:space="0" w:color="auto"/>
            <w:bottom w:val="none" w:sz="0" w:space="0" w:color="auto"/>
            <w:right w:val="none" w:sz="0" w:space="0" w:color="auto"/>
          </w:divBdr>
        </w:div>
        <w:div w:id="822818024">
          <w:marLeft w:val="640"/>
          <w:marRight w:val="0"/>
          <w:marTop w:val="0"/>
          <w:marBottom w:val="0"/>
          <w:divBdr>
            <w:top w:val="none" w:sz="0" w:space="0" w:color="auto"/>
            <w:left w:val="none" w:sz="0" w:space="0" w:color="auto"/>
            <w:bottom w:val="none" w:sz="0" w:space="0" w:color="auto"/>
            <w:right w:val="none" w:sz="0" w:space="0" w:color="auto"/>
          </w:divBdr>
        </w:div>
        <w:div w:id="996151526">
          <w:marLeft w:val="640"/>
          <w:marRight w:val="0"/>
          <w:marTop w:val="0"/>
          <w:marBottom w:val="0"/>
          <w:divBdr>
            <w:top w:val="none" w:sz="0" w:space="0" w:color="auto"/>
            <w:left w:val="none" w:sz="0" w:space="0" w:color="auto"/>
            <w:bottom w:val="none" w:sz="0" w:space="0" w:color="auto"/>
            <w:right w:val="none" w:sz="0" w:space="0" w:color="auto"/>
          </w:divBdr>
        </w:div>
        <w:div w:id="89742634">
          <w:marLeft w:val="640"/>
          <w:marRight w:val="0"/>
          <w:marTop w:val="0"/>
          <w:marBottom w:val="0"/>
          <w:divBdr>
            <w:top w:val="none" w:sz="0" w:space="0" w:color="auto"/>
            <w:left w:val="none" w:sz="0" w:space="0" w:color="auto"/>
            <w:bottom w:val="none" w:sz="0" w:space="0" w:color="auto"/>
            <w:right w:val="none" w:sz="0" w:space="0" w:color="auto"/>
          </w:divBdr>
        </w:div>
        <w:div w:id="864908557">
          <w:marLeft w:val="640"/>
          <w:marRight w:val="0"/>
          <w:marTop w:val="0"/>
          <w:marBottom w:val="0"/>
          <w:divBdr>
            <w:top w:val="none" w:sz="0" w:space="0" w:color="auto"/>
            <w:left w:val="none" w:sz="0" w:space="0" w:color="auto"/>
            <w:bottom w:val="none" w:sz="0" w:space="0" w:color="auto"/>
            <w:right w:val="none" w:sz="0" w:space="0" w:color="auto"/>
          </w:divBdr>
        </w:div>
        <w:div w:id="579291584">
          <w:marLeft w:val="640"/>
          <w:marRight w:val="0"/>
          <w:marTop w:val="0"/>
          <w:marBottom w:val="0"/>
          <w:divBdr>
            <w:top w:val="none" w:sz="0" w:space="0" w:color="auto"/>
            <w:left w:val="none" w:sz="0" w:space="0" w:color="auto"/>
            <w:bottom w:val="none" w:sz="0" w:space="0" w:color="auto"/>
            <w:right w:val="none" w:sz="0" w:space="0" w:color="auto"/>
          </w:divBdr>
        </w:div>
        <w:div w:id="847713121">
          <w:marLeft w:val="640"/>
          <w:marRight w:val="0"/>
          <w:marTop w:val="0"/>
          <w:marBottom w:val="0"/>
          <w:divBdr>
            <w:top w:val="none" w:sz="0" w:space="0" w:color="auto"/>
            <w:left w:val="none" w:sz="0" w:space="0" w:color="auto"/>
            <w:bottom w:val="none" w:sz="0" w:space="0" w:color="auto"/>
            <w:right w:val="none" w:sz="0" w:space="0" w:color="auto"/>
          </w:divBdr>
        </w:div>
        <w:div w:id="384842690">
          <w:marLeft w:val="640"/>
          <w:marRight w:val="0"/>
          <w:marTop w:val="0"/>
          <w:marBottom w:val="0"/>
          <w:divBdr>
            <w:top w:val="none" w:sz="0" w:space="0" w:color="auto"/>
            <w:left w:val="none" w:sz="0" w:space="0" w:color="auto"/>
            <w:bottom w:val="none" w:sz="0" w:space="0" w:color="auto"/>
            <w:right w:val="none" w:sz="0" w:space="0" w:color="auto"/>
          </w:divBdr>
        </w:div>
        <w:div w:id="498545047">
          <w:marLeft w:val="640"/>
          <w:marRight w:val="0"/>
          <w:marTop w:val="0"/>
          <w:marBottom w:val="0"/>
          <w:divBdr>
            <w:top w:val="none" w:sz="0" w:space="0" w:color="auto"/>
            <w:left w:val="none" w:sz="0" w:space="0" w:color="auto"/>
            <w:bottom w:val="none" w:sz="0" w:space="0" w:color="auto"/>
            <w:right w:val="none" w:sz="0" w:space="0" w:color="auto"/>
          </w:divBdr>
        </w:div>
        <w:div w:id="799540688">
          <w:marLeft w:val="640"/>
          <w:marRight w:val="0"/>
          <w:marTop w:val="0"/>
          <w:marBottom w:val="0"/>
          <w:divBdr>
            <w:top w:val="none" w:sz="0" w:space="0" w:color="auto"/>
            <w:left w:val="none" w:sz="0" w:space="0" w:color="auto"/>
            <w:bottom w:val="none" w:sz="0" w:space="0" w:color="auto"/>
            <w:right w:val="none" w:sz="0" w:space="0" w:color="auto"/>
          </w:divBdr>
        </w:div>
        <w:div w:id="1206411423">
          <w:marLeft w:val="640"/>
          <w:marRight w:val="0"/>
          <w:marTop w:val="0"/>
          <w:marBottom w:val="0"/>
          <w:divBdr>
            <w:top w:val="none" w:sz="0" w:space="0" w:color="auto"/>
            <w:left w:val="none" w:sz="0" w:space="0" w:color="auto"/>
            <w:bottom w:val="none" w:sz="0" w:space="0" w:color="auto"/>
            <w:right w:val="none" w:sz="0" w:space="0" w:color="auto"/>
          </w:divBdr>
        </w:div>
        <w:div w:id="1009719171">
          <w:marLeft w:val="640"/>
          <w:marRight w:val="0"/>
          <w:marTop w:val="0"/>
          <w:marBottom w:val="0"/>
          <w:divBdr>
            <w:top w:val="none" w:sz="0" w:space="0" w:color="auto"/>
            <w:left w:val="none" w:sz="0" w:space="0" w:color="auto"/>
            <w:bottom w:val="none" w:sz="0" w:space="0" w:color="auto"/>
            <w:right w:val="none" w:sz="0" w:space="0" w:color="auto"/>
          </w:divBdr>
        </w:div>
        <w:div w:id="1812332891">
          <w:marLeft w:val="640"/>
          <w:marRight w:val="0"/>
          <w:marTop w:val="0"/>
          <w:marBottom w:val="0"/>
          <w:divBdr>
            <w:top w:val="none" w:sz="0" w:space="0" w:color="auto"/>
            <w:left w:val="none" w:sz="0" w:space="0" w:color="auto"/>
            <w:bottom w:val="none" w:sz="0" w:space="0" w:color="auto"/>
            <w:right w:val="none" w:sz="0" w:space="0" w:color="auto"/>
          </w:divBdr>
        </w:div>
        <w:div w:id="592855958">
          <w:marLeft w:val="640"/>
          <w:marRight w:val="0"/>
          <w:marTop w:val="0"/>
          <w:marBottom w:val="0"/>
          <w:divBdr>
            <w:top w:val="none" w:sz="0" w:space="0" w:color="auto"/>
            <w:left w:val="none" w:sz="0" w:space="0" w:color="auto"/>
            <w:bottom w:val="none" w:sz="0" w:space="0" w:color="auto"/>
            <w:right w:val="none" w:sz="0" w:space="0" w:color="auto"/>
          </w:divBdr>
        </w:div>
        <w:div w:id="1125612454">
          <w:marLeft w:val="640"/>
          <w:marRight w:val="0"/>
          <w:marTop w:val="0"/>
          <w:marBottom w:val="0"/>
          <w:divBdr>
            <w:top w:val="none" w:sz="0" w:space="0" w:color="auto"/>
            <w:left w:val="none" w:sz="0" w:space="0" w:color="auto"/>
            <w:bottom w:val="none" w:sz="0" w:space="0" w:color="auto"/>
            <w:right w:val="none" w:sz="0" w:space="0" w:color="auto"/>
          </w:divBdr>
        </w:div>
        <w:div w:id="177549401">
          <w:marLeft w:val="640"/>
          <w:marRight w:val="0"/>
          <w:marTop w:val="0"/>
          <w:marBottom w:val="0"/>
          <w:divBdr>
            <w:top w:val="none" w:sz="0" w:space="0" w:color="auto"/>
            <w:left w:val="none" w:sz="0" w:space="0" w:color="auto"/>
            <w:bottom w:val="none" w:sz="0" w:space="0" w:color="auto"/>
            <w:right w:val="none" w:sz="0" w:space="0" w:color="auto"/>
          </w:divBdr>
        </w:div>
        <w:div w:id="950550702">
          <w:marLeft w:val="640"/>
          <w:marRight w:val="0"/>
          <w:marTop w:val="0"/>
          <w:marBottom w:val="0"/>
          <w:divBdr>
            <w:top w:val="none" w:sz="0" w:space="0" w:color="auto"/>
            <w:left w:val="none" w:sz="0" w:space="0" w:color="auto"/>
            <w:bottom w:val="none" w:sz="0" w:space="0" w:color="auto"/>
            <w:right w:val="none" w:sz="0" w:space="0" w:color="auto"/>
          </w:divBdr>
        </w:div>
        <w:div w:id="1673682935">
          <w:marLeft w:val="640"/>
          <w:marRight w:val="0"/>
          <w:marTop w:val="0"/>
          <w:marBottom w:val="0"/>
          <w:divBdr>
            <w:top w:val="none" w:sz="0" w:space="0" w:color="auto"/>
            <w:left w:val="none" w:sz="0" w:space="0" w:color="auto"/>
            <w:bottom w:val="none" w:sz="0" w:space="0" w:color="auto"/>
            <w:right w:val="none" w:sz="0" w:space="0" w:color="auto"/>
          </w:divBdr>
        </w:div>
        <w:div w:id="1367944607">
          <w:marLeft w:val="640"/>
          <w:marRight w:val="0"/>
          <w:marTop w:val="0"/>
          <w:marBottom w:val="0"/>
          <w:divBdr>
            <w:top w:val="none" w:sz="0" w:space="0" w:color="auto"/>
            <w:left w:val="none" w:sz="0" w:space="0" w:color="auto"/>
            <w:bottom w:val="none" w:sz="0" w:space="0" w:color="auto"/>
            <w:right w:val="none" w:sz="0" w:space="0" w:color="auto"/>
          </w:divBdr>
        </w:div>
        <w:div w:id="121459193">
          <w:marLeft w:val="640"/>
          <w:marRight w:val="0"/>
          <w:marTop w:val="0"/>
          <w:marBottom w:val="0"/>
          <w:divBdr>
            <w:top w:val="none" w:sz="0" w:space="0" w:color="auto"/>
            <w:left w:val="none" w:sz="0" w:space="0" w:color="auto"/>
            <w:bottom w:val="none" w:sz="0" w:space="0" w:color="auto"/>
            <w:right w:val="none" w:sz="0" w:space="0" w:color="auto"/>
          </w:divBdr>
        </w:div>
        <w:div w:id="1728869568">
          <w:marLeft w:val="640"/>
          <w:marRight w:val="0"/>
          <w:marTop w:val="0"/>
          <w:marBottom w:val="0"/>
          <w:divBdr>
            <w:top w:val="none" w:sz="0" w:space="0" w:color="auto"/>
            <w:left w:val="none" w:sz="0" w:space="0" w:color="auto"/>
            <w:bottom w:val="none" w:sz="0" w:space="0" w:color="auto"/>
            <w:right w:val="none" w:sz="0" w:space="0" w:color="auto"/>
          </w:divBdr>
        </w:div>
        <w:div w:id="530647322">
          <w:marLeft w:val="640"/>
          <w:marRight w:val="0"/>
          <w:marTop w:val="0"/>
          <w:marBottom w:val="0"/>
          <w:divBdr>
            <w:top w:val="none" w:sz="0" w:space="0" w:color="auto"/>
            <w:left w:val="none" w:sz="0" w:space="0" w:color="auto"/>
            <w:bottom w:val="none" w:sz="0" w:space="0" w:color="auto"/>
            <w:right w:val="none" w:sz="0" w:space="0" w:color="auto"/>
          </w:divBdr>
        </w:div>
        <w:div w:id="809832251">
          <w:marLeft w:val="640"/>
          <w:marRight w:val="0"/>
          <w:marTop w:val="0"/>
          <w:marBottom w:val="0"/>
          <w:divBdr>
            <w:top w:val="none" w:sz="0" w:space="0" w:color="auto"/>
            <w:left w:val="none" w:sz="0" w:space="0" w:color="auto"/>
            <w:bottom w:val="none" w:sz="0" w:space="0" w:color="auto"/>
            <w:right w:val="none" w:sz="0" w:space="0" w:color="auto"/>
          </w:divBdr>
        </w:div>
        <w:div w:id="994837248">
          <w:marLeft w:val="640"/>
          <w:marRight w:val="0"/>
          <w:marTop w:val="0"/>
          <w:marBottom w:val="0"/>
          <w:divBdr>
            <w:top w:val="none" w:sz="0" w:space="0" w:color="auto"/>
            <w:left w:val="none" w:sz="0" w:space="0" w:color="auto"/>
            <w:bottom w:val="none" w:sz="0" w:space="0" w:color="auto"/>
            <w:right w:val="none" w:sz="0" w:space="0" w:color="auto"/>
          </w:divBdr>
        </w:div>
        <w:div w:id="1081878083">
          <w:marLeft w:val="640"/>
          <w:marRight w:val="0"/>
          <w:marTop w:val="0"/>
          <w:marBottom w:val="0"/>
          <w:divBdr>
            <w:top w:val="none" w:sz="0" w:space="0" w:color="auto"/>
            <w:left w:val="none" w:sz="0" w:space="0" w:color="auto"/>
            <w:bottom w:val="none" w:sz="0" w:space="0" w:color="auto"/>
            <w:right w:val="none" w:sz="0" w:space="0" w:color="auto"/>
          </w:divBdr>
        </w:div>
        <w:div w:id="1406683757">
          <w:marLeft w:val="640"/>
          <w:marRight w:val="0"/>
          <w:marTop w:val="0"/>
          <w:marBottom w:val="0"/>
          <w:divBdr>
            <w:top w:val="none" w:sz="0" w:space="0" w:color="auto"/>
            <w:left w:val="none" w:sz="0" w:space="0" w:color="auto"/>
            <w:bottom w:val="none" w:sz="0" w:space="0" w:color="auto"/>
            <w:right w:val="none" w:sz="0" w:space="0" w:color="auto"/>
          </w:divBdr>
        </w:div>
        <w:div w:id="1735469911">
          <w:marLeft w:val="640"/>
          <w:marRight w:val="0"/>
          <w:marTop w:val="0"/>
          <w:marBottom w:val="0"/>
          <w:divBdr>
            <w:top w:val="none" w:sz="0" w:space="0" w:color="auto"/>
            <w:left w:val="none" w:sz="0" w:space="0" w:color="auto"/>
            <w:bottom w:val="none" w:sz="0" w:space="0" w:color="auto"/>
            <w:right w:val="none" w:sz="0" w:space="0" w:color="auto"/>
          </w:divBdr>
        </w:div>
        <w:div w:id="331496517">
          <w:marLeft w:val="640"/>
          <w:marRight w:val="0"/>
          <w:marTop w:val="0"/>
          <w:marBottom w:val="0"/>
          <w:divBdr>
            <w:top w:val="none" w:sz="0" w:space="0" w:color="auto"/>
            <w:left w:val="none" w:sz="0" w:space="0" w:color="auto"/>
            <w:bottom w:val="none" w:sz="0" w:space="0" w:color="auto"/>
            <w:right w:val="none" w:sz="0" w:space="0" w:color="auto"/>
          </w:divBdr>
        </w:div>
        <w:div w:id="136342354">
          <w:marLeft w:val="640"/>
          <w:marRight w:val="0"/>
          <w:marTop w:val="0"/>
          <w:marBottom w:val="0"/>
          <w:divBdr>
            <w:top w:val="none" w:sz="0" w:space="0" w:color="auto"/>
            <w:left w:val="none" w:sz="0" w:space="0" w:color="auto"/>
            <w:bottom w:val="none" w:sz="0" w:space="0" w:color="auto"/>
            <w:right w:val="none" w:sz="0" w:space="0" w:color="auto"/>
          </w:divBdr>
        </w:div>
        <w:div w:id="1989742605">
          <w:marLeft w:val="640"/>
          <w:marRight w:val="0"/>
          <w:marTop w:val="0"/>
          <w:marBottom w:val="0"/>
          <w:divBdr>
            <w:top w:val="none" w:sz="0" w:space="0" w:color="auto"/>
            <w:left w:val="none" w:sz="0" w:space="0" w:color="auto"/>
            <w:bottom w:val="none" w:sz="0" w:space="0" w:color="auto"/>
            <w:right w:val="none" w:sz="0" w:space="0" w:color="auto"/>
          </w:divBdr>
        </w:div>
        <w:div w:id="1086465109">
          <w:marLeft w:val="640"/>
          <w:marRight w:val="0"/>
          <w:marTop w:val="0"/>
          <w:marBottom w:val="0"/>
          <w:divBdr>
            <w:top w:val="none" w:sz="0" w:space="0" w:color="auto"/>
            <w:left w:val="none" w:sz="0" w:space="0" w:color="auto"/>
            <w:bottom w:val="none" w:sz="0" w:space="0" w:color="auto"/>
            <w:right w:val="none" w:sz="0" w:space="0" w:color="auto"/>
          </w:divBdr>
        </w:div>
        <w:div w:id="1776435574">
          <w:marLeft w:val="640"/>
          <w:marRight w:val="0"/>
          <w:marTop w:val="0"/>
          <w:marBottom w:val="0"/>
          <w:divBdr>
            <w:top w:val="none" w:sz="0" w:space="0" w:color="auto"/>
            <w:left w:val="none" w:sz="0" w:space="0" w:color="auto"/>
            <w:bottom w:val="none" w:sz="0" w:space="0" w:color="auto"/>
            <w:right w:val="none" w:sz="0" w:space="0" w:color="auto"/>
          </w:divBdr>
        </w:div>
        <w:div w:id="280116818">
          <w:marLeft w:val="640"/>
          <w:marRight w:val="0"/>
          <w:marTop w:val="0"/>
          <w:marBottom w:val="0"/>
          <w:divBdr>
            <w:top w:val="none" w:sz="0" w:space="0" w:color="auto"/>
            <w:left w:val="none" w:sz="0" w:space="0" w:color="auto"/>
            <w:bottom w:val="none" w:sz="0" w:space="0" w:color="auto"/>
            <w:right w:val="none" w:sz="0" w:space="0" w:color="auto"/>
          </w:divBdr>
        </w:div>
        <w:div w:id="1482959666">
          <w:marLeft w:val="640"/>
          <w:marRight w:val="0"/>
          <w:marTop w:val="0"/>
          <w:marBottom w:val="0"/>
          <w:divBdr>
            <w:top w:val="none" w:sz="0" w:space="0" w:color="auto"/>
            <w:left w:val="none" w:sz="0" w:space="0" w:color="auto"/>
            <w:bottom w:val="none" w:sz="0" w:space="0" w:color="auto"/>
            <w:right w:val="none" w:sz="0" w:space="0" w:color="auto"/>
          </w:divBdr>
        </w:div>
        <w:div w:id="452939976">
          <w:marLeft w:val="640"/>
          <w:marRight w:val="0"/>
          <w:marTop w:val="0"/>
          <w:marBottom w:val="0"/>
          <w:divBdr>
            <w:top w:val="none" w:sz="0" w:space="0" w:color="auto"/>
            <w:left w:val="none" w:sz="0" w:space="0" w:color="auto"/>
            <w:bottom w:val="none" w:sz="0" w:space="0" w:color="auto"/>
            <w:right w:val="none" w:sz="0" w:space="0" w:color="auto"/>
          </w:divBdr>
        </w:div>
        <w:div w:id="1024673568">
          <w:marLeft w:val="640"/>
          <w:marRight w:val="0"/>
          <w:marTop w:val="0"/>
          <w:marBottom w:val="0"/>
          <w:divBdr>
            <w:top w:val="none" w:sz="0" w:space="0" w:color="auto"/>
            <w:left w:val="none" w:sz="0" w:space="0" w:color="auto"/>
            <w:bottom w:val="none" w:sz="0" w:space="0" w:color="auto"/>
            <w:right w:val="none" w:sz="0" w:space="0" w:color="auto"/>
          </w:divBdr>
        </w:div>
        <w:div w:id="1406027034">
          <w:marLeft w:val="640"/>
          <w:marRight w:val="0"/>
          <w:marTop w:val="0"/>
          <w:marBottom w:val="0"/>
          <w:divBdr>
            <w:top w:val="none" w:sz="0" w:space="0" w:color="auto"/>
            <w:left w:val="none" w:sz="0" w:space="0" w:color="auto"/>
            <w:bottom w:val="none" w:sz="0" w:space="0" w:color="auto"/>
            <w:right w:val="none" w:sz="0" w:space="0" w:color="auto"/>
          </w:divBdr>
        </w:div>
        <w:div w:id="47654769">
          <w:marLeft w:val="640"/>
          <w:marRight w:val="0"/>
          <w:marTop w:val="0"/>
          <w:marBottom w:val="0"/>
          <w:divBdr>
            <w:top w:val="none" w:sz="0" w:space="0" w:color="auto"/>
            <w:left w:val="none" w:sz="0" w:space="0" w:color="auto"/>
            <w:bottom w:val="none" w:sz="0" w:space="0" w:color="auto"/>
            <w:right w:val="none" w:sz="0" w:space="0" w:color="auto"/>
          </w:divBdr>
        </w:div>
      </w:divsChild>
    </w:div>
    <w:div w:id="1826780382">
      <w:marLeft w:val="480"/>
      <w:marRight w:val="0"/>
      <w:marTop w:val="0"/>
      <w:marBottom w:val="0"/>
      <w:divBdr>
        <w:top w:val="none" w:sz="0" w:space="0" w:color="auto"/>
        <w:left w:val="none" w:sz="0" w:space="0" w:color="auto"/>
        <w:bottom w:val="none" w:sz="0" w:space="0" w:color="auto"/>
        <w:right w:val="none" w:sz="0" w:space="0" w:color="auto"/>
      </w:divBdr>
    </w:div>
    <w:div w:id="1828011523">
      <w:marLeft w:val="480"/>
      <w:marRight w:val="0"/>
      <w:marTop w:val="0"/>
      <w:marBottom w:val="0"/>
      <w:divBdr>
        <w:top w:val="none" w:sz="0" w:space="0" w:color="auto"/>
        <w:left w:val="none" w:sz="0" w:space="0" w:color="auto"/>
        <w:bottom w:val="none" w:sz="0" w:space="0" w:color="auto"/>
        <w:right w:val="none" w:sz="0" w:space="0" w:color="auto"/>
      </w:divBdr>
    </w:div>
    <w:div w:id="1828743120">
      <w:marLeft w:val="480"/>
      <w:marRight w:val="0"/>
      <w:marTop w:val="0"/>
      <w:marBottom w:val="0"/>
      <w:divBdr>
        <w:top w:val="none" w:sz="0" w:space="0" w:color="auto"/>
        <w:left w:val="none" w:sz="0" w:space="0" w:color="auto"/>
        <w:bottom w:val="none" w:sz="0" w:space="0" w:color="auto"/>
        <w:right w:val="none" w:sz="0" w:space="0" w:color="auto"/>
      </w:divBdr>
    </w:div>
    <w:div w:id="1829974974">
      <w:bodyDiv w:val="1"/>
      <w:marLeft w:val="0"/>
      <w:marRight w:val="0"/>
      <w:marTop w:val="0"/>
      <w:marBottom w:val="0"/>
      <w:divBdr>
        <w:top w:val="none" w:sz="0" w:space="0" w:color="auto"/>
        <w:left w:val="none" w:sz="0" w:space="0" w:color="auto"/>
        <w:bottom w:val="none" w:sz="0" w:space="0" w:color="auto"/>
        <w:right w:val="none" w:sz="0" w:space="0" w:color="auto"/>
      </w:divBdr>
    </w:div>
    <w:div w:id="1830713295">
      <w:bodyDiv w:val="1"/>
      <w:marLeft w:val="0"/>
      <w:marRight w:val="0"/>
      <w:marTop w:val="0"/>
      <w:marBottom w:val="0"/>
      <w:divBdr>
        <w:top w:val="none" w:sz="0" w:space="0" w:color="auto"/>
        <w:left w:val="none" w:sz="0" w:space="0" w:color="auto"/>
        <w:bottom w:val="none" w:sz="0" w:space="0" w:color="auto"/>
        <w:right w:val="none" w:sz="0" w:space="0" w:color="auto"/>
      </w:divBdr>
    </w:div>
    <w:div w:id="1833373185">
      <w:marLeft w:val="480"/>
      <w:marRight w:val="0"/>
      <w:marTop w:val="0"/>
      <w:marBottom w:val="0"/>
      <w:divBdr>
        <w:top w:val="none" w:sz="0" w:space="0" w:color="auto"/>
        <w:left w:val="none" w:sz="0" w:space="0" w:color="auto"/>
        <w:bottom w:val="none" w:sz="0" w:space="0" w:color="auto"/>
        <w:right w:val="none" w:sz="0" w:space="0" w:color="auto"/>
      </w:divBdr>
    </w:div>
    <w:div w:id="1834225927">
      <w:marLeft w:val="480"/>
      <w:marRight w:val="0"/>
      <w:marTop w:val="0"/>
      <w:marBottom w:val="0"/>
      <w:divBdr>
        <w:top w:val="none" w:sz="0" w:space="0" w:color="auto"/>
        <w:left w:val="none" w:sz="0" w:space="0" w:color="auto"/>
        <w:bottom w:val="none" w:sz="0" w:space="0" w:color="auto"/>
        <w:right w:val="none" w:sz="0" w:space="0" w:color="auto"/>
      </w:divBdr>
    </w:div>
    <w:div w:id="1835099265">
      <w:marLeft w:val="480"/>
      <w:marRight w:val="0"/>
      <w:marTop w:val="0"/>
      <w:marBottom w:val="0"/>
      <w:divBdr>
        <w:top w:val="none" w:sz="0" w:space="0" w:color="auto"/>
        <w:left w:val="none" w:sz="0" w:space="0" w:color="auto"/>
        <w:bottom w:val="none" w:sz="0" w:space="0" w:color="auto"/>
        <w:right w:val="none" w:sz="0" w:space="0" w:color="auto"/>
      </w:divBdr>
    </w:div>
    <w:div w:id="1835487705">
      <w:bodyDiv w:val="1"/>
      <w:marLeft w:val="0"/>
      <w:marRight w:val="0"/>
      <w:marTop w:val="0"/>
      <w:marBottom w:val="0"/>
      <w:divBdr>
        <w:top w:val="none" w:sz="0" w:space="0" w:color="auto"/>
        <w:left w:val="none" w:sz="0" w:space="0" w:color="auto"/>
        <w:bottom w:val="none" w:sz="0" w:space="0" w:color="auto"/>
        <w:right w:val="none" w:sz="0" w:space="0" w:color="auto"/>
      </w:divBdr>
    </w:div>
    <w:div w:id="1836873048">
      <w:marLeft w:val="480"/>
      <w:marRight w:val="0"/>
      <w:marTop w:val="0"/>
      <w:marBottom w:val="0"/>
      <w:divBdr>
        <w:top w:val="none" w:sz="0" w:space="0" w:color="auto"/>
        <w:left w:val="none" w:sz="0" w:space="0" w:color="auto"/>
        <w:bottom w:val="none" w:sz="0" w:space="0" w:color="auto"/>
        <w:right w:val="none" w:sz="0" w:space="0" w:color="auto"/>
      </w:divBdr>
    </w:div>
    <w:div w:id="1837960263">
      <w:marLeft w:val="480"/>
      <w:marRight w:val="0"/>
      <w:marTop w:val="0"/>
      <w:marBottom w:val="0"/>
      <w:divBdr>
        <w:top w:val="none" w:sz="0" w:space="0" w:color="auto"/>
        <w:left w:val="none" w:sz="0" w:space="0" w:color="auto"/>
        <w:bottom w:val="none" w:sz="0" w:space="0" w:color="auto"/>
        <w:right w:val="none" w:sz="0" w:space="0" w:color="auto"/>
      </w:divBdr>
    </w:div>
    <w:div w:id="1838419590">
      <w:bodyDiv w:val="1"/>
      <w:marLeft w:val="0"/>
      <w:marRight w:val="0"/>
      <w:marTop w:val="0"/>
      <w:marBottom w:val="0"/>
      <w:divBdr>
        <w:top w:val="none" w:sz="0" w:space="0" w:color="auto"/>
        <w:left w:val="none" w:sz="0" w:space="0" w:color="auto"/>
        <w:bottom w:val="none" w:sz="0" w:space="0" w:color="auto"/>
        <w:right w:val="none" w:sz="0" w:space="0" w:color="auto"/>
      </w:divBdr>
      <w:divsChild>
        <w:div w:id="1399521346">
          <w:marLeft w:val="640"/>
          <w:marRight w:val="0"/>
          <w:marTop w:val="0"/>
          <w:marBottom w:val="0"/>
          <w:divBdr>
            <w:top w:val="none" w:sz="0" w:space="0" w:color="auto"/>
            <w:left w:val="none" w:sz="0" w:space="0" w:color="auto"/>
            <w:bottom w:val="none" w:sz="0" w:space="0" w:color="auto"/>
            <w:right w:val="none" w:sz="0" w:space="0" w:color="auto"/>
          </w:divBdr>
        </w:div>
        <w:div w:id="151483182">
          <w:marLeft w:val="640"/>
          <w:marRight w:val="0"/>
          <w:marTop w:val="0"/>
          <w:marBottom w:val="0"/>
          <w:divBdr>
            <w:top w:val="none" w:sz="0" w:space="0" w:color="auto"/>
            <w:left w:val="none" w:sz="0" w:space="0" w:color="auto"/>
            <w:bottom w:val="none" w:sz="0" w:space="0" w:color="auto"/>
            <w:right w:val="none" w:sz="0" w:space="0" w:color="auto"/>
          </w:divBdr>
        </w:div>
        <w:div w:id="10379007">
          <w:marLeft w:val="640"/>
          <w:marRight w:val="0"/>
          <w:marTop w:val="0"/>
          <w:marBottom w:val="0"/>
          <w:divBdr>
            <w:top w:val="none" w:sz="0" w:space="0" w:color="auto"/>
            <w:left w:val="none" w:sz="0" w:space="0" w:color="auto"/>
            <w:bottom w:val="none" w:sz="0" w:space="0" w:color="auto"/>
            <w:right w:val="none" w:sz="0" w:space="0" w:color="auto"/>
          </w:divBdr>
        </w:div>
        <w:div w:id="996617503">
          <w:marLeft w:val="640"/>
          <w:marRight w:val="0"/>
          <w:marTop w:val="0"/>
          <w:marBottom w:val="0"/>
          <w:divBdr>
            <w:top w:val="none" w:sz="0" w:space="0" w:color="auto"/>
            <w:left w:val="none" w:sz="0" w:space="0" w:color="auto"/>
            <w:bottom w:val="none" w:sz="0" w:space="0" w:color="auto"/>
            <w:right w:val="none" w:sz="0" w:space="0" w:color="auto"/>
          </w:divBdr>
        </w:div>
        <w:div w:id="216819056">
          <w:marLeft w:val="640"/>
          <w:marRight w:val="0"/>
          <w:marTop w:val="0"/>
          <w:marBottom w:val="0"/>
          <w:divBdr>
            <w:top w:val="none" w:sz="0" w:space="0" w:color="auto"/>
            <w:left w:val="none" w:sz="0" w:space="0" w:color="auto"/>
            <w:bottom w:val="none" w:sz="0" w:space="0" w:color="auto"/>
            <w:right w:val="none" w:sz="0" w:space="0" w:color="auto"/>
          </w:divBdr>
        </w:div>
        <w:div w:id="785152892">
          <w:marLeft w:val="640"/>
          <w:marRight w:val="0"/>
          <w:marTop w:val="0"/>
          <w:marBottom w:val="0"/>
          <w:divBdr>
            <w:top w:val="none" w:sz="0" w:space="0" w:color="auto"/>
            <w:left w:val="none" w:sz="0" w:space="0" w:color="auto"/>
            <w:bottom w:val="none" w:sz="0" w:space="0" w:color="auto"/>
            <w:right w:val="none" w:sz="0" w:space="0" w:color="auto"/>
          </w:divBdr>
        </w:div>
        <w:div w:id="921068278">
          <w:marLeft w:val="640"/>
          <w:marRight w:val="0"/>
          <w:marTop w:val="0"/>
          <w:marBottom w:val="0"/>
          <w:divBdr>
            <w:top w:val="none" w:sz="0" w:space="0" w:color="auto"/>
            <w:left w:val="none" w:sz="0" w:space="0" w:color="auto"/>
            <w:bottom w:val="none" w:sz="0" w:space="0" w:color="auto"/>
            <w:right w:val="none" w:sz="0" w:space="0" w:color="auto"/>
          </w:divBdr>
        </w:div>
        <w:div w:id="957300343">
          <w:marLeft w:val="640"/>
          <w:marRight w:val="0"/>
          <w:marTop w:val="0"/>
          <w:marBottom w:val="0"/>
          <w:divBdr>
            <w:top w:val="none" w:sz="0" w:space="0" w:color="auto"/>
            <w:left w:val="none" w:sz="0" w:space="0" w:color="auto"/>
            <w:bottom w:val="none" w:sz="0" w:space="0" w:color="auto"/>
            <w:right w:val="none" w:sz="0" w:space="0" w:color="auto"/>
          </w:divBdr>
        </w:div>
        <w:div w:id="834734267">
          <w:marLeft w:val="640"/>
          <w:marRight w:val="0"/>
          <w:marTop w:val="0"/>
          <w:marBottom w:val="0"/>
          <w:divBdr>
            <w:top w:val="none" w:sz="0" w:space="0" w:color="auto"/>
            <w:left w:val="none" w:sz="0" w:space="0" w:color="auto"/>
            <w:bottom w:val="none" w:sz="0" w:space="0" w:color="auto"/>
            <w:right w:val="none" w:sz="0" w:space="0" w:color="auto"/>
          </w:divBdr>
        </w:div>
        <w:div w:id="1855802851">
          <w:marLeft w:val="640"/>
          <w:marRight w:val="0"/>
          <w:marTop w:val="0"/>
          <w:marBottom w:val="0"/>
          <w:divBdr>
            <w:top w:val="none" w:sz="0" w:space="0" w:color="auto"/>
            <w:left w:val="none" w:sz="0" w:space="0" w:color="auto"/>
            <w:bottom w:val="none" w:sz="0" w:space="0" w:color="auto"/>
            <w:right w:val="none" w:sz="0" w:space="0" w:color="auto"/>
          </w:divBdr>
        </w:div>
        <w:div w:id="58788374">
          <w:marLeft w:val="640"/>
          <w:marRight w:val="0"/>
          <w:marTop w:val="0"/>
          <w:marBottom w:val="0"/>
          <w:divBdr>
            <w:top w:val="none" w:sz="0" w:space="0" w:color="auto"/>
            <w:left w:val="none" w:sz="0" w:space="0" w:color="auto"/>
            <w:bottom w:val="none" w:sz="0" w:space="0" w:color="auto"/>
            <w:right w:val="none" w:sz="0" w:space="0" w:color="auto"/>
          </w:divBdr>
        </w:div>
        <w:div w:id="943732868">
          <w:marLeft w:val="640"/>
          <w:marRight w:val="0"/>
          <w:marTop w:val="0"/>
          <w:marBottom w:val="0"/>
          <w:divBdr>
            <w:top w:val="none" w:sz="0" w:space="0" w:color="auto"/>
            <w:left w:val="none" w:sz="0" w:space="0" w:color="auto"/>
            <w:bottom w:val="none" w:sz="0" w:space="0" w:color="auto"/>
            <w:right w:val="none" w:sz="0" w:space="0" w:color="auto"/>
          </w:divBdr>
        </w:div>
        <w:div w:id="244268122">
          <w:marLeft w:val="640"/>
          <w:marRight w:val="0"/>
          <w:marTop w:val="0"/>
          <w:marBottom w:val="0"/>
          <w:divBdr>
            <w:top w:val="none" w:sz="0" w:space="0" w:color="auto"/>
            <w:left w:val="none" w:sz="0" w:space="0" w:color="auto"/>
            <w:bottom w:val="none" w:sz="0" w:space="0" w:color="auto"/>
            <w:right w:val="none" w:sz="0" w:space="0" w:color="auto"/>
          </w:divBdr>
        </w:div>
        <w:div w:id="291405421">
          <w:marLeft w:val="640"/>
          <w:marRight w:val="0"/>
          <w:marTop w:val="0"/>
          <w:marBottom w:val="0"/>
          <w:divBdr>
            <w:top w:val="none" w:sz="0" w:space="0" w:color="auto"/>
            <w:left w:val="none" w:sz="0" w:space="0" w:color="auto"/>
            <w:bottom w:val="none" w:sz="0" w:space="0" w:color="auto"/>
            <w:right w:val="none" w:sz="0" w:space="0" w:color="auto"/>
          </w:divBdr>
        </w:div>
        <w:div w:id="949431757">
          <w:marLeft w:val="640"/>
          <w:marRight w:val="0"/>
          <w:marTop w:val="0"/>
          <w:marBottom w:val="0"/>
          <w:divBdr>
            <w:top w:val="none" w:sz="0" w:space="0" w:color="auto"/>
            <w:left w:val="none" w:sz="0" w:space="0" w:color="auto"/>
            <w:bottom w:val="none" w:sz="0" w:space="0" w:color="auto"/>
            <w:right w:val="none" w:sz="0" w:space="0" w:color="auto"/>
          </w:divBdr>
        </w:div>
        <w:div w:id="1110323589">
          <w:marLeft w:val="640"/>
          <w:marRight w:val="0"/>
          <w:marTop w:val="0"/>
          <w:marBottom w:val="0"/>
          <w:divBdr>
            <w:top w:val="none" w:sz="0" w:space="0" w:color="auto"/>
            <w:left w:val="none" w:sz="0" w:space="0" w:color="auto"/>
            <w:bottom w:val="none" w:sz="0" w:space="0" w:color="auto"/>
            <w:right w:val="none" w:sz="0" w:space="0" w:color="auto"/>
          </w:divBdr>
        </w:div>
        <w:div w:id="1534925081">
          <w:marLeft w:val="640"/>
          <w:marRight w:val="0"/>
          <w:marTop w:val="0"/>
          <w:marBottom w:val="0"/>
          <w:divBdr>
            <w:top w:val="none" w:sz="0" w:space="0" w:color="auto"/>
            <w:left w:val="none" w:sz="0" w:space="0" w:color="auto"/>
            <w:bottom w:val="none" w:sz="0" w:space="0" w:color="auto"/>
            <w:right w:val="none" w:sz="0" w:space="0" w:color="auto"/>
          </w:divBdr>
        </w:div>
        <w:div w:id="1781728108">
          <w:marLeft w:val="640"/>
          <w:marRight w:val="0"/>
          <w:marTop w:val="0"/>
          <w:marBottom w:val="0"/>
          <w:divBdr>
            <w:top w:val="none" w:sz="0" w:space="0" w:color="auto"/>
            <w:left w:val="none" w:sz="0" w:space="0" w:color="auto"/>
            <w:bottom w:val="none" w:sz="0" w:space="0" w:color="auto"/>
            <w:right w:val="none" w:sz="0" w:space="0" w:color="auto"/>
          </w:divBdr>
        </w:div>
        <w:div w:id="1309551714">
          <w:marLeft w:val="640"/>
          <w:marRight w:val="0"/>
          <w:marTop w:val="0"/>
          <w:marBottom w:val="0"/>
          <w:divBdr>
            <w:top w:val="none" w:sz="0" w:space="0" w:color="auto"/>
            <w:left w:val="none" w:sz="0" w:space="0" w:color="auto"/>
            <w:bottom w:val="none" w:sz="0" w:space="0" w:color="auto"/>
            <w:right w:val="none" w:sz="0" w:space="0" w:color="auto"/>
          </w:divBdr>
        </w:div>
        <w:div w:id="1579973751">
          <w:marLeft w:val="640"/>
          <w:marRight w:val="0"/>
          <w:marTop w:val="0"/>
          <w:marBottom w:val="0"/>
          <w:divBdr>
            <w:top w:val="none" w:sz="0" w:space="0" w:color="auto"/>
            <w:left w:val="none" w:sz="0" w:space="0" w:color="auto"/>
            <w:bottom w:val="none" w:sz="0" w:space="0" w:color="auto"/>
            <w:right w:val="none" w:sz="0" w:space="0" w:color="auto"/>
          </w:divBdr>
        </w:div>
        <w:div w:id="362246254">
          <w:marLeft w:val="640"/>
          <w:marRight w:val="0"/>
          <w:marTop w:val="0"/>
          <w:marBottom w:val="0"/>
          <w:divBdr>
            <w:top w:val="none" w:sz="0" w:space="0" w:color="auto"/>
            <w:left w:val="none" w:sz="0" w:space="0" w:color="auto"/>
            <w:bottom w:val="none" w:sz="0" w:space="0" w:color="auto"/>
            <w:right w:val="none" w:sz="0" w:space="0" w:color="auto"/>
          </w:divBdr>
        </w:div>
        <w:div w:id="1180971675">
          <w:marLeft w:val="640"/>
          <w:marRight w:val="0"/>
          <w:marTop w:val="0"/>
          <w:marBottom w:val="0"/>
          <w:divBdr>
            <w:top w:val="none" w:sz="0" w:space="0" w:color="auto"/>
            <w:left w:val="none" w:sz="0" w:space="0" w:color="auto"/>
            <w:bottom w:val="none" w:sz="0" w:space="0" w:color="auto"/>
            <w:right w:val="none" w:sz="0" w:space="0" w:color="auto"/>
          </w:divBdr>
        </w:div>
        <w:div w:id="1458719566">
          <w:marLeft w:val="640"/>
          <w:marRight w:val="0"/>
          <w:marTop w:val="0"/>
          <w:marBottom w:val="0"/>
          <w:divBdr>
            <w:top w:val="none" w:sz="0" w:space="0" w:color="auto"/>
            <w:left w:val="none" w:sz="0" w:space="0" w:color="auto"/>
            <w:bottom w:val="none" w:sz="0" w:space="0" w:color="auto"/>
            <w:right w:val="none" w:sz="0" w:space="0" w:color="auto"/>
          </w:divBdr>
        </w:div>
        <w:div w:id="429472061">
          <w:marLeft w:val="640"/>
          <w:marRight w:val="0"/>
          <w:marTop w:val="0"/>
          <w:marBottom w:val="0"/>
          <w:divBdr>
            <w:top w:val="none" w:sz="0" w:space="0" w:color="auto"/>
            <w:left w:val="none" w:sz="0" w:space="0" w:color="auto"/>
            <w:bottom w:val="none" w:sz="0" w:space="0" w:color="auto"/>
            <w:right w:val="none" w:sz="0" w:space="0" w:color="auto"/>
          </w:divBdr>
        </w:div>
        <w:div w:id="452595707">
          <w:marLeft w:val="640"/>
          <w:marRight w:val="0"/>
          <w:marTop w:val="0"/>
          <w:marBottom w:val="0"/>
          <w:divBdr>
            <w:top w:val="none" w:sz="0" w:space="0" w:color="auto"/>
            <w:left w:val="none" w:sz="0" w:space="0" w:color="auto"/>
            <w:bottom w:val="none" w:sz="0" w:space="0" w:color="auto"/>
            <w:right w:val="none" w:sz="0" w:space="0" w:color="auto"/>
          </w:divBdr>
        </w:div>
        <w:div w:id="1438988576">
          <w:marLeft w:val="640"/>
          <w:marRight w:val="0"/>
          <w:marTop w:val="0"/>
          <w:marBottom w:val="0"/>
          <w:divBdr>
            <w:top w:val="none" w:sz="0" w:space="0" w:color="auto"/>
            <w:left w:val="none" w:sz="0" w:space="0" w:color="auto"/>
            <w:bottom w:val="none" w:sz="0" w:space="0" w:color="auto"/>
            <w:right w:val="none" w:sz="0" w:space="0" w:color="auto"/>
          </w:divBdr>
        </w:div>
        <w:div w:id="392897320">
          <w:marLeft w:val="640"/>
          <w:marRight w:val="0"/>
          <w:marTop w:val="0"/>
          <w:marBottom w:val="0"/>
          <w:divBdr>
            <w:top w:val="none" w:sz="0" w:space="0" w:color="auto"/>
            <w:left w:val="none" w:sz="0" w:space="0" w:color="auto"/>
            <w:bottom w:val="none" w:sz="0" w:space="0" w:color="auto"/>
            <w:right w:val="none" w:sz="0" w:space="0" w:color="auto"/>
          </w:divBdr>
        </w:div>
        <w:div w:id="1064790943">
          <w:marLeft w:val="640"/>
          <w:marRight w:val="0"/>
          <w:marTop w:val="0"/>
          <w:marBottom w:val="0"/>
          <w:divBdr>
            <w:top w:val="none" w:sz="0" w:space="0" w:color="auto"/>
            <w:left w:val="none" w:sz="0" w:space="0" w:color="auto"/>
            <w:bottom w:val="none" w:sz="0" w:space="0" w:color="auto"/>
            <w:right w:val="none" w:sz="0" w:space="0" w:color="auto"/>
          </w:divBdr>
        </w:div>
        <w:div w:id="1851329135">
          <w:marLeft w:val="640"/>
          <w:marRight w:val="0"/>
          <w:marTop w:val="0"/>
          <w:marBottom w:val="0"/>
          <w:divBdr>
            <w:top w:val="none" w:sz="0" w:space="0" w:color="auto"/>
            <w:left w:val="none" w:sz="0" w:space="0" w:color="auto"/>
            <w:bottom w:val="none" w:sz="0" w:space="0" w:color="auto"/>
            <w:right w:val="none" w:sz="0" w:space="0" w:color="auto"/>
          </w:divBdr>
        </w:div>
        <w:div w:id="772240847">
          <w:marLeft w:val="640"/>
          <w:marRight w:val="0"/>
          <w:marTop w:val="0"/>
          <w:marBottom w:val="0"/>
          <w:divBdr>
            <w:top w:val="none" w:sz="0" w:space="0" w:color="auto"/>
            <w:left w:val="none" w:sz="0" w:space="0" w:color="auto"/>
            <w:bottom w:val="none" w:sz="0" w:space="0" w:color="auto"/>
            <w:right w:val="none" w:sz="0" w:space="0" w:color="auto"/>
          </w:divBdr>
        </w:div>
        <w:div w:id="1073163142">
          <w:marLeft w:val="640"/>
          <w:marRight w:val="0"/>
          <w:marTop w:val="0"/>
          <w:marBottom w:val="0"/>
          <w:divBdr>
            <w:top w:val="none" w:sz="0" w:space="0" w:color="auto"/>
            <w:left w:val="none" w:sz="0" w:space="0" w:color="auto"/>
            <w:bottom w:val="none" w:sz="0" w:space="0" w:color="auto"/>
            <w:right w:val="none" w:sz="0" w:space="0" w:color="auto"/>
          </w:divBdr>
        </w:div>
        <w:div w:id="134765257">
          <w:marLeft w:val="640"/>
          <w:marRight w:val="0"/>
          <w:marTop w:val="0"/>
          <w:marBottom w:val="0"/>
          <w:divBdr>
            <w:top w:val="none" w:sz="0" w:space="0" w:color="auto"/>
            <w:left w:val="none" w:sz="0" w:space="0" w:color="auto"/>
            <w:bottom w:val="none" w:sz="0" w:space="0" w:color="auto"/>
            <w:right w:val="none" w:sz="0" w:space="0" w:color="auto"/>
          </w:divBdr>
        </w:div>
        <w:div w:id="1770270555">
          <w:marLeft w:val="640"/>
          <w:marRight w:val="0"/>
          <w:marTop w:val="0"/>
          <w:marBottom w:val="0"/>
          <w:divBdr>
            <w:top w:val="none" w:sz="0" w:space="0" w:color="auto"/>
            <w:left w:val="none" w:sz="0" w:space="0" w:color="auto"/>
            <w:bottom w:val="none" w:sz="0" w:space="0" w:color="auto"/>
            <w:right w:val="none" w:sz="0" w:space="0" w:color="auto"/>
          </w:divBdr>
        </w:div>
        <w:div w:id="1436050265">
          <w:marLeft w:val="640"/>
          <w:marRight w:val="0"/>
          <w:marTop w:val="0"/>
          <w:marBottom w:val="0"/>
          <w:divBdr>
            <w:top w:val="none" w:sz="0" w:space="0" w:color="auto"/>
            <w:left w:val="none" w:sz="0" w:space="0" w:color="auto"/>
            <w:bottom w:val="none" w:sz="0" w:space="0" w:color="auto"/>
            <w:right w:val="none" w:sz="0" w:space="0" w:color="auto"/>
          </w:divBdr>
        </w:div>
        <w:div w:id="815534319">
          <w:marLeft w:val="640"/>
          <w:marRight w:val="0"/>
          <w:marTop w:val="0"/>
          <w:marBottom w:val="0"/>
          <w:divBdr>
            <w:top w:val="none" w:sz="0" w:space="0" w:color="auto"/>
            <w:left w:val="none" w:sz="0" w:space="0" w:color="auto"/>
            <w:bottom w:val="none" w:sz="0" w:space="0" w:color="auto"/>
            <w:right w:val="none" w:sz="0" w:space="0" w:color="auto"/>
          </w:divBdr>
        </w:div>
        <w:div w:id="321200475">
          <w:marLeft w:val="640"/>
          <w:marRight w:val="0"/>
          <w:marTop w:val="0"/>
          <w:marBottom w:val="0"/>
          <w:divBdr>
            <w:top w:val="none" w:sz="0" w:space="0" w:color="auto"/>
            <w:left w:val="none" w:sz="0" w:space="0" w:color="auto"/>
            <w:bottom w:val="none" w:sz="0" w:space="0" w:color="auto"/>
            <w:right w:val="none" w:sz="0" w:space="0" w:color="auto"/>
          </w:divBdr>
        </w:div>
        <w:div w:id="107047975">
          <w:marLeft w:val="640"/>
          <w:marRight w:val="0"/>
          <w:marTop w:val="0"/>
          <w:marBottom w:val="0"/>
          <w:divBdr>
            <w:top w:val="none" w:sz="0" w:space="0" w:color="auto"/>
            <w:left w:val="none" w:sz="0" w:space="0" w:color="auto"/>
            <w:bottom w:val="none" w:sz="0" w:space="0" w:color="auto"/>
            <w:right w:val="none" w:sz="0" w:space="0" w:color="auto"/>
          </w:divBdr>
        </w:div>
        <w:div w:id="1115716117">
          <w:marLeft w:val="640"/>
          <w:marRight w:val="0"/>
          <w:marTop w:val="0"/>
          <w:marBottom w:val="0"/>
          <w:divBdr>
            <w:top w:val="none" w:sz="0" w:space="0" w:color="auto"/>
            <w:left w:val="none" w:sz="0" w:space="0" w:color="auto"/>
            <w:bottom w:val="none" w:sz="0" w:space="0" w:color="auto"/>
            <w:right w:val="none" w:sz="0" w:space="0" w:color="auto"/>
          </w:divBdr>
        </w:div>
        <w:div w:id="842204775">
          <w:marLeft w:val="640"/>
          <w:marRight w:val="0"/>
          <w:marTop w:val="0"/>
          <w:marBottom w:val="0"/>
          <w:divBdr>
            <w:top w:val="none" w:sz="0" w:space="0" w:color="auto"/>
            <w:left w:val="none" w:sz="0" w:space="0" w:color="auto"/>
            <w:bottom w:val="none" w:sz="0" w:space="0" w:color="auto"/>
            <w:right w:val="none" w:sz="0" w:space="0" w:color="auto"/>
          </w:divBdr>
        </w:div>
        <w:div w:id="385842059">
          <w:marLeft w:val="640"/>
          <w:marRight w:val="0"/>
          <w:marTop w:val="0"/>
          <w:marBottom w:val="0"/>
          <w:divBdr>
            <w:top w:val="none" w:sz="0" w:space="0" w:color="auto"/>
            <w:left w:val="none" w:sz="0" w:space="0" w:color="auto"/>
            <w:bottom w:val="none" w:sz="0" w:space="0" w:color="auto"/>
            <w:right w:val="none" w:sz="0" w:space="0" w:color="auto"/>
          </w:divBdr>
        </w:div>
        <w:div w:id="1932349236">
          <w:marLeft w:val="640"/>
          <w:marRight w:val="0"/>
          <w:marTop w:val="0"/>
          <w:marBottom w:val="0"/>
          <w:divBdr>
            <w:top w:val="none" w:sz="0" w:space="0" w:color="auto"/>
            <w:left w:val="none" w:sz="0" w:space="0" w:color="auto"/>
            <w:bottom w:val="none" w:sz="0" w:space="0" w:color="auto"/>
            <w:right w:val="none" w:sz="0" w:space="0" w:color="auto"/>
          </w:divBdr>
        </w:div>
        <w:div w:id="1341277068">
          <w:marLeft w:val="640"/>
          <w:marRight w:val="0"/>
          <w:marTop w:val="0"/>
          <w:marBottom w:val="0"/>
          <w:divBdr>
            <w:top w:val="none" w:sz="0" w:space="0" w:color="auto"/>
            <w:left w:val="none" w:sz="0" w:space="0" w:color="auto"/>
            <w:bottom w:val="none" w:sz="0" w:space="0" w:color="auto"/>
            <w:right w:val="none" w:sz="0" w:space="0" w:color="auto"/>
          </w:divBdr>
        </w:div>
        <w:div w:id="957684190">
          <w:marLeft w:val="640"/>
          <w:marRight w:val="0"/>
          <w:marTop w:val="0"/>
          <w:marBottom w:val="0"/>
          <w:divBdr>
            <w:top w:val="none" w:sz="0" w:space="0" w:color="auto"/>
            <w:left w:val="none" w:sz="0" w:space="0" w:color="auto"/>
            <w:bottom w:val="none" w:sz="0" w:space="0" w:color="auto"/>
            <w:right w:val="none" w:sz="0" w:space="0" w:color="auto"/>
          </w:divBdr>
        </w:div>
        <w:div w:id="1358851970">
          <w:marLeft w:val="640"/>
          <w:marRight w:val="0"/>
          <w:marTop w:val="0"/>
          <w:marBottom w:val="0"/>
          <w:divBdr>
            <w:top w:val="none" w:sz="0" w:space="0" w:color="auto"/>
            <w:left w:val="none" w:sz="0" w:space="0" w:color="auto"/>
            <w:bottom w:val="none" w:sz="0" w:space="0" w:color="auto"/>
            <w:right w:val="none" w:sz="0" w:space="0" w:color="auto"/>
          </w:divBdr>
        </w:div>
        <w:div w:id="1745835034">
          <w:marLeft w:val="640"/>
          <w:marRight w:val="0"/>
          <w:marTop w:val="0"/>
          <w:marBottom w:val="0"/>
          <w:divBdr>
            <w:top w:val="none" w:sz="0" w:space="0" w:color="auto"/>
            <w:left w:val="none" w:sz="0" w:space="0" w:color="auto"/>
            <w:bottom w:val="none" w:sz="0" w:space="0" w:color="auto"/>
            <w:right w:val="none" w:sz="0" w:space="0" w:color="auto"/>
          </w:divBdr>
        </w:div>
        <w:div w:id="296952079">
          <w:marLeft w:val="640"/>
          <w:marRight w:val="0"/>
          <w:marTop w:val="0"/>
          <w:marBottom w:val="0"/>
          <w:divBdr>
            <w:top w:val="none" w:sz="0" w:space="0" w:color="auto"/>
            <w:left w:val="none" w:sz="0" w:space="0" w:color="auto"/>
            <w:bottom w:val="none" w:sz="0" w:space="0" w:color="auto"/>
            <w:right w:val="none" w:sz="0" w:space="0" w:color="auto"/>
          </w:divBdr>
        </w:div>
        <w:div w:id="1805806995">
          <w:marLeft w:val="640"/>
          <w:marRight w:val="0"/>
          <w:marTop w:val="0"/>
          <w:marBottom w:val="0"/>
          <w:divBdr>
            <w:top w:val="none" w:sz="0" w:space="0" w:color="auto"/>
            <w:left w:val="none" w:sz="0" w:space="0" w:color="auto"/>
            <w:bottom w:val="none" w:sz="0" w:space="0" w:color="auto"/>
            <w:right w:val="none" w:sz="0" w:space="0" w:color="auto"/>
          </w:divBdr>
        </w:div>
        <w:div w:id="1702516836">
          <w:marLeft w:val="640"/>
          <w:marRight w:val="0"/>
          <w:marTop w:val="0"/>
          <w:marBottom w:val="0"/>
          <w:divBdr>
            <w:top w:val="none" w:sz="0" w:space="0" w:color="auto"/>
            <w:left w:val="none" w:sz="0" w:space="0" w:color="auto"/>
            <w:bottom w:val="none" w:sz="0" w:space="0" w:color="auto"/>
            <w:right w:val="none" w:sz="0" w:space="0" w:color="auto"/>
          </w:divBdr>
        </w:div>
        <w:div w:id="395250513">
          <w:marLeft w:val="640"/>
          <w:marRight w:val="0"/>
          <w:marTop w:val="0"/>
          <w:marBottom w:val="0"/>
          <w:divBdr>
            <w:top w:val="none" w:sz="0" w:space="0" w:color="auto"/>
            <w:left w:val="none" w:sz="0" w:space="0" w:color="auto"/>
            <w:bottom w:val="none" w:sz="0" w:space="0" w:color="auto"/>
            <w:right w:val="none" w:sz="0" w:space="0" w:color="auto"/>
          </w:divBdr>
        </w:div>
        <w:div w:id="1348285994">
          <w:marLeft w:val="640"/>
          <w:marRight w:val="0"/>
          <w:marTop w:val="0"/>
          <w:marBottom w:val="0"/>
          <w:divBdr>
            <w:top w:val="none" w:sz="0" w:space="0" w:color="auto"/>
            <w:left w:val="none" w:sz="0" w:space="0" w:color="auto"/>
            <w:bottom w:val="none" w:sz="0" w:space="0" w:color="auto"/>
            <w:right w:val="none" w:sz="0" w:space="0" w:color="auto"/>
          </w:divBdr>
        </w:div>
        <w:div w:id="941304138">
          <w:marLeft w:val="640"/>
          <w:marRight w:val="0"/>
          <w:marTop w:val="0"/>
          <w:marBottom w:val="0"/>
          <w:divBdr>
            <w:top w:val="none" w:sz="0" w:space="0" w:color="auto"/>
            <w:left w:val="none" w:sz="0" w:space="0" w:color="auto"/>
            <w:bottom w:val="none" w:sz="0" w:space="0" w:color="auto"/>
            <w:right w:val="none" w:sz="0" w:space="0" w:color="auto"/>
          </w:divBdr>
        </w:div>
        <w:div w:id="629746194">
          <w:marLeft w:val="640"/>
          <w:marRight w:val="0"/>
          <w:marTop w:val="0"/>
          <w:marBottom w:val="0"/>
          <w:divBdr>
            <w:top w:val="none" w:sz="0" w:space="0" w:color="auto"/>
            <w:left w:val="none" w:sz="0" w:space="0" w:color="auto"/>
            <w:bottom w:val="none" w:sz="0" w:space="0" w:color="auto"/>
            <w:right w:val="none" w:sz="0" w:space="0" w:color="auto"/>
          </w:divBdr>
        </w:div>
        <w:div w:id="1231889381">
          <w:marLeft w:val="640"/>
          <w:marRight w:val="0"/>
          <w:marTop w:val="0"/>
          <w:marBottom w:val="0"/>
          <w:divBdr>
            <w:top w:val="none" w:sz="0" w:space="0" w:color="auto"/>
            <w:left w:val="none" w:sz="0" w:space="0" w:color="auto"/>
            <w:bottom w:val="none" w:sz="0" w:space="0" w:color="auto"/>
            <w:right w:val="none" w:sz="0" w:space="0" w:color="auto"/>
          </w:divBdr>
        </w:div>
        <w:div w:id="152113510">
          <w:marLeft w:val="640"/>
          <w:marRight w:val="0"/>
          <w:marTop w:val="0"/>
          <w:marBottom w:val="0"/>
          <w:divBdr>
            <w:top w:val="none" w:sz="0" w:space="0" w:color="auto"/>
            <w:left w:val="none" w:sz="0" w:space="0" w:color="auto"/>
            <w:bottom w:val="none" w:sz="0" w:space="0" w:color="auto"/>
            <w:right w:val="none" w:sz="0" w:space="0" w:color="auto"/>
          </w:divBdr>
        </w:div>
        <w:div w:id="1292394101">
          <w:marLeft w:val="640"/>
          <w:marRight w:val="0"/>
          <w:marTop w:val="0"/>
          <w:marBottom w:val="0"/>
          <w:divBdr>
            <w:top w:val="none" w:sz="0" w:space="0" w:color="auto"/>
            <w:left w:val="none" w:sz="0" w:space="0" w:color="auto"/>
            <w:bottom w:val="none" w:sz="0" w:space="0" w:color="auto"/>
            <w:right w:val="none" w:sz="0" w:space="0" w:color="auto"/>
          </w:divBdr>
        </w:div>
        <w:div w:id="19167920">
          <w:marLeft w:val="640"/>
          <w:marRight w:val="0"/>
          <w:marTop w:val="0"/>
          <w:marBottom w:val="0"/>
          <w:divBdr>
            <w:top w:val="none" w:sz="0" w:space="0" w:color="auto"/>
            <w:left w:val="none" w:sz="0" w:space="0" w:color="auto"/>
            <w:bottom w:val="none" w:sz="0" w:space="0" w:color="auto"/>
            <w:right w:val="none" w:sz="0" w:space="0" w:color="auto"/>
          </w:divBdr>
        </w:div>
        <w:div w:id="629020774">
          <w:marLeft w:val="640"/>
          <w:marRight w:val="0"/>
          <w:marTop w:val="0"/>
          <w:marBottom w:val="0"/>
          <w:divBdr>
            <w:top w:val="none" w:sz="0" w:space="0" w:color="auto"/>
            <w:left w:val="none" w:sz="0" w:space="0" w:color="auto"/>
            <w:bottom w:val="none" w:sz="0" w:space="0" w:color="auto"/>
            <w:right w:val="none" w:sz="0" w:space="0" w:color="auto"/>
          </w:divBdr>
        </w:div>
        <w:div w:id="1959142673">
          <w:marLeft w:val="640"/>
          <w:marRight w:val="0"/>
          <w:marTop w:val="0"/>
          <w:marBottom w:val="0"/>
          <w:divBdr>
            <w:top w:val="none" w:sz="0" w:space="0" w:color="auto"/>
            <w:left w:val="none" w:sz="0" w:space="0" w:color="auto"/>
            <w:bottom w:val="none" w:sz="0" w:space="0" w:color="auto"/>
            <w:right w:val="none" w:sz="0" w:space="0" w:color="auto"/>
          </w:divBdr>
        </w:div>
        <w:div w:id="1900510977">
          <w:marLeft w:val="640"/>
          <w:marRight w:val="0"/>
          <w:marTop w:val="0"/>
          <w:marBottom w:val="0"/>
          <w:divBdr>
            <w:top w:val="none" w:sz="0" w:space="0" w:color="auto"/>
            <w:left w:val="none" w:sz="0" w:space="0" w:color="auto"/>
            <w:bottom w:val="none" w:sz="0" w:space="0" w:color="auto"/>
            <w:right w:val="none" w:sz="0" w:space="0" w:color="auto"/>
          </w:divBdr>
        </w:div>
        <w:div w:id="777800332">
          <w:marLeft w:val="640"/>
          <w:marRight w:val="0"/>
          <w:marTop w:val="0"/>
          <w:marBottom w:val="0"/>
          <w:divBdr>
            <w:top w:val="none" w:sz="0" w:space="0" w:color="auto"/>
            <w:left w:val="none" w:sz="0" w:space="0" w:color="auto"/>
            <w:bottom w:val="none" w:sz="0" w:space="0" w:color="auto"/>
            <w:right w:val="none" w:sz="0" w:space="0" w:color="auto"/>
          </w:divBdr>
        </w:div>
        <w:div w:id="1266427387">
          <w:marLeft w:val="640"/>
          <w:marRight w:val="0"/>
          <w:marTop w:val="0"/>
          <w:marBottom w:val="0"/>
          <w:divBdr>
            <w:top w:val="none" w:sz="0" w:space="0" w:color="auto"/>
            <w:left w:val="none" w:sz="0" w:space="0" w:color="auto"/>
            <w:bottom w:val="none" w:sz="0" w:space="0" w:color="auto"/>
            <w:right w:val="none" w:sz="0" w:space="0" w:color="auto"/>
          </w:divBdr>
        </w:div>
        <w:div w:id="1790319226">
          <w:marLeft w:val="640"/>
          <w:marRight w:val="0"/>
          <w:marTop w:val="0"/>
          <w:marBottom w:val="0"/>
          <w:divBdr>
            <w:top w:val="none" w:sz="0" w:space="0" w:color="auto"/>
            <w:left w:val="none" w:sz="0" w:space="0" w:color="auto"/>
            <w:bottom w:val="none" w:sz="0" w:space="0" w:color="auto"/>
            <w:right w:val="none" w:sz="0" w:space="0" w:color="auto"/>
          </w:divBdr>
        </w:div>
        <w:div w:id="1297682086">
          <w:marLeft w:val="640"/>
          <w:marRight w:val="0"/>
          <w:marTop w:val="0"/>
          <w:marBottom w:val="0"/>
          <w:divBdr>
            <w:top w:val="none" w:sz="0" w:space="0" w:color="auto"/>
            <w:left w:val="none" w:sz="0" w:space="0" w:color="auto"/>
            <w:bottom w:val="none" w:sz="0" w:space="0" w:color="auto"/>
            <w:right w:val="none" w:sz="0" w:space="0" w:color="auto"/>
          </w:divBdr>
        </w:div>
        <w:div w:id="1596548236">
          <w:marLeft w:val="640"/>
          <w:marRight w:val="0"/>
          <w:marTop w:val="0"/>
          <w:marBottom w:val="0"/>
          <w:divBdr>
            <w:top w:val="none" w:sz="0" w:space="0" w:color="auto"/>
            <w:left w:val="none" w:sz="0" w:space="0" w:color="auto"/>
            <w:bottom w:val="none" w:sz="0" w:space="0" w:color="auto"/>
            <w:right w:val="none" w:sz="0" w:space="0" w:color="auto"/>
          </w:divBdr>
        </w:div>
        <w:div w:id="1006058906">
          <w:marLeft w:val="640"/>
          <w:marRight w:val="0"/>
          <w:marTop w:val="0"/>
          <w:marBottom w:val="0"/>
          <w:divBdr>
            <w:top w:val="none" w:sz="0" w:space="0" w:color="auto"/>
            <w:left w:val="none" w:sz="0" w:space="0" w:color="auto"/>
            <w:bottom w:val="none" w:sz="0" w:space="0" w:color="auto"/>
            <w:right w:val="none" w:sz="0" w:space="0" w:color="auto"/>
          </w:divBdr>
        </w:div>
        <w:div w:id="1836219118">
          <w:marLeft w:val="640"/>
          <w:marRight w:val="0"/>
          <w:marTop w:val="0"/>
          <w:marBottom w:val="0"/>
          <w:divBdr>
            <w:top w:val="none" w:sz="0" w:space="0" w:color="auto"/>
            <w:left w:val="none" w:sz="0" w:space="0" w:color="auto"/>
            <w:bottom w:val="none" w:sz="0" w:space="0" w:color="auto"/>
            <w:right w:val="none" w:sz="0" w:space="0" w:color="auto"/>
          </w:divBdr>
        </w:div>
        <w:div w:id="801918998">
          <w:marLeft w:val="640"/>
          <w:marRight w:val="0"/>
          <w:marTop w:val="0"/>
          <w:marBottom w:val="0"/>
          <w:divBdr>
            <w:top w:val="none" w:sz="0" w:space="0" w:color="auto"/>
            <w:left w:val="none" w:sz="0" w:space="0" w:color="auto"/>
            <w:bottom w:val="none" w:sz="0" w:space="0" w:color="auto"/>
            <w:right w:val="none" w:sz="0" w:space="0" w:color="auto"/>
          </w:divBdr>
        </w:div>
        <w:div w:id="1814715273">
          <w:marLeft w:val="640"/>
          <w:marRight w:val="0"/>
          <w:marTop w:val="0"/>
          <w:marBottom w:val="0"/>
          <w:divBdr>
            <w:top w:val="none" w:sz="0" w:space="0" w:color="auto"/>
            <w:left w:val="none" w:sz="0" w:space="0" w:color="auto"/>
            <w:bottom w:val="none" w:sz="0" w:space="0" w:color="auto"/>
            <w:right w:val="none" w:sz="0" w:space="0" w:color="auto"/>
          </w:divBdr>
        </w:div>
        <w:div w:id="525409551">
          <w:marLeft w:val="640"/>
          <w:marRight w:val="0"/>
          <w:marTop w:val="0"/>
          <w:marBottom w:val="0"/>
          <w:divBdr>
            <w:top w:val="none" w:sz="0" w:space="0" w:color="auto"/>
            <w:left w:val="none" w:sz="0" w:space="0" w:color="auto"/>
            <w:bottom w:val="none" w:sz="0" w:space="0" w:color="auto"/>
            <w:right w:val="none" w:sz="0" w:space="0" w:color="auto"/>
          </w:divBdr>
        </w:div>
        <w:div w:id="1182090929">
          <w:marLeft w:val="640"/>
          <w:marRight w:val="0"/>
          <w:marTop w:val="0"/>
          <w:marBottom w:val="0"/>
          <w:divBdr>
            <w:top w:val="none" w:sz="0" w:space="0" w:color="auto"/>
            <w:left w:val="none" w:sz="0" w:space="0" w:color="auto"/>
            <w:bottom w:val="none" w:sz="0" w:space="0" w:color="auto"/>
            <w:right w:val="none" w:sz="0" w:space="0" w:color="auto"/>
          </w:divBdr>
        </w:div>
        <w:div w:id="1808160012">
          <w:marLeft w:val="640"/>
          <w:marRight w:val="0"/>
          <w:marTop w:val="0"/>
          <w:marBottom w:val="0"/>
          <w:divBdr>
            <w:top w:val="none" w:sz="0" w:space="0" w:color="auto"/>
            <w:left w:val="none" w:sz="0" w:space="0" w:color="auto"/>
            <w:bottom w:val="none" w:sz="0" w:space="0" w:color="auto"/>
            <w:right w:val="none" w:sz="0" w:space="0" w:color="auto"/>
          </w:divBdr>
        </w:div>
        <w:div w:id="781460497">
          <w:marLeft w:val="640"/>
          <w:marRight w:val="0"/>
          <w:marTop w:val="0"/>
          <w:marBottom w:val="0"/>
          <w:divBdr>
            <w:top w:val="none" w:sz="0" w:space="0" w:color="auto"/>
            <w:left w:val="none" w:sz="0" w:space="0" w:color="auto"/>
            <w:bottom w:val="none" w:sz="0" w:space="0" w:color="auto"/>
            <w:right w:val="none" w:sz="0" w:space="0" w:color="auto"/>
          </w:divBdr>
        </w:div>
        <w:div w:id="1366833994">
          <w:marLeft w:val="640"/>
          <w:marRight w:val="0"/>
          <w:marTop w:val="0"/>
          <w:marBottom w:val="0"/>
          <w:divBdr>
            <w:top w:val="none" w:sz="0" w:space="0" w:color="auto"/>
            <w:left w:val="none" w:sz="0" w:space="0" w:color="auto"/>
            <w:bottom w:val="none" w:sz="0" w:space="0" w:color="auto"/>
            <w:right w:val="none" w:sz="0" w:space="0" w:color="auto"/>
          </w:divBdr>
        </w:div>
        <w:div w:id="2009743252">
          <w:marLeft w:val="640"/>
          <w:marRight w:val="0"/>
          <w:marTop w:val="0"/>
          <w:marBottom w:val="0"/>
          <w:divBdr>
            <w:top w:val="none" w:sz="0" w:space="0" w:color="auto"/>
            <w:left w:val="none" w:sz="0" w:space="0" w:color="auto"/>
            <w:bottom w:val="none" w:sz="0" w:space="0" w:color="auto"/>
            <w:right w:val="none" w:sz="0" w:space="0" w:color="auto"/>
          </w:divBdr>
        </w:div>
        <w:div w:id="1213034128">
          <w:marLeft w:val="640"/>
          <w:marRight w:val="0"/>
          <w:marTop w:val="0"/>
          <w:marBottom w:val="0"/>
          <w:divBdr>
            <w:top w:val="none" w:sz="0" w:space="0" w:color="auto"/>
            <w:left w:val="none" w:sz="0" w:space="0" w:color="auto"/>
            <w:bottom w:val="none" w:sz="0" w:space="0" w:color="auto"/>
            <w:right w:val="none" w:sz="0" w:space="0" w:color="auto"/>
          </w:divBdr>
        </w:div>
        <w:div w:id="603920498">
          <w:marLeft w:val="640"/>
          <w:marRight w:val="0"/>
          <w:marTop w:val="0"/>
          <w:marBottom w:val="0"/>
          <w:divBdr>
            <w:top w:val="none" w:sz="0" w:space="0" w:color="auto"/>
            <w:left w:val="none" w:sz="0" w:space="0" w:color="auto"/>
            <w:bottom w:val="none" w:sz="0" w:space="0" w:color="auto"/>
            <w:right w:val="none" w:sz="0" w:space="0" w:color="auto"/>
          </w:divBdr>
        </w:div>
        <w:div w:id="330529180">
          <w:marLeft w:val="640"/>
          <w:marRight w:val="0"/>
          <w:marTop w:val="0"/>
          <w:marBottom w:val="0"/>
          <w:divBdr>
            <w:top w:val="none" w:sz="0" w:space="0" w:color="auto"/>
            <w:left w:val="none" w:sz="0" w:space="0" w:color="auto"/>
            <w:bottom w:val="none" w:sz="0" w:space="0" w:color="auto"/>
            <w:right w:val="none" w:sz="0" w:space="0" w:color="auto"/>
          </w:divBdr>
        </w:div>
        <w:div w:id="743188186">
          <w:marLeft w:val="640"/>
          <w:marRight w:val="0"/>
          <w:marTop w:val="0"/>
          <w:marBottom w:val="0"/>
          <w:divBdr>
            <w:top w:val="none" w:sz="0" w:space="0" w:color="auto"/>
            <w:left w:val="none" w:sz="0" w:space="0" w:color="auto"/>
            <w:bottom w:val="none" w:sz="0" w:space="0" w:color="auto"/>
            <w:right w:val="none" w:sz="0" w:space="0" w:color="auto"/>
          </w:divBdr>
        </w:div>
        <w:div w:id="160195695">
          <w:marLeft w:val="640"/>
          <w:marRight w:val="0"/>
          <w:marTop w:val="0"/>
          <w:marBottom w:val="0"/>
          <w:divBdr>
            <w:top w:val="none" w:sz="0" w:space="0" w:color="auto"/>
            <w:left w:val="none" w:sz="0" w:space="0" w:color="auto"/>
            <w:bottom w:val="none" w:sz="0" w:space="0" w:color="auto"/>
            <w:right w:val="none" w:sz="0" w:space="0" w:color="auto"/>
          </w:divBdr>
        </w:div>
        <w:div w:id="24991866">
          <w:marLeft w:val="640"/>
          <w:marRight w:val="0"/>
          <w:marTop w:val="0"/>
          <w:marBottom w:val="0"/>
          <w:divBdr>
            <w:top w:val="none" w:sz="0" w:space="0" w:color="auto"/>
            <w:left w:val="none" w:sz="0" w:space="0" w:color="auto"/>
            <w:bottom w:val="none" w:sz="0" w:space="0" w:color="auto"/>
            <w:right w:val="none" w:sz="0" w:space="0" w:color="auto"/>
          </w:divBdr>
        </w:div>
        <w:div w:id="729958457">
          <w:marLeft w:val="640"/>
          <w:marRight w:val="0"/>
          <w:marTop w:val="0"/>
          <w:marBottom w:val="0"/>
          <w:divBdr>
            <w:top w:val="none" w:sz="0" w:space="0" w:color="auto"/>
            <w:left w:val="none" w:sz="0" w:space="0" w:color="auto"/>
            <w:bottom w:val="none" w:sz="0" w:space="0" w:color="auto"/>
            <w:right w:val="none" w:sz="0" w:space="0" w:color="auto"/>
          </w:divBdr>
        </w:div>
        <w:div w:id="2018070024">
          <w:marLeft w:val="640"/>
          <w:marRight w:val="0"/>
          <w:marTop w:val="0"/>
          <w:marBottom w:val="0"/>
          <w:divBdr>
            <w:top w:val="none" w:sz="0" w:space="0" w:color="auto"/>
            <w:left w:val="none" w:sz="0" w:space="0" w:color="auto"/>
            <w:bottom w:val="none" w:sz="0" w:space="0" w:color="auto"/>
            <w:right w:val="none" w:sz="0" w:space="0" w:color="auto"/>
          </w:divBdr>
        </w:div>
        <w:div w:id="714352236">
          <w:marLeft w:val="640"/>
          <w:marRight w:val="0"/>
          <w:marTop w:val="0"/>
          <w:marBottom w:val="0"/>
          <w:divBdr>
            <w:top w:val="none" w:sz="0" w:space="0" w:color="auto"/>
            <w:left w:val="none" w:sz="0" w:space="0" w:color="auto"/>
            <w:bottom w:val="none" w:sz="0" w:space="0" w:color="auto"/>
            <w:right w:val="none" w:sz="0" w:space="0" w:color="auto"/>
          </w:divBdr>
        </w:div>
        <w:div w:id="1641036069">
          <w:marLeft w:val="640"/>
          <w:marRight w:val="0"/>
          <w:marTop w:val="0"/>
          <w:marBottom w:val="0"/>
          <w:divBdr>
            <w:top w:val="none" w:sz="0" w:space="0" w:color="auto"/>
            <w:left w:val="none" w:sz="0" w:space="0" w:color="auto"/>
            <w:bottom w:val="none" w:sz="0" w:space="0" w:color="auto"/>
            <w:right w:val="none" w:sz="0" w:space="0" w:color="auto"/>
          </w:divBdr>
        </w:div>
        <w:div w:id="1133252061">
          <w:marLeft w:val="640"/>
          <w:marRight w:val="0"/>
          <w:marTop w:val="0"/>
          <w:marBottom w:val="0"/>
          <w:divBdr>
            <w:top w:val="none" w:sz="0" w:space="0" w:color="auto"/>
            <w:left w:val="none" w:sz="0" w:space="0" w:color="auto"/>
            <w:bottom w:val="none" w:sz="0" w:space="0" w:color="auto"/>
            <w:right w:val="none" w:sz="0" w:space="0" w:color="auto"/>
          </w:divBdr>
        </w:div>
        <w:div w:id="1453477340">
          <w:marLeft w:val="640"/>
          <w:marRight w:val="0"/>
          <w:marTop w:val="0"/>
          <w:marBottom w:val="0"/>
          <w:divBdr>
            <w:top w:val="none" w:sz="0" w:space="0" w:color="auto"/>
            <w:left w:val="none" w:sz="0" w:space="0" w:color="auto"/>
            <w:bottom w:val="none" w:sz="0" w:space="0" w:color="auto"/>
            <w:right w:val="none" w:sz="0" w:space="0" w:color="auto"/>
          </w:divBdr>
        </w:div>
        <w:div w:id="1904950238">
          <w:marLeft w:val="640"/>
          <w:marRight w:val="0"/>
          <w:marTop w:val="0"/>
          <w:marBottom w:val="0"/>
          <w:divBdr>
            <w:top w:val="none" w:sz="0" w:space="0" w:color="auto"/>
            <w:left w:val="none" w:sz="0" w:space="0" w:color="auto"/>
            <w:bottom w:val="none" w:sz="0" w:space="0" w:color="auto"/>
            <w:right w:val="none" w:sz="0" w:space="0" w:color="auto"/>
          </w:divBdr>
        </w:div>
        <w:div w:id="1369793685">
          <w:marLeft w:val="640"/>
          <w:marRight w:val="0"/>
          <w:marTop w:val="0"/>
          <w:marBottom w:val="0"/>
          <w:divBdr>
            <w:top w:val="none" w:sz="0" w:space="0" w:color="auto"/>
            <w:left w:val="none" w:sz="0" w:space="0" w:color="auto"/>
            <w:bottom w:val="none" w:sz="0" w:space="0" w:color="auto"/>
            <w:right w:val="none" w:sz="0" w:space="0" w:color="auto"/>
          </w:divBdr>
        </w:div>
        <w:div w:id="1432624158">
          <w:marLeft w:val="640"/>
          <w:marRight w:val="0"/>
          <w:marTop w:val="0"/>
          <w:marBottom w:val="0"/>
          <w:divBdr>
            <w:top w:val="none" w:sz="0" w:space="0" w:color="auto"/>
            <w:left w:val="none" w:sz="0" w:space="0" w:color="auto"/>
            <w:bottom w:val="none" w:sz="0" w:space="0" w:color="auto"/>
            <w:right w:val="none" w:sz="0" w:space="0" w:color="auto"/>
          </w:divBdr>
        </w:div>
        <w:div w:id="109322199">
          <w:marLeft w:val="640"/>
          <w:marRight w:val="0"/>
          <w:marTop w:val="0"/>
          <w:marBottom w:val="0"/>
          <w:divBdr>
            <w:top w:val="none" w:sz="0" w:space="0" w:color="auto"/>
            <w:left w:val="none" w:sz="0" w:space="0" w:color="auto"/>
            <w:bottom w:val="none" w:sz="0" w:space="0" w:color="auto"/>
            <w:right w:val="none" w:sz="0" w:space="0" w:color="auto"/>
          </w:divBdr>
        </w:div>
        <w:div w:id="188448322">
          <w:marLeft w:val="640"/>
          <w:marRight w:val="0"/>
          <w:marTop w:val="0"/>
          <w:marBottom w:val="0"/>
          <w:divBdr>
            <w:top w:val="none" w:sz="0" w:space="0" w:color="auto"/>
            <w:left w:val="none" w:sz="0" w:space="0" w:color="auto"/>
            <w:bottom w:val="none" w:sz="0" w:space="0" w:color="auto"/>
            <w:right w:val="none" w:sz="0" w:space="0" w:color="auto"/>
          </w:divBdr>
        </w:div>
        <w:div w:id="2057705473">
          <w:marLeft w:val="640"/>
          <w:marRight w:val="0"/>
          <w:marTop w:val="0"/>
          <w:marBottom w:val="0"/>
          <w:divBdr>
            <w:top w:val="none" w:sz="0" w:space="0" w:color="auto"/>
            <w:left w:val="none" w:sz="0" w:space="0" w:color="auto"/>
            <w:bottom w:val="none" w:sz="0" w:space="0" w:color="auto"/>
            <w:right w:val="none" w:sz="0" w:space="0" w:color="auto"/>
          </w:divBdr>
        </w:div>
        <w:div w:id="181944232">
          <w:marLeft w:val="640"/>
          <w:marRight w:val="0"/>
          <w:marTop w:val="0"/>
          <w:marBottom w:val="0"/>
          <w:divBdr>
            <w:top w:val="none" w:sz="0" w:space="0" w:color="auto"/>
            <w:left w:val="none" w:sz="0" w:space="0" w:color="auto"/>
            <w:bottom w:val="none" w:sz="0" w:space="0" w:color="auto"/>
            <w:right w:val="none" w:sz="0" w:space="0" w:color="auto"/>
          </w:divBdr>
        </w:div>
        <w:div w:id="506751024">
          <w:marLeft w:val="640"/>
          <w:marRight w:val="0"/>
          <w:marTop w:val="0"/>
          <w:marBottom w:val="0"/>
          <w:divBdr>
            <w:top w:val="none" w:sz="0" w:space="0" w:color="auto"/>
            <w:left w:val="none" w:sz="0" w:space="0" w:color="auto"/>
            <w:bottom w:val="none" w:sz="0" w:space="0" w:color="auto"/>
            <w:right w:val="none" w:sz="0" w:space="0" w:color="auto"/>
          </w:divBdr>
        </w:div>
        <w:div w:id="490800690">
          <w:marLeft w:val="640"/>
          <w:marRight w:val="0"/>
          <w:marTop w:val="0"/>
          <w:marBottom w:val="0"/>
          <w:divBdr>
            <w:top w:val="none" w:sz="0" w:space="0" w:color="auto"/>
            <w:left w:val="none" w:sz="0" w:space="0" w:color="auto"/>
            <w:bottom w:val="none" w:sz="0" w:space="0" w:color="auto"/>
            <w:right w:val="none" w:sz="0" w:space="0" w:color="auto"/>
          </w:divBdr>
        </w:div>
      </w:divsChild>
    </w:div>
    <w:div w:id="1840341838">
      <w:marLeft w:val="480"/>
      <w:marRight w:val="0"/>
      <w:marTop w:val="0"/>
      <w:marBottom w:val="0"/>
      <w:divBdr>
        <w:top w:val="none" w:sz="0" w:space="0" w:color="auto"/>
        <w:left w:val="none" w:sz="0" w:space="0" w:color="auto"/>
        <w:bottom w:val="none" w:sz="0" w:space="0" w:color="auto"/>
        <w:right w:val="none" w:sz="0" w:space="0" w:color="auto"/>
      </w:divBdr>
    </w:div>
    <w:div w:id="1841775546">
      <w:marLeft w:val="480"/>
      <w:marRight w:val="0"/>
      <w:marTop w:val="0"/>
      <w:marBottom w:val="0"/>
      <w:divBdr>
        <w:top w:val="none" w:sz="0" w:space="0" w:color="auto"/>
        <w:left w:val="none" w:sz="0" w:space="0" w:color="auto"/>
        <w:bottom w:val="none" w:sz="0" w:space="0" w:color="auto"/>
        <w:right w:val="none" w:sz="0" w:space="0" w:color="auto"/>
      </w:divBdr>
    </w:div>
    <w:div w:id="1845245003">
      <w:bodyDiv w:val="1"/>
      <w:marLeft w:val="0"/>
      <w:marRight w:val="0"/>
      <w:marTop w:val="0"/>
      <w:marBottom w:val="0"/>
      <w:divBdr>
        <w:top w:val="none" w:sz="0" w:space="0" w:color="auto"/>
        <w:left w:val="none" w:sz="0" w:space="0" w:color="auto"/>
        <w:bottom w:val="none" w:sz="0" w:space="0" w:color="auto"/>
        <w:right w:val="none" w:sz="0" w:space="0" w:color="auto"/>
      </w:divBdr>
      <w:divsChild>
        <w:div w:id="30689987">
          <w:marLeft w:val="480"/>
          <w:marRight w:val="0"/>
          <w:marTop w:val="0"/>
          <w:marBottom w:val="0"/>
          <w:divBdr>
            <w:top w:val="none" w:sz="0" w:space="0" w:color="auto"/>
            <w:left w:val="none" w:sz="0" w:space="0" w:color="auto"/>
            <w:bottom w:val="none" w:sz="0" w:space="0" w:color="auto"/>
            <w:right w:val="none" w:sz="0" w:space="0" w:color="auto"/>
          </w:divBdr>
        </w:div>
        <w:div w:id="55252093">
          <w:marLeft w:val="480"/>
          <w:marRight w:val="0"/>
          <w:marTop w:val="0"/>
          <w:marBottom w:val="0"/>
          <w:divBdr>
            <w:top w:val="none" w:sz="0" w:space="0" w:color="auto"/>
            <w:left w:val="none" w:sz="0" w:space="0" w:color="auto"/>
            <w:bottom w:val="none" w:sz="0" w:space="0" w:color="auto"/>
            <w:right w:val="none" w:sz="0" w:space="0" w:color="auto"/>
          </w:divBdr>
        </w:div>
        <w:div w:id="57285261">
          <w:marLeft w:val="480"/>
          <w:marRight w:val="0"/>
          <w:marTop w:val="0"/>
          <w:marBottom w:val="0"/>
          <w:divBdr>
            <w:top w:val="none" w:sz="0" w:space="0" w:color="auto"/>
            <w:left w:val="none" w:sz="0" w:space="0" w:color="auto"/>
            <w:bottom w:val="none" w:sz="0" w:space="0" w:color="auto"/>
            <w:right w:val="none" w:sz="0" w:space="0" w:color="auto"/>
          </w:divBdr>
        </w:div>
        <w:div w:id="87775261">
          <w:marLeft w:val="480"/>
          <w:marRight w:val="0"/>
          <w:marTop w:val="0"/>
          <w:marBottom w:val="0"/>
          <w:divBdr>
            <w:top w:val="none" w:sz="0" w:space="0" w:color="auto"/>
            <w:left w:val="none" w:sz="0" w:space="0" w:color="auto"/>
            <w:bottom w:val="none" w:sz="0" w:space="0" w:color="auto"/>
            <w:right w:val="none" w:sz="0" w:space="0" w:color="auto"/>
          </w:divBdr>
        </w:div>
        <w:div w:id="103112638">
          <w:marLeft w:val="480"/>
          <w:marRight w:val="0"/>
          <w:marTop w:val="0"/>
          <w:marBottom w:val="0"/>
          <w:divBdr>
            <w:top w:val="none" w:sz="0" w:space="0" w:color="auto"/>
            <w:left w:val="none" w:sz="0" w:space="0" w:color="auto"/>
            <w:bottom w:val="none" w:sz="0" w:space="0" w:color="auto"/>
            <w:right w:val="none" w:sz="0" w:space="0" w:color="auto"/>
          </w:divBdr>
        </w:div>
        <w:div w:id="105009590">
          <w:marLeft w:val="480"/>
          <w:marRight w:val="0"/>
          <w:marTop w:val="0"/>
          <w:marBottom w:val="0"/>
          <w:divBdr>
            <w:top w:val="none" w:sz="0" w:space="0" w:color="auto"/>
            <w:left w:val="none" w:sz="0" w:space="0" w:color="auto"/>
            <w:bottom w:val="none" w:sz="0" w:space="0" w:color="auto"/>
            <w:right w:val="none" w:sz="0" w:space="0" w:color="auto"/>
          </w:divBdr>
        </w:div>
        <w:div w:id="132604295">
          <w:marLeft w:val="480"/>
          <w:marRight w:val="0"/>
          <w:marTop w:val="0"/>
          <w:marBottom w:val="0"/>
          <w:divBdr>
            <w:top w:val="none" w:sz="0" w:space="0" w:color="auto"/>
            <w:left w:val="none" w:sz="0" w:space="0" w:color="auto"/>
            <w:bottom w:val="none" w:sz="0" w:space="0" w:color="auto"/>
            <w:right w:val="none" w:sz="0" w:space="0" w:color="auto"/>
          </w:divBdr>
        </w:div>
        <w:div w:id="150565436">
          <w:marLeft w:val="480"/>
          <w:marRight w:val="0"/>
          <w:marTop w:val="0"/>
          <w:marBottom w:val="0"/>
          <w:divBdr>
            <w:top w:val="none" w:sz="0" w:space="0" w:color="auto"/>
            <w:left w:val="none" w:sz="0" w:space="0" w:color="auto"/>
            <w:bottom w:val="none" w:sz="0" w:space="0" w:color="auto"/>
            <w:right w:val="none" w:sz="0" w:space="0" w:color="auto"/>
          </w:divBdr>
        </w:div>
        <w:div w:id="214632790">
          <w:marLeft w:val="480"/>
          <w:marRight w:val="0"/>
          <w:marTop w:val="0"/>
          <w:marBottom w:val="0"/>
          <w:divBdr>
            <w:top w:val="none" w:sz="0" w:space="0" w:color="auto"/>
            <w:left w:val="none" w:sz="0" w:space="0" w:color="auto"/>
            <w:bottom w:val="none" w:sz="0" w:space="0" w:color="auto"/>
            <w:right w:val="none" w:sz="0" w:space="0" w:color="auto"/>
          </w:divBdr>
        </w:div>
        <w:div w:id="310671916">
          <w:marLeft w:val="480"/>
          <w:marRight w:val="0"/>
          <w:marTop w:val="0"/>
          <w:marBottom w:val="0"/>
          <w:divBdr>
            <w:top w:val="none" w:sz="0" w:space="0" w:color="auto"/>
            <w:left w:val="none" w:sz="0" w:space="0" w:color="auto"/>
            <w:bottom w:val="none" w:sz="0" w:space="0" w:color="auto"/>
            <w:right w:val="none" w:sz="0" w:space="0" w:color="auto"/>
          </w:divBdr>
        </w:div>
        <w:div w:id="330179197">
          <w:marLeft w:val="480"/>
          <w:marRight w:val="0"/>
          <w:marTop w:val="0"/>
          <w:marBottom w:val="0"/>
          <w:divBdr>
            <w:top w:val="none" w:sz="0" w:space="0" w:color="auto"/>
            <w:left w:val="none" w:sz="0" w:space="0" w:color="auto"/>
            <w:bottom w:val="none" w:sz="0" w:space="0" w:color="auto"/>
            <w:right w:val="none" w:sz="0" w:space="0" w:color="auto"/>
          </w:divBdr>
        </w:div>
        <w:div w:id="481846400">
          <w:marLeft w:val="480"/>
          <w:marRight w:val="0"/>
          <w:marTop w:val="0"/>
          <w:marBottom w:val="0"/>
          <w:divBdr>
            <w:top w:val="none" w:sz="0" w:space="0" w:color="auto"/>
            <w:left w:val="none" w:sz="0" w:space="0" w:color="auto"/>
            <w:bottom w:val="none" w:sz="0" w:space="0" w:color="auto"/>
            <w:right w:val="none" w:sz="0" w:space="0" w:color="auto"/>
          </w:divBdr>
        </w:div>
        <w:div w:id="497158933">
          <w:marLeft w:val="480"/>
          <w:marRight w:val="0"/>
          <w:marTop w:val="0"/>
          <w:marBottom w:val="0"/>
          <w:divBdr>
            <w:top w:val="none" w:sz="0" w:space="0" w:color="auto"/>
            <w:left w:val="none" w:sz="0" w:space="0" w:color="auto"/>
            <w:bottom w:val="none" w:sz="0" w:space="0" w:color="auto"/>
            <w:right w:val="none" w:sz="0" w:space="0" w:color="auto"/>
          </w:divBdr>
        </w:div>
        <w:div w:id="532353287">
          <w:marLeft w:val="480"/>
          <w:marRight w:val="0"/>
          <w:marTop w:val="0"/>
          <w:marBottom w:val="0"/>
          <w:divBdr>
            <w:top w:val="none" w:sz="0" w:space="0" w:color="auto"/>
            <w:left w:val="none" w:sz="0" w:space="0" w:color="auto"/>
            <w:bottom w:val="none" w:sz="0" w:space="0" w:color="auto"/>
            <w:right w:val="none" w:sz="0" w:space="0" w:color="auto"/>
          </w:divBdr>
        </w:div>
        <w:div w:id="544177375">
          <w:marLeft w:val="480"/>
          <w:marRight w:val="0"/>
          <w:marTop w:val="0"/>
          <w:marBottom w:val="0"/>
          <w:divBdr>
            <w:top w:val="none" w:sz="0" w:space="0" w:color="auto"/>
            <w:left w:val="none" w:sz="0" w:space="0" w:color="auto"/>
            <w:bottom w:val="none" w:sz="0" w:space="0" w:color="auto"/>
            <w:right w:val="none" w:sz="0" w:space="0" w:color="auto"/>
          </w:divBdr>
        </w:div>
        <w:div w:id="568076625">
          <w:marLeft w:val="480"/>
          <w:marRight w:val="0"/>
          <w:marTop w:val="0"/>
          <w:marBottom w:val="0"/>
          <w:divBdr>
            <w:top w:val="none" w:sz="0" w:space="0" w:color="auto"/>
            <w:left w:val="none" w:sz="0" w:space="0" w:color="auto"/>
            <w:bottom w:val="none" w:sz="0" w:space="0" w:color="auto"/>
            <w:right w:val="none" w:sz="0" w:space="0" w:color="auto"/>
          </w:divBdr>
        </w:div>
        <w:div w:id="576551189">
          <w:marLeft w:val="480"/>
          <w:marRight w:val="0"/>
          <w:marTop w:val="0"/>
          <w:marBottom w:val="0"/>
          <w:divBdr>
            <w:top w:val="none" w:sz="0" w:space="0" w:color="auto"/>
            <w:left w:val="none" w:sz="0" w:space="0" w:color="auto"/>
            <w:bottom w:val="none" w:sz="0" w:space="0" w:color="auto"/>
            <w:right w:val="none" w:sz="0" w:space="0" w:color="auto"/>
          </w:divBdr>
        </w:div>
        <w:div w:id="618528925">
          <w:marLeft w:val="480"/>
          <w:marRight w:val="0"/>
          <w:marTop w:val="0"/>
          <w:marBottom w:val="0"/>
          <w:divBdr>
            <w:top w:val="none" w:sz="0" w:space="0" w:color="auto"/>
            <w:left w:val="none" w:sz="0" w:space="0" w:color="auto"/>
            <w:bottom w:val="none" w:sz="0" w:space="0" w:color="auto"/>
            <w:right w:val="none" w:sz="0" w:space="0" w:color="auto"/>
          </w:divBdr>
        </w:div>
        <w:div w:id="714551386">
          <w:marLeft w:val="480"/>
          <w:marRight w:val="0"/>
          <w:marTop w:val="0"/>
          <w:marBottom w:val="0"/>
          <w:divBdr>
            <w:top w:val="none" w:sz="0" w:space="0" w:color="auto"/>
            <w:left w:val="none" w:sz="0" w:space="0" w:color="auto"/>
            <w:bottom w:val="none" w:sz="0" w:space="0" w:color="auto"/>
            <w:right w:val="none" w:sz="0" w:space="0" w:color="auto"/>
          </w:divBdr>
        </w:div>
        <w:div w:id="724261543">
          <w:marLeft w:val="480"/>
          <w:marRight w:val="0"/>
          <w:marTop w:val="0"/>
          <w:marBottom w:val="0"/>
          <w:divBdr>
            <w:top w:val="none" w:sz="0" w:space="0" w:color="auto"/>
            <w:left w:val="none" w:sz="0" w:space="0" w:color="auto"/>
            <w:bottom w:val="none" w:sz="0" w:space="0" w:color="auto"/>
            <w:right w:val="none" w:sz="0" w:space="0" w:color="auto"/>
          </w:divBdr>
        </w:div>
        <w:div w:id="773014972">
          <w:marLeft w:val="480"/>
          <w:marRight w:val="0"/>
          <w:marTop w:val="0"/>
          <w:marBottom w:val="0"/>
          <w:divBdr>
            <w:top w:val="none" w:sz="0" w:space="0" w:color="auto"/>
            <w:left w:val="none" w:sz="0" w:space="0" w:color="auto"/>
            <w:bottom w:val="none" w:sz="0" w:space="0" w:color="auto"/>
            <w:right w:val="none" w:sz="0" w:space="0" w:color="auto"/>
          </w:divBdr>
        </w:div>
        <w:div w:id="801070202">
          <w:marLeft w:val="480"/>
          <w:marRight w:val="0"/>
          <w:marTop w:val="0"/>
          <w:marBottom w:val="0"/>
          <w:divBdr>
            <w:top w:val="none" w:sz="0" w:space="0" w:color="auto"/>
            <w:left w:val="none" w:sz="0" w:space="0" w:color="auto"/>
            <w:bottom w:val="none" w:sz="0" w:space="0" w:color="auto"/>
            <w:right w:val="none" w:sz="0" w:space="0" w:color="auto"/>
          </w:divBdr>
        </w:div>
        <w:div w:id="847714771">
          <w:marLeft w:val="480"/>
          <w:marRight w:val="0"/>
          <w:marTop w:val="0"/>
          <w:marBottom w:val="0"/>
          <w:divBdr>
            <w:top w:val="none" w:sz="0" w:space="0" w:color="auto"/>
            <w:left w:val="none" w:sz="0" w:space="0" w:color="auto"/>
            <w:bottom w:val="none" w:sz="0" w:space="0" w:color="auto"/>
            <w:right w:val="none" w:sz="0" w:space="0" w:color="auto"/>
          </w:divBdr>
        </w:div>
        <w:div w:id="873345794">
          <w:marLeft w:val="480"/>
          <w:marRight w:val="0"/>
          <w:marTop w:val="0"/>
          <w:marBottom w:val="0"/>
          <w:divBdr>
            <w:top w:val="none" w:sz="0" w:space="0" w:color="auto"/>
            <w:left w:val="none" w:sz="0" w:space="0" w:color="auto"/>
            <w:bottom w:val="none" w:sz="0" w:space="0" w:color="auto"/>
            <w:right w:val="none" w:sz="0" w:space="0" w:color="auto"/>
          </w:divBdr>
        </w:div>
        <w:div w:id="933364504">
          <w:marLeft w:val="480"/>
          <w:marRight w:val="0"/>
          <w:marTop w:val="0"/>
          <w:marBottom w:val="0"/>
          <w:divBdr>
            <w:top w:val="none" w:sz="0" w:space="0" w:color="auto"/>
            <w:left w:val="none" w:sz="0" w:space="0" w:color="auto"/>
            <w:bottom w:val="none" w:sz="0" w:space="0" w:color="auto"/>
            <w:right w:val="none" w:sz="0" w:space="0" w:color="auto"/>
          </w:divBdr>
        </w:div>
        <w:div w:id="1006056187">
          <w:marLeft w:val="480"/>
          <w:marRight w:val="0"/>
          <w:marTop w:val="0"/>
          <w:marBottom w:val="0"/>
          <w:divBdr>
            <w:top w:val="none" w:sz="0" w:space="0" w:color="auto"/>
            <w:left w:val="none" w:sz="0" w:space="0" w:color="auto"/>
            <w:bottom w:val="none" w:sz="0" w:space="0" w:color="auto"/>
            <w:right w:val="none" w:sz="0" w:space="0" w:color="auto"/>
          </w:divBdr>
        </w:div>
        <w:div w:id="1018239597">
          <w:marLeft w:val="480"/>
          <w:marRight w:val="0"/>
          <w:marTop w:val="0"/>
          <w:marBottom w:val="0"/>
          <w:divBdr>
            <w:top w:val="none" w:sz="0" w:space="0" w:color="auto"/>
            <w:left w:val="none" w:sz="0" w:space="0" w:color="auto"/>
            <w:bottom w:val="none" w:sz="0" w:space="0" w:color="auto"/>
            <w:right w:val="none" w:sz="0" w:space="0" w:color="auto"/>
          </w:divBdr>
        </w:div>
        <w:div w:id="1032192434">
          <w:marLeft w:val="480"/>
          <w:marRight w:val="0"/>
          <w:marTop w:val="0"/>
          <w:marBottom w:val="0"/>
          <w:divBdr>
            <w:top w:val="none" w:sz="0" w:space="0" w:color="auto"/>
            <w:left w:val="none" w:sz="0" w:space="0" w:color="auto"/>
            <w:bottom w:val="none" w:sz="0" w:space="0" w:color="auto"/>
            <w:right w:val="none" w:sz="0" w:space="0" w:color="auto"/>
          </w:divBdr>
        </w:div>
        <w:div w:id="1096513187">
          <w:marLeft w:val="480"/>
          <w:marRight w:val="0"/>
          <w:marTop w:val="0"/>
          <w:marBottom w:val="0"/>
          <w:divBdr>
            <w:top w:val="none" w:sz="0" w:space="0" w:color="auto"/>
            <w:left w:val="none" w:sz="0" w:space="0" w:color="auto"/>
            <w:bottom w:val="none" w:sz="0" w:space="0" w:color="auto"/>
            <w:right w:val="none" w:sz="0" w:space="0" w:color="auto"/>
          </w:divBdr>
        </w:div>
        <w:div w:id="1104807340">
          <w:marLeft w:val="480"/>
          <w:marRight w:val="0"/>
          <w:marTop w:val="0"/>
          <w:marBottom w:val="0"/>
          <w:divBdr>
            <w:top w:val="none" w:sz="0" w:space="0" w:color="auto"/>
            <w:left w:val="none" w:sz="0" w:space="0" w:color="auto"/>
            <w:bottom w:val="none" w:sz="0" w:space="0" w:color="auto"/>
            <w:right w:val="none" w:sz="0" w:space="0" w:color="auto"/>
          </w:divBdr>
        </w:div>
        <w:div w:id="1165898985">
          <w:marLeft w:val="480"/>
          <w:marRight w:val="0"/>
          <w:marTop w:val="0"/>
          <w:marBottom w:val="0"/>
          <w:divBdr>
            <w:top w:val="none" w:sz="0" w:space="0" w:color="auto"/>
            <w:left w:val="none" w:sz="0" w:space="0" w:color="auto"/>
            <w:bottom w:val="none" w:sz="0" w:space="0" w:color="auto"/>
            <w:right w:val="none" w:sz="0" w:space="0" w:color="auto"/>
          </w:divBdr>
        </w:div>
        <w:div w:id="1198809554">
          <w:marLeft w:val="480"/>
          <w:marRight w:val="0"/>
          <w:marTop w:val="0"/>
          <w:marBottom w:val="0"/>
          <w:divBdr>
            <w:top w:val="none" w:sz="0" w:space="0" w:color="auto"/>
            <w:left w:val="none" w:sz="0" w:space="0" w:color="auto"/>
            <w:bottom w:val="none" w:sz="0" w:space="0" w:color="auto"/>
            <w:right w:val="none" w:sz="0" w:space="0" w:color="auto"/>
          </w:divBdr>
        </w:div>
        <w:div w:id="1333946850">
          <w:marLeft w:val="480"/>
          <w:marRight w:val="0"/>
          <w:marTop w:val="0"/>
          <w:marBottom w:val="0"/>
          <w:divBdr>
            <w:top w:val="none" w:sz="0" w:space="0" w:color="auto"/>
            <w:left w:val="none" w:sz="0" w:space="0" w:color="auto"/>
            <w:bottom w:val="none" w:sz="0" w:space="0" w:color="auto"/>
            <w:right w:val="none" w:sz="0" w:space="0" w:color="auto"/>
          </w:divBdr>
        </w:div>
        <w:div w:id="1346126077">
          <w:marLeft w:val="480"/>
          <w:marRight w:val="0"/>
          <w:marTop w:val="0"/>
          <w:marBottom w:val="0"/>
          <w:divBdr>
            <w:top w:val="none" w:sz="0" w:space="0" w:color="auto"/>
            <w:left w:val="none" w:sz="0" w:space="0" w:color="auto"/>
            <w:bottom w:val="none" w:sz="0" w:space="0" w:color="auto"/>
            <w:right w:val="none" w:sz="0" w:space="0" w:color="auto"/>
          </w:divBdr>
        </w:div>
        <w:div w:id="1349913669">
          <w:marLeft w:val="480"/>
          <w:marRight w:val="0"/>
          <w:marTop w:val="0"/>
          <w:marBottom w:val="0"/>
          <w:divBdr>
            <w:top w:val="none" w:sz="0" w:space="0" w:color="auto"/>
            <w:left w:val="none" w:sz="0" w:space="0" w:color="auto"/>
            <w:bottom w:val="none" w:sz="0" w:space="0" w:color="auto"/>
            <w:right w:val="none" w:sz="0" w:space="0" w:color="auto"/>
          </w:divBdr>
        </w:div>
        <w:div w:id="1447116231">
          <w:marLeft w:val="480"/>
          <w:marRight w:val="0"/>
          <w:marTop w:val="0"/>
          <w:marBottom w:val="0"/>
          <w:divBdr>
            <w:top w:val="none" w:sz="0" w:space="0" w:color="auto"/>
            <w:left w:val="none" w:sz="0" w:space="0" w:color="auto"/>
            <w:bottom w:val="none" w:sz="0" w:space="0" w:color="auto"/>
            <w:right w:val="none" w:sz="0" w:space="0" w:color="auto"/>
          </w:divBdr>
        </w:div>
        <w:div w:id="1482387964">
          <w:marLeft w:val="480"/>
          <w:marRight w:val="0"/>
          <w:marTop w:val="0"/>
          <w:marBottom w:val="0"/>
          <w:divBdr>
            <w:top w:val="none" w:sz="0" w:space="0" w:color="auto"/>
            <w:left w:val="none" w:sz="0" w:space="0" w:color="auto"/>
            <w:bottom w:val="none" w:sz="0" w:space="0" w:color="auto"/>
            <w:right w:val="none" w:sz="0" w:space="0" w:color="auto"/>
          </w:divBdr>
        </w:div>
        <w:div w:id="1557550263">
          <w:marLeft w:val="480"/>
          <w:marRight w:val="0"/>
          <w:marTop w:val="0"/>
          <w:marBottom w:val="0"/>
          <w:divBdr>
            <w:top w:val="none" w:sz="0" w:space="0" w:color="auto"/>
            <w:left w:val="none" w:sz="0" w:space="0" w:color="auto"/>
            <w:bottom w:val="none" w:sz="0" w:space="0" w:color="auto"/>
            <w:right w:val="none" w:sz="0" w:space="0" w:color="auto"/>
          </w:divBdr>
        </w:div>
        <w:div w:id="1601135297">
          <w:marLeft w:val="480"/>
          <w:marRight w:val="0"/>
          <w:marTop w:val="0"/>
          <w:marBottom w:val="0"/>
          <w:divBdr>
            <w:top w:val="none" w:sz="0" w:space="0" w:color="auto"/>
            <w:left w:val="none" w:sz="0" w:space="0" w:color="auto"/>
            <w:bottom w:val="none" w:sz="0" w:space="0" w:color="auto"/>
            <w:right w:val="none" w:sz="0" w:space="0" w:color="auto"/>
          </w:divBdr>
        </w:div>
        <w:div w:id="1615401181">
          <w:marLeft w:val="480"/>
          <w:marRight w:val="0"/>
          <w:marTop w:val="0"/>
          <w:marBottom w:val="0"/>
          <w:divBdr>
            <w:top w:val="none" w:sz="0" w:space="0" w:color="auto"/>
            <w:left w:val="none" w:sz="0" w:space="0" w:color="auto"/>
            <w:bottom w:val="none" w:sz="0" w:space="0" w:color="auto"/>
            <w:right w:val="none" w:sz="0" w:space="0" w:color="auto"/>
          </w:divBdr>
        </w:div>
        <w:div w:id="1626698568">
          <w:marLeft w:val="480"/>
          <w:marRight w:val="0"/>
          <w:marTop w:val="0"/>
          <w:marBottom w:val="0"/>
          <w:divBdr>
            <w:top w:val="none" w:sz="0" w:space="0" w:color="auto"/>
            <w:left w:val="none" w:sz="0" w:space="0" w:color="auto"/>
            <w:bottom w:val="none" w:sz="0" w:space="0" w:color="auto"/>
            <w:right w:val="none" w:sz="0" w:space="0" w:color="auto"/>
          </w:divBdr>
        </w:div>
        <w:div w:id="1696034115">
          <w:marLeft w:val="480"/>
          <w:marRight w:val="0"/>
          <w:marTop w:val="0"/>
          <w:marBottom w:val="0"/>
          <w:divBdr>
            <w:top w:val="none" w:sz="0" w:space="0" w:color="auto"/>
            <w:left w:val="none" w:sz="0" w:space="0" w:color="auto"/>
            <w:bottom w:val="none" w:sz="0" w:space="0" w:color="auto"/>
            <w:right w:val="none" w:sz="0" w:space="0" w:color="auto"/>
          </w:divBdr>
        </w:div>
        <w:div w:id="1706712228">
          <w:marLeft w:val="480"/>
          <w:marRight w:val="0"/>
          <w:marTop w:val="0"/>
          <w:marBottom w:val="0"/>
          <w:divBdr>
            <w:top w:val="none" w:sz="0" w:space="0" w:color="auto"/>
            <w:left w:val="none" w:sz="0" w:space="0" w:color="auto"/>
            <w:bottom w:val="none" w:sz="0" w:space="0" w:color="auto"/>
            <w:right w:val="none" w:sz="0" w:space="0" w:color="auto"/>
          </w:divBdr>
        </w:div>
        <w:div w:id="1781875466">
          <w:marLeft w:val="480"/>
          <w:marRight w:val="0"/>
          <w:marTop w:val="0"/>
          <w:marBottom w:val="0"/>
          <w:divBdr>
            <w:top w:val="none" w:sz="0" w:space="0" w:color="auto"/>
            <w:left w:val="none" w:sz="0" w:space="0" w:color="auto"/>
            <w:bottom w:val="none" w:sz="0" w:space="0" w:color="auto"/>
            <w:right w:val="none" w:sz="0" w:space="0" w:color="auto"/>
          </w:divBdr>
        </w:div>
        <w:div w:id="1805345675">
          <w:marLeft w:val="480"/>
          <w:marRight w:val="0"/>
          <w:marTop w:val="0"/>
          <w:marBottom w:val="0"/>
          <w:divBdr>
            <w:top w:val="none" w:sz="0" w:space="0" w:color="auto"/>
            <w:left w:val="none" w:sz="0" w:space="0" w:color="auto"/>
            <w:bottom w:val="none" w:sz="0" w:space="0" w:color="auto"/>
            <w:right w:val="none" w:sz="0" w:space="0" w:color="auto"/>
          </w:divBdr>
        </w:div>
        <w:div w:id="1856533416">
          <w:marLeft w:val="480"/>
          <w:marRight w:val="0"/>
          <w:marTop w:val="0"/>
          <w:marBottom w:val="0"/>
          <w:divBdr>
            <w:top w:val="none" w:sz="0" w:space="0" w:color="auto"/>
            <w:left w:val="none" w:sz="0" w:space="0" w:color="auto"/>
            <w:bottom w:val="none" w:sz="0" w:space="0" w:color="auto"/>
            <w:right w:val="none" w:sz="0" w:space="0" w:color="auto"/>
          </w:divBdr>
        </w:div>
        <w:div w:id="1932546062">
          <w:marLeft w:val="480"/>
          <w:marRight w:val="0"/>
          <w:marTop w:val="0"/>
          <w:marBottom w:val="0"/>
          <w:divBdr>
            <w:top w:val="none" w:sz="0" w:space="0" w:color="auto"/>
            <w:left w:val="none" w:sz="0" w:space="0" w:color="auto"/>
            <w:bottom w:val="none" w:sz="0" w:space="0" w:color="auto"/>
            <w:right w:val="none" w:sz="0" w:space="0" w:color="auto"/>
          </w:divBdr>
        </w:div>
        <w:div w:id="1933464594">
          <w:marLeft w:val="480"/>
          <w:marRight w:val="0"/>
          <w:marTop w:val="0"/>
          <w:marBottom w:val="0"/>
          <w:divBdr>
            <w:top w:val="none" w:sz="0" w:space="0" w:color="auto"/>
            <w:left w:val="none" w:sz="0" w:space="0" w:color="auto"/>
            <w:bottom w:val="none" w:sz="0" w:space="0" w:color="auto"/>
            <w:right w:val="none" w:sz="0" w:space="0" w:color="auto"/>
          </w:divBdr>
        </w:div>
        <w:div w:id="1972897438">
          <w:marLeft w:val="480"/>
          <w:marRight w:val="0"/>
          <w:marTop w:val="0"/>
          <w:marBottom w:val="0"/>
          <w:divBdr>
            <w:top w:val="none" w:sz="0" w:space="0" w:color="auto"/>
            <w:left w:val="none" w:sz="0" w:space="0" w:color="auto"/>
            <w:bottom w:val="none" w:sz="0" w:space="0" w:color="auto"/>
            <w:right w:val="none" w:sz="0" w:space="0" w:color="auto"/>
          </w:divBdr>
        </w:div>
        <w:div w:id="2017920046">
          <w:marLeft w:val="480"/>
          <w:marRight w:val="0"/>
          <w:marTop w:val="0"/>
          <w:marBottom w:val="0"/>
          <w:divBdr>
            <w:top w:val="none" w:sz="0" w:space="0" w:color="auto"/>
            <w:left w:val="none" w:sz="0" w:space="0" w:color="auto"/>
            <w:bottom w:val="none" w:sz="0" w:space="0" w:color="auto"/>
            <w:right w:val="none" w:sz="0" w:space="0" w:color="auto"/>
          </w:divBdr>
        </w:div>
        <w:div w:id="2027361247">
          <w:marLeft w:val="480"/>
          <w:marRight w:val="0"/>
          <w:marTop w:val="0"/>
          <w:marBottom w:val="0"/>
          <w:divBdr>
            <w:top w:val="none" w:sz="0" w:space="0" w:color="auto"/>
            <w:left w:val="none" w:sz="0" w:space="0" w:color="auto"/>
            <w:bottom w:val="none" w:sz="0" w:space="0" w:color="auto"/>
            <w:right w:val="none" w:sz="0" w:space="0" w:color="auto"/>
          </w:divBdr>
        </w:div>
      </w:divsChild>
    </w:div>
    <w:div w:id="1847555282">
      <w:marLeft w:val="480"/>
      <w:marRight w:val="0"/>
      <w:marTop w:val="0"/>
      <w:marBottom w:val="0"/>
      <w:divBdr>
        <w:top w:val="none" w:sz="0" w:space="0" w:color="auto"/>
        <w:left w:val="none" w:sz="0" w:space="0" w:color="auto"/>
        <w:bottom w:val="none" w:sz="0" w:space="0" w:color="auto"/>
        <w:right w:val="none" w:sz="0" w:space="0" w:color="auto"/>
      </w:divBdr>
    </w:div>
    <w:div w:id="1847984358">
      <w:bodyDiv w:val="1"/>
      <w:marLeft w:val="0"/>
      <w:marRight w:val="0"/>
      <w:marTop w:val="0"/>
      <w:marBottom w:val="0"/>
      <w:divBdr>
        <w:top w:val="none" w:sz="0" w:space="0" w:color="auto"/>
        <w:left w:val="none" w:sz="0" w:space="0" w:color="auto"/>
        <w:bottom w:val="none" w:sz="0" w:space="0" w:color="auto"/>
        <w:right w:val="none" w:sz="0" w:space="0" w:color="auto"/>
      </w:divBdr>
      <w:divsChild>
        <w:div w:id="141196770">
          <w:marLeft w:val="480"/>
          <w:marRight w:val="0"/>
          <w:marTop w:val="0"/>
          <w:marBottom w:val="0"/>
          <w:divBdr>
            <w:top w:val="none" w:sz="0" w:space="0" w:color="auto"/>
            <w:left w:val="none" w:sz="0" w:space="0" w:color="auto"/>
            <w:bottom w:val="none" w:sz="0" w:space="0" w:color="auto"/>
            <w:right w:val="none" w:sz="0" w:space="0" w:color="auto"/>
          </w:divBdr>
        </w:div>
        <w:div w:id="157619121">
          <w:marLeft w:val="480"/>
          <w:marRight w:val="0"/>
          <w:marTop w:val="0"/>
          <w:marBottom w:val="0"/>
          <w:divBdr>
            <w:top w:val="none" w:sz="0" w:space="0" w:color="auto"/>
            <w:left w:val="none" w:sz="0" w:space="0" w:color="auto"/>
            <w:bottom w:val="none" w:sz="0" w:space="0" w:color="auto"/>
            <w:right w:val="none" w:sz="0" w:space="0" w:color="auto"/>
          </w:divBdr>
        </w:div>
        <w:div w:id="185296382">
          <w:marLeft w:val="480"/>
          <w:marRight w:val="0"/>
          <w:marTop w:val="0"/>
          <w:marBottom w:val="0"/>
          <w:divBdr>
            <w:top w:val="none" w:sz="0" w:space="0" w:color="auto"/>
            <w:left w:val="none" w:sz="0" w:space="0" w:color="auto"/>
            <w:bottom w:val="none" w:sz="0" w:space="0" w:color="auto"/>
            <w:right w:val="none" w:sz="0" w:space="0" w:color="auto"/>
          </w:divBdr>
        </w:div>
        <w:div w:id="249197189">
          <w:marLeft w:val="480"/>
          <w:marRight w:val="0"/>
          <w:marTop w:val="0"/>
          <w:marBottom w:val="0"/>
          <w:divBdr>
            <w:top w:val="none" w:sz="0" w:space="0" w:color="auto"/>
            <w:left w:val="none" w:sz="0" w:space="0" w:color="auto"/>
            <w:bottom w:val="none" w:sz="0" w:space="0" w:color="auto"/>
            <w:right w:val="none" w:sz="0" w:space="0" w:color="auto"/>
          </w:divBdr>
        </w:div>
        <w:div w:id="310062850">
          <w:marLeft w:val="480"/>
          <w:marRight w:val="0"/>
          <w:marTop w:val="0"/>
          <w:marBottom w:val="0"/>
          <w:divBdr>
            <w:top w:val="none" w:sz="0" w:space="0" w:color="auto"/>
            <w:left w:val="none" w:sz="0" w:space="0" w:color="auto"/>
            <w:bottom w:val="none" w:sz="0" w:space="0" w:color="auto"/>
            <w:right w:val="none" w:sz="0" w:space="0" w:color="auto"/>
          </w:divBdr>
        </w:div>
        <w:div w:id="344790713">
          <w:marLeft w:val="480"/>
          <w:marRight w:val="0"/>
          <w:marTop w:val="0"/>
          <w:marBottom w:val="0"/>
          <w:divBdr>
            <w:top w:val="none" w:sz="0" w:space="0" w:color="auto"/>
            <w:left w:val="none" w:sz="0" w:space="0" w:color="auto"/>
            <w:bottom w:val="none" w:sz="0" w:space="0" w:color="auto"/>
            <w:right w:val="none" w:sz="0" w:space="0" w:color="auto"/>
          </w:divBdr>
        </w:div>
        <w:div w:id="355354380">
          <w:marLeft w:val="480"/>
          <w:marRight w:val="0"/>
          <w:marTop w:val="0"/>
          <w:marBottom w:val="0"/>
          <w:divBdr>
            <w:top w:val="none" w:sz="0" w:space="0" w:color="auto"/>
            <w:left w:val="none" w:sz="0" w:space="0" w:color="auto"/>
            <w:bottom w:val="none" w:sz="0" w:space="0" w:color="auto"/>
            <w:right w:val="none" w:sz="0" w:space="0" w:color="auto"/>
          </w:divBdr>
        </w:div>
        <w:div w:id="358051202">
          <w:marLeft w:val="480"/>
          <w:marRight w:val="0"/>
          <w:marTop w:val="0"/>
          <w:marBottom w:val="0"/>
          <w:divBdr>
            <w:top w:val="none" w:sz="0" w:space="0" w:color="auto"/>
            <w:left w:val="none" w:sz="0" w:space="0" w:color="auto"/>
            <w:bottom w:val="none" w:sz="0" w:space="0" w:color="auto"/>
            <w:right w:val="none" w:sz="0" w:space="0" w:color="auto"/>
          </w:divBdr>
        </w:div>
        <w:div w:id="387993815">
          <w:marLeft w:val="480"/>
          <w:marRight w:val="0"/>
          <w:marTop w:val="0"/>
          <w:marBottom w:val="0"/>
          <w:divBdr>
            <w:top w:val="none" w:sz="0" w:space="0" w:color="auto"/>
            <w:left w:val="none" w:sz="0" w:space="0" w:color="auto"/>
            <w:bottom w:val="none" w:sz="0" w:space="0" w:color="auto"/>
            <w:right w:val="none" w:sz="0" w:space="0" w:color="auto"/>
          </w:divBdr>
        </w:div>
        <w:div w:id="400904118">
          <w:marLeft w:val="480"/>
          <w:marRight w:val="0"/>
          <w:marTop w:val="0"/>
          <w:marBottom w:val="0"/>
          <w:divBdr>
            <w:top w:val="none" w:sz="0" w:space="0" w:color="auto"/>
            <w:left w:val="none" w:sz="0" w:space="0" w:color="auto"/>
            <w:bottom w:val="none" w:sz="0" w:space="0" w:color="auto"/>
            <w:right w:val="none" w:sz="0" w:space="0" w:color="auto"/>
          </w:divBdr>
        </w:div>
        <w:div w:id="419375823">
          <w:marLeft w:val="480"/>
          <w:marRight w:val="0"/>
          <w:marTop w:val="0"/>
          <w:marBottom w:val="0"/>
          <w:divBdr>
            <w:top w:val="none" w:sz="0" w:space="0" w:color="auto"/>
            <w:left w:val="none" w:sz="0" w:space="0" w:color="auto"/>
            <w:bottom w:val="none" w:sz="0" w:space="0" w:color="auto"/>
            <w:right w:val="none" w:sz="0" w:space="0" w:color="auto"/>
          </w:divBdr>
        </w:div>
        <w:div w:id="427383778">
          <w:marLeft w:val="480"/>
          <w:marRight w:val="0"/>
          <w:marTop w:val="0"/>
          <w:marBottom w:val="0"/>
          <w:divBdr>
            <w:top w:val="none" w:sz="0" w:space="0" w:color="auto"/>
            <w:left w:val="none" w:sz="0" w:space="0" w:color="auto"/>
            <w:bottom w:val="none" w:sz="0" w:space="0" w:color="auto"/>
            <w:right w:val="none" w:sz="0" w:space="0" w:color="auto"/>
          </w:divBdr>
        </w:div>
        <w:div w:id="536628677">
          <w:marLeft w:val="480"/>
          <w:marRight w:val="0"/>
          <w:marTop w:val="0"/>
          <w:marBottom w:val="0"/>
          <w:divBdr>
            <w:top w:val="none" w:sz="0" w:space="0" w:color="auto"/>
            <w:left w:val="none" w:sz="0" w:space="0" w:color="auto"/>
            <w:bottom w:val="none" w:sz="0" w:space="0" w:color="auto"/>
            <w:right w:val="none" w:sz="0" w:space="0" w:color="auto"/>
          </w:divBdr>
        </w:div>
        <w:div w:id="542254588">
          <w:marLeft w:val="480"/>
          <w:marRight w:val="0"/>
          <w:marTop w:val="0"/>
          <w:marBottom w:val="0"/>
          <w:divBdr>
            <w:top w:val="none" w:sz="0" w:space="0" w:color="auto"/>
            <w:left w:val="none" w:sz="0" w:space="0" w:color="auto"/>
            <w:bottom w:val="none" w:sz="0" w:space="0" w:color="auto"/>
            <w:right w:val="none" w:sz="0" w:space="0" w:color="auto"/>
          </w:divBdr>
        </w:div>
        <w:div w:id="598099023">
          <w:marLeft w:val="480"/>
          <w:marRight w:val="0"/>
          <w:marTop w:val="0"/>
          <w:marBottom w:val="0"/>
          <w:divBdr>
            <w:top w:val="none" w:sz="0" w:space="0" w:color="auto"/>
            <w:left w:val="none" w:sz="0" w:space="0" w:color="auto"/>
            <w:bottom w:val="none" w:sz="0" w:space="0" w:color="auto"/>
            <w:right w:val="none" w:sz="0" w:space="0" w:color="auto"/>
          </w:divBdr>
        </w:div>
        <w:div w:id="615066465">
          <w:marLeft w:val="480"/>
          <w:marRight w:val="0"/>
          <w:marTop w:val="0"/>
          <w:marBottom w:val="0"/>
          <w:divBdr>
            <w:top w:val="none" w:sz="0" w:space="0" w:color="auto"/>
            <w:left w:val="none" w:sz="0" w:space="0" w:color="auto"/>
            <w:bottom w:val="none" w:sz="0" w:space="0" w:color="auto"/>
            <w:right w:val="none" w:sz="0" w:space="0" w:color="auto"/>
          </w:divBdr>
        </w:div>
        <w:div w:id="876814628">
          <w:marLeft w:val="480"/>
          <w:marRight w:val="0"/>
          <w:marTop w:val="0"/>
          <w:marBottom w:val="0"/>
          <w:divBdr>
            <w:top w:val="none" w:sz="0" w:space="0" w:color="auto"/>
            <w:left w:val="none" w:sz="0" w:space="0" w:color="auto"/>
            <w:bottom w:val="none" w:sz="0" w:space="0" w:color="auto"/>
            <w:right w:val="none" w:sz="0" w:space="0" w:color="auto"/>
          </w:divBdr>
        </w:div>
        <w:div w:id="880365571">
          <w:marLeft w:val="480"/>
          <w:marRight w:val="0"/>
          <w:marTop w:val="0"/>
          <w:marBottom w:val="0"/>
          <w:divBdr>
            <w:top w:val="none" w:sz="0" w:space="0" w:color="auto"/>
            <w:left w:val="none" w:sz="0" w:space="0" w:color="auto"/>
            <w:bottom w:val="none" w:sz="0" w:space="0" w:color="auto"/>
            <w:right w:val="none" w:sz="0" w:space="0" w:color="auto"/>
          </w:divBdr>
        </w:div>
        <w:div w:id="1034186590">
          <w:marLeft w:val="480"/>
          <w:marRight w:val="0"/>
          <w:marTop w:val="0"/>
          <w:marBottom w:val="0"/>
          <w:divBdr>
            <w:top w:val="none" w:sz="0" w:space="0" w:color="auto"/>
            <w:left w:val="none" w:sz="0" w:space="0" w:color="auto"/>
            <w:bottom w:val="none" w:sz="0" w:space="0" w:color="auto"/>
            <w:right w:val="none" w:sz="0" w:space="0" w:color="auto"/>
          </w:divBdr>
        </w:div>
        <w:div w:id="1186284979">
          <w:marLeft w:val="480"/>
          <w:marRight w:val="0"/>
          <w:marTop w:val="0"/>
          <w:marBottom w:val="0"/>
          <w:divBdr>
            <w:top w:val="none" w:sz="0" w:space="0" w:color="auto"/>
            <w:left w:val="none" w:sz="0" w:space="0" w:color="auto"/>
            <w:bottom w:val="none" w:sz="0" w:space="0" w:color="auto"/>
            <w:right w:val="none" w:sz="0" w:space="0" w:color="auto"/>
          </w:divBdr>
        </w:div>
        <w:div w:id="1192259288">
          <w:marLeft w:val="480"/>
          <w:marRight w:val="0"/>
          <w:marTop w:val="0"/>
          <w:marBottom w:val="0"/>
          <w:divBdr>
            <w:top w:val="none" w:sz="0" w:space="0" w:color="auto"/>
            <w:left w:val="none" w:sz="0" w:space="0" w:color="auto"/>
            <w:bottom w:val="none" w:sz="0" w:space="0" w:color="auto"/>
            <w:right w:val="none" w:sz="0" w:space="0" w:color="auto"/>
          </w:divBdr>
        </w:div>
        <w:div w:id="1247302599">
          <w:marLeft w:val="480"/>
          <w:marRight w:val="0"/>
          <w:marTop w:val="0"/>
          <w:marBottom w:val="0"/>
          <w:divBdr>
            <w:top w:val="none" w:sz="0" w:space="0" w:color="auto"/>
            <w:left w:val="none" w:sz="0" w:space="0" w:color="auto"/>
            <w:bottom w:val="none" w:sz="0" w:space="0" w:color="auto"/>
            <w:right w:val="none" w:sz="0" w:space="0" w:color="auto"/>
          </w:divBdr>
        </w:div>
        <w:div w:id="1304626501">
          <w:marLeft w:val="480"/>
          <w:marRight w:val="0"/>
          <w:marTop w:val="0"/>
          <w:marBottom w:val="0"/>
          <w:divBdr>
            <w:top w:val="none" w:sz="0" w:space="0" w:color="auto"/>
            <w:left w:val="none" w:sz="0" w:space="0" w:color="auto"/>
            <w:bottom w:val="none" w:sz="0" w:space="0" w:color="auto"/>
            <w:right w:val="none" w:sz="0" w:space="0" w:color="auto"/>
          </w:divBdr>
        </w:div>
        <w:div w:id="1306201747">
          <w:marLeft w:val="480"/>
          <w:marRight w:val="0"/>
          <w:marTop w:val="0"/>
          <w:marBottom w:val="0"/>
          <w:divBdr>
            <w:top w:val="none" w:sz="0" w:space="0" w:color="auto"/>
            <w:left w:val="none" w:sz="0" w:space="0" w:color="auto"/>
            <w:bottom w:val="none" w:sz="0" w:space="0" w:color="auto"/>
            <w:right w:val="none" w:sz="0" w:space="0" w:color="auto"/>
          </w:divBdr>
        </w:div>
        <w:div w:id="1325010336">
          <w:marLeft w:val="480"/>
          <w:marRight w:val="0"/>
          <w:marTop w:val="0"/>
          <w:marBottom w:val="0"/>
          <w:divBdr>
            <w:top w:val="none" w:sz="0" w:space="0" w:color="auto"/>
            <w:left w:val="none" w:sz="0" w:space="0" w:color="auto"/>
            <w:bottom w:val="none" w:sz="0" w:space="0" w:color="auto"/>
            <w:right w:val="none" w:sz="0" w:space="0" w:color="auto"/>
          </w:divBdr>
        </w:div>
        <w:div w:id="1485708146">
          <w:marLeft w:val="480"/>
          <w:marRight w:val="0"/>
          <w:marTop w:val="0"/>
          <w:marBottom w:val="0"/>
          <w:divBdr>
            <w:top w:val="none" w:sz="0" w:space="0" w:color="auto"/>
            <w:left w:val="none" w:sz="0" w:space="0" w:color="auto"/>
            <w:bottom w:val="none" w:sz="0" w:space="0" w:color="auto"/>
            <w:right w:val="none" w:sz="0" w:space="0" w:color="auto"/>
          </w:divBdr>
        </w:div>
        <w:div w:id="1508015968">
          <w:marLeft w:val="480"/>
          <w:marRight w:val="0"/>
          <w:marTop w:val="0"/>
          <w:marBottom w:val="0"/>
          <w:divBdr>
            <w:top w:val="none" w:sz="0" w:space="0" w:color="auto"/>
            <w:left w:val="none" w:sz="0" w:space="0" w:color="auto"/>
            <w:bottom w:val="none" w:sz="0" w:space="0" w:color="auto"/>
            <w:right w:val="none" w:sz="0" w:space="0" w:color="auto"/>
          </w:divBdr>
        </w:div>
        <w:div w:id="1510943335">
          <w:marLeft w:val="480"/>
          <w:marRight w:val="0"/>
          <w:marTop w:val="0"/>
          <w:marBottom w:val="0"/>
          <w:divBdr>
            <w:top w:val="none" w:sz="0" w:space="0" w:color="auto"/>
            <w:left w:val="none" w:sz="0" w:space="0" w:color="auto"/>
            <w:bottom w:val="none" w:sz="0" w:space="0" w:color="auto"/>
            <w:right w:val="none" w:sz="0" w:space="0" w:color="auto"/>
          </w:divBdr>
        </w:div>
        <w:div w:id="1532299647">
          <w:marLeft w:val="480"/>
          <w:marRight w:val="0"/>
          <w:marTop w:val="0"/>
          <w:marBottom w:val="0"/>
          <w:divBdr>
            <w:top w:val="none" w:sz="0" w:space="0" w:color="auto"/>
            <w:left w:val="none" w:sz="0" w:space="0" w:color="auto"/>
            <w:bottom w:val="none" w:sz="0" w:space="0" w:color="auto"/>
            <w:right w:val="none" w:sz="0" w:space="0" w:color="auto"/>
          </w:divBdr>
        </w:div>
        <w:div w:id="1535852299">
          <w:marLeft w:val="480"/>
          <w:marRight w:val="0"/>
          <w:marTop w:val="0"/>
          <w:marBottom w:val="0"/>
          <w:divBdr>
            <w:top w:val="none" w:sz="0" w:space="0" w:color="auto"/>
            <w:left w:val="none" w:sz="0" w:space="0" w:color="auto"/>
            <w:bottom w:val="none" w:sz="0" w:space="0" w:color="auto"/>
            <w:right w:val="none" w:sz="0" w:space="0" w:color="auto"/>
          </w:divBdr>
        </w:div>
        <w:div w:id="1538735347">
          <w:marLeft w:val="480"/>
          <w:marRight w:val="0"/>
          <w:marTop w:val="0"/>
          <w:marBottom w:val="0"/>
          <w:divBdr>
            <w:top w:val="none" w:sz="0" w:space="0" w:color="auto"/>
            <w:left w:val="none" w:sz="0" w:space="0" w:color="auto"/>
            <w:bottom w:val="none" w:sz="0" w:space="0" w:color="auto"/>
            <w:right w:val="none" w:sz="0" w:space="0" w:color="auto"/>
          </w:divBdr>
        </w:div>
        <w:div w:id="1613173377">
          <w:marLeft w:val="480"/>
          <w:marRight w:val="0"/>
          <w:marTop w:val="0"/>
          <w:marBottom w:val="0"/>
          <w:divBdr>
            <w:top w:val="none" w:sz="0" w:space="0" w:color="auto"/>
            <w:left w:val="none" w:sz="0" w:space="0" w:color="auto"/>
            <w:bottom w:val="none" w:sz="0" w:space="0" w:color="auto"/>
            <w:right w:val="none" w:sz="0" w:space="0" w:color="auto"/>
          </w:divBdr>
        </w:div>
        <w:div w:id="1705400955">
          <w:marLeft w:val="480"/>
          <w:marRight w:val="0"/>
          <w:marTop w:val="0"/>
          <w:marBottom w:val="0"/>
          <w:divBdr>
            <w:top w:val="none" w:sz="0" w:space="0" w:color="auto"/>
            <w:left w:val="none" w:sz="0" w:space="0" w:color="auto"/>
            <w:bottom w:val="none" w:sz="0" w:space="0" w:color="auto"/>
            <w:right w:val="none" w:sz="0" w:space="0" w:color="auto"/>
          </w:divBdr>
        </w:div>
        <w:div w:id="1726485299">
          <w:marLeft w:val="480"/>
          <w:marRight w:val="0"/>
          <w:marTop w:val="0"/>
          <w:marBottom w:val="0"/>
          <w:divBdr>
            <w:top w:val="none" w:sz="0" w:space="0" w:color="auto"/>
            <w:left w:val="none" w:sz="0" w:space="0" w:color="auto"/>
            <w:bottom w:val="none" w:sz="0" w:space="0" w:color="auto"/>
            <w:right w:val="none" w:sz="0" w:space="0" w:color="auto"/>
          </w:divBdr>
        </w:div>
        <w:div w:id="1738287804">
          <w:marLeft w:val="480"/>
          <w:marRight w:val="0"/>
          <w:marTop w:val="0"/>
          <w:marBottom w:val="0"/>
          <w:divBdr>
            <w:top w:val="none" w:sz="0" w:space="0" w:color="auto"/>
            <w:left w:val="none" w:sz="0" w:space="0" w:color="auto"/>
            <w:bottom w:val="none" w:sz="0" w:space="0" w:color="auto"/>
            <w:right w:val="none" w:sz="0" w:space="0" w:color="auto"/>
          </w:divBdr>
        </w:div>
        <w:div w:id="1743598219">
          <w:marLeft w:val="480"/>
          <w:marRight w:val="0"/>
          <w:marTop w:val="0"/>
          <w:marBottom w:val="0"/>
          <w:divBdr>
            <w:top w:val="none" w:sz="0" w:space="0" w:color="auto"/>
            <w:left w:val="none" w:sz="0" w:space="0" w:color="auto"/>
            <w:bottom w:val="none" w:sz="0" w:space="0" w:color="auto"/>
            <w:right w:val="none" w:sz="0" w:space="0" w:color="auto"/>
          </w:divBdr>
        </w:div>
        <w:div w:id="1746875859">
          <w:marLeft w:val="480"/>
          <w:marRight w:val="0"/>
          <w:marTop w:val="0"/>
          <w:marBottom w:val="0"/>
          <w:divBdr>
            <w:top w:val="none" w:sz="0" w:space="0" w:color="auto"/>
            <w:left w:val="none" w:sz="0" w:space="0" w:color="auto"/>
            <w:bottom w:val="none" w:sz="0" w:space="0" w:color="auto"/>
            <w:right w:val="none" w:sz="0" w:space="0" w:color="auto"/>
          </w:divBdr>
        </w:div>
        <w:div w:id="1755279924">
          <w:marLeft w:val="480"/>
          <w:marRight w:val="0"/>
          <w:marTop w:val="0"/>
          <w:marBottom w:val="0"/>
          <w:divBdr>
            <w:top w:val="none" w:sz="0" w:space="0" w:color="auto"/>
            <w:left w:val="none" w:sz="0" w:space="0" w:color="auto"/>
            <w:bottom w:val="none" w:sz="0" w:space="0" w:color="auto"/>
            <w:right w:val="none" w:sz="0" w:space="0" w:color="auto"/>
          </w:divBdr>
        </w:div>
        <w:div w:id="1786077982">
          <w:marLeft w:val="480"/>
          <w:marRight w:val="0"/>
          <w:marTop w:val="0"/>
          <w:marBottom w:val="0"/>
          <w:divBdr>
            <w:top w:val="none" w:sz="0" w:space="0" w:color="auto"/>
            <w:left w:val="none" w:sz="0" w:space="0" w:color="auto"/>
            <w:bottom w:val="none" w:sz="0" w:space="0" w:color="auto"/>
            <w:right w:val="none" w:sz="0" w:space="0" w:color="auto"/>
          </w:divBdr>
        </w:div>
        <w:div w:id="1816138489">
          <w:marLeft w:val="480"/>
          <w:marRight w:val="0"/>
          <w:marTop w:val="0"/>
          <w:marBottom w:val="0"/>
          <w:divBdr>
            <w:top w:val="none" w:sz="0" w:space="0" w:color="auto"/>
            <w:left w:val="none" w:sz="0" w:space="0" w:color="auto"/>
            <w:bottom w:val="none" w:sz="0" w:space="0" w:color="auto"/>
            <w:right w:val="none" w:sz="0" w:space="0" w:color="auto"/>
          </w:divBdr>
        </w:div>
        <w:div w:id="1876237322">
          <w:marLeft w:val="480"/>
          <w:marRight w:val="0"/>
          <w:marTop w:val="0"/>
          <w:marBottom w:val="0"/>
          <w:divBdr>
            <w:top w:val="none" w:sz="0" w:space="0" w:color="auto"/>
            <w:left w:val="none" w:sz="0" w:space="0" w:color="auto"/>
            <w:bottom w:val="none" w:sz="0" w:space="0" w:color="auto"/>
            <w:right w:val="none" w:sz="0" w:space="0" w:color="auto"/>
          </w:divBdr>
        </w:div>
        <w:div w:id="1909802167">
          <w:marLeft w:val="480"/>
          <w:marRight w:val="0"/>
          <w:marTop w:val="0"/>
          <w:marBottom w:val="0"/>
          <w:divBdr>
            <w:top w:val="none" w:sz="0" w:space="0" w:color="auto"/>
            <w:left w:val="none" w:sz="0" w:space="0" w:color="auto"/>
            <w:bottom w:val="none" w:sz="0" w:space="0" w:color="auto"/>
            <w:right w:val="none" w:sz="0" w:space="0" w:color="auto"/>
          </w:divBdr>
        </w:div>
        <w:div w:id="1910453681">
          <w:marLeft w:val="480"/>
          <w:marRight w:val="0"/>
          <w:marTop w:val="0"/>
          <w:marBottom w:val="0"/>
          <w:divBdr>
            <w:top w:val="none" w:sz="0" w:space="0" w:color="auto"/>
            <w:left w:val="none" w:sz="0" w:space="0" w:color="auto"/>
            <w:bottom w:val="none" w:sz="0" w:space="0" w:color="auto"/>
            <w:right w:val="none" w:sz="0" w:space="0" w:color="auto"/>
          </w:divBdr>
        </w:div>
        <w:div w:id="1919631964">
          <w:marLeft w:val="480"/>
          <w:marRight w:val="0"/>
          <w:marTop w:val="0"/>
          <w:marBottom w:val="0"/>
          <w:divBdr>
            <w:top w:val="none" w:sz="0" w:space="0" w:color="auto"/>
            <w:left w:val="none" w:sz="0" w:space="0" w:color="auto"/>
            <w:bottom w:val="none" w:sz="0" w:space="0" w:color="auto"/>
            <w:right w:val="none" w:sz="0" w:space="0" w:color="auto"/>
          </w:divBdr>
        </w:div>
        <w:div w:id="1940798132">
          <w:marLeft w:val="480"/>
          <w:marRight w:val="0"/>
          <w:marTop w:val="0"/>
          <w:marBottom w:val="0"/>
          <w:divBdr>
            <w:top w:val="none" w:sz="0" w:space="0" w:color="auto"/>
            <w:left w:val="none" w:sz="0" w:space="0" w:color="auto"/>
            <w:bottom w:val="none" w:sz="0" w:space="0" w:color="auto"/>
            <w:right w:val="none" w:sz="0" w:space="0" w:color="auto"/>
          </w:divBdr>
        </w:div>
        <w:div w:id="1944219986">
          <w:marLeft w:val="480"/>
          <w:marRight w:val="0"/>
          <w:marTop w:val="0"/>
          <w:marBottom w:val="0"/>
          <w:divBdr>
            <w:top w:val="none" w:sz="0" w:space="0" w:color="auto"/>
            <w:left w:val="none" w:sz="0" w:space="0" w:color="auto"/>
            <w:bottom w:val="none" w:sz="0" w:space="0" w:color="auto"/>
            <w:right w:val="none" w:sz="0" w:space="0" w:color="auto"/>
          </w:divBdr>
        </w:div>
        <w:div w:id="1992177981">
          <w:marLeft w:val="480"/>
          <w:marRight w:val="0"/>
          <w:marTop w:val="0"/>
          <w:marBottom w:val="0"/>
          <w:divBdr>
            <w:top w:val="none" w:sz="0" w:space="0" w:color="auto"/>
            <w:left w:val="none" w:sz="0" w:space="0" w:color="auto"/>
            <w:bottom w:val="none" w:sz="0" w:space="0" w:color="auto"/>
            <w:right w:val="none" w:sz="0" w:space="0" w:color="auto"/>
          </w:divBdr>
        </w:div>
        <w:div w:id="1996644160">
          <w:marLeft w:val="480"/>
          <w:marRight w:val="0"/>
          <w:marTop w:val="0"/>
          <w:marBottom w:val="0"/>
          <w:divBdr>
            <w:top w:val="none" w:sz="0" w:space="0" w:color="auto"/>
            <w:left w:val="none" w:sz="0" w:space="0" w:color="auto"/>
            <w:bottom w:val="none" w:sz="0" w:space="0" w:color="auto"/>
            <w:right w:val="none" w:sz="0" w:space="0" w:color="auto"/>
          </w:divBdr>
        </w:div>
        <w:div w:id="2135706818">
          <w:marLeft w:val="480"/>
          <w:marRight w:val="0"/>
          <w:marTop w:val="0"/>
          <w:marBottom w:val="0"/>
          <w:divBdr>
            <w:top w:val="none" w:sz="0" w:space="0" w:color="auto"/>
            <w:left w:val="none" w:sz="0" w:space="0" w:color="auto"/>
            <w:bottom w:val="none" w:sz="0" w:space="0" w:color="auto"/>
            <w:right w:val="none" w:sz="0" w:space="0" w:color="auto"/>
          </w:divBdr>
        </w:div>
      </w:divsChild>
    </w:div>
    <w:div w:id="1848517622">
      <w:bodyDiv w:val="1"/>
      <w:marLeft w:val="0"/>
      <w:marRight w:val="0"/>
      <w:marTop w:val="0"/>
      <w:marBottom w:val="0"/>
      <w:divBdr>
        <w:top w:val="none" w:sz="0" w:space="0" w:color="auto"/>
        <w:left w:val="none" w:sz="0" w:space="0" w:color="auto"/>
        <w:bottom w:val="none" w:sz="0" w:space="0" w:color="auto"/>
        <w:right w:val="none" w:sz="0" w:space="0" w:color="auto"/>
      </w:divBdr>
    </w:div>
    <w:div w:id="1849059644">
      <w:bodyDiv w:val="1"/>
      <w:marLeft w:val="0"/>
      <w:marRight w:val="0"/>
      <w:marTop w:val="0"/>
      <w:marBottom w:val="0"/>
      <w:divBdr>
        <w:top w:val="none" w:sz="0" w:space="0" w:color="auto"/>
        <w:left w:val="none" w:sz="0" w:space="0" w:color="auto"/>
        <w:bottom w:val="none" w:sz="0" w:space="0" w:color="auto"/>
        <w:right w:val="none" w:sz="0" w:space="0" w:color="auto"/>
      </w:divBdr>
      <w:divsChild>
        <w:div w:id="78529435">
          <w:marLeft w:val="480"/>
          <w:marRight w:val="0"/>
          <w:marTop w:val="0"/>
          <w:marBottom w:val="0"/>
          <w:divBdr>
            <w:top w:val="none" w:sz="0" w:space="0" w:color="auto"/>
            <w:left w:val="none" w:sz="0" w:space="0" w:color="auto"/>
            <w:bottom w:val="none" w:sz="0" w:space="0" w:color="auto"/>
            <w:right w:val="none" w:sz="0" w:space="0" w:color="auto"/>
          </w:divBdr>
        </w:div>
        <w:div w:id="83186154">
          <w:marLeft w:val="480"/>
          <w:marRight w:val="0"/>
          <w:marTop w:val="0"/>
          <w:marBottom w:val="0"/>
          <w:divBdr>
            <w:top w:val="none" w:sz="0" w:space="0" w:color="auto"/>
            <w:left w:val="none" w:sz="0" w:space="0" w:color="auto"/>
            <w:bottom w:val="none" w:sz="0" w:space="0" w:color="auto"/>
            <w:right w:val="none" w:sz="0" w:space="0" w:color="auto"/>
          </w:divBdr>
        </w:div>
        <w:div w:id="112216895">
          <w:marLeft w:val="480"/>
          <w:marRight w:val="0"/>
          <w:marTop w:val="0"/>
          <w:marBottom w:val="0"/>
          <w:divBdr>
            <w:top w:val="none" w:sz="0" w:space="0" w:color="auto"/>
            <w:left w:val="none" w:sz="0" w:space="0" w:color="auto"/>
            <w:bottom w:val="none" w:sz="0" w:space="0" w:color="auto"/>
            <w:right w:val="none" w:sz="0" w:space="0" w:color="auto"/>
          </w:divBdr>
        </w:div>
        <w:div w:id="241334122">
          <w:marLeft w:val="480"/>
          <w:marRight w:val="0"/>
          <w:marTop w:val="0"/>
          <w:marBottom w:val="0"/>
          <w:divBdr>
            <w:top w:val="none" w:sz="0" w:space="0" w:color="auto"/>
            <w:left w:val="none" w:sz="0" w:space="0" w:color="auto"/>
            <w:bottom w:val="none" w:sz="0" w:space="0" w:color="auto"/>
            <w:right w:val="none" w:sz="0" w:space="0" w:color="auto"/>
          </w:divBdr>
        </w:div>
        <w:div w:id="264577619">
          <w:marLeft w:val="480"/>
          <w:marRight w:val="0"/>
          <w:marTop w:val="0"/>
          <w:marBottom w:val="0"/>
          <w:divBdr>
            <w:top w:val="none" w:sz="0" w:space="0" w:color="auto"/>
            <w:left w:val="none" w:sz="0" w:space="0" w:color="auto"/>
            <w:bottom w:val="none" w:sz="0" w:space="0" w:color="auto"/>
            <w:right w:val="none" w:sz="0" w:space="0" w:color="auto"/>
          </w:divBdr>
        </w:div>
        <w:div w:id="345253882">
          <w:marLeft w:val="480"/>
          <w:marRight w:val="0"/>
          <w:marTop w:val="0"/>
          <w:marBottom w:val="0"/>
          <w:divBdr>
            <w:top w:val="none" w:sz="0" w:space="0" w:color="auto"/>
            <w:left w:val="none" w:sz="0" w:space="0" w:color="auto"/>
            <w:bottom w:val="none" w:sz="0" w:space="0" w:color="auto"/>
            <w:right w:val="none" w:sz="0" w:space="0" w:color="auto"/>
          </w:divBdr>
        </w:div>
        <w:div w:id="534276521">
          <w:marLeft w:val="480"/>
          <w:marRight w:val="0"/>
          <w:marTop w:val="0"/>
          <w:marBottom w:val="0"/>
          <w:divBdr>
            <w:top w:val="none" w:sz="0" w:space="0" w:color="auto"/>
            <w:left w:val="none" w:sz="0" w:space="0" w:color="auto"/>
            <w:bottom w:val="none" w:sz="0" w:space="0" w:color="auto"/>
            <w:right w:val="none" w:sz="0" w:space="0" w:color="auto"/>
          </w:divBdr>
        </w:div>
        <w:div w:id="540485793">
          <w:marLeft w:val="480"/>
          <w:marRight w:val="0"/>
          <w:marTop w:val="0"/>
          <w:marBottom w:val="0"/>
          <w:divBdr>
            <w:top w:val="none" w:sz="0" w:space="0" w:color="auto"/>
            <w:left w:val="none" w:sz="0" w:space="0" w:color="auto"/>
            <w:bottom w:val="none" w:sz="0" w:space="0" w:color="auto"/>
            <w:right w:val="none" w:sz="0" w:space="0" w:color="auto"/>
          </w:divBdr>
        </w:div>
        <w:div w:id="573011295">
          <w:marLeft w:val="480"/>
          <w:marRight w:val="0"/>
          <w:marTop w:val="0"/>
          <w:marBottom w:val="0"/>
          <w:divBdr>
            <w:top w:val="none" w:sz="0" w:space="0" w:color="auto"/>
            <w:left w:val="none" w:sz="0" w:space="0" w:color="auto"/>
            <w:bottom w:val="none" w:sz="0" w:space="0" w:color="auto"/>
            <w:right w:val="none" w:sz="0" w:space="0" w:color="auto"/>
          </w:divBdr>
        </w:div>
        <w:div w:id="575478526">
          <w:marLeft w:val="480"/>
          <w:marRight w:val="0"/>
          <w:marTop w:val="0"/>
          <w:marBottom w:val="0"/>
          <w:divBdr>
            <w:top w:val="none" w:sz="0" w:space="0" w:color="auto"/>
            <w:left w:val="none" w:sz="0" w:space="0" w:color="auto"/>
            <w:bottom w:val="none" w:sz="0" w:space="0" w:color="auto"/>
            <w:right w:val="none" w:sz="0" w:space="0" w:color="auto"/>
          </w:divBdr>
        </w:div>
        <w:div w:id="601649787">
          <w:marLeft w:val="480"/>
          <w:marRight w:val="0"/>
          <w:marTop w:val="0"/>
          <w:marBottom w:val="0"/>
          <w:divBdr>
            <w:top w:val="none" w:sz="0" w:space="0" w:color="auto"/>
            <w:left w:val="none" w:sz="0" w:space="0" w:color="auto"/>
            <w:bottom w:val="none" w:sz="0" w:space="0" w:color="auto"/>
            <w:right w:val="none" w:sz="0" w:space="0" w:color="auto"/>
          </w:divBdr>
        </w:div>
        <w:div w:id="610434584">
          <w:marLeft w:val="480"/>
          <w:marRight w:val="0"/>
          <w:marTop w:val="0"/>
          <w:marBottom w:val="0"/>
          <w:divBdr>
            <w:top w:val="none" w:sz="0" w:space="0" w:color="auto"/>
            <w:left w:val="none" w:sz="0" w:space="0" w:color="auto"/>
            <w:bottom w:val="none" w:sz="0" w:space="0" w:color="auto"/>
            <w:right w:val="none" w:sz="0" w:space="0" w:color="auto"/>
          </w:divBdr>
        </w:div>
        <w:div w:id="612059156">
          <w:marLeft w:val="480"/>
          <w:marRight w:val="0"/>
          <w:marTop w:val="0"/>
          <w:marBottom w:val="0"/>
          <w:divBdr>
            <w:top w:val="none" w:sz="0" w:space="0" w:color="auto"/>
            <w:left w:val="none" w:sz="0" w:space="0" w:color="auto"/>
            <w:bottom w:val="none" w:sz="0" w:space="0" w:color="auto"/>
            <w:right w:val="none" w:sz="0" w:space="0" w:color="auto"/>
          </w:divBdr>
        </w:div>
        <w:div w:id="687416110">
          <w:marLeft w:val="480"/>
          <w:marRight w:val="0"/>
          <w:marTop w:val="0"/>
          <w:marBottom w:val="0"/>
          <w:divBdr>
            <w:top w:val="none" w:sz="0" w:space="0" w:color="auto"/>
            <w:left w:val="none" w:sz="0" w:space="0" w:color="auto"/>
            <w:bottom w:val="none" w:sz="0" w:space="0" w:color="auto"/>
            <w:right w:val="none" w:sz="0" w:space="0" w:color="auto"/>
          </w:divBdr>
        </w:div>
        <w:div w:id="746997214">
          <w:marLeft w:val="480"/>
          <w:marRight w:val="0"/>
          <w:marTop w:val="0"/>
          <w:marBottom w:val="0"/>
          <w:divBdr>
            <w:top w:val="none" w:sz="0" w:space="0" w:color="auto"/>
            <w:left w:val="none" w:sz="0" w:space="0" w:color="auto"/>
            <w:bottom w:val="none" w:sz="0" w:space="0" w:color="auto"/>
            <w:right w:val="none" w:sz="0" w:space="0" w:color="auto"/>
          </w:divBdr>
        </w:div>
        <w:div w:id="782502010">
          <w:marLeft w:val="480"/>
          <w:marRight w:val="0"/>
          <w:marTop w:val="0"/>
          <w:marBottom w:val="0"/>
          <w:divBdr>
            <w:top w:val="none" w:sz="0" w:space="0" w:color="auto"/>
            <w:left w:val="none" w:sz="0" w:space="0" w:color="auto"/>
            <w:bottom w:val="none" w:sz="0" w:space="0" w:color="auto"/>
            <w:right w:val="none" w:sz="0" w:space="0" w:color="auto"/>
          </w:divBdr>
        </w:div>
        <w:div w:id="789517167">
          <w:marLeft w:val="480"/>
          <w:marRight w:val="0"/>
          <w:marTop w:val="0"/>
          <w:marBottom w:val="0"/>
          <w:divBdr>
            <w:top w:val="none" w:sz="0" w:space="0" w:color="auto"/>
            <w:left w:val="none" w:sz="0" w:space="0" w:color="auto"/>
            <w:bottom w:val="none" w:sz="0" w:space="0" w:color="auto"/>
            <w:right w:val="none" w:sz="0" w:space="0" w:color="auto"/>
          </w:divBdr>
        </w:div>
        <w:div w:id="898515402">
          <w:marLeft w:val="480"/>
          <w:marRight w:val="0"/>
          <w:marTop w:val="0"/>
          <w:marBottom w:val="0"/>
          <w:divBdr>
            <w:top w:val="none" w:sz="0" w:space="0" w:color="auto"/>
            <w:left w:val="none" w:sz="0" w:space="0" w:color="auto"/>
            <w:bottom w:val="none" w:sz="0" w:space="0" w:color="auto"/>
            <w:right w:val="none" w:sz="0" w:space="0" w:color="auto"/>
          </w:divBdr>
        </w:div>
        <w:div w:id="913127977">
          <w:marLeft w:val="480"/>
          <w:marRight w:val="0"/>
          <w:marTop w:val="0"/>
          <w:marBottom w:val="0"/>
          <w:divBdr>
            <w:top w:val="none" w:sz="0" w:space="0" w:color="auto"/>
            <w:left w:val="none" w:sz="0" w:space="0" w:color="auto"/>
            <w:bottom w:val="none" w:sz="0" w:space="0" w:color="auto"/>
            <w:right w:val="none" w:sz="0" w:space="0" w:color="auto"/>
          </w:divBdr>
        </w:div>
        <w:div w:id="992491764">
          <w:marLeft w:val="480"/>
          <w:marRight w:val="0"/>
          <w:marTop w:val="0"/>
          <w:marBottom w:val="0"/>
          <w:divBdr>
            <w:top w:val="none" w:sz="0" w:space="0" w:color="auto"/>
            <w:left w:val="none" w:sz="0" w:space="0" w:color="auto"/>
            <w:bottom w:val="none" w:sz="0" w:space="0" w:color="auto"/>
            <w:right w:val="none" w:sz="0" w:space="0" w:color="auto"/>
          </w:divBdr>
        </w:div>
        <w:div w:id="1014188157">
          <w:marLeft w:val="480"/>
          <w:marRight w:val="0"/>
          <w:marTop w:val="0"/>
          <w:marBottom w:val="0"/>
          <w:divBdr>
            <w:top w:val="none" w:sz="0" w:space="0" w:color="auto"/>
            <w:left w:val="none" w:sz="0" w:space="0" w:color="auto"/>
            <w:bottom w:val="none" w:sz="0" w:space="0" w:color="auto"/>
            <w:right w:val="none" w:sz="0" w:space="0" w:color="auto"/>
          </w:divBdr>
        </w:div>
        <w:div w:id="1101341631">
          <w:marLeft w:val="480"/>
          <w:marRight w:val="0"/>
          <w:marTop w:val="0"/>
          <w:marBottom w:val="0"/>
          <w:divBdr>
            <w:top w:val="none" w:sz="0" w:space="0" w:color="auto"/>
            <w:left w:val="none" w:sz="0" w:space="0" w:color="auto"/>
            <w:bottom w:val="none" w:sz="0" w:space="0" w:color="auto"/>
            <w:right w:val="none" w:sz="0" w:space="0" w:color="auto"/>
          </w:divBdr>
        </w:div>
        <w:div w:id="1120564002">
          <w:marLeft w:val="480"/>
          <w:marRight w:val="0"/>
          <w:marTop w:val="0"/>
          <w:marBottom w:val="0"/>
          <w:divBdr>
            <w:top w:val="none" w:sz="0" w:space="0" w:color="auto"/>
            <w:left w:val="none" w:sz="0" w:space="0" w:color="auto"/>
            <w:bottom w:val="none" w:sz="0" w:space="0" w:color="auto"/>
            <w:right w:val="none" w:sz="0" w:space="0" w:color="auto"/>
          </w:divBdr>
        </w:div>
        <w:div w:id="1120612266">
          <w:marLeft w:val="480"/>
          <w:marRight w:val="0"/>
          <w:marTop w:val="0"/>
          <w:marBottom w:val="0"/>
          <w:divBdr>
            <w:top w:val="none" w:sz="0" w:space="0" w:color="auto"/>
            <w:left w:val="none" w:sz="0" w:space="0" w:color="auto"/>
            <w:bottom w:val="none" w:sz="0" w:space="0" w:color="auto"/>
            <w:right w:val="none" w:sz="0" w:space="0" w:color="auto"/>
          </w:divBdr>
        </w:div>
        <w:div w:id="1149857413">
          <w:marLeft w:val="480"/>
          <w:marRight w:val="0"/>
          <w:marTop w:val="0"/>
          <w:marBottom w:val="0"/>
          <w:divBdr>
            <w:top w:val="none" w:sz="0" w:space="0" w:color="auto"/>
            <w:left w:val="none" w:sz="0" w:space="0" w:color="auto"/>
            <w:bottom w:val="none" w:sz="0" w:space="0" w:color="auto"/>
            <w:right w:val="none" w:sz="0" w:space="0" w:color="auto"/>
          </w:divBdr>
        </w:div>
        <w:div w:id="1159660551">
          <w:marLeft w:val="480"/>
          <w:marRight w:val="0"/>
          <w:marTop w:val="0"/>
          <w:marBottom w:val="0"/>
          <w:divBdr>
            <w:top w:val="none" w:sz="0" w:space="0" w:color="auto"/>
            <w:left w:val="none" w:sz="0" w:space="0" w:color="auto"/>
            <w:bottom w:val="none" w:sz="0" w:space="0" w:color="auto"/>
            <w:right w:val="none" w:sz="0" w:space="0" w:color="auto"/>
          </w:divBdr>
        </w:div>
        <w:div w:id="1166365038">
          <w:marLeft w:val="480"/>
          <w:marRight w:val="0"/>
          <w:marTop w:val="0"/>
          <w:marBottom w:val="0"/>
          <w:divBdr>
            <w:top w:val="none" w:sz="0" w:space="0" w:color="auto"/>
            <w:left w:val="none" w:sz="0" w:space="0" w:color="auto"/>
            <w:bottom w:val="none" w:sz="0" w:space="0" w:color="auto"/>
            <w:right w:val="none" w:sz="0" w:space="0" w:color="auto"/>
          </w:divBdr>
        </w:div>
        <w:div w:id="1197892541">
          <w:marLeft w:val="480"/>
          <w:marRight w:val="0"/>
          <w:marTop w:val="0"/>
          <w:marBottom w:val="0"/>
          <w:divBdr>
            <w:top w:val="none" w:sz="0" w:space="0" w:color="auto"/>
            <w:left w:val="none" w:sz="0" w:space="0" w:color="auto"/>
            <w:bottom w:val="none" w:sz="0" w:space="0" w:color="auto"/>
            <w:right w:val="none" w:sz="0" w:space="0" w:color="auto"/>
          </w:divBdr>
        </w:div>
        <w:div w:id="1218393092">
          <w:marLeft w:val="480"/>
          <w:marRight w:val="0"/>
          <w:marTop w:val="0"/>
          <w:marBottom w:val="0"/>
          <w:divBdr>
            <w:top w:val="none" w:sz="0" w:space="0" w:color="auto"/>
            <w:left w:val="none" w:sz="0" w:space="0" w:color="auto"/>
            <w:bottom w:val="none" w:sz="0" w:space="0" w:color="auto"/>
            <w:right w:val="none" w:sz="0" w:space="0" w:color="auto"/>
          </w:divBdr>
        </w:div>
        <w:div w:id="1242105164">
          <w:marLeft w:val="480"/>
          <w:marRight w:val="0"/>
          <w:marTop w:val="0"/>
          <w:marBottom w:val="0"/>
          <w:divBdr>
            <w:top w:val="none" w:sz="0" w:space="0" w:color="auto"/>
            <w:left w:val="none" w:sz="0" w:space="0" w:color="auto"/>
            <w:bottom w:val="none" w:sz="0" w:space="0" w:color="auto"/>
            <w:right w:val="none" w:sz="0" w:space="0" w:color="auto"/>
          </w:divBdr>
        </w:div>
        <w:div w:id="1249582712">
          <w:marLeft w:val="480"/>
          <w:marRight w:val="0"/>
          <w:marTop w:val="0"/>
          <w:marBottom w:val="0"/>
          <w:divBdr>
            <w:top w:val="none" w:sz="0" w:space="0" w:color="auto"/>
            <w:left w:val="none" w:sz="0" w:space="0" w:color="auto"/>
            <w:bottom w:val="none" w:sz="0" w:space="0" w:color="auto"/>
            <w:right w:val="none" w:sz="0" w:space="0" w:color="auto"/>
          </w:divBdr>
        </w:div>
        <w:div w:id="1327594142">
          <w:marLeft w:val="480"/>
          <w:marRight w:val="0"/>
          <w:marTop w:val="0"/>
          <w:marBottom w:val="0"/>
          <w:divBdr>
            <w:top w:val="none" w:sz="0" w:space="0" w:color="auto"/>
            <w:left w:val="none" w:sz="0" w:space="0" w:color="auto"/>
            <w:bottom w:val="none" w:sz="0" w:space="0" w:color="auto"/>
            <w:right w:val="none" w:sz="0" w:space="0" w:color="auto"/>
          </w:divBdr>
        </w:div>
        <w:div w:id="1359968544">
          <w:marLeft w:val="480"/>
          <w:marRight w:val="0"/>
          <w:marTop w:val="0"/>
          <w:marBottom w:val="0"/>
          <w:divBdr>
            <w:top w:val="none" w:sz="0" w:space="0" w:color="auto"/>
            <w:left w:val="none" w:sz="0" w:space="0" w:color="auto"/>
            <w:bottom w:val="none" w:sz="0" w:space="0" w:color="auto"/>
            <w:right w:val="none" w:sz="0" w:space="0" w:color="auto"/>
          </w:divBdr>
        </w:div>
        <w:div w:id="1396507651">
          <w:marLeft w:val="480"/>
          <w:marRight w:val="0"/>
          <w:marTop w:val="0"/>
          <w:marBottom w:val="0"/>
          <w:divBdr>
            <w:top w:val="none" w:sz="0" w:space="0" w:color="auto"/>
            <w:left w:val="none" w:sz="0" w:space="0" w:color="auto"/>
            <w:bottom w:val="none" w:sz="0" w:space="0" w:color="auto"/>
            <w:right w:val="none" w:sz="0" w:space="0" w:color="auto"/>
          </w:divBdr>
        </w:div>
        <w:div w:id="1429354568">
          <w:marLeft w:val="480"/>
          <w:marRight w:val="0"/>
          <w:marTop w:val="0"/>
          <w:marBottom w:val="0"/>
          <w:divBdr>
            <w:top w:val="none" w:sz="0" w:space="0" w:color="auto"/>
            <w:left w:val="none" w:sz="0" w:space="0" w:color="auto"/>
            <w:bottom w:val="none" w:sz="0" w:space="0" w:color="auto"/>
            <w:right w:val="none" w:sz="0" w:space="0" w:color="auto"/>
          </w:divBdr>
        </w:div>
        <w:div w:id="1458646409">
          <w:marLeft w:val="480"/>
          <w:marRight w:val="0"/>
          <w:marTop w:val="0"/>
          <w:marBottom w:val="0"/>
          <w:divBdr>
            <w:top w:val="none" w:sz="0" w:space="0" w:color="auto"/>
            <w:left w:val="none" w:sz="0" w:space="0" w:color="auto"/>
            <w:bottom w:val="none" w:sz="0" w:space="0" w:color="auto"/>
            <w:right w:val="none" w:sz="0" w:space="0" w:color="auto"/>
          </w:divBdr>
        </w:div>
        <w:div w:id="1460999810">
          <w:marLeft w:val="480"/>
          <w:marRight w:val="0"/>
          <w:marTop w:val="0"/>
          <w:marBottom w:val="0"/>
          <w:divBdr>
            <w:top w:val="none" w:sz="0" w:space="0" w:color="auto"/>
            <w:left w:val="none" w:sz="0" w:space="0" w:color="auto"/>
            <w:bottom w:val="none" w:sz="0" w:space="0" w:color="auto"/>
            <w:right w:val="none" w:sz="0" w:space="0" w:color="auto"/>
          </w:divBdr>
        </w:div>
        <w:div w:id="1470660033">
          <w:marLeft w:val="480"/>
          <w:marRight w:val="0"/>
          <w:marTop w:val="0"/>
          <w:marBottom w:val="0"/>
          <w:divBdr>
            <w:top w:val="none" w:sz="0" w:space="0" w:color="auto"/>
            <w:left w:val="none" w:sz="0" w:space="0" w:color="auto"/>
            <w:bottom w:val="none" w:sz="0" w:space="0" w:color="auto"/>
            <w:right w:val="none" w:sz="0" w:space="0" w:color="auto"/>
          </w:divBdr>
        </w:div>
        <w:div w:id="1500656365">
          <w:marLeft w:val="480"/>
          <w:marRight w:val="0"/>
          <w:marTop w:val="0"/>
          <w:marBottom w:val="0"/>
          <w:divBdr>
            <w:top w:val="none" w:sz="0" w:space="0" w:color="auto"/>
            <w:left w:val="none" w:sz="0" w:space="0" w:color="auto"/>
            <w:bottom w:val="none" w:sz="0" w:space="0" w:color="auto"/>
            <w:right w:val="none" w:sz="0" w:space="0" w:color="auto"/>
          </w:divBdr>
        </w:div>
        <w:div w:id="1507792246">
          <w:marLeft w:val="480"/>
          <w:marRight w:val="0"/>
          <w:marTop w:val="0"/>
          <w:marBottom w:val="0"/>
          <w:divBdr>
            <w:top w:val="none" w:sz="0" w:space="0" w:color="auto"/>
            <w:left w:val="none" w:sz="0" w:space="0" w:color="auto"/>
            <w:bottom w:val="none" w:sz="0" w:space="0" w:color="auto"/>
            <w:right w:val="none" w:sz="0" w:space="0" w:color="auto"/>
          </w:divBdr>
        </w:div>
        <w:div w:id="1516916259">
          <w:marLeft w:val="480"/>
          <w:marRight w:val="0"/>
          <w:marTop w:val="0"/>
          <w:marBottom w:val="0"/>
          <w:divBdr>
            <w:top w:val="none" w:sz="0" w:space="0" w:color="auto"/>
            <w:left w:val="none" w:sz="0" w:space="0" w:color="auto"/>
            <w:bottom w:val="none" w:sz="0" w:space="0" w:color="auto"/>
            <w:right w:val="none" w:sz="0" w:space="0" w:color="auto"/>
          </w:divBdr>
        </w:div>
        <w:div w:id="1594557556">
          <w:marLeft w:val="480"/>
          <w:marRight w:val="0"/>
          <w:marTop w:val="0"/>
          <w:marBottom w:val="0"/>
          <w:divBdr>
            <w:top w:val="none" w:sz="0" w:space="0" w:color="auto"/>
            <w:left w:val="none" w:sz="0" w:space="0" w:color="auto"/>
            <w:bottom w:val="none" w:sz="0" w:space="0" w:color="auto"/>
            <w:right w:val="none" w:sz="0" w:space="0" w:color="auto"/>
          </w:divBdr>
        </w:div>
        <w:div w:id="1684165605">
          <w:marLeft w:val="480"/>
          <w:marRight w:val="0"/>
          <w:marTop w:val="0"/>
          <w:marBottom w:val="0"/>
          <w:divBdr>
            <w:top w:val="none" w:sz="0" w:space="0" w:color="auto"/>
            <w:left w:val="none" w:sz="0" w:space="0" w:color="auto"/>
            <w:bottom w:val="none" w:sz="0" w:space="0" w:color="auto"/>
            <w:right w:val="none" w:sz="0" w:space="0" w:color="auto"/>
          </w:divBdr>
        </w:div>
        <w:div w:id="1689215274">
          <w:marLeft w:val="480"/>
          <w:marRight w:val="0"/>
          <w:marTop w:val="0"/>
          <w:marBottom w:val="0"/>
          <w:divBdr>
            <w:top w:val="none" w:sz="0" w:space="0" w:color="auto"/>
            <w:left w:val="none" w:sz="0" w:space="0" w:color="auto"/>
            <w:bottom w:val="none" w:sz="0" w:space="0" w:color="auto"/>
            <w:right w:val="none" w:sz="0" w:space="0" w:color="auto"/>
          </w:divBdr>
        </w:div>
        <w:div w:id="1706907205">
          <w:marLeft w:val="480"/>
          <w:marRight w:val="0"/>
          <w:marTop w:val="0"/>
          <w:marBottom w:val="0"/>
          <w:divBdr>
            <w:top w:val="none" w:sz="0" w:space="0" w:color="auto"/>
            <w:left w:val="none" w:sz="0" w:space="0" w:color="auto"/>
            <w:bottom w:val="none" w:sz="0" w:space="0" w:color="auto"/>
            <w:right w:val="none" w:sz="0" w:space="0" w:color="auto"/>
          </w:divBdr>
        </w:div>
        <w:div w:id="1726954998">
          <w:marLeft w:val="480"/>
          <w:marRight w:val="0"/>
          <w:marTop w:val="0"/>
          <w:marBottom w:val="0"/>
          <w:divBdr>
            <w:top w:val="none" w:sz="0" w:space="0" w:color="auto"/>
            <w:left w:val="none" w:sz="0" w:space="0" w:color="auto"/>
            <w:bottom w:val="none" w:sz="0" w:space="0" w:color="auto"/>
            <w:right w:val="none" w:sz="0" w:space="0" w:color="auto"/>
          </w:divBdr>
        </w:div>
        <w:div w:id="1730886748">
          <w:marLeft w:val="480"/>
          <w:marRight w:val="0"/>
          <w:marTop w:val="0"/>
          <w:marBottom w:val="0"/>
          <w:divBdr>
            <w:top w:val="none" w:sz="0" w:space="0" w:color="auto"/>
            <w:left w:val="none" w:sz="0" w:space="0" w:color="auto"/>
            <w:bottom w:val="none" w:sz="0" w:space="0" w:color="auto"/>
            <w:right w:val="none" w:sz="0" w:space="0" w:color="auto"/>
          </w:divBdr>
        </w:div>
        <w:div w:id="1783457473">
          <w:marLeft w:val="480"/>
          <w:marRight w:val="0"/>
          <w:marTop w:val="0"/>
          <w:marBottom w:val="0"/>
          <w:divBdr>
            <w:top w:val="none" w:sz="0" w:space="0" w:color="auto"/>
            <w:left w:val="none" w:sz="0" w:space="0" w:color="auto"/>
            <w:bottom w:val="none" w:sz="0" w:space="0" w:color="auto"/>
            <w:right w:val="none" w:sz="0" w:space="0" w:color="auto"/>
          </w:divBdr>
        </w:div>
        <w:div w:id="1839271607">
          <w:marLeft w:val="480"/>
          <w:marRight w:val="0"/>
          <w:marTop w:val="0"/>
          <w:marBottom w:val="0"/>
          <w:divBdr>
            <w:top w:val="none" w:sz="0" w:space="0" w:color="auto"/>
            <w:left w:val="none" w:sz="0" w:space="0" w:color="auto"/>
            <w:bottom w:val="none" w:sz="0" w:space="0" w:color="auto"/>
            <w:right w:val="none" w:sz="0" w:space="0" w:color="auto"/>
          </w:divBdr>
        </w:div>
        <w:div w:id="1905338641">
          <w:marLeft w:val="480"/>
          <w:marRight w:val="0"/>
          <w:marTop w:val="0"/>
          <w:marBottom w:val="0"/>
          <w:divBdr>
            <w:top w:val="none" w:sz="0" w:space="0" w:color="auto"/>
            <w:left w:val="none" w:sz="0" w:space="0" w:color="auto"/>
            <w:bottom w:val="none" w:sz="0" w:space="0" w:color="auto"/>
            <w:right w:val="none" w:sz="0" w:space="0" w:color="auto"/>
          </w:divBdr>
        </w:div>
        <w:div w:id="2001158619">
          <w:marLeft w:val="480"/>
          <w:marRight w:val="0"/>
          <w:marTop w:val="0"/>
          <w:marBottom w:val="0"/>
          <w:divBdr>
            <w:top w:val="none" w:sz="0" w:space="0" w:color="auto"/>
            <w:left w:val="none" w:sz="0" w:space="0" w:color="auto"/>
            <w:bottom w:val="none" w:sz="0" w:space="0" w:color="auto"/>
            <w:right w:val="none" w:sz="0" w:space="0" w:color="auto"/>
          </w:divBdr>
        </w:div>
      </w:divsChild>
    </w:div>
    <w:div w:id="1849637411">
      <w:marLeft w:val="480"/>
      <w:marRight w:val="0"/>
      <w:marTop w:val="0"/>
      <w:marBottom w:val="0"/>
      <w:divBdr>
        <w:top w:val="none" w:sz="0" w:space="0" w:color="auto"/>
        <w:left w:val="none" w:sz="0" w:space="0" w:color="auto"/>
        <w:bottom w:val="none" w:sz="0" w:space="0" w:color="auto"/>
        <w:right w:val="none" w:sz="0" w:space="0" w:color="auto"/>
      </w:divBdr>
    </w:div>
    <w:div w:id="1850025919">
      <w:marLeft w:val="480"/>
      <w:marRight w:val="0"/>
      <w:marTop w:val="0"/>
      <w:marBottom w:val="0"/>
      <w:divBdr>
        <w:top w:val="none" w:sz="0" w:space="0" w:color="auto"/>
        <w:left w:val="none" w:sz="0" w:space="0" w:color="auto"/>
        <w:bottom w:val="none" w:sz="0" w:space="0" w:color="auto"/>
        <w:right w:val="none" w:sz="0" w:space="0" w:color="auto"/>
      </w:divBdr>
    </w:div>
    <w:div w:id="1850216304">
      <w:marLeft w:val="480"/>
      <w:marRight w:val="0"/>
      <w:marTop w:val="0"/>
      <w:marBottom w:val="0"/>
      <w:divBdr>
        <w:top w:val="none" w:sz="0" w:space="0" w:color="auto"/>
        <w:left w:val="none" w:sz="0" w:space="0" w:color="auto"/>
        <w:bottom w:val="none" w:sz="0" w:space="0" w:color="auto"/>
        <w:right w:val="none" w:sz="0" w:space="0" w:color="auto"/>
      </w:divBdr>
    </w:div>
    <w:div w:id="1853687464">
      <w:marLeft w:val="480"/>
      <w:marRight w:val="0"/>
      <w:marTop w:val="0"/>
      <w:marBottom w:val="0"/>
      <w:divBdr>
        <w:top w:val="none" w:sz="0" w:space="0" w:color="auto"/>
        <w:left w:val="none" w:sz="0" w:space="0" w:color="auto"/>
        <w:bottom w:val="none" w:sz="0" w:space="0" w:color="auto"/>
        <w:right w:val="none" w:sz="0" w:space="0" w:color="auto"/>
      </w:divBdr>
    </w:div>
    <w:div w:id="1854150339">
      <w:bodyDiv w:val="1"/>
      <w:marLeft w:val="0"/>
      <w:marRight w:val="0"/>
      <w:marTop w:val="0"/>
      <w:marBottom w:val="0"/>
      <w:divBdr>
        <w:top w:val="none" w:sz="0" w:space="0" w:color="auto"/>
        <w:left w:val="none" w:sz="0" w:space="0" w:color="auto"/>
        <w:bottom w:val="none" w:sz="0" w:space="0" w:color="auto"/>
        <w:right w:val="none" w:sz="0" w:space="0" w:color="auto"/>
      </w:divBdr>
    </w:div>
    <w:div w:id="1856338796">
      <w:marLeft w:val="480"/>
      <w:marRight w:val="0"/>
      <w:marTop w:val="0"/>
      <w:marBottom w:val="0"/>
      <w:divBdr>
        <w:top w:val="none" w:sz="0" w:space="0" w:color="auto"/>
        <w:left w:val="none" w:sz="0" w:space="0" w:color="auto"/>
        <w:bottom w:val="none" w:sz="0" w:space="0" w:color="auto"/>
        <w:right w:val="none" w:sz="0" w:space="0" w:color="auto"/>
      </w:divBdr>
    </w:div>
    <w:div w:id="1857304516">
      <w:marLeft w:val="480"/>
      <w:marRight w:val="0"/>
      <w:marTop w:val="0"/>
      <w:marBottom w:val="0"/>
      <w:divBdr>
        <w:top w:val="none" w:sz="0" w:space="0" w:color="auto"/>
        <w:left w:val="none" w:sz="0" w:space="0" w:color="auto"/>
        <w:bottom w:val="none" w:sz="0" w:space="0" w:color="auto"/>
        <w:right w:val="none" w:sz="0" w:space="0" w:color="auto"/>
      </w:divBdr>
    </w:div>
    <w:div w:id="1858814384">
      <w:marLeft w:val="480"/>
      <w:marRight w:val="0"/>
      <w:marTop w:val="0"/>
      <w:marBottom w:val="0"/>
      <w:divBdr>
        <w:top w:val="none" w:sz="0" w:space="0" w:color="auto"/>
        <w:left w:val="none" w:sz="0" w:space="0" w:color="auto"/>
        <w:bottom w:val="none" w:sz="0" w:space="0" w:color="auto"/>
        <w:right w:val="none" w:sz="0" w:space="0" w:color="auto"/>
      </w:divBdr>
    </w:div>
    <w:div w:id="1859586234">
      <w:bodyDiv w:val="1"/>
      <w:marLeft w:val="0"/>
      <w:marRight w:val="0"/>
      <w:marTop w:val="0"/>
      <w:marBottom w:val="0"/>
      <w:divBdr>
        <w:top w:val="none" w:sz="0" w:space="0" w:color="auto"/>
        <w:left w:val="none" w:sz="0" w:space="0" w:color="auto"/>
        <w:bottom w:val="none" w:sz="0" w:space="0" w:color="auto"/>
        <w:right w:val="none" w:sz="0" w:space="0" w:color="auto"/>
      </w:divBdr>
    </w:div>
    <w:div w:id="1859922501">
      <w:bodyDiv w:val="1"/>
      <w:marLeft w:val="0"/>
      <w:marRight w:val="0"/>
      <w:marTop w:val="0"/>
      <w:marBottom w:val="0"/>
      <w:divBdr>
        <w:top w:val="none" w:sz="0" w:space="0" w:color="auto"/>
        <w:left w:val="none" w:sz="0" w:space="0" w:color="auto"/>
        <w:bottom w:val="none" w:sz="0" w:space="0" w:color="auto"/>
        <w:right w:val="none" w:sz="0" w:space="0" w:color="auto"/>
      </w:divBdr>
    </w:div>
    <w:div w:id="1862234478">
      <w:marLeft w:val="640"/>
      <w:marRight w:val="0"/>
      <w:marTop w:val="0"/>
      <w:marBottom w:val="0"/>
      <w:divBdr>
        <w:top w:val="none" w:sz="0" w:space="0" w:color="auto"/>
        <w:left w:val="none" w:sz="0" w:space="0" w:color="auto"/>
        <w:bottom w:val="none" w:sz="0" w:space="0" w:color="auto"/>
        <w:right w:val="none" w:sz="0" w:space="0" w:color="auto"/>
      </w:divBdr>
    </w:div>
    <w:div w:id="1863933437">
      <w:marLeft w:val="480"/>
      <w:marRight w:val="0"/>
      <w:marTop w:val="0"/>
      <w:marBottom w:val="0"/>
      <w:divBdr>
        <w:top w:val="none" w:sz="0" w:space="0" w:color="auto"/>
        <w:left w:val="none" w:sz="0" w:space="0" w:color="auto"/>
        <w:bottom w:val="none" w:sz="0" w:space="0" w:color="auto"/>
        <w:right w:val="none" w:sz="0" w:space="0" w:color="auto"/>
      </w:divBdr>
    </w:div>
    <w:div w:id="1866627015">
      <w:marLeft w:val="480"/>
      <w:marRight w:val="0"/>
      <w:marTop w:val="0"/>
      <w:marBottom w:val="0"/>
      <w:divBdr>
        <w:top w:val="none" w:sz="0" w:space="0" w:color="auto"/>
        <w:left w:val="none" w:sz="0" w:space="0" w:color="auto"/>
        <w:bottom w:val="none" w:sz="0" w:space="0" w:color="auto"/>
        <w:right w:val="none" w:sz="0" w:space="0" w:color="auto"/>
      </w:divBdr>
    </w:div>
    <w:div w:id="1868447193">
      <w:marLeft w:val="480"/>
      <w:marRight w:val="0"/>
      <w:marTop w:val="0"/>
      <w:marBottom w:val="0"/>
      <w:divBdr>
        <w:top w:val="none" w:sz="0" w:space="0" w:color="auto"/>
        <w:left w:val="none" w:sz="0" w:space="0" w:color="auto"/>
        <w:bottom w:val="none" w:sz="0" w:space="0" w:color="auto"/>
        <w:right w:val="none" w:sz="0" w:space="0" w:color="auto"/>
      </w:divBdr>
    </w:div>
    <w:div w:id="1868642178">
      <w:bodyDiv w:val="1"/>
      <w:marLeft w:val="0"/>
      <w:marRight w:val="0"/>
      <w:marTop w:val="0"/>
      <w:marBottom w:val="0"/>
      <w:divBdr>
        <w:top w:val="none" w:sz="0" w:space="0" w:color="auto"/>
        <w:left w:val="none" w:sz="0" w:space="0" w:color="auto"/>
        <w:bottom w:val="none" w:sz="0" w:space="0" w:color="auto"/>
        <w:right w:val="none" w:sz="0" w:space="0" w:color="auto"/>
      </w:divBdr>
    </w:div>
    <w:div w:id="1868904433">
      <w:bodyDiv w:val="1"/>
      <w:marLeft w:val="0"/>
      <w:marRight w:val="0"/>
      <w:marTop w:val="0"/>
      <w:marBottom w:val="0"/>
      <w:divBdr>
        <w:top w:val="none" w:sz="0" w:space="0" w:color="auto"/>
        <w:left w:val="none" w:sz="0" w:space="0" w:color="auto"/>
        <w:bottom w:val="none" w:sz="0" w:space="0" w:color="auto"/>
        <w:right w:val="none" w:sz="0" w:space="0" w:color="auto"/>
      </w:divBdr>
    </w:div>
    <w:div w:id="1870490425">
      <w:bodyDiv w:val="1"/>
      <w:marLeft w:val="0"/>
      <w:marRight w:val="0"/>
      <w:marTop w:val="0"/>
      <w:marBottom w:val="0"/>
      <w:divBdr>
        <w:top w:val="none" w:sz="0" w:space="0" w:color="auto"/>
        <w:left w:val="none" w:sz="0" w:space="0" w:color="auto"/>
        <w:bottom w:val="none" w:sz="0" w:space="0" w:color="auto"/>
        <w:right w:val="none" w:sz="0" w:space="0" w:color="auto"/>
      </w:divBdr>
    </w:div>
    <w:div w:id="1871141871">
      <w:marLeft w:val="480"/>
      <w:marRight w:val="0"/>
      <w:marTop w:val="0"/>
      <w:marBottom w:val="0"/>
      <w:divBdr>
        <w:top w:val="none" w:sz="0" w:space="0" w:color="auto"/>
        <w:left w:val="none" w:sz="0" w:space="0" w:color="auto"/>
        <w:bottom w:val="none" w:sz="0" w:space="0" w:color="auto"/>
        <w:right w:val="none" w:sz="0" w:space="0" w:color="auto"/>
      </w:divBdr>
    </w:div>
    <w:div w:id="1872568723">
      <w:bodyDiv w:val="1"/>
      <w:marLeft w:val="0"/>
      <w:marRight w:val="0"/>
      <w:marTop w:val="0"/>
      <w:marBottom w:val="0"/>
      <w:divBdr>
        <w:top w:val="none" w:sz="0" w:space="0" w:color="auto"/>
        <w:left w:val="none" w:sz="0" w:space="0" w:color="auto"/>
        <w:bottom w:val="none" w:sz="0" w:space="0" w:color="auto"/>
        <w:right w:val="none" w:sz="0" w:space="0" w:color="auto"/>
      </w:divBdr>
    </w:div>
    <w:div w:id="1874150123">
      <w:bodyDiv w:val="1"/>
      <w:marLeft w:val="0"/>
      <w:marRight w:val="0"/>
      <w:marTop w:val="0"/>
      <w:marBottom w:val="0"/>
      <w:divBdr>
        <w:top w:val="none" w:sz="0" w:space="0" w:color="auto"/>
        <w:left w:val="none" w:sz="0" w:space="0" w:color="auto"/>
        <w:bottom w:val="none" w:sz="0" w:space="0" w:color="auto"/>
        <w:right w:val="none" w:sz="0" w:space="0" w:color="auto"/>
      </w:divBdr>
      <w:divsChild>
        <w:div w:id="1787264637">
          <w:marLeft w:val="640"/>
          <w:marRight w:val="0"/>
          <w:marTop w:val="0"/>
          <w:marBottom w:val="0"/>
          <w:divBdr>
            <w:top w:val="none" w:sz="0" w:space="0" w:color="auto"/>
            <w:left w:val="none" w:sz="0" w:space="0" w:color="auto"/>
            <w:bottom w:val="none" w:sz="0" w:space="0" w:color="auto"/>
            <w:right w:val="none" w:sz="0" w:space="0" w:color="auto"/>
          </w:divBdr>
        </w:div>
        <w:div w:id="1668627654">
          <w:marLeft w:val="640"/>
          <w:marRight w:val="0"/>
          <w:marTop w:val="0"/>
          <w:marBottom w:val="0"/>
          <w:divBdr>
            <w:top w:val="none" w:sz="0" w:space="0" w:color="auto"/>
            <w:left w:val="none" w:sz="0" w:space="0" w:color="auto"/>
            <w:bottom w:val="none" w:sz="0" w:space="0" w:color="auto"/>
            <w:right w:val="none" w:sz="0" w:space="0" w:color="auto"/>
          </w:divBdr>
        </w:div>
        <w:div w:id="6909911">
          <w:marLeft w:val="640"/>
          <w:marRight w:val="0"/>
          <w:marTop w:val="0"/>
          <w:marBottom w:val="0"/>
          <w:divBdr>
            <w:top w:val="none" w:sz="0" w:space="0" w:color="auto"/>
            <w:left w:val="none" w:sz="0" w:space="0" w:color="auto"/>
            <w:bottom w:val="none" w:sz="0" w:space="0" w:color="auto"/>
            <w:right w:val="none" w:sz="0" w:space="0" w:color="auto"/>
          </w:divBdr>
        </w:div>
        <w:div w:id="1566069576">
          <w:marLeft w:val="640"/>
          <w:marRight w:val="0"/>
          <w:marTop w:val="0"/>
          <w:marBottom w:val="0"/>
          <w:divBdr>
            <w:top w:val="none" w:sz="0" w:space="0" w:color="auto"/>
            <w:left w:val="none" w:sz="0" w:space="0" w:color="auto"/>
            <w:bottom w:val="none" w:sz="0" w:space="0" w:color="auto"/>
            <w:right w:val="none" w:sz="0" w:space="0" w:color="auto"/>
          </w:divBdr>
        </w:div>
        <w:div w:id="1142042490">
          <w:marLeft w:val="640"/>
          <w:marRight w:val="0"/>
          <w:marTop w:val="0"/>
          <w:marBottom w:val="0"/>
          <w:divBdr>
            <w:top w:val="none" w:sz="0" w:space="0" w:color="auto"/>
            <w:left w:val="none" w:sz="0" w:space="0" w:color="auto"/>
            <w:bottom w:val="none" w:sz="0" w:space="0" w:color="auto"/>
            <w:right w:val="none" w:sz="0" w:space="0" w:color="auto"/>
          </w:divBdr>
        </w:div>
        <w:div w:id="2102488180">
          <w:marLeft w:val="640"/>
          <w:marRight w:val="0"/>
          <w:marTop w:val="0"/>
          <w:marBottom w:val="0"/>
          <w:divBdr>
            <w:top w:val="none" w:sz="0" w:space="0" w:color="auto"/>
            <w:left w:val="none" w:sz="0" w:space="0" w:color="auto"/>
            <w:bottom w:val="none" w:sz="0" w:space="0" w:color="auto"/>
            <w:right w:val="none" w:sz="0" w:space="0" w:color="auto"/>
          </w:divBdr>
        </w:div>
        <w:div w:id="812405731">
          <w:marLeft w:val="640"/>
          <w:marRight w:val="0"/>
          <w:marTop w:val="0"/>
          <w:marBottom w:val="0"/>
          <w:divBdr>
            <w:top w:val="none" w:sz="0" w:space="0" w:color="auto"/>
            <w:left w:val="none" w:sz="0" w:space="0" w:color="auto"/>
            <w:bottom w:val="none" w:sz="0" w:space="0" w:color="auto"/>
            <w:right w:val="none" w:sz="0" w:space="0" w:color="auto"/>
          </w:divBdr>
        </w:div>
        <w:div w:id="302853151">
          <w:marLeft w:val="640"/>
          <w:marRight w:val="0"/>
          <w:marTop w:val="0"/>
          <w:marBottom w:val="0"/>
          <w:divBdr>
            <w:top w:val="none" w:sz="0" w:space="0" w:color="auto"/>
            <w:left w:val="none" w:sz="0" w:space="0" w:color="auto"/>
            <w:bottom w:val="none" w:sz="0" w:space="0" w:color="auto"/>
            <w:right w:val="none" w:sz="0" w:space="0" w:color="auto"/>
          </w:divBdr>
        </w:div>
        <w:div w:id="2145195252">
          <w:marLeft w:val="640"/>
          <w:marRight w:val="0"/>
          <w:marTop w:val="0"/>
          <w:marBottom w:val="0"/>
          <w:divBdr>
            <w:top w:val="none" w:sz="0" w:space="0" w:color="auto"/>
            <w:left w:val="none" w:sz="0" w:space="0" w:color="auto"/>
            <w:bottom w:val="none" w:sz="0" w:space="0" w:color="auto"/>
            <w:right w:val="none" w:sz="0" w:space="0" w:color="auto"/>
          </w:divBdr>
        </w:div>
        <w:div w:id="1240287882">
          <w:marLeft w:val="640"/>
          <w:marRight w:val="0"/>
          <w:marTop w:val="0"/>
          <w:marBottom w:val="0"/>
          <w:divBdr>
            <w:top w:val="none" w:sz="0" w:space="0" w:color="auto"/>
            <w:left w:val="none" w:sz="0" w:space="0" w:color="auto"/>
            <w:bottom w:val="none" w:sz="0" w:space="0" w:color="auto"/>
            <w:right w:val="none" w:sz="0" w:space="0" w:color="auto"/>
          </w:divBdr>
        </w:div>
        <w:div w:id="1650280069">
          <w:marLeft w:val="640"/>
          <w:marRight w:val="0"/>
          <w:marTop w:val="0"/>
          <w:marBottom w:val="0"/>
          <w:divBdr>
            <w:top w:val="none" w:sz="0" w:space="0" w:color="auto"/>
            <w:left w:val="none" w:sz="0" w:space="0" w:color="auto"/>
            <w:bottom w:val="none" w:sz="0" w:space="0" w:color="auto"/>
            <w:right w:val="none" w:sz="0" w:space="0" w:color="auto"/>
          </w:divBdr>
        </w:div>
        <w:div w:id="2036614485">
          <w:marLeft w:val="640"/>
          <w:marRight w:val="0"/>
          <w:marTop w:val="0"/>
          <w:marBottom w:val="0"/>
          <w:divBdr>
            <w:top w:val="none" w:sz="0" w:space="0" w:color="auto"/>
            <w:left w:val="none" w:sz="0" w:space="0" w:color="auto"/>
            <w:bottom w:val="none" w:sz="0" w:space="0" w:color="auto"/>
            <w:right w:val="none" w:sz="0" w:space="0" w:color="auto"/>
          </w:divBdr>
        </w:div>
        <w:div w:id="1346714664">
          <w:marLeft w:val="640"/>
          <w:marRight w:val="0"/>
          <w:marTop w:val="0"/>
          <w:marBottom w:val="0"/>
          <w:divBdr>
            <w:top w:val="none" w:sz="0" w:space="0" w:color="auto"/>
            <w:left w:val="none" w:sz="0" w:space="0" w:color="auto"/>
            <w:bottom w:val="none" w:sz="0" w:space="0" w:color="auto"/>
            <w:right w:val="none" w:sz="0" w:space="0" w:color="auto"/>
          </w:divBdr>
        </w:div>
        <w:div w:id="1143960267">
          <w:marLeft w:val="640"/>
          <w:marRight w:val="0"/>
          <w:marTop w:val="0"/>
          <w:marBottom w:val="0"/>
          <w:divBdr>
            <w:top w:val="none" w:sz="0" w:space="0" w:color="auto"/>
            <w:left w:val="none" w:sz="0" w:space="0" w:color="auto"/>
            <w:bottom w:val="none" w:sz="0" w:space="0" w:color="auto"/>
            <w:right w:val="none" w:sz="0" w:space="0" w:color="auto"/>
          </w:divBdr>
        </w:div>
        <w:div w:id="1043478345">
          <w:marLeft w:val="640"/>
          <w:marRight w:val="0"/>
          <w:marTop w:val="0"/>
          <w:marBottom w:val="0"/>
          <w:divBdr>
            <w:top w:val="none" w:sz="0" w:space="0" w:color="auto"/>
            <w:left w:val="none" w:sz="0" w:space="0" w:color="auto"/>
            <w:bottom w:val="none" w:sz="0" w:space="0" w:color="auto"/>
            <w:right w:val="none" w:sz="0" w:space="0" w:color="auto"/>
          </w:divBdr>
        </w:div>
        <w:div w:id="559944742">
          <w:marLeft w:val="640"/>
          <w:marRight w:val="0"/>
          <w:marTop w:val="0"/>
          <w:marBottom w:val="0"/>
          <w:divBdr>
            <w:top w:val="none" w:sz="0" w:space="0" w:color="auto"/>
            <w:left w:val="none" w:sz="0" w:space="0" w:color="auto"/>
            <w:bottom w:val="none" w:sz="0" w:space="0" w:color="auto"/>
            <w:right w:val="none" w:sz="0" w:space="0" w:color="auto"/>
          </w:divBdr>
        </w:div>
        <w:div w:id="770786147">
          <w:marLeft w:val="640"/>
          <w:marRight w:val="0"/>
          <w:marTop w:val="0"/>
          <w:marBottom w:val="0"/>
          <w:divBdr>
            <w:top w:val="none" w:sz="0" w:space="0" w:color="auto"/>
            <w:left w:val="none" w:sz="0" w:space="0" w:color="auto"/>
            <w:bottom w:val="none" w:sz="0" w:space="0" w:color="auto"/>
            <w:right w:val="none" w:sz="0" w:space="0" w:color="auto"/>
          </w:divBdr>
        </w:div>
        <w:div w:id="1209800229">
          <w:marLeft w:val="640"/>
          <w:marRight w:val="0"/>
          <w:marTop w:val="0"/>
          <w:marBottom w:val="0"/>
          <w:divBdr>
            <w:top w:val="none" w:sz="0" w:space="0" w:color="auto"/>
            <w:left w:val="none" w:sz="0" w:space="0" w:color="auto"/>
            <w:bottom w:val="none" w:sz="0" w:space="0" w:color="auto"/>
            <w:right w:val="none" w:sz="0" w:space="0" w:color="auto"/>
          </w:divBdr>
        </w:div>
        <w:div w:id="465045563">
          <w:marLeft w:val="640"/>
          <w:marRight w:val="0"/>
          <w:marTop w:val="0"/>
          <w:marBottom w:val="0"/>
          <w:divBdr>
            <w:top w:val="none" w:sz="0" w:space="0" w:color="auto"/>
            <w:left w:val="none" w:sz="0" w:space="0" w:color="auto"/>
            <w:bottom w:val="none" w:sz="0" w:space="0" w:color="auto"/>
            <w:right w:val="none" w:sz="0" w:space="0" w:color="auto"/>
          </w:divBdr>
        </w:div>
        <w:div w:id="2079815590">
          <w:marLeft w:val="640"/>
          <w:marRight w:val="0"/>
          <w:marTop w:val="0"/>
          <w:marBottom w:val="0"/>
          <w:divBdr>
            <w:top w:val="none" w:sz="0" w:space="0" w:color="auto"/>
            <w:left w:val="none" w:sz="0" w:space="0" w:color="auto"/>
            <w:bottom w:val="none" w:sz="0" w:space="0" w:color="auto"/>
            <w:right w:val="none" w:sz="0" w:space="0" w:color="auto"/>
          </w:divBdr>
        </w:div>
        <w:div w:id="1497574162">
          <w:marLeft w:val="640"/>
          <w:marRight w:val="0"/>
          <w:marTop w:val="0"/>
          <w:marBottom w:val="0"/>
          <w:divBdr>
            <w:top w:val="none" w:sz="0" w:space="0" w:color="auto"/>
            <w:left w:val="none" w:sz="0" w:space="0" w:color="auto"/>
            <w:bottom w:val="none" w:sz="0" w:space="0" w:color="auto"/>
            <w:right w:val="none" w:sz="0" w:space="0" w:color="auto"/>
          </w:divBdr>
        </w:div>
        <w:div w:id="672226566">
          <w:marLeft w:val="640"/>
          <w:marRight w:val="0"/>
          <w:marTop w:val="0"/>
          <w:marBottom w:val="0"/>
          <w:divBdr>
            <w:top w:val="none" w:sz="0" w:space="0" w:color="auto"/>
            <w:left w:val="none" w:sz="0" w:space="0" w:color="auto"/>
            <w:bottom w:val="none" w:sz="0" w:space="0" w:color="auto"/>
            <w:right w:val="none" w:sz="0" w:space="0" w:color="auto"/>
          </w:divBdr>
        </w:div>
        <w:div w:id="1970671447">
          <w:marLeft w:val="640"/>
          <w:marRight w:val="0"/>
          <w:marTop w:val="0"/>
          <w:marBottom w:val="0"/>
          <w:divBdr>
            <w:top w:val="none" w:sz="0" w:space="0" w:color="auto"/>
            <w:left w:val="none" w:sz="0" w:space="0" w:color="auto"/>
            <w:bottom w:val="none" w:sz="0" w:space="0" w:color="auto"/>
            <w:right w:val="none" w:sz="0" w:space="0" w:color="auto"/>
          </w:divBdr>
        </w:div>
        <w:div w:id="489323215">
          <w:marLeft w:val="640"/>
          <w:marRight w:val="0"/>
          <w:marTop w:val="0"/>
          <w:marBottom w:val="0"/>
          <w:divBdr>
            <w:top w:val="none" w:sz="0" w:space="0" w:color="auto"/>
            <w:left w:val="none" w:sz="0" w:space="0" w:color="auto"/>
            <w:bottom w:val="none" w:sz="0" w:space="0" w:color="auto"/>
            <w:right w:val="none" w:sz="0" w:space="0" w:color="auto"/>
          </w:divBdr>
        </w:div>
        <w:div w:id="1115368524">
          <w:marLeft w:val="640"/>
          <w:marRight w:val="0"/>
          <w:marTop w:val="0"/>
          <w:marBottom w:val="0"/>
          <w:divBdr>
            <w:top w:val="none" w:sz="0" w:space="0" w:color="auto"/>
            <w:left w:val="none" w:sz="0" w:space="0" w:color="auto"/>
            <w:bottom w:val="none" w:sz="0" w:space="0" w:color="auto"/>
            <w:right w:val="none" w:sz="0" w:space="0" w:color="auto"/>
          </w:divBdr>
        </w:div>
        <w:div w:id="1806700005">
          <w:marLeft w:val="640"/>
          <w:marRight w:val="0"/>
          <w:marTop w:val="0"/>
          <w:marBottom w:val="0"/>
          <w:divBdr>
            <w:top w:val="none" w:sz="0" w:space="0" w:color="auto"/>
            <w:left w:val="none" w:sz="0" w:space="0" w:color="auto"/>
            <w:bottom w:val="none" w:sz="0" w:space="0" w:color="auto"/>
            <w:right w:val="none" w:sz="0" w:space="0" w:color="auto"/>
          </w:divBdr>
        </w:div>
        <w:div w:id="438188376">
          <w:marLeft w:val="640"/>
          <w:marRight w:val="0"/>
          <w:marTop w:val="0"/>
          <w:marBottom w:val="0"/>
          <w:divBdr>
            <w:top w:val="none" w:sz="0" w:space="0" w:color="auto"/>
            <w:left w:val="none" w:sz="0" w:space="0" w:color="auto"/>
            <w:bottom w:val="none" w:sz="0" w:space="0" w:color="auto"/>
            <w:right w:val="none" w:sz="0" w:space="0" w:color="auto"/>
          </w:divBdr>
        </w:div>
        <w:div w:id="297416431">
          <w:marLeft w:val="640"/>
          <w:marRight w:val="0"/>
          <w:marTop w:val="0"/>
          <w:marBottom w:val="0"/>
          <w:divBdr>
            <w:top w:val="none" w:sz="0" w:space="0" w:color="auto"/>
            <w:left w:val="none" w:sz="0" w:space="0" w:color="auto"/>
            <w:bottom w:val="none" w:sz="0" w:space="0" w:color="auto"/>
            <w:right w:val="none" w:sz="0" w:space="0" w:color="auto"/>
          </w:divBdr>
        </w:div>
        <w:div w:id="648939623">
          <w:marLeft w:val="640"/>
          <w:marRight w:val="0"/>
          <w:marTop w:val="0"/>
          <w:marBottom w:val="0"/>
          <w:divBdr>
            <w:top w:val="none" w:sz="0" w:space="0" w:color="auto"/>
            <w:left w:val="none" w:sz="0" w:space="0" w:color="auto"/>
            <w:bottom w:val="none" w:sz="0" w:space="0" w:color="auto"/>
            <w:right w:val="none" w:sz="0" w:space="0" w:color="auto"/>
          </w:divBdr>
        </w:div>
        <w:div w:id="1537310501">
          <w:marLeft w:val="640"/>
          <w:marRight w:val="0"/>
          <w:marTop w:val="0"/>
          <w:marBottom w:val="0"/>
          <w:divBdr>
            <w:top w:val="none" w:sz="0" w:space="0" w:color="auto"/>
            <w:left w:val="none" w:sz="0" w:space="0" w:color="auto"/>
            <w:bottom w:val="none" w:sz="0" w:space="0" w:color="auto"/>
            <w:right w:val="none" w:sz="0" w:space="0" w:color="auto"/>
          </w:divBdr>
        </w:div>
        <w:div w:id="404567229">
          <w:marLeft w:val="640"/>
          <w:marRight w:val="0"/>
          <w:marTop w:val="0"/>
          <w:marBottom w:val="0"/>
          <w:divBdr>
            <w:top w:val="none" w:sz="0" w:space="0" w:color="auto"/>
            <w:left w:val="none" w:sz="0" w:space="0" w:color="auto"/>
            <w:bottom w:val="none" w:sz="0" w:space="0" w:color="auto"/>
            <w:right w:val="none" w:sz="0" w:space="0" w:color="auto"/>
          </w:divBdr>
        </w:div>
        <w:div w:id="1508785380">
          <w:marLeft w:val="640"/>
          <w:marRight w:val="0"/>
          <w:marTop w:val="0"/>
          <w:marBottom w:val="0"/>
          <w:divBdr>
            <w:top w:val="none" w:sz="0" w:space="0" w:color="auto"/>
            <w:left w:val="none" w:sz="0" w:space="0" w:color="auto"/>
            <w:bottom w:val="none" w:sz="0" w:space="0" w:color="auto"/>
            <w:right w:val="none" w:sz="0" w:space="0" w:color="auto"/>
          </w:divBdr>
        </w:div>
        <w:div w:id="90275673">
          <w:marLeft w:val="640"/>
          <w:marRight w:val="0"/>
          <w:marTop w:val="0"/>
          <w:marBottom w:val="0"/>
          <w:divBdr>
            <w:top w:val="none" w:sz="0" w:space="0" w:color="auto"/>
            <w:left w:val="none" w:sz="0" w:space="0" w:color="auto"/>
            <w:bottom w:val="none" w:sz="0" w:space="0" w:color="auto"/>
            <w:right w:val="none" w:sz="0" w:space="0" w:color="auto"/>
          </w:divBdr>
        </w:div>
        <w:div w:id="283467226">
          <w:marLeft w:val="640"/>
          <w:marRight w:val="0"/>
          <w:marTop w:val="0"/>
          <w:marBottom w:val="0"/>
          <w:divBdr>
            <w:top w:val="none" w:sz="0" w:space="0" w:color="auto"/>
            <w:left w:val="none" w:sz="0" w:space="0" w:color="auto"/>
            <w:bottom w:val="none" w:sz="0" w:space="0" w:color="auto"/>
            <w:right w:val="none" w:sz="0" w:space="0" w:color="auto"/>
          </w:divBdr>
        </w:div>
        <w:div w:id="714432663">
          <w:marLeft w:val="640"/>
          <w:marRight w:val="0"/>
          <w:marTop w:val="0"/>
          <w:marBottom w:val="0"/>
          <w:divBdr>
            <w:top w:val="none" w:sz="0" w:space="0" w:color="auto"/>
            <w:left w:val="none" w:sz="0" w:space="0" w:color="auto"/>
            <w:bottom w:val="none" w:sz="0" w:space="0" w:color="auto"/>
            <w:right w:val="none" w:sz="0" w:space="0" w:color="auto"/>
          </w:divBdr>
        </w:div>
        <w:div w:id="407267688">
          <w:marLeft w:val="640"/>
          <w:marRight w:val="0"/>
          <w:marTop w:val="0"/>
          <w:marBottom w:val="0"/>
          <w:divBdr>
            <w:top w:val="none" w:sz="0" w:space="0" w:color="auto"/>
            <w:left w:val="none" w:sz="0" w:space="0" w:color="auto"/>
            <w:bottom w:val="none" w:sz="0" w:space="0" w:color="auto"/>
            <w:right w:val="none" w:sz="0" w:space="0" w:color="auto"/>
          </w:divBdr>
        </w:div>
        <w:div w:id="1152795663">
          <w:marLeft w:val="640"/>
          <w:marRight w:val="0"/>
          <w:marTop w:val="0"/>
          <w:marBottom w:val="0"/>
          <w:divBdr>
            <w:top w:val="none" w:sz="0" w:space="0" w:color="auto"/>
            <w:left w:val="none" w:sz="0" w:space="0" w:color="auto"/>
            <w:bottom w:val="none" w:sz="0" w:space="0" w:color="auto"/>
            <w:right w:val="none" w:sz="0" w:space="0" w:color="auto"/>
          </w:divBdr>
        </w:div>
        <w:div w:id="906498585">
          <w:marLeft w:val="640"/>
          <w:marRight w:val="0"/>
          <w:marTop w:val="0"/>
          <w:marBottom w:val="0"/>
          <w:divBdr>
            <w:top w:val="none" w:sz="0" w:space="0" w:color="auto"/>
            <w:left w:val="none" w:sz="0" w:space="0" w:color="auto"/>
            <w:bottom w:val="none" w:sz="0" w:space="0" w:color="auto"/>
            <w:right w:val="none" w:sz="0" w:space="0" w:color="auto"/>
          </w:divBdr>
        </w:div>
        <w:div w:id="212813894">
          <w:marLeft w:val="640"/>
          <w:marRight w:val="0"/>
          <w:marTop w:val="0"/>
          <w:marBottom w:val="0"/>
          <w:divBdr>
            <w:top w:val="none" w:sz="0" w:space="0" w:color="auto"/>
            <w:left w:val="none" w:sz="0" w:space="0" w:color="auto"/>
            <w:bottom w:val="none" w:sz="0" w:space="0" w:color="auto"/>
            <w:right w:val="none" w:sz="0" w:space="0" w:color="auto"/>
          </w:divBdr>
        </w:div>
        <w:div w:id="968821234">
          <w:marLeft w:val="640"/>
          <w:marRight w:val="0"/>
          <w:marTop w:val="0"/>
          <w:marBottom w:val="0"/>
          <w:divBdr>
            <w:top w:val="none" w:sz="0" w:space="0" w:color="auto"/>
            <w:left w:val="none" w:sz="0" w:space="0" w:color="auto"/>
            <w:bottom w:val="none" w:sz="0" w:space="0" w:color="auto"/>
            <w:right w:val="none" w:sz="0" w:space="0" w:color="auto"/>
          </w:divBdr>
        </w:div>
        <w:div w:id="2072536763">
          <w:marLeft w:val="640"/>
          <w:marRight w:val="0"/>
          <w:marTop w:val="0"/>
          <w:marBottom w:val="0"/>
          <w:divBdr>
            <w:top w:val="none" w:sz="0" w:space="0" w:color="auto"/>
            <w:left w:val="none" w:sz="0" w:space="0" w:color="auto"/>
            <w:bottom w:val="none" w:sz="0" w:space="0" w:color="auto"/>
            <w:right w:val="none" w:sz="0" w:space="0" w:color="auto"/>
          </w:divBdr>
        </w:div>
        <w:div w:id="891843231">
          <w:marLeft w:val="640"/>
          <w:marRight w:val="0"/>
          <w:marTop w:val="0"/>
          <w:marBottom w:val="0"/>
          <w:divBdr>
            <w:top w:val="none" w:sz="0" w:space="0" w:color="auto"/>
            <w:left w:val="none" w:sz="0" w:space="0" w:color="auto"/>
            <w:bottom w:val="none" w:sz="0" w:space="0" w:color="auto"/>
            <w:right w:val="none" w:sz="0" w:space="0" w:color="auto"/>
          </w:divBdr>
        </w:div>
        <w:div w:id="2145657216">
          <w:marLeft w:val="640"/>
          <w:marRight w:val="0"/>
          <w:marTop w:val="0"/>
          <w:marBottom w:val="0"/>
          <w:divBdr>
            <w:top w:val="none" w:sz="0" w:space="0" w:color="auto"/>
            <w:left w:val="none" w:sz="0" w:space="0" w:color="auto"/>
            <w:bottom w:val="none" w:sz="0" w:space="0" w:color="auto"/>
            <w:right w:val="none" w:sz="0" w:space="0" w:color="auto"/>
          </w:divBdr>
        </w:div>
        <w:div w:id="1780955067">
          <w:marLeft w:val="640"/>
          <w:marRight w:val="0"/>
          <w:marTop w:val="0"/>
          <w:marBottom w:val="0"/>
          <w:divBdr>
            <w:top w:val="none" w:sz="0" w:space="0" w:color="auto"/>
            <w:left w:val="none" w:sz="0" w:space="0" w:color="auto"/>
            <w:bottom w:val="none" w:sz="0" w:space="0" w:color="auto"/>
            <w:right w:val="none" w:sz="0" w:space="0" w:color="auto"/>
          </w:divBdr>
        </w:div>
        <w:div w:id="96098034">
          <w:marLeft w:val="640"/>
          <w:marRight w:val="0"/>
          <w:marTop w:val="0"/>
          <w:marBottom w:val="0"/>
          <w:divBdr>
            <w:top w:val="none" w:sz="0" w:space="0" w:color="auto"/>
            <w:left w:val="none" w:sz="0" w:space="0" w:color="auto"/>
            <w:bottom w:val="none" w:sz="0" w:space="0" w:color="auto"/>
            <w:right w:val="none" w:sz="0" w:space="0" w:color="auto"/>
          </w:divBdr>
        </w:div>
        <w:div w:id="1492987442">
          <w:marLeft w:val="640"/>
          <w:marRight w:val="0"/>
          <w:marTop w:val="0"/>
          <w:marBottom w:val="0"/>
          <w:divBdr>
            <w:top w:val="none" w:sz="0" w:space="0" w:color="auto"/>
            <w:left w:val="none" w:sz="0" w:space="0" w:color="auto"/>
            <w:bottom w:val="none" w:sz="0" w:space="0" w:color="auto"/>
            <w:right w:val="none" w:sz="0" w:space="0" w:color="auto"/>
          </w:divBdr>
        </w:div>
        <w:div w:id="83109745">
          <w:marLeft w:val="640"/>
          <w:marRight w:val="0"/>
          <w:marTop w:val="0"/>
          <w:marBottom w:val="0"/>
          <w:divBdr>
            <w:top w:val="none" w:sz="0" w:space="0" w:color="auto"/>
            <w:left w:val="none" w:sz="0" w:space="0" w:color="auto"/>
            <w:bottom w:val="none" w:sz="0" w:space="0" w:color="auto"/>
            <w:right w:val="none" w:sz="0" w:space="0" w:color="auto"/>
          </w:divBdr>
        </w:div>
        <w:div w:id="1909994223">
          <w:marLeft w:val="640"/>
          <w:marRight w:val="0"/>
          <w:marTop w:val="0"/>
          <w:marBottom w:val="0"/>
          <w:divBdr>
            <w:top w:val="none" w:sz="0" w:space="0" w:color="auto"/>
            <w:left w:val="none" w:sz="0" w:space="0" w:color="auto"/>
            <w:bottom w:val="none" w:sz="0" w:space="0" w:color="auto"/>
            <w:right w:val="none" w:sz="0" w:space="0" w:color="auto"/>
          </w:divBdr>
        </w:div>
        <w:div w:id="1247491724">
          <w:marLeft w:val="640"/>
          <w:marRight w:val="0"/>
          <w:marTop w:val="0"/>
          <w:marBottom w:val="0"/>
          <w:divBdr>
            <w:top w:val="none" w:sz="0" w:space="0" w:color="auto"/>
            <w:left w:val="none" w:sz="0" w:space="0" w:color="auto"/>
            <w:bottom w:val="none" w:sz="0" w:space="0" w:color="auto"/>
            <w:right w:val="none" w:sz="0" w:space="0" w:color="auto"/>
          </w:divBdr>
        </w:div>
        <w:div w:id="2060322622">
          <w:marLeft w:val="640"/>
          <w:marRight w:val="0"/>
          <w:marTop w:val="0"/>
          <w:marBottom w:val="0"/>
          <w:divBdr>
            <w:top w:val="none" w:sz="0" w:space="0" w:color="auto"/>
            <w:left w:val="none" w:sz="0" w:space="0" w:color="auto"/>
            <w:bottom w:val="none" w:sz="0" w:space="0" w:color="auto"/>
            <w:right w:val="none" w:sz="0" w:space="0" w:color="auto"/>
          </w:divBdr>
        </w:div>
        <w:div w:id="984243760">
          <w:marLeft w:val="640"/>
          <w:marRight w:val="0"/>
          <w:marTop w:val="0"/>
          <w:marBottom w:val="0"/>
          <w:divBdr>
            <w:top w:val="none" w:sz="0" w:space="0" w:color="auto"/>
            <w:left w:val="none" w:sz="0" w:space="0" w:color="auto"/>
            <w:bottom w:val="none" w:sz="0" w:space="0" w:color="auto"/>
            <w:right w:val="none" w:sz="0" w:space="0" w:color="auto"/>
          </w:divBdr>
        </w:div>
        <w:div w:id="950819308">
          <w:marLeft w:val="640"/>
          <w:marRight w:val="0"/>
          <w:marTop w:val="0"/>
          <w:marBottom w:val="0"/>
          <w:divBdr>
            <w:top w:val="none" w:sz="0" w:space="0" w:color="auto"/>
            <w:left w:val="none" w:sz="0" w:space="0" w:color="auto"/>
            <w:bottom w:val="none" w:sz="0" w:space="0" w:color="auto"/>
            <w:right w:val="none" w:sz="0" w:space="0" w:color="auto"/>
          </w:divBdr>
        </w:div>
        <w:div w:id="1121221661">
          <w:marLeft w:val="640"/>
          <w:marRight w:val="0"/>
          <w:marTop w:val="0"/>
          <w:marBottom w:val="0"/>
          <w:divBdr>
            <w:top w:val="none" w:sz="0" w:space="0" w:color="auto"/>
            <w:left w:val="none" w:sz="0" w:space="0" w:color="auto"/>
            <w:bottom w:val="none" w:sz="0" w:space="0" w:color="auto"/>
            <w:right w:val="none" w:sz="0" w:space="0" w:color="auto"/>
          </w:divBdr>
        </w:div>
        <w:div w:id="634023243">
          <w:marLeft w:val="640"/>
          <w:marRight w:val="0"/>
          <w:marTop w:val="0"/>
          <w:marBottom w:val="0"/>
          <w:divBdr>
            <w:top w:val="none" w:sz="0" w:space="0" w:color="auto"/>
            <w:left w:val="none" w:sz="0" w:space="0" w:color="auto"/>
            <w:bottom w:val="none" w:sz="0" w:space="0" w:color="auto"/>
            <w:right w:val="none" w:sz="0" w:space="0" w:color="auto"/>
          </w:divBdr>
        </w:div>
        <w:div w:id="353045618">
          <w:marLeft w:val="640"/>
          <w:marRight w:val="0"/>
          <w:marTop w:val="0"/>
          <w:marBottom w:val="0"/>
          <w:divBdr>
            <w:top w:val="none" w:sz="0" w:space="0" w:color="auto"/>
            <w:left w:val="none" w:sz="0" w:space="0" w:color="auto"/>
            <w:bottom w:val="none" w:sz="0" w:space="0" w:color="auto"/>
            <w:right w:val="none" w:sz="0" w:space="0" w:color="auto"/>
          </w:divBdr>
        </w:div>
        <w:div w:id="225262252">
          <w:marLeft w:val="640"/>
          <w:marRight w:val="0"/>
          <w:marTop w:val="0"/>
          <w:marBottom w:val="0"/>
          <w:divBdr>
            <w:top w:val="none" w:sz="0" w:space="0" w:color="auto"/>
            <w:left w:val="none" w:sz="0" w:space="0" w:color="auto"/>
            <w:bottom w:val="none" w:sz="0" w:space="0" w:color="auto"/>
            <w:right w:val="none" w:sz="0" w:space="0" w:color="auto"/>
          </w:divBdr>
        </w:div>
        <w:div w:id="1801067002">
          <w:marLeft w:val="640"/>
          <w:marRight w:val="0"/>
          <w:marTop w:val="0"/>
          <w:marBottom w:val="0"/>
          <w:divBdr>
            <w:top w:val="none" w:sz="0" w:space="0" w:color="auto"/>
            <w:left w:val="none" w:sz="0" w:space="0" w:color="auto"/>
            <w:bottom w:val="none" w:sz="0" w:space="0" w:color="auto"/>
            <w:right w:val="none" w:sz="0" w:space="0" w:color="auto"/>
          </w:divBdr>
        </w:div>
        <w:div w:id="1473520046">
          <w:marLeft w:val="640"/>
          <w:marRight w:val="0"/>
          <w:marTop w:val="0"/>
          <w:marBottom w:val="0"/>
          <w:divBdr>
            <w:top w:val="none" w:sz="0" w:space="0" w:color="auto"/>
            <w:left w:val="none" w:sz="0" w:space="0" w:color="auto"/>
            <w:bottom w:val="none" w:sz="0" w:space="0" w:color="auto"/>
            <w:right w:val="none" w:sz="0" w:space="0" w:color="auto"/>
          </w:divBdr>
        </w:div>
        <w:div w:id="300889644">
          <w:marLeft w:val="640"/>
          <w:marRight w:val="0"/>
          <w:marTop w:val="0"/>
          <w:marBottom w:val="0"/>
          <w:divBdr>
            <w:top w:val="none" w:sz="0" w:space="0" w:color="auto"/>
            <w:left w:val="none" w:sz="0" w:space="0" w:color="auto"/>
            <w:bottom w:val="none" w:sz="0" w:space="0" w:color="auto"/>
            <w:right w:val="none" w:sz="0" w:space="0" w:color="auto"/>
          </w:divBdr>
        </w:div>
        <w:div w:id="1982878431">
          <w:marLeft w:val="640"/>
          <w:marRight w:val="0"/>
          <w:marTop w:val="0"/>
          <w:marBottom w:val="0"/>
          <w:divBdr>
            <w:top w:val="none" w:sz="0" w:space="0" w:color="auto"/>
            <w:left w:val="none" w:sz="0" w:space="0" w:color="auto"/>
            <w:bottom w:val="none" w:sz="0" w:space="0" w:color="auto"/>
            <w:right w:val="none" w:sz="0" w:space="0" w:color="auto"/>
          </w:divBdr>
        </w:div>
        <w:div w:id="1004043665">
          <w:marLeft w:val="640"/>
          <w:marRight w:val="0"/>
          <w:marTop w:val="0"/>
          <w:marBottom w:val="0"/>
          <w:divBdr>
            <w:top w:val="none" w:sz="0" w:space="0" w:color="auto"/>
            <w:left w:val="none" w:sz="0" w:space="0" w:color="auto"/>
            <w:bottom w:val="none" w:sz="0" w:space="0" w:color="auto"/>
            <w:right w:val="none" w:sz="0" w:space="0" w:color="auto"/>
          </w:divBdr>
        </w:div>
        <w:div w:id="146361359">
          <w:marLeft w:val="640"/>
          <w:marRight w:val="0"/>
          <w:marTop w:val="0"/>
          <w:marBottom w:val="0"/>
          <w:divBdr>
            <w:top w:val="none" w:sz="0" w:space="0" w:color="auto"/>
            <w:left w:val="none" w:sz="0" w:space="0" w:color="auto"/>
            <w:bottom w:val="none" w:sz="0" w:space="0" w:color="auto"/>
            <w:right w:val="none" w:sz="0" w:space="0" w:color="auto"/>
          </w:divBdr>
        </w:div>
        <w:div w:id="765686538">
          <w:marLeft w:val="640"/>
          <w:marRight w:val="0"/>
          <w:marTop w:val="0"/>
          <w:marBottom w:val="0"/>
          <w:divBdr>
            <w:top w:val="none" w:sz="0" w:space="0" w:color="auto"/>
            <w:left w:val="none" w:sz="0" w:space="0" w:color="auto"/>
            <w:bottom w:val="none" w:sz="0" w:space="0" w:color="auto"/>
            <w:right w:val="none" w:sz="0" w:space="0" w:color="auto"/>
          </w:divBdr>
        </w:div>
        <w:div w:id="1718974089">
          <w:marLeft w:val="640"/>
          <w:marRight w:val="0"/>
          <w:marTop w:val="0"/>
          <w:marBottom w:val="0"/>
          <w:divBdr>
            <w:top w:val="none" w:sz="0" w:space="0" w:color="auto"/>
            <w:left w:val="none" w:sz="0" w:space="0" w:color="auto"/>
            <w:bottom w:val="none" w:sz="0" w:space="0" w:color="auto"/>
            <w:right w:val="none" w:sz="0" w:space="0" w:color="auto"/>
          </w:divBdr>
        </w:div>
        <w:div w:id="1911503209">
          <w:marLeft w:val="640"/>
          <w:marRight w:val="0"/>
          <w:marTop w:val="0"/>
          <w:marBottom w:val="0"/>
          <w:divBdr>
            <w:top w:val="none" w:sz="0" w:space="0" w:color="auto"/>
            <w:left w:val="none" w:sz="0" w:space="0" w:color="auto"/>
            <w:bottom w:val="none" w:sz="0" w:space="0" w:color="auto"/>
            <w:right w:val="none" w:sz="0" w:space="0" w:color="auto"/>
          </w:divBdr>
        </w:div>
        <w:div w:id="1628972162">
          <w:marLeft w:val="640"/>
          <w:marRight w:val="0"/>
          <w:marTop w:val="0"/>
          <w:marBottom w:val="0"/>
          <w:divBdr>
            <w:top w:val="none" w:sz="0" w:space="0" w:color="auto"/>
            <w:left w:val="none" w:sz="0" w:space="0" w:color="auto"/>
            <w:bottom w:val="none" w:sz="0" w:space="0" w:color="auto"/>
            <w:right w:val="none" w:sz="0" w:space="0" w:color="auto"/>
          </w:divBdr>
        </w:div>
        <w:div w:id="1379554124">
          <w:marLeft w:val="640"/>
          <w:marRight w:val="0"/>
          <w:marTop w:val="0"/>
          <w:marBottom w:val="0"/>
          <w:divBdr>
            <w:top w:val="none" w:sz="0" w:space="0" w:color="auto"/>
            <w:left w:val="none" w:sz="0" w:space="0" w:color="auto"/>
            <w:bottom w:val="none" w:sz="0" w:space="0" w:color="auto"/>
            <w:right w:val="none" w:sz="0" w:space="0" w:color="auto"/>
          </w:divBdr>
        </w:div>
        <w:div w:id="1551191043">
          <w:marLeft w:val="640"/>
          <w:marRight w:val="0"/>
          <w:marTop w:val="0"/>
          <w:marBottom w:val="0"/>
          <w:divBdr>
            <w:top w:val="none" w:sz="0" w:space="0" w:color="auto"/>
            <w:left w:val="none" w:sz="0" w:space="0" w:color="auto"/>
            <w:bottom w:val="none" w:sz="0" w:space="0" w:color="auto"/>
            <w:right w:val="none" w:sz="0" w:space="0" w:color="auto"/>
          </w:divBdr>
        </w:div>
        <w:div w:id="71395160">
          <w:marLeft w:val="640"/>
          <w:marRight w:val="0"/>
          <w:marTop w:val="0"/>
          <w:marBottom w:val="0"/>
          <w:divBdr>
            <w:top w:val="none" w:sz="0" w:space="0" w:color="auto"/>
            <w:left w:val="none" w:sz="0" w:space="0" w:color="auto"/>
            <w:bottom w:val="none" w:sz="0" w:space="0" w:color="auto"/>
            <w:right w:val="none" w:sz="0" w:space="0" w:color="auto"/>
          </w:divBdr>
        </w:div>
      </w:divsChild>
    </w:div>
    <w:div w:id="1874227351">
      <w:marLeft w:val="480"/>
      <w:marRight w:val="0"/>
      <w:marTop w:val="0"/>
      <w:marBottom w:val="0"/>
      <w:divBdr>
        <w:top w:val="none" w:sz="0" w:space="0" w:color="auto"/>
        <w:left w:val="none" w:sz="0" w:space="0" w:color="auto"/>
        <w:bottom w:val="none" w:sz="0" w:space="0" w:color="auto"/>
        <w:right w:val="none" w:sz="0" w:space="0" w:color="auto"/>
      </w:divBdr>
    </w:div>
    <w:div w:id="1874534654">
      <w:marLeft w:val="480"/>
      <w:marRight w:val="0"/>
      <w:marTop w:val="0"/>
      <w:marBottom w:val="0"/>
      <w:divBdr>
        <w:top w:val="none" w:sz="0" w:space="0" w:color="auto"/>
        <w:left w:val="none" w:sz="0" w:space="0" w:color="auto"/>
        <w:bottom w:val="none" w:sz="0" w:space="0" w:color="auto"/>
        <w:right w:val="none" w:sz="0" w:space="0" w:color="auto"/>
      </w:divBdr>
    </w:div>
    <w:div w:id="1877086741">
      <w:marLeft w:val="480"/>
      <w:marRight w:val="0"/>
      <w:marTop w:val="0"/>
      <w:marBottom w:val="0"/>
      <w:divBdr>
        <w:top w:val="none" w:sz="0" w:space="0" w:color="auto"/>
        <w:left w:val="none" w:sz="0" w:space="0" w:color="auto"/>
        <w:bottom w:val="none" w:sz="0" w:space="0" w:color="auto"/>
        <w:right w:val="none" w:sz="0" w:space="0" w:color="auto"/>
      </w:divBdr>
    </w:div>
    <w:div w:id="1877307366">
      <w:marLeft w:val="480"/>
      <w:marRight w:val="0"/>
      <w:marTop w:val="0"/>
      <w:marBottom w:val="0"/>
      <w:divBdr>
        <w:top w:val="none" w:sz="0" w:space="0" w:color="auto"/>
        <w:left w:val="none" w:sz="0" w:space="0" w:color="auto"/>
        <w:bottom w:val="none" w:sz="0" w:space="0" w:color="auto"/>
        <w:right w:val="none" w:sz="0" w:space="0" w:color="auto"/>
      </w:divBdr>
    </w:div>
    <w:div w:id="1877428617">
      <w:bodyDiv w:val="1"/>
      <w:marLeft w:val="0"/>
      <w:marRight w:val="0"/>
      <w:marTop w:val="0"/>
      <w:marBottom w:val="0"/>
      <w:divBdr>
        <w:top w:val="none" w:sz="0" w:space="0" w:color="auto"/>
        <w:left w:val="none" w:sz="0" w:space="0" w:color="auto"/>
        <w:bottom w:val="none" w:sz="0" w:space="0" w:color="auto"/>
        <w:right w:val="none" w:sz="0" w:space="0" w:color="auto"/>
      </w:divBdr>
    </w:div>
    <w:div w:id="1878661878">
      <w:marLeft w:val="480"/>
      <w:marRight w:val="0"/>
      <w:marTop w:val="0"/>
      <w:marBottom w:val="0"/>
      <w:divBdr>
        <w:top w:val="none" w:sz="0" w:space="0" w:color="auto"/>
        <w:left w:val="none" w:sz="0" w:space="0" w:color="auto"/>
        <w:bottom w:val="none" w:sz="0" w:space="0" w:color="auto"/>
        <w:right w:val="none" w:sz="0" w:space="0" w:color="auto"/>
      </w:divBdr>
    </w:div>
    <w:div w:id="1880121614">
      <w:bodyDiv w:val="1"/>
      <w:marLeft w:val="0"/>
      <w:marRight w:val="0"/>
      <w:marTop w:val="0"/>
      <w:marBottom w:val="0"/>
      <w:divBdr>
        <w:top w:val="none" w:sz="0" w:space="0" w:color="auto"/>
        <w:left w:val="none" w:sz="0" w:space="0" w:color="auto"/>
        <w:bottom w:val="none" w:sz="0" w:space="0" w:color="auto"/>
        <w:right w:val="none" w:sz="0" w:space="0" w:color="auto"/>
      </w:divBdr>
      <w:divsChild>
        <w:div w:id="75320398">
          <w:marLeft w:val="480"/>
          <w:marRight w:val="0"/>
          <w:marTop w:val="0"/>
          <w:marBottom w:val="0"/>
          <w:divBdr>
            <w:top w:val="none" w:sz="0" w:space="0" w:color="auto"/>
            <w:left w:val="none" w:sz="0" w:space="0" w:color="auto"/>
            <w:bottom w:val="none" w:sz="0" w:space="0" w:color="auto"/>
            <w:right w:val="none" w:sz="0" w:space="0" w:color="auto"/>
          </w:divBdr>
        </w:div>
        <w:div w:id="101536684">
          <w:marLeft w:val="480"/>
          <w:marRight w:val="0"/>
          <w:marTop w:val="0"/>
          <w:marBottom w:val="0"/>
          <w:divBdr>
            <w:top w:val="none" w:sz="0" w:space="0" w:color="auto"/>
            <w:left w:val="none" w:sz="0" w:space="0" w:color="auto"/>
            <w:bottom w:val="none" w:sz="0" w:space="0" w:color="auto"/>
            <w:right w:val="none" w:sz="0" w:space="0" w:color="auto"/>
          </w:divBdr>
        </w:div>
        <w:div w:id="182596852">
          <w:marLeft w:val="480"/>
          <w:marRight w:val="0"/>
          <w:marTop w:val="0"/>
          <w:marBottom w:val="0"/>
          <w:divBdr>
            <w:top w:val="none" w:sz="0" w:space="0" w:color="auto"/>
            <w:left w:val="none" w:sz="0" w:space="0" w:color="auto"/>
            <w:bottom w:val="none" w:sz="0" w:space="0" w:color="auto"/>
            <w:right w:val="none" w:sz="0" w:space="0" w:color="auto"/>
          </w:divBdr>
        </w:div>
        <w:div w:id="232937872">
          <w:marLeft w:val="480"/>
          <w:marRight w:val="0"/>
          <w:marTop w:val="0"/>
          <w:marBottom w:val="0"/>
          <w:divBdr>
            <w:top w:val="none" w:sz="0" w:space="0" w:color="auto"/>
            <w:left w:val="none" w:sz="0" w:space="0" w:color="auto"/>
            <w:bottom w:val="none" w:sz="0" w:space="0" w:color="auto"/>
            <w:right w:val="none" w:sz="0" w:space="0" w:color="auto"/>
          </w:divBdr>
        </w:div>
        <w:div w:id="494494116">
          <w:marLeft w:val="480"/>
          <w:marRight w:val="0"/>
          <w:marTop w:val="0"/>
          <w:marBottom w:val="0"/>
          <w:divBdr>
            <w:top w:val="none" w:sz="0" w:space="0" w:color="auto"/>
            <w:left w:val="none" w:sz="0" w:space="0" w:color="auto"/>
            <w:bottom w:val="none" w:sz="0" w:space="0" w:color="auto"/>
            <w:right w:val="none" w:sz="0" w:space="0" w:color="auto"/>
          </w:divBdr>
        </w:div>
        <w:div w:id="559024962">
          <w:marLeft w:val="480"/>
          <w:marRight w:val="0"/>
          <w:marTop w:val="0"/>
          <w:marBottom w:val="0"/>
          <w:divBdr>
            <w:top w:val="none" w:sz="0" w:space="0" w:color="auto"/>
            <w:left w:val="none" w:sz="0" w:space="0" w:color="auto"/>
            <w:bottom w:val="none" w:sz="0" w:space="0" w:color="auto"/>
            <w:right w:val="none" w:sz="0" w:space="0" w:color="auto"/>
          </w:divBdr>
        </w:div>
        <w:div w:id="640968052">
          <w:marLeft w:val="480"/>
          <w:marRight w:val="0"/>
          <w:marTop w:val="0"/>
          <w:marBottom w:val="0"/>
          <w:divBdr>
            <w:top w:val="none" w:sz="0" w:space="0" w:color="auto"/>
            <w:left w:val="none" w:sz="0" w:space="0" w:color="auto"/>
            <w:bottom w:val="none" w:sz="0" w:space="0" w:color="auto"/>
            <w:right w:val="none" w:sz="0" w:space="0" w:color="auto"/>
          </w:divBdr>
        </w:div>
        <w:div w:id="661543671">
          <w:marLeft w:val="480"/>
          <w:marRight w:val="0"/>
          <w:marTop w:val="0"/>
          <w:marBottom w:val="0"/>
          <w:divBdr>
            <w:top w:val="none" w:sz="0" w:space="0" w:color="auto"/>
            <w:left w:val="none" w:sz="0" w:space="0" w:color="auto"/>
            <w:bottom w:val="none" w:sz="0" w:space="0" w:color="auto"/>
            <w:right w:val="none" w:sz="0" w:space="0" w:color="auto"/>
          </w:divBdr>
        </w:div>
        <w:div w:id="687949699">
          <w:marLeft w:val="480"/>
          <w:marRight w:val="0"/>
          <w:marTop w:val="0"/>
          <w:marBottom w:val="0"/>
          <w:divBdr>
            <w:top w:val="none" w:sz="0" w:space="0" w:color="auto"/>
            <w:left w:val="none" w:sz="0" w:space="0" w:color="auto"/>
            <w:bottom w:val="none" w:sz="0" w:space="0" w:color="auto"/>
            <w:right w:val="none" w:sz="0" w:space="0" w:color="auto"/>
          </w:divBdr>
        </w:div>
        <w:div w:id="696348152">
          <w:marLeft w:val="480"/>
          <w:marRight w:val="0"/>
          <w:marTop w:val="0"/>
          <w:marBottom w:val="0"/>
          <w:divBdr>
            <w:top w:val="none" w:sz="0" w:space="0" w:color="auto"/>
            <w:left w:val="none" w:sz="0" w:space="0" w:color="auto"/>
            <w:bottom w:val="none" w:sz="0" w:space="0" w:color="auto"/>
            <w:right w:val="none" w:sz="0" w:space="0" w:color="auto"/>
          </w:divBdr>
        </w:div>
        <w:div w:id="719672475">
          <w:marLeft w:val="480"/>
          <w:marRight w:val="0"/>
          <w:marTop w:val="0"/>
          <w:marBottom w:val="0"/>
          <w:divBdr>
            <w:top w:val="none" w:sz="0" w:space="0" w:color="auto"/>
            <w:left w:val="none" w:sz="0" w:space="0" w:color="auto"/>
            <w:bottom w:val="none" w:sz="0" w:space="0" w:color="auto"/>
            <w:right w:val="none" w:sz="0" w:space="0" w:color="auto"/>
          </w:divBdr>
        </w:div>
        <w:div w:id="771973159">
          <w:marLeft w:val="480"/>
          <w:marRight w:val="0"/>
          <w:marTop w:val="0"/>
          <w:marBottom w:val="0"/>
          <w:divBdr>
            <w:top w:val="none" w:sz="0" w:space="0" w:color="auto"/>
            <w:left w:val="none" w:sz="0" w:space="0" w:color="auto"/>
            <w:bottom w:val="none" w:sz="0" w:space="0" w:color="auto"/>
            <w:right w:val="none" w:sz="0" w:space="0" w:color="auto"/>
          </w:divBdr>
        </w:div>
        <w:div w:id="773750458">
          <w:marLeft w:val="480"/>
          <w:marRight w:val="0"/>
          <w:marTop w:val="0"/>
          <w:marBottom w:val="0"/>
          <w:divBdr>
            <w:top w:val="none" w:sz="0" w:space="0" w:color="auto"/>
            <w:left w:val="none" w:sz="0" w:space="0" w:color="auto"/>
            <w:bottom w:val="none" w:sz="0" w:space="0" w:color="auto"/>
            <w:right w:val="none" w:sz="0" w:space="0" w:color="auto"/>
          </w:divBdr>
        </w:div>
        <w:div w:id="820000896">
          <w:marLeft w:val="480"/>
          <w:marRight w:val="0"/>
          <w:marTop w:val="0"/>
          <w:marBottom w:val="0"/>
          <w:divBdr>
            <w:top w:val="none" w:sz="0" w:space="0" w:color="auto"/>
            <w:left w:val="none" w:sz="0" w:space="0" w:color="auto"/>
            <w:bottom w:val="none" w:sz="0" w:space="0" w:color="auto"/>
            <w:right w:val="none" w:sz="0" w:space="0" w:color="auto"/>
          </w:divBdr>
        </w:div>
        <w:div w:id="853568616">
          <w:marLeft w:val="480"/>
          <w:marRight w:val="0"/>
          <w:marTop w:val="0"/>
          <w:marBottom w:val="0"/>
          <w:divBdr>
            <w:top w:val="none" w:sz="0" w:space="0" w:color="auto"/>
            <w:left w:val="none" w:sz="0" w:space="0" w:color="auto"/>
            <w:bottom w:val="none" w:sz="0" w:space="0" w:color="auto"/>
            <w:right w:val="none" w:sz="0" w:space="0" w:color="auto"/>
          </w:divBdr>
        </w:div>
        <w:div w:id="864825954">
          <w:marLeft w:val="480"/>
          <w:marRight w:val="0"/>
          <w:marTop w:val="0"/>
          <w:marBottom w:val="0"/>
          <w:divBdr>
            <w:top w:val="none" w:sz="0" w:space="0" w:color="auto"/>
            <w:left w:val="none" w:sz="0" w:space="0" w:color="auto"/>
            <w:bottom w:val="none" w:sz="0" w:space="0" w:color="auto"/>
            <w:right w:val="none" w:sz="0" w:space="0" w:color="auto"/>
          </w:divBdr>
        </w:div>
        <w:div w:id="939142745">
          <w:marLeft w:val="480"/>
          <w:marRight w:val="0"/>
          <w:marTop w:val="0"/>
          <w:marBottom w:val="0"/>
          <w:divBdr>
            <w:top w:val="none" w:sz="0" w:space="0" w:color="auto"/>
            <w:left w:val="none" w:sz="0" w:space="0" w:color="auto"/>
            <w:bottom w:val="none" w:sz="0" w:space="0" w:color="auto"/>
            <w:right w:val="none" w:sz="0" w:space="0" w:color="auto"/>
          </w:divBdr>
        </w:div>
        <w:div w:id="977152953">
          <w:marLeft w:val="480"/>
          <w:marRight w:val="0"/>
          <w:marTop w:val="0"/>
          <w:marBottom w:val="0"/>
          <w:divBdr>
            <w:top w:val="none" w:sz="0" w:space="0" w:color="auto"/>
            <w:left w:val="none" w:sz="0" w:space="0" w:color="auto"/>
            <w:bottom w:val="none" w:sz="0" w:space="0" w:color="auto"/>
            <w:right w:val="none" w:sz="0" w:space="0" w:color="auto"/>
          </w:divBdr>
        </w:div>
        <w:div w:id="1057122524">
          <w:marLeft w:val="480"/>
          <w:marRight w:val="0"/>
          <w:marTop w:val="0"/>
          <w:marBottom w:val="0"/>
          <w:divBdr>
            <w:top w:val="none" w:sz="0" w:space="0" w:color="auto"/>
            <w:left w:val="none" w:sz="0" w:space="0" w:color="auto"/>
            <w:bottom w:val="none" w:sz="0" w:space="0" w:color="auto"/>
            <w:right w:val="none" w:sz="0" w:space="0" w:color="auto"/>
          </w:divBdr>
        </w:div>
        <w:div w:id="1111704245">
          <w:marLeft w:val="480"/>
          <w:marRight w:val="0"/>
          <w:marTop w:val="0"/>
          <w:marBottom w:val="0"/>
          <w:divBdr>
            <w:top w:val="none" w:sz="0" w:space="0" w:color="auto"/>
            <w:left w:val="none" w:sz="0" w:space="0" w:color="auto"/>
            <w:bottom w:val="none" w:sz="0" w:space="0" w:color="auto"/>
            <w:right w:val="none" w:sz="0" w:space="0" w:color="auto"/>
          </w:divBdr>
        </w:div>
        <w:div w:id="1113743025">
          <w:marLeft w:val="480"/>
          <w:marRight w:val="0"/>
          <w:marTop w:val="0"/>
          <w:marBottom w:val="0"/>
          <w:divBdr>
            <w:top w:val="none" w:sz="0" w:space="0" w:color="auto"/>
            <w:left w:val="none" w:sz="0" w:space="0" w:color="auto"/>
            <w:bottom w:val="none" w:sz="0" w:space="0" w:color="auto"/>
            <w:right w:val="none" w:sz="0" w:space="0" w:color="auto"/>
          </w:divBdr>
        </w:div>
        <w:div w:id="1121147921">
          <w:marLeft w:val="480"/>
          <w:marRight w:val="0"/>
          <w:marTop w:val="0"/>
          <w:marBottom w:val="0"/>
          <w:divBdr>
            <w:top w:val="none" w:sz="0" w:space="0" w:color="auto"/>
            <w:left w:val="none" w:sz="0" w:space="0" w:color="auto"/>
            <w:bottom w:val="none" w:sz="0" w:space="0" w:color="auto"/>
            <w:right w:val="none" w:sz="0" w:space="0" w:color="auto"/>
          </w:divBdr>
        </w:div>
        <w:div w:id="1177769712">
          <w:marLeft w:val="480"/>
          <w:marRight w:val="0"/>
          <w:marTop w:val="0"/>
          <w:marBottom w:val="0"/>
          <w:divBdr>
            <w:top w:val="none" w:sz="0" w:space="0" w:color="auto"/>
            <w:left w:val="none" w:sz="0" w:space="0" w:color="auto"/>
            <w:bottom w:val="none" w:sz="0" w:space="0" w:color="auto"/>
            <w:right w:val="none" w:sz="0" w:space="0" w:color="auto"/>
          </w:divBdr>
        </w:div>
        <w:div w:id="1195772524">
          <w:marLeft w:val="480"/>
          <w:marRight w:val="0"/>
          <w:marTop w:val="0"/>
          <w:marBottom w:val="0"/>
          <w:divBdr>
            <w:top w:val="none" w:sz="0" w:space="0" w:color="auto"/>
            <w:left w:val="none" w:sz="0" w:space="0" w:color="auto"/>
            <w:bottom w:val="none" w:sz="0" w:space="0" w:color="auto"/>
            <w:right w:val="none" w:sz="0" w:space="0" w:color="auto"/>
          </w:divBdr>
        </w:div>
        <w:div w:id="1262879124">
          <w:marLeft w:val="480"/>
          <w:marRight w:val="0"/>
          <w:marTop w:val="0"/>
          <w:marBottom w:val="0"/>
          <w:divBdr>
            <w:top w:val="none" w:sz="0" w:space="0" w:color="auto"/>
            <w:left w:val="none" w:sz="0" w:space="0" w:color="auto"/>
            <w:bottom w:val="none" w:sz="0" w:space="0" w:color="auto"/>
            <w:right w:val="none" w:sz="0" w:space="0" w:color="auto"/>
          </w:divBdr>
        </w:div>
        <w:div w:id="1307276138">
          <w:marLeft w:val="480"/>
          <w:marRight w:val="0"/>
          <w:marTop w:val="0"/>
          <w:marBottom w:val="0"/>
          <w:divBdr>
            <w:top w:val="none" w:sz="0" w:space="0" w:color="auto"/>
            <w:left w:val="none" w:sz="0" w:space="0" w:color="auto"/>
            <w:bottom w:val="none" w:sz="0" w:space="0" w:color="auto"/>
            <w:right w:val="none" w:sz="0" w:space="0" w:color="auto"/>
          </w:divBdr>
        </w:div>
        <w:div w:id="1319306923">
          <w:marLeft w:val="480"/>
          <w:marRight w:val="0"/>
          <w:marTop w:val="0"/>
          <w:marBottom w:val="0"/>
          <w:divBdr>
            <w:top w:val="none" w:sz="0" w:space="0" w:color="auto"/>
            <w:left w:val="none" w:sz="0" w:space="0" w:color="auto"/>
            <w:bottom w:val="none" w:sz="0" w:space="0" w:color="auto"/>
            <w:right w:val="none" w:sz="0" w:space="0" w:color="auto"/>
          </w:divBdr>
        </w:div>
        <w:div w:id="1350837948">
          <w:marLeft w:val="480"/>
          <w:marRight w:val="0"/>
          <w:marTop w:val="0"/>
          <w:marBottom w:val="0"/>
          <w:divBdr>
            <w:top w:val="none" w:sz="0" w:space="0" w:color="auto"/>
            <w:left w:val="none" w:sz="0" w:space="0" w:color="auto"/>
            <w:bottom w:val="none" w:sz="0" w:space="0" w:color="auto"/>
            <w:right w:val="none" w:sz="0" w:space="0" w:color="auto"/>
          </w:divBdr>
        </w:div>
        <w:div w:id="1377007526">
          <w:marLeft w:val="480"/>
          <w:marRight w:val="0"/>
          <w:marTop w:val="0"/>
          <w:marBottom w:val="0"/>
          <w:divBdr>
            <w:top w:val="none" w:sz="0" w:space="0" w:color="auto"/>
            <w:left w:val="none" w:sz="0" w:space="0" w:color="auto"/>
            <w:bottom w:val="none" w:sz="0" w:space="0" w:color="auto"/>
            <w:right w:val="none" w:sz="0" w:space="0" w:color="auto"/>
          </w:divBdr>
        </w:div>
        <w:div w:id="1444689536">
          <w:marLeft w:val="480"/>
          <w:marRight w:val="0"/>
          <w:marTop w:val="0"/>
          <w:marBottom w:val="0"/>
          <w:divBdr>
            <w:top w:val="none" w:sz="0" w:space="0" w:color="auto"/>
            <w:left w:val="none" w:sz="0" w:space="0" w:color="auto"/>
            <w:bottom w:val="none" w:sz="0" w:space="0" w:color="auto"/>
            <w:right w:val="none" w:sz="0" w:space="0" w:color="auto"/>
          </w:divBdr>
        </w:div>
        <w:div w:id="1499148861">
          <w:marLeft w:val="480"/>
          <w:marRight w:val="0"/>
          <w:marTop w:val="0"/>
          <w:marBottom w:val="0"/>
          <w:divBdr>
            <w:top w:val="none" w:sz="0" w:space="0" w:color="auto"/>
            <w:left w:val="none" w:sz="0" w:space="0" w:color="auto"/>
            <w:bottom w:val="none" w:sz="0" w:space="0" w:color="auto"/>
            <w:right w:val="none" w:sz="0" w:space="0" w:color="auto"/>
          </w:divBdr>
        </w:div>
        <w:div w:id="1520702558">
          <w:marLeft w:val="480"/>
          <w:marRight w:val="0"/>
          <w:marTop w:val="0"/>
          <w:marBottom w:val="0"/>
          <w:divBdr>
            <w:top w:val="none" w:sz="0" w:space="0" w:color="auto"/>
            <w:left w:val="none" w:sz="0" w:space="0" w:color="auto"/>
            <w:bottom w:val="none" w:sz="0" w:space="0" w:color="auto"/>
            <w:right w:val="none" w:sz="0" w:space="0" w:color="auto"/>
          </w:divBdr>
        </w:div>
        <w:div w:id="1645814848">
          <w:marLeft w:val="480"/>
          <w:marRight w:val="0"/>
          <w:marTop w:val="0"/>
          <w:marBottom w:val="0"/>
          <w:divBdr>
            <w:top w:val="none" w:sz="0" w:space="0" w:color="auto"/>
            <w:left w:val="none" w:sz="0" w:space="0" w:color="auto"/>
            <w:bottom w:val="none" w:sz="0" w:space="0" w:color="auto"/>
            <w:right w:val="none" w:sz="0" w:space="0" w:color="auto"/>
          </w:divBdr>
        </w:div>
        <w:div w:id="1647542242">
          <w:marLeft w:val="480"/>
          <w:marRight w:val="0"/>
          <w:marTop w:val="0"/>
          <w:marBottom w:val="0"/>
          <w:divBdr>
            <w:top w:val="none" w:sz="0" w:space="0" w:color="auto"/>
            <w:left w:val="none" w:sz="0" w:space="0" w:color="auto"/>
            <w:bottom w:val="none" w:sz="0" w:space="0" w:color="auto"/>
            <w:right w:val="none" w:sz="0" w:space="0" w:color="auto"/>
          </w:divBdr>
        </w:div>
        <w:div w:id="1675961130">
          <w:marLeft w:val="480"/>
          <w:marRight w:val="0"/>
          <w:marTop w:val="0"/>
          <w:marBottom w:val="0"/>
          <w:divBdr>
            <w:top w:val="none" w:sz="0" w:space="0" w:color="auto"/>
            <w:left w:val="none" w:sz="0" w:space="0" w:color="auto"/>
            <w:bottom w:val="none" w:sz="0" w:space="0" w:color="auto"/>
            <w:right w:val="none" w:sz="0" w:space="0" w:color="auto"/>
          </w:divBdr>
        </w:div>
        <w:div w:id="1701008959">
          <w:marLeft w:val="480"/>
          <w:marRight w:val="0"/>
          <w:marTop w:val="0"/>
          <w:marBottom w:val="0"/>
          <w:divBdr>
            <w:top w:val="none" w:sz="0" w:space="0" w:color="auto"/>
            <w:left w:val="none" w:sz="0" w:space="0" w:color="auto"/>
            <w:bottom w:val="none" w:sz="0" w:space="0" w:color="auto"/>
            <w:right w:val="none" w:sz="0" w:space="0" w:color="auto"/>
          </w:divBdr>
        </w:div>
        <w:div w:id="1704018766">
          <w:marLeft w:val="480"/>
          <w:marRight w:val="0"/>
          <w:marTop w:val="0"/>
          <w:marBottom w:val="0"/>
          <w:divBdr>
            <w:top w:val="none" w:sz="0" w:space="0" w:color="auto"/>
            <w:left w:val="none" w:sz="0" w:space="0" w:color="auto"/>
            <w:bottom w:val="none" w:sz="0" w:space="0" w:color="auto"/>
            <w:right w:val="none" w:sz="0" w:space="0" w:color="auto"/>
          </w:divBdr>
        </w:div>
        <w:div w:id="1724671485">
          <w:marLeft w:val="480"/>
          <w:marRight w:val="0"/>
          <w:marTop w:val="0"/>
          <w:marBottom w:val="0"/>
          <w:divBdr>
            <w:top w:val="none" w:sz="0" w:space="0" w:color="auto"/>
            <w:left w:val="none" w:sz="0" w:space="0" w:color="auto"/>
            <w:bottom w:val="none" w:sz="0" w:space="0" w:color="auto"/>
            <w:right w:val="none" w:sz="0" w:space="0" w:color="auto"/>
          </w:divBdr>
        </w:div>
        <w:div w:id="1750926198">
          <w:marLeft w:val="480"/>
          <w:marRight w:val="0"/>
          <w:marTop w:val="0"/>
          <w:marBottom w:val="0"/>
          <w:divBdr>
            <w:top w:val="none" w:sz="0" w:space="0" w:color="auto"/>
            <w:left w:val="none" w:sz="0" w:space="0" w:color="auto"/>
            <w:bottom w:val="none" w:sz="0" w:space="0" w:color="auto"/>
            <w:right w:val="none" w:sz="0" w:space="0" w:color="auto"/>
          </w:divBdr>
        </w:div>
        <w:div w:id="1791246349">
          <w:marLeft w:val="480"/>
          <w:marRight w:val="0"/>
          <w:marTop w:val="0"/>
          <w:marBottom w:val="0"/>
          <w:divBdr>
            <w:top w:val="none" w:sz="0" w:space="0" w:color="auto"/>
            <w:left w:val="none" w:sz="0" w:space="0" w:color="auto"/>
            <w:bottom w:val="none" w:sz="0" w:space="0" w:color="auto"/>
            <w:right w:val="none" w:sz="0" w:space="0" w:color="auto"/>
          </w:divBdr>
        </w:div>
        <w:div w:id="1844973127">
          <w:marLeft w:val="480"/>
          <w:marRight w:val="0"/>
          <w:marTop w:val="0"/>
          <w:marBottom w:val="0"/>
          <w:divBdr>
            <w:top w:val="none" w:sz="0" w:space="0" w:color="auto"/>
            <w:left w:val="none" w:sz="0" w:space="0" w:color="auto"/>
            <w:bottom w:val="none" w:sz="0" w:space="0" w:color="auto"/>
            <w:right w:val="none" w:sz="0" w:space="0" w:color="auto"/>
          </w:divBdr>
        </w:div>
        <w:div w:id="1859076878">
          <w:marLeft w:val="480"/>
          <w:marRight w:val="0"/>
          <w:marTop w:val="0"/>
          <w:marBottom w:val="0"/>
          <w:divBdr>
            <w:top w:val="none" w:sz="0" w:space="0" w:color="auto"/>
            <w:left w:val="none" w:sz="0" w:space="0" w:color="auto"/>
            <w:bottom w:val="none" w:sz="0" w:space="0" w:color="auto"/>
            <w:right w:val="none" w:sz="0" w:space="0" w:color="auto"/>
          </w:divBdr>
        </w:div>
        <w:div w:id="1921406215">
          <w:marLeft w:val="480"/>
          <w:marRight w:val="0"/>
          <w:marTop w:val="0"/>
          <w:marBottom w:val="0"/>
          <w:divBdr>
            <w:top w:val="none" w:sz="0" w:space="0" w:color="auto"/>
            <w:left w:val="none" w:sz="0" w:space="0" w:color="auto"/>
            <w:bottom w:val="none" w:sz="0" w:space="0" w:color="auto"/>
            <w:right w:val="none" w:sz="0" w:space="0" w:color="auto"/>
          </w:divBdr>
        </w:div>
        <w:div w:id="1955014186">
          <w:marLeft w:val="480"/>
          <w:marRight w:val="0"/>
          <w:marTop w:val="0"/>
          <w:marBottom w:val="0"/>
          <w:divBdr>
            <w:top w:val="none" w:sz="0" w:space="0" w:color="auto"/>
            <w:left w:val="none" w:sz="0" w:space="0" w:color="auto"/>
            <w:bottom w:val="none" w:sz="0" w:space="0" w:color="auto"/>
            <w:right w:val="none" w:sz="0" w:space="0" w:color="auto"/>
          </w:divBdr>
        </w:div>
        <w:div w:id="1985574722">
          <w:marLeft w:val="480"/>
          <w:marRight w:val="0"/>
          <w:marTop w:val="0"/>
          <w:marBottom w:val="0"/>
          <w:divBdr>
            <w:top w:val="none" w:sz="0" w:space="0" w:color="auto"/>
            <w:left w:val="none" w:sz="0" w:space="0" w:color="auto"/>
            <w:bottom w:val="none" w:sz="0" w:space="0" w:color="auto"/>
            <w:right w:val="none" w:sz="0" w:space="0" w:color="auto"/>
          </w:divBdr>
        </w:div>
        <w:div w:id="2027556571">
          <w:marLeft w:val="480"/>
          <w:marRight w:val="0"/>
          <w:marTop w:val="0"/>
          <w:marBottom w:val="0"/>
          <w:divBdr>
            <w:top w:val="none" w:sz="0" w:space="0" w:color="auto"/>
            <w:left w:val="none" w:sz="0" w:space="0" w:color="auto"/>
            <w:bottom w:val="none" w:sz="0" w:space="0" w:color="auto"/>
            <w:right w:val="none" w:sz="0" w:space="0" w:color="auto"/>
          </w:divBdr>
        </w:div>
        <w:div w:id="2033919100">
          <w:marLeft w:val="480"/>
          <w:marRight w:val="0"/>
          <w:marTop w:val="0"/>
          <w:marBottom w:val="0"/>
          <w:divBdr>
            <w:top w:val="none" w:sz="0" w:space="0" w:color="auto"/>
            <w:left w:val="none" w:sz="0" w:space="0" w:color="auto"/>
            <w:bottom w:val="none" w:sz="0" w:space="0" w:color="auto"/>
            <w:right w:val="none" w:sz="0" w:space="0" w:color="auto"/>
          </w:divBdr>
        </w:div>
        <w:div w:id="2065761441">
          <w:marLeft w:val="480"/>
          <w:marRight w:val="0"/>
          <w:marTop w:val="0"/>
          <w:marBottom w:val="0"/>
          <w:divBdr>
            <w:top w:val="none" w:sz="0" w:space="0" w:color="auto"/>
            <w:left w:val="none" w:sz="0" w:space="0" w:color="auto"/>
            <w:bottom w:val="none" w:sz="0" w:space="0" w:color="auto"/>
            <w:right w:val="none" w:sz="0" w:space="0" w:color="auto"/>
          </w:divBdr>
        </w:div>
        <w:div w:id="2095929328">
          <w:marLeft w:val="480"/>
          <w:marRight w:val="0"/>
          <w:marTop w:val="0"/>
          <w:marBottom w:val="0"/>
          <w:divBdr>
            <w:top w:val="none" w:sz="0" w:space="0" w:color="auto"/>
            <w:left w:val="none" w:sz="0" w:space="0" w:color="auto"/>
            <w:bottom w:val="none" w:sz="0" w:space="0" w:color="auto"/>
            <w:right w:val="none" w:sz="0" w:space="0" w:color="auto"/>
          </w:divBdr>
        </w:div>
        <w:div w:id="2101026195">
          <w:marLeft w:val="480"/>
          <w:marRight w:val="0"/>
          <w:marTop w:val="0"/>
          <w:marBottom w:val="0"/>
          <w:divBdr>
            <w:top w:val="none" w:sz="0" w:space="0" w:color="auto"/>
            <w:left w:val="none" w:sz="0" w:space="0" w:color="auto"/>
            <w:bottom w:val="none" w:sz="0" w:space="0" w:color="auto"/>
            <w:right w:val="none" w:sz="0" w:space="0" w:color="auto"/>
          </w:divBdr>
        </w:div>
        <w:div w:id="2143838983">
          <w:marLeft w:val="480"/>
          <w:marRight w:val="0"/>
          <w:marTop w:val="0"/>
          <w:marBottom w:val="0"/>
          <w:divBdr>
            <w:top w:val="none" w:sz="0" w:space="0" w:color="auto"/>
            <w:left w:val="none" w:sz="0" w:space="0" w:color="auto"/>
            <w:bottom w:val="none" w:sz="0" w:space="0" w:color="auto"/>
            <w:right w:val="none" w:sz="0" w:space="0" w:color="auto"/>
          </w:divBdr>
        </w:div>
      </w:divsChild>
    </w:div>
    <w:div w:id="1881745418">
      <w:marLeft w:val="480"/>
      <w:marRight w:val="0"/>
      <w:marTop w:val="0"/>
      <w:marBottom w:val="0"/>
      <w:divBdr>
        <w:top w:val="none" w:sz="0" w:space="0" w:color="auto"/>
        <w:left w:val="none" w:sz="0" w:space="0" w:color="auto"/>
        <w:bottom w:val="none" w:sz="0" w:space="0" w:color="auto"/>
        <w:right w:val="none" w:sz="0" w:space="0" w:color="auto"/>
      </w:divBdr>
    </w:div>
    <w:div w:id="1881939397">
      <w:marLeft w:val="480"/>
      <w:marRight w:val="0"/>
      <w:marTop w:val="0"/>
      <w:marBottom w:val="0"/>
      <w:divBdr>
        <w:top w:val="none" w:sz="0" w:space="0" w:color="auto"/>
        <w:left w:val="none" w:sz="0" w:space="0" w:color="auto"/>
        <w:bottom w:val="none" w:sz="0" w:space="0" w:color="auto"/>
        <w:right w:val="none" w:sz="0" w:space="0" w:color="auto"/>
      </w:divBdr>
    </w:div>
    <w:div w:id="1883051284">
      <w:marLeft w:val="480"/>
      <w:marRight w:val="0"/>
      <w:marTop w:val="0"/>
      <w:marBottom w:val="0"/>
      <w:divBdr>
        <w:top w:val="none" w:sz="0" w:space="0" w:color="auto"/>
        <w:left w:val="none" w:sz="0" w:space="0" w:color="auto"/>
        <w:bottom w:val="none" w:sz="0" w:space="0" w:color="auto"/>
        <w:right w:val="none" w:sz="0" w:space="0" w:color="auto"/>
      </w:divBdr>
    </w:div>
    <w:div w:id="1883400520">
      <w:marLeft w:val="480"/>
      <w:marRight w:val="0"/>
      <w:marTop w:val="0"/>
      <w:marBottom w:val="0"/>
      <w:divBdr>
        <w:top w:val="none" w:sz="0" w:space="0" w:color="auto"/>
        <w:left w:val="none" w:sz="0" w:space="0" w:color="auto"/>
        <w:bottom w:val="none" w:sz="0" w:space="0" w:color="auto"/>
        <w:right w:val="none" w:sz="0" w:space="0" w:color="auto"/>
      </w:divBdr>
    </w:div>
    <w:div w:id="1884780432">
      <w:marLeft w:val="480"/>
      <w:marRight w:val="0"/>
      <w:marTop w:val="0"/>
      <w:marBottom w:val="0"/>
      <w:divBdr>
        <w:top w:val="none" w:sz="0" w:space="0" w:color="auto"/>
        <w:left w:val="none" w:sz="0" w:space="0" w:color="auto"/>
        <w:bottom w:val="none" w:sz="0" w:space="0" w:color="auto"/>
        <w:right w:val="none" w:sz="0" w:space="0" w:color="auto"/>
      </w:divBdr>
    </w:div>
    <w:div w:id="1886526115">
      <w:marLeft w:val="480"/>
      <w:marRight w:val="0"/>
      <w:marTop w:val="0"/>
      <w:marBottom w:val="0"/>
      <w:divBdr>
        <w:top w:val="none" w:sz="0" w:space="0" w:color="auto"/>
        <w:left w:val="none" w:sz="0" w:space="0" w:color="auto"/>
        <w:bottom w:val="none" w:sz="0" w:space="0" w:color="auto"/>
        <w:right w:val="none" w:sz="0" w:space="0" w:color="auto"/>
      </w:divBdr>
    </w:div>
    <w:div w:id="1887180536">
      <w:marLeft w:val="480"/>
      <w:marRight w:val="0"/>
      <w:marTop w:val="0"/>
      <w:marBottom w:val="0"/>
      <w:divBdr>
        <w:top w:val="none" w:sz="0" w:space="0" w:color="auto"/>
        <w:left w:val="none" w:sz="0" w:space="0" w:color="auto"/>
        <w:bottom w:val="none" w:sz="0" w:space="0" w:color="auto"/>
        <w:right w:val="none" w:sz="0" w:space="0" w:color="auto"/>
      </w:divBdr>
    </w:div>
    <w:div w:id="1887255487">
      <w:bodyDiv w:val="1"/>
      <w:marLeft w:val="0"/>
      <w:marRight w:val="0"/>
      <w:marTop w:val="0"/>
      <w:marBottom w:val="0"/>
      <w:divBdr>
        <w:top w:val="none" w:sz="0" w:space="0" w:color="auto"/>
        <w:left w:val="none" w:sz="0" w:space="0" w:color="auto"/>
        <w:bottom w:val="none" w:sz="0" w:space="0" w:color="auto"/>
        <w:right w:val="none" w:sz="0" w:space="0" w:color="auto"/>
      </w:divBdr>
    </w:div>
    <w:div w:id="1889798870">
      <w:marLeft w:val="480"/>
      <w:marRight w:val="0"/>
      <w:marTop w:val="0"/>
      <w:marBottom w:val="0"/>
      <w:divBdr>
        <w:top w:val="none" w:sz="0" w:space="0" w:color="auto"/>
        <w:left w:val="none" w:sz="0" w:space="0" w:color="auto"/>
        <w:bottom w:val="none" w:sz="0" w:space="0" w:color="auto"/>
        <w:right w:val="none" w:sz="0" w:space="0" w:color="auto"/>
      </w:divBdr>
    </w:div>
    <w:div w:id="1890530696">
      <w:marLeft w:val="480"/>
      <w:marRight w:val="0"/>
      <w:marTop w:val="0"/>
      <w:marBottom w:val="0"/>
      <w:divBdr>
        <w:top w:val="none" w:sz="0" w:space="0" w:color="auto"/>
        <w:left w:val="none" w:sz="0" w:space="0" w:color="auto"/>
        <w:bottom w:val="none" w:sz="0" w:space="0" w:color="auto"/>
        <w:right w:val="none" w:sz="0" w:space="0" w:color="auto"/>
      </w:divBdr>
    </w:div>
    <w:div w:id="1891186591">
      <w:bodyDiv w:val="1"/>
      <w:marLeft w:val="0"/>
      <w:marRight w:val="0"/>
      <w:marTop w:val="0"/>
      <w:marBottom w:val="0"/>
      <w:divBdr>
        <w:top w:val="none" w:sz="0" w:space="0" w:color="auto"/>
        <w:left w:val="none" w:sz="0" w:space="0" w:color="auto"/>
        <w:bottom w:val="none" w:sz="0" w:space="0" w:color="auto"/>
        <w:right w:val="none" w:sz="0" w:space="0" w:color="auto"/>
      </w:divBdr>
    </w:div>
    <w:div w:id="1892231869">
      <w:marLeft w:val="480"/>
      <w:marRight w:val="0"/>
      <w:marTop w:val="0"/>
      <w:marBottom w:val="0"/>
      <w:divBdr>
        <w:top w:val="none" w:sz="0" w:space="0" w:color="auto"/>
        <w:left w:val="none" w:sz="0" w:space="0" w:color="auto"/>
        <w:bottom w:val="none" w:sz="0" w:space="0" w:color="auto"/>
        <w:right w:val="none" w:sz="0" w:space="0" w:color="auto"/>
      </w:divBdr>
    </w:div>
    <w:div w:id="1892694226">
      <w:marLeft w:val="640"/>
      <w:marRight w:val="0"/>
      <w:marTop w:val="0"/>
      <w:marBottom w:val="0"/>
      <w:divBdr>
        <w:top w:val="none" w:sz="0" w:space="0" w:color="auto"/>
        <w:left w:val="none" w:sz="0" w:space="0" w:color="auto"/>
        <w:bottom w:val="none" w:sz="0" w:space="0" w:color="auto"/>
        <w:right w:val="none" w:sz="0" w:space="0" w:color="auto"/>
      </w:divBdr>
    </w:div>
    <w:div w:id="1893034588">
      <w:bodyDiv w:val="1"/>
      <w:marLeft w:val="0"/>
      <w:marRight w:val="0"/>
      <w:marTop w:val="0"/>
      <w:marBottom w:val="0"/>
      <w:divBdr>
        <w:top w:val="none" w:sz="0" w:space="0" w:color="auto"/>
        <w:left w:val="none" w:sz="0" w:space="0" w:color="auto"/>
        <w:bottom w:val="none" w:sz="0" w:space="0" w:color="auto"/>
        <w:right w:val="none" w:sz="0" w:space="0" w:color="auto"/>
      </w:divBdr>
      <w:divsChild>
        <w:div w:id="659113412">
          <w:marLeft w:val="640"/>
          <w:marRight w:val="0"/>
          <w:marTop w:val="0"/>
          <w:marBottom w:val="0"/>
          <w:divBdr>
            <w:top w:val="none" w:sz="0" w:space="0" w:color="auto"/>
            <w:left w:val="none" w:sz="0" w:space="0" w:color="auto"/>
            <w:bottom w:val="none" w:sz="0" w:space="0" w:color="auto"/>
            <w:right w:val="none" w:sz="0" w:space="0" w:color="auto"/>
          </w:divBdr>
        </w:div>
        <w:div w:id="2125152558">
          <w:marLeft w:val="640"/>
          <w:marRight w:val="0"/>
          <w:marTop w:val="0"/>
          <w:marBottom w:val="0"/>
          <w:divBdr>
            <w:top w:val="none" w:sz="0" w:space="0" w:color="auto"/>
            <w:left w:val="none" w:sz="0" w:space="0" w:color="auto"/>
            <w:bottom w:val="none" w:sz="0" w:space="0" w:color="auto"/>
            <w:right w:val="none" w:sz="0" w:space="0" w:color="auto"/>
          </w:divBdr>
        </w:div>
        <w:div w:id="2098020936">
          <w:marLeft w:val="640"/>
          <w:marRight w:val="0"/>
          <w:marTop w:val="0"/>
          <w:marBottom w:val="0"/>
          <w:divBdr>
            <w:top w:val="none" w:sz="0" w:space="0" w:color="auto"/>
            <w:left w:val="none" w:sz="0" w:space="0" w:color="auto"/>
            <w:bottom w:val="none" w:sz="0" w:space="0" w:color="auto"/>
            <w:right w:val="none" w:sz="0" w:space="0" w:color="auto"/>
          </w:divBdr>
        </w:div>
        <w:div w:id="1816871885">
          <w:marLeft w:val="640"/>
          <w:marRight w:val="0"/>
          <w:marTop w:val="0"/>
          <w:marBottom w:val="0"/>
          <w:divBdr>
            <w:top w:val="none" w:sz="0" w:space="0" w:color="auto"/>
            <w:left w:val="none" w:sz="0" w:space="0" w:color="auto"/>
            <w:bottom w:val="none" w:sz="0" w:space="0" w:color="auto"/>
            <w:right w:val="none" w:sz="0" w:space="0" w:color="auto"/>
          </w:divBdr>
        </w:div>
        <w:div w:id="209928641">
          <w:marLeft w:val="640"/>
          <w:marRight w:val="0"/>
          <w:marTop w:val="0"/>
          <w:marBottom w:val="0"/>
          <w:divBdr>
            <w:top w:val="none" w:sz="0" w:space="0" w:color="auto"/>
            <w:left w:val="none" w:sz="0" w:space="0" w:color="auto"/>
            <w:bottom w:val="none" w:sz="0" w:space="0" w:color="auto"/>
            <w:right w:val="none" w:sz="0" w:space="0" w:color="auto"/>
          </w:divBdr>
        </w:div>
        <w:div w:id="2113817396">
          <w:marLeft w:val="640"/>
          <w:marRight w:val="0"/>
          <w:marTop w:val="0"/>
          <w:marBottom w:val="0"/>
          <w:divBdr>
            <w:top w:val="none" w:sz="0" w:space="0" w:color="auto"/>
            <w:left w:val="none" w:sz="0" w:space="0" w:color="auto"/>
            <w:bottom w:val="none" w:sz="0" w:space="0" w:color="auto"/>
            <w:right w:val="none" w:sz="0" w:space="0" w:color="auto"/>
          </w:divBdr>
        </w:div>
        <w:div w:id="234751925">
          <w:marLeft w:val="640"/>
          <w:marRight w:val="0"/>
          <w:marTop w:val="0"/>
          <w:marBottom w:val="0"/>
          <w:divBdr>
            <w:top w:val="none" w:sz="0" w:space="0" w:color="auto"/>
            <w:left w:val="none" w:sz="0" w:space="0" w:color="auto"/>
            <w:bottom w:val="none" w:sz="0" w:space="0" w:color="auto"/>
            <w:right w:val="none" w:sz="0" w:space="0" w:color="auto"/>
          </w:divBdr>
        </w:div>
        <w:div w:id="669214248">
          <w:marLeft w:val="640"/>
          <w:marRight w:val="0"/>
          <w:marTop w:val="0"/>
          <w:marBottom w:val="0"/>
          <w:divBdr>
            <w:top w:val="none" w:sz="0" w:space="0" w:color="auto"/>
            <w:left w:val="none" w:sz="0" w:space="0" w:color="auto"/>
            <w:bottom w:val="none" w:sz="0" w:space="0" w:color="auto"/>
            <w:right w:val="none" w:sz="0" w:space="0" w:color="auto"/>
          </w:divBdr>
        </w:div>
        <w:div w:id="188184657">
          <w:marLeft w:val="640"/>
          <w:marRight w:val="0"/>
          <w:marTop w:val="0"/>
          <w:marBottom w:val="0"/>
          <w:divBdr>
            <w:top w:val="none" w:sz="0" w:space="0" w:color="auto"/>
            <w:left w:val="none" w:sz="0" w:space="0" w:color="auto"/>
            <w:bottom w:val="none" w:sz="0" w:space="0" w:color="auto"/>
            <w:right w:val="none" w:sz="0" w:space="0" w:color="auto"/>
          </w:divBdr>
        </w:div>
        <w:div w:id="294220171">
          <w:marLeft w:val="640"/>
          <w:marRight w:val="0"/>
          <w:marTop w:val="0"/>
          <w:marBottom w:val="0"/>
          <w:divBdr>
            <w:top w:val="none" w:sz="0" w:space="0" w:color="auto"/>
            <w:left w:val="none" w:sz="0" w:space="0" w:color="auto"/>
            <w:bottom w:val="none" w:sz="0" w:space="0" w:color="auto"/>
            <w:right w:val="none" w:sz="0" w:space="0" w:color="auto"/>
          </w:divBdr>
        </w:div>
        <w:div w:id="1181815206">
          <w:marLeft w:val="640"/>
          <w:marRight w:val="0"/>
          <w:marTop w:val="0"/>
          <w:marBottom w:val="0"/>
          <w:divBdr>
            <w:top w:val="none" w:sz="0" w:space="0" w:color="auto"/>
            <w:left w:val="none" w:sz="0" w:space="0" w:color="auto"/>
            <w:bottom w:val="none" w:sz="0" w:space="0" w:color="auto"/>
            <w:right w:val="none" w:sz="0" w:space="0" w:color="auto"/>
          </w:divBdr>
        </w:div>
        <w:div w:id="598756647">
          <w:marLeft w:val="640"/>
          <w:marRight w:val="0"/>
          <w:marTop w:val="0"/>
          <w:marBottom w:val="0"/>
          <w:divBdr>
            <w:top w:val="none" w:sz="0" w:space="0" w:color="auto"/>
            <w:left w:val="none" w:sz="0" w:space="0" w:color="auto"/>
            <w:bottom w:val="none" w:sz="0" w:space="0" w:color="auto"/>
            <w:right w:val="none" w:sz="0" w:space="0" w:color="auto"/>
          </w:divBdr>
        </w:div>
        <w:div w:id="815030169">
          <w:marLeft w:val="640"/>
          <w:marRight w:val="0"/>
          <w:marTop w:val="0"/>
          <w:marBottom w:val="0"/>
          <w:divBdr>
            <w:top w:val="none" w:sz="0" w:space="0" w:color="auto"/>
            <w:left w:val="none" w:sz="0" w:space="0" w:color="auto"/>
            <w:bottom w:val="none" w:sz="0" w:space="0" w:color="auto"/>
            <w:right w:val="none" w:sz="0" w:space="0" w:color="auto"/>
          </w:divBdr>
        </w:div>
        <w:div w:id="235673172">
          <w:marLeft w:val="640"/>
          <w:marRight w:val="0"/>
          <w:marTop w:val="0"/>
          <w:marBottom w:val="0"/>
          <w:divBdr>
            <w:top w:val="none" w:sz="0" w:space="0" w:color="auto"/>
            <w:left w:val="none" w:sz="0" w:space="0" w:color="auto"/>
            <w:bottom w:val="none" w:sz="0" w:space="0" w:color="auto"/>
            <w:right w:val="none" w:sz="0" w:space="0" w:color="auto"/>
          </w:divBdr>
        </w:div>
        <w:div w:id="182940348">
          <w:marLeft w:val="640"/>
          <w:marRight w:val="0"/>
          <w:marTop w:val="0"/>
          <w:marBottom w:val="0"/>
          <w:divBdr>
            <w:top w:val="none" w:sz="0" w:space="0" w:color="auto"/>
            <w:left w:val="none" w:sz="0" w:space="0" w:color="auto"/>
            <w:bottom w:val="none" w:sz="0" w:space="0" w:color="auto"/>
            <w:right w:val="none" w:sz="0" w:space="0" w:color="auto"/>
          </w:divBdr>
        </w:div>
        <w:div w:id="1473477536">
          <w:marLeft w:val="640"/>
          <w:marRight w:val="0"/>
          <w:marTop w:val="0"/>
          <w:marBottom w:val="0"/>
          <w:divBdr>
            <w:top w:val="none" w:sz="0" w:space="0" w:color="auto"/>
            <w:left w:val="none" w:sz="0" w:space="0" w:color="auto"/>
            <w:bottom w:val="none" w:sz="0" w:space="0" w:color="auto"/>
            <w:right w:val="none" w:sz="0" w:space="0" w:color="auto"/>
          </w:divBdr>
        </w:div>
        <w:div w:id="1162165021">
          <w:marLeft w:val="640"/>
          <w:marRight w:val="0"/>
          <w:marTop w:val="0"/>
          <w:marBottom w:val="0"/>
          <w:divBdr>
            <w:top w:val="none" w:sz="0" w:space="0" w:color="auto"/>
            <w:left w:val="none" w:sz="0" w:space="0" w:color="auto"/>
            <w:bottom w:val="none" w:sz="0" w:space="0" w:color="auto"/>
            <w:right w:val="none" w:sz="0" w:space="0" w:color="auto"/>
          </w:divBdr>
        </w:div>
        <w:div w:id="1110055302">
          <w:marLeft w:val="640"/>
          <w:marRight w:val="0"/>
          <w:marTop w:val="0"/>
          <w:marBottom w:val="0"/>
          <w:divBdr>
            <w:top w:val="none" w:sz="0" w:space="0" w:color="auto"/>
            <w:left w:val="none" w:sz="0" w:space="0" w:color="auto"/>
            <w:bottom w:val="none" w:sz="0" w:space="0" w:color="auto"/>
            <w:right w:val="none" w:sz="0" w:space="0" w:color="auto"/>
          </w:divBdr>
        </w:div>
        <w:div w:id="690885178">
          <w:marLeft w:val="640"/>
          <w:marRight w:val="0"/>
          <w:marTop w:val="0"/>
          <w:marBottom w:val="0"/>
          <w:divBdr>
            <w:top w:val="none" w:sz="0" w:space="0" w:color="auto"/>
            <w:left w:val="none" w:sz="0" w:space="0" w:color="auto"/>
            <w:bottom w:val="none" w:sz="0" w:space="0" w:color="auto"/>
            <w:right w:val="none" w:sz="0" w:space="0" w:color="auto"/>
          </w:divBdr>
        </w:div>
        <w:div w:id="1149977208">
          <w:marLeft w:val="640"/>
          <w:marRight w:val="0"/>
          <w:marTop w:val="0"/>
          <w:marBottom w:val="0"/>
          <w:divBdr>
            <w:top w:val="none" w:sz="0" w:space="0" w:color="auto"/>
            <w:left w:val="none" w:sz="0" w:space="0" w:color="auto"/>
            <w:bottom w:val="none" w:sz="0" w:space="0" w:color="auto"/>
            <w:right w:val="none" w:sz="0" w:space="0" w:color="auto"/>
          </w:divBdr>
        </w:div>
        <w:div w:id="1879857567">
          <w:marLeft w:val="640"/>
          <w:marRight w:val="0"/>
          <w:marTop w:val="0"/>
          <w:marBottom w:val="0"/>
          <w:divBdr>
            <w:top w:val="none" w:sz="0" w:space="0" w:color="auto"/>
            <w:left w:val="none" w:sz="0" w:space="0" w:color="auto"/>
            <w:bottom w:val="none" w:sz="0" w:space="0" w:color="auto"/>
            <w:right w:val="none" w:sz="0" w:space="0" w:color="auto"/>
          </w:divBdr>
        </w:div>
        <w:div w:id="1171607679">
          <w:marLeft w:val="640"/>
          <w:marRight w:val="0"/>
          <w:marTop w:val="0"/>
          <w:marBottom w:val="0"/>
          <w:divBdr>
            <w:top w:val="none" w:sz="0" w:space="0" w:color="auto"/>
            <w:left w:val="none" w:sz="0" w:space="0" w:color="auto"/>
            <w:bottom w:val="none" w:sz="0" w:space="0" w:color="auto"/>
            <w:right w:val="none" w:sz="0" w:space="0" w:color="auto"/>
          </w:divBdr>
        </w:div>
        <w:div w:id="122312578">
          <w:marLeft w:val="640"/>
          <w:marRight w:val="0"/>
          <w:marTop w:val="0"/>
          <w:marBottom w:val="0"/>
          <w:divBdr>
            <w:top w:val="none" w:sz="0" w:space="0" w:color="auto"/>
            <w:left w:val="none" w:sz="0" w:space="0" w:color="auto"/>
            <w:bottom w:val="none" w:sz="0" w:space="0" w:color="auto"/>
            <w:right w:val="none" w:sz="0" w:space="0" w:color="auto"/>
          </w:divBdr>
        </w:div>
        <w:div w:id="595289656">
          <w:marLeft w:val="640"/>
          <w:marRight w:val="0"/>
          <w:marTop w:val="0"/>
          <w:marBottom w:val="0"/>
          <w:divBdr>
            <w:top w:val="none" w:sz="0" w:space="0" w:color="auto"/>
            <w:left w:val="none" w:sz="0" w:space="0" w:color="auto"/>
            <w:bottom w:val="none" w:sz="0" w:space="0" w:color="auto"/>
            <w:right w:val="none" w:sz="0" w:space="0" w:color="auto"/>
          </w:divBdr>
        </w:div>
        <w:div w:id="537817634">
          <w:marLeft w:val="640"/>
          <w:marRight w:val="0"/>
          <w:marTop w:val="0"/>
          <w:marBottom w:val="0"/>
          <w:divBdr>
            <w:top w:val="none" w:sz="0" w:space="0" w:color="auto"/>
            <w:left w:val="none" w:sz="0" w:space="0" w:color="auto"/>
            <w:bottom w:val="none" w:sz="0" w:space="0" w:color="auto"/>
            <w:right w:val="none" w:sz="0" w:space="0" w:color="auto"/>
          </w:divBdr>
        </w:div>
        <w:div w:id="85229412">
          <w:marLeft w:val="640"/>
          <w:marRight w:val="0"/>
          <w:marTop w:val="0"/>
          <w:marBottom w:val="0"/>
          <w:divBdr>
            <w:top w:val="none" w:sz="0" w:space="0" w:color="auto"/>
            <w:left w:val="none" w:sz="0" w:space="0" w:color="auto"/>
            <w:bottom w:val="none" w:sz="0" w:space="0" w:color="auto"/>
            <w:right w:val="none" w:sz="0" w:space="0" w:color="auto"/>
          </w:divBdr>
        </w:div>
        <w:div w:id="444813441">
          <w:marLeft w:val="640"/>
          <w:marRight w:val="0"/>
          <w:marTop w:val="0"/>
          <w:marBottom w:val="0"/>
          <w:divBdr>
            <w:top w:val="none" w:sz="0" w:space="0" w:color="auto"/>
            <w:left w:val="none" w:sz="0" w:space="0" w:color="auto"/>
            <w:bottom w:val="none" w:sz="0" w:space="0" w:color="auto"/>
            <w:right w:val="none" w:sz="0" w:space="0" w:color="auto"/>
          </w:divBdr>
        </w:div>
        <w:div w:id="2041975312">
          <w:marLeft w:val="640"/>
          <w:marRight w:val="0"/>
          <w:marTop w:val="0"/>
          <w:marBottom w:val="0"/>
          <w:divBdr>
            <w:top w:val="none" w:sz="0" w:space="0" w:color="auto"/>
            <w:left w:val="none" w:sz="0" w:space="0" w:color="auto"/>
            <w:bottom w:val="none" w:sz="0" w:space="0" w:color="auto"/>
            <w:right w:val="none" w:sz="0" w:space="0" w:color="auto"/>
          </w:divBdr>
        </w:div>
        <w:div w:id="1501003708">
          <w:marLeft w:val="640"/>
          <w:marRight w:val="0"/>
          <w:marTop w:val="0"/>
          <w:marBottom w:val="0"/>
          <w:divBdr>
            <w:top w:val="none" w:sz="0" w:space="0" w:color="auto"/>
            <w:left w:val="none" w:sz="0" w:space="0" w:color="auto"/>
            <w:bottom w:val="none" w:sz="0" w:space="0" w:color="auto"/>
            <w:right w:val="none" w:sz="0" w:space="0" w:color="auto"/>
          </w:divBdr>
        </w:div>
        <w:div w:id="1592620259">
          <w:marLeft w:val="640"/>
          <w:marRight w:val="0"/>
          <w:marTop w:val="0"/>
          <w:marBottom w:val="0"/>
          <w:divBdr>
            <w:top w:val="none" w:sz="0" w:space="0" w:color="auto"/>
            <w:left w:val="none" w:sz="0" w:space="0" w:color="auto"/>
            <w:bottom w:val="none" w:sz="0" w:space="0" w:color="auto"/>
            <w:right w:val="none" w:sz="0" w:space="0" w:color="auto"/>
          </w:divBdr>
        </w:div>
        <w:div w:id="761804420">
          <w:marLeft w:val="640"/>
          <w:marRight w:val="0"/>
          <w:marTop w:val="0"/>
          <w:marBottom w:val="0"/>
          <w:divBdr>
            <w:top w:val="none" w:sz="0" w:space="0" w:color="auto"/>
            <w:left w:val="none" w:sz="0" w:space="0" w:color="auto"/>
            <w:bottom w:val="none" w:sz="0" w:space="0" w:color="auto"/>
            <w:right w:val="none" w:sz="0" w:space="0" w:color="auto"/>
          </w:divBdr>
        </w:div>
        <w:div w:id="1940137768">
          <w:marLeft w:val="640"/>
          <w:marRight w:val="0"/>
          <w:marTop w:val="0"/>
          <w:marBottom w:val="0"/>
          <w:divBdr>
            <w:top w:val="none" w:sz="0" w:space="0" w:color="auto"/>
            <w:left w:val="none" w:sz="0" w:space="0" w:color="auto"/>
            <w:bottom w:val="none" w:sz="0" w:space="0" w:color="auto"/>
            <w:right w:val="none" w:sz="0" w:space="0" w:color="auto"/>
          </w:divBdr>
        </w:div>
        <w:div w:id="484905299">
          <w:marLeft w:val="640"/>
          <w:marRight w:val="0"/>
          <w:marTop w:val="0"/>
          <w:marBottom w:val="0"/>
          <w:divBdr>
            <w:top w:val="none" w:sz="0" w:space="0" w:color="auto"/>
            <w:left w:val="none" w:sz="0" w:space="0" w:color="auto"/>
            <w:bottom w:val="none" w:sz="0" w:space="0" w:color="auto"/>
            <w:right w:val="none" w:sz="0" w:space="0" w:color="auto"/>
          </w:divBdr>
        </w:div>
        <w:div w:id="1266110910">
          <w:marLeft w:val="640"/>
          <w:marRight w:val="0"/>
          <w:marTop w:val="0"/>
          <w:marBottom w:val="0"/>
          <w:divBdr>
            <w:top w:val="none" w:sz="0" w:space="0" w:color="auto"/>
            <w:left w:val="none" w:sz="0" w:space="0" w:color="auto"/>
            <w:bottom w:val="none" w:sz="0" w:space="0" w:color="auto"/>
            <w:right w:val="none" w:sz="0" w:space="0" w:color="auto"/>
          </w:divBdr>
        </w:div>
        <w:div w:id="819423135">
          <w:marLeft w:val="640"/>
          <w:marRight w:val="0"/>
          <w:marTop w:val="0"/>
          <w:marBottom w:val="0"/>
          <w:divBdr>
            <w:top w:val="none" w:sz="0" w:space="0" w:color="auto"/>
            <w:left w:val="none" w:sz="0" w:space="0" w:color="auto"/>
            <w:bottom w:val="none" w:sz="0" w:space="0" w:color="auto"/>
            <w:right w:val="none" w:sz="0" w:space="0" w:color="auto"/>
          </w:divBdr>
        </w:div>
        <w:div w:id="313072022">
          <w:marLeft w:val="640"/>
          <w:marRight w:val="0"/>
          <w:marTop w:val="0"/>
          <w:marBottom w:val="0"/>
          <w:divBdr>
            <w:top w:val="none" w:sz="0" w:space="0" w:color="auto"/>
            <w:left w:val="none" w:sz="0" w:space="0" w:color="auto"/>
            <w:bottom w:val="none" w:sz="0" w:space="0" w:color="auto"/>
            <w:right w:val="none" w:sz="0" w:space="0" w:color="auto"/>
          </w:divBdr>
        </w:div>
        <w:div w:id="1792239581">
          <w:marLeft w:val="640"/>
          <w:marRight w:val="0"/>
          <w:marTop w:val="0"/>
          <w:marBottom w:val="0"/>
          <w:divBdr>
            <w:top w:val="none" w:sz="0" w:space="0" w:color="auto"/>
            <w:left w:val="none" w:sz="0" w:space="0" w:color="auto"/>
            <w:bottom w:val="none" w:sz="0" w:space="0" w:color="auto"/>
            <w:right w:val="none" w:sz="0" w:space="0" w:color="auto"/>
          </w:divBdr>
        </w:div>
        <w:div w:id="957490549">
          <w:marLeft w:val="640"/>
          <w:marRight w:val="0"/>
          <w:marTop w:val="0"/>
          <w:marBottom w:val="0"/>
          <w:divBdr>
            <w:top w:val="none" w:sz="0" w:space="0" w:color="auto"/>
            <w:left w:val="none" w:sz="0" w:space="0" w:color="auto"/>
            <w:bottom w:val="none" w:sz="0" w:space="0" w:color="auto"/>
            <w:right w:val="none" w:sz="0" w:space="0" w:color="auto"/>
          </w:divBdr>
        </w:div>
        <w:div w:id="1314720658">
          <w:marLeft w:val="640"/>
          <w:marRight w:val="0"/>
          <w:marTop w:val="0"/>
          <w:marBottom w:val="0"/>
          <w:divBdr>
            <w:top w:val="none" w:sz="0" w:space="0" w:color="auto"/>
            <w:left w:val="none" w:sz="0" w:space="0" w:color="auto"/>
            <w:bottom w:val="none" w:sz="0" w:space="0" w:color="auto"/>
            <w:right w:val="none" w:sz="0" w:space="0" w:color="auto"/>
          </w:divBdr>
        </w:div>
        <w:div w:id="908853523">
          <w:marLeft w:val="640"/>
          <w:marRight w:val="0"/>
          <w:marTop w:val="0"/>
          <w:marBottom w:val="0"/>
          <w:divBdr>
            <w:top w:val="none" w:sz="0" w:space="0" w:color="auto"/>
            <w:left w:val="none" w:sz="0" w:space="0" w:color="auto"/>
            <w:bottom w:val="none" w:sz="0" w:space="0" w:color="auto"/>
            <w:right w:val="none" w:sz="0" w:space="0" w:color="auto"/>
          </w:divBdr>
        </w:div>
        <w:div w:id="321858702">
          <w:marLeft w:val="640"/>
          <w:marRight w:val="0"/>
          <w:marTop w:val="0"/>
          <w:marBottom w:val="0"/>
          <w:divBdr>
            <w:top w:val="none" w:sz="0" w:space="0" w:color="auto"/>
            <w:left w:val="none" w:sz="0" w:space="0" w:color="auto"/>
            <w:bottom w:val="none" w:sz="0" w:space="0" w:color="auto"/>
            <w:right w:val="none" w:sz="0" w:space="0" w:color="auto"/>
          </w:divBdr>
        </w:div>
        <w:div w:id="1631472302">
          <w:marLeft w:val="640"/>
          <w:marRight w:val="0"/>
          <w:marTop w:val="0"/>
          <w:marBottom w:val="0"/>
          <w:divBdr>
            <w:top w:val="none" w:sz="0" w:space="0" w:color="auto"/>
            <w:left w:val="none" w:sz="0" w:space="0" w:color="auto"/>
            <w:bottom w:val="none" w:sz="0" w:space="0" w:color="auto"/>
            <w:right w:val="none" w:sz="0" w:space="0" w:color="auto"/>
          </w:divBdr>
        </w:div>
        <w:div w:id="278028473">
          <w:marLeft w:val="640"/>
          <w:marRight w:val="0"/>
          <w:marTop w:val="0"/>
          <w:marBottom w:val="0"/>
          <w:divBdr>
            <w:top w:val="none" w:sz="0" w:space="0" w:color="auto"/>
            <w:left w:val="none" w:sz="0" w:space="0" w:color="auto"/>
            <w:bottom w:val="none" w:sz="0" w:space="0" w:color="auto"/>
            <w:right w:val="none" w:sz="0" w:space="0" w:color="auto"/>
          </w:divBdr>
        </w:div>
        <w:div w:id="1774980396">
          <w:marLeft w:val="640"/>
          <w:marRight w:val="0"/>
          <w:marTop w:val="0"/>
          <w:marBottom w:val="0"/>
          <w:divBdr>
            <w:top w:val="none" w:sz="0" w:space="0" w:color="auto"/>
            <w:left w:val="none" w:sz="0" w:space="0" w:color="auto"/>
            <w:bottom w:val="none" w:sz="0" w:space="0" w:color="auto"/>
            <w:right w:val="none" w:sz="0" w:space="0" w:color="auto"/>
          </w:divBdr>
        </w:div>
        <w:div w:id="1172187745">
          <w:marLeft w:val="640"/>
          <w:marRight w:val="0"/>
          <w:marTop w:val="0"/>
          <w:marBottom w:val="0"/>
          <w:divBdr>
            <w:top w:val="none" w:sz="0" w:space="0" w:color="auto"/>
            <w:left w:val="none" w:sz="0" w:space="0" w:color="auto"/>
            <w:bottom w:val="none" w:sz="0" w:space="0" w:color="auto"/>
            <w:right w:val="none" w:sz="0" w:space="0" w:color="auto"/>
          </w:divBdr>
        </w:div>
        <w:div w:id="1383286825">
          <w:marLeft w:val="640"/>
          <w:marRight w:val="0"/>
          <w:marTop w:val="0"/>
          <w:marBottom w:val="0"/>
          <w:divBdr>
            <w:top w:val="none" w:sz="0" w:space="0" w:color="auto"/>
            <w:left w:val="none" w:sz="0" w:space="0" w:color="auto"/>
            <w:bottom w:val="none" w:sz="0" w:space="0" w:color="auto"/>
            <w:right w:val="none" w:sz="0" w:space="0" w:color="auto"/>
          </w:divBdr>
        </w:div>
        <w:div w:id="1006059518">
          <w:marLeft w:val="640"/>
          <w:marRight w:val="0"/>
          <w:marTop w:val="0"/>
          <w:marBottom w:val="0"/>
          <w:divBdr>
            <w:top w:val="none" w:sz="0" w:space="0" w:color="auto"/>
            <w:left w:val="none" w:sz="0" w:space="0" w:color="auto"/>
            <w:bottom w:val="none" w:sz="0" w:space="0" w:color="auto"/>
            <w:right w:val="none" w:sz="0" w:space="0" w:color="auto"/>
          </w:divBdr>
        </w:div>
        <w:div w:id="297800660">
          <w:marLeft w:val="640"/>
          <w:marRight w:val="0"/>
          <w:marTop w:val="0"/>
          <w:marBottom w:val="0"/>
          <w:divBdr>
            <w:top w:val="none" w:sz="0" w:space="0" w:color="auto"/>
            <w:left w:val="none" w:sz="0" w:space="0" w:color="auto"/>
            <w:bottom w:val="none" w:sz="0" w:space="0" w:color="auto"/>
            <w:right w:val="none" w:sz="0" w:space="0" w:color="auto"/>
          </w:divBdr>
        </w:div>
        <w:div w:id="1962226053">
          <w:marLeft w:val="640"/>
          <w:marRight w:val="0"/>
          <w:marTop w:val="0"/>
          <w:marBottom w:val="0"/>
          <w:divBdr>
            <w:top w:val="none" w:sz="0" w:space="0" w:color="auto"/>
            <w:left w:val="none" w:sz="0" w:space="0" w:color="auto"/>
            <w:bottom w:val="none" w:sz="0" w:space="0" w:color="auto"/>
            <w:right w:val="none" w:sz="0" w:space="0" w:color="auto"/>
          </w:divBdr>
        </w:div>
        <w:div w:id="965162308">
          <w:marLeft w:val="640"/>
          <w:marRight w:val="0"/>
          <w:marTop w:val="0"/>
          <w:marBottom w:val="0"/>
          <w:divBdr>
            <w:top w:val="none" w:sz="0" w:space="0" w:color="auto"/>
            <w:left w:val="none" w:sz="0" w:space="0" w:color="auto"/>
            <w:bottom w:val="none" w:sz="0" w:space="0" w:color="auto"/>
            <w:right w:val="none" w:sz="0" w:space="0" w:color="auto"/>
          </w:divBdr>
        </w:div>
        <w:div w:id="1523275009">
          <w:marLeft w:val="640"/>
          <w:marRight w:val="0"/>
          <w:marTop w:val="0"/>
          <w:marBottom w:val="0"/>
          <w:divBdr>
            <w:top w:val="none" w:sz="0" w:space="0" w:color="auto"/>
            <w:left w:val="none" w:sz="0" w:space="0" w:color="auto"/>
            <w:bottom w:val="none" w:sz="0" w:space="0" w:color="auto"/>
            <w:right w:val="none" w:sz="0" w:space="0" w:color="auto"/>
          </w:divBdr>
        </w:div>
        <w:div w:id="1259946729">
          <w:marLeft w:val="640"/>
          <w:marRight w:val="0"/>
          <w:marTop w:val="0"/>
          <w:marBottom w:val="0"/>
          <w:divBdr>
            <w:top w:val="none" w:sz="0" w:space="0" w:color="auto"/>
            <w:left w:val="none" w:sz="0" w:space="0" w:color="auto"/>
            <w:bottom w:val="none" w:sz="0" w:space="0" w:color="auto"/>
            <w:right w:val="none" w:sz="0" w:space="0" w:color="auto"/>
          </w:divBdr>
        </w:div>
        <w:div w:id="1270431951">
          <w:marLeft w:val="640"/>
          <w:marRight w:val="0"/>
          <w:marTop w:val="0"/>
          <w:marBottom w:val="0"/>
          <w:divBdr>
            <w:top w:val="none" w:sz="0" w:space="0" w:color="auto"/>
            <w:left w:val="none" w:sz="0" w:space="0" w:color="auto"/>
            <w:bottom w:val="none" w:sz="0" w:space="0" w:color="auto"/>
            <w:right w:val="none" w:sz="0" w:space="0" w:color="auto"/>
          </w:divBdr>
        </w:div>
        <w:div w:id="1346396292">
          <w:marLeft w:val="640"/>
          <w:marRight w:val="0"/>
          <w:marTop w:val="0"/>
          <w:marBottom w:val="0"/>
          <w:divBdr>
            <w:top w:val="none" w:sz="0" w:space="0" w:color="auto"/>
            <w:left w:val="none" w:sz="0" w:space="0" w:color="auto"/>
            <w:bottom w:val="none" w:sz="0" w:space="0" w:color="auto"/>
            <w:right w:val="none" w:sz="0" w:space="0" w:color="auto"/>
          </w:divBdr>
        </w:div>
        <w:div w:id="1325013630">
          <w:marLeft w:val="640"/>
          <w:marRight w:val="0"/>
          <w:marTop w:val="0"/>
          <w:marBottom w:val="0"/>
          <w:divBdr>
            <w:top w:val="none" w:sz="0" w:space="0" w:color="auto"/>
            <w:left w:val="none" w:sz="0" w:space="0" w:color="auto"/>
            <w:bottom w:val="none" w:sz="0" w:space="0" w:color="auto"/>
            <w:right w:val="none" w:sz="0" w:space="0" w:color="auto"/>
          </w:divBdr>
        </w:div>
        <w:div w:id="1993556378">
          <w:marLeft w:val="640"/>
          <w:marRight w:val="0"/>
          <w:marTop w:val="0"/>
          <w:marBottom w:val="0"/>
          <w:divBdr>
            <w:top w:val="none" w:sz="0" w:space="0" w:color="auto"/>
            <w:left w:val="none" w:sz="0" w:space="0" w:color="auto"/>
            <w:bottom w:val="none" w:sz="0" w:space="0" w:color="auto"/>
            <w:right w:val="none" w:sz="0" w:space="0" w:color="auto"/>
          </w:divBdr>
        </w:div>
        <w:div w:id="503130150">
          <w:marLeft w:val="640"/>
          <w:marRight w:val="0"/>
          <w:marTop w:val="0"/>
          <w:marBottom w:val="0"/>
          <w:divBdr>
            <w:top w:val="none" w:sz="0" w:space="0" w:color="auto"/>
            <w:left w:val="none" w:sz="0" w:space="0" w:color="auto"/>
            <w:bottom w:val="none" w:sz="0" w:space="0" w:color="auto"/>
            <w:right w:val="none" w:sz="0" w:space="0" w:color="auto"/>
          </w:divBdr>
        </w:div>
        <w:div w:id="1781026470">
          <w:marLeft w:val="640"/>
          <w:marRight w:val="0"/>
          <w:marTop w:val="0"/>
          <w:marBottom w:val="0"/>
          <w:divBdr>
            <w:top w:val="none" w:sz="0" w:space="0" w:color="auto"/>
            <w:left w:val="none" w:sz="0" w:space="0" w:color="auto"/>
            <w:bottom w:val="none" w:sz="0" w:space="0" w:color="auto"/>
            <w:right w:val="none" w:sz="0" w:space="0" w:color="auto"/>
          </w:divBdr>
        </w:div>
        <w:div w:id="2111074881">
          <w:marLeft w:val="640"/>
          <w:marRight w:val="0"/>
          <w:marTop w:val="0"/>
          <w:marBottom w:val="0"/>
          <w:divBdr>
            <w:top w:val="none" w:sz="0" w:space="0" w:color="auto"/>
            <w:left w:val="none" w:sz="0" w:space="0" w:color="auto"/>
            <w:bottom w:val="none" w:sz="0" w:space="0" w:color="auto"/>
            <w:right w:val="none" w:sz="0" w:space="0" w:color="auto"/>
          </w:divBdr>
        </w:div>
        <w:div w:id="909080972">
          <w:marLeft w:val="640"/>
          <w:marRight w:val="0"/>
          <w:marTop w:val="0"/>
          <w:marBottom w:val="0"/>
          <w:divBdr>
            <w:top w:val="none" w:sz="0" w:space="0" w:color="auto"/>
            <w:left w:val="none" w:sz="0" w:space="0" w:color="auto"/>
            <w:bottom w:val="none" w:sz="0" w:space="0" w:color="auto"/>
            <w:right w:val="none" w:sz="0" w:space="0" w:color="auto"/>
          </w:divBdr>
        </w:div>
        <w:div w:id="272367829">
          <w:marLeft w:val="640"/>
          <w:marRight w:val="0"/>
          <w:marTop w:val="0"/>
          <w:marBottom w:val="0"/>
          <w:divBdr>
            <w:top w:val="none" w:sz="0" w:space="0" w:color="auto"/>
            <w:left w:val="none" w:sz="0" w:space="0" w:color="auto"/>
            <w:bottom w:val="none" w:sz="0" w:space="0" w:color="auto"/>
            <w:right w:val="none" w:sz="0" w:space="0" w:color="auto"/>
          </w:divBdr>
        </w:div>
        <w:div w:id="1186598344">
          <w:marLeft w:val="640"/>
          <w:marRight w:val="0"/>
          <w:marTop w:val="0"/>
          <w:marBottom w:val="0"/>
          <w:divBdr>
            <w:top w:val="none" w:sz="0" w:space="0" w:color="auto"/>
            <w:left w:val="none" w:sz="0" w:space="0" w:color="auto"/>
            <w:bottom w:val="none" w:sz="0" w:space="0" w:color="auto"/>
            <w:right w:val="none" w:sz="0" w:space="0" w:color="auto"/>
          </w:divBdr>
        </w:div>
        <w:div w:id="1284582156">
          <w:marLeft w:val="640"/>
          <w:marRight w:val="0"/>
          <w:marTop w:val="0"/>
          <w:marBottom w:val="0"/>
          <w:divBdr>
            <w:top w:val="none" w:sz="0" w:space="0" w:color="auto"/>
            <w:left w:val="none" w:sz="0" w:space="0" w:color="auto"/>
            <w:bottom w:val="none" w:sz="0" w:space="0" w:color="auto"/>
            <w:right w:val="none" w:sz="0" w:space="0" w:color="auto"/>
          </w:divBdr>
        </w:div>
        <w:div w:id="11416177">
          <w:marLeft w:val="640"/>
          <w:marRight w:val="0"/>
          <w:marTop w:val="0"/>
          <w:marBottom w:val="0"/>
          <w:divBdr>
            <w:top w:val="none" w:sz="0" w:space="0" w:color="auto"/>
            <w:left w:val="none" w:sz="0" w:space="0" w:color="auto"/>
            <w:bottom w:val="none" w:sz="0" w:space="0" w:color="auto"/>
            <w:right w:val="none" w:sz="0" w:space="0" w:color="auto"/>
          </w:divBdr>
        </w:div>
        <w:div w:id="563218782">
          <w:marLeft w:val="640"/>
          <w:marRight w:val="0"/>
          <w:marTop w:val="0"/>
          <w:marBottom w:val="0"/>
          <w:divBdr>
            <w:top w:val="none" w:sz="0" w:space="0" w:color="auto"/>
            <w:left w:val="none" w:sz="0" w:space="0" w:color="auto"/>
            <w:bottom w:val="none" w:sz="0" w:space="0" w:color="auto"/>
            <w:right w:val="none" w:sz="0" w:space="0" w:color="auto"/>
          </w:divBdr>
        </w:div>
        <w:div w:id="189345555">
          <w:marLeft w:val="640"/>
          <w:marRight w:val="0"/>
          <w:marTop w:val="0"/>
          <w:marBottom w:val="0"/>
          <w:divBdr>
            <w:top w:val="none" w:sz="0" w:space="0" w:color="auto"/>
            <w:left w:val="none" w:sz="0" w:space="0" w:color="auto"/>
            <w:bottom w:val="none" w:sz="0" w:space="0" w:color="auto"/>
            <w:right w:val="none" w:sz="0" w:space="0" w:color="auto"/>
          </w:divBdr>
        </w:div>
        <w:div w:id="1563178899">
          <w:marLeft w:val="640"/>
          <w:marRight w:val="0"/>
          <w:marTop w:val="0"/>
          <w:marBottom w:val="0"/>
          <w:divBdr>
            <w:top w:val="none" w:sz="0" w:space="0" w:color="auto"/>
            <w:left w:val="none" w:sz="0" w:space="0" w:color="auto"/>
            <w:bottom w:val="none" w:sz="0" w:space="0" w:color="auto"/>
            <w:right w:val="none" w:sz="0" w:space="0" w:color="auto"/>
          </w:divBdr>
        </w:div>
        <w:div w:id="762917032">
          <w:marLeft w:val="640"/>
          <w:marRight w:val="0"/>
          <w:marTop w:val="0"/>
          <w:marBottom w:val="0"/>
          <w:divBdr>
            <w:top w:val="none" w:sz="0" w:space="0" w:color="auto"/>
            <w:left w:val="none" w:sz="0" w:space="0" w:color="auto"/>
            <w:bottom w:val="none" w:sz="0" w:space="0" w:color="auto"/>
            <w:right w:val="none" w:sz="0" w:space="0" w:color="auto"/>
          </w:divBdr>
        </w:div>
        <w:div w:id="120806868">
          <w:marLeft w:val="640"/>
          <w:marRight w:val="0"/>
          <w:marTop w:val="0"/>
          <w:marBottom w:val="0"/>
          <w:divBdr>
            <w:top w:val="none" w:sz="0" w:space="0" w:color="auto"/>
            <w:left w:val="none" w:sz="0" w:space="0" w:color="auto"/>
            <w:bottom w:val="none" w:sz="0" w:space="0" w:color="auto"/>
            <w:right w:val="none" w:sz="0" w:space="0" w:color="auto"/>
          </w:divBdr>
        </w:div>
        <w:div w:id="556166889">
          <w:marLeft w:val="640"/>
          <w:marRight w:val="0"/>
          <w:marTop w:val="0"/>
          <w:marBottom w:val="0"/>
          <w:divBdr>
            <w:top w:val="none" w:sz="0" w:space="0" w:color="auto"/>
            <w:left w:val="none" w:sz="0" w:space="0" w:color="auto"/>
            <w:bottom w:val="none" w:sz="0" w:space="0" w:color="auto"/>
            <w:right w:val="none" w:sz="0" w:space="0" w:color="auto"/>
          </w:divBdr>
        </w:div>
        <w:div w:id="2111579617">
          <w:marLeft w:val="640"/>
          <w:marRight w:val="0"/>
          <w:marTop w:val="0"/>
          <w:marBottom w:val="0"/>
          <w:divBdr>
            <w:top w:val="none" w:sz="0" w:space="0" w:color="auto"/>
            <w:left w:val="none" w:sz="0" w:space="0" w:color="auto"/>
            <w:bottom w:val="none" w:sz="0" w:space="0" w:color="auto"/>
            <w:right w:val="none" w:sz="0" w:space="0" w:color="auto"/>
          </w:divBdr>
        </w:div>
        <w:div w:id="970285517">
          <w:marLeft w:val="640"/>
          <w:marRight w:val="0"/>
          <w:marTop w:val="0"/>
          <w:marBottom w:val="0"/>
          <w:divBdr>
            <w:top w:val="none" w:sz="0" w:space="0" w:color="auto"/>
            <w:left w:val="none" w:sz="0" w:space="0" w:color="auto"/>
            <w:bottom w:val="none" w:sz="0" w:space="0" w:color="auto"/>
            <w:right w:val="none" w:sz="0" w:space="0" w:color="auto"/>
          </w:divBdr>
        </w:div>
        <w:div w:id="1200388246">
          <w:marLeft w:val="640"/>
          <w:marRight w:val="0"/>
          <w:marTop w:val="0"/>
          <w:marBottom w:val="0"/>
          <w:divBdr>
            <w:top w:val="none" w:sz="0" w:space="0" w:color="auto"/>
            <w:left w:val="none" w:sz="0" w:space="0" w:color="auto"/>
            <w:bottom w:val="none" w:sz="0" w:space="0" w:color="auto"/>
            <w:right w:val="none" w:sz="0" w:space="0" w:color="auto"/>
          </w:divBdr>
        </w:div>
        <w:div w:id="1479807373">
          <w:marLeft w:val="640"/>
          <w:marRight w:val="0"/>
          <w:marTop w:val="0"/>
          <w:marBottom w:val="0"/>
          <w:divBdr>
            <w:top w:val="none" w:sz="0" w:space="0" w:color="auto"/>
            <w:left w:val="none" w:sz="0" w:space="0" w:color="auto"/>
            <w:bottom w:val="none" w:sz="0" w:space="0" w:color="auto"/>
            <w:right w:val="none" w:sz="0" w:space="0" w:color="auto"/>
          </w:divBdr>
        </w:div>
        <w:div w:id="342434848">
          <w:marLeft w:val="640"/>
          <w:marRight w:val="0"/>
          <w:marTop w:val="0"/>
          <w:marBottom w:val="0"/>
          <w:divBdr>
            <w:top w:val="none" w:sz="0" w:space="0" w:color="auto"/>
            <w:left w:val="none" w:sz="0" w:space="0" w:color="auto"/>
            <w:bottom w:val="none" w:sz="0" w:space="0" w:color="auto"/>
            <w:right w:val="none" w:sz="0" w:space="0" w:color="auto"/>
          </w:divBdr>
        </w:div>
        <w:div w:id="404382852">
          <w:marLeft w:val="640"/>
          <w:marRight w:val="0"/>
          <w:marTop w:val="0"/>
          <w:marBottom w:val="0"/>
          <w:divBdr>
            <w:top w:val="none" w:sz="0" w:space="0" w:color="auto"/>
            <w:left w:val="none" w:sz="0" w:space="0" w:color="auto"/>
            <w:bottom w:val="none" w:sz="0" w:space="0" w:color="auto"/>
            <w:right w:val="none" w:sz="0" w:space="0" w:color="auto"/>
          </w:divBdr>
        </w:div>
        <w:div w:id="1583372907">
          <w:marLeft w:val="640"/>
          <w:marRight w:val="0"/>
          <w:marTop w:val="0"/>
          <w:marBottom w:val="0"/>
          <w:divBdr>
            <w:top w:val="none" w:sz="0" w:space="0" w:color="auto"/>
            <w:left w:val="none" w:sz="0" w:space="0" w:color="auto"/>
            <w:bottom w:val="none" w:sz="0" w:space="0" w:color="auto"/>
            <w:right w:val="none" w:sz="0" w:space="0" w:color="auto"/>
          </w:divBdr>
        </w:div>
        <w:div w:id="2076194210">
          <w:marLeft w:val="640"/>
          <w:marRight w:val="0"/>
          <w:marTop w:val="0"/>
          <w:marBottom w:val="0"/>
          <w:divBdr>
            <w:top w:val="none" w:sz="0" w:space="0" w:color="auto"/>
            <w:left w:val="none" w:sz="0" w:space="0" w:color="auto"/>
            <w:bottom w:val="none" w:sz="0" w:space="0" w:color="auto"/>
            <w:right w:val="none" w:sz="0" w:space="0" w:color="auto"/>
          </w:divBdr>
        </w:div>
        <w:div w:id="1342126047">
          <w:marLeft w:val="640"/>
          <w:marRight w:val="0"/>
          <w:marTop w:val="0"/>
          <w:marBottom w:val="0"/>
          <w:divBdr>
            <w:top w:val="none" w:sz="0" w:space="0" w:color="auto"/>
            <w:left w:val="none" w:sz="0" w:space="0" w:color="auto"/>
            <w:bottom w:val="none" w:sz="0" w:space="0" w:color="auto"/>
            <w:right w:val="none" w:sz="0" w:space="0" w:color="auto"/>
          </w:divBdr>
        </w:div>
        <w:div w:id="412705944">
          <w:marLeft w:val="640"/>
          <w:marRight w:val="0"/>
          <w:marTop w:val="0"/>
          <w:marBottom w:val="0"/>
          <w:divBdr>
            <w:top w:val="none" w:sz="0" w:space="0" w:color="auto"/>
            <w:left w:val="none" w:sz="0" w:space="0" w:color="auto"/>
            <w:bottom w:val="none" w:sz="0" w:space="0" w:color="auto"/>
            <w:right w:val="none" w:sz="0" w:space="0" w:color="auto"/>
          </w:divBdr>
        </w:div>
        <w:div w:id="812453792">
          <w:marLeft w:val="640"/>
          <w:marRight w:val="0"/>
          <w:marTop w:val="0"/>
          <w:marBottom w:val="0"/>
          <w:divBdr>
            <w:top w:val="none" w:sz="0" w:space="0" w:color="auto"/>
            <w:left w:val="none" w:sz="0" w:space="0" w:color="auto"/>
            <w:bottom w:val="none" w:sz="0" w:space="0" w:color="auto"/>
            <w:right w:val="none" w:sz="0" w:space="0" w:color="auto"/>
          </w:divBdr>
        </w:div>
        <w:div w:id="1704986741">
          <w:marLeft w:val="640"/>
          <w:marRight w:val="0"/>
          <w:marTop w:val="0"/>
          <w:marBottom w:val="0"/>
          <w:divBdr>
            <w:top w:val="none" w:sz="0" w:space="0" w:color="auto"/>
            <w:left w:val="none" w:sz="0" w:space="0" w:color="auto"/>
            <w:bottom w:val="none" w:sz="0" w:space="0" w:color="auto"/>
            <w:right w:val="none" w:sz="0" w:space="0" w:color="auto"/>
          </w:divBdr>
        </w:div>
        <w:div w:id="662054644">
          <w:marLeft w:val="640"/>
          <w:marRight w:val="0"/>
          <w:marTop w:val="0"/>
          <w:marBottom w:val="0"/>
          <w:divBdr>
            <w:top w:val="none" w:sz="0" w:space="0" w:color="auto"/>
            <w:left w:val="none" w:sz="0" w:space="0" w:color="auto"/>
            <w:bottom w:val="none" w:sz="0" w:space="0" w:color="auto"/>
            <w:right w:val="none" w:sz="0" w:space="0" w:color="auto"/>
          </w:divBdr>
        </w:div>
      </w:divsChild>
    </w:div>
    <w:div w:id="1893300220">
      <w:marLeft w:val="480"/>
      <w:marRight w:val="0"/>
      <w:marTop w:val="0"/>
      <w:marBottom w:val="0"/>
      <w:divBdr>
        <w:top w:val="none" w:sz="0" w:space="0" w:color="auto"/>
        <w:left w:val="none" w:sz="0" w:space="0" w:color="auto"/>
        <w:bottom w:val="none" w:sz="0" w:space="0" w:color="auto"/>
        <w:right w:val="none" w:sz="0" w:space="0" w:color="auto"/>
      </w:divBdr>
    </w:div>
    <w:div w:id="1893344141">
      <w:bodyDiv w:val="1"/>
      <w:marLeft w:val="0"/>
      <w:marRight w:val="0"/>
      <w:marTop w:val="0"/>
      <w:marBottom w:val="0"/>
      <w:divBdr>
        <w:top w:val="none" w:sz="0" w:space="0" w:color="auto"/>
        <w:left w:val="none" w:sz="0" w:space="0" w:color="auto"/>
        <w:bottom w:val="none" w:sz="0" w:space="0" w:color="auto"/>
        <w:right w:val="none" w:sz="0" w:space="0" w:color="auto"/>
      </w:divBdr>
      <w:divsChild>
        <w:div w:id="724648172">
          <w:marLeft w:val="480"/>
          <w:marRight w:val="0"/>
          <w:marTop w:val="0"/>
          <w:marBottom w:val="0"/>
          <w:divBdr>
            <w:top w:val="none" w:sz="0" w:space="0" w:color="auto"/>
            <w:left w:val="none" w:sz="0" w:space="0" w:color="auto"/>
            <w:bottom w:val="none" w:sz="0" w:space="0" w:color="auto"/>
            <w:right w:val="none" w:sz="0" w:space="0" w:color="auto"/>
          </w:divBdr>
        </w:div>
        <w:div w:id="696929894">
          <w:marLeft w:val="480"/>
          <w:marRight w:val="0"/>
          <w:marTop w:val="0"/>
          <w:marBottom w:val="0"/>
          <w:divBdr>
            <w:top w:val="none" w:sz="0" w:space="0" w:color="auto"/>
            <w:left w:val="none" w:sz="0" w:space="0" w:color="auto"/>
            <w:bottom w:val="none" w:sz="0" w:space="0" w:color="auto"/>
            <w:right w:val="none" w:sz="0" w:space="0" w:color="auto"/>
          </w:divBdr>
        </w:div>
        <w:div w:id="178004233">
          <w:marLeft w:val="480"/>
          <w:marRight w:val="0"/>
          <w:marTop w:val="0"/>
          <w:marBottom w:val="0"/>
          <w:divBdr>
            <w:top w:val="none" w:sz="0" w:space="0" w:color="auto"/>
            <w:left w:val="none" w:sz="0" w:space="0" w:color="auto"/>
            <w:bottom w:val="none" w:sz="0" w:space="0" w:color="auto"/>
            <w:right w:val="none" w:sz="0" w:space="0" w:color="auto"/>
          </w:divBdr>
        </w:div>
        <w:div w:id="912202200">
          <w:marLeft w:val="480"/>
          <w:marRight w:val="0"/>
          <w:marTop w:val="0"/>
          <w:marBottom w:val="0"/>
          <w:divBdr>
            <w:top w:val="none" w:sz="0" w:space="0" w:color="auto"/>
            <w:left w:val="none" w:sz="0" w:space="0" w:color="auto"/>
            <w:bottom w:val="none" w:sz="0" w:space="0" w:color="auto"/>
            <w:right w:val="none" w:sz="0" w:space="0" w:color="auto"/>
          </w:divBdr>
        </w:div>
        <w:div w:id="1333728135">
          <w:marLeft w:val="480"/>
          <w:marRight w:val="0"/>
          <w:marTop w:val="0"/>
          <w:marBottom w:val="0"/>
          <w:divBdr>
            <w:top w:val="none" w:sz="0" w:space="0" w:color="auto"/>
            <w:left w:val="none" w:sz="0" w:space="0" w:color="auto"/>
            <w:bottom w:val="none" w:sz="0" w:space="0" w:color="auto"/>
            <w:right w:val="none" w:sz="0" w:space="0" w:color="auto"/>
          </w:divBdr>
        </w:div>
        <w:div w:id="189345387">
          <w:marLeft w:val="480"/>
          <w:marRight w:val="0"/>
          <w:marTop w:val="0"/>
          <w:marBottom w:val="0"/>
          <w:divBdr>
            <w:top w:val="none" w:sz="0" w:space="0" w:color="auto"/>
            <w:left w:val="none" w:sz="0" w:space="0" w:color="auto"/>
            <w:bottom w:val="none" w:sz="0" w:space="0" w:color="auto"/>
            <w:right w:val="none" w:sz="0" w:space="0" w:color="auto"/>
          </w:divBdr>
        </w:div>
        <w:div w:id="425465273">
          <w:marLeft w:val="480"/>
          <w:marRight w:val="0"/>
          <w:marTop w:val="0"/>
          <w:marBottom w:val="0"/>
          <w:divBdr>
            <w:top w:val="none" w:sz="0" w:space="0" w:color="auto"/>
            <w:left w:val="none" w:sz="0" w:space="0" w:color="auto"/>
            <w:bottom w:val="none" w:sz="0" w:space="0" w:color="auto"/>
            <w:right w:val="none" w:sz="0" w:space="0" w:color="auto"/>
          </w:divBdr>
        </w:div>
        <w:div w:id="1609657953">
          <w:marLeft w:val="480"/>
          <w:marRight w:val="0"/>
          <w:marTop w:val="0"/>
          <w:marBottom w:val="0"/>
          <w:divBdr>
            <w:top w:val="none" w:sz="0" w:space="0" w:color="auto"/>
            <w:left w:val="none" w:sz="0" w:space="0" w:color="auto"/>
            <w:bottom w:val="none" w:sz="0" w:space="0" w:color="auto"/>
            <w:right w:val="none" w:sz="0" w:space="0" w:color="auto"/>
          </w:divBdr>
        </w:div>
        <w:div w:id="1990401674">
          <w:marLeft w:val="480"/>
          <w:marRight w:val="0"/>
          <w:marTop w:val="0"/>
          <w:marBottom w:val="0"/>
          <w:divBdr>
            <w:top w:val="none" w:sz="0" w:space="0" w:color="auto"/>
            <w:left w:val="none" w:sz="0" w:space="0" w:color="auto"/>
            <w:bottom w:val="none" w:sz="0" w:space="0" w:color="auto"/>
            <w:right w:val="none" w:sz="0" w:space="0" w:color="auto"/>
          </w:divBdr>
        </w:div>
        <w:div w:id="1582369320">
          <w:marLeft w:val="480"/>
          <w:marRight w:val="0"/>
          <w:marTop w:val="0"/>
          <w:marBottom w:val="0"/>
          <w:divBdr>
            <w:top w:val="none" w:sz="0" w:space="0" w:color="auto"/>
            <w:left w:val="none" w:sz="0" w:space="0" w:color="auto"/>
            <w:bottom w:val="none" w:sz="0" w:space="0" w:color="auto"/>
            <w:right w:val="none" w:sz="0" w:space="0" w:color="auto"/>
          </w:divBdr>
        </w:div>
        <w:div w:id="1152133663">
          <w:marLeft w:val="480"/>
          <w:marRight w:val="0"/>
          <w:marTop w:val="0"/>
          <w:marBottom w:val="0"/>
          <w:divBdr>
            <w:top w:val="none" w:sz="0" w:space="0" w:color="auto"/>
            <w:left w:val="none" w:sz="0" w:space="0" w:color="auto"/>
            <w:bottom w:val="none" w:sz="0" w:space="0" w:color="auto"/>
            <w:right w:val="none" w:sz="0" w:space="0" w:color="auto"/>
          </w:divBdr>
        </w:div>
        <w:div w:id="1624270715">
          <w:marLeft w:val="480"/>
          <w:marRight w:val="0"/>
          <w:marTop w:val="0"/>
          <w:marBottom w:val="0"/>
          <w:divBdr>
            <w:top w:val="none" w:sz="0" w:space="0" w:color="auto"/>
            <w:left w:val="none" w:sz="0" w:space="0" w:color="auto"/>
            <w:bottom w:val="none" w:sz="0" w:space="0" w:color="auto"/>
            <w:right w:val="none" w:sz="0" w:space="0" w:color="auto"/>
          </w:divBdr>
        </w:div>
        <w:div w:id="1287811966">
          <w:marLeft w:val="480"/>
          <w:marRight w:val="0"/>
          <w:marTop w:val="0"/>
          <w:marBottom w:val="0"/>
          <w:divBdr>
            <w:top w:val="none" w:sz="0" w:space="0" w:color="auto"/>
            <w:left w:val="none" w:sz="0" w:space="0" w:color="auto"/>
            <w:bottom w:val="none" w:sz="0" w:space="0" w:color="auto"/>
            <w:right w:val="none" w:sz="0" w:space="0" w:color="auto"/>
          </w:divBdr>
        </w:div>
        <w:div w:id="1285648617">
          <w:marLeft w:val="480"/>
          <w:marRight w:val="0"/>
          <w:marTop w:val="0"/>
          <w:marBottom w:val="0"/>
          <w:divBdr>
            <w:top w:val="none" w:sz="0" w:space="0" w:color="auto"/>
            <w:left w:val="none" w:sz="0" w:space="0" w:color="auto"/>
            <w:bottom w:val="none" w:sz="0" w:space="0" w:color="auto"/>
            <w:right w:val="none" w:sz="0" w:space="0" w:color="auto"/>
          </w:divBdr>
        </w:div>
        <w:div w:id="1119691032">
          <w:marLeft w:val="480"/>
          <w:marRight w:val="0"/>
          <w:marTop w:val="0"/>
          <w:marBottom w:val="0"/>
          <w:divBdr>
            <w:top w:val="none" w:sz="0" w:space="0" w:color="auto"/>
            <w:left w:val="none" w:sz="0" w:space="0" w:color="auto"/>
            <w:bottom w:val="none" w:sz="0" w:space="0" w:color="auto"/>
            <w:right w:val="none" w:sz="0" w:space="0" w:color="auto"/>
          </w:divBdr>
        </w:div>
        <w:div w:id="576330530">
          <w:marLeft w:val="480"/>
          <w:marRight w:val="0"/>
          <w:marTop w:val="0"/>
          <w:marBottom w:val="0"/>
          <w:divBdr>
            <w:top w:val="none" w:sz="0" w:space="0" w:color="auto"/>
            <w:left w:val="none" w:sz="0" w:space="0" w:color="auto"/>
            <w:bottom w:val="none" w:sz="0" w:space="0" w:color="auto"/>
            <w:right w:val="none" w:sz="0" w:space="0" w:color="auto"/>
          </w:divBdr>
        </w:div>
        <w:div w:id="2094204416">
          <w:marLeft w:val="480"/>
          <w:marRight w:val="0"/>
          <w:marTop w:val="0"/>
          <w:marBottom w:val="0"/>
          <w:divBdr>
            <w:top w:val="none" w:sz="0" w:space="0" w:color="auto"/>
            <w:left w:val="none" w:sz="0" w:space="0" w:color="auto"/>
            <w:bottom w:val="none" w:sz="0" w:space="0" w:color="auto"/>
            <w:right w:val="none" w:sz="0" w:space="0" w:color="auto"/>
          </w:divBdr>
        </w:div>
        <w:div w:id="1081681167">
          <w:marLeft w:val="480"/>
          <w:marRight w:val="0"/>
          <w:marTop w:val="0"/>
          <w:marBottom w:val="0"/>
          <w:divBdr>
            <w:top w:val="none" w:sz="0" w:space="0" w:color="auto"/>
            <w:left w:val="none" w:sz="0" w:space="0" w:color="auto"/>
            <w:bottom w:val="none" w:sz="0" w:space="0" w:color="auto"/>
            <w:right w:val="none" w:sz="0" w:space="0" w:color="auto"/>
          </w:divBdr>
        </w:div>
        <w:div w:id="2040928353">
          <w:marLeft w:val="480"/>
          <w:marRight w:val="0"/>
          <w:marTop w:val="0"/>
          <w:marBottom w:val="0"/>
          <w:divBdr>
            <w:top w:val="none" w:sz="0" w:space="0" w:color="auto"/>
            <w:left w:val="none" w:sz="0" w:space="0" w:color="auto"/>
            <w:bottom w:val="none" w:sz="0" w:space="0" w:color="auto"/>
            <w:right w:val="none" w:sz="0" w:space="0" w:color="auto"/>
          </w:divBdr>
        </w:div>
        <w:div w:id="552237310">
          <w:marLeft w:val="480"/>
          <w:marRight w:val="0"/>
          <w:marTop w:val="0"/>
          <w:marBottom w:val="0"/>
          <w:divBdr>
            <w:top w:val="none" w:sz="0" w:space="0" w:color="auto"/>
            <w:left w:val="none" w:sz="0" w:space="0" w:color="auto"/>
            <w:bottom w:val="none" w:sz="0" w:space="0" w:color="auto"/>
            <w:right w:val="none" w:sz="0" w:space="0" w:color="auto"/>
          </w:divBdr>
        </w:div>
        <w:div w:id="1412041613">
          <w:marLeft w:val="480"/>
          <w:marRight w:val="0"/>
          <w:marTop w:val="0"/>
          <w:marBottom w:val="0"/>
          <w:divBdr>
            <w:top w:val="none" w:sz="0" w:space="0" w:color="auto"/>
            <w:left w:val="none" w:sz="0" w:space="0" w:color="auto"/>
            <w:bottom w:val="none" w:sz="0" w:space="0" w:color="auto"/>
            <w:right w:val="none" w:sz="0" w:space="0" w:color="auto"/>
          </w:divBdr>
        </w:div>
        <w:div w:id="1251964592">
          <w:marLeft w:val="480"/>
          <w:marRight w:val="0"/>
          <w:marTop w:val="0"/>
          <w:marBottom w:val="0"/>
          <w:divBdr>
            <w:top w:val="none" w:sz="0" w:space="0" w:color="auto"/>
            <w:left w:val="none" w:sz="0" w:space="0" w:color="auto"/>
            <w:bottom w:val="none" w:sz="0" w:space="0" w:color="auto"/>
            <w:right w:val="none" w:sz="0" w:space="0" w:color="auto"/>
          </w:divBdr>
        </w:div>
        <w:div w:id="450445061">
          <w:marLeft w:val="480"/>
          <w:marRight w:val="0"/>
          <w:marTop w:val="0"/>
          <w:marBottom w:val="0"/>
          <w:divBdr>
            <w:top w:val="none" w:sz="0" w:space="0" w:color="auto"/>
            <w:left w:val="none" w:sz="0" w:space="0" w:color="auto"/>
            <w:bottom w:val="none" w:sz="0" w:space="0" w:color="auto"/>
            <w:right w:val="none" w:sz="0" w:space="0" w:color="auto"/>
          </w:divBdr>
        </w:div>
        <w:div w:id="1128209067">
          <w:marLeft w:val="480"/>
          <w:marRight w:val="0"/>
          <w:marTop w:val="0"/>
          <w:marBottom w:val="0"/>
          <w:divBdr>
            <w:top w:val="none" w:sz="0" w:space="0" w:color="auto"/>
            <w:left w:val="none" w:sz="0" w:space="0" w:color="auto"/>
            <w:bottom w:val="none" w:sz="0" w:space="0" w:color="auto"/>
            <w:right w:val="none" w:sz="0" w:space="0" w:color="auto"/>
          </w:divBdr>
        </w:div>
        <w:div w:id="1876188394">
          <w:marLeft w:val="480"/>
          <w:marRight w:val="0"/>
          <w:marTop w:val="0"/>
          <w:marBottom w:val="0"/>
          <w:divBdr>
            <w:top w:val="none" w:sz="0" w:space="0" w:color="auto"/>
            <w:left w:val="none" w:sz="0" w:space="0" w:color="auto"/>
            <w:bottom w:val="none" w:sz="0" w:space="0" w:color="auto"/>
            <w:right w:val="none" w:sz="0" w:space="0" w:color="auto"/>
          </w:divBdr>
        </w:div>
        <w:div w:id="433598226">
          <w:marLeft w:val="480"/>
          <w:marRight w:val="0"/>
          <w:marTop w:val="0"/>
          <w:marBottom w:val="0"/>
          <w:divBdr>
            <w:top w:val="none" w:sz="0" w:space="0" w:color="auto"/>
            <w:left w:val="none" w:sz="0" w:space="0" w:color="auto"/>
            <w:bottom w:val="none" w:sz="0" w:space="0" w:color="auto"/>
            <w:right w:val="none" w:sz="0" w:space="0" w:color="auto"/>
          </w:divBdr>
        </w:div>
        <w:div w:id="2031683194">
          <w:marLeft w:val="480"/>
          <w:marRight w:val="0"/>
          <w:marTop w:val="0"/>
          <w:marBottom w:val="0"/>
          <w:divBdr>
            <w:top w:val="none" w:sz="0" w:space="0" w:color="auto"/>
            <w:left w:val="none" w:sz="0" w:space="0" w:color="auto"/>
            <w:bottom w:val="none" w:sz="0" w:space="0" w:color="auto"/>
            <w:right w:val="none" w:sz="0" w:space="0" w:color="auto"/>
          </w:divBdr>
        </w:div>
        <w:div w:id="256140643">
          <w:marLeft w:val="480"/>
          <w:marRight w:val="0"/>
          <w:marTop w:val="0"/>
          <w:marBottom w:val="0"/>
          <w:divBdr>
            <w:top w:val="none" w:sz="0" w:space="0" w:color="auto"/>
            <w:left w:val="none" w:sz="0" w:space="0" w:color="auto"/>
            <w:bottom w:val="none" w:sz="0" w:space="0" w:color="auto"/>
            <w:right w:val="none" w:sz="0" w:space="0" w:color="auto"/>
          </w:divBdr>
        </w:div>
        <w:div w:id="1467046092">
          <w:marLeft w:val="480"/>
          <w:marRight w:val="0"/>
          <w:marTop w:val="0"/>
          <w:marBottom w:val="0"/>
          <w:divBdr>
            <w:top w:val="none" w:sz="0" w:space="0" w:color="auto"/>
            <w:left w:val="none" w:sz="0" w:space="0" w:color="auto"/>
            <w:bottom w:val="none" w:sz="0" w:space="0" w:color="auto"/>
            <w:right w:val="none" w:sz="0" w:space="0" w:color="auto"/>
          </w:divBdr>
        </w:div>
        <w:div w:id="2124611742">
          <w:marLeft w:val="480"/>
          <w:marRight w:val="0"/>
          <w:marTop w:val="0"/>
          <w:marBottom w:val="0"/>
          <w:divBdr>
            <w:top w:val="none" w:sz="0" w:space="0" w:color="auto"/>
            <w:left w:val="none" w:sz="0" w:space="0" w:color="auto"/>
            <w:bottom w:val="none" w:sz="0" w:space="0" w:color="auto"/>
            <w:right w:val="none" w:sz="0" w:space="0" w:color="auto"/>
          </w:divBdr>
        </w:div>
        <w:div w:id="1050500916">
          <w:marLeft w:val="480"/>
          <w:marRight w:val="0"/>
          <w:marTop w:val="0"/>
          <w:marBottom w:val="0"/>
          <w:divBdr>
            <w:top w:val="none" w:sz="0" w:space="0" w:color="auto"/>
            <w:left w:val="none" w:sz="0" w:space="0" w:color="auto"/>
            <w:bottom w:val="none" w:sz="0" w:space="0" w:color="auto"/>
            <w:right w:val="none" w:sz="0" w:space="0" w:color="auto"/>
          </w:divBdr>
        </w:div>
        <w:div w:id="1432509465">
          <w:marLeft w:val="480"/>
          <w:marRight w:val="0"/>
          <w:marTop w:val="0"/>
          <w:marBottom w:val="0"/>
          <w:divBdr>
            <w:top w:val="none" w:sz="0" w:space="0" w:color="auto"/>
            <w:left w:val="none" w:sz="0" w:space="0" w:color="auto"/>
            <w:bottom w:val="none" w:sz="0" w:space="0" w:color="auto"/>
            <w:right w:val="none" w:sz="0" w:space="0" w:color="auto"/>
          </w:divBdr>
        </w:div>
        <w:div w:id="471558875">
          <w:marLeft w:val="480"/>
          <w:marRight w:val="0"/>
          <w:marTop w:val="0"/>
          <w:marBottom w:val="0"/>
          <w:divBdr>
            <w:top w:val="none" w:sz="0" w:space="0" w:color="auto"/>
            <w:left w:val="none" w:sz="0" w:space="0" w:color="auto"/>
            <w:bottom w:val="none" w:sz="0" w:space="0" w:color="auto"/>
            <w:right w:val="none" w:sz="0" w:space="0" w:color="auto"/>
          </w:divBdr>
        </w:div>
        <w:div w:id="710108135">
          <w:marLeft w:val="480"/>
          <w:marRight w:val="0"/>
          <w:marTop w:val="0"/>
          <w:marBottom w:val="0"/>
          <w:divBdr>
            <w:top w:val="none" w:sz="0" w:space="0" w:color="auto"/>
            <w:left w:val="none" w:sz="0" w:space="0" w:color="auto"/>
            <w:bottom w:val="none" w:sz="0" w:space="0" w:color="auto"/>
            <w:right w:val="none" w:sz="0" w:space="0" w:color="auto"/>
          </w:divBdr>
        </w:div>
        <w:div w:id="300310390">
          <w:marLeft w:val="480"/>
          <w:marRight w:val="0"/>
          <w:marTop w:val="0"/>
          <w:marBottom w:val="0"/>
          <w:divBdr>
            <w:top w:val="none" w:sz="0" w:space="0" w:color="auto"/>
            <w:left w:val="none" w:sz="0" w:space="0" w:color="auto"/>
            <w:bottom w:val="none" w:sz="0" w:space="0" w:color="auto"/>
            <w:right w:val="none" w:sz="0" w:space="0" w:color="auto"/>
          </w:divBdr>
        </w:div>
        <w:div w:id="544101376">
          <w:marLeft w:val="480"/>
          <w:marRight w:val="0"/>
          <w:marTop w:val="0"/>
          <w:marBottom w:val="0"/>
          <w:divBdr>
            <w:top w:val="none" w:sz="0" w:space="0" w:color="auto"/>
            <w:left w:val="none" w:sz="0" w:space="0" w:color="auto"/>
            <w:bottom w:val="none" w:sz="0" w:space="0" w:color="auto"/>
            <w:right w:val="none" w:sz="0" w:space="0" w:color="auto"/>
          </w:divBdr>
        </w:div>
        <w:div w:id="344796346">
          <w:marLeft w:val="480"/>
          <w:marRight w:val="0"/>
          <w:marTop w:val="0"/>
          <w:marBottom w:val="0"/>
          <w:divBdr>
            <w:top w:val="none" w:sz="0" w:space="0" w:color="auto"/>
            <w:left w:val="none" w:sz="0" w:space="0" w:color="auto"/>
            <w:bottom w:val="none" w:sz="0" w:space="0" w:color="auto"/>
            <w:right w:val="none" w:sz="0" w:space="0" w:color="auto"/>
          </w:divBdr>
        </w:div>
        <w:div w:id="401677093">
          <w:marLeft w:val="480"/>
          <w:marRight w:val="0"/>
          <w:marTop w:val="0"/>
          <w:marBottom w:val="0"/>
          <w:divBdr>
            <w:top w:val="none" w:sz="0" w:space="0" w:color="auto"/>
            <w:left w:val="none" w:sz="0" w:space="0" w:color="auto"/>
            <w:bottom w:val="none" w:sz="0" w:space="0" w:color="auto"/>
            <w:right w:val="none" w:sz="0" w:space="0" w:color="auto"/>
          </w:divBdr>
        </w:div>
        <w:div w:id="1192572163">
          <w:marLeft w:val="480"/>
          <w:marRight w:val="0"/>
          <w:marTop w:val="0"/>
          <w:marBottom w:val="0"/>
          <w:divBdr>
            <w:top w:val="none" w:sz="0" w:space="0" w:color="auto"/>
            <w:left w:val="none" w:sz="0" w:space="0" w:color="auto"/>
            <w:bottom w:val="none" w:sz="0" w:space="0" w:color="auto"/>
            <w:right w:val="none" w:sz="0" w:space="0" w:color="auto"/>
          </w:divBdr>
        </w:div>
        <w:div w:id="2069112575">
          <w:marLeft w:val="480"/>
          <w:marRight w:val="0"/>
          <w:marTop w:val="0"/>
          <w:marBottom w:val="0"/>
          <w:divBdr>
            <w:top w:val="none" w:sz="0" w:space="0" w:color="auto"/>
            <w:left w:val="none" w:sz="0" w:space="0" w:color="auto"/>
            <w:bottom w:val="none" w:sz="0" w:space="0" w:color="auto"/>
            <w:right w:val="none" w:sz="0" w:space="0" w:color="auto"/>
          </w:divBdr>
        </w:div>
        <w:div w:id="1013844321">
          <w:marLeft w:val="480"/>
          <w:marRight w:val="0"/>
          <w:marTop w:val="0"/>
          <w:marBottom w:val="0"/>
          <w:divBdr>
            <w:top w:val="none" w:sz="0" w:space="0" w:color="auto"/>
            <w:left w:val="none" w:sz="0" w:space="0" w:color="auto"/>
            <w:bottom w:val="none" w:sz="0" w:space="0" w:color="auto"/>
            <w:right w:val="none" w:sz="0" w:space="0" w:color="auto"/>
          </w:divBdr>
        </w:div>
        <w:div w:id="2146191452">
          <w:marLeft w:val="480"/>
          <w:marRight w:val="0"/>
          <w:marTop w:val="0"/>
          <w:marBottom w:val="0"/>
          <w:divBdr>
            <w:top w:val="none" w:sz="0" w:space="0" w:color="auto"/>
            <w:left w:val="none" w:sz="0" w:space="0" w:color="auto"/>
            <w:bottom w:val="none" w:sz="0" w:space="0" w:color="auto"/>
            <w:right w:val="none" w:sz="0" w:space="0" w:color="auto"/>
          </w:divBdr>
        </w:div>
        <w:div w:id="116948203">
          <w:marLeft w:val="480"/>
          <w:marRight w:val="0"/>
          <w:marTop w:val="0"/>
          <w:marBottom w:val="0"/>
          <w:divBdr>
            <w:top w:val="none" w:sz="0" w:space="0" w:color="auto"/>
            <w:left w:val="none" w:sz="0" w:space="0" w:color="auto"/>
            <w:bottom w:val="none" w:sz="0" w:space="0" w:color="auto"/>
            <w:right w:val="none" w:sz="0" w:space="0" w:color="auto"/>
          </w:divBdr>
        </w:div>
        <w:div w:id="175996008">
          <w:marLeft w:val="480"/>
          <w:marRight w:val="0"/>
          <w:marTop w:val="0"/>
          <w:marBottom w:val="0"/>
          <w:divBdr>
            <w:top w:val="none" w:sz="0" w:space="0" w:color="auto"/>
            <w:left w:val="none" w:sz="0" w:space="0" w:color="auto"/>
            <w:bottom w:val="none" w:sz="0" w:space="0" w:color="auto"/>
            <w:right w:val="none" w:sz="0" w:space="0" w:color="auto"/>
          </w:divBdr>
        </w:div>
        <w:div w:id="27075837">
          <w:marLeft w:val="480"/>
          <w:marRight w:val="0"/>
          <w:marTop w:val="0"/>
          <w:marBottom w:val="0"/>
          <w:divBdr>
            <w:top w:val="none" w:sz="0" w:space="0" w:color="auto"/>
            <w:left w:val="none" w:sz="0" w:space="0" w:color="auto"/>
            <w:bottom w:val="none" w:sz="0" w:space="0" w:color="auto"/>
            <w:right w:val="none" w:sz="0" w:space="0" w:color="auto"/>
          </w:divBdr>
        </w:div>
        <w:div w:id="229122841">
          <w:marLeft w:val="480"/>
          <w:marRight w:val="0"/>
          <w:marTop w:val="0"/>
          <w:marBottom w:val="0"/>
          <w:divBdr>
            <w:top w:val="none" w:sz="0" w:space="0" w:color="auto"/>
            <w:left w:val="none" w:sz="0" w:space="0" w:color="auto"/>
            <w:bottom w:val="none" w:sz="0" w:space="0" w:color="auto"/>
            <w:right w:val="none" w:sz="0" w:space="0" w:color="auto"/>
          </w:divBdr>
        </w:div>
        <w:div w:id="1600917158">
          <w:marLeft w:val="480"/>
          <w:marRight w:val="0"/>
          <w:marTop w:val="0"/>
          <w:marBottom w:val="0"/>
          <w:divBdr>
            <w:top w:val="none" w:sz="0" w:space="0" w:color="auto"/>
            <w:left w:val="none" w:sz="0" w:space="0" w:color="auto"/>
            <w:bottom w:val="none" w:sz="0" w:space="0" w:color="auto"/>
            <w:right w:val="none" w:sz="0" w:space="0" w:color="auto"/>
          </w:divBdr>
        </w:div>
        <w:div w:id="670792560">
          <w:marLeft w:val="480"/>
          <w:marRight w:val="0"/>
          <w:marTop w:val="0"/>
          <w:marBottom w:val="0"/>
          <w:divBdr>
            <w:top w:val="none" w:sz="0" w:space="0" w:color="auto"/>
            <w:left w:val="none" w:sz="0" w:space="0" w:color="auto"/>
            <w:bottom w:val="none" w:sz="0" w:space="0" w:color="auto"/>
            <w:right w:val="none" w:sz="0" w:space="0" w:color="auto"/>
          </w:divBdr>
        </w:div>
        <w:div w:id="1570068859">
          <w:marLeft w:val="480"/>
          <w:marRight w:val="0"/>
          <w:marTop w:val="0"/>
          <w:marBottom w:val="0"/>
          <w:divBdr>
            <w:top w:val="none" w:sz="0" w:space="0" w:color="auto"/>
            <w:left w:val="none" w:sz="0" w:space="0" w:color="auto"/>
            <w:bottom w:val="none" w:sz="0" w:space="0" w:color="auto"/>
            <w:right w:val="none" w:sz="0" w:space="0" w:color="auto"/>
          </w:divBdr>
        </w:div>
        <w:div w:id="1647201815">
          <w:marLeft w:val="480"/>
          <w:marRight w:val="0"/>
          <w:marTop w:val="0"/>
          <w:marBottom w:val="0"/>
          <w:divBdr>
            <w:top w:val="none" w:sz="0" w:space="0" w:color="auto"/>
            <w:left w:val="none" w:sz="0" w:space="0" w:color="auto"/>
            <w:bottom w:val="none" w:sz="0" w:space="0" w:color="auto"/>
            <w:right w:val="none" w:sz="0" w:space="0" w:color="auto"/>
          </w:divBdr>
        </w:div>
        <w:div w:id="1287468612">
          <w:marLeft w:val="480"/>
          <w:marRight w:val="0"/>
          <w:marTop w:val="0"/>
          <w:marBottom w:val="0"/>
          <w:divBdr>
            <w:top w:val="none" w:sz="0" w:space="0" w:color="auto"/>
            <w:left w:val="none" w:sz="0" w:space="0" w:color="auto"/>
            <w:bottom w:val="none" w:sz="0" w:space="0" w:color="auto"/>
            <w:right w:val="none" w:sz="0" w:space="0" w:color="auto"/>
          </w:divBdr>
        </w:div>
        <w:div w:id="1594624431">
          <w:marLeft w:val="480"/>
          <w:marRight w:val="0"/>
          <w:marTop w:val="0"/>
          <w:marBottom w:val="0"/>
          <w:divBdr>
            <w:top w:val="none" w:sz="0" w:space="0" w:color="auto"/>
            <w:left w:val="none" w:sz="0" w:space="0" w:color="auto"/>
            <w:bottom w:val="none" w:sz="0" w:space="0" w:color="auto"/>
            <w:right w:val="none" w:sz="0" w:space="0" w:color="auto"/>
          </w:divBdr>
        </w:div>
      </w:divsChild>
    </w:div>
    <w:div w:id="1893685979">
      <w:bodyDiv w:val="1"/>
      <w:marLeft w:val="0"/>
      <w:marRight w:val="0"/>
      <w:marTop w:val="0"/>
      <w:marBottom w:val="0"/>
      <w:divBdr>
        <w:top w:val="none" w:sz="0" w:space="0" w:color="auto"/>
        <w:left w:val="none" w:sz="0" w:space="0" w:color="auto"/>
        <w:bottom w:val="none" w:sz="0" w:space="0" w:color="auto"/>
        <w:right w:val="none" w:sz="0" w:space="0" w:color="auto"/>
      </w:divBdr>
    </w:div>
    <w:div w:id="1895846646">
      <w:marLeft w:val="480"/>
      <w:marRight w:val="0"/>
      <w:marTop w:val="0"/>
      <w:marBottom w:val="0"/>
      <w:divBdr>
        <w:top w:val="none" w:sz="0" w:space="0" w:color="auto"/>
        <w:left w:val="none" w:sz="0" w:space="0" w:color="auto"/>
        <w:bottom w:val="none" w:sz="0" w:space="0" w:color="auto"/>
        <w:right w:val="none" w:sz="0" w:space="0" w:color="auto"/>
      </w:divBdr>
    </w:div>
    <w:div w:id="1896964723">
      <w:bodyDiv w:val="1"/>
      <w:marLeft w:val="0"/>
      <w:marRight w:val="0"/>
      <w:marTop w:val="0"/>
      <w:marBottom w:val="0"/>
      <w:divBdr>
        <w:top w:val="none" w:sz="0" w:space="0" w:color="auto"/>
        <w:left w:val="none" w:sz="0" w:space="0" w:color="auto"/>
        <w:bottom w:val="none" w:sz="0" w:space="0" w:color="auto"/>
        <w:right w:val="none" w:sz="0" w:space="0" w:color="auto"/>
      </w:divBdr>
    </w:div>
    <w:div w:id="1897743683">
      <w:bodyDiv w:val="1"/>
      <w:marLeft w:val="0"/>
      <w:marRight w:val="0"/>
      <w:marTop w:val="0"/>
      <w:marBottom w:val="0"/>
      <w:divBdr>
        <w:top w:val="none" w:sz="0" w:space="0" w:color="auto"/>
        <w:left w:val="none" w:sz="0" w:space="0" w:color="auto"/>
        <w:bottom w:val="none" w:sz="0" w:space="0" w:color="auto"/>
        <w:right w:val="none" w:sz="0" w:space="0" w:color="auto"/>
      </w:divBdr>
    </w:div>
    <w:div w:id="1898321682">
      <w:marLeft w:val="640"/>
      <w:marRight w:val="0"/>
      <w:marTop w:val="0"/>
      <w:marBottom w:val="0"/>
      <w:divBdr>
        <w:top w:val="none" w:sz="0" w:space="0" w:color="auto"/>
        <w:left w:val="none" w:sz="0" w:space="0" w:color="auto"/>
        <w:bottom w:val="none" w:sz="0" w:space="0" w:color="auto"/>
        <w:right w:val="none" w:sz="0" w:space="0" w:color="auto"/>
      </w:divBdr>
    </w:div>
    <w:div w:id="1898591111">
      <w:bodyDiv w:val="1"/>
      <w:marLeft w:val="0"/>
      <w:marRight w:val="0"/>
      <w:marTop w:val="0"/>
      <w:marBottom w:val="0"/>
      <w:divBdr>
        <w:top w:val="none" w:sz="0" w:space="0" w:color="auto"/>
        <w:left w:val="none" w:sz="0" w:space="0" w:color="auto"/>
        <w:bottom w:val="none" w:sz="0" w:space="0" w:color="auto"/>
        <w:right w:val="none" w:sz="0" w:space="0" w:color="auto"/>
      </w:divBdr>
    </w:div>
    <w:div w:id="1900362302">
      <w:marLeft w:val="640"/>
      <w:marRight w:val="0"/>
      <w:marTop w:val="0"/>
      <w:marBottom w:val="0"/>
      <w:divBdr>
        <w:top w:val="none" w:sz="0" w:space="0" w:color="auto"/>
        <w:left w:val="none" w:sz="0" w:space="0" w:color="auto"/>
        <w:bottom w:val="none" w:sz="0" w:space="0" w:color="auto"/>
        <w:right w:val="none" w:sz="0" w:space="0" w:color="auto"/>
      </w:divBdr>
    </w:div>
    <w:div w:id="1904564013">
      <w:marLeft w:val="480"/>
      <w:marRight w:val="0"/>
      <w:marTop w:val="0"/>
      <w:marBottom w:val="0"/>
      <w:divBdr>
        <w:top w:val="none" w:sz="0" w:space="0" w:color="auto"/>
        <w:left w:val="none" w:sz="0" w:space="0" w:color="auto"/>
        <w:bottom w:val="none" w:sz="0" w:space="0" w:color="auto"/>
        <w:right w:val="none" w:sz="0" w:space="0" w:color="auto"/>
      </w:divBdr>
    </w:div>
    <w:div w:id="1905070268">
      <w:marLeft w:val="480"/>
      <w:marRight w:val="0"/>
      <w:marTop w:val="0"/>
      <w:marBottom w:val="0"/>
      <w:divBdr>
        <w:top w:val="none" w:sz="0" w:space="0" w:color="auto"/>
        <w:left w:val="none" w:sz="0" w:space="0" w:color="auto"/>
        <w:bottom w:val="none" w:sz="0" w:space="0" w:color="auto"/>
        <w:right w:val="none" w:sz="0" w:space="0" w:color="auto"/>
      </w:divBdr>
    </w:div>
    <w:div w:id="1905144714">
      <w:bodyDiv w:val="1"/>
      <w:marLeft w:val="0"/>
      <w:marRight w:val="0"/>
      <w:marTop w:val="0"/>
      <w:marBottom w:val="0"/>
      <w:divBdr>
        <w:top w:val="none" w:sz="0" w:space="0" w:color="auto"/>
        <w:left w:val="none" w:sz="0" w:space="0" w:color="auto"/>
        <w:bottom w:val="none" w:sz="0" w:space="0" w:color="auto"/>
        <w:right w:val="none" w:sz="0" w:space="0" w:color="auto"/>
      </w:divBdr>
    </w:div>
    <w:div w:id="1906645627">
      <w:bodyDiv w:val="1"/>
      <w:marLeft w:val="0"/>
      <w:marRight w:val="0"/>
      <w:marTop w:val="0"/>
      <w:marBottom w:val="0"/>
      <w:divBdr>
        <w:top w:val="none" w:sz="0" w:space="0" w:color="auto"/>
        <w:left w:val="none" w:sz="0" w:space="0" w:color="auto"/>
        <w:bottom w:val="none" w:sz="0" w:space="0" w:color="auto"/>
        <w:right w:val="none" w:sz="0" w:space="0" w:color="auto"/>
      </w:divBdr>
    </w:div>
    <w:div w:id="1908879228">
      <w:marLeft w:val="480"/>
      <w:marRight w:val="0"/>
      <w:marTop w:val="0"/>
      <w:marBottom w:val="0"/>
      <w:divBdr>
        <w:top w:val="none" w:sz="0" w:space="0" w:color="auto"/>
        <w:left w:val="none" w:sz="0" w:space="0" w:color="auto"/>
        <w:bottom w:val="none" w:sz="0" w:space="0" w:color="auto"/>
        <w:right w:val="none" w:sz="0" w:space="0" w:color="auto"/>
      </w:divBdr>
    </w:div>
    <w:div w:id="1908880442">
      <w:marLeft w:val="480"/>
      <w:marRight w:val="0"/>
      <w:marTop w:val="0"/>
      <w:marBottom w:val="0"/>
      <w:divBdr>
        <w:top w:val="none" w:sz="0" w:space="0" w:color="auto"/>
        <w:left w:val="none" w:sz="0" w:space="0" w:color="auto"/>
        <w:bottom w:val="none" w:sz="0" w:space="0" w:color="auto"/>
        <w:right w:val="none" w:sz="0" w:space="0" w:color="auto"/>
      </w:divBdr>
    </w:div>
    <w:div w:id="1909530598">
      <w:bodyDiv w:val="1"/>
      <w:marLeft w:val="0"/>
      <w:marRight w:val="0"/>
      <w:marTop w:val="0"/>
      <w:marBottom w:val="0"/>
      <w:divBdr>
        <w:top w:val="none" w:sz="0" w:space="0" w:color="auto"/>
        <w:left w:val="none" w:sz="0" w:space="0" w:color="auto"/>
        <w:bottom w:val="none" w:sz="0" w:space="0" w:color="auto"/>
        <w:right w:val="none" w:sz="0" w:space="0" w:color="auto"/>
      </w:divBdr>
      <w:divsChild>
        <w:div w:id="50884527">
          <w:marLeft w:val="480"/>
          <w:marRight w:val="0"/>
          <w:marTop w:val="0"/>
          <w:marBottom w:val="0"/>
          <w:divBdr>
            <w:top w:val="none" w:sz="0" w:space="0" w:color="auto"/>
            <w:left w:val="none" w:sz="0" w:space="0" w:color="auto"/>
            <w:bottom w:val="none" w:sz="0" w:space="0" w:color="auto"/>
            <w:right w:val="none" w:sz="0" w:space="0" w:color="auto"/>
          </w:divBdr>
        </w:div>
        <w:div w:id="190149541">
          <w:marLeft w:val="480"/>
          <w:marRight w:val="0"/>
          <w:marTop w:val="0"/>
          <w:marBottom w:val="0"/>
          <w:divBdr>
            <w:top w:val="none" w:sz="0" w:space="0" w:color="auto"/>
            <w:left w:val="none" w:sz="0" w:space="0" w:color="auto"/>
            <w:bottom w:val="none" w:sz="0" w:space="0" w:color="auto"/>
            <w:right w:val="none" w:sz="0" w:space="0" w:color="auto"/>
          </w:divBdr>
        </w:div>
        <w:div w:id="247347402">
          <w:marLeft w:val="480"/>
          <w:marRight w:val="0"/>
          <w:marTop w:val="0"/>
          <w:marBottom w:val="0"/>
          <w:divBdr>
            <w:top w:val="none" w:sz="0" w:space="0" w:color="auto"/>
            <w:left w:val="none" w:sz="0" w:space="0" w:color="auto"/>
            <w:bottom w:val="none" w:sz="0" w:space="0" w:color="auto"/>
            <w:right w:val="none" w:sz="0" w:space="0" w:color="auto"/>
          </w:divBdr>
        </w:div>
        <w:div w:id="273831530">
          <w:marLeft w:val="480"/>
          <w:marRight w:val="0"/>
          <w:marTop w:val="0"/>
          <w:marBottom w:val="0"/>
          <w:divBdr>
            <w:top w:val="none" w:sz="0" w:space="0" w:color="auto"/>
            <w:left w:val="none" w:sz="0" w:space="0" w:color="auto"/>
            <w:bottom w:val="none" w:sz="0" w:space="0" w:color="auto"/>
            <w:right w:val="none" w:sz="0" w:space="0" w:color="auto"/>
          </w:divBdr>
        </w:div>
        <w:div w:id="308443771">
          <w:marLeft w:val="480"/>
          <w:marRight w:val="0"/>
          <w:marTop w:val="0"/>
          <w:marBottom w:val="0"/>
          <w:divBdr>
            <w:top w:val="none" w:sz="0" w:space="0" w:color="auto"/>
            <w:left w:val="none" w:sz="0" w:space="0" w:color="auto"/>
            <w:bottom w:val="none" w:sz="0" w:space="0" w:color="auto"/>
            <w:right w:val="none" w:sz="0" w:space="0" w:color="auto"/>
          </w:divBdr>
        </w:div>
        <w:div w:id="308629547">
          <w:marLeft w:val="480"/>
          <w:marRight w:val="0"/>
          <w:marTop w:val="0"/>
          <w:marBottom w:val="0"/>
          <w:divBdr>
            <w:top w:val="none" w:sz="0" w:space="0" w:color="auto"/>
            <w:left w:val="none" w:sz="0" w:space="0" w:color="auto"/>
            <w:bottom w:val="none" w:sz="0" w:space="0" w:color="auto"/>
            <w:right w:val="none" w:sz="0" w:space="0" w:color="auto"/>
          </w:divBdr>
        </w:div>
        <w:div w:id="312833580">
          <w:marLeft w:val="480"/>
          <w:marRight w:val="0"/>
          <w:marTop w:val="0"/>
          <w:marBottom w:val="0"/>
          <w:divBdr>
            <w:top w:val="none" w:sz="0" w:space="0" w:color="auto"/>
            <w:left w:val="none" w:sz="0" w:space="0" w:color="auto"/>
            <w:bottom w:val="none" w:sz="0" w:space="0" w:color="auto"/>
            <w:right w:val="none" w:sz="0" w:space="0" w:color="auto"/>
          </w:divBdr>
        </w:div>
        <w:div w:id="370375038">
          <w:marLeft w:val="480"/>
          <w:marRight w:val="0"/>
          <w:marTop w:val="0"/>
          <w:marBottom w:val="0"/>
          <w:divBdr>
            <w:top w:val="none" w:sz="0" w:space="0" w:color="auto"/>
            <w:left w:val="none" w:sz="0" w:space="0" w:color="auto"/>
            <w:bottom w:val="none" w:sz="0" w:space="0" w:color="auto"/>
            <w:right w:val="none" w:sz="0" w:space="0" w:color="auto"/>
          </w:divBdr>
        </w:div>
        <w:div w:id="410541334">
          <w:marLeft w:val="480"/>
          <w:marRight w:val="0"/>
          <w:marTop w:val="0"/>
          <w:marBottom w:val="0"/>
          <w:divBdr>
            <w:top w:val="none" w:sz="0" w:space="0" w:color="auto"/>
            <w:left w:val="none" w:sz="0" w:space="0" w:color="auto"/>
            <w:bottom w:val="none" w:sz="0" w:space="0" w:color="auto"/>
            <w:right w:val="none" w:sz="0" w:space="0" w:color="auto"/>
          </w:divBdr>
        </w:div>
        <w:div w:id="413205025">
          <w:marLeft w:val="480"/>
          <w:marRight w:val="0"/>
          <w:marTop w:val="0"/>
          <w:marBottom w:val="0"/>
          <w:divBdr>
            <w:top w:val="none" w:sz="0" w:space="0" w:color="auto"/>
            <w:left w:val="none" w:sz="0" w:space="0" w:color="auto"/>
            <w:bottom w:val="none" w:sz="0" w:space="0" w:color="auto"/>
            <w:right w:val="none" w:sz="0" w:space="0" w:color="auto"/>
          </w:divBdr>
        </w:div>
        <w:div w:id="426314335">
          <w:marLeft w:val="480"/>
          <w:marRight w:val="0"/>
          <w:marTop w:val="0"/>
          <w:marBottom w:val="0"/>
          <w:divBdr>
            <w:top w:val="none" w:sz="0" w:space="0" w:color="auto"/>
            <w:left w:val="none" w:sz="0" w:space="0" w:color="auto"/>
            <w:bottom w:val="none" w:sz="0" w:space="0" w:color="auto"/>
            <w:right w:val="none" w:sz="0" w:space="0" w:color="auto"/>
          </w:divBdr>
        </w:div>
        <w:div w:id="431970813">
          <w:marLeft w:val="480"/>
          <w:marRight w:val="0"/>
          <w:marTop w:val="0"/>
          <w:marBottom w:val="0"/>
          <w:divBdr>
            <w:top w:val="none" w:sz="0" w:space="0" w:color="auto"/>
            <w:left w:val="none" w:sz="0" w:space="0" w:color="auto"/>
            <w:bottom w:val="none" w:sz="0" w:space="0" w:color="auto"/>
            <w:right w:val="none" w:sz="0" w:space="0" w:color="auto"/>
          </w:divBdr>
        </w:div>
        <w:div w:id="463238771">
          <w:marLeft w:val="480"/>
          <w:marRight w:val="0"/>
          <w:marTop w:val="0"/>
          <w:marBottom w:val="0"/>
          <w:divBdr>
            <w:top w:val="none" w:sz="0" w:space="0" w:color="auto"/>
            <w:left w:val="none" w:sz="0" w:space="0" w:color="auto"/>
            <w:bottom w:val="none" w:sz="0" w:space="0" w:color="auto"/>
            <w:right w:val="none" w:sz="0" w:space="0" w:color="auto"/>
          </w:divBdr>
        </w:div>
        <w:div w:id="469902595">
          <w:marLeft w:val="480"/>
          <w:marRight w:val="0"/>
          <w:marTop w:val="0"/>
          <w:marBottom w:val="0"/>
          <w:divBdr>
            <w:top w:val="none" w:sz="0" w:space="0" w:color="auto"/>
            <w:left w:val="none" w:sz="0" w:space="0" w:color="auto"/>
            <w:bottom w:val="none" w:sz="0" w:space="0" w:color="auto"/>
            <w:right w:val="none" w:sz="0" w:space="0" w:color="auto"/>
          </w:divBdr>
        </w:div>
        <w:div w:id="596133903">
          <w:marLeft w:val="480"/>
          <w:marRight w:val="0"/>
          <w:marTop w:val="0"/>
          <w:marBottom w:val="0"/>
          <w:divBdr>
            <w:top w:val="none" w:sz="0" w:space="0" w:color="auto"/>
            <w:left w:val="none" w:sz="0" w:space="0" w:color="auto"/>
            <w:bottom w:val="none" w:sz="0" w:space="0" w:color="auto"/>
            <w:right w:val="none" w:sz="0" w:space="0" w:color="auto"/>
          </w:divBdr>
        </w:div>
        <w:div w:id="708144205">
          <w:marLeft w:val="480"/>
          <w:marRight w:val="0"/>
          <w:marTop w:val="0"/>
          <w:marBottom w:val="0"/>
          <w:divBdr>
            <w:top w:val="none" w:sz="0" w:space="0" w:color="auto"/>
            <w:left w:val="none" w:sz="0" w:space="0" w:color="auto"/>
            <w:bottom w:val="none" w:sz="0" w:space="0" w:color="auto"/>
            <w:right w:val="none" w:sz="0" w:space="0" w:color="auto"/>
          </w:divBdr>
        </w:div>
        <w:div w:id="842668161">
          <w:marLeft w:val="480"/>
          <w:marRight w:val="0"/>
          <w:marTop w:val="0"/>
          <w:marBottom w:val="0"/>
          <w:divBdr>
            <w:top w:val="none" w:sz="0" w:space="0" w:color="auto"/>
            <w:left w:val="none" w:sz="0" w:space="0" w:color="auto"/>
            <w:bottom w:val="none" w:sz="0" w:space="0" w:color="auto"/>
            <w:right w:val="none" w:sz="0" w:space="0" w:color="auto"/>
          </w:divBdr>
        </w:div>
        <w:div w:id="849758894">
          <w:marLeft w:val="480"/>
          <w:marRight w:val="0"/>
          <w:marTop w:val="0"/>
          <w:marBottom w:val="0"/>
          <w:divBdr>
            <w:top w:val="none" w:sz="0" w:space="0" w:color="auto"/>
            <w:left w:val="none" w:sz="0" w:space="0" w:color="auto"/>
            <w:bottom w:val="none" w:sz="0" w:space="0" w:color="auto"/>
            <w:right w:val="none" w:sz="0" w:space="0" w:color="auto"/>
          </w:divBdr>
        </w:div>
        <w:div w:id="979530713">
          <w:marLeft w:val="480"/>
          <w:marRight w:val="0"/>
          <w:marTop w:val="0"/>
          <w:marBottom w:val="0"/>
          <w:divBdr>
            <w:top w:val="none" w:sz="0" w:space="0" w:color="auto"/>
            <w:left w:val="none" w:sz="0" w:space="0" w:color="auto"/>
            <w:bottom w:val="none" w:sz="0" w:space="0" w:color="auto"/>
            <w:right w:val="none" w:sz="0" w:space="0" w:color="auto"/>
          </w:divBdr>
        </w:div>
        <w:div w:id="980886350">
          <w:marLeft w:val="480"/>
          <w:marRight w:val="0"/>
          <w:marTop w:val="0"/>
          <w:marBottom w:val="0"/>
          <w:divBdr>
            <w:top w:val="none" w:sz="0" w:space="0" w:color="auto"/>
            <w:left w:val="none" w:sz="0" w:space="0" w:color="auto"/>
            <w:bottom w:val="none" w:sz="0" w:space="0" w:color="auto"/>
            <w:right w:val="none" w:sz="0" w:space="0" w:color="auto"/>
          </w:divBdr>
        </w:div>
        <w:div w:id="1001080149">
          <w:marLeft w:val="480"/>
          <w:marRight w:val="0"/>
          <w:marTop w:val="0"/>
          <w:marBottom w:val="0"/>
          <w:divBdr>
            <w:top w:val="none" w:sz="0" w:space="0" w:color="auto"/>
            <w:left w:val="none" w:sz="0" w:space="0" w:color="auto"/>
            <w:bottom w:val="none" w:sz="0" w:space="0" w:color="auto"/>
            <w:right w:val="none" w:sz="0" w:space="0" w:color="auto"/>
          </w:divBdr>
        </w:div>
        <w:div w:id="1067915473">
          <w:marLeft w:val="480"/>
          <w:marRight w:val="0"/>
          <w:marTop w:val="0"/>
          <w:marBottom w:val="0"/>
          <w:divBdr>
            <w:top w:val="none" w:sz="0" w:space="0" w:color="auto"/>
            <w:left w:val="none" w:sz="0" w:space="0" w:color="auto"/>
            <w:bottom w:val="none" w:sz="0" w:space="0" w:color="auto"/>
            <w:right w:val="none" w:sz="0" w:space="0" w:color="auto"/>
          </w:divBdr>
        </w:div>
        <w:div w:id="1079130987">
          <w:marLeft w:val="480"/>
          <w:marRight w:val="0"/>
          <w:marTop w:val="0"/>
          <w:marBottom w:val="0"/>
          <w:divBdr>
            <w:top w:val="none" w:sz="0" w:space="0" w:color="auto"/>
            <w:left w:val="none" w:sz="0" w:space="0" w:color="auto"/>
            <w:bottom w:val="none" w:sz="0" w:space="0" w:color="auto"/>
            <w:right w:val="none" w:sz="0" w:space="0" w:color="auto"/>
          </w:divBdr>
        </w:div>
        <w:div w:id="1109814529">
          <w:marLeft w:val="480"/>
          <w:marRight w:val="0"/>
          <w:marTop w:val="0"/>
          <w:marBottom w:val="0"/>
          <w:divBdr>
            <w:top w:val="none" w:sz="0" w:space="0" w:color="auto"/>
            <w:left w:val="none" w:sz="0" w:space="0" w:color="auto"/>
            <w:bottom w:val="none" w:sz="0" w:space="0" w:color="auto"/>
            <w:right w:val="none" w:sz="0" w:space="0" w:color="auto"/>
          </w:divBdr>
        </w:div>
        <w:div w:id="1128745342">
          <w:marLeft w:val="480"/>
          <w:marRight w:val="0"/>
          <w:marTop w:val="0"/>
          <w:marBottom w:val="0"/>
          <w:divBdr>
            <w:top w:val="none" w:sz="0" w:space="0" w:color="auto"/>
            <w:left w:val="none" w:sz="0" w:space="0" w:color="auto"/>
            <w:bottom w:val="none" w:sz="0" w:space="0" w:color="auto"/>
            <w:right w:val="none" w:sz="0" w:space="0" w:color="auto"/>
          </w:divBdr>
        </w:div>
        <w:div w:id="1136290910">
          <w:marLeft w:val="480"/>
          <w:marRight w:val="0"/>
          <w:marTop w:val="0"/>
          <w:marBottom w:val="0"/>
          <w:divBdr>
            <w:top w:val="none" w:sz="0" w:space="0" w:color="auto"/>
            <w:left w:val="none" w:sz="0" w:space="0" w:color="auto"/>
            <w:bottom w:val="none" w:sz="0" w:space="0" w:color="auto"/>
            <w:right w:val="none" w:sz="0" w:space="0" w:color="auto"/>
          </w:divBdr>
        </w:div>
        <w:div w:id="1141194879">
          <w:marLeft w:val="480"/>
          <w:marRight w:val="0"/>
          <w:marTop w:val="0"/>
          <w:marBottom w:val="0"/>
          <w:divBdr>
            <w:top w:val="none" w:sz="0" w:space="0" w:color="auto"/>
            <w:left w:val="none" w:sz="0" w:space="0" w:color="auto"/>
            <w:bottom w:val="none" w:sz="0" w:space="0" w:color="auto"/>
            <w:right w:val="none" w:sz="0" w:space="0" w:color="auto"/>
          </w:divBdr>
        </w:div>
        <w:div w:id="1146355763">
          <w:marLeft w:val="480"/>
          <w:marRight w:val="0"/>
          <w:marTop w:val="0"/>
          <w:marBottom w:val="0"/>
          <w:divBdr>
            <w:top w:val="none" w:sz="0" w:space="0" w:color="auto"/>
            <w:left w:val="none" w:sz="0" w:space="0" w:color="auto"/>
            <w:bottom w:val="none" w:sz="0" w:space="0" w:color="auto"/>
            <w:right w:val="none" w:sz="0" w:space="0" w:color="auto"/>
          </w:divBdr>
        </w:div>
        <w:div w:id="1158158052">
          <w:marLeft w:val="480"/>
          <w:marRight w:val="0"/>
          <w:marTop w:val="0"/>
          <w:marBottom w:val="0"/>
          <w:divBdr>
            <w:top w:val="none" w:sz="0" w:space="0" w:color="auto"/>
            <w:left w:val="none" w:sz="0" w:space="0" w:color="auto"/>
            <w:bottom w:val="none" w:sz="0" w:space="0" w:color="auto"/>
            <w:right w:val="none" w:sz="0" w:space="0" w:color="auto"/>
          </w:divBdr>
        </w:div>
        <w:div w:id="1349406764">
          <w:marLeft w:val="480"/>
          <w:marRight w:val="0"/>
          <w:marTop w:val="0"/>
          <w:marBottom w:val="0"/>
          <w:divBdr>
            <w:top w:val="none" w:sz="0" w:space="0" w:color="auto"/>
            <w:left w:val="none" w:sz="0" w:space="0" w:color="auto"/>
            <w:bottom w:val="none" w:sz="0" w:space="0" w:color="auto"/>
            <w:right w:val="none" w:sz="0" w:space="0" w:color="auto"/>
          </w:divBdr>
        </w:div>
        <w:div w:id="1354917248">
          <w:marLeft w:val="480"/>
          <w:marRight w:val="0"/>
          <w:marTop w:val="0"/>
          <w:marBottom w:val="0"/>
          <w:divBdr>
            <w:top w:val="none" w:sz="0" w:space="0" w:color="auto"/>
            <w:left w:val="none" w:sz="0" w:space="0" w:color="auto"/>
            <w:bottom w:val="none" w:sz="0" w:space="0" w:color="auto"/>
            <w:right w:val="none" w:sz="0" w:space="0" w:color="auto"/>
          </w:divBdr>
        </w:div>
        <w:div w:id="1397046482">
          <w:marLeft w:val="480"/>
          <w:marRight w:val="0"/>
          <w:marTop w:val="0"/>
          <w:marBottom w:val="0"/>
          <w:divBdr>
            <w:top w:val="none" w:sz="0" w:space="0" w:color="auto"/>
            <w:left w:val="none" w:sz="0" w:space="0" w:color="auto"/>
            <w:bottom w:val="none" w:sz="0" w:space="0" w:color="auto"/>
            <w:right w:val="none" w:sz="0" w:space="0" w:color="auto"/>
          </w:divBdr>
        </w:div>
        <w:div w:id="1425570182">
          <w:marLeft w:val="480"/>
          <w:marRight w:val="0"/>
          <w:marTop w:val="0"/>
          <w:marBottom w:val="0"/>
          <w:divBdr>
            <w:top w:val="none" w:sz="0" w:space="0" w:color="auto"/>
            <w:left w:val="none" w:sz="0" w:space="0" w:color="auto"/>
            <w:bottom w:val="none" w:sz="0" w:space="0" w:color="auto"/>
            <w:right w:val="none" w:sz="0" w:space="0" w:color="auto"/>
          </w:divBdr>
        </w:div>
        <w:div w:id="1444570052">
          <w:marLeft w:val="480"/>
          <w:marRight w:val="0"/>
          <w:marTop w:val="0"/>
          <w:marBottom w:val="0"/>
          <w:divBdr>
            <w:top w:val="none" w:sz="0" w:space="0" w:color="auto"/>
            <w:left w:val="none" w:sz="0" w:space="0" w:color="auto"/>
            <w:bottom w:val="none" w:sz="0" w:space="0" w:color="auto"/>
            <w:right w:val="none" w:sz="0" w:space="0" w:color="auto"/>
          </w:divBdr>
        </w:div>
        <w:div w:id="1446775463">
          <w:marLeft w:val="480"/>
          <w:marRight w:val="0"/>
          <w:marTop w:val="0"/>
          <w:marBottom w:val="0"/>
          <w:divBdr>
            <w:top w:val="none" w:sz="0" w:space="0" w:color="auto"/>
            <w:left w:val="none" w:sz="0" w:space="0" w:color="auto"/>
            <w:bottom w:val="none" w:sz="0" w:space="0" w:color="auto"/>
            <w:right w:val="none" w:sz="0" w:space="0" w:color="auto"/>
          </w:divBdr>
        </w:div>
        <w:div w:id="1451509217">
          <w:marLeft w:val="480"/>
          <w:marRight w:val="0"/>
          <w:marTop w:val="0"/>
          <w:marBottom w:val="0"/>
          <w:divBdr>
            <w:top w:val="none" w:sz="0" w:space="0" w:color="auto"/>
            <w:left w:val="none" w:sz="0" w:space="0" w:color="auto"/>
            <w:bottom w:val="none" w:sz="0" w:space="0" w:color="auto"/>
            <w:right w:val="none" w:sz="0" w:space="0" w:color="auto"/>
          </w:divBdr>
        </w:div>
        <w:div w:id="1469132648">
          <w:marLeft w:val="480"/>
          <w:marRight w:val="0"/>
          <w:marTop w:val="0"/>
          <w:marBottom w:val="0"/>
          <w:divBdr>
            <w:top w:val="none" w:sz="0" w:space="0" w:color="auto"/>
            <w:left w:val="none" w:sz="0" w:space="0" w:color="auto"/>
            <w:bottom w:val="none" w:sz="0" w:space="0" w:color="auto"/>
            <w:right w:val="none" w:sz="0" w:space="0" w:color="auto"/>
          </w:divBdr>
        </w:div>
        <w:div w:id="1473671036">
          <w:marLeft w:val="480"/>
          <w:marRight w:val="0"/>
          <w:marTop w:val="0"/>
          <w:marBottom w:val="0"/>
          <w:divBdr>
            <w:top w:val="none" w:sz="0" w:space="0" w:color="auto"/>
            <w:left w:val="none" w:sz="0" w:space="0" w:color="auto"/>
            <w:bottom w:val="none" w:sz="0" w:space="0" w:color="auto"/>
            <w:right w:val="none" w:sz="0" w:space="0" w:color="auto"/>
          </w:divBdr>
        </w:div>
        <w:div w:id="1521431055">
          <w:marLeft w:val="480"/>
          <w:marRight w:val="0"/>
          <w:marTop w:val="0"/>
          <w:marBottom w:val="0"/>
          <w:divBdr>
            <w:top w:val="none" w:sz="0" w:space="0" w:color="auto"/>
            <w:left w:val="none" w:sz="0" w:space="0" w:color="auto"/>
            <w:bottom w:val="none" w:sz="0" w:space="0" w:color="auto"/>
            <w:right w:val="none" w:sz="0" w:space="0" w:color="auto"/>
          </w:divBdr>
        </w:div>
        <w:div w:id="1534734977">
          <w:marLeft w:val="480"/>
          <w:marRight w:val="0"/>
          <w:marTop w:val="0"/>
          <w:marBottom w:val="0"/>
          <w:divBdr>
            <w:top w:val="none" w:sz="0" w:space="0" w:color="auto"/>
            <w:left w:val="none" w:sz="0" w:space="0" w:color="auto"/>
            <w:bottom w:val="none" w:sz="0" w:space="0" w:color="auto"/>
            <w:right w:val="none" w:sz="0" w:space="0" w:color="auto"/>
          </w:divBdr>
        </w:div>
        <w:div w:id="1648246482">
          <w:marLeft w:val="480"/>
          <w:marRight w:val="0"/>
          <w:marTop w:val="0"/>
          <w:marBottom w:val="0"/>
          <w:divBdr>
            <w:top w:val="none" w:sz="0" w:space="0" w:color="auto"/>
            <w:left w:val="none" w:sz="0" w:space="0" w:color="auto"/>
            <w:bottom w:val="none" w:sz="0" w:space="0" w:color="auto"/>
            <w:right w:val="none" w:sz="0" w:space="0" w:color="auto"/>
          </w:divBdr>
        </w:div>
        <w:div w:id="1683582068">
          <w:marLeft w:val="480"/>
          <w:marRight w:val="0"/>
          <w:marTop w:val="0"/>
          <w:marBottom w:val="0"/>
          <w:divBdr>
            <w:top w:val="none" w:sz="0" w:space="0" w:color="auto"/>
            <w:left w:val="none" w:sz="0" w:space="0" w:color="auto"/>
            <w:bottom w:val="none" w:sz="0" w:space="0" w:color="auto"/>
            <w:right w:val="none" w:sz="0" w:space="0" w:color="auto"/>
          </w:divBdr>
        </w:div>
        <w:div w:id="1741176065">
          <w:marLeft w:val="480"/>
          <w:marRight w:val="0"/>
          <w:marTop w:val="0"/>
          <w:marBottom w:val="0"/>
          <w:divBdr>
            <w:top w:val="none" w:sz="0" w:space="0" w:color="auto"/>
            <w:left w:val="none" w:sz="0" w:space="0" w:color="auto"/>
            <w:bottom w:val="none" w:sz="0" w:space="0" w:color="auto"/>
            <w:right w:val="none" w:sz="0" w:space="0" w:color="auto"/>
          </w:divBdr>
        </w:div>
        <w:div w:id="1756854283">
          <w:marLeft w:val="480"/>
          <w:marRight w:val="0"/>
          <w:marTop w:val="0"/>
          <w:marBottom w:val="0"/>
          <w:divBdr>
            <w:top w:val="none" w:sz="0" w:space="0" w:color="auto"/>
            <w:left w:val="none" w:sz="0" w:space="0" w:color="auto"/>
            <w:bottom w:val="none" w:sz="0" w:space="0" w:color="auto"/>
            <w:right w:val="none" w:sz="0" w:space="0" w:color="auto"/>
          </w:divBdr>
        </w:div>
        <w:div w:id="1865046794">
          <w:marLeft w:val="480"/>
          <w:marRight w:val="0"/>
          <w:marTop w:val="0"/>
          <w:marBottom w:val="0"/>
          <w:divBdr>
            <w:top w:val="none" w:sz="0" w:space="0" w:color="auto"/>
            <w:left w:val="none" w:sz="0" w:space="0" w:color="auto"/>
            <w:bottom w:val="none" w:sz="0" w:space="0" w:color="auto"/>
            <w:right w:val="none" w:sz="0" w:space="0" w:color="auto"/>
          </w:divBdr>
        </w:div>
        <w:div w:id="1867015159">
          <w:marLeft w:val="480"/>
          <w:marRight w:val="0"/>
          <w:marTop w:val="0"/>
          <w:marBottom w:val="0"/>
          <w:divBdr>
            <w:top w:val="none" w:sz="0" w:space="0" w:color="auto"/>
            <w:left w:val="none" w:sz="0" w:space="0" w:color="auto"/>
            <w:bottom w:val="none" w:sz="0" w:space="0" w:color="auto"/>
            <w:right w:val="none" w:sz="0" w:space="0" w:color="auto"/>
          </w:divBdr>
        </w:div>
        <w:div w:id="1870338537">
          <w:marLeft w:val="480"/>
          <w:marRight w:val="0"/>
          <w:marTop w:val="0"/>
          <w:marBottom w:val="0"/>
          <w:divBdr>
            <w:top w:val="none" w:sz="0" w:space="0" w:color="auto"/>
            <w:left w:val="none" w:sz="0" w:space="0" w:color="auto"/>
            <w:bottom w:val="none" w:sz="0" w:space="0" w:color="auto"/>
            <w:right w:val="none" w:sz="0" w:space="0" w:color="auto"/>
          </w:divBdr>
        </w:div>
        <w:div w:id="2014606041">
          <w:marLeft w:val="480"/>
          <w:marRight w:val="0"/>
          <w:marTop w:val="0"/>
          <w:marBottom w:val="0"/>
          <w:divBdr>
            <w:top w:val="none" w:sz="0" w:space="0" w:color="auto"/>
            <w:left w:val="none" w:sz="0" w:space="0" w:color="auto"/>
            <w:bottom w:val="none" w:sz="0" w:space="0" w:color="auto"/>
            <w:right w:val="none" w:sz="0" w:space="0" w:color="auto"/>
          </w:divBdr>
        </w:div>
        <w:div w:id="2105374897">
          <w:marLeft w:val="480"/>
          <w:marRight w:val="0"/>
          <w:marTop w:val="0"/>
          <w:marBottom w:val="0"/>
          <w:divBdr>
            <w:top w:val="none" w:sz="0" w:space="0" w:color="auto"/>
            <w:left w:val="none" w:sz="0" w:space="0" w:color="auto"/>
            <w:bottom w:val="none" w:sz="0" w:space="0" w:color="auto"/>
            <w:right w:val="none" w:sz="0" w:space="0" w:color="auto"/>
          </w:divBdr>
        </w:div>
      </w:divsChild>
    </w:div>
    <w:div w:id="1910264864">
      <w:marLeft w:val="480"/>
      <w:marRight w:val="0"/>
      <w:marTop w:val="0"/>
      <w:marBottom w:val="0"/>
      <w:divBdr>
        <w:top w:val="none" w:sz="0" w:space="0" w:color="auto"/>
        <w:left w:val="none" w:sz="0" w:space="0" w:color="auto"/>
        <w:bottom w:val="none" w:sz="0" w:space="0" w:color="auto"/>
        <w:right w:val="none" w:sz="0" w:space="0" w:color="auto"/>
      </w:divBdr>
    </w:div>
    <w:div w:id="1911036342">
      <w:bodyDiv w:val="1"/>
      <w:marLeft w:val="0"/>
      <w:marRight w:val="0"/>
      <w:marTop w:val="0"/>
      <w:marBottom w:val="0"/>
      <w:divBdr>
        <w:top w:val="none" w:sz="0" w:space="0" w:color="auto"/>
        <w:left w:val="none" w:sz="0" w:space="0" w:color="auto"/>
        <w:bottom w:val="none" w:sz="0" w:space="0" w:color="auto"/>
        <w:right w:val="none" w:sz="0" w:space="0" w:color="auto"/>
      </w:divBdr>
    </w:div>
    <w:div w:id="1912498168">
      <w:bodyDiv w:val="1"/>
      <w:marLeft w:val="0"/>
      <w:marRight w:val="0"/>
      <w:marTop w:val="0"/>
      <w:marBottom w:val="0"/>
      <w:divBdr>
        <w:top w:val="none" w:sz="0" w:space="0" w:color="auto"/>
        <w:left w:val="none" w:sz="0" w:space="0" w:color="auto"/>
        <w:bottom w:val="none" w:sz="0" w:space="0" w:color="auto"/>
        <w:right w:val="none" w:sz="0" w:space="0" w:color="auto"/>
      </w:divBdr>
    </w:div>
    <w:div w:id="1915041639">
      <w:bodyDiv w:val="1"/>
      <w:marLeft w:val="0"/>
      <w:marRight w:val="0"/>
      <w:marTop w:val="0"/>
      <w:marBottom w:val="0"/>
      <w:divBdr>
        <w:top w:val="none" w:sz="0" w:space="0" w:color="auto"/>
        <w:left w:val="none" w:sz="0" w:space="0" w:color="auto"/>
        <w:bottom w:val="none" w:sz="0" w:space="0" w:color="auto"/>
        <w:right w:val="none" w:sz="0" w:space="0" w:color="auto"/>
      </w:divBdr>
      <w:divsChild>
        <w:div w:id="94635901">
          <w:marLeft w:val="480"/>
          <w:marRight w:val="0"/>
          <w:marTop w:val="0"/>
          <w:marBottom w:val="0"/>
          <w:divBdr>
            <w:top w:val="none" w:sz="0" w:space="0" w:color="auto"/>
            <w:left w:val="none" w:sz="0" w:space="0" w:color="auto"/>
            <w:bottom w:val="none" w:sz="0" w:space="0" w:color="auto"/>
            <w:right w:val="none" w:sz="0" w:space="0" w:color="auto"/>
          </w:divBdr>
        </w:div>
        <w:div w:id="163782256">
          <w:marLeft w:val="480"/>
          <w:marRight w:val="0"/>
          <w:marTop w:val="0"/>
          <w:marBottom w:val="0"/>
          <w:divBdr>
            <w:top w:val="none" w:sz="0" w:space="0" w:color="auto"/>
            <w:left w:val="none" w:sz="0" w:space="0" w:color="auto"/>
            <w:bottom w:val="none" w:sz="0" w:space="0" w:color="auto"/>
            <w:right w:val="none" w:sz="0" w:space="0" w:color="auto"/>
          </w:divBdr>
        </w:div>
        <w:div w:id="170684838">
          <w:marLeft w:val="480"/>
          <w:marRight w:val="0"/>
          <w:marTop w:val="0"/>
          <w:marBottom w:val="0"/>
          <w:divBdr>
            <w:top w:val="none" w:sz="0" w:space="0" w:color="auto"/>
            <w:left w:val="none" w:sz="0" w:space="0" w:color="auto"/>
            <w:bottom w:val="none" w:sz="0" w:space="0" w:color="auto"/>
            <w:right w:val="none" w:sz="0" w:space="0" w:color="auto"/>
          </w:divBdr>
        </w:div>
        <w:div w:id="201552414">
          <w:marLeft w:val="480"/>
          <w:marRight w:val="0"/>
          <w:marTop w:val="0"/>
          <w:marBottom w:val="0"/>
          <w:divBdr>
            <w:top w:val="none" w:sz="0" w:space="0" w:color="auto"/>
            <w:left w:val="none" w:sz="0" w:space="0" w:color="auto"/>
            <w:bottom w:val="none" w:sz="0" w:space="0" w:color="auto"/>
            <w:right w:val="none" w:sz="0" w:space="0" w:color="auto"/>
          </w:divBdr>
        </w:div>
        <w:div w:id="239367532">
          <w:marLeft w:val="480"/>
          <w:marRight w:val="0"/>
          <w:marTop w:val="0"/>
          <w:marBottom w:val="0"/>
          <w:divBdr>
            <w:top w:val="none" w:sz="0" w:space="0" w:color="auto"/>
            <w:left w:val="none" w:sz="0" w:space="0" w:color="auto"/>
            <w:bottom w:val="none" w:sz="0" w:space="0" w:color="auto"/>
            <w:right w:val="none" w:sz="0" w:space="0" w:color="auto"/>
          </w:divBdr>
        </w:div>
        <w:div w:id="241765594">
          <w:marLeft w:val="480"/>
          <w:marRight w:val="0"/>
          <w:marTop w:val="0"/>
          <w:marBottom w:val="0"/>
          <w:divBdr>
            <w:top w:val="none" w:sz="0" w:space="0" w:color="auto"/>
            <w:left w:val="none" w:sz="0" w:space="0" w:color="auto"/>
            <w:bottom w:val="none" w:sz="0" w:space="0" w:color="auto"/>
            <w:right w:val="none" w:sz="0" w:space="0" w:color="auto"/>
          </w:divBdr>
        </w:div>
        <w:div w:id="276178140">
          <w:marLeft w:val="480"/>
          <w:marRight w:val="0"/>
          <w:marTop w:val="0"/>
          <w:marBottom w:val="0"/>
          <w:divBdr>
            <w:top w:val="none" w:sz="0" w:space="0" w:color="auto"/>
            <w:left w:val="none" w:sz="0" w:space="0" w:color="auto"/>
            <w:bottom w:val="none" w:sz="0" w:space="0" w:color="auto"/>
            <w:right w:val="none" w:sz="0" w:space="0" w:color="auto"/>
          </w:divBdr>
        </w:div>
        <w:div w:id="316691573">
          <w:marLeft w:val="480"/>
          <w:marRight w:val="0"/>
          <w:marTop w:val="0"/>
          <w:marBottom w:val="0"/>
          <w:divBdr>
            <w:top w:val="none" w:sz="0" w:space="0" w:color="auto"/>
            <w:left w:val="none" w:sz="0" w:space="0" w:color="auto"/>
            <w:bottom w:val="none" w:sz="0" w:space="0" w:color="auto"/>
            <w:right w:val="none" w:sz="0" w:space="0" w:color="auto"/>
          </w:divBdr>
        </w:div>
        <w:div w:id="323777407">
          <w:marLeft w:val="480"/>
          <w:marRight w:val="0"/>
          <w:marTop w:val="0"/>
          <w:marBottom w:val="0"/>
          <w:divBdr>
            <w:top w:val="none" w:sz="0" w:space="0" w:color="auto"/>
            <w:left w:val="none" w:sz="0" w:space="0" w:color="auto"/>
            <w:bottom w:val="none" w:sz="0" w:space="0" w:color="auto"/>
            <w:right w:val="none" w:sz="0" w:space="0" w:color="auto"/>
          </w:divBdr>
        </w:div>
        <w:div w:id="330958612">
          <w:marLeft w:val="480"/>
          <w:marRight w:val="0"/>
          <w:marTop w:val="0"/>
          <w:marBottom w:val="0"/>
          <w:divBdr>
            <w:top w:val="none" w:sz="0" w:space="0" w:color="auto"/>
            <w:left w:val="none" w:sz="0" w:space="0" w:color="auto"/>
            <w:bottom w:val="none" w:sz="0" w:space="0" w:color="auto"/>
            <w:right w:val="none" w:sz="0" w:space="0" w:color="auto"/>
          </w:divBdr>
        </w:div>
        <w:div w:id="357436857">
          <w:marLeft w:val="480"/>
          <w:marRight w:val="0"/>
          <w:marTop w:val="0"/>
          <w:marBottom w:val="0"/>
          <w:divBdr>
            <w:top w:val="none" w:sz="0" w:space="0" w:color="auto"/>
            <w:left w:val="none" w:sz="0" w:space="0" w:color="auto"/>
            <w:bottom w:val="none" w:sz="0" w:space="0" w:color="auto"/>
            <w:right w:val="none" w:sz="0" w:space="0" w:color="auto"/>
          </w:divBdr>
        </w:div>
        <w:div w:id="370421961">
          <w:marLeft w:val="480"/>
          <w:marRight w:val="0"/>
          <w:marTop w:val="0"/>
          <w:marBottom w:val="0"/>
          <w:divBdr>
            <w:top w:val="none" w:sz="0" w:space="0" w:color="auto"/>
            <w:left w:val="none" w:sz="0" w:space="0" w:color="auto"/>
            <w:bottom w:val="none" w:sz="0" w:space="0" w:color="auto"/>
            <w:right w:val="none" w:sz="0" w:space="0" w:color="auto"/>
          </w:divBdr>
        </w:div>
        <w:div w:id="454638898">
          <w:marLeft w:val="480"/>
          <w:marRight w:val="0"/>
          <w:marTop w:val="0"/>
          <w:marBottom w:val="0"/>
          <w:divBdr>
            <w:top w:val="none" w:sz="0" w:space="0" w:color="auto"/>
            <w:left w:val="none" w:sz="0" w:space="0" w:color="auto"/>
            <w:bottom w:val="none" w:sz="0" w:space="0" w:color="auto"/>
            <w:right w:val="none" w:sz="0" w:space="0" w:color="auto"/>
          </w:divBdr>
        </w:div>
        <w:div w:id="504444517">
          <w:marLeft w:val="480"/>
          <w:marRight w:val="0"/>
          <w:marTop w:val="0"/>
          <w:marBottom w:val="0"/>
          <w:divBdr>
            <w:top w:val="none" w:sz="0" w:space="0" w:color="auto"/>
            <w:left w:val="none" w:sz="0" w:space="0" w:color="auto"/>
            <w:bottom w:val="none" w:sz="0" w:space="0" w:color="auto"/>
            <w:right w:val="none" w:sz="0" w:space="0" w:color="auto"/>
          </w:divBdr>
        </w:div>
        <w:div w:id="511846179">
          <w:marLeft w:val="480"/>
          <w:marRight w:val="0"/>
          <w:marTop w:val="0"/>
          <w:marBottom w:val="0"/>
          <w:divBdr>
            <w:top w:val="none" w:sz="0" w:space="0" w:color="auto"/>
            <w:left w:val="none" w:sz="0" w:space="0" w:color="auto"/>
            <w:bottom w:val="none" w:sz="0" w:space="0" w:color="auto"/>
            <w:right w:val="none" w:sz="0" w:space="0" w:color="auto"/>
          </w:divBdr>
        </w:div>
        <w:div w:id="530803446">
          <w:marLeft w:val="480"/>
          <w:marRight w:val="0"/>
          <w:marTop w:val="0"/>
          <w:marBottom w:val="0"/>
          <w:divBdr>
            <w:top w:val="none" w:sz="0" w:space="0" w:color="auto"/>
            <w:left w:val="none" w:sz="0" w:space="0" w:color="auto"/>
            <w:bottom w:val="none" w:sz="0" w:space="0" w:color="auto"/>
            <w:right w:val="none" w:sz="0" w:space="0" w:color="auto"/>
          </w:divBdr>
        </w:div>
        <w:div w:id="536772125">
          <w:marLeft w:val="480"/>
          <w:marRight w:val="0"/>
          <w:marTop w:val="0"/>
          <w:marBottom w:val="0"/>
          <w:divBdr>
            <w:top w:val="none" w:sz="0" w:space="0" w:color="auto"/>
            <w:left w:val="none" w:sz="0" w:space="0" w:color="auto"/>
            <w:bottom w:val="none" w:sz="0" w:space="0" w:color="auto"/>
            <w:right w:val="none" w:sz="0" w:space="0" w:color="auto"/>
          </w:divBdr>
        </w:div>
        <w:div w:id="542403514">
          <w:marLeft w:val="480"/>
          <w:marRight w:val="0"/>
          <w:marTop w:val="0"/>
          <w:marBottom w:val="0"/>
          <w:divBdr>
            <w:top w:val="none" w:sz="0" w:space="0" w:color="auto"/>
            <w:left w:val="none" w:sz="0" w:space="0" w:color="auto"/>
            <w:bottom w:val="none" w:sz="0" w:space="0" w:color="auto"/>
            <w:right w:val="none" w:sz="0" w:space="0" w:color="auto"/>
          </w:divBdr>
        </w:div>
        <w:div w:id="545685352">
          <w:marLeft w:val="480"/>
          <w:marRight w:val="0"/>
          <w:marTop w:val="0"/>
          <w:marBottom w:val="0"/>
          <w:divBdr>
            <w:top w:val="none" w:sz="0" w:space="0" w:color="auto"/>
            <w:left w:val="none" w:sz="0" w:space="0" w:color="auto"/>
            <w:bottom w:val="none" w:sz="0" w:space="0" w:color="auto"/>
            <w:right w:val="none" w:sz="0" w:space="0" w:color="auto"/>
          </w:divBdr>
        </w:div>
        <w:div w:id="583950950">
          <w:marLeft w:val="480"/>
          <w:marRight w:val="0"/>
          <w:marTop w:val="0"/>
          <w:marBottom w:val="0"/>
          <w:divBdr>
            <w:top w:val="none" w:sz="0" w:space="0" w:color="auto"/>
            <w:left w:val="none" w:sz="0" w:space="0" w:color="auto"/>
            <w:bottom w:val="none" w:sz="0" w:space="0" w:color="auto"/>
            <w:right w:val="none" w:sz="0" w:space="0" w:color="auto"/>
          </w:divBdr>
        </w:div>
        <w:div w:id="671759779">
          <w:marLeft w:val="480"/>
          <w:marRight w:val="0"/>
          <w:marTop w:val="0"/>
          <w:marBottom w:val="0"/>
          <w:divBdr>
            <w:top w:val="none" w:sz="0" w:space="0" w:color="auto"/>
            <w:left w:val="none" w:sz="0" w:space="0" w:color="auto"/>
            <w:bottom w:val="none" w:sz="0" w:space="0" w:color="auto"/>
            <w:right w:val="none" w:sz="0" w:space="0" w:color="auto"/>
          </w:divBdr>
        </w:div>
        <w:div w:id="687759262">
          <w:marLeft w:val="480"/>
          <w:marRight w:val="0"/>
          <w:marTop w:val="0"/>
          <w:marBottom w:val="0"/>
          <w:divBdr>
            <w:top w:val="none" w:sz="0" w:space="0" w:color="auto"/>
            <w:left w:val="none" w:sz="0" w:space="0" w:color="auto"/>
            <w:bottom w:val="none" w:sz="0" w:space="0" w:color="auto"/>
            <w:right w:val="none" w:sz="0" w:space="0" w:color="auto"/>
          </w:divBdr>
        </w:div>
        <w:div w:id="869299623">
          <w:marLeft w:val="480"/>
          <w:marRight w:val="0"/>
          <w:marTop w:val="0"/>
          <w:marBottom w:val="0"/>
          <w:divBdr>
            <w:top w:val="none" w:sz="0" w:space="0" w:color="auto"/>
            <w:left w:val="none" w:sz="0" w:space="0" w:color="auto"/>
            <w:bottom w:val="none" w:sz="0" w:space="0" w:color="auto"/>
            <w:right w:val="none" w:sz="0" w:space="0" w:color="auto"/>
          </w:divBdr>
        </w:div>
        <w:div w:id="875048950">
          <w:marLeft w:val="480"/>
          <w:marRight w:val="0"/>
          <w:marTop w:val="0"/>
          <w:marBottom w:val="0"/>
          <w:divBdr>
            <w:top w:val="none" w:sz="0" w:space="0" w:color="auto"/>
            <w:left w:val="none" w:sz="0" w:space="0" w:color="auto"/>
            <w:bottom w:val="none" w:sz="0" w:space="0" w:color="auto"/>
            <w:right w:val="none" w:sz="0" w:space="0" w:color="auto"/>
          </w:divBdr>
        </w:div>
        <w:div w:id="987594580">
          <w:marLeft w:val="480"/>
          <w:marRight w:val="0"/>
          <w:marTop w:val="0"/>
          <w:marBottom w:val="0"/>
          <w:divBdr>
            <w:top w:val="none" w:sz="0" w:space="0" w:color="auto"/>
            <w:left w:val="none" w:sz="0" w:space="0" w:color="auto"/>
            <w:bottom w:val="none" w:sz="0" w:space="0" w:color="auto"/>
            <w:right w:val="none" w:sz="0" w:space="0" w:color="auto"/>
          </w:divBdr>
        </w:div>
        <w:div w:id="1026057562">
          <w:marLeft w:val="480"/>
          <w:marRight w:val="0"/>
          <w:marTop w:val="0"/>
          <w:marBottom w:val="0"/>
          <w:divBdr>
            <w:top w:val="none" w:sz="0" w:space="0" w:color="auto"/>
            <w:left w:val="none" w:sz="0" w:space="0" w:color="auto"/>
            <w:bottom w:val="none" w:sz="0" w:space="0" w:color="auto"/>
            <w:right w:val="none" w:sz="0" w:space="0" w:color="auto"/>
          </w:divBdr>
        </w:div>
        <w:div w:id="1182090130">
          <w:marLeft w:val="480"/>
          <w:marRight w:val="0"/>
          <w:marTop w:val="0"/>
          <w:marBottom w:val="0"/>
          <w:divBdr>
            <w:top w:val="none" w:sz="0" w:space="0" w:color="auto"/>
            <w:left w:val="none" w:sz="0" w:space="0" w:color="auto"/>
            <w:bottom w:val="none" w:sz="0" w:space="0" w:color="auto"/>
            <w:right w:val="none" w:sz="0" w:space="0" w:color="auto"/>
          </w:divBdr>
        </w:div>
        <w:div w:id="1339312682">
          <w:marLeft w:val="480"/>
          <w:marRight w:val="0"/>
          <w:marTop w:val="0"/>
          <w:marBottom w:val="0"/>
          <w:divBdr>
            <w:top w:val="none" w:sz="0" w:space="0" w:color="auto"/>
            <w:left w:val="none" w:sz="0" w:space="0" w:color="auto"/>
            <w:bottom w:val="none" w:sz="0" w:space="0" w:color="auto"/>
            <w:right w:val="none" w:sz="0" w:space="0" w:color="auto"/>
          </w:divBdr>
        </w:div>
        <w:div w:id="1376925854">
          <w:marLeft w:val="480"/>
          <w:marRight w:val="0"/>
          <w:marTop w:val="0"/>
          <w:marBottom w:val="0"/>
          <w:divBdr>
            <w:top w:val="none" w:sz="0" w:space="0" w:color="auto"/>
            <w:left w:val="none" w:sz="0" w:space="0" w:color="auto"/>
            <w:bottom w:val="none" w:sz="0" w:space="0" w:color="auto"/>
            <w:right w:val="none" w:sz="0" w:space="0" w:color="auto"/>
          </w:divBdr>
        </w:div>
        <w:div w:id="1407341699">
          <w:marLeft w:val="480"/>
          <w:marRight w:val="0"/>
          <w:marTop w:val="0"/>
          <w:marBottom w:val="0"/>
          <w:divBdr>
            <w:top w:val="none" w:sz="0" w:space="0" w:color="auto"/>
            <w:left w:val="none" w:sz="0" w:space="0" w:color="auto"/>
            <w:bottom w:val="none" w:sz="0" w:space="0" w:color="auto"/>
            <w:right w:val="none" w:sz="0" w:space="0" w:color="auto"/>
          </w:divBdr>
        </w:div>
        <w:div w:id="1444760708">
          <w:marLeft w:val="480"/>
          <w:marRight w:val="0"/>
          <w:marTop w:val="0"/>
          <w:marBottom w:val="0"/>
          <w:divBdr>
            <w:top w:val="none" w:sz="0" w:space="0" w:color="auto"/>
            <w:left w:val="none" w:sz="0" w:space="0" w:color="auto"/>
            <w:bottom w:val="none" w:sz="0" w:space="0" w:color="auto"/>
            <w:right w:val="none" w:sz="0" w:space="0" w:color="auto"/>
          </w:divBdr>
        </w:div>
        <w:div w:id="1479344342">
          <w:marLeft w:val="480"/>
          <w:marRight w:val="0"/>
          <w:marTop w:val="0"/>
          <w:marBottom w:val="0"/>
          <w:divBdr>
            <w:top w:val="none" w:sz="0" w:space="0" w:color="auto"/>
            <w:left w:val="none" w:sz="0" w:space="0" w:color="auto"/>
            <w:bottom w:val="none" w:sz="0" w:space="0" w:color="auto"/>
            <w:right w:val="none" w:sz="0" w:space="0" w:color="auto"/>
          </w:divBdr>
        </w:div>
        <w:div w:id="1529760119">
          <w:marLeft w:val="480"/>
          <w:marRight w:val="0"/>
          <w:marTop w:val="0"/>
          <w:marBottom w:val="0"/>
          <w:divBdr>
            <w:top w:val="none" w:sz="0" w:space="0" w:color="auto"/>
            <w:left w:val="none" w:sz="0" w:space="0" w:color="auto"/>
            <w:bottom w:val="none" w:sz="0" w:space="0" w:color="auto"/>
            <w:right w:val="none" w:sz="0" w:space="0" w:color="auto"/>
          </w:divBdr>
        </w:div>
        <w:div w:id="1533228284">
          <w:marLeft w:val="480"/>
          <w:marRight w:val="0"/>
          <w:marTop w:val="0"/>
          <w:marBottom w:val="0"/>
          <w:divBdr>
            <w:top w:val="none" w:sz="0" w:space="0" w:color="auto"/>
            <w:left w:val="none" w:sz="0" w:space="0" w:color="auto"/>
            <w:bottom w:val="none" w:sz="0" w:space="0" w:color="auto"/>
            <w:right w:val="none" w:sz="0" w:space="0" w:color="auto"/>
          </w:divBdr>
        </w:div>
        <w:div w:id="1576161625">
          <w:marLeft w:val="480"/>
          <w:marRight w:val="0"/>
          <w:marTop w:val="0"/>
          <w:marBottom w:val="0"/>
          <w:divBdr>
            <w:top w:val="none" w:sz="0" w:space="0" w:color="auto"/>
            <w:left w:val="none" w:sz="0" w:space="0" w:color="auto"/>
            <w:bottom w:val="none" w:sz="0" w:space="0" w:color="auto"/>
            <w:right w:val="none" w:sz="0" w:space="0" w:color="auto"/>
          </w:divBdr>
        </w:div>
        <w:div w:id="1590189040">
          <w:marLeft w:val="480"/>
          <w:marRight w:val="0"/>
          <w:marTop w:val="0"/>
          <w:marBottom w:val="0"/>
          <w:divBdr>
            <w:top w:val="none" w:sz="0" w:space="0" w:color="auto"/>
            <w:left w:val="none" w:sz="0" w:space="0" w:color="auto"/>
            <w:bottom w:val="none" w:sz="0" w:space="0" w:color="auto"/>
            <w:right w:val="none" w:sz="0" w:space="0" w:color="auto"/>
          </w:divBdr>
        </w:div>
        <w:div w:id="1655983530">
          <w:marLeft w:val="480"/>
          <w:marRight w:val="0"/>
          <w:marTop w:val="0"/>
          <w:marBottom w:val="0"/>
          <w:divBdr>
            <w:top w:val="none" w:sz="0" w:space="0" w:color="auto"/>
            <w:left w:val="none" w:sz="0" w:space="0" w:color="auto"/>
            <w:bottom w:val="none" w:sz="0" w:space="0" w:color="auto"/>
            <w:right w:val="none" w:sz="0" w:space="0" w:color="auto"/>
          </w:divBdr>
        </w:div>
        <w:div w:id="1668556819">
          <w:marLeft w:val="480"/>
          <w:marRight w:val="0"/>
          <w:marTop w:val="0"/>
          <w:marBottom w:val="0"/>
          <w:divBdr>
            <w:top w:val="none" w:sz="0" w:space="0" w:color="auto"/>
            <w:left w:val="none" w:sz="0" w:space="0" w:color="auto"/>
            <w:bottom w:val="none" w:sz="0" w:space="0" w:color="auto"/>
            <w:right w:val="none" w:sz="0" w:space="0" w:color="auto"/>
          </w:divBdr>
        </w:div>
        <w:div w:id="1800881254">
          <w:marLeft w:val="480"/>
          <w:marRight w:val="0"/>
          <w:marTop w:val="0"/>
          <w:marBottom w:val="0"/>
          <w:divBdr>
            <w:top w:val="none" w:sz="0" w:space="0" w:color="auto"/>
            <w:left w:val="none" w:sz="0" w:space="0" w:color="auto"/>
            <w:bottom w:val="none" w:sz="0" w:space="0" w:color="auto"/>
            <w:right w:val="none" w:sz="0" w:space="0" w:color="auto"/>
          </w:divBdr>
        </w:div>
        <w:div w:id="1856187987">
          <w:marLeft w:val="480"/>
          <w:marRight w:val="0"/>
          <w:marTop w:val="0"/>
          <w:marBottom w:val="0"/>
          <w:divBdr>
            <w:top w:val="none" w:sz="0" w:space="0" w:color="auto"/>
            <w:left w:val="none" w:sz="0" w:space="0" w:color="auto"/>
            <w:bottom w:val="none" w:sz="0" w:space="0" w:color="auto"/>
            <w:right w:val="none" w:sz="0" w:space="0" w:color="auto"/>
          </w:divBdr>
        </w:div>
        <w:div w:id="1901668506">
          <w:marLeft w:val="480"/>
          <w:marRight w:val="0"/>
          <w:marTop w:val="0"/>
          <w:marBottom w:val="0"/>
          <w:divBdr>
            <w:top w:val="none" w:sz="0" w:space="0" w:color="auto"/>
            <w:left w:val="none" w:sz="0" w:space="0" w:color="auto"/>
            <w:bottom w:val="none" w:sz="0" w:space="0" w:color="auto"/>
            <w:right w:val="none" w:sz="0" w:space="0" w:color="auto"/>
          </w:divBdr>
        </w:div>
        <w:div w:id="1907299060">
          <w:marLeft w:val="480"/>
          <w:marRight w:val="0"/>
          <w:marTop w:val="0"/>
          <w:marBottom w:val="0"/>
          <w:divBdr>
            <w:top w:val="none" w:sz="0" w:space="0" w:color="auto"/>
            <w:left w:val="none" w:sz="0" w:space="0" w:color="auto"/>
            <w:bottom w:val="none" w:sz="0" w:space="0" w:color="auto"/>
            <w:right w:val="none" w:sz="0" w:space="0" w:color="auto"/>
          </w:divBdr>
        </w:div>
        <w:div w:id="1931893633">
          <w:marLeft w:val="480"/>
          <w:marRight w:val="0"/>
          <w:marTop w:val="0"/>
          <w:marBottom w:val="0"/>
          <w:divBdr>
            <w:top w:val="none" w:sz="0" w:space="0" w:color="auto"/>
            <w:left w:val="none" w:sz="0" w:space="0" w:color="auto"/>
            <w:bottom w:val="none" w:sz="0" w:space="0" w:color="auto"/>
            <w:right w:val="none" w:sz="0" w:space="0" w:color="auto"/>
          </w:divBdr>
        </w:div>
        <w:div w:id="1976107736">
          <w:marLeft w:val="480"/>
          <w:marRight w:val="0"/>
          <w:marTop w:val="0"/>
          <w:marBottom w:val="0"/>
          <w:divBdr>
            <w:top w:val="none" w:sz="0" w:space="0" w:color="auto"/>
            <w:left w:val="none" w:sz="0" w:space="0" w:color="auto"/>
            <w:bottom w:val="none" w:sz="0" w:space="0" w:color="auto"/>
            <w:right w:val="none" w:sz="0" w:space="0" w:color="auto"/>
          </w:divBdr>
        </w:div>
        <w:div w:id="2015957938">
          <w:marLeft w:val="480"/>
          <w:marRight w:val="0"/>
          <w:marTop w:val="0"/>
          <w:marBottom w:val="0"/>
          <w:divBdr>
            <w:top w:val="none" w:sz="0" w:space="0" w:color="auto"/>
            <w:left w:val="none" w:sz="0" w:space="0" w:color="auto"/>
            <w:bottom w:val="none" w:sz="0" w:space="0" w:color="auto"/>
            <w:right w:val="none" w:sz="0" w:space="0" w:color="auto"/>
          </w:divBdr>
        </w:div>
        <w:div w:id="2032338387">
          <w:marLeft w:val="480"/>
          <w:marRight w:val="0"/>
          <w:marTop w:val="0"/>
          <w:marBottom w:val="0"/>
          <w:divBdr>
            <w:top w:val="none" w:sz="0" w:space="0" w:color="auto"/>
            <w:left w:val="none" w:sz="0" w:space="0" w:color="auto"/>
            <w:bottom w:val="none" w:sz="0" w:space="0" w:color="auto"/>
            <w:right w:val="none" w:sz="0" w:space="0" w:color="auto"/>
          </w:divBdr>
        </w:div>
        <w:div w:id="2056275432">
          <w:marLeft w:val="480"/>
          <w:marRight w:val="0"/>
          <w:marTop w:val="0"/>
          <w:marBottom w:val="0"/>
          <w:divBdr>
            <w:top w:val="none" w:sz="0" w:space="0" w:color="auto"/>
            <w:left w:val="none" w:sz="0" w:space="0" w:color="auto"/>
            <w:bottom w:val="none" w:sz="0" w:space="0" w:color="auto"/>
            <w:right w:val="none" w:sz="0" w:space="0" w:color="auto"/>
          </w:divBdr>
        </w:div>
        <w:div w:id="2062628159">
          <w:marLeft w:val="480"/>
          <w:marRight w:val="0"/>
          <w:marTop w:val="0"/>
          <w:marBottom w:val="0"/>
          <w:divBdr>
            <w:top w:val="none" w:sz="0" w:space="0" w:color="auto"/>
            <w:left w:val="none" w:sz="0" w:space="0" w:color="auto"/>
            <w:bottom w:val="none" w:sz="0" w:space="0" w:color="auto"/>
            <w:right w:val="none" w:sz="0" w:space="0" w:color="auto"/>
          </w:divBdr>
        </w:div>
        <w:div w:id="2119829154">
          <w:marLeft w:val="480"/>
          <w:marRight w:val="0"/>
          <w:marTop w:val="0"/>
          <w:marBottom w:val="0"/>
          <w:divBdr>
            <w:top w:val="none" w:sz="0" w:space="0" w:color="auto"/>
            <w:left w:val="none" w:sz="0" w:space="0" w:color="auto"/>
            <w:bottom w:val="none" w:sz="0" w:space="0" w:color="auto"/>
            <w:right w:val="none" w:sz="0" w:space="0" w:color="auto"/>
          </w:divBdr>
        </w:div>
      </w:divsChild>
    </w:div>
    <w:div w:id="1915317328">
      <w:marLeft w:val="480"/>
      <w:marRight w:val="0"/>
      <w:marTop w:val="0"/>
      <w:marBottom w:val="0"/>
      <w:divBdr>
        <w:top w:val="none" w:sz="0" w:space="0" w:color="auto"/>
        <w:left w:val="none" w:sz="0" w:space="0" w:color="auto"/>
        <w:bottom w:val="none" w:sz="0" w:space="0" w:color="auto"/>
        <w:right w:val="none" w:sz="0" w:space="0" w:color="auto"/>
      </w:divBdr>
    </w:div>
    <w:div w:id="1915435734">
      <w:marLeft w:val="640"/>
      <w:marRight w:val="0"/>
      <w:marTop w:val="0"/>
      <w:marBottom w:val="0"/>
      <w:divBdr>
        <w:top w:val="none" w:sz="0" w:space="0" w:color="auto"/>
        <w:left w:val="none" w:sz="0" w:space="0" w:color="auto"/>
        <w:bottom w:val="none" w:sz="0" w:space="0" w:color="auto"/>
        <w:right w:val="none" w:sz="0" w:space="0" w:color="auto"/>
      </w:divBdr>
    </w:div>
    <w:div w:id="1915779187">
      <w:marLeft w:val="640"/>
      <w:marRight w:val="0"/>
      <w:marTop w:val="0"/>
      <w:marBottom w:val="0"/>
      <w:divBdr>
        <w:top w:val="none" w:sz="0" w:space="0" w:color="auto"/>
        <w:left w:val="none" w:sz="0" w:space="0" w:color="auto"/>
        <w:bottom w:val="none" w:sz="0" w:space="0" w:color="auto"/>
        <w:right w:val="none" w:sz="0" w:space="0" w:color="auto"/>
      </w:divBdr>
    </w:div>
    <w:div w:id="1916620654">
      <w:marLeft w:val="480"/>
      <w:marRight w:val="0"/>
      <w:marTop w:val="0"/>
      <w:marBottom w:val="0"/>
      <w:divBdr>
        <w:top w:val="none" w:sz="0" w:space="0" w:color="auto"/>
        <w:left w:val="none" w:sz="0" w:space="0" w:color="auto"/>
        <w:bottom w:val="none" w:sz="0" w:space="0" w:color="auto"/>
        <w:right w:val="none" w:sz="0" w:space="0" w:color="auto"/>
      </w:divBdr>
    </w:div>
    <w:div w:id="1916864167">
      <w:marLeft w:val="480"/>
      <w:marRight w:val="0"/>
      <w:marTop w:val="0"/>
      <w:marBottom w:val="0"/>
      <w:divBdr>
        <w:top w:val="none" w:sz="0" w:space="0" w:color="auto"/>
        <w:left w:val="none" w:sz="0" w:space="0" w:color="auto"/>
        <w:bottom w:val="none" w:sz="0" w:space="0" w:color="auto"/>
        <w:right w:val="none" w:sz="0" w:space="0" w:color="auto"/>
      </w:divBdr>
    </w:div>
    <w:div w:id="1918511825">
      <w:bodyDiv w:val="1"/>
      <w:marLeft w:val="0"/>
      <w:marRight w:val="0"/>
      <w:marTop w:val="0"/>
      <w:marBottom w:val="0"/>
      <w:divBdr>
        <w:top w:val="none" w:sz="0" w:space="0" w:color="auto"/>
        <w:left w:val="none" w:sz="0" w:space="0" w:color="auto"/>
        <w:bottom w:val="none" w:sz="0" w:space="0" w:color="auto"/>
        <w:right w:val="none" w:sz="0" w:space="0" w:color="auto"/>
      </w:divBdr>
    </w:div>
    <w:div w:id="1918972960">
      <w:marLeft w:val="480"/>
      <w:marRight w:val="0"/>
      <w:marTop w:val="0"/>
      <w:marBottom w:val="0"/>
      <w:divBdr>
        <w:top w:val="none" w:sz="0" w:space="0" w:color="auto"/>
        <w:left w:val="none" w:sz="0" w:space="0" w:color="auto"/>
        <w:bottom w:val="none" w:sz="0" w:space="0" w:color="auto"/>
        <w:right w:val="none" w:sz="0" w:space="0" w:color="auto"/>
      </w:divBdr>
    </w:div>
    <w:div w:id="1919552322">
      <w:marLeft w:val="480"/>
      <w:marRight w:val="0"/>
      <w:marTop w:val="0"/>
      <w:marBottom w:val="0"/>
      <w:divBdr>
        <w:top w:val="none" w:sz="0" w:space="0" w:color="auto"/>
        <w:left w:val="none" w:sz="0" w:space="0" w:color="auto"/>
        <w:bottom w:val="none" w:sz="0" w:space="0" w:color="auto"/>
        <w:right w:val="none" w:sz="0" w:space="0" w:color="auto"/>
      </w:divBdr>
    </w:div>
    <w:div w:id="1922519422">
      <w:marLeft w:val="480"/>
      <w:marRight w:val="0"/>
      <w:marTop w:val="0"/>
      <w:marBottom w:val="0"/>
      <w:divBdr>
        <w:top w:val="none" w:sz="0" w:space="0" w:color="auto"/>
        <w:left w:val="none" w:sz="0" w:space="0" w:color="auto"/>
        <w:bottom w:val="none" w:sz="0" w:space="0" w:color="auto"/>
        <w:right w:val="none" w:sz="0" w:space="0" w:color="auto"/>
      </w:divBdr>
    </w:div>
    <w:div w:id="1923176943">
      <w:marLeft w:val="480"/>
      <w:marRight w:val="0"/>
      <w:marTop w:val="0"/>
      <w:marBottom w:val="0"/>
      <w:divBdr>
        <w:top w:val="none" w:sz="0" w:space="0" w:color="auto"/>
        <w:left w:val="none" w:sz="0" w:space="0" w:color="auto"/>
        <w:bottom w:val="none" w:sz="0" w:space="0" w:color="auto"/>
        <w:right w:val="none" w:sz="0" w:space="0" w:color="auto"/>
      </w:divBdr>
    </w:div>
    <w:div w:id="1923371812">
      <w:marLeft w:val="640"/>
      <w:marRight w:val="0"/>
      <w:marTop w:val="0"/>
      <w:marBottom w:val="0"/>
      <w:divBdr>
        <w:top w:val="none" w:sz="0" w:space="0" w:color="auto"/>
        <w:left w:val="none" w:sz="0" w:space="0" w:color="auto"/>
        <w:bottom w:val="none" w:sz="0" w:space="0" w:color="auto"/>
        <w:right w:val="none" w:sz="0" w:space="0" w:color="auto"/>
      </w:divBdr>
    </w:div>
    <w:div w:id="1923829950">
      <w:bodyDiv w:val="1"/>
      <w:marLeft w:val="0"/>
      <w:marRight w:val="0"/>
      <w:marTop w:val="0"/>
      <w:marBottom w:val="0"/>
      <w:divBdr>
        <w:top w:val="none" w:sz="0" w:space="0" w:color="auto"/>
        <w:left w:val="none" w:sz="0" w:space="0" w:color="auto"/>
        <w:bottom w:val="none" w:sz="0" w:space="0" w:color="auto"/>
        <w:right w:val="none" w:sz="0" w:space="0" w:color="auto"/>
      </w:divBdr>
    </w:div>
    <w:div w:id="1923950631">
      <w:marLeft w:val="640"/>
      <w:marRight w:val="0"/>
      <w:marTop w:val="0"/>
      <w:marBottom w:val="0"/>
      <w:divBdr>
        <w:top w:val="none" w:sz="0" w:space="0" w:color="auto"/>
        <w:left w:val="none" w:sz="0" w:space="0" w:color="auto"/>
        <w:bottom w:val="none" w:sz="0" w:space="0" w:color="auto"/>
        <w:right w:val="none" w:sz="0" w:space="0" w:color="auto"/>
      </w:divBdr>
    </w:div>
    <w:div w:id="1924146329">
      <w:marLeft w:val="480"/>
      <w:marRight w:val="0"/>
      <w:marTop w:val="0"/>
      <w:marBottom w:val="0"/>
      <w:divBdr>
        <w:top w:val="none" w:sz="0" w:space="0" w:color="auto"/>
        <w:left w:val="none" w:sz="0" w:space="0" w:color="auto"/>
        <w:bottom w:val="none" w:sz="0" w:space="0" w:color="auto"/>
        <w:right w:val="none" w:sz="0" w:space="0" w:color="auto"/>
      </w:divBdr>
    </w:div>
    <w:div w:id="1927572750">
      <w:marLeft w:val="480"/>
      <w:marRight w:val="0"/>
      <w:marTop w:val="0"/>
      <w:marBottom w:val="0"/>
      <w:divBdr>
        <w:top w:val="none" w:sz="0" w:space="0" w:color="auto"/>
        <w:left w:val="none" w:sz="0" w:space="0" w:color="auto"/>
        <w:bottom w:val="none" w:sz="0" w:space="0" w:color="auto"/>
        <w:right w:val="none" w:sz="0" w:space="0" w:color="auto"/>
      </w:divBdr>
    </w:div>
    <w:div w:id="1929851957">
      <w:marLeft w:val="480"/>
      <w:marRight w:val="0"/>
      <w:marTop w:val="0"/>
      <w:marBottom w:val="0"/>
      <w:divBdr>
        <w:top w:val="none" w:sz="0" w:space="0" w:color="auto"/>
        <w:left w:val="none" w:sz="0" w:space="0" w:color="auto"/>
        <w:bottom w:val="none" w:sz="0" w:space="0" w:color="auto"/>
        <w:right w:val="none" w:sz="0" w:space="0" w:color="auto"/>
      </w:divBdr>
    </w:div>
    <w:div w:id="1930195854">
      <w:bodyDiv w:val="1"/>
      <w:marLeft w:val="0"/>
      <w:marRight w:val="0"/>
      <w:marTop w:val="0"/>
      <w:marBottom w:val="0"/>
      <w:divBdr>
        <w:top w:val="none" w:sz="0" w:space="0" w:color="auto"/>
        <w:left w:val="none" w:sz="0" w:space="0" w:color="auto"/>
        <w:bottom w:val="none" w:sz="0" w:space="0" w:color="auto"/>
        <w:right w:val="none" w:sz="0" w:space="0" w:color="auto"/>
      </w:divBdr>
    </w:div>
    <w:div w:id="1931038315">
      <w:marLeft w:val="480"/>
      <w:marRight w:val="0"/>
      <w:marTop w:val="0"/>
      <w:marBottom w:val="0"/>
      <w:divBdr>
        <w:top w:val="none" w:sz="0" w:space="0" w:color="auto"/>
        <w:left w:val="none" w:sz="0" w:space="0" w:color="auto"/>
        <w:bottom w:val="none" w:sz="0" w:space="0" w:color="auto"/>
        <w:right w:val="none" w:sz="0" w:space="0" w:color="auto"/>
      </w:divBdr>
    </w:div>
    <w:div w:id="1931498898">
      <w:marLeft w:val="480"/>
      <w:marRight w:val="0"/>
      <w:marTop w:val="0"/>
      <w:marBottom w:val="0"/>
      <w:divBdr>
        <w:top w:val="none" w:sz="0" w:space="0" w:color="auto"/>
        <w:left w:val="none" w:sz="0" w:space="0" w:color="auto"/>
        <w:bottom w:val="none" w:sz="0" w:space="0" w:color="auto"/>
        <w:right w:val="none" w:sz="0" w:space="0" w:color="auto"/>
      </w:divBdr>
    </w:div>
    <w:div w:id="1934437714">
      <w:bodyDiv w:val="1"/>
      <w:marLeft w:val="0"/>
      <w:marRight w:val="0"/>
      <w:marTop w:val="0"/>
      <w:marBottom w:val="0"/>
      <w:divBdr>
        <w:top w:val="none" w:sz="0" w:space="0" w:color="auto"/>
        <w:left w:val="none" w:sz="0" w:space="0" w:color="auto"/>
        <w:bottom w:val="none" w:sz="0" w:space="0" w:color="auto"/>
        <w:right w:val="none" w:sz="0" w:space="0" w:color="auto"/>
      </w:divBdr>
      <w:divsChild>
        <w:div w:id="20325993">
          <w:marLeft w:val="640"/>
          <w:marRight w:val="0"/>
          <w:marTop w:val="0"/>
          <w:marBottom w:val="0"/>
          <w:divBdr>
            <w:top w:val="none" w:sz="0" w:space="0" w:color="auto"/>
            <w:left w:val="none" w:sz="0" w:space="0" w:color="auto"/>
            <w:bottom w:val="none" w:sz="0" w:space="0" w:color="auto"/>
            <w:right w:val="none" w:sz="0" w:space="0" w:color="auto"/>
          </w:divBdr>
        </w:div>
        <w:div w:id="1437944692">
          <w:marLeft w:val="640"/>
          <w:marRight w:val="0"/>
          <w:marTop w:val="0"/>
          <w:marBottom w:val="0"/>
          <w:divBdr>
            <w:top w:val="none" w:sz="0" w:space="0" w:color="auto"/>
            <w:left w:val="none" w:sz="0" w:space="0" w:color="auto"/>
            <w:bottom w:val="none" w:sz="0" w:space="0" w:color="auto"/>
            <w:right w:val="none" w:sz="0" w:space="0" w:color="auto"/>
          </w:divBdr>
        </w:div>
        <w:div w:id="25722861">
          <w:marLeft w:val="640"/>
          <w:marRight w:val="0"/>
          <w:marTop w:val="0"/>
          <w:marBottom w:val="0"/>
          <w:divBdr>
            <w:top w:val="none" w:sz="0" w:space="0" w:color="auto"/>
            <w:left w:val="none" w:sz="0" w:space="0" w:color="auto"/>
            <w:bottom w:val="none" w:sz="0" w:space="0" w:color="auto"/>
            <w:right w:val="none" w:sz="0" w:space="0" w:color="auto"/>
          </w:divBdr>
        </w:div>
        <w:div w:id="1151018878">
          <w:marLeft w:val="640"/>
          <w:marRight w:val="0"/>
          <w:marTop w:val="0"/>
          <w:marBottom w:val="0"/>
          <w:divBdr>
            <w:top w:val="none" w:sz="0" w:space="0" w:color="auto"/>
            <w:left w:val="none" w:sz="0" w:space="0" w:color="auto"/>
            <w:bottom w:val="none" w:sz="0" w:space="0" w:color="auto"/>
            <w:right w:val="none" w:sz="0" w:space="0" w:color="auto"/>
          </w:divBdr>
        </w:div>
        <w:div w:id="525869406">
          <w:marLeft w:val="640"/>
          <w:marRight w:val="0"/>
          <w:marTop w:val="0"/>
          <w:marBottom w:val="0"/>
          <w:divBdr>
            <w:top w:val="none" w:sz="0" w:space="0" w:color="auto"/>
            <w:left w:val="none" w:sz="0" w:space="0" w:color="auto"/>
            <w:bottom w:val="none" w:sz="0" w:space="0" w:color="auto"/>
            <w:right w:val="none" w:sz="0" w:space="0" w:color="auto"/>
          </w:divBdr>
        </w:div>
        <w:div w:id="1524902925">
          <w:marLeft w:val="640"/>
          <w:marRight w:val="0"/>
          <w:marTop w:val="0"/>
          <w:marBottom w:val="0"/>
          <w:divBdr>
            <w:top w:val="none" w:sz="0" w:space="0" w:color="auto"/>
            <w:left w:val="none" w:sz="0" w:space="0" w:color="auto"/>
            <w:bottom w:val="none" w:sz="0" w:space="0" w:color="auto"/>
            <w:right w:val="none" w:sz="0" w:space="0" w:color="auto"/>
          </w:divBdr>
        </w:div>
        <w:div w:id="126751311">
          <w:marLeft w:val="640"/>
          <w:marRight w:val="0"/>
          <w:marTop w:val="0"/>
          <w:marBottom w:val="0"/>
          <w:divBdr>
            <w:top w:val="none" w:sz="0" w:space="0" w:color="auto"/>
            <w:left w:val="none" w:sz="0" w:space="0" w:color="auto"/>
            <w:bottom w:val="none" w:sz="0" w:space="0" w:color="auto"/>
            <w:right w:val="none" w:sz="0" w:space="0" w:color="auto"/>
          </w:divBdr>
        </w:div>
        <w:div w:id="1518542146">
          <w:marLeft w:val="640"/>
          <w:marRight w:val="0"/>
          <w:marTop w:val="0"/>
          <w:marBottom w:val="0"/>
          <w:divBdr>
            <w:top w:val="none" w:sz="0" w:space="0" w:color="auto"/>
            <w:left w:val="none" w:sz="0" w:space="0" w:color="auto"/>
            <w:bottom w:val="none" w:sz="0" w:space="0" w:color="auto"/>
            <w:right w:val="none" w:sz="0" w:space="0" w:color="auto"/>
          </w:divBdr>
        </w:div>
        <w:div w:id="78331983">
          <w:marLeft w:val="640"/>
          <w:marRight w:val="0"/>
          <w:marTop w:val="0"/>
          <w:marBottom w:val="0"/>
          <w:divBdr>
            <w:top w:val="none" w:sz="0" w:space="0" w:color="auto"/>
            <w:left w:val="none" w:sz="0" w:space="0" w:color="auto"/>
            <w:bottom w:val="none" w:sz="0" w:space="0" w:color="auto"/>
            <w:right w:val="none" w:sz="0" w:space="0" w:color="auto"/>
          </w:divBdr>
        </w:div>
        <w:div w:id="927426055">
          <w:marLeft w:val="640"/>
          <w:marRight w:val="0"/>
          <w:marTop w:val="0"/>
          <w:marBottom w:val="0"/>
          <w:divBdr>
            <w:top w:val="none" w:sz="0" w:space="0" w:color="auto"/>
            <w:left w:val="none" w:sz="0" w:space="0" w:color="auto"/>
            <w:bottom w:val="none" w:sz="0" w:space="0" w:color="auto"/>
            <w:right w:val="none" w:sz="0" w:space="0" w:color="auto"/>
          </w:divBdr>
        </w:div>
        <w:div w:id="1687436403">
          <w:marLeft w:val="640"/>
          <w:marRight w:val="0"/>
          <w:marTop w:val="0"/>
          <w:marBottom w:val="0"/>
          <w:divBdr>
            <w:top w:val="none" w:sz="0" w:space="0" w:color="auto"/>
            <w:left w:val="none" w:sz="0" w:space="0" w:color="auto"/>
            <w:bottom w:val="none" w:sz="0" w:space="0" w:color="auto"/>
            <w:right w:val="none" w:sz="0" w:space="0" w:color="auto"/>
          </w:divBdr>
        </w:div>
        <w:div w:id="1909539350">
          <w:marLeft w:val="640"/>
          <w:marRight w:val="0"/>
          <w:marTop w:val="0"/>
          <w:marBottom w:val="0"/>
          <w:divBdr>
            <w:top w:val="none" w:sz="0" w:space="0" w:color="auto"/>
            <w:left w:val="none" w:sz="0" w:space="0" w:color="auto"/>
            <w:bottom w:val="none" w:sz="0" w:space="0" w:color="auto"/>
            <w:right w:val="none" w:sz="0" w:space="0" w:color="auto"/>
          </w:divBdr>
        </w:div>
        <w:div w:id="1639139773">
          <w:marLeft w:val="640"/>
          <w:marRight w:val="0"/>
          <w:marTop w:val="0"/>
          <w:marBottom w:val="0"/>
          <w:divBdr>
            <w:top w:val="none" w:sz="0" w:space="0" w:color="auto"/>
            <w:left w:val="none" w:sz="0" w:space="0" w:color="auto"/>
            <w:bottom w:val="none" w:sz="0" w:space="0" w:color="auto"/>
            <w:right w:val="none" w:sz="0" w:space="0" w:color="auto"/>
          </w:divBdr>
        </w:div>
        <w:div w:id="107773696">
          <w:marLeft w:val="640"/>
          <w:marRight w:val="0"/>
          <w:marTop w:val="0"/>
          <w:marBottom w:val="0"/>
          <w:divBdr>
            <w:top w:val="none" w:sz="0" w:space="0" w:color="auto"/>
            <w:left w:val="none" w:sz="0" w:space="0" w:color="auto"/>
            <w:bottom w:val="none" w:sz="0" w:space="0" w:color="auto"/>
            <w:right w:val="none" w:sz="0" w:space="0" w:color="auto"/>
          </w:divBdr>
        </w:div>
        <w:div w:id="521824001">
          <w:marLeft w:val="640"/>
          <w:marRight w:val="0"/>
          <w:marTop w:val="0"/>
          <w:marBottom w:val="0"/>
          <w:divBdr>
            <w:top w:val="none" w:sz="0" w:space="0" w:color="auto"/>
            <w:left w:val="none" w:sz="0" w:space="0" w:color="auto"/>
            <w:bottom w:val="none" w:sz="0" w:space="0" w:color="auto"/>
            <w:right w:val="none" w:sz="0" w:space="0" w:color="auto"/>
          </w:divBdr>
        </w:div>
        <w:div w:id="1364475999">
          <w:marLeft w:val="640"/>
          <w:marRight w:val="0"/>
          <w:marTop w:val="0"/>
          <w:marBottom w:val="0"/>
          <w:divBdr>
            <w:top w:val="none" w:sz="0" w:space="0" w:color="auto"/>
            <w:left w:val="none" w:sz="0" w:space="0" w:color="auto"/>
            <w:bottom w:val="none" w:sz="0" w:space="0" w:color="auto"/>
            <w:right w:val="none" w:sz="0" w:space="0" w:color="auto"/>
          </w:divBdr>
        </w:div>
        <w:div w:id="261645559">
          <w:marLeft w:val="640"/>
          <w:marRight w:val="0"/>
          <w:marTop w:val="0"/>
          <w:marBottom w:val="0"/>
          <w:divBdr>
            <w:top w:val="none" w:sz="0" w:space="0" w:color="auto"/>
            <w:left w:val="none" w:sz="0" w:space="0" w:color="auto"/>
            <w:bottom w:val="none" w:sz="0" w:space="0" w:color="auto"/>
            <w:right w:val="none" w:sz="0" w:space="0" w:color="auto"/>
          </w:divBdr>
        </w:div>
        <w:div w:id="804930961">
          <w:marLeft w:val="640"/>
          <w:marRight w:val="0"/>
          <w:marTop w:val="0"/>
          <w:marBottom w:val="0"/>
          <w:divBdr>
            <w:top w:val="none" w:sz="0" w:space="0" w:color="auto"/>
            <w:left w:val="none" w:sz="0" w:space="0" w:color="auto"/>
            <w:bottom w:val="none" w:sz="0" w:space="0" w:color="auto"/>
            <w:right w:val="none" w:sz="0" w:space="0" w:color="auto"/>
          </w:divBdr>
        </w:div>
        <w:div w:id="1281761537">
          <w:marLeft w:val="640"/>
          <w:marRight w:val="0"/>
          <w:marTop w:val="0"/>
          <w:marBottom w:val="0"/>
          <w:divBdr>
            <w:top w:val="none" w:sz="0" w:space="0" w:color="auto"/>
            <w:left w:val="none" w:sz="0" w:space="0" w:color="auto"/>
            <w:bottom w:val="none" w:sz="0" w:space="0" w:color="auto"/>
            <w:right w:val="none" w:sz="0" w:space="0" w:color="auto"/>
          </w:divBdr>
        </w:div>
        <w:div w:id="1831166661">
          <w:marLeft w:val="640"/>
          <w:marRight w:val="0"/>
          <w:marTop w:val="0"/>
          <w:marBottom w:val="0"/>
          <w:divBdr>
            <w:top w:val="none" w:sz="0" w:space="0" w:color="auto"/>
            <w:left w:val="none" w:sz="0" w:space="0" w:color="auto"/>
            <w:bottom w:val="none" w:sz="0" w:space="0" w:color="auto"/>
            <w:right w:val="none" w:sz="0" w:space="0" w:color="auto"/>
          </w:divBdr>
        </w:div>
        <w:div w:id="1405839306">
          <w:marLeft w:val="640"/>
          <w:marRight w:val="0"/>
          <w:marTop w:val="0"/>
          <w:marBottom w:val="0"/>
          <w:divBdr>
            <w:top w:val="none" w:sz="0" w:space="0" w:color="auto"/>
            <w:left w:val="none" w:sz="0" w:space="0" w:color="auto"/>
            <w:bottom w:val="none" w:sz="0" w:space="0" w:color="auto"/>
            <w:right w:val="none" w:sz="0" w:space="0" w:color="auto"/>
          </w:divBdr>
        </w:div>
        <w:div w:id="1208375789">
          <w:marLeft w:val="640"/>
          <w:marRight w:val="0"/>
          <w:marTop w:val="0"/>
          <w:marBottom w:val="0"/>
          <w:divBdr>
            <w:top w:val="none" w:sz="0" w:space="0" w:color="auto"/>
            <w:left w:val="none" w:sz="0" w:space="0" w:color="auto"/>
            <w:bottom w:val="none" w:sz="0" w:space="0" w:color="auto"/>
            <w:right w:val="none" w:sz="0" w:space="0" w:color="auto"/>
          </w:divBdr>
        </w:div>
        <w:div w:id="1350983716">
          <w:marLeft w:val="640"/>
          <w:marRight w:val="0"/>
          <w:marTop w:val="0"/>
          <w:marBottom w:val="0"/>
          <w:divBdr>
            <w:top w:val="none" w:sz="0" w:space="0" w:color="auto"/>
            <w:left w:val="none" w:sz="0" w:space="0" w:color="auto"/>
            <w:bottom w:val="none" w:sz="0" w:space="0" w:color="auto"/>
            <w:right w:val="none" w:sz="0" w:space="0" w:color="auto"/>
          </w:divBdr>
        </w:div>
        <w:div w:id="802964519">
          <w:marLeft w:val="640"/>
          <w:marRight w:val="0"/>
          <w:marTop w:val="0"/>
          <w:marBottom w:val="0"/>
          <w:divBdr>
            <w:top w:val="none" w:sz="0" w:space="0" w:color="auto"/>
            <w:left w:val="none" w:sz="0" w:space="0" w:color="auto"/>
            <w:bottom w:val="none" w:sz="0" w:space="0" w:color="auto"/>
            <w:right w:val="none" w:sz="0" w:space="0" w:color="auto"/>
          </w:divBdr>
        </w:div>
        <w:div w:id="1536692033">
          <w:marLeft w:val="640"/>
          <w:marRight w:val="0"/>
          <w:marTop w:val="0"/>
          <w:marBottom w:val="0"/>
          <w:divBdr>
            <w:top w:val="none" w:sz="0" w:space="0" w:color="auto"/>
            <w:left w:val="none" w:sz="0" w:space="0" w:color="auto"/>
            <w:bottom w:val="none" w:sz="0" w:space="0" w:color="auto"/>
            <w:right w:val="none" w:sz="0" w:space="0" w:color="auto"/>
          </w:divBdr>
        </w:div>
        <w:div w:id="435057200">
          <w:marLeft w:val="640"/>
          <w:marRight w:val="0"/>
          <w:marTop w:val="0"/>
          <w:marBottom w:val="0"/>
          <w:divBdr>
            <w:top w:val="none" w:sz="0" w:space="0" w:color="auto"/>
            <w:left w:val="none" w:sz="0" w:space="0" w:color="auto"/>
            <w:bottom w:val="none" w:sz="0" w:space="0" w:color="auto"/>
            <w:right w:val="none" w:sz="0" w:space="0" w:color="auto"/>
          </w:divBdr>
        </w:div>
        <w:div w:id="1997413846">
          <w:marLeft w:val="640"/>
          <w:marRight w:val="0"/>
          <w:marTop w:val="0"/>
          <w:marBottom w:val="0"/>
          <w:divBdr>
            <w:top w:val="none" w:sz="0" w:space="0" w:color="auto"/>
            <w:left w:val="none" w:sz="0" w:space="0" w:color="auto"/>
            <w:bottom w:val="none" w:sz="0" w:space="0" w:color="auto"/>
            <w:right w:val="none" w:sz="0" w:space="0" w:color="auto"/>
          </w:divBdr>
        </w:div>
        <w:div w:id="1241603871">
          <w:marLeft w:val="640"/>
          <w:marRight w:val="0"/>
          <w:marTop w:val="0"/>
          <w:marBottom w:val="0"/>
          <w:divBdr>
            <w:top w:val="none" w:sz="0" w:space="0" w:color="auto"/>
            <w:left w:val="none" w:sz="0" w:space="0" w:color="auto"/>
            <w:bottom w:val="none" w:sz="0" w:space="0" w:color="auto"/>
            <w:right w:val="none" w:sz="0" w:space="0" w:color="auto"/>
          </w:divBdr>
        </w:div>
        <w:div w:id="87891739">
          <w:marLeft w:val="640"/>
          <w:marRight w:val="0"/>
          <w:marTop w:val="0"/>
          <w:marBottom w:val="0"/>
          <w:divBdr>
            <w:top w:val="none" w:sz="0" w:space="0" w:color="auto"/>
            <w:left w:val="none" w:sz="0" w:space="0" w:color="auto"/>
            <w:bottom w:val="none" w:sz="0" w:space="0" w:color="auto"/>
            <w:right w:val="none" w:sz="0" w:space="0" w:color="auto"/>
          </w:divBdr>
        </w:div>
        <w:div w:id="762459923">
          <w:marLeft w:val="640"/>
          <w:marRight w:val="0"/>
          <w:marTop w:val="0"/>
          <w:marBottom w:val="0"/>
          <w:divBdr>
            <w:top w:val="none" w:sz="0" w:space="0" w:color="auto"/>
            <w:left w:val="none" w:sz="0" w:space="0" w:color="auto"/>
            <w:bottom w:val="none" w:sz="0" w:space="0" w:color="auto"/>
            <w:right w:val="none" w:sz="0" w:space="0" w:color="auto"/>
          </w:divBdr>
        </w:div>
        <w:div w:id="1310162192">
          <w:marLeft w:val="640"/>
          <w:marRight w:val="0"/>
          <w:marTop w:val="0"/>
          <w:marBottom w:val="0"/>
          <w:divBdr>
            <w:top w:val="none" w:sz="0" w:space="0" w:color="auto"/>
            <w:left w:val="none" w:sz="0" w:space="0" w:color="auto"/>
            <w:bottom w:val="none" w:sz="0" w:space="0" w:color="auto"/>
            <w:right w:val="none" w:sz="0" w:space="0" w:color="auto"/>
          </w:divBdr>
        </w:div>
        <w:div w:id="736585883">
          <w:marLeft w:val="640"/>
          <w:marRight w:val="0"/>
          <w:marTop w:val="0"/>
          <w:marBottom w:val="0"/>
          <w:divBdr>
            <w:top w:val="none" w:sz="0" w:space="0" w:color="auto"/>
            <w:left w:val="none" w:sz="0" w:space="0" w:color="auto"/>
            <w:bottom w:val="none" w:sz="0" w:space="0" w:color="auto"/>
            <w:right w:val="none" w:sz="0" w:space="0" w:color="auto"/>
          </w:divBdr>
        </w:div>
        <w:div w:id="1827941203">
          <w:marLeft w:val="640"/>
          <w:marRight w:val="0"/>
          <w:marTop w:val="0"/>
          <w:marBottom w:val="0"/>
          <w:divBdr>
            <w:top w:val="none" w:sz="0" w:space="0" w:color="auto"/>
            <w:left w:val="none" w:sz="0" w:space="0" w:color="auto"/>
            <w:bottom w:val="none" w:sz="0" w:space="0" w:color="auto"/>
            <w:right w:val="none" w:sz="0" w:space="0" w:color="auto"/>
          </w:divBdr>
        </w:div>
        <w:div w:id="1969430565">
          <w:marLeft w:val="640"/>
          <w:marRight w:val="0"/>
          <w:marTop w:val="0"/>
          <w:marBottom w:val="0"/>
          <w:divBdr>
            <w:top w:val="none" w:sz="0" w:space="0" w:color="auto"/>
            <w:left w:val="none" w:sz="0" w:space="0" w:color="auto"/>
            <w:bottom w:val="none" w:sz="0" w:space="0" w:color="auto"/>
            <w:right w:val="none" w:sz="0" w:space="0" w:color="auto"/>
          </w:divBdr>
        </w:div>
        <w:div w:id="2092240286">
          <w:marLeft w:val="640"/>
          <w:marRight w:val="0"/>
          <w:marTop w:val="0"/>
          <w:marBottom w:val="0"/>
          <w:divBdr>
            <w:top w:val="none" w:sz="0" w:space="0" w:color="auto"/>
            <w:left w:val="none" w:sz="0" w:space="0" w:color="auto"/>
            <w:bottom w:val="none" w:sz="0" w:space="0" w:color="auto"/>
            <w:right w:val="none" w:sz="0" w:space="0" w:color="auto"/>
          </w:divBdr>
        </w:div>
        <w:div w:id="15736493">
          <w:marLeft w:val="640"/>
          <w:marRight w:val="0"/>
          <w:marTop w:val="0"/>
          <w:marBottom w:val="0"/>
          <w:divBdr>
            <w:top w:val="none" w:sz="0" w:space="0" w:color="auto"/>
            <w:left w:val="none" w:sz="0" w:space="0" w:color="auto"/>
            <w:bottom w:val="none" w:sz="0" w:space="0" w:color="auto"/>
            <w:right w:val="none" w:sz="0" w:space="0" w:color="auto"/>
          </w:divBdr>
        </w:div>
        <w:div w:id="1829125919">
          <w:marLeft w:val="640"/>
          <w:marRight w:val="0"/>
          <w:marTop w:val="0"/>
          <w:marBottom w:val="0"/>
          <w:divBdr>
            <w:top w:val="none" w:sz="0" w:space="0" w:color="auto"/>
            <w:left w:val="none" w:sz="0" w:space="0" w:color="auto"/>
            <w:bottom w:val="none" w:sz="0" w:space="0" w:color="auto"/>
            <w:right w:val="none" w:sz="0" w:space="0" w:color="auto"/>
          </w:divBdr>
        </w:div>
        <w:div w:id="2055890011">
          <w:marLeft w:val="640"/>
          <w:marRight w:val="0"/>
          <w:marTop w:val="0"/>
          <w:marBottom w:val="0"/>
          <w:divBdr>
            <w:top w:val="none" w:sz="0" w:space="0" w:color="auto"/>
            <w:left w:val="none" w:sz="0" w:space="0" w:color="auto"/>
            <w:bottom w:val="none" w:sz="0" w:space="0" w:color="auto"/>
            <w:right w:val="none" w:sz="0" w:space="0" w:color="auto"/>
          </w:divBdr>
        </w:div>
        <w:div w:id="1213465581">
          <w:marLeft w:val="640"/>
          <w:marRight w:val="0"/>
          <w:marTop w:val="0"/>
          <w:marBottom w:val="0"/>
          <w:divBdr>
            <w:top w:val="none" w:sz="0" w:space="0" w:color="auto"/>
            <w:left w:val="none" w:sz="0" w:space="0" w:color="auto"/>
            <w:bottom w:val="none" w:sz="0" w:space="0" w:color="auto"/>
            <w:right w:val="none" w:sz="0" w:space="0" w:color="auto"/>
          </w:divBdr>
        </w:div>
        <w:div w:id="2080669094">
          <w:marLeft w:val="640"/>
          <w:marRight w:val="0"/>
          <w:marTop w:val="0"/>
          <w:marBottom w:val="0"/>
          <w:divBdr>
            <w:top w:val="none" w:sz="0" w:space="0" w:color="auto"/>
            <w:left w:val="none" w:sz="0" w:space="0" w:color="auto"/>
            <w:bottom w:val="none" w:sz="0" w:space="0" w:color="auto"/>
            <w:right w:val="none" w:sz="0" w:space="0" w:color="auto"/>
          </w:divBdr>
        </w:div>
        <w:div w:id="927929219">
          <w:marLeft w:val="640"/>
          <w:marRight w:val="0"/>
          <w:marTop w:val="0"/>
          <w:marBottom w:val="0"/>
          <w:divBdr>
            <w:top w:val="none" w:sz="0" w:space="0" w:color="auto"/>
            <w:left w:val="none" w:sz="0" w:space="0" w:color="auto"/>
            <w:bottom w:val="none" w:sz="0" w:space="0" w:color="auto"/>
            <w:right w:val="none" w:sz="0" w:space="0" w:color="auto"/>
          </w:divBdr>
        </w:div>
        <w:div w:id="325398699">
          <w:marLeft w:val="640"/>
          <w:marRight w:val="0"/>
          <w:marTop w:val="0"/>
          <w:marBottom w:val="0"/>
          <w:divBdr>
            <w:top w:val="none" w:sz="0" w:space="0" w:color="auto"/>
            <w:left w:val="none" w:sz="0" w:space="0" w:color="auto"/>
            <w:bottom w:val="none" w:sz="0" w:space="0" w:color="auto"/>
            <w:right w:val="none" w:sz="0" w:space="0" w:color="auto"/>
          </w:divBdr>
        </w:div>
        <w:div w:id="1124233429">
          <w:marLeft w:val="640"/>
          <w:marRight w:val="0"/>
          <w:marTop w:val="0"/>
          <w:marBottom w:val="0"/>
          <w:divBdr>
            <w:top w:val="none" w:sz="0" w:space="0" w:color="auto"/>
            <w:left w:val="none" w:sz="0" w:space="0" w:color="auto"/>
            <w:bottom w:val="none" w:sz="0" w:space="0" w:color="auto"/>
            <w:right w:val="none" w:sz="0" w:space="0" w:color="auto"/>
          </w:divBdr>
        </w:div>
        <w:div w:id="1120104122">
          <w:marLeft w:val="640"/>
          <w:marRight w:val="0"/>
          <w:marTop w:val="0"/>
          <w:marBottom w:val="0"/>
          <w:divBdr>
            <w:top w:val="none" w:sz="0" w:space="0" w:color="auto"/>
            <w:left w:val="none" w:sz="0" w:space="0" w:color="auto"/>
            <w:bottom w:val="none" w:sz="0" w:space="0" w:color="auto"/>
            <w:right w:val="none" w:sz="0" w:space="0" w:color="auto"/>
          </w:divBdr>
        </w:div>
        <w:div w:id="57437155">
          <w:marLeft w:val="640"/>
          <w:marRight w:val="0"/>
          <w:marTop w:val="0"/>
          <w:marBottom w:val="0"/>
          <w:divBdr>
            <w:top w:val="none" w:sz="0" w:space="0" w:color="auto"/>
            <w:left w:val="none" w:sz="0" w:space="0" w:color="auto"/>
            <w:bottom w:val="none" w:sz="0" w:space="0" w:color="auto"/>
            <w:right w:val="none" w:sz="0" w:space="0" w:color="auto"/>
          </w:divBdr>
        </w:div>
        <w:div w:id="742680241">
          <w:marLeft w:val="640"/>
          <w:marRight w:val="0"/>
          <w:marTop w:val="0"/>
          <w:marBottom w:val="0"/>
          <w:divBdr>
            <w:top w:val="none" w:sz="0" w:space="0" w:color="auto"/>
            <w:left w:val="none" w:sz="0" w:space="0" w:color="auto"/>
            <w:bottom w:val="none" w:sz="0" w:space="0" w:color="auto"/>
            <w:right w:val="none" w:sz="0" w:space="0" w:color="auto"/>
          </w:divBdr>
        </w:div>
        <w:div w:id="986130152">
          <w:marLeft w:val="640"/>
          <w:marRight w:val="0"/>
          <w:marTop w:val="0"/>
          <w:marBottom w:val="0"/>
          <w:divBdr>
            <w:top w:val="none" w:sz="0" w:space="0" w:color="auto"/>
            <w:left w:val="none" w:sz="0" w:space="0" w:color="auto"/>
            <w:bottom w:val="none" w:sz="0" w:space="0" w:color="auto"/>
            <w:right w:val="none" w:sz="0" w:space="0" w:color="auto"/>
          </w:divBdr>
        </w:div>
        <w:div w:id="485323476">
          <w:marLeft w:val="640"/>
          <w:marRight w:val="0"/>
          <w:marTop w:val="0"/>
          <w:marBottom w:val="0"/>
          <w:divBdr>
            <w:top w:val="none" w:sz="0" w:space="0" w:color="auto"/>
            <w:left w:val="none" w:sz="0" w:space="0" w:color="auto"/>
            <w:bottom w:val="none" w:sz="0" w:space="0" w:color="auto"/>
            <w:right w:val="none" w:sz="0" w:space="0" w:color="auto"/>
          </w:divBdr>
        </w:div>
        <w:div w:id="993610170">
          <w:marLeft w:val="640"/>
          <w:marRight w:val="0"/>
          <w:marTop w:val="0"/>
          <w:marBottom w:val="0"/>
          <w:divBdr>
            <w:top w:val="none" w:sz="0" w:space="0" w:color="auto"/>
            <w:left w:val="none" w:sz="0" w:space="0" w:color="auto"/>
            <w:bottom w:val="none" w:sz="0" w:space="0" w:color="auto"/>
            <w:right w:val="none" w:sz="0" w:space="0" w:color="auto"/>
          </w:divBdr>
        </w:div>
        <w:div w:id="1044478648">
          <w:marLeft w:val="640"/>
          <w:marRight w:val="0"/>
          <w:marTop w:val="0"/>
          <w:marBottom w:val="0"/>
          <w:divBdr>
            <w:top w:val="none" w:sz="0" w:space="0" w:color="auto"/>
            <w:left w:val="none" w:sz="0" w:space="0" w:color="auto"/>
            <w:bottom w:val="none" w:sz="0" w:space="0" w:color="auto"/>
            <w:right w:val="none" w:sz="0" w:space="0" w:color="auto"/>
          </w:divBdr>
        </w:div>
        <w:div w:id="84503800">
          <w:marLeft w:val="640"/>
          <w:marRight w:val="0"/>
          <w:marTop w:val="0"/>
          <w:marBottom w:val="0"/>
          <w:divBdr>
            <w:top w:val="none" w:sz="0" w:space="0" w:color="auto"/>
            <w:left w:val="none" w:sz="0" w:space="0" w:color="auto"/>
            <w:bottom w:val="none" w:sz="0" w:space="0" w:color="auto"/>
            <w:right w:val="none" w:sz="0" w:space="0" w:color="auto"/>
          </w:divBdr>
        </w:div>
        <w:div w:id="295765220">
          <w:marLeft w:val="640"/>
          <w:marRight w:val="0"/>
          <w:marTop w:val="0"/>
          <w:marBottom w:val="0"/>
          <w:divBdr>
            <w:top w:val="none" w:sz="0" w:space="0" w:color="auto"/>
            <w:left w:val="none" w:sz="0" w:space="0" w:color="auto"/>
            <w:bottom w:val="none" w:sz="0" w:space="0" w:color="auto"/>
            <w:right w:val="none" w:sz="0" w:space="0" w:color="auto"/>
          </w:divBdr>
        </w:div>
        <w:div w:id="825900431">
          <w:marLeft w:val="640"/>
          <w:marRight w:val="0"/>
          <w:marTop w:val="0"/>
          <w:marBottom w:val="0"/>
          <w:divBdr>
            <w:top w:val="none" w:sz="0" w:space="0" w:color="auto"/>
            <w:left w:val="none" w:sz="0" w:space="0" w:color="auto"/>
            <w:bottom w:val="none" w:sz="0" w:space="0" w:color="auto"/>
            <w:right w:val="none" w:sz="0" w:space="0" w:color="auto"/>
          </w:divBdr>
        </w:div>
        <w:div w:id="1469784060">
          <w:marLeft w:val="640"/>
          <w:marRight w:val="0"/>
          <w:marTop w:val="0"/>
          <w:marBottom w:val="0"/>
          <w:divBdr>
            <w:top w:val="none" w:sz="0" w:space="0" w:color="auto"/>
            <w:left w:val="none" w:sz="0" w:space="0" w:color="auto"/>
            <w:bottom w:val="none" w:sz="0" w:space="0" w:color="auto"/>
            <w:right w:val="none" w:sz="0" w:space="0" w:color="auto"/>
          </w:divBdr>
        </w:div>
        <w:div w:id="613369672">
          <w:marLeft w:val="640"/>
          <w:marRight w:val="0"/>
          <w:marTop w:val="0"/>
          <w:marBottom w:val="0"/>
          <w:divBdr>
            <w:top w:val="none" w:sz="0" w:space="0" w:color="auto"/>
            <w:left w:val="none" w:sz="0" w:space="0" w:color="auto"/>
            <w:bottom w:val="none" w:sz="0" w:space="0" w:color="auto"/>
            <w:right w:val="none" w:sz="0" w:space="0" w:color="auto"/>
          </w:divBdr>
        </w:div>
        <w:div w:id="657808858">
          <w:marLeft w:val="640"/>
          <w:marRight w:val="0"/>
          <w:marTop w:val="0"/>
          <w:marBottom w:val="0"/>
          <w:divBdr>
            <w:top w:val="none" w:sz="0" w:space="0" w:color="auto"/>
            <w:left w:val="none" w:sz="0" w:space="0" w:color="auto"/>
            <w:bottom w:val="none" w:sz="0" w:space="0" w:color="auto"/>
            <w:right w:val="none" w:sz="0" w:space="0" w:color="auto"/>
          </w:divBdr>
        </w:div>
        <w:div w:id="1056855559">
          <w:marLeft w:val="640"/>
          <w:marRight w:val="0"/>
          <w:marTop w:val="0"/>
          <w:marBottom w:val="0"/>
          <w:divBdr>
            <w:top w:val="none" w:sz="0" w:space="0" w:color="auto"/>
            <w:left w:val="none" w:sz="0" w:space="0" w:color="auto"/>
            <w:bottom w:val="none" w:sz="0" w:space="0" w:color="auto"/>
            <w:right w:val="none" w:sz="0" w:space="0" w:color="auto"/>
          </w:divBdr>
        </w:div>
        <w:div w:id="1386948701">
          <w:marLeft w:val="640"/>
          <w:marRight w:val="0"/>
          <w:marTop w:val="0"/>
          <w:marBottom w:val="0"/>
          <w:divBdr>
            <w:top w:val="none" w:sz="0" w:space="0" w:color="auto"/>
            <w:left w:val="none" w:sz="0" w:space="0" w:color="auto"/>
            <w:bottom w:val="none" w:sz="0" w:space="0" w:color="auto"/>
            <w:right w:val="none" w:sz="0" w:space="0" w:color="auto"/>
          </w:divBdr>
        </w:div>
        <w:div w:id="1848209895">
          <w:marLeft w:val="640"/>
          <w:marRight w:val="0"/>
          <w:marTop w:val="0"/>
          <w:marBottom w:val="0"/>
          <w:divBdr>
            <w:top w:val="none" w:sz="0" w:space="0" w:color="auto"/>
            <w:left w:val="none" w:sz="0" w:space="0" w:color="auto"/>
            <w:bottom w:val="none" w:sz="0" w:space="0" w:color="auto"/>
            <w:right w:val="none" w:sz="0" w:space="0" w:color="auto"/>
          </w:divBdr>
        </w:div>
        <w:div w:id="566379781">
          <w:marLeft w:val="640"/>
          <w:marRight w:val="0"/>
          <w:marTop w:val="0"/>
          <w:marBottom w:val="0"/>
          <w:divBdr>
            <w:top w:val="none" w:sz="0" w:space="0" w:color="auto"/>
            <w:left w:val="none" w:sz="0" w:space="0" w:color="auto"/>
            <w:bottom w:val="none" w:sz="0" w:space="0" w:color="auto"/>
            <w:right w:val="none" w:sz="0" w:space="0" w:color="auto"/>
          </w:divBdr>
        </w:div>
        <w:div w:id="1341470029">
          <w:marLeft w:val="640"/>
          <w:marRight w:val="0"/>
          <w:marTop w:val="0"/>
          <w:marBottom w:val="0"/>
          <w:divBdr>
            <w:top w:val="none" w:sz="0" w:space="0" w:color="auto"/>
            <w:left w:val="none" w:sz="0" w:space="0" w:color="auto"/>
            <w:bottom w:val="none" w:sz="0" w:space="0" w:color="auto"/>
            <w:right w:val="none" w:sz="0" w:space="0" w:color="auto"/>
          </w:divBdr>
        </w:div>
        <w:div w:id="519861025">
          <w:marLeft w:val="640"/>
          <w:marRight w:val="0"/>
          <w:marTop w:val="0"/>
          <w:marBottom w:val="0"/>
          <w:divBdr>
            <w:top w:val="none" w:sz="0" w:space="0" w:color="auto"/>
            <w:left w:val="none" w:sz="0" w:space="0" w:color="auto"/>
            <w:bottom w:val="none" w:sz="0" w:space="0" w:color="auto"/>
            <w:right w:val="none" w:sz="0" w:space="0" w:color="auto"/>
          </w:divBdr>
        </w:div>
        <w:div w:id="819076194">
          <w:marLeft w:val="640"/>
          <w:marRight w:val="0"/>
          <w:marTop w:val="0"/>
          <w:marBottom w:val="0"/>
          <w:divBdr>
            <w:top w:val="none" w:sz="0" w:space="0" w:color="auto"/>
            <w:left w:val="none" w:sz="0" w:space="0" w:color="auto"/>
            <w:bottom w:val="none" w:sz="0" w:space="0" w:color="auto"/>
            <w:right w:val="none" w:sz="0" w:space="0" w:color="auto"/>
          </w:divBdr>
        </w:div>
        <w:div w:id="2104960151">
          <w:marLeft w:val="640"/>
          <w:marRight w:val="0"/>
          <w:marTop w:val="0"/>
          <w:marBottom w:val="0"/>
          <w:divBdr>
            <w:top w:val="none" w:sz="0" w:space="0" w:color="auto"/>
            <w:left w:val="none" w:sz="0" w:space="0" w:color="auto"/>
            <w:bottom w:val="none" w:sz="0" w:space="0" w:color="auto"/>
            <w:right w:val="none" w:sz="0" w:space="0" w:color="auto"/>
          </w:divBdr>
        </w:div>
        <w:div w:id="910385019">
          <w:marLeft w:val="640"/>
          <w:marRight w:val="0"/>
          <w:marTop w:val="0"/>
          <w:marBottom w:val="0"/>
          <w:divBdr>
            <w:top w:val="none" w:sz="0" w:space="0" w:color="auto"/>
            <w:left w:val="none" w:sz="0" w:space="0" w:color="auto"/>
            <w:bottom w:val="none" w:sz="0" w:space="0" w:color="auto"/>
            <w:right w:val="none" w:sz="0" w:space="0" w:color="auto"/>
          </w:divBdr>
        </w:div>
        <w:div w:id="184515638">
          <w:marLeft w:val="640"/>
          <w:marRight w:val="0"/>
          <w:marTop w:val="0"/>
          <w:marBottom w:val="0"/>
          <w:divBdr>
            <w:top w:val="none" w:sz="0" w:space="0" w:color="auto"/>
            <w:left w:val="none" w:sz="0" w:space="0" w:color="auto"/>
            <w:bottom w:val="none" w:sz="0" w:space="0" w:color="auto"/>
            <w:right w:val="none" w:sz="0" w:space="0" w:color="auto"/>
          </w:divBdr>
        </w:div>
        <w:div w:id="771164889">
          <w:marLeft w:val="640"/>
          <w:marRight w:val="0"/>
          <w:marTop w:val="0"/>
          <w:marBottom w:val="0"/>
          <w:divBdr>
            <w:top w:val="none" w:sz="0" w:space="0" w:color="auto"/>
            <w:left w:val="none" w:sz="0" w:space="0" w:color="auto"/>
            <w:bottom w:val="none" w:sz="0" w:space="0" w:color="auto"/>
            <w:right w:val="none" w:sz="0" w:space="0" w:color="auto"/>
          </w:divBdr>
        </w:div>
        <w:div w:id="1753043677">
          <w:marLeft w:val="640"/>
          <w:marRight w:val="0"/>
          <w:marTop w:val="0"/>
          <w:marBottom w:val="0"/>
          <w:divBdr>
            <w:top w:val="none" w:sz="0" w:space="0" w:color="auto"/>
            <w:left w:val="none" w:sz="0" w:space="0" w:color="auto"/>
            <w:bottom w:val="none" w:sz="0" w:space="0" w:color="auto"/>
            <w:right w:val="none" w:sz="0" w:space="0" w:color="auto"/>
          </w:divBdr>
        </w:div>
        <w:div w:id="1028723681">
          <w:marLeft w:val="640"/>
          <w:marRight w:val="0"/>
          <w:marTop w:val="0"/>
          <w:marBottom w:val="0"/>
          <w:divBdr>
            <w:top w:val="none" w:sz="0" w:space="0" w:color="auto"/>
            <w:left w:val="none" w:sz="0" w:space="0" w:color="auto"/>
            <w:bottom w:val="none" w:sz="0" w:space="0" w:color="auto"/>
            <w:right w:val="none" w:sz="0" w:space="0" w:color="auto"/>
          </w:divBdr>
        </w:div>
        <w:div w:id="314267031">
          <w:marLeft w:val="640"/>
          <w:marRight w:val="0"/>
          <w:marTop w:val="0"/>
          <w:marBottom w:val="0"/>
          <w:divBdr>
            <w:top w:val="none" w:sz="0" w:space="0" w:color="auto"/>
            <w:left w:val="none" w:sz="0" w:space="0" w:color="auto"/>
            <w:bottom w:val="none" w:sz="0" w:space="0" w:color="auto"/>
            <w:right w:val="none" w:sz="0" w:space="0" w:color="auto"/>
          </w:divBdr>
        </w:div>
        <w:div w:id="1273441233">
          <w:marLeft w:val="640"/>
          <w:marRight w:val="0"/>
          <w:marTop w:val="0"/>
          <w:marBottom w:val="0"/>
          <w:divBdr>
            <w:top w:val="none" w:sz="0" w:space="0" w:color="auto"/>
            <w:left w:val="none" w:sz="0" w:space="0" w:color="auto"/>
            <w:bottom w:val="none" w:sz="0" w:space="0" w:color="auto"/>
            <w:right w:val="none" w:sz="0" w:space="0" w:color="auto"/>
          </w:divBdr>
        </w:div>
        <w:div w:id="781536798">
          <w:marLeft w:val="640"/>
          <w:marRight w:val="0"/>
          <w:marTop w:val="0"/>
          <w:marBottom w:val="0"/>
          <w:divBdr>
            <w:top w:val="none" w:sz="0" w:space="0" w:color="auto"/>
            <w:left w:val="none" w:sz="0" w:space="0" w:color="auto"/>
            <w:bottom w:val="none" w:sz="0" w:space="0" w:color="auto"/>
            <w:right w:val="none" w:sz="0" w:space="0" w:color="auto"/>
          </w:divBdr>
        </w:div>
        <w:div w:id="1913276868">
          <w:marLeft w:val="640"/>
          <w:marRight w:val="0"/>
          <w:marTop w:val="0"/>
          <w:marBottom w:val="0"/>
          <w:divBdr>
            <w:top w:val="none" w:sz="0" w:space="0" w:color="auto"/>
            <w:left w:val="none" w:sz="0" w:space="0" w:color="auto"/>
            <w:bottom w:val="none" w:sz="0" w:space="0" w:color="auto"/>
            <w:right w:val="none" w:sz="0" w:space="0" w:color="auto"/>
          </w:divBdr>
        </w:div>
        <w:div w:id="1786921709">
          <w:marLeft w:val="640"/>
          <w:marRight w:val="0"/>
          <w:marTop w:val="0"/>
          <w:marBottom w:val="0"/>
          <w:divBdr>
            <w:top w:val="none" w:sz="0" w:space="0" w:color="auto"/>
            <w:left w:val="none" w:sz="0" w:space="0" w:color="auto"/>
            <w:bottom w:val="none" w:sz="0" w:space="0" w:color="auto"/>
            <w:right w:val="none" w:sz="0" w:space="0" w:color="auto"/>
          </w:divBdr>
        </w:div>
        <w:div w:id="1162113829">
          <w:marLeft w:val="640"/>
          <w:marRight w:val="0"/>
          <w:marTop w:val="0"/>
          <w:marBottom w:val="0"/>
          <w:divBdr>
            <w:top w:val="none" w:sz="0" w:space="0" w:color="auto"/>
            <w:left w:val="none" w:sz="0" w:space="0" w:color="auto"/>
            <w:bottom w:val="none" w:sz="0" w:space="0" w:color="auto"/>
            <w:right w:val="none" w:sz="0" w:space="0" w:color="auto"/>
          </w:divBdr>
        </w:div>
        <w:div w:id="1535464809">
          <w:marLeft w:val="640"/>
          <w:marRight w:val="0"/>
          <w:marTop w:val="0"/>
          <w:marBottom w:val="0"/>
          <w:divBdr>
            <w:top w:val="none" w:sz="0" w:space="0" w:color="auto"/>
            <w:left w:val="none" w:sz="0" w:space="0" w:color="auto"/>
            <w:bottom w:val="none" w:sz="0" w:space="0" w:color="auto"/>
            <w:right w:val="none" w:sz="0" w:space="0" w:color="auto"/>
          </w:divBdr>
        </w:div>
        <w:div w:id="560750415">
          <w:marLeft w:val="640"/>
          <w:marRight w:val="0"/>
          <w:marTop w:val="0"/>
          <w:marBottom w:val="0"/>
          <w:divBdr>
            <w:top w:val="none" w:sz="0" w:space="0" w:color="auto"/>
            <w:left w:val="none" w:sz="0" w:space="0" w:color="auto"/>
            <w:bottom w:val="none" w:sz="0" w:space="0" w:color="auto"/>
            <w:right w:val="none" w:sz="0" w:space="0" w:color="auto"/>
          </w:divBdr>
        </w:div>
        <w:div w:id="1845126923">
          <w:marLeft w:val="640"/>
          <w:marRight w:val="0"/>
          <w:marTop w:val="0"/>
          <w:marBottom w:val="0"/>
          <w:divBdr>
            <w:top w:val="none" w:sz="0" w:space="0" w:color="auto"/>
            <w:left w:val="none" w:sz="0" w:space="0" w:color="auto"/>
            <w:bottom w:val="none" w:sz="0" w:space="0" w:color="auto"/>
            <w:right w:val="none" w:sz="0" w:space="0" w:color="auto"/>
          </w:divBdr>
        </w:div>
        <w:div w:id="556210599">
          <w:marLeft w:val="640"/>
          <w:marRight w:val="0"/>
          <w:marTop w:val="0"/>
          <w:marBottom w:val="0"/>
          <w:divBdr>
            <w:top w:val="none" w:sz="0" w:space="0" w:color="auto"/>
            <w:left w:val="none" w:sz="0" w:space="0" w:color="auto"/>
            <w:bottom w:val="none" w:sz="0" w:space="0" w:color="auto"/>
            <w:right w:val="none" w:sz="0" w:space="0" w:color="auto"/>
          </w:divBdr>
        </w:div>
        <w:div w:id="1595630754">
          <w:marLeft w:val="640"/>
          <w:marRight w:val="0"/>
          <w:marTop w:val="0"/>
          <w:marBottom w:val="0"/>
          <w:divBdr>
            <w:top w:val="none" w:sz="0" w:space="0" w:color="auto"/>
            <w:left w:val="none" w:sz="0" w:space="0" w:color="auto"/>
            <w:bottom w:val="none" w:sz="0" w:space="0" w:color="auto"/>
            <w:right w:val="none" w:sz="0" w:space="0" w:color="auto"/>
          </w:divBdr>
        </w:div>
        <w:div w:id="494956245">
          <w:marLeft w:val="640"/>
          <w:marRight w:val="0"/>
          <w:marTop w:val="0"/>
          <w:marBottom w:val="0"/>
          <w:divBdr>
            <w:top w:val="none" w:sz="0" w:space="0" w:color="auto"/>
            <w:left w:val="none" w:sz="0" w:space="0" w:color="auto"/>
            <w:bottom w:val="none" w:sz="0" w:space="0" w:color="auto"/>
            <w:right w:val="none" w:sz="0" w:space="0" w:color="auto"/>
          </w:divBdr>
        </w:div>
        <w:div w:id="1313368617">
          <w:marLeft w:val="640"/>
          <w:marRight w:val="0"/>
          <w:marTop w:val="0"/>
          <w:marBottom w:val="0"/>
          <w:divBdr>
            <w:top w:val="none" w:sz="0" w:space="0" w:color="auto"/>
            <w:left w:val="none" w:sz="0" w:space="0" w:color="auto"/>
            <w:bottom w:val="none" w:sz="0" w:space="0" w:color="auto"/>
            <w:right w:val="none" w:sz="0" w:space="0" w:color="auto"/>
          </w:divBdr>
        </w:div>
        <w:div w:id="1818112912">
          <w:marLeft w:val="640"/>
          <w:marRight w:val="0"/>
          <w:marTop w:val="0"/>
          <w:marBottom w:val="0"/>
          <w:divBdr>
            <w:top w:val="none" w:sz="0" w:space="0" w:color="auto"/>
            <w:left w:val="none" w:sz="0" w:space="0" w:color="auto"/>
            <w:bottom w:val="none" w:sz="0" w:space="0" w:color="auto"/>
            <w:right w:val="none" w:sz="0" w:space="0" w:color="auto"/>
          </w:divBdr>
        </w:div>
        <w:div w:id="1826513157">
          <w:marLeft w:val="640"/>
          <w:marRight w:val="0"/>
          <w:marTop w:val="0"/>
          <w:marBottom w:val="0"/>
          <w:divBdr>
            <w:top w:val="none" w:sz="0" w:space="0" w:color="auto"/>
            <w:left w:val="none" w:sz="0" w:space="0" w:color="auto"/>
            <w:bottom w:val="none" w:sz="0" w:space="0" w:color="auto"/>
            <w:right w:val="none" w:sz="0" w:space="0" w:color="auto"/>
          </w:divBdr>
        </w:div>
        <w:div w:id="1737195153">
          <w:marLeft w:val="640"/>
          <w:marRight w:val="0"/>
          <w:marTop w:val="0"/>
          <w:marBottom w:val="0"/>
          <w:divBdr>
            <w:top w:val="none" w:sz="0" w:space="0" w:color="auto"/>
            <w:left w:val="none" w:sz="0" w:space="0" w:color="auto"/>
            <w:bottom w:val="none" w:sz="0" w:space="0" w:color="auto"/>
            <w:right w:val="none" w:sz="0" w:space="0" w:color="auto"/>
          </w:divBdr>
        </w:div>
        <w:div w:id="282082540">
          <w:marLeft w:val="640"/>
          <w:marRight w:val="0"/>
          <w:marTop w:val="0"/>
          <w:marBottom w:val="0"/>
          <w:divBdr>
            <w:top w:val="none" w:sz="0" w:space="0" w:color="auto"/>
            <w:left w:val="none" w:sz="0" w:space="0" w:color="auto"/>
            <w:bottom w:val="none" w:sz="0" w:space="0" w:color="auto"/>
            <w:right w:val="none" w:sz="0" w:space="0" w:color="auto"/>
          </w:divBdr>
        </w:div>
        <w:div w:id="1017851977">
          <w:marLeft w:val="640"/>
          <w:marRight w:val="0"/>
          <w:marTop w:val="0"/>
          <w:marBottom w:val="0"/>
          <w:divBdr>
            <w:top w:val="none" w:sz="0" w:space="0" w:color="auto"/>
            <w:left w:val="none" w:sz="0" w:space="0" w:color="auto"/>
            <w:bottom w:val="none" w:sz="0" w:space="0" w:color="auto"/>
            <w:right w:val="none" w:sz="0" w:space="0" w:color="auto"/>
          </w:divBdr>
        </w:div>
        <w:div w:id="634338936">
          <w:marLeft w:val="640"/>
          <w:marRight w:val="0"/>
          <w:marTop w:val="0"/>
          <w:marBottom w:val="0"/>
          <w:divBdr>
            <w:top w:val="none" w:sz="0" w:space="0" w:color="auto"/>
            <w:left w:val="none" w:sz="0" w:space="0" w:color="auto"/>
            <w:bottom w:val="none" w:sz="0" w:space="0" w:color="auto"/>
            <w:right w:val="none" w:sz="0" w:space="0" w:color="auto"/>
          </w:divBdr>
        </w:div>
        <w:div w:id="980382321">
          <w:marLeft w:val="640"/>
          <w:marRight w:val="0"/>
          <w:marTop w:val="0"/>
          <w:marBottom w:val="0"/>
          <w:divBdr>
            <w:top w:val="none" w:sz="0" w:space="0" w:color="auto"/>
            <w:left w:val="none" w:sz="0" w:space="0" w:color="auto"/>
            <w:bottom w:val="none" w:sz="0" w:space="0" w:color="auto"/>
            <w:right w:val="none" w:sz="0" w:space="0" w:color="auto"/>
          </w:divBdr>
        </w:div>
        <w:div w:id="1104809295">
          <w:marLeft w:val="640"/>
          <w:marRight w:val="0"/>
          <w:marTop w:val="0"/>
          <w:marBottom w:val="0"/>
          <w:divBdr>
            <w:top w:val="none" w:sz="0" w:space="0" w:color="auto"/>
            <w:left w:val="none" w:sz="0" w:space="0" w:color="auto"/>
            <w:bottom w:val="none" w:sz="0" w:space="0" w:color="auto"/>
            <w:right w:val="none" w:sz="0" w:space="0" w:color="auto"/>
          </w:divBdr>
        </w:div>
        <w:div w:id="1320891117">
          <w:marLeft w:val="640"/>
          <w:marRight w:val="0"/>
          <w:marTop w:val="0"/>
          <w:marBottom w:val="0"/>
          <w:divBdr>
            <w:top w:val="none" w:sz="0" w:space="0" w:color="auto"/>
            <w:left w:val="none" w:sz="0" w:space="0" w:color="auto"/>
            <w:bottom w:val="none" w:sz="0" w:space="0" w:color="auto"/>
            <w:right w:val="none" w:sz="0" w:space="0" w:color="auto"/>
          </w:divBdr>
        </w:div>
        <w:div w:id="587688920">
          <w:marLeft w:val="640"/>
          <w:marRight w:val="0"/>
          <w:marTop w:val="0"/>
          <w:marBottom w:val="0"/>
          <w:divBdr>
            <w:top w:val="none" w:sz="0" w:space="0" w:color="auto"/>
            <w:left w:val="none" w:sz="0" w:space="0" w:color="auto"/>
            <w:bottom w:val="none" w:sz="0" w:space="0" w:color="auto"/>
            <w:right w:val="none" w:sz="0" w:space="0" w:color="auto"/>
          </w:divBdr>
        </w:div>
        <w:div w:id="1454207701">
          <w:marLeft w:val="640"/>
          <w:marRight w:val="0"/>
          <w:marTop w:val="0"/>
          <w:marBottom w:val="0"/>
          <w:divBdr>
            <w:top w:val="none" w:sz="0" w:space="0" w:color="auto"/>
            <w:left w:val="none" w:sz="0" w:space="0" w:color="auto"/>
            <w:bottom w:val="none" w:sz="0" w:space="0" w:color="auto"/>
            <w:right w:val="none" w:sz="0" w:space="0" w:color="auto"/>
          </w:divBdr>
        </w:div>
      </w:divsChild>
    </w:div>
    <w:div w:id="1934513158">
      <w:marLeft w:val="480"/>
      <w:marRight w:val="0"/>
      <w:marTop w:val="0"/>
      <w:marBottom w:val="0"/>
      <w:divBdr>
        <w:top w:val="none" w:sz="0" w:space="0" w:color="auto"/>
        <w:left w:val="none" w:sz="0" w:space="0" w:color="auto"/>
        <w:bottom w:val="none" w:sz="0" w:space="0" w:color="auto"/>
        <w:right w:val="none" w:sz="0" w:space="0" w:color="auto"/>
      </w:divBdr>
    </w:div>
    <w:div w:id="1934632538">
      <w:marLeft w:val="480"/>
      <w:marRight w:val="0"/>
      <w:marTop w:val="0"/>
      <w:marBottom w:val="0"/>
      <w:divBdr>
        <w:top w:val="none" w:sz="0" w:space="0" w:color="auto"/>
        <w:left w:val="none" w:sz="0" w:space="0" w:color="auto"/>
        <w:bottom w:val="none" w:sz="0" w:space="0" w:color="auto"/>
        <w:right w:val="none" w:sz="0" w:space="0" w:color="auto"/>
      </w:divBdr>
    </w:div>
    <w:div w:id="1935043129">
      <w:bodyDiv w:val="1"/>
      <w:marLeft w:val="0"/>
      <w:marRight w:val="0"/>
      <w:marTop w:val="0"/>
      <w:marBottom w:val="0"/>
      <w:divBdr>
        <w:top w:val="none" w:sz="0" w:space="0" w:color="auto"/>
        <w:left w:val="none" w:sz="0" w:space="0" w:color="auto"/>
        <w:bottom w:val="none" w:sz="0" w:space="0" w:color="auto"/>
        <w:right w:val="none" w:sz="0" w:space="0" w:color="auto"/>
      </w:divBdr>
      <w:divsChild>
        <w:div w:id="2132551472">
          <w:marLeft w:val="640"/>
          <w:marRight w:val="0"/>
          <w:marTop w:val="0"/>
          <w:marBottom w:val="0"/>
          <w:divBdr>
            <w:top w:val="none" w:sz="0" w:space="0" w:color="auto"/>
            <w:left w:val="none" w:sz="0" w:space="0" w:color="auto"/>
            <w:bottom w:val="none" w:sz="0" w:space="0" w:color="auto"/>
            <w:right w:val="none" w:sz="0" w:space="0" w:color="auto"/>
          </w:divBdr>
        </w:div>
        <w:div w:id="1247836890">
          <w:marLeft w:val="640"/>
          <w:marRight w:val="0"/>
          <w:marTop w:val="0"/>
          <w:marBottom w:val="0"/>
          <w:divBdr>
            <w:top w:val="none" w:sz="0" w:space="0" w:color="auto"/>
            <w:left w:val="none" w:sz="0" w:space="0" w:color="auto"/>
            <w:bottom w:val="none" w:sz="0" w:space="0" w:color="auto"/>
            <w:right w:val="none" w:sz="0" w:space="0" w:color="auto"/>
          </w:divBdr>
        </w:div>
        <w:div w:id="314997038">
          <w:marLeft w:val="640"/>
          <w:marRight w:val="0"/>
          <w:marTop w:val="0"/>
          <w:marBottom w:val="0"/>
          <w:divBdr>
            <w:top w:val="none" w:sz="0" w:space="0" w:color="auto"/>
            <w:left w:val="none" w:sz="0" w:space="0" w:color="auto"/>
            <w:bottom w:val="none" w:sz="0" w:space="0" w:color="auto"/>
            <w:right w:val="none" w:sz="0" w:space="0" w:color="auto"/>
          </w:divBdr>
        </w:div>
        <w:div w:id="1541630240">
          <w:marLeft w:val="640"/>
          <w:marRight w:val="0"/>
          <w:marTop w:val="0"/>
          <w:marBottom w:val="0"/>
          <w:divBdr>
            <w:top w:val="none" w:sz="0" w:space="0" w:color="auto"/>
            <w:left w:val="none" w:sz="0" w:space="0" w:color="auto"/>
            <w:bottom w:val="none" w:sz="0" w:space="0" w:color="auto"/>
            <w:right w:val="none" w:sz="0" w:space="0" w:color="auto"/>
          </w:divBdr>
        </w:div>
        <w:div w:id="1319186046">
          <w:marLeft w:val="640"/>
          <w:marRight w:val="0"/>
          <w:marTop w:val="0"/>
          <w:marBottom w:val="0"/>
          <w:divBdr>
            <w:top w:val="none" w:sz="0" w:space="0" w:color="auto"/>
            <w:left w:val="none" w:sz="0" w:space="0" w:color="auto"/>
            <w:bottom w:val="none" w:sz="0" w:space="0" w:color="auto"/>
            <w:right w:val="none" w:sz="0" w:space="0" w:color="auto"/>
          </w:divBdr>
        </w:div>
        <w:div w:id="94636443">
          <w:marLeft w:val="640"/>
          <w:marRight w:val="0"/>
          <w:marTop w:val="0"/>
          <w:marBottom w:val="0"/>
          <w:divBdr>
            <w:top w:val="none" w:sz="0" w:space="0" w:color="auto"/>
            <w:left w:val="none" w:sz="0" w:space="0" w:color="auto"/>
            <w:bottom w:val="none" w:sz="0" w:space="0" w:color="auto"/>
            <w:right w:val="none" w:sz="0" w:space="0" w:color="auto"/>
          </w:divBdr>
        </w:div>
        <w:div w:id="1089156130">
          <w:marLeft w:val="640"/>
          <w:marRight w:val="0"/>
          <w:marTop w:val="0"/>
          <w:marBottom w:val="0"/>
          <w:divBdr>
            <w:top w:val="none" w:sz="0" w:space="0" w:color="auto"/>
            <w:left w:val="none" w:sz="0" w:space="0" w:color="auto"/>
            <w:bottom w:val="none" w:sz="0" w:space="0" w:color="auto"/>
            <w:right w:val="none" w:sz="0" w:space="0" w:color="auto"/>
          </w:divBdr>
        </w:div>
        <w:div w:id="1629820647">
          <w:marLeft w:val="640"/>
          <w:marRight w:val="0"/>
          <w:marTop w:val="0"/>
          <w:marBottom w:val="0"/>
          <w:divBdr>
            <w:top w:val="none" w:sz="0" w:space="0" w:color="auto"/>
            <w:left w:val="none" w:sz="0" w:space="0" w:color="auto"/>
            <w:bottom w:val="none" w:sz="0" w:space="0" w:color="auto"/>
            <w:right w:val="none" w:sz="0" w:space="0" w:color="auto"/>
          </w:divBdr>
        </w:div>
        <w:div w:id="1275331461">
          <w:marLeft w:val="640"/>
          <w:marRight w:val="0"/>
          <w:marTop w:val="0"/>
          <w:marBottom w:val="0"/>
          <w:divBdr>
            <w:top w:val="none" w:sz="0" w:space="0" w:color="auto"/>
            <w:left w:val="none" w:sz="0" w:space="0" w:color="auto"/>
            <w:bottom w:val="none" w:sz="0" w:space="0" w:color="auto"/>
            <w:right w:val="none" w:sz="0" w:space="0" w:color="auto"/>
          </w:divBdr>
        </w:div>
        <w:div w:id="488911588">
          <w:marLeft w:val="640"/>
          <w:marRight w:val="0"/>
          <w:marTop w:val="0"/>
          <w:marBottom w:val="0"/>
          <w:divBdr>
            <w:top w:val="none" w:sz="0" w:space="0" w:color="auto"/>
            <w:left w:val="none" w:sz="0" w:space="0" w:color="auto"/>
            <w:bottom w:val="none" w:sz="0" w:space="0" w:color="auto"/>
            <w:right w:val="none" w:sz="0" w:space="0" w:color="auto"/>
          </w:divBdr>
        </w:div>
        <w:div w:id="348221098">
          <w:marLeft w:val="640"/>
          <w:marRight w:val="0"/>
          <w:marTop w:val="0"/>
          <w:marBottom w:val="0"/>
          <w:divBdr>
            <w:top w:val="none" w:sz="0" w:space="0" w:color="auto"/>
            <w:left w:val="none" w:sz="0" w:space="0" w:color="auto"/>
            <w:bottom w:val="none" w:sz="0" w:space="0" w:color="auto"/>
            <w:right w:val="none" w:sz="0" w:space="0" w:color="auto"/>
          </w:divBdr>
        </w:div>
        <w:div w:id="963149579">
          <w:marLeft w:val="640"/>
          <w:marRight w:val="0"/>
          <w:marTop w:val="0"/>
          <w:marBottom w:val="0"/>
          <w:divBdr>
            <w:top w:val="none" w:sz="0" w:space="0" w:color="auto"/>
            <w:left w:val="none" w:sz="0" w:space="0" w:color="auto"/>
            <w:bottom w:val="none" w:sz="0" w:space="0" w:color="auto"/>
            <w:right w:val="none" w:sz="0" w:space="0" w:color="auto"/>
          </w:divBdr>
        </w:div>
        <w:div w:id="2022851548">
          <w:marLeft w:val="640"/>
          <w:marRight w:val="0"/>
          <w:marTop w:val="0"/>
          <w:marBottom w:val="0"/>
          <w:divBdr>
            <w:top w:val="none" w:sz="0" w:space="0" w:color="auto"/>
            <w:left w:val="none" w:sz="0" w:space="0" w:color="auto"/>
            <w:bottom w:val="none" w:sz="0" w:space="0" w:color="auto"/>
            <w:right w:val="none" w:sz="0" w:space="0" w:color="auto"/>
          </w:divBdr>
        </w:div>
        <w:div w:id="1566261249">
          <w:marLeft w:val="640"/>
          <w:marRight w:val="0"/>
          <w:marTop w:val="0"/>
          <w:marBottom w:val="0"/>
          <w:divBdr>
            <w:top w:val="none" w:sz="0" w:space="0" w:color="auto"/>
            <w:left w:val="none" w:sz="0" w:space="0" w:color="auto"/>
            <w:bottom w:val="none" w:sz="0" w:space="0" w:color="auto"/>
            <w:right w:val="none" w:sz="0" w:space="0" w:color="auto"/>
          </w:divBdr>
        </w:div>
        <w:div w:id="327289914">
          <w:marLeft w:val="640"/>
          <w:marRight w:val="0"/>
          <w:marTop w:val="0"/>
          <w:marBottom w:val="0"/>
          <w:divBdr>
            <w:top w:val="none" w:sz="0" w:space="0" w:color="auto"/>
            <w:left w:val="none" w:sz="0" w:space="0" w:color="auto"/>
            <w:bottom w:val="none" w:sz="0" w:space="0" w:color="auto"/>
            <w:right w:val="none" w:sz="0" w:space="0" w:color="auto"/>
          </w:divBdr>
        </w:div>
        <w:div w:id="1673339301">
          <w:marLeft w:val="640"/>
          <w:marRight w:val="0"/>
          <w:marTop w:val="0"/>
          <w:marBottom w:val="0"/>
          <w:divBdr>
            <w:top w:val="none" w:sz="0" w:space="0" w:color="auto"/>
            <w:left w:val="none" w:sz="0" w:space="0" w:color="auto"/>
            <w:bottom w:val="none" w:sz="0" w:space="0" w:color="auto"/>
            <w:right w:val="none" w:sz="0" w:space="0" w:color="auto"/>
          </w:divBdr>
        </w:div>
        <w:div w:id="2077314737">
          <w:marLeft w:val="640"/>
          <w:marRight w:val="0"/>
          <w:marTop w:val="0"/>
          <w:marBottom w:val="0"/>
          <w:divBdr>
            <w:top w:val="none" w:sz="0" w:space="0" w:color="auto"/>
            <w:left w:val="none" w:sz="0" w:space="0" w:color="auto"/>
            <w:bottom w:val="none" w:sz="0" w:space="0" w:color="auto"/>
            <w:right w:val="none" w:sz="0" w:space="0" w:color="auto"/>
          </w:divBdr>
        </w:div>
        <w:div w:id="1416853260">
          <w:marLeft w:val="640"/>
          <w:marRight w:val="0"/>
          <w:marTop w:val="0"/>
          <w:marBottom w:val="0"/>
          <w:divBdr>
            <w:top w:val="none" w:sz="0" w:space="0" w:color="auto"/>
            <w:left w:val="none" w:sz="0" w:space="0" w:color="auto"/>
            <w:bottom w:val="none" w:sz="0" w:space="0" w:color="auto"/>
            <w:right w:val="none" w:sz="0" w:space="0" w:color="auto"/>
          </w:divBdr>
        </w:div>
        <w:div w:id="1344895646">
          <w:marLeft w:val="640"/>
          <w:marRight w:val="0"/>
          <w:marTop w:val="0"/>
          <w:marBottom w:val="0"/>
          <w:divBdr>
            <w:top w:val="none" w:sz="0" w:space="0" w:color="auto"/>
            <w:left w:val="none" w:sz="0" w:space="0" w:color="auto"/>
            <w:bottom w:val="none" w:sz="0" w:space="0" w:color="auto"/>
            <w:right w:val="none" w:sz="0" w:space="0" w:color="auto"/>
          </w:divBdr>
        </w:div>
        <w:div w:id="1668825244">
          <w:marLeft w:val="640"/>
          <w:marRight w:val="0"/>
          <w:marTop w:val="0"/>
          <w:marBottom w:val="0"/>
          <w:divBdr>
            <w:top w:val="none" w:sz="0" w:space="0" w:color="auto"/>
            <w:left w:val="none" w:sz="0" w:space="0" w:color="auto"/>
            <w:bottom w:val="none" w:sz="0" w:space="0" w:color="auto"/>
            <w:right w:val="none" w:sz="0" w:space="0" w:color="auto"/>
          </w:divBdr>
        </w:div>
        <w:div w:id="325523935">
          <w:marLeft w:val="640"/>
          <w:marRight w:val="0"/>
          <w:marTop w:val="0"/>
          <w:marBottom w:val="0"/>
          <w:divBdr>
            <w:top w:val="none" w:sz="0" w:space="0" w:color="auto"/>
            <w:left w:val="none" w:sz="0" w:space="0" w:color="auto"/>
            <w:bottom w:val="none" w:sz="0" w:space="0" w:color="auto"/>
            <w:right w:val="none" w:sz="0" w:space="0" w:color="auto"/>
          </w:divBdr>
        </w:div>
        <w:div w:id="1876841553">
          <w:marLeft w:val="640"/>
          <w:marRight w:val="0"/>
          <w:marTop w:val="0"/>
          <w:marBottom w:val="0"/>
          <w:divBdr>
            <w:top w:val="none" w:sz="0" w:space="0" w:color="auto"/>
            <w:left w:val="none" w:sz="0" w:space="0" w:color="auto"/>
            <w:bottom w:val="none" w:sz="0" w:space="0" w:color="auto"/>
            <w:right w:val="none" w:sz="0" w:space="0" w:color="auto"/>
          </w:divBdr>
        </w:div>
        <w:div w:id="619803993">
          <w:marLeft w:val="640"/>
          <w:marRight w:val="0"/>
          <w:marTop w:val="0"/>
          <w:marBottom w:val="0"/>
          <w:divBdr>
            <w:top w:val="none" w:sz="0" w:space="0" w:color="auto"/>
            <w:left w:val="none" w:sz="0" w:space="0" w:color="auto"/>
            <w:bottom w:val="none" w:sz="0" w:space="0" w:color="auto"/>
            <w:right w:val="none" w:sz="0" w:space="0" w:color="auto"/>
          </w:divBdr>
        </w:div>
        <w:div w:id="1658223264">
          <w:marLeft w:val="640"/>
          <w:marRight w:val="0"/>
          <w:marTop w:val="0"/>
          <w:marBottom w:val="0"/>
          <w:divBdr>
            <w:top w:val="none" w:sz="0" w:space="0" w:color="auto"/>
            <w:left w:val="none" w:sz="0" w:space="0" w:color="auto"/>
            <w:bottom w:val="none" w:sz="0" w:space="0" w:color="auto"/>
            <w:right w:val="none" w:sz="0" w:space="0" w:color="auto"/>
          </w:divBdr>
        </w:div>
        <w:div w:id="1189681422">
          <w:marLeft w:val="640"/>
          <w:marRight w:val="0"/>
          <w:marTop w:val="0"/>
          <w:marBottom w:val="0"/>
          <w:divBdr>
            <w:top w:val="none" w:sz="0" w:space="0" w:color="auto"/>
            <w:left w:val="none" w:sz="0" w:space="0" w:color="auto"/>
            <w:bottom w:val="none" w:sz="0" w:space="0" w:color="auto"/>
            <w:right w:val="none" w:sz="0" w:space="0" w:color="auto"/>
          </w:divBdr>
        </w:div>
        <w:div w:id="1683042473">
          <w:marLeft w:val="640"/>
          <w:marRight w:val="0"/>
          <w:marTop w:val="0"/>
          <w:marBottom w:val="0"/>
          <w:divBdr>
            <w:top w:val="none" w:sz="0" w:space="0" w:color="auto"/>
            <w:left w:val="none" w:sz="0" w:space="0" w:color="auto"/>
            <w:bottom w:val="none" w:sz="0" w:space="0" w:color="auto"/>
            <w:right w:val="none" w:sz="0" w:space="0" w:color="auto"/>
          </w:divBdr>
        </w:div>
        <w:div w:id="566305550">
          <w:marLeft w:val="640"/>
          <w:marRight w:val="0"/>
          <w:marTop w:val="0"/>
          <w:marBottom w:val="0"/>
          <w:divBdr>
            <w:top w:val="none" w:sz="0" w:space="0" w:color="auto"/>
            <w:left w:val="none" w:sz="0" w:space="0" w:color="auto"/>
            <w:bottom w:val="none" w:sz="0" w:space="0" w:color="auto"/>
            <w:right w:val="none" w:sz="0" w:space="0" w:color="auto"/>
          </w:divBdr>
        </w:div>
        <w:div w:id="55207128">
          <w:marLeft w:val="640"/>
          <w:marRight w:val="0"/>
          <w:marTop w:val="0"/>
          <w:marBottom w:val="0"/>
          <w:divBdr>
            <w:top w:val="none" w:sz="0" w:space="0" w:color="auto"/>
            <w:left w:val="none" w:sz="0" w:space="0" w:color="auto"/>
            <w:bottom w:val="none" w:sz="0" w:space="0" w:color="auto"/>
            <w:right w:val="none" w:sz="0" w:space="0" w:color="auto"/>
          </w:divBdr>
        </w:div>
        <w:div w:id="1452480157">
          <w:marLeft w:val="640"/>
          <w:marRight w:val="0"/>
          <w:marTop w:val="0"/>
          <w:marBottom w:val="0"/>
          <w:divBdr>
            <w:top w:val="none" w:sz="0" w:space="0" w:color="auto"/>
            <w:left w:val="none" w:sz="0" w:space="0" w:color="auto"/>
            <w:bottom w:val="none" w:sz="0" w:space="0" w:color="auto"/>
            <w:right w:val="none" w:sz="0" w:space="0" w:color="auto"/>
          </w:divBdr>
        </w:div>
        <w:div w:id="1267302140">
          <w:marLeft w:val="640"/>
          <w:marRight w:val="0"/>
          <w:marTop w:val="0"/>
          <w:marBottom w:val="0"/>
          <w:divBdr>
            <w:top w:val="none" w:sz="0" w:space="0" w:color="auto"/>
            <w:left w:val="none" w:sz="0" w:space="0" w:color="auto"/>
            <w:bottom w:val="none" w:sz="0" w:space="0" w:color="auto"/>
            <w:right w:val="none" w:sz="0" w:space="0" w:color="auto"/>
          </w:divBdr>
        </w:div>
        <w:div w:id="1470316932">
          <w:marLeft w:val="640"/>
          <w:marRight w:val="0"/>
          <w:marTop w:val="0"/>
          <w:marBottom w:val="0"/>
          <w:divBdr>
            <w:top w:val="none" w:sz="0" w:space="0" w:color="auto"/>
            <w:left w:val="none" w:sz="0" w:space="0" w:color="auto"/>
            <w:bottom w:val="none" w:sz="0" w:space="0" w:color="auto"/>
            <w:right w:val="none" w:sz="0" w:space="0" w:color="auto"/>
          </w:divBdr>
        </w:div>
        <w:div w:id="427819453">
          <w:marLeft w:val="640"/>
          <w:marRight w:val="0"/>
          <w:marTop w:val="0"/>
          <w:marBottom w:val="0"/>
          <w:divBdr>
            <w:top w:val="none" w:sz="0" w:space="0" w:color="auto"/>
            <w:left w:val="none" w:sz="0" w:space="0" w:color="auto"/>
            <w:bottom w:val="none" w:sz="0" w:space="0" w:color="auto"/>
            <w:right w:val="none" w:sz="0" w:space="0" w:color="auto"/>
          </w:divBdr>
        </w:div>
        <w:div w:id="1276207534">
          <w:marLeft w:val="640"/>
          <w:marRight w:val="0"/>
          <w:marTop w:val="0"/>
          <w:marBottom w:val="0"/>
          <w:divBdr>
            <w:top w:val="none" w:sz="0" w:space="0" w:color="auto"/>
            <w:left w:val="none" w:sz="0" w:space="0" w:color="auto"/>
            <w:bottom w:val="none" w:sz="0" w:space="0" w:color="auto"/>
            <w:right w:val="none" w:sz="0" w:space="0" w:color="auto"/>
          </w:divBdr>
        </w:div>
        <w:div w:id="1323779610">
          <w:marLeft w:val="640"/>
          <w:marRight w:val="0"/>
          <w:marTop w:val="0"/>
          <w:marBottom w:val="0"/>
          <w:divBdr>
            <w:top w:val="none" w:sz="0" w:space="0" w:color="auto"/>
            <w:left w:val="none" w:sz="0" w:space="0" w:color="auto"/>
            <w:bottom w:val="none" w:sz="0" w:space="0" w:color="auto"/>
            <w:right w:val="none" w:sz="0" w:space="0" w:color="auto"/>
          </w:divBdr>
        </w:div>
        <w:div w:id="1448160874">
          <w:marLeft w:val="640"/>
          <w:marRight w:val="0"/>
          <w:marTop w:val="0"/>
          <w:marBottom w:val="0"/>
          <w:divBdr>
            <w:top w:val="none" w:sz="0" w:space="0" w:color="auto"/>
            <w:left w:val="none" w:sz="0" w:space="0" w:color="auto"/>
            <w:bottom w:val="none" w:sz="0" w:space="0" w:color="auto"/>
            <w:right w:val="none" w:sz="0" w:space="0" w:color="auto"/>
          </w:divBdr>
        </w:div>
        <w:div w:id="726605725">
          <w:marLeft w:val="640"/>
          <w:marRight w:val="0"/>
          <w:marTop w:val="0"/>
          <w:marBottom w:val="0"/>
          <w:divBdr>
            <w:top w:val="none" w:sz="0" w:space="0" w:color="auto"/>
            <w:left w:val="none" w:sz="0" w:space="0" w:color="auto"/>
            <w:bottom w:val="none" w:sz="0" w:space="0" w:color="auto"/>
            <w:right w:val="none" w:sz="0" w:space="0" w:color="auto"/>
          </w:divBdr>
        </w:div>
        <w:div w:id="1429738727">
          <w:marLeft w:val="640"/>
          <w:marRight w:val="0"/>
          <w:marTop w:val="0"/>
          <w:marBottom w:val="0"/>
          <w:divBdr>
            <w:top w:val="none" w:sz="0" w:space="0" w:color="auto"/>
            <w:left w:val="none" w:sz="0" w:space="0" w:color="auto"/>
            <w:bottom w:val="none" w:sz="0" w:space="0" w:color="auto"/>
            <w:right w:val="none" w:sz="0" w:space="0" w:color="auto"/>
          </w:divBdr>
        </w:div>
        <w:div w:id="1070812788">
          <w:marLeft w:val="640"/>
          <w:marRight w:val="0"/>
          <w:marTop w:val="0"/>
          <w:marBottom w:val="0"/>
          <w:divBdr>
            <w:top w:val="none" w:sz="0" w:space="0" w:color="auto"/>
            <w:left w:val="none" w:sz="0" w:space="0" w:color="auto"/>
            <w:bottom w:val="none" w:sz="0" w:space="0" w:color="auto"/>
            <w:right w:val="none" w:sz="0" w:space="0" w:color="auto"/>
          </w:divBdr>
        </w:div>
        <w:div w:id="357125217">
          <w:marLeft w:val="640"/>
          <w:marRight w:val="0"/>
          <w:marTop w:val="0"/>
          <w:marBottom w:val="0"/>
          <w:divBdr>
            <w:top w:val="none" w:sz="0" w:space="0" w:color="auto"/>
            <w:left w:val="none" w:sz="0" w:space="0" w:color="auto"/>
            <w:bottom w:val="none" w:sz="0" w:space="0" w:color="auto"/>
            <w:right w:val="none" w:sz="0" w:space="0" w:color="auto"/>
          </w:divBdr>
        </w:div>
        <w:div w:id="408313479">
          <w:marLeft w:val="640"/>
          <w:marRight w:val="0"/>
          <w:marTop w:val="0"/>
          <w:marBottom w:val="0"/>
          <w:divBdr>
            <w:top w:val="none" w:sz="0" w:space="0" w:color="auto"/>
            <w:left w:val="none" w:sz="0" w:space="0" w:color="auto"/>
            <w:bottom w:val="none" w:sz="0" w:space="0" w:color="auto"/>
            <w:right w:val="none" w:sz="0" w:space="0" w:color="auto"/>
          </w:divBdr>
        </w:div>
        <w:div w:id="1220020062">
          <w:marLeft w:val="640"/>
          <w:marRight w:val="0"/>
          <w:marTop w:val="0"/>
          <w:marBottom w:val="0"/>
          <w:divBdr>
            <w:top w:val="none" w:sz="0" w:space="0" w:color="auto"/>
            <w:left w:val="none" w:sz="0" w:space="0" w:color="auto"/>
            <w:bottom w:val="none" w:sz="0" w:space="0" w:color="auto"/>
            <w:right w:val="none" w:sz="0" w:space="0" w:color="auto"/>
          </w:divBdr>
        </w:div>
        <w:div w:id="852764407">
          <w:marLeft w:val="640"/>
          <w:marRight w:val="0"/>
          <w:marTop w:val="0"/>
          <w:marBottom w:val="0"/>
          <w:divBdr>
            <w:top w:val="none" w:sz="0" w:space="0" w:color="auto"/>
            <w:left w:val="none" w:sz="0" w:space="0" w:color="auto"/>
            <w:bottom w:val="none" w:sz="0" w:space="0" w:color="auto"/>
            <w:right w:val="none" w:sz="0" w:space="0" w:color="auto"/>
          </w:divBdr>
        </w:div>
        <w:div w:id="807355958">
          <w:marLeft w:val="640"/>
          <w:marRight w:val="0"/>
          <w:marTop w:val="0"/>
          <w:marBottom w:val="0"/>
          <w:divBdr>
            <w:top w:val="none" w:sz="0" w:space="0" w:color="auto"/>
            <w:left w:val="none" w:sz="0" w:space="0" w:color="auto"/>
            <w:bottom w:val="none" w:sz="0" w:space="0" w:color="auto"/>
            <w:right w:val="none" w:sz="0" w:space="0" w:color="auto"/>
          </w:divBdr>
        </w:div>
        <w:div w:id="1972402151">
          <w:marLeft w:val="640"/>
          <w:marRight w:val="0"/>
          <w:marTop w:val="0"/>
          <w:marBottom w:val="0"/>
          <w:divBdr>
            <w:top w:val="none" w:sz="0" w:space="0" w:color="auto"/>
            <w:left w:val="none" w:sz="0" w:space="0" w:color="auto"/>
            <w:bottom w:val="none" w:sz="0" w:space="0" w:color="auto"/>
            <w:right w:val="none" w:sz="0" w:space="0" w:color="auto"/>
          </w:divBdr>
        </w:div>
        <w:div w:id="693119312">
          <w:marLeft w:val="640"/>
          <w:marRight w:val="0"/>
          <w:marTop w:val="0"/>
          <w:marBottom w:val="0"/>
          <w:divBdr>
            <w:top w:val="none" w:sz="0" w:space="0" w:color="auto"/>
            <w:left w:val="none" w:sz="0" w:space="0" w:color="auto"/>
            <w:bottom w:val="none" w:sz="0" w:space="0" w:color="auto"/>
            <w:right w:val="none" w:sz="0" w:space="0" w:color="auto"/>
          </w:divBdr>
        </w:div>
        <w:div w:id="2137528832">
          <w:marLeft w:val="640"/>
          <w:marRight w:val="0"/>
          <w:marTop w:val="0"/>
          <w:marBottom w:val="0"/>
          <w:divBdr>
            <w:top w:val="none" w:sz="0" w:space="0" w:color="auto"/>
            <w:left w:val="none" w:sz="0" w:space="0" w:color="auto"/>
            <w:bottom w:val="none" w:sz="0" w:space="0" w:color="auto"/>
            <w:right w:val="none" w:sz="0" w:space="0" w:color="auto"/>
          </w:divBdr>
        </w:div>
        <w:div w:id="1469393492">
          <w:marLeft w:val="640"/>
          <w:marRight w:val="0"/>
          <w:marTop w:val="0"/>
          <w:marBottom w:val="0"/>
          <w:divBdr>
            <w:top w:val="none" w:sz="0" w:space="0" w:color="auto"/>
            <w:left w:val="none" w:sz="0" w:space="0" w:color="auto"/>
            <w:bottom w:val="none" w:sz="0" w:space="0" w:color="auto"/>
            <w:right w:val="none" w:sz="0" w:space="0" w:color="auto"/>
          </w:divBdr>
        </w:div>
        <w:div w:id="1626960461">
          <w:marLeft w:val="640"/>
          <w:marRight w:val="0"/>
          <w:marTop w:val="0"/>
          <w:marBottom w:val="0"/>
          <w:divBdr>
            <w:top w:val="none" w:sz="0" w:space="0" w:color="auto"/>
            <w:left w:val="none" w:sz="0" w:space="0" w:color="auto"/>
            <w:bottom w:val="none" w:sz="0" w:space="0" w:color="auto"/>
            <w:right w:val="none" w:sz="0" w:space="0" w:color="auto"/>
          </w:divBdr>
        </w:div>
        <w:div w:id="1834684606">
          <w:marLeft w:val="640"/>
          <w:marRight w:val="0"/>
          <w:marTop w:val="0"/>
          <w:marBottom w:val="0"/>
          <w:divBdr>
            <w:top w:val="none" w:sz="0" w:space="0" w:color="auto"/>
            <w:left w:val="none" w:sz="0" w:space="0" w:color="auto"/>
            <w:bottom w:val="none" w:sz="0" w:space="0" w:color="auto"/>
            <w:right w:val="none" w:sz="0" w:space="0" w:color="auto"/>
          </w:divBdr>
        </w:div>
        <w:div w:id="823283383">
          <w:marLeft w:val="640"/>
          <w:marRight w:val="0"/>
          <w:marTop w:val="0"/>
          <w:marBottom w:val="0"/>
          <w:divBdr>
            <w:top w:val="none" w:sz="0" w:space="0" w:color="auto"/>
            <w:left w:val="none" w:sz="0" w:space="0" w:color="auto"/>
            <w:bottom w:val="none" w:sz="0" w:space="0" w:color="auto"/>
            <w:right w:val="none" w:sz="0" w:space="0" w:color="auto"/>
          </w:divBdr>
        </w:div>
        <w:div w:id="1430542195">
          <w:marLeft w:val="640"/>
          <w:marRight w:val="0"/>
          <w:marTop w:val="0"/>
          <w:marBottom w:val="0"/>
          <w:divBdr>
            <w:top w:val="none" w:sz="0" w:space="0" w:color="auto"/>
            <w:left w:val="none" w:sz="0" w:space="0" w:color="auto"/>
            <w:bottom w:val="none" w:sz="0" w:space="0" w:color="auto"/>
            <w:right w:val="none" w:sz="0" w:space="0" w:color="auto"/>
          </w:divBdr>
        </w:div>
        <w:div w:id="1957373978">
          <w:marLeft w:val="640"/>
          <w:marRight w:val="0"/>
          <w:marTop w:val="0"/>
          <w:marBottom w:val="0"/>
          <w:divBdr>
            <w:top w:val="none" w:sz="0" w:space="0" w:color="auto"/>
            <w:left w:val="none" w:sz="0" w:space="0" w:color="auto"/>
            <w:bottom w:val="none" w:sz="0" w:space="0" w:color="auto"/>
            <w:right w:val="none" w:sz="0" w:space="0" w:color="auto"/>
          </w:divBdr>
        </w:div>
        <w:div w:id="963923217">
          <w:marLeft w:val="640"/>
          <w:marRight w:val="0"/>
          <w:marTop w:val="0"/>
          <w:marBottom w:val="0"/>
          <w:divBdr>
            <w:top w:val="none" w:sz="0" w:space="0" w:color="auto"/>
            <w:left w:val="none" w:sz="0" w:space="0" w:color="auto"/>
            <w:bottom w:val="none" w:sz="0" w:space="0" w:color="auto"/>
            <w:right w:val="none" w:sz="0" w:space="0" w:color="auto"/>
          </w:divBdr>
        </w:div>
        <w:div w:id="2006086633">
          <w:marLeft w:val="640"/>
          <w:marRight w:val="0"/>
          <w:marTop w:val="0"/>
          <w:marBottom w:val="0"/>
          <w:divBdr>
            <w:top w:val="none" w:sz="0" w:space="0" w:color="auto"/>
            <w:left w:val="none" w:sz="0" w:space="0" w:color="auto"/>
            <w:bottom w:val="none" w:sz="0" w:space="0" w:color="auto"/>
            <w:right w:val="none" w:sz="0" w:space="0" w:color="auto"/>
          </w:divBdr>
        </w:div>
        <w:div w:id="1012104233">
          <w:marLeft w:val="640"/>
          <w:marRight w:val="0"/>
          <w:marTop w:val="0"/>
          <w:marBottom w:val="0"/>
          <w:divBdr>
            <w:top w:val="none" w:sz="0" w:space="0" w:color="auto"/>
            <w:left w:val="none" w:sz="0" w:space="0" w:color="auto"/>
            <w:bottom w:val="none" w:sz="0" w:space="0" w:color="auto"/>
            <w:right w:val="none" w:sz="0" w:space="0" w:color="auto"/>
          </w:divBdr>
        </w:div>
        <w:div w:id="763646226">
          <w:marLeft w:val="640"/>
          <w:marRight w:val="0"/>
          <w:marTop w:val="0"/>
          <w:marBottom w:val="0"/>
          <w:divBdr>
            <w:top w:val="none" w:sz="0" w:space="0" w:color="auto"/>
            <w:left w:val="none" w:sz="0" w:space="0" w:color="auto"/>
            <w:bottom w:val="none" w:sz="0" w:space="0" w:color="auto"/>
            <w:right w:val="none" w:sz="0" w:space="0" w:color="auto"/>
          </w:divBdr>
        </w:div>
        <w:div w:id="934172011">
          <w:marLeft w:val="640"/>
          <w:marRight w:val="0"/>
          <w:marTop w:val="0"/>
          <w:marBottom w:val="0"/>
          <w:divBdr>
            <w:top w:val="none" w:sz="0" w:space="0" w:color="auto"/>
            <w:left w:val="none" w:sz="0" w:space="0" w:color="auto"/>
            <w:bottom w:val="none" w:sz="0" w:space="0" w:color="auto"/>
            <w:right w:val="none" w:sz="0" w:space="0" w:color="auto"/>
          </w:divBdr>
        </w:div>
        <w:div w:id="502665573">
          <w:marLeft w:val="640"/>
          <w:marRight w:val="0"/>
          <w:marTop w:val="0"/>
          <w:marBottom w:val="0"/>
          <w:divBdr>
            <w:top w:val="none" w:sz="0" w:space="0" w:color="auto"/>
            <w:left w:val="none" w:sz="0" w:space="0" w:color="auto"/>
            <w:bottom w:val="none" w:sz="0" w:space="0" w:color="auto"/>
            <w:right w:val="none" w:sz="0" w:space="0" w:color="auto"/>
          </w:divBdr>
        </w:div>
        <w:div w:id="1073283136">
          <w:marLeft w:val="640"/>
          <w:marRight w:val="0"/>
          <w:marTop w:val="0"/>
          <w:marBottom w:val="0"/>
          <w:divBdr>
            <w:top w:val="none" w:sz="0" w:space="0" w:color="auto"/>
            <w:left w:val="none" w:sz="0" w:space="0" w:color="auto"/>
            <w:bottom w:val="none" w:sz="0" w:space="0" w:color="auto"/>
            <w:right w:val="none" w:sz="0" w:space="0" w:color="auto"/>
          </w:divBdr>
        </w:div>
        <w:div w:id="752358170">
          <w:marLeft w:val="640"/>
          <w:marRight w:val="0"/>
          <w:marTop w:val="0"/>
          <w:marBottom w:val="0"/>
          <w:divBdr>
            <w:top w:val="none" w:sz="0" w:space="0" w:color="auto"/>
            <w:left w:val="none" w:sz="0" w:space="0" w:color="auto"/>
            <w:bottom w:val="none" w:sz="0" w:space="0" w:color="auto"/>
            <w:right w:val="none" w:sz="0" w:space="0" w:color="auto"/>
          </w:divBdr>
        </w:div>
        <w:div w:id="830608201">
          <w:marLeft w:val="640"/>
          <w:marRight w:val="0"/>
          <w:marTop w:val="0"/>
          <w:marBottom w:val="0"/>
          <w:divBdr>
            <w:top w:val="none" w:sz="0" w:space="0" w:color="auto"/>
            <w:left w:val="none" w:sz="0" w:space="0" w:color="auto"/>
            <w:bottom w:val="none" w:sz="0" w:space="0" w:color="auto"/>
            <w:right w:val="none" w:sz="0" w:space="0" w:color="auto"/>
          </w:divBdr>
        </w:div>
        <w:div w:id="364645002">
          <w:marLeft w:val="640"/>
          <w:marRight w:val="0"/>
          <w:marTop w:val="0"/>
          <w:marBottom w:val="0"/>
          <w:divBdr>
            <w:top w:val="none" w:sz="0" w:space="0" w:color="auto"/>
            <w:left w:val="none" w:sz="0" w:space="0" w:color="auto"/>
            <w:bottom w:val="none" w:sz="0" w:space="0" w:color="auto"/>
            <w:right w:val="none" w:sz="0" w:space="0" w:color="auto"/>
          </w:divBdr>
        </w:div>
        <w:div w:id="65536912">
          <w:marLeft w:val="640"/>
          <w:marRight w:val="0"/>
          <w:marTop w:val="0"/>
          <w:marBottom w:val="0"/>
          <w:divBdr>
            <w:top w:val="none" w:sz="0" w:space="0" w:color="auto"/>
            <w:left w:val="none" w:sz="0" w:space="0" w:color="auto"/>
            <w:bottom w:val="none" w:sz="0" w:space="0" w:color="auto"/>
            <w:right w:val="none" w:sz="0" w:space="0" w:color="auto"/>
          </w:divBdr>
        </w:div>
        <w:div w:id="1177039451">
          <w:marLeft w:val="640"/>
          <w:marRight w:val="0"/>
          <w:marTop w:val="0"/>
          <w:marBottom w:val="0"/>
          <w:divBdr>
            <w:top w:val="none" w:sz="0" w:space="0" w:color="auto"/>
            <w:left w:val="none" w:sz="0" w:space="0" w:color="auto"/>
            <w:bottom w:val="none" w:sz="0" w:space="0" w:color="auto"/>
            <w:right w:val="none" w:sz="0" w:space="0" w:color="auto"/>
          </w:divBdr>
        </w:div>
        <w:div w:id="1137606335">
          <w:marLeft w:val="640"/>
          <w:marRight w:val="0"/>
          <w:marTop w:val="0"/>
          <w:marBottom w:val="0"/>
          <w:divBdr>
            <w:top w:val="none" w:sz="0" w:space="0" w:color="auto"/>
            <w:left w:val="none" w:sz="0" w:space="0" w:color="auto"/>
            <w:bottom w:val="none" w:sz="0" w:space="0" w:color="auto"/>
            <w:right w:val="none" w:sz="0" w:space="0" w:color="auto"/>
          </w:divBdr>
        </w:div>
        <w:div w:id="1463424264">
          <w:marLeft w:val="640"/>
          <w:marRight w:val="0"/>
          <w:marTop w:val="0"/>
          <w:marBottom w:val="0"/>
          <w:divBdr>
            <w:top w:val="none" w:sz="0" w:space="0" w:color="auto"/>
            <w:left w:val="none" w:sz="0" w:space="0" w:color="auto"/>
            <w:bottom w:val="none" w:sz="0" w:space="0" w:color="auto"/>
            <w:right w:val="none" w:sz="0" w:space="0" w:color="auto"/>
          </w:divBdr>
        </w:div>
        <w:div w:id="820927042">
          <w:marLeft w:val="640"/>
          <w:marRight w:val="0"/>
          <w:marTop w:val="0"/>
          <w:marBottom w:val="0"/>
          <w:divBdr>
            <w:top w:val="none" w:sz="0" w:space="0" w:color="auto"/>
            <w:left w:val="none" w:sz="0" w:space="0" w:color="auto"/>
            <w:bottom w:val="none" w:sz="0" w:space="0" w:color="auto"/>
            <w:right w:val="none" w:sz="0" w:space="0" w:color="auto"/>
          </w:divBdr>
        </w:div>
        <w:div w:id="1701202703">
          <w:marLeft w:val="640"/>
          <w:marRight w:val="0"/>
          <w:marTop w:val="0"/>
          <w:marBottom w:val="0"/>
          <w:divBdr>
            <w:top w:val="none" w:sz="0" w:space="0" w:color="auto"/>
            <w:left w:val="none" w:sz="0" w:space="0" w:color="auto"/>
            <w:bottom w:val="none" w:sz="0" w:space="0" w:color="auto"/>
            <w:right w:val="none" w:sz="0" w:space="0" w:color="auto"/>
          </w:divBdr>
        </w:div>
        <w:div w:id="2015835978">
          <w:marLeft w:val="640"/>
          <w:marRight w:val="0"/>
          <w:marTop w:val="0"/>
          <w:marBottom w:val="0"/>
          <w:divBdr>
            <w:top w:val="none" w:sz="0" w:space="0" w:color="auto"/>
            <w:left w:val="none" w:sz="0" w:space="0" w:color="auto"/>
            <w:bottom w:val="none" w:sz="0" w:space="0" w:color="auto"/>
            <w:right w:val="none" w:sz="0" w:space="0" w:color="auto"/>
          </w:divBdr>
        </w:div>
        <w:div w:id="1158228426">
          <w:marLeft w:val="640"/>
          <w:marRight w:val="0"/>
          <w:marTop w:val="0"/>
          <w:marBottom w:val="0"/>
          <w:divBdr>
            <w:top w:val="none" w:sz="0" w:space="0" w:color="auto"/>
            <w:left w:val="none" w:sz="0" w:space="0" w:color="auto"/>
            <w:bottom w:val="none" w:sz="0" w:space="0" w:color="auto"/>
            <w:right w:val="none" w:sz="0" w:space="0" w:color="auto"/>
          </w:divBdr>
        </w:div>
        <w:div w:id="2133673925">
          <w:marLeft w:val="640"/>
          <w:marRight w:val="0"/>
          <w:marTop w:val="0"/>
          <w:marBottom w:val="0"/>
          <w:divBdr>
            <w:top w:val="none" w:sz="0" w:space="0" w:color="auto"/>
            <w:left w:val="none" w:sz="0" w:space="0" w:color="auto"/>
            <w:bottom w:val="none" w:sz="0" w:space="0" w:color="auto"/>
            <w:right w:val="none" w:sz="0" w:space="0" w:color="auto"/>
          </w:divBdr>
        </w:div>
        <w:div w:id="678460768">
          <w:marLeft w:val="640"/>
          <w:marRight w:val="0"/>
          <w:marTop w:val="0"/>
          <w:marBottom w:val="0"/>
          <w:divBdr>
            <w:top w:val="none" w:sz="0" w:space="0" w:color="auto"/>
            <w:left w:val="none" w:sz="0" w:space="0" w:color="auto"/>
            <w:bottom w:val="none" w:sz="0" w:space="0" w:color="auto"/>
            <w:right w:val="none" w:sz="0" w:space="0" w:color="auto"/>
          </w:divBdr>
        </w:div>
        <w:div w:id="1553343640">
          <w:marLeft w:val="640"/>
          <w:marRight w:val="0"/>
          <w:marTop w:val="0"/>
          <w:marBottom w:val="0"/>
          <w:divBdr>
            <w:top w:val="none" w:sz="0" w:space="0" w:color="auto"/>
            <w:left w:val="none" w:sz="0" w:space="0" w:color="auto"/>
            <w:bottom w:val="none" w:sz="0" w:space="0" w:color="auto"/>
            <w:right w:val="none" w:sz="0" w:space="0" w:color="auto"/>
          </w:divBdr>
        </w:div>
        <w:div w:id="1769887790">
          <w:marLeft w:val="640"/>
          <w:marRight w:val="0"/>
          <w:marTop w:val="0"/>
          <w:marBottom w:val="0"/>
          <w:divBdr>
            <w:top w:val="none" w:sz="0" w:space="0" w:color="auto"/>
            <w:left w:val="none" w:sz="0" w:space="0" w:color="auto"/>
            <w:bottom w:val="none" w:sz="0" w:space="0" w:color="auto"/>
            <w:right w:val="none" w:sz="0" w:space="0" w:color="auto"/>
          </w:divBdr>
        </w:div>
        <w:div w:id="1967278242">
          <w:marLeft w:val="640"/>
          <w:marRight w:val="0"/>
          <w:marTop w:val="0"/>
          <w:marBottom w:val="0"/>
          <w:divBdr>
            <w:top w:val="none" w:sz="0" w:space="0" w:color="auto"/>
            <w:left w:val="none" w:sz="0" w:space="0" w:color="auto"/>
            <w:bottom w:val="none" w:sz="0" w:space="0" w:color="auto"/>
            <w:right w:val="none" w:sz="0" w:space="0" w:color="auto"/>
          </w:divBdr>
        </w:div>
        <w:div w:id="1531718132">
          <w:marLeft w:val="640"/>
          <w:marRight w:val="0"/>
          <w:marTop w:val="0"/>
          <w:marBottom w:val="0"/>
          <w:divBdr>
            <w:top w:val="none" w:sz="0" w:space="0" w:color="auto"/>
            <w:left w:val="none" w:sz="0" w:space="0" w:color="auto"/>
            <w:bottom w:val="none" w:sz="0" w:space="0" w:color="auto"/>
            <w:right w:val="none" w:sz="0" w:space="0" w:color="auto"/>
          </w:divBdr>
        </w:div>
        <w:div w:id="1008210406">
          <w:marLeft w:val="640"/>
          <w:marRight w:val="0"/>
          <w:marTop w:val="0"/>
          <w:marBottom w:val="0"/>
          <w:divBdr>
            <w:top w:val="none" w:sz="0" w:space="0" w:color="auto"/>
            <w:left w:val="none" w:sz="0" w:space="0" w:color="auto"/>
            <w:bottom w:val="none" w:sz="0" w:space="0" w:color="auto"/>
            <w:right w:val="none" w:sz="0" w:space="0" w:color="auto"/>
          </w:divBdr>
        </w:div>
        <w:div w:id="1585410307">
          <w:marLeft w:val="640"/>
          <w:marRight w:val="0"/>
          <w:marTop w:val="0"/>
          <w:marBottom w:val="0"/>
          <w:divBdr>
            <w:top w:val="none" w:sz="0" w:space="0" w:color="auto"/>
            <w:left w:val="none" w:sz="0" w:space="0" w:color="auto"/>
            <w:bottom w:val="none" w:sz="0" w:space="0" w:color="auto"/>
            <w:right w:val="none" w:sz="0" w:space="0" w:color="auto"/>
          </w:divBdr>
        </w:div>
        <w:div w:id="2089497575">
          <w:marLeft w:val="640"/>
          <w:marRight w:val="0"/>
          <w:marTop w:val="0"/>
          <w:marBottom w:val="0"/>
          <w:divBdr>
            <w:top w:val="none" w:sz="0" w:space="0" w:color="auto"/>
            <w:left w:val="none" w:sz="0" w:space="0" w:color="auto"/>
            <w:bottom w:val="none" w:sz="0" w:space="0" w:color="auto"/>
            <w:right w:val="none" w:sz="0" w:space="0" w:color="auto"/>
          </w:divBdr>
        </w:div>
      </w:divsChild>
    </w:div>
    <w:div w:id="1935356460">
      <w:bodyDiv w:val="1"/>
      <w:marLeft w:val="0"/>
      <w:marRight w:val="0"/>
      <w:marTop w:val="0"/>
      <w:marBottom w:val="0"/>
      <w:divBdr>
        <w:top w:val="none" w:sz="0" w:space="0" w:color="auto"/>
        <w:left w:val="none" w:sz="0" w:space="0" w:color="auto"/>
        <w:bottom w:val="none" w:sz="0" w:space="0" w:color="auto"/>
        <w:right w:val="none" w:sz="0" w:space="0" w:color="auto"/>
      </w:divBdr>
    </w:div>
    <w:div w:id="1937591326">
      <w:marLeft w:val="480"/>
      <w:marRight w:val="0"/>
      <w:marTop w:val="0"/>
      <w:marBottom w:val="0"/>
      <w:divBdr>
        <w:top w:val="none" w:sz="0" w:space="0" w:color="auto"/>
        <w:left w:val="none" w:sz="0" w:space="0" w:color="auto"/>
        <w:bottom w:val="none" w:sz="0" w:space="0" w:color="auto"/>
        <w:right w:val="none" w:sz="0" w:space="0" w:color="auto"/>
      </w:divBdr>
    </w:div>
    <w:div w:id="1937710591">
      <w:marLeft w:val="480"/>
      <w:marRight w:val="0"/>
      <w:marTop w:val="0"/>
      <w:marBottom w:val="0"/>
      <w:divBdr>
        <w:top w:val="none" w:sz="0" w:space="0" w:color="auto"/>
        <w:left w:val="none" w:sz="0" w:space="0" w:color="auto"/>
        <w:bottom w:val="none" w:sz="0" w:space="0" w:color="auto"/>
        <w:right w:val="none" w:sz="0" w:space="0" w:color="auto"/>
      </w:divBdr>
    </w:div>
    <w:div w:id="1937714698">
      <w:marLeft w:val="480"/>
      <w:marRight w:val="0"/>
      <w:marTop w:val="0"/>
      <w:marBottom w:val="0"/>
      <w:divBdr>
        <w:top w:val="none" w:sz="0" w:space="0" w:color="auto"/>
        <w:left w:val="none" w:sz="0" w:space="0" w:color="auto"/>
        <w:bottom w:val="none" w:sz="0" w:space="0" w:color="auto"/>
        <w:right w:val="none" w:sz="0" w:space="0" w:color="auto"/>
      </w:divBdr>
    </w:div>
    <w:div w:id="1938369743">
      <w:bodyDiv w:val="1"/>
      <w:marLeft w:val="0"/>
      <w:marRight w:val="0"/>
      <w:marTop w:val="0"/>
      <w:marBottom w:val="0"/>
      <w:divBdr>
        <w:top w:val="none" w:sz="0" w:space="0" w:color="auto"/>
        <w:left w:val="none" w:sz="0" w:space="0" w:color="auto"/>
        <w:bottom w:val="none" w:sz="0" w:space="0" w:color="auto"/>
        <w:right w:val="none" w:sz="0" w:space="0" w:color="auto"/>
      </w:divBdr>
    </w:div>
    <w:div w:id="1939360851">
      <w:bodyDiv w:val="1"/>
      <w:marLeft w:val="0"/>
      <w:marRight w:val="0"/>
      <w:marTop w:val="0"/>
      <w:marBottom w:val="0"/>
      <w:divBdr>
        <w:top w:val="none" w:sz="0" w:space="0" w:color="auto"/>
        <w:left w:val="none" w:sz="0" w:space="0" w:color="auto"/>
        <w:bottom w:val="none" w:sz="0" w:space="0" w:color="auto"/>
        <w:right w:val="none" w:sz="0" w:space="0" w:color="auto"/>
      </w:divBdr>
      <w:divsChild>
        <w:div w:id="14694512">
          <w:marLeft w:val="480"/>
          <w:marRight w:val="0"/>
          <w:marTop w:val="0"/>
          <w:marBottom w:val="0"/>
          <w:divBdr>
            <w:top w:val="none" w:sz="0" w:space="0" w:color="auto"/>
            <w:left w:val="none" w:sz="0" w:space="0" w:color="auto"/>
            <w:bottom w:val="none" w:sz="0" w:space="0" w:color="auto"/>
            <w:right w:val="none" w:sz="0" w:space="0" w:color="auto"/>
          </w:divBdr>
        </w:div>
        <w:div w:id="32316077">
          <w:marLeft w:val="480"/>
          <w:marRight w:val="0"/>
          <w:marTop w:val="0"/>
          <w:marBottom w:val="0"/>
          <w:divBdr>
            <w:top w:val="none" w:sz="0" w:space="0" w:color="auto"/>
            <w:left w:val="none" w:sz="0" w:space="0" w:color="auto"/>
            <w:bottom w:val="none" w:sz="0" w:space="0" w:color="auto"/>
            <w:right w:val="none" w:sz="0" w:space="0" w:color="auto"/>
          </w:divBdr>
        </w:div>
        <w:div w:id="158890367">
          <w:marLeft w:val="480"/>
          <w:marRight w:val="0"/>
          <w:marTop w:val="0"/>
          <w:marBottom w:val="0"/>
          <w:divBdr>
            <w:top w:val="none" w:sz="0" w:space="0" w:color="auto"/>
            <w:left w:val="none" w:sz="0" w:space="0" w:color="auto"/>
            <w:bottom w:val="none" w:sz="0" w:space="0" w:color="auto"/>
            <w:right w:val="none" w:sz="0" w:space="0" w:color="auto"/>
          </w:divBdr>
        </w:div>
        <w:div w:id="536282834">
          <w:marLeft w:val="480"/>
          <w:marRight w:val="0"/>
          <w:marTop w:val="0"/>
          <w:marBottom w:val="0"/>
          <w:divBdr>
            <w:top w:val="none" w:sz="0" w:space="0" w:color="auto"/>
            <w:left w:val="none" w:sz="0" w:space="0" w:color="auto"/>
            <w:bottom w:val="none" w:sz="0" w:space="0" w:color="auto"/>
            <w:right w:val="none" w:sz="0" w:space="0" w:color="auto"/>
          </w:divBdr>
        </w:div>
        <w:div w:id="661272736">
          <w:marLeft w:val="480"/>
          <w:marRight w:val="0"/>
          <w:marTop w:val="0"/>
          <w:marBottom w:val="0"/>
          <w:divBdr>
            <w:top w:val="none" w:sz="0" w:space="0" w:color="auto"/>
            <w:left w:val="none" w:sz="0" w:space="0" w:color="auto"/>
            <w:bottom w:val="none" w:sz="0" w:space="0" w:color="auto"/>
            <w:right w:val="none" w:sz="0" w:space="0" w:color="auto"/>
          </w:divBdr>
        </w:div>
        <w:div w:id="698820256">
          <w:marLeft w:val="480"/>
          <w:marRight w:val="0"/>
          <w:marTop w:val="0"/>
          <w:marBottom w:val="0"/>
          <w:divBdr>
            <w:top w:val="none" w:sz="0" w:space="0" w:color="auto"/>
            <w:left w:val="none" w:sz="0" w:space="0" w:color="auto"/>
            <w:bottom w:val="none" w:sz="0" w:space="0" w:color="auto"/>
            <w:right w:val="none" w:sz="0" w:space="0" w:color="auto"/>
          </w:divBdr>
        </w:div>
        <w:div w:id="949512585">
          <w:marLeft w:val="480"/>
          <w:marRight w:val="0"/>
          <w:marTop w:val="0"/>
          <w:marBottom w:val="0"/>
          <w:divBdr>
            <w:top w:val="none" w:sz="0" w:space="0" w:color="auto"/>
            <w:left w:val="none" w:sz="0" w:space="0" w:color="auto"/>
            <w:bottom w:val="none" w:sz="0" w:space="0" w:color="auto"/>
            <w:right w:val="none" w:sz="0" w:space="0" w:color="auto"/>
          </w:divBdr>
        </w:div>
        <w:div w:id="1050806025">
          <w:marLeft w:val="480"/>
          <w:marRight w:val="0"/>
          <w:marTop w:val="0"/>
          <w:marBottom w:val="0"/>
          <w:divBdr>
            <w:top w:val="none" w:sz="0" w:space="0" w:color="auto"/>
            <w:left w:val="none" w:sz="0" w:space="0" w:color="auto"/>
            <w:bottom w:val="none" w:sz="0" w:space="0" w:color="auto"/>
            <w:right w:val="none" w:sz="0" w:space="0" w:color="auto"/>
          </w:divBdr>
        </w:div>
        <w:div w:id="1190071457">
          <w:marLeft w:val="480"/>
          <w:marRight w:val="0"/>
          <w:marTop w:val="0"/>
          <w:marBottom w:val="0"/>
          <w:divBdr>
            <w:top w:val="none" w:sz="0" w:space="0" w:color="auto"/>
            <w:left w:val="none" w:sz="0" w:space="0" w:color="auto"/>
            <w:bottom w:val="none" w:sz="0" w:space="0" w:color="auto"/>
            <w:right w:val="none" w:sz="0" w:space="0" w:color="auto"/>
          </w:divBdr>
        </w:div>
        <w:div w:id="1215040314">
          <w:marLeft w:val="480"/>
          <w:marRight w:val="0"/>
          <w:marTop w:val="0"/>
          <w:marBottom w:val="0"/>
          <w:divBdr>
            <w:top w:val="none" w:sz="0" w:space="0" w:color="auto"/>
            <w:left w:val="none" w:sz="0" w:space="0" w:color="auto"/>
            <w:bottom w:val="none" w:sz="0" w:space="0" w:color="auto"/>
            <w:right w:val="none" w:sz="0" w:space="0" w:color="auto"/>
          </w:divBdr>
        </w:div>
        <w:div w:id="1239633021">
          <w:marLeft w:val="480"/>
          <w:marRight w:val="0"/>
          <w:marTop w:val="0"/>
          <w:marBottom w:val="0"/>
          <w:divBdr>
            <w:top w:val="none" w:sz="0" w:space="0" w:color="auto"/>
            <w:left w:val="none" w:sz="0" w:space="0" w:color="auto"/>
            <w:bottom w:val="none" w:sz="0" w:space="0" w:color="auto"/>
            <w:right w:val="none" w:sz="0" w:space="0" w:color="auto"/>
          </w:divBdr>
        </w:div>
        <w:div w:id="1295332236">
          <w:marLeft w:val="480"/>
          <w:marRight w:val="0"/>
          <w:marTop w:val="0"/>
          <w:marBottom w:val="0"/>
          <w:divBdr>
            <w:top w:val="none" w:sz="0" w:space="0" w:color="auto"/>
            <w:left w:val="none" w:sz="0" w:space="0" w:color="auto"/>
            <w:bottom w:val="none" w:sz="0" w:space="0" w:color="auto"/>
            <w:right w:val="none" w:sz="0" w:space="0" w:color="auto"/>
          </w:divBdr>
        </w:div>
        <w:div w:id="1324158734">
          <w:marLeft w:val="480"/>
          <w:marRight w:val="0"/>
          <w:marTop w:val="0"/>
          <w:marBottom w:val="0"/>
          <w:divBdr>
            <w:top w:val="none" w:sz="0" w:space="0" w:color="auto"/>
            <w:left w:val="none" w:sz="0" w:space="0" w:color="auto"/>
            <w:bottom w:val="none" w:sz="0" w:space="0" w:color="auto"/>
            <w:right w:val="none" w:sz="0" w:space="0" w:color="auto"/>
          </w:divBdr>
        </w:div>
        <w:div w:id="1447696371">
          <w:marLeft w:val="480"/>
          <w:marRight w:val="0"/>
          <w:marTop w:val="0"/>
          <w:marBottom w:val="0"/>
          <w:divBdr>
            <w:top w:val="none" w:sz="0" w:space="0" w:color="auto"/>
            <w:left w:val="none" w:sz="0" w:space="0" w:color="auto"/>
            <w:bottom w:val="none" w:sz="0" w:space="0" w:color="auto"/>
            <w:right w:val="none" w:sz="0" w:space="0" w:color="auto"/>
          </w:divBdr>
        </w:div>
        <w:div w:id="1486625700">
          <w:marLeft w:val="480"/>
          <w:marRight w:val="0"/>
          <w:marTop w:val="0"/>
          <w:marBottom w:val="0"/>
          <w:divBdr>
            <w:top w:val="none" w:sz="0" w:space="0" w:color="auto"/>
            <w:left w:val="none" w:sz="0" w:space="0" w:color="auto"/>
            <w:bottom w:val="none" w:sz="0" w:space="0" w:color="auto"/>
            <w:right w:val="none" w:sz="0" w:space="0" w:color="auto"/>
          </w:divBdr>
        </w:div>
        <w:div w:id="1659767112">
          <w:marLeft w:val="480"/>
          <w:marRight w:val="0"/>
          <w:marTop w:val="0"/>
          <w:marBottom w:val="0"/>
          <w:divBdr>
            <w:top w:val="none" w:sz="0" w:space="0" w:color="auto"/>
            <w:left w:val="none" w:sz="0" w:space="0" w:color="auto"/>
            <w:bottom w:val="none" w:sz="0" w:space="0" w:color="auto"/>
            <w:right w:val="none" w:sz="0" w:space="0" w:color="auto"/>
          </w:divBdr>
        </w:div>
        <w:div w:id="2011322859">
          <w:marLeft w:val="480"/>
          <w:marRight w:val="0"/>
          <w:marTop w:val="0"/>
          <w:marBottom w:val="0"/>
          <w:divBdr>
            <w:top w:val="none" w:sz="0" w:space="0" w:color="auto"/>
            <w:left w:val="none" w:sz="0" w:space="0" w:color="auto"/>
            <w:bottom w:val="none" w:sz="0" w:space="0" w:color="auto"/>
            <w:right w:val="none" w:sz="0" w:space="0" w:color="auto"/>
          </w:divBdr>
        </w:div>
      </w:divsChild>
    </w:div>
    <w:div w:id="1940409334">
      <w:bodyDiv w:val="1"/>
      <w:marLeft w:val="0"/>
      <w:marRight w:val="0"/>
      <w:marTop w:val="0"/>
      <w:marBottom w:val="0"/>
      <w:divBdr>
        <w:top w:val="none" w:sz="0" w:space="0" w:color="auto"/>
        <w:left w:val="none" w:sz="0" w:space="0" w:color="auto"/>
        <w:bottom w:val="none" w:sz="0" w:space="0" w:color="auto"/>
        <w:right w:val="none" w:sz="0" w:space="0" w:color="auto"/>
      </w:divBdr>
      <w:divsChild>
        <w:div w:id="53899221">
          <w:marLeft w:val="480"/>
          <w:marRight w:val="0"/>
          <w:marTop w:val="0"/>
          <w:marBottom w:val="0"/>
          <w:divBdr>
            <w:top w:val="none" w:sz="0" w:space="0" w:color="auto"/>
            <w:left w:val="none" w:sz="0" w:space="0" w:color="auto"/>
            <w:bottom w:val="none" w:sz="0" w:space="0" w:color="auto"/>
            <w:right w:val="none" w:sz="0" w:space="0" w:color="auto"/>
          </w:divBdr>
        </w:div>
        <w:div w:id="245845437">
          <w:marLeft w:val="480"/>
          <w:marRight w:val="0"/>
          <w:marTop w:val="0"/>
          <w:marBottom w:val="0"/>
          <w:divBdr>
            <w:top w:val="none" w:sz="0" w:space="0" w:color="auto"/>
            <w:left w:val="none" w:sz="0" w:space="0" w:color="auto"/>
            <w:bottom w:val="none" w:sz="0" w:space="0" w:color="auto"/>
            <w:right w:val="none" w:sz="0" w:space="0" w:color="auto"/>
          </w:divBdr>
        </w:div>
        <w:div w:id="260341204">
          <w:marLeft w:val="480"/>
          <w:marRight w:val="0"/>
          <w:marTop w:val="0"/>
          <w:marBottom w:val="0"/>
          <w:divBdr>
            <w:top w:val="none" w:sz="0" w:space="0" w:color="auto"/>
            <w:left w:val="none" w:sz="0" w:space="0" w:color="auto"/>
            <w:bottom w:val="none" w:sz="0" w:space="0" w:color="auto"/>
            <w:right w:val="none" w:sz="0" w:space="0" w:color="auto"/>
          </w:divBdr>
        </w:div>
        <w:div w:id="289046193">
          <w:marLeft w:val="480"/>
          <w:marRight w:val="0"/>
          <w:marTop w:val="0"/>
          <w:marBottom w:val="0"/>
          <w:divBdr>
            <w:top w:val="none" w:sz="0" w:space="0" w:color="auto"/>
            <w:left w:val="none" w:sz="0" w:space="0" w:color="auto"/>
            <w:bottom w:val="none" w:sz="0" w:space="0" w:color="auto"/>
            <w:right w:val="none" w:sz="0" w:space="0" w:color="auto"/>
          </w:divBdr>
        </w:div>
        <w:div w:id="334655388">
          <w:marLeft w:val="480"/>
          <w:marRight w:val="0"/>
          <w:marTop w:val="0"/>
          <w:marBottom w:val="0"/>
          <w:divBdr>
            <w:top w:val="none" w:sz="0" w:space="0" w:color="auto"/>
            <w:left w:val="none" w:sz="0" w:space="0" w:color="auto"/>
            <w:bottom w:val="none" w:sz="0" w:space="0" w:color="auto"/>
            <w:right w:val="none" w:sz="0" w:space="0" w:color="auto"/>
          </w:divBdr>
        </w:div>
        <w:div w:id="376242796">
          <w:marLeft w:val="480"/>
          <w:marRight w:val="0"/>
          <w:marTop w:val="0"/>
          <w:marBottom w:val="0"/>
          <w:divBdr>
            <w:top w:val="none" w:sz="0" w:space="0" w:color="auto"/>
            <w:left w:val="none" w:sz="0" w:space="0" w:color="auto"/>
            <w:bottom w:val="none" w:sz="0" w:space="0" w:color="auto"/>
            <w:right w:val="none" w:sz="0" w:space="0" w:color="auto"/>
          </w:divBdr>
        </w:div>
        <w:div w:id="481896497">
          <w:marLeft w:val="480"/>
          <w:marRight w:val="0"/>
          <w:marTop w:val="0"/>
          <w:marBottom w:val="0"/>
          <w:divBdr>
            <w:top w:val="none" w:sz="0" w:space="0" w:color="auto"/>
            <w:left w:val="none" w:sz="0" w:space="0" w:color="auto"/>
            <w:bottom w:val="none" w:sz="0" w:space="0" w:color="auto"/>
            <w:right w:val="none" w:sz="0" w:space="0" w:color="auto"/>
          </w:divBdr>
        </w:div>
        <w:div w:id="543950841">
          <w:marLeft w:val="480"/>
          <w:marRight w:val="0"/>
          <w:marTop w:val="0"/>
          <w:marBottom w:val="0"/>
          <w:divBdr>
            <w:top w:val="none" w:sz="0" w:space="0" w:color="auto"/>
            <w:left w:val="none" w:sz="0" w:space="0" w:color="auto"/>
            <w:bottom w:val="none" w:sz="0" w:space="0" w:color="auto"/>
            <w:right w:val="none" w:sz="0" w:space="0" w:color="auto"/>
          </w:divBdr>
        </w:div>
        <w:div w:id="560870821">
          <w:marLeft w:val="480"/>
          <w:marRight w:val="0"/>
          <w:marTop w:val="0"/>
          <w:marBottom w:val="0"/>
          <w:divBdr>
            <w:top w:val="none" w:sz="0" w:space="0" w:color="auto"/>
            <w:left w:val="none" w:sz="0" w:space="0" w:color="auto"/>
            <w:bottom w:val="none" w:sz="0" w:space="0" w:color="auto"/>
            <w:right w:val="none" w:sz="0" w:space="0" w:color="auto"/>
          </w:divBdr>
        </w:div>
        <w:div w:id="591662689">
          <w:marLeft w:val="480"/>
          <w:marRight w:val="0"/>
          <w:marTop w:val="0"/>
          <w:marBottom w:val="0"/>
          <w:divBdr>
            <w:top w:val="none" w:sz="0" w:space="0" w:color="auto"/>
            <w:left w:val="none" w:sz="0" w:space="0" w:color="auto"/>
            <w:bottom w:val="none" w:sz="0" w:space="0" w:color="auto"/>
            <w:right w:val="none" w:sz="0" w:space="0" w:color="auto"/>
          </w:divBdr>
        </w:div>
        <w:div w:id="634870414">
          <w:marLeft w:val="480"/>
          <w:marRight w:val="0"/>
          <w:marTop w:val="0"/>
          <w:marBottom w:val="0"/>
          <w:divBdr>
            <w:top w:val="none" w:sz="0" w:space="0" w:color="auto"/>
            <w:left w:val="none" w:sz="0" w:space="0" w:color="auto"/>
            <w:bottom w:val="none" w:sz="0" w:space="0" w:color="auto"/>
            <w:right w:val="none" w:sz="0" w:space="0" w:color="auto"/>
          </w:divBdr>
        </w:div>
        <w:div w:id="733746774">
          <w:marLeft w:val="480"/>
          <w:marRight w:val="0"/>
          <w:marTop w:val="0"/>
          <w:marBottom w:val="0"/>
          <w:divBdr>
            <w:top w:val="none" w:sz="0" w:space="0" w:color="auto"/>
            <w:left w:val="none" w:sz="0" w:space="0" w:color="auto"/>
            <w:bottom w:val="none" w:sz="0" w:space="0" w:color="auto"/>
            <w:right w:val="none" w:sz="0" w:space="0" w:color="auto"/>
          </w:divBdr>
        </w:div>
        <w:div w:id="743645855">
          <w:marLeft w:val="480"/>
          <w:marRight w:val="0"/>
          <w:marTop w:val="0"/>
          <w:marBottom w:val="0"/>
          <w:divBdr>
            <w:top w:val="none" w:sz="0" w:space="0" w:color="auto"/>
            <w:left w:val="none" w:sz="0" w:space="0" w:color="auto"/>
            <w:bottom w:val="none" w:sz="0" w:space="0" w:color="auto"/>
            <w:right w:val="none" w:sz="0" w:space="0" w:color="auto"/>
          </w:divBdr>
        </w:div>
        <w:div w:id="805666093">
          <w:marLeft w:val="480"/>
          <w:marRight w:val="0"/>
          <w:marTop w:val="0"/>
          <w:marBottom w:val="0"/>
          <w:divBdr>
            <w:top w:val="none" w:sz="0" w:space="0" w:color="auto"/>
            <w:left w:val="none" w:sz="0" w:space="0" w:color="auto"/>
            <w:bottom w:val="none" w:sz="0" w:space="0" w:color="auto"/>
            <w:right w:val="none" w:sz="0" w:space="0" w:color="auto"/>
          </w:divBdr>
        </w:div>
        <w:div w:id="813064677">
          <w:marLeft w:val="480"/>
          <w:marRight w:val="0"/>
          <w:marTop w:val="0"/>
          <w:marBottom w:val="0"/>
          <w:divBdr>
            <w:top w:val="none" w:sz="0" w:space="0" w:color="auto"/>
            <w:left w:val="none" w:sz="0" w:space="0" w:color="auto"/>
            <w:bottom w:val="none" w:sz="0" w:space="0" w:color="auto"/>
            <w:right w:val="none" w:sz="0" w:space="0" w:color="auto"/>
          </w:divBdr>
        </w:div>
        <w:div w:id="835340926">
          <w:marLeft w:val="480"/>
          <w:marRight w:val="0"/>
          <w:marTop w:val="0"/>
          <w:marBottom w:val="0"/>
          <w:divBdr>
            <w:top w:val="none" w:sz="0" w:space="0" w:color="auto"/>
            <w:left w:val="none" w:sz="0" w:space="0" w:color="auto"/>
            <w:bottom w:val="none" w:sz="0" w:space="0" w:color="auto"/>
            <w:right w:val="none" w:sz="0" w:space="0" w:color="auto"/>
          </w:divBdr>
        </w:div>
        <w:div w:id="897865607">
          <w:marLeft w:val="480"/>
          <w:marRight w:val="0"/>
          <w:marTop w:val="0"/>
          <w:marBottom w:val="0"/>
          <w:divBdr>
            <w:top w:val="none" w:sz="0" w:space="0" w:color="auto"/>
            <w:left w:val="none" w:sz="0" w:space="0" w:color="auto"/>
            <w:bottom w:val="none" w:sz="0" w:space="0" w:color="auto"/>
            <w:right w:val="none" w:sz="0" w:space="0" w:color="auto"/>
          </w:divBdr>
        </w:div>
        <w:div w:id="936328062">
          <w:marLeft w:val="480"/>
          <w:marRight w:val="0"/>
          <w:marTop w:val="0"/>
          <w:marBottom w:val="0"/>
          <w:divBdr>
            <w:top w:val="none" w:sz="0" w:space="0" w:color="auto"/>
            <w:left w:val="none" w:sz="0" w:space="0" w:color="auto"/>
            <w:bottom w:val="none" w:sz="0" w:space="0" w:color="auto"/>
            <w:right w:val="none" w:sz="0" w:space="0" w:color="auto"/>
          </w:divBdr>
        </w:div>
        <w:div w:id="960653991">
          <w:marLeft w:val="480"/>
          <w:marRight w:val="0"/>
          <w:marTop w:val="0"/>
          <w:marBottom w:val="0"/>
          <w:divBdr>
            <w:top w:val="none" w:sz="0" w:space="0" w:color="auto"/>
            <w:left w:val="none" w:sz="0" w:space="0" w:color="auto"/>
            <w:bottom w:val="none" w:sz="0" w:space="0" w:color="auto"/>
            <w:right w:val="none" w:sz="0" w:space="0" w:color="auto"/>
          </w:divBdr>
        </w:div>
        <w:div w:id="971131668">
          <w:marLeft w:val="480"/>
          <w:marRight w:val="0"/>
          <w:marTop w:val="0"/>
          <w:marBottom w:val="0"/>
          <w:divBdr>
            <w:top w:val="none" w:sz="0" w:space="0" w:color="auto"/>
            <w:left w:val="none" w:sz="0" w:space="0" w:color="auto"/>
            <w:bottom w:val="none" w:sz="0" w:space="0" w:color="auto"/>
            <w:right w:val="none" w:sz="0" w:space="0" w:color="auto"/>
          </w:divBdr>
        </w:div>
        <w:div w:id="983895698">
          <w:marLeft w:val="480"/>
          <w:marRight w:val="0"/>
          <w:marTop w:val="0"/>
          <w:marBottom w:val="0"/>
          <w:divBdr>
            <w:top w:val="none" w:sz="0" w:space="0" w:color="auto"/>
            <w:left w:val="none" w:sz="0" w:space="0" w:color="auto"/>
            <w:bottom w:val="none" w:sz="0" w:space="0" w:color="auto"/>
            <w:right w:val="none" w:sz="0" w:space="0" w:color="auto"/>
          </w:divBdr>
        </w:div>
        <w:div w:id="985816628">
          <w:marLeft w:val="480"/>
          <w:marRight w:val="0"/>
          <w:marTop w:val="0"/>
          <w:marBottom w:val="0"/>
          <w:divBdr>
            <w:top w:val="none" w:sz="0" w:space="0" w:color="auto"/>
            <w:left w:val="none" w:sz="0" w:space="0" w:color="auto"/>
            <w:bottom w:val="none" w:sz="0" w:space="0" w:color="auto"/>
            <w:right w:val="none" w:sz="0" w:space="0" w:color="auto"/>
          </w:divBdr>
        </w:div>
        <w:div w:id="1024478740">
          <w:marLeft w:val="480"/>
          <w:marRight w:val="0"/>
          <w:marTop w:val="0"/>
          <w:marBottom w:val="0"/>
          <w:divBdr>
            <w:top w:val="none" w:sz="0" w:space="0" w:color="auto"/>
            <w:left w:val="none" w:sz="0" w:space="0" w:color="auto"/>
            <w:bottom w:val="none" w:sz="0" w:space="0" w:color="auto"/>
            <w:right w:val="none" w:sz="0" w:space="0" w:color="auto"/>
          </w:divBdr>
        </w:div>
        <w:div w:id="1080254542">
          <w:marLeft w:val="480"/>
          <w:marRight w:val="0"/>
          <w:marTop w:val="0"/>
          <w:marBottom w:val="0"/>
          <w:divBdr>
            <w:top w:val="none" w:sz="0" w:space="0" w:color="auto"/>
            <w:left w:val="none" w:sz="0" w:space="0" w:color="auto"/>
            <w:bottom w:val="none" w:sz="0" w:space="0" w:color="auto"/>
            <w:right w:val="none" w:sz="0" w:space="0" w:color="auto"/>
          </w:divBdr>
        </w:div>
        <w:div w:id="1085959863">
          <w:marLeft w:val="480"/>
          <w:marRight w:val="0"/>
          <w:marTop w:val="0"/>
          <w:marBottom w:val="0"/>
          <w:divBdr>
            <w:top w:val="none" w:sz="0" w:space="0" w:color="auto"/>
            <w:left w:val="none" w:sz="0" w:space="0" w:color="auto"/>
            <w:bottom w:val="none" w:sz="0" w:space="0" w:color="auto"/>
            <w:right w:val="none" w:sz="0" w:space="0" w:color="auto"/>
          </w:divBdr>
        </w:div>
        <w:div w:id="1143235575">
          <w:marLeft w:val="480"/>
          <w:marRight w:val="0"/>
          <w:marTop w:val="0"/>
          <w:marBottom w:val="0"/>
          <w:divBdr>
            <w:top w:val="none" w:sz="0" w:space="0" w:color="auto"/>
            <w:left w:val="none" w:sz="0" w:space="0" w:color="auto"/>
            <w:bottom w:val="none" w:sz="0" w:space="0" w:color="auto"/>
            <w:right w:val="none" w:sz="0" w:space="0" w:color="auto"/>
          </w:divBdr>
        </w:div>
        <w:div w:id="1158419859">
          <w:marLeft w:val="480"/>
          <w:marRight w:val="0"/>
          <w:marTop w:val="0"/>
          <w:marBottom w:val="0"/>
          <w:divBdr>
            <w:top w:val="none" w:sz="0" w:space="0" w:color="auto"/>
            <w:left w:val="none" w:sz="0" w:space="0" w:color="auto"/>
            <w:bottom w:val="none" w:sz="0" w:space="0" w:color="auto"/>
            <w:right w:val="none" w:sz="0" w:space="0" w:color="auto"/>
          </w:divBdr>
        </w:div>
        <w:div w:id="1194153214">
          <w:marLeft w:val="480"/>
          <w:marRight w:val="0"/>
          <w:marTop w:val="0"/>
          <w:marBottom w:val="0"/>
          <w:divBdr>
            <w:top w:val="none" w:sz="0" w:space="0" w:color="auto"/>
            <w:left w:val="none" w:sz="0" w:space="0" w:color="auto"/>
            <w:bottom w:val="none" w:sz="0" w:space="0" w:color="auto"/>
            <w:right w:val="none" w:sz="0" w:space="0" w:color="auto"/>
          </w:divBdr>
        </w:div>
        <w:div w:id="1219979582">
          <w:marLeft w:val="480"/>
          <w:marRight w:val="0"/>
          <w:marTop w:val="0"/>
          <w:marBottom w:val="0"/>
          <w:divBdr>
            <w:top w:val="none" w:sz="0" w:space="0" w:color="auto"/>
            <w:left w:val="none" w:sz="0" w:space="0" w:color="auto"/>
            <w:bottom w:val="none" w:sz="0" w:space="0" w:color="auto"/>
            <w:right w:val="none" w:sz="0" w:space="0" w:color="auto"/>
          </w:divBdr>
        </w:div>
        <w:div w:id="1230310455">
          <w:marLeft w:val="480"/>
          <w:marRight w:val="0"/>
          <w:marTop w:val="0"/>
          <w:marBottom w:val="0"/>
          <w:divBdr>
            <w:top w:val="none" w:sz="0" w:space="0" w:color="auto"/>
            <w:left w:val="none" w:sz="0" w:space="0" w:color="auto"/>
            <w:bottom w:val="none" w:sz="0" w:space="0" w:color="auto"/>
            <w:right w:val="none" w:sz="0" w:space="0" w:color="auto"/>
          </w:divBdr>
        </w:div>
        <w:div w:id="1289972348">
          <w:marLeft w:val="480"/>
          <w:marRight w:val="0"/>
          <w:marTop w:val="0"/>
          <w:marBottom w:val="0"/>
          <w:divBdr>
            <w:top w:val="none" w:sz="0" w:space="0" w:color="auto"/>
            <w:left w:val="none" w:sz="0" w:space="0" w:color="auto"/>
            <w:bottom w:val="none" w:sz="0" w:space="0" w:color="auto"/>
            <w:right w:val="none" w:sz="0" w:space="0" w:color="auto"/>
          </w:divBdr>
        </w:div>
        <w:div w:id="1291934113">
          <w:marLeft w:val="480"/>
          <w:marRight w:val="0"/>
          <w:marTop w:val="0"/>
          <w:marBottom w:val="0"/>
          <w:divBdr>
            <w:top w:val="none" w:sz="0" w:space="0" w:color="auto"/>
            <w:left w:val="none" w:sz="0" w:space="0" w:color="auto"/>
            <w:bottom w:val="none" w:sz="0" w:space="0" w:color="auto"/>
            <w:right w:val="none" w:sz="0" w:space="0" w:color="auto"/>
          </w:divBdr>
        </w:div>
        <w:div w:id="1404402415">
          <w:marLeft w:val="480"/>
          <w:marRight w:val="0"/>
          <w:marTop w:val="0"/>
          <w:marBottom w:val="0"/>
          <w:divBdr>
            <w:top w:val="none" w:sz="0" w:space="0" w:color="auto"/>
            <w:left w:val="none" w:sz="0" w:space="0" w:color="auto"/>
            <w:bottom w:val="none" w:sz="0" w:space="0" w:color="auto"/>
            <w:right w:val="none" w:sz="0" w:space="0" w:color="auto"/>
          </w:divBdr>
        </w:div>
        <w:div w:id="1431967912">
          <w:marLeft w:val="480"/>
          <w:marRight w:val="0"/>
          <w:marTop w:val="0"/>
          <w:marBottom w:val="0"/>
          <w:divBdr>
            <w:top w:val="none" w:sz="0" w:space="0" w:color="auto"/>
            <w:left w:val="none" w:sz="0" w:space="0" w:color="auto"/>
            <w:bottom w:val="none" w:sz="0" w:space="0" w:color="auto"/>
            <w:right w:val="none" w:sz="0" w:space="0" w:color="auto"/>
          </w:divBdr>
        </w:div>
        <w:div w:id="1438334207">
          <w:marLeft w:val="480"/>
          <w:marRight w:val="0"/>
          <w:marTop w:val="0"/>
          <w:marBottom w:val="0"/>
          <w:divBdr>
            <w:top w:val="none" w:sz="0" w:space="0" w:color="auto"/>
            <w:left w:val="none" w:sz="0" w:space="0" w:color="auto"/>
            <w:bottom w:val="none" w:sz="0" w:space="0" w:color="auto"/>
            <w:right w:val="none" w:sz="0" w:space="0" w:color="auto"/>
          </w:divBdr>
        </w:div>
        <w:div w:id="1507328106">
          <w:marLeft w:val="480"/>
          <w:marRight w:val="0"/>
          <w:marTop w:val="0"/>
          <w:marBottom w:val="0"/>
          <w:divBdr>
            <w:top w:val="none" w:sz="0" w:space="0" w:color="auto"/>
            <w:left w:val="none" w:sz="0" w:space="0" w:color="auto"/>
            <w:bottom w:val="none" w:sz="0" w:space="0" w:color="auto"/>
            <w:right w:val="none" w:sz="0" w:space="0" w:color="auto"/>
          </w:divBdr>
        </w:div>
        <w:div w:id="1567836401">
          <w:marLeft w:val="480"/>
          <w:marRight w:val="0"/>
          <w:marTop w:val="0"/>
          <w:marBottom w:val="0"/>
          <w:divBdr>
            <w:top w:val="none" w:sz="0" w:space="0" w:color="auto"/>
            <w:left w:val="none" w:sz="0" w:space="0" w:color="auto"/>
            <w:bottom w:val="none" w:sz="0" w:space="0" w:color="auto"/>
            <w:right w:val="none" w:sz="0" w:space="0" w:color="auto"/>
          </w:divBdr>
        </w:div>
        <w:div w:id="1580944576">
          <w:marLeft w:val="480"/>
          <w:marRight w:val="0"/>
          <w:marTop w:val="0"/>
          <w:marBottom w:val="0"/>
          <w:divBdr>
            <w:top w:val="none" w:sz="0" w:space="0" w:color="auto"/>
            <w:left w:val="none" w:sz="0" w:space="0" w:color="auto"/>
            <w:bottom w:val="none" w:sz="0" w:space="0" w:color="auto"/>
            <w:right w:val="none" w:sz="0" w:space="0" w:color="auto"/>
          </w:divBdr>
        </w:div>
        <w:div w:id="1662268627">
          <w:marLeft w:val="480"/>
          <w:marRight w:val="0"/>
          <w:marTop w:val="0"/>
          <w:marBottom w:val="0"/>
          <w:divBdr>
            <w:top w:val="none" w:sz="0" w:space="0" w:color="auto"/>
            <w:left w:val="none" w:sz="0" w:space="0" w:color="auto"/>
            <w:bottom w:val="none" w:sz="0" w:space="0" w:color="auto"/>
            <w:right w:val="none" w:sz="0" w:space="0" w:color="auto"/>
          </w:divBdr>
        </w:div>
        <w:div w:id="1737313572">
          <w:marLeft w:val="480"/>
          <w:marRight w:val="0"/>
          <w:marTop w:val="0"/>
          <w:marBottom w:val="0"/>
          <w:divBdr>
            <w:top w:val="none" w:sz="0" w:space="0" w:color="auto"/>
            <w:left w:val="none" w:sz="0" w:space="0" w:color="auto"/>
            <w:bottom w:val="none" w:sz="0" w:space="0" w:color="auto"/>
            <w:right w:val="none" w:sz="0" w:space="0" w:color="auto"/>
          </w:divBdr>
        </w:div>
        <w:div w:id="1773239216">
          <w:marLeft w:val="480"/>
          <w:marRight w:val="0"/>
          <w:marTop w:val="0"/>
          <w:marBottom w:val="0"/>
          <w:divBdr>
            <w:top w:val="none" w:sz="0" w:space="0" w:color="auto"/>
            <w:left w:val="none" w:sz="0" w:space="0" w:color="auto"/>
            <w:bottom w:val="none" w:sz="0" w:space="0" w:color="auto"/>
            <w:right w:val="none" w:sz="0" w:space="0" w:color="auto"/>
          </w:divBdr>
        </w:div>
        <w:div w:id="1786343313">
          <w:marLeft w:val="480"/>
          <w:marRight w:val="0"/>
          <w:marTop w:val="0"/>
          <w:marBottom w:val="0"/>
          <w:divBdr>
            <w:top w:val="none" w:sz="0" w:space="0" w:color="auto"/>
            <w:left w:val="none" w:sz="0" w:space="0" w:color="auto"/>
            <w:bottom w:val="none" w:sz="0" w:space="0" w:color="auto"/>
            <w:right w:val="none" w:sz="0" w:space="0" w:color="auto"/>
          </w:divBdr>
        </w:div>
        <w:div w:id="1813329577">
          <w:marLeft w:val="480"/>
          <w:marRight w:val="0"/>
          <w:marTop w:val="0"/>
          <w:marBottom w:val="0"/>
          <w:divBdr>
            <w:top w:val="none" w:sz="0" w:space="0" w:color="auto"/>
            <w:left w:val="none" w:sz="0" w:space="0" w:color="auto"/>
            <w:bottom w:val="none" w:sz="0" w:space="0" w:color="auto"/>
            <w:right w:val="none" w:sz="0" w:space="0" w:color="auto"/>
          </w:divBdr>
        </w:div>
        <w:div w:id="1814299175">
          <w:marLeft w:val="480"/>
          <w:marRight w:val="0"/>
          <w:marTop w:val="0"/>
          <w:marBottom w:val="0"/>
          <w:divBdr>
            <w:top w:val="none" w:sz="0" w:space="0" w:color="auto"/>
            <w:left w:val="none" w:sz="0" w:space="0" w:color="auto"/>
            <w:bottom w:val="none" w:sz="0" w:space="0" w:color="auto"/>
            <w:right w:val="none" w:sz="0" w:space="0" w:color="auto"/>
          </w:divBdr>
        </w:div>
        <w:div w:id="1823692939">
          <w:marLeft w:val="480"/>
          <w:marRight w:val="0"/>
          <w:marTop w:val="0"/>
          <w:marBottom w:val="0"/>
          <w:divBdr>
            <w:top w:val="none" w:sz="0" w:space="0" w:color="auto"/>
            <w:left w:val="none" w:sz="0" w:space="0" w:color="auto"/>
            <w:bottom w:val="none" w:sz="0" w:space="0" w:color="auto"/>
            <w:right w:val="none" w:sz="0" w:space="0" w:color="auto"/>
          </w:divBdr>
        </w:div>
        <w:div w:id="1893926810">
          <w:marLeft w:val="480"/>
          <w:marRight w:val="0"/>
          <w:marTop w:val="0"/>
          <w:marBottom w:val="0"/>
          <w:divBdr>
            <w:top w:val="none" w:sz="0" w:space="0" w:color="auto"/>
            <w:left w:val="none" w:sz="0" w:space="0" w:color="auto"/>
            <w:bottom w:val="none" w:sz="0" w:space="0" w:color="auto"/>
            <w:right w:val="none" w:sz="0" w:space="0" w:color="auto"/>
          </w:divBdr>
        </w:div>
        <w:div w:id="1904483693">
          <w:marLeft w:val="480"/>
          <w:marRight w:val="0"/>
          <w:marTop w:val="0"/>
          <w:marBottom w:val="0"/>
          <w:divBdr>
            <w:top w:val="none" w:sz="0" w:space="0" w:color="auto"/>
            <w:left w:val="none" w:sz="0" w:space="0" w:color="auto"/>
            <w:bottom w:val="none" w:sz="0" w:space="0" w:color="auto"/>
            <w:right w:val="none" w:sz="0" w:space="0" w:color="auto"/>
          </w:divBdr>
        </w:div>
        <w:div w:id="1966349389">
          <w:marLeft w:val="480"/>
          <w:marRight w:val="0"/>
          <w:marTop w:val="0"/>
          <w:marBottom w:val="0"/>
          <w:divBdr>
            <w:top w:val="none" w:sz="0" w:space="0" w:color="auto"/>
            <w:left w:val="none" w:sz="0" w:space="0" w:color="auto"/>
            <w:bottom w:val="none" w:sz="0" w:space="0" w:color="auto"/>
            <w:right w:val="none" w:sz="0" w:space="0" w:color="auto"/>
          </w:divBdr>
        </w:div>
        <w:div w:id="2012485755">
          <w:marLeft w:val="480"/>
          <w:marRight w:val="0"/>
          <w:marTop w:val="0"/>
          <w:marBottom w:val="0"/>
          <w:divBdr>
            <w:top w:val="none" w:sz="0" w:space="0" w:color="auto"/>
            <w:left w:val="none" w:sz="0" w:space="0" w:color="auto"/>
            <w:bottom w:val="none" w:sz="0" w:space="0" w:color="auto"/>
            <w:right w:val="none" w:sz="0" w:space="0" w:color="auto"/>
          </w:divBdr>
        </w:div>
        <w:div w:id="2082872803">
          <w:marLeft w:val="480"/>
          <w:marRight w:val="0"/>
          <w:marTop w:val="0"/>
          <w:marBottom w:val="0"/>
          <w:divBdr>
            <w:top w:val="none" w:sz="0" w:space="0" w:color="auto"/>
            <w:left w:val="none" w:sz="0" w:space="0" w:color="auto"/>
            <w:bottom w:val="none" w:sz="0" w:space="0" w:color="auto"/>
            <w:right w:val="none" w:sz="0" w:space="0" w:color="auto"/>
          </w:divBdr>
        </w:div>
        <w:div w:id="2085564059">
          <w:marLeft w:val="480"/>
          <w:marRight w:val="0"/>
          <w:marTop w:val="0"/>
          <w:marBottom w:val="0"/>
          <w:divBdr>
            <w:top w:val="none" w:sz="0" w:space="0" w:color="auto"/>
            <w:left w:val="none" w:sz="0" w:space="0" w:color="auto"/>
            <w:bottom w:val="none" w:sz="0" w:space="0" w:color="auto"/>
            <w:right w:val="none" w:sz="0" w:space="0" w:color="auto"/>
          </w:divBdr>
        </w:div>
      </w:divsChild>
    </w:div>
    <w:div w:id="1940792181">
      <w:bodyDiv w:val="1"/>
      <w:marLeft w:val="0"/>
      <w:marRight w:val="0"/>
      <w:marTop w:val="0"/>
      <w:marBottom w:val="0"/>
      <w:divBdr>
        <w:top w:val="none" w:sz="0" w:space="0" w:color="auto"/>
        <w:left w:val="none" w:sz="0" w:space="0" w:color="auto"/>
        <w:bottom w:val="none" w:sz="0" w:space="0" w:color="auto"/>
        <w:right w:val="none" w:sz="0" w:space="0" w:color="auto"/>
      </w:divBdr>
      <w:divsChild>
        <w:div w:id="137647554">
          <w:marLeft w:val="480"/>
          <w:marRight w:val="0"/>
          <w:marTop w:val="0"/>
          <w:marBottom w:val="0"/>
          <w:divBdr>
            <w:top w:val="none" w:sz="0" w:space="0" w:color="auto"/>
            <w:left w:val="none" w:sz="0" w:space="0" w:color="auto"/>
            <w:bottom w:val="none" w:sz="0" w:space="0" w:color="auto"/>
            <w:right w:val="none" w:sz="0" w:space="0" w:color="auto"/>
          </w:divBdr>
        </w:div>
        <w:div w:id="200938992">
          <w:marLeft w:val="480"/>
          <w:marRight w:val="0"/>
          <w:marTop w:val="0"/>
          <w:marBottom w:val="0"/>
          <w:divBdr>
            <w:top w:val="none" w:sz="0" w:space="0" w:color="auto"/>
            <w:left w:val="none" w:sz="0" w:space="0" w:color="auto"/>
            <w:bottom w:val="none" w:sz="0" w:space="0" w:color="auto"/>
            <w:right w:val="none" w:sz="0" w:space="0" w:color="auto"/>
          </w:divBdr>
        </w:div>
        <w:div w:id="231736475">
          <w:marLeft w:val="480"/>
          <w:marRight w:val="0"/>
          <w:marTop w:val="0"/>
          <w:marBottom w:val="0"/>
          <w:divBdr>
            <w:top w:val="none" w:sz="0" w:space="0" w:color="auto"/>
            <w:left w:val="none" w:sz="0" w:space="0" w:color="auto"/>
            <w:bottom w:val="none" w:sz="0" w:space="0" w:color="auto"/>
            <w:right w:val="none" w:sz="0" w:space="0" w:color="auto"/>
          </w:divBdr>
        </w:div>
        <w:div w:id="301735302">
          <w:marLeft w:val="480"/>
          <w:marRight w:val="0"/>
          <w:marTop w:val="0"/>
          <w:marBottom w:val="0"/>
          <w:divBdr>
            <w:top w:val="none" w:sz="0" w:space="0" w:color="auto"/>
            <w:left w:val="none" w:sz="0" w:space="0" w:color="auto"/>
            <w:bottom w:val="none" w:sz="0" w:space="0" w:color="auto"/>
            <w:right w:val="none" w:sz="0" w:space="0" w:color="auto"/>
          </w:divBdr>
        </w:div>
        <w:div w:id="371424650">
          <w:marLeft w:val="480"/>
          <w:marRight w:val="0"/>
          <w:marTop w:val="0"/>
          <w:marBottom w:val="0"/>
          <w:divBdr>
            <w:top w:val="none" w:sz="0" w:space="0" w:color="auto"/>
            <w:left w:val="none" w:sz="0" w:space="0" w:color="auto"/>
            <w:bottom w:val="none" w:sz="0" w:space="0" w:color="auto"/>
            <w:right w:val="none" w:sz="0" w:space="0" w:color="auto"/>
          </w:divBdr>
        </w:div>
        <w:div w:id="434520236">
          <w:marLeft w:val="480"/>
          <w:marRight w:val="0"/>
          <w:marTop w:val="0"/>
          <w:marBottom w:val="0"/>
          <w:divBdr>
            <w:top w:val="none" w:sz="0" w:space="0" w:color="auto"/>
            <w:left w:val="none" w:sz="0" w:space="0" w:color="auto"/>
            <w:bottom w:val="none" w:sz="0" w:space="0" w:color="auto"/>
            <w:right w:val="none" w:sz="0" w:space="0" w:color="auto"/>
          </w:divBdr>
        </w:div>
        <w:div w:id="963538096">
          <w:marLeft w:val="480"/>
          <w:marRight w:val="0"/>
          <w:marTop w:val="0"/>
          <w:marBottom w:val="0"/>
          <w:divBdr>
            <w:top w:val="none" w:sz="0" w:space="0" w:color="auto"/>
            <w:left w:val="none" w:sz="0" w:space="0" w:color="auto"/>
            <w:bottom w:val="none" w:sz="0" w:space="0" w:color="auto"/>
            <w:right w:val="none" w:sz="0" w:space="0" w:color="auto"/>
          </w:divBdr>
        </w:div>
        <w:div w:id="974414748">
          <w:marLeft w:val="480"/>
          <w:marRight w:val="0"/>
          <w:marTop w:val="0"/>
          <w:marBottom w:val="0"/>
          <w:divBdr>
            <w:top w:val="none" w:sz="0" w:space="0" w:color="auto"/>
            <w:left w:val="none" w:sz="0" w:space="0" w:color="auto"/>
            <w:bottom w:val="none" w:sz="0" w:space="0" w:color="auto"/>
            <w:right w:val="none" w:sz="0" w:space="0" w:color="auto"/>
          </w:divBdr>
        </w:div>
        <w:div w:id="1016494966">
          <w:marLeft w:val="480"/>
          <w:marRight w:val="0"/>
          <w:marTop w:val="0"/>
          <w:marBottom w:val="0"/>
          <w:divBdr>
            <w:top w:val="none" w:sz="0" w:space="0" w:color="auto"/>
            <w:left w:val="none" w:sz="0" w:space="0" w:color="auto"/>
            <w:bottom w:val="none" w:sz="0" w:space="0" w:color="auto"/>
            <w:right w:val="none" w:sz="0" w:space="0" w:color="auto"/>
          </w:divBdr>
        </w:div>
        <w:div w:id="1615867876">
          <w:marLeft w:val="480"/>
          <w:marRight w:val="0"/>
          <w:marTop w:val="0"/>
          <w:marBottom w:val="0"/>
          <w:divBdr>
            <w:top w:val="none" w:sz="0" w:space="0" w:color="auto"/>
            <w:left w:val="none" w:sz="0" w:space="0" w:color="auto"/>
            <w:bottom w:val="none" w:sz="0" w:space="0" w:color="auto"/>
            <w:right w:val="none" w:sz="0" w:space="0" w:color="auto"/>
          </w:divBdr>
        </w:div>
        <w:div w:id="1879321547">
          <w:marLeft w:val="480"/>
          <w:marRight w:val="0"/>
          <w:marTop w:val="0"/>
          <w:marBottom w:val="0"/>
          <w:divBdr>
            <w:top w:val="none" w:sz="0" w:space="0" w:color="auto"/>
            <w:left w:val="none" w:sz="0" w:space="0" w:color="auto"/>
            <w:bottom w:val="none" w:sz="0" w:space="0" w:color="auto"/>
            <w:right w:val="none" w:sz="0" w:space="0" w:color="auto"/>
          </w:divBdr>
        </w:div>
        <w:div w:id="1986354245">
          <w:marLeft w:val="480"/>
          <w:marRight w:val="0"/>
          <w:marTop w:val="0"/>
          <w:marBottom w:val="0"/>
          <w:divBdr>
            <w:top w:val="none" w:sz="0" w:space="0" w:color="auto"/>
            <w:left w:val="none" w:sz="0" w:space="0" w:color="auto"/>
            <w:bottom w:val="none" w:sz="0" w:space="0" w:color="auto"/>
            <w:right w:val="none" w:sz="0" w:space="0" w:color="auto"/>
          </w:divBdr>
        </w:div>
      </w:divsChild>
    </w:div>
    <w:div w:id="1940988087">
      <w:bodyDiv w:val="1"/>
      <w:marLeft w:val="0"/>
      <w:marRight w:val="0"/>
      <w:marTop w:val="0"/>
      <w:marBottom w:val="0"/>
      <w:divBdr>
        <w:top w:val="none" w:sz="0" w:space="0" w:color="auto"/>
        <w:left w:val="none" w:sz="0" w:space="0" w:color="auto"/>
        <w:bottom w:val="none" w:sz="0" w:space="0" w:color="auto"/>
        <w:right w:val="none" w:sz="0" w:space="0" w:color="auto"/>
      </w:divBdr>
    </w:div>
    <w:div w:id="1942487994">
      <w:marLeft w:val="480"/>
      <w:marRight w:val="0"/>
      <w:marTop w:val="0"/>
      <w:marBottom w:val="0"/>
      <w:divBdr>
        <w:top w:val="none" w:sz="0" w:space="0" w:color="auto"/>
        <w:left w:val="none" w:sz="0" w:space="0" w:color="auto"/>
        <w:bottom w:val="none" w:sz="0" w:space="0" w:color="auto"/>
        <w:right w:val="none" w:sz="0" w:space="0" w:color="auto"/>
      </w:divBdr>
    </w:div>
    <w:div w:id="1943495007">
      <w:marLeft w:val="480"/>
      <w:marRight w:val="0"/>
      <w:marTop w:val="0"/>
      <w:marBottom w:val="0"/>
      <w:divBdr>
        <w:top w:val="none" w:sz="0" w:space="0" w:color="auto"/>
        <w:left w:val="none" w:sz="0" w:space="0" w:color="auto"/>
        <w:bottom w:val="none" w:sz="0" w:space="0" w:color="auto"/>
        <w:right w:val="none" w:sz="0" w:space="0" w:color="auto"/>
      </w:divBdr>
    </w:div>
    <w:div w:id="1944991092">
      <w:marLeft w:val="480"/>
      <w:marRight w:val="0"/>
      <w:marTop w:val="0"/>
      <w:marBottom w:val="0"/>
      <w:divBdr>
        <w:top w:val="none" w:sz="0" w:space="0" w:color="auto"/>
        <w:left w:val="none" w:sz="0" w:space="0" w:color="auto"/>
        <w:bottom w:val="none" w:sz="0" w:space="0" w:color="auto"/>
        <w:right w:val="none" w:sz="0" w:space="0" w:color="auto"/>
      </w:divBdr>
    </w:div>
    <w:div w:id="1945458944">
      <w:bodyDiv w:val="1"/>
      <w:marLeft w:val="0"/>
      <w:marRight w:val="0"/>
      <w:marTop w:val="0"/>
      <w:marBottom w:val="0"/>
      <w:divBdr>
        <w:top w:val="none" w:sz="0" w:space="0" w:color="auto"/>
        <w:left w:val="none" w:sz="0" w:space="0" w:color="auto"/>
        <w:bottom w:val="none" w:sz="0" w:space="0" w:color="auto"/>
        <w:right w:val="none" w:sz="0" w:space="0" w:color="auto"/>
      </w:divBdr>
      <w:divsChild>
        <w:div w:id="35855730">
          <w:marLeft w:val="480"/>
          <w:marRight w:val="0"/>
          <w:marTop w:val="0"/>
          <w:marBottom w:val="0"/>
          <w:divBdr>
            <w:top w:val="none" w:sz="0" w:space="0" w:color="auto"/>
            <w:left w:val="none" w:sz="0" w:space="0" w:color="auto"/>
            <w:bottom w:val="none" w:sz="0" w:space="0" w:color="auto"/>
            <w:right w:val="none" w:sz="0" w:space="0" w:color="auto"/>
          </w:divBdr>
        </w:div>
        <w:div w:id="61607745">
          <w:marLeft w:val="480"/>
          <w:marRight w:val="0"/>
          <w:marTop w:val="0"/>
          <w:marBottom w:val="0"/>
          <w:divBdr>
            <w:top w:val="none" w:sz="0" w:space="0" w:color="auto"/>
            <w:left w:val="none" w:sz="0" w:space="0" w:color="auto"/>
            <w:bottom w:val="none" w:sz="0" w:space="0" w:color="auto"/>
            <w:right w:val="none" w:sz="0" w:space="0" w:color="auto"/>
          </w:divBdr>
        </w:div>
        <w:div w:id="80377401">
          <w:marLeft w:val="480"/>
          <w:marRight w:val="0"/>
          <w:marTop w:val="0"/>
          <w:marBottom w:val="0"/>
          <w:divBdr>
            <w:top w:val="none" w:sz="0" w:space="0" w:color="auto"/>
            <w:left w:val="none" w:sz="0" w:space="0" w:color="auto"/>
            <w:bottom w:val="none" w:sz="0" w:space="0" w:color="auto"/>
            <w:right w:val="none" w:sz="0" w:space="0" w:color="auto"/>
          </w:divBdr>
        </w:div>
        <w:div w:id="157498686">
          <w:marLeft w:val="480"/>
          <w:marRight w:val="0"/>
          <w:marTop w:val="0"/>
          <w:marBottom w:val="0"/>
          <w:divBdr>
            <w:top w:val="none" w:sz="0" w:space="0" w:color="auto"/>
            <w:left w:val="none" w:sz="0" w:space="0" w:color="auto"/>
            <w:bottom w:val="none" w:sz="0" w:space="0" w:color="auto"/>
            <w:right w:val="none" w:sz="0" w:space="0" w:color="auto"/>
          </w:divBdr>
        </w:div>
        <w:div w:id="219171301">
          <w:marLeft w:val="480"/>
          <w:marRight w:val="0"/>
          <w:marTop w:val="0"/>
          <w:marBottom w:val="0"/>
          <w:divBdr>
            <w:top w:val="none" w:sz="0" w:space="0" w:color="auto"/>
            <w:left w:val="none" w:sz="0" w:space="0" w:color="auto"/>
            <w:bottom w:val="none" w:sz="0" w:space="0" w:color="auto"/>
            <w:right w:val="none" w:sz="0" w:space="0" w:color="auto"/>
          </w:divBdr>
        </w:div>
        <w:div w:id="246616779">
          <w:marLeft w:val="480"/>
          <w:marRight w:val="0"/>
          <w:marTop w:val="0"/>
          <w:marBottom w:val="0"/>
          <w:divBdr>
            <w:top w:val="none" w:sz="0" w:space="0" w:color="auto"/>
            <w:left w:val="none" w:sz="0" w:space="0" w:color="auto"/>
            <w:bottom w:val="none" w:sz="0" w:space="0" w:color="auto"/>
            <w:right w:val="none" w:sz="0" w:space="0" w:color="auto"/>
          </w:divBdr>
        </w:div>
        <w:div w:id="340662926">
          <w:marLeft w:val="480"/>
          <w:marRight w:val="0"/>
          <w:marTop w:val="0"/>
          <w:marBottom w:val="0"/>
          <w:divBdr>
            <w:top w:val="none" w:sz="0" w:space="0" w:color="auto"/>
            <w:left w:val="none" w:sz="0" w:space="0" w:color="auto"/>
            <w:bottom w:val="none" w:sz="0" w:space="0" w:color="auto"/>
            <w:right w:val="none" w:sz="0" w:space="0" w:color="auto"/>
          </w:divBdr>
        </w:div>
        <w:div w:id="354039117">
          <w:marLeft w:val="480"/>
          <w:marRight w:val="0"/>
          <w:marTop w:val="0"/>
          <w:marBottom w:val="0"/>
          <w:divBdr>
            <w:top w:val="none" w:sz="0" w:space="0" w:color="auto"/>
            <w:left w:val="none" w:sz="0" w:space="0" w:color="auto"/>
            <w:bottom w:val="none" w:sz="0" w:space="0" w:color="auto"/>
            <w:right w:val="none" w:sz="0" w:space="0" w:color="auto"/>
          </w:divBdr>
        </w:div>
        <w:div w:id="427433871">
          <w:marLeft w:val="480"/>
          <w:marRight w:val="0"/>
          <w:marTop w:val="0"/>
          <w:marBottom w:val="0"/>
          <w:divBdr>
            <w:top w:val="none" w:sz="0" w:space="0" w:color="auto"/>
            <w:left w:val="none" w:sz="0" w:space="0" w:color="auto"/>
            <w:bottom w:val="none" w:sz="0" w:space="0" w:color="auto"/>
            <w:right w:val="none" w:sz="0" w:space="0" w:color="auto"/>
          </w:divBdr>
        </w:div>
        <w:div w:id="459111404">
          <w:marLeft w:val="480"/>
          <w:marRight w:val="0"/>
          <w:marTop w:val="0"/>
          <w:marBottom w:val="0"/>
          <w:divBdr>
            <w:top w:val="none" w:sz="0" w:space="0" w:color="auto"/>
            <w:left w:val="none" w:sz="0" w:space="0" w:color="auto"/>
            <w:bottom w:val="none" w:sz="0" w:space="0" w:color="auto"/>
            <w:right w:val="none" w:sz="0" w:space="0" w:color="auto"/>
          </w:divBdr>
        </w:div>
        <w:div w:id="473328329">
          <w:marLeft w:val="480"/>
          <w:marRight w:val="0"/>
          <w:marTop w:val="0"/>
          <w:marBottom w:val="0"/>
          <w:divBdr>
            <w:top w:val="none" w:sz="0" w:space="0" w:color="auto"/>
            <w:left w:val="none" w:sz="0" w:space="0" w:color="auto"/>
            <w:bottom w:val="none" w:sz="0" w:space="0" w:color="auto"/>
            <w:right w:val="none" w:sz="0" w:space="0" w:color="auto"/>
          </w:divBdr>
        </w:div>
        <w:div w:id="487944159">
          <w:marLeft w:val="480"/>
          <w:marRight w:val="0"/>
          <w:marTop w:val="0"/>
          <w:marBottom w:val="0"/>
          <w:divBdr>
            <w:top w:val="none" w:sz="0" w:space="0" w:color="auto"/>
            <w:left w:val="none" w:sz="0" w:space="0" w:color="auto"/>
            <w:bottom w:val="none" w:sz="0" w:space="0" w:color="auto"/>
            <w:right w:val="none" w:sz="0" w:space="0" w:color="auto"/>
          </w:divBdr>
        </w:div>
        <w:div w:id="563494959">
          <w:marLeft w:val="480"/>
          <w:marRight w:val="0"/>
          <w:marTop w:val="0"/>
          <w:marBottom w:val="0"/>
          <w:divBdr>
            <w:top w:val="none" w:sz="0" w:space="0" w:color="auto"/>
            <w:left w:val="none" w:sz="0" w:space="0" w:color="auto"/>
            <w:bottom w:val="none" w:sz="0" w:space="0" w:color="auto"/>
            <w:right w:val="none" w:sz="0" w:space="0" w:color="auto"/>
          </w:divBdr>
        </w:div>
        <w:div w:id="647902366">
          <w:marLeft w:val="480"/>
          <w:marRight w:val="0"/>
          <w:marTop w:val="0"/>
          <w:marBottom w:val="0"/>
          <w:divBdr>
            <w:top w:val="none" w:sz="0" w:space="0" w:color="auto"/>
            <w:left w:val="none" w:sz="0" w:space="0" w:color="auto"/>
            <w:bottom w:val="none" w:sz="0" w:space="0" w:color="auto"/>
            <w:right w:val="none" w:sz="0" w:space="0" w:color="auto"/>
          </w:divBdr>
        </w:div>
        <w:div w:id="650793264">
          <w:marLeft w:val="480"/>
          <w:marRight w:val="0"/>
          <w:marTop w:val="0"/>
          <w:marBottom w:val="0"/>
          <w:divBdr>
            <w:top w:val="none" w:sz="0" w:space="0" w:color="auto"/>
            <w:left w:val="none" w:sz="0" w:space="0" w:color="auto"/>
            <w:bottom w:val="none" w:sz="0" w:space="0" w:color="auto"/>
            <w:right w:val="none" w:sz="0" w:space="0" w:color="auto"/>
          </w:divBdr>
        </w:div>
        <w:div w:id="657391872">
          <w:marLeft w:val="480"/>
          <w:marRight w:val="0"/>
          <w:marTop w:val="0"/>
          <w:marBottom w:val="0"/>
          <w:divBdr>
            <w:top w:val="none" w:sz="0" w:space="0" w:color="auto"/>
            <w:left w:val="none" w:sz="0" w:space="0" w:color="auto"/>
            <w:bottom w:val="none" w:sz="0" w:space="0" w:color="auto"/>
            <w:right w:val="none" w:sz="0" w:space="0" w:color="auto"/>
          </w:divBdr>
        </w:div>
        <w:div w:id="820342132">
          <w:marLeft w:val="480"/>
          <w:marRight w:val="0"/>
          <w:marTop w:val="0"/>
          <w:marBottom w:val="0"/>
          <w:divBdr>
            <w:top w:val="none" w:sz="0" w:space="0" w:color="auto"/>
            <w:left w:val="none" w:sz="0" w:space="0" w:color="auto"/>
            <w:bottom w:val="none" w:sz="0" w:space="0" w:color="auto"/>
            <w:right w:val="none" w:sz="0" w:space="0" w:color="auto"/>
          </w:divBdr>
        </w:div>
        <w:div w:id="849879938">
          <w:marLeft w:val="480"/>
          <w:marRight w:val="0"/>
          <w:marTop w:val="0"/>
          <w:marBottom w:val="0"/>
          <w:divBdr>
            <w:top w:val="none" w:sz="0" w:space="0" w:color="auto"/>
            <w:left w:val="none" w:sz="0" w:space="0" w:color="auto"/>
            <w:bottom w:val="none" w:sz="0" w:space="0" w:color="auto"/>
            <w:right w:val="none" w:sz="0" w:space="0" w:color="auto"/>
          </w:divBdr>
        </w:div>
        <w:div w:id="850418124">
          <w:marLeft w:val="480"/>
          <w:marRight w:val="0"/>
          <w:marTop w:val="0"/>
          <w:marBottom w:val="0"/>
          <w:divBdr>
            <w:top w:val="none" w:sz="0" w:space="0" w:color="auto"/>
            <w:left w:val="none" w:sz="0" w:space="0" w:color="auto"/>
            <w:bottom w:val="none" w:sz="0" w:space="0" w:color="auto"/>
            <w:right w:val="none" w:sz="0" w:space="0" w:color="auto"/>
          </w:divBdr>
        </w:div>
        <w:div w:id="905844376">
          <w:marLeft w:val="480"/>
          <w:marRight w:val="0"/>
          <w:marTop w:val="0"/>
          <w:marBottom w:val="0"/>
          <w:divBdr>
            <w:top w:val="none" w:sz="0" w:space="0" w:color="auto"/>
            <w:left w:val="none" w:sz="0" w:space="0" w:color="auto"/>
            <w:bottom w:val="none" w:sz="0" w:space="0" w:color="auto"/>
            <w:right w:val="none" w:sz="0" w:space="0" w:color="auto"/>
          </w:divBdr>
        </w:div>
        <w:div w:id="988171080">
          <w:marLeft w:val="480"/>
          <w:marRight w:val="0"/>
          <w:marTop w:val="0"/>
          <w:marBottom w:val="0"/>
          <w:divBdr>
            <w:top w:val="none" w:sz="0" w:space="0" w:color="auto"/>
            <w:left w:val="none" w:sz="0" w:space="0" w:color="auto"/>
            <w:bottom w:val="none" w:sz="0" w:space="0" w:color="auto"/>
            <w:right w:val="none" w:sz="0" w:space="0" w:color="auto"/>
          </w:divBdr>
        </w:div>
        <w:div w:id="988511610">
          <w:marLeft w:val="480"/>
          <w:marRight w:val="0"/>
          <w:marTop w:val="0"/>
          <w:marBottom w:val="0"/>
          <w:divBdr>
            <w:top w:val="none" w:sz="0" w:space="0" w:color="auto"/>
            <w:left w:val="none" w:sz="0" w:space="0" w:color="auto"/>
            <w:bottom w:val="none" w:sz="0" w:space="0" w:color="auto"/>
            <w:right w:val="none" w:sz="0" w:space="0" w:color="auto"/>
          </w:divBdr>
        </w:div>
        <w:div w:id="1039164670">
          <w:marLeft w:val="480"/>
          <w:marRight w:val="0"/>
          <w:marTop w:val="0"/>
          <w:marBottom w:val="0"/>
          <w:divBdr>
            <w:top w:val="none" w:sz="0" w:space="0" w:color="auto"/>
            <w:left w:val="none" w:sz="0" w:space="0" w:color="auto"/>
            <w:bottom w:val="none" w:sz="0" w:space="0" w:color="auto"/>
            <w:right w:val="none" w:sz="0" w:space="0" w:color="auto"/>
          </w:divBdr>
        </w:div>
        <w:div w:id="1143473608">
          <w:marLeft w:val="480"/>
          <w:marRight w:val="0"/>
          <w:marTop w:val="0"/>
          <w:marBottom w:val="0"/>
          <w:divBdr>
            <w:top w:val="none" w:sz="0" w:space="0" w:color="auto"/>
            <w:left w:val="none" w:sz="0" w:space="0" w:color="auto"/>
            <w:bottom w:val="none" w:sz="0" w:space="0" w:color="auto"/>
            <w:right w:val="none" w:sz="0" w:space="0" w:color="auto"/>
          </w:divBdr>
        </w:div>
        <w:div w:id="1143891021">
          <w:marLeft w:val="480"/>
          <w:marRight w:val="0"/>
          <w:marTop w:val="0"/>
          <w:marBottom w:val="0"/>
          <w:divBdr>
            <w:top w:val="none" w:sz="0" w:space="0" w:color="auto"/>
            <w:left w:val="none" w:sz="0" w:space="0" w:color="auto"/>
            <w:bottom w:val="none" w:sz="0" w:space="0" w:color="auto"/>
            <w:right w:val="none" w:sz="0" w:space="0" w:color="auto"/>
          </w:divBdr>
        </w:div>
        <w:div w:id="1177619678">
          <w:marLeft w:val="480"/>
          <w:marRight w:val="0"/>
          <w:marTop w:val="0"/>
          <w:marBottom w:val="0"/>
          <w:divBdr>
            <w:top w:val="none" w:sz="0" w:space="0" w:color="auto"/>
            <w:left w:val="none" w:sz="0" w:space="0" w:color="auto"/>
            <w:bottom w:val="none" w:sz="0" w:space="0" w:color="auto"/>
            <w:right w:val="none" w:sz="0" w:space="0" w:color="auto"/>
          </w:divBdr>
        </w:div>
        <w:div w:id="1264803109">
          <w:marLeft w:val="480"/>
          <w:marRight w:val="0"/>
          <w:marTop w:val="0"/>
          <w:marBottom w:val="0"/>
          <w:divBdr>
            <w:top w:val="none" w:sz="0" w:space="0" w:color="auto"/>
            <w:left w:val="none" w:sz="0" w:space="0" w:color="auto"/>
            <w:bottom w:val="none" w:sz="0" w:space="0" w:color="auto"/>
            <w:right w:val="none" w:sz="0" w:space="0" w:color="auto"/>
          </w:divBdr>
        </w:div>
        <w:div w:id="1309630323">
          <w:marLeft w:val="480"/>
          <w:marRight w:val="0"/>
          <w:marTop w:val="0"/>
          <w:marBottom w:val="0"/>
          <w:divBdr>
            <w:top w:val="none" w:sz="0" w:space="0" w:color="auto"/>
            <w:left w:val="none" w:sz="0" w:space="0" w:color="auto"/>
            <w:bottom w:val="none" w:sz="0" w:space="0" w:color="auto"/>
            <w:right w:val="none" w:sz="0" w:space="0" w:color="auto"/>
          </w:divBdr>
        </w:div>
        <w:div w:id="1314064827">
          <w:marLeft w:val="480"/>
          <w:marRight w:val="0"/>
          <w:marTop w:val="0"/>
          <w:marBottom w:val="0"/>
          <w:divBdr>
            <w:top w:val="none" w:sz="0" w:space="0" w:color="auto"/>
            <w:left w:val="none" w:sz="0" w:space="0" w:color="auto"/>
            <w:bottom w:val="none" w:sz="0" w:space="0" w:color="auto"/>
            <w:right w:val="none" w:sz="0" w:space="0" w:color="auto"/>
          </w:divBdr>
        </w:div>
        <w:div w:id="1360206760">
          <w:marLeft w:val="480"/>
          <w:marRight w:val="0"/>
          <w:marTop w:val="0"/>
          <w:marBottom w:val="0"/>
          <w:divBdr>
            <w:top w:val="none" w:sz="0" w:space="0" w:color="auto"/>
            <w:left w:val="none" w:sz="0" w:space="0" w:color="auto"/>
            <w:bottom w:val="none" w:sz="0" w:space="0" w:color="auto"/>
            <w:right w:val="none" w:sz="0" w:space="0" w:color="auto"/>
          </w:divBdr>
        </w:div>
        <w:div w:id="1368292337">
          <w:marLeft w:val="480"/>
          <w:marRight w:val="0"/>
          <w:marTop w:val="0"/>
          <w:marBottom w:val="0"/>
          <w:divBdr>
            <w:top w:val="none" w:sz="0" w:space="0" w:color="auto"/>
            <w:left w:val="none" w:sz="0" w:space="0" w:color="auto"/>
            <w:bottom w:val="none" w:sz="0" w:space="0" w:color="auto"/>
            <w:right w:val="none" w:sz="0" w:space="0" w:color="auto"/>
          </w:divBdr>
        </w:div>
        <w:div w:id="1377243129">
          <w:marLeft w:val="480"/>
          <w:marRight w:val="0"/>
          <w:marTop w:val="0"/>
          <w:marBottom w:val="0"/>
          <w:divBdr>
            <w:top w:val="none" w:sz="0" w:space="0" w:color="auto"/>
            <w:left w:val="none" w:sz="0" w:space="0" w:color="auto"/>
            <w:bottom w:val="none" w:sz="0" w:space="0" w:color="auto"/>
            <w:right w:val="none" w:sz="0" w:space="0" w:color="auto"/>
          </w:divBdr>
        </w:div>
        <w:div w:id="1409498160">
          <w:marLeft w:val="480"/>
          <w:marRight w:val="0"/>
          <w:marTop w:val="0"/>
          <w:marBottom w:val="0"/>
          <w:divBdr>
            <w:top w:val="none" w:sz="0" w:space="0" w:color="auto"/>
            <w:left w:val="none" w:sz="0" w:space="0" w:color="auto"/>
            <w:bottom w:val="none" w:sz="0" w:space="0" w:color="auto"/>
            <w:right w:val="none" w:sz="0" w:space="0" w:color="auto"/>
          </w:divBdr>
        </w:div>
        <w:div w:id="1451707244">
          <w:marLeft w:val="480"/>
          <w:marRight w:val="0"/>
          <w:marTop w:val="0"/>
          <w:marBottom w:val="0"/>
          <w:divBdr>
            <w:top w:val="none" w:sz="0" w:space="0" w:color="auto"/>
            <w:left w:val="none" w:sz="0" w:space="0" w:color="auto"/>
            <w:bottom w:val="none" w:sz="0" w:space="0" w:color="auto"/>
            <w:right w:val="none" w:sz="0" w:space="0" w:color="auto"/>
          </w:divBdr>
        </w:div>
        <w:div w:id="1465076300">
          <w:marLeft w:val="480"/>
          <w:marRight w:val="0"/>
          <w:marTop w:val="0"/>
          <w:marBottom w:val="0"/>
          <w:divBdr>
            <w:top w:val="none" w:sz="0" w:space="0" w:color="auto"/>
            <w:left w:val="none" w:sz="0" w:space="0" w:color="auto"/>
            <w:bottom w:val="none" w:sz="0" w:space="0" w:color="auto"/>
            <w:right w:val="none" w:sz="0" w:space="0" w:color="auto"/>
          </w:divBdr>
        </w:div>
        <w:div w:id="1513640660">
          <w:marLeft w:val="480"/>
          <w:marRight w:val="0"/>
          <w:marTop w:val="0"/>
          <w:marBottom w:val="0"/>
          <w:divBdr>
            <w:top w:val="none" w:sz="0" w:space="0" w:color="auto"/>
            <w:left w:val="none" w:sz="0" w:space="0" w:color="auto"/>
            <w:bottom w:val="none" w:sz="0" w:space="0" w:color="auto"/>
            <w:right w:val="none" w:sz="0" w:space="0" w:color="auto"/>
          </w:divBdr>
        </w:div>
        <w:div w:id="1542396663">
          <w:marLeft w:val="480"/>
          <w:marRight w:val="0"/>
          <w:marTop w:val="0"/>
          <w:marBottom w:val="0"/>
          <w:divBdr>
            <w:top w:val="none" w:sz="0" w:space="0" w:color="auto"/>
            <w:left w:val="none" w:sz="0" w:space="0" w:color="auto"/>
            <w:bottom w:val="none" w:sz="0" w:space="0" w:color="auto"/>
            <w:right w:val="none" w:sz="0" w:space="0" w:color="auto"/>
          </w:divBdr>
        </w:div>
        <w:div w:id="1562060446">
          <w:marLeft w:val="480"/>
          <w:marRight w:val="0"/>
          <w:marTop w:val="0"/>
          <w:marBottom w:val="0"/>
          <w:divBdr>
            <w:top w:val="none" w:sz="0" w:space="0" w:color="auto"/>
            <w:left w:val="none" w:sz="0" w:space="0" w:color="auto"/>
            <w:bottom w:val="none" w:sz="0" w:space="0" w:color="auto"/>
            <w:right w:val="none" w:sz="0" w:space="0" w:color="auto"/>
          </w:divBdr>
        </w:div>
        <w:div w:id="1667512718">
          <w:marLeft w:val="480"/>
          <w:marRight w:val="0"/>
          <w:marTop w:val="0"/>
          <w:marBottom w:val="0"/>
          <w:divBdr>
            <w:top w:val="none" w:sz="0" w:space="0" w:color="auto"/>
            <w:left w:val="none" w:sz="0" w:space="0" w:color="auto"/>
            <w:bottom w:val="none" w:sz="0" w:space="0" w:color="auto"/>
            <w:right w:val="none" w:sz="0" w:space="0" w:color="auto"/>
          </w:divBdr>
        </w:div>
        <w:div w:id="1703170255">
          <w:marLeft w:val="480"/>
          <w:marRight w:val="0"/>
          <w:marTop w:val="0"/>
          <w:marBottom w:val="0"/>
          <w:divBdr>
            <w:top w:val="none" w:sz="0" w:space="0" w:color="auto"/>
            <w:left w:val="none" w:sz="0" w:space="0" w:color="auto"/>
            <w:bottom w:val="none" w:sz="0" w:space="0" w:color="auto"/>
            <w:right w:val="none" w:sz="0" w:space="0" w:color="auto"/>
          </w:divBdr>
        </w:div>
        <w:div w:id="1735860039">
          <w:marLeft w:val="480"/>
          <w:marRight w:val="0"/>
          <w:marTop w:val="0"/>
          <w:marBottom w:val="0"/>
          <w:divBdr>
            <w:top w:val="none" w:sz="0" w:space="0" w:color="auto"/>
            <w:left w:val="none" w:sz="0" w:space="0" w:color="auto"/>
            <w:bottom w:val="none" w:sz="0" w:space="0" w:color="auto"/>
            <w:right w:val="none" w:sz="0" w:space="0" w:color="auto"/>
          </w:divBdr>
        </w:div>
        <w:div w:id="1797406184">
          <w:marLeft w:val="480"/>
          <w:marRight w:val="0"/>
          <w:marTop w:val="0"/>
          <w:marBottom w:val="0"/>
          <w:divBdr>
            <w:top w:val="none" w:sz="0" w:space="0" w:color="auto"/>
            <w:left w:val="none" w:sz="0" w:space="0" w:color="auto"/>
            <w:bottom w:val="none" w:sz="0" w:space="0" w:color="auto"/>
            <w:right w:val="none" w:sz="0" w:space="0" w:color="auto"/>
          </w:divBdr>
        </w:div>
        <w:div w:id="1814103500">
          <w:marLeft w:val="480"/>
          <w:marRight w:val="0"/>
          <w:marTop w:val="0"/>
          <w:marBottom w:val="0"/>
          <w:divBdr>
            <w:top w:val="none" w:sz="0" w:space="0" w:color="auto"/>
            <w:left w:val="none" w:sz="0" w:space="0" w:color="auto"/>
            <w:bottom w:val="none" w:sz="0" w:space="0" w:color="auto"/>
            <w:right w:val="none" w:sz="0" w:space="0" w:color="auto"/>
          </w:divBdr>
        </w:div>
        <w:div w:id="1823888972">
          <w:marLeft w:val="480"/>
          <w:marRight w:val="0"/>
          <w:marTop w:val="0"/>
          <w:marBottom w:val="0"/>
          <w:divBdr>
            <w:top w:val="none" w:sz="0" w:space="0" w:color="auto"/>
            <w:left w:val="none" w:sz="0" w:space="0" w:color="auto"/>
            <w:bottom w:val="none" w:sz="0" w:space="0" w:color="auto"/>
            <w:right w:val="none" w:sz="0" w:space="0" w:color="auto"/>
          </w:divBdr>
        </w:div>
        <w:div w:id="1838107347">
          <w:marLeft w:val="480"/>
          <w:marRight w:val="0"/>
          <w:marTop w:val="0"/>
          <w:marBottom w:val="0"/>
          <w:divBdr>
            <w:top w:val="none" w:sz="0" w:space="0" w:color="auto"/>
            <w:left w:val="none" w:sz="0" w:space="0" w:color="auto"/>
            <w:bottom w:val="none" w:sz="0" w:space="0" w:color="auto"/>
            <w:right w:val="none" w:sz="0" w:space="0" w:color="auto"/>
          </w:divBdr>
        </w:div>
        <w:div w:id="1841847477">
          <w:marLeft w:val="480"/>
          <w:marRight w:val="0"/>
          <w:marTop w:val="0"/>
          <w:marBottom w:val="0"/>
          <w:divBdr>
            <w:top w:val="none" w:sz="0" w:space="0" w:color="auto"/>
            <w:left w:val="none" w:sz="0" w:space="0" w:color="auto"/>
            <w:bottom w:val="none" w:sz="0" w:space="0" w:color="auto"/>
            <w:right w:val="none" w:sz="0" w:space="0" w:color="auto"/>
          </w:divBdr>
        </w:div>
        <w:div w:id="1933929727">
          <w:marLeft w:val="480"/>
          <w:marRight w:val="0"/>
          <w:marTop w:val="0"/>
          <w:marBottom w:val="0"/>
          <w:divBdr>
            <w:top w:val="none" w:sz="0" w:space="0" w:color="auto"/>
            <w:left w:val="none" w:sz="0" w:space="0" w:color="auto"/>
            <w:bottom w:val="none" w:sz="0" w:space="0" w:color="auto"/>
            <w:right w:val="none" w:sz="0" w:space="0" w:color="auto"/>
          </w:divBdr>
        </w:div>
        <w:div w:id="1957716934">
          <w:marLeft w:val="480"/>
          <w:marRight w:val="0"/>
          <w:marTop w:val="0"/>
          <w:marBottom w:val="0"/>
          <w:divBdr>
            <w:top w:val="none" w:sz="0" w:space="0" w:color="auto"/>
            <w:left w:val="none" w:sz="0" w:space="0" w:color="auto"/>
            <w:bottom w:val="none" w:sz="0" w:space="0" w:color="auto"/>
            <w:right w:val="none" w:sz="0" w:space="0" w:color="auto"/>
          </w:divBdr>
        </w:div>
        <w:div w:id="2001344828">
          <w:marLeft w:val="480"/>
          <w:marRight w:val="0"/>
          <w:marTop w:val="0"/>
          <w:marBottom w:val="0"/>
          <w:divBdr>
            <w:top w:val="none" w:sz="0" w:space="0" w:color="auto"/>
            <w:left w:val="none" w:sz="0" w:space="0" w:color="auto"/>
            <w:bottom w:val="none" w:sz="0" w:space="0" w:color="auto"/>
            <w:right w:val="none" w:sz="0" w:space="0" w:color="auto"/>
          </w:divBdr>
        </w:div>
        <w:div w:id="2096398256">
          <w:marLeft w:val="480"/>
          <w:marRight w:val="0"/>
          <w:marTop w:val="0"/>
          <w:marBottom w:val="0"/>
          <w:divBdr>
            <w:top w:val="none" w:sz="0" w:space="0" w:color="auto"/>
            <w:left w:val="none" w:sz="0" w:space="0" w:color="auto"/>
            <w:bottom w:val="none" w:sz="0" w:space="0" w:color="auto"/>
            <w:right w:val="none" w:sz="0" w:space="0" w:color="auto"/>
          </w:divBdr>
        </w:div>
        <w:div w:id="2096970694">
          <w:marLeft w:val="480"/>
          <w:marRight w:val="0"/>
          <w:marTop w:val="0"/>
          <w:marBottom w:val="0"/>
          <w:divBdr>
            <w:top w:val="none" w:sz="0" w:space="0" w:color="auto"/>
            <w:left w:val="none" w:sz="0" w:space="0" w:color="auto"/>
            <w:bottom w:val="none" w:sz="0" w:space="0" w:color="auto"/>
            <w:right w:val="none" w:sz="0" w:space="0" w:color="auto"/>
          </w:divBdr>
        </w:div>
      </w:divsChild>
    </w:div>
    <w:div w:id="1945765943">
      <w:bodyDiv w:val="1"/>
      <w:marLeft w:val="0"/>
      <w:marRight w:val="0"/>
      <w:marTop w:val="0"/>
      <w:marBottom w:val="0"/>
      <w:divBdr>
        <w:top w:val="none" w:sz="0" w:space="0" w:color="auto"/>
        <w:left w:val="none" w:sz="0" w:space="0" w:color="auto"/>
        <w:bottom w:val="none" w:sz="0" w:space="0" w:color="auto"/>
        <w:right w:val="none" w:sz="0" w:space="0" w:color="auto"/>
      </w:divBdr>
    </w:div>
    <w:div w:id="1946109489">
      <w:marLeft w:val="480"/>
      <w:marRight w:val="0"/>
      <w:marTop w:val="0"/>
      <w:marBottom w:val="0"/>
      <w:divBdr>
        <w:top w:val="none" w:sz="0" w:space="0" w:color="auto"/>
        <w:left w:val="none" w:sz="0" w:space="0" w:color="auto"/>
        <w:bottom w:val="none" w:sz="0" w:space="0" w:color="auto"/>
        <w:right w:val="none" w:sz="0" w:space="0" w:color="auto"/>
      </w:divBdr>
    </w:div>
    <w:div w:id="1946427472">
      <w:bodyDiv w:val="1"/>
      <w:marLeft w:val="0"/>
      <w:marRight w:val="0"/>
      <w:marTop w:val="0"/>
      <w:marBottom w:val="0"/>
      <w:divBdr>
        <w:top w:val="none" w:sz="0" w:space="0" w:color="auto"/>
        <w:left w:val="none" w:sz="0" w:space="0" w:color="auto"/>
        <w:bottom w:val="none" w:sz="0" w:space="0" w:color="auto"/>
        <w:right w:val="none" w:sz="0" w:space="0" w:color="auto"/>
      </w:divBdr>
      <w:divsChild>
        <w:div w:id="56781157">
          <w:marLeft w:val="480"/>
          <w:marRight w:val="0"/>
          <w:marTop w:val="0"/>
          <w:marBottom w:val="0"/>
          <w:divBdr>
            <w:top w:val="none" w:sz="0" w:space="0" w:color="auto"/>
            <w:left w:val="none" w:sz="0" w:space="0" w:color="auto"/>
            <w:bottom w:val="none" w:sz="0" w:space="0" w:color="auto"/>
            <w:right w:val="none" w:sz="0" w:space="0" w:color="auto"/>
          </w:divBdr>
        </w:div>
        <w:div w:id="75634711">
          <w:marLeft w:val="480"/>
          <w:marRight w:val="0"/>
          <w:marTop w:val="0"/>
          <w:marBottom w:val="0"/>
          <w:divBdr>
            <w:top w:val="none" w:sz="0" w:space="0" w:color="auto"/>
            <w:left w:val="none" w:sz="0" w:space="0" w:color="auto"/>
            <w:bottom w:val="none" w:sz="0" w:space="0" w:color="auto"/>
            <w:right w:val="none" w:sz="0" w:space="0" w:color="auto"/>
          </w:divBdr>
        </w:div>
        <w:div w:id="116025813">
          <w:marLeft w:val="480"/>
          <w:marRight w:val="0"/>
          <w:marTop w:val="0"/>
          <w:marBottom w:val="0"/>
          <w:divBdr>
            <w:top w:val="none" w:sz="0" w:space="0" w:color="auto"/>
            <w:left w:val="none" w:sz="0" w:space="0" w:color="auto"/>
            <w:bottom w:val="none" w:sz="0" w:space="0" w:color="auto"/>
            <w:right w:val="none" w:sz="0" w:space="0" w:color="auto"/>
          </w:divBdr>
        </w:div>
        <w:div w:id="189609466">
          <w:marLeft w:val="480"/>
          <w:marRight w:val="0"/>
          <w:marTop w:val="0"/>
          <w:marBottom w:val="0"/>
          <w:divBdr>
            <w:top w:val="none" w:sz="0" w:space="0" w:color="auto"/>
            <w:left w:val="none" w:sz="0" w:space="0" w:color="auto"/>
            <w:bottom w:val="none" w:sz="0" w:space="0" w:color="auto"/>
            <w:right w:val="none" w:sz="0" w:space="0" w:color="auto"/>
          </w:divBdr>
        </w:div>
        <w:div w:id="189878794">
          <w:marLeft w:val="480"/>
          <w:marRight w:val="0"/>
          <w:marTop w:val="0"/>
          <w:marBottom w:val="0"/>
          <w:divBdr>
            <w:top w:val="none" w:sz="0" w:space="0" w:color="auto"/>
            <w:left w:val="none" w:sz="0" w:space="0" w:color="auto"/>
            <w:bottom w:val="none" w:sz="0" w:space="0" w:color="auto"/>
            <w:right w:val="none" w:sz="0" w:space="0" w:color="auto"/>
          </w:divBdr>
        </w:div>
        <w:div w:id="237248202">
          <w:marLeft w:val="480"/>
          <w:marRight w:val="0"/>
          <w:marTop w:val="0"/>
          <w:marBottom w:val="0"/>
          <w:divBdr>
            <w:top w:val="none" w:sz="0" w:space="0" w:color="auto"/>
            <w:left w:val="none" w:sz="0" w:space="0" w:color="auto"/>
            <w:bottom w:val="none" w:sz="0" w:space="0" w:color="auto"/>
            <w:right w:val="none" w:sz="0" w:space="0" w:color="auto"/>
          </w:divBdr>
        </w:div>
        <w:div w:id="428819655">
          <w:marLeft w:val="480"/>
          <w:marRight w:val="0"/>
          <w:marTop w:val="0"/>
          <w:marBottom w:val="0"/>
          <w:divBdr>
            <w:top w:val="none" w:sz="0" w:space="0" w:color="auto"/>
            <w:left w:val="none" w:sz="0" w:space="0" w:color="auto"/>
            <w:bottom w:val="none" w:sz="0" w:space="0" w:color="auto"/>
            <w:right w:val="none" w:sz="0" w:space="0" w:color="auto"/>
          </w:divBdr>
        </w:div>
        <w:div w:id="487550299">
          <w:marLeft w:val="480"/>
          <w:marRight w:val="0"/>
          <w:marTop w:val="0"/>
          <w:marBottom w:val="0"/>
          <w:divBdr>
            <w:top w:val="none" w:sz="0" w:space="0" w:color="auto"/>
            <w:left w:val="none" w:sz="0" w:space="0" w:color="auto"/>
            <w:bottom w:val="none" w:sz="0" w:space="0" w:color="auto"/>
            <w:right w:val="none" w:sz="0" w:space="0" w:color="auto"/>
          </w:divBdr>
        </w:div>
        <w:div w:id="543256183">
          <w:marLeft w:val="480"/>
          <w:marRight w:val="0"/>
          <w:marTop w:val="0"/>
          <w:marBottom w:val="0"/>
          <w:divBdr>
            <w:top w:val="none" w:sz="0" w:space="0" w:color="auto"/>
            <w:left w:val="none" w:sz="0" w:space="0" w:color="auto"/>
            <w:bottom w:val="none" w:sz="0" w:space="0" w:color="auto"/>
            <w:right w:val="none" w:sz="0" w:space="0" w:color="auto"/>
          </w:divBdr>
        </w:div>
        <w:div w:id="646011122">
          <w:marLeft w:val="480"/>
          <w:marRight w:val="0"/>
          <w:marTop w:val="0"/>
          <w:marBottom w:val="0"/>
          <w:divBdr>
            <w:top w:val="none" w:sz="0" w:space="0" w:color="auto"/>
            <w:left w:val="none" w:sz="0" w:space="0" w:color="auto"/>
            <w:bottom w:val="none" w:sz="0" w:space="0" w:color="auto"/>
            <w:right w:val="none" w:sz="0" w:space="0" w:color="auto"/>
          </w:divBdr>
        </w:div>
        <w:div w:id="664935696">
          <w:marLeft w:val="480"/>
          <w:marRight w:val="0"/>
          <w:marTop w:val="0"/>
          <w:marBottom w:val="0"/>
          <w:divBdr>
            <w:top w:val="none" w:sz="0" w:space="0" w:color="auto"/>
            <w:left w:val="none" w:sz="0" w:space="0" w:color="auto"/>
            <w:bottom w:val="none" w:sz="0" w:space="0" w:color="auto"/>
            <w:right w:val="none" w:sz="0" w:space="0" w:color="auto"/>
          </w:divBdr>
        </w:div>
        <w:div w:id="681474806">
          <w:marLeft w:val="480"/>
          <w:marRight w:val="0"/>
          <w:marTop w:val="0"/>
          <w:marBottom w:val="0"/>
          <w:divBdr>
            <w:top w:val="none" w:sz="0" w:space="0" w:color="auto"/>
            <w:left w:val="none" w:sz="0" w:space="0" w:color="auto"/>
            <w:bottom w:val="none" w:sz="0" w:space="0" w:color="auto"/>
            <w:right w:val="none" w:sz="0" w:space="0" w:color="auto"/>
          </w:divBdr>
        </w:div>
        <w:div w:id="721517206">
          <w:marLeft w:val="480"/>
          <w:marRight w:val="0"/>
          <w:marTop w:val="0"/>
          <w:marBottom w:val="0"/>
          <w:divBdr>
            <w:top w:val="none" w:sz="0" w:space="0" w:color="auto"/>
            <w:left w:val="none" w:sz="0" w:space="0" w:color="auto"/>
            <w:bottom w:val="none" w:sz="0" w:space="0" w:color="auto"/>
            <w:right w:val="none" w:sz="0" w:space="0" w:color="auto"/>
          </w:divBdr>
        </w:div>
        <w:div w:id="795758857">
          <w:marLeft w:val="480"/>
          <w:marRight w:val="0"/>
          <w:marTop w:val="0"/>
          <w:marBottom w:val="0"/>
          <w:divBdr>
            <w:top w:val="none" w:sz="0" w:space="0" w:color="auto"/>
            <w:left w:val="none" w:sz="0" w:space="0" w:color="auto"/>
            <w:bottom w:val="none" w:sz="0" w:space="0" w:color="auto"/>
            <w:right w:val="none" w:sz="0" w:space="0" w:color="auto"/>
          </w:divBdr>
        </w:div>
        <w:div w:id="812795660">
          <w:marLeft w:val="480"/>
          <w:marRight w:val="0"/>
          <w:marTop w:val="0"/>
          <w:marBottom w:val="0"/>
          <w:divBdr>
            <w:top w:val="none" w:sz="0" w:space="0" w:color="auto"/>
            <w:left w:val="none" w:sz="0" w:space="0" w:color="auto"/>
            <w:bottom w:val="none" w:sz="0" w:space="0" w:color="auto"/>
            <w:right w:val="none" w:sz="0" w:space="0" w:color="auto"/>
          </w:divBdr>
        </w:div>
        <w:div w:id="875190869">
          <w:marLeft w:val="480"/>
          <w:marRight w:val="0"/>
          <w:marTop w:val="0"/>
          <w:marBottom w:val="0"/>
          <w:divBdr>
            <w:top w:val="none" w:sz="0" w:space="0" w:color="auto"/>
            <w:left w:val="none" w:sz="0" w:space="0" w:color="auto"/>
            <w:bottom w:val="none" w:sz="0" w:space="0" w:color="auto"/>
            <w:right w:val="none" w:sz="0" w:space="0" w:color="auto"/>
          </w:divBdr>
        </w:div>
        <w:div w:id="876311677">
          <w:marLeft w:val="480"/>
          <w:marRight w:val="0"/>
          <w:marTop w:val="0"/>
          <w:marBottom w:val="0"/>
          <w:divBdr>
            <w:top w:val="none" w:sz="0" w:space="0" w:color="auto"/>
            <w:left w:val="none" w:sz="0" w:space="0" w:color="auto"/>
            <w:bottom w:val="none" w:sz="0" w:space="0" w:color="auto"/>
            <w:right w:val="none" w:sz="0" w:space="0" w:color="auto"/>
          </w:divBdr>
        </w:div>
        <w:div w:id="877818304">
          <w:marLeft w:val="480"/>
          <w:marRight w:val="0"/>
          <w:marTop w:val="0"/>
          <w:marBottom w:val="0"/>
          <w:divBdr>
            <w:top w:val="none" w:sz="0" w:space="0" w:color="auto"/>
            <w:left w:val="none" w:sz="0" w:space="0" w:color="auto"/>
            <w:bottom w:val="none" w:sz="0" w:space="0" w:color="auto"/>
            <w:right w:val="none" w:sz="0" w:space="0" w:color="auto"/>
          </w:divBdr>
        </w:div>
        <w:div w:id="902105455">
          <w:marLeft w:val="480"/>
          <w:marRight w:val="0"/>
          <w:marTop w:val="0"/>
          <w:marBottom w:val="0"/>
          <w:divBdr>
            <w:top w:val="none" w:sz="0" w:space="0" w:color="auto"/>
            <w:left w:val="none" w:sz="0" w:space="0" w:color="auto"/>
            <w:bottom w:val="none" w:sz="0" w:space="0" w:color="auto"/>
            <w:right w:val="none" w:sz="0" w:space="0" w:color="auto"/>
          </w:divBdr>
        </w:div>
        <w:div w:id="906039066">
          <w:marLeft w:val="480"/>
          <w:marRight w:val="0"/>
          <w:marTop w:val="0"/>
          <w:marBottom w:val="0"/>
          <w:divBdr>
            <w:top w:val="none" w:sz="0" w:space="0" w:color="auto"/>
            <w:left w:val="none" w:sz="0" w:space="0" w:color="auto"/>
            <w:bottom w:val="none" w:sz="0" w:space="0" w:color="auto"/>
            <w:right w:val="none" w:sz="0" w:space="0" w:color="auto"/>
          </w:divBdr>
        </w:div>
        <w:div w:id="916984772">
          <w:marLeft w:val="480"/>
          <w:marRight w:val="0"/>
          <w:marTop w:val="0"/>
          <w:marBottom w:val="0"/>
          <w:divBdr>
            <w:top w:val="none" w:sz="0" w:space="0" w:color="auto"/>
            <w:left w:val="none" w:sz="0" w:space="0" w:color="auto"/>
            <w:bottom w:val="none" w:sz="0" w:space="0" w:color="auto"/>
            <w:right w:val="none" w:sz="0" w:space="0" w:color="auto"/>
          </w:divBdr>
        </w:div>
        <w:div w:id="945235953">
          <w:marLeft w:val="480"/>
          <w:marRight w:val="0"/>
          <w:marTop w:val="0"/>
          <w:marBottom w:val="0"/>
          <w:divBdr>
            <w:top w:val="none" w:sz="0" w:space="0" w:color="auto"/>
            <w:left w:val="none" w:sz="0" w:space="0" w:color="auto"/>
            <w:bottom w:val="none" w:sz="0" w:space="0" w:color="auto"/>
            <w:right w:val="none" w:sz="0" w:space="0" w:color="auto"/>
          </w:divBdr>
        </w:div>
        <w:div w:id="1057624838">
          <w:marLeft w:val="480"/>
          <w:marRight w:val="0"/>
          <w:marTop w:val="0"/>
          <w:marBottom w:val="0"/>
          <w:divBdr>
            <w:top w:val="none" w:sz="0" w:space="0" w:color="auto"/>
            <w:left w:val="none" w:sz="0" w:space="0" w:color="auto"/>
            <w:bottom w:val="none" w:sz="0" w:space="0" w:color="auto"/>
            <w:right w:val="none" w:sz="0" w:space="0" w:color="auto"/>
          </w:divBdr>
        </w:div>
        <w:div w:id="1065105590">
          <w:marLeft w:val="480"/>
          <w:marRight w:val="0"/>
          <w:marTop w:val="0"/>
          <w:marBottom w:val="0"/>
          <w:divBdr>
            <w:top w:val="none" w:sz="0" w:space="0" w:color="auto"/>
            <w:left w:val="none" w:sz="0" w:space="0" w:color="auto"/>
            <w:bottom w:val="none" w:sz="0" w:space="0" w:color="auto"/>
            <w:right w:val="none" w:sz="0" w:space="0" w:color="auto"/>
          </w:divBdr>
        </w:div>
        <w:div w:id="1110393298">
          <w:marLeft w:val="480"/>
          <w:marRight w:val="0"/>
          <w:marTop w:val="0"/>
          <w:marBottom w:val="0"/>
          <w:divBdr>
            <w:top w:val="none" w:sz="0" w:space="0" w:color="auto"/>
            <w:left w:val="none" w:sz="0" w:space="0" w:color="auto"/>
            <w:bottom w:val="none" w:sz="0" w:space="0" w:color="auto"/>
            <w:right w:val="none" w:sz="0" w:space="0" w:color="auto"/>
          </w:divBdr>
        </w:div>
        <w:div w:id="1139106551">
          <w:marLeft w:val="480"/>
          <w:marRight w:val="0"/>
          <w:marTop w:val="0"/>
          <w:marBottom w:val="0"/>
          <w:divBdr>
            <w:top w:val="none" w:sz="0" w:space="0" w:color="auto"/>
            <w:left w:val="none" w:sz="0" w:space="0" w:color="auto"/>
            <w:bottom w:val="none" w:sz="0" w:space="0" w:color="auto"/>
            <w:right w:val="none" w:sz="0" w:space="0" w:color="auto"/>
          </w:divBdr>
        </w:div>
        <w:div w:id="1168060248">
          <w:marLeft w:val="480"/>
          <w:marRight w:val="0"/>
          <w:marTop w:val="0"/>
          <w:marBottom w:val="0"/>
          <w:divBdr>
            <w:top w:val="none" w:sz="0" w:space="0" w:color="auto"/>
            <w:left w:val="none" w:sz="0" w:space="0" w:color="auto"/>
            <w:bottom w:val="none" w:sz="0" w:space="0" w:color="auto"/>
            <w:right w:val="none" w:sz="0" w:space="0" w:color="auto"/>
          </w:divBdr>
        </w:div>
        <w:div w:id="1389263416">
          <w:marLeft w:val="480"/>
          <w:marRight w:val="0"/>
          <w:marTop w:val="0"/>
          <w:marBottom w:val="0"/>
          <w:divBdr>
            <w:top w:val="none" w:sz="0" w:space="0" w:color="auto"/>
            <w:left w:val="none" w:sz="0" w:space="0" w:color="auto"/>
            <w:bottom w:val="none" w:sz="0" w:space="0" w:color="auto"/>
            <w:right w:val="none" w:sz="0" w:space="0" w:color="auto"/>
          </w:divBdr>
        </w:div>
        <w:div w:id="1418477833">
          <w:marLeft w:val="480"/>
          <w:marRight w:val="0"/>
          <w:marTop w:val="0"/>
          <w:marBottom w:val="0"/>
          <w:divBdr>
            <w:top w:val="none" w:sz="0" w:space="0" w:color="auto"/>
            <w:left w:val="none" w:sz="0" w:space="0" w:color="auto"/>
            <w:bottom w:val="none" w:sz="0" w:space="0" w:color="auto"/>
            <w:right w:val="none" w:sz="0" w:space="0" w:color="auto"/>
          </w:divBdr>
        </w:div>
        <w:div w:id="1441412489">
          <w:marLeft w:val="480"/>
          <w:marRight w:val="0"/>
          <w:marTop w:val="0"/>
          <w:marBottom w:val="0"/>
          <w:divBdr>
            <w:top w:val="none" w:sz="0" w:space="0" w:color="auto"/>
            <w:left w:val="none" w:sz="0" w:space="0" w:color="auto"/>
            <w:bottom w:val="none" w:sz="0" w:space="0" w:color="auto"/>
            <w:right w:val="none" w:sz="0" w:space="0" w:color="auto"/>
          </w:divBdr>
        </w:div>
        <w:div w:id="1524057276">
          <w:marLeft w:val="480"/>
          <w:marRight w:val="0"/>
          <w:marTop w:val="0"/>
          <w:marBottom w:val="0"/>
          <w:divBdr>
            <w:top w:val="none" w:sz="0" w:space="0" w:color="auto"/>
            <w:left w:val="none" w:sz="0" w:space="0" w:color="auto"/>
            <w:bottom w:val="none" w:sz="0" w:space="0" w:color="auto"/>
            <w:right w:val="none" w:sz="0" w:space="0" w:color="auto"/>
          </w:divBdr>
        </w:div>
        <w:div w:id="1578435370">
          <w:marLeft w:val="480"/>
          <w:marRight w:val="0"/>
          <w:marTop w:val="0"/>
          <w:marBottom w:val="0"/>
          <w:divBdr>
            <w:top w:val="none" w:sz="0" w:space="0" w:color="auto"/>
            <w:left w:val="none" w:sz="0" w:space="0" w:color="auto"/>
            <w:bottom w:val="none" w:sz="0" w:space="0" w:color="auto"/>
            <w:right w:val="none" w:sz="0" w:space="0" w:color="auto"/>
          </w:divBdr>
        </w:div>
        <w:div w:id="1632789612">
          <w:marLeft w:val="480"/>
          <w:marRight w:val="0"/>
          <w:marTop w:val="0"/>
          <w:marBottom w:val="0"/>
          <w:divBdr>
            <w:top w:val="none" w:sz="0" w:space="0" w:color="auto"/>
            <w:left w:val="none" w:sz="0" w:space="0" w:color="auto"/>
            <w:bottom w:val="none" w:sz="0" w:space="0" w:color="auto"/>
            <w:right w:val="none" w:sz="0" w:space="0" w:color="auto"/>
          </w:divBdr>
        </w:div>
        <w:div w:id="1646933513">
          <w:marLeft w:val="480"/>
          <w:marRight w:val="0"/>
          <w:marTop w:val="0"/>
          <w:marBottom w:val="0"/>
          <w:divBdr>
            <w:top w:val="none" w:sz="0" w:space="0" w:color="auto"/>
            <w:left w:val="none" w:sz="0" w:space="0" w:color="auto"/>
            <w:bottom w:val="none" w:sz="0" w:space="0" w:color="auto"/>
            <w:right w:val="none" w:sz="0" w:space="0" w:color="auto"/>
          </w:divBdr>
        </w:div>
        <w:div w:id="1679310358">
          <w:marLeft w:val="480"/>
          <w:marRight w:val="0"/>
          <w:marTop w:val="0"/>
          <w:marBottom w:val="0"/>
          <w:divBdr>
            <w:top w:val="none" w:sz="0" w:space="0" w:color="auto"/>
            <w:left w:val="none" w:sz="0" w:space="0" w:color="auto"/>
            <w:bottom w:val="none" w:sz="0" w:space="0" w:color="auto"/>
            <w:right w:val="none" w:sz="0" w:space="0" w:color="auto"/>
          </w:divBdr>
        </w:div>
        <w:div w:id="1700936488">
          <w:marLeft w:val="480"/>
          <w:marRight w:val="0"/>
          <w:marTop w:val="0"/>
          <w:marBottom w:val="0"/>
          <w:divBdr>
            <w:top w:val="none" w:sz="0" w:space="0" w:color="auto"/>
            <w:left w:val="none" w:sz="0" w:space="0" w:color="auto"/>
            <w:bottom w:val="none" w:sz="0" w:space="0" w:color="auto"/>
            <w:right w:val="none" w:sz="0" w:space="0" w:color="auto"/>
          </w:divBdr>
        </w:div>
        <w:div w:id="1718894466">
          <w:marLeft w:val="480"/>
          <w:marRight w:val="0"/>
          <w:marTop w:val="0"/>
          <w:marBottom w:val="0"/>
          <w:divBdr>
            <w:top w:val="none" w:sz="0" w:space="0" w:color="auto"/>
            <w:left w:val="none" w:sz="0" w:space="0" w:color="auto"/>
            <w:bottom w:val="none" w:sz="0" w:space="0" w:color="auto"/>
            <w:right w:val="none" w:sz="0" w:space="0" w:color="auto"/>
          </w:divBdr>
        </w:div>
        <w:div w:id="1727995902">
          <w:marLeft w:val="480"/>
          <w:marRight w:val="0"/>
          <w:marTop w:val="0"/>
          <w:marBottom w:val="0"/>
          <w:divBdr>
            <w:top w:val="none" w:sz="0" w:space="0" w:color="auto"/>
            <w:left w:val="none" w:sz="0" w:space="0" w:color="auto"/>
            <w:bottom w:val="none" w:sz="0" w:space="0" w:color="auto"/>
            <w:right w:val="none" w:sz="0" w:space="0" w:color="auto"/>
          </w:divBdr>
        </w:div>
        <w:div w:id="1729259219">
          <w:marLeft w:val="480"/>
          <w:marRight w:val="0"/>
          <w:marTop w:val="0"/>
          <w:marBottom w:val="0"/>
          <w:divBdr>
            <w:top w:val="none" w:sz="0" w:space="0" w:color="auto"/>
            <w:left w:val="none" w:sz="0" w:space="0" w:color="auto"/>
            <w:bottom w:val="none" w:sz="0" w:space="0" w:color="auto"/>
            <w:right w:val="none" w:sz="0" w:space="0" w:color="auto"/>
          </w:divBdr>
        </w:div>
        <w:div w:id="1764254467">
          <w:marLeft w:val="480"/>
          <w:marRight w:val="0"/>
          <w:marTop w:val="0"/>
          <w:marBottom w:val="0"/>
          <w:divBdr>
            <w:top w:val="none" w:sz="0" w:space="0" w:color="auto"/>
            <w:left w:val="none" w:sz="0" w:space="0" w:color="auto"/>
            <w:bottom w:val="none" w:sz="0" w:space="0" w:color="auto"/>
            <w:right w:val="none" w:sz="0" w:space="0" w:color="auto"/>
          </w:divBdr>
        </w:div>
        <w:div w:id="1765757560">
          <w:marLeft w:val="480"/>
          <w:marRight w:val="0"/>
          <w:marTop w:val="0"/>
          <w:marBottom w:val="0"/>
          <w:divBdr>
            <w:top w:val="none" w:sz="0" w:space="0" w:color="auto"/>
            <w:left w:val="none" w:sz="0" w:space="0" w:color="auto"/>
            <w:bottom w:val="none" w:sz="0" w:space="0" w:color="auto"/>
            <w:right w:val="none" w:sz="0" w:space="0" w:color="auto"/>
          </w:divBdr>
        </w:div>
        <w:div w:id="1832256449">
          <w:marLeft w:val="480"/>
          <w:marRight w:val="0"/>
          <w:marTop w:val="0"/>
          <w:marBottom w:val="0"/>
          <w:divBdr>
            <w:top w:val="none" w:sz="0" w:space="0" w:color="auto"/>
            <w:left w:val="none" w:sz="0" w:space="0" w:color="auto"/>
            <w:bottom w:val="none" w:sz="0" w:space="0" w:color="auto"/>
            <w:right w:val="none" w:sz="0" w:space="0" w:color="auto"/>
          </w:divBdr>
        </w:div>
        <w:div w:id="1843007207">
          <w:marLeft w:val="480"/>
          <w:marRight w:val="0"/>
          <w:marTop w:val="0"/>
          <w:marBottom w:val="0"/>
          <w:divBdr>
            <w:top w:val="none" w:sz="0" w:space="0" w:color="auto"/>
            <w:left w:val="none" w:sz="0" w:space="0" w:color="auto"/>
            <w:bottom w:val="none" w:sz="0" w:space="0" w:color="auto"/>
            <w:right w:val="none" w:sz="0" w:space="0" w:color="auto"/>
          </w:divBdr>
        </w:div>
        <w:div w:id="1867594702">
          <w:marLeft w:val="480"/>
          <w:marRight w:val="0"/>
          <w:marTop w:val="0"/>
          <w:marBottom w:val="0"/>
          <w:divBdr>
            <w:top w:val="none" w:sz="0" w:space="0" w:color="auto"/>
            <w:left w:val="none" w:sz="0" w:space="0" w:color="auto"/>
            <w:bottom w:val="none" w:sz="0" w:space="0" w:color="auto"/>
            <w:right w:val="none" w:sz="0" w:space="0" w:color="auto"/>
          </w:divBdr>
        </w:div>
        <w:div w:id="1905219991">
          <w:marLeft w:val="480"/>
          <w:marRight w:val="0"/>
          <w:marTop w:val="0"/>
          <w:marBottom w:val="0"/>
          <w:divBdr>
            <w:top w:val="none" w:sz="0" w:space="0" w:color="auto"/>
            <w:left w:val="none" w:sz="0" w:space="0" w:color="auto"/>
            <w:bottom w:val="none" w:sz="0" w:space="0" w:color="auto"/>
            <w:right w:val="none" w:sz="0" w:space="0" w:color="auto"/>
          </w:divBdr>
        </w:div>
        <w:div w:id="1914848625">
          <w:marLeft w:val="480"/>
          <w:marRight w:val="0"/>
          <w:marTop w:val="0"/>
          <w:marBottom w:val="0"/>
          <w:divBdr>
            <w:top w:val="none" w:sz="0" w:space="0" w:color="auto"/>
            <w:left w:val="none" w:sz="0" w:space="0" w:color="auto"/>
            <w:bottom w:val="none" w:sz="0" w:space="0" w:color="auto"/>
            <w:right w:val="none" w:sz="0" w:space="0" w:color="auto"/>
          </w:divBdr>
        </w:div>
      </w:divsChild>
    </w:div>
    <w:div w:id="1946499569">
      <w:marLeft w:val="480"/>
      <w:marRight w:val="0"/>
      <w:marTop w:val="0"/>
      <w:marBottom w:val="0"/>
      <w:divBdr>
        <w:top w:val="none" w:sz="0" w:space="0" w:color="auto"/>
        <w:left w:val="none" w:sz="0" w:space="0" w:color="auto"/>
        <w:bottom w:val="none" w:sz="0" w:space="0" w:color="auto"/>
        <w:right w:val="none" w:sz="0" w:space="0" w:color="auto"/>
      </w:divBdr>
    </w:div>
    <w:div w:id="1950891132">
      <w:marLeft w:val="480"/>
      <w:marRight w:val="0"/>
      <w:marTop w:val="0"/>
      <w:marBottom w:val="0"/>
      <w:divBdr>
        <w:top w:val="none" w:sz="0" w:space="0" w:color="auto"/>
        <w:left w:val="none" w:sz="0" w:space="0" w:color="auto"/>
        <w:bottom w:val="none" w:sz="0" w:space="0" w:color="auto"/>
        <w:right w:val="none" w:sz="0" w:space="0" w:color="auto"/>
      </w:divBdr>
    </w:div>
    <w:div w:id="1954510622">
      <w:bodyDiv w:val="1"/>
      <w:marLeft w:val="0"/>
      <w:marRight w:val="0"/>
      <w:marTop w:val="0"/>
      <w:marBottom w:val="0"/>
      <w:divBdr>
        <w:top w:val="none" w:sz="0" w:space="0" w:color="auto"/>
        <w:left w:val="none" w:sz="0" w:space="0" w:color="auto"/>
        <w:bottom w:val="none" w:sz="0" w:space="0" w:color="auto"/>
        <w:right w:val="none" w:sz="0" w:space="0" w:color="auto"/>
      </w:divBdr>
    </w:div>
    <w:div w:id="1954632143">
      <w:bodyDiv w:val="1"/>
      <w:marLeft w:val="0"/>
      <w:marRight w:val="0"/>
      <w:marTop w:val="0"/>
      <w:marBottom w:val="0"/>
      <w:divBdr>
        <w:top w:val="none" w:sz="0" w:space="0" w:color="auto"/>
        <w:left w:val="none" w:sz="0" w:space="0" w:color="auto"/>
        <w:bottom w:val="none" w:sz="0" w:space="0" w:color="auto"/>
        <w:right w:val="none" w:sz="0" w:space="0" w:color="auto"/>
      </w:divBdr>
    </w:div>
    <w:div w:id="1956249819">
      <w:marLeft w:val="480"/>
      <w:marRight w:val="0"/>
      <w:marTop w:val="0"/>
      <w:marBottom w:val="0"/>
      <w:divBdr>
        <w:top w:val="none" w:sz="0" w:space="0" w:color="auto"/>
        <w:left w:val="none" w:sz="0" w:space="0" w:color="auto"/>
        <w:bottom w:val="none" w:sz="0" w:space="0" w:color="auto"/>
        <w:right w:val="none" w:sz="0" w:space="0" w:color="auto"/>
      </w:divBdr>
    </w:div>
    <w:div w:id="1956985798">
      <w:marLeft w:val="480"/>
      <w:marRight w:val="0"/>
      <w:marTop w:val="0"/>
      <w:marBottom w:val="0"/>
      <w:divBdr>
        <w:top w:val="none" w:sz="0" w:space="0" w:color="auto"/>
        <w:left w:val="none" w:sz="0" w:space="0" w:color="auto"/>
        <w:bottom w:val="none" w:sz="0" w:space="0" w:color="auto"/>
        <w:right w:val="none" w:sz="0" w:space="0" w:color="auto"/>
      </w:divBdr>
    </w:div>
    <w:div w:id="1956987174">
      <w:marLeft w:val="480"/>
      <w:marRight w:val="0"/>
      <w:marTop w:val="0"/>
      <w:marBottom w:val="0"/>
      <w:divBdr>
        <w:top w:val="none" w:sz="0" w:space="0" w:color="auto"/>
        <w:left w:val="none" w:sz="0" w:space="0" w:color="auto"/>
        <w:bottom w:val="none" w:sz="0" w:space="0" w:color="auto"/>
        <w:right w:val="none" w:sz="0" w:space="0" w:color="auto"/>
      </w:divBdr>
    </w:div>
    <w:div w:id="1959558601">
      <w:marLeft w:val="480"/>
      <w:marRight w:val="0"/>
      <w:marTop w:val="0"/>
      <w:marBottom w:val="0"/>
      <w:divBdr>
        <w:top w:val="none" w:sz="0" w:space="0" w:color="auto"/>
        <w:left w:val="none" w:sz="0" w:space="0" w:color="auto"/>
        <w:bottom w:val="none" w:sz="0" w:space="0" w:color="auto"/>
        <w:right w:val="none" w:sz="0" w:space="0" w:color="auto"/>
      </w:divBdr>
    </w:div>
    <w:div w:id="1959604961">
      <w:marLeft w:val="480"/>
      <w:marRight w:val="0"/>
      <w:marTop w:val="0"/>
      <w:marBottom w:val="0"/>
      <w:divBdr>
        <w:top w:val="none" w:sz="0" w:space="0" w:color="auto"/>
        <w:left w:val="none" w:sz="0" w:space="0" w:color="auto"/>
        <w:bottom w:val="none" w:sz="0" w:space="0" w:color="auto"/>
        <w:right w:val="none" w:sz="0" w:space="0" w:color="auto"/>
      </w:divBdr>
    </w:div>
    <w:div w:id="1960525929">
      <w:marLeft w:val="480"/>
      <w:marRight w:val="0"/>
      <w:marTop w:val="0"/>
      <w:marBottom w:val="0"/>
      <w:divBdr>
        <w:top w:val="none" w:sz="0" w:space="0" w:color="auto"/>
        <w:left w:val="none" w:sz="0" w:space="0" w:color="auto"/>
        <w:bottom w:val="none" w:sz="0" w:space="0" w:color="auto"/>
        <w:right w:val="none" w:sz="0" w:space="0" w:color="auto"/>
      </w:divBdr>
    </w:div>
    <w:div w:id="1961109305">
      <w:marLeft w:val="480"/>
      <w:marRight w:val="0"/>
      <w:marTop w:val="0"/>
      <w:marBottom w:val="0"/>
      <w:divBdr>
        <w:top w:val="none" w:sz="0" w:space="0" w:color="auto"/>
        <w:left w:val="none" w:sz="0" w:space="0" w:color="auto"/>
        <w:bottom w:val="none" w:sz="0" w:space="0" w:color="auto"/>
        <w:right w:val="none" w:sz="0" w:space="0" w:color="auto"/>
      </w:divBdr>
    </w:div>
    <w:div w:id="1962488978">
      <w:marLeft w:val="480"/>
      <w:marRight w:val="0"/>
      <w:marTop w:val="0"/>
      <w:marBottom w:val="0"/>
      <w:divBdr>
        <w:top w:val="none" w:sz="0" w:space="0" w:color="auto"/>
        <w:left w:val="none" w:sz="0" w:space="0" w:color="auto"/>
        <w:bottom w:val="none" w:sz="0" w:space="0" w:color="auto"/>
        <w:right w:val="none" w:sz="0" w:space="0" w:color="auto"/>
      </w:divBdr>
    </w:div>
    <w:div w:id="1962571575">
      <w:bodyDiv w:val="1"/>
      <w:marLeft w:val="0"/>
      <w:marRight w:val="0"/>
      <w:marTop w:val="0"/>
      <w:marBottom w:val="0"/>
      <w:divBdr>
        <w:top w:val="none" w:sz="0" w:space="0" w:color="auto"/>
        <w:left w:val="none" w:sz="0" w:space="0" w:color="auto"/>
        <w:bottom w:val="none" w:sz="0" w:space="0" w:color="auto"/>
        <w:right w:val="none" w:sz="0" w:space="0" w:color="auto"/>
      </w:divBdr>
    </w:div>
    <w:div w:id="1962684188">
      <w:marLeft w:val="480"/>
      <w:marRight w:val="0"/>
      <w:marTop w:val="0"/>
      <w:marBottom w:val="0"/>
      <w:divBdr>
        <w:top w:val="none" w:sz="0" w:space="0" w:color="auto"/>
        <w:left w:val="none" w:sz="0" w:space="0" w:color="auto"/>
        <w:bottom w:val="none" w:sz="0" w:space="0" w:color="auto"/>
        <w:right w:val="none" w:sz="0" w:space="0" w:color="auto"/>
      </w:divBdr>
    </w:div>
    <w:div w:id="1963001124">
      <w:marLeft w:val="480"/>
      <w:marRight w:val="0"/>
      <w:marTop w:val="0"/>
      <w:marBottom w:val="0"/>
      <w:divBdr>
        <w:top w:val="none" w:sz="0" w:space="0" w:color="auto"/>
        <w:left w:val="none" w:sz="0" w:space="0" w:color="auto"/>
        <w:bottom w:val="none" w:sz="0" w:space="0" w:color="auto"/>
        <w:right w:val="none" w:sz="0" w:space="0" w:color="auto"/>
      </w:divBdr>
    </w:div>
    <w:div w:id="1963271024">
      <w:marLeft w:val="480"/>
      <w:marRight w:val="0"/>
      <w:marTop w:val="0"/>
      <w:marBottom w:val="0"/>
      <w:divBdr>
        <w:top w:val="none" w:sz="0" w:space="0" w:color="auto"/>
        <w:left w:val="none" w:sz="0" w:space="0" w:color="auto"/>
        <w:bottom w:val="none" w:sz="0" w:space="0" w:color="auto"/>
        <w:right w:val="none" w:sz="0" w:space="0" w:color="auto"/>
      </w:divBdr>
    </w:div>
    <w:div w:id="1963338882">
      <w:marLeft w:val="640"/>
      <w:marRight w:val="0"/>
      <w:marTop w:val="0"/>
      <w:marBottom w:val="0"/>
      <w:divBdr>
        <w:top w:val="none" w:sz="0" w:space="0" w:color="auto"/>
        <w:left w:val="none" w:sz="0" w:space="0" w:color="auto"/>
        <w:bottom w:val="none" w:sz="0" w:space="0" w:color="auto"/>
        <w:right w:val="none" w:sz="0" w:space="0" w:color="auto"/>
      </w:divBdr>
    </w:div>
    <w:div w:id="1963419670">
      <w:bodyDiv w:val="1"/>
      <w:marLeft w:val="0"/>
      <w:marRight w:val="0"/>
      <w:marTop w:val="0"/>
      <w:marBottom w:val="0"/>
      <w:divBdr>
        <w:top w:val="none" w:sz="0" w:space="0" w:color="auto"/>
        <w:left w:val="none" w:sz="0" w:space="0" w:color="auto"/>
        <w:bottom w:val="none" w:sz="0" w:space="0" w:color="auto"/>
        <w:right w:val="none" w:sz="0" w:space="0" w:color="auto"/>
      </w:divBdr>
    </w:div>
    <w:div w:id="1964069863">
      <w:marLeft w:val="480"/>
      <w:marRight w:val="0"/>
      <w:marTop w:val="0"/>
      <w:marBottom w:val="0"/>
      <w:divBdr>
        <w:top w:val="none" w:sz="0" w:space="0" w:color="auto"/>
        <w:left w:val="none" w:sz="0" w:space="0" w:color="auto"/>
        <w:bottom w:val="none" w:sz="0" w:space="0" w:color="auto"/>
        <w:right w:val="none" w:sz="0" w:space="0" w:color="auto"/>
      </w:divBdr>
    </w:div>
    <w:div w:id="1966620880">
      <w:marLeft w:val="480"/>
      <w:marRight w:val="0"/>
      <w:marTop w:val="0"/>
      <w:marBottom w:val="0"/>
      <w:divBdr>
        <w:top w:val="none" w:sz="0" w:space="0" w:color="auto"/>
        <w:left w:val="none" w:sz="0" w:space="0" w:color="auto"/>
        <w:bottom w:val="none" w:sz="0" w:space="0" w:color="auto"/>
        <w:right w:val="none" w:sz="0" w:space="0" w:color="auto"/>
      </w:divBdr>
    </w:div>
    <w:div w:id="1967468446">
      <w:bodyDiv w:val="1"/>
      <w:marLeft w:val="0"/>
      <w:marRight w:val="0"/>
      <w:marTop w:val="0"/>
      <w:marBottom w:val="0"/>
      <w:divBdr>
        <w:top w:val="none" w:sz="0" w:space="0" w:color="auto"/>
        <w:left w:val="none" w:sz="0" w:space="0" w:color="auto"/>
        <w:bottom w:val="none" w:sz="0" w:space="0" w:color="auto"/>
        <w:right w:val="none" w:sz="0" w:space="0" w:color="auto"/>
      </w:divBdr>
    </w:div>
    <w:div w:id="1968386109">
      <w:marLeft w:val="480"/>
      <w:marRight w:val="0"/>
      <w:marTop w:val="0"/>
      <w:marBottom w:val="0"/>
      <w:divBdr>
        <w:top w:val="none" w:sz="0" w:space="0" w:color="auto"/>
        <w:left w:val="none" w:sz="0" w:space="0" w:color="auto"/>
        <w:bottom w:val="none" w:sz="0" w:space="0" w:color="auto"/>
        <w:right w:val="none" w:sz="0" w:space="0" w:color="auto"/>
      </w:divBdr>
    </w:div>
    <w:div w:id="1969235380">
      <w:marLeft w:val="480"/>
      <w:marRight w:val="0"/>
      <w:marTop w:val="0"/>
      <w:marBottom w:val="0"/>
      <w:divBdr>
        <w:top w:val="none" w:sz="0" w:space="0" w:color="auto"/>
        <w:left w:val="none" w:sz="0" w:space="0" w:color="auto"/>
        <w:bottom w:val="none" w:sz="0" w:space="0" w:color="auto"/>
        <w:right w:val="none" w:sz="0" w:space="0" w:color="auto"/>
      </w:divBdr>
    </w:div>
    <w:div w:id="1969781438">
      <w:bodyDiv w:val="1"/>
      <w:marLeft w:val="0"/>
      <w:marRight w:val="0"/>
      <w:marTop w:val="0"/>
      <w:marBottom w:val="0"/>
      <w:divBdr>
        <w:top w:val="none" w:sz="0" w:space="0" w:color="auto"/>
        <w:left w:val="none" w:sz="0" w:space="0" w:color="auto"/>
        <w:bottom w:val="none" w:sz="0" w:space="0" w:color="auto"/>
        <w:right w:val="none" w:sz="0" w:space="0" w:color="auto"/>
      </w:divBdr>
      <w:divsChild>
        <w:div w:id="783619211">
          <w:marLeft w:val="640"/>
          <w:marRight w:val="0"/>
          <w:marTop w:val="0"/>
          <w:marBottom w:val="0"/>
          <w:divBdr>
            <w:top w:val="none" w:sz="0" w:space="0" w:color="auto"/>
            <w:left w:val="none" w:sz="0" w:space="0" w:color="auto"/>
            <w:bottom w:val="none" w:sz="0" w:space="0" w:color="auto"/>
            <w:right w:val="none" w:sz="0" w:space="0" w:color="auto"/>
          </w:divBdr>
        </w:div>
        <w:div w:id="536770632">
          <w:marLeft w:val="640"/>
          <w:marRight w:val="0"/>
          <w:marTop w:val="0"/>
          <w:marBottom w:val="0"/>
          <w:divBdr>
            <w:top w:val="none" w:sz="0" w:space="0" w:color="auto"/>
            <w:left w:val="none" w:sz="0" w:space="0" w:color="auto"/>
            <w:bottom w:val="none" w:sz="0" w:space="0" w:color="auto"/>
            <w:right w:val="none" w:sz="0" w:space="0" w:color="auto"/>
          </w:divBdr>
        </w:div>
        <w:div w:id="69086319">
          <w:marLeft w:val="640"/>
          <w:marRight w:val="0"/>
          <w:marTop w:val="0"/>
          <w:marBottom w:val="0"/>
          <w:divBdr>
            <w:top w:val="none" w:sz="0" w:space="0" w:color="auto"/>
            <w:left w:val="none" w:sz="0" w:space="0" w:color="auto"/>
            <w:bottom w:val="none" w:sz="0" w:space="0" w:color="auto"/>
            <w:right w:val="none" w:sz="0" w:space="0" w:color="auto"/>
          </w:divBdr>
        </w:div>
        <w:div w:id="2000957004">
          <w:marLeft w:val="640"/>
          <w:marRight w:val="0"/>
          <w:marTop w:val="0"/>
          <w:marBottom w:val="0"/>
          <w:divBdr>
            <w:top w:val="none" w:sz="0" w:space="0" w:color="auto"/>
            <w:left w:val="none" w:sz="0" w:space="0" w:color="auto"/>
            <w:bottom w:val="none" w:sz="0" w:space="0" w:color="auto"/>
            <w:right w:val="none" w:sz="0" w:space="0" w:color="auto"/>
          </w:divBdr>
        </w:div>
        <w:div w:id="1400252249">
          <w:marLeft w:val="640"/>
          <w:marRight w:val="0"/>
          <w:marTop w:val="0"/>
          <w:marBottom w:val="0"/>
          <w:divBdr>
            <w:top w:val="none" w:sz="0" w:space="0" w:color="auto"/>
            <w:left w:val="none" w:sz="0" w:space="0" w:color="auto"/>
            <w:bottom w:val="none" w:sz="0" w:space="0" w:color="auto"/>
            <w:right w:val="none" w:sz="0" w:space="0" w:color="auto"/>
          </w:divBdr>
        </w:div>
        <w:div w:id="783617299">
          <w:marLeft w:val="640"/>
          <w:marRight w:val="0"/>
          <w:marTop w:val="0"/>
          <w:marBottom w:val="0"/>
          <w:divBdr>
            <w:top w:val="none" w:sz="0" w:space="0" w:color="auto"/>
            <w:left w:val="none" w:sz="0" w:space="0" w:color="auto"/>
            <w:bottom w:val="none" w:sz="0" w:space="0" w:color="auto"/>
            <w:right w:val="none" w:sz="0" w:space="0" w:color="auto"/>
          </w:divBdr>
        </w:div>
        <w:div w:id="1587811017">
          <w:marLeft w:val="640"/>
          <w:marRight w:val="0"/>
          <w:marTop w:val="0"/>
          <w:marBottom w:val="0"/>
          <w:divBdr>
            <w:top w:val="none" w:sz="0" w:space="0" w:color="auto"/>
            <w:left w:val="none" w:sz="0" w:space="0" w:color="auto"/>
            <w:bottom w:val="none" w:sz="0" w:space="0" w:color="auto"/>
            <w:right w:val="none" w:sz="0" w:space="0" w:color="auto"/>
          </w:divBdr>
        </w:div>
        <w:div w:id="266084532">
          <w:marLeft w:val="640"/>
          <w:marRight w:val="0"/>
          <w:marTop w:val="0"/>
          <w:marBottom w:val="0"/>
          <w:divBdr>
            <w:top w:val="none" w:sz="0" w:space="0" w:color="auto"/>
            <w:left w:val="none" w:sz="0" w:space="0" w:color="auto"/>
            <w:bottom w:val="none" w:sz="0" w:space="0" w:color="auto"/>
            <w:right w:val="none" w:sz="0" w:space="0" w:color="auto"/>
          </w:divBdr>
        </w:div>
        <w:div w:id="1959755300">
          <w:marLeft w:val="640"/>
          <w:marRight w:val="0"/>
          <w:marTop w:val="0"/>
          <w:marBottom w:val="0"/>
          <w:divBdr>
            <w:top w:val="none" w:sz="0" w:space="0" w:color="auto"/>
            <w:left w:val="none" w:sz="0" w:space="0" w:color="auto"/>
            <w:bottom w:val="none" w:sz="0" w:space="0" w:color="auto"/>
            <w:right w:val="none" w:sz="0" w:space="0" w:color="auto"/>
          </w:divBdr>
        </w:div>
        <w:div w:id="533689963">
          <w:marLeft w:val="640"/>
          <w:marRight w:val="0"/>
          <w:marTop w:val="0"/>
          <w:marBottom w:val="0"/>
          <w:divBdr>
            <w:top w:val="none" w:sz="0" w:space="0" w:color="auto"/>
            <w:left w:val="none" w:sz="0" w:space="0" w:color="auto"/>
            <w:bottom w:val="none" w:sz="0" w:space="0" w:color="auto"/>
            <w:right w:val="none" w:sz="0" w:space="0" w:color="auto"/>
          </w:divBdr>
        </w:div>
        <w:div w:id="932975117">
          <w:marLeft w:val="640"/>
          <w:marRight w:val="0"/>
          <w:marTop w:val="0"/>
          <w:marBottom w:val="0"/>
          <w:divBdr>
            <w:top w:val="none" w:sz="0" w:space="0" w:color="auto"/>
            <w:left w:val="none" w:sz="0" w:space="0" w:color="auto"/>
            <w:bottom w:val="none" w:sz="0" w:space="0" w:color="auto"/>
            <w:right w:val="none" w:sz="0" w:space="0" w:color="auto"/>
          </w:divBdr>
        </w:div>
        <w:div w:id="362050671">
          <w:marLeft w:val="640"/>
          <w:marRight w:val="0"/>
          <w:marTop w:val="0"/>
          <w:marBottom w:val="0"/>
          <w:divBdr>
            <w:top w:val="none" w:sz="0" w:space="0" w:color="auto"/>
            <w:left w:val="none" w:sz="0" w:space="0" w:color="auto"/>
            <w:bottom w:val="none" w:sz="0" w:space="0" w:color="auto"/>
            <w:right w:val="none" w:sz="0" w:space="0" w:color="auto"/>
          </w:divBdr>
        </w:div>
        <w:div w:id="1075785838">
          <w:marLeft w:val="640"/>
          <w:marRight w:val="0"/>
          <w:marTop w:val="0"/>
          <w:marBottom w:val="0"/>
          <w:divBdr>
            <w:top w:val="none" w:sz="0" w:space="0" w:color="auto"/>
            <w:left w:val="none" w:sz="0" w:space="0" w:color="auto"/>
            <w:bottom w:val="none" w:sz="0" w:space="0" w:color="auto"/>
            <w:right w:val="none" w:sz="0" w:space="0" w:color="auto"/>
          </w:divBdr>
        </w:div>
        <w:div w:id="1860391147">
          <w:marLeft w:val="640"/>
          <w:marRight w:val="0"/>
          <w:marTop w:val="0"/>
          <w:marBottom w:val="0"/>
          <w:divBdr>
            <w:top w:val="none" w:sz="0" w:space="0" w:color="auto"/>
            <w:left w:val="none" w:sz="0" w:space="0" w:color="auto"/>
            <w:bottom w:val="none" w:sz="0" w:space="0" w:color="auto"/>
            <w:right w:val="none" w:sz="0" w:space="0" w:color="auto"/>
          </w:divBdr>
        </w:div>
        <w:div w:id="255216797">
          <w:marLeft w:val="640"/>
          <w:marRight w:val="0"/>
          <w:marTop w:val="0"/>
          <w:marBottom w:val="0"/>
          <w:divBdr>
            <w:top w:val="none" w:sz="0" w:space="0" w:color="auto"/>
            <w:left w:val="none" w:sz="0" w:space="0" w:color="auto"/>
            <w:bottom w:val="none" w:sz="0" w:space="0" w:color="auto"/>
            <w:right w:val="none" w:sz="0" w:space="0" w:color="auto"/>
          </w:divBdr>
        </w:div>
        <w:div w:id="1813792252">
          <w:marLeft w:val="640"/>
          <w:marRight w:val="0"/>
          <w:marTop w:val="0"/>
          <w:marBottom w:val="0"/>
          <w:divBdr>
            <w:top w:val="none" w:sz="0" w:space="0" w:color="auto"/>
            <w:left w:val="none" w:sz="0" w:space="0" w:color="auto"/>
            <w:bottom w:val="none" w:sz="0" w:space="0" w:color="auto"/>
            <w:right w:val="none" w:sz="0" w:space="0" w:color="auto"/>
          </w:divBdr>
        </w:div>
        <w:div w:id="616329756">
          <w:marLeft w:val="640"/>
          <w:marRight w:val="0"/>
          <w:marTop w:val="0"/>
          <w:marBottom w:val="0"/>
          <w:divBdr>
            <w:top w:val="none" w:sz="0" w:space="0" w:color="auto"/>
            <w:left w:val="none" w:sz="0" w:space="0" w:color="auto"/>
            <w:bottom w:val="none" w:sz="0" w:space="0" w:color="auto"/>
            <w:right w:val="none" w:sz="0" w:space="0" w:color="auto"/>
          </w:divBdr>
        </w:div>
        <w:div w:id="498623698">
          <w:marLeft w:val="640"/>
          <w:marRight w:val="0"/>
          <w:marTop w:val="0"/>
          <w:marBottom w:val="0"/>
          <w:divBdr>
            <w:top w:val="none" w:sz="0" w:space="0" w:color="auto"/>
            <w:left w:val="none" w:sz="0" w:space="0" w:color="auto"/>
            <w:bottom w:val="none" w:sz="0" w:space="0" w:color="auto"/>
            <w:right w:val="none" w:sz="0" w:space="0" w:color="auto"/>
          </w:divBdr>
        </w:div>
        <w:div w:id="394354968">
          <w:marLeft w:val="640"/>
          <w:marRight w:val="0"/>
          <w:marTop w:val="0"/>
          <w:marBottom w:val="0"/>
          <w:divBdr>
            <w:top w:val="none" w:sz="0" w:space="0" w:color="auto"/>
            <w:left w:val="none" w:sz="0" w:space="0" w:color="auto"/>
            <w:bottom w:val="none" w:sz="0" w:space="0" w:color="auto"/>
            <w:right w:val="none" w:sz="0" w:space="0" w:color="auto"/>
          </w:divBdr>
        </w:div>
        <w:div w:id="1593659236">
          <w:marLeft w:val="640"/>
          <w:marRight w:val="0"/>
          <w:marTop w:val="0"/>
          <w:marBottom w:val="0"/>
          <w:divBdr>
            <w:top w:val="none" w:sz="0" w:space="0" w:color="auto"/>
            <w:left w:val="none" w:sz="0" w:space="0" w:color="auto"/>
            <w:bottom w:val="none" w:sz="0" w:space="0" w:color="auto"/>
            <w:right w:val="none" w:sz="0" w:space="0" w:color="auto"/>
          </w:divBdr>
        </w:div>
        <w:div w:id="1479103815">
          <w:marLeft w:val="640"/>
          <w:marRight w:val="0"/>
          <w:marTop w:val="0"/>
          <w:marBottom w:val="0"/>
          <w:divBdr>
            <w:top w:val="none" w:sz="0" w:space="0" w:color="auto"/>
            <w:left w:val="none" w:sz="0" w:space="0" w:color="auto"/>
            <w:bottom w:val="none" w:sz="0" w:space="0" w:color="auto"/>
            <w:right w:val="none" w:sz="0" w:space="0" w:color="auto"/>
          </w:divBdr>
        </w:div>
        <w:div w:id="1550532495">
          <w:marLeft w:val="640"/>
          <w:marRight w:val="0"/>
          <w:marTop w:val="0"/>
          <w:marBottom w:val="0"/>
          <w:divBdr>
            <w:top w:val="none" w:sz="0" w:space="0" w:color="auto"/>
            <w:left w:val="none" w:sz="0" w:space="0" w:color="auto"/>
            <w:bottom w:val="none" w:sz="0" w:space="0" w:color="auto"/>
            <w:right w:val="none" w:sz="0" w:space="0" w:color="auto"/>
          </w:divBdr>
        </w:div>
        <w:div w:id="685642942">
          <w:marLeft w:val="640"/>
          <w:marRight w:val="0"/>
          <w:marTop w:val="0"/>
          <w:marBottom w:val="0"/>
          <w:divBdr>
            <w:top w:val="none" w:sz="0" w:space="0" w:color="auto"/>
            <w:left w:val="none" w:sz="0" w:space="0" w:color="auto"/>
            <w:bottom w:val="none" w:sz="0" w:space="0" w:color="auto"/>
            <w:right w:val="none" w:sz="0" w:space="0" w:color="auto"/>
          </w:divBdr>
        </w:div>
        <w:div w:id="2050034405">
          <w:marLeft w:val="640"/>
          <w:marRight w:val="0"/>
          <w:marTop w:val="0"/>
          <w:marBottom w:val="0"/>
          <w:divBdr>
            <w:top w:val="none" w:sz="0" w:space="0" w:color="auto"/>
            <w:left w:val="none" w:sz="0" w:space="0" w:color="auto"/>
            <w:bottom w:val="none" w:sz="0" w:space="0" w:color="auto"/>
            <w:right w:val="none" w:sz="0" w:space="0" w:color="auto"/>
          </w:divBdr>
        </w:div>
        <w:div w:id="1198464569">
          <w:marLeft w:val="640"/>
          <w:marRight w:val="0"/>
          <w:marTop w:val="0"/>
          <w:marBottom w:val="0"/>
          <w:divBdr>
            <w:top w:val="none" w:sz="0" w:space="0" w:color="auto"/>
            <w:left w:val="none" w:sz="0" w:space="0" w:color="auto"/>
            <w:bottom w:val="none" w:sz="0" w:space="0" w:color="auto"/>
            <w:right w:val="none" w:sz="0" w:space="0" w:color="auto"/>
          </w:divBdr>
        </w:div>
        <w:div w:id="1534004219">
          <w:marLeft w:val="640"/>
          <w:marRight w:val="0"/>
          <w:marTop w:val="0"/>
          <w:marBottom w:val="0"/>
          <w:divBdr>
            <w:top w:val="none" w:sz="0" w:space="0" w:color="auto"/>
            <w:left w:val="none" w:sz="0" w:space="0" w:color="auto"/>
            <w:bottom w:val="none" w:sz="0" w:space="0" w:color="auto"/>
            <w:right w:val="none" w:sz="0" w:space="0" w:color="auto"/>
          </w:divBdr>
        </w:div>
        <w:div w:id="1768576972">
          <w:marLeft w:val="640"/>
          <w:marRight w:val="0"/>
          <w:marTop w:val="0"/>
          <w:marBottom w:val="0"/>
          <w:divBdr>
            <w:top w:val="none" w:sz="0" w:space="0" w:color="auto"/>
            <w:left w:val="none" w:sz="0" w:space="0" w:color="auto"/>
            <w:bottom w:val="none" w:sz="0" w:space="0" w:color="auto"/>
            <w:right w:val="none" w:sz="0" w:space="0" w:color="auto"/>
          </w:divBdr>
        </w:div>
        <w:div w:id="1971350988">
          <w:marLeft w:val="640"/>
          <w:marRight w:val="0"/>
          <w:marTop w:val="0"/>
          <w:marBottom w:val="0"/>
          <w:divBdr>
            <w:top w:val="none" w:sz="0" w:space="0" w:color="auto"/>
            <w:left w:val="none" w:sz="0" w:space="0" w:color="auto"/>
            <w:bottom w:val="none" w:sz="0" w:space="0" w:color="auto"/>
            <w:right w:val="none" w:sz="0" w:space="0" w:color="auto"/>
          </w:divBdr>
        </w:div>
        <w:div w:id="1270889563">
          <w:marLeft w:val="640"/>
          <w:marRight w:val="0"/>
          <w:marTop w:val="0"/>
          <w:marBottom w:val="0"/>
          <w:divBdr>
            <w:top w:val="none" w:sz="0" w:space="0" w:color="auto"/>
            <w:left w:val="none" w:sz="0" w:space="0" w:color="auto"/>
            <w:bottom w:val="none" w:sz="0" w:space="0" w:color="auto"/>
            <w:right w:val="none" w:sz="0" w:space="0" w:color="auto"/>
          </w:divBdr>
        </w:div>
        <w:div w:id="611861509">
          <w:marLeft w:val="640"/>
          <w:marRight w:val="0"/>
          <w:marTop w:val="0"/>
          <w:marBottom w:val="0"/>
          <w:divBdr>
            <w:top w:val="none" w:sz="0" w:space="0" w:color="auto"/>
            <w:left w:val="none" w:sz="0" w:space="0" w:color="auto"/>
            <w:bottom w:val="none" w:sz="0" w:space="0" w:color="auto"/>
            <w:right w:val="none" w:sz="0" w:space="0" w:color="auto"/>
          </w:divBdr>
        </w:div>
        <w:div w:id="1900481040">
          <w:marLeft w:val="640"/>
          <w:marRight w:val="0"/>
          <w:marTop w:val="0"/>
          <w:marBottom w:val="0"/>
          <w:divBdr>
            <w:top w:val="none" w:sz="0" w:space="0" w:color="auto"/>
            <w:left w:val="none" w:sz="0" w:space="0" w:color="auto"/>
            <w:bottom w:val="none" w:sz="0" w:space="0" w:color="auto"/>
            <w:right w:val="none" w:sz="0" w:space="0" w:color="auto"/>
          </w:divBdr>
        </w:div>
        <w:div w:id="1688478117">
          <w:marLeft w:val="640"/>
          <w:marRight w:val="0"/>
          <w:marTop w:val="0"/>
          <w:marBottom w:val="0"/>
          <w:divBdr>
            <w:top w:val="none" w:sz="0" w:space="0" w:color="auto"/>
            <w:left w:val="none" w:sz="0" w:space="0" w:color="auto"/>
            <w:bottom w:val="none" w:sz="0" w:space="0" w:color="auto"/>
            <w:right w:val="none" w:sz="0" w:space="0" w:color="auto"/>
          </w:divBdr>
        </w:div>
        <w:div w:id="1735619589">
          <w:marLeft w:val="640"/>
          <w:marRight w:val="0"/>
          <w:marTop w:val="0"/>
          <w:marBottom w:val="0"/>
          <w:divBdr>
            <w:top w:val="none" w:sz="0" w:space="0" w:color="auto"/>
            <w:left w:val="none" w:sz="0" w:space="0" w:color="auto"/>
            <w:bottom w:val="none" w:sz="0" w:space="0" w:color="auto"/>
            <w:right w:val="none" w:sz="0" w:space="0" w:color="auto"/>
          </w:divBdr>
        </w:div>
        <w:div w:id="396434999">
          <w:marLeft w:val="640"/>
          <w:marRight w:val="0"/>
          <w:marTop w:val="0"/>
          <w:marBottom w:val="0"/>
          <w:divBdr>
            <w:top w:val="none" w:sz="0" w:space="0" w:color="auto"/>
            <w:left w:val="none" w:sz="0" w:space="0" w:color="auto"/>
            <w:bottom w:val="none" w:sz="0" w:space="0" w:color="auto"/>
            <w:right w:val="none" w:sz="0" w:space="0" w:color="auto"/>
          </w:divBdr>
        </w:div>
        <w:div w:id="925840629">
          <w:marLeft w:val="640"/>
          <w:marRight w:val="0"/>
          <w:marTop w:val="0"/>
          <w:marBottom w:val="0"/>
          <w:divBdr>
            <w:top w:val="none" w:sz="0" w:space="0" w:color="auto"/>
            <w:left w:val="none" w:sz="0" w:space="0" w:color="auto"/>
            <w:bottom w:val="none" w:sz="0" w:space="0" w:color="auto"/>
            <w:right w:val="none" w:sz="0" w:space="0" w:color="auto"/>
          </w:divBdr>
        </w:div>
        <w:div w:id="86390110">
          <w:marLeft w:val="640"/>
          <w:marRight w:val="0"/>
          <w:marTop w:val="0"/>
          <w:marBottom w:val="0"/>
          <w:divBdr>
            <w:top w:val="none" w:sz="0" w:space="0" w:color="auto"/>
            <w:left w:val="none" w:sz="0" w:space="0" w:color="auto"/>
            <w:bottom w:val="none" w:sz="0" w:space="0" w:color="auto"/>
            <w:right w:val="none" w:sz="0" w:space="0" w:color="auto"/>
          </w:divBdr>
        </w:div>
        <w:div w:id="11303359">
          <w:marLeft w:val="640"/>
          <w:marRight w:val="0"/>
          <w:marTop w:val="0"/>
          <w:marBottom w:val="0"/>
          <w:divBdr>
            <w:top w:val="none" w:sz="0" w:space="0" w:color="auto"/>
            <w:left w:val="none" w:sz="0" w:space="0" w:color="auto"/>
            <w:bottom w:val="none" w:sz="0" w:space="0" w:color="auto"/>
            <w:right w:val="none" w:sz="0" w:space="0" w:color="auto"/>
          </w:divBdr>
        </w:div>
        <w:div w:id="506792240">
          <w:marLeft w:val="640"/>
          <w:marRight w:val="0"/>
          <w:marTop w:val="0"/>
          <w:marBottom w:val="0"/>
          <w:divBdr>
            <w:top w:val="none" w:sz="0" w:space="0" w:color="auto"/>
            <w:left w:val="none" w:sz="0" w:space="0" w:color="auto"/>
            <w:bottom w:val="none" w:sz="0" w:space="0" w:color="auto"/>
            <w:right w:val="none" w:sz="0" w:space="0" w:color="auto"/>
          </w:divBdr>
        </w:div>
        <w:div w:id="851145922">
          <w:marLeft w:val="640"/>
          <w:marRight w:val="0"/>
          <w:marTop w:val="0"/>
          <w:marBottom w:val="0"/>
          <w:divBdr>
            <w:top w:val="none" w:sz="0" w:space="0" w:color="auto"/>
            <w:left w:val="none" w:sz="0" w:space="0" w:color="auto"/>
            <w:bottom w:val="none" w:sz="0" w:space="0" w:color="auto"/>
            <w:right w:val="none" w:sz="0" w:space="0" w:color="auto"/>
          </w:divBdr>
        </w:div>
        <w:div w:id="575822750">
          <w:marLeft w:val="640"/>
          <w:marRight w:val="0"/>
          <w:marTop w:val="0"/>
          <w:marBottom w:val="0"/>
          <w:divBdr>
            <w:top w:val="none" w:sz="0" w:space="0" w:color="auto"/>
            <w:left w:val="none" w:sz="0" w:space="0" w:color="auto"/>
            <w:bottom w:val="none" w:sz="0" w:space="0" w:color="auto"/>
            <w:right w:val="none" w:sz="0" w:space="0" w:color="auto"/>
          </w:divBdr>
        </w:div>
        <w:div w:id="159664603">
          <w:marLeft w:val="640"/>
          <w:marRight w:val="0"/>
          <w:marTop w:val="0"/>
          <w:marBottom w:val="0"/>
          <w:divBdr>
            <w:top w:val="none" w:sz="0" w:space="0" w:color="auto"/>
            <w:left w:val="none" w:sz="0" w:space="0" w:color="auto"/>
            <w:bottom w:val="none" w:sz="0" w:space="0" w:color="auto"/>
            <w:right w:val="none" w:sz="0" w:space="0" w:color="auto"/>
          </w:divBdr>
        </w:div>
        <w:div w:id="130640260">
          <w:marLeft w:val="640"/>
          <w:marRight w:val="0"/>
          <w:marTop w:val="0"/>
          <w:marBottom w:val="0"/>
          <w:divBdr>
            <w:top w:val="none" w:sz="0" w:space="0" w:color="auto"/>
            <w:left w:val="none" w:sz="0" w:space="0" w:color="auto"/>
            <w:bottom w:val="none" w:sz="0" w:space="0" w:color="auto"/>
            <w:right w:val="none" w:sz="0" w:space="0" w:color="auto"/>
          </w:divBdr>
        </w:div>
        <w:div w:id="1128010417">
          <w:marLeft w:val="640"/>
          <w:marRight w:val="0"/>
          <w:marTop w:val="0"/>
          <w:marBottom w:val="0"/>
          <w:divBdr>
            <w:top w:val="none" w:sz="0" w:space="0" w:color="auto"/>
            <w:left w:val="none" w:sz="0" w:space="0" w:color="auto"/>
            <w:bottom w:val="none" w:sz="0" w:space="0" w:color="auto"/>
            <w:right w:val="none" w:sz="0" w:space="0" w:color="auto"/>
          </w:divBdr>
        </w:div>
        <w:div w:id="2090346886">
          <w:marLeft w:val="640"/>
          <w:marRight w:val="0"/>
          <w:marTop w:val="0"/>
          <w:marBottom w:val="0"/>
          <w:divBdr>
            <w:top w:val="none" w:sz="0" w:space="0" w:color="auto"/>
            <w:left w:val="none" w:sz="0" w:space="0" w:color="auto"/>
            <w:bottom w:val="none" w:sz="0" w:space="0" w:color="auto"/>
            <w:right w:val="none" w:sz="0" w:space="0" w:color="auto"/>
          </w:divBdr>
        </w:div>
        <w:div w:id="1486126938">
          <w:marLeft w:val="640"/>
          <w:marRight w:val="0"/>
          <w:marTop w:val="0"/>
          <w:marBottom w:val="0"/>
          <w:divBdr>
            <w:top w:val="none" w:sz="0" w:space="0" w:color="auto"/>
            <w:left w:val="none" w:sz="0" w:space="0" w:color="auto"/>
            <w:bottom w:val="none" w:sz="0" w:space="0" w:color="auto"/>
            <w:right w:val="none" w:sz="0" w:space="0" w:color="auto"/>
          </w:divBdr>
        </w:div>
        <w:div w:id="1619291724">
          <w:marLeft w:val="640"/>
          <w:marRight w:val="0"/>
          <w:marTop w:val="0"/>
          <w:marBottom w:val="0"/>
          <w:divBdr>
            <w:top w:val="none" w:sz="0" w:space="0" w:color="auto"/>
            <w:left w:val="none" w:sz="0" w:space="0" w:color="auto"/>
            <w:bottom w:val="none" w:sz="0" w:space="0" w:color="auto"/>
            <w:right w:val="none" w:sz="0" w:space="0" w:color="auto"/>
          </w:divBdr>
        </w:div>
        <w:div w:id="554438561">
          <w:marLeft w:val="640"/>
          <w:marRight w:val="0"/>
          <w:marTop w:val="0"/>
          <w:marBottom w:val="0"/>
          <w:divBdr>
            <w:top w:val="none" w:sz="0" w:space="0" w:color="auto"/>
            <w:left w:val="none" w:sz="0" w:space="0" w:color="auto"/>
            <w:bottom w:val="none" w:sz="0" w:space="0" w:color="auto"/>
            <w:right w:val="none" w:sz="0" w:space="0" w:color="auto"/>
          </w:divBdr>
        </w:div>
        <w:div w:id="1423719105">
          <w:marLeft w:val="640"/>
          <w:marRight w:val="0"/>
          <w:marTop w:val="0"/>
          <w:marBottom w:val="0"/>
          <w:divBdr>
            <w:top w:val="none" w:sz="0" w:space="0" w:color="auto"/>
            <w:left w:val="none" w:sz="0" w:space="0" w:color="auto"/>
            <w:bottom w:val="none" w:sz="0" w:space="0" w:color="auto"/>
            <w:right w:val="none" w:sz="0" w:space="0" w:color="auto"/>
          </w:divBdr>
        </w:div>
        <w:div w:id="1956325174">
          <w:marLeft w:val="640"/>
          <w:marRight w:val="0"/>
          <w:marTop w:val="0"/>
          <w:marBottom w:val="0"/>
          <w:divBdr>
            <w:top w:val="none" w:sz="0" w:space="0" w:color="auto"/>
            <w:left w:val="none" w:sz="0" w:space="0" w:color="auto"/>
            <w:bottom w:val="none" w:sz="0" w:space="0" w:color="auto"/>
            <w:right w:val="none" w:sz="0" w:space="0" w:color="auto"/>
          </w:divBdr>
        </w:div>
        <w:div w:id="456683773">
          <w:marLeft w:val="640"/>
          <w:marRight w:val="0"/>
          <w:marTop w:val="0"/>
          <w:marBottom w:val="0"/>
          <w:divBdr>
            <w:top w:val="none" w:sz="0" w:space="0" w:color="auto"/>
            <w:left w:val="none" w:sz="0" w:space="0" w:color="auto"/>
            <w:bottom w:val="none" w:sz="0" w:space="0" w:color="auto"/>
            <w:right w:val="none" w:sz="0" w:space="0" w:color="auto"/>
          </w:divBdr>
        </w:div>
        <w:div w:id="1760061728">
          <w:marLeft w:val="640"/>
          <w:marRight w:val="0"/>
          <w:marTop w:val="0"/>
          <w:marBottom w:val="0"/>
          <w:divBdr>
            <w:top w:val="none" w:sz="0" w:space="0" w:color="auto"/>
            <w:left w:val="none" w:sz="0" w:space="0" w:color="auto"/>
            <w:bottom w:val="none" w:sz="0" w:space="0" w:color="auto"/>
            <w:right w:val="none" w:sz="0" w:space="0" w:color="auto"/>
          </w:divBdr>
        </w:div>
        <w:div w:id="2123262345">
          <w:marLeft w:val="640"/>
          <w:marRight w:val="0"/>
          <w:marTop w:val="0"/>
          <w:marBottom w:val="0"/>
          <w:divBdr>
            <w:top w:val="none" w:sz="0" w:space="0" w:color="auto"/>
            <w:left w:val="none" w:sz="0" w:space="0" w:color="auto"/>
            <w:bottom w:val="none" w:sz="0" w:space="0" w:color="auto"/>
            <w:right w:val="none" w:sz="0" w:space="0" w:color="auto"/>
          </w:divBdr>
        </w:div>
        <w:div w:id="2038382404">
          <w:marLeft w:val="640"/>
          <w:marRight w:val="0"/>
          <w:marTop w:val="0"/>
          <w:marBottom w:val="0"/>
          <w:divBdr>
            <w:top w:val="none" w:sz="0" w:space="0" w:color="auto"/>
            <w:left w:val="none" w:sz="0" w:space="0" w:color="auto"/>
            <w:bottom w:val="none" w:sz="0" w:space="0" w:color="auto"/>
            <w:right w:val="none" w:sz="0" w:space="0" w:color="auto"/>
          </w:divBdr>
        </w:div>
        <w:div w:id="1423452242">
          <w:marLeft w:val="640"/>
          <w:marRight w:val="0"/>
          <w:marTop w:val="0"/>
          <w:marBottom w:val="0"/>
          <w:divBdr>
            <w:top w:val="none" w:sz="0" w:space="0" w:color="auto"/>
            <w:left w:val="none" w:sz="0" w:space="0" w:color="auto"/>
            <w:bottom w:val="none" w:sz="0" w:space="0" w:color="auto"/>
            <w:right w:val="none" w:sz="0" w:space="0" w:color="auto"/>
          </w:divBdr>
        </w:div>
        <w:div w:id="579753873">
          <w:marLeft w:val="640"/>
          <w:marRight w:val="0"/>
          <w:marTop w:val="0"/>
          <w:marBottom w:val="0"/>
          <w:divBdr>
            <w:top w:val="none" w:sz="0" w:space="0" w:color="auto"/>
            <w:left w:val="none" w:sz="0" w:space="0" w:color="auto"/>
            <w:bottom w:val="none" w:sz="0" w:space="0" w:color="auto"/>
            <w:right w:val="none" w:sz="0" w:space="0" w:color="auto"/>
          </w:divBdr>
        </w:div>
        <w:div w:id="2002660036">
          <w:marLeft w:val="640"/>
          <w:marRight w:val="0"/>
          <w:marTop w:val="0"/>
          <w:marBottom w:val="0"/>
          <w:divBdr>
            <w:top w:val="none" w:sz="0" w:space="0" w:color="auto"/>
            <w:left w:val="none" w:sz="0" w:space="0" w:color="auto"/>
            <w:bottom w:val="none" w:sz="0" w:space="0" w:color="auto"/>
            <w:right w:val="none" w:sz="0" w:space="0" w:color="auto"/>
          </w:divBdr>
        </w:div>
        <w:div w:id="1737707060">
          <w:marLeft w:val="640"/>
          <w:marRight w:val="0"/>
          <w:marTop w:val="0"/>
          <w:marBottom w:val="0"/>
          <w:divBdr>
            <w:top w:val="none" w:sz="0" w:space="0" w:color="auto"/>
            <w:left w:val="none" w:sz="0" w:space="0" w:color="auto"/>
            <w:bottom w:val="none" w:sz="0" w:space="0" w:color="auto"/>
            <w:right w:val="none" w:sz="0" w:space="0" w:color="auto"/>
          </w:divBdr>
        </w:div>
        <w:div w:id="471363582">
          <w:marLeft w:val="640"/>
          <w:marRight w:val="0"/>
          <w:marTop w:val="0"/>
          <w:marBottom w:val="0"/>
          <w:divBdr>
            <w:top w:val="none" w:sz="0" w:space="0" w:color="auto"/>
            <w:left w:val="none" w:sz="0" w:space="0" w:color="auto"/>
            <w:bottom w:val="none" w:sz="0" w:space="0" w:color="auto"/>
            <w:right w:val="none" w:sz="0" w:space="0" w:color="auto"/>
          </w:divBdr>
        </w:div>
        <w:div w:id="1371372022">
          <w:marLeft w:val="640"/>
          <w:marRight w:val="0"/>
          <w:marTop w:val="0"/>
          <w:marBottom w:val="0"/>
          <w:divBdr>
            <w:top w:val="none" w:sz="0" w:space="0" w:color="auto"/>
            <w:left w:val="none" w:sz="0" w:space="0" w:color="auto"/>
            <w:bottom w:val="none" w:sz="0" w:space="0" w:color="auto"/>
            <w:right w:val="none" w:sz="0" w:space="0" w:color="auto"/>
          </w:divBdr>
        </w:div>
        <w:div w:id="590431534">
          <w:marLeft w:val="640"/>
          <w:marRight w:val="0"/>
          <w:marTop w:val="0"/>
          <w:marBottom w:val="0"/>
          <w:divBdr>
            <w:top w:val="none" w:sz="0" w:space="0" w:color="auto"/>
            <w:left w:val="none" w:sz="0" w:space="0" w:color="auto"/>
            <w:bottom w:val="none" w:sz="0" w:space="0" w:color="auto"/>
            <w:right w:val="none" w:sz="0" w:space="0" w:color="auto"/>
          </w:divBdr>
        </w:div>
        <w:div w:id="1627390482">
          <w:marLeft w:val="640"/>
          <w:marRight w:val="0"/>
          <w:marTop w:val="0"/>
          <w:marBottom w:val="0"/>
          <w:divBdr>
            <w:top w:val="none" w:sz="0" w:space="0" w:color="auto"/>
            <w:left w:val="none" w:sz="0" w:space="0" w:color="auto"/>
            <w:bottom w:val="none" w:sz="0" w:space="0" w:color="auto"/>
            <w:right w:val="none" w:sz="0" w:space="0" w:color="auto"/>
          </w:divBdr>
        </w:div>
        <w:div w:id="319163073">
          <w:marLeft w:val="640"/>
          <w:marRight w:val="0"/>
          <w:marTop w:val="0"/>
          <w:marBottom w:val="0"/>
          <w:divBdr>
            <w:top w:val="none" w:sz="0" w:space="0" w:color="auto"/>
            <w:left w:val="none" w:sz="0" w:space="0" w:color="auto"/>
            <w:bottom w:val="none" w:sz="0" w:space="0" w:color="auto"/>
            <w:right w:val="none" w:sz="0" w:space="0" w:color="auto"/>
          </w:divBdr>
        </w:div>
        <w:div w:id="275989729">
          <w:marLeft w:val="640"/>
          <w:marRight w:val="0"/>
          <w:marTop w:val="0"/>
          <w:marBottom w:val="0"/>
          <w:divBdr>
            <w:top w:val="none" w:sz="0" w:space="0" w:color="auto"/>
            <w:left w:val="none" w:sz="0" w:space="0" w:color="auto"/>
            <w:bottom w:val="none" w:sz="0" w:space="0" w:color="auto"/>
            <w:right w:val="none" w:sz="0" w:space="0" w:color="auto"/>
          </w:divBdr>
        </w:div>
        <w:div w:id="720835543">
          <w:marLeft w:val="640"/>
          <w:marRight w:val="0"/>
          <w:marTop w:val="0"/>
          <w:marBottom w:val="0"/>
          <w:divBdr>
            <w:top w:val="none" w:sz="0" w:space="0" w:color="auto"/>
            <w:left w:val="none" w:sz="0" w:space="0" w:color="auto"/>
            <w:bottom w:val="none" w:sz="0" w:space="0" w:color="auto"/>
            <w:right w:val="none" w:sz="0" w:space="0" w:color="auto"/>
          </w:divBdr>
        </w:div>
        <w:div w:id="1608082927">
          <w:marLeft w:val="640"/>
          <w:marRight w:val="0"/>
          <w:marTop w:val="0"/>
          <w:marBottom w:val="0"/>
          <w:divBdr>
            <w:top w:val="none" w:sz="0" w:space="0" w:color="auto"/>
            <w:left w:val="none" w:sz="0" w:space="0" w:color="auto"/>
            <w:bottom w:val="none" w:sz="0" w:space="0" w:color="auto"/>
            <w:right w:val="none" w:sz="0" w:space="0" w:color="auto"/>
          </w:divBdr>
        </w:div>
      </w:divsChild>
    </w:div>
    <w:div w:id="1970431559">
      <w:bodyDiv w:val="1"/>
      <w:marLeft w:val="0"/>
      <w:marRight w:val="0"/>
      <w:marTop w:val="0"/>
      <w:marBottom w:val="0"/>
      <w:divBdr>
        <w:top w:val="none" w:sz="0" w:space="0" w:color="auto"/>
        <w:left w:val="none" w:sz="0" w:space="0" w:color="auto"/>
        <w:bottom w:val="none" w:sz="0" w:space="0" w:color="auto"/>
        <w:right w:val="none" w:sz="0" w:space="0" w:color="auto"/>
      </w:divBdr>
    </w:div>
    <w:div w:id="1971323168">
      <w:bodyDiv w:val="1"/>
      <w:marLeft w:val="0"/>
      <w:marRight w:val="0"/>
      <w:marTop w:val="0"/>
      <w:marBottom w:val="0"/>
      <w:divBdr>
        <w:top w:val="none" w:sz="0" w:space="0" w:color="auto"/>
        <w:left w:val="none" w:sz="0" w:space="0" w:color="auto"/>
        <w:bottom w:val="none" w:sz="0" w:space="0" w:color="auto"/>
        <w:right w:val="none" w:sz="0" w:space="0" w:color="auto"/>
      </w:divBdr>
    </w:div>
    <w:div w:id="1971862522">
      <w:bodyDiv w:val="1"/>
      <w:marLeft w:val="0"/>
      <w:marRight w:val="0"/>
      <w:marTop w:val="0"/>
      <w:marBottom w:val="0"/>
      <w:divBdr>
        <w:top w:val="none" w:sz="0" w:space="0" w:color="auto"/>
        <w:left w:val="none" w:sz="0" w:space="0" w:color="auto"/>
        <w:bottom w:val="none" w:sz="0" w:space="0" w:color="auto"/>
        <w:right w:val="none" w:sz="0" w:space="0" w:color="auto"/>
      </w:divBdr>
      <w:divsChild>
        <w:div w:id="21439026">
          <w:marLeft w:val="480"/>
          <w:marRight w:val="0"/>
          <w:marTop w:val="0"/>
          <w:marBottom w:val="0"/>
          <w:divBdr>
            <w:top w:val="none" w:sz="0" w:space="0" w:color="auto"/>
            <w:left w:val="none" w:sz="0" w:space="0" w:color="auto"/>
            <w:bottom w:val="none" w:sz="0" w:space="0" w:color="auto"/>
            <w:right w:val="none" w:sz="0" w:space="0" w:color="auto"/>
          </w:divBdr>
        </w:div>
        <w:div w:id="33117895">
          <w:marLeft w:val="480"/>
          <w:marRight w:val="0"/>
          <w:marTop w:val="0"/>
          <w:marBottom w:val="0"/>
          <w:divBdr>
            <w:top w:val="none" w:sz="0" w:space="0" w:color="auto"/>
            <w:left w:val="none" w:sz="0" w:space="0" w:color="auto"/>
            <w:bottom w:val="none" w:sz="0" w:space="0" w:color="auto"/>
            <w:right w:val="none" w:sz="0" w:space="0" w:color="auto"/>
          </w:divBdr>
        </w:div>
        <w:div w:id="73824944">
          <w:marLeft w:val="480"/>
          <w:marRight w:val="0"/>
          <w:marTop w:val="0"/>
          <w:marBottom w:val="0"/>
          <w:divBdr>
            <w:top w:val="none" w:sz="0" w:space="0" w:color="auto"/>
            <w:left w:val="none" w:sz="0" w:space="0" w:color="auto"/>
            <w:bottom w:val="none" w:sz="0" w:space="0" w:color="auto"/>
            <w:right w:val="none" w:sz="0" w:space="0" w:color="auto"/>
          </w:divBdr>
        </w:div>
        <w:div w:id="81143409">
          <w:marLeft w:val="480"/>
          <w:marRight w:val="0"/>
          <w:marTop w:val="0"/>
          <w:marBottom w:val="0"/>
          <w:divBdr>
            <w:top w:val="none" w:sz="0" w:space="0" w:color="auto"/>
            <w:left w:val="none" w:sz="0" w:space="0" w:color="auto"/>
            <w:bottom w:val="none" w:sz="0" w:space="0" w:color="auto"/>
            <w:right w:val="none" w:sz="0" w:space="0" w:color="auto"/>
          </w:divBdr>
        </w:div>
        <w:div w:id="129326422">
          <w:marLeft w:val="480"/>
          <w:marRight w:val="0"/>
          <w:marTop w:val="0"/>
          <w:marBottom w:val="0"/>
          <w:divBdr>
            <w:top w:val="none" w:sz="0" w:space="0" w:color="auto"/>
            <w:left w:val="none" w:sz="0" w:space="0" w:color="auto"/>
            <w:bottom w:val="none" w:sz="0" w:space="0" w:color="auto"/>
            <w:right w:val="none" w:sz="0" w:space="0" w:color="auto"/>
          </w:divBdr>
        </w:div>
        <w:div w:id="133764185">
          <w:marLeft w:val="480"/>
          <w:marRight w:val="0"/>
          <w:marTop w:val="0"/>
          <w:marBottom w:val="0"/>
          <w:divBdr>
            <w:top w:val="none" w:sz="0" w:space="0" w:color="auto"/>
            <w:left w:val="none" w:sz="0" w:space="0" w:color="auto"/>
            <w:bottom w:val="none" w:sz="0" w:space="0" w:color="auto"/>
            <w:right w:val="none" w:sz="0" w:space="0" w:color="auto"/>
          </w:divBdr>
        </w:div>
        <w:div w:id="259260923">
          <w:marLeft w:val="480"/>
          <w:marRight w:val="0"/>
          <w:marTop w:val="0"/>
          <w:marBottom w:val="0"/>
          <w:divBdr>
            <w:top w:val="none" w:sz="0" w:space="0" w:color="auto"/>
            <w:left w:val="none" w:sz="0" w:space="0" w:color="auto"/>
            <w:bottom w:val="none" w:sz="0" w:space="0" w:color="auto"/>
            <w:right w:val="none" w:sz="0" w:space="0" w:color="auto"/>
          </w:divBdr>
        </w:div>
        <w:div w:id="397365374">
          <w:marLeft w:val="480"/>
          <w:marRight w:val="0"/>
          <w:marTop w:val="0"/>
          <w:marBottom w:val="0"/>
          <w:divBdr>
            <w:top w:val="none" w:sz="0" w:space="0" w:color="auto"/>
            <w:left w:val="none" w:sz="0" w:space="0" w:color="auto"/>
            <w:bottom w:val="none" w:sz="0" w:space="0" w:color="auto"/>
            <w:right w:val="none" w:sz="0" w:space="0" w:color="auto"/>
          </w:divBdr>
        </w:div>
        <w:div w:id="410389619">
          <w:marLeft w:val="480"/>
          <w:marRight w:val="0"/>
          <w:marTop w:val="0"/>
          <w:marBottom w:val="0"/>
          <w:divBdr>
            <w:top w:val="none" w:sz="0" w:space="0" w:color="auto"/>
            <w:left w:val="none" w:sz="0" w:space="0" w:color="auto"/>
            <w:bottom w:val="none" w:sz="0" w:space="0" w:color="auto"/>
            <w:right w:val="none" w:sz="0" w:space="0" w:color="auto"/>
          </w:divBdr>
        </w:div>
        <w:div w:id="426775973">
          <w:marLeft w:val="480"/>
          <w:marRight w:val="0"/>
          <w:marTop w:val="0"/>
          <w:marBottom w:val="0"/>
          <w:divBdr>
            <w:top w:val="none" w:sz="0" w:space="0" w:color="auto"/>
            <w:left w:val="none" w:sz="0" w:space="0" w:color="auto"/>
            <w:bottom w:val="none" w:sz="0" w:space="0" w:color="auto"/>
            <w:right w:val="none" w:sz="0" w:space="0" w:color="auto"/>
          </w:divBdr>
        </w:div>
        <w:div w:id="473908569">
          <w:marLeft w:val="480"/>
          <w:marRight w:val="0"/>
          <w:marTop w:val="0"/>
          <w:marBottom w:val="0"/>
          <w:divBdr>
            <w:top w:val="none" w:sz="0" w:space="0" w:color="auto"/>
            <w:left w:val="none" w:sz="0" w:space="0" w:color="auto"/>
            <w:bottom w:val="none" w:sz="0" w:space="0" w:color="auto"/>
            <w:right w:val="none" w:sz="0" w:space="0" w:color="auto"/>
          </w:divBdr>
        </w:div>
        <w:div w:id="664284240">
          <w:marLeft w:val="480"/>
          <w:marRight w:val="0"/>
          <w:marTop w:val="0"/>
          <w:marBottom w:val="0"/>
          <w:divBdr>
            <w:top w:val="none" w:sz="0" w:space="0" w:color="auto"/>
            <w:left w:val="none" w:sz="0" w:space="0" w:color="auto"/>
            <w:bottom w:val="none" w:sz="0" w:space="0" w:color="auto"/>
            <w:right w:val="none" w:sz="0" w:space="0" w:color="auto"/>
          </w:divBdr>
        </w:div>
        <w:div w:id="764228618">
          <w:marLeft w:val="480"/>
          <w:marRight w:val="0"/>
          <w:marTop w:val="0"/>
          <w:marBottom w:val="0"/>
          <w:divBdr>
            <w:top w:val="none" w:sz="0" w:space="0" w:color="auto"/>
            <w:left w:val="none" w:sz="0" w:space="0" w:color="auto"/>
            <w:bottom w:val="none" w:sz="0" w:space="0" w:color="auto"/>
            <w:right w:val="none" w:sz="0" w:space="0" w:color="auto"/>
          </w:divBdr>
        </w:div>
        <w:div w:id="809521508">
          <w:marLeft w:val="480"/>
          <w:marRight w:val="0"/>
          <w:marTop w:val="0"/>
          <w:marBottom w:val="0"/>
          <w:divBdr>
            <w:top w:val="none" w:sz="0" w:space="0" w:color="auto"/>
            <w:left w:val="none" w:sz="0" w:space="0" w:color="auto"/>
            <w:bottom w:val="none" w:sz="0" w:space="0" w:color="auto"/>
            <w:right w:val="none" w:sz="0" w:space="0" w:color="auto"/>
          </w:divBdr>
        </w:div>
        <w:div w:id="871571126">
          <w:marLeft w:val="480"/>
          <w:marRight w:val="0"/>
          <w:marTop w:val="0"/>
          <w:marBottom w:val="0"/>
          <w:divBdr>
            <w:top w:val="none" w:sz="0" w:space="0" w:color="auto"/>
            <w:left w:val="none" w:sz="0" w:space="0" w:color="auto"/>
            <w:bottom w:val="none" w:sz="0" w:space="0" w:color="auto"/>
            <w:right w:val="none" w:sz="0" w:space="0" w:color="auto"/>
          </w:divBdr>
        </w:div>
        <w:div w:id="902105886">
          <w:marLeft w:val="480"/>
          <w:marRight w:val="0"/>
          <w:marTop w:val="0"/>
          <w:marBottom w:val="0"/>
          <w:divBdr>
            <w:top w:val="none" w:sz="0" w:space="0" w:color="auto"/>
            <w:left w:val="none" w:sz="0" w:space="0" w:color="auto"/>
            <w:bottom w:val="none" w:sz="0" w:space="0" w:color="auto"/>
            <w:right w:val="none" w:sz="0" w:space="0" w:color="auto"/>
          </w:divBdr>
        </w:div>
        <w:div w:id="904145471">
          <w:marLeft w:val="480"/>
          <w:marRight w:val="0"/>
          <w:marTop w:val="0"/>
          <w:marBottom w:val="0"/>
          <w:divBdr>
            <w:top w:val="none" w:sz="0" w:space="0" w:color="auto"/>
            <w:left w:val="none" w:sz="0" w:space="0" w:color="auto"/>
            <w:bottom w:val="none" w:sz="0" w:space="0" w:color="auto"/>
            <w:right w:val="none" w:sz="0" w:space="0" w:color="auto"/>
          </w:divBdr>
        </w:div>
        <w:div w:id="978074997">
          <w:marLeft w:val="480"/>
          <w:marRight w:val="0"/>
          <w:marTop w:val="0"/>
          <w:marBottom w:val="0"/>
          <w:divBdr>
            <w:top w:val="none" w:sz="0" w:space="0" w:color="auto"/>
            <w:left w:val="none" w:sz="0" w:space="0" w:color="auto"/>
            <w:bottom w:val="none" w:sz="0" w:space="0" w:color="auto"/>
            <w:right w:val="none" w:sz="0" w:space="0" w:color="auto"/>
          </w:divBdr>
        </w:div>
        <w:div w:id="1016418145">
          <w:marLeft w:val="480"/>
          <w:marRight w:val="0"/>
          <w:marTop w:val="0"/>
          <w:marBottom w:val="0"/>
          <w:divBdr>
            <w:top w:val="none" w:sz="0" w:space="0" w:color="auto"/>
            <w:left w:val="none" w:sz="0" w:space="0" w:color="auto"/>
            <w:bottom w:val="none" w:sz="0" w:space="0" w:color="auto"/>
            <w:right w:val="none" w:sz="0" w:space="0" w:color="auto"/>
          </w:divBdr>
        </w:div>
        <w:div w:id="1020161340">
          <w:marLeft w:val="480"/>
          <w:marRight w:val="0"/>
          <w:marTop w:val="0"/>
          <w:marBottom w:val="0"/>
          <w:divBdr>
            <w:top w:val="none" w:sz="0" w:space="0" w:color="auto"/>
            <w:left w:val="none" w:sz="0" w:space="0" w:color="auto"/>
            <w:bottom w:val="none" w:sz="0" w:space="0" w:color="auto"/>
            <w:right w:val="none" w:sz="0" w:space="0" w:color="auto"/>
          </w:divBdr>
        </w:div>
        <w:div w:id="1117674994">
          <w:marLeft w:val="480"/>
          <w:marRight w:val="0"/>
          <w:marTop w:val="0"/>
          <w:marBottom w:val="0"/>
          <w:divBdr>
            <w:top w:val="none" w:sz="0" w:space="0" w:color="auto"/>
            <w:left w:val="none" w:sz="0" w:space="0" w:color="auto"/>
            <w:bottom w:val="none" w:sz="0" w:space="0" w:color="auto"/>
            <w:right w:val="none" w:sz="0" w:space="0" w:color="auto"/>
          </w:divBdr>
        </w:div>
        <w:div w:id="1215849453">
          <w:marLeft w:val="480"/>
          <w:marRight w:val="0"/>
          <w:marTop w:val="0"/>
          <w:marBottom w:val="0"/>
          <w:divBdr>
            <w:top w:val="none" w:sz="0" w:space="0" w:color="auto"/>
            <w:left w:val="none" w:sz="0" w:space="0" w:color="auto"/>
            <w:bottom w:val="none" w:sz="0" w:space="0" w:color="auto"/>
            <w:right w:val="none" w:sz="0" w:space="0" w:color="auto"/>
          </w:divBdr>
        </w:div>
        <w:div w:id="1221676332">
          <w:marLeft w:val="480"/>
          <w:marRight w:val="0"/>
          <w:marTop w:val="0"/>
          <w:marBottom w:val="0"/>
          <w:divBdr>
            <w:top w:val="none" w:sz="0" w:space="0" w:color="auto"/>
            <w:left w:val="none" w:sz="0" w:space="0" w:color="auto"/>
            <w:bottom w:val="none" w:sz="0" w:space="0" w:color="auto"/>
            <w:right w:val="none" w:sz="0" w:space="0" w:color="auto"/>
          </w:divBdr>
        </w:div>
        <w:div w:id="1244946814">
          <w:marLeft w:val="480"/>
          <w:marRight w:val="0"/>
          <w:marTop w:val="0"/>
          <w:marBottom w:val="0"/>
          <w:divBdr>
            <w:top w:val="none" w:sz="0" w:space="0" w:color="auto"/>
            <w:left w:val="none" w:sz="0" w:space="0" w:color="auto"/>
            <w:bottom w:val="none" w:sz="0" w:space="0" w:color="auto"/>
            <w:right w:val="none" w:sz="0" w:space="0" w:color="auto"/>
          </w:divBdr>
        </w:div>
        <w:div w:id="1250623844">
          <w:marLeft w:val="480"/>
          <w:marRight w:val="0"/>
          <w:marTop w:val="0"/>
          <w:marBottom w:val="0"/>
          <w:divBdr>
            <w:top w:val="none" w:sz="0" w:space="0" w:color="auto"/>
            <w:left w:val="none" w:sz="0" w:space="0" w:color="auto"/>
            <w:bottom w:val="none" w:sz="0" w:space="0" w:color="auto"/>
            <w:right w:val="none" w:sz="0" w:space="0" w:color="auto"/>
          </w:divBdr>
        </w:div>
        <w:div w:id="1287852760">
          <w:marLeft w:val="480"/>
          <w:marRight w:val="0"/>
          <w:marTop w:val="0"/>
          <w:marBottom w:val="0"/>
          <w:divBdr>
            <w:top w:val="none" w:sz="0" w:space="0" w:color="auto"/>
            <w:left w:val="none" w:sz="0" w:space="0" w:color="auto"/>
            <w:bottom w:val="none" w:sz="0" w:space="0" w:color="auto"/>
            <w:right w:val="none" w:sz="0" w:space="0" w:color="auto"/>
          </w:divBdr>
        </w:div>
        <w:div w:id="1294750761">
          <w:marLeft w:val="480"/>
          <w:marRight w:val="0"/>
          <w:marTop w:val="0"/>
          <w:marBottom w:val="0"/>
          <w:divBdr>
            <w:top w:val="none" w:sz="0" w:space="0" w:color="auto"/>
            <w:left w:val="none" w:sz="0" w:space="0" w:color="auto"/>
            <w:bottom w:val="none" w:sz="0" w:space="0" w:color="auto"/>
            <w:right w:val="none" w:sz="0" w:space="0" w:color="auto"/>
          </w:divBdr>
        </w:div>
        <w:div w:id="1327515333">
          <w:marLeft w:val="480"/>
          <w:marRight w:val="0"/>
          <w:marTop w:val="0"/>
          <w:marBottom w:val="0"/>
          <w:divBdr>
            <w:top w:val="none" w:sz="0" w:space="0" w:color="auto"/>
            <w:left w:val="none" w:sz="0" w:space="0" w:color="auto"/>
            <w:bottom w:val="none" w:sz="0" w:space="0" w:color="auto"/>
            <w:right w:val="none" w:sz="0" w:space="0" w:color="auto"/>
          </w:divBdr>
        </w:div>
        <w:div w:id="1349452561">
          <w:marLeft w:val="480"/>
          <w:marRight w:val="0"/>
          <w:marTop w:val="0"/>
          <w:marBottom w:val="0"/>
          <w:divBdr>
            <w:top w:val="none" w:sz="0" w:space="0" w:color="auto"/>
            <w:left w:val="none" w:sz="0" w:space="0" w:color="auto"/>
            <w:bottom w:val="none" w:sz="0" w:space="0" w:color="auto"/>
            <w:right w:val="none" w:sz="0" w:space="0" w:color="auto"/>
          </w:divBdr>
        </w:div>
        <w:div w:id="1391076856">
          <w:marLeft w:val="480"/>
          <w:marRight w:val="0"/>
          <w:marTop w:val="0"/>
          <w:marBottom w:val="0"/>
          <w:divBdr>
            <w:top w:val="none" w:sz="0" w:space="0" w:color="auto"/>
            <w:left w:val="none" w:sz="0" w:space="0" w:color="auto"/>
            <w:bottom w:val="none" w:sz="0" w:space="0" w:color="auto"/>
            <w:right w:val="none" w:sz="0" w:space="0" w:color="auto"/>
          </w:divBdr>
        </w:div>
        <w:div w:id="1450661466">
          <w:marLeft w:val="480"/>
          <w:marRight w:val="0"/>
          <w:marTop w:val="0"/>
          <w:marBottom w:val="0"/>
          <w:divBdr>
            <w:top w:val="none" w:sz="0" w:space="0" w:color="auto"/>
            <w:left w:val="none" w:sz="0" w:space="0" w:color="auto"/>
            <w:bottom w:val="none" w:sz="0" w:space="0" w:color="auto"/>
            <w:right w:val="none" w:sz="0" w:space="0" w:color="auto"/>
          </w:divBdr>
        </w:div>
        <w:div w:id="1454052330">
          <w:marLeft w:val="480"/>
          <w:marRight w:val="0"/>
          <w:marTop w:val="0"/>
          <w:marBottom w:val="0"/>
          <w:divBdr>
            <w:top w:val="none" w:sz="0" w:space="0" w:color="auto"/>
            <w:left w:val="none" w:sz="0" w:space="0" w:color="auto"/>
            <w:bottom w:val="none" w:sz="0" w:space="0" w:color="auto"/>
            <w:right w:val="none" w:sz="0" w:space="0" w:color="auto"/>
          </w:divBdr>
        </w:div>
        <w:div w:id="1487085078">
          <w:marLeft w:val="480"/>
          <w:marRight w:val="0"/>
          <w:marTop w:val="0"/>
          <w:marBottom w:val="0"/>
          <w:divBdr>
            <w:top w:val="none" w:sz="0" w:space="0" w:color="auto"/>
            <w:left w:val="none" w:sz="0" w:space="0" w:color="auto"/>
            <w:bottom w:val="none" w:sz="0" w:space="0" w:color="auto"/>
            <w:right w:val="none" w:sz="0" w:space="0" w:color="auto"/>
          </w:divBdr>
        </w:div>
        <w:div w:id="1496919439">
          <w:marLeft w:val="480"/>
          <w:marRight w:val="0"/>
          <w:marTop w:val="0"/>
          <w:marBottom w:val="0"/>
          <w:divBdr>
            <w:top w:val="none" w:sz="0" w:space="0" w:color="auto"/>
            <w:left w:val="none" w:sz="0" w:space="0" w:color="auto"/>
            <w:bottom w:val="none" w:sz="0" w:space="0" w:color="auto"/>
            <w:right w:val="none" w:sz="0" w:space="0" w:color="auto"/>
          </w:divBdr>
        </w:div>
        <w:div w:id="1562671612">
          <w:marLeft w:val="480"/>
          <w:marRight w:val="0"/>
          <w:marTop w:val="0"/>
          <w:marBottom w:val="0"/>
          <w:divBdr>
            <w:top w:val="none" w:sz="0" w:space="0" w:color="auto"/>
            <w:left w:val="none" w:sz="0" w:space="0" w:color="auto"/>
            <w:bottom w:val="none" w:sz="0" w:space="0" w:color="auto"/>
            <w:right w:val="none" w:sz="0" w:space="0" w:color="auto"/>
          </w:divBdr>
        </w:div>
        <w:div w:id="1595090575">
          <w:marLeft w:val="480"/>
          <w:marRight w:val="0"/>
          <w:marTop w:val="0"/>
          <w:marBottom w:val="0"/>
          <w:divBdr>
            <w:top w:val="none" w:sz="0" w:space="0" w:color="auto"/>
            <w:left w:val="none" w:sz="0" w:space="0" w:color="auto"/>
            <w:bottom w:val="none" w:sz="0" w:space="0" w:color="auto"/>
            <w:right w:val="none" w:sz="0" w:space="0" w:color="auto"/>
          </w:divBdr>
        </w:div>
        <w:div w:id="1601722312">
          <w:marLeft w:val="480"/>
          <w:marRight w:val="0"/>
          <w:marTop w:val="0"/>
          <w:marBottom w:val="0"/>
          <w:divBdr>
            <w:top w:val="none" w:sz="0" w:space="0" w:color="auto"/>
            <w:left w:val="none" w:sz="0" w:space="0" w:color="auto"/>
            <w:bottom w:val="none" w:sz="0" w:space="0" w:color="auto"/>
            <w:right w:val="none" w:sz="0" w:space="0" w:color="auto"/>
          </w:divBdr>
        </w:div>
        <w:div w:id="1625035257">
          <w:marLeft w:val="480"/>
          <w:marRight w:val="0"/>
          <w:marTop w:val="0"/>
          <w:marBottom w:val="0"/>
          <w:divBdr>
            <w:top w:val="none" w:sz="0" w:space="0" w:color="auto"/>
            <w:left w:val="none" w:sz="0" w:space="0" w:color="auto"/>
            <w:bottom w:val="none" w:sz="0" w:space="0" w:color="auto"/>
            <w:right w:val="none" w:sz="0" w:space="0" w:color="auto"/>
          </w:divBdr>
        </w:div>
        <w:div w:id="1653867678">
          <w:marLeft w:val="480"/>
          <w:marRight w:val="0"/>
          <w:marTop w:val="0"/>
          <w:marBottom w:val="0"/>
          <w:divBdr>
            <w:top w:val="none" w:sz="0" w:space="0" w:color="auto"/>
            <w:left w:val="none" w:sz="0" w:space="0" w:color="auto"/>
            <w:bottom w:val="none" w:sz="0" w:space="0" w:color="auto"/>
            <w:right w:val="none" w:sz="0" w:space="0" w:color="auto"/>
          </w:divBdr>
        </w:div>
        <w:div w:id="1654290195">
          <w:marLeft w:val="480"/>
          <w:marRight w:val="0"/>
          <w:marTop w:val="0"/>
          <w:marBottom w:val="0"/>
          <w:divBdr>
            <w:top w:val="none" w:sz="0" w:space="0" w:color="auto"/>
            <w:left w:val="none" w:sz="0" w:space="0" w:color="auto"/>
            <w:bottom w:val="none" w:sz="0" w:space="0" w:color="auto"/>
            <w:right w:val="none" w:sz="0" w:space="0" w:color="auto"/>
          </w:divBdr>
        </w:div>
        <w:div w:id="1662196922">
          <w:marLeft w:val="480"/>
          <w:marRight w:val="0"/>
          <w:marTop w:val="0"/>
          <w:marBottom w:val="0"/>
          <w:divBdr>
            <w:top w:val="none" w:sz="0" w:space="0" w:color="auto"/>
            <w:left w:val="none" w:sz="0" w:space="0" w:color="auto"/>
            <w:bottom w:val="none" w:sz="0" w:space="0" w:color="auto"/>
            <w:right w:val="none" w:sz="0" w:space="0" w:color="auto"/>
          </w:divBdr>
        </w:div>
        <w:div w:id="1688671302">
          <w:marLeft w:val="480"/>
          <w:marRight w:val="0"/>
          <w:marTop w:val="0"/>
          <w:marBottom w:val="0"/>
          <w:divBdr>
            <w:top w:val="none" w:sz="0" w:space="0" w:color="auto"/>
            <w:left w:val="none" w:sz="0" w:space="0" w:color="auto"/>
            <w:bottom w:val="none" w:sz="0" w:space="0" w:color="auto"/>
            <w:right w:val="none" w:sz="0" w:space="0" w:color="auto"/>
          </w:divBdr>
        </w:div>
        <w:div w:id="1698264968">
          <w:marLeft w:val="480"/>
          <w:marRight w:val="0"/>
          <w:marTop w:val="0"/>
          <w:marBottom w:val="0"/>
          <w:divBdr>
            <w:top w:val="none" w:sz="0" w:space="0" w:color="auto"/>
            <w:left w:val="none" w:sz="0" w:space="0" w:color="auto"/>
            <w:bottom w:val="none" w:sz="0" w:space="0" w:color="auto"/>
            <w:right w:val="none" w:sz="0" w:space="0" w:color="auto"/>
          </w:divBdr>
        </w:div>
        <w:div w:id="1802647927">
          <w:marLeft w:val="480"/>
          <w:marRight w:val="0"/>
          <w:marTop w:val="0"/>
          <w:marBottom w:val="0"/>
          <w:divBdr>
            <w:top w:val="none" w:sz="0" w:space="0" w:color="auto"/>
            <w:left w:val="none" w:sz="0" w:space="0" w:color="auto"/>
            <w:bottom w:val="none" w:sz="0" w:space="0" w:color="auto"/>
            <w:right w:val="none" w:sz="0" w:space="0" w:color="auto"/>
          </w:divBdr>
        </w:div>
        <w:div w:id="1883832631">
          <w:marLeft w:val="480"/>
          <w:marRight w:val="0"/>
          <w:marTop w:val="0"/>
          <w:marBottom w:val="0"/>
          <w:divBdr>
            <w:top w:val="none" w:sz="0" w:space="0" w:color="auto"/>
            <w:left w:val="none" w:sz="0" w:space="0" w:color="auto"/>
            <w:bottom w:val="none" w:sz="0" w:space="0" w:color="auto"/>
            <w:right w:val="none" w:sz="0" w:space="0" w:color="auto"/>
          </w:divBdr>
        </w:div>
        <w:div w:id="1920867691">
          <w:marLeft w:val="480"/>
          <w:marRight w:val="0"/>
          <w:marTop w:val="0"/>
          <w:marBottom w:val="0"/>
          <w:divBdr>
            <w:top w:val="none" w:sz="0" w:space="0" w:color="auto"/>
            <w:left w:val="none" w:sz="0" w:space="0" w:color="auto"/>
            <w:bottom w:val="none" w:sz="0" w:space="0" w:color="auto"/>
            <w:right w:val="none" w:sz="0" w:space="0" w:color="auto"/>
          </w:divBdr>
        </w:div>
        <w:div w:id="2055614256">
          <w:marLeft w:val="480"/>
          <w:marRight w:val="0"/>
          <w:marTop w:val="0"/>
          <w:marBottom w:val="0"/>
          <w:divBdr>
            <w:top w:val="none" w:sz="0" w:space="0" w:color="auto"/>
            <w:left w:val="none" w:sz="0" w:space="0" w:color="auto"/>
            <w:bottom w:val="none" w:sz="0" w:space="0" w:color="auto"/>
            <w:right w:val="none" w:sz="0" w:space="0" w:color="auto"/>
          </w:divBdr>
        </w:div>
        <w:div w:id="2107844392">
          <w:marLeft w:val="480"/>
          <w:marRight w:val="0"/>
          <w:marTop w:val="0"/>
          <w:marBottom w:val="0"/>
          <w:divBdr>
            <w:top w:val="none" w:sz="0" w:space="0" w:color="auto"/>
            <w:left w:val="none" w:sz="0" w:space="0" w:color="auto"/>
            <w:bottom w:val="none" w:sz="0" w:space="0" w:color="auto"/>
            <w:right w:val="none" w:sz="0" w:space="0" w:color="auto"/>
          </w:divBdr>
        </w:div>
        <w:div w:id="2140606755">
          <w:marLeft w:val="480"/>
          <w:marRight w:val="0"/>
          <w:marTop w:val="0"/>
          <w:marBottom w:val="0"/>
          <w:divBdr>
            <w:top w:val="none" w:sz="0" w:space="0" w:color="auto"/>
            <w:left w:val="none" w:sz="0" w:space="0" w:color="auto"/>
            <w:bottom w:val="none" w:sz="0" w:space="0" w:color="auto"/>
            <w:right w:val="none" w:sz="0" w:space="0" w:color="auto"/>
          </w:divBdr>
        </w:div>
      </w:divsChild>
    </w:div>
    <w:div w:id="1973097277">
      <w:bodyDiv w:val="1"/>
      <w:marLeft w:val="0"/>
      <w:marRight w:val="0"/>
      <w:marTop w:val="0"/>
      <w:marBottom w:val="0"/>
      <w:divBdr>
        <w:top w:val="none" w:sz="0" w:space="0" w:color="auto"/>
        <w:left w:val="none" w:sz="0" w:space="0" w:color="auto"/>
        <w:bottom w:val="none" w:sz="0" w:space="0" w:color="auto"/>
        <w:right w:val="none" w:sz="0" w:space="0" w:color="auto"/>
      </w:divBdr>
    </w:div>
    <w:div w:id="1973249411">
      <w:bodyDiv w:val="1"/>
      <w:marLeft w:val="0"/>
      <w:marRight w:val="0"/>
      <w:marTop w:val="0"/>
      <w:marBottom w:val="0"/>
      <w:divBdr>
        <w:top w:val="none" w:sz="0" w:space="0" w:color="auto"/>
        <w:left w:val="none" w:sz="0" w:space="0" w:color="auto"/>
        <w:bottom w:val="none" w:sz="0" w:space="0" w:color="auto"/>
        <w:right w:val="none" w:sz="0" w:space="0" w:color="auto"/>
      </w:divBdr>
    </w:div>
    <w:div w:id="1973290662">
      <w:marLeft w:val="480"/>
      <w:marRight w:val="0"/>
      <w:marTop w:val="0"/>
      <w:marBottom w:val="0"/>
      <w:divBdr>
        <w:top w:val="none" w:sz="0" w:space="0" w:color="auto"/>
        <w:left w:val="none" w:sz="0" w:space="0" w:color="auto"/>
        <w:bottom w:val="none" w:sz="0" w:space="0" w:color="auto"/>
        <w:right w:val="none" w:sz="0" w:space="0" w:color="auto"/>
      </w:divBdr>
    </w:div>
    <w:div w:id="1973290770">
      <w:bodyDiv w:val="1"/>
      <w:marLeft w:val="0"/>
      <w:marRight w:val="0"/>
      <w:marTop w:val="0"/>
      <w:marBottom w:val="0"/>
      <w:divBdr>
        <w:top w:val="none" w:sz="0" w:space="0" w:color="auto"/>
        <w:left w:val="none" w:sz="0" w:space="0" w:color="auto"/>
        <w:bottom w:val="none" w:sz="0" w:space="0" w:color="auto"/>
        <w:right w:val="none" w:sz="0" w:space="0" w:color="auto"/>
      </w:divBdr>
    </w:div>
    <w:div w:id="1973633050">
      <w:marLeft w:val="480"/>
      <w:marRight w:val="0"/>
      <w:marTop w:val="0"/>
      <w:marBottom w:val="0"/>
      <w:divBdr>
        <w:top w:val="none" w:sz="0" w:space="0" w:color="auto"/>
        <w:left w:val="none" w:sz="0" w:space="0" w:color="auto"/>
        <w:bottom w:val="none" w:sz="0" w:space="0" w:color="auto"/>
        <w:right w:val="none" w:sz="0" w:space="0" w:color="auto"/>
      </w:divBdr>
    </w:div>
    <w:div w:id="1973948111">
      <w:marLeft w:val="480"/>
      <w:marRight w:val="0"/>
      <w:marTop w:val="0"/>
      <w:marBottom w:val="0"/>
      <w:divBdr>
        <w:top w:val="none" w:sz="0" w:space="0" w:color="auto"/>
        <w:left w:val="none" w:sz="0" w:space="0" w:color="auto"/>
        <w:bottom w:val="none" w:sz="0" w:space="0" w:color="auto"/>
        <w:right w:val="none" w:sz="0" w:space="0" w:color="auto"/>
      </w:divBdr>
    </w:div>
    <w:div w:id="1974167112">
      <w:marLeft w:val="480"/>
      <w:marRight w:val="0"/>
      <w:marTop w:val="0"/>
      <w:marBottom w:val="0"/>
      <w:divBdr>
        <w:top w:val="none" w:sz="0" w:space="0" w:color="auto"/>
        <w:left w:val="none" w:sz="0" w:space="0" w:color="auto"/>
        <w:bottom w:val="none" w:sz="0" w:space="0" w:color="auto"/>
        <w:right w:val="none" w:sz="0" w:space="0" w:color="auto"/>
      </w:divBdr>
    </w:div>
    <w:div w:id="1974410111">
      <w:marLeft w:val="640"/>
      <w:marRight w:val="0"/>
      <w:marTop w:val="0"/>
      <w:marBottom w:val="0"/>
      <w:divBdr>
        <w:top w:val="none" w:sz="0" w:space="0" w:color="auto"/>
        <w:left w:val="none" w:sz="0" w:space="0" w:color="auto"/>
        <w:bottom w:val="none" w:sz="0" w:space="0" w:color="auto"/>
        <w:right w:val="none" w:sz="0" w:space="0" w:color="auto"/>
      </w:divBdr>
    </w:div>
    <w:div w:id="1975718155">
      <w:marLeft w:val="480"/>
      <w:marRight w:val="0"/>
      <w:marTop w:val="0"/>
      <w:marBottom w:val="0"/>
      <w:divBdr>
        <w:top w:val="none" w:sz="0" w:space="0" w:color="auto"/>
        <w:left w:val="none" w:sz="0" w:space="0" w:color="auto"/>
        <w:bottom w:val="none" w:sz="0" w:space="0" w:color="auto"/>
        <w:right w:val="none" w:sz="0" w:space="0" w:color="auto"/>
      </w:divBdr>
    </w:div>
    <w:div w:id="1975865178">
      <w:bodyDiv w:val="1"/>
      <w:marLeft w:val="0"/>
      <w:marRight w:val="0"/>
      <w:marTop w:val="0"/>
      <w:marBottom w:val="0"/>
      <w:divBdr>
        <w:top w:val="none" w:sz="0" w:space="0" w:color="auto"/>
        <w:left w:val="none" w:sz="0" w:space="0" w:color="auto"/>
        <w:bottom w:val="none" w:sz="0" w:space="0" w:color="auto"/>
        <w:right w:val="none" w:sz="0" w:space="0" w:color="auto"/>
      </w:divBdr>
    </w:div>
    <w:div w:id="1976372469">
      <w:bodyDiv w:val="1"/>
      <w:marLeft w:val="0"/>
      <w:marRight w:val="0"/>
      <w:marTop w:val="0"/>
      <w:marBottom w:val="0"/>
      <w:divBdr>
        <w:top w:val="none" w:sz="0" w:space="0" w:color="auto"/>
        <w:left w:val="none" w:sz="0" w:space="0" w:color="auto"/>
        <w:bottom w:val="none" w:sz="0" w:space="0" w:color="auto"/>
        <w:right w:val="none" w:sz="0" w:space="0" w:color="auto"/>
      </w:divBdr>
      <w:divsChild>
        <w:div w:id="449013622">
          <w:marLeft w:val="480"/>
          <w:marRight w:val="0"/>
          <w:marTop w:val="0"/>
          <w:marBottom w:val="0"/>
          <w:divBdr>
            <w:top w:val="none" w:sz="0" w:space="0" w:color="auto"/>
            <w:left w:val="none" w:sz="0" w:space="0" w:color="auto"/>
            <w:bottom w:val="none" w:sz="0" w:space="0" w:color="auto"/>
            <w:right w:val="none" w:sz="0" w:space="0" w:color="auto"/>
          </w:divBdr>
        </w:div>
        <w:div w:id="608463924">
          <w:marLeft w:val="480"/>
          <w:marRight w:val="0"/>
          <w:marTop w:val="0"/>
          <w:marBottom w:val="0"/>
          <w:divBdr>
            <w:top w:val="none" w:sz="0" w:space="0" w:color="auto"/>
            <w:left w:val="none" w:sz="0" w:space="0" w:color="auto"/>
            <w:bottom w:val="none" w:sz="0" w:space="0" w:color="auto"/>
            <w:right w:val="none" w:sz="0" w:space="0" w:color="auto"/>
          </w:divBdr>
        </w:div>
      </w:divsChild>
    </w:div>
    <w:div w:id="1980525333">
      <w:marLeft w:val="480"/>
      <w:marRight w:val="0"/>
      <w:marTop w:val="0"/>
      <w:marBottom w:val="0"/>
      <w:divBdr>
        <w:top w:val="none" w:sz="0" w:space="0" w:color="auto"/>
        <w:left w:val="none" w:sz="0" w:space="0" w:color="auto"/>
        <w:bottom w:val="none" w:sz="0" w:space="0" w:color="auto"/>
        <w:right w:val="none" w:sz="0" w:space="0" w:color="auto"/>
      </w:divBdr>
    </w:div>
    <w:div w:id="1980963200">
      <w:marLeft w:val="640"/>
      <w:marRight w:val="0"/>
      <w:marTop w:val="0"/>
      <w:marBottom w:val="0"/>
      <w:divBdr>
        <w:top w:val="none" w:sz="0" w:space="0" w:color="auto"/>
        <w:left w:val="none" w:sz="0" w:space="0" w:color="auto"/>
        <w:bottom w:val="none" w:sz="0" w:space="0" w:color="auto"/>
        <w:right w:val="none" w:sz="0" w:space="0" w:color="auto"/>
      </w:divBdr>
    </w:div>
    <w:div w:id="1981420123">
      <w:marLeft w:val="480"/>
      <w:marRight w:val="0"/>
      <w:marTop w:val="0"/>
      <w:marBottom w:val="0"/>
      <w:divBdr>
        <w:top w:val="none" w:sz="0" w:space="0" w:color="auto"/>
        <w:left w:val="none" w:sz="0" w:space="0" w:color="auto"/>
        <w:bottom w:val="none" w:sz="0" w:space="0" w:color="auto"/>
        <w:right w:val="none" w:sz="0" w:space="0" w:color="auto"/>
      </w:divBdr>
    </w:div>
    <w:div w:id="1983999718">
      <w:marLeft w:val="480"/>
      <w:marRight w:val="0"/>
      <w:marTop w:val="0"/>
      <w:marBottom w:val="0"/>
      <w:divBdr>
        <w:top w:val="none" w:sz="0" w:space="0" w:color="auto"/>
        <w:left w:val="none" w:sz="0" w:space="0" w:color="auto"/>
        <w:bottom w:val="none" w:sz="0" w:space="0" w:color="auto"/>
        <w:right w:val="none" w:sz="0" w:space="0" w:color="auto"/>
      </w:divBdr>
    </w:div>
    <w:div w:id="1984701246">
      <w:bodyDiv w:val="1"/>
      <w:marLeft w:val="0"/>
      <w:marRight w:val="0"/>
      <w:marTop w:val="0"/>
      <w:marBottom w:val="0"/>
      <w:divBdr>
        <w:top w:val="none" w:sz="0" w:space="0" w:color="auto"/>
        <w:left w:val="none" w:sz="0" w:space="0" w:color="auto"/>
        <w:bottom w:val="none" w:sz="0" w:space="0" w:color="auto"/>
        <w:right w:val="none" w:sz="0" w:space="0" w:color="auto"/>
      </w:divBdr>
    </w:div>
    <w:div w:id="1986349287">
      <w:bodyDiv w:val="1"/>
      <w:marLeft w:val="0"/>
      <w:marRight w:val="0"/>
      <w:marTop w:val="0"/>
      <w:marBottom w:val="0"/>
      <w:divBdr>
        <w:top w:val="none" w:sz="0" w:space="0" w:color="auto"/>
        <w:left w:val="none" w:sz="0" w:space="0" w:color="auto"/>
        <w:bottom w:val="none" w:sz="0" w:space="0" w:color="auto"/>
        <w:right w:val="none" w:sz="0" w:space="0" w:color="auto"/>
      </w:divBdr>
    </w:div>
    <w:div w:id="1987123183">
      <w:bodyDiv w:val="1"/>
      <w:marLeft w:val="0"/>
      <w:marRight w:val="0"/>
      <w:marTop w:val="0"/>
      <w:marBottom w:val="0"/>
      <w:divBdr>
        <w:top w:val="none" w:sz="0" w:space="0" w:color="auto"/>
        <w:left w:val="none" w:sz="0" w:space="0" w:color="auto"/>
        <w:bottom w:val="none" w:sz="0" w:space="0" w:color="auto"/>
        <w:right w:val="none" w:sz="0" w:space="0" w:color="auto"/>
      </w:divBdr>
      <w:divsChild>
        <w:div w:id="3897077">
          <w:marLeft w:val="480"/>
          <w:marRight w:val="0"/>
          <w:marTop w:val="0"/>
          <w:marBottom w:val="0"/>
          <w:divBdr>
            <w:top w:val="none" w:sz="0" w:space="0" w:color="auto"/>
            <w:left w:val="none" w:sz="0" w:space="0" w:color="auto"/>
            <w:bottom w:val="none" w:sz="0" w:space="0" w:color="auto"/>
            <w:right w:val="none" w:sz="0" w:space="0" w:color="auto"/>
          </w:divBdr>
        </w:div>
        <w:div w:id="66391195">
          <w:marLeft w:val="480"/>
          <w:marRight w:val="0"/>
          <w:marTop w:val="0"/>
          <w:marBottom w:val="0"/>
          <w:divBdr>
            <w:top w:val="none" w:sz="0" w:space="0" w:color="auto"/>
            <w:left w:val="none" w:sz="0" w:space="0" w:color="auto"/>
            <w:bottom w:val="none" w:sz="0" w:space="0" w:color="auto"/>
            <w:right w:val="none" w:sz="0" w:space="0" w:color="auto"/>
          </w:divBdr>
        </w:div>
        <w:div w:id="102774940">
          <w:marLeft w:val="480"/>
          <w:marRight w:val="0"/>
          <w:marTop w:val="0"/>
          <w:marBottom w:val="0"/>
          <w:divBdr>
            <w:top w:val="none" w:sz="0" w:space="0" w:color="auto"/>
            <w:left w:val="none" w:sz="0" w:space="0" w:color="auto"/>
            <w:bottom w:val="none" w:sz="0" w:space="0" w:color="auto"/>
            <w:right w:val="none" w:sz="0" w:space="0" w:color="auto"/>
          </w:divBdr>
        </w:div>
        <w:div w:id="116684323">
          <w:marLeft w:val="480"/>
          <w:marRight w:val="0"/>
          <w:marTop w:val="0"/>
          <w:marBottom w:val="0"/>
          <w:divBdr>
            <w:top w:val="none" w:sz="0" w:space="0" w:color="auto"/>
            <w:left w:val="none" w:sz="0" w:space="0" w:color="auto"/>
            <w:bottom w:val="none" w:sz="0" w:space="0" w:color="auto"/>
            <w:right w:val="none" w:sz="0" w:space="0" w:color="auto"/>
          </w:divBdr>
        </w:div>
        <w:div w:id="199437764">
          <w:marLeft w:val="480"/>
          <w:marRight w:val="0"/>
          <w:marTop w:val="0"/>
          <w:marBottom w:val="0"/>
          <w:divBdr>
            <w:top w:val="none" w:sz="0" w:space="0" w:color="auto"/>
            <w:left w:val="none" w:sz="0" w:space="0" w:color="auto"/>
            <w:bottom w:val="none" w:sz="0" w:space="0" w:color="auto"/>
            <w:right w:val="none" w:sz="0" w:space="0" w:color="auto"/>
          </w:divBdr>
        </w:div>
        <w:div w:id="203106212">
          <w:marLeft w:val="480"/>
          <w:marRight w:val="0"/>
          <w:marTop w:val="0"/>
          <w:marBottom w:val="0"/>
          <w:divBdr>
            <w:top w:val="none" w:sz="0" w:space="0" w:color="auto"/>
            <w:left w:val="none" w:sz="0" w:space="0" w:color="auto"/>
            <w:bottom w:val="none" w:sz="0" w:space="0" w:color="auto"/>
            <w:right w:val="none" w:sz="0" w:space="0" w:color="auto"/>
          </w:divBdr>
        </w:div>
        <w:div w:id="529218637">
          <w:marLeft w:val="480"/>
          <w:marRight w:val="0"/>
          <w:marTop w:val="0"/>
          <w:marBottom w:val="0"/>
          <w:divBdr>
            <w:top w:val="none" w:sz="0" w:space="0" w:color="auto"/>
            <w:left w:val="none" w:sz="0" w:space="0" w:color="auto"/>
            <w:bottom w:val="none" w:sz="0" w:space="0" w:color="auto"/>
            <w:right w:val="none" w:sz="0" w:space="0" w:color="auto"/>
          </w:divBdr>
        </w:div>
        <w:div w:id="671108467">
          <w:marLeft w:val="480"/>
          <w:marRight w:val="0"/>
          <w:marTop w:val="0"/>
          <w:marBottom w:val="0"/>
          <w:divBdr>
            <w:top w:val="none" w:sz="0" w:space="0" w:color="auto"/>
            <w:left w:val="none" w:sz="0" w:space="0" w:color="auto"/>
            <w:bottom w:val="none" w:sz="0" w:space="0" w:color="auto"/>
            <w:right w:val="none" w:sz="0" w:space="0" w:color="auto"/>
          </w:divBdr>
        </w:div>
        <w:div w:id="692533655">
          <w:marLeft w:val="480"/>
          <w:marRight w:val="0"/>
          <w:marTop w:val="0"/>
          <w:marBottom w:val="0"/>
          <w:divBdr>
            <w:top w:val="none" w:sz="0" w:space="0" w:color="auto"/>
            <w:left w:val="none" w:sz="0" w:space="0" w:color="auto"/>
            <w:bottom w:val="none" w:sz="0" w:space="0" w:color="auto"/>
            <w:right w:val="none" w:sz="0" w:space="0" w:color="auto"/>
          </w:divBdr>
        </w:div>
        <w:div w:id="698091649">
          <w:marLeft w:val="480"/>
          <w:marRight w:val="0"/>
          <w:marTop w:val="0"/>
          <w:marBottom w:val="0"/>
          <w:divBdr>
            <w:top w:val="none" w:sz="0" w:space="0" w:color="auto"/>
            <w:left w:val="none" w:sz="0" w:space="0" w:color="auto"/>
            <w:bottom w:val="none" w:sz="0" w:space="0" w:color="auto"/>
            <w:right w:val="none" w:sz="0" w:space="0" w:color="auto"/>
          </w:divBdr>
        </w:div>
        <w:div w:id="770199208">
          <w:marLeft w:val="480"/>
          <w:marRight w:val="0"/>
          <w:marTop w:val="0"/>
          <w:marBottom w:val="0"/>
          <w:divBdr>
            <w:top w:val="none" w:sz="0" w:space="0" w:color="auto"/>
            <w:left w:val="none" w:sz="0" w:space="0" w:color="auto"/>
            <w:bottom w:val="none" w:sz="0" w:space="0" w:color="auto"/>
            <w:right w:val="none" w:sz="0" w:space="0" w:color="auto"/>
          </w:divBdr>
        </w:div>
        <w:div w:id="814571472">
          <w:marLeft w:val="480"/>
          <w:marRight w:val="0"/>
          <w:marTop w:val="0"/>
          <w:marBottom w:val="0"/>
          <w:divBdr>
            <w:top w:val="none" w:sz="0" w:space="0" w:color="auto"/>
            <w:left w:val="none" w:sz="0" w:space="0" w:color="auto"/>
            <w:bottom w:val="none" w:sz="0" w:space="0" w:color="auto"/>
            <w:right w:val="none" w:sz="0" w:space="0" w:color="auto"/>
          </w:divBdr>
        </w:div>
        <w:div w:id="833840377">
          <w:marLeft w:val="480"/>
          <w:marRight w:val="0"/>
          <w:marTop w:val="0"/>
          <w:marBottom w:val="0"/>
          <w:divBdr>
            <w:top w:val="none" w:sz="0" w:space="0" w:color="auto"/>
            <w:left w:val="none" w:sz="0" w:space="0" w:color="auto"/>
            <w:bottom w:val="none" w:sz="0" w:space="0" w:color="auto"/>
            <w:right w:val="none" w:sz="0" w:space="0" w:color="auto"/>
          </w:divBdr>
        </w:div>
        <w:div w:id="842744282">
          <w:marLeft w:val="480"/>
          <w:marRight w:val="0"/>
          <w:marTop w:val="0"/>
          <w:marBottom w:val="0"/>
          <w:divBdr>
            <w:top w:val="none" w:sz="0" w:space="0" w:color="auto"/>
            <w:left w:val="none" w:sz="0" w:space="0" w:color="auto"/>
            <w:bottom w:val="none" w:sz="0" w:space="0" w:color="auto"/>
            <w:right w:val="none" w:sz="0" w:space="0" w:color="auto"/>
          </w:divBdr>
        </w:div>
        <w:div w:id="856189804">
          <w:marLeft w:val="480"/>
          <w:marRight w:val="0"/>
          <w:marTop w:val="0"/>
          <w:marBottom w:val="0"/>
          <w:divBdr>
            <w:top w:val="none" w:sz="0" w:space="0" w:color="auto"/>
            <w:left w:val="none" w:sz="0" w:space="0" w:color="auto"/>
            <w:bottom w:val="none" w:sz="0" w:space="0" w:color="auto"/>
            <w:right w:val="none" w:sz="0" w:space="0" w:color="auto"/>
          </w:divBdr>
        </w:div>
        <w:div w:id="894124201">
          <w:marLeft w:val="480"/>
          <w:marRight w:val="0"/>
          <w:marTop w:val="0"/>
          <w:marBottom w:val="0"/>
          <w:divBdr>
            <w:top w:val="none" w:sz="0" w:space="0" w:color="auto"/>
            <w:left w:val="none" w:sz="0" w:space="0" w:color="auto"/>
            <w:bottom w:val="none" w:sz="0" w:space="0" w:color="auto"/>
            <w:right w:val="none" w:sz="0" w:space="0" w:color="auto"/>
          </w:divBdr>
        </w:div>
        <w:div w:id="905190029">
          <w:marLeft w:val="480"/>
          <w:marRight w:val="0"/>
          <w:marTop w:val="0"/>
          <w:marBottom w:val="0"/>
          <w:divBdr>
            <w:top w:val="none" w:sz="0" w:space="0" w:color="auto"/>
            <w:left w:val="none" w:sz="0" w:space="0" w:color="auto"/>
            <w:bottom w:val="none" w:sz="0" w:space="0" w:color="auto"/>
            <w:right w:val="none" w:sz="0" w:space="0" w:color="auto"/>
          </w:divBdr>
        </w:div>
        <w:div w:id="940531105">
          <w:marLeft w:val="480"/>
          <w:marRight w:val="0"/>
          <w:marTop w:val="0"/>
          <w:marBottom w:val="0"/>
          <w:divBdr>
            <w:top w:val="none" w:sz="0" w:space="0" w:color="auto"/>
            <w:left w:val="none" w:sz="0" w:space="0" w:color="auto"/>
            <w:bottom w:val="none" w:sz="0" w:space="0" w:color="auto"/>
            <w:right w:val="none" w:sz="0" w:space="0" w:color="auto"/>
          </w:divBdr>
        </w:div>
        <w:div w:id="958101107">
          <w:marLeft w:val="480"/>
          <w:marRight w:val="0"/>
          <w:marTop w:val="0"/>
          <w:marBottom w:val="0"/>
          <w:divBdr>
            <w:top w:val="none" w:sz="0" w:space="0" w:color="auto"/>
            <w:left w:val="none" w:sz="0" w:space="0" w:color="auto"/>
            <w:bottom w:val="none" w:sz="0" w:space="0" w:color="auto"/>
            <w:right w:val="none" w:sz="0" w:space="0" w:color="auto"/>
          </w:divBdr>
        </w:div>
        <w:div w:id="968784304">
          <w:marLeft w:val="480"/>
          <w:marRight w:val="0"/>
          <w:marTop w:val="0"/>
          <w:marBottom w:val="0"/>
          <w:divBdr>
            <w:top w:val="none" w:sz="0" w:space="0" w:color="auto"/>
            <w:left w:val="none" w:sz="0" w:space="0" w:color="auto"/>
            <w:bottom w:val="none" w:sz="0" w:space="0" w:color="auto"/>
            <w:right w:val="none" w:sz="0" w:space="0" w:color="auto"/>
          </w:divBdr>
        </w:div>
        <w:div w:id="1025790184">
          <w:marLeft w:val="480"/>
          <w:marRight w:val="0"/>
          <w:marTop w:val="0"/>
          <w:marBottom w:val="0"/>
          <w:divBdr>
            <w:top w:val="none" w:sz="0" w:space="0" w:color="auto"/>
            <w:left w:val="none" w:sz="0" w:space="0" w:color="auto"/>
            <w:bottom w:val="none" w:sz="0" w:space="0" w:color="auto"/>
            <w:right w:val="none" w:sz="0" w:space="0" w:color="auto"/>
          </w:divBdr>
        </w:div>
        <w:div w:id="1045328770">
          <w:marLeft w:val="480"/>
          <w:marRight w:val="0"/>
          <w:marTop w:val="0"/>
          <w:marBottom w:val="0"/>
          <w:divBdr>
            <w:top w:val="none" w:sz="0" w:space="0" w:color="auto"/>
            <w:left w:val="none" w:sz="0" w:space="0" w:color="auto"/>
            <w:bottom w:val="none" w:sz="0" w:space="0" w:color="auto"/>
            <w:right w:val="none" w:sz="0" w:space="0" w:color="auto"/>
          </w:divBdr>
        </w:div>
        <w:div w:id="1055399091">
          <w:marLeft w:val="480"/>
          <w:marRight w:val="0"/>
          <w:marTop w:val="0"/>
          <w:marBottom w:val="0"/>
          <w:divBdr>
            <w:top w:val="none" w:sz="0" w:space="0" w:color="auto"/>
            <w:left w:val="none" w:sz="0" w:space="0" w:color="auto"/>
            <w:bottom w:val="none" w:sz="0" w:space="0" w:color="auto"/>
            <w:right w:val="none" w:sz="0" w:space="0" w:color="auto"/>
          </w:divBdr>
        </w:div>
        <w:div w:id="1074006940">
          <w:marLeft w:val="480"/>
          <w:marRight w:val="0"/>
          <w:marTop w:val="0"/>
          <w:marBottom w:val="0"/>
          <w:divBdr>
            <w:top w:val="none" w:sz="0" w:space="0" w:color="auto"/>
            <w:left w:val="none" w:sz="0" w:space="0" w:color="auto"/>
            <w:bottom w:val="none" w:sz="0" w:space="0" w:color="auto"/>
            <w:right w:val="none" w:sz="0" w:space="0" w:color="auto"/>
          </w:divBdr>
        </w:div>
        <w:div w:id="1139302947">
          <w:marLeft w:val="480"/>
          <w:marRight w:val="0"/>
          <w:marTop w:val="0"/>
          <w:marBottom w:val="0"/>
          <w:divBdr>
            <w:top w:val="none" w:sz="0" w:space="0" w:color="auto"/>
            <w:left w:val="none" w:sz="0" w:space="0" w:color="auto"/>
            <w:bottom w:val="none" w:sz="0" w:space="0" w:color="auto"/>
            <w:right w:val="none" w:sz="0" w:space="0" w:color="auto"/>
          </w:divBdr>
        </w:div>
        <w:div w:id="1195925034">
          <w:marLeft w:val="480"/>
          <w:marRight w:val="0"/>
          <w:marTop w:val="0"/>
          <w:marBottom w:val="0"/>
          <w:divBdr>
            <w:top w:val="none" w:sz="0" w:space="0" w:color="auto"/>
            <w:left w:val="none" w:sz="0" w:space="0" w:color="auto"/>
            <w:bottom w:val="none" w:sz="0" w:space="0" w:color="auto"/>
            <w:right w:val="none" w:sz="0" w:space="0" w:color="auto"/>
          </w:divBdr>
        </w:div>
        <w:div w:id="1303736483">
          <w:marLeft w:val="480"/>
          <w:marRight w:val="0"/>
          <w:marTop w:val="0"/>
          <w:marBottom w:val="0"/>
          <w:divBdr>
            <w:top w:val="none" w:sz="0" w:space="0" w:color="auto"/>
            <w:left w:val="none" w:sz="0" w:space="0" w:color="auto"/>
            <w:bottom w:val="none" w:sz="0" w:space="0" w:color="auto"/>
            <w:right w:val="none" w:sz="0" w:space="0" w:color="auto"/>
          </w:divBdr>
        </w:div>
        <w:div w:id="1316301308">
          <w:marLeft w:val="480"/>
          <w:marRight w:val="0"/>
          <w:marTop w:val="0"/>
          <w:marBottom w:val="0"/>
          <w:divBdr>
            <w:top w:val="none" w:sz="0" w:space="0" w:color="auto"/>
            <w:left w:val="none" w:sz="0" w:space="0" w:color="auto"/>
            <w:bottom w:val="none" w:sz="0" w:space="0" w:color="auto"/>
            <w:right w:val="none" w:sz="0" w:space="0" w:color="auto"/>
          </w:divBdr>
        </w:div>
        <w:div w:id="1382094658">
          <w:marLeft w:val="480"/>
          <w:marRight w:val="0"/>
          <w:marTop w:val="0"/>
          <w:marBottom w:val="0"/>
          <w:divBdr>
            <w:top w:val="none" w:sz="0" w:space="0" w:color="auto"/>
            <w:left w:val="none" w:sz="0" w:space="0" w:color="auto"/>
            <w:bottom w:val="none" w:sz="0" w:space="0" w:color="auto"/>
            <w:right w:val="none" w:sz="0" w:space="0" w:color="auto"/>
          </w:divBdr>
        </w:div>
        <w:div w:id="1506244302">
          <w:marLeft w:val="480"/>
          <w:marRight w:val="0"/>
          <w:marTop w:val="0"/>
          <w:marBottom w:val="0"/>
          <w:divBdr>
            <w:top w:val="none" w:sz="0" w:space="0" w:color="auto"/>
            <w:left w:val="none" w:sz="0" w:space="0" w:color="auto"/>
            <w:bottom w:val="none" w:sz="0" w:space="0" w:color="auto"/>
            <w:right w:val="none" w:sz="0" w:space="0" w:color="auto"/>
          </w:divBdr>
        </w:div>
        <w:div w:id="1507399187">
          <w:marLeft w:val="480"/>
          <w:marRight w:val="0"/>
          <w:marTop w:val="0"/>
          <w:marBottom w:val="0"/>
          <w:divBdr>
            <w:top w:val="none" w:sz="0" w:space="0" w:color="auto"/>
            <w:left w:val="none" w:sz="0" w:space="0" w:color="auto"/>
            <w:bottom w:val="none" w:sz="0" w:space="0" w:color="auto"/>
            <w:right w:val="none" w:sz="0" w:space="0" w:color="auto"/>
          </w:divBdr>
        </w:div>
        <w:div w:id="1573467690">
          <w:marLeft w:val="480"/>
          <w:marRight w:val="0"/>
          <w:marTop w:val="0"/>
          <w:marBottom w:val="0"/>
          <w:divBdr>
            <w:top w:val="none" w:sz="0" w:space="0" w:color="auto"/>
            <w:left w:val="none" w:sz="0" w:space="0" w:color="auto"/>
            <w:bottom w:val="none" w:sz="0" w:space="0" w:color="auto"/>
            <w:right w:val="none" w:sz="0" w:space="0" w:color="auto"/>
          </w:divBdr>
        </w:div>
        <w:div w:id="1573930355">
          <w:marLeft w:val="480"/>
          <w:marRight w:val="0"/>
          <w:marTop w:val="0"/>
          <w:marBottom w:val="0"/>
          <w:divBdr>
            <w:top w:val="none" w:sz="0" w:space="0" w:color="auto"/>
            <w:left w:val="none" w:sz="0" w:space="0" w:color="auto"/>
            <w:bottom w:val="none" w:sz="0" w:space="0" w:color="auto"/>
            <w:right w:val="none" w:sz="0" w:space="0" w:color="auto"/>
          </w:divBdr>
        </w:div>
        <w:div w:id="1620600216">
          <w:marLeft w:val="480"/>
          <w:marRight w:val="0"/>
          <w:marTop w:val="0"/>
          <w:marBottom w:val="0"/>
          <w:divBdr>
            <w:top w:val="none" w:sz="0" w:space="0" w:color="auto"/>
            <w:left w:val="none" w:sz="0" w:space="0" w:color="auto"/>
            <w:bottom w:val="none" w:sz="0" w:space="0" w:color="auto"/>
            <w:right w:val="none" w:sz="0" w:space="0" w:color="auto"/>
          </w:divBdr>
        </w:div>
        <w:div w:id="1671443147">
          <w:marLeft w:val="480"/>
          <w:marRight w:val="0"/>
          <w:marTop w:val="0"/>
          <w:marBottom w:val="0"/>
          <w:divBdr>
            <w:top w:val="none" w:sz="0" w:space="0" w:color="auto"/>
            <w:left w:val="none" w:sz="0" w:space="0" w:color="auto"/>
            <w:bottom w:val="none" w:sz="0" w:space="0" w:color="auto"/>
            <w:right w:val="none" w:sz="0" w:space="0" w:color="auto"/>
          </w:divBdr>
        </w:div>
        <w:div w:id="1685399068">
          <w:marLeft w:val="480"/>
          <w:marRight w:val="0"/>
          <w:marTop w:val="0"/>
          <w:marBottom w:val="0"/>
          <w:divBdr>
            <w:top w:val="none" w:sz="0" w:space="0" w:color="auto"/>
            <w:left w:val="none" w:sz="0" w:space="0" w:color="auto"/>
            <w:bottom w:val="none" w:sz="0" w:space="0" w:color="auto"/>
            <w:right w:val="none" w:sz="0" w:space="0" w:color="auto"/>
          </w:divBdr>
        </w:div>
        <w:div w:id="1799957260">
          <w:marLeft w:val="480"/>
          <w:marRight w:val="0"/>
          <w:marTop w:val="0"/>
          <w:marBottom w:val="0"/>
          <w:divBdr>
            <w:top w:val="none" w:sz="0" w:space="0" w:color="auto"/>
            <w:left w:val="none" w:sz="0" w:space="0" w:color="auto"/>
            <w:bottom w:val="none" w:sz="0" w:space="0" w:color="auto"/>
            <w:right w:val="none" w:sz="0" w:space="0" w:color="auto"/>
          </w:divBdr>
        </w:div>
        <w:div w:id="1852983583">
          <w:marLeft w:val="480"/>
          <w:marRight w:val="0"/>
          <w:marTop w:val="0"/>
          <w:marBottom w:val="0"/>
          <w:divBdr>
            <w:top w:val="none" w:sz="0" w:space="0" w:color="auto"/>
            <w:left w:val="none" w:sz="0" w:space="0" w:color="auto"/>
            <w:bottom w:val="none" w:sz="0" w:space="0" w:color="auto"/>
            <w:right w:val="none" w:sz="0" w:space="0" w:color="auto"/>
          </w:divBdr>
        </w:div>
        <w:div w:id="1933782936">
          <w:marLeft w:val="480"/>
          <w:marRight w:val="0"/>
          <w:marTop w:val="0"/>
          <w:marBottom w:val="0"/>
          <w:divBdr>
            <w:top w:val="none" w:sz="0" w:space="0" w:color="auto"/>
            <w:left w:val="none" w:sz="0" w:space="0" w:color="auto"/>
            <w:bottom w:val="none" w:sz="0" w:space="0" w:color="auto"/>
            <w:right w:val="none" w:sz="0" w:space="0" w:color="auto"/>
          </w:divBdr>
        </w:div>
        <w:div w:id="1942689235">
          <w:marLeft w:val="480"/>
          <w:marRight w:val="0"/>
          <w:marTop w:val="0"/>
          <w:marBottom w:val="0"/>
          <w:divBdr>
            <w:top w:val="none" w:sz="0" w:space="0" w:color="auto"/>
            <w:left w:val="none" w:sz="0" w:space="0" w:color="auto"/>
            <w:bottom w:val="none" w:sz="0" w:space="0" w:color="auto"/>
            <w:right w:val="none" w:sz="0" w:space="0" w:color="auto"/>
          </w:divBdr>
        </w:div>
        <w:div w:id="1952207013">
          <w:marLeft w:val="480"/>
          <w:marRight w:val="0"/>
          <w:marTop w:val="0"/>
          <w:marBottom w:val="0"/>
          <w:divBdr>
            <w:top w:val="none" w:sz="0" w:space="0" w:color="auto"/>
            <w:left w:val="none" w:sz="0" w:space="0" w:color="auto"/>
            <w:bottom w:val="none" w:sz="0" w:space="0" w:color="auto"/>
            <w:right w:val="none" w:sz="0" w:space="0" w:color="auto"/>
          </w:divBdr>
        </w:div>
        <w:div w:id="1986546298">
          <w:marLeft w:val="480"/>
          <w:marRight w:val="0"/>
          <w:marTop w:val="0"/>
          <w:marBottom w:val="0"/>
          <w:divBdr>
            <w:top w:val="none" w:sz="0" w:space="0" w:color="auto"/>
            <w:left w:val="none" w:sz="0" w:space="0" w:color="auto"/>
            <w:bottom w:val="none" w:sz="0" w:space="0" w:color="auto"/>
            <w:right w:val="none" w:sz="0" w:space="0" w:color="auto"/>
          </w:divBdr>
        </w:div>
        <w:div w:id="1989630948">
          <w:marLeft w:val="480"/>
          <w:marRight w:val="0"/>
          <w:marTop w:val="0"/>
          <w:marBottom w:val="0"/>
          <w:divBdr>
            <w:top w:val="none" w:sz="0" w:space="0" w:color="auto"/>
            <w:left w:val="none" w:sz="0" w:space="0" w:color="auto"/>
            <w:bottom w:val="none" w:sz="0" w:space="0" w:color="auto"/>
            <w:right w:val="none" w:sz="0" w:space="0" w:color="auto"/>
          </w:divBdr>
        </w:div>
        <w:div w:id="2024357547">
          <w:marLeft w:val="480"/>
          <w:marRight w:val="0"/>
          <w:marTop w:val="0"/>
          <w:marBottom w:val="0"/>
          <w:divBdr>
            <w:top w:val="none" w:sz="0" w:space="0" w:color="auto"/>
            <w:left w:val="none" w:sz="0" w:space="0" w:color="auto"/>
            <w:bottom w:val="none" w:sz="0" w:space="0" w:color="auto"/>
            <w:right w:val="none" w:sz="0" w:space="0" w:color="auto"/>
          </w:divBdr>
        </w:div>
        <w:div w:id="2038044630">
          <w:marLeft w:val="480"/>
          <w:marRight w:val="0"/>
          <w:marTop w:val="0"/>
          <w:marBottom w:val="0"/>
          <w:divBdr>
            <w:top w:val="none" w:sz="0" w:space="0" w:color="auto"/>
            <w:left w:val="none" w:sz="0" w:space="0" w:color="auto"/>
            <w:bottom w:val="none" w:sz="0" w:space="0" w:color="auto"/>
            <w:right w:val="none" w:sz="0" w:space="0" w:color="auto"/>
          </w:divBdr>
        </w:div>
        <w:div w:id="2043087592">
          <w:marLeft w:val="480"/>
          <w:marRight w:val="0"/>
          <w:marTop w:val="0"/>
          <w:marBottom w:val="0"/>
          <w:divBdr>
            <w:top w:val="none" w:sz="0" w:space="0" w:color="auto"/>
            <w:left w:val="none" w:sz="0" w:space="0" w:color="auto"/>
            <w:bottom w:val="none" w:sz="0" w:space="0" w:color="auto"/>
            <w:right w:val="none" w:sz="0" w:space="0" w:color="auto"/>
          </w:divBdr>
        </w:div>
        <w:div w:id="2045476588">
          <w:marLeft w:val="480"/>
          <w:marRight w:val="0"/>
          <w:marTop w:val="0"/>
          <w:marBottom w:val="0"/>
          <w:divBdr>
            <w:top w:val="none" w:sz="0" w:space="0" w:color="auto"/>
            <w:left w:val="none" w:sz="0" w:space="0" w:color="auto"/>
            <w:bottom w:val="none" w:sz="0" w:space="0" w:color="auto"/>
            <w:right w:val="none" w:sz="0" w:space="0" w:color="auto"/>
          </w:divBdr>
        </w:div>
        <w:div w:id="2060396973">
          <w:marLeft w:val="480"/>
          <w:marRight w:val="0"/>
          <w:marTop w:val="0"/>
          <w:marBottom w:val="0"/>
          <w:divBdr>
            <w:top w:val="none" w:sz="0" w:space="0" w:color="auto"/>
            <w:left w:val="none" w:sz="0" w:space="0" w:color="auto"/>
            <w:bottom w:val="none" w:sz="0" w:space="0" w:color="auto"/>
            <w:right w:val="none" w:sz="0" w:space="0" w:color="auto"/>
          </w:divBdr>
        </w:div>
        <w:div w:id="2073507088">
          <w:marLeft w:val="480"/>
          <w:marRight w:val="0"/>
          <w:marTop w:val="0"/>
          <w:marBottom w:val="0"/>
          <w:divBdr>
            <w:top w:val="none" w:sz="0" w:space="0" w:color="auto"/>
            <w:left w:val="none" w:sz="0" w:space="0" w:color="auto"/>
            <w:bottom w:val="none" w:sz="0" w:space="0" w:color="auto"/>
            <w:right w:val="none" w:sz="0" w:space="0" w:color="auto"/>
          </w:divBdr>
        </w:div>
        <w:div w:id="2127968424">
          <w:marLeft w:val="480"/>
          <w:marRight w:val="0"/>
          <w:marTop w:val="0"/>
          <w:marBottom w:val="0"/>
          <w:divBdr>
            <w:top w:val="none" w:sz="0" w:space="0" w:color="auto"/>
            <w:left w:val="none" w:sz="0" w:space="0" w:color="auto"/>
            <w:bottom w:val="none" w:sz="0" w:space="0" w:color="auto"/>
            <w:right w:val="none" w:sz="0" w:space="0" w:color="auto"/>
          </w:divBdr>
        </w:div>
      </w:divsChild>
    </w:div>
    <w:div w:id="1987279920">
      <w:bodyDiv w:val="1"/>
      <w:marLeft w:val="0"/>
      <w:marRight w:val="0"/>
      <w:marTop w:val="0"/>
      <w:marBottom w:val="0"/>
      <w:divBdr>
        <w:top w:val="none" w:sz="0" w:space="0" w:color="auto"/>
        <w:left w:val="none" w:sz="0" w:space="0" w:color="auto"/>
        <w:bottom w:val="none" w:sz="0" w:space="0" w:color="auto"/>
        <w:right w:val="none" w:sz="0" w:space="0" w:color="auto"/>
      </w:divBdr>
      <w:divsChild>
        <w:div w:id="1705978848">
          <w:marLeft w:val="640"/>
          <w:marRight w:val="0"/>
          <w:marTop w:val="0"/>
          <w:marBottom w:val="0"/>
          <w:divBdr>
            <w:top w:val="none" w:sz="0" w:space="0" w:color="auto"/>
            <w:left w:val="none" w:sz="0" w:space="0" w:color="auto"/>
            <w:bottom w:val="none" w:sz="0" w:space="0" w:color="auto"/>
            <w:right w:val="none" w:sz="0" w:space="0" w:color="auto"/>
          </w:divBdr>
        </w:div>
        <w:div w:id="1834026740">
          <w:marLeft w:val="640"/>
          <w:marRight w:val="0"/>
          <w:marTop w:val="0"/>
          <w:marBottom w:val="0"/>
          <w:divBdr>
            <w:top w:val="none" w:sz="0" w:space="0" w:color="auto"/>
            <w:left w:val="none" w:sz="0" w:space="0" w:color="auto"/>
            <w:bottom w:val="none" w:sz="0" w:space="0" w:color="auto"/>
            <w:right w:val="none" w:sz="0" w:space="0" w:color="auto"/>
          </w:divBdr>
        </w:div>
        <w:div w:id="455608256">
          <w:marLeft w:val="640"/>
          <w:marRight w:val="0"/>
          <w:marTop w:val="0"/>
          <w:marBottom w:val="0"/>
          <w:divBdr>
            <w:top w:val="none" w:sz="0" w:space="0" w:color="auto"/>
            <w:left w:val="none" w:sz="0" w:space="0" w:color="auto"/>
            <w:bottom w:val="none" w:sz="0" w:space="0" w:color="auto"/>
            <w:right w:val="none" w:sz="0" w:space="0" w:color="auto"/>
          </w:divBdr>
        </w:div>
        <w:div w:id="613055730">
          <w:marLeft w:val="640"/>
          <w:marRight w:val="0"/>
          <w:marTop w:val="0"/>
          <w:marBottom w:val="0"/>
          <w:divBdr>
            <w:top w:val="none" w:sz="0" w:space="0" w:color="auto"/>
            <w:left w:val="none" w:sz="0" w:space="0" w:color="auto"/>
            <w:bottom w:val="none" w:sz="0" w:space="0" w:color="auto"/>
            <w:right w:val="none" w:sz="0" w:space="0" w:color="auto"/>
          </w:divBdr>
        </w:div>
        <w:div w:id="1369062925">
          <w:marLeft w:val="640"/>
          <w:marRight w:val="0"/>
          <w:marTop w:val="0"/>
          <w:marBottom w:val="0"/>
          <w:divBdr>
            <w:top w:val="none" w:sz="0" w:space="0" w:color="auto"/>
            <w:left w:val="none" w:sz="0" w:space="0" w:color="auto"/>
            <w:bottom w:val="none" w:sz="0" w:space="0" w:color="auto"/>
            <w:right w:val="none" w:sz="0" w:space="0" w:color="auto"/>
          </w:divBdr>
        </w:div>
        <w:div w:id="1808232659">
          <w:marLeft w:val="640"/>
          <w:marRight w:val="0"/>
          <w:marTop w:val="0"/>
          <w:marBottom w:val="0"/>
          <w:divBdr>
            <w:top w:val="none" w:sz="0" w:space="0" w:color="auto"/>
            <w:left w:val="none" w:sz="0" w:space="0" w:color="auto"/>
            <w:bottom w:val="none" w:sz="0" w:space="0" w:color="auto"/>
            <w:right w:val="none" w:sz="0" w:space="0" w:color="auto"/>
          </w:divBdr>
        </w:div>
        <w:div w:id="1471826016">
          <w:marLeft w:val="640"/>
          <w:marRight w:val="0"/>
          <w:marTop w:val="0"/>
          <w:marBottom w:val="0"/>
          <w:divBdr>
            <w:top w:val="none" w:sz="0" w:space="0" w:color="auto"/>
            <w:left w:val="none" w:sz="0" w:space="0" w:color="auto"/>
            <w:bottom w:val="none" w:sz="0" w:space="0" w:color="auto"/>
            <w:right w:val="none" w:sz="0" w:space="0" w:color="auto"/>
          </w:divBdr>
        </w:div>
        <w:div w:id="1175919388">
          <w:marLeft w:val="640"/>
          <w:marRight w:val="0"/>
          <w:marTop w:val="0"/>
          <w:marBottom w:val="0"/>
          <w:divBdr>
            <w:top w:val="none" w:sz="0" w:space="0" w:color="auto"/>
            <w:left w:val="none" w:sz="0" w:space="0" w:color="auto"/>
            <w:bottom w:val="none" w:sz="0" w:space="0" w:color="auto"/>
            <w:right w:val="none" w:sz="0" w:space="0" w:color="auto"/>
          </w:divBdr>
        </w:div>
        <w:div w:id="1468429546">
          <w:marLeft w:val="640"/>
          <w:marRight w:val="0"/>
          <w:marTop w:val="0"/>
          <w:marBottom w:val="0"/>
          <w:divBdr>
            <w:top w:val="none" w:sz="0" w:space="0" w:color="auto"/>
            <w:left w:val="none" w:sz="0" w:space="0" w:color="auto"/>
            <w:bottom w:val="none" w:sz="0" w:space="0" w:color="auto"/>
            <w:right w:val="none" w:sz="0" w:space="0" w:color="auto"/>
          </w:divBdr>
        </w:div>
        <w:div w:id="1145463545">
          <w:marLeft w:val="640"/>
          <w:marRight w:val="0"/>
          <w:marTop w:val="0"/>
          <w:marBottom w:val="0"/>
          <w:divBdr>
            <w:top w:val="none" w:sz="0" w:space="0" w:color="auto"/>
            <w:left w:val="none" w:sz="0" w:space="0" w:color="auto"/>
            <w:bottom w:val="none" w:sz="0" w:space="0" w:color="auto"/>
            <w:right w:val="none" w:sz="0" w:space="0" w:color="auto"/>
          </w:divBdr>
        </w:div>
        <w:div w:id="2140026824">
          <w:marLeft w:val="640"/>
          <w:marRight w:val="0"/>
          <w:marTop w:val="0"/>
          <w:marBottom w:val="0"/>
          <w:divBdr>
            <w:top w:val="none" w:sz="0" w:space="0" w:color="auto"/>
            <w:left w:val="none" w:sz="0" w:space="0" w:color="auto"/>
            <w:bottom w:val="none" w:sz="0" w:space="0" w:color="auto"/>
            <w:right w:val="none" w:sz="0" w:space="0" w:color="auto"/>
          </w:divBdr>
        </w:div>
        <w:div w:id="1911503463">
          <w:marLeft w:val="640"/>
          <w:marRight w:val="0"/>
          <w:marTop w:val="0"/>
          <w:marBottom w:val="0"/>
          <w:divBdr>
            <w:top w:val="none" w:sz="0" w:space="0" w:color="auto"/>
            <w:left w:val="none" w:sz="0" w:space="0" w:color="auto"/>
            <w:bottom w:val="none" w:sz="0" w:space="0" w:color="auto"/>
            <w:right w:val="none" w:sz="0" w:space="0" w:color="auto"/>
          </w:divBdr>
        </w:div>
        <w:div w:id="1710178308">
          <w:marLeft w:val="640"/>
          <w:marRight w:val="0"/>
          <w:marTop w:val="0"/>
          <w:marBottom w:val="0"/>
          <w:divBdr>
            <w:top w:val="none" w:sz="0" w:space="0" w:color="auto"/>
            <w:left w:val="none" w:sz="0" w:space="0" w:color="auto"/>
            <w:bottom w:val="none" w:sz="0" w:space="0" w:color="auto"/>
            <w:right w:val="none" w:sz="0" w:space="0" w:color="auto"/>
          </w:divBdr>
        </w:div>
        <w:div w:id="1750156594">
          <w:marLeft w:val="640"/>
          <w:marRight w:val="0"/>
          <w:marTop w:val="0"/>
          <w:marBottom w:val="0"/>
          <w:divBdr>
            <w:top w:val="none" w:sz="0" w:space="0" w:color="auto"/>
            <w:left w:val="none" w:sz="0" w:space="0" w:color="auto"/>
            <w:bottom w:val="none" w:sz="0" w:space="0" w:color="auto"/>
            <w:right w:val="none" w:sz="0" w:space="0" w:color="auto"/>
          </w:divBdr>
        </w:div>
        <w:div w:id="1722170259">
          <w:marLeft w:val="640"/>
          <w:marRight w:val="0"/>
          <w:marTop w:val="0"/>
          <w:marBottom w:val="0"/>
          <w:divBdr>
            <w:top w:val="none" w:sz="0" w:space="0" w:color="auto"/>
            <w:left w:val="none" w:sz="0" w:space="0" w:color="auto"/>
            <w:bottom w:val="none" w:sz="0" w:space="0" w:color="auto"/>
            <w:right w:val="none" w:sz="0" w:space="0" w:color="auto"/>
          </w:divBdr>
        </w:div>
        <w:div w:id="388725991">
          <w:marLeft w:val="640"/>
          <w:marRight w:val="0"/>
          <w:marTop w:val="0"/>
          <w:marBottom w:val="0"/>
          <w:divBdr>
            <w:top w:val="none" w:sz="0" w:space="0" w:color="auto"/>
            <w:left w:val="none" w:sz="0" w:space="0" w:color="auto"/>
            <w:bottom w:val="none" w:sz="0" w:space="0" w:color="auto"/>
            <w:right w:val="none" w:sz="0" w:space="0" w:color="auto"/>
          </w:divBdr>
        </w:div>
        <w:div w:id="1372458711">
          <w:marLeft w:val="640"/>
          <w:marRight w:val="0"/>
          <w:marTop w:val="0"/>
          <w:marBottom w:val="0"/>
          <w:divBdr>
            <w:top w:val="none" w:sz="0" w:space="0" w:color="auto"/>
            <w:left w:val="none" w:sz="0" w:space="0" w:color="auto"/>
            <w:bottom w:val="none" w:sz="0" w:space="0" w:color="auto"/>
            <w:right w:val="none" w:sz="0" w:space="0" w:color="auto"/>
          </w:divBdr>
        </w:div>
        <w:div w:id="1849326046">
          <w:marLeft w:val="640"/>
          <w:marRight w:val="0"/>
          <w:marTop w:val="0"/>
          <w:marBottom w:val="0"/>
          <w:divBdr>
            <w:top w:val="none" w:sz="0" w:space="0" w:color="auto"/>
            <w:left w:val="none" w:sz="0" w:space="0" w:color="auto"/>
            <w:bottom w:val="none" w:sz="0" w:space="0" w:color="auto"/>
            <w:right w:val="none" w:sz="0" w:space="0" w:color="auto"/>
          </w:divBdr>
        </w:div>
        <w:div w:id="228657662">
          <w:marLeft w:val="640"/>
          <w:marRight w:val="0"/>
          <w:marTop w:val="0"/>
          <w:marBottom w:val="0"/>
          <w:divBdr>
            <w:top w:val="none" w:sz="0" w:space="0" w:color="auto"/>
            <w:left w:val="none" w:sz="0" w:space="0" w:color="auto"/>
            <w:bottom w:val="none" w:sz="0" w:space="0" w:color="auto"/>
            <w:right w:val="none" w:sz="0" w:space="0" w:color="auto"/>
          </w:divBdr>
        </w:div>
        <w:div w:id="1532188612">
          <w:marLeft w:val="640"/>
          <w:marRight w:val="0"/>
          <w:marTop w:val="0"/>
          <w:marBottom w:val="0"/>
          <w:divBdr>
            <w:top w:val="none" w:sz="0" w:space="0" w:color="auto"/>
            <w:left w:val="none" w:sz="0" w:space="0" w:color="auto"/>
            <w:bottom w:val="none" w:sz="0" w:space="0" w:color="auto"/>
            <w:right w:val="none" w:sz="0" w:space="0" w:color="auto"/>
          </w:divBdr>
        </w:div>
        <w:div w:id="486556662">
          <w:marLeft w:val="640"/>
          <w:marRight w:val="0"/>
          <w:marTop w:val="0"/>
          <w:marBottom w:val="0"/>
          <w:divBdr>
            <w:top w:val="none" w:sz="0" w:space="0" w:color="auto"/>
            <w:left w:val="none" w:sz="0" w:space="0" w:color="auto"/>
            <w:bottom w:val="none" w:sz="0" w:space="0" w:color="auto"/>
            <w:right w:val="none" w:sz="0" w:space="0" w:color="auto"/>
          </w:divBdr>
        </w:div>
        <w:div w:id="1788887099">
          <w:marLeft w:val="640"/>
          <w:marRight w:val="0"/>
          <w:marTop w:val="0"/>
          <w:marBottom w:val="0"/>
          <w:divBdr>
            <w:top w:val="none" w:sz="0" w:space="0" w:color="auto"/>
            <w:left w:val="none" w:sz="0" w:space="0" w:color="auto"/>
            <w:bottom w:val="none" w:sz="0" w:space="0" w:color="auto"/>
            <w:right w:val="none" w:sz="0" w:space="0" w:color="auto"/>
          </w:divBdr>
        </w:div>
        <w:div w:id="1589189425">
          <w:marLeft w:val="640"/>
          <w:marRight w:val="0"/>
          <w:marTop w:val="0"/>
          <w:marBottom w:val="0"/>
          <w:divBdr>
            <w:top w:val="none" w:sz="0" w:space="0" w:color="auto"/>
            <w:left w:val="none" w:sz="0" w:space="0" w:color="auto"/>
            <w:bottom w:val="none" w:sz="0" w:space="0" w:color="auto"/>
            <w:right w:val="none" w:sz="0" w:space="0" w:color="auto"/>
          </w:divBdr>
        </w:div>
        <w:div w:id="455955355">
          <w:marLeft w:val="640"/>
          <w:marRight w:val="0"/>
          <w:marTop w:val="0"/>
          <w:marBottom w:val="0"/>
          <w:divBdr>
            <w:top w:val="none" w:sz="0" w:space="0" w:color="auto"/>
            <w:left w:val="none" w:sz="0" w:space="0" w:color="auto"/>
            <w:bottom w:val="none" w:sz="0" w:space="0" w:color="auto"/>
            <w:right w:val="none" w:sz="0" w:space="0" w:color="auto"/>
          </w:divBdr>
        </w:div>
        <w:div w:id="1861121245">
          <w:marLeft w:val="640"/>
          <w:marRight w:val="0"/>
          <w:marTop w:val="0"/>
          <w:marBottom w:val="0"/>
          <w:divBdr>
            <w:top w:val="none" w:sz="0" w:space="0" w:color="auto"/>
            <w:left w:val="none" w:sz="0" w:space="0" w:color="auto"/>
            <w:bottom w:val="none" w:sz="0" w:space="0" w:color="auto"/>
            <w:right w:val="none" w:sz="0" w:space="0" w:color="auto"/>
          </w:divBdr>
        </w:div>
        <w:div w:id="745952882">
          <w:marLeft w:val="640"/>
          <w:marRight w:val="0"/>
          <w:marTop w:val="0"/>
          <w:marBottom w:val="0"/>
          <w:divBdr>
            <w:top w:val="none" w:sz="0" w:space="0" w:color="auto"/>
            <w:left w:val="none" w:sz="0" w:space="0" w:color="auto"/>
            <w:bottom w:val="none" w:sz="0" w:space="0" w:color="auto"/>
            <w:right w:val="none" w:sz="0" w:space="0" w:color="auto"/>
          </w:divBdr>
        </w:div>
        <w:div w:id="1922253665">
          <w:marLeft w:val="640"/>
          <w:marRight w:val="0"/>
          <w:marTop w:val="0"/>
          <w:marBottom w:val="0"/>
          <w:divBdr>
            <w:top w:val="none" w:sz="0" w:space="0" w:color="auto"/>
            <w:left w:val="none" w:sz="0" w:space="0" w:color="auto"/>
            <w:bottom w:val="none" w:sz="0" w:space="0" w:color="auto"/>
            <w:right w:val="none" w:sz="0" w:space="0" w:color="auto"/>
          </w:divBdr>
        </w:div>
        <w:div w:id="333459018">
          <w:marLeft w:val="640"/>
          <w:marRight w:val="0"/>
          <w:marTop w:val="0"/>
          <w:marBottom w:val="0"/>
          <w:divBdr>
            <w:top w:val="none" w:sz="0" w:space="0" w:color="auto"/>
            <w:left w:val="none" w:sz="0" w:space="0" w:color="auto"/>
            <w:bottom w:val="none" w:sz="0" w:space="0" w:color="auto"/>
            <w:right w:val="none" w:sz="0" w:space="0" w:color="auto"/>
          </w:divBdr>
        </w:div>
        <w:div w:id="19670704">
          <w:marLeft w:val="640"/>
          <w:marRight w:val="0"/>
          <w:marTop w:val="0"/>
          <w:marBottom w:val="0"/>
          <w:divBdr>
            <w:top w:val="none" w:sz="0" w:space="0" w:color="auto"/>
            <w:left w:val="none" w:sz="0" w:space="0" w:color="auto"/>
            <w:bottom w:val="none" w:sz="0" w:space="0" w:color="auto"/>
            <w:right w:val="none" w:sz="0" w:space="0" w:color="auto"/>
          </w:divBdr>
        </w:div>
        <w:div w:id="719401387">
          <w:marLeft w:val="640"/>
          <w:marRight w:val="0"/>
          <w:marTop w:val="0"/>
          <w:marBottom w:val="0"/>
          <w:divBdr>
            <w:top w:val="none" w:sz="0" w:space="0" w:color="auto"/>
            <w:left w:val="none" w:sz="0" w:space="0" w:color="auto"/>
            <w:bottom w:val="none" w:sz="0" w:space="0" w:color="auto"/>
            <w:right w:val="none" w:sz="0" w:space="0" w:color="auto"/>
          </w:divBdr>
        </w:div>
        <w:div w:id="374819323">
          <w:marLeft w:val="640"/>
          <w:marRight w:val="0"/>
          <w:marTop w:val="0"/>
          <w:marBottom w:val="0"/>
          <w:divBdr>
            <w:top w:val="none" w:sz="0" w:space="0" w:color="auto"/>
            <w:left w:val="none" w:sz="0" w:space="0" w:color="auto"/>
            <w:bottom w:val="none" w:sz="0" w:space="0" w:color="auto"/>
            <w:right w:val="none" w:sz="0" w:space="0" w:color="auto"/>
          </w:divBdr>
        </w:div>
        <w:div w:id="696002475">
          <w:marLeft w:val="640"/>
          <w:marRight w:val="0"/>
          <w:marTop w:val="0"/>
          <w:marBottom w:val="0"/>
          <w:divBdr>
            <w:top w:val="none" w:sz="0" w:space="0" w:color="auto"/>
            <w:left w:val="none" w:sz="0" w:space="0" w:color="auto"/>
            <w:bottom w:val="none" w:sz="0" w:space="0" w:color="auto"/>
            <w:right w:val="none" w:sz="0" w:space="0" w:color="auto"/>
          </w:divBdr>
        </w:div>
        <w:div w:id="1234390409">
          <w:marLeft w:val="640"/>
          <w:marRight w:val="0"/>
          <w:marTop w:val="0"/>
          <w:marBottom w:val="0"/>
          <w:divBdr>
            <w:top w:val="none" w:sz="0" w:space="0" w:color="auto"/>
            <w:left w:val="none" w:sz="0" w:space="0" w:color="auto"/>
            <w:bottom w:val="none" w:sz="0" w:space="0" w:color="auto"/>
            <w:right w:val="none" w:sz="0" w:space="0" w:color="auto"/>
          </w:divBdr>
        </w:div>
        <w:div w:id="970287320">
          <w:marLeft w:val="640"/>
          <w:marRight w:val="0"/>
          <w:marTop w:val="0"/>
          <w:marBottom w:val="0"/>
          <w:divBdr>
            <w:top w:val="none" w:sz="0" w:space="0" w:color="auto"/>
            <w:left w:val="none" w:sz="0" w:space="0" w:color="auto"/>
            <w:bottom w:val="none" w:sz="0" w:space="0" w:color="auto"/>
            <w:right w:val="none" w:sz="0" w:space="0" w:color="auto"/>
          </w:divBdr>
        </w:div>
        <w:div w:id="504588535">
          <w:marLeft w:val="640"/>
          <w:marRight w:val="0"/>
          <w:marTop w:val="0"/>
          <w:marBottom w:val="0"/>
          <w:divBdr>
            <w:top w:val="none" w:sz="0" w:space="0" w:color="auto"/>
            <w:left w:val="none" w:sz="0" w:space="0" w:color="auto"/>
            <w:bottom w:val="none" w:sz="0" w:space="0" w:color="auto"/>
            <w:right w:val="none" w:sz="0" w:space="0" w:color="auto"/>
          </w:divBdr>
        </w:div>
        <w:div w:id="1466242352">
          <w:marLeft w:val="640"/>
          <w:marRight w:val="0"/>
          <w:marTop w:val="0"/>
          <w:marBottom w:val="0"/>
          <w:divBdr>
            <w:top w:val="none" w:sz="0" w:space="0" w:color="auto"/>
            <w:left w:val="none" w:sz="0" w:space="0" w:color="auto"/>
            <w:bottom w:val="none" w:sz="0" w:space="0" w:color="auto"/>
            <w:right w:val="none" w:sz="0" w:space="0" w:color="auto"/>
          </w:divBdr>
        </w:div>
        <w:div w:id="931284228">
          <w:marLeft w:val="640"/>
          <w:marRight w:val="0"/>
          <w:marTop w:val="0"/>
          <w:marBottom w:val="0"/>
          <w:divBdr>
            <w:top w:val="none" w:sz="0" w:space="0" w:color="auto"/>
            <w:left w:val="none" w:sz="0" w:space="0" w:color="auto"/>
            <w:bottom w:val="none" w:sz="0" w:space="0" w:color="auto"/>
            <w:right w:val="none" w:sz="0" w:space="0" w:color="auto"/>
          </w:divBdr>
        </w:div>
        <w:div w:id="1891768933">
          <w:marLeft w:val="640"/>
          <w:marRight w:val="0"/>
          <w:marTop w:val="0"/>
          <w:marBottom w:val="0"/>
          <w:divBdr>
            <w:top w:val="none" w:sz="0" w:space="0" w:color="auto"/>
            <w:left w:val="none" w:sz="0" w:space="0" w:color="auto"/>
            <w:bottom w:val="none" w:sz="0" w:space="0" w:color="auto"/>
            <w:right w:val="none" w:sz="0" w:space="0" w:color="auto"/>
          </w:divBdr>
        </w:div>
        <w:div w:id="189220634">
          <w:marLeft w:val="640"/>
          <w:marRight w:val="0"/>
          <w:marTop w:val="0"/>
          <w:marBottom w:val="0"/>
          <w:divBdr>
            <w:top w:val="none" w:sz="0" w:space="0" w:color="auto"/>
            <w:left w:val="none" w:sz="0" w:space="0" w:color="auto"/>
            <w:bottom w:val="none" w:sz="0" w:space="0" w:color="auto"/>
            <w:right w:val="none" w:sz="0" w:space="0" w:color="auto"/>
          </w:divBdr>
        </w:div>
        <w:div w:id="1330208619">
          <w:marLeft w:val="640"/>
          <w:marRight w:val="0"/>
          <w:marTop w:val="0"/>
          <w:marBottom w:val="0"/>
          <w:divBdr>
            <w:top w:val="none" w:sz="0" w:space="0" w:color="auto"/>
            <w:left w:val="none" w:sz="0" w:space="0" w:color="auto"/>
            <w:bottom w:val="none" w:sz="0" w:space="0" w:color="auto"/>
            <w:right w:val="none" w:sz="0" w:space="0" w:color="auto"/>
          </w:divBdr>
        </w:div>
        <w:div w:id="2037459257">
          <w:marLeft w:val="640"/>
          <w:marRight w:val="0"/>
          <w:marTop w:val="0"/>
          <w:marBottom w:val="0"/>
          <w:divBdr>
            <w:top w:val="none" w:sz="0" w:space="0" w:color="auto"/>
            <w:left w:val="none" w:sz="0" w:space="0" w:color="auto"/>
            <w:bottom w:val="none" w:sz="0" w:space="0" w:color="auto"/>
            <w:right w:val="none" w:sz="0" w:space="0" w:color="auto"/>
          </w:divBdr>
        </w:div>
        <w:div w:id="1932618943">
          <w:marLeft w:val="640"/>
          <w:marRight w:val="0"/>
          <w:marTop w:val="0"/>
          <w:marBottom w:val="0"/>
          <w:divBdr>
            <w:top w:val="none" w:sz="0" w:space="0" w:color="auto"/>
            <w:left w:val="none" w:sz="0" w:space="0" w:color="auto"/>
            <w:bottom w:val="none" w:sz="0" w:space="0" w:color="auto"/>
            <w:right w:val="none" w:sz="0" w:space="0" w:color="auto"/>
          </w:divBdr>
        </w:div>
        <w:div w:id="1019157178">
          <w:marLeft w:val="640"/>
          <w:marRight w:val="0"/>
          <w:marTop w:val="0"/>
          <w:marBottom w:val="0"/>
          <w:divBdr>
            <w:top w:val="none" w:sz="0" w:space="0" w:color="auto"/>
            <w:left w:val="none" w:sz="0" w:space="0" w:color="auto"/>
            <w:bottom w:val="none" w:sz="0" w:space="0" w:color="auto"/>
            <w:right w:val="none" w:sz="0" w:space="0" w:color="auto"/>
          </w:divBdr>
        </w:div>
        <w:div w:id="1663922065">
          <w:marLeft w:val="640"/>
          <w:marRight w:val="0"/>
          <w:marTop w:val="0"/>
          <w:marBottom w:val="0"/>
          <w:divBdr>
            <w:top w:val="none" w:sz="0" w:space="0" w:color="auto"/>
            <w:left w:val="none" w:sz="0" w:space="0" w:color="auto"/>
            <w:bottom w:val="none" w:sz="0" w:space="0" w:color="auto"/>
            <w:right w:val="none" w:sz="0" w:space="0" w:color="auto"/>
          </w:divBdr>
        </w:div>
        <w:div w:id="1374965230">
          <w:marLeft w:val="640"/>
          <w:marRight w:val="0"/>
          <w:marTop w:val="0"/>
          <w:marBottom w:val="0"/>
          <w:divBdr>
            <w:top w:val="none" w:sz="0" w:space="0" w:color="auto"/>
            <w:left w:val="none" w:sz="0" w:space="0" w:color="auto"/>
            <w:bottom w:val="none" w:sz="0" w:space="0" w:color="auto"/>
            <w:right w:val="none" w:sz="0" w:space="0" w:color="auto"/>
          </w:divBdr>
        </w:div>
        <w:div w:id="680355548">
          <w:marLeft w:val="640"/>
          <w:marRight w:val="0"/>
          <w:marTop w:val="0"/>
          <w:marBottom w:val="0"/>
          <w:divBdr>
            <w:top w:val="none" w:sz="0" w:space="0" w:color="auto"/>
            <w:left w:val="none" w:sz="0" w:space="0" w:color="auto"/>
            <w:bottom w:val="none" w:sz="0" w:space="0" w:color="auto"/>
            <w:right w:val="none" w:sz="0" w:space="0" w:color="auto"/>
          </w:divBdr>
        </w:div>
        <w:div w:id="1829712576">
          <w:marLeft w:val="640"/>
          <w:marRight w:val="0"/>
          <w:marTop w:val="0"/>
          <w:marBottom w:val="0"/>
          <w:divBdr>
            <w:top w:val="none" w:sz="0" w:space="0" w:color="auto"/>
            <w:left w:val="none" w:sz="0" w:space="0" w:color="auto"/>
            <w:bottom w:val="none" w:sz="0" w:space="0" w:color="auto"/>
            <w:right w:val="none" w:sz="0" w:space="0" w:color="auto"/>
          </w:divBdr>
        </w:div>
        <w:div w:id="538903851">
          <w:marLeft w:val="640"/>
          <w:marRight w:val="0"/>
          <w:marTop w:val="0"/>
          <w:marBottom w:val="0"/>
          <w:divBdr>
            <w:top w:val="none" w:sz="0" w:space="0" w:color="auto"/>
            <w:left w:val="none" w:sz="0" w:space="0" w:color="auto"/>
            <w:bottom w:val="none" w:sz="0" w:space="0" w:color="auto"/>
            <w:right w:val="none" w:sz="0" w:space="0" w:color="auto"/>
          </w:divBdr>
        </w:div>
        <w:div w:id="265306369">
          <w:marLeft w:val="640"/>
          <w:marRight w:val="0"/>
          <w:marTop w:val="0"/>
          <w:marBottom w:val="0"/>
          <w:divBdr>
            <w:top w:val="none" w:sz="0" w:space="0" w:color="auto"/>
            <w:left w:val="none" w:sz="0" w:space="0" w:color="auto"/>
            <w:bottom w:val="none" w:sz="0" w:space="0" w:color="auto"/>
            <w:right w:val="none" w:sz="0" w:space="0" w:color="auto"/>
          </w:divBdr>
        </w:div>
        <w:div w:id="418214854">
          <w:marLeft w:val="640"/>
          <w:marRight w:val="0"/>
          <w:marTop w:val="0"/>
          <w:marBottom w:val="0"/>
          <w:divBdr>
            <w:top w:val="none" w:sz="0" w:space="0" w:color="auto"/>
            <w:left w:val="none" w:sz="0" w:space="0" w:color="auto"/>
            <w:bottom w:val="none" w:sz="0" w:space="0" w:color="auto"/>
            <w:right w:val="none" w:sz="0" w:space="0" w:color="auto"/>
          </w:divBdr>
        </w:div>
        <w:div w:id="692145741">
          <w:marLeft w:val="640"/>
          <w:marRight w:val="0"/>
          <w:marTop w:val="0"/>
          <w:marBottom w:val="0"/>
          <w:divBdr>
            <w:top w:val="none" w:sz="0" w:space="0" w:color="auto"/>
            <w:left w:val="none" w:sz="0" w:space="0" w:color="auto"/>
            <w:bottom w:val="none" w:sz="0" w:space="0" w:color="auto"/>
            <w:right w:val="none" w:sz="0" w:space="0" w:color="auto"/>
          </w:divBdr>
        </w:div>
        <w:div w:id="1312564369">
          <w:marLeft w:val="640"/>
          <w:marRight w:val="0"/>
          <w:marTop w:val="0"/>
          <w:marBottom w:val="0"/>
          <w:divBdr>
            <w:top w:val="none" w:sz="0" w:space="0" w:color="auto"/>
            <w:left w:val="none" w:sz="0" w:space="0" w:color="auto"/>
            <w:bottom w:val="none" w:sz="0" w:space="0" w:color="auto"/>
            <w:right w:val="none" w:sz="0" w:space="0" w:color="auto"/>
          </w:divBdr>
        </w:div>
        <w:div w:id="1436747281">
          <w:marLeft w:val="640"/>
          <w:marRight w:val="0"/>
          <w:marTop w:val="0"/>
          <w:marBottom w:val="0"/>
          <w:divBdr>
            <w:top w:val="none" w:sz="0" w:space="0" w:color="auto"/>
            <w:left w:val="none" w:sz="0" w:space="0" w:color="auto"/>
            <w:bottom w:val="none" w:sz="0" w:space="0" w:color="auto"/>
            <w:right w:val="none" w:sz="0" w:space="0" w:color="auto"/>
          </w:divBdr>
        </w:div>
        <w:div w:id="349528095">
          <w:marLeft w:val="640"/>
          <w:marRight w:val="0"/>
          <w:marTop w:val="0"/>
          <w:marBottom w:val="0"/>
          <w:divBdr>
            <w:top w:val="none" w:sz="0" w:space="0" w:color="auto"/>
            <w:left w:val="none" w:sz="0" w:space="0" w:color="auto"/>
            <w:bottom w:val="none" w:sz="0" w:space="0" w:color="auto"/>
            <w:right w:val="none" w:sz="0" w:space="0" w:color="auto"/>
          </w:divBdr>
        </w:div>
        <w:div w:id="348720770">
          <w:marLeft w:val="640"/>
          <w:marRight w:val="0"/>
          <w:marTop w:val="0"/>
          <w:marBottom w:val="0"/>
          <w:divBdr>
            <w:top w:val="none" w:sz="0" w:space="0" w:color="auto"/>
            <w:left w:val="none" w:sz="0" w:space="0" w:color="auto"/>
            <w:bottom w:val="none" w:sz="0" w:space="0" w:color="auto"/>
            <w:right w:val="none" w:sz="0" w:space="0" w:color="auto"/>
          </w:divBdr>
        </w:div>
        <w:div w:id="1716392116">
          <w:marLeft w:val="640"/>
          <w:marRight w:val="0"/>
          <w:marTop w:val="0"/>
          <w:marBottom w:val="0"/>
          <w:divBdr>
            <w:top w:val="none" w:sz="0" w:space="0" w:color="auto"/>
            <w:left w:val="none" w:sz="0" w:space="0" w:color="auto"/>
            <w:bottom w:val="none" w:sz="0" w:space="0" w:color="auto"/>
            <w:right w:val="none" w:sz="0" w:space="0" w:color="auto"/>
          </w:divBdr>
        </w:div>
        <w:div w:id="1055815463">
          <w:marLeft w:val="640"/>
          <w:marRight w:val="0"/>
          <w:marTop w:val="0"/>
          <w:marBottom w:val="0"/>
          <w:divBdr>
            <w:top w:val="none" w:sz="0" w:space="0" w:color="auto"/>
            <w:left w:val="none" w:sz="0" w:space="0" w:color="auto"/>
            <w:bottom w:val="none" w:sz="0" w:space="0" w:color="auto"/>
            <w:right w:val="none" w:sz="0" w:space="0" w:color="auto"/>
          </w:divBdr>
        </w:div>
        <w:div w:id="721247193">
          <w:marLeft w:val="640"/>
          <w:marRight w:val="0"/>
          <w:marTop w:val="0"/>
          <w:marBottom w:val="0"/>
          <w:divBdr>
            <w:top w:val="none" w:sz="0" w:space="0" w:color="auto"/>
            <w:left w:val="none" w:sz="0" w:space="0" w:color="auto"/>
            <w:bottom w:val="none" w:sz="0" w:space="0" w:color="auto"/>
            <w:right w:val="none" w:sz="0" w:space="0" w:color="auto"/>
          </w:divBdr>
        </w:div>
        <w:div w:id="91047642">
          <w:marLeft w:val="640"/>
          <w:marRight w:val="0"/>
          <w:marTop w:val="0"/>
          <w:marBottom w:val="0"/>
          <w:divBdr>
            <w:top w:val="none" w:sz="0" w:space="0" w:color="auto"/>
            <w:left w:val="none" w:sz="0" w:space="0" w:color="auto"/>
            <w:bottom w:val="none" w:sz="0" w:space="0" w:color="auto"/>
            <w:right w:val="none" w:sz="0" w:space="0" w:color="auto"/>
          </w:divBdr>
        </w:div>
        <w:div w:id="1481191344">
          <w:marLeft w:val="640"/>
          <w:marRight w:val="0"/>
          <w:marTop w:val="0"/>
          <w:marBottom w:val="0"/>
          <w:divBdr>
            <w:top w:val="none" w:sz="0" w:space="0" w:color="auto"/>
            <w:left w:val="none" w:sz="0" w:space="0" w:color="auto"/>
            <w:bottom w:val="none" w:sz="0" w:space="0" w:color="auto"/>
            <w:right w:val="none" w:sz="0" w:space="0" w:color="auto"/>
          </w:divBdr>
        </w:div>
        <w:div w:id="1312829406">
          <w:marLeft w:val="640"/>
          <w:marRight w:val="0"/>
          <w:marTop w:val="0"/>
          <w:marBottom w:val="0"/>
          <w:divBdr>
            <w:top w:val="none" w:sz="0" w:space="0" w:color="auto"/>
            <w:left w:val="none" w:sz="0" w:space="0" w:color="auto"/>
            <w:bottom w:val="none" w:sz="0" w:space="0" w:color="auto"/>
            <w:right w:val="none" w:sz="0" w:space="0" w:color="auto"/>
          </w:divBdr>
        </w:div>
        <w:div w:id="21126331">
          <w:marLeft w:val="640"/>
          <w:marRight w:val="0"/>
          <w:marTop w:val="0"/>
          <w:marBottom w:val="0"/>
          <w:divBdr>
            <w:top w:val="none" w:sz="0" w:space="0" w:color="auto"/>
            <w:left w:val="none" w:sz="0" w:space="0" w:color="auto"/>
            <w:bottom w:val="none" w:sz="0" w:space="0" w:color="auto"/>
            <w:right w:val="none" w:sz="0" w:space="0" w:color="auto"/>
          </w:divBdr>
        </w:div>
        <w:div w:id="50924778">
          <w:marLeft w:val="640"/>
          <w:marRight w:val="0"/>
          <w:marTop w:val="0"/>
          <w:marBottom w:val="0"/>
          <w:divBdr>
            <w:top w:val="none" w:sz="0" w:space="0" w:color="auto"/>
            <w:left w:val="none" w:sz="0" w:space="0" w:color="auto"/>
            <w:bottom w:val="none" w:sz="0" w:space="0" w:color="auto"/>
            <w:right w:val="none" w:sz="0" w:space="0" w:color="auto"/>
          </w:divBdr>
        </w:div>
        <w:div w:id="1856730496">
          <w:marLeft w:val="640"/>
          <w:marRight w:val="0"/>
          <w:marTop w:val="0"/>
          <w:marBottom w:val="0"/>
          <w:divBdr>
            <w:top w:val="none" w:sz="0" w:space="0" w:color="auto"/>
            <w:left w:val="none" w:sz="0" w:space="0" w:color="auto"/>
            <w:bottom w:val="none" w:sz="0" w:space="0" w:color="auto"/>
            <w:right w:val="none" w:sz="0" w:space="0" w:color="auto"/>
          </w:divBdr>
        </w:div>
        <w:div w:id="1555964320">
          <w:marLeft w:val="640"/>
          <w:marRight w:val="0"/>
          <w:marTop w:val="0"/>
          <w:marBottom w:val="0"/>
          <w:divBdr>
            <w:top w:val="none" w:sz="0" w:space="0" w:color="auto"/>
            <w:left w:val="none" w:sz="0" w:space="0" w:color="auto"/>
            <w:bottom w:val="none" w:sz="0" w:space="0" w:color="auto"/>
            <w:right w:val="none" w:sz="0" w:space="0" w:color="auto"/>
          </w:divBdr>
        </w:div>
        <w:div w:id="1235772297">
          <w:marLeft w:val="640"/>
          <w:marRight w:val="0"/>
          <w:marTop w:val="0"/>
          <w:marBottom w:val="0"/>
          <w:divBdr>
            <w:top w:val="none" w:sz="0" w:space="0" w:color="auto"/>
            <w:left w:val="none" w:sz="0" w:space="0" w:color="auto"/>
            <w:bottom w:val="none" w:sz="0" w:space="0" w:color="auto"/>
            <w:right w:val="none" w:sz="0" w:space="0" w:color="auto"/>
          </w:divBdr>
        </w:div>
        <w:div w:id="601424668">
          <w:marLeft w:val="640"/>
          <w:marRight w:val="0"/>
          <w:marTop w:val="0"/>
          <w:marBottom w:val="0"/>
          <w:divBdr>
            <w:top w:val="none" w:sz="0" w:space="0" w:color="auto"/>
            <w:left w:val="none" w:sz="0" w:space="0" w:color="auto"/>
            <w:bottom w:val="none" w:sz="0" w:space="0" w:color="auto"/>
            <w:right w:val="none" w:sz="0" w:space="0" w:color="auto"/>
          </w:divBdr>
        </w:div>
        <w:div w:id="151919233">
          <w:marLeft w:val="640"/>
          <w:marRight w:val="0"/>
          <w:marTop w:val="0"/>
          <w:marBottom w:val="0"/>
          <w:divBdr>
            <w:top w:val="none" w:sz="0" w:space="0" w:color="auto"/>
            <w:left w:val="none" w:sz="0" w:space="0" w:color="auto"/>
            <w:bottom w:val="none" w:sz="0" w:space="0" w:color="auto"/>
            <w:right w:val="none" w:sz="0" w:space="0" w:color="auto"/>
          </w:divBdr>
        </w:div>
        <w:div w:id="348338489">
          <w:marLeft w:val="640"/>
          <w:marRight w:val="0"/>
          <w:marTop w:val="0"/>
          <w:marBottom w:val="0"/>
          <w:divBdr>
            <w:top w:val="none" w:sz="0" w:space="0" w:color="auto"/>
            <w:left w:val="none" w:sz="0" w:space="0" w:color="auto"/>
            <w:bottom w:val="none" w:sz="0" w:space="0" w:color="auto"/>
            <w:right w:val="none" w:sz="0" w:space="0" w:color="auto"/>
          </w:divBdr>
        </w:div>
        <w:div w:id="1244608514">
          <w:marLeft w:val="640"/>
          <w:marRight w:val="0"/>
          <w:marTop w:val="0"/>
          <w:marBottom w:val="0"/>
          <w:divBdr>
            <w:top w:val="none" w:sz="0" w:space="0" w:color="auto"/>
            <w:left w:val="none" w:sz="0" w:space="0" w:color="auto"/>
            <w:bottom w:val="none" w:sz="0" w:space="0" w:color="auto"/>
            <w:right w:val="none" w:sz="0" w:space="0" w:color="auto"/>
          </w:divBdr>
        </w:div>
        <w:div w:id="1911033721">
          <w:marLeft w:val="640"/>
          <w:marRight w:val="0"/>
          <w:marTop w:val="0"/>
          <w:marBottom w:val="0"/>
          <w:divBdr>
            <w:top w:val="none" w:sz="0" w:space="0" w:color="auto"/>
            <w:left w:val="none" w:sz="0" w:space="0" w:color="auto"/>
            <w:bottom w:val="none" w:sz="0" w:space="0" w:color="auto"/>
            <w:right w:val="none" w:sz="0" w:space="0" w:color="auto"/>
          </w:divBdr>
        </w:div>
        <w:div w:id="2026514708">
          <w:marLeft w:val="640"/>
          <w:marRight w:val="0"/>
          <w:marTop w:val="0"/>
          <w:marBottom w:val="0"/>
          <w:divBdr>
            <w:top w:val="none" w:sz="0" w:space="0" w:color="auto"/>
            <w:left w:val="none" w:sz="0" w:space="0" w:color="auto"/>
            <w:bottom w:val="none" w:sz="0" w:space="0" w:color="auto"/>
            <w:right w:val="none" w:sz="0" w:space="0" w:color="auto"/>
          </w:divBdr>
        </w:div>
        <w:div w:id="588001604">
          <w:marLeft w:val="640"/>
          <w:marRight w:val="0"/>
          <w:marTop w:val="0"/>
          <w:marBottom w:val="0"/>
          <w:divBdr>
            <w:top w:val="none" w:sz="0" w:space="0" w:color="auto"/>
            <w:left w:val="none" w:sz="0" w:space="0" w:color="auto"/>
            <w:bottom w:val="none" w:sz="0" w:space="0" w:color="auto"/>
            <w:right w:val="none" w:sz="0" w:space="0" w:color="auto"/>
          </w:divBdr>
        </w:div>
        <w:div w:id="513495953">
          <w:marLeft w:val="640"/>
          <w:marRight w:val="0"/>
          <w:marTop w:val="0"/>
          <w:marBottom w:val="0"/>
          <w:divBdr>
            <w:top w:val="none" w:sz="0" w:space="0" w:color="auto"/>
            <w:left w:val="none" w:sz="0" w:space="0" w:color="auto"/>
            <w:bottom w:val="none" w:sz="0" w:space="0" w:color="auto"/>
            <w:right w:val="none" w:sz="0" w:space="0" w:color="auto"/>
          </w:divBdr>
        </w:div>
        <w:div w:id="2056348642">
          <w:marLeft w:val="640"/>
          <w:marRight w:val="0"/>
          <w:marTop w:val="0"/>
          <w:marBottom w:val="0"/>
          <w:divBdr>
            <w:top w:val="none" w:sz="0" w:space="0" w:color="auto"/>
            <w:left w:val="none" w:sz="0" w:space="0" w:color="auto"/>
            <w:bottom w:val="none" w:sz="0" w:space="0" w:color="auto"/>
            <w:right w:val="none" w:sz="0" w:space="0" w:color="auto"/>
          </w:divBdr>
        </w:div>
        <w:div w:id="1759786891">
          <w:marLeft w:val="640"/>
          <w:marRight w:val="0"/>
          <w:marTop w:val="0"/>
          <w:marBottom w:val="0"/>
          <w:divBdr>
            <w:top w:val="none" w:sz="0" w:space="0" w:color="auto"/>
            <w:left w:val="none" w:sz="0" w:space="0" w:color="auto"/>
            <w:bottom w:val="none" w:sz="0" w:space="0" w:color="auto"/>
            <w:right w:val="none" w:sz="0" w:space="0" w:color="auto"/>
          </w:divBdr>
        </w:div>
        <w:div w:id="969437659">
          <w:marLeft w:val="640"/>
          <w:marRight w:val="0"/>
          <w:marTop w:val="0"/>
          <w:marBottom w:val="0"/>
          <w:divBdr>
            <w:top w:val="none" w:sz="0" w:space="0" w:color="auto"/>
            <w:left w:val="none" w:sz="0" w:space="0" w:color="auto"/>
            <w:bottom w:val="none" w:sz="0" w:space="0" w:color="auto"/>
            <w:right w:val="none" w:sz="0" w:space="0" w:color="auto"/>
          </w:divBdr>
        </w:div>
        <w:div w:id="1740442711">
          <w:marLeft w:val="640"/>
          <w:marRight w:val="0"/>
          <w:marTop w:val="0"/>
          <w:marBottom w:val="0"/>
          <w:divBdr>
            <w:top w:val="none" w:sz="0" w:space="0" w:color="auto"/>
            <w:left w:val="none" w:sz="0" w:space="0" w:color="auto"/>
            <w:bottom w:val="none" w:sz="0" w:space="0" w:color="auto"/>
            <w:right w:val="none" w:sz="0" w:space="0" w:color="auto"/>
          </w:divBdr>
        </w:div>
        <w:div w:id="331488780">
          <w:marLeft w:val="640"/>
          <w:marRight w:val="0"/>
          <w:marTop w:val="0"/>
          <w:marBottom w:val="0"/>
          <w:divBdr>
            <w:top w:val="none" w:sz="0" w:space="0" w:color="auto"/>
            <w:left w:val="none" w:sz="0" w:space="0" w:color="auto"/>
            <w:bottom w:val="none" w:sz="0" w:space="0" w:color="auto"/>
            <w:right w:val="none" w:sz="0" w:space="0" w:color="auto"/>
          </w:divBdr>
        </w:div>
      </w:divsChild>
    </w:div>
    <w:div w:id="1987472425">
      <w:bodyDiv w:val="1"/>
      <w:marLeft w:val="0"/>
      <w:marRight w:val="0"/>
      <w:marTop w:val="0"/>
      <w:marBottom w:val="0"/>
      <w:divBdr>
        <w:top w:val="none" w:sz="0" w:space="0" w:color="auto"/>
        <w:left w:val="none" w:sz="0" w:space="0" w:color="auto"/>
        <w:bottom w:val="none" w:sz="0" w:space="0" w:color="auto"/>
        <w:right w:val="none" w:sz="0" w:space="0" w:color="auto"/>
      </w:divBdr>
    </w:div>
    <w:div w:id="1989360559">
      <w:marLeft w:val="480"/>
      <w:marRight w:val="0"/>
      <w:marTop w:val="0"/>
      <w:marBottom w:val="0"/>
      <w:divBdr>
        <w:top w:val="none" w:sz="0" w:space="0" w:color="auto"/>
        <w:left w:val="none" w:sz="0" w:space="0" w:color="auto"/>
        <w:bottom w:val="none" w:sz="0" w:space="0" w:color="auto"/>
        <w:right w:val="none" w:sz="0" w:space="0" w:color="auto"/>
      </w:divBdr>
    </w:div>
    <w:div w:id="1990137108">
      <w:marLeft w:val="480"/>
      <w:marRight w:val="0"/>
      <w:marTop w:val="0"/>
      <w:marBottom w:val="0"/>
      <w:divBdr>
        <w:top w:val="none" w:sz="0" w:space="0" w:color="auto"/>
        <w:left w:val="none" w:sz="0" w:space="0" w:color="auto"/>
        <w:bottom w:val="none" w:sz="0" w:space="0" w:color="auto"/>
        <w:right w:val="none" w:sz="0" w:space="0" w:color="auto"/>
      </w:divBdr>
    </w:div>
    <w:div w:id="1990204622">
      <w:marLeft w:val="480"/>
      <w:marRight w:val="0"/>
      <w:marTop w:val="0"/>
      <w:marBottom w:val="0"/>
      <w:divBdr>
        <w:top w:val="none" w:sz="0" w:space="0" w:color="auto"/>
        <w:left w:val="none" w:sz="0" w:space="0" w:color="auto"/>
        <w:bottom w:val="none" w:sz="0" w:space="0" w:color="auto"/>
        <w:right w:val="none" w:sz="0" w:space="0" w:color="auto"/>
      </w:divBdr>
    </w:div>
    <w:div w:id="1991590338">
      <w:bodyDiv w:val="1"/>
      <w:marLeft w:val="0"/>
      <w:marRight w:val="0"/>
      <w:marTop w:val="0"/>
      <w:marBottom w:val="0"/>
      <w:divBdr>
        <w:top w:val="none" w:sz="0" w:space="0" w:color="auto"/>
        <w:left w:val="none" w:sz="0" w:space="0" w:color="auto"/>
        <w:bottom w:val="none" w:sz="0" w:space="0" w:color="auto"/>
        <w:right w:val="none" w:sz="0" w:space="0" w:color="auto"/>
      </w:divBdr>
    </w:div>
    <w:div w:id="1992173087">
      <w:marLeft w:val="480"/>
      <w:marRight w:val="0"/>
      <w:marTop w:val="0"/>
      <w:marBottom w:val="0"/>
      <w:divBdr>
        <w:top w:val="none" w:sz="0" w:space="0" w:color="auto"/>
        <w:left w:val="none" w:sz="0" w:space="0" w:color="auto"/>
        <w:bottom w:val="none" w:sz="0" w:space="0" w:color="auto"/>
        <w:right w:val="none" w:sz="0" w:space="0" w:color="auto"/>
      </w:divBdr>
    </w:div>
    <w:div w:id="1992446448">
      <w:bodyDiv w:val="1"/>
      <w:marLeft w:val="0"/>
      <w:marRight w:val="0"/>
      <w:marTop w:val="0"/>
      <w:marBottom w:val="0"/>
      <w:divBdr>
        <w:top w:val="none" w:sz="0" w:space="0" w:color="auto"/>
        <w:left w:val="none" w:sz="0" w:space="0" w:color="auto"/>
        <w:bottom w:val="none" w:sz="0" w:space="0" w:color="auto"/>
        <w:right w:val="none" w:sz="0" w:space="0" w:color="auto"/>
      </w:divBdr>
      <w:divsChild>
        <w:div w:id="44574784">
          <w:marLeft w:val="480"/>
          <w:marRight w:val="0"/>
          <w:marTop w:val="0"/>
          <w:marBottom w:val="0"/>
          <w:divBdr>
            <w:top w:val="none" w:sz="0" w:space="0" w:color="auto"/>
            <w:left w:val="none" w:sz="0" w:space="0" w:color="auto"/>
            <w:bottom w:val="none" w:sz="0" w:space="0" w:color="auto"/>
            <w:right w:val="none" w:sz="0" w:space="0" w:color="auto"/>
          </w:divBdr>
        </w:div>
        <w:div w:id="83188238">
          <w:marLeft w:val="480"/>
          <w:marRight w:val="0"/>
          <w:marTop w:val="0"/>
          <w:marBottom w:val="0"/>
          <w:divBdr>
            <w:top w:val="none" w:sz="0" w:space="0" w:color="auto"/>
            <w:left w:val="none" w:sz="0" w:space="0" w:color="auto"/>
            <w:bottom w:val="none" w:sz="0" w:space="0" w:color="auto"/>
            <w:right w:val="none" w:sz="0" w:space="0" w:color="auto"/>
          </w:divBdr>
        </w:div>
        <w:div w:id="106434328">
          <w:marLeft w:val="480"/>
          <w:marRight w:val="0"/>
          <w:marTop w:val="0"/>
          <w:marBottom w:val="0"/>
          <w:divBdr>
            <w:top w:val="none" w:sz="0" w:space="0" w:color="auto"/>
            <w:left w:val="none" w:sz="0" w:space="0" w:color="auto"/>
            <w:bottom w:val="none" w:sz="0" w:space="0" w:color="auto"/>
            <w:right w:val="none" w:sz="0" w:space="0" w:color="auto"/>
          </w:divBdr>
        </w:div>
        <w:div w:id="116996930">
          <w:marLeft w:val="480"/>
          <w:marRight w:val="0"/>
          <w:marTop w:val="0"/>
          <w:marBottom w:val="0"/>
          <w:divBdr>
            <w:top w:val="none" w:sz="0" w:space="0" w:color="auto"/>
            <w:left w:val="none" w:sz="0" w:space="0" w:color="auto"/>
            <w:bottom w:val="none" w:sz="0" w:space="0" w:color="auto"/>
            <w:right w:val="none" w:sz="0" w:space="0" w:color="auto"/>
          </w:divBdr>
        </w:div>
        <w:div w:id="206526627">
          <w:marLeft w:val="480"/>
          <w:marRight w:val="0"/>
          <w:marTop w:val="0"/>
          <w:marBottom w:val="0"/>
          <w:divBdr>
            <w:top w:val="none" w:sz="0" w:space="0" w:color="auto"/>
            <w:left w:val="none" w:sz="0" w:space="0" w:color="auto"/>
            <w:bottom w:val="none" w:sz="0" w:space="0" w:color="auto"/>
            <w:right w:val="none" w:sz="0" w:space="0" w:color="auto"/>
          </w:divBdr>
        </w:div>
        <w:div w:id="240526820">
          <w:marLeft w:val="480"/>
          <w:marRight w:val="0"/>
          <w:marTop w:val="0"/>
          <w:marBottom w:val="0"/>
          <w:divBdr>
            <w:top w:val="none" w:sz="0" w:space="0" w:color="auto"/>
            <w:left w:val="none" w:sz="0" w:space="0" w:color="auto"/>
            <w:bottom w:val="none" w:sz="0" w:space="0" w:color="auto"/>
            <w:right w:val="none" w:sz="0" w:space="0" w:color="auto"/>
          </w:divBdr>
        </w:div>
        <w:div w:id="249897251">
          <w:marLeft w:val="480"/>
          <w:marRight w:val="0"/>
          <w:marTop w:val="0"/>
          <w:marBottom w:val="0"/>
          <w:divBdr>
            <w:top w:val="none" w:sz="0" w:space="0" w:color="auto"/>
            <w:left w:val="none" w:sz="0" w:space="0" w:color="auto"/>
            <w:bottom w:val="none" w:sz="0" w:space="0" w:color="auto"/>
            <w:right w:val="none" w:sz="0" w:space="0" w:color="auto"/>
          </w:divBdr>
        </w:div>
        <w:div w:id="276522768">
          <w:marLeft w:val="480"/>
          <w:marRight w:val="0"/>
          <w:marTop w:val="0"/>
          <w:marBottom w:val="0"/>
          <w:divBdr>
            <w:top w:val="none" w:sz="0" w:space="0" w:color="auto"/>
            <w:left w:val="none" w:sz="0" w:space="0" w:color="auto"/>
            <w:bottom w:val="none" w:sz="0" w:space="0" w:color="auto"/>
            <w:right w:val="none" w:sz="0" w:space="0" w:color="auto"/>
          </w:divBdr>
        </w:div>
        <w:div w:id="311830668">
          <w:marLeft w:val="480"/>
          <w:marRight w:val="0"/>
          <w:marTop w:val="0"/>
          <w:marBottom w:val="0"/>
          <w:divBdr>
            <w:top w:val="none" w:sz="0" w:space="0" w:color="auto"/>
            <w:left w:val="none" w:sz="0" w:space="0" w:color="auto"/>
            <w:bottom w:val="none" w:sz="0" w:space="0" w:color="auto"/>
            <w:right w:val="none" w:sz="0" w:space="0" w:color="auto"/>
          </w:divBdr>
        </w:div>
        <w:div w:id="319192676">
          <w:marLeft w:val="480"/>
          <w:marRight w:val="0"/>
          <w:marTop w:val="0"/>
          <w:marBottom w:val="0"/>
          <w:divBdr>
            <w:top w:val="none" w:sz="0" w:space="0" w:color="auto"/>
            <w:left w:val="none" w:sz="0" w:space="0" w:color="auto"/>
            <w:bottom w:val="none" w:sz="0" w:space="0" w:color="auto"/>
            <w:right w:val="none" w:sz="0" w:space="0" w:color="auto"/>
          </w:divBdr>
        </w:div>
        <w:div w:id="325283746">
          <w:marLeft w:val="480"/>
          <w:marRight w:val="0"/>
          <w:marTop w:val="0"/>
          <w:marBottom w:val="0"/>
          <w:divBdr>
            <w:top w:val="none" w:sz="0" w:space="0" w:color="auto"/>
            <w:left w:val="none" w:sz="0" w:space="0" w:color="auto"/>
            <w:bottom w:val="none" w:sz="0" w:space="0" w:color="auto"/>
            <w:right w:val="none" w:sz="0" w:space="0" w:color="auto"/>
          </w:divBdr>
        </w:div>
        <w:div w:id="349457978">
          <w:marLeft w:val="480"/>
          <w:marRight w:val="0"/>
          <w:marTop w:val="0"/>
          <w:marBottom w:val="0"/>
          <w:divBdr>
            <w:top w:val="none" w:sz="0" w:space="0" w:color="auto"/>
            <w:left w:val="none" w:sz="0" w:space="0" w:color="auto"/>
            <w:bottom w:val="none" w:sz="0" w:space="0" w:color="auto"/>
            <w:right w:val="none" w:sz="0" w:space="0" w:color="auto"/>
          </w:divBdr>
        </w:div>
        <w:div w:id="378281151">
          <w:marLeft w:val="480"/>
          <w:marRight w:val="0"/>
          <w:marTop w:val="0"/>
          <w:marBottom w:val="0"/>
          <w:divBdr>
            <w:top w:val="none" w:sz="0" w:space="0" w:color="auto"/>
            <w:left w:val="none" w:sz="0" w:space="0" w:color="auto"/>
            <w:bottom w:val="none" w:sz="0" w:space="0" w:color="auto"/>
            <w:right w:val="none" w:sz="0" w:space="0" w:color="auto"/>
          </w:divBdr>
        </w:div>
        <w:div w:id="382142845">
          <w:marLeft w:val="480"/>
          <w:marRight w:val="0"/>
          <w:marTop w:val="0"/>
          <w:marBottom w:val="0"/>
          <w:divBdr>
            <w:top w:val="none" w:sz="0" w:space="0" w:color="auto"/>
            <w:left w:val="none" w:sz="0" w:space="0" w:color="auto"/>
            <w:bottom w:val="none" w:sz="0" w:space="0" w:color="auto"/>
            <w:right w:val="none" w:sz="0" w:space="0" w:color="auto"/>
          </w:divBdr>
        </w:div>
        <w:div w:id="450443894">
          <w:marLeft w:val="480"/>
          <w:marRight w:val="0"/>
          <w:marTop w:val="0"/>
          <w:marBottom w:val="0"/>
          <w:divBdr>
            <w:top w:val="none" w:sz="0" w:space="0" w:color="auto"/>
            <w:left w:val="none" w:sz="0" w:space="0" w:color="auto"/>
            <w:bottom w:val="none" w:sz="0" w:space="0" w:color="auto"/>
            <w:right w:val="none" w:sz="0" w:space="0" w:color="auto"/>
          </w:divBdr>
        </w:div>
        <w:div w:id="526334247">
          <w:marLeft w:val="480"/>
          <w:marRight w:val="0"/>
          <w:marTop w:val="0"/>
          <w:marBottom w:val="0"/>
          <w:divBdr>
            <w:top w:val="none" w:sz="0" w:space="0" w:color="auto"/>
            <w:left w:val="none" w:sz="0" w:space="0" w:color="auto"/>
            <w:bottom w:val="none" w:sz="0" w:space="0" w:color="auto"/>
            <w:right w:val="none" w:sz="0" w:space="0" w:color="auto"/>
          </w:divBdr>
        </w:div>
        <w:div w:id="556860082">
          <w:marLeft w:val="480"/>
          <w:marRight w:val="0"/>
          <w:marTop w:val="0"/>
          <w:marBottom w:val="0"/>
          <w:divBdr>
            <w:top w:val="none" w:sz="0" w:space="0" w:color="auto"/>
            <w:left w:val="none" w:sz="0" w:space="0" w:color="auto"/>
            <w:bottom w:val="none" w:sz="0" w:space="0" w:color="auto"/>
            <w:right w:val="none" w:sz="0" w:space="0" w:color="auto"/>
          </w:divBdr>
        </w:div>
        <w:div w:id="583075936">
          <w:marLeft w:val="480"/>
          <w:marRight w:val="0"/>
          <w:marTop w:val="0"/>
          <w:marBottom w:val="0"/>
          <w:divBdr>
            <w:top w:val="none" w:sz="0" w:space="0" w:color="auto"/>
            <w:left w:val="none" w:sz="0" w:space="0" w:color="auto"/>
            <w:bottom w:val="none" w:sz="0" w:space="0" w:color="auto"/>
            <w:right w:val="none" w:sz="0" w:space="0" w:color="auto"/>
          </w:divBdr>
        </w:div>
        <w:div w:id="690650197">
          <w:marLeft w:val="480"/>
          <w:marRight w:val="0"/>
          <w:marTop w:val="0"/>
          <w:marBottom w:val="0"/>
          <w:divBdr>
            <w:top w:val="none" w:sz="0" w:space="0" w:color="auto"/>
            <w:left w:val="none" w:sz="0" w:space="0" w:color="auto"/>
            <w:bottom w:val="none" w:sz="0" w:space="0" w:color="auto"/>
            <w:right w:val="none" w:sz="0" w:space="0" w:color="auto"/>
          </w:divBdr>
        </w:div>
        <w:div w:id="734011709">
          <w:marLeft w:val="480"/>
          <w:marRight w:val="0"/>
          <w:marTop w:val="0"/>
          <w:marBottom w:val="0"/>
          <w:divBdr>
            <w:top w:val="none" w:sz="0" w:space="0" w:color="auto"/>
            <w:left w:val="none" w:sz="0" w:space="0" w:color="auto"/>
            <w:bottom w:val="none" w:sz="0" w:space="0" w:color="auto"/>
            <w:right w:val="none" w:sz="0" w:space="0" w:color="auto"/>
          </w:divBdr>
        </w:div>
        <w:div w:id="777792562">
          <w:marLeft w:val="480"/>
          <w:marRight w:val="0"/>
          <w:marTop w:val="0"/>
          <w:marBottom w:val="0"/>
          <w:divBdr>
            <w:top w:val="none" w:sz="0" w:space="0" w:color="auto"/>
            <w:left w:val="none" w:sz="0" w:space="0" w:color="auto"/>
            <w:bottom w:val="none" w:sz="0" w:space="0" w:color="auto"/>
            <w:right w:val="none" w:sz="0" w:space="0" w:color="auto"/>
          </w:divBdr>
        </w:div>
        <w:div w:id="815531556">
          <w:marLeft w:val="480"/>
          <w:marRight w:val="0"/>
          <w:marTop w:val="0"/>
          <w:marBottom w:val="0"/>
          <w:divBdr>
            <w:top w:val="none" w:sz="0" w:space="0" w:color="auto"/>
            <w:left w:val="none" w:sz="0" w:space="0" w:color="auto"/>
            <w:bottom w:val="none" w:sz="0" w:space="0" w:color="auto"/>
            <w:right w:val="none" w:sz="0" w:space="0" w:color="auto"/>
          </w:divBdr>
        </w:div>
        <w:div w:id="895701054">
          <w:marLeft w:val="480"/>
          <w:marRight w:val="0"/>
          <w:marTop w:val="0"/>
          <w:marBottom w:val="0"/>
          <w:divBdr>
            <w:top w:val="none" w:sz="0" w:space="0" w:color="auto"/>
            <w:left w:val="none" w:sz="0" w:space="0" w:color="auto"/>
            <w:bottom w:val="none" w:sz="0" w:space="0" w:color="auto"/>
            <w:right w:val="none" w:sz="0" w:space="0" w:color="auto"/>
          </w:divBdr>
        </w:div>
        <w:div w:id="897013212">
          <w:marLeft w:val="480"/>
          <w:marRight w:val="0"/>
          <w:marTop w:val="0"/>
          <w:marBottom w:val="0"/>
          <w:divBdr>
            <w:top w:val="none" w:sz="0" w:space="0" w:color="auto"/>
            <w:left w:val="none" w:sz="0" w:space="0" w:color="auto"/>
            <w:bottom w:val="none" w:sz="0" w:space="0" w:color="auto"/>
            <w:right w:val="none" w:sz="0" w:space="0" w:color="auto"/>
          </w:divBdr>
        </w:div>
        <w:div w:id="914630769">
          <w:marLeft w:val="480"/>
          <w:marRight w:val="0"/>
          <w:marTop w:val="0"/>
          <w:marBottom w:val="0"/>
          <w:divBdr>
            <w:top w:val="none" w:sz="0" w:space="0" w:color="auto"/>
            <w:left w:val="none" w:sz="0" w:space="0" w:color="auto"/>
            <w:bottom w:val="none" w:sz="0" w:space="0" w:color="auto"/>
            <w:right w:val="none" w:sz="0" w:space="0" w:color="auto"/>
          </w:divBdr>
        </w:div>
        <w:div w:id="921909331">
          <w:marLeft w:val="480"/>
          <w:marRight w:val="0"/>
          <w:marTop w:val="0"/>
          <w:marBottom w:val="0"/>
          <w:divBdr>
            <w:top w:val="none" w:sz="0" w:space="0" w:color="auto"/>
            <w:left w:val="none" w:sz="0" w:space="0" w:color="auto"/>
            <w:bottom w:val="none" w:sz="0" w:space="0" w:color="auto"/>
            <w:right w:val="none" w:sz="0" w:space="0" w:color="auto"/>
          </w:divBdr>
        </w:div>
        <w:div w:id="955331926">
          <w:marLeft w:val="480"/>
          <w:marRight w:val="0"/>
          <w:marTop w:val="0"/>
          <w:marBottom w:val="0"/>
          <w:divBdr>
            <w:top w:val="none" w:sz="0" w:space="0" w:color="auto"/>
            <w:left w:val="none" w:sz="0" w:space="0" w:color="auto"/>
            <w:bottom w:val="none" w:sz="0" w:space="0" w:color="auto"/>
            <w:right w:val="none" w:sz="0" w:space="0" w:color="auto"/>
          </w:divBdr>
        </w:div>
        <w:div w:id="1062556815">
          <w:marLeft w:val="480"/>
          <w:marRight w:val="0"/>
          <w:marTop w:val="0"/>
          <w:marBottom w:val="0"/>
          <w:divBdr>
            <w:top w:val="none" w:sz="0" w:space="0" w:color="auto"/>
            <w:left w:val="none" w:sz="0" w:space="0" w:color="auto"/>
            <w:bottom w:val="none" w:sz="0" w:space="0" w:color="auto"/>
            <w:right w:val="none" w:sz="0" w:space="0" w:color="auto"/>
          </w:divBdr>
        </w:div>
        <w:div w:id="1075201542">
          <w:marLeft w:val="480"/>
          <w:marRight w:val="0"/>
          <w:marTop w:val="0"/>
          <w:marBottom w:val="0"/>
          <w:divBdr>
            <w:top w:val="none" w:sz="0" w:space="0" w:color="auto"/>
            <w:left w:val="none" w:sz="0" w:space="0" w:color="auto"/>
            <w:bottom w:val="none" w:sz="0" w:space="0" w:color="auto"/>
            <w:right w:val="none" w:sz="0" w:space="0" w:color="auto"/>
          </w:divBdr>
        </w:div>
        <w:div w:id="1084061468">
          <w:marLeft w:val="480"/>
          <w:marRight w:val="0"/>
          <w:marTop w:val="0"/>
          <w:marBottom w:val="0"/>
          <w:divBdr>
            <w:top w:val="none" w:sz="0" w:space="0" w:color="auto"/>
            <w:left w:val="none" w:sz="0" w:space="0" w:color="auto"/>
            <w:bottom w:val="none" w:sz="0" w:space="0" w:color="auto"/>
            <w:right w:val="none" w:sz="0" w:space="0" w:color="auto"/>
          </w:divBdr>
        </w:div>
        <w:div w:id="1143305814">
          <w:marLeft w:val="480"/>
          <w:marRight w:val="0"/>
          <w:marTop w:val="0"/>
          <w:marBottom w:val="0"/>
          <w:divBdr>
            <w:top w:val="none" w:sz="0" w:space="0" w:color="auto"/>
            <w:left w:val="none" w:sz="0" w:space="0" w:color="auto"/>
            <w:bottom w:val="none" w:sz="0" w:space="0" w:color="auto"/>
            <w:right w:val="none" w:sz="0" w:space="0" w:color="auto"/>
          </w:divBdr>
        </w:div>
        <w:div w:id="1157184372">
          <w:marLeft w:val="480"/>
          <w:marRight w:val="0"/>
          <w:marTop w:val="0"/>
          <w:marBottom w:val="0"/>
          <w:divBdr>
            <w:top w:val="none" w:sz="0" w:space="0" w:color="auto"/>
            <w:left w:val="none" w:sz="0" w:space="0" w:color="auto"/>
            <w:bottom w:val="none" w:sz="0" w:space="0" w:color="auto"/>
            <w:right w:val="none" w:sz="0" w:space="0" w:color="auto"/>
          </w:divBdr>
        </w:div>
        <w:div w:id="1161853666">
          <w:marLeft w:val="480"/>
          <w:marRight w:val="0"/>
          <w:marTop w:val="0"/>
          <w:marBottom w:val="0"/>
          <w:divBdr>
            <w:top w:val="none" w:sz="0" w:space="0" w:color="auto"/>
            <w:left w:val="none" w:sz="0" w:space="0" w:color="auto"/>
            <w:bottom w:val="none" w:sz="0" w:space="0" w:color="auto"/>
            <w:right w:val="none" w:sz="0" w:space="0" w:color="auto"/>
          </w:divBdr>
        </w:div>
        <w:div w:id="1166482725">
          <w:marLeft w:val="480"/>
          <w:marRight w:val="0"/>
          <w:marTop w:val="0"/>
          <w:marBottom w:val="0"/>
          <w:divBdr>
            <w:top w:val="none" w:sz="0" w:space="0" w:color="auto"/>
            <w:left w:val="none" w:sz="0" w:space="0" w:color="auto"/>
            <w:bottom w:val="none" w:sz="0" w:space="0" w:color="auto"/>
            <w:right w:val="none" w:sz="0" w:space="0" w:color="auto"/>
          </w:divBdr>
        </w:div>
        <w:div w:id="1186405948">
          <w:marLeft w:val="480"/>
          <w:marRight w:val="0"/>
          <w:marTop w:val="0"/>
          <w:marBottom w:val="0"/>
          <w:divBdr>
            <w:top w:val="none" w:sz="0" w:space="0" w:color="auto"/>
            <w:left w:val="none" w:sz="0" w:space="0" w:color="auto"/>
            <w:bottom w:val="none" w:sz="0" w:space="0" w:color="auto"/>
            <w:right w:val="none" w:sz="0" w:space="0" w:color="auto"/>
          </w:divBdr>
        </w:div>
        <w:div w:id="1272711982">
          <w:marLeft w:val="480"/>
          <w:marRight w:val="0"/>
          <w:marTop w:val="0"/>
          <w:marBottom w:val="0"/>
          <w:divBdr>
            <w:top w:val="none" w:sz="0" w:space="0" w:color="auto"/>
            <w:left w:val="none" w:sz="0" w:space="0" w:color="auto"/>
            <w:bottom w:val="none" w:sz="0" w:space="0" w:color="auto"/>
            <w:right w:val="none" w:sz="0" w:space="0" w:color="auto"/>
          </w:divBdr>
        </w:div>
        <w:div w:id="1277643051">
          <w:marLeft w:val="480"/>
          <w:marRight w:val="0"/>
          <w:marTop w:val="0"/>
          <w:marBottom w:val="0"/>
          <w:divBdr>
            <w:top w:val="none" w:sz="0" w:space="0" w:color="auto"/>
            <w:left w:val="none" w:sz="0" w:space="0" w:color="auto"/>
            <w:bottom w:val="none" w:sz="0" w:space="0" w:color="auto"/>
            <w:right w:val="none" w:sz="0" w:space="0" w:color="auto"/>
          </w:divBdr>
        </w:div>
        <w:div w:id="1327201506">
          <w:marLeft w:val="480"/>
          <w:marRight w:val="0"/>
          <w:marTop w:val="0"/>
          <w:marBottom w:val="0"/>
          <w:divBdr>
            <w:top w:val="none" w:sz="0" w:space="0" w:color="auto"/>
            <w:left w:val="none" w:sz="0" w:space="0" w:color="auto"/>
            <w:bottom w:val="none" w:sz="0" w:space="0" w:color="auto"/>
            <w:right w:val="none" w:sz="0" w:space="0" w:color="auto"/>
          </w:divBdr>
        </w:div>
        <w:div w:id="1432898638">
          <w:marLeft w:val="480"/>
          <w:marRight w:val="0"/>
          <w:marTop w:val="0"/>
          <w:marBottom w:val="0"/>
          <w:divBdr>
            <w:top w:val="none" w:sz="0" w:space="0" w:color="auto"/>
            <w:left w:val="none" w:sz="0" w:space="0" w:color="auto"/>
            <w:bottom w:val="none" w:sz="0" w:space="0" w:color="auto"/>
            <w:right w:val="none" w:sz="0" w:space="0" w:color="auto"/>
          </w:divBdr>
        </w:div>
        <w:div w:id="1447890546">
          <w:marLeft w:val="480"/>
          <w:marRight w:val="0"/>
          <w:marTop w:val="0"/>
          <w:marBottom w:val="0"/>
          <w:divBdr>
            <w:top w:val="none" w:sz="0" w:space="0" w:color="auto"/>
            <w:left w:val="none" w:sz="0" w:space="0" w:color="auto"/>
            <w:bottom w:val="none" w:sz="0" w:space="0" w:color="auto"/>
            <w:right w:val="none" w:sz="0" w:space="0" w:color="auto"/>
          </w:divBdr>
        </w:div>
        <w:div w:id="1506088979">
          <w:marLeft w:val="480"/>
          <w:marRight w:val="0"/>
          <w:marTop w:val="0"/>
          <w:marBottom w:val="0"/>
          <w:divBdr>
            <w:top w:val="none" w:sz="0" w:space="0" w:color="auto"/>
            <w:left w:val="none" w:sz="0" w:space="0" w:color="auto"/>
            <w:bottom w:val="none" w:sz="0" w:space="0" w:color="auto"/>
            <w:right w:val="none" w:sz="0" w:space="0" w:color="auto"/>
          </w:divBdr>
        </w:div>
        <w:div w:id="1511680249">
          <w:marLeft w:val="480"/>
          <w:marRight w:val="0"/>
          <w:marTop w:val="0"/>
          <w:marBottom w:val="0"/>
          <w:divBdr>
            <w:top w:val="none" w:sz="0" w:space="0" w:color="auto"/>
            <w:left w:val="none" w:sz="0" w:space="0" w:color="auto"/>
            <w:bottom w:val="none" w:sz="0" w:space="0" w:color="auto"/>
            <w:right w:val="none" w:sz="0" w:space="0" w:color="auto"/>
          </w:divBdr>
        </w:div>
        <w:div w:id="1658916508">
          <w:marLeft w:val="480"/>
          <w:marRight w:val="0"/>
          <w:marTop w:val="0"/>
          <w:marBottom w:val="0"/>
          <w:divBdr>
            <w:top w:val="none" w:sz="0" w:space="0" w:color="auto"/>
            <w:left w:val="none" w:sz="0" w:space="0" w:color="auto"/>
            <w:bottom w:val="none" w:sz="0" w:space="0" w:color="auto"/>
            <w:right w:val="none" w:sz="0" w:space="0" w:color="auto"/>
          </w:divBdr>
        </w:div>
        <w:div w:id="1722292161">
          <w:marLeft w:val="480"/>
          <w:marRight w:val="0"/>
          <w:marTop w:val="0"/>
          <w:marBottom w:val="0"/>
          <w:divBdr>
            <w:top w:val="none" w:sz="0" w:space="0" w:color="auto"/>
            <w:left w:val="none" w:sz="0" w:space="0" w:color="auto"/>
            <w:bottom w:val="none" w:sz="0" w:space="0" w:color="auto"/>
            <w:right w:val="none" w:sz="0" w:space="0" w:color="auto"/>
          </w:divBdr>
        </w:div>
        <w:div w:id="1751461146">
          <w:marLeft w:val="480"/>
          <w:marRight w:val="0"/>
          <w:marTop w:val="0"/>
          <w:marBottom w:val="0"/>
          <w:divBdr>
            <w:top w:val="none" w:sz="0" w:space="0" w:color="auto"/>
            <w:left w:val="none" w:sz="0" w:space="0" w:color="auto"/>
            <w:bottom w:val="none" w:sz="0" w:space="0" w:color="auto"/>
            <w:right w:val="none" w:sz="0" w:space="0" w:color="auto"/>
          </w:divBdr>
        </w:div>
        <w:div w:id="1792286188">
          <w:marLeft w:val="480"/>
          <w:marRight w:val="0"/>
          <w:marTop w:val="0"/>
          <w:marBottom w:val="0"/>
          <w:divBdr>
            <w:top w:val="none" w:sz="0" w:space="0" w:color="auto"/>
            <w:left w:val="none" w:sz="0" w:space="0" w:color="auto"/>
            <w:bottom w:val="none" w:sz="0" w:space="0" w:color="auto"/>
            <w:right w:val="none" w:sz="0" w:space="0" w:color="auto"/>
          </w:divBdr>
        </w:div>
        <w:div w:id="1831873117">
          <w:marLeft w:val="480"/>
          <w:marRight w:val="0"/>
          <w:marTop w:val="0"/>
          <w:marBottom w:val="0"/>
          <w:divBdr>
            <w:top w:val="none" w:sz="0" w:space="0" w:color="auto"/>
            <w:left w:val="none" w:sz="0" w:space="0" w:color="auto"/>
            <w:bottom w:val="none" w:sz="0" w:space="0" w:color="auto"/>
            <w:right w:val="none" w:sz="0" w:space="0" w:color="auto"/>
          </w:divBdr>
        </w:div>
        <w:div w:id="1910842014">
          <w:marLeft w:val="480"/>
          <w:marRight w:val="0"/>
          <w:marTop w:val="0"/>
          <w:marBottom w:val="0"/>
          <w:divBdr>
            <w:top w:val="none" w:sz="0" w:space="0" w:color="auto"/>
            <w:left w:val="none" w:sz="0" w:space="0" w:color="auto"/>
            <w:bottom w:val="none" w:sz="0" w:space="0" w:color="auto"/>
            <w:right w:val="none" w:sz="0" w:space="0" w:color="auto"/>
          </w:divBdr>
        </w:div>
        <w:div w:id="1945915976">
          <w:marLeft w:val="480"/>
          <w:marRight w:val="0"/>
          <w:marTop w:val="0"/>
          <w:marBottom w:val="0"/>
          <w:divBdr>
            <w:top w:val="none" w:sz="0" w:space="0" w:color="auto"/>
            <w:left w:val="none" w:sz="0" w:space="0" w:color="auto"/>
            <w:bottom w:val="none" w:sz="0" w:space="0" w:color="auto"/>
            <w:right w:val="none" w:sz="0" w:space="0" w:color="auto"/>
          </w:divBdr>
        </w:div>
        <w:div w:id="2007244662">
          <w:marLeft w:val="480"/>
          <w:marRight w:val="0"/>
          <w:marTop w:val="0"/>
          <w:marBottom w:val="0"/>
          <w:divBdr>
            <w:top w:val="none" w:sz="0" w:space="0" w:color="auto"/>
            <w:left w:val="none" w:sz="0" w:space="0" w:color="auto"/>
            <w:bottom w:val="none" w:sz="0" w:space="0" w:color="auto"/>
            <w:right w:val="none" w:sz="0" w:space="0" w:color="auto"/>
          </w:divBdr>
        </w:div>
        <w:div w:id="2147312061">
          <w:marLeft w:val="480"/>
          <w:marRight w:val="0"/>
          <w:marTop w:val="0"/>
          <w:marBottom w:val="0"/>
          <w:divBdr>
            <w:top w:val="none" w:sz="0" w:space="0" w:color="auto"/>
            <w:left w:val="none" w:sz="0" w:space="0" w:color="auto"/>
            <w:bottom w:val="none" w:sz="0" w:space="0" w:color="auto"/>
            <w:right w:val="none" w:sz="0" w:space="0" w:color="auto"/>
          </w:divBdr>
        </w:div>
      </w:divsChild>
    </w:div>
    <w:div w:id="1992634885">
      <w:marLeft w:val="480"/>
      <w:marRight w:val="0"/>
      <w:marTop w:val="0"/>
      <w:marBottom w:val="0"/>
      <w:divBdr>
        <w:top w:val="none" w:sz="0" w:space="0" w:color="auto"/>
        <w:left w:val="none" w:sz="0" w:space="0" w:color="auto"/>
        <w:bottom w:val="none" w:sz="0" w:space="0" w:color="auto"/>
        <w:right w:val="none" w:sz="0" w:space="0" w:color="auto"/>
      </w:divBdr>
    </w:div>
    <w:div w:id="1993439260">
      <w:bodyDiv w:val="1"/>
      <w:marLeft w:val="0"/>
      <w:marRight w:val="0"/>
      <w:marTop w:val="0"/>
      <w:marBottom w:val="0"/>
      <w:divBdr>
        <w:top w:val="none" w:sz="0" w:space="0" w:color="auto"/>
        <w:left w:val="none" w:sz="0" w:space="0" w:color="auto"/>
        <w:bottom w:val="none" w:sz="0" w:space="0" w:color="auto"/>
        <w:right w:val="none" w:sz="0" w:space="0" w:color="auto"/>
      </w:divBdr>
      <w:divsChild>
        <w:div w:id="422268349">
          <w:marLeft w:val="640"/>
          <w:marRight w:val="0"/>
          <w:marTop w:val="0"/>
          <w:marBottom w:val="0"/>
          <w:divBdr>
            <w:top w:val="none" w:sz="0" w:space="0" w:color="auto"/>
            <w:left w:val="none" w:sz="0" w:space="0" w:color="auto"/>
            <w:bottom w:val="none" w:sz="0" w:space="0" w:color="auto"/>
            <w:right w:val="none" w:sz="0" w:space="0" w:color="auto"/>
          </w:divBdr>
        </w:div>
        <w:div w:id="1924492533">
          <w:marLeft w:val="640"/>
          <w:marRight w:val="0"/>
          <w:marTop w:val="0"/>
          <w:marBottom w:val="0"/>
          <w:divBdr>
            <w:top w:val="none" w:sz="0" w:space="0" w:color="auto"/>
            <w:left w:val="none" w:sz="0" w:space="0" w:color="auto"/>
            <w:bottom w:val="none" w:sz="0" w:space="0" w:color="auto"/>
            <w:right w:val="none" w:sz="0" w:space="0" w:color="auto"/>
          </w:divBdr>
        </w:div>
        <w:div w:id="1127623687">
          <w:marLeft w:val="640"/>
          <w:marRight w:val="0"/>
          <w:marTop w:val="0"/>
          <w:marBottom w:val="0"/>
          <w:divBdr>
            <w:top w:val="none" w:sz="0" w:space="0" w:color="auto"/>
            <w:left w:val="none" w:sz="0" w:space="0" w:color="auto"/>
            <w:bottom w:val="none" w:sz="0" w:space="0" w:color="auto"/>
            <w:right w:val="none" w:sz="0" w:space="0" w:color="auto"/>
          </w:divBdr>
        </w:div>
        <w:div w:id="538007698">
          <w:marLeft w:val="640"/>
          <w:marRight w:val="0"/>
          <w:marTop w:val="0"/>
          <w:marBottom w:val="0"/>
          <w:divBdr>
            <w:top w:val="none" w:sz="0" w:space="0" w:color="auto"/>
            <w:left w:val="none" w:sz="0" w:space="0" w:color="auto"/>
            <w:bottom w:val="none" w:sz="0" w:space="0" w:color="auto"/>
            <w:right w:val="none" w:sz="0" w:space="0" w:color="auto"/>
          </w:divBdr>
        </w:div>
        <w:div w:id="813646713">
          <w:marLeft w:val="640"/>
          <w:marRight w:val="0"/>
          <w:marTop w:val="0"/>
          <w:marBottom w:val="0"/>
          <w:divBdr>
            <w:top w:val="none" w:sz="0" w:space="0" w:color="auto"/>
            <w:left w:val="none" w:sz="0" w:space="0" w:color="auto"/>
            <w:bottom w:val="none" w:sz="0" w:space="0" w:color="auto"/>
            <w:right w:val="none" w:sz="0" w:space="0" w:color="auto"/>
          </w:divBdr>
        </w:div>
        <w:div w:id="1619216706">
          <w:marLeft w:val="640"/>
          <w:marRight w:val="0"/>
          <w:marTop w:val="0"/>
          <w:marBottom w:val="0"/>
          <w:divBdr>
            <w:top w:val="none" w:sz="0" w:space="0" w:color="auto"/>
            <w:left w:val="none" w:sz="0" w:space="0" w:color="auto"/>
            <w:bottom w:val="none" w:sz="0" w:space="0" w:color="auto"/>
            <w:right w:val="none" w:sz="0" w:space="0" w:color="auto"/>
          </w:divBdr>
        </w:div>
        <w:div w:id="74788676">
          <w:marLeft w:val="640"/>
          <w:marRight w:val="0"/>
          <w:marTop w:val="0"/>
          <w:marBottom w:val="0"/>
          <w:divBdr>
            <w:top w:val="none" w:sz="0" w:space="0" w:color="auto"/>
            <w:left w:val="none" w:sz="0" w:space="0" w:color="auto"/>
            <w:bottom w:val="none" w:sz="0" w:space="0" w:color="auto"/>
            <w:right w:val="none" w:sz="0" w:space="0" w:color="auto"/>
          </w:divBdr>
        </w:div>
        <w:div w:id="1033925914">
          <w:marLeft w:val="640"/>
          <w:marRight w:val="0"/>
          <w:marTop w:val="0"/>
          <w:marBottom w:val="0"/>
          <w:divBdr>
            <w:top w:val="none" w:sz="0" w:space="0" w:color="auto"/>
            <w:left w:val="none" w:sz="0" w:space="0" w:color="auto"/>
            <w:bottom w:val="none" w:sz="0" w:space="0" w:color="auto"/>
            <w:right w:val="none" w:sz="0" w:space="0" w:color="auto"/>
          </w:divBdr>
        </w:div>
        <w:div w:id="1257522213">
          <w:marLeft w:val="640"/>
          <w:marRight w:val="0"/>
          <w:marTop w:val="0"/>
          <w:marBottom w:val="0"/>
          <w:divBdr>
            <w:top w:val="none" w:sz="0" w:space="0" w:color="auto"/>
            <w:left w:val="none" w:sz="0" w:space="0" w:color="auto"/>
            <w:bottom w:val="none" w:sz="0" w:space="0" w:color="auto"/>
            <w:right w:val="none" w:sz="0" w:space="0" w:color="auto"/>
          </w:divBdr>
        </w:div>
        <w:div w:id="903294926">
          <w:marLeft w:val="640"/>
          <w:marRight w:val="0"/>
          <w:marTop w:val="0"/>
          <w:marBottom w:val="0"/>
          <w:divBdr>
            <w:top w:val="none" w:sz="0" w:space="0" w:color="auto"/>
            <w:left w:val="none" w:sz="0" w:space="0" w:color="auto"/>
            <w:bottom w:val="none" w:sz="0" w:space="0" w:color="auto"/>
            <w:right w:val="none" w:sz="0" w:space="0" w:color="auto"/>
          </w:divBdr>
        </w:div>
        <w:div w:id="317733132">
          <w:marLeft w:val="640"/>
          <w:marRight w:val="0"/>
          <w:marTop w:val="0"/>
          <w:marBottom w:val="0"/>
          <w:divBdr>
            <w:top w:val="none" w:sz="0" w:space="0" w:color="auto"/>
            <w:left w:val="none" w:sz="0" w:space="0" w:color="auto"/>
            <w:bottom w:val="none" w:sz="0" w:space="0" w:color="auto"/>
            <w:right w:val="none" w:sz="0" w:space="0" w:color="auto"/>
          </w:divBdr>
        </w:div>
        <w:div w:id="1829780309">
          <w:marLeft w:val="640"/>
          <w:marRight w:val="0"/>
          <w:marTop w:val="0"/>
          <w:marBottom w:val="0"/>
          <w:divBdr>
            <w:top w:val="none" w:sz="0" w:space="0" w:color="auto"/>
            <w:left w:val="none" w:sz="0" w:space="0" w:color="auto"/>
            <w:bottom w:val="none" w:sz="0" w:space="0" w:color="auto"/>
            <w:right w:val="none" w:sz="0" w:space="0" w:color="auto"/>
          </w:divBdr>
        </w:div>
        <w:div w:id="1270234728">
          <w:marLeft w:val="640"/>
          <w:marRight w:val="0"/>
          <w:marTop w:val="0"/>
          <w:marBottom w:val="0"/>
          <w:divBdr>
            <w:top w:val="none" w:sz="0" w:space="0" w:color="auto"/>
            <w:left w:val="none" w:sz="0" w:space="0" w:color="auto"/>
            <w:bottom w:val="none" w:sz="0" w:space="0" w:color="auto"/>
            <w:right w:val="none" w:sz="0" w:space="0" w:color="auto"/>
          </w:divBdr>
        </w:div>
        <w:div w:id="1740976030">
          <w:marLeft w:val="640"/>
          <w:marRight w:val="0"/>
          <w:marTop w:val="0"/>
          <w:marBottom w:val="0"/>
          <w:divBdr>
            <w:top w:val="none" w:sz="0" w:space="0" w:color="auto"/>
            <w:left w:val="none" w:sz="0" w:space="0" w:color="auto"/>
            <w:bottom w:val="none" w:sz="0" w:space="0" w:color="auto"/>
            <w:right w:val="none" w:sz="0" w:space="0" w:color="auto"/>
          </w:divBdr>
        </w:div>
        <w:div w:id="1045986985">
          <w:marLeft w:val="640"/>
          <w:marRight w:val="0"/>
          <w:marTop w:val="0"/>
          <w:marBottom w:val="0"/>
          <w:divBdr>
            <w:top w:val="none" w:sz="0" w:space="0" w:color="auto"/>
            <w:left w:val="none" w:sz="0" w:space="0" w:color="auto"/>
            <w:bottom w:val="none" w:sz="0" w:space="0" w:color="auto"/>
            <w:right w:val="none" w:sz="0" w:space="0" w:color="auto"/>
          </w:divBdr>
        </w:div>
        <w:div w:id="1171944236">
          <w:marLeft w:val="640"/>
          <w:marRight w:val="0"/>
          <w:marTop w:val="0"/>
          <w:marBottom w:val="0"/>
          <w:divBdr>
            <w:top w:val="none" w:sz="0" w:space="0" w:color="auto"/>
            <w:left w:val="none" w:sz="0" w:space="0" w:color="auto"/>
            <w:bottom w:val="none" w:sz="0" w:space="0" w:color="auto"/>
            <w:right w:val="none" w:sz="0" w:space="0" w:color="auto"/>
          </w:divBdr>
        </w:div>
        <w:div w:id="1784809792">
          <w:marLeft w:val="640"/>
          <w:marRight w:val="0"/>
          <w:marTop w:val="0"/>
          <w:marBottom w:val="0"/>
          <w:divBdr>
            <w:top w:val="none" w:sz="0" w:space="0" w:color="auto"/>
            <w:left w:val="none" w:sz="0" w:space="0" w:color="auto"/>
            <w:bottom w:val="none" w:sz="0" w:space="0" w:color="auto"/>
            <w:right w:val="none" w:sz="0" w:space="0" w:color="auto"/>
          </w:divBdr>
        </w:div>
        <w:div w:id="806968292">
          <w:marLeft w:val="640"/>
          <w:marRight w:val="0"/>
          <w:marTop w:val="0"/>
          <w:marBottom w:val="0"/>
          <w:divBdr>
            <w:top w:val="none" w:sz="0" w:space="0" w:color="auto"/>
            <w:left w:val="none" w:sz="0" w:space="0" w:color="auto"/>
            <w:bottom w:val="none" w:sz="0" w:space="0" w:color="auto"/>
            <w:right w:val="none" w:sz="0" w:space="0" w:color="auto"/>
          </w:divBdr>
        </w:div>
        <w:div w:id="2071687034">
          <w:marLeft w:val="640"/>
          <w:marRight w:val="0"/>
          <w:marTop w:val="0"/>
          <w:marBottom w:val="0"/>
          <w:divBdr>
            <w:top w:val="none" w:sz="0" w:space="0" w:color="auto"/>
            <w:left w:val="none" w:sz="0" w:space="0" w:color="auto"/>
            <w:bottom w:val="none" w:sz="0" w:space="0" w:color="auto"/>
            <w:right w:val="none" w:sz="0" w:space="0" w:color="auto"/>
          </w:divBdr>
        </w:div>
        <w:div w:id="1156189713">
          <w:marLeft w:val="640"/>
          <w:marRight w:val="0"/>
          <w:marTop w:val="0"/>
          <w:marBottom w:val="0"/>
          <w:divBdr>
            <w:top w:val="none" w:sz="0" w:space="0" w:color="auto"/>
            <w:left w:val="none" w:sz="0" w:space="0" w:color="auto"/>
            <w:bottom w:val="none" w:sz="0" w:space="0" w:color="auto"/>
            <w:right w:val="none" w:sz="0" w:space="0" w:color="auto"/>
          </w:divBdr>
        </w:div>
        <w:div w:id="398791875">
          <w:marLeft w:val="640"/>
          <w:marRight w:val="0"/>
          <w:marTop w:val="0"/>
          <w:marBottom w:val="0"/>
          <w:divBdr>
            <w:top w:val="none" w:sz="0" w:space="0" w:color="auto"/>
            <w:left w:val="none" w:sz="0" w:space="0" w:color="auto"/>
            <w:bottom w:val="none" w:sz="0" w:space="0" w:color="auto"/>
            <w:right w:val="none" w:sz="0" w:space="0" w:color="auto"/>
          </w:divBdr>
        </w:div>
        <w:div w:id="1631325161">
          <w:marLeft w:val="640"/>
          <w:marRight w:val="0"/>
          <w:marTop w:val="0"/>
          <w:marBottom w:val="0"/>
          <w:divBdr>
            <w:top w:val="none" w:sz="0" w:space="0" w:color="auto"/>
            <w:left w:val="none" w:sz="0" w:space="0" w:color="auto"/>
            <w:bottom w:val="none" w:sz="0" w:space="0" w:color="auto"/>
            <w:right w:val="none" w:sz="0" w:space="0" w:color="auto"/>
          </w:divBdr>
        </w:div>
        <w:div w:id="429161600">
          <w:marLeft w:val="640"/>
          <w:marRight w:val="0"/>
          <w:marTop w:val="0"/>
          <w:marBottom w:val="0"/>
          <w:divBdr>
            <w:top w:val="none" w:sz="0" w:space="0" w:color="auto"/>
            <w:left w:val="none" w:sz="0" w:space="0" w:color="auto"/>
            <w:bottom w:val="none" w:sz="0" w:space="0" w:color="auto"/>
            <w:right w:val="none" w:sz="0" w:space="0" w:color="auto"/>
          </w:divBdr>
        </w:div>
        <w:div w:id="1145582458">
          <w:marLeft w:val="640"/>
          <w:marRight w:val="0"/>
          <w:marTop w:val="0"/>
          <w:marBottom w:val="0"/>
          <w:divBdr>
            <w:top w:val="none" w:sz="0" w:space="0" w:color="auto"/>
            <w:left w:val="none" w:sz="0" w:space="0" w:color="auto"/>
            <w:bottom w:val="none" w:sz="0" w:space="0" w:color="auto"/>
            <w:right w:val="none" w:sz="0" w:space="0" w:color="auto"/>
          </w:divBdr>
        </w:div>
        <w:div w:id="1575505393">
          <w:marLeft w:val="640"/>
          <w:marRight w:val="0"/>
          <w:marTop w:val="0"/>
          <w:marBottom w:val="0"/>
          <w:divBdr>
            <w:top w:val="none" w:sz="0" w:space="0" w:color="auto"/>
            <w:left w:val="none" w:sz="0" w:space="0" w:color="auto"/>
            <w:bottom w:val="none" w:sz="0" w:space="0" w:color="auto"/>
            <w:right w:val="none" w:sz="0" w:space="0" w:color="auto"/>
          </w:divBdr>
        </w:div>
        <w:div w:id="1551920199">
          <w:marLeft w:val="640"/>
          <w:marRight w:val="0"/>
          <w:marTop w:val="0"/>
          <w:marBottom w:val="0"/>
          <w:divBdr>
            <w:top w:val="none" w:sz="0" w:space="0" w:color="auto"/>
            <w:left w:val="none" w:sz="0" w:space="0" w:color="auto"/>
            <w:bottom w:val="none" w:sz="0" w:space="0" w:color="auto"/>
            <w:right w:val="none" w:sz="0" w:space="0" w:color="auto"/>
          </w:divBdr>
        </w:div>
        <w:div w:id="1132871008">
          <w:marLeft w:val="640"/>
          <w:marRight w:val="0"/>
          <w:marTop w:val="0"/>
          <w:marBottom w:val="0"/>
          <w:divBdr>
            <w:top w:val="none" w:sz="0" w:space="0" w:color="auto"/>
            <w:left w:val="none" w:sz="0" w:space="0" w:color="auto"/>
            <w:bottom w:val="none" w:sz="0" w:space="0" w:color="auto"/>
            <w:right w:val="none" w:sz="0" w:space="0" w:color="auto"/>
          </w:divBdr>
        </w:div>
        <w:div w:id="1374572291">
          <w:marLeft w:val="640"/>
          <w:marRight w:val="0"/>
          <w:marTop w:val="0"/>
          <w:marBottom w:val="0"/>
          <w:divBdr>
            <w:top w:val="none" w:sz="0" w:space="0" w:color="auto"/>
            <w:left w:val="none" w:sz="0" w:space="0" w:color="auto"/>
            <w:bottom w:val="none" w:sz="0" w:space="0" w:color="auto"/>
            <w:right w:val="none" w:sz="0" w:space="0" w:color="auto"/>
          </w:divBdr>
        </w:div>
        <w:div w:id="1935243114">
          <w:marLeft w:val="640"/>
          <w:marRight w:val="0"/>
          <w:marTop w:val="0"/>
          <w:marBottom w:val="0"/>
          <w:divBdr>
            <w:top w:val="none" w:sz="0" w:space="0" w:color="auto"/>
            <w:left w:val="none" w:sz="0" w:space="0" w:color="auto"/>
            <w:bottom w:val="none" w:sz="0" w:space="0" w:color="auto"/>
            <w:right w:val="none" w:sz="0" w:space="0" w:color="auto"/>
          </w:divBdr>
        </w:div>
        <w:div w:id="1558777762">
          <w:marLeft w:val="640"/>
          <w:marRight w:val="0"/>
          <w:marTop w:val="0"/>
          <w:marBottom w:val="0"/>
          <w:divBdr>
            <w:top w:val="none" w:sz="0" w:space="0" w:color="auto"/>
            <w:left w:val="none" w:sz="0" w:space="0" w:color="auto"/>
            <w:bottom w:val="none" w:sz="0" w:space="0" w:color="auto"/>
            <w:right w:val="none" w:sz="0" w:space="0" w:color="auto"/>
          </w:divBdr>
        </w:div>
        <w:div w:id="2043434890">
          <w:marLeft w:val="640"/>
          <w:marRight w:val="0"/>
          <w:marTop w:val="0"/>
          <w:marBottom w:val="0"/>
          <w:divBdr>
            <w:top w:val="none" w:sz="0" w:space="0" w:color="auto"/>
            <w:left w:val="none" w:sz="0" w:space="0" w:color="auto"/>
            <w:bottom w:val="none" w:sz="0" w:space="0" w:color="auto"/>
            <w:right w:val="none" w:sz="0" w:space="0" w:color="auto"/>
          </w:divBdr>
        </w:div>
        <w:div w:id="871498452">
          <w:marLeft w:val="640"/>
          <w:marRight w:val="0"/>
          <w:marTop w:val="0"/>
          <w:marBottom w:val="0"/>
          <w:divBdr>
            <w:top w:val="none" w:sz="0" w:space="0" w:color="auto"/>
            <w:left w:val="none" w:sz="0" w:space="0" w:color="auto"/>
            <w:bottom w:val="none" w:sz="0" w:space="0" w:color="auto"/>
            <w:right w:val="none" w:sz="0" w:space="0" w:color="auto"/>
          </w:divBdr>
        </w:div>
        <w:div w:id="1016662944">
          <w:marLeft w:val="640"/>
          <w:marRight w:val="0"/>
          <w:marTop w:val="0"/>
          <w:marBottom w:val="0"/>
          <w:divBdr>
            <w:top w:val="none" w:sz="0" w:space="0" w:color="auto"/>
            <w:left w:val="none" w:sz="0" w:space="0" w:color="auto"/>
            <w:bottom w:val="none" w:sz="0" w:space="0" w:color="auto"/>
            <w:right w:val="none" w:sz="0" w:space="0" w:color="auto"/>
          </w:divBdr>
        </w:div>
        <w:div w:id="4942647">
          <w:marLeft w:val="640"/>
          <w:marRight w:val="0"/>
          <w:marTop w:val="0"/>
          <w:marBottom w:val="0"/>
          <w:divBdr>
            <w:top w:val="none" w:sz="0" w:space="0" w:color="auto"/>
            <w:left w:val="none" w:sz="0" w:space="0" w:color="auto"/>
            <w:bottom w:val="none" w:sz="0" w:space="0" w:color="auto"/>
            <w:right w:val="none" w:sz="0" w:space="0" w:color="auto"/>
          </w:divBdr>
        </w:div>
        <w:div w:id="1058935037">
          <w:marLeft w:val="640"/>
          <w:marRight w:val="0"/>
          <w:marTop w:val="0"/>
          <w:marBottom w:val="0"/>
          <w:divBdr>
            <w:top w:val="none" w:sz="0" w:space="0" w:color="auto"/>
            <w:left w:val="none" w:sz="0" w:space="0" w:color="auto"/>
            <w:bottom w:val="none" w:sz="0" w:space="0" w:color="auto"/>
            <w:right w:val="none" w:sz="0" w:space="0" w:color="auto"/>
          </w:divBdr>
        </w:div>
        <w:div w:id="308944607">
          <w:marLeft w:val="640"/>
          <w:marRight w:val="0"/>
          <w:marTop w:val="0"/>
          <w:marBottom w:val="0"/>
          <w:divBdr>
            <w:top w:val="none" w:sz="0" w:space="0" w:color="auto"/>
            <w:left w:val="none" w:sz="0" w:space="0" w:color="auto"/>
            <w:bottom w:val="none" w:sz="0" w:space="0" w:color="auto"/>
            <w:right w:val="none" w:sz="0" w:space="0" w:color="auto"/>
          </w:divBdr>
        </w:div>
        <w:div w:id="215286883">
          <w:marLeft w:val="640"/>
          <w:marRight w:val="0"/>
          <w:marTop w:val="0"/>
          <w:marBottom w:val="0"/>
          <w:divBdr>
            <w:top w:val="none" w:sz="0" w:space="0" w:color="auto"/>
            <w:left w:val="none" w:sz="0" w:space="0" w:color="auto"/>
            <w:bottom w:val="none" w:sz="0" w:space="0" w:color="auto"/>
            <w:right w:val="none" w:sz="0" w:space="0" w:color="auto"/>
          </w:divBdr>
        </w:div>
        <w:div w:id="944462214">
          <w:marLeft w:val="640"/>
          <w:marRight w:val="0"/>
          <w:marTop w:val="0"/>
          <w:marBottom w:val="0"/>
          <w:divBdr>
            <w:top w:val="none" w:sz="0" w:space="0" w:color="auto"/>
            <w:left w:val="none" w:sz="0" w:space="0" w:color="auto"/>
            <w:bottom w:val="none" w:sz="0" w:space="0" w:color="auto"/>
            <w:right w:val="none" w:sz="0" w:space="0" w:color="auto"/>
          </w:divBdr>
        </w:div>
        <w:div w:id="1389264449">
          <w:marLeft w:val="640"/>
          <w:marRight w:val="0"/>
          <w:marTop w:val="0"/>
          <w:marBottom w:val="0"/>
          <w:divBdr>
            <w:top w:val="none" w:sz="0" w:space="0" w:color="auto"/>
            <w:left w:val="none" w:sz="0" w:space="0" w:color="auto"/>
            <w:bottom w:val="none" w:sz="0" w:space="0" w:color="auto"/>
            <w:right w:val="none" w:sz="0" w:space="0" w:color="auto"/>
          </w:divBdr>
        </w:div>
        <w:div w:id="705957028">
          <w:marLeft w:val="640"/>
          <w:marRight w:val="0"/>
          <w:marTop w:val="0"/>
          <w:marBottom w:val="0"/>
          <w:divBdr>
            <w:top w:val="none" w:sz="0" w:space="0" w:color="auto"/>
            <w:left w:val="none" w:sz="0" w:space="0" w:color="auto"/>
            <w:bottom w:val="none" w:sz="0" w:space="0" w:color="auto"/>
            <w:right w:val="none" w:sz="0" w:space="0" w:color="auto"/>
          </w:divBdr>
        </w:div>
        <w:div w:id="1126776639">
          <w:marLeft w:val="640"/>
          <w:marRight w:val="0"/>
          <w:marTop w:val="0"/>
          <w:marBottom w:val="0"/>
          <w:divBdr>
            <w:top w:val="none" w:sz="0" w:space="0" w:color="auto"/>
            <w:left w:val="none" w:sz="0" w:space="0" w:color="auto"/>
            <w:bottom w:val="none" w:sz="0" w:space="0" w:color="auto"/>
            <w:right w:val="none" w:sz="0" w:space="0" w:color="auto"/>
          </w:divBdr>
        </w:div>
        <w:div w:id="884751719">
          <w:marLeft w:val="640"/>
          <w:marRight w:val="0"/>
          <w:marTop w:val="0"/>
          <w:marBottom w:val="0"/>
          <w:divBdr>
            <w:top w:val="none" w:sz="0" w:space="0" w:color="auto"/>
            <w:left w:val="none" w:sz="0" w:space="0" w:color="auto"/>
            <w:bottom w:val="none" w:sz="0" w:space="0" w:color="auto"/>
            <w:right w:val="none" w:sz="0" w:space="0" w:color="auto"/>
          </w:divBdr>
        </w:div>
        <w:div w:id="1548177557">
          <w:marLeft w:val="640"/>
          <w:marRight w:val="0"/>
          <w:marTop w:val="0"/>
          <w:marBottom w:val="0"/>
          <w:divBdr>
            <w:top w:val="none" w:sz="0" w:space="0" w:color="auto"/>
            <w:left w:val="none" w:sz="0" w:space="0" w:color="auto"/>
            <w:bottom w:val="none" w:sz="0" w:space="0" w:color="auto"/>
            <w:right w:val="none" w:sz="0" w:space="0" w:color="auto"/>
          </w:divBdr>
        </w:div>
        <w:div w:id="335351095">
          <w:marLeft w:val="640"/>
          <w:marRight w:val="0"/>
          <w:marTop w:val="0"/>
          <w:marBottom w:val="0"/>
          <w:divBdr>
            <w:top w:val="none" w:sz="0" w:space="0" w:color="auto"/>
            <w:left w:val="none" w:sz="0" w:space="0" w:color="auto"/>
            <w:bottom w:val="none" w:sz="0" w:space="0" w:color="auto"/>
            <w:right w:val="none" w:sz="0" w:space="0" w:color="auto"/>
          </w:divBdr>
        </w:div>
        <w:div w:id="1596358507">
          <w:marLeft w:val="640"/>
          <w:marRight w:val="0"/>
          <w:marTop w:val="0"/>
          <w:marBottom w:val="0"/>
          <w:divBdr>
            <w:top w:val="none" w:sz="0" w:space="0" w:color="auto"/>
            <w:left w:val="none" w:sz="0" w:space="0" w:color="auto"/>
            <w:bottom w:val="none" w:sz="0" w:space="0" w:color="auto"/>
            <w:right w:val="none" w:sz="0" w:space="0" w:color="auto"/>
          </w:divBdr>
        </w:div>
        <w:div w:id="149447857">
          <w:marLeft w:val="640"/>
          <w:marRight w:val="0"/>
          <w:marTop w:val="0"/>
          <w:marBottom w:val="0"/>
          <w:divBdr>
            <w:top w:val="none" w:sz="0" w:space="0" w:color="auto"/>
            <w:left w:val="none" w:sz="0" w:space="0" w:color="auto"/>
            <w:bottom w:val="none" w:sz="0" w:space="0" w:color="auto"/>
            <w:right w:val="none" w:sz="0" w:space="0" w:color="auto"/>
          </w:divBdr>
        </w:div>
        <w:div w:id="715473010">
          <w:marLeft w:val="640"/>
          <w:marRight w:val="0"/>
          <w:marTop w:val="0"/>
          <w:marBottom w:val="0"/>
          <w:divBdr>
            <w:top w:val="none" w:sz="0" w:space="0" w:color="auto"/>
            <w:left w:val="none" w:sz="0" w:space="0" w:color="auto"/>
            <w:bottom w:val="none" w:sz="0" w:space="0" w:color="auto"/>
            <w:right w:val="none" w:sz="0" w:space="0" w:color="auto"/>
          </w:divBdr>
        </w:div>
        <w:div w:id="402874307">
          <w:marLeft w:val="640"/>
          <w:marRight w:val="0"/>
          <w:marTop w:val="0"/>
          <w:marBottom w:val="0"/>
          <w:divBdr>
            <w:top w:val="none" w:sz="0" w:space="0" w:color="auto"/>
            <w:left w:val="none" w:sz="0" w:space="0" w:color="auto"/>
            <w:bottom w:val="none" w:sz="0" w:space="0" w:color="auto"/>
            <w:right w:val="none" w:sz="0" w:space="0" w:color="auto"/>
          </w:divBdr>
        </w:div>
        <w:div w:id="1718429224">
          <w:marLeft w:val="640"/>
          <w:marRight w:val="0"/>
          <w:marTop w:val="0"/>
          <w:marBottom w:val="0"/>
          <w:divBdr>
            <w:top w:val="none" w:sz="0" w:space="0" w:color="auto"/>
            <w:left w:val="none" w:sz="0" w:space="0" w:color="auto"/>
            <w:bottom w:val="none" w:sz="0" w:space="0" w:color="auto"/>
            <w:right w:val="none" w:sz="0" w:space="0" w:color="auto"/>
          </w:divBdr>
        </w:div>
        <w:div w:id="703990493">
          <w:marLeft w:val="640"/>
          <w:marRight w:val="0"/>
          <w:marTop w:val="0"/>
          <w:marBottom w:val="0"/>
          <w:divBdr>
            <w:top w:val="none" w:sz="0" w:space="0" w:color="auto"/>
            <w:left w:val="none" w:sz="0" w:space="0" w:color="auto"/>
            <w:bottom w:val="none" w:sz="0" w:space="0" w:color="auto"/>
            <w:right w:val="none" w:sz="0" w:space="0" w:color="auto"/>
          </w:divBdr>
        </w:div>
        <w:div w:id="2052263925">
          <w:marLeft w:val="640"/>
          <w:marRight w:val="0"/>
          <w:marTop w:val="0"/>
          <w:marBottom w:val="0"/>
          <w:divBdr>
            <w:top w:val="none" w:sz="0" w:space="0" w:color="auto"/>
            <w:left w:val="none" w:sz="0" w:space="0" w:color="auto"/>
            <w:bottom w:val="none" w:sz="0" w:space="0" w:color="auto"/>
            <w:right w:val="none" w:sz="0" w:space="0" w:color="auto"/>
          </w:divBdr>
        </w:div>
        <w:div w:id="549997843">
          <w:marLeft w:val="640"/>
          <w:marRight w:val="0"/>
          <w:marTop w:val="0"/>
          <w:marBottom w:val="0"/>
          <w:divBdr>
            <w:top w:val="none" w:sz="0" w:space="0" w:color="auto"/>
            <w:left w:val="none" w:sz="0" w:space="0" w:color="auto"/>
            <w:bottom w:val="none" w:sz="0" w:space="0" w:color="auto"/>
            <w:right w:val="none" w:sz="0" w:space="0" w:color="auto"/>
          </w:divBdr>
        </w:div>
        <w:div w:id="966660595">
          <w:marLeft w:val="640"/>
          <w:marRight w:val="0"/>
          <w:marTop w:val="0"/>
          <w:marBottom w:val="0"/>
          <w:divBdr>
            <w:top w:val="none" w:sz="0" w:space="0" w:color="auto"/>
            <w:left w:val="none" w:sz="0" w:space="0" w:color="auto"/>
            <w:bottom w:val="none" w:sz="0" w:space="0" w:color="auto"/>
            <w:right w:val="none" w:sz="0" w:space="0" w:color="auto"/>
          </w:divBdr>
        </w:div>
        <w:div w:id="1249386050">
          <w:marLeft w:val="640"/>
          <w:marRight w:val="0"/>
          <w:marTop w:val="0"/>
          <w:marBottom w:val="0"/>
          <w:divBdr>
            <w:top w:val="none" w:sz="0" w:space="0" w:color="auto"/>
            <w:left w:val="none" w:sz="0" w:space="0" w:color="auto"/>
            <w:bottom w:val="none" w:sz="0" w:space="0" w:color="auto"/>
            <w:right w:val="none" w:sz="0" w:space="0" w:color="auto"/>
          </w:divBdr>
        </w:div>
        <w:div w:id="1945650597">
          <w:marLeft w:val="640"/>
          <w:marRight w:val="0"/>
          <w:marTop w:val="0"/>
          <w:marBottom w:val="0"/>
          <w:divBdr>
            <w:top w:val="none" w:sz="0" w:space="0" w:color="auto"/>
            <w:left w:val="none" w:sz="0" w:space="0" w:color="auto"/>
            <w:bottom w:val="none" w:sz="0" w:space="0" w:color="auto"/>
            <w:right w:val="none" w:sz="0" w:space="0" w:color="auto"/>
          </w:divBdr>
        </w:div>
        <w:div w:id="691607943">
          <w:marLeft w:val="640"/>
          <w:marRight w:val="0"/>
          <w:marTop w:val="0"/>
          <w:marBottom w:val="0"/>
          <w:divBdr>
            <w:top w:val="none" w:sz="0" w:space="0" w:color="auto"/>
            <w:left w:val="none" w:sz="0" w:space="0" w:color="auto"/>
            <w:bottom w:val="none" w:sz="0" w:space="0" w:color="auto"/>
            <w:right w:val="none" w:sz="0" w:space="0" w:color="auto"/>
          </w:divBdr>
        </w:div>
        <w:div w:id="78529176">
          <w:marLeft w:val="640"/>
          <w:marRight w:val="0"/>
          <w:marTop w:val="0"/>
          <w:marBottom w:val="0"/>
          <w:divBdr>
            <w:top w:val="none" w:sz="0" w:space="0" w:color="auto"/>
            <w:left w:val="none" w:sz="0" w:space="0" w:color="auto"/>
            <w:bottom w:val="none" w:sz="0" w:space="0" w:color="auto"/>
            <w:right w:val="none" w:sz="0" w:space="0" w:color="auto"/>
          </w:divBdr>
        </w:div>
        <w:div w:id="1911648321">
          <w:marLeft w:val="640"/>
          <w:marRight w:val="0"/>
          <w:marTop w:val="0"/>
          <w:marBottom w:val="0"/>
          <w:divBdr>
            <w:top w:val="none" w:sz="0" w:space="0" w:color="auto"/>
            <w:left w:val="none" w:sz="0" w:space="0" w:color="auto"/>
            <w:bottom w:val="none" w:sz="0" w:space="0" w:color="auto"/>
            <w:right w:val="none" w:sz="0" w:space="0" w:color="auto"/>
          </w:divBdr>
        </w:div>
        <w:div w:id="92670472">
          <w:marLeft w:val="640"/>
          <w:marRight w:val="0"/>
          <w:marTop w:val="0"/>
          <w:marBottom w:val="0"/>
          <w:divBdr>
            <w:top w:val="none" w:sz="0" w:space="0" w:color="auto"/>
            <w:left w:val="none" w:sz="0" w:space="0" w:color="auto"/>
            <w:bottom w:val="none" w:sz="0" w:space="0" w:color="auto"/>
            <w:right w:val="none" w:sz="0" w:space="0" w:color="auto"/>
          </w:divBdr>
        </w:div>
        <w:div w:id="983697069">
          <w:marLeft w:val="640"/>
          <w:marRight w:val="0"/>
          <w:marTop w:val="0"/>
          <w:marBottom w:val="0"/>
          <w:divBdr>
            <w:top w:val="none" w:sz="0" w:space="0" w:color="auto"/>
            <w:left w:val="none" w:sz="0" w:space="0" w:color="auto"/>
            <w:bottom w:val="none" w:sz="0" w:space="0" w:color="auto"/>
            <w:right w:val="none" w:sz="0" w:space="0" w:color="auto"/>
          </w:divBdr>
        </w:div>
        <w:div w:id="1755738858">
          <w:marLeft w:val="640"/>
          <w:marRight w:val="0"/>
          <w:marTop w:val="0"/>
          <w:marBottom w:val="0"/>
          <w:divBdr>
            <w:top w:val="none" w:sz="0" w:space="0" w:color="auto"/>
            <w:left w:val="none" w:sz="0" w:space="0" w:color="auto"/>
            <w:bottom w:val="none" w:sz="0" w:space="0" w:color="auto"/>
            <w:right w:val="none" w:sz="0" w:space="0" w:color="auto"/>
          </w:divBdr>
        </w:div>
        <w:div w:id="1021787019">
          <w:marLeft w:val="640"/>
          <w:marRight w:val="0"/>
          <w:marTop w:val="0"/>
          <w:marBottom w:val="0"/>
          <w:divBdr>
            <w:top w:val="none" w:sz="0" w:space="0" w:color="auto"/>
            <w:left w:val="none" w:sz="0" w:space="0" w:color="auto"/>
            <w:bottom w:val="none" w:sz="0" w:space="0" w:color="auto"/>
            <w:right w:val="none" w:sz="0" w:space="0" w:color="auto"/>
          </w:divBdr>
        </w:div>
        <w:div w:id="541945076">
          <w:marLeft w:val="640"/>
          <w:marRight w:val="0"/>
          <w:marTop w:val="0"/>
          <w:marBottom w:val="0"/>
          <w:divBdr>
            <w:top w:val="none" w:sz="0" w:space="0" w:color="auto"/>
            <w:left w:val="none" w:sz="0" w:space="0" w:color="auto"/>
            <w:bottom w:val="none" w:sz="0" w:space="0" w:color="auto"/>
            <w:right w:val="none" w:sz="0" w:space="0" w:color="auto"/>
          </w:divBdr>
        </w:div>
        <w:div w:id="2104642066">
          <w:marLeft w:val="640"/>
          <w:marRight w:val="0"/>
          <w:marTop w:val="0"/>
          <w:marBottom w:val="0"/>
          <w:divBdr>
            <w:top w:val="none" w:sz="0" w:space="0" w:color="auto"/>
            <w:left w:val="none" w:sz="0" w:space="0" w:color="auto"/>
            <w:bottom w:val="none" w:sz="0" w:space="0" w:color="auto"/>
            <w:right w:val="none" w:sz="0" w:space="0" w:color="auto"/>
          </w:divBdr>
        </w:div>
        <w:div w:id="680622261">
          <w:marLeft w:val="640"/>
          <w:marRight w:val="0"/>
          <w:marTop w:val="0"/>
          <w:marBottom w:val="0"/>
          <w:divBdr>
            <w:top w:val="none" w:sz="0" w:space="0" w:color="auto"/>
            <w:left w:val="none" w:sz="0" w:space="0" w:color="auto"/>
            <w:bottom w:val="none" w:sz="0" w:space="0" w:color="auto"/>
            <w:right w:val="none" w:sz="0" w:space="0" w:color="auto"/>
          </w:divBdr>
        </w:div>
        <w:div w:id="1205562011">
          <w:marLeft w:val="640"/>
          <w:marRight w:val="0"/>
          <w:marTop w:val="0"/>
          <w:marBottom w:val="0"/>
          <w:divBdr>
            <w:top w:val="none" w:sz="0" w:space="0" w:color="auto"/>
            <w:left w:val="none" w:sz="0" w:space="0" w:color="auto"/>
            <w:bottom w:val="none" w:sz="0" w:space="0" w:color="auto"/>
            <w:right w:val="none" w:sz="0" w:space="0" w:color="auto"/>
          </w:divBdr>
        </w:div>
        <w:div w:id="959145487">
          <w:marLeft w:val="640"/>
          <w:marRight w:val="0"/>
          <w:marTop w:val="0"/>
          <w:marBottom w:val="0"/>
          <w:divBdr>
            <w:top w:val="none" w:sz="0" w:space="0" w:color="auto"/>
            <w:left w:val="none" w:sz="0" w:space="0" w:color="auto"/>
            <w:bottom w:val="none" w:sz="0" w:space="0" w:color="auto"/>
            <w:right w:val="none" w:sz="0" w:space="0" w:color="auto"/>
          </w:divBdr>
        </w:div>
        <w:div w:id="2103449058">
          <w:marLeft w:val="640"/>
          <w:marRight w:val="0"/>
          <w:marTop w:val="0"/>
          <w:marBottom w:val="0"/>
          <w:divBdr>
            <w:top w:val="none" w:sz="0" w:space="0" w:color="auto"/>
            <w:left w:val="none" w:sz="0" w:space="0" w:color="auto"/>
            <w:bottom w:val="none" w:sz="0" w:space="0" w:color="auto"/>
            <w:right w:val="none" w:sz="0" w:space="0" w:color="auto"/>
          </w:divBdr>
        </w:div>
        <w:div w:id="556085632">
          <w:marLeft w:val="640"/>
          <w:marRight w:val="0"/>
          <w:marTop w:val="0"/>
          <w:marBottom w:val="0"/>
          <w:divBdr>
            <w:top w:val="none" w:sz="0" w:space="0" w:color="auto"/>
            <w:left w:val="none" w:sz="0" w:space="0" w:color="auto"/>
            <w:bottom w:val="none" w:sz="0" w:space="0" w:color="auto"/>
            <w:right w:val="none" w:sz="0" w:space="0" w:color="auto"/>
          </w:divBdr>
        </w:div>
        <w:div w:id="725032890">
          <w:marLeft w:val="640"/>
          <w:marRight w:val="0"/>
          <w:marTop w:val="0"/>
          <w:marBottom w:val="0"/>
          <w:divBdr>
            <w:top w:val="none" w:sz="0" w:space="0" w:color="auto"/>
            <w:left w:val="none" w:sz="0" w:space="0" w:color="auto"/>
            <w:bottom w:val="none" w:sz="0" w:space="0" w:color="auto"/>
            <w:right w:val="none" w:sz="0" w:space="0" w:color="auto"/>
          </w:divBdr>
        </w:div>
        <w:div w:id="1060054175">
          <w:marLeft w:val="640"/>
          <w:marRight w:val="0"/>
          <w:marTop w:val="0"/>
          <w:marBottom w:val="0"/>
          <w:divBdr>
            <w:top w:val="none" w:sz="0" w:space="0" w:color="auto"/>
            <w:left w:val="none" w:sz="0" w:space="0" w:color="auto"/>
            <w:bottom w:val="none" w:sz="0" w:space="0" w:color="auto"/>
            <w:right w:val="none" w:sz="0" w:space="0" w:color="auto"/>
          </w:divBdr>
        </w:div>
        <w:div w:id="805052146">
          <w:marLeft w:val="640"/>
          <w:marRight w:val="0"/>
          <w:marTop w:val="0"/>
          <w:marBottom w:val="0"/>
          <w:divBdr>
            <w:top w:val="none" w:sz="0" w:space="0" w:color="auto"/>
            <w:left w:val="none" w:sz="0" w:space="0" w:color="auto"/>
            <w:bottom w:val="none" w:sz="0" w:space="0" w:color="auto"/>
            <w:right w:val="none" w:sz="0" w:space="0" w:color="auto"/>
          </w:divBdr>
        </w:div>
        <w:div w:id="1473326306">
          <w:marLeft w:val="640"/>
          <w:marRight w:val="0"/>
          <w:marTop w:val="0"/>
          <w:marBottom w:val="0"/>
          <w:divBdr>
            <w:top w:val="none" w:sz="0" w:space="0" w:color="auto"/>
            <w:left w:val="none" w:sz="0" w:space="0" w:color="auto"/>
            <w:bottom w:val="none" w:sz="0" w:space="0" w:color="auto"/>
            <w:right w:val="none" w:sz="0" w:space="0" w:color="auto"/>
          </w:divBdr>
        </w:div>
        <w:div w:id="2074232931">
          <w:marLeft w:val="640"/>
          <w:marRight w:val="0"/>
          <w:marTop w:val="0"/>
          <w:marBottom w:val="0"/>
          <w:divBdr>
            <w:top w:val="none" w:sz="0" w:space="0" w:color="auto"/>
            <w:left w:val="none" w:sz="0" w:space="0" w:color="auto"/>
            <w:bottom w:val="none" w:sz="0" w:space="0" w:color="auto"/>
            <w:right w:val="none" w:sz="0" w:space="0" w:color="auto"/>
          </w:divBdr>
        </w:div>
        <w:div w:id="1760757412">
          <w:marLeft w:val="640"/>
          <w:marRight w:val="0"/>
          <w:marTop w:val="0"/>
          <w:marBottom w:val="0"/>
          <w:divBdr>
            <w:top w:val="none" w:sz="0" w:space="0" w:color="auto"/>
            <w:left w:val="none" w:sz="0" w:space="0" w:color="auto"/>
            <w:bottom w:val="none" w:sz="0" w:space="0" w:color="auto"/>
            <w:right w:val="none" w:sz="0" w:space="0" w:color="auto"/>
          </w:divBdr>
        </w:div>
        <w:div w:id="1575117696">
          <w:marLeft w:val="640"/>
          <w:marRight w:val="0"/>
          <w:marTop w:val="0"/>
          <w:marBottom w:val="0"/>
          <w:divBdr>
            <w:top w:val="none" w:sz="0" w:space="0" w:color="auto"/>
            <w:left w:val="none" w:sz="0" w:space="0" w:color="auto"/>
            <w:bottom w:val="none" w:sz="0" w:space="0" w:color="auto"/>
            <w:right w:val="none" w:sz="0" w:space="0" w:color="auto"/>
          </w:divBdr>
        </w:div>
        <w:div w:id="1385838065">
          <w:marLeft w:val="640"/>
          <w:marRight w:val="0"/>
          <w:marTop w:val="0"/>
          <w:marBottom w:val="0"/>
          <w:divBdr>
            <w:top w:val="none" w:sz="0" w:space="0" w:color="auto"/>
            <w:left w:val="none" w:sz="0" w:space="0" w:color="auto"/>
            <w:bottom w:val="none" w:sz="0" w:space="0" w:color="auto"/>
            <w:right w:val="none" w:sz="0" w:space="0" w:color="auto"/>
          </w:divBdr>
        </w:div>
        <w:div w:id="1829441006">
          <w:marLeft w:val="640"/>
          <w:marRight w:val="0"/>
          <w:marTop w:val="0"/>
          <w:marBottom w:val="0"/>
          <w:divBdr>
            <w:top w:val="none" w:sz="0" w:space="0" w:color="auto"/>
            <w:left w:val="none" w:sz="0" w:space="0" w:color="auto"/>
            <w:bottom w:val="none" w:sz="0" w:space="0" w:color="auto"/>
            <w:right w:val="none" w:sz="0" w:space="0" w:color="auto"/>
          </w:divBdr>
        </w:div>
        <w:div w:id="410124299">
          <w:marLeft w:val="640"/>
          <w:marRight w:val="0"/>
          <w:marTop w:val="0"/>
          <w:marBottom w:val="0"/>
          <w:divBdr>
            <w:top w:val="none" w:sz="0" w:space="0" w:color="auto"/>
            <w:left w:val="none" w:sz="0" w:space="0" w:color="auto"/>
            <w:bottom w:val="none" w:sz="0" w:space="0" w:color="auto"/>
            <w:right w:val="none" w:sz="0" w:space="0" w:color="auto"/>
          </w:divBdr>
        </w:div>
      </w:divsChild>
    </w:div>
    <w:div w:id="1996643177">
      <w:marLeft w:val="480"/>
      <w:marRight w:val="0"/>
      <w:marTop w:val="0"/>
      <w:marBottom w:val="0"/>
      <w:divBdr>
        <w:top w:val="none" w:sz="0" w:space="0" w:color="auto"/>
        <w:left w:val="none" w:sz="0" w:space="0" w:color="auto"/>
        <w:bottom w:val="none" w:sz="0" w:space="0" w:color="auto"/>
        <w:right w:val="none" w:sz="0" w:space="0" w:color="auto"/>
      </w:divBdr>
    </w:div>
    <w:div w:id="1997683310">
      <w:marLeft w:val="480"/>
      <w:marRight w:val="0"/>
      <w:marTop w:val="0"/>
      <w:marBottom w:val="0"/>
      <w:divBdr>
        <w:top w:val="none" w:sz="0" w:space="0" w:color="auto"/>
        <w:left w:val="none" w:sz="0" w:space="0" w:color="auto"/>
        <w:bottom w:val="none" w:sz="0" w:space="0" w:color="auto"/>
        <w:right w:val="none" w:sz="0" w:space="0" w:color="auto"/>
      </w:divBdr>
    </w:div>
    <w:div w:id="1998799656">
      <w:marLeft w:val="480"/>
      <w:marRight w:val="0"/>
      <w:marTop w:val="0"/>
      <w:marBottom w:val="0"/>
      <w:divBdr>
        <w:top w:val="none" w:sz="0" w:space="0" w:color="auto"/>
        <w:left w:val="none" w:sz="0" w:space="0" w:color="auto"/>
        <w:bottom w:val="none" w:sz="0" w:space="0" w:color="auto"/>
        <w:right w:val="none" w:sz="0" w:space="0" w:color="auto"/>
      </w:divBdr>
    </w:div>
    <w:div w:id="1998800499">
      <w:marLeft w:val="480"/>
      <w:marRight w:val="0"/>
      <w:marTop w:val="0"/>
      <w:marBottom w:val="0"/>
      <w:divBdr>
        <w:top w:val="none" w:sz="0" w:space="0" w:color="auto"/>
        <w:left w:val="none" w:sz="0" w:space="0" w:color="auto"/>
        <w:bottom w:val="none" w:sz="0" w:space="0" w:color="auto"/>
        <w:right w:val="none" w:sz="0" w:space="0" w:color="auto"/>
      </w:divBdr>
    </w:div>
    <w:div w:id="2001497938">
      <w:bodyDiv w:val="1"/>
      <w:marLeft w:val="0"/>
      <w:marRight w:val="0"/>
      <w:marTop w:val="0"/>
      <w:marBottom w:val="0"/>
      <w:divBdr>
        <w:top w:val="none" w:sz="0" w:space="0" w:color="auto"/>
        <w:left w:val="none" w:sz="0" w:space="0" w:color="auto"/>
        <w:bottom w:val="none" w:sz="0" w:space="0" w:color="auto"/>
        <w:right w:val="none" w:sz="0" w:space="0" w:color="auto"/>
      </w:divBdr>
    </w:div>
    <w:div w:id="2002272190">
      <w:bodyDiv w:val="1"/>
      <w:marLeft w:val="0"/>
      <w:marRight w:val="0"/>
      <w:marTop w:val="0"/>
      <w:marBottom w:val="0"/>
      <w:divBdr>
        <w:top w:val="none" w:sz="0" w:space="0" w:color="auto"/>
        <w:left w:val="none" w:sz="0" w:space="0" w:color="auto"/>
        <w:bottom w:val="none" w:sz="0" w:space="0" w:color="auto"/>
        <w:right w:val="none" w:sz="0" w:space="0" w:color="auto"/>
      </w:divBdr>
    </w:div>
    <w:div w:id="2003461223">
      <w:marLeft w:val="640"/>
      <w:marRight w:val="0"/>
      <w:marTop w:val="0"/>
      <w:marBottom w:val="0"/>
      <w:divBdr>
        <w:top w:val="none" w:sz="0" w:space="0" w:color="auto"/>
        <w:left w:val="none" w:sz="0" w:space="0" w:color="auto"/>
        <w:bottom w:val="none" w:sz="0" w:space="0" w:color="auto"/>
        <w:right w:val="none" w:sz="0" w:space="0" w:color="auto"/>
      </w:divBdr>
    </w:div>
    <w:div w:id="2003924295">
      <w:marLeft w:val="480"/>
      <w:marRight w:val="0"/>
      <w:marTop w:val="0"/>
      <w:marBottom w:val="0"/>
      <w:divBdr>
        <w:top w:val="none" w:sz="0" w:space="0" w:color="auto"/>
        <w:left w:val="none" w:sz="0" w:space="0" w:color="auto"/>
        <w:bottom w:val="none" w:sz="0" w:space="0" w:color="auto"/>
        <w:right w:val="none" w:sz="0" w:space="0" w:color="auto"/>
      </w:divBdr>
    </w:div>
    <w:div w:id="2004577679">
      <w:marLeft w:val="640"/>
      <w:marRight w:val="0"/>
      <w:marTop w:val="0"/>
      <w:marBottom w:val="0"/>
      <w:divBdr>
        <w:top w:val="none" w:sz="0" w:space="0" w:color="auto"/>
        <w:left w:val="none" w:sz="0" w:space="0" w:color="auto"/>
        <w:bottom w:val="none" w:sz="0" w:space="0" w:color="auto"/>
        <w:right w:val="none" w:sz="0" w:space="0" w:color="auto"/>
      </w:divBdr>
    </w:div>
    <w:div w:id="2004812992">
      <w:bodyDiv w:val="1"/>
      <w:marLeft w:val="0"/>
      <w:marRight w:val="0"/>
      <w:marTop w:val="0"/>
      <w:marBottom w:val="0"/>
      <w:divBdr>
        <w:top w:val="none" w:sz="0" w:space="0" w:color="auto"/>
        <w:left w:val="none" w:sz="0" w:space="0" w:color="auto"/>
        <w:bottom w:val="none" w:sz="0" w:space="0" w:color="auto"/>
        <w:right w:val="none" w:sz="0" w:space="0" w:color="auto"/>
      </w:divBdr>
    </w:div>
    <w:div w:id="2004817382">
      <w:marLeft w:val="480"/>
      <w:marRight w:val="0"/>
      <w:marTop w:val="0"/>
      <w:marBottom w:val="0"/>
      <w:divBdr>
        <w:top w:val="none" w:sz="0" w:space="0" w:color="auto"/>
        <w:left w:val="none" w:sz="0" w:space="0" w:color="auto"/>
        <w:bottom w:val="none" w:sz="0" w:space="0" w:color="auto"/>
        <w:right w:val="none" w:sz="0" w:space="0" w:color="auto"/>
      </w:divBdr>
    </w:div>
    <w:div w:id="2005627728">
      <w:bodyDiv w:val="1"/>
      <w:marLeft w:val="0"/>
      <w:marRight w:val="0"/>
      <w:marTop w:val="0"/>
      <w:marBottom w:val="0"/>
      <w:divBdr>
        <w:top w:val="none" w:sz="0" w:space="0" w:color="auto"/>
        <w:left w:val="none" w:sz="0" w:space="0" w:color="auto"/>
        <w:bottom w:val="none" w:sz="0" w:space="0" w:color="auto"/>
        <w:right w:val="none" w:sz="0" w:space="0" w:color="auto"/>
      </w:divBdr>
      <w:divsChild>
        <w:div w:id="427116165">
          <w:marLeft w:val="640"/>
          <w:marRight w:val="0"/>
          <w:marTop w:val="0"/>
          <w:marBottom w:val="0"/>
          <w:divBdr>
            <w:top w:val="none" w:sz="0" w:space="0" w:color="auto"/>
            <w:left w:val="none" w:sz="0" w:space="0" w:color="auto"/>
            <w:bottom w:val="none" w:sz="0" w:space="0" w:color="auto"/>
            <w:right w:val="none" w:sz="0" w:space="0" w:color="auto"/>
          </w:divBdr>
        </w:div>
        <w:div w:id="407003962">
          <w:marLeft w:val="640"/>
          <w:marRight w:val="0"/>
          <w:marTop w:val="0"/>
          <w:marBottom w:val="0"/>
          <w:divBdr>
            <w:top w:val="none" w:sz="0" w:space="0" w:color="auto"/>
            <w:left w:val="none" w:sz="0" w:space="0" w:color="auto"/>
            <w:bottom w:val="none" w:sz="0" w:space="0" w:color="auto"/>
            <w:right w:val="none" w:sz="0" w:space="0" w:color="auto"/>
          </w:divBdr>
        </w:div>
        <w:div w:id="1483691871">
          <w:marLeft w:val="640"/>
          <w:marRight w:val="0"/>
          <w:marTop w:val="0"/>
          <w:marBottom w:val="0"/>
          <w:divBdr>
            <w:top w:val="none" w:sz="0" w:space="0" w:color="auto"/>
            <w:left w:val="none" w:sz="0" w:space="0" w:color="auto"/>
            <w:bottom w:val="none" w:sz="0" w:space="0" w:color="auto"/>
            <w:right w:val="none" w:sz="0" w:space="0" w:color="auto"/>
          </w:divBdr>
        </w:div>
        <w:div w:id="1233660846">
          <w:marLeft w:val="640"/>
          <w:marRight w:val="0"/>
          <w:marTop w:val="0"/>
          <w:marBottom w:val="0"/>
          <w:divBdr>
            <w:top w:val="none" w:sz="0" w:space="0" w:color="auto"/>
            <w:left w:val="none" w:sz="0" w:space="0" w:color="auto"/>
            <w:bottom w:val="none" w:sz="0" w:space="0" w:color="auto"/>
            <w:right w:val="none" w:sz="0" w:space="0" w:color="auto"/>
          </w:divBdr>
        </w:div>
        <w:div w:id="551625059">
          <w:marLeft w:val="640"/>
          <w:marRight w:val="0"/>
          <w:marTop w:val="0"/>
          <w:marBottom w:val="0"/>
          <w:divBdr>
            <w:top w:val="none" w:sz="0" w:space="0" w:color="auto"/>
            <w:left w:val="none" w:sz="0" w:space="0" w:color="auto"/>
            <w:bottom w:val="none" w:sz="0" w:space="0" w:color="auto"/>
            <w:right w:val="none" w:sz="0" w:space="0" w:color="auto"/>
          </w:divBdr>
        </w:div>
        <w:div w:id="558825563">
          <w:marLeft w:val="640"/>
          <w:marRight w:val="0"/>
          <w:marTop w:val="0"/>
          <w:marBottom w:val="0"/>
          <w:divBdr>
            <w:top w:val="none" w:sz="0" w:space="0" w:color="auto"/>
            <w:left w:val="none" w:sz="0" w:space="0" w:color="auto"/>
            <w:bottom w:val="none" w:sz="0" w:space="0" w:color="auto"/>
            <w:right w:val="none" w:sz="0" w:space="0" w:color="auto"/>
          </w:divBdr>
        </w:div>
        <w:div w:id="167451578">
          <w:marLeft w:val="640"/>
          <w:marRight w:val="0"/>
          <w:marTop w:val="0"/>
          <w:marBottom w:val="0"/>
          <w:divBdr>
            <w:top w:val="none" w:sz="0" w:space="0" w:color="auto"/>
            <w:left w:val="none" w:sz="0" w:space="0" w:color="auto"/>
            <w:bottom w:val="none" w:sz="0" w:space="0" w:color="auto"/>
            <w:right w:val="none" w:sz="0" w:space="0" w:color="auto"/>
          </w:divBdr>
        </w:div>
        <w:div w:id="1680306854">
          <w:marLeft w:val="640"/>
          <w:marRight w:val="0"/>
          <w:marTop w:val="0"/>
          <w:marBottom w:val="0"/>
          <w:divBdr>
            <w:top w:val="none" w:sz="0" w:space="0" w:color="auto"/>
            <w:left w:val="none" w:sz="0" w:space="0" w:color="auto"/>
            <w:bottom w:val="none" w:sz="0" w:space="0" w:color="auto"/>
            <w:right w:val="none" w:sz="0" w:space="0" w:color="auto"/>
          </w:divBdr>
        </w:div>
        <w:div w:id="1891186704">
          <w:marLeft w:val="640"/>
          <w:marRight w:val="0"/>
          <w:marTop w:val="0"/>
          <w:marBottom w:val="0"/>
          <w:divBdr>
            <w:top w:val="none" w:sz="0" w:space="0" w:color="auto"/>
            <w:left w:val="none" w:sz="0" w:space="0" w:color="auto"/>
            <w:bottom w:val="none" w:sz="0" w:space="0" w:color="auto"/>
            <w:right w:val="none" w:sz="0" w:space="0" w:color="auto"/>
          </w:divBdr>
        </w:div>
        <w:div w:id="1725449857">
          <w:marLeft w:val="640"/>
          <w:marRight w:val="0"/>
          <w:marTop w:val="0"/>
          <w:marBottom w:val="0"/>
          <w:divBdr>
            <w:top w:val="none" w:sz="0" w:space="0" w:color="auto"/>
            <w:left w:val="none" w:sz="0" w:space="0" w:color="auto"/>
            <w:bottom w:val="none" w:sz="0" w:space="0" w:color="auto"/>
            <w:right w:val="none" w:sz="0" w:space="0" w:color="auto"/>
          </w:divBdr>
        </w:div>
        <w:div w:id="203057376">
          <w:marLeft w:val="640"/>
          <w:marRight w:val="0"/>
          <w:marTop w:val="0"/>
          <w:marBottom w:val="0"/>
          <w:divBdr>
            <w:top w:val="none" w:sz="0" w:space="0" w:color="auto"/>
            <w:left w:val="none" w:sz="0" w:space="0" w:color="auto"/>
            <w:bottom w:val="none" w:sz="0" w:space="0" w:color="auto"/>
            <w:right w:val="none" w:sz="0" w:space="0" w:color="auto"/>
          </w:divBdr>
        </w:div>
        <w:div w:id="967901442">
          <w:marLeft w:val="640"/>
          <w:marRight w:val="0"/>
          <w:marTop w:val="0"/>
          <w:marBottom w:val="0"/>
          <w:divBdr>
            <w:top w:val="none" w:sz="0" w:space="0" w:color="auto"/>
            <w:left w:val="none" w:sz="0" w:space="0" w:color="auto"/>
            <w:bottom w:val="none" w:sz="0" w:space="0" w:color="auto"/>
            <w:right w:val="none" w:sz="0" w:space="0" w:color="auto"/>
          </w:divBdr>
        </w:div>
        <w:div w:id="1436367759">
          <w:marLeft w:val="640"/>
          <w:marRight w:val="0"/>
          <w:marTop w:val="0"/>
          <w:marBottom w:val="0"/>
          <w:divBdr>
            <w:top w:val="none" w:sz="0" w:space="0" w:color="auto"/>
            <w:left w:val="none" w:sz="0" w:space="0" w:color="auto"/>
            <w:bottom w:val="none" w:sz="0" w:space="0" w:color="auto"/>
            <w:right w:val="none" w:sz="0" w:space="0" w:color="auto"/>
          </w:divBdr>
        </w:div>
        <w:div w:id="641426136">
          <w:marLeft w:val="640"/>
          <w:marRight w:val="0"/>
          <w:marTop w:val="0"/>
          <w:marBottom w:val="0"/>
          <w:divBdr>
            <w:top w:val="none" w:sz="0" w:space="0" w:color="auto"/>
            <w:left w:val="none" w:sz="0" w:space="0" w:color="auto"/>
            <w:bottom w:val="none" w:sz="0" w:space="0" w:color="auto"/>
            <w:right w:val="none" w:sz="0" w:space="0" w:color="auto"/>
          </w:divBdr>
        </w:div>
        <w:div w:id="1252157157">
          <w:marLeft w:val="640"/>
          <w:marRight w:val="0"/>
          <w:marTop w:val="0"/>
          <w:marBottom w:val="0"/>
          <w:divBdr>
            <w:top w:val="none" w:sz="0" w:space="0" w:color="auto"/>
            <w:left w:val="none" w:sz="0" w:space="0" w:color="auto"/>
            <w:bottom w:val="none" w:sz="0" w:space="0" w:color="auto"/>
            <w:right w:val="none" w:sz="0" w:space="0" w:color="auto"/>
          </w:divBdr>
        </w:div>
        <w:div w:id="392312075">
          <w:marLeft w:val="640"/>
          <w:marRight w:val="0"/>
          <w:marTop w:val="0"/>
          <w:marBottom w:val="0"/>
          <w:divBdr>
            <w:top w:val="none" w:sz="0" w:space="0" w:color="auto"/>
            <w:left w:val="none" w:sz="0" w:space="0" w:color="auto"/>
            <w:bottom w:val="none" w:sz="0" w:space="0" w:color="auto"/>
            <w:right w:val="none" w:sz="0" w:space="0" w:color="auto"/>
          </w:divBdr>
        </w:div>
        <w:div w:id="422149228">
          <w:marLeft w:val="640"/>
          <w:marRight w:val="0"/>
          <w:marTop w:val="0"/>
          <w:marBottom w:val="0"/>
          <w:divBdr>
            <w:top w:val="none" w:sz="0" w:space="0" w:color="auto"/>
            <w:left w:val="none" w:sz="0" w:space="0" w:color="auto"/>
            <w:bottom w:val="none" w:sz="0" w:space="0" w:color="auto"/>
            <w:right w:val="none" w:sz="0" w:space="0" w:color="auto"/>
          </w:divBdr>
        </w:div>
        <w:div w:id="2027249759">
          <w:marLeft w:val="640"/>
          <w:marRight w:val="0"/>
          <w:marTop w:val="0"/>
          <w:marBottom w:val="0"/>
          <w:divBdr>
            <w:top w:val="none" w:sz="0" w:space="0" w:color="auto"/>
            <w:left w:val="none" w:sz="0" w:space="0" w:color="auto"/>
            <w:bottom w:val="none" w:sz="0" w:space="0" w:color="auto"/>
            <w:right w:val="none" w:sz="0" w:space="0" w:color="auto"/>
          </w:divBdr>
        </w:div>
        <w:div w:id="552010485">
          <w:marLeft w:val="640"/>
          <w:marRight w:val="0"/>
          <w:marTop w:val="0"/>
          <w:marBottom w:val="0"/>
          <w:divBdr>
            <w:top w:val="none" w:sz="0" w:space="0" w:color="auto"/>
            <w:left w:val="none" w:sz="0" w:space="0" w:color="auto"/>
            <w:bottom w:val="none" w:sz="0" w:space="0" w:color="auto"/>
            <w:right w:val="none" w:sz="0" w:space="0" w:color="auto"/>
          </w:divBdr>
        </w:div>
        <w:div w:id="1340280299">
          <w:marLeft w:val="640"/>
          <w:marRight w:val="0"/>
          <w:marTop w:val="0"/>
          <w:marBottom w:val="0"/>
          <w:divBdr>
            <w:top w:val="none" w:sz="0" w:space="0" w:color="auto"/>
            <w:left w:val="none" w:sz="0" w:space="0" w:color="auto"/>
            <w:bottom w:val="none" w:sz="0" w:space="0" w:color="auto"/>
            <w:right w:val="none" w:sz="0" w:space="0" w:color="auto"/>
          </w:divBdr>
        </w:div>
        <w:div w:id="541284118">
          <w:marLeft w:val="640"/>
          <w:marRight w:val="0"/>
          <w:marTop w:val="0"/>
          <w:marBottom w:val="0"/>
          <w:divBdr>
            <w:top w:val="none" w:sz="0" w:space="0" w:color="auto"/>
            <w:left w:val="none" w:sz="0" w:space="0" w:color="auto"/>
            <w:bottom w:val="none" w:sz="0" w:space="0" w:color="auto"/>
            <w:right w:val="none" w:sz="0" w:space="0" w:color="auto"/>
          </w:divBdr>
        </w:div>
        <w:div w:id="1374302828">
          <w:marLeft w:val="640"/>
          <w:marRight w:val="0"/>
          <w:marTop w:val="0"/>
          <w:marBottom w:val="0"/>
          <w:divBdr>
            <w:top w:val="none" w:sz="0" w:space="0" w:color="auto"/>
            <w:left w:val="none" w:sz="0" w:space="0" w:color="auto"/>
            <w:bottom w:val="none" w:sz="0" w:space="0" w:color="auto"/>
            <w:right w:val="none" w:sz="0" w:space="0" w:color="auto"/>
          </w:divBdr>
        </w:div>
        <w:div w:id="1535730452">
          <w:marLeft w:val="640"/>
          <w:marRight w:val="0"/>
          <w:marTop w:val="0"/>
          <w:marBottom w:val="0"/>
          <w:divBdr>
            <w:top w:val="none" w:sz="0" w:space="0" w:color="auto"/>
            <w:left w:val="none" w:sz="0" w:space="0" w:color="auto"/>
            <w:bottom w:val="none" w:sz="0" w:space="0" w:color="auto"/>
            <w:right w:val="none" w:sz="0" w:space="0" w:color="auto"/>
          </w:divBdr>
        </w:div>
        <w:div w:id="1324235487">
          <w:marLeft w:val="640"/>
          <w:marRight w:val="0"/>
          <w:marTop w:val="0"/>
          <w:marBottom w:val="0"/>
          <w:divBdr>
            <w:top w:val="none" w:sz="0" w:space="0" w:color="auto"/>
            <w:left w:val="none" w:sz="0" w:space="0" w:color="auto"/>
            <w:bottom w:val="none" w:sz="0" w:space="0" w:color="auto"/>
            <w:right w:val="none" w:sz="0" w:space="0" w:color="auto"/>
          </w:divBdr>
        </w:div>
        <w:div w:id="1277322994">
          <w:marLeft w:val="640"/>
          <w:marRight w:val="0"/>
          <w:marTop w:val="0"/>
          <w:marBottom w:val="0"/>
          <w:divBdr>
            <w:top w:val="none" w:sz="0" w:space="0" w:color="auto"/>
            <w:left w:val="none" w:sz="0" w:space="0" w:color="auto"/>
            <w:bottom w:val="none" w:sz="0" w:space="0" w:color="auto"/>
            <w:right w:val="none" w:sz="0" w:space="0" w:color="auto"/>
          </w:divBdr>
        </w:div>
        <w:div w:id="584074953">
          <w:marLeft w:val="640"/>
          <w:marRight w:val="0"/>
          <w:marTop w:val="0"/>
          <w:marBottom w:val="0"/>
          <w:divBdr>
            <w:top w:val="none" w:sz="0" w:space="0" w:color="auto"/>
            <w:left w:val="none" w:sz="0" w:space="0" w:color="auto"/>
            <w:bottom w:val="none" w:sz="0" w:space="0" w:color="auto"/>
            <w:right w:val="none" w:sz="0" w:space="0" w:color="auto"/>
          </w:divBdr>
        </w:div>
        <w:div w:id="294912714">
          <w:marLeft w:val="640"/>
          <w:marRight w:val="0"/>
          <w:marTop w:val="0"/>
          <w:marBottom w:val="0"/>
          <w:divBdr>
            <w:top w:val="none" w:sz="0" w:space="0" w:color="auto"/>
            <w:left w:val="none" w:sz="0" w:space="0" w:color="auto"/>
            <w:bottom w:val="none" w:sz="0" w:space="0" w:color="auto"/>
            <w:right w:val="none" w:sz="0" w:space="0" w:color="auto"/>
          </w:divBdr>
        </w:div>
        <w:div w:id="956528424">
          <w:marLeft w:val="640"/>
          <w:marRight w:val="0"/>
          <w:marTop w:val="0"/>
          <w:marBottom w:val="0"/>
          <w:divBdr>
            <w:top w:val="none" w:sz="0" w:space="0" w:color="auto"/>
            <w:left w:val="none" w:sz="0" w:space="0" w:color="auto"/>
            <w:bottom w:val="none" w:sz="0" w:space="0" w:color="auto"/>
            <w:right w:val="none" w:sz="0" w:space="0" w:color="auto"/>
          </w:divBdr>
        </w:div>
        <w:div w:id="873150514">
          <w:marLeft w:val="640"/>
          <w:marRight w:val="0"/>
          <w:marTop w:val="0"/>
          <w:marBottom w:val="0"/>
          <w:divBdr>
            <w:top w:val="none" w:sz="0" w:space="0" w:color="auto"/>
            <w:left w:val="none" w:sz="0" w:space="0" w:color="auto"/>
            <w:bottom w:val="none" w:sz="0" w:space="0" w:color="auto"/>
            <w:right w:val="none" w:sz="0" w:space="0" w:color="auto"/>
          </w:divBdr>
        </w:div>
        <w:div w:id="242299922">
          <w:marLeft w:val="640"/>
          <w:marRight w:val="0"/>
          <w:marTop w:val="0"/>
          <w:marBottom w:val="0"/>
          <w:divBdr>
            <w:top w:val="none" w:sz="0" w:space="0" w:color="auto"/>
            <w:left w:val="none" w:sz="0" w:space="0" w:color="auto"/>
            <w:bottom w:val="none" w:sz="0" w:space="0" w:color="auto"/>
            <w:right w:val="none" w:sz="0" w:space="0" w:color="auto"/>
          </w:divBdr>
        </w:div>
        <w:div w:id="962613433">
          <w:marLeft w:val="640"/>
          <w:marRight w:val="0"/>
          <w:marTop w:val="0"/>
          <w:marBottom w:val="0"/>
          <w:divBdr>
            <w:top w:val="none" w:sz="0" w:space="0" w:color="auto"/>
            <w:left w:val="none" w:sz="0" w:space="0" w:color="auto"/>
            <w:bottom w:val="none" w:sz="0" w:space="0" w:color="auto"/>
            <w:right w:val="none" w:sz="0" w:space="0" w:color="auto"/>
          </w:divBdr>
        </w:div>
        <w:div w:id="1676297944">
          <w:marLeft w:val="640"/>
          <w:marRight w:val="0"/>
          <w:marTop w:val="0"/>
          <w:marBottom w:val="0"/>
          <w:divBdr>
            <w:top w:val="none" w:sz="0" w:space="0" w:color="auto"/>
            <w:left w:val="none" w:sz="0" w:space="0" w:color="auto"/>
            <w:bottom w:val="none" w:sz="0" w:space="0" w:color="auto"/>
            <w:right w:val="none" w:sz="0" w:space="0" w:color="auto"/>
          </w:divBdr>
        </w:div>
        <w:div w:id="923533752">
          <w:marLeft w:val="640"/>
          <w:marRight w:val="0"/>
          <w:marTop w:val="0"/>
          <w:marBottom w:val="0"/>
          <w:divBdr>
            <w:top w:val="none" w:sz="0" w:space="0" w:color="auto"/>
            <w:left w:val="none" w:sz="0" w:space="0" w:color="auto"/>
            <w:bottom w:val="none" w:sz="0" w:space="0" w:color="auto"/>
            <w:right w:val="none" w:sz="0" w:space="0" w:color="auto"/>
          </w:divBdr>
        </w:div>
        <w:div w:id="1130635707">
          <w:marLeft w:val="640"/>
          <w:marRight w:val="0"/>
          <w:marTop w:val="0"/>
          <w:marBottom w:val="0"/>
          <w:divBdr>
            <w:top w:val="none" w:sz="0" w:space="0" w:color="auto"/>
            <w:left w:val="none" w:sz="0" w:space="0" w:color="auto"/>
            <w:bottom w:val="none" w:sz="0" w:space="0" w:color="auto"/>
            <w:right w:val="none" w:sz="0" w:space="0" w:color="auto"/>
          </w:divBdr>
        </w:div>
        <w:div w:id="727192314">
          <w:marLeft w:val="640"/>
          <w:marRight w:val="0"/>
          <w:marTop w:val="0"/>
          <w:marBottom w:val="0"/>
          <w:divBdr>
            <w:top w:val="none" w:sz="0" w:space="0" w:color="auto"/>
            <w:left w:val="none" w:sz="0" w:space="0" w:color="auto"/>
            <w:bottom w:val="none" w:sz="0" w:space="0" w:color="auto"/>
            <w:right w:val="none" w:sz="0" w:space="0" w:color="auto"/>
          </w:divBdr>
        </w:div>
        <w:div w:id="238096954">
          <w:marLeft w:val="640"/>
          <w:marRight w:val="0"/>
          <w:marTop w:val="0"/>
          <w:marBottom w:val="0"/>
          <w:divBdr>
            <w:top w:val="none" w:sz="0" w:space="0" w:color="auto"/>
            <w:left w:val="none" w:sz="0" w:space="0" w:color="auto"/>
            <w:bottom w:val="none" w:sz="0" w:space="0" w:color="auto"/>
            <w:right w:val="none" w:sz="0" w:space="0" w:color="auto"/>
          </w:divBdr>
        </w:div>
        <w:div w:id="1210806170">
          <w:marLeft w:val="640"/>
          <w:marRight w:val="0"/>
          <w:marTop w:val="0"/>
          <w:marBottom w:val="0"/>
          <w:divBdr>
            <w:top w:val="none" w:sz="0" w:space="0" w:color="auto"/>
            <w:left w:val="none" w:sz="0" w:space="0" w:color="auto"/>
            <w:bottom w:val="none" w:sz="0" w:space="0" w:color="auto"/>
            <w:right w:val="none" w:sz="0" w:space="0" w:color="auto"/>
          </w:divBdr>
        </w:div>
        <w:div w:id="605578875">
          <w:marLeft w:val="640"/>
          <w:marRight w:val="0"/>
          <w:marTop w:val="0"/>
          <w:marBottom w:val="0"/>
          <w:divBdr>
            <w:top w:val="none" w:sz="0" w:space="0" w:color="auto"/>
            <w:left w:val="none" w:sz="0" w:space="0" w:color="auto"/>
            <w:bottom w:val="none" w:sz="0" w:space="0" w:color="auto"/>
            <w:right w:val="none" w:sz="0" w:space="0" w:color="auto"/>
          </w:divBdr>
        </w:div>
        <w:div w:id="395200916">
          <w:marLeft w:val="640"/>
          <w:marRight w:val="0"/>
          <w:marTop w:val="0"/>
          <w:marBottom w:val="0"/>
          <w:divBdr>
            <w:top w:val="none" w:sz="0" w:space="0" w:color="auto"/>
            <w:left w:val="none" w:sz="0" w:space="0" w:color="auto"/>
            <w:bottom w:val="none" w:sz="0" w:space="0" w:color="auto"/>
            <w:right w:val="none" w:sz="0" w:space="0" w:color="auto"/>
          </w:divBdr>
        </w:div>
        <w:div w:id="1745108647">
          <w:marLeft w:val="640"/>
          <w:marRight w:val="0"/>
          <w:marTop w:val="0"/>
          <w:marBottom w:val="0"/>
          <w:divBdr>
            <w:top w:val="none" w:sz="0" w:space="0" w:color="auto"/>
            <w:left w:val="none" w:sz="0" w:space="0" w:color="auto"/>
            <w:bottom w:val="none" w:sz="0" w:space="0" w:color="auto"/>
            <w:right w:val="none" w:sz="0" w:space="0" w:color="auto"/>
          </w:divBdr>
        </w:div>
        <w:div w:id="1263994796">
          <w:marLeft w:val="640"/>
          <w:marRight w:val="0"/>
          <w:marTop w:val="0"/>
          <w:marBottom w:val="0"/>
          <w:divBdr>
            <w:top w:val="none" w:sz="0" w:space="0" w:color="auto"/>
            <w:left w:val="none" w:sz="0" w:space="0" w:color="auto"/>
            <w:bottom w:val="none" w:sz="0" w:space="0" w:color="auto"/>
            <w:right w:val="none" w:sz="0" w:space="0" w:color="auto"/>
          </w:divBdr>
        </w:div>
        <w:div w:id="1355769721">
          <w:marLeft w:val="640"/>
          <w:marRight w:val="0"/>
          <w:marTop w:val="0"/>
          <w:marBottom w:val="0"/>
          <w:divBdr>
            <w:top w:val="none" w:sz="0" w:space="0" w:color="auto"/>
            <w:left w:val="none" w:sz="0" w:space="0" w:color="auto"/>
            <w:bottom w:val="none" w:sz="0" w:space="0" w:color="auto"/>
            <w:right w:val="none" w:sz="0" w:space="0" w:color="auto"/>
          </w:divBdr>
        </w:div>
        <w:div w:id="104930942">
          <w:marLeft w:val="640"/>
          <w:marRight w:val="0"/>
          <w:marTop w:val="0"/>
          <w:marBottom w:val="0"/>
          <w:divBdr>
            <w:top w:val="none" w:sz="0" w:space="0" w:color="auto"/>
            <w:left w:val="none" w:sz="0" w:space="0" w:color="auto"/>
            <w:bottom w:val="none" w:sz="0" w:space="0" w:color="auto"/>
            <w:right w:val="none" w:sz="0" w:space="0" w:color="auto"/>
          </w:divBdr>
        </w:div>
        <w:div w:id="1229730388">
          <w:marLeft w:val="640"/>
          <w:marRight w:val="0"/>
          <w:marTop w:val="0"/>
          <w:marBottom w:val="0"/>
          <w:divBdr>
            <w:top w:val="none" w:sz="0" w:space="0" w:color="auto"/>
            <w:left w:val="none" w:sz="0" w:space="0" w:color="auto"/>
            <w:bottom w:val="none" w:sz="0" w:space="0" w:color="auto"/>
            <w:right w:val="none" w:sz="0" w:space="0" w:color="auto"/>
          </w:divBdr>
        </w:div>
        <w:div w:id="2088919921">
          <w:marLeft w:val="640"/>
          <w:marRight w:val="0"/>
          <w:marTop w:val="0"/>
          <w:marBottom w:val="0"/>
          <w:divBdr>
            <w:top w:val="none" w:sz="0" w:space="0" w:color="auto"/>
            <w:left w:val="none" w:sz="0" w:space="0" w:color="auto"/>
            <w:bottom w:val="none" w:sz="0" w:space="0" w:color="auto"/>
            <w:right w:val="none" w:sz="0" w:space="0" w:color="auto"/>
          </w:divBdr>
        </w:div>
        <w:div w:id="1047100430">
          <w:marLeft w:val="640"/>
          <w:marRight w:val="0"/>
          <w:marTop w:val="0"/>
          <w:marBottom w:val="0"/>
          <w:divBdr>
            <w:top w:val="none" w:sz="0" w:space="0" w:color="auto"/>
            <w:left w:val="none" w:sz="0" w:space="0" w:color="auto"/>
            <w:bottom w:val="none" w:sz="0" w:space="0" w:color="auto"/>
            <w:right w:val="none" w:sz="0" w:space="0" w:color="auto"/>
          </w:divBdr>
        </w:div>
        <w:div w:id="184943638">
          <w:marLeft w:val="640"/>
          <w:marRight w:val="0"/>
          <w:marTop w:val="0"/>
          <w:marBottom w:val="0"/>
          <w:divBdr>
            <w:top w:val="none" w:sz="0" w:space="0" w:color="auto"/>
            <w:left w:val="none" w:sz="0" w:space="0" w:color="auto"/>
            <w:bottom w:val="none" w:sz="0" w:space="0" w:color="auto"/>
            <w:right w:val="none" w:sz="0" w:space="0" w:color="auto"/>
          </w:divBdr>
        </w:div>
        <w:div w:id="1415319359">
          <w:marLeft w:val="640"/>
          <w:marRight w:val="0"/>
          <w:marTop w:val="0"/>
          <w:marBottom w:val="0"/>
          <w:divBdr>
            <w:top w:val="none" w:sz="0" w:space="0" w:color="auto"/>
            <w:left w:val="none" w:sz="0" w:space="0" w:color="auto"/>
            <w:bottom w:val="none" w:sz="0" w:space="0" w:color="auto"/>
            <w:right w:val="none" w:sz="0" w:space="0" w:color="auto"/>
          </w:divBdr>
        </w:div>
        <w:div w:id="1211725466">
          <w:marLeft w:val="640"/>
          <w:marRight w:val="0"/>
          <w:marTop w:val="0"/>
          <w:marBottom w:val="0"/>
          <w:divBdr>
            <w:top w:val="none" w:sz="0" w:space="0" w:color="auto"/>
            <w:left w:val="none" w:sz="0" w:space="0" w:color="auto"/>
            <w:bottom w:val="none" w:sz="0" w:space="0" w:color="auto"/>
            <w:right w:val="none" w:sz="0" w:space="0" w:color="auto"/>
          </w:divBdr>
        </w:div>
        <w:div w:id="1303995825">
          <w:marLeft w:val="640"/>
          <w:marRight w:val="0"/>
          <w:marTop w:val="0"/>
          <w:marBottom w:val="0"/>
          <w:divBdr>
            <w:top w:val="none" w:sz="0" w:space="0" w:color="auto"/>
            <w:left w:val="none" w:sz="0" w:space="0" w:color="auto"/>
            <w:bottom w:val="none" w:sz="0" w:space="0" w:color="auto"/>
            <w:right w:val="none" w:sz="0" w:space="0" w:color="auto"/>
          </w:divBdr>
        </w:div>
        <w:div w:id="381096777">
          <w:marLeft w:val="640"/>
          <w:marRight w:val="0"/>
          <w:marTop w:val="0"/>
          <w:marBottom w:val="0"/>
          <w:divBdr>
            <w:top w:val="none" w:sz="0" w:space="0" w:color="auto"/>
            <w:left w:val="none" w:sz="0" w:space="0" w:color="auto"/>
            <w:bottom w:val="none" w:sz="0" w:space="0" w:color="auto"/>
            <w:right w:val="none" w:sz="0" w:space="0" w:color="auto"/>
          </w:divBdr>
        </w:div>
        <w:div w:id="1860436231">
          <w:marLeft w:val="640"/>
          <w:marRight w:val="0"/>
          <w:marTop w:val="0"/>
          <w:marBottom w:val="0"/>
          <w:divBdr>
            <w:top w:val="none" w:sz="0" w:space="0" w:color="auto"/>
            <w:left w:val="none" w:sz="0" w:space="0" w:color="auto"/>
            <w:bottom w:val="none" w:sz="0" w:space="0" w:color="auto"/>
            <w:right w:val="none" w:sz="0" w:space="0" w:color="auto"/>
          </w:divBdr>
        </w:div>
        <w:div w:id="1116633407">
          <w:marLeft w:val="640"/>
          <w:marRight w:val="0"/>
          <w:marTop w:val="0"/>
          <w:marBottom w:val="0"/>
          <w:divBdr>
            <w:top w:val="none" w:sz="0" w:space="0" w:color="auto"/>
            <w:left w:val="none" w:sz="0" w:space="0" w:color="auto"/>
            <w:bottom w:val="none" w:sz="0" w:space="0" w:color="auto"/>
            <w:right w:val="none" w:sz="0" w:space="0" w:color="auto"/>
          </w:divBdr>
        </w:div>
        <w:div w:id="455298634">
          <w:marLeft w:val="640"/>
          <w:marRight w:val="0"/>
          <w:marTop w:val="0"/>
          <w:marBottom w:val="0"/>
          <w:divBdr>
            <w:top w:val="none" w:sz="0" w:space="0" w:color="auto"/>
            <w:left w:val="none" w:sz="0" w:space="0" w:color="auto"/>
            <w:bottom w:val="none" w:sz="0" w:space="0" w:color="auto"/>
            <w:right w:val="none" w:sz="0" w:space="0" w:color="auto"/>
          </w:divBdr>
        </w:div>
        <w:div w:id="612515883">
          <w:marLeft w:val="640"/>
          <w:marRight w:val="0"/>
          <w:marTop w:val="0"/>
          <w:marBottom w:val="0"/>
          <w:divBdr>
            <w:top w:val="none" w:sz="0" w:space="0" w:color="auto"/>
            <w:left w:val="none" w:sz="0" w:space="0" w:color="auto"/>
            <w:bottom w:val="none" w:sz="0" w:space="0" w:color="auto"/>
            <w:right w:val="none" w:sz="0" w:space="0" w:color="auto"/>
          </w:divBdr>
        </w:div>
        <w:div w:id="808353659">
          <w:marLeft w:val="640"/>
          <w:marRight w:val="0"/>
          <w:marTop w:val="0"/>
          <w:marBottom w:val="0"/>
          <w:divBdr>
            <w:top w:val="none" w:sz="0" w:space="0" w:color="auto"/>
            <w:left w:val="none" w:sz="0" w:space="0" w:color="auto"/>
            <w:bottom w:val="none" w:sz="0" w:space="0" w:color="auto"/>
            <w:right w:val="none" w:sz="0" w:space="0" w:color="auto"/>
          </w:divBdr>
        </w:div>
        <w:div w:id="314380080">
          <w:marLeft w:val="640"/>
          <w:marRight w:val="0"/>
          <w:marTop w:val="0"/>
          <w:marBottom w:val="0"/>
          <w:divBdr>
            <w:top w:val="none" w:sz="0" w:space="0" w:color="auto"/>
            <w:left w:val="none" w:sz="0" w:space="0" w:color="auto"/>
            <w:bottom w:val="none" w:sz="0" w:space="0" w:color="auto"/>
            <w:right w:val="none" w:sz="0" w:space="0" w:color="auto"/>
          </w:divBdr>
        </w:div>
        <w:div w:id="592083081">
          <w:marLeft w:val="640"/>
          <w:marRight w:val="0"/>
          <w:marTop w:val="0"/>
          <w:marBottom w:val="0"/>
          <w:divBdr>
            <w:top w:val="none" w:sz="0" w:space="0" w:color="auto"/>
            <w:left w:val="none" w:sz="0" w:space="0" w:color="auto"/>
            <w:bottom w:val="none" w:sz="0" w:space="0" w:color="auto"/>
            <w:right w:val="none" w:sz="0" w:space="0" w:color="auto"/>
          </w:divBdr>
        </w:div>
        <w:div w:id="1087921565">
          <w:marLeft w:val="640"/>
          <w:marRight w:val="0"/>
          <w:marTop w:val="0"/>
          <w:marBottom w:val="0"/>
          <w:divBdr>
            <w:top w:val="none" w:sz="0" w:space="0" w:color="auto"/>
            <w:left w:val="none" w:sz="0" w:space="0" w:color="auto"/>
            <w:bottom w:val="none" w:sz="0" w:space="0" w:color="auto"/>
            <w:right w:val="none" w:sz="0" w:space="0" w:color="auto"/>
          </w:divBdr>
        </w:div>
        <w:div w:id="2703894">
          <w:marLeft w:val="640"/>
          <w:marRight w:val="0"/>
          <w:marTop w:val="0"/>
          <w:marBottom w:val="0"/>
          <w:divBdr>
            <w:top w:val="none" w:sz="0" w:space="0" w:color="auto"/>
            <w:left w:val="none" w:sz="0" w:space="0" w:color="auto"/>
            <w:bottom w:val="none" w:sz="0" w:space="0" w:color="auto"/>
            <w:right w:val="none" w:sz="0" w:space="0" w:color="auto"/>
          </w:divBdr>
        </w:div>
        <w:div w:id="1799907423">
          <w:marLeft w:val="640"/>
          <w:marRight w:val="0"/>
          <w:marTop w:val="0"/>
          <w:marBottom w:val="0"/>
          <w:divBdr>
            <w:top w:val="none" w:sz="0" w:space="0" w:color="auto"/>
            <w:left w:val="none" w:sz="0" w:space="0" w:color="auto"/>
            <w:bottom w:val="none" w:sz="0" w:space="0" w:color="auto"/>
            <w:right w:val="none" w:sz="0" w:space="0" w:color="auto"/>
          </w:divBdr>
        </w:div>
        <w:div w:id="1509904105">
          <w:marLeft w:val="640"/>
          <w:marRight w:val="0"/>
          <w:marTop w:val="0"/>
          <w:marBottom w:val="0"/>
          <w:divBdr>
            <w:top w:val="none" w:sz="0" w:space="0" w:color="auto"/>
            <w:left w:val="none" w:sz="0" w:space="0" w:color="auto"/>
            <w:bottom w:val="none" w:sz="0" w:space="0" w:color="auto"/>
            <w:right w:val="none" w:sz="0" w:space="0" w:color="auto"/>
          </w:divBdr>
        </w:div>
        <w:div w:id="12271163">
          <w:marLeft w:val="640"/>
          <w:marRight w:val="0"/>
          <w:marTop w:val="0"/>
          <w:marBottom w:val="0"/>
          <w:divBdr>
            <w:top w:val="none" w:sz="0" w:space="0" w:color="auto"/>
            <w:left w:val="none" w:sz="0" w:space="0" w:color="auto"/>
            <w:bottom w:val="none" w:sz="0" w:space="0" w:color="auto"/>
            <w:right w:val="none" w:sz="0" w:space="0" w:color="auto"/>
          </w:divBdr>
        </w:div>
        <w:div w:id="1882202336">
          <w:marLeft w:val="640"/>
          <w:marRight w:val="0"/>
          <w:marTop w:val="0"/>
          <w:marBottom w:val="0"/>
          <w:divBdr>
            <w:top w:val="none" w:sz="0" w:space="0" w:color="auto"/>
            <w:left w:val="none" w:sz="0" w:space="0" w:color="auto"/>
            <w:bottom w:val="none" w:sz="0" w:space="0" w:color="auto"/>
            <w:right w:val="none" w:sz="0" w:space="0" w:color="auto"/>
          </w:divBdr>
        </w:div>
        <w:div w:id="1645427512">
          <w:marLeft w:val="640"/>
          <w:marRight w:val="0"/>
          <w:marTop w:val="0"/>
          <w:marBottom w:val="0"/>
          <w:divBdr>
            <w:top w:val="none" w:sz="0" w:space="0" w:color="auto"/>
            <w:left w:val="none" w:sz="0" w:space="0" w:color="auto"/>
            <w:bottom w:val="none" w:sz="0" w:space="0" w:color="auto"/>
            <w:right w:val="none" w:sz="0" w:space="0" w:color="auto"/>
          </w:divBdr>
        </w:div>
        <w:div w:id="349842047">
          <w:marLeft w:val="640"/>
          <w:marRight w:val="0"/>
          <w:marTop w:val="0"/>
          <w:marBottom w:val="0"/>
          <w:divBdr>
            <w:top w:val="none" w:sz="0" w:space="0" w:color="auto"/>
            <w:left w:val="none" w:sz="0" w:space="0" w:color="auto"/>
            <w:bottom w:val="none" w:sz="0" w:space="0" w:color="auto"/>
            <w:right w:val="none" w:sz="0" w:space="0" w:color="auto"/>
          </w:divBdr>
        </w:div>
        <w:div w:id="1991254285">
          <w:marLeft w:val="640"/>
          <w:marRight w:val="0"/>
          <w:marTop w:val="0"/>
          <w:marBottom w:val="0"/>
          <w:divBdr>
            <w:top w:val="none" w:sz="0" w:space="0" w:color="auto"/>
            <w:left w:val="none" w:sz="0" w:space="0" w:color="auto"/>
            <w:bottom w:val="none" w:sz="0" w:space="0" w:color="auto"/>
            <w:right w:val="none" w:sz="0" w:space="0" w:color="auto"/>
          </w:divBdr>
        </w:div>
        <w:div w:id="1601717174">
          <w:marLeft w:val="640"/>
          <w:marRight w:val="0"/>
          <w:marTop w:val="0"/>
          <w:marBottom w:val="0"/>
          <w:divBdr>
            <w:top w:val="none" w:sz="0" w:space="0" w:color="auto"/>
            <w:left w:val="none" w:sz="0" w:space="0" w:color="auto"/>
            <w:bottom w:val="none" w:sz="0" w:space="0" w:color="auto"/>
            <w:right w:val="none" w:sz="0" w:space="0" w:color="auto"/>
          </w:divBdr>
        </w:div>
        <w:div w:id="2016377643">
          <w:marLeft w:val="640"/>
          <w:marRight w:val="0"/>
          <w:marTop w:val="0"/>
          <w:marBottom w:val="0"/>
          <w:divBdr>
            <w:top w:val="none" w:sz="0" w:space="0" w:color="auto"/>
            <w:left w:val="none" w:sz="0" w:space="0" w:color="auto"/>
            <w:bottom w:val="none" w:sz="0" w:space="0" w:color="auto"/>
            <w:right w:val="none" w:sz="0" w:space="0" w:color="auto"/>
          </w:divBdr>
        </w:div>
        <w:div w:id="418794213">
          <w:marLeft w:val="640"/>
          <w:marRight w:val="0"/>
          <w:marTop w:val="0"/>
          <w:marBottom w:val="0"/>
          <w:divBdr>
            <w:top w:val="none" w:sz="0" w:space="0" w:color="auto"/>
            <w:left w:val="none" w:sz="0" w:space="0" w:color="auto"/>
            <w:bottom w:val="none" w:sz="0" w:space="0" w:color="auto"/>
            <w:right w:val="none" w:sz="0" w:space="0" w:color="auto"/>
          </w:divBdr>
        </w:div>
        <w:div w:id="1809517264">
          <w:marLeft w:val="640"/>
          <w:marRight w:val="0"/>
          <w:marTop w:val="0"/>
          <w:marBottom w:val="0"/>
          <w:divBdr>
            <w:top w:val="none" w:sz="0" w:space="0" w:color="auto"/>
            <w:left w:val="none" w:sz="0" w:space="0" w:color="auto"/>
            <w:bottom w:val="none" w:sz="0" w:space="0" w:color="auto"/>
            <w:right w:val="none" w:sz="0" w:space="0" w:color="auto"/>
          </w:divBdr>
        </w:div>
        <w:div w:id="1564364047">
          <w:marLeft w:val="640"/>
          <w:marRight w:val="0"/>
          <w:marTop w:val="0"/>
          <w:marBottom w:val="0"/>
          <w:divBdr>
            <w:top w:val="none" w:sz="0" w:space="0" w:color="auto"/>
            <w:left w:val="none" w:sz="0" w:space="0" w:color="auto"/>
            <w:bottom w:val="none" w:sz="0" w:space="0" w:color="auto"/>
            <w:right w:val="none" w:sz="0" w:space="0" w:color="auto"/>
          </w:divBdr>
        </w:div>
        <w:div w:id="206258444">
          <w:marLeft w:val="640"/>
          <w:marRight w:val="0"/>
          <w:marTop w:val="0"/>
          <w:marBottom w:val="0"/>
          <w:divBdr>
            <w:top w:val="none" w:sz="0" w:space="0" w:color="auto"/>
            <w:left w:val="none" w:sz="0" w:space="0" w:color="auto"/>
            <w:bottom w:val="none" w:sz="0" w:space="0" w:color="auto"/>
            <w:right w:val="none" w:sz="0" w:space="0" w:color="auto"/>
          </w:divBdr>
        </w:div>
        <w:div w:id="19748698">
          <w:marLeft w:val="640"/>
          <w:marRight w:val="0"/>
          <w:marTop w:val="0"/>
          <w:marBottom w:val="0"/>
          <w:divBdr>
            <w:top w:val="none" w:sz="0" w:space="0" w:color="auto"/>
            <w:left w:val="none" w:sz="0" w:space="0" w:color="auto"/>
            <w:bottom w:val="none" w:sz="0" w:space="0" w:color="auto"/>
            <w:right w:val="none" w:sz="0" w:space="0" w:color="auto"/>
          </w:divBdr>
        </w:div>
        <w:div w:id="1429228942">
          <w:marLeft w:val="640"/>
          <w:marRight w:val="0"/>
          <w:marTop w:val="0"/>
          <w:marBottom w:val="0"/>
          <w:divBdr>
            <w:top w:val="none" w:sz="0" w:space="0" w:color="auto"/>
            <w:left w:val="none" w:sz="0" w:space="0" w:color="auto"/>
            <w:bottom w:val="none" w:sz="0" w:space="0" w:color="auto"/>
            <w:right w:val="none" w:sz="0" w:space="0" w:color="auto"/>
          </w:divBdr>
        </w:div>
        <w:div w:id="395126266">
          <w:marLeft w:val="640"/>
          <w:marRight w:val="0"/>
          <w:marTop w:val="0"/>
          <w:marBottom w:val="0"/>
          <w:divBdr>
            <w:top w:val="none" w:sz="0" w:space="0" w:color="auto"/>
            <w:left w:val="none" w:sz="0" w:space="0" w:color="auto"/>
            <w:bottom w:val="none" w:sz="0" w:space="0" w:color="auto"/>
            <w:right w:val="none" w:sz="0" w:space="0" w:color="auto"/>
          </w:divBdr>
        </w:div>
        <w:div w:id="1160728172">
          <w:marLeft w:val="640"/>
          <w:marRight w:val="0"/>
          <w:marTop w:val="0"/>
          <w:marBottom w:val="0"/>
          <w:divBdr>
            <w:top w:val="none" w:sz="0" w:space="0" w:color="auto"/>
            <w:left w:val="none" w:sz="0" w:space="0" w:color="auto"/>
            <w:bottom w:val="none" w:sz="0" w:space="0" w:color="auto"/>
            <w:right w:val="none" w:sz="0" w:space="0" w:color="auto"/>
          </w:divBdr>
        </w:div>
        <w:div w:id="1664746115">
          <w:marLeft w:val="640"/>
          <w:marRight w:val="0"/>
          <w:marTop w:val="0"/>
          <w:marBottom w:val="0"/>
          <w:divBdr>
            <w:top w:val="none" w:sz="0" w:space="0" w:color="auto"/>
            <w:left w:val="none" w:sz="0" w:space="0" w:color="auto"/>
            <w:bottom w:val="none" w:sz="0" w:space="0" w:color="auto"/>
            <w:right w:val="none" w:sz="0" w:space="0" w:color="auto"/>
          </w:divBdr>
        </w:div>
        <w:div w:id="1185899979">
          <w:marLeft w:val="640"/>
          <w:marRight w:val="0"/>
          <w:marTop w:val="0"/>
          <w:marBottom w:val="0"/>
          <w:divBdr>
            <w:top w:val="none" w:sz="0" w:space="0" w:color="auto"/>
            <w:left w:val="none" w:sz="0" w:space="0" w:color="auto"/>
            <w:bottom w:val="none" w:sz="0" w:space="0" w:color="auto"/>
            <w:right w:val="none" w:sz="0" w:space="0" w:color="auto"/>
          </w:divBdr>
        </w:div>
      </w:divsChild>
    </w:div>
    <w:div w:id="2007439241">
      <w:bodyDiv w:val="1"/>
      <w:marLeft w:val="0"/>
      <w:marRight w:val="0"/>
      <w:marTop w:val="0"/>
      <w:marBottom w:val="0"/>
      <w:divBdr>
        <w:top w:val="none" w:sz="0" w:space="0" w:color="auto"/>
        <w:left w:val="none" w:sz="0" w:space="0" w:color="auto"/>
        <w:bottom w:val="none" w:sz="0" w:space="0" w:color="auto"/>
        <w:right w:val="none" w:sz="0" w:space="0" w:color="auto"/>
      </w:divBdr>
    </w:div>
    <w:div w:id="2007659966">
      <w:bodyDiv w:val="1"/>
      <w:marLeft w:val="0"/>
      <w:marRight w:val="0"/>
      <w:marTop w:val="0"/>
      <w:marBottom w:val="0"/>
      <w:divBdr>
        <w:top w:val="none" w:sz="0" w:space="0" w:color="auto"/>
        <w:left w:val="none" w:sz="0" w:space="0" w:color="auto"/>
        <w:bottom w:val="none" w:sz="0" w:space="0" w:color="auto"/>
        <w:right w:val="none" w:sz="0" w:space="0" w:color="auto"/>
      </w:divBdr>
      <w:divsChild>
        <w:div w:id="61147504">
          <w:marLeft w:val="480"/>
          <w:marRight w:val="0"/>
          <w:marTop w:val="0"/>
          <w:marBottom w:val="0"/>
          <w:divBdr>
            <w:top w:val="none" w:sz="0" w:space="0" w:color="auto"/>
            <w:left w:val="none" w:sz="0" w:space="0" w:color="auto"/>
            <w:bottom w:val="none" w:sz="0" w:space="0" w:color="auto"/>
            <w:right w:val="none" w:sz="0" w:space="0" w:color="auto"/>
          </w:divBdr>
        </w:div>
        <w:div w:id="72435004">
          <w:marLeft w:val="480"/>
          <w:marRight w:val="0"/>
          <w:marTop w:val="0"/>
          <w:marBottom w:val="0"/>
          <w:divBdr>
            <w:top w:val="none" w:sz="0" w:space="0" w:color="auto"/>
            <w:left w:val="none" w:sz="0" w:space="0" w:color="auto"/>
            <w:bottom w:val="none" w:sz="0" w:space="0" w:color="auto"/>
            <w:right w:val="none" w:sz="0" w:space="0" w:color="auto"/>
          </w:divBdr>
        </w:div>
        <w:div w:id="182935564">
          <w:marLeft w:val="480"/>
          <w:marRight w:val="0"/>
          <w:marTop w:val="0"/>
          <w:marBottom w:val="0"/>
          <w:divBdr>
            <w:top w:val="none" w:sz="0" w:space="0" w:color="auto"/>
            <w:left w:val="none" w:sz="0" w:space="0" w:color="auto"/>
            <w:bottom w:val="none" w:sz="0" w:space="0" w:color="auto"/>
            <w:right w:val="none" w:sz="0" w:space="0" w:color="auto"/>
          </w:divBdr>
        </w:div>
        <w:div w:id="184564600">
          <w:marLeft w:val="480"/>
          <w:marRight w:val="0"/>
          <w:marTop w:val="0"/>
          <w:marBottom w:val="0"/>
          <w:divBdr>
            <w:top w:val="none" w:sz="0" w:space="0" w:color="auto"/>
            <w:left w:val="none" w:sz="0" w:space="0" w:color="auto"/>
            <w:bottom w:val="none" w:sz="0" w:space="0" w:color="auto"/>
            <w:right w:val="none" w:sz="0" w:space="0" w:color="auto"/>
          </w:divBdr>
        </w:div>
        <w:div w:id="249892026">
          <w:marLeft w:val="480"/>
          <w:marRight w:val="0"/>
          <w:marTop w:val="0"/>
          <w:marBottom w:val="0"/>
          <w:divBdr>
            <w:top w:val="none" w:sz="0" w:space="0" w:color="auto"/>
            <w:left w:val="none" w:sz="0" w:space="0" w:color="auto"/>
            <w:bottom w:val="none" w:sz="0" w:space="0" w:color="auto"/>
            <w:right w:val="none" w:sz="0" w:space="0" w:color="auto"/>
          </w:divBdr>
        </w:div>
        <w:div w:id="312367231">
          <w:marLeft w:val="480"/>
          <w:marRight w:val="0"/>
          <w:marTop w:val="0"/>
          <w:marBottom w:val="0"/>
          <w:divBdr>
            <w:top w:val="none" w:sz="0" w:space="0" w:color="auto"/>
            <w:left w:val="none" w:sz="0" w:space="0" w:color="auto"/>
            <w:bottom w:val="none" w:sz="0" w:space="0" w:color="auto"/>
            <w:right w:val="none" w:sz="0" w:space="0" w:color="auto"/>
          </w:divBdr>
        </w:div>
        <w:div w:id="419253647">
          <w:marLeft w:val="480"/>
          <w:marRight w:val="0"/>
          <w:marTop w:val="0"/>
          <w:marBottom w:val="0"/>
          <w:divBdr>
            <w:top w:val="none" w:sz="0" w:space="0" w:color="auto"/>
            <w:left w:val="none" w:sz="0" w:space="0" w:color="auto"/>
            <w:bottom w:val="none" w:sz="0" w:space="0" w:color="auto"/>
            <w:right w:val="none" w:sz="0" w:space="0" w:color="auto"/>
          </w:divBdr>
        </w:div>
        <w:div w:id="438569884">
          <w:marLeft w:val="480"/>
          <w:marRight w:val="0"/>
          <w:marTop w:val="0"/>
          <w:marBottom w:val="0"/>
          <w:divBdr>
            <w:top w:val="none" w:sz="0" w:space="0" w:color="auto"/>
            <w:left w:val="none" w:sz="0" w:space="0" w:color="auto"/>
            <w:bottom w:val="none" w:sz="0" w:space="0" w:color="auto"/>
            <w:right w:val="none" w:sz="0" w:space="0" w:color="auto"/>
          </w:divBdr>
        </w:div>
        <w:div w:id="510682984">
          <w:marLeft w:val="480"/>
          <w:marRight w:val="0"/>
          <w:marTop w:val="0"/>
          <w:marBottom w:val="0"/>
          <w:divBdr>
            <w:top w:val="none" w:sz="0" w:space="0" w:color="auto"/>
            <w:left w:val="none" w:sz="0" w:space="0" w:color="auto"/>
            <w:bottom w:val="none" w:sz="0" w:space="0" w:color="auto"/>
            <w:right w:val="none" w:sz="0" w:space="0" w:color="auto"/>
          </w:divBdr>
        </w:div>
        <w:div w:id="572855978">
          <w:marLeft w:val="480"/>
          <w:marRight w:val="0"/>
          <w:marTop w:val="0"/>
          <w:marBottom w:val="0"/>
          <w:divBdr>
            <w:top w:val="none" w:sz="0" w:space="0" w:color="auto"/>
            <w:left w:val="none" w:sz="0" w:space="0" w:color="auto"/>
            <w:bottom w:val="none" w:sz="0" w:space="0" w:color="auto"/>
            <w:right w:val="none" w:sz="0" w:space="0" w:color="auto"/>
          </w:divBdr>
        </w:div>
        <w:div w:id="677199096">
          <w:marLeft w:val="480"/>
          <w:marRight w:val="0"/>
          <w:marTop w:val="0"/>
          <w:marBottom w:val="0"/>
          <w:divBdr>
            <w:top w:val="none" w:sz="0" w:space="0" w:color="auto"/>
            <w:left w:val="none" w:sz="0" w:space="0" w:color="auto"/>
            <w:bottom w:val="none" w:sz="0" w:space="0" w:color="auto"/>
            <w:right w:val="none" w:sz="0" w:space="0" w:color="auto"/>
          </w:divBdr>
        </w:div>
        <w:div w:id="716205624">
          <w:marLeft w:val="480"/>
          <w:marRight w:val="0"/>
          <w:marTop w:val="0"/>
          <w:marBottom w:val="0"/>
          <w:divBdr>
            <w:top w:val="none" w:sz="0" w:space="0" w:color="auto"/>
            <w:left w:val="none" w:sz="0" w:space="0" w:color="auto"/>
            <w:bottom w:val="none" w:sz="0" w:space="0" w:color="auto"/>
            <w:right w:val="none" w:sz="0" w:space="0" w:color="auto"/>
          </w:divBdr>
        </w:div>
        <w:div w:id="811098384">
          <w:marLeft w:val="480"/>
          <w:marRight w:val="0"/>
          <w:marTop w:val="0"/>
          <w:marBottom w:val="0"/>
          <w:divBdr>
            <w:top w:val="none" w:sz="0" w:space="0" w:color="auto"/>
            <w:left w:val="none" w:sz="0" w:space="0" w:color="auto"/>
            <w:bottom w:val="none" w:sz="0" w:space="0" w:color="auto"/>
            <w:right w:val="none" w:sz="0" w:space="0" w:color="auto"/>
          </w:divBdr>
        </w:div>
        <w:div w:id="866795213">
          <w:marLeft w:val="480"/>
          <w:marRight w:val="0"/>
          <w:marTop w:val="0"/>
          <w:marBottom w:val="0"/>
          <w:divBdr>
            <w:top w:val="none" w:sz="0" w:space="0" w:color="auto"/>
            <w:left w:val="none" w:sz="0" w:space="0" w:color="auto"/>
            <w:bottom w:val="none" w:sz="0" w:space="0" w:color="auto"/>
            <w:right w:val="none" w:sz="0" w:space="0" w:color="auto"/>
          </w:divBdr>
        </w:div>
        <w:div w:id="909266389">
          <w:marLeft w:val="480"/>
          <w:marRight w:val="0"/>
          <w:marTop w:val="0"/>
          <w:marBottom w:val="0"/>
          <w:divBdr>
            <w:top w:val="none" w:sz="0" w:space="0" w:color="auto"/>
            <w:left w:val="none" w:sz="0" w:space="0" w:color="auto"/>
            <w:bottom w:val="none" w:sz="0" w:space="0" w:color="auto"/>
            <w:right w:val="none" w:sz="0" w:space="0" w:color="auto"/>
          </w:divBdr>
        </w:div>
        <w:div w:id="942490998">
          <w:marLeft w:val="480"/>
          <w:marRight w:val="0"/>
          <w:marTop w:val="0"/>
          <w:marBottom w:val="0"/>
          <w:divBdr>
            <w:top w:val="none" w:sz="0" w:space="0" w:color="auto"/>
            <w:left w:val="none" w:sz="0" w:space="0" w:color="auto"/>
            <w:bottom w:val="none" w:sz="0" w:space="0" w:color="auto"/>
            <w:right w:val="none" w:sz="0" w:space="0" w:color="auto"/>
          </w:divBdr>
        </w:div>
        <w:div w:id="1036780483">
          <w:marLeft w:val="480"/>
          <w:marRight w:val="0"/>
          <w:marTop w:val="0"/>
          <w:marBottom w:val="0"/>
          <w:divBdr>
            <w:top w:val="none" w:sz="0" w:space="0" w:color="auto"/>
            <w:left w:val="none" w:sz="0" w:space="0" w:color="auto"/>
            <w:bottom w:val="none" w:sz="0" w:space="0" w:color="auto"/>
            <w:right w:val="none" w:sz="0" w:space="0" w:color="auto"/>
          </w:divBdr>
        </w:div>
        <w:div w:id="1118332901">
          <w:marLeft w:val="480"/>
          <w:marRight w:val="0"/>
          <w:marTop w:val="0"/>
          <w:marBottom w:val="0"/>
          <w:divBdr>
            <w:top w:val="none" w:sz="0" w:space="0" w:color="auto"/>
            <w:left w:val="none" w:sz="0" w:space="0" w:color="auto"/>
            <w:bottom w:val="none" w:sz="0" w:space="0" w:color="auto"/>
            <w:right w:val="none" w:sz="0" w:space="0" w:color="auto"/>
          </w:divBdr>
        </w:div>
        <w:div w:id="1172841566">
          <w:marLeft w:val="480"/>
          <w:marRight w:val="0"/>
          <w:marTop w:val="0"/>
          <w:marBottom w:val="0"/>
          <w:divBdr>
            <w:top w:val="none" w:sz="0" w:space="0" w:color="auto"/>
            <w:left w:val="none" w:sz="0" w:space="0" w:color="auto"/>
            <w:bottom w:val="none" w:sz="0" w:space="0" w:color="auto"/>
            <w:right w:val="none" w:sz="0" w:space="0" w:color="auto"/>
          </w:divBdr>
        </w:div>
        <w:div w:id="1191725588">
          <w:marLeft w:val="480"/>
          <w:marRight w:val="0"/>
          <w:marTop w:val="0"/>
          <w:marBottom w:val="0"/>
          <w:divBdr>
            <w:top w:val="none" w:sz="0" w:space="0" w:color="auto"/>
            <w:left w:val="none" w:sz="0" w:space="0" w:color="auto"/>
            <w:bottom w:val="none" w:sz="0" w:space="0" w:color="auto"/>
            <w:right w:val="none" w:sz="0" w:space="0" w:color="auto"/>
          </w:divBdr>
        </w:div>
        <w:div w:id="1229413550">
          <w:marLeft w:val="480"/>
          <w:marRight w:val="0"/>
          <w:marTop w:val="0"/>
          <w:marBottom w:val="0"/>
          <w:divBdr>
            <w:top w:val="none" w:sz="0" w:space="0" w:color="auto"/>
            <w:left w:val="none" w:sz="0" w:space="0" w:color="auto"/>
            <w:bottom w:val="none" w:sz="0" w:space="0" w:color="auto"/>
            <w:right w:val="none" w:sz="0" w:space="0" w:color="auto"/>
          </w:divBdr>
        </w:div>
        <w:div w:id="1354574780">
          <w:marLeft w:val="480"/>
          <w:marRight w:val="0"/>
          <w:marTop w:val="0"/>
          <w:marBottom w:val="0"/>
          <w:divBdr>
            <w:top w:val="none" w:sz="0" w:space="0" w:color="auto"/>
            <w:left w:val="none" w:sz="0" w:space="0" w:color="auto"/>
            <w:bottom w:val="none" w:sz="0" w:space="0" w:color="auto"/>
            <w:right w:val="none" w:sz="0" w:space="0" w:color="auto"/>
          </w:divBdr>
        </w:div>
        <w:div w:id="1363214561">
          <w:marLeft w:val="480"/>
          <w:marRight w:val="0"/>
          <w:marTop w:val="0"/>
          <w:marBottom w:val="0"/>
          <w:divBdr>
            <w:top w:val="none" w:sz="0" w:space="0" w:color="auto"/>
            <w:left w:val="none" w:sz="0" w:space="0" w:color="auto"/>
            <w:bottom w:val="none" w:sz="0" w:space="0" w:color="auto"/>
            <w:right w:val="none" w:sz="0" w:space="0" w:color="auto"/>
          </w:divBdr>
        </w:div>
        <w:div w:id="1458911378">
          <w:marLeft w:val="480"/>
          <w:marRight w:val="0"/>
          <w:marTop w:val="0"/>
          <w:marBottom w:val="0"/>
          <w:divBdr>
            <w:top w:val="none" w:sz="0" w:space="0" w:color="auto"/>
            <w:left w:val="none" w:sz="0" w:space="0" w:color="auto"/>
            <w:bottom w:val="none" w:sz="0" w:space="0" w:color="auto"/>
            <w:right w:val="none" w:sz="0" w:space="0" w:color="auto"/>
          </w:divBdr>
        </w:div>
        <w:div w:id="1465853709">
          <w:marLeft w:val="480"/>
          <w:marRight w:val="0"/>
          <w:marTop w:val="0"/>
          <w:marBottom w:val="0"/>
          <w:divBdr>
            <w:top w:val="none" w:sz="0" w:space="0" w:color="auto"/>
            <w:left w:val="none" w:sz="0" w:space="0" w:color="auto"/>
            <w:bottom w:val="none" w:sz="0" w:space="0" w:color="auto"/>
            <w:right w:val="none" w:sz="0" w:space="0" w:color="auto"/>
          </w:divBdr>
        </w:div>
        <w:div w:id="1475685088">
          <w:marLeft w:val="480"/>
          <w:marRight w:val="0"/>
          <w:marTop w:val="0"/>
          <w:marBottom w:val="0"/>
          <w:divBdr>
            <w:top w:val="none" w:sz="0" w:space="0" w:color="auto"/>
            <w:left w:val="none" w:sz="0" w:space="0" w:color="auto"/>
            <w:bottom w:val="none" w:sz="0" w:space="0" w:color="auto"/>
            <w:right w:val="none" w:sz="0" w:space="0" w:color="auto"/>
          </w:divBdr>
        </w:div>
        <w:div w:id="1493571062">
          <w:marLeft w:val="480"/>
          <w:marRight w:val="0"/>
          <w:marTop w:val="0"/>
          <w:marBottom w:val="0"/>
          <w:divBdr>
            <w:top w:val="none" w:sz="0" w:space="0" w:color="auto"/>
            <w:left w:val="none" w:sz="0" w:space="0" w:color="auto"/>
            <w:bottom w:val="none" w:sz="0" w:space="0" w:color="auto"/>
            <w:right w:val="none" w:sz="0" w:space="0" w:color="auto"/>
          </w:divBdr>
        </w:div>
        <w:div w:id="1508206269">
          <w:marLeft w:val="480"/>
          <w:marRight w:val="0"/>
          <w:marTop w:val="0"/>
          <w:marBottom w:val="0"/>
          <w:divBdr>
            <w:top w:val="none" w:sz="0" w:space="0" w:color="auto"/>
            <w:left w:val="none" w:sz="0" w:space="0" w:color="auto"/>
            <w:bottom w:val="none" w:sz="0" w:space="0" w:color="auto"/>
            <w:right w:val="none" w:sz="0" w:space="0" w:color="auto"/>
          </w:divBdr>
        </w:div>
        <w:div w:id="1566255612">
          <w:marLeft w:val="480"/>
          <w:marRight w:val="0"/>
          <w:marTop w:val="0"/>
          <w:marBottom w:val="0"/>
          <w:divBdr>
            <w:top w:val="none" w:sz="0" w:space="0" w:color="auto"/>
            <w:left w:val="none" w:sz="0" w:space="0" w:color="auto"/>
            <w:bottom w:val="none" w:sz="0" w:space="0" w:color="auto"/>
            <w:right w:val="none" w:sz="0" w:space="0" w:color="auto"/>
          </w:divBdr>
        </w:div>
        <w:div w:id="1568346665">
          <w:marLeft w:val="480"/>
          <w:marRight w:val="0"/>
          <w:marTop w:val="0"/>
          <w:marBottom w:val="0"/>
          <w:divBdr>
            <w:top w:val="none" w:sz="0" w:space="0" w:color="auto"/>
            <w:left w:val="none" w:sz="0" w:space="0" w:color="auto"/>
            <w:bottom w:val="none" w:sz="0" w:space="0" w:color="auto"/>
            <w:right w:val="none" w:sz="0" w:space="0" w:color="auto"/>
          </w:divBdr>
        </w:div>
        <w:div w:id="1637447827">
          <w:marLeft w:val="480"/>
          <w:marRight w:val="0"/>
          <w:marTop w:val="0"/>
          <w:marBottom w:val="0"/>
          <w:divBdr>
            <w:top w:val="none" w:sz="0" w:space="0" w:color="auto"/>
            <w:left w:val="none" w:sz="0" w:space="0" w:color="auto"/>
            <w:bottom w:val="none" w:sz="0" w:space="0" w:color="auto"/>
            <w:right w:val="none" w:sz="0" w:space="0" w:color="auto"/>
          </w:divBdr>
        </w:div>
        <w:div w:id="1659504244">
          <w:marLeft w:val="480"/>
          <w:marRight w:val="0"/>
          <w:marTop w:val="0"/>
          <w:marBottom w:val="0"/>
          <w:divBdr>
            <w:top w:val="none" w:sz="0" w:space="0" w:color="auto"/>
            <w:left w:val="none" w:sz="0" w:space="0" w:color="auto"/>
            <w:bottom w:val="none" w:sz="0" w:space="0" w:color="auto"/>
            <w:right w:val="none" w:sz="0" w:space="0" w:color="auto"/>
          </w:divBdr>
        </w:div>
        <w:div w:id="1673724740">
          <w:marLeft w:val="480"/>
          <w:marRight w:val="0"/>
          <w:marTop w:val="0"/>
          <w:marBottom w:val="0"/>
          <w:divBdr>
            <w:top w:val="none" w:sz="0" w:space="0" w:color="auto"/>
            <w:left w:val="none" w:sz="0" w:space="0" w:color="auto"/>
            <w:bottom w:val="none" w:sz="0" w:space="0" w:color="auto"/>
            <w:right w:val="none" w:sz="0" w:space="0" w:color="auto"/>
          </w:divBdr>
        </w:div>
        <w:div w:id="1705400004">
          <w:marLeft w:val="480"/>
          <w:marRight w:val="0"/>
          <w:marTop w:val="0"/>
          <w:marBottom w:val="0"/>
          <w:divBdr>
            <w:top w:val="none" w:sz="0" w:space="0" w:color="auto"/>
            <w:left w:val="none" w:sz="0" w:space="0" w:color="auto"/>
            <w:bottom w:val="none" w:sz="0" w:space="0" w:color="auto"/>
            <w:right w:val="none" w:sz="0" w:space="0" w:color="auto"/>
          </w:divBdr>
        </w:div>
        <w:div w:id="1713993839">
          <w:marLeft w:val="480"/>
          <w:marRight w:val="0"/>
          <w:marTop w:val="0"/>
          <w:marBottom w:val="0"/>
          <w:divBdr>
            <w:top w:val="none" w:sz="0" w:space="0" w:color="auto"/>
            <w:left w:val="none" w:sz="0" w:space="0" w:color="auto"/>
            <w:bottom w:val="none" w:sz="0" w:space="0" w:color="auto"/>
            <w:right w:val="none" w:sz="0" w:space="0" w:color="auto"/>
          </w:divBdr>
        </w:div>
        <w:div w:id="1723286897">
          <w:marLeft w:val="480"/>
          <w:marRight w:val="0"/>
          <w:marTop w:val="0"/>
          <w:marBottom w:val="0"/>
          <w:divBdr>
            <w:top w:val="none" w:sz="0" w:space="0" w:color="auto"/>
            <w:left w:val="none" w:sz="0" w:space="0" w:color="auto"/>
            <w:bottom w:val="none" w:sz="0" w:space="0" w:color="auto"/>
            <w:right w:val="none" w:sz="0" w:space="0" w:color="auto"/>
          </w:divBdr>
        </w:div>
        <w:div w:id="1726250348">
          <w:marLeft w:val="480"/>
          <w:marRight w:val="0"/>
          <w:marTop w:val="0"/>
          <w:marBottom w:val="0"/>
          <w:divBdr>
            <w:top w:val="none" w:sz="0" w:space="0" w:color="auto"/>
            <w:left w:val="none" w:sz="0" w:space="0" w:color="auto"/>
            <w:bottom w:val="none" w:sz="0" w:space="0" w:color="auto"/>
            <w:right w:val="none" w:sz="0" w:space="0" w:color="auto"/>
          </w:divBdr>
        </w:div>
        <w:div w:id="1764379049">
          <w:marLeft w:val="480"/>
          <w:marRight w:val="0"/>
          <w:marTop w:val="0"/>
          <w:marBottom w:val="0"/>
          <w:divBdr>
            <w:top w:val="none" w:sz="0" w:space="0" w:color="auto"/>
            <w:left w:val="none" w:sz="0" w:space="0" w:color="auto"/>
            <w:bottom w:val="none" w:sz="0" w:space="0" w:color="auto"/>
            <w:right w:val="none" w:sz="0" w:space="0" w:color="auto"/>
          </w:divBdr>
        </w:div>
        <w:div w:id="1827084919">
          <w:marLeft w:val="480"/>
          <w:marRight w:val="0"/>
          <w:marTop w:val="0"/>
          <w:marBottom w:val="0"/>
          <w:divBdr>
            <w:top w:val="none" w:sz="0" w:space="0" w:color="auto"/>
            <w:left w:val="none" w:sz="0" w:space="0" w:color="auto"/>
            <w:bottom w:val="none" w:sz="0" w:space="0" w:color="auto"/>
            <w:right w:val="none" w:sz="0" w:space="0" w:color="auto"/>
          </w:divBdr>
        </w:div>
        <w:div w:id="1830321030">
          <w:marLeft w:val="480"/>
          <w:marRight w:val="0"/>
          <w:marTop w:val="0"/>
          <w:marBottom w:val="0"/>
          <w:divBdr>
            <w:top w:val="none" w:sz="0" w:space="0" w:color="auto"/>
            <w:left w:val="none" w:sz="0" w:space="0" w:color="auto"/>
            <w:bottom w:val="none" w:sz="0" w:space="0" w:color="auto"/>
            <w:right w:val="none" w:sz="0" w:space="0" w:color="auto"/>
          </w:divBdr>
        </w:div>
        <w:div w:id="1838106300">
          <w:marLeft w:val="480"/>
          <w:marRight w:val="0"/>
          <w:marTop w:val="0"/>
          <w:marBottom w:val="0"/>
          <w:divBdr>
            <w:top w:val="none" w:sz="0" w:space="0" w:color="auto"/>
            <w:left w:val="none" w:sz="0" w:space="0" w:color="auto"/>
            <w:bottom w:val="none" w:sz="0" w:space="0" w:color="auto"/>
            <w:right w:val="none" w:sz="0" w:space="0" w:color="auto"/>
          </w:divBdr>
        </w:div>
        <w:div w:id="1841046629">
          <w:marLeft w:val="480"/>
          <w:marRight w:val="0"/>
          <w:marTop w:val="0"/>
          <w:marBottom w:val="0"/>
          <w:divBdr>
            <w:top w:val="none" w:sz="0" w:space="0" w:color="auto"/>
            <w:left w:val="none" w:sz="0" w:space="0" w:color="auto"/>
            <w:bottom w:val="none" w:sz="0" w:space="0" w:color="auto"/>
            <w:right w:val="none" w:sz="0" w:space="0" w:color="auto"/>
          </w:divBdr>
        </w:div>
        <w:div w:id="1848589762">
          <w:marLeft w:val="480"/>
          <w:marRight w:val="0"/>
          <w:marTop w:val="0"/>
          <w:marBottom w:val="0"/>
          <w:divBdr>
            <w:top w:val="none" w:sz="0" w:space="0" w:color="auto"/>
            <w:left w:val="none" w:sz="0" w:space="0" w:color="auto"/>
            <w:bottom w:val="none" w:sz="0" w:space="0" w:color="auto"/>
            <w:right w:val="none" w:sz="0" w:space="0" w:color="auto"/>
          </w:divBdr>
        </w:div>
        <w:div w:id="1946036257">
          <w:marLeft w:val="480"/>
          <w:marRight w:val="0"/>
          <w:marTop w:val="0"/>
          <w:marBottom w:val="0"/>
          <w:divBdr>
            <w:top w:val="none" w:sz="0" w:space="0" w:color="auto"/>
            <w:left w:val="none" w:sz="0" w:space="0" w:color="auto"/>
            <w:bottom w:val="none" w:sz="0" w:space="0" w:color="auto"/>
            <w:right w:val="none" w:sz="0" w:space="0" w:color="auto"/>
          </w:divBdr>
        </w:div>
        <w:div w:id="1948544006">
          <w:marLeft w:val="480"/>
          <w:marRight w:val="0"/>
          <w:marTop w:val="0"/>
          <w:marBottom w:val="0"/>
          <w:divBdr>
            <w:top w:val="none" w:sz="0" w:space="0" w:color="auto"/>
            <w:left w:val="none" w:sz="0" w:space="0" w:color="auto"/>
            <w:bottom w:val="none" w:sz="0" w:space="0" w:color="auto"/>
            <w:right w:val="none" w:sz="0" w:space="0" w:color="auto"/>
          </w:divBdr>
        </w:div>
        <w:div w:id="1957827373">
          <w:marLeft w:val="480"/>
          <w:marRight w:val="0"/>
          <w:marTop w:val="0"/>
          <w:marBottom w:val="0"/>
          <w:divBdr>
            <w:top w:val="none" w:sz="0" w:space="0" w:color="auto"/>
            <w:left w:val="none" w:sz="0" w:space="0" w:color="auto"/>
            <w:bottom w:val="none" w:sz="0" w:space="0" w:color="auto"/>
            <w:right w:val="none" w:sz="0" w:space="0" w:color="auto"/>
          </w:divBdr>
        </w:div>
        <w:div w:id="2018848948">
          <w:marLeft w:val="480"/>
          <w:marRight w:val="0"/>
          <w:marTop w:val="0"/>
          <w:marBottom w:val="0"/>
          <w:divBdr>
            <w:top w:val="none" w:sz="0" w:space="0" w:color="auto"/>
            <w:left w:val="none" w:sz="0" w:space="0" w:color="auto"/>
            <w:bottom w:val="none" w:sz="0" w:space="0" w:color="auto"/>
            <w:right w:val="none" w:sz="0" w:space="0" w:color="auto"/>
          </w:divBdr>
        </w:div>
        <w:div w:id="2028368866">
          <w:marLeft w:val="480"/>
          <w:marRight w:val="0"/>
          <w:marTop w:val="0"/>
          <w:marBottom w:val="0"/>
          <w:divBdr>
            <w:top w:val="none" w:sz="0" w:space="0" w:color="auto"/>
            <w:left w:val="none" w:sz="0" w:space="0" w:color="auto"/>
            <w:bottom w:val="none" w:sz="0" w:space="0" w:color="auto"/>
            <w:right w:val="none" w:sz="0" w:space="0" w:color="auto"/>
          </w:divBdr>
        </w:div>
        <w:div w:id="2137791191">
          <w:marLeft w:val="480"/>
          <w:marRight w:val="0"/>
          <w:marTop w:val="0"/>
          <w:marBottom w:val="0"/>
          <w:divBdr>
            <w:top w:val="none" w:sz="0" w:space="0" w:color="auto"/>
            <w:left w:val="none" w:sz="0" w:space="0" w:color="auto"/>
            <w:bottom w:val="none" w:sz="0" w:space="0" w:color="auto"/>
            <w:right w:val="none" w:sz="0" w:space="0" w:color="auto"/>
          </w:divBdr>
        </w:div>
      </w:divsChild>
    </w:div>
    <w:div w:id="2008825160">
      <w:marLeft w:val="480"/>
      <w:marRight w:val="0"/>
      <w:marTop w:val="0"/>
      <w:marBottom w:val="0"/>
      <w:divBdr>
        <w:top w:val="none" w:sz="0" w:space="0" w:color="auto"/>
        <w:left w:val="none" w:sz="0" w:space="0" w:color="auto"/>
        <w:bottom w:val="none" w:sz="0" w:space="0" w:color="auto"/>
        <w:right w:val="none" w:sz="0" w:space="0" w:color="auto"/>
      </w:divBdr>
    </w:div>
    <w:div w:id="2010019505">
      <w:marLeft w:val="480"/>
      <w:marRight w:val="0"/>
      <w:marTop w:val="0"/>
      <w:marBottom w:val="0"/>
      <w:divBdr>
        <w:top w:val="none" w:sz="0" w:space="0" w:color="auto"/>
        <w:left w:val="none" w:sz="0" w:space="0" w:color="auto"/>
        <w:bottom w:val="none" w:sz="0" w:space="0" w:color="auto"/>
        <w:right w:val="none" w:sz="0" w:space="0" w:color="auto"/>
      </w:divBdr>
    </w:div>
    <w:div w:id="2010403449">
      <w:marLeft w:val="480"/>
      <w:marRight w:val="0"/>
      <w:marTop w:val="0"/>
      <w:marBottom w:val="0"/>
      <w:divBdr>
        <w:top w:val="none" w:sz="0" w:space="0" w:color="auto"/>
        <w:left w:val="none" w:sz="0" w:space="0" w:color="auto"/>
        <w:bottom w:val="none" w:sz="0" w:space="0" w:color="auto"/>
        <w:right w:val="none" w:sz="0" w:space="0" w:color="auto"/>
      </w:divBdr>
    </w:div>
    <w:div w:id="2011329544">
      <w:marLeft w:val="480"/>
      <w:marRight w:val="0"/>
      <w:marTop w:val="0"/>
      <w:marBottom w:val="0"/>
      <w:divBdr>
        <w:top w:val="none" w:sz="0" w:space="0" w:color="auto"/>
        <w:left w:val="none" w:sz="0" w:space="0" w:color="auto"/>
        <w:bottom w:val="none" w:sz="0" w:space="0" w:color="auto"/>
        <w:right w:val="none" w:sz="0" w:space="0" w:color="auto"/>
      </w:divBdr>
    </w:div>
    <w:div w:id="2011986905">
      <w:bodyDiv w:val="1"/>
      <w:marLeft w:val="0"/>
      <w:marRight w:val="0"/>
      <w:marTop w:val="0"/>
      <w:marBottom w:val="0"/>
      <w:divBdr>
        <w:top w:val="none" w:sz="0" w:space="0" w:color="auto"/>
        <w:left w:val="none" w:sz="0" w:space="0" w:color="auto"/>
        <w:bottom w:val="none" w:sz="0" w:space="0" w:color="auto"/>
        <w:right w:val="none" w:sz="0" w:space="0" w:color="auto"/>
      </w:divBdr>
      <w:divsChild>
        <w:div w:id="193159039">
          <w:marLeft w:val="480"/>
          <w:marRight w:val="0"/>
          <w:marTop w:val="0"/>
          <w:marBottom w:val="0"/>
          <w:divBdr>
            <w:top w:val="none" w:sz="0" w:space="0" w:color="auto"/>
            <w:left w:val="none" w:sz="0" w:space="0" w:color="auto"/>
            <w:bottom w:val="none" w:sz="0" w:space="0" w:color="auto"/>
            <w:right w:val="none" w:sz="0" w:space="0" w:color="auto"/>
          </w:divBdr>
        </w:div>
        <w:div w:id="218325098">
          <w:marLeft w:val="480"/>
          <w:marRight w:val="0"/>
          <w:marTop w:val="0"/>
          <w:marBottom w:val="0"/>
          <w:divBdr>
            <w:top w:val="none" w:sz="0" w:space="0" w:color="auto"/>
            <w:left w:val="none" w:sz="0" w:space="0" w:color="auto"/>
            <w:bottom w:val="none" w:sz="0" w:space="0" w:color="auto"/>
            <w:right w:val="none" w:sz="0" w:space="0" w:color="auto"/>
          </w:divBdr>
        </w:div>
        <w:div w:id="575631935">
          <w:marLeft w:val="480"/>
          <w:marRight w:val="0"/>
          <w:marTop w:val="0"/>
          <w:marBottom w:val="0"/>
          <w:divBdr>
            <w:top w:val="none" w:sz="0" w:space="0" w:color="auto"/>
            <w:left w:val="none" w:sz="0" w:space="0" w:color="auto"/>
            <w:bottom w:val="none" w:sz="0" w:space="0" w:color="auto"/>
            <w:right w:val="none" w:sz="0" w:space="0" w:color="auto"/>
          </w:divBdr>
        </w:div>
        <w:div w:id="926766727">
          <w:marLeft w:val="480"/>
          <w:marRight w:val="0"/>
          <w:marTop w:val="0"/>
          <w:marBottom w:val="0"/>
          <w:divBdr>
            <w:top w:val="none" w:sz="0" w:space="0" w:color="auto"/>
            <w:left w:val="none" w:sz="0" w:space="0" w:color="auto"/>
            <w:bottom w:val="none" w:sz="0" w:space="0" w:color="auto"/>
            <w:right w:val="none" w:sz="0" w:space="0" w:color="auto"/>
          </w:divBdr>
        </w:div>
        <w:div w:id="1023743594">
          <w:marLeft w:val="480"/>
          <w:marRight w:val="0"/>
          <w:marTop w:val="0"/>
          <w:marBottom w:val="0"/>
          <w:divBdr>
            <w:top w:val="none" w:sz="0" w:space="0" w:color="auto"/>
            <w:left w:val="none" w:sz="0" w:space="0" w:color="auto"/>
            <w:bottom w:val="none" w:sz="0" w:space="0" w:color="auto"/>
            <w:right w:val="none" w:sz="0" w:space="0" w:color="auto"/>
          </w:divBdr>
        </w:div>
        <w:div w:id="1034384598">
          <w:marLeft w:val="480"/>
          <w:marRight w:val="0"/>
          <w:marTop w:val="0"/>
          <w:marBottom w:val="0"/>
          <w:divBdr>
            <w:top w:val="none" w:sz="0" w:space="0" w:color="auto"/>
            <w:left w:val="none" w:sz="0" w:space="0" w:color="auto"/>
            <w:bottom w:val="none" w:sz="0" w:space="0" w:color="auto"/>
            <w:right w:val="none" w:sz="0" w:space="0" w:color="auto"/>
          </w:divBdr>
        </w:div>
        <w:div w:id="1041635203">
          <w:marLeft w:val="480"/>
          <w:marRight w:val="0"/>
          <w:marTop w:val="0"/>
          <w:marBottom w:val="0"/>
          <w:divBdr>
            <w:top w:val="none" w:sz="0" w:space="0" w:color="auto"/>
            <w:left w:val="none" w:sz="0" w:space="0" w:color="auto"/>
            <w:bottom w:val="none" w:sz="0" w:space="0" w:color="auto"/>
            <w:right w:val="none" w:sz="0" w:space="0" w:color="auto"/>
          </w:divBdr>
        </w:div>
        <w:div w:id="1209992613">
          <w:marLeft w:val="480"/>
          <w:marRight w:val="0"/>
          <w:marTop w:val="0"/>
          <w:marBottom w:val="0"/>
          <w:divBdr>
            <w:top w:val="none" w:sz="0" w:space="0" w:color="auto"/>
            <w:left w:val="none" w:sz="0" w:space="0" w:color="auto"/>
            <w:bottom w:val="none" w:sz="0" w:space="0" w:color="auto"/>
            <w:right w:val="none" w:sz="0" w:space="0" w:color="auto"/>
          </w:divBdr>
        </w:div>
        <w:div w:id="1342927803">
          <w:marLeft w:val="480"/>
          <w:marRight w:val="0"/>
          <w:marTop w:val="0"/>
          <w:marBottom w:val="0"/>
          <w:divBdr>
            <w:top w:val="none" w:sz="0" w:space="0" w:color="auto"/>
            <w:left w:val="none" w:sz="0" w:space="0" w:color="auto"/>
            <w:bottom w:val="none" w:sz="0" w:space="0" w:color="auto"/>
            <w:right w:val="none" w:sz="0" w:space="0" w:color="auto"/>
          </w:divBdr>
        </w:div>
        <w:div w:id="1592356215">
          <w:marLeft w:val="480"/>
          <w:marRight w:val="0"/>
          <w:marTop w:val="0"/>
          <w:marBottom w:val="0"/>
          <w:divBdr>
            <w:top w:val="none" w:sz="0" w:space="0" w:color="auto"/>
            <w:left w:val="none" w:sz="0" w:space="0" w:color="auto"/>
            <w:bottom w:val="none" w:sz="0" w:space="0" w:color="auto"/>
            <w:right w:val="none" w:sz="0" w:space="0" w:color="auto"/>
          </w:divBdr>
        </w:div>
        <w:div w:id="1640913959">
          <w:marLeft w:val="480"/>
          <w:marRight w:val="0"/>
          <w:marTop w:val="0"/>
          <w:marBottom w:val="0"/>
          <w:divBdr>
            <w:top w:val="none" w:sz="0" w:space="0" w:color="auto"/>
            <w:left w:val="none" w:sz="0" w:space="0" w:color="auto"/>
            <w:bottom w:val="none" w:sz="0" w:space="0" w:color="auto"/>
            <w:right w:val="none" w:sz="0" w:space="0" w:color="auto"/>
          </w:divBdr>
        </w:div>
        <w:div w:id="1798721737">
          <w:marLeft w:val="480"/>
          <w:marRight w:val="0"/>
          <w:marTop w:val="0"/>
          <w:marBottom w:val="0"/>
          <w:divBdr>
            <w:top w:val="none" w:sz="0" w:space="0" w:color="auto"/>
            <w:left w:val="none" w:sz="0" w:space="0" w:color="auto"/>
            <w:bottom w:val="none" w:sz="0" w:space="0" w:color="auto"/>
            <w:right w:val="none" w:sz="0" w:space="0" w:color="auto"/>
          </w:divBdr>
        </w:div>
        <w:div w:id="1817533045">
          <w:marLeft w:val="480"/>
          <w:marRight w:val="0"/>
          <w:marTop w:val="0"/>
          <w:marBottom w:val="0"/>
          <w:divBdr>
            <w:top w:val="none" w:sz="0" w:space="0" w:color="auto"/>
            <w:left w:val="none" w:sz="0" w:space="0" w:color="auto"/>
            <w:bottom w:val="none" w:sz="0" w:space="0" w:color="auto"/>
            <w:right w:val="none" w:sz="0" w:space="0" w:color="auto"/>
          </w:divBdr>
        </w:div>
        <w:div w:id="1948274473">
          <w:marLeft w:val="480"/>
          <w:marRight w:val="0"/>
          <w:marTop w:val="0"/>
          <w:marBottom w:val="0"/>
          <w:divBdr>
            <w:top w:val="none" w:sz="0" w:space="0" w:color="auto"/>
            <w:left w:val="none" w:sz="0" w:space="0" w:color="auto"/>
            <w:bottom w:val="none" w:sz="0" w:space="0" w:color="auto"/>
            <w:right w:val="none" w:sz="0" w:space="0" w:color="auto"/>
          </w:divBdr>
        </w:div>
      </w:divsChild>
    </w:div>
    <w:div w:id="2011987200">
      <w:bodyDiv w:val="1"/>
      <w:marLeft w:val="0"/>
      <w:marRight w:val="0"/>
      <w:marTop w:val="0"/>
      <w:marBottom w:val="0"/>
      <w:divBdr>
        <w:top w:val="none" w:sz="0" w:space="0" w:color="auto"/>
        <w:left w:val="none" w:sz="0" w:space="0" w:color="auto"/>
        <w:bottom w:val="none" w:sz="0" w:space="0" w:color="auto"/>
        <w:right w:val="none" w:sz="0" w:space="0" w:color="auto"/>
      </w:divBdr>
    </w:div>
    <w:div w:id="2012639940">
      <w:bodyDiv w:val="1"/>
      <w:marLeft w:val="0"/>
      <w:marRight w:val="0"/>
      <w:marTop w:val="0"/>
      <w:marBottom w:val="0"/>
      <w:divBdr>
        <w:top w:val="none" w:sz="0" w:space="0" w:color="auto"/>
        <w:left w:val="none" w:sz="0" w:space="0" w:color="auto"/>
        <w:bottom w:val="none" w:sz="0" w:space="0" w:color="auto"/>
        <w:right w:val="none" w:sz="0" w:space="0" w:color="auto"/>
      </w:divBdr>
      <w:divsChild>
        <w:div w:id="2979726">
          <w:marLeft w:val="480"/>
          <w:marRight w:val="0"/>
          <w:marTop w:val="0"/>
          <w:marBottom w:val="0"/>
          <w:divBdr>
            <w:top w:val="none" w:sz="0" w:space="0" w:color="auto"/>
            <w:left w:val="none" w:sz="0" w:space="0" w:color="auto"/>
            <w:bottom w:val="none" w:sz="0" w:space="0" w:color="auto"/>
            <w:right w:val="none" w:sz="0" w:space="0" w:color="auto"/>
          </w:divBdr>
        </w:div>
        <w:div w:id="96100383">
          <w:marLeft w:val="480"/>
          <w:marRight w:val="0"/>
          <w:marTop w:val="0"/>
          <w:marBottom w:val="0"/>
          <w:divBdr>
            <w:top w:val="none" w:sz="0" w:space="0" w:color="auto"/>
            <w:left w:val="none" w:sz="0" w:space="0" w:color="auto"/>
            <w:bottom w:val="none" w:sz="0" w:space="0" w:color="auto"/>
            <w:right w:val="none" w:sz="0" w:space="0" w:color="auto"/>
          </w:divBdr>
        </w:div>
        <w:div w:id="145706371">
          <w:marLeft w:val="480"/>
          <w:marRight w:val="0"/>
          <w:marTop w:val="0"/>
          <w:marBottom w:val="0"/>
          <w:divBdr>
            <w:top w:val="none" w:sz="0" w:space="0" w:color="auto"/>
            <w:left w:val="none" w:sz="0" w:space="0" w:color="auto"/>
            <w:bottom w:val="none" w:sz="0" w:space="0" w:color="auto"/>
            <w:right w:val="none" w:sz="0" w:space="0" w:color="auto"/>
          </w:divBdr>
        </w:div>
        <w:div w:id="183370489">
          <w:marLeft w:val="480"/>
          <w:marRight w:val="0"/>
          <w:marTop w:val="0"/>
          <w:marBottom w:val="0"/>
          <w:divBdr>
            <w:top w:val="none" w:sz="0" w:space="0" w:color="auto"/>
            <w:left w:val="none" w:sz="0" w:space="0" w:color="auto"/>
            <w:bottom w:val="none" w:sz="0" w:space="0" w:color="auto"/>
            <w:right w:val="none" w:sz="0" w:space="0" w:color="auto"/>
          </w:divBdr>
        </w:div>
        <w:div w:id="210073001">
          <w:marLeft w:val="480"/>
          <w:marRight w:val="0"/>
          <w:marTop w:val="0"/>
          <w:marBottom w:val="0"/>
          <w:divBdr>
            <w:top w:val="none" w:sz="0" w:space="0" w:color="auto"/>
            <w:left w:val="none" w:sz="0" w:space="0" w:color="auto"/>
            <w:bottom w:val="none" w:sz="0" w:space="0" w:color="auto"/>
            <w:right w:val="none" w:sz="0" w:space="0" w:color="auto"/>
          </w:divBdr>
        </w:div>
        <w:div w:id="221411126">
          <w:marLeft w:val="480"/>
          <w:marRight w:val="0"/>
          <w:marTop w:val="0"/>
          <w:marBottom w:val="0"/>
          <w:divBdr>
            <w:top w:val="none" w:sz="0" w:space="0" w:color="auto"/>
            <w:left w:val="none" w:sz="0" w:space="0" w:color="auto"/>
            <w:bottom w:val="none" w:sz="0" w:space="0" w:color="auto"/>
            <w:right w:val="none" w:sz="0" w:space="0" w:color="auto"/>
          </w:divBdr>
        </w:div>
        <w:div w:id="249967867">
          <w:marLeft w:val="480"/>
          <w:marRight w:val="0"/>
          <w:marTop w:val="0"/>
          <w:marBottom w:val="0"/>
          <w:divBdr>
            <w:top w:val="none" w:sz="0" w:space="0" w:color="auto"/>
            <w:left w:val="none" w:sz="0" w:space="0" w:color="auto"/>
            <w:bottom w:val="none" w:sz="0" w:space="0" w:color="auto"/>
            <w:right w:val="none" w:sz="0" w:space="0" w:color="auto"/>
          </w:divBdr>
        </w:div>
        <w:div w:id="278803072">
          <w:marLeft w:val="480"/>
          <w:marRight w:val="0"/>
          <w:marTop w:val="0"/>
          <w:marBottom w:val="0"/>
          <w:divBdr>
            <w:top w:val="none" w:sz="0" w:space="0" w:color="auto"/>
            <w:left w:val="none" w:sz="0" w:space="0" w:color="auto"/>
            <w:bottom w:val="none" w:sz="0" w:space="0" w:color="auto"/>
            <w:right w:val="none" w:sz="0" w:space="0" w:color="auto"/>
          </w:divBdr>
        </w:div>
        <w:div w:id="358431413">
          <w:marLeft w:val="480"/>
          <w:marRight w:val="0"/>
          <w:marTop w:val="0"/>
          <w:marBottom w:val="0"/>
          <w:divBdr>
            <w:top w:val="none" w:sz="0" w:space="0" w:color="auto"/>
            <w:left w:val="none" w:sz="0" w:space="0" w:color="auto"/>
            <w:bottom w:val="none" w:sz="0" w:space="0" w:color="auto"/>
            <w:right w:val="none" w:sz="0" w:space="0" w:color="auto"/>
          </w:divBdr>
        </w:div>
        <w:div w:id="411465364">
          <w:marLeft w:val="480"/>
          <w:marRight w:val="0"/>
          <w:marTop w:val="0"/>
          <w:marBottom w:val="0"/>
          <w:divBdr>
            <w:top w:val="none" w:sz="0" w:space="0" w:color="auto"/>
            <w:left w:val="none" w:sz="0" w:space="0" w:color="auto"/>
            <w:bottom w:val="none" w:sz="0" w:space="0" w:color="auto"/>
            <w:right w:val="none" w:sz="0" w:space="0" w:color="auto"/>
          </w:divBdr>
        </w:div>
        <w:div w:id="418016392">
          <w:marLeft w:val="480"/>
          <w:marRight w:val="0"/>
          <w:marTop w:val="0"/>
          <w:marBottom w:val="0"/>
          <w:divBdr>
            <w:top w:val="none" w:sz="0" w:space="0" w:color="auto"/>
            <w:left w:val="none" w:sz="0" w:space="0" w:color="auto"/>
            <w:bottom w:val="none" w:sz="0" w:space="0" w:color="auto"/>
            <w:right w:val="none" w:sz="0" w:space="0" w:color="auto"/>
          </w:divBdr>
        </w:div>
        <w:div w:id="507215117">
          <w:marLeft w:val="480"/>
          <w:marRight w:val="0"/>
          <w:marTop w:val="0"/>
          <w:marBottom w:val="0"/>
          <w:divBdr>
            <w:top w:val="none" w:sz="0" w:space="0" w:color="auto"/>
            <w:left w:val="none" w:sz="0" w:space="0" w:color="auto"/>
            <w:bottom w:val="none" w:sz="0" w:space="0" w:color="auto"/>
            <w:right w:val="none" w:sz="0" w:space="0" w:color="auto"/>
          </w:divBdr>
        </w:div>
        <w:div w:id="544368085">
          <w:marLeft w:val="480"/>
          <w:marRight w:val="0"/>
          <w:marTop w:val="0"/>
          <w:marBottom w:val="0"/>
          <w:divBdr>
            <w:top w:val="none" w:sz="0" w:space="0" w:color="auto"/>
            <w:left w:val="none" w:sz="0" w:space="0" w:color="auto"/>
            <w:bottom w:val="none" w:sz="0" w:space="0" w:color="auto"/>
            <w:right w:val="none" w:sz="0" w:space="0" w:color="auto"/>
          </w:divBdr>
        </w:div>
        <w:div w:id="548301746">
          <w:marLeft w:val="480"/>
          <w:marRight w:val="0"/>
          <w:marTop w:val="0"/>
          <w:marBottom w:val="0"/>
          <w:divBdr>
            <w:top w:val="none" w:sz="0" w:space="0" w:color="auto"/>
            <w:left w:val="none" w:sz="0" w:space="0" w:color="auto"/>
            <w:bottom w:val="none" w:sz="0" w:space="0" w:color="auto"/>
            <w:right w:val="none" w:sz="0" w:space="0" w:color="auto"/>
          </w:divBdr>
        </w:div>
        <w:div w:id="596443621">
          <w:marLeft w:val="480"/>
          <w:marRight w:val="0"/>
          <w:marTop w:val="0"/>
          <w:marBottom w:val="0"/>
          <w:divBdr>
            <w:top w:val="none" w:sz="0" w:space="0" w:color="auto"/>
            <w:left w:val="none" w:sz="0" w:space="0" w:color="auto"/>
            <w:bottom w:val="none" w:sz="0" w:space="0" w:color="auto"/>
            <w:right w:val="none" w:sz="0" w:space="0" w:color="auto"/>
          </w:divBdr>
        </w:div>
        <w:div w:id="621036777">
          <w:marLeft w:val="480"/>
          <w:marRight w:val="0"/>
          <w:marTop w:val="0"/>
          <w:marBottom w:val="0"/>
          <w:divBdr>
            <w:top w:val="none" w:sz="0" w:space="0" w:color="auto"/>
            <w:left w:val="none" w:sz="0" w:space="0" w:color="auto"/>
            <w:bottom w:val="none" w:sz="0" w:space="0" w:color="auto"/>
            <w:right w:val="none" w:sz="0" w:space="0" w:color="auto"/>
          </w:divBdr>
        </w:div>
        <w:div w:id="634023006">
          <w:marLeft w:val="480"/>
          <w:marRight w:val="0"/>
          <w:marTop w:val="0"/>
          <w:marBottom w:val="0"/>
          <w:divBdr>
            <w:top w:val="none" w:sz="0" w:space="0" w:color="auto"/>
            <w:left w:val="none" w:sz="0" w:space="0" w:color="auto"/>
            <w:bottom w:val="none" w:sz="0" w:space="0" w:color="auto"/>
            <w:right w:val="none" w:sz="0" w:space="0" w:color="auto"/>
          </w:divBdr>
        </w:div>
        <w:div w:id="662660077">
          <w:marLeft w:val="480"/>
          <w:marRight w:val="0"/>
          <w:marTop w:val="0"/>
          <w:marBottom w:val="0"/>
          <w:divBdr>
            <w:top w:val="none" w:sz="0" w:space="0" w:color="auto"/>
            <w:left w:val="none" w:sz="0" w:space="0" w:color="auto"/>
            <w:bottom w:val="none" w:sz="0" w:space="0" w:color="auto"/>
            <w:right w:val="none" w:sz="0" w:space="0" w:color="auto"/>
          </w:divBdr>
        </w:div>
        <w:div w:id="676538852">
          <w:marLeft w:val="480"/>
          <w:marRight w:val="0"/>
          <w:marTop w:val="0"/>
          <w:marBottom w:val="0"/>
          <w:divBdr>
            <w:top w:val="none" w:sz="0" w:space="0" w:color="auto"/>
            <w:left w:val="none" w:sz="0" w:space="0" w:color="auto"/>
            <w:bottom w:val="none" w:sz="0" w:space="0" w:color="auto"/>
            <w:right w:val="none" w:sz="0" w:space="0" w:color="auto"/>
          </w:divBdr>
        </w:div>
        <w:div w:id="690230941">
          <w:marLeft w:val="480"/>
          <w:marRight w:val="0"/>
          <w:marTop w:val="0"/>
          <w:marBottom w:val="0"/>
          <w:divBdr>
            <w:top w:val="none" w:sz="0" w:space="0" w:color="auto"/>
            <w:left w:val="none" w:sz="0" w:space="0" w:color="auto"/>
            <w:bottom w:val="none" w:sz="0" w:space="0" w:color="auto"/>
            <w:right w:val="none" w:sz="0" w:space="0" w:color="auto"/>
          </w:divBdr>
        </w:div>
        <w:div w:id="723332681">
          <w:marLeft w:val="480"/>
          <w:marRight w:val="0"/>
          <w:marTop w:val="0"/>
          <w:marBottom w:val="0"/>
          <w:divBdr>
            <w:top w:val="none" w:sz="0" w:space="0" w:color="auto"/>
            <w:left w:val="none" w:sz="0" w:space="0" w:color="auto"/>
            <w:bottom w:val="none" w:sz="0" w:space="0" w:color="auto"/>
            <w:right w:val="none" w:sz="0" w:space="0" w:color="auto"/>
          </w:divBdr>
        </w:div>
        <w:div w:id="726415158">
          <w:marLeft w:val="480"/>
          <w:marRight w:val="0"/>
          <w:marTop w:val="0"/>
          <w:marBottom w:val="0"/>
          <w:divBdr>
            <w:top w:val="none" w:sz="0" w:space="0" w:color="auto"/>
            <w:left w:val="none" w:sz="0" w:space="0" w:color="auto"/>
            <w:bottom w:val="none" w:sz="0" w:space="0" w:color="auto"/>
            <w:right w:val="none" w:sz="0" w:space="0" w:color="auto"/>
          </w:divBdr>
        </w:div>
        <w:div w:id="728189774">
          <w:marLeft w:val="480"/>
          <w:marRight w:val="0"/>
          <w:marTop w:val="0"/>
          <w:marBottom w:val="0"/>
          <w:divBdr>
            <w:top w:val="none" w:sz="0" w:space="0" w:color="auto"/>
            <w:left w:val="none" w:sz="0" w:space="0" w:color="auto"/>
            <w:bottom w:val="none" w:sz="0" w:space="0" w:color="auto"/>
            <w:right w:val="none" w:sz="0" w:space="0" w:color="auto"/>
          </w:divBdr>
        </w:div>
        <w:div w:id="730814013">
          <w:marLeft w:val="480"/>
          <w:marRight w:val="0"/>
          <w:marTop w:val="0"/>
          <w:marBottom w:val="0"/>
          <w:divBdr>
            <w:top w:val="none" w:sz="0" w:space="0" w:color="auto"/>
            <w:left w:val="none" w:sz="0" w:space="0" w:color="auto"/>
            <w:bottom w:val="none" w:sz="0" w:space="0" w:color="auto"/>
            <w:right w:val="none" w:sz="0" w:space="0" w:color="auto"/>
          </w:divBdr>
        </w:div>
        <w:div w:id="772869973">
          <w:marLeft w:val="480"/>
          <w:marRight w:val="0"/>
          <w:marTop w:val="0"/>
          <w:marBottom w:val="0"/>
          <w:divBdr>
            <w:top w:val="none" w:sz="0" w:space="0" w:color="auto"/>
            <w:left w:val="none" w:sz="0" w:space="0" w:color="auto"/>
            <w:bottom w:val="none" w:sz="0" w:space="0" w:color="auto"/>
            <w:right w:val="none" w:sz="0" w:space="0" w:color="auto"/>
          </w:divBdr>
        </w:div>
        <w:div w:id="841705617">
          <w:marLeft w:val="480"/>
          <w:marRight w:val="0"/>
          <w:marTop w:val="0"/>
          <w:marBottom w:val="0"/>
          <w:divBdr>
            <w:top w:val="none" w:sz="0" w:space="0" w:color="auto"/>
            <w:left w:val="none" w:sz="0" w:space="0" w:color="auto"/>
            <w:bottom w:val="none" w:sz="0" w:space="0" w:color="auto"/>
            <w:right w:val="none" w:sz="0" w:space="0" w:color="auto"/>
          </w:divBdr>
        </w:div>
        <w:div w:id="1024332953">
          <w:marLeft w:val="480"/>
          <w:marRight w:val="0"/>
          <w:marTop w:val="0"/>
          <w:marBottom w:val="0"/>
          <w:divBdr>
            <w:top w:val="none" w:sz="0" w:space="0" w:color="auto"/>
            <w:left w:val="none" w:sz="0" w:space="0" w:color="auto"/>
            <w:bottom w:val="none" w:sz="0" w:space="0" w:color="auto"/>
            <w:right w:val="none" w:sz="0" w:space="0" w:color="auto"/>
          </w:divBdr>
        </w:div>
        <w:div w:id="1092556436">
          <w:marLeft w:val="480"/>
          <w:marRight w:val="0"/>
          <w:marTop w:val="0"/>
          <w:marBottom w:val="0"/>
          <w:divBdr>
            <w:top w:val="none" w:sz="0" w:space="0" w:color="auto"/>
            <w:left w:val="none" w:sz="0" w:space="0" w:color="auto"/>
            <w:bottom w:val="none" w:sz="0" w:space="0" w:color="auto"/>
            <w:right w:val="none" w:sz="0" w:space="0" w:color="auto"/>
          </w:divBdr>
        </w:div>
        <w:div w:id="1141729156">
          <w:marLeft w:val="480"/>
          <w:marRight w:val="0"/>
          <w:marTop w:val="0"/>
          <w:marBottom w:val="0"/>
          <w:divBdr>
            <w:top w:val="none" w:sz="0" w:space="0" w:color="auto"/>
            <w:left w:val="none" w:sz="0" w:space="0" w:color="auto"/>
            <w:bottom w:val="none" w:sz="0" w:space="0" w:color="auto"/>
            <w:right w:val="none" w:sz="0" w:space="0" w:color="auto"/>
          </w:divBdr>
        </w:div>
        <w:div w:id="1146583857">
          <w:marLeft w:val="480"/>
          <w:marRight w:val="0"/>
          <w:marTop w:val="0"/>
          <w:marBottom w:val="0"/>
          <w:divBdr>
            <w:top w:val="none" w:sz="0" w:space="0" w:color="auto"/>
            <w:left w:val="none" w:sz="0" w:space="0" w:color="auto"/>
            <w:bottom w:val="none" w:sz="0" w:space="0" w:color="auto"/>
            <w:right w:val="none" w:sz="0" w:space="0" w:color="auto"/>
          </w:divBdr>
        </w:div>
        <w:div w:id="1176772245">
          <w:marLeft w:val="480"/>
          <w:marRight w:val="0"/>
          <w:marTop w:val="0"/>
          <w:marBottom w:val="0"/>
          <w:divBdr>
            <w:top w:val="none" w:sz="0" w:space="0" w:color="auto"/>
            <w:left w:val="none" w:sz="0" w:space="0" w:color="auto"/>
            <w:bottom w:val="none" w:sz="0" w:space="0" w:color="auto"/>
            <w:right w:val="none" w:sz="0" w:space="0" w:color="auto"/>
          </w:divBdr>
        </w:div>
        <w:div w:id="1187014583">
          <w:marLeft w:val="480"/>
          <w:marRight w:val="0"/>
          <w:marTop w:val="0"/>
          <w:marBottom w:val="0"/>
          <w:divBdr>
            <w:top w:val="none" w:sz="0" w:space="0" w:color="auto"/>
            <w:left w:val="none" w:sz="0" w:space="0" w:color="auto"/>
            <w:bottom w:val="none" w:sz="0" w:space="0" w:color="auto"/>
            <w:right w:val="none" w:sz="0" w:space="0" w:color="auto"/>
          </w:divBdr>
        </w:div>
        <w:div w:id="1197278562">
          <w:marLeft w:val="480"/>
          <w:marRight w:val="0"/>
          <w:marTop w:val="0"/>
          <w:marBottom w:val="0"/>
          <w:divBdr>
            <w:top w:val="none" w:sz="0" w:space="0" w:color="auto"/>
            <w:left w:val="none" w:sz="0" w:space="0" w:color="auto"/>
            <w:bottom w:val="none" w:sz="0" w:space="0" w:color="auto"/>
            <w:right w:val="none" w:sz="0" w:space="0" w:color="auto"/>
          </w:divBdr>
        </w:div>
        <w:div w:id="1232809825">
          <w:marLeft w:val="480"/>
          <w:marRight w:val="0"/>
          <w:marTop w:val="0"/>
          <w:marBottom w:val="0"/>
          <w:divBdr>
            <w:top w:val="none" w:sz="0" w:space="0" w:color="auto"/>
            <w:left w:val="none" w:sz="0" w:space="0" w:color="auto"/>
            <w:bottom w:val="none" w:sz="0" w:space="0" w:color="auto"/>
            <w:right w:val="none" w:sz="0" w:space="0" w:color="auto"/>
          </w:divBdr>
        </w:div>
        <w:div w:id="1263680442">
          <w:marLeft w:val="480"/>
          <w:marRight w:val="0"/>
          <w:marTop w:val="0"/>
          <w:marBottom w:val="0"/>
          <w:divBdr>
            <w:top w:val="none" w:sz="0" w:space="0" w:color="auto"/>
            <w:left w:val="none" w:sz="0" w:space="0" w:color="auto"/>
            <w:bottom w:val="none" w:sz="0" w:space="0" w:color="auto"/>
            <w:right w:val="none" w:sz="0" w:space="0" w:color="auto"/>
          </w:divBdr>
        </w:div>
        <w:div w:id="1349671755">
          <w:marLeft w:val="480"/>
          <w:marRight w:val="0"/>
          <w:marTop w:val="0"/>
          <w:marBottom w:val="0"/>
          <w:divBdr>
            <w:top w:val="none" w:sz="0" w:space="0" w:color="auto"/>
            <w:left w:val="none" w:sz="0" w:space="0" w:color="auto"/>
            <w:bottom w:val="none" w:sz="0" w:space="0" w:color="auto"/>
            <w:right w:val="none" w:sz="0" w:space="0" w:color="auto"/>
          </w:divBdr>
        </w:div>
        <w:div w:id="1424255702">
          <w:marLeft w:val="480"/>
          <w:marRight w:val="0"/>
          <w:marTop w:val="0"/>
          <w:marBottom w:val="0"/>
          <w:divBdr>
            <w:top w:val="none" w:sz="0" w:space="0" w:color="auto"/>
            <w:left w:val="none" w:sz="0" w:space="0" w:color="auto"/>
            <w:bottom w:val="none" w:sz="0" w:space="0" w:color="auto"/>
            <w:right w:val="none" w:sz="0" w:space="0" w:color="auto"/>
          </w:divBdr>
        </w:div>
        <w:div w:id="1448620418">
          <w:marLeft w:val="480"/>
          <w:marRight w:val="0"/>
          <w:marTop w:val="0"/>
          <w:marBottom w:val="0"/>
          <w:divBdr>
            <w:top w:val="none" w:sz="0" w:space="0" w:color="auto"/>
            <w:left w:val="none" w:sz="0" w:space="0" w:color="auto"/>
            <w:bottom w:val="none" w:sz="0" w:space="0" w:color="auto"/>
            <w:right w:val="none" w:sz="0" w:space="0" w:color="auto"/>
          </w:divBdr>
        </w:div>
        <w:div w:id="1455638495">
          <w:marLeft w:val="480"/>
          <w:marRight w:val="0"/>
          <w:marTop w:val="0"/>
          <w:marBottom w:val="0"/>
          <w:divBdr>
            <w:top w:val="none" w:sz="0" w:space="0" w:color="auto"/>
            <w:left w:val="none" w:sz="0" w:space="0" w:color="auto"/>
            <w:bottom w:val="none" w:sz="0" w:space="0" w:color="auto"/>
            <w:right w:val="none" w:sz="0" w:space="0" w:color="auto"/>
          </w:divBdr>
        </w:div>
        <w:div w:id="1549880760">
          <w:marLeft w:val="480"/>
          <w:marRight w:val="0"/>
          <w:marTop w:val="0"/>
          <w:marBottom w:val="0"/>
          <w:divBdr>
            <w:top w:val="none" w:sz="0" w:space="0" w:color="auto"/>
            <w:left w:val="none" w:sz="0" w:space="0" w:color="auto"/>
            <w:bottom w:val="none" w:sz="0" w:space="0" w:color="auto"/>
            <w:right w:val="none" w:sz="0" w:space="0" w:color="auto"/>
          </w:divBdr>
        </w:div>
        <w:div w:id="1680961007">
          <w:marLeft w:val="480"/>
          <w:marRight w:val="0"/>
          <w:marTop w:val="0"/>
          <w:marBottom w:val="0"/>
          <w:divBdr>
            <w:top w:val="none" w:sz="0" w:space="0" w:color="auto"/>
            <w:left w:val="none" w:sz="0" w:space="0" w:color="auto"/>
            <w:bottom w:val="none" w:sz="0" w:space="0" w:color="auto"/>
            <w:right w:val="none" w:sz="0" w:space="0" w:color="auto"/>
          </w:divBdr>
        </w:div>
        <w:div w:id="1900239648">
          <w:marLeft w:val="480"/>
          <w:marRight w:val="0"/>
          <w:marTop w:val="0"/>
          <w:marBottom w:val="0"/>
          <w:divBdr>
            <w:top w:val="none" w:sz="0" w:space="0" w:color="auto"/>
            <w:left w:val="none" w:sz="0" w:space="0" w:color="auto"/>
            <w:bottom w:val="none" w:sz="0" w:space="0" w:color="auto"/>
            <w:right w:val="none" w:sz="0" w:space="0" w:color="auto"/>
          </w:divBdr>
        </w:div>
        <w:div w:id="1908614095">
          <w:marLeft w:val="480"/>
          <w:marRight w:val="0"/>
          <w:marTop w:val="0"/>
          <w:marBottom w:val="0"/>
          <w:divBdr>
            <w:top w:val="none" w:sz="0" w:space="0" w:color="auto"/>
            <w:left w:val="none" w:sz="0" w:space="0" w:color="auto"/>
            <w:bottom w:val="none" w:sz="0" w:space="0" w:color="auto"/>
            <w:right w:val="none" w:sz="0" w:space="0" w:color="auto"/>
          </w:divBdr>
        </w:div>
        <w:div w:id="1917282412">
          <w:marLeft w:val="480"/>
          <w:marRight w:val="0"/>
          <w:marTop w:val="0"/>
          <w:marBottom w:val="0"/>
          <w:divBdr>
            <w:top w:val="none" w:sz="0" w:space="0" w:color="auto"/>
            <w:left w:val="none" w:sz="0" w:space="0" w:color="auto"/>
            <w:bottom w:val="none" w:sz="0" w:space="0" w:color="auto"/>
            <w:right w:val="none" w:sz="0" w:space="0" w:color="auto"/>
          </w:divBdr>
        </w:div>
        <w:div w:id="2003043793">
          <w:marLeft w:val="480"/>
          <w:marRight w:val="0"/>
          <w:marTop w:val="0"/>
          <w:marBottom w:val="0"/>
          <w:divBdr>
            <w:top w:val="none" w:sz="0" w:space="0" w:color="auto"/>
            <w:left w:val="none" w:sz="0" w:space="0" w:color="auto"/>
            <w:bottom w:val="none" w:sz="0" w:space="0" w:color="auto"/>
            <w:right w:val="none" w:sz="0" w:space="0" w:color="auto"/>
          </w:divBdr>
        </w:div>
        <w:div w:id="2037803251">
          <w:marLeft w:val="480"/>
          <w:marRight w:val="0"/>
          <w:marTop w:val="0"/>
          <w:marBottom w:val="0"/>
          <w:divBdr>
            <w:top w:val="none" w:sz="0" w:space="0" w:color="auto"/>
            <w:left w:val="none" w:sz="0" w:space="0" w:color="auto"/>
            <w:bottom w:val="none" w:sz="0" w:space="0" w:color="auto"/>
            <w:right w:val="none" w:sz="0" w:space="0" w:color="auto"/>
          </w:divBdr>
        </w:div>
        <w:div w:id="2070955976">
          <w:marLeft w:val="480"/>
          <w:marRight w:val="0"/>
          <w:marTop w:val="0"/>
          <w:marBottom w:val="0"/>
          <w:divBdr>
            <w:top w:val="none" w:sz="0" w:space="0" w:color="auto"/>
            <w:left w:val="none" w:sz="0" w:space="0" w:color="auto"/>
            <w:bottom w:val="none" w:sz="0" w:space="0" w:color="auto"/>
            <w:right w:val="none" w:sz="0" w:space="0" w:color="auto"/>
          </w:divBdr>
        </w:div>
        <w:div w:id="2116630397">
          <w:marLeft w:val="480"/>
          <w:marRight w:val="0"/>
          <w:marTop w:val="0"/>
          <w:marBottom w:val="0"/>
          <w:divBdr>
            <w:top w:val="none" w:sz="0" w:space="0" w:color="auto"/>
            <w:left w:val="none" w:sz="0" w:space="0" w:color="auto"/>
            <w:bottom w:val="none" w:sz="0" w:space="0" w:color="auto"/>
            <w:right w:val="none" w:sz="0" w:space="0" w:color="auto"/>
          </w:divBdr>
        </w:div>
        <w:div w:id="2134669410">
          <w:marLeft w:val="480"/>
          <w:marRight w:val="0"/>
          <w:marTop w:val="0"/>
          <w:marBottom w:val="0"/>
          <w:divBdr>
            <w:top w:val="none" w:sz="0" w:space="0" w:color="auto"/>
            <w:left w:val="none" w:sz="0" w:space="0" w:color="auto"/>
            <w:bottom w:val="none" w:sz="0" w:space="0" w:color="auto"/>
            <w:right w:val="none" w:sz="0" w:space="0" w:color="auto"/>
          </w:divBdr>
        </w:div>
      </w:divsChild>
    </w:div>
    <w:div w:id="2012948217">
      <w:bodyDiv w:val="1"/>
      <w:marLeft w:val="0"/>
      <w:marRight w:val="0"/>
      <w:marTop w:val="0"/>
      <w:marBottom w:val="0"/>
      <w:divBdr>
        <w:top w:val="none" w:sz="0" w:space="0" w:color="auto"/>
        <w:left w:val="none" w:sz="0" w:space="0" w:color="auto"/>
        <w:bottom w:val="none" w:sz="0" w:space="0" w:color="auto"/>
        <w:right w:val="none" w:sz="0" w:space="0" w:color="auto"/>
      </w:divBdr>
    </w:div>
    <w:div w:id="2015570017">
      <w:marLeft w:val="480"/>
      <w:marRight w:val="0"/>
      <w:marTop w:val="0"/>
      <w:marBottom w:val="0"/>
      <w:divBdr>
        <w:top w:val="none" w:sz="0" w:space="0" w:color="auto"/>
        <w:left w:val="none" w:sz="0" w:space="0" w:color="auto"/>
        <w:bottom w:val="none" w:sz="0" w:space="0" w:color="auto"/>
        <w:right w:val="none" w:sz="0" w:space="0" w:color="auto"/>
      </w:divBdr>
    </w:div>
    <w:div w:id="2017069406">
      <w:bodyDiv w:val="1"/>
      <w:marLeft w:val="0"/>
      <w:marRight w:val="0"/>
      <w:marTop w:val="0"/>
      <w:marBottom w:val="0"/>
      <w:divBdr>
        <w:top w:val="none" w:sz="0" w:space="0" w:color="auto"/>
        <w:left w:val="none" w:sz="0" w:space="0" w:color="auto"/>
        <w:bottom w:val="none" w:sz="0" w:space="0" w:color="auto"/>
        <w:right w:val="none" w:sz="0" w:space="0" w:color="auto"/>
      </w:divBdr>
      <w:divsChild>
        <w:div w:id="1380281215">
          <w:marLeft w:val="640"/>
          <w:marRight w:val="0"/>
          <w:marTop w:val="0"/>
          <w:marBottom w:val="0"/>
          <w:divBdr>
            <w:top w:val="none" w:sz="0" w:space="0" w:color="auto"/>
            <w:left w:val="none" w:sz="0" w:space="0" w:color="auto"/>
            <w:bottom w:val="none" w:sz="0" w:space="0" w:color="auto"/>
            <w:right w:val="none" w:sz="0" w:space="0" w:color="auto"/>
          </w:divBdr>
        </w:div>
        <w:div w:id="218635182">
          <w:marLeft w:val="640"/>
          <w:marRight w:val="0"/>
          <w:marTop w:val="0"/>
          <w:marBottom w:val="0"/>
          <w:divBdr>
            <w:top w:val="none" w:sz="0" w:space="0" w:color="auto"/>
            <w:left w:val="none" w:sz="0" w:space="0" w:color="auto"/>
            <w:bottom w:val="none" w:sz="0" w:space="0" w:color="auto"/>
            <w:right w:val="none" w:sz="0" w:space="0" w:color="auto"/>
          </w:divBdr>
        </w:div>
        <w:div w:id="883949709">
          <w:marLeft w:val="640"/>
          <w:marRight w:val="0"/>
          <w:marTop w:val="0"/>
          <w:marBottom w:val="0"/>
          <w:divBdr>
            <w:top w:val="none" w:sz="0" w:space="0" w:color="auto"/>
            <w:left w:val="none" w:sz="0" w:space="0" w:color="auto"/>
            <w:bottom w:val="none" w:sz="0" w:space="0" w:color="auto"/>
            <w:right w:val="none" w:sz="0" w:space="0" w:color="auto"/>
          </w:divBdr>
        </w:div>
        <w:div w:id="1815876323">
          <w:marLeft w:val="640"/>
          <w:marRight w:val="0"/>
          <w:marTop w:val="0"/>
          <w:marBottom w:val="0"/>
          <w:divBdr>
            <w:top w:val="none" w:sz="0" w:space="0" w:color="auto"/>
            <w:left w:val="none" w:sz="0" w:space="0" w:color="auto"/>
            <w:bottom w:val="none" w:sz="0" w:space="0" w:color="auto"/>
            <w:right w:val="none" w:sz="0" w:space="0" w:color="auto"/>
          </w:divBdr>
        </w:div>
        <w:div w:id="1304894184">
          <w:marLeft w:val="640"/>
          <w:marRight w:val="0"/>
          <w:marTop w:val="0"/>
          <w:marBottom w:val="0"/>
          <w:divBdr>
            <w:top w:val="none" w:sz="0" w:space="0" w:color="auto"/>
            <w:left w:val="none" w:sz="0" w:space="0" w:color="auto"/>
            <w:bottom w:val="none" w:sz="0" w:space="0" w:color="auto"/>
            <w:right w:val="none" w:sz="0" w:space="0" w:color="auto"/>
          </w:divBdr>
        </w:div>
        <w:div w:id="1606620233">
          <w:marLeft w:val="640"/>
          <w:marRight w:val="0"/>
          <w:marTop w:val="0"/>
          <w:marBottom w:val="0"/>
          <w:divBdr>
            <w:top w:val="none" w:sz="0" w:space="0" w:color="auto"/>
            <w:left w:val="none" w:sz="0" w:space="0" w:color="auto"/>
            <w:bottom w:val="none" w:sz="0" w:space="0" w:color="auto"/>
            <w:right w:val="none" w:sz="0" w:space="0" w:color="auto"/>
          </w:divBdr>
        </w:div>
        <w:div w:id="667173607">
          <w:marLeft w:val="640"/>
          <w:marRight w:val="0"/>
          <w:marTop w:val="0"/>
          <w:marBottom w:val="0"/>
          <w:divBdr>
            <w:top w:val="none" w:sz="0" w:space="0" w:color="auto"/>
            <w:left w:val="none" w:sz="0" w:space="0" w:color="auto"/>
            <w:bottom w:val="none" w:sz="0" w:space="0" w:color="auto"/>
            <w:right w:val="none" w:sz="0" w:space="0" w:color="auto"/>
          </w:divBdr>
        </w:div>
        <w:div w:id="1935354402">
          <w:marLeft w:val="640"/>
          <w:marRight w:val="0"/>
          <w:marTop w:val="0"/>
          <w:marBottom w:val="0"/>
          <w:divBdr>
            <w:top w:val="none" w:sz="0" w:space="0" w:color="auto"/>
            <w:left w:val="none" w:sz="0" w:space="0" w:color="auto"/>
            <w:bottom w:val="none" w:sz="0" w:space="0" w:color="auto"/>
            <w:right w:val="none" w:sz="0" w:space="0" w:color="auto"/>
          </w:divBdr>
        </w:div>
        <w:div w:id="1207257575">
          <w:marLeft w:val="640"/>
          <w:marRight w:val="0"/>
          <w:marTop w:val="0"/>
          <w:marBottom w:val="0"/>
          <w:divBdr>
            <w:top w:val="none" w:sz="0" w:space="0" w:color="auto"/>
            <w:left w:val="none" w:sz="0" w:space="0" w:color="auto"/>
            <w:bottom w:val="none" w:sz="0" w:space="0" w:color="auto"/>
            <w:right w:val="none" w:sz="0" w:space="0" w:color="auto"/>
          </w:divBdr>
        </w:div>
        <w:div w:id="567568926">
          <w:marLeft w:val="640"/>
          <w:marRight w:val="0"/>
          <w:marTop w:val="0"/>
          <w:marBottom w:val="0"/>
          <w:divBdr>
            <w:top w:val="none" w:sz="0" w:space="0" w:color="auto"/>
            <w:left w:val="none" w:sz="0" w:space="0" w:color="auto"/>
            <w:bottom w:val="none" w:sz="0" w:space="0" w:color="auto"/>
            <w:right w:val="none" w:sz="0" w:space="0" w:color="auto"/>
          </w:divBdr>
        </w:div>
        <w:div w:id="1028918305">
          <w:marLeft w:val="640"/>
          <w:marRight w:val="0"/>
          <w:marTop w:val="0"/>
          <w:marBottom w:val="0"/>
          <w:divBdr>
            <w:top w:val="none" w:sz="0" w:space="0" w:color="auto"/>
            <w:left w:val="none" w:sz="0" w:space="0" w:color="auto"/>
            <w:bottom w:val="none" w:sz="0" w:space="0" w:color="auto"/>
            <w:right w:val="none" w:sz="0" w:space="0" w:color="auto"/>
          </w:divBdr>
        </w:div>
        <w:div w:id="1033192259">
          <w:marLeft w:val="640"/>
          <w:marRight w:val="0"/>
          <w:marTop w:val="0"/>
          <w:marBottom w:val="0"/>
          <w:divBdr>
            <w:top w:val="none" w:sz="0" w:space="0" w:color="auto"/>
            <w:left w:val="none" w:sz="0" w:space="0" w:color="auto"/>
            <w:bottom w:val="none" w:sz="0" w:space="0" w:color="auto"/>
            <w:right w:val="none" w:sz="0" w:space="0" w:color="auto"/>
          </w:divBdr>
        </w:div>
        <w:div w:id="58093897">
          <w:marLeft w:val="640"/>
          <w:marRight w:val="0"/>
          <w:marTop w:val="0"/>
          <w:marBottom w:val="0"/>
          <w:divBdr>
            <w:top w:val="none" w:sz="0" w:space="0" w:color="auto"/>
            <w:left w:val="none" w:sz="0" w:space="0" w:color="auto"/>
            <w:bottom w:val="none" w:sz="0" w:space="0" w:color="auto"/>
            <w:right w:val="none" w:sz="0" w:space="0" w:color="auto"/>
          </w:divBdr>
        </w:div>
        <w:div w:id="385420544">
          <w:marLeft w:val="640"/>
          <w:marRight w:val="0"/>
          <w:marTop w:val="0"/>
          <w:marBottom w:val="0"/>
          <w:divBdr>
            <w:top w:val="none" w:sz="0" w:space="0" w:color="auto"/>
            <w:left w:val="none" w:sz="0" w:space="0" w:color="auto"/>
            <w:bottom w:val="none" w:sz="0" w:space="0" w:color="auto"/>
            <w:right w:val="none" w:sz="0" w:space="0" w:color="auto"/>
          </w:divBdr>
        </w:div>
        <w:div w:id="1627614597">
          <w:marLeft w:val="640"/>
          <w:marRight w:val="0"/>
          <w:marTop w:val="0"/>
          <w:marBottom w:val="0"/>
          <w:divBdr>
            <w:top w:val="none" w:sz="0" w:space="0" w:color="auto"/>
            <w:left w:val="none" w:sz="0" w:space="0" w:color="auto"/>
            <w:bottom w:val="none" w:sz="0" w:space="0" w:color="auto"/>
            <w:right w:val="none" w:sz="0" w:space="0" w:color="auto"/>
          </w:divBdr>
        </w:div>
        <w:div w:id="1456800896">
          <w:marLeft w:val="640"/>
          <w:marRight w:val="0"/>
          <w:marTop w:val="0"/>
          <w:marBottom w:val="0"/>
          <w:divBdr>
            <w:top w:val="none" w:sz="0" w:space="0" w:color="auto"/>
            <w:left w:val="none" w:sz="0" w:space="0" w:color="auto"/>
            <w:bottom w:val="none" w:sz="0" w:space="0" w:color="auto"/>
            <w:right w:val="none" w:sz="0" w:space="0" w:color="auto"/>
          </w:divBdr>
        </w:div>
        <w:div w:id="534735216">
          <w:marLeft w:val="640"/>
          <w:marRight w:val="0"/>
          <w:marTop w:val="0"/>
          <w:marBottom w:val="0"/>
          <w:divBdr>
            <w:top w:val="none" w:sz="0" w:space="0" w:color="auto"/>
            <w:left w:val="none" w:sz="0" w:space="0" w:color="auto"/>
            <w:bottom w:val="none" w:sz="0" w:space="0" w:color="auto"/>
            <w:right w:val="none" w:sz="0" w:space="0" w:color="auto"/>
          </w:divBdr>
        </w:div>
        <w:div w:id="1539659312">
          <w:marLeft w:val="640"/>
          <w:marRight w:val="0"/>
          <w:marTop w:val="0"/>
          <w:marBottom w:val="0"/>
          <w:divBdr>
            <w:top w:val="none" w:sz="0" w:space="0" w:color="auto"/>
            <w:left w:val="none" w:sz="0" w:space="0" w:color="auto"/>
            <w:bottom w:val="none" w:sz="0" w:space="0" w:color="auto"/>
            <w:right w:val="none" w:sz="0" w:space="0" w:color="auto"/>
          </w:divBdr>
        </w:div>
        <w:div w:id="679821766">
          <w:marLeft w:val="640"/>
          <w:marRight w:val="0"/>
          <w:marTop w:val="0"/>
          <w:marBottom w:val="0"/>
          <w:divBdr>
            <w:top w:val="none" w:sz="0" w:space="0" w:color="auto"/>
            <w:left w:val="none" w:sz="0" w:space="0" w:color="auto"/>
            <w:bottom w:val="none" w:sz="0" w:space="0" w:color="auto"/>
            <w:right w:val="none" w:sz="0" w:space="0" w:color="auto"/>
          </w:divBdr>
        </w:div>
        <w:div w:id="1533805440">
          <w:marLeft w:val="640"/>
          <w:marRight w:val="0"/>
          <w:marTop w:val="0"/>
          <w:marBottom w:val="0"/>
          <w:divBdr>
            <w:top w:val="none" w:sz="0" w:space="0" w:color="auto"/>
            <w:left w:val="none" w:sz="0" w:space="0" w:color="auto"/>
            <w:bottom w:val="none" w:sz="0" w:space="0" w:color="auto"/>
            <w:right w:val="none" w:sz="0" w:space="0" w:color="auto"/>
          </w:divBdr>
        </w:div>
        <w:div w:id="1088888804">
          <w:marLeft w:val="640"/>
          <w:marRight w:val="0"/>
          <w:marTop w:val="0"/>
          <w:marBottom w:val="0"/>
          <w:divBdr>
            <w:top w:val="none" w:sz="0" w:space="0" w:color="auto"/>
            <w:left w:val="none" w:sz="0" w:space="0" w:color="auto"/>
            <w:bottom w:val="none" w:sz="0" w:space="0" w:color="auto"/>
            <w:right w:val="none" w:sz="0" w:space="0" w:color="auto"/>
          </w:divBdr>
        </w:div>
        <w:div w:id="470639300">
          <w:marLeft w:val="640"/>
          <w:marRight w:val="0"/>
          <w:marTop w:val="0"/>
          <w:marBottom w:val="0"/>
          <w:divBdr>
            <w:top w:val="none" w:sz="0" w:space="0" w:color="auto"/>
            <w:left w:val="none" w:sz="0" w:space="0" w:color="auto"/>
            <w:bottom w:val="none" w:sz="0" w:space="0" w:color="auto"/>
            <w:right w:val="none" w:sz="0" w:space="0" w:color="auto"/>
          </w:divBdr>
        </w:div>
        <w:div w:id="446629061">
          <w:marLeft w:val="640"/>
          <w:marRight w:val="0"/>
          <w:marTop w:val="0"/>
          <w:marBottom w:val="0"/>
          <w:divBdr>
            <w:top w:val="none" w:sz="0" w:space="0" w:color="auto"/>
            <w:left w:val="none" w:sz="0" w:space="0" w:color="auto"/>
            <w:bottom w:val="none" w:sz="0" w:space="0" w:color="auto"/>
            <w:right w:val="none" w:sz="0" w:space="0" w:color="auto"/>
          </w:divBdr>
        </w:div>
        <w:div w:id="240024775">
          <w:marLeft w:val="640"/>
          <w:marRight w:val="0"/>
          <w:marTop w:val="0"/>
          <w:marBottom w:val="0"/>
          <w:divBdr>
            <w:top w:val="none" w:sz="0" w:space="0" w:color="auto"/>
            <w:left w:val="none" w:sz="0" w:space="0" w:color="auto"/>
            <w:bottom w:val="none" w:sz="0" w:space="0" w:color="auto"/>
            <w:right w:val="none" w:sz="0" w:space="0" w:color="auto"/>
          </w:divBdr>
        </w:div>
        <w:div w:id="768428823">
          <w:marLeft w:val="640"/>
          <w:marRight w:val="0"/>
          <w:marTop w:val="0"/>
          <w:marBottom w:val="0"/>
          <w:divBdr>
            <w:top w:val="none" w:sz="0" w:space="0" w:color="auto"/>
            <w:left w:val="none" w:sz="0" w:space="0" w:color="auto"/>
            <w:bottom w:val="none" w:sz="0" w:space="0" w:color="auto"/>
            <w:right w:val="none" w:sz="0" w:space="0" w:color="auto"/>
          </w:divBdr>
        </w:div>
        <w:div w:id="1606377418">
          <w:marLeft w:val="640"/>
          <w:marRight w:val="0"/>
          <w:marTop w:val="0"/>
          <w:marBottom w:val="0"/>
          <w:divBdr>
            <w:top w:val="none" w:sz="0" w:space="0" w:color="auto"/>
            <w:left w:val="none" w:sz="0" w:space="0" w:color="auto"/>
            <w:bottom w:val="none" w:sz="0" w:space="0" w:color="auto"/>
            <w:right w:val="none" w:sz="0" w:space="0" w:color="auto"/>
          </w:divBdr>
        </w:div>
        <w:div w:id="1013605481">
          <w:marLeft w:val="640"/>
          <w:marRight w:val="0"/>
          <w:marTop w:val="0"/>
          <w:marBottom w:val="0"/>
          <w:divBdr>
            <w:top w:val="none" w:sz="0" w:space="0" w:color="auto"/>
            <w:left w:val="none" w:sz="0" w:space="0" w:color="auto"/>
            <w:bottom w:val="none" w:sz="0" w:space="0" w:color="auto"/>
            <w:right w:val="none" w:sz="0" w:space="0" w:color="auto"/>
          </w:divBdr>
        </w:div>
        <w:div w:id="1346132831">
          <w:marLeft w:val="640"/>
          <w:marRight w:val="0"/>
          <w:marTop w:val="0"/>
          <w:marBottom w:val="0"/>
          <w:divBdr>
            <w:top w:val="none" w:sz="0" w:space="0" w:color="auto"/>
            <w:left w:val="none" w:sz="0" w:space="0" w:color="auto"/>
            <w:bottom w:val="none" w:sz="0" w:space="0" w:color="auto"/>
            <w:right w:val="none" w:sz="0" w:space="0" w:color="auto"/>
          </w:divBdr>
        </w:div>
        <w:div w:id="960576224">
          <w:marLeft w:val="640"/>
          <w:marRight w:val="0"/>
          <w:marTop w:val="0"/>
          <w:marBottom w:val="0"/>
          <w:divBdr>
            <w:top w:val="none" w:sz="0" w:space="0" w:color="auto"/>
            <w:left w:val="none" w:sz="0" w:space="0" w:color="auto"/>
            <w:bottom w:val="none" w:sz="0" w:space="0" w:color="auto"/>
            <w:right w:val="none" w:sz="0" w:space="0" w:color="auto"/>
          </w:divBdr>
        </w:div>
        <w:div w:id="926840213">
          <w:marLeft w:val="640"/>
          <w:marRight w:val="0"/>
          <w:marTop w:val="0"/>
          <w:marBottom w:val="0"/>
          <w:divBdr>
            <w:top w:val="none" w:sz="0" w:space="0" w:color="auto"/>
            <w:left w:val="none" w:sz="0" w:space="0" w:color="auto"/>
            <w:bottom w:val="none" w:sz="0" w:space="0" w:color="auto"/>
            <w:right w:val="none" w:sz="0" w:space="0" w:color="auto"/>
          </w:divBdr>
        </w:div>
        <w:div w:id="1376076641">
          <w:marLeft w:val="640"/>
          <w:marRight w:val="0"/>
          <w:marTop w:val="0"/>
          <w:marBottom w:val="0"/>
          <w:divBdr>
            <w:top w:val="none" w:sz="0" w:space="0" w:color="auto"/>
            <w:left w:val="none" w:sz="0" w:space="0" w:color="auto"/>
            <w:bottom w:val="none" w:sz="0" w:space="0" w:color="auto"/>
            <w:right w:val="none" w:sz="0" w:space="0" w:color="auto"/>
          </w:divBdr>
        </w:div>
        <w:div w:id="1769038313">
          <w:marLeft w:val="640"/>
          <w:marRight w:val="0"/>
          <w:marTop w:val="0"/>
          <w:marBottom w:val="0"/>
          <w:divBdr>
            <w:top w:val="none" w:sz="0" w:space="0" w:color="auto"/>
            <w:left w:val="none" w:sz="0" w:space="0" w:color="auto"/>
            <w:bottom w:val="none" w:sz="0" w:space="0" w:color="auto"/>
            <w:right w:val="none" w:sz="0" w:space="0" w:color="auto"/>
          </w:divBdr>
        </w:div>
        <w:div w:id="1711611327">
          <w:marLeft w:val="640"/>
          <w:marRight w:val="0"/>
          <w:marTop w:val="0"/>
          <w:marBottom w:val="0"/>
          <w:divBdr>
            <w:top w:val="none" w:sz="0" w:space="0" w:color="auto"/>
            <w:left w:val="none" w:sz="0" w:space="0" w:color="auto"/>
            <w:bottom w:val="none" w:sz="0" w:space="0" w:color="auto"/>
            <w:right w:val="none" w:sz="0" w:space="0" w:color="auto"/>
          </w:divBdr>
        </w:div>
        <w:div w:id="726218866">
          <w:marLeft w:val="640"/>
          <w:marRight w:val="0"/>
          <w:marTop w:val="0"/>
          <w:marBottom w:val="0"/>
          <w:divBdr>
            <w:top w:val="none" w:sz="0" w:space="0" w:color="auto"/>
            <w:left w:val="none" w:sz="0" w:space="0" w:color="auto"/>
            <w:bottom w:val="none" w:sz="0" w:space="0" w:color="auto"/>
            <w:right w:val="none" w:sz="0" w:space="0" w:color="auto"/>
          </w:divBdr>
        </w:div>
        <w:div w:id="1186597329">
          <w:marLeft w:val="640"/>
          <w:marRight w:val="0"/>
          <w:marTop w:val="0"/>
          <w:marBottom w:val="0"/>
          <w:divBdr>
            <w:top w:val="none" w:sz="0" w:space="0" w:color="auto"/>
            <w:left w:val="none" w:sz="0" w:space="0" w:color="auto"/>
            <w:bottom w:val="none" w:sz="0" w:space="0" w:color="auto"/>
            <w:right w:val="none" w:sz="0" w:space="0" w:color="auto"/>
          </w:divBdr>
        </w:div>
        <w:div w:id="1391271113">
          <w:marLeft w:val="640"/>
          <w:marRight w:val="0"/>
          <w:marTop w:val="0"/>
          <w:marBottom w:val="0"/>
          <w:divBdr>
            <w:top w:val="none" w:sz="0" w:space="0" w:color="auto"/>
            <w:left w:val="none" w:sz="0" w:space="0" w:color="auto"/>
            <w:bottom w:val="none" w:sz="0" w:space="0" w:color="auto"/>
            <w:right w:val="none" w:sz="0" w:space="0" w:color="auto"/>
          </w:divBdr>
        </w:div>
        <w:div w:id="861668888">
          <w:marLeft w:val="640"/>
          <w:marRight w:val="0"/>
          <w:marTop w:val="0"/>
          <w:marBottom w:val="0"/>
          <w:divBdr>
            <w:top w:val="none" w:sz="0" w:space="0" w:color="auto"/>
            <w:left w:val="none" w:sz="0" w:space="0" w:color="auto"/>
            <w:bottom w:val="none" w:sz="0" w:space="0" w:color="auto"/>
            <w:right w:val="none" w:sz="0" w:space="0" w:color="auto"/>
          </w:divBdr>
        </w:div>
        <w:div w:id="1382904957">
          <w:marLeft w:val="640"/>
          <w:marRight w:val="0"/>
          <w:marTop w:val="0"/>
          <w:marBottom w:val="0"/>
          <w:divBdr>
            <w:top w:val="none" w:sz="0" w:space="0" w:color="auto"/>
            <w:left w:val="none" w:sz="0" w:space="0" w:color="auto"/>
            <w:bottom w:val="none" w:sz="0" w:space="0" w:color="auto"/>
            <w:right w:val="none" w:sz="0" w:space="0" w:color="auto"/>
          </w:divBdr>
        </w:div>
        <w:div w:id="737166236">
          <w:marLeft w:val="640"/>
          <w:marRight w:val="0"/>
          <w:marTop w:val="0"/>
          <w:marBottom w:val="0"/>
          <w:divBdr>
            <w:top w:val="none" w:sz="0" w:space="0" w:color="auto"/>
            <w:left w:val="none" w:sz="0" w:space="0" w:color="auto"/>
            <w:bottom w:val="none" w:sz="0" w:space="0" w:color="auto"/>
            <w:right w:val="none" w:sz="0" w:space="0" w:color="auto"/>
          </w:divBdr>
        </w:div>
        <w:div w:id="2067797371">
          <w:marLeft w:val="640"/>
          <w:marRight w:val="0"/>
          <w:marTop w:val="0"/>
          <w:marBottom w:val="0"/>
          <w:divBdr>
            <w:top w:val="none" w:sz="0" w:space="0" w:color="auto"/>
            <w:left w:val="none" w:sz="0" w:space="0" w:color="auto"/>
            <w:bottom w:val="none" w:sz="0" w:space="0" w:color="auto"/>
            <w:right w:val="none" w:sz="0" w:space="0" w:color="auto"/>
          </w:divBdr>
        </w:div>
        <w:div w:id="78527499">
          <w:marLeft w:val="640"/>
          <w:marRight w:val="0"/>
          <w:marTop w:val="0"/>
          <w:marBottom w:val="0"/>
          <w:divBdr>
            <w:top w:val="none" w:sz="0" w:space="0" w:color="auto"/>
            <w:left w:val="none" w:sz="0" w:space="0" w:color="auto"/>
            <w:bottom w:val="none" w:sz="0" w:space="0" w:color="auto"/>
            <w:right w:val="none" w:sz="0" w:space="0" w:color="auto"/>
          </w:divBdr>
        </w:div>
        <w:div w:id="1319308629">
          <w:marLeft w:val="640"/>
          <w:marRight w:val="0"/>
          <w:marTop w:val="0"/>
          <w:marBottom w:val="0"/>
          <w:divBdr>
            <w:top w:val="none" w:sz="0" w:space="0" w:color="auto"/>
            <w:left w:val="none" w:sz="0" w:space="0" w:color="auto"/>
            <w:bottom w:val="none" w:sz="0" w:space="0" w:color="auto"/>
            <w:right w:val="none" w:sz="0" w:space="0" w:color="auto"/>
          </w:divBdr>
        </w:div>
        <w:div w:id="1807887663">
          <w:marLeft w:val="640"/>
          <w:marRight w:val="0"/>
          <w:marTop w:val="0"/>
          <w:marBottom w:val="0"/>
          <w:divBdr>
            <w:top w:val="none" w:sz="0" w:space="0" w:color="auto"/>
            <w:left w:val="none" w:sz="0" w:space="0" w:color="auto"/>
            <w:bottom w:val="none" w:sz="0" w:space="0" w:color="auto"/>
            <w:right w:val="none" w:sz="0" w:space="0" w:color="auto"/>
          </w:divBdr>
        </w:div>
        <w:div w:id="402412558">
          <w:marLeft w:val="640"/>
          <w:marRight w:val="0"/>
          <w:marTop w:val="0"/>
          <w:marBottom w:val="0"/>
          <w:divBdr>
            <w:top w:val="none" w:sz="0" w:space="0" w:color="auto"/>
            <w:left w:val="none" w:sz="0" w:space="0" w:color="auto"/>
            <w:bottom w:val="none" w:sz="0" w:space="0" w:color="auto"/>
            <w:right w:val="none" w:sz="0" w:space="0" w:color="auto"/>
          </w:divBdr>
        </w:div>
        <w:div w:id="1581865319">
          <w:marLeft w:val="640"/>
          <w:marRight w:val="0"/>
          <w:marTop w:val="0"/>
          <w:marBottom w:val="0"/>
          <w:divBdr>
            <w:top w:val="none" w:sz="0" w:space="0" w:color="auto"/>
            <w:left w:val="none" w:sz="0" w:space="0" w:color="auto"/>
            <w:bottom w:val="none" w:sz="0" w:space="0" w:color="auto"/>
            <w:right w:val="none" w:sz="0" w:space="0" w:color="auto"/>
          </w:divBdr>
        </w:div>
        <w:div w:id="1171944003">
          <w:marLeft w:val="640"/>
          <w:marRight w:val="0"/>
          <w:marTop w:val="0"/>
          <w:marBottom w:val="0"/>
          <w:divBdr>
            <w:top w:val="none" w:sz="0" w:space="0" w:color="auto"/>
            <w:left w:val="none" w:sz="0" w:space="0" w:color="auto"/>
            <w:bottom w:val="none" w:sz="0" w:space="0" w:color="auto"/>
            <w:right w:val="none" w:sz="0" w:space="0" w:color="auto"/>
          </w:divBdr>
        </w:div>
        <w:div w:id="873274894">
          <w:marLeft w:val="640"/>
          <w:marRight w:val="0"/>
          <w:marTop w:val="0"/>
          <w:marBottom w:val="0"/>
          <w:divBdr>
            <w:top w:val="none" w:sz="0" w:space="0" w:color="auto"/>
            <w:left w:val="none" w:sz="0" w:space="0" w:color="auto"/>
            <w:bottom w:val="none" w:sz="0" w:space="0" w:color="auto"/>
            <w:right w:val="none" w:sz="0" w:space="0" w:color="auto"/>
          </w:divBdr>
        </w:div>
        <w:div w:id="107428866">
          <w:marLeft w:val="640"/>
          <w:marRight w:val="0"/>
          <w:marTop w:val="0"/>
          <w:marBottom w:val="0"/>
          <w:divBdr>
            <w:top w:val="none" w:sz="0" w:space="0" w:color="auto"/>
            <w:left w:val="none" w:sz="0" w:space="0" w:color="auto"/>
            <w:bottom w:val="none" w:sz="0" w:space="0" w:color="auto"/>
            <w:right w:val="none" w:sz="0" w:space="0" w:color="auto"/>
          </w:divBdr>
        </w:div>
        <w:div w:id="158279897">
          <w:marLeft w:val="640"/>
          <w:marRight w:val="0"/>
          <w:marTop w:val="0"/>
          <w:marBottom w:val="0"/>
          <w:divBdr>
            <w:top w:val="none" w:sz="0" w:space="0" w:color="auto"/>
            <w:left w:val="none" w:sz="0" w:space="0" w:color="auto"/>
            <w:bottom w:val="none" w:sz="0" w:space="0" w:color="auto"/>
            <w:right w:val="none" w:sz="0" w:space="0" w:color="auto"/>
          </w:divBdr>
        </w:div>
        <w:div w:id="135341868">
          <w:marLeft w:val="640"/>
          <w:marRight w:val="0"/>
          <w:marTop w:val="0"/>
          <w:marBottom w:val="0"/>
          <w:divBdr>
            <w:top w:val="none" w:sz="0" w:space="0" w:color="auto"/>
            <w:left w:val="none" w:sz="0" w:space="0" w:color="auto"/>
            <w:bottom w:val="none" w:sz="0" w:space="0" w:color="auto"/>
            <w:right w:val="none" w:sz="0" w:space="0" w:color="auto"/>
          </w:divBdr>
        </w:div>
        <w:div w:id="102768703">
          <w:marLeft w:val="640"/>
          <w:marRight w:val="0"/>
          <w:marTop w:val="0"/>
          <w:marBottom w:val="0"/>
          <w:divBdr>
            <w:top w:val="none" w:sz="0" w:space="0" w:color="auto"/>
            <w:left w:val="none" w:sz="0" w:space="0" w:color="auto"/>
            <w:bottom w:val="none" w:sz="0" w:space="0" w:color="auto"/>
            <w:right w:val="none" w:sz="0" w:space="0" w:color="auto"/>
          </w:divBdr>
        </w:div>
        <w:div w:id="515577638">
          <w:marLeft w:val="640"/>
          <w:marRight w:val="0"/>
          <w:marTop w:val="0"/>
          <w:marBottom w:val="0"/>
          <w:divBdr>
            <w:top w:val="none" w:sz="0" w:space="0" w:color="auto"/>
            <w:left w:val="none" w:sz="0" w:space="0" w:color="auto"/>
            <w:bottom w:val="none" w:sz="0" w:space="0" w:color="auto"/>
            <w:right w:val="none" w:sz="0" w:space="0" w:color="auto"/>
          </w:divBdr>
        </w:div>
        <w:div w:id="86662268">
          <w:marLeft w:val="640"/>
          <w:marRight w:val="0"/>
          <w:marTop w:val="0"/>
          <w:marBottom w:val="0"/>
          <w:divBdr>
            <w:top w:val="none" w:sz="0" w:space="0" w:color="auto"/>
            <w:left w:val="none" w:sz="0" w:space="0" w:color="auto"/>
            <w:bottom w:val="none" w:sz="0" w:space="0" w:color="auto"/>
            <w:right w:val="none" w:sz="0" w:space="0" w:color="auto"/>
          </w:divBdr>
        </w:div>
        <w:div w:id="1146780884">
          <w:marLeft w:val="640"/>
          <w:marRight w:val="0"/>
          <w:marTop w:val="0"/>
          <w:marBottom w:val="0"/>
          <w:divBdr>
            <w:top w:val="none" w:sz="0" w:space="0" w:color="auto"/>
            <w:left w:val="none" w:sz="0" w:space="0" w:color="auto"/>
            <w:bottom w:val="none" w:sz="0" w:space="0" w:color="auto"/>
            <w:right w:val="none" w:sz="0" w:space="0" w:color="auto"/>
          </w:divBdr>
        </w:div>
      </w:divsChild>
    </w:div>
    <w:div w:id="2017804482">
      <w:bodyDiv w:val="1"/>
      <w:marLeft w:val="0"/>
      <w:marRight w:val="0"/>
      <w:marTop w:val="0"/>
      <w:marBottom w:val="0"/>
      <w:divBdr>
        <w:top w:val="none" w:sz="0" w:space="0" w:color="auto"/>
        <w:left w:val="none" w:sz="0" w:space="0" w:color="auto"/>
        <w:bottom w:val="none" w:sz="0" w:space="0" w:color="auto"/>
        <w:right w:val="none" w:sz="0" w:space="0" w:color="auto"/>
      </w:divBdr>
    </w:div>
    <w:div w:id="2017880325">
      <w:marLeft w:val="640"/>
      <w:marRight w:val="0"/>
      <w:marTop w:val="0"/>
      <w:marBottom w:val="0"/>
      <w:divBdr>
        <w:top w:val="none" w:sz="0" w:space="0" w:color="auto"/>
        <w:left w:val="none" w:sz="0" w:space="0" w:color="auto"/>
        <w:bottom w:val="none" w:sz="0" w:space="0" w:color="auto"/>
        <w:right w:val="none" w:sz="0" w:space="0" w:color="auto"/>
      </w:divBdr>
    </w:div>
    <w:div w:id="2019771077">
      <w:marLeft w:val="480"/>
      <w:marRight w:val="0"/>
      <w:marTop w:val="0"/>
      <w:marBottom w:val="0"/>
      <w:divBdr>
        <w:top w:val="none" w:sz="0" w:space="0" w:color="auto"/>
        <w:left w:val="none" w:sz="0" w:space="0" w:color="auto"/>
        <w:bottom w:val="none" w:sz="0" w:space="0" w:color="auto"/>
        <w:right w:val="none" w:sz="0" w:space="0" w:color="auto"/>
      </w:divBdr>
    </w:div>
    <w:div w:id="2020964005">
      <w:marLeft w:val="480"/>
      <w:marRight w:val="0"/>
      <w:marTop w:val="0"/>
      <w:marBottom w:val="0"/>
      <w:divBdr>
        <w:top w:val="none" w:sz="0" w:space="0" w:color="auto"/>
        <w:left w:val="none" w:sz="0" w:space="0" w:color="auto"/>
        <w:bottom w:val="none" w:sz="0" w:space="0" w:color="auto"/>
        <w:right w:val="none" w:sz="0" w:space="0" w:color="auto"/>
      </w:divBdr>
    </w:div>
    <w:div w:id="2023123304">
      <w:bodyDiv w:val="1"/>
      <w:marLeft w:val="0"/>
      <w:marRight w:val="0"/>
      <w:marTop w:val="0"/>
      <w:marBottom w:val="0"/>
      <w:divBdr>
        <w:top w:val="none" w:sz="0" w:space="0" w:color="auto"/>
        <w:left w:val="none" w:sz="0" w:space="0" w:color="auto"/>
        <w:bottom w:val="none" w:sz="0" w:space="0" w:color="auto"/>
        <w:right w:val="none" w:sz="0" w:space="0" w:color="auto"/>
      </w:divBdr>
    </w:div>
    <w:div w:id="2023848844">
      <w:marLeft w:val="480"/>
      <w:marRight w:val="0"/>
      <w:marTop w:val="0"/>
      <w:marBottom w:val="0"/>
      <w:divBdr>
        <w:top w:val="none" w:sz="0" w:space="0" w:color="auto"/>
        <w:left w:val="none" w:sz="0" w:space="0" w:color="auto"/>
        <w:bottom w:val="none" w:sz="0" w:space="0" w:color="auto"/>
        <w:right w:val="none" w:sz="0" w:space="0" w:color="auto"/>
      </w:divBdr>
    </w:div>
    <w:div w:id="2024166759">
      <w:marLeft w:val="480"/>
      <w:marRight w:val="0"/>
      <w:marTop w:val="0"/>
      <w:marBottom w:val="0"/>
      <w:divBdr>
        <w:top w:val="none" w:sz="0" w:space="0" w:color="auto"/>
        <w:left w:val="none" w:sz="0" w:space="0" w:color="auto"/>
        <w:bottom w:val="none" w:sz="0" w:space="0" w:color="auto"/>
        <w:right w:val="none" w:sz="0" w:space="0" w:color="auto"/>
      </w:divBdr>
    </w:div>
    <w:div w:id="2024936923">
      <w:marLeft w:val="480"/>
      <w:marRight w:val="0"/>
      <w:marTop w:val="0"/>
      <w:marBottom w:val="0"/>
      <w:divBdr>
        <w:top w:val="none" w:sz="0" w:space="0" w:color="auto"/>
        <w:left w:val="none" w:sz="0" w:space="0" w:color="auto"/>
        <w:bottom w:val="none" w:sz="0" w:space="0" w:color="auto"/>
        <w:right w:val="none" w:sz="0" w:space="0" w:color="auto"/>
      </w:divBdr>
    </w:div>
    <w:div w:id="2025860807">
      <w:bodyDiv w:val="1"/>
      <w:marLeft w:val="0"/>
      <w:marRight w:val="0"/>
      <w:marTop w:val="0"/>
      <w:marBottom w:val="0"/>
      <w:divBdr>
        <w:top w:val="none" w:sz="0" w:space="0" w:color="auto"/>
        <w:left w:val="none" w:sz="0" w:space="0" w:color="auto"/>
        <w:bottom w:val="none" w:sz="0" w:space="0" w:color="auto"/>
        <w:right w:val="none" w:sz="0" w:space="0" w:color="auto"/>
      </w:divBdr>
      <w:divsChild>
        <w:div w:id="103810156">
          <w:marLeft w:val="480"/>
          <w:marRight w:val="0"/>
          <w:marTop w:val="0"/>
          <w:marBottom w:val="0"/>
          <w:divBdr>
            <w:top w:val="none" w:sz="0" w:space="0" w:color="auto"/>
            <w:left w:val="none" w:sz="0" w:space="0" w:color="auto"/>
            <w:bottom w:val="none" w:sz="0" w:space="0" w:color="auto"/>
            <w:right w:val="none" w:sz="0" w:space="0" w:color="auto"/>
          </w:divBdr>
        </w:div>
        <w:div w:id="108017932">
          <w:marLeft w:val="480"/>
          <w:marRight w:val="0"/>
          <w:marTop w:val="0"/>
          <w:marBottom w:val="0"/>
          <w:divBdr>
            <w:top w:val="none" w:sz="0" w:space="0" w:color="auto"/>
            <w:left w:val="none" w:sz="0" w:space="0" w:color="auto"/>
            <w:bottom w:val="none" w:sz="0" w:space="0" w:color="auto"/>
            <w:right w:val="none" w:sz="0" w:space="0" w:color="auto"/>
          </w:divBdr>
        </w:div>
        <w:div w:id="140654095">
          <w:marLeft w:val="480"/>
          <w:marRight w:val="0"/>
          <w:marTop w:val="0"/>
          <w:marBottom w:val="0"/>
          <w:divBdr>
            <w:top w:val="none" w:sz="0" w:space="0" w:color="auto"/>
            <w:left w:val="none" w:sz="0" w:space="0" w:color="auto"/>
            <w:bottom w:val="none" w:sz="0" w:space="0" w:color="auto"/>
            <w:right w:val="none" w:sz="0" w:space="0" w:color="auto"/>
          </w:divBdr>
        </w:div>
        <w:div w:id="169375501">
          <w:marLeft w:val="480"/>
          <w:marRight w:val="0"/>
          <w:marTop w:val="0"/>
          <w:marBottom w:val="0"/>
          <w:divBdr>
            <w:top w:val="none" w:sz="0" w:space="0" w:color="auto"/>
            <w:left w:val="none" w:sz="0" w:space="0" w:color="auto"/>
            <w:bottom w:val="none" w:sz="0" w:space="0" w:color="auto"/>
            <w:right w:val="none" w:sz="0" w:space="0" w:color="auto"/>
          </w:divBdr>
        </w:div>
        <w:div w:id="176626449">
          <w:marLeft w:val="480"/>
          <w:marRight w:val="0"/>
          <w:marTop w:val="0"/>
          <w:marBottom w:val="0"/>
          <w:divBdr>
            <w:top w:val="none" w:sz="0" w:space="0" w:color="auto"/>
            <w:left w:val="none" w:sz="0" w:space="0" w:color="auto"/>
            <w:bottom w:val="none" w:sz="0" w:space="0" w:color="auto"/>
            <w:right w:val="none" w:sz="0" w:space="0" w:color="auto"/>
          </w:divBdr>
        </w:div>
        <w:div w:id="321855858">
          <w:marLeft w:val="480"/>
          <w:marRight w:val="0"/>
          <w:marTop w:val="0"/>
          <w:marBottom w:val="0"/>
          <w:divBdr>
            <w:top w:val="none" w:sz="0" w:space="0" w:color="auto"/>
            <w:left w:val="none" w:sz="0" w:space="0" w:color="auto"/>
            <w:bottom w:val="none" w:sz="0" w:space="0" w:color="auto"/>
            <w:right w:val="none" w:sz="0" w:space="0" w:color="auto"/>
          </w:divBdr>
        </w:div>
        <w:div w:id="324209794">
          <w:marLeft w:val="480"/>
          <w:marRight w:val="0"/>
          <w:marTop w:val="0"/>
          <w:marBottom w:val="0"/>
          <w:divBdr>
            <w:top w:val="none" w:sz="0" w:space="0" w:color="auto"/>
            <w:left w:val="none" w:sz="0" w:space="0" w:color="auto"/>
            <w:bottom w:val="none" w:sz="0" w:space="0" w:color="auto"/>
            <w:right w:val="none" w:sz="0" w:space="0" w:color="auto"/>
          </w:divBdr>
        </w:div>
        <w:div w:id="328486839">
          <w:marLeft w:val="480"/>
          <w:marRight w:val="0"/>
          <w:marTop w:val="0"/>
          <w:marBottom w:val="0"/>
          <w:divBdr>
            <w:top w:val="none" w:sz="0" w:space="0" w:color="auto"/>
            <w:left w:val="none" w:sz="0" w:space="0" w:color="auto"/>
            <w:bottom w:val="none" w:sz="0" w:space="0" w:color="auto"/>
            <w:right w:val="none" w:sz="0" w:space="0" w:color="auto"/>
          </w:divBdr>
        </w:div>
        <w:div w:id="367492418">
          <w:marLeft w:val="480"/>
          <w:marRight w:val="0"/>
          <w:marTop w:val="0"/>
          <w:marBottom w:val="0"/>
          <w:divBdr>
            <w:top w:val="none" w:sz="0" w:space="0" w:color="auto"/>
            <w:left w:val="none" w:sz="0" w:space="0" w:color="auto"/>
            <w:bottom w:val="none" w:sz="0" w:space="0" w:color="auto"/>
            <w:right w:val="none" w:sz="0" w:space="0" w:color="auto"/>
          </w:divBdr>
        </w:div>
        <w:div w:id="371005019">
          <w:marLeft w:val="480"/>
          <w:marRight w:val="0"/>
          <w:marTop w:val="0"/>
          <w:marBottom w:val="0"/>
          <w:divBdr>
            <w:top w:val="none" w:sz="0" w:space="0" w:color="auto"/>
            <w:left w:val="none" w:sz="0" w:space="0" w:color="auto"/>
            <w:bottom w:val="none" w:sz="0" w:space="0" w:color="auto"/>
            <w:right w:val="none" w:sz="0" w:space="0" w:color="auto"/>
          </w:divBdr>
        </w:div>
        <w:div w:id="390999433">
          <w:marLeft w:val="480"/>
          <w:marRight w:val="0"/>
          <w:marTop w:val="0"/>
          <w:marBottom w:val="0"/>
          <w:divBdr>
            <w:top w:val="none" w:sz="0" w:space="0" w:color="auto"/>
            <w:left w:val="none" w:sz="0" w:space="0" w:color="auto"/>
            <w:bottom w:val="none" w:sz="0" w:space="0" w:color="auto"/>
            <w:right w:val="none" w:sz="0" w:space="0" w:color="auto"/>
          </w:divBdr>
        </w:div>
        <w:div w:id="536435524">
          <w:marLeft w:val="480"/>
          <w:marRight w:val="0"/>
          <w:marTop w:val="0"/>
          <w:marBottom w:val="0"/>
          <w:divBdr>
            <w:top w:val="none" w:sz="0" w:space="0" w:color="auto"/>
            <w:left w:val="none" w:sz="0" w:space="0" w:color="auto"/>
            <w:bottom w:val="none" w:sz="0" w:space="0" w:color="auto"/>
            <w:right w:val="none" w:sz="0" w:space="0" w:color="auto"/>
          </w:divBdr>
        </w:div>
        <w:div w:id="543175966">
          <w:marLeft w:val="480"/>
          <w:marRight w:val="0"/>
          <w:marTop w:val="0"/>
          <w:marBottom w:val="0"/>
          <w:divBdr>
            <w:top w:val="none" w:sz="0" w:space="0" w:color="auto"/>
            <w:left w:val="none" w:sz="0" w:space="0" w:color="auto"/>
            <w:bottom w:val="none" w:sz="0" w:space="0" w:color="auto"/>
            <w:right w:val="none" w:sz="0" w:space="0" w:color="auto"/>
          </w:divBdr>
        </w:div>
        <w:div w:id="618151620">
          <w:marLeft w:val="480"/>
          <w:marRight w:val="0"/>
          <w:marTop w:val="0"/>
          <w:marBottom w:val="0"/>
          <w:divBdr>
            <w:top w:val="none" w:sz="0" w:space="0" w:color="auto"/>
            <w:left w:val="none" w:sz="0" w:space="0" w:color="auto"/>
            <w:bottom w:val="none" w:sz="0" w:space="0" w:color="auto"/>
            <w:right w:val="none" w:sz="0" w:space="0" w:color="auto"/>
          </w:divBdr>
        </w:div>
        <w:div w:id="623804042">
          <w:marLeft w:val="480"/>
          <w:marRight w:val="0"/>
          <w:marTop w:val="0"/>
          <w:marBottom w:val="0"/>
          <w:divBdr>
            <w:top w:val="none" w:sz="0" w:space="0" w:color="auto"/>
            <w:left w:val="none" w:sz="0" w:space="0" w:color="auto"/>
            <w:bottom w:val="none" w:sz="0" w:space="0" w:color="auto"/>
            <w:right w:val="none" w:sz="0" w:space="0" w:color="auto"/>
          </w:divBdr>
        </w:div>
        <w:div w:id="773941405">
          <w:marLeft w:val="480"/>
          <w:marRight w:val="0"/>
          <w:marTop w:val="0"/>
          <w:marBottom w:val="0"/>
          <w:divBdr>
            <w:top w:val="none" w:sz="0" w:space="0" w:color="auto"/>
            <w:left w:val="none" w:sz="0" w:space="0" w:color="auto"/>
            <w:bottom w:val="none" w:sz="0" w:space="0" w:color="auto"/>
            <w:right w:val="none" w:sz="0" w:space="0" w:color="auto"/>
          </w:divBdr>
        </w:div>
        <w:div w:id="844397631">
          <w:marLeft w:val="480"/>
          <w:marRight w:val="0"/>
          <w:marTop w:val="0"/>
          <w:marBottom w:val="0"/>
          <w:divBdr>
            <w:top w:val="none" w:sz="0" w:space="0" w:color="auto"/>
            <w:left w:val="none" w:sz="0" w:space="0" w:color="auto"/>
            <w:bottom w:val="none" w:sz="0" w:space="0" w:color="auto"/>
            <w:right w:val="none" w:sz="0" w:space="0" w:color="auto"/>
          </w:divBdr>
        </w:div>
        <w:div w:id="853300875">
          <w:marLeft w:val="480"/>
          <w:marRight w:val="0"/>
          <w:marTop w:val="0"/>
          <w:marBottom w:val="0"/>
          <w:divBdr>
            <w:top w:val="none" w:sz="0" w:space="0" w:color="auto"/>
            <w:left w:val="none" w:sz="0" w:space="0" w:color="auto"/>
            <w:bottom w:val="none" w:sz="0" w:space="0" w:color="auto"/>
            <w:right w:val="none" w:sz="0" w:space="0" w:color="auto"/>
          </w:divBdr>
        </w:div>
        <w:div w:id="900020183">
          <w:marLeft w:val="480"/>
          <w:marRight w:val="0"/>
          <w:marTop w:val="0"/>
          <w:marBottom w:val="0"/>
          <w:divBdr>
            <w:top w:val="none" w:sz="0" w:space="0" w:color="auto"/>
            <w:left w:val="none" w:sz="0" w:space="0" w:color="auto"/>
            <w:bottom w:val="none" w:sz="0" w:space="0" w:color="auto"/>
            <w:right w:val="none" w:sz="0" w:space="0" w:color="auto"/>
          </w:divBdr>
        </w:div>
        <w:div w:id="942961643">
          <w:marLeft w:val="480"/>
          <w:marRight w:val="0"/>
          <w:marTop w:val="0"/>
          <w:marBottom w:val="0"/>
          <w:divBdr>
            <w:top w:val="none" w:sz="0" w:space="0" w:color="auto"/>
            <w:left w:val="none" w:sz="0" w:space="0" w:color="auto"/>
            <w:bottom w:val="none" w:sz="0" w:space="0" w:color="auto"/>
            <w:right w:val="none" w:sz="0" w:space="0" w:color="auto"/>
          </w:divBdr>
        </w:div>
        <w:div w:id="1011687609">
          <w:marLeft w:val="480"/>
          <w:marRight w:val="0"/>
          <w:marTop w:val="0"/>
          <w:marBottom w:val="0"/>
          <w:divBdr>
            <w:top w:val="none" w:sz="0" w:space="0" w:color="auto"/>
            <w:left w:val="none" w:sz="0" w:space="0" w:color="auto"/>
            <w:bottom w:val="none" w:sz="0" w:space="0" w:color="auto"/>
            <w:right w:val="none" w:sz="0" w:space="0" w:color="auto"/>
          </w:divBdr>
        </w:div>
        <w:div w:id="1022246820">
          <w:marLeft w:val="480"/>
          <w:marRight w:val="0"/>
          <w:marTop w:val="0"/>
          <w:marBottom w:val="0"/>
          <w:divBdr>
            <w:top w:val="none" w:sz="0" w:space="0" w:color="auto"/>
            <w:left w:val="none" w:sz="0" w:space="0" w:color="auto"/>
            <w:bottom w:val="none" w:sz="0" w:space="0" w:color="auto"/>
            <w:right w:val="none" w:sz="0" w:space="0" w:color="auto"/>
          </w:divBdr>
        </w:div>
        <w:div w:id="1052920064">
          <w:marLeft w:val="480"/>
          <w:marRight w:val="0"/>
          <w:marTop w:val="0"/>
          <w:marBottom w:val="0"/>
          <w:divBdr>
            <w:top w:val="none" w:sz="0" w:space="0" w:color="auto"/>
            <w:left w:val="none" w:sz="0" w:space="0" w:color="auto"/>
            <w:bottom w:val="none" w:sz="0" w:space="0" w:color="auto"/>
            <w:right w:val="none" w:sz="0" w:space="0" w:color="auto"/>
          </w:divBdr>
        </w:div>
        <w:div w:id="1053580731">
          <w:marLeft w:val="480"/>
          <w:marRight w:val="0"/>
          <w:marTop w:val="0"/>
          <w:marBottom w:val="0"/>
          <w:divBdr>
            <w:top w:val="none" w:sz="0" w:space="0" w:color="auto"/>
            <w:left w:val="none" w:sz="0" w:space="0" w:color="auto"/>
            <w:bottom w:val="none" w:sz="0" w:space="0" w:color="auto"/>
            <w:right w:val="none" w:sz="0" w:space="0" w:color="auto"/>
          </w:divBdr>
        </w:div>
        <w:div w:id="1105033073">
          <w:marLeft w:val="480"/>
          <w:marRight w:val="0"/>
          <w:marTop w:val="0"/>
          <w:marBottom w:val="0"/>
          <w:divBdr>
            <w:top w:val="none" w:sz="0" w:space="0" w:color="auto"/>
            <w:left w:val="none" w:sz="0" w:space="0" w:color="auto"/>
            <w:bottom w:val="none" w:sz="0" w:space="0" w:color="auto"/>
            <w:right w:val="none" w:sz="0" w:space="0" w:color="auto"/>
          </w:divBdr>
        </w:div>
        <w:div w:id="1113551960">
          <w:marLeft w:val="480"/>
          <w:marRight w:val="0"/>
          <w:marTop w:val="0"/>
          <w:marBottom w:val="0"/>
          <w:divBdr>
            <w:top w:val="none" w:sz="0" w:space="0" w:color="auto"/>
            <w:left w:val="none" w:sz="0" w:space="0" w:color="auto"/>
            <w:bottom w:val="none" w:sz="0" w:space="0" w:color="auto"/>
            <w:right w:val="none" w:sz="0" w:space="0" w:color="auto"/>
          </w:divBdr>
        </w:div>
        <w:div w:id="1154420395">
          <w:marLeft w:val="480"/>
          <w:marRight w:val="0"/>
          <w:marTop w:val="0"/>
          <w:marBottom w:val="0"/>
          <w:divBdr>
            <w:top w:val="none" w:sz="0" w:space="0" w:color="auto"/>
            <w:left w:val="none" w:sz="0" w:space="0" w:color="auto"/>
            <w:bottom w:val="none" w:sz="0" w:space="0" w:color="auto"/>
            <w:right w:val="none" w:sz="0" w:space="0" w:color="auto"/>
          </w:divBdr>
        </w:div>
        <w:div w:id="1164126912">
          <w:marLeft w:val="480"/>
          <w:marRight w:val="0"/>
          <w:marTop w:val="0"/>
          <w:marBottom w:val="0"/>
          <w:divBdr>
            <w:top w:val="none" w:sz="0" w:space="0" w:color="auto"/>
            <w:left w:val="none" w:sz="0" w:space="0" w:color="auto"/>
            <w:bottom w:val="none" w:sz="0" w:space="0" w:color="auto"/>
            <w:right w:val="none" w:sz="0" w:space="0" w:color="auto"/>
          </w:divBdr>
        </w:div>
        <w:div w:id="1208564627">
          <w:marLeft w:val="480"/>
          <w:marRight w:val="0"/>
          <w:marTop w:val="0"/>
          <w:marBottom w:val="0"/>
          <w:divBdr>
            <w:top w:val="none" w:sz="0" w:space="0" w:color="auto"/>
            <w:left w:val="none" w:sz="0" w:space="0" w:color="auto"/>
            <w:bottom w:val="none" w:sz="0" w:space="0" w:color="auto"/>
            <w:right w:val="none" w:sz="0" w:space="0" w:color="auto"/>
          </w:divBdr>
        </w:div>
        <w:div w:id="1278371064">
          <w:marLeft w:val="480"/>
          <w:marRight w:val="0"/>
          <w:marTop w:val="0"/>
          <w:marBottom w:val="0"/>
          <w:divBdr>
            <w:top w:val="none" w:sz="0" w:space="0" w:color="auto"/>
            <w:left w:val="none" w:sz="0" w:space="0" w:color="auto"/>
            <w:bottom w:val="none" w:sz="0" w:space="0" w:color="auto"/>
            <w:right w:val="none" w:sz="0" w:space="0" w:color="auto"/>
          </w:divBdr>
        </w:div>
        <w:div w:id="1341274929">
          <w:marLeft w:val="480"/>
          <w:marRight w:val="0"/>
          <w:marTop w:val="0"/>
          <w:marBottom w:val="0"/>
          <w:divBdr>
            <w:top w:val="none" w:sz="0" w:space="0" w:color="auto"/>
            <w:left w:val="none" w:sz="0" w:space="0" w:color="auto"/>
            <w:bottom w:val="none" w:sz="0" w:space="0" w:color="auto"/>
            <w:right w:val="none" w:sz="0" w:space="0" w:color="auto"/>
          </w:divBdr>
        </w:div>
        <w:div w:id="1350371081">
          <w:marLeft w:val="480"/>
          <w:marRight w:val="0"/>
          <w:marTop w:val="0"/>
          <w:marBottom w:val="0"/>
          <w:divBdr>
            <w:top w:val="none" w:sz="0" w:space="0" w:color="auto"/>
            <w:left w:val="none" w:sz="0" w:space="0" w:color="auto"/>
            <w:bottom w:val="none" w:sz="0" w:space="0" w:color="auto"/>
            <w:right w:val="none" w:sz="0" w:space="0" w:color="auto"/>
          </w:divBdr>
        </w:div>
        <w:div w:id="1375928872">
          <w:marLeft w:val="480"/>
          <w:marRight w:val="0"/>
          <w:marTop w:val="0"/>
          <w:marBottom w:val="0"/>
          <w:divBdr>
            <w:top w:val="none" w:sz="0" w:space="0" w:color="auto"/>
            <w:left w:val="none" w:sz="0" w:space="0" w:color="auto"/>
            <w:bottom w:val="none" w:sz="0" w:space="0" w:color="auto"/>
            <w:right w:val="none" w:sz="0" w:space="0" w:color="auto"/>
          </w:divBdr>
        </w:div>
        <w:div w:id="1441756101">
          <w:marLeft w:val="480"/>
          <w:marRight w:val="0"/>
          <w:marTop w:val="0"/>
          <w:marBottom w:val="0"/>
          <w:divBdr>
            <w:top w:val="none" w:sz="0" w:space="0" w:color="auto"/>
            <w:left w:val="none" w:sz="0" w:space="0" w:color="auto"/>
            <w:bottom w:val="none" w:sz="0" w:space="0" w:color="auto"/>
            <w:right w:val="none" w:sz="0" w:space="0" w:color="auto"/>
          </w:divBdr>
        </w:div>
        <w:div w:id="1473982459">
          <w:marLeft w:val="480"/>
          <w:marRight w:val="0"/>
          <w:marTop w:val="0"/>
          <w:marBottom w:val="0"/>
          <w:divBdr>
            <w:top w:val="none" w:sz="0" w:space="0" w:color="auto"/>
            <w:left w:val="none" w:sz="0" w:space="0" w:color="auto"/>
            <w:bottom w:val="none" w:sz="0" w:space="0" w:color="auto"/>
            <w:right w:val="none" w:sz="0" w:space="0" w:color="auto"/>
          </w:divBdr>
        </w:div>
        <w:div w:id="1583955368">
          <w:marLeft w:val="480"/>
          <w:marRight w:val="0"/>
          <w:marTop w:val="0"/>
          <w:marBottom w:val="0"/>
          <w:divBdr>
            <w:top w:val="none" w:sz="0" w:space="0" w:color="auto"/>
            <w:left w:val="none" w:sz="0" w:space="0" w:color="auto"/>
            <w:bottom w:val="none" w:sz="0" w:space="0" w:color="auto"/>
            <w:right w:val="none" w:sz="0" w:space="0" w:color="auto"/>
          </w:divBdr>
        </w:div>
        <w:div w:id="1679500635">
          <w:marLeft w:val="480"/>
          <w:marRight w:val="0"/>
          <w:marTop w:val="0"/>
          <w:marBottom w:val="0"/>
          <w:divBdr>
            <w:top w:val="none" w:sz="0" w:space="0" w:color="auto"/>
            <w:left w:val="none" w:sz="0" w:space="0" w:color="auto"/>
            <w:bottom w:val="none" w:sz="0" w:space="0" w:color="auto"/>
            <w:right w:val="none" w:sz="0" w:space="0" w:color="auto"/>
          </w:divBdr>
        </w:div>
        <w:div w:id="1739862544">
          <w:marLeft w:val="480"/>
          <w:marRight w:val="0"/>
          <w:marTop w:val="0"/>
          <w:marBottom w:val="0"/>
          <w:divBdr>
            <w:top w:val="none" w:sz="0" w:space="0" w:color="auto"/>
            <w:left w:val="none" w:sz="0" w:space="0" w:color="auto"/>
            <w:bottom w:val="none" w:sz="0" w:space="0" w:color="auto"/>
            <w:right w:val="none" w:sz="0" w:space="0" w:color="auto"/>
          </w:divBdr>
        </w:div>
        <w:div w:id="1746876130">
          <w:marLeft w:val="480"/>
          <w:marRight w:val="0"/>
          <w:marTop w:val="0"/>
          <w:marBottom w:val="0"/>
          <w:divBdr>
            <w:top w:val="none" w:sz="0" w:space="0" w:color="auto"/>
            <w:left w:val="none" w:sz="0" w:space="0" w:color="auto"/>
            <w:bottom w:val="none" w:sz="0" w:space="0" w:color="auto"/>
            <w:right w:val="none" w:sz="0" w:space="0" w:color="auto"/>
          </w:divBdr>
        </w:div>
        <w:div w:id="1751000884">
          <w:marLeft w:val="480"/>
          <w:marRight w:val="0"/>
          <w:marTop w:val="0"/>
          <w:marBottom w:val="0"/>
          <w:divBdr>
            <w:top w:val="none" w:sz="0" w:space="0" w:color="auto"/>
            <w:left w:val="none" w:sz="0" w:space="0" w:color="auto"/>
            <w:bottom w:val="none" w:sz="0" w:space="0" w:color="auto"/>
            <w:right w:val="none" w:sz="0" w:space="0" w:color="auto"/>
          </w:divBdr>
        </w:div>
        <w:div w:id="1771390900">
          <w:marLeft w:val="480"/>
          <w:marRight w:val="0"/>
          <w:marTop w:val="0"/>
          <w:marBottom w:val="0"/>
          <w:divBdr>
            <w:top w:val="none" w:sz="0" w:space="0" w:color="auto"/>
            <w:left w:val="none" w:sz="0" w:space="0" w:color="auto"/>
            <w:bottom w:val="none" w:sz="0" w:space="0" w:color="auto"/>
            <w:right w:val="none" w:sz="0" w:space="0" w:color="auto"/>
          </w:divBdr>
        </w:div>
        <w:div w:id="1829516931">
          <w:marLeft w:val="480"/>
          <w:marRight w:val="0"/>
          <w:marTop w:val="0"/>
          <w:marBottom w:val="0"/>
          <w:divBdr>
            <w:top w:val="none" w:sz="0" w:space="0" w:color="auto"/>
            <w:left w:val="none" w:sz="0" w:space="0" w:color="auto"/>
            <w:bottom w:val="none" w:sz="0" w:space="0" w:color="auto"/>
            <w:right w:val="none" w:sz="0" w:space="0" w:color="auto"/>
          </w:divBdr>
        </w:div>
        <w:div w:id="1905800579">
          <w:marLeft w:val="480"/>
          <w:marRight w:val="0"/>
          <w:marTop w:val="0"/>
          <w:marBottom w:val="0"/>
          <w:divBdr>
            <w:top w:val="none" w:sz="0" w:space="0" w:color="auto"/>
            <w:left w:val="none" w:sz="0" w:space="0" w:color="auto"/>
            <w:bottom w:val="none" w:sz="0" w:space="0" w:color="auto"/>
            <w:right w:val="none" w:sz="0" w:space="0" w:color="auto"/>
          </w:divBdr>
        </w:div>
        <w:div w:id="1911500000">
          <w:marLeft w:val="480"/>
          <w:marRight w:val="0"/>
          <w:marTop w:val="0"/>
          <w:marBottom w:val="0"/>
          <w:divBdr>
            <w:top w:val="none" w:sz="0" w:space="0" w:color="auto"/>
            <w:left w:val="none" w:sz="0" w:space="0" w:color="auto"/>
            <w:bottom w:val="none" w:sz="0" w:space="0" w:color="auto"/>
            <w:right w:val="none" w:sz="0" w:space="0" w:color="auto"/>
          </w:divBdr>
        </w:div>
        <w:div w:id="1915236797">
          <w:marLeft w:val="480"/>
          <w:marRight w:val="0"/>
          <w:marTop w:val="0"/>
          <w:marBottom w:val="0"/>
          <w:divBdr>
            <w:top w:val="none" w:sz="0" w:space="0" w:color="auto"/>
            <w:left w:val="none" w:sz="0" w:space="0" w:color="auto"/>
            <w:bottom w:val="none" w:sz="0" w:space="0" w:color="auto"/>
            <w:right w:val="none" w:sz="0" w:space="0" w:color="auto"/>
          </w:divBdr>
        </w:div>
        <w:div w:id="1937328474">
          <w:marLeft w:val="480"/>
          <w:marRight w:val="0"/>
          <w:marTop w:val="0"/>
          <w:marBottom w:val="0"/>
          <w:divBdr>
            <w:top w:val="none" w:sz="0" w:space="0" w:color="auto"/>
            <w:left w:val="none" w:sz="0" w:space="0" w:color="auto"/>
            <w:bottom w:val="none" w:sz="0" w:space="0" w:color="auto"/>
            <w:right w:val="none" w:sz="0" w:space="0" w:color="auto"/>
          </w:divBdr>
        </w:div>
        <w:div w:id="1963072010">
          <w:marLeft w:val="480"/>
          <w:marRight w:val="0"/>
          <w:marTop w:val="0"/>
          <w:marBottom w:val="0"/>
          <w:divBdr>
            <w:top w:val="none" w:sz="0" w:space="0" w:color="auto"/>
            <w:left w:val="none" w:sz="0" w:space="0" w:color="auto"/>
            <w:bottom w:val="none" w:sz="0" w:space="0" w:color="auto"/>
            <w:right w:val="none" w:sz="0" w:space="0" w:color="auto"/>
          </w:divBdr>
        </w:div>
        <w:div w:id="1995836434">
          <w:marLeft w:val="480"/>
          <w:marRight w:val="0"/>
          <w:marTop w:val="0"/>
          <w:marBottom w:val="0"/>
          <w:divBdr>
            <w:top w:val="none" w:sz="0" w:space="0" w:color="auto"/>
            <w:left w:val="none" w:sz="0" w:space="0" w:color="auto"/>
            <w:bottom w:val="none" w:sz="0" w:space="0" w:color="auto"/>
            <w:right w:val="none" w:sz="0" w:space="0" w:color="auto"/>
          </w:divBdr>
        </w:div>
        <w:div w:id="2040861741">
          <w:marLeft w:val="480"/>
          <w:marRight w:val="0"/>
          <w:marTop w:val="0"/>
          <w:marBottom w:val="0"/>
          <w:divBdr>
            <w:top w:val="none" w:sz="0" w:space="0" w:color="auto"/>
            <w:left w:val="none" w:sz="0" w:space="0" w:color="auto"/>
            <w:bottom w:val="none" w:sz="0" w:space="0" w:color="auto"/>
            <w:right w:val="none" w:sz="0" w:space="0" w:color="auto"/>
          </w:divBdr>
        </w:div>
        <w:div w:id="2078743106">
          <w:marLeft w:val="480"/>
          <w:marRight w:val="0"/>
          <w:marTop w:val="0"/>
          <w:marBottom w:val="0"/>
          <w:divBdr>
            <w:top w:val="none" w:sz="0" w:space="0" w:color="auto"/>
            <w:left w:val="none" w:sz="0" w:space="0" w:color="auto"/>
            <w:bottom w:val="none" w:sz="0" w:space="0" w:color="auto"/>
            <w:right w:val="none" w:sz="0" w:space="0" w:color="auto"/>
          </w:divBdr>
        </w:div>
        <w:div w:id="2081442254">
          <w:marLeft w:val="480"/>
          <w:marRight w:val="0"/>
          <w:marTop w:val="0"/>
          <w:marBottom w:val="0"/>
          <w:divBdr>
            <w:top w:val="none" w:sz="0" w:space="0" w:color="auto"/>
            <w:left w:val="none" w:sz="0" w:space="0" w:color="auto"/>
            <w:bottom w:val="none" w:sz="0" w:space="0" w:color="auto"/>
            <w:right w:val="none" w:sz="0" w:space="0" w:color="auto"/>
          </w:divBdr>
        </w:div>
      </w:divsChild>
    </w:div>
    <w:div w:id="2026250422">
      <w:marLeft w:val="480"/>
      <w:marRight w:val="0"/>
      <w:marTop w:val="0"/>
      <w:marBottom w:val="0"/>
      <w:divBdr>
        <w:top w:val="none" w:sz="0" w:space="0" w:color="auto"/>
        <w:left w:val="none" w:sz="0" w:space="0" w:color="auto"/>
        <w:bottom w:val="none" w:sz="0" w:space="0" w:color="auto"/>
        <w:right w:val="none" w:sz="0" w:space="0" w:color="auto"/>
      </w:divBdr>
    </w:div>
    <w:div w:id="2026394242">
      <w:bodyDiv w:val="1"/>
      <w:marLeft w:val="0"/>
      <w:marRight w:val="0"/>
      <w:marTop w:val="0"/>
      <w:marBottom w:val="0"/>
      <w:divBdr>
        <w:top w:val="none" w:sz="0" w:space="0" w:color="auto"/>
        <w:left w:val="none" w:sz="0" w:space="0" w:color="auto"/>
        <w:bottom w:val="none" w:sz="0" w:space="0" w:color="auto"/>
        <w:right w:val="none" w:sz="0" w:space="0" w:color="auto"/>
      </w:divBdr>
      <w:divsChild>
        <w:div w:id="1647659500">
          <w:marLeft w:val="640"/>
          <w:marRight w:val="0"/>
          <w:marTop w:val="0"/>
          <w:marBottom w:val="0"/>
          <w:divBdr>
            <w:top w:val="none" w:sz="0" w:space="0" w:color="auto"/>
            <w:left w:val="none" w:sz="0" w:space="0" w:color="auto"/>
            <w:bottom w:val="none" w:sz="0" w:space="0" w:color="auto"/>
            <w:right w:val="none" w:sz="0" w:space="0" w:color="auto"/>
          </w:divBdr>
        </w:div>
        <w:div w:id="810370731">
          <w:marLeft w:val="640"/>
          <w:marRight w:val="0"/>
          <w:marTop w:val="0"/>
          <w:marBottom w:val="0"/>
          <w:divBdr>
            <w:top w:val="none" w:sz="0" w:space="0" w:color="auto"/>
            <w:left w:val="none" w:sz="0" w:space="0" w:color="auto"/>
            <w:bottom w:val="none" w:sz="0" w:space="0" w:color="auto"/>
            <w:right w:val="none" w:sz="0" w:space="0" w:color="auto"/>
          </w:divBdr>
        </w:div>
        <w:div w:id="351761648">
          <w:marLeft w:val="640"/>
          <w:marRight w:val="0"/>
          <w:marTop w:val="0"/>
          <w:marBottom w:val="0"/>
          <w:divBdr>
            <w:top w:val="none" w:sz="0" w:space="0" w:color="auto"/>
            <w:left w:val="none" w:sz="0" w:space="0" w:color="auto"/>
            <w:bottom w:val="none" w:sz="0" w:space="0" w:color="auto"/>
            <w:right w:val="none" w:sz="0" w:space="0" w:color="auto"/>
          </w:divBdr>
        </w:div>
        <w:div w:id="1317563008">
          <w:marLeft w:val="640"/>
          <w:marRight w:val="0"/>
          <w:marTop w:val="0"/>
          <w:marBottom w:val="0"/>
          <w:divBdr>
            <w:top w:val="none" w:sz="0" w:space="0" w:color="auto"/>
            <w:left w:val="none" w:sz="0" w:space="0" w:color="auto"/>
            <w:bottom w:val="none" w:sz="0" w:space="0" w:color="auto"/>
            <w:right w:val="none" w:sz="0" w:space="0" w:color="auto"/>
          </w:divBdr>
        </w:div>
        <w:div w:id="375199983">
          <w:marLeft w:val="640"/>
          <w:marRight w:val="0"/>
          <w:marTop w:val="0"/>
          <w:marBottom w:val="0"/>
          <w:divBdr>
            <w:top w:val="none" w:sz="0" w:space="0" w:color="auto"/>
            <w:left w:val="none" w:sz="0" w:space="0" w:color="auto"/>
            <w:bottom w:val="none" w:sz="0" w:space="0" w:color="auto"/>
            <w:right w:val="none" w:sz="0" w:space="0" w:color="auto"/>
          </w:divBdr>
        </w:div>
        <w:div w:id="49576421">
          <w:marLeft w:val="640"/>
          <w:marRight w:val="0"/>
          <w:marTop w:val="0"/>
          <w:marBottom w:val="0"/>
          <w:divBdr>
            <w:top w:val="none" w:sz="0" w:space="0" w:color="auto"/>
            <w:left w:val="none" w:sz="0" w:space="0" w:color="auto"/>
            <w:bottom w:val="none" w:sz="0" w:space="0" w:color="auto"/>
            <w:right w:val="none" w:sz="0" w:space="0" w:color="auto"/>
          </w:divBdr>
        </w:div>
        <w:div w:id="731580792">
          <w:marLeft w:val="640"/>
          <w:marRight w:val="0"/>
          <w:marTop w:val="0"/>
          <w:marBottom w:val="0"/>
          <w:divBdr>
            <w:top w:val="none" w:sz="0" w:space="0" w:color="auto"/>
            <w:left w:val="none" w:sz="0" w:space="0" w:color="auto"/>
            <w:bottom w:val="none" w:sz="0" w:space="0" w:color="auto"/>
            <w:right w:val="none" w:sz="0" w:space="0" w:color="auto"/>
          </w:divBdr>
        </w:div>
        <w:div w:id="1490830227">
          <w:marLeft w:val="640"/>
          <w:marRight w:val="0"/>
          <w:marTop w:val="0"/>
          <w:marBottom w:val="0"/>
          <w:divBdr>
            <w:top w:val="none" w:sz="0" w:space="0" w:color="auto"/>
            <w:left w:val="none" w:sz="0" w:space="0" w:color="auto"/>
            <w:bottom w:val="none" w:sz="0" w:space="0" w:color="auto"/>
            <w:right w:val="none" w:sz="0" w:space="0" w:color="auto"/>
          </w:divBdr>
        </w:div>
        <w:div w:id="245187129">
          <w:marLeft w:val="640"/>
          <w:marRight w:val="0"/>
          <w:marTop w:val="0"/>
          <w:marBottom w:val="0"/>
          <w:divBdr>
            <w:top w:val="none" w:sz="0" w:space="0" w:color="auto"/>
            <w:left w:val="none" w:sz="0" w:space="0" w:color="auto"/>
            <w:bottom w:val="none" w:sz="0" w:space="0" w:color="auto"/>
            <w:right w:val="none" w:sz="0" w:space="0" w:color="auto"/>
          </w:divBdr>
        </w:div>
        <w:div w:id="2013489777">
          <w:marLeft w:val="640"/>
          <w:marRight w:val="0"/>
          <w:marTop w:val="0"/>
          <w:marBottom w:val="0"/>
          <w:divBdr>
            <w:top w:val="none" w:sz="0" w:space="0" w:color="auto"/>
            <w:left w:val="none" w:sz="0" w:space="0" w:color="auto"/>
            <w:bottom w:val="none" w:sz="0" w:space="0" w:color="auto"/>
            <w:right w:val="none" w:sz="0" w:space="0" w:color="auto"/>
          </w:divBdr>
        </w:div>
        <w:div w:id="530342190">
          <w:marLeft w:val="640"/>
          <w:marRight w:val="0"/>
          <w:marTop w:val="0"/>
          <w:marBottom w:val="0"/>
          <w:divBdr>
            <w:top w:val="none" w:sz="0" w:space="0" w:color="auto"/>
            <w:left w:val="none" w:sz="0" w:space="0" w:color="auto"/>
            <w:bottom w:val="none" w:sz="0" w:space="0" w:color="auto"/>
            <w:right w:val="none" w:sz="0" w:space="0" w:color="auto"/>
          </w:divBdr>
        </w:div>
        <w:div w:id="1692994141">
          <w:marLeft w:val="640"/>
          <w:marRight w:val="0"/>
          <w:marTop w:val="0"/>
          <w:marBottom w:val="0"/>
          <w:divBdr>
            <w:top w:val="none" w:sz="0" w:space="0" w:color="auto"/>
            <w:left w:val="none" w:sz="0" w:space="0" w:color="auto"/>
            <w:bottom w:val="none" w:sz="0" w:space="0" w:color="auto"/>
            <w:right w:val="none" w:sz="0" w:space="0" w:color="auto"/>
          </w:divBdr>
        </w:div>
        <w:div w:id="700203921">
          <w:marLeft w:val="640"/>
          <w:marRight w:val="0"/>
          <w:marTop w:val="0"/>
          <w:marBottom w:val="0"/>
          <w:divBdr>
            <w:top w:val="none" w:sz="0" w:space="0" w:color="auto"/>
            <w:left w:val="none" w:sz="0" w:space="0" w:color="auto"/>
            <w:bottom w:val="none" w:sz="0" w:space="0" w:color="auto"/>
            <w:right w:val="none" w:sz="0" w:space="0" w:color="auto"/>
          </w:divBdr>
        </w:div>
        <w:div w:id="1975141116">
          <w:marLeft w:val="640"/>
          <w:marRight w:val="0"/>
          <w:marTop w:val="0"/>
          <w:marBottom w:val="0"/>
          <w:divBdr>
            <w:top w:val="none" w:sz="0" w:space="0" w:color="auto"/>
            <w:left w:val="none" w:sz="0" w:space="0" w:color="auto"/>
            <w:bottom w:val="none" w:sz="0" w:space="0" w:color="auto"/>
            <w:right w:val="none" w:sz="0" w:space="0" w:color="auto"/>
          </w:divBdr>
        </w:div>
        <w:div w:id="692615490">
          <w:marLeft w:val="640"/>
          <w:marRight w:val="0"/>
          <w:marTop w:val="0"/>
          <w:marBottom w:val="0"/>
          <w:divBdr>
            <w:top w:val="none" w:sz="0" w:space="0" w:color="auto"/>
            <w:left w:val="none" w:sz="0" w:space="0" w:color="auto"/>
            <w:bottom w:val="none" w:sz="0" w:space="0" w:color="auto"/>
            <w:right w:val="none" w:sz="0" w:space="0" w:color="auto"/>
          </w:divBdr>
        </w:div>
        <w:div w:id="1270745177">
          <w:marLeft w:val="640"/>
          <w:marRight w:val="0"/>
          <w:marTop w:val="0"/>
          <w:marBottom w:val="0"/>
          <w:divBdr>
            <w:top w:val="none" w:sz="0" w:space="0" w:color="auto"/>
            <w:left w:val="none" w:sz="0" w:space="0" w:color="auto"/>
            <w:bottom w:val="none" w:sz="0" w:space="0" w:color="auto"/>
            <w:right w:val="none" w:sz="0" w:space="0" w:color="auto"/>
          </w:divBdr>
        </w:div>
        <w:div w:id="588124714">
          <w:marLeft w:val="640"/>
          <w:marRight w:val="0"/>
          <w:marTop w:val="0"/>
          <w:marBottom w:val="0"/>
          <w:divBdr>
            <w:top w:val="none" w:sz="0" w:space="0" w:color="auto"/>
            <w:left w:val="none" w:sz="0" w:space="0" w:color="auto"/>
            <w:bottom w:val="none" w:sz="0" w:space="0" w:color="auto"/>
            <w:right w:val="none" w:sz="0" w:space="0" w:color="auto"/>
          </w:divBdr>
        </w:div>
        <w:div w:id="363335011">
          <w:marLeft w:val="640"/>
          <w:marRight w:val="0"/>
          <w:marTop w:val="0"/>
          <w:marBottom w:val="0"/>
          <w:divBdr>
            <w:top w:val="none" w:sz="0" w:space="0" w:color="auto"/>
            <w:left w:val="none" w:sz="0" w:space="0" w:color="auto"/>
            <w:bottom w:val="none" w:sz="0" w:space="0" w:color="auto"/>
            <w:right w:val="none" w:sz="0" w:space="0" w:color="auto"/>
          </w:divBdr>
        </w:div>
        <w:div w:id="1213999568">
          <w:marLeft w:val="640"/>
          <w:marRight w:val="0"/>
          <w:marTop w:val="0"/>
          <w:marBottom w:val="0"/>
          <w:divBdr>
            <w:top w:val="none" w:sz="0" w:space="0" w:color="auto"/>
            <w:left w:val="none" w:sz="0" w:space="0" w:color="auto"/>
            <w:bottom w:val="none" w:sz="0" w:space="0" w:color="auto"/>
            <w:right w:val="none" w:sz="0" w:space="0" w:color="auto"/>
          </w:divBdr>
        </w:div>
        <w:div w:id="994340393">
          <w:marLeft w:val="640"/>
          <w:marRight w:val="0"/>
          <w:marTop w:val="0"/>
          <w:marBottom w:val="0"/>
          <w:divBdr>
            <w:top w:val="none" w:sz="0" w:space="0" w:color="auto"/>
            <w:left w:val="none" w:sz="0" w:space="0" w:color="auto"/>
            <w:bottom w:val="none" w:sz="0" w:space="0" w:color="auto"/>
            <w:right w:val="none" w:sz="0" w:space="0" w:color="auto"/>
          </w:divBdr>
        </w:div>
        <w:div w:id="2117555175">
          <w:marLeft w:val="640"/>
          <w:marRight w:val="0"/>
          <w:marTop w:val="0"/>
          <w:marBottom w:val="0"/>
          <w:divBdr>
            <w:top w:val="none" w:sz="0" w:space="0" w:color="auto"/>
            <w:left w:val="none" w:sz="0" w:space="0" w:color="auto"/>
            <w:bottom w:val="none" w:sz="0" w:space="0" w:color="auto"/>
            <w:right w:val="none" w:sz="0" w:space="0" w:color="auto"/>
          </w:divBdr>
        </w:div>
        <w:div w:id="720322327">
          <w:marLeft w:val="640"/>
          <w:marRight w:val="0"/>
          <w:marTop w:val="0"/>
          <w:marBottom w:val="0"/>
          <w:divBdr>
            <w:top w:val="none" w:sz="0" w:space="0" w:color="auto"/>
            <w:left w:val="none" w:sz="0" w:space="0" w:color="auto"/>
            <w:bottom w:val="none" w:sz="0" w:space="0" w:color="auto"/>
            <w:right w:val="none" w:sz="0" w:space="0" w:color="auto"/>
          </w:divBdr>
        </w:div>
        <w:div w:id="1392581455">
          <w:marLeft w:val="640"/>
          <w:marRight w:val="0"/>
          <w:marTop w:val="0"/>
          <w:marBottom w:val="0"/>
          <w:divBdr>
            <w:top w:val="none" w:sz="0" w:space="0" w:color="auto"/>
            <w:left w:val="none" w:sz="0" w:space="0" w:color="auto"/>
            <w:bottom w:val="none" w:sz="0" w:space="0" w:color="auto"/>
            <w:right w:val="none" w:sz="0" w:space="0" w:color="auto"/>
          </w:divBdr>
        </w:div>
        <w:div w:id="1112744744">
          <w:marLeft w:val="640"/>
          <w:marRight w:val="0"/>
          <w:marTop w:val="0"/>
          <w:marBottom w:val="0"/>
          <w:divBdr>
            <w:top w:val="none" w:sz="0" w:space="0" w:color="auto"/>
            <w:left w:val="none" w:sz="0" w:space="0" w:color="auto"/>
            <w:bottom w:val="none" w:sz="0" w:space="0" w:color="auto"/>
            <w:right w:val="none" w:sz="0" w:space="0" w:color="auto"/>
          </w:divBdr>
        </w:div>
        <w:div w:id="1713114670">
          <w:marLeft w:val="640"/>
          <w:marRight w:val="0"/>
          <w:marTop w:val="0"/>
          <w:marBottom w:val="0"/>
          <w:divBdr>
            <w:top w:val="none" w:sz="0" w:space="0" w:color="auto"/>
            <w:left w:val="none" w:sz="0" w:space="0" w:color="auto"/>
            <w:bottom w:val="none" w:sz="0" w:space="0" w:color="auto"/>
            <w:right w:val="none" w:sz="0" w:space="0" w:color="auto"/>
          </w:divBdr>
        </w:div>
        <w:div w:id="1175420061">
          <w:marLeft w:val="640"/>
          <w:marRight w:val="0"/>
          <w:marTop w:val="0"/>
          <w:marBottom w:val="0"/>
          <w:divBdr>
            <w:top w:val="none" w:sz="0" w:space="0" w:color="auto"/>
            <w:left w:val="none" w:sz="0" w:space="0" w:color="auto"/>
            <w:bottom w:val="none" w:sz="0" w:space="0" w:color="auto"/>
            <w:right w:val="none" w:sz="0" w:space="0" w:color="auto"/>
          </w:divBdr>
        </w:div>
        <w:div w:id="506675577">
          <w:marLeft w:val="640"/>
          <w:marRight w:val="0"/>
          <w:marTop w:val="0"/>
          <w:marBottom w:val="0"/>
          <w:divBdr>
            <w:top w:val="none" w:sz="0" w:space="0" w:color="auto"/>
            <w:left w:val="none" w:sz="0" w:space="0" w:color="auto"/>
            <w:bottom w:val="none" w:sz="0" w:space="0" w:color="auto"/>
            <w:right w:val="none" w:sz="0" w:space="0" w:color="auto"/>
          </w:divBdr>
        </w:div>
        <w:div w:id="129709305">
          <w:marLeft w:val="640"/>
          <w:marRight w:val="0"/>
          <w:marTop w:val="0"/>
          <w:marBottom w:val="0"/>
          <w:divBdr>
            <w:top w:val="none" w:sz="0" w:space="0" w:color="auto"/>
            <w:left w:val="none" w:sz="0" w:space="0" w:color="auto"/>
            <w:bottom w:val="none" w:sz="0" w:space="0" w:color="auto"/>
            <w:right w:val="none" w:sz="0" w:space="0" w:color="auto"/>
          </w:divBdr>
        </w:div>
        <w:div w:id="1934585872">
          <w:marLeft w:val="640"/>
          <w:marRight w:val="0"/>
          <w:marTop w:val="0"/>
          <w:marBottom w:val="0"/>
          <w:divBdr>
            <w:top w:val="none" w:sz="0" w:space="0" w:color="auto"/>
            <w:left w:val="none" w:sz="0" w:space="0" w:color="auto"/>
            <w:bottom w:val="none" w:sz="0" w:space="0" w:color="auto"/>
            <w:right w:val="none" w:sz="0" w:space="0" w:color="auto"/>
          </w:divBdr>
        </w:div>
        <w:div w:id="1714885540">
          <w:marLeft w:val="640"/>
          <w:marRight w:val="0"/>
          <w:marTop w:val="0"/>
          <w:marBottom w:val="0"/>
          <w:divBdr>
            <w:top w:val="none" w:sz="0" w:space="0" w:color="auto"/>
            <w:left w:val="none" w:sz="0" w:space="0" w:color="auto"/>
            <w:bottom w:val="none" w:sz="0" w:space="0" w:color="auto"/>
            <w:right w:val="none" w:sz="0" w:space="0" w:color="auto"/>
          </w:divBdr>
        </w:div>
        <w:div w:id="1950509070">
          <w:marLeft w:val="640"/>
          <w:marRight w:val="0"/>
          <w:marTop w:val="0"/>
          <w:marBottom w:val="0"/>
          <w:divBdr>
            <w:top w:val="none" w:sz="0" w:space="0" w:color="auto"/>
            <w:left w:val="none" w:sz="0" w:space="0" w:color="auto"/>
            <w:bottom w:val="none" w:sz="0" w:space="0" w:color="auto"/>
            <w:right w:val="none" w:sz="0" w:space="0" w:color="auto"/>
          </w:divBdr>
        </w:div>
        <w:div w:id="241261995">
          <w:marLeft w:val="640"/>
          <w:marRight w:val="0"/>
          <w:marTop w:val="0"/>
          <w:marBottom w:val="0"/>
          <w:divBdr>
            <w:top w:val="none" w:sz="0" w:space="0" w:color="auto"/>
            <w:left w:val="none" w:sz="0" w:space="0" w:color="auto"/>
            <w:bottom w:val="none" w:sz="0" w:space="0" w:color="auto"/>
            <w:right w:val="none" w:sz="0" w:space="0" w:color="auto"/>
          </w:divBdr>
        </w:div>
        <w:div w:id="859468170">
          <w:marLeft w:val="640"/>
          <w:marRight w:val="0"/>
          <w:marTop w:val="0"/>
          <w:marBottom w:val="0"/>
          <w:divBdr>
            <w:top w:val="none" w:sz="0" w:space="0" w:color="auto"/>
            <w:left w:val="none" w:sz="0" w:space="0" w:color="auto"/>
            <w:bottom w:val="none" w:sz="0" w:space="0" w:color="auto"/>
            <w:right w:val="none" w:sz="0" w:space="0" w:color="auto"/>
          </w:divBdr>
        </w:div>
        <w:div w:id="1784491670">
          <w:marLeft w:val="640"/>
          <w:marRight w:val="0"/>
          <w:marTop w:val="0"/>
          <w:marBottom w:val="0"/>
          <w:divBdr>
            <w:top w:val="none" w:sz="0" w:space="0" w:color="auto"/>
            <w:left w:val="none" w:sz="0" w:space="0" w:color="auto"/>
            <w:bottom w:val="none" w:sz="0" w:space="0" w:color="auto"/>
            <w:right w:val="none" w:sz="0" w:space="0" w:color="auto"/>
          </w:divBdr>
        </w:div>
        <w:div w:id="179853327">
          <w:marLeft w:val="640"/>
          <w:marRight w:val="0"/>
          <w:marTop w:val="0"/>
          <w:marBottom w:val="0"/>
          <w:divBdr>
            <w:top w:val="none" w:sz="0" w:space="0" w:color="auto"/>
            <w:left w:val="none" w:sz="0" w:space="0" w:color="auto"/>
            <w:bottom w:val="none" w:sz="0" w:space="0" w:color="auto"/>
            <w:right w:val="none" w:sz="0" w:space="0" w:color="auto"/>
          </w:divBdr>
        </w:div>
        <w:div w:id="1463425507">
          <w:marLeft w:val="640"/>
          <w:marRight w:val="0"/>
          <w:marTop w:val="0"/>
          <w:marBottom w:val="0"/>
          <w:divBdr>
            <w:top w:val="none" w:sz="0" w:space="0" w:color="auto"/>
            <w:left w:val="none" w:sz="0" w:space="0" w:color="auto"/>
            <w:bottom w:val="none" w:sz="0" w:space="0" w:color="auto"/>
            <w:right w:val="none" w:sz="0" w:space="0" w:color="auto"/>
          </w:divBdr>
        </w:div>
        <w:div w:id="73861368">
          <w:marLeft w:val="640"/>
          <w:marRight w:val="0"/>
          <w:marTop w:val="0"/>
          <w:marBottom w:val="0"/>
          <w:divBdr>
            <w:top w:val="none" w:sz="0" w:space="0" w:color="auto"/>
            <w:left w:val="none" w:sz="0" w:space="0" w:color="auto"/>
            <w:bottom w:val="none" w:sz="0" w:space="0" w:color="auto"/>
            <w:right w:val="none" w:sz="0" w:space="0" w:color="auto"/>
          </w:divBdr>
        </w:div>
        <w:div w:id="1747532935">
          <w:marLeft w:val="640"/>
          <w:marRight w:val="0"/>
          <w:marTop w:val="0"/>
          <w:marBottom w:val="0"/>
          <w:divBdr>
            <w:top w:val="none" w:sz="0" w:space="0" w:color="auto"/>
            <w:left w:val="none" w:sz="0" w:space="0" w:color="auto"/>
            <w:bottom w:val="none" w:sz="0" w:space="0" w:color="auto"/>
            <w:right w:val="none" w:sz="0" w:space="0" w:color="auto"/>
          </w:divBdr>
        </w:div>
        <w:div w:id="1359891616">
          <w:marLeft w:val="640"/>
          <w:marRight w:val="0"/>
          <w:marTop w:val="0"/>
          <w:marBottom w:val="0"/>
          <w:divBdr>
            <w:top w:val="none" w:sz="0" w:space="0" w:color="auto"/>
            <w:left w:val="none" w:sz="0" w:space="0" w:color="auto"/>
            <w:bottom w:val="none" w:sz="0" w:space="0" w:color="auto"/>
            <w:right w:val="none" w:sz="0" w:space="0" w:color="auto"/>
          </w:divBdr>
        </w:div>
        <w:div w:id="2017658689">
          <w:marLeft w:val="640"/>
          <w:marRight w:val="0"/>
          <w:marTop w:val="0"/>
          <w:marBottom w:val="0"/>
          <w:divBdr>
            <w:top w:val="none" w:sz="0" w:space="0" w:color="auto"/>
            <w:left w:val="none" w:sz="0" w:space="0" w:color="auto"/>
            <w:bottom w:val="none" w:sz="0" w:space="0" w:color="auto"/>
            <w:right w:val="none" w:sz="0" w:space="0" w:color="auto"/>
          </w:divBdr>
        </w:div>
        <w:div w:id="1316298036">
          <w:marLeft w:val="640"/>
          <w:marRight w:val="0"/>
          <w:marTop w:val="0"/>
          <w:marBottom w:val="0"/>
          <w:divBdr>
            <w:top w:val="none" w:sz="0" w:space="0" w:color="auto"/>
            <w:left w:val="none" w:sz="0" w:space="0" w:color="auto"/>
            <w:bottom w:val="none" w:sz="0" w:space="0" w:color="auto"/>
            <w:right w:val="none" w:sz="0" w:space="0" w:color="auto"/>
          </w:divBdr>
        </w:div>
        <w:div w:id="1537113190">
          <w:marLeft w:val="640"/>
          <w:marRight w:val="0"/>
          <w:marTop w:val="0"/>
          <w:marBottom w:val="0"/>
          <w:divBdr>
            <w:top w:val="none" w:sz="0" w:space="0" w:color="auto"/>
            <w:left w:val="none" w:sz="0" w:space="0" w:color="auto"/>
            <w:bottom w:val="none" w:sz="0" w:space="0" w:color="auto"/>
            <w:right w:val="none" w:sz="0" w:space="0" w:color="auto"/>
          </w:divBdr>
        </w:div>
        <w:div w:id="426538601">
          <w:marLeft w:val="640"/>
          <w:marRight w:val="0"/>
          <w:marTop w:val="0"/>
          <w:marBottom w:val="0"/>
          <w:divBdr>
            <w:top w:val="none" w:sz="0" w:space="0" w:color="auto"/>
            <w:left w:val="none" w:sz="0" w:space="0" w:color="auto"/>
            <w:bottom w:val="none" w:sz="0" w:space="0" w:color="auto"/>
            <w:right w:val="none" w:sz="0" w:space="0" w:color="auto"/>
          </w:divBdr>
        </w:div>
        <w:div w:id="1930650290">
          <w:marLeft w:val="640"/>
          <w:marRight w:val="0"/>
          <w:marTop w:val="0"/>
          <w:marBottom w:val="0"/>
          <w:divBdr>
            <w:top w:val="none" w:sz="0" w:space="0" w:color="auto"/>
            <w:left w:val="none" w:sz="0" w:space="0" w:color="auto"/>
            <w:bottom w:val="none" w:sz="0" w:space="0" w:color="auto"/>
            <w:right w:val="none" w:sz="0" w:space="0" w:color="auto"/>
          </w:divBdr>
        </w:div>
        <w:div w:id="2020501976">
          <w:marLeft w:val="640"/>
          <w:marRight w:val="0"/>
          <w:marTop w:val="0"/>
          <w:marBottom w:val="0"/>
          <w:divBdr>
            <w:top w:val="none" w:sz="0" w:space="0" w:color="auto"/>
            <w:left w:val="none" w:sz="0" w:space="0" w:color="auto"/>
            <w:bottom w:val="none" w:sz="0" w:space="0" w:color="auto"/>
            <w:right w:val="none" w:sz="0" w:space="0" w:color="auto"/>
          </w:divBdr>
        </w:div>
        <w:div w:id="519007042">
          <w:marLeft w:val="640"/>
          <w:marRight w:val="0"/>
          <w:marTop w:val="0"/>
          <w:marBottom w:val="0"/>
          <w:divBdr>
            <w:top w:val="none" w:sz="0" w:space="0" w:color="auto"/>
            <w:left w:val="none" w:sz="0" w:space="0" w:color="auto"/>
            <w:bottom w:val="none" w:sz="0" w:space="0" w:color="auto"/>
            <w:right w:val="none" w:sz="0" w:space="0" w:color="auto"/>
          </w:divBdr>
        </w:div>
        <w:div w:id="1913929900">
          <w:marLeft w:val="640"/>
          <w:marRight w:val="0"/>
          <w:marTop w:val="0"/>
          <w:marBottom w:val="0"/>
          <w:divBdr>
            <w:top w:val="none" w:sz="0" w:space="0" w:color="auto"/>
            <w:left w:val="none" w:sz="0" w:space="0" w:color="auto"/>
            <w:bottom w:val="none" w:sz="0" w:space="0" w:color="auto"/>
            <w:right w:val="none" w:sz="0" w:space="0" w:color="auto"/>
          </w:divBdr>
        </w:div>
        <w:div w:id="880436320">
          <w:marLeft w:val="640"/>
          <w:marRight w:val="0"/>
          <w:marTop w:val="0"/>
          <w:marBottom w:val="0"/>
          <w:divBdr>
            <w:top w:val="none" w:sz="0" w:space="0" w:color="auto"/>
            <w:left w:val="none" w:sz="0" w:space="0" w:color="auto"/>
            <w:bottom w:val="none" w:sz="0" w:space="0" w:color="auto"/>
            <w:right w:val="none" w:sz="0" w:space="0" w:color="auto"/>
          </w:divBdr>
        </w:div>
        <w:div w:id="773129701">
          <w:marLeft w:val="640"/>
          <w:marRight w:val="0"/>
          <w:marTop w:val="0"/>
          <w:marBottom w:val="0"/>
          <w:divBdr>
            <w:top w:val="none" w:sz="0" w:space="0" w:color="auto"/>
            <w:left w:val="none" w:sz="0" w:space="0" w:color="auto"/>
            <w:bottom w:val="none" w:sz="0" w:space="0" w:color="auto"/>
            <w:right w:val="none" w:sz="0" w:space="0" w:color="auto"/>
          </w:divBdr>
        </w:div>
        <w:div w:id="2133474145">
          <w:marLeft w:val="640"/>
          <w:marRight w:val="0"/>
          <w:marTop w:val="0"/>
          <w:marBottom w:val="0"/>
          <w:divBdr>
            <w:top w:val="none" w:sz="0" w:space="0" w:color="auto"/>
            <w:left w:val="none" w:sz="0" w:space="0" w:color="auto"/>
            <w:bottom w:val="none" w:sz="0" w:space="0" w:color="auto"/>
            <w:right w:val="none" w:sz="0" w:space="0" w:color="auto"/>
          </w:divBdr>
        </w:div>
        <w:div w:id="1559824967">
          <w:marLeft w:val="640"/>
          <w:marRight w:val="0"/>
          <w:marTop w:val="0"/>
          <w:marBottom w:val="0"/>
          <w:divBdr>
            <w:top w:val="none" w:sz="0" w:space="0" w:color="auto"/>
            <w:left w:val="none" w:sz="0" w:space="0" w:color="auto"/>
            <w:bottom w:val="none" w:sz="0" w:space="0" w:color="auto"/>
            <w:right w:val="none" w:sz="0" w:space="0" w:color="auto"/>
          </w:divBdr>
        </w:div>
        <w:div w:id="774440333">
          <w:marLeft w:val="640"/>
          <w:marRight w:val="0"/>
          <w:marTop w:val="0"/>
          <w:marBottom w:val="0"/>
          <w:divBdr>
            <w:top w:val="none" w:sz="0" w:space="0" w:color="auto"/>
            <w:left w:val="none" w:sz="0" w:space="0" w:color="auto"/>
            <w:bottom w:val="none" w:sz="0" w:space="0" w:color="auto"/>
            <w:right w:val="none" w:sz="0" w:space="0" w:color="auto"/>
          </w:divBdr>
        </w:div>
        <w:div w:id="1435859069">
          <w:marLeft w:val="640"/>
          <w:marRight w:val="0"/>
          <w:marTop w:val="0"/>
          <w:marBottom w:val="0"/>
          <w:divBdr>
            <w:top w:val="none" w:sz="0" w:space="0" w:color="auto"/>
            <w:left w:val="none" w:sz="0" w:space="0" w:color="auto"/>
            <w:bottom w:val="none" w:sz="0" w:space="0" w:color="auto"/>
            <w:right w:val="none" w:sz="0" w:space="0" w:color="auto"/>
          </w:divBdr>
        </w:div>
        <w:div w:id="260458628">
          <w:marLeft w:val="640"/>
          <w:marRight w:val="0"/>
          <w:marTop w:val="0"/>
          <w:marBottom w:val="0"/>
          <w:divBdr>
            <w:top w:val="none" w:sz="0" w:space="0" w:color="auto"/>
            <w:left w:val="none" w:sz="0" w:space="0" w:color="auto"/>
            <w:bottom w:val="none" w:sz="0" w:space="0" w:color="auto"/>
            <w:right w:val="none" w:sz="0" w:space="0" w:color="auto"/>
          </w:divBdr>
        </w:div>
        <w:div w:id="450631477">
          <w:marLeft w:val="640"/>
          <w:marRight w:val="0"/>
          <w:marTop w:val="0"/>
          <w:marBottom w:val="0"/>
          <w:divBdr>
            <w:top w:val="none" w:sz="0" w:space="0" w:color="auto"/>
            <w:left w:val="none" w:sz="0" w:space="0" w:color="auto"/>
            <w:bottom w:val="none" w:sz="0" w:space="0" w:color="auto"/>
            <w:right w:val="none" w:sz="0" w:space="0" w:color="auto"/>
          </w:divBdr>
        </w:div>
        <w:div w:id="725101863">
          <w:marLeft w:val="640"/>
          <w:marRight w:val="0"/>
          <w:marTop w:val="0"/>
          <w:marBottom w:val="0"/>
          <w:divBdr>
            <w:top w:val="none" w:sz="0" w:space="0" w:color="auto"/>
            <w:left w:val="none" w:sz="0" w:space="0" w:color="auto"/>
            <w:bottom w:val="none" w:sz="0" w:space="0" w:color="auto"/>
            <w:right w:val="none" w:sz="0" w:space="0" w:color="auto"/>
          </w:divBdr>
        </w:div>
        <w:div w:id="1189609604">
          <w:marLeft w:val="640"/>
          <w:marRight w:val="0"/>
          <w:marTop w:val="0"/>
          <w:marBottom w:val="0"/>
          <w:divBdr>
            <w:top w:val="none" w:sz="0" w:space="0" w:color="auto"/>
            <w:left w:val="none" w:sz="0" w:space="0" w:color="auto"/>
            <w:bottom w:val="none" w:sz="0" w:space="0" w:color="auto"/>
            <w:right w:val="none" w:sz="0" w:space="0" w:color="auto"/>
          </w:divBdr>
        </w:div>
        <w:div w:id="2128426149">
          <w:marLeft w:val="640"/>
          <w:marRight w:val="0"/>
          <w:marTop w:val="0"/>
          <w:marBottom w:val="0"/>
          <w:divBdr>
            <w:top w:val="none" w:sz="0" w:space="0" w:color="auto"/>
            <w:left w:val="none" w:sz="0" w:space="0" w:color="auto"/>
            <w:bottom w:val="none" w:sz="0" w:space="0" w:color="auto"/>
            <w:right w:val="none" w:sz="0" w:space="0" w:color="auto"/>
          </w:divBdr>
        </w:div>
        <w:div w:id="969700606">
          <w:marLeft w:val="640"/>
          <w:marRight w:val="0"/>
          <w:marTop w:val="0"/>
          <w:marBottom w:val="0"/>
          <w:divBdr>
            <w:top w:val="none" w:sz="0" w:space="0" w:color="auto"/>
            <w:left w:val="none" w:sz="0" w:space="0" w:color="auto"/>
            <w:bottom w:val="none" w:sz="0" w:space="0" w:color="auto"/>
            <w:right w:val="none" w:sz="0" w:space="0" w:color="auto"/>
          </w:divBdr>
        </w:div>
        <w:div w:id="1396202212">
          <w:marLeft w:val="640"/>
          <w:marRight w:val="0"/>
          <w:marTop w:val="0"/>
          <w:marBottom w:val="0"/>
          <w:divBdr>
            <w:top w:val="none" w:sz="0" w:space="0" w:color="auto"/>
            <w:left w:val="none" w:sz="0" w:space="0" w:color="auto"/>
            <w:bottom w:val="none" w:sz="0" w:space="0" w:color="auto"/>
            <w:right w:val="none" w:sz="0" w:space="0" w:color="auto"/>
          </w:divBdr>
        </w:div>
        <w:div w:id="48460979">
          <w:marLeft w:val="640"/>
          <w:marRight w:val="0"/>
          <w:marTop w:val="0"/>
          <w:marBottom w:val="0"/>
          <w:divBdr>
            <w:top w:val="none" w:sz="0" w:space="0" w:color="auto"/>
            <w:left w:val="none" w:sz="0" w:space="0" w:color="auto"/>
            <w:bottom w:val="none" w:sz="0" w:space="0" w:color="auto"/>
            <w:right w:val="none" w:sz="0" w:space="0" w:color="auto"/>
          </w:divBdr>
        </w:div>
        <w:div w:id="1510098932">
          <w:marLeft w:val="640"/>
          <w:marRight w:val="0"/>
          <w:marTop w:val="0"/>
          <w:marBottom w:val="0"/>
          <w:divBdr>
            <w:top w:val="none" w:sz="0" w:space="0" w:color="auto"/>
            <w:left w:val="none" w:sz="0" w:space="0" w:color="auto"/>
            <w:bottom w:val="none" w:sz="0" w:space="0" w:color="auto"/>
            <w:right w:val="none" w:sz="0" w:space="0" w:color="auto"/>
          </w:divBdr>
        </w:div>
        <w:div w:id="1905604107">
          <w:marLeft w:val="640"/>
          <w:marRight w:val="0"/>
          <w:marTop w:val="0"/>
          <w:marBottom w:val="0"/>
          <w:divBdr>
            <w:top w:val="none" w:sz="0" w:space="0" w:color="auto"/>
            <w:left w:val="none" w:sz="0" w:space="0" w:color="auto"/>
            <w:bottom w:val="none" w:sz="0" w:space="0" w:color="auto"/>
            <w:right w:val="none" w:sz="0" w:space="0" w:color="auto"/>
          </w:divBdr>
        </w:div>
        <w:div w:id="1661883279">
          <w:marLeft w:val="640"/>
          <w:marRight w:val="0"/>
          <w:marTop w:val="0"/>
          <w:marBottom w:val="0"/>
          <w:divBdr>
            <w:top w:val="none" w:sz="0" w:space="0" w:color="auto"/>
            <w:left w:val="none" w:sz="0" w:space="0" w:color="auto"/>
            <w:bottom w:val="none" w:sz="0" w:space="0" w:color="auto"/>
            <w:right w:val="none" w:sz="0" w:space="0" w:color="auto"/>
          </w:divBdr>
        </w:div>
        <w:div w:id="1975286623">
          <w:marLeft w:val="640"/>
          <w:marRight w:val="0"/>
          <w:marTop w:val="0"/>
          <w:marBottom w:val="0"/>
          <w:divBdr>
            <w:top w:val="none" w:sz="0" w:space="0" w:color="auto"/>
            <w:left w:val="none" w:sz="0" w:space="0" w:color="auto"/>
            <w:bottom w:val="none" w:sz="0" w:space="0" w:color="auto"/>
            <w:right w:val="none" w:sz="0" w:space="0" w:color="auto"/>
          </w:divBdr>
        </w:div>
        <w:div w:id="1208834507">
          <w:marLeft w:val="640"/>
          <w:marRight w:val="0"/>
          <w:marTop w:val="0"/>
          <w:marBottom w:val="0"/>
          <w:divBdr>
            <w:top w:val="none" w:sz="0" w:space="0" w:color="auto"/>
            <w:left w:val="none" w:sz="0" w:space="0" w:color="auto"/>
            <w:bottom w:val="none" w:sz="0" w:space="0" w:color="auto"/>
            <w:right w:val="none" w:sz="0" w:space="0" w:color="auto"/>
          </w:divBdr>
        </w:div>
        <w:div w:id="1410689433">
          <w:marLeft w:val="640"/>
          <w:marRight w:val="0"/>
          <w:marTop w:val="0"/>
          <w:marBottom w:val="0"/>
          <w:divBdr>
            <w:top w:val="none" w:sz="0" w:space="0" w:color="auto"/>
            <w:left w:val="none" w:sz="0" w:space="0" w:color="auto"/>
            <w:bottom w:val="none" w:sz="0" w:space="0" w:color="auto"/>
            <w:right w:val="none" w:sz="0" w:space="0" w:color="auto"/>
          </w:divBdr>
        </w:div>
        <w:div w:id="33429284">
          <w:marLeft w:val="640"/>
          <w:marRight w:val="0"/>
          <w:marTop w:val="0"/>
          <w:marBottom w:val="0"/>
          <w:divBdr>
            <w:top w:val="none" w:sz="0" w:space="0" w:color="auto"/>
            <w:left w:val="none" w:sz="0" w:space="0" w:color="auto"/>
            <w:bottom w:val="none" w:sz="0" w:space="0" w:color="auto"/>
            <w:right w:val="none" w:sz="0" w:space="0" w:color="auto"/>
          </w:divBdr>
        </w:div>
        <w:div w:id="65037320">
          <w:marLeft w:val="640"/>
          <w:marRight w:val="0"/>
          <w:marTop w:val="0"/>
          <w:marBottom w:val="0"/>
          <w:divBdr>
            <w:top w:val="none" w:sz="0" w:space="0" w:color="auto"/>
            <w:left w:val="none" w:sz="0" w:space="0" w:color="auto"/>
            <w:bottom w:val="none" w:sz="0" w:space="0" w:color="auto"/>
            <w:right w:val="none" w:sz="0" w:space="0" w:color="auto"/>
          </w:divBdr>
        </w:div>
        <w:div w:id="255212618">
          <w:marLeft w:val="640"/>
          <w:marRight w:val="0"/>
          <w:marTop w:val="0"/>
          <w:marBottom w:val="0"/>
          <w:divBdr>
            <w:top w:val="none" w:sz="0" w:space="0" w:color="auto"/>
            <w:left w:val="none" w:sz="0" w:space="0" w:color="auto"/>
            <w:bottom w:val="none" w:sz="0" w:space="0" w:color="auto"/>
            <w:right w:val="none" w:sz="0" w:space="0" w:color="auto"/>
          </w:divBdr>
        </w:div>
        <w:div w:id="58867622">
          <w:marLeft w:val="640"/>
          <w:marRight w:val="0"/>
          <w:marTop w:val="0"/>
          <w:marBottom w:val="0"/>
          <w:divBdr>
            <w:top w:val="none" w:sz="0" w:space="0" w:color="auto"/>
            <w:left w:val="none" w:sz="0" w:space="0" w:color="auto"/>
            <w:bottom w:val="none" w:sz="0" w:space="0" w:color="auto"/>
            <w:right w:val="none" w:sz="0" w:space="0" w:color="auto"/>
          </w:divBdr>
        </w:div>
        <w:div w:id="552809961">
          <w:marLeft w:val="640"/>
          <w:marRight w:val="0"/>
          <w:marTop w:val="0"/>
          <w:marBottom w:val="0"/>
          <w:divBdr>
            <w:top w:val="none" w:sz="0" w:space="0" w:color="auto"/>
            <w:left w:val="none" w:sz="0" w:space="0" w:color="auto"/>
            <w:bottom w:val="none" w:sz="0" w:space="0" w:color="auto"/>
            <w:right w:val="none" w:sz="0" w:space="0" w:color="auto"/>
          </w:divBdr>
        </w:div>
        <w:div w:id="480924755">
          <w:marLeft w:val="640"/>
          <w:marRight w:val="0"/>
          <w:marTop w:val="0"/>
          <w:marBottom w:val="0"/>
          <w:divBdr>
            <w:top w:val="none" w:sz="0" w:space="0" w:color="auto"/>
            <w:left w:val="none" w:sz="0" w:space="0" w:color="auto"/>
            <w:bottom w:val="none" w:sz="0" w:space="0" w:color="auto"/>
            <w:right w:val="none" w:sz="0" w:space="0" w:color="auto"/>
          </w:divBdr>
        </w:div>
        <w:div w:id="1809207697">
          <w:marLeft w:val="640"/>
          <w:marRight w:val="0"/>
          <w:marTop w:val="0"/>
          <w:marBottom w:val="0"/>
          <w:divBdr>
            <w:top w:val="none" w:sz="0" w:space="0" w:color="auto"/>
            <w:left w:val="none" w:sz="0" w:space="0" w:color="auto"/>
            <w:bottom w:val="none" w:sz="0" w:space="0" w:color="auto"/>
            <w:right w:val="none" w:sz="0" w:space="0" w:color="auto"/>
          </w:divBdr>
        </w:div>
        <w:div w:id="1238856660">
          <w:marLeft w:val="640"/>
          <w:marRight w:val="0"/>
          <w:marTop w:val="0"/>
          <w:marBottom w:val="0"/>
          <w:divBdr>
            <w:top w:val="none" w:sz="0" w:space="0" w:color="auto"/>
            <w:left w:val="none" w:sz="0" w:space="0" w:color="auto"/>
            <w:bottom w:val="none" w:sz="0" w:space="0" w:color="auto"/>
            <w:right w:val="none" w:sz="0" w:space="0" w:color="auto"/>
          </w:divBdr>
        </w:div>
        <w:div w:id="172183306">
          <w:marLeft w:val="640"/>
          <w:marRight w:val="0"/>
          <w:marTop w:val="0"/>
          <w:marBottom w:val="0"/>
          <w:divBdr>
            <w:top w:val="none" w:sz="0" w:space="0" w:color="auto"/>
            <w:left w:val="none" w:sz="0" w:space="0" w:color="auto"/>
            <w:bottom w:val="none" w:sz="0" w:space="0" w:color="auto"/>
            <w:right w:val="none" w:sz="0" w:space="0" w:color="auto"/>
          </w:divBdr>
        </w:div>
        <w:div w:id="2073499327">
          <w:marLeft w:val="640"/>
          <w:marRight w:val="0"/>
          <w:marTop w:val="0"/>
          <w:marBottom w:val="0"/>
          <w:divBdr>
            <w:top w:val="none" w:sz="0" w:space="0" w:color="auto"/>
            <w:left w:val="none" w:sz="0" w:space="0" w:color="auto"/>
            <w:bottom w:val="none" w:sz="0" w:space="0" w:color="auto"/>
            <w:right w:val="none" w:sz="0" w:space="0" w:color="auto"/>
          </w:divBdr>
        </w:div>
        <w:div w:id="2132747288">
          <w:marLeft w:val="640"/>
          <w:marRight w:val="0"/>
          <w:marTop w:val="0"/>
          <w:marBottom w:val="0"/>
          <w:divBdr>
            <w:top w:val="none" w:sz="0" w:space="0" w:color="auto"/>
            <w:left w:val="none" w:sz="0" w:space="0" w:color="auto"/>
            <w:bottom w:val="none" w:sz="0" w:space="0" w:color="auto"/>
            <w:right w:val="none" w:sz="0" w:space="0" w:color="auto"/>
          </w:divBdr>
        </w:div>
        <w:div w:id="1136027472">
          <w:marLeft w:val="640"/>
          <w:marRight w:val="0"/>
          <w:marTop w:val="0"/>
          <w:marBottom w:val="0"/>
          <w:divBdr>
            <w:top w:val="none" w:sz="0" w:space="0" w:color="auto"/>
            <w:left w:val="none" w:sz="0" w:space="0" w:color="auto"/>
            <w:bottom w:val="none" w:sz="0" w:space="0" w:color="auto"/>
            <w:right w:val="none" w:sz="0" w:space="0" w:color="auto"/>
          </w:divBdr>
        </w:div>
      </w:divsChild>
    </w:div>
    <w:div w:id="2027637619">
      <w:bodyDiv w:val="1"/>
      <w:marLeft w:val="0"/>
      <w:marRight w:val="0"/>
      <w:marTop w:val="0"/>
      <w:marBottom w:val="0"/>
      <w:divBdr>
        <w:top w:val="none" w:sz="0" w:space="0" w:color="auto"/>
        <w:left w:val="none" w:sz="0" w:space="0" w:color="auto"/>
        <w:bottom w:val="none" w:sz="0" w:space="0" w:color="auto"/>
        <w:right w:val="none" w:sz="0" w:space="0" w:color="auto"/>
      </w:divBdr>
      <w:divsChild>
        <w:div w:id="189497029">
          <w:marLeft w:val="480"/>
          <w:marRight w:val="0"/>
          <w:marTop w:val="0"/>
          <w:marBottom w:val="0"/>
          <w:divBdr>
            <w:top w:val="none" w:sz="0" w:space="0" w:color="auto"/>
            <w:left w:val="none" w:sz="0" w:space="0" w:color="auto"/>
            <w:bottom w:val="none" w:sz="0" w:space="0" w:color="auto"/>
            <w:right w:val="none" w:sz="0" w:space="0" w:color="auto"/>
          </w:divBdr>
        </w:div>
        <w:div w:id="357119600">
          <w:marLeft w:val="480"/>
          <w:marRight w:val="0"/>
          <w:marTop w:val="0"/>
          <w:marBottom w:val="0"/>
          <w:divBdr>
            <w:top w:val="none" w:sz="0" w:space="0" w:color="auto"/>
            <w:left w:val="none" w:sz="0" w:space="0" w:color="auto"/>
            <w:bottom w:val="none" w:sz="0" w:space="0" w:color="auto"/>
            <w:right w:val="none" w:sz="0" w:space="0" w:color="auto"/>
          </w:divBdr>
        </w:div>
        <w:div w:id="986740274">
          <w:marLeft w:val="480"/>
          <w:marRight w:val="0"/>
          <w:marTop w:val="0"/>
          <w:marBottom w:val="0"/>
          <w:divBdr>
            <w:top w:val="none" w:sz="0" w:space="0" w:color="auto"/>
            <w:left w:val="none" w:sz="0" w:space="0" w:color="auto"/>
            <w:bottom w:val="none" w:sz="0" w:space="0" w:color="auto"/>
            <w:right w:val="none" w:sz="0" w:space="0" w:color="auto"/>
          </w:divBdr>
        </w:div>
        <w:div w:id="995692960">
          <w:marLeft w:val="480"/>
          <w:marRight w:val="0"/>
          <w:marTop w:val="0"/>
          <w:marBottom w:val="0"/>
          <w:divBdr>
            <w:top w:val="none" w:sz="0" w:space="0" w:color="auto"/>
            <w:left w:val="none" w:sz="0" w:space="0" w:color="auto"/>
            <w:bottom w:val="none" w:sz="0" w:space="0" w:color="auto"/>
            <w:right w:val="none" w:sz="0" w:space="0" w:color="auto"/>
          </w:divBdr>
        </w:div>
        <w:div w:id="1206912912">
          <w:marLeft w:val="480"/>
          <w:marRight w:val="0"/>
          <w:marTop w:val="0"/>
          <w:marBottom w:val="0"/>
          <w:divBdr>
            <w:top w:val="none" w:sz="0" w:space="0" w:color="auto"/>
            <w:left w:val="none" w:sz="0" w:space="0" w:color="auto"/>
            <w:bottom w:val="none" w:sz="0" w:space="0" w:color="auto"/>
            <w:right w:val="none" w:sz="0" w:space="0" w:color="auto"/>
          </w:divBdr>
        </w:div>
        <w:div w:id="1427337232">
          <w:marLeft w:val="480"/>
          <w:marRight w:val="0"/>
          <w:marTop w:val="0"/>
          <w:marBottom w:val="0"/>
          <w:divBdr>
            <w:top w:val="none" w:sz="0" w:space="0" w:color="auto"/>
            <w:left w:val="none" w:sz="0" w:space="0" w:color="auto"/>
            <w:bottom w:val="none" w:sz="0" w:space="0" w:color="auto"/>
            <w:right w:val="none" w:sz="0" w:space="0" w:color="auto"/>
          </w:divBdr>
        </w:div>
        <w:div w:id="1474524037">
          <w:marLeft w:val="480"/>
          <w:marRight w:val="0"/>
          <w:marTop w:val="0"/>
          <w:marBottom w:val="0"/>
          <w:divBdr>
            <w:top w:val="none" w:sz="0" w:space="0" w:color="auto"/>
            <w:left w:val="none" w:sz="0" w:space="0" w:color="auto"/>
            <w:bottom w:val="none" w:sz="0" w:space="0" w:color="auto"/>
            <w:right w:val="none" w:sz="0" w:space="0" w:color="auto"/>
          </w:divBdr>
        </w:div>
        <w:div w:id="1541085836">
          <w:marLeft w:val="480"/>
          <w:marRight w:val="0"/>
          <w:marTop w:val="0"/>
          <w:marBottom w:val="0"/>
          <w:divBdr>
            <w:top w:val="none" w:sz="0" w:space="0" w:color="auto"/>
            <w:left w:val="none" w:sz="0" w:space="0" w:color="auto"/>
            <w:bottom w:val="none" w:sz="0" w:space="0" w:color="auto"/>
            <w:right w:val="none" w:sz="0" w:space="0" w:color="auto"/>
          </w:divBdr>
        </w:div>
        <w:div w:id="1730419361">
          <w:marLeft w:val="480"/>
          <w:marRight w:val="0"/>
          <w:marTop w:val="0"/>
          <w:marBottom w:val="0"/>
          <w:divBdr>
            <w:top w:val="none" w:sz="0" w:space="0" w:color="auto"/>
            <w:left w:val="none" w:sz="0" w:space="0" w:color="auto"/>
            <w:bottom w:val="none" w:sz="0" w:space="0" w:color="auto"/>
            <w:right w:val="none" w:sz="0" w:space="0" w:color="auto"/>
          </w:divBdr>
        </w:div>
        <w:div w:id="1752268195">
          <w:marLeft w:val="480"/>
          <w:marRight w:val="0"/>
          <w:marTop w:val="0"/>
          <w:marBottom w:val="0"/>
          <w:divBdr>
            <w:top w:val="none" w:sz="0" w:space="0" w:color="auto"/>
            <w:left w:val="none" w:sz="0" w:space="0" w:color="auto"/>
            <w:bottom w:val="none" w:sz="0" w:space="0" w:color="auto"/>
            <w:right w:val="none" w:sz="0" w:space="0" w:color="auto"/>
          </w:divBdr>
        </w:div>
        <w:div w:id="1942641361">
          <w:marLeft w:val="480"/>
          <w:marRight w:val="0"/>
          <w:marTop w:val="0"/>
          <w:marBottom w:val="0"/>
          <w:divBdr>
            <w:top w:val="none" w:sz="0" w:space="0" w:color="auto"/>
            <w:left w:val="none" w:sz="0" w:space="0" w:color="auto"/>
            <w:bottom w:val="none" w:sz="0" w:space="0" w:color="auto"/>
            <w:right w:val="none" w:sz="0" w:space="0" w:color="auto"/>
          </w:divBdr>
        </w:div>
        <w:div w:id="1962220290">
          <w:marLeft w:val="480"/>
          <w:marRight w:val="0"/>
          <w:marTop w:val="0"/>
          <w:marBottom w:val="0"/>
          <w:divBdr>
            <w:top w:val="none" w:sz="0" w:space="0" w:color="auto"/>
            <w:left w:val="none" w:sz="0" w:space="0" w:color="auto"/>
            <w:bottom w:val="none" w:sz="0" w:space="0" w:color="auto"/>
            <w:right w:val="none" w:sz="0" w:space="0" w:color="auto"/>
          </w:divBdr>
        </w:div>
        <w:div w:id="2037348395">
          <w:marLeft w:val="480"/>
          <w:marRight w:val="0"/>
          <w:marTop w:val="0"/>
          <w:marBottom w:val="0"/>
          <w:divBdr>
            <w:top w:val="none" w:sz="0" w:space="0" w:color="auto"/>
            <w:left w:val="none" w:sz="0" w:space="0" w:color="auto"/>
            <w:bottom w:val="none" w:sz="0" w:space="0" w:color="auto"/>
            <w:right w:val="none" w:sz="0" w:space="0" w:color="auto"/>
          </w:divBdr>
        </w:div>
      </w:divsChild>
    </w:div>
    <w:div w:id="2028015485">
      <w:marLeft w:val="480"/>
      <w:marRight w:val="0"/>
      <w:marTop w:val="0"/>
      <w:marBottom w:val="0"/>
      <w:divBdr>
        <w:top w:val="none" w:sz="0" w:space="0" w:color="auto"/>
        <w:left w:val="none" w:sz="0" w:space="0" w:color="auto"/>
        <w:bottom w:val="none" w:sz="0" w:space="0" w:color="auto"/>
        <w:right w:val="none" w:sz="0" w:space="0" w:color="auto"/>
      </w:divBdr>
    </w:div>
    <w:div w:id="2028364956">
      <w:marLeft w:val="480"/>
      <w:marRight w:val="0"/>
      <w:marTop w:val="0"/>
      <w:marBottom w:val="0"/>
      <w:divBdr>
        <w:top w:val="none" w:sz="0" w:space="0" w:color="auto"/>
        <w:left w:val="none" w:sz="0" w:space="0" w:color="auto"/>
        <w:bottom w:val="none" w:sz="0" w:space="0" w:color="auto"/>
        <w:right w:val="none" w:sz="0" w:space="0" w:color="auto"/>
      </w:divBdr>
    </w:div>
    <w:div w:id="2029522868">
      <w:bodyDiv w:val="1"/>
      <w:marLeft w:val="0"/>
      <w:marRight w:val="0"/>
      <w:marTop w:val="0"/>
      <w:marBottom w:val="0"/>
      <w:divBdr>
        <w:top w:val="none" w:sz="0" w:space="0" w:color="auto"/>
        <w:left w:val="none" w:sz="0" w:space="0" w:color="auto"/>
        <w:bottom w:val="none" w:sz="0" w:space="0" w:color="auto"/>
        <w:right w:val="none" w:sz="0" w:space="0" w:color="auto"/>
      </w:divBdr>
    </w:div>
    <w:div w:id="2029790257">
      <w:marLeft w:val="480"/>
      <w:marRight w:val="0"/>
      <w:marTop w:val="0"/>
      <w:marBottom w:val="0"/>
      <w:divBdr>
        <w:top w:val="none" w:sz="0" w:space="0" w:color="auto"/>
        <w:left w:val="none" w:sz="0" w:space="0" w:color="auto"/>
        <w:bottom w:val="none" w:sz="0" w:space="0" w:color="auto"/>
        <w:right w:val="none" w:sz="0" w:space="0" w:color="auto"/>
      </w:divBdr>
    </w:div>
    <w:div w:id="2030794249">
      <w:marLeft w:val="480"/>
      <w:marRight w:val="0"/>
      <w:marTop w:val="0"/>
      <w:marBottom w:val="0"/>
      <w:divBdr>
        <w:top w:val="none" w:sz="0" w:space="0" w:color="auto"/>
        <w:left w:val="none" w:sz="0" w:space="0" w:color="auto"/>
        <w:bottom w:val="none" w:sz="0" w:space="0" w:color="auto"/>
        <w:right w:val="none" w:sz="0" w:space="0" w:color="auto"/>
      </w:divBdr>
    </w:div>
    <w:div w:id="2031225766">
      <w:marLeft w:val="480"/>
      <w:marRight w:val="0"/>
      <w:marTop w:val="0"/>
      <w:marBottom w:val="0"/>
      <w:divBdr>
        <w:top w:val="none" w:sz="0" w:space="0" w:color="auto"/>
        <w:left w:val="none" w:sz="0" w:space="0" w:color="auto"/>
        <w:bottom w:val="none" w:sz="0" w:space="0" w:color="auto"/>
        <w:right w:val="none" w:sz="0" w:space="0" w:color="auto"/>
      </w:divBdr>
    </w:div>
    <w:div w:id="2033022645">
      <w:bodyDiv w:val="1"/>
      <w:marLeft w:val="0"/>
      <w:marRight w:val="0"/>
      <w:marTop w:val="0"/>
      <w:marBottom w:val="0"/>
      <w:divBdr>
        <w:top w:val="none" w:sz="0" w:space="0" w:color="auto"/>
        <w:left w:val="none" w:sz="0" w:space="0" w:color="auto"/>
        <w:bottom w:val="none" w:sz="0" w:space="0" w:color="auto"/>
        <w:right w:val="none" w:sz="0" w:space="0" w:color="auto"/>
      </w:divBdr>
    </w:div>
    <w:div w:id="2034526391">
      <w:bodyDiv w:val="1"/>
      <w:marLeft w:val="0"/>
      <w:marRight w:val="0"/>
      <w:marTop w:val="0"/>
      <w:marBottom w:val="0"/>
      <w:divBdr>
        <w:top w:val="none" w:sz="0" w:space="0" w:color="auto"/>
        <w:left w:val="none" w:sz="0" w:space="0" w:color="auto"/>
        <w:bottom w:val="none" w:sz="0" w:space="0" w:color="auto"/>
        <w:right w:val="none" w:sz="0" w:space="0" w:color="auto"/>
      </w:divBdr>
    </w:div>
    <w:div w:id="2035039705">
      <w:marLeft w:val="640"/>
      <w:marRight w:val="0"/>
      <w:marTop w:val="0"/>
      <w:marBottom w:val="0"/>
      <w:divBdr>
        <w:top w:val="none" w:sz="0" w:space="0" w:color="auto"/>
        <w:left w:val="none" w:sz="0" w:space="0" w:color="auto"/>
        <w:bottom w:val="none" w:sz="0" w:space="0" w:color="auto"/>
        <w:right w:val="none" w:sz="0" w:space="0" w:color="auto"/>
      </w:divBdr>
    </w:div>
    <w:div w:id="2035837115">
      <w:bodyDiv w:val="1"/>
      <w:marLeft w:val="0"/>
      <w:marRight w:val="0"/>
      <w:marTop w:val="0"/>
      <w:marBottom w:val="0"/>
      <w:divBdr>
        <w:top w:val="none" w:sz="0" w:space="0" w:color="auto"/>
        <w:left w:val="none" w:sz="0" w:space="0" w:color="auto"/>
        <w:bottom w:val="none" w:sz="0" w:space="0" w:color="auto"/>
        <w:right w:val="none" w:sz="0" w:space="0" w:color="auto"/>
      </w:divBdr>
    </w:div>
    <w:div w:id="2036037000">
      <w:bodyDiv w:val="1"/>
      <w:marLeft w:val="0"/>
      <w:marRight w:val="0"/>
      <w:marTop w:val="0"/>
      <w:marBottom w:val="0"/>
      <w:divBdr>
        <w:top w:val="none" w:sz="0" w:space="0" w:color="auto"/>
        <w:left w:val="none" w:sz="0" w:space="0" w:color="auto"/>
        <w:bottom w:val="none" w:sz="0" w:space="0" w:color="auto"/>
        <w:right w:val="none" w:sz="0" w:space="0" w:color="auto"/>
      </w:divBdr>
      <w:divsChild>
        <w:div w:id="213741677">
          <w:marLeft w:val="480"/>
          <w:marRight w:val="0"/>
          <w:marTop w:val="0"/>
          <w:marBottom w:val="0"/>
          <w:divBdr>
            <w:top w:val="none" w:sz="0" w:space="0" w:color="auto"/>
            <w:left w:val="none" w:sz="0" w:space="0" w:color="auto"/>
            <w:bottom w:val="none" w:sz="0" w:space="0" w:color="auto"/>
            <w:right w:val="none" w:sz="0" w:space="0" w:color="auto"/>
          </w:divBdr>
        </w:div>
        <w:div w:id="242572465">
          <w:marLeft w:val="480"/>
          <w:marRight w:val="0"/>
          <w:marTop w:val="0"/>
          <w:marBottom w:val="0"/>
          <w:divBdr>
            <w:top w:val="none" w:sz="0" w:space="0" w:color="auto"/>
            <w:left w:val="none" w:sz="0" w:space="0" w:color="auto"/>
            <w:bottom w:val="none" w:sz="0" w:space="0" w:color="auto"/>
            <w:right w:val="none" w:sz="0" w:space="0" w:color="auto"/>
          </w:divBdr>
        </w:div>
        <w:div w:id="334722720">
          <w:marLeft w:val="480"/>
          <w:marRight w:val="0"/>
          <w:marTop w:val="0"/>
          <w:marBottom w:val="0"/>
          <w:divBdr>
            <w:top w:val="none" w:sz="0" w:space="0" w:color="auto"/>
            <w:left w:val="none" w:sz="0" w:space="0" w:color="auto"/>
            <w:bottom w:val="none" w:sz="0" w:space="0" w:color="auto"/>
            <w:right w:val="none" w:sz="0" w:space="0" w:color="auto"/>
          </w:divBdr>
        </w:div>
        <w:div w:id="344523047">
          <w:marLeft w:val="480"/>
          <w:marRight w:val="0"/>
          <w:marTop w:val="0"/>
          <w:marBottom w:val="0"/>
          <w:divBdr>
            <w:top w:val="none" w:sz="0" w:space="0" w:color="auto"/>
            <w:left w:val="none" w:sz="0" w:space="0" w:color="auto"/>
            <w:bottom w:val="none" w:sz="0" w:space="0" w:color="auto"/>
            <w:right w:val="none" w:sz="0" w:space="0" w:color="auto"/>
          </w:divBdr>
        </w:div>
        <w:div w:id="367919699">
          <w:marLeft w:val="480"/>
          <w:marRight w:val="0"/>
          <w:marTop w:val="0"/>
          <w:marBottom w:val="0"/>
          <w:divBdr>
            <w:top w:val="none" w:sz="0" w:space="0" w:color="auto"/>
            <w:left w:val="none" w:sz="0" w:space="0" w:color="auto"/>
            <w:bottom w:val="none" w:sz="0" w:space="0" w:color="auto"/>
            <w:right w:val="none" w:sz="0" w:space="0" w:color="auto"/>
          </w:divBdr>
        </w:div>
        <w:div w:id="546376874">
          <w:marLeft w:val="480"/>
          <w:marRight w:val="0"/>
          <w:marTop w:val="0"/>
          <w:marBottom w:val="0"/>
          <w:divBdr>
            <w:top w:val="none" w:sz="0" w:space="0" w:color="auto"/>
            <w:left w:val="none" w:sz="0" w:space="0" w:color="auto"/>
            <w:bottom w:val="none" w:sz="0" w:space="0" w:color="auto"/>
            <w:right w:val="none" w:sz="0" w:space="0" w:color="auto"/>
          </w:divBdr>
        </w:div>
        <w:div w:id="556285577">
          <w:marLeft w:val="480"/>
          <w:marRight w:val="0"/>
          <w:marTop w:val="0"/>
          <w:marBottom w:val="0"/>
          <w:divBdr>
            <w:top w:val="none" w:sz="0" w:space="0" w:color="auto"/>
            <w:left w:val="none" w:sz="0" w:space="0" w:color="auto"/>
            <w:bottom w:val="none" w:sz="0" w:space="0" w:color="auto"/>
            <w:right w:val="none" w:sz="0" w:space="0" w:color="auto"/>
          </w:divBdr>
        </w:div>
        <w:div w:id="615520924">
          <w:marLeft w:val="480"/>
          <w:marRight w:val="0"/>
          <w:marTop w:val="0"/>
          <w:marBottom w:val="0"/>
          <w:divBdr>
            <w:top w:val="none" w:sz="0" w:space="0" w:color="auto"/>
            <w:left w:val="none" w:sz="0" w:space="0" w:color="auto"/>
            <w:bottom w:val="none" w:sz="0" w:space="0" w:color="auto"/>
            <w:right w:val="none" w:sz="0" w:space="0" w:color="auto"/>
          </w:divBdr>
        </w:div>
        <w:div w:id="824472512">
          <w:marLeft w:val="480"/>
          <w:marRight w:val="0"/>
          <w:marTop w:val="0"/>
          <w:marBottom w:val="0"/>
          <w:divBdr>
            <w:top w:val="none" w:sz="0" w:space="0" w:color="auto"/>
            <w:left w:val="none" w:sz="0" w:space="0" w:color="auto"/>
            <w:bottom w:val="none" w:sz="0" w:space="0" w:color="auto"/>
            <w:right w:val="none" w:sz="0" w:space="0" w:color="auto"/>
          </w:divBdr>
        </w:div>
        <w:div w:id="988752379">
          <w:marLeft w:val="480"/>
          <w:marRight w:val="0"/>
          <w:marTop w:val="0"/>
          <w:marBottom w:val="0"/>
          <w:divBdr>
            <w:top w:val="none" w:sz="0" w:space="0" w:color="auto"/>
            <w:left w:val="none" w:sz="0" w:space="0" w:color="auto"/>
            <w:bottom w:val="none" w:sz="0" w:space="0" w:color="auto"/>
            <w:right w:val="none" w:sz="0" w:space="0" w:color="auto"/>
          </w:divBdr>
        </w:div>
        <w:div w:id="1038815494">
          <w:marLeft w:val="480"/>
          <w:marRight w:val="0"/>
          <w:marTop w:val="0"/>
          <w:marBottom w:val="0"/>
          <w:divBdr>
            <w:top w:val="none" w:sz="0" w:space="0" w:color="auto"/>
            <w:left w:val="none" w:sz="0" w:space="0" w:color="auto"/>
            <w:bottom w:val="none" w:sz="0" w:space="0" w:color="auto"/>
            <w:right w:val="none" w:sz="0" w:space="0" w:color="auto"/>
          </w:divBdr>
        </w:div>
        <w:div w:id="1242562915">
          <w:marLeft w:val="480"/>
          <w:marRight w:val="0"/>
          <w:marTop w:val="0"/>
          <w:marBottom w:val="0"/>
          <w:divBdr>
            <w:top w:val="none" w:sz="0" w:space="0" w:color="auto"/>
            <w:left w:val="none" w:sz="0" w:space="0" w:color="auto"/>
            <w:bottom w:val="none" w:sz="0" w:space="0" w:color="auto"/>
            <w:right w:val="none" w:sz="0" w:space="0" w:color="auto"/>
          </w:divBdr>
        </w:div>
        <w:div w:id="1246452569">
          <w:marLeft w:val="480"/>
          <w:marRight w:val="0"/>
          <w:marTop w:val="0"/>
          <w:marBottom w:val="0"/>
          <w:divBdr>
            <w:top w:val="none" w:sz="0" w:space="0" w:color="auto"/>
            <w:left w:val="none" w:sz="0" w:space="0" w:color="auto"/>
            <w:bottom w:val="none" w:sz="0" w:space="0" w:color="auto"/>
            <w:right w:val="none" w:sz="0" w:space="0" w:color="auto"/>
          </w:divBdr>
        </w:div>
        <w:div w:id="1306743718">
          <w:marLeft w:val="480"/>
          <w:marRight w:val="0"/>
          <w:marTop w:val="0"/>
          <w:marBottom w:val="0"/>
          <w:divBdr>
            <w:top w:val="none" w:sz="0" w:space="0" w:color="auto"/>
            <w:left w:val="none" w:sz="0" w:space="0" w:color="auto"/>
            <w:bottom w:val="none" w:sz="0" w:space="0" w:color="auto"/>
            <w:right w:val="none" w:sz="0" w:space="0" w:color="auto"/>
          </w:divBdr>
        </w:div>
        <w:div w:id="1326586629">
          <w:marLeft w:val="480"/>
          <w:marRight w:val="0"/>
          <w:marTop w:val="0"/>
          <w:marBottom w:val="0"/>
          <w:divBdr>
            <w:top w:val="none" w:sz="0" w:space="0" w:color="auto"/>
            <w:left w:val="none" w:sz="0" w:space="0" w:color="auto"/>
            <w:bottom w:val="none" w:sz="0" w:space="0" w:color="auto"/>
            <w:right w:val="none" w:sz="0" w:space="0" w:color="auto"/>
          </w:divBdr>
        </w:div>
        <w:div w:id="1644237912">
          <w:marLeft w:val="480"/>
          <w:marRight w:val="0"/>
          <w:marTop w:val="0"/>
          <w:marBottom w:val="0"/>
          <w:divBdr>
            <w:top w:val="none" w:sz="0" w:space="0" w:color="auto"/>
            <w:left w:val="none" w:sz="0" w:space="0" w:color="auto"/>
            <w:bottom w:val="none" w:sz="0" w:space="0" w:color="auto"/>
            <w:right w:val="none" w:sz="0" w:space="0" w:color="auto"/>
          </w:divBdr>
        </w:div>
        <w:div w:id="1691877956">
          <w:marLeft w:val="480"/>
          <w:marRight w:val="0"/>
          <w:marTop w:val="0"/>
          <w:marBottom w:val="0"/>
          <w:divBdr>
            <w:top w:val="none" w:sz="0" w:space="0" w:color="auto"/>
            <w:left w:val="none" w:sz="0" w:space="0" w:color="auto"/>
            <w:bottom w:val="none" w:sz="0" w:space="0" w:color="auto"/>
            <w:right w:val="none" w:sz="0" w:space="0" w:color="auto"/>
          </w:divBdr>
        </w:div>
        <w:div w:id="1879901482">
          <w:marLeft w:val="480"/>
          <w:marRight w:val="0"/>
          <w:marTop w:val="0"/>
          <w:marBottom w:val="0"/>
          <w:divBdr>
            <w:top w:val="none" w:sz="0" w:space="0" w:color="auto"/>
            <w:left w:val="none" w:sz="0" w:space="0" w:color="auto"/>
            <w:bottom w:val="none" w:sz="0" w:space="0" w:color="auto"/>
            <w:right w:val="none" w:sz="0" w:space="0" w:color="auto"/>
          </w:divBdr>
        </w:div>
        <w:div w:id="1907177675">
          <w:marLeft w:val="480"/>
          <w:marRight w:val="0"/>
          <w:marTop w:val="0"/>
          <w:marBottom w:val="0"/>
          <w:divBdr>
            <w:top w:val="none" w:sz="0" w:space="0" w:color="auto"/>
            <w:left w:val="none" w:sz="0" w:space="0" w:color="auto"/>
            <w:bottom w:val="none" w:sz="0" w:space="0" w:color="auto"/>
            <w:right w:val="none" w:sz="0" w:space="0" w:color="auto"/>
          </w:divBdr>
        </w:div>
        <w:div w:id="1949006074">
          <w:marLeft w:val="480"/>
          <w:marRight w:val="0"/>
          <w:marTop w:val="0"/>
          <w:marBottom w:val="0"/>
          <w:divBdr>
            <w:top w:val="none" w:sz="0" w:space="0" w:color="auto"/>
            <w:left w:val="none" w:sz="0" w:space="0" w:color="auto"/>
            <w:bottom w:val="none" w:sz="0" w:space="0" w:color="auto"/>
            <w:right w:val="none" w:sz="0" w:space="0" w:color="auto"/>
          </w:divBdr>
        </w:div>
        <w:div w:id="2082749218">
          <w:marLeft w:val="480"/>
          <w:marRight w:val="0"/>
          <w:marTop w:val="0"/>
          <w:marBottom w:val="0"/>
          <w:divBdr>
            <w:top w:val="none" w:sz="0" w:space="0" w:color="auto"/>
            <w:left w:val="none" w:sz="0" w:space="0" w:color="auto"/>
            <w:bottom w:val="none" w:sz="0" w:space="0" w:color="auto"/>
            <w:right w:val="none" w:sz="0" w:space="0" w:color="auto"/>
          </w:divBdr>
        </w:div>
        <w:div w:id="2090227152">
          <w:marLeft w:val="480"/>
          <w:marRight w:val="0"/>
          <w:marTop w:val="0"/>
          <w:marBottom w:val="0"/>
          <w:divBdr>
            <w:top w:val="none" w:sz="0" w:space="0" w:color="auto"/>
            <w:left w:val="none" w:sz="0" w:space="0" w:color="auto"/>
            <w:bottom w:val="none" w:sz="0" w:space="0" w:color="auto"/>
            <w:right w:val="none" w:sz="0" w:space="0" w:color="auto"/>
          </w:divBdr>
        </w:div>
      </w:divsChild>
    </w:div>
    <w:div w:id="2037005071">
      <w:marLeft w:val="480"/>
      <w:marRight w:val="0"/>
      <w:marTop w:val="0"/>
      <w:marBottom w:val="0"/>
      <w:divBdr>
        <w:top w:val="none" w:sz="0" w:space="0" w:color="auto"/>
        <w:left w:val="none" w:sz="0" w:space="0" w:color="auto"/>
        <w:bottom w:val="none" w:sz="0" w:space="0" w:color="auto"/>
        <w:right w:val="none" w:sz="0" w:space="0" w:color="auto"/>
      </w:divBdr>
    </w:div>
    <w:div w:id="2037348455">
      <w:marLeft w:val="480"/>
      <w:marRight w:val="0"/>
      <w:marTop w:val="0"/>
      <w:marBottom w:val="0"/>
      <w:divBdr>
        <w:top w:val="none" w:sz="0" w:space="0" w:color="auto"/>
        <w:left w:val="none" w:sz="0" w:space="0" w:color="auto"/>
        <w:bottom w:val="none" w:sz="0" w:space="0" w:color="auto"/>
        <w:right w:val="none" w:sz="0" w:space="0" w:color="auto"/>
      </w:divBdr>
    </w:div>
    <w:div w:id="2037807675">
      <w:bodyDiv w:val="1"/>
      <w:marLeft w:val="0"/>
      <w:marRight w:val="0"/>
      <w:marTop w:val="0"/>
      <w:marBottom w:val="0"/>
      <w:divBdr>
        <w:top w:val="none" w:sz="0" w:space="0" w:color="auto"/>
        <w:left w:val="none" w:sz="0" w:space="0" w:color="auto"/>
        <w:bottom w:val="none" w:sz="0" w:space="0" w:color="auto"/>
        <w:right w:val="none" w:sz="0" w:space="0" w:color="auto"/>
      </w:divBdr>
    </w:div>
    <w:div w:id="2038582397">
      <w:marLeft w:val="480"/>
      <w:marRight w:val="0"/>
      <w:marTop w:val="0"/>
      <w:marBottom w:val="0"/>
      <w:divBdr>
        <w:top w:val="none" w:sz="0" w:space="0" w:color="auto"/>
        <w:left w:val="none" w:sz="0" w:space="0" w:color="auto"/>
        <w:bottom w:val="none" w:sz="0" w:space="0" w:color="auto"/>
        <w:right w:val="none" w:sz="0" w:space="0" w:color="auto"/>
      </w:divBdr>
    </w:div>
    <w:div w:id="2038772402">
      <w:bodyDiv w:val="1"/>
      <w:marLeft w:val="0"/>
      <w:marRight w:val="0"/>
      <w:marTop w:val="0"/>
      <w:marBottom w:val="0"/>
      <w:divBdr>
        <w:top w:val="none" w:sz="0" w:space="0" w:color="auto"/>
        <w:left w:val="none" w:sz="0" w:space="0" w:color="auto"/>
        <w:bottom w:val="none" w:sz="0" w:space="0" w:color="auto"/>
        <w:right w:val="none" w:sz="0" w:space="0" w:color="auto"/>
      </w:divBdr>
    </w:div>
    <w:div w:id="2039968819">
      <w:marLeft w:val="480"/>
      <w:marRight w:val="0"/>
      <w:marTop w:val="0"/>
      <w:marBottom w:val="0"/>
      <w:divBdr>
        <w:top w:val="none" w:sz="0" w:space="0" w:color="auto"/>
        <w:left w:val="none" w:sz="0" w:space="0" w:color="auto"/>
        <w:bottom w:val="none" w:sz="0" w:space="0" w:color="auto"/>
        <w:right w:val="none" w:sz="0" w:space="0" w:color="auto"/>
      </w:divBdr>
    </w:div>
    <w:div w:id="2040009571">
      <w:bodyDiv w:val="1"/>
      <w:marLeft w:val="0"/>
      <w:marRight w:val="0"/>
      <w:marTop w:val="0"/>
      <w:marBottom w:val="0"/>
      <w:divBdr>
        <w:top w:val="none" w:sz="0" w:space="0" w:color="auto"/>
        <w:left w:val="none" w:sz="0" w:space="0" w:color="auto"/>
        <w:bottom w:val="none" w:sz="0" w:space="0" w:color="auto"/>
        <w:right w:val="none" w:sz="0" w:space="0" w:color="auto"/>
      </w:divBdr>
    </w:div>
    <w:div w:id="2042320178">
      <w:marLeft w:val="640"/>
      <w:marRight w:val="0"/>
      <w:marTop w:val="0"/>
      <w:marBottom w:val="0"/>
      <w:divBdr>
        <w:top w:val="none" w:sz="0" w:space="0" w:color="auto"/>
        <w:left w:val="none" w:sz="0" w:space="0" w:color="auto"/>
        <w:bottom w:val="none" w:sz="0" w:space="0" w:color="auto"/>
        <w:right w:val="none" w:sz="0" w:space="0" w:color="auto"/>
      </w:divBdr>
    </w:div>
    <w:div w:id="2042779201">
      <w:marLeft w:val="480"/>
      <w:marRight w:val="0"/>
      <w:marTop w:val="0"/>
      <w:marBottom w:val="0"/>
      <w:divBdr>
        <w:top w:val="none" w:sz="0" w:space="0" w:color="auto"/>
        <w:left w:val="none" w:sz="0" w:space="0" w:color="auto"/>
        <w:bottom w:val="none" w:sz="0" w:space="0" w:color="auto"/>
        <w:right w:val="none" w:sz="0" w:space="0" w:color="auto"/>
      </w:divBdr>
    </w:div>
    <w:div w:id="2043045974">
      <w:bodyDiv w:val="1"/>
      <w:marLeft w:val="0"/>
      <w:marRight w:val="0"/>
      <w:marTop w:val="0"/>
      <w:marBottom w:val="0"/>
      <w:divBdr>
        <w:top w:val="none" w:sz="0" w:space="0" w:color="auto"/>
        <w:left w:val="none" w:sz="0" w:space="0" w:color="auto"/>
        <w:bottom w:val="none" w:sz="0" w:space="0" w:color="auto"/>
        <w:right w:val="none" w:sz="0" w:space="0" w:color="auto"/>
      </w:divBdr>
      <w:divsChild>
        <w:div w:id="1407533859">
          <w:marLeft w:val="640"/>
          <w:marRight w:val="0"/>
          <w:marTop w:val="0"/>
          <w:marBottom w:val="0"/>
          <w:divBdr>
            <w:top w:val="none" w:sz="0" w:space="0" w:color="auto"/>
            <w:left w:val="none" w:sz="0" w:space="0" w:color="auto"/>
            <w:bottom w:val="none" w:sz="0" w:space="0" w:color="auto"/>
            <w:right w:val="none" w:sz="0" w:space="0" w:color="auto"/>
          </w:divBdr>
        </w:div>
        <w:div w:id="642467862">
          <w:marLeft w:val="640"/>
          <w:marRight w:val="0"/>
          <w:marTop w:val="0"/>
          <w:marBottom w:val="0"/>
          <w:divBdr>
            <w:top w:val="none" w:sz="0" w:space="0" w:color="auto"/>
            <w:left w:val="none" w:sz="0" w:space="0" w:color="auto"/>
            <w:bottom w:val="none" w:sz="0" w:space="0" w:color="auto"/>
            <w:right w:val="none" w:sz="0" w:space="0" w:color="auto"/>
          </w:divBdr>
        </w:div>
        <w:div w:id="1241528573">
          <w:marLeft w:val="640"/>
          <w:marRight w:val="0"/>
          <w:marTop w:val="0"/>
          <w:marBottom w:val="0"/>
          <w:divBdr>
            <w:top w:val="none" w:sz="0" w:space="0" w:color="auto"/>
            <w:left w:val="none" w:sz="0" w:space="0" w:color="auto"/>
            <w:bottom w:val="none" w:sz="0" w:space="0" w:color="auto"/>
            <w:right w:val="none" w:sz="0" w:space="0" w:color="auto"/>
          </w:divBdr>
        </w:div>
        <w:div w:id="1225146106">
          <w:marLeft w:val="640"/>
          <w:marRight w:val="0"/>
          <w:marTop w:val="0"/>
          <w:marBottom w:val="0"/>
          <w:divBdr>
            <w:top w:val="none" w:sz="0" w:space="0" w:color="auto"/>
            <w:left w:val="none" w:sz="0" w:space="0" w:color="auto"/>
            <w:bottom w:val="none" w:sz="0" w:space="0" w:color="auto"/>
            <w:right w:val="none" w:sz="0" w:space="0" w:color="auto"/>
          </w:divBdr>
        </w:div>
        <w:div w:id="1819953408">
          <w:marLeft w:val="640"/>
          <w:marRight w:val="0"/>
          <w:marTop w:val="0"/>
          <w:marBottom w:val="0"/>
          <w:divBdr>
            <w:top w:val="none" w:sz="0" w:space="0" w:color="auto"/>
            <w:left w:val="none" w:sz="0" w:space="0" w:color="auto"/>
            <w:bottom w:val="none" w:sz="0" w:space="0" w:color="auto"/>
            <w:right w:val="none" w:sz="0" w:space="0" w:color="auto"/>
          </w:divBdr>
        </w:div>
        <w:div w:id="44717544">
          <w:marLeft w:val="640"/>
          <w:marRight w:val="0"/>
          <w:marTop w:val="0"/>
          <w:marBottom w:val="0"/>
          <w:divBdr>
            <w:top w:val="none" w:sz="0" w:space="0" w:color="auto"/>
            <w:left w:val="none" w:sz="0" w:space="0" w:color="auto"/>
            <w:bottom w:val="none" w:sz="0" w:space="0" w:color="auto"/>
            <w:right w:val="none" w:sz="0" w:space="0" w:color="auto"/>
          </w:divBdr>
        </w:div>
        <w:div w:id="1571499411">
          <w:marLeft w:val="640"/>
          <w:marRight w:val="0"/>
          <w:marTop w:val="0"/>
          <w:marBottom w:val="0"/>
          <w:divBdr>
            <w:top w:val="none" w:sz="0" w:space="0" w:color="auto"/>
            <w:left w:val="none" w:sz="0" w:space="0" w:color="auto"/>
            <w:bottom w:val="none" w:sz="0" w:space="0" w:color="auto"/>
            <w:right w:val="none" w:sz="0" w:space="0" w:color="auto"/>
          </w:divBdr>
        </w:div>
        <w:div w:id="2087603378">
          <w:marLeft w:val="640"/>
          <w:marRight w:val="0"/>
          <w:marTop w:val="0"/>
          <w:marBottom w:val="0"/>
          <w:divBdr>
            <w:top w:val="none" w:sz="0" w:space="0" w:color="auto"/>
            <w:left w:val="none" w:sz="0" w:space="0" w:color="auto"/>
            <w:bottom w:val="none" w:sz="0" w:space="0" w:color="auto"/>
            <w:right w:val="none" w:sz="0" w:space="0" w:color="auto"/>
          </w:divBdr>
        </w:div>
        <w:div w:id="862978605">
          <w:marLeft w:val="640"/>
          <w:marRight w:val="0"/>
          <w:marTop w:val="0"/>
          <w:marBottom w:val="0"/>
          <w:divBdr>
            <w:top w:val="none" w:sz="0" w:space="0" w:color="auto"/>
            <w:left w:val="none" w:sz="0" w:space="0" w:color="auto"/>
            <w:bottom w:val="none" w:sz="0" w:space="0" w:color="auto"/>
            <w:right w:val="none" w:sz="0" w:space="0" w:color="auto"/>
          </w:divBdr>
        </w:div>
        <w:div w:id="1006591060">
          <w:marLeft w:val="640"/>
          <w:marRight w:val="0"/>
          <w:marTop w:val="0"/>
          <w:marBottom w:val="0"/>
          <w:divBdr>
            <w:top w:val="none" w:sz="0" w:space="0" w:color="auto"/>
            <w:left w:val="none" w:sz="0" w:space="0" w:color="auto"/>
            <w:bottom w:val="none" w:sz="0" w:space="0" w:color="auto"/>
            <w:right w:val="none" w:sz="0" w:space="0" w:color="auto"/>
          </w:divBdr>
        </w:div>
        <w:div w:id="735668235">
          <w:marLeft w:val="640"/>
          <w:marRight w:val="0"/>
          <w:marTop w:val="0"/>
          <w:marBottom w:val="0"/>
          <w:divBdr>
            <w:top w:val="none" w:sz="0" w:space="0" w:color="auto"/>
            <w:left w:val="none" w:sz="0" w:space="0" w:color="auto"/>
            <w:bottom w:val="none" w:sz="0" w:space="0" w:color="auto"/>
            <w:right w:val="none" w:sz="0" w:space="0" w:color="auto"/>
          </w:divBdr>
        </w:div>
        <w:div w:id="1487744802">
          <w:marLeft w:val="640"/>
          <w:marRight w:val="0"/>
          <w:marTop w:val="0"/>
          <w:marBottom w:val="0"/>
          <w:divBdr>
            <w:top w:val="none" w:sz="0" w:space="0" w:color="auto"/>
            <w:left w:val="none" w:sz="0" w:space="0" w:color="auto"/>
            <w:bottom w:val="none" w:sz="0" w:space="0" w:color="auto"/>
            <w:right w:val="none" w:sz="0" w:space="0" w:color="auto"/>
          </w:divBdr>
        </w:div>
        <w:div w:id="908884236">
          <w:marLeft w:val="640"/>
          <w:marRight w:val="0"/>
          <w:marTop w:val="0"/>
          <w:marBottom w:val="0"/>
          <w:divBdr>
            <w:top w:val="none" w:sz="0" w:space="0" w:color="auto"/>
            <w:left w:val="none" w:sz="0" w:space="0" w:color="auto"/>
            <w:bottom w:val="none" w:sz="0" w:space="0" w:color="auto"/>
            <w:right w:val="none" w:sz="0" w:space="0" w:color="auto"/>
          </w:divBdr>
        </w:div>
        <w:div w:id="1062290370">
          <w:marLeft w:val="640"/>
          <w:marRight w:val="0"/>
          <w:marTop w:val="0"/>
          <w:marBottom w:val="0"/>
          <w:divBdr>
            <w:top w:val="none" w:sz="0" w:space="0" w:color="auto"/>
            <w:left w:val="none" w:sz="0" w:space="0" w:color="auto"/>
            <w:bottom w:val="none" w:sz="0" w:space="0" w:color="auto"/>
            <w:right w:val="none" w:sz="0" w:space="0" w:color="auto"/>
          </w:divBdr>
        </w:div>
        <w:div w:id="2139061575">
          <w:marLeft w:val="640"/>
          <w:marRight w:val="0"/>
          <w:marTop w:val="0"/>
          <w:marBottom w:val="0"/>
          <w:divBdr>
            <w:top w:val="none" w:sz="0" w:space="0" w:color="auto"/>
            <w:left w:val="none" w:sz="0" w:space="0" w:color="auto"/>
            <w:bottom w:val="none" w:sz="0" w:space="0" w:color="auto"/>
            <w:right w:val="none" w:sz="0" w:space="0" w:color="auto"/>
          </w:divBdr>
        </w:div>
        <w:div w:id="1169639107">
          <w:marLeft w:val="640"/>
          <w:marRight w:val="0"/>
          <w:marTop w:val="0"/>
          <w:marBottom w:val="0"/>
          <w:divBdr>
            <w:top w:val="none" w:sz="0" w:space="0" w:color="auto"/>
            <w:left w:val="none" w:sz="0" w:space="0" w:color="auto"/>
            <w:bottom w:val="none" w:sz="0" w:space="0" w:color="auto"/>
            <w:right w:val="none" w:sz="0" w:space="0" w:color="auto"/>
          </w:divBdr>
        </w:div>
        <w:div w:id="952783703">
          <w:marLeft w:val="640"/>
          <w:marRight w:val="0"/>
          <w:marTop w:val="0"/>
          <w:marBottom w:val="0"/>
          <w:divBdr>
            <w:top w:val="none" w:sz="0" w:space="0" w:color="auto"/>
            <w:left w:val="none" w:sz="0" w:space="0" w:color="auto"/>
            <w:bottom w:val="none" w:sz="0" w:space="0" w:color="auto"/>
            <w:right w:val="none" w:sz="0" w:space="0" w:color="auto"/>
          </w:divBdr>
        </w:div>
        <w:div w:id="1073358087">
          <w:marLeft w:val="640"/>
          <w:marRight w:val="0"/>
          <w:marTop w:val="0"/>
          <w:marBottom w:val="0"/>
          <w:divBdr>
            <w:top w:val="none" w:sz="0" w:space="0" w:color="auto"/>
            <w:left w:val="none" w:sz="0" w:space="0" w:color="auto"/>
            <w:bottom w:val="none" w:sz="0" w:space="0" w:color="auto"/>
            <w:right w:val="none" w:sz="0" w:space="0" w:color="auto"/>
          </w:divBdr>
        </w:div>
        <w:div w:id="957875003">
          <w:marLeft w:val="640"/>
          <w:marRight w:val="0"/>
          <w:marTop w:val="0"/>
          <w:marBottom w:val="0"/>
          <w:divBdr>
            <w:top w:val="none" w:sz="0" w:space="0" w:color="auto"/>
            <w:left w:val="none" w:sz="0" w:space="0" w:color="auto"/>
            <w:bottom w:val="none" w:sz="0" w:space="0" w:color="auto"/>
            <w:right w:val="none" w:sz="0" w:space="0" w:color="auto"/>
          </w:divBdr>
        </w:div>
        <w:div w:id="1641106885">
          <w:marLeft w:val="640"/>
          <w:marRight w:val="0"/>
          <w:marTop w:val="0"/>
          <w:marBottom w:val="0"/>
          <w:divBdr>
            <w:top w:val="none" w:sz="0" w:space="0" w:color="auto"/>
            <w:left w:val="none" w:sz="0" w:space="0" w:color="auto"/>
            <w:bottom w:val="none" w:sz="0" w:space="0" w:color="auto"/>
            <w:right w:val="none" w:sz="0" w:space="0" w:color="auto"/>
          </w:divBdr>
        </w:div>
        <w:div w:id="1052995832">
          <w:marLeft w:val="640"/>
          <w:marRight w:val="0"/>
          <w:marTop w:val="0"/>
          <w:marBottom w:val="0"/>
          <w:divBdr>
            <w:top w:val="none" w:sz="0" w:space="0" w:color="auto"/>
            <w:left w:val="none" w:sz="0" w:space="0" w:color="auto"/>
            <w:bottom w:val="none" w:sz="0" w:space="0" w:color="auto"/>
            <w:right w:val="none" w:sz="0" w:space="0" w:color="auto"/>
          </w:divBdr>
        </w:div>
        <w:div w:id="308099877">
          <w:marLeft w:val="640"/>
          <w:marRight w:val="0"/>
          <w:marTop w:val="0"/>
          <w:marBottom w:val="0"/>
          <w:divBdr>
            <w:top w:val="none" w:sz="0" w:space="0" w:color="auto"/>
            <w:left w:val="none" w:sz="0" w:space="0" w:color="auto"/>
            <w:bottom w:val="none" w:sz="0" w:space="0" w:color="auto"/>
            <w:right w:val="none" w:sz="0" w:space="0" w:color="auto"/>
          </w:divBdr>
        </w:div>
        <w:div w:id="485361314">
          <w:marLeft w:val="640"/>
          <w:marRight w:val="0"/>
          <w:marTop w:val="0"/>
          <w:marBottom w:val="0"/>
          <w:divBdr>
            <w:top w:val="none" w:sz="0" w:space="0" w:color="auto"/>
            <w:left w:val="none" w:sz="0" w:space="0" w:color="auto"/>
            <w:bottom w:val="none" w:sz="0" w:space="0" w:color="auto"/>
            <w:right w:val="none" w:sz="0" w:space="0" w:color="auto"/>
          </w:divBdr>
        </w:div>
        <w:div w:id="849176661">
          <w:marLeft w:val="640"/>
          <w:marRight w:val="0"/>
          <w:marTop w:val="0"/>
          <w:marBottom w:val="0"/>
          <w:divBdr>
            <w:top w:val="none" w:sz="0" w:space="0" w:color="auto"/>
            <w:left w:val="none" w:sz="0" w:space="0" w:color="auto"/>
            <w:bottom w:val="none" w:sz="0" w:space="0" w:color="auto"/>
            <w:right w:val="none" w:sz="0" w:space="0" w:color="auto"/>
          </w:divBdr>
        </w:div>
        <w:div w:id="2047296642">
          <w:marLeft w:val="640"/>
          <w:marRight w:val="0"/>
          <w:marTop w:val="0"/>
          <w:marBottom w:val="0"/>
          <w:divBdr>
            <w:top w:val="none" w:sz="0" w:space="0" w:color="auto"/>
            <w:left w:val="none" w:sz="0" w:space="0" w:color="auto"/>
            <w:bottom w:val="none" w:sz="0" w:space="0" w:color="auto"/>
            <w:right w:val="none" w:sz="0" w:space="0" w:color="auto"/>
          </w:divBdr>
        </w:div>
        <w:div w:id="1725837675">
          <w:marLeft w:val="640"/>
          <w:marRight w:val="0"/>
          <w:marTop w:val="0"/>
          <w:marBottom w:val="0"/>
          <w:divBdr>
            <w:top w:val="none" w:sz="0" w:space="0" w:color="auto"/>
            <w:left w:val="none" w:sz="0" w:space="0" w:color="auto"/>
            <w:bottom w:val="none" w:sz="0" w:space="0" w:color="auto"/>
            <w:right w:val="none" w:sz="0" w:space="0" w:color="auto"/>
          </w:divBdr>
        </w:div>
        <w:div w:id="1203329656">
          <w:marLeft w:val="640"/>
          <w:marRight w:val="0"/>
          <w:marTop w:val="0"/>
          <w:marBottom w:val="0"/>
          <w:divBdr>
            <w:top w:val="none" w:sz="0" w:space="0" w:color="auto"/>
            <w:left w:val="none" w:sz="0" w:space="0" w:color="auto"/>
            <w:bottom w:val="none" w:sz="0" w:space="0" w:color="auto"/>
            <w:right w:val="none" w:sz="0" w:space="0" w:color="auto"/>
          </w:divBdr>
        </w:div>
        <w:div w:id="840896764">
          <w:marLeft w:val="640"/>
          <w:marRight w:val="0"/>
          <w:marTop w:val="0"/>
          <w:marBottom w:val="0"/>
          <w:divBdr>
            <w:top w:val="none" w:sz="0" w:space="0" w:color="auto"/>
            <w:left w:val="none" w:sz="0" w:space="0" w:color="auto"/>
            <w:bottom w:val="none" w:sz="0" w:space="0" w:color="auto"/>
            <w:right w:val="none" w:sz="0" w:space="0" w:color="auto"/>
          </w:divBdr>
        </w:div>
        <w:div w:id="1042752420">
          <w:marLeft w:val="640"/>
          <w:marRight w:val="0"/>
          <w:marTop w:val="0"/>
          <w:marBottom w:val="0"/>
          <w:divBdr>
            <w:top w:val="none" w:sz="0" w:space="0" w:color="auto"/>
            <w:left w:val="none" w:sz="0" w:space="0" w:color="auto"/>
            <w:bottom w:val="none" w:sz="0" w:space="0" w:color="auto"/>
            <w:right w:val="none" w:sz="0" w:space="0" w:color="auto"/>
          </w:divBdr>
        </w:div>
        <w:div w:id="73474658">
          <w:marLeft w:val="640"/>
          <w:marRight w:val="0"/>
          <w:marTop w:val="0"/>
          <w:marBottom w:val="0"/>
          <w:divBdr>
            <w:top w:val="none" w:sz="0" w:space="0" w:color="auto"/>
            <w:left w:val="none" w:sz="0" w:space="0" w:color="auto"/>
            <w:bottom w:val="none" w:sz="0" w:space="0" w:color="auto"/>
            <w:right w:val="none" w:sz="0" w:space="0" w:color="auto"/>
          </w:divBdr>
        </w:div>
        <w:div w:id="583690192">
          <w:marLeft w:val="640"/>
          <w:marRight w:val="0"/>
          <w:marTop w:val="0"/>
          <w:marBottom w:val="0"/>
          <w:divBdr>
            <w:top w:val="none" w:sz="0" w:space="0" w:color="auto"/>
            <w:left w:val="none" w:sz="0" w:space="0" w:color="auto"/>
            <w:bottom w:val="none" w:sz="0" w:space="0" w:color="auto"/>
            <w:right w:val="none" w:sz="0" w:space="0" w:color="auto"/>
          </w:divBdr>
        </w:div>
        <w:div w:id="798574666">
          <w:marLeft w:val="640"/>
          <w:marRight w:val="0"/>
          <w:marTop w:val="0"/>
          <w:marBottom w:val="0"/>
          <w:divBdr>
            <w:top w:val="none" w:sz="0" w:space="0" w:color="auto"/>
            <w:left w:val="none" w:sz="0" w:space="0" w:color="auto"/>
            <w:bottom w:val="none" w:sz="0" w:space="0" w:color="auto"/>
            <w:right w:val="none" w:sz="0" w:space="0" w:color="auto"/>
          </w:divBdr>
        </w:div>
        <w:div w:id="1979410788">
          <w:marLeft w:val="640"/>
          <w:marRight w:val="0"/>
          <w:marTop w:val="0"/>
          <w:marBottom w:val="0"/>
          <w:divBdr>
            <w:top w:val="none" w:sz="0" w:space="0" w:color="auto"/>
            <w:left w:val="none" w:sz="0" w:space="0" w:color="auto"/>
            <w:bottom w:val="none" w:sz="0" w:space="0" w:color="auto"/>
            <w:right w:val="none" w:sz="0" w:space="0" w:color="auto"/>
          </w:divBdr>
        </w:div>
        <w:div w:id="2088720319">
          <w:marLeft w:val="640"/>
          <w:marRight w:val="0"/>
          <w:marTop w:val="0"/>
          <w:marBottom w:val="0"/>
          <w:divBdr>
            <w:top w:val="none" w:sz="0" w:space="0" w:color="auto"/>
            <w:left w:val="none" w:sz="0" w:space="0" w:color="auto"/>
            <w:bottom w:val="none" w:sz="0" w:space="0" w:color="auto"/>
            <w:right w:val="none" w:sz="0" w:space="0" w:color="auto"/>
          </w:divBdr>
        </w:div>
        <w:div w:id="1129670359">
          <w:marLeft w:val="640"/>
          <w:marRight w:val="0"/>
          <w:marTop w:val="0"/>
          <w:marBottom w:val="0"/>
          <w:divBdr>
            <w:top w:val="none" w:sz="0" w:space="0" w:color="auto"/>
            <w:left w:val="none" w:sz="0" w:space="0" w:color="auto"/>
            <w:bottom w:val="none" w:sz="0" w:space="0" w:color="auto"/>
            <w:right w:val="none" w:sz="0" w:space="0" w:color="auto"/>
          </w:divBdr>
        </w:div>
        <w:div w:id="2113931540">
          <w:marLeft w:val="640"/>
          <w:marRight w:val="0"/>
          <w:marTop w:val="0"/>
          <w:marBottom w:val="0"/>
          <w:divBdr>
            <w:top w:val="none" w:sz="0" w:space="0" w:color="auto"/>
            <w:left w:val="none" w:sz="0" w:space="0" w:color="auto"/>
            <w:bottom w:val="none" w:sz="0" w:space="0" w:color="auto"/>
            <w:right w:val="none" w:sz="0" w:space="0" w:color="auto"/>
          </w:divBdr>
        </w:div>
        <w:div w:id="2056848058">
          <w:marLeft w:val="640"/>
          <w:marRight w:val="0"/>
          <w:marTop w:val="0"/>
          <w:marBottom w:val="0"/>
          <w:divBdr>
            <w:top w:val="none" w:sz="0" w:space="0" w:color="auto"/>
            <w:left w:val="none" w:sz="0" w:space="0" w:color="auto"/>
            <w:bottom w:val="none" w:sz="0" w:space="0" w:color="auto"/>
            <w:right w:val="none" w:sz="0" w:space="0" w:color="auto"/>
          </w:divBdr>
        </w:div>
        <w:div w:id="1097749181">
          <w:marLeft w:val="640"/>
          <w:marRight w:val="0"/>
          <w:marTop w:val="0"/>
          <w:marBottom w:val="0"/>
          <w:divBdr>
            <w:top w:val="none" w:sz="0" w:space="0" w:color="auto"/>
            <w:left w:val="none" w:sz="0" w:space="0" w:color="auto"/>
            <w:bottom w:val="none" w:sz="0" w:space="0" w:color="auto"/>
            <w:right w:val="none" w:sz="0" w:space="0" w:color="auto"/>
          </w:divBdr>
        </w:div>
        <w:div w:id="1183859580">
          <w:marLeft w:val="640"/>
          <w:marRight w:val="0"/>
          <w:marTop w:val="0"/>
          <w:marBottom w:val="0"/>
          <w:divBdr>
            <w:top w:val="none" w:sz="0" w:space="0" w:color="auto"/>
            <w:left w:val="none" w:sz="0" w:space="0" w:color="auto"/>
            <w:bottom w:val="none" w:sz="0" w:space="0" w:color="auto"/>
            <w:right w:val="none" w:sz="0" w:space="0" w:color="auto"/>
          </w:divBdr>
        </w:div>
        <w:div w:id="1412509938">
          <w:marLeft w:val="640"/>
          <w:marRight w:val="0"/>
          <w:marTop w:val="0"/>
          <w:marBottom w:val="0"/>
          <w:divBdr>
            <w:top w:val="none" w:sz="0" w:space="0" w:color="auto"/>
            <w:left w:val="none" w:sz="0" w:space="0" w:color="auto"/>
            <w:bottom w:val="none" w:sz="0" w:space="0" w:color="auto"/>
            <w:right w:val="none" w:sz="0" w:space="0" w:color="auto"/>
          </w:divBdr>
        </w:div>
        <w:div w:id="1061714322">
          <w:marLeft w:val="640"/>
          <w:marRight w:val="0"/>
          <w:marTop w:val="0"/>
          <w:marBottom w:val="0"/>
          <w:divBdr>
            <w:top w:val="none" w:sz="0" w:space="0" w:color="auto"/>
            <w:left w:val="none" w:sz="0" w:space="0" w:color="auto"/>
            <w:bottom w:val="none" w:sz="0" w:space="0" w:color="auto"/>
            <w:right w:val="none" w:sz="0" w:space="0" w:color="auto"/>
          </w:divBdr>
        </w:div>
        <w:div w:id="1413088543">
          <w:marLeft w:val="640"/>
          <w:marRight w:val="0"/>
          <w:marTop w:val="0"/>
          <w:marBottom w:val="0"/>
          <w:divBdr>
            <w:top w:val="none" w:sz="0" w:space="0" w:color="auto"/>
            <w:left w:val="none" w:sz="0" w:space="0" w:color="auto"/>
            <w:bottom w:val="none" w:sz="0" w:space="0" w:color="auto"/>
            <w:right w:val="none" w:sz="0" w:space="0" w:color="auto"/>
          </w:divBdr>
        </w:div>
        <w:div w:id="103547571">
          <w:marLeft w:val="640"/>
          <w:marRight w:val="0"/>
          <w:marTop w:val="0"/>
          <w:marBottom w:val="0"/>
          <w:divBdr>
            <w:top w:val="none" w:sz="0" w:space="0" w:color="auto"/>
            <w:left w:val="none" w:sz="0" w:space="0" w:color="auto"/>
            <w:bottom w:val="none" w:sz="0" w:space="0" w:color="auto"/>
            <w:right w:val="none" w:sz="0" w:space="0" w:color="auto"/>
          </w:divBdr>
        </w:div>
        <w:div w:id="1478230786">
          <w:marLeft w:val="640"/>
          <w:marRight w:val="0"/>
          <w:marTop w:val="0"/>
          <w:marBottom w:val="0"/>
          <w:divBdr>
            <w:top w:val="none" w:sz="0" w:space="0" w:color="auto"/>
            <w:left w:val="none" w:sz="0" w:space="0" w:color="auto"/>
            <w:bottom w:val="none" w:sz="0" w:space="0" w:color="auto"/>
            <w:right w:val="none" w:sz="0" w:space="0" w:color="auto"/>
          </w:divBdr>
        </w:div>
        <w:div w:id="1657954027">
          <w:marLeft w:val="640"/>
          <w:marRight w:val="0"/>
          <w:marTop w:val="0"/>
          <w:marBottom w:val="0"/>
          <w:divBdr>
            <w:top w:val="none" w:sz="0" w:space="0" w:color="auto"/>
            <w:left w:val="none" w:sz="0" w:space="0" w:color="auto"/>
            <w:bottom w:val="none" w:sz="0" w:space="0" w:color="auto"/>
            <w:right w:val="none" w:sz="0" w:space="0" w:color="auto"/>
          </w:divBdr>
        </w:div>
        <w:div w:id="1000696035">
          <w:marLeft w:val="640"/>
          <w:marRight w:val="0"/>
          <w:marTop w:val="0"/>
          <w:marBottom w:val="0"/>
          <w:divBdr>
            <w:top w:val="none" w:sz="0" w:space="0" w:color="auto"/>
            <w:left w:val="none" w:sz="0" w:space="0" w:color="auto"/>
            <w:bottom w:val="none" w:sz="0" w:space="0" w:color="auto"/>
            <w:right w:val="none" w:sz="0" w:space="0" w:color="auto"/>
          </w:divBdr>
        </w:div>
        <w:div w:id="1607955562">
          <w:marLeft w:val="640"/>
          <w:marRight w:val="0"/>
          <w:marTop w:val="0"/>
          <w:marBottom w:val="0"/>
          <w:divBdr>
            <w:top w:val="none" w:sz="0" w:space="0" w:color="auto"/>
            <w:left w:val="none" w:sz="0" w:space="0" w:color="auto"/>
            <w:bottom w:val="none" w:sz="0" w:space="0" w:color="auto"/>
            <w:right w:val="none" w:sz="0" w:space="0" w:color="auto"/>
          </w:divBdr>
        </w:div>
        <w:div w:id="1202210910">
          <w:marLeft w:val="640"/>
          <w:marRight w:val="0"/>
          <w:marTop w:val="0"/>
          <w:marBottom w:val="0"/>
          <w:divBdr>
            <w:top w:val="none" w:sz="0" w:space="0" w:color="auto"/>
            <w:left w:val="none" w:sz="0" w:space="0" w:color="auto"/>
            <w:bottom w:val="none" w:sz="0" w:space="0" w:color="auto"/>
            <w:right w:val="none" w:sz="0" w:space="0" w:color="auto"/>
          </w:divBdr>
        </w:div>
        <w:div w:id="771977930">
          <w:marLeft w:val="640"/>
          <w:marRight w:val="0"/>
          <w:marTop w:val="0"/>
          <w:marBottom w:val="0"/>
          <w:divBdr>
            <w:top w:val="none" w:sz="0" w:space="0" w:color="auto"/>
            <w:left w:val="none" w:sz="0" w:space="0" w:color="auto"/>
            <w:bottom w:val="none" w:sz="0" w:space="0" w:color="auto"/>
            <w:right w:val="none" w:sz="0" w:space="0" w:color="auto"/>
          </w:divBdr>
        </w:div>
        <w:div w:id="1182015301">
          <w:marLeft w:val="640"/>
          <w:marRight w:val="0"/>
          <w:marTop w:val="0"/>
          <w:marBottom w:val="0"/>
          <w:divBdr>
            <w:top w:val="none" w:sz="0" w:space="0" w:color="auto"/>
            <w:left w:val="none" w:sz="0" w:space="0" w:color="auto"/>
            <w:bottom w:val="none" w:sz="0" w:space="0" w:color="auto"/>
            <w:right w:val="none" w:sz="0" w:space="0" w:color="auto"/>
          </w:divBdr>
        </w:div>
        <w:div w:id="1097140996">
          <w:marLeft w:val="640"/>
          <w:marRight w:val="0"/>
          <w:marTop w:val="0"/>
          <w:marBottom w:val="0"/>
          <w:divBdr>
            <w:top w:val="none" w:sz="0" w:space="0" w:color="auto"/>
            <w:left w:val="none" w:sz="0" w:space="0" w:color="auto"/>
            <w:bottom w:val="none" w:sz="0" w:space="0" w:color="auto"/>
            <w:right w:val="none" w:sz="0" w:space="0" w:color="auto"/>
          </w:divBdr>
        </w:div>
        <w:div w:id="49619073">
          <w:marLeft w:val="640"/>
          <w:marRight w:val="0"/>
          <w:marTop w:val="0"/>
          <w:marBottom w:val="0"/>
          <w:divBdr>
            <w:top w:val="none" w:sz="0" w:space="0" w:color="auto"/>
            <w:left w:val="none" w:sz="0" w:space="0" w:color="auto"/>
            <w:bottom w:val="none" w:sz="0" w:space="0" w:color="auto"/>
            <w:right w:val="none" w:sz="0" w:space="0" w:color="auto"/>
          </w:divBdr>
        </w:div>
        <w:div w:id="1647658201">
          <w:marLeft w:val="640"/>
          <w:marRight w:val="0"/>
          <w:marTop w:val="0"/>
          <w:marBottom w:val="0"/>
          <w:divBdr>
            <w:top w:val="none" w:sz="0" w:space="0" w:color="auto"/>
            <w:left w:val="none" w:sz="0" w:space="0" w:color="auto"/>
            <w:bottom w:val="none" w:sz="0" w:space="0" w:color="auto"/>
            <w:right w:val="none" w:sz="0" w:space="0" w:color="auto"/>
          </w:divBdr>
        </w:div>
        <w:div w:id="1743942935">
          <w:marLeft w:val="640"/>
          <w:marRight w:val="0"/>
          <w:marTop w:val="0"/>
          <w:marBottom w:val="0"/>
          <w:divBdr>
            <w:top w:val="none" w:sz="0" w:space="0" w:color="auto"/>
            <w:left w:val="none" w:sz="0" w:space="0" w:color="auto"/>
            <w:bottom w:val="none" w:sz="0" w:space="0" w:color="auto"/>
            <w:right w:val="none" w:sz="0" w:space="0" w:color="auto"/>
          </w:divBdr>
        </w:div>
        <w:div w:id="1721712175">
          <w:marLeft w:val="640"/>
          <w:marRight w:val="0"/>
          <w:marTop w:val="0"/>
          <w:marBottom w:val="0"/>
          <w:divBdr>
            <w:top w:val="none" w:sz="0" w:space="0" w:color="auto"/>
            <w:left w:val="none" w:sz="0" w:space="0" w:color="auto"/>
            <w:bottom w:val="none" w:sz="0" w:space="0" w:color="auto"/>
            <w:right w:val="none" w:sz="0" w:space="0" w:color="auto"/>
          </w:divBdr>
        </w:div>
        <w:div w:id="582639554">
          <w:marLeft w:val="640"/>
          <w:marRight w:val="0"/>
          <w:marTop w:val="0"/>
          <w:marBottom w:val="0"/>
          <w:divBdr>
            <w:top w:val="none" w:sz="0" w:space="0" w:color="auto"/>
            <w:left w:val="none" w:sz="0" w:space="0" w:color="auto"/>
            <w:bottom w:val="none" w:sz="0" w:space="0" w:color="auto"/>
            <w:right w:val="none" w:sz="0" w:space="0" w:color="auto"/>
          </w:divBdr>
        </w:div>
        <w:div w:id="221722721">
          <w:marLeft w:val="640"/>
          <w:marRight w:val="0"/>
          <w:marTop w:val="0"/>
          <w:marBottom w:val="0"/>
          <w:divBdr>
            <w:top w:val="none" w:sz="0" w:space="0" w:color="auto"/>
            <w:left w:val="none" w:sz="0" w:space="0" w:color="auto"/>
            <w:bottom w:val="none" w:sz="0" w:space="0" w:color="auto"/>
            <w:right w:val="none" w:sz="0" w:space="0" w:color="auto"/>
          </w:divBdr>
        </w:div>
        <w:div w:id="1560480931">
          <w:marLeft w:val="640"/>
          <w:marRight w:val="0"/>
          <w:marTop w:val="0"/>
          <w:marBottom w:val="0"/>
          <w:divBdr>
            <w:top w:val="none" w:sz="0" w:space="0" w:color="auto"/>
            <w:left w:val="none" w:sz="0" w:space="0" w:color="auto"/>
            <w:bottom w:val="none" w:sz="0" w:space="0" w:color="auto"/>
            <w:right w:val="none" w:sz="0" w:space="0" w:color="auto"/>
          </w:divBdr>
        </w:div>
        <w:div w:id="488521824">
          <w:marLeft w:val="640"/>
          <w:marRight w:val="0"/>
          <w:marTop w:val="0"/>
          <w:marBottom w:val="0"/>
          <w:divBdr>
            <w:top w:val="none" w:sz="0" w:space="0" w:color="auto"/>
            <w:left w:val="none" w:sz="0" w:space="0" w:color="auto"/>
            <w:bottom w:val="none" w:sz="0" w:space="0" w:color="auto"/>
            <w:right w:val="none" w:sz="0" w:space="0" w:color="auto"/>
          </w:divBdr>
        </w:div>
        <w:div w:id="394933432">
          <w:marLeft w:val="640"/>
          <w:marRight w:val="0"/>
          <w:marTop w:val="0"/>
          <w:marBottom w:val="0"/>
          <w:divBdr>
            <w:top w:val="none" w:sz="0" w:space="0" w:color="auto"/>
            <w:left w:val="none" w:sz="0" w:space="0" w:color="auto"/>
            <w:bottom w:val="none" w:sz="0" w:space="0" w:color="auto"/>
            <w:right w:val="none" w:sz="0" w:space="0" w:color="auto"/>
          </w:divBdr>
        </w:div>
        <w:div w:id="204493335">
          <w:marLeft w:val="640"/>
          <w:marRight w:val="0"/>
          <w:marTop w:val="0"/>
          <w:marBottom w:val="0"/>
          <w:divBdr>
            <w:top w:val="none" w:sz="0" w:space="0" w:color="auto"/>
            <w:left w:val="none" w:sz="0" w:space="0" w:color="auto"/>
            <w:bottom w:val="none" w:sz="0" w:space="0" w:color="auto"/>
            <w:right w:val="none" w:sz="0" w:space="0" w:color="auto"/>
          </w:divBdr>
        </w:div>
        <w:div w:id="1641499021">
          <w:marLeft w:val="640"/>
          <w:marRight w:val="0"/>
          <w:marTop w:val="0"/>
          <w:marBottom w:val="0"/>
          <w:divBdr>
            <w:top w:val="none" w:sz="0" w:space="0" w:color="auto"/>
            <w:left w:val="none" w:sz="0" w:space="0" w:color="auto"/>
            <w:bottom w:val="none" w:sz="0" w:space="0" w:color="auto"/>
            <w:right w:val="none" w:sz="0" w:space="0" w:color="auto"/>
          </w:divBdr>
        </w:div>
        <w:div w:id="1163738593">
          <w:marLeft w:val="640"/>
          <w:marRight w:val="0"/>
          <w:marTop w:val="0"/>
          <w:marBottom w:val="0"/>
          <w:divBdr>
            <w:top w:val="none" w:sz="0" w:space="0" w:color="auto"/>
            <w:left w:val="none" w:sz="0" w:space="0" w:color="auto"/>
            <w:bottom w:val="none" w:sz="0" w:space="0" w:color="auto"/>
            <w:right w:val="none" w:sz="0" w:space="0" w:color="auto"/>
          </w:divBdr>
        </w:div>
        <w:div w:id="2109495954">
          <w:marLeft w:val="640"/>
          <w:marRight w:val="0"/>
          <w:marTop w:val="0"/>
          <w:marBottom w:val="0"/>
          <w:divBdr>
            <w:top w:val="none" w:sz="0" w:space="0" w:color="auto"/>
            <w:left w:val="none" w:sz="0" w:space="0" w:color="auto"/>
            <w:bottom w:val="none" w:sz="0" w:space="0" w:color="auto"/>
            <w:right w:val="none" w:sz="0" w:space="0" w:color="auto"/>
          </w:divBdr>
        </w:div>
        <w:div w:id="950473864">
          <w:marLeft w:val="640"/>
          <w:marRight w:val="0"/>
          <w:marTop w:val="0"/>
          <w:marBottom w:val="0"/>
          <w:divBdr>
            <w:top w:val="none" w:sz="0" w:space="0" w:color="auto"/>
            <w:left w:val="none" w:sz="0" w:space="0" w:color="auto"/>
            <w:bottom w:val="none" w:sz="0" w:space="0" w:color="auto"/>
            <w:right w:val="none" w:sz="0" w:space="0" w:color="auto"/>
          </w:divBdr>
        </w:div>
        <w:div w:id="49892483">
          <w:marLeft w:val="640"/>
          <w:marRight w:val="0"/>
          <w:marTop w:val="0"/>
          <w:marBottom w:val="0"/>
          <w:divBdr>
            <w:top w:val="none" w:sz="0" w:space="0" w:color="auto"/>
            <w:left w:val="none" w:sz="0" w:space="0" w:color="auto"/>
            <w:bottom w:val="none" w:sz="0" w:space="0" w:color="auto"/>
            <w:right w:val="none" w:sz="0" w:space="0" w:color="auto"/>
          </w:divBdr>
        </w:div>
        <w:div w:id="1602911113">
          <w:marLeft w:val="640"/>
          <w:marRight w:val="0"/>
          <w:marTop w:val="0"/>
          <w:marBottom w:val="0"/>
          <w:divBdr>
            <w:top w:val="none" w:sz="0" w:space="0" w:color="auto"/>
            <w:left w:val="none" w:sz="0" w:space="0" w:color="auto"/>
            <w:bottom w:val="none" w:sz="0" w:space="0" w:color="auto"/>
            <w:right w:val="none" w:sz="0" w:space="0" w:color="auto"/>
          </w:divBdr>
        </w:div>
        <w:div w:id="728070105">
          <w:marLeft w:val="640"/>
          <w:marRight w:val="0"/>
          <w:marTop w:val="0"/>
          <w:marBottom w:val="0"/>
          <w:divBdr>
            <w:top w:val="none" w:sz="0" w:space="0" w:color="auto"/>
            <w:left w:val="none" w:sz="0" w:space="0" w:color="auto"/>
            <w:bottom w:val="none" w:sz="0" w:space="0" w:color="auto"/>
            <w:right w:val="none" w:sz="0" w:space="0" w:color="auto"/>
          </w:divBdr>
        </w:div>
        <w:div w:id="1068309345">
          <w:marLeft w:val="640"/>
          <w:marRight w:val="0"/>
          <w:marTop w:val="0"/>
          <w:marBottom w:val="0"/>
          <w:divBdr>
            <w:top w:val="none" w:sz="0" w:space="0" w:color="auto"/>
            <w:left w:val="none" w:sz="0" w:space="0" w:color="auto"/>
            <w:bottom w:val="none" w:sz="0" w:space="0" w:color="auto"/>
            <w:right w:val="none" w:sz="0" w:space="0" w:color="auto"/>
          </w:divBdr>
        </w:div>
      </w:divsChild>
    </w:div>
    <w:div w:id="2043238549">
      <w:marLeft w:val="480"/>
      <w:marRight w:val="0"/>
      <w:marTop w:val="0"/>
      <w:marBottom w:val="0"/>
      <w:divBdr>
        <w:top w:val="none" w:sz="0" w:space="0" w:color="auto"/>
        <w:left w:val="none" w:sz="0" w:space="0" w:color="auto"/>
        <w:bottom w:val="none" w:sz="0" w:space="0" w:color="auto"/>
        <w:right w:val="none" w:sz="0" w:space="0" w:color="auto"/>
      </w:divBdr>
    </w:div>
    <w:div w:id="2043629595">
      <w:marLeft w:val="480"/>
      <w:marRight w:val="0"/>
      <w:marTop w:val="0"/>
      <w:marBottom w:val="0"/>
      <w:divBdr>
        <w:top w:val="none" w:sz="0" w:space="0" w:color="auto"/>
        <w:left w:val="none" w:sz="0" w:space="0" w:color="auto"/>
        <w:bottom w:val="none" w:sz="0" w:space="0" w:color="auto"/>
        <w:right w:val="none" w:sz="0" w:space="0" w:color="auto"/>
      </w:divBdr>
    </w:div>
    <w:div w:id="2048721516">
      <w:bodyDiv w:val="1"/>
      <w:marLeft w:val="0"/>
      <w:marRight w:val="0"/>
      <w:marTop w:val="0"/>
      <w:marBottom w:val="0"/>
      <w:divBdr>
        <w:top w:val="none" w:sz="0" w:space="0" w:color="auto"/>
        <w:left w:val="none" w:sz="0" w:space="0" w:color="auto"/>
        <w:bottom w:val="none" w:sz="0" w:space="0" w:color="auto"/>
        <w:right w:val="none" w:sz="0" w:space="0" w:color="auto"/>
      </w:divBdr>
    </w:div>
    <w:div w:id="2049259795">
      <w:bodyDiv w:val="1"/>
      <w:marLeft w:val="0"/>
      <w:marRight w:val="0"/>
      <w:marTop w:val="0"/>
      <w:marBottom w:val="0"/>
      <w:divBdr>
        <w:top w:val="none" w:sz="0" w:space="0" w:color="auto"/>
        <w:left w:val="none" w:sz="0" w:space="0" w:color="auto"/>
        <w:bottom w:val="none" w:sz="0" w:space="0" w:color="auto"/>
        <w:right w:val="none" w:sz="0" w:space="0" w:color="auto"/>
      </w:divBdr>
    </w:div>
    <w:div w:id="2049261082">
      <w:marLeft w:val="640"/>
      <w:marRight w:val="0"/>
      <w:marTop w:val="0"/>
      <w:marBottom w:val="0"/>
      <w:divBdr>
        <w:top w:val="none" w:sz="0" w:space="0" w:color="auto"/>
        <w:left w:val="none" w:sz="0" w:space="0" w:color="auto"/>
        <w:bottom w:val="none" w:sz="0" w:space="0" w:color="auto"/>
        <w:right w:val="none" w:sz="0" w:space="0" w:color="auto"/>
      </w:divBdr>
    </w:div>
    <w:div w:id="2049530015">
      <w:marLeft w:val="640"/>
      <w:marRight w:val="0"/>
      <w:marTop w:val="0"/>
      <w:marBottom w:val="0"/>
      <w:divBdr>
        <w:top w:val="none" w:sz="0" w:space="0" w:color="auto"/>
        <w:left w:val="none" w:sz="0" w:space="0" w:color="auto"/>
        <w:bottom w:val="none" w:sz="0" w:space="0" w:color="auto"/>
        <w:right w:val="none" w:sz="0" w:space="0" w:color="auto"/>
      </w:divBdr>
    </w:div>
    <w:div w:id="2051564433">
      <w:marLeft w:val="640"/>
      <w:marRight w:val="0"/>
      <w:marTop w:val="0"/>
      <w:marBottom w:val="0"/>
      <w:divBdr>
        <w:top w:val="none" w:sz="0" w:space="0" w:color="auto"/>
        <w:left w:val="none" w:sz="0" w:space="0" w:color="auto"/>
        <w:bottom w:val="none" w:sz="0" w:space="0" w:color="auto"/>
        <w:right w:val="none" w:sz="0" w:space="0" w:color="auto"/>
      </w:divBdr>
    </w:div>
    <w:div w:id="2051762582">
      <w:marLeft w:val="640"/>
      <w:marRight w:val="0"/>
      <w:marTop w:val="0"/>
      <w:marBottom w:val="0"/>
      <w:divBdr>
        <w:top w:val="none" w:sz="0" w:space="0" w:color="auto"/>
        <w:left w:val="none" w:sz="0" w:space="0" w:color="auto"/>
        <w:bottom w:val="none" w:sz="0" w:space="0" w:color="auto"/>
        <w:right w:val="none" w:sz="0" w:space="0" w:color="auto"/>
      </w:divBdr>
    </w:div>
    <w:div w:id="2051955647">
      <w:marLeft w:val="640"/>
      <w:marRight w:val="0"/>
      <w:marTop w:val="0"/>
      <w:marBottom w:val="0"/>
      <w:divBdr>
        <w:top w:val="none" w:sz="0" w:space="0" w:color="auto"/>
        <w:left w:val="none" w:sz="0" w:space="0" w:color="auto"/>
        <w:bottom w:val="none" w:sz="0" w:space="0" w:color="auto"/>
        <w:right w:val="none" w:sz="0" w:space="0" w:color="auto"/>
      </w:divBdr>
    </w:div>
    <w:div w:id="2052027729">
      <w:bodyDiv w:val="1"/>
      <w:marLeft w:val="0"/>
      <w:marRight w:val="0"/>
      <w:marTop w:val="0"/>
      <w:marBottom w:val="0"/>
      <w:divBdr>
        <w:top w:val="none" w:sz="0" w:space="0" w:color="auto"/>
        <w:left w:val="none" w:sz="0" w:space="0" w:color="auto"/>
        <w:bottom w:val="none" w:sz="0" w:space="0" w:color="auto"/>
        <w:right w:val="none" w:sz="0" w:space="0" w:color="auto"/>
      </w:divBdr>
      <w:divsChild>
        <w:div w:id="17433813">
          <w:marLeft w:val="480"/>
          <w:marRight w:val="0"/>
          <w:marTop w:val="0"/>
          <w:marBottom w:val="0"/>
          <w:divBdr>
            <w:top w:val="none" w:sz="0" w:space="0" w:color="auto"/>
            <w:left w:val="none" w:sz="0" w:space="0" w:color="auto"/>
            <w:bottom w:val="none" w:sz="0" w:space="0" w:color="auto"/>
            <w:right w:val="none" w:sz="0" w:space="0" w:color="auto"/>
          </w:divBdr>
        </w:div>
        <w:div w:id="51853784">
          <w:marLeft w:val="480"/>
          <w:marRight w:val="0"/>
          <w:marTop w:val="0"/>
          <w:marBottom w:val="0"/>
          <w:divBdr>
            <w:top w:val="none" w:sz="0" w:space="0" w:color="auto"/>
            <w:left w:val="none" w:sz="0" w:space="0" w:color="auto"/>
            <w:bottom w:val="none" w:sz="0" w:space="0" w:color="auto"/>
            <w:right w:val="none" w:sz="0" w:space="0" w:color="auto"/>
          </w:divBdr>
        </w:div>
        <w:div w:id="56636621">
          <w:marLeft w:val="480"/>
          <w:marRight w:val="0"/>
          <w:marTop w:val="0"/>
          <w:marBottom w:val="0"/>
          <w:divBdr>
            <w:top w:val="none" w:sz="0" w:space="0" w:color="auto"/>
            <w:left w:val="none" w:sz="0" w:space="0" w:color="auto"/>
            <w:bottom w:val="none" w:sz="0" w:space="0" w:color="auto"/>
            <w:right w:val="none" w:sz="0" w:space="0" w:color="auto"/>
          </w:divBdr>
        </w:div>
        <w:div w:id="124277068">
          <w:marLeft w:val="480"/>
          <w:marRight w:val="0"/>
          <w:marTop w:val="0"/>
          <w:marBottom w:val="0"/>
          <w:divBdr>
            <w:top w:val="none" w:sz="0" w:space="0" w:color="auto"/>
            <w:left w:val="none" w:sz="0" w:space="0" w:color="auto"/>
            <w:bottom w:val="none" w:sz="0" w:space="0" w:color="auto"/>
            <w:right w:val="none" w:sz="0" w:space="0" w:color="auto"/>
          </w:divBdr>
        </w:div>
        <w:div w:id="129397387">
          <w:marLeft w:val="480"/>
          <w:marRight w:val="0"/>
          <w:marTop w:val="0"/>
          <w:marBottom w:val="0"/>
          <w:divBdr>
            <w:top w:val="none" w:sz="0" w:space="0" w:color="auto"/>
            <w:left w:val="none" w:sz="0" w:space="0" w:color="auto"/>
            <w:bottom w:val="none" w:sz="0" w:space="0" w:color="auto"/>
            <w:right w:val="none" w:sz="0" w:space="0" w:color="auto"/>
          </w:divBdr>
        </w:div>
        <w:div w:id="165705906">
          <w:marLeft w:val="480"/>
          <w:marRight w:val="0"/>
          <w:marTop w:val="0"/>
          <w:marBottom w:val="0"/>
          <w:divBdr>
            <w:top w:val="none" w:sz="0" w:space="0" w:color="auto"/>
            <w:left w:val="none" w:sz="0" w:space="0" w:color="auto"/>
            <w:bottom w:val="none" w:sz="0" w:space="0" w:color="auto"/>
            <w:right w:val="none" w:sz="0" w:space="0" w:color="auto"/>
          </w:divBdr>
        </w:div>
        <w:div w:id="231896098">
          <w:marLeft w:val="480"/>
          <w:marRight w:val="0"/>
          <w:marTop w:val="0"/>
          <w:marBottom w:val="0"/>
          <w:divBdr>
            <w:top w:val="none" w:sz="0" w:space="0" w:color="auto"/>
            <w:left w:val="none" w:sz="0" w:space="0" w:color="auto"/>
            <w:bottom w:val="none" w:sz="0" w:space="0" w:color="auto"/>
            <w:right w:val="none" w:sz="0" w:space="0" w:color="auto"/>
          </w:divBdr>
        </w:div>
        <w:div w:id="289408247">
          <w:marLeft w:val="480"/>
          <w:marRight w:val="0"/>
          <w:marTop w:val="0"/>
          <w:marBottom w:val="0"/>
          <w:divBdr>
            <w:top w:val="none" w:sz="0" w:space="0" w:color="auto"/>
            <w:left w:val="none" w:sz="0" w:space="0" w:color="auto"/>
            <w:bottom w:val="none" w:sz="0" w:space="0" w:color="auto"/>
            <w:right w:val="none" w:sz="0" w:space="0" w:color="auto"/>
          </w:divBdr>
        </w:div>
        <w:div w:id="322440309">
          <w:marLeft w:val="480"/>
          <w:marRight w:val="0"/>
          <w:marTop w:val="0"/>
          <w:marBottom w:val="0"/>
          <w:divBdr>
            <w:top w:val="none" w:sz="0" w:space="0" w:color="auto"/>
            <w:left w:val="none" w:sz="0" w:space="0" w:color="auto"/>
            <w:bottom w:val="none" w:sz="0" w:space="0" w:color="auto"/>
            <w:right w:val="none" w:sz="0" w:space="0" w:color="auto"/>
          </w:divBdr>
        </w:div>
        <w:div w:id="344139103">
          <w:marLeft w:val="480"/>
          <w:marRight w:val="0"/>
          <w:marTop w:val="0"/>
          <w:marBottom w:val="0"/>
          <w:divBdr>
            <w:top w:val="none" w:sz="0" w:space="0" w:color="auto"/>
            <w:left w:val="none" w:sz="0" w:space="0" w:color="auto"/>
            <w:bottom w:val="none" w:sz="0" w:space="0" w:color="auto"/>
            <w:right w:val="none" w:sz="0" w:space="0" w:color="auto"/>
          </w:divBdr>
        </w:div>
        <w:div w:id="427310713">
          <w:marLeft w:val="480"/>
          <w:marRight w:val="0"/>
          <w:marTop w:val="0"/>
          <w:marBottom w:val="0"/>
          <w:divBdr>
            <w:top w:val="none" w:sz="0" w:space="0" w:color="auto"/>
            <w:left w:val="none" w:sz="0" w:space="0" w:color="auto"/>
            <w:bottom w:val="none" w:sz="0" w:space="0" w:color="auto"/>
            <w:right w:val="none" w:sz="0" w:space="0" w:color="auto"/>
          </w:divBdr>
        </w:div>
        <w:div w:id="548690183">
          <w:marLeft w:val="480"/>
          <w:marRight w:val="0"/>
          <w:marTop w:val="0"/>
          <w:marBottom w:val="0"/>
          <w:divBdr>
            <w:top w:val="none" w:sz="0" w:space="0" w:color="auto"/>
            <w:left w:val="none" w:sz="0" w:space="0" w:color="auto"/>
            <w:bottom w:val="none" w:sz="0" w:space="0" w:color="auto"/>
            <w:right w:val="none" w:sz="0" w:space="0" w:color="auto"/>
          </w:divBdr>
        </w:div>
        <w:div w:id="597370419">
          <w:marLeft w:val="480"/>
          <w:marRight w:val="0"/>
          <w:marTop w:val="0"/>
          <w:marBottom w:val="0"/>
          <w:divBdr>
            <w:top w:val="none" w:sz="0" w:space="0" w:color="auto"/>
            <w:left w:val="none" w:sz="0" w:space="0" w:color="auto"/>
            <w:bottom w:val="none" w:sz="0" w:space="0" w:color="auto"/>
            <w:right w:val="none" w:sz="0" w:space="0" w:color="auto"/>
          </w:divBdr>
        </w:div>
        <w:div w:id="618613248">
          <w:marLeft w:val="480"/>
          <w:marRight w:val="0"/>
          <w:marTop w:val="0"/>
          <w:marBottom w:val="0"/>
          <w:divBdr>
            <w:top w:val="none" w:sz="0" w:space="0" w:color="auto"/>
            <w:left w:val="none" w:sz="0" w:space="0" w:color="auto"/>
            <w:bottom w:val="none" w:sz="0" w:space="0" w:color="auto"/>
            <w:right w:val="none" w:sz="0" w:space="0" w:color="auto"/>
          </w:divBdr>
        </w:div>
        <w:div w:id="637033568">
          <w:marLeft w:val="480"/>
          <w:marRight w:val="0"/>
          <w:marTop w:val="0"/>
          <w:marBottom w:val="0"/>
          <w:divBdr>
            <w:top w:val="none" w:sz="0" w:space="0" w:color="auto"/>
            <w:left w:val="none" w:sz="0" w:space="0" w:color="auto"/>
            <w:bottom w:val="none" w:sz="0" w:space="0" w:color="auto"/>
            <w:right w:val="none" w:sz="0" w:space="0" w:color="auto"/>
          </w:divBdr>
        </w:div>
        <w:div w:id="671839015">
          <w:marLeft w:val="480"/>
          <w:marRight w:val="0"/>
          <w:marTop w:val="0"/>
          <w:marBottom w:val="0"/>
          <w:divBdr>
            <w:top w:val="none" w:sz="0" w:space="0" w:color="auto"/>
            <w:left w:val="none" w:sz="0" w:space="0" w:color="auto"/>
            <w:bottom w:val="none" w:sz="0" w:space="0" w:color="auto"/>
            <w:right w:val="none" w:sz="0" w:space="0" w:color="auto"/>
          </w:divBdr>
        </w:div>
        <w:div w:id="688677261">
          <w:marLeft w:val="480"/>
          <w:marRight w:val="0"/>
          <w:marTop w:val="0"/>
          <w:marBottom w:val="0"/>
          <w:divBdr>
            <w:top w:val="none" w:sz="0" w:space="0" w:color="auto"/>
            <w:left w:val="none" w:sz="0" w:space="0" w:color="auto"/>
            <w:bottom w:val="none" w:sz="0" w:space="0" w:color="auto"/>
            <w:right w:val="none" w:sz="0" w:space="0" w:color="auto"/>
          </w:divBdr>
        </w:div>
        <w:div w:id="771706274">
          <w:marLeft w:val="480"/>
          <w:marRight w:val="0"/>
          <w:marTop w:val="0"/>
          <w:marBottom w:val="0"/>
          <w:divBdr>
            <w:top w:val="none" w:sz="0" w:space="0" w:color="auto"/>
            <w:left w:val="none" w:sz="0" w:space="0" w:color="auto"/>
            <w:bottom w:val="none" w:sz="0" w:space="0" w:color="auto"/>
            <w:right w:val="none" w:sz="0" w:space="0" w:color="auto"/>
          </w:divBdr>
        </w:div>
        <w:div w:id="836044525">
          <w:marLeft w:val="480"/>
          <w:marRight w:val="0"/>
          <w:marTop w:val="0"/>
          <w:marBottom w:val="0"/>
          <w:divBdr>
            <w:top w:val="none" w:sz="0" w:space="0" w:color="auto"/>
            <w:left w:val="none" w:sz="0" w:space="0" w:color="auto"/>
            <w:bottom w:val="none" w:sz="0" w:space="0" w:color="auto"/>
            <w:right w:val="none" w:sz="0" w:space="0" w:color="auto"/>
          </w:divBdr>
        </w:div>
        <w:div w:id="853154363">
          <w:marLeft w:val="480"/>
          <w:marRight w:val="0"/>
          <w:marTop w:val="0"/>
          <w:marBottom w:val="0"/>
          <w:divBdr>
            <w:top w:val="none" w:sz="0" w:space="0" w:color="auto"/>
            <w:left w:val="none" w:sz="0" w:space="0" w:color="auto"/>
            <w:bottom w:val="none" w:sz="0" w:space="0" w:color="auto"/>
            <w:right w:val="none" w:sz="0" w:space="0" w:color="auto"/>
          </w:divBdr>
        </w:div>
        <w:div w:id="899243556">
          <w:marLeft w:val="480"/>
          <w:marRight w:val="0"/>
          <w:marTop w:val="0"/>
          <w:marBottom w:val="0"/>
          <w:divBdr>
            <w:top w:val="none" w:sz="0" w:space="0" w:color="auto"/>
            <w:left w:val="none" w:sz="0" w:space="0" w:color="auto"/>
            <w:bottom w:val="none" w:sz="0" w:space="0" w:color="auto"/>
            <w:right w:val="none" w:sz="0" w:space="0" w:color="auto"/>
          </w:divBdr>
        </w:div>
        <w:div w:id="985934128">
          <w:marLeft w:val="480"/>
          <w:marRight w:val="0"/>
          <w:marTop w:val="0"/>
          <w:marBottom w:val="0"/>
          <w:divBdr>
            <w:top w:val="none" w:sz="0" w:space="0" w:color="auto"/>
            <w:left w:val="none" w:sz="0" w:space="0" w:color="auto"/>
            <w:bottom w:val="none" w:sz="0" w:space="0" w:color="auto"/>
            <w:right w:val="none" w:sz="0" w:space="0" w:color="auto"/>
          </w:divBdr>
        </w:div>
        <w:div w:id="987781769">
          <w:marLeft w:val="480"/>
          <w:marRight w:val="0"/>
          <w:marTop w:val="0"/>
          <w:marBottom w:val="0"/>
          <w:divBdr>
            <w:top w:val="none" w:sz="0" w:space="0" w:color="auto"/>
            <w:left w:val="none" w:sz="0" w:space="0" w:color="auto"/>
            <w:bottom w:val="none" w:sz="0" w:space="0" w:color="auto"/>
            <w:right w:val="none" w:sz="0" w:space="0" w:color="auto"/>
          </w:divBdr>
        </w:div>
        <w:div w:id="998074174">
          <w:marLeft w:val="480"/>
          <w:marRight w:val="0"/>
          <w:marTop w:val="0"/>
          <w:marBottom w:val="0"/>
          <w:divBdr>
            <w:top w:val="none" w:sz="0" w:space="0" w:color="auto"/>
            <w:left w:val="none" w:sz="0" w:space="0" w:color="auto"/>
            <w:bottom w:val="none" w:sz="0" w:space="0" w:color="auto"/>
            <w:right w:val="none" w:sz="0" w:space="0" w:color="auto"/>
          </w:divBdr>
        </w:div>
        <w:div w:id="1034427242">
          <w:marLeft w:val="480"/>
          <w:marRight w:val="0"/>
          <w:marTop w:val="0"/>
          <w:marBottom w:val="0"/>
          <w:divBdr>
            <w:top w:val="none" w:sz="0" w:space="0" w:color="auto"/>
            <w:left w:val="none" w:sz="0" w:space="0" w:color="auto"/>
            <w:bottom w:val="none" w:sz="0" w:space="0" w:color="auto"/>
            <w:right w:val="none" w:sz="0" w:space="0" w:color="auto"/>
          </w:divBdr>
        </w:div>
        <w:div w:id="1079057111">
          <w:marLeft w:val="480"/>
          <w:marRight w:val="0"/>
          <w:marTop w:val="0"/>
          <w:marBottom w:val="0"/>
          <w:divBdr>
            <w:top w:val="none" w:sz="0" w:space="0" w:color="auto"/>
            <w:left w:val="none" w:sz="0" w:space="0" w:color="auto"/>
            <w:bottom w:val="none" w:sz="0" w:space="0" w:color="auto"/>
            <w:right w:val="none" w:sz="0" w:space="0" w:color="auto"/>
          </w:divBdr>
        </w:div>
        <w:div w:id="1086607571">
          <w:marLeft w:val="480"/>
          <w:marRight w:val="0"/>
          <w:marTop w:val="0"/>
          <w:marBottom w:val="0"/>
          <w:divBdr>
            <w:top w:val="none" w:sz="0" w:space="0" w:color="auto"/>
            <w:left w:val="none" w:sz="0" w:space="0" w:color="auto"/>
            <w:bottom w:val="none" w:sz="0" w:space="0" w:color="auto"/>
            <w:right w:val="none" w:sz="0" w:space="0" w:color="auto"/>
          </w:divBdr>
        </w:div>
        <w:div w:id="1093865664">
          <w:marLeft w:val="480"/>
          <w:marRight w:val="0"/>
          <w:marTop w:val="0"/>
          <w:marBottom w:val="0"/>
          <w:divBdr>
            <w:top w:val="none" w:sz="0" w:space="0" w:color="auto"/>
            <w:left w:val="none" w:sz="0" w:space="0" w:color="auto"/>
            <w:bottom w:val="none" w:sz="0" w:space="0" w:color="auto"/>
            <w:right w:val="none" w:sz="0" w:space="0" w:color="auto"/>
          </w:divBdr>
        </w:div>
        <w:div w:id="1151291676">
          <w:marLeft w:val="480"/>
          <w:marRight w:val="0"/>
          <w:marTop w:val="0"/>
          <w:marBottom w:val="0"/>
          <w:divBdr>
            <w:top w:val="none" w:sz="0" w:space="0" w:color="auto"/>
            <w:left w:val="none" w:sz="0" w:space="0" w:color="auto"/>
            <w:bottom w:val="none" w:sz="0" w:space="0" w:color="auto"/>
            <w:right w:val="none" w:sz="0" w:space="0" w:color="auto"/>
          </w:divBdr>
        </w:div>
        <w:div w:id="1157454998">
          <w:marLeft w:val="480"/>
          <w:marRight w:val="0"/>
          <w:marTop w:val="0"/>
          <w:marBottom w:val="0"/>
          <w:divBdr>
            <w:top w:val="none" w:sz="0" w:space="0" w:color="auto"/>
            <w:left w:val="none" w:sz="0" w:space="0" w:color="auto"/>
            <w:bottom w:val="none" w:sz="0" w:space="0" w:color="auto"/>
            <w:right w:val="none" w:sz="0" w:space="0" w:color="auto"/>
          </w:divBdr>
        </w:div>
        <w:div w:id="1193690137">
          <w:marLeft w:val="480"/>
          <w:marRight w:val="0"/>
          <w:marTop w:val="0"/>
          <w:marBottom w:val="0"/>
          <w:divBdr>
            <w:top w:val="none" w:sz="0" w:space="0" w:color="auto"/>
            <w:left w:val="none" w:sz="0" w:space="0" w:color="auto"/>
            <w:bottom w:val="none" w:sz="0" w:space="0" w:color="auto"/>
            <w:right w:val="none" w:sz="0" w:space="0" w:color="auto"/>
          </w:divBdr>
        </w:div>
        <w:div w:id="1481576234">
          <w:marLeft w:val="480"/>
          <w:marRight w:val="0"/>
          <w:marTop w:val="0"/>
          <w:marBottom w:val="0"/>
          <w:divBdr>
            <w:top w:val="none" w:sz="0" w:space="0" w:color="auto"/>
            <w:left w:val="none" w:sz="0" w:space="0" w:color="auto"/>
            <w:bottom w:val="none" w:sz="0" w:space="0" w:color="auto"/>
            <w:right w:val="none" w:sz="0" w:space="0" w:color="auto"/>
          </w:divBdr>
        </w:div>
        <w:div w:id="1486781638">
          <w:marLeft w:val="480"/>
          <w:marRight w:val="0"/>
          <w:marTop w:val="0"/>
          <w:marBottom w:val="0"/>
          <w:divBdr>
            <w:top w:val="none" w:sz="0" w:space="0" w:color="auto"/>
            <w:left w:val="none" w:sz="0" w:space="0" w:color="auto"/>
            <w:bottom w:val="none" w:sz="0" w:space="0" w:color="auto"/>
            <w:right w:val="none" w:sz="0" w:space="0" w:color="auto"/>
          </w:divBdr>
        </w:div>
        <w:div w:id="1502157794">
          <w:marLeft w:val="480"/>
          <w:marRight w:val="0"/>
          <w:marTop w:val="0"/>
          <w:marBottom w:val="0"/>
          <w:divBdr>
            <w:top w:val="none" w:sz="0" w:space="0" w:color="auto"/>
            <w:left w:val="none" w:sz="0" w:space="0" w:color="auto"/>
            <w:bottom w:val="none" w:sz="0" w:space="0" w:color="auto"/>
            <w:right w:val="none" w:sz="0" w:space="0" w:color="auto"/>
          </w:divBdr>
        </w:div>
        <w:div w:id="1529634378">
          <w:marLeft w:val="480"/>
          <w:marRight w:val="0"/>
          <w:marTop w:val="0"/>
          <w:marBottom w:val="0"/>
          <w:divBdr>
            <w:top w:val="none" w:sz="0" w:space="0" w:color="auto"/>
            <w:left w:val="none" w:sz="0" w:space="0" w:color="auto"/>
            <w:bottom w:val="none" w:sz="0" w:space="0" w:color="auto"/>
            <w:right w:val="none" w:sz="0" w:space="0" w:color="auto"/>
          </w:divBdr>
        </w:div>
        <w:div w:id="1533763172">
          <w:marLeft w:val="480"/>
          <w:marRight w:val="0"/>
          <w:marTop w:val="0"/>
          <w:marBottom w:val="0"/>
          <w:divBdr>
            <w:top w:val="none" w:sz="0" w:space="0" w:color="auto"/>
            <w:left w:val="none" w:sz="0" w:space="0" w:color="auto"/>
            <w:bottom w:val="none" w:sz="0" w:space="0" w:color="auto"/>
            <w:right w:val="none" w:sz="0" w:space="0" w:color="auto"/>
          </w:divBdr>
        </w:div>
        <w:div w:id="1558056230">
          <w:marLeft w:val="480"/>
          <w:marRight w:val="0"/>
          <w:marTop w:val="0"/>
          <w:marBottom w:val="0"/>
          <w:divBdr>
            <w:top w:val="none" w:sz="0" w:space="0" w:color="auto"/>
            <w:left w:val="none" w:sz="0" w:space="0" w:color="auto"/>
            <w:bottom w:val="none" w:sz="0" w:space="0" w:color="auto"/>
            <w:right w:val="none" w:sz="0" w:space="0" w:color="auto"/>
          </w:divBdr>
        </w:div>
        <w:div w:id="1622103125">
          <w:marLeft w:val="480"/>
          <w:marRight w:val="0"/>
          <w:marTop w:val="0"/>
          <w:marBottom w:val="0"/>
          <w:divBdr>
            <w:top w:val="none" w:sz="0" w:space="0" w:color="auto"/>
            <w:left w:val="none" w:sz="0" w:space="0" w:color="auto"/>
            <w:bottom w:val="none" w:sz="0" w:space="0" w:color="auto"/>
            <w:right w:val="none" w:sz="0" w:space="0" w:color="auto"/>
          </w:divBdr>
        </w:div>
        <w:div w:id="1656838885">
          <w:marLeft w:val="480"/>
          <w:marRight w:val="0"/>
          <w:marTop w:val="0"/>
          <w:marBottom w:val="0"/>
          <w:divBdr>
            <w:top w:val="none" w:sz="0" w:space="0" w:color="auto"/>
            <w:left w:val="none" w:sz="0" w:space="0" w:color="auto"/>
            <w:bottom w:val="none" w:sz="0" w:space="0" w:color="auto"/>
            <w:right w:val="none" w:sz="0" w:space="0" w:color="auto"/>
          </w:divBdr>
        </w:div>
        <w:div w:id="1740441404">
          <w:marLeft w:val="480"/>
          <w:marRight w:val="0"/>
          <w:marTop w:val="0"/>
          <w:marBottom w:val="0"/>
          <w:divBdr>
            <w:top w:val="none" w:sz="0" w:space="0" w:color="auto"/>
            <w:left w:val="none" w:sz="0" w:space="0" w:color="auto"/>
            <w:bottom w:val="none" w:sz="0" w:space="0" w:color="auto"/>
            <w:right w:val="none" w:sz="0" w:space="0" w:color="auto"/>
          </w:divBdr>
        </w:div>
        <w:div w:id="1833640139">
          <w:marLeft w:val="480"/>
          <w:marRight w:val="0"/>
          <w:marTop w:val="0"/>
          <w:marBottom w:val="0"/>
          <w:divBdr>
            <w:top w:val="none" w:sz="0" w:space="0" w:color="auto"/>
            <w:left w:val="none" w:sz="0" w:space="0" w:color="auto"/>
            <w:bottom w:val="none" w:sz="0" w:space="0" w:color="auto"/>
            <w:right w:val="none" w:sz="0" w:space="0" w:color="auto"/>
          </w:divBdr>
        </w:div>
        <w:div w:id="1855805579">
          <w:marLeft w:val="480"/>
          <w:marRight w:val="0"/>
          <w:marTop w:val="0"/>
          <w:marBottom w:val="0"/>
          <w:divBdr>
            <w:top w:val="none" w:sz="0" w:space="0" w:color="auto"/>
            <w:left w:val="none" w:sz="0" w:space="0" w:color="auto"/>
            <w:bottom w:val="none" w:sz="0" w:space="0" w:color="auto"/>
            <w:right w:val="none" w:sz="0" w:space="0" w:color="auto"/>
          </w:divBdr>
        </w:div>
        <w:div w:id="1906837290">
          <w:marLeft w:val="480"/>
          <w:marRight w:val="0"/>
          <w:marTop w:val="0"/>
          <w:marBottom w:val="0"/>
          <w:divBdr>
            <w:top w:val="none" w:sz="0" w:space="0" w:color="auto"/>
            <w:left w:val="none" w:sz="0" w:space="0" w:color="auto"/>
            <w:bottom w:val="none" w:sz="0" w:space="0" w:color="auto"/>
            <w:right w:val="none" w:sz="0" w:space="0" w:color="auto"/>
          </w:divBdr>
        </w:div>
        <w:div w:id="1950812572">
          <w:marLeft w:val="480"/>
          <w:marRight w:val="0"/>
          <w:marTop w:val="0"/>
          <w:marBottom w:val="0"/>
          <w:divBdr>
            <w:top w:val="none" w:sz="0" w:space="0" w:color="auto"/>
            <w:left w:val="none" w:sz="0" w:space="0" w:color="auto"/>
            <w:bottom w:val="none" w:sz="0" w:space="0" w:color="auto"/>
            <w:right w:val="none" w:sz="0" w:space="0" w:color="auto"/>
          </w:divBdr>
        </w:div>
        <w:div w:id="2041202539">
          <w:marLeft w:val="480"/>
          <w:marRight w:val="0"/>
          <w:marTop w:val="0"/>
          <w:marBottom w:val="0"/>
          <w:divBdr>
            <w:top w:val="none" w:sz="0" w:space="0" w:color="auto"/>
            <w:left w:val="none" w:sz="0" w:space="0" w:color="auto"/>
            <w:bottom w:val="none" w:sz="0" w:space="0" w:color="auto"/>
            <w:right w:val="none" w:sz="0" w:space="0" w:color="auto"/>
          </w:divBdr>
        </w:div>
        <w:div w:id="2043625191">
          <w:marLeft w:val="480"/>
          <w:marRight w:val="0"/>
          <w:marTop w:val="0"/>
          <w:marBottom w:val="0"/>
          <w:divBdr>
            <w:top w:val="none" w:sz="0" w:space="0" w:color="auto"/>
            <w:left w:val="none" w:sz="0" w:space="0" w:color="auto"/>
            <w:bottom w:val="none" w:sz="0" w:space="0" w:color="auto"/>
            <w:right w:val="none" w:sz="0" w:space="0" w:color="auto"/>
          </w:divBdr>
        </w:div>
        <w:div w:id="2052607420">
          <w:marLeft w:val="480"/>
          <w:marRight w:val="0"/>
          <w:marTop w:val="0"/>
          <w:marBottom w:val="0"/>
          <w:divBdr>
            <w:top w:val="none" w:sz="0" w:space="0" w:color="auto"/>
            <w:left w:val="none" w:sz="0" w:space="0" w:color="auto"/>
            <w:bottom w:val="none" w:sz="0" w:space="0" w:color="auto"/>
            <w:right w:val="none" w:sz="0" w:space="0" w:color="auto"/>
          </w:divBdr>
        </w:div>
        <w:div w:id="2074497317">
          <w:marLeft w:val="480"/>
          <w:marRight w:val="0"/>
          <w:marTop w:val="0"/>
          <w:marBottom w:val="0"/>
          <w:divBdr>
            <w:top w:val="none" w:sz="0" w:space="0" w:color="auto"/>
            <w:left w:val="none" w:sz="0" w:space="0" w:color="auto"/>
            <w:bottom w:val="none" w:sz="0" w:space="0" w:color="auto"/>
            <w:right w:val="none" w:sz="0" w:space="0" w:color="auto"/>
          </w:divBdr>
        </w:div>
      </w:divsChild>
    </w:div>
    <w:div w:id="2052415549">
      <w:bodyDiv w:val="1"/>
      <w:marLeft w:val="0"/>
      <w:marRight w:val="0"/>
      <w:marTop w:val="0"/>
      <w:marBottom w:val="0"/>
      <w:divBdr>
        <w:top w:val="none" w:sz="0" w:space="0" w:color="auto"/>
        <w:left w:val="none" w:sz="0" w:space="0" w:color="auto"/>
        <w:bottom w:val="none" w:sz="0" w:space="0" w:color="auto"/>
        <w:right w:val="none" w:sz="0" w:space="0" w:color="auto"/>
      </w:divBdr>
    </w:div>
    <w:div w:id="2054381458">
      <w:bodyDiv w:val="1"/>
      <w:marLeft w:val="0"/>
      <w:marRight w:val="0"/>
      <w:marTop w:val="0"/>
      <w:marBottom w:val="0"/>
      <w:divBdr>
        <w:top w:val="none" w:sz="0" w:space="0" w:color="auto"/>
        <w:left w:val="none" w:sz="0" w:space="0" w:color="auto"/>
        <w:bottom w:val="none" w:sz="0" w:space="0" w:color="auto"/>
        <w:right w:val="none" w:sz="0" w:space="0" w:color="auto"/>
      </w:divBdr>
    </w:div>
    <w:div w:id="2055232834">
      <w:marLeft w:val="480"/>
      <w:marRight w:val="0"/>
      <w:marTop w:val="0"/>
      <w:marBottom w:val="0"/>
      <w:divBdr>
        <w:top w:val="none" w:sz="0" w:space="0" w:color="auto"/>
        <w:left w:val="none" w:sz="0" w:space="0" w:color="auto"/>
        <w:bottom w:val="none" w:sz="0" w:space="0" w:color="auto"/>
        <w:right w:val="none" w:sz="0" w:space="0" w:color="auto"/>
      </w:divBdr>
    </w:div>
    <w:div w:id="2056003044">
      <w:bodyDiv w:val="1"/>
      <w:marLeft w:val="0"/>
      <w:marRight w:val="0"/>
      <w:marTop w:val="0"/>
      <w:marBottom w:val="0"/>
      <w:divBdr>
        <w:top w:val="none" w:sz="0" w:space="0" w:color="auto"/>
        <w:left w:val="none" w:sz="0" w:space="0" w:color="auto"/>
        <w:bottom w:val="none" w:sz="0" w:space="0" w:color="auto"/>
        <w:right w:val="none" w:sz="0" w:space="0" w:color="auto"/>
      </w:divBdr>
    </w:div>
    <w:div w:id="2056081084">
      <w:bodyDiv w:val="1"/>
      <w:marLeft w:val="0"/>
      <w:marRight w:val="0"/>
      <w:marTop w:val="0"/>
      <w:marBottom w:val="0"/>
      <w:divBdr>
        <w:top w:val="none" w:sz="0" w:space="0" w:color="auto"/>
        <w:left w:val="none" w:sz="0" w:space="0" w:color="auto"/>
        <w:bottom w:val="none" w:sz="0" w:space="0" w:color="auto"/>
        <w:right w:val="none" w:sz="0" w:space="0" w:color="auto"/>
      </w:divBdr>
    </w:div>
    <w:div w:id="2056469116">
      <w:bodyDiv w:val="1"/>
      <w:marLeft w:val="0"/>
      <w:marRight w:val="0"/>
      <w:marTop w:val="0"/>
      <w:marBottom w:val="0"/>
      <w:divBdr>
        <w:top w:val="none" w:sz="0" w:space="0" w:color="auto"/>
        <w:left w:val="none" w:sz="0" w:space="0" w:color="auto"/>
        <w:bottom w:val="none" w:sz="0" w:space="0" w:color="auto"/>
        <w:right w:val="none" w:sz="0" w:space="0" w:color="auto"/>
      </w:divBdr>
    </w:div>
    <w:div w:id="2058892657">
      <w:marLeft w:val="480"/>
      <w:marRight w:val="0"/>
      <w:marTop w:val="0"/>
      <w:marBottom w:val="0"/>
      <w:divBdr>
        <w:top w:val="none" w:sz="0" w:space="0" w:color="auto"/>
        <w:left w:val="none" w:sz="0" w:space="0" w:color="auto"/>
        <w:bottom w:val="none" w:sz="0" w:space="0" w:color="auto"/>
        <w:right w:val="none" w:sz="0" w:space="0" w:color="auto"/>
      </w:divBdr>
    </w:div>
    <w:div w:id="2060087034">
      <w:bodyDiv w:val="1"/>
      <w:marLeft w:val="0"/>
      <w:marRight w:val="0"/>
      <w:marTop w:val="0"/>
      <w:marBottom w:val="0"/>
      <w:divBdr>
        <w:top w:val="none" w:sz="0" w:space="0" w:color="auto"/>
        <w:left w:val="none" w:sz="0" w:space="0" w:color="auto"/>
        <w:bottom w:val="none" w:sz="0" w:space="0" w:color="auto"/>
        <w:right w:val="none" w:sz="0" w:space="0" w:color="auto"/>
      </w:divBdr>
      <w:divsChild>
        <w:div w:id="468522527">
          <w:marLeft w:val="640"/>
          <w:marRight w:val="0"/>
          <w:marTop w:val="0"/>
          <w:marBottom w:val="0"/>
          <w:divBdr>
            <w:top w:val="none" w:sz="0" w:space="0" w:color="auto"/>
            <w:left w:val="none" w:sz="0" w:space="0" w:color="auto"/>
            <w:bottom w:val="none" w:sz="0" w:space="0" w:color="auto"/>
            <w:right w:val="none" w:sz="0" w:space="0" w:color="auto"/>
          </w:divBdr>
        </w:div>
        <w:div w:id="2060938178">
          <w:marLeft w:val="640"/>
          <w:marRight w:val="0"/>
          <w:marTop w:val="0"/>
          <w:marBottom w:val="0"/>
          <w:divBdr>
            <w:top w:val="none" w:sz="0" w:space="0" w:color="auto"/>
            <w:left w:val="none" w:sz="0" w:space="0" w:color="auto"/>
            <w:bottom w:val="none" w:sz="0" w:space="0" w:color="auto"/>
            <w:right w:val="none" w:sz="0" w:space="0" w:color="auto"/>
          </w:divBdr>
        </w:div>
        <w:div w:id="1211576230">
          <w:marLeft w:val="640"/>
          <w:marRight w:val="0"/>
          <w:marTop w:val="0"/>
          <w:marBottom w:val="0"/>
          <w:divBdr>
            <w:top w:val="none" w:sz="0" w:space="0" w:color="auto"/>
            <w:left w:val="none" w:sz="0" w:space="0" w:color="auto"/>
            <w:bottom w:val="none" w:sz="0" w:space="0" w:color="auto"/>
            <w:right w:val="none" w:sz="0" w:space="0" w:color="auto"/>
          </w:divBdr>
        </w:div>
        <w:div w:id="1580826097">
          <w:marLeft w:val="640"/>
          <w:marRight w:val="0"/>
          <w:marTop w:val="0"/>
          <w:marBottom w:val="0"/>
          <w:divBdr>
            <w:top w:val="none" w:sz="0" w:space="0" w:color="auto"/>
            <w:left w:val="none" w:sz="0" w:space="0" w:color="auto"/>
            <w:bottom w:val="none" w:sz="0" w:space="0" w:color="auto"/>
            <w:right w:val="none" w:sz="0" w:space="0" w:color="auto"/>
          </w:divBdr>
        </w:div>
        <w:div w:id="1957180400">
          <w:marLeft w:val="640"/>
          <w:marRight w:val="0"/>
          <w:marTop w:val="0"/>
          <w:marBottom w:val="0"/>
          <w:divBdr>
            <w:top w:val="none" w:sz="0" w:space="0" w:color="auto"/>
            <w:left w:val="none" w:sz="0" w:space="0" w:color="auto"/>
            <w:bottom w:val="none" w:sz="0" w:space="0" w:color="auto"/>
            <w:right w:val="none" w:sz="0" w:space="0" w:color="auto"/>
          </w:divBdr>
        </w:div>
        <w:div w:id="1916747054">
          <w:marLeft w:val="640"/>
          <w:marRight w:val="0"/>
          <w:marTop w:val="0"/>
          <w:marBottom w:val="0"/>
          <w:divBdr>
            <w:top w:val="none" w:sz="0" w:space="0" w:color="auto"/>
            <w:left w:val="none" w:sz="0" w:space="0" w:color="auto"/>
            <w:bottom w:val="none" w:sz="0" w:space="0" w:color="auto"/>
            <w:right w:val="none" w:sz="0" w:space="0" w:color="auto"/>
          </w:divBdr>
        </w:div>
        <w:div w:id="958610265">
          <w:marLeft w:val="640"/>
          <w:marRight w:val="0"/>
          <w:marTop w:val="0"/>
          <w:marBottom w:val="0"/>
          <w:divBdr>
            <w:top w:val="none" w:sz="0" w:space="0" w:color="auto"/>
            <w:left w:val="none" w:sz="0" w:space="0" w:color="auto"/>
            <w:bottom w:val="none" w:sz="0" w:space="0" w:color="auto"/>
            <w:right w:val="none" w:sz="0" w:space="0" w:color="auto"/>
          </w:divBdr>
        </w:div>
        <w:div w:id="168057828">
          <w:marLeft w:val="640"/>
          <w:marRight w:val="0"/>
          <w:marTop w:val="0"/>
          <w:marBottom w:val="0"/>
          <w:divBdr>
            <w:top w:val="none" w:sz="0" w:space="0" w:color="auto"/>
            <w:left w:val="none" w:sz="0" w:space="0" w:color="auto"/>
            <w:bottom w:val="none" w:sz="0" w:space="0" w:color="auto"/>
            <w:right w:val="none" w:sz="0" w:space="0" w:color="auto"/>
          </w:divBdr>
        </w:div>
        <w:div w:id="1454053852">
          <w:marLeft w:val="640"/>
          <w:marRight w:val="0"/>
          <w:marTop w:val="0"/>
          <w:marBottom w:val="0"/>
          <w:divBdr>
            <w:top w:val="none" w:sz="0" w:space="0" w:color="auto"/>
            <w:left w:val="none" w:sz="0" w:space="0" w:color="auto"/>
            <w:bottom w:val="none" w:sz="0" w:space="0" w:color="auto"/>
            <w:right w:val="none" w:sz="0" w:space="0" w:color="auto"/>
          </w:divBdr>
        </w:div>
        <w:div w:id="27218477">
          <w:marLeft w:val="640"/>
          <w:marRight w:val="0"/>
          <w:marTop w:val="0"/>
          <w:marBottom w:val="0"/>
          <w:divBdr>
            <w:top w:val="none" w:sz="0" w:space="0" w:color="auto"/>
            <w:left w:val="none" w:sz="0" w:space="0" w:color="auto"/>
            <w:bottom w:val="none" w:sz="0" w:space="0" w:color="auto"/>
            <w:right w:val="none" w:sz="0" w:space="0" w:color="auto"/>
          </w:divBdr>
        </w:div>
        <w:div w:id="60762356">
          <w:marLeft w:val="640"/>
          <w:marRight w:val="0"/>
          <w:marTop w:val="0"/>
          <w:marBottom w:val="0"/>
          <w:divBdr>
            <w:top w:val="none" w:sz="0" w:space="0" w:color="auto"/>
            <w:left w:val="none" w:sz="0" w:space="0" w:color="auto"/>
            <w:bottom w:val="none" w:sz="0" w:space="0" w:color="auto"/>
            <w:right w:val="none" w:sz="0" w:space="0" w:color="auto"/>
          </w:divBdr>
        </w:div>
        <w:div w:id="1225605706">
          <w:marLeft w:val="640"/>
          <w:marRight w:val="0"/>
          <w:marTop w:val="0"/>
          <w:marBottom w:val="0"/>
          <w:divBdr>
            <w:top w:val="none" w:sz="0" w:space="0" w:color="auto"/>
            <w:left w:val="none" w:sz="0" w:space="0" w:color="auto"/>
            <w:bottom w:val="none" w:sz="0" w:space="0" w:color="auto"/>
            <w:right w:val="none" w:sz="0" w:space="0" w:color="auto"/>
          </w:divBdr>
        </w:div>
        <w:div w:id="1561330835">
          <w:marLeft w:val="640"/>
          <w:marRight w:val="0"/>
          <w:marTop w:val="0"/>
          <w:marBottom w:val="0"/>
          <w:divBdr>
            <w:top w:val="none" w:sz="0" w:space="0" w:color="auto"/>
            <w:left w:val="none" w:sz="0" w:space="0" w:color="auto"/>
            <w:bottom w:val="none" w:sz="0" w:space="0" w:color="auto"/>
            <w:right w:val="none" w:sz="0" w:space="0" w:color="auto"/>
          </w:divBdr>
        </w:div>
        <w:div w:id="210726340">
          <w:marLeft w:val="640"/>
          <w:marRight w:val="0"/>
          <w:marTop w:val="0"/>
          <w:marBottom w:val="0"/>
          <w:divBdr>
            <w:top w:val="none" w:sz="0" w:space="0" w:color="auto"/>
            <w:left w:val="none" w:sz="0" w:space="0" w:color="auto"/>
            <w:bottom w:val="none" w:sz="0" w:space="0" w:color="auto"/>
            <w:right w:val="none" w:sz="0" w:space="0" w:color="auto"/>
          </w:divBdr>
        </w:div>
        <w:div w:id="235870222">
          <w:marLeft w:val="640"/>
          <w:marRight w:val="0"/>
          <w:marTop w:val="0"/>
          <w:marBottom w:val="0"/>
          <w:divBdr>
            <w:top w:val="none" w:sz="0" w:space="0" w:color="auto"/>
            <w:left w:val="none" w:sz="0" w:space="0" w:color="auto"/>
            <w:bottom w:val="none" w:sz="0" w:space="0" w:color="auto"/>
            <w:right w:val="none" w:sz="0" w:space="0" w:color="auto"/>
          </w:divBdr>
        </w:div>
        <w:div w:id="692805608">
          <w:marLeft w:val="640"/>
          <w:marRight w:val="0"/>
          <w:marTop w:val="0"/>
          <w:marBottom w:val="0"/>
          <w:divBdr>
            <w:top w:val="none" w:sz="0" w:space="0" w:color="auto"/>
            <w:left w:val="none" w:sz="0" w:space="0" w:color="auto"/>
            <w:bottom w:val="none" w:sz="0" w:space="0" w:color="auto"/>
            <w:right w:val="none" w:sz="0" w:space="0" w:color="auto"/>
          </w:divBdr>
        </w:div>
        <w:div w:id="246840975">
          <w:marLeft w:val="640"/>
          <w:marRight w:val="0"/>
          <w:marTop w:val="0"/>
          <w:marBottom w:val="0"/>
          <w:divBdr>
            <w:top w:val="none" w:sz="0" w:space="0" w:color="auto"/>
            <w:left w:val="none" w:sz="0" w:space="0" w:color="auto"/>
            <w:bottom w:val="none" w:sz="0" w:space="0" w:color="auto"/>
            <w:right w:val="none" w:sz="0" w:space="0" w:color="auto"/>
          </w:divBdr>
        </w:div>
        <w:div w:id="1575822404">
          <w:marLeft w:val="640"/>
          <w:marRight w:val="0"/>
          <w:marTop w:val="0"/>
          <w:marBottom w:val="0"/>
          <w:divBdr>
            <w:top w:val="none" w:sz="0" w:space="0" w:color="auto"/>
            <w:left w:val="none" w:sz="0" w:space="0" w:color="auto"/>
            <w:bottom w:val="none" w:sz="0" w:space="0" w:color="auto"/>
            <w:right w:val="none" w:sz="0" w:space="0" w:color="auto"/>
          </w:divBdr>
        </w:div>
        <w:div w:id="512427225">
          <w:marLeft w:val="640"/>
          <w:marRight w:val="0"/>
          <w:marTop w:val="0"/>
          <w:marBottom w:val="0"/>
          <w:divBdr>
            <w:top w:val="none" w:sz="0" w:space="0" w:color="auto"/>
            <w:left w:val="none" w:sz="0" w:space="0" w:color="auto"/>
            <w:bottom w:val="none" w:sz="0" w:space="0" w:color="auto"/>
            <w:right w:val="none" w:sz="0" w:space="0" w:color="auto"/>
          </w:divBdr>
        </w:div>
        <w:div w:id="792754477">
          <w:marLeft w:val="640"/>
          <w:marRight w:val="0"/>
          <w:marTop w:val="0"/>
          <w:marBottom w:val="0"/>
          <w:divBdr>
            <w:top w:val="none" w:sz="0" w:space="0" w:color="auto"/>
            <w:left w:val="none" w:sz="0" w:space="0" w:color="auto"/>
            <w:bottom w:val="none" w:sz="0" w:space="0" w:color="auto"/>
            <w:right w:val="none" w:sz="0" w:space="0" w:color="auto"/>
          </w:divBdr>
        </w:div>
        <w:div w:id="722288223">
          <w:marLeft w:val="640"/>
          <w:marRight w:val="0"/>
          <w:marTop w:val="0"/>
          <w:marBottom w:val="0"/>
          <w:divBdr>
            <w:top w:val="none" w:sz="0" w:space="0" w:color="auto"/>
            <w:left w:val="none" w:sz="0" w:space="0" w:color="auto"/>
            <w:bottom w:val="none" w:sz="0" w:space="0" w:color="auto"/>
            <w:right w:val="none" w:sz="0" w:space="0" w:color="auto"/>
          </w:divBdr>
        </w:div>
        <w:div w:id="1255476136">
          <w:marLeft w:val="640"/>
          <w:marRight w:val="0"/>
          <w:marTop w:val="0"/>
          <w:marBottom w:val="0"/>
          <w:divBdr>
            <w:top w:val="none" w:sz="0" w:space="0" w:color="auto"/>
            <w:left w:val="none" w:sz="0" w:space="0" w:color="auto"/>
            <w:bottom w:val="none" w:sz="0" w:space="0" w:color="auto"/>
            <w:right w:val="none" w:sz="0" w:space="0" w:color="auto"/>
          </w:divBdr>
        </w:div>
        <w:div w:id="1117873258">
          <w:marLeft w:val="640"/>
          <w:marRight w:val="0"/>
          <w:marTop w:val="0"/>
          <w:marBottom w:val="0"/>
          <w:divBdr>
            <w:top w:val="none" w:sz="0" w:space="0" w:color="auto"/>
            <w:left w:val="none" w:sz="0" w:space="0" w:color="auto"/>
            <w:bottom w:val="none" w:sz="0" w:space="0" w:color="auto"/>
            <w:right w:val="none" w:sz="0" w:space="0" w:color="auto"/>
          </w:divBdr>
        </w:div>
        <w:div w:id="633340137">
          <w:marLeft w:val="640"/>
          <w:marRight w:val="0"/>
          <w:marTop w:val="0"/>
          <w:marBottom w:val="0"/>
          <w:divBdr>
            <w:top w:val="none" w:sz="0" w:space="0" w:color="auto"/>
            <w:left w:val="none" w:sz="0" w:space="0" w:color="auto"/>
            <w:bottom w:val="none" w:sz="0" w:space="0" w:color="auto"/>
            <w:right w:val="none" w:sz="0" w:space="0" w:color="auto"/>
          </w:divBdr>
        </w:div>
        <w:div w:id="1049571650">
          <w:marLeft w:val="640"/>
          <w:marRight w:val="0"/>
          <w:marTop w:val="0"/>
          <w:marBottom w:val="0"/>
          <w:divBdr>
            <w:top w:val="none" w:sz="0" w:space="0" w:color="auto"/>
            <w:left w:val="none" w:sz="0" w:space="0" w:color="auto"/>
            <w:bottom w:val="none" w:sz="0" w:space="0" w:color="auto"/>
            <w:right w:val="none" w:sz="0" w:space="0" w:color="auto"/>
          </w:divBdr>
        </w:div>
        <w:div w:id="1823082739">
          <w:marLeft w:val="640"/>
          <w:marRight w:val="0"/>
          <w:marTop w:val="0"/>
          <w:marBottom w:val="0"/>
          <w:divBdr>
            <w:top w:val="none" w:sz="0" w:space="0" w:color="auto"/>
            <w:left w:val="none" w:sz="0" w:space="0" w:color="auto"/>
            <w:bottom w:val="none" w:sz="0" w:space="0" w:color="auto"/>
            <w:right w:val="none" w:sz="0" w:space="0" w:color="auto"/>
          </w:divBdr>
        </w:div>
        <w:div w:id="1024867574">
          <w:marLeft w:val="640"/>
          <w:marRight w:val="0"/>
          <w:marTop w:val="0"/>
          <w:marBottom w:val="0"/>
          <w:divBdr>
            <w:top w:val="none" w:sz="0" w:space="0" w:color="auto"/>
            <w:left w:val="none" w:sz="0" w:space="0" w:color="auto"/>
            <w:bottom w:val="none" w:sz="0" w:space="0" w:color="auto"/>
            <w:right w:val="none" w:sz="0" w:space="0" w:color="auto"/>
          </w:divBdr>
        </w:div>
        <w:div w:id="723676648">
          <w:marLeft w:val="640"/>
          <w:marRight w:val="0"/>
          <w:marTop w:val="0"/>
          <w:marBottom w:val="0"/>
          <w:divBdr>
            <w:top w:val="none" w:sz="0" w:space="0" w:color="auto"/>
            <w:left w:val="none" w:sz="0" w:space="0" w:color="auto"/>
            <w:bottom w:val="none" w:sz="0" w:space="0" w:color="auto"/>
            <w:right w:val="none" w:sz="0" w:space="0" w:color="auto"/>
          </w:divBdr>
        </w:div>
        <w:div w:id="1965429299">
          <w:marLeft w:val="640"/>
          <w:marRight w:val="0"/>
          <w:marTop w:val="0"/>
          <w:marBottom w:val="0"/>
          <w:divBdr>
            <w:top w:val="none" w:sz="0" w:space="0" w:color="auto"/>
            <w:left w:val="none" w:sz="0" w:space="0" w:color="auto"/>
            <w:bottom w:val="none" w:sz="0" w:space="0" w:color="auto"/>
            <w:right w:val="none" w:sz="0" w:space="0" w:color="auto"/>
          </w:divBdr>
        </w:div>
        <w:div w:id="1583443505">
          <w:marLeft w:val="640"/>
          <w:marRight w:val="0"/>
          <w:marTop w:val="0"/>
          <w:marBottom w:val="0"/>
          <w:divBdr>
            <w:top w:val="none" w:sz="0" w:space="0" w:color="auto"/>
            <w:left w:val="none" w:sz="0" w:space="0" w:color="auto"/>
            <w:bottom w:val="none" w:sz="0" w:space="0" w:color="auto"/>
            <w:right w:val="none" w:sz="0" w:space="0" w:color="auto"/>
          </w:divBdr>
        </w:div>
        <w:div w:id="1077165728">
          <w:marLeft w:val="640"/>
          <w:marRight w:val="0"/>
          <w:marTop w:val="0"/>
          <w:marBottom w:val="0"/>
          <w:divBdr>
            <w:top w:val="none" w:sz="0" w:space="0" w:color="auto"/>
            <w:left w:val="none" w:sz="0" w:space="0" w:color="auto"/>
            <w:bottom w:val="none" w:sz="0" w:space="0" w:color="auto"/>
            <w:right w:val="none" w:sz="0" w:space="0" w:color="auto"/>
          </w:divBdr>
        </w:div>
        <w:div w:id="944774952">
          <w:marLeft w:val="640"/>
          <w:marRight w:val="0"/>
          <w:marTop w:val="0"/>
          <w:marBottom w:val="0"/>
          <w:divBdr>
            <w:top w:val="none" w:sz="0" w:space="0" w:color="auto"/>
            <w:left w:val="none" w:sz="0" w:space="0" w:color="auto"/>
            <w:bottom w:val="none" w:sz="0" w:space="0" w:color="auto"/>
            <w:right w:val="none" w:sz="0" w:space="0" w:color="auto"/>
          </w:divBdr>
        </w:div>
        <w:div w:id="659773324">
          <w:marLeft w:val="640"/>
          <w:marRight w:val="0"/>
          <w:marTop w:val="0"/>
          <w:marBottom w:val="0"/>
          <w:divBdr>
            <w:top w:val="none" w:sz="0" w:space="0" w:color="auto"/>
            <w:left w:val="none" w:sz="0" w:space="0" w:color="auto"/>
            <w:bottom w:val="none" w:sz="0" w:space="0" w:color="auto"/>
            <w:right w:val="none" w:sz="0" w:space="0" w:color="auto"/>
          </w:divBdr>
        </w:div>
        <w:div w:id="1311449132">
          <w:marLeft w:val="640"/>
          <w:marRight w:val="0"/>
          <w:marTop w:val="0"/>
          <w:marBottom w:val="0"/>
          <w:divBdr>
            <w:top w:val="none" w:sz="0" w:space="0" w:color="auto"/>
            <w:left w:val="none" w:sz="0" w:space="0" w:color="auto"/>
            <w:bottom w:val="none" w:sz="0" w:space="0" w:color="auto"/>
            <w:right w:val="none" w:sz="0" w:space="0" w:color="auto"/>
          </w:divBdr>
        </w:div>
        <w:div w:id="749618061">
          <w:marLeft w:val="640"/>
          <w:marRight w:val="0"/>
          <w:marTop w:val="0"/>
          <w:marBottom w:val="0"/>
          <w:divBdr>
            <w:top w:val="none" w:sz="0" w:space="0" w:color="auto"/>
            <w:left w:val="none" w:sz="0" w:space="0" w:color="auto"/>
            <w:bottom w:val="none" w:sz="0" w:space="0" w:color="auto"/>
            <w:right w:val="none" w:sz="0" w:space="0" w:color="auto"/>
          </w:divBdr>
        </w:div>
        <w:div w:id="1449622228">
          <w:marLeft w:val="640"/>
          <w:marRight w:val="0"/>
          <w:marTop w:val="0"/>
          <w:marBottom w:val="0"/>
          <w:divBdr>
            <w:top w:val="none" w:sz="0" w:space="0" w:color="auto"/>
            <w:left w:val="none" w:sz="0" w:space="0" w:color="auto"/>
            <w:bottom w:val="none" w:sz="0" w:space="0" w:color="auto"/>
            <w:right w:val="none" w:sz="0" w:space="0" w:color="auto"/>
          </w:divBdr>
        </w:div>
        <w:div w:id="996613173">
          <w:marLeft w:val="640"/>
          <w:marRight w:val="0"/>
          <w:marTop w:val="0"/>
          <w:marBottom w:val="0"/>
          <w:divBdr>
            <w:top w:val="none" w:sz="0" w:space="0" w:color="auto"/>
            <w:left w:val="none" w:sz="0" w:space="0" w:color="auto"/>
            <w:bottom w:val="none" w:sz="0" w:space="0" w:color="auto"/>
            <w:right w:val="none" w:sz="0" w:space="0" w:color="auto"/>
          </w:divBdr>
        </w:div>
        <w:div w:id="539441277">
          <w:marLeft w:val="640"/>
          <w:marRight w:val="0"/>
          <w:marTop w:val="0"/>
          <w:marBottom w:val="0"/>
          <w:divBdr>
            <w:top w:val="none" w:sz="0" w:space="0" w:color="auto"/>
            <w:left w:val="none" w:sz="0" w:space="0" w:color="auto"/>
            <w:bottom w:val="none" w:sz="0" w:space="0" w:color="auto"/>
            <w:right w:val="none" w:sz="0" w:space="0" w:color="auto"/>
          </w:divBdr>
        </w:div>
        <w:div w:id="1098794404">
          <w:marLeft w:val="640"/>
          <w:marRight w:val="0"/>
          <w:marTop w:val="0"/>
          <w:marBottom w:val="0"/>
          <w:divBdr>
            <w:top w:val="none" w:sz="0" w:space="0" w:color="auto"/>
            <w:left w:val="none" w:sz="0" w:space="0" w:color="auto"/>
            <w:bottom w:val="none" w:sz="0" w:space="0" w:color="auto"/>
            <w:right w:val="none" w:sz="0" w:space="0" w:color="auto"/>
          </w:divBdr>
        </w:div>
        <w:div w:id="686297772">
          <w:marLeft w:val="640"/>
          <w:marRight w:val="0"/>
          <w:marTop w:val="0"/>
          <w:marBottom w:val="0"/>
          <w:divBdr>
            <w:top w:val="none" w:sz="0" w:space="0" w:color="auto"/>
            <w:left w:val="none" w:sz="0" w:space="0" w:color="auto"/>
            <w:bottom w:val="none" w:sz="0" w:space="0" w:color="auto"/>
            <w:right w:val="none" w:sz="0" w:space="0" w:color="auto"/>
          </w:divBdr>
        </w:div>
        <w:div w:id="1732315124">
          <w:marLeft w:val="640"/>
          <w:marRight w:val="0"/>
          <w:marTop w:val="0"/>
          <w:marBottom w:val="0"/>
          <w:divBdr>
            <w:top w:val="none" w:sz="0" w:space="0" w:color="auto"/>
            <w:left w:val="none" w:sz="0" w:space="0" w:color="auto"/>
            <w:bottom w:val="none" w:sz="0" w:space="0" w:color="auto"/>
            <w:right w:val="none" w:sz="0" w:space="0" w:color="auto"/>
          </w:divBdr>
        </w:div>
        <w:div w:id="1246182638">
          <w:marLeft w:val="640"/>
          <w:marRight w:val="0"/>
          <w:marTop w:val="0"/>
          <w:marBottom w:val="0"/>
          <w:divBdr>
            <w:top w:val="none" w:sz="0" w:space="0" w:color="auto"/>
            <w:left w:val="none" w:sz="0" w:space="0" w:color="auto"/>
            <w:bottom w:val="none" w:sz="0" w:space="0" w:color="auto"/>
            <w:right w:val="none" w:sz="0" w:space="0" w:color="auto"/>
          </w:divBdr>
        </w:div>
        <w:div w:id="1184200298">
          <w:marLeft w:val="640"/>
          <w:marRight w:val="0"/>
          <w:marTop w:val="0"/>
          <w:marBottom w:val="0"/>
          <w:divBdr>
            <w:top w:val="none" w:sz="0" w:space="0" w:color="auto"/>
            <w:left w:val="none" w:sz="0" w:space="0" w:color="auto"/>
            <w:bottom w:val="none" w:sz="0" w:space="0" w:color="auto"/>
            <w:right w:val="none" w:sz="0" w:space="0" w:color="auto"/>
          </w:divBdr>
        </w:div>
        <w:div w:id="1452745425">
          <w:marLeft w:val="640"/>
          <w:marRight w:val="0"/>
          <w:marTop w:val="0"/>
          <w:marBottom w:val="0"/>
          <w:divBdr>
            <w:top w:val="none" w:sz="0" w:space="0" w:color="auto"/>
            <w:left w:val="none" w:sz="0" w:space="0" w:color="auto"/>
            <w:bottom w:val="none" w:sz="0" w:space="0" w:color="auto"/>
            <w:right w:val="none" w:sz="0" w:space="0" w:color="auto"/>
          </w:divBdr>
        </w:div>
        <w:div w:id="1585872085">
          <w:marLeft w:val="640"/>
          <w:marRight w:val="0"/>
          <w:marTop w:val="0"/>
          <w:marBottom w:val="0"/>
          <w:divBdr>
            <w:top w:val="none" w:sz="0" w:space="0" w:color="auto"/>
            <w:left w:val="none" w:sz="0" w:space="0" w:color="auto"/>
            <w:bottom w:val="none" w:sz="0" w:space="0" w:color="auto"/>
            <w:right w:val="none" w:sz="0" w:space="0" w:color="auto"/>
          </w:divBdr>
        </w:div>
        <w:div w:id="792401341">
          <w:marLeft w:val="640"/>
          <w:marRight w:val="0"/>
          <w:marTop w:val="0"/>
          <w:marBottom w:val="0"/>
          <w:divBdr>
            <w:top w:val="none" w:sz="0" w:space="0" w:color="auto"/>
            <w:left w:val="none" w:sz="0" w:space="0" w:color="auto"/>
            <w:bottom w:val="none" w:sz="0" w:space="0" w:color="auto"/>
            <w:right w:val="none" w:sz="0" w:space="0" w:color="auto"/>
          </w:divBdr>
        </w:div>
        <w:div w:id="351494871">
          <w:marLeft w:val="640"/>
          <w:marRight w:val="0"/>
          <w:marTop w:val="0"/>
          <w:marBottom w:val="0"/>
          <w:divBdr>
            <w:top w:val="none" w:sz="0" w:space="0" w:color="auto"/>
            <w:left w:val="none" w:sz="0" w:space="0" w:color="auto"/>
            <w:bottom w:val="none" w:sz="0" w:space="0" w:color="auto"/>
            <w:right w:val="none" w:sz="0" w:space="0" w:color="auto"/>
          </w:divBdr>
        </w:div>
        <w:div w:id="1883901141">
          <w:marLeft w:val="640"/>
          <w:marRight w:val="0"/>
          <w:marTop w:val="0"/>
          <w:marBottom w:val="0"/>
          <w:divBdr>
            <w:top w:val="none" w:sz="0" w:space="0" w:color="auto"/>
            <w:left w:val="none" w:sz="0" w:space="0" w:color="auto"/>
            <w:bottom w:val="none" w:sz="0" w:space="0" w:color="auto"/>
            <w:right w:val="none" w:sz="0" w:space="0" w:color="auto"/>
          </w:divBdr>
        </w:div>
        <w:div w:id="96412069">
          <w:marLeft w:val="640"/>
          <w:marRight w:val="0"/>
          <w:marTop w:val="0"/>
          <w:marBottom w:val="0"/>
          <w:divBdr>
            <w:top w:val="none" w:sz="0" w:space="0" w:color="auto"/>
            <w:left w:val="none" w:sz="0" w:space="0" w:color="auto"/>
            <w:bottom w:val="none" w:sz="0" w:space="0" w:color="auto"/>
            <w:right w:val="none" w:sz="0" w:space="0" w:color="auto"/>
          </w:divBdr>
        </w:div>
        <w:div w:id="1753693795">
          <w:marLeft w:val="640"/>
          <w:marRight w:val="0"/>
          <w:marTop w:val="0"/>
          <w:marBottom w:val="0"/>
          <w:divBdr>
            <w:top w:val="none" w:sz="0" w:space="0" w:color="auto"/>
            <w:left w:val="none" w:sz="0" w:space="0" w:color="auto"/>
            <w:bottom w:val="none" w:sz="0" w:space="0" w:color="auto"/>
            <w:right w:val="none" w:sz="0" w:space="0" w:color="auto"/>
          </w:divBdr>
        </w:div>
        <w:div w:id="860514460">
          <w:marLeft w:val="640"/>
          <w:marRight w:val="0"/>
          <w:marTop w:val="0"/>
          <w:marBottom w:val="0"/>
          <w:divBdr>
            <w:top w:val="none" w:sz="0" w:space="0" w:color="auto"/>
            <w:left w:val="none" w:sz="0" w:space="0" w:color="auto"/>
            <w:bottom w:val="none" w:sz="0" w:space="0" w:color="auto"/>
            <w:right w:val="none" w:sz="0" w:space="0" w:color="auto"/>
          </w:divBdr>
        </w:div>
        <w:div w:id="1102266145">
          <w:marLeft w:val="640"/>
          <w:marRight w:val="0"/>
          <w:marTop w:val="0"/>
          <w:marBottom w:val="0"/>
          <w:divBdr>
            <w:top w:val="none" w:sz="0" w:space="0" w:color="auto"/>
            <w:left w:val="none" w:sz="0" w:space="0" w:color="auto"/>
            <w:bottom w:val="none" w:sz="0" w:space="0" w:color="auto"/>
            <w:right w:val="none" w:sz="0" w:space="0" w:color="auto"/>
          </w:divBdr>
        </w:div>
        <w:div w:id="530268825">
          <w:marLeft w:val="640"/>
          <w:marRight w:val="0"/>
          <w:marTop w:val="0"/>
          <w:marBottom w:val="0"/>
          <w:divBdr>
            <w:top w:val="none" w:sz="0" w:space="0" w:color="auto"/>
            <w:left w:val="none" w:sz="0" w:space="0" w:color="auto"/>
            <w:bottom w:val="none" w:sz="0" w:space="0" w:color="auto"/>
            <w:right w:val="none" w:sz="0" w:space="0" w:color="auto"/>
          </w:divBdr>
        </w:div>
        <w:div w:id="1955866085">
          <w:marLeft w:val="640"/>
          <w:marRight w:val="0"/>
          <w:marTop w:val="0"/>
          <w:marBottom w:val="0"/>
          <w:divBdr>
            <w:top w:val="none" w:sz="0" w:space="0" w:color="auto"/>
            <w:left w:val="none" w:sz="0" w:space="0" w:color="auto"/>
            <w:bottom w:val="none" w:sz="0" w:space="0" w:color="auto"/>
            <w:right w:val="none" w:sz="0" w:space="0" w:color="auto"/>
          </w:divBdr>
        </w:div>
        <w:div w:id="1974141307">
          <w:marLeft w:val="640"/>
          <w:marRight w:val="0"/>
          <w:marTop w:val="0"/>
          <w:marBottom w:val="0"/>
          <w:divBdr>
            <w:top w:val="none" w:sz="0" w:space="0" w:color="auto"/>
            <w:left w:val="none" w:sz="0" w:space="0" w:color="auto"/>
            <w:bottom w:val="none" w:sz="0" w:space="0" w:color="auto"/>
            <w:right w:val="none" w:sz="0" w:space="0" w:color="auto"/>
          </w:divBdr>
        </w:div>
        <w:div w:id="791675316">
          <w:marLeft w:val="640"/>
          <w:marRight w:val="0"/>
          <w:marTop w:val="0"/>
          <w:marBottom w:val="0"/>
          <w:divBdr>
            <w:top w:val="none" w:sz="0" w:space="0" w:color="auto"/>
            <w:left w:val="none" w:sz="0" w:space="0" w:color="auto"/>
            <w:bottom w:val="none" w:sz="0" w:space="0" w:color="auto"/>
            <w:right w:val="none" w:sz="0" w:space="0" w:color="auto"/>
          </w:divBdr>
        </w:div>
        <w:div w:id="658536127">
          <w:marLeft w:val="640"/>
          <w:marRight w:val="0"/>
          <w:marTop w:val="0"/>
          <w:marBottom w:val="0"/>
          <w:divBdr>
            <w:top w:val="none" w:sz="0" w:space="0" w:color="auto"/>
            <w:left w:val="none" w:sz="0" w:space="0" w:color="auto"/>
            <w:bottom w:val="none" w:sz="0" w:space="0" w:color="auto"/>
            <w:right w:val="none" w:sz="0" w:space="0" w:color="auto"/>
          </w:divBdr>
        </w:div>
        <w:div w:id="821114722">
          <w:marLeft w:val="640"/>
          <w:marRight w:val="0"/>
          <w:marTop w:val="0"/>
          <w:marBottom w:val="0"/>
          <w:divBdr>
            <w:top w:val="none" w:sz="0" w:space="0" w:color="auto"/>
            <w:left w:val="none" w:sz="0" w:space="0" w:color="auto"/>
            <w:bottom w:val="none" w:sz="0" w:space="0" w:color="auto"/>
            <w:right w:val="none" w:sz="0" w:space="0" w:color="auto"/>
          </w:divBdr>
        </w:div>
        <w:div w:id="1141192352">
          <w:marLeft w:val="640"/>
          <w:marRight w:val="0"/>
          <w:marTop w:val="0"/>
          <w:marBottom w:val="0"/>
          <w:divBdr>
            <w:top w:val="none" w:sz="0" w:space="0" w:color="auto"/>
            <w:left w:val="none" w:sz="0" w:space="0" w:color="auto"/>
            <w:bottom w:val="none" w:sz="0" w:space="0" w:color="auto"/>
            <w:right w:val="none" w:sz="0" w:space="0" w:color="auto"/>
          </w:divBdr>
        </w:div>
        <w:div w:id="1143111281">
          <w:marLeft w:val="640"/>
          <w:marRight w:val="0"/>
          <w:marTop w:val="0"/>
          <w:marBottom w:val="0"/>
          <w:divBdr>
            <w:top w:val="none" w:sz="0" w:space="0" w:color="auto"/>
            <w:left w:val="none" w:sz="0" w:space="0" w:color="auto"/>
            <w:bottom w:val="none" w:sz="0" w:space="0" w:color="auto"/>
            <w:right w:val="none" w:sz="0" w:space="0" w:color="auto"/>
          </w:divBdr>
        </w:div>
        <w:div w:id="1117989439">
          <w:marLeft w:val="640"/>
          <w:marRight w:val="0"/>
          <w:marTop w:val="0"/>
          <w:marBottom w:val="0"/>
          <w:divBdr>
            <w:top w:val="none" w:sz="0" w:space="0" w:color="auto"/>
            <w:left w:val="none" w:sz="0" w:space="0" w:color="auto"/>
            <w:bottom w:val="none" w:sz="0" w:space="0" w:color="auto"/>
            <w:right w:val="none" w:sz="0" w:space="0" w:color="auto"/>
          </w:divBdr>
        </w:div>
        <w:div w:id="1926525659">
          <w:marLeft w:val="640"/>
          <w:marRight w:val="0"/>
          <w:marTop w:val="0"/>
          <w:marBottom w:val="0"/>
          <w:divBdr>
            <w:top w:val="none" w:sz="0" w:space="0" w:color="auto"/>
            <w:left w:val="none" w:sz="0" w:space="0" w:color="auto"/>
            <w:bottom w:val="none" w:sz="0" w:space="0" w:color="auto"/>
            <w:right w:val="none" w:sz="0" w:space="0" w:color="auto"/>
          </w:divBdr>
        </w:div>
        <w:div w:id="1829469275">
          <w:marLeft w:val="640"/>
          <w:marRight w:val="0"/>
          <w:marTop w:val="0"/>
          <w:marBottom w:val="0"/>
          <w:divBdr>
            <w:top w:val="none" w:sz="0" w:space="0" w:color="auto"/>
            <w:left w:val="none" w:sz="0" w:space="0" w:color="auto"/>
            <w:bottom w:val="none" w:sz="0" w:space="0" w:color="auto"/>
            <w:right w:val="none" w:sz="0" w:space="0" w:color="auto"/>
          </w:divBdr>
        </w:div>
        <w:div w:id="199366106">
          <w:marLeft w:val="640"/>
          <w:marRight w:val="0"/>
          <w:marTop w:val="0"/>
          <w:marBottom w:val="0"/>
          <w:divBdr>
            <w:top w:val="none" w:sz="0" w:space="0" w:color="auto"/>
            <w:left w:val="none" w:sz="0" w:space="0" w:color="auto"/>
            <w:bottom w:val="none" w:sz="0" w:space="0" w:color="auto"/>
            <w:right w:val="none" w:sz="0" w:space="0" w:color="auto"/>
          </w:divBdr>
        </w:div>
        <w:div w:id="252785289">
          <w:marLeft w:val="640"/>
          <w:marRight w:val="0"/>
          <w:marTop w:val="0"/>
          <w:marBottom w:val="0"/>
          <w:divBdr>
            <w:top w:val="none" w:sz="0" w:space="0" w:color="auto"/>
            <w:left w:val="none" w:sz="0" w:space="0" w:color="auto"/>
            <w:bottom w:val="none" w:sz="0" w:space="0" w:color="auto"/>
            <w:right w:val="none" w:sz="0" w:space="0" w:color="auto"/>
          </w:divBdr>
        </w:div>
        <w:div w:id="779685037">
          <w:marLeft w:val="640"/>
          <w:marRight w:val="0"/>
          <w:marTop w:val="0"/>
          <w:marBottom w:val="0"/>
          <w:divBdr>
            <w:top w:val="none" w:sz="0" w:space="0" w:color="auto"/>
            <w:left w:val="none" w:sz="0" w:space="0" w:color="auto"/>
            <w:bottom w:val="none" w:sz="0" w:space="0" w:color="auto"/>
            <w:right w:val="none" w:sz="0" w:space="0" w:color="auto"/>
          </w:divBdr>
        </w:div>
        <w:div w:id="951933618">
          <w:marLeft w:val="640"/>
          <w:marRight w:val="0"/>
          <w:marTop w:val="0"/>
          <w:marBottom w:val="0"/>
          <w:divBdr>
            <w:top w:val="none" w:sz="0" w:space="0" w:color="auto"/>
            <w:left w:val="none" w:sz="0" w:space="0" w:color="auto"/>
            <w:bottom w:val="none" w:sz="0" w:space="0" w:color="auto"/>
            <w:right w:val="none" w:sz="0" w:space="0" w:color="auto"/>
          </w:divBdr>
        </w:div>
        <w:div w:id="38365047">
          <w:marLeft w:val="640"/>
          <w:marRight w:val="0"/>
          <w:marTop w:val="0"/>
          <w:marBottom w:val="0"/>
          <w:divBdr>
            <w:top w:val="none" w:sz="0" w:space="0" w:color="auto"/>
            <w:left w:val="none" w:sz="0" w:space="0" w:color="auto"/>
            <w:bottom w:val="none" w:sz="0" w:space="0" w:color="auto"/>
            <w:right w:val="none" w:sz="0" w:space="0" w:color="auto"/>
          </w:divBdr>
        </w:div>
        <w:div w:id="1748527430">
          <w:marLeft w:val="640"/>
          <w:marRight w:val="0"/>
          <w:marTop w:val="0"/>
          <w:marBottom w:val="0"/>
          <w:divBdr>
            <w:top w:val="none" w:sz="0" w:space="0" w:color="auto"/>
            <w:left w:val="none" w:sz="0" w:space="0" w:color="auto"/>
            <w:bottom w:val="none" w:sz="0" w:space="0" w:color="auto"/>
            <w:right w:val="none" w:sz="0" w:space="0" w:color="auto"/>
          </w:divBdr>
        </w:div>
        <w:div w:id="649941855">
          <w:marLeft w:val="640"/>
          <w:marRight w:val="0"/>
          <w:marTop w:val="0"/>
          <w:marBottom w:val="0"/>
          <w:divBdr>
            <w:top w:val="none" w:sz="0" w:space="0" w:color="auto"/>
            <w:left w:val="none" w:sz="0" w:space="0" w:color="auto"/>
            <w:bottom w:val="none" w:sz="0" w:space="0" w:color="auto"/>
            <w:right w:val="none" w:sz="0" w:space="0" w:color="auto"/>
          </w:divBdr>
        </w:div>
        <w:div w:id="976840144">
          <w:marLeft w:val="640"/>
          <w:marRight w:val="0"/>
          <w:marTop w:val="0"/>
          <w:marBottom w:val="0"/>
          <w:divBdr>
            <w:top w:val="none" w:sz="0" w:space="0" w:color="auto"/>
            <w:left w:val="none" w:sz="0" w:space="0" w:color="auto"/>
            <w:bottom w:val="none" w:sz="0" w:space="0" w:color="auto"/>
            <w:right w:val="none" w:sz="0" w:space="0" w:color="auto"/>
          </w:divBdr>
        </w:div>
        <w:div w:id="351152493">
          <w:marLeft w:val="640"/>
          <w:marRight w:val="0"/>
          <w:marTop w:val="0"/>
          <w:marBottom w:val="0"/>
          <w:divBdr>
            <w:top w:val="none" w:sz="0" w:space="0" w:color="auto"/>
            <w:left w:val="none" w:sz="0" w:space="0" w:color="auto"/>
            <w:bottom w:val="none" w:sz="0" w:space="0" w:color="auto"/>
            <w:right w:val="none" w:sz="0" w:space="0" w:color="auto"/>
          </w:divBdr>
        </w:div>
        <w:div w:id="1479418196">
          <w:marLeft w:val="640"/>
          <w:marRight w:val="0"/>
          <w:marTop w:val="0"/>
          <w:marBottom w:val="0"/>
          <w:divBdr>
            <w:top w:val="none" w:sz="0" w:space="0" w:color="auto"/>
            <w:left w:val="none" w:sz="0" w:space="0" w:color="auto"/>
            <w:bottom w:val="none" w:sz="0" w:space="0" w:color="auto"/>
            <w:right w:val="none" w:sz="0" w:space="0" w:color="auto"/>
          </w:divBdr>
        </w:div>
        <w:div w:id="235407300">
          <w:marLeft w:val="640"/>
          <w:marRight w:val="0"/>
          <w:marTop w:val="0"/>
          <w:marBottom w:val="0"/>
          <w:divBdr>
            <w:top w:val="none" w:sz="0" w:space="0" w:color="auto"/>
            <w:left w:val="none" w:sz="0" w:space="0" w:color="auto"/>
            <w:bottom w:val="none" w:sz="0" w:space="0" w:color="auto"/>
            <w:right w:val="none" w:sz="0" w:space="0" w:color="auto"/>
          </w:divBdr>
        </w:div>
        <w:div w:id="2140220253">
          <w:marLeft w:val="640"/>
          <w:marRight w:val="0"/>
          <w:marTop w:val="0"/>
          <w:marBottom w:val="0"/>
          <w:divBdr>
            <w:top w:val="none" w:sz="0" w:space="0" w:color="auto"/>
            <w:left w:val="none" w:sz="0" w:space="0" w:color="auto"/>
            <w:bottom w:val="none" w:sz="0" w:space="0" w:color="auto"/>
            <w:right w:val="none" w:sz="0" w:space="0" w:color="auto"/>
          </w:divBdr>
        </w:div>
        <w:div w:id="43912338">
          <w:marLeft w:val="640"/>
          <w:marRight w:val="0"/>
          <w:marTop w:val="0"/>
          <w:marBottom w:val="0"/>
          <w:divBdr>
            <w:top w:val="none" w:sz="0" w:space="0" w:color="auto"/>
            <w:left w:val="none" w:sz="0" w:space="0" w:color="auto"/>
            <w:bottom w:val="none" w:sz="0" w:space="0" w:color="auto"/>
            <w:right w:val="none" w:sz="0" w:space="0" w:color="auto"/>
          </w:divBdr>
        </w:div>
        <w:div w:id="239289932">
          <w:marLeft w:val="640"/>
          <w:marRight w:val="0"/>
          <w:marTop w:val="0"/>
          <w:marBottom w:val="0"/>
          <w:divBdr>
            <w:top w:val="none" w:sz="0" w:space="0" w:color="auto"/>
            <w:left w:val="none" w:sz="0" w:space="0" w:color="auto"/>
            <w:bottom w:val="none" w:sz="0" w:space="0" w:color="auto"/>
            <w:right w:val="none" w:sz="0" w:space="0" w:color="auto"/>
          </w:divBdr>
        </w:div>
        <w:div w:id="658853585">
          <w:marLeft w:val="640"/>
          <w:marRight w:val="0"/>
          <w:marTop w:val="0"/>
          <w:marBottom w:val="0"/>
          <w:divBdr>
            <w:top w:val="none" w:sz="0" w:space="0" w:color="auto"/>
            <w:left w:val="none" w:sz="0" w:space="0" w:color="auto"/>
            <w:bottom w:val="none" w:sz="0" w:space="0" w:color="auto"/>
            <w:right w:val="none" w:sz="0" w:space="0" w:color="auto"/>
          </w:divBdr>
        </w:div>
        <w:div w:id="1577980049">
          <w:marLeft w:val="640"/>
          <w:marRight w:val="0"/>
          <w:marTop w:val="0"/>
          <w:marBottom w:val="0"/>
          <w:divBdr>
            <w:top w:val="none" w:sz="0" w:space="0" w:color="auto"/>
            <w:left w:val="none" w:sz="0" w:space="0" w:color="auto"/>
            <w:bottom w:val="none" w:sz="0" w:space="0" w:color="auto"/>
            <w:right w:val="none" w:sz="0" w:space="0" w:color="auto"/>
          </w:divBdr>
        </w:div>
        <w:div w:id="1179614674">
          <w:marLeft w:val="640"/>
          <w:marRight w:val="0"/>
          <w:marTop w:val="0"/>
          <w:marBottom w:val="0"/>
          <w:divBdr>
            <w:top w:val="none" w:sz="0" w:space="0" w:color="auto"/>
            <w:left w:val="none" w:sz="0" w:space="0" w:color="auto"/>
            <w:bottom w:val="none" w:sz="0" w:space="0" w:color="auto"/>
            <w:right w:val="none" w:sz="0" w:space="0" w:color="auto"/>
          </w:divBdr>
        </w:div>
        <w:div w:id="909576587">
          <w:marLeft w:val="640"/>
          <w:marRight w:val="0"/>
          <w:marTop w:val="0"/>
          <w:marBottom w:val="0"/>
          <w:divBdr>
            <w:top w:val="none" w:sz="0" w:space="0" w:color="auto"/>
            <w:left w:val="none" w:sz="0" w:space="0" w:color="auto"/>
            <w:bottom w:val="none" w:sz="0" w:space="0" w:color="auto"/>
            <w:right w:val="none" w:sz="0" w:space="0" w:color="auto"/>
          </w:divBdr>
        </w:div>
        <w:div w:id="769742430">
          <w:marLeft w:val="640"/>
          <w:marRight w:val="0"/>
          <w:marTop w:val="0"/>
          <w:marBottom w:val="0"/>
          <w:divBdr>
            <w:top w:val="none" w:sz="0" w:space="0" w:color="auto"/>
            <w:left w:val="none" w:sz="0" w:space="0" w:color="auto"/>
            <w:bottom w:val="none" w:sz="0" w:space="0" w:color="auto"/>
            <w:right w:val="none" w:sz="0" w:space="0" w:color="auto"/>
          </w:divBdr>
        </w:div>
        <w:div w:id="672025354">
          <w:marLeft w:val="640"/>
          <w:marRight w:val="0"/>
          <w:marTop w:val="0"/>
          <w:marBottom w:val="0"/>
          <w:divBdr>
            <w:top w:val="none" w:sz="0" w:space="0" w:color="auto"/>
            <w:left w:val="none" w:sz="0" w:space="0" w:color="auto"/>
            <w:bottom w:val="none" w:sz="0" w:space="0" w:color="auto"/>
            <w:right w:val="none" w:sz="0" w:space="0" w:color="auto"/>
          </w:divBdr>
        </w:div>
        <w:div w:id="1057511633">
          <w:marLeft w:val="640"/>
          <w:marRight w:val="0"/>
          <w:marTop w:val="0"/>
          <w:marBottom w:val="0"/>
          <w:divBdr>
            <w:top w:val="none" w:sz="0" w:space="0" w:color="auto"/>
            <w:left w:val="none" w:sz="0" w:space="0" w:color="auto"/>
            <w:bottom w:val="none" w:sz="0" w:space="0" w:color="auto"/>
            <w:right w:val="none" w:sz="0" w:space="0" w:color="auto"/>
          </w:divBdr>
        </w:div>
        <w:div w:id="851064144">
          <w:marLeft w:val="640"/>
          <w:marRight w:val="0"/>
          <w:marTop w:val="0"/>
          <w:marBottom w:val="0"/>
          <w:divBdr>
            <w:top w:val="none" w:sz="0" w:space="0" w:color="auto"/>
            <w:left w:val="none" w:sz="0" w:space="0" w:color="auto"/>
            <w:bottom w:val="none" w:sz="0" w:space="0" w:color="auto"/>
            <w:right w:val="none" w:sz="0" w:space="0" w:color="auto"/>
          </w:divBdr>
        </w:div>
        <w:div w:id="71899404">
          <w:marLeft w:val="640"/>
          <w:marRight w:val="0"/>
          <w:marTop w:val="0"/>
          <w:marBottom w:val="0"/>
          <w:divBdr>
            <w:top w:val="none" w:sz="0" w:space="0" w:color="auto"/>
            <w:left w:val="none" w:sz="0" w:space="0" w:color="auto"/>
            <w:bottom w:val="none" w:sz="0" w:space="0" w:color="auto"/>
            <w:right w:val="none" w:sz="0" w:space="0" w:color="auto"/>
          </w:divBdr>
        </w:div>
        <w:div w:id="969239150">
          <w:marLeft w:val="640"/>
          <w:marRight w:val="0"/>
          <w:marTop w:val="0"/>
          <w:marBottom w:val="0"/>
          <w:divBdr>
            <w:top w:val="none" w:sz="0" w:space="0" w:color="auto"/>
            <w:left w:val="none" w:sz="0" w:space="0" w:color="auto"/>
            <w:bottom w:val="none" w:sz="0" w:space="0" w:color="auto"/>
            <w:right w:val="none" w:sz="0" w:space="0" w:color="auto"/>
          </w:divBdr>
        </w:div>
        <w:div w:id="88696182">
          <w:marLeft w:val="640"/>
          <w:marRight w:val="0"/>
          <w:marTop w:val="0"/>
          <w:marBottom w:val="0"/>
          <w:divBdr>
            <w:top w:val="none" w:sz="0" w:space="0" w:color="auto"/>
            <w:left w:val="none" w:sz="0" w:space="0" w:color="auto"/>
            <w:bottom w:val="none" w:sz="0" w:space="0" w:color="auto"/>
            <w:right w:val="none" w:sz="0" w:space="0" w:color="auto"/>
          </w:divBdr>
        </w:div>
      </w:divsChild>
    </w:div>
    <w:div w:id="2060282960">
      <w:marLeft w:val="480"/>
      <w:marRight w:val="0"/>
      <w:marTop w:val="0"/>
      <w:marBottom w:val="0"/>
      <w:divBdr>
        <w:top w:val="none" w:sz="0" w:space="0" w:color="auto"/>
        <w:left w:val="none" w:sz="0" w:space="0" w:color="auto"/>
        <w:bottom w:val="none" w:sz="0" w:space="0" w:color="auto"/>
        <w:right w:val="none" w:sz="0" w:space="0" w:color="auto"/>
      </w:divBdr>
    </w:div>
    <w:div w:id="2060736561">
      <w:marLeft w:val="480"/>
      <w:marRight w:val="0"/>
      <w:marTop w:val="0"/>
      <w:marBottom w:val="0"/>
      <w:divBdr>
        <w:top w:val="none" w:sz="0" w:space="0" w:color="auto"/>
        <w:left w:val="none" w:sz="0" w:space="0" w:color="auto"/>
        <w:bottom w:val="none" w:sz="0" w:space="0" w:color="auto"/>
        <w:right w:val="none" w:sz="0" w:space="0" w:color="auto"/>
      </w:divBdr>
    </w:div>
    <w:div w:id="2062049242">
      <w:marLeft w:val="480"/>
      <w:marRight w:val="0"/>
      <w:marTop w:val="0"/>
      <w:marBottom w:val="0"/>
      <w:divBdr>
        <w:top w:val="none" w:sz="0" w:space="0" w:color="auto"/>
        <w:left w:val="none" w:sz="0" w:space="0" w:color="auto"/>
        <w:bottom w:val="none" w:sz="0" w:space="0" w:color="auto"/>
        <w:right w:val="none" w:sz="0" w:space="0" w:color="auto"/>
      </w:divBdr>
    </w:div>
    <w:div w:id="2062319128">
      <w:marLeft w:val="480"/>
      <w:marRight w:val="0"/>
      <w:marTop w:val="0"/>
      <w:marBottom w:val="0"/>
      <w:divBdr>
        <w:top w:val="none" w:sz="0" w:space="0" w:color="auto"/>
        <w:left w:val="none" w:sz="0" w:space="0" w:color="auto"/>
        <w:bottom w:val="none" w:sz="0" w:space="0" w:color="auto"/>
        <w:right w:val="none" w:sz="0" w:space="0" w:color="auto"/>
      </w:divBdr>
    </w:div>
    <w:div w:id="2062434533">
      <w:bodyDiv w:val="1"/>
      <w:marLeft w:val="0"/>
      <w:marRight w:val="0"/>
      <w:marTop w:val="0"/>
      <w:marBottom w:val="0"/>
      <w:divBdr>
        <w:top w:val="none" w:sz="0" w:space="0" w:color="auto"/>
        <w:left w:val="none" w:sz="0" w:space="0" w:color="auto"/>
        <w:bottom w:val="none" w:sz="0" w:space="0" w:color="auto"/>
        <w:right w:val="none" w:sz="0" w:space="0" w:color="auto"/>
      </w:divBdr>
      <w:divsChild>
        <w:div w:id="47611431">
          <w:marLeft w:val="480"/>
          <w:marRight w:val="0"/>
          <w:marTop w:val="0"/>
          <w:marBottom w:val="0"/>
          <w:divBdr>
            <w:top w:val="none" w:sz="0" w:space="0" w:color="auto"/>
            <w:left w:val="none" w:sz="0" w:space="0" w:color="auto"/>
            <w:bottom w:val="none" w:sz="0" w:space="0" w:color="auto"/>
            <w:right w:val="none" w:sz="0" w:space="0" w:color="auto"/>
          </w:divBdr>
        </w:div>
        <w:div w:id="109395259">
          <w:marLeft w:val="480"/>
          <w:marRight w:val="0"/>
          <w:marTop w:val="0"/>
          <w:marBottom w:val="0"/>
          <w:divBdr>
            <w:top w:val="none" w:sz="0" w:space="0" w:color="auto"/>
            <w:left w:val="none" w:sz="0" w:space="0" w:color="auto"/>
            <w:bottom w:val="none" w:sz="0" w:space="0" w:color="auto"/>
            <w:right w:val="none" w:sz="0" w:space="0" w:color="auto"/>
          </w:divBdr>
        </w:div>
        <w:div w:id="139033360">
          <w:marLeft w:val="480"/>
          <w:marRight w:val="0"/>
          <w:marTop w:val="0"/>
          <w:marBottom w:val="0"/>
          <w:divBdr>
            <w:top w:val="none" w:sz="0" w:space="0" w:color="auto"/>
            <w:left w:val="none" w:sz="0" w:space="0" w:color="auto"/>
            <w:bottom w:val="none" w:sz="0" w:space="0" w:color="auto"/>
            <w:right w:val="none" w:sz="0" w:space="0" w:color="auto"/>
          </w:divBdr>
        </w:div>
        <w:div w:id="236596638">
          <w:marLeft w:val="480"/>
          <w:marRight w:val="0"/>
          <w:marTop w:val="0"/>
          <w:marBottom w:val="0"/>
          <w:divBdr>
            <w:top w:val="none" w:sz="0" w:space="0" w:color="auto"/>
            <w:left w:val="none" w:sz="0" w:space="0" w:color="auto"/>
            <w:bottom w:val="none" w:sz="0" w:space="0" w:color="auto"/>
            <w:right w:val="none" w:sz="0" w:space="0" w:color="auto"/>
          </w:divBdr>
        </w:div>
        <w:div w:id="239097501">
          <w:marLeft w:val="480"/>
          <w:marRight w:val="0"/>
          <w:marTop w:val="0"/>
          <w:marBottom w:val="0"/>
          <w:divBdr>
            <w:top w:val="none" w:sz="0" w:space="0" w:color="auto"/>
            <w:left w:val="none" w:sz="0" w:space="0" w:color="auto"/>
            <w:bottom w:val="none" w:sz="0" w:space="0" w:color="auto"/>
            <w:right w:val="none" w:sz="0" w:space="0" w:color="auto"/>
          </w:divBdr>
        </w:div>
        <w:div w:id="248391711">
          <w:marLeft w:val="480"/>
          <w:marRight w:val="0"/>
          <w:marTop w:val="0"/>
          <w:marBottom w:val="0"/>
          <w:divBdr>
            <w:top w:val="none" w:sz="0" w:space="0" w:color="auto"/>
            <w:left w:val="none" w:sz="0" w:space="0" w:color="auto"/>
            <w:bottom w:val="none" w:sz="0" w:space="0" w:color="auto"/>
            <w:right w:val="none" w:sz="0" w:space="0" w:color="auto"/>
          </w:divBdr>
        </w:div>
        <w:div w:id="281768880">
          <w:marLeft w:val="480"/>
          <w:marRight w:val="0"/>
          <w:marTop w:val="0"/>
          <w:marBottom w:val="0"/>
          <w:divBdr>
            <w:top w:val="none" w:sz="0" w:space="0" w:color="auto"/>
            <w:left w:val="none" w:sz="0" w:space="0" w:color="auto"/>
            <w:bottom w:val="none" w:sz="0" w:space="0" w:color="auto"/>
            <w:right w:val="none" w:sz="0" w:space="0" w:color="auto"/>
          </w:divBdr>
        </w:div>
        <w:div w:id="282812241">
          <w:marLeft w:val="480"/>
          <w:marRight w:val="0"/>
          <w:marTop w:val="0"/>
          <w:marBottom w:val="0"/>
          <w:divBdr>
            <w:top w:val="none" w:sz="0" w:space="0" w:color="auto"/>
            <w:left w:val="none" w:sz="0" w:space="0" w:color="auto"/>
            <w:bottom w:val="none" w:sz="0" w:space="0" w:color="auto"/>
            <w:right w:val="none" w:sz="0" w:space="0" w:color="auto"/>
          </w:divBdr>
        </w:div>
        <w:div w:id="285702993">
          <w:marLeft w:val="480"/>
          <w:marRight w:val="0"/>
          <w:marTop w:val="0"/>
          <w:marBottom w:val="0"/>
          <w:divBdr>
            <w:top w:val="none" w:sz="0" w:space="0" w:color="auto"/>
            <w:left w:val="none" w:sz="0" w:space="0" w:color="auto"/>
            <w:bottom w:val="none" w:sz="0" w:space="0" w:color="auto"/>
            <w:right w:val="none" w:sz="0" w:space="0" w:color="auto"/>
          </w:divBdr>
        </w:div>
        <w:div w:id="339696482">
          <w:marLeft w:val="480"/>
          <w:marRight w:val="0"/>
          <w:marTop w:val="0"/>
          <w:marBottom w:val="0"/>
          <w:divBdr>
            <w:top w:val="none" w:sz="0" w:space="0" w:color="auto"/>
            <w:left w:val="none" w:sz="0" w:space="0" w:color="auto"/>
            <w:bottom w:val="none" w:sz="0" w:space="0" w:color="auto"/>
            <w:right w:val="none" w:sz="0" w:space="0" w:color="auto"/>
          </w:divBdr>
        </w:div>
        <w:div w:id="351222072">
          <w:marLeft w:val="480"/>
          <w:marRight w:val="0"/>
          <w:marTop w:val="0"/>
          <w:marBottom w:val="0"/>
          <w:divBdr>
            <w:top w:val="none" w:sz="0" w:space="0" w:color="auto"/>
            <w:left w:val="none" w:sz="0" w:space="0" w:color="auto"/>
            <w:bottom w:val="none" w:sz="0" w:space="0" w:color="auto"/>
            <w:right w:val="none" w:sz="0" w:space="0" w:color="auto"/>
          </w:divBdr>
        </w:div>
        <w:div w:id="408163379">
          <w:marLeft w:val="480"/>
          <w:marRight w:val="0"/>
          <w:marTop w:val="0"/>
          <w:marBottom w:val="0"/>
          <w:divBdr>
            <w:top w:val="none" w:sz="0" w:space="0" w:color="auto"/>
            <w:left w:val="none" w:sz="0" w:space="0" w:color="auto"/>
            <w:bottom w:val="none" w:sz="0" w:space="0" w:color="auto"/>
            <w:right w:val="none" w:sz="0" w:space="0" w:color="auto"/>
          </w:divBdr>
        </w:div>
        <w:div w:id="449714752">
          <w:marLeft w:val="480"/>
          <w:marRight w:val="0"/>
          <w:marTop w:val="0"/>
          <w:marBottom w:val="0"/>
          <w:divBdr>
            <w:top w:val="none" w:sz="0" w:space="0" w:color="auto"/>
            <w:left w:val="none" w:sz="0" w:space="0" w:color="auto"/>
            <w:bottom w:val="none" w:sz="0" w:space="0" w:color="auto"/>
            <w:right w:val="none" w:sz="0" w:space="0" w:color="auto"/>
          </w:divBdr>
        </w:div>
        <w:div w:id="450709287">
          <w:marLeft w:val="480"/>
          <w:marRight w:val="0"/>
          <w:marTop w:val="0"/>
          <w:marBottom w:val="0"/>
          <w:divBdr>
            <w:top w:val="none" w:sz="0" w:space="0" w:color="auto"/>
            <w:left w:val="none" w:sz="0" w:space="0" w:color="auto"/>
            <w:bottom w:val="none" w:sz="0" w:space="0" w:color="auto"/>
            <w:right w:val="none" w:sz="0" w:space="0" w:color="auto"/>
          </w:divBdr>
        </w:div>
        <w:div w:id="455101103">
          <w:marLeft w:val="480"/>
          <w:marRight w:val="0"/>
          <w:marTop w:val="0"/>
          <w:marBottom w:val="0"/>
          <w:divBdr>
            <w:top w:val="none" w:sz="0" w:space="0" w:color="auto"/>
            <w:left w:val="none" w:sz="0" w:space="0" w:color="auto"/>
            <w:bottom w:val="none" w:sz="0" w:space="0" w:color="auto"/>
            <w:right w:val="none" w:sz="0" w:space="0" w:color="auto"/>
          </w:divBdr>
        </w:div>
        <w:div w:id="460804285">
          <w:marLeft w:val="480"/>
          <w:marRight w:val="0"/>
          <w:marTop w:val="0"/>
          <w:marBottom w:val="0"/>
          <w:divBdr>
            <w:top w:val="none" w:sz="0" w:space="0" w:color="auto"/>
            <w:left w:val="none" w:sz="0" w:space="0" w:color="auto"/>
            <w:bottom w:val="none" w:sz="0" w:space="0" w:color="auto"/>
            <w:right w:val="none" w:sz="0" w:space="0" w:color="auto"/>
          </w:divBdr>
        </w:div>
        <w:div w:id="519510322">
          <w:marLeft w:val="480"/>
          <w:marRight w:val="0"/>
          <w:marTop w:val="0"/>
          <w:marBottom w:val="0"/>
          <w:divBdr>
            <w:top w:val="none" w:sz="0" w:space="0" w:color="auto"/>
            <w:left w:val="none" w:sz="0" w:space="0" w:color="auto"/>
            <w:bottom w:val="none" w:sz="0" w:space="0" w:color="auto"/>
            <w:right w:val="none" w:sz="0" w:space="0" w:color="auto"/>
          </w:divBdr>
        </w:div>
        <w:div w:id="637222531">
          <w:marLeft w:val="480"/>
          <w:marRight w:val="0"/>
          <w:marTop w:val="0"/>
          <w:marBottom w:val="0"/>
          <w:divBdr>
            <w:top w:val="none" w:sz="0" w:space="0" w:color="auto"/>
            <w:left w:val="none" w:sz="0" w:space="0" w:color="auto"/>
            <w:bottom w:val="none" w:sz="0" w:space="0" w:color="auto"/>
            <w:right w:val="none" w:sz="0" w:space="0" w:color="auto"/>
          </w:divBdr>
        </w:div>
        <w:div w:id="658966526">
          <w:marLeft w:val="480"/>
          <w:marRight w:val="0"/>
          <w:marTop w:val="0"/>
          <w:marBottom w:val="0"/>
          <w:divBdr>
            <w:top w:val="none" w:sz="0" w:space="0" w:color="auto"/>
            <w:left w:val="none" w:sz="0" w:space="0" w:color="auto"/>
            <w:bottom w:val="none" w:sz="0" w:space="0" w:color="auto"/>
            <w:right w:val="none" w:sz="0" w:space="0" w:color="auto"/>
          </w:divBdr>
        </w:div>
        <w:div w:id="659579773">
          <w:marLeft w:val="480"/>
          <w:marRight w:val="0"/>
          <w:marTop w:val="0"/>
          <w:marBottom w:val="0"/>
          <w:divBdr>
            <w:top w:val="none" w:sz="0" w:space="0" w:color="auto"/>
            <w:left w:val="none" w:sz="0" w:space="0" w:color="auto"/>
            <w:bottom w:val="none" w:sz="0" w:space="0" w:color="auto"/>
            <w:right w:val="none" w:sz="0" w:space="0" w:color="auto"/>
          </w:divBdr>
        </w:div>
        <w:div w:id="674920830">
          <w:marLeft w:val="480"/>
          <w:marRight w:val="0"/>
          <w:marTop w:val="0"/>
          <w:marBottom w:val="0"/>
          <w:divBdr>
            <w:top w:val="none" w:sz="0" w:space="0" w:color="auto"/>
            <w:left w:val="none" w:sz="0" w:space="0" w:color="auto"/>
            <w:bottom w:val="none" w:sz="0" w:space="0" w:color="auto"/>
            <w:right w:val="none" w:sz="0" w:space="0" w:color="auto"/>
          </w:divBdr>
        </w:div>
        <w:div w:id="685251460">
          <w:marLeft w:val="480"/>
          <w:marRight w:val="0"/>
          <w:marTop w:val="0"/>
          <w:marBottom w:val="0"/>
          <w:divBdr>
            <w:top w:val="none" w:sz="0" w:space="0" w:color="auto"/>
            <w:left w:val="none" w:sz="0" w:space="0" w:color="auto"/>
            <w:bottom w:val="none" w:sz="0" w:space="0" w:color="auto"/>
            <w:right w:val="none" w:sz="0" w:space="0" w:color="auto"/>
          </w:divBdr>
        </w:div>
        <w:div w:id="700590119">
          <w:marLeft w:val="480"/>
          <w:marRight w:val="0"/>
          <w:marTop w:val="0"/>
          <w:marBottom w:val="0"/>
          <w:divBdr>
            <w:top w:val="none" w:sz="0" w:space="0" w:color="auto"/>
            <w:left w:val="none" w:sz="0" w:space="0" w:color="auto"/>
            <w:bottom w:val="none" w:sz="0" w:space="0" w:color="auto"/>
            <w:right w:val="none" w:sz="0" w:space="0" w:color="auto"/>
          </w:divBdr>
        </w:div>
        <w:div w:id="728069646">
          <w:marLeft w:val="480"/>
          <w:marRight w:val="0"/>
          <w:marTop w:val="0"/>
          <w:marBottom w:val="0"/>
          <w:divBdr>
            <w:top w:val="none" w:sz="0" w:space="0" w:color="auto"/>
            <w:left w:val="none" w:sz="0" w:space="0" w:color="auto"/>
            <w:bottom w:val="none" w:sz="0" w:space="0" w:color="auto"/>
            <w:right w:val="none" w:sz="0" w:space="0" w:color="auto"/>
          </w:divBdr>
        </w:div>
        <w:div w:id="776369873">
          <w:marLeft w:val="480"/>
          <w:marRight w:val="0"/>
          <w:marTop w:val="0"/>
          <w:marBottom w:val="0"/>
          <w:divBdr>
            <w:top w:val="none" w:sz="0" w:space="0" w:color="auto"/>
            <w:left w:val="none" w:sz="0" w:space="0" w:color="auto"/>
            <w:bottom w:val="none" w:sz="0" w:space="0" w:color="auto"/>
            <w:right w:val="none" w:sz="0" w:space="0" w:color="auto"/>
          </w:divBdr>
        </w:div>
        <w:div w:id="846944614">
          <w:marLeft w:val="480"/>
          <w:marRight w:val="0"/>
          <w:marTop w:val="0"/>
          <w:marBottom w:val="0"/>
          <w:divBdr>
            <w:top w:val="none" w:sz="0" w:space="0" w:color="auto"/>
            <w:left w:val="none" w:sz="0" w:space="0" w:color="auto"/>
            <w:bottom w:val="none" w:sz="0" w:space="0" w:color="auto"/>
            <w:right w:val="none" w:sz="0" w:space="0" w:color="auto"/>
          </w:divBdr>
        </w:div>
        <w:div w:id="873806798">
          <w:marLeft w:val="480"/>
          <w:marRight w:val="0"/>
          <w:marTop w:val="0"/>
          <w:marBottom w:val="0"/>
          <w:divBdr>
            <w:top w:val="none" w:sz="0" w:space="0" w:color="auto"/>
            <w:left w:val="none" w:sz="0" w:space="0" w:color="auto"/>
            <w:bottom w:val="none" w:sz="0" w:space="0" w:color="auto"/>
            <w:right w:val="none" w:sz="0" w:space="0" w:color="auto"/>
          </w:divBdr>
        </w:div>
        <w:div w:id="881357490">
          <w:marLeft w:val="480"/>
          <w:marRight w:val="0"/>
          <w:marTop w:val="0"/>
          <w:marBottom w:val="0"/>
          <w:divBdr>
            <w:top w:val="none" w:sz="0" w:space="0" w:color="auto"/>
            <w:left w:val="none" w:sz="0" w:space="0" w:color="auto"/>
            <w:bottom w:val="none" w:sz="0" w:space="0" w:color="auto"/>
            <w:right w:val="none" w:sz="0" w:space="0" w:color="auto"/>
          </w:divBdr>
        </w:div>
        <w:div w:id="895969451">
          <w:marLeft w:val="480"/>
          <w:marRight w:val="0"/>
          <w:marTop w:val="0"/>
          <w:marBottom w:val="0"/>
          <w:divBdr>
            <w:top w:val="none" w:sz="0" w:space="0" w:color="auto"/>
            <w:left w:val="none" w:sz="0" w:space="0" w:color="auto"/>
            <w:bottom w:val="none" w:sz="0" w:space="0" w:color="auto"/>
            <w:right w:val="none" w:sz="0" w:space="0" w:color="auto"/>
          </w:divBdr>
        </w:div>
        <w:div w:id="942111964">
          <w:marLeft w:val="480"/>
          <w:marRight w:val="0"/>
          <w:marTop w:val="0"/>
          <w:marBottom w:val="0"/>
          <w:divBdr>
            <w:top w:val="none" w:sz="0" w:space="0" w:color="auto"/>
            <w:left w:val="none" w:sz="0" w:space="0" w:color="auto"/>
            <w:bottom w:val="none" w:sz="0" w:space="0" w:color="auto"/>
            <w:right w:val="none" w:sz="0" w:space="0" w:color="auto"/>
          </w:divBdr>
        </w:div>
        <w:div w:id="945766877">
          <w:marLeft w:val="480"/>
          <w:marRight w:val="0"/>
          <w:marTop w:val="0"/>
          <w:marBottom w:val="0"/>
          <w:divBdr>
            <w:top w:val="none" w:sz="0" w:space="0" w:color="auto"/>
            <w:left w:val="none" w:sz="0" w:space="0" w:color="auto"/>
            <w:bottom w:val="none" w:sz="0" w:space="0" w:color="auto"/>
            <w:right w:val="none" w:sz="0" w:space="0" w:color="auto"/>
          </w:divBdr>
        </w:div>
        <w:div w:id="974526557">
          <w:marLeft w:val="480"/>
          <w:marRight w:val="0"/>
          <w:marTop w:val="0"/>
          <w:marBottom w:val="0"/>
          <w:divBdr>
            <w:top w:val="none" w:sz="0" w:space="0" w:color="auto"/>
            <w:left w:val="none" w:sz="0" w:space="0" w:color="auto"/>
            <w:bottom w:val="none" w:sz="0" w:space="0" w:color="auto"/>
            <w:right w:val="none" w:sz="0" w:space="0" w:color="auto"/>
          </w:divBdr>
        </w:div>
        <w:div w:id="1010369606">
          <w:marLeft w:val="480"/>
          <w:marRight w:val="0"/>
          <w:marTop w:val="0"/>
          <w:marBottom w:val="0"/>
          <w:divBdr>
            <w:top w:val="none" w:sz="0" w:space="0" w:color="auto"/>
            <w:left w:val="none" w:sz="0" w:space="0" w:color="auto"/>
            <w:bottom w:val="none" w:sz="0" w:space="0" w:color="auto"/>
            <w:right w:val="none" w:sz="0" w:space="0" w:color="auto"/>
          </w:divBdr>
        </w:div>
        <w:div w:id="1028799306">
          <w:marLeft w:val="480"/>
          <w:marRight w:val="0"/>
          <w:marTop w:val="0"/>
          <w:marBottom w:val="0"/>
          <w:divBdr>
            <w:top w:val="none" w:sz="0" w:space="0" w:color="auto"/>
            <w:left w:val="none" w:sz="0" w:space="0" w:color="auto"/>
            <w:bottom w:val="none" w:sz="0" w:space="0" w:color="auto"/>
            <w:right w:val="none" w:sz="0" w:space="0" w:color="auto"/>
          </w:divBdr>
        </w:div>
        <w:div w:id="1061488484">
          <w:marLeft w:val="480"/>
          <w:marRight w:val="0"/>
          <w:marTop w:val="0"/>
          <w:marBottom w:val="0"/>
          <w:divBdr>
            <w:top w:val="none" w:sz="0" w:space="0" w:color="auto"/>
            <w:left w:val="none" w:sz="0" w:space="0" w:color="auto"/>
            <w:bottom w:val="none" w:sz="0" w:space="0" w:color="auto"/>
            <w:right w:val="none" w:sz="0" w:space="0" w:color="auto"/>
          </w:divBdr>
        </w:div>
        <w:div w:id="1117139407">
          <w:marLeft w:val="480"/>
          <w:marRight w:val="0"/>
          <w:marTop w:val="0"/>
          <w:marBottom w:val="0"/>
          <w:divBdr>
            <w:top w:val="none" w:sz="0" w:space="0" w:color="auto"/>
            <w:left w:val="none" w:sz="0" w:space="0" w:color="auto"/>
            <w:bottom w:val="none" w:sz="0" w:space="0" w:color="auto"/>
            <w:right w:val="none" w:sz="0" w:space="0" w:color="auto"/>
          </w:divBdr>
        </w:div>
        <w:div w:id="1129130620">
          <w:marLeft w:val="480"/>
          <w:marRight w:val="0"/>
          <w:marTop w:val="0"/>
          <w:marBottom w:val="0"/>
          <w:divBdr>
            <w:top w:val="none" w:sz="0" w:space="0" w:color="auto"/>
            <w:left w:val="none" w:sz="0" w:space="0" w:color="auto"/>
            <w:bottom w:val="none" w:sz="0" w:space="0" w:color="auto"/>
            <w:right w:val="none" w:sz="0" w:space="0" w:color="auto"/>
          </w:divBdr>
        </w:div>
        <w:div w:id="1189640819">
          <w:marLeft w:val="480"/>
          <w:marRight w:val="0"/>
          <w:marTop w:val="0"/>
          <w:marBottom w:val="0"/>
          <w:divBdr>
            <w:top w:val="none" w:sz="0" w:space="0" w:color="auto"/>
            <w:left w:val="none" w:sz="0" w:space="0" w:color="auto"/>
            <w:bottom w:val="none" w:sz="0" w:space="0" w:color="auto"/>
            <w:right w:val="none" w:sz="0" w:space="0" w:color="auto"/>
          </w:divBdr>
        </w:div>
        <w:div w:id="1189682462">
          <w:marLeft w:val="480"/>
          <w:marRight w:val="0"/>
          <w:marTop w:val="0"/>
          <w:marBottom w:val="0"/>
          <w:divBdr>
            <w:top w:val="none" w:sz="0" w:space="0" w:color="auto"/>
            <w:left w:val="none" w:sz="0" w:space="0" w:color="auto"/>
            <w:bottom w:val="none" w:sz="0" w:space="0" w:color="auto"/>
            <w:right w:val="none" w:sz="0" w:space="0" w:color="auto"/>
          </w:divBdr>
        </w:div>
        <w:div w:id="1476264647">
          <w:marLeft w:val="480"/>
          <w:marRight w:val="0"/>
          <w:marTop w:val="0"/>
          <w:marBottom w:val="0"/>
          <w:divBdr>
            <w:top w:val="none" w:sz="0" w:space="0" w:color="auto"/>
            <w:left w:val="none" w:sz="0" w:space="0" w:color="auto"/>
            <w:bottom w:val="none" w:sz="0" w:space="0" w:color="auto"/>
            <w:right w:val="none" w:sz="0" w:space="0" w:color="auto"/>
          </w:divBdr>
        </w:div>
        <w:div w:id="1547911062">
          <w:marLeft w:val="480"/>
          <w:marRight w:val="0"/>
          <w:marTop w:val="0"/>
          <w:marBottom w:val="0"/>
          <w:divBdr>
            <w:top w:val="none" w:sz="0" w:space="0" w:color="auto"/>
            <w:left w:val="none" w:sz="0" w:space="0" w:color="auto"/>
            <w:bottom w:val="none" w:sz="0" w:space="0" w:color="auto"/>
            <w:right w:val="none" w:sz="0" w:space="0" w:color="auto"/>
          </w:divBdr>
        </w:div>
        <w:div w:id="1620523867">
          <w:marLeft w:val="480"/>
          <w:marRight w:val="0"/>
          <w:marTop w:val="0"/>
          <w:marBottom w:val="0"/>
          <w:divBdr>
            <w:top w:val="none" w:sz="0" w:space="0" w:color="auto"/>
            <w:left w:val="none" w:sz="0" w:space="0" w:color="auto"/>
            <w:bottom w:val="none" w:sz="0" w:space="0" w:color="auto"/>
            <w:right w:val="none" w:sz="0" w:space="0" w:color="auto"/>
          </w:divBdr>
        </w:div>
        <w:div w:id="1638492038">
          <w:marLeft w:val="480"/>
          <w:marRight w:val="0"/>
          <w:marTop w:val="0"/>
          <w:marBottom w:val="0"/>
          <w:divBdr>
            <w:top w:val="none" w:sz="0" w:space="0" w:color="auto"/>
            <w:left w:val="none" w:sz="0" w:space="0" w:color="auto"/>
            <w:bottom w:val="none" w:sz="0" w:space="0" w:color="auto"/>
            <w:right w:val="none" w:sz="0" w:space="0" w:color="auto"/>
          </w:divBdr>
        </w:div>
        <w:div w:id="1642880806">
          <w:marLeft w:val="480"/>
          <w:marRight w:val="0"/>
          <w:marTop w:val="0"/>
          <w:marBottom w:val="0"/>
          <w:divBdr>
            <w:top w:val="none" w:sz="0" w:space="0" w:color="auto"/>
            <w:left w:val="none" w:sz="0" w:space="0" w:color="auto"/>
            <w:bottom w:val="none" w:sz="0" w:space="0" w:color="auto"/>
            <w:right w:val="none" w:sz="0" w:space="0" w:color="auto"/>
          </w:divBdr>
        </w:div>
        <w:div w:id="1681086045">
          <w:marLeft w:val="480"/>
          <w:marRight w:val="0"/>
          <w:marTop w:val="0"/>
          <w:marBottom w:val="0"/>
          <w:divBdr>
            <w:top w:val="none" w:sz="0" w:space="0" w:color="auto"/>
            <w:left w:val="none" w:sz="0" w:space="0" w:color="auto"/>
            <w:bottom w:val="none" w:sz="0" w:space="0" w:color="auto"/>
            <w:right w:val="none" w:sz="0" w:space="0" w:color="auto"/>
          </w:divBdr>
        </w:div>
        <w:div w:id="1704668502">
          <w:marLeft w:val="480"/>
          <w:marRight w:val="0"/>
          <w:marTop w:val="0"/>
          <w:marBottom w:val="0"/>
          <w:divBdr>
            <w:top w:val="none" w:sz="0" w:space="0" w:color="auto"/>
            <w:left w:val="none" w:sz="0" w:space="0" w:color="auto"/>
            <w:bottom w:val="none" w:sz="0" w:space="0" w:color="auto"/>
            <w:right w:val="none" w:sz="0" w:space="0" w:color="auto"/>
          </w:divBdr>
        </w:div>
        <w:div w:id="1994292294">
          <w:marLeft w:val="480"/>
          <w:marRight w:val="0"/>
          <w:marTop w:val="0"/>
          <w:marBottom w:val="0"/>
          <w:divBdr>
            <w:top w:val="none" w:sz="0" w:space="0" w:color="auto"/>
            <w:left w:val="none" w:sz="0" w:space="0" w:color="auto"/>
            <w:bottom w:val="none" w:sz="0" w:space="0" w:color="auto"/>
            <w:right w:val="none" w:sz="0" w:space="0" w:color="auto"/>
          </w:divBdr>
        </w:div>
        <w:div w:id="2043940538">
          <w:marLeft w:val="480"/>
          <w:marRight w:val="0"/>
          <w:marTop w:val="0"/>
          <w:marBottom w:val="0"/>
          <w:divBdr>
            <w:top w:val="none" w:sz="0" w:space="0" w:color="auto"/>
            <w:left w:val="none" w:sz="0" w:space="0" w:color="auto"/>
            <w:bottom w:val="none" w:sz="0" w:space="0" w:color="auto"/>
            <w:right w:val="none" w:sz="0" w:space="0" w:color="auto"/>
          </w:divBdr>
        </w:div>
        <w:div w:id="2059552882">
          <w:marLeft w:val="480"/>
          <w:marRight w:val="0"/>
          <w:marTop w:val="0"/>
          <w:marBottom w:val="0"/>
          <w:divBdr>
            <w:top w:val="none" w:sz="0" w:space="0" w:color="auto"/>
            <w:left w:val="none" w:sz="0" w:space="0" w:color="auto"/>
            <w:bottom w:val="none" w:sz="0" w:space="0" w:color="auto"/>
            <w:right w:val="none" w:sz="0" w:space="0" w:color="auto"/>
          </w:divBdr>
        </w:div>
      </w:divsChild>
    </w:div>
    <w:div w:id="2063288968">
      <w:bodyDiv w:val="1"/>
      <w:marLeft w:val="0"/>
      <w:marRight w:val="0"/>
      <w:marTop w:val="0"/>
      <w:marBottom w:val="0"/>
      <w:divBdr>
        <w:top w:val="none" w:sz="0" w:space="0" w:color="auto"/>
        <w:left w:val="none" w:sz="0" w:space="0" w:color="auto"/>
        <w:bottom w:val="none" w:sz="0" w:space="0" w:color="auto"/>
        <w:right w:val="none" w:sz="0" w:space="0" w:color="auto"/>
      </w:divBdr>
    </w:div>
    <w:div w:id="2065520539">
      <w:bodyDiv w:val="1"/>
      <w:marLeft w:val="0"/>
      <w:marRight w:val="0"/>
      <w:marTop w:val="0"/>
      <w:marBottom w:val="0"/>
      <w:divBdr>
        <w:top w:val="none" w:sz="0" w:space="0" w:color="auto"/>
        <w:left w:val="none" w:sz="0" w:space="0" w:color="auto"/>
        <w:bottom w:val="none" w:sz="0" w:space="0" w:color="auto"/>
        <w:right w:val="none" w:sz="0" w:space="0" w:color="auto"/>
      </w:divBdr>
    </w:div>
    <w:div w:id="2066833864">
      <w:marLeft w:val="480"/>
      <w:marRight w:val="0"/>
      <w:marTop w:val="0"/>
      <w:marBottom w:val="0"/>
      <w:divBdr>
        <w:top w:val="none" w:sz="0" w:space="0" w:color="auto"/>
        <w:left w:val="none" w:sz="0" w:space="0" w:color="auto"/>
        <w:bottom w:val="none" w:sz="0" w:space="0" w:color="auto"/>
        <w:right w:val="none" w:sz="0" w:space="0" w:color="auto"/>
      </w:divBdr>
    </w:div>
    <w:div w:id="2069261193">
      <w:marLeft w:val="640"/>
      <w:marRight w:val="0"/>
      <w:marTop w:val="0"/>
      <w:marBottom w:val="0"/>
      <w:divBdr>
        <w:top w:val="none" w:sz="0" w:space="0" w:color="auto"/>
        <w:left w:val="none" w:sz="0" w:space="0" w:color="auto"/>
        <w:bottom w:val="none" w:sz="0" w:space="0" w:color="auto"/>
        <w:right w:val="none" w:sz="0" w:space="0" w:color="auto"/>
      </w:divBdr>
    </w:div>
    <w:div w:id="2075156619">
      <w:marLeft w:val="480"/>
      <w:marRight w:val="0"/>
      <w:marTop w:val="0"/>
      <w:marBottom w:val="0"/>
      <w:divBdr>
        <w:top w:val="none" w:sz="0" w:space="0" w:color="auto"/>
        <w:left w:val="none" w:sz="0" w:space="0" w:color="auto"/>
        <w:bottom w:val="none" w:sz="0" w:space="0" w:color="auto"/>
        <w:right w:val="none" w:sz="0" w:space="0" w:color="auto"/>
      </w:divBdr>
    </w:div>
    <w:div w:id="2076001837">
      <w:marLeft w:val="480"/>
      <w:marRight w:val="0"/>
      <w:marTop w:val="0"/>
      <w:marBottom w:val="0"/>
      <w:divBdr>
        <w:top w:val="none" w:sz="0" w:space="0" w:color="auto"/>
        <w:left w:val="none" w:sz="0" w:space="0" w:color="auto"/>
        <w:bottom w:val="none" w:sz="0" w:space="0" w:color="auto"/>
        <w:right w:val="none" w:sz="0" w:space="0" w:color="auto"/>
      </w:divBdr>
    </w:div>
    <w:div w:id="2076388935">
      <w:bodyDiv w:val="1"/>
      <w:marLeft w:val="0"/>
      <w:marRight w:val="0"/>
      <w:marTop w:val="0"/>
      <w:marBottom w:val="0"/>
      <w:divBdr>
        <w:top w:val="none" w:sz="0" w:space="0" w:color="auto"/>
        <w:left w:val="none" w:sz="0" w:space="0" w:color="auto"/>
        <w:bottom w:val="none" w:sz="0" w:space="0" w:color="auto"/>
        <w:right w:val="none" w:sz="0" w:space="0" w:color="auto"/>
      </w:divBdr>
    </w:div>
    <w:div w:id="2077044748">
      <w:marLeft w:val="480"/>
      <w:marRight w:val="0"/>
      <w:marTop w:val="0"/>
      <w:marBottom w:val="0"/>
      <w:divBdr>
        <w:top w:val="none" w:sz="0" w:space="0" w:color="auto"/>
        <w:left w:val="none" w:sz="0" w:space="0" w:color="auto"/>
        <w:bottom w:val="none" w:sz="0" w:space="0" w:color="auto"/>
        <w:right w:val="none" w:sz="0" w:space="0" w:color="auto"/>
      </w:divBdr>
    </w:div>
    <w:div w:id="2077699867">
      <w:marLeft w:val="480"/>
      <w:marRight w:val="0"/>
      <w:marTop w:val="0"/>
      <w:marBottom w:val="0"/>
      <w:divBdr>
        <w:top w:val="none" w:sz="0" w:space="0" w:color="auto"/>
        <w:left w:val="none" w:sz="0" w:space="0" w:color="auto"/>
        <w:bottom w:val="none" w:sz="0" w:space="0" w:color="auto"/>
        <w:right w:val="none" w:sz="0" w:space="0" w:color="auto"/>
      </w:divBdr>
    </w:div>
    <w:div w:id="2077707187">
      <w:bodyDiv w:val="1"/>
      <w:marLeft w:val="0"/>
      <w:marRight w:val="0"/>
      <w:marTop w:val="0"/>
      <w:marBottom w:val="0"/>
      <w:divBdr>
        <w:top w:val="none" w:sz="0" w:space="0" w:color="auto"/>
        <w:left w:val="none" w:sz="0" w:space="0" w:color="auto"/>
        <w:bottom w:val="none" w:sz="0" w:space="0" w:color="auto"/>
        <w:right w:val="none" w:sz="0" w:space="0" w:color="auto"/>
      </w:divBdr>
    </w:div>
    <w:div w:id="2078088142">
      <w:bodyDiv w:val="1"/>
      <w:marLeft w:val="0"/>
      <w:marRight w:val="0"/>
      <w:marTop w:val="0"/>
      <w:marBottom w:val="0"/>
      <w:divBdr>
        <w:top w:val="none" w:sz="0" w:space="0" w:color="auto"/>
        <w:left w:val="none" w:sz="0" w:space="0" w:color="auto"/>
        <w:bottom w:val="none" w:sz="0" w:space="0" w:color="auto"/>
        <w:right w:val="none" w:sz="0" w:space="0" w:color="auto"/>
      </w:divBdr>
    </w:div>
    <w:div w:id="2080126028">
      <w:marLeft w:val="480"/>
      <w:marRight w:val="0"/>
      <w:marTop w:val="0"/>
      <w:marBottom w:val="0"/>
      <w:divBdr>
        <w:top w:val="none" w:sz="0" w:space="0" w:color="auto"/>
        <w:left w:val="none" w:sz="0" w:space="0" w:color="auto"/>
        <w:bottom w:val="none" w:sz="0" w:space="0" w:color="auto"/>
        <w:right w:val="none" w:sz="0" w:space="0" w:color="auto"/>
      </w:divBdr>
    </w:div>
    <w:div w:id="2081707569">
      <w:marLeft w:val="480"/>
      <w:marRight w:val="0"/>
      <w:marTop w:val="0"/>
      <w:marBottom w:val="0"/>
      <w:divBdr>
        <w:top w:val="none" w:sz="0" w:space="0" w:color="auto"/>
        <w:left w:val="none" w:sz="0" w:space="0" w:color="auto"/>
        <w:bottom w:val="none" w:sz="0" w:space="0" w:color="auto"/>
        <w:right w:val="none" w:sz="0" w:space="0" w:color="auto"/>
      </w:divBdr>
    </w:div>
    <w:div w:id="2081976856">
      <w:marLeft w:val="640"/>
      <w:marRight w:val="0"/>
      <w:marTop w:val="0"/>
      <w:marBottom w:val="0"/>
      <w:divBdr>
        <w:top w:val="none" w:sz="0" w:space="0" w:color="auto"/>
        <w:left w:val="none" w:sz="0" w:space="0" w:color="auto"/>
        <w:bottom w:val="none" w:sz="0" w:space="0" w:color="auto"/>
        <w:right w:val="none" w:sz="0" w:space="0" w:color="auto"/>
      </w:divBdr>
    </w:div>
    <w:div w:id="2082944956">
      <w:bodyDiv w:val="1"/>
      <w:marLeft w:val="0"/>
      <w:marRight w:val="0"/>
      <w:marTop w:val="0"/>
      <w:marBottom w:val="0"/>
      <w:divBdr>
        <w:top w:val="none" w:sz="0" w:space="0" w:color="auto"/>
        <w:left w:val="none" w:sz="0" w:space="0" w:color="auto"/>
        <w:bottom w:val="none" w:sz="0" w:space="0" w:color="auto"/>
        <w:right w:val="none" w:sz="0" w:space="0" w:color="auto"/>
      </w:divBdr>
      <w:divsChild>
        <w:div w:id="267930870">
          <w:marLeft w:val="480"/>
          <w:marRight w:val="0"/>
          <w:marTop w:val="0"/>
          <w:marBottom w:val="0"/>
          <w:divBdr>
            <w:top w:val="none" w:sz="0" w:space="0" w:color="auto"/>
            <w:left w:val="none" w:sz="0" w:space="0" w:color="auto"/>
            <w:bottom w:val="none" w:sz="0" w:space="0" w:color="auto"/>
            <w:right w:val="none" w:sz="0" w:space="0" w:color="auto"/>
          </w:divBdr>
        </w:div>
        <w:div w:id="372854743">
          <w:marLeft w:val="480"/>
          <w:marRight w:val="0"/>
          <w:marTop w:val="0"/>
          <w:marBottom w:val="0"/>
          <w:divBdr>
            <w:top w:val="none" w:sz="0" w:space="0" w:color="auto"/>
            <w:left w:val="none" w:sz="0" w:space="0" w:color="auto"/>
            <w:bottom w:val="none" w:sz="0" w:space="0" w:color="auto"/>
            <w:right w:val="none" w:sz="0" w:space="0" w:color="auto"/>
          </w:divBdr>
        </w:div>
        <w:div w:id="428888750">
          <w:marLeft w:val="480"/>
          <w:marRight w:val="0"/>
          <w:marTop w:val="0"/>
          <w:marBottom w:val="0"/>
          <w:divBdr>
            <w:top w:val="none" w:sz="0" w:space="0" w:color="auto"/>
            <w:left w:val="none" w:sz="0" w:space="0" w:color="auto"/>
            <w:bottom w:val="none" w:sz="0" w:space="0" w:color="auto"/>
            <w:right w:val="none" w:sz="0" w:space="0" w:color="auto"/>
          </w:divBdr>
        </w:div>
        <w:div w:id="530920515">
          <w:marLeft w:val="480"/>
          <w:marRight w:val="0"/>
          <w:marTop w:val="0"/>
          <w:marBottom w:val="0"/>
          <w:divBdr>
            <w:top w:val="none" w:sz="0" w:space="0" w:color="auto"/>
            <w:left w:val="none" w:sz="0" w:space="0" w:color="auto"/>
            <w:bottom w:val="none" w:sz="0" w:space="0" w:color="auto"/>
            <w:right w:val="none" w:sz="0" w:space="0" w:color="auto"/>
          </w:divBdr>
        </w:div>
        <w:div w:id="558130008">
          <w:marLeft w:val="480"/>
          <w:marRight w:val="0"/>
          <w:marTop w:val="0"/>
          <w:marBottom w:val="0"/>
          <w:divBdr>
            <w:top w:val="none" w:sz="0" w:space="0" w:color="auto"/>
            <w:left w:val="none" w:sz="0" w:space="0" w:color="auto"/>
            <w:bottom w:val="none" w:sz="0" w:space="0" w:color="auto"/>
            <w:right w:val="none" w:sz="0" w:space="0" w:color="auto"/>
          </w:divBdr>
        </w:div>
        <w:div w:id="677578959">
          <w:marLeft w:val="480"/>
          <w:marRight w:val="0"/>
          <w:marTop w:val="0"/>
          <w:marBottom w:val="0"/>
          <w:divBdr>
            <w:top w:val="none" w:sz="0" w:space="0" w:color="auto"/>
            <w:left w:val="none" w:sz="0" w:space="0" w:color="auto"/>
            <w:bottom w:val="none" w:sz="0" w:space="0" w:color="auto"/>
            <w:right w:val="none" w:sz="0" w:space="0" w:color="auto"/>
          </w:divBdr>
        </w:div>
        <w:div w:id="783884629">
          <w:marLeft w:val="480"/>
          <w:marRight w:val="0"/>
          <w:marTop w:val="0"/>
          <w:marBottom w:val="0"/>
          <w:divBdr>
            <w:top w:val="none" w:sz="0" w:space="0" w:color="auto"/>
            <w:left w:val="none" w:sz="0" w:space="0" w:color="auto"/>
            <w:bottom w:val="none" w:sz="0" w:space="0" w:color="auto"/>
            <w:right w:val="none" w:sz="0" w:space="0" w:color="auto"/>
          </w:divBdr>
        </w:div>
        <w:div w:id="1170870117">
          <w:marLeft w:val="480"/>
          <w:marRight w:val="0"/>
          <w:marTop w:val="0"/>
          <w:marBottom w:val="0"/>
          <w:divBdr>
            <w:top w:val="none" w:sz="0" w:space="0" w:color="auto"/>
            <w:left w:val="none" w:sz="0" w:space="0" w:color="auto"/>
            <w:bottom w:val="none" w:sz="0" w:space="0" w:color="auto"/>
            <w:right w:val="none" w:sz="0" w:space="0" w:color="auto"/>
          </w:divBdr>
        </w:div>
        <w:div w:id="1219322739">
          <w:marLeft w:val="480"/>
          <w:marRight w:val="0"/>
          <w:marTop w:val="0"/>
          <w:marBottom w:val="0"/>
          <w:divBdr>
            <w:top w:val="none" w:sz="0" w:space="0" w:color="auto"/>
            <w:left w:val="none" w:sz="0" w:space="0" w:color="auto"/>
            <w:bottom w:val="none" w:sz="0" w:space="0" w:color="auto"/>
            <w:right w:val="none" w:sz="0" w:space="0" w:color="auto"/>
          </w:divBdr>
        </w:div>
        <w:div w:id="1225604248">
          <w:marLeft w:val="480"/>
          <w:marRight w:val="0"/>
          <w:marTop w:val="0"/>
          <w:marBottom w:val="0"/>
          <w:divBdr>
            <w:top w:val="none" w:sz="0" w:space="0" w:color="auto"/>
            <w:left w:val="none" w:sz="0" w:space="0" w:color="auto"/>
            <w:bottom w:val="none" w:sz="0" w:space="0" w:color="auto"/>
            <w:right w:val="none" w:sz="0" w:space="0" w:color="auto"/>
          </w:divBdr>
        </w:div>
        <w:div w:id="1255286131">
          <w:marLeft w:val="480"/>
          <w:marRight w:val="0"/>
          <w:marTop w:val="0"/>
          <w:marBottom w:val="0"/>
          <w:divBdr>
            <w:top w:val="none" w:sz="0" w:space="0" w:color="auto"/>
            <w:left w:val="none" w:sz="0" w:space="0" w:color="auto"/>
            <w:bottom w:val="none" w:sz="0" w:space="0" w:color="auto"/>
            <w:right w:val="none" w:sz="0" w:space="0" w:color="auto"/>
          </w:divBdr>
        </w:div>
        <w:div w:id="1353339084">
          <w:marLeft w:val="480"/>
          <w:marRight w:val="0"/>
          <w:marTop w:val="0"/>
          <w:marBottom w:val="0"/>
          <w:divBdr>
            <w:top w:val="none" w:sz="0" w:space="0" w:color="auto"/>
            <w:left w:val="none" w:sz="0" w:space="0" w:color="auto"/>
            <w:bottom w:val="none" w:sz="0" w:space="0" w:color="auto"/>
            <w:right w:val="none" w:sz="0" w:space="0" w:color="auto"/>
          </w:divBdr>
        </w:div>
        <w:div w:id="1398166106">
          <w:marLeft w:val="480"/>
          <w:marRight w:val="0"/>
          <w:marTop w:val="0"/>
          <w:marBottom w:val="0"/>
          <w:divBdr>
            <w:top w:val="none" w:sz="0" w:space="0" w:color="auto"/>
            <w:left w:val="none" w:sz="0" w:space="0" w:color="auto"/>
            <w:bottom w:val="none" w:sz="0" w:space="0" w:color="auto"/>
            <w:right w:val="none" w:sz="0" w:space="0" w:color="auto"/>
          </w:divBdr>
        </w:div>
        <w:div w:id="1650598854">
          <w:marLeft w:val="480"/>
          <w:marRight w:val="0"/>
          <w:marTop w:val="0"/>
          <w:marBottom w:val="0"/>
          <w:divBdr>
            <w:top w:val="none" w:sz="0" w:space="0" w:color="auto"/>
            <w:left w:val="none" w:sz="0" w:space="0" w:color="auto"/>
            <w:bottom w:val="none" w:sz="0" w:space="0" w:color="auto"/>
            <w:right w:val="none" w:sz="0" w:space="0" w:color="auto"/>
          </w:divBdr>
        </w:div>
        <w:div w:id="2127264168">
          <w:marLeft w:val="480"/>
          <w:marRight w:val="0"/>
          <w:marTop w:val="0"/>
          <w:marBottom w:val="0"/>
          <w:divBdr>
            <w:top w:val="none" w:sz="0" w:space="0" w:color="auto"/>
            <w:left w:val="none" w:sz="0" w:space="0" w:color="auto"/>
            <w:bottom w:val="none" w:sz="0" w:space="0" w:color="auto"/>
            <w:right w:val="none" w:sz="0" w:space="0" w:color="auto"/>
          </w:divBdr>
        </w:div>
      </w:divsChild>
    </w:div>
    <w:div w:id="2083064588">
      <w:marLeft w:val="480"/>
      <w:marRight w:val="0"/>
      <w:marTop w:val="0"/>
      <w:marBottom w:val="0"/>
      <w:divBdr>
        <w:top w:val="none" w:sz="0" w:space="0" w:color="auto"/>
        <w:left w:val="none" w:sz="0" w:space="0" w:color="auto"/>
        <w:bottom w:val="none" w:sz="0" w:space="0" w:color="auto"/>
        <w:right w:val="none" w:sz="0" w:space="0" w:color="auto"/>
      </w:divBdr>
    </w:div>
    <w:div w:id="2084181719">
      <w:marLeft w:val="480"/>
      <w:marRight w:val="0"/>
      <w:marTop w:val="0"/>
      <w:marBottom w:val="0"/>
      <w:divBdr>
        <w:top w:val="none" w:sz="0" w:space="0" w:color="auto"/>
        <w:left w:val="none" w:sz="0" w:space="0" w:color="auto"/>
        <w:bottom w:val="none" w:sz="0" w:space="0" w:color="auto"/>
        <w:right w:val="none" w:sz="0" w:space="0" w:color="auto"/>
      </w:divBdr>
    </w:div>
    <w:div w:id="2084791095">
      <w:marLeft w:val="480"/>
      <w:marRight w:val="0"/>
      <w:marTop w:val="0"/>
      <w:marBottom w:val="0"/>
      <w:divBdr>
        <w:top w:val="none" w:sz="0" w:space="0" w:color="auto"/>
        <w:left w:val="none" w:sz="0" w:space="0" w:color="auto"/>
        <w:bottom w:val="none" w:sz="0" w:space="0" w:color="auto"/>
        <w:right w:val="none" w:sz="0" w:space="0" w:color="auto"/>
      </w:divBdr>
    </w:div>
    <w:div w:id="2085641151">
      <w:bodyDiv w:val="1"/>
      <w:marLeft w:val="0"/>
      <w:marRight w:val="0"/>
      <w:marTop w:val="0"/>
      <w:marBottom w:val="0"/>
      <w:divBdr>
        <w:top w:val="none" w:sz="0" w:space="0" w:color="auto"/>
        <w:left w:val="none" w:sz="0" w:space="0" w:color="auto"/>
        <w:bottom w:val="none" w:sz="0" w:space="0" w:color="auto"/>
        <w:right w:val="none" w:sz="0" w:space="0" w:color="auto"/>
      </w:divBdr>
    </w:div>
    <w:div w:id="2085831919">
      <w:marLeft w:val="480"/>
      <w:marRight w:val="0"/>
      <w:marTop w:val="0"/>
      <w:marBottom w:val="0"/>
      <w:divBdr>
        <w:top w:val="none" w:sz="0" w:space="0" w:color="auto"/>
        <w:left w:val="none" w:sz="0" w:space="0" w:color="auto"/>
        <w:bottom w:val="none" w:sz="0" w:space="0" w:color="auto"/>
        <w:right w:val="none" w:sz="0" w:space="0" w:color="auto"/>
      </w:divBdr>
    </w:div>
    <w:div w:id="2085835351">
      <w:bodyDiv w:val="1"/>
      <w:marLeft w:val="0"/>
      <w:marRight w:val="0"/>
      <w:marTop w:val="0"/>
      <w:marBottom w:val="0"/>
      <w:divBdr>
        <w:top w:val="none" w:sz="0" w:space="0" w:color="auto"/>
        <w:left w:val="none" w:sz="0" w:space="0" w:color="auto"/>
        <w:bottom w:val="none" w:sz="0" w:space="0" w:color="auto"/>
        <w:right w:val="none" w:sz="0" w:space="0" w:color="auto"/>
      </w:divBdr>
      <w:divsChild>
        <w:div w:id="66878832">
          <w:marLeft w:val="480"/>
          <w:marRight w:val="0"/>
          <w:marTop w:val="0"/>
          <w:marBottom w:val="0"/>
          <w:divBdr>
            <w:top w:val="none" w:sz="0" w:space="0" w:color="auto"/>
            <w:left w:val="none" w:sz="0" w:space="0" w:color="auto"/>
            <w:bottom w:val="none" w:sz="0" w:space="0" w:color="auto"/>
            <w:right w:val="none" w:sz="0" w:space="0" w:color="auto"/>
          </w:divBdr>
        </w:div>
        <w:div w:id="89473311">
          <w:marLeft w:val="480"/>
          <w:marRight w:val="0"/>
          <w:marTop w:val="0"/>
          <w:marBottom w:val="0"/>
          <w:divBdr>
            <w:top w:val="none" w:sz="0" w:space="0" w:color="auto"/>
            <w:left w:val="none" w:sz="0" w:space="0" w:color="auto"/>
            <w:bottom w:val="none" w:sz="0" w:space="0" w:color="auto"/>
            <w:right w:val="none" w:sz="0" w:space="0" w:color="auto"/>
          </w:divBdr>
        </w:div>
        <w:div w:id="259485188">
          <w:marLeft w:val="480"/>
          <w:marRight w:val="0"/>
          <w:marTop w:val="0"/>
          <w:marBottom w:val="0"/>
          <w:divBdr>
            <w:top w:val="none" w:sz="0" w:space="0" w:color="auto"/>
            <w:left w:val="none" w:sz="0" w:space="0" w:color="auto"/>
            <w:bottom w:val="none" w:sz="0" w:space="0" w:color="auto"/>
            <w:right w:val="none" w:sz="0" w:space="0" w:color="auto"/>
          </w:divBdr>
        </w:div>
        <w:div w:id="528563607">
          <w:marLeft w:val="480"/>
          <w:marRight w:val="0"/>
          <w:marTop w:val="0"/>
          <w:marBottom w:val="0"/>
          <w:divBdr>
            <w:top w:val="none" w:sz="0" w:space="0" w:color="auto"/>
            <w:left w:val="none" w:sz="0" w:space="0" w:color="auto"/>
            <w:bottom w:val="none" w:sz="0" w:space="0" w:color="auto"/>
            <w:right w:val="none" w:sz="0" w:space="0" w:color="auto"/>
          </w:divBdr>
        </w:div>
        <w:div w:id="686101184">
          <w:marLeft w:val="480"/>
          <w:marRight w:val="0"/>
          <w:marTop w:val="0"/>
          <w:marBottom w:val="0"/>
          <w:divBdr>
            <w:top w:val="none" w:sz="0" w:space="0" w:color="auto"/>
            <w:left w:val="none" w:sz="0" w:space="0" w:color="auto"/>
            <w:bottom w:val="none" w:sz="0" w:space="0" w:color="auto"/>
            <w:right w:val="none" w:sz="0" w:space="0" w:color="auto"/>
          </w:divBdr>
        </w:div>
        <w:div w:id="707031861">
          <w:marLeft w:val="480"/>
          <w:marRight w:val="0"/>
          <w:marTop w:val="0"/>
          <w:marBottom w:val="0"/>
          <w:divBdr>
            <w:top w:val="none" w:sz="0" w:space="0" w:color="auto"/>
            <w:left w:val="none" w:sz="0" w:space="0" w:color="auto"/>
            <w:bottom w:val="none" w:sz="0" w:space="0" w:color="auto"/>
            <w:right w:val="none" w:sz="0" w:space="0" w:color="auto"/>
          </w:divBdr>
        </w:div>
        <w:div w:id="740058434">
          <w:marLeft w:val="480"/>
          <w:marRight w:val="0"/>
          <w:marTop w:val="0"/>
          <w:marBottom w:val="0"/>
          <w:divBdr>
            <w:top w:val="none" w:sz="0" w:space="0" w:color="auto"/>
            <w:left w:val="none" w:sz="0" w:space="0" w:color="auto"/>
            <w:bottom w:val="none" w:sz="0" w:space="0" w:color="auto"/>
            <w:right w:val="none" w:sz="0" w:space="0" w:color="auto"/>
          </w:divBdr>
        </w:div>
        <w:div w:id="931357029">
          <w:marLeft w:val="480"/>
          <w:marRight w:val="0"/>
          <w:marTop w:val="0"/>
          <w:marBottom w:val="0"/>
          <w:divBdr>
            <w:top w:val="none" w:sz="0" w:space="0" w:color="auto"/>
            <w:left w:val="none" w:sz="0" w:space="0" w:color="auto"/>
            <w:bottom w:val="none" w:sz="0" w:space="0" w:color="auto"/>
            <w:right w:val="none" w:sz="0" w:space="0" w:color="auto"/>
          </w:divBdr>
        </w:div>
        <w:div w:id="987830210">
          <w:marLeft w:val="480"/>
          <w:marRight w:val="0"/>
          <w:marTop w:val="0"/>
          <w:marBottom w:val="0"/>
          <w:divBdr>
            <w:top w:val="none" w:sz="0" w:space="0" w:color="auto"/>
            <w:left w:val="none" w:sz="0" w:space="0" w:color="auto"/>
            <w:bottom w:val="none" w:sz="0" w:space="0" w:color="auto"/>
            <w:right w:val="none" w:sz="0" w:space="0" w:color="auto"/>
          </w:divBdr>
        </w:div>
        <w:div w:id="1367872237">
          <w:marLeft w:val="480"/>
          <w:marRight w:val="0"/>
          <w:marTop w:val="0"/>
          <w:marBottom w:val="0"/>
          <w:divBdr>
            <w:top w:val="none" w:sz="0" w:space="0" w:color="auto"/>
            <w:left w:val="none" w:sz="0" w:space="0" w:color="auto"/>
            <w:bottom w:val="none" w:sz="0" w:space="0" w:color="auto"/>
            <w:right w:val="none" w:sz="0" w:space="0" w:color="auto"/>
          </w:divBdr>
        </w:div>
        <w:div w:id="1422411478">
          <w:marLeft w:val="480"/>
          <w:marRight w:val="0"/>
          <w:marTop w:val="0"/>
          <w:marBottom w:val="0"/>
          <w:divBdr>
            <w:top w:val="none" w:sz="0" w:space="0" w:color="auto"/>
            <w:left w:val="none" w:sz="0" w:space="0" w:color="auto"/>
            <w:bottom w:val="none" w:sz="0" w:space="0" w:color="auto"/>
            <w:right w:val="none" w:sz="0" w:space="0" w:color="auto"/>
          </w:divBdr>
        </w:div>
        <w:div w:id="1513453848">
          <w:marLeft w:val="480"/>
          <w:marRight w:val="0"/>
          <w:marTop w:val="0"/>
          <w:marBottom w:val="0"/>
          <w:divBdr>
            <w:top w:val="none" w:sz="0" w:space="0" w:color="auto"/>
            <w:left w:val="none" w:sz="0" w:space="0" w:color="auto"/>
            <w:bottom w:val="none" w:sz="0" w:space="0" w:color="auto"/>
            <w:right w:val="none" w:sz="0" w:space="0" w:color="auto"/>
          </w:divBdr>
        </w:div>
        <w:div w:id="1661542037">
          <w:marLeft w:val="480"/>
          <w:marRight w:val="0"/>
          <w:marTop w:val="0"/>
          <w:marBottom w:val="0"/>
          <w:divBdr>
            <w:top w:val="none" w:sz="0" w:space="0" w:color="auto"/>
            <w:left w:val="none" w:sz="0" w:space="0" w:color="auto"/>
            <w:bottom w:val="none" w:sz="0" w:space="0" w:color="auto"/>
            <w:right w:val="none" w:sz="0" w:space="0" w:color="auto"/>
          </w:divBdr>
        </w:div>
        <w:div w:id="1693456521">
          <w:marLeft w:val="480"/>
          <w:marRight w:val="0"/>
          <w:marTop w:val="0"/>
          <w:marBottom w:val="0"/>
          <w:divBdr>
            <w:top w:val="none" w:sz="0" w:space="0" w:color="auto"/>
            <w:left w:val="none" w:sz="0" w:space="0" w:color="auto"/>
            <w:bottom w:val="none" w:sz="0" w:space="0" w:color="auto"/>
            <w:right w:val="none" w:sz="0" w:space="0" w:color="auto"/>
          </w:divBdr>
        </w:div>
        <w:div w:id="1723868770">
          <w:marLeft w:val="480"/>
          <w:marRight w:val="0"/>
          <w:marTop w:val="0"/>
          <w:marBottom w:val="0"/>
          <w:divBdr>
            <w:top w:val="none" w:sz="0" w:space="0" w:color="auto"/>
            <w:left w:val="none" w:sz="0" w:space="0" w:color="auto"/>
            <w:bottom w:val="none" w:sz="0" w:space="0" w:color="auto"/>
            <w:right w:val="none" w:sz="0" w:space="0" w:color="auto"/>
          </w:divBdr>
        </w:div>
        <w:div w:id="2024236973">
          <w:marLeft w:val="480"/>
          <w:marRight w:val="0"/>
          <w:marTop w:val="0"/>
          <w:marBottom w:val="0"/>
          <w:divBdr>
            <w:top w:val="none" w:sz="0" w:space="0" w:color="auto"/>
            <w:left w:val="none" w:sz="0" w:space="0" w:color="auto"/>
            <w:bottom w:val="none" w:sz="0" w:space="0" w:color="auto"/>
            <w:right w:val="none" w:sz="0" w:space="0" w:color="auto"/>
          </w:divBdr>
        </w:div>
        <w:div w:id="2076316096">
          <w:marLeft w:val="480"/>
          <w:marRight w:val="0"/>
          <w:marTop w:val="0"/>
          <w:marBottom w:val="0"/>
          <w:divBdr>
            <w:top w:val="none" w:sz="0" w:space="0" w:color="auto"/>
            <w:left w:val="none" w:sz="0" w:space="0" w:color="auto"/>
            <w:bottom w:val="none" w:sz="0" w:space="0" w:color="auto"/>
            <w:right w:val="none" w:sz="0" w:space="0" w:color="auto"/>
          </w:divBdr>
        </w:div>
      </w:divsChild>
    </w:div>
    <w:div w:id="2086537086">
      <w:marLeft w:val="480"/>
      <w:marRight w:val="0"/>
      <w:marTop w:val="0"/>
      <w:marBottom w:val="0"/>
      <w:divBdr>
        <w:top w:val="none" w:sz="0" w:space="0" w:color="auto"/>
        <w:left w:val="none" w:sz="0" w:space="0" w:color="auto"/>
        <w:bottom w:val="none" w:sz="0" w:space="0" w:color="auto"/>
        <w:right w:val="none" w:sz="0" w:space="0" w:color="auto"/>
      </w:divBdr>
    </w:div>
    <w:div w:id="2086561495">
      <w:bodyDiv w:val="1"/>
      <w:marLeft w:val="0"/>
      <w:marRight w:val="0"/>
      <w:marTop w:val="0"/>
      <w:marBottom w:val="0"/>
      <w:divBdr>
        <w:top w:val="none" w:sz="0" w:space="0" w:color="auto"/>
        <w:left w:val="none" w:sz="0" w:space="0" w:color="auto"/>
        <w:bottom w:val="none" w:sz="0" w:space="0" w:color="auto"/>
        <w:right w:val="none" w:sz="0" w:space="0" w:color="auto"/>
      </w:divBdr>
      <w:divsChild>
        <w:div w:id="14505581">
          <w:marLeft w:val="480"/>
          <w:marRight w:val="0"/>
          <w:marTop w:val="0"/>
          <w:marBottom w:val="0"/>
          <w:divBdr>
            <w:top w:val="none" w:sz="0" w:space="0" w:color="auto"/>
            <w:left w:val="none" w:sz="0" w:space="0" w:color="auto"/>
            <w:bottom w:val="none" w:sz="0" w:space="0" w:color="auto"/>
            <w:right w:val="none" w:sz="0" w:space="0" w:color="auto"/>
          </w:divBdr>
        </w:div>
        <w:div w:id="21905393">
          <w:marLeft w:val="480"/>
          <w:marRight w:val="0"/>
          <w:marTop w:val="0"/>
          <w:marBottom w:val="0"/>
          <w:divBdr>
            <w:top w:val="none" w:sz="0" w:space="0" w:color="auto"/>
            <w:left w:val="none" w:sz="0" w:space="0" w:color="auto"/>
            <w:bottom w:val="none" w:sz="0" w:space="0" w:color="auto"/>
            <w:right w:val="none" w:sz="0" w:space="0" w:color="auto"/>
          </w:divBdr>
        </w:div>
        <w:div w:id="94597029">
          <w:marLeft w:val="480"/>
          <w:marRight w:val="0"/>
          <w:marTop w:val="0"/>
          <w:marBottom w:val="0"/>
          <w:divBdr>
            <w:top w:val="none" w:sz="0" w:space="0" w:color="auto"/>
            <w:left w:val="none" w:sz="0" w:space="0" w:color="auto"/>
            <w:bottom w:val="none" w:sz="0" w:space="0" w:color="auto"/>
            <w:right w:val="none" w:sz="0" w:space="0" w:color="auto"/>
          </w:divBdr>
        </w:div>
        <w:div w:id="151217798">
          <w:marLeft w:val="480"/>
          <w:marRight w:val="0"/>
          <w:marTop w:val="0"/>
          <w:marBottom w:val="0"/>
          <w:divBdr>
            <w:top w:val="none" w:sz="0" w:space="0" w:color="auto"/>
            <w:left w:val="none" w:sz="0" w:space="0" w:color="auto"/>
            <w:bottom w:val="none" w:sz="0" w:space="0" w:color="auto"/>
            <w:right w:val="none" w:sz="0" w:space="0" w:color="auto"/>
          </w:divBdr>
        </w:div>
        <w:div w:id="289216298">
          <w:marLeft w:val="480"/>
          <w:marRight w:val="0"/>
          <w:marTop w:val="0"/>
          <w:marBottom w:val="0"/>
          <w:divBdr>
            <w:top w:val="none" w:sz="0" w:space="0" w:color="auto"/>
            <w:left w:val="none" w:sz="0" w:space="0" w:color="auto"/>
            <w:bottom w:val="none" w:sz="0" w:space="0" w:color="auto"/>
            <w:right w:val="none" w:sz="0" w:space="0" w:color="auto"/>
          </w:divBdr>
        </w:div>
        <w:div w:id="343822276">
          <w:marLeft w:val="480"/>
          <w:marRight w:val="0"/>
          <w:marTop w:val="0"/>
          <w:marBottom w:val="0"/>
          <w:divBdr>
            <w:top w:val="none" w:sz="0" w:space="0" w:color="auto"/>
            <w:left w:val="none" w:sz="0" w:space="0" w:color="auto"/>
            <w:bottom w:val="none" w:sz="0" w:space="0" w:color="auto"/>
            <w:right w:val="none" w:sz="0" w:space="0" w:color="auto"/>
          </w:divBdr>
        </w:div>
        <w:div w:id="377319871">
          <w:marLeft w:val="480"/>
          <w:marRight w:val="0"/>
          <w:marTop w:val="0"/>
          <w:marBottom w:val="0"/>
          <w:divBdr>
            <w:top w:val="none" w:sz="0" w:space="0" w:color="auto"/>
            <w:left w:val="none" w:sz="0" w:space="0" w:color="auto"/>
            <w:bottom w:val="none" w:sz="0" w:space="0" w:color="auto"/>
            <w:right w:val="none" w:sz="0" w:space="0" w:color="auto"/>
          </w:divBdr>
        </w:div>
        <w:div w:id="465394995">
          <w:marLeft w:val="480"/>
          <w:marRight w:val="0"/>
          <w:marTop w:val="0"/>
          <w:marBottom w:val="0"/>
          <w:divBdr>
            <w:top w:val="none" w:sz="0" w:space="0" w:color="auto"/>
            <w:left w:val="none" w:sz="0" w:space="0" w:color="auto"/>
            <w:bottom w:val="none" w:sz="0" w:space="0" w:color="auto"/>
            <w:right w:val="none" w:sz="0" w:space="0" w:color="auto"/>
          </w:divBdr>
        </w:div>
        <w:div w:id="495612328">
          <w:marLeft w:val="480"/>
          <w:marRight w:val="0"/>
          <w:marTop w:val="0"/>
          <w:marBottom w:val="0"/>
          <w:divBdr>
            <w:top w:val="none" w:sz="0" w:space="0" w:color="auto"/>
            <w:left w:val="none" w:sz="0" w:space="0" w:color="auto"/>
            <w:bottom w:val="none" w:sz="0" w:space="0" w:color="auto"/>
            <w:right w:val="none" w:sz="0" w:space="0" w:color="auto"/>
          </w:divBdr>
        </w:div>
        <w:div w:id="579753057">
          <w:marLeft w:val="480"/>
          <w:marRight w:val="0"/>
          <w:marTop w:val="0"/>
          <w:marBottom w:val="0"/>
          <w:divBdr>
            <w:top w:val="none" w:sz="0" w:space="0" w:color="auto"/>
            <w:left w:val="none" w:sz="0" w:space="0" w:color="auto"/>
            <w:bottom w:val="none" w:sz="0" w:space="0" w:color="auto"/>
            <w:right w:val="none" w:sz="0" w:space="0" w:color="auto"/>
          </w:divBdr>
        </w:div>
        <w:div w:id="661930088">
          <w:marLeft w:val="480"/>
          <w:marRight w:val="0"/>
          <w:marTop w:val="0"/>
          <w:marBottom w:val="0"/>
          <w:divBdr>
            <w:top w:val="none" w:sz="0" w:space="0" w:color="auto"/>
            <w:left w:val="none" w:sz="0" w:space="0" w:color="auto"/>
            <w:bottom w:val="none" w:sz="0" w:space="0" w:color="auto"/>
            <w:right w:val="none" w:sz="0" w:space="0" w:color="auto"/>
          </w:divBdr>
        </w:div>
        <w:div w:id="721757879">
          <w:marLeft w:val="480"/>
          <w:marRight w:val="0"/>
          <w:marTop w:val="0"/>
          <w:marBottom w:val="0"/>
          <w:divBdr>
            <w:top w:val="none" w:sz="0" w:space="0" w:color="auto"/>
            <w:left w:val="none" w:sz="0" w:space="0" w:color="auto"/>
            <w:bottom w:val="none" w:sz="0" w:space="0" w:color="auto"/>
            <w:right w:val="none" w:sz="0" w:space="0" w:color="auto"/>
          </w:divBdr>
        </w:div>
        <w:div w:id="746658681">
          <w:marLeft w:val="480"/>
          <w:marRight w:val="0"/>
          <w:marTop w:val="0"/>
          <w:marBottom w:val="0"/>
          <w:divBdr>
            <w:top w:val="none" w:sz="0" w:space="0" w:color="auto"/>
            <w:left w:val="none" w:sz="0" w:space="0" w:color="auto"/>
            <w:bottom w:val="none" w:sz="0" w:space="0" w:color="auto"/>
            <w:right w:val="none" w:sz="0" w:space="0" w:color="auto"/>
          </w:divBdr>
        </w:div>
        <w:div w:id="772172133">
          <w:marLeft w:val="480"/>
          <w:marRight w:val="0"/>
          <w:marTop w:val="0"/>
          <w:marBottom w:val="0"/>
          <w:divBdr>
            <w:top w:val="none" w:sz="0" w:space="0" w:color="auto"/>
            <w:left w:val="none" w:sz="0" w:space="0" w:color="auto"/>
            <w:bottom w:val="none" w:sz="0" w:space="0" w:color="auto"/>
            <w:right w:val="none" w:sz="0" w:space="0" w:color="auto"/>
          </w:divBdr>
        </w:div>
        <w:div w:id="809519653">
          <w:marLeft w:val="480"/>
          <w:marRight w:val="0"/>
          <w:marTop w:val="0"/>
          <w:marBottom w:val="0"/>
          <w:divBdr>
            <w:top w:val="none" w:sz="0" w:space="0" w:color="auto"/>
            <w:left w:val="none" w:sz="0" w:space="0" w:color="auto"/>
            <w:bottom w:val="none" w:sz="0" w:space="0" w:color="auto"/>
            <w:right w:val="none" w:sz="0" w:space="0" w:color="auto"/>
          </w:divBdr>
        </w:div>
        <w:div w:id="908229223">
          <w:marLeft w:val="480"/>
          <w:marRight w:val="0"/>
          <w:marTop w:val="0"/>
          <w:marBottom w:val="0"/>
          <w:divBdr>
            <w:top w:val="none" w:sz="0" w:space="0" w:color="auto"/>
            <w:left w:val="none" w:sz="0" w:space="0" w:color="auto"/>
            <w:bottom w:val="none" w:sz="0" w:space="0" w:color="auto"/>
            <w:right w:val="none" w:sz="0" w:space="0" w:color="auto"/>
          </w:divBdr>
        </w:div>
        <w:div w:id="975064098">
          <w:marLeft w:val="480"/>
          <w:marRight w:val="0"/>
          <w:marTop w:val="0"/>
          <w:marBottom w:val="0"/>
          <w:divBdr>
            <w:top w:val="none" w:sz="0" w:space="0" w:color="auto"/>
            <w:left w:val="none" w:sz="0" w:space="0" w:color="auto"/>
            <w:bottom w:val="none" w:sz="0" w:space="0" w:color="auto"/>
            <w:right w:val="none" w:sz="0" w:space="0" w:color="auto"/>
          </w:divBdr>
        </w:div>
        <w:div w:id="999503668">
          <w:marLeft w:val="480"/>
          <w:marRight w:val="0"/>
          <w:marTop w:val="0"/>
          <w:marBottom w:val="0"/>
          <w:divBdr>
            <w:top w:val="none" w:sz="0" w:space="0" w:color="auto"/>
            <w:left w:val="none" w:sz="0" w:space="0" w:color="auto"/>
            <w:bottom w:val="none" w:sz="0" w:space="0" w:color="auto"/>
            <w:right w:val="none" w:sz="0" w:space="0" w:color="auto"/>
          </w:divBdr>
        </w:div>
        <w:div w:id="1028988221">
          <w:marLeft w:val="480"/>
          <w:marRight w:val="0"/>
          <w:marTop w:val="0"/>
          <w:marBottom w:val="0"/>
          <w:divBdr>
            <w:top w:val="none" w:sz="0" w:space="0" w:color="auto"/>
            <w:left w:val="none" w:sz="0" w:space="0" w:color="auto"/>
            <w:bottom w:val="none" w:sz="0" w:space="0" w:color="auto"/>
            <w:right w:val="none" w:sz="0" w:space="0" w:color="auto"/>
          </w:divBdr>
        </w:div>
        <w:div w:id="1045838171">
          <w:marLeft w:val="480"/>
          <w:marRight w:val="0"/>
          <w:marTop w:val="0"/>
          <w:marBottom w:val="0"/>
          <w:divBdr>
            <w:top w:val="none" w:sz="0" w:space="0" w:color="auto"/>
            <w:left w:val="none" w:sz="0" w:space="0" w:color="auto"/>
            <w:bottom w:val="none" w:sz="0" w:space="0" w:color="auto"/>
            <w:right w:val="none" w:sz="0" w:space="0" w:color="auto"/>
          </w:divBdr>
        </w:div>
        <w:div w:id="1107047638">
          <w:marLeft w:val="480"/>
          <w:marRight w:val="0"/>
          <w:marTop w:val="0"/>
          <w:marBottom w:val="0"/>
          <w:divBdr>
            <w:top w:val="none" w:sz="0" w:space="0" w:color="auto"/>
            <w:left w:val="none" w:sz="0" w:space="0" w:color="auto"/>
            <w:bottom w:val="none" w:sz="0" w:space="0" w:color="auto"/>
            <w:right w:val="none" w:sz="0" w:space="0" w:color="auto"/>
          </w:divBdr>
        </w:div>
        <w:div w:id="1120300110">
          <w:marLeft w:val="480"/>
          <w:marRight w:val="0"/>
          <w:marTop w:val="0"/>
          <w:marBottom w:val="0"/>
          <w:divBdr>
            <w:top w:val="none" w:sz="0" w:space="0" w:color="auto"/>
            <w:left w:val="none" w:sz="0" w:space="0" w:color="auto"/>
            <w:bottom w:val="none" w:sz="0" w:space="0" w:color="auto"/>
            <w:right w:val="none" w:sz="0" w:space="0" w:color="auto"/>
          </w:divBdr>
        </w:div>
        <w:div w:id="1151479024">
          <w:marLeft w:val="480"/>
          <w:marRight w:val="0"/>
          <w:marTop w:val="0"/>
          <w:marBottom w:val="0"/>
          <w:divBdr>
            <w:top w:val="none" w:sz="0" w:space="0" w:color="auto"/>
            <w:left w:val="none" w:sz="0" w:space="0" w:color="auto"/>
            <w:bottom w:val="none" w:sz="0" w:space="0" w:color="auto"/>
            <w:right w:val="none" w:sz="0" w:space="0" w:color="auto"/>
          </w:divBdr>
        </w:div>
        <w:div w:id="1176529728">
          <w:marLeft w:val="480"/>
          <w:marRight w:val="0"/>
          <w:marTop w:val="0"/>
          <w:marBottom w:val="0"/>
          <w:divBdr>
            <w:top w:val="none" w:sz="0" w:space="0" w:color="auto"/>
            <w:left w:val="none" w:sz="0" w:space="0" w:color="auto"/>
            <w:bottom w:val="none" w:sz="0" w:space="0" w:color="auto"/>
            <w:right w:val="none" w:sz="0" w:space="0" w:color="auto"/>
          </w:divBdr>
        </w:div>
        <w:div w:id="1223056229">
          <w:marLeft w:val="480"/>
          <w:marRight w:val="0"/>
          <w:marTop w:val="0"/>
          <w:marBottom w:val="0"/>
          <w:divBdr>
            <w:top w:val="none" w:sz="0" w:space="0" w:color="auto"/>
            <w:left w:val="none" w:sz="0" w:space="0" w:color="auto"/>
            <w:bottom w:val="none" w:sz="0" w:space="0" w:color="auto"/>
            <w:right w:val="none" w:sz="0" w:space="0" w:color="auto"/>
          </w:divBdr>
        </w:div>
        <w:div w:id="1229732980">
          <w:marLeft w:val="480"/>
          <w:marRight w:val="0"/>
          <w:marTop w:val="0"/>
          <w:marBottom w:val="0"/>
          <w:divBdr>
            <w:top w:val="none" w:sz="0" w:space="0" w:color="auto"/>
            <w:left w:val="none" w:sz="0" w:space="0" w:color="auto"/>
            <w:bottom w:val="none" w:sz="0" w:space="0" w:color="auto"/>
            <w:right w:val="none" w:sz="0" w:space="0" w:color="auto"/>
          </w:divBdr>
        </w:div>
        <w:div w:id="1236549908">
          <w:marLeft w:val="480"/>
          <w:marRight w:val="0"/>
          <w:marTop w:val="0"/>
          <w:marBottom w:val="0"/>
          <w:divBdr>
            <w:top w:val="none" w:sz="0" w:space="0" w:color="auto"/>
            <w:left w:val="none" w:sz="0" w:space="0" w:color="auto"/>
            <w:bottom w:val="none" w:sz="0" w:space="0" w:color="auto"/>
            <w:right w:val="none" w:sz="0" w:space="0" w:color="auto"/>
          </w:divBdr>
        </w:div>
        <w:div w:id="1263225730">
          <w:marLeft w:val="480"/>
          <w:marRight w:val="0"/>
          <w:marTop w:val="0"/>
          <w:marBottom w:val="0"/>
          <w:divBdr>
            <w:top w:val="none" w:sz="0" w:space="0" w:color="auto"/>
            <w:left w:val="none" w:sz="0" w:space="0" w:color="auto"/>
            <w:bottom w:val="none" w:sz="0" w:space="0" w:color="auto"/>
            <w:right w:val="none" w:sz="0" w:space="0" w:color="auto"/>
          </w:divBdr>
        </w:div>
        <w:div w:id="1293176902">
          <w:marLeft w:val="480"/>
          <w:marRight w:val="0"/>
          <w:marTop w:val="0"/>
          <w:marBottom w:val="0"/>
          <w:divBdr>
            <w:top w:val="none" w:sz="0" w:space="0" w:color="auto"/>
            <w:left w:val="none" w:sz="0" w:space="0" w:color="auto"/>
            <w:bottom w:val="none" w:sz="0" w:space="0" w:color="auto"/>
            <w:right w:val="none" w:sz="0" w:space="0" w:color="auto"/>
          </w:divBdr>
        </w:div>
        <w:div w:id="1348408686">
          <w:marLeft w:val="480"/>
          <w:marRight w:val="0"/>
          <w:marTop w:val="0"/>
          <w:marBottom w:val="0"/>
          <w:divBdr>
            <w:top w:val="none" w:sz="0" w:space="0" w:color="auto"/>
            <w:left w:val="none" w:sz="0" w:space="0" w:color="auto"/>
            <w:bottom w:val="none" w:sz="0" w:space="0" w:color="auto"/>
            <w:right w:val="none" w:sz="0" w:space="0" w:color="auto"/>
          </w:divBdr>
        </w:div>
        <w:div w:id="1437673253">
          <w:marLeft w:val="480"/>
          <w:marRight w:val="0"/>
          <w:marTop w:val="0"/>
          <w:marBottom w:val="0"/>
          <w:divBdr>
            <w:top w:val="none" w:sz="0" w:space="0" w:color="auto"/>
            <w:left w:val="none" w:sz="0" w:space="0" w:color="auto"/>
            <w:bottom w:val="none" w:sz="0" w:space="0" w:color="auto"/>
            <w:right w:val="none" w:sz="0" w:space="0" w:color="auto"/>
          </w:divBdr>
        </w:div>
        <w:div w:id="1442342065">
          <w:marLeft w:val="480"/>
          <w:marRight w:val="0"/>
          <w:marTop w:val="0"/>
          <w:marBottom w:val="0"/>
          <w:divBdr>
            <w:top w:val="none" w:sz="0" w:space="0" w:color="auto"/>
            <w:left w:val="none" w:sz="0" w:space="0" w:color="auto"/>
            <w:bottom w:val="none" w:sz="0" w:space="0" w:color="auto"/>
            <w:right w:val="none" w:sz="0" w:space="0" w:color="auto"/>
          </w:divBdr>
        </w:div>
        <w:div w:id="1447118305">
          <w:marLeft w:val="480"/>
          <w:marRight w:val="0"/>
          <w:marTop w:val="0"/>
          <w:marBottom w:val="0"/>
          <w:divBdr>
            <w:top w:val="none" w:sz="0" w:space="0" w:color="auto"/>
            <w:left w:val="none" w:sz="0" w:space="0" w:color="auto"/>
            <w:bottom w:val="none" w:sz="0" w:space="0" w:color="auto"/>
            <w:right w:val="none" w:sz="0" w:space="0" w:color="auto"/>
          </w:divBdr>
        </w:div>
        <w:div w:id="1459953800">
          <w:marLeft w:val="480"/>
          <w:marRight w:val="0"/>
          <w:marTop w:val="0"/>
          <w:marBottom w:val="0"/>
          <w:divBdr>
            <w:top w:val="none" w:sz="0" w:space="0" w:color="auto"/>
            <w:left w:val="none" w:sz="0" w:space="0" w:color="auto"/>
            <w:bottom w:val="none" w:sz="0" w:space="0" w:color="auto"/>
            <w:right w:val="none" w:sz="0" w:space="0" w:color="auto"/>
          </w:divBdr>
        </w:div>
        <w:div w:id="1517042811">
          <w:marLeft w:val="480"/>
          <w:marRight w:val="0"/>
          <w:marTop w:val="0"/>
          <w:marBottom w:val="0"/>
          <w:divBdr>
            <w:top w:val="none" w:sz="0" w:space="0" w:color="auto"/>
            <w:left w:val="none" w:sz="0" w:space="0" w:color="auto"/>
            <w:bottom w:val="none" w:sz="0" w:space="0" w:color="auto"/>
            <w:right w:val="none" w:sz="0" w:space="0" w:color="auto"/>
          </w:divBdr>
        </w:div>
        <w:div w:id="1586528154">
          <w:marLeft w:val="480"/>
          <w:marRight w:val="0"/>
          <w:marTop w:val="0"/>
          <w:marBottom w:val="0"/>
          <w:divBdr>
            <w:top w:val="none" w:sz="0" w:space="0" w:color="auto"/>
            <w:left w:val="none" w:sz="0" w:space="0" w:color="auto"/>
            <w:bottom w:val="none" w:sz="0" w:space="0" w:color="auto"/>
            <w:right w:val="none" w:sz="0" w:space="0" w:color="auto"/>
          </w:divBdr>
        </w:div>
        <w:div w:id="1658728264">
          <w:marLeft w:val="480"/>
          <w:marRight w:val="0"/>
          <w:marTop w:val="0"/>
          <w:marBottom w:val="0"/>
          <w:divBdr>
            <w:top w:val="none" w:sz="0" w:space="0" w:color="auto"/>
            <w:left w:val="none" w:sz="0" w:space="0" w:color="auto"/>
            <w:bottom w:val="none" w:sz="0" w:space="0" w:color="auto"/>
            <w:right w:val="none" w:sz="0" w:space="0" w:color="auto"/>
          </w:divBdr>
        </w:div>
        <w:div w:id="1665473344">
          <w:marLeft w:val="480"/>
          <w:marRight w:val="0"/>
          <w:marTop w:val="0"/>
          <w:marBottom w:val="0"/>
          <w:divBdr>
            <w:top w:val="none" w:sz="0" w:space="0" w:color="auto"/>
            <w:left w:val="none" w:sz="0" w:space="0" w:color="auto"/>
            <w:bottom w:val="none" w:sz="0" w:space="0" w:color="auto"/>
            <w:right w:val="none" w:sz="0" w:space="0" w:color="auto"/>
          </w:divBdr>
        </w:div>
        <w:div w:id="1745682817">
          <w:marLeft w:val="480"/>
          <w:marRight w:val="0"/>
          <w:marTop w:val="0"/>
          <w:marBottom w:val="0"/>
          <w:divBdr>
            <w:top w:val="none" w:sz="0" w:space="0" w:color="auto"/>
            <w:left w:val="none" w:sz="0" w:space="0" w:color="auto"/>
            <w:bottom w:val="none" w:sz="0" w:space="0" w:color="auto"/>
            <w:right w:val="none" w:sz="0" w:space="0" w:color="auto"/>
          </w:divBdr>
        </w:div>
        <w:div w:id="1760835688">
          <w:marLeft w:val="480"/>
          <w:marRight w:val="0"/>
          <w:marTop w:val="0"/>
          <w:marBottom w:val="0"/>
          <w:divBdr>
            <w:top w:val="none" w:sz="0" w:space="0" w:color="auto"/>
            <w:left w:val="none" w:sz="0" w:space="0" w:color="auto"/>
            <w:bottom w:val="none" w:sz="0" w:space="0" w:color="auto"/>
            <w:right w:val="none" w:sz="0" w:space="0" w:color="auto"/>
          </w:divBdr>
        </w:div>
        <w:div w:id="1784304074">
          <w:marLeft w:val="480"/>
          <w:marRight w:val="0"/>
          <w:marTop w:val="0"/>
          <w:marBottom w:val="0"/>
          <w:divBdr>
            <w:top w:val="none" w:sz="0" w:space="0" w:color="auto"/>
            <w:left w:val="none" w:sz="0" w:space="0" w:color="auto"/>
            <w:bottom w:val="none" w:sz="0" w:space="0" w:color="auto"/>
            <w:right w:val="none" w:sz="0" w:space="0" w:color="auto"/>
          </w:divBdr>
        </w:div>
        <w:div w:id="1817335006">
          <w:marLeft w:val="480"/>
          <w:marRight w:val="0"/>
          <w:marTop w:val="0"/>
          <w:marBottom w:val="0"/>
          <w:divBdr>
            <w:top w:val="none" w:sz="0" w:space="0" w:color="auto"/>
            <w:left w:val="none" w:sz="0" w:space="0" w:color="auto"/>
            <w:bottom w:val="none" w:sz="0" w:space="0" w:color="auto"/>
            <w:right w:val="none" w:sz="0" w:space="0" w:color="auto"/>
          </w:divBdr>
        </w:div>
        <w:div w:id="1824271081">
          <w:marLeft w:val="480"/>
          <w:marRight w:val="0"/>
          <w:marTop w:val="0"/>
          <w:marBottom w:val="0"/>
          <w:divBdr>
            <w:top w:val="none" w:sz="0" w:space="0" w:color="auto"/>
            <w:left w:val="none" w:sz="0" w:space="0" w:color="auto"/>
            <w:bottom w:val="none" w:sz="0" w:space="0" w:color="auto"/>
            <w:right w:val="none" w:sz="0" w:space="0" w:color="auto"/>
          </w:divBdr>
        </w:div>
        <w:div w:id="1872448570">
          <w:marLeft w:val="480"/>
          <w:marRight w:val="0"/>
          <w:marTop w:val="0"/>
          <w:marBottom w:val="0"/>
          <w:divBdr>
            <w:top w:val="none" w:sz="0" w:space="0" w:color="auto"/>
            <w:left w:val="none" w:sz="0" w:space="0" w:color="auto"/>
            <w:bottom w:val="none" w:sz="0" w:space="0" w:color="auto"/>
            <w:right w:val="none" w:sz="0" w:space="0" w:color="auto"/>
          </w:divBdr>
        </w:div>
        <w:div w:id="1973096864">
          <w:marLeft w:val="480"/>
          <w:marRight w:val="0"/>
          <w:marTop w:val="0"/>
          <w:marBottom w:val="0"/>
          <w:divBdr>
            <w:top w:val="none" w:sz="0" w:space="0" w:color="auto"/>
            <w:left w:val="none" w:sz="0" w:space="0" w:color="auto"/>
            <w:bottom w:val="none" w:sz="0" w:space="0" w:color="auto"/>
            <w:right w:val="none" w:sz="0" w:space="0" w:color="auto"/>
          </w:divBdr>
        </w:div>
        <w:div w:id="1985232169">
          <w:marLeft w:val="480"/>
          <w:marRight w:val="0"/>
          <w:marTop w:val="0"/>
          <w:marBottom w:val="0"/>
          <w:divBdr>
            <w:top w:val="none" w:sz="0" w:space="0" w:color="auto"/>
            <w:left w:val="none" w:sz="0" w:space="0" w:color="auto"/>
            <w:bottom w:val="none" w:sz="0" w:space="0" w:color="auto"/>
            <w:right w:val="none" w:sz="0" w:space="0" w:color="auto"/>
          </w:divBdr>
        </w:div>
        <w:div w:id="2046248568">
          <w:marLeft w:val="480"/>
          <w:marRight w:val="0"/>
          <w:marTop w:val="0"/>
          <w:marBottom w:val="0"/>
          <w:divBdr>
            <w:top w:val="none" w:sz="0" w:space="0" w:color="auto"/>
            <w:left w:val="none" w:sz="0" w:space="0" w:color="auto"/>
            <w:bottom w:val="none" w:sz="0" w:space="0" w:color="auto"/>
            <w:right w:val="none" w:sz="0" w:space="0" w:color="auto"/>
          </w:divBdr>
        </w:div>
        <w:div w:id="2046438288">
          <w:marLeft w:val="480"/>
          <w:marRight w:val="0"/>
          <w:marTop w:val="0"/>
          <w:marBottom w:val="0"/>
          <w:divBdr>
            <w:top w:val="none" w:sz="0" w:space="0" w:color="auto"/>
            <w:left w:val="none" w:sz="0" w:space="0" w:color="auto"/>
            <w:bottom w:val="none" w:sz="0" w:space="0" w:color="auto"/>
            <w:right w:val="none" w:sz="0" w:space="0" w:color="auto"/>
          </w:divBdr>
        </w:div>
        <w:div w:id="2062560732">
          <w:marLeft w:val="480"/>
          <w:marRight w:val="0"/>
          <w:marTop w:val="0"/>
          <w:marBottom w:val="0"/>
          <w:divBdr>
            <w:top w:val="none" w:sz="0" w:space="0" w:color="auto"/>
            <w:left w:val="none" w:sz="0" w:space="0" w:color="auto"/>
            <w:bottom w:val="none" w:sz="0" w:space="0" w:color="auto"/>
            <w:right w:val="none" w:sz="0" w:space="0" w:color="auto"/>
          </w:divBdr>
        </w:div>
        <w:div w:id="2092653595">
          <w:marLeft w:val="480"/>
          <w:marRight w:val="0"/>
          <w:marTop w:val="0"/>
          <w:marBottom w:val="0"/>
          <w:divBdr>
            <w:top w:val="none" w:sz="0" w:space="0" w:color="auto"/>
            <w:left w:val="none" w:sz="0" w:space="0" w:color="auto"/>
            <w:bottom w:val="none" w:sz="0" w:space="0" w:color="auto"/>
            <w:right w:val="none" w:sz="0" w:space="0" w:color="auto"/>
          </w:divBdr>
        </w:div>
      </w:divsChild>
    </w:div>
    <w:div w:id="2086563542">
      <w:bodyDiv w:val="1"/>
      <w:marLeft w:val="0"/>
      <w:marRight w:val="0"/>
      <w:marTop w:val="0"/>
      <w:marBottom w:val="0"/>
      <w:divBdr>
        <w:top w:val="none" w:sz="0" w:space="0" w:color="auto"/>
        <w:left w:val="none" w:sz="0" w:space="0" w:color="auto"/>
        <w:bottom w:val="none" w:sz="0" w:space="0" w:color="auto"/>
        <w:right w:val="none" w:sz="0" w:space="0" w:color="auto"/>
      </w:divBdr>
    </w:div>
    <w:div w:id="2086755724">
      <w:bodyDiv w:val="1"/>
      <w:marLeft w:val="0"/>
      <w:marRight w:val="0"/>
      <w:marTop w:val="0"/>
      <w:marBottom w:val="0"/>
      <w:divBdr>
        <w:top w:val="none" w:sz="0" w:space="0" w:color="auto"/>
        <w:left w:val="none" w:sz="0" w:space="0" w:color="auto"/>
        <w:bottom w:val="none" w:sz="0" w:space="0" w:color="auto"/>
        <w:right w:val="none" w:sz="0" w:space="0" w:color="auto"/>
      </w:divBdr>
      <w:divsChild>
        <w:div w:id="2101758152">
          <w:marLeft w:val="640"/>
          <w:marRight w:val="0"/>
          <w:marTop w:val="0"/>
          <w:marBottom w:val="0"/>
          <w:divBdr>
            <w:top w:val="none" w:sz="0" w:space="0" w:color="auto"/>
            <w:left w:val="none" w:sz="0" w:space="0" w:color="auto"/>
            <w:bottom w:val="none" w:sz="0" w:space="0" w:color="auto"/>
            <w:right w:val="none" w:sz="0" w:space="0" w:color="auto"/>
          </w:divBdr>
        </w:div>
        <w:div w:id="221598352">
          <w:marLeft w:val="640"/>
          <w:marRight w:val="0"/>
          <w:marTop w:val="0"/>
          <w:marBottom w:val="0"/>
          <w:divBdr>
            <w:top w:val="none" w:sz="0" w:space="0" w:color="auto"/>
            <w:left w:val="none" w:sz="0" w:space="0" w:color="auto"/>
            <w:bottom w:val="none" w:sz="0" w:space="0" w:color="auto"/>
            <w:right w:val="none" w:sz="0" w:space="0" w:color="auto"/>
          </w:divBdr>
        </w:div>
        <w:div w:id="486896084">
          <w:marLeft w:val="640"/>
          <w:marRight w:val="0"/>
          <w:marTop w:val="0"/>
          <w:marBottom w:val="0"/>
          <w:divBdr>
            <w:top w:val="none" w:sz="0" w:space="0" w:color="auto"/>
            <w:left w:val="none" w:sz="0" w:space="0" w:color="auto"/>
            <w:bottom w:val="none" w:sz="0" w:space="0" w:color="auto"/>
            <w:right w:val="none" w:sz="0" w:space="0" w:color="auto"/>
          </w:divBdr>
        </w:div>
        <w:div w:id="2079668556">
          <w:marLeft w:val="640"/>
          <w:marRight w:val="0"/>
          <w:marTop w:val="0"/>
          <w:marBottom w:val="0"/>
          <w:divBdr>
            <w:top w:val="none" w:sz="0" w:space="0" w:color="auto"/>
            <w:left w:val="none" w:sz="0" w:space="0" w:color="auto"/>
            <w:bottom w:val="none" w:sz="0" w:space="0" w:color="auto"/>
            <w:right w:val="none" w:sz="0" w:space="0" w:color="auto"/>
          </w:divBdr>
        </w:div>
        <w:div w:id="1937909301">
          <w:marLeft w:val="640"/>
          <w:marRight w:val="0"/>
          <w:marTop w:val="0"/>
          <w:marBottom w:val="0"/>
          <w:divBdr>
            <w:top w:val="none" w:sz="0" w:space="0" w:color="auto"/>
            <w:left w:val="none" w:sz="0" w:space="0" w:color="auto"/>
            <w:bottom w:val="none" w:sz="0" w:space="0" w:color="auto"/>
            <w:right w:val="none" w:sz="0" w:space="0" w:color="auto"/>
          </w:divBdr>
        </w:div>
        <w:div w:id="1768620896">
          <w:marLeft w:val="640"/>
          <w:marRight w:val="0"/>
          <w:marTop w:val="0"/>
          <w:marBottom w:val="0"/>
          <w:divBdr>
            <w:top w:val="none" w:sz="0" w:space="0" w:color="auto"/>
            <w:left w:val="none" w:sz="0" w:space="0" w:color="auto"/>
            <w:bottom w:val="none" w:sz="0" w:space="0" w:color="auto"/>
            <w:right w:val="none" w:sz="0" w:space="0" w:color="auto"/>
          </w:divBdr>
        </w:div>
        <w:div w:id="1318193351">
          <w:marLeft w:val="640"/>
          <w:marRight w:val="0"/>
          <w:marTop w:val="0"/>
          <w:marBottom w:val="0"/>
          <w:divBdr>
            <w:top w:val="none" w:sz="0" w:space="0" w:color="auto"/>
            <w:left w:val="none" w:sz="0" w:space="0" w:color="auto"/>
            <w:bottom w:val="none" w:sz="0" w:space="0" w:color="auto"/>
            <w:right w:val="none" w:sz="0" w:space="0" w:color="auto"/>
          </w:divBdr>
        </w:div>
        <w:div w:id="1791316580">
          <w:marLeft w:val="640"/>
          <w:marRight w:val="0"/>
          <w:marTop w:val="0"/>
          <w:marBottom w:val="0"/>
          <w:divBdr>
            <w:top w:val="none" w:sz="0" w:space="0" w:color="auto"/>
            <w:left w:val="none" w:sz="0" w:space="0" w:color="auto"/>
            <w:bottom w:val="none" w:sz="0" w:space="0" w:color="auto"/>
            <w:right w:val="none" w:sz="0" w:space="0" w:color="auto"/>
          </w:divBdr>
        </w:div>
        <w:div w:id="1203901298">
          <w:marLeft w:val="640"/>
          <w:marRight w:val="0"/>
          <w:marTop w:val="0"/>
          <w:marBottom w:val="0"/>
          <w:divBdr>
            <w:top w:val="none" w:sz="0" w:space="0" w:color="auto"/>
            <w:left w:val="none" w:sz="0" w:space="0" w:color="auto"/>
            <w:bottom w:val="none" w:sz="0" w:space="0" w:color="auto"/>
            <w:right w:val="none" w:sz="0" w:space="0" w:color="auto"/>
          </w:divBdr>
        </w:div>
        <w:div w:id="1974285031">
          <w:marLeft w:val="640"/>
          <w:marRight w:val="0"/>
          <w:marTop w:val="0"/>
          <w:marBottom w:val="0"/>
          <w:divBdr>
            <w:top w:val="none" w:sz="0" w:space="0" w:color="auto"/>
            <w:left w:val="none" w:sz="0" w:space="0" w:color="auto"/>
            <w:bottom w:val="none" w:sz="0" w:space="0" w:color="auto"/>
            <w:right w:val="none" w:sz="0" w:space="0" w:color="auto"/>
          </w:divBdr>
        </w:div>
        <w:div w:id="1560941975">
          <w:marLeft w:val="640"/>
          <w:marRight w:val="0"/>
          <w:marTop w:val="0"/>
          <w:marBottom w:val="0"/>
          <w:divBdr>
            <w:top w:val="none" w:sz="0" w:space="0" w:color="auto"/>
            <w:left w:val="none" w:sz="0" w:space="0" w:color="auto"/>
            <w:bottom w:val="none" w:sz="0" w:space="0" w:color="auto"/>
            <w:right w:val="none" w:sz="0" w:space="0" w:color="auto"/>
          </w:divBdr>
        </w:div>
        <w:div w:id="509639731">
          <w:marLeft w:val="640"/>
          <w:marRight w:val="0"/>
          <w:marTop w:val="0"/>
          <w:marBottom w:val="0"/>
          <w:divBdr>
            <w:top w:val="none" w:sz="0" w:space="0" w:color="auto"/>
            <w:left w:val="none" w:sz="0" w:space="0" w:color="auto"/>
            <w:bottom w:val="none" w:sz="0" w:space="0" w:color="auto"/>
            <w:right w:val="none" w:sz="0" w:space="0" w:color="auto"/>
          </w:divBdr>
        </w:div>
        <w:div w:id="745230895">
          <w:marLeft w:val="640"/>
          <w:marRight w:val="0"/>
          <w:marTop w:val="0"/>
          <w:marBottom w:val="0"/>
          <w:divBdr>
            <w:top w:val="none" w:sz="0" w:space="0" w:color="auto"/>
            <w:left w:val="none" w:sz="0" w:space="0" w:color="auto"/>
            <w:bottom w:val="none" w:sz="0" w:space="0" w:color="auto"/>
            <w:right w:val="none" w:sz="0" w:space="0" w:color="auto"/>
          </w:divBdr>
        </w:div>
        <w:div w:id="1801679706">
          <w:marLeft w:val="640"/>
          <w:marRight w:val="0"/>
          <w:marTop w:val="0"/>
          <w:marBottom w:val="0"/>
          <w:divBdr>
            <w:top w:val="none" w:sz="0" w:space="0" w:color="auto"/>
            <w:left w:val="none" w:sz="0" w:space="0" w:color="auto"/>
            <w:bottom w:val="none" w:sz="0" w:space="0" w:color="auto"/>
            <w:right w:val="none" w:sz="0" w:space="0" w:color="auto"/>
          </w:divBdr>
        </w:div>
        <w:div w:id="1433864475">
          <w:marLeft w:val="640"/>
          <w:marRight w:val="0"/>
          <w:marTop w:val="0"/>
          <w:marBottom w:val="0"/>
          <w:divBdr>
            <w:top w:val="none" w:sz="0" w:space="0" w:color="auto"/>
            <w:left w:val="none" w:sz="0" w:space="0" w:color="auto"/>
            <w:bottom w:val="none" w:sz="0" w:space="0" w:color="auto"/>
            <w:right w:val="none" w:sz="0" w:space="0" w:color="auto"/>
          </w:divBdr>
        </w:div>
        <w:div w:id="1966157014">
          <w:marLeft w:val="640"/>
          <w:marRight w:val="0"/>
          <w:marTop w:val="0"/>
          <w:marBottom w:val="0"/>
          <w:divBdr>
            <w:top w:val="none" w:sz="0" w:space="0" w:color="auto"/>
            <w:left w:val="none" w:sz="0" w:space="0" w:color="auto"/>
            <w:bottom w:val="none" w:sz="0" w:space="0" w:color="auto"/>
            <w:right w:val="none" w:sz="0" w:space="0" w:color="auto"/>
          </w:divBdr>
        </w:div>
        <w:div w:id="1058285012">
          <w:marLeft w:val="640"/>
          <w:marRight w:val="0"/>
          <w:marTop w:val="0"/>
          <w:marBottom w:val="0"/>
          <w:divBdr>
            <w:top w:val="none" w:sz="0" w:space="0" w:color="auto"/>
            <w:left w:val="none" w:sz="0" w:space="0" w:color="auto"/>
            <w:bottom w:val="none" w:sz="0" w:space="0" w:color="auto"/>
            <w:right w:val="none" w:sz="0" w:space="0" w:color="auto"/>
          </w:divBdr>
        </w:div>
        <w:div w:id="679548175">
          <w:marLeft w:val="640"/>
          <w:marRight w:val="0"/>
          <w:marTop w:val="0"/>
          <w:marBottom w:val="0"/>
          <w:divBdr>
            <w:top w:val="none" w:sz="0" w:space="0" w:color="auto"/>
            <w:left w:val="none" w:sz="0" w:space="0" w:color="auto"/>
            <w:bottom w:val="none" w:sz="0" w:space="0" w:color="auto"/>
            <w:right w:val="none" w:sz="0" w:space="0" w:color="auto"/>
          </w:divBdr>
        </w:div>
        <w:div w:id="1352537113">
          <w:marLeft w:val="640"/>
          <w:marRight w:val="0"/>
          <w:marTop w:val="0"/>
          <w:marBottom w:val="0"/>
          <w:divBdr>
            <w:top w:val="none" w:sz="0" w:space="0" w:color="auto"/>
            <w:left w:val="none" w:sz="0" w:space="0" w:color="auto"/>
            <w:bottom w:val="none" w:sz="0" w:space="0" w:color="auto"/>
            <w:right w:val="none" w:sz="0" w:space="0" w:color="auto"/>
          </w:divBdr>
        </w:div>
        <w:div w:id="2060666490">
          <w:marLeft w:val="640"/>
          <w:marRight w:val="0"/>
          <w:marTop w:val="0"/>
          <w:marBottom w:val="0"/>
          <w:divBdr>
            <w:top w:val="none" w:sz="0" w:space="0" w:color="auto"/>
            <w:left w:val="none" w:sz="0" w:space="0" w:color="auto"/>
            <w:bottom w:val="none" w:sz="0" w:space="0" w:color="auto"/>
            <w:right w:val="none" w:sz="0" w:space="0" w:color="auto"/>
          </w:divBdr>
        </w:div>
        <w:div w:id="385497399">
          <w:marLeft w:val="640"/>
          <w:marRight w:val="0"/>
          <w:marTop w:val="0"/>
          <w:marBottom w:val="0"/>
          <w:divBdr>
            <w:top w:val="none" w:sz="0" w:space="0" w:color="auto"/>
            <w:left w:val="none" w:sz="0" w:space="0" w:color="auto"/>
            <w:bottom w:val="none" w:sz="0" w:space="0" w:color="auto"/>
            <w:right w:val="none" w:sz="0" w:space="0" w:color="auto"/>
          </w:divBdr>
        </w:div>
        <w:div w:id="1181696725">
          <w:marLeft w:val="640"/>
          <w:marRight w:val="0"/>
          <w:marTop w:val="0"/>
          <w:marBottom w:val="0"/>
          <w:divBdr>
            <w:top w:val="none" w:sz="0" w:space="0" w:color="auto"/>
            <w:left w:val="none" w:sz="0" w:space="0" w:color="auto"/>
            <w:bottom w:val="none" w:sz="0" w:space="0" w:color="auto"/>
            <w:right w:val="none" w:sz="0" w:space="0" w:color="auto"/>
          </w:divBdr>
        </w:div>
        <w:div w:id="1629119094">
          <w:marLeft w:val="640"/>
          <w:marRight w:val="0"/>
          <w:marTop w:val="0"/>
          <w:marBottom w:val="0"/>
          <w:divBdr>
            <w:top w:val="none" w:sz="0" w:space="0" w:color="auto"/>
            <w:left w:val="none" w:sz="0" w:space="0" w:color="auto"/>
            <w:bottom w:val="none" w:sz="0" w:space="0" w:color="auto"/>
            <w:right w:val="none" w:sz="0" w:space="0" w:color="auto"/>
          </w:divBdr>
        </w:div>
        <w:div w:id="1276059468">
          <w:marLeft w:val="640"/>
          <w:marRight w:val="0"/>
          <w:marTop w:val="0"/>
          <w:marBottom w:val="0"/>
          <w:divBdr>
            <w:top w:val="none" w:sz="0" w:space="0" w:color="auto"/>
            <w:left w:val="none" w:sz="0" w:space="0" w:color="auto"/>
            <w:bottom w:val="none" w:sz="0" w:space="0" w:color="auto"/>
            <w:right w:val="none" w:sz="0" w:space="0" w:color="auto"/>
          </w:divBdr>
        </w:div>
        <w:div w:id="441531655">
          <w:marLeft w:val="640"/>
          <w:marRight w:val="0"/>
          <w:marTop w:val="0"/>
          <w:marBottom w:val="0"/>
          <w:divBdr>
            <w:top w:val="none" w:sz="0" w:space="0" w:color="auto"/>
            <w:left w:val="none" w:sz="0" w:space="0" w:color="auto"/>
            <w:bottom w:val="none" w:sz="0" w:space="0" w:color="auto"/>
            <w:right w:val="none" w:sz="0" w:space="0" w:color="auto"/>
          </w:divBdr>
        </w:div>
        <w:div w:id="618995001">
          <w:marLeft w:val="640"/>
          <w:marRight w:val="0"/>
          <w:marTop w:val="0"/>
          <w:marBottom w:val="0"/>
          <w:divBdr>
            <w:top w:val="none" w:sz="0" w:space="0" w:color="auto"/>
            <w:left w:val="none" w:sz="0" w:space="0" w:color="auto"/>
            <w:bottom w:val="none" w:sz="0" w:space="0" w:color="auto"/>
            <w:right w:val="none" w:sz="0" w:space="0" w:color="auto"/>
          </w:divBdr>
        </w:div>
        <w:div w:id="1454599071">
          <w:marLeft w:val="640"/>
          <w:marRight w:val="0"/>
          <w:marTop w:val="0"/>
          <w:marBottom w:val="0"/>
          <w:divBdr>
            <w:top w:val="none" w:sz="0" w:space="0" w:color="auto"/>
            <w:left w:val="none" w:sz="0" w:space="0" w:color="auto"/>
            <w:bottom w:val="none" w:sz="0" w:space="0" w:color="auto"/>
            <w:right w:val="none" w:sz="0" w:space="0" w:color="auto"/>
          </w:divBdr>
        </w:div>
        <w:div w:id="2067217065">
          <w:marLeft w:val="640"/>
          <w:marRight w:val="0"/>
          <w:marTop w:val="0"/>
          <w:marBottom w:val="0"/>
          <w:divBdr>
            <w:top w:val="none" w:sz="0" w:space="0" w:color="auto"/>
            <w:left w:val="none" w:sz="0" w:space="0" w:color="auto"/>
            <w:bottom w:val="none" w:sz="0" w:space="0" w:color="auto"/>
            <w:right w:val="none" w:sz="0" w:space="0" w:color="auto"/>
          </w:divBdr>
        </w:div>
        <w:div w:id="504588136">
          <w:marLeft w:val="640"/>
          <w:marRight w:val="0"/>
          <w:marTop w:val="0"/>
          <w:marBottom w:val="0"/>
          <w:divBdr>
            <w:top w:val="none" w:sz="0" w:space="0" w:color="auto"/>
            <w:left w:val="none" w:sz="0" w:space="0" w:color="auto"/>
            <w:bottom w:val="none" w:sz="0" w:space="0" w:color="auto"/>
            <w:right w:val="none" w:sz="0" w:space="0" w:color="auto"/>
          </w:divBdr>
        </w:div>
        <w:div w:id="773206476">
          <w:marLeft w:val="640"/>
          <w:marRight w:val="0"/>
          <w:marTop w:val="0"/>
          <w:marBottom w:val="0"/>
          <w:divBdr>
            <w:top w:val="none" w:sz="0" w:space="0" w:color="auto"/>
            <w:left w:val="none" w:sz="0" w:space="0" w:color="auto"/>
            <w:bottom w:val="none" w:sz="0" w:space="0" w:color="auto"/>
            <w:right w:val="none" w:sz="0" w:space="0" w:color="auto"/>
          </w:divBdr>
        </w:div>
        <w:div w:id="1974481724">
          <w:marLeft w:val="640"/>
          <w:marRight w:val="0"/>
          <w:marTop w:val="0"/>
          <w:marBottom w:val="0"/>
          <w:divBdr>
            <w:top w:val="none" w:sz="0" w:space="0" w:color="auto"/>
            <w:left w:val="none" w:sz="0" w:space="0" w:color="auto"/>
            <w:bottom w:val="none" w:sz="0" w:space="0" w:color="auto"/>
            <w:right w:val="none" w:sz="0" w:space="0" w:color="auto"/>
          </w:divBdr>
        </w:div>
        <w:div w:id="498496800">
          <w:marLeft w:val="640"/>
          <w:marRight w:val="0"/>
          <w:marTop w:val="0"/>
          <w:marBottom w:val="0"/>
          <w:divBdr>
            <w:top w:val="none" w:sz="0" w:space="0" w:color="auto"/>
            <w:left w:val="none" w:sz="0" w:space="0" w:color="auto"/>
            <w:bottom w:val="none" w:sz="0" w:space="0" w:color="auto"/>
            <w:right w:val="none" w:sz="0" w:space="0" w:color="auto"/>
          </w:divBdr>
        </w:div>
        <w:div w:id="812450905">
          <w:marLeft w:val="640"/>
          <w:marRight w:val="0"/>
          <w:marTop w:val="0"/>
          <w:marBottom w:val="0"/>
          <w:divBdr>
            <w:top w:val="none" w:sz="0" w:space="0" w:color="auto"/>
            <w:left w:val="none" w:sz="0" w:space="0" w:color="auto"/>
            <w:bottom w:val="none" w:sz="0" w:space="0" w:color="auto"/>
            <w:right w:val="none" w:sz="0" w:space="0" w:color="auto"/>
          </w:divBdr>
        </w:div>
        <w:div w:id="119501216">
          <w:marLeft w:val="640"/>
          <w:marRight w:val="0"/>
          <w:marTop w:val="0"/>
          <w:marBottom w:val="0"/>
          <w:divBdr>
            <w:top w:val="none" w:sz="0" w:space="0" w:color="auto"/>
            <w:left w:val="none" w:sz="0" w:space="0" w:color="auto"/>
            <w:bottom w:val="none" w:sz="0" w:space="0" w:color="auto"/>
            <w:right w:val="none" w:sz="0" w:space="0" w:color="auto"/>
          </w:divBdr>
        </w:div>
        <w:div w:id="559286974">
          <w:marLeft w:val="640"/>
          <w:marRight w:val="0"/>
          <w:marTop w:val="0"/>
          <w:marBottom w:val="0"/>
          <w:divBdr>
            <w:top w:val="none" w:sz="0" w:space="0" w:color="auto"/>
            <w:left w:val="none" w:sz="0" w:space="0" w:color="auto"/>
            <w:bottom w:val="none" w:sz="0" w:space="0" w:color="auto"/>
            <w:right w:val="none" w:sz="0" w:space="0" w:color="auto"/>
          </w:divBdr>
        </w:div>
        <w:div w:id="1153256371">
          <w:marLeft w:val="640"/>
          <w:marRight w:val="0"/>
          <w:marTop w:val="0"/>
          <w:marBottom w:val="0"/>
          <w:divBdr>
            <w:top w:val="none" w:sz="0" w:space="0" w:color="auto"/>
            <w:left w:val="none" w:sz="0" w:space="0" w:color="auto"/>
            <w:bottom w:val="none" w:sz="0" w:space="0" w:color="auto"/>
            <w:right w:val="none" w:sz="0" w:space="0" w:color="auto"/>
          </w:divBdr>
        </w:div>
        <w:div w:id="1433091611">
          <w:marLeft w:val="640"/>
          <w:marRight w:val="0"/>
          <w:marTop w:val="0"/>
          <w:marBottom w:val="0"/>
          <w:divBdr>
            <w:top w:val="none" w:sz="0" w:space="0" w:color="auto"/>
            <w:left w:val="none" w:sz="0" w:space="0" w:color="auto"/>
            <w:bottom w:val="none" w:sz="0" w:space="0" w:color="auto"/>
            <w:right w:val="none" w:sz="0" w:space="0" w:color="auto"/>
          </w:divBdr>
        </w:div>
        <w:div w:id="1883059083">
          <w:marLeft w:val="640"/>
          <w:marRight w:val="0"/>
          <w:marTop w:val="0"/>
          <w:marBottom w:val="0"/>
          <w:divBdr>
            <w:top w:val="none" w:sz="0" w:space="0" w:color="auto"/>
            <w:left w:val="none" w:sz="0" w:space="0" w:color="auto"/>
            <w:bottom w:val="none" w:sz="0" w:space="0" w:color="auto"/>
            <w:right w:val="none" w:sz="0" w:space="0" w:color="auto"/>
          </w:divBdr>
        </w:div>
        <w:div w:id="328555926">
          <w:marLeft w:val="640"/>
          <w:marRight w:val="0"/>
          <w:marTop w:val="0"/>
          <w:marBottom w:val="0"/>
          <w:divBdr>
            <w:top w:val="none" w:sz="0" w:space="0" w:color="auto"/>
            <w:left w:val="none" w:sz="0" w:space="0" w:color="auto"/>
            <w:bottom w:val="none" w:sz="0" w:space="0" w:color="auto"/>
            <w:right w:val="none" w:sz="0" w:space="0" w:color="auto"/>
          </w:divBdr>
        </w:div>
        <w:div w:id="556939311">
          <w:marLeft w:val="640"/>
          <w:marRight w:val="0"/>
          <w:marTop w:val="0"/>
          <w:marBottom w:val="0"/>
          <w:divBdr>
            <w:top w:val="none" w:sz="0" w:space="0" w:color="auto"/>
            <w:left w:val="none" w:sz="0" w:space="0" w:color="auto"/>
            <w:bottom w:val="none" w:sz="0" w:space="0" w:color="auto"/>
            <w:right w:val="none" w:sz="0" w:space="0" w:color="auto"/>
          </w:divBdr>
        </w:div>
        <w:div w:id="835729823">
          <w:marLeft w:val="640"/>
          <w:marRight w:val="0"/>
          <w:marTop w:val="0"/>
          <w:marBottom w:val="0"/>
          <w:divBdr>
            <w:top w:val="none" w:sz="0" w:space="0" w:color="auto"/>
            <w:left w:val="none" w:sz="0" w:space="0" w:color="auto"/>
            <w:bottom w:val="none" w:sz="0" w:space="0" w:color="auto"/>
            <w:right w:val="none" w:sz="0" w:space="0" w:color="auto"/>
          </w:divBdr>
        </w:div>
        <w:div w:id="349453003">
          <w:marLeft w:val="640"/>
          <w:marRight w:val="0"/>
          <w:marTop w:val="0"/>
          <w:marBottom w:val="0"/>
          <w:divBdr>
            <w:top w:val="none" w:sz="0" w:space="0" w:color="auto"/>
            <w:left w:val="none" w:sz="0" w:space="0" w:color="auto"/>
            <w:bottom w:val="none" w:sz="0" w:space="0" w:color="auto"/>
            <w:right w:val="none" w:sz="0" w:space="0" w:color="auto"/>
          </w:divBdr>
        </w:div>
        <w:div w:id="1001733486">
          <w:marLeft w:val="640"/>
          <w:marRight w:val="0"/>
          <w:marTop w:val="0"/>
          <w:marBottom w:val="0"/>
          <w:divBdr>
            <w:top w:val="none" w:sz="0" w:space="0" w:color="auto"/>
            <w:left w:val="none" w:sz="0" w:space="0" w:color="auto"/>
            <w:bottom w:val="none" w:sz="0" w:space="0" w:color="auto"/>
            <w:right w:val="none" w:sz="0" w:space="0" w:color="auto"/>
          </w:divBdr>
        </w:div>
        <w:div w:id="1278683708">
          <w:marLeft w:val="640"/>
          <w:marRight w:val="0"/>
          <w:marTop w:val="0"/>
          <w:marBottom w:val="0"/>
          <w:divBdr>
            <w:top w:val="none" w:sz="0" w:space="0" w:color="auto"/>
            <w:left w:val="none" w:sz="0" w:space="0" w:color="auto"/>
            <w:bottom w:val="none" w:sz="0" w:space="0" w:color="auto"/>
            <w:right w:val="none" w:sz="0" w:space="0" w:color="auto"/>
          </w:divBdr>
        </w:div>
        <w:div w:id="1602758608">
          <w:marLeft w:val="640"/>
          <w:marRight w:val="0"/>
          <w:marTop w:val="0"/>
          <w:marBottom w:val="0"/>
          <w:divBdr>
            <w:top w:val="none" w:sz="0" w:space="0" w:color="auto"/>
            <w:left w:val="none" w:sz="0" w:space="0" w:color="auto"/>
            <w:bottom w:val="none" w:sz="0" w:space="0" w:color="auto"/>
            <w:right w:val="none" w:sz="0" w:space="0" w:color="auto"/>
          </w:divBdr>
        </w:div>
        <w:div w:id="2055109211">
          <w:marLeft w:val="640"/>
          <w:marRight w:val="0"/>
          <w:marTop w:val="0"/>
          <w:marBottom w:val="0"/>
          <w:divBdr>
            <w:top w:val="none" w:sz="0" w:space="0" w:color="auto"/>
            <w:left w:val="none" w:sz="0" w:space="0" w:color="auto"/>
            <w:bottom w:val="none" w:sz="0" w:space="0" w:color="auto"/>
            <w:right w:val="none" w:sz="0" w:space="0" w:color="auto"/>
          </w:divBdr>
        </w:div>
        <w:div w:id="819542067">
          <w:marLeft w:val="640"/>
          <w:marRight w:val="0"/>
          <w:marTop w:val="0"/>
          <w:marBottom w:val="0"/>
          <w:divBdr>
            <w:top w:val="none" w:sz="0" w:space="0" w:color="auto"/>
            <w:left w:val="none" w:sz="0" w:space="0" w:color="auto"/>
            <w:bottom w:val="none" w:sz="0" w:space="0" w:color="auto"/>
            <w:right w:val="none" w:sz="0" w:space="0" w:color="auto"/>
          </w:divBdr>
        </w:div>
        <w:div w:id="1566332567">
          <w:marLeft w:val="640"/>
          <w:marRight w:val="0"/>
          <w:marTop w:val="0"/>
          <w:marBottom w:val="0"/>
          <w:divBdr>
            <w:top w:val="none" w:sz="0" w:space="0" w:color="auto"/>
            <w:left w:val="none" w:sz="0" w:space="0" w:color="auto"/>
            <w:bottom w:val="none" w:sz="0" w:space="0" w:color="auto"/>
            <w:right w:val="none" w:sz="0" w:space="0" w:color="auto"/>
          </w:divBdr>
        </w:div>
        <w:div w:id="1393583265">
          <w:marLeft w:val="640"/>
          <w:marRight w:val="0"/>
          <w:marTop w:val="0"/>
          <w:marBottom w:val="0"/>
          <w:divBdr>
            <w:top w:val="none" w:sz="0" w:space="0" w:color="auto"/>
            <w:left w:val="none" w:sz="0" w:space="0" w:color="auto"/>
            <w:bottom w:val="none" w:sz="0" w:space="0" w:color="auto"/>
            <w:right w:val="none" w:sz="0" w:space="0" w:color="auto"/>
          </w:divBdr>
        </w:div>
        <w:div w:id="1978342574">
          <w:marLeft w:val="640"/>
          <w:marRight w:val="0"/>
          <w:marTop w:val="0"/>
          <w:marBottom w:val="0"/>
          <w:divBdr>
            <w:top w:val="none" w:sz="0" w:space="0" w:color="auto"/>
            <w:left w:val="none" w:sz="0" w:space="0" w:color="auto"/>
            <w:bottom w:val="none" w:sz="0" w:space="0" w:color="auto"/>
            <w:right w:val="none" w:sz="0" w:space="0" w:color="auto"/>
          </w:divBdr>
        </w:div>
        <w:div w:id="1946498706">
          <w:marLeft w:val="640"/>
          <w:marRight w:val="0"/>
          <w:marTop w:val="0"/>
          <w:marBottom w:val="0"/>
          <w:divBdr>
            <w:top w:val="none" w:sz="0" w:space="0" w:color="auto"/>
            <w:left w:val="none" w:sz="0" w:space="0" w:color="auto"/>
            <w:bottom w:val="none" w:sz="0" w:space="0" w:color="auto"/>
            <w:right w:val="none" w:sz="0" w:space="0" w:color="auto"/>
          </w:divBdr>
        </w:div>
        <w:div w:id="1574466470">
          <w:marLeft w:val="640"/>
          <w:marRight w:val="0"/>
          <w:marTop w:val="0"/>
          <w:marBottom w:val="0"/>
          <w:divBdr>
            <w:top w:val="none" w:sz="0" w:space="0" w:color="auto"/>
            <w:left w:val="none" w:sz="0" w:space="0" w:color="auto"/>
            <w:bottom w:val="none" w:sz="0" w:space="0" w:color="auto"/>
            <w:right w:val="none" w:sz="0" w:space="0" w:color="auto"/>
          </w:divBdr>
        </w:div>
        <w:div w:id="674498949">
          <w:marLeft w:val="640"/>
          <w:marRight w:val="0"/>
          <w:marTop w:val="0"/>
          <w:marBottom w:val="0"/>
          <w:divBdr>
            <w:top w:val="none" w:sz="0" w:space="0" w:color="auto"/>
            <w:left w:val="none" w:sz="0" w:space="0" w:color="auto"/>
            <w:bottom w:val="none" w:sz="0" w:space="0" w:color="auto"/>
            <w:right w:val="none" w:sz="0" w:space="0" w:color="auto"/>
          </w:divBdr>
        </w:div>
        <w:div w:id="197158178">
          <w:marLeft w:val="640"/>
          <w:marRight w:val="0"/>
          <w:marTop w:val="0"/>
          <w:marBottom w:val="0"/>
          <w:divBdr>
            <w:top w:val="none" w:sz="0" w:space="0" w:color="auto"/>
            <w:left w:val="none" w:sz="0" w:space="0" w:color="auto"/>
            <w:bottom w:val="none" w:sz="0" w:space="0" w:color="auto"/>
            <w:right w:val="none" w:sz="0" w:space="0" w:color="auto"/>
          </w:divBdr>
        </w:div>
        <w:div w:id="295721199">
          <w:marLeft w:val="640"/>
          <w:marRight w:val="0"/>
          <w:marTop w:val="0"/>
          <w:marBottom w:val="0"/>
          <w:divBdr>
            <w:top w:val="none" w:sz="0" w:space="0" w:color="auto"/>
            <w:left w:val="none" w:sz="0" w:space="0" w:color="auto"/>
            <w:bottom w:val="none" w:sz="0" w:space="0" w:color="auto"/>
            <w:right w:val="none" w:sz="0" w:space="0" w:color="auto"/>
          </w:divBdr>
        </w:div>
        <w:div w:id="815494580">
          <w:marLeft w:val="640"/>
          <w:marRight w:val="0"/>
          <w:marTop w:val="0"/>
          <w:marBottom w:val="0"/>
          <w:divBdr>
            <w:top w:val="none" w:sz="0" w:space="0" w:color="auto"/>
            <w:left w:val="none" w:sz="0" w:space="0" w:color="auto"/>
            <w:bottom w:val="none" w:sz="0" w:space="0" w:color="auto"/>
            <w:right w:val="none" w:sz="0" w:space="0" w:color="auto"/>
          </w:divBdr>
        </w:div>
        <w:div w:id="901521733">
          <w:marLeft w:val="640"/>
          <w:marRight w:val="0"/>
          <w:marTop w:val="0"/>
          <w:marBottom w:val="0"/>
          <w:divBdr>
            <w:top w:val="none" w:sz="0" w:space="0" w:color="auto"/>
            <w:left w:val="none" w:sz="0" w:space="0" w:color="auto"/>
            <w:bottom w:val="none" w:sz="0" w:space="0" w:color="auto"/>
            <w:right w:val="none" w:sz="0" w:space="0" w:color="auto"/>
          </w:divBdr>
        </w:div>
        <w:div w:id="1458990846">
          <w:marLeft w:val="640"/>
          <w:marRight w:val="0"/>
          <w:marTop w:val="0"/>
          <w:marBottom w:val="0"/>
          <w:divBdr>
            <w:top w:val="none" w:sz="0" w:space="0" w:color="auto"/>
            <w:left w:val="none" w:sz="0" w:space="0" w:color="auto"/>
            <w:bottom w:val="none" w:sz="0" w:space="0" w:color="auto"/>
            <w:right w:val="none" w:sz="0" w:space="0" w:color="auto"/>
          </w:divBdr>
        </w:div>
        <w:div w:id="1765222756">
          <w:marLeft w:val="640"/>
          <w:marRight w:val="0"/>
          <w:marTop w:val="0"/>
          <w:marBottom w:val="0"/>
          <w:divBdr>
            <w:top w:val="none" w:sz="0" w:space="0" w:color="auto"/>
            <w:left w:val="none" w:sz="0" w:space="0" w:color="auto"/>
            <w:bottom w:val="none" w:sz="0" w:space="0" w:color="auto"/>
            <w:right w:val="none" w:sz="0" w:space="0" w:color="auto"/>
          </w:divBdr>
        </w:div>
        <w:div w:id="1871139168">
          <w:marLeft w:val="640"/>
          <w:marRight w:val="0"/>
          <w:marTop w:val="0"/>
          <w:marBottom w:val="0"/>
          <w:divBdr>
            <w:top w:val="none" w:sz="0" w:space="0" w:color="auto"/>
            <w:left w:val="none" w:sz="0" w:space="0" w:color="auto"/>
            <w:bottom w:val="none" w:sz="0" w:space="0" w:color="auto"/>
            <w:right w:val="none" w:sz="0" w:space="0" w:color="auto"/>
          </w:divBdr>
        </w:div>
        <w:div w:id="1751004054">
          <w:marLeft w:val="640"/>
          <w:marRight w:val="0"/>
          <w:marTop w:val="0"/>
          <w:marBottom w:val="0"/>
          <w:divBdr>
            <w:top w:val="none" w:sz="0" w:space="0" w:color="auto"/>
            <w:left w:val="none" w:sz="0" w:space="0" w:color="auto"/>
            <w:bottom w:val="none" w:sz="0" w:space="0" w:color="auto"/>
            <w:right w:val="none" w:sz="0" w:space="0" w:color="auto"/>
          </w:divBdr>
        </w:div>
        <w:div w:id="508103311">
          <w:marLeft w:val="640"/>
          <w:marRight w:val="0"/>
          <w:marTop w:val="0"/>
          <w:marBottom w:val="0"/>
          <w:divBdr>
            <w:top w:val="none" w:sz="0" w:space="0" w:color="auto"/>
            <w:left w:val="none" w:sz="0" w:space="0" w:color="auto"/>
            <w:bottom w:val="none" w:sz="0" w:space="0" w:color="auto"/>
            <w:right w:val="none" w:sz="0" w:space="0" w:color="auto"/>
          </w:divBdr>
        </w:div>
        <w:div w:id="1085298435">
          <w:marLeft w:val="640"/>
          <w:marRight w:val="0"/>
          <w:marTop w:val="0"/>
          <w:marBottom w:val="0"/>
          <w:divBdr>
            <w:top w:val="none" w:sz="0" w:space="0" w:color="auto"/>
            <w:left w:val="none" w:sz="0" w:space="0" w:color="auto"/>
            <w:bottom w:val="none" w:sz="0" w:space="0" w:color="auto"/>
            <w:right w:val="none" w:sz="0" w:space="0" w:color="auto"/>
          </w:divBdr>
        </w:div>
        <w:div w:id="1164903411">
          <w:marLeft w:val="640"/>
          <w:marRight w:val="0"/>
          <w:marTop w:val="0"/>
          <w:marBottom w:val="0"/>
          <w:divBdr>
            <w:top w:val="none" w:sz="0" w:space="0" w:color="auto"/>
            <w:left w:val="none" w:sz="0" w:space="0" w:color="auto"/>
            <w:bottom w:val="none" w:sz="0" w:space="0" w:color="auto"/>
            <w:right w:val="none" w:sz="0" w:space="0" w:color="auto"/>
          </w:divBdr>
        </w:div>
        <w:div w:id="627395729">
          <w:marLeft w:val="640"/>
          <w:marRight w:val="0"/>
          <w:marTop w:val="0"/>
          <w:marBottom w:val="0"/>
          <w:divBdr>
            <w:top w:val="none" w:sz="0" w:space="0" w:color="auto"/>
            <w:left w:val="none" w:sz="0" w:space="0" w:color="auto"/>
            <w:bottom w:val="none" w:sz="0" w:space="0" w:color="auto"/>
            <w:right w:val="none" w:sz="0" w:space="0" w:color="auto"/>
          </w:divBdr>
        </w:div>
        <w:div w:id="1004017663">
          <w:marLeft w:val="640"/>
          <w:marRight w:val="0"/>
          <w:marTop w:val="0"/>
          <w:marBottom w:val="0"/>
          <w:divBdr>
            <w:top w:val="none" w:sz="0" w:space="0" w:color="auto"/>
            <w:left w:val="none" w:sz="0" w:space="0" w:color="auto"/>
            <w:bottom w:val="none" w:sz="0" w:space="0" w:color="auto"/>
            <w:right w:val="none" w:sz="0" w:space="0" w:color="auto"/>
          </w:divBdr>
        </w:div>
        <w:div w:id="922762696">
          <w:marLeft w:val="640"/>
          <w:marRight w:val="0"/>
          <w:marTop w:val="0"/>
          <w:marBottom w:val="0"/>
          <w:divBdr>
            <w:top w:val="none" w:sz="0" w:space="0" w:color="auto"/>
            <w:left w:val="none" w:sz="0" w:space="0" w:color="auto"/>
            <w:bottom w:val="none" w:sz="0" w:space="0" w:color="auto"/>
            <w:right w:val="none" w:sz="0" w:space="0" w:color="auto"/>
          </w:divBdr>
        </w:div>
        <w:div w:id="263072726">
          <w:marLeft w:val="640"/>
          <w:marRight w:val="0"/>
          <w:marTop w:val="0"/>
          <w:marBottom w:val="0"/>
          <w:divBdr>
            <w:top w:val="none" w:sz="0" w:space="0" w:color="auto"/>
            <w:left w:val="none" w:sz="0" w:space="0" w:color="auto"/>
            <w:bottom w:val="none" w:sz="0" w:space="0" w:color="auto"/>
            <w:right w:val="none" w:sz="0" w:space="0" w:color="auto"/>
          </w:divBdr>
        </w:div>
        <w:div w:id="1747611594">
          <w:marLeft w:val="640"/>
          <w:marRight w:val="0"/>
          <w:marTop w:val="0"/>
          <w:marBottom w:val="0"/>
          <w:divBdr>
            <w:top w:val="none" w:sz="0" w:space="0" w:color="auto"/>
            <w:left w:val="none" w:sz="0" w:space="0" w:color="auto"/>
            <w:bottom w:val="none" w:sz="0" w:space="0" w:color="auto"/>
            <w:right w:val="none" w:sz="0" w:space="0" w:color="auto"/>
          </w:divBdr>
        </w:div>
        <w:div w:id="146942187">
          <w:marLeft w:val="640"/>
          <w:marRight w:val="0"/>
          <w:marTop w:val="0"/>
          <w:marBottom w:val="0"/>
          <w:divBdr>
            <w:top w:val="none" w:sz="0" w:space="0" w:color="auto"/>
            <w:left w:val="none" w:sz="0" w:space="0" w:color="auto"/>
            <w:bottom w:val="none" w:sz="0" w:space="0" w:color="auto"/>
            <w:right w:val="none" w:sz="0" w:space="0" w:color="auto"/>
          </w:divBdr>
        </w:div>
        <w:div w:id="1296836030">
          <w:marLeft w:val="640"/>
          <w:marRight w:val="0"/>
          <w:marTop w:val="0"/>
          <w:marBottom w:val="0"/>
          <w:divBdr>
            <w:top w:val="none" w:sz="0" w:space="0" w:color="auto"/>
            <w:left w:val="none" w:sz="0" w:space="0" w:color="auto"/>
            <w:bottom w:val="none" w:sz="0" w:space="0" w:color="auto"/>
            <w:right w:val="none" w:sz="0" w:space="0" w:color="auto"/>
          </w:divBdr>
        </w:div>
        <w:div w:id="1135372589">
          <w:marLeft w:val="640"/>
          <w:marRight w:val="0"/>
          <w:marTop w:val="0"/>
          <w:marBottom w:val="0"/>
          <w:divBdr>
            <w:top w:val="none" w:sz="0" w:space="0" w:color="auto"/>
            <w:left w:val="none" w:sz="0" w:space="0" w:color="auto"/>
            <w:bottom w:val="none" w:sz="0" w:space="0" w:color="auto"/>
            <w:right w:val="none" w:sz="0" w:space="0" w:color="auto"/>
          </w:divBdr>
        </w:div>
        <w:div w:id="172457451">
          <w:marLeft w:val="640"/>
          <w:marRight w:val="0"/>
          <w:marTop w:val="0"/>
          <w:marBottom w:val="0"/>
          <w:divBdr>
            <w:top w:val="none" w:sz="0" w:space="0" w:color="auto"/>
            <w:left w:val="none" w:sz="0" w:space="0" w:color="auto"/>
            <w:bottom w:val="none" w:sz="0" w:space="0" w:color="auto"/>
            <w:right w:val="none" w:sz="0" w:space="0" w:color="auto"/>
          </w:divBdr>
        </w:div>
        <w:div w:id="285737947">
          <w:marLeft w:val="640"/>
          <w:marRight w:val="0"/>
          <w:marTop w:val="0"/>
          <w:marBottom w:val="0"/>
          <w:divBdr>
            <w:top w:val="none" w:sz="0" w:space="0" w:color="auto"/>
            <w:left w:val="none" w:sz="0" w:space="0" w:color="auto"/>
            <w:bottom w:val="none" w:sz="0" w:space="0" w:color="auto"/>
            <w:right w:val="none" w:sz="0" w:space="0" w:color="auto"/>
          </w:divBdr>
        </w:div>
        <w:div w:id="1103377567">
          <w:marLeft w:val="640"/>
          <w:marRight w:val="0"/>
          <w:marTop w:val="0"/>
          <w:marBottom w:val="0"/>
          <w:divBdr>
            <w:top w:val="none" w:sz="0" w:space="0" w:color="auto"/>
            <w:left w:val="none" w:sz="0" w:space="0" w:color="auto"/>
            <w:bottom w:val="none" w:sz="0" w:space="0" w:color="auto"/>
            <w:right w:val="none" w:sz="0" w:space="0" w:color="auto"/>
          </w:divBdr>
        </w:div>
        <w:div w:id="1636711679">
          <w:marLeft w:val="640"/>
          <w:marRight w:val="0"/>
          <w:marTop w:val="0"/>
          <w:marBottom w:val="0"/>
          <w:divBdr>
            <w:top w:val="none" w:sz="0" w:space="0" w:color="auto"/>
            <w:left w:val="none" w:sz="0" w:space="0" w:color="auto"/>
            <w:bottom w:val="none" w:sz="0" w:space="0" w:color="auto"/>
            <w:right w:val="none" w:sz="0" w:space="0" w:color="auto"/>
          </w:divBdr>
        </w:div>
        <w:div w:id="349335744">
          <w:marLeft w:val="640"/>
          <w:marRight w:val="0"/>
          <w:marTop w:val="0"/>
          <w:marBottom w:val="0"/>
          <w:divBdr>
            <w:top w:val="none" w:sz="0" w:space="0" w:color="auto"/>
            <w:left w:val="none" w:sz="0" w:space="0" w:color="auto"/>
            <w:bottom w:val="none" w:sz="0" w:space="0" w:color="auto"/>
            <w:right w:val="none" w:sz="0" w:space="0" w:color="auto"/>
          </w:divBdr>
        </w:div>
        <w:div w:id="942611339">
          <w:marLeft w:val="640"/>
          <w:marRight w:val="0"/>
          <w:marTop w:val="0"/>
          <w:marBottom w:val="0"/>
          <w:divBdr>
            <w:top w:val="none" w:sz="0" w:space="0" w:color="auto"/>
            <w:left w:val="none" w:sz="0" w:space="0" w:color="auto"/>
            <w:bottom w:val="none" w:sz="0" w:space="0" w:color="auto"/>
            <w:right w:val="none" w:sz="0" w:space="0" w:color="auto"/>
          </w:divBdr>
        </w:div>
        <w:div w:id="430855099">
          <w:marLeft w:val="640"/>
          <w:marRight w:val="0"/>
          <w:marTop w:val="0"/>
          <w:marBottom w:val="0"/>
          <w:divBdr>
            <w:top w:val="none" w:sz="0" w:space="0" w:color="auto"/>
            <w:left w:val="none" w:sz="0" w:space="0" w:color="auto"/>
            <w:bottom w:val="none" w:sz="0" w:space="0" w:color="auto"/>
            <w:right w:val="none" w:sz="0" w:space="0" w:color="auto"/>
          </w:divBdr>
        </w:div>
      </w:divsChild>
    </w:div>
    <w:div w:id="2087258412">
      <w:marLeft w:val="480"/>
      <w:marRight w:val="0"/>
      <w:marTop w:val="0"/>
      <w:marBottom w:val="0"/>
      <w:divBdr>
        <w:top w:val="none" w:sz="0" w:space="0" w:color="auto"/>
        <w:left w:val="none" w:sz="0" w:space="0" w:color="auto"/>
        <w:bottom w:val="none" w:sz="0" w:space="0" w:color="auto"/>
        <w:right w:val="none" w:sz="0" w:space="0" w:color="auto"/>
      </w:divBdr>
    </w:div>
    <w:div w:id="2087259700">
      <w:marLeft w:val="480"/>
      <w:marRight w:val="0"/>
      <w:marTop w:val="0"/>
      <w:marBottom w:val="0"/>
      <w:divBdr>
        <w:top w:val="none" w:sz="0" w:space="0" w:color="auto"/>
        <w:left w:val="none" w:sz="0" w:space="0" w:color="auto"/>
        <w:bottom w:val="none" w:sz="0" w:space="0" w:color="auto"/>
        <w:right w:val="none" w:sz="0" w:space="0" w:color="auto"/>
      </w:divBdr>
    </w:div>
    <w:div w:id="2088577991">
      <w:bodyDiv w:val="1"/>
      <w:marLeft w:val="0"/>
      <w:marRight w:val="0"/>
      <w:marTop w:val="0"/>
      <w:marBottom w:val="0"/>
      <w:divBdr>
        <w:top w:val="none" w:sz="0" w:space="0" w:color="auto"/>
        <w:left w:val="none" w:sz="0" w:space="0" w:color="auto"/>
        <w:bottom w:val="none" w:sz="0" w:space="0" w:color="auto"/>
        <w:right w:val="none" w:sz="0" w:space="0" w:color="auto"/>
      </w:divBdr>
    </w:div>
    <w:div w:id="2090736159">
      <w:bodyDiv w:val="1"/>
      <w:marLeft w:val="0"/>
      <w:marRight w:val="0"/>
      <w:marTop w:val="0"/>
      <w:marBottom w:val="0"/>
      <w:divBdr>
        <w:top w:val="none" w:sz="0" w:space="0" w:color="auto"/>
        <w:left w:val="none" w:sz="0" w:space="0" w:color="auto"/>
        <w:bottom w:val="none" w:sz="0" w:space="0" w:color="auto"/>
        <w:right w:val="none" w:sz="0" w:space="0" w:color="auto"/>
      </w:divBdr>
      <w:divsChild>
        <w:div w:id="1472404621">
          <w:marLeft w:val="640"/>
          <w:marRight w:val="0"/>
          <w:marTop w:val="0"/>
          <w:marBottom w:val="0"/>
          <w:divBdr>
            <w:top w:val="none" w:sz="0" w:space="0" w:color="auto"/>
            <w:left w:val="none" w:sz="0" w:space="0" w:color="auto"/>
            <w:bottom w:val="none" w:sz="0" w:space="0" w:color="auto"/>
            <w:right w:val="none" w:sz="0" w:space="0" w:color="auto"/>
          </w:divBdr>
        </w:div>
        <w:div w:id="525142413">
          <w:marLeft w:val="640"/>
          <w:marRight w:val="0"/>
          <w:marTop w:val="0"/>
          <w:marBottom w:val="0"/>
          <w:divBdr>
            <w:top w:val="none" w:sz="0" w:space="0" w:color="auto"/>
            <w:left w:val="none" w:sz="0" w:space="0" w:color="auto"/>
            <w:bottom w:val="none" w:sz="0" w:space="0" w:color="auto"/>
            <w:right w:val="none" w:sz="0" w:space="0" w:color="auto"/>
          </w:divBdr>
        </w:div>
        <w:div w:id="692223660">
          <w:marLeft w:val="640"/>
          <w:marRight w:val="0"/>
          <w:marTop w:val="0"/>
          <w:marBottom w:val="0"/>
          <w:divBdr>
            <w:top w:val="none" w:sz="0" w:space="0" w:color="auto"/>
            <w:left w:val="none" w:sz="0" w:space="0" w:color="auto"/>
            <w:bottom w:val="none" w:sz="0" w:space="0" w:color="auto"/>
            <w:right w:val="none" w:sz="0" w:space="0" w:color="auto"/>
          </w:divBdr>
        </w:div>
        <w:div w:id="1023819749">
          <w:marLeft w:val="640"/>
          <w:marRight w:val="0"/>
          <w:marTop w:val="0"/>
          <w:marBottom w:val="0"/>
          <w:divBdr>
            <w:top w:val="none" w:sz="0" w:space="0" w:color="auto"/>
            <w:left w:val="none" w:sz="0" w:space="0" w:color="auto"/>
            <w:bottom w:val="none" w:sz="0" w:space="0" w:color="auto"/>
            <w:right w:val="none" w:sz="0" w:space="0" w:color="auto"/>
          </w:divBdr>
        </w:div>
        <w:div w:id="1701006164">
          <w:marLeft w:val="640"/>
          <w:marRight w:val="0"/>
          <w:marTop w:val="0"/>
          <w:marBottom w:val="0"/>
          <w:divBdr>
            <w:top w:val="none" w:sz="0" w:space="0" w:color="auto"/>
            <w:left w:val="none" w:sz="0" w:space="0" w:color="auto"/>
            <w:bottom w:val="none" w:sz="0" w:space="0" w:color="auto"/>
            <w:right w:val="none" w:sz="0" w:space="0" w:color="auto"/>
          </w:divBdr>
        </w:div>
        <w:div w:id="524758718">
          <w:marLeft w:val="640"/>
          <w:marRight w:val="0"/>
          <w:marTop w:val="0"/>
          <w:marBottom w:val="0"/>
          <w:divBdr>
            <w:top w:val="none" w:sz="0" w:space="0" w:color="auto"/>
            <w:left w:val="none" w:sz="0" w:space="0" w:color="auto"/>
            <w:bottom w:val="none" w:sz="0" w:space="0" w:color="auto"/>
            <w:right w:val="none" w:sz="0" w:space="0" w:color="auto"/>
          </w:divBdr>
        </w:div>
        <w:div w:id="719476887">
          <w:marLeft w:val="640"/>
          <w:marRight w:val="0"/>
          <w:marTop w:val="0"/>
          <w:marBottom w:val="0"/>
          <w:divBdr>
            <w:top w:val="none" w:sz="0" w:space="0" w:color="auto"/>
            <w:left w:val="none" w:sz="0" w:space="0" w:color="auto"/>
            <w:bottom w:val="none" w:sz="0" w:space="0" w:color="auto"/>
            <w:right w:val="none" w:sz="0" w:space="0" w:color="auto"/>
          </w:divBdr>
        </w:div>
        <w:div w:id="287246839">
          <w:marLeft w:val="640"/>
          <w:marRight w:val="0"/>
          <w:marTop w:val="0"/>
          <w:marBottom w:val="0"/>
          <w:divBdr>
            <w:top w:val="none" w:sz="0" w:space="0" w:color="auto"/>
            <w:left w:val="none" w:sz="0" w:space="0" w:color="auto"/>
            <w:bottom w:val="none" w:sz="0" w:space="0" w:color="auto"/>
            <w:right w:val="none" w:sz="0" w:space="0" w:color="auto"/>
          </w:divBdr>
        </w:div>
        <w:div w:id="70084100">
          <w:marLeft w:val="640"/>
          <w:marRight w:val="0"/>
          <w:marTop w:val="0"/>
          <w:marBottom w:val="0"/>
          <w:divBdr>
            <w:top w:val="none" w:sz="0" w:space="0" w:color="auto"/>
            <w:left w:val="none" w:sz="0" w:space="0" w:color="auto"/>
            <w:bottom w:val="none" w:sz="0" w:space="0" w:color="auto"/>
            <w:right w:val="none" w:sz="0" w:space="0" w:color="auto"/>
          </w:divBdr>
        </w:div>
        <w:div w:id="1868979090">
          <w:marLeft w:val="640"/>
          <w:marRight w:val="0"/>
          <w:marTop w:val="0"/>
          <w:marBottom w:val="0"/>
          <w:divBdr>
            <w:top w:val="none" w:sz="0" w:space="0" w:color="auto"/>
            <w:left w:val="none" w:sz="0" w:space="0" w:color="auto"/>
            <w:bottom w:val="none" w:sz="0" w:space="0" w:color="auto"/>
            <w:right w:val="none" w:sz="0" w:space="0" w:color="auto"/>
          </w:divBdr>
        </w:div>
        <w:div w:id="556934386">
          <w:marLeft w:val="640"/>
          <w:marRight w:val="0"/>
          <w:marTop w:val="0"/>
          <w:marBottom w:val="0"/>
          <w:divBdr>
            <w:top w:val="none" w:sz="0" w:space="0" w:color="auto"/>
            <w:left w:val="none" w:sz="0" w:space="0" w:color="auto"/>
            <w:bottom w:val="none" w:sz="0" w:space="0" w:color="auto"/>
            <w:right w:val="none" w:sz="0" w:space="0" w:color="auto"/>
          </w:divBdr>
        </w:div>
        <w:div w:id="139078485">
          <w:marLeft w:val="640"/>
          <w:marRight w:val="0"/>
          <w:marTop w:val="0"/>
          <w:marBottom w:val="0"/>
          <w:divBdr>
            <w:top w:val="none" w:sz="0" w:space="0" w:color="auto"/>
            <w:left w:val="none" w:sz="0" w:space="0" w:color="auto"/>
            <w:bottom w:val="none" w:sz="0" w:space="0" w:color="auto"/>
            <w:right w:val="none" w:sz="0" w:space="0" w:color="auto"/>
          </w:divBdr>
        </w:div>
        <w:div w:id="2130970031">
          <w:marLeft w:val="640"/>
          <w:marRight w:val="0"/>
          <w:marTop w:val="0"/>
          <w:marBottom w:val="0"/>
          <w:divBdr>
            <w:top w:val="none" w:sz="0" w:space="0" w:color="auto"/>
            <w:left w:val="none" w:sz="0" w:space="0" w:color="auto"/>
            <w:bottom w:val="none" w:sz="0" w:space="0" w:color="auto"/>
            <w:right w:val="none" w:sz="0" w:space="0" w:color="auto"/>
          </w:divBdr>
        </w:div>
        <w:div w:id="631643429">
          <w:marLeft w:val="640"/>
          <w:marRight w:val="0"/>
          <w:marTop w:val="0"/>
          <w:marBottom w:val="0"/>
          <w:divBdr>
            <w:top w:val="none" w:sz="0" w:space="0" w:color="auto"/>
            <w:left w:val="none" w:sz="0" w:space="0" w:color="auto"/>
            <w:bottom w:val="none" w:sz="0" w:space="0" w:color="auto"/>
            <w:right w:val="none" w:sz="0" w:space="0" w:color="auto"/>
          </w:divBdr>
        </w:div>
        <w:div w:id="1702122781">
          <w:marLeft w:val="640"/>
          <w:marRight w:val="0"/>
          <w:marTop w:val="0"/>
          <w:marBottom w:val="0"/>
          <w:divBdr>
            <w:top w:val="none" w:sz="0" w:space="0" w:color="auto"/>
            <w:left w:val="none" w:sz="0" w:space="0" w:color="auto"/>
            <w:bottom w:val="none" w:sz="0" w:space="0" w:color="auto"/>
            <w:right w:val="none" w:sz="0" w:space="0" w:color="auto"/>
          </w:divBdr>
        </w:div>
        <w:div w:id="2035575918">
          <w:marLeft w:val="640"/>
          <w:marRight w:val="0"/>
          <w:marTop w:val="0"/>
          <w:marBottom w:val="0"/>
          <w:divBdr>
            <w:top w:val="none" w:sz="0" w:space="0" w:color="auto"/>
            <w:left w:val="none" w:sz="0" w:space="0" w:color="auto"/>
            <w:bottom w:val="none" w:sz="0" w:space="0" w:color="auto"/>
            <w:right w:val="none" w:sz="0" w:space="0" w:color="auto"/>
          </w:divBdr>
        </w:div>
        <w:div w:id="887036813">
          <w:marLeft w:val="640"/>
          <w:marRight w:val="0"/>
          <w:marTop w:val="0"/>
          <w:marBottom w:val="0"/>
          <w:divBdr>
            <w:top w:val="none" w:sz="0" w:space="0" w:color="auto"/>
            <w:left w:val="none" w:sz="0" w:space="0" w:color="auto"/>
            <w:bottom w:val="none" w:sz="0" w:space="0" w:color="auto"/>
            <w:right w:val="none" w:sz="0" w:space="0" w:color="auto"/>
          </w:divBdr>
        </w:div>
        <w:div w:id="1253315811">
          <w:marLeft w:val="640"/>
          <w:marRight w:val="0"/>
          <w:marTop w:val="0"/>
          <w:marBottom w:val="0"/>
          <w:divBdr>
            <w:top w:val="none" w:sz="0" w:space="0" w:color="auto"/>
            <w:left w:val="none" w:sz="0" w:space="0" w:color="auto"/>
            <w:bottom w:val="none" w:sz="0" w:space="0" w:color="auto"/>
            <w:right w:val="none" w:sz="0" w:space="0" w:color="auto"/>
          </w:divBdr>
        </w:div>
        <w:div w:id="746919808">
          <w:marLeft w:val="640"/>
          <w:marRight w:val="0"/>
          <w:marTop w:val="0"/>
          <w:marBottom w:val="0"/>
          <w:divBdr>
            <w:top w:val="none" w:sz="0" w:space="0" w:color="auto"/>
            <w:left w:val="none" w:sz="0" w:space="0" w:color="auto"/>
            <w:bottom w:val="none" w:sz="0" w:space="0" w:color="auto"/>
            <w:right w:val="none" w:sz="0" w:space="0" w:color="auto"/>
          </w:divBdr>
        </w:div>
        <w:div w:id="167449897">
          <w:marLeft w:val="640"/>
          <w:marRight w:val="0"/>
          <w:marTop w:val="0"/>
          <w:marBottom w:val="0"/>
          <w:divBdr>
            <w:top w:val="none" w:sz="0" w:space="0" w:color="auto"/>
            <w:left w:val="none" w:sz="0" w:space="0" w:color="auto"/>
            <w:bottom w:val="none" w:sz="0" w:space="0" w:color="auto"/>
            <w:right w:val="none" w:sz="0" w:space="0" w:color="auto"/>
          </w:divBdr>
        </w:div>
        <w:div w:id="497891365">
          <w:marLeft w:val="640"/>
          <w:marRight w:val="0"/>
          <w:marTop w:val="0"/>
          <w:marBottom w:val="0"/>
          <w:divBdr>
            <w:top w:val="none" w:sz="0" w:space="0" w:color="auto"/>
            <w:left w:val="none" w:sz="0" w:space="0" w:color="auto"/>
            <w:bottom w:val="none" w:sz="0" w:space="0" w:color="auto"/>
            <w:right w:val="none" w:sz="0" w:space="0" w:color="auto"/>
          </w:divBdr>
        </w:div>
        <w:div w:id="983504594">
          <w:marLeft w:val="640"/>
          <w:marRight w:val="0"/>
          <w:marTop w:val="0"/>
          <w:marBottom w:val="0"/>
          <w:divBdr>
            <w:top w:val="none" w:sz="0" w:space="0" w:color="auto"/>
            <w:left w:val="none" w:sz="0" w:space="0" w:color="auto"/>
            <w:bottom w:val="none" w:sz="0" w:space="0" w:color="auto"/>
            <w:right w:val="none" w:sz="0" w:space="0" w:color="auto"/>
          </w:divBdr>
        </w:div>
        <w:div w:id="260377020">
          <w:marLeft w:val="640"/>
          <w:marRight w:val="0"/>
          <w:marTop w:val="0"/>
          <w:marBottom w:val="0"/>
          <w:divBdr>
            <w:top w:val="none" w:sz="0" w:space="0" w:color="auto"/>
            <w:left w:val="none" w:sz="0" w:space="0" w:color="auto"/>
            <w:bottom w:val="none" w:sz="0" w:space="0" w:color="auto"/>
            <w:right w:val="none" w:sz="0" w:space="0" w:color="auto"/>
          </w:divBdr>
        </w:div>
        <w:div w:id="376245991">
          <w:marLeft w:val="640"/>
          <w:marRight w:val="0"/>
          <w:marTop w:val="0"/>
          <w:marBottom w:val="0"/>
          <w:divBdr>
            <w:top w:val="none" w:sz="0" w:space="0" w:color="auto"/>
            <w:left w:val="none" w:sz="0" w:space="0" w:color="auto"/>
            <w:bottom w:val="none" w:sz="0" w:space="0" w:color="auto"/>
            <w:right w:val="none" w:sz="0" w:space="0" w:color="auto"/>
          </w:divBdr>
        </w:div>
        <w:div w:id="1449815666">
          <w:marLeft w:val="640"/>
          <w:marRight w:val="0"/>
          <w:marTop w:val="0"/>
          <w:marBottom w:val="0"/>
          <w:divBdr>
            <w:top w:val="none" w:sz="0" w:space="0" w:color="auto"/>
            <w:left w:val="none" w:sz="0" w:space="0" w:color="auto"/>
            <w:bottom w:val="none" w:sz="0" w:space="0" w:color="auto"/>
            <w:right w:val="none" w:sz="0" w:space="0" w:color="auto"/>
          </w:divBdr>
        </w:div>
        <w:div w:id="1680544865">
          <w:marLeft w:val="640"/>
          <w:marRight w:val="0"/>
          <w:marTop w:val="0"/>
          <w:marBottom w:val="0"/>
          <w:divBdr>
            <w:top w:val="none" w:sz="0" w:space="0" w:color="auto"/>
            <w:left w:val="none" w:sz="0" w:space="0" w:color="auto"/>
            <w:bottom w:val="none" w:sz="0" w:space="0" w:color="auto"/>
            <w:right w:val="none" w:sz="0" w:space="0" w:color="auto"/>
          </w:divBdr>
        </w:div>
        <w:div w:id="763916460">
          <w:marLeft w:val="640"/>
          <w:marRight w:val="0"/>
          <w:marTop w:val="0"/>
          <w:marBottom w:val="0"/>
          <w:divBdr>
            <w:top w:val="none" w:sz="0" w:space="0" w:color="auto"/>
            <w:left w:val="none" w:sz="0" w:space="0" w:color="auto"/>
            <w:bottom w:val="none" w:sz="0" w:space="0" w:color="auto"/>
            <w:right w:val="none" w:sz="0" w:space="0" w:color="auto"/>
          </w:divBdr>
        </w:div>
        <w:div w:id="889726377">
          <w:marLeft w:val="640"/>
          <w:marRight w:val="0"/>
          <w:marTop w:val="0"/>
          <w:marBottom w:val="0"/>
          <w:divBdr>
            <w:top w:val="none" w:sz="0" w:space="0" w:color="auto"/>
            <w:left w:val="none" w:sz="0" w:space="0" w:color="auto"/>
            <w:bottom w:val="none" w:sz="0" w:space="0" w:color="auto"/>
            <w:right w:val="none" w:sz="0" w:space="0" w:color="auto"/>
          </w:divBdr>
        </w:div>
        <w:div w:id="2032801027">
          <w:marLeft w:val="640"/>
          <w:marRight w:val="0"/>
          <w:marTop w:val="0"/>
          <w:marBottom w:val="0"/>
          <w:divBdr>
            <w:top w:val="none" w:sz="0" w:space="0" w:color="auto"/>
            <w:left w:val="none" w:sz="0" w:space="0" w:color="auto"/>
            <w:bottom w:val="none" w:sz="0" w:space="0" w:color="auto"/>
            <w:right w:val="none" w:sz="0" w:space="0" w:color="auto"/>
          </w:divBdr>
        </w:div>
        <w:div w:id="1172456821">
          <w:marLeft w:val="640"/>
          <w:marRight w:val="0"/>
          <w:marTop w:val="0"/>
          <w:marBottom w:val="0"/>
          <w:divBdr>
            <w:top w:val="none" w:sz="0" w:space="0" w:color="auto"/>
            <w:left w:val="none" w:sz="0" w:space="0" w:color="auto"/>
            <w:bottom w:val="none" w:sz="0" w:space="0" w:color="auto"/>
            <w:right w:val="none" w:sz="0" w:space="0" w:color="auto"/>
          </w:divBdr>
        </w:div>
        <w:div w:id="282154038">
          <w:marLeft w:val="640"/>
          <w:marRight w:val="0"/>
          <w:marTop w:val="0"/>
          <w:marBottom w:val="0"/>
          <w:divBdr>
            <w:top w:val="none" w:sz="0" w:space="0" w:color="auto"/>
            <w:left w:val="none" w:sz="0" w:space="0" w:color="auto"/>
            <w:bottom w:val="none" w:sz="0" w:space="0" w:color="auto"/>
            <w:right w:val="none" w:sz="0" w:space="0" w:color="auto"/>
          </w:divBdr>
        </w:div>
        <w:div w:id="380636976">
          <w:marLeft w:val="640"/>
          <w:marRight w:val="0"/>
          <w:marTop w:val="0"/>
          <w:marBottom w:val="0"/>
          <w:divBdr>
            <w:top w:val="none" w:sz="0" w:space="0" w:color="auto"/>
            <w:left w:val="none" w:sz="0" w:space="0" w:color="auto"/>
            <w:bottom w:val="none" w:sz="0" w:space="0" w:color="auto"/>
            <w:right w:val="none" w:sz="0" w:space="0" w:color="auto"/>
          </w:divBdr>
        </w:div>
        <w:div w:id="1441561758">
          <w:marLeft w:val="640"/>
          <w:marRight w:val="0"/>
          <w:marTop w:val="0"/>
          <w:marBottom w:val="0"/>
          <w:divBdr>
            <w:top w:val="none" w:sz="0" w:space="0" w:color="auto"/>
            <w:left w:val="none" w:sz="0" w:space="0" w:color="auto"/>
            <w:bottom w:val="none" w:sz="0" w:space="0" w:color="auto"/>
            <w:right w:val="none" w:sz="0" w:space="0" w:color="auto"/>
          </w:divBdr>
        </w:div>
        <w:div w:id="762608510">
          <w:marLeft w:val="640"/>
          <w:marRight w:val="0"/>
          <w:marTop w:val="0"/>
          <w:marBottom w:val="0"/>
          <w:divBdr>
            <w:top w:val="none" w:sz="0" w:space="0" w:color="auto"/>
            <w:left w:val="none" w:sz="0" w:space="0" w:color="auto"/>
            <w:bottom w:val="none" w:sz="0" w:space="0" w:color="auto"/>
            <w:right w:val="none" w:sz="0" w:space="0" w:color="auto"/>
          </w:divBdr>
        </w:div>
        <w:div w:id="1811316376">
          <w:marLeft w:val="640"/>
          <w:marRight w:val="0"/>
          <w:marTop w:val="0"/>
          <w:marBottom w:val="0"/>
          <w:divBdr>
            <w:top w:val="none" w:sz="0" w:space="0" w:color="auto"/>
            <w:left w:val="none" w:sz="0" w:space="0" w:color="auto"/>
            <w:bottom w:val="none" w:sz="0" w:space="0" w:color="auto"/>
            <w:right w:val="none" w:sz="0" w:space="0" w:color="auto"/>
          </w:divBdr>
        </w:div>
        <w:div w:id="1253709860">
          <w:marLeft w:val="640"/>
          <w:marRight w:val="0"/>
          <w:marTop w:val="0"/>
          <w:marBottom w:val="0"/>
          <w:divBdr>
            <w:top w:val="none" w:sz="0" w:space="0" w:color="auto"/>
            <w:left w:val="none" w:sz="0" w:space="0" w:color="auto"/>
            <w:bottom w:val="none" w:sz="0" w:space="0" w:color="auto"/>
            <w:right w:val="none" w:sz="0" w:space="0" w:color="auto"/>
          </w:divBdr>
        </w:div>
        <w:div w:id="769277367">
          <w:marLeft w:val="640"/>
          <w:marRight w:val="0"/>
          <w:marTop w:val="0"/>
          <w:marBottom w:val="0"/>
          <w:divBdr>
            <w:top w:val="none" w:sz="0" w:space="0" w:color="auto"/>
            <w:left w:val="none" w:sz="0" w:space="0" w:color="auto"/>
            <w:bottom w:val="none" w:sz="0" w:space="0" w:color="auto"/>
            <w:right w:val="none" w:sz="0" w:space="0" w:color="auto"/>
          </w:divBdr>
        </w:div>
        <w:div w:id="1232545355">
          <w:marLeft w:val="640"/>
          <w:marRight w:val="0"/>
          <w:marTop w:val="0"/>
          <w:marBottom w:val="0"/>
          <w:divBdr>
            <w:top w:val="none" w:sz="0" w:space="0" w:color="auto"/>
            <w:left w:val="none" w:sz="0" w:space="0" w:color="auto"/>
            <w:bottom w:val="none" w:sz="0" w:space="0" w:color="auto"/>
            <w:right w:val="none" w:sz="0" w:space="0" w:color="auto"/>
          </w:divBdr>
        </w:div>
        <w:div w:id="1731030716">
          <w:marLeft w:val="640"/>
          <w:marRight w:val="0"/>
          <w:marTop w:val="0"/>
          <w:marBottom w:val="0"/>
          <w:divBdr>
            <w:top w:val="none" w:sz="0" w:space="0" w:color="auto"/>
            <w:left w:val="none" w:sz="0" w:space="0" w:color="auto"/>
            <w:bottom w:val="none" w:sz="0" w:space="0" w:color="auto"/>
            <w:right w:val="none" w:sz="0" w:space="0" w:color="auto"/>
          </w:divBdr>
        </w:div>
        <w:div w:id="1997951058">
          <w:marLeft w:val="640"/>
          <w:marRight w:val="0"/>
          <w:marTop w:val="0"/>
          <w:marBottom w:val="0"/>
          <w:divBdr>
            <w:top w:val="none" w:sz="0" w:space="0" w:color="auto"/>
            <w:left w:val="none" w:sz="0" w:space="0" w:color="auto"/>
            <w:bottom w:val="none" w:sz="0" w:space="0" w:color="auto"/>
            <w:right w:val="none" w:sz="0" w:space="0" w:color="auto"/>
          </w:divBdr>
        </w:div>
        <w:div w:id="2052798328">
          <w:marLeft w:val="640"/>
          <w:marRight w:val="0"/>
          <w:marTop w:val="0"/>
          <w:marBottom w:val="0"/>
          <w:divBdr>
            <w:top w:val="none" w:sz="0" w:space="0" w:color="auto"/>
            <w:left w:val="none" w:sz="0" w:space="0" w:color="auto"/>
            <w:bottom w:val="none" w:sz="0" w:space="0" w:color="auto"/>
            <w:right w:val="none" w:sz="0" w:space="0" w:color="auto"/>
          </w:divBdr>
        </w:div>
        <w:div w:id="356349500">
          <w:marLeft w:val="640"/>
          <w:marRight w:val="0"/>
          <w:marTop w:val="0"/>
          <w:marBottom w:val="0"/>
          <w:divBdr>
            <w:top w:val="none" w:sz="0" w:space="0" w:color="auto"/>
            <w:left w:val="none" w:sz="0" w:space="0" w:color="auto"/>
            <w:bottom w:val="none" w:sz="0" w:space="0" w:color="auto"/>
            <w:right w:val="none" w:sz="0" w:space="0" w:color="auto"/>
          </w:divBdr>
        </w:div>
        <w:div w:id="221255043">
          <w:marLeft w:val="640"/>
          <w:marRight w:val="0"/>
          <w:marTop w:val="0"/>
          <w:marBottom w:val="0"/>
          <w:divBdr>
            <w:top w:val="none" w:sz="0" w:space="0" w:color="auto"/>
            <w:left w:val="none" w:sz="0" w:space="0" w:color="auto"/>
            <w:bottom w:val="none" w:sz="0" w:space="0" w:color="auto"/>
            <w:right w:val="none" w:sz="0" w:space="0" w:color="auto"/>
          </w:divBdr>
        </w:div>
        <w:div w:id="220480097">
          <w:marLeft w:val="640"/>
          <w:marRight w:val="0"/>
          <w:marTop w:val="0"/>
          <w:marBottom w:val="0"/>
          <w:divBdr>
            <w:top w:val="none" w:sz="0" w:space="0" w:color="auto"/>
            <w:left w:val="none" w:sz="0" w:space="0" w:color="auto"/>
            <w:bottom w:val="none" w:sz="0" w:space="0" w:color="auto"/>
            <w:right w:val="none" w:sz="0" w:space="0" w:color="auto"/>
          </w:divBdr>
        </w:div>
        <w:div w:id="1425687379">
          <w:marLeft w:val="640"/>
          <w:marRight w:val="0"/>
          <w:marTop w:val="0"/>
          <w:marBottom w:val="0"/>
          <w:divBdr>
            <w:top w:val="none" w:sz="0" w:space="0" w:color="auto"/>
            <w:left w:val="none" w:sz="0" w:space="0" w:color="auto"/>
            <w:bottom w:val="none" w:sz="0" w:space="0" w:color="auto"/>
            <w:right w:val="none" w:sz="0" w:space="0" w:color="auto"/>
          </w:divBdr>
        </w:div>
        <w:div w:id="60759907">
          <w:marLeft w:val="640"/>
          <w:marRight w:val="0"/>
          <w:marTop w:val="0"/>
          <w:marBottom w:val="0"/>
          <w:divBdr>
            <w:top w:val="none" w:sz="0" w:space="0" w:color="auto"/>
            <w:left w:val="none" w:sz="0" w:space="0" w:color="auto"/>
            <w:bottom w:val="none" w:sz="0" w:space="0" w:color="auto"/>
            <w:right w:val="none" w:sz="0" w:space="0" w:color="auto"/>
          </w:divBdr>
        </w:div>
        <w:div w:id="146560773">
          <w:marLeft w:val="640"/>
          <w:marRight w:val="0"/>
          <w:marTop w:val="0"/>
          <w:marBottom w:val="0"/>
          <w:divBdr>
            <w:top w:val="none" w:sz="0" w:space="0" w:color="auto"/>
            <w:left w:val="none" w:sz="0" w:space="0" w:color="auto"/>
            <w:bottom w:val="none" w:sz="0" w:space="0" w:color="auto"/>
            <w:right w:val="none" w:sz="0" w:space="0" w:color="auto"/>
          </w:divBdr>
        </w:div>
        <w:div w:id="2044357190">
          <w:marLeft w:val="640"/>
          <w:marRight w:val="0"/>
          <w:marTop w:val="0"/>
          <w:marBottom w:val="0"/>
          <w:divBdr>
            <w:top w:val="none" w:sz="0" w:space="0" w:color="auto"/>
            <w:left w:val="none" w:sz="0" w:space="0" w:color="auto"/>
            <w:bottom w:val="none" w:sz="0" w:space="0" w:color="auto"/>
            <w:right w:val="none" w:sz="0" w:space="0" w:color="auto"/>
          </w:divBdr>
        </w:div>
        <w:div w:id="1748306425">
          <w:marLeft w:val="640"/>
          <w:marRight w:val="0"/>
          <w:marTop w:val="0"/>
          <w:marBottom w:val="0"/>
          <w:divBdr>
            <w:top w:val="none" w:sz="0" w:space="0" w:color="auto"/>
            <w:left w:val="none" w:sz="0" w:space="0" w:color="auto"/>
            <w:bottom w:val="none" w:sz="0" w:space="0" w:color="auto"/>
            <w:right w:val="none" w:sz="0" w:space="0" w:color="auto"/>
          </w:divBdr>
        </w:div>
        <w:div w:id="1156874195">
          <w:marLeft w:val="640"/>
          <w:marRight w:val="0"/>
          <w:marTop w:val="0"/>
          <w:marBottom w:val="0"/>
          <w:divBdr>
            <w:top w:val="none" w:sz="0" w:space="0" w:color="auto"/>
            <w:left w:val="none" w:sz="0" w:space="0" w:color="auto"/>
            <w:bottom w:val="none" w:sz="0" w:space="0" w:color="auto"/>
            <w:right w:val="none" w:sz="0" w:space="0" w:color="auto"/>
          </w:divBdr>
        </w:div>
        <w:div w:id="934439196">
          <w:marLeft w:val="640"/>
          <w:marRight w:val="0"/>
          <w:marTop w:val="0"/>
          <w:marBottom w:val="0"/>
          <w:divBdr>
            <w:top w:val="none" w:sz="0" w:space="0" w:color="auto"/>
            <w:left w:val="none" w:sz="0" w:space="0" w:color="auto"/>
            <w:bottom w:val="none" w:sz="0" w:space="0" w:color="auto"/>
            <w:right w:val="none" w:sz="0" w:space="0" w:color="auto"/>
          </w:divBdr>
        </w:div>
        <w:div w:id="325330095">
          <w:marLeft w:val="640"/>
          <w:marRight w:val="0"/>
          <w:marTop w:val="0"/>
          <w:marBottom w:val="0"/>
          <w:divBdr>
            <w:top w:val="none" w:sz="0" w:space="0" w:color="auto"/>
            <w:left w:val="none" w:sz="0" w:space="0" w:color="auto"/>
            <w:bottom w:val="none" w:sz="0" w:space="0" w:color="auto"/>
            <w:right w:val="none" w:sz="0" w:space="0" w:color="auto"/>
          </w:divBdr>
        </w:div>
        <w:div w:id="848445831">
          <w:marLeft w:val="640"/>
          <w:marRight w:val="0"/>
          <w:marTop w:val="0"/>
          <w:marBottom w:val="0"/>
          <w:divBdr>
            <w:top w:val="none" w:sz="0" w:space="0" w:color="auto"/>
            <w:left w:val="none" w:sz="0" w:space="0" w:color="auto"/>
            <w:bottom w:val="none" w:sz="0" w:space="0" w:color="auto"/>
            <w:right w:val="none" w:sz="0" w:space="0" w:color="auto"/>
          </w:divBdr>
        </w:div>
        <w:div w:id="1578980684">
          <w:marLeft w:val="640"/>
          <w:marRight w:val="0"/>
          <w:marTop w:val="0"/>
          <w:marBottom w:val="0"/>
          <w:divBdr>
            <w:top w:val="none" w:sz="0" w:space="0" w:color="auto"/>
            <w:left w:val="none" w:sz="0" w:space="0" w:color="auto"/>
            <w:bottom w:val="none" w:sz="0" w:space="0" w:color="auto"/>
            <w:right w:val="none" w:sz="0" w:space="0" w:color="auto"/>
          </w:divBdr>
        </w:div>
        <w:div w:id="1066415019">
          <w:marLeft w:val="640"/>
          <w:marRight w:val="0"/>
          <w:marTop w:val="0"/>
          <w:marBottom w:val="0"/>
          <w:divBdr>
            <w:top w:val="none" w:sz="0" w:space="0" w:color="auto"/>
            <w:left w:val="none" w:sz="0" w:space="0" w:color="auto"/>
            <w:bottom w:val="none" w:sz="0" w:space="0" w:color="auto"/>
            <w:right w:val="none" w:sz="0" w:space="0" w:color="auto"/>
          </w:divBdr>
        </w:div>
        <w:div w:id="1705715479">
          <w:marLeft w:val="640"/>
          <w:marRight w:val="0"/>
          <w:marTop w:val="0"/>
          <w:marBottom w:val="0"/>
          <w:divBdr>
            <w:top w:val="none" w:sz="0" w:space="0" w:color="auto"/>
            <w:left w:val="none" w:sz="0" w:space="0" w:color="auto"/>
            <w:bottom w:val="none" w:sz="0" w:space="0" w:color="auto"/>
            <w:right w:val="none" w:sz="0" w:space="0" w:color="auto"/>
          </w:divBdr>
        </w:div>
        <w:div w:id="1649937369">
          <w:marLeft w:val="640"/>
          <w:marRight w:val="0"/>
          <w:marTop w:val="0"/>
          <w:marBottom w:val="0"/>
          <w:divBdr>
            <w:top w:val="none" w:sz="0" w:space="0" w:color="auto"/>
            <w:left w:val="none" w:sz="0" w:space="0" w:color="auto"/>
            <w:bottom w:val="none" w:sz="0" w:space="0" w:color="auto"/>
            <w:right w:val="none" w:sz="0" w:space="0" w:color="auto"/>
          </w:divBdr>
        </w:div>
        <w:div w:id="1287737464">
          <w:marLeft w:val="640"/>
          <w:marRight w:val="0"/>
          <w:marTop w:val="0"/>
          <w:marBottom w:val="0"/>
          <w:divBdr>
            <w:top w:val="none" w:sz="0" w:space="0" w:color="auto"/>
            <w:left w:val="none" w:sz="0" w:space="0" w:color="auto"/>
            <w:bottom w:val="none" w:sz="0" w:space="0" w:color="auto"/>
            <w:right w:val="none" w:sz="0" w:space="0" w:color="auto"/>
          </w:divBdr>
        </w:div>
        <w:div w:id="369694510">
          <w:marLeft w:val="640"/>
          <w:marRight w:val="0"/>
          <w:marTop w:val="0"/>
          <w:marBottom w:val="0"/>
          <w:divBdr>
            <w:top w:val="none" w:sz="0" w:space="0" w:color="auto"/>
            <w:left w:val="none" w:sz="0" w:space="0" w:color="auto"/>
            <w:bottom w:val="none" w:sz="0" w:space="0" w:color="auto"/>
            <w:right w:val="none" w:sz="0" w:space="0" w:color="auto"/>
          </w:divBdr>
        </w:div>
        <w:div w:id="1029526377">
          <w:marLeft w:val="640"/>
          <w:marRight w:val="0"/>
          <w:marTop w:val="0"/>
          <w:marBottom w:val="0"/>
          <w:divBdr>
            <w:top w:val="none" w:sz="0" w:space="0" w:color="auto"/>
            <w:left w:val="none" w:sz="0" w:space="0" w:color="auto"/>
            <w:bottom w:val="none" w:sz="0" w:space="0" w:color="auto"/>
            <w:right w:val="none" w:sz="0" w:space="0" w:color="auto"/>
          </w:divBdr>
        </w:div>
        <w:div w:id="947926186">
          <w:marLeft w:val="640"/>
          <w:marRight w:val="0"/>
          <w:marTop w:val="0"/>
          <w:marBottom w:val="0"/>
          <w:divBdr>
            <w:top w:val="none" w:sz="0" w:space="0" w:color="auto"/>
            <w:left w:val="none" w:sz="0" w:space="0" w:color="auto"/>
            <w:bottom w:val="none" w:sz="0" w:space="0" w:color="auto"/>
            <w:right w:val="none" w:sz="0" w:space="0" w:color="auto"/>
          </w:divBdr>
        </w:div>
        <w:div w:id="879512968">
          <w:marLeft w:val="640"/>
          <w:marRight w:val="0"/>
          <w:marTop w:val="0"/>
          <w:marBottom w:val="0"/>
          <w:divBdr>
            <w:top w:val="none" w:sz="0" w:space="0" w:color="auto"/>
            <w:left w:val="none" w:sz="0" w:space="0" w:color="auto"/>
            <w:bottom w:val="none" w:sz="0" w:space="0" w:color="auto"/>
            <w:right w:val="none" w:sz="0" w:space="0" w:color="auto"/>
          </w:divBdr>
        </w:div>
        <w:div w:id="809982952">
          <w:marLeft w:val="640"/>
          <w:marRight w:val="0"/>
          <w:marTop w:val="0"/>
          <w:marBottom w:val="0"/>
          <w:divBdr>
            <w:top w:val="none" w:sz="0" w:space="0" w:color="auto"/>
            <w:left w:val="none" w:sz="0" w:space="0" w:color="auto"/>
            <w:bottom w:val="none" w:sz="0" w:space="0" w:color="auto"/>
            <w:right w:val="none" w:sz="0" w:space="0" w:color="auto"/>
          </w:divBdr>
        </w:div>
        <w:div w:id="1225023209">
          <w:marLeft w:val="640"/>
          <w:marRight w:val="0"/>
          <w:marTop w:val="0"/>
          <w:marBottom w:val="0"/>
          <w:divBdr>
            <w:top w:val="none" w:sz="0" w:space="0" w:color="auto"/>
            <w:left w:val="none" w:sz="0" w:space="0" w:color="auto"/>
            <w:bottom w:val="none" w:sz="0" w:space="0" w:color="auto"/>
            <w:right w:val="none" w:sz="0" w:space="0" w:color="auto"/>
          </w:divBdr>
        </w:div>
        <w:div w:id="1291596560">
          <w:marLeft w:val="640"/>
          <w:marRight w:val="0"/>
          <w:marTop w:val="0"/>
          <w:marBottom w:val="0"/>
          <w:divBdr>
            <w:top w:val="none" w:sz="0" w:space="0" w:color="auto"/>
            <w:left w:val="none" w:sz="0" w:space="0" w:color="auto"/>
            <w:bottom w:val="none" w:sz="0" w:space="0" w:color="auto"/>
            <w:right w:val="none" w:sz="0" w:space="0" w:color="auto"/>
          </w:divBdr>
        </w:div>
        <w:div w:id="1577009610">
          <w:marLeft w:val="640"/>
          <w:marRight w:val="0"/>
          <w:marTop w:val="0"/>
          <w:marBottom w:val="0"/>
          <w:divBdr>
            <w:top w:val="none" w:sz="0" w:space="0" w:color="auto"/>
            <w:left w:val="none" w:sz="0" w:space="0" w:color="auto"/>
            <w:bottom w:val="none" w:sz="0" w:space="0" w:color="auto"/>
            <w:right w:val="none" w:sz="0" w:space="0" w:color="auto"/>
          </w:divBdr>
        </w:div>
        <w:div w:id="2110661100">
          <w:marLeft w:val="640"/>
          <w:marRight w:val="0"/>
          <w:marTop w:val="0"/>
          <w:marBottom w:val="0"/>
          <w:divBdr>
            <w:top w:val="none" w:sz="0" w:space="0" w:color="auto"/>
            <w:left w:val="none" w:sz="0" w:space="0" w:color="auto"/>
            <w:bottom w:val="none" w:sz="0" w:space="0" w:color="auto"/>
            <w:right w:val="none" w:sz="0" w:space="0" w:color="auto"/>
          </w:divBdr>
        </w:div>
        <w:div w:id="1925262573">
          <w:marLeft w:val="640"/>
          <w:marRight w:val="0"/>
          <w:marTop w:val="0"/>
          <w:marBottom w:val="0"/>
          <w:divBdr>
            <w:top w:val="none" w:sz="0" w:space="0" w:color="auto"/>
            <w:left w:val="none" w:sz="0" w:space="0" w:color="auto"/>
            <w:bottom w:val="none" w:sz="0" w:space="0" w:color="auto"/>
            <w:right w:val="none" w:sz="0" w:space="0" w:color="auto"/>
          </w:divBdr>
        </w:div>
        <w:div w:id="131409759">
          <w:marLeft w:val="640"/>
          <w:marRight w:val="0"/>
          <w:marTop w:val="0"/>
          <w:marBottom w:val="0"/>
          <w:divBdr>
            <w:top w:val="none" w:sz="0" w:space="0" w:color="auto"/>
            <w:left w:val="none" w:sz="0" w:space="0" w:color="auto"/>
            <w:bottom w:val="none" w:sz="0" w:space="0" w:color="auto"/>
            <w:right w:val="none" w:sz="0" w:space="0" w:color="auto"/>
          </w:divBdr>
        </w:div>
        <w:div w:id="1965232239">
          <w:marLeft w:val="640"/>
          <w:marRight w:val="0"/>
          <w:marTop w:val="0"/>
          <w:marBottom w:val="0"/>
          <w:divBdr>
            <w:top w:val="none" w:sz="0" w:space="0" w:color="auto"/>
            <w:left w:val="none" w:sz="0" w:space="0" w:color="auto"/>
            <w:bottom w:val="none" w:sz="0" w:space="0" w:color="auto"/>
            <w:right w:val="none" w:sz="0" w:space="0" w:color="auto"/>
          </w:divBdr>
        </w:div>
        <w:div w:id="31342474">
          <w:marLeft w:val="640"/>
          <w:marRight w:val="0"/>
          <w:marTop w:val="0"/>
          <w:marBottom w:val="0"/>
          <w:divBdr>
            <w:top w:val="none" w:sz="0" w:space="0" w:color="auto"/>
            <w:left w:val="none" w:sz="0" w:space="0" w:color="auto"/>
            <w:bottom w:val="none" w:sz="0" w:space="0" w:color="auto"/>
            <w:right w:val="none" w:sz="0" w:space="0" w:color="auto"/>
          </w:divBdr>
        </w:div>
        <w:div w:id="674455496">
          <w:marLeft w:val="640"/>
          <w:marRight w:val="0"/>
          <w:marTop w:val="0"/>
          <w:marBottom w:val="0"/>
          <w:divBdr>
            <w:top w:val="none" w:sz="0" w:space="0" w:color="auto"/>
            <w:left w:val="none" w:sz="0" w:space="0" w:color="auto"/>
            <w:bottom w:val="none" w:sz="0" w:space="0" w:color="auto"/>
            <w:right w:val="none" w:sz="0" w:space="0" w:color="auto"/>
          </w:divBdr>
        </w:div>
        <w:div w:id="884178774">
          <w:marLeft w:val="640"/>
          <w:marRight w:val="0"/>
          <w:marTop w:val="0"/>
          <w:marBottom w:val="0"/>
          <w:divBdr>
            <w:top w:val="none" w:sz="0" w:space="0" w:color="auto"/>
            <w:left w:val="none" w:sz="0" w:space="0" w:color="auto"/>
            <w:bottom w:val="none" w:sz="0" w:space="0" w:color="auto"/>
            <w:right w:val="none" w:sz="0" w:space="0" w:color="auto"/>
          </w:divBdr>
        </w:div>
        <w:div w:id="1112476636">
          <w:marLeft w:val="640"/>
          <w:marRight w:val="0"/>
          <w:marTop w:val="0"/>
          <w:marBottom w:val="0"/>
          <w:divBdr>
            <w:top w:val="none" w:sz="0" w:space="0" w:color="auto"/>
            <w:left w:val="none" w:sz="0" w:space="0" w:color="auto"/>
            <w:bottom w:val="none" w:sz="0" w:space="0" w:color="auto"/>
            <w:right w:val="none" w:sz="0" w:space="0" w:color="auto"/>
          </w:divBdr>
        </w:div>
        <w:div w:id="1432163891">
          <w:marLeft w:val="640"/>
          <w:marRight w:val="0"/>
          <w:marTop w:val="0"/>
          <w:marBottom w:val="0"/>
          <w:divBdr>
            <w:top w:val="none" w:sz="0" w:space="0" w:color="auto"/>
            <w:left w:val="none" w:sz="0" w:space="0" w:color="auto"/>
            <w:bottom w:val="none" w:sz="0" w:space="0" w:color="auto"/>
            <w:right w:val="none" w:sz="0" w:space="0" w:color="auto"/>
          </w:divBdr>
        </w:div>
        <w:div w:id="1524631893">
          <w:marLeft w:val="640"/>
          <w:marRight w:val="0"/>
          <w:marTop w:val="0"/>
          <w:marBottom w:val="0"/>
          <w:divBdr>
            <w:top w:val="none" w:sz="0" w:space="0" w:color="auto"/>
            <w:left w:val="none" w:sz="0" w:space="0" w:color="auto"/>
            <w:bottom w:val="none" w:sz="0" w:space="0" w:color="auto"/>
            <w:right w:val="none" w:sz="0" w:space="0" w:color="auto"/>
          </w:divBdr>
        </w:div>
        <w:div w:id="1191457897">
          <w:marLeft w:val="640"/>
          <w:marRight w:val="0"/>
          <w:marTop w:val="0"/>
          <w:marBottom w:val="0"/>
          <w:divBdr>
            <w:top w:val="none" w:sz="0" w:space="0" w:color="auto"/>
            <w:left w:val="none" w:sz="0" w:space="0" w:color="auto"/>
            <w:bottom w:val="none" w:sz="0" w:space="0" w:color="auto"/>
            <w:right w:val="none" w:sz="0" w:space="0" w:color="auto"/>
          </w:divBdr>
        </w:div>
        <w:div w:id="2020504343">
          <w:marLeft w:val="640"/>
          <w:marRight w:val="0"/>
          <w:marTop w:val="0"/>
          <w:marBottom w:val="0"/>
          <w:divBdr>
            <w:top w:val="none" w:sz="0" w:space="0" w:color="auto"/>
            <w:left w:val="none" w:sz="0" w:space="0" w:color="auto"/>
            <w:bottom w:val="none" w:sz="0" w:space="0" w:color="auto"/>
            <w:right w:val="none" w:sz="0" w:space="0" w:color="auto"/>
          </w:divBdr>
        </w:div>
        <w:div w:id="935987815">
          <w:marLeft w:val="640"/>
          <w:marRight w:val="0"/>
          <w:marTop w:val="0"/>
          <w:marBottom w:val="0"/>
          <w:divBdr>
            <w:top w:val="none" w:sz="0" w:space="0" w:color="auto"/>
            <w:left w:val="none" w:sz="0" w:space="0" w:color="auto"/>
            <w:bottom w:val="none" w:sz="0" w:space="0" w:color="auto"/>
            <w:right w:val="none" w:sz="0" w:space="0" w:color="auto"/>
          </w:divBdr>
        </w:div>
      </w:divsChild>
    </w:div>
    <w:div w:id="2094858703">
      <w:bodyDiv w:val="1"/>
      <w:marLeft w:val="0"/>
      <w:marRight w:val="0"/>
      <w:marTop w:val="0"/>
      <w:marBottom w:val="0"/>
      <w:divBdr>
        <w:top w:val="none" w:sz="0" w:space="0" w:color="auto"/>
        <w:left w:val="none" w:sz="0" w:space="0" w:color="auto"/>
        <w:bottom w:val="none" w:sz="0" w:space="0" w:color="auto"/>
        <w:right w:val="none" w:sz="0" w:space="0" w:color="auto"/>
      </w:divBdr>
      <w:divsChild>
        <w:div w:id="1153065967">
          <w:marLeft w:val="640"/>
          <w:marRight w:val="0"/>
          <w:marTop w:val="0"/>
          <w:marBottom w:val="0"/>
          <w:divBdr>
            <w:top w:val="none" w:sz="0" w:space="0" w:color="auto"/>
            <w:left w:val="none" w:sz="0" w:space="0" w:color="auto"/>
            <w:bottom w:val="none" w:sz="0" w:space="0" w:color="auto"/>
            <w:right w:val="none" w:sz="0" w:space="0" w:color="auto"/>
          </w:divBdr>
        </w:div>
        <w:div w:id="1770814344">
          <w:marLeft w:val="640"/>
          <w:marRight w:val="0"/>
          <w:marTop w:val="0"/>
          <w:marBottom w:val="0"/>
          <w:divBdr>
            <w:top w:val="none" w:sz="0" w:space="0" w:color="auto"/>
            <w:left w:val="none" w:sz="0" w:space="0" w:color="auto"/>
            <w:bottom w:val="none" w:sz="0" w:space="0" w:color="auto"/>
            <w:right w:val="none" w:sz="0" w:space="0" w:color="auto"/>
          </w:divBdr>
        </w:div>
        <w:div w:id="1077361667">
          <w:marLeft w:val="640"/>
          <w:marRight w:val="0"/>
          <w:marTop w:val="0"/>
          <w:marBottom w:val="0"/>
          <w:divBdr>
            <w:top w:val="none" w:sz="0" w:space="0" w:color="auto"/>
            <w:left w:val="none" w:sz="0" w:space="0" w:color="auto"/>
            <w:bottom w:val="none" w:sz="0" w:space="0" w:color="auto"/>
            <w:right w:val="none" w:sz="0" w:space="0" w:color="auto"/>
          </w:divBdr>
        </w:div>
        <w:div w:id="795607880">
          <w:marLeft w:val="640"/>
          <w:marRight w:val="0"/>
          <w:marTop w:val="0"/>
          <w:marBottom w:val="0"/>
          <w:divBdr>
            <w:top w:val="none" w:sz="0" w:space="0" w:color="auto"/>
            <w:left w:val="none" w:sz="0" w:space="0" w:color="auto"/>
            <w:bottom w:val="none" w:sz="0" w:space="0" w:color="auto"/>
            <w:right w:val="none" w:sz="0" w:space="0" w:color="auto"/>
          </w:divBdr>
        </w:div>
        <w:div w:id="715930648">
          <w:marLeft w:val="640"/>
          <w:marRight w:val="0"/>
          <w:marTop w:val="0"/>
          <w:marBottom w:val="0"/>
          <w:divBdr>
            <w:top w:val="none" w:sz="0" w:space="0" w:color="auto"/>
            <w:left w:val="none" w:sz="0" w:space="0" w:color="auto"/>
            <w:bottom w:val="none" w:sz="0" w:space="0" w:color="auto"/>
            <w:right w:val="none" w:sz="0" w:space="0" w:color="auto"/>
          </w:divBdr>
        </w:div>
        <w:div w:id="1596091286">
          <w:marLeft w:val="640"/>
          <w:marRight w:val="0"/>
          <w:marTop w:val="0"/>
          <w:marBottom w:val="0"/>
          <w:divBdr>
            <w:top w:val="none" w:sz="0" w:space="0" w:color="auto"/>
            <w:left w:val="none" w:sz="0" w:space="0" w:color="auto"/>
            <w:bottom w:val="none" w:sz="0" w:space="0" w:color="auto"/>
            <w:right w:val="none" w:sz="0" w:space="0" w:color="auto"/>
          </w:divBdr>
        </w:div>
        <w:div w:id="821698447">
          <w:marLeft w:val="640"/>
          <w:marRight w:val="0"/>
          <w:marTop w:val="0"/>
          <w:marBottom w:val="0"/>
          <w:divBdr>
            <w:top w:val="none" w:sz="0" w:space="0" w:color="auto"/>
            <w:left w:val="none" w:sz="0" w:space="0" w:color="auto"/>
            <w:bottom w:val="none" w:sz="0" w:space="0" w:color="auto"/>
            <w:right w:val="none" w:sz="0" w:space="0" w:color="auto"/>
          </w:divBdr>
        </w:div>
        <w:div w:id="522673988">
          <w:marLeft w:val="640"/>
          <w:marRight w:val="0"/>
          <w:marTop w:val="0"/>
          <w:marBottom w:val="0"/>
          <w:divBdr>
            <w:top w:val="none" w:sz="0" w:space="0" w:color="auto"/>
            <w:left w:val="none" w:sz="0" w:space="0" w:color="auto"/>
            <w:bottom w:val="none" w:sz="0" w:space="0" w:color="auto"/>
            <w:right w:val="none" w:sz="0" w:space="0" w:color="auto"/>
          </w:divBdr>
        </w:div>
        <w:div w:id="375812357">
          <w:marLeft w:val="640"/>
          <w:marRight w:val="0"/>
          <w:marTop w:val="0"/>
          <w:marBottom w:val="0"/>
          <w:divBdr>
            <w:top w:val="none" w:sz="0" w:space="0" w:color="auto"/>
            <w:left w:val="none" w:sz="0" w:space="0" w:color="auto"/>
            <w:bottom w:val="none" w:sz="0" w:space="0" w:color="auto"/>
            <w:right w:val="none" w:sz="0" w:space="0" w:color="auto"/>
          </w:divBdr>
        </w:div>
        <w:div w:id="99497326">
          <w:marLeft w:val="640"/>
          <w:marRight w:val="0"/>
          <w:marTop w:val="0"/>
          <w:marBottom w:val="0"/>
          <w:divBdr>
            <w:top w:val="none" w:sz="0" w:space="0" w:color="auto"/>
            <w:left w:val="none" w:sz="0" w:space="0" w:color="auto"/>
            <w:bottom w:val="none" w:sz="0" w:space="0" w:color="auto"/>
            <w:right w:val="none" w:sz="0" w:space="0" w:color="auto"/>
          </w:divBdr>
        </w:div>
        <w:div w:id="205724194">
          <w:marLeft w:val="640"/>
          <w:marRight w:val="0"/>
          <w:marTop w:val="0"/>
          <w:marBottom w:val="0"/>
          <w:divBdr>
            <w:top w:val="none" w:sz="0" w:space="0" w:color="auto"/>
            <w:left w:val="none" w:sz="0" w:space="0" w:color="auto"/>
            <w:bottom w:val="none" w:sz="0" w:space="0" w:color="auto"/>
            <w:right w:val="none" w:sz="0" w:space="0" w:color="auto"/>
          </w:divBdr>
        </w:div>
        <w:div w:id="1734347265">
          <w:marLeft w:val="640"/>
          <w:marRight w:val="0"/>
          <w:marTop w:val="0"/>
          <w:marBottom w:val="0"/>
          <w:divBdr>
            <w:top w:val="none" w:sz="0" w:space="0" w:color="auto"/>
            <w:left w:val="none" w:sz="0" w:space="0" w:color="auto"/>
            <w:bottom w:val="none" w:sz="0" w:space="0" w:color="auto"/>
            <w:right w:val="none" w:sz="0" w:space="0" w:color="auto"/>
          </w:divBdr>
        </w:div>
        <w:div w:id="1715083060">
          <w:marLeft w:val="640"/>
          <w:marRight w:val="0"/>
          <w:marTop w:val="0"/>
          <w:marBottom w:val="0"/>
          <w:divBdr>
            <w:top w:val="none" w:sz="0" w:space="0" w:color="auto"/>
            <w:left w:val="none" w:sz="0" w:space="0" w:color="auto"/>
            <w:bottom w:val="none" w:sz="0" w:space="0" w:color="auto"/>
            <w:right w:val="none" w:sz="0" w:space="0" w:color="auto"/>
          </w:divBdr>
        </w:div>
        <w:div w:id="1421565565">
          <w:marLeft w:val="640"/>
          <w:marRight w:val="0"/>
          <w:marTop w:val="0"/>
          <w:marBottom w:val="0"/>
          <w:divBdr>
            <w:top w:val="none" w:sz="0" w:space="0" w:color="auto"/>
            <w:left w:val="none" w:sz="0" w:space="0" w:color="auto"/>
            <w:bottom w:val="none" w:sz="0" w:space="0" w:color="auto"/>
            <w:right w:val="none" w:sz="0" w:space="0" w:color="auto"/>
          </w:divBdr>
        </w:div>
        <w:div w:id="1890451717">
          <w:marLeft w:val="640"/>
          <w:marRight w:val="0"/>
          <w:marTop w:val="0"/>
          <w:marBottom w:val="0"/>
          <w:divBdr>
            <w:top w:val="none" w:sz="0" w:space="0" w:color="auto"/>
            <w:left w:val="none" w:sz="0" w:space="0" w:color="auto"/>
            <w:bottom w:val="none" w:sz="0" w:space="0" w:color="auto"/>
            <w:right w:val="none" w:sz="0" w:space="0" w:color="auto"/>
          </w:divBdr>
        </w:div>
        <w:div w:id="2111007719">
          <w:marLeft w:val="640"/>
          <w:marRight w:val="0"/>
          <w:marTop w:val="0"/>
          <w:marBottom w:val="0"/>
          <w:divBdr>
            <w:top w:val="none" w:sz="0" w:space="0" w:color="auto"/>
            <w:left w:val="none" w:sz="0" w:space="0" w:color="auto"/>
            <w:bottom w:val="none" w:sz="0" w:space="0" w:color="auto"/>
            <w:right w:val="none" w:sz="0" w:space="0" w:color="auto"/>
          </w:divBdr>
        </w:div>
        <w:div w:id="1901820836">
          <w:marLeft w:val="640"/>
          <w:marRight w:val="0"/>
          <w:marTop w:val="0"/>
          <w:marBottom w:val="0"/>
          <w:divBdr>
            <w:top w:val="none" w:sz="0" w:space="0" w:color="auto"/>
            <w:left w:val="none" w:sz="0" w:space="0" w:color="auto"/>
            <w:bottom w:val="none" w:sz="0" w:space="0" w:color="auto"/>
            <w:right w:val="none" w:sz="0" w:space="0" w:color="auto"/>
          </w:divBdr>
        </w:div>
        <w:div w:id="119569373">
          <w:marLeft w:val="640"/>
          <w:marRight w:val="0"/>
          <w:marTop w:val="0"/>
          <w:marBottom w:val="0"/>
          <w:divBdr>
            <w:top w:val="none" w:sz="0" w:space="0" w:color="auto"/>
            <w:left w:val="none" w:sz="0" w:space="0" w:color="auto"/>
            <w:bottom w:val="none" w:sz="0" w:space="0" w:color="auto"/>
            <w:right w:val="none" w:sz="0" w:space="0" w:color="auto"/>
          </w:divBdr>
        </w:div>
        <w:div w:id="1910067149">
          <w:marLeft w:val="640"/>
          <w:marRight w:val="0"/>
          <w:marTop w:val="0"/>
          <w:marBottom w:val="0"/>
          <w:divBdr>
            <w:top w:val="none" w:sz="0" w:space="0" w:color="auto"/>
            <w:left w:val="none" w:sz="0" w:space="0" w:color="auto"/>
            <w:bottom w:val="none" w:sz="0" w:space="0" w:color="auto"/>
            <w:right w:val="none" w:sz="0" w:space="0" w:color="auto"/>
          </w:divBdr>
        </w:div>
        <w:div w:id="501898796">
          <w:marLeft w:val="640"/>
          <w:marRight w:val="0"/>
          <w:marTop w:val="0"/>
          <w:marBottom w:val="0"/>
          <w:divBdr>
            <w:top w:val="none" w:sz="0" w:space="0" w:color="auto"/>
            <w:left w:val="none" w:sz="0" w:space="0" w:color="auto"/>
            <w:bottom w:val="none" w:sz="0" w:space="0" w:color="auto"/>
            <w:right w:val="none" w:sz="0" w:space="0" w:color="auto"/>
          </w:divBdr>
        </w:div>
        <w:div w:id="1941982967">
          <w:marLeft w:val="640"/>
          <w:marRight w:val="0"/>
          <w:marTop w:val="0"/>
          <w:marBottom w:val="0"/>
          <w:divBdr>
            <w:top w:val="none" w:sz="0" w:space="0" w:color="auto"/>
            <w:left w:val="none" w:sz="0" w:space="0" w:color="auto"/>
            <w:bottom w:val="none" w:sz="0" w:space="0" w:color="auto"/>
            <w:right w:val="none" w:sz="0" w:space="0" w:color="auto"/>
          </w:divBdr>
        </w:div>
        <w:div w:id="1062486403">
          <w:marLeft w:val="640"/>
          <w:marRight w:val="0"/>
          <w:marTop w:val="0"/>
          <w:marBottom w:val="0"/>
          <w:divBdr>
            <w:top w:val="none" w:sz="0" w:space="0" w:color="auto"/>
            <w:left w:val="none" w:sz="0" w:space="0" w:color="auto"/>
            <w:bottom w:val="none" w:sz="0" w:space="0" w:color="auto"/>
            <w:right w:val="none" w:sz="0" w:space="0" w:color="auto"/>
          </w:divBdr>
        </w:div>
        <w:div w:id="1759212072">
          <w:marLeft w:val="640"/>
          <w:marRight w:val="0"/>
          <w:marTop w:val="0"/>
          <w:marBottom w:val="0"/>
          <w:divBdr>
            <w:top w:val="none" w:sz="0" w:space="0" w:color="auto"/>
            <w:left w:val="none" w:sz="0" w:space="0" w:color="auto"/>
            <w:bottom w:val="none" w:sz="0" w:space="0" w:color="auto"/>
            <w:right w:val="none" w:sz="0" w:space="0" w:color="auto"/>
          </w:divBdr>
        </w:div>
        <w:div w:id="1633318415">
          <w:marLeft w:val="640"/>
          <w:marRight w:val="0"/>
          <w:marTop w:val="0"/>
          <w:marBottom w:val="0"/>
          <w:divBdr>
            <w:top w:val="none" w:sz="0" w:space="0" w:color="auto"/>
            <w:left w:val="none" w:sz="0" w:space="0" w:color="auto"/>
            <w:bottom w:val="none" w:sz="0" w:space="0" w:color="auto"/>
            <w:right w:val="none" w:sz="0" w:space="0" w:color="auto"/>
          </w:divBdr>
        </w:div>
        <w:div w:id="1462460617">
          <w:marLeft w:val="640"/>
          <w:marRight w:val="0"/>
          <w:marTop w:val="0"/>
          <w:marBottom w:val="0"/>
          <w:divBdr>
            <w:top w:val="none" w:sz="0" w:space="0" w:color="auto"/>
            <w:left w:val="none" w:sz="0" w:space="0" w:color="auto"/>
            <w:bottom w:val="none" w:sz="0" w:space="0" w:color="auto"/>
            <w:right w:val="none" w:sz="0" w:space="0" w:color="auto"/>
          </w:divBdr>
        </w:div>
        <w:div w:id="647711873">
          <w:marLeft w:val="640"/>
          <w:marRight w:val="0"/>
          <w:marTop w:val="0"/>
          <w:marBottom w:val="0"/>
          <w:divBdr>
            <w:top w:val="none" w:sz="0" w:space="0" w:color="auto"/>
            <w:left w:val="none" w:sz="0" w:space="0" w:color="auto"/>
            <w:bottom w:val="none" w:sz="0" w:space="0" w:color="auto"/>
            <w:right w:val="none" w:sz="0" w:space="0" w:color="auto"/>
          </w:divBdr>
        </w:div>
        <w:div w:id="1340423772">
          <w:marLeft w:val="640"/>
          <w:marRight w:val="0"/>
          <w:marTop w:val="0"/>
          <w:marBottom w:val="0"/>
          <w:divBdr>
            <w:top w:val="none" w:sz="0" w:space="0" w:color="auto"/>
            <w:left w:val="none" w:sz="0" w:space="0" w:color="auto"/>
            <w:bottom w:val="none" w:sz="0" w:space="0" w:color="auto"/>
            <w:right w:val="none" w:sz="0" w:space="0" w:color="auto"/>
          </w:divBdr>
        </w:div>
        <w:div w:id="738788544">
          <w:marLeft w:val="640"/>
          <w:marRight w:val="0"/>
          <w:marTop w:val="0"/>
          <w:marBottom w:val="0"/>
          <w:divBdr>
            <w:top w:val="none" w:sz="0" w:space="0" w:color="auto"/>
            <w:left w:val="none" w:sz="0" w:space="0" w:color="auto"/>
            <w:bottom w:val="none" w:sz="0" w:space="0" w:color="auto"/>
            <w:right w:val="none" w:sz="0" w:space="0" w:color="auto"/>
          </w:divBdr>
        </w:div>
        <w:div w:id="1751195197">
          <w:marLeft w:val="640"/>
          <w:marRight w:val="0"/>
          <w:marTop w:val="0"/>
          <w:marBottom w:val="0"/>
          <w:divBdr>
            <w:top w:val="none" w:sz="0" w:space="0" w:color="auto"/>
            <w:left w:val="none" w:sz="0" w:space="0" w:color="auto"/>
            <w:bottom w:val="none" w:sz="0" w:space="0" w:color="auto"/>
            <w:right w:val="none" w:sz="0" w:space="0" w:color="auto"/>
          </w:divBdr>
        </w:div>
        <w:div w:id="1156534770">
          <w:marLeft w:val="640"/>
          <w:marRight w:val="0"/>
          <w:marTop w:val="0"/>
          <w:marBottom w:val="0"/>
          <w:divBdr>
            <w:top w:val="none" w:sz="0" w:space="0" w:color="auto"/>
            <w:left w:val="none" w:sz="0" w:space="0" w:color="auto"/>
            <w:bottom w:val="none" w:sz="0" w:space="0" w:color="auto"/>
            <w:right w:val="none" w:sz="0" w:space="0" w:color="auto"/>
          </w:divBdr>
        </w:div>
        <w:div w:id="668018098">
          <w:marLeft w:val="640"/>
          <w:marRight w:val="0"/>
          <w:marTop w:val="0"/>
          <w:marBottom w:val="0"/>
          <w:divBdr>
            <w:top w:val="none" w:sz="0" w:space="0" w:color="auto"/>
            <w:left w:val="none" w:sz="0" w:space="0" w:color="auto"/>
            <w:bottom w:val="none" w:sz="0" w:space="0" w:color="auto"/>
            <w:right w:val="none" w:sz="0" w:space="0" w:color="auto"/>
          </w:divBdr>
        </w:div>
        <w:div w:id="259801651">
          <w:marLeft w:val="640"/>
          <w:marRight w:val="0"/>
          <w:marTop w:val="0"/>
          <w:marBottom w:val="0"/>
          <w:divBdr>
            <w:top w:val="none" w:sz="0" w:space="0" w:color="auto"/>
            <w:left w:val="none" w:sz="0" w:space="0" w:color="auto"/>
            <w:bottom w:val="none" w:sz="0" w:space="0" w:color="auto"/>
            <w:right w:val="none" w:sz="0" w:space="0" w:color="auto"/>
          </w:divBdr>
        </w:div>
        <w:div w:id="1408570245">
          <w:marLeft w:val="640"/>
          <w:marRight w:val="0"/>
          <w:marTop w:val="0"/>
          <w:marBottom w:val="0"/>
          <w:divBdr>
            <w:top w:val="none" w:sz="0" w:space="0" w:color="auto"/>
            <w:left w:val="none" w:sz="0" w:space="0" w:color="auto"/>
            <w:bottom w:val="none" w:sz="0" w:space="0" w:color="auto"/>
            <w:right w:val="none" w:sz="0" w:space="0" w:color="auto"/>
          </w:divBdr>
        </w:div>
        <w:div w:id="541213647">
          <w:marLeft w:val="640"/>
          <w:marRight w:val="0"/>
          <w:marTop w:val="0"/>
          <w:marBottom w:val="0"/>
          <w:divBdr>
            <w:top w:val="none" w:sz="0" w:space="0" w:color="auto"/>
            <w:left w:val="none" w:sz="0" w:space="0" w:color="auto"/>
            <w:bottom w:val="none" w:sz="0" w:space="0" w:color="auto"/>
            <w:right w:val="none" w:sz="0" w:space="0" w:color="auto"/>
          </w:divBdr>
        </w:div>
        <w:div w:id="1388650657">
          <w:marLeft w:val="640"/>
          <w:marRight w:val="0"/>
          <w:marTop w:val="0"/>
          <w:marBottom w:val="0"/>
          <w:divBdr>
            <w:top w:val="none" w:sz="0" w:space="0" w:color="auto"/>
            <w:left w:val="none" w:sz="0" w:space="0" w:color="auto"/>
            <w:bottom w:val="none" w:sz="0" w:space="0" w:color="auto"/>
            <w:right w:val="none" w:sz="0" w:space="0" w:color="auto"/>
          </w:divBdr>
        </w:div>
        <w:div w:id="764228585">
          <w:marLeft w:val="640"/>
          <w:marRight w:val="0"/>
          <w:marTop w:val="0"/>
          <w:marBottom w:val="0"/>
          <w:divBdr>
            <w:top w:val="none" w:sz="0" w:space="0" w:color="auto"/>
            <w:left w:val="none" w:sz="0" w:space="0" w:color="auto"/>
            <w:bottom w:val="none" w:sz="0" w:space="0" w:color="auto"/>
            <w:right w:val="none" w:sz="0" w:space="0" w:color="auto"/>
          </w:divBdr>
        </w:div>
        <w:div w:id="1334649337">
          <w:marLeft w:val="640"/>
          <w:marRight w:val="0"/>
          <w:marTop w:val="0"/>
          <w:marBottom w:val="0"/>
          <w:divBdr>
            <w:top w:val="none" w:sz="0" w:space="0" w:color="auto"/>
            <w:left w:val="none" w:sz="0" w:space="0" w:color="auto"/>
            <w:bottom w:val="none" w:sz="0" w:space="0" w:color="auto"/>
            <w:right w:val="none" w:sz="0" w:space="0" w:color="auto"/>
          </w:divBdr>
        </w:div>
        <w:div w:id="1865710167">
          <w:marLeft w:val="640"/>
          <w:marRight w:val="0"/>
          <w:marTop w:val="0"/>
          <w:marBottom w:val="0"/>
          <w:divBdr>
            <w:top w:val="none" w:sz="0" w:space="0" w:color="auto"/>
            <w:left w:val="none" w:sz="0" w:space="0" w:color="auto"/>
            <w:bottom w:val="none" w:sz="0" w:space="0" w:color="auto"/>
            <w:right w:val="none" w:sz="0" w:space="0" w:color="auto"/>
          </w:divBdr>
        </w:div>
        <w:div w:id="1002701071">
          <w:marLeft w:val="640"/>
          <w:marRight w:val="0"/>
          <w:marTop w:val="0"/>
          <w:marBottom w:val="0"/>
          <w:divBdr>
            <w:top w:val="none" w:sz="0" w:space="0" w:color="auto"/>
            <w:left w:val="none" w:sz="0" w:space="0" w:color="auto"/>
            <w:bottom w:val="none" w:sz="0" w:space="0" w:color="auto"/>
            <w:right w:val="none" w:sz="0" w:space="0" w:color="auto"/>
          </w:divBdr>
        </w:div>
        <w:div w:id="770516696">
          <w:marLeft w:val="640"/>
          <w:marRight w:val="0"/>
          <w:marTop w:val="0"/>
          <w:marBottom w:val="0"/>
          <w:divBdr>
            <w:top w:val="none" w:sz="0" w:space="0" w:color="auto"/>
            <w:left w:val="none" w:sz="0" w:space="0" w:color="auto"/>
            <w:bottom w:val="none" w:sz="0" w:space="0" w:color="auto"/>
            <w:right w:val="none" w:sz="0" w:space="0" w:color="auto"/>
          </w:divBdr>
        </w:div>
        <w:div w:id="614411272">
          <w:marLeft w:val="640"/>
          <w:marRight w:val="0"/>
          <w:marTop w:val="0"/>
          <w:marBottom w:val="0"/>
          <w:divBdr>
            <w:top w:val="none" w:sz="0" w:space="0" w:color="auto"/>
            <w:left w:val="none" w:sz="0" w:space="0" w:color="auto"/>
            <w:bottom w:val="none" w:sz="0" w:space="0" w:color="auto"/>
            <w:right w:val="none" w:sz="0" w:space="0" w:color="auto"/>
          </w:divBdr>
        </w:div>
        <w:div w:id="520166537">
          <w:marLeft w:val="640"/>
          <w:marRight w:val="0"/>
          <w:marTop w:val="0"/>
          <w:marBottom w:val="0"/>
          <w:divBdr>
            <w:top w:val="none" w:sz="0" w:space="0" w:color="auto"/>
            <w:left w:val="none" w:sz="0" w:space="0" w:color="auto"/>
            <w:bottom w:val="none" w:sz="0" w:space="0" w:color="auto"/>
            <w:right w:val="none" w:sz="0" w:space="0" w:color="auto"/>
          </w:divBdr>
        </w:div>
        <w:div w:id="1599868519">
          <w:marLeft w:val="640"/>
          <w:marRight w:val="0"/>
          <w:marTop w:val="0"/>
          <w:marBottom w:val="0"/>
          <w:divBdr>
            <w:top w:val="none" w:sz="0" w:space="0" w:color="auto"/>
            <w:left w:val="none" w:sz="0" w:space="0" w:color="auto"/>
            <w:bottom w:val="none" w:sz="0" w:space="0" w:color="auto"/>
            <w:right w:val="none" w:sz="0" w:space="0" w:color="auto"/>
          </w:divBdr>
        </w:div>
        <w:div w:id="1086996231">
          <w:marLeft w:val="640"/>
          <w:marRight w:val="0"/>
          <w:marTop w:val="0"/>
          <w:marBottom w:val="0"/>
          <w:divBdr>
            <w:top w:val="none" w:sz="0" w:space="0" w:color="auto"/>
            <w:left w:val="none" w:sz="0" w:space="0" w:color="auto"/>
            <w:bottom w:val="none" w:sz="0" w:space="0" w:color="auto"/>
            <w:right w:val="none" w:sz="0" w:space="0" w:color="auto"/>
          </w:divBdr>
        </w:div>
        <w:div w:id="1216813515">
          <w:marLeft w:val="640"/>
          <w:marRight w:val="0"/>
          <w:marTop w:val="0"/>
          <w:marBottom w:val="0"/>
          <w:divBdr>
            <w:top w:val="none" w:sz="0" w:space="0" w:color="auto"/>
            <w:left w:val="none" w:sz="0" w:space="0" w:color="auto"/>
            <w:bottom w:val="none" w:sz="0" w:space="0" w:color="auto"/>
            <w:right w:val="none" w:sz="0" w:space="0" w:color="auto"/>
          </w:divBdr>
        </w:div>
        <w:div w:id="241987699">
          <w:marLeft w:val="640"/>
          <w:marRight w:val="0"/>
          <w:marTop w:val="0"/>
          <w:marBottom w:val="0"/>
          <w:divBdr>
            <w:top w:val="none" w:sz="0" w:space="0" w:color="auto"/>
            <w:left w:val="none" w:sz="0" w:space="0" w:color="auto"/>
            <w:bottom w:val="none" w:sz="0" w:space="0" w:color="auto"/>
            <w:right w:val="none" w:sz="0" w:space="0" w:color="auto"/>
          </w:divBdr>
        </w:div>
        <w:div w:id="1238711994">
          <w:marLeft w:val="640"/>
          <w:marRight w:val="0"/>
          <w:marTop w:val="0"/>
          <w:marBottom w:val="0"/>
          <w:divBdr>
            <w:top w:val="none" w:sz="0" w:space="0" w:color="auto"/>
            <w:left w:val="none" w:sz="0" w:space="0" w:color="auto"/>
            <w:bottom w:val="none" w:sz="0" w:space="0" w:color="auto"/>
            <w:right w:val="none" w:sz="0" w:space="0" w:color="auto"/>
          </w:divBdr>
        </w:div>
        <w:div w:id="1991127041">
          <w:marLeft w:val="640"/>
          <w:marRight w:val="0"/>
          <w:marTop w:val="0"/>
          <w:marBottom w:val="0"/>
          <w:divBdr>
            <w:top w:val="none" w:sz="0" w:space="0" w:color="auto"/>
            <w:left w:val="none" w:sz="0" w:space="0" w:color="auto"/>
            <w:bottom w:val="none" w:sz="0" w:space="0" w:color="auto"/>
            <w:right w:val="none" w:sz="0" w:space="0" w:color="auto"/>
          </w:divBdr>
        </w:div>
        <w:div w:id="453599251">
          <w:marLeft w:val="640"/>
          <w:marRight w:val="0"/>
          <w:marTop w:val="0"/>
          <w:marBottom w:val="0"/>
          <w:divBdr>
            <w:top w:val="none" w:sz="0" w:space="0" w:color="auto"/>
            <w:left w:val="none" w:sz="0" w:space="0" w:color="auto"/>
            <w:bottom w:val="none" w:sz="0" w:space="0" w:color="auto"/>
            <w:right w:val="none" w:sz="0" w:space="0" w:color="auto"/>
          </w:divBdr>
        </w:div>
        <w:div w:id="1513779">
          <w:marLeft w:val="640"/>
          <w:marRight w:val="0"/>
          <w:marTop w:val="0"/>
          <w:marBottom w:val="0"/>
          <w:divBdr>
            <w:top w:val="none" w:sz="0" w:space="0" w:color="auto"/>
            <w:left w:val="none" w:sz="0" w:space="0" w:color="auto"/>
            <w:bottom w:val="none" w:sz="0" w:space="0" w:color="auto"/>
            <w:right w:val="none" w:sz="0" w:space="0" w:color="auto"/>
          </w:divBdr>
        </w:div>
        <w:div w:id="954020507">
          <w:marLeft w:val="640"/>
          <w:marRight w:val="0"/>
          <w:marTop w:val="0"/>
          <w:marBottom w:val="0"/>
          <w:divBdr>
            <w:top w:val="none" w:sz="0" w:space="0" w:color="auto"/>
            <w:left w:val="none" w:sz="0" w:space="0" w:color="auto"/>
            <w:bottom w:val="none" w:sz="0" w:space="0" w:color="auto"/>
            <w:right w:val="none" w:sz="0" w:space="0" w:color="auto"/>
          </w:divBdr>
        </w:div>
        <w:div w:id="568808862">
          <w:marLeft w:val="640"/>
          <w:marRight w:val="0"/>
          <w:marTop w:val="0"/>
          <w:marBottom w:val="0"/>
          <w:divBdr>
            <w:top w:val="none" w:sz="0" w:space="0" w:color="auto"/>
            <w:left w:val="none" w:sz="0" w:space="0" w:color="auto"/>
            <w:bottom w:val="none" w:sz="0" w:space="0" w:color="auto"/>
            <w:right w:val="none" w:sz="0" w:space="0" w:color="auto"/>
          </w:divBdr>
        </w:div>
        <w:div w:id="1232737594">
          <w:marLeft w:val="640"/>
          <w:marRight w:val="0"/>
          <w:marTop w:val="0"/>
          <w:marBottom w:val="0"/>
          <w:divBdr>
            <w:top w:val="none" w:sz="0" w:space="0" w:color="auto"/>
            <w:left w:val="none" w:sz="0" w:space="0" w:color="auto"/>
            <w:bottom w:val="none" w:sz="0" w:space="0" w:color="auto"/>
            <w:right w:val="none" w:sz="0" w:space="0" w:color="auto"/>
          </w:divBdr>
        </w:div>
        <w:div w:id="151801526">
          <w:marLeft w:val="640"/>
          <w:marRight w:val="0"/>
          <w:marTop w:val="0"/>
          <w:marBottom w:val="0"/>
          <w:divBdr>
            <w:top w:val="none" w:sz="0" w:space="0" w:color="auto"/>
            <w:left w:val="none" w:sz="0" w:space="0" w:color="auto"/>
            <w:bottom w:val="none" w:sz="0" w:space="0" w:color="auto"/>
            <w:right w:val="none" w:sz="0" w:space="0" w:color="auto"/>
          </w:divBdr>
        </w:div>
        <w:div w:id="1802848507">
          <w:marLeft w:val="640"/>
          <w:marRight w:val="0"/>
          <w:marTop w:val="0"/>
          <w:marBottom w:val="0"/>
          <w:divBdr>
            <w:top w:val="none" w:sz="0" w:space="0" w:color="auto"/>
            <w:left w:val="none" w:sz="0" w:space="0" w:color="auto"/>
            <w:bottom w:val="none" w:sz="0" w:space="0" w:color="auto"/>
            <w:right w:val="none" w:sz="0" w:space="0" w:color="auto"/>
          </w:divBdr>
        </w:div>
        <w:div w:id="1278879056">
          <w:marLeft w:val="640"/>
          <w:marRight w:val="0"/>
          <w:marTop w:val="0"/>
          <w:marBottom w:val="0"/>
          <w:divBdr>
            <w:top w:val="none" w:sz="0" w:space="0" w:color="auto"/>
            <w:left w:val="none" w:sz="0" w:space="0" w:color="auto"/>
            <w:bottom w:val="none" w:sz="0" w:space="0" w:color="auto"/>
            <w:right w:val="none" w:sz="0" w:space="0" w:color="auto"/>
          </w:divBdr>
        </w:div>
        <w:div w:id="1401749611">
          <w:marLeft w:val="640"/>
          <w:marRight w:val="0"/>
          <w:marTop w:val="0"/>
          <w:marBottom w:val="0"/>
          <w:divBdr>
            <w:top w:val="none" w:sz="0" w:space="0" w:color="auto"/>
            <w:left w:val="none" w:sz="0" w:space="0" w:color="auto"/>
            <w:bottom w:val="none" w:sz="0" w:space="0" w:color="auto"/>
            <w:right w:val="none" w:sz="0" w:space="0" w:color="auto"/>
          </w:divBdr>
        </w:div>
        <w:div w:id="989745763">
          <w:marLeft w:val="640"/>
          <w:marRight w:val="0"/>
          <w:marTop w:val="0"/>
          <w:marBottom w:val="0"/>
          <w:divBdr>
            <w:top w:val="none" w:sz="0" w:space="0" w:color="auto"/>
            <w:left w:val="none" w:sz="0" w:space="0" w:color="auto"/>
            <w:bottom w:val="none" w:sz="0" w:space="0" w:color="auto"/>
            <w:right w:val="none" w:sz="0" w:space="0" w:color="auto"/>
          </w:divBdr>
        </w:div>
        <w:div w:id="1395199632">
          <w:marLeft w:val="640"/>
          <w:marRight w:val="0"/>
          <w:marTop w:val="0"/>
          <w:marBottom w:val="0"/>
          <w:divBdr>
            <w:top w:val="none" w:sz="0" w:space="0" w:color="auto"/>
            <w:left w:val="none" w:sz="0" w:space="0" w:color="auto"/>
            <w:bottom w:val="none" w:sz="0" w:space="0" w:color="auto"/>
            <w:right w:val="none" w:sz="0" w:space="0" w:color="auto"/>
          </w:divBdr>
        </w:div>
        <w:div w:id="1983193496">
          <w:marLeft w:val="640"/>
          <w:marRight w:val="0"/>
          <w:marTop w:val="0"/>
          <w:marBottom w:val="0"/>
          <w:divBdr>
            <w:top w:val="none" w:sz="0" w:space="0" w:color="auto"/>
            <w:left w:val="none" w:sz="0" w:space="0" w:color="auto"/>
            <w:bottom w:val="none" w:sz="0" w:space="0" w:color="auto"/>
            <w:right w:val="none" w:sz="0" w:space="0" w:color="auto"/>
          </w:divBdr>
        </w:div>
        <w:div w:id="1342852722">
          <w:marLeft w:val="640"/>
          <w:marRight w:val="0"/>
          <w:marTop w:val="0"/>
          <w:marBottom w:val="0"/>
          <w:divBdr>
            <w:top w:val="none" w:sz="0" w:space="0" w:color="auto"/>
            <w:left w:val="none" w:sz="0" w:space="0" w:color="auto"/>
            <w:bottom w:val="none" w:sz="0" w:space="0" w:color="auto"/>
            <w:right w:val="none" w:sz="0" w:space="0" w:color="auto"/>
          </w:divBdr>
        </w:div>
        <w:div w:id="501815227">
          <w:marLeft w:val="640"/>
          <w:marRight w:val="0"/>
          <w:marTop w:val="0"/>
          <w:marBottom w:val="0"/>
          <w:divBdr>
            <w:top w:val="none" w:sz="0" w:space="0" w:color="auto"/>
            <w:left w:val="none" w:sz="0" w:space="0" w:color="auto"/>
            <w:bottom w:val="none" w:sz="0" w:space="0" w:color="auto"/>
            <w:right w:val="none" w:sz="0" w:space="0" w:color="auto"/>
          </w:divBdr>
        </w:div>
        <w:div w:id="66223362">
          <w:marLeft w:val="640"/>
          <w:marRight w:val="0"/>
          <w:marTop w:val="0"/>
          <w:marBottom w:val="0"/>
          <w:divBdr>
            <w:top w:val="none" w:sz="0" w:space="0" w:color="auto"/>
            <w:left w:val="none" w:sz="0" w:space="0" w:color="auto"/>
            <w:bottom w:val="none" w:sz="0" w:space="0" w:color="auto"/>
            <w:right w:val="none" w:sz="0" w:space="0" w:color="auto"/>
          </w:divBdr>
        </w:div>
        <w:div w:id="1376392448">
          <w:marLeft w:val="640"/>
          <w:marRight w:val="0"/>
          <w:marTop w:val="0"/>
          <w:marBottom w:val="0"/>
          <w:divBdr>
            <w:top w:val="none" w:sz="0" w:space="0" w:color="auto"/>
            <w:left w:val="none" w:sz="0" w:space="0" w:color="auto"/>
            <w:bottom w:val="none" w:sz="0" w:space="0" w:color="auto"/>
            <w:right w:val="none" w:sz="0" w:space="0" w:color="auto"/>
          </w:divBdr>
        </w:div>
        <w:div w:id="654183029">
          <w:marLeft w:val="640"/>
          <w:marRight w:val="0"/>
          <w:marTop w:val="0"/>
          <w:marBottom w:val="0"/>
          <w:divBdr>
            <w:top w:val="none" w:sz="0" w:space="0" w:color="auto"/>
            <w:left w:val="none" w:sz="0" w:space="0" w:color="auto"/>
            <w:bottom w:val="none" w:sz="0" w:space="0" w:color="auto"/>
            <w:right w:val="none" w:sz="0" w:space="0" w:color="auto"/>
          </w:divBdr>
        </w:div>
        <w:div w:id="1071347186">
          <w:marLeft w:val="640"/>
          <w:marRight w:val="0"/>
          <w:marTop w:val="0"/>
          <w:marBottom w:val="0"/>
          <w:divBdr>
            <w:top w:val="none" w:sz="0" w:space="0" w:color="auto"/>
            <w:left w:val="none" w:sz="0" w:space="0" w:color="auto"/>
            <w:bottom w:val="none" w:sz="0" w:space="0" w:color="auto"/>
            <w:right w:val="none" w:sz="0" w:space="0" w:color="auto"/>
          </w:divBdr>
        </w:div>
        <w:div w:id="1513182917">
          <w:marLeft w:val="640"/>
          <w:marRight w:val="0"/>
          <w:marTop w:val="0"/>
          <w:marBottom w:val="0"/>
          <w:divBdr>
            <w:top w:val="none" w:sz="0" w:space="0" w:color="auto"/>
            <w:left w:val="none" w:sz="0" w:space="0" w:color="auto"/>
            <w:bottom w:val="none" w:sz="0" w:space="0" w:color="auto"/>
            <w:right w:val="none" w:sz="0" w:space="0" w:color="auto"/>
          </w:divBdr>
        </w:div>
        <w:div w:id="2105494098">
          <w:marLeft w:val="640"/>
          <w:marRight w:val="0"/>
          <w:marTop w:val="0"/>
          <w:marBottom w:val="0"/>
          <w:divBdr>
            <w:top w:val="none" w:sz="0" w:space="0" w:color="auto"/>
            <w:left w:val="none" w:sz="0" w:space="0" w:color="auto"/>
            <w:bottom w:val="none" w:sz="0" w:space="0" w:color="auto"/>
            <w:right w:val="none" w:sz="0" w:space="0" w:color="auto"/>
          </w:divBdr>
        </w:div>
        <w:div w:id="632910252">
          <w:marLeft w:val="640"/>
          <w:marRight w:val="0"/>
          <w:marTop w:val="0"/>
          <w:marBottom w:val="0"/>
          <w:divBdr>
            <w:top w:val="none" w:sz="0" w:space="0" w:color="auto"/>
            <w:left w:val="none" w:sz="0" w:space="0" w:color="auto"/>
            <w:bottom w:val="none" w:sz="0" w:space="0" w:color="auto"/>
            <w:right w:val="none" w:sz="0" w:space="0" w:color="auto"/>
          </w:divBdr>
        </w:div>
        <w:div w:id="980426094">
          <w:marLeft w:val="640"/>
          <w:marRight w:val="0"/>
          <w:marTop w:val="0"/>
          <w:marBottom w:val="0"/>
          <w:divBdr>
            <w:top w:val="none" w:sz="0" w:space="0" w:color="auto"/>
            <w:left w:val="none" w:sz="0" w:space="0" w:color="auto"/>
            <w:bottom w:val="none" w:sz="0" w:space="0" w:color="auto"/>
            <w:right w:val="none" w:sz="0" w:space="0" w:color="auto"/>
          </w:divBdr>
        </w:div>
        <w:div w:id="681709516">
          <w:marLeft w:val="640"/>
          <w:marRight w:val="0"/>
          <w:marTop w:val="0"/>
          <w:marBottom w:val="0"/>
          <w:divBdr>
            <w:top w:val="none" w:sz="0" w:space="0" w:color="auto"/>
            <w:left w:val="none" w:sz="0" w:space="0" w:color="auto"/>
            <w:bottom w:val="none" w:sz="0" w:space="0" w:color="auto"/>
            <w:right w:val="none" w:sz="0" w:space="0" w:color="auto"/>
          </w:divBdr>
        </w:div>
        <w:div w:id="2044552172">
          <w:marLeft w:val="640"/>
          <w:marRight w:val="0"/>
          <w:marTop w:val="0"/>
          <w:marBottom w:val="0"/>
          <w:divBdr>
            <w:top w:val="none" w:sz="0" w:space="0" w:color="auto"/>
            <w:left w:val="none" w:sz="0" w:space="0" w:color="auto"/>
            <w:bottom w:val="none" w:sz="0" w:space="0" w:color="auto"/>
            <w:right w:val="none" w:sz="0" w:space="0" w:color="auto"/>
          </w:divBdr>
        </w:div>
        <w:div w:id="870533841">
          <w:marLeft w:val="640"/>
          <w:marRight w:val="0"/>
          <w:marTop w:val="0"/>
          <w:marBottom w:val="0"/>
          <w:divBdr>
            <w:top w:val="none" w:sz="0" w:space="0" w:color="auto"/>
            <w:left w:val="none" w:sz="0" w:space="0" w:color="auto"/>
            <w:bottom w:val="none" w:sz="0" w:space="0" w:color="auto"/>
            <w:right w:val="none" w:sz="0" w:space="0" w:color="auto"/>
          </w:divBdr>
        </w:div>
        <w:div w:id="263808341">
          <w:marLeft w:val="640"/>
          <w:marRight w:val="0"/>
          <w:marTop w:val="0"/>
          <w:marBottom w:val="0"/>
          <w:divBdr>
            <w:top w:val="none" w:sz="0" w:space="0" w:color="auto"/>
            <w:left w:val="none" w:sz="0" w:space="0" w:color="auto"/>
            <w:bottom w:val="none" w:sz="0" w:space="0" w:color="auto"/>
            <w:right w:val="none" w:sz="0" w:space="0" w:color="auto"/>
          </w:divBdr>
        </w:div>
        <w:div w:id="2030913275">
          <w:marLeft w:val="640"/>
          <w:marRight w:val="0"/>
          <w:marTop w:val="0"/>
          <w:marBottom w:val="0"/>
          <w:divBdr>
            <w:top w:val="none" w:sz="0" w:space="0" w:color="auto"/>
            <w:left w:val="none" w:sz="0" w:space="0" w:color="auto"/>
            <w:bottom w:val="none" w:sz="0" w:space="0" w:color="auto"/>
            <w:right w:val="none" w:sz="0" w:space="0" w:color="auto"/>
          </w:divBdr>
        </w:div>
        <w:div w:id="131145457">
          <w:marLeft w:val="640"/>
          <w:marRight w:val="0"/>
          <w:marTop w:val="0"/>
          <w:marBottom w:val="0"/>
          <w:divBdr>
            <w:top w:val="none" w:sz="0" w:space="0" w:color="auto"/>
            <w:left w:val="none" w:sz="0" w:space="0" w:color="auto"/>
            <w:bottom w:val="none" w:sz="0" w:space="0" w:color="auto"/>
            <w:right w:val="none" w:sz="0" w:space="0" w:color="auto"/>
          </w:divBdr>
        </w:div>
        <w:div w:id="1048183575">
          <w:marLeft w:val="640"/>
          <w:marRight w:val="0"/>
          <w:marTop w:val="0"/>
          <w:marBottom w:val="0"/>
          <w:divBdr>
            <w:top w:val="none" w:sz="0" w:space="0" w:color="auto"/>
            <w:left w:val="none" w:sz="0" w:space="0" w:color="auto"/>
            <w:bottom w:val="none" w:sz="0" w:space="0" w:color="auto"/>
            <w:right w:val="none" w:sz="0" w:space="0" w:color="auto"/>
          </w:divBdr>
        </w:div>
        <w:div w:id="919410068">
          <w:marLeft w:val="640"/>
          <w:marRight w:val="0"/>
          <w:marTop w:val="0"/>
          <w:marBottom w:val="0"/>
          <w:divBdr>
            <w:top w:val="none" w:sz="0" w:space="0" w:color="auto"/>
            <w:left w:val="none" w:sz="0" w:space="0" w:color="auto"/>
            <w:bottom w:val="none" w:sz="0" w:space="0" w:color="auto"/>
            <w:right w:val="none" w:sz="0" w:space="0" w:color="auto"/>
          </w:divBdr>
        </w:div>
        <w:div w:id="463473053">
          <w:marLeft w:val="640"/>
          <w:marRight w:val="0"/>
          <w:marTop w:val="0"/>
          <w:marBottom w:val="0"/>
          <w:divBdr>
            <w:top w:val="none" w:sz="0" w:space="0" w:color="auto"/>
            <w:left w:val="none" w:sz="0" w:space="0" w:color="auto"/>
            <w:bottom w:val="none" w:sz="0" w:space="0" w:color="auto"/>
            <w:right w:val="none" w:sz="0" w:space="0" w:color="auto"/>
          </w:divBdr>
        </w:div>
        <w:div w:id="1985158379">
          <w:marLeft w:val="640"/>
          <w:marRight w:val="0"/>
          <w:marTop w:val="0"/>
          <w:marBottom w:val="0"/>
          <w:divBdr>
            <w:top w:val="none" w:sz="0" w:space="0" w:color="auto"/>
            <w:left w:val="none" w:sz="0" w:space="0" w:color="auto"/>
            <w:bottom w:val="none" w:sz="0" w:space="0" w:color="auto"/>
            <w:right w:val="none" w:sz="0" w:space="0" w:color="auto"/>
          </w:divBdr>
        </w:div>
        <w:div w:id="48962450">
          <w:marLeft w:val="640"/>
          <w:marRight w:val="0"/>
          <w:marTop w:val="0"/>
          <w:marBottom w:val="0"/>
          <w:divBdr>
            <w:top w:val="none" w:sz="0" w:space="0" w:color="auto"/>
            <w:left w:val="none" w:sz="0" w:space="0" w:color="auto"/>
            <w:bottom w:val="none" w:sz="0" w:space="0" w:color="auto"/>
            <w:right w:val="none" w:sz="0" w:space="0" w:color="auto"/>
          </w:divBdr>
        </w:div>
        <w:div w:id="395400470">
          <w:marLeft w:val="640"/>
          <w:marRight w:val="0"/>
          <w:marTop w:val="0"/>
          <w:marBottom w:val="0"/>
          <w:divBdr>
            <w:top w:val="none" w:sz="0" w:space="0" w:color="auto"/>
            <w:left w:val="none" w:sz="0" w:space="0" w:color="auto"/>
            <w:bottom w:val="none" w:sz="0" w:space="0" w:color="auto"/>
            <w:right w:val="none" w:sz="0" w:space="0" w:color="auto"/>
          </w:divBdr>
        </w:div>
        <w:div w:id="824853007">
          <w:marLeft w:val="640"/>
          <w:marRight w:val="0"/>
          <w:marTop w:val="0"/>
          <w:marBottom w:val="0"/>
          <w:divBdr>
            <w:top w:val="none" w:sz="0" w:space="0" w:color="auto"/>
            <w:left w:val="none" w:sz="0" w:space="0" w:color="auto"/>
            <w:bottom w:val="none" w:sz="0" w:space="0" w:color="auto"/>
            <w:right w:val="none" w:sz="0" w:space="0" w:color="auto"/>
          </w:divBdr>
        </w:div>
        <w:div w:id="440882516">
          <w:marLeft w:val="640"/>
          <w:marRight w:val="0"/>
          <w:marTop w:val="0"/>
          <w:marBottom w:val="0"/>
          <w:divBdr>
            <w:top w:val="none" w:sz="0" w:space="0" w:color="auto"/>
            <w:left w:val="none" w:sz="0" w:space="0" w:color="auto"/>
            <w:bottom w:val="none" w:sz="0" w:space="0" w:color="auto"/>
            <w:right w:val="none" w:sz="0" w:space="0" w:color="auto"/>
          </w:divBdr>
        </w:div>
        <w:div w:id="1265113347">
          <w:marLeft w:val="640"/>
          <w:marRight w:val="0"/>
          <w:marTop w:val="0"/>
          <w:marBottom w:val="0"/>
          <w:divBdr>
            <w:top w:val="none" w:sz="0" w:space="0" w:color="auto"/>
            <w:left w:val="none" w:sz="0" w:space="0" w:color="auto"/>
            <w:bottom w:val="none" w:sz="0" w:space="0" w:color="auto"/>
            <w:right w:val="none" w:sz="0" w:space="0" w:color="auto"/>
          </w:divBdr>
        </w:div>
        <w:div w:id="1004016062">
          <w:marLeft w:val="640"/>
          <w:marRight w:val="0"/>
          <w:marTop w:val="0"/>
          <w:marBottom w:val="0"/>
          <w:divBdr>
            <w:top w:val="none" w:sz="0" w:space="0" w:color="auto"/>
            <w:left w:val="none" w:sz="0" w:space="0" w:color="auto"/>
            <w:bottom w:val="none" w:sz="0" w:space="0" w:color="auto"/>
            <w:right w:val="none" w:sz="0" w:space="0" w:color="auto"/>
          </w:divBdr>
        </w:div>
        <w:div w:id="1152017371">
          <w:marLeft w:val="640"/>
          <w:marRight w:val="0"/>
          <w:marTop w:val="0"/>
          <w:marBottom w:val="0"/>
          <w:divBdr>
            <w:top w:val="none" w:sz="0" w:space="0" w:color="auto"/>
            <w:left w:val="none" w:sz="0" w:space="0" w:color="auto"/>
            <w:bottom w:val="none" w:sz="0" w:space="0" w:color="auto"/>
            <w:right w:val="none" w:sz="0" w:space="0" w:color="auto"/>
          </w:divBdr>
        </w:div>
        <w:div w:id="1507280961">
          <w:marLeft w:val="640"/>
          <w:marRight w:val="0"/>
          <w:marTop w:val="0"/>
          <w:marBottom w:val="0"/>
          <w:divBdr>
            <w:top w:val="none" w:sz="0" w:space="0" w:color="auto"/>
            <w:left w:val="none" w:sz="0" w:space="0" w:color="auto"/>
            <w:bottom w:val="none" w:sz="0" w:space="0" w:color="auto"/>
            <w:right w:val="none" w:sz="0" w:space="0" w:color="auto"/>
          </w:divBdr>
        </w:div>
        <w:div w:id="5136749">
          <w:marLeft w:val="640"/>
          <w:marRight w:val="0"/>
          <w:marTop w:val="0"/>
          <w:marBottom w:val="0"/>
          <w:divBdr>
            <w:top w:val="none" w:sz="0" w:space="0" w:color="auto"/>
            <w:left w:val="none" w:sz="0" w:space="0" w:color="auto"/>
            <w:bottom w:val="none" w:sz="0" w:space="0" w:color="auto"/>
            <w:right w:val="none" w:sz="0" w:space="0" w:color="auto"/>
          </w:divBdr>
        </w:div>
        <w:div w:id="1295716909">
          <w:marLeft w:val="640"/>
          <w:marRight w:val="0"/>
          <w:marTop w:val="0"/>
          <w:marBottom w:val="0"/>
          <w:divBdr>
            <w:top w:val="none" w:sz="0" w:space="0" w:color="auto"/>
            <w:left w:val="none" w:sz="0" w:space="0" w:color="auto"/>
            <w:bottom w:val="none" w:sz="0" w:space="0" w:color="auto"/>
            <w:right w:val="none" w:sz="0" w:space="0" w:color="auto"/>
          </w:divBdr>
        </w:div>
        <w:div w:id="1230186555">
          <w:marLeft w:val="640"/>
          <w:marRight w:val="0"/>
          <w:marTop w:val="0"/>
          <w:marBottom w:val="0"/>
          <w:divBdr>
            <w:top w:val="none" w:sz="0" w:space="0" w:color="auto"/>
            <w:left w:val="none" w:sz="0" w:space="0" w:color="auto"/>
            <w:bottom w:val="none" w:sz="0" w:space="0" w:color="auto"/>
            <w:right w:val="none" w:sz="0" w:space="0" w:color="auto"/>
          </w:divBdr>
        </w:div>
      </w:divsChild>
    </w:div>
    <w:div w:id="2095128411">
      <w:bodyDiv w:val="1"/>
      <w:marLeft w:val="0"/>
      <w:marRight w:val="0"/>
      <w:marTop w:val="0"/>
      <w:marBottom w:val="0"/>
      <w:divBdr>
        <w:top w:val="none" w:sz="0" w:space="0" w:color="auto"/>
        <w:left w:val="none" w:sz="0" w:space="0" w:color="auto"/>
        <w:bottom w:val="none" w:sz="0" w:space="0" w:color="auto"/>
        <w:right w:val="none" w:sz="0" w:space="0" w:color="auto"/>
      </w:divBdr>
      <w:divsChild>
        <w:div w:id="57367061">
          <w:marLeft w:val="480"/>
          <w:marRight w:val="0"/>
          <w:marTop w:val="0"/>
          <w:marBottom w:val="0"/>
          <w:divBdr>
            <w:top w:val="none" w:sz="0" w:space="0" w:color="auto"/>
            <w:left w:val="none" w:sz="0" w:space="0" w:color="auto"/>
            <w:bottom w:val="none" w:sz="0" w:space="0" w:color="auto"/>
            <w:right w:val="none" w:sz="0" w:space="0" w:color="auto"/>
          </w:divBdr>
        </w:div>
        <w:div w:id="117650918">
          <w:marLeft w:val="480"/>
          <w:marRight w:val="0"/>
          <w:marTop w:val="0"/>
          <w:marBottom w:val="0"/>
          <w:divBdr>
            <w:top w:val="none" w:sz="0" w:space="0" w:color="auto"/>
            <w:left w:val="none" w:sz="0" w:space="0" w:color="auto"/>
            <w:bottom w:val="none" w:sz="0" w:space="0" w:color="auto"/>
            <w:right w:val="none" w:sz="0" w:space="0" w:color="auto"/>
          </w:divBdr>
        </w:div>
        <w:div w:id="118568248">
          <w:marLeft w:val="480"/>
          <w:marRight w:val="0"/>
          <w:marTop w:val="0"/>
          <w:marBottom w:val="0"/>
          <w:divBdr>
            <w:top w:val="none" w:sz="0" w:space="0" w:color="auto"/>
            <w:left w:val="none" w:sz="0" w:space="0" w:color="auto"/>
            <w:bottom w:val="none" w:sz="0" w:space="0" w:color="auto"/>
            <w:right w:val="none" w:sz="0" w:space="0" w:color="auto"/>
          </w:divBdr>
        </w:div>
        <w:div w:id="147281922">
          <w:marLeft w:val="480"/>
          <w:marRight w:val="0"/>
          <w:marTop w:val="0"/>
          <w:marBottom w:val="0"/>
          <w:divBdr>
            <w:top w:val="none" w:sz="0" w:space="0" w:color="auto"/>
            <w:left w:val="none" w:sz="0" w:space="0" w:color="auto"/>
            <w:bottom w:val="none" w:sz="0" w:space="0" w:color="auto"/>
            <w:right w:val="none" w:sz="0" w:space="0" w:color="auto"/>
          </w:divBdr>
        </w:div>
        <w:div w:id="156650955">
          <w:marLeft w:val="480"/>
          <w:marRight w:val="0"/>
          <w:marTop w:val="0"/>
          <w:marBottom w:val="0"/>
          <w:divBdr>
            <w:top w:val="none" w:sz="0" w:space="0" w:color="auto"/>
            <w:left w:val="none" w:sz="0" w:space="0" w:color="auto"/>
            <w:bottom w:val="none" w:sz="0" w:space="0" w:color="auto"/>
            <w:right w:val="none" w:sz="0" w:space="0" w:color="auto"/>
          </w:divBdr>
        </w:div>
        <w:div w:id="173570171">
          <w:marLeft w:val="480"/>
          <w:marRight w:val="0"/>
          <w:marTop w:val="0"/>
          <w:marBottom w:val="0"/>
          <w:divBdr>
            <w:top w:val="none" w:sz="0" w:space="0" w:color="auto"/>
            <w:left w:val="none" w:sz="0" w:space="0" w:color="auto"/>
            <w:bottom w:val="none" w:sz="0" w:space="0" w:color="auto"/>
            <w:right w:val="none" w:sz="0" w:space="0" w:color="auto"/>
          </w:divBdr>
        </w:div>
        <w:div w:id="213081201">
          <w:marLeft w:val="480"/>
          <w:marRight w:val="0"/>
          <w:marTop w:val="0"/>
          <w:marBottom w:val="0"/>
          <w:divBdr>
            <w:top w:val="none" w:sz="0" w:space="0" w:color="auto"/>
            <w:left w:val="none" w:sz="0" w:space="0" w:color="auto"/>
            <w:bottom w:val="none" w:sz="0" w:space="0" w:color="auto"/>
            <w:right w:val="none" w:sz="0" w:space="0" w:color="auto"/>
          </w:divBdr>
        </w:div>
        <w:div w:id="283774724">
          <w:marLeft w:val="480"/>
          <w:marRight w:val="0"/>
          <w:marTop w:val="0"/>
          <w:marBottom w:val="0"/>
          <w:divBdr>
            <w:top w:val="none" w:sz="0" w:space="0" w:color="auto"/>
            <w:left w:val="none" w:sz="0" w:space="0" w:color="auto"/>
            <w:bottom w:val="none" w:sz="0" w:space="0" w:color="auto"/>
            <w:right w:val="none" w:sz="0" w:space="0" w:color="auto"/>
          </w:divBdr>
        </w:div>
        <w:div w:id="403112854">
          <w:marLeft w:val="480"/>
          <w:marRight w:val="0"/>
          <w:marTop w:val="0"/>
          <w:marBottom w:val="0"/>
          <w:divBdr>
            <w:top w:val="none" w:sz="0" w:space="0" w:color="auto"/>
            <w:left w:val="none" w:sz="0" w:space="0" w:color="auto"/>
            <w:bottom w:val="none" w:sz="0" w:space="0" w:color="auto"/>
            <w:right w:val="none" w:sz="0" w:space="0" w:color="auto"/>
          </w:divBdr>
        </w:div>
        <w:div w:id="417101146">
          <w:marLeft w:val="480"/>
          <w:marRight w:val="0"/>
          <w:marTop w:val="0"/>
          <w:marBottom w:val="0"/>
          <w:divBdr>
            <w:top w:val="none" w:sz="0" w:space="0" w:color="auto"/>
            <w:left w:val="none" w:sz="0" w:space="0" w:color="auto"/>
            <w:bottom w:val="none" w:sz="0" w:space="0" w:color="auto"/>
            <w:right w:val="none" w:sz="0" w:space="0" w:color="auto"/>
          </w:divBdr>
        </w:div>
        <w:div w:id="417866143">
          <w:marLeft w:val="480"/>
          <w:marRight w:val="0"/>
          <w:marTop w:val="0"/>
          <w:marBottom w:val="0"/>
          <w:divBdr>
            <w:top w:val="none" w:sz="0" w:space="0" w:color="auto"/>
            <w:left w:val="none" w:sz="0" w:space="0" w:color="auto"/>
            <w:bottom w:val="none" w:sz="0" w:space="0" w:color="auto"/>
            <w:right w:val="none" w:sz="0" w:space="0" w:color="auto"/>
          </w:divBdr>
        </w:div>
        <w:div w:id="508720900">
          <w:marLeft w:val="480"/>
          <w:marRight w:val="0"/>
          <w:marTop w:val="0"/>
          <w:marBottom w:val="0"/>
          <w:divBdr>
            <w:top w:val="none" w:sz="0" w:space="0" w:color="auto"/>
            <w:left w:val="none" w:sz="0" w:space="0" w:color="auto"/>
            <w:bottom w:val="none" w:sz="0" w:space="0" w:color="auto"/>
            <w:right w:val="none" w:sz="0" w:space="0" w:color="auto"/>
          </w:divBdr>
        </w:div>
        <w:div w:id="519584224">
          <w:marLeft w:val="480"/>
          <w:marRight w:val="0"/>
          <w:marTop w:val="0"/>
          <w:marBottom w:val="0"/>
          <w:divBdr>
            <w:top w:val="none" w:sz="0" w:space="0" w:color="auto"/>
            <w:left w:val="none" w:sz="0" w:space="0" w:color="auto"/>
            <w:bottom w:val="none" w:sz="0" w:space="0" w:color="auto"/>
            <w:right w:val="none" w:sz="0" w:space="0" w:color="auto"/>
          </w:divBdr>
        </w:div>
        <w:div w:id="541862577">
          <w:marLeft w:val="480"/>
          <w:marRight w:val="0"/>
          <w:marTop w:val="0"/>
          <w:marBottom w:val="0"/>
          <w:divBdr>
            <w:top w:val="none" w:sz="0" w:space="0" w:color="auto"/>
            <w:left w:val="none" w:sz="0" w:space="0" w:color="auto"/>
            <w:bottom w:val="none" w:sz="0" w:space="0" w:color="auto"/>
            <w:right w:val="none" w:sz="0" w:space="0" w:color="auto"/>
          </w:divBdr>
        </w:div>
        <w:div w:id="625552156">
          <w:marLeft w:val="480"/>
          <w:marRight w:val="0"/>
          <w:marTop w:val="0"/>
          <w:marBottom w:val="0"/>
          <w:divBdr>
            <w:top w:val="none" w:sz="0" w:space="0" w:color="auto"/>
            <w:left w:val="none" w:sz="0" w:space="0" w:color="auto"/>
            <w:bottom w:val="none" w:sz="0" w:space="0" w:color="auto"/>
            <w:right w:val="none" w:sz="0" w:space="0" w:color="auto"/>
          </w:divBdr>
        </w:div>
        <w:div w:id="646325989">
          <w:marLeft w:val="480"/>
          <w:marRight w:val="0"/>
          <w:marTop w:val="0"/>
          <w:marBottom w:val="0"/>
          <w:divBdr>
            <w:top w:val="none" w:sz="0" w:space="0" w:color="auto"/>
            <w:left w:val="none" w:sz="0" w:space="0" w:color="auto"/>
            <w:bottom w:val="none" w:sz="0" w:space="0" w:color="auto"/>
            <w:right w:val="none" w:sz="0" w:space="0" w:color="auto"/>
          </w:divBdr>
        </w:div>
        <w:div w:id="701590853">
          <w:marLeft w:val="480"/>
          <w:marRight w:val="0"/>
          <w:marTop w:val="0"/>
          <w:marBottom w:val="0"/>
          <w:divBdr>
            <w:top w:val="none" w:sz="0" w:space="0" w:color="auto"/>
            <w:left w:val="none" w:sz="0" w:space="0" w:color="auto"/>
            <w:bottom w:val="none" w:sz="0" w:space="0" w:color="auto"/>
            <w:right w:val="none" w:sz="0" w:space="0" w:color="auto"/>
          </w:divBdr>
        </w:div>
        <w:div w:id="723069114">
          <w:marLeft w:val="480"/>
          <w:marRight w:val="0"/>
          <w:marTop w:val="0"/>
          <w:marBottom w:val="0"/>
          <w:divBdr>
            <w:top w:val="none" w:sz="0" w:space="0" w:color="auto"/>
            <w:left w:val="none" w:sz="0" w:space="0" w:color="auto"/>
            <w:bottom w:val="none" w:sz="0" w:space="0" w:color="auto"/>
            <w:right w:val="none" w:sz="0" w:space="0" w:color="auto"/>
          </w:divBdr>
        </w:div>
        <w:div w:id="723723935">
          <w:marLeft w:val="480"/>
          <w:marRight w:val="0"/>
          <w:marTop w:val="0"/>
          <w:marBottom w:val="0"/>
          <w:divBdr>
            <w:top w:val="none" w:sz="0" w:space="0" w:color="auto"/>
            <w:left w:val="none" w:sz="0" w:space="0" w:color="auto"/>
            <w:bottom w:val="none" w:sz="0" w:space="0" w:color="auto"/>
            <w:right w:val="none" w:sz="0" w:space="0" w:color="auto"/>
          </w:divBdr>
        </w:div>
        <w:div w:id="786896985">
          <w:marLeft w:val="480"/>
          <w:marRight w:val="0"/>
          <w:marTop w:val="0"/>
          <w:marBottom w:val="0"/>
          <w:divBdr>
            <w:top w:val="none" w:sz="0" w:space="0" w:color="auto"/>
            <w:left w:val="none" w:sz="0" w:space="0" w:color="auto"/>
            <w:bottom w:val="none" w:sz="0" w:space="0" w:color="auto"/>
            <w:right w:val="none" w:sz="0" w:space="0" w:color="auto"/>
          </w:divBdr>
        </w:div>
        <w:div w:id="792944426">
          <w:marLeft w:val="480"/>
          <w:marRight w:val="0"/>
          <w:marTop w:val="0"/>
          <w:marBottom w:val="0"/>
          <w:divBdr>
            <w:top w:val="none" w:sz="0" w:space="0" w:color="auto"/>
            <w:left w:val="none" w:sz="0" w:space="0" w:color="auto"/>
            <w:bottom w:val="none" w:sz="0" w:space="0" w:color="auto"/>
            <w:right w:val="none" w:sz="0" w:space="0" w:color="auto"/>
          </w:divBdr>
        </w:div>
        <w:div w:id="837815529">
          <w:marLeft w:val="480"/>
          <w:marRight w:val="0"/>
          <w:marTop w:val="0"/>
          <w:marBottom w:val="0"/>
          <w:divBdr>
            <w:top w:val="none" w:sz="0" w:space="0" w:color="auto"/>
            <w:left w:val="none" w:sz="0" w:space="0" w:color="auto"/>
            <w:bottom w:val="none" w:sz="0" w:space="0" w:color="auto"/>
            <w:right w:val="none" w:sz="0" w:space="0" w:color="auto"/>
          </w:divBdr>
        </w:div>
        <w:div w:id="842355864">
          <w:marLeft w:val="480"/>
          <w:marRight w:val="0"/>
          <w:marTop w:val="0"/>
          <w:marBottom w:val="0"/>
          <w:divBdr>
            <w:top w:val="none" w:sz="0" w:space="0" w:color="auto"/>
            <w:left w:val="none" w:sz="0" w:space="0" w:color="auto"/>
            <w:bottom w:val="none" w:sz="0" w:space="0" w:color="auto"/>
            <w:right w:val="none" w:sz="0" w:space="0" w:color="auto"/>
          </w:divBdr>
        </w:div>
        <w:div w:id="965812294">
          <w:marLeft w:val="480"/>
          <w:marRight w:val="0"/>
          <w:marTop w:val="0"/>
          <w:marBottom w:val="0"/>
          <w:divBdr>
            <w:top w:val="none" w:sz="0" w:space="0" w:color="auto"/>
            <w:left w:val="none" w:sz="0" w:space="0" w:color="auto"/>
            <w:bottom w:val="none" w:sz="0" w:space="0" w:color="auto"/>
            <w:right w:val="none" w:sz="0" w:space="0" w:color="auto"/>
          </w:divBdr>
        </w:div>
        <w:div w:id="1075318543">
          <w:marLeft w:val="480"/>
          <w:marRight w:val="0"/>
          <w:marTop w:val="0"/>
          <w:marBottom w:val="0"/>
          <w:divBdr>
            <w:top w:val="none" w:sz="0" w:space="0" w:color="auto"/>
            <w:left w:val="none" w:sz="0" w:space="0" w:color="auto"/>
            <w:bottom w:val="none" w:sz="0" w:space="0" w:color="auto"/>
            <w:right w:val="none" w:sz="0" w:space="0" w:color="auto"/>
          </w:divBdr>
        </w:div>
        <w:div w:id="1132477579">
          <w:marLeft w:val="480"/>
          <w:marRight w:val="0"/>
          <w:marTop w:val="0"/>
          <w:marBottom w:val="0"/>
          <w:divBdr>
            <w:top w:val="none" w:sz="0" w:space="0" w:color="auto"/>
            <w:left w:val="none" w:sz="0" w:space="0" w:color="auto"/>
            <w:bottom w:val="none" w:sz="0" w:space="0" w:color="auto"/>
            <w:right w:val="none" w:sz="0" w:space="0" w:color="auto"/>
          </w:divBdr>
        </w:div>
        <w:div w:id="1162818424">
          <w:marLeft w:val="480"/>
          <w:marRight w:val="0"/>
          <w:marTop w:val="0"/>
          <w:marBottom w:val="0"/>
          <w:divBdr>
            <w:top w:val="none" w:sz="0" w:space="0" w:color="auto"/>
            <w:left w:val="none" w:sz="0" w:space="0" w:color="auto"/>
            <w:bottom w:val="none" w:sz="0" w:space="0" w:color="auto"/>
            <w:right w:val="none" w:sz="0" w:space="0" w:color="auto"/>
          </w:divBdr>
        </w:div>
        <w:div w:id="1181972405">
          <w:marLeft w:val="480"/>
          <w:marRight w:val="0"/>
          <w:marTop w:val="0"/>
          <w:marBottom w:val="0"/>
          <w:divBdr>
            <w:top w:val="none" w:sz="0" w:space="0" w:color="auto"/>
            <w:left w:val="none" w:sz="0" w:space="0" w:color="auto"/>
            <w:bottom w:val="none" w:sz="0" w:space="0" w:color="auto"/>
            <w:right w:val="none" w:sz="0" w:space="0" w:color="auto"/>
          </w:divBdr>
        </w:div>
        <w:div w:id="1234272026">
          <w:marLeft w:val="480"/>
          <w:marRight w:val="0"/>
          <w:marTop w:val="0"/>
          <w:marBottom w:val="0"/>
          <w:divBdr>
            <w:top w:val="none" w:sz="0" w:space="0" w:color="auto"/>
            <w:left w:val="none" w:sz="0" w:space="0" w:color="auto"/>
            <w:bottom w:val="none" w:sz="0" w:space="0" w:color="auto"/>
            <w:right w:val="none" w:sz="0" w:space="0" w:color="auto"/>
          </w:divBdr>
        </w:div>
        <w:div w:id="1316252867">
          <w:marLeft w:val="480"/>
          <w:marRight w:val="0"/>
          <w:marTop w:val="0"/>
          <w:marBottom w:val="0"/>
          <w:divBdr>
            <w:top w:val="none" w:sz="0" w:space="0" w:color="auto"/>
            <w:left w:val="none" w:sz="0" w:space="0" w:color="auto"/>
            <w:bottom w:val="none" w:sz="0" w:space="0" w:color="auto"/>
            <w:right w:val="none" w:sz="0" w:space="0" w:color="auto"/>
          </w:divBdr>
        </w:div>
        <w:div w:id="1318848926">
          <w:marLeft w:val="480"/>
          <w:marRight w:val="0"/>
          <w:marTop w:val="0"/>
          <w:marBottom w:val="0"/>
          <w:divBdr>
            <w:top w:val="none" w:sz="0" w:space="0" w:color="auto"/>
            <w:left w:val="none" w:sz="0" w:space="0" w:color="auto"/>
            <w:bottom w:val="none" w:sz="0" w:space="0" w:color="auto"/>
            <w:right w:val="none" w:sz="0" w:space="0" w:color="auto"/>
          </w:divBdr>
        </w:div>
        <w:div w:id="1368334671">
          <w:marLeft w:val="480"/>
          <w:marRight w:val="0"/>
          <w:marTop w:val="0"/>
          <w:marBottom w:val="0"/>
          <w:divBdr>
            <w:top w:val="none" w:sz="0" w:space="0" w:color="auto"/>
            <w:left w:val="none" w:sz="0" w:space="0" w:color="auto"/>
            <w:bottom w:val="none" w:sz="0" w:space="0" w:color="auto"/>
            <w:right w:val="none" w:sz="0" w:space="0" w:color="auto"/>
          </w:divBdr>
        </w:div>
        <w:div w:id="1434326276">
          <w:marLeft w:val="480"/>
          <w:marRight w:val="0"/>
          <w:marTop w:val="0"/>
          <w:marBottom w:val="0"/>
          <w:divBdr>
            <w:top w:val="none" w:sz="0" w:space="0" w:color="auto"/>
            <w:left w:val="none" w:sz="0" w:space="0" w:color="auto"/>
            <w:bottom w:val="none" w:sz="0" w:space="0" w:color="auto"/>
            <w:right w:val="none" w:sz="0" w:space="0" w:color="auto"/>
          </w:divBdr>
        </w:div>
        <w:div w:id="1435519942">
          <w:marLeft w:val="480"/>
          <w:marRight w:val="0"/>
          <w:marTop w:val="0"/>
          <w:marBottom w:val="0"/>
          <w:divBdr>
            <w:top w:val="none" w:sz="0" w:space="0" w:color="auto"/>
            <w:left w:val="none" w:sz="0" w:space="0" w:color="auto"/>
            <w:bottom w:val="none" w:sz="0" w:space="0" w:color="auto"/>
            <w:right w:val="none" w:sz="0" w:space="0" w:color="auto"/>
          </w:divBdr>
        </w:div>
        <w:div w:id="1485657797">
          <w:marLeft w:val="480"/>
          <w:marRight w:val="0"/>
          <w:marTop w:val="0"/>
          <w:marBottom w:val="0"/>
          <w:divBdr>
            <w:top w:val="none" w:sz="0" w:space="0" w:color="auto"/>
            <w:left w:val="none" w:sz="0" w:space="0" w:color="auto"/>
            <w:bottom w:val="none" w:sz="0" w:space="0" w:color="auto"/>
            <w:right w:val="none" w:sz="0" w:space="0" w:color="auto"/>
          </w:divBdr>
        </w:div>
        <w:div w:id="1689678686">
          <w:marLeft w:val="480"/>
          <w:marRight w:val="0"/>
          <w:marTop w:val="0"/>
          <w:marBottom w:val="0"/>
          <w:divBdr>
            <w:top w:val="none" w:sz="0" w:space="0" w:color="auto"/>
            <w:left w:val="none" w:sz="0" w:space="0" w:color="auto"/>
            <w:bottom w:val="none" w:sz="0" w:space="0" w:color="auto"/>
            <w:right w:val="none" w:sz="0" w:space="0" w:color="auto"/>
          </w:divBdr>
        </w:div>
        <w:div w:id="1704356964">
          <w:marLeft w:val="480"/>
          <w:marRight w:val="0"/>
          <w:marTop w:val="0"/>
          <w:marBottom w:val="0"/>
          <w:divBdr>
            <w:top w:val="none" w:sz="0" w:space="0" w:color="auto"/>
            <w:left w:val="none" w:sz="0" w:space="0" w:color="auto"/>
            <w:bottom w:val="none" w:sz="0" w:space="0" w:color="auto"/>
            <w:right w:val="none" w:sz="0" w:space="0" w:color="auto"/>
          </w:divBdr>
        </w:div>
        <w:div w:id="1752508925">
          <w:marLeft w:val="480"/>
          <w:marRight w:val="0"/>
          <w:marTop w:val="0"/>
          <w:marBottom w:val="0"/>
          <w:divBdr>
            <w:top w:val="none" w:sz="0" w:space="0" w:color="auto"/>
            <w:left w:val="none" w:sz="0" w:space="0" w:color="auto"/>
            <w:bottom w:val="none" w:sz="0" w:space="0" w:color="auto"/>
            <w:right w:val="none" w:sz="0" w:space="0" w:color="auto"/>
          </w:divBdr>
        </w:div>
        <w:div w:id="1797063596">
          <w:marLeft w:val="480"/>
          <w:marRight w:val="0"/>
          <w:marTop w:val="0"/>
          <w:marBottom w:val="0"/>
          <w:divBdr>
            <w:top w:val="none" w:sz="0" w:space="0" w:color="auto"/>
            <w:left w:val="none" w:sz="0" w:space="0" w:color="auto"/>
            <w:bottom w:val="none" w:sz="0" w:space="0" w:color="auto"/>
            <w:right w:val="none" w:sz="0" w:space="0" w:color="auto"/>
          </w:divBdr>
        </w:div>
        <w:div w:id="1814060516">
          <w:marLeft w:val="480"/>
          <w:marRight w:val="0"/>
          <w:marTop w:val="0"/>
          <w:marBottom w:val="0"/>
          <w:divBdr>
            <w:top w:val="none" w:sz="0" w:space="0" w:color="auto"/>
            <w:left w:val="none" w:sz="0" w:space="0" w:color="auto"/>
            <w:bottom w:val="none" w:sz="0" w:space="0" w:color="auto"/>
            <w:right w:val="none" w:sz="0" w:space="0" w:color="auto"/>
          </w:divBdr>
        </w:div>
        <w:div w:id="1896045045">
          <w:marLeft w:val="480"/>
          <w:marRight w:val="0"/>
          <w:marTop w:val="0"/>
          <w:marBottom w:val="0"/>
          <w:divBdr>
            <w:top w:val="none" w:sz="0" w:space="0" w:color="auto"/>
            <w:left w:val="none" w:sz="0" w:space="0" w:color="auto"/>
            <w:bottom w:val="none" w:sz="0" w:space="0" w:color="auto"/>
            <w:right w:val="none" w:sz="0" w:space="0" w:color="auto"/>
          </w:divBdr>
        </w:div>
        <w:div w:id="1906866243">
          <w:marLeft w:val="480"/>
          <w:marRight w:val="0"/>
          <w:marTop w:val="0"/>
          <w:marBottom w:val="0"/>
          <w:divBdr>
            <w:top w:val="none" w:sz="0" w:space="0" w:color="auto"/>
            <w:left w:val="none" w:sz="0" w:space="0" w:color="auto"/>
            <w:bottom w:val="none" w:sz="0" w:space="0" w:color="auto"/>
            <w:right w:val="none" w:sz="0" w:space="0" w:color="auto"/>
          </w:divBdr>
        </w:div>
        <w:div w:id="1921980488">
          <w:marLeft w:val="480"/>
          <w:marRight w:val="0"/>
          <w:marTop w:val="0"/>
          <w:marBottom w:val="0"/>
          <w:divBdr>
            <w:top w:val="none" w:sz="0" w:space="0" w:color="auto"/>
            <w:left w:val="none" w:sz="0" w:space="0" w:color="auto"/>
            <w:bottom w:val="none" w:sz="0" w:space="0" w:color="auto"/>
            <w:right w:val="none" w:sz="0" w:space="0" w:color="auto"/>
          </w:divBdr>
        </w:div>
        <w:div w:id="1936596626">
          <w:marLeft w:val="480"/>
          <w:marRight w:val="0"/>
          <w:marTop w:val="0"/>
          <w:marBottom w:val="0"/>
          <w:divBdr>
            <w:top w:val="none" w:sz="0" w:space="0" w:color="auto"/>
            <w:left w:val="none" w:sz="0" w:space="0" w:color="auto"/>
            <w:bottom w:val="none" w:sz="0" w:space="0" w:color="auto"/>
            <w:right w:val="none" w:sz="0" w:space="0" w:color="auto"/>
          </w:divBdr>
        </w:div>
        <w:div w:id="1954898508">
          <w:marLeft w:val="480"/>
          <w:marRight w:val="0"/>
          <w:marTop w:val="0"/>
          <w:marBottom w:val="0"/>
          <w:divBdr>
            <w:top w:val="none" w:sz="0" w:space="0" w:color="auto"/>
            <w:left w:val="none" w:sz="0" w:space="0" w:color="auto"/>
            <w:bottom w:val="none" w:sz="0" w:space="0" w:color="auto"/>
            <w:right w:val="none" w:sz="0" w:space="0" w:color="auto"/>
          </w:divBdr>
        </w:div>
        <w:div w:id="1968772651">
          <w:marLeft w:val="480"/>
          <w:marRight w:val="0"/>
          <w:marTop w:val="0"/>
          <w:marBottom w:val="0"/>
          <w:divBdr>
            <w:top w:val="none" w:sz="0" w:space="0" w:color="auto"/>
            <w:left w:val="none" w:sz="0" w:space="0" w:color="auto"/>
            <w:bottom w:val="none" w:sz="0" w:space="0" w:color="auto"/>
            <w:right w:val="none" w:sz="0" w:space="0" w:color="auto"/>
          </w:divBdr>
        </w:div>
        <w:div w:id="2023897310">
          <w:marLeft w:val="480"/>
          <w:marRight w:val="0"/>
          <w:marTop w:val="0"/>
          <w:marBottom w:val="0"/>
          <w:divBdr>
            <w:top w:val="none" w:sz="0" w:space="0" w:color="auto"/>
            <w:left w:val="none" w:sz="0" w:space="0" w:color="auto"/>
            <w:bottom w:val="none" w:sz="0" w:space="0" w:color="auto"/>
            <w:right w:val="none" w:sz="0" w:space="0" w:color="auto"/>
          </w:divBdr>
        </w:div>
        <w:div w:id="2030832027">
          <w:marLeft w:val="480"/>
          <w:marRight w:val="0"/>
          <w:marTop w:val="0"/>
          <w:marBottom w:val="0"/>
          <w:divBdr>
            <w:top w:val="none" w:sz="0" w:space="0" w:color="auto"/>
            <w:left w:val="none" w:sz="0" w:space="0" w:color="auto"/>
            <w:bottom w:val="none" w:sz="0" w:space="0" w:color="auto"/>
            <w:right w:val="none" w:sz="0" w:space="0" w:color="auto"/>
          </w:divBdr>
        </w:div>
        <w:div w:id="2118866485">
          <w:marLeft w:val="480"/>
          <w:marRight w:val="0"/>
          <w:marTop w:val="0"/>
          <w:marBottom w:val="0"/>
          <w:divBdr>
            <w:top w:val="none" w:sz="0" w:space="0" w:color="auto"/>
            <w:left w:val="none" w:sz="0" w:space="0" w:color="auto"/>
            <w:bottom w:val="none" w:sz="0" w:space="0" w:color="auto"/>
            <w:right w:val="none" w:sz="0" w:space="0" w:color="auto"/>
          </w:divBdr>
        </w:div>
      </w:divsChild>
    </w:div>
    <w:div w:id="2096627942">
      <w:bodyDiv w:val="1"/>
      <w:marLeft w:val="0"/>
      <w:marRight w:val="0"/>
      <w:marTop w:val="0"/>
      <w:marBottom w:val="0"/>
      <w:divBdr>
        <w:top w:val="none" w:sz="0" w:space="0" w:color="auto"/>
        <w:left w:val="none" w:sz="0" w:space="0" w:color="auto"/>
        <w:bottom w:val="none" w:sz="0" w:space="0" w:color="auto"/>
        <w:right w:val="none" w:sz="0" w:space="0" w:color="auto"/>
      </w:divBdr>
      <w:divsChild>
        <w:div w:id="836382759">
          <w:marLeft w:val="640"/>
          <w:marRight w:val="0"/>
          <w:marTop w:val="0"/>
          <w:marBottom w:val="0"/>
          <w:divBdr>
            <w:top w:val="none" w:sz="0" w:space="0" w:color="auto"/>
            <w:left w:val="none" w:sz="0" w:space="0" w:color="auto"/>
            <w:bottom w:val="none" w:sz="0" w:space="0" w:color="auto"/>
            <w:right w:val="none" w:sz="0" w:space="0" w:color="auto"/>
          </w:divBdr>
        </w:div>
        <w:div w:id="422189480">
          <w:marLeft w:val="640"/>
          <w:marRight w:val="0"/>
          <w:marTop w:val="0"/>
          <w:marBottom w:val="0"/>
          <w:divBdr>
            <w:top w:val="none" w:sz="0" w:space="0" w:color="auto"/>
            <w:left w:val="none" w:sz="0" w:space="0" w:color="auto"/>
            <w:bottom w:val="none" w:sz="0" w:space="0" w:color="auto"/>
            <w:right w:val="none" w:sz="0" w:space="0" w:color="auto"/>
          </w:divBdr>
        </w:div>
        <w:div w:id="441458650">
          <w:marLeft w:val="640"/>
          <w:marRight w:val="0"/>
          <w:marTop w:val="0"/>
          <w:marBottom w:val="0"/>
          <w:divBdr>
            <w:top w:val="none" w:sz="0" w:space="0" w:color="auto"/>
            <w:left w:val="none" w:sz="0" w:space="0" w:color="auto"/>
            <w:bottom w:val="none" w:sz="0" w:space="0" w:color="auto"/>
            <w:right w:val="none" w:sz="0" w:space="0" w:color="auto"/>
          </w:divBdr>
        </w:div>
        <w:div w:id="333606213">
          <w:marLeft w:val="640"/>
          <w:marRight w:val="0"/>
          <w:marTop w:val="0"/>
          <w:marBottom w:val="0"/>
          <w:divBdr>
            <w:top w:val="none" w:sz="0" w:space="0" w:color="auto"/>
            <w:left w:val="none" w:sz="0" w:space="0" w:color="auto"/>
            <w:bottom w:val="none" w:sz="0" w:space="0" w:color="auto"/>
            <w:right w:val="none" w:sz="0" w:space="0" w:color="auto"/>
          </w:divBdr>
        </w:div>
        <w:div w:id="1897400169">
          <w:marLeft w:val="640"/>
          <w:marRight w:val="0"/>
          <w:marTop w:val="0"/>
          <w:marBottom w:val="0"/>
          <w:divBdr>
            <w:top w:val="none" w:sz="0" w:space="0" w:color="auto"/>
            <w:left w:val="none" w:sz="0" w:space="0" w:color="auto"/>
            <w:bottom w:val="none" w:sz="0" w:space="0" w:color="auto"/>
            <w:right w:val="none" w:sz="0" w:space="0" w:color="auto"/>
          </w:divBdr>
        </w:div>
        <w:div w:id="1276012955">
          <w:marLeft w:val="640"/>
          <w:marRight w:val="0"/>
          <w:marTop w:val="0"/>
          <w:marBottom w:val="0"/>
          <w:divBdr>
            <w:top w:val="none" w:sz="0" w:space="0" w:color="auto"/>
            <w:left w:val="none" w:sz="0" w:space="0" w:color="auto"/>
            <w:bottom w:val="none" w:sz="0" w:space="0" w:color="auto"/>
            <w:right w:val="none" w:sz="0" w:space="0" w:color="auto"/>
          </w:divBdr>
        </w:div>
        <w:div w:id="751898776">
          <w:marLeft w:val="640"/>
          <w:marRight w:val="0"/>
          <w:marTop w:val="0"/>
          <w:marBottom w:val="0"/>
          <w:divBdr>
            <w:top w:val="none" w:sz="0" w:space="0" w:color="auto"/>
            <w:left w:val="none" w:sz="0" w:space="0" w:color="auto"/>
            <w:bottom w:val="none" w:sz="0" w:space="0" w:color="auto"/>
            <w:right w:val="none" w:sz="0" w:space="0" w:color="auto"/>
          </w:divBdr>
        </w:div>
        <w:div w:id="1422876148">
          <w:marLeft w:val="640"/>
          <w:marRight w:val="0"/>
          <w:marTop w:val="0"/>
          <w:marBottom w:val="0"/>
          <w:divBdr>
            <w:top w:val="none" w:sz="0" w:space="0" w:color="auto"/>
            <w:left w:val="none" w:sz="0" w:space="0" w:color="auto"/>
            <w:bottom w:val="none" w:sz="0" w:space="0" w:color="auto"/>
            <w:right w:val="none" w:sz="0" w:space="0" w:color="auto"/>
          </w:divBdr>
        </w:div>
        <w:div w:id="1317764768">
          <w:marLeft w:val="640"/>
          <w:marRight w:val="0"/>
          <w:marTop w:val="0"/>
          <w:marBottom w:val="0"/>
          <w:divBdr>
            <w:top w:val="none" w:sz="0" w:space="0" w:color="auto"/>
            <w:left w:val="none" w:sz="0" w:space="0" w:color="auto"/>
            <w:bottom w:val="none" w:sz="0" w:space="0" w:color="auto"/>
            <w:right w:val="none" w:sz="0" w:space="0" w:color="auto"/>
          </w:divBdr>
        </w:div>
        <w:div w:id="769617888">
          <w:marLeft w:val="640"/>
          <w:marRight w:val="0"/>
          <w:marTop w:val="0"/>
          <w:marBottom w:val="0"/>
          <w:divBdr>
            <w:top w:val="none" w:sz="0" w:space="0" w:color="auto"/>
            <w:left w:val="none" w:sz="0" w:space="0" w:color="auto"/>
            <w:bottom w:val="none" w:sz="0" w:space="0" w:color="auto"/>
            <w:right w:val="none" w:sz="0" w:space="0" w:color="auto"/>
          </w:divBdr>
        </w:div>
        <w:div w:id="1396709224">
          <w:marLeft w:val="640"/>
          <w:marRight w:val="0"/>
          <w:marTop w:val="0"/>
          <w:marBottom w:val="0"/>
          <w:divBdr>
            <w:top w:val="none" w:sz="0" w:space="0" w:color="auto"/>
            <w:left w:val="none" w:sz="0" w:space="0" w:color="auto"/>
            <w:bottom w:val="none" w:sz="0" w:space="0" w:color="auto"/>
            <w:right w:val="none" w:sz="0" w:space="0" w:color="auto"/>
          </w:divBdr>
        </w:div>
        <w:div w:id="142476974">
          <w:marLeft w:val="640"/>
          <w:marRight w:val="0"/>
          <w:marTop w:val="0"/>
          <w:marBottom w:val="0"/>
          <w:divBdr>
            <w:top w:val="none" w:sz="0" w:space="0" w:color="auto"/>
            <w:left w:val="none" w:sz="0" w:space="0" w:color="auto"/>
            <w:bottom w:val="none" w:sz="0" w:space="0" w:color="auto"/>
            <w:right w:val="none" w:sz="0" w:space="0" w:color="auto"/>
          </w:divBdr>
        </w:div>
        <w:div w:id="324825588">
          <w:marLeft w:val="640"/>
          <w:marRight w:val="0"/>
          <w:marTop w:val="0"/>
          <w:marBottom w:val="0"/>
          <w:divBdr>
            <w:top w:val="none" w:sz="0" w:space="0" w:color="auto"/>
            <w:left w:val="none" w:sz="0" w:space="0" w:color="auto"/>
            <w:bottom w:val="none" w:sz="0" w:space="0" w:color="auto"/>
            <w:right w:val="none" w:sz="0" w:space="0" w:color="auto"/>
          </w:divBdr>
        </w:div>
        <w:div w:id="1772116526">
          <w:marLeft w:val="640"/>
          <w:marRight w:val="0"/>
          <w:marTop w:val="0"/>
          <w:marBottom w:val="0"/>
          <w:divBdr>
            <w:top w:val="none" w:sz="0" w:space="0" w:color="auto"/>
            <w:left w:val="none" w:sz="0" w:space="0" w:color="auto"/>
            <w:bottom w:val="none" w:sz="0" w:space="0" w:color="auto"/>
            <w:right w:val="none" w:sz="0" w:space="0" w:color="auto"/>
          </w:divBdr>
        </w:div>
        <w:div w:id="1377124806">
          <w:marLeft w:val="640"/>
          <w:marRight w:val="0"/>
          <w:marTop w:val="0"/>
          <w:marBottom w:val="0"/>
          <w:divBdr>
            <w:top w:val="none" w:sz="0" w:space="0" w:color="auto"/>
            <w:left w:val="none" w:sz="0" w:space="0" w:color="auto"/>
            <w:bottom w:val="none" w:sz="0" w:space="0" w:color="auto"/>
            <w:right w:val="none" w:sz="0" w:space="0" w:color="auto"/>
          </w:divBdr>
        </w:div>
        <w:div w:id="197084377">
          <w:marLeft w:val="640"/>
          <w:marRight w:val="0"/>
          <w:marTop w:val="0"/>
          <w:marBottom w:val="0"/>
          <w:divBdr>
            <w:top w:val="none" w:sz="0" w:space="0" w:color="auto"/>
            <w:left w:val="none" w:sz="0" w:space="0" w:color="auto"/>
            <w:bottom w:val="none" w:sz="0" w:space="0" w:color="auto"/>
            <w:right w:val="none" w:sz="0" w:space="0" w:color="auto"/>
          </w:divBdr>
        </w:div>
        <w:div w:id="1834566871">
          <w:marLeft w:val="640"/>
          <w:marRight w:val="0"/>
          <w:marTop w:val="0"/>
          <w:marBottom w:val="0"/>
          <w:divBdr>
            <w:top w:val="none" w:sz="0" w:space="0" w:color="auto"/>
            <w:left w:val="none" w:sz="0" w:space="0" w:color="auto"/>
            <w:bottom w:val="none" w:sz="0" w:space="0" w:color="auto"/>
            <w:right w:val="none" w:sz="0" w:space="0" w:color="auto"/>
          </w:divBdr>
        </w:div>
        <w:div w:id="2021006817">
          <w:marLeft w:val="640"/>
          <w:marRight w:val="0"/>
          <w:marTop w:val="0"/>
          <w:marBottom w:val="0"/>
          <w:divBdr>
            <w:top w:val="none" w:sz="0" w:space="0" w:color="auto"/>
            <w:left w:val="none" w:sz="0" w:space="0" w:color="auto"/>
            <w:bottom w:val="none" w:sz="0" w:space="0" w:color="auto"/>
            <w:right w:val="none" w:sz="0" w:space="0" w:color="auto"/>
          </w:divBdr>
        </w:div>
        <w:div w:id="1670671726">
          <w:marLeft w:val="640"/>
          <w:marRight w:val="0"/>
          <w:marTop w:val="0"/>
          <w:marBottom w:val="0"/>
          <w:divBdr>
            <w:top w:val="none" w:sz="0" w:space="0" w:color="auto"/>
            <w:left w:val="none" w:sz="0" w:space="0" w:color="auto"/>
            <w:bottom w:val="none" w:sz="0" w:space="0" w:color="auto"/>
            <w:right w:val="none" w:sz="0" w:space="0" w:color="auto"/>
          </w:divBdr>
        </w:div>
        <w:div w:id="1241787748">
          <w:marLeft w:val="640"/>
          <w:marRight w:val="0"/>
          <w:marTop w:val="0"/>
          <w:marBottom w:val="0"/>
          <w:divBdr>
            <w:top w:val="none" w:sz="0" w:space="0" w:color="auto"/>
            <w:left w:val="none" w:sz="0" w:space="0" w:color="auto"/>
            <w:bottom w:val="none" w:sz="0" w:space="0" w:color="auto"/>
            <w:right w:val="none" w:sz="0" w:space="0" w:color="auto"/>
          </w:divBdr>
        </w:div>
        <w:div w:id="1608122601">
          <w:marLeft w:val="640"/>
          <w:marRight w:val="0"/>
          <w:marTop w:val="0"/>
          <w:marBottom w:val="0"/>
          <w:divBdr>
            <w:top w:val="none" w:sz="0" w:space="0" w:color="auto"/>
            <w:left w:val="none" w:sz="0" w:space="0" w:color="auto"/>
            <w:bottom w:val="none" w:sz="0" w:space="0" w:color="auto"/>
            <w:right w:val="none" w:sz="0" w:space="0" w:color="auto"/>
          </w:divBdr>
        </w:div>
        <w:div w:id="2124231760">
          <w:marLeft w:val="640"/>
          <w:marRight w:val="0"/>
          <w:marTop w:val="0"/>
          <w:marBottom w:val="0"/>
          <w:divBdr>
            <w:top w:val="none" w:sz="0" w:space="0" w:color="auto"/>
            <w:left w:val="none" w:sz="0" w:space="0" w:color="auto"/>
            <w:bottom w:val="none" w:sz="0" w:space="0" w:color="auto"/>
            <w:right w:val="none" w:sz="0" w:space="0" w:color="auto"/>
          </w:divBdr>
        </w:div>
        <w:div w:id="1167330201">
          <w:marLeft w:val="640"/>
          <w:marRight w:val="0"/>
          <w:marTop w:val="0"/>
          <w:marBottom w:val="0"/>
          <w:divBdr>
            <w:top w:val="none" w:sz="0" w:space="0" w:color="auto"/>
            <w:left w:val="none" w:sz="0" w:space="0" w:color="auto"/>
            <w:bottom w:val="none" w:sz="0" w:space="0" w:color="auto"/>
            <w:right w:val="none" w:sz="0" w:space="0" w:color="auto"/>
          </w:divBdr>
        </w:div>
        <w:div w:id="644966719">
          <w:marLeft w:val="640"/>
          <w:marRight w:val="0"/>
          <w:marTop w:val="0"/>
          <w:marBottom w:val="0"/>
          <w:divBdr>
            <w:top w:val="none" w:sz="0" w:space="0" w:color="auto"/>
            <w:left w:val="none" w:sz="0" w:space="0" w:color="auto"/>
            <w:bottom w:val="none" w:sz="0" w:space="0" w:color="auto"/>
            <w:right w:val="none" w:sz="0" w:space="0" w:color="auto"/>
          </w:divBdr>
        </w:div>
        <w:div w:id="551845114">
          <w:marLeft w:val="640"/>
          <w:marRight w:val="0"/>
          <w:marTop w:val="0"/>
          <w:marBottom w:val="0"/>
          <w:divBdr>
            <w:top w:val="none" w:sz="0" w:space="0" w:color="auto"/>
            <w:left w:val="none" w:sz="0" w:space="0" w:color="auto"/>
            <w:bottom w:val="none" w:sz="0" w:space="0" w:color="auto"/>
            <w:right w:val="none" w:sz="0" w:space="0" w:color="auto"/>
          </w:divBdr>
        </w:div>
        <w:div w:id="2101834401">
          <w:marLeft w:val="640"/>
          <w:marRight w:val="0"/>
          <w:marTop w:val="0"/>
          <w:marBottom w:val="0"/>
          <w:divBdr>
            <w:top w:val="none" w:sz="0" w:space="0" w:color="auto"/>
            <w:left w:val="none" w:sz="0" w:space="0" w:color="auto"/>
            <w:bottom w:val="none" w:sz="0" w:space="0" w:color="auto"/>
            <w:right w:val="none" w:sz="0" w:space="0" w:color="auto"/>
          </w:divBdr>
        </w:div>
        <w:div w:id="1572735893">
          <w:marLeft w:val="640"/>
          <w:marRight w:val="0"/>
          <w:marTop w:val="0"/>
          <w:marBottom w:val="0"/>
          <w:divBdr>
            <w:top w:val="none" w:sz="0" w:space="0" w:color="auto"/>
            <w:left w:val="none" w:sz="0" w:space="0" w:color="auto"/>
            <w:bottom w:val="none" w:sz="0" w:space="0" w:color="auto"/>
            <w:right w:val="none" w:sz="0" w:space="0" w:color="auto"/>
          </w:divBdr>
        </w:div>
        <w:div w:id="1442068540">
          <w:marLeft w:val="640"/>
          <w:marRight w:val="0"/>
          <w:marTop w:val="0"/>
          <w:marBottom w:val="0"/>
          <w:divBdr>
            <w:top w:val="none" w:sz="0" w:space="0" w:color="auto"/>
            <w:left w:val="none" w:sz="0" w:space="0" w:color="auto"/>
            <w:bottom w:val="none" w:sz="0" w:space="0" w:color="auto"/>
            <w:right w:val="none" w:sz="0" w:space="0" w:color="auto"/>
          </w:divBdr>
        </w:div>
        <w:div w:id="1888880784">
          <w:marLeft w:val="640"/>
          <w:marRight w:val="0"/>
          <w:marTop w:val="0"/>
          <w:marBottom w:val="0"/>
          <w:divBdr>
            <w:top w:val="none" w:sz="0" w:space="0" w:color="auto"/>
            <w:left w:val="none" w:sz="0" w:space="0" w:color="auto"/>
            <w:bottom w:val="none" w:sz="0" w:space="0" w:color="auto"/>
            <w:right w:val="none" w:sz="0" w:space="0" w:color="auto"/>
          </w:divBdr>
        </w:div>
        <w:div w:id="824783709">
          <w:marLeft w:val="640"/>
          <w:marRight w:val="0"/>
          <w:marTop w:val="0"/>
          <w:marBottom w:val="0"/>
          <w:divBdr>
            <w:top w:val="none" w:sz="0" w:space="0" w:color="auto"/>
            <w:left w:val="none" w:sz="0" w:space="0" w:color="auto"/>
            <w:bottom w:val="none" w:sz="0" w:space="0" w:color="auto"/>
            <w:right w:val="none" w:sz="0" w:space="0" w:color="auto"/>
          </w:divBdr>
        </w:div>
        <w:div w:id="2120222143">
          <w:marLeft w:val="640"/>
          <w:marRight w:val="0"/>
          <w:marTop w:val="0"/>
          <w:marBottom w:val="0"/>
          <w:divBdr>
            <w:top w:val="none" w:sz="0" w:space="0" w:color="auto"/>
            <w:left w:val="none" w:sz="0" w:space="0" w:color="auto"/>
            <w:bottom w:val="none" w:sz="0" w:space="0" w:color="auto"/>
            <w:right w:val="none" w:sz="0" w:space="0" w:color="auto"/>
          </w:divBdr>
        </w:div>
        <w:div w:id="2099718096">
          <w:marLeft w:val="640"/>
          <w:marRight w:val="0"/>
          <w:marTop w:val="0"/>
          <w:marBottom w:val="0"/>
          <w:divBdr>
            <w:top w:val="none" w:sz="0" w:space="0" w:color="auto"/>
            <w:left w:val="none" w:sz="0" w:space="0" w:color="auto"/>
            <w:bottom w:val="none" w:sz="0" w:space="0" w:color="auto"/>
            <w:right w:val="none" w:sz="0" w:space="0" w:color="auto"/>
          </w:divBdr>
        </w:div>
        <w:div w:id="2131969541">
          <w:marLeft w:val="640"/>
          <w:marRight w:val="0"/>
          <w:marTop w:val="0"/>
          <w:marBottom w:val="0"/>
          <w:divBdr>
            <w:top w:val="none" w:sz="0" w:space="0" w:color="auto"/>
            <w:left w:val="none" w:sz="0" w:space="0" w:color="auto"/>
            <w:bottom w:val="none" w:sz="0" w:space="0" w:color="auto"/>
            <w:right w:val="none" w:sz="0" w:space="0" w:color="auto"/>
          </w:divBdr>
        </w:div>
        <w:div w:id="1398017194">
          <w:marLeft w:val="640"/>
          <w:marRight w:val="0"/>
          <w:marTop w:val="0"/>
          <w:marBottom w:val="0"/>
          <w:divBdr>
            <w:top w:val="none" w:sz="0" w:space="0" w:color="auto"/>
            <w:left w:val="none" w:sz="0" w:space="0" w:color="auto"/>
            <w:bottom w:val="none" w:sz="0" w:space="0" w:color="auto"/>
            <w:right w:val="none" w:sz="0" w:space="0" w:color="auto"/>
          </w:divBdr>
        </w:div>
        <w:div w:id="1469087570">
          <w:marLeft w:val="640"/>
          <w:marRight w:val="0"/>
          <w:marTop w:val="0"/>
          <w:marBottom w:val="0"/>
          <w:divBdr>
            <w:top w:val="none" w:sz="0" w:space="0" w:color="auto"/>
            <w:left w:val="none" w:sz="0" w:space="0" w:color="auto"/>
            <w:bottom w:val="none" w:sz="0" w:space="0" w:color="auto"/>
            <w:right w:val="none" w:sz="0" w:space="0" w:color="auto"/>
          </w:divBdr>
        </w:div>
        <w:div w:id="1754472267">
          <w:marLeft w:val="640"/>
          <w:marRight w:val="0"/>
          <w:marTop w:val="0"/>
          <w:marBottom w:val="0"/>
          <w:divBdr>
            <w:top w:val="none" w:sz="0" w:space="0" w:color="auto"/>
            <w:left w:val="none" w:sz="0" w:space="0" w:color="auto"/>
            <w:bottom w:val="none" w:sz="0" w:space="0" w:color="auto"/>
            <w:right w:val="none" w:sz="0" w:space="0" w:color="auto"/>
          </w:divBdr>
        </w:div>
        <w:div w:id="518933557">
          <w:marLeft w:val="640"/>
          <w:marRight w:val="0"/>
          <w:marTop w:val="0"/>
          <w:marBottom w:val="0"/>
          <w:divBdr>
            <w:top w:val="none" w:sz="0" w:space="0" w:color="auto"/>
            <w:left w:val="none" w:sz="0" w:space="0" w:color="auto"/>
            <w:bottom w:val="none" w:sz="0" w:space="0" w:color="auto"/>
            <w:right w:val="none" w:sz="0" w:space="0" w:color="auto"/>
          </w:divBdr>
        </w:div>
        <w:div w:id="692456633">
          <w:marLeft w:val="640"/>
          <w:marRight w:val="0"/>
          <w:marTop w:val="0"/>
          <w:marBottom w:val="0"/>
          <w:divBdr>
            <w:top w:val="none" w:sz="0" w:space="0" w:color="auto"/>
            <w:left w:val="none" w:sz="0" w:space="0" w:color="auto"/>
            <w:bottom w:val="none" w:sz="0" w:space="0" w:color="auto"/>
            <w:right w:val="none" w:sz="0" w:space="0" w:color="auto"/>
          </w:divBdr>
        </w:div>
        <w:div w:id="973292486">
          <w:marLeft w:val="640"/>
          <w:marRight w:val="0"/>
          <w:marTop w:val="0"/>
          <w:marBottom w:val="0"/>
          <w:divBdr>
            <w:top w:val="none" w:sz="0" w:space="0" w:color="auto"/>
            <w:left w:val="none" w:sz="0" w:space="0" w:color="auto"/>
            <w:bottom w:val="none" w:sz="0" w:space="0" w:color="auto"/>
            <w:right w:val="none" w:sz="0" w:space="0" w:color="auto"/>
          </w:divBdr>
        </w:div>
        <w:div w:id="738788823">
          <w:marLeft w:val="640"/>
          <w:marRight w:val="0"/>
          <w:marTop w:val="0"/>
          <w:marBottom w:val="0"/>
          <w:divBdr>
            <w:top w:val="none" w:sz="0" w:space="0" w:color="auto"/>
            <w:left w:val="none" w:sz="0" w:space="0" w:color="auto"/>
            <w:bottom w:val="none" w:sz="0" w:space="0" w:color="auto"/>
            <w:right w:val="none" w:sz="0" w:space="0" w:color="auto"/>
          </w:divBdr>
        </w:div>
        <w:div w:id="280109712">
          <w:marLeft w:val="640"/>
          <w:marRight w:val="0"/>
          <w:marTop w:val="0"/>
          <w:marBottom w:val="0"/>
          <w:divBdr>
            <w:top w:val="none" w:sz="0" w:space="0" w:color="auto"/>
            <w:left w:val="none" w:sz="0" w:space="0" w:color="auto"/>
            <w:bottom w:val="none" w:sz="0" w:space="0" w:color="auto"/>
            <w:right w:val="none" w:sz="0" w:space="0" w:color="auto"/>
          </w:divBdr>
        </w:div>
        <w:div w:id="1624190577">
          <w:marLeft w:val="640"/>
          <w:marRight w:val="0"/>
          <w:marTop w:val="0"/>
          <w:marBottom w:val="0"/>
          <w:divBdr>
            <w:top w:val="none" w:sz="0" w:space="0" w:color="auto"/>
            <w:left w:val="none" w:sz="0" w:space="0" w:color="auto"/>
            <w:bottom w:val="none" w:sz="0" w:space="0" w:color="auto"/>
            <w:right w:val="none" w:sz="0" w:space="0" w:color="auto"/>
          </w:divBdr>
        </w:div>
        <w:div w:id="1071539198">
          <w:marLeft w:val="640"/>
          <w:marRight w:val="0"/>
          <w:marTop w:val="0"/>
          <w:marBottom w:val="0"/>
          <w:divBdr>
            <w:top w:val="none" w:sz="0" w:space="0" w:color="auto"/>
            <w:left w:val="none" w:sz="0" w:space="0" w:color="auto"/>
            <w:bottom w:val="none" w:sz="0" w:space="0" w:color="auto"/>
            <w:right w:val="none" w:sz="0" w:space="0" w:color="auto"/>
          </w:divBdr>
        </w:div>
        <w:div w:id="479074860">
          <w:marLeft w:val="640"/>
          <w:marRight w:val="0"/>
          <w:marTop w:val="0"/>
          <w:marBottom w:val="0"/>
          <w:divBdr>
            <w:top w:val="none" w:sz="0" w:space="0" w:color="auto"/>
            <w:left w:val="none" w:sz="0" w:space="0" w:color="auto"/>
            <w:bottom w:val="none" w:sz="0" w:space="0" w:color="auto"/>
            <w:right w:val="none" w:sz="0" w:space="0" w:color="auto"/>
          </w:divBdr>
        </w:div>
        <w:div w:id="2444331">
          <w:marLeft w:val="640"/>
          <w:marRight w:val="0"/>
          <w:marTop w:val="0"/>
          <w:marBottom w:val="0"/>
          <w:divBdr>
            <w:top w:val="none" w:sz="0" w:space="0" w:color="auto"/>
            <w:left w:val="none" w:sz="0" w:space="0" w:color="auto"/>
            <w:bottom w:val="none" w:sz="0" w:space="0" w:color="auto"/>
            <w:right w:val="none" w:sz="0" w:space="0" w:color="auto"/>
          </w:divBdr>
        </w:div>
        <w:div w:id="941954755">
          <w:marLeft w:val="640"/>
          <w:marRight w:val="0"/>
          <w:marTop w:val="0"/>
          <w:marBottom w:val="0"/>
          <w:divBdr>
            <w:top w:val="none" w:sz="0" w:space="0" w:color="auto"/>
            <w:left w:val="none" w:sz="0" w:space="0" w:color="auto"/>
            <w:bottom w:val="none" w:sz="0" w:space="0" w:color="auto"/>
            <w:right w:val="none" w:sz="0" w:space="0" w:color="auto"/>
          </w:divBdr>
        </w:div>
        <w:div w:id="1679189987">
          <w:marLeft w:val="640"/>
          <w:marRight w:val="0"/>
          <w:marTop w:val="0"/>
          <w:marBottom w:val="0"/>
          <w:divBdr>
            <w:top w:val="none" w:sz="0" w:space="0" w:color="auto"/>
            <w:left w:val="none" w:sz="0" w:space="0" w:color="auto"/>
            <w:bottom w:val="none" w:sz="0" w:space="0" w:color="auto"/>
            <w:right w:val="none" w:sz="0" w:space="0" w:color="auto"/>
          </w:divBdr>
        </w:div>
        <w:div w:id="48920100">
          <w:marLeft w:val="640"/>
          <w:marRight w:val="0"/>
          <w:marTop w:val="0"/>
          <w:marBottom w:val="0"/>
          <w:divBdr>
            <w:top w:val="none" w:sz="0" w:space="0" w:color="auto"/>
            <w:left w:val="none" w:sz="0" w:space="0" w:color="auto"/>
            <w:bottom w:val="none" w:sz="0" w:space="0" w:color="auto"/>
            <w:right w:val="none" w:sz="0" w:space="0" w:color="auto"/>
          </w:divBdr>
        </w:div>
        <w:div w:id="1527450837">
          <w:marLeft w:val="640"/>
          <w:marRight w:val="0"/>
          <w:marTop w:val="0"/>
          <w:marBottom w:val="0"/>
          <w:divBdr>
            <w:top w:val="none" w:sz="0" w:space="0" w:color="auto"/>
            <w:left w:val="none" w:sz="0" w:space="0" w:color="auto"/>
            <w:bottom w:val="none" w:sz="0" w:space="0" w:color="auto"/>
            <w:right w:val="none" w:sz="0" w:space="0" w:color="auto"/>
          </w:divBdr>
        </w:div>
        <w:div w:id="880098287">
          <w:marLeft w:val="640"/>
          <w:marRight w:val="0"/>
          <w:marTop w:val="0"/>
          <w:marBottom w:val="0"/>
          <w:divBdr>
            <w:top w:val="none" w:sz="0" w:space="0" w:color="auto"/>
            <w:left w:val="none" w:sz="0" w:space="0" w:color="auto"/>
            <w:bottom w:val="none" w:sz="0" w:space="0" w:color="auto"/>
            <w:right w:val="none" w:sz="0" w:space="0" w:color="auto"/>
          </w:divBdr>
        </w:div>
        <w:div w:id="283967753">
          <w:marLeft w:val="640"/>
          <w:marRight w:val="0"/>
          <w:marTop w:val="0"/>
          <w:marBottom w:val="0"/>
          <w:divBdr>
            <w:top w:val="none" w:sz="0" w:space="0" w:color="auto"/>
            <w:left w:val="none" w:sz="0" w:space="0" w:color="auto"/>
            <w:bottom w:val="none" w:sz="0" w:space="0" w:color="auto"/>
            <w:right w:val="none" w:sz="0" w:space="0" w:color="auto"/>
          </w:divBdr>
        </w:div>
        <w:div w:id="832449279">
          <w:marLeft w:val="640"/>
          <w:marRight w:val="0"/>
          <w:marTop w:val="0"/>
          <w:marBottom w:val="0"/>
          <w:divBdr>
            <w:top w:val="none" w:sz="0" w:space="0" w:color="auto"/>
            <w:left w:val="none" w:sz="0" w:space="0" w:color="auto"/>
            <w:bottom w:val="none" w:sz="0" w:space="0" w:color="auto"/>
            <w:right w:val="none" w:sz="0" w:space="0" w:color="auto"/>
          </w:divBdr>
        </w:div>
        <w:div w:id="742407309">
          <w:marLeft w:val="640"/>
          <w:marRight w:val="0"/>
          <w:marTop w:val="0"/>
          <w:marBottom w:val="0"/>
          <w:divBdr>
            <w:top w:val="none" w:sz="0" w:space="0" w:color="auto"/>
            <w:left w:val="none" w:sz="0" w:space="0" w:color="auto"/>
            <w:bottom w:val="none" w:sz="0" w:space="0" w:color="auto"/>
            <w:right w:val="none" w:sz="0" w:space="0" w:color="auto"/>
          </w:divBdr>
        </w:div>
        <w:div w:id="65422816">
          <w:marLeft w:val="640"/>
          <w:marRight w:val="0"/>
          <w:marTop w:val="0"/>
          <w:marBottom w:val="0"/>
          <w:divBdr>
            <w:top w:val="none" w:sz="0" w:space="0" w:color="auto"/>
            <w:left w:val="none" w:sz="0" w:space="0" w:color="auto"/>
            <w:bottom w:val="none" w:sz="0" w:space="0" w:color="auto"/>
            <w:right w:val="none" w:sz="0" w:space="0" w:color="auto"/>
          </w:divBdr>
        </w:div>
        <w:div w:id="1914271620">
          <w:marLeft w:val="640"/>
          <w:marRight w:val="0"/>
          <w:marTop w:val="0"/>
          <w:marBottom w:val="0"/>
          <w:divBdr>
            <w:top w:val="none" w:sz="0" w:space="0" w:color="auto"/>
            <w:left w:val="none" w:sz="0" w:space="0" w:color="auto"/>
            <w:bottom w:val="none" w:sz="0" w:space="0" w:color="auto"/>
            <w:right w:val="none" w:sz="0" w:space="0" w:color="auto"/>
          </w:divBdr>
        </w:div>
        <w:div w:id="777023042">
          <w:marLeft w:val="640"/>
          <w:marRight w:val="0"/>
          <w:marTop w:val="0"/>
          <w:marBottom w:val="0"/>
          <w:divBdr>
            <w:top w:val="none" w:sz="0" w:space="0" w:color="auto"/>
            <w:left w:val="none" w:sz="0" w:space="0" w:color="auto"/>
            <w:bottom w:val="none" w:sz="0" w:space="0" w:color="auto"/>
            <w:right w:val="none" w:sz="0" w:space="0" w:color="auto"/>
          </w:divBdr>
        </w:div>
        <w:div w:id="13654531">
          <w:marLeft w:val="640"/>
          <w:marRight w:val="0"/>
          <w:marTop w:val="0"/>
          <w:marBottom w:val="0"/>
          <w:divBdr>
            <w:top w:val="none" w:sz="0" w:space="0" w:color="auto"/>
            <w:left w:val="none" w:sz="0" w:space="0" w:color="auto"/>
            <w:bottom w:val="none" w:sz="0" w:space="0" w:color="auto"/>
            <w:right w:val="none" w:sz="0" w:space="0" w:color="auto"/>
          </w:divBdr>
        </w:div>
        <w:div w:id="1699426641">
          <w:marLeft w:val="640"/>
          <w:marRight w:val="0"/>
          <w:marTop w:val="0"/>
          <w:marBottom w:val="0"/>
          <w:divBdr>
            <w:top w:val="none" w:sz="0" w:space="0" w:color="auto"/>
            <w:left w:val="none" w:sz="0" w:space="0" w:color="auto"/>
            <w:bottom w:val="none" w:sz="0" w:space="0" w:color="auto"/>
            <w:right w:val="none" w:sz="0" w:space="0" w:color="auto"/>
          </w:divBdr>
        </w:div>
        <w:div w:id="1981114021">
          <w:marLeft w:val="640"/>
          <w:marRight w:val="0"/>
          <w:marTop w:val="0"/>
          <w:marBottom w:val="0"/>
          <w:divBdr>
            <w:top w:val="none" w:sz="0" w:space="0" w:color="auto"/>
            <w:left w:val="none" w:sz="0" w:space="0" w:color="auto"/>
            <w:bottom w:val="none" w:sz="0" w:space="0" w:color="auto"/>
            <w:right w:val="none" w:sz="0" w:space="0" w:color="auto"/>
          </w:divBdr>
        </w:div>
        <w:div w:id="1742869675">
          <w:marLeft w:val="640"/>
          <w:marRight w:val="0"/>
          <w:marTop w:val="0"/>
          <w:marBottom w:val="0"/>
          <w:divBdr>
            <w:top w:val="none" w:sz="0" w:space="0" w:color="auto"/>
            <w:left w:val="none" w:sz="0" w:space="0" w:color="auto"/>
            <w:bottom w:val="none" w:sz="0" w:space="0" w:color="auto"/>
            <w:right w:val="none" w:sz="0" w:space="0" w:color="auto"/>
          </w:divBdr>
        </w:div>
        <w:div w:id="159932395">
          <w:marLeft w:val="640"/>
          <w:marRight w:val="0"/>
          <w:marTop w:val="0"/>
          <w:marBottom w:val="0"/>
          <w:divBdr>
            <w:top w:val="none" w:sz="0" w:space="0" w:color="auto"/>
            <w:left w:val="none" w:sz="0" w:space="0" w:color="auto"/>
            <w:bottom w:val="none" w:sz="0" w:space="0" w:color="auto"/>
            <w:right w:val="none" w:sz="0" w:space="0" w:color="auto"/>
          </w:divBdr>
        </w:div>
        <w:div w:id="1448816485">
          <w:marLeft w:val="640"/>
          <w:marRight w:val="0"/>
          <w:marTop w:val="0"/>
          <w:marBottom w:val="0"/>
          <w:divBdr>
            <w:top w:val="none" w:sz="0" w:space="0" w:color="auto"/>
            <w:left w:val="none" w:sz="0" w:space="0" w:color="auto"/>
            <w:bottom w:val="none" w:sz="0" w:space="0" w:color="auto"/>
            <w:right w:val="none" w:sz="0" w:space="0" w:color="auto"/>
          </w:divBdr>
        </w:div>
        <w:div w:id="1584491326">
          <w:marLeft w:val="640"/>
          <w:marRight w:val="0"/>
          <w:marTop w:val="0"/>
          <w:marBottom w:val="0"/>
          <w:divBdr>
            <w:top w:val="none" w:sz="0" w:space="0" w:color="auto"/>
            <w:left w:val="none" w:sz="0" w:space="0" w:color="auto"/>
            <w:bottom w:val="none" w:sz="0" w:space="0" w:color="auto"/>
            <w:right w:val="none" w:sz="0" w:space="0" w:color="auto"/>
          </w:divBdr>
        </w:div>
        <w:div w:id="269892650">
          <w:marLeft w:val="640"/>
          <w:marRight w:val="0"/>
          <w:marTop w:val="0"/>
          <w:marBottom w:val="0"/>
          <w:divBdr>
            <w:top w:val="none" w:sz="0" w:space="0" w:color="auto"/>
            <w:left w:val="none" w:sz="0" w:space="0" w:color="auto"/>
            <w:bottom w:val="none" w:sz="0" w:space="0" w:color="auto"/>
            <w:right w:val="none" w:sz="0" w:space="0" w:color="auto"/>
          </w:divBdr>
        </w:div>
        <w:div w:id="1315404786">
          <w:marLeft w:val="640"/>
          <w:marRight w:val="0"/>
          <w:marTop w:val="0"/>
          <w:marBottom w:val="0"/>
          <w:divBdr>
            <w:top w:val="none" w:sz="0" w:space="0" w:color="auto"/>
            <w:left w:val="none" w:sz="0" w:space="0" w:color="auto"/>
            <w:bottom w:val="none" w:sz="0" w:space="0" w:color="auto"/>
            <w:right w:val="none" w:sz="0" w:space="0" w:color="auto"/>
          </w:divBdr>
        </w:div>
        <w:div w:id="75053750">
          <w:marLeft w:val="640"/>
          <w:marRight w:val="0"/>
          <w:marTop w:val="0"/>
          <w:marBottom w:val="0"/>
          <w:divBdr>
            <w:top w:val="none" w:sz="0" w:space="0" w:color="auto"/>
            <w:left w:val="none" w:sz="0" w:space="0" w:color="auto"/>
            <w:bottom w:val="none" w:sz="0" w:space="0" w:color="auto"/>
            <w:right w:val="none" w:sz="0" w:space="0" w:color="auto"/>
          </w:divBdr>
        </w:div>
        <w:div w:id="63307897">
          <w:marLeft w:val="640"/>
          <w:marRight w:val="0"/>
          <w:marTop w:val="0"/>
          <w:marBottom w:val="0"/>
          <w:divBdr>
            <w:top w:val="none" w:sz="0" w:space="0" w:color="auto"/>
            <w:left w:val="none" w:sz="0" w:space="0" w:color="auto"/>
            <w:bottom w:val="none" w:sz="0" w:space="0" w:color="auto"/>
            <w:right w:val="none" w:sz="0" w:space="0" w:color="auto"/>
          </w:divBdr>
        </w:div>
        <w:div w:id="494538203">
          <w:marLeft w:val="640"/>
          <w:marRight w:val="0"/>
          <w:marTop w:val="0"/>
          <w:marBottom w:val="0"/>
          <w:divBdr>
            <w:top w:val="none" w:sz="0" w:space="0" w:color="auto"/>
            <w:left w:val="none" w:sz="0" w:space="0" w:color="auto"/>
            <w:bottom w:val="none" w:sz="0" w:space="0" w:color="auto"/>
            <w:right w:val="none" w:sz="0" w:space="0" w:color="auto"/>
          </w:divBdr>
        </w:div>
        <w:div w:id="1138181106">
          <w:marLeft w:val="640"/>
          <w:marRight w:val="0"/>
          <w:marTop w:val="0"/>
          <w:marBottom w:val="0"/>
          <w:divBdr>
            <w:top w:val="none" w:sz="0" w:space="0" w:color="auto"/>
            <w:left w:val="none" w:sz="0" w:space="0" w:color="auto"/>
            <w:bottom w:val="none" w:sz="0" w:space="0" w:color="auto"/>
            <w:right w:val="none" w:sz="0" w:space="0" w:color="auto"/>
          </w:divBdr>
        </w:div>
        <w:div w:id="1674410753">
          <w:marLeft w:val="640"/>
          <w:marRight w:val="0"/>
          <w:marTop w:val="0"/>
          <w:marBottom w:val="0"/>
          <w:divBdr>
            <w:top w:val="none" w:sz="0" w:space="0" w:color="auto"/>
            <w:left w:val="none" w:sz="0" w:space="0" w:color="auto"/>
            <w:bottom w:val="none" w:sz="0" w:space="0" w:color="auto"/>
            <w:right w:val="none" w:sz="0" w:space="0" w:color="auto"/>
          </w:divBdr>
        </w:div>
        <w:div w:id="701057458">
          <w:marLeft w:val="640"/>
          <w:marRight w:val="0"/>
          <w:marTop w:val="0"/>
          <w:marBottom w:val="0"/>
          <w:divBdr>
            <w:top w:val="none" w:sz="0" w:space="0" w:color="auto"/>
            <w:left w:val="none" w:sz="0" w:space="0" w:color="auto"/>
            <w:bottom w:val="none" w:sz="0" w:space="0" w:color="auto"/>
            <w:right w:val="none" w:sz="0" w:space="0" w:color="auto"/>
          </w:divBdr>
        </w:div>
        <w:div w:id="2054841916">
          <w:marLeft w:val="640"/>
          <w:marRight w:val="0"/>
          <w:marTop w:val="0"/>
          <w:marBottom w:val="0"/>
          <w:divBdr>
            <w:top w:val="none" w:sz="0" w:space="0" w:color="auto"/>
            <w:left w:val="none" w:sz="0" w:space="0" w:color="auto"/>
            <w:bottom w:val="none" w:sz="0" w:space="0" w:color="auto"/>
            <w:right w:val="none" w:sz="0" w:space="0" w:color="auto"/>
          </w:divBdr>
        </w:div>
        <w:div w:id="549659385">
          <w:marLeft w:val="640"/>
          <w:marRight w:val="0"/>
          <w:marTop w:val="0"/>
          <w:marBottom w:val="0"/>
          <w:divBdr>
            <w:top w:val="none" w:sz="0" w:space="0" w:color="auto"/>
            <w:left w:val="none" w:sz="0" w:space="0" w:color="auto"/>
            <w:bottom w:val="none" w:sz="0" w:space="0" w:color="auto"/>
            <w:right w:val="none" w:sz="0" w:space="0" w:color="auto"/>
          </w:divBdr>
        </w:div>
        <w:div w:id="86656154">
          <w:marLeft w:val="640"/>
          <w:marRight w:val="0"/>
          <w:marTop w:val="0"/>
          <w:marBottom w:val="0"/>
          <w:divBdr>
            <w:top w:val="none" w:sz="0" w:space="0" w:color="auto"/>
            <w:left w:val="none" w:sz="0" w:space="0" w:color="auto"/>
            <w:bottom w:val="none" w:sz="0" w:space="0" w:color="auto"/>
            <w:right w:val="none" w:sz="0" w:space="0" w:color="auto"/>
          </w:divBdr>
        </w:div>
        <w:div w:id="1253005007">
          <w:marLeft w:val="640"/>
          <w:marRight w:val="0"/>
          <w:marTop w:val="0"/>
          <w:marBottom w:val="0"/>
          <w:divBdr>
            <w:top w:val="none" w:sz="0" w:space="0" w:color="auto"/>
            <w:left w:val="none" w:sz="0" w:space="0" w:color="auto"/>
            <w:bottom w:val="none" w:sz="0" w:space="0" w:color="auto"/>
            <w:right w:val="none" w:sz="0" w:space="0" w:color="auto"/>
          </w:divBdr>
        </w:div>
        <w:div w:id="1465732487">
          <w:marLeft w:val="640"/>
          <w:marRight w:val="0"/>
          <w:marTop w:val="0"/>
          <w:marBottom w:val="0"/>
          <w:divBdr>
            <w:top w:val="none" w:sz="0" w:space="0" w:color="auto"/>
            <w:left w:val="none" w:sz="0" w:space="0" w:color="auto"/>
            <w:bottom w:val="none" w:sz="0" w:space="0" w:color="auto"/>
            <w:right w:val="none" w:sz="0" w:space="0" w:color="auto"/>
          </w:divBdr>
        </w:div>
        <w:div w:id="507597488">
          <w:marLeft w:val="640"/>
          <w:marRight w:val="0"/>
          <w:marTop w:val="0"/>
          <w:marBottom w:val="0"/>
          <w:divBdr>
            <w:top w:val="none" w:sz="0" w:space="0" w:color="auto"/>
            <w:left w:val="none" w:sz="0" w:space="0" w:color="auto"/>
            <w:bottom w:val="none" w:sz="0" w:space="0" w:color="auto"/>
            <w:right w:val="none" w:sz="0" w:space="0" w:color="auto"/>
          </w:divBdr>
        </w:div>
        <w:div w:id="1971473214">
          <w:marLeft w:val="640"/>
          <w:marRight w:val="0"/>
          <w:marTop w:val="0"/>
          <w:marBottom w:val="0"/>
          <w:divBdr>
            <w:top w:val="none" w:sz="0" w:space="0" w:color="auto"/>
            <w:left w:val="none" w:sz="0" w:space="0" w:color="auto"/>
            <w:bottom w:val="none" w:sz="0" w:space="0" w:color="auto"/>
            <w:right w:val="none" w:sz="0" w:space="0" w:color="auto"/>
          </w:divBdr>
        </w:div>
        <w:div w:id="1441341623">
          <w:marLeft w:val="640"/>
          <w:marRight w:val="0"/>
          <w:marTop w:val="0"/>
          <w:marBottom w:val="0"/>
          <w:divBdr>
            <w:top w:val="none" w:sz="0" w:space="0" w:color="auto"/>
            <w:left w:val="none" w:sz="0" w:space="0" w:color="auto"/>
            <w:bottom w:val="none" w:sz="0" w:space="0" w:color="auto"/>
            <w:right w:val="none" w:sz="0" w:space="0" w:color="auto"/>
          </w:divBdr>
        </w:div>
        <w:div w:id="747271161">
          <w:marLeft w:val="640"/>
          <w:marRight w:val="0"/>
          <w:marTop w:val="0"/>
          <w:marBottom w:val="0"/>
          <w:divBdr>
            <w:top w:val="none" w:sz="0" w:space="0" w:color="auto"/>
            <w:left w:val="none" w:sz="0" w:space="0" w:color="auto"/>
            <w:bottom w:val="none" w:sz="0" w:space="0" w:color="auto"/>
            <w:right w:val="none" w:sz="0" w:space="0" w:color="auto"/>
          </w:divBdr>
        </w:div>
        <w:div w:id="219169470">
          <w:marLeft w:val="640"/>
          <w:marRight w:val="0"/>
          <w:marTop w:val="0"/>
          <w:marBottom w:val="0"/>
          <w:divBdr>
            <w:top w:val="none" w:sz="0" w:space="0" w:color="auto"/>
            <w:left w:val="none" w:sz="0" w:space="0" w:color="auto"/>
            <w:bottom w:val="none" w:sz="0" w:space="0" w:color="auto"/>
            <w:right w:val="none" w:sz="0" w:space="0" w:color="auto"/>
          </w:divBdr>
        </w:div>
        <w:div w:id="1782796051">
          <w:marLeft w:val="640"/>
          <w:marRight w:val="0"/>
          <w:marTop w:val="0"/>
          <w:marBottom w:val="0"/>
          <w:divBdr>
            <w:top w:val="none" w:sz="0" w:space="0" w:color="auto"/>
            <w:left w:val="none" w:sz="0" w:space="0" w:color="auto"/>
            <w:bottom w:val="none" w:sz="0" w:space="0" w:color="auto"/>
            <w:right w:val="none" w:sz="0" w:space="0" w:color="auto"/>
          </w:divBdr>
        </w:div>
        <w:div w:id="1494486198">
          <w:marLeft w:val="640"/>
          <w:marRight w:val="0"/>
          <w:marTop w:val="0"/>
          <w:marBottom w:val="0"/>
          <w:divBdr>
            <w:top w:val="none" w:sz="0" w:space="0" w:color="auto"/>
            <w:left w:val="none" w:sz="0" w:space="0" w:color="auto"/>
            <w:bottom w:val="none" w:sz="0" w:space="0" w:color="auto"/>
            <w:right w:val="none" w:sz="0" w:space="0" w:color="auto"/>
          </w:divBdr>
        </w:div>
        <w:div w:id="1699546624">
          <w:marLeft w:val="640"/>
          <w:marRight w:val="0"/>
          <w:marTop w:val="0"/>
          <w:marBottom w:val="0"/>
          <w:divBdr>
            <w:top w:val="none" w:sz="0" w:space="0" w:color="auto"/>
            <w:left w:val="none" w:sz="0" w:space="0" w:color="auto"/>
            <w:bottom w:val="none" w:sz="0" w:space="0" w:color="auto"/>
            <w:right w:val="none" w:sz="0" w:space="0" w:color="auto"/>
          </w:divBdr>
        </w:div>
        <w:div w:id="770971485">
          <w:marLeft w:val="640"/>
          <w:marRight w:val="0"/>
          <w:marTop w:val="0"/>
          <w:marBottom w:val="0"/>
          <w:divBdr>
            <w:top w:val="none" w:sz="0" w:space="0" w:color="auto"/>
            <w:left w:val="none" w:sz="0" w:space="0" w:color="auto"/>
            <w:bottom w:val="none" w:sz="0" w:space="0" w:color="auto"/>
            <w:right w:val="none" w:sz="0" w:space="0" w:color="auto"/>
          </w:divBdr>
        </w:div>
        <w:div w:id="1021279342">
          <w:marLeft w:val="640"/>
          <w:marRight w:val="0"/>
          <w:marTop w:val="0"/>
          <w:marBottom w:val="0"/>
          <w:divBdr>
            <w:top w:val="none" w:sz="0" w:space="0" w:color="auto"/>
            <w:left w:val="none" w:sz="0" w:space="0" w:color="auto"/>
            <w:bottom w:val="none" w:sz="0" w:space="0" w:color="auto"/>
            <w:right w:val="none" w:sz="0" w:space="0" w:color="auto"/>
          </w:divBdr>
        </w:div>
        <w:div w:id="267279087">
          <w:marLeft w:val="640"/>
          <w:marRight w:val="0"/>
          <w:marTop w:val="0"/>
          <w:marBottom w:val="0"/>
          <w:divBdr>
            <w:top w:val="none" w:sz="0" w:space="0" w:color="auto"/>
            <w:left w:val="none" w:sz="0" w:space="0" w:color="auto"/>
            <w:bottom w:val="none" w:sz="0" w:space="0" w:color="auto"/>
            <w:right w:val="none" w:sz="0" w:space="0" w:color="auto"/>
          </w:divBdr>
        </w:div>
      </w:divsChild>
    </w:div>
    <w:div w:id="2097240689">
      <w:marLeft w:val="480"/>
      <w:marRight w:val="0"/>
      <w:marTop w:val="0"/>
      <w:marBottom w:val="0"/>
      <w:divBdr>
        <w:top w:val="none" w:sz="0" w:space="0" w:color="auto"/>
        <w:left w:val="none" w:sz="0" w:space="0" w:color="auto"/>
        <w:bottom w:val="none" w:sz="0" w:space="0" w:color="auto"/>
        <w:right w:val="none" w:sz="0" w:space="0" w:color="auto"/>
      </w:divBdr>
    </w:div>
    <w:div w:id="2097702847">
      <w:marLeft w:val="480"/>
      <w:marRight w:val="0"/>
      <w:marTop w:val="0"/>
      <w:marBottom w:val="0"/>
      <w:divBdr>
        <w:top w:val="none" w:sz="0" w:space="0" w:color="auto"/>
        <w:left w:val="none" w:sz="0" w:space="0" w:color="auto"/>
        <w:bottom w:val="none" w:sz="0" w:space="0" w:color="auto"/>
        <w:right w:val="none" w:sz="0" w:space="0" w:color="auto"/>
      </w:divBdr>
    </w:div>
    <w:div w:id="2098360269">
      <w:marLeft w:val="480"/>
      <w:marRight w:val="0"/>
      <w:marTop w:val="0"/>
      <w:marBottom w:val="0"/>
      <w:divBdr>
        <w:top w:val="none" w:sz="0" w:space="0" w:color="auto"/>
        <w:left w:val="none" w:sz="0" w:space="0" w:color="auto"/>
        <w:bottom w:val="none" w:sz="0" w:space="0" w:color="auto"/>
        <w:right w:val="none" w:sz="0" w:space="0" w:color="auto"/>
      </w:divBdr>
    </w:div>
    <w:div w:id="2098943153">
      <w:bodyDiv w:val="1"/>
      <w:marLeft w:val="0"/>
      <w:marRight w:val="0"/>
      <w:marTop w:val="0"/>
      <w:marBottom w:val="0"/>
      <w:divBdr>
        <w:top w:val="none" w:sz="0" w:space="0" w:color="auto"/>
        <w:left w:val="none" w:sz="0" w:space="0" w:color="auto"/>
        <w:bottom w:val="none" w:sz="0" w:space="0" w:color="auto"/>
        <w:right w:val="none" w:sz="0" w:space="0" w:color="auto"/>
      </w:divBdr>
    </w:div>
    <w:div w:id="2100246394">
      <w:marLeft w:val="480"/>
      <w:marRight w:val="0"/>
      <w:marTop w:val="0"/>
      <w:marBottom w:val="0"/>
      <w:divBdr>
        <w:top w:val="none" w:sz="0" w:space="0" w:color="auto"/>
        <w:left w:val="none" w:sz="0" w:space="0" w:color="auto"/>
        <w:bottom w:val="none" w:sz="0" w:space="0" w:color="auto"/>
        <w:right w:val="none" w:sz="0" w:space="0" w:color="auto"/>
      </w:divBdr>
    </w:div>
    <w:div w:id="2101098704">
      <w:marLeft w:val="480"/>
      <w:marRight w:val="0"/>
      <w:marTop w:val="0"/>
      <w:marBottom w:val="0"/>
      <w:divBdr>
        <w:top w:val="none" w:sz="0" w:space="0" w:color="auto"/>
        <w:left w:val="none" w:sz="0" w:space="0" w:color="auto"/>
        <w:bottom w:val="none" w:sz="0" w:space="0" w:color="auto"/>
        <w:right w:val="none" w:sz="0" w:space="0" w:color="auto"/>
      </w:divBdr>
    </w:div>
    <w:div w:id="2101221642">
      <w:marLeft w:val="480"/>
      <w:marRight w:val="0"/>
      <w:marTop w:val="0"/>
      <w:marBottom w:val="0"/>
      <w:divBdr>
        <w:top w:val="none" w:sz="0" w:space="0" w:color="auto"/>
        <w:left w:val="none" w:sz="0" w:space="0" w:color="auto"/>
        <w:bottom w:val="none" w:sz="0" w:space="0" w:color="auto"/>
        <w:right w:val="none" w:sz="0" w:space="0" w:color="auto"/>
      </w:divBdr>
    </w:div>
    <w:div w:id="2107381831">
      <w:marLeft w:val="480"/>
      <w:marRight w:val="0"/>
      <w:marTop w:val="0"/>
      <w:marBottom w:val="0"/>
      <w:divBdr>
        <w:top w:val="none" w:sz="0" w:space="0" w:color="auto"/>
        <w:left w:val="none" w:sz="0" w:space="0" w:color="auto"/>
        <w:bottom w:val="none" w:sz="0" w:space="0" w:color="auto"/>
        <w:right w:val="none" w:sz="0" w:space="0" w:color="auto"/>
      </w:divBdr>
    </w:div>
    <w:div w:id="2108847331">
      <w:bodyDiv w:val="1"/>
      <w:marLeft w:val="0"/>
      <w:marRight w:val="0"/>
      <w:marTop w:val="0"/>
      <w:marBottom w:val="0"/>
      <w:divBdr>
        <w:top w:val="none" w:sz="0" w:space="0" w:color="auto"/>
        <w:left w:val="none" w:sz="0" w:space="0" w:color="auto"/>
        <w:bottom w:val="none" w:sz="0" w:space="0" w:color="auto"/>
        <w:right w:val="none" w:sz="0" w:space="0" w:color="auto"/>
      </w:divBdr>
      <w:divsChild>
        <w:div w:id="2073118663">
          <w:marLeft w:val="640"/>
          <w:marRight w:val="0"/>
          <w:marTop w:val="0"/>
          <w:marBottom w:val="0"/>
          <w:divBdr>
            <w:top w:val="none" w:sz="0" w:space="0" w:color="auto"/>
            <w:left w:val="none" w:sz="0" w:space="0" w:color="auto"/>
            <w:bottom w:val="none" w:sz="0" w:space="0" w:color="auto"/>
            <w:right w:val="none" w:sz="0" w:space="0" w:color="auto"/>
          </w:divBdr>
        </w:div>
        <w:div w:id="1993555574">
          <w:marLeft w:val="640"/>
          <w:marRight w:val="0"/>
          <w:marTop w:val="0"/>
          <w:marBottom w:val="0"/>
          <w:divBdr>
            <w:top w:val="none" w:sz="0" w:space="0" w:color="auto"/>
            <w:left w:val="none" w:sz="0" w:space="0" w:color="auto"/>
            <w:bottom w:val="none" w:sz="0" w:space="0" w:color="auto"/>
            <w:right w:val="none" w:sz="0" w:space="0" w:color="auto"/>
          </w:divBdr>
        </w:div>
        <w:div w:id="86855841">
          <w:marLeft w:val="640"/>
          <w:marRight w:val="0"/>
          <w:marTop w:val="0"/>
          <w:marBottom w:val="0"/>
          <w:divBdr>
            <w:top w:val="none" w:sz="0" w:space="0" w:color="auto"/>
            <w:left w:val="none" w:sz="0" w:space="0" w:color="auto"/>
            <w:bottom w:val="none" w:sz="0" w:space="0" w:color="auto"/>
            <w:right w:val="none" w:sz="0" w:space="0" w:color="auto"/>
          </w:divBdr>
        </w:div>
        <w:div w:id="756907373">
          <w:marLeft w:val="640"/>
          <w:marRight w:val="0"/>
          <w:marTop w:val="0"/>
          <w:marBottom w:val="0"/>
          <w:divBdr>
            <w:top w:val="none" w:sz="0" w:space="0" w:color="auto"/>
            <w:left w:val="none" w:sz="0" w:space="0" w:color="auto"/>
            <w:bottom w:val="none" w:sz="0" w:space="0" w:color="auto"/>
            <w:right w:val="none" w:sz="0" w:space="0" w:color="auto"/>
          </w:divBdr>
        </w:div>
        <w:div w:id="935749418">
          <w:marLeft w:val="640"/>
          <w:marRight w:val="0"/>
          <w:marTop w:val="0"/>
          <w:marBottom w:val="0"/>
          <w:divBdr>
            <w:top w:val="none" w:sz="0" w:space="0" w:color="auto"/>
            <w:left w:val="none" w:sz="0" w:space="0" w:color="auto"/>
            <w:bottom w:val="none" w:sz="0" w:space="0" w:color="auto"/>
            <w:right w:val="none" w:sz="0" w:space="0" w:color="auto"/>
          </w:divBdr>
        </w:div>
        <w:div w:id="1913346803">
          <w:marLeft w:val="640"/>
          <w:marRight w:val="0"/>
          <w:marTop w:val="0"/>
          <w:marBottom w:val="0"/>
          <w:divBdr>
            <w:top w:val="none" w:sz="0" w:space="0" w:color="auto"/>
            <w:left w:val="none" w:sz="0" w:space="0" w:color="auto"/>
            <w:bottom w:val="none" w:sz="0" w:space="0" w:color="auto"/>
            <w:right w:val="none" w:sz="0" w:space="0" w:color="auto"/>
          </w:divBdr>
        </w:div>
        <w:div w:id="804935958">
          <w:marLeft w:val="640"/>
          <w:marRight w:val="0"/>
          <w:marTop w:val="0"/>
          <w:marBottom w:val="0"/>
          <w:divBdr>
            <w:top w:val="none" w:sz="0" w:space="0" w:color="auto"/>
            <w:left w:val="none" w:sz="0" w:space="0" w:color="auto"/>
            <w:bottom w:val="none" w:sz="0" w:space="0" w:color="auto"/>
            <w:right w:val="none" w:sz="0" w:space="0" w:color="auto"/>
          </w:divBdr>
        </w:div>
        <w:div w:id="925310475">
          <w:marLeft w:val="640"/>
          <w:marRight w:val="0"/>
          <w:marTop w:val="0"/>
          <w:marBottom w:val="0"/>
          <w:divBdr>
            <w:top w:val="none" w:sz="0" w:space="0" w:color="auto"/>
            <w:left w:val="none" w:sz="0" w:space="0" w:color="auto"/>
            <w:bottom w:val="none" w:sz="0" w:space="0" w:color="auto"/>
            <w:right w:val="none" w:sz="0" w:space="0" w:color="auto"/>
          </w:divBdr>
        </w:div>
        <w:div w:id="1864897436">
          <w:marLeft w:val="640"/>
          <w:marRight w:val="0"/>
          <w:marTop w:val="0"/>
          <w:marBottom w:val="0"/>
          <w:divBdr>
            <w:top w:val="none" w:sz="0" w:space="0" w:color="auto"/>
            <w:left w:val="none" w:sz="0" w:space="0" w:color="auto"/>
            <w:bottom w:val="none" w:sz="0" w:space="0" w:color="auto"/>
            <w:right w:val="none" w:sz="0" w:space="0" w:color="auto"/>
          </w:divBdr>
        </w:div>
        <w:div w:id="287325775">
          <w:marLeft w:val="640"/>
          <w:marRight w:val="0"/>
          <w:marTop w:val="0"/>
          <w:marBottom w:val="0"/>
          <w:divBdr>
            <w:top w:val="none" w:sz="0" w:space="0" w:color="auto"/>
            <w:left w:val="none" w:sz="0" w:space="0" w:color="auto"/>
            <w:bottom w:val="none" w:sz="0" w:space="0" w:color="auto"/>
            <w:right w:val="none" w:sz="0" w:space="0" w:color="auto"/>
          </w:divBdr>
        </w:div>
        <w:div w:id="1473060872">
          <w:marLeft w:val="640"/>
          <w:marRight w:val="0"/>
          <w:marTop w:val="0"/>
          <w:marBottom w:val="0"/>
          <w:divBdr>
            <w:top w:val="none" w:sz="0" w:space="0" w:color="auto"/>
            <w:left w:val="none" w:sz="0" w:space="0" w:color="auto"/>
            <w:bottom w:val="none" w:sz="0" w:space="0" w:color="auto"/>
            <w:right w:val="none" w:sz="0" w:space="0" w:color="auto"/>
          </w:divBdr>
        </w:div>
        <w:div w:id="1326936040">
          <w:marLeft w:val="640"/>
          <w:marRight w:val="0"/>
          <w:marTop w:val="0"/>
          <w:marBottom w:val="0"/>
          <w:divBdr>
            <w:top w:val="none" w:sz="0" w:space="0" w:color="auto"/>
            <w:left w:val="none" w:sz="0" w:space="0" w:color="auto"/>
            <w:bottom w:val="none" w:sz="0" w:space="0" w:color="auto"/>
            <w:right w:val="none" w:sz="0" w:space="0" w:color="auto"/>
          </w:divBdr>
        </w:div>
        <w:div w:id="174080755">
          <w:marLeft w:val="640"/>
          <w:marRight w:val="0"/>
          <w:marTop w:val="0"/>
          <w:marBottom w:val="0"/>
          <w:divBdr>
            <w:top w:val="none" w:sz="0" w:space="0" w:color="auto"/>
            <w:left w:val="none" w:sz="0" w:space="0" w:color="auto"/>
            <w:bottom w:val="none" w:sz="0" w:space="0" w:color="auto"/>
            <w:right w:val="none" w:sz="0" w:space="0" w:color="auto"/>
          </w:divBdr>
        </w:div>
        <w:div w:id="62263094">
          <w:marLeft w:val="640"/>
          <w:marRight w:val="0"/>
          <w:marTop w:val="0"/>
          <w:marBottom w:val="0"/>
          <w:divBdr>
            <w:top w:val="none" w:sz="0" w:space="0" w:color="auto"/>
            <w:left w:val="none" w:sz="0" w:space="0" w:color="auto"/>
            <w:bottom w:val="none" w:sz="0" w:space="0" w:color="auto"/>
            <w:right w:val="none" w:sz="0" w:space="0" w:color="auto"/>
          </w:divBdr>
        </w:div>
        <w:div w:id="1977418644">
          <w:marLeft w:val="640"/>
          <w:marRight w:val="0"/>
          <w:marTop w:val="0"/>
          <w:marBottom w:val="0"/>
          <w:divBdr>
            <w:top w:val="none" w:sz="0" w:space="0" w:color="auto"/>
            <w:left w:val="none" w:sz="0" w:space="0" w:color="auto"/>
            <w:bottom w:val="none" w:sz="0" w:space="0" w:color="auto"/>
            <w:right w:val="none" w:sz="0" w:space="0" w:color="auto"/>
          </w:divBdr>
        </w:div>
        <w:div w:id="178735803">
          <w:marLeft w:val="640"/>
          <w:marRight w:val="0"/>
          <w:marTop w:val="0"/>
          <w:marBottom w:val="0"/>
          <w:divBdr>
            <w:top w:val="none" w:sz="0" w:space="0" w:color="auto"/>
            <w:left w:val="none" w:sz="0" w:space="0" w:color="auto"/>
            <w:bottom w:val="none" w:sz="0" w:space="0" w:color="auto"/>
            <w:right w:val="none" w:sz="0" w:space="0" w:color="auto"/>
          </w:divBdr>
        </w:div>
        <w:div w:id="1541630722">
          <w:marLeft w:val="640"/>
          <w:marRight w:val="0"/>
          <w:marTop w:val="0"/>
          <w:marBottom w:val="0"/>
          <w:divBdr>
            <w:top w:val="none" w:sz="0" w:space="0" w:color="auto"/>
            <w:left w:val="none" w:sz="0" w:space="0" w:color="auto"/>
            <w:bottom w:val="none" w:sz="0" w:space="0" w:color="auto"/>
            <w:right w:val="none" w:sz="0" w:space="0" w:color="auto"/>
          </w:divBdr>
        </w:div>
        <w:div w:id="791829367">
          <w:marLeft w:val="640"/>
          <w:marRight w:val="0"/>
          <w:marTop w:val="0"/>
          <w:marBottom w:val="0"/>
          <w:divBdr>
            <w:top w:val="none" w:sz="0" w:space="0" w:color="auto"/>
            <w:left w:val="none" w:sz="0" w:space="0" w:color="auto"/>
            <w:bottom w:val="none" w:sz="0" w:space="0" w:color="auto"/>
            <w:right w:val="none" w:sz="0" w:space="0" w:color="auto"/>
          </w:divBdr>
        </w:div>
        <w:div w:id="1890996027">
          <w:marLeft w:val="640"/>
          <w:marRight w:val="0"/>
          <w:marTop w:val="0"/>
          <w:marBottom w:val="0"/>
          <w:divBdr>
            <w:top w:val="none" w:sz="0" w:space="0" w:color="auto"/>
            <w:left w:val="none" w:sz="0" w:space="0" w:color="auto"/>
            <w:bottom w:val="none" w:sz="0" w:space="0" w:color="auto"/>
            <w:right w:val="none" w:sz="0" w:space="0" w:color="auto"/>
          </w:divBdr>
        </w:div>
        <w:div w:id="1760131809">
          <w:marLeft w:val="640"/>
          <w:marRight w:val="0"/>
          <w:marTop w:val="0"/>
          <w:marBottom w:val="0"/>
          <w:divBdr>
            <w:top w:val="none" w:sz="0" w:space="0" w:color="auto"/>
            <w:left w:val="none" w:sz="0" w:space="0" w:color="auto"/>
            <w:bottom w:val="none" w:sz="0" w:space="0" w:color="auto"/>
            <w:right w:val="none" w:sz="0" w:space="0" w:color="auto"/>
          </w:divBdr>
        </w:div>
        <w:div w:id="302001274">
          <w:marLeft w:val="640"/>
          <w:marRight w:val="0"/>
          <w:marTop w:val="0"/>
          <w:marBottom w:val="0"/>
          <w:divBdr>
            <w:top w:val="none" w:sz="0" w:space="0" w:color="auto"/>
            <w:left w:val="none" w:sz="0" w:space="0" w:color="auto"/>
            <w:bottom w:val="none" w:sz="0" w:space="0" w:color="auto"/>
            <w:right w:val="none" w:sz="0" w:space="0" w:color="auto"/>
          </w:divBdr>
        </w:div>
        <w:div w:id="494300100">
          <w:marLeft w:val="640"/>
          <w:marRight w:val="0"/>
          <w:marTop w:val="0"/>
          <w:marBottom w:val="0"/>
          <w:divBdr>
            <w:top w:val="none" w:sz="0" w:space="0" w:color="auto"/>
            <w:left w:val="none" w:sz="0" w:space="0" w:color="auto"/>
            <w:bottom w:val="none" w:sz="0" w:space="0" w:color="auto"/>
            <w:right w:val="none" w:sz="0" w:space="0" w:color="auto"/>
          </w:divBdr>
        </w:div>
        <w:div w:id="566768706">
          <w:marLeft w:val="640"/>
          <w:marRight w:val="0"/>
          <w:marTop w:val="0"/>
          <w:marBottom w:val="0"/>
          <w:divBdr>
            <w:top w:val="none" w:sz="0" w:space="0" w:color="auto"/>
            <w:left w:val="none" w:sz="0" w:space="0" w:color="auto"/>
            <w:bottom w:val="none" w:sz="0" w:space="0" w:color="auto"/>
            <w:right w:val="none" w:sz="0" w:space="0" w:color="auto"/>
          </w:divBdr>
        </w:div>
        <w:div w:id="273366134">
          <w:marLeft w:val="640"/>
          <w:marRight w:val="0"/>
          <w:marTop w:val="0"/>
          <w:marBottom w:val="0"/>
          <w:divBdr>
            <w:top w:val="none" w:sz="0" w:space="0" w:color="auto"/>
            <w:left w:val="none" w:sz="0" w:space="0" w:color="auto"/>
            <w:bottom w:val="none" w:sz="0" w:space="0" w:color="auto"/>
            <w:right w:val="none" w:sz="0" w:space="0" w:color="auto"/>
          </w:divBdr>
        </w:div>
        <w:div w:id="1548955961">
          <w:marLeft w:val="640"/>
          <w:marRight w:val="0"/>
          <w:marTop w:val="0"/>
          <w:marBottom w:val="0"/>
          <w:divBdr>
            <w:top w:val="none" w:sz="0" w:space="0" w:color="auto"/>
            <w:left w:val="none" w:sz="0" w:space="0" w:color="auto"/>
            <w:bottom w:val="none" w:sz="0" w:space="0" w:color="auto"/>
            <w:right w:val="none" w:sz="0" w:space="0" w:color="auto"/>
          </w:divBdr>
        </w:div>
        <w:div w:id="261568174">
          <w:marLeft w:val="640"/>
          <w:marRight w:val="0"/>
          <w:marTop w:val="0"/>
          <w:marBottom w:val="0"/>
          <w:divBdr>
            <w:top w:val="none" w:sz="0" w:space="0" w:color="auto"/>
            <w:left w:val="none" w:sz="0" w:space="0" w:color="auto"/>
            <w:bottom w:val="none" w:sz="0" w:space="0" w:color="auto"/>
            <w:right w:val="none" w:sz="0" w:space="0" w:color="auto"/>
          </w:divBdr>
        </w:div>
        <w:div w:id="319818961">
          <w:marLeft w:val="640"/>
          <w:marRight w:val="0"/>
          <w:marTop w:val="0"/>
          <w:marBottom w:val="0"/>
          <w:divBdr>
            <w:top w:val="none" w:sz="0" w:space="0" w:color="auto"/>
            <w:left w:val="none" w:sz="0" w:space="0" w:color="auto"/>
            <w:bottom w:val="none" w:sz="0" w:space="0" w:color="auto"/>
            <w:right w:val="none" w:sz="0" w:space="0" w:color="auto"/>
          </w:divBdr>
        </w:div>
        <w:div w:id="2074888590">
          <w:marLeft w:val="640"/>
          <w:marRight w:val="0"/>
          <w:marTop w:val="0"/>
          <w:marBottom w:val="0"/>
          <w:divBdr>
            <w:top w:val="none" w:sz="0" w:space="0" w:color="auto"/>
            <w:left w:val="none" w:sz="0" w:space="0" w:color="auto"/>
            <w:bottom w:val="none" w:sz="0" w:space="0" w:color="auto"/>
            <w:right w:val="none" w:sz="0" w:space="0" w:color="auto"/>
          </w:divBdr>
        </w:div>
        <w:div w:id="1897619191">
          <w:marLeft w:val="640"/>
          <w:marRight w:val="0"/>
          <w:marTop w:val="0"/>
          <w:marBottom w:val="0"/>
          <w:divBdr>
            <w:top w:val="none" w:sz="0" w:space="0" w:color="auto"/>
            <w:left w:val="none" w:sz="0" w:space="0" w:color="auto"/>
            <w:bottom w:val="none" w:sz="0" w:space="0" w:color="auto"/>
            <w:right w:val="none" w:sz="0" w:space="0" w:color="auto"/>
          </w:divBdr>
        </w:div>
        <w:div w:id="2104255729">
          <w:marLeft w:val="640"/>
          <w:marRight w:val="0"/>
          <w:marTop w:val="0"/>
          <w:marBottom w:val="0"/>
          <w:divBdr>
            <w:top w:val="none" w:sz="0" w:space="0" w:color="auto"/>
            <w:left w:val="none" w:sz="0" w:space="0" w:color="auto"/>
            <w:bottom w:val="none" w:sz="0" w:space="0" w:color="auto"/>
            <w:right w:val="none" w:sz="0" w:space="0" w:color="auto"/>
          </w:divBdr>
        </w:div>
        <w:div w:id="463083293">
          <w:marLeft w:val="640"/>
          <w:marRight w:val="0"/>
          <w:marTop w:val="0"/>
          <w:marBottom w:val="0"/>
          <w:divBdr>
            <w:top w:val="none" w:sz="0" w:space="0" w:color="auto"/>
            <w:left w:val="none" w:sz="0" w:space="0" w:color="auto"/>
            <w:bottom w:val="none" w:sz="0" w:space="0" w:color="auto"/>
            <w:right w:val="none" w:sz="0" w:space="0" w:color="auto"/>
          </w:divBdr>
        </w:div>
        <w:div w:id="986478180">
          <w:marLeft w:val="640"/>
          <w:marRight w:val="0"/>
          <w:marTop w:val="0"/>
          <w:marBottom w:val="0"/>
          <w:divBdr>
            <w:top w:val="none" w:sz="0" w:space="0" w:color="auto"/>
            <w:left w:val="none" w:sz="0" w:space="0" w:color="auto"/>
            <w:bottom w:val="none" w:sz="0" w:space="0" w:color="auto"/>
            <w:right w:val="none" w:sz="0" w:space="0" w:color="auto"/>
          </w:divBdr>
        </w:div>
        <w:div w:id="114715215">
          <w:marLeft w:val="640"/>
          <w:marRight w:val="0"/>
          <w:marTop w:val="0"/>
          <w:marBottom w:val="0"/>
          <w:divBdr>
            <w:top w:val="none" w:sz="0" w:space="0" w:color="auto"/>
            <w:left w:val="none" w:sz="0" w:space="0" w:color="auto"/>
            <w:bottom w:val="none" w:sz="0" w:space="0" w:color="auto"/>
            <w:right w:val="none" w:sz="0" w:space="0" w:color="auto"/>
          </w:divBdr>
        </w:div>
        <w:div w:id="1520849176">
          <w:marLeft w:val="640"/>
          <w:marRight w:val="0"/>
          <w:marTop w:val="0"/>
          <w:marBottom w:val="0"/>
          <w:divBdr>
            <w:top w:val="none" w:sz="0" w:space="0" w:color="auto"/>
            <w:left w:val="none" w:sz="0" w:space="0" w:color="auto"/>
            <w:bottom w:val="none" w:sz="0" w:space="0" w:color="auto"/>
            <w:right w:val="none" w:sz="0" w:space="0" w:color="auto"/>
          </w:divBdr>
        </w:div>
        <w:div w:id="971054851">
          <w:marLeft w:val="640"/>
          <w:marRight w:val="0"/>
          <w:marTop w:val="0"/>
          <w:marBottom w:val="0"/>
          <w:divBdr>
            <w:top w:val="none" w:sz="0" w:space="0" w:color="auto"/>
            <w:left w:val="none" w:sz="0" w:space="0" w:color="auto"/>
            <w:bottom w:val="none" w:sz="0" w:space="0" w:color="auto"/>
            <w:right w:val="none" w:sz="0" w:space="0" w:color="auto"/>
          </w:divBdr>
        </w:div>
        <w:div w:id="1403328234">
          <w:marLeft w:val="640"/>
          <w:marRight w:val="0"/>
          <w:marTop w:val="0"/>
          <w:marBottom w:val="0"/>
          <w:divBdr>
            <w:top w:val="none" w:sz="0" w:space="0" w:color="auto"/>
            <w:left w:val="none" w:sz="0" w:space="0" w:color="auto"/>
            <w:bottom w:val="none" w:sz="0" w:space="0" w:color="auto"/>
            <w:right w:val="none" w:sz="0" w:space="0" w:color="auto"/>
          </w:divBdr>
        </w:div>
        <w:div w:id="759988009">
          <w:marLeft w:val="640"/>
          <w:marRight w:val="0"/>
          <w:marTop w:val="0"/>
          <w:marBottom w:val="0"/>
          <w:divBdr>
            <w:top w:val="none" w:sz="0" w:space="0" w:color="auto"/>
            <w:left w:val="none" w:sz="0" w:space="0" w:color="auto"/>
            <w:bottom w:val="none" w:sz="0" w:space="0" w:color="auto"/>
            <w:right w:val="none" w:sz="0" w:space="0" w:color="auto"/>
          </w:divBdr>
        </w:div>
        <w:div w:id="365985591">
          <w:marLeft w:val="640"/>
          <w:marRight w:val="0"/>
          <w:marTop w:val="0"/>
          <w:marBottom w:val="0"/>
          <w:divBdr>
            <w:top w:val="none" w:sz="0" w:space="0" w:color="auto"/>
            <w:left w:val="none" w:sz="0" w:space="0" w:color="auto"/>
            <w:bottom w:val="none" w:sz="0" w:space="0" w:color="auto"/>
            <w:right w:val="none" w:sz="0" w:space="0" w:color="auto"/>
          </w:divBdr>
        </w:div>
        <w:div w:id="1981425203">
          <w:marLeft w:val="640"/>
          <w:marRight w:val="0"/>
          <w:marTop w:val="0"/>
          <w:marBottom w:val="0"/>
          <w:divBdr>
            <w:top w:val="none" w:sz="0" w:space="0" w:color="auto"/>
            <w:left w:val="none" w:sz="0" w:space="0" w:color="auto"/>
            <w:bottom w:val="none" w:sz="0" w:space="0" w:color="auto"/>
            <w:right w:val="none" w:sz="0" w:space="0" w:color="auto"/>
          </w:divBdr>
        </w:div>
        <w:div w:id="964232993">
          <w:marLeft w:val="640"/>
          <w:marRight w:val="0"/>
          <w:marTop w:val="0"/>
          <w:marBottom w:val="0"/>
          <w:divBdr>
            <w:top w:val="none" w:sz="0" w:space="0" w:color="auto"/>
            <w:left w:val="none" w:sz="0" w:space="0" w:color="auto"/>
            <w:bottom w:val="none" w:sz="0" w:space="0" w:color="auto"/>
            <w:right w:val="none" w:sz="0" w:space="0" w:color="auto"/>
          </w:divBdr>
        </w:div>
        <w:div w:id="1124075355">
          <w:marLeft w:val="640"/>
          <w:marRight w:val="0"/>
          <w:marTop w:val="0"/>
          <w:marBottom w:val="0"/>
          <w:divBdr>
            <w:top w:val="none" w:sz="0" w:space="0" w:color="auto"/>
            <w:left w:val="none" w:sz="0" w:space="0" w:color="auto"/>
            <w:bottom w:val="none" w:sz="0" w:space="0" w:color="auto"/>
            <w:right w:val="none" w:sz="0" w:space="0" w:color="auto"/>
          </w:divBdr>
        </w:div>
        <w:div w:id="452753795">
          <w:marLeft w:val="640"/>
          <w:marRight w:val="0"/>
          <w:marTop w:val="0"/>
          <w:marBottom w:val="0"/>
          <w:divBdr>
            <w:top w:val="none" w:sz="0" w:space="0" w:color="auto"/>
            <w:left w:val="none" w:sz="0" w:space="0" w:color="auto"/>
            <w:bottom w:val="none" w:sz="0" w:space="0" w:color="auto"/>
            <w:right w:val="none" w:sz="0" w:space="0" w:color="auto"/>
          </w:divBdr>
        </w:div>
        <w:div w:id="198907114">
          <w:marLeft w:val="640"/>
          <w:marRight w:val="0"/>
          <w:marTop w:val="0"/>
          <w:marBottom w:val="0"/>
          <w:divBdr>
            <w:top w:val="none" w:sz="0" w:space="0" w:color="auto"/>
            <w:left w:val="none" w:sz="0" w:space="0" w:color="auto"/>
            <w:bottom w:val="none" w:sz="0" w:space="0" w:color="auto"/>
            <w:right w:val="none" w:sz="0" w:space="0" w:color="auto"/>
          </w:divBdr>
        </w:div>
        <w:div w:id="395980616">
          <w:marLeft w:val="640"/>
          <w:marRight w:val="0"/>
          <w:marTop w:val="0"/>
          <w:marBottom w:val="0"/>
          <w:divBdr>
            <w:top w:val="none" w:sz="0" w:space="0" w:color="auto"/>
            <w:left w:val="none" w:sz="0" w:space="0" w:color="auto"/>
            <w:bottom w:val="none" w:sz="0" w:space="0" w:color="auto"/>
            <w:right w:val="none" w:sz="0" w:space="0" w:color="auto"/>
          </w:divBdr>
        </w:div>
        <w:div w:id="2091080960">
          <w:marLeft w:val="640"/>
          <w:marRight w:val="0"/>
          <w:marTop w:val="0"/>
          <w:marBottom w:val="0"/>
          <w:divBdr>
            <w:top w:val="none" w:sz="0" w:space="0" w:color="auto"/>
            <w:left w:val="none" w:sz="0" w:space="0" w:color="auto"/>
            <w:bottom w:val="none" w:sz="0" w:space="0" w:color="auto"/>
            <w:right w:val="none" w:sz="0" w:space="0" w:color="auto"/>
          </w:divBdr>
        </w:div>
        <w:div w:id="610162674">
          <w:marLeft w:val="640"/>
          <w:marRight w:val="0"/>
          <w:marTop w:val="0"/>
          <w:marBottom w:val="0"/>
          <w:divBdr>
            <w:top w:val="none" w:sz="0" w:space="0" w:color="auto"/>
            <w:left w:val="none" w:sz="0" w:space="0" w:color="auto"/>
            <w:bottom w:val="none" w:sz="0" w:space="0" w:color="auto"/>
            <w:right w:val="none" w:sz="0" w:space="0" w:color="auto"/>
          </w:divBdr>
        </w:div>
        <w:div w:id="555430308">
          <w:marLeft w:val="640"/>
          <w:marRight w:val="0"/>
          <w:marTop w:val="0"/>
          <w:marBottom w:val="0"/>
          <w:divBdr>
            <w:top w:val="none" w:sz="0" w:space="0" w:color="auto"/>
            <w:left w:val="none" w:sz="0" w:space="0" w:color="auto"/>
            <w:bottom w:val="none" w:sz="0" w:space="0" w:color="auto"/>
            <w:right w:val="none" w:sz="0" w:space="0" w:color="auto"/>
          </w:divBdr>
        </w:div>
        <w:div w:id="698046725">
          <w:marLeft w:val="640"/>
          <w:marRight w:val="0"/>
          <w:marTop w:val="0"/>
          <w:marBottom w:val="0"/>
          <w:divBdr>
            <w:top w:val="none" w:sz="0" w:space="0" w:color="auto"/>
            <w:left w:val="none" w:sz="0" w:space="0" w:color="auto"/>
            <w:bottom w:val="none" w:sz="0" w:space="0" w:color="auto"/>
            <w:right w:val="none" w:sz="0" w:space="0" w:color="auto"/>
          </w:divBdr>
        </w:div>
        <w:div w:id="388117757">
          <w:marLeft w:val="640"/>
          <w:marRight w:val="0"/>
          <w:marTop w:val="0"/>
          <w:marBottom w:val="0"/>
          <w:divBdr>
            <w:top w:val="none" w:sz="0" w:space="0" w:color="auto"/>
            <w:left w:val="none" w:sz="0" w:space="0" w:color="auto"/>
            <w:bottom w:val="none" w:sz="0" w:space="0" w:color="auto"/>
            <w:right w:val="none" w:sz="0" w:space="0" w:color="auto"/>
          </w:divBdr>
        </w:div>
        <w:div w:id="1079132023">
          <w:marLeft w:val="640"/>
          <w:marRight w:val="0"/>
          <w:marTop w:val="0"/>
          <w:marBottom w:val="0"/>
          <w:divBdr>
            <w:top w:val="none" w:sz="0" w:space="0" w:color="auto"/>
            <w:left w:val="none" w:sz="0" w:space="0" w:color="auto"/>
            <w:bottom w:val="none" w:sz="0" w:space="0" w:color="auto"/>
            <w:right w:val="none" w:sz="0" w:space="0" w:color="auto"/>
          </w:divBdr>
        </w:div>
        <w:div w:id="1884440075">
          <w:marLeft w:val="640"/>
          <w:marRight w:val="0"/>
          <w:marTop w:val="0"/>
          <w:marBottom w:val="0"/>
          <w:divBdr>
            <w:top w:val="none" w:sz="0" w:space="0" w:color="auto"/>
            <w:left w:val="none" w:sz="0" w:space="0" w:color="auto"/>
            <w:bottom w:val="none" w:sz="0" w:space="0" w:color="auto"/>
            <w:right w:val="none" w:sz="0" w:space="0" w:color="auto"/>
          </w:divBdr>
        </w:div>
        <w:div w:id="1344819265">
          <w:marLeft w:val="640"/>
          <w:marRight w:val="0"/>
          <w:marTop w:val="0"/>
          <w:marBottom w:val="0"/>
          <w:divBdr>
            <w:top w:val="none" w:sz="0" w:space="0" w:color="auto"/>
            <w:left w:val="none" w:sz="0" w:space="0" w:color="auto"/>
            <w:bottom w:val="none" w:sz="0" w:space="0" w:color="auto"/>
            <w:right w:val="none" w:sz="0" w:space="0" w:color="auto"/>
          </w:divBdr>
        </w:div>
      </w:divsChild>
    </w:div>
    <w:div w:id="2109227943">
      <w:marLeft w:val="480"/>
      <w:marRight w:val="0"/>
      <w:marTop w:val="0"/>
      <w:marBottom w:val="0"/>
      <w:divBdr>
        <w:top w:val="none" w:sz="0" w:space="0" w:color="auto"/>
        <w:left w:val="none" w:sz="0" w:space="0" w:color="auto"/>
        <w:bottom w:val="none" w:sz="0" w:space="0" w:color="auto"/>
        <w:right w:val="none" w:sz="0" w:space="0" w:color="auto"/>
      </w:divBdr>
    </w:div>
    <w:div w:id="2109764734">
      <w:bodyDiv w:val="1"/>
      <w:marLeft w:val="0"/>
      <w:marRight w:val="0"/>
      <w:marTop w:val="0"/>
      <w:marBottom w:val="0"/>
      <w:divBdr>
        <w:top w:val="none" w:sz="0" w:space="0" w:color="auto"/>
        <w:left w:val="none" w:sz="0" w:space="0" w:color="auto"/>
        <w:bottom w:val="none" w:sz="0" w:space="0" w:color="auto"/>
        <w:right w:val="none" w:sz="0" w:space="0" w:color="auto"/>
      </w:divBdr>
      <w:divsChild>
        <w:div w:id="5637798">
          <w:marLeft w:val="480"/>
          <w:marRight w:val="0"/>
          <w:marTop w:val="0"/>
          <w:marBottom w:val="0"/>
          <w:divBdr>
            <w:top w:val="none" w:sz="0" w:space="0" w:color="auto"/>
            <w:left w:val="none" w:sz="0" w:space="0" w:color="auto"/>
            <w:bottom w:val="none" w:sz="0" w:space="0" w:color="auto"/>
            <w:right w:val="none" w:sz="0" w:space="0" w:color="auto"/>
          </w:divBdr>
        </w:div>
        <w:div w:id="107895159">
          <w:marLeft w:val="480"/>
          <w:marRight w:val="0"/>
          <w:marTop w:val="0"/>
          <w:marBottom w:val="0"/>
          <w:divBdr>
            <w:top w:val="none" w:sz="0" w:space="0" w:color="auto"/>
            <w:left w:val="none" w:sz="0" w:space="0" w:color="auto"/>
            <w:bottom w:val="none" w:sz="0" w:space="0" w:color="auto"/>
            <w:right w:val="none" w:sz="0" w:space="0" w:color="auto"/>
          </w:divBdr>
        </w:div>
        <w:div w:id="199830532">
          <w:marLeft w:val="480"/>
          <w:marRight w:val="0"/>
          <w:marTop w:val="0"/>
          <w:marBottom w:val="0"/>
          <w:divBdr>
            <w:top w:val="none" w:sz="0" w:space="0" w:color="auto"/>
            <w:left w:val="none" w:sz="0" w:space="0" w:color="auto"/>
            <w:bottom w:val="none" w:sz="0" w:space="0" w:color="auto"/>
            <w:right w:val="none" w:sz="0" w:space="0" w:color="auto"/>
          </w:divBdr>
        </w:div>
        <w:div w:id="215556617">
          <w:marLeft w:val="480"/>
          <w:marRight w:val="0"/>
          <w:marTop w:val="0"/>
          <w:marBottom w:val="0"/>
          <w:divBdr>
            <w:top w:val="none" w:sz="0" w:space="0" w:color="auto"/>
            <w:left w:val="none" w:sz="0" w:space="0" w:color="auto"/>
            <w:bottom w:val="none" w:sz="0" w:space="0" w:color="auto"/>
            <w:right w:val="none" w:sz="0" w:space="0" w:color="auto"/>
          </w:divBdr>
        </w:div>
        <w:div w:id="215705938">
          <w:marLeft w:val="480"/>
          <w:marRight w:val="0"/>
          <w:marTop w:val="0"/>
          <w:marBottom w:val="0"/>
          <w:divBdr>
            <w:top w:val="none" w:sz="0" w:space="0" w:color="auto"/>
            <w:left w:val="none" w:sz="0" w:space="0" w:color="auto"/>
            <w:bottom w:val="none" w:sz="0" w:space="0" w:color="auto"/>
            <w:right w:val="none" w:sz="0" w:space="0" w:color="auto"/>
          </w:divBdr>
        </w:div>
        <w:div w:id="268464250">
          <w:marLeft w:val="480"/>
          <w:marRight w:val="0"/>
          <w:marTop w:val="0"/>
          <w:marBottom w:val="0"/>
          <w:divBdr>
            <w:top w:val="none" w:sz="0" w:space="0" w:color="auto"/>
            <w:left w:val="none" w:sz="0" w:space="0" w:color="auto"/>
            <w:bottom w:val="none" w:sz="0" w:space="0" w:color="auto"/>
            <w:right w:val="none" w:sz="0" w:space="0" w:color="auto"/>
          </w:divBdr>
        </w:div>
        <w:div w:id="285550322">
          <w:marLeft w:val="480"/>
          <w:marRight w:val="0"/>
          <w:marTop w:val="0"/>
          <w:marBottom w:val="0"/>
          <w:divBdr>
            <w:top w:val="none" w:sz="0" w:space="0" w:color="auto"/>
            <w:left w:val="none" w:sz="0" w:space="0" w:color="auto"/>
            <w:bottom w:val="none" w:sz="0" w:space="0" w:color="auto"/>
            <w:right w:val="none" w:sz="0" w:space="0" w:color="auto"/>
          </w:divBdr>
        </w:div>
        <w:div w:id="310837586">
          <w:marLeft w:val="480"/>
          <w:marRight w:val="0"/>
          <w:marTop w:val="0"/>
          <w:marBottom w:val="0"/>
          <w:divBdr>
            <w:top w:val="none" w:sz="0" w:space="0" w:color="auto"/>
            <w:left w:val="none" w:sz="0" w:space="0" w:color="auto"/>
            <w:bottom w:val="none" w:sz="0" w:space="0" w:color="auto"/>
            <w:right w:val="none" w:sz="0" w:space="0" w:color="auto"/>
          </w:divBdr>
        </w:div>
        <w:div w:id="457139585">
          <w:marLeft w:val="480"/>
          <w:marRight w:val="0"/>
          <w:marTop w:val="0"/>
          <w:marBottom w:val="0"/>
          <w:divBdr>
            <w:top w:val="none" w:sz="0" w:space="0" w:color="auto"/>
            <w:left w:val="none" w:sz="0" w:space="0" w:color="auto"/>
            <w:bottom w:val="none" w:sz="0" w:space="0" w:color="auto"/>
            <w:right w:val="none" w:sz="0" w:space="0" w:color="auto"/>
          </w:divBdr>
        </w:div>
        <w:div w:id="458648430">
          <w:marLeft w:val="480"/>
          <w:marRight w:val="0"/>
          <w:marTop w:val="0"/>
          <w:marBottom w:val="0"/>
          <w:divBdr>
            <w:top w:val="none" w:sz="0" w:space="0" w:color="auto"/>
            <w:left w:val="none" w:sz="0" w:space="0" w:color="auto"/>
            <w:bottom w:val="none" w:sz="0" w:space="0" w:color="auto"/>
            <w:right w:val="none" w:sz="0" w:space="0" w:color="auto"/>
          </w:divBdr>
        </w:div>
        <w:div w:id="462044383">
          <w:marLeft w:val="480"/>
          <w:marRight w:val="0"/>
          <w:marTop w:val="0"/>
          <w:marBottom w:val="0"/>
          <w:divBdr>
            <w:top w:val="none" w:sz="0" w:space="0" w:color="auto"/>
            <w:left w:val="none" w:sz="0" w:space="0" w:color="auto"/>
            <w:bottom w:val="none" w:sz="0" w:space="0" w:color="auto"/>
            <w:right w:val="none" w:sz="0" w:space="0" w:color="auto"/>
          </w:divBdr>
        </w:div>
        <w:div w:id="630407075">
          <w:marLeft w:val="480"/>
          <w:marRight w:val="0"/>
          <w:marTop w:val="0"/>
          <w:marBottom w:val="0"/>
          <w:divBdr>
            <w:top w:val="none" w:sz="0" w:space="0" w:color="auto"/>
            <w:left w:val="none" w:sz="0" w:space="0" w:color="auto"/>
            <w:bottom w:val="none" w:sz="0" w:space="0" w:color="auto"/>
            <w:right w:val="none" w:sz="0" w:space="0" w:color="auto"/>
          </w:divBdr>
        </w:div>
        <w:div w:id="724568208">
          <w:marLeft w:val="480"/>
          <w:marRight w:val="0"/>
          <w:marTop w:val="0"/>
          <w:marBottom w:val="0"/>
          <w:divBdr>
            <w:top w:val="none" w:sz="0" w:space="0" w:color="auto"/>
            <w:left w:val="none" w:sz="0" w:space="0" w:color="auto"/>
            <w:bottom w:val="none" w:sz="0" w:space="0" w:color="auto"/>
            <w:right w:val="none" w:sz="0" w:space="0" w:color="auto"/>
          </w:divBdr>
        </w:div>
        <w:div w:id="803427279">
          <w:marLeft w:val="480"/>
          <w:marRight w:val="0"/>
          <w:marTop w:val="0"/>
          <w:marBottom w:val="0"/>
          <w:divBdr>
            <w:top w:val="none" w:sz="0" w:space="0" w:color="auto"/>
            <w:left w:val="none" w:sz="0" w:space="0" w:color="auto"/>
            <w:bottom w:val="none" w:sz="0" w:space="0" w:color="auto"/>
            <w:right w:val="none" w:sz="0" w:space="0" w:color="auto"/>
          </w:divBdr>
        </w:div>
        <w:div w:id="839781636">
          <w:marLeft w:val="480"/>
          <w:marRight w:val="0"/>
          <w:marTop w:val="0"/>
          <w:marBottom w:val="0"/>
          <w:divBdr>
            <w:top w:val="none" w:sz="0" w:space="0" w:color="auto"/>
            <w:left w:val="none" w:sz="0" w:space="0" w:color="auto"/>
            <w:bottom w:val="none" w:sz="0" w:space="0" w:color="auto"/>
            <w:right w:val="none" w:sz="0" w:space="0" w:color="auto"/>
          </w:divBdr>
        </w:div>
        <w:div w:id="856965376">
          <w:marLeft w:val="480"/>
          <w:marRight w:val="0"/>
          <w:marTop w:val="0"/>
          <w:marBottom w:val="0"/>
          <w:divBdr>
            <w:top w:val="none" w:sz="0" w:space="0" w:color="auto"/>
            <w:left w:val="none" w:sz="0" w:space="0" w:color="auto"/>
            <w:bottom w:val="none" w:sz="0" w:space="0" w:color="auto"/>
            <w:right w:val="none" w:sz="0" w:space="0" w:color="auto"/>
          </w:divBdr>
        </w:div>
        <w:div w:id="934241495">
          <w:marLeft w:val="480"/>
          <w:marRight w:val="0"/>
          <w:marTop w:val="0"/>
          <w:marBottom w:val="0"/>
          <w:divBdr>
            <w:top w:val="none" w:sz="0" w:space="0" w:color="auto"/>
            <w:left w:val="none" w:sz="0" w:space="0" w:color="auto"/>
            <w:bottom w:val="none" w:sz="0" w:space="0" w:color="auto"/>
            <w:right w:val="none" w:sz="0" w:space="0" w:color="auto"/>
          </w:divBdr>
        </w:div>
        <w:div w:id="1017269071">
          <w:marLeft w:val="480"/>
          <w:marRight w:val="0"/>
          <w:marTop w:val="0"/>
          <w:marBottom w:val="0"/>
          <w:divBdr>
            <w:top w:val="none" w:sz="0" w:space="0" w:color="auto"/>
            <w:left w:val="none" w:sz="0" w:space="0" w:color="auto"/>
            <w:bottom w:val="none" w:sz="0" w:space="0" w:color="auto"/>
            <w:right w:val="none" w:sz="0" w:space="0" w:color="auto"/>
          </w:divBdr>
        </w:div>
        <w:div w:id="1020621111">
          <w:marLeft w:val="480"/>
          <w:marRight w:val="0"/>
          <w:marTop w:val="0"/>
          <w:marBottom w:val="0"/>
          <w:divBdr>
            <w:top w:val="none" w:sz="0" w:space="0" w:color="auto"/>
            <w:left w:val="none" w:sz="0" w:space="0" w:color="auto"/>
            <w:bottom w:val="none" w:sz="0" w:space="0" w:color="auto"/>
            <w:right w:val="none" w:sz="0" w:space="0" w:color="auto"/>
          </w:divBdr>
        </w:div>
        <w:div w:id="1029069061">
          <w:marLeft w:val="480"/>
          <w:marRight w:val="0"/>
          <w:marTop w:val="0"/>
          <w:marBottom w:val="0"/>
          <w:divBdr>
            <w:top w:val="none" w:sz="0" w:space="0" w:color="auto"/>
            <w:left w:val="none" w:sz="0" w:space="0" w:color="auto"/>
            <w:bottom w:val="none" w:sz="0" w:space="0" w:color="auto"/>
            <w:right w:val="none" w:sz="0" w:space="0" w:color="auto"/>
          </w:divBdr>
        </w:div>
        <w:div w:id="1037001783">
          <w:marLeft w:val="480"/>
          <w:marRight w:val="0"/>
          <w:marTop w:val="0"/>
          <w:marBottom w:val="0"/>
          <w:divBdr>
            <w:top w:val="none" w:sz="0" w:space="0" w:color="auto"/>
            <w:left w:val="none" w:sz="0" w:space="0" w:color="auto"/>
            <w:bottom w:val="none" w:sz="0" w:space="0" w:color="auto"/>
            <w:right w:val="none" w:sz="0" w:space="0" w:color="auto"/>
          </w:divBdr>
        </w:div>
        <w:div w:id="1048797092">
          <w:marLeft w:val="480"/>
          <w:marRight w:val="0"/>
          <w:marTop w:val="0"/>
          <w:marBottom w:val="0"/>
          <w:divBdr>
            <w:top w:val="none" w:sz="0" w:space="0" w:color="auto"/>
            <w:left w:val="none" w:sz="0" w:space="0" w:color="auto"/>
            <w:bottom w:val="none" w:sz="0" w:space="0" w:color="auto"/>
            <w:right w:val="none" w:sz="0" w:space="0" w:color="auto"/>
          </w:divBdr>
        </w:div>
        <w:div w:id="1069111376">
          <w:marLeft w:val="480"/>
          <w:marRight w:val="0"/>
          <w:marTop w:val="0"/>
          <w:marBottom w:val="0"/>
          <w:divBdr>
            <w:top w:val="none" w:sz="0" w:space="0" w:color="auto"/>
            <w:left w:val="none" w:sz="0" w:space="0" w:color="auto"/>
            <w:bottom w:val="none" w:sz="0" w:space="0" w:color="auto"/>
            <w:right w:val="none" w:sz="0" w:space="0" w:color="auto"/>
          </w:divBdr>
        </w:div>
        <w:div w:id="1137648414">
          <w:marLeft w:val="480"/>
          <w:marRight w:val="0"/>
          <w:marTop w:val="0"/>
          <w:marBottom w:val="0"/>
          <w:divBdr>
            <w:top w:val="none" w:sz="0" w:space="0" w:color="auto"/>
            <w:left w:val="none" w:sz="0" w:space="0" w:color="auto"/>
            <w:bottom w:val="none" w:sz="0" w:space="0" w:color="auto"/>
            <w:right w:val="none" w:sz="0" w:space="0" w:color="auto"/>
          </w:divBdr>
        </w:div>
        <w:div w:id="1153907808">
          <w:marLeft w:val="480"/>
          <w:marRight w:val="0"/>
          <w:marTop w:val="0"/>
          <w:marBottom w:val="0"/>
          <w:divBdr>
            <w:top w:val="none" w:sz="0" w:space="0" w:color="auto"/>
            <w:left w:val="none" w:sz="0" w:space="0" w:color="auto"/>
            <w:bottom w:val="none" w:sz="0" w:space="0" w:color="auto"/>
            <w:right w:val="none" w:sz="0" w:space="0" w:color="auto"/>
          </w:divBdr>
        </w:div>
        <w:div w:id="1223057505">
          <w:marLeft w:val="480"/>
          <w:marRight w:val="0"/>
          <w:marTop w:val="0"/>
          <w:marBottom w:val="0"/>
          <w:divBdr>
            <w:top w:val="none" w:sz="0" w:space="0" w:color="auto"/>
            <w:left w:val="none" w:sz="0" w:space="0" w:color="auto"/>
            <w:bottom w:val="none" w:sz="0" w:space="0" w:color="auto"/>
            <w:right w:val="none" w:sz="0" w:space="0" w:color="auto"/>
          </w:divBdr>
        </w:div>
        <w:div w:id="1254127169">
          <w:marLeft w:val="480"/>
          <w:marRight w:val="0"/>
          <w:marTop w:val="0"/>
          <w:marBottom w:val="0"/>
          <w:divBdr>
            <w:top w:val="none" w:sz="0" w:space="0" w:color="auto"/>
            <w:left w:val="none" w:sz="0" w:space="0" w:color="auto"/>
            <w:bottom w:val="none" w:sz="0" w:space="0" w:color="auto"/>
            <w:right w:val="none" w:sz="0" w:space="0" w:color="auto"/>
          </w:divBdr>
        </w:div>
        <w:div w:id="1304194388">
          <w:marLeft w:val="480"/>
          <w:marRight w:val="0"/>
          <w:marTop w:val="0"/>
          <w:marBottom w:val="0"/>
          <w:divBdr>
            <w:top w:val="none" w:sz="0" w:space="0" w:color="auto"/>
            <w:left w:val="none" w:sz="0" w:space="0" w:color="auto"/>
            <w:bottom w:val="none" w:sz="0" w:space="0" w:color="auto"/>
            <w:right w:val="none" w:sz="0" w:space="0" w:color="auto"/>
          </w:divBdr>
        </w:div>
        <w:div w:id="1394623652">
          <w:marLeft w:val="480"/>
          <w:marRight w:val="0"/>
          <w:marTop w:val="0"/>
          <w:marBottom w:val="0"/>
          <w:divBdr>
            <w:top w:val="none" w:sz="0" w:space="0" w:color="auto"/>
            <w:left w:val="none" w:sz="0" w:space="0" w:color="auto"/>
            <w:bottom w:val="none" w:sz="0" w:space="0" w:color="auto"/>
            <w:right w:val="none" w:sz="0" w:space="0" w:color="auto"/>
          </w:divBdr>
        </w:div>
        <w:div w:id="1402098514">
          <w:marLeft w:val="480"/>
          <w:marRight w:val="0"/>
          <w:marTop w:val="0"/>
          <w:marBottom w:val="0"/>
          <w:divBdr>
            <w:top w:val="none" w:sz="0" w:space="0" w:color="auto"/>
            <w:left w:val="none" w:sz="0" w:space="0" w:color="auto"/>
            <w:bottom w:val="none" w:sz="0" w:space="0" w:color="auto"/>
            <w:right w:val="none" w:sz="0" w:space="0" w:color="auto"/>
          </w:divBdr>
        </w:div>
        <w:div w:id="1427725456">
          <w:marLeft w:val="480"/>
          <w:marRight w:val="0"/>
          <w:marTop w:val="0"/>
          <w:marBottom w:val="0"/>
          <w:divBdr>
            <w:top w:val="none" w:sz="0" w:space="0" w:color="auto"/>
            <w:left w:val="none" w:sz="0" w:space="0" w:color="auto"/>
            <w:bottom w:val="none" w:sz="0" w:space="0" w:color="auto"/>
            <w:right w:val="none" w:sz="0" w:space="0" w:color="auto"/>
          </w:divBdr>
        </w:div>
        <w:div w:id="1455976705">
          <w:marLeft w:val="480"/>
          <w:marRight w:val="0"/>
          <w:marTop w:val="0"/>
          <w:marBottom w:val="0"/>
          <w:divBdr>
            <w:top w:val="none" w:sz="0" w:space="0" w:color="auto"/>
            <w:left w:val="none" w:sz="0" w:space="0" w:color="auto"/>
            <w:bottom w:val="none" w:sz="0" w:space="0" w:color="auto"/>
            <w:right w:val="none" w:sz="0" w:space="0" w:color="auto"/>
          </w:divBdr>
        </w:div>
        <w:div w:id="1456409441">
          <w:marLeft w:val="480"/>
          <w:marRight w:val="0"/>
          <w:marTop w:val="0"/>
          <w:marBottom w:val="0"/>
          <w:divBdr>
            <w:top w:val="none" w:sz="0" w:space="0" w:color="auto"/>
            <w:left w:val="none" w:sz="0" w:space="0" w:color="auto"/>
            <w:bottom w:val="none" w:sz="0" w:space="0" w:color="auto"/>
            <w:right w:val="none" w:sz="0" w:space="0" w:color="auto"/>
          </w:divBdr>
        </w:div>
        <w:div w:id="1467628072">
          <w:marLeft w:val="480"/>
          <w:marRight w:val="0"/>
          <w:marTop w:val="0"/>
          <w:marBottom w:val="0"/>
          <w:divBdr>
            <w:top w:val="none" w:sz="0" w:space="0" w:color="auto"/>
            <w:left w:val="none" w:sz="0" w:space="0" w:color="auto"/>
            <w:bottom w:val="none" w:sz="0" w:space="0" w:color="auto"/>
            <w:right w:val="none" w:sz="0" w:space="0" w:color="auto"/>
          </w:divBdr>
        </w:div>
        <w:div w:id="1472476994">
          <w:marLeft w:val="480"/>
          <w:marRight w:val="0"/>
          <w:marTop w:val="0"/>
          <w:marBottom w:val="0"/>
          <w:divBdr>
            <w:top w:val="none" w:sz="0" w:space="0" w:color="auto"/>
            <w:left w:val="none" w:sz="0" w:space="0" w:color="auto"/>
            <w:bottom w:val="none" w:sz="0" w:space="0" w:color="auto"/>
            <w:right w:val="none" w:sz="0" w:space="0" w:color="auto"/>
          </w:divBdr>
        </w:div>
        <w:div w:id="1516068813">
          <w:marLeft w:val="480"/>
          <w:marRight w:val="0"/>
          <w:marTop w:val="0"/>
          <w:marBottom w:val="0"/>
          <w:divBdr>
            <w:top w:val="none" w:sz="0" w:space="0" w:color="auto"/>
            <w:left w:val="none" w:sz="0" w:space="0" w:color="auto"/>
            <w:bottom w:val="none" w:sz="0" w:space="0" w:color="auto"/>
            <w:right w:val="none" w:sz="0" w:space="0" w:color="auto"/>
          </w:divBdr>
        </w:div>
        <w:div w:id="1606157421">
          <w:marLeft w:val="480"/>
          <w:marRight w:val="0"/>
          <w:marTop w:val="0"/>
          <w:marBottom w:val="0"/>
          <w:divBdr>
            <w:top w:val="none" w:sz="0" w:space="0" w:color="auto"/>
            <w:left w:val="none" w:sz="0" w:space="0" w:color="auto"/>
            <w:bottom w:val="none" w:sz="0" w:space="0" w:color="auto"/>
            <w:right w:val="none" w:sz="0" w:space="0" w:color="auto"/>
          </w:divBdr>
        </w:div>
        <w:div w:id="1672834375">
          <w:marLeft w:val="480"/>
          <w:marRight w:val="0"/>
          <w:marTop w:val="0"/>
          <w:marBottom w:val="0"/>
          <w:divBdr>
            <w:top w:val="none" w:sz="0" w:space="0" w:color="auto"/>
            <w:left w:val="none" w:sz="0" w:space="0" w:color="auto"/>
            <w:bottom w:val="none" w:sz="0" w:space="0" w:color="auto"/>
            <w:right w:val="none" w:sz="0" w:space="0" w:color="auto"/>
          </w:divBdr>
        </w:div>
        <w:div w:id="1677531801">
          <w:marLeft w:val="480"/>
          <w:marRight w:val="0"/>
          <w:marTop w:val="0"/>
          <w:marBottom w:val="0"/>
          <w:divBdr>
            <w:top w:val="none" w:sz="0" w:space="0" w:color="auto"/>
            <w:left w:val="none" w:sz="0" w:space="0" w:color="auto"/>
            <w:bottom w:val="none" w:sz="0" w:space="0" w:color="auto"/>
            <w:right w:val="none" w:sz="0" w:space="0" w:color="auto"/>
          </w:divBdr>
        </w:div>
        <w:div w:id="1759979036">
          <w:marLeft w:val="480"/>
          <w:marRight w:val="0"/>
          <w:marTop w:val="0"/>
          <w:marBottom w:val="0"/>
          <w:divBdr>
            <w:top w:val="none" w:sz="0" w:space="0" w:color="auto"/>
            <w:left w:val="none" w:sz="0" w:space="0" w:color="auto"/>
            <w:bottom w:val="none" w:sz="0" w:space="0" w:color="auto"/>
            <w:right w:val="none" w:sz="0" w:space="0" w:color="auto"/>
          </w:divBdr>
        </w:div>
        <w:div w:id="1791706842">
          <w:marLeft w:val="480"/>
          <w:marRight w:val="0"/>
          <w:marTop w:val="0"/>
          <w:marBottom w:val="0"/>
          <w:divBdr>
            <w:top w:val="none" w:sz="0" w:space="0" w:color="auto"/>
            <w:left w:val="none" w:sz="0" w:space="0" w:color="auto"/>
            <w:bottom w:val="none" w:sz="0" w:space="0" w:color="auto"/>
            <w:right w:val="none" w:sz="0" w:space="0" w:color="auto"/>
          </w:divBdr>
        </w:div>
        <w:div w:id="1830170179">
          <w:marLeft w:val="480"/>
          <w:marRight w:val="0"/>
          <w:marTop w:val="0"/>
          <w:marBottom w:val="0"/>
          <w:divBdr>
            <w:top w:val="none" w:sz="0" w:space="0" w:color="auto"/>
            <w:left w:val="none" w:sz="0" w:space="0" w:color="auto"/>
            <w:bottom w:val="none" w:sz="0" w:space="0" w:color="auto"/>
            <w:right w:val="none" w:sz="0" w:space="0" w:color="auto"/>
          </w:divBdr>
        </w:div>
        <w:div w:id="1878859242">
          <w:marLeft w:val="480"/>
          <w:marRight w:val="0"/>
          <w:marTop w:val="0"/>
          <w:marBottom w:val="0"/>
          <w:divBdr>
            <w:top w:val="none" w:sz="0" w:space="0" w:color="auto"/>
            <w:left w:val="none" w:sz="0" w:space="0" w:color="auto"/>
            <w:bottom w:val="none" w:sz="0" w:space="0" w:color="auto"/>
            <w:right w:val="none" w:sz="0" w:space="0" w:color="auto"/>
          </w:divBdr>
        </w:div>
        <w:div w:id="1890149578">
          <w:marLeft w:val="480"/>
          <w:marRight w:val="0"/>
          <w:marTop w:val="0"/>
          <w:marBottom w:val="0"/>
          <w:divBdr>
            <w:top w:val="none" w:sz="0" w:space="0" w:color="auto"/>
            <w:left w:val="none" w:sz="0" w:space="0" w:color="auto"/>
            <w:bottom w:val="none" w:sz="0" w:space="0" w:color="auto"/>
            <w:right w:val="none" w:sz="0" w:space="0" w:color="auto"/>
          </w:divBdr>
        </w:div>
        <w:div w:id="1894005476">
          <w:marLeft w:val="480"/>
          <w:marRight w:val="0"/>
          <w:marTop w:val="0"/>
          <w:marBottom w:val="0"/>
          <w:divBdr>
            <w:top w:val="none" w:sz="0" w:space="0" w:color="auto"/>
            <w:left w:val="none" w:sz="0" w:space="0" w:color="auto"/>
            <w:bottom w:val="none" w:sz="0" w:space="0" w:color="auto"/>
            <w:right w:val="none" w:sz="0" w:space="0" w:color="auto"/>
          </w:divBdr>
        </w:div>
        <w:div w:id="1920285888">
          <w:marLeft w:val="480"/>
          <w:marRight w:val="0"/>
          <w:marTop w:val="0"/>
          <w:marBottom w:val="0"/>
          <w:divBdr>
            <w:top w:val="none" w:sz="0" w:space="0" w:color="auto"/>
            <w:left w:val="none" w:sz="0" w:space="0" w:color="auto"/>
            <w:bottom w:val="none" w:sz="0" w:space="0" w:color="auto"/>
            <w:right w:val="none" w:sz="0" w:space="0" w:color="auto"/>
          </w:divBdr>
        </w:div>
        <w:div w:id="1932424761">
          <w:marLeft w:val="480"/>
          <w:marRight w:val="0"/>
          <w:marTop w:val="0"/>
          <w:marBottom w:val="0"/>
          <w:divBdr>
            <w:top w:val="none" w:sz="0" w:space="0" w:color="auto"/>
            <w:left w:val="none" w:sz="0" w:space="0" w:color="auto"/>
            <w:bottom w:val="none" w:sz="0" w:space="0" w:color="auto"/>
            <w:right w:val="none" w:sz="0" w:space="0" w:color="auto"/>
          </w:divBdr>
        </w:div>
        <w:div w:id="1955791325">
          <w:marLeft w:val="480"/>
          <w:marRight w:val="0"/>
          <w:marTop w:val="0"/>
          <w:marBottom w:val="0"/>
          <w:divBdr>
            <w:top w:val="none" w:sz="0" w:space="0" w:color="auto"/>
            <w:left w:val="none" w:sz="0" w:space="0" w:color="auto"/>
            <w:bottom w:val="none" w:sz="0" w:space="0" w:color="auto"/>
            <w:right w:val="none" w:sz="0" w:space="0" w:color="auto"/>
          </w:divBdr>
        </w:div>
        <w:div w:id="2061706043">
          <w:marLeft w:val="480"/>
          <w:marRight w:val="0"/>
          <w:marTop w:val="0"/>
          <w:marBottom w:val="0"/>
          <w:divBdr>
            <w:top w:val="none" w:sz="0" w:space="0" w:color="auto"/>
            <w:left w:val="none" w:sz="0" w:space="0" w:color="auto"/>
            <w:bottom w:val="none" w:sz="0" w:space="0" w:color="auto"/>
            <w:right w:val="none" w:sz="0" w:space="0" w:color="auto"/>
          </w:divBdr>
        </w:div>
      </w:divsChild>
    </w:div>
    <w:div w:id="2110194639">
      <w:marLeft w:val="480"/>
      <w:marRight w:val="0"/>
      <w:marTop w:val="0"/>
      <w:marBottom w:val="0"/>
      <w:divBdr>
        <w:top w:val="none" w:sz="0" w:space="0" w:color="auto"/>
        <w:left w:val="none" w:sz="0" w:space="0" w:color="auto"/>
        <w:bottom w:val="none" w:sz="0" w:space="0" w:color="auto"/>
        <w:right w:val="none" w:sz="0" w:space="0" w:color="auto"/>
      </w:divBdr>
    </w:div>
    <w:div w:id="2110268474">
      <w:bodyDiv w:val="1"/>
      <w:marLeft w:val="0"/>
      <w:marRight w:val="0"/>
      <w:marTop w:val="0"/>
      <w:marBottom w:val="0"/>
      <w:divBdr>
        <w:top w:val="none" w:sz="0" w:space="0" w:color="auto"/>
        <w:left w:val="none" w:sz="0" w:space="0" w:color="auto"/>
        <w:bottom w:val="none" w:sz="0" w:space="0" w:color="auto"/>
        <w:right w:val="none" w:sz="0" w:space="0" w:color="auto"/>
      </w:divBdr>
    </w:div>
    <w:div w:id="2111656193">
      <w:marLeft w:val="480"/>
      <w:marRight w:val="0"/>
      <w:marTop w:val="0"/>
      <w:marBottom w:val="0"/>
      <w:divBdr>
        <w:top w:val="none" w:sz="0" w:space="0" w:color="auto"/>
        <w:left w:val="none" w:sz="0" w:space="0" w:color="auto"/>
        <w:bottom w:val="none" w:sz="0" w:space="0" w:color="auto"/>
        <w:right w:val="none" w:sz="0" w:space="0" w:color="auto"/>
      </w:divBdr>
    </w:div>
    <w:div w:id="2114086256">
      <w:marLeft w:val="480"/>
      <w:marRight w:val="0"/>
      <w:marTop w:val="0"/>
      <w:marBottom w:val="0"/>
      <w:divBdr>
        <w:top w:val="none" w:sz="0" w:space="0" w:color="auto"/>
        <w:left w:val="none" w:sz="0" w:space="0" w:color="auto"/>
        <w:bottom w:val="none" w:sz="0" w:space="0" w:color="auto"/>
        <w:right w:val="none" w:sz="0" w:space="0" w:color="auto"/>
      </w:divBdr>
    </w:div>
    <w:div w:id="2114786705">
      <w:marLeft w:val="640"/>
      <w:marRight w:val="0"/>
      <w:marTop w:val="0"/>
      <w:marBottom w:val="0"/>
      <w:divBdr>
        <w:top w:val="none" w:sz="0" w:space="0" w:color="auto"/>
        <w:left w:val="none" w:sz="0" w:space="0" w:color="auto"/>
        <w:bottom w:val="none" w:sz="0" w:space="0" w:color="auto"/>
        <w:right w:val="none" w:sz="0" w:space="0" w:color="auto"/>
      </w:divBdr>
    </w:div>
    <w:div w:id="2117171954">
      <w:marLeft w:val="480"/>
      <w:marRight w:val="0"/>
      <w:marTop w:val="0"/>
      <w:marBottom w:val="0"/>
      <w:divBdr>
        <w:top w:val="none" w:sz="0" w:space="0" w:color="auto"/>
        <w:left w:val="none" w:sz="0" w:space="0" w:color="auto"/>
        <w:bottom w:val="none" w:sz="0" w:space="0" w:color="auto"/>
        <w:right w:val="none" w:sz="0" w:space="0" w:color="auto"/>
      </w:divBdr>
    </w:div>
    <w:div w:id="2117284280">
      <w:bodyDiv w:val="1"/>
      <w:marLeft w:val="0"/>
      <w:marRight w:val="0"/>
      <w:marTop w:val="0"/>
      <w:marBottom w:val="0"/>
      <w:divBdr>
        <w:top w:val="none" w:sz="0" w:space="0" w:color="auto"/>
        <w:left w:val="none" w:sz="0" w:space="0" w:color="auto"/>
        <w:bottom w:val="none" w:sz="0" w:space="0" w:color="auto"/>
        <w:right w:val="none" w:sz="0" w:space="0" w:color="auto"/>
      </w:divBdr>
      <w:divsChild>
        <w:div w:id="2128115431">
          <w:marLeft w:val="640"/>
          <w:marRight w:val="0"/>
          <w:marTop w:val="0"/>
          <w:marBottom w:val="0"/>
          <w:divBdr>
            <w:top w:val="none" w:sz="0" w:space="0" w:color="auto"/>
            <w:left w:val="none" w:sz="0" w:space="0" w:color="auto"/>
            <w:bottom w:val="none" w:sz="0" w:space="0" w:color="auto"/>
            <w:right w:val="none" w:sz="0" w:space="0" w:color="auto"/>
          </w:divBdr>
        </w:div>
        <w:div w:id="788357023">
          <w:marLeft w:val="640"/>
          <w:marRight w:val="0"/>
          <w:marTop w:val="0"/>
          <w:marBottom w:val="0"/>
          <w:divBdr>
            <w:top w:val="none" w:sz="0" w:space="0" w:color="auto"/>
            <w:left w:val="none" w:sz="0" w:space="0" w:color="auto"/>
            <w:bottom w:val="none" w:sz="0" w:space="0" w:color="auto"/>
            <w:right w:val="none" w:sz="0" w:space="0" w:color="auto"/>
          </w:divBdr>
        </w:div>
        <w:div w:id="627321839">
          <w:marLeft w:val="640"/>
          <w:marRight w:val="0"/>
          <w:marTop w:val="0"/>
          <w:marBottom w:val="0"/>
          <w:divBdr>
            <w:top w:val="none" w:sz="0" w:space="0" w:color="auto"/>
            <w:left w:val="none" w:sz="0" w:space="0" w:color="auto"/>
            <w:bottom w:val="none" w:sz="0" w:space="0" w:color="auto"/>
            <w:right w:val="none" w:sz="0" w:space="0" w:color="auto"/>
          </w:divBdr>
        </w:div>
        <w:div w:id="315762525">
          <w:marLeft w:val="640"/>
          <w:marRight w:val="0"/>
          <w:marTop w:val="0"/>
          <w:marBottom w:val="0"/>
          <w:divBdr>
            <w:top w:val="none" w:sz="0" w:space="0" w:color="auto"/>
            <w:left w:val="none" w:sz="0" w:space="0" w:color="auto"/>
            <w:bottom w:val="none" w:sz="0" w:space="0" w:color="auto"/>
            <w:right w:val="none" w:sz="0" w:space="0" w:color="auto"/>
          </w:divBdr>
        </w:div>
        <w:div w:id="1035039256">
          <w:marLeft w:val="640"/>
          <w:marRight w:val="0"/>
          <w:marTop w:val="0"/>
          <w:marBottom w:val="0"/>
          <w:divBdr>
            <w:top w:val="none" w:sz="0" w:space="0" w:color="auto"/>
            <w:left w:val="none" w:sz="0" w:space="0" w:color="auto"/>
            <w:bottom w:val="none" w:sz="0" w:space="0" w:color="auto"/>
            <w:right w:val="none" w:sz="0" w:space="0" w:color="auto"/>
          </w:divBdr>
        </w:div>
        <w:div w:id="1271668949">
          <w:marLeft w:val="640"/>
          <w:marRight w:val="0"/>
          <w:marTop w:val="0"/>
          <w:marBottom w:val="0"/>
          <w:divBdr>
            <w:top w:val="none" w:sz="0" w:space="0" w:color="auto"/>
            <w:left w:val="none" w:sz="0" w:space="0" w:color="auto"/>
            <w:bottom w:val="none" w:sz="0" w:space="0" w:color="auto"/>
            <w:right w:val="none" w:sz="0" w:space="0" w:color="auto"/>
          </w:divBdr>
        </w:div>
        <w:div w:id="914164571">
          <w:marLeft w:val="640"/>
          <w:marRight w:val="0"/>
          <w:marTop w:val="0"/>
          <w:marBottom w:val="0"/>
          <w:divBdr>
            <w:top w:val="none" w:sz="0" w:space="0" w:color="auto"/>
            <w:left w:val="none" w:sz="0" w:space="0" w:color="auto"/>
            <w:bottom w:val="none" w:sz="0" w:space="0" w:color="auto"/>
            <w:right w:val="none" w:sz="0" w:space="0" w:color="auto"/>
          </w:divBdr>
        </w:div>
        <w:div w:id="1523284074">
          <w:marLeft w:val="640"/>
          <w:marRight w:val="0"/>
          <w:marTop w:val="0"/>
          <w:marBottom w:val="0"/>
          <w:divBdr>
            <w:top w:val="none" w:sz="0" w:space="0" w:color="auto"/>
            <w:left w:val="none" w:sz="0" w:space="0" w:color="auto"/>
            <w:bottom w:val="none" w:sz="0" w:space="0" w:color="auto"/>
            <w:right w:val="none" w:sz="0" w:space="0" w:color="auto"/>
          </w:divBdr>
        </w:div>
        <w:div w:id="942997666">
          <w:marLeft w:val="640"/>
          <w:marRight w:val="0"/>
          <w:marTop w:val="0"/>
          <w:marBottom w:val="0"/>
          <w:divBdr>
            <w:top w:val="none" w:sz="0" w:space="0" w:color="auto"/>
            <w:left w:val="none" w:sz="0" w:space="0" w:color="auto"/>
            <w:bottom w:val="none" w:sz="0" w:space="0" w:color="auto"/>
            <w:right w:val="none" w:sz="0" w:space="0" w:color="auto"/>
          </w:divBdr>
        </w:div>
        <w:div w:id="1413308306">
          <w:marLeft w:val="640"/>
          <w:marRight w:val="0"/>
          <w:marTop w:val="0"/>
          <w:marBottom w:val="0"/>
          <w:divBdr>
            <w:top w:val="none" w:sz="0" w:space="0" w:color="auto"/>
            <w:left w:val="none" w:sz="0" w:space="0" w:color="auto"/>
            <w:bottom w:val="none" w:sz="0" w:space="0" w:color="auto"/>
            <w:right w:val="none" w:sz="0" w:space="0" w:color="auto"/>
          </w:divBdr>
        </w:div>
        <w:div w:id="539904361">
          <w:marLeft w:val="640"/>
          <w:marRight w:val="0"/>
          <w:marTop w:val="0"/>
          <w:marBottom w:val="0"/>
          <w:divBdr>
            <w:top w:val="none" w:sz="0" w:space="0" w:color="auto"/>
            <w:left w:val="none" w:sz="0" w:space="0" w:color="auto"/>
            <w:bottom w:val="none" w:sz="0" w:space="0" w:color="auto"/>
            <w:right w:val="none" w:sz="0" w:space="0" w:color="auto"/>
          </w:divBdr>
        </w:div>
        <w:div w:id="208342323">
          <w:marLeft w:val="640"/>
          <w:marRight w:val="0"/>
          <w:marTop w:val="0"/>
          <w:marBottom w:val="0"/>
          <w:divBdr>
            <w:top w:val="none" w:sz="0" w:space="0" w:color="auto"/>
            <w:left w:val="none" w:sz="0" w:space="0" w:color="auto"/>
            <w:bottom w:val="none" w:sz="0" w:space="0" w:color="auto"/>
            <w:right w:val="none" w:sz="0" w:space="0" w:color="auto"/>
          </w:divBdr>
        </w:div>
        <w:div w:id="1828545199">
          <w:marLeft w:val="640"/>
          <w:marRight w:val="0"/>
          <w:marTop w:val="0"/>
          <w:marBottom w:val="0"/>
          <w:divBdr>
            <w:top w:val="none" w:sz="0" w:space="0" w:color="auto"/>
            <w:left w:val="none" w:sz="0" w:space="0" w:color="auto"/>
            <w:bottom w:val="none" w:sz="0" w:space="0" w:color="auto"/>
            <w:right w:val="none" w:sz="0" w:space="0" w:color="auto"/>
          </w:divBdr>
        </w:div>
        <w:div w:id="1066760332">
          <w:marLeft w:val="640"/>
          <w:marRight w:val="0"/>
          <w:marTop w:val="0"/>
          <w:marBottom w:val="0"/>
          <w:divBdr>
            <w:top w:val="none" w:sz="0" w:space="0" w:color="auto"/>
            <w:left w:val="none" w:sz="0" w:space="0" w:color="auto"/>
            <w:bottom w:val="none" w:sz="0" w:space="0" w:color="auto"/>
            <w:right w:val="none" w:sz="0" w:space="0" w:color="auto"/>
          </w:divBdr>
        </w:div>
        <w:div w:id="448596171">
          <w:marLeft w:val="640"/>
          <w:marRight w:val="0"/>
          <w:marTop w:val="0"/>
          <w:marBottom w:val="0"/>
          <w:divBdr>
            <w:top w:val="none" w:sz="0" w:space="0" w:color="auto"/>
            <w:left w:val="none" w:sz="0" w:space="0" w:color="auto"/>
            <w:bottom w:val="none" w:sz="0" w:space="0" w:color="auto"/>
            <w:right w:val="none" w:sz="0" w:space="0" w:color="auto"/>
          </w:divBdr>
        </w:div>
        <w:div w:id="1865829711">
          <w:marLeft w:val="640"/>
          <w:marRight w:val="0"/>
          <w:marTop w:val="0"/>
          <w:marBottom w:val="0"/>
          <w:divBdr>
            <w:top w:val="none" w:sz="0" w:space="0" w:color="auto"/>
            <w:left w:val="none" w:sz="0" w:space="0" w:color="auto"/>
            <w:bottom w:val="none" w:sz="0" w:space="0" w:color="auto"/>
            <w:right w:val="none" w:sz="0" w:space="0" w:color="auto"/>
          </w:divBdr>
        </w:div>
        <w:div w:id="750081927">
          <w:marLeft w:val="640"/>
          <w:marRight w:val="0"/>
          <w:marTop w:val="0"/>
          <w:marBottom w:val="0"/>
          <w:divBdr>
            <w:top w:val="none" w:sz="0" w:space="0" w:color="auto"/>
            <w:left w:val="none" w:sz="0" w:space="0" w:color="auto"/>
            <w:bottom w:val="none" w:sz="0" w:space="0" w:color="auto"/>
            <w:right w:val="none" w:sz="0" w:space="0" w:color="auto"/>
          </w:divBdr>
        </w:div>
        <w:div w:id="1116749233">
          <w:marLeft w:val="640"/>
          <w:marRight w:val="0"/>
          <w:marTop w:val="0"/>
          <w:marBottom w:val="0"/>
          <w:divBdr>
            <w:top w:val="none" w:sz="0" w:space="0" w:color="auto"/>
            <w:left w:val="none" w:sz="0" w:space="0" w:color="auto"/>
            <w:bottom w:val="none" w:sz="0" w:space="0" w:color="auto"/>
            <w:right w:val="none" w:sz="0" w:space="0" w:color="auto"/>
          </w:divBdr>
        </w:div>
        <w:div w:id="1593196697">
          <w:marLeft w:val="640"/>
          <w:marRight w:val="0"/>
          <w:marTop w:val="0"/>
          <w:marBottom w:val="0"/>
          <w:divBdr>
            <w:top w:val="none" w:sz="0" w:space="0" w:color="auto"/>
            <w:left w:val="none" w:sz="0" w:space="0" w:color="auto"/>
            <w:bottom w:val="none" w:sz="0" w:space="0" w:color="auto"/>
            <w:right w:val="none" w:sz="0" w:space="0" w:color="auto"/>
          </w:divBdr>
        </w:div>
        <w:div w:id="744035056">
          <w:marLeft w:val="640"/>
          <w:marRight w:val="0"/>
          <w:marTop w:val="0"/>
          <w:marBottom w:val="0"/>
          <w:divBdr>
            <w:top w:val="none" w:sz="0" w:space="0" w:color="auto"/>
            <w:left w:val="none" w:sz="0" w:space="0" w:color="auto"/>
            <w:bottom w:val="none" w:sz="0" w:space="0" w:color="auto"/>
            <w:right w:val="none" w:sz="0" w:space="0" w:color="auto"/>
          </w:divBdr>
        </w:div>
        <w:div w:id="849875650">
          <w:marLeft w:val="640"/>
          <w:marRight w:val="0"/>
          <w:marTop w:val="0"/>
          <w:marBottom w:val="0"/>
          <w:divBdr>
            <w:top w:val="none" w:sz="0" w:space="0" w:color="auto"/>
            <w:left w:val="none" w:sz="0" w:space="0" w:color="auto"/>
            <w:bottom w:val="none" w:sz="0" w:space="0" w:color="auto"/>
            <w:right w:val="none" w:sz="0" w:space="0" w:color="auto"/>
          </w:divBdr>
        </w:div>
        <w:div w:id="1136801723">
          <w:marLeft w:val="640"/>
          <w:marRight w:val="0"/>
          <w:marTop w:val="0"/>
          <w:marBottom w:val="0"/>
          <w:divBdr>
            <w:top w:val="none" w:sz="0" w:space="0" w:color="auto"/>
            <w:left w:val="none" w:sz="0" w:space="0" w:color="auto"/>
            <w:bottom w:val="none" w:sz="0" w:space="0" w:color="auto"/>
            <w:right w:val="none" w:sz="0" w:space="0" w:color="auto"/>
          </w:divBdr>
        </w:div>
        <w:div w:id="1909263806">
          <w:marLeft w:val="640"/>
          <w:marRight w:val="0"/>
          <w:marTop w:val="0"/>
          <w:marBottom w:val="0"/>
          <w:divBdr>
            <w:top w:val="none" w:sz="0" w:space="0" w:color="auto"/>
            <w:left w:val="none" w:sz="0" w:space="0" w:color="auto"/>
            <w:bottom w:val="none" w:sz="0" w:space="0" w:color="auto"/>
            <w:right w:val="none" w:sz="0" w:space="0" w:color="auto"/>
          </w:divBdr>
        </w:div>
        <w:div w:id="423037526">
          <w:marLeft w:val="640"/>
          <w:marRight w:val="0"/>
          <w:marTop w:val="0"/>
          <w:marBottom w:val="0"/>
          <w:divBdr>
            <w:top w:val="none" w:sz="0" w:space="0" w:color="auto"/>
            <w:left w:val="none" w:sz="0" w:space="0" w:color="auto"/>
            <w:bottom w:val="none" w:sz="0" w:space="0" w:color="auto"/>
            <w:right w:val="none" w:sz="0" w:space="0" w:color="auto"/>
          </w:divBdr>
        </w:div>
        <w:div w:id="46421394">
          <w:marLeft w:val="640"/>
          <w:marRight w:val="0"/>
          <w:marTop w:val="0"/>
          <w:marBottom w:val="0"/>
          <w:divBdr>
            <w:top w:val="none" w:sz="0" w:space="0" w:color="auto"/>
            <w:left w:val="none" w:sz="0" w:space="0" w:color="auto"/>
            <w:bottom w:val="none" w:sz="0" w:space="0" w:color="auto"/>
            <w:right w:val="none" w:sz="0" w:space="0" w:color="auto"/>
          </w:divBdr>
        </w:div>
        <w:div w:id="1724212007">
          <w:marLeft w:val="640"/>
          <w:marRight w:val="0"/>
          <w:marTop w:val="0"/>
          <w:marBottom w:val="0"/>
          <w:divBdr>
            <w:top w:val="none" w:sz="0" w:space="0" w:color="auto"/>
            <w:left w:val="none" w:sz="0" w:space="0" w:color="auto"/>
            <w:bottom w:val="none" w:sz="0" w:space="0" w:color="auto"/>
            <w:right w:val="none" w:sz="0" w:space="0" w:color="auto"/>
          </w:divBdr>
        </w:div>
        <w:div w:id="1361466454">
          <w:marLeft w:val="640"/>
          <w:marRight w:val="0"/>
          <w:marTop w:val="0"/>
          <w:marBottom w:val="0"/>
          <w:divBdr>
            <w:top w:val="none" w:sz="0" w:space="0" w:color="auto"/>
            <w:left w:val="none" w:sz="0" w:space="0" w:color="auto"/>
            <w:bottom w:val="none" w:sz="0" w:space="0" w:color="auto"/>
            <w:right w:val="none" w:sz="0" w:space="0" w:color="auto"/>
          </w:divBdr>
        </w:div>
        <w:div w:id="927232096">
          <w:marLeft w:val="640"/>
          <w:marRight w:val="0"/>
          <w:marTop w:val="0"/>
          <w:marBottom w:val="0"/>
          <w:divBdr>
            <w:top w:val="none" w:sz="0" w:space="0" w:color="auto"/>
            <w:left w:val="none" w:sz="0" w:space="0" w:color="auto"/>
            <w:bottom w:val="none" w:sz="0" w:space="0" w:color="auto"/>
            <w:right w:val="none" w:sz="0" w:space="0" w:color="auto"/>
          </w:divBdr>
        </w:div>
        <w:div w:id="1256786779">
          <w:marLeft w:val="640"/>
          <w:marRight w:val="0"/>
          <w:marTop w:val="0"/>
          <w:marBottom w:val="0"/>
          <w:divBdr>
            <w:top w:val="none" w:sz="0" w:space="0" w:color="auto"/>
            <w:left w:val="none" w:sz="0" w:space="0" w:color="auto"/>
            <w:bottom w:val="none" w:sz="0" w:space="0" w:color="auto"/>
            <w:right w:val="none" w:sz="0" w:space="0" w:color="auto"/>
          </w:divBdr>
        </w:div>
        <w:div w:id="1856185231">
          <w:marLeft w:val="640"/>
          <w:marRight w:val="0"/>
          <w:marTop w:val="0"/>
          <w:marBottom w:val="0"/>
          <w:divBdr>
            <w:top w:val="none" w:sz="0" w:space="0" w:color="auto"/>
            <w:left w:val="none" w:sz="0" w:space="0" w:color="auto"/>
            <w:bottom w:val="none" w:sz="0" w:space="0" w:color="auto"/>
            <w:right w:val="none" w:sz="0" w:space="0" w:color="auto"/>
          </w:divBdr>
        </w:div>
        <w:div w:id="1318723421">
          <w:marLeft w:val="640"/>
          <w:marRight w:val="0"/>
          <w:marTop w:val="0"/>
          <w:marBottom w:val="0"/>
          <w:divBdr>
            <w:top w:val="none" w:sz="0" w:space="0" w:color="auto"/>
            <w:left w:val="none" w:sz="0" w:space="0" w:color="auto"/>
            <w:bottom w:val="none" w:sz="0" w:space="0" w:color="auto"/>
            <w:right w:val="none" w:sz="0" w:space="0" w:color="auto"/>
          </w:divBdr>
        </w:div>
        <w:div w:id="787890287">
          <w:marLeft w:val="640"/>
          <w:marRight w:val="0"/>
          <w:marTop w:val="0"/>
          <w:marBottom w:val="0"/>
          <w:divBdr>
            <w:top w:val="none" w:sz="0" w:space="0" w:color="auto"/>
            <w:left w:val="none" w:sz="0" w:space="0" w:color="auto"/>
            <w:bottom w:val="none" w:sz="0" w:space="0" w:color="auto"/>
            <w:right w:val="none" w:sz="0" w:space="0" w:color="auto"/>
          </w:divBdr>
        </w:div>
        <w:div w:id="1648586985">
          <w:marLeft w:val="640"/>
          <w:marRight w:val="0"/>
          <w:marTop w:val="0"/>
          <w:marBottom w:val="0"/>
          <w:divBdr>
            <w:top w:val="none" w:sz="0" w:space="0" w:color="auto"/>
            <w:left w:val="none" w:sz="0" w:space="0" w:color="auto"/>
            <w:bottom w:val="none" w:sz="0" w:space="0" w:color="auto"/>
            <w:right w:val="none" w:sz="0" w:space="0" w:color="auto"/>
          </w:divBdr>
        </w:div>
        <w:div w:id="255670774">
          <w:marLeft w:val="640"/>
          <w:marRight w:val="0"/>
          <w:marTop w:val="0"/>
          <w:marBottom w:val="0"/>
          <w:divBdr>
            <w:top w:val="none" w:sz="0" w:space="0" w:color="auto"/>
            <w:left w:val="none" w:sz="0" w:space="0" w:color="auto"/>
            <w:bottom w:val="none" w:sz="0" w:space="0" w:color="auto"/>
            <w:right w:val="none" w:sz="0" w:space="0" w:color="auto"/>
          </w:divBdr>
        </w:div>
        <w:div w:id="1670019658">
          <w:marLeft w:val="640"/>
          <w:marRight w:val="0"/>
          <w:marTop w:val="0"/>
          <w:marBottom w:val="0"/>
          <w:divBdr>
            <w:top w:val="none" w:sz="0" w:space="0" w:color="auto"/>
            <w:left w:val="none" w:sz="0" w:space="0" w:color="auto"/>
            <w:bottom w:val="none" w:sz="0" w:space="0" w:color="auto"/>
            <w:right w:val="none" w:sz="0" w:space="0" w:color="auto"/>
          </w:divBdr>
        </w:div>
        <w:div w:id="1030030374">
          <w:marLeft w:val="640"/>
          <w:marRight w:val="0"/>
          <w:marTop w:val="0"/>
          <w:marBottom w:val="0"/>
          <w:divBdr>
            <w:top w:val="none" w:sz="0" w:space="0" w:color="auto"/>
            <w:left w:val="none" w:sz="0" w:space="0" w:color="auto"/>
            <w:bottom w:val="none" w:sz="0" w:space="0" w:color="auto"/>
            <w:right w:val="none" w:sz="0" w:space="0" w:color="auto"/>
          </w:divBdr>
        </w:div>
        <w:div w:id="1421486658">
          <w:marLeft w:val="640"/>
          <w:marRight w:val="0"/>
          <w:marTop w:val="0"/>
          <w:marBottom w:val="0"/>
          <w:divBdr>
            <w:top w:val="none" w:sz="0" w:space="0" w:color="auto"/>
            <w:left w:val="none" w:sz="0" w:space="0" w:color="auto"/>
            <w:bottom w:val="none" w:sz="0" w:space="0" w:color="auto"/>
            <w:right w:val="none" w:sz="0" w:space="0" w:color="auto"/>
          </w:divBdr>
        </w:div>
        <w:div w:id="1032533258">
          <w:marLeft w:val="640"/>
          <w:marRight w:val="0"/>
          <w:marTop w:val="0"/>
          <w:marBottom w:val="0"/>
          <w:divBdr>
            <w:top w:val="none" w:sz="0" w:space="0" w:color="auto"/>
            <w:left w:val="none" w:sz="0" w:space="0" w:color="auto"/>
            <w:bottom w:val="none" w:sz="0" w:space="0" w:color="auto"/>
            <w:right w:val="none" w:sz="0" w:space="0" w:color="auto"/>
          </w:divBdr>
        </w:div>
        <w:div w:id="1827817215">
          <w:marLeft w:val="640"/>
          <w:marRight w:val="0"/>
          <w:marTop w:val="0"/>
          <w:marBottom w:val="0"/>
          <w:divBdr>
            <w:top w:val="none" w:sz="0" w:space="0" w:color="auto"/>
            <w:left w:val="none" w:sz="0" w:space="0" w:color="auto"/>
            <w:bottom w:val="none" w:sz="0" w:space="0" w:color="auto"/>
            <w:right w:val="none" w:sz="0" w:space="0" w:color="auto"/>
          </w:divBdr>
        </w:div>
        <w:div w:id="1727795656">
          <w:marLeft w:val="640"/>
          <w:marRight w:val="0"/>
          <w:marTop w:val="0"/>
          <w:marBottom w:val="0"/>
          <w:divBdr>
            <w:top w:val="none" w:sz="0" w:space="0" w:color="auto"/>
            <w:left w:val="none" w:sz="0" w:space="0" w:color="auto"/>
            <w:bottom w:val="none" w:sz="0" w:space="0" w:color="auto"/>
            <w:right w:val="none" w:sz="0" w:space="0" w:color="auto"/>
          </w:divBdr>
        </w:div>
        <w:div w:id="1088698196">
          <w:marLeft w:val="640"/>
          <w:marRight w:val="0"/>
          <w:marTop w:val="0"/>
          <w:marBottom w:val="0"/>
          <w:divBdr>
            <w:top w:val="none" w:sz="0" w:space="0" w:color="auto"/>
            <w:left w:val="none" w:sz="0" w:space="0" w:color="auto"/>
            <w:bottom w:val="none" w:sz="0" w:space="0" w:color="auto"/>
            <w:right w:val="none" w:sz="0" w:space="0" w:color="auto"/>
          </w:divBdr>
        </w:div>
        <w:div w:id="1310094125">
          <w:marLeft w:val="640"/>
          <w:marRight w:val="0"/>
          <w:marTop w:val="0"/>
          <w:marBottom w:val="0"/>
          <w:divBdr>
            <w:top w:val="none" w:sz="0" w:space="0" w:color="auto"/>
            <w:left w:val="none" w:sz="0" w:space="0" w:color="auto"/>
            <w:bottom w:val="none" w:sz="0" w:space="0" w:color="auto"/>
            <w:right w:val="none" w:sz="0" w:space="0" w:color="auto"/>
          </w:divBdr>
        </w:div>
        <w:div w:id="644239870">
          <w:marLeft w:val="640"/>
          <w:marRight w:val="0"/>
          <w:marTop w:val="0"/>
          <w:marBottom w:val="0"/>
          <w:divBdr>
            <w:top w:val="none" w:sz="0" w:space="0" w:color="auto"/>
            <w:left w:val="none" w:sz="0" w:space="0" w:color="auto"/>
            <w:bottom w:val="none" w:sz="0" w:space="0" w:color="auto"/>
            <w:right w:val="none" w:sz="0" w:space="0" w:color="auto"/>
          </w:divBdr>
        </w:div>
        <w:div w:id="1264068658">
          <w:marLeft w:val="640"/>
          <w:marRight w:val="0"/>
          <w:marTop w:val="0"/>
          <w:marBottom w:val="0"/>
          <w:divBdr>
            <w:top w:val="none" w:sz="0" w:space="0" w:color="auto"/>
            <w:left w:val="none" w:sz="0" w:space="0" w:color="auto"/>
            <w:bottom w:val="none" w:sz="0" w:space="0" w:color="auto"/>
            <w:right w:val="none" w:sz="0" w:space="0" w:color="auto"/>
          </w:divBdr>
        </w:div>
        <w:div w:id="23139908">
          <w:marLeft w:val="640"/>
          <w:marRight w:val="0"/>
          <w:marTop w:val="0"/>
          <w:marBottom w:val="0"/>
          <w:divBdr>
            <w:top w:val="none" w:sz="0" w:space="0" w:color="auto"/>
            <w:left w:val="none" w:sz="0" w:space="0" w:color="auto"/>
            <w:bottom w:val="none" w:sz="0" w:space="0" w:color="auto"/>
            <w:right w:val="none" w:sz="0" w:space="0" w:color="auto"/>
          </w:divBdr>
        </w:div>
        <w:div w:id="2105608270">
          <w:marLeft w:val="640"/>
          <w:marRight w:val="0"/>
          <w:marTop w:val="0"/>
          <w:marBottom w:val="0"/>
          <w:divBdr>
            <w:top w:val="none" w:sz="0" w:space="0" w:color="auto"/>
            <w:left w:val="none" w:sz="0" w:space="0" w:color="auto"/>
            <w:bottom w:val="none" w:sz="0" w:space="0" w:color="auto"/>
            <w:right w:val="none" w:sz="0" w:space="0" w:color="auto"/>
          </w:divBdr>
        </w:div>
        <w:div w:id="1326476371">
          <w:marLeft w:val="640"/>
          <w:marRight w:val="0"/>
          <w:marTop w:val="0"/>
          <w:marBottom w:val="0"/>
          <w:divBdr>
            <w:top w:val="none" w:sz="0" w:space="0" w:color="auto"/>
            <w:left w:val="none" w:sz="0" w:space="0" w:color="auto"/>
            <w:bottom w:val="none" w:sz="0" w:space="0" w:color="auto"/>
            <w:right w:val="none" w:sz="0" w:space="0" w:color="auto"/>
          </w:divBdr>
        </w:div>
        <w:div w:id="1391882377">
          <w:marLeft w:val="640"/>
          <w:marRight w:val="0"/>
          <w:marTop w:val="0"/>
          <w:marBottom w:val="0"/>
          <w:divBdr>
            <w:top w:val="none" w:sz="0" w:space="0" w:color="auto"/>
            <w:left w:val="none" w:sz="0" w:space="0" w:color="auto"/>
            <w:bottom w:val="none" w:sz="0" w:space="0" w:color="auto"/>
            <w:right w:val="none" w:sz="0" w:space="0" w:color="auto"/>
          </w:divBdr>
        </w:div>
        <w:div w:id="1186871920">
          <w:marLeft w:val="640"/>
          <w:marRight w:val="0"/>
          <w:marTop w:val="0"/>
          <w:marBottom w:val="0"/>
          <w:divBdr>
            <w:top w:val="none" w:sz="0" w:space="0" w:color="auto"/>
            <w:left w:val="none" w:sz="0" w:space="0" w:color="auto"/>
            <w:bottom w:val="none" w:sz="0" w:space="0" w:color="auto"/>
            <w:right w:val="none" w:sz="0" w:space="0" w:color="auto"/>
          </w:divBdr>
        </w:div>
        <w:div w:id="1144658940">
          <w:marLeft w:val="640"/>
          <w:marRight w:val="0"/>
          <w:marTop w:val="0"/>
          <w:marBottom w:val="0"/>
          <w:divBdr>
            <w:top w:val="none" w:sz="0" w:space="0" w:color="auto"/>
            <w:left w:val="none" w:sz="0" w:space="0" w:color="auto"/>
            <w:bottom w:val="none" w:sz="0" w:space="0" w:color="auto"/>
            <w:right w:val="none" w:sz="0" w:space="0" w:color="auto"/>
          </w:divBdr>
        </w:div>
        <w:div w:id="1709909653">
          <w:marLeft w:val="640"/>
          <w:marRight w:val="0"/>
          <w:marTop w:val="0"/>
          <w:marBottom w:val="0"/>
          <w:divBdr>
            <w:top w:val="none" w:sz="0" w:space="0" w:color="auto"/>
            <w:left w:val="none" w:sz="0" w:space="0" w:color="auto"/>
            <w:bottom w:val="none" w:sz="0" w:space="0" w:color="auto"/>
            <w:right w:val="none" w:sz="0" w:space="0" w:color="auto"/>
          </w:divBdr>
        </w:div>
        <w:div w:id="1761876143">
          <w:marLeft w:val="640"/>
          <w:marRight w:val="0"/>
          <w:marTop w:val="0"/>
          <w:marBottom w:val="0"/>
          <w:divBdr>
            <w:top w:val="none" w:sz="0" w:space="0" w:color="auto"/>
            <w:left w:val="none" w:sz="0" w:space="0" w:color="auto"/>
            <w:bottom w:val="none" w:sz="0" w:space="0" w:color="auto"/>
            <w:right w:val="none" w:sz="0" w:space="0" w:color="auto"/>
          </w:divBdr>
        </w:div>
        <w:div w:id="2002925854">
          <w:marLeft w:val="640"/>
          <w:marRight w:val="0"/>
          <w:marTop w:val="0"/>
          <w:marBottom w:val="0"/>
          <w:divBdr>
            <w:top w:val="none" w:sz="0" w:space="0" w:color="auto"/>
            <w:left w:val="none" w:sz="0" w:space="0" w:color="auto"/>
            <w:bottom w:val="none" w:sz="0" w:space="0" w:color="auto"/>
            <w:right w:val="none" w:sz="0" w:space="0" w:color="auto"/>
          </w:divBdr>
        </w:div>
        <w:div w:id="321004165">
          <w:marLeft w:val="640"/>
          <w:marRight w:val="0"/>
          <w:marTop w:val="0"/>
          <w:marBottom w:val="0"/>
          <w:divBdr>
            <w:top w:val="none" w:sz="0" w:space="0" w:color="auto"/>
            <w:left w:val="none" w:sz="0" w:space="0" w:color="auto"/>
            <w:bottom w:val="none" w:sz="0" w:space="0" w:color="auto"/>
            <w:right w:val="none" w:sz="0" w:space="0" w:color="auto"/>
          </w:divBdr>
        </w:div>
        <w:div w:id="658583383">
          <w:marLeft w:val="640"/>
          <w:marRight w:val="0"/>
          <w:marTop w:val="0"/>
          <w:marBottom w:val="0"/>
          <w:divBdr>
            <w:top w:val="none" w:sz="0" w:space="0" w:color="auto"/>
            <w:left w:val="none" w:sz="0" w:space="0" w:color="auto"/>
            <w:bottom w:val="none" w:sz="0" w:space="0" w:color="auto"/>
            <w:right w:val="none" w:sz="0" w:space="0" w:color="auto"/>
          </w:divBdr>
        </w:div>
        <w:div w:id="1434276858">
          <w:marLeft w:val="640"/>
          <w:marRight w:val="0"/>
          <w:marTop w:val="0"/>
          <w:marBottom w:val="0"/>
          <w:divBdr>
            <w:top w:val="none" w:sz="0" w:space="0" w:color="auto"/>
            <w:left w:val="none" w:sz="0" w:space="0" w:color="auto"/>
            <w:bottom w:val="none" w:sz="0" w:space="0" w:color="auto"/>
            <w:right w:val="none" w:sz="0" w:space="0" w:color="auto"/>
          </w:divBdr>
        </w:div>
        <w:div w:id="1802261222">
          <w:marLeft w:val="640"/>
          <w:marRight w:val="0"/>
          <w:marTop w:val="0"/>
          <w:marBottom w:val="0"/>
          <w:divBdr>
            <w:top w:val="none" w:sz="0" w:space="0" w:color="auto"/>
            <w:left w:val="none" w:sz="0" w:space="0" w:color="auto"/>
            <w:bottom w:val="none" w:sz="0" w:space="0" w:color="auto"/>
            <w:right w:val="none" w:sz="0" w:space="0" w:color="auto"/>
          </w:divBdr>
        </w:div>
        <w:div w:id="367032229">
          <w:marLeft w:val="640"/>
          <w:marRight w:val="0"/>
          <w:marTop w:val="0"/>
          <w:marBottom w:val="0"/>
          <w:divBdr>
            <w:top w:val="none" w:sz="0" w:space="0" w:color="auto"/>
            <w:left w:val="none" w:sz="0" w:space="0" w:color="auto"/>
            <w:bottom w:val="none" w:sz="0" w:space="0" w:color="auto"/>
            <w:right w:val="none" w:sz="0" w:space="0" w:color="auto"/>
          </w:divBdr>
        </w:div>
        <w:div w:id="1160849239">
          <w:marLeft w:val="640"/>
          <w:marRight w:val="0"/>
          <w:marTop w:val="0"/>
          <w:marBottom w:val="0"/>
          <w:divBdr>
            <w:top w:val="none" w:sz="0" w:space="0" w:color="auto"/>
            <w:left w:val="none" w:sz="0" w:space="0" w:color="auto"/>
            <w:bottom w:val="none" w:sz="0" w:space="0" w:color="auto"/>
            <w:right w:val="none" w:sz="0" w:space="0" w:color="auto"/>
          </w:divBdr>
        </w:div>
        <w:div w:id="2081368828">
          <w:marLeft w:val="640"/>
          <w:marRight w:val="0"/>
          <w:marTop w:val="0"/>
          <w:marBottom w:val="0"/>
          <w:divBdr>
            <w:top w:val="none" w:sz="0" w:space="0" w:color="auto"/>
            <w:left w:val="none" w:sz="0" w:space="0" w:color="auto"/>
            <w:bottom w:val="none" w:sz="0" w:space="0" w:color="auto"/>
            <w:right w:val="none" w:sz="0" w:space="0" w:color="auto"/>
          </w:divBdr>
        </w:div>
        <w:div w:id="917203353">
          <w:marLeft w:val="640"/>
          <w:marRight w:val="0"/>
          <w:marTop w:val="0"/>
          <w:marBottom w:val="0"/>
          <w:divBdr>
            <w:top w:val="none" w:sz="0" w:space="0" w:color="auto"/>
            <w:left w:val="none" w:sz="0" w:space="0" w:color="auto"/>
            <w:bottom w:val="none" w:sz="0" w:space="0" w:color="auto"/>
            <w:right w:val="none" w:sz="0" w:space="0" w:color="auto"/>
          </w:divBdr>
        </w:div>
        <w:div w:id="2081708735">
          <w:marLeft w:val="640"/>
          <w:marRight w:val="0"/>
          <w:marTop w:val="0"/>
          <w:marBottom w:val="0"/>
          <w:divBdr>
            <w:top w:val="none" w:sz="0" w:space="0" w:color="auto"/>
            <w:left w:val="none" w:sz="0" w:space="0" w:color="auto"/>
            <w:bottom w:val="none" w:sz="0" w:space="0" w:color="auto"/>
            <w:right w:val="none" w:sz="0" w:space="0" w:color="auto"/>
          </w:divBdr>
        </w:div>
        <w:div w:id="988247238">
          <w:marLeft w:val="640"/>
          <w:marRight w:val="0"/>
          <w:marTop w:val="0"/>
          <w:marBottom w:val="0"/>
          <w:divBdr>
            <w:top w:val="none" w:sz="0" w:space="0" w:color="auto"/>
            <w:left w:val="none" w:sz="0" w:space="0" w:color="auto"/>
            <w:bottom w:val="none" w:sz="0" w:space="0" w:color="auto"/>
            <w:right w:val="none" w:sz="0" w:space="0" w:color="auto"/>
          </w:divBdr>
        </w:div>
        <w:div w:id="1881740335">
          <w:marLeft w:val="640"/>
          <w:marRight w:val="0"/>
          <w:marTop w:val="0"/>
          <w:marBottom w:val="0"/>
          <w:divBdr>
            <w:top w:val="none" w:sz="0" w:space="0" w:color="auto"/>
            <w:left w:val="none" w:sz="0" w:space="0" w:color="auto"/>
            <w:bottom w:val="none" w:sz="0" w:space="0" w:color="auto"/>
            <w:right w:val="none" w:sz="0" w:space="0" w:color="auto"/>
          </w:divBdr>
        </w:div>
        <w:div w:id="1900819274">
          <w:marLeft w:val="640"/>
          <w:marRight w:val="0"/>
          <w:marTop w:val="0"/>
          <w:marBottom w:val="0"/>
          <w:divBdr>
            <w:top w:val="none" w:sz="0" w:space="0" w:color="auto"/>
            <w:left w:val="none" w:sz="0" w:space="0" w:color="auto"/>
            <w:bottom w:val="none" w:sz="0" w:space="0" w:color="auto"/>
            <w:right w:val="none" w:sz="0" w:space="0" w:color="auto"/>
          </w:divBdr>
        </w:div>
        <w:div w:id="305818544">
          <w:marLeft w:val="640"/>
          <w:marRight w:val="0"/>
          <w:marTop w:val="0"/>
          <w:marBottom w:val="0"/>
          <w:divBdr>
            <w:top w:val="none" w:sz="0" w:space="0" w:color="auto"/>
            <w:left w:val="none" w:sz="0" w:space="0" w:color="auto"/>
            <w:bottom w:val="none" w:sz="0" w:space="0" w:color="auto"/>
            <w:right w:val="none" w:sz="0" w:space="0" w:color="auto"/>
          </w:divBdr>
        </w:div>
        <w:div w:id="571309738">
          <w:marLeft w:val="640"/>
          <w:marRight w:val="0"/>
          <w:marTop w:val="0"/>
          <w:marBottom w:val="0"/>
          <w:divBdr>
            <w:top w:val="none" w:sz="0" w:space="0" w:color="auto"/>
            <w:left w:val="none" w:sz="0" w:space="0" w:color="auto"/>
            <w:bottom w:val="none" w:sz="0" w:space="0" w:color="auto"/>
            <w:right w:val="none" w:sz="0" w:space="0" w:color="auto"/>
          </w:divBdr>
        </w:div>
        <w:div w:id="2012757896">
          <w:marLeft w:val="640"/>
          <w:marRight w:val="0"/>
          <w:marTop w:val="0"/>
          <w:marBottom w:val="0"/>
          <w:divBdr>
            <w:top w:val="none" w:sz="0" w:space="0" w:color="auto"/>
            <w:left w:val="none" w:sz="0" w:space="0" w:color="auto"/>
            <w:bottom w:val="none" w:sz="0" w:space="0" w:color="auto"/>
            <w:right w:val="none" w:sz="0" w:space="0" w:color="auto"/>
          </w:divBdr>
        </w:div>
        <w:div w:id="1126238116">
          <w:marLeft w:val="640"/>
          <w:marRight w:val="0"/>
          <w:marTop w:val="0"/>
          <w:marBottom w:val="0"/>
          <w:divBdr>
            <w:top w:val="none" w:sz="0" w:space="0" w:color="auto"/>
            <w:left w:val="none" w:sz="0" w:space="0" w:color="auto"/>
            <w:bottom w:val="none" w:sz="0" w:space="0" w:color="auto"/>
            <w:right w:val="none" w:sz="0" w:space="0" w:color="auto"/>
          </w:divBdr>
        </w:div>
        <w:div w:id="1048530395">
          <w:marLeft w:val="640"/>
          <w:marRight w:val="0"/>
          <w:marTop w:val="0"/>
          <w:marBottom w:val="0"/>
          <w:divBdr>
            <w:top w:val="none" w:sz="0" w:space="0" w:color="auto"/>
            <w:left w:val="none" w:sz="0" w:space="0" w:color="auto"/>
            <w:bottom w:val="none" w:sz="0" w:space="0" w:color="auto"/>
            <w:right w:val="none" w:sz="0" w:space="0" w:color="auto"/>
          </w:divBdr>
        </w:div>
        <w:div w:id="1586264533">
          <w:marLeft w:val="640"/>
          <w:marRight w:val="0"/>
          <w:marTop w:val="0"/>
          <w:marBottom w:val="0"/>
          <w:divBdr>
            <w:top w:val="none" w:sz="0" w:space="0" w:color="auto"/>
            <w:left w:val="none" w:sz="0" w:space="0" w:color="auto"/>
            <w:bottom w:val="none" w:sz="0" w:space="0" w:color="auto"/>
            <w:right w:val="none" w:sz="0" w:space="0" w:color="auto"/>
          </w:divBdr>
        </w:div>
        <w:div w:id="1023753104">
          <w:marLeft w:val="640"/>
          <w:marRight w:val="0"/>
          <w:marTop w:val="0"/>
          <w:marBottom w:val="0"/>
          <w:divBdr>
            <w:top w:val="none" w:sz="0" w:space="0" w:color="auto"/>
            <w:left w:val="none" w:sz="0" w:space="0" w:color="auto"/>
            <w:bottom w:val="none" w:sz="0" w:space="0" w:color="auto"/>
            <w:right w:val="none" w:sz="0" w:space="0" w:color="auto"/>
          </w:divBdr>
        </w:div>
        <w:div w:id="297685873">
          <w:marLeft w:val="640"/>
          <w:marRight w:val="0"/>
          <w:marTop w:val="0"/>
          <w:marBottom w:val="0"/>
          <w:divBdr>
            <w:top w:val="none" w:sz="0" w:space="0" w:color="auto"/>
            <w:left w:val="none" w:sz="0" w:space="0" w:color="auto"/>
            <w:bottom w:val="none" w:sz="0" w:space="0" w:color="auto"/>
            <w:right w:val="none" w:sz="0" w:space="0" w:color="auto"/>
          </w:divBdr>
        </w:div>
        <w:div w:id="1211502160">
          <w:marLeft w:val="640"/>
          <w:marRight w:val="0"/>
          <w:marTop w:val="0"/>
          <w:marBottom w:val="0"/>
          <w:divBdr>
            <w:top w:val="none" w:sz="0" w:space="0" w:color="auto"/>
            <w:left w:val="none" w:sz="0" w:space="0" w:color="auto"/>
            <w:bottom w:val="none" w:sz="0" w:space="0" w:color="auto"/>
            <w:right w:val="none" w:sz="0" w:space="0" w:color="auto"/>
          </w:divBdr>
        </w:div>
        <w:div w:id="1544368304">
          <w:marLeft w:val="640"/>
          <w:marRight w:val="0"/>
          <w:marTop w:val="0"/>
          <w:marBottom w:val="0"/>
          <w:divBdr>
            <w:top w:val="none" w:sz="0" w:space="0" w:color="auto"/>
            <w:left w:val="none" w:sz="0" w:space="0" w:color="auto"/>
            <w:bottom w:val="none" w:sz="0" w:space="0" w:color="auto"/>
            <w:right w:val="none" w:sz="0" w:space="0" w:color="auto"/>
          </w:divBdr>
        </w:div>
        <w:div w:id="1260066985">
          <w:marLeft w:val="640"/>
          <w:marRight w:val="0"/>
          <w:marTop w:val="0"/>
          <w:marBottom w:val="0"/>
          <w:divBdr>
            <w:top w:val="none" w:sz="0" w:space="0" w:color="auto"/>
            <w:left w:val="none" w:sz="0" w:space="0" w:color="auto"/>
            <w:bottom w:val="none" w:sz="0" w:space="0" w:color="auto"/>
            <w:right w:val="none" w:sz="0" w:space="0" w:color="auto"/>
          </w:divBdr>
        </w:div>
        <w:div w:id="538130564">
          <w:marLeft w:val="640"/>
          <w:marRight w:val="0"/>
          <w:marTop w:val="0"/>
          <w:marBottom w:val="0"/>
          <w:divBdr>
            <w:top w:val="none" w:sz="0" w:space="0" w:color="auto"/>
            <w:left w:val="none" w:sz="0" w:space="0" w:color="auto"/>
            <w:bottom w:val="none" w:sz="0" w:space="0" w:color="auto"/>
            <w:right w:val="none" w:sz="0" w:space="0" w:color="auto"/>
          </w:divBdr>
        </w:div>
        <w:div w:id="527959149">
          <w:marLeft w:val="640"/>
          <w:marRight w:val="0"/>
          <w:marTop w:val="0"/>
          <w:marBottom w:val="0"/>
          <w:divBdr>
            <w:top w:val="none" w:sz="0" w:space="0" w:color="auto"/>
            <w:left w:val="none" w:sz="0" w:space="0" w:color="auto"/>
            <w:bottom w:val="none" w:sz="0" w:space="0" w:color="auto"/>
            <w:right w:val="none" w:sz="0" w:space="0" w:color="auto"/>
          </w:divBdr>
        </w:div>
        <w:div w:id="1063530590">
          <w:marLeft w:val="640"/>
          <w:marRight w:val="0"/>
          <w:marTop w:val="0"/>
          <w:marBottom w:val="0"/>
          <w:divBdr>
            <w:top w:val="none" w:sz="0" w:space="0" w:color="auto"/>
            <w:left w:val="none" w:sz="0" w:space="0" w:color="auto"/>
            <w:bottom w:val="none" w:sz="0" w:space="0" w:color="auto"/>
            <w:right w:val="none" w:sz="0" w:space="0" w:color="auto"/>
          </w:divBdr>
        </w:div>
      </w:divsChild>
    </w:div>
    <w:div w:id="2117363541">
      <w:bodyDiv w:val="1"/>
      <w:marLeft w:val="0"/>
      <w:marRight w:val="0"/>
      <w:marTop w:val="0"/>
      <w:marBottom w:val="0"/>
      <w:divBdr>
        <w:top w:val="none" w:sz="0" w:space="0" w:color="auto"/>
        <w:left w:val="none" w:sz="0" w:space="0" w:color="auto"/>
        <w:bottom w:val="none" w:sz="0" w:space="0" w:color="auto"/>
        <w:right w:val="none" w:sz="0" w:space="0" w:color="auto"/>
      </w:divBdr>
    </w:div>
    <w:div w:id="2118017953">
      <w:bodyDiv w:val="1"/>
      <w:marLeft w:val="0"/>
      <w:marRight w:val="0"/>
      <w:marTop w:val="0"/>
      <w:marBottom w:val="0"/>
      <w:divBdr>
        <w:top w:val="none" w:sz="0" w:space="0" w:color="auto"/>
        <w:left w:val="none" w:sz="0" w:space="0" w:color="auto"/>
        <w:bottom w:val="none" w:sz="0" w:space="0" w:color="auto"/>
        <w:right w:val="none" w:sz="0" w:space="0" w:color="auto"/>
      </w:divBdr>
    </w:div>
    <w:div w:id="2118599601">
      <w:bodyDiv w:val="1"/>
      <w:marLeft w:val="0"/>
      <w:marRight w:val="0"/>
      <w:marTop w:val="0"/>
      <w:marBottom w:val="0"/>
      <w:divBdr>
        <w:top w:val="none" w:sz="0" w:space="0" w:color="auto"/>
        <w:left w:val="none" w:sz="0" w:space="0" w:color="auto"/>
        <w:bottom w:val="none" w:sz="0" w:space="0" w:color="auto"/>
        <w:right w:val="none" w:sz="0" w:space="0" w:color="auto"/>
      </w:divBdr>
    </w:div>
    <w:div w:id="2120948537">
      <w:bodyDiv w:val="1"/>
      <w:marLeft w:val="0"/>
      <w:marRight w:val="0"/>
      <w:marTop w:val="0"/>
      <w:marBottom w:val="0"/>
      <w:divBdr>
        <w:top w:val="none" w:sz="0" w:space="0" w:color="auto"/>
        <w:left w:val="none" w:sz="0" w:space="0" w:color="auto"/>
        <w:bottom w:val="none" w:sz="0" w:space="0" w:color="auto"/>
        <w:right w:val="none" w:sz="0" w:space="0" w:color="auto"/>
      </w:divBdr>
    </w:div>
    <w:div w:id="2123107764">
      <w:bodyDiv w:val="1"/>
      <w:marLeft w:val="0"/>
      <w:marRight w:val="0"/>
      <w:marTop w:val="0"/>
      <w:marBottom w:val="0"/>
      <w:divBdr>
        <w:top w:val="none" w:sz="0" w:space="0" w:color="auto"/>
        <w:left w:val="none" w:sz="0" w:space="0" w:color="auto"/>
        <w:bottom w:val="none" w:sz="0" w:space="0" w:color="auto"/>
        <w:right w:val="none" w:sz="0" w:space="0" w:color="auto"/>
      </w:divBdr>
    </w:div>
    <w:div w:id="2123450880">
      <w:bodyDiv w:val="1"/>
      <w:marLeft w:val="0"/>
      <w:marRight w:val="0"/>
      <w:marTop w:val="0"/>
      <w:marBottom w:val="0"/>
      <w:divBdr>
        <w:top w:val="none" w:sz="0" w:space="0" w:color="auto"/>
        <w:left w:val="none" w:sz="0" w:space="0" w:color="auto"/>
        <w:bottom w:val="none" w:sz="0" w:space="0" w:color="auto"/>
        <w:right w:val="none" w:sz="0" w:space="0" w:color="auto"/>
      </w:divBdr>
    </w:div>
    <w:div w:id="2123763662">
      <w:bodyDiv w:val="1"/>
      <w:marLeft w:val="0"/>
      <w:marRight w:val="0"/>
      <w:marTop w:val="0"/>
      <w:marBottom w:val="0"/>
      <w:divBdr>
        <w:top w:val="none" w:sz="0" w:space="0" w:color="auto"/>
        <w:left w:val="none" w:sz="0" w:space="0" w:color="auto"/>
        <w:bottom w:val="none" w:sz="0" w:space="0" w:color="auto"/>
        <w:right w:val="none" w:sz="0" w:space="0" w:color="auto"/>
      </w:divBdr>
    </w:div>
    <w:div w:id="2123988796">
      <w:bodyDiv w:val="1"/>
      <w:marLeft w:val="0"/>
      <w:marRight w:val="0"/>
      <w:marTop w:val="0"/>
      <w:marBottom w:val="0"/>
      <w:divBdr>
        <w:top w:val="none" w:sz="0" w:space="0" w:color="auto"/>
        <w:left w:val="none" w:sz="0" w:space="0" w:color="auto"/>
        <w:bottom w:val="none" w:sz="0" w:space="0" w:color="auto"/>
        <w:right w:val="none" w:sz="0" w:space="0" w:color="auto"/>
      </w:divBdr>
      <w:divsChild>
        <w:div w:id="377123135">
          <w:marLeft w:val="640"/>
          <w:marRight w:val="0"/>
          <w:marTop w:val="0"/>
          <w:marBottom w:val="0"/>
          <w:divBdr>
            <w:top w:val="none" w:sz="0" w:space="0" w:color="auto"/>
            <w:left w:val="none" w:sz="0" w:space="0" w:color="auto"/>
            <w:bottom w:val="none" w:sz="0" w:space="0" w:color="auto"/>
            <w:right w:val="none" w:sz="0" w:space="0" w:color="auto"/>
          </w:divBdr>
        </w:div>
        <w:div w:id="1695840869">
          <w:marLeft w:val="640"/>
          <w:marRight w:val="0"/>
          <w:marTop w:val="0"/>
          <w:marBottom w:val="0"/>
          <w:divBdr>
            <w:top w:val="none" w:sz="0" w:space="0" w:color="auto"/>
            <w:left w:val="none" w:sz="0" w:space="0" w:color="auto"/>
            <w:bottom w:val="none" w:sz="0" w:space="0" w:color="auto"/>
            <w:right w:val="none" w:sz="0" w:space="0" w:color="auto"/>
          </w:divBdr>
        </w:div>
        <w:div w:id="1746612583">
          <w:marLeft w:val="640"/>
          <w:marRight w:val="0"/>
          <w:marTop w:val="0"/>
          <w:marBottom w:val="0"/>
          <w:divBdr>
            <w:top w:val="none" w:sz="0" w:space="0" w:color="auto"/>
            <w:left w:val="none" w:sz="0" w:space="0" w:color="auto"/>
            <w:bottom w:val="none" w:sz="0" w:space="0" w:color="auto"/>
            <w:right w:val="none" w:sz="0" w:space="0" w:color="auto"/>
          </w:divBdr>
        </w:div>
        <w:div w:id="1843278911">
          <w:marLeft w:val="640"/>
          <w:marRight w:val="0"/>
          <w:marTop w:val="0"/>
          <w:marBottom w:val="0"/>
          <w:divBdr>
            <w:top w:val="none" w:sz="0" w:space="0" w:color="auto"/>
            <w:left w:val="none" w:sz="0" w:space="0" w:color="auto"/>
            <w:bottom w:val="none" w:sz="0" w:space="0" w:color="auto"/>
            <w:right w:val="none" w:sz="0" w:space="0" w:color="auto"/>
          </w:divBdr>
        </w:div>
        <w:div w:id="180827161">
          <w:marLeft w:val="640"/>
          <w:marRight w:val="0"/>
          <w:marTop w:val="0"/>
          <w:marBottom w:val="0"/>
          <w:divBdr>
            <w:top w:val="none" w:sz="0" w:space="0" w:color="auto"/>
            <w:left w:val="none" w:sz="0" w:space="0" w:color="auto"/>
            <w:bottom w:val="none" w:sz="0" w:space="0" w:color="auto"/>
            <w:right w:val="none" w:sz="0" w:space="0" w:color="auto"/>
          </w:divBdr>
        </w:div>
        <w:div w:id="1918517560">
          <w:marLeft w:val="640"/>
          <w:marRight w:val="0"/>
          <w:marTop w:val="0"/>
          <w:marBottom w:val="0"/>
          <w:divBdr>
            <w:top w:val="none" w:sz="0" w:space="0" w:color="auto"/>
            <w:left w:val="none" w:sz="0" w:space="0" w:color="auto"/>
            <w:bottom w:val="none" w:sz="0" w:space="0" w:color="auto"/>
            <w:right w:val="none" w:sz="0" w:space="0" w:color="auto"/>
          </w:divBdr>
        </w:div>
        <w:div w:id="1744907612">
          <w:marLeft w:val="640"/>
          <w:marRight w:val="0"/>
          <w:marTop w:val="0"/>
          <w:marBottom w:val="0"/>
          <w:divBdr>
            <w:top w:val="none" w:sz="0" w:space="0" w:color="auto"/>
            <w:left w:val="none" w:sz="0" w:space="0" w:color="auto"/>
            <w:bottom w:val="none" w:sz="0" w:space="0" w:color="auto"/>
            <w:right w:val="none" w:sz="0" w:space="0" w:color="auto"/>
          </w:divBdr>
        </w:div>
        <w:div w:id="1972514865">
          <w:marLeft w:val="640"/>
          <w:marRight w:val="0"/>
          <w:marTop w:val="0"/>
          <w:marBottom w:val="0"/>
          <w:divBdr>
            <w:top w:val="none" w:sz="0" w:space="0" w:color="auto"/>
            <w:left w:val="none" w:sz="0" w:space="0" w:color="auto"/>
            <w:bottom w:val="none" w:sz="0" w:space="0" w:color="auto"/>
            <w:right w:val="none" w:sz="0" w:space="0" w:color="auto"/>
          </w:divBdr>
        </w:div>
        <w:div w:id="994141883">
          <w:marLeft w:val="640"/>
          <w:marRight w:val="0"/>
          <w:marTop w:val="0"/>
          <w:marBottom w:val="0"/>
          <w:divBdr>
            <w:top w:val="none" w:sz="0" w:space="0" w:color="auto"/>
            <w:left w:val="none" w:sz="0" w:space="0" w:color="auto"/>
            <w:bottom w:val="none" w:sz="0" w:space="0" w:color="auto"/>
            <w:right w:val="none" w:sz="0" w:space="0" w:color="auto"/>
          </w:divBdr>
        </w:div>
        <w:div w:id="908152982">
          <w:marLeft w:val="640"/>
          <w:marRight w:val="0"/>
          <w:marTop w:val="0"/>
          <w:marBottom w:val="0"/>
          <w:divBdr>
            <w:top w:val="none" w:sz="0" w:space="0" w:color="auto"/>
            <w:left w:val="none" w:sz="0" w:space="0" w:color="auto"/>
            <w:bottom w:val="none" w:sz="0" w:space="0" w:color="auto"/>
            <w:right w:val="none" w:sz="0" w:space="0" w:color="auto"/>
          </w:divBdr>
        </w:div>
        <w:div w:id="511576299">
          <w:marLeft w:val="640"/>
          <w:marRight w:val="0"/>
          <w:marTop w:val="0"/>
          <w:marBottom w:val="0"/>
          <w:divBdr>
            <w:top w:val="none" w:sz="0" w:space="0" w:color="auto"/>
            <w:left w:val="none" w:sz="0" w:space="0" w:color="auto"/>
            <w:bottom w:val="none" w:sz="0" w:space="0" w:color="auto"/>
            <w:right w:val="none" w:sz="0" w:space="0" w:color="auto"/>
          </w:divBdr>
        </w:div>
        <w:div w:id="1013143986">
          <w:marLeft w:val="640"/>
          <w:marRight w:val="0"/>
          <w:marTop w:val="0"/>
          <w:marBottom w:val="0"/>
          <w:divBdr>
            <w:top w:val="none" w:sz="0" w:space="0" w:color="auto"/>
            <w:left w:val="none" w:sz="0" w:space="0" w:color="auto"/>
            <w:bottom w:val="none" w:sz="0" w:space="0" w:color="auto"/>
            <w:right w:val="none" w:sz="0" w:space="0" w:color="auto"/>
          </w:divBdr>
        </w:div>
        <w:div w:id="1538665544">
          <w:marLeft w:val="640"/>
          <w:marRight w:val="0"/>
          <w:marTop w:val="0"/>
          <w:marBottom w:val="0"/>
          <w:divBdr>
            <w:top w:val="none" w:sz="0" w:space="0" w:color="auto"/>
            <w:left w:val="none" w:sz="0" w:space="0" w:color="auto"/>
            <w:bottom w:val="none" w:sz="0" w:space="0" w:color="auto"/>
            <w:right w:val="none" w:sz="0" w:space="0" w:color="auto"/>
          </w:divBdr>
        </w:div>
        <w:div w:id="154994798">
          <w:marLeft w:val="640"/>
          <w:marRight w:val="0"/>
          <w:marTop w:val="0"/>
          <w:marBottom w:val="0"/>
          <w:divBdr>
            <w:top w:val="none" w:sz="0" w:space="0" w:color="auto"/>
            <w:left w:val="none" w:sz="0" w:space="0" w:color="auto"/>
            <w:bottom w:val="none" w:sz="0" w:space="0" w:color="auto"/>
            <w:right w:val="none" w:sz="0" w:space="0" w:color="auto"/>
          </w:divBdr>
        </w:div>
        <w:div w:id="1149983369">
          <w:marLeft w:val="640"/>
          <w:marRight w:val="0"/>
          <w:marTop w:val="0"/>
          <w:marBottom w:val="0"/>
          <w:divBdr>
            <w:top w:val="none" w:sz="0" w:space="0" w:color="auto"/>
            <w:left w:val="none" w:sz="0" w:space="0" w:color="auto"/>
            <w:bottom w:val="none" w:sz="0" w:space="0" w:color="auto"/>
            <w:right w:val="none" w:sz="0" w:space="0" w:color="auto"/>
          </w:divBdr>
        </w:div>
        <w:div w:id="270476581">
          <w:marLeft w:val="640"/>
          <w:marRight w:val="0"/>
          <w:marTop w:val="0"/>
          <w:marBottom w:val="0"/>
          <w:divBdr>
            <w:top w:val="none" w:sz="0" w:space="0" w:color="auto"/>
            <w:left w:val="none" w:sz="0" w:space="0" w:color="auto"/>
            <w:bottom w:val="none" w:sz="0" w:space="0" w:color="auto"/>
            <w:right w:val="none" w:sz="0" w:space="0" w:color="auto"/>
          </w:divBdr>
        </w:div>
        <w:div w:id="847673758">
          <w:marLeft w:val="640"/>
          <w:marRight w:val="0"/>
          <w:marTop w:val="0"/>
          <w:marBottom w:val="0"/>
          <w:divBdr>
            <w:top w:val="none" w:sz="0" w:space="0" w:color="auto"/>
            <w:left w:val="none" w:sz="0" w:space="0" w:color="auto"/>
            <w:bottom w:val="none" w:sz="0" w:space="0" w:color="auto"/>
            <w:right w:val="none" w:sz="0" w:space="0" w:color="auto"/>
          </w:divBdr>
        </w:div>
        <w:div w:id="1727223734">
          <w:marLeft w:val="640"/>
          <w:marRight w:val="0"/>
          <w:marTop w:val="0"/>
          <w:marBottom w:val="0"/>
          <w:divBdr>
            <w:top w:val="none" w:sz="0" w:space="0" w:color="auto"/>
            <w:left w:val="none" w:sz="0" w:space="0" w:color="auto"/>
            <w:bottom w:val="none" w:sz="0" w:space="0" w:color="auto"/>
            <w:right w:val="none" w:sz="0" w:space="0" w:color="auto"/>
          </w:divBdr>
        </w:div>
        <w:div w:id="2024086576">
          <w:marLeft w:val="640"/>
          <w:marRight w:val="0"/>
          <w:marTop w:val="0"/>
          <w:marBottom w:val="0"/>
          <w:divBdr>
            <w:top w:val="none" w:sz="0" w:space="0" w:color="auto"/>
            <w:left w:val="none" w:sz="0" w:space="0" w:color="auto"/>
            <w:bottom w:val="none" w:sz="0" w:space="0" w:color="auto"/>
            <w:right w:val="none" w:sz="0" w:space="0" w:color="auto"/>
          </w:divBdr>
        </w:div>
        <w:div w:id="2033338083">
          <w:marLeft w:val="640"/>
          <w:marRight w:val="0"/>
          <w:marTop w:val="0"/>
          <w:marBottom w:val="0"/>
          <w:divBdr>
            <w:top w:val="none" w:sz="0" w:space="0" w:color="auto"/>
            <w:left w:val="none" w:sz="0" w:space="0" w:color="auto"/>
            <w:bottom w:val="none" w:sz="0" w:space="0" w:color="auto"/>
            <w:right w:val="none" w:sz="0" w:space="0" w:color="auto"/>
          </w:divBdr>
        </w:div>
        <w:div w:id="770007957">
          <w:marLeft w:val="640"/>
          <w:marRight w:val="0"/>
          <w:marTop w:val="0"/>
          <w:marBottom w:val="0"/>
          <w:divBdr>
            <w:top w:val="none" w:sz="0" w:space="0" w:color="auto"/>
            <w:left w:val="none" w:sz="0" w:space="0" w:color="auto"/>
            <w:bottom w:val="none" w:sz="0" w:space="0" w:color="auto"/>
            <w:right w:val="none" w:sz="0" w:space="0" w:color="auto"/>
          </w:divBdr>
        </w:div>
        <w:div w:id="1045134696">
          <w:marLeft w:val="640"/>
          <w:marRight w:val="0"/>
          <w:marTop w:val="0"/>
          <w:marBottom w:val="0"/>
          <w:divBdr>
            <w:top w:val="none" w:sz="0" w:space="0" w:color="auto"/>
            <w:left w:val="none" w:sz="0" w:space="0" w:color="auto"/>
            <w:bottom w:val="none" w:sz="0" w:space="0" w:color="auto"/>
            <w:right w:val="none" w:sz="0" w:space="0" w:color="auto"/>
          </w:divBdr>
        </w:div>
        <w:div w:id="366760534">
          <w:marLeft w:val="640"/>
          <w:marRight w:val="0"/>
          <w:marTop w:val="0"/>
          <w:marBottom w:val="0"/>
          <w:divBdr>
            <w:top w:val="none" w:sz="0" w:space="0" w:color="auto"/>
            <w:left w:val="none" w:sz="0" w:space="0" w:color="auto"/>
            <w:bottom w:val="none" w:sz="0" w:space="0" w:color="auto"/>
            <w:right w:val="none" w:sz="0" w:space="0" w:color="auto"/>
          </w:divBdr>
        </w:div>
        <w:div w:id="1287128009">
          <w:marLeft w:val="640"/>
          <w:marRight w:val="0"/>
          <w:marTop w:val="0"/>
          <w:marBottom w:val="0"/>
          <w:divBdr>
            <w:top w:val="none" w:sz="0" w:space="0" w:color="auto"/>
            <w:left w:val="none" w:sz="0" w:space="0" w:color="auto"/>
            <w:bottom w:val="none" w:sz="0" w:space="0" w:color="auto"/>
            <w:right w:val="none" w:sz="0" w:space="0" w:color="auto"/>
          </w:divBdr>
        </w:div>
        <w:div w:id="758411088">
          <w:marLeft w:val="640"/>
          <w:marRight w:val="0"/>
          <w:marTop w:val="0"/>
          <w:marBottom w:val="0"/>
          <w:divBdr>
            <w:top w:val="none" w:sz="0" w:space="0" w:color="auto"/>
            <w:left w:val="none" w:sz="0" w:space="0" w:color="auto"/>
            <w:bottom w:val="none" w:sz="0" w:space="0" w:color="auto"/>
            <w:right w:val="none" w:sz="0" w:space="0" w:color="auto"/>
          </w:divBdr>
        </w:div>
        <w:div w:id="54545705">
          <w:marLeft w:val="640"/>
          <w:marRight w:val="0"/>
          <w:marTop w:val="0"/>
          <w:marBottom w:val="0"/>
          <w:divBdr>
            <w:top w:val="none" w:sz="0" w:space="0" w:color="auto"/>
            <w:left w:val="none" w:sz="0" w:space="0" w:color="auto"/>
            <w:bottom w:val="none" w:sz="0" w:space="0" w:color="auto"/>
            <w:right w:val="none" w:sz="0" w:space="0" w:color="auto"/>
          </w:divBdr>
        </w:div>
        <w:div w:id="794058551">
          <w:marLeft w:val="640"/>
          <w:marRight w:val="0"/>
          <w:marTop w:val="0"/>
          <w:marBottom w:val="0"/>
          <w:divBdr>
            <w:top w:val="none" w:sz="0" w:space="0" w:color="auto"/>
            <w:left w:val="none" w:sz="0" w:space="0" w:color="auto"/>
            <w:bottom w:val="none" w:sz="0" w:space="0" w:color="auto"/>
            <w:right w:val="none" w:sz="0" w:space="0" w:color="auto"/>
          </w:divBdr>
        </w:div>
        <w:div w:id="489054763">
          <w:marLeft w:val="640"/>
          <w:marRight w:val="0"/>
          <w:marTop w:val="0"/>
          <w:marBottom w:val="0"/>
          <w:divBdr>
            <w:top w:val="none" w:sz="0" w:space="0" w:color="auto"/>
            <w:left w:val="none" w:sz="0" w:space="0" w:color="auto"/>
            <w:bottom w:val="none" w:sz="0" w:space="0" w:color="auto"/>
            <w:right w:val="none" w:sz="0" w:space="0" w:color="auto"/>
          </w:divBdr>
        </w:div>
        <w:div w:id="1797330759">
          <w:marLeft w:val="640"/>
          <w:marRight w:val="0"/>
          <w:marTop w:val="0"/>
          <w:marBottom w:val="0"/>
          <w:divBdr>
            <w:top w:val="none" w:sz="0" w:space="0" w:color="auto"/>
            <w:left w:val="none" w:sz="0" w:space="0" w:color="auto"/>
            <w:bottom w:val="none" w:sz="0" w:space="0" w:color="auto"/>
            <w:right w:val="none" w:sz="0" w:space="0" w:color="auto"/>
          </w:divBdr>
        </w:div>
        <w:div w:id="357855760">
          <w:marLeft w:val="640"/>
          <w:marRight w:val="0"/>
          <w:marTop w:val="0"/>
          <w:marBottom w:val="0"/>
          <w:divBdr>
            <w:top w:val="none" w:sz="0" w:space="0" w:color="auto"/>
            <w:left w:val="none" w:sz="0" w:space="0" w:color="auto"/>
            <w:bottom w:val="none" w:sz="0" w:space="0" w:color="auto"/>
            <w:right w:val="none" w:sz="0" w:space="0" w:color="auto"/>
          </w:divBdr>
        </w:div>
        <w:div w:id="1940866291">
          <w:marLeft w:val="640"/>
          <w:marRight w:val="0"/>
          <w:marTop w:val="0"/>
          <w:marBottom w:val="0"/>
          <w:divBdr>
            <w:top w:val="none" w:sz="0" w:space="0" w:color="auto"/>
            <w:left w:val="none" w:sz="0" w:space="0" w:color="auto"/>
            <w:bottom w:val="none" w:sz="0" w:space="0" w:color="auto"/>
            <w:right w:val="none" w:sz="0" w:space="0" w:color="auto"/>
          </w:divBdr>
        </w:div>
        <w:div w:id="33579236">
          <w:marLeft w:val="640"/>
          <w:marRight w:val="0"/>
          <w:marTop w:val="0"/>
          <w:marBottom w:val="0"/>
          <w:divBdr>
            <w:top w:val="none" w:sz="0" w:space="0" w:color="auto"/>
            <w:left w:val="none" w:sz="0" w:space="0" w:color="auto"/>
            <w:bottom w:val="none" w:sz="0" w:space="0" w:color="auto"/>
            <w:right w:val="none" w:sz="0" w:space="0" w:color="auto"/>
          </w:divBdr>
        </w:div>
        <w:div w:id="312874794">
          <w:marLeft w:val="640"/>
          <w:marRight w:val="0"/>
          <w:marTop w:val="0"/>
          <w:marBottom w:val="0"/>
          <w:divBdr>
            <w:top w:val="none" w:sz="0" w:space="0" w:color="auto"/>
            <w:left w:val="none" w:sz="0" w:space="0" w:color="auto"/>
            <w:bottom w:val="none" w:sz="0" w:space="0" w:color="auto"/>
            <w:right w:val="none" w:sz="0" w:space="0" w:color="auto"/>
          </w:divBdr>
        </w:div>
        <w:div w:id="1887175158">
          <w:marLeft w:val="640"/>
          <w:marRight w:val="0"/>
          <w:marTop w:val="0"/>
          <w:marBottom w:val="0"/>
          <w:divBdr>
            <w:top w:val="none" w:sz="0" w:space="0" w:color="auto"/>
            <w:left w:val="none" w:sz="0" w:space="0" w:color="auto"/>
            <w:bottom w:val="none" w:sz="0" w:space="0" w:color="auto"/>
            <w:right w:val="none" w:sz="0" w:space="0" w:color="auto"/>
          </w:divBdr>
        </w:div>
        <w:div w:id="817260887">
          <w:marLeft w:val="640"/>
          <w:marRight w:val="0"/>
          <w:marTop w:val="0"/>
          <w:marBottom w:val="0"/>
          <w:divBdr>
            <w:top w:val="none" w:sz="0" w:space="0" w:color="auto"/>
            <w:left w:val="none" w:sz="0" w:space="0" w:color="auto"/>
            <w:bottom w:val="none" w:sz="0" w:space="0" w:color="auto"/>
            <w:right w:val="none" w:sz="0" w:space="0" w:color="auto"/>
          </w:divBdr>
        </w:div>
        <w:div w:id="937328430">
          <w:marLeft w:val="640"/>
          <w:marRight w:val="0"/>
          <w:marTop w:val="0"/>
          <w:marBottom w:val="0"/>
          <w:divBdr>
            <w:top w:val="none" w:sz="0" w:space="0" w:color="auto"/>
            <w:left w:val="none" w:sz="0" w:space="0" w:color="auto"/>
            <w:bottom w:val="none" w:sz="0" w:space="0" w:color="auto"/>
            <w:right w:val="none" w:sz="0" w:space="0" w:color="auto"/>
          </w:divBdr>
        </w:div>
        <w:div w:id="476840146">
          <w:marLeft w:val="640"/>
          <w:marRight w:val="0"/>
          <w:marTop w:val="0"/>
          <w:marBottom w:val="0"/>
          <w:divBdr>
            <w:top w:val="none" w:sz="0" w:space="0" w:color="auto"/>
            <w:left w:val="none" w:sz="0" w:space="0" w:color="auto"/>
            <w:bottom w:val="none" w:sz="0" w:space="0" w:color="auto"/>
            <w:right w:val="none" w:sz="0" w:space="0" w:color="auto"/>
          </w:divBdr>
        </w:div>
        <w:div w:id="583539602">
          <w:marLeft w:val="640"/>
          <w:marRight w:val="0"/>
          <w:marTop w:val="0"/>
          <w:marBottom w:val="0"/>
          <w:divBdr>
            <w:top w:val="none" w:sz="0" w:space="0" w:color="auto"/>
            <w:left w:val="none" w:sz="0" w:space="0" w:color="auto"/>
            <w:bottom w:val="none" w:sz="0" w:space="0" w:color="auto"/>
            <w:right w:val="none" w:sz="0" w:space="0" w:color="auto"/>
          </w:divBdr>
        </w:div>
        <w:div w:id="924531021">
          <w:marLeft w:val="640"/>
          <w:marRight w:val="0"/>
          <w:marTop w:val="0"/>
          <w:marBottom w:val="0"/>
          <w:divBdr>
            <w:top w:val="none" w:sz="0" w:space="0" w:color="auto"/>
            <w:left w:val="none" w:sz="0" w:space="0" w:color="auto"/>
            <w:bottom w:val="none" w:sz="0" w:space="0" w:color="auto"/>
            <w:right w:val="none" w:sz="0" w:space="0" w:color="auto"/>
          </w:divBdr>
        </w:div>
        <w:div w:id="531380771">
          <w:marLeft w:val="640"/>
          <w:marRight w:val="0"/>
          <w:marTop w:val="0"/>
          <w:marBottom w:val="0"/>
          <w:divBdr>
            <w:top w:val="none" w:sz="0" w:space="0" w:color="auto"/>
            <w:left w:val="none" w:sz="0" w:space="0" w:color="auto"/>
            <w:bottom w:val="none" w:sz="0" w:space="0" w:color="auto"/>
            <w:right w:val="none" w:sz="0" w:space="0" w:color="auto"/>
          </w:divBdr>
        </w:div>
        <w:div w:id="1086418424">
          <w:marLeft w:val="640"/>
          <w:marRight w:val="0"/>
          <w:marTop w:val="0"/>
          <w:marBottom w:val="0"/>
          <w:divBdr>
            <w:top w:val="none" w:sz="0" w:space="0" w:color="auto"/>
            <w:left w:val="none" w:sz="0" w:space="0" w:color="auto"/>
            <w:bottom w:val="none" w:sz="0" w:space="0" w:color="auto"/>
            <w:right w:val="none" w:sz="0" w:space="0" w:color="auto"/>
          </w:divBdr>
        </w:div>
        <w:div w:id="64767719">
          <w:marLeft w:val="640"/>
          <w:marRight w:val="0"/>
          <w:marTop w:val="0"/>
          <w:marBottom w:val="0"/>
          <w:divBdr>
            <w:top w:val="none" w:sz="0" w:space="0" w:color="auto"/>
            <w:left w:val="none" w:sz="0" w:space="0" w:color="auto"/>
            <w:bottom w:val="none" w:sz="0" w:space="0" w:color="auto"/>
            <w:right w:val="none" w:sz="0" w:space="0" w:color="auto"/>
          </w:divBdr>
        </w:div>
        <w:div w:id="353583496">
          <w:marLeft w:val="640"/>
          <w:marRight w:val="0"/>
          <w:marTop w:val="0"/>
          <w:marBottom w:val="0"/>
          <w:divBdr>
            <w:top w:val="none" w:sz="0" w:space="0" w:color="auto"/>
            <w:left w:val="none" w:sz="0" w:space="0" w:color="auto"/>
            <w:bottom w:val="none" w:sz="0" w:space="0" w:color="auto"/>
            <w:right w:val="none" w:sz="0" w:space="0" w:color="auto"/>
          </w:divBdr>
        </w:div>
        <w:div w:id="1199779373">
          <w:marLeft w:val="640"/>
          <w:marRight w:val="0"/>
          <w:marTop w:val="0"/>
          <w:marBottom w:val="0"/>
          <w:divBdr>
            <w:top w:val="none" w:sz="0" w:space="0" w:color="auto"/>
            <w:left w:val="none" w:sz="0" w:space="0" w:color="auto"/>
            <w:bottom w:val="none" w:sz="0" w:space="0" w:color="auto"/>
            <w:right w:val="none" w:sz="0" w:space="0" w:color="auto"/>
          </w:divBdr>
        </w:div>
        <w:div w:id="1135216769">
          <w:marLeft w:val="640"/>
          <w:marRight w:val="0"/>
          <w:marTop w:val="0"/>
          <w:marBottom w:val="0"/>
          <w:divBdr>
            <w:top w:val="none" w:sz="0" w:space="0" w:color="auto"/>
            <w:left w:val="none" w:sz="0" w:space="0" w:color="auto"/>
            <w:bottom w:val="none" w:sz="0" w:space="0" w:color="auto"/>
            <w:right w:val="none" w:sz="0" w:space="0" w:color="auto"/>
          </w:divBdr>
        </w:div>
        <w:div w:id="1912886557">
          <w:marLeft w:val="640"/>
          <w:marRight w:val="0"/>
          <w:marTop w:val="0"/>
          <w:marBottom w:val="0"/>
          <w:divBdr>
            <w:top w:val="none" w:sz="0" w:space="0" w:color="auto"/>
            <w:left w:val="none" w:sz="0" w:space="0" w:color="auto"/>
            <w:bottom w:val="none" w:sz="0" w:space="0" w:color="auto"/>
            <w:right w:val="none" w:sz="0" w:space="0" w:color="auto"/>
          </w:divBdr>
        </w:div>
        <w:div w:id="381826304">
          <w:marLeft w:val="640"/>
          <w:marRight w:val="0"/>
          <w:marTop w:val="0"/>
          <w:marBottom w:val="0"/>
          <w:divBdr>
            <w:top w:val="none" w:sz="0" w:space="0" w:color="auto"/>
            <w:left w:val="none" w:sz="0" w:space="0" w:color="auto"/>
            <w:bottom w:val="none" w:sz="0" w:space="0" w:color="auto"/>
            <w:right w:val="none" w:sz="0" w:space="0" w:color="auto"/>
          </w:divBdr>
        </w:div>
        <w:div w:id="869687966">
          <w:marLeft w:val="640"/>
          <w:marRight w:val="0"/>
          <w:marTop w:val="0"/>
          <w:marBottom w:val="0"/>
          <w:divBdr>
            <w:top w:val="none" w:sz="0" w:space="0" w:color="auto"/>
            <w:left w:val="none" w:sz="0" w:space="0" w:color="auto"/>
            <w:bottom w:val="none" w:sz="0" w:space="0" w:color="auto"/>
            <w:right w:val="none" w:sz="0" w:space="0" w:color="auto"/>
          </w:divBdr>
        </w:div>
        <w:div w:id="901987967">
          <w:marLeft w:val="640"/>
          <w:marRight w:val="0"/>
          <w:marTop w:val="0"/>
          <w:marBottom w:val="0"/>
          <w:divBdr>
            <w:top w:val="none" w:sz="0" w:space="0" w:color="auto"/>
            <w:left w:val="none" w:sz="0" w:space="0" w:color="auto"/>
            <w:bottom w:val="none" w:sz="0" w:space="0" w:color="auto"/>
            <w:right w:val="none" w:sz="0" w:space="0" w:color="auto"/>
          </w:divBdr>
        </w:div>
        <w:div w:id="229468095">
          <w:marLeft w:val="640"/>
          <w:marRight w:val="0"/>
          <w:marTop w:val="0"/>
          <w:marBottom w:val="0"/>
          <w:divBdr>
            <w:top w:val="none" w:sz="0" w:space="0" w:color="auto"/>
            <w:left w:val="none" w:sz="0" w:space="0" w:color="auto"/>
            <w:bottom w:val="none" w:sz="0" w:space="0" w:color="auto"/>
            <w:right w:val="none" w:sz="0" w:space="0" w:color="auto"/>
          </w:divBdr>
        </w:div>
        <w:div w:id="2119905557">
          <w:marLeft w:val="640"/>
          <w:marRight w:val="0"/>
          <w:marTop w:val="0"/>
          <w:marBottom w:val="0"/>
          <w:divBdr>
            <w:top w:val="none" w:sz="0" w:space="0" w:color="auto"/>
            <w:left w:val="none" w:sz="0" w:space="0" w:color="auto"/>
            <w:bottom w:val="none" w:sz="0" w:space="0" w:color="auto"/>
            <w:right w:val="none" w:sz="0" w:space="0" w:color="auto"/>
          </w:divBdr>
        </w:div>
        <w:div w:id="285624694">
          <w:marLeft w:val="640"/>
          <w:marRight w:val="0"/>
          <w:marTop w:val="0"/>
          <w:marBottom w:val="0"/>
          <w:divBdr>
            <w:top w:val="none" w:sz="0" w:space="0" w:color="auto"/>
            <w:left w:val="none" w:sz="0" w:space="0" w:color="auto"/>
            <w:bottom w:val="none" w:sz="0" w:space="0" w:color="auto"/>
            <w:right w:val="none" w:sz="0" w:space="0" w:color="auto"/>
          </w:divBdr>
        </w:div>
        <w:div w:id="437453202">
          <w:marLeft w:val="640"/>
          <w:marRight w:val="0"/>
          <w:marTop w:val="0"/>
          <w:marBottom w:val="0"/>
          <w:divBdr>
            <w:top w:val="none" w:sz="0" w:space="0" w:color="auto"/>
            <w:left w:val="none" w:sz="0" w:space="0" w:color="auto"/>
            <w:bottom w:val="none" w:sz="0" w:space="0" w:color="auto"/>
            <w:right w:val="none" w:sz="0" w:space="0" w:color="auto"/>
          </w:divBdr>
        </w:div>
        <w:div w:id="1055007920">
          <w:marLeft w:val="640"/>
          <w:marRight w:val="0"/>
          <w:marTop w:val="0"/>
          <w:marBottom w:val="0"/>
          <w:divBdr>
            <w:top w:val="none" w:sz="0" w:space="0" w:color="auto"/>
            <w:left w:val="none" w:sz="0" w:space="0" w:color="auto"/>
            <w:bottom w:val="none" w:sz="0" w:space="0" w:color="auto"/>
            <w:right w:val="none" w:sz="0" w:space="0" w:color="auto"/>
          </w:divBdr>
        </w:div>
        <w:div w:id="1466193980">
          <w:marLeft w:val="640"/>
          <w:marRight w:val="0"/>
          <w:marTop w:val="0"/>
          <w:marBottom w:val="0"/>
          <w:divBdr>
            <w:top w:val="none" w:sz="0" w:space="0" w:color="auto"/>
            <w:left w:val="none" w:sz="0" w:space="0" w:color="auto"/>
            <w:bottom w:val="none" w:sz="0" w:space="0" w:color="auto"/>
            <w:right w:val="none" w:sz="0" w:space="0" w:color="auto"/>
          </w:divBdr>
        </w:div>
      </w:divsChild>
    </w:div>
    <w:div w:id="2126074263">
      <w:marLeft w:val="480"/>
      <w:marRight w:val="0"/>
      <w:marTop w:val="0"/>
      <w:marBottom w:val="0"/>
      <w:divBdr>
        <w:top w:val="none" w:sz="0" w:space="0" w:color="auto"/>
        <w:left w:val="none" w:sz="0" w:space="0" w:color="auto"/>
        <w:bottom w:val="none" w:sz="0" w:space="0" w:color="auto"/>
        <w:right w:val="none" w:sz="0" w:space="0" w:color="auto"/>
      </w:divBdr>
    </w:div>
    <w:div w:id="2128155980">
      <w:marLeft w:val="640"/>
      <w:marRight w:val="0"/>
      <w:marTop w:val="0"/>
      <w:marBottom w:val="0"/>
      <w:divBdr>
        <w:top w:val="none" w:sz="0" w:space="0" w:color="auto"/>
        <w:left w:val="none" w:sz="0" w:space="0" w:color="auto"/>
        <w:bottom w:val="none" w:sz="0" w:space="0" w:color="auto"/>
        <w:right w:val="none" w:sz="0" w:space="0" w:color="auto"/>
      </w:divBdr>
    </w:div>
    <w:div w:id="2128694737">
      <w:bodyDiv w:val="1"/>
      <w:marLeft w:val="0"/>
      <w:marRight w:val="0"/>
      <w:marTop w:val="0"/>
      <w:marBottom w:val="0"/>
      <w:divBdr>
        <w:top w:val="none" w:sz="0" w:space="0" w:color="auto"/>
        <w:left w:val="none" w:sz="0" w:space="0" w:color="auto"/>
        <w:bottom w:val="none" w:sz="0" w:space="0" w:color="auto"/>
        <w:right w:val="none" w:sz="0" w:space="0" w:color="auto"/>
      </w:divBdr>
    </w:div>
    <w:div w:id="2129007961">
      <w:marLeft w:val="480"/>
      <w:marRight w:val="0"/>
      <w:marTop w:val="0"/>
      <w:marBottom w:val="0"/>
      <w:divBdr>
        <w:top w:val="none" w:sz="0" w:space="0" w:color="auto"/>
        <w:left w:val="none" w:sz="0" w:space="0" w:color="auto"/>
        <w:bottom w:val="none" w:sz="0" w:space="0" w:color="auto"/>
        <w:right w:val="none" w:sz="0" w:space="0" w:color="auto"/>
      </w:divBdr>
    </w:div>
    <w:div w:id="2129422955">
      <w:marLeft w:val="480"/>
      <w:marRight w:val="0"/>
      <w:marTop w:val="0"/>
      <w:marBottom w:val="0"/>
      <w:divBdr>
        <w:top w:val="none" w:sz="0" w:space="0" w:color="auto"/>
        <w:left w:val="none" w:sz="0" w:space="0" w:color="auto"/>
        <w:bottom w:val="none" w:sz="0" w:space="0" w:color="auto"/>
        <w:right w:val="none" w:sz="0" w:space="0" w:color="auto"/>
      </w:divBdr>
    </w:div>
    <w:div w:id="2129624596">
      <w:marLeft w:val="640"/>
      <w:marRight w:val="0"/>
      <w:marTop w:val="0"/>
      <w:marBottom w:val="0"/>
      <w:divBdr>
        <w:top w:val="none" w:sz="0" w:space="0" w:color="auto"/>
        <w:left w:val="none" w:sz="0" w:space="0" w:color="auto"/>
        <w:bottom w:val="none" w:sz="0" w:space="0" w:color="auto"/>
        <w:right w:val="none" w:sz="0" w:space="0" w:color="auto"/>
      </w:divBdr>
    </w:div>
    <w:div w:id="2129663987">
      <w:marLeft w:val="480"/>
      <w:marRight w:val="0"/>
      <w:marTop w:val="0"/>
      <w:marBottom w:val="0"/>
      <w:divBdr>
        <w:top w:val="none" w:sz="0" w:space="0" w:color="auto"/>
        <w:left w:val="none" w:sz="0" w:space="0" w:color="auto"/>
        <w:bottom w:val="none" w:sz="0" w:space="0" w:color="auto"/>
        <w:right w:val="none" w:sz="0" w:space="0" w:color="auto"/>
      </w:divBdr>
    </w:div>
    <w:div w:id="2130511282">
      <w:marLeft w:val="480"/>
      <w:marRight w:val="0"/>
      <w:marTop w:val="0"/>
      <w:marBottom w:val="0"/>
      <w:divBdr>
        <w:top w:val="none" w:sz="0" w:space="0" w:color="auto"/>
        <w:left w:val="none" w:sz="0" w:space="0" w:color="auto"/>
        <w:bottom w:val="none" w:sz="0" w:space="0" w:color="auto"/>
        <w:right w:val="none" w:sz="0" w:space="0" w:color="auto"/>
      </w:divBdr>
    </w:div>
    <w:div w:id="2132049041">
      <w:marLeft w:val="480"/>
      <w:marRight w:val="0"/>
      <w:marTop w:val="0"/>
      <w:marBottom w:val="0"/>
      <w:divBdr>
        <w:top w:val="none" w:sz="0" w:space="0" w:color="auto"/>
        <w:left w:val="none" w:sz="0" w:space="0" w:color="auto"/>
        <w:bottom w:val="none" w:sz="0" w:space="0" w:color="auto"/>
        <w:right w:val="none" w:sz="0" w:space="0" w:color="auto"/>
      </w:divBdr>
    </w:div>
    <w:div w:id="2134979104">
      <w:marLeft w:val="480"/>
      <w:marRight w:val="0"/>
      <w:marTop w:val="0"/>
      <w:marBottom w:val="0"/>
      <w:divBdr>
        <w:top w:val="none" w:sz="0" w:space="0" w:color="auto"/>
        <w:left w:val="none" w:sz="0" w:space="0" w:color="auto"/>
        <w:bottom w:val="none" w:sz="0" w:space="0" w:color="auto"/>
        <w:right w:val="none" w:sz="0" w:space="0" w:color="auto"/>
      </w:divBdr>
    </w:div>
    <w:div w:id="2135369993">
      <w:marLeft w:val="480"/>
      <w:marRight w:val="0"/>
      <w:marTop w:val="0"/>
      <w:marBottom w:val="0"/>
      <w:divBdr>
        <w:top w:val="none" w:sz="0" w:space="0" w:color="auto"/>
        <w:left w:val="none" w:sz="0" w:space="0" w:color="auto"/>
        <w:bottom w:val="none" w:sz="0" w:space="0" w:color="auto"/>
        <w:right w:val="none" w:sz="0" w:space="0" w:color="auto"/>
      </w:divBdr>
    </w:div>
    <w:div w:id="2135908339">
      <w:marLeft w:val="480"/>
      <w:marRight w:val="0"/>
      <w:marTop w:val="0"/>
      <w:marBottom w:val="0"/>
      <w:divBdr>
        <w:top w:val="none" w:sz="0" w:space="0" w:color="auto"/>
        <w:left w:val="none" w:sz="0" w:space="0" w:color="auto"/>
        <w:bottom w:val="none" w:sz="0" w:space="0" w:color="auto"/>
        <w:right w:val="none" w:sz="0" w:space="0" w:color="auto"/>
      </w:divBdr>
    </w:div>
    <w:div w:id="2137486079">
      <w:marLeft w:val="480"/>
      <w:marRight w:val="0"/>
      <w:marTop w:val="0"/>
      <w:marBottom w:val="0"/>
      <w:divBdr>
        <w:top w:val="none" w:sz="0" w:space="0" w:color="auto"/>
        <w:left w:val="none" w:sz="0" w:space="0" w:color="auto"/>
        <w:bottom w:val="none" w:sz="0" w:space="0" w:color="auto"/>
        <w:right w:val="none" w:sz="0" w:space="0" w:color="auto"/>
      </w:divBdr>
    </w:div>
    <w:div w:id="2137677599">
      <w:marLeft w:val="480"/>
      <w:marRight w:val="0"/>
      <w:marTop w:val="0"/>
      <w:marBottom w:val="0"/>
      <w:divBdr>
        <w:top w:val="none" w:sz="0" w:space="0" w:color="auto"/>
        <w:left w:val="none" w:sz="0" w:space="0" w:color="auto"/>
        <w:bottom w:val="none" w:sz="0" w:space="0" w:color="auto"/>
        <w:right w:val="none" w:sz="0" w:space="0" w:color="auto"/>
      </w:divBdr>
    </w:div>
    <w:div w:id="2140607327">
      <w:bodyDiv w:val="1"/>
      <w:marLeft w:val="0"/>
      <w:marRight w:val="0"/>
      <w:marTop w:val="0"/>
      <w:marBottom w:val="0"/>
      <w:divBdr>
        <w:top w:val="none" w:sz="0" w:space="0" w:color="auto"/>
        <w:left w:val="none" w:sz="0" w:space="0" w:color="auto"/>
        <w:bottom w:val="none" w:sz="0" w:space="0" w:color="auto"/>
        <w:right w:val="none" w:sz="0" w:space="0" w:color="auto"/>
      </w:divBdr>
    </w:div>
    <w:div w:id="2140608238">
      <w:marLeft w:val="640"/>
      <w:marRight w:val="0"/>
      <w:marTop w:val="0"/>
      <w:marBottom w:val="0"/>
      <w:divBdr>
        <w:top w:val="none" w:sz="0" w:space="0" w:color="auto"/>
        <w:left w:val="none" w:sz="0" w:space="0" w:color="auto"/>
        <w:bottom w:val="none" w:sz="0" w:space="0" w:color="auto"/>
        <w:right w:val="none" w:sz="0" w:space="0" w:color="auto"/>
      </w:divBdr>
    </w:div>
    <w:div w:id="2141146733">
      <w:marLeft w:val="480"/>
      <w:marRight w:val="0"/>
      <w:marTop w:val="0"/>
      <w:marBottom w:val="0"/>
      <w:divBdr>
        <w:top w:val="none" w:sz="0" w:space="0" w:color="auto"/>
        <w:left w:val="none" w:sz="0" w:space="0" w:color="auto"/>
        <w:bottom w:val="none" w:sz="0" w:space="0" w:color="auto"/>
        <w:right w:val="none" w:sz="0" w:space="0" w:color="auto"/>
      </w:divBdr>
    </w:div>
    <w:div w:id="2141798269">
      <w:marLeft w:val="640"/>
      <w:marRight w:val="0"/>
      <w:marTop w:val="0"/>
      <w:marBottom w:val="0"/>
      <w:divBdr>
        <w:top w:val="none" w:sz="0" w:space="0" w:color="auto"/>
        <w:left w:val="none" w:sz="0" w:space="0" w:color="auto"/>
        <w:bottom w:val="none" w:sz="0" w:space="0" w:color="auto"/>
        <w:right w:val="none" w:sz="0" w:space="0" w:color="auto"/>
      </w:divBdr>
    </w:div>
    <w:div w:id="2142770085">
      <w:marLeft w:val="480"/>
      <w:marRight w:val="0"/>
      <w:marTop w:val="0"/>
      <w:marBottom w:val="0"/>
      <w:divBdr>
        <w:top w:val="none" w:sz="0" w:space="0" w:color="auto"/>
        <w:left w:val="none" w:sz="0" w:space="0" w:color="auto"/>
        <w:bottom w:val="none" w:sz="0" w:space="0" w:color="auto"/>
        <w:right w:val="none" w:sz="0" w:space="0" w:color="auto"/>
      </w:divBdr>
    </w:div>
    <w:div w:id="2143035790">
      <w:marLeft w:val="480"/>
      <w:marRight w:val="0"/>
      <w:marTop w:val="0"/>
      <w:marBottom w:val="0"/>
      <w:divBdr>
        <w:top w:val="none" w:sz="0" w:space="0" w:color="auto"/>
        <w:left w:val="none" w:sz="0" w:space="0" w:color="auto"/>
        <w:bottom w:val="none" w:sz="0" w:space="0" w:color="auto"/>
        <w:right w:val="none" w:sz="0" w:space="0" w:color="auto"/>
      </w:divBdr>
    </w:div>
    <w:div w:id="2143111956">
      <w:bodyDiv w:val="1"/>
      <w:marLeft w:val="0"/>
      <w:marRight w:val="0"/>
      <w:marTop w:val="0"/>
      <w:marBottom w:val="0"/>
      <w:divBdr>
        <w:top w:val="none" w:sz="0" w:space="0" w:color="auto"/>
        <w:left w:val="none" w:sz="0" w:space="0" w:color="auto"/>
        <w:bottom w:val="none" w:sz="0" w:space="0" w:color="auto"/>
        <w:right w:val="none" w:sz="0" w:space="0" w:color="auto"/>
      </w:divBdr>
      <w:divsChild>
        <w:div w:id="175048455">
          <w:marLeft w:val="480"/>
          <w:marRight w:val="0"/>
          <w:marTop w:val="0"/>
          <w:marBottom w:val="0"/>
          <w:divBdr>
            <w:top w:val="none" w:sz="0" w:space="0" w:color="auto"/>
            <w:left w:val="none" w:sz="0" w:space="0" w:color="auto"/>
            <w:bottom w:val="none" w:sz="0" w:space="0" w:color="auto"/>
            <w:right w:val="none" w:sz="0" w:space="0" w:color="auto"/>
          </w:divBdr>
        </w:div>
        <w:div w:id="199126765">
          <w:marLeft w:val="480"/>
          <w:marRight w:val="0"/>
          <w:marTop w:val="0"/>
          <w:marBottom w:val="0"/>
          <w:divBdr>
            <w:top w:val="none" w:sz="0" w:space="0" w:color="auto"/>
            <w:left w:val="none" w:sz="0" w:space="0" w:color="auto"/>
            <w:bottom w:val="none" w:sz="0" w:space="0" w:color="auto"/>
            <w:right w:val="none" w:sz="0" w:space="0" w:color="auto"/>
          </w:divBdr>
        </w:div>
        <w:div w:id="203057617">
          <w:marLeft w:val="480"/>
          <w:marRight w:val="0"/>
          <w:marTop w:val="0"/>
          <w:marBottom w:val="0"/>
          <w:divBdr>
            <w:top w:val="none" w:sz="0" w:space="0" w:color="auto"/>
            <w:left w:val="none" w:sz="0" w:space="0" w:color="auto"/>
            <w:bottom w:val="none" w:sz="0" w:space="0" w:color="auto"/>
            <w:right w:val="none" w:sz="0" w:space="0" w:color="auto"/>
          </w:divBdr>
        </w:div>
        <w:div w:id="215049969">
          <w:marLeft w:val="480"/>
          <w:marRight w:val="0"/>
          <w:marTop w:val="0"/>
          <w:marBottom w:val="0"/>
          <w:divBdr>
            <w:top w:val="none" w:sz="0" w:space="0" w:color="auto"/>
            <w:left w:val="none" w:sz="0" w:space="0" w:color="auto"/>
            <w:bottom w:val="none" w:sz="0" w:space="0" w:color="auto"/>
            <w:right w:val="none" w:sz="0" w:space="0" w:color="auto"/>
          </w:divBdr>
        </w:div>
        <w:div w:id="282931113">
          <w:marLeft w:val="480"/>
          <w:marRight w:val="0"/>
          <w:marTop w:val="0"/>
          <w:marBottom w:val="0"/>
          <w:divBdr>
            <w:top w:val="none" w:sz="0" w:space="0" w:color="auto"/>
            <w:left w:val="none" w:sz="0" w:space="0" w:color="auto"/>
            <w:bottom w:val="none" w:sz="0" w:space="0" w:color="auto"/>
            <w:right w:val="none" w:sz="0" w:space="0" w:color="auto"/>
          </w:divBdr>
        </w:div>
        <w:div w:id="322859528">
          <w:marLeft w:val="480"/>
          <w:marRight w:val="0"/>
          <w:marTop w:val="0"/>
          <w:marBottom w:val="0"/>
          <w:divBdr>
            <w:top w:val="none" w:sz="0" w:space="0" w:color="auto"/>
            <w:left w:val="none" w:sz="0" w:space="0" w:color="auto"/>
            <w:bottom w:val="none" w:sz="0" w:space="0" w:color="auto"/>
            <w:right w:val="none" w:sz="0" w:space="0" w:color="auto"/>
          </w:divBdr>
        </w:div>
        <w:div w:id="375859074">
          <w:marLeft w:val="480"/>
          <w:marRight w:val="0"/>
          <w:marTop w:val="0"/>
          <w:marBottom w:val="0"/>
          <w:divBdr>
            <w:top w:val="none" w:sz="0" w:space="0" w:color="auto"/>
            <w:left w:val="none" w:sz="0" w:space="0" w:color="auto"/>
            <w:bottom w:val="none" w:sz="0" w:space="0" w:color="auto"/>
            <w:right w:val="none" w:sz="0" w:space="0" w:color="auto"/>
          </w:divBdr>
        </w:div>
        <w:div w:id="376780084">
          <w:marLeft w:val="480"/>
          <w:marRight w:val="0"/>
          <w:marTop w:val="0"/>
          <w:marBottom w:val="0"/>
          <w:divBdr>
            <w:top w:val="none" w:sz="0" w:space="0" w:color="auto"/>
            <w:left w:val="none" w:sz="0" w:space="0" w:color="auto"/>
            <w:bottom w:val="none" w:sz="0" w:space="0" w:color="auto"/>
            <w:right w:val="none" w:sz="0" w:space="0" w:color="auto"/>
          </w:divBdr>
        </w:div>
        <w:div w:id="397749080">
          <w:marLeft w:val="480"/>
          <w:marRight w:val="0"/>
          <w:marTop w:val="0"/>
          <w:marBottom w:val="0"/>
          <w:divBdr>
            <w:top w:val="none" w:sz="0" w:space="0" w:color="auto"/>
            <w:left w:val="none" w:sz="0" w:space="0" w:color="auto"/>
            <w:bottom w:val="none" w:sz="0" w:space="0" w:color="auto"/>
            <w:right w:val="none" w:sz="0" w:space="0" w:color="auto"/>
          </w:divBdr>
        </w:div>
        <w:div w:id="512761849">
          <w:marLeft w:val="480"/>
          <w:marRight w:val="0"/>
          <w:marTop w:val="0"/>
          <w:marBottom w:val="0"/>
          <w:divBdr>
            <w:top w:val="none" w:sz="0" w:space="0" w:color="auto"/>
            <w:left w:val="none" w:sz="0" w:space="0" w:color="auto"/>
            <w:bottom w:val="none" w:sz="0" w:space="0" w:color="auto"/>
            <w:right w:val="none" w:sz="0" w:space="0" w:color="auto"/>
          </w:divBdr>
        </w:div>
        <w:div w:id="517426839">
          <w:marLeft w:val="480"/>
          <w:marRight w:val="0"/>
          <w:marTop w:val="0"/>
          <w:marBottom w:val="0"/>
          <w:divBdr>
            <w:top w:val="none" w:sz="0" w:space="0" w:color="auto"/>
            <w:left w:val="none" w:sz="0" w:space="0" w:color="auto"/>
            <w:bottom w:val="none" w:sz="0" w:space="0" w:color="auto"/>
            <w:right w:val="none" w:sz="0" w:space="0" w:color="auto"/>
          </w:divBdr>
        </w:div>
        <w:div w:id="541789174">
          <w:marLeft w:val="480"/>
          <w:marRight w:val="0"/>
          <w:marTop w:val="0"/>
          <w:marBottom w:val="0"/>
          <w:divBdr>
            <w:top w:val="none" w:sz="0" w:space="0" w:color="auto"/>
            <w:left w:val="none" w:sz="0" w:space="0" w:color="auto"/>
            <w:bottom w:val="none" w:sz="0" w:space="0" w:color="auto"/>
            <w:right w:val="none" w:sz="0" w:space="0" w:color="auto"/>
          </w:divBdr>
        </w:div>
        <w:div w:id="608926322">
          <w:marLeft w:val="480"/>
          <w:marRight w:val="0"/>
          <w:marTop w:val="0"/>
          <w:marBottom w:val="0"/>
          <w:divBdr>
            <w:top w:val="none" w:sz="0" w:space="0" w:color="auto"/>
            <w:left w:val="none" w:sz="0" w:space="0" w:color="auto"/>
            <w:bottom w:val="none" w:sz="0" w:space="0" w:color="auto"/>
            <w:right w:val="none" w:sz="0" w:space="0" w:color="auto"/>
          </w:divBdr>
        </w:div>
        <w:div w:id="644547143">
          <w:marLeft w:val="480"/>
          <w:marRight w:val="0"/>
          <w:marTop w:val="0"/>
          <w:marBottom w:val="0"/>
          <w:divBdr>
            <w:top w:val="none" w:sz="0" w:space="0" w:color="auto"/>
            <w:left w:val="none" w:sz="0" w:space="0" w:color="auto"/>
            <w:bottom w:val="none" w:sz="0" w:space="0" w:color="auto"/>
            <w:right w:val="none" w:sz="0" w:space="0" w:color="auto"/>
          </w:divBdr>
        </w:div>
        <w:div w:id="710617447">
          <w:marLeft w:val="480"/>
          <w:marRight w:val="0"/>
          <w:marTop w:val="0"/>
          <w:marBottom w:val="0"/>
          <w:divBdr>
            <w:top w:val="none" w:sz="0" w:space="0" w:color="auto"/>
            <w:left w:val="none" w:sz="0" w:space="0" w:color="auto"/>
            <w:bottom w:val="none" w:sz="0" w:space="0" w:color="auto"/>
            <w:right w:val="none" w:sz="0" w:space="0" w:color="auto"/>
          </w:divBdr>
        </w:div>
        <w:div w:id="715590938">
          <w:marLeft w:val="480"/>
          <w:marRight w:val="0"/>
          <w:marTop w:val="0"/>
          <w:marBottom w:val="0"/>
          <w:divBdr>
            <w:top w:val="none" w:sz="0" w:space="0" w:color="auto"/>
            <w:left w:val="none" w:sz="0" w:space="0" w:color="auto"/>
            <w:bottom w:val="none" w:sz="0" w:space="0" w:color="auto"/>
            <w:right w:val="none" w:sz="0" w:space="0" w:color="auto"/>
          </w:divBdr>
        </w:div>
        <w:div w:id="738289143">
          <w:marLeft w:val="480"/>
          <w:marRight w:val="0"/>
          <w:marTop w:val="0"/>
          <w:marBottom w:val="0"/>
          <w:divBdr>
            <w:top w:val="none" w:sz="0" w:space="0" w:color="auto"/>
            <w:left w:val="none" w:sz="0" w:space="0" w:color="auto"/>
            <w:bottom w:val="none" w:sz="0" w:space="0" w:color="auto"/>
            <w:right w:val="none" w:sz="0" w:space="0" w:color="auto"/>
          </w:divBdr>
        </w:div>
        <w:div w:id="805588103">
          <w:marLeft w:val="480"/>
          <w:marRight w:val="0"/>
          <w:marTop w:val="0"/>
          <w:marBottom w:val="0"/>
          <w:divBdr>
            <w:top w:val="none" w:sz="0" w:space="0" w:color="auto"/>
            <w:left w:val="none" w:sz="0" w:space="0" w:color="auto"/>
            <w:bottom w:val="none" w:sz="0" w:space="0" w:color="auto"/>
            <w:right w:val="none" w:sz="0" w:space="0" w:color="auto"/>
          </w:divBdr>
        </w:div>
        <w:div w:id="869143020">
          <w:marLeft w:val="480"/>
          <w:marRight w:val="0"/>
          <w:marTop w:val="0"/>
          <w:marBottom w:val="0"/>
          <w:divBdr>
            <w:top w:val="none" w:sz="0" w:space="0" w:color="auto"/>
            <w:left w:val="none" w:sz="0" w:space="0" w:color="auto"/>
            <w:bottom w:val="none" w:sz="0" w:space="0" w:color="auto"/>
            <w:right w:val="none" w:sz="0" w:space="0" w:color="auto"/>
          </w:divBdr>
        </w:div>
        <w:div w:id="1005019008">
          <w:marLeft w:val="480"/>
          <w:marRight w:val="0"/>
          <w:marTop w:val="0"/>
          <w:marBottom w:val="0"/>
          <w:divBdr>
            <w:top w:val="none" w:sz="0" w:space="0" w:color="auto"/>
            <w:left w:val="none" w:sz="0" w:space="0" w:color="auto"/>
            <w:bottom w:val="none" w:sz="0" w:space="0" w:color="auto"/>
            <w:right w:val="none" w:sz="0" w:space="0" w:color="auto"/>
          </w:divBdr>
        </w:div>
        <w:div w:id="1101727147">
          <w:marLeft w:val="480"/>
          <w:marRight w:val="0"/>
          <w:marTop w:val="0"/>
          <w:marBottom w:val="0"/>
          <w:divBdr>
            <w:top w:val="none" w:sz="0" w:space="0" w:color="auto"/>
            <w:left w:val="none" w:sz="0" w:space="0" w:color="auto"/>
            <w:bottom w:val="none" w:sz="0" w:space="0" w:color="auto"/>
            <w:right w:val="none" w:sz="0" w:space="0" w:color="auto"/>
          </w:divBdr>
        </w:div>
        <w:div w:id="1115783088">
          <w:marLeft w:val="480"/>
          <w:marRight w:val="0"/>
          <w:marTop w:val="0"/>
          <w:marBottom w:val="0"/>
          <w:divBdr>
            <w:top w:val="none" w:sz="0" w:space="0" w:color="auto"/>
            <w:left w:val="none" w:sz="0" w:space="0" w:color="auto"/>
            <w:bottom w:val="none" w:sz="0" w:space="0" w:color="auto"/>
            <w:right w:val="none" w:sz="0" w:space="0" w:color="auto"/>
          </w:divBdr>
        </w:div>
        <w:div w:id="1119302126">
          <w:marLeft w:val="480"/>
          <w:marRight w:val="0"/>
          <w:marTop w:val="0"/>
          <w:marBottom w:val="0"/>
          <w:divBdr>
            <w:top w:val="none" w:sz="0" w:space="0" w:color="auto"/>
            <w:left w:val="none" w:sz="0" w:space="0" w:color="auto"/>
            <w:bottom w:val="none" w:sz="0" w:space="0" w:color="auto"/>
            <w:right w:val="none" w:sz="0" w:space="0" w:color="auto"/>
          </w:divBdr>
        </w:div>
        <w:div w:id="1143277535">
          <w:marLeft w:val="480"/>
          <w:marRight w:val="0"/>
          <w:marTop w:val="0"/>
          <w:marBottom w:val="0"/>
          <w:divBdr>
            <w:top w:val="none" w:sz="0" w:space="0" w:color="auto"/>
            <w:left w:val="none" w:sz="0" w:space="0" w:color="auto"/>
            <w:bottom w:val="none" w:sz="0" w:space="0" w:color="auto"/>
            <w:right w:val="none" w:sz="0" w:space="0" w:color="auto"/>
          </w:divBdr>
        </w:div>
        <w:div w:id="1149858025">
          <w:marLeft w:val="480"/>
          <w:marRight w:val="0"/>
          <w:marTop w:val="0"/>
          <w:marBottom w:val="0"/>
          <w:divBdr>
            <w:top w:val="none" w:sz="0" w:space="0" w:color="auto"/>
            <w:left w:val="none" w:sz="0" w:space="0" w:color="auto"/>
            <w:bottom w:val="none" w:sz="0" w:space="0" w:color="auto"/>
            <w:right w:val="none" w:sz="0" w:space="0" w:color="auto"/>
          </w:divBdr>
        </w:div>
        <w:div w:id="1209150121">
          <w:marLeft w:val="480"/>
          <w:marRight w:val="0"/>
          <w:marTop w:val="0"/>
          <w:marBottom w:val="0"/>
          <w:divBdr>
            <w:top w:val="none" w:sz="0" w:space="0" w:color="auto"/>
            <w:left w:val="none" w:sz="0" w:space="0" w:color="auto"/>
            <w:bottom w:val="none" w:sz="0" w:space="0" w:color="auto"/>
            <w:right w:val="none" w:sz="0" w:space="0" w:color="auto"/>
          </w:divBdr>
        </w:div>
        <w:div w:id="1215383715">
          <w:marLeft w:val="480"/>
          <w:marRight w:val="0"/>
          <w:marTop w:val="0"/>
          <w:marBottom w:val="0"/>
          <w:divBdr>
            <w:top w:val="none" w:sz="0" w:space="0" w:color="auto"/>
            <w:left w:val="none" w:sz="0" w:space="0" w:color="auto"/>
            <w:bottom w:val="none" w:sz="0" w:space="0" w:color="auto"/>
            <w:right w:val="none" w:sz="0" w:space="0" w:color="auto"/>
          </w:divBdr>
        </w:div>
        <w:div w:id="1252667430">
          <w:marLeft w:val="480"/>
          <w:marRight w:val="0"/>
          <w:marTop w:val="0"/>
          <w:marBottom w:val="0"/>
          <w:divBdr>
            <w:top w:val="none" w:sz="0" w:space="0" w:color="auto"/>
            <w:left w:val="none" w:sz="0" w:space="0" w:color="auto"/>
            <w:bottom w:val="none" w:sz="0" w:space="0" w:color="auto"/>
            <w:right w:val="none" w:sz="0" w:space="0" w:color="auto"/>
          </w:divBdr>
        </w:div>
        <w:div w:id="1280911811">
          <w:marLeft w:val="480"/>
          <w:marRight w:val="0"/>
          <w:marTop w:val="0"/>
          <w:marBottom w:val="0"/>
          <w:divBdr>
            <w:top w:val="none" w:sz="0" w:space="0" w:color="auto"/>
            <w:left w:val="none" w:sz="0" w:space="0" w:color="auto"/>
            <w:bottom w:val="none" w:sz="0" w:space="0" w:color="auto"/>
            <w:right w:val="none" w:sz="0" w:space="0" w:color="auto"/>
          </w:divBdr>
        </w:div>
        <w:div w:id="1293560652">
          <w:marLeft w:val="480"/>
          <w:marRight w:val="0"/>
          <w:marTop w:val="0"/>
          <w:marBottom w:val="0"/>
          <w:divBdr>
            <w:top w:val="none" w:sz="0" w:space="0" w:color="auto"/>
            <w:left w:val="none" w:sz="0" w:space="0" w:color="auto"/>
            <w:bottom w:val="none" w:sz="0" w:space="0" w:color="auto"/>
            <w:right w:val="none" w:sz="0" w:space="0" w:color="auto"/>
          </w:divBdr>
        </w:div>
        <w:div w:id="1342975196">
          <w:marLeft w:val="480"/>
          <w:marRight w:val="0"/>
          <w:marTop w:val="0"/>
          <w:marBottom w:val="0"/>
          <w:divBdr>
            <w:top w:val="none" w:sz="0" w:space="0" w:color="auto"/>
            <w:left w:val="none" w:sz="0" w:space="0" w:color="auto"/>
            <w:bottom w:val="none" w:sz="0" w:space="0" w:color="auto"/>
            <w:right w:val="none" w:sz="0" w:space="0" w:color="auto"/>
          </w:divBdr>
        </w:div>
        <w:div w:id="1358383757">
          <w:marLeft w:val="480"/>
          <w:marRight w:val="0"/>
          <w:marTop w:val="0"/>
          <w:marBottom w:val="0"/>
          <w:divBdr>
            <w:top w:val="none" w:sz="0" w:space="0" w:color="auto"/>
            <w:left w:val="none" w:sz="0" w:space="0" w:color="auto"/>
            <w:bottom w:val="none" w:sz="0" w:space="0" w:color="auto"/>
            <w:right w:val="none" w:sz="0" w:space="0" w:color="auto"/>
          </w:divBdr>
        </w:div>
        <w:div w:id="1446773648">
          <w:marLeft w:val="480"/>
          <w:marRight w:val="0"/>
          <w:marTop w:val="0"/>
          <w:marBottom w:val="0"/>
          <w:divBdr>
            <w:top w:val="none" w:sz="0" w:space="0" w:color="auto"/>
            <w:left w:val="none" w:sz="0" w:space="0" w:color="auto"/>
            <w:bottom w:val="none" w:sz="0" w:space="0" w:color="auto"/>
            <w:right w:val="none" w:sz="0" w:space="0" w:color="auto"/>
          </w:divBdr>
        </w:div>
        <w:div w:id="1494371402">
          <w:marLeft w:val="480"/>
          <w:marRight w:val="0"/>
          <w:marTop w:val="0"/>
          <w:marBottom w:val="0"/>
          <w:divBdr>
            <w:top w:val="none" w:sz="0" w:space="0" w:color="auto"/>
            <w:left w:val="none" w:sz="0" w:space="0" w:color="auto"/>
            <w:bottom w:val="none" w:sz="0" w:space="0" w:color="auto"/>
            <w:right w:val="none" w:sz="0" w:space="0" w:color="auto"/>
          </w:divBdr>
        </w:div>
        <w:div w:id="1560507729">
          <w:marLeft w:val="480"/>
          <w:marRight w:val="0"/>
          <w:marTop w:val="0"/>
          <w:marBottom w:val="0"/>
          <w:divBdr>
            <w:top w:val="none" w:sz="0" w:space="0" w:color="auto"/>
            <w:left w:val="none" w:sz="0" w:space="0" w:color="auto"/>
            <w:bottom w:val="none" w:sz="0" w:space="0" w:color="auto"/>
            <w:right w:val="none" w:sz="0" w:space="0" w:color="auto"/>
          </w:divBdr>
        </w:div>
        <w:div w:id="1572080712">
          <w:marLeft w:val="480"/>
          <w:marRight w:val="0"/>
          <w:marTop w:val="0"/>
          <w:marBottom w:val="0"/>
          <w:divBdr>
            <w:top w:val="none" w:sz="0" w:space="0" w:color="auto"/>
            <w:left w:val="none" w:sz="0" w:space="0" w:color="auto"/>
            <w:bottom w:val="none" w:sz="0" w:space="0" w:color="auto"/>
            <w:right w:val="none" w:sz="0" w:space="0" w:color="auto"/>
          </w:divBdr>
        </w:div>
        <w:div w:id="1650479673">
          <w:marLeft w:val="480"/>
          <w:marRight w:val="0"/>
          <w:marTop w:val="0"/>
          <w:marBottom w:val="0"/>
          <w:divBdr>
            <w:top w:val="none" w:sz="0" w:space="0" w:color="auto"/>
            <w:left w:val="none" w:sz="0" w:space="0" w:color="auto"/>
            <w:bottom w:val="none" w:sz="0" w:space="0" w:color="auto"/>
            <w:right w:val="none" w:sz="0" w:space="0" w:color="auto"/>
          </w:divBdr>
        </w:div>
        <w:div w:id="1653214822">
          <w:marLeft w:val="480"/>
          <w:marRight w:val="0"/>
          <w:marTop w:val="0"/>
          <w:marBottom w:val="0"/>
          <w:divBdr>
            <w:top w:val="none" w:sz="0" w:space="0" w:color="auto"/>
            <w:left w:val="none" w:sz="0" w:space="0" w:color="auto"/>
            <w:bottom w:val="none" w:sz="0" w:space="0" w:color="auto"/>
            <w:right w:val="none" w:sz="0" w:space="0" w:color="auto"/>
          </w:divBdr>
        </w:div>
        <w:div w:id="1681270202">
          <w:marLeft w:val="480"/>
          <w:marRight w:val="0"/>
          <w:marTop w:val="0"/>
          <w:marBottom w:val="0"/>
          <w:divBdr>
            <w:top w:val="none" w:sz="0" w:space="0" w:color="auto"/>
            <w:left w:val="none" w:sz="0" w:space="0" w:color="auto"/>
            <w:bottom w:val="none" w:sz="0" w:space="0" w:color="auto"/>
            <w:right w:val="none" w:sz="0" w:space="0" w:color="auto"/>
          </w:divBdr>
        </w:div>
        <w:div w:id="1774782605">
          <w:marLeft w:val="480"/>
          <w:marRight w:val="0"/>
          <w:marTop w:val="0"/>
          <w:marBottom w:val="0"/>
          <w:divBdr>
            <w:top w:val="none" w:sz="0" w:space="0" w:color="auto"/>
            <w:left w:val="none" w:sz="0" w:space="0" w:color="auto"/>
            <w:bottom w:val="none" w:sz="0" w:space="0" w:color="auto"/>
            <w:right w:val="none" w:sz="0" w:space="0" w:color="auto"/>
          </w:divBdr>
        </w:div>
        <w:div w:id="1780684993">
          <w:marLeft w:val="480"/>
          <w:marRight w:val="0"/>
          <w:marTop w:val="0"/>
          <w:marBottom w:val="0"/>
          <w:divBdr>
            <w:top w:val="none" w:sz="0" w:space="0" w:color="auto"/>
            <w:left w:val="none" w:sz="0" w:space="0" w:color="auto"/>
            <w:bottom w:val="none" w:sz="0" w:space="0" w:color="auto"/>
            <w:right w:val="none" w:sz="0" w:space="0" w:color="auto"/>
          </w:divBdr>
        </w:div>
        <w:div w:id="1911117561">
          <w:marLeft w:val="480"/>
          <w:marRight w:val="0"/>
          <w:marTop w:val="0"/>
          <w:marBottom w:val="0"/>
          <w:divBdr>
            <w:top w:val="none" w:sz="0" w:space="0" w:color="auto"/>
            <w:left w:val="none" w:sz="0" w:space="0" w:color="auto"/>
            <w:bottom w:val="none" w:sz="0" w:space="0" w:color="auto"/>
            <w:right w:val="none" w:sz="0" w:space="0" w:color="auto"/>
          </w:divBdr>
        </w:div>
        <w:div w:id="1947928936">
          <w:marLeft w:val="480"/>
          <w:marRight w:val="0"/>
          <w:marTop w:val="0"/>
          <w:marBottom w:val="0"/>
          <w:divBdr>
            <w:top w:val="none" w:sz="0" w:space="0" w:color="auto"/>
            <w:left w:val="none" w:sz="0" w:space="0" w:color="auto"/>
            <w:bottom w:val="none" w:sz="0" w:space="0" w:color="auto"/>
            <w:right w:val="none" w:sz="0" w:space="0" w:color="auto"/>
          </w:divBdr>
        </w:div>
        <w:div w:id="2015716777">
          <w:marLeft w:val="480"/>
          <w:marRight w:val="0"/>
          <w:marTop w:val="0"/>
          <w:marBottom w:val="0"/>
          <w:divBdr>
            <w:top w:val="none" w:sz="0" w:space="0" w:color="auto"/>
            <w:left w:val="none" w:sz="0" w:space="0" w:color="auto"/>
            <w:bottom w:val="none" w:sz="0" w:space="0" w:color="auto"/>
            <w:right w:val="none" w:sz="0" w:space="0" w:color="auto"/>
          </w:divBdr>
        </w:div>
        <w:div w:id="2054885270">
          <w:marLeft w:val="480"/>
          <w:marRight w:val="0"/>
          <w:marTop w:val="0"/>
          <w:marBottom w:val="0"/>
          <w:divBdr>
            <w:top w:val="none" w:sz="0" w:space="0" w:color="auto"/>
            <w:left w:val="none" w:sz="0" w:space="0" w:color="auto"/>
            <w:bottom w:val="none" w:sz="0" w:space="0" w:color="auto"/>
            <w:right w:val="none" w:sz="0" w:space="0" w:color="auto"/>
          </w:divBdr>
        </w:div>
        <w:div w:id="2097287534">
          <w:marLeft w:val="480"/>
          <w:marRight w:val="0"/>
          <w:marTop w:val="0"/>
          <w:marBottom w:val="0"/>
          <w:divBdr>
            <w:top w:val="none" w:sz="0" w:space="0" w:color="auto"/>
            <w:left w:val="none" w:sz="0" w:space="0" w:color="auto"/>
            <w:bottom w:val="none" w:sz="0" w:space="0" w:color="auto"/>
            <w:right w:val="none" w:sz="0" w:space="0" w:color="auto"/>
          </w:divBdr>
        </w:div>
        <w:div w:id="2100983976">
          <w:marLeft w:val="480"/>
          <w:marRight w:val="0"/>
          <w:marTop w:val="0"/>
          <w:marBottom w:val="0"/>
          <w:divBdr>
            <w:top w:val="none" w:sz="0" w:space="0" w:color="auto"/>
            <w:left w:val="none" w:sz="0" w:space="0" w:color="auto"/>
            <w:bottom w:val="none" w:sz="0" w:space="0" w:color="auto"/>
            <w:right w:val="none" w:sz="0" w:space="0" w:color="auto"/>
          </w:divBdr>
        </w:div>
        <w:div w:id="2125421982">
          <w:marLeft w:val="480"/>
          <w:marRight w:val="0"/>
          <w:marTop w:val="0"/>
          <w:marBottom w:val="0"/>
          <w:divBdr>
            <w:top w:val="none" w:sz="0" w:space="0" w:color="auto"/>
            <w:left w:val="none" w:sz="0" w:space="0" w:color="auto"/>
            <w:bottom w:val="none" w:sz="0" w:space="0" w:color="auto"/>
            <w:right w:val="none" w:sz="0" w:space="0" w:color="auto"/>
          </w:divBdr>
        </w:div>
      </w:divsChild>
    </w:div>
    <w:div w:id="2143501405">
      <w:bodyDiv w:val="1"/>
      <w:marLeft w:val="0"/>
      <w:marRight w:val="0"/>
      <w:marTop w:val="0"/>
      <w:marBottom w:val="0"/>
      <w:divBdr>
        <w:top w:val="none" w:sz="0" w:space="0" w:color="auto"/>
        <w:left w:val="none" w:sz="0" w:space="0" w:color="auto"/>
        <w:bottom w:val="none" w:sz="0" w:space="0" w:color="auto"/>
        <w:right w:val="none" w:sz="0" w:space="0" w:color="auto"/>
      </w:divBdr>
      <w:divsChild>
        <w:div w:id="121728490">
          <w:marLeft w:val="480"/>
          <w:marRight w:val="0"/>
          <w:marTop w:val="0"/>
          <w:marBottom w:val="0"/>
          <w:divBdr>
            <w:top w:val="none" w:sz="0" w:space="0" w:color="auto"/>
            <w:left w:val="none" w:sz="0" w:space="0" w:color="auto"/>
            <w:bottom w:val="none" w:sz="0" w:space="0" w:color="auto"/>
            <w:right w:val="none" w:sz="0" w:space="0" w:color="auto"/>
          </w:divBdr>
        </w:div>
        <w:div w:id="207643959">
          <w:marLeft w:val="480"/>
          <w:marRight w:val="0"/>
          <w:marTop w:val="0"/>
          <w:marBottom w:val="0"/>
          <w:divBdr>
            <w:top w:val="none" w:sz="0" w:space="0" w:color="auto"/>
            <w:left w:val="none" w:sz="0" w:space="0" w:color="auto"/>
            <w:bottom w:val="none" w:sz="0" w:space="0" w:color="auto"/>
            <w:right w:val="none" w:sz="0" w:space="0" w:color="auto"/>
          </w:divBdr>
        </w:div>
        <w:div w:id="415395134">
          <w:marLeft w:val="480"/>
          <w:marRight w:val="0"/>
          <w:marTop w:val="0"/>
          <w:marBottom w:val="0"/>
          <w:divBdr>
            <w:top w:val="none" w:sz="0" w:space="0" w:color="auto"/>
            <w:left w:val="none" w:sz="0" w:space="0" w:color="auto"/>
            <w:bottom w:val="none" w:sz="0" w:space="0" w:color="auto"/>
            <w:right w:val="none" w:sz="0" w:space="0" w:color="auto"/>
          </w:divBdr>
        </w:div>
        <w:div w:id="699277761">
          <w:marLeft w:val="480"/>
          <w:marRight w:val="0"/>
          <w:marTop w:val="0"/>
          <w:marBottom w:val="0"/>
          <w:divBdr>
            <w:top w:val="none" w:sz="0" w:space="0" w:color="auto"/>
            <w:left w:val="none" w:sz="0" w:space="0" w:color="auto"/>
            <w:bottom w:val="none" w:sz="0" w:space="0" w:color="auto"/>
            <w:right w:val="none" w:sz="0" w:space="0" w:color="auto"/>
          </w:divBdr>
        </w:div>
        <w:div w:id="742680746">
          <w:marLeft w:val="480"/>
          <w:marRight w:val="0"/>
          <w:marTop w:val="0"/>
          <w:marBottom w:val="0"/>
          <w:divBdr>
            <w:top w:val="none" w:sz="0" w:space="0" w:color="auto"/>
            <w:left w:val="none" w:sz="0" w:space="0" w:color="auto"/>
            <w:bottom w:val="none" w:sz="0" w:space="0" w:color="auto"/>
            <w:right w:val="none" w:sz="0" w:space="0" w:color="auto"/>
          </w:divBdr>
        </w:div>
        <w:div w:id="823858161">
          <w:marLeft w:val="480"/>
          <w:marRight w:val="0"/>
          <w:marTop w:val="0"/>
          <w:marBottom w:val="0"/>
          <w:divBdr>
            <w:top w:val="none" w:sz="0" w:space="0" w:color="auto"/>
            <w:left w:val="none" w:sz="0" w:space="0" w:color="auto"/>
            <w:bottom w:val="none" w:sz="0" w:space="0" w:color="auto"/>
            <w:right w:val="none" w:sz="0" w:space="0" w:color="auto"/>
          </w:divBdr>
        </w:div>
        <w:div w:id="974523833">
          <w:marLeft w:val="480"/>
          <w:marRight w:val="0"/>
          <w:marTop w:val="0"/>
          <w:marBottom w:val="0"/>
          <w:divBdr>
            <w:top w:val="none" w:sz="0" w:space="0" w:color="auto"/>
            <w:left w:val="none" w:sz="0" w:space="0" w:color="auto"/>
            <w:bottom w:val="none" w:sz="0" w:space="0" w:color="auto"/>
            <w:right w:val="none" w:sz="0" w:space="0" w:color="auto"/>
          </w:divBdr>
        </w:div>
        <w:div w:id="1212308995">
          <w:marLeft w:val="480"/>
          <w:marRight w:val="0"/>
          <w:marTop w:val="0"/>
          <w:marBottom w:val="0"/>
          <w:divBdr>
            <w:top w:val="none" w:sz="0" w:space="0" w:color="auto"/>
            <w:left w:val="none" w:sz="0" w:space="0" w:color="auto"/>
            <w:bottom w:val="none" w:sz="0" w:space="0" w:color="auto"/>
            <w:right w:val="none" w:sz="0" w:space="0" w:color="auto"/>
          </w:divBdr>
        </w:div>
        <w:div w:id="1317148523">
          <w:marLeft w:val="480"/>
          <w:marRight w:val="0"/>
          <w:marTop w:val="0"/>
          <w:marBottom w:val="0"/>
          <w:divBdr>
            <w:top w:val="none" w:sz="0" w:space="0" w:color="auto"/>
            <w:left w:val="none" w:sz="0" w:space="0" w:color="auto"/>
            <w:bottom w:val="none" w:sz="0" w:space="0" w:color="auto"/>
            <w:right w:val="none" w:sz="0" w:space="0" w:color="auto"/>
          </w:divBdr>
        </w:div>
        <w:div w:id="1434738941">
          <w:marLeft w:val="480"/>
          <w:marRight w:val="0"/>
          <w:marTop w:val="0"/>
          <w:marBottom w:val="0"/>
          <w:divBdr>
            <w:top w:val="none" w:sz="0" w:space="0" w:color="auto"/>
            <w:left w:val="none" w:sz="0" w:space="0" w:color="auto"/>
            <w:bottom w:val="none" w:sz="0" w:space="0" w:color="auto"/>
            <w:right w:val="none" w:sz="0" w:space="0" w:color="auto"/>
          </w:divBdr>
        </w:div>
        <w:div w:id="1665281336">
          <w:marLeft w:val="480"/>
          <w:marRight w:val="0"/>
          <w:marTop w:val="0"/>
          <w:marBottom w:val="0"/>
          <w:divBdr>
            <w:top w:val="none" w:sz="0" w:space="0" w:color="auto"/>
            <w:left w:val="none" w:sz="0" w:space="0" w:color="auto"/>
            <w:bottom w:val="none" w:sz="0" w:space="0" w:color="auto"/>
            <w:right w:val="none" w:sz="0" w:space="0" w:color="auto"/>
          </w:divBdr>
        </w:div>
        <w:div w:id="1674599477">
          <w:marLeft w:val="480"/>
          <w:marRight w:val="0"/>
          <w:marTop w:val="0"/>
          <w:marBottom w:val="0"/>
          <w:divBdr>
            <w:top w:val="none" w:sz="0" w:space="0" w:color="auto"/>
            <w:left w:val="none" w:sz="0" w:space="0" w:color="auto"/>
            <w:bottom w:val="none" w:sz="0" w:space="0" w:color="auto"/>
            <w:right w:val="none" w:sz="0" w:space="0" w:color="auto"/>
          </w:divBdr>
        </w:div>
        <w:div w:id="1703020939">
          <w:marLeft w:val="480"/>
          <w:marRight w:val="0"/>
          <w:marTop w:val="0"/>
          <w:marBottom w:val="0"/>
          <w:divBdr>
            <w:top w:val="none" w:sz="0" w:space="0" w:color="auto"/>
            <w:left w:val="none" w:sz="0" w:space="0" w:color="auto"/>
            <w:bottom w:val="none" w:sz="0" w:space="0" w:color="auto"/>
            <w:right w:val="none" w:sz="0" w:space="0" w:color="auto"/>
          </w:divBdr>
        </w:div>
        <w:div w:id="1821462775">
          <w:marLeft w:val="480"/>
          <w:marRight w:val="0"/>
          <w:marTop w:val="0"/>
          <w:marBottom w:val="0"/>
          <w:divBdr>
            <w:top w:val="none" w:sz="0" w:space="0" w:color="auto"/>
            <w:left w:val="none" w:sz="0" w:space="0" w:color="auto"/>
            <w:bottom w:val="none" w:sz="0" w:space="0" w:color="auto"/>
            <w:right w:val="none" w:sz="0" w:space="0" w:color="auto"/>
          </w:divBdr>
        </w:div>
        <w:div w:id="1909144901">
          <w:marLeft w:val="480"/>
          <w:marRight w:val="0"/>
          <w:marTop w:val="0"/>
          <w:marBottom w:val="0"/>
          <w:divBdr>
            <w:top w:val="none" w:sz="0" w:space="0" w:color="auto"/>
            <w:left w:val="none" w:sz="0" w:space="0" w:color="auto"/>
            <w:bottom w:val="none" w:sz="0" w:space="0" w:color="auto"/>
            <w:right w:val="none" w:sz="0" w:space="0" w:color="auto"/>
          </w:divBdr>
        </w:div>
        <w:div w:id="2068798180">
          <w:marLeft w:val="480"/>
          <w:marRight w:val="0"/>
          <w:marTop w:val="0"/>
          <w:marBottom w:val="0"/>
          <w:divBdr>
            <w:top w:val="none" w:sz="0" w:space="0" w:color="auto"/>
            <w:left w:val="none" w:sz="0" w:space="0" w:color="auto"/>
            <w:bottom w:val="none" w:sz="0" w:space="0" w:color="auto"/>
            <w:right w:val="none" w:sz="0" w:space="0" w:color="auto"/>
          </w:divBdr>
        </w:div>
      </w:divsChild>
    </w:div>
    <w:div w:id="2143880187">
      <w:marLeft w:val="480"/>
      <w:marRight w:val="0"/>
      <w:marTop w:val="0"/>
      <w:marBottom w:val="0"/>
      <w:divBdr>
        <w:top w:val="none" w:sz="0" w:space="0" w:color="auto"/>
        <w:left w:val="none" w:sz="0" w:space="0" w:color="auto"/>
        <w:bottom w:val="none" w:sz="0" w:space="0" w:color="auto"/>
        <w:right w:val="none" w:sz="0" w:space="0" w:color="auto"/>
      </w:divBdr>
    </w:div>
    <w:div w:id="2145929773">
      <w:marLeft w:val="640"/>
      <w:marRight w:val="0"/>
      <w:marTop w:val="0"/>
      <w:marBottom w:val="0"/>
      <w:divBdr>
        <w:top w:val="none" w:sz="0" w:space="0" w:color="auto"/>
        <w:left w:val="none" w:sz="0" w:space="0" w:color="auto"/>
        <w:bottom w:val="none" w:sz="0" w:space="0" w:color="auto"/>
        <w:right w:val="none" w:sz="0" w:space="0" w:color="auto"/>
      </w:divBdr>
    </w:div>
    <w:div w:id="2146005516">
      <w:bodyDiv w:val="1"/>
      <w:marLeft w:val="0"/>
      <w:marRight w:val="0"/>
      <w:marTop w:val="0"/>
      <w:marBottom w:val="0"/>
      <w:divBdr>
        <w:top w:val="none" w:sz="0" w:space="0" w:color="auto"/>
        <w:left w:val="none" w:sz="0" w:space="0" w:color="auto"/>
        <w:bottom w:val="none" w:sz="0" w:space="0" w:color="auto"/>
        <w:right w:val="none" w:sz="0" w:space="0" w:color="auto"/>
      </w:divBdr>
      <w:divsChild>
        <w:div w:id="1906602102">
          <w:marLeft w:val="640"/>
          <w:marRight w:val="0"/>
          <w:marTop w:val="0"/>
          <w:marBottom w:val="0"/>
          <w:divBdr>
            <w:top w:val="none" w:sz="0" w:space="0" w:color="auto"/>
            <w:left w:val="none" w:sz="0" w:space="0" w:color="auto"/>
            <w:bottom w:val="none" w:sz="0" w:space="0" w:color="auto"/>
            <w:right w:val="none" w:sz="0" w:space="0" w:color="auto"/>
          </w:divBdr>
        </w:div>
        <w:div w:id="753209893">
          <w:marLeft w:val="640"/>
          <w:marRight w:val="0"/>
          <w:marTop w:val="0"/>
          <w:marBottom w:val="0"/>
          <w:divBdr>
            <w:top w:val="none" w:sz="0" w:space="0" w:color="auto"/>
            <w:left w:val="none" w:sz="0" w:space="0" w:color="auto"/>
            <w:bottom w:val="none" w:sz="0" w:space="0" w:color="auto"/>
            <w:right w:val="none" w:sz="0" w:space="0" w:color="auto"/>
          </w:divBdr>
        </w:div>
        <w:div w:id="46999343">
          <w:marLeft w:val="640"/>
          <w:marRight w:val="0"/>
          <w:marTop w:val="0"/>
          <w:marBottom w:val="0"/>
          <w:divBdr>
            <w:top w:val="none" w:sz="0" w:space="0" w:color="auto"/>
            <w:left w:val="none" w:sz="0" w:space="0" w:color="auto"/>
            <w:bottom w:val="none" w:sz="0" w:space="0" w:color="auto"/>
            <w:right w:val="none" w:sz="0" w:space="0" w:color="auto"/>
          </w:divBdr>
        </w:div>
        <w:div w:id="1044139552">
          <w:marLeft w:val="640"/>
          <w:marRight w:val="0"/>
          <w:marTop w:val="0"/>
          <w:marBottom w:val="0"/>
          <w:divBdr>
            <w:top w:val="none" w:sz="0" w:space="0" w:color="auto"/>
            <w:left w:val="none" w:sz="0" w:space="0" w:color="auto"/>
            <w:bottom w:val="none" w:sz="0" w:space="0" w:color="auto"/>
            <w:right w:val="none" w:sz="0" w:space="0" w:color="auto"/>
          </w:divBdr>
        </w:div>
        <w:div w:id="1587884912">
          <w:marLeft w:val="640"/>
          <w:marRight w:val="0"/>
          <w:marTop w:val="0"/>
          <w:marBottom w:val="0"/>
          <w:divBdr>
            <w:top w:val="none" w:sz="0" w:space="0" w:color="auto"/>
            <w:left w:val="none" w:sz="0" w:space="0" w:color="auto"/>
            <w:bottom w:val="none" w:sz="0" w:space="0" w:color="auto"/>
            <w:right w:val="none" w:sz="0" w:space="0" w:color="auto"/>
          </w:divBdr>
        </w:div>
        <w:div w:id="1690835717">
          <w:marLeft w:val="640"/>
          <w:marRight w:val="0"/>
          <w:marTop w:val="0"/>
          <w:marBottom w:val="0"/>
          <w:divBdr>
            <w:top w:val="none" w:sz="0" w:space="0" w:color="auto"/>
            <w:left w:val="none" w:sz="0" w:space="0" w:color="auto"/>
            <w:bottom w:val="none" w:sz="0" w:space="0" w:color="auto"/>
            <w:right w:val="none" w:sz="0" w:space="0" w:color="auto"/>
          </w:divBdr>
        </w:div>
        <w:div w:id="979072565">
          <w:marLeft w:val="640"/>
          <w:marRight w:val="0"/>
          <w:marTop w:val="0"/>
          <w:marBottom w:val="0"/>
          <w:divBdr>
            <w:top w:val="none" w:sz="0" w:space="0" w:color="auto"/>
            <w:left w:val="none" w:sz="0" w:space="0" w:color="auto"/>
            <w:bottom w:val="none" w:sz="0" w:space="0" w:color="auto"/>
            <w:right w:val="none" w:sz="0" w:space="0" w:color="auto"/>
          </w:divBdr>
        </w:div>
        <w:div w:id="323701855">
          <w:marLeft w:val="640"/>
          <w:marRight w:val="0"/>
          <w:marTop w:val="0"/>
          <w:marBottom w:val="0"/>
          <w:divBdr>
            <w:top w:val="none" w:sz="0" w:space="0" w:color="auto"/>
            <w:left w:val="none" w:sz="0" w:space="0" w:color="auto"/>
            <w:bottom w:val="none" w:sz="0" w:space="0" w:color="auto"/>
            <w:right w:val="none" w:sz="0" w:space="0" w:color="auto"/>
          </w:divBdr>
        </w:div>
        <w:div w:id="1150752856">
          <w:marLeft w:val="640"/>
          <w:marRight w:val="0"/>
          <w:marTop w:val="0"/>
          <w:marBottom w:val="0"/>
          <w:divBdr>
            <w:top w:val="none" w:sz="0" w:space="0" w:color="auto"/>
            <w:left w:val="none" w:sz="0" w:space="0" w:color="auto"/>
            <w:bottom w:val="none" w:sz="0" w:space="0" w:color="auto"/>
            <w:right w:val="none" w:sz="0" w:space="0" w:color="auto"/>
          </w:divBdr>
        </w:div>
        <w:div w:id="2033726382">
          <w:marLeft w:val="640"/>
          <w:marRight w:val="0"/>
          <w:marTop w:val="0"/>
          <w:marBottom w:val="0"/>
          <w:divBdr>
            <w:top w:val="none" w:sz="0" w:space="0" w:color="auto"/>
            <w:left w:val="none" w:sz="0" w:space="0" w:color="auto"/>
            <w:bottom w:val="none" w:sz="0" w:space="0" w:color="auto"/>
            <w:right w:val="none" w:sz="0" w:space="0" w:color="auto"/>
          </w:divBdr>
        </w:div>
        <w:div w:id="894044252">
          <w:marLeft w:val="640"/>
          <w:marRight w:val="0"/>
          <w:marTop w:val="0"/>
          <w:marBottom w:val="0"/>
          <w:divBdr>
            <w:top w:val="none" w:sz="0" w:space="0" w:color="auto"/>
            <w:left w:val="none" w:sz="0" w:space="0" w:color="auto"/>
            <w:bottom w:val="none" w:sz="0" w:space="0" w:color="auto"/>
            <w:right w:val="none" w:sz="0" w:space="0" w:color="auto"/>
          </w:divBdr>
        </w:div>
        <w:div w:id="1367367016">
          <w:marLeft w:val="640"/>
          <w:marRight w:val="0"/>
          <w:marTop w:val="0"/>
          <w:marBottom w:val="0"/>
          <w:divBdr>
            <w:top w:val="none" w:sz="0" w:space="0" w:color="auto"/>
            <w:left w:val="none" w:sz="0" w:space="0" w:color="auto"/>
            <w:bottom w:val="none" w:sz="0" w:space="0" w:color="auto"/>
            <w:right w:val="none" w:sz="0" w:space="0" w:color="auto"/>
          </w:divBdr>
        </w:div>
        <w:div w:id="1627352360">
          <w:marLeft w:val="640"/>
          <w:marRight w:val="0"/>
          <w:marTop w:val="0"/>
          <w:marBottom w:val="0"/>
          <w:divBdr>
            <w:top w:val="none" w:sz="0" w:space="0" w:color="auto"/>
            <w:left w:val="none" w:sz="0" w:space="0" w:color="auto"/>
            <w:bottom w:val="none" w:sz="0" w:space="0" w:color="auto"/>
            <w:right w:val="none" w:sz="0" w:space="0" w:color="auto"/>
          </w:divBdr>
        </w:div>
        <w:div w:id="248544772">
          <w:marLeft w:val="640"/>
          <w:marRight w:val="0"/>
          <w:marTop w:val="0"/>
          <w:marBottom w:val="0"/>
          <w:divBdr>
            <w:top w:val="none" w:sz="0" w:space="0" w:color="auto"/>
            <w:left w:val="none" w:sz="0" w:space="0" w:color="auto"/>
            <w:bottom w:val="none" w:sz="0" w:space="0" w:color="auto"/>
            <w:right w:val="none" w:sz="0" w:space="0" w:color="auto"/>
          </w:divBdr>
        </w:div>
        <w:div w:id="680471911">
          <w:marLeft w:val="640"/>
          <w:marRight w:val="0"/>
          <w:marTop w:val="0"/>
          <w:marBottom w:val="0"/>
          <w:divBdr>
            <w:top w:val="none" w:sz="0" w:space="0" w:color="auto"/>
            <w:left w:val="none" w:sz="0" w:space="0" w:color="auto"/>
            <w:bottom w:val="none" w:sz="0" w:space="0" w:color="auto"/>
            <w:right w:val="none" w:sz="0" w:space="0" w:color="auto"/>
          </w:divBdr>
        </w:div>
        <w:div w:id="506287680">
          <w:marLeft w:val="640"/>
          <w:marRight w:val="0"/>
          <w:marTop w:val="0"/>
          <w:marBottom w:val="0"/>
          <w:divBdr>
            <w:top w:val="none" w:sz="0" w:space="0" w:color="auto"/>
            <w:left w:val="none" w:sz="0" w:space="0" w:color="auto"/>
            <w:bottom w:val="none" w:sz="0" w:space="0" w:color="auto"/>
            <w:right w:val="none" w:sz="0" w:space="0" w:color="auto"/>
          </w:divBdr>
        </w:div>
        <w:div w:id="716978089">
          <w:marLeft w:val="640"/>
          <w:marRight w:val="0"/>
          <w:marTop w:val="0"/>
          <w:marBottom w:val="0"/>
          <w:divBdr>
            <w:top w:val="none" w:sz="0" w:space="0" w:color="auto"/>
            <w:left w:val="none" w:sz="0" w:space="0" w:color="auto"/>
            <w:bottom w:val="none" w:sz="0" w:space="0" w:color="auto"/>
            <w:right w:val="none" w:sz="0" w:space="0" w:color="auto"/>
          </w:divBdr>
        </w:div>
        <w:div w:id="1943027714">
          <w:marLeft w:val="640"/>
          <w:marRight w:val="0"/>
          <w:marTop w:val="0"/>
          <w:marBottom w:val="0"/>
          <w:divBdr>
            <w:top w:val="none" w:sz="0" w:space="0" w:color="auto"/>
            <w:left w:val="none" w:sz="0" w:space="0" w:color="auto"/>
            <w:bottom w:val="none" w:sz="0" w:space="0" w:color="auto"/>
            <w:right w:val="none" w:sz="0" w:space="0" w:color="auto"/>
          </w:divBdr>
        </w:div>
        <w:div w:id="1101292317">
          <w:marLeft w:val="640"/>
          <w:marRight w:val="0"/>
          <w:marTop w:val="0"/>
          <w:marBottom w:val="0"/>
          <w:divBdr>
            <w:top w:val="none" w:sz="0" w:space="0" w:color="auto"/>
            <w:left w:val="none" w:sz="0" w:space="0" w:color="auto"/>
            <w:bottom w:val="none" w:sz="0" w:space="0" w:color="auto"/>
            <w:right w:val="none" w:sz="0" w:space="0" w:color="auto"/>
          </w:divBdr>
        </w:div>
        <w:div w:id="1146971713">
          <w:marLeft w:val="640"/>
          <w:marRight w:val="0"/>
          <w:marTop w:val="0"/>
          <w:marBottom w:val="0"/>
          <w:divBdr>
            <w:top w:val="none" w:sz="0" w:space="0" w:color="auto"/>
            <w:left w:val="none" w:sz="0" w:space="0" w:color="auto"/>
            <w:bottom w:val="none" w:sz="0" w:space="0" w:color="auto"/>
            <w:right w:val="none" w:sz="0" w:space="0" w:color="auto"/>
          </w:divBdr>
        </w:div>
        <w:div w:id="1202523568">
          <w:marLeft w:val="640"/>
          <w:marRight w:val="0"/>
          <w:marTop w:val="0"/>
          <w:marBottom w:val="0"/>
          <w:divBdr>
            <w:top w:val="none" w:sz="0" w:space="0" w:color="auto"/>
            <w:left w:val="none" w:sz="0" w:space="0" w:color="auto"/>
            <w:bottom w:val="none" w:sz="0" w:space="0" w:color="auto"/>
            <w:right w:val="none" w:sz="0" w:space="0" w:color="auto"/>
          </w:divBdr>
        </w:div>
        <w:div w:id="367142878">
          <w:marLeft w:val="640"/>
          <w:marRight w:val="0"/>
          <w:marTop w:val="0"/>
          <w:marBottom w:val="0"/>
          <w:divBdr>
            <w:top w:val="none" w:sz="0" w:space="0" w:color="auto"/>
            <w:left w:val="none" w:sz="0" w:space="0" w:color="auto"/>
            <w:bottom w:val="none" w:sz="0" w:space="0" w:color="auto"/>
            <w:right w:val="none" w:sz="0" w:space="0" w:color="auto"/>
          </w:divBdr>
        </w:div>
        <w:div w:id="945624682">
          <w:marLeft w:val="640"/>
          <w:marRight w:val="0"/>
          <w:marTop w:val="0"/>
          <w:marBottom w:val="0"/>
          <w:divBdr>
            <w:top w:val="none" w:sz="0" w:space="0" w:color="auto"/>
            <w:left w:val="none" w:sz="0" w:space="0" w:color="auto"/>
            <w:bottom w:val="none" w:sz="0" w:space="0" w:color="auto"/>
            <w:right w:val="none" w:sz="0" w:space="0" w:color="auto"/>
          </w:divBdr>
        </w:div>
        <w:div w:id="1751733239">
          <w:marLeft w:val="640"/>
          <w:marRight w:val="0"/>
          <w:marTop w:val="0"/>
          <w:marBottom w:val="0"/>
          <w:divBdr>
            <w:top w:val="none" w:sz="0" w:space="0" w:color="auto"/>
            <w:left w:val="none" w:sz="0" w:space="0" w:color="auto"/>
            <w:bottom w:val="none" w:sz="0" w:space="0" w:color="auto"/>
            <w:right w:val="none" w:sz="0" w:space="0" w:color="auto"/>
          </w:divBdr>
        </w:div>
        <w:div w:id="1469712996">
          <w:marLeft w:val="640"/>
          <w:marRight w:val="0"/>
          <w:marTop w:val="0"/>
          <w:marBottom w:val="0"/>
          <w:divBdr>
            <w:top w:val="none" w:sz="0" w:space="0" w:color="auto"/>
            <w:left w:val="none" w:sz="0" w:space="0" w:color="auto"/>
            <w:bottom w:val="none" w:sz="0" w:space="0" w:color="auto"/>
            <w:right w:val="none" w:sz="0" w:space="0" w:color="auto"/>
          </w:divBdr>
        </w:div>
        <w:div w:id="1402094417">
          <w:marLeft w:val="640"/>
          <w:marRight w:val="0"/>
          <w:marTop w:val="0"/>
          <w:marBottom w:val="0"/>
          <w:divBdr>
            <w:top w:val="none" w:sz="0" w:space="0" w:color="auto"/>
            <w:left w:val="none" w:sz="0" w:space="0" w:color="auto"/>
            <w:bottom w:val="none" w:sz="0" w:space="0" w:color="auto"/>
            <w:right w:val="none" w:sz="0" w:space="0" w:color="auto"/>
          </w:divBdr>
        </w:div>
        <w:div w:id="1677996845">
          <w:marLeft w:val="640"/>
          <w:marRight w:val="0"/>
          <w:marTop w:val="0"/>
          <w:marBottom w:val="0"/>
          <w:divBdr>
            <w:top w:val="none" w:sz="0" w:space="0" w:color="auto"/>
            <w:left w:val="none" w:sz="0" w:space="0" w:color="auto"/>
            <w:bottom w:val="none" w:sz="0" w:space="0" w:color="auto"/>
            <w:right w:val="none" w:sz="0" w:space="0" w:color="auto"/>
          </w:divBdr>
        </w:div>
        <w:div w:id="623191296">
          <w:marLeft w:val="640"/>
          <w:marRight w:val="0"/>
          <w:marTop w:val="0"/>
          <w:marBottom w:val="0"/>
          <w:divBdr>
            <w:top w:val="none" w:sz="0" w:space="0" w:color="auto"/>
            <w:left w:val="none" w:sz="0" w:space="0" w:color="auto"/>
            <w:bottom w:val="none" w:sz="0" w:space="0" w:color="auto"/>
            <w:right w:val="none" w:sz="0" w:space="0" w:color="auto"/>
          </w:divBdr>
        </w:div>
        <w:div w:id="1864319241">
          <w:marLeft w:val="640"/>
          <w:marRight w:val="0"/>
          <w:marTop w:val="0"/>
          <w:marBottom w:val="0"/>
          <w:divBdr>
            <w:top w:val="none" w:sz="0" w:space="0" w:color="auto"/>
            <w:left w:val="none" w:sz="0" w:space="0" w:color="auto"/>
            <w:bottom w:val="none" w:sz="0" w:space="0" w:color="auto"/>
            <w:right w:val="none" w:sz="0" w:space="0" w:color="auto"/>
          </w:divBdr>
        </w:div>
        <w:div w:id="1651590400">
          <w:marLeft w:val="640"/>
          <w:marRight w:val="0"/>
          <w:marTop w:val="0"/>
          <w:marBottom w:val="0"/>
          <w:divBdr>
            <w:top w:val="none" w:sz="0" w:space="0" w:color="auto"/>
            <w:left w:val="none" w:sz="0" w:space="0" w:color="auto"/>
            <w:bottom w:val="none" w:sz="0" w:space="0" w:color="auto"/>
            <w:right w:val="none" w:sz="0" w:space="0" w:color="auto"/>
          </w:divBdr>
        </w:div>
        <w:div w:id="185560448">
          <w:marLeft w:val="640"/>
          <w:marRight w:val="0"/>
          <w:marTop w:val="0"/>
          <w:marBottom w:val="0"/>
          <w:divBdr>
            <w:top w:val="none" w:sz="0" w:space="0" w:color="auto"/>
            <w:left w:val="none" w:sz="0" w:space="0" w:color="auto"/>
            <w:bottom w:val="none" w:sz="0" w:space="0" w:color="auto"/>
            <w:right w:val="none" w:sz="0" w:space="0" w:color="auto"/>
          </w:divBdr>
        </w:div>
        <w:div w:id="230623295">
          <w:marLeft w:val="640"/>
          <w:marRight w:val="0"/>
          <w:marTop w:val="0"/>
          <w:marBottom w:val="0"/>
          <w:divBdr>
            <w:top w:val="none" w:sz="0" w:space="0" w:color="auto"/>
            <w:left w:val="none" w:sz="0" w:space="0" w:color="auto"/>
            <w:bottom w:val="none" w:sz="0" w:space="0" w:color="auto"/>
            <w:right w:val="none" w:sz="0" w:space="0" w:color="auto"/>
          </w:divBdr>
        </w:div>
        <w:div w:id="1160583325">
          <w:marLeft w:val="640"/>
          <w:marRight w:val="0"/>
          <w:marTop w:val="0"/>
          <w:marBottom w:val="0"/>
          <w:divBdr>
            <w:top w:val="none" w:sz="0" w:space="0" w:color="auto"/>
            <w:left w:val="none" w:sz="0" w:space="0" w:color="auto"/>
            <w:bottom w:val="none" w:sz="0" w:space="0" w:color="auto"/>
            <w:right w:val="none" w:sz="0" w:space="0" w:color="auto"/>
          </w:divBdr>
        </w:div>
        <w:div w:id="713890499">
          <w:marLeft w:val="640"/>
          <w:marRight w:val="0"/>
          <w:marTop w:val="0"/>
          <w:marBottom w:val="0"/>
          <w:divBdr>
            <w:top w:val="none" w:sz="0" w:space="0" w:color="auto"/>
            <w:left w:val="none" w:sz="0" w:space="0" w:color="auto"/>
            <w:bottom w:val="none" w:sz="0" w:space="0" w:color="auto"/>
            <w:right w:val="none" w:sz="0" w:space="0" w:color="auto"/>
          </w:divBdr>
        </w:div>
        <w:div w:id="1248226702">
          <w:marLeft w:val="640"/>
          <w:marRight w:val="0"/>
          <w:marTop w:val="0"/>
          <w:marBottom w:val="0"/>
          <w:divBdr>
            <w:top w:val="none" w:sz="0" w:space="0" w:color="auto"/>
            <w:left w:val="none" w:sz="0" w:space="0" w:color="auto"/>
            <w:bottom w:val="none" w:sz="0" w:space="0" w:color="auto"/>
            <w:right w:val="none" w:sz="0" w:space="0" w:color="auto"/>
          </w:divBdr>
        </w:div>
        <w:div w:id="847208469">
          <w:marLeft w:val="640"/>
          <w:marRight w:val="0"/>
          <w:marTop w:val="0"/>
          <w:marBottom w:val="0"/>
          <w:divBdr>
            <w:top w:val="none" w:sz="0" w:space="0" w:color="auto"/>
            <w:left w:val="none" w:sz="0" w:space="0" w:color="auto"/>
            <w:bottom w:val="none" w:sz="0" w:space="0" w:color="auto"/>
            <w:right w:val="none" w:sz="0" w:space="0" w:color="auto"/>
          </w:divBdr>
        </w:div>
        <w:div w:id="1913461993">
          <w:marLeft w:val="640"/>
          <w:marRight w:val="0"/>
          <w:marTop w:val="0"/>
          <w:marBottom w:val="0"/>
          <w:divBdr>
            <w:top w:val="none" w:sz="0" w:space="0" w:color="auto"/>
            <w:left w:val="none" w:sz="0" w:space="0" w:color="auto"/>
            <w:bottom w:val="none" w:sz="0" w:space="0" w:color="auto"/>
            <w:right w:val="none" w:sz="0" w:space="0" w:color="auto"/>
          </w:divBdr>
        </w:div>
        <w:div w:id="1374428486">
          <w:marLeft w:val="640"/>
          <w:marRight w:val="0"/>
          <w:marTop w:val="0"/>
          <w:marBottom w:val="0"/>
          <w:divBdr>
            <w:top w:val="none" w:sz="0" w:space="0" w:color="auto"/>
            <w:left w:val="none" w:sz="0" w:space="0" w:color="auto"/>
            <w:bottom w:val="none" w:sz="0" w:space="0" w:color="auto"/>
            <w:right w:val="none" w:sz="0" w:space="0" w:color="auto"/>
          </w:divBdr>
        </w:div>
        <w:div w:id="304048959">
          <w:marLeft w:val="640"/>
          <w:marRight w:val="0"/>
          <w:marTop w:val="0"/>
          <w:marBottom w:val="0"/>
          <w:divBdr>
            <w:top w:val="none" w:sz="0" w:space="0" w:color="auto"/>
            <w:left w:val="none" w:sz="0" w:space="0" w:color="auto"/>
            <w:bottom w:val="none" w:sz="0" w:space="0" w:color="auto"/>
            <w:right w:val="none" w:sz="0" w:space="0" w:color="auto"/>
          </w:divBdr>
        </w:div>
        <w:div w:id="2006081672">
          <w:marLeft w:val="640"/>
          <w:marRight w:val="0"/>
          <w:marTop w:val="0"/>
          <w:marBottom w:val="0"/>
          <w:divBdr>
            <w:top w:val="none" w:sz="0" w:space="0" w:color="auto"/>
            <w:left w:val="none" w:sz="0" w:space="0" w:color="auto"/>
            <w:bottom w:val="none" w:sz="0" w:space="0" w:color="auto"/>
            <w:right w:val="none" w:sz="0" w:space="0" w:color="auto"/>
          </w:divBdr>
        </w:div>
        <w:div w:id="1489438050">
          <w:marLeft w:val="640"/>
          <w:marRight w:val="0"/>
          <w:marTop w:val="0"/>
          <w:marBottom w:val="0"/>
          <w:divBdr>
            <w:top w:val="none" w:sz="0" w:space="0" w:color="auto"/>
            <w:left w:val="none" w:sz="0" w:space="0" w:color="auto"/>
            <w:bottom w:val="none" w:sz="0" w:space="0" w:color="auto"/>
            <w:right w:val="none" w:sz="0" w:space="0" w:color="auto"/>
          </w:divBdr>
        </w:div>
        <w:div w:id="1839537187">
          <w:marLeft w:val="640"/>
          <w:marRight w:val="0"/>
          <w:marTop w:val="0"/>
          <w:marBottom w:val="0"/>
          <w:divBdr>
            <w:top w:val="none" w:sz="0" w:space="0" w:color="auto"/>
            <w:left w:val="none" w:sz="0" w:space="0" w:color="auto"/>
            <w:bottom w:val="none" w:sz="0" w:space="0" w:color="auto"/>
            <w:right w:val="none" w:sz="0" w:space="0" w:color="auto"/>
          </w:divBdr>
        </w:div>
        <w:div w:id="895050595">
          <w:marLeft w:val="640"/>
          <w:marRight w:val="0"/>
          <w:marTop w:val="0"/>
          <w:marBottom w:val="0"/>
          <w:divBdr>
            <w:top w:val="none" w:sz="0" w:space="0" w:color="auto"/>
            <w:left w:val="none" w:sz="0" w:space="0" w:color="auto"/>
            <w:bottom w:val="none" w:sz="0" w:space="0" w:color="auto"/>
            <w:right w:val="none" w:sz="0" w:space="0" w:color="auto"/>
          </w:divBdr>
        </w:div>
        <w:div w:id="1985238046">
          <w:marLeft w:val="640"/>
          <w:marRight w:val="0"/>
          <w:marTop w:val="0"/>
          <w:marBottom w:val="0"/>
          <w:divBdr>
            <w:top w:val="none" w:sz="0" w:space="0" w:color="auto"/>
            <w:left w:val="none" w:sz="0" w:space="0" w:color="auto"/>
            <w:bottom w:val="none" w:sz="0" w:space="0" w:color="auto"/>
            <w:right w:val="none" w:sz="0" w:space="0" w:color="auto"/>
          </w:divBdr>
        </w:div>
        <w:div w:id="1348412010">
          <w:marLeft w:val="640"/>
          <w:marRight w:val="0"/>
          <w:marTop w:val="0"/>
          <w:marBottom w:val="0"/>
          <w:divBdr>
            <w:top w:val="none" w:sz="0" w:space="0" w:color="auto"/>
            <w:left w:val="none" w:sz="0" w:space="0" w:color="auto"/>
            <w:bottom w:val="none" w:sz="0" w:space="0" w:color="auto"/>
            <w:right w:val="none" w:sz="0" w:space="0" w:color="auto"/>
          </w:divBdr>
        </w:div>
        <w:div w:id="1096705882">
          <w:marLeft w:val="640"/>
          <w:marRight w:val="0"/>
          <w:marTop w:val="0"/>
          <w:marBottom w:val="0"/>
          <w:divBdr>
            <w:top w:val="none" w:sz="0" w:space="0" w:color="auto"/>
            <w:left w:val="none" w:sz="0" w:space="0" w:color="auto"/>
            <w:bottom w:val="none" w:sz="0" w:space="0" w:color="auto"/>
            <w:right w:val="none" w:sz="0" w:space="0" w:color="auto"/>
          </w:divBdr>
        </w:div>
        <w:div w:id="1841309051">
          <w:marLeft w:val="640"/>
          <w:marRight w:val="0"/>
          <w:marTop w:val="0"/>
          <w:marBottom w:val="0"/>
          <w:divBdr>
            <w:top w:val="none" w:sz="0" w:space="0" w:color="auto"/>
            <w:left w:val="none" w:sz="0" w:space="0" w:color="auto"/>
            <w:bottom w:val="none" w:sz="0" w:space="0" w:color="auto"/>
            <w:right w:val="none" w:sz="0" w:space="0" w:color="auto"/>
          </w:divBdr>
        </w:div>
        <w:div w:id="372732699">
          <w:marLeft w:val="640"/>
          <w:marRight w:val="0"/>
          <w:marTop w:val="0"/>
          <w:marBottom w:val="0"/>
          <w:divBdr>
            <w:top w:val="none" w:sz="0" w:space="0" w:color="auto"/>
            <w:left w:val="none" w:sz="0" w:space="0" w:color="auto"/>
            <w:bottom w:val="none" w:sz="0" w:space="0" w:color="auto"/>
            <w:right w:val="none" w:sz="0" w:space="0" w:color="auto"/>
          </w:divBdr>
        </w:div>
        <w:div w:id="348532917">
          <w:marLeft w:val="640"/>
          <w:marRight w:val="0"/>
          <w:marTop w:val="0"/>
          <w:marBottom w:val="0"/>
          <w:divBdr>
            <w:top w:val="none" w:sz="0" w:space="0" w:color="auto"/>
            <w:left w:val="none" w:sz="0" w:space="0" w:color="auto"/>
            <w:bottom w:val="none" w:sz="0" w:space="0" w:color="auto"/>
            <w:right w:val="none" w:sz="0" w:space="0" w:color="auto"/>
          </w:divBdr>
        </w:div>
        <w:div w:id="1475293645">
          <w:marLeft w:val="640"/>
          <w:marRight w:val="0"/>
          <w:marTop w:val="0"/>
          <w:marBottom w:val="0"/>
          <w:divBdr>
            <w:top w:val="none" w:sz="0" w:space="0" w:color="auto"/>
            <w:left w:val="none" w:sz="0" w:space="0" w:color="auto"/>
            <w:bottom w:val="none" w:sz="0" w:space="0" w:color="auto"/>
            <w:right w:val="none" w:sz="0" w:space="0" w:color="auto"/>
          </w:divBdr>
        </w:div>
        <w:div w:id="172962083">
          <w:marLeft w:val="640"/>
          <w:marRight w:val="0"/>
          <w:marTop w:val="0"/>
          <w:marBottom w:val="0"/>
          <w:divBdr>
            <w:top w:val="none" w:sz="0" w:space="0" w:color="auto"/>
            <w:left w:val="none" w:sz="0" w:space="0" w:color="auto"/>
            <w:bottom w:val="none" w:sz="0" w:space="0" w:color="auto"/>
            <w:right w:val="none" w:sz="0" w:space="0" w:color="auto"/>
          </w:divBdr>
        </w:div>
        <w:div w:id="1367833141">
          <w:marLeft w:val="640"/>
          <w:marRight w:val="0"/>
          <w:marTop w:val="0"/>
          <w:marBottom w:val="0"/>
          <w:divBdr>
            <w:top w:val="none" w:sz="0" w:space="0" w:color="auto"/>
            <w:left w:val="none" w:sz="0" w:space="0" w:color="auto"/>
            <w:bottom w:val="none" w:sz="0" w:space="0" w:color="auto"/>
            <w:right w:val="none" w:sz="0" w:space="0" w:color="auto"/>
          </w:divBdr>
        </w:div>
        <w:div w:id="931816401">
          <w:marLeft w:val="640"/>
          <w:marRight w:val="0"/>
          <w:marTop w:val="0"/>
          <w:marBottom w:val="0"/>
          <w:divBdr>
            <w:top w:val="none" w:sz="0" w:space="0" w:color="auto"/>
            <w:left w:val="none" w:sz="0" w:space="0" w:color="auto"/>
            <w:bottom w:val="none" w:sz="0" w:space="0" w:color="auto"/>
            <w:right w:val="none" w:sz="0" w:space="0" w:color="auto"/>
          </w:divBdr>
        </w:div>
        <w:div w:id="974867306">
          <w:marLeft w:val="640"/>
          <w:marRight w:val="0"/>
          <w:marTop w:val="0"/>
          <w:marBottom w:val="0"/>
          <w:divBdr>
            <w:top w:val="none" w:sz="0" w:space="0" w:color="auto"/>
            <w:left w:val="none" w:sz="0" w:space="0" w:color="auto"/>
            <w:bottom w:val="none" w:sz="0" w:space="0" w:color="auto"/>
            <w:right w:val="none" w:sz="0" w:space="0" w:color="auto"/>
          </w:divBdr>
        </w:div>
        <w:div w:id="1475179500">
          <w:marLeft w:val="640"/>
          <w:marRight w:val="0"/>
          <w:marTop w:val="0"/>
          <w:marBottom w:val="0"/>
          <w:divBdr>
            <w:top w:val="none" w:sz="0" w:space="0" w:color="auto"/>
            <w:left w:val="none" w:sz="0" w:space="0" w:color="auto"/>
            <w:bottom w:val="none" w:sz="0" w:space="0" w:color="auto"/>
            <w:right w:val="none" w:sz="0" w:space="0" w:color="auto"/>
          </w:divBdr>
        </w:div>
        <w:div w:id="1784037344">
          <w:marLeft w:val="640"/>
          <w:marRight w:val="0"/>
          <w:marTop w:val="0"/>
          <w:marBottom w:val="0"/>
          <w:divBdr>
            <w:top w:val="none" w:sz="0" w:space="0" w:color="auto"/>
            <w:left w:val="none" w:sz="0" w:space="0" w:color="auto"/>
            <w:bottom w:val="none" w:sz="0" w:space="0" w:color="auto"/>
            <w:right w:val="none" w:sz="0" w:space="0" w:color="auto"/>
          </w:divBdr>
        </w:div>
        <w:div w:id="1131904719">
          <w:marLeft w:val="640"/>
          <w:marRight w:val="0"/>
          <w:marTop w:val="0"/>
          <w:marBottom w:val="0"/>
          <w:divBdr>
            <w:top w:val="none" w:sz="0" w:space="0" w:color="auto"/>
            <w:left w:val="none" w:sz="0" w:space="0" w:color="auto"/>
            <w:bottom w:val="none" w:sz="0" w:space="0" w:color="auto"/>
            <w:right w:val="none" w:sz="0" w:space="0" w:color="auto"/>
          </w:divBdr>
        </w:div>
        <w:div w:id="2131392066">
          <w:marLeft w:val="640"/>
          <w:marRight w:val="0"/>
          <w:marTop w:val="0"/>
          <w:marBottom w:val="0"/>
          <w:divBdr>
            <w:top w:val="none" w:sz="0" w:space="0" w:color="auto"/>
            <w:left w:val="none" w:sz="0" w:space="0" w:color="auto"/>
            <w:bottom w:val="none" w:sz="0" w:space="0" w:color="auto"/>
            <w:right w:val="none" w:sz="0" w:space="0" w:color="auto"/>
          </w:divBdr>
        </w:div>
        <w:div w:id="13114254">
          <w:marLeft w:val="640"/>
          <w:marRight w:val="0"/>
          <w:marTop w:val="0"/>
          <w:marBottom w:val="0"/>
          <w:divBdr>
            <w:top w:val="none" w:sz="0" w:space="0" w:color="auto"/>
            <w:left w:val="none" w:sz="0" w:space="0" w:color="auto"/>
            <w:bottom w:val="none" w:sz="0" w:space="0" w:color="auto"/>
            <w:right w:val="none" w:sz="0" w:space="0" w:color="auto"/>
          </w:divBdr>
        </w:div>
        <w:div w:id="392461920">
          <w:marLeft w:val="640"/>
          <w:marRight w:val="0"/>
          <w:marTop w:val="0"/>
          <w:marBottom w:val="0"/>
          <w:divBdr>
            <w:top w:val="none" w:sz="0" w:space="0" w:color="auto"/>
            <w:left w:val="none" w:sz="0" w:space="0" w:color="auto"/>
            <w:bottom w:val="none" w:sz="0" w:space="0" w:color="auto"/>
            <w:right w:val="none" w:sz="0" w:space="0" w:color="auto"/>
          </w:divBdr>
        </w:div>
        <w:div w:id="488401345">
          <w:marLeft w:val="640"/>
          <w:marRight w:val="0"/>
          <w:marTop w:val="0"/>
          <w:marBottom w:val="0"/>
          <w:divBdr>
            <w:top w:val="none" w:sz="0" w:space="0" w:color="auto"/>
            <w:left w:val="none" w:sz="0" w:space="0" w:color="auto"/>
            <w:bottom w:val="none" w:sz="0" w:space="0" w:color="auto"/>
            <w:right w:val="none" w:sz="0" w:space="0" w:color="auto"/>
          </w:divBdr>
        </w:div>
        <w:div w:id="163403698">
          <w:marLeft w:val="640"/>
          <w:marRight w:val="0"/>
          <w:marTop w:val="0"/>
          <w:marBottom w:val="0"/>
          <w:divBdr>
            <w:top w:val="none" w:sz="0" w:space="0" w:color="auto"/>
            <w:left w:val="none" w:sz="0" w:space="0" w:color="auto"/>
            <w:bottom w:val="none" w:sz="0" w:space="0" w:color="auto"/>
            <w:right w:val="none" w:sz="0" w:space="0" w:color="auto"/>
          </w:divBdr>
        </w:div>
      </w:divsChild>
    </w:div>
    <w:div w:id="2146774773">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1/relationships/commentsExtended" Target="commentsExtended.xml"/><Relationship Id="rId26" Type="http://schemas.openxmlformats.org/officeDocument/2006/relationships/image" Target="media/image12.png"/><Relationship Id="rId39" Type="http://schemas.openxmlformats.org/officeDocument/2006/relationships/image" Target="media/image25.jp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image" Target="media/image2.png"/><Relationship Id="rId19" Type="http://schemas.microsoft.com/office/2016/09/relationships/commentsIds" Target="commentsIds.xml"/><Relationship Id="rId31" Type="http://schemas.openxmlformats.org/officeDocument/2006/relationships/image" Target="media/image17.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www.fm.uach.mx" TargetMode="Externa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microsoft.com/office/2011/relationships/people" Target="peop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comments" Target="comments.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0" Type="http://schemas.microsoft.com/office/2018/08/relationships/commentsExtensible" Target="commentsExtensible.xml"/><Relationship Id="rId41" Type="http://schemas.openxmlformats.org/officeDocument/2006/relationships/image" Target="media/image2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B4BB804-00FE-44FC-AAFC-F6B37CFFB805}"/>
      </w:docPartPr>
      <w:docPartBody>
        <w:p w:rsidR="00423BFA" w:rsidRDefault="009D7D3A">
          <w:r w:rsidRPr="00E50826">
            <w:rPr>
              <w:rStyle w:val="Textodelmarcadordeposicin"/>
            </w:rPr>
            <w:t>Haga clic o pulse aquí para escribir texto.</w:t>
          </w:r>
        </w:p>
      </w:docPartBody>
    </w:docPart>
    <w:docPart>
      <w:docPartPr>
        <w:name w:val="EF3CEFBA87494A25BA6A9F62093D1EF0"/>
        <w:category>
          <w:name w:val="General"/>
          <w:gallery w:val="placeholder"/>
        </w:category>
        <w:types>
          <w:type w:val="bbPlcHdr"/>
        </w:types>
        <w:behaviors>
          <w:behavior w:val="content"/>
        </w:behaviors>
        <w:guid w:val="{FCAD36EA-9B0D-4EDD-8073-CEB9FE865F82}"/>
      </w:docPartPr>
      <w:docPartBody>
        <w:p w:rsidR="00553587" w:rsidRDefault="00945362" w:rsidP="00945362">
          <w:pPr>
            <w:pStyle w:val="EF3CEFBA87494A25BA6A9F62093D1EF0"/>
          </w:pPr>
          <w:r w:rsidRPr="00E50826">
            <w:rPr>
              <w:rStyle w:val="Textodelmarcadordeposicin"/>
            </w:rPr>
            <w:t>Haga clic o pulse aquí para escribir texto.</w:t>
          </w:r>
        </w:p>
      </w:docPartBody>
    </w:docPart>
    <w:docPart>
      <w:docPartPr>
        <w:name w:val="F71D4B545F2E4752BA78A53F769F1427"/>
        <w:category>
          <w:name w:val="General"/>
          <w:gallery w:val="placeholder"/>
        </w:category>
        <w:types>
          <w:type w:val="bbPlcHdr"/>
        </w:types>
        <w:behaviors>
          <w:behavior w:val="content"/>
        </w:behaviors>
        <w:guid w:val="{A22872C6-7B44-4AAF-96AD-F90AE5FEB9E7}"/>
      </w:docPartPr>
      <w:docPartBody>
        <w:p w:rsidR="00196CB9" w:rsidRDefault="00A36A98">
          <w:pPr>
            <w:pStyle w:val="F71D4B545F2E4752BA78A53F769F1427"/>
          </w:pPr>
          <w:r w:rsidRPr="00E50826">
            <w:rPr>
              <w:rStyle w:val="Textodelmarcadordeposicin"/>
            </w:rPr>
            <w:t>Haga clic o pulse aquí para escribir texto.</w:t>
          </w:r>
        </w:p>
      </w:docPartBody>
    </w:docPart>
    <w:docPart>
      <w:docPartPr>
        <w:name w:val="1F24C49949F14436B10FF2BA7344904F"/>
        <w:category>
          <w:name w:val="General"/>
          <w:gallery w:val="placeholder"/>
        </w:category>
        <w:types>
          <w:type w:val="bbPlcHdr"/>
        </w:types>
        <w:behaviors>
          <w:behavior w:val="content"/>
        </w:behaviors>
        <w:guid w:val="{BB2721D6-AB89-4F18-A947-20E25D68880A}"/>
      </w:docPartPr>
      <w:docPartBody>
        <w:p w:rsidR="007D14DE" w:rsidRDefault="00E97C71">
          <w:pPr>
            <w:pStyle w:val="1F24C49949F14436B10FF2BA7344904F"/>
          </w:pPr>
          <w:r w:rsidRPr="00E50826">
            <w:rPr>
              <w:rStyle w:val="Textodelmarcadordeposicin"/>
            </w:rPr>
            <w:t>Haga clic o pulse aquí para escribir texto.</w:t>
          </w:r>
        </w:p>
      </w:docPartBody>
    </w:docPart>
    <w:docPart>
      <w:docPartPr>
        <w:name w:val="EFCA3A539D5E4A34974736D227216892"/>
        <w:category>
          <w:name w:val="General"/>
          <w:gallery w:val="placeholder"/>
        </w:category>
        <w:types>
          <w:type w:val="bbPlcHdr"/>
        </w:types>
        <w:behaviors>
          <w:behavior w:val="content"/>
        </w:behaviors>
        <w:guid w:val="{230FEB34-A5DB-4C50-B7B6-A747D2E8BCFF}"/>
      </w:docPartPr>
      <w:docPartBody>
        <w:p w:rsidR="00164C33" w:rsidRDefault="0054798D" w:rsidP="0054798D">
          <w:pPr>
            <w:pStyle w:val="EFCA3A539D5E4A34974736D227216892"/>
          </w:pPr>
          <w:r w:rsidRPr="00E50826">
            <w:rPr>
              <w:rStyle w:val="Textodelmarcadordeposicin"/>
            </w:rPr>
            <w:t>Haga clic o pulse aquí para escribir texto.</w:t>
          </w:r>
        </w:p>
      </w:docPartBody>
    </w:docPart>
    <w:docPart>
      <w:docPartPr>
        <w:name w:val="3206133AEA7A493FAF005D3543F7D2E8"/>
        <w:category>
          <w:name w:val="General"/>
          <w:gallery w:val="placeholder"/>
        </w:category>
        <w:types>
          <w:type w:val="bbPlcHdr"/>
        </w:types>
        <w:behaviors>
          <w:behavior w:val="content"/>
        </w:behaviors>
        <w:guid w:val="{CDB28F28-D560-4A7A-B812-CE425FBEF90B}"/>
      </w:docPartPr>
      <w:docPartBody>
        <w:p w:rsidR="00E26C8D" w:rsidRDefault="00F1655F" w:rsidP="00F1655F">
          <w:pPr>
            <w:pStyle w:val="3206133AEA7A493FAF005D3543F7D2E8"/>
          </w:pPr>
          <w:r w:rsidRPr="00E50826">
            <w:rPr>
              <w:rStyle w:val="Textodelmarcadordeposicin"/>
            </w:rPr>
            <w:t>Haga clic o pulse aquí para escribir texto.</w:t>
          </w:r>
        </w:p>
      </w:docPartBody>
    </w:docPart>
    <w:docPart>
      <w:docPartPr>
        <w:name w:val="DC9206A79D6C4FC686EA8CC75FE9F7E3"/>
        <w:category>
          <w:name w:val="General"/>
          <w:gallery w:val="placeholder"/>
        </w:category>
        <w:types>
          <w:type w:val="bbPlcHdr"/>
        </w:types>
        <w:behaviors>
          <w:behavior w:val="content"/>
        </w:behaviors>
        <w:guid w:val="{F8389DBD-2BD8-421F-A66E-DDC8ED0530EF}"/>
      </w:docPartPr>
      <w:docPartBody>
        <w:p w:rsidR="00E26C8D" w:rsidRDefault="00F1655F" w:rsidP="00F1655F">
          <w:pPr>
            <w:pStyle w:val="DC9206A79D6C4FC686EA8CC75FE9F7E3"/>
          </w:pPr>
          <w:r w:rsidRPr="00E50826">
            <w:rPr>
              <w:rStyle w:val="Textodelmarcadordeposicin"/>
            </w:rPr>
            <w:t>Haga clic o pulse aquí para escribir texto.</w:t>
          </w:r>
        </w:p>
      </w:docPartBody>
    </w:docPart>
    <w:docPart>
      <w:docPartPr>
        <w:name w:val="260BB3C8722445BDBF12D4F0D1651316"/>
        <w:category>
          <w:name w:val="General"/>
          <w:gallery w:val="placeholder"/>
        </w:category>
        <w:types>
          <w:type w:val="bbPlcHdr"/>
        </w:types>
        <w:behaviors>
          <w:behavior w:val="content"/>
        </w:behaviors>
        <w:guid w:val="{27A821BA-8395-4E76-BB71-4A488C2527C0}"/>
      </w:docPartPr>
      <w:docPartBody>
        <w:p w:rsidR="00E26C8D" w:rsidRDefault="00F1655F" w:rsidP="00F1655F">
          <w:pPr>
            <w:pStyle w:val="260BB3C8722445BDBF12D4F0D1651316"/>
          </w:pPr>
          <w:r w:rsidRPr="00E50826">
            <w:rPr>
              <w:rStyle w:val="Textodelmarcadordeposicin"/>
            </w:rPr>
            <w:t>Haga clic o pulse aquí para escribir texto.</w:t>
          </w:r>
        </w:p>
      </w:docPartBody>
    </w:docPart>
    <w:docPart>
      <w:docPartPr>
        <w:name w:val="0A278FA078D54669BED96934C0ADB6F9"/>
        <w:category>
          <w:name w:val="General"/>
          <w:gallery w:val="placeholder"/>
        </w:category>
        <w:types>
          <w:type w:val="bbPlcHdr"/>
        </w:types>
        <w:behaviors>
          <w:behavior w:val="content"/>
        </w:behaviors>
        <w:guid w:val="{A12A6D15-DE11-4B0F-853D-7F603FA157F1}"/>
      </w:docPartPr>
      <w:docPartBody>
        <w:p w:rsidR="00E26C8D" w:rsidRDefault="00F1655F" w:rsidP="00F1655F">
          <w:pPr>
            <w:pStyle w:val="0A278FA078D54669BED96934C0ADB6F9"/>
          </w:pPr>
          <w:r w:rsidRPr="00E50826">
            <w:rPr>
              <w:rStyle w:val="Textodelmarcadordeposicin"/>
            </w:rPr>
            <w:t>Haga clic o pulse aquí para escribir texto.</w:t>
          </w:r>
        </w:p>
      </w:docPartBody>
    </w:docPart>
    <w:docPart>
      <w:docPartPr>
        <w:name w:val="C68271B456FB432EA6381287A0871B0E"/>
        <w:category>
          <w:name w:val="General"/>
          <w:gallery w:val="placeholder"/>
        </w:category>
        <w:types>
          <w:type w:val="bbPlcHdr"/>
        </w:types>
        <w:behaviors>
          <w:behavior w:val="content"/>
        </w:behaviors>
        <w:guid w:val="{B02D543F-8DE9-44F4-87D4-ED3A1FEAFB2A}"/>
      </w:docPartPr>
      <w:docPartBody>
        <w:p w:rsidR="00E26C8D" w:rsidRDefault="00F1655F" w:rsidP="00F1655F">
          <w:pPr>
            <w:pStyle w:val="C68271B456FB432EA6381287A0871B0E"/>
          </w:pPr>
          <w:r w:rsidRPr="00E50826">
            <w:rPr>
              <w:rStyle w:val="Textodelmarcadordeposicin"/>
            </w:rPr>
            <w:t>Haga clic o pulse aquí para escribir texto.</w:t>
          </w:r>
        </w:p>
      </w:docPartBody>
    </w:docPart>
    <w:docPart>
      <w:docPartPr>
        <w:name w:val="675B5505B72F48508235475F23AA5B1F"/>
        <w:category>
          <w:name w:val="General"/>
          <w:gallery w:val="placeholder"/>
        </w:category>
        <w:types>
          <w:type w:val="bbPlcHdr"/>
        </w:types>
        <w:behaviors>
          <w:behavior w:val="content"/>
        </w:behaviors>
        <w:guid w:val="{B64F02B2-F837-41B9-8A2B-9CD7F29FADBC}"/>
      </w:docPartPr>
      <w:docPartBody>
        <w:p w:rsidR="00E26C8D" w:rsidRDefault="00F1655F" w:rsidP="00F1655F">
          <w:pPr>
            <w:pStyle w:val="675B5505B72F48508235475F23AA5B1F"/>
          </w:pPr>
          <w:r w:rsidRPr="00E50826">
            <w:rPr>
              <w:rStyle w:val="Textodelmarcadordeposicin"/>
            </w:rPr>
            <w:t>Haga clic o pulse aquí para escribir texto.</w:t>
          </w:r>
        </w:p>
      </w:docPartBody>
    </w:docPart>
    <w:docPart>
      <w:docPartPr>
        <w:name w:val="890D289F47A5403680EE0AFB7C06BA41"/>
        <w:category>
          <w:name w:val="General"/>
          <w:gallery w:val="placeholder"/>
        </w:category>
        <w:types>
          <w:type w:val="bbPlcHdr"/>
        </w:types>
        <w:behaviors>
          <w:behavior w:val="content"/>
        </w:behaviors>
        <w:guid w:val="{6A83C59C-E2C1-4484-8A75-8D08E3827218}"/>
      </w:docPartPr>
      <w:docPartBody>
        <w:p w:rsidR="00E26C8D" w:rsidRDefault="00F1655F" w:rsidP="00F1655F">
          <w:pPr>
            <w:pStyle w:val="890D289F47A5403680EE0AFB7C06BA41"/>
          </w:pPr>
          <w:r w:rsidRPr="00E50826">
            <w:rPr>
              <w:rStyle w:val="Textodelmarcadordeposicin"/>
            </w:rPr>
            <w:t>Haga clic o pulse aquí para escribir texto.</w:t>
          </w:r>
        </w:p>
      </w:docPartBody>
    </w:docPart>
    <w:docPart>
      <w:docPartPr>
        <w:name w:val="67E089F4108C4C00A4FD26830EA0463F"/>
        <w:category>
          <w:name w:val="General"/>
          <w:gallery w:val="placeholder"/>
        </w:category>
        <w:types>
          <w:type w:val="bbPlcHdr"/>
        </w:types>
        <w:behaviors>
          <w:behavior w:val="content"/>
        </w:behaviors>
        <w:guid w:val="{75AE8734-B837-4FF7-B50D-86F2BB354565}"/>
      </w:docPartPr>
      <w:docPartBody>
        <w:p w:rsidR="004614FF" w:rsidRDefault="00E26C8D" w:rsidP="00E26C8D">
          <w:pPr>
            <w:pStyle w:val="67E089F4108C4C00A4FD26830EA0463F"/>
          </w:pPr>
          <w:r w:rsidRPr="00E50826">
            <w:rPr>
              <w:rStyle w:val="Textodelmarcadordeposicin"/>
            </w:rPr>
            <w:t>Haga clic o pulse aquí para escribir texto.</w:t>
          </w:r>
        </w:p>
      </w:docPartBody>
    </w:docPart>
    <w:docPart>
      <w:docPartPr>
        <w:name w:val="12BD6BC3DD5E477B9339B7A4D657A4C3"/>
        <w:category>
          <w:name w:val="General"/>
          <w:gallery w:val="placeholder"/>
        </w:category>
        <w:types>
          <w:type w:val="bbPlcHdr"/>
        </w:types>
        <w:behaviors>
          <w:behavior w:val="content"/>
        </w:behaviors>
        <w:guid w:val="{DFB8C71D-B6EA-47D4-8A9B-66E8CA36D07B}"/>
      </w:docPartPr>
      <w:docPartBody>
        <w:p w:rsidR="007477FF" w:rsidRDefault="005D54A2" w:rsidP="005D54A2">
          <w:pPr>
            <w:pStyle w:val="12BD6BC3DD5E477B9339B7A4D657A4C3"/>
          </w:pPr>
          <w:r w:rsidRPr="000A549E">
            <w:rPr>
              <w:rStyle w:val="Textodelmarcadordeposicin"/>
            </w:rPr>
            <w:t>Haga clic o pulse aquí para escribir texto.</w:t>
          </w:r>
        </w:p>
      </w:docPartBody>
    </w:docPart>
    <w:docPart>
      <w:docPartPr>
        <w:name w:val="583556D149DE4BE19238CD51848AC63F"/>
        <w:category>
          <w:name w:val="General"/>
          <w:gallery w:val="placeholder"/>
        </w:category>
        <w:types>
          <w:type w:val="bbPlcHdr"/>
        </w:types>
        <w:behaviors>
          <w:behavior w:val="content"/>
        </w:behaviors>
        <w:guid w:val="{26AEBB48-4EE6-439F-9E14-7D90B06AD133}"/>
      </w:docPartPr>
      <w:docPartBody>
        <w:p w:rsidR="007477FF" w:rsidRDefault="005D54A2" w:rsidP="005D54A2">
          <w:pPr>
            <w:pStyle w:val="583556D149DE4BE19238CD51848AC63F"/>
          </w:pPr>
          <w:r w:rsidRPr="000A549E">
            <w:rPr>
              <w:rStyle w:val="Textodelmarcadordeposicin"/>
            </w:rPr>
            <w:t>Haga clic o pulse aquí para escribir texto.</w:t>
          </w:r>
        </w:p>
      </w:docPartBody>
    </w:docPart>
    <w:docPart>
      <w:docPartPr>
        <w:name w:val="2173FB8FA33340BAA8596B11735A4B63"/>
        <w:category>
          <w:name w:val="General"/>
          <w:gallery w:val="placeholder"/>
        </w:category>
        <w:types>
          <w:type w:val="bbPlcHdr"/>
        </w:types>
        <w:behaviors>
          <w:behavior w:val="content"/>
        </w:behaviors>
        <w:guid w:val="{43775C57-3F8A-4B16-BD6C-BC5C9E21D574}"/>
      </w:docPartPr>
      <w:docPartBody>
        <w:p w:rsidR="004F11D3" w:rsidRDefault="004D3F89" w:rsidP="004D3F89">
          <w:pPr>
            <w:pStyle w:val="2173FB8FA33340BAA8596B11735A4B63"/>
          </w:pPr>
          <w:r w:rsidRPr="00E50826">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D3A"/>
    <w:rsid w:val="00002705"/>
    <w:rsid w:val="00024CB0"/>
    <w:rsid w:val="000A7D36"/>
    <w:rsid w:val="000C6CB9"/>
    <w:rsid w:val="000F1576"/>
    <w:rsid w:val="00122502"/>
    <w:rsid w:val="00164C33"/>
    <w:rsid w:val="001706F2"/>
    <w:rsid w:val="00196CB9"/>
    <w:rsid w:val="001A4AC6"/>
    <w:rsid w:val="001C3F10"/>
    <w:rsid w:val="001D6AEF"/>
    <w:rsid w:val="001E057A"/>
    <w:rsid w:val="001F1005"/>
    <w:rsid w:val="00216170"/>
    <w:rsid w:val="00217D58"/>
    <w:rsid w:val="002760D9"/>
    <w:rsid w:val="0027648E"/>
    <w:rsid w:val="00277123"/>
    <w:rsid w:val="002A1EB5"/>
    <w:rsid w:val="002B3303"/>
    <w:rsid w:val="002C6B1A"/>
    <w:rsid w:val="002E523C"/>
    <w:rsid w:val="00310E0A"/>
    <w:rsid w:val="003166E2"/>
    <w:rsid w:val="00352895"/>
    <w:rsid w:val="00364D87"/>
    <w:rsid w:val="003875F0"/>
    <w:rsid w:val="003A4211"/>
    <w:rsid w:val="003C3004"/>
    <w:rsid w:val="003E36E4"/>
    <w:rsid w:val="003E3B53"/>
    <w:rsid w:val="003E6B40"/>
    <w:rsid w:val="00412769"/>
    <w:rsid w:val="00423BFA"/>
    <w:rsid w:val="00431CEC"/>
    <w:rsid w:val="004558ED"/>
    <w:rsid w:val="004614FF"/>
    <w:rsid w:val="00466904"/>
    <w:rsid w:val="004733D8"/>
    <w:rsid w:val="00487133"/>
    <w:rsid w:val="0049704A"/>
    <w:rsid w:val="004D3F89"/>
    <w:rsid w:val="004F11D3"/>
    <w:rsid w:val="00503764"/>
    <w:rsid w:val="00541DAD"/>
    <w:rsid w:val="0054798D"/>
    <w:rsid w:val="00550C4B"/>
    <w:rsid w:val="00552FF5"/>
    <w:rsid w:val="00553587"/>
    <w:rsid w:val="00577999"/>
    <w:rsid w:val="00580173"/>
    <w:rsid w:val="00587D1D"/>
    <w:rsid w:val="005D14FB"/>
    <w:rsid w:val="005D54A2"/>
    <w:rsid w:val="005D5AAD"/>
    <w:rsid w:val="005E72A6"/>
    <w:rsid w:val="006050A0"/>
    <w:rsid w:val="00646A22"/>
    <w:rsid w:val="0065264E"/>
    <w:rsid w:val="00676989"/>
    <w:rsid w:val="00694438"/>
    <w:rsid w:val="006976B4"/>
    <w:rsid w:val="006B68D2"/>
    <w:rsid w:val="006D5CD8"/>
    <w:rsid w:val="007004FC"/>
    <w:rsid w:val="00710CD5"/>
    <w:rsid w:val="007323EC"/>
    <w:rsid w:val="007477FF"/>
    <w:rsid w:val="00750D50"/>
    <w:rsid w:val="007B1507"/>
    <w:rsid w:val="007D14DE"/>
    <w:rsid w:val="007F2C53"/>
    <w:rsid w:val="007F4882"/>
    <w:rsid w:val="00862CFC"/>
    <w:rsid w:val="00893AB2"/>
    <w:rsid w:val="008A0114"/>
    <w:rsid w:val="008A2E09"/>
    <w:rsid w:val="008C1AB8"/>
    <w:rsid w:val="008C4CD3"/>
    <w:rsid w:val="008C7436"/>
    <w:rsid w:val="008E4D88"/>
    <w:rsid w:val="00901846"/>
    <w:rsid w:val="00904C6A"/>
    <w:rsid w:val="009263E8"/>
    <w:rsid w:val="00945362"/>
    <w:rsid w:val="00980C5D"/>
    <w:rsid w:val="00992F1F"/>
    <w:rsid w:val="009B63C6"/>
    <w:rsid w:val="009D7D3A"/>
    <w:rsid w:val="009F5BD3"/>
    <w:rsid w:val="00A30DCA"/>
    <w:rsid w:val="00A36A98"/>
    <w:rsid w:val="00A91DAB"/>
    <w:rsid w:val="00AC2A17"/>
    <w:rsid w:val="00AF405C"/>
    <w:rsid w:val="00AF4BB7"/>
    <w:rsid w:val="00B03C2D"/>
    <w:rsid w:val="00B1644B"/>
    <w:rsid w:val="00B27703"/>
    <w:rsid w:val="00B27C94"/>
    <w:rsid w:val="00B319A1"/>
    <w:rsid w:val="00B74F4E"/>
    <w:rsid w:val="00BB3FC1"/>
    <w:rsid w:val="00BE0A44"/>
    <w:rsid w:val="00BE5E75"/>
    <w:rsid w:val="00BF19BE"/>
    <w:rsid w:val="00C31836"/>
    <w:rsid w:val="00C53125"/>
    <w:rsid w:val="00C80D78"/>
    <w:rsid w:val="00C94C8C"/>
    <w:rsid w:val="00CD3CB6"/>
    <w:rsid w:val="00D02EAE"/>
    <w:rsid w:val="00D06DA9"/>
    <w:rsid w:val="00D2118D"/>
    <w:rsid w:val="00D44B87"/>
    <w:rsid w:val="00D73BBD"/>
    <w:rsid w:val="00D824D7"/>
    <w:rsid w:val="00DE12F6"/>
    <w:rsid w:val="00DF08A5"/>
    <w:rsid w:val="00E0352E"/>
    <w:rsid w:val="00E067DA"/>
    <w:rsid w:val="00E26C8D"/>
    <w:rsid w:val="00E54DBC"/>
    <w:rsid w:val="00E97C71"/>
    <w:rsid w:val="00EA2046"/>
    <w:rsid w:val="00EA6102"/>
    <w:rsid w:val="00ED1ED1"/>
    <w:rsid w:val="00ED5BFD"/>
    <w:rsid w:val="00EE21FD"/>
    <w:rsid w:val="00EF5B7B"/>
    <w:rsid w:val="00F06E88"/>
    <w:rsid w:val="00F13B92"/>
    <w:rsid w:val="00F1655F"/>
    <w:rsid w:val="00F276A6"/>
    <w:rsid w:val="00F33036"/>
    <w:rsid w:val="00F90BAC"/>
    <w:rsid w:val="00F9692E"/>
    <w:rsid w:val="00FB4B71"/>
    <w:rsid w:val="00FE13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MX" w:eastAsia="es-MX"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D3F89"/>
    <w:rPr>
      <w:color w:val="666666"/>
    </w:rPr>
  </w:style>
  <w:style w:type="paragraph" w:customStyle="1" w:styleId="EF3CEFBA87494A25BA6A9F62093D1EF0">
    <w:name w:val="EF3CEFBA87494A25BA6A9F62093D1EF0"/>
    <w:rsid w:val="00945362"/>
  </w:style>
  <w:style w:type="paragraph" w:customStyle="1" w:styleId="EFCA3A539D5E4A34974736D227216892">
    <w:name w:val="EFCA3A539D5E4A34974736D227216892"/>
    <w:rsid w:val="0054798D"/>
  </w:style>
  <w:style w:type="paragraph" w:customStyle="1" w:styleId="67E089F4108C4C00A4FD26830EA0463F">
    <w:name w:val="67E089F4108C4C00A4FD26830EA0463F"/>
    <w:rsid w:val="00E26C8D"/>
    <w:pPr>
      <w:spacing w:line="278" w:lineRule="auto"/>
    </w:pPr>
    <w:rPr>
      <w:sz w:val="24"/>
      <w:szCs w:val="24"/>
    </w:rPr>
  </w:style>
  <w:style w:type="paragraph" w:customStyle="1" w:styleId="F71D4B545F2E4752BA78A53F769F1427">
    <w:name w:val="F71D4B545F2E4752BA78A53F769F1427"/>
  </w:style>
  <w:style w:type="paragraph" w:customStyle="1" w:styleId="1F24C49949F14436B10FF2BA7344904F">
    <w:name w:val="1F24C49949F14436B10FF2BA7344904F"/>
  </w:style>
  <w:style w:type="paragraph" w:customStyle="1" w:styleId="3206133AEA7A493FAF005D3543F7D2E8">
    <w:name w:val="3206133AEA7A493FAF005D3543F7D2E8"/>
    <w:rsid w:val="00F1655F"/>
    <w:pPr>
      <w:spacing w:line="278" w:lineRule="auto"/>
    </w:pPr>
    <w:rPr>
      <w:sz w:val="24"/>
      <w:szCs w:val="24"/>
    </w:rPr>
  </w:style>
  <w:style w:type="paragraph" w:customStyle="1" w:styleId="DC9206A79D6C4FC686EA8CC75FE9F7E3">
    <w:name w:val="DC9206A79D6C4FC686EA8CC75FE9F7E3"/>
    <w:rsid w:val="00F1655F"/>
    <w:pPr>
      <w:spacing w:line="278" w:lineRule="auto"/>
    </w:pPr>
    <w:rPr>
      <w:sz w:val="24"/>
      <w:szCs w:val="24"/>
    </w:rPr>
  </w:style>
  <w:style w:type="paragraph" w:customStyle="1" w:styleId="260BB3C8722445BDBF12D4F0D1651316">
    <w:name w:val="260BB3C8722445BDBF12D4F0D1651316"/>
    <w:rsid w:val="00F1655F"/>
    <w:pPr>
      <w:spacing w:line="278" w:lineRule="auto"/>
    </w:pPr>
    <w:rPr>
      <w:sz w:val="24"/>
      <w:szCs w:val="24"/>
    </w:rPr>
  </w:style>
  <w:style w:type="paragraph" w:customStyle="1" w:styleId="0A278FA078D54669BED96934C0ADB6F9">
    <w:name w:val="0A278FA078D54669BED96934C0ADB6F9"/>
    <w:rsid w:val="00F1655F"/>
    <w:pPr>
      <w:spacing w:line="278" w:lineRule="auto"/>
    </w:pPr>
    <w:rPr>
      <w:sz w:val="24"/>
      <w:szCs w:val="24"/>
    </w:rPr>
  </w:style>
  <w:style w:type="paragraph" w:customStyle="1" w:styleId="C68271B456FB432EA6381287A0871B0E">
    <w:name w:val="C68271B456FB432EA6381287A0871B0E"/>
    <w:rsid w:val="00F1655F"/>
    <w:pPr>
      <w:spacing w:line="278" w:lineRule="auto"/>
    </w:pPr>
    <w:rPr>
      <w:sz w:val="24"/>
      <w:szCs w:val="24"/>
    </w:rPr>
  </w:style>
  <w:style w:type="paragraph" w:customStyle="1" w:styleId="675B5505B72F48508235475F23AA5B1F">
    <w:name w:val="675B5505B72F48508235475F23AA5B1F"/>
    <w:rsid w:val="00F1655F"/>
    <w:pPr>
      <w:spacing w:line="278" w:lineRule="auto"/>
    </w:pPr>
    <w:rPr>
      <w:sz w:val="24"/>
      <w:szCs w:val="24"/>
    </w:rPr>
  </w:style>
  <w:style w:type="paragraph" w:customStyle="1" w:styleId="890D289F47A5403680EE0AFB7C06BA41">
    <w:name w:val="890D289F47A5403680EE0AFB7C06BA41"/>
    <w:rsid w:val="00F1655F"/>
    <w:pPr>
      <w:spacing w:line="278" w:lineRule="auto"/>
    </w:pPr>
    <w:rPr>
      <w:sz w:val="24"/>
      <w:szCs w:val="24"/>
    </w:rPr>
  </w:style>
  <w:style w:type="paragraph" w:customStyle="1" w:styleId="12BD6BC3DD5E477B9339B7A4D657A4C3">
    <w:name w:val="12BD6BC3DD5E477B9339B7A4D657A4C3"/>
    <w:rsid w:val="005D54A2"/>
    <w:pPr>
      <w:spacing w:line="278" w:lineRule="auto"/>
    </w:pPr>
    <w:rPr>
      <w:sz w:val="24"/>
      <w:szCs w:val="24"/>
    </w:rPr>
  </w:style>
  <w:style w:type="paragraph" w:customStyle="1" w:styleId="583556D149DE4BE19238CD51848AC63F">
    <w:name w:val="583556D149DE4BE19238CD51848AC63F"/>
    <w:rsid w:val="005D54A2"/>
    <w:pPr>
      <w:spacing w:line="278" w:lineRule="auto"/>
    </w:pPr>
    <w:rPr>
      <w:sz w:val="24"/>
      <w:szCs w:val="24"/>
    </w:rPr>
  </w:style>
  <w:style w:type="paragraph" w:customStyle="1" w:styleId="2173FB8FA33340BAA8596B11735A4B63">
    <w:name w:val="2173FB8FA33340BAA8596B11735A4B63"/>
    <w:rsid w:val="004D3F8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0EAA10-F37A-4EA6-B284-756F738266B7}">
  <we:reference id="wa104382081" version="1.55.1.0" store="es-HN" storeType="OMEX"/>
  <we:alternateReferences>
    <we:reference id="wa104382081" version="1.55.1.0" store="" storeType="OMEX"/>
  </we:alternateReferences>
  <we:properties>
    <we:property name="MENDELEY_BIBLIOGRAPHY_IS_DIRTY" value="false"/>
    <we:property name="MENDELEY_BIBLIOGRAPHY_LAST_MODIFIED" value="1761009154321"/>
    <we:property name="MENDELEY_CITATIONS" value="[{&quot;citationID&quot;:&quot;MENDELEY_CITATION_26b3296d-9e13-47fc-991e-9f9b0c3ed2d7&quot;,&quot;properties&quot;:{&quot;noteIndex&quot;:0},&quot;isEdited&quot;:false,&quot;manualOverride&quot;:{&quot;isManuallyOverridden&quot;:false,&quot;citeprocText&quot;:&quot;(Tremblay et al., 2010)&quot;,&quot;manualOverrideText&quot;:&quot;&quot;},&quot;citationTag&quot;:&quot;MENDELEY_CITATION_v3_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&quot;,&quot;citationItems&quot;:[{&quot;id&quot;:&quot;1ff072c9-4ed8-3040-a2dc-bbc83d99d798&quot;,&quot;itemData&quot;:{&quot;type&quot;:&quot;article-journal&quot;,&quot;id&quot;:&quot;1ff072c9-4ed8-3040-a2dc-bbc83d99d798&quot;,&quot;title&quot;:&quot;Physiological and health implications of a sedentary lifestyle&quot;,&quot;author&quot;:[{&quot;family&quot;:&quot;Tremblay&quot;,&quot;given&quot;:&quot;Mark Stephen&quot;,&quot;parse-names&quot;:false,&quot;dropping-particle&quot;:&quot;&quot;,&quot;non-dropping-particle&quot;:&quot;&quot;},{&quot;family&quot;:&quot;Colley&quot;,&quot;given&quot;:&quot;Rachel Christine&quot;,&quot;parse-names&quot;:false,&quot;dropping-particle&quot;:&quot;&quot;,&quot;non-dropping-particle&quot;:&quot;&quot;},{&quot;family&quot;:&quot;Saunders&quot;,&quot;given&quot;:&quot;Travis John&quot;,&quot;parse-names&quot;:false,&quot;dropping-particle&quot;:&quot;&quot;,&quot;non-dropping-particle&quot;:&quot;&quot;},{&quot;family&quot;:&quot;Healy&quot;,&quot;given&quot;:&quot;Genevieve Nissa&quot;,&quot;parse-names&quot;:false,&quot;dropping-particle&quot;:&quot;&quot;,&quot;non-dropping-particle&quot;:&quot;&quot;},{&quot;family&quot;:&quot;Owen&quot;,&quot;given&quot;:&quot;Neville&quot;,&quot;parse-names&quot;:false,&quot;dropping-particle&quot;:&quot;&quot;,&quot;non-dropping-particle&quot;:&quot;&quot;}],&quot;container-title&quot;:&quot;Applied Physiology, Nutrition and Metabolism&quot;,&quot;DOI&quot;:&quot;10.1139/H10-079&quot;,&quot;ISSN&quot;:&quot;17155312&quot;,&quot;PMID&quot;:&quot;21164543&quot;,&quot;issued&quot;:{&quot;date-parts&quot;:[[2010]]},&quot;page&quot;:&quot;725-740&quot;,&quot;abstract&quot;:&quot;Sedentary behaviour is associated with deleterious health outcomes, which differ from those that can be attributed to a lack of moderate to vigorous physical activity. This has led to the field of \&quot;sedentary physiology\&quot;, which may be considered as separate and distinct from exercise physiology. This paper gives an overview of this emerging area of research and highlights the ways that it differs from traditional exercise physiology. Definitions of key terms associated with the field of sedentary physiology and a review of the self-report and objective methods for assessing sedentary behaviour are provided. Proposed mechanisms of sedentary physiology are examined, and how they differ from those linking physical activity and health are highlighted. Evidence relating to associations of sedentary behaviours with major health outcomes and the population prevalence and correlates of sedentary behaviours are reviewed. Recommendations for future research are proposed.&quot;,&quot;issue&quot;:&quot;6&quot;,&quot;volume&quot;:&quot;35&quot;,&quot;container-title-short&quot;:&quot;&quot;},&quot;isTemporary&quot;:false,&quot;suppress-author&quot;:false,&quot;composite&quot;:false,&quot;author-only&quot;:false}]},{&quot;citationID&quot;:&quot;MENDELEY_CITATION_d86e34d3-48df-4e64-84d0-6341df989606&quot;,&quot;properties&quot;:{&quot;noteIndex&quot;:0},&quot;isEdited&quot;:false,&quot;manualOverride&quot;:{&quot;isManuallyOverridden&quot;:false,&quot;citeprocText&quot;:&quot;(Tremblay et al., 2017)&quot;,&quot;manualOverrideText&quot;:&quot;&quot;},&quot;citationTag&quot;:&quot;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&quot;,&quot;citationItems&quot;:[{&quot;id&quot;:&quot;731b5e76-a280-366a-bc12-6fdad0f6b58e&quot;,&quot;itemData&quot;:{&quot;type&quot;:&quot;article-journal&quot;,&quot;id&quot;:&quot;731b5e76-a280-366a-bc12-6fdad0f6b58e&quot;,&quot;title&quot;:&quot;Sedentary Behavior Research Network (SBRN) - Terminology Consensus Project process and outcome&quot;,&quot;author&quot;:[{&quot;family&quot;:&quot;Tremblay&quot;,&quot;given&quot;:&quot;Mark S.&quot;,&quot;parse-names&quot;:false,&quot;dropping-particle&quot;:&quot;&quot;,&quot;non-dropping-particle&quot;:&quot;&quot;},{&quot;family&quot;:&quot;Aubert&quot;,&quot;given&quot;:&quot;Salomé&quot;,&quot;parse-names&quot;:false,&quot;dropping-particle&quot;:&quot;&quot;,&quot;non-dropping-particle&quot;:&quot;&quot;},{&quot;family&quot;:&quot;Barnes&quot;,&quot;given&quot;:&quot;Joel D.&quot;,&quot;parse-names&quot;:false,&quot;dropping-particle&quot;:&quot;&quot;,&quot;non-dropping-particle&quot;:&quot;&quot;},{&quot;family&quot;:&quot;Saunders&quot;,&quot;given&quot;:&quot;Travis J.&quot;,&quot;parse-names&quot;:false,&quot;dropping-particle&quot;:&quot;&quot;,&quot;non-dropping-particle&quot;:&quot;&quot;},{&quot;family&quot;:&quot;Carson&quot;,&quot;given&quot;:&quot;Valerie&quot;,&quot;parse-names&quot;:false,&quot;dropping-particle&quot;:&quot;&quot;,&quot;non-dropping-particle&quot;:&quot;&quot;},{&quot;family&quot;:&quot;Latimer-Cheung&quot;,&quot;given&quot;:&quot;Amy E.&quot;,&quot;parse-names&quot;:false,&quot;dropping-particle&quot;:&quot;&quot;,&quot;non-dropping-particle&quot;:&quot;&quot;},{&quot;family&quot;:&quot;Chastin&quot;,&quot;given&quot;:&quot;Sebastien F.M.&quot;,&quot;parse-names&quot;:false,&quot;dropping-particle&quot;:&quot;&quot;,&quot;non-dropping-particle&quot;:&quot;&quot;},{&quot;family&quot;:&quot;Altenburg&quot;,&quot;given&quot;:&quot;Teatske M.&quot;,&quot;parse-names&quot;:false,&quot;dropping-particle&quot;:&quot;&quot;,&quot;non-dropping-particle&quot;:&quot;&quot;},{&quot;family&quot;:&quot;Chinapaw&quot;,&quot;given&quot;:&quot;Mai J.M.&quot;,&quot;parse-names&quot;:false,&quot;dropping-particle&quot;:&quot;&quot;,&quot;non-dropping-particle&quot;:&quot;&quot;},{&quot;family&quot;:&quot;Aminian&quot;,&quot;given&quot;:&quot;Saeideh&quot;,&quot;parse-names&quot;:false,&quot;dropping-particle&quot;:&quot;&quot;,&quot;non-dropping-particle&quot;:&quot;&quot;},{&quot;family&quot;:&quot;Arundell&quot;,&quot;given&quot;:&quot;Lauren&quot;,&quot;parse-names&quot;:false,&quot;dropping-particle&quot;:&quot;&quot;,&quot;non-dropping-particle&quot;:&quot;&quot;},{&quot;family&quot;:&quot;Hinkley&quot;,&quot;given&quot;:&quot;Trina&quot;,&quot;parse-names&quot;:false,&quot;dropping-particle&quot;:&quot;&quot;,&quot;non-dropping-particle&quot;:&quot;&quot;},{&quot;family&quot;:&quot;Hnatiuk&quot;,&quot;given&quot;:&quot;Jill&quot;,&quot;parse-names&quot;:false,&quot;dropping-particle&quot;:&quot;&quot;,&quot;non-dropping-particle&quot;:&quot;&quot;},{&quot;family&quot;:&quot;Atkin&quot;,&quot;given&quot;:&quot;Andrew J.&quot;,&quot;parse-names&quot;:false,&quot;dropping-particle&quot;:&quot;&quot;,&quot;non-dropping-particle&quot;:&quot;&quot;},{&quot;family&quot;:&quot;Belanger&quot;,&quot;given&quot;:&quot;Kevin&quot;,&quot;parse-names&quot;:false,&quot;dropping-particle&quot;:&quot;&quot;,&quot;non-dropping-particle&quot;:&quot;&quot;},{&quot;family&quot;:&quot;Chaput&quot;,&quot;given&quot;:&quot;Jean Philippe&quot;,&quot;parse-names&quot;:false,&quot;dropping-particle&quot;:&quot;&quot;,&quot;non-dropping-particle&quot;:&quot;&quot;},{&quot;family&quot;:&quot;Gunnell&quot;,&quot;given&quot;:&quot;Katie&quot;,&quot;parse-names&quot;:false,&quot;dropping-particle&quot;:&quot;&quot;,&quot;non-dropping-particle&quot;:&quot;&quot;},{&quot;family&quot;:&quot;Larouche&quot;,&quot;given&quot;:&quot;Richard&quot;,&quot;parse-names&quot;:false,&quot;dropping-particle&quot;:&quot;&quot;,&quot;non-dropping-particle&quot;:&quot;&quot;},{&quot;family&quot;:&quot;Manyanga&quot;,&quot;given&quot;:&quot;Taru&quot;,&quot;parse-names&quot;:false,&quot;dropping-particle&quot;:&quot;&quot;,&quot;non-dropping-particle&quot;:&quot;&quot;},{&quot;family&quot;:&quot;Gibbs&quot;,&quot;given&quot;:&quot;Bethany Barone&quot;,&quot;parse-names&quot;:false,&quot;dropping-particle&quot;:&quot;&quot;,&quot;non-dropping-particle&quot;:&quot;&quot;},{&quot;family&quot;:&quot;Bassett-Gunter&quot;,&quot;given&quot;:&quot;Rebecca&quot;,&quot;parse-names&quot;:false,&quot;dropping-particle&quot;:&quot;&quot;,&quot;non-dropping-particle&quot;:&quot;&quot;},{&quot;family&quot;:&quot;Biddle&quot;,&quot;given&quot;:&quot;Stuart&quot;,&quot;parse-names&quot;:false,&quot;dropping-particle&quot;:&quot;&quot;,&quot;non-dropping-particle&quot;:&quot;&quot;},{&quot;family&quot;:&quot;Biswas&quot;,&quot;given&quot;:&quot;Aviroop&quot;,&quot;parse-names&quot;:false,&quot;dropping-particle&quot;:&quot;&quot;,&quot;non-dropping-particle&quot;:&quot;&quot;},{&quot;family&quot;:&quot;Chau&quot;,&quot;given&quot;:&quot;Josephine&quot;,&quot;parse-names&quot;:false,&quot;dropping-particle&quot;:&quot;&quot;,&quot;non-dropping-particle&quot;:&quot;&quot;},{&quot;family&quot;:&quot;Colley&quot;,&quot;given&quot;:&quot;Rachel&quot;,&quot;parse-names&quot;:false,&quot;dropping-particle&quot;:&quot;&quot;,&quot;non-dropping-particle&quot;:&quot;&quot;},{&quot;family&quot;:&quot;Coppinger&quot;,&quot;given&quot;:&quot;Tara&quot;,&quot;parse-names&quot;:false,&quot;dropping-particle&quot;:&quot;&quot;,&quot;non-dropping-particle&quot;:&quot;&quot;},{&quot;family&quot;:&quot;Craven&quot;,&quot;given&quot;:&quot;Catharine&quot;,&quot;parse-names&quot;:false,&quot;dropping-particle&quot;:&quot;&quot;,&quot;non-dropping-particle&quot;:&quot;&quot;},{&quot;family&quot;:&quot;Cristi-Montero&quot;,&quot;given&quot;:&quot;Carlos&quot;,&quot;parse-names&quot;:false,&quot;dropping-particle&quot;:&quot;&quot;,&quot;non-dropping-particle&quot;:&quot;&quot;},{&quot;family&quot;:&quot;Assis Teles Santos&quot;,&quot;given&quot;:&quot;Douglas&quot;,&quot;parse-names&quot;:false,&quot;dropping-particle&quot;:&quot;&quot;,&quot;non-dropping-particle&quot;:&quot;de&quot;},{&quot;family&quot;:&quot;Pozo Cruz&quot;,&quot;given&quot;:&quot;Borja&quot;,&quot;parse-names&quot;:false,&quot;dropping-particle&quot;:&quot;&quot;,&quot;non-dropping-particle&quot;:&quot;del&quot;},{&quot;family&quot;:&quot;Pozo-Cruz&quot;,&quot;given&quot;:&quot;Jesus&quot;,&quot;parse-names&quot;:false,&quot;dropping-particle&quot;:&quot;&quot;,&quot;non-dropping-particle&quot;:&quot;del&quot;},{&quot;family&quot;:&quot;Dempsey&quot;,&quot;given&quot;:&quot;Paddy&quot;,&quot;parse-names&quot;:false,&quot;dropping-particle&quot;:&quot;&quot;,&quot;non-dropping-particle&quot;:&quot;&quot;},{&quot;family&quot;:&quot;Carmo Santos Gonçalves&quot;,&quot;given&quot;:&quot;Ricardo Filipe&quot;,&quot;parse-names&quot;:false,&quot;dropping-particle&quot;:&quot;&quot;,&quot;non-dropping-particle&quot;:&quot;do&quot;},{&quot;family&quot;:&quot;Ekelund&quot;,&quot;given&quot;:&quot;Ulf&quot;,&quot;parse-names&quot;:false,&quot;dropping-particle&quot;:&quot;&quot;,&quot;non-dropping-particle&quot;:&quot;&quot;},{&quot;family&quot;:&quot;Ellingson&quot;,&quot;given&quot;:&quot;Laura&quot;,&quot;parse-names&quot;:false,&quot;dropping-particle&quot;:&quot;&quot;,&quot;non-dropping-particle&quot;:&quot;&quot;},{&quot;family&quot;:&quot;Ezeugwu&quot;,&quot;given&quot;:&quot;Victor&quot;,&quot;parse-names&quot;:false,&quot;dropping-particle&quot;:&quot;&quot;,&quot;non-dropping-particle&quot;:&quot;&quot;},{&quot;family&quot;:&quot;Fitzsimons&quot;,&quot;given&quot;:&quot;Claire&quot;,&quot;parse-names&quot;:false,&quot;dropping-particle&quot;:&quot;&quot;,&quot;non-dropping-particle&quot;:&quot;&quot;},{&quot;family&quot;:&quot;Florez-Pregonero&quot;,&quot;given&quot;:&quot;Alberto&quot;,&quot;parse-names&quot;:false,&quot;dropping-particle&quot;:&quot;&quot;,&quot;non-dropping-particle&quot;:&quot;&quot;},{&quot;family&quot;:&quot;Friel&quot;,&quot;given&quot;:&quot;Ciarán P.&quot;,&quot;parse-names&quot;:false,&quot;dropping-particle&quot;:&quot;&quot;,&quot;non-dropping-particle&quot;:&quot;&quot;},{&quot;family&quot;:&quot;Fröberg&quot;,&quot;given&quot;:&quot;Andreas&quot;,&quot;parse-names&quot;:false,&quot;dropping-particle&quot;:&quot;&quot;,&quot;non-dropping-particle&quot;:&quot;&quot;},{&quot;family&quot;:&quot;Giangregorio&quot;,&quot;given&quot;:&quot;Lora&quot;,&quot;parse-names&quot;:false,&quot;dropping-particle&quot;:&quot;&quot;,&quot;non-dropping-particle&quot;:&quot;&quot;},{&quot;family&quot;:&quot;Godin&quot;,&quot;given&quot;:&quot;Linda&quot;,&quot;parse-names&quot;:false,&quot;dropping-particle&quot;:&quot;&quot;,&quot;non-dropping-particle&quot;:&quot;&quot;},{&quot;family&quot;:&quot;Halloway&quot;,&quot;given&quot;:&quot;Shannon&quot;,&quot;parse-names&quot;:false,&quot;dropping-particle&quot;:&quot;&quot;,&quot;non-dropping-particle&quot;:&quot;&quot;},{&quot;family&quot;:&quot;Husu&quot;,&quot;given&quot;:&quot;Pauliina&quot;,&quot;parse-names&quot;:false,&quot;dropping-particle&quot;:&quot;&quot;,&quot;non-dropping-particle&quot;:&quot;&quot;},{&quot;family&quot;:&quot;Kadir&quot;,&quot;given&quot;:&quot;Mohammad&quot;,&quot;parse-names&quot;:false,&quot;dropping-particle&quot;:&quot;&quot;,&quot;non-dropping-particle&quot;:&quot;&quot;},{&quot;family&quot;:&quot;Karagounis&quot;,&quot;given&quot;:&quot;Leonidas G.&quot;,&quot;parse-names&quot;:false,&quot;dropping-particle&quot;:&quot;&quot;,&quot;non-dropping-particle&quot;:&quot;&quot;},{&quot;family&quot;:&quot;Koster&quot;,&quot;given&quot;:&quot;Annemarie&quot;,&quot;parse-names&quot;:false,&quot;dropping-particle&quot;:&quot;&quot;,&quot;non-dropping-particle&quot;:&quot;&quot;},{&quot;family&quot;:&quot;Lakerveld&quot;,&quot;given&quot;:&quot;Jeroen&quot;,&quot;parse-names&quot;:false,&quot;dropping-particle&quot;:&quot;&quot;,&quot;non-dropping-particle&quot;:&quot;&quot;},{&quot;family&quot;:&quot;Lamb&quot;,&quot;given&quot;:&quot;Martin&quot;,&quot;parse-names&quot;:false,&quot;dropping-particle&quot;:&quot;&quot;,&quot;non-dropping-particle&quot;:&quot;&quot;},{&quot;family&quot;:&quot;LeBlanc&quot;,&quot;given&quot;:&quot;Allana G.&quot;,&quot;parse-names&quot;:false,&quot;dropping-particle&quot;:&quot;&quot;,&quot;non-dropping-particle&quot;:&quot;&quot;},{&quot;family&quot;:&quot;Lee&quot;,&quot;given&quot;:&quot;Eun Young&quot;,&quot;parse-names&quot;:false,&quot;dropping-particle&quot;:&quot;&quot;,&quot;non-dropping-particle&quot;:&quot;&quot;},{&quot;family&quot;:&quot;Lee&quot;,&quot;given&quot;:&quot;Paul&quot;,&quot;parse-names&quot;:false,&quot;dropping-particle&quot;:&quot;&quot;,&quot;non-dropping-particle&quot;:&quot;&quot;},{&quot;family&quot;:&quot;Lopes&quot;,&quot;given&quot;:&quot;Luis&quot;,&quot;parse-names&quot;:false,&quot;dropping-particle&quot;:&quot;&quot;,&quot;non-dropping-particle&quot;:&quot;&quot;},{&quot;family&quot;:&quot;Manns&quot;,&quot;given&quot;:&quot;Trish&quot;,&quot;parse-names&quot;:false,&quot;dropping-particle&quot;:&quot;&quot;,&quot;non-dropping-particle&quot;:&quot;&quot;},{&quot;family&quot;:&quot;Ginis&quot;,&quot;given&quot;:&quot;Kathleen Martin&quot;,&quot;parse-names&quot;:false,&quot;dropping-particle&quot;:&quot;&quot;,&quot;non-dropping-particle&quot;:&quot;&quot;},{&quot;family&quot;:&quot;McVeigh&quot;,&quot;given&quot;:&quot;Joanne&quot;,&quot;parse-names&quot;:false,&quot;dropping-particle&quot;:&quot;&quot;,&quot;non-dropping-particle&quot;:&quot;&quot;},{&quot;family&quot;:&quot;Meneguci&quot;,&quot;given&quot;:&quot;Joilson&quot;,&quot;parse-names&quot;:false,&quot;dropping-particle&quot;:&quot;&quot;,&quot;non-dropping-particle&quot;:&quot;&quot;},{&quot;family&quot;:&quot;Moreira&quot;,&quot;given&quot;:&quot;Carla&quot;,&quot;parse-names&quot;:false,&quot;dropping-particle&quot;:&quot;&quot;,&quot;non-dropping-particle&quot;:&quot;&quot;},{&quot;family&quot;:&quot;Murtagh&quot;,&quot;given&quot;:&quot;Elaine&quot;,&quot;parse-names&quot;:false,&quot;dropping-particle&quot;:&quot;&quot;,&quot;non-dropping-particle&quot;:&quot;&quot;},{&quot;family&quot;:&quot;Patterson&quot;,&quot;given&quot;:&quot;Freda&quot;,&quot;parse-names&quot;:false,&quot;dropping-particle&quot;:&quot;&quot;,&quot;non-dropping-particle&quot;:&quot;&quot;},{&quot;family&quot;:&quot;Silva&quot;,&quot;given&quot;:&quot;Danilo Rodrigues Pereira&quot;,&quot;parse-names&quot;:false,&quot;dropping-particle&quot;:&quot;&quot;,&quot;non-dropping-particle&quot;:&quot;da&quot;},{&quot;family&quot;:&quot;Pesola&quot;,&quot;given&quot;:&quot;Arto J.&quot;,&quot;parse-names&quot;:false,&quot;dropping-particle&quot;:&quot;&quot;,&quot;non-dropping-particle&quot;:&quot;&quot;},{&quot;family&quot;:&quot;Peterson&quot;,&quot;given&quot;:&quot;Neil&quot;,&quot;parse-names&quot;:false,&quot;dropping-particle&quot;:&quot;&quot;,&quot;non-dropping-particle&quot;:&quot;&quot;},{&quot;family&quot;:&quot;Pettitt&quot;,&quot;given&quot;:&quot;Cherie&quot;,&quot;parse-names&quot;:false,&quot;dropping-particle&quot;:&quot;&quot;,&quot;non-dropping-particle&quot;:&quot;&quot;},{&quot;family&quot;:&quot;Pilutti&quot;,&quot;given&quot;:&quot;Lara&quot;,&quot;parse-names&quot;:false,&quot;dropping-particle&quot;:&quot;&quot;,&quot;non-dropping-particle&quot;:&quot;&quot;},{&quot;family&quot;:&quot;Pereira&quot;,&quot;given&quot;:&quot;Snehal Pinto&quot;,&quot;parse-names&quot;:false,&quot;dropping-particle&quot;:&quot;&quot;,&quot;non-dropping-particle&quot;:&quot;&quot;},{&quot;family&quot;:&quot;Poitras&quot;,&quot;given&quot;:&quot;Veronica&quot;,&quot;parse-names&quot;:false,&quot;dropping-particle&quot;:&quot;&quot;,&quot;non-dropping-particle&quot;:&quot;&quot;},{&quot;family&quot;:&quot;Prince&quot;,&quot;given&quot;:&quot;Stephanie&quot;,&quot;parse-names&quot;:false,&quot;dropping-particle&quot;:&quot;&quot;,&quot;non-dropping-particle&quot;:&quot;&quot;},{&quot;family&quot;:&quot;Rathod&quot;,&quot;given&quot;:&quot;Apoorva&quot;,&quot;parse-names&quot;:false,&quot;dropping-particle&quot;:&quot;&quot;,&quot;non-dropping-particle&quot;:&quot;&quot;},{&quot;family&quot;:&quot;Rivière&quot;,&quot;given&quot;:&quot;Fabien&quot;,&quot;parse-names&quot;:false,&quot;dropping-particle&quot;:&quot;&quot;,&quot;non-dropping-particle&quot;:&quot;&quot;},{&quot;family&quot;:&quot;Rosenkranz&quot;,&quot;given&quot;:&quot;Sara&quot;,&quot;parse-names&quot;:false,&quot;dropping-particle&quot;:&quot;&quot;,&quot;non-dropping-particle&quot;:&quot;&quot;},{&quot;family&quot;:&quot;Routhier&quot;,&quot;given&quot;:&quot;François&quot;,&quot;parse-names&quot;:false,&quot;dropping-particle&quot;:&quot;&quot;,&quot;non-dropping-particle&quot;:&quot;&quot;},{&quot;family&quot;:&quot;Santos&quot;,&quot;given&quot;:&quot;Rute&quot;,&quot;parse-names&quot;:false,&quot;dropping-particle&quot;:&quot;&quot;,&quot;non-dropping-particle&quot;:&quot;&quot;},{&quot;family&quot;:&quot;Smith&quot;,&quot;given&quot;:&quot;Brett&quot;,&quot;parse-names&quot;:false,&quot;dropping-particle&quot;:&quot;&quot;,&quot;non-dropping-particle&quot;:&quot;&quot;},{&quot;family&quot;:&quot;Theou&quot;,&quot;given&quot;:&quot;Olga&quot;,&quot;parse-names&quot;:false,&quot;dropping-particle&quot;:&quot;&quot;,&quot;non-dropping-particle&quot;:&quot;&quot;},{&quot;family&quot;:&quot;Tomasone&quot;,&quot;given&quot;:&quot;Jennifer&quot;,&quot;parse-names&quot;:false,&quot;dropping-particle&quot;:&quot;&quot;,&quot;non-dropping-particle&quot;:&quot;&quot;},{&quot;family&quot;:&quot;Tucker&quot;,&quot;given&quot;:&quot;Patricia&quot;,&quot;parse-names&quot;:false,&quot;dropping-particle&quot;:&quot;&quot;,&quot;non-dropping-particle&quot;:&quot;&quot;},{&quot;family&quot;:&quot;Meyer&quot;,&quot;given&quot;:&quot;Renée Umstattd&quot;,&quot;parse-names&quot;:false,&quot;dropping-particle&quot;:&quot;&quot;,&quot;non-dropping-particle&quot;:&quot;&quot;},{&quot;family&quot;:&quot;Ploeg&quot;,&quot;given&quot;:&quot;Hidde&quot;,&quot;parse-names&quot;:false,&quot;dropping-particle&quot;:&quot;&quot;,&quot;non-dropping-particle&quot;:&quot;van der&quot;},{&quot;family&quot;:&quot;Villalobos&quot;,&quot;given&quot;:&quot;Tania&quot;,&quot;parse-names&quot;:false,&quot;dropping-particle&quot;:&quot;&quot;,&quot;non-dropping-particle&quot;:&quot;&quot;},{&quot;family&quot;:&quot;Viren&quot;,&quot;given&quot;:&quot;Toni&quot;,&quot;parse-names&quot;:false,&quot;dropping-particle&quot;:&quot;&quot;,&quot;non-dropping-particle&quot;:&quot;&quot;},{&quot;family&quot;:&quot;Wallmann-Sperlich&quot;,&quot;given&quot;:&quot;Birgit&quot;,&quot;parse-names&quot;:false,&quot;dropping-particle&quot;:&quot;&quot;,&quot;non-dropping-particle&quot;:&quot;&quot;},{&quot;family&quot;:&quot;Wijndaele&quot;,&quot;given&quot;:&quot;Katrien&quot;,&quot;parse-names&quot;:false,&quot;dropping-particle&quot;:&quot;&quot;,&quot;non-dropping-particle&quot;:&quot;&quot;},{&quot;family&quot;:&quot;Wondergem&quot;,&quot;given&quot;:&quot;Roderick&quot;,&quot;parse-names&quot;:false,&quot;dropping-particle&quot;:&quot;&quot;,&quot;non-dropping-particle&quot;:&quot;&quot;}],&quot;container-title&quot;:&quot;International Journal of Behavioral Nutrition and Physical Activity&quot;,&quot;DOI&quot;:&quot;10.1186/s12966-017-0525-8&quot;,&quot;ISSN&quot;:&quot;14795868&quot;,&quot;PMID&quot;:&quot;28599680&quot;,&quot;issued&quot;:{&quot;date-parts&quot;:[[2017,6,10]]},&quot;abstract&quot;:&quot;Background: The prominence of sedentary behavior research in health science has grown rapidly. With this growth there is increasing urgency for clear, common and accepted terminology and definitions. Such standardization is difficult to achieve, especially across multi-disciplinary researchers, practitioners, and industries. The Sedentary Behavior Research Network (SBRN) undertook a Terminology Consensus Project to address this need. Method: First, a literature review was completed to identify key terms in sedentary behavior research. These key terms were then reviewed and modified by a Steering Committee formed by SBRN. Next, SBRN members were invited to contribute to this project and interested participants reviewed and provided feedback on the proposed list of terms and draft definitions through an online survey. Finally, a conceptual model and consensus definitions (including caveats and examples for all age groups and functional abilities) were finalized based on the feedback received from the 87 SBRN member participants who responded to the original invitation and survey. Results: Consensus definitions for the terms physical inactivity, stationary behavior, sedentary behavior, standing, screen time, non-screen-based sedentary time, sitting, reclining, lying, sedentary behavior pattern, as well as how the terms bouts, breaks, and interruptions should be used in this context are provided. Conclusion: It is hoped that the definitions resulting from this comprehensive, transparent, and broad-based participatory process will result in standardized terminology that is widely supported and adopted, thereby advancing future research, interventions, policies, and practices related to sedentary behaviors.&quot;,&quot;publisher&quot;:&quot;BioMed Central Ltd.&quot;,&quot;issue&quot;:&quot;1&quot;,&quot;volume&quot;:&quot;14&quot;,&quot;container-title-short&quot;:&quot;&quot;},&quot;isTemporary&quot;:false,&quot;suppress-author&quot;:false,&quot;composite&quot;:false,&quot;author-only&quot;:false}]},{&quot;citationID&quot;:&quot;MENDELEY_CITATION_cfad53d3-5e29-4496-a274-5171000608af&quot;,&quot;properties&quot;:{&quot;noteIndex&quot;:0},&quot;isEdited&quot;:false,&quot;manualOverride&quot;:{&quot;isManuallyOverridden&quot;:true,&quot;citeprocText&quot;:&quot;(Tremblay et al., 2017)&quot;,&quot;manualOverrideText&quot;:&quot;.&quot;},&quot;citationTag&quot;:&quot;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&quot;,&quot;citationItems&quot;:[{&quot;id&quot;:&quot;731b5e76-a280-366a-bc12-6fdad0f6b58e&quot;,&quot;itemData&quot;:{&quot;type&quot;:&quot;article-journal&quot;,&quot;id&quot;:&quot;731b5e76-a280-366a-bc12-6fdad0f6b58e&quot;,&quot;title&quot;:&quot;Sedentary Behavior Research Network (SBRN) - Terminology Consensus Project process and outcome&quot;,&quot;author&quot;:[{&quot;family&quot;:&quot;Tremblay&quot;,&quot;given&quot;:&quot;Mark S.&quot;,&quot;parse-names&quot;:false,&quot;dropping-particle&quot;:&quot;&quot;,&quot;non-dropping-particle&quot;:&quot;&quot;},{&quot;family&quot;:&quot;Aubert&quot;,&quot;given&quot;:&quot;Salomé&quot;,&quot;parse-names&quot;:false,&quot;dropping-particle&quot;:&quot;&quot;,&quot;non-dropping-particle&quot;:&quot;&quot;},{&quot;family&quot;:&quot;Barnes&quot;,&quot;given&quot;:&quot;Joel D.&quot;,&quot;parse-names&quot;:false,&quot;dropping-particle&quot;:&quot;&quot;,&quot;non-dropping-particle&quot;:&quot;&quot;},{&quot;family&quot;:&quot;Saunders&quot;,&quot;given&quot;:&quot;Travis J.&quot;,&quot;parse-names&quot;:false,&quot;dropping-particle&quot;:&quot;&quot;,&quot;non-dropping-particle&quot;:&quot;&quot;},{&quot;family&quot;:&quot;Carson&quot;,&quot;given&quot;:&quot;Valerie&quot;,&quot;parse-names&quot;:false,&quot;dropping-particle&quot;:&quot;&quot;,&quot;non-dropping-particle&quot;:&quot;&quot;},{&quot;family&quot;:&quot;Latimer-Cheung&quot;,&quot;given&quot;:&quot;Amy E.&quot;,&quot;parse-names&quot;:false,&quot;dropping-particle&quot;:&quot;&quot;,&quot;non-dropping-particle&quot;:&quot;&quot;},{&quot;family&quot;:&quot;Chastin&quot;,&quot;given&quot;:&quot;Sebastien F.M.&quot;,&quot;parse-names&quot;:false,&quot;dropping-particle&quot;:&quot;&quot;,&quot;non-dropping-particle&quot;:&quot;&quot;},{&quot;family&quot;:&quot;Altenburg&quot;,&quot;given&quot;:&quot;Teatske M.&quot;,&quot;parse-names&quot;:false,&quot;dropping-particle&quot;:&quot;&quot;,&quot;non-dropping-particle&quot;:&quot;&quot;},{&quot;family&quot;:&quot;Chinapaw&quot;,&quot;given&quot;:&quot;Mai J.M.&quot;,&quot;parse-names&quot;:false,&quot;dropping-particle&quot;:&quot;&quot;,&quot;non-dropping-particle&quot;:&quot;&quot;},{&quot;family&quot;:&quot;Aminian&quot;,&quot;given&quot;:&quot;Saeideh&quot;,&quot;parse-names&quot;:false,&quot;dropping-particle&quot;:&quot;&quot;,&quot;non-dropping-particle&quot;:&quot;&quot;},{&quot;family&quot;:&quot;Arundell&quot;,&quot;given&quot;:&quot;Lauren&quot;,&quot;parse-names&quot;:false,&quot;dropping-particle&quot;:&quot;&quot;,&quot;non-dropping-particle&quot;:&quot;&quot;},{&quot;family&quot;:&quot;Hinkley&quot;,&quot;given&quot;:&quot;Trina&quot;,&quot;parse-names&quot;:false,&quot;dropping-particle&quot;:&quot;&quot;,&quot;non-dropping-particle&quot;:&quot;&quot;},{&quot;family&quot;:&quot;Hnatiuk&quot;,&quot;given&quot;:&quot;Jill&quot;,&quot;parse-names&quot;:false,&quot;dropping-particle&quot;:&quot;&quot;,&quot;non-dropping-particle&quot;:&quot;&quot;},{&quot;family&quot;:&quot;Atkin&quot;,&quot;given&quot;:&quot;Andrew J.&quot;,&quot;parse-names&quot;:false,&quot;dropping-particle&quot;:&quot;&quot;,&quot;non-dropping-particle&quot;:&quot;&quot;},{&quot;family&quot;:&quot;Belanger&quot;,&quot;given&quot;:&quot;Kevin&quot;,&quot;parse-names&quot;:false,&quot;dropping-particle&quot;:&quot;&quot;,&quot;non-dropping-particle&quot;:&quot;&quot;},{&quot;family&quot;:&quot;Chaput&quot;,&quot;given&quot;:&quot;Jean Philippe&quot;,&quot;parse-names&quot;:false,&quot;dropping-particle&quot;:&quot;&quot;,&quot;non-dropping-particle&quot;:&quot;&quot;},{&quot;family&quot;:&quot;Gunnell&quot;,&quot;given&quot;:&quot;Katie&quot;,&quot;parse-names&quot;:false,&quot;dropping-particle&quot;:&quot;&quot;,&quot;non-dropping-particle&quot;:&quot;&quot;},{&quot;family&quot;:&quot;Larouche&quot;,&quot;given&quot;:&quot;Richard&quot;,&quot;parse-names&quot;:false,&quot;dropping-particle&quot;:&quot;&quot;,&quot;non-dropping-particle&quot;:&quot;&quot;},{&quot;family&quot;:&quot;Manyanga&quot;,&quot;given&quot;:&quot;Taru&quot;,&quot;parse-names&quot;:false,&quot;dropping-particle&quot;:&quot;&quot;,&quot;non-dropping-particle&quot;:&quot;&quot;},{&quot;family&quot;:&quot;Gibbs&quot;,&quot;given&quot;:&quot;Bethany Barone&quot;,&quot;parse-names&quot;:false,&quot;dropping-particle&quot;:&quot;&quot;,&quot;non-dropping-particle&quot;:&quot;&quot;},{&quot;family&quot;:&quot;Bassett-Gunter&quot;,&quot;given&quot;:&quot;Rebecca&quot;,&quot;parse-names&quot;:false,&quot;dropping-particle&quot;:&quot;&quot;,&quot;non-dropping-particle&quot;:&quot;&quot;},{&quot;family&quot;:&quot;Biddle&quot;,&quot;given&quot;:&quot;Stuart&quot;,&quot;parse-names&quot;:false,&quot;dropping-particle&quot;:&quot;&quot;,&quot;non-dropping-particle&quot;:&quot;&quot;},{&quot;family&quot;:&quot;Biswas&quot;,&quot;given&quot;:&quot;Aviroop&quot;,&quot;parse-names&quot;:false,&quot;dropping-particle&quot;:&quot;&quot;,&quot;non-dropping-particle&quot;:&quot;&quot;},{&quot;family&quot;:&quot;Chau&quot;,&quot;given&quot;:&quot;Josephine&quot;,&quot;parse-names&quot;:false,&quot;dropping-particle&quot;:&quot;&quot;,&quot;non-dropping-particle&quot;:&quot;&quot;},{&quot;family&quot;:&quot;Colley&quot;,&quot;given&quot;:&quot;Rachel&quot;,&quot;parse-names&quot;:false,&quot;dropping-particle&quot;:&quot;&quot;,&quot;non-dropping-particle&quot;:&quot;&quot;},{&quot;family&quot;:&quot;Coppinger&quot;,&quot;given&quot;:&quot;Tara&quot;,&quot;parse-names&quot;:false,&quot;dropping-particle&quot;:&quot;&quot;,&quot;non-dropping-particle&quot;:&quot;&quot;},{&quot;family&quot;:&quot;Craven&quot;,&quot;given&quot;:&quot;Catharine&quot;,&quot;parse-names&quot;:false,&quot;dropping-particle&quot;:&quot;&quot;,&quot;non-dropping-particle&quot;:&quot;&quot;},{&quot;family&quot;:&quot;Cristi-Montero&quot;,&quot;given&quot;:&quot;Carlos&quot;,&quot;parse-names&quot;:false,&quot;dropping-particle&quot;:&quot;&quot;,&quot;non-dropping-particle&quot;:&quot;&quot;},{&quot;family&quot;:&quot;Assis Teles Santos&quot;,&quot;given&quot;:&quot;Douglas&quot;,&quot;parse-names&quot;:false,&quot;dropping-particle&quot;:&quot;&quot;,&quot;non-dropping-particle&quot;:&quot;de&quot;},{&quot;family&quot;:&quot;Pozo Cruz&quot;,&quot;given&quot;:&quot;Borja&quot;,&quot;parse-names&quot;:false,&quot;dropping-particle&quot;:&quot;&quot;,&quot;non-dropping-particle&quot;:&quot;del&quot;},{&quot;family&quot;:&quot;Pozo-Cruz&quot;,&quot;given&quot;:&quot;Jesus&quot;,&quot;parse-names&quot;:false,&quot;dropping-particle&quot;:&quot;&quot;,&quot;non-dropping-particle&quot;:&quot;del&quot;},{&quot;family&quot;:&quot;Dempsey&quot;,&quot;given&quot;:&quot;Paddy&quot;,&quot;parse-names&quot;:false,&quot;dropping-particle&quot;:&quot;&quot;,&quot;non-dropping-particle&quot;:&quot;&quot;},{&quot;family&quot;:&quot;Carmo Santos Gonçalves&quot;,&quot;given&quot;:&quot;Ricardo Filipe&quot;,&quot;parse-names&quot;:false,&quot;dropping-particle&quot;:&quot;&quot;,&quot;non-dropping-particle&quot;:&quot;do&quot;},{&quot;family&quot;:&quot;Ekelund&quot;,&quot;given&quot;:&quot;Ulf&quot;,&quot;parse-names&quot;:false,&quot;dropping-particle&quot;:&quot;&quot;,&quot;non-dropping-particle&quot;:&quot;&quot;},{&quot;family&quot;:&quot;Ellingson&quot;,&quot;given&quot;:&quot;Laura&quot;,&quot;parse-names&quot;:false,&quot;dropping-particle&quot;:&quot;&quot;,&quot;non-dropping-particle&quot;:&quot;&quot;},{&quot;family&quot;:&quot;Ezeugwu&quot;,&quot;given&quot;:&quot;Victor&quot;,&quot;parse-names&quot;:false,&quot;dropping-particle&quot;:&quot;&quot;,&quot;non-dropping-particle&quot;:&quot;&quot;},{&quot;family&quot;:&quot;Fitzsimons&quot;,&quot;given&quot;:&quot;Claire&quot;,&quot;parse-names&quot;:false,&quot;dropping-particle&quot;:&quot;&quot;,&quot;non-dropping-particle&quot;:&quot;&quot;},{&quot;family&quot;:&quot;Florez-Pregonero&quot;,&quot;given&quot;:&quot;Alberto&quot;,&quot;parse-names&quot;:false,&quot;dropping-particle&quot;:&quot;&quot;,&quot;non-dropping-particle&quot;:&quot;&quot;},{&quot;family&quot;:&quot;Friel&quot;,&quot;given&quot;:&quot;Ciarán P.&quot;,&quot;parse-names&quot;:false,&quot;dropping-particle&quot;:&quot;&quot;,&quot;non-dropping-particle&quot;:&quot;&quot;},{&quot;family&quot;:&quot;Fröberg&quot;,&quot;given&quot;:&quot;Andreas&quot;,&quot;parse-names&quot;:false,&quot;dropping-particle&quot;:&quot;&quot;,&quot;non-dropping-particle&quot;:&quot;&quot;},{&quot;family&quot;:&quot;Giangregorio&quot;,&quot;given&quot;:&quot;Lora&quot;,&quot;parse-names&quot;:false,&quot;dropping-particle&quot;:&quot;&quot;,&quot;non-dropping-particle&quot;:&quot;&quot;},{&quot;family&quot;:&quot;Godin&quot;,&quot;given&quot;:&quot;Linda&quot;,&quot;parse-names&quot;:false,&quot;dropping-particle&quot;:&quot;&quot;,&quot;non-dropping-particle&quot;:&quot;&quot;},{&quot;family&quot;:&quot;Halloway&quot;,&quot;given&quot;:&quot;Shannon&quot;,&quot;parse-names&quot;:false,&quot;dropping-particle&quot;:&quot;&quot;,&quot;non-dropping-particle&quot;:&quot;&quot;},{&quot;family&quot;:&quot;Husu&quot;,&quot;given&quot;:&quot;Pauliina&quot;,&quot;parse-names&quot;:false,&quot;dropping-particle&quot;:&quot;&quot;,&quot;non-dropping-particle&quot;:&quot;&quot;},{&quot;family&quot;:&quot;Kadir&quot;,&quot;given&quot;:&quot;Mohammad&quot;,&quot;parse-names&quot;:false,&quot;dropping-particle&quot;:&quot;&quot;,&quot;non-dropping-particle&quot;:&quot;&quot;},{&quot;family&quot;:&quot;Karagounis&quot;,&quot;given&quot;:&quot;Leonidas G.&quot;,&quot;parse-names&quot;:false,&quot;dropping-particle&quot;:&quot;&quot;,&quot;non-dropping-particle&quot;:&quot;&quot;},{&quot;family&quot;:&quot;Koster&quot;,&quot;given&quot;:&quot;Annemarie&quot;,&quot;parse-names&quot;:false,&quot;dropping-particle&quot;:&quot;&quot;,&quot;non-dropping-particle&quot;:&quot;&quot;},{&quot;family&quot;:&quot;Lakerveld&quot;,&quot;given&quot;:&quot;Jeroen&quot;,&quot;parse-names&quot;:false,&quot;dropping-particle&quot;:&quot;&quot;,&quot;non-dropping-particle&quot;:&quot;&quot;},{&quot;family&quot;:&quot;Lamb&quot;,&quot;given&quot;:&quot;Martin&quot;,&quot;parse-names&quot;:false,&quot;dropping-particle&quot;:&quot;&quot;,&quot;non-dropping-particle&quot;:&quot;&quot;},{&quot;family&quot;:&quot;LeBlanc&quot;,&quot;given&quot;:&quot;Allana G.&quot;,&quot;parse-names&quot;:false,&quot;dropping-particle&quot;:&quot;&quot;,&quot;non-dropping-particle&quot;:&quot;&quot;},{&quot;family&quot;:&quot;Lee&quot;,&quot;given&quot;:&quot;Eun Young&quot;,&quot;parse-names&quot;:false,&quot;dropping-particle&quot;:&quot;&quot;,&quot;non-dropping-particle&quot;:&quot;&quot;},{&quot;family&quot;:&quot;Lee&quot;,&quot;given&quot;:&quot;Paul&quot;,&quot;parse-names&quot;:false,&quot;dropping-particle&quot;:&quot;&quot;,&quot;non-dropping-particle&quot;:&quot;&quot;},{&quot;family&quot;:&quot;Lopes&quot;,&quot;given&quot;:&quot;Luis&quot;,&quot;parse-names&quot;:false,&quot;dropping-particle&quot;:&quot;&quot;,&quot;non-dropping-particle&quot;:&quot;&quot;},{&quot;family&quot;:&quot;Manns&quot;,&quot;given&quot;:&quot;Trish&quot;,&quot;parse-names&quot;:false,&quot;dropping-particle&quot;:&quot;&quot;,&quot;non-dropping-particle&quot;:&quot;&quot;},{&quot;family&quot;:&quot;Ginis&quot;,&quot;given&quot;:&quot;Kathleen Martin&quot;,&quot;parse-names&quot;:false,&quot;dropping-particle&quot;:&quot;&quot;,&quot;non-dropping-particle&quot;:&quot;&quot;},{&quot;family&quot;:&quot;McVeigh&quot;,&quot;given&quot;:&quot;Joanne&quot;,&quot;parse-names&quot;:false,&quot;dropping-particle&quot;:&quot;&quot;,&quot;non-dropping-particle&quot;:&quot;&quot;},{&quot;family&quot;:&quot;Meneguci&quot;,&quot;given&quot;:&quot;Joilson&quot;,&quot;parse-names&quot;:false,&quot;dropping-particle&quot;:&quot;&quot;,&quot;non-dropping-particle&quot;:&quot;&quot;},{&quot;family&quot;:&quot;Moreira&quot;,&quot;given&quot;:&quot;Carla&quot;,&quot;parse-names&quot;:false,&quot;dropping-particle&quot;:&quot;&quot;,&quot;non-dropping-particle&quot;:&quot;&quot;},{&quot;family&quot;:&quot;Murtagh&quot;,&quot;given&quot;:&quot;Elaine&quot;,&quot;parse-names&quot;:false,&quot;dropping-particle&quot;:&quot;&quot;,&quot;non-dropping-particle&quot;:&quot;&quot;},{&quot;family&quot;:&quot;Patterson&quot;,&quot;given&quot;:&quot;Freda&quot;,&quot;parse-names&quot;:false,&quot;dropping-particle&quot;:&quot;&quot;,&quot;non-dropping-particle&quot;:&quot;&quot;},{&quot;family&quot;:&quot;Silva&quot;,&quot;given&quot;:&quot;Danilo Rodrigues Pereira&quot;,&quot;parse-names&quot;:false,&quot;dropping-particle&quot;:&quot;&quot;,&quot;non-dropping-particle&quot;:&quot;da&quot;},{&quot;family&quot;:&quot;Pesola&quot;,&quot;given&quot;:&quot;Arto J.&quot;,&quot;parse-names&quot;:false,&quot;dropping-particle&quot;:&quot;&quot;,&quot;non-dropping-particle&quot;:&quot;&quot;},{&quot;family&quot;:&quot;Peterson&quot;,&quot;given&quot;:&quot;Neil&quot;,&quot;parse-names&quot;:false,&quot;dropping-particle&quot;:&quot;&quot;,&quot;non-dropping-particle&quot;:&quot;&quot;},{&quot;family&quot;:&quot;Pettitt&quot;,&quot;given&quot;:&quot;Cherie&quot;,&quot;parse-names&quot;:false,&quot;dropping-particle&quot;:&quot;&quot;,&quot;non-dropping-particle&quot;:&quot;&quot;},{&quot;family&quot;:&quot;Pilutti&quot;,&quot;given&quot;:&quot;Lara&quot;,&quot;parse-names&quot;:false,&quot;dropping-particle&quot;:&quot;&quot;,&quot;non-dropping-particle&quot;:&quot;&quot;},{&quot;family&quot;:&quot;Pereira&quot;,&quot;given&quot;:&quot;Snehal Pinto&quot;,&quot;parse-names&quot;:false,&quot;dropping-particle&quot;:&quot;&quot;,&quot;non-dropping-particle&quot;:&quot;&quot;},{&quot;family&quot;:&quot;Poitras&quot;,&quot;given&quot;:&quot;Veronica&quot;,&quot;parse-names&quot;:false,&quot;dropping-particle&quot;:&quot;&quot;,&quot;non-dropping-particle&quot;:&quot;&quot;},{&quot;family&quot;:&quot;Prince&quot;,&quot;given&quot;:&quot;Stephanie&quot;,&quot;parse-names&quot;:false,&quot;dropping-particle&quot;:&quot;&quot;,&quot;non-dropping-particle&quot;:&quot;&quot;},{&quot;family&quot;:&quot;Rathod&quot;,&quot;given&quot;:&quot;Apoorva&quot;,&quot;parse-names&quot;:false,&quot;dropping-particle&quot;:&quot;&quot;,&quot;non-dropping-particle&quot;:&quot;&quot;},{&quot;family&quot;:&quot;Rivière&quot;,&quot;given&quot;:&quot;Fabien&quot;,&quot;parse-names&quot;:false,&quot;dropping-particle&quot;:&quot;&quot;,&quot;non-dropping-particle&quot;:&quot;&quot;},{&quot;family&quot;:&quot;Rosenkranz&quot;,&quot;given&quot;:&quot;Sara&quot;,&quot;parse-names&quot;:false,&quot;dropping-particle&quot;:&quot;&quot;,&quot;non-dropping-particle&quot;:&quot;&quot;},{&quot;family&quot;:&quot;Routhier&quot;,&quot;given&quot;:&quot;François&quot;,&quot;parse-names&quot;:false,&quot;dropping-particle&quot;:&quot;&quot;,&quot;non-dropping-particle&quot;:&quot;&quot;},{&quot;family&quot;:&quot;Santos&quot;,&quot;given&quot;:&quot;Rute&quot;,&quot;parse-names&quot;:false,&quot;dropping-particle&quot;:&quot;&quot;,&quot;non-dropping-particle&quot;:&quot;&quot;},{&quot;family&quot;:&quot;Smith&quot;,&quot;given&quot;:&quot;Brett&quot;,&quot;parse-names&quot;:false,&quot;dropping-particle&quot;:&quot;&quot;,&quot;non-dropping-particle&quot;:&quot;&quot;},{&quot;family&quot;:&quot;Theou&quot;,&quot;given&quot;:&quot;Olga&quot;,&quot;parse-names&quot;:false,&quot;dropping-particle&quot;:&quot;&quot;,&quot;non-dropping-particle&quot;:&quot;&quot;},{&quot;family&quot;:&quot;Tomasone&quot;,&quot;given&quot;:&quot;Jennifer&quot;,&quot;parse-names&quot;:false,&quot;dropping-particle&quot;:&quot;&quot;,&quot;non-dropping-particle&quot;:&quot;&quot;},{&quot;family&quot;:&quot;Tucker&quot;,&quot;given&quot;:&quot;Patricia&quot;,&quot;parse-names&quot;:false,&quot;dropping-particle&quot;:&quot;&quot;,&quot;non-dropping-particle&quot;:&quot;&quot;},{&quot;family&quot;:&quot;Meyer&quot;,&quot;given&quot;:&quot;Renée Umstattd&quot;,&quot;parse-names&quot;:false,&quot;dropping-particle&quot;:&quot;&quot;,&quot;non-dropping-particle&quot;:&quot;&quot;},{&quot;family&quot;:&quot;Ploeg&quot;,&quot;given&quot;:&quot;Hidde&quot;,&quot;parse-names&quot;:false,&quot;dropping-particle&quot;:&quot;&quot;,&quot;non-dropping-particle&quot;:&quot;van der&quot;},{&quot;family&quot;:&quot;Villalobos&quot;,&quot;given&quot;:&quot;Tania&quot;,&quot;parse-names&quot;:false,&quot;dropping-particle&quot;:&quot;&quot;,&quot;non-dropping-particle&quot;:&quot;&quot;},{&quot;family&quot;:&quot;Viren&quot;,&quot;given&quot;:&quot;Toni&quot;,&quot;parse-names&quot;:false,&quot;dropping-particle&quot;:&quot;&quot;,&quot;non-dropping-particle&quot;:&quot;&quot;},{&quot;family&quot;:&quot;Wallmann-Sperlich&quot;,&quot;given&quot;:&quot;Birgit&quot;,&quot;parse-names&quot;:false,&quot;dropping-particle&quot;:&quot;&quot;,&quot;non-dropping-particle&quot;:&quot;&quot;},{&quot;family&quot;:&quot;Wijndaele&quot;,&quot;given&quot;:&quot;Katrien&quot;,&quot;parse-names&quot;:false,&quot;dropping-particle&quot;:&quot;&quot;,&quot;non-dropping-particle&quot;:&quot;&quot;},{&quot;family&quot;:&quot;Wondergem&quot;,&quot;given&quot;:&quot;Roderick&quot;,&quot;parse-names&quot;:false,&quot;dropping-particle&quot;:&quot;&quot;,&quot;non-dropping-particle&quot;:&quot;&quot;}],&quot;container-title&quot;:&quot;International Journal of Behavioral Nutrition and Physical Activity&quot;,&quot;DOI&quot;:&quot;10.1186/s12966-017-0525-8&quot;,&quot;ISSN&quot;:&quot;14795868&quot;,&quot;PMID&quot;:&quot;28599680&quot;,&quot;issued&quot;:{&quot;date-parts&quot;:[[2017,6,10]]},&quot;abstract&quot;:&quot;Background: The prominence of sedentary behavior research in health science has grown rapidly. With this growth there is increasing urgency for clear, common and accepted terminology and definitions. Such standardization is difficult to achieve, especially across multi-disciplinary researchers, practitioners, and industries. The Sedentary Behavior Research Network (SBRN) undertook a Terminology Consensus Project to address this need. Method: First, a literature review was completed to identify key terms in sedentary behavior research. These key terms were then reviewed and modified by a Steering Committee formed by SBRN. Next, SBRN members were invited to contribute to this project and interested participants reviewed and provided feedback on the proposed list of terms and draft definitions through an online survey. Finally, a conceptual model and consensus definitions (including caveats and examples for all age groups and functional abilities) were finalized based on the feedback received from the 87 SBRN member participants who responded to the original invitation and survey. Results: Consensus definitions for the terms physical inactivity, stationary behavior, sedentary behavior, standing, screen time, non-screen-based sedentary time, sitting, reclining, lying, sedentary behavior pattern, as well as how the terms bouts, breaks, and interruptions should be used in this context are provided. Conclusion: It is hoped that the definitions resulting from this comprehensive, transparent, and broad-based participatory process will result in standardized terminology that is widely supported and adopted, thereby advancing future research, interventions, policies, and practices related to sedentary behaviors.&quot;,&quot;publisher&quot;:&quot;BioMed Central Ltd.&quot;,&quot;issue&quot;:&quot;1&quot;,&quot;volume&quot;:&quot;14&quot;,&quot;container-title-short&quot;:&quot;&quot;},&quot;isTemporary&quot;:false,&quot;suppress-author&quot;:false,&quot;composite&quot;:false,&quot;author-only&quot;:false}]},{&quot;citationID&quot;:&quot;MENDELEY_CITATION_cd8dd040-44b3-4672-b975-557bf8feb93d&quot;,&quot;properties&quot;:{&quot;noteIndex&quot;:0},&quot;isEdited&quot;:false,&quot;manualOverride&quot;:{&quot;isManuallyOverridden&quot;:false,&quot;citeprocText&quot;:&quot;(Pate et al., 2008)&quot;,&quot;manualOverrideText&quot;:&quot;&quot;},&quot;citationTag&quot;:&quot;MENDELEY_CITATION_v3_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&quot;,&quot;citationItems&quot;:[{&quot;id&quot;:&quot;17c5966d-e243-335c-b18a-196706742ba4&quot;,&quot;itemData&quot;:{&quot;type&quot;:&quot;report&quot;,&quot;id&quot;:&quot;17c5966d-e243-335c-b18a-196706742ba4&quot;,&quot;title&quot;:&quot;The evolving definition of ''sedentary&quot;,&quot;author&quot;:[{&quot;family&quot;:&quot;Pate&quot;,&quot;given&quot;:&quot;Russell R&quot;,&quot;parse-names&quot;:false,&quot;dropping-particle&quot;:&quot;&quot;,&quot;non-dropping-particle&quot;:&quot;&quot;},{&quot;family&quot;:&quot;O'neill&quot;,&quot;given&quot;:&quot;Jennifer R&quot;,&quot;parse-names&quot;:false,&quot;dropping-particle&quot;:&quot;&quot;,&quot;non-dropping-particle&quot;:&quot;&quot;},{&quot;family&quot;:&quot;Lobelo&quot;,&quot;given&quot;:&quot;Felipe&quot;,&quot;parse-names&quot;:false,&quot;dropping-particle&quot;:&quot;&quot;,&quot;non-dropping-particle&quot;:&quot;&quot;},{&quot;family&quot;:&quot;Pate&quot;,&quot;given&quot;:&quot;R R&quot;,&quot;parse-names&quot;:false,&quot;dropping-particle&quot;:&quot;&quot;,&quot;non-dropping-particle&quot;:&quot;&quot;},{&quot;family&quot;:&quot;O'neill&quot;,&quot;given&quot;:&quot;J R&quot;,&quot;parse-names&quot;:false,&quot;dropping-particle&quot;:&quot;&quot;,&quot;non-dropping-particle&quot;:&quot;&quot;}],&quot;container-title&quot;:&quot;Exerc. Sport Sci. Rev&quot;,&quot;URL&quot;:&quot;www.acsm-essr.org&quot;,&quot;issued&quot;:{&quot;date-parts&quot;:[[2008]]},&quot;abstract&quot;:&quot;Studies that did not directly measure sedentary behavior often have been used to draw conclusions about the health effects of sedentariness. Future claims about the effects of sedentary, light, and moderate-to-vigorous activities on health outcomes should be supported by data from studies in which all levels of physical activity are differentiated clearly and measured independently.&quot;,&quot;issue&quot;:&quot;4&quot;,&quot;volume&quot;:&quot;36&quot;,&quot;container-title-short&quot;:&quot;&quot;},&quot;isTemporary&quot;:false}]},{&quot;citationID&quot;:&quot;MENDELEY_CITATION_7e997feb-2bfc-4487-a80f-3b0cdd02719e&quot;,&quot;properties&quot;:{&quot;noteIndex&quot;:0},&quot;isEdited&quot;:false,&quot;manualOverride&quot;:{&quot;isManuallyOverridden&quot;:false,&quot;citeprocText&quot;:&quot;(Álvarez et al., 2020)&quot;,&quot;manualOverrideText&quot;:&quot;&quot;},&quot;citationTag&quot;:&quot;MENDELEY_CITATION_v3_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&quot;,&quot;citationItems&quot;:[{&quot;id&quot;:&quot;648800ad-d670-3e71-958b-902e1948bc0a&quot;,&quot;itemData&quot;:{&quot;type&quot;:&quot;article-journal&quot;,&quot;id&quot;:&quot;648800ad-d670-3e71-958b-902e1948bc0a&quot;,&quot;title&quot;:&quot;A survey on energy expenditure estimation using wearable devices&quot;,&quot;author&quot;:[{&quot;family&quot;:&quot;Álvarez&quot;,&quot;given&quot;:&quot;Juan A.&quot;,&quot;parse-names&quot;:false,&quot;dropping-particle&quot;:&quot;&quot;,&quot;non-dropping-particle&quot;:&quot;&quot;},{&quot;family&quot;:&quot;Cvetkovic&quot;,&quot;given&quot;:&quot;Bozidara&quot;,&quot;parse-names&quot;:false,&quot;dropping-particle&quot;:&quot;&quot;,&quot;non-dropping-particle&quot;:&quot;&quot;},{&quot;family&quot;:&quot;Lustrek&quot;,&quot;given&quot;:&quot;Mitja&quot;,&quot;parse-names&quot;:false,&quot;dropping-particle&quot;:&quot;&quot;,&quot;non-dropping-particle&quot;:&quot;&quot;}],&quot;container-title&quot;:&quot;ACM Computing Surveys&quot;,&quot;container-title-short&quot;:&quot;ACM Comput Surv&quot;,&quot;DOI&quot;:&quot;10.1145/3404482&quot;,&quot;ISSN&quot;:&quot;15577341&quot;,&quot;issued&quot;:{&quot;date-parts&quot;:[[2020,9,28]]},&quot;abstract&quot;:&quot;Human Energy Expenditure (EE) is a valuable tool for measuring physical activity and its impact on our body in an objective way. To accurately measure the EE, there are methods such as doubly labeled water and direct and indirect calorimetry, but their cost and practical limitations make them suitable only for research and professional sports. This situation, combined with the proliferation of commercial activity monitors, has stimulated the research of EE estimation (EEE) using machine learning on multimodal data from wearable devices. The article provides an overview of existing work in this evolving field, categorizes it, and makes publicly available an EEE dataset. Such a dataset is one of the most valuable resources for the development of the field but is generally not provided by researchers due to the high cost of collection. Finally, the article highlights best practices and promising future direction for designing EEE methods.&quot;,&quot;publisher&quot;:&quot;Association for Computing Machinery&quot;,&quot;issue&quot;:&quot;5&quot;,&quot;volume&quot;:&quot;53&quot;},&quot;isTemporary&quot;:false,&quot;suppress-author&quot;:false,&quot;composite&quot;:false,&quot;author-only&quot;:false}]},{&quot;citationID&quot;:&quot;MENDELEY_CITATION_1d0e3e89-8284-4680-8c7f-74e21f793bdd&quot;,&quot;properties&quot;:{&quot;noteIndex&quot;:0},&quot;isEdited&quot;:false,&quot;manualOverride&quot;:{&quot;isManuallyOverridden&quot;:false,&quot;citeprocText&quot;:&quot;(Tremblay et al., 2017)&quot;,&quot;manualOverrideText&quot;:&quot;&quot;},&quot;citationTag&quot;:&quot;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&quot;,&quot;citationItems&quot;:[{&quot;id&quot;:&quot;731b5e76-a280-366a-bc12-6fdad0f6b58e&quot;,&quot;itemData&quot;:{&quot;type&quot;:&quot;article-journal&quot;,&quot;id&quot;:&quot;731b5e76-a280-366a-bc12-6fdad0f6b58e&quot;,&quot;title&quot;:&quot;Sedentary Behavior Research Network (SBRN) - Terminology Consensus Project process and outcome&quot;,&quot;author&quot;:[{&quot;family&quot;:&quot;Tremblay&quot;,&quot;given&quot;:&quot;Mark S.&quot;,&quot;parse-names&quot;:false,&quot;dropping-particle&quot;:&quot;&quot;,&quot;non-dropping-particle&quot;:&quot;&quot;},{&quot;family&quot;:&quot;Aubert&quot;,&quot;given&quot;:&quot;Salomé&quot;,&quot;parse-names&quot;:false,&quot;dropping-particle&quot;:&quot;&quot;,&quot;non-dropping-particle&quot;:&quot;&quot;},{&quot;family&quot;:&quot;Barnes&quot;,&quot;given&quot;:&quot;Joel D.&quot;,&quot;parse-names&quot;:false,&quot;dropping-particle&quot;:&quot;&quot;,&quot;non-dropping-particle&quot;:&quot;&quot;},{&quot;family&quot;:&quot;Saunders&quot;,&quot;given&quot;:&quot;Travis J.&quot;,&quot;parse-names&quot;:false,&quot;dropping-particle&quot;:&quot;&quot;,&quot;non-dropping-particle&quot;:&quot;&quot;},{&quot;family&quot;:&quot;Carson&quot;,&quot;given&quot;:&quot;Valerie&quot;,&quot;parse-names&quot;:false,&quot;dropping-particle&quot;:&quot;&quot;,&quot;non-dropping-particle&quot;:&quot;&quot;},{&quot;family&quot;:&quot;Latimer-Cheung&quot;,&quot;given&quot;:&quot;Amy E.&quot;,&quot;parse-names&quot;:false,&quot;dropping-particle&quot;:&quot;&quot;,&quot;non-dropping-particle&quot;:&quot;&quot;},{&quot;family&quot;:&quot;Chastin&quot;,&quot;given&quot;:&quot;Sebastien F.M.&quot;,&quot;parse-names&quot;:false,&quot;dropping-particle&quot;:&quot;&quot;,&quot;non-dropping-particle&quot;:&quot;&quot;},{&quot;family&quot;:&quot;Altenburg&quot;,&quot;given&quot;:&quot;Teatske M.&quot;,&quot;parse-names&quot;:false,&quot;dropping-particle&quot;:&quot;&quot;,&quot;non-dropping-particle&quot;:&quot;&quot;},{&quot;family&quot;:&quot;Chinapaw&quot;,&quot;given&quot;:&quot;Mai J.M.&quot;,&quot;parse-names&quot;:false,&quot;dropping-particle&quot;:&quot;&quot;,&quot;non-dropping-particle&quot;:&quot;&quot;},{&quot;family&quot;:&quot;Aminian&quot;,&quot;given&quot;:&quot;Saeideh&quot;,&quot;parse-names&quot;:false,&quot;dropping-particle&quot;:&quot;&quot;,&quot;non-dropping-particle&quot;:&quot;&quot;},{&quot;family&quot;:&quot;Arundell&quot;,&quot;given&quot;:&quot;Lauren&quot;,&quot;parse-names&quot;:false,&quot;dropping-particle&quot;:&quot;&quot;,&quot;non-dropping-particle&quot;:&quot;&quot;},{&quot;family&quot;:&quot;Hinkley&quot;,&quot;given&quot;:&quot;Trina&quot;,&quot;parse-names&quot;:false,&quot;dropping-particle&quot;:&quot;&quot;,&quot;non-dropping-particle&quot;:&quot;&quot;},{&quot;family&quot;:&quot;Hnatiuk&quot;,&quot;given&quot;:&quot;Jill&quot;,&quot;parse-names&quot;:false,&quot;dropping-particle&quot;:&quot;&quot;,&quot;non-dropping-particle&quot;:&quot;&quot;},{&quot;family&quot;:&quot;Atkin&quot;,&quot;given&quot;:&quot;Andrew J.&quot;,&quot;parse-names&quot;:false,&quot;dropping-particle&quot;:&quot;&quot;,&quot;non-dropping-particle&quot;:&quot;&quot;},{&quot;family&quot;:&quot;Belanger&quot;,&quot;given&quot;:&quot;Kevin&quot;,&quot;parse-names&quot;:false,&quot;dropping-particle&quot;:&quot;&quot;,&quot;non-dropping-particle&quot;:&quot;&quot;},{&quot;family&quot;:&quot;Chaput&quot;,&quot;given&quot;:&quot;Jean Philippe&quot;,&quot;parse-names&quot;:false,&quot;dropping-particle&quot;:&quot;&quot;,&quot;non-dropping-particle&quot;:&quot;&quot;},{&quot;family&quot;:&quot;Gunnell&quot;,&quot;given&quot;:&quot;Katie&quot;,&quot;parse-names&quot;:false,&quot;dropping-particle&quot;:&quot;&quot;,&quot;non-dropping-particle&quot;:&quot;&quot;},{&quot;family&quot;:&quot;Larouche&quot;,&quot;given&quot;:&quot;Richard&quot;,&quot;parse-names&quot;:false,&quot;dropping-particle&quot;:&quot;&quot;,&quot;non-dropping-particle&quot;:&quot;&quot;},{&quot;family&quot;:&quot;Manyanga&quot;,&quot;given&quot;:&quot;Taru&quot;,&quot;parse-names&quot;:false,&quot;dropping-particle&quot;:&quot;&quot;,&quot;non-dropping-particle&quot;:&quot;&quot;},{&quot;family&quot;:&quot;Gibbs&quot;,&quot;given&quot;:&quot;Bethany Barone&quot;,&quot;parse-names&quot;:false,&quot;dropping-particle&quot;:&quot;&quot;,&quot;non-dropping-particle&quot;:&quot;&quot;},{&quot;family&quot;:&quot;Bassett-Gunter&quot;,&quot;given&quot;:&quot;Rebecca&quot;,&quot;parse-names&quot;:false,&quot;dropping-particle&quot;:&quot;&quot;,&quot;non-dropping-particle&quot;:&quot;&quot;},{&quot;family&quot;:&quot;Biddle&quot;,&quot;given&quot;:&quot;Stuart&quot;,&quot;parse-names&quot;:false,&quot;dropping-particle&quot;:&quot;&quot;,&quot;non-dropping-particle&quot;:&quot;&quot;},{&quot;family&quot;:&quot;Biswas&quot;,&quot;given&quot;:&quot;Aviroop&quot;,&quot;parse-names&quot;:false,&quot;dropping-particle&quot;:&quot;&quot;,&quot;non-dropping-particle&quot;:&quot;&quot;},{&quot;family&quot;:&quot;Chau&quot;,&quot;given&quot;:&quot;Josephine&quot;,&quot;parse-names&quot;:false,&quot;dropping-particle&quot;:&quot;&quot;,&quot;non-dropping-particle&quot;:&quot;&quot;},{&quot;family&quot;:&quot;Colley&quot;,&quot;given&quot;:&quot;Rachel&quot;,&quot;parse-names&quot;:false,&quot;dropping-particle&quot;:&quot;&quot;,&quot;non-dropping-particle&quot;:&quot;&quot;},{&quot;family&quot;:&quot;Coppinger&quot;,&quot;given&quot;:&quot;Tara&quot;,&quot;parse-names&quot;:false,&quot;dropping-particle&quot;:&quot;&quot;,&quot;non-dropping-particle&quot;:&quot;&quot;},{&quot;family&quot;:&quot;Craven&quot;,&quot;given&quot;:&quot;Catharine&quot;,&quot;parse-names&quot;:false,&quot;dropping-particle&quot;:&quot;&quot;,&quot;non-dropping-particle&quot;:&quot;&quot;},{&quot;family&quot;:&quot;Cristi-Montero&quot;,&quot;given&quot;:&quot;Carlos&quot;,&quot;parse-names&quot;:false,&quot;dropping-particle&quot;:&quot;&quot;,&quot;non-dropping-particle&quot;:&quot;&quot;},{&quot;family&quot;:&quot;Assis Teles Santos&quot;,&quot;given&quot;:&quot;Douglas&quot;,&quot;parse-names&quot;:false,&quot;dropping-particle&quot;:&quot;&quot;,&quot;non-dropping-particle&quot;:&quot;de&quot;},{&quot;family&quot;:&quot;Pozo Cruz&quot;,&quot;given&quot;:&quot;Borja&quot;,&quot;parse-names&quot;:false,&quot;dropping-particle&quot;:&quot;&quot;,&quot;non-dropping-particle&quot;:&quot;del&quot;},{&quot;family&quot;:&quot;Pozo-Cruz&quot;,&quot;given&quot;:&quot;Jesus&quot;,&quot;parse-names&quot;:false,&quot;dropping-particle&quot;:&quot;&quot;,&quot;non-dropping-particle&quot;:&quot;del&quot;},{&quot;family&quot;:&quot;Dempsey&quot;,&quot;given&quot;:&quot;Paddy&quot;,&quot;parse-names&quot;:false,&quot;dropping-particle&quot;:&quot;&quot;,&quot;non-dropping-particle&quot;:&quot;&quot;},{&quot;family&quot;:&quot;Carmo Santos Gonçalves&quot;,&quot;given&quot;:&quot;Ricardo Filipe&quot;,&quot;parse-names&quot;:false,&quot;dropping-particle&quot;:&quot;&quot;,&quot;non-dropping-particle&quot;:&quot;do&quot;},{&quot;family&quot;:&quot;Ekelund&quot;,&quot;given&quot;:&quot;Ulf&quot;,&quot;parse-names&quot;:false,&quot;dropping-particle&quot;:&quot;&quot;,&quot;non-dropping-particle&quot;:&quot;&quot;},{&quot;family&quot;:&quot;Ellingson&quot;,&quot;given&quot;:&quot;Laura&quot;,&quot;parse-names&quot;:false,&quot;dropping-particle&quot;:&quot;&quot;,&quot;non-dropping-particle&quot;:&quot;&quot;},{&quot;family&quot;:&quot;Ezeugwu&quot;,&quot;given&quot;:&quot;Victor&quot;,&quot;parse-names&quot;:false,&quot;dropping-particle&quot;:&quot;&quot;,&quot;non-dropping-particle&quot;:&quot;&quot;},{&quot;family&quot;:&quot;Fitzsimons&quot;,&quot;given&quot;:&quot;Claire&quot;,&quot;parse-names&quot;:false,&quot;dropping-particle&quot;:&quot;&quot;,&quot;non-dropping-particle&quot;:&quot;&quot;},{&quot;family&quot;:&quot;Florez-Pregonero&quot;,&quot;given&quot;:&quot;Alberto&quot;,&quot;parse-names&quot;:false,&quot;dropping-particle&quot;:&quot;&quot;,&quot;non-dropping-particle&quot;:&quot;&quot;},{&quot;family&quot;:&quot;Friel&quot;,&quot;given&quot;:&quot;Ciarán P.&quot;,&quot;parse-names&quot;:false,&quot;dropping-particle&quot;:&quot;&quot;,&quot;non-dropping-particle&quot;:&quot;&quot;},{&quot;family&quot;:&quot;Fröberg&quot;,&quot;given&quot;:&quot;Andreas&quot;,&quot;parse-names&quot;:false,&quot;dropping-particle&quot;:&quot;&quot;,&quot;non-dropping-particle&quot;:&quot;&quot;},{&quot;family&quot;:&quot;Giangregorio&quot;,&quot;given&quot;:&quot;Lora&quot;,&quot;parse-names&quot;:false,&quot;dropping-particle&quot;:&quot;&quot;,&quot;non-dropping-particle&quot;:&quot;&quot;},{&quot;family&quot;:&quot;Godin&quot;,&quot;given&quot;:&quot;Linda&quot;,&quot;parse-names&quot;:false,&quot;dropping-particle&quot;:&quot;&quot;,&quot;non-dropping-particle&quot;:&quot;&quot;},{&quot;family&quot;:&quot;Halloway&quot;,&quot;given&quot;:&quot;Shannon&quot;,&quot;parse-names&quot;:false,&quot;dropping-particle&quot;:&quot;&quot;,&quot;non-dropping-particle&quot;:&quot;&quot;},{&quot;family&quot;:&quot;Husu&quot;,&quot;given&quot;:&quot;Pauliina&quot;,&quot;parse-names&quot;:false,&quot;dropping-particle&quot;:&quot;&quot;,&quot;non-dropping-particle&quot;:&quot;&quot;},{&quot;family&quot;:&quot;Kadir&quot;,&quot;given&quot;:&quot;Mohammad&quot;,&quot;parse-names&quot;:false,&quot;dropping-particle&quot;:&quot;&quot;,&quot;non-dropping-particle&quot;:&quot;&quot;},{&quot;family&quot;:&quot;Karagounis&quot;,&quot;given&quot;:&quot;Leonidas G.&quot;,&quot;parse-names&quot;:false,&quot;dropping-particle&quot;:&quot;&quot;,&quot;non-dropping-particle&quot;:&quot;&quot;},{&quot;family&quot;:&quot;Koster&quot;,&quot;given&quot;:&quot;Annemarie&quot;,&quot;parse-names&quot;:false,&quot;dropping-particle&quot;:&quot;&quot;,&quot;non-dropping-particle&quot;:&quot;&quot;},{&quot;family&quot;:&quot;Lakerveld&quot;,&quot;given&quot;:&quot;Jeroen&quot;,&quot;parse-names&quot;:false,&quot;dropping-particle&quot;:&quot;&quot;,&quot;non-dropping-particle&quot;:&quot;&quot;},{&quot;family&quot;:&quot;Lamb&quot;,&quot;given&quot;:&quot;Martin&quot;,&quot;parse-names&quot;:false,&quot;dropping-particle&quot;:&quot;&quot;,&quot;non-dropping-particle&quot;:&quot;&quot;},{&quot;family&quot;:&quot;LeBlanc&quot;,&quot;given&quot;:&quot;Allana G.&quot;,&quot;parse-names&quot;:false,&quot;dropping-particle&quot;:&quot;&quot;,&quot;non-dropping-particle&quot;:&quot;&quot;},{&quot;family&quot;:&quot;Lee&quot;,&quot;given&quot;:&quot;Eun Young&quot;,&quot;parse-names&quot;:false,&quot;dropping-particle&quot;:&quot;&quot;,&quot;non-dropping-particle&quot;:&quot;&quot;},{&quot;family&quot;:&quot;Lee&quot;,&quot;given&quot;:&quot;Paul&quot;,&quot;parse-names&quot;:false,&quot;dropping-particle&quot;:&quot;&quot;,&quot;non-dropping-particle&quot;:&quot;&quot;},{&quot;family&quot;:&quot;Lopes&quot;,&quot;given&quot;:&quot;Luis&quot;,&quot;parse-names&quot;:false,&quot;dropping-particle&quot;:&quot;&quot;,&quot;non-dropping-particle&quot;:&quot;&quot;},{&quot;family&quot;:&quot;Manns&quot;,&quot;given&quot;:&quot;Trish&quot;,&quot;parse-names&quot;:false,&quot;dropping-particle&quot;:&quot;&quot;,&quot;non-dropping-particle&quot;:&quot;&quot;},{&quot;family&quot;:&quot;Ginis&quot;,&quot;given&quot;:&quot;Kathleen Martin&quot;,&quot;parse-names&quot;:false,&quot;dropping-particle&quot;:&quot;&quot;,&quot;non-dropping-particle&quot;:&quot;&quot;},{&quot;family&quot;:&quot;McVeigh&quot;,&quot;given&quot;:&quot;Joanne&quot;,&quot;parse-names&quot;:false,&quot;dropping-particle&quot;:&quot;&quot;,&quot;non-dropping-particle&quot;:&quot;&quot;},{&quot;family&quot;:&quot;Meneguci&quot;,&quot;given&quot;:&quot;Joilson&quot;,&quot;parse-names&quot;:false,&quot;dropping-particle&quot;:&quot;&quot;,&quot;non-dropping-particle&quot;:&quot;&quot;},{&quot;family&quot;:&quot;Moreira&quot;,&quot;given&quot;:&quot;Carla&quot;,&quot;parse-names&quot;:false,&quot;dropping-particle&quot;:&quot;&quot;,&quot;non-dropping-particle&quot;:&quot;&quot;},{&quot;family&quot;:&quot;Murtagh&quot;,&quot;given&quot;:&quot;Elaine&quot;,&quot;parse-names&quot;:false,&quot;dropping-particle&quot;:&quot;&quot;,&quot;non-dropping-particle&quot;:&quot;&quot;},{&quot;family&quot;:&quot;Patterson&quot;,&quot;given&quot;:&quot;Freda&quot;,&quot;parse-names&quot;:false,&quot;dropping-particle&quot;:&quot;&quot;,&quot;non-dropping-particle&quot;:&quot;&quot;},{&quot;family&quot;:&quot;Silva&quot;,&quot;given&quot;:&quot;Danilo Rodrigues Pereira&quot;,&quot;parse-names&quot;:false,&quot;dropping-particle&quot;:&quot;&quot;,&quot;non-dropping-particle&quot;:&quot;da&quot;},{&quot;family&quot;:&quot;Pesola&quot;,&quot;given&quot;:&quot;Arto J.&quot;,&quot;parse-names&quot;:false,&quot;dropping-particle&quot;:&quot;&quot;,&quot;non-dropping-particle&quot;:&quot;&quot;},{&quot;family&quot;:&quot;Peterson&quot;,&quot;given&quot;:&quot;Neil&quot;,&quot;parse-names&quot;:false,&quot;dropping-particle&quot;:&quot;&quot;,&quot;non-dropping-particle&quot;:&quot;&quot;},{&quot;family&quot;:&quot;Pettitt&quot;,&quot;given&quot;:&quot;Cherie&quot;,&quot;parse-names&quot;:false,&quot;dropping-particle&quot;:&quot;&quot;,&quot;non-dropping-particle&quot;:&quot;&quot;},{&quot;family&quot;:&quot;Pilutti&quot;,&quot;given&quot;:&quot;Lara&quot;,&quot;parse-names&quot;:false,&quot;dropping-particle&quot;:&quot;&quot;,&quot;non-dropping-particle&quot;:&quot;&quot;},{&quot;family&quot;:&quot;Pereira&quot;,&quot;given&quot;:&quot;Snehal Pinto&quot;,&quot;parse-names&quot;:false,&quot;dropping-particle&quot;:&quot;&quot;,&quot;non-dropping-particle&quot;:&quot;&quot;},{&quot;family&quot;:&quot;Poitras&quot;,&quot;given&quot;:&quot;Veronica&quot;,&quot;parse-names&quot;:false,&quot;dropping-particle&quot;:&quot;&quot;,&quot;non-dropping-particle&quot;:&quot;&quot;},{&quot;family&quot;:&quot;Prince&quot;,&quot;given&quot;:&quot;Stephanie&quot;,&quot;parse-names&quot;:false,&quot;dropping-particle&quot;:&quot;&quot;,&quot;non-dropping-particle&quot;:&quot;&quot;},{&quot;family&quot;:&quot;Rathod&quot;,&quot;given&quot;:&quot;Apoorva&quot;,&quot;parse-names&quot;:false,&quot;dropping-particle&quot;:&quot;&quot;,&quot;non-dropping-particle&quot;:&quot;&quot;},{&quot;family&quot;:&quot;Rivière&quot;,&quot;given&quot;:&quot;Fabien&quot;,&quot;parse-names&quot;:false,&quot;dropping-particle&quot;:&quot;&quot;,&quot;non-dropping-particle&quot;:&quot;&quot;},{&quot;family&quot;:&quot;Rosenkranz&quot;,&quot;given&quot;:&quot;Sara&quot;,&quot;parse-names&quot;:false,&quot;dropping-particle&quot;:&quot;&quot;,&quot;non-dropping-particle&quot;:&quot;&quot;},{&quot;family&quot;:&quot;Routhier&quot;,&quot;given&quot;:&quot;François&quot;,&quot;parse-names&quot;:false,&quot;dropping-particle&quot;:&quot;&quot;,&quot;non-dropping-particle&quot;:&quot;&quot;},{&quot;family&quot;:&quot;Santos&quot;,&quot;given&quot;:&quot;Rute&quot;,&quot;parse-names&quot;:false,&quot;dropping-particle&quot;:&quot;&quot;,&quot;non-dropping-particle&quot;:&quot;&quot;},{&quot;family&quot;:&quot;Smith&quot;,&quot;given&quot;:&quot;Brett&quot;,&quot;parse-names&quot;:false,&quot;dropping-particle&quot;:&quot;&quot;,&quot;non-dropping-particle&quot;:&quot;&quot;},{&quot;family&quot;:&quot;Theou&quot;,&quot;given&quot;:&quot;Olga&quot;,&quot;parse-names&quot;:false,&quot;dropping-particle&quot;:&quot;&quot;,&quot;non-dropping-particle&quot;:&quot;&quot;},{&quot;family&quot;:&quot;Tomasone&quot;,&quot;given&quot;:&quot;Jennifer&quot;,&quot;parse-names&quot;:false,&quot;dropping-particle&quot;:&quot;&quot;,&quot;non-dropping-particle&quot;:&quot;&quot;},{&quot;family&quot;:&quot;Tucker&quot;,&quot;given&quot;:&quot;Patricia&quot;,&quot;parse-names&quot;:false,&quot;dropping-particle&quot;:&quot;&quot;,&quot;non-dropping-particle&quot;:&quot;&quot;},{&quot;family&quot;:&quot;Meyer&quot;,&quot;given&quot;:&quot;Renée Umstattd&quot;,&quot;parse-names&quot;:false,&quot;dropping-particle&quot;:&quot;&quot;,&quot;non-dropping-particle&quot;:&quot;&quot;},{&quot;family&quot;:&quot;Ploeg&quot;,&quot;given&quot;:&quot;Hidde&quot;,&quot;parse-names&quot;:false,&quot;dropping-particle&quot;:&quot;&quot;,&quot;non-dropping-particle&quot;:&quot;van der&quot;},{&quot;family&quot;:&quot;Villalobos&quot;,&quot;given&quot;:&quot;Tania&quot;,&quot;parse-names&quot;:false,&quot;dropping-particle&quot;:&quot;&quot;,&quot;non-dropping-particle&quot;:&quot;&quot;},{&quot;family&quot;:&quot;Viren&quot;,&quot;given&quot;:&quot;Toni&quot;,&quot;parse-names&quot;:false,&quot;dropping-particle&quot;:&quot;&quot;,&quot;non-dropping-particle&quot;:&quot;&quot;},{&quot;family&quot;:&quot;Wallmann-Sperlich&quot;,&quot;given&quot;:&quot;Birgit&quot;,&quot;parse-names&quot;:false,&quot;dropping-particle&quot;:&quot;&quot;,&quot;non-dropping-particle&quot;:&quot;&quot;},{&quot;family&quot;:&quot;Wijndaele&quot;,&quot;given&quot;:&quot;Katrien&quot;,&quot;parse-names&quot;:false,&quot;dropping-particle&quot;:&quot;&quot;,&quot;non-dropping-particle&quot;:&quot;&quot;},{&quot;family&quot;:&quot;Wondergem&quot;,&quot;given&quot;:&quot;Roderick&quot;,&quot;parse-names&quot;:false,&quot;dropping-particle&quot;:&quot;&quot;,&quot;non-dropping-particle&quot;:&quot;&quot;}],&quot;container-title&quot;:&quot;International Journal of Behavioral Nutrition and Physical Activity&quot;,&quot;DOI&quot;:&quot;10.1186/s12966-017-0525-8&quot;,&quot;ISSN&quot;:&quot;14795868&quot;,&quot;PMID&quot;:&quot;28599680&quot;,&quot;issued&quot;:{&quot;date-parts&quot;:[[2017,6,10]]},&quot;abstract&quot;:&quot;Background: The prominence of sedentary behavior research in health science has grown rapidly. With this growth there is increasing urgency for clear, common and accepted terminology and definitions. Such standardization is difficult to achieve, especially across multi-disciplinary researchers, practitioners, and industries. The Sedentary Behavior Research Network (SBRN) undertook a Terminology Consensus Project to address this need. Method: First, a literature review was completed to identify key terms in sedentary behavior research. These key terms were then reviewed and modified by a Steering Committee formed by SBRN. Next, SBRN members were invited to contribute to this project and interested participants reviewed and provided feedback on the proposed list of terms and draft definitions through an online survey. Finally, a conceptual model and consensus definitions (including caveats and examples for all age groups and functional abilities) were finalized based on the feedback received from the 87 SBRN member participants who responded to the original invitation and survey. Results: Consensus definitions for the terms physical inactivity, stationary behavior, sedentary behavior, standing, screen time, non-screen-based sedentary time, sitting, reclining, lying, sedentary behavior pattern, as well as how the terms bouts, breaks, and interruptions should be used in this context are provided. Conclusion: It is hoped that the definitions resulting from this comprehensive, transparent, and broad-based participatory process will result in standardized terminology that is widely supported and adopted, thereby advancing future research, interventions, policies, and practices related to sedentary behaviors.&quot;,&quot;publisher&quot;:&quot;BioMed Central Ltd.&quot;,&quot;issue&quot;:&quot;1&quot;,&quot;volume&quot;:&quot;14&quot;,&quot;container-title-short&quot;:&quot;&quot;},&quot;isTemporary&quot;:false,&quot;suppress-author&quot;:false,&quot;composite&quot;:false,&quot;author-only&quot;:false}]},{&quot;citationID&quot;:&quot;MENDELEY_CITATION_454b70a4-c516-4711-b6f0-b8f8d031e928&quot;,&quot;properties&quot;:{&quot;noteIndex&quot;:0},&quot;isEdited&quot;:false,&quot;manualOverride&quot;:{&quot;isManuallyOverridden&quot;:false,&quot;citeprocText&quot;:&quot;(Reyes Molina et al., 2023)&quot;,&quot;manualOverrideText&quot;:&quot;&quot;},&quot;citationTag&quot;:&quot;MENDELEY_CITATION_v3_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&quot;,&quot;citationItems&quot;:[{&quot;id&quot;:&quot;c23046b8-25fc-3392-8ff9-434631a69935&quot;,&quot;itemData&quot;:{&quot;type&quot;:&quot;article-journal&quot;,&quot;id&quot;:&quot;c23046b8-25fc-3392-8ff9-434631a69935&quot;,&quot;title&quot;:&quot;Actividad física incidental: avanzar en un paradigma de actividad física integrado y multidimensional&quot;,&quot;author&quot;:[{&quot;family&quot;:&quot;Reyes Molina&quot;,&quot;given&quot;:&quot;Daniel&quot;,&quot;parse-names&quot;:false,&quot;dropping-particle&quot;:&quot;&quot;,&quot;non-dropping-particle&quot;:&quot;&quot;},{&quot;family&quot;:&quot;Zapata Lamana&quot;,&quot;given&quot;:&quot;Rafael&quot;,&quot;parse-names&quot;:false,&quot;dropping-particle&quot;:&quot;&quot;,&quot;non-dropping-particle&quot;:&quot;&quot;},{&quot;family&quot;:&quot;Cigarroa&quot;,&quot;given&quot;:&quot;Igor&quot;,&quot;parse-names&quot;:false,&quot;dropping-particle&quot;:&quot;&quot;,&quot;non-dropping-particle&quot;:&quot;&quot;},{&quot;family&quot;:&quot;Palma Leal&quot;,&quot;given&quot;:&quot;Ximena&quot;,&quot;parse-names&quot;:false,&quot;dropping-particle&quot;:&quot;&quot;,&quot;non-dropping-particle&quot;:&quot;&quot;},{&quot;family&quot;:&quot;Aguilar Farías&quot;,&quot;given&quot;:&quot;Nicolás&quot;,&quot;parse-names&quot;:false,&quot;dropping-particle&quot;:&quot;&quot;,&quot;non-dropping-particle&quot;:&quot;&quot;},{&quot;family&quot;:&quot;Nazar&quot;,&quot;given&quot;:&quot;Gabriela.&quot;,&quot;parse-names&quot;:false,&quot;dropping-particle&quot;:&quot;&quot;,&quot;non-dropping-particle&quot;:&quot;&quot;}],&quot;container-title&quot;:&quot;Revista médica de Chile&quot;,&quot;container-title-short&quot;:&quot;Rev Med Chil&quot;,&quot;DOI&quot;:&quot;http://dx.doi.org/10.4067/s0034-98872023000400530&quot;,&quot;issued&quot;:{&quot;date-parts&quot;:[[2023,4]]},&quot;volume&quot;:&quot;151&quot;},&quot;isTemporary&quot;:false,&quot;suppress-author&quot;:false,&quot;composite&quot;:false,&quot;author-only&quot;:false}]},{&quot;citationID&quot;:&quot;MENDELEY_CITATION_4b876ce8-8246-4fa7-bf22-3e69d368ed44&quot;,&quot;properties&quot;:{&quot;noteIndex&quot;:0},&quot;isEdited&quot;:false,&quot;manualOverride&quot;:{&quot;isManuallyOverridden&quot;:false,&quot;citeprocText&quot;:&quot;(Tremblay et al., 2017)&quot;,&quot;manualOverrideText&quot;:&quot;&quot;},&quot;citationTag&quot;:&quot;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&quot;,&quot;citationItems&quot;:[{&quot;id&quot;:&quot;731b5e76-a280-366a-bc12-6fdad0f6b58e&quot;,&quot;itemData&quot;:{&quot;type&quot;:&quot;article-journal&quot;,&quot;id&quot;:&quot;731b5e76-a280-366a-bc12-6fdad0f6b58e&quot;,&quot;title&quot;:&quot;Sedentary Behavior Research Network (SBRN) - Terminology Consensus Project process and outcome&quot;,&quot;author&quot;:[{&quot;family&quot;:&quot;Tremblay&quot;,&quot;given&quot;:&quot;Mark S.&quot;,&quot;parse-names&quot;:false,&quot;dropping-particle&quot;:&quot;&quot;,&quot;non-dropping-particle&quot;:&quot;&quot;},{&quot;family&quot;:&quot;Aubert&quot;,&quot;given&quot;:&quot;Salomé&quot;,&quot;parse-names&quot;:false,&quot;dropping-particle&quot;:&quot;&quot;,&quot;non-dropping-particle&quot;:&quot;&quot;},{&quot;family&quot;:&quot;Barnes&quot;,&quot;given&quot;:&quot;Joel D.&quot;,&quot;parse-names&quot;:false,&quot;dropping-particle&quot;:&quot;&quot;,&quot;non-dropping-particle&quot;:&quot;&quot;},{&quot;family&quot;:&quot;Saunders&quot;,&quot;given&quot;:&quot;Travis J.&quot;,&quot;parse-names&quot;:false,&quot;dropping-particle&quot;:&quot;&quot;,&quot;non-dropping-particle&quot;:&quot;&quot;},{&quot;family&quot;:&quot;Carson&quot;,&quot;given&quot;:&quot;Valerie&quot;,&quot;parse-names&quot;:false,&quot;dropping-particle&quot;:&quot;&quot;,&quot;non-dropping-particle&quot;:&quot;&quot;},{&quot;family&quot;:&quot;Latimer-Cheung&quot;,&quot;given&quot;:&quot;Amy E.&quot;,&quot;parse-names&quot;:false,&quot;dropping-particle&quot;:&quot;&quot;,&quot;non-dropping-particle&quot;:&quot;&quot;},{&quot;family&quot;:&quot;Chastin&quot;,&quot;given&quot;:&quot;Sebastien F.M.&quot;,&quot;parse-names&quot;:false,&quot;dropping-particle&quot;:&quot;&quot;,&quot;non-dropping-particle&quot;:&quot;&quot;},{&quot;family&quot;:&quot;Altenburg&quot;,&quot;given&quot;:&quot;Teatske M.&quot;,&quot;parse-names&quot;:false,&quot;dropping-particle&quot;:&quot;&quot;,&quot;non-dropping-particle&quot;:&quot;&quot;},{&quot;family&quot;:&quot;Chinapaw&quot;,&quot;given&quot;:&quot;Mai J.M.&quot;,&quot;parse-names&quot;:false,&quot;dropping-particle&quot;:&quot;&quot;,&quot;non-dropping-particle&quot;:&quot;&quot;},{&quot;family&quot;:&quot;Aminian&quot;,&quot;given&quot;:&quot;Saeideh&quot;,&quot;parse-names&quot;:false,&quot;dropping-particle&quot;:&quot;&quot;,&quot;non-dropping-particle&quot;:&quot;&quot;},{&quot;family&quot;:&quot;Arundell&quot;,&quot;given&quot;:&quot;Lauren&quot;,&quot;parse-names&quot;:false,&quot;dropping-particle&quot;:&quot;&quot;,&quot;non-dropping-particle&quot;:&quot;&quot;},{&quot;family&quot;:&quot;Hinkley&quot;,&quot;given&quot;:&quot;Trina&quot;,&quot;parse-names&quot;:false,&quot;dropping-particle&quot;:&quot;&quot;,&quot;non-dropping-particle&quot;:&quot;&quot;},{&quot;family&quot;:&quot;Hnatiuk&quot;,&quot;given&quot;:&quot;Jill&quot;,&quot;parse-names&quot;:false,&quot;dropping-particle&quot;:&quot;&quot;,&quot;non-dropping-particle&quot;:&quot;&quot;},{&quot;family&quot;:&quot;Atkin&quot;,&quot;given&quot;:&quot;Andrew J.&quot;,&quot;parse-names&quot;:false,&quot;dropping-particle&quot;:&quot;&quot;,&quot;non-dropping-particle&quot;:&quot;&quot;},{&quot;family&quot;:&quot;Belanger&quot;,&quot;given&quot;:&quot;Kevin&quot;,&quot;parse-names&quot;:false,&quot;dropping-particle&quot;:&quot;&quot;,&quot;non-dropping-particle&quot;:&quot;&quot;},{&quot;family&quot;:&quot;Chaput&quot;,&quot;given&quot;:&quot;Jean Philippe&quot;,&quot;parse-names&quot;:false,&quot;dropping-particle&quot;:&quot;&quot;,&quot;non-dropping-particle&quot;:&quot;&quot;},{&quot;family&quot;:&quot;Gunnell&quot;,&quot;given&quot;:&quot;Katie&quot;,&quot;parse-names&quot;:false,&quot;dropping-particle&quot;:&quot;&quot;,&quot;non-dropping-particle&quot;:&quot;&quot;},{&quot;family&quot;:&quot;Larouche&quot;,&quot;given&quot;:&quot;Richard&quot;,&quot;parse-names&quot;:false,&quot;dropping-particle&quot;:&quot;&quot;,&quot;non-dropping-particle&quot;:&quot;&quot;},{&quot;family&quot;:&quot;Manyanga&quot;,&quot;given&quot;:&quot;Taru&quot;,&quot;parse-names&quot;:false,&quot;dropping-particle&quot;:&quot;&quot;,&quot;non-dropping-particle&quot;:&quot;&quot;},{&quot;family&quot;:&quot;Gibbs&quot;,&quot;given&quot;:&quot;Bethany Barone&quot;,&quot;parse-names&quot;:false,&quot;dropping-particle&quot;:&quot;&quot;,&quot;non-dropping-particle&quot;:&quot;&quot;},{&quot;family&quot;:&quot;Bassett-Gunter&quot;,&quot;given&quot;:&quot;Rebecca&quot;,&quot;parse-names&quot;:false,&quot;dropping-particle&quot;:&quot;&quot;,&quot;non-dropping-particle&quot;:&quot;&quot;},{&quot;family&quot;:&quot;Biddle&quot;,&quot;given&quot;:&quot;Stuart&quot;,&quot;parse-names&quot;:false,&quot;dropping-particle&quot;:&quot;&quot;,&quot;non-dropping-particle&quot;:&quot;&quot;},{&quot;family&quot;:&quot;Biswas&quot;,&quot;given&quot;:&quot;Aviroop&quot;,&quot;parse-names&quot;:false,&quot;dropping-particle&quot;:&quot;&quot;,&quot;non-dropping-particle&quot;:&quot;&quot;},{&quot;family&quot;:&quot;Chau&quot;,&quot;given&quot;:&quot;Josephine&quot;,&quot;parse-names&quot;:false,&quot;dropping-particle&quot;:&quot;&quot;,&quot;non-dropping-particle&quot;:&quot;&quot;},{&quot;family&quot;:&quot;Colley&quot;,&quot;given&quot;:&quot;Rachel&quot;,&quot;parse-names&quot;:false,&quot;dropping-particle&quot;:&quot;&quot;,&quot;non-dropping-particle&quot;:&quot;&quot;},{&quot;family&quot;:&quot;Coppinger&quot;,&quot;given&quot;:&quot;Tara&quot;,&quot;parse-names&quot;:false,&quot;dropping-particle&quot;:&quot;&quot;,&quot;non-dropping-particle&quot;:&quot;&quot;},{&quot;family&quot;:&quot;Craven&quot;,&quot;given&quot;:&quot;Catharine&quot;,&quot;parse-names&quot;:false,&quot;dropping-particle&quot;:&quot;&quot;,&quot;non-dropping-particle&quot;:&quot;&quot;},{&quot;family&quot;:&quot;Cristi-Montero&quot;,&quot;given&quot;:&quot;Carlos&quot;,&quot;parse-names&quot;:false,&quot;dropping-particle&quot;:&quot;&quot;,&quot;non-dropping-particle&quot;:&quot;&quot;},{&quot;family&quot;:&quot;Assis Teles Santos&quot;,&quot;given&quot;:&quot;Douglas&quot;,&quot;parse-names&quot;:false,&quot;dropping-particle&quot;:&quot;&quot;,&quot;non-dropping-particle&quot;:&quot;de&quot;},{&quot;family&quot;:&quot;Pozo Cruz&quot;,&quot;given&quot;:&quot;Borja&quot;,&quot;parse-names&quot;:false,&quot;dropping-particle&quot;:&quot;&quot;,&quot;non-dropping-particle&quot;:&quot;del&quot;},{&quot;family&quot;:&quot;Pozo-Cruz&quot;,&quot;given&quot;:&quot;Jesus&quot;,&quot;parse-names&quot;:false,&quot;dropping-particle&quot;:&quot;&quot;,&quot;non-dropping-particle&quot;:&quot;del&quot;},{&quot;family&quot;:&quot;Dempsey&quot;,&quot;given&quot;:&quot;Paddy&quot;,&quot;parse-names&quot;:false,&quot;dropping-particle&quot;:&quot;&quot;,&quot;non-dropping-particle&quot;:&quot;&quot;},{&quot;family&quot;:&quot;Carmo Santos Gonçalves&quot;,&quot;given&quot;:&quot;Ricardo Filipe&quot;,&quot;parse-names&quot;:false,&quot;dropping-particle&quot;:&quot;&quot;,&quot;non-dropping-particle&quot;:&quot;do&quot;},{&quot;family&quot;:&quot;Ekelund&quot;,&quot;given&quot;:&quot;Ulf&quot;,&quot;parse-names&quot;:false,&quot;dropping-particle&quot;:&quot;&quot;,&quot;non-dropping-particle&quot;:&quot;&quot;},{&quot;family&quot;:&quot;Ellingson&quot;,&quot;given&quot;:&quot;Laura&quot;,&quot;parse-names&quot;:false,&quot;dropping-particle&quot;:&quot;&quot;,&quot;non-dropping-particle&quot;:&quot;&quot;},{&quot;family&quot;:&quot;Ezeugwu&quot;,&quot;given&quot;:&quot;Victor&quot;,&quot;parse-names&quot;:false,&quot;dropping-particle&quot;:&quot;&quot;,&quot;non-dropping-particle&quot;:&quot;&quot;},{&quot;family&quot;:&quot;Fitzsimons&quot;,&quot;given&quot;:&quot;Claire&quot;,&quot;parse-names&quot;:false,&quot;dropping-particle&quot;:&quot;&quot;,&quot;non-dropping-particle&quot;:&quot;&quot;},{&quot;family&quot;:&quot;Florez-Pregonero&quot;,&quot;given&quot;:&quot;Alberto&quot;,&quot;parse-names&quot;:false,&quot;dropping-particle&quot;:&quot;&quot;,&quot;non-dropping-particle&quot;:&quot;&quot;},{&quot;family&quot;:&quot;Friel&quot;,&quot;given&quot;:&quot;Ciarán P.&quot;,&quot;parse-names&quot;:false,&quot;dropping-particle&quot;:&quot;&quot;,&quot;non-dropping-particle&quot;:&quot;&quot;},{&quot;family&quot;:&quot;Fröberg&quot;,&quot;given&quot;:&quot;Andreas&quot;,&quot;parse-names&quot;:false,&quot;dropping-particle&quot;:&quot;&quot;,&quot;non-dropping-particle&quot;:&quot;&quot;},{&quot;family&quot;:&quot;Giangregorio&quot;,&quot;given&quot;:&quot;Lora&quot;,&quot;parse-names&quot;:false,&quot;dropping-particle&quot;:&quot;&quot;,&quot;non-dropping-particle&quot;:&quot;&quot;},{&quot;family&quot;:&quot;Godin&quot;,&quot;given&quot;:&quot;Linda&quot;,&quot;parse-names&quot;:false,&quot;dropping-particle&quot;:&quot;&quot;,&quot;non-dropping-particle&quot;:&quot;&quot;},{&quot;family&quot;:&quot;Halloway&quot;,&quot;given&quot;:&quot;Shannon&quot;,&quot;parse-names&quot;:false,&quot;dropping-particle&quot;:&quot;&quot;,&quot;non-dropping-particle&quot;:&quot;&quot;},{&quot;family&quot;:&quot;Husu&quot;,&quot;given&quot;:&quot;Pauliina&quot;,&quot;parse-names&quot;:false,&quot;dropping-particle&quot;:&quot;&quot;,&quot;non-dropping-particle&quot;:&quot;&quot;},{&quot;family&quot;:&quot;Kadir&quot;,&quot;given&quot;:&quot;Mohammad&quot;,&quot;parse-names&quot;:false,&quot;dropping-particle&quot;:&quot;&quot;,&quot;non-dropping-particle&quot;:&quot;&quot;},{&quot;family&quot;:&quot;Karagounis&quot;,&quot;given&quot;:&quot;Leonidas G.&quot;,&quot;parse-names&quot;:false,&quot;dropping-particle&quot;:&quot;&quot;,&quot;non-dropping-particle&quot;:&quot;&quot;},{&quot;family&quot;:&quot;Koster&quot;,&quot;given&quot;:&quot;Annemarie&quot;,&quot;parse-names&quot;:false,&quot;dropping-particle&quot;:&quot;&quot;,&quot;non-dropping-particle&quot;:&quot;&quot;},{&quot;family&quot;:&quot;Lakerveld&quot;,&quot;given&quot;:&quot;Jeroen&quot;,&quot;parse-names&quot;:false,&quot;dropping-particle&quot;:&quot;&quot;,&quot;non-dropping-particle&quot;:&quot;&quot;},{&quot;family&quot;:&quot;Lamb&quot;,&quot;given&quot;:&quot;Martin&quot;,&quot;parse-names&quot;:false,&quot;dropping-particle&quot;:&quot;&quot;,&quot;non-dropping-particle&quot;:&quot;&quot;},{&quot;family&quot;:&quot;LeBlanc&quot;,&quot;given&quot;:&quot;Allana G.&quot;,&quot;parse-names&quot;:false,&quot;dropping-particle&quot;:&quot;&quot;,&quot;non-dropping-particle&quot;:&quot;&quot;},{&quot;family&quot;:&quot;Lee&quot;,&quot;given&quot;:&quot;Eun Young&quot;,&quot;parse-names&quot;:false,&quot;dropping-particle&quot;:&quot;&quot;,&quot;non-dropping-particle&quot;:&quot;&quot;},{&quot;family&quot;:&quot;Lee&quot;,&quot;given&quot;:&quot;Paul&quot;,&quot;parse-names&quot;:false,&quot;dropping-particle&quot;:&quot;&quot;,&quot;non-dropping-particle&quot;:&quot;&quot;},{&quot;family&quot;:&quot;Lopes&quot;,&quot;given&quot;:&quot;Luis&quot;,&quot;parse-names&quot;:false,&quot;dropping-particle&quot;:&quot;&quot;,&quot;non-dropping-particle&quot;:&quot;&quot;},{&quot;family&quot;:&quot;Manns&quot;,&quot;given&quot;:&quot;Trish&quot;,&quot;parse-names&quot;:false,&quot;dropping-particle&quot;:&quot;&quot;,&quot;non-dropping-particle&quot;:&quot;&quot;},{&quot;family&quot;:&quot;Ginis&quot;,&quot;given&quot;:&quot;Kathleen Martin&quot;,&quot;parse-names&quot;:false,&quot;dropping-particle&quot;:&quot;&quot;,&quot;non-dropping-particle&quot;:&quot;&quot;},{&quot;family&quot;:&quot;McVeigh&quot;,&quot;given&quot;:&quot;Joanne&quot;,&quot;parse-names&quot;:false,&quot;dropping-particle&quot;:&quot;&quot;,&quot;non-dropping-particle&quot;:&quot;&quot;},{&quot;family&quot;:&quot;Meneguci&quot;,&quot;given&quot;:&quot;Joilson&quot;,&quot;parse-names&quot;:false,&quot;dropping-particle&quot;:&quot;&quot;,&quot;non-dropping-particle&quot;:&quot;&quot;},{&quot;family&quot;:&quot;Moreira&quot;,&quot;given&quot;:&quot;Carla&quot;,&quot;parse-names&quot;:false,&quot;dropping-particle&quot;:&quot;&quot;,&quot;non-dropping-particle&quot;:&quot;&quot;},{&quot;family&quot;:&quot;Murtagh&quot;,&quot;given&quot;:&quot;Elaine&quot;,&quot;parse-names&quot;:false,&quot;dropping-particle&quot;:&quot;&quot;,&quot;non-dropping-particle&quot;:&quot;&quot;},{&quot;family&quot;:&quot;Patterson&quot;,&quot;given&quot;:&quot;Freda&quot;,&quot;parse-names&quot;:false,&quot;dropping-particle&quot;:&quot;&quot;,&quot;non-dropping-particle&quot;:&quot;&quot;},{&quot;family&quot;:&quot;Silva&quot;,&quot;given&quot;:&quot;Danilo Rodrigues Pereira&quot;,&quot;parse-names&quot;:false,&quot;dropping-particle&quot;:&quot;&quot;,&quot;non-dropping-particle&quot;:&quot;da&quot;},{&quot;family&quot;:&quot;Pesola&quot;,&quot;given&quot;:&quot;Arto J.&quot;,&quot;parse-names&quot;:false,&quot;dropping-particle&quot;:&quot;&quot;,&quot;non-dropping-particle&quot;:&quot;&quot;},{&quot;family&quot;:&quot;Peterson&quot;,&quot;given&quot;:&quot;Neil&quot;,&quot;parse-names&quot;:false,&quot;dropping-particle&quot;:&quot;&quot;,&quot;non-dropping-particle&quot;:&quot;&quot;},{&quot;family&quot;:&quot;Pettitt&quot;,&quot;given&quot;:&quot;Cherie&quot;,&quot;parse-names&quot;:false,&quot;dropping-particle&quot;:&quot;&quot;,&quot;non-dropping-particle&quot;:&quot;&quot;},{&quot;family&quot;:&quot;Pilutti&quot;,&quot;given&quot;:&quot;Lara&quot;,&quot;parse-names&quot;:false,&quot;dropping-particle&quot;:&quot;&quot;,&quot;non-dropping-particle&quot;:&quot;&quot;},{&quot;family&quot;:&quot;Pereira&quot;,&quot;given&quot;:&quot;Snehal Pinto&quot;,&quot;parse-names&quot;:false,&quot;dropping-particle&quot;:&quot;&quot;,&quot;non-dropping-particle&quot;:&quot;&quot;},{&quot;family&quot;:&quot;Poitras&quot;,&quot;given&quot;:&quot;Veronica&quot;,&quot;parse-names&quot;:false,&quot;dropping-particle&quot;:&quot;&quot;,&quot;non-dropping-particle&quot;:&quot;&quot;},{&quot;family&quot;:&quot;Prince&quot;,&quot;given&quot;:&quot;Stephanie&quot;,&quot;parse-names&quot;:false,&quot;dropping-particle&quot;:&quot;&quot;,&quot;non-dropping-particle&quot;:&quot;&quot;},{&quot;family&quot;:&quot;Rathod&quot;,&quot;given&quot;:&quot;Apoorva&quot;,&quot;parse-names&quot;:false,&quot;dropping-particle&quot;:&quot;&quot;,&quot;non-dropping-particle&quot;:&quot;&quot;},{&quot;family&quot;:&quot;Rivière&quot;,&quot;given&quot;:&quot;Fabien&quot;,&quot;parse-names&quot;:false,&quot;dropping-particle&quot;:&quot;&quot;,&quot;non-dropping-particle&quot;:&quot;&quot;},{&quot;family&quot;:&quot;Rosenkranz&quot;,&quot;given&quot;:&quot;Sara&quot;,&quot;parse-names&quot;:false,&quot;dropping-particle&quot;:&quot;&quot;,&quot;non-dropping-particle&quot;:&quot;&quot;},{&quot;family&quot;:&quot;Routhier&quot;,&quot;given&quot;:&quot;François&quot;,&quot;parse-names&quot;:false,&quot;dropping-particle&quot;:&quot;&quot;,&quot;non-dropping-particle&quot;:&quot;&quot;},{&quot;family&quot;:&quot;Santos&quot;,&quot;given&quot;:&quot;Rute&quot;,&quot;parse-names&quot;:false,&quot;dropping-particle&quot;:&quot;&quot;,&quot;non-dropping-particle&quot;:&quot;&quot;},{&quot;family&quot;:&quot;Smith&quot;,&quot;given&quot;:&quot;Brett&quot;,&quot;parse-names&quot;:false,&quot;dropping-particle&quot;:&quot;&quot;,&quot;non-dropping-particle&quot;:&quot;&quot;},{&quot;family&quot;:&quot;Theou&quot;,&quot;given&quot;:&quot;Olga&quot;,&quot;parse-names&quot;:false,&quot;dropping-particle&quot;:&quot;&quot;,&quot;non-dropping-particle&quot;:&quot;&quot;},{&quot;family&quot;:&quot;Tomasone&quot;,&quot;given&quot;:&quot;Jennifer&quot;,&quot;parse-names&quot;:false,&quot;dropping-particle&quot;:&quot;&quot;,&quot;non-dropping-particle&quot;:&quot;&quot;},{&quot;family&quot;:&quot;Tucker&quot;,&quot;given&quot;:&quot;Patricia&quot;,&quot;parse-names&quot;:false,&quot;dropping-particle&quot;:&quot;&quot;,&quot;non-dropping-particle&quot;:&quot;&quot;},{&quot;family&quot;:&quot;Meyer&quot;,&quot;given&quot;:&quot;Renée Umstattd&quot;,&quot;parse-names&quot;:false,&quot;dropping-particle&quot;:&quot;&quot;,&quot;non-dropping-particle&quot;:&quot;&quot;},{&quot;family&quot;:&quot;Ploeg&quot;,&quot;given&quot;:&quot;Hidde&quot;,&quot;parse-names&quot;:false,&quot;dropping-particle&quot;:&quot;&quot;,&quot;non-dropping-particle&quot;:&quot;van der&quot;},{&quot;family&quot;:&quot;Villalobos&quot;,&quot;given&quot;:&quot;Tania&quot;,&quot;parse-names&quot;:false,&quot;dropping-particle&quot;:&quot;&quot;,&quot;non-dropping-particle&quot;:&quot;&quot;},{&quot;family&quot;:&quot;Viren&quot;,&quot;given&quot;:&quot;Toni&quot;,&quot;parse-names&quot;:false,&quot;dropping-particle&quot;:&quot;&quot;,&quot;non-dropping-particle&quot;:&quot;&quot;},{&quot;family&quot;:&quot;Wallmann-Sperlich&quot;,&quot;given&quot;:&quot;Birgit&quot;,&quot;parse-names&quot;:false,&quot;dropping-particle&quot;:&quot;&quot;,&quot;non-dropping-particle&quot;:&quot;&quot;},{&quot;family&quot;:&quot;Wijndaele&quot;,&quot;given&quot;:&quot;Katrien&quot;,&quot;parse-names&quot;:false,&quot;dropping-particle&quot;:&quot;&quot;,&quot;non-dropping-particle&quot;:&quot;&quot;},{&quot;family&quot;:&quot;Wondergem&quot;,&quot;given&quot;:&quot;Roderick&quot;,&quot;parse-names&quot;:false,&quot;dropping-particle&quot;:&quot;&quot;,&quot;non-dropping-particle&quot;:&quot;&quot;}],&quot;container-title&quot;:&quot;International Journal of Behavioral Nutrition and Physical Activity&quot;,&quot;DOI&quot;:&quot;10.1186/s12966-017-0525-8&quot;,&quot;ISSN&quot;:&quot;14795868&quot;,&quot;PMID&quot;:&quot;28599680&quot;,&quot;issued&quot;:{&quot;date-parts&quot;:[[2017,6,10]]},&quot;abstract&quot;:&quot;Background: The prominence of sedentary behavior research in health science has grown rapidly. With this growth there is increasing urgency for clear, common and accepted terminology and definitions. Such standardization is difficult to achieve, especially across multi-disciplinary researchers, practitioners, and industries. The Sedentary Behavior Research Network (SBRN) undertook a Terminology Consensus Project to address this need. Method: First, a literature review was completed to identify key terms in sedentary behavior research. These key terms were then reviewed and modified by a Steering Committee formed by SBRN. Next, SBRN members were invited to contribute to this project and interested participants reviewed and provided feedback on the proposed list of terms and draft definitions through an online survey. Finally, a conceptual model and consensus definitions (including caveats and examples for all age groups and functional abilities) were finalized based on the feedback received from the 87 SBRN member participants who responded to the original invitation and survey. Results: Consensus definitions for the terms physical inactivity, stationary behavior, sedentary behavior, standing, screen time, non-screen-based sedentary time, sitting, reclining, lying, sedentary behavior pattern, as well as how the terms bouts, breaks, and interruptions should be used in this context are provided. Conclusion: It is hoped that the definitions resulting from this comprehensive, transparent, and broad-based participatory process will result in standardized terminology that is widely supported and adopted, thereby advancing future research, interventions, policies, and practices related to sedentary behaviors.&quot;,&quot;publisher&quot;:&quot;BioMed Central Ltd.&quot;,&quot;issue&quot;:&quot;1&quot;,&quot;volume&quot;:&quot;14&quot;,&quot;container-title-short&quot;:&quot;&quot;},&quot;isTemporary&quot;:false,&quot;suppress-author&quot;:false,&quot;composite&quot;:false,&quot;author-only&quot;:false}]},{&quot;citationID&quot;:&quot;MENDELEY_CITATION_14cd0c56-6075-4488-b207-78113a9e8d9d&quot;,&quot;properties&quot;:{&quot;noteIndex&quot;:0},&quot;isEdited&quot;:false,&quot;manualOverride&quot;:{&quot;isManuallyOverridden&quot;:false,&quot;citeprocText&quot;:&quot;(Bull et al., 2020; &lt;i&gt;WHO GUIDELINES ON PHYSICAL ACTIVITY AND SEDENTARY BEHAVIOUR WEB ANNEX Evidence Profiles*&lt;/i&gt;, 2020)&quot;,&quot;manualOverrideText&quot;:&quot;&quot;},&quot;citationTag&quot;:&quot;MENDELEY_CITATION_v3_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mNvbnRhaW5lci10aXRsZS1zaG9ydCI6IkJyIEogU3BvcnRzIE1lZC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J9LCJpc1RlbXBvcmFyeSI6ZmFsc2V9XX0=&quot;,&quot;citationItems&quot;:[{&quot;id&quot;:&quot;0bb2224e-ffa3-3b80-8e51-993f259f4ec8&quot;,&quot;itemData&quot;:{&quot;type&quot;:&quot;book&quot;,&quot;id&quot;:&quot;0bb2224e-ffa3-3b80-8e51-993f259f4ec8&quot;,&quot;title&quot;:&quot;WHO GUIDELINES ON PHYSICAL ACTIVITY AND SEDENTARY BEHAVIOUR WEB ANNEX Evidence Profiles*&quot;,&quot;ISBN&quot;:&quot;9789240015111&quot;,&quot;URL&quot;:&quot;http://apps.who.int/bookorders.&quot;,&quot;issued&quot;:{&quot;date-parts&quot;:[[2020]]},&quot;container-title-short&quot;:&quot;&quot;},&quot;isTemporary&quot;:false,&quot;suppress-author&quot;:false,&quot;composite&quot;:false,&quot;author-only&quot;:false},{&quot;id&quot;:&quot;6f1dc5d0-e88f-32f4-a12f-57e847c6fda5&quot;,&quot;itemData&quot;:{&quot;type&quot;:&quot;article&quot;,&quot;id&quot;:&quot;6f1dc5d0-e88f-32f4-a12f-57e847c6fda5&quot;,&quot;title&quot;:&quot;World Health Organization 2020 guidelines on physical activity and sedentary behaviour&quot;,&quot;author&quot;:[{&quot;family&quot;:&quot;Bull&quot;,&quot;given&quot;:&quot;Fiona C.&quot;,&quot;parse-names&quot;:false,&quot;dropping-particle&quot;:&quot;&quot;,&quot;non-dropping-particle&quot;:&quot;&quot;},{&quot;family&quot;:&quot;Al-Ansari&quot;,&quot;given&quot;:&quot;Salih S.&quot;,&quot;parse-names&quot;:false,&quot;dropping-particle&quot;:&quot;&quot;,&quot;non-dropping-particle&quot;:&quot;&quot;},{&quot;family&quot;:&quot;Biddle&quot;,&quot;given&quot;:&quot;Stuart&quot;,&quot;parse-names&quot;:false,&quot;dropping-particle&quot;:&quot;&quot;,&quot;non-dropping-particle&quot;:&quot;&quot;},{&quot;family&quot;:&quot;Borodulin&quot;,&quot;given&quot;:&quot;Katja&quot;,&quot;parse-names&quot;:false,&quot;dropping-particle&quot;:&quot;&quot;,&quot;non-dropping-particle&quot;:&quot;&quot;},{&quot;family&quot;:&quot;Buman&quot;,&quot;given&quot;:&quot;Matthew P.&quot;,&quot;parse-names&quot;:false,&quot;dropping-particle&quot;:&quot;&quot;,&quot;non-dropping-particle&quot;:&quot;&quot;},{&quot;family&quot;:&quot;Cardon&quot;,&quot;given&quot;:&quot;Greet&quot;,&quot;parse-names&quot;:false,&quot;dropping-particle&quot;:&quot;&quot;,&quot;non-dropping-particle&quot;:&quot;&quot;},{&quot;family&quot;:&quot;Carty&quot;,&quot;given&quot;:&quot;Catherine&quot;,&quot;parse-names&quot;:false,&quot;dropping-particle&quot;:&quot;&quot;,&quot;non-dropping-particle&quot;:&quot;&quot;},{&quot;family&quot;:&quot;Chaput&quot;,&quot;given&quot;:&quot;Jean Philippe&quot;,&quot;parse-names&quot;:false,&quot;dropping-particle&quot;:&quot;&quot;,&quot;non-dropping-particle&quot;:&quot;&quot;},{&quot;family&quot;:&quot;Chastin&quot;,&quot;given&quot;:&quot;Sebastien&quot;,&quot;parse-names&quot;:false,&quot;dropping-particle&quot;:&quot;&quot;,&quot;non-dropping-particle&quot;:&quot;&quot;},{&quot;family&quot;:&quot;Chou&quot;,&quot;given&quot;:&quot;Roger&quot;,&quot;parse-names&quot;:false,&quot;dropping-particle&quot;:&quot;&quot;,&quot;non-dropping-particle&quot;:&quot;&quot;},{&quot;family&quot;:&quot;Dempsey&quot;,&quot;given&quot;:&quot;Paddy C.&quot;,&quot;parse-names&quot;:false,&quot;dropping-particle&quot;:&quot;&quot;,&quot;non-dropping-particle&quot;:&quot;&quot;},{&quot;family&quot;:&quot;Dipietro&quot;,&quot;given&quot;:&quot;Loretta&quot;,&quot;parse-names&quot;:false,&quot;dropping-particle&quot;:&quot;&quot;,&quot;non-dropping-particle&quot;:&quot;&quot;},{&quot;family&quot;:&quot;Ekelund&quot;,&quot;given&quot;:&quot;Ulf&quot;,&quot;parse-names&quot;:false,&quot;dropping-particle&quot;:&quot;&quot;,&quot;non-dropping-particle&quot;:&quot;&quot;},{&quot;family&quot;:&quot;Firth&quot;,&quot;given&quot;:&quot;Joseph&quot;,&quot;parse-names&quot;:false,&quot;dropping-particle&quot;:&quot;&quot;,&quot;non-dropping-particle&quot;:&quot;&quot;},{&quot;family&quot;:&quot;Friedenreich&quot;,&quot;given&quot;:&quot;Christine M.&quot;,&quot;parse-names&quot;:false,&quot;dropping-particle&quot;:&quot;&quot;,&quot;non-dropping-particle&quot;:&quot;&quot;},{&quot;family&quot;:&quot;Garcia&quot;,&quot;given&quot;:&quot;Leandro&quot;,&quot;parse-names&quot;:false,&quot;dropping-particle&quot;:&quot;&quot;,&quot;non-dropping-particle&quot;:&quot;&quot;},{&quot;family&quot;:&quot;Gichu&quot;,&quot;given&quot;:&quot;Muthoni&quot;,&quot;parse-names&quot;:false,&quot;dropping-particle&quot;:&quot;&quot;,&quot;non-dropping-particle&quot;:&quot;&quot;},{&quot;family&quot;:&quot;Jago&quot;,&quot;given&quot;:&quot;Russell&quot;,&quot;parse-names&quot;:false,&quot;dropping-particle&quot;:&quot;&quot;,&quot;non-dropping-particle&quot;:&quot;&quot;},{&quot;family&quot;:&quot;Katzmarzyk&quot;,&quot;given&quot;:&quot;Peter T.&quot;,&quot;parse-names&quot;:false,&quot;dropping-particle&quot;:&quot;&quot;,&quot;non-dropping-particle&quot;:&quot;&quot;},{&quot;family&quot;:&quot;Lambert&quot;,&quot;given&quot;:&quot;Estelle&quot;,&quot;parse-names&quot;:false,&quot;dropping-particle&quot;:&quot;&quot;,&quot;non-dropping-particle&quot;:&quot;&quot;},{&quot;family&quot;:&quot;Leitzmann&quot;,&quot;given&quot;:&quot;Michael&quot;,&quot;parse-names&quot;:false,&quot;dropping-particle&quot;:&quot;&quot;,&quot;non-dropping-particle&quot;:&quot;&quot;},{&quot;family&quot;:&quot;Milton&quot;,&quot;given&quot;:&quot;Karen&quot;,&quot;parse-names&quot;:false,&quot;dropping-particle&quot;:&quot;&quot;,&quot;non-dropping-particle&quot;:&quot;&quot;},{&quot;family&quot;:&quot;Ortega&quot;,&quot;given&quot;:&quot;Francisco B.&quot;,&quot;parse-names&quot;:false,&quot;dropping-particle&quot;:&quot;&quot;,&quot;non-dropping-particle&quot;:&quot;&quot;},{&quot;family&quot;:&quot;Ranasinghe&quot;,&quot;given&quot;:&quot;Chathuranga&quot;,&quot;parse-names&quot;:false,&quot;dropping-particle&quot;:&quot;&quot;,&quot;non-dropping-particle&quot;:&quot;&quot;},{&quot;family&quot;:&quot;Stamatakis&quot;,&quot;given&quot;:&quot;Emmanuel&quot;,&quot;parse-names&quot;:false,&quot;dropping-particle&quot;:&quot;&quot;,&quot;non-dropping-particle&quot;:&quot;&quot;},{&quot;family&quot;:&quot;Tiedemann&quot;,&quot;given&quot;:&quot;Anne&quot;,&quot;parse-names&quot;:false,&quot;dropping-particle&quot;:&quot;&quot;,&quot;non-dropping-particle&quot;:&quot;&quot;},{&quot;family&quot;:&quot;Troiano&quot;,&quot;given&quot;:&quot;Richard P.&quot;,&quot;parse-names&quot;:false,&quot;dropping-particle&quot;:&quot;&quot;,&quot;non-dropping-particle&quot;:&quot;&quot;},{&quot;family&quot;:&quot;Ploeg&quot;,&quot;given&quot;:&quot;Hidde P.&quot;,&quot;parse-names&quot;:false,&quot;dropping-particle&quot;:&quot;&quot;,&quot;non-dropping-particle&quot;:&quot;Van Der&quot;},{&quot;family&quot;:&quot;Wari&quot;,&quot;given&quot;:&quot;Vicky&quot;,&quot;parse-names&quot;:false,&quot;dropping-particle&quot;:&quot;&quot;,&quot;non-dropping-particle&quot;:&quot;&quot;},{&quot;family&quot;:&quot;Willumsen&quot;,&quot;given&quot;:&quot;Juana F.&quot;,&quot;parse-names&quot;:false,&quot;dropping-particle&quot;:&quot;&quot;,&quot;non-dropping-particle&quot;:&quot;&quot;}],&quot;container-title&quot;:&quot;British Journal of Sports Medicine&quot;,&quot;container-title-short&quot;:&quot;Br J Sports Med&quot;,&quot;DOI&quot;:&quot;10.1136/bjsports-2020-102955&quot;,&quot;ISSN&quot;:&quot;14730480&quot;,&quot;PMID&quot;:&quot;33239350&quot;,&quot;issued&quot;:{&quot;date-parts&quot;:[[2020,12,1]]},&quot;page&quot;:&quot;1451-1462&quot;,&quot;abstract&quot;:&quot;Objectives To describe new WHO 2020 guidelines on physical activity and sedentary behaviour. Methods The guidelines were developed in accordance with WHO protocols. An expert Guideline Development Group reviewed evidence to assess associations between physical activity and sedentary behaviour for an agreed set of health outcomes and population groups. The assessment used and systematically updated recent relevant systematic reviews; new primary reviews addressed additional health outcomes or subpopulations. Results The new guidelines address children, adolescents, adults, older adults and include new specific recommendations for pregnant and postpartum women and people living with chronic conditions or disability. All adults should undertake 150-300 min of moderate-intensity, or 75-150 min of vigorous-intensity physical activity, or some equivalent combination of moderate-intensity and vigorous-intensity aerobic physical activity, per week. Among children and adolescents, an average of 60 min/day of moderate-to-vigorous intensity aerobic physical activity across the week provides health benefits. The guidelines recommend regular muscle-strengthening activity for all age groups. Additionally, reducing sedentary behaviours is recommended across all age groups and abilities, although evidence was insufficient to quantify a sedentary behaviour threshold. Conclusion These 2020 WHO guidelines update previous WHO recommendations released in 2010. They reaffirm messages that some physical activity is better than none, that more physical activity is better for optimal health outcomes and provide a new recommendation on reducing sedentary behaviours. These guidelines highlight the importance of regularly undertaking both aerobic and muscle strengthening activities and for the first time, there are specific recommendations for specific populations including for pregnant and postpartum women and people living with chronic conditions or disability. These guidelines should be used to inform national health policies aligned with the WHO Global Action Plan on Physical Activity 2018-2030 and to strengthen surveillance systems that track progress towards national and global targets.&quot;,&quot;publisher&quot;:&quot;BMJ Publishing Group&quot;,&quot;issue&quot;:&quot;24&quot;,&quot;volume&quot;:&quot;54&quot;},&quot;isTemporary&quot;:false}]},{&quot;citationID&quot;:&quot;MENDELEY_CITATION_4bcadc63-bcd7-46b6-90fc-c086e0437d6f&quot;,&quot;properties&quot;:{&quot;noteIndex&quot;:0},&quot;isEdited&quot;:false,&quot;manualOverride&quot;:{&quot;isManuallyOverridden&quot;:false,&quot;citeprocText&quot;:&quot;(William et al., 2008)&quot;,&quot;manualOverrideText&quot;:&quot;&quot;},&quot;citationTag&quot;:&quot;MENDELEY_CITATION_v3_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&quot;,&quot;citationItems&quot;:[{&quot;id&quot;:&quot;68bc2360-8419-3db2-8ed7-78a7b422f820&quot;,&quot;itemData&quot;:{&quot;type&quot;:&quot;report&quot;,&quot;id&quot;:&quot;68bc2360-8419-3db2-8ed7-78a7b422f820&quot;,&quot;title&quot;:&quot;Physical Activity Guidelines Advisory&quot;,&quot;author&quot;:[{&quot;family&quot;:&quot;William&quot;,&quot;given&quot;:&quot;Haskell&quot;,&quot;parse-names&quot;:false,&quot;dropping-particle&quot;:&quot;&quot;,&quot;non-dropping-particle&quot;:&quot;&quot;},{&quot;family&quot;:&quot;Miriam E. Nelson&quot;,&quot;given&quot;:&quot;&quot;,&quot;parse-names&quot;:false,&quot;dropping-particle&quot;:&quot;&quot;,&quot;non-dropping-particle&quot;:&quot;&quot;},{&quot;family&quot;:&quot;Rod K. Dishman&quot;,&quot;given&quot;:&quot;&quot;,&quot;parse-names&quot;:false,&quot;dropping-particle&quot;:&quot;&quot;,&quot;non-dropping-particle&quot;:&quot;&quot;},{&quot;family&quot;:&quot;Edward T. Howley&quot;,&quot;given&quot;:&quot;&quot;,&quot;parse-names&quot;:false,&quot;dropping-particle&quot;:&quot;&quot;,&quot;non-dropping-particle&quot;:&quot;&quot;},{&quot;family&quot;:&quot;Wendy M. Kohrt&quot;,&quot;given&quot;:&quot;&quot;,&quot;parse-names&quot;:false,&quot;dropping-particle&quot;:&quot;&quot;,&quot;non-dropping-particle&quot;:&quot;&quot;},{&quot;family&quot;:&quot;William E. Kraus&quot;,&quot;given&quot;:&quot;&quot;,&quot;parse-names&quot;:false,&quot;dropping-particle&quot;:&quot;&quot;,&quot;non-dropping-particle&quot;:&quot;&quot;},{&quot;family&quot;:&quot;I-Min Lee&quot;,&quot;given&quot;:&quot;MBBS&quot;,&quot;parse-names&quot;:false,&quot;dropping-particle&quot;:&quot;&quot;,&quot;non-dropping-particle&quot;:&quot;&quot;},{&quot;family&quot;:&quot;Anne McTiernan&quot;,&quot;given&quot;:&quot;&quot;,&quot;parse-names&quot;:false,&quot;dropping-particle&quot;:&quot;&quot;,&quot;non-dropping-particle&quot;:&quot;&quot;},{&quot;family&quot;:&quot;Russell R. Pate&quot;,&quot;given&quot;:&quot;&quot;,&quot;parse-names&quot;:false,&quot;dropping-particle&quot;:&quot;&quot;,&quot;non-dropping-particle&quot;:&quot;&quot;},{&quot;family&quot;:&quot;Kenneth E. Powell&quot;,&quot;given&quot;:&quot;&quot;,&quot;parse-names&quot;:false,&quot;dropping-particle&quot;:&quot;&quot;,&quot;non-dropping-particle&quot;:&quot;&quot;},{&quot;family&quot;:&quot;Judith G. Regensteiner&quot;,&quot;given&quot;:&quot;&quot;,&quot;parse-names&quot;:false,&quot;dropping-particle&quot;:&quot;&quot;,&quot;non-dropping-particle&quot;:&quot;&quot;},{&quot;family&quot;:&quot;James H. Rimmer&quot;,&quot;given&quot;:&quot;&quot;,&quot;parse-names&quot;:false,&quot;dropping-particle&quot;:&quot;&quot;,&quot;non-dropping-particle&quot;:&quot;&quot;},{&quot;family&quot;:&quot;Antronette K. (Toni) Yancey&quot;,&quot;given&quot;:&quot;&quot;,&quot;parse-names&quot;:false,&quot;dropping-particle&quot;:&quot;&quot;,&quot;non-dropping-particle&quot;:&quot;&quot;}],&quot;issued&quot;:{&quot;date-parts&quot;:[[2008]]},&quot;container-title-short&quot;:&quot;&quot;},&quot;isTemporary&quot;:false,&quot;suppress-author&quot;:false,&quot;composite&quot;:false,&quot;author-only&quot;:false}]},{&quot;citationID&quot;:&quot;MENDELEY_CITATION_36c8e073-3b54-4c82-a7e2-b9e7678e6861&quot;,&quot;properties&quot;:{&quot;noteIndex&quot;:0},&quot;isEdited&quot;:false,&quot;manualOverride&quot;:{&quot;isManuallyOverridden&quot;:false,&quot;citeprocText&quot;:&quot;(Reyes Molina et al., 2023)&quot;,&quot;manualOverrideText&quot;:&quot;&quot;},&quot;citationTag&quot;:&quot;MENDELEY_CITATION_v3_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&quot;,&quot;citationItems&quot;:[{&quot;id&quot;:&quot;c23046b8-25fc-3392-8ff9-434631a69935&quot;,&quot;itemData&quot;:{&quot;type&quot;:&quot;article-journal&quot;,&quot;id&quot;:&quot;c23046b8-25fc-3392-8ff9-434631a69935&quot;,&quot;title&quot;:&quot;Actividad física incidental: avanzar en un paradigma de actividad física integrado y multidimensional&quot;,&quot;author&quot;:[{&quot;family&quot;:&quot;Reyes Molina&quot;,&quot;given&quot;:&quot;Daniel&quot;,&quot;parse-names&quot;:false,&quot;dropping-particle&quot;:&quot;&quot;,&quot;non-dropping-particle&quot;:&quot;&quot;},{&quot;family&quot;:&quot;Zapata Lamana&quot;,&quot;given&quot;:&quot;Rafael&quot;,&quot;parse-names&quot;:false,&quot;dropping-particle&quot;:&quot;&quot;,&quot;non-dropping-particle&quot;:&quot;&quot;},{&quot;family&quot;:&quot;Cigarroa&quot;,&quot;given&quot;:&quot;Igor&quot;,&quot;parse-names&quot;:false,&quot;dropping-particle&quot;:&quot;&quot;,&quot;non-dropping-particle&quot;:&quot;&quot;},{&quot;family&quot;:&quot;Palma Leal&quot;,&quot;given&quot;:&quot;Ximena&quot;,&quot;parse-names&quot;:false,&quot;dropping-particle&quot;:&quot;&quot;,&quot;non-dropping-particle&quot;:&quot;&quot;},{&quot;family&quot;:&quot;Aguilar Farías&quot;,&quot;given&quot;:&quot;Nicolás&quot;,&quot;parse-names&quot;:false,&quot;dropping-particle&quot;:&quot;&quot;,&quot;non-dropping-particle&quot;:&quot;&quot;},{&quot;family&quot;:&quot;Nazar&quot;,&quot;given&quot;:&quot;Gabriela.&quot;,&quot;parse-names&quot;:false,&quot;dropping-particle&quot;:&quot;&quot;,&quot;non-dropping-particle&quot;:&quot;&quot;}],&quot;container-title&quot;:&quot;Revista médica de Chile&quot;,&quot;container-title-short&quot;:&quot;Rev Med Chil&quot;,&quot;DOI&quot;:&quot;http://dx.doi.org/10.4067/s0034-98872023000400530&quot;,&quot;issued&quot;:{&quot;date-parts&quot;:[[2023,4]]},&quot;volume&quot;:&quot;151&quot;},&quot;isTemporary&quot;:false,&quot;suppress-author&quot;:false,&quot;composite&quot;:false,&quot;author-only&quot;:false}]},{&quot;citationID&quot;:&quot;MENDELEY_CITATION_95700e68-44ce-4993-b380-d9e5521482be&quot;,&quot;properties&quot;:{&quot;noteIndex&quot;:0},&quot;isEdited&quot;:false,&quot;manualOverride&quot;:{&quot;isManuallyOverridden&quot;:false,&quot;citeprocText&quot;:&quot;(William et al., 2008)&quot;,&quot;manualOverrideText&quot;:&quot;&quot;},&quot;citationTag&quot;:&quot;MENDELEY_CITATION_v3_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&quot;,&quot;citationItems&quot;:[{&quot;id&quot;:&quot;68bc2360-8419-3db2-8ed7-78a7b422f820&quot;,&quot;itemData&quot;:{&quot;type&quot;:&quot;report&quot;,&quot;id&quot;:&quot;68bc2360-8419-3db2-8ed7-78a7b422f820&quot;,&quot;title&quot;:&quot;Physical Activity Guidelines Advisory&quot;,&quot;author&quot;:[{&quot;family&quot;:&quot;William&quot;,&quot;given&quot;:&quot;Haskell&quot;,&quot;parse-names&quot;:false,&quot;dropping-particle&quot;:&quot;&quot;,&quot;non-dropping-particle&quot;:&quot;&quot;},{&quot;family&quot;:&quot;Miriam E. Nelson&quot;,&quot;given&quot;:&quot;&quot;,&quot;parse-names&quot;:false,&quot;dropping-particle&quot;:&quot;&quot;,&quot;non-dropping-particle&quot;:&quot;&quot;},{&quot;family&quot;:&quot;Rod K. Dishman&quot;,&quot;given&quot;:&quot;&quot;,&quot;parse-names&quot;:false,&quot;dropping-particle&quot;:&quot;&quot;,&quot;non-dropping-particle&quot;:&quot;&quot;},{&quot;family&quot;:&quot;Edward T. Howley&quot;,&quot;given&quot;:&quot;&quot;,&quot;parse-names&quot;:false,&quot;dropping-particle&quot;:&quot;&quot;,&quot;non-dropping-particle&quot;:&quot;&quot;},{&quot;family&quot;:&quot;Wendy M. Kohrt&quot;,&quot;given&quot;:&quot;&quot;,&quot;parse-names&quot;:false,&quot;dropping-particle&quot;:&quot;&quot;,&quot;non-dropping-particle&quot;:&quot;&quot;},{&quot;family&quot;:&quot;William E. Kraus&quot;,&quot;given&quot;:&quot;&quot;,&quot;parse-names&quot;:false,&quot;dropping-particle&quot;:&quot;&quot;,&quot;non-dropping-particle&quot;:&quot;&quot;},{&quot;family&quot;:&quot;I-Min Lee&quot;,&quot;given&quot;:&quot;MBBS&quot;,&quot;parse-names&quot;:false,&quot;dropping-particle&quot;:&quot;&quot;,&quot;non-dropping-particle&quot;:&quot;&quot;},{&quot;family&quot;:&quot;Anne McTiernan&quot;,&quot;given&quot;:&quot;&quot;,&quot;parse-names&quot;:false,&quot;dropping-particle&quot;:&quot;&quot;,&quot;non-dropping-particle&quot;:&quot;&quot;},{&quot;family&quot;:&quot;Russell R. Pate&quot;,&quot;given&quot;:&quot;&quot;,&quot;parse-names&quot;:false,&quot;dropping-particle&quot;:&quot;&quot;,&quot;non-dropping-particle&quot;:&quot;&quot;},{&quot;family&quot;:&quot;Kenneth E. Powell&quot;,&quot;given&quot;:&quot;&quot;,&quot;parse-names&quot;:false,&quot;dropping-particle&quot;:&quot;&quot;,&quot;non-dropping-particle&quot;:&quot;&quot;},{&quot;family&quot;:&quot;Judith G. Regensteiner&quot;,&quot;given&quot;:&quot;&quot;,&quot;parse-names&quot;:false,&quot;dropping-particle&quot;:&quot;&quot;,&quot;non-dropping-particle&quot;:&quot;&quot;},{&quot;family&quot;:&quot;James H. Rimmer&quot;,&quot;given&quot;:&quot;&quot;,&quot;parse-names&quot;:false,&quot;dropping-particle&quot;:&quot;&quot;,&quot;non-dropping-particle&quot;:&quot;&quot;},{&quot;family&quot;:&quot;Antronette K. (Toni) Yancey&quot;,&quot;given&quot;:&quot;&quot;,&quot;parse-names&quot;:false,&quot;dropping-particle&quot;:&quot;&quot;,&quot;non-dropping-particle&quot;:&quot;&quot;}],&quot;issued&quot;:{&quot;date-parts&quot;:[[2008]]},&quot;container-title-short&quot;:&quot;&quot;},&quot;isTemporary&quot;:false,&quot;suppress-author&quot;:false,&quot;composite&quot;:false,&quot;author-only&quot;:false}]},{&quot;citationID&quot;:&quot;MENDELEY_CITATION_241541c3-3876-429e-8a04-c681dab6878d&quot;,&quot;properties&quot;:{&quot;noteIndex&quot;:0},&quot;isEdited&quot;:false,&quot;manualOverride&quot;:{&quot;isManuallyOverridden&quot;:false,&quot;citeprocText&quot;:&quot;(Robert et al., 2016)&quot;,&quot;manualOverrideText&quot;:&quot;&quot;},&quot;citationTag&quot;:&quot;MENDELEY_CITATION_v3_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&quot;,&quot;citationItems&quot;:[{&quot;id&quot;:&quot;9511199f-a178-3424-845a-550794e1c900&quot;,&quot;itemData&quot;:{&quot;type&quot;:&quot;article-journal&quot;,&quot;id&quot;:&quot;9511199f-a178-3424-845a-550794e1c900&quot;,&quot;title&quot;:&quot;Importance of Assessing Cardiorespiratory Fitness in Clinical Practice: A Case for Fitness as a Clinical Vital Sign: A Scientific Statement From the American Heart Association&quot;,&quot;author&quot;:[{&quot;family&quot;:&quot;Robert&quot;,&quot;given&quot;:&quot;Ross&quot;,&quot;parse-names&quot;:false,&quot;dropping-particle&quot;:&quot;&quot;,&quot;non-dropping-particle&quot;:&quot;&quot;},{&quot;family&quot;:&quot;Steven N. Blair&quot;,&quot;given&quot;:&quot;&quot;,&quot;parse-names&quot;:false,&quot;dropping-particle&quot;:&quot;&quot;,&quot;non-dropping-particle&quot;:&quot;&quot;},{&quot;family&quot;:&quot;Ross Arena&quot;,&quot;given&quot;:&quot;&quot;,&quot;parse-names&quot;:false,&quot;dropping-particle&quot;:&quot;&quot;,&quot;non-dropping-particle&quot;:&quot;&quot;},{&quot;family&quot;:&quot;Timothy S. Church&quot;,&quot;given&quot;:&quot;&quot;,&quot;parse-names&quot;:false,&quot;dropping-particle&quot;:&quot;&quot;,&quot;non-dropping-particle&quot;:&quot;&quot;},{&quot;family&quot;:&quot;Jean-Pierre Després&quot;,&quot;given&quot;:&quot;&quot;,&quot;parse-names&quot;:false,&quot;dropping-particle&quot;:&quot;&quot;,&quot;non-dropping-particle&quot;:&quot;&quot;},{&quot;family&quot;:&quot;Barry A. Franklin&quot;,&quot;given&quot;:&quot;&quot;,&quot;parse-names&quot;:false,&quot;dropping-particle&quot;:&quot;&quot;,&quot;non-dropping-particle&quot;:&quot;&quot;},{&quot;family&quot;:&quot;William L. Haskell&quot;,&quot;given&quot;:&quot;&quot;,&quot;parse-names&quot;:false,&quot;dropping-particle&quot;:&quot;&quot;,&quot;non-dropping-particle&quot;:&quot;&quot;},{&quot;family&quot;:&quot;Leonard A. Kaminsky&quot;,&quot;given&quot;:&quot;&quot;,&quot;parse-names&quot;:false,&quot;dropping-particle&quot;:&quot;&quot;,&quot;non-dropping-particle&quot;:&quot;&quot;},{&quot;family&quot;:&quot;Benjamin D.&quot;,&quot;given&quot;:&quot;&quot;,&quot;parse-names&quot;:false,&quot;dropping-particle&quot;:&quot;&quot;,&quot;non-dropping-particle&quot;:&quot;&quot;},{&quot;family&quot;:&quot;Levine&quot;,&quot;given&quot;:&quot;Carl J. Lavie,&quot;,&quot;parse-names&quot;:false,&quot;dropping-particle&quot;:&quot;&quot;,&quot;non-dropping-particle&quot;:&quot;&quot;},{&quot;family&quot;:&quot;Jonathan Myers&quot;,&quot;given&quot;:&quot;&quot;,&quot;parse-names&quot;:false,&quot;dropping-particle&quot;:&quot;&quot;,&quot;non-dropping-particle&quot;:&quot;&quot;},{&quot;family&quot;:&quot;Josef Niebauer&quot;,&quot;given&quot;:&quot;&quot;,&quot;parse-names&quot;:false,&quot;dropping-particle&quot;:&quot;&quot;,&quot;non-dropping-particle&quot;:&quot;&quot;},{&quot;family&quot;:&quot;Robert Sallis&quot;,&quot;given&quot;:&quot;&quot;,&quot;parse-names&quot;:false,&quot;dropping-particle&quot;:&quot;&quot;,&quot;non-dropping-particle&quot;:&quot;&quot;},{&quot;family&quot;:&quot;Susumu S.&quot;,&quot;given&quot;:&quot;&quot;,&quot;parse-names&quot;:false,&quot;dropping-particle&quot;:&quot;&quot;,&quot;non-dropping-particle&quot;:&quot;&quot;},{&quot;family&quot;:&quot;Sawada&quot;,&quot;given&quot;:&quot;&quot;,&quot;parse-names&quot;:false,&quot;dropping-particle&quot;:&quot;&quot;,&quot;non-dropping-particle&quot;:&quot;&quot;},{&quot;family&quot;:&quot;Xuemei Sui&quot;,&quot;given&quot;:&quot;&quot;,&quot;parse-names&quot;:false,&quot;dropping-particle&quot;:&quot;&quot;,&quot;non-dropping-particle&quot;:&quot;&quot;},{&quot;family&quot;:&quot;Ulrik Wisløff&quot;,&quot;given&quot;:&quot;&quot;,&quot;parse-names&quot;:false,&quot;dropping-particle&quot;:&quot;&quot;,&quot;non-dropping-particle&quot;:&quot;&quot;}],&quot;container-title&quot;:&quot;Circulation, American Heart Association, Inc.&quot;,&quot;accessed&quot;:{&quot;date-parts&quot;:[[2024,5,16]]},&quot;URL&quot;:&quot;https://www.ahajournals.org/doi/full/10.1161/CIR.0000000000000461&quot;,&quot;issued&quot;:{&quot;date-parts&quot;:[[2016]]},&quot;issue&quot;:&quot;24&quot;,&quot;volume&quot;:&quot;134&quot;,&quot;container-title-short&quot;:&quot;&quot;},&quot;isTemporary&quot;:false,&quot;suppress-author&quot;:false,&quot;composite&quot;:false,&quot;author-only&quot;:false}]},{&quot;citationID&quot;:&quot;MENDELEY_CITATION_f5298e03-6842-4588-b647-c7815a6c4e04&quot;,&quot;properties&quot;:{&quot;noteIndex&quot;:0},&quot;isEdited&quot;:false,&quot;manualOverride&quot;:{&quot;isManuallyOverridden&quot;:false,&quot;citeprocText&quot;:&quot;(Piercy et al., 2018)&quot;,&quot;manualOverrideText&quot;:&quot;&quot;},&quot;citationTag&quot;:&quot;MENDELEY_CITATION_v3_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&quot;,&quot;citationItems&quot;:[{&quot;id&quot;:&quot;78e2185c-253a-3b25-be3a-1f64bcee0b5d&quot;,&quot;itemData&quot;:{&quot;type&quot;:&quot;article-journal&quot;,&quot;id&quot;:&quot;78e2185c-253a-3b25-be3a-1f64bcee0b5d&quot;,&quot;title&quot;:&quot;The physical activity guidelines for Americans&quot;,&quot;author&quot;:[{&quot;family&quot;:&quot;Piercy&quot;,&quot;given&quot;:&quot;Katrina L.&quot;,&quot;parse-names&quot;:false,&quot;dropping-particle&quot;:&quot;&quot;,&quot;non-dropping-particle&quot;:&quot;&quot;},{&quot;family&quot;:&quot;Troiano&quot;,&quot;given&quot;:&quot;Richard P.&quot;,&quot;parse-names&quot;:false,&quot;dropping-particle&quot;:&quot;&quot;,&quot;non-dropping-particle&quot;:&quot;&quot;},{&quot;family&quot;:&quot;Ballard&quot;,&quot;given&quot;:&quot;Rachel M.&quot;,&quot;parse-names&quot;:false,&quot;dropping-particle&quot;:&quot;&quot;,&quot;non-dropping-particle&quot;:&quot;&quot;},{&quot;family&quot;:&quot;Carlson&quot;,&quot;given&quot;:&quot;Susan A.&quot;,&quot;parse-names&quot;:false,&quot;dropping-particle&quot;:&quot;&quot;,&quot;non-dropping-particle&quot;:&quot;&quot;},{&quot;family&quot;:&quot;Fulton&quot;,&quot;given&quot;:&quot;Janet E.&quot;,&quot;parse-names&quot;:false,&quot;dropping-particle&quot;:&quot;&quot;,&quot;non-dropping-particle&quot;:&quot;&quot;},{&quot;family&quot;:&quot;Galuska&quot;,&quot;given&quot;:&quot;Deborah A.&quot;,&quot;parse-names&quot;:false,&quot;dropping-particle&quot;:&quot;&quot;,&quot;non-dropping-particle&quot;:&quot;&quot;},{&quot;family&quot;:&quot;George&quot;,&quot;given&quot;:&quot;Stephanie M.&quot;,&quot;parse-names&quot;:false,&quot;dropping-particle&quot;:&quot;&quot;,&quot;non-dropping-particle&quot;:&quot;&quot;},{&quot;family&quot;:&quot;Olson&quot;,&quot;given&quot;:&quot;Richard D.&quot;,&quot;parse-names&quot;:false,&quot;dropping-particle&quot;:&quot;&quot;,&quot;non-dropping-particle&quot;:&quot;&quot;}],&quot;container-title&quot;:&quot;JAMA - Journal of the American Medical Association&quot;,&quot;DOI&quot;:&quot;10.1001/jama.2018.14854&quot;,&quot;ISSN&quot;:&quot;15383598&quot;,&quot;PMID&quot;:&quot;30418471&quot;,&quot;issued&quot;:{&quot;date-parts&quot;:[[2018,11,20]]},&quot;page&quot;:&quot;2020-2028&quot;,&quot;abstract&quot;:&quot;IMPORTANCE Approximately 80% of US adults and adolescents are insufficiently active. Physical activity fosters normal growth and development and can make people feel, function, and sleep better and reduce risk of many chronic diseases. OBJECTIVE To summarize key guidelines in the Physical Activity Guidelines for Americans, 2nd edition (PAG). PROCESS AND EVIDENCE SYNTHESIS The 2018 Physical Activity Guidelines Advisory Committee conducted a systematic review of the science supporting physical activity and health. The committee addressed 38 questions and 104 subquestions and graded the evidence based on consistency and quality of the research. Evidence graded as strong or moderate was the basis of the key guidelines. The Department of Health and Human Services (HHS) based the PAG on the 2018 Physical Activity Guidelines Advisory Committee Scientific Report. RECOMMENDATIONS The PAG provides information and guidance on the types and amounts of physical activity to improve a variety of health outcomes for multiple population groups. Preschool-aged children (3 through 5 years) should be physically active throughout the day to enhance growth and development. Children and adolescents aged 6 through 17 years should do 60 minutes or more of moderate-to-vigorous physical activity daily. Adults should do at least 150 minutes to 300 minutes a week of moderate-intensity, or 75 minutes to 150 minutes a week of vigorous-intensity aerobic physical activity, or an equivalent combination of moderate- and vigorous-intensity aerobic activity. They should also do muscle-strengthening activities on 2 or more days a week. Older adults should do multicomponent physical activity that includes balance training as well as aerobic and muscle-strengthening activities. Pregnant and postpartum women should do at least 150 minutes of moderate-intensity aerobic activity a week. Adults with chronic conditions or disabilities, who are able, should follow the key guidelines for adults and do both aerobic and muscle-strengthening activities. Recommendations emphasize that moving more and sitting less will benefit nearly everyone. Individuals performing the least physical activity benefit most by even modest increases in moderate-to-vigorous physical activity. Additional benefits occur with more physical activity. Both aerobic and muscle-strengthening physical activity are beneficial. CONCLUSIONS AND RELEVANCE The Physical Activity Guidelines for Americans, 2nd edition, provides information and guidance on the types and amounts of physical activity that provide substantial health benefits. Health professionals and policy makers should facilitate awareness of the guidelines and promote the health benefits of physical activity and support efforts to implement programs, practices, and policies to facilitate increased physical activity and to improve the health of the US population.&quot;,&quot;publisher&quot;:&quot;American Medical Association&quot;,&quot;issue&quot;:&quot;19&quot;,&quot;volume&quot;:&quot;320&quot;,&quot;container-title-short&quot;:&quot;&quot;},&quot;isTemporary&quot;:false,&quot;suppress-author&quot;:false,&quot;composite&quot;:false,&quot;author-only&quot;:false}]},{&quot;citationID&quot;:&quot;MENDELEY_CITATION_dcf2f30e-6286-4335-a0a9-072cc39287d4&quot;,&quot;properties&quot;:{&quot;noteIndex&quot;:0},&quot;isEdited&quot;:false,&quot;manualOverride&quot;:{&quot;isManuallyOverridden&quot;:false,&quot;citeprocText&quot;:&quot;(Riebe et al., 2018)&quot;,&quot;manualOverrideText&quot;:&quot;&quot;},&quot;citationTag&quot;:&quot;MENDELEY_CITATION_v3_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&quot;,&quot;citationItems&quot;:[{&quot;id&quot;:&quot;61e26389-07be-3237-9069-484ec994462b&quot;,&quot;itemData&quot;:{&quot;type&quot;:&quot;book&quot;,&quot;id&quot;:&quot;61e26389-07be-3237-9069-484ec994462b&quot;,&quot;title&quot;:&quot;ACSM’s Guidelines for Exercise Testing and Prescription&quot;,&quot;author&quot;:[{&quot;family&quot;:&quot;Riebe&quot;,&quot;given&quot;:&quot;Deborah&quot;,&quot;parse-names&quot;:false,&quot;dropping-particle&quot;:&quot;&quot;,&quot;non-dropping-particle&quot;:&quot;&quot;},{&quot;family&quot;:&quot;Ehrman&quot;,&quot;given&quot;:&quot;Jonathan K&quot;,&quot;parse-names&quot;:false,&quot;dropping-particle&quot;:&quot;&quot;,&quot;non-dropping-particle&quot;:&quot;&quot;},{&quot;family&quot;:&quot;Liguori&quot;,&quot;given&quot;:&quot;Gary&quot;,&quot;parse-names&quot;:false,&quot;dropping-particle&quot;:&quot;&quot;,&quot;non-dropping-particle&quot;:&quot;&quot;},{&quot;family&quot;:&quot;Magal&quot;,&quot;given&quot;:&quot;Meir&quot;,&quot;parse-names&quot;:false,&quot;dropping-particle&quot;:&quot;&quot;,&quot;non-dropping-particle&quot;:&quot;&quot;}],&quot;ISBN&quot;:&quot;9781496339065 149633907X&quot;,&quot;issued&quot;:{&quot;date-parts&quot;:[[2018]]},&quot;edition&quot;:&quot;Tenth edition.&quot;,&quot;container-title-short&quot;:&quot;&quot;},&quot;isTemporary&quot;:false}]},{&quot;citationID&quot;:&quot;MENDELEY_CITATION_3d448ba1-0200-40cc-9110-ffc4a77dd379&quot;,&quot;properties&quot;:{&quot;noteIndex&quot;:0},&quot;isEdited&quot;:false,&quot;manualOverride&quot;:{&quot;isManuallyOverridden&quot;:false,&quot;citeprocText&quot;:&quot;(González et al., 2018)&quot;,&quot;manualOverrideText&quot;:&quot;&quot;},&quot;citationTag&quot;:&quot;MENDELEY_CITATION_v3_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&quot;,&quot;citationItems&quot;:[{&quot;id&quot;:&quot;29fe59c0-e2fe-3297-8160-e4a3d31db29a&quot;,&quot;itemData&quot;:{&quot;type&quot;:&quot;report&quot;,&quot;id&quot;:&quot;29fe59c0-e2fe-3297-8160-e4a3d31db29a&quot;,&quot;title&quot;:&quot;Análisis de la capacidad aeróbica como cualidad esencial de la condición física de los estudiantes: Una revisión sistemática Analysis of aerobic capacity as an essential quality of students' physical condition: A systematic review&quot;,&quot;author&quot;:[{&quot;family&quot;:&quot;González&quot;,&quot;given&quot;:&quot;Gabriel&quot;,&quot;parse-names&quot;:false,&quot;dropping-particle&quot;:&quot;&quot;,&quot;non-dropping-particle&quot;:&quot;&quot;},{&quot;family&quot;:&quot;Ortega&quot;,&quot;given&quot;:&quot;Zurita&quot;,&quot;parse-names&quot;:false,&quot;dropping-particle&quot;:&quot;&quot;,&quot;non-dropping-particle&quot;:&quot;&quot;},{&quot;family&quot;:&quot;San&quot;,&quot;given&quot;:&quot;Silvia&quot;,&quot;parse-names&quot;:false,&quot;dropping-particle&quot;:&quot;&quot;,&quot;non-dropping-particle&quot;:&quot;&quot;},{&quot;family&quot;:&quot;Mata&quot;,&quot;given&quot;:&quot;Román&quot;,&quot;parse-names&quot;:false,&quot;dropping-particle&quot;:&quot;&quot;,&quot;non-dropping-particle&quot;:&quot;&quot;},{&quot;family&quot;:&quot;José&quot;,&quot;given&quot;:&quot;Antonio&quot;,&quot;parse-names&quot;:false,&quot;dropping-particle&quot;:&quot;&quot;,&quot;non-dropping-particle&quot;:&quot;&quot;},{&quot;family&quot;:&quot;Cortés&quot;,&quot;given&quot;:&quot;Pérez&quot;,&quot;parse-names&quot;:false,&quot;dropping-particle&quot;:&quot;&quot;,&quot;non-dropping-particle&quot;:&quot;&quot;},{&quot;family&quot;:&quot;Molero&quot;,&quot;given&quot;:&quot;Pilar Puertas&quot;,&quot;parse-names&quot;:false,&quot;dropping-particle&quot;:&quot;&quot;,&quot;non-dropping-particle&quot;:&quot;&quot;},{&quot;family&quot;:&quot;Cuberos&quot;,&quot;given&quot;:&quot;Ramón Chacón&quot;,&quot;parse-names&quot;:false,&quot;dropping-particle&quot;:&quot;&quot;,&quot;non-dropping-particle&quot;:&quot;&quot;}],&quot;URL&quot;:&quot;www.retos.org&quot;,&quot;issued&quot;:{&quot;date-parts&quot;:[[2018]]},&quot;abstract&quot;:&quot;Resumen. Las etapas educativas relativas a la infancia y adolescencia son periodos esenciales para promocionar los estilos de vida saludables, tales como el incremento de la actividad física y la mejora de la condición física. La capacidad aeróbica es una de las cualidades más importantes de la condición física relacionadas con la salud, ya que representa una medida directa del grado general de salud y de manera específica del estado del sistema cardiovascular, respiratorio y metabólico. El presente trabajo tiene como objetivo principal analizar el efecto de la capacidad aeróbica en estudiantes, mediante una revisión sistemática de literatura científica. La búsqueda bibliográfica se ha realizado en la base de datos Web of Science y SCOPUS, obteniendo una población de 293 artículos publicados entre 1997-2017. Tras la aplicación de los criterios de inclusión, se seleccionaron 26 estudios para su posterior análisis y tratamiento. Podemos decir que la capacidad aeróbica del alumnado se encuentra relacionada de forma considerable con los niveles de actividad física, parámetros antropométricos y aspectos del rendimiento académico y mental. Por ello, se resalta la necesidad de aumentar el número de investigaciones que analicen y/o traten la capacidad aeróbica como uno de los principales indicadores de salud relacionada con la condición física, ejerciendo así un papel protector frente a distintas enfermedades futuras. Palabras Clave. Aptitud física; capacidad aeróbica; estudiantes. Abstract. The educational stages related to childhood and adolescence are essential periods for the promotion of healthy behaviors, such as increased physical activity and improved physical fitness. Aerobic capacity is one of the most important qualities of health-related physical fitness, as it represents a direct measure of general health as well as it specifically defines the state of cardiovascular, respiratory, and metabolic systems. The main objective of this work is to analyze the effect of aerobic capacity in students through a systematic review of scientific literature. The bibliographic search was done in the Web of Science and SCOPUS databases, obtaining a population of 293 articles published between 1997 and 2017. After the inclusion criteria were applied, 26 studies were selected for further analysis and treatment. The review highlights that students' aerobic capacity is significantly associated with physical activity levels, anthropometric parameters, and certain aspects of academic and mental performance. Therefore, the need to increase research analyzing and / or treating aerobic capacity as one of the main health indicators related to physical fitness is emphasized, as this quality plays a protective role in relation to different future diseases.&quot;,&quot;container-title-short&quot;:&quot;&quot;},&quot;isTemporary&quot;:false,&quot;suppress-author&quot;:false,&quot;composite&quot;:false,&quot;author-only&quot;:false}]},{&quot;citationID&quot;:&quot;MENDELEY_CITATION_76c8fc97-88cb-4dac-b473-1dded7462934&quot;,&quot;properties&quot;:{&quot;noteIndex&quot;:0},&quot;isEdited&quot;:false,&quot;manualOverride&quot;:{&quot;isManuallyOverridden&quot;:false,&quot;citeprocText&quot;:&quot;(Robert et al., 2016)&quot;,&quot;manualOverrideText&quot;:&quot;&quot;},&quot;citationTag&quot;:&quot;MENDELEY_CITATION_v3_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&quot;,&quot;citationItems&quot;:[{&quot;id&quot;:&quot;9511199f-a178-3424-845a-550794e1c900&quot;,&quot;itemData&quot;:{&quot;type&quot;:&quot;article-journal&quot;,&quot;id&quot;:&quot;9511199f-a178-3424-845a-550794e1c900&quot;,&quot;title&quot;:&quot;Importance of Assessing Cardiorespiratory Fitness in Clinical Practice: A Case for Fitness as a Clinical Vital Sign: A Scientific Statement From the American Heart Association&quot;,&quot;author&quot;:[{&quot;family&quot;:&quot;Robert&quot;,&quot;given&quot;:&quot;Ross&quot;,&quot;parse-names&quot;:false,&quot;dropping-particle&quot;:&quot;&quot;,&quot;non-dropping-particle&quot;:&quot;&quot;},{&quot;family&quot;:&quot;Steven N. Blair&quot;,&quot;given&quot;:&quot;&quot;,&quot;parse-names&quot;:false,&quot;dropping-particle&quot;:&quot;&quot;,&quot;non-dropping-particle&quot;:&quot;&quot;},{&quot;family&quot;:&quot;Ross Arena&quot;,&quot;given&quot;:&quot;&quot;,&quot;parse-names&quot;:false,&quot;dropping-particle&quot;:&quot;&quot;,&quot;non-dropping-particle&quot;:&quot;&quot;},{&quot;family&quot;:&quot;Timothy S. Church&quot;,&quot;given&quot;:&quot;&quot;,&quot;parse-names&quot;:false,&quot;dropping-particle&quot;:&quot;&quot;,&quot;non-dropping-particle&quot;:&quot;&quot;},{&quot;family&quot;:&quot;Jean-Pierre Després&quot;,&quot;given&quot;:&quot;&quot;,&quot;parse-names&quot;:false,&quot;dropping-particle&quot;:&quot;&quot;,&quot;non-dropping-particle&quot;:&quot;&quot;},{&quot;family&quot;:&quot;Barry A. Franklin&quot;,&quot;given&quot;:&quot;&quot;,&quot;parse-names&quot;:false,&quot;dropping-particle&quot;:&quot;&quot;,&quot;non-dropping-particle&quot;:&quot;&quot;},{&quot;family&quot;:&quot;William L. Haskell&quot;,&quot;given&quot;:&quot;&quot;,&quot;parse-names&quot;:false,&quot;dropping-particle&quot;:&quot;&quot;,&quot;non-dropping-particle&quot;:&quot;&quot;},{&quot;family&quot;:&quot;Leonard A. Kaminsky&quot;,&quot;given&quot;:&quot;&quot;,&quot;parse-names&quot;:false,&quot;dropping-particle&quot;:&quot;&quot;,&quot;non-dropping-particle&quot;:&quot;&quot;},{&quot;family&quot;:&quot;Benjamin D.&quot;,&quot;given&quot;:&quot;&quot;,&quot;parse-names&quot;:false,&quot;dropping-particle&quot;:&quot;&quot;,&quot;non-dropping-particle&quot;:&quot;&quot;},{&quot;family&quot;:&quot;Levine&quot;,&quot;given&quot;:&quot;Carl J. Lavie,&quot;,&quot;parse-names&quot;:false,&quot;dropping-particle&quot;:&quot;&quot;,&quot;non-dropping-particle&quot;:&quot;&quot;},{&quot;family&quot;:&quot;Jonathan Myers&quot;,&quot;given&quot;:&quot;&quot;,&quot;parse-names&quot;:false,&quot;dropping-particle&quot;:&quot;&quot;,&quot;non-dropping-particle&quot;:&quot;&quot;},{&quot;family&quot;:&quot;Josef Niebauer&quot;,&quot;given&quot;:&quot;&quot;,&quot;parse-names&quot;:false,&quot;dropping-particle&quot;:&quot;&quot;,&quot;non-dropping-particle&quot;:&quot;&quot;},{&quot;family&quot;:&quot;Robert Sallis&quot;,&quot;given&quot;:&quot;&quot;,&quot;parse-names&quot;:false,&quot;dropping-particle&quot;:&quot;&quot;,&quot;non-dropping-particle&quot;:&quot;&quot;},{&quot;family&quot;:&quot;Susumu S.&quot;,&quot;given&quot;:&quot;&quot;,&quot;parse-names&quot;:false,&quot;dropping-particle&quot;:&quot;&quot;,&quot;non-dropping-particle&quot;:&quot;&quot;},{&quot;family&quot;:&quot;Sawada&quot;,&quot;given&quot;:&quot;&quot;,&quot;parse-names&quot;:false,&quot;dropping-particle&quot;:&quot;&quot;,&quot;non-dropping-particle&quot;:&quot;&quot;},{&quot;family&quot;:&quot;Xuemei Sui&quot;,&quot;given&quot;:&quot;&quot;,&quot;parse-names&quot;:false,&quot;dropping-particle&quot;:&quot;&quot;,&quot;non-dropping-particle&quot;:&quot;&quot;},{&quot;family&quot;:&quot;Ulrik Wisløff&quot;,&quot;given&quot;:&quot;&quot;,&quot;parse-names&quot;:false,&quot;dropping-particle&quot;:&quot;&quot;,&quot;non-dropping-particle&quot;:&quot;&quot;}],&quot;container-title&quot;:&quot;Circulation, American Heart Association, Inc.&quot;,&quot;accessed&quot;:{&quot;date-parts&quot;:[[2024,5,16]]},&quot;URL&quot;:&quot;https://www.ahajournals.org/doi/full/10.1161/CIR.0000000000000461&quot;,&quot;issued&quot;:{&quot;date-parts&quot;:[[2016]]},&quot;issue&quot;:&quot;24&quot;,&quot;volume&quot;:&quot;134&quot;,&quot;container-title-short&quot;:&quot;&quot;},&quot;isTemporary&quot;:false,&quot;suppress-author&quot;:false,&quot;composite&quot;:false,&quot;author-only&quot;:false}]},{&quot;citationID&quot;:&quot;MENDELEY_CITATION_9997f787-4162-4c0b-9c38-c712b2f50aae&quot;,&quot;properties&quot;:{&quot;noteIndex&quot;:0},&quot;isEdited&quot;:false,&quot;manualOverride&quot;:{&quot;isManuallyOverridden&quot;:false,&quot;citeprocText&quot;:&quot;(Abellán et al., 2014)&quot;,&quot;manualOverrideText&quot;:&quot;&quot;},&quot;citationTag&quot;:&quot;MENDELEY_CITATION_v3_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&quot;,&quot;citationItems&quot;:[{&quot;id&quot;:&quot;3e2066e0-7fcf-36ae-8ff9-a06e36838bd2&quot;,&quot;itemData&quot;:{&quot;type&quot;:&quot;article-journal&quot;,&quot;id&quot;:&quot;3e2066e0-7fcf-36ae-8ff9-a06e36838bd2&quot;,&quot;title&quot;:&quot;GUÍA PARA LA PRESCRIPCIÓN DEL EJERCICIO FÍSICO EN PACIENTES CON RIESGO CARDIOVASCULAR&quot;,&quot;author&quot;:[{&quot;family&quot;:&quot;Abellán&quot;,&quot;given&quot;:&quot;José&quot;,&quot;parse-names&quot;:false,&quot;dropping-particle&quot;:&quot;&quot;,&quot;non-dropping-particle&quot;:&quot;&quot;},{&quot;family&quot;:&quot;Pilar Sainz de Baranda Anduja&quot;,&quot;given&quot;:&quot;&quot;,&quot;parse-names&quot;:false,&quot;dropping-particle&quot;:&quot;&quot;,&quot;non-dropping-particle&quot;:&quot;&quot;},{&quot;family&quot;:&quot;Enrique J. Ortín Ortín&quot;,&quot;given&quot;:&quot;&quot;,&quot;parse-names&quot;:false,&quot;dropping-particle&quot;:&quot;&quot;,&quot;non-dropping-particle&quot;:&quot;&quot;}],&quot;container-title&quot;:&quot;SEH - LELHA&quot;,&quot;ISBN&quot;:&quot;8492986689, 9788492986682&quot;,&quot;issued&quot;:{&quot;date-parts&quot;:[[2014]]},&quot;page&quot;:&quot;278&quot;,&quot;container-title-short&quot;:&quot;&quot;},&quot;isTemporary&quot;:false,&quot;suppress-author&quot;:false,&quot;composite&quot;:false,&quot;author-only&quot;:false}]},{&quot;citationID&quot;:&quot;MENDELEY_CITATION_8349b20e-e4cc-4a1b-9fe5-5ccb6084f701&quot;,&quot;properties&quot;:{&quot;noteIndex&quot;:0},&quot;isEdited&quot;:false,&quot;manualOverride&quot;:{&quot;isManuallyOverridden&quot;:false,&quot;citeprocText&quot;:&quot;(S M Fox &amp;#38; Haskell, 1968)&quot;,&quot;manualOverrideText&quot;:&quot;&quot;},&quot;citationTag&quot;:&quot;MENDELEY_CITATION_v3_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&quot;,&quot;citationItems&quot;:[{&quot;id&quot;:&quot;2fe39e17-3b3e-3525-988b-3c516e6916ee&quot;,&quot;itemData&quot;:{&quot;type&quot;:&quot;report&quot;,&quot;id&quot;:&quot;2fe39e17-3b3e-3525-988b-3c516e6916ee&quot;,&quot;title&quot;:&quot;PHYSICAL ACTIVITY AND THE PREVENTION OF CORONARY HEART DISEASE*&quot;,&quot;author&quot;:[{&quot;family&quot;:&quot;S M Fox&quot;,&quot;given&quot;:&quot;3rd&quot;,&quot;parse-names&quot;:false,&quot;dropping-particle&quot;:&quot;&quot;,&quot;non-dropping-particle&quot;:&quot;&quot;},{&quot;family&quot;:&quot;Haskell&quot;,&quot;given&quot;:&quot;William L&quot;,&quot;parse-names&quot;:false,&quot;dropping-particle&quot;:&quot;&quot;,&quot;non-dropping-particle&quot;:&quot;&quot;}],&quot;issued&quot;:{&quot;date-parts&quot;:[[1968]]},&quot;container-title-short&quot;:&quot;&quot;},&quot;isTemporary&quot;:false,&quot;suppress-author&quot;:false,&quot;composite&quot;:false,&quot;author-only&quot;:false}]},{&quot;citationID&quot;:&quot;MENDELEY_CITATION_5a00adb4-c035-4a5c-96b8-b7f0f251e7f2&quot;,&quot;properties&quot;:{&quot;noteIndex&quot;:0},&quot;isEdited&quot;:false,&quot;manualOverride&quot;:{&quot;isManuallyOverridden&quot;:false,&quot;citeprocText&quot;:&quot;(Tanaka et al., 2001)&quot;,&quot;manualOverrideText&quot;:&quot;&quot;},&quot;citationTag&quot;:&quot;MENDELEY_CITATION_v3_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&quot;,&quot;citationItems&quot;:[{&quot;id&quot;:&quot;2b668832-d511-381c-ad7d-a29cc71c163a&quot;,&quot;itemData&quot;:{&quot;type&quot;:&quot;report&quot;,&quot;id&quot;:&quot;2b668832-d511-381c-ad7d-a29cc71c163a&quot;,&quot;title&quot;:&quot;Age-Predicted Maximal Heart Rate Revisited&quot;,&quot;author&quot;:[{&quot;family&quot;:&quot;Tanaka&quot;,&quot;given&quot;:&quot;Hirofumi&quot;,&quot;parse-names&quot;:false,&quot;dropping-particle&quot;:&quot;&quot;,&quot;non-dropping-particle&quot;:&quot;&quot;},{&quot;family&quot;:&quot;Monahan&quot;,&quot;given&quot;:&quot;Kevin D&quot;,&quot;parse-names&quot;:false,&quot;dropping-particle&quot;:&quot;&quot;,&quot;non-dropping-particle&quot;:&quot;&quot;},{&quot;family&quot;:&quot;Seals&quot;,&quot;given&quot;:&quot;Douglas R&quot;,&quot;parse-names&quot;:false,&quot;dropping-particle&quot;:&quot;&quot;,&quot;non-dropping-particle&quot;:&quot;&quot;}],&quot;issued&quot;:{&quot;date-parts&quot;:[[2001]]},&quot;abstract&quot;:&quot;OBJECTIVES We sought to determine a generalized equation for predicting maximal heart rate (HR max) in healthy adults. BACKGROUND The age-predicted HR max equation (i.e., 220 age) is commonly used as a basis for prescribing exercise programs, as a criterion for achieving maximal exertion and as a clinical guide during diagnostic exercise testing. Despite its importance and widespread use, the validity of the HR max equation has never been established in a sample that included a sufficient number of older adults. METHODS First, a meta-analytic approach was used to collect group mean HR max values from 351 studies involving 492 groups and 18,712 subjects. Subsequently, the new equation was cross-validated in a well-controlled, laboratory-based study in which HR max was measured in 514 healthy subjects. RESULTS In the meta-analysis, HR max was strongly related to age (r 0.90), using the equation of 208 0.7 age. The regression equation obtained in the laboratory-based study (209 0.7 age) was virtually identical to that obtained from the meta-analysis. The regression line was not different between men and women, nor was it influenced by wide variations in habitual physical activity levels. CONCLUSIONS 1) A regression equation to predict HR max is 208 0.7 age in healthy adults. 2) HR max is predicted, to a large extent, by age alone and is independent of gender and habitual physical activity status. Our findings suggest that the currently used equation underestimates HR max in older adults. This would have the effect of underestimating the true level of physical stress imposed during exercise testing and the appropriate intensity of prescribed exercise programs. (J Am Coll Cardiol 2001;37:153-6)&quot;,&quot;container-title-short&quot;:&quot;&quot;},&quot;isTemporary&quot;:false,&quot;suppress-author&quot;:false,&quot;composite&quot;:false,&quot;author-only&quot;:false}]},{&quot;citationID&quot;:&quot;MENDELEY_CITATION_a03126d7-f02b-415f-8376-9f9cc8443156&quot;,&quot;properties&quot;:{&quot;noteIndex&quot;:0},&quot;isEdited&quot;:false,&quot;manualOverride&quot;:{&quot;isManuallyOverridden&quot;:false,&quot;citeprocText&quot;:&quot;(Abellán et al., 2014)&quot;,&quot;manualOverrideText&quot;:&quot;&quot;},&quot;citationTag&quot;:&quot;MENDELEY_CITATION_v3_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&quot;,&quot;citationItems&quot;:[{&quot;id&quot;:&quot;3e2066e0-7fcf-36ae-8ff9-a06e36838bd2&quot;,&quot;itemData&quot;:{&quot;type&quot;:&quot;article-journal&quot;,&quot;id&quot;:&quot;3e2066e0-7fcf-36ae-8ff9-a06e36838bd2&quot;,&quot;title&quot;:&quot;GUÍA PARA LA PRESCRIPCIÓN DEL EJERCICIO FÍSICO EN PACIENTES CON RIESGO CARDIOVASCULAR&quot;,&quot;author&quot;:[{&quot;family&quot;:&quot;Abellán&quot;,&quot;given&quot;:&quot;José&quot;,&quot;parse-names&quot;:false,&quot;dropping-particle&quot;:&quot;&quot;,&quot;non-dropping-particle&quot;:&quot;&quot;},{&quot;family&quot;:&quot;Pilar Sainz de Baranda Anduja&quot;,&quot;given&quot;:&quot;&quot;,&quot;parse-names&quot;:false,&quot;dropping-particle&quot;:&quot;&quot;,&quot;non-dropping-particle&quot;:&quot;&quot;},{&quot;family&quot;:&quot;Enrique J. Ortín Ortín&quot;,&quot;given&quot;:&quot;&quot;,&quot;parse-names&quot;:false,&quot;dropping-particle&quot;:&quot;&quot;,&quot;non-dropping-particle&quot;:&quot;&quot;}],&quot;container-title&quot;:&quot;SEH - LELHA&quot;,&quot;ISBN&quot;:&quot;8492986689, 9788492986682&quot;,&quot;issued&quot;:{&quot;date-parts&quot;:[[2014]]},&quot;page&quot;:&quot;278&quot;,&quot;container-title-short&quot;:&quot;&quot;},&quot;isTemporary&quot;:false,&quot;suppress-author&quot;:false,&quot;composite&quot;:false,&quot;author-only&quot;:false}]},{&quot;citationID&quot;:&quot;MENDELEY_CITATION_a5e654fc-911b-40d6-ba6c-8381ed15b7ce&quot;,&quot;properties&quot;:{&quot;noteIndex&quot;:0},&quot;isEdited&quot;:false,&quot;manualOverride&quot;:{&quot;isManuallyOverridden&quot;:false,&quot;citeprocText&quot;:&quot;(Guidelines Heart rate variability Standards of measurement, physiological interpretation, and clinical use, s/f; Quigley et al., 2024)&quot;,&quot;manualOverrideText&quot;:&quot;&quot;},&quot;citationTag&quot;:&quot;MENDELEY_CITATION_v3_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&quot;,&quot;citationItems&quot;:[{&quot;id&quot;:&quot;3bc3066c-6663-3887-8979-3b999077615f&quot;,&quot;itemData&quot;:{&quot;type&quot;:&quot;report&quot;,&quot;id&quot;:&quot;3bc3066c-6663-3887-8979-3b999077615f&quot;,&quot;title&quot;:&quot;Guidelines Heart rate variability Standards of measurement, physiological interpretation, and clinical use&quot;,&quot;container-title-short&quot;:&quot;&quot;},&quot;isTemporary&quot;:false,&quot;suppress-author&quot;:false,&quot;composite&quot;:false,&quot;author-only&quot;:false},{&quot;id&quot;:&quot;acfe1057-d2bd-3922-a979-ebf99cc526ef&quot;,&quot;itemData&quot;:{&quot;type&quot;:&quot;article-journal&quot;,&quot;id&quot;:&quot;acfe1057-d2bd-3922-a979-ebf99cc526ef&quot;,&quot;title&quot;:&quot;Publication guidelines for human heart rate and heart rate variability studies in psychophysiology—Part 1: Physiological underpinnings and foundations of measurement&quot;,&quot;author&quot;:[{&quot;family&quot;:&quot;Quigley&quot;,&quot;given&quot;:&quot;Karen S.&quot;,&quot;parse-names&quot;:false,&quot;dropping-particle&quot;:&quot;&quot;,&quot;non-dropping-particle&quot;:&quot;&quot;},{&quot;family&quot;:&quot;Gianaros&quot;,&quot;given&quot;:&quot;Peter J.&quot;,&quot;parse-names&quot;:false,&quot;dropping-particle&quot;:&quot;&quot;,&quot;non-dropping-particle&quot;:&quot;&quot;},{&quot;family&quot;:&quot;Norman&quot;,&quot;given&quot;:&quot;Greg J.&quot;,&quot;parse-names&quot;:false,&quot;dropping-particle&quot;:&quot;&quot;,&quot;non-dropping-particle&quot;:&quot;&quot;},{&quot;family&quot;:&quot;Jennings&quot;,&quot;given&quot;:&quot;J. Richard&quot;,&quot;parse-names&quot;:false,&quot;dropping-particle&quot;:&quot;&quot;,&quot;non-dropping-particle&quot;:&quot;&quot;},{&quot;family&quot;:&quot;Berntson&quot;,&quot;given&quot;:&quot;Gary G.&quot;,&quot;parse-names&quot;:false,&quot;dropping-particle&quot;:&quot;&quot;,&quot;non-dropping-particle&quot;:&quot;&quot;},{&quot;family&quot;:&quot;Geus&quot;,&quot;given&quot;:&quot;Eco J.C.&quot;,&quot;parse-names&quot;:false,&quot;dropping-particle&quot;:&quot;&quot;,&quot;non-dropping-particle&quot;:&quot;de&quot;}],&quot;container-title&quot;:&quot;Psychophysiology&quot;,&quot;container-title-short&quot;:&quot;Psychophysiology&quot;,&quot;DOI&quot;:&quot;10.1111/psyp.14604&quot;,&quot;ISSN&quot;:&quot;14698986&quot;,&quot;PMID&quot;:&quot;38873876&quot;,&quot;issued&quot;:{&quot;date-parts&quot;:[[2024,9,1]]},&quot;abstract&quot;:&quot;This Committee Report provides methodological, interpretive, and reporting guidance for researchers who use measures of heart rate (HR) and heart rate variability (HRV) in psychophysiological research. We provide brief summaries of best practices in measuring HR and HRV via electrocardiographic and photoplethysmographic signals in laboratory, field (ambulatory), and brain-imaging contexts to address research questions incorporating measures of HR and HRV. The Report emphasizes evidence for the strengths and weaknesses of different recording and derivation methods for measures of HR and HRV. Along with this guidance, the Report reviews what is known about the origin of the heartbeat and its neural control, including factors that produce and influence HRV metrics. The Report concludes with checklists to guide authors in study design and analysis considerations, as well as guidance on the reporting of key methodological details and characteristics of the samples under study. It is expected that rigorous and transparent recording and reporting of HR and HRV measures will strengthen inferences across the many applications of these metrics in psychophysiology. The prior Committee Reports on HR and HRV are several decades old. Since their appearance, technologies for human cardiac and vascular monitoring in laboratory and daily life (i.e., ambulatory) contexts have greatly expanded. This Committee Report was prepared for the Society for Psychophysiological Research to provide updated methodological and interpretive guidance, as well as to summarize best practices for reporting HR and HRV studies in humans.&quot;,&quot;publisher&quot;:&quot;John Wiley and Sons Inc&quot;,&quot;issue&quot;:&quot;9&quot;,&quot;volume&quot;:&quot;61&quot;},&quot;isTemporary&quot;:false}]},{&quot;citationID&quot;:&quot;MENDELEY_CITATION_af940c5d-e862-499d-9fdd-7762252aa842&quot;,&quot;properties&quot;:{&quot;noteIndex&quot;:0},&quot;isEdited&quot;:false,&quot;manualOverride&quot;:{&quot;isManuallyOverridden&quot;:false,&quot;citeprocText&quot;:&quot;(Tefera et al., 2024; Trimmel et al., 2015)&quot;,&quot;manualOverrideText&quot;:&quot;&quot;},&quot;citationTag&quot;:&quot;MENDELEY_CITATION_v3_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&quot;,&quot;citationItems&quot;:[{&quot;id&quot;:&quot;9dd9f4a1-fac0-3435-a7a1-e4dd7bbdf50c&quot;,&quot;itemData&quot;:{&quot;type&quot;:&quot;book&quot;,&quot;id&quot;:&quot;9dd9f4a1-fac0-3435-a7a1-e4dd7bbdf50c&quot;,&quot;title&quot;:&quot;Heart Rate Variability: Clinical Applications and Interaction between HRV and Heart Rate&quot;,&quot;collection-title&quot;:&quot;Frontiers Research Topics&quot;,&quot;editor&quot;:[{&quot;family&quot;:&quot;Trimmel&quot;,&quot;given&quot;:&quot;Karin&quot;,&quot;parse-names&quot;:false,&quot;dropping-particle&quot;:&quot;&quot;,&quot;non-dropping-particle&quot;:&quot;&quot;},{&quot;family&quot;:&quot;Sacha&quot;,&quot;given&quot;:&quot;Jerzy&quot;,&quot;parse-names&quot;:false,&quot;dropping-particle&quot;:&quot;&quot;,&quot;non-dropping-particle&quot;:&quot;&quot;},{&quot;family&quot;:&quot;Huikuri&quot;,&quot;given&quot;:&quot;Heikki Veli&quot;,&quot;parse-names&quot;:false,&quot;dropping-particle&quot;:&quot;&quot;,&quot;non-dropping-particle&quot;:&quot;&quot;}],&quot;DOI&quot;:&quot;10.3389/978-2-88919-652-4&quot;,&quot;ISBN&quot;:&quot;9782889196524&quot;,&quot;URL&quot;:&quot;http://www.frontiersin.org/books/Heart_Rate_Variability_Clinical_Applications_and_Interaction_between_HRV_and_Heart_Rate/698&quot;,&quot;issued&quot;:{&quot;date-parts&quot;:[[2015]]},&quot;publisher&quot;:&quot;Frontiers Media SA&quot;,&quot;container-title-short&quot;:&quot;&quot;},&quot;isTemporary&quot;:false},{&quot;id&quot;:&quot;53102218-1404-36cd-95da-db10cdb0a8df&quot;,&quot;itemData&quot;:{&quot;type&quot;:&quot;article-journal&quot;,&quot;id&quot;:&quot;53102218-1404-36cd-95da-db10cdb0a8df&quot;,&quot;title&quot;:&quot;Advanced Denoising and Meta-Learning Techniques for Enhancing Smart Health Monitoring Using Wearable Sensors&quot;,&quot;author&quot;:[{&quot;family&quot;:&quot;Tefera&quot;,&quot;given&quot;:&quot;Minyechil Alehegn&quot;,&quot;parse-names&quot;:false,&quot;dropping-particle&quot;:&quot;&quot;,&quot;non-dropping-particle&quot;:&quot;&quot;},{&quot;family&quot;:&quot;Dehnaw&quot;,&quot;given&quot;:&quot;Amare Mulatie&quot;,&quot;parse-names&quot;:false,&quot;dropping-particle&quot;:&quot;&quot;,&quot;non-dropping-particle&quot;:&quot;&quot;},{&quot;family&quot;:&quot;Manie&quot;,&quot;given&quot;:&quot;Yibeltal Chanie&quot;,&quot;parse-names&quot;:false,&quot;dropping-particle&quot;:&quot;&quot;,&quot;non-dropping-particle&quot;:&quot;&quot;},{&quot;family&quot;:&quot;Yao&quot;,&quot;given&quot;:&quot;Cheng Kai&quot;,&quot;parse-names&quot;:false,&quot;dropping-particle&quot;:&quot;&quot;,&quot;non-dropping-particle&quot;:&quot;&quot;},{&quot;family&quot;:&quot;Bogale&quot;,&quot;given&quot;:&quot;Shegaw Demessie&quot;,&quot;parse-names&quot;:false,&quot;dropping-particle&quot;:&quot;&quot;,&quot;non-dropping-particle&quot;:&quot;&quot;},{&quot;family&quot;:&quot;Peng&quot;,&quot;given&quot;:&quot;Peng Chun&quot;,&quot;parse-names&quot;:false,&quot;dropping-particle&quot;:&quot;&quot;,&quot;non-dropping-particle&quot;:&quot;&quot;}],&quot;container-title&quot;:&quot;Future Internet&quot;,&quot;container-title-short&quot;:&quot;Future Internet&quot;,&quot;DOI&quot;:&quot;10.3390/fi16080280&quot;,&quot;ISSN&quot;:&quot;19995903&quot;,&quot;issued&quot;:{&quot;date-parts&quot;:[[2024,8,1]]},&quot;abstract&quot;:&quot;This study introduces a novel meta-learning method to enhance diabetes detection using wearable sensor systems in smart health applications. Wearable sensor technology often needs to operate accurately across a wide range of users, each characterized by unique physiological and behavioral patterns. However, the specific data for a particular application or user group might be scarce. Moreover, collecting extensive training data from wearable sensor experiments is challenging, time-consuming, and expensive. In these cases, meta-learning can be particularly useful. This model can quickly adapt to the nuances of new users or specific applications with minimal data. Therefore, to solve the need for a huge amount of training data and to enable the application of artificial intelligence (AI) in data-scarce scenarios, a meta-learning method is proposed. This meta-learning model has been implemented to forecast diabetes, resolve cross-talk issues, and accurately detect R peaks from overlapping electrocardiogram (ECG) signals affected by movement artifacts, poor electrode contact, electrical interference, or muscle activity. Motion artifacts from body movements, external conditions such as temperature, humidity, and electromagnetic interference, and the inherent quality and calibration of the sensor can all contribute to noise. Contact quality between the sensor and the skin, signal processing errors, power supply variations, user-generated interference from activities like talking or exercising, and the materials used in the wearable device also play significant roles in the overall noise in wearable sensor data and can significantly distort the true signal, leading to erroneous interpretations and potential diagnostic errors. Furthermore, discrete wavelet transform (DWT) was also implemented to improve the quality of the data and enhance the performance of the proposed model. The demonstrated results confirmed that with only a limited amount of target data, the proposed meta-learning and DWT denoising method can adapt more quickly and improve the detection of diabetes compared to the traditional method. Therefore, the proposed system is cost-effective, flexible, faster, and adaptable, reduces the need for training data, and can enhance the accuracy of chronic disease detection such as diabetes for smart health systems.&quot;,&quot;publisher&quot;:&quot;Multidisciplinary Digital Publishing Institute (MDPI)&quot;,&quot;issue&quot;:&quot;8&quot;,&quot;volume&quot;:&quot;16&quot;},&quot;isTemporary&quot;:false}]},{&quot;citationID&quot;:&quot;MENDELEY_CITATION_56bdc753-a8ee-400d-9fc0-6c7ef7fd8f95&quot;,&quot;properties&quot;:{&quot;noteIndex&quot;:0},&quot;isEdited&quot;:false,&quot;manualOverride&quot;:{&quot;isManuallyOverridden&quot;:false,&quot;citeprocText&quot;:&quot;(Damoun et al., 2024; Laborde et al., 2017)&quot;,&quot;manualOverrideText&quot;:&quot;&quot;},&quot;citationTag&quot;:&quot;MENDELEY_CITATION_v3_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&quot;,&quot;citationItems&quot;:[{&quot;id&quot;:&quot;44a4f734-0fec-37ef-99a8-cd63263a3129&quot;,&quot;itemData&quot;:{&quot;type&quot;:&quot;article&quot;,&quot;id&quot;:&quot;44a4f734-0fec-37ef-99a8-cd63263a3129&quot;,&quot;title&quot;:&quot;Heart rate variability and cardiac vagal tone in psychophysiological research - Recommendations for experiment planning, data analysis, and data reporting&quot;,&quot;author&quot;:[{&quot;family&quot;:&quot;Laborde&quot;,&quot;given&quot;:&quot;Sylvain&quot;,&quot;parse-names&quot;:false,&quot;dropping-particle&quot;:&quot;&quot;,&quot;non-dropping-particle&quot;:&quot;&quot;},{&quot;family&quot;:&quot;Mosley&quot;,&quot;given&quot;:&quot;Emma&quot;,&quot;parse-names&quot;:false,&quot;dropping-particle&quot;:&quot;&quot;,&quot;non-dropping-particle&quot;:&quot;&quot;},{&quot;family&quot;:&quot;Thayer&quot;,&quot;given&quot;:&quot;Julian F.&quot;,&quot;parse-names&quot;:false,&quot;dropping-particle&quot;:&quot;&quot;,&quot;non-dropping-particle&quot;:&quot;&quot;}],&quot;container-title&quot;:&quot;Frontiers in Psychology&quot;,&quot;container-title-short&quot;:&quot;Front Psychol&quot;,&quot;DOI&quot;:&quot;10.3389/fpsyg.2017.00213&quot;,&quot;ISSN&quot;:&quot;16641078&quot;,&quot;PMID&quot;:&quot;28265249&quot;,&quot;issued&quot;:{&quot;date-parts&quot;:[[2017,2,20]]},&quot;abstract&quot;:&quot;Psychophysiological research integrating heart rate variability (HRV) has increased during the last two decades, particularly given the fact that HRV is able to index cardiac vagal tone. Cardiac vagal tone, which represents the contribution of the parasympathetic nervous system to cardiac regulation, is acknowledged to be linked with many phenomena relevant for psychophysiological research, including self-regulation at the cognitive, emotional, social, and health levels. The ease of HRV collection and measurement coupled with the fact it is relatively affordable, non-invasive and pain free makes it widely accessible to many researchers. This ease of access should not obscure the difficulty of interpretation of HRV findings that can be easily misconstrued, however, this can be controlled to some extent through correct methodological processes. Standards of measurement were developed two decades ago by a Task Force within HRV research, and recent reviews updated several aspects of the Task Force paper. However, many methodological aspects related to HRV in psychophysiological research have to be considered if one aims to be able to draw sound conclusions, which makes it difficult to interpret findings and to compare results across laboratories. Those methodological issues have mainly been discussed in separate outlets, making difficult to get a grasp on them, and thus this paper aims to address this issue. It will help to provide psychophysiological researchers with recommendations and practical advice concerning experimental designs, data analysis, and data reporting. This will ensure that researchers starting a project with HRV and cardiac vagal tone are well informed regarding methodological considerations in order for their findings to contribute to knowledge advancement in their field.&quot;,&quot;publisher&quot;:&quot;Frontiers Research Foundation&quot;,&quot;issue&quot;:&quot;FEB&quot;,&quot;volume&quot;:&quot;8&quot;},&quot;isTemporary&quot;:false},{&quot;id&quot;:&quot;bab93884-736d-3e67-8a0d-3f63f3ff5924&quot;,&quot;itemData&quot;:{&quot;type&quot;:&quot;article-journal&quot;,&quot;id&quot;:&quot;bab93884-736d-3e67-8a0d-3f63f3ff5924&quot;,&quot;title&quot;:&quot;Heart rate variability measurement and influencing factors: Towards the standardization of methodology&quot;,&quot;author&quot;:[{&quot;family&quot;:&quot;Damoun&quot;,&quot;given&quot;:&quot;Narjisse&quot;,&quot;parse-names&quot;:false,&quot;dropping-particle&quot;:&quot;&quot;,&quot;non-dropping-particle&quot;:&quot;&quot;},{&quot;family&quot;:&quot;Amekran&quot;,&quot;given&quot;:&quot;Youssra&quot;,&quot;parse-names&quot;:false,&quot;dropping-particle&quot;:&quot;&quot;,&quot;non-dropping-particle&quot;:&quot;&quot;},{&quot;family&quot;:&quot;Taiek&quot;,&quot;given&quot;:&quot;Nora&quot;,&quot;parse-names&quot;:false,&quot;dropping-particle&quot;:&quot;&quot;,&quot;non-dropping-particle&quot;:&quot;&quot;},{&quot;family&quot;:&quot;Hangouche&quot;,&quot;given&quot;:&quot;Abdelkader Jalil&quot;,&quot;parse-names&quot;:false,&quot;dropping-particle&quot;:&quot;&quot;,&quot;non-dropping-particle&quot;:&quot;El&quot;}],&quot;container-title&quot;:&quot;Global Cardiology Science and Practice&quot;,&quot;container-title-short&quot;:&quot;Glob Cardiol Sci Pract&quot;,&quot;DOI&quot;:&quot;10.21542/gcsp.2024.35&quot;,&quot;ISSN&quot;:&quot;23057823&quot;,&quot;issued&quot;:{&quot;date-parts&quot;:[[2024,8,1]]},&quot;abstract&quot;:&quot;Heart rate variability (HRV) is widely recognized as an effective and valuable tool for evaluating cardiac autonomic modulation. However, various factors can influence HRV before and during assessment, complicating the interpretation and comparability of results. This review outlines the different factors affecting HRV and underscores the importance of considering them to ensure consistent and reliable HRV outcomes. Key influencing factors are categorized into physiological (e.g., age, gender, genetics), lifestyle (e.g., physical activity, alcohol use, smoking, drugs, diet), environmental (e.g., time of day, temperature, noise), and methodological (e.g., body position, recording duration, and respiration) domains. Knowing these factors can help researchers and physicians gain a better understanding of HRV and improve the interpretation of their findings. Consequently, this can lead to the development of standardized methods for consistently assessing and interpreting HRV measures in clinical practice.&quot;,&quot;publisher&quot;:&quot;Global Cardiology Science and Practice&quot;,&quot;issue&quot;:&quot;4&quot;,&quot;volume&quot;:&quot;2024&quot;},&quot;isTemporary&quot;:false}]},{&quot;citationID&quot;:&quot;MENDELEY_CITATION_3260f6b5-81df-4ac5-99a8-458a214a7d43&quot;,&quot;properties&quot;:{&quot;noteIndex&quot;:0},&quot;isEdited&quot;:false,&quot;manualOverride&quot;:{&quot;isManuallyOverridden&quot;:false,&quot;citeprocText&quot;:&quot;(Bonneval et al., 2025; Fuller et al., 2021; Szulc et al., 2023; Using Apple Watch to measure heart rate, calorimetry, and activity, 2024)&quot;,&quot;manualOverrideText&quot;:&quot;&quot;},&quot;citationTag&quot;:&quot;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&quot;,&quot;citationItems&quot;:[{&quot;id&quot;:&quot;a1027f45-e126-3f50-9747-5f4417803ff4&quot;,&quot;itemData&quot;:{&quot;type&quot;:&quot;article-journal&quot;,&quot;id&quot;:&quot;a1027f45-e126-3f50-9747-5f4417803ff4&quot;,&quot;title&quot;:&quot;Predicting lying, sitting, walking and running using Apple Watch and Fitbit data&quot;,&quot;author&quot;:[{&quot;family&quot;:&quot;Fuller&quot;,&quot;given&quot;:&quot;Daniel&quot;,&quot;parse-names&quot;:false,&quot;dropping-particle&quot;:&quot;&quot;,&quot;non-dropping-particle&quot;:&quot;&quot;},{&quot;family&quot;:&quot;Anaraki&quot;,&quot;given&quot;:&quot;Javad Rahimipour&quot;,&quot;parse-names&quot;:false,&quot;dropping-particle&quot;:&quot;&quot;,&quot;non-dropping-particle&quot;:&quot;&quot;},{&quot;family&quot;:&quot;Simango&quot;,&quot;given&quot;:&quot;Bongai&quot;,&quot;parse-names&quot;:false,&quot;dropping-particle&quot;:&quot;&quot;,&quot;non-dropping-particle&quot;:&quot;&quot;},{&quot;family&quot;:&quot;Rayner&quot;,&quot;given&quot;:&quot;Machel&quot;,&quot;parse-names&quot;:false,&quot;dropping-particle&quot;:&quot;&quot;,&quot;non-dropping-particle&quot;:&quot;&quot;},{&quot;family&quot;:&quot;Dorani&quot;,&quot;given&quot;:&quot;Faramarz&quot;,&quot;parse-names&quot;:false,&quot;dropping-particle&quot;:&quot;&quot;,&quot;non-dropping-particle&quot;:&quot;&quot;},{&quot;family&quot;:&quot;Bozorgi&quot;,&quot;given&quot;:&quot;Arastoo&quot;,&quot;parse-names&quot;:false,&quot;dropping-particle&quot;:&quot;&quot;,&quot;non-dropping-particle&quot;:&quot;&quot;},{&quot;family&quot;:&quot;Luan&quot;,&quot;given&quot;:&quot;Hui&quot;,&quot;parse-names&quot;:false,&quot;dropping-particle&quot;:&quot;&quot;,&quot;non-dropping-particle&quot;:&quot;&quot;},{&quot;family&quot;:&quot;A Basset&quot;,&quot;given&quot;:&quot;Fabien&quot;,&quot;parse-names&quot;:false,&quot;dropping-particle&quot;:&quot;&quot;,&quot;non-dropping-particle&quot;:&quot;&quot;}],&quot;container-title&quot;:&quot;BMJ Open Sport and Exercise Medicine&quot;,&quot;container-title-short&quot;:&quot;BMJ Open Sport Exerc Med&quot;,&quot;DOI&quot;:&quot;10.1136/bmjsem-2020-001004&quot;,&quot;ISSN&quot;:&quot;20557647&quot;,&quot;issued&quot;:{&quot;date-parts&quot;:[[2021,4,8]]},&quot;abstract&quot;:&quot;Objectives This study's objective was to examine whether commercial wearable devices could accurately predict lying, sitting and varying intensities of walking and running. Methods We recruited a convenience sample of 49 participants (23 men and 26 women) to wear three devices, an Apple Watch Series 2, a Fitbit Charge HR2 and iPhone 6S. Participants completed a 65 min protocol consisting of 40 min of total treadmill time and 25 min of sitting or lying time. The study's outcome variables were six movement types: lying, sitting, walking self-paced and walking/running at 3 metabolic equivalents of task (METs), 5 METs and 7 METs. All analyses were conducted at the minute level with heart rate, steps, distance and calories from Apple Watch and Fitbit. These included three different machine learning models: support vector machines, Random Forest and Rotation forest. Results Our dataset included 3656 and 2608 min of Apple Watch and Fitbit data, respectively. Rotation Forest models had the highest classification accuracies for Apple Watch at 82.6%, and Random Forest models had the highest accuracy for Fitbit at 90.8%. Classification accuracies for Apple Watch data ranged from 72.6% for sitting to 89.0% for 7 METs. For Fitbit, accuracies varied between 86.2% for sitting to 92.6% for 7 METs. Conclusion This preliminary study demonstrated that data from commercial wearable devices could predict movement types with reasonable accuracy. More research is needed, but these methods are a proof of concept for movement type classification at the population level using commercial wearable device data.&quot;,&quot;publisher&quot;:&quot;BMJ Publishing Group&quot;,&quot;issue&quot;:&quot;1&quot;,&quot;volume&quot;:&quot;7&quot;},&quot;isTemporary&quot;:false},{&quot;id&quot;:&quot;0cf0472f-2575-3214-b23f-f071b8c94319&quot;,&quot;itemData&quot;:{&quot;type&quot;:&quot;article-journal&quot;,&quot;id&quot;:&quot;0cf0472f-2575-3214-b23f-f071b8c94319&quot;,&quot;title&quot;:&quot;Model of the Performance Based on Artificial Intelligence–Fuzzy Logic Description of Physical Activity&quot;,&quot;author&quot;:[{&quot;family&quot;:&quot;Szulc&quot;,&quot;given&quot;:&quot;Adam&quot;,&quot;parse-names&quot;:false,&quot;dropping-particle&quot;:&quot;&quot;,&quot;non-dropping-particle&quot;:&quot;&quot;},{&quot;family&quot;:&quot;Prokopowicz&quot;,&quot;given&quot;:&quot;Piotr&quot;,&quot;parse-names&quot;:false,&quot;dropping-particle&quot;:&quot;&quot;,&quot;non-dropping-particle&quot;:&quot;&quot;},{&quot;family&quot;:&quot;Buśko&quot;,&quot;given&quot;:&quot;Krzysztof&quot;,&quot;parse-names&quot;:false,&quot;dropping-particle&quot;:&quot;&quot;,&quot;non-dropping-particle&quot;:&quot;&quot;},{&quot;family&quot;:&quot;Mikołajewski&quot;,&quot;given&quot;:&quot;Dariusz&quot;,&quot;parse-names&quot;:false,&quot;dropping-particle&quot;:&quot;&quot;,&quot;non-dropping-particle&quot;:&quot;&quot;}],&quot;container-title&quot;:&quot;Sensors&quot;,&quot;DOI&quot;:&quot;10.3390/s23031117&quot;,&quot;ISSN&quot;:&quot;14248220&quot;,&quot;PMID&quot;:&quot;36772159&quot;,&quot;issued&quot;:{&quot;date-parts&quot;:[[2023,2,1]]},&quot;abstract&quot;:&quot;Featured Application: Potential applications of the work are systems for objective artificial-intelligent performance assessment in healthy individuals (including athletes) and patients with various injuries and conditions, including within the eHealth paradigm, including future wearable devices (e.g., e-shoes). The aim of the study was to build a fuzzy model of lower limb peak torque in an isokinetic mode. The study involved 93 male participants (28 male deaf soccer players, 19 hearing soccer players and 46 deaf untraining male). A fuzzy computational model of different levels of physical activity with a focus on the lower limbs was constructed. The proposed fuzzy model assessing lower limb peak torque in an isokinetic mode demonstrated its effectiveness. The novelty of our research lies in the use of hierarchical fuzzy logic to extract computational rules from data provided explicitly and then to determine the corresponding physiological and pathological mechanisms. The contribution of our research lies in complementing the methods for describing physiology, pathology and rehabilitation with fuzzy parameters, including the so-called dynamic norm embedded in the model.&quot;,&quot;publisher&quot;:&quot;MDPI&quot;,&quot;issue&quot;:&quot;3&quot;,&quot;volume&quot;:&quot;23&quot;,&quot;container-title-short&quot;:&quot;&quot;},&quot;isTemporary&quot;:false},{&quot;id&quot;:&quot;05333992-d6c6-32f3-bf43-3251c131be3f&quot;,&quot;itemData&quot;:{&quot;type&quot;:&quot;article-journal&quot;,&quot;id&quot;:&quot;05333992-d6c6-32f3-bf43-3251c131be3f&quot;,&quot;title&quot;:&quot;Validity of Heart Rate Variability Measured with Apple Watch Series 6 Compared to Laboratory Measures&quot;,&quot;author&quot;:[{&quot;family&quot;:&quot;Bonneval&quot;,&quot;given&quot;:&quot;Lauren&quot;,&quot;parse-names&quot;:false,&quot;dropping-particle&quot;:&quot;&quot;,&quot;non-dropping-particle&quot;:&quot;&quot;},{&quot;family&quot;:&quot;Wing&quot;,&quot;given&quot;:&quot;David&quot;,&quot;parse-names&quot;:false,&quot;dropping-particle&quot;:&quot;&quot;,&quot;non-dropping-particle&quot;:&quot;&quot;},{&quot;family&quot;:&quot;Sharp&quot;,&quot;given&quot;:&quot;Sydney&quot;,&quot;parse-names&quot;:false,&quot;dropping-particle&quot;:&quot;&quot;,&quot;non-dropping-particle&quot;:&quot;&quot;},{&quot;family&quot;:&quot;Tristao Parra&quot;,&quot;given&quot;:&quot;Maira&quot;,&quot;parse-names&quot;:false,&quot;dropping-particle&quot;:&quot;&quot;,&quot;non-dropping-particle&quot;:&quot;&quot;},{&quot;family&quot;:&quot;Moran&quot;,&quot;given&quot;:&quot;Ryan&quot;,&quot;parse-names&quot;:false,&quot;dropping-particle&quot;:&quot;&quot;,&quot;non-dropping-particle&quot;:&quot;&quot;},{&quot;family&quot;:&quot;LaCroix&quot;,&quot;given&quot;:&quot;Andrea&quot;,&quot;parse-names&quot;:false,&quot;dropping-particle&quot;:&quot;&quot;,&quot;non-dropping-particle&quot;:&quot;&quot;},{&quot;family&quot;:&quot;Godino&quot;,&quot;given&quot;:&quot;Job&quot;,&quot;parse-names&quot;:false,&quot;dropping-particle&quot;:&quot;&quot;,&quot;non-dropping-particle&quot;:&quot;&quot;}],&quot;container-title&quot;:&quot;Sensors&quot;,&quot;DOI&quot;:&quot;10.3390/s25082380&quot;,&quot;ISSN&quot;:&quot;14248220&quot;,&quot;issued&quot;:{&quot;date-parts&quot;:[[2025,4,1]]},&quot;abstract&quot;:&quot;We assessed the test validity of the Apple Watch series 6 measure of heart rate variability (HRV) by comparing it with the reference measure assessed via a Biopac 3-lead electrocardiogram (ECG). We recruited 78 healthy adults (aged 20–75 years). HRV was measured using an in-lab protocol while resting, talking, watching a movie, before walking, and after walking. We conducted a synchronized countdown for each condition to guarantee that the recordings would be aligned between the two devices by using event markers in the Biopac at the exact time that the Apple Watch Breathe app began and ended. We assessed test validity using the Bland–Altman method, and both precision and accuracy were estimated using Lin’s concordance correlation coefficient. The highest level of agreement and concordance between devices occurred during rest. We observed near-perfect agreement for R-R intervals and beats per minute (BPM) measures, with mean absolute percentage errors (MAPE) of 1.15% during resting conditions. We observed moderate levels of agreement and concordance for N-N intervals at rest with a MAPE of 31.31% during resting conditions. The Apple Watch provides a high level of validity for measuring R-R intervals and BPM in healthy adults. Further research is needed to determine if HRV measures with the Apple Watch offer a significant opportunity for the surveillance of CVD risk.&quot;,&quot;publisher&quot;:&quot;Multidisciplinary Digital Publishing Institute (MDPI)&quot;,&quot;issue&quot;:&quot;8&quot;,&quot;volume&quot;:&quot;25&quot;,&quot;container-title-short&quot;:&quot;&quot;},&quot;isTemporary&quot;:false},{&quot;id&quot;:&quot;f3f5b919-9f8e-3faa-847f-5f67c7057061&quot;,&quot;itemData&quot;:{&quot;type&quot;:&quot;report&quot;,&quot;id&quot;:&quot;f3f5b919-9f8e-3faa-847f-5f67c7057061&quot;,&quot;title&quot;:&quot;Using Apple Watch to measure heart rate, calorimetry, and activity&quot;,&quot;issued&quot;:{&quot;date-parts&quot;:[[2024]]},&quot;container-title-short&quot;:&quot;&quot;},&quot;isTemporary&quot;:false}]},{&quot;citationID&quot;:&quot;MENDELEY_CITATION_f377fe82-4559-435b-82c3-738a6c7f79d1&quot;,&quot;properties&quot;:{&quot;noteIndex&quot;:0},&quot;isEdited&quot;:false,&quot;manualOverride&quot;:{&quot;isManuallyOverridden&quot;:false,&quot;citeprocText&quot;:&quot;(Riebe et al., 2018)&quot;,&quot;manualOverrideText&quot;:&quot;&quot;},&quot;citationTag&quot;:&quot;MENDELEY_CITATION_v3_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&quot;,&quot;citationItems&quot;:[{&quot;id&quot;:&quot;61e26389-07be-3237-9069-484ec994462b&quot;,&quot;itemData&quot;:{&quot;type&quot;:&quot;book&quot;,&quot;id&quot;:&quot;61e26389-07be-3237-9069-484ec994462b&quot;,&quot;title&quot;:&quot;ACSM’s Guidelines for Exercise Testing and Prescription&quot;,&quot;author&quot;:[{&quot;family&quot;:&quot;Riebe&quot;,&quot;given&quot;:&quot;Deborah&quot;,&quot;parse-names&quot;:false,&quot;dropping-particle&quot;:&quot;&quot;,&quot;non-dropping-particle&quot;:&quot;&quot;},{&quot;family&quot;:&quot;Ehrman&quot;,&quot;given&quot;:&quot;Jonathan K&quot;,&quot;parse-names&quot;:false,&quot;dropping-particle&quot;:&quot;&quot;,&quot;non-dropping-particle&quot;:&quot;&quot;},{&quot;family&quot;:&quot;Liguori&quot;,&quot;given&quot;:&quot;Gary&quot;,&quot;parse-names&quot;:false,&quot;dropping-particle&quot;:&quot;&quot;,&quot;non-dropping-particle&quot;:&quot;&quot;},{&quot;family&quot;:&quot;Magal&quot;,&quot;given&quot;:&quot;Meir&quot;,&quot;parse-names&quot;:false,&quot;dropping-particle&quot;:&quot;&quot;,&quot;non-dropping-particle&quot;:&quot;&quot;}],&quot;ISBN&quot;:&quot;9781496339065 149633907X&quot;,&quot;issued&quot;:{&quot;date-parts&quot;:[[2018]]},&quot;edition&quot;:&quot;Tenth edition.&quot;,&quot;container-title-short&quot;:&quot;&quot;},&quot;isTemporary&quot;:false,&quot;suppress-author&quot;:false,&quot;composite&quot;:false,&quot;author-only&quot;:false}]},{&quot;citationID&quot;:&quot;MENDELEY_CITATION_078fa867-0856-44e9-9f3c-e81d723169e7&quot;,&quot;properties&quot;:{&quot;noteIndex&quot;:0},&quot;isEdited&quot;:false,&quot;manualOverride&quot;:{&quot;isManuallyOverridden&quot;:false,&quot;citeprocText&quot;:&quot;(Abellán et al., 2014)&quot;,&quot;manualOverrideText&quot;:&quot;&quot;},&quot;citationTag&quot;:&quot;MENDELEY_CITATION_v3_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&quot;,&quot;citationItems&quot;:[{&quot;id&quot;:&quot;3e2066e0-7fcf-36ae-8ff9-a06e36838bd2&quot;,&quot;itemData&quot;:{&quot;type&quot;:&quot;article-journal&quot;,&quot;id&quot;:&quot;3e2066e0-7fcf-36ae-8ff9-a06e36838bd2&quot;,&quot;title&quot;:&quot;GUÍA PARA LA PRESCRIPCIÓN DEL EJERCICIO FÍSICO EN PACIENTES CON RIESGO CARDIOVASCULAR&quot;,&quot;author&quot;:[{&quot;family&quot;:&quot;Abellán&quot;,&quot;given&quot;:&quot;José&quot;,&quot;parse-names&quot;:false,&quot;dropping-particle&quot;:&quot;&quot;,&quot;non-dropping-particle&quot;:&quot;&quot;},{&quot;family&quot;:&quot;Pilar Sainz de Baranda Anduja&quot;,&quot;given&quot;:&quot;&quot;,&quot;parse-names&quot;:false,&quot;dropping-particle&quot;:&quot;&quot;,&quot;non-dropping-particle&quot;:&quot;&quot;},{&quot;family&quot;:&quot;Enrique J. Ortín Ortín&quot;,&quot;given&quot;:&quot;&quot;,&quot;parse-names&quot;:false,&quot;dropping-particle&quot;:&quot;&quot;,&quot;non-dropping-particle&quot;:&quot;&quot;}],&quot;container-title&quot;:&quot;SEH - LELHA&quot;,&quot;ISBN&quot;:&quot;8492986689, 9788492986682&quot;,&quot;issued&quot;:{&quot;date-parts&quot;:[[2014]]},&quot;page&quot;:&quot;278&quot;,&quot;container-title-short&quot;:&quot;&quot;},&quot;isTemporary&quot;:false,&quot;suppress-author&quot;:false,&quot;composite&quot;:false,&quot;author-only&quot;:false}]},{&quot;citationID&quot;:&quot;MENDELEY_CITATION_3826b877-819b-4c2b-8f92-dcc1ace7a3f8&quot;,&quot;properties&quot;:{&quot;noteIndex&quot;:0},&quot;isEdited&quot;:false,&quot;manualOverride&quot;:{&quot;isManuallyOverridden&quot;:false,&quot;citeprocText&quot;:&quot;(Martínez et al., 2020a)&quot;,&quot;manualOverrideText&quot;:&quot;&quot;},&quot;citationTag&quot;:&quot;MENDELEY_CITATION_v3_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&quot;,&quot;citationItems&quot;:[{&quot;id&quot;:&quot;ba807d39-901e-35e8-8832-afefe2bdc24a&quot;,&quot;itemData&quot;:{&quot;type&quot;:&quot;article-journal&quot;,&quot;id&quot;:&quot;ba807d39-901e-35e8-8832-afefe2bdc24a&quot;,&quot;title&quot;:&quot;Revolución tecnológica e inclusión social Reflexiones sobre desafíos y oportunidades para la política social en América Latina&quot;,&quot;author&quot;:[{&quot;family&quot;:&quot;Martínez&quot;,&quot;given&quot;:&quot;Rodrigo&quot;,&quot;parse-names&quot;:false,&quot;dropping-particle&quot;:&quot;&quot;,&quot;non-dropping-particle&quot;:&quot;&quot;},{&quot;family&quot;:&quot;Palma&quot;,&quot;given&quot;:&quot;Amalia&quot;,&quot;parse-names&quot;:false,&quot;dropping-particle&quot;:&quot;&quot;,&quot;non-dropping-particle&quot;:&quot;&quot;},{&quot;family&quot;:&quot;Velásquez&quot;,&quot;given&quot;:&quot;Adriana&quot;,&quot;parse-names&quot;:false,&quot;dropping-particle&quot;:&quot;&quot;,&quot;non-dropping-particle&quot;:&quot;&quot;}],&quot;container-title&quot;:&quot;CEPAL serie Politicas Sociales&quot;,&quot;ISSN&quot;:&quot;1680-8983&quot;,&quot;issued&quot;:{&quot;date-parts&quot;:[[2020]]},&quot;volume&quot;:&quot;233&quot;,&quot;container-title-short&quot;:&quot;&quot;},&quot;isTemporary&quot;:false,&quot;suppress-author&quot;:false,&quot;composite&quot;:false,&quot;author-only&quot;:false}]},{&quot;citationID&quot;:&quot;MENDELEY_CITATION_664bed83-e3d0-451c-9708-79189eead72f&quot;,&quot;properties&quot;:{&quot;noteIndex&quot;:0},&quot;isEdited&quot;:false,&quot;manualOverride&quot;:{&quot;isManuallyOverridden&quot;:false,&quot;citeprocText&quot;:&quot;(Comisión Electrotécnica Internacional (IEC), 2019)&quot;,&quot;manualOverrideText&quot;:&quot;&quot;},&quot;citationTag&quot;:&quot;MENDELEY_CITATION_v3_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&quot;,&quot;citationItems&quot;:[{&quot;id&quot;:&quot;0003762a-8c99-3762-bdc6-74c9cf6b560d&quot;,&quot;itemData&quot;:{&quot;type&quot;:&quot;report&quot;,&quot;id&quot;:&quot;0003762a-8c99-3762-bdc6-74c9cf6b560d&quot;,&quot;title&quot;:&quot;Form to Annex to the Report to the Standardization Management Board. Title: Wearable electronic devices and technologies&quot;,&quot;author&quot;:[{&quot;family&quot;:&quot;Comisión Electrotécnica Internacional (IEC)&quot;,&quot;given&quot;:&quot;&quot;,&quot;parse-names&quot;:false,&quot;dropping-particle&quot;:&quot;&quot;,&quot;non-dropping-particle&quot;:&quot;&quot;}],&quot;accessed&quot;:{&quot;date-parts&quot;:[[2024,5,16]]},&quot;URL&quot;:&quot;https://www.iec.ch/public/miscfiles/sbp/124.pdf&quot;,&quot;issued&quot;:{&quot;date-parts&quot;:[[2019]]},&quot;number-of-pages&quot;:&quot;6&quot;,&quot;abstract&quot;:&quot;Scope: Standardization in the field of wearable electronic devices and technologies which include patchable materials and devices, implantable materials and devices, ingestible materials and devices, and electronic textile materials and devices. Excluded: Standardization for specific items in the field of the following IEC TCs: TC 47, TC 62, TC 100, TC 108, TC 110, TC 119, SyC AAL and relevant areas of ISO/IEC JTC 1. Background The worldwide market trends have led to a growing convergence and new industry including patchable, implantable, and ingestible materials and devices as well as e-textiles into the concept of wearable electronic devices and technologies. New types of standardization and collaboration works are needed to efficiently cope with the rapidly growing new industry. There are several activities inside and outside IEC. However, their activities are considerably partial and limited to cover all of the standardization necessity in the current and future markets. In order to stabilize and accelerate industrialization of wearable electronic devices and technologies, the TC 124 may need strong liaisons and collaborations with other bodies for its future works.&quot;,&quot;container-title-short&quot;:&quot;&quot;},&quot;isTemporary&quot;:false,&quot;suppress-author&quot;:false,&quot;composite&quot;:false,&quot;author-only&quot;:false}]},{&quot;citationID&quot;:&quot;MENDELEY_CITATION_67b12dc6-6aa7-4f3e-8540-48b59e772c5e&quot;,&quot;properties&quot;:{&quot;noteIndex&quot;:0},&quot;isEdited&quot;:false,&quot;manualOverride&quot;:{&quot;isManuallyOverridden&quot;:false,&quot;citeprocText&quot;:&quot;(BIOMEDICAS Robinson Alberto Torres Villa, 2023)&quot;,&quot;manualOverrideText&quot;:&quot;&quot;},&quot;citationTag&quot;:&quot;MENDELEY_CITATION_v3_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&quot;,&quot;citationItems&quot;:[{&quot;id&quot;:&quot;a4c3196f-3a64-306c-ac54-57f69f196ad0&quot;,&quot;itemData&quot;:{&quot;type&quot;:&quot;report&quot;,&quot;id&quot;:&quot;a4c3196f-3a64-306c-ac54-57f69f196ad0&quot;,&quot;title&quot;:&quot;APLICATIVO DE ASISTENCIA DEPORTIVA A PARTIR DEL PROCESAMIENTO DE SEÑALES FISIOLÓGICAS Modalidad: Exploratorio LUCERO KARINA GUEVARA YANDAR ANDREA CASAS RAMÍREZ Trabajo de grado para optar al título de&quot;,&quot;author&quot;:[{&quot;family&quot;:&quot;BIOMEDICAS Robinson Alberto Torres Villa&quot;,&quot;given&quot;:&quot;Ingenieras&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5e861071-8371-443c-8e13-afa6a94ff2e2&quot;,&quot;properties&quot;:{&quot;noteIndex&quot;:0},&quot;isEdited&quot;:false,&quot;manualOverride&quot;:{&quot;isManuallyOverridden&quot;:false,&quot;citeprocText&quot;:&quot;(Rodríguez Ontiveros et al., 2021)&quot;,&quot;manualOverrideText&quot;:&quot;&quot;},&quot;citationTag&quot;:&quot;MENDELEY_CITATION_v3_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&quot;,&quot;citationItems&quot;:[{&quot;id&quot;:&quot;286daca1-6291-3f59-8368-49dd8ff1942e&quot;,&quot;itemData&quot;:{&quot;type&quot;:&quot;report&quot;,&quot;id&quot;:&quot;286daca1-6291-3f59-8368-49dd8ff1942e&quot;,&quot;title&quot;:&quot;Aplicaciones de sensores vestibles y teléfonos inteligentes en el bienestar personal: Cuantificación de la actividad física y control de la práctica de mindfulness / Víctor Hugo Rodríguez Ontiveros&quot;,&quot;author&quot;:[{&quot;family&quot;:&quot;Rodríguez Ontiveros&quot;,&quot;given&quot;:&quot;Hugo&quot;,&quot;parse-names&quot;:false,&quot;dropping-particle&quot;:&quot;&quot;,&quot;non-dropping-particle&quot;:&quot;&quot;},{&quot;family&quot;:&quot;García Plaza&quot;,&quot;given&quot;:&quot;Victor&quot;,&quot;parse-names&quot;:false,&quot;dropping-particle&quot;:&quot;&quot;,&quot;non-dropping-particle&quot;:&quot;&quot;},{&quot;family&quot;:&quot;Inmaculada&quot;,&quot;given&quot;:&quot;Medrano Sanchez&quot;,&quot;parse-names&quot;:false,&quot;dropping-particle&quot;:&quot;&quot;,&quot;non-dropping-particle&quot;:&quot;&quot;}],&quot;ISSN&quot;:&quot;2254-7606&quot;,&quot;URL&quot;:&quot;http://zaguan.unizar.es&quot;,&quot;issued&quot;:{&quot;date-parts&quot;:[[2021]]},&quot;abstract&quot;:&quot;Aplicaciones de sensores vestibles y teléfonos inteligentes en el bienestar personal: Cuantificación de la actividad física y control de la práctica de mindfulness&quot;,&quot;container-title-short&quot;:&quot;&quot;},&quot;isTemporary&quot;:false,&quot;suppress-author&quot;:false,&quot;composite&quot;:false,&quot;author-only&quot;:false}]},{&quot;citationID&quot;:&quot;MENDELEY_CITATION_8c4d60b3-9f5d-4057-a30c-40e876560689&quot;,&quot;properties&quot;:{&quot;noteIndex&quot;:0},&quot;isEdited&quot;:false,&quot;manualOverride&quot;:{&quot;isManuallyOverridden&quot;:false,&quot;citeprocText&quot;:&quot;(Rodríguez Ontiveros et al., 2021)&quot;,&quot;manualOverrideText&quot;:&quot;&quot;},&quot;citationTag&quot;:&quot;MENDELEY_CITATION_v3_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&quot;,&quot;citationItems&quot;:[{&quot;id&quot;:&quot;286daca1-6291-3f59-8368-49dd8ff1942e&quot;,&quot;itemData&quot;:{&quot;type&quot;:&quot;report&quot;,&quot;id&quot;:&quot;286daca1-6291-3f59-8368-49dd8ff1942e&quot;,&quot;title&quot;:&quot;Aplicaciones de sensores vestibles y teléfonos inteligentes en el bienestar personal: Cuantificación de la actividad física y control de la práctica de mindfulness / Víctor Hugo Rodríguez Ontiveros&quot;,&quot;author&quot;:[{&quot;family&quot;:&quot;Rodríguez Ontiveros&quot;,&quot;given&quot;:&quot;Hugo&quot;,&quot;parse-names&quot;:false,&quot;dropping-particle&quot;:&quot;&quot;,&quot;non-dropping-particle&quot;:&quot;&quot;},{&quot;family&quot;:&quot;García Plaza&quot;,&quot;given&quot;:&quot;Victor&quot;,&quot;parse-names&quot;:false,&quot;dropping-particle&quot;:&quot;&quot;,&quot;non-dropping-particle&quot;:&quot;&quot;},{&quot;family&quot;:&quot;Inmaculada&quot;,&quot;given&quot;:&quot;Medrano Sanchez&quot;,&quot;parse-names&quot;:false,&quot;dropping-particle&quot;:&quot;&quot;,&quot;non-dropping-particle&quot;:&quot;&quot;}],&quot;ISSN&quot;:&quot;2254-7606&quot;,&quot;URL&quot;:&quot;http://zaguan.unizar.es&quot;,&quot;issued&quot;:{&quot;date-parts&quot;:[[2021]]},&quot;abstract&quot;:&quot;Aplicaciones de sensores vestibles y teléfonos inteligentes en el bienestar personal: Cuantificación de la actividad física y control de la práctica de mindfulness&quot;,&quot;container-title-short&quot;:&quot;&quot;},&quot;isTemporary&quot;:false,&quot;suppress-author&quot;:false,&quot;composite&quot;:false,&quot;author-only&quot;:false}]},{&quot;citationID&quot;:&quot;MENDELEY_CITATION_005abda1-13a6-4b93-a9bd-257dbd1b81ce&quot;,&quot;properties&quot;:{&quot;noteIndex&quot;:0},&quot;isEdited&quot;:false,&quot;manualOverride&quot;:{&quot;isManuallyOverridden&quot;:false,&quot;citeprocText&quot;:&quot;(Farrahi &amp;#38; Rostami, 2024)&quot;,&quot;manualOverrideText&quot;:&quot;&quot;},&quot;citationTag&quot;:&quot;MENDELEY_CITATION_v3_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&quot;,&quot;citationItems&quot;:[{&quot;id&quot;:&quot;7cd551ac-f4fe-3da1-af33-d840f87193bd&quot;,&quot;itemData&quot;:{&quot;type&quot;:&quot;article-journal&quot;,&quot;id&quot;:&quot;7cd551ac-f4fe-3da1-af33-d840f87193bd&quot;,&quot;title&quot;:&quot;Machine learning in physical activity, sedentary, and sleep behavior research&quot;,&quot;author&quot;:[{&quot;family&quot;:&quot;Farrahi&quot;,&quot;given&quot;:&quot;Vahid&quot;,&quot;parse-names&quot;:false,&quot;dropping-particle&quot;:&quot;&quot;,&quot;non-dropping-particle&quot;:&quot;&quot;},{&quot;family&quot;:&quot;Rostami&quot;,&quot;given&quot;:&quot;Mehrdad&quot;,&quot;parse-names&quot;:false,&quot;dropping-particle&quot;:&quot;&quot;,&quot;non-dropping-particle&quot;:&quot;&quot;}],&quot;container-title&quot;:&quot;Journal of Activity, Sedentary and Sleep Behaviors&quot;,&quot;DOI&quot;:&quot;10.1186/s44167-024-00045-9&quot;,&quot;issued&quot;:{&quot;date-parts&quot;:[[2024,1,30]]},&quot;abstract&quot;:&quot;The nature of human movement and non-movement behaviors is complex and multifaceted, making their study complicated and challenging. Thanks to the availability of wearable activity monitors, we can now monitor the full spectrum of physical activity, sedentary, and sleep behaviors better than ever before—whether the subjects are elite athletes, children, adults, or individuals with pre-existing medical conditions. The increasing volume of generated data, combined with the inherent complexities of human movement and non-movement behaviors, necessitates the development of new data analysis methods for the research of physical activity, sedentary, and sleep behaviors. The characteristics of machine learning (ML) methods, including their ability to deal with complicated data, make them suitable for such analysis and thus can be an alternative tool to deal with data of this nature. ML can potentially be an excellent tool for solving many traditional problems related to the research of physical activity, sedentary, and sleep behaviors such as activity recognition, posture detection, profile analysis, and correlates research. However, despite this potential, ML has not yet been widely utilized for analyzing and studying these behaviors. In this review, we aim to introduce experts in physical activity, sedentary behavior, and sleep research—individuals who may possess limited familiarity with ML—to the potential applications of these techniques for analyzing their data. We begin by explaining the underlying principles of the ML modeling pipeline, highlighting the challenges and issues that need to be considered when applying ML. We then present the types of ML: supervised and unsupervised learning, and introduce a few ML algorithms frequently used in supervised and unsupervised learning. Finally, we highlight three research areas where ML methodologies have already been used in physical activity, sedentary behavior, and sleep behavior research, emphasizing their successes and challenges. This paper serves as a resource for ML in physical activity, sedentary, and sleep behavior research, offering guidance and resources to facilitate its utilization.&quot;,&quot;publisher&quot;:&quot;Springer Science and Business Media LLC&quot;,&quot;issue&quot;:&quot;1&quot;,&quot;volume&quot;:&quot;3&quot;,&quot;container-title-short&quot;:&quot;&quot;},&quot;isTemporary&quot;:false}]},{&quot;citationID&quot;:&quot;MENDELEY_CITATION_03ad682c-e769-4e53-8256-c6307a4c26c9&quot;,&quot;properties&quot;:{&quot;noteIndex&quot;:0},&quot;isEdited&quot;:false,&quot;manualOverride&quot;:{&quot;isManuallyOverridden&quot;:false,&quot;citeprocText&quot;:&quot;(J. C. Santos et al., 2021)&quot;,&quot;manualOverrideText&quot;:&quot;&quot;},&quot;citationTag&quot;:&quot;MENDELEY_CITATION_v3_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&quot;,&quot;citationItems&quot;:[{&quot;id&quot;:&quot;78c310d8-f50f-3b6a-9309-0ec42f3464ce&quot;,&quot;itemData&quot;:{&quot;type&quot;:&quot;article-journal&quot;,&quot;id&quot;:&quot;78c310d8-f50f-3b6a-9309-0ec42f3464ce&quot;,&quot;title&quot;:&quot;The perceptions of medical physicists towards relevance and impact of artificial intelligence&quot;,&quot;author&quot;:[{&quot;family&quot;:&quot;Santos&quot;,&quot;given&quot;:&quot;Josilene C.&quot;,&quot;parse-names&quot;:false,&quot;dropping-particle&quot;:&quot;&quot;,&quot;non-dropping-particle&quot;:&quot;&quot;},{&quot;family&quot;:&quot;Wong&quot;,&quot;given&quot;:&quot;Jeannie Hsiu Ding&quot;,&quot;parse-names&quot;:false,&quot;dropping-particle&quot;:&quot;&quot;,&quot;non-dropping-particle&quot;:&quot;&quot;},{&quot;family&quot;:&quot;Pallath&quot;,&quot;given&quot;:&quot;Vinod&quot;,&quot;parse-names&quot;:false,&quot;dropping-particle&quot;:&quot;&quot;,&quot;non-dropping-particle&quot;:&quot;&quot;},{&quot;family&quot;:&quot;Ng&quot;,&quot;given&quot;:&quot;Kwan Hoong&quot;,&quot;parse-names&quot;:false,&quot;dropping-particle&quot;:&quot;&quot;,&quot;non-dropping-particle&quot;:&quot;&quot;}],&quot;container-title&quot;:&quot;Physical and Engineering Sciences in Medicine&quot;,&quot;container-title-short&quot;:&quot;Phys Eng Sci Med&quot;,&quot;DOI&quot;:&quot;10.1007/s13246-021-01036-9&quot;,&quot;ISSN&quot;:&quot;26624737&quot;,&quot;PMID&quot;:&quot;34283393&quot;,&quot;issued&quot;:{&quot;date-parts&quot;:[[2021,9,1]]},&quot;page&quot;:&quot;833-841&quot;,&quot;abstract&quot;:&quot;Artificial intelligence (AI) is an innovative tool with the potential to impact medical physicists’ clinical practices, research, and the profession. The relevance of AI and its impact on the clinical practice and routine of professionals in medical physics were evaluated by medical physicists and researchers in this field. An online survey questionnaire was designed for distribution to professionals and students in medical physics around the world. In addition to demographics questions, we surveyed opinions on the role of AI in medical physicists’ practices, the possibility of AI threatening/disrupting the medical physicists’ practices and career, the need for medical physicists to acquire knowledge on AI, and the need for teaching AI in postgraduate medical physics programmes. The level of knowledge of medical physicists on AI was also consulted. A total of 1019 respondents from 94 countries participated. More than 85% of the respondents agreed that AI would play an essential role in medical physicists’ practices. AI should be taught in the postgraduate medical physics programmes, and that more applications such as quality control (QC), treatment planning would be performed by AI. Half of the respondents thought AI would not threaten/disrupt the medical physicists’ practices. AI knowledge was mainly acquired through self-taught and work-related activities. Nonetheless, many (40%) reported that they have no skill in AI. The general perception of medical physicists was that AI is here to stay, influencing our practices. Medical physicists should be prepared with education and training for this new reality.&quot;,&quot;publisher&quot;:&quot;Springer Science and Business Media Deutschland GmbH&quot;,&quot;issue&quot;:&quot;3&quot;,&quot;volume&quot;:&quot;44&quot;},&quot;isTemporary&quot;:false,&quot;suppress-author&quot;:false,&quot;composite&quot;:false,&quot;author-only&quot;:false}]},{&quot;citationID&quot;:&quot;MENDELEY_CITATION_3f26fa56-0c27-48fc-b3d3-5272b15edd4c&quot;,&quot;properties&quot;:{&quot;noteIndex&quot;:0},&quot;isEdited&quot;:false,&quot;manualOverride&quot;:{&quot;isManuallyOverridden&quot;:false,&quot;citeprocText&quot;:&quot;(Syed-Abdul et al., 2020)&quot;,&quot;manualOverrideText&quot;:&quot;&quot;},&quot;citationTag&quot;:&quot;MENDELEY_CITATION_v3_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&quot;,&quot;citationItems&quot;:[{&quot;id&quot;:&quot;f342a043-6b47-3597-8324-f54a4730b8a5&quot;,&quot;itemData&quot;:{&quot;type&quot;:&quot;report&quot;,&quot;id&quot;:&quot;f342a043-6b47-3597-8324-f54a4730b8a5&quot;,&quot;title&quot;:&quot;Data Analytics and Applications of the Wearable Sensors in Healthcare&quot;,&quot;author&quot;:[{&quot;family&quot;:&quot;Syed-Abdul&quot;,&quot;given&quot;:&quot;Shabbir&quot;,&quot;parse-names&quot;:false,&quot;dropping-particle&quot;:&quot;&quot;,&quot;non-dropping-particle&quot;:&quot;&quot;},{&quot;family&quot;:&quot;Luque&quot;,&quot;given&quot;:&quot;Luis Fernandez&quot;,&quot;parse-names&quot;:false,&quot;dropping-particle&quot;:&quot;&quot;,&quot;non-dropping-particle&quot;:&quot;&quot;},{&quot;family&quot;:&quot;Hsueh&quot;,&quot;given&quot;:&quot;Pei-Yun Sabrina&quot;,&quot;parse-names&quot;:false,&quot;dropping-particle&quot;:&quot;&quot;,&quot;non-dropping-particle&quot;:&quot;&quot;},{&quot;family&quot;:&quot;García-Gomez&quot;,&quot;given&quot;:&quot;Juan M&quot;,&quot;parse-names&quot;:false,&quot;dropping-particle&quot;:&quot;&quot;,&quot;non-dropping-particle&quot;:&quot;&quot;},{&quot;family&quot;:&quot;Garcia-Zapirain&quot;,&quot;given&quot;:&quot;Begoña&quot;,&quot;parse-names&quot;:false,&quot;dropping-particle&quot;:&quot;&quot;,&quot;non-dropping-particle&quot;:&quot;&quot;}],&quot;ISBN&quot;:&quot;978-3-03936-351-3&quot;,&quot;URL&quot;:&quot;www.mdpi.com/journal/sensors&quot;,&quot;issued&quot;:{&quot;date-parts&quot;:[[2020]]},&quot;publisher-place&quot;:&quot; Basel, Switzerland&quot;,&quot;container-title-short&quot;:&quot;&quot;},&quot;isTemporary&quot;:false,&quot;suppress-author&quot;:false,&quot;composite&quot;:false,&quot;author-only&quot;:false}]},{&quot;citationID&quot;:&quot;MENDELEY_CITATION_7747661f-07cb-4e5c-8304-f831a58decb8&quot;,&quot;properties&quot;:{&quot;noteIndex&quot;:0},&quot;isEdited&quot;:false,&quot;manualOverride&quot;:{&quot;isManuallyOverridden&quot;:false,&quot;citeprocText&quot;:&quot;(Khan et al., 2024)&quot;,&quot;manualOverrideText&quot;:&quot;&quot;},&quot;citationTag&quot;:&quot;MENDELEY_CITATION_v3_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&quot;,&quot;citationItems&quot;:[{&quot;id&quot;:&quot;d15d144f-5ed1-3983-916d-e3d3c73aef57&quot;,&quot;itemData&quot;:{&quot;type&quot;:&quot;article-journal&quot;,&quot;id&quot;:&quot;d15d144f-5ed1-3983-916d-e3d3c73aef57&quot;,&quot;title&quot;:&quot;A Wearable Inertial Sensor Approach for Locomotion and Localization Recognition on Physical Activity&quot;,&quot;author&quot;:[{&quot;family&quot;:&quot;Khan&quot;,&quot;given&quot;:&quot;Danyal&quot;,&quot;parse-names&quot;:false,&quot;dropping-particle&quot;:&quot;&quot;,&quot;non-dropping-particle&quot;:&quot;&quot;},{&quot;family&quot;:&quot;Mudawi&quot;,&quot;given&quot;:&quot;Naif&quot;,&quot;parse-names&quot;:false,&quot;dropping-particle&quot;:&quot;&quot;,&quot;non-dropping-particle&quot;:&quot;Al&quot;},{&quot;family&quot;:&quot;Abdelhaq&quot;,&quot;given&quot;:&quot;Maha&quot;,&quot;parse-names&quot;:false,&quot;dropping-particle&quot;:&quot;&quot;,&quot;non-dropping-particle&quot;:&quot;&quot;},{&quot;family&quot;:&quot;Alazeb&quot;,&quot;given&quot;:&quot;Abdulwahab&quot;,&quot;parse-names&quot;:false,&quot;dropping-particle&quot;:&quot;&quot;,&quot;non-dropping-particle&quot;:&quot;&quot;},{&quot;family&quot;:&quot;Alotaibi&quot;,&quot;given&quot;:&quot;Saud S.&quot;,&quot;parse-names&quot;:false,&quot;dropping-particle&quot;:&quot;&quot;,&quot;non-dropping-particle&quot;:&quot;&quot;},{&quot;family&quot;:&quot;Algarni&quot;,&quot;given&quot;:&quot;Asaad&quot;,&quot;parse-names&quot;:false,&quot;dropping-particle&quot;:&quot;&quot;,&quot;non-dropping-particle&quot;:&quot;&quot;},{&quot;family&quot;:&quot;Jalal&quot;,&quot;given&quot;:&quot;Ahmad&quot;,&quot;parse-names&quot;:false,&quot;dropping-particle&quot;:&quot;&quot;,&quot;non-dropping-particle&quot;:&quot;&quot;}],&quot;container-title&quot;:&quot;Sensors&quot;,&quot;DOI&quot;:&quot;10.3390/s24030735&quot;,&quot;ISSN&quot;:&quot;14248220&quot;,&quot;PMID&quot;:&quot;38339452&quot;,&quot;issued&quot;:{&quot;date-parts&quot;:[[2024,2,1]]},&quot;abstract&quot;:&quot;Advancements in sensing technology have expanded the capabilities of both wearable devices and smartphones, which are now commonly equipped with inertial sensors such as accelerometers and gyroscopes. Initially, these sensors were used for device feature advancement, but now, they can be used for a variety of applications. Human activity recognition (HAR) is an interesting research area that can be used for many applications like health monitoring, sports, fitness, medical purposes, etc. In this research, we designed an advanced system that recognizes different human locomotion and localization activities. The data were collected from raw sensors that contain noise. In the first step, we detail our noise removal process, which employs a Chebyshev type 1 filter to clean the raw sensor data, and then the signal is segmented by utilizing Hamming windows. After that, features were extracted for different sensors. To select the best feature for the system, the recursive feature elimination method was used. We then used SMOTE data augmentation techniques to solve the imbalanced nature of the Extrasensory dataset. Finally, the augmented and balanced data were sent to a long short-term memory (LSTM) deep learning classifier for classification. The datasets used in this research were Real-World Har, Real-Life Har, and Extrasensory. The presented system achieved 89% for Real-Life Har, 85% for Real-World Har, and 95% for the Extrasensory dataset. The proposed system outperforms the available state-of-the-art methods.&quot;,&quot;publisher&quot;:&quot;Multidisciplinary Digital Publishing Institute (MDPI)&quot;,&quot;issue&quot;:&quot;3&quot;,&quot;volume&quot;:&quot;24&quot;,&quot;container-title-short&quot;:&quot;&quot;},&quot;isTemporary&quot;:false,&quot;suppress-author&quot;:false,&quot;composite&quot;:false,&quot;author-only&quot;:false}]},{&quot;citationID&quot;:&quot;MENDELEY_CITATION_444792f6-d080-462e-b8af-e5f0d76215a3&quot;,&quot;properties&quot;:{&quot;noteIndex&quot;:0},&quot;isEdited&quot;:false,&quot;manualOverride&quot;:{&quot;isManuallyOverridden&quot;:false,&quot;citeprocText&quot;:&quot;(Ross, 2010)&quot;,&quot;manualOverrideText&quot;:&quot;&quot;},&quot;citationTag&quot;:&quot;MENDELEY_CITATION_v3_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&quot;,&quot;citationItems&quot;:[{&quot;id&quot;:&quot;c3a17a06-4893-3765-88ea-e802e2babc88&quot;,&quot;itemData&quot;:{&quot;type&quot;:&quot;book&quot;,&quot;id&quot;:&quot;c3a17a06-4893-3765-88ea-e802e2babc88&quot;,&quot;title&quot;:&quot;Fuzzy logic with engineering applications&quot;,&quot;author&quot;:[{&quot;family&quot;:&quot;Ross&quot;,&quot;given&quot;:&quot;Timothy J.&quot;,&quot;parse-names&quot;:false,&quot;dropping-particle&quot;:&quot;&quot;,&quot;non-dropping-particle&quot;:&quot;&quot;}],&quot;ISBN&quot;:&quot;9780470743768&quot;,&quot;issued&quot;:{&quot;date-parts&quot;:[[2010]]},&quot;number-of-pages&quot;:&quot;585&quot;,&quot;abstract&quot;:&quot;3rd ed. Introduction -- Classical Sets and Fuzzy Sets -- Classical Relations and Fuzzy Relations -- Properties of Membership Functions, Fuzzification, and Defuzzification -- Logic and Fuzzy Systems -- Development of Membership Functions -- Automated Methods for Fuzzy Systems -- Fuzzy Systems Simulation -- Decision Making with Fuzzy Information -- Fuzzy Classification -- Fuzzy Pattern Recognition -- Fuzzy Arithmetic and the Extension Principle -- Fuzzy Control Systems -- Miscellaneous Topics -- Monotone Measures: Belief, Plausibility, Probability, and Possibility.&quot;,&quot;edition&quot;:&quot;3&quot;,&quot;publisher&quot;:&quot;John Wiley &amp; Sons Ltd&quot;,&quot;container-title-short&quot;:&quot;&quot;},&quot;isTemporary&quot;:false,&quot;suppress-author&quot;:false,&quot;composite&quot;:false,&quot;author-only&quot;:false}]},{&quot;citationID&quot;:&quot;MENDELEY_CITATION_599d3c7c-c096-4b73-92d8-a13a09836539&quot;,&quot;properties&quot;:{&quot;noteIndex&quot;:0},&quot;isEdited&quot;:false,&quot;manualOverride&quot;:{&quot;isManuallyOverridden&quot;:false,&quot;citeprocText&quot;:&quot;(FUZZY EXPERT SYSTEMS AND FUZZY REASONING TEAM LinG-Live, Informative, Non-cost and Genuine !, s/f; Gupta, 2011)&quot;,&quot;manualOverrideText&quot;:&quot;&quot;},&quot;citationTag&quot;:&quot;MENDELEY_CITATION_v3_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&quot;,&quot;citationItems&quot;:[{&quot;id&quot;:&quot;2582ce93-f688-36cb-a50d-0bfac5c1debd&quot;,&quot;itemData&quot;:{&quot;type&quot;:&quot;report&quot;,&quot;id&quot;:&quot;2582ce93-f688-36cb-a50d-0bfac5c1debd&quot;,&quot;title&quot;:&quot;FUZZY EXPERT SYSTEMS AND FUZZY REASONING TEAM LinG-Live, Informative, Non-cost and Genuine !&quot;,&quot;container-title-short&quot;:&quot;&quot;},&quot;isTemporary&quot;:false},{&quot;id&quot;:&quot;fda65353-417b-3966-8083-161d39c0ac79&quot;,&quot;itemData&quot;:{&quot;type&quot;:&quot;article&quot;,&quot;id&quot;:&quot;fda65353-417b-3966-8083-161d39c0ac79&quot;,&quot;title&quot;:&quot;Forty-five years of fuzzy sets and fuzzy logic-A tribute to professor Lotfi A. Zadeh (the father of fuzzy logic)&quot;,&quot;author&quot;:[{&quot;family&quot;:&quot;Gupta&quot;,&quot;given&quot;:&quot;M. M.&quot;,&quot;parse-names&quot;:false,&quot;dropping-particle&quot;:&quot;&quot;,&quot;non-dropping-particle&quot;:&quot;&quot;}],&quot;container-title&quot;:&quot;Scientia Iranica&quot;,&quot;DOI&quot;:&quot;10.1016/j.scient.2011.04.023&quot;,&quot;ISSN&quot;:&quot;10263098&quot;,&quot;issued&quot;:{&quot;date-parts&quot;:[[2011]]},&quot;page&quot;:&quot;685-690&quot;,&quot;publisher&quot;:&quot;Sharif University of Technology&quot;,&quot;issue&quot;:&quot;3 D&quot;,&quot;volume&quot;:&quot;18&quot;,&quot;container-title-short&quot;:&quot;&quot;},&quot;isTemporary&quot;:false}]},{&quot;citationID&quot;:&quot;MENDELEY_CITATION_6d600607-4b58-4fe3-a8f4-4e15af7b8858&quot;,&quot;properties&quot;:{&quot;noteIndex&quot;:0},&quot;isEdited&quot;:false,&quot;manualOverride&quot;:{&quot;isManuallyOverridden&quot;:false,&quot;citeprocText&quot;:&quot;(Kaur &amp;#38; Khehra, 2022)&quot;,&quot;manualOverrideText&quot;:&quot;&quot;},&quot;citationTag&quot;:&quot;MENDELEY_CITATION_v3_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&quot;,&quot;citationItems&quot;:[{&quot;id&quot;:&quot;0782b0c9-3376-3351-9029-50f1202667aa&quot;,&quot;itemData&quot;:{&quot;type&quot;:&quot;article&quot;,&quot;id&quot;:&quot;0782b0c9-3376-3351-9029-50f1202667aa&quot;,&quot;title&quot;:&quot;Fuzzy Logic and Hybrid based Approaches for the Risk of Heart Disease Detection: State-of-the-Art Review&quot;,&quot;author&quot;:[{&quot;family&quot;:&quot;Kaur&quot;,&quot;given&quot;:&quot;Jagmohan&quot;,&quot;parse-names&quot;:false,&quot;dropping-particle&quot;:&quot;&quot;,&quot;non-dropping-particle&quot;:&quot;&quot;},{&quot;family&quot;:&quot;Khehra&quot;,&quot;given&quot;:&quot;Baljit S.&quot;,&quot;parse-names&quot;:false,&quot;dropping-particle&quot;:&quot;&quot;,&quot;non-dropping-particle&quot;:&quot;&quot;}],&quot;container-title&quot;:&quot;Journal of The Institution of Engineers (India): Series B&quot;,&quot;DOI&quot;:&quot;10.1007/s40031-021-00644-z&quot;,&quot;ISSN&quot;:&quot;22502114&quot;,&quot;issued&quot;:{&quot;date-parts&quot;:[[2022,4,1]]},&quot;page&quot;:&quot;681-697&quot;,&quot;abstract&quot;:&quot;Artificial Intelligence, Machine Learning, Fuzzy Logic, Neural Network, Genetic Algorithm and their hybrid systems play vital role in the medical sciences to diagnose various diseases efficiently in the patients. The problems related to the heart are widely comon in today’s world. The risk of heart failure develops due to the narrowness and blockage in the coronary arteries of the heart as excess cholesterol deposits in the arteries and blood vessels that results in fatigue, chest pain, dyspnoea, sleeping difficulties and depression. This research aims to explore diverse work done on FL and Hybrid-based techniques to identify the risk of heart disease among the patients. The present study reveals publications along with the strength, operating system, accuracy rate and other specifications used in the identification of heart disease based on FL and Hybrid-based approaches since 2010. This survey contributes motivation for research scholars to generate more innovative ideas and continue their research work in the respective field. Moreover, the future model for direct service of the patients from old age homes to the Intensive Care Unit through ambulance services is also presented in this paper.&quot;,&quot;publisher&quot;:&quot;Springer&quot;,&quot;issue&quot;:&quot;2&quot;,&quot;volume&quot;:&quot;103&quot;,&quot;container-title-short&quot;:&quot;&quot;},&quot;isTemporary&quot;:false,&quot;suppress-author&quot;:false,&quot;composite&quot;:false,&quot;author-only&quot;:false}]},{&quot;citationID&quot;:&quot;MENDELEY_CITATION_0e849ac6-242c-4342-8203-12e20697cfcd&quot;,&quot;properties&quot;:{&quot;noteIndex&quot;:0},&quot;isEdited&quot;:false,&quot;manualOverride&quot;:{&quot;isManuallyOverridden&quot;:false,&quot;citeprocText&quot;:&quot;(Swinburn et al., 2019)&quot;,&quot;manualOverrideText&quot;:&quot;&quot;},&quot;citationTag&quot;:&quot;MENDELEY_CITATION_v3_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&quot;,&quot;citationItems&quot;:[{&quot;id&quot;:&quot;fdd34798-fc12-3a82-bfb1-e804152c9415&quot;,&quot;itemData&quot;:{&quot;type&quot;:&quot;article&quot;,&quot;id&quot;:&quot;fdd34798-fc12-3a82-bfb1-e804152c9415&quot;,&quot;title&quot;:&quot;The Global Syndemic of Obesity, Undernutrition, and Climate Change: The Lancet Commission report&quot;,&quot;author&quot;:[{&quot;family&quot;:&quot;Swinburn&quot;,&quot;given&quot;:&quot;Boyd A.&quot;,&quot;parse-names&quot;:false,&quot;dropping-particle&quot;:&quot;&quot;,&quot;non-dropping-particle&quot;:&quot;&quot;},{&quot;family&quot;:&quot;Kraak&quot;,&quot;given&quot;:&quot;Vivica I.&quot;,&quot;parse-names&quot;:false,&quot;dropping-particle&quot;:&quot;&quot;,&quot;non-dropping-particle&quot;:&quot;&quot;},{&quot;family&quot;:&quot;Allender&quot;,&quot;given&quot;:&quot;Steven&quot;,&quot;parse-names&quot;:false,&quot;dropping-particle&quot;:&quot;&quot;,&quot;non-dropping-particle&quot;:&quot;&quot;},{&quot;family&quot;:&quot;Atkins&quot;,&quot;given&quot;:&quot;Vincent J.&quot;,&quot;parse-names&quot;:false,&quot;dropping-particle&quot;:&quot;&quot;,&quot;non-dropping-particle&quot;:&quot;&quot;},{&quot;family&quot;:&quot;Baker&quot;,&quot;given&quot;:&quot;Phillip I.&quot;,&quot;parse-names&quot;:false,&quot;dropping-particle&quot;:&quot;&quot;,&quot;non-dropping-particle&quot;:&quot;&quot;},{&quot;family&quot;:&quot;Bogard&quot;,&quot;given&quot;:&quot;Jessica R.&quot;,&quot;parse-names&quot;:false,&quot;dropping-particle&quot;:&quot;&quot;,&quot;non-dropping-particle&quot;:&quot;&quot;},{&quot;family&quot;:&quot;Brinsden&quot;,&quot;given&quot;:&quot;Hannah&quot;,&quot;parse-names&quot;:false,&quot;dropping-particle&quot;:&quot;&quot;,&quot;non-dropping-particle&quot;:&quot;&quot;},{&quot;family&quot;:&quot;Calvillo&quot;,&quot;given&quot;:&quot;Alejandro&quot;,&quot;parse-names&quot;:false,&quot;dropping-particle&quot;:&quot;&quot;,&quot;non-dropping-particle&quot;:&quot;&quot;},{&quot;family&quot;:&quot;Schutter&quot;,&quot;given&quot;:&quot;Olivier&quot;,&quot;parse-names&quot;:false,&quot;dropping-particle&quot;:&quot;&quot;,&quot;non-dropping-particle&quot;:&quot;De&quot;},{&quot;family&quot;:&quot;Devarajan&quot;,&quot;given&quot;:&quot;Raji&quot;,&quot;parse-names&quot;:false,&quot;dropping-particle&quot;:&quot;&quot;,&quot;non-dropping-particle&quot;:&quot;&quot;},{&quot;family&quot;:&quot;Ezzati&quot;,&quot;given&quot;:&quot;Majid&quot;,&quot;parse-names&quot;:false,&quot;dropping-particle&quot;:&quot;&quot;,&quot;non-dropping-particle&quot;:&quot;&quot;},{&quot;family&quot;:&quot;Friel&quot;,&quot;given&quot;:&quot;Sharon&quot;,&quot;parse-names&quot;:false,&quot;dropping-particle&quot;:&quot;&quot;,&quot;non-dropping-particle&quot;:&quot;&quot;},{&quot;family&quot;:&quot;Goenka&quot;,&quot;given&quot;:&quot;Shifalika&quot;,&quot;parse-names&quot;:false,&quot;dropping-particle&quot;:&quot;&quot;,&quot;non-dropping-particle&quot;:&quot;&quot;},{&quot;family&quot;:&quot;Hammond&quot;,&quot;given&quot;:&quot;Ross A.&quot;,&quot;parse-names&quot;:false,&quot;dropping-particle&quot;:&quot;&quot;,&quot;non-dropping-particle&quot;:&quot;&quot;},{&quot;family&quot;:&quot;Hastings&quot;,&quot;given&quot;:&quot;Gerard&quot;,&quot;parse-names&quot;:false,&quot;dropping-particle&quot;:&quot;&quot;,&quot;non-dropping-particle&quot;:&quot;&quot;},{&quot;family&quot;:&quot;Hawkes&quot;,&quot;given&quot;:&quot;Corinna&quot;,&quot;parse-names&quot;:false,&quot;dropping-particle&quot;:&quot;&quot;,&quot;non-dropping-particle&quot;:&quot;&quot;},{&quot;family&quot;:&quot;Herrero&quot;,&quot;given&quot;:&quot;Mario&quot;,&quot;parse-names&quot;:false,&quot;dropping-particle&quot;:&quot;&quot;,&quot;non-dropping-particle&quot;:&quot;&quot;},{&quot;family&quot;:&quot;Hovmand&quot;,&quot;given&quot;:&quot;Peter S.&quot;,&quot;parse-names&quot;:false,&quot;dropping-particle&quot;:&quot;&quot;,&quot;non-dropping-particle&quot;:&quot;&quot;},{&quot;family&quot;:&quot;Howden&quot;,&quot;given&quot;:&quot;Mark&quot;,&quot;parse-names&quot;:false,&quot;dropping-particle&quot;:&quot;&quot;,&quot;non-dropping-particle&quot;:&quot;&quot;},{&quot;family&quot;:&quot;Jaacks&quot;,&quot;given&quot;:&quot;Lindsay M.&quot;,&quot;parse-names&quot;:false,&quot;dropping-particle&quot;:&quot;&quot;,&quot;non-dropping-particle&quot;:&quot;&quot;},{&quot;family&quot;:&quot;Kapetanaki&quot;,&quot;given&quot;:&quot;Ariadne B.&quot;,&quot;parse-names&quot;:false,&quot;dropping-particle&quot;:&quot;&quot;,&quot;non-dropping-particle&quot;:&quot;&quot;},{&quot;family&quot;:&quot;Kasman&quot;,&quot;given&quot;:&quot;Matt&quot;,&quot;parse-names&quot;:false,&quot;dropping-particle&quot;:&quot;&quot;,&quot;non-dropping-particle&quot;:&quot;&quot;},{&quot;family&quot;:&quot;Kuhnlein&quot;,&quot;given&quot;:&quot;Harriet&quot;,&quot;parse-names&quot;:false,&quot;dropping-particle&quot;:&quot;V.&quot;,&quot;non-dropping-particle&quot;:&quot;&quot;},{&quot;family&quot;:&quot;Kumanyika&quot;,&quot;given&quot;:&quot;Shiriki K.&quot;,&quot;parse-names&quot;:false,&quot;dropping-particle&quot;:&quot;&quot;,&quot;non-dropping-particle&quot;:&quot;&quot;},{&quot;family&quot;:&quot;Larijani&quot;,&quot;given&quot;:&quot;Bagher&quot;,&quot;parse-names&quot;:false,&quot;dropping-particle&quot;:&quot;&quot;,&quot;non-dropping-particle&quot;:&quot;&quot;},{&quot;family&quot;:&quot;Lobstein&quot;,&quot;given&quot;:&quot;Tim&quot;,&quot;parse-names&quot;:false,&quot;dropping-particle&quot;:&quot;&quot;,&quot;non-dropping-particle&quot;:&quot;&quot;},{&quot;family&quot;:&quot;Long&quot;,&quot;given&quot;:&quot;Michael W.&quot;,&quot;parse-names&quot;:false,&quot;dropping-particle&quot;:&quot;&quot;,&quot;non-dropping-particle&quot;:&quot;&quot;},{&quot;family&quot;:&quot;Matsudo&quot;,&quot;given&quot;:&quot;Victor K.R.&quot;,&quot;parse-names&quot;:false,&quot;dropping-particle&quot;:&quot;&quot;,&quot;non-dropping-particle&quot;:&quot;&quot;},{&quot;family&quot;:&quot;Mills&quot;,&quot;given&quot;:&quot;Susanna D.H.&quot;,&quot;parse-names&quot;:false,&quot;dropping-particle&quot;:&quot;&quot;,&quot;non-dropping-particle&quot;:&quot;&quot;},{&quot;family&quot;:&quot;Morgan&quot;,&quot;given&quot;:&quot;Gareth&quot;,&quot;parse-names&quot;:false,&quot;dropping-particle&quot;:&quot;&quot;,&quot;non-dropping-particle&quot;:&quot;&quot;},{&quot;family&quot;:&quot;Morshed&quot;,&quot;given&quot;:&quot;Alexandra&quot;,&quot;parse-names&quot;:false,&quot;dropping-particle&quot;:&quot;&quot;,&quot;non-dropping-particle&quot;:&quot;&quot;},{&quot;family&quot;:&quot;Nece&quot;,&quot;given&quot;:&quot;Patricia M.&quot;,&quot;parse-names&quot;:false,&quot;dropping-particle&quot;:&quot;&quot;,&quot;non-dropping-particle&quot;:&quot;&quot;},{&quot;family&quot;:&quot;Pan&quot;,&quot;given&quot;:&quot;An&quot;,&quot;parse-names&quot;:false,&quot;dropping-particle&quot;:&quot;&quot;,&quot;non-dropping-particle&quot;:&quot;&quot;},{&quot;family&quot;:&quot;Patterson&quot;,&quot;given&quot;:&quot;David W.&quot;,&quot;parse-names&quot;:false,&quot;dropping-particle&quot;:&quot;&quot;,&quot;non-dropping-particle&quot;:&quot;&quot;},{&quot;family&quot;:&quot;Sacks&quot;,&quot;given&quot;:&quot;Gary&quot;,&quot;parse-names&quot;:false,&quot;dropping-particle&quot;:&quot;&quot;,&quot;non-dropping-particle&quot;:&quot;&quot;},{&quot;family&quot;:&quot;Shekar&quot;,&quot;given&quot;:&quot;Meera&quot;,&quot;parse-names&quot;:false,&quot;dropping-particle&quot;:&quot;&quot;,&quot;non-dropping-particle&quot;:&quot;&quot;},{&quot;family&quot;:&quot;Simmons&quot;,&quot;given&quot;:&quot;Geoff L.&quot;,&quot;parse-names&quot;:false,&quot;dropping-particle&quot;:&quot;&quot;,&quot;non-dropping-particle&quot;:&quot;&quot;},{&quot;family&quot;:&quot;Smit&quot;,&quot;given&quot;:&quot;Warren&quot;,&quot;parse-names&quot;:false,&quot;dropping-particle&quot;:&quot;&quot;,&quot;non-dropping-particle&quot;:&quot;&quot;},{&quot;family&quot;:&quot;Tootee&quot;,&quot;given&quot;:&quot;Ali&quot;,&quot;parse-names&quot;:false,&quot;dropping-particle&quot;:&quot;&quot;,&quot;non-dropping-particle&quot;:&quot;&quot;},{&quot;family&quot;:&quot;Vandevijvere&quot;,&quot;given&quot;:&quot;Stefanie&quot;,&quot;parse-names&quot;:false,&quot;dropping-particle&quot;:&quot;&quot;,&quot;non-dropping-particle&quot;:&quot;&quot;},{&quot;family&quot;:&quot;Waterlander&quot;,&quot;given&quot;:&quot;Wilma E.&quot;,&quot;parse-names&quot;:false,&quot;dropping-particle&quot;:&quot;&quot;,&quot;non-dropping-particle&quot;:&quot;&quot;},{&quot;family&quot;:&quot;Wolfenden&quot;,&quot;given&quot;:&quot;Luke&quot;,&quot;parse-names&quot;:false,&quot;dropping-particle&quot;:&quot;&quot;,&quot;non-dropping-particle&quot;:&quot;&quot;},{&quot;family&quot;:&quot;Dietz&quot;,&quot;given&quot;:&quot;William H.&quot;,&quot;parse-names&quot;:false,&quot;dropping-particle&quot;:&quot;&quot;,&quot;non-dropping-particle&quot;:&quot;&quot;}],&quot;container-title&quot;:&quot;The Lancet&quot;,&quot;DOI&quot;:&quot;10.1016/S0140-6736(18)32822-8&quot;,&quot;ISSN&quot;:&quot;1474547X&quot;,&quot;PMID&quot;:&quot;30700377&quot;,&quot;issued&quot;:{&quot;date-parts&quot;:[[2019,2,23]]},&quot;page&quot;:&quot;791-846&quot;,&quot;publisher&quot;:&quot;Lancet Publishing Group&quot;,&quot;issue&quot;:&quot;10173&quot;,&quot;volume&quot;:&quot;393&quot;,&quot;container-title-short&quot;:&quot;&quot;},&quot;isTemporary&quot;:false,&quot;suppress-author&quot;:false,&quot;composite&quot;:false,&quot;author-only&quot;:false}]},{&quot;citationID&quot;:&quot;MENDELEY_CITATION_28cb9105-d32f-42fa-8e0a-801afdf47ad9&quot;,&quot;properties&quot;:{&quot;noteIndex&quot;:0},&quot;isEdited&quot;:false,&quot;manualOverride&quot;:{&quot;isManuallyOverridden&quot;:false,&quot;citeprocText&quot;:&quot;(Murray et al., 2020)&quot;,&quot;manualOverrideText&quot;:&quot;&quot;},&quot;citationTag&quot;:&quot;MENDELEY_CITATION_v3_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a3VubmEiLCJnaXZlbiI6IkNoaXNvbSBKb3lxdWVlbmV0IiwicGFyc2UtbmFtZXMiOmZhbHNlLCJkcm9wcGluZy1wYXJ0aWNsZSI6IiIsIm5vbi1kcm9wcGluZy1wYXJ0aWNsZSI6IiJ9LHsiZmFtaWx5IjoiQWxhaGRhYiIsImdpdmVuIjoiRmFyZXM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b3oiLCJnaXZlbiI6IkdlYnJlIFRla2xlbWFyaWFt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2ZW5pcyIsImdpdmVuIjoiTmlrb2xhb3M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1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iLCJwYXJzZS1uYW1lcyI6ZmFsc2UsImRyb3BwaW5nLXBhcnRpY2xlIjoiIiwibm9uLWRyb3BwaW5nLXBhcnRpY2xlIjoiIn0seyJmYW1pbHkiOiJTY2h3ZW5kaWNrZSIsImdpdmVuIjoiRmFsa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&quot;,&quot;citationItems&quot;:[{&quot;id&quot;:&quot;600ea44e-33a0-3e3f-81ec-2b13c9456cfa&quot;,&quot;itemData&quot;:{&quot;type&quot;:&quot;article-journal&quot;,&quot;id&quot;:&quot;600ea44e-33a0-3e3f-81ec-2b13c9456cfa&quot;,&quot;title&quot;:&quot;Global burden of 87 risk factors in 204 countries and territories, 1990–2019: a systematic analysis for the Global Burden of Disease Study 2019&quot;,&quot;author&quot;:[{&quot;family&quot;:&quot;Murray&quot;,&quot;given&quot;:&quot;Christopher J L&quot;,&quot;parse-names&quot;:false,&quot;dropping-particle&quot;:&quot;&quot;,&quot;non-dropping-particle&quot;:&quot;&quot;},{&quot;family&quot;:&quot;Aravkin&quot;,&quot;given&quot;:&quot;Aleksandr Y&quot;,&quot;parse-names&quot;:false,&quot;dropping-particle&quot;:&quot;&quot;,&quot;non-dropping-particle&quot;:&quot;&quot;},{&quot;family&quot;:&quot;Zheng&quot;,&quot;given&quot;:&quot;Peng&quot;,&quot;parse-names&quot;:false,&quot;dropping-particle&quot;:&quot;&quot;,&quot;non-dropping-particle&quot;:&quot;&quot;},{&quot;family&quot;:&quot;Abbafati&quot;,&quot;given&quot;:&quot;Cristiana&quot;,&quot;parse-names&quot;:false,&quot;dropping-particle&quot;:&quot;&quot;,&quot;non-dropping-particle&quot;:&quot;&quot;},{&quot;family&quot;:&quot;Abbas&quot;,&quot;given&quot;:&quot;Kaja M&quot;,&quot;parse-names&quot;:false,&quot;dropping-particle&quot;:&quot;&quot;,&quot;non-dropping-particle&quot;:&quot;&quot;},{&quot;family&quot;:&quot;Abbasi-Kangevari&quot;,&quot;given&quot;:&quot;Mohsen&quot;,&quot;parse-names&quot;:false,&quot;dropping-particle&quot;:&quot;&quot;,&quot;non-dropping-particle&quot;:&quot;&quot;},{&quot;family&quot;:&quot;Abd-Allah&quot;,&quot;given&quot;:&quot;Foad&quot;,&quot;parse-names&quot;:false,&quot;dropping-particle&quot;:&quot;&quot;,&quot;non-dropping-particle&quot;:&quot;&quot;},{&quot;family&quot;:&quot;Abdelalim&quot;,&quot;given&quot;:&quot;Ahmed&quot;,&quot;parse-names&quot;:false,&quot;dropping-particle&quot;:&quot;&quot;,&quot;non-dropping-particle&quot;:&quot;&quot;},{&quot;family&quot;:&quot;Abdollahi&quot;,&quot;given&quot;:&quot;Mohammad&quot;,&quot;parse-names&quot;:false,&quot;dropping-particle&quot;:&quot;&quot;,&quot;non-dropping-particle&quot;:&quot;&quot;},{&quot;family&quot;:&quot;Abdollahpour&quot;,&quot;given&quot;:&quot;Ibrahim&quot;,&quot;parse-names&quot;:false,&quot;dropping-particle&quot;:&quot;&quot;,&quot;non-dropping-particle&quot;:&quot;&quot;},{&quot;family&quot;:&quot;Abegaz&quot;,&quot;given&quot;:&quot;Kedir Hussein&quot;,&quot;parse-names&quot;:false,&quot;dropping-particle&quot;:&quot;&quot;,&quot;non-dropping-particle&quot;:&quot;&quot;},{&quot;family&quot;:&quot;Abolhassani&quot;,&quot;given&quot;:&quot;Hassan&quot;,&quot;parse-names&quot;:false,&quot;dropping-particle&quot;:&quot;&quot;,&quot;non-dropping-particle&quot;:&quot;&quot;},{&quot;family&quot;:&quot;Aboyans&quot;,&quot;given&quot;:&quot;Victor&quot;,&quot;parse-names&quot;:false,&quot;dropping-particle&quot;:&quot;&quot;,&quot;non-dropping-particle&quot;:&quot;&quot;},{&quot;family&quot;:&quot;Abreu&quot;,&quot;given&quot;:&quot;Lucas Guimarães&quot;,&quot;parse-names&quot;:false,&quot;dropping-particle&quot;:&quot;&quot;,&quot;non-dropping-particle&quot;:&quot;&quot;},{&quot;family&quot;:&quot;Abrigo&quot;,&quot;given&quot;:&quot;Michael R M&quot;,&quot;parse-names&quot;:false,&quot;dropping-particle&quot;:&quot;&quot;,&quot;non-dropping-particle&quot;:&quot;&quot;},{&quot;family&quot;:&quot;Abualhasan&quot;,&quot;given&quot;:&quot;Ahmed&quot;,&quot;parse-names&quot;:false,&quot;dropping-particle&quot;:&quot;&quot;,&quot;non-dropping-particle&quot;:&quot;&quot;},{&quot;family&quot;:&quot;Abu-Raddad&quot;,&quot;given&quot;:&quot;Laith Jamal&quot;,&quot;parse-names&quot;:false,&quot;dropping-particle&quot;:&quot;&quot;,&quot;non-dropping-particle&quot;:&quot;&quot;},{&quot;family&quot;:&quot;Abushouk&quot;,&quot;given&quot;:&quot;Abdelrahman I&quot;,&quot;parse-names&quot;:false,&quot;dropping-particle&quot;:&quot;&quot;,&quot;non-dropping-particle&quot;:&quot;&quot;},{&quot;family&quot;:&quot;Adabi&quot;,&quot;given&quot;:&quot;Maryam&quot;,&quot;parse-names&quot;:false,&quot;dropping-particle&quot;:&quot;&quot;,&quot;non-dropping-particle&quot;:&quot;&quot;},{&quot;family&quot;:&quot;Adekanmbi&quot;,&quot;given&quot;:&quot;Victor&quot;,&quot;parse-names&quot;:false,&quot;dropping-particle&quot;:&quot;&quot;,&quot;non-dropping-particle&quot;:&quot;&quot;},{&quot;family&quot;:&quot;Adeoye&quot;,&quot;given&quot;:&quot;Abiodun Moshood&quot;,&quot;parse-names&quot;:false,&quot;dropping-particle&quot;:&quot;&quot;,&quot;non-dropping-particle&quot;:&quot;&quot;},{&quot;family&quot;:&quot;Adetokunboh&quot;,&quot;given&quot;:&quot;Olatunji O&quot;,&quot;parse-names&quot;:false,&quot;dropping-particle&quot;:&quot;&quot;,&quot;non-dropping-particle&quot;:&quot;&quot;},{&quot;family&quot;:&quot;Adham&quot;,&quot;given&quot;:&quot;Davoud&quot;,&quot;parse-names&quot;:false,&quot;dropping-particle&quot;:&quot;&quot;,&quot;non-dropping-particle&quot;:&quot;&quot;},{&quot;family&quot;:&quot;Advani&quot;,&quot;given&quot;:&quot;Shailesh M&quot;,&quot;parse-names&quot;:false,&quot;dropping-particle&quot;:&quot;&quot;,&quot;non-dropping-particle&quot;:&quot;&quot;},{&quot;family&quot;:&quot;Agarwal&quot;,&quot;given&quot;:&quot;Gina&quot;,&quot;parse-names&quot;:false,&quot;dropping-particle&quot;:&quot;&quot;,&quot;non-dropping-particle&quot;:&quot;&quot;},{&quot;family&quot;:&quot;Aghamir&quot;,&quot;given&quot;:&quot;Seyed Mohammad Kazem&quot;,&quot;parse-names&quot;:false,&quot;dropping-particle&quot;:&quot;&quot;,&quot;non-dropping-particle&quot;:&quot;&quot;},{&quot;family&quot;:&quot;Agrawal&quot;,&quot;given&quot;:&quot;Anurag&quot;,&quot;parse-names&quot;:false,&quot;dropping-particle&quot;:&quot;&quot;,&quot;non-dropping-particle&quot;:&quot;&quot;},{&quot;family&quot;:&quot;Ahmad&quot;,&quot;given&quot;:&quot;Tauseef&quot;,&quot;parse-names&quot;:false,&quot;dropping-particle&quot;:&quot;&quot;,&quot;non-dropping-particle&quot;:&quot;&quot;},{&quot;family&quot;:&quot;Ahmadi&quot;,&quot;given&quot;:&quot;Keivan&quot;,&quot;parse-names&quot;:false,&quot;dropping-particle&quot;:&quot;&quot;,&quot;non-dropping-particle&quot;:&quot;&quot;},{&quot;family&quot;:&quot;Ahmadi&quot;,&quot;given&quot;:&quot;Mehdi&quot;,&quot;parse-names&quot;:false,&quot;dropping-particle&quot;:&quot;&quot;,&quot;non-dropping-particle&quot;:&quot;&quot;},{&quot;family&quot;:&quot;Ahmadieh&quot;,&quot;given&quot;:&quot;Hamid&quot;,&quot;parse-names&quot;:false,&quot;dropping-particle&quot;:&quot;&quot;,&quot;non-dropping-particle&quot;:&quot;&quot;},{&quot;family&quot;:&quot;Ahmed&quot;,&quot;given&quot;:&quot;Muktar Beshir&quot;,&quot;parse-names&quot;:false,&quot;dropping-particle&quot;:&quot;&quot;,&quot;non-dropping-particle&quot;:&quot;&quot;},{&quot;family&quot;:&quot;Akalu&quot;,&quot;given&quot;:&quot;Temesgen Yihunie&quot;,&quot;parse-names&quot;:false,&quot;dropping-particle&quot;:&quot;&quot;,&quot;non-dropping-particle&quot;:&quot;&quot;},{&quot;family&quot;:&quot;Akinyemi&quot;,&quot;given&quot;:&quot;Rufus Olusola&quot;,&quot;parse-names&quot;:false,&quot;dropping-particle&quot;:&quot;&quot;,&quot;non-dropping-particle&quot;:&quot;&quot;},{&quot;family&quot;:&quot;Akinyemiju&quot;,&quot;given&quot;:&quot;Tomi&quot;,&quot;parse-names&quot;:false,&quot;dropping-particle&quot;:&quot;&quot;,&quot;non-dropping-particle&quot;:&quot;&quot;},{&quot;family&quot;:&quot;Akombi&quot;,&quot;given&quot;:&quot;Blessing&quot;,&quot;parse-names&quot;:false,&quot;dropping-particle&quot;:&quot;&quot;,&quot;non-dropping-particle&quot;:&quot;&quot;},{&quot;family&quot;:&quot;Akunna&quot;,&quot;given&quot;:&quot;Chisom Joyqueenet&quot;,&quot;parse-names&quot;:false,&quot;dropping-particle&quot;:&quot;&quot;,&quot;non-dropping-particle&quot;:&quot;&quot;},{&quot;family&quot;:&quot;Alahdab&quot;,&quot;given&quot;:&quot;Fares&quot;,&quot;parse-names&quot;:false,&quot;dropping-particle&quot;:&quot;&quot;,&quot;non-dropping-particle&quot;:&quot;&quot;},{&quot;family&quot;:&quot;Al-Aly&quot;,&quot;given&quot;:&quot;Ziyad&quot;,&quot;parse-names&quot;:false,&quot;dropping-particle&quot;:&quot;&quot;,&quot;non-dropping-particle&quot;:&quot;&quot;},{&quot;family&quot;:&quot;Alam&quot;,&quot;given&quot;:&quot;Khurshid&quot;,&quot;parse-names&quot;:false,&quot;dropping-particle&quot;:&quot;&quot;,&quot;non-dropping-particle&quot;:&quot;&quot;},{&quot;family&quot;:&quot;Alam&quot;,&quot;given&quot;:&quot;Samiah&quot;,&quot;parse-names&quot;:false,&quot;dropping-particle&quot;:&quot;&quot;,&quot;non-dropping-particle&quot;:&quot;&quot;},{&quot;family&quot;:&quot;Alam&quot;,&quot;given&quot;:&quot;Tahiya&quot;,&quot;parse-names&quot;:false,&quot;dropping-particle&quot;:&quot;&quot;,&quot;non-dropping-particle&quot;:&quot;&quot;},{&quot;family&quot;:&quot;Alanezi&quot;,&quot;given&quot;:&quot;Fahad Mashhour&quot;,&quot;parse-names&quot;:false,&quot;dropping-particle&quot;:&quot;&quot;,&quot;non-dropping-particle&quot;:&quot;&quot;},{&quot;family&quot;:&quot;Alanzi&quot;,&quot;given&quot;:&quot;Turki M&quot;,&quot;parse-names&quot;:false,&quot;dropping-particle&quot;:&quot;&quot;,&quot;non-dropping-particle&quot;:&quot;&quot;},{&quot;family&quot;:&quot;Alemu&quot;,&quot;given&quot;:&quot;Biresaw wassihun&quot;,&quot;parse-names&quot;:false,&quot;dropping-particle&quot;:&quot;&quot;,&quot;non-dropping-particle&quot;:&quot;&quot;},{&quot;family&quot;:&quot;Alhabib&quot;,&quot;given&quot;:&quot;Khalid F&quot;,&quot;parse-names&quot;:false,&quot;dropping-particle&quot;:&quot;&quot;,&quot;non-dropping-particle&quot;:&quot;&quot;},{&quot;family&quot;:&quot;Ali&quot;,&quot;given&quot;:&quot;Muhammad&quot;,&quot;parse-names&quot;:false,&quot;dropping-particle&quot;:&quot;&quot;,&quot;non-dropping-particle&quot;:&quot;&quot;},{&quot;family&quot;:&quot;Ali&quot;,&quot;given&quot;:&quot;Saqib&quot;,&quot;parse-names&quot;:false,&quot;dropping-particle&quot;:&quot;&quot;,&quot;non-dropping-particle&quot;:&quot;&quot;},{&quot;family&quot;:&quot;Alicandro&quot;,&quot;given&quot;:&quot;Gianfranco&quot;,&quot;parse-names&quot;:false,&quot;dropping-particle&quot;:&quot;&quot;,&quot;non-dropping-particle&quot;:&quot;&quot;},{&quot;family&quot;:&quot;Alinia&quot;,&quot;given&quot;:&quot;Cyrus&quot;,&quot;parse-names&quot;:false,&quot;dropping-particle&quot;:&quot;&quot;,&quot;non-dropping-particle&quot;:&quot;&quot;},{&quot;family&quot;:&quot;Alipour&quot;,&quot;given&quot;:&quot;Vahid&quot;,&quot;parse-names&quot;:false,&quot;dropping-particle&quot;:&quot;&quot;,&quot;non-dropping-particle&quot;:&quot;&quot;},{&quot;family&quot;:&quot;Alizade&quot;,&quot;given&quot;:&quot;Hesam&quot;,&quot;parse-names&quot;:false,&quot;dropping-particle&quot;:&quot;&quot;,&quot;non-dropping-particle&quot;:&quot;&quot;},{&quot;family&quot;:&quot;Aljunid&quot;,&quot;given&quot;:&quot;Syed Mohamed&quot;,&quot;parse-names&quot;:false,&quot;dropping-particle&quot;:&quot;&quot;,&quot;non-dropping-particle&quot;:&quot;&quot;},{&quot;family&quot;:&quot;Alla&quot;,&quot;given&quot;:&quot;François&quot;,&quot;parse-names&quot;:false,&quot;dropping-particle&quot;:&quot;&quot;,&quot;non-dropping-particle&quot;:&quot;&quot;},{&quot;family&quot;:&quot;Allebeck&quot;,&quot;given&quot;:&quot;Peter&quot;,&quot;parse-names&quot;:false,&quot;dropping-particle&quot;:&quot;&quot;,&quot;non-dropping-particle&quot;:&quot;&quot;},{&quot;family&quot;:&quot;Almasi-Hashiani&quot;,&quot;given&quot;:&quot;Amir&quot;,&quot;parse-names&quot;:false,&quot;dropping-particle&quot;:&quot;&quot;,&quot;non-dropping-particle&quot;:&quot;&quot;},{&quot;family&quot;:&quot;Al-Mekhlafi&quot;,&quot;given&quot;:&quot;Hesham M&quot;,&quot;parse-names&quot;:false,&quot;dropping-particle&quot;:&quot;&quot;,&quot;non-dropping-particle&quot;:&quot;&quot;},{&quot;family&quot;:&quot;Alonso&quot;,&quot;given&quot;:&quot;Jordi&quot;,&quot;parse-names&quot;:false,&quot;dropping-particle&quot;:&quot;&quot;,&quot;non-dropping-particle&quot;:&quot;&quot;},{&quot;family&quot;:&quot;Altirkawi&quot;,&quot;given&quot;:&quot;Khalid A&quot;,&quot;parse-names&quot;:false,&quot;dropping-particle&quot;:&quot;&quot;,&quot;non-dropping-particle&quot;:&quot;&quot;},{&quot;family&quot;:&quot;Amini-Rarani&quot;,&quot;given&quot;:&quot;Mostafa&quot;,&quot;parse-names&quot;:false,&quot;dropping-particle&quot;:&quot;&quot;,&quot;non-dropping-particle&quot;:&quot;&quot;},{&quot;family&quot;:&quot;Amiri&quot;,&quot;given&quot;:&quot;Fatemeh&quot;,&quot;parse-names&quot;:false,&quot;dropping-particle&quot;:&quot;&quot;,&quot;non-dropping-particle&quot;:&quot;&quot;},{&quot;family&quot;:&quot;Amugsi&quot;,&quot;given&quot;:&quot;Dickson A&quot;,&quot;parse-names&quot;:false,&quot;dropping-particle&quot;:&quot;&quot;,&quot;non-dropping-particle&quot;:&quot;&quot;},{&quot;family&quot;:&quot;Ancuceanu&quot;,&quot;given&quot;:&quot;Robert&quot;,&quot;parse-names&quot;:false,&quot;dropping-particle&quot;:&quot;&quot;,&quot;non-dropping-particle&quot;:&quot;&quot;},{&quot;family&quot;:&quot;Anderlini&quot;,&quot;given&quot;:&quot;Deanna&quot;,&quot;parse-names&quot;:false,&quot;dropping-particle&quot;:&quot;&quot;,&quot;non-dropping-particle&quot;:&quot;&quot;},{&quot;family&quot;:&quot;Anderson&quot;,&quot;given&quot;:&quot;Jason A&quot;,&quot;parse-names&quot;:false,&quot;dropping-particle&quot;:&quot;&quot;,&quot;non-dropping-particle&quot;:&quot;&quot;},{&quot;family&quot;:&quot;Andrei&quot;,&quot;given&quot;:&quot;Catalina Liliana&quot;,&quot;parse-names&quot;:false,&quot;dropping-particle&quot;:&quot;&quot;,&quot;non-dropping-particle&quot;:&quot;&quot;},{&quot;family&quot;:&quot;Andrei&quot;,&quot;given&quot;:&quot;Tudorel&quot;,&quot;parse-names&quot;:false,&quot;dropping-particle&quot;:&quot;&quot;,&quot;non-dropping-particle&quot;:&quot;&quot;},{&quot;family&quot;:&quot;Angus&quot;,&quot;given&quot;:&quot;Colin&quot;,&quot;parse-names&quot;:false,&quot;dropping-particle&quot;:&quot;&quot;,&quot;non-dropping-particle&quot;:&quot;&quot;},{&quot;family&quot;:&quot;Anjomshoa&quot;,&quot;given&quot;:&quot;Mina&quot;,&quot;parse-names&quot;:false,&quot;dropping-particle&quot;:&quot;&quot;,&quot;non-dropping-particle&quot;:&quot;&quot;},{&quot;family&quot;:&quot;Ansari&quot;,&quot;given&quot;:&quot;Fereshteh&quot;,&quot;parse-names&quot;:false,&quot;dropping-particle&quot;:&quot;&quot;,&quot;non-dropping-particle&quot;:&quot;&quot;},{&quot;family&quot;:&quot;Ansari-Moghaddam&quot;,&quot;given&quot;:&quot;Alireza&quot;,&quot;parse-names&quot;:false,&quot;dropping-particle&quot;:&quot;&quot;,&quot;non-dropping-particle&quot;:&quot;&quot;},{&quot;family&quot;:&quot;Antonazzo&quot;,&quot;given&quot;:&quot;Ippazio Cosimo&quot;,&quot;parse-names&quot;:false,&quot;dropping-particle&quot;:&quot;&quot;,&quot;non-dropping-particle&quot;:&quot;&quot;},{&quot;family&quot;:&quot;Antonio&quot;,&quot;given&quot;:&quot;Carl Abelardo T&quot;,&quot;parse-names&quot;:false,&quot;dropping-particle&quot;:&quot;&quot;,&quot;non-dropping-particle&quot;:&quot;&quot;},{&quot;family&quot;:&quot;Antony&quot;,&quot;given&quot;:&quot;Catherine M&quot;,&quot;parse-names&quot;:false,&quot;dropping-particle&quot;:&quot;&quot;,&quot;non-dropping-particle&quot;:&quot;&quot;},{&quot;family&quot;:&quot;Antriyandarti&quot;,&quot;given&quot;:&quot;Ernoiz&quot;,&quot;parse-names&quot;:false,&quot;dropping-particle&quot;:&quot;&quot;,&quot;non-dropping-particle&quot;:&quot;&quot;},{&quot;family&quot;:&quot;Anvari&quot;,&quot;given&quot;:&quot;Davood&quot;,&quot;parse-names&quot;:false,&quot;dropping-particle&quot;:&quot;&quot;,&quot;non-dropping-particle&quot;:&quot;&quot;},{&quot;family&quot;:&quot;Anwer&quot;,&quot;given&quot;:&quot;Razique&quot;,&quot;parse-names&quot;:false,&quot;dropping-particle&quot;:&quot;&quot;,&quot;non-dropping-particle&quot;:&quot;&quot;},{&quot;family&quot;:&quot;Appiah&quot;,&quot;given&quot;:&quot;Seth Christopher Yaw&quot;,&quot;parse-names&quot;:false,&quot;dropping-particle&quot;:&quot;&quot;,&quot;non-dropping-particle&quot;:&quot;&quot;},{&quot;family&quot;:&quot;Arabloo&quot;,&quot;given&quot;:&quot;Jalal&quot;,&quot;parse-names&quot;:false,&quot;dropping-particle&quot;:&quot;&quot;,&quot;non-dropping-particle&quot;:&quot;&quot;},{&quot;family&quot;:&quot;Arab-Zozani&quot;,&quot;given&quot;:&quot;Morteza&quot;,&quot;parse-names&quot;:false,&quot;dropping-particle&quot;:&quot;&quot;,&quot;non-dropping-particle&quot;:&quot;&quot;},{&quot;family&quot;:&quot;Ariani&quot;,&quot;given&quot;:&quot;Filippo&quot;,&quot;parse-names&quot;:false,&quot;dropping-particle&quot;:&quot;&quot;,&quot;non-dropping-particle&quot;:&quot;&quot;},{&quot;family&quot;:&quot;Armoon&quot;,&quot;given&quot;:&quot;Bahram&quot;,&quot;parse-names&quot;:false,&quot;dropping-particle&quot;:&quot;&quot;,&quot;non-dropping-particle&quot;:&quot;&quot;},{&quot;family&quot;:&quot;Ärnlöv&quot;,&quot;given&quot;:&quot;Johan&quot;,&quot;parse-names&quot;:false,&quot;dropping-particle&quot;:&quot;&quot;,&quot;non-dropping-particle&quot;:&quot;&quot;},{&quot;family&quot;:&quot;Arzani&quot;,&quot;given&quot;:&quot;Afsaneh&quot;,&quot;parse-names&quot;:false,&quot;dropping-particle&quot;:&quot;&quot;,&quot;non-dropping-particle&quot;:&quot;&quot;},{&quot;family&quot;:&quot;Asadi-Aliabadi&quot;,&quot;given&quot;:&quot;Mehran&quot;,&quot;parse-names&quot;:false,&quot;dropping-particle&quot;:&quot;&quot;,&quot;non-dropping-particle&quot;:&quot;&quot;},{&quot;family&quot;:&quot;Asadi-Pooya&quot;,&quot;given&quot;:&quot;Ali A&quot;,&quot;parse-names&quot;:false,&quot;dropping-particle&quot;:&quot;&quot;,&quot;non-dropping-particle&quot;:&quot;&quot;},{&quot;family&quot;:&quot;Ashbaugh&quot;,&quot;given&quot;:&quot;Charlie&quot;,&quot;parse-names&quot;:false,&quot;dropping-particle&quot;:&quot;&quot;,&quot;non-dropping-particle&quot;:&quot;&quot;},{&quot;family&quot;:&quot;Assmus&quot;,&quot;given&quot;:&quot;Michael&quot;,&quot;parse-names&quot;:false,&quot;dropping-particle&quot;:&quot;&quot;,&quot;non-dropping-particle&quot;:&quot;&quot;},{&quot;family&quot;:&quot;Atafar&quot;,&quot;given&quot;:&quot;Zahra&quot;,&quot;parse-names&quot;:false,&quot;dropping-particle&quot;:&quot;&quot;,&quot;non-dropping-particle&quot;:&quot;&quot;},{&quot;family&quot;:&quot;Atnafu&quot;,&quot;given&quot;:&quot;Desta Debalkie&quot;,&quot;parse-names&quot;:false,&quot;dropping-particle&quot;:&quot;&quot;,&quot;non-dropping-particle&quot;:&quot;&quot;},{&quot;family&quot;:&quot;Atout&quot;,&quot;given&quot;:&quot;Maha Moh'd Wahbi&quot;,&quot;parse-names&quot;:false,&quot;dropping-particle&quot;:&quot;&quot;,&quot;non-dropping-particle&quot;:&quot;&quot;},{&quot;family&quot;:&quot;Ausloos&quot;,&quot;given&quot;:&quot;Floriane&quot;,&quot;parse-names&quot;:false,&quot;dropping-particle&quot;:&quot;&quot;,&quot;non-dropping-particle&quot;:&quot;&quot;},{&quot;family&quot;:&quot;Ausloos&quot;,&quot;given&quot;:&quot;Marcel&quot;,&quot;parse-names&quot;:false,&quot;dropping-particle&quot;:&quot;&quot;,&quot;non-dropping-particle&quot;:&quot;&quot;},{&quot;family&quot;:&quot;Ayala Quintanilla&quot;,&quot;given&quot;:&quot;Beatriz Paulina&quot;,&quot;parse-names&quot;:false,&quot;dropping-particle&quot;:&quot;&quot;,&quot;non-dropping-particle&quot;:&quot;&quot;},{&quot;family&quot;:&quot;Ayano&quot;,&quot;given&quot;:&quot;Getinet&quot;,&quot;parse-names&quot;:false,&quot;dropping-particle&quot;:&quot;&quot;,&quot;non-dropping-particle&quot;:&quot;&quot;},{&quot;family&quot;:&quot;Ayanore&quot;,&quot;given&quot;:&quot;Martin Amogre&quot;,&quot;parse-names&quot;:false,&quot;dropping-particle&quot;:&quot;&quot;,&quot;non-dropping-particle&quot;:&quot;&quot;},{&quot;family&quot;:&quot;Azari&quot;,&quot;given&quot;:&quot;Samad&quot;,&quot;parse-names&quot;:false,&quot;dropping-particle&quot;:&quot;&quot;,&quot;non-dropping-particle&quot;:&quot;&quot;},{&quot;family&quot;:&quot;Azarian&quot;,&quot;given&quot;:&quot;Ghasem&quot;,&quot;parse-names&quot;:false,&quot;dropping-particle&quot;:&quot;&quot;,&quot;non-dropping-particle&quot;:&quot;&quot;},{&quot;family&quot;:&quot;Azene&quot;,&quot;given&quot;:&quot;Zelalem Nigussie&quot;,&quot;parse-names&quot;:false,&quot;dropping-particle&quot;:&quot;&quot;,&quot;non-dropping-particle&quot;:&quot;&quot;},{&quot;family&quot;:&quot;Badawi&quot;,&quot;given&quot;:&quot;Alaa&quot;,&quot;parse-names&quot;:false,&quot;dropping-particle&quot;:&quot;&quot;,&quot;non-dropping-particle&quot;:&quot;&quot;},{&quot;family&quot;:&quot;Badiye&quot;,&quot;given&quot;:&quot;Ashish D&quot;,&quot;parse-names&quot;:false,&quot;dropping-particle&quot;:&quot;&quot;,&quot;non-dropping-particle&quot;:&quot;&quot;},{&quot;family&quot;:&quot;Bahrami&quot;,&quot;given&quot;:&quot;Mohammad Amin&quot;,&quot;parse-names&quot;:false,&quot;dropping-particle&quot;:&quot;&quot;,&quot;non-dropping-particle&quot;:&quot;&quot;},{&quot;family&quot;:&quot;Bakhshaei&quot;,&quot;given&quot;:&quot;Mohammad Hossein&quot;,&quot;parse-names&quot;:false,&quot;dropping-particle&quot;:&quot;&quot;,&quot;non-dropping-particle&quot;:&quot;&quot;},{&quot;family&quot;:&quot;Bakhtiari&quot;,&quot;given&quot;:&quot;Ahad&quot;,&quot;parse-names&quot;:false,&quot;dropping-particle&quot;:&quot;&quot;,&quot;non-dropping-particle&quot;:&quot;&quot;},{&quot;family&quot;:&quot;Bakkannavar&quot;,&quot;given&quot;:&quot;Shankar M&quot;,&quot;parse-names&quot;:false,&quot;dropping-particle&quot;:&quot;&quot;,&quot;non-dropping-particle&quot;:&quot;&quot;},{&quot;family&quot;:&quot;Baldasseroni&quot;,&quot;given&quot;:&quot;Alberto&quot;,&quot;parse-names&quot;:false,&quot;dropping-particle&quot;:&quot;&quot;,&quot;non-dropping-particle&quot;:&quot;&quot;},{&quot;family&quot;:&quot;Ball&quot;,&quot;given&quot;:&quot;Kylie&quot;,&quot;parse-names&quot;:false,&quot;dropping-particle&quot;:&quot;&quot;,&quot;non-dropping-particle&quot;:&quot;&quot;},{&quot;family&quot;:&quot;Ballew&quot;,&quot;given&quot;:&quot;Shoshana H&quot;,&quot;parse-names&quot;:false,&quot;dropping-particle&quot;:&quot;&quot;,&quot;non-dropping-particle&quot;:&quot;&quot;},{&quot;family&quot;:&quot;Balzi&quot;,&quot;given&quot;:&quot;Daniela&quot;,&quot;parse-names&quot;:false,&quot;dropping-particle&quot;:&quot;&quot;,&quot;non-dropping-particle&quot;:&quot;&quot;},{&quot;family&quot;:&quot;Banach&quot;,&quot;given&quot;:&quot;Maciej&quot;,&quot;parse-names&quot;:false,&quot;dropping-particle&quot;:&quot;&quot;,&quot;non-dropping-particle&quot;:&quot;&quot;},{&quot;family&quot;:&quot;Banerjee&quot;,&quot;given&quot;:&quot;Srikanta K&quot;,&quot;parse-names&quot;:false,&quot;dropping-particle&quot;:&quot;&quot;,&quot;non-dropping-particle&quot;:&quot;&quot;},{&quot;family&quot;:&quot;Bante&quot;,&quot;given&quot;:&quot;Agegnehu Bante&quot;,&quot;parse-names&quot;:false,&quot;dropping-particle&quot;:&quot;&quot;,&quot;non-dropping-particle&quot;:&quot;&quot;},{&quot;family&quot;:&quot;Baraki&quot;,&quot;given&quot;:&quot;Adhanom Gebreegziabher&quot;,&quot;parse-names&quot;:false,&quot;dropping-particle&quot;:&quot;&quot;,&quot;non-dropping-particle&quot;:&quot;&quot;},{&quot;family&quot;:&quot;Barker-Collo&quot;,&quot;given&quot;:&quot;Suzanne Lyn&quot;,&quot;parse-names&quot;:false,&quot;dropping-particle&quot;:&quot;&quot;,&quot;non-dropping-particle&quot;:&quot;&quot;},{&quot;family&quot;:&quot;Bärnighausen&quot;,&quot;given&quot;:&quot;Till Winfried&quot;,&quot;parse-names&quot;:false,&quot;dropping-particle&quot;:&quot;&quot;,&quot;non-dropping-particle&quot;:&quot;&quot;},{&quot;family&quot;:&quot;Barrero&quot;,&quot;given&quot;:&quot;Lope H&quot;,&quot;parse-names&quot;:false,&quot;dropping-particle&quot;:&quot;&quot;,&quot;non-dropping-particle&quot;:&quot;&quot;},{&quot;family&quot;:&quot;Barthelemy&quot;,&quot;given&quot;:&quot;Celine M&quot;,&quot;parse-names&quot;:false,&quot;dropping-particle&quot;:&quot;&quot;,&quot;non-dropping-particle&quot;:&quot;&quot;},{&quot;family&quot;:&quot;Barua&quot;,&quot;given&quot;:&quot;Lingkan&quot;,&quot;parse-names&quot;:false,&quot;dropping-particle&quot;:&quot;&quot;,&quot;non-dropping-particle&quot;:&quot;&quot;},{&quot;family&quot;:&quot;Basu&quot;,&quot;given&quot;:&quot;Sanjay&quot;,&quot;parse-names&quot;:false,&quot;dropping-particle&quot;:&quot;&quot;,&quot;non-dropping-particle&quot;:&quot;&quot;},{&quot;family&quot;:&quot;Baune&quot;,&quot;given&quot;:&quot;Bernhard T&quot;,&quot;parse-names&quot;:false,&quot;dropping-particle&quot;:&quot;&quot;,&quot;non-dropping-particle&quot;:&quot;&quot;},{&quot;family&quot;:&quot;Bayati&quot;,&quot;given&quot;:&quot;Mohsen&quot;,&quot;parse-names&quot;:false,&quot;dropping-particle&quot;:&quot;&quot;,&quot;non-dropping-particle&quot;:&quot;&quot;},{&quot;family&quot;:&quot;Becker&quot;,&quot;given&quot;:&quot;Jacob S&quot;,&quot;parse-names&quot;:false,&quot;dropping-particle&quot;:&quot;&quot;,&quot;non-dropping-particle&quot;:&quot;&quot;},{&quot;family&quot;:&quot;Bedi&quot;,&quot;given&quot;:&quot;Neeraj&quot;,&quot;parse-names&quot;:false,&quot;dropping-particle&quot;:&quot;&quot;,&quot;non-dropping-particle&quot;:&quot;&quot;},{&quot;family&quot;:&quot;Beghi&quot;,&quot;given&quot;:&quot;Ettore&quot;,&quot;parse-names&quot;:false,&quot;dropping-particle&quot;:&quot;&quot;,&quot;non-dropping-particle&quot;:&quot;&quot;},{&quot;family&quot;:&quot;Béjot&quot;,&quot;given&quot;:&quot;Yannick&quot;,&quot;parse-names&quot;:false,&quot;dropping-particle&quot;:&quot;&quot;,&quot;non-dropping-particle&quot;:&quot;&quot;},{&quot;family&quot;:&quot;Bell&quot;,&quot;given&quot;:&quot;Michellr L&quot;,&quot;parse-names&quot;:false,&quot;dropping-particle&quot;:&quot;&quot;,&quot;non-dropping-particle&quot;:&quot;&quot;},{&quot;family&quot;:&quot;Bennitt&quot;,&quot;given&quot;:&quot;Fiona B&quot;,&quot;parse-names&quot;:false,&quot;dropping-particle&quot;:&quot;&quot;,&quot;non-dropping-particle&quot;:&quot;&quot;},{&quot;family&quot;:&quot;Bensenor&quot;,&quot;given&quot;:&quot;Isabela M&quot;,&quot;parse-names&quot;:false,&quot;dropping-particle&quot;:&quot;&quot;,&quot;non-dropping-particle&quot;:&quot;&quot;},{&quot;family&quot;:&quot;Berhe&quot;,&quot;given&quot;:&quot;Kidanemaryam&quot;,&quot;parse-names&quot;:false,&quot;dropping-particle&quot;:&quot;&quot;,&quot;non-dropping-particle&quot;:&quot;&quot;},{&quot;family&quot;:&quot;Berman&quot;,&quot;given&quot;:&quot;Adam E&quot;,&quot;parse-names&quot;:false,&quot;dropping-particle&quot;:&quot;&quot;,&quot;non-dropping-particle&quot;:&quot;&quot;},{&quot;family&quot;:&quot;Bhagavathula&quot;,&quot;given&quot;:&quot;Akshaya Srikanth&quot;,&quot;parse-names&quot;:false,&quot;dropping-particle&quot;:&quot;&quot;,&quot;non-dropping-particle&quot;:&quot;&quot;},{&quot;family&quot;:&quot;Bhageerathy&quot;,&quot;given&quot;:&quot;Reshmi&quot;,&quot;parse-names&quot;:false,&quot;dropping-particle&quot;:&quot;&quot;,&quot;non-dropping-particle&quot;:&quot;&quot;},{&quot;family&quot;:&quot;Bhala&quot;,&quot;given&quot;:&quot;Neeraj&quot;,&quot;parse-names&quot;:false,&quot;dropping-particle&quot;:&quot;&quot;,&quot;non-dropping-particle&quot;:&quot;&quot;},{&quot;family&quot;:&quot;Bhandari&quot;,&quot;given&quot;:&quot;Dinesh&quot;,&quot;parse-names&quot;:false,&quot;dropping-particle&quot;:&quot;&quot;,&quot;non-dropping-particle&quot;:&quot;&quot;},{&quot;family&quot;:&quot;Bhattacharyya&quot;,&quot;given&quot;:&quot;Krittika&quot;,&quot;parse-names&quot;:false,&quot;dropping-particle&quot;:&quot;&quot;,&quot;non-dropping-particle&quot;:&quot;&quot;},{&quot;family&quot;:&quot;Bhutta&quot;,&quot;given&quot;:&quot;Zulfiqar A&quot;,&quot;parse-names&quot;:false,&quot;dropping-particle&quot;:&quot;&quot;,&quot;non-dropping-particle&quot;:&quot;&quot;},{&quot;family&quot;:&quot;Bijani&quot;,&quot;given&quot;:&quot;Ali&quot;,&quot;parse-names&quot;:false,&quot;dropping-particle&quot;:&quot;&quot;,&quot;non-dropping-particle&quot;:&quot;&quot;},{&quot;family&quot;:&quot;Bikbov&quot;,&quot;given&quot;:&quot;Boris&quot;,&quot;parse-names&quot;:false,&quot;dropping-particle&quot;:&quot;&quot;,&quot;non-dropping-particle&quot;:&quot;&quot;},{&quot;family&quot;:&quot;Sayeed&quot;,&quot;given&quot;:&quot;Muhammad Shahdaat&quot;,&quot;parse-names&quot;:false,&quot;dropping-particle&quot;:&quot;&quot;,&quot;non-dropping-particle&quot;:&quot;Bin&quot;},{&quot;family&quot;:&quot;Biondi&quot;,&quot;given&quot;:&quot;Antonio&quot;,&quot;parse-names&quot;:false,&quot;dropping-particle&quot;:&quot;&quot;,&quot;non-dropping-particle&quot;:&quot;&quot;},{&quot;family&quot;:&quot;Birihane&quot;,&quot;given&quot;:&quot;Binyam Minuye&quot;,&quot;parse-names&quot;:false,&quot;dropping-particle&quot;:&quot;&quot;,&quot;non-dropping-particle&quot;:&quot;&quot;},{&quot;family&quot;:&quot;Bisignano&quot;,&quot;given&quot;:&quot;Catherine&quot;,&quot;parse-names&quot;:false,&quot;dropping-particle&quot;:&quot;&quot;,&quot;non-dropping-particle&quot;:&quot;&quot;},{&quot;family&quot;:&quot;Biswas&quot;,&quot;given&quot;:&quot;Raaj Kishore&quot;,&quot;parse-names&quot;:false,&quot;dropping-particle&quot;:&quot;&quot;,&quot;non-dropping-particle&quot;:&quot;&quot;},{&quot;family&quot;:&quot;Bitew&quot;,&quot;given&quot;:&quot;Helen&quot;,&quot;parse-names&quot;:false,&quot;dropping-particle&quot;:&quot;&quot;,&quot;non-dropping-particle&quot;:&quot;&quot;},{&quot;family&quot;:&quot;Bohlouli&quot;,&quot;given&quot;:&quot;Somayeh&quot;,&quot;parse-names&quot;:false,&quot;dropping-particle&quot;:&quot;&quot;,&quot;non-dropping-particle&quot;:&quot;&quot;},{&quot;family&quot;:&quot;Bohluli&quot;,&quot;given&quot;:&quot;Mehdi&quot;,&quot;parse-names&quot;:false,&quot;dropping-particle&quot;:&quot;&quot;,&quot;non-dropping-particle&quot;:&quot;&quot;},{&quot;family&quot;:&quot;Boon-Dooley&quot;,&quot;given&quot;:&quot;Alexandra S&quot;,&quot;parse-names&quot;:false,&quot;dropping-particle&quot;:&quot;&quot;,&quot;non-dropping-particle&quot;:&quot;&quot;},{&quot;family&quot;:&quot;Borges&quot;,&quot;given&quot;:&quot;Guilherme&quot;,&quot;parse-names&quot;:false,&quot;dropping-particle&quot;:&quot;&quot;,&quot;non-dropping-particle&quot;:&quot;&quot;},{&quot;family&quot;:&quot;Borzì&quot;,&quot;given&quot;:&quot;Antonio Maria&quot;,&quot;parse-names&quot;:false,&quot;dropping-particle&quot;:&quot;&quot;,&quot;non-dropping-particle&quot;:&quot;&quot;},{&quot;family&quot;:&quot;Borzouei&quot;,&quot;given&quot;:&quot;Shiva&quot;,&quot;parse-names&quot;:false,&quot;dropping-particle&quot;:&quot;&quot;,&quot;non-dropping-particle&quot;:&quot;&quot;},{&quot;family&quot;:&quot;Bosetti&quot;,&quot;given&quot;:&quot;Cristina&quot;,&quot;parse-names&quot;:false,&quot;dropping-particle&quot;:&quot;&quot;,&quot;non-dropping-particle&quot;:&quot;&quot;},{&quot;family&quot;:&quot;Boufous&quot;,&quot;given&quot;:&quot;Soufiane&quot;,&quot;parse-names&quot;:false,&quot;dropping-particle&quot;:&quot;&quot;,&quot;non-dropping-particle&quot;:&quot;&quot;},{&quot;family&quot;:&quot;Braithwaite&quot;,&quot;given&quot;:&quot;Dejana&quot;,&quot;parse-names&quot;:false,&quot;dropping-particle&quot;:&quot;&quot;,&quot;non-dropping-particle&quot;:&quot;&quot;},{&quot;family&quot;:&quot;Breitborde&quot;,&quot;given&quot;:&quot;Nicholas J K&quot;,&quot;parse-names&quot;:false,&quot;dropping-particle&quot;:&quot;&quot;,&quot;non-dropping-particle&quot;:&quot;&quot;},{&quot;family&quot;:&quot;Breitner&quot;,&quot;given&quot;:&quot;Susanne&quot;,&quot;parse-names&quot;:false,&quot;dropping-particle&quot;:&quot;&quot;,&quot;non-dropping-particle&quot;:&quot;&quot;},{&quot;family&quot;:&quot;Brenner&quot;,&quot;given&quot;:&quot;Hermann&quot;,&quot;parse-names&quot;:false,&quot;dropping-particle&quot;:&quot;&quot;,&quot;non-dropping-particle&quot;:&quot;&quot;},{&quot;family&quot;:&quot;Briant&quot;,&quot;given&quot;:&quot;Paul Svitil&quot;,&quot;parse-names&quot;:false,&quot;dropping-particle&quot;:&quot;&quot;,&quot;non-dropping-particle&quot;:&quot;&quot;},{&quot;family&quot;:&quot;Briko&quot;,&quot;given&quot;:&quot;Andrey Nikolaevich&quot;,&quot;parse-names&quot;:false,&quot;dropping-particle&quot;:&quot;&quot;,&quot;non-dropping-particle&quot;:&quot;&quot;},{&quot;family&quot;:&quot;Briko&quot;,&quot;given&quot;:&quot;Nikolay Ivanovich&quot;,&quot;parse-names&quot;:false,&quot;dropping-particle&quot;:&quot;&quot;,&quot;non-dropping-particle&quot;:&quot;&quot;},{&quot;family&quot;:&quot;Britton&quot;,&quot;given&quot;:&quot;Gabrielle B&quot;,&quot;parse-names&quot;:false,&quot;dropping-particle&quot;:&quot;&quot;,&quot;non-dropping-particle&quot;:&quot;&quot;},{&quot;family&quot;:&quot;Bryazka&quot;,&quot;given&quot;:&quot;Dana&quot;,&quot;parse-names&quot;:false,&quot;dropping-particle&quot;:&quot;&quot;,&quot;non-dropping-particle&quot;:&quot;&quot;},{&quot;family&quot;:&quot;Bumgarner&quot;,&quot;given&quot;:&quot;Blair R&quot;,&quot;parse-names&quot;:false,&quot;dropping-particle&quot;:&quot;&quot;,&quot;non-dropping-particle&quot;:&quot;&quot;},{&quot;family&quot;:&quot;Burkart&quot;,&quot;given&quot;:&quot;Katrin&quot;,&quot;parse-names&quot;:false,&quot;dropping-particle&quot;:&quot;&quot;,&quot;non-dropping-particle&quot;:&quot;&quot;},{&quot;family&quot;:&quot;Burnett&quot;,&quot;given&quot;:&quot;Richard Thomas&quot;,&quot;parse-names&quot;:false,&quot;dropping-particle&quot;:&quot;&quot;,&quot;non-dropping-particle&quot;:&quot;&quot;},{&quot;family&quot;:&quot;Burugina Nagaraja&quot;,&quot;given&quot;:&quot;Sharath&quot;,&quot;parse-names&quot;:false,&quot;dropping-particle&quot;:&quot;&quot;,&quot;non-dropping-particle&quot;:&quot;&quot;},{&quot;family&quot;:&quot;Butt&quot;,&quot;given&quot;:&quot;Zahid A&quot;,&quot;parse-names&quot;:false,&quot;dropping-particle&quot;:&quot;&quot;,&quot;non-dropping-particle&quot;:&quot;&quot;},{&quot;family&quot;:&quot;Caetano dos Santos&quot;,&quot;given&quot;:&quot;Florentino Luciano&quot;,&quot;parse-names&quot;:false,&quot;dropping-particle&quot;:&quot;&quot;,&quot;non-dropping-particle&quot;:&quot;&quot;},{&quot;family&quot;:&quot;Cahill&quot;,&quot;given&quot;:&quot;Leah E&quot;,&quot;parse-names&quot;:false,&quot;dropping-particle&quot;:&quot;&quot;,&quot;non-dropping-particle&quot;:&quot;&quot;},{&quot;family&quot;:&quot;Cámera&quot;,&quot;given&quot;:&quot;Luis LA Alberto&quot;,&quot;parse-names&quot;:false,&quot;dropping-particle&quot;:&quot;&quot;,&quot;non-dropping-particle&quot;:&quot;&quot;},{&quot;family&quot;:&quot;Campos-Nonato&quot;,&quot;given&quot;:&quot;Ismael R&quot;,&quot;parse-names&quot;:false,&quot;dropping-particle&quot;:&quot;&quot;,&quot;non-dropping-particle&quot;:&quot;&quot;},{&quot;family&quot;:&quot;Cárdenas&quot;,&quot;given&quot;:&quot;Rosario&quot;,&quot;parse-names&quot;:false,&quot;dropping-particle&quot;:&quot;&quot;,&quot;non-dropping-particle&quot;:&quot;&quot;},{&quot;family&quot;:&quot;Carreras&quot;,&quot;given&quot;:&quot;Giulia&quot;,&quot;parse-names&quot;:false,&quot;dropping-particle&quot;:&quot;&quot;,&quot;non-dropping-particle&quot;:&quot;&quot;},{&quot;family&quot;:&quot;Carrero&quot;,&quot;given&quot;:&quot;Juan J&quot;,&quot;parse-names&quot;:false,&quot;dropping-particle&quot;:&quot;&quot;,&quot;non-dropping-particle&quot;:&quot;&quot;},{&quot;family&quot;:&quot;Carvalho&quot;,&quot;given&quot;:&quot;Felix&quot;,&quot;parse-names&quot;:false,&quot;dropping-particle&quot;:&quot;&quot;,&quot;non-dropping-particle&quot;:&quot;&quot;},{&quot;family&quot;:&quot;Castaldelli-Maia&quot;,&quot;given&quot;:&quot;Joao Mauricio&quot;,&quot;parse-names&quot;:false,&quot;dropping-particle&quot;:&quot;&quot;,&quot;non-dropping-particle&quot;:&quot;&quot;},{&quot;family&quot;:&quot;Castañeda-Orjuela&quot;,&quot;given&quot;:&quot;Carlos A&quot;,&quot;parse-names&quot;:false,&quot;dropping-particle&quot;:&quot;&quot;,&quot;non-dropping-particle&quot;:&quot;&quot;},{&quot;family&quot;:&quot;Castelpietra&quot;,&quot;given&quot;:&quot;Giulio&quot;,&quot;parse-names&quot;:false,&quot;dropping-particle&quot;:&quot;&quot;,&quot;non-dropping-particle&quot;:&quot;&quot;},{&quot;family&quot;:&quot;Castro&quot;,&quot;given&quot;:&quot;Franz&quot;,&quot;parse-names&quot;:false,&quot;dropping-particle&quot;:&quot;&quot;,&quot;non-dropping-particle&quot;:&quot;&quot;},{&quot;family&quot;:&quot;Causey&quot;,&quot;given&quot;:&quot;Kate&quot;,&quot;parse-names&quot;:false,&quot;dropping-particle&quot;:&quot;&quot;,&quot;non-dropping-particle&quot;:&quot;&quot;},{&quot;family&quot;:&quot;Cederroth&quot;,&quot;given&quot;:&quot;Christopher R&quot;,&quot;parse-names&quot;:false,&quot;dropping-particle&quot;:&quot;&quot;,&quot;non-dropping-particle&quot;:&quot;&quot;},{&quot;family&quot;:&quot;Cercy&quot;,&quot;given&quot;:&quot;Kelly M&quot;,&quot;parse-names&quot;:false,&quot;dropping-particle&quot;:&quot;&quot;,&quot;non-dropping-particle&quot;:&quot;&quot;},{&quot;family&quot;:&quot;Cerin&quot;,&quot;given&quot;:&quot;Ester&quot;,&quot;parse-names&quot;:false,&quot;dropping-particle&quot;:&quot;&quot;,&quot;non-dropping-particle&quot;:&quot;&quot;},{&quot;family&quot;:&quot;Chandan&quot;,&quot;given&quot;:&quot;Joht Singh&quot;,&quot;parse-names&quot;:false,&quot;dropping-particle&quot;:&quot;&quot;,&quot;non-dropping-particle&quot;:&quot;&quot;},{&quot;family&quot;:&quot;Chang&quot;,&quot;given&quot;:&quot;Kai-Lan&quot;,&quot;parse-names&quot;:false,&quot;dropping-particle&quot;:&quot;&quot;,&quot;non-dropping-particle&quot;:&quot;&quot;},{&quot;family&quot;:&quot;Charlson&quot;,&quot;given&quot;:&quot;Fiona J&quot;,&quot;parse-names&quot;:false,&quot;dropping-particle&quot;:&quot;&quot;,&quot;non-dropping-particle&quot;:&quot;&quot;},{&quot;family&quot;:&quot;Chattu&quot;,&quot;given&quot;:&quot;Vijay Kumar&quot;,&quot;parse-names&quot;:false,&quot;dropping-particle&quot;:&quot;&quot;,&quot;non-dropping-particle&quot;:&quot;&quot;},{&quot;family&quot;:&quot;Chaturvedi&quot;,&quot;given&quot;:&quot;Sarika&quot;,&quot;parse-names&quot;:false,&quot;dropping-particle&quot;:&quot;&quot;,&quot;non-dropping-particle&quot;:&quot;&quot;},{&quot;family&quot;:&quot;Cherbuin&quot;,&quot;given&quot;:&quot;Nicolas&quot;,&quot;parse-names&quot;:false,&quot;dropping-particle&quot;:&quot;&quot;,&quot;non-dropping-particle&quot;:&quot;&quot;},{&quot;family&quot;:&quot;Chimed-Ochir&quot;,&quot;given&quot;:&quot;Odgerel&quot;,&quot;parse-names&quot;:false,&quot;dropping-particle&quot;:&quot;&quot;,&quot;non-dropping-particle&quot;:&quot;&quot;},{&quot;family&quot;:&quot;Cho&quot;,&quot;given&quot;:&quot;Daniel Youngwhan&quot;,&quot;parse-names&quot;:false,&quot;dropping-particle&quot;:&quot;&quot;,&quot;non-dropping-particle&quot;:&quot;&quot;},{&quot;family&quot;:&quot;Choi&quot;,&quot;given&quot;:&quot;Jee-Young Jasmine&quot;,&quot;parse-names&quot;:false,&quot;dropping-particle&quot;:&quot;&quot;,&quot;non-dropping-particle&quot;:&quot;&quot;},{&quot;family&quot;:&quot;Christensen&quot;,&quot;given&quot;:&quot;Hanne&quot;,&quot;parse-names&quot;:false,&quot;dropping-particle&quot;:&quot;&quot;,&quot;non-dropping-particle&quot;:&quot;&quot;},{&quot;family&quot;:&quot;Chu&quot;,&quot;given&quot;:&quot;Dinh-Toi&quot;,&quot;parse-names&quot;:false,&quot;dropping-particle&quot;:&quot;&quot;,&quot;non-dropping-particle&quot;:&quot;&quot;},{&quot;family&quot;:&quot;Chung&quot;,&quot;given&quot;:&quot;Michael T&quot;,&quot;parse-names&quot;:false,&quot;dropping-particle&quot;:&quot;&quot;,&quot;non-dropping-particle&quot;:&quot;&quot;},{&quot;family&quot;:&quot;Chung&quot;,&quot;given&quot;:&quot;Sheng-Chia&quot;,&quot;parse-names&quot;:false,&quot;dropping-particle&quot;:&quot;&quot;,&quot;non-dropping-particle&quot;:&quot;&quot;},{&quot;family&quot;:&quot;Cicuttini&quot;,&quot;given&quot;:&quot;Flavia M&quot;,&quot;parse-names&quot;:false,&quot;dropping-particle&quot;:&quot;&quot;,&quot;non-dropping-particle&quot;:&quot;&quot;},{&quot;family&quot;:&quot;Ciobanu&quot;,&quot;given&quot;:&quot;Liliana G&quot;,&quot;parse-names&quot;:false,&quot;dropping-particle&quot;:&quot;&quot;,&quot;non-dropping-particle&quot;:&quot;&quot;},{&quot;family&quot;:&quot;Cirillo&quot;,&quot;given&quot;:&quot;Massimo&quot;,&quot;parse-names&quot;:false,&quot;dropping-particle&quot;:&quot;&quot;,&quot;non-dropping-particle&quot;:&quot;&quot;},{&quot;family&quot;:&quot;Classen&quot;,&quot;given&quot;:&quot;Thomas Khaled Dwayne&quot;,&quot;parse-names&quot;:false,&quot;dropping-particle&quot;:&quot;&quot;,&quot;non-dropping-particle&quot;:&quot;&quot;},{&quot;family&quot;:&quot;Cohen&quot;,&quot;given&quot;:&quot;Aaron J&quot;,&quot;parse-names&quot;:false,&quot;dropping-particle&quot;:&quot;&quot;,&quot;non-dropping-particle&quot;:&quot;&quot;},{&quot;family&quot;:&quot;Compton&quot;,&quot;given&quot;:&quot;Kelly&quot;,&quot;parse-names&quot;:false,&quot;dropping-particle&quot;:&quot;&quot;,&quot;non-dropping-particle&quot;:&quot;&quot;},{&quot;family&quot;:&quot;Cooper&quot;,&quot;given&quot;:&quot;Owen R&quot;,&quot;parse-names&quot;:false,&quot;dropping-particle&quot;:&quot;&quot;,&quot;non-dropping-particle&quot;:&quot;&quot;},{&quot;family&quot;:&quot;Costa&quot;,&quot;given&quot;:&quot;Vera Marisa&quot;,&quot;parse-names&quot;:false,&quot;dropping-particle&quot;:&quot;&quot;,&quot;non-dropping-particle&quot;:&quot;&quot;},{&quot;family&quot;:&quot;Cousin&quot;,&quot;given&quot;:&quot;Ewerton&quot;,&quot;parse-names&quot;:false,&quot;dropping-particle&quot;:&quot;&quot;,&quot;non-dropping-particle&quot;:&quot;&quot;},{&quot;family&quot;:&quot;Cowden&quot;,&quot;given&quot;:&quot;Richard G&quot;,&quot;parse-names&quot;:false,&quot;dropping-particle&quot;:&quot;&quot;,&quot;non-dropping-particle&quot;:&quot;&quot;},{&quot;family&quot;:&quot;Cross&quot;,&quot;given&quot;:&quot;Di H&quot;,&quot;parse-names&quot;:false,&quot;dropping-particle&quot;:&quot;&quot;,&quot;non-dropping-particle&quot;:&quot;&quot;},{&quot;family&quot;:&quot;Cruz&quot;,&quot;given&quot;:&quot;Jessica A&quot;,&quot;parse-names&quot;:false,&quot;dropping-particle&quot;:&quot;&quot;,&quot;non-dropping-particle&quot;:&quot;&quot;},{&quot;family&quot;:&quot;Dahlawi&quot;,&quot;given&quot;:&quot;Saad M A&quot;,&quot;parse-names&quot;:false,&quot;dropping-particle&quot;:&quot;&quot;,&quot;non-dropping-particle&quot;:&quot;&quot;},{&quot;family&quot;:&quot;Damasceno&quot;,&quot;given&quot;:&quot;Albertino Antonio Moura&quot;,&quot;parse-names&quot;:false,&quot;dropping-particle&quot;:&quot;&quot;,&quot;non-dropping-particle&quot;:&quot;&quot;},{&quot;family&quot;:&quot;Damiani&quot;,&quot;given&quot;:&quot;Giovanni&quot;,&quot;parse-names&quot;:false,&quot;dropping-particle&quot;:&quot;&quot;,&quot;non-dropping-particle&quot;:&quot;&quot;},{&quot;family&quot;:&quot;Dandona&quot;,&quot;given&quot;:&quot;Lalit&quot;,&quot;parse-names&quot;:false,&quot;dropping-particle&quot;:&quot;&quot;,&quot;non-dropping-particle&quot;:&quot;&quot;},{&quot;family&quot;:&quot;Dandona&quot;,&quot;given&quot;:&quot;Rakhi&quot;,&quot;parse-names&quot;:false,&quot;dropping-particle&quot;:&quot;&quot;,&quot;non-dropping-particle&quot;:&quot;&quot;},{&quot;family&quot;:&quot;Dangel&quot;,&quot;given&quot;:&quot;William James&quot;,&quot;parse-names&quot;:false,&quot;dropping-particle&quot;:&quot;&quot;,&quot;non-dropping-particle&quot;:&quot;&quot;},{&quot;family&quot;:&quot;Danielsson&quot;,&quot;given&quot;:&quot;Anna-Karin&quot;,&quot;parse-names&quot;:false,&quot;dropping-particle&quot;:&quot;&quot;,&quot;non-dropping-particle&quot;:&quot;&quot;},{&quot;family&quot;:&quot;Dargan&quot;,&quot;given&quot;:&quot;Paul I&quot;,&quot;parse-names&quot;:false,&quot;dropping-particle&quot;:&quot;&quot;,&quot;non-dropping-particle&quot;:&quot;&quot;},{&quot;family&quot;:&quot;Darwesh&quot;,&quot;given&quot;:&quot;Aso Mohammad&quot;,&quot;parse-names&quot;:false,&quot;dropping-particle&quot;:&quot;&quot;,&quot;non-dropping-particle&quot;:&quot;&quot;},{&quot;family&quot;:&quot;Daryani&quot;,&quot;given&quot;:&quot;Ahmad&quot;,&quot;parse-names&quot;:false,&quot;dropping-particle&quot;:&quot;&quot;,&quot;non-dropping-particle&quot;:&quot;&quot;},{&quot;family&quot;:&quot;Das&quot;,&quot;given&quot;:&quot;Jai K&quot;,&quot;parse-names&quot;:false,&quot;dropping-particle&quot;:&quot;&quot;,&quot;non-dropping-particle&quot;:&quot;&quot;},{&quot;family&quot;:&quot;Gupta&quot;,&quot;given&quot;:&quot;Rajat&quot;,&quot;parse-names&quot;:false,&quot;dropping-particle&quot;:&quot;&quot;,&quot;non-dropping-particle&quot;:&quot;Das&quot;},{&quot;family&quot;:&quot;Neves&quot;,&quot;given&quot;:&quot;José&quot;,&quot;parse-names&quot;:false,&quot;dropping-particle&quot;:&quot;&quot;,&quot;non-dropping-particle&quot;:&quot;das&quot;},{&quot;family&quot;:&quot;Dávila-Cervantes&quot;,&quot;given&quot;:&quot;Claudio Alberto&quot;,&quot;parse-names&quot;:false,&quot;dropping-particle&quot;:&quot;&quot;,&quot;non-dropping-particle&quot;:&quot;&quot;},{&quot;family&quot;:&quot;Davitoiu&quot;,&quot;given&quot;:&quot;Dragos Virgil&quot;,&quot;parse-names&quot;:false,&quot;dropping-particle&quot;:&quot;&quot;,&quot;non-dropping-particle&quot;:&quot;&quot;},{&quot;family&quot;:&quot;Leo&quot;,&quot;given&quot;:&quot;Diego&quot;,&quot;parse-names&quot;:false,&quot;dropping-particle&quot;:&quot;&quot;,&quot;non-dropping-particle&quot;:&quot;De&quot;},{&quot;family&quot;:&quot;Degenhardt&quot;,&quot;given&quot;:&quot;Louisa&quot;,&quot;parse-names&quot;:false,&quot;dropping-particle&quot;:&quot;&quot;,&quot;non-dropping-particle&quot;:&quot;&quot;},{&quot;family&quot;:&quot;DeLang&quot;,&quot;given&quot;:&quot;Marissa&quot;,&quot;parse-names&quot;:false,&quot;dropping-particle&quot;:&quot;&quot;,&quot;non-dropping-particle&quot;:&quot;&quot;},{&quot;family&quot;:&quot;Dellavalle&quot;,&quot;given&quot;:&quot;Robert Paul&quot;,&quot;parse-names&quot;:false,&quot;dropping-particle&quot;:&quot;&quot;,&quot;non-dropping-particle&quot;:&quot;&quot;},{&quot;family&quot;:&quot;Demeke&quot;,&quot;given&quot;:&quot;Feleke Mekonnen&quot;,&quot;parse-names&quot;:false,&quot;dropping-particle&quot;:&quot;&quot;,&quot;non-dropping-particle&quot;:&quot;&quot;},{&quot;family&quot;:&quot;Demoz&quot;,&quot;given&quot;:&quot;Gebre Teklemariam&quot;,&quot;parse-names&quot;:false,&quot;dropping-particle&quot;:&quot;&quot;,&quot;non-dropping-particle&quot;:&quot;&quot;},{&quot;family&quot;:&quot;Demsie&quot;,&quot;given&quot;:&quot;Desalegn Getnet&quot;,&quot;parse-names&quot;:false,&quot;dropping-particle&quot;:&quot;&quot;,&quot;non-dropping-particle&quot;:&quot;&quot;},{&quot;family&quot;:&quot;Denova-Gutiérrez&quot;,&quot;given&quot;:&quot;Edgar&quot;,&quot;parse-names&quot;:false,&quot;dropping-particle&quot;:&quot;&quot;,&quot;non-dropping-particle&quot;:&quot;&quot;},{&quot;family&quot;:&quot;Dervenis&quot;,&quot;given&quot;:&quot;Nikolaos&quot;,&quot;parse-names&quot;:false,&quot;dropping-particle&quot;:&quot;&quot;,&quot;non-dropping-particle&quot;:&quot;&quot;},{&quot;family&quot;:&quot;Dhungana&quot;,&quot;given&quot;:&quot;Govinda Prasad&quot;,&quot;parse-names&quot;:false,&quot;dropping-particle&quot;:&quot;&quot;,&quot;non-dropping-particle&quot;:&quot;&quot;},{&quot;family&quot;:&quot;Dianatinasab&quot;,&quot;given&quot;:&quot;Mostafa&quot;,&quot;parse-names&quot;:false,&quot;dropping-particle&quot;:&quot;&quot;,&quot;non-dropping-particle&quot;:&quot;&quot;},{&quot;family&quot;:&quot;Dias da Silva&quot;,&quot;given&quot;:&quot;Diana&quot;,&quot;parse-names&quot;:false,&quot;dropping-particle&quot;:&quot;&quot;,&quot;non-dropping-particle&quot;:&quot;&quot;},{&quot;family&quot;:&quot;Diaz&quot;,&quot;given&quot;:&quot;Daniel&quot;,&quot;parse-names&quot;:false,&quot;dropping-particle&quot;:&quot;&quot;,&quot;non-dropping-particle&quot;:&quot;&quot;},{&quot;family&quot;:&quot;Dibaji Forooshani&quot;,&quot;given&quot;:&quot;Zahra Sadat&quot;,&quot;parse-names&quot;:false,&quot;dropping-particle&quot;:&quot;&quot;,&quot;non-dropping-particle&quot;:&quot;&quot;},{&quot;family&quot;:&quot;Djalalinia&quot;,&quot;given&quot;:&quot;Shirin&quot;,&quot;parse-names&quot;:false,&quot;dropping-particle&quot;:&quot;&quot;,&quot;non-dropping-particle&quot;:&quot;&quot;},{&quot;family&quot;:&quot;Do&quot;,&quot;given&quot;:&quot;Hoa Thi&quot;,&quot;parse-names&quot;:false,&quot;dropping-particle&quot;:&quot;&quot;,&quot;non-dropping-particle&quot;:&quot;&quot;},{&quot;family&quot;:&quot;Dokova&quot;,&quot;given&quot;:&quot;Klara&quot;,&quot;parse-names&quot;:false,&quot;dropping-particle&quot;:&quot;&quot;,&quot;non-dropping-particle&quot;:&quot;&quot;},{&quot;family&quot;:&quot;Dorostkar&quot;,&quot;given&quot;:&quot;Fariba&quot;,&quot;parse-names&quot;:false,&quot;dropping-particle&quot;:&quot;&quot;,&quot;non-dropping-particle&quot;:&quot;&quot;},{&quot;family&quot;:&quot;Doshmangir&quot;,&quot;given&quot;:&quot;Leila&quot;,&quot;parse-names&quot;:false,&quot;dropping-particle&quot;:&quot;&quot;,&quot;non-dropping-particle&quot;:&quot;&quot;},{&quot;family&quot;:&quot;Driscoll&quot;,&quot;given&quot;:&quot;Tim Robert&quot;,&quot;parse-names&quot;:false,&quot;dropping-particle&quot;:&quot;&quot;,&quot;non-dropping-particle&quot;:&quot;&quot;},{&quot;family&quot;:&quot;Duncan&quot;,&quot;given&quot;:&quot;Bruce B&quot;,&quot;parse-names&quot;:false,&quot;dropping-particle&quot;:&quot;&quot;,&quot;non-dropping-particle&quot;:&quot;&quot;},{&quot;family&quot;:&quot;Duraes&quot;,&quot;given&quot;:&quot;Andre Rodrigues&quot;,&quot;parse-names&quot;:false,&quot;dropping-particle&quot;:&quot;&quot;,&quot;non-dropping-particle&quot;:&quot;&quot;},{&quot;family&quot;:&quot;Eagan&quot;,&quot;given&quot;:&quot;Arielle Wilder&quot;,&quot;parse-names&quot;:false,&quot;dropping-particle&quot;:&quot;&quot;,&quot;non-dropping-particle&quot;:&quot;&quot;},{&quot;family&quot;:&quot;Edvardsson&quot;,&quot;given&quot;:&quot;David&quot;,&quot;parse-names&quot;:false,&quot;dropping-particle&quot;:&quot;&quot;,&quot;non-dropping-particle&quot;:&quot;&quot;},{&quot;family&quot;:&quot;Nahas&quot;,&quot;given&quot;:&quot;Nevine&quot;,&quot;parse-names&quot;:false,&quot;dropping-particle&quot;:&quot;&quot;,&quot;non-dropping-particle&quot;:&quot;El&quot;},{&quot;family&quot;:&quot;Sayed&quot;,&quot;given&quot;:&quot;Iman&quot;,&quot;parse-names&quot;:false,&quot;dropping-particle&quot;:&quot;&quot;,&quot;non-dropping-particle&quot;:&quot;El&quot;},{&quot;family&quot;:&quot;Tantawi&quot;,&quot;given&quot;:&quot;Maha&quot;,&quot;parse-names&quot;:false,&quot;dropping-particle&quot;:&quot;&quot;,&quot;non-dropping-particle&quot;:&quot;El&quot;},{&quot;family&quot;:&quot;Elbarazi&quot;,&quot;given&quot;:&quot;Iffat&quot;,&quot;parse-names&quot;:false,&quot;dropping-particle&quot;:&quot;&quot;,&quot;non-dropping-particle&quot;:&quot;&quot;},{&quot;family&quot;:&quot;Elgendy&quot;,&quot;given&quot;:&quot;Islam Y&quot;,&quot;parse-names&quot;:false,&quot;dropping-particle&quot;:&quot;&quot;,&quot;non-dropping-particle&quot;:&quot;&quot;},{&quot;family&quot;:&quot;El-Jaafary&quot;,&quot;given&quot;:&quot;Shaimaa I&quot;,&quot;parse-names&quot;:false,&quot;dropping-particle&quot;:&quot;&quot;,&quot;non-dropping-particle&quot;:&quot;&quot;},{&quot;family&quot;:&quot;Elyazar&quot;,&quot;given&quot;:&quot;Iqbal RF&quot;,&quot;parse-names&quot;:false,&quot;dropping-particle&quot;:&quot;&quot;,&quot;non-dropping-particle&quot;:&quot;&quot;},{&quot;family&quot;:&quot;Emmons-Bell&quot;,&quot;given&quot;:&quot;Sophia&quot;,&quot;parse-names&quot;:false,&quot;dropping-particle&quot;:&quot;&quot;,&quot;non-dropping-particle&quot;:&quot;&quot;},{&quot;family&quot;:&quot;Erskine&quot;,&quot;given&quot;:&quot;Holly E&quot;,&quot;parse-names&quot;:false,&quot;dropping-particle&quot;:&quot;&quot;,&quot;non-dropping-particle&quot;:&quot;&quot;},{&quot;family&quot;:&quot;Eskandarieh&quot;,&quot;given&quot;:&quot;Sharareh&quot;,&quot;parse-names&quot;:false,&quot;dropping-particle&quot;:&quot;&quot;,&quot;non-dropping-particle&quot;:&quot;&quot;},{&quot;family&quot;:&quot;Esmaeilnejad&quot;,&quot;given&quot;:&quot;Saman&quot;,&quot;parse-names&quot;:false,&quot;dropping-particle&quot;:&quot;&quot;,&quot;non-dropping-particle&quot;:&quot;&quot;},{&quot;family&quot;:&quot;Esteghamati&quot;,&quot;given&quot;:&quot;Alireza&quot;,&quot;parse-names&quot;:false,&quot;dropping-particle&quot;:&quot;&quot;,&quot;non-dropping-particle&quot;:&quot;&quot;},{&quot;family&quot;:&quot;Estep&quot;,&quot;given&quot;:&quot;Kara&quot;,&quot;parse-names&quot;:false,&quot;dropping-particle&quot;:&quot;&quot;,&quot;non-dropping-particle&quot;:&quot;&quot;},{&quot;family&quot;:&quot;Etemadi&quot;,&quot;given&quot;:&quot;Arash&quot;,&quot;parse-names&quot;:false,&quot;dropping-particle&quot;:&quot;&quot;,&quot;non-dropping-particle&quot;:&quot;&quot;},{&quot;family&quot;:&quot;Etisso&quot;,&quot;given&quot;:&quot;Atkilt Esaiyas&quot;,&quot;parse-names&quot;:false,&quot;dropping-particle&quot;:&quot;&quot;,&quot;non-dropping-particle&quot;:&quot;&quot;},{&quot;family&quot;:&quot;Fanzo&quot;,&quot;given&quot;:&quot;Jessica&quot;,&quot;parse-names&quot;:false,&quot;dropping-particle&quot;:&quot;&quot;,&quot;non-dropping-particle&quot;:&quot;&quot;},{&quot;family&quot;:&quot;Farahmand&quot;,&quot;given&quot;:&quot;Mohammad&quot;,&quot;parse-names&quot;:false,&quot;dropping-particle&quot;:&quot;&quot;,&quot;non-dropping-particle&quot;:&quot;&quot;},{&quot;family&quot;:&quot;Fareed&quot;,&quot;given&quot;:&quot;Mohammad&quot;,&quot;parse-names&quot;:false,&quot;dropping-particle&quot;:&quot;&quot;,&quot;non-dropping-particle&quot;:&quot;&quot;},{&quot;family&quot;:&quot;Faridnia&quot;,&quot;given&quot;:&quot;Roghiyeh&quot;,&quot;parse-names&quot;:false,&quot;dropping-particle&quot;:&quot;&quot;,&quot;non-dropping-particle&quot;:&quot;&quot;},{&quot;family&quot;:&quot;Farioli&quot;,&quot;given&quot;:&quot;Andrea&quot;,&quot;parse-names&quot;:false,&quot;dropping-particle&quot;:&quot;&quot;,&quot;non-dropping-particle&quot;:&quot;&quot;},{&quot;family&quot;:&quot;Faro&quot;,&quot;given&quot;:&quot;Andre&quot;,&quot;parse-names&quot;:false,&quot;dropping-particle&quot;:&quot;&quot;,&quot;non-dropping-particle&quot;:&quot;&quot;},{&quot;family&quot;:&quot;Faruque&quot;,&quot;given&quot;:&quot;Mithila&quot;,&quot;parse-names&quot;:false,&quot;dropping-particle&quot;:&quot;&quot;,&quot;non-dropping-particle&quot;:&quot;&quot;},{&quot;family&quot;:&quot;Farzadfar&quot;,&quot;given&quot;:&quot;Farshad&quot;,&quot;parse-names&quot;:false,&quot;dropping-particle&quot;:&quot;&quot;,&quot;non-dropping-particle&quot;:&quot;&quot;},{&quot;family&quot;:&quot;Fattahi&quot;,&quot;given&quot;:&quot;Nazir&quot;,&quot;parse-names&quot;:false,&quot;dropping-particle&quot;:&quot;&quot;,&quot;non-dropping-particle&quot;:&quot;&quot;},{&quot;family&quot;:&quot;Fazlzadeh&quot;,&quot;given&quot;:&quot;Mehdi&quot;,&quot;parse-names&quot;:false,&quot;dropping-particle&quot;:&quot;&quot;,&quot;non-dropping-particle&quot;:&quot;&quot;},{&quot;family&quot;:&quot;Feigin&quot;,&quot;given&quot;:&quot;Valery L&quot;,&quot;parse-names&quot;:false,&quot;dropping-particle&quot;:&quot;&quot;,&quot;non-dropping-particle&quot;:&quot;&quot;},{&quot;family&quot;:&quot;Feldman&quot;,&quot;given&quot;:&quot;Rachel&quot;,&quot;parse-names&quot;:false,&quot;dropping-particle&quot;:&quot;&quot;,&quot;non-dropping-particle&quot;:&quot;&quot;},{&quot;family&quot;:&quot;Fereshtehnejad&quot;,&quot;given&quot;:&quot;Seyed-Mohammad&quot;,&quot;parse-names&quot;:false,&quot;dropping-particle&quot;:&quot;&quot;,&quot;non-dropping-particle&quot;:&quot;&quot;},{&quot;family&quot;:&quot;Fernandes&quot;,&quot;given&quot;:&quot;Eduarda&quot;,&quot;parse-names&quot;:false,&quot;dropping-particle&quot;:&quot;&quot;,&quot;non-dropping-particle&quot;:&quot;&quot;},{&quot;family&quot;:&quot;Ferrara&quot;,&quot;given&quot;:&quot;Giannina&quot;,&quot;parse-names&quot;:false,&quot;dropping-particle&quot;:&quot;&quot;,&quot;non-dropping-particle&quot;:&quot;&quot;},{&quot;family&quot;:&quot;Ferrari&quot;,&quot;given&quot;:&quot;Alize J&quot;,&quot;parse-names&quot;:false,&quot;dropping-particle&quot;:&quot;&quot;,&quot;non-dropping-particle&quot;:&quot;&quot;},{&quot;family&quot;:&quot;Ferreira&quot;,&quot;given&quot;:&quot;Manuela L&quot;,&quot;parse-names&quot;:false,&quot;dropping-particle&quot;:&quot;&quot;,&quot;non-dropping-particle&quot;:&quot;&quot;},{&quot;family&quot;:&quot;Filip&quot;,&quot;given&quot;:&quot;Irina&quot;,&quot;parse-names&quot;:false,&quot;dropping-particle&quot;:&quot;&quot;,&quot;non-dropping-particle&quot;:&quot;&quot;},{&quot;family&quot;:&quot;Fischer&quot;,&quot;given&quot;:&quot;Florian&quot;,&quot;parse-names&quot;:false,&quot;dropping-particle&quot;:&quot;&quot;,&quot;non-dropping-particle&quot;:&quot;&quot;},{&quot;family&quot;:&quot;Fisher&quot;,&quot;given&quot;:&quot;James L&quot;,&quot;parse-names&quot;:false,&quot;dropping-particle&quot;:&quot;&quot;,&quot;non-dropping-particle&quot;:&quot;&quot;},{&quot;family&quot;:&quot;Flor&quot;,&quot;given&quot;:&quot;Luisa Sorio&quot;,&quot;parse-names&quot;:false,&quot;dropping-particle&quot;:&quot;&quot;,&quot;non-dropping-particle&quot;:&quot;&quot;},{&quot;family&quot;:&quot;Foigt&quot;,&quot;given&quot;:&quot;Nataliya A&quot;,&quot;parse-names&quot;:false,&quot;dropping-particle&quot;:&quot;&quot;,&quot;non-dropping-particle&quot;:&quot;&quot;},{&quot;family&quot;:&quot;Folayan&quot;,&quot;given&quot;:&quot;Morenike Oluwatoyin&quot;,&quot;parse-names&quot;:false,&quot;dropping-particle&quot;:&quot;&quot;,&quot;non-dropping-particle&quot;:&quot;&quot;},{&quot;family&quot;:&quot;Fomenkov&quot;,&quot;given&quot;:&quot;Artem Alekseevich&quot;,&quot;parse-names&quot;:false,&quot;dropping-particle&quot;:&quot;&quot;,&quot;non-dropping-particle&quot;:&quot;&quot;},{&quot;family&quot;:&quot;Force&quot;,&quot;given&quot;:&quot;Lisa M&quot;,&quot;parse-names&quot;:false,&quot;dropping-particle&quot;:&quot;&quot;,&quot;non-dropping-particle&quot;:&quot;&quot;},{&quot;family&quot;:&quot;Foroutan&quot;,&quot;given&quot;:&quot;Masoud&quot;,&quot;parse-names&quot;:false,&quot;dropping-particle&quot;:&quot;&quot;,&quot;non-dropping-particle&quot;:&quot;&quot;},{&quot;family&quot;:&quot;Franklin&quot;,&quot;given&quot;:&quot;Richard Charles&quot;,&quot;parse-names&quot;:false,&quot;dropping-particle&quot;:&quot;&quot;,&quot;non-dropping-particle&quot;:&quot;&quot;},{&quot;family&quot;:&quot;Freitas&quot;,&quot;given&quot;:&quot;Marisa&quot;,&quot;parse-names&quot;:false,&quot;dropping-particle&quot;:&quot;&quot;,&quot;non-dropping-particle&quot;:&quot;&quot;},{&quot;family&quot;:&quot;Fu&quot;,&quot;given&quot;:&quot;Weijia&quot;,&quot;parse-names&quot;:false,&quot;dropping-particle&quot;:&quot;&quot;,&quot;non-dropping-particle&quot;:&quot;&quot;},{&quot;family&quot;:&quot;Fukumoto&quot;,&quot;given&quot;:&quot;Takeshi&quot;,&quot;parse-names&quot;:false,&quot;dropping-particle&quot;:&quot;&quot;,&quot;non-dropping-particle&quot;:&quot;&quot;},{&quot;family&quot;:&quot;Furtado&quot;,&quot;given&quot;:&quot;João M&quot;,&quot;parse-names&quot;:false,&quot;dropping-particle&quot;:&quot;&quot;,&quot;non-dropping-particle&quot;:&quot;&quot;},{&quot;family&quot;:&quot;Gad&quot;,&quot;given&quot;:&quot;Mohamed M&quot;,&quot;parse-names&quot;:false,&quot;dropping-particle&quot;:&quot;&quot;,&quot;non-dropping-particle&quot;:&quot;&quot;},{&quot;family&quot;:&quot;Gakidou&quot;,&quot;given&quot;:&quot;Emmanuela&quot;,&quot;parse-names&quot;:false,&quot;dropping-particle&quot;:&quot;&quot;,&quot;non-dropping-particle&quot;:&quot;&quot;},{&quot;family&quot;:&quot;Gallus&quot;,&quot;given&quot;:&quot;Silvano&quot;,&quot;parse-names&quot;:false,&quot;dropping-particle&quot;:&quot;&quot;,&quot;non-dropping-particle&quot;:&quot;&quot;},{&quot;family&quot;:&quot;Garcia-Basteiro&quot;,&quot;given&quot;:&quot;Alberto L&quot;,&quot;parse-names&quot;:false,&quot;dropping-particle&quot;:&quot;&quot;,&quot;non-dropping-particle&quot;:&quot;&quot;},{&quot;family&quot;:&quot;Gardner&quot;,&quot;given&quot;:&quot;William M&quot;,&quot;parse-names&quot;:false,&quot;dropping-particle&quot;:&quot;&quot;,&quot;non-dropping-particle&quot;:&quot;&quot;},{&quot;family&quot;:&quot;Geberemariyam&quot;,&quot;given&quot;:&quot;Biniyam Sahiledengle&quot;,&quot;parse-names&quot;:false,&quot;dropping-particle&quot;:&quot;&quot;,&quot;non-dropping-particle&quot;:&quot;&quot;},{&quot;family&quot;:&quot;Gebreslassie&quot;,&quot;given&quot;:&quot;Assefa Ayalew Ayalew Ayalew&quot;,&quot;parse-names&quot;:false,&quot;dropping-particle&quot;:&quot;&quot;,&quot;non-dropping-particle&quot;:&quot;&quot;},{&quot;family&quot;:&quot;Geremew&quot;,&quot;given&quot;:&quot;Abraham&quot;,&quot;parse-names&quot;:false,&quot;dropping-particle&quot;:&quot;&quot;,&quot;non-dropping-particle&quot;:&quot;&quot;},{&quot;family&quot;:&quot;Gershberg Hayoon&quot;,&quot;given&quot;:&quot;Anna&quot;,&quot;parse-names&quot;:false,&quot;dropping-particle&quot;:&quot;&quot;,&quot;non-dropping-particle&quot;:&quot;&quot;},{&quot;family&quot;:&quot;Gething&quot;,&quot;given&quot;:&quot;Peter W&quot;,&quot;parse-names&quot;:false,&quot;dropping-particle&quot;:&quot;&quot;,&quot;non-dropping-particle&quot;:&quot;&quot;},{&quot;family&quot;:&quot;Ghadimi&quot;,&quot;given&quot;:&quot;Maryam&quot;,&quot;parse-names&quot;:false,&quot;dropping-particle&quot;:&quot;&quot;,&quot;non-dropping-particle&quot;:&quot;&quot;},{&quot;family&quot;:&quot;Ghadiri&quot;,&quot;given&quot;:&quot;Keyghobad&quot;,&quot;parse-names&quot;:false,&quot;dropping-particle&quot;:&quot;&quot;,&quot;non-dropping-particle&quot;:&quot;&quot;},{&quot;family&quot;:&quot;Ghaffarifar&quot;,&quot;given&quot;:&quot;Fatemeh&quot;,&quot;parse-names&quot;:false,&quot;dropping-particle&quot;:&quot;&quot;,&quot;non-dropping-particle&quot;:&quot;&quot;},{&quot;family&quot;:&quot;Ghafourifard&quot;,&quot;given&quot;:&quot;Mansour&quot;,&quot;parse-names&quot;:false,&quot;dropping-particle&quot;:&quot;&quot;,&quot;non-dropping-particle&quot;:&quot;&quot;},{&quot;family&quot;:&quot;Ghamari&quot;,&quot;given&quot;:&quot;Farhad&quot;,&quot;parse-names&quot;:false,&quot;dropping-particle&quot;:&quot;&quot;,&quot;non-dropping-particle&quot;:&quot;&quot;},{&quot;family&quot;:&quot;Ghashghaee&quot;,&quot;given&quot;:&quot;Ahmad&quot;,&quot;parse-names&quot;:false,&quot;dropping-particle&quot;:&quot;&quot;,&quot;non-dropping-particle&quot;:&quot;&quot;},{&quot;family&quot;:&quot;Ghiasvand&quot;,&quot;given&quot;:&quot;Hesam&quot;,&quot;parse-names&quot;:false,&quot;dropping-particle&quot;:&quot;&quot;,&quot;non-dropping-particle&quot;:&quot;&quot;},{&quot;family&quot;:&quot;Ghith&quot;,&quot;given&quot;:&quot;Nermin&quot;,&quot;parse-names&quot;:false,&quot;dropping-particle&quot;:&quot;&quot;,&quot;non-dropping-particle&quot;:&quot;&quot;},{&quot;family&quot;:&quot;Gholamian&quot;,&quot;given&quot;:&quot;Asadollah&quot;,&quot;parse-names&quot;:false,&quot;dropping-particle&quot;:&quot;&quot;,&quot;non-dropping-particle&quot;:&quot;&quot;},{&quot;family&quot;:&quot;Ghosh&quot;,&quot;given&quot;:&quot;Rakesh&quot;,&quot;parse-names&quot;:false,&quot;dropping-particle&quot;:&quot;&quot;,&quot;non-dropping-particle&quot;:&quot;&quot;},{&quot;family&quot;:&quot;Gill&quot;,&quot;given&quot;:&quot;Paramjit Singh&quot;,&quot;parse-names&quot;:false,&quot;dropping-particle&quot;:&quot;&quot;,&quot;non-dropping-particle&quot;:&quot;&quot;},{&quot;family&quot;:&quot;Ginindza&quot;,&quot;given&quot;:&quot;Themba G G&quot;,&quot;parse-names&quot;:false,&quot;dropping-particle&quot;:&quot;&quot;,&quot;non-dropping-particle&quot;:&quot;&quot;},{&quot;family&quot;:&quot;Giussani&quot;,&quot;given&quot;:&quot;Giorgia&quot;,&quot;parse-names&quot;:false,&quot;dropping-particle&quot;:&quot;&quot;,&quot;non-dropping-particle&quot;:&quot;&quot;},{&quot;family&quot;:&quot;Gnedovskaya&quot;,&quot;given&quot;:&quot;Elena&quot;,&quot;parse-names&quot;:false,&quot;dropping-particle&quot;:&quot;V&quot;,&quot;non-dropping-particle&quot;:&quot;&quot;},{&quot;family&quot;:&quot;Goharinezhad&quot;,&quot;given&quot;:&quot;Salime&quot;,&quot;parse-names&quot;:false,&quot;dropping-particle&quot;:&quot;&quot;,&quot;non-dropping-particle&quot;:&quot;&quot;},{&quot;family&quot;:&quot;Gopalani&quot;,&quot;given&quot;:&quot;Sameer Vali&quot;,&quot;parse-names&quot;:false,&quot;dropping-particle&quot;:&quot;&quot;,&quot;non-dropping-particle&quot;:&quot;&quot;},{&quot;family&quot;:&quot;Gorini&quot;,&quot;given&quot;:&quot;Giuseppe&quot;,&quot;parse-names&quot;:false,&quot;dropping-particle&quot;:&quot;&quot;,&quot;non-dropping-particle&quot;:&quot;&quot;},{&quot;family&quot;:&quot;Goudarzi&quot;,&quot;given&quot;:&quot;Houman&quot;,&quot;parse-names&quot;:false,&quot;dropping-particle&quot;:&quot;&quot;,&quot;non-dropping-particle&quot;:&quot;&quot;},{&quot;family&quot;:&quot;Goulart&quot;,&quot;given&quot;:&quot;Alessandra C&quot;,&quot;parse-names&quot;:false,&quot;dropping-particle&quot;:&quot;&quot;,&quot;non-dropping-particle&quot;:&quot;&quot;},{&quot;family&quot;:&quot;Greaves&quot;,&quot;given&quot;:&quot;Felix&quot;,&quot;parse-names&quot;:false,&quot;dropping-particle&quot;:&quot;&quot;,&quot;non-dropping-particle&quot;:&quot;&quot;},{&quot;family&quot;:&quot;Grivna&quot;,&quot;given&quot;:&quot;Michal&quot;,&quot;parse-names&quot;:false,&quot;dropping-particle&quot;:&quot;&quot;,&quot;non-dropping-particle&quot;:&quot;&quot;},{&quot;family&quot;:&quot;Grosso&quot;,&quot;given&quot;:&quot;Giuseppe&quot;,&quot;parse-names&quot;:false,&quot;dropping-particle&quot;:&quot;&quot;,&quot;non-dropping-particle&quot;:&quot;&quot;},{&quot;family&quot;:&quot;Gubari&quot;,&quot;given&quot;:&quot;Mohammed Ibrahim Mohialdeen&quot;,&quot;parse-names&quot;:false,&quot;dropping-particle&quot;:&quot;&quot;,&quot;non-dropping-particle&quot;:&quot;&quot;},{&quot;family&quot;:&quot;Gugnani&quot;,&quot;given&quot;:&quot;Harish Chander&quot;,&quot;parse-names&quot;:false,&quot;dropping-particle&quot;:&quot;&quot;,&quot;non-dropping-particle&quot;:&quot;&quot;},{&quot;family&quot;:&quot;Guimarães&quot;,&quot;given&quot;:&quot;Rafael Alves&quot;,&quot;parse-names&quot;:false,&quot;dropping-particle&quot;:&quot;&quot;,&quot;non-dropping-particle&quot;:&quot;&quot;},{&quot;family&quot;:&quot;Guled&quot;,&quot;given&quot;:&quot;Rashid Abdi&quot;,&quot;parse-names&quot;:false,&quot;dropping-particle&quot;:&quot;&quot;,&quot;non-dropping-particle&quot;:&quot;&quot;},{&quot;family&quot;:&quot;Guo&quot;,&quot;given&quot;:&quot;Gaorui&quot;,&quot;parse-names&quot;:false,&quot;dropping-particle&quot;:&quot;&quot;,&quot;non-dropping-particle&quot;:&quot;&quot;},{&quot;family&quot;:&quot;Guo&quot;,&quot;given&quot;:&quot;Yuming&quot;,&quot;parse-names&quot;:false,&quot;dropping-particle&quot;:&quot;&quot;,&quot;non-dropping-particle&quot;:&quot;&quot;},{&quot;family&quot;:&quot;Gupta&quot;,&quot;given&quot;:&quot;Rajeev&quot;,&quot;parse-names&quot;:false,&quot;dropping-particle&quot;:&quot;&quot;,&quot;non-dropping-particle&quot;:&quot;&quot;},{&quot;family&quot;:&quot;Gupta&quot;,&quot;given&quot;:&quot;Tarun&quot;,&quot;parse-names&quot;:false,&quot;dropping-particle&quot;:&quot;&quot;,&quot;non-dropping-particle&quot;:&quot;&quot;},{&quot;family&quot;:&quot;Haddock&quot;,&quot;given&quot;:&quot;Beatrix&quot;,&quot;parse-names&quot;:false,&quot;dropping-particle&quot;:&quot;&quot;,&quot;non-dropping-particle&quot;:&quot;&quot;},{&quot;family&quot;:&quot;Hafezi-Nejad&quot;,&quot;given&quot;:&quot;Nima&quot;,&quot;parse-names&quot;:false,&quot;dropping-particle&quot;:&quot;&quot;,&quot;non-dropping-particle&quot;:&quot;&quot;},{&quot;family&quot;:&quot;Hafiz&quot;,&quot;given&quot;:&quot;Abdul&quot;,&quot;parse-names&quot;:false,&quot;dropping-particle&quot;:&quot;&quot;,&quot;non-dropping-particle&quot;:&quot;&quot;},{&quot;family&quot;:&quot;Haj-Mirzaian&quot;,&quot;given&quot;:&quot;Arvin&quot;,&quot;parse-names&quot;:false,&quot;dropping-particle&quot;:&quot;&quot;,&quot;non-dropping-particle&quot;:&quot;&quot;},{&quot;family&quot;:&quot;Haj-Mirzaian&quot;,&quot;given&quot;:&quot;Arya&quot;,&quot;parse-names&quot;:false,&quot;dropping-particle&quot;:&quot;&quot;,&quot;non-dropping-particle&quot;:&quot;&quot;},{&quot;family&quot;:&quot;Hall&quot;,&quot;given&quot;:&quot;Brian J&quot;,&quot;parse-names&quot;:false,&quot;dropping-particle&quot;:&quot;&quot;,&quot;non-dropping-particle&quot;:&quot;&quot;},{&quot;family&quot;:&quot;Halvaei&quot;,&quot;given&quot;:&quot;Iman&quot;,&quot;parse-names&quot;:false,&quot;dropping-particle&quot;:&quot;&quot;,&quot;non-dropping-particle&quot;:&quot;&quot;},{&quot;family&quot;:&quot;Hamadeh&quot;,&quot;given&quot;:&quot;Randah R&quot;,&quot;parse-names&quot;:false,&quot;dropping-particle&quot;:&quot;&quot;,&quot;non-dropping-particle&quot;:&quot;&quot;},{&quot;family&quot;:&quot;Hamidi&quot;,&quot;given&quot;:&quot;Samer&quot;,&quot;parse-names&quot;:false,&quot;dropping-particle&quot;:&quot;&quot;,&quot;non-dropping-particle&quot;:&quot;&quot;},{&quot;family&quot;:&quot;Hammer&quot;,&quot;given&quot;:&quot;Melanie S&quot;,&quot;parse-names&quot;:false,&quot;dropping-particle&quot;:&quot;&quot;,&quot;non-dropping-particle&quot;:&quot;&quot;},{&quot;family&quot;:&quot;Hankey&quot;,&quot;given&quot;:&quot;Graeme J&quot;,&quot;parse-names&quot;:false,&quot;dropping-particle&quot;:&quot;&quot;,&quot;non-dropping-particle&quot;:&quot;&quot;},{&quot;family&quot;:&quot;Haririan&quot;,&quot;given&quot;:&quot;Hamidreza&quot;,&quot;parse-names&quot;:false,&quot;dropping-particle&quot;:&quot;&quot;,&quot;non-dropping-particle&quot;:&quot;&quot;},{&quot;family&quot;:&quot;Haro&quot;,&quot;given&quot;:&quot;Josep Maria&quot;,&quot;parse-names&quot;:false,&quot;dropping-particle&quot;:&quot;&quot;,&quot;non-dropping-particle&quot;:&quot;&quot;},{&quot;family&quot;:&quot;Hasaballah&quot;,&quot;given&quot;:&quot;Ahmed I&quot;,&quot;parse-names&quot;:false,&quot;dropping-particle&quot;:&quot;&quot;,&quot;non-dropping-particle&quot;:&quot;&quot;},{&quot;family&quot;:&quot;Hasan&quot;,&quot;given&quot;:&quot;Md Mehedi&quot;,&quot;parse-names&quot;:false,&quot;dropping-particle&quot;:&quot;&quot;,&quot;non-dropping-particle&quot;:&quot;&quot;},{&quot;family&quot;:&quot;Hasanpoor&quot;,&quot;given&quot;:&quot;Edris&quot;,&quot;parse-names&quot;:false,&quot;dropping-particle&quot;:&quot;&quot;,&quot;non-dropping-particle&quot;:&quot;&quot;},{&quot;family&quot;:&quot;Hashi&quot;,&quot;given&quot;:&quot;Abdiwahab&quot;,&quot;parse-names&quot;:false,&quot;dropping-particle&quot;:&quot;&quot;,&quot;non-dropping-particle&quot;:&quot;&quot;},{&quot;family&quot;:&quot;Hassanipour&quot;,&quot;given&quot;:&quot;Soheil&quot;,&quot;parse-names&quot;:false,&quot;dropping-particle&quot;:&quot;&quot;,&quot;non-dropping-particle&quot;:&quot;&quot;},{&quot;family&quot;:&quot;Hassankhani&quot;,&quot;given&quot;:&quot;Hadi&quot;,&quot;parse-names&quot;:false,&quot;dropping-particle&quot;:&quot;&quot;,&quot;non-dropping-particle&quot;:&quot;&quot;},{&quot;family&quot;:&quot;Havmoeller&quot;,&quot;given&quot;:&quot;Rasmus J&quot;,&quot;parse-names&quot;:false,&quot;dropping-particle&quot;:&quot;&quot;,&quot;non-dropping-particle&quot;:&quot;&quot;},{&quot;family&quot;:&quot;Hay&quot;,&quot;given&quot;:&quot;Simon I&quot;,&quot;parse-names&quot;:false,&quot;dropping-particle&quot;:&quot;&quot;,&quot;non-dropping-particle&quot;:&quot;&quot;},{&quot;family&quot;:&quot;Hayat&quot;,&quot;given&quot;:&quot;Khezar&quot;,&quot;parse-names&quot;:false,&quot;dropping-particle&quot;:&quot;&quot;,&quot;non-dropping-particle&quot;:&quot;&quot;},{&quot;family&quot;:&quot;Heidari&quot;,&quot;given&quot;:&quot;Golnaz&quot;,&quot;parse-names&quot;:false,&quot;dropping-particle&quot;:&quot;&quot;,&quot;non-dropping-particle&quot;:&quot;&quot;},{&quot;family&quot;:&quot;Heidari-Soureshjani&quot;,&quot;given&quot;:&quot;Reza&quot;,&quot;parse-names&quot;:false,&quot;dropping-particle&quot;:&quot;&quot;,&quot;non-dropping-particle&quot;:&quot;&quot;},{&quot;family&quot;:&quot;Henrikson&quot;,&quot;given&quot;:&quot;Hannah J&quot;,&quot;parse-names&quot;:false,&quot;dropping-particle&quot;:&quot;&quot;,&quot;non-dropping-particle&quot;:&quot;&quot;},{&quot;family&quot;:&quot;Herbert&quot;,&quot;given&quot;:&quot;Molly E&quot;,&quot;parse-names&quot;:false,&quot;dropping-particle&quot;:&quot;&quot;,&quot;non-dropping-particle&quot;:&quot;&quot;},{&quot;family&quot;:&quot;Herteliu&quot;,&quot;given&quot;:&quot;Claudiu&quot;,&quot;parse-names&quot;:false,&quot;dropping-particle&quot;:&quot;&quot;,&quot;non-dropping-particle&quot;:&quot;&quot;},{&quot;family&quot;:&quot;Heydarpour&quot;,&quot;given&quot;:&quot;Fatemeh&quot;,&quot;parse-names&quot;:false,&quot;dropping-particle&quot;:&quot;&quot;,&quot;non-dropping-particle&quot;:&quot;&quot;},{&quot;family&quot;:&quot;Hird&quot;,&quot;given&quot;:&quot;Thomas R&quot;,&quot;parse-names&quot;:false,&quot;dropping-particle&quot;:&quot;&quot;,&quot;non-dropping-particle&quot;:&quot;&quot;},{&quot;family&quot;:&quot;Hoek&quot;,&quot;given&quot;:&quot;Hans W&quot;,&quot;parse-names&quot;:false,&quot;dropping-particle&quot;:&quot;&quot;,&quot;non-dropping-particle&quot;:&quot;&quot;},{&quot;family&quot;:&quot;Holla&quot;,&quot;given&quot;:&quot;Ramesh&quot;,&quot;parse-names&quot;:false,&quot;dropping-particle&quot;:&quot;&quot;,&quot;non-dropping-particle&quot;:&quot;&quot;},{&quot;family&quot;:&quot;Hoogar&quot;,&quot;given&quot;:&quot;Praveen&quot;,&quot;parse-names&quot;:false,&quot;dropping-particle&quot;:&quot;&quot;,&quot;non-dropping-particle&quot;:&quot;&quot;},{&quot;family&quot;:&quot;Hosgood&quot;,&quot;given&quot;:&quot;H Dean&quot;,&quot;parse-names&quot;:false,&quot;dropping-particle&quot;:&quot;&quot;,&quot;non-dropping-particle&quot;:&quot;&quot;},{&quot;family&quot;:&quot;Hossain&quot;,&quot;given&quot;:&quot;Naznin&quot;,&quot;parse-names&quot;:false,&quot;dropping-particle&quot;:&quot;&quot;,&quot;non-dropping-particle&quot;:&quot;&quot;},{&quot;family&quot;:&quot;Hosseini&quot;,&quot;given&quot;:&quot;Mostafa&quot;,&quot;parse-names&quot;:false,&quot;dropping-particle&quot;:&quot;&quot;,&quot;non-dropping-particle&quot;:&quot;&quot;},{&quot;family&quot;:&quot;Hosseinzadeh&quot;,&quot;given&quot;:&quot;Mehdi&quot;,&quot;parse-names&quot;:false,&quot;dropping-particle&quot;:&quot;&quot;,&quot;non-dropping-particle&quot;:&quot;&quot;},{&quot;family&quot;:&quot;Hostiuc&quot;,&quot;given&quot;:&quot;Mihaela&quot;,&quot;parse-names&quot;:false,&quot;dropping-particle&quot;:&quot;&quot;,&quot;non-dropping-particle&quot;:&quot;&quot;},{&quot;family&quot;:&quot;Hostiuc&quot;,&quot;given&quot;:&quot;Sorin&quot;,&quot;parse-names&quot;:false,&quot;dropping-particle&quot;:&quot;&quot;,&quot;non-dropping-particle&quot;:&quot;&quot;},{&quot;family&quot;:&quot;Househ&quot;,&quot;given&quot;:&quot;Mowafa&quot;,&quot;parse-names&quot;:false,&quot;dropping-particle&quot;:&quot;&quot;,&quot;non-dropping-particle&quot;:&quot;&quot;},{&quot;family&quot;:&quot;Hsairi&quot;,&quot;given&quot;:&quot;Mohamed&quot;,&quot;parse-names&quot;:false,&quot;dropping-particle&quot;:&quot;&quot;,&quot;non-dropping-particle&quot;:&quot;&quot;},{&quot;family&quot;:&quot;Hsieh&quot;,&quot;given&quot;:&quot;Vivian Chia-rong&quot;,&quot;parse-names&quot;:false,&quot;dropping-particle&quot;:&quot;&quot;,&quot;non-dropping-particle&quot;:&quot;&quot;},{&quot;family&quot;:&quot;Hu&quot;,&quot;given&quot;:&quot;Guoqing&quot;,&quot;parse-names&quot;:false,&quot;dropping-particle&quot;:&quot;&quot;,&quot;non-dropping-particle&quot;:&quot;&quot;},{&quot;family&quot;:&quot;Hu&quot;,&quot;given&quot;:&quot;Kejia&quot;,&quot;parse-names&quot;:false,&quot;dropping-particle&quot;:&quot;&quot;,&quot;non-dropping-particle&quot;:&quot;&quot;},{&quot;family&quot;:&quot;Huda&quot;,&quot;given&quot;:&quot;Tanvir M&quot;,&quot;parse-names&quot;:false,&quot;dropping-particle&quot;:&quot;&quot;,&quot;non-dropping-particle&quot;:&quot;&quot;},{&quot;family&quot;:&quot;Humayun&quot;,&quot;given&quot;:&quot;Ayesha&quot;,&quot;parse-names&quot;:false,&quot;dropping-particle&quot;:&quot;&quot;,&quot;non-dropping-particle&quot;:&quot;&quot;},{&quot;family&quot;:&quot;Huynh&quot;,&quot;given&quot;:&quot;Chantal K&quot;,&quot;parse-names&quot;:false,&quot;dropping-particle&quot;:&quot;&quot;,&quot;non-dropping-particle&quot;:&quot;&quot;},{&quot;family&quot;:&quot;Hwang&quot;,&quot;given&quot;:&quot;Bing-Fang&quot;,&quot;parse-names&quot;:false,&quot;dropping-particle&quot;:&quot;&quot;,&quot;non-dropping-particle&quot;:&quot;&quot;},{&quot;family&quot;:&quot;Iannucci&quot;,&quot;given&quot;:&quot;Vincent C&quot;,&quot;parse-names&quot;:false,&quot;dropping-particle&quot;:&quot;&quot;,&quot;non-dropping-particle&quot;:&quot;&quot;},{&quot;family&quot;:&quot;Ibitoye&quot;,&quot;given&quot;:&quot;Segun Emmanuel&quot;,&quot;parse-names&quot;:false,&quot;dropping-particle&quot;:&quot;&quot;,&quot;non-dropping-particle&quot;:&quot;&quot;},{&quot;family&quot;:&quot;Ikeda&quot;,&quot;given&quot;:&quot;Nayu&quot;,&quot;parse-names&quot;:false,&quot;dropping-particle&quot;:&quot;&quot;,&quot;non-dropping-particle&quot;:&quot;&quot;},{&quot;family&quot;:&quot;Ikuta&quot;,&quot;given&quot;:&quot;Kevin S&quot;,&quot;parse-names&quot;:false,&quot;dropping-particle&quot;:&quot;&quot;,&quot;non-dropping-particle&quot;:&quot;&quot;},{&quot;family&quot;:&quot;Ilesanmi&quot;,&quot;given&quot;:&quot;Olayinka Stephen&quot;,&quot;parse-names&quot;:false,&quot;dropping-particle&quot;:&quot;&quot;,&quot;non-dropping-particle&quot;:&quot;&quot;},{&quot;family&quot;:&quot;Ilic&quot;,&quot;given&quot;:&quot;Irena M&quot;,&quot;parse-names&quot;:false,&quot;dropping-particle&quot;:&quot;&quot;,&quot;non-dropping-particle&quot;:&quot;&quot;},{&quot;family&quot;:&quot;Ilic&quot;,&quot;given&quot;:&quot;Milena D&quot;,&quot;parse-names&quot;:false,&quot;dropping-particle&quot;:&quot;&quot;,&quot;non-dropping-particle&quot;:&quot;&quot;},{&quot;family&quot;:&quot;Inbaraj&quot;,&quot;given&quot;:&quot;Leeberk Raja&quot;,&quot;parse-names&quot;:false,&quot;dropping-particle&quot;:&quot;&quot;,&quot;non-dropping-particle&quot;:&quot;&quot;},{&quot;family&quot;:&quot;Ippolito&quot;,&quot;given&quot;:&quot;Helen&quot;,&quot;parse-names&quot;:false,&quot;dropping-particle&quot;:&quot;&quot;,&quot;non-dropping-particle&quot;:&quot;&quot;},{&quot;family&quot;:&quot;Iqbal&quot;,&quot;given&quot;:&quot;Usman&quot;,&quot;parse-names&quot;:false,&quot;dropping-particle&quot;:&quot;&quot;,&quot;non-dropping-particle&quot;:&quot;&quot;},{&quot;family&quot;:&quot;Irvani&quot;,&quot;given&quot;:&quot;Seyed Sina Naghibi&quot;,&quot;parse-names&quot;:false,&quot;dropping-particle&quot;:&quot;&quot;,&quot;non-dropping-particle&quot;:&quot;&quot;},{&quot;family&quot;:&quot;Irvine&quot;,&quot;given&quot;:&quot;Caleb Mackay Salpeter&quot;,&quot;parse-names&quot;:false,&quot;dropping-particle&quot;:&quot;&quot;,&quot;non-dropping-particle&quot;:&quot;&quot;},{&quot;family&quot;:&quot;Islam&quot;,&quot;given&quot;:&quot;M Mofizul&quot;,&quot;parse-names&quot;:false,&quot;dropping-particle&quot;:&quot;&quot;,&quot;non-dropping-particle&quot;:&quot;&quot;},{&quot;family&quot;:&quot;Islam&quot;,&quot;given&quot;:&quot;Sheikh Mohammed Shariful&quot;,&quot;parse-names&quot;:false,&quot;dropping-particle&quot;:&quot;&quot;,&quot;non-dropping-particle&quot;:&quot;&quot;},{&quot;family&quot;:&quot;Iso&quot;,&quot;given&quot;:&quot;Hiroyasu&quot;,&quot;parse-names&quot;:false,&quot;dropping-particle&quot;:&quot;&quot;,&quot;non-dropping-particle&quot;:&quot;&quot;},{&quot;family&quot;:&quot;Ivers&quot;,&quot;given&quot;:&quot;Rebecca Q&quot;,&quot;parse-names&quot;:false,&quot;dropping-particle&quot;:&quot;&quot;,&quot;non-dropping-particle&quot;:&quot;&quot;},{&quot;family&quot;:&quot;Iwu&quot;,&quot;given&quot;:&quot;Chidozie C D&quot;,&quot;parse-names&quot;:false,&quot;dropping-particle&quot;:&quot;&quot;,&quot;non-dropping-particle&quot;:&quot;&quot;},{&quot;family&quot;:&quot;Iwu&quot;,&quot;given&quot;:&quot;Chinwe Juliana&quot;,&quot;parse-names&quot;:false,&quot;dropping-particle&quot;:&quot;&quot;,&quot;non-dropping-particle&quot;:&quot;&quot;},{&quot;family&quot;:&quot;Iyamu&quot;,&quot;given&quot;:&quot;Ihoghosa Osamuyi&quot;,&quot;parse-names&quot;:false,&quot;dropping-particle&quot;:&quot;&quot;,&quot;non-dropping-particle&quot;:&quot;&quot;},{&quot;family&quot;:&quot;Jaafari&quot;,&quot;given&quot;:&quot;Jalil&quot;,&quot;parse-names&quot;:false,&quot;dropping-particle&quot;:&quot;&quot;,&quot;non-dropping-particle&quot;:&quot;&quot;},{&quot;family&quot;:&quot;Jacobsen&quot;,&quot;given&quot;:&quot;Kathryn H&quot;,&quot;parse-names&quot;:false,&quot;dropping-particle&quot;:&quot;&quot;,&quot;non-dropping-particle&quot;:&quot;&quot;},{&quot;family&quot;:&quot;Jafari&quot;,&quot;given&quot;:&quot;Hussain&quot;,&quot;parse-names&quot;:false,&quot;dropping-particle&quot;:&quot;&quot;,&quot;non-dropping-particle&quot;:&quot;&quot;},{&quot;family&quot;:&quot;Jafarinia&quot;,&quot;given&quot;:&quot;Morteza&quot;,&quot;parse-names&quot;:false,&quot;dropping-particle&quot;:&quot;&quot;,&quot;non-dropping-particle&quot;:&quot;&quot;},{&quot;family&quot;:&quot;Jahani&quot;,&quot;given&quot;:&quot;Mohammad Ali&quot;,&quot;parse-names&quot;:false,&quot;dropping-particle&quot;:&quot;&quot;,&quot;non-dropping-particle&quot;:&quot;&quot;},{&quot;family&quot;:&quot;Jakovljevic&quot;,&quot;given&quot;:&quot;Mihajlo&quot;,&quot;parse-names&quot;:false,&quot;dropping-particle&quot;:&quot;&quot;,&quot;non-dropping-particle&quot;:&quot;&quot;},{&quot;family&quot;:&quot;Jalilian&quot;,&quot;given&quot;:&quot;Farzad&quot;,&quot;parse-names&quot;:false,&quot;dropping-particle&quot;:&quot;&quot;,&quot;non-dropping-particle&quot;:&quot;&quot;},{&quot;family&quot;:&quot;James&quot;,&quot;given&quot;:&quot;Spencer L&quot;,&quot;parse-names&quot;:false,&quot;dropping-particle&quot;:&quot;&quot;,&quot;non-dropping-particle&quot;:&quot;&quot;},{&quot;family&quot;:&quot;Janjani&quot;,&quot;given&quot;:&quot;Hosna&quot;,&quot;parse-names&quot;:false,&quot;dropping-particle&quot;:&quot;&quot;,&quot;non-dropping-particle&quot;:&quot;&quot;},{&quot;family&quot;:&quot;Javaheri&quot;,&quot;given&quot;:&quot;Tahereh&quot;,&quot;parse-names&quot;:false,&quot;dropping-particle&quot;:&quot;&quot;,&quot;non-dropping-particle&quot;:&quot;&quot;},{&quot;family&quot;:&quot;Javidnia&quot;,&quot;given&quot;:&quot;Javad&quot;,&quot;parse-names&quot;:false,&quot;dropping-particle&quot;:&quot;&quot;,&quot;non-dropping-particle&quot;:&quot;&quot;},{&quot;family&quot;:&quot;Jeemon&quot;,&quot;given&quot;:&quot;Panniyammakal&quot;,&quot;parse-names&quot;:false,&quot;dropping-particle&quot;:&quot;&quot;,&quot;non-dropping-particle&quot;:&quot;&quot;},{&quot;family&quot;:&quot;Jenabi&quot;,&quot;given&quot;:&quot;Ensiyeh&quot;,&quot;parse-names&quot;:false,&quot;dropping-particle&quot;:&quot;&quot;,&quot;non-dropping-particle&quot;:&quot;&quot;},{&quot;family&quot;:&quot;Jha&quot;,&quot;given&quot;:&quot;Ravi Prakash&quot;,&quot;parse-names&quot;:false,&quot;dropping-particle&quot;:&quot;&quot;,&quot;non-dropping-particle&quot;:&quot;&quot;},{&quot;family&quot;:&quot;Jha&quot;,&quot;given&quot;:&quot;Vivekanand&quot;,&quot;parse-names&quot;:false,&quot;dropping-particle&quot;:&quot;&quot;,&quot;non-dropping-particle&quot;:&quot;&quot;},{&quot;family&quot;:&quot;Ji&quot;,&quot;given&quot;:&quot;John S&quot;,&quot;parse-names&quot;:false,&quot;dropping-particle&quot;:&quot;&quot;,&quot;non-dropping-particle&quot;:&quot;&quot;},{&quot;family&quot;:&quot;Johansson&quot;,&quot;given&quot;:&quot;Lars&quot;,&quot;parse-names&quot;:false,&quot;dropping-particle&quot;:&quot;&quot;,&quot;non-dropping-particle&quot;:&quot;&quot;},{&quot;family&quot;:&quot;John&quot;,&quot;given&quot;:&quot;Oommen&quot;,&quot;parse-names&quot;:false,&quot;dropping-particle&quot;:&quot;&quot;,&quot;non-dropping-particle&quot;:&quot;&quot;},{&quot;family&quot;:&quot;John-Akinola&quot;,&quot;given&quot;:&quot;Yetunde O&quot;,&quot;parse-names&quot;:false,&quot;dropping-particle&quot;:&quot;&quot;,&quot;non-dropping-particle&quot;:&quot;&quot;},{&quot;family&quot;:&quot;Johnson&quot;,&quot;given&quot;:&quot;Catherine Owens&quot;,&quot;parse-names&quot;:false,&quot;dropping-particle&quot;:&quot;&quot;,&quot;non-dropping-particle&quot;:&quot;&quot;},{&quot;family&quot;:&quot;Jonas&quot;,&quot;given&quot;:&quot;Jost B&quot;,&quot;parse-names&quot;:false,&quot;dropping-particle&quot;:&quot;&quot;,&quot;non-dropping-particle&quot;:&quot;&quot;},{&quot;family&quot;:&quot;Joukar&quot;,&quot;given&quot;:&quot;Farahnaz&quot;,&quot;parse-names&quot;:false,&quot;dropping-particle&quot;:&quot;&quot;,&quot;non-dropping-particle&quot;:&quot;&quot;},{&quot;family&quot;:&quot;Jozwiak&quot;,&quot;given&quot;:&quot;Jacek Jerzy&quot;,&quot;parse-names&quot;:false,&quot;dropping-particle&quot;:&quot;&quot;,&quot;non-dropping-particle&quot;:&quot;&quot;},{&quot;family&quot;:&quot;Jürisson&quot;,&quot;given&quot;:&quot;Mikk&quot;,&quot;parse-names&quot;:false,&quot;dropping-particle&quot;:&quot;&quot;,&quot;non-dropping-particle&quot;:&quot;&quot;},{&quot;family&quot;:&quot;Kabir&quot;,&quot;given&quot;:&quot;Ali&quot;,&quot;parse-names&quot;:false,&quot;dropping-particle&quot;:&quot;&quot;,&quot;non-dropping-particle&quot;:&quot;&quot;},{&quot;family&quot;:&quot;Kabir&quot;,&quot;given&quot;:&quot;Zubair&quot;,&quot;parse-names&quot;:false,&quot;dropping-particle&quot;:&quot;&quot;,&quot;non-dropping-particle&quot;:&quot;&quot;},{&quot;family&quot;:&quot;Kalani&quot;,&quot;given&quot;:&quot;Hamed&quot;,&quot;parse-names&quot;:false,&quot;dropping-particle&quot;:&quot;&quot;,&quot;non-dropping-particle&quot;:&quot;&quot;},{&quot;family&quot;:&quot;Kalani&quot;,&quot;given&quot;:&quot;Rizwan&quot;,&quot;parse-names&quot;:false,&quot;dropping-particle&quot;:&quot;&quot;,&quot;non-dropping-particle&quot;:&quot;&quot;},{&quot;family&quot;:&quot;Kalankesh&quot;,&quot;given&quot;:&quot;Leila R&quot;,&quot;parse-names&quot;:false,&quot;dropping-particle&quot;:&quot;&quot;,&quot;non-dropping-particle&quot;:&quot;&quot;},{&quot;family&quot;:&quot;Kalhor&quot;,&quot;given&quot;:&quot;Rohollah&quot;,&quot;parse-names&quot;:false,&quot;dropping-particle&quot;:&quot;&quot;,&quot;non-dropping-particle&quot;:&quot;&quot;},{&quot;family&quot;:&quot;Kanchan&quot;,&quot;given&quot;:&quot;Tanuj&quot;,&quot;parse-names&quot;:false,&quot;dropping-particle&quot;:&quot;&quot;,&quot;non-dropping-particle&quot;:&quot;&quot;},{&quot;family&quot;:&quot;Kapoor&quot;,&quot;given&quot;:&quot;Neeti&quot;,&quot;parse-names&quot;:false,&quot;dropping-particle&quot;:&quot;&quot;,&quot;non-dropping-particle&quot;:&quot;&quot;},{&quot;family&quot;:&quot;Karami Matin&quot;,&quot;given&quot;:&quot;Behzad&quot;,&quot;parse-names&quot;:false,&quot;dropping-particle&quot;:&quot;&quot;,&quot;non-dropping-particle&quot;:&quot;&quot;},{&quot;family&quot;:&quot;Karch&quot;,&quot;given&quot;:&quot;André&quot;,&quot;parse-names&quot;:false,&quot;dropping-particle&quot;:&quot;&quot;,&quot;non-dropping-particle&quot;:&quot;&quot;},{&quot;family&quot;:&quot;Karim&quot;,&quot;given&quot;:&quot;Mohd Anisul&quot;,&quot;parse-names&quot;:false,&quot;dropping-particle&quot;:&quot;&quot;,&quot;non-dropping-particle&quot;:&quot;&quot;},{&quot;family&quot;:&quot;Kassa&quot;,&quot;given&quot;:&quot;Getachew Mullu&quot;,&quot;parse-names&quot;:false,&quot;dropping-particle&quot;:&quot;&quot;,&quot;non-dropping-particle&quot;:&quot;&quot;},{&quot;family&quot;:&quot;Katikireddi&quot;,&quot;given&quot;:&quot;Srinivasa Vittal&quot;,&quot;parse-names&quot;:false,&quot;dropping-particle&quot;:&quot;&quot;,&quot;non-dropping-particle&quot;:&quot;&quot;},{&quot;family&quot;:&quot;Kayode&quot;,&quot;given&quot;:&quot;Gbenga A&quot;,&quot;parse-names&quot;:false,&quot;dropping-particle&quot;:&quot;&quot;,&quot;non-dropping-particle&quot;:&quot;&quot;},{&quot;family&quot;:&quot;Kazemi Karyani&quot;,&quot;given&quot;:&quot;Ali&quot;,&quot;parse-names&quot;:false,&quot;dropping-particle&quot;:&quot;&quot;,&quot;non-dropping-particle&quot;:&quot;&quot;},{&quot;family&quot;:&quot;Keiyoro&quot;,&quot;given&quot;:&quot;Peter Njenga&quot;,&quot;parse-names&quot;:false,&quot;dropping-particle&quot;:&quot;&quot;,&quot;non-dropping-particle&quot;:&quot;&quot;},{&quot;family&quot;:&quot;Keller&quot;,&quot;given&quot;:&quot;Cathleen&quot;,&quot;parse-names&quot;:false,&quot;dropping-particle&quot;:&quot;&quot;,&quot;non-dropping-particle&quot;:&quot;&quot;},{&quot;family&quot;:&quot;Kemmer&quot;,&quot;given&quot;:&quot;Laura&quot;,&quot;parse-names&quot;:false,&quot;dropping-particle&quot;:&quot;&quot;,&quot;non-dropping-particle&quot;:&quot;&quot;},{&quot;family&quot;:&quot;Kendrick&quot;,&quot;given&quot;:&quot;Parkes J&quot;,&quot;parse-names&quot;:false,&quot;dropping-particle&quot;:&quot;&quot;,&quot;non-dropping-particle&quot;:&quot;&quot;},{&quot;family&quot;:&quot;Khalid&quot;,&quot;given&quot;:&quot;Nauman&quot;,&quot;parse-names&quot;:false,&quot;dropping-particle&quot;:&quot;&quot;,&quot;non-dropping-particle&quot;:&quot;&quot;},{&quot;family&quot;:&quot;Khammarnia&quot;,&quot;given&quot;:&quot;Mohammad&quot;,&quot;parse-names&quot;:false,&quot;dropping-particle&quot;:&quot;&quot;,&quot;non-dropping-particle&quot;:&quot;&quot;},{&quot;family&quot;:&quot;Khan&quot;,&quot;given&quot;:&quot;Ejaz Ahmad&quot;,&quot;parse-names&quot;:false,&quot;dropping-particle&quot;:&quot;&quot;,&quot;non-dropping-particle&quot;:&quot;&quot;},{&quot;family&quot;:&quot;Khan&quot;,&quot;given&quot;:&quot;Maseer&quot;,&quot;parse-names&quot;:false,&quot;dropping-particle&quot;:&quot;&quot;,&quot;non-dropping-particle&quot;:&quot;&quot;},{&quot;family&quot;:&quot;Khatab&quot;,&quot;given&quot;:&quot;Khaled&quot;,&quot;parse-names&quot;:false,&quot;dropping-particle&quot;:&quot;&quot;,&quot;non-dropping-particle&quot;:&quot;&quot;},{&quot;family&quot;:&quot;Khater&quot;,&quot;given&quot;:&quot;Mona M&quot;,&quot;parse-names&quot;:false,&quot;dropping-particle&quot;:&quot;&quot;,&quot;non-dropping-particle&quot;:&quot;&quot;},{&quot;family&quot;:&quot;Khatib&quot;,&quot;given&quot;:&quot;Mahalaqua Nazli&quot;,&quot;parse-names&quot;:false,&quot;dropping-particle&quot;:&quot;&quot;,&quot;non-dropping-particle&quot;:&quot;&quot;},{&quot;family&quot;:&quot;Khayamzadeh&quot;,&quot;given&quot;:&quot;Maryam&quot;,&quot;parse-names&quot;:false,&quot;dropping-particle&quot;:&quot;&quot;,&quot;non-dropping-particle&quot;:&quot;&quot;},{&quot;family&quot;:&quot;Khazaei&quot;,&quot;given&quot;:&quot;Salman&quot;,&quot;parse-names&quot;:false,&quot;dropping-particle&quot;:&quot;&quot;,&quot;non-dropping-particle&quot;:&quot;&quot;},{&quot;family&quot;:&quot;Kieling&quot;,&quot;given&quot;:&quot;Christian&quot;,&quot;parse-names&quot;:false,&quot;dropping-particle&quot;:&quot;&quot;,&quot;non-dropping-particle&quot;:&quot;&quot;},{&quot;family&quot;:&quot;Kim&quot;,&quot;given&quot;:&quot;Yun Jin&quot;,&quot;parse-names&quot;:false,&quot;dropping-particle&quot;:&quot;&quot;,&quot;non-dropping-particle&quot;:&quot;&quot;},{&quot;family&quot;:&quot;Kimokoti&quot;,&quot;given&quot;:&quot;Ruth W&quot;,&quot;parse-names&quot;:false,&quot;dropping-particle&quot;:&quot;&quot;,&quot;non-dropping-particle&quot;:&quot;&quot;},{&quot;family&quot;:&quot;Kisa&quot;,&quot;given&quot;:&quot;Adnan&quot;,&quot;parse-names&quot;:false,&quot;dropping-particle&quot;:&quot;&quot;,&quot;non-dropping-particle&quot;:&quot;&quot;},{&quot;family&quot;:&quot;Kisa&quot;,&quot;given&quot;:&quot;Sezer&quot;,&quot;parse-names&quot;:false,&quot;dropping-particle&quot;:&quot;&quot;,&quot;non-dropping-particle&quot;:&quot;&quot;},{&quot;family&quot;:&quot;Kivimäki&quot;,&quot;given&quot;:&quot;Mika&quot;,&quot;parse-names&quot;:false,&quot;dropping-particle&quot;:&quot;&quot;,&quot;non-dropping-particle&quot;:&quot;&quot;},{&quot;family&quot;:&quot;Knibbs&quot;,&quot;given&quot;:&quot;Luke D&quot;,&quot;parse-names&quot;:false,&quot;dropping-particle&quot;:&quot;&quot;,&quot;non-dropping-particle&quot;:&quot;&quot;},{&quot;family&quot;:&quot;Knudsen&quot;,&quot;given&quot;:&quot;Ann Kristin Skrindo&quot;,&quot;parse-names&quot;:false,&quot;dropping-particle&quot;:&quot;&quot;,&quot;non-dropping-particle&quot;:&quot;&quot;},{&quot;family&quot;:&quot;Kocarnik&quot;,&quot;given&quot;:&quot;Jonathan M&quot;,&quot;parse-names&quot;:false,&quot;dropping-particle&quot;:&quot;&quot;,&quot;non-dropping-particle&quot;:&quot;&quot;},{&quot;family&quot;:&quot;Kochhar&quot;,&quot;given&quot;:&quot;Sonali&quot;,&quot;parse-names&quot;:false,&quot;dropping-particle&quot;:&quot;&quot;,&quot;non-dropping-particle&quot;:&quot;&quot;},{&quot;family&quot;:&quot;Kopec&quot;,&quot;given&quot;:&quot;Jacek A&quot;,&quot;parse-names&quot;:false,&quot;dropping-particle&quot;:&quot;&quot;,&quot;non-dropping-particle&quot;:&quot;&quot;},{&quot;family&quot;:&quot;Korshunov&quot;,&quot;given&quot;:&quot;Vladimir Andreevich&quot;,&quot;parse-names&quot;:false,&quot;dropping-particle&quot;:&quot;&quot;,&quot;non-dropping-particle&quot;:&quot;&quot;},{&quot;family&quot;:&quot;Koul&quot;,&quot;given&quot;:&quot;Parvaiz A&quot;,&quot;parse-names&quot;:false,&quot;dropping-particle&quot;:&quot;&quot;,&quot;non-dropping-particle&quot;:&quot;&quot;},{&quot;family&quot;:&quot;Koyanagi&quot;,&quot;given&quot;:&quot;Ai&quot;,&quot;parse-names&quot;:false,&quot;dropping-particle&quot;:&quot;&quot;,&quot;non-dropping-particle&quot;:&quot;&quot;},{&quot;family&quot;:&quot;Kraemer&quot;,&quot;given&quot;:&quot;Moritz U G&quot;,&quot;parse-names&quot;:false,&quot;dropping-particle&quot;:&quot;&quot;,&quot;non-dropping-particle&quot;:&quot;&quot;},{&quot;family&quot;:&quot;Krishan&quot;,&quot;given&quot;:&quot;Kewal&quot;,&quot;parse-names&quot;:false,&quot;dropping-particle&quot;:&quot;&quot;,&quot;non-dropping-particle&quot;:&quot;&quot;},{&quot;family&quot;:&quot;Krohn&quot;,&quot;given&quot;:&quot;Kris J&quot;,&quot;parse-names&quot;:false,&quot;dropping-particle&quot;:&quot;&quot;,&quot;non-dropping-particle&quot;:&quot;&quot;},{&quot;family&quot;:&quot;Kromhout&quot;,&quot;given&quot;:&quot;Hans&quot;,&quot;parse-names&quot;:false,&quot;dropping-particle&quot;:&quot;&quot;,&quot;non-dropping-particle&quot;:&quot;&quot;},{&quot;family&quot;:&quot;Kuate Defo&quot;,&quot;given&quot;:&quot;Barthelemy&quot;,&quot;parse-names&quot;:false,&quot;dropping-particle&quot;:&quot;&quot;,&quot;non-dropping-particle&quot;:&quot;&quot;},{&quot;family&quot;:&quot;Kumar&quot;,&quot;given&quot;:&quot;G Anil&quot;,&quot;parse-names&quot;:false,&quot;dropping-particle&quot;:&quot;&quot;,&quot;non-dropping-particle&quot;:&quot;&quot;},{&quot;family&quot;:&quot;Kumar&quot;,&quot;given&quot;:&quot;Vivek&quot;,&quot;parse-names&quot;:false,&quot;dropping-particle&quot;:&quot;&quot;,&quot;non-dropping-particle&quot;:&quot;&quot;},{&quot;family&quot;:&quot;Kurmi&quot;,&quot;given&quot;:&quot;Om P&quot;,&quot;parse-names&quot;:false,&quot;dropping-particle&quot;:&quot;&quot;,&quot;non-dropping-particle&quot;:&quot;&quot;},{&quot;family&quot;:&quot;Kusuma&quot;,&quot;given&quot;:&quot;Dian&quot;,&quot;parse-names&quot;:false,&quot;dropping-particle&quot;:&quot;&quot;,&quot;non-dropping-particle&quot;:&quot;&quot;},{&quot;family&quot;:&quot;Vecchia&quot;,&quot;given&quot;:&quot;Carlo&quot;,&quot;parse-names&quot;:false,&quot;dropping-particle&quot;:&quot;&quot;,&quot;non-dropping-particle&quot;:&quot;La&quot;},{&quot;family&quot;:&quot;Lacey&quot;,&quot;given&quot;:&quot;Ben&quot;,&quot;parse-names&quot;:false,&quot;dropping-particle&quot;:&quot;&quot;,&quot;non-dropping-particle&quot;:&quot;&quot;},{&quot;family&quot;:&quot;Lal&quot;,&quot;given&quot;:&quot;Dharmesh Kumar&quot;,&quot;parse-names&quot;:false,&quot;dropping-particle&quot;:&quot;&quot;,&quot;non-dropping-particle&quot;:&quot;&quot;},{&quot;family&quot;:&quot;Lalloo&quot;,&quot;given&quot;:&quot;Ratilal&quot;,&quot;parse-names&quot;:false,&quot;dropping-particle&quot;:&quot;&quot;,&quot;non-dropping-particle&quot;:&quot;&quot;},{&quot;family&quot;:&quot;Lallukka&quot;,&quot;given&quot;:&quot;Tea&quot;,&quot;parse-names&quot;:false,&quot;dropping-particle&quot;:&quot;&quot;,&quot;non-dropping-particle&quot;:&quot;&quot;},{&quot;family&quot;:&quot;Lami&quot;,&quot;given&quot;:&quot;Faris Hasan&quot;,&quot;parse-names&quot;:false,&quot;dropping-particle&quot;:&quot;&quot;,&quot;non-dropping-particle&quot;:&quot;&quot;},{&quot;family&quot;:&quot;Landires&quot;,&quot;given&quot;:&quot;Iván&quot;,&quot;parse-names&quot;:false,&quot;dropping-particle&quot;:&quot;&quot;,&quot;non-dropping-particle&quot;:&quot;&quot;},{&quot;family&quot;:&quot;Lang&quot;,&quot;given&quot;:&quot;Justin J&quot;,&quot;parse-names&quot;:false,&quot;dropping-particle&quot;:&quot;&quot;,&quot;non-dropping-particle&quot;:&quot;&quot;},{&quot;family&quot;:&quot;Langan&quot;,&quot;given&quot;:&quot;Sinéad M&quot;,&quot;parse-names&quot;:false,&quot;dropping-particle&quot;:&quot;&quot;,&quot;non-dropping-particle&quot;:&quot;&quot;},{&quot;family&quot;:&quot;Larsson&quot;,&quot;given&quot;:&quot;Anders O&quot;,&quot;parse-names&quot;:false,&quot;dropping-particle&quot;:&quot;&quot;,&quot;non-dropping-particle&quot;:&quot;&quot;},{&quot;family&quot;:&quot;Lasrado&quot;,&quot;given&quot;:&quot;Savita&quot;,&quot;parse-names&quot;:false,&quot;dropping-particle&quot;:&quot;&quot;,&quot;non-dropping-particle&quot;:&quot;&quot;},{&quot;family&quot;:&quot;Lauriola&quot;,&quot;given&quot;:&quot;Paolo&quot;,&quot;parse-names&quot;:false,&quot;dropping-particle&quot;:&quot;&quot;,&quot;non-dropping-particle&quot;:&quot;&quot;},{&quot;family&quot;:&quot;Lazarus&quot;,&quot;given&quot;:&quot;Jeffrey&quot;,&quot;parse-names&quot;:false,&quot;dropping-particle&quot;:&quot;V&quot;,&quot;non-dropping-particle&quot;:&quot;&quot;},{&quot;family&quot;:&quot;Lee&quot;,&quot;given&quot;:&quot;Paul H&quot;,&quot;parse-names&quot;:false,&quot;dropping-particle&quot;:&quot;&quot;,&quot;non-dropping-particle&quot;:&quot;&quot;},{&quot;family&quot;:&quot;Lee&quot;,&quot;given&quot;:&quot;Shaun Wen Huey&quot;,&quot;parse-names&quot;:false,&quot;dropping-particle&quot;:&quot;&quot;,&quot;non-dropping-particle&quot;:&quot;&quot;},{&quot;family&quot;:&quot;LeGrand&quot;,&quot;given&quot;:&quot;Kate E&quot;,&quot;parse-names&quot;:false,&quot;dropping-particle&quot;:&quot;&quot;,&quot;non-dropping-particle&quot;:&quot;&quot;},{&quot;family&quot;:&quot;Leigh&quot;,&quot;given&quot;:&quot;James&quot;,&quot;parse-names&quot;:false,&quot;dropping-particle&quot;:&quot;&quot;,&quot;non-dropping-particle&quot;:&quot;&quot;},{&quot;family&quot;:&quot;Leonardi&quot;,&quot;given&quot;:&quot;Matilde&quot;,&quot;parse-names&quot;:false,&quot;dropping-particle&quot;:&quot;&quot;,&quot;non-dropping-particle&quot;:&quot;&quot;},{&quot;family&quot;:&quot;Lescinsky&quot;,&quot;given&quot;:&quot;Haley&quot;,&quot;parse-names&quot;:false,&quot;dropping-particle&quot;:&quot;&quot;,&quot;non-dropping-particle&quot;:&quot;&quot;},{&quot;family&quot;:&quot;Leung&quot;,&quot;given&quot;:&quot;Janni&quot;,&quot;parse-names&quot;:false,&quot;dropping-particle&quot;:&quot;&quot;,&quot;non-dropping-particle&quot;:&quot;&quot;},{&quot;family&quot;:&quot;Levi&quot;,&quot;given&quot;:&quot;Miriam&quot;,&quot;parse-names&quot;:false,&quot;dropping-particle&quot;:&quot;&quot;,&quot;non-dropping-particle&quot;:&quot;&quot;},{&quot;family&quot;:&quot;Li&quot;,&quot;given&quot;:&quot;Shanshan&quot;,&quot;parse-names&quot;:false,&quot;dropping-particle&quot;:&quot;&quot;,&quot;non-dropping-particle&quot;:&quot;&quot;},{&quot;family&quot;:&quot;Lim&quot;,&quot;given&quot;:&quot;Lee-Ling&quot;,&quot;parse-names&quot;:false,&quot;dropping-particle&quot;:&quot;&quot;,&quot;non-dropping-particle&quot;:&quot;&quot;},{&quot;family&quot;:&quot;Linn&quot;,&quot;given&quot;:&quot;Shai&quot;,&quot;parse-names&quot;:false,&quot;dropping-particle&quot;:&quot;&quot;,&quot;non-dropping-particle&quot;:&quot;&quot;},{&quot;family&quot;:&quot;Liu&quot;,&quot;given&quot;:&quot;Shiwei&quot;,&quot;parse-names&quot;:false,&quot;dropping-particle&quot;:&quot;&quot;,&quot;non-dropping-particle&quot;:&quot;&quot;},{&quot;family&quot;:&quot;Liu&quot;,&quot;given&quot;:&quot;Simin&quot;,&quot;parse-names&quot;:false,&quot;dropping-particle&quot;:&quot;&quot;,&quot;non-dropping-particle&quot;:&quot;&quot;},{&quot;family&quot;:&quot;Liu&quot;,&quot;given&quot;:&quot;Yang&quot;,&quot;parse-names&quot;:false,&quot;dropping-particle&quot;:&quot;&quot;,&quot;non-dropping-particle&quot;:&quot;&quot;},{&quot;family&quot;:&quot;Lo&quot;,&quot;given&quot;:&quot;Justin&quot;,&quot;parse-names&quot;:false,&quot;dropping-particle&quot;:&quot;&quot;,&quot;non-dropping-particle&quot;:&quot;&quot;},{&quot;family&quot;:&quot;Lopez&quot;,&quot;given&quot;:&quot;Alan D&quot;,&quot;parse-names&quot;:false,&quot;dropping-particle&quot;:&quot;&quot;,&quot;non-dropping-particle&quot;:&quot;&quot;},{&quot;family&quot;:&quot;Lopez&quot;,&quot;given&quot;:&quot;Jaifred Christian F&quot;,&quot;parse-names&quot;:false,&quot;dropping-particle&quot;:&quot;&quot;,&quot;non-dropping-particle&quot;:&quot;&quot;},{&quot;family&quot;:&quot;Lopukhov&quot;,&quot;given&quot;:&quot;Platon D&quot;,&quot;parse-names&quot;:false,&quot;dropping-particle&quot;:&quot;&quot;,&quot;non-dropping-particle&quot;:&quot;&quot;},{&quot;family&quot;:&quot;Lorkowski&quot;,&quot;given&quot;:&quot;Stefan&quot;,&quot;parse-names&quot;:false,&quot;dropping-particle&quot;:&quot;&quot;,&quot;non-dropping-particle&quot;:&quot;&quot;},{&quot;family&quot;:&quot;Lotufo&quot;,&quot;given&quot;:&quot;Paulo A&quot;,&quot;parse-names&quot;:false,&quot;dropping-particle&quot;:&quot;&quot;,&quot;non-dropping-particle&quot;:&quot;&quot;},{&quot;family&quot;:&quot;Lu&quot;,&quot;given&quot;:&quot;Alton&quot;,&quot;parse-names&quot;:false,&quot;dropping-particle&quot;:&quot;&quot;,&quot;non-dropping-particle&quot;:&quot;&quot;},{&quot;family&quot;:&quot;Lugo&quot;,&quot;given&quot;:&quot;Alessandra&quot;,&quot;parse-names&quot;:false,&quot;dropping-particle&quot;:&quot;&quot;,&quot;non-dropping-particle&quot;:&quot;&quot;},{&quot;family&quot;:&quot;Maddison&quot;,&quot;given&quot;:&quot;Emilie R&quot;,&quot;parse-names&quot;:false,&quot;dropping-particle&quot;:&quot;&quot;,&quot;non-dropping-particle&quot;:&quot;&quot;},{&quot;family&quot;:&quot;Mahasha&quot;,&quot;given&quot;:&quot;Phetole Walter&quot;,&quot;parse-names&quot;:false,&quot;dropping-particle&quot;:&quot;&quot;,&quot;non-dropping-particle&quot;:&quot;&quot;},{&quot;family&quot;:&quot;Mahdavi&quot;,&quot;given&quot;:&quot;Mokhtar Mahdavi&quot;,&quot;parse-names&quot;:false,&quot;dropping-particle&quot;:&quot;&quot;,&quot;non-dropping-particle&quot;:&quot;&quot;},{&quot;family&quot;:&quot;Mahmoudi&quot;,&quot;given&quot;:&quot;Morteza&quot;,&quot;parse-names&quot;:false,&quot;dropping-particle&quot;:&quot;&quot;,&quot;non-dropping-particle&quot;:&quot;&quot;},{&quot;family&quot;:&quot;Majeed&quot;,&quot;given&quot;:&quot;Azeem&quot;,&quot;parse-names&quot;:false,&quot;dropping-particle&quot;:&quot;&quot;,&quot;non-dropping-particle&quot;:&quot;&quot;},{&quot;family&quot;:&quot;Maleki&quot;,&quot;given&quot;:&quot;Afshin&quot;,&quot;parse-names&quot;:false,&quot;dropping-particle&quot;:&quot;&quot;,&quot;non-dropping-particle&quot;:&quot;&quot;},{&quot;family&quot;:&quot;Maleki&quot;,&quot;given&quot;:&quot;Shokofeh&quot;,&quot;parse-names&quot;:false,&quot;dropping-particle&quot;:&quot;&quot;,&quot;non-dropping-particle&quot;:&quot;&quot;},{&quot;family&quot;:&quot;Malekzadeh&quot;,&quot;given&quot;:&quot;Reza&quot;,&quot;parse-names&quot;:false,&quot;dropping-particle&quot;:&quot;&quot;,&quot;non-dropping-particle&quot;:&quot;&quot;},{&quot;family&quot;:&quot;Malta&quot;,&quot;given&quot;:&quot;Deborah Carvalho&quot;,&quot;parse-names&quot;:false,&quot;dropping-particle&quot;:&quot;&quot;,&quot;non-dropping-particle&quot;:&quot;&quot;},{&quot;family&quot;:&quot;Mamun&quot;,&quot;given&quot;:&quot;Abdullah A&quot;,&quot;parse-names&quot;:false,&quot;dropping-particle&quot;:&quot;&quot;,&quot;non-dropping-particle&quot;:&quot;&quot;},{&quot;family&quot;:&quot;Manda&quot;,&quot;given&quot;:&quot;Ana Laura&quot;,&quot;parse-names&quot;:false,&quot;dropping-particle&quot;:&quot;&quot;,&quot;non-dropping-particle&quot;:&quot;&quot;},{&quot;family&quot;:&quot;Manguerra&quot;,&quot;given&quot;:&quot;Helena&quot;,&quot;parse-names&quot;:false,&quot;dropping-particle&quot;:&quot;&quot;,&quot;non-dropping-particle&quot;:&quot;&quot;},{&quot;family&quot;:&quot;Mansour-Ghanaei&quot;,&quot;given&quot;:&quot;Fariborz&quot;,&quot;parse-names&quot;:false,&quot;dropping-particle&quot;:&quot;&quot;,&quot;non-dropping-particle&quot;:&quot;&quot;},{&quot;family&quot;:&quot;Mansouri&quot;,&quot;given&quot;:&quot;Borhan&quot;,&quot;parse-names&quot;:false,&quot;dropping-particle&quot;:&quot;&quot;,&quot;non-dropping-particle&quot;:&quot;&quot;},{&quot;family&quot;:&quot;Mansournia&quot;,&quot;given&quot;:&quot;Mohammad Ali&quot;,&quot;parse-names&quot;:false,&quot;dropping-particle&quot;:&quot;&quot;,&quot;non-dropping-particle&quot;:&quot;&quot;},{&quot;family&quot;:&quot;Mantilla Herrera&quot;,&quot;given&quot;:&quot;Ana M&quot;,&quot;parse-names&quot;:false,&quot;dropping-particle&quot;:&quot;&quot;,&quot;non-dropping-particle&quot;:&quot;&quot;},{&quot;family&quot;:&quot;Maravilla&quot;,&quot;given&quot;:&quot;Joemer C&quot;,&quot;parse-names&quot;:false,&quot;dropping-particle&quot;:&quot;&quot;,&quot;non-dropping-particle&quot;:&quot;&quot;},{&quot;family&quot;:&quot;Marks&quot;,&quot;given&quot;:&quot;Ashley&quot;,&quot;parse-names&quot;:false,&quot;dropping-particle&quot;:&quot;&quot;,&quot;non-dropping-particle&quot;:&quot;&quot;},{&quot;family&quot;:&quot;Martin&quot;,&quot;given&quot;:&quot;Randall&quot;,&quot;parse-names&quot;:false,&quot;dropping-particle&quot;:&quot;V&quot;,&quot;non-dropping-particle&quot;:&quot;&quot;},{&quot;family&quot;:&quot;Martini&quot;,&quot;given&quot;:&quot;Santi&quot;,&quot;parse-names&quot;:false,&quot;dropping-particle&quot;:&quot;&quot;,&quot;non-dropping-particle&quot;:&quot;&quot;},{&quot;family&quot;:&quot;Martins-Melo&quot;,&quot;given&quot;:&quot;Francisco Rogerlândio&quot;,&quot;parse-names&quot;:false,&quot;dropping-particle&quot;:&quot;&quot;,&quot;non-dropping-particle&quot;:&quot;&quot;},{&quot;family&quot;:&quot;Masaka&quot;,&quot;given&quot;:&quot;Anthony&quot;,&quot;parse-names&quot;:false,&quot;dropping-particle&quot;:&quot;&quot;,&quot;non-dropping-particle&quot;:&quot;&quot;},{&quot;family&quot;:&quot;Masoumi&quot;,&quot;given&quot;:&quot;Seyedeh Zahra&quot;,&quot;parse-names&quot;:false,&quot;dropping-particle&quot;:&quot;&quot;,&quot;non-dropping-particle&quot;:&quot;&quot;},{&quot;family&quot;:&quot;Mathur&quot;,&quot;given&quot;:&quot;Manu Raj&quot;,&quot;parse-names&quot;:false,&quot;dropping-particle&quot;:&quot;&quot;,&quot;non-dropping-particle&quot;:&quot;&quot;},{&quot;family&quot;:&quot;Matsushita&quot;,&quot;given&quot;:&quot;Kunihiro&quot;,&quot;parse-names&quot;:false,&quot;dropping-particle&quot;:&quot;&quot;,&quot;non-dropping-particle&quot;:&quot;&quot;},{&quot;family&quot;:&quot;Maulik&quot;,&quot;given&quot;:&quot;Pallab K&quot;,&quot;parse-names&quot;:false,&quot;dropping-particle&quot;:&quot;&quot;,&quot;non-dropping-particle&quot;:&quot;&quot;},{&quot;family&quot;:&quot;McAlinden&quot;,&quot;given&quot;:&quot;Colm&quot;,&quot;parse-names&quot;:false,&quot;dropping-particle&quot;:&quot;&quot;,&quot;non-dropping-particle&quot;:&quot;&quot;},{&quot;family&quot;:&quot;McGrath&quot;,&quot;given&quot;:&quot;John J&quot;,&quot;parse-names&quot;:false,&quot;dropping-particle&quot;:&quot;&quot;,&quot;non-dropping-particle&quot;:&quot;&quot;},{&quot;family&quot;:&quot;McKee&quot;,&quot;given&quot;:&quot;Martin&quot;,&quot;parse-names&quot;:false,&quot;dropping-particle&quot;:&quot;&quot;,&quot;non-dropping-particle&quot;:&quot;&quot;},{&quot;family&quot;:&quot;Mehndiratta&quot;,&quot;given&quot;:&quot;Man Mohan&quot;,&quot;parse-names&quot;:false,&quot;dropping-particle&quot;:&quot;&quot;,&quot;non-dropping-particle&quot;:&quot;&quot;},{&quot;family&quot;:&quot;Mehri&quot;,&quot;given&quot;:&quot;Fereshteh&quot;,&quot;parse-names&quot;:false,&quot;dropping-particle&quot;:&quot;&quot;,&quot;non-dropping-particle&quot;:&quot;&quot;},{&quot;family&quot;:&quot;Mehta&quot;,&quot;given&quot;:&quot;Kala M&quot;,&quot;parse-names&quot;:false,&quot;dropping-particle&quot;:&quot;&quot;,&quot;non-dropping-particle&quot;:&quot;&quot;},{&quot;family&quot;:&quot;Memish&quot;,&quot;given&quot;:&quot;Ziad A&quot;,&quot;parse-names&quot;:false,&quot;dropping-particle&quot;:&quot;&quot;,&quot;non-dropping-particle&quot;:&quot;&quot;},{&quot;family&quot;:&quot;Mendoza&quot;,&quot;given&quot;:&quot;Walter&quot;,&quot;parse-names&quot;:false,&quot;dropping-particle&quot;:&quot;&quot;,&quot;non-dropping-particle&quot;:&quot;&quot;},{&quot;family&quot;:&quot;Menezes&quot;,&quot;given&quot;:&quot;Ritesh G&quot;,&quot;parse-names&quot;:false,&quot;dropping-particle&quot;:&quot;&quot;,&quot;non-dropping-particle&quot;:&quot;&quot;},{&quot;family&quot;:&quot;Mengesha&quot;,&quot;given&quot;:&quot;Endalkachew Worku&quot;,&quot;parse-names&quot;:false,&quot;dropping-particle&quot;:&quot;&quot;,&quot;non-dropping-particle&quot;:&quot;&quot;},{&quot;family&quot;:&quot;Mereke&quot;,&quot;given&quot;:&quot;Alibek&quot;,&quot;parse-names&quot;:false,&quot;dropping-particle&quot;:&quot;&quot;,&quot;non-dropping-particle&quot;:&quot;&quot;},{&quot;family&quot;:&quot;Mereta&quot;,&quot;given&quot;:&quot;Seid Tiku&quot;,&quot;parse-names&quot;:false,&quot;dropping-particle&quot;:&quot;&quot;,&quot;non-dropping-particle&quot;:&quot;&quot;},{&quot;family&quot;:&quot;Meretoja&quot;,&quot;given&quot;:&quot;Atte&quot;,&quot;parse-names&quot;:false,&quot;dropping-particle&quot;:&quot;&quot;,&quot;non-dropping-particle&quot;:&quot;&quot;},{&quot;family&quot;:&quot;Meretoja&quot;,&quot;given&quot;:&quot;Tuomo J&quot;,&quot;parse-names&quot;:false,&quot;dropping-particle&quot;:&quot;&quot;,&quot;non-dropping-particle&quot;:&quot;&quot;},{&quot;family&quot;:&quot;Mestrovic&quot;,&quot;given&quot;:&quot;Tomislav&quot;,&quot;parse-names&quot;:false,&quot;dropping-particle&quot;:&quot;&quot;,&quot;non-dropping-particle&quot;:&quot;&quot;},{&quot;family&quot;:&quot;Miazgowski&quot;,&quot;given&quot;:&quot;Bartosz&quot;,&quot;parse-names&quot;:false,&quot;dropping-particle&quot;:&quot;&quot;,&quot;non-dropping-particle&quot;:&quot;&quot;},{&quot;family&quot;:&quot;Miazgowski&quot;,&quot;given&quot;:&quot;Tomasz&quot;,&quot;parse-names&quot;:false,&quot;dropping-particle&quot;:&quot;&quot;,&quot;non-dropping-particle&quot;:&quot;&quot;},{&quot;family&quot;:&quot;Michalek&quot;,&quot;given&quot;:&quot;Irmina Maria&quot;,&quot;parse-names&quot;:false,&quot;dropping-particle&quot;:&quot;&quot;,&quot;non-dropping-particle&quot;:&quot;&quot;},{&quot;family&quot;:&quot;Miller&quot;,&quot;given&quot;:&quot;Ted R&quot;,&quot;parse-names&quot;:false,&quot;dropping-particle&quot;:&quot;&quot;,&quot;non-dropping-particle&quot;:&quot;&quot;},{&quot;family&quot;:&quot;Mills&quot;,&quot;given&quot;:&quot;Edward J&quot;,&quot;parse-names&quot;:false,&quot;dropping-particle&quot;:&quot;&quot;,&quot;non-dropping-particle&quot;:&quot;&quot;},{&quot;family&quot;:&quot;Mini&quot;,&quot;given&quot;:&quot;GK&quot;,&quot;parse-names&quot;:false,&quot;dropping-particle&quot;:&quot;&quot;,&quot;non-dropping-particle&quot;:&quot;&quot;},{&quot;family&quot;:&quot;Miri&quot;,&quot;given&quot;:&quot;Mohammad&quot;,&quot;parse-names&quot;:false,&quot;dropping-particle&quot;:&quot;&quot;,&quot;non-dropping-particle&quot;:&quot;&quot;},{&quot;family&quot;:&quot;Mirica&quot;,&quot;given&quot;:&quot;Andreea&quot;,&quot;parse-names&quot;:false,&quot;dropping-particle&quot;:&quot;&quot;,&quot;non-dropping-particle&quot;:&quot;&quot;},{&quot;family&quot;:&quot;Mirrakhimov&quot;,&quot;given&quot;:&quot;Erkin M&quot;,&quot;parse-names&quot;:false,&quot;dropping-particle&quot;:&quot;&quot;,&quot;non-dropping-particle&quot;:&quot;&quot;},{&quot;family&quot;:&quot;Mirzaei&quot;,&quot;given&quot;:&quot;Hamed&quot;,&quot;parse-names&quot;:false,&quot;dropping-particle&quot;:&quot;&quot;,&quot;non-dropping-particle&quot;:&quot;&quot;},{&quot;family&quot;:&quot;Mirzaei&quot;,&quot;given&quot;:&quot;Maryam&quot;,&quot;parse-names&quot;:false,&quot;dropping-particle&quot;:&quot;&quot;,&quot;non-dropping-particle&quot;:&quot;&quot;},{&quot;family&quot;:&quot;Mirzaei&quot;,&quot;given&quot;:&quot;Roya&quot;,&quot;parse-names&quot;:false,&quot;dropping-particle&quot;:&quot;&quot;,&quot;non-dropping-particle&quot;:&quot;&quot;},{&quot;family&quot;:&quot;Mirzaei-Alavijeh&quot;,&quot;given&quot;:&quot;Mehdi&quot;,&quot;parse-names&quot;:false,&quot;dropping-particle&quot;:&quot;&quot;,&quot;non-dropping-particle&quot;:&quot;&quot;},{&quot;family&quot;:&quot;Misganaw&quot;,&quot;given&quot;:&quot;Awoke Temesgen&quot;,&quot;parse-names&quot;:false,&quot;dropping-particle&quot;:&quot;&quot;,&quot;non-dropping-particle&quot;:&quot;&quot;},{&quot;family&quot;:&quot;Mithra&quot;,&quot;given&quot;:&quot;Prasanna&quot;,&quot;parse-names&quot;:false,&quot;dropping-particle&quot;:&quot;&quot;,&quot;non-dropping-particle&quot;:&quot;&quot;},{&quot;family&quot;:&quot;Moazen&quot;,&quot;given&quot;:&quot;Babak&quot;,&quot;parse-names&quot;:false,&quot;dropping-particle&quot;:&quot;&quot;,&quot;non-dropping-particle&quot;:&quot;&quot;},{&quot;family&quot;:&quot;Mohammad&quot;,&quot;given&quot;:&quot;Dara K&quot;,&quot;parse-names&quot;:false,&quot;dropping-particle&quot;:&quot;&quot;,&quot;non-dropping-particle&quot;:&quot;&quot;},{&quot;family&quot;:&quot;Mohammad&quot;,&quot;given&quot;:&quot;Yousef&quot;,&quot;parse-names&quot;:false,&quot;dropping-particle&quot;:&quot;&quot;,&quot;non-dropping-particle&quot;:&quot;&quot;},{&quot;family&quot;:&quot;Mohammad Gholi Mezerji&quot;,&quot;given&quot;:&quot;Naser&quot;,&quot;parse-names&quot;:false,&quot;dropping-particle&quot;:&quot;&quot;,&quot;non-dropping-particle&quot;:&quot;&quot;},{&quot;family&quot;:&quot;Mohammadian-Hafshejani&quot;,&quot;given&quot;:&quot;Abdollah&quot;,&quot;parse-names&quot;:false,&quot;dropping-particle&quot;:&quot;&quot;,&quot;non-dropping-particle&quot;:&quot;&quot;},{&quot;family&quot;:&quot;Mohammadifard&quot;,&quot;given&quot;:&quot;Noushin&quot;,&quot;parse-names&quot;:false,&quot;dropping-particle&quot;:&quot;&quot;,&quot;non-dropping-particle&quot;:&quot;&quot;},{&quot;family&quot;:&quot;Mohammadpourhodki&quot;,&quot;given&quot;:&quot;Reza&quot;,&quot;parse-names&quot;:false,&quot;dropping-particle&quot;:&quot;&quot;,&quot;non-dropping-particle&quot;:&quot;&quot;},{&quot;family&quot;:&quot;Mohammed&quot;,&quot;given&quot;:&quot;Ammas Siraj&quot;,&quot;parse-names&quot;:false,&quot;dropping-particle&quot;:&quot;&quot;,&quot;non-dropping-particle&quot;:&quot;&quot;},{&quot;family&quot;:&quot;Mohammed&quot;,&quot;given&quot;:&quot;Hussen&quot;,&quot;parse-names&quot;:false,&quot;dropping-particle&quot;:&quot;&quot;,&quot;non-dropping-particle&quot;:&quot;&quot;},{&quot;family&quot;:&quot;Mohammed&quot;,&quot;given&quot;:&quot;Jemal Abdu&quot;,&quot;parse-names&quot;:false,&quot;dropping-particle&quot;:&quot;&quot;,&quot;non-dropping-particle&quot;:&quot;&quot;},{&quot;family&quot;:&quot;Mohammed&quot;,&quot;given&quot;:&quot;Shafiu&quot;,&quot;parse-names&quot;:false,&quot;dropping-particle&quot;:&quot;&quot;,&quot;non-dropping-particle&quot;:&quot;&quot;},{&quot;family&quot;:&quot;Mokdad&quot;,&quot;given&quot;:&quot;Ali H&quot;,&quot;parse-names&quot;:false,&quot;dropping-particle&quot;:&quot;&quot;,&quot;non-dropping-particle&quot;:&quot;&quot;},{&quot;family&quot;:&quot;Molokhia&quot;,&quot;given&quot;:&quot;Mariam&quot;,&quot;parse-names&quot;:false,&quot;dropping-particle&quot;:&quot;&quot;,&quot;non-dropping-particle&quot;:&quot;&quot;},{&quot;family&quot;:&quot;Monasta&quot;,&quot;given&quot;:&quot;Lorenzo&quot;,&quot;parse-names&quot;:false,&quot;dropping-particle&quot;:&quot;&quot;,&quot;non-dropping-particle&quot;:&quot;&quot;},{&quot;family&quot;:&quot;Mooney&quot;,&quot;given&quot;:&quot;Meghan D&quot;,&quot;parse-names&quot;:false,&quot;dropping-particle&quot;:&quot;&quot;,&quot;non-dropping-particle&quot;:&quot;&quot;},{&quot;family&quot;:&quot;Moradi&quot;,&quot;given&quot;:&quot;Ghobad&quot;,&quot;parse-names&quot;:false,&quot;dropping-particle&quot;:&quot;&quot;,&quot;non-dropping-particle&quot;:&quot;&quot;},{&quot;family&quot;:&quot;Moradi&quot;,&quot;given&quot;:&quot;Masoud&quot;,&quot;parse-names&quot;:false,&quot;dropping-particle&quot;:&quot;&quot;,&quot;non-dropping-particle&quot;:&quot;&quot;},{&quot;family&quot;:&quot;Moradi-Lakeh&quot;,&quot;given&quot;:&quot;Maziar&quot;,&quot;parse-names&quot;:false,&quot;dropping-particle&quot;:&quot;&quot;,&quot;non-dropping-particle&quot;:&quot;&quot;},{&quot;family&quot;:&quot;Moradzadeh&quot;,&quot;given&quot;:&quot;Rahmatollah&quot;,&quot;parse-names&quot;:false,&quot;dropping-particle&quot;:&quot;&quot;,&quot;non-dropping-particle&quot;:&quot;&quot;},{&quot;family&quot;:&quot;Moraga&quot;,&quot;given&quot;:&quot;Paula&quot;,&quot;parse-names&quot;:false,&quot;dropping-particle&quot;:&quot;&quot;,&quot;non-dropping-particle&quot;:&quot;&quot;},{&quot;family&quot;:&quot;Morawska&quot;,&quot;given&quot;:&quot;Lidia&quot;,&quot;parse-names&quot;:false,&quot;dropping-particle&quot;:&quot;&quot;,&quot;non-dropping-particle&quot;:&quot;&quot;},{&quot;family&quot;:&quot;Morgado-da-Costa&quot;,&quot;given&quot;:&quot;Joana&quot;,&quot;parse-names&quot;:false,&quot;dropping-particle&quot;:&quot;&quot;,&quot;non-dropping-particle&quot;:&quot;&quot;},{&quot;family&quot;:&quot;Morrison&quot;,&quot;given&quot;:&quot;Shane Douglas&quot;,&quot;parse-names&quot;:false,&quot;dropping-particle&quot;:&quot;&quot;,&quot;non-dropping-particle&quot;:&quot;&quot;},{&quot;family&quot;:&quot;Mosapour&quot;,&quot;given&quot;:&quot;Abbas&quot;,&quot;parse-names&quot;:false,&quot;dropping-particle&quot;:&quot;&quot;,&quot;non-dropping-particle&quot;:&quot;&quot;},{&quot;family&quot;:&quot;Mosser&quot;,&quot;given&quot;:&quot;Jonathan F&quot;,&quot;parse-names&quot;:false,&quot;dropping-particle&quot;:&quot;&quot;,&quot;non-dropping-particle&quot;:&quot;&quot;},{&quot;family&quot;:&quot;Mouodi&quot;,&quot;given&quot;:&quot;Simin&quot;,&quot;parse-names&quot;:false,&quot;dropping-particle&quot;:&quot;&quot;,&quot;non-dropping-particle&quot;:&quot;&quot;},{&quot;family&quot;:&quot;Mousavi&quot;,&quot;given&quot;:&quot;Seyyed Meysam&quot;,&quot;parse-names&quot;:false,&quot;dropping-particle&quot;:&quot;&quot;,&quot;non-dropping-particle&quot;:&quot;&quot;},{&quot;family&quot;:&quot;Mousavi Khaneghah&quot;,&quot;given&quot;:&quot;Amin&quot;,&quot;parse-names&quot;:false,&quot;dropping-particle&quot;:&quot;&quot;,&quot;non-dropping-particle&quot;:&quot;&quot;},{&quot;family&quot;:&quot;Mueller&quot;,&quot;given&quot;:&quot;Ulrich Otto&quot;,&quot;parse-names&quot;:false,&quot;dropping-particle&quot;:&quot;&quot;,&quot;non-dropping-particle&quot;:&quot;&quot;},{&quot;family&quot;:&quot;Mukhopadhyay&quot;,&quot;given&quot;:&quot;Satinath&quot;,&quot;parse-names&quot;:false,&quot;dropping-particle&quot;:&quot;&quot;,&quot;non-dropping-particle&quot;:&quot;&quot;},{&quot;family&quot;:&quot;Mullany&quot;,&quot;given&quot;:&quot;Erin C&quot;,&quot;parse-names&quot;:false,&quot;dropping-particle&quot;:&quot;&quot;,&quot;non-dropping-particle&quot;:&quot;&quot;},{&quot;family&quot;:&quot;Musa&quot;,&quot;given&quot;:&quot;Kamarul Imran&quot;,&quot;parse-names&quot;:false,&quot;dropping-particle&quot;:&quot;&quot;,&quot;non-dropping-particle&quot;:&quot;&quot;},{&quot;family&quot;:&quot;Muthupandian&quot;,&quot;given&quot;:&quot;Saravanan&quot;,&quot;parse-names&quot;:false,&quot;dropping-particle&quot;:&quot;&quot;,&quot;non-dropping-particle&quot;:&quot;&quot;},{&quot;family&quot;:&quot;Nabhan&quot;,&quot;given&quot;:&quot;Ashraf F&quot;,&quot;parse-names&quot;:false,&quot;dropping-particle&quot;:&quot;&quot;,&quot;non-dropping-particle&quot;:&quot;&quot;},{&quot;family&quot;:&quot;Naderi&quot;,&quot;given&quot;:&quot;Mehdi&quot;,&quot;parse-names&quot;:false,&quot;dropping-particle&quot;:&quot;&quot;,&quot;non-dropping-particle&quot;:&quot;&quot;},{&quot;family&quot;:&quot;Nagarajan&quot;,&quot;given&quot;:&quot;Ahamarshan Jayaraman&quot;,&quot;parse-names&quot;:false,&quot;dropping-particle&quot;:&quot;&quot;,&quot;non-dropping-particle&quot;:&quot;&quot;},{&quot;family&quot;:&quot;Nagel&quot;,&quot;given&quot;:&quot;Gabriele&quot;,&quot;parse-names&quot;:false,&quot;dropping-particle&quot;:&quot;&quot;,&quot;non-dropping-particle&quot;:&quot;&quot;},{&quot;family&quot;:&quot;Naghavi&quot;,&quot;given&quot;:&quot;Mohsen&quot;,&quot;parse-names&quot;:false,&quot;dropping-particle&quot;:&quot;&quot;,&quot;non-dropping-particle&quot;:&quot;&quot;},{&quot;family&quot;:&quot;Naghshtabrizi&quot;,&quot;given&quot;:&quot;Behshad&quot;,&quot;parse-names&quot;:false,&quot;dropping-particle&quot;:&quot;&quot;,&quot;non-dropping-particle&quot;:&quot;&quot;},{&quot;family&quot;:&quot;Naimzada&quot;,&quot;given&quot;:&quot;Mukhammad David&quot;,&quot;parse-names&quot;:false,&quot;dropping-particle&quot;:&quot;&quot;,&quot;non-dropping-particle&quot;:&quot;&quot;},{&quot;family&quot;:&quot;Najafi&quot;,&quot;given&quot;:&quot;Farid&quot;,&quot;parse-names&quot;:false,&quot;dropping-particle&quot;:&quot;&quot;,&quot;non-dropping-particle&quot;:&quot;&quot;},{&quot;family&quot;:&quot;Nangia&quot;,&quot;given&quot;:&quot;Vinay&quot;,&quot;parse-names&quot;:false,&quot;dropping-particle&quot;:&quot;&quot;,&quot;non-dropping-particle&quot;:&quot;&quot;},{&quot;family&quot;:&quot;Nansseu&quot;,&quot;given&quot;:&quot;Jobert Richie&quot;,&quot;parse-names&quot;:false,&quot;dropping-particle&quot;:&quot;&quot;,&quot;non-dropping-particle&quot;:&quot;&quot;},{&quot;family&quot;:&quot;Naserbakht&quot;,&quot;given&quot;:&quot;Morteza&quot;,&quot;parse-names&quot;:false,&quot;dropping-particle&quot;:&quot;&quot;,&quot;non-dropping-particle&quot;:&quot;&quot;},{&quot;family&quot;:&quot;Nayak&quot;,&quot;given&quot;:&quot;Vinod C&quot;,&quot;parse-names&quot;:false,&quot;dropping-particle&quot;:&quot;&quot;,&quot;non-dropping-particle&quot;:&quot;&quot;},{&quot;family&quot;:&quot;Negoi&quot;,&quot;given&quot;:&quot;Ionut&quot;,&quot;parse-names&quot;:false,&quot;dropping-particle&quot;:&quot;&quot;,&quot;non-dropping-particle&quot;:&quot;&quot;},{&quot;family&quot;:&quot;Ngunjiri&quot;,&quot;given&quot;:&quot;Josephine W&quot;,&quot;parse-names&quot;:false,&quot;dropping-particle&quot;:&quot;&quot;,&quot;non-dropping-particle&quot;:&quot;&quot;},{&quot;family&quot;:&quot;Nguyen&quot;,&quot;given&quot;:&quot;Cuong Tat&quot;,&quot;parse-names&quot;:false,&quot;dropping-particle&quot;:&quot;&quot;,&quot;non-dropping-particle&quot;:&quot;&quot;},{&quot;family&quot;:&quot;Nguyen&quot;,&quot;given&quot;:&quot;Huong Lan Thi&quot;,&quot;parse-names&quot;:false,&quot;dropping-particle&quot;:&quot;&quot;,&quot;non-dropping-particle&quot;:&quot;&quot;},{&quot;family&quot;:&quot;Nguyen&quot;,&quot;given&quot;:&quot;Minh&quot;,&quot;parse-names&quot;:false,&quot;dropping-particle&quot;:&quot;&quot;,&quot;non-dropping-particle&quot;:&quot;&quot;},{&quot;family&quot;:&quot;Nigatu&quot;,&quot;given&quot;:&quot;Yeshambel T&quot;,&quot;parse-names&quot;:false,&quot;dropping-particle&quot;:&quot;&quot;,&quot;non-dropping-particle&quot;:&quot;&quot;},{&quot;family&quot;:&quot;Nikbakhsh&quot;,&quot;given&quot;:&quot;Rajan&quot;,&quot;parse-names&quot;:false,&quot;dropping-particle&quot;:&quot;&quot;,&quot;non-dropping-particle&quot;:&quot;&quot;},{&quot;family&quot;:&quot;Nixon&quot;,&quot;given&quot;:&quot;Molly R&quot;,&quot;parse-names&quot;:false,&quot;dropping-particle&quot;:&quot;&quot;,&quot;non-dropping-particle&quot;:&quot;&quot;},{&quot;family&quot;:&quot;Nnaji&quot;,&quot;given&quot;:&quot;Chukwudi A&quot;,&quot;parse-names&quot;:false,&quot;dropping-particle&quot;:&quot;&quot;,&quot;non-dropping-particle&quot;:&quot;&quot;},{&quot;family&quot;:&quot;Nomura&quot;,&quot;given&quot;:&quot;Shuhei&quot;,&quot;parse-names&quot;:false,&quot;dropping-particle&quot;:&quot;&quot;,&quot;non-dropping-particle&quot;:&quot;&quot;},{&quot;family&quot;:&quot;Norrving&quot;,&quot;given&quot;:&quot;Bo&quot;,&quot;parse-names&quot;:false,&quot;dropping-particle&quot;:&quot;&quot;,&quot;non-dropping-particle&quot;:&quot;&quot;},{&quot;family&quot;:&quot;Noubiap&quot;,&quot;given&quot;:&quot;Jean Jacques&quot;,&quot;parse-names&quot;:false,&quot;dropping-particle&quot;:&quot;&quot;,&quot;non-dropping-particle&quot;:&quot;&quot;},{&quot;family&quot;:&quot;Nowak&quot;,&quot;given&quot;:&quot;Christoph&quot;,&quot;parse-names&quot;:false,&quot;dropping-particle&quot;:&quot;&quot;,&quot;non-dropping-particle&quot;:&quot;&quot;},{&quot;family&quot;:&quot;Nunez-Samudio&quot;,&quot;given&quot;:&quot;Virginia&quot;,&quot;parse-names&quot;:false,&quot;dropping-particle&quot;:&quot;&quot;,&quot;non-dropping-particle&quot;:&quot;&quot;},{&quot;family&quot;:&quot;Oţoiu&quot;,&quot;given&quot;:&quot;Adrian&quot;,&quot;parse-names&quot;:false,&quot;dropping-particle&quot;:&quot;&quot;,&quot;non-dropping-particle&quot;:&quot;&quot;},{&quot;family&quot;:&quot;Oancea&quot;,&quot;given&quot;:&quot;Bogdan&quot;,&quot;parse-names&quot;:false,&quot;dropping-particle&quot;:&quot;&quot;,&quot;non-dropping-particle&quot;:&quot;&quot;},{&quot;family&quot;:&quot;Odell&quot;,&quot;given&quot;:&quot;Christopher M&quot;,&quot;parse-names&quot;:false,&quot;dropping-particle&quot;:&quot;&quot;,&quot;non-dropping-particle&quot;:&quot;&quot;},{&quot;family&quot;:&quot;Ogbo&quot;,&quot;given&quot;:&quot;Felix Akpojene&quot;,&quot;parse-names&quot;:false,&quot;dropping-particle&quot;:&quot;&quot;,&quot;non-dropping-particle&quot;:&quot;&quot;},{&quot;family&quot;:&quot;Oh&quot;,&quot;given&quot;:&quot;In-Hwan&quot;,&quot;parse-names&quot;:false,&quot;dropping-particle&quot;:&quot;&quot;,&quot;non-dropping-particle&quot;:&quot;&quot;},{&quot;family&quot;:&quot;Okunga&quot;,&quot;given&quot;:&quot;Emmanuel Wandera&quot;,&quot;parse-names&quot;:false,&quot;dropping-particle&quot;:&quot;&quot;,&quot;non-dropping-particle&quot;:&quot;&quot;},{&quot;family&quot;:&quot;Oladnabi&quot;,&quot;given&quot;:&quot;Morteza&quot;,&quot;parse-names&quot;:false,&quot;dropping-particle&quot;:&quot;&quot;,&quot;non-dropping-particle&quot;:&quot;&quot;},{&quot;family&quot;:&quot;Olagunju&quot;,&quot;given&quot;:&quot;Andrew T&quot;,&quot;parse-names&quot;:false,&quot;dropping-particle&quot;:&quot;&quot;,&quot;non-dropping-particle&quot;:&quot;&quot;},{&quot;family&quot;:&quot;Olusanya&quot;,&quot;given&quot;:&quot;Bolajoko Olubukunola&quot;,&quot;parse-names&quot;:false,&quot;dropping-particle&quot;:&quot;&quot;,&quot;non-dropping-particle&quot;:&quot;&quot;},{&quot;family&quot;:&quot;Olusanya&quot;,&quot;given&quot;:&quot;Jacob Olusegun&quot;,&quot;parse-names&quot;:false,&quot;dropping-particle&quot;:&quot;&quot;,&quot;non-dropping-particle&quot;:&quot;&quot;},{&quot;family&quot;:&quot;Omer&quot;,&quot;given&quot;:&quot;Muktar Omer&quot;,&quot;parse-names&quot;:false,&quot;dropping-particle&quot;:&quot;&quot;,&quot;non-dropping-particle&quot;:&quot;&quot;},{&quot;family&quot;:&quot;Ong&quot;,&quot;given&quot;:&quot;Kanyin L&quot;,&quot;parse-names&quot;:false,&quot;dropping-particle&quot;:&quot;&quot;,&quot;non-dropping-particle&quot;:&quot;&quot;},{&quot;family&quot;:&quot;Onwujekwe&quot;,&quot;given&quot;:&quot;Obinna E&quot;,&quot;parse-names&quot;:false,&quot;dropping-particle&quot;:&quot;&quot;,&quot;non-dropping-particle&quot;:&quot;&quot;},{&quot;family&quot;:&quot;Orpana&quot;,&quot;given&quot;:&quot;Heather M&quot;,&quot;parse-names&quot;:false,&quot;dropping-particle&quot;:&quot;&quot;,&quot;non-dropping-particle&quot;:&quot;&quot;},{&quot;family&quot;:&quot;Ortiz&quot;,&quot;given&quot;:&quot;Alberto&quot;,&quot;parse-names&quot;:false,&quot;dropping-particle&quot;:&quot;&quot;,&quot;non-dropping-particle&quot;:&quot;&quot;},{&quot;family&quot;:&quot;Osarenotor&quot;,&quot;given&quot;:&quot;Osayomwanbo&quot;,&quot;parse-names&quot;:false,&quot;dropping-particle&quot;:&quot;&quot;,&quot;non-dropping-particle&quot;:&quot;&quot;},{&quot;family&quot;:&quot;Osei&quot;,&quot;given&quot;:&quot;Frank B&quot;,&quot;parse-names&quot;:false,&quot;dropping-particle&quot;:&quot;&quot;,&quot;non-dropping-particle&quot;:&quot;&quot;},{&quot;family&quot;:&quot;Ostroff&quot;,&quot;given&quot;:&quot;Samuel M&quot;,&quot;parse-names&quot;:false,&quot;dropping-particle&quot;:&quot;&quot;,&quot;non-dropping-particle&quot;:&quot;&quot;},{&quot;family&quot;:&quot;Otstavnov&quot;,&quot;given&quot;:&quot;Nikita&quot;,&quot;parse-names&quot;:false,&quot;dropping-particle&quot;:&quot;&quot;,&quot;non-dropping-particle&quot;:&quot;&quot;},{&quot;family&quot;:&quot;Otstavnov&quot;,&quot;given&quot;:&quot;Stanislav S&quot;,&quot;parse-names&quot;:false,&quot;dropping-particle&quot;:&quot;&quot;,&quot;non-dropping-particle&quot;:&quot;&quot;},{&quot;family&quot;:&quot;Øverland&quot;,&quot;given&quot;:&quot;Simon&quot;,&quot;parse-names&quot;:false,&quot;dropping-particle&quot;:&quot;&quot;,&quot;non-dropping-particle&quot;:&quot;&quot;},{&quot;family&quot;:&quot;Owolabi&quot;,&quot;given&quot;:&quot;Mayowa O&quot;,&quot;parse-names&quot;:false,&quot;dropping-particle&quot;:&quot;&quot;,&quot;non-dropping-particle&quot;:&quot;&quot;},{&quot;family&quot;:&quot;P A&quot;,&quot;given&quot;:&quot;Mahesh&quot;,&quot;parse-names&quot;:false,&quot;dropping-particle&quot;:&quot;&quot;,&quot;non-dropping-particle&quot;:&quot;&quot;},{&quot;family&quot;:&quot;Padubidri&quot;,&quot;given&quot;:&quot;Jagadish Rao&quot;,&quot;parse-names&quot;:false,&quot;dropping-particle&quot;:&quot;&quot;,&quot;non-dropping-particle&quot;:&quot;&quot;},{&quot;family&quot;:&quot;Palladino&quot;,&quot;given&quot;:&quot;Raffaele&quot;,&quot;parse-names&quot;:false,&quot;dropping-particle&quot;:&quot;&quot;,&quot;non-dropping-particle&quot;:&quot;&quot;},{&quot;family&quot;:&quot;Panda-Jonas&quot;,&quot;given&quot;:&quot;Songhomitra&quot;,&quot;parse-names&quot;:false,&quot;dropping-particle&quot;:&quot;&quot;,&quot;non-dropping-particle&quot;:&quot;&quot;},{&quot;family&quot;:&quot;Pandey&quot;,&quot;given&quot;:&quot;Anamika&quot;,&quot;parse-names&quot;:false,&quot;dropping-particle&quot;:&quot;&quot;,&quot;non-dropping-particle&quot;:&quot;&quot;},{&quot;family&quot;:&quot;Parry&quot;,&quot;given&quot;:&quot;Charles D H&quot;,&quot;parse-names&quot;:false,&quot;dropping-particle&quot;:&quot;&quot;,&quot;non-dropping-particle&quot;:&quot;&quot;},{&quot;family&quot;:&quot;Pasovic&quot;,&quot;given&quot;:&quot;Maja&quot;,&quot;parse-names&quot;:false,&quot;dropping-particle&quot;:&quot;&quot;,&quot;non-dropping-particle&quot;:&quot;&quot;},{&quot;family&quot;:&quot;Pasupula&quot;,&quot;given&quot;:&quot;Deepak Kumar&quot;,&quot;parse-names&quot;:false,&quot;dropping-particle&quot;:&quot;&quot;,&quot;non-dropping-particle&quot;:&quot;&quot;},{&quot;family&quot;:&quot;Patel&quot;,&quot;given&quot;:&quot;Sangram Kishor&quot;,&quot;parse-names&quot;:false,&quot;dropping-particle&quot;:&quot;&quot;,&quot;non-dropping-particle&quot;:&quot;&quot;},{&quot;family&quot;:&quot;Pathak&quot;,&quot;given&quot;:&quot;Mona&quot;,&quot;parse-names&quot;:false,&quot;dropping-particle&quot;:&quot;&quot;,&quot;non-dropping-particle&quot;:&quot;&quot;},{&quot;family&quot;:&quot;Patten&quot;,&quot;given&quot;:&quot;Scott B&quot;,&quot;parse-names&quot;:false,&quot;dropping-particle&quot;:&quot;&quot;,&quot;non-dropping-particle&quot;:&quot;&quot;},{&quot;family&quot;:&quot;Patton&quot;,&quot;given&quot;:&quot;George C&quot;,&quot;parse-names&quot;:false,&quot;dropping-particle&quot;:&quot;&quot;,&quot;non-dropping-particle&quot;:&quot;&quot;},{&quot;family&quot;:&quot;Pazoki Toroudi&quot;,&quot;given&quot;:&quot;Hamidreza&quot;,&quot;parse-names&quot;:false,&quot;dropping-particle&quot;:&quot;&quot;,&quot;non-dropping-particle&quot;:&quot;&quot;},{&quot;family&quot;:&quot;Peden&quot;,&quot;given&quot;:&quot;Amy E&quot;,&quot;parse-names&quot;:false,&quot;dropping-particle&quot;:&quot;&quot;,&quot;non-dropping-particle&quot;:&quot;&quot;},{&quot;family&quot;:&quot;Pennini&quot;,&quot;given&quot;:&quot;Alyssa&quot;,&quot;parse-names&quot;:false,&quot;dropping-particle&quot;:&quot;&quot;,&quot;non-dropping-particle&quot;:&quot;&quot;},{&quot;family&quot;:&quot;Pepito&quot;,&quot;given&quot;:&quot;Veincent Christian Filipino&quot;,&quot;parse-names&quot;:false,&quot;dropping-particle&quot;:&quot;&quot;,&quot;non-dropping-particle&quot;:&quot;&quot;},{&quot;family&quot;:&quot;Peprah&quot;,&quot;given&quot;:&quot;Emmanuel K&quot;,&quot;parse-names&quot;:false,&quot;dropping-particle&quot;:&quot;&quot;,&quot;non-dropping-particle&quot;:&quot;&quot;},{&quot;family&quot;:&quot;Pereira&quot;,&quot;given&quot;:&quot;David M&quot;,&quot;parse-names&quot;:false,&quot;dropping-particle&quot;:&quot;&quot;,&quot;non-dropping-particle&quot;:&quot;&quot;},{&quot;family&quot;:&quot;Pesudovs&quot;,&quot;given&quot;:&quot;Konrad&quot;,&quot;parse-names&quot;:false,&quot;dropping-particle&quot;:&quot;&quot;,&quot;non-dropping-particle&quot;:&quot;&quot;},{&quot;family&quot;:&quot;Pham&quot;,&quot;given&quot;:&quot;Hai Quang&quot;,&quot;parse-names&quot;:false,&quot;dropping-particle&quot;:&quot;&quot;,&quot;non-dropping-particle&quot;:&quot;&quot;},{&quot;family&quot;:&quot;Phillips&quot;,&quot;given&quot;:&quot;Michael R&quot;,&quot;parse-names&quot;:false,&quot;dropping-particle&quot;:&quot;&quot;,&quot;non-dropping-particle&quot;:&quot;&quot;},{&quot;family&quot;:&quot;Piccinelli&quot;,&quot;given&quot;:&quot;Cristiano&quot;,&quot;parse-names&quot;:false,&quot;dropping-particle&quot;:&quot;&quot;,&quot;non-dropping-particle&quot;:&quot;&quot;},{&quot;family&quot;:&quot;Pilz&quot;,&quot;given&quot;:&quot;Tessa M&quot;,&quot;parse-names&quot;:false,&quot;dropping-particle&quot;:&quot;&quot;,&quot;non-dropping-particle&quot;:&quot;&quot;},{&quot;family&quot;:&quot;Piradov&quot;,&quot;given&quot;:&quot;Michael A&quot;,&quot;parse-names&quot;:false,&quot;dropping-particle&quot;:&quot;&quot;,&quot;non-dropping-particle&quot;:&quot;&quot;},{&quot;family&quot;:&quot;Pirsaheb&quot;,&quot;given&quot;:&quot;Meghdad&quot;,&quot;parse-names&quot;:false,&quot;dropping-particle&quot;:&quot;&quot;,&quot;non-dropping-particle&quot;:&quot;&quot;},{&quot;family&quot;:&quot;Plass&quot;,&quot;given&quot;:&quot;Dietrich&quot;,&quot;parse-names&quot;:false,&quot;dropping-particle&quot;:&quot;&quot;,&quot;non-dropping-particle&quot;:&quot;&quot;},{&quot;family&quot;:&quot;Polinder&quot;,&quot;given&quot;:&quot;Suzanne&quot;,&quot;parse-names&quot;:false,&quot;dropping-particle&quot;:&quot;&quot;,&quot;non-dropping-particle&quot;:&quot;&quot;},{&quot;family&quot;:&quot;Polkinghorne&quot;,&quot;given&quot;:&quot;Kevan R&quot;,&quot;parse-names&quot;:false,&quot;dropping-particle&quot;:&quot;&quot;,&quot;non-dropping-particle&quot;:&quot;&quot;},{&quot;family&quot;:&quot;Pond&quot;,&quot;given&quot;:&quot;Constance Dimity&quot;,&quot;parse-names&quot;:false,&quot;dropping-particle&quot;:&quot;&quot;,&quot;non-dropping-particle&quot;:&quot;&quot;},{&quot;family&quot;:&quot;Postma&quot;,&quot;given&quot;:&quot;Maarten J&quot;,&quot;parse-names&quot;:false,&quot;dropping-particle&quot;:&quot;&quot;,&quot;non-dropping-particle&quot;:&quot;&quot;},{&quot;family&quot;:&quot;Pourjafar&quot;,&quot;given&quot;:&quot;Hadi&quot;,&quot;parse-names&quot;:false,&quot;dropping-particle&quot;:&quot;&quot;,&quot;non-dropping-particle&quot;:&quot;&quot;},{&quot;family&quot;:&quot;Pourmalek&quot;,&quot;given&quot;:&quot;Farshad&quot;,&quot;parse-names&quot;:false,&quot;dropping-particle&quot;:&quot;&quot;,&quot;non-dropping-particle&quot;:&quot;&quot;},{&quot;family&quot;:&quot;Poznańska&quot;,&quot;given&quot;:&quot;Anna&quot;,&quot;parse-names&quot;:false,&quot;dropping-particle&quot;:&quot;&quot;,&quot;non-dropping-particle&quot;:&quot;&quot;},{&quot;family&quot;:&quot;Prada&quot;,&quot;given&quot;:&quot;Sergio I&quot;,&quot;parse-names&quot;:false,&quot;dropping-particle&quot;:&quot;&quot;,&quot;non-dropping-particle&quot;:&quot;&quot;},{&quot;family&quot;:&quot;Prakash&quot;,&quot;given&quot;:&quot;V&quot;,&quot;parse-names&quot;:false,&quot;dropping-particle&quot;:&quot;&quot;,&quot;non-dropping-particle&quot;:&quot;&quot;},{&quot;family&quot;:&quot;Pribadi&quot;,&quot;given&quot;:&quot;Dimas Ria Angga&quot;,&quot;parse-names&quot;:false,&quot;dropping-particle&quot;:&quot;&quot;,&quot;non-dropping-particle&quot;:&quot;&quot;},{&quot;family&quot;:&quot;Pupillo&quot;,&quot;given&quot;:&quot;Elisabetta&quot;,&quot;parse-names&quot;:false,&quot;dropping-particle&quot;:&quot;&quot;,&quot;non-dropping-particle&quot;:&quot;&quot;},{&quot;family&quot;:&quot;Quazi Syed&quot;,&quot;given&quot;:&quot;Zahiruddin&quot;,&quot;parse-names&quot;:false,&quot;dropping-particle&quot;:&quot;&quot;,&quot;non-dropping-particle&quot;:&quot;&quot;},{&quot;family&quot;:&quot;Rabiee&quot;,&quot;given&quot;:&quot;Mohammad&quot;,&quot;parse-names&quot;:false,&quot;dropping-particle&quot;:&quot;&quot;,&quot;non-dropping-particle&quot;:&quot;&quot;},{&quot;family&quot;:&quot;Rabiee&quot;,&quot;given&quot;:&quot;Navid&quot;,&quot;parse-names&quot;:false,&quot;dropping-particle&quot;:&quot;&quot;,&quot;non-dropping-particle&quot;:&quot;&quot;},{&quot;family&quot;:&quot;Radfar&quot;,&quot;given&quot;:&quot;Amir&quot;,&quot;parse-names&quot;:false,&quot;dropping-particle&quot;:&quot;&quot;,&quot;non-dropping-particle&quot;:&quot;&quot;},{&quot;family&quot;:&quot;Rafiee&quot;,&quot;given&quot;:&quot;Ata&quot;,&quot;parse-names&quot;:false,&quot;dropping-particle&quot;:&quot;&quot;,&quot;non-dropping-particle&quot;:&quot;&quot;},{&quot;family&quot;:&quot;Raggi&quot;,&quot;given&quot;:&quot;Alberto&quot;,&quot;parse-names&quot;:false,&quot;dropping-particle&quot;:&quot;&quot;,&quot;non-dropping-particle&quot;:&quot;&quot;},{&quot;family&quot;:&quot;Rahman&quot;,&quot;given&quot;:&quot;Muhammad Aziz&quot;,&quot;parse-names&quot;:false,&quot;dropping-particle&quot;:&quot;&quot;,&quot;non-dropping-particle&quot;:&quot;&quot;},{&quot;family&quot;:&quot;Rajabpour-Sanati&quot;,&quot;given&quot;:&quot;Ali&quot;,&quot;parse-names&quot;:false,&quot;dropping-particle&quot;:&quot;&quot;,&quot;non-dropping-particle&quot;:&quot;&quot;},{&quot;family&quot;:&quot;Rajati&quot;,&quot;given&quot;:&quot;Fatemeh&quot;,&quot;parse-names&quot;:false,&quot;dropping-particle&quot;:&quot;&quot;,&quot;non-dropping-particle&quot;:&quot;&quot;},{&quot;family&quot;:&quot;Rakovac&quot;,&quot;given&quot;:&quot;Ivo&quot;,&quot;parse-names&quot;:false,&quot;dropping-particle&quot;:&quot;&quot;,&quot;non-dropping-particle&quot;:&quot;&quot;},{&quot;family&quot;:&quot;Ram&quot;,&quot;given&quot;:&quot;Pradhum&quot;,&quot;parse-names&quot;:false,&quot;dropping-particle&quot;:&quot;&quot;,&quot;non-dropping-particle&quot;:&quot;&quot;},{&quot;family&quot;:&quot;Ramezanzadeh&quot;,&quot;given&quot;:&quot;Kiana&quot;,&quot;parse-names&quot;:false,&quot;dropping-particle&quot;:&quot;&quot;,&quot;non-dropping-particle&quot;:&quot;&quot;},{&quot;family&quot;:&quot;Ranabhat&quot;,&quot;given&quot;:&quot;Chhabi Lal&quot;,&quot;parse-names&quot;:false,&quot;dropping-particle&quot;:&quot;&quot;,&quot;non-dropping-particle&quot;:&quot;&quot;},{&quot;family&quot;:&quot;Rao&quot;,&quot;given&quot;:&quot;Puja C&quot;,&quot;parse-names&quot;:false,&quot;dropping-particle&quot;:&quot;&quot;,&quot;non-dropping-particle&quot;:&quot;&quot;},{&quot;family&quot;:&quot;Rao&quot;,&quot;given&quot;:&quot;Sowmya J&quot;,&quot;parse-names&quot;:false,&quot;dropping-particle&quot;:&quot;&quot;,&quot;non-dropping-particle&quot;:&quot;&quot;},{&quot;family&quot;:&quot;Rashedi&quot;,&quot;given&quot;:&quot;Vahid&quot;,&quot;parse-names&quot;:false,&quot;dropping-particle&quot;:&quot;&quot;,&quot;non-dropping-particle&quot;:&quot;&quot;},{&quot;family&quot;:&quot;Rathi&quot;,&quot;given&quot;:&quot;Priya&quot;,&quot;parse-names&quot;:false,&quot;dropping-particle&quot;:&quot;&quot;,&quot;non-dropping-particle&quot;:&quot;&quot;},{&quot;family&quot;:&quot;Rawaf&quot;,&quot;given&quot;:&quot;David Laith&quot;,&quot;parse-names&quot;:false,&quot;dropping-particle&quot;:&quot;&quot;,&quot;non-dropping-particle&quot;:&quot;&quot;},{&quot;family&quot;:&quot;Rawaf&quot;,&quot;given&quot;:&quot;Salman&quot;,&quot;parse-names&quot;:false,&quot;dropping-particle&quot;:&quot;&quot;,&quot;non-dropping-particle&quot;:&quot;&quot;},{&quot;family&quot;:&quot;Rawal&quot;,&quot;given&quot;:&quot;Lal&quot;,&quot;parse-names&quot;:false,&quot;dropping-particle&quot;:&quot;&quot;,&quot;non-dropping-particle&quot;:&quot;&quot;},{&quot;family&quot;:&quot;Rawassizadeh&quot;,&quot;given&quot;:&quot;Reza&quot;,&quot;parse-names&quot;:false,&quot;dropping-particle&quot;:&quot;&quot;,&quot;non-dropping-particle&quot;:&quot;&quot;},{&quot;family&quot;:&quot;Rawat&quot;,&quot;given&quot;:&quot;Ramu&quot;,&quot;parse-names&quot;:false,&quot;dropping-particle&quot;:&quot;&quot;,&quot;non-dropping-particle&quot;:&quot;&quot;},{&quot;family&quot;:&quot;Razo&quot;,&quot;given&quot;:&quot;Christian&quot;,&quot;parse-names&quot;:false,&quot;dropping-particle&quot;:&quot;&quot;,&quot;non-dropping-particle&quot;:&quot;&quot;},{&quot;family&quot;:&quot;Redford&quot;,&quot;given&quot;:&quot;Sofia Boston&quot;,&quot;parse-names&quot;:false,&quot;dropping-particle&quot;:&quot;&quot;,&quot;non-dropping-particle&quot;:&quot;&quot;},{&quot;family&quot;:&quot;Reiner&quot;,&quot;given&quot;:&quot;Robert C&quot;,&quot;parse-names&quot;:false,&quot;dropping-particle&quot;:&quot;&quot;,&quot;non-dropping-particle&quot;:&quot;&quot;},{&quot;family&quot;:&quot;Reitsma&quot;,&quot;given&quot;:&quot;Marissa Bettay&quot;,&quot;parse-names&quot;:false,&quot;dropping-particle&quot;:&quot;&quot;,&quot;non-dropping-particle&quot;:&quot;&quot;},{&quot;family&quot;:&quot;Remuzzi&quot;,&quot;given&quot;:&quot;Giuseppe&quot;,&quot;parse-names&quot;:false,&quot;dropping-particle&quot;:&quot;&quot;,&quot;non-dropping-particle&quot;:&quot;&quot;},{&quot;family&quot;:&quot;Renjith&quot;,&quot;given&quot;:&quot;Vishnu&quot;,&quot;parse-names&quot;:false,&quot;dropping-particle&quot;:&quot;&quot;,&quot;non-dropping-particle&quot;:&quot;&quot;},{&quot;family&quot;:&quot;Renzaho&quot;,&quot;given&quot;:&quot;Andre M N&quot;,&quot;parse-names&quot;:false,&quot;dropping-particle&quot;:&quot;&quot;,&quot;non-dropping-particle&quot;:&quot;&quot;},{&quot;family&quot;:&quot;Resnikoff&quot;,&quot;given&quot;:&quot;Serge&quot;,&quot;parse-names&quot;:false,&quot;dropping-particle&quot;:&quot;&quot;,&quot;non-dropping-particle&quot;:&quot;&quot;},{&quot;family&quot;:&quot;Rezaei&quot;,&quot;given&quot;:&quot;Negar&quot;,&quot;parse-names&quot;:false,&quot;dropping-particle&quot;:&quot;&quot;,&quot;non-dropping-particle&quot;:&quot;&quot;},{&quot;family&quot;:&quot;Rezaei&quot;,&quot;given&quot;:&quot;Nima&quot;,&quot;parse-names&quot;:false,&quot;dropping-particle&quot;:&quot;&quot;,&quot;non-dropping-particle&quot;:&quot;&quot;},{&quot;family&quot;:&quot;Rezapour&quot;,&quot;given&quot;:&quot;Aziz&quot;,&quot;parse-names&quot;:false,&quot;dropping-particle&quot;:&quot;&quot;,&quot;non-dropping-particle&quot;:&quot;&quot;},{&quot;family&quot;:&quot;Rhinehart&quot;,&quot;given&quot;:&quot;Phoebe-Anne&quot;,&quot;parse-names&quot;:false,&quot;dropping-particle&quot;:&quot;&quot;,&quot;non-dropping-particle&quot;:&quot;&quot;},{&quot;family&quot;:&quot;Riahi&quot;,&quot;given&quot;:&quot;Seyed Mohammad&quot;,&quot;parse-names&quot;:false,&quot;dropping-particle&quot;:&quot;&quot;,&quot;non-dropping-particle&quot;:&quot;&quot;},{&quot;family&quot;:&quot;Ribeiro&quot;,&quot;given&quot;:&quot;Daniel Cury&quot;,&quot;parse-names&quot;:false,&quot;dropping-particle&quot;:&quot;&quot;,&quot;non-dropping-particle&quot;:&quot;&quot;},{&quot;family&quot;:&quot;Ribeiro&quot;,&quot;given&quot;:&quot;Daniela&quot;,&quot;parse-names&quot;:false,&quot;dropping-particle&quot;:&quot;&quot;,&quot;non-dropping-particle&quot;:&quot;&quot;},{&quot;family&quot;:&quot;Rickard&quot;,&quot;given&quot;:&quot;Jennifer&quot;,&quot;parse-names&quot;:false,&quot;dropping-particle&quot;:&quot;&quot;,&quot;non-dropping-particle&quot;:&quot;&quot;},{&quot;family&quot;:&quot;Rivera&quot;,&quot;given&quot;:&quot;Juan A&quot;,&quot;parse-names&quot;:false,&quot;dropping-particle&quot;:&quot;&quot;,&quot;non-dropping-particle&quot;:&quot;&quot;},{&quot;family&quot;:&quot;Roberts&quot;,&quot;given&quot;:&quot;Nicholas L S&quot;,&quot;parse-names&quot;:false,&quot;dropping-particle&quot;:&quot;&quot;,&quot;non-dropping-particle&quot;:&quot;&quot;},{&quot;family&quot;:&quot;Rodríguez-Ramírez&quot;,&quot;given&quot;:&quot;Sonia&quot;,&quot;parse-names&quot;:false,&quot;dropping-particle&quot;:&quot;&quot;,&quot;non-dropping-particle&quot;:&quot;&quot;},{&quot;family&quot;:&quot;Roever&quot;,&quot;given&quot;:&quot;Leonardo&quot;,&quot;parse-names&quot;:false,&quot;dropping-particle&quot;:&quot;&quot;,&quot;non-dropping-particle&quot;:&quot;&quot;},{&quot;family&quot;:&quot;Ronfani&quot;,&quot;given&quot;:&quot;Luca&quot;,&quot;parse-names&quot;:false,&quot;dropping-particle&quot;:&quot;&quot;,&quot;non-dropping-particle&quot;:&quot;&quot;},{&quot;family&quot;:&quot;Room&quot;,&quot;given&quot;:&quot;Robin&quot;,&quot;parse-names&quot;:false,&quot;dropping-particle&quot;:&quot;&quot;,&quot;non-dropping-particle&quot;:&quot;&quot;},{&quot;family&quot;:&quot;Roshandel&quot;,&quot;given&quot;:&quot;Gholamreza&quot;,&quot;parse-names&quot;:false,&quot;dropping-particle&quot;:&quot;&quot;,&quot;non-dropping-particle&quot;:&quot;&quot;},{&quot;family&quot;:&quot;Roth&quot;,&quot;given&quot;:&quot;Gregory A&quot;,&quot;parse-names&quot;:false,&quot;dropping-particle&quot;:&quot;&quot;,&quot;non-dropping-particle&quot;:&quot;&quot;},{&quot;family&quot;:&quot;Rothenbacher&quot;,&quot;given&quot;:&quot;Dietrich&quot;,&quot;parse-names&quot;:false,&quot;dropping-particle&quot;:&quot;&quot;,&quot;non-dropping-particle&quot;:&quot;&quot;},{&quot;family&quot;:&quot;Rubagotti&quot;,&quot;given&quot;:&quot;Enrico&quot;,&quot;parse-names&quot;:false,&quot;dropping-particle&quot;:&quot;&quot;,&quot;non-dropping-particle&quot;:&quot;&quot;},{&quot;family&quot;:&quot;Rwegerera&quot;,&quot;given&quot;:&quot;Godfrey M&quot;,&quot;parse-names&quot;:false,&quot;dropping-particle&quot;:&quot;&quot;,&quot;non-dropping-particle&quot;:&quot;&quot;},{&quot;family&quot;:&quot;Sabour&quot;,&quot;given&quot;:&quot;Siamak&quot;,&quot;parse-names&quot;:false,&quot;dropping-particle&quot;:&quot;&quot;,&quot;non-dropping-particle&quot;:&quot;&quot;},{&quot;family&quot;:&quot;Sachdev&quot;,&quot;given&quot;:&quot;Perminder S&quot;,&quot;parse-names&quot;:false,&quot;dropping-particle&quot;:&quot;&quot;,&quot;non-dropping-particle&quot;:&quot;&quot;},{&quot;family&quot;:&quot;Saddik&quot;,&quot;given&quot;:&quot;Basema&quot;,&quot;parse-names&quot;:false,&quot;dropping-particle&quot;:&quot;&quot;,&quot;non-dropping-particle&quot;:&quot;&quot;},{&quot;family&quot;:&quot;Sadeghi&quot;,&quot;given&quot;:&quot;Ehsan&quot;,&quot;parse-names&quot;:false,&quot;dropping-particle&quot;:&quot;&quot;,&quot;non-dropping-particle&quot;:&quot;&quot;},{&quot;family&quot;:&quot;Sadeghi&quot;,&quot;given&quot;:&quot;Masoumeh&quot;,&quot;parse-names&quot;:false,&quot;dropping-particle&quot;:&quot;&quot;,&quot;non-dropping-particle&quot;:&quot;&quot;},{&quot;family&quot;:&quot;Saeedi&quot;,&quot;given&quot;:&quot;Reza&quot;,&quot;parse-names&quot;:false,&quot;dropping-particle&quot;:&quot;&quot;,&quot;non-dropping-particle&quot;:&quot;&quot;},{&quot;family&quot;:&quot;Saeedi Moghaddam&quot;,&quot;given&quot;:&quot;Sahar&quot;,&quot;parse-names&quot;:false,&quot;dropping-particle&quot;:&quot;&quot;,&quot;non-dropping-particle&quot;:&quot;&quot;},{&quot;family&quot;:&quot;Safari&quot;,&quot;given&quot;:&quot;Yahya&quot;,&quot;parse-names&quot;:false,&quot;dropping-particle&quot;:&quot;&quot;,&quot;non-dropping-particle&quot;:&quot;&quot;},{&quot;family&quot;:&quot;Safi&quot;,&quot;given&quot;:&quot;Sare&quot;,&quot;parse-names&quot;:false,&quot;dropping-particle&quot;:&quot;&quot;,&quot;non-dropping-particle&quot;:&quot;&quot;},{&quot;family&quot;:&quot;Safiri&quot;,&quot;given&quot;:&quot;Saeid&quot;,&quot;parse-names&quot;:false,&quot;dropping-particle&quot;:&quot;&quot;,&quot;non-dropping-particle&quot;:&quot;&quot;},{&quot;family&quot;:&quot;Sagar&quot;,&quot;given&quot;:&quot;Rajesh&quot;,&quot;parse-names&quot;:false,&quot;dropping-particle&quot;:&quot;&quot;,&quot;non-dropping-particle&quot;:&quot;&quot;},{&quot;family&quot;:&quot;Sahebkar&quot;,&quot;given&quot;:&quot;Amirhossein&quot;,&quot;parse-names&quot;:false,&quot;dropping-particle&quot;:&quot;&quot;,&quot;non-dropping-particle&quot;:&quot;&quot;},{&quot;family&quot;:&quot;Sajadi&quot;,&quot;given&quot;:&quot;S Mohammad&quot;,&quot;parse-names&quot;:false,&quot;dropping-particle&quot;:&quot;&quot;,&quot;non-dropping-particle&quot;:&quot;&quot;},{&quot;family&quot;:&quot;Salam&quot;,&quot;given&quot;:&quot;Nasir&quot;,&quot;parse-names&quot;:false,&quot;dropping-particle&quot;:&quot;&quot;,&quot;non-dropping-particle&quot;:&quot;&quot;},{&quot;family&quot;:&quot;Salamati&quot;,&quot;given&quot;:&quot;Payman&quot;,&quot;parse-names&quot;:false,&quot;dropping-particle&quot;:&quot;&quot;,&quot;non-dropping-particle&quot;:&quot;&quot;},{&quot;family&quot;:&quot;Salem&quot;,&quot;given&quot;:&quot;Hosni&quot;,&quot;parse-names&quot;:false,&quot;dropping-particle&quot;:&quot;&quot;,&quot;non-dropping-particle&quot;:&quot;&quot;},{&quot;family&quot;:&quot;Salem&quot;,&quot;given&quot;:&quot;Marwa R Rashad&quot;,&quot;parse-names&quot;:false,&quot;dropping-particle&quot;:&quot;&quot;,&quot;non-dropping-particle&quot;:&quot;&quot;},{&quot;family&quot;:&quot;Salimzadeh&quot;,&quot;given&quot;:&quot;Hamideh&quot;,&quot;parse-names&quot;:false,&quot;dropping-particle&quot;:&quot;&quot;,&quot;non-dropping-particle&quot;:&quot;&quot;},{&quot;family&quot;:&quot;Salman&quot;,&quot;given&quot;:&quot;Omar Mukhtar&quot;,&quot;parse-names&quot;:false,&quot;dropping-particle&quot;:&quot;&quot;,&quot;non-dropping-particle&quot;:&quot;&quot;},{&quot;family&quot;:&quot;Salomon&quot;,&quot;given&quot;:&quot;Joshua A&quot;,&quot;parse-names&quot;:false,&quot;dropping-particle&quot;:&quot;&quot;,&quot;non-dropping-particle&quot;:&quot;&quot;},{&quot;family&quot;:&quot;Samad&quot;,&quot;given&quot;:&quot;Zainab&quot;,&quot;parse-names&quot;:false,&quot;dropping-particle&quot;:&quot;&quot;,&quot;non-dropping-particle&quot;:&quot;&quot;},{&quot;family&quot;:&quot;Samadi Kafil&quot;,&quot;given&quot;:&quot;Hossein&quot;,&quot;parse-names&quot;:false,&quot;dropping-particle&quot;:&quot;&quot;,&quot;non-dropping-particle&quot;:&quot;&quot;},{&quot;family&quot;:&quot;Sambala&quot;,&quot;given&quot;:&quot;Evanson Zondani&quot;,&quot;parse-names&quot;:false,&quot;dropping-particle&quot;:&quot;&quot;,&quot;non-dropping-particle&quot;:&quot;&quot;},{&quot;family&quot;:&quot;Samy&quot;,&quot;given&quot;:&quot;Abdallah M&quot;,&quot;parse-names&quot;:false,&quot;dropping-particle&quot;:&quot;&quot;,&quot;non-dropping-particle&quot;:&quot;&quot;},{&quot;family&quot;:&quot;Sanabria&quot;,&quot;given&quot;:&quot;Juan&quot;,&quot;parse-names&quot;:false,&quot;dropping-particle&quot;:&quot;&quot;,&quot;non-dropping-particle&quot;:&quot;&quot;},{&quot;family&quot;:&quot;Sánchez-Pimienta&quot;,&quot;given&quot;:&quot;Tania G&quot;,&quot;parse-names&quot;:false,&quot;dropping-particle&quot;:&quot;&quot;,&quot;non-dropping-particle&quot;:&quot;&quot;},{&quot;family&quot;:&quot;Santomauro&quot;,&quot;given&quot;:&quot;Damian Francesco&quot;,&quot;parse-names&quot;:false,&quot;dropping-particle&quot;:&quot;&quot;,&quot;non-dropping-particle&quot;:&quot;&quot;},{&quot;family&quot;:&quot;Santos&quot;,&quot;given&quot;:&quot;Itamar S&quot;,&quot;parse-names&quot;:false,&quot;dropping-particle&quot;:&quot;&quot;,&quot;non-dropping-particle&quot;:&quot;&quot;},{&quot;family&quot;:&quot;Santos&quot;,&quot;given&quot;:&quot;João Vasco&quot;,&quot;parse-names&quot;:false,&quot;dropping-particle&quot;:&quot;&quot;,&quot;non-dropping-particle&quot;:&quot;&quot;},{&quot;family&quot;:&quot;Santric-Milicevic&quot;,&quot;given&quot;:&quot;Milena M&quot;,&quot;parse-names&quot;:false,&quot;dropping-particle&quot;:&quot;&quot;,&quot;non-dropping-particle&quot;:&quot;&quot;},{&quot;family&quot;:&quot;Saraswathy&quot;,&quot;given&quot;:&quot;Sivan Yegnanarayana Iyer&quot;,&quot;parse-names&quot;:false,&quot;dropping-particle&quot;:&quot;&quot;,&quot;non-dropping-particle&quot;:&quot;&quot;},{&quot;family&quot;:&quot;Sarmiento-Suárez&quot;,&quot;given&quot;:&quot;Rodrigo&quot;,&quot;parse-names&quot;:false,&quot;dropping-particle&quot;:&quot;&quot;,&quot;non-dropping-particle&quot;:&quot;&quot;},{&quot;family&quot;:&quot;Sarrafzadegan&quot;,&quot;given&quot;:&quot;Nizal&quot;,&quot;parse-names&quot;:false,&quot;dropping-particle&quot;:&quot;&quot;,&quot;non-dropping-particle&quot;:&quot;&quot;},{&quot;family&quot;:&quot;Sartorius&quot;,&quot;given&quot;:&quot;Benn&quot;,&quot;parse-names&quot;:false,&quot;dropping-particle&quot;:&quot;&quot;,&quot;non-dropping-particle&quot;:&quot;&quot;},{&quot;family&quot;:&quot;Sarveazad&quot;,&quot;given&quot;:&quot;Arash&quot;,&quot;parse-names&quot;:false,&quot;dropping-particle&quot;:&quot;&quot;,&quot;non-dropping-particle&quot;:&quot;&quot;},{&quot;family&quot;:&quot;Sathian&quot;,&quot;given&quot;:&quot;Brijesh&quot;,&quot;parse-names&quot;:false,&quot;dropping-particle&quot;:&quot;&quot;,&quot;non-dropping-particle&quot;:&quot;&quot;},{&quot;family&quot;:&quot;Sathish&quot;,&quot;given&quot;:&quot;Thirunavukkarasu&quot;,&quot;parse-names&quot;:false,&quot;dropping-particle&quot;:&quot;&quot;,&quot;non-dropping-particle&quot;:&quot;&quot;},{&quot;family&quot;:&quot;Sattin&quot;,&quot;given&quot;:&quot;Davide&quot;,&quot;parse-names&quot;:false,&quot;dropping-particle&quot;:&quot;&quot;,&quot;non-dropping-particle&quot;:&quot;&quot;},{&quot;family&quot;:&quot;Saxena&quot;,&quot;given&quot;:&quot;Sonia&quot;,&quot;parse-names&quot;:false,&quot;dropping-particle&quot;:&quot;&quot;,&quot;non-dropping-particle&quot;:&quot;&quot;},{&quot;family&quot;:&quot;Schaeffer&quot;,&quot;given&quot;:&quot;Lauren E&quot;,&quot;parse-names&quot;:false,&quot;dropping-particle&quot;:&quot;&quot;,&quot;non-dropping-particle&quot;:&quot;&quot;},{&quot;family&quot;:&quot;Schiavolin&quot;,&quot;given&quot;:&quot;Silvia&quot;,&quot;parse-names&quot;:false,&quot;dropping-particle&quot;:&quot;&quot;,&quot;non-dropping-particle&quot;:&quot;&quot;},{&quot;family&quot;:&quot;Schlaich&quot;,&quot;given&quot;:&quot;Markus P&quot;,&quot;parse-names&quot;:false,&quot;dropping-particle&quot;:&quot;&quot;,&quot;non-dropping-particle&quot;:&quot;&quot;},{&quot;family&quot;:&quot;Schmidt&quot;,&quot;given&quot;:&quot;Maria Inês&quot;,&quot;parse-names&quot;:false,&quot;dropping-particle&quot;:&quot;&quot;,&quot;non-dropping-particle&quot;:&quot;&quot;},{&quot;family&quot;:&quot;Schutte&quot;,&quot;given&quot;:&quot;Aletta Elisabeth&quot;,&quot;parse-names&quot;:false,&quot;dropping-particle&quot;:&quot;&quot;,&quot;non-dropping-particle&quot;:&quot;&quot;},{&quot;family&quot;:&quot;Schwebel&quot;,&quot;given&quot;:&quot;David C&quot;,&quot;parse-names&quot;:false,&quot;dropping-particle&quot;:&quot;&quot;,&quot;non-dropping-particle&quot;:&quot;&quot;},{&quot;family&quot;:&quot;Schwendicke&quot;,&quot;given&quot;:&quot;Falk&quot;,&quot;parse-names&quot;:false,&quot;dropping-particle&quot;:&quot;&quot;,&quot;non-dropping-particle&quot;:&quot;&quot;},{&quot;family&quot;:&quot;Senbeta&quot;,&quot;given&quot;:&quot;Anbissa Muleta&quot;,&quot;parse-names&quot;:false,&quot;dropping-particle&quot;:&quot;&quot;,&quot;non-dropping-particle&quot;:&quot;&quot;},{&quot;family&quot;:&quot;Senthilkumaran&quot;,&quot;given&quot;:&quot;Subramanian&quot;,&quot;parse-names&quot;:false,&quot;dropping-particle&quot;:&quot;&quot;,&quot;non-dropping-particle&quot;:&quot;&quot;},{&quot;family&quot;:&quot;Sepanlou&quot;,&quot;given&quot;:&quot;Sadaf G&quot;,&quot;parse-names&quot;:false,&quot;dropping-particle&quot;:&quot;&quot;,&quot;non-dropping-particle&quot;:&quot;&quot;},{&quot;family&quot;:&quot;Serdar&quot;,&quot;given&quot;:&quot;Berrin&quot;,&quot;parse-names&quot;:false,&quot;dropping-particle&quot;:&quot;&quot;,&quot;non-dropping-particle&quot;:&quot;&quot;},{&quot;family&quot;:&quot;Serre&quot;,&quot;given&quot;:&quot;Marc L&quot;,&quot;parse-names&quot;:false,&quot;dropping-particle&quot;:&quot;&quot;,&quot;non-dropping-particle&quot;:&quot;&quot;},{&quot;family&quot;:&quot;Shadid&quot;,&quot;given&quot;:&quot;Jamileh&quot;,&quot;parse-names&quot;:false,&quot;dropping-particle&quot;:&quot;&quot;,&quot;non-dropping-particle&quot;:&quot;&quot;},{&quot;family&quot;:&quot;Shafaat&quot;,&quot;given&quot;:&quot;Omid&quot;,&quot;parse-names&quot;:false,&quot;dropping-particle&quot;:&quot;&quot;,&quot;non-dropping-particle&quot;:&quot;&quot;},{&quot;family&quot;:&quot;Shahabi&quot;,&quot;given&quot;:&quot;Saeed&quot;,&quot;parse-names&quot;:false,&quot;dropping-particle&quot;:&quot;&quot;,&quot;non-dropping-particle&quot;:&quot;&quot;},{&quot;family&quot;:&quot;Shaheen&quot;,&quot;given&quot;:&quot;Amira A&quot;,&quot;parse-names&quot;:false,&quot;dropping-particle&quot;:&quot;&quot;,&quot;non-dropping-particle&quot;:&quot;&quot;},{&quot;family&quot;:&quot;Shaikh&quot;,&quot;given&quot;:&quot;Masood Ali&quot;,&quot;parse-names&quot;:false,&quot;dropping-particle&quot;:&quot;&quot;,&quot;non-dropping-particle&quot;:&quot;&quot;},{&quot;family&quot;:&quot;Shalash&quot;,&quot;given&quot;:&quot;Ali S&quot;,&quot;parse-names&quot;:false,&quot;dropping-particle&quot;:&quot;&quot;,&quot;non-dropping-particle&quot;:&quot;&quot;},{&quot;family&quot;:&quot;Shams-Beyranvand&quot;,&quot;given&quot;:&quot;Mehran&quot;,&quot;parse-names&quot;:false,&quot;dropping-particle&quot;:&quot;&quot;,&quot;non-dropping-particle&quot;:&quot;&quot;},{&quot;family&quot;:&quot;Shamsizadeh&quot;,&quot;given&quot;:&quot;Morteza&quot;,&quot;parse-names&quot;:false,&quot;dropping-particle&quot;:&quot;&quot;,&quot;non-dropping-particle&quot;:&quot;&quot;},{&quot;family&quot;:&quot;Sharafi&quot;,&quot;given&quot;:&quot;Kiomars&quot;,&quot;parse-names&quot;:false,&quot;dropping-particle&quot;:&quot;&quot;,&quot;non-dropping-particle&quot;:&quot;&quot;},{&quot;family&quot;:&quot;Sheikh&quot;,&quot;given&quot;:&quot;Aziz&quot;,&quot;parse-names&quot;:false,&quot;dropping-particle&quot;:&quot;&quot;,&quot;non-dropping-particle&quot;:&quot;&quot;},{&quot;family&quot;:&quot;Sheikhtaheri&quot;,&quot;given&quot;:&quot;Abbas&quot;,&quot;parse-names&quot;:false,&quot;dropping-particle&quot;:&quot;&quot;,&quot;non-dropping-particle&quot;:&quot;&quot;},{&quot;family&quot;:&quot;Shibuya&quot;,&quot;given&quot;:&quot;Kenji&quot;,&quot;parse-names&quot;:false,&quot;dropping-particle&quot;:&quot;&quot;,&quot;non-dropping-particle&quot;:&quot;&quot;},{&quot;family&quot;:&quot;Shield&quot;,&quot;given&quot;:&quot;Kevin David&quot;,&quot;parse-names&quot;:false,&quot;dropping-particle&quot;:&quot;&quot;,&quot;non-dropping-particle&quot;:&quot;&quot;},{&quot;family&quot;:&quot;Shigematsu&quot;,&quot;given&quot;:&quot;Mika&quot;,&quot;parse-names&quot;:false,&quot;dropping-particle&quot;:&quot;&quot;,&quot;non-dropping-particle&quot;:&quot;&quot;},{&quot;family&quot;:&quot;Shin&quot;,&quot;given&quot;:&quot;Jae&quot;,&quot;parse-names&quot;:false,&quot;dropping-particle&quot;:&quot;Il&quot;,&quot;non-dropping-particle&quot;:&quot;&quot;},{&quot;family&quot;:&quot;Shin&quot;,&quot;given&quot;:&quot;Min-Jeong&quot;,&quot;parse-names&quot;:false,&quot;dropping-particle&quot;:&quot;&quot;,&quot;non-dropping-particle&quot;:&quot;&quot;},{&quot;family&quot;:&quot;Shiri&quot;,&quot;given&quot;:&quot;Rahman&quot;,&quot;parse-names&quot;:false,&quot;dropping-particle&quot;:&quot;&quot;,&quot;non-dropping-particle&quot;:&quot;&quot;},{&quot;family&quot;:&quot;Shirkoohi&quot;,&quot;given&quot;:&quot;Reza&quot;,&quot;parse-names&quot;:false,&quot;dropping-particle&quot;:&quot;&quot;,&quot;non-dropping-particle&quot;:&quot;&quot;},{&quot;family&quot;:&quot;Shuval&quot;,&quot;given&quot;:&quot;Kerem&quot;,&quot;parse-names&quot;:false,&quot;dropping-particle&quot;:&quot;&quot;,&quot;non-dropping-particle&quot;:&quot;&quot;},{&quot;family&quot;:&quot;Siabani&quot;,&quot;given&quot;:&quot;Soraya&quot;,&quot;parse-names&quot;:false,&quot;dropping-particle&quot;:&quot;&quot;,&quot;non-dropping-particle&quot;:&quot;&quot;},{&quot;family&quot;:&quot;Sierpinski&quot;,&quot;given&quot;:&quot;Radoslaw&quot;,&quot;parse-names&quot;:false,&quot;dropping-particle&quot;:&quot;&quot;,&quot;non-dropping-particle&quot;:&quot;&quot;},{&quot;family&quot;:&quot;Sigfusdottir&quot;,&quot;given&quot;:&quot;Inga Dora&quot;,&quot;parse-names&quot;:false,&quot;dropping-particle&quot;:&quot;&quot;,&quot;non-dropping-particle&quot;:&quot;&quot;},{&quot;family&quot;:&quot;Sigurvinsdottir&quot;,&quot;given&quot;:&quot;Rannveig&quot;,&quot;parse-names&quot;:false,&quot;dropping-particle&quot;:&quot;&quot;,&quot;non-dropping-particle&quot;:&quot;&quot;},{&quot;family&quot;:&quot;Silva&quot;,&quot;given&quot;:&quot;João Pedro&quot;,&quot;parse-names&quot;:false,&quot;dropping-particle&quot;:&quot;&quot;,&quot;non-dropping-particle&quot;:&quot;&quot;},{&quot;family&quot;:&quot;Simpson&quot;,&quot;given&quot;:&quot;Kyle E&quot;,&quot;parse-names&quot;:false,&quot;dropping-particle&quot;:&quot;&quot;,&quot;non-dropping-particle&quot;:&quot;&quot;},{&quot;family&quot;:&quot;Singh&quot;,&quot;given&quot;:&quot;Jasvinder A&quot;,&quot;parse-names&quot;:false,&quot;dropping-particle&quot;:&quot;&quot;,&quot;non-dropping-particle&quot;:&quot;&quot;},{&quot;family&quot;:&quot;Singh&quot;,&quot;given&quot;:&quot;Pushpendra&quot;,&quot;parse-names&quot;:false,&quot;dropping-particle&quot;:&quot;&quot;,&quot;non-dropping-particle&quot;:&quot;&quot;},{&quot;family&quot;:&quot;Skiadaresi&quot;,&quot;given&quot;:&quot;Eirini&quot;,&quot;parse-names&quot;:false,&quot;dropping-particle&quot;:&quot;&quot;,&quot;non-dropping-particle&quot;:&quot;&quot;},{&quot;family&quot;:&quot;Skou&quot;,&quot;given&quot;:&quot;Søren T&quot;,&quot;parse-names&quot;:false,&quot;dropping-particle&quot;:&quot;&quot;,&quot;non-dropping-particle&quot;:&quot;&quot;},{&quot;family&quot;:&quot;Skryabin&quot;,&quot;given&quot;:&quot;Valentin Yurievich&quot;,&quot;parse-names&quot;:false,&quot;dropping-particle&quot;:&quot;&quot;,&quot;non-dropping-particle&quot;:&quot;&quot;},{&quot;family&quot;:&quot;Smith&quot;,&quot;given&quot;:&quot;Emma U R&quot;,&quot;parse-names&quot;:false,&quot;dropping-particle&quot;:&quot;&quot;,&quot;non-dropping-particle&quot;:&quot;&quot;},{&quot;family&quot;:&quot;Soheili&quot;,&quot;given&quot;:&quot;Amin&quot;,&quot;parse-names&quot;:false,&quot;dropping-particle&quot;:&quot;&quot;,&quot;non-dropping-particle&quot;:&quot;&quot;},{&quot;family&quot;:&quot;Soltani&quot;,&quot;given&quot;:&quot;Shahin&quot;,&quot;parse-names&quot;:false,&quot;dropping-particle&quot;:&quot;&quot;,&quot;non-dropping-particle&quot;:&quot;&quot;},{&quot;family&quot;:&quot;Soofi&quot;,&quot;given&quot;:&quot;Moslem&quot;,&quot;parse-names&quot;:false,&quot;dropping-particle&quot;:&quot;&quot;,&quot;non-dropping-particle&quot;:&quot;&quot;},{&quot;family&quot;:&quot;Sorensen&quot;,&quot;given&quot;:&quot;Reed J D&quot;,&quot;parse-names&quot;:false,&quot;dropping-particle&quot;:&quot;&quot;,&quot;non-dropping-particle&quot;:&quot;&quot;},{&quot;family&quot;:&quot;Soriano&quot;,&quot;given&quot;:&quot;Joan B&quot;,&quot;parse-names&quot;:false,&quot;dropping-particle&quot;:&quot;&quot;,&quot;non-dropping-particle&quot;:&quot;&quot;},{&quot;family&quot;:&quot;Sorrie&quot;,&quot;given&quot;:&quot;Muluken Bekele&quot;,&quot;parse-names&quot;:false,&quot;dropping-particle&quot;:&quot;&quot;,&quot;non-dropping-particle&quot;:&quot;&quot;},{&quot;family&quot;:&quot;Soshnikov&quot;,&quot;given&quot;:&quot;Sergey&quot;,&quot;parse-names&quot;:false,&quot;dropping-particle&quot;:&quot;&quot;,&quot;non-dropping-particle&quot;:&quot;&quot;},{&quot;family&quot;:&quot;Soyiri&quot;,&quot;given&quot;:&quot;Ireneous N&quot;,&quot;parse-names&quot;:false,&quot;dropping-particle&quot;:&quot;&quot;,&quot;non-dropping-particle&quot;:&quot;&quot;},{&quot;family&quot;:&quot;Spencer&quot;,&quot;given&quot;:&quot;Cory N&quot;,&quot;parse-names&quot;:false,&quot;dropping-particle&quot;:&quot;&quot;,&quot;non-dropping-particle&quot;:&quot;&quot;},{&quot;family&quot;:&quot;Spotin&quot;,&quot;given&quot;:&quot;Adel&quot;,&quot;parse-names&quot;:false,&quot;dropping-particle&quot;:&quot;&quot;,&quot;non-dropping-particle&quot;:&quot;&quot;},{&quot;family&quot;:&quot;Sreeramareddy&quot;,&quot;given&quot;:&quot;Chandrashekhar T&quot;,&quot;parse-names&quot;:false,&quot;dropping-particle&quot;:&quot;&quot;,&quot;non-dropping-particle&quot;:&quot;&quot;},{&quot;family&quot;:&quot;Srinivasan&quot;,&quot;given&quot;:&quot;Vinay&quot;,&quot;parse-names&quot;:false,&quot;dropping-particle&quot;:&quot;&quot;,&quot;non-dropping-particle&quot;:&quot;&quot;},{&quot;family&quot;:&quot;Stanaway&quot;,&quot;given&quot;:&quot;Jeffrey D&quot;,&quot;parse-names&quot;:false,&quot;dropping-particle&quot;:&quot;&quot;,&quot;non-dropping-particle&quot;:&quot;&quot;},{&quot;family&quot;:&quot;Stein&quot;,&quot;given&quot;:&quot;Caroline&quot;,&quot;parse-names&quot;:false,&quot;dropping-particle&quot;:&quot;&quot;,&quot;non-dropping-particle&quot;:&quot;&quot;},{&quot;family&quot;:&quot;Stein&quot;,&quot;given&quot;:&quot;Dan J&quot;,&quot;parse-names&quot;:false,&quot;dropping-particle&quot;:&quot;&quot;,&quot;non-dropping-particle&quot;:&quot;&quot;},{&quot;family&quot;:&quot;Steiner&quot;,&quot;given&quot;:&quot;Caitlyn&quot;,&quot;parse-names&quot;:false,&quot;dropping-particle&quot;:&quot;&quot;,&quot;non-dropping-particle&quot;:&quot;&quot;},{&quot;family&quot;:&quot;Stockfelt&quot;,&quot;given&quot;:&quot;Leo&quot;,&quot;parse-names&quot;:false,&quot;dropping-particle&quot;:&quot;&quot;,&quot;non-dropping-particle&quot;:&quot;&quot;},{&quot;family&quot;:&quot;Stokes&quot;,&quot;given&quot;:&quot;Mark A&quot;,&quot;parse-names&quot;:false,&quot;dropping-particle&quot;:&quot;&quot;,&quot;non-dropping-particle&quot;:&quot;&quot;},{&quot;family&quot;:&quot;Straif&quot;,&quot;given&quot;:&quot;Kurt&quot;,&quot;parse-names&quot;:false,&quot;dropping-particle&quot;:&quot;&quot;,&quot;non-dropping-particle&quot;:&quot;&quot;},{&quot;family&quot;:&quot;Stubbs&quot;,&quot;given&quot;:&quot;Jacob L&quot;,&quot;parse-names&quot;:false,&quot;dropping-particle&quot;:&quot;&quot;,&quot;non-dropping-particle&quot;:&quot;&quot;},{&quot;family&quot;:&quot;Sufiyan&quot;,&quot;given&quot;:&quot;Mu'awiyyah Babale&quot;,&quot;parse-names&quot;:false,&quot;dropping-particle&quot;:&quot;&quot;,&quot;non-dropping-particle&quot;:&quot;&quot;},{&quot;family&quot;:&quot;Suleria&quot;,&quot;given&quot;:&quot;Hafiz Ansar Rasul&quot;,&quot;parse-names&quot;:false,&quot;dropping-particle&quot;:&quot;&quot;,&quot;non-dropping-particle&quot;:&quot;&quot;},{&quot;family&quot;:&quot;Suliankatchi Abdulkader&quot;,&quot;given&quot;:&quot;Rizwan&quot;,&quot;parse-names&quot;:false,&quot;dropping-particle&quot;:&quot;&quot;,&quot;non-dropping-particle&quot;:&quot;&quot;},{&quot;family&quot;:&quot;Sulo&quot;,&quot;given&quot;:&quot;Gerhard&quot;,&quot;parse-names&quot;:false,&quot;dropping-particle&quot;:&quot;&quot;,&quot;non-dropping-particle&quot;:&quot;&quot;},{&quot;family&quot;:&quot;Sultan&quot;,&quot;given&quot;:&quot;Iyad&quot;,&quot;parse-names&quot;:false,&quot;dropping-particle&quot;:&quot;&quot;,&quot;non-dropping-particle&quot;:&quot;&quot;},{&quot;family&quot;:&quot;Szumowski&quot;,&quot;given&quot;:&quot;Łukasz&quot;,&quot;parse-names&quot;:false,&quot;dropping-particle&quot;:&quot;&quot;,&quot;non-dropping-particle&quot;:&quot;&quot;},{&quot;family&quot;:&quot;Tabarés-Seisdedos&quot;,&quot;given&quot;:&quot;Rafael&quot;,&quot;parse-names&quot;:false,&quot;dropping-particle&quot;:&quot;&quot;,&quot;non-dropping-particle&quot;:&quot;&quot;},{&quot;family&quot;:&quot;Tabb&quot;,&quot;given&quot;:&quot;Karen M&quot;,&quot;parse-names&quot;:false,&quot;dropping-particle&quot;:&quot;&quot;,&quot;non-dropping-particle&quot;:&quot;&quot;},{&quot;family&quot;:&quot;Tabuchi&quot;,&quot;given&quot;:&quot;Takahiro&quot;,&quot;parse-names&quot;:false,&quot;dropping-particle&quot;:&quot;&quot;,&quot;non-dropping-particle&quot;:&quot;&quot;},{&quot;family&quot;:&quot;Taherkhani&quot;,&quot;given&quot;:&quot;Amir&quot;,&quot;parse-names&quot;:false,&quot;dropping-particle&quot;:&quot;&quot;,&quot;non-dropping-particle&quot;:&quot;&quot;},{&quot;family&quot;:&quot;Tajdini&quot;,&quot;given&quot;:&quot;Masih&quot;,&quot;parse-names&quot;:false,&quot;dropping-particle&quot;:&quot;&quot;,&quot;non-dropping-particle&quot;:&quot;&quot;},{&quot;family&quot;:&quot;Takahashi&quot;,&quot;given&quot;:&quot;Ken&quot;,&quot;parse-names&quot;:false,&quot;dropping-particle&quot;:&quot;&quot;,&quot;non-dropping-particle&quot;:&quot;&quot;},{&quot;family&quot;:&quot;Takala&quot;,&quot;given&quot;:&quot;Jukka S&quot;,&quot;parse-names&quot;:false,&quot;dropping-particle&quot;:&quot;&quot;,&quot;non-dropping-particle&quot;:&quot;&quot;},{&quot;family&quot;:&quot;Tamiru&quot;,&quot;given&quot;:&quot;Animut Tagele&quot;,&quot;parse-names&quot;:false,&quot;dropping-particle&quot;:&quot;&quot;,&quot;non-dropping-particle&quot;:&quot;&quot;},{&quot;family&quot;:&quot;Taveira&quot;,&quot;given&quot;:&quot;Nuno&quot;,&quot;parse-names&quot;:false,&quot;dropping-particle&quot;:&quot;&quot;,&quot;non-dropping-particle&quot;:&quot;&quot;},{&quot;family&quot;:&quot;Tehrani-Banihashemi&quot;,&quot;given&quot;:&quot;Arash&quot;,&quot;parse-names&quot;:false,&quot;dropping-particle&quot;:&quot;&quot;,&quot;non-dropping-particle&quot;:&quot;&quot;},{&quot;family&quot;:&quot;Temsah&quot;,&quot;given&quot;:&quot;Mohamad-Hani&quot;,&quot;parse-names&quot;:false,&quot;dropping-particle&quot;:&quot;&quot;,&quot;non-dropping-particle&quot;:&quot;&quot;},{&quot;family&quot;:&quot;Tesema&quot;,&quot;given&quot;:&quot;Getayeneh Antehunegn&quot;,&quot;parse-names&quot;:false,&quot;dropping-particle&quot;:&quot;&quot;,&quot;non-dropping-particle&quot;:&quot;&quot;},{&quot;family&quot;:&quot;Tessema&quot;,&quot;given&quot;:&quot;Zemenu Tadesse&quot;,&quot;parse-names&quot;:false,&quot;dropping-particle&quot;:&quot;&quot;,&quot;non-dropping-particle&quot;:&quot;&quot;},{&quot;family&quot;:&quot;Thurston&quot;,&quot;given&quot;:&quot;George D&quot;,&quot;parse-names&quot;:false,&quot;dropping-particle&quot;:&quot;&quot;,&quot;non-dropping-particle&quot;:&quot;&quot;},{&quot;family&quot;:&quot;Titova&quot;,&quot;given&quot;:&quot;Mariya Vladimirovna&quot;,&quot;parse-names&quot;:false,&quot;dropping-particle&quot;:&quot;&quot;,&quot;non-dropping-particle&quot;:&quot;&quot;},{&quot;family&quot;:&quot;Tohidinik&quot;,&quot;given&quot;:&quot;Hamid Reza&quot;,&quot;parse-names&quot;:false,&quot;dropping-particle&quot;:&quot;&quot;,&quot;non-dropping-particle&quot;:&quot;&quot;},{&quot;family&quot;:&quot;Tonelli&quot;,&quot;given&quot;:&quot;Marcello&quot;,&quot;parse-names&quot;:false,&quot;dropping-particle&quot;:&quot;&quot;,&quot;non-dropping-particle&quot;:&quot;&quot;},{&quot;family&quot;:&quot;Topor-Madry&quot;,&quot;given&quot;:&quot;Roman&quot;,&quot;parse-names&quot;:false,&quot;dropping-particle&quot;:&quot;&quot;,&quot;non-dropping-particle&quot;:&quot;&quot;},{&quot;family&quot;:&quot;Topouzis&quot;,&quot;given&quot;:&quot;Fotis&quot;,&quot;parse-names&quot;:false,&quot;dropping-particle&quot;:&quot;&quot;,&quot;non-dropping-particle&quot;:&quot;&quot;},{&quot;family&quot;:&quot;Torre&quot;,&quot;given&quot;:&quot;Anna E&quot;,&quot;parse-names&quot;:false,&quot;dropping-particle&quot;:&quot;&quot;,&quot;non-dropping-particle&quot;:&quot;&quot;},{&quot;family&quot;:&quot;Touvier&quot;,&quot;given&quot;:&quot;Mathilde&quot;,&quot;parse-names&quot;:false,&quot;dropping-particle&quot;:&quot;&quot;,&quot;non-dropping-particle&quot;:&quot;&quot;},{&quot;family&quot;:&quot;Tovani-Palone&quot;,&quot;given&quot;:&quot;Marcos Roberto Roberto&quot;,&quot;parse-names&quot;:false,&quot;dropping-particle&quot;:&quot;&quot;,&quot;non-dropping-particle&quot;:&quot;&quot;},{&quot;family&quot;:&quot;Tran&quot;,&quot;given&quot;:&quot;Bach Xuan&quot;,&quot;parse-names&quot;:false,&quot;dropping-particle&quot;:&quot;&quot;,&quot;non-dropping-particle&quot;:&quot;&quot;},{&quot;family&quot;:&quot;Travillian&quot;,&quot;given&quot;:&quot;Ravensara&quot;,&quot;parse-names&quot;:false,&quot;dropping-particle&quot;:&quot;&quot;,&quot;non-dropping-particle&quot;:&quot;&quot;},{&quot;family&quot;:&quot;Tsatsakis&quot;,&quot;given&quot;:&quot;Aristidis&quot;,&quot;parse-names&quot;:false,&quot;dropping-particle&quot;:&quot;&quot;,&quot;non-dropping-particle&quot;:&quot;&quot;},{&quot;family&quot;:&quot;Tudor Car&quot;,&quot;given&quot;:&quot;Lorainne&quot;,&quot;parse-names&quot;:false,&quot;dropping-particle&quot;:&quot;&quot;,&quot;non-dropping-particle&quot;:&quot;&quot;},{&quot;family&quot;:&quot;Tyrovolas&quot;,&quot;given&quot;:&quot;Stefanos&quot;,&quot;parse-names&quot;:false,&quot;dropping-particle&quot;:&quot;&quot;,&quot;non-dropping-particle&quot;:&quot;&quot;},{&quot;family&quot;:&quot;Uddin&quot;,&quot;given&quot;:&quot;Riaz&quot;,&quot;parse-names&quot;:false,&quot;dropping-particle&quot;:&quot;&quot;,&quot;non-dropping-particle&quot;:&quot;&quot;},{&quot;family&quot;:&quot;Umeokonkwo&quot;,&quot;given&quot;:&quot;Chukwuma David&quot;,&quot;parse-names&quot;:false,&quot;dropping-particle&quot;:&quot;&quot;,&quot;non-dropping-particle&quot;:&quot;&quot;},{&quot;family&quot;:&quot;Unnikrishnan&quot;,&quot;given&quot;:&quot;Bhaskaran&quot;,&quot;parse-names&quot;:false,&quot;dropping-particle&quot;:&quot;&quot;,&quot;non-dropping-particle&quot;:&quot;&quot;},{&quot;family&quot;:&quot;Upadhyay&quot;,&quot;given&quot;:&quot;Era&quot;,&quot;parse-names&quot;:false,&quot;dropping-particle&quot;:&quot;&quot;,&quot;non-dropping-particle&quot;:&quot;&quot;},{&quot;family&quot;:&quot;Vacante&quot;,&quot;given&quot;:&quot;Marco&quot;,&quot;parse-names&quot;:false,&quot;dropping-particle&quot;:&quot;&quot;,&quot;non-dropping-particle&quot;:&quot;&quot;},{&quot;family&quot;:&quot;Valdez&quot;,&quot;given&quot;:&quot;Pascual R&quot;,&quot;parse-names&quot;:false,&quot;dropping-particle&quot;:&quot;&quot;,&quot;non-dropping-particle&quot;:&quot;&quot;},{&quot;family&quot;:&quot;Donkelaar&quot;,&quot;given&quot;:&quot;Aaron&quot;,&quot;parse-names&quot;:false,&quot;dropping-particle&quot;:&quot;&quot;,&quot;non-dropping-particle&quot;:&quot;van&quot;},{&quot;family&quot;:&quot;Vasankari&quot;,&quot;given&quot;:&quot;Tommi Juhani&quot;,&quot;parse-names&quot;:false,&quot;dropping-particle&quot;:&quot;&quot;,&quot;non-dropping-particle&quot;:&quot;&quot;},{&quot;family&quot;:&quot;Vasseghian&quot;,&quot;given&quot;:&quot;Yasser&quot;,&quot;parse-names&quot;:false,&quot;dropping-particle&quot;:&quot;&quot;,&quot;non-dropping-particle&quot;:&quot;&quot;},{&quot;family&quot;:&quot;Veisani&quot;,&quot;given&quot;:&quot;Yousef&quot;,&quot;parse-names&quot;:false,&quot;dropping-particle&quot;:&quot;&quot;,&quot;non-dropping-particle&quot;:&quot;&quot;},{&quot;family&quot;:&quot;Venketasubramanian&quot;,&quot;given&quot;:&quot;Narayanaswamy&quot;,&quot;parse-names&quot;:false,&quot;dropping-particle&quot;:&quot;&quot;,&quot;non-dropping-particle&quot;:&quot;&quot;},{&quot;family&quot;:&quot;Violante&quot;,&quot;given&quot;:&quot;Francesco S&quot;,&quot;parse-names&quot;:false,&quot;dropping-particle&quot;:&quot;&quot;,&quot;non-dropping-particle&quot;:&quot;&quot;},{&quot;family&quot;:&quot;Vlassov&quot;,&quot;given&quot;:&quot;Vasily&quot;,&quot;parse-names&quot;:false,&quot;dropping-particle&quot;:&quot;&quot;,&quot;non-dropping-particle&quot;:&quot;&quot;},{&quot;family&quot;:&quot;Vollset&quot;,&quot;given&quot;:&quot;Stein Emil&quot;,&quot;parse-names&quot;:false,&quot;dropping-particle&quot;:&quot;&quot;,&quot;non-dropping-particle&quot;:&quot;&quot;},{&quot;family&quot;:&quot;Vos&quot;,&quot;given&quot;:&quot;Theo&quot;,&quot;parse-names&quot;:false,&quot;dropping-particle&quot;:&quot;&quot;,&quot;non-dropping-particle&quot;:&quot;&quot;},{&quot;family&quot;:&quot;Vukovic&quot;,&quot;given&quot;:&quot;Rade&quot;,&quot;parse-names&quot;:false,&quot;dropping-particle&quot;:&quot;&quot;,&quot;non-dropping-particle&quot;:&quot;&quot;},{&quot;family&quot;:&quot;Waheed&quot;,&quot;given&quot;:&quot;Yasir&quot;,&quot;parse-names&quot;:false,&quot;dropping-particle&quot;:&quot;&quot;,&quot;non-dropping-particle&quot;:&quot;&quot;},{&quot;family&quot;:&quot;Wallin&quot;,&quot;given&quot;:&quot;Mitchell Taylor&quot;,&quot;parse-names&quot;:false,&quot;dropping-particle&quot;:&quot;&quot;,&quot;non-dropping-particle&quot;:&quot;&quot;},{&quot;family&quot;:&quot;Wang&quot;,&quot;given&quot;:&quot;Yafeng&quot;,&quot;parse-names&quot;:false,&quot;dropping-particle&quot;:&quot;&quot;,&quot;non-dropping-particle&quot;:&quot;&quot;},{&quot;family&quot;:&quot;Wang&quot;,&quot;given&quot;:&quot;Yuan-Pang&quot;,&quot;parse-names&quot;:false,&quot;dropping-particle&quot;:&quot;&quot;,&quot;non-dropping-particle&quot;:&quot;&quot;},{&quot;family&quot;:&quot;Watson&quot;,&quot;given&quot;:&quot;Alexandrea&quot;,&quot;parse-names&quot;:false,&quot;dropping-particle&quot;:&quot;&quot;,&quot;non-dropping-particle&quot;:&quot;&quot;},{&quot;family&quot;:&quot;Wei&quot;,&quot;given&quot;:&quot;Jingkai&quot;,&quot;parse-names&quot;:false,&quot;dropping-particle&quot;:&quot;&quot;,&quot;non-dropping-particle&quot;:&quot;&quot;},{&quot;family&quot;:&quot;Wei&quot;,&quot;given&quot;:&quot;Melissa Y Wei&quot;,&quot;parse-names&quot;:false,&quot;dropping-particle&quot;:&quot;&quot;,&quot;non-dropping-particle&quot;:&quot;&quot;},{&quot;family&quot;:&quot;Weintraub&quot;,&quot;given&quot;:&quot;Robert G&quot;,&quot;parse-names&quot;:false,&quot;dropping-particle&quot;:&quot;&quot;,&quot;non-dropping-particle&quot;:&quot;&quot;},{&quot;family&quot;:&quot;Weiss&quot;,&quot;given&quot;:&quot;Jordan&quot;,&quot;parse-names&quot;:false,&quot;dropping-particle&quot;:&quot;&quot;,&quot;non-dropping-particle&quot;:&quot;&quot;},{&quot;family&quot;:&quot;Werdecker&quot;,&quot;given&quot;:&quot;Andrea&quot;,&quot;parse-names&quot;:false,&quot;dropping-particle&quot;:&quot;&quot;,&quot;non-dropping-particle&quot;:&quot;&quot;},{&quot;family&quot;:&quot;West&quot;,&quot;given&quot;:&quot;J Jason&quot;,&quot;parse-names&quot;:false,&quot;dropping-particle&quot;:&quot;&quot;,&quot;non-dropping-particle&quot;:&quot;&quot;},{&quot;family&quot;:&quot;Westerman&quot;,&quot;given&quot;:&quot;Ronny&quot;,&quot;parse-names&quot;:false,&quot;dropping-particle&quot;:&quot;&quot;,&quot;non-dropping-particle&quot;:&quot;&quot;},{&quot;family&quot;:&quot;Whisnant&quot;,&quot;given&quot;:&quot;Joanna L&quot;,&quot;parse-names&quot;:false,&quot;dropping-particle&quot;:&quot;&quot;,&quot;non-dropping-particle&quot;:&quot;&quot;},{&quot;family&quot;:&quot;Whiteford&quot;,&quot;given&quot;:&quot;Harvey A&quot;,&quot;parse-names&quot;:false,&quot;dropping-particle&quot;:&quot;&quot;,&quot;non-dropping-particle&quot;:&quot;&quot;},{&quot;family&quot;:&quot;Wiens&quot;,&quot;given&quot;:&quot;Kirsten E&quot;,&quot;parse-names&quot;:false,&quot;dropping-particle&quot;:&quot;&quot;,&quot;non-dropping-particle&quot;:&quot;&quot;},{&quot;family&quot;:&quot;Wolfe&quot;,&quot;given&quot;:&quot;Charles D A&quot;,&quot;parse-names&quot;:false,&quot;dropping-particle&quot;:&quot;&quot;,&quot;non-dropping-particle&quot;:&quot;&quot;},{&quot;family&quot;:&quot;Wozniak&quot;,&quot;given&quot;:&quot;Sarah S&quot;,&quot;parse-names&quot;:false,&quot;dropping-particle&quot;:&quot;&quot;,&quot;non-dropping-particle&quot;:&quot;&quot;},{&quot;family&quot;:&quot;Wu&quot;,&quot;given&quot;:&quot;Ai-Min&quot;,&quot;parse-names&quot;:false,&quot;dropping-particle&quot;:&quot;&quot;,&quot;non-dropping-particle&quot;:&quot;&quot;},{&quot;family&quot;:&quot;Wu&quot;,&quot;given&quot;:&quot;Junjie&quot;,&quot;parse-names&quot;:false,&quot;dropping-particle&quot;:&quot;&quot;,&quot;non-dropping-particle&quot;:&quot;&quot;},{&quot;family&quot;:&quot;Wulf Hanson&quot;,&quot;given&quot;:&quot;Sarah&quot;,&quot;parse-names&quot;:false,&quot;dropping-particle&quot;:&quot;&quot;,&quot;non-dropping-particle&quot;:&quot;&quot;},{&quot;family&quot;:&quot;Xu&quot;,&quot;given&quot;:&quot;Gelin&quot;,&quot;parse-names&quot;:false,&quot;dropping-particle&quot;:&quot;&quot;,&quot;non-dropping-particle&quot;:&quot;&quot;},{&quot;family&quot;:&quot;Xu&quot;,&quot;given&quot;:&quot;Rixing&quot;,&quot;parse-names&quot;:false,&quot;dropping-particle&quot;:&quot;&quot;,&quot;non-dropping-particle&quot;:&quot;&quot;},{&quot;family&quot;:&quot;Yadgir&quot;,&quot;given&quot;:&quot;Simon&quot;,&quot;parse-names&quot;:false,&quot;dropping-particle&quot;:&quot;&quot;,&quot;non-dropping-particle&quot;:&quot;&quot;},{&quot;family&quot;:&quot;Yahyazadeh Jabbari&quot;,&quot;given&quot;:&quot;Seyed Hossein&quot;,&quot;parse-names&quot;:false,&quot;dropping-particle&quot;:&quot;&quot;,&quot;non-dropping-particle&quot;:&quot;&quot;},{&quot;family&quot;:&quot;Yamagishi&quot;,&quot;given&quot;:&quot;Kazumasa&quot;,&quot;parse-names&quot;:false,&quot;dropping-particle&quot;:&quot;&quot;,&quot;non-dropping-particle&quot;:&quot;&quot;},{&quot;family&quot;:&quot;Yaminfirooz&quot;,&quot;given&quot;:&quot;Mousa&quot;,&quot;parse-names&quot;:false,&quot;dropping-particle&quot;:&quot;&quot;,&quot;non-dropping-particle&quot;:&quot;&quot;},{&quot;family&quot;:&quot;Yano&quot;,&quot;given&quot;:&quot;Yuichiro&quot;,&quot;parse-names&quot;:false,&quot;dropping-particle&quot;:&quot;&quot;,&quot;non-dropping-particle&quot;:&quot;&quot;},{&quot;family&quot;:&quot;Yaya&quot;,&quot;given&quot;:&quot;Sanni&quot;,&quot;parse-names&quot;:false,&quot;dropping-particle&quot;:&quot;&quot;,&quot;non-dropping-particle&quot;:&quot;&quot;},{&quot;family&quot;:&quot;Yazdi-Feyzabadi&quot;,&quot;given&quot;:&quot;Vahid&quot;,&quot;parse-names&quot;:false,&quot;dropping-particle&quot;:&quot;&quot;,&quot;non-dropping-particle&quot;:&quot;&quot;},{&quot;family&quot;:&quot;Yeheyis&quot;,&quot;given&quot;:&quot;Tomas Y&quot;,&quot;parse-names&quot;:false,&quot;dropping-particle&quot;:&quot;&quot;,&quot;non-dropping-particle&quot;:&quot;&quot;},{&quot;family&quot;:&quot;Yilgwan&quot;,&quot;given&quot;:&quot;Christopher Sabo&quot;,&quot;parse-names&quot;:false,&quot;dropping-particle&quot;:&quot;&quot;,&quot;non-dropping-particle&quot;:&quot;&quot;},{&quot;family&quot;:&quot;Yilma&quot;,&quot;given&quot;:&quot;Mekdes Tigistu&quot;,&quot;parse-names&quot;:false,&quot;dropping-particle&quot;:&quot;&quot;,&quot;non-dropping-particle&quot;:&quot;&quot;},{&quot;family&quot;:&quot;Yip&quot;,&quot;given&quot;:&quot;Paul&quot;,&quot;parse-names&quot;:false,&quot;dropping-particle&quot;:&quot;&quot;,&quot;non-dropping-particle&quot;:&quot;&quot;},{&quot;family&quot;:&quot;Yonemoto&quot;,&quot;given&quot;:&quot;Naohiro&quot;,&quot;parse-names&quot;:false,&quot;dropping-particle&quot;:&quot;&quot;,&quot;non-dropping-particle&quot;:&quot;&quot;},{&quot;family&quot;:&quot;Younis&quot;,&quot;given&quot;:&quot;Mustafa Z&quot;,&quot;parse-names&quot;:false,&quot;dropping-particle&quot;:&quot;&quot;,&quot;non-dropping-particle&quot;:&quot;&quot;},{&quot;family&quot;:&quot;Younker&quot;,&quot;given&quot;:&quot;Theodore Patrick&quot;,&quot;parse-names&quot;:false,&quot;dropping-particle&quot;:&quot;&quot;,&quot;non-dropping-particle&quot;:&quot;&quot;},{&quot;family&quot;:&quot;Yousefi&quot;,&quot;given&quot;:&quot;Bahman&quot;,&quot;parse-names&quot;:false,&quot;dropping-particle&quot;:&quot;&quot;,&quot;non-dropping-particle&quot;:&quot;&quot;},{&quot;family&quot;:&quot;Yousefi&quot;,&quot;given&quot;:&quot;Zabihollah&quot;,&quot;parse-names&quot;:false,&quot;dropping-particle&quot;:&quot;&quot;,&quot;non-dropping-particle&quot;:&quot;&quot;},{&quot;family&quot;:&quot;Yousefinezhadi&quot;,&quot;given&quot;:&quot;Taraneh&quot;,&quot;parse-names&quot;:false,&quot;dropping-particle&quot;:&quot;&quot;,&quot;non-dropping-particle&quot;:&quot;&quot;},{&quot;family&quot;:&quot;Yousuf&quot;,&quot;given&quot;:&quot;Abdilahi Yousuf&quot;,&quot;parse-names&quot;:false,&quot;dropping-particle&quot;:&quot;&quot;,&quot;non-dropping-particle&quot;:&quot;&quot;},{&quot;family&quot;:&quot;Yu&quot;,&quot;given&quot;:&quot;Chuanhua&quot;,&quot;parse-names&quot;:false,&quot;dropping-particle&quot;:&quot;&quot;,&quot;non-dropping-particle&quot;:&quot;&quot;},{&quot;family&quot;:&quot;Yusefzadeh&quot;,&quot;given&quot;:&quot;Hasan&quot;,&quot;parse-names&quot;:false,&quot;dropping-particle&quot;:&quot;&quot;,&quot;non-dropping-particle&quot;:&quot;&quot;},{&quot;family&quot;:&quot;Zahirian Moghadam&quot;,&quot;given&quot;:&quot;Telma&quot;,&quot;parse-names&quot;:false,&quot;dropping-particle&quot;:&quot;&quot;,&quot;non-dropping-particle&quot;:&quot;&quot;},{&quot;family&quot;:&quot;Zamani&quot;,&quot;given&quot;:&quot;Mohammad&quot;,&quot;parse-names&quot;:false,&quot;dropping-particle&quot;:&quot;&quot;,&quot;non-dropping-particle&quot;:&quot;&quot;},{&quot;family&quot;:&quot;Zamanian&quot;,&quot;given&quot;:&quot;Maryam&quot;,&quot;parse-names&quot;:false,&quot;dropping-particle&quot;:&quot;&quot;,&quot;non-dropping-particle&quot;:&quot;&quot;},{&quot;family&quot;:&quot;Zandian&quot;,&quot;given&quot;:&quot;Hamed&quot;,&quot;parse-names&quot;:false,&quot;dropping-particle&quot;:&quot;&quot;,&quot;non-dropping-particle&quot;:&quot;&quot;},{&quot;family&quot;:&quot;Zastrozhin&quot;,&quot;given&quot;:&quot;Mikhail Sergeevich&quot;,&quot;parse-names&quot;:false,&quot;dropping-particle&quot;:&quot;&quot;,&quot;non-dropping-particle&quot;:&quot;&quot;},{&quot;family&quot;:&quot;Zhang&quot;,&quot;given&quot;:&quot;Yunquan&quot;,&quot;parse-names&quot;:false,&quot;dropping-particle&quot;:&quot;&quot;,&quot;non-dropping-particle&quot;:&quot;&quot;},{&quot;family&quot;:&quot;Zhang&quot;,&quot;given&quot;:&quot;Zhi-Jiang&quot;,&quot;parse-names&quot;:false,&quot;dropping-particle&quot;:&quot;&quot;,&quot;non-dropping-particle&quot;:&quot;&quot;},{&quot;family&quot;:&quot;Zhao&quot;,&quot;given&quot;:&quot;Jeff T&quot;,&quot;parse-names&quot;:false,&quot;dropping-particle&quot;:&quot;&quot;,&quot;non-dropping-particle&quot;:&quot;&quot;},{&quot;family&quot;:&quot;Zhao&quot;,&quot;given&quot;:&quot;Xiu-Ju George&quot;,&quot;parse-names&quot;:false,&quot;dropping-particle&quot;:&quot;&quot;,&quot;non-dropping-particle&quot;:&quot;&quot;},{&quot;family&quot;:&quot;Zhao&quot;,&quot;given&quot;:&quot;Yingxi&quot;,&quot;parse-names&quot;:false,&quot;dropping-particle&quot;:&quot;&quot;,&quot;non-dropping-particle&quot;:&quot;&quot;},{&quot;family&quot;:&quot;Zhou&quot;,&quot;given&quot;:&quot;Maigeng&quot;,&quot;parse-names&quot;:false,&quot;dropping-particle&quot;:&quot;&quot;,&quot;non-dropping-particle&quot;:&quot;&quot;},{&quot;family&quot;:&quot;Ziapour&quot;,&quot;given&quot;:&quot;Arash&quot;,&quot;parse-names&quot;:false,&quot;dropping-particle&quot;:&quot;&quot;,&quot;non-dropping-particle&quot;:&quot;&quot;},{&quot;family&quot;:&quot;Zimsen&quot;,&quot;given&quot;:&quot;Stephanie R M&quot;,&quot;parse-names&quot;:false,&quot;dropping-particle&quot;:&quot;&quot;,&quot;non-dropping-particle&quot;:&quot;&quot;},{&quot;family&quot;:&quot;Brauer&quot;,&quot;given&quot;:&quot;Michael&quot;,&quot;parse-names&quot;:false,&quot;dropping-particle&quot;:&quot;&quot;,&quot;non-dropping-particle&quot;:&quot;&quot;},{&quot;family&quot;:&quot;Afshin&quot;,&quot;given&quot;:&quot;Ashkan&quot;,&quot;parse-names&quot;:false,&quot;dropping-particle&quot;:&quot;&quot;,&quot;non-dropping-particle&quot;:&quot;&quot;},{&quot;family&quot;:&quot;Lim&quot;,&quot;given&quot;:&quot;Stephen S&quot;,&quot;parse-names&quot;:false,&quot;dropping-particle&quot;:&quot;&quot;,&quot;non-dropping-particle&quot;:&quot;&quot;}],&quot;container-title&quot;:&quot;The Lancet&quot;,&quot;DOI&quot;:&quot;10.1016/S0140-6736(20)30752-2&quot;,&quot;ISSN&quot;:&quot;01406736&quot;,&quot;URL&quot;:&quot;https://linkinghub.elsevier.com/retrieve/pii/S0140673620307522&quot;,&quot;issued&quot;:{&quot;date-parts&quot;:[[2020,10]]},&quot;page&quot;:&quot;1223-1249&quot;,&quot;issue&quot;:&quot;10258&quot;,&quot;volume&quot;:&quot;396&quot;,&quot;container-title-short&quot;:&quot;&quot;},&quot;isTemporary&quot;:false,&quot;suppress-author&quot;:false,&quot;composite&quot;:false,&quot;author-only&quot;:false}]},{&quot;citationID&quot;:&quot;MENDELEY_CITATION_2ddcc0ae-33d1-4422-a4fa-88ee5a4b3bcd&quot;,&quot;properties&quot;:{&quot;noteIndex&quot;:0},&quot;isEdited&quot;:false,&quot;manualOverride&quot;:{&quot;isManuallyOverridden&quot;:false,&quot;citeprocText&quot;:&quot;(D Meusel et al., 2006)&quot;,&quot;manualOverrideText&quot;:&quot;&quot;},&quot;citationTag&quot;:&quot;MENDELEY_CITATION_v3_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&quot;,&quot;citationItems&quot;:[{&quot;id&quot;:&quot;ffe2ccc8-1321-333d-a3a1-e40a230ef120&quot;,&quot;itemData&quot;:{&quot;type&quot;:&quot;report&quot;,&quot;id&quot;:&quot;ffe2ccc8-1321-333d-a3a1-e40a230ef120&quot;,&quot;title&quot;:&quot;Global Strategy on Diet, Physical Activity and Health A framework to monitor and evaluate implementation&quot;,&quot;author&quot;:[{&quot;family&quot;:&quot;D Meusel&quot;,&quot;given&quot;:&quot;&quot;,&quot;parse-names&quot;:false,&quot;dropping-particle&quot;:&quot;&quot;,&quot;non-dropping-particle&quot;:&quot;&quot;},{&quot;family&quot;:&quot;C Höger&quot;,&quot;given&quot;:&quot;&quot;,&quot;parse-names&quot;:false,&quot;dropping-particle&quot;:&quot;&quot;,&quot;non-dropping-particle&quot;:&quot;&quot;},{&quot;family&quot;:&quot;C Pérez-Rodrigo&quot;,&quot;given&quot;:&quot;&quot;,&quot;parse-names&quot;:false,&quot;dropping-particle&quot;:&quot;&quot;,&quot;non-dropping-particle&quot;:&quot;&quot;},{&quot;family&quot;:&quot;J Aranceta&quot;,&quot;given&quot;:&quot;&quot;,&quot;parse-names&quot;:false,&quot;dropping-particle&quot;:&quot;&quot;,&quot;non-dropping-particle&quot;:&quot;&quot;},{&quot;family&quot;:&quot;N Cavill&quot;,&quot;given&quot;:&quot;&quot;,&quot;parse-names&quot;:false,&quot;dropping-particle&quot;:&quot;&quot;,&quot;non-dropping-particle&quot;:&quot;&quot;}],&quot;ISBN&quot;:&quot;9241594543&quot;,&quot;issued&quot;:{&quot;date-parts&quot;:[[2006]]},&quot;publisher-place&quot;:&quot;Geneva, Switzerland&quot;,&quot;container-title-short&quot;:&quot;&quot;},&quot;isTemporary&quot;:false,&quot;suppress-author&quot;:false,&quot;composite&quot;:false,&quot;author-only&quot;:false}]},{&quot;citationID&quot;:&quot;MENDELEY_CITATION_0494fa51-bc53-4494-b723-164e3b716307&quot;,&quot;properties&quot;:{&quot;noteIndex&quot;:0},&quot;isEdited&quot;:false,&quot;manualOverride&quot;:{&quot;isManuallyOverridden&quot;:false,&quot;citeprocText&quot;:&quot;(Guthold et al., 2020)&quot;,&quot;manualOverrideText&quot;:&quot;&quot;},&quot;citationTag&quot;:&quot;MENDELEY_CITATION_v3_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&quot;,&quot;citationItems&quot;:[{&quot;id&quot;:&quot;801857b0-e72d-3d6e-bac5-013e6a591c17&quot;,&quot;itemData&quot;:{&quot;type&quot;:&quot;article-journal&quot;,&quot;id&quot;:&quot;801857b0-e72d-3d6e-bac5-013e6a591c17&quot;,&quot;title&quot;:&quot;Global trends in insufficient physical activity among adolescents: a pooled analysis of 298 population-based surveys with 1·6 million participants&quot;,&quot;author&quot;:[{&quot;family&quot;:&quot;Guthold&quot;,&quot;given&quot;:&quot;Regina&quot;,&quot;parse-names&quot;:false,&quot;dropping-particle&quot;:&quot;&quot;,&quot;non-dropping-particle&quot;:&quot;&quot;},{&quot;family&quot;:&quot;Stevens&quot;,&quot;given&quot;:&quot;Gretchen A.&quot;,&quot;parse-names&quot;:false,&quot;dropping-particle&quot;:&quot;&quot;,&quot;non-dropping-particle&quot;:&quot;&quot;},{&quot;family&quot;:&quot;Riley&quot;,&quot;given&quot;:&quot;Leanne M.&quot;,&quot;parse-names&quot;:false,&quot;dropping-particle&quot;:&quot;&quot;,&quot;non-dropping-particle&quot;:&quot;&quot;},{&quot;family&quot;:&quot;Bull&quot;,&quot;given&quot;:&quot;Fiona C.&quot;,&quot;parse-names&quot;:false,&quot;dropping-particle&quot;:&quot;&quot;,&quot;non-dropping-particle&quot;:&quot;&quot;}],&quot;container-title&quot;:&quot;The Lancet Child and Adolescent Health&quot;,&quot;container-title-short&quot;:&quot;Lancet Child Adolesc Health&quot;,&quot;DOI&quot;:&quot;10.1016/S2352-4642(19)30323-2&quot;,&quot;ISSN&quot;:&quot;23524642&quot;,&quot;PMID&quot;:&quot;31761562&quot;,&quot;issued&quot;:{&quot;date-parts&quot;:[[2020,1,1]]},&quot;page&quot;:&quot;23-35&quot;,&quot;abstract&quot;:&quot;Background: Physical activity has many health benefits for young people. In 2018, WHO launched More Active People for a Healthier World, a new global action on physical activity, including new targets of a 15% relative reduction of global prevalence of insufficient physical activity by 2030 among adolescents and adults. We describe current prevalence and trends of insufficient physical activity among school-going adolescents aged 11–17 years by country, region, and globally. Methods: We did a pooled analysis of cross-sectional survey data that were collected through random sampling with a sample size of at least 100 individuals, were representative of a national or defined subnational population, and reported prevalence of of insufficient physical activity by sex in adolescents. Prevalence had to be reported for at least three of the years of age within the 10–19-year age range. We estimated the prevalence of insufficient physical activity in school-going adolescents aged 11–17 years (combined and by sex) for individual countries, for four World Bank income groups, nine regions, and globally for the years 2001–16. To derive a standard definition of insufficient physical activity and to adjust for urban-only survey coverage, we used regression models. We estimated time trends using multilevel mixed-effects modelling. Findings: We used data from 298 school-based surveys from 146 countries, territories, and areas including 1·6 million students aged 11–17 years. Globally, in 2016, 81·0% (95% uncertainty interval 77·8–87·7) of students aged 11–17 years were insufficiently physically active (77·6% [76·1–80·4] of boys and 84·7% [83·0–88·2] of girls). Although prevalence of insufficient physical activity significantly decreased between 2001 and 2016 for boys (from 80·1% [78·3–81·6] in 2001), there was no significant change for girls (from 85·1% [83·1–88·0] in 2001). There was no clear pattern according to country income group: insufficient activity prevalence in 2016 was 84·9% (82·6–88·2) in low-income countries, 79·3% (77·2–87·5) in lower–middle-income countries, 83·9% (79·5–89·2) in upper–middle-income countries, and 79·4% (74·0–86·2) in high-income countries. The region with the highest prevalence of insufficient activity in 2016 was high-income Asia Pacific for both boys (89·0%, 62·8–92·2) and girls (95·6%, 73·7–97·9). The regions with the lowest prevalence were high-income western countries for boys (72·1%, 71·1–73·6), and south Asia for girls (77·5%, 72·8–89·3). In 2016, 27 countries had a prevalence of insufficient activity of 90% or more for girls, whereas this was the case for two countries for boys. Interpretation: The majority of adolescents do not meet current physical activity guidelines. Urgent scaling up of implementation of known effective policies and programmes is needed to increase activity in adolescents. Investment and leadership at all levels to intervene on the multiple causes and inequities that might perpetuate the low participation in physical activity and sex differences, as well as engagement of youth themselves, will be vital to strengthen the opportunities for physical activity in all communities. Such action will improve the health of this and future young generations and support achieving the 2030 Sustainable Development Goals. Funding: WHO.&quot;,&quot;publisher&quot;:&quot;Elsevier B.V.&quot;,&quot;issue&quot;:&quot;1&quot;,&quot;volume&quot;:&quot;4&quot;},&quot;isTemporary&quot;:false,&quot;suppress-author&quot;:false,&quot;composite&quot;:false,&quot;author-only&quot;:false}]},{&quot;citationID&quot;:&quot;MENDELEY_CITATION_e28b5af0-bfa8-461d-8a61-558e3dcd28af&quot;,&quot;properties&quot;:{&quot;noteIndex&quot;:0},&quot;isEdited&quot;:false,&quot;manualOverride&quot;:{&quot;isManuallyOverridden&quot;:false,&quot;citeprocText&quot;:&quot;(Campos et al., 2023)&quot;,&quot;manualOverrideText&quot;:&quot;&quot;},&quot;citationTag&quot;:&quot;MENDELEY_CITATION_v3_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&quot;,&quot;citationItems&quot;:[{&quot;id&quot;:&quot;e70d790a-ebdc-3f41-b08e-ff3e596cc66c&quot;,&quot;itemData&quot;:{&quot;type&quot;:&quot;article-journal&quot;,&quot;id&quot;:&quot;e70d790a-ebdc-3f41-b08e-ff3e596cc66c&quot;,&quot;title&quot;:&quot;Prevalence of obesity and associated risk factors in Mexican adults: results of the Ensanut 2022.&quot;,&quot;author&quot;:[{&quot;family&quot;:&quot;Campos&quot;,&quot;given&quot;:&quot;Ismael&quot;,&quot;parse-names&quot;:false,&quot;dropping-particle&quot;:&quot;&quot;,&quot;non-dropping-particle&quot;:&quot;&quot;},{&quot;family&quot;:&quot;Galván-Valencia&quot;,&quot;given&quot;:&quot;Oscar&quot;,&quot;parse-names&quot;:false,&quot;dropping-particle&quot;:&quot;&quot;,&quot;non-dropping-particle&quot;:&quot;&quot;},{&quot;family&quot;:&quot;Hernández-Barrera&quot;,&quot;given&quot;:&quot;Lucía&quot;,&quot;parse-names&quot;:false,&quot;dropping-particle&quot;:&quot;&quot;,&quot;non-dropping-particle&quot;:&quot;&quot;},{&quot;family&quot;:&quot;Oviedo-Solís&quot;,&quot;given&quot;:&quot;Cecilia&quot;,&quot;parse-names&quot;:false,&quot;dropping-particle&quot;:&quot;&quot;,&quot;non-dropping-particle&quot;:&quot;&quot;},{&quot;family&quot;:&quot;Barquera&quot;,&quot;given&quot;:&quot;Simón&quot;,&quot;parse-names&quot;:false,&quot;dropping-particle&quot;:&quot;&quot;,&quot;non-dropping-particle&quot;:&quot;&quot;}],&quot;container-title&quot;:&quot;Salud Publica de Mexico&quot;,&quot;container-title-short&quot;:&quot;Salud Publica Mex&quot;,&quot;DOI&quot;:&quot;10.21149/14809&quot;,&quot;ISSN&quot;:&quot;16067916&quot;,&quot;PMID&quot;:&quot;38060949&quot;,&quot;issued&quot;:{&quot;date-parts&quot;:[[2023]]},&quot;abstract&quot;:&quot;Objective. To describe the prevalence of obesity in adults, measured through the body mass index (BMI) and waist circumference (WC), stratifying by risk factors and comorbidities. Materials and methods. Information from 8 563 participants in the Encuesta Nacional de Salud y Nutrición 2022 (Ensanut 2022) was analyzed. Obesity was classified by BMI and CC. Odds ratios (OR) were calculated to associate obesity with risk factors and diagnosis of comorbidities. Results. The prevalence of overweight was 38.3%, obesity by BMI 36.9% and abdominal obesity (AO) 81.0%. Women had a higher OR (1.4) of having obesity and OA (2.5). Obese adults have a greater probability of being diagnosed with diabetes (OR 1.7), hypertension (3.6) and dyslipidemia (OR 2.3) than adults with normal BMI. Conclusions. The prevalence of obesity in Mexican adults is one of the highest worldwide and is associated with the most frequent risk factors and chronic diseases. Multisectoral public policies are required to prevent and control obesity.&quot;,&quot;publisher&quot;:&quot;Instituto Nacional de Salud Publica&quot;,&quot;volume&quot;:&quot;65&quot;},&quot;isTemporary&quot;:false}]},{&quot;citationID&quot;:&quot;MENDELEY_CITATION_0b9dd2bb-9091-4602-9bce-7b7db721e497&quot;,&quot;properties&quot;:{&quot;noteIndex&quot;:0},&quot;isEdited&quot;:false,&quot;manualOverride&quot;:{&quot;isManuallyOverridden&quot;:false,&quot;citeprocText&quot;:&quot;(Strategic Plan Advisory Group PAHO, 2020)&quot;,&quot;manualOverrideText&quot;:&quot;&quot;},&quot;citationTag&quot;:&quot;MENDELEY_CITATION_v3_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&quot;,&quot;citationItems&quot;:[{&quot;id&quot;:&quot;92f0c259-49cc-3c3e-9590-dd46951e3d48&quot;,&quot;itemData&quot;:{&quot;type&quot;:&quot;book&quot;,&quot;id&quot;:&quot;92f0c259-49cc-3c3e-9590-dd46951e3d48&quot;,&quot;title&quot;:&quot;Strategic Plan of the Pan American Health Organization 2020-2025: Equity at the Heart of Health.&quot;,&quot;author&quot;:[{&quot;family&quot;:&quot;Strategic Plan Advisory Group PAHO&quot;,&quot;given&quot;:&quot;&quot;,&quot;parse-names&quot;:false,&quot;dropping-particle&quot;:&quot;&quot;,&quot;non-dropping-particle&quot;:&quot;&quot;}],&quot;ISBN&quot;:&quot;9789275173619&quot;,&quot;URL&quot;:&quot;http://www.paho.org/permissions.&quot;,&quot;issued&quot;:{&quot;date-parts&quot;:[[2020]]},&quot;publisher-place&quot;:&quot;Washington, D.C.,&quot;,&quot;publisher&quot;:&quot;Pan American Health Organization&quot;,&quot;container-title-short&quot;:&quot;&quot;},&quot;isTemporary&quot;:false,&quot;suppress-author&quot;:false,&quot;composite&quot;:false,&quot;author-only&quot;:false}]},{&quot;citationID&quot;:&quot;MENDELEY_CITATION_5370f1c0-6a6d-43fc-8d5e-39aa372c3a3d&quot;,&quot;properties&quot;:{&quot;noteIndex&quot;:0},&quot;isEdited&quot;:false,&quot;manualOverride&quot;:{&quot;isManuallyOverridden&quot;:false,&quot;citeprocText&quot;:&quot;(75.&lt;sup&gt;a&lt;/sup&gt; ASAMBLEA MUNDIAL DE LA SALUD, 2022)&quot;,&quot;manualOverrideText&quot;:&quot;&quot;},&quot;citationTag&quot;:&quot;MENDELEY_CITATION_v3_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&quot;,&quot;citationItems&quot;:[{&quot;id&quot;:&quot;10094289-d061-34ae-8775-38960f13a645&quot;,&quot;itemData&quot;:{&quot;type&quot;:&quot;paper-conference&quot;,&quot;id&quot;:&quot;10094289-d061-34ae-8775-38960f13a645&quot;,&quot;title&quot;:&quot;Plan de aceleración del apoyo a los Estados Miembros en lo que respecta a la aplicación de las recomendaciones para la prevención y la gestión de la obesidad a lo largo de la vida&quot;,&quot;author&quot;:[{&quot;family&quot;:&quot;75.ª ASAMBLEA MUNDIAL DE LA SALUD&quot;,&quot;given&quot;:&quot;&quot;,&quot;parse-names&quot;:false,&quot;dropping-particle&quot;:&quot;&quot;,&quot;non-dropping-particle&quot;:&quot;&quot;}],&quot;URL&quot;:&quot;https://www.who.int/news-room/facts-in-pictures/detail/6-facts-on-obesity&quot;,&quot;issued&quot;:{&quot;date-parts&quot;:[[2022,4,27]]},&quot;publisher&quot;:&quot;OMS&quot;,&quot;container-title-short&quot;:&quot;&quot;},&quot;isTemporary&quot;:false,&quot;suppress-author&quot;:false,&quot;composite&quot;:false,&quot;author-only&quot;:false}]},{&quot;citationID&quot;:&quot;MENDELEY_CITATION_12e4373b-fa19-43d3-9cee-5f842a621f21&quot;,&quot;properties&quot;:{&quot;noteIndex&quot;:0},&quot;isEdited&quot;:false,&quot;manualOverride&quot;:{&quot;isManuallyOverridden&quot;:false,&quot;citeprocText&quot;:&quot;(Okunogbe et al., 2021)&quot;,&quot;manualOverrideText&quot;:&quot;&quot;},&quot;citationTag&quot;:&quot;MENDELEY_CITATION_v3_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&quot;,&quot;citationItems&quot;:[{&quot;id&quot;:&quot;087bdf19-3776-3cf8-9347-b9634df00863&quot;,&quot;itemData&quot;:{&quot;type&quot;:&quot;article&quot;,&quot;id&quot;:&quot;087bdf19-3776-3cf8-9347-b9634df00863&quot;,&quot;title&quot;:&quot;Economic impacts of overweight and obesity: Current and future estimates for eight countries&quot;,&quot;author&quot;:[{&quot;family&quot;:&quot;Okunogbe&quot;,&quot;given&quot;:&quot;Adeyemi&quot;,&quot;parse-names&quot;:false,&quot;dropping-particle&quot;:&quot;&quot;,&quot;non-dropping-particle&quot;:&quot;&quot;},{&quot;family&quot;:&quot;Nugent&quot;,&quot;given&quot;:&quot;Rachel&quot;,&quot;parse-names&quot;:false,&quot;dropping-particle&quot;:&quot;&quot;,&quot;non-dropping-particle&quot;:&quot;&quot;},{&quot;family&quot;:&quot;Spencer&quot;,&quot;given&quot;:&quot;Garrison&quot;,&quot;parse-names&quot;:false,&quot;dropping-particle&quot;:&quot;&quot;,&quot;non-dropping-particle&quot;:&quot;&quot;},{&quot;family&quot;:&quot;Ralston&quot;,&quot;given&quot;:&quot;Johanna&quot;,&quot;parse-names&quot;:false,&quot;dropping-particle&quot;:&quot;&quot;,&quot;non-dropping-particle&quot;:&quot;&quot;},{&quot;family&quot;:&quot;Wilding&quot;,&quot;given&quot;:&quot;John&quot;,&quot;parse-names&quot;:false,&quot;dropping-particle&quot;:&quot;&quot;,&quot;non-dropping-particle&quot;:&quot;&quot;}],&quot;container-title&quot;:&quot;BMJ Global Health&quot;,&quot;container-title-short&quot;:&quot;BMJ Glob Health&quot;,&quot;DOI&quot;:&quot;10.1136/bmjgh-2021-006351&quot;,&quot;ISSN&quot;:&quot;20597908&quot;,&quot;PMID&quot;:&quot;34737167&quot;,&quot;issued&quot;:{&quot;date-parts&quot;:[[2021,11,4]]},&quot;abstract&quot;:&quot;Background Obesity is a growing public health challenge worldwide with significant health and economic impacts. However, much of what is known about the economic impacts of obesity comes from high-income countries and studies are not readily comparable due to methodological differences. Our objective is to demonstrate a method for estimating current and future national economic impacts of obesity and apply it across a sample of heterogeneous contexts globally. Methods We estimated economic impacts of overweight and obesity for eight countries using a cost-of-illness approach. Direct and indirect costs of obesity from 2019 to 2060 were estimated from a societal perspective as well as the effect of two hypothetical scenarios of obesity prevalence projections. Country-specific data were sourced from published studies and global databases. Results In per capita terms, costs of obesity in 2019 ranged from US$17 in India to US$940 in Australia. These economic costs are comparable to 1.8% of gross domestic product (GDP) on average across the eight countries, ranging from 0.8% of GDP in India to 2.4% in Saudi Arabia. By 2060, with no significant changes to the status quo, the economic impacts from obesity are projected to grow to 3.6% of GDP on average ranging from 2.4% of GDP in Spain to 4.9% of GDP in Thailand. Reducing obesity prevalence by 5% from projected levels or keeping it at 2019 levels will translate into an average annual reduction of 5.2% and 13.2% in economic costs, respectively, between 2020 and 2060 across the eight countries. Conclusion Our findings demonstrate that the economic impacts of obesity are substantial across countries, irrespective of economic or geographical context and will increase over time if current trends continue. These findings strongly point to the need for advocacy to increase awareness of the societal impacts of obesity, and for policy actions to address the systemic roots of obesity.&quot;,&quot;publisher&quot;:&quot;BMJ Publishing Group&quot;,&quot;issue&quot;:&quot;10&quot;,&quot;volume&quot;:&quot;6&quot;},&quot;isTemporary&quot;:false,&quot;suppress-author&quot;:false,&quot;composite&quot;:false,&quot;author-only&quot;:false}]},{&quot;citationID&quot;:&quot;MENDELEY_CITATION_5b610e61-138f-4c3c-84a2-9c19924fcf3c&quot;,&quot;properties&quot;:{&quot;noteIndex&quot;:0},&quot;isEdited&quot;:false,&quot;manualOverride&quot;:{&quot;isManuallyOverridden&quot;:false,&quot;citeprocText&quot;:&quot;(Organization World Health., 2009)&quot;,&quot;manualOverrideText&quot;:&quot;&quot;},&quot;citationTag&quot;:&quot;MENDELEY_CITATION_v3_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&quot;,&quot;citationItems&quot;:[{&quot;id&quot;:&quot;a693664d-e0fa-3dc7-92a2-7465724d2304&quot;,&quot;itemData&quot;:{&quot;type&quot;:&quot;book&quot;,&quot;id&quot;:&quot;a693664d-e0fa-3dc7-92a2-7465724d2304&quot;,&quot;title&quot;:&quot;Global Health Risks : Mortality and Burden of Disease Attributable to Selected Major Risks.&quot;,&quot;author&quot;:[{&quot;family&quot;:&quot;Organization World Health.&quot;,&quot;given&quot;:&quot;&quot;,&quot;parse-names&quot;:false,&quot;dropping-particle&quot;:&quot;&quot;,&quot;non-dropping-particle&quot;:&quot;&quot;}],&quot;ISBN&quot;:&quot;9789241563871&quot;,&quot;issued&quot;:{&quot;date-parts&quot;:[[2009]]},&quot;number-of-pages&quot;:&quot;70&quot;,&quot;abstract&quot;:&quot;Abbreviations; 1 Introduction; 1.1Purpose of this report; 1.2Understanding the nature of health risks; 1.3The risk transition; Figure 1: The causal chain. Major causes of ischaemic heart disease are shown. Arrows indicate some (but not all) of the pathways by which these causes interact.; ; Figure 2: The risk transition. Over time, major risks to health shift from traditional risks (e.g. inadequate nutrition or unsafe water and sanitation) to modern risks (e.g. overweight and obesity). Modern risks may take different trajectories in differen; 1.4Measuring impact of risk. This report uses a comprehensive framework for studying health risks that was developed for the World Health Report 2002, which presented estimates for the year 2000. The report provides an update for the year 2004 for 24 global risk factors. It uses updated information from WHO programs and scientific studies for both exposure data and the causal associations of risk exposure to disease and injury outcomes. The burden of disease attributable to risk factors is measured in terms of lost years of healthy life using the metric of the disability-adjusted life year (DALY). The DALY combines years. Abbreviations; Summary; 1 Introduction; Figure 1: The causal chain. Major causes of ischaemic heart disease are shown. Arrows indicate some (but not all) of the path; ; Figure 2: The risk transition. Over time, major risks to health shift from traditional risks (e.g. inadequate nutrition or unsa; Figure 3: An observed population distribution of average systolic blood pressure (SBP, right-hand distribution) and the ideal p; Figure 4: Counterfactual attribution. Lung cancer deaths in 2004 (outer circle) showing the proportion attributed to smoking an. Figure 5: Low- and middle-income countries grouped by WHO region, 2004. Refer to Table A5 (Annex A) for list of countries and d2 Results; Figure 6: Deaths attributed to 19 leading risk factors, by country income level, 2004.; Figure 7: Percentage of disability-adjusted life years (DALYs) attributed to 19 leading risk factors, by country income level, ; Table 1: Ranking of selected risk factors: 10 leading risk factor causes of death by income group.&quot;,&quot;publisher&quot;:&quot;World Health Organization&quot;,&quot;container-title-short&quot;:&quot;&quot;},&quot;isTemporary&quot;:false,&quot;suppress-author&quot;:false,&quot;composite&quot;:false,&quot;author-only&quot;:false}]},{&quot;citationID&quot;:&quot;MENDELEY_CITATION_d1c1c118-9021-473a-8b95-42d1389d4760&quot;,&quot;properties&quot;:{&quot;noteIndex&quot;:0},&quot;isEdited&quot;:false,&quot;manualOverride&quot;:{&quot;isManuallyOverridden&quot;:false,&quot;citeprocText&quot;:&quot;(WHO, 2022)&quot;,&quot;manualOverrideText&quot;:&quot;&quot;},&quot;citationTag&quot;:&quot;MENDELEY_CITATION_v3_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&quot;,&quot;citationItems&quot;:[{&quot;id&quot;:&quot;b8e6aac2-8d29-3ef3-b08a-81f5750b1b66&quot;,&quot;itemData&quot;:{&quot;type&quot;:&quot;report&quot;,&quot;id&quot;:&quot;b8e6aac2-8d29-3ef3-b08a-81f5750b1b66&quot;,&quot;title&quot;:&quot;Informe sobre la situación mundial de la actividad física 2022 RESUMEN EJECUTIVO&quot;,&quot;author&quot;:[{&quot;family&quot;:&quot;WHO&quot;,&quot;given&quot;:&quot;&quot;,&quot;parse-names&quot;:false,&quot;dropping-particle&quot;:&quot;&quot;,&quot;non-dropping-particle&quot;:&quot;&quot;}],&quot;issued&quot;:{&quot;date-parts&quot;:[[2022]]},&quot;publisher-place&quot;:&quot;Ginebra&quot;,&quot;container-title-short&quot;:&quot;&quot;},&quot;isTemporary&quot;:false,&quot;suppress-author&quot;:false,&quot;composite&quot;:false,&quot;author-only&quot;:false}]},{&quot;citationID&quot;:&quot;MENDELEY_CITATION_027c018f-4f9f-4e00-85ce-5ffccf84dfa4&quot;,&quot;properties&quot;:{&quot;noteIndex&quot;:0},&quot;isEdited&quot;:false,&quot;manualOverride&quot;:{&quot;isManuallyOverridden&quot;:false,&quot;citeprocText&quot;:&quot;(CDC &amp;#38; Who, s/f; Global Physical Activity Questionnaire Analysis Guide GPAQ Analysis Guide Global Physical Activity Questionnaire (GPAQ) Analysis Guide, s/f)&quot;,&quot;manualOverrideText&quot;:&quot;&quot;},&quot;citationTag&quot;:&quot;MENDELEY_CITATION_v3_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&quot;,&quot;citationItems&quot;:[{&quot;id&quot;:&quot;e8885970-f39d-3b38-82eb-45a81fb078ba&quot;,&quot;itemData&quot;:{&quot;type&quot;:&quot;report&quot;,&quot;id&quot;:&quot;e8885970-f39d-3b38-82eb-45a81fb078ba&quot;,&quot;title&quot;:&quot;Global Physical Activity Questionnaire Analysis Guide GPAQ Analysis Guide Global Physical Activity Questionnaire (GPAQ) Analysis Guide&quot;,&quot;URL&quot;:&quot;http://www.who.int/chp/steps/GPAQ/en/index.html&quot;,&quot;container-title-short&quot;:&quot;&quot;},&quot;isTemporary&quot;:false},{&quot;id&quot;:&quot;712e5e31-d7d4-3a6d-8be8-5f05a1e9858c&quot;,&quot;itemData&quot;:{&quot;type&quot;:&quot;report&quot;,&quot;id&quot;:&quot;712e5e31-d7d4-3a6d-8be8-5f05a1e9858c&quot;,&quot;title&quot;:&quot;ENCUESTA MUNDIAL DE SALUD A ESCOLARES GLOBAL SCHOOL-BASED STUDENT HEALTH SURVEY (GSHS) MODULOS DEL CUESTIONARIO BÁSICO FINAL&quot;,&quot;author&quot;:[{&quot;family&quot;:&quot;CDC&quot;,&quot;given&quot;:&quot;&quot;,&quot;parse-names&quot;:false,&quot;dropping-particle&quot;:&quot;&quot;,&quot;non-dropping-particle&quot;:&quot;&quot;},{&quot;family&quot;:&quot;Who&quot;,&quot;given&quot;:&quot;&quot;,&quot;parse-names&quot;:false,&quot;dropping-particle&quot;:&quot;&quot;,&quot;non-dropping-particle&quot;:&quot;&quot;}],&quot;container-title-short&quot;:&quot;&quot;},&quot;isTemporary&quot;:false}]},{&quot;citationID&quot;:&quot;MENDELEY_CITATION_cc3909cc-c452-4a30-b01c-6c199ab07fcf&quot;,&quot;properties&quot;:{&quot;noteIndex&quot;:0},&quot;isEdited&quot;:false,&quot;manualOverride&quot;:{&quot;isManuallyOverridden&quot;:false,&quot;citeprocText&quot;:&quot;(WHO, 2022)&quot;,&quot;manualOverrideText&quot;:&quot;&quot;},&quot;citationTag&quot;:&quot;MENDELEY_CITATION_v3_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&quot;,&quot;citationItems&quot;:[{&quot;id&quot;:&quot;b8e6aac2-8d29-3ef3-b08a-81f5750b1b66&quot;,&quot;itemData&quot;:{&quot;type&quot;:&quot;report&quot;,&quot;id&quot;:&quot;b8e6aac2-8d29-3ef3-b08a-81f5750b1b66&quot;,&quot;title&quot;:&quot;Informe sobre la situación mundial de la actividad física 2022 RESUMEN EJECUTIVO&quot;,&quot;author&quot;:[{&quot;family&quot;:&quot;WHO&quot;,&quot;given&quot;:&quot;&quot;,&quot;parse-names&quot;:false,&quot;dropping-particle&quot;:&quot;&quot;,&quot;non-dropping-particle&quot;:&quot;&quot;}],&quot;issued&quot;:{&quot;date-parts&quot;:[[2022]]},&quot;publisher-place&quot;:&quot;Ginebra&quot;,&quot;container-title-short&quot;:&quot;&quot;},&quot;isTemporary&quot;:false,&quot;suppress-author&quot;:false,&quot;composite&quot;:false,&quot;author-only&quot;:false}]},{&quot;citationID&quot;:&quot;MENDELEY_CITATION_6f3eb5ea-fe63-4972-ac46-1c14a8a1ee0a&quot;,&quot;properties&quot;:{&quot;noteIndex&quot;:0},&quot;isEdited&quot;:false,&quot;manualOverride&quot;:{&quot;isManuallyOverridden&quot;:false,&quot;citeprocText&quot;:&quot;(Romero et al., 2022)&quot;,&quot;manualOverrideText&quot;:&quot;&quot;},&quot;citationTag&quot;:&quot;MENDELEY_CITATION_v3_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&quot;,&quot;citationItems&quot;:[{&quot;id&quot;:&quot;a038614a-752e-376c-97e2-023463e54e47&quot;,&quot;itemData&quot;:{&quot;type&quot;:&quot;article-journal&quot;,&quot;id&quot;:&quot;a038614a-752e-376c-97e2-023463e54e47&quot;,&quot;title&quot;:&quot;Design of the Encuesta Nacional de Salud y Nutrición 2022 and planning and design of the Ensanut Continua 2020-2024&quot;,&quot;author&quot;:[{&quot;family&quot;:&quot;Romero&quot;,&quot;given&quot;:&quot;Martín&quot;,&quot;parse-names&quot;:false,&quot;dropping-particle&quot;:&quot;&quot;,&quot;non-dropping-particle&quot;:&quot;&quot;},{&quot;family&quot;:&quot;Barrientos-Gutiérrez&quot;,&quot;given&quot;:&quot;Tonatiuh&quot;,&quot;parse-names&quot;:false,&quot;dropping-particle&quot;:&quot;&quot;,&quot;non-dropping-particle&quot;:&quot;&quot;},{&quot;family&quot;:&quot;Cuevas-Nasu&quot;,&quot;given&quot;:&quot;Lucía&quot;,&quot;parse-names&quot;:false,&quot;dropping-particle&quot;:&quot;&quot;,&quot;non-dropping-particle&quot;:&quot;&quot;},{&quot;family&quot;:&quot;Bautista-Arredondo&quot;,&quot;given&quot;:&quot;Sergio&quot;,&quot;parse-names&quot;:false,&quot;dropping-particle&quot;:&quot;&quot;,&quot;non-dropping-particle&quot;:&quot;&quot;},{&quot;family&quot;:&quot;Colchero&quot;,&quot;given&quot;:&quot;M. Arantxa&quot;,&quot;parse-names&quot;:false,&quot;dropping-particle&quot;:&quot;&quot;,&quot;non-dropping-particle&quot;:&quot;&quot;},{&quot;family&quot;:&quot;Gaona-Pineda&quot;,&quot;given&quot;:&quot;Elsa B.&quot;,&quot;parse-names&quot;:false,&quot;dropping-particle&quot;:&quot;&quot;,&quot;non-dropping-particle&quot;:&quot;&quot;},{&quot;family&quot;:&quot;Martínez-Barnetche&quot;,&quot;given&quot;:&quot;Jesús&quot;,&quot;parse-names&quot;:false,&quot;dropping-particle&quot;:&quot;&quot;,&quot;non-dropping-particle&quot;:&quot;&quot;},{&quot;family&quot;:&quot;Alpuche-Aranda&quot;,&quot;given&quot;:&quot;Celia&quot;,&quot;parse-names&quot;:false,&quot;dropping-particle&quot;:&quot;&quot;,&quot;non-dropping-particle&quot;:&quot;&quot;},{&quot;family&quot;:&quot;Gómez-Acosta&quot;,&quot;given&quot;:&quot;Luz M.&quot;,&quot;parse-names&quot;:false,&quot;dropping-particle&quot;:&quot;&quot;,&quot;non-dropping-particle&quot;:&quot;&quot;},{&quot;family&quot;:&quot;Mendoza-Alvarado&quot;,&quot;given&quot;:&quot;Laura R.&quot;,&quot;parse-names&quot;:false,&quot;dropping-particle&quot;:&quot;&quot;,&quot;non-dropping-particle&quot;:&quot;&quot;},{&quot;family&quot;:&quot;Rivera-Dommarco&quot;,&quot;given&quot;:&quot;Juan&quot;,&quot;parse-names&quot;:false,&quot;dropping-particle&quot;:&quot;&quot;,&quot;non-dropping-particle&quot;:&quot;&quot;},{&quot;family&quot;:&quot;Lazcano-Ponce&quot;,&quot;given&quot;:&quot;Eduardo&quot;,&quot;parse-names&quot;:false,&quot;dropping-particle&quot;:&quot;&quot;,&quot;non-dropping-particle&quot;:&quot;&quot;},{&quot;family&quot;:&quot;Shamah-Levy&quot;,&quot;given&quot;:&quot;Teresa&quot;,&quot;parse-names&quot;:false,&quot;dropping-particle&quot;:&quot;&quot;,&quot;non-dropping-particle&quot;:&quot;&quot;}],&quot;container-title&quot;:&quot;Salud Publica de Mexico&quot;,&quot;container-title-short&quot;:&quot;Salud Publica Mex&quot;,&quot;DOI&quot;:&quot;10.21149/14186&quot;,&quot;ISSN&quot;:&quot;16067916&quot;,&quot;PMID&quot;:&quot;36130337&quot;,&quot;issued&quot;:{&quot;date-parts&quot;:[[2022]]},&quot;page&quot;:&quot;522-529&quot;,&quot;abstract&quot;:&quot;Objective. To present the design of the National Health and Nutrition Survey (Ensanut) 2022 and to quantify the progress of the Ensanut Continua 2020-2024. Materials and methods. Ensanut 2022 is the third survey in the series of surveys called Ensanut Continua 2020-2024. In this document, we describe the scope of Ensanut 2022 and its sampling, measurement and logistical organization procedures. In addition, the expected progress of the Ensanut Continua 2020-2024 at the conclusion of the Ensanut 2022 is presented. Results. Ensanut 2022 will obtain nationwide, at least 10 160 complete household interviews and 9 441 SARSCoV-2 seropositivity results. Conclusions. Ensanut 2022 will estimate the prevalence of SARS-CoV-2 seropositivity at the national and regional levels and will continue with the data gathering process, in order to achieve the objectives of the Ensanut Continua 2020-2024.&quot;,&quot;publisher&quot;:&quot;Instituto Nacional de Salud Publica&quot;,&quot;issue&quot;:&quot;5&quot;,&quot;volume&quot;:&quot;64&quot;},&quot;isTemporary&quot;:false,&quot;suppress-author&quot;:false,&quot;composite&quot;:false,&quot;author-only&quot;:false}]},{&quot;citationID&quot;:&quot;MENDELEY_CITATION_6182eb2e-8ec1-43b4-8272-36cb815c102a&quot;,&quot;properties&quot;:{&quot;noteIndex&quot;:0},&quot;isEdited&quot;:false,&quot;manualOverride&quot;:{&quot;isManuallyOverridden&quot;:false,&quot;citeprocText&quot;:&quot;(Chaves et al., 2017)&quot;,&quot;manualOverrideText&quot;:&quot;&quot;},&quot;citationTag&quot;:&quot;MENDELEY_CITATION_v3_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&quot;,&quot;citationItems&quot;:[{&quot;id&quot;:&quot;ae96ab85-b223-31dc-96fd-6c7b74a723be&quot;,&quot;itemData&quot;:{&quot;type&quot;:&quot;article-journal&quot;,&quot;id&quot;:&quot;ae96ab85-b223-31dc-96fd-6c7b74a723be&quot;,&quot;title&quot;:&quot;Asociación entre capacidad aeróbica y calidad de vida en adultos mayores de una ciudad colombiana&quot;,&quot;author&quot;:[{&quot;family&quot;:&quot;Chaves&quot;,&quot;given&quot;:&quot;Marco&quot;,&quot;parse-names&quot;:false,&quot;dropping-particle&quot;:&quot;&quot;,&quot;non-dropping-particle&quot;:&quot;&quot;},{&quot;family&quot;:&quot;Sandoval Cuellar&quot;,&quot;given&quot;:&quot;Carolina&quot;,&quot;parse-names&quot;:false,&quot;dropping-particle&quot;:&quot;&quot;,&quot;non-dropping-particle&quot;:&quot;&quot;},{&quot;family&quot;:&quot;Calero Saa&quot;,&quot;given&quot;:&quot;Pedro&quot;,&quot;parse-names&quot;:false,&quot;dropping-particle&quot;:&quot;&quot;,&quot;non-dropping-particle&quot;:&quot;&quot;}],&quot;container-title&quot;:&quot;Revista Peruana de Medicina Experimental y Salud Pública&quot;,&quot;container-title-short&quot;:&quot;Rev Peru Med Exp Salud Publica&quot;,&quot;accessed&quot;:{&quot;date-parts&quot;:[[2024,5,16]]},&quot;DOI&quot;:&quot;10.17843/rpmesp.2017.344.2522&quot;,&quot;ISSN&quot;:&quot;1726-4642&quot;,&quot;URL&quot;:&quot;https://rpmesp.ins.gob.pe/index.php/rpmesp/article/view/2522&quot;,&quot;issued&quot;:{&quot;date-parts&quot;:[[2017,12,4]]},&quot;page&quot;:&quot;672&quot;,&quot;publisher&quot;:&quot;Instituto Nacional de Salud&quot;,&quot;issue&quot;:&quot;4&quot;,&quot;volume&quot;:&quot;34&quot;},&quot;isTemporary&quot;:false,&quot;suppress-author&quot;:false,&quot;composite&quot;:false,&quot;author-only&quot;:false}]},{&quot;citationID&quot;:&quot;MENDELEY_CITATION_f0b53b39-4046-4676-a1f0-f2dd39aebc89&quot;,&quot;properties&quot;:{&quot;noteIndex&quot;:0},&quot;isEdited&quot;:false,&quot;manualOverride&quot;:{&quot;isManuallyOverridden&quot;:false,&quot;citeprocText&quot;:&quot;(Álvarez et al., 2020)&quot;,&quot;manualOverrideText&quot;:&quot;&quot;},&quot;citationTag&quot;:&quot;MENDELEY_CITATION_v3_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&quot;,&quot;citationItems&quot;:[{&quot;id&quot;:&quot;648800ad-d670-3e71-958b-902e1948bc0a&quot;,&quot;itemData&quot;:{&quot;type&quot;:&quot;article-journal&quot;,&quot;id&quot;:&quot;648800ad-d670-3e71-958b-902e1948bc0a&quot;,&quot;title&quot;:&quot;A survey on energy expenditure estimation using wearable devices&quot;,&quot;author&quot;:[{&quot;family&quot;:&quot;Álvarez&quot;,&quot;given&quot;:&quot;Juan A.&quot;,&quot;parse-names&quot;:false,&quot;dropping-particle&quot;:&quot;&quot;,&quot;non-dropping-particle&quot;:&quot;&quot;},{&quot;family&quot;:&quot;Cvetkovic&quot;,&quot;given&quot;:&quot;Bozidara&quot;,&quot;parse-names&quot;:false,&quot;dropping-particle&quot;:&quot;&quot;,&quot;non-dropping-particle&quot;:&quot;&quot;},{&quot;family&quot;:&quot;Lustrek&quot;,&quot;given&quot;:&quot;Mitja&quot;,&quot;parse-names&quot;:false,&quot;dropping-particle&quot;:&quot;&quot;,&quot;non-dropping-particle&quot;:&quot;&quot;}],&quot;container-title&quot;:&quot;ACM Computing Surveys&quot;,&quot;container-title-short&quot;:&quot;ACM Comput Surv&quot;,&quot;DOI&quot;:&quot;10.1145/3404482&quot;,&quot;ISSN&quot;:&quot;15577341&quot;,&quot;issued&quot;:{&quot;date-parts&quot;:[[2020,9,28]]},&quot;abstract&quot;:&quot;Human Energy Expenditure (EE) is a valuable tool for measuring physical activity and its impact on our body in an objective way. To accurately measure the EE, there are methods such as doubly labeled water and direct and indirect calorimetry, but their cost and practical limitations make them suitable only for research and professional sports. This situation, combined with the proliferation of commercial activity monitors, has stimulated the research of EE estimation (EEE) using machine learning on multimodal data from wearable devices. The article provides an overview of existing work in this evolving field, categorizes it, and makes publicly available an EEE dataset. Such a dataset is one of the most valuable resources for the development of the field but is generally not provided by researchers due to the high cost of collection. Finally, the article highlights best practices and promising future direction for designing EEE methods.&quot;,&quot;publisher&quot;:&quot;Association for Computing Machinery&quot;,&quot;issue&quot;:&quot;5&quot;,&quot;volume&quot;:&quot;53&quot;},&quot;isTemporary&quot;:false}]},{&quot;citationID&quot;:&quot;MENDELEY_CITATION_52e1bbe6-c701-4224-82dc-b1273593a0a3&quot;,&quot;properties&quot;:{&quot;noteIndex&quot;:0},&quot;isEdited&quot;:false,&quot;manualOverride&quot;:{&quot;isManuallyOverridden&quot;:false,&quot;citeprocText&quot;:&quot;(Rothney et al., 2008)&quot;,&quot;manualOverrideText&quot;:&quot;&quot;},&quot;citationTag&quot;:&quot;MENDELEY_CITATION_v3_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&quot;,&quot;citationItems&quot;:[{&quot;id&quot;:&quot;6dea4fa1-3250-3910-8011-7361943684b4&quot;,&quot;itemData&quot;:{&quot;type&quot;:&quot;article-journal&quot;,&quot;id&quot;:&quot;6dea4fa1-3250-3910-8011-7361943684b4&quot;,&quot;title&quot;:&quot;Validity of physical activity intensity predictions by ActiGraph, actical, and RT3 accelerometers&quot;,&quot;author&quot;:[{&quot;family&quot;:&quot;Rothney&quot;,&quot;given&quot;:&quot;Megan P.&quot;,&quot;parse-names&quot;:false,&quot;dropping-particle&quot;:&quot;&quot;,&quot;non-dropping-particle&quot;:&quot;&quot;},{&quot;family&quot;:&quot;Schaefer&quot;,&quot;given&quot;:&quot;Emily&quot;,&quot;parse-names&quot;:false,&quot;dropping-particle&quot;:&quot;V.&quot;,&quot;non-dropping-particle&quot;:&quot;&quot;},{&quot;family&quot;:&quot;Neumann&quot;,&quot;given&quot;:&quot;Megan M.&quot;,&quot;parse-names&quot;:false,&quot;dropping-particle&quot;:&quot;&quot;,&quot;non-dropping-particle&quot;:&quot;&quot;},{&quot;family&quot;:&quot;Choi&quot;,&quot;given&quot;:&quot;Leena&quot;,&quot;parse-names&quot;:false,&quot;dropping-particle&quot;:&quot;&quot;,&quot;non-dropping-particle&quot;:&quot;&quot;},{&quot;family&quot;:&quot;Chen&quot;,&quot;given&quot;:&quot;Kong Y.&quot;,&quot;parse-names&quot;:false,&quot;dropping-particle&quot;:&quot;&quot;,&quot;non-dropping-particle&quot;:&quot;&quot;}],&quot;container-title&quot;:&quot;Obesity&quot;,&quot;DOI&quot;:&quot;10.1038/oby.2008.279&quot;,&quot;ISSN&quot;:&quot;19307381&quot;,&quot;PMID&quot;:&quot;18535553&quot;,&quot;issued&quot;:{&quot;date-parts&quot;:[[2008,8]]},&quot;page&quot;:&quot;1946-1952&quot;,&quot;abstract&quot;:&quot;Objective: Accelerometers are promising tools for characterizing physical activity (PA) patterns in free-living persons. To date, validation of energy expenditure (EE) predictions from accelerometers has been restricted to short laboratory or simulated free-living protocols. This study seeks to determine the capabilities of eight previously published regression equations for three commercially available accelerometers to predict summary measures of daily EE. Methods and Procedures: Study participants were outfitted with ActiGraph, Actical, and RT3 accelerometers, while measurements were simultaneously made during overnight stays in a room calorimeter, which provided minute-by-minute EE measurements, in a diverse subject population (n = 85). Regression equations for each device were used to predict the minute-by-minute metabolic equivalents (METs) along with the daily PA level (PAL). Results: Two RT3 regressions and one ActiGraph regression were not significantly different from calorimeter measured PAL. When data from the entire visit were divided into four intensity categories - sedentary, light, moderate, and vigorous - significant (P &lt; 0.001) over- and underpredictions were detected in numerous regression equations and intensity categories. Discussion: Most EE prediction equations showed differences of &lt;2% in the moderate and vigorous intensity categories. These differences, though small in magnitude, may limit the ability of these regressions to accurately characterize whether specific PA goals have been met in the field setting. New regression equations should be developed if more accurate prediction of the daily PAL or higher precision in determining the time spent in specific PA intensity categories is desired. © 2008 The Obesity Society.&quot;,&quot;issue&quot;:&quot;8&quot;,&quot;volume&quot;:&quot;16&quot;,&quot;container-title-short&quot;:&quot;&quot;},&quot;isTemporary&quot;:false,&quot;suppress-author&quot;:false,&quot;composite&quot;:false,&quot;author-only&quot;:false}]},{&quot;citationID&quot;:&quot;MENDELEY_CITATION_2aa900f8-94e1-4b1e-8edc-4fed345361c4&quot;,&quot;properties&quot;:{&quot;noteIndex&quot;:0},&quot;isEdited&quot;:false,&quot;manualOverride&quot;:{&quot;isManuallyOverridden&quot;:false,&quot;citeprocText&quot;:&quot;(Henriksen et al., 2018)&quot;,&quot;manualOverrideText&quot;:&quot;&quot;},&quot;citationTag&quot;:&quot;MENDELEY_CITATION_v3_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&quot;,&quot;citationItems&quot;:[{&quot;id&quot;:&quot;32a747ac-fefe-3e29-a6e6-db1024e2a003&quot;,&quot;itemData&quot;:{&quot;type&quot;:&quot;article-journal&quot;,&quot;id&quot;:&quot;32a747ac-fefe-3e29-a6e6-db1024e2a003&quot;,&quot;title&quot;:&quot;Using fitness trackers and smartwatches to measure physical activity in research: Analysis of consumer wrist-worn wearables&quot;,&quot;author&quot;:[{&quot;family&quot;:&quot;Henriksen&quot;,&quot;given&quot;:&quot;André&quot;,&quot;parse-names&quot;:false,&quot;dropping-particle&quot;:&quot;&quot;,&quot;non-dropping-particle&quot;:&quot;&quot;},{&quot;family&quot;:&quot;Mikalsen&quot;,&quot;given&quot;:&quot;Martin Haugen&quot;,&quot;parse-names&quot;:false,&quot;dropping-particle&quot;:&quot;&quot;,&quot;non-dropping-particle&quot;:&quot;&quot;},{&quot;family&quot;:&quot;Woldaregay&quot;,&quot;given&quot;:&quot;Ashenafi Zebene&quot;,&quot;parse-names&quot;:false,&quot;dropping-particle&quot;:&quot;&quot;,&quot;non-dropping-particle&quot;:&quot;&quot;},{&quot;family&quot;:&quot;Muzny&quot;,&quot;given&quot;:&quot;Miroslav&quot;,&quot;parse-names&quot;:false,&quot;dropping-particle&quot;:&quot;&quot;,&quot;non-dropping-particle&quot;:&quot;&quot;},{&quot;family&quot;:&quot;Hartvigsen&quot;,&quot;given&quot;:&quot;Gunnar&quot;,&quot;parse-names&quot;:false,&quot;dropping-particle&quot;:&quot;&quot;,&quot;non-dropping-particle&quot;:&quot;&quot;},{&quot;family&quot;:&quot;Hopstock&quot;,&quot;given&quot;:&quot;Laila Arnesdatter&quot;,&quot;parse-names&quot;:false,&quot;dropping-particle&quot;:&quot;&quot;,&quot;non-dropping-particle&quot;:&quot;&quot;},{&quot;family&quot;:&quot;Grimsgaard&quot;,&quot;given&quot;:&quot;Sameline&quot;,&quot;parse-names&quot;:false,&quot;dropping-particle&quot;:&quot;&quot;,&quot;non-dropping-particle&quot;:&quot;&quot;}],&quot;container-title&quot;:&quot;Journal of Medical Internet Research&quot;,&quot;container-title-short&quot;:&quot;J Med Internet Res&quot;,&quot;DOI&quot;:&quot;10.2196/jmir.9157&quot;,&quot;ISSN&quot;:&quot;14388871&quot;,&quot;PMID&quot;:&quot;29567635&quot;,&quot;issued&quot;:{&quot;date-parts&quot;:[[2018,3,1]]},&quot;abstract&quot;:&quot;Background: New fitness trackers and smartwatches are released to the consumer market every year. These devices are equipped with different sensors, algorithms, and accompanying mobile apps. With recent advances in mobile sensor technology, privately collected physical activity data can be used as an addition to existing methods for health data collection in research. Furthermore, data collected from these devices have possible applications in patient diagnostics and treatment. With an increasing number of diverse brands, there is a need for an overview of device sensor support, as well as device applicability in research projects. Objective: The objective of this study was to examine the availability of wrist-worn fitness wearables and analyze availability of relevant fitness sensors from 2011 to 2017. Furthermore, the study was designed to assess brand usage in research projects, compare common brands in terms of developer access to collected health data, and features to consider when deciding which brand to use in future research. Methods: We searched for devices and brand names in six wearable device databases. For each brand, we identified additional devices on official brand websites. The search was limited to wrist-worn fitness wearables with accelerometers, for which we mapped brand, release year, and supported sensors relevant for fitness tracking. In addition, we conducted a Medical Literature Analysis and Retrieval System Online (MEDLINE) and ClinicalTrials search to determine brand usage in research projects. Finally, we investigated developer accessibility to the health data collected by identified brands. Results: We identified 423 unique devices from 132 different brands. Forty-seven percent of brands released only one device. Introduction of new brands peaked in 2014, and the highest number of new devices was introduced in 2015. Sensor support increased every year, and in addition to the accelerometer, a photoplethysmograph, for estimating heart rate, was the most common sensor. Out of the brands currently available, the five most often used in research projects are Fitbit, Garmin, Misfit, Apple, and Polar. Fitbit is used in twice as many validation studies as any other brands and is registered in ClinicalTrials studies 10 times as often as other brands. Conclusions: The wearable landscape is in constant change. New devices and brands are released every year, promising improved measurements and user experience. At the same time, other brands disappear from the consumer market for various reasons. Advances in device quality offer new opportunities for research. However, only a few well-established brands are frequently used in research projects, and even less are thoroughly validated.&quot;,&quot;publisher&quot;:&quot;JMIR Publications Inc.&quot;,&quot;issue&quot;:&quot;3&quot;,&quot;volume&quot;:&quot;20&quot;},&quot;isTemporary&quot;:false,&quot;suppress-author&quot;:false,&quot;composite&quot;:false,&quot;author-only&quot;:false}]},{&quot;citationID&quot;:&quot;MENDELEY_CITATION_b3c284fe-d8bc-4d3d-89c1-1c0dc15bb63b&quot;,&quot;properties&quot;:{&quot;noteIndex&quot;:0},&quot;isEdited&quot;:false,&quot;manualOverride&quot;:{&quot;isManuallyOverridden&quot;:false,&quot;citeprocText&quot;:&quot;(Rothney et al., 2008)&quot;,&quot;manualOverrideText&quot;:&quot;&quot;},&quot;citationTag&quot;:&quot;MENDELEY_CITATION_v3_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&quot;,&quot;citationItems&quot;:[{&quot;id&quot;:&quot;6dea4fa1-3250-3910-8011-7361943684b4&quot;,&quot;itemData&quot;:{&quot;type&quot;:&quot;article-journal&quot;,&quot;id&quot;:&quot;6dea4fa1-3250-3910-8011-7361943684b4&quot;,&quot;title&quot;:&quot;Validity of physical activity intensity predictions by ActiGraph, actical, and RT3 accelerometers&quot;,&quot;author&quot;:[{&quot;family&quot;:&quot;Rothney&quot;,&quot;given&quot;:&quot;Megan P.&quot;,&quot;parse-names&quot;:false,&quot;dropping-particle&quot;:&quot;&quot;,&quot;non-dropping-particle&quot;:&quot;&quot;},{&quot;family&quot;:&quot;Schaefer&quot;,&quot;given&quot;:&quot;Emily&quot;,&quot;parse-names&quot;:false,&quot;dropping-particle&quot;:&quot;V.&quot;,&quot;non-dropping-particle&quot;:&quot;&quot;},{&quot;family&quot;:&quot;Neumann&quot;,&quot;given&quot;:&quot;Megan M.&quot;,&quot;parse-names&quot;:false,&quot;dropping-particle&quot;:&quot;&quot;,&quot;non-dropping-particle&quot;:&quot;&quot;},{&quot;family&quot;:&quot;Choi&quot;,&quot;given&quot;:&quot;Leena&quot;,&quot;parse-names&quot;:false,&quot;dropping-particle&quot;:&quot;&quot;,&quot;non-dropping-particle&quot;:&quot;&quot;},{&quot;family&quot;:&quot;Chen&quot;,&quot;given&quot;:&quot;Kong Y.&quot;,&quot;parse-names&quot;:false,&quot;dropping-particle&quot;:&quot;&quot;,&quot;non-dropping-particle&quot;:&quot;&quot;}],&quot;container-title&quot;:&quot;Obesity&quot;,&quot;DOI&quot;:&quot;10.1038/oby.2008.279&quot;,&quot;ISSN&quot;:&quot;19307381&quot;,&quot;PMID&quot;:&quot;18535553&quot;,&quot;issued&quot;:{&quot;date-parts&quot;:[[2008,8]]},&quot;page&quot;:&quot;1946-1952&quot;,&quot;abstract&quot;:&quot;Objective: Accelerometers are promising tools for characterizing physical activity (PA) patterns in free-living persons. To date, validation of energy expenditure (EE) predictions from accelerometers has been restricted to short laboratory or simulated free-living protocols. This study seeks to determine the capabilities of eight previously published regression equations for three commercially available accelerometers to predict summary measures of daily EE. Methods and Procedures: Study participants were outfitted with ActiGraph, Actical, and RT3 accelerometers, while measurements were simultaneously made during overnight stays in a room calorimeter, which provided minute-by-minute EE measurements, in a diverse subject population (n = 85). Regression equations for each device were used to predict the minute-by-minute metabolic equivalents (METs) along with the daily PA level (PAL). Results: Two RT3 regressions and one ActiGraph regression were not significantly different from calorimeter measured PAL. When data from the entire visit were divided into four intensity categories - sedentary, light, moderate, and vigorous - significant (P &lt; 0.001) over- and underpredictions were detected in numerous regression equations and intensity categories. Discussion: Most EE prediction equations showed differences of &lt;2% in the moderate and vigorous intensity categories. These differences, though small in magnitude, may limit the ability of these regressions to accurately characterize whether specific PA goals have been met in the field setting. New regression equations should be developed if more accurate prediction of the daily PAL or higher precision in determining the time spent in specific PA intensity categories is desired. © 2008 The Obesity Society.&quot;,&quot;issue&quot;:&quot;8&quot;,&quot;volume&quot;:&quot;16&quot;,&quot;container-title-short&quot;:&quot;&quot;},&quot;isTemporary&quot;:false,&quot;suppress-author&quot;:false,&quot;composite&quot;:false,&quot;author-only&quot;:false}]},{&quot;citationID&quot;:&quot;MENDELEY_CITATION_3eb6bfed-6d72-4ce9-ba40-f7ba7862784f&quot;,&quot;properties&quot;:{&quot;noteIndex&quot;:0},&quot;isEdited&quot;:false,&quot;manualOverride&quot;:{&quot;isManuallyOverridden&quot;:false,&quot;citeprocText&quot;:&quot;(Bhuyan et al., 2016)&quot;,&quot;manualOverrideText&quot;:&quot;&quot;},&quot;citationTag&quot;:&quot;MENDELEY_CITATION_v3_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&quot;,&quot;citationItems&quot;:[{&quot;id&quot;:&quot;bc61a005-da3a-30b1-bbee-009ed9268a1d&quot;,&quot;itemData&quot;:{&quot;type&quot;:&quot;article-journal&quot;,&quot;id&quot;:&quot;bc61a005-da3a-30b1-bbee-009ed9268a1d&quot;,&quot;title&quot;:&quot;Use of Mobile Health Applications for Health-Seeking Behavior Among US Adults&quot;,&quot;author&quot;:[{&quot;family&quot;:&quot;Bhuyan&quot;,&quot;given&quot;:&quot;Soumitra S.&quot;,&quot;parse-names&quot;:false,&quot;dropping-particle&quot;:&quot;&quot;,&quot;non-dropping-particle&quot;:&quot;&quot;},{&quot;family&quot;:&quot;Lu&quot;,&quot;given&quot;:&quot;Ning&quot;,&quot;parse-names&quot;:false,&quot;dropping-particle&quot;:&quot;&quot;,&quot;non-dropping-particle&quot;:&quot;&quot;},{&quot;family&quot;:&quot;Chandak&quot;,&quot;given&quot;:&quot;Aastha&quot;,&quot;parse-names&quot;:false,&quot;dropping-particle&quot;:&quot;&quot;,&quot;non-dropping-particle&quot;:&quot;&quot;},{&quot;family&quot;:&quot;Kim&quot;,&quot;given&quot;:&quot;Hyunmin&quot;,&quot;parse-names&quot;:false,&quot;dropping-particle&quot;:&quot;&quot;,&quot;non-dropping-particle&quot;:&quot;&quot;},{&quot;family&quot;:&quot;Wyant&quot;,&quot;given&quot;:&quot;David&quot;,&quot;parse-names&quot;:false,&quot;dropping-particle&quot;:&quot;&quot;,&quot;non-dropping-particle&quot;:&quot;&quot;},{&quot;family&quot;:&quot;Bhatt&quot;,&quot;given&quot;:&quot;Jay&quot;,&quot;parse-names&quot;:false,&quot;dropping-particle&quot;:&quot;&quot;,&quot;non-dropping-particle&quot;:&quot;&quot;},{&quot;family&quot;:&quot;Kedia&quot;,&quot;given&quot;:&quot;Satish&quot;,&quot;parse-names&quot;:false,&quot;dropping-particle&quot;:&quot;&quot;,&quot;non-dropping-particle&quot;:&quot;&quot;},{&quot;family&quot;:&quot;Chang&quot;,&quot;given&quot;:&quot;Cyril F.&quot;,&quot;parse-names&quot;:false,&quot;dropping-particle&quot;:&quot;&quot;,&quot;non-dropping-particle&quot;:&quot;&quot;}],&quot;container-title&quot;:&quot;Journal of Medical Systems&quot;,&quot;container-title-short&quot;:&quot;J Med Syst&quot;,&quot;DOI&quot;:&quot;10.1007/s10916-016-0492-7&quot;,&quot;ISSN&quot;:&quot;1573689X&quot;,&quot;PMID&quot;:&quot;27147516&quot;,&quot;issued&quot;:{&quot;date-parts&quot;:[[2016,6,1]]},&quot;abstract&quot;:&quot;This study explores the use of mobile health applications (mHealth apps) on smartphones or tablets for health-seeking behavior among US adults. Data was obtained from cycle 4 of the 4th edition of the Health Information National Trends Survey (HINTS 4). Weighted multivariate logistic regression models examined predictors of 1) having mHealth apps, 2) usefulness of mHealth apps in achieving health behavior goals, 3) helpfulness in medical care decision-making, and 4) asking a physician new questions or seeking a second opinion. Using the Andersen Model of health services utilization, independent variables of interest were grouped under predisposing factors (age, gender, race, ethnicity, and marital status), enabling factors (education, employment, income, regular provider, health insurance, and rural/urban location of residence), and need factors (general health, confidence in their ability to take care of health, Body Mass Index, smoking status, and number of comorbidities). In a national sample of adults who had smartphones or tablets, 36 % had mHealth apps on their devices. Among those with apps, 60 % reported the usefulness of mHealth apps in achieving health behavior goals, 35 % reported their helpfulness for medical care decision-making, and 38 % reported their usefulness in asking their physicians new questions or seeking a second opinion. The multivariate models revealed that respondents were more likely to have mHealth apps if they had more education, health insurance, were confident in their ability to take good care of themselves, or had comorbidities, and were less likely to have them if they were older, had higher income, or lived in rural areas. In terms of usefulness of mHealth apps, those who were older and had higher income were less likely to report their usefulness in achieving health behavior goals. Those who were older, African American, and had confidence in their ability to take care of their health were more likely to respond that the mHealth apps were helpful in making a medical care decision and asking their physicians new questions or for a second opinion. Potentially, mHealth apps may reduce the burden on primary care, reduce costs, and improve the quality of care. However, several personal-level factors were associated with having mHealth apps and their perceived helpfulness among their users, indicating a multidimensional digital divide in the population of US adults.&quot;,&quot;publisher&quot;:&quot;Springer New York LLC&quot;,&quot;issue&quot;:&quot;6&quot;,&quot;volume&quot;:&quot;40&quot;},&quot;isTemporary&quot;:false,&quot;suppress-author&quot;:false,&quot;composite&quot;:false,&quot;author-only&quot;:false}]},{&quot;citationID&quot;:&quot;MENDELEY_CITATION_d4dae7be-63e9-4a86-8e5f-7687c95fea67&quot;,&quot;properties&quot;:{&quot;noteIndex&quot;:0},&quot;isEdited&quot;:false,&quot;manualOverride&quot;:{&quot;isManuallyOverridden&quot;:false,&quot;citeprocText&quot;:&quot;(Tajammul, 2023)&quot;,&quot;manualOverrideText&quot;:&quot;&quot;},&quot;citationTag&quot;:&quot;MENDELEY_CITATION_v3_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&quot;,&quot;citationItems&quot;:[{&quot;id&quot;:&quot;8f6342f1-2713-362c-9fd2-44449e5d1e41&quot;,&quot;itemData&quot;:{&quot;type&quot;:&quot;webpage&quot;,&quot;id&quot;:&quot;8f6342f1-2713-362c-9fd2-44449e5d1e41&quot;,&quot;title&quot;:&quot;Wearable Technology Statistics: A Tech and Human&quot;,&quot;author&quot;:[{&quot;family&quot;:&quot;Tajammul&quot;,&quot;given&quot;:&quot;Pangarkar&quot;,&quot;parse-names&quot;:false,&quot;dropping-particle&quot;:&quot;&quot;,&quot;non-dropping-particle&quot;:&quot;&quot;}],&quot;accessed&quot;:{&quot;date-parts&quot;:[[2024,6,16]]},&quot;URL&quot;:&quot;https://scoop.market.us/wearable-technology-statistics/&quot;,&quot;issued&quot;:{&quot;date-parts&quot;:[[2023,11,7]]},&quot;container-title-short&quot;:&quot;&quot;},&quot;isTemporary&quot;:false,&quot;suppress-author&quot;:false,&quot;composite&quot;:false,&quot;author-only&quot;:false}]},{&quot;citationID&quot;:&quot;MENDELEY_CITATION_015d04c7-2f9c-4094-a94b-e8db0a910d25&quot;,&quot;properties&quot;:{&quot;noteIndex&quot;:0},&quot;isEdited&quot;:false,&quot;manualOverride&quot;:{&quot;isManuallyOverridden&quot;:false,&quot;citeprocText&quot;:&quot;(Wright et al., 2017)&quot;,&quot;manualOverrideText&quot;:&quot;&quot;},&quot;citationTag&quot;:&quot;MENDELEY_CITATION_v3_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&quot;,&quot;citationItems&quot;:[{&quot;id&quot;:&quot;8f4b8fd7-b9eb-39dd-ac3d-c32cf8bf50a0&quot;,&quot;itemData&quot;:{&quot;type&quot;:&quot;article-journal&quot;,&quot;id&quot;:&quot;8f4b8fd7-b9eb-39dd-ac3d-c32cf8bf50a0&quot;,&quot;title&quot;:&quot;How consumer physical activity monitors could transform human physiology research&quot;,&quot;author&quot;:[{&quot;family&quot;:&quot;Wright&quot;,&quot;given&quot;:&quot;S P&quot;,&quot;parse-names&quot;:false,&quot;dropping-particle&quot;:&quot;&quot;,&quot;non-dropping-particle&quot;:&quot;&quot;},{&quot;family&quot;:&quot;Brown&quot;,&quot;given&quot;:&quot;Hall S Hall&quot;,&quot;parse-names&quot;:false,&quot;dropping-particle&quot;:&quot;&quot;,&quot;non-dropping-particle&quot;:&quot;&quot;},{&quot;family&quot;:&quot;Collier&quot;,&quot;given&quot;:&quot;T S&quot;,&quot;parse-names&quot;:false,&quot;dropping-particle&quot;:&quot;&quot;,&quot;non-dropping-particle&quot;:&quot;&quot;},{&quot;family&quot;:&quot;Sandberg&quot;,&quot;given&quot;:&quot;S R&quot;,&quot;parse-names&quot;:false,&quot;dropping-particle&quot;:&quot;&quot;,&quot;non-dropping-particle&quot;:&quot;&quot;}],&quot;container-title&quot;:&quot;Am J Physiol Regul Integr Comp Physiol&quot;,&quot;DOI&quot;:&quot;10.1152/ajpregu.00349.2016.-A&quot;,&quot;URL&quot;:&quot;www.livescience.com/49400-fitness-tracker-smart-&quot;,&quot;issued&quot;:{&quot;date-parts&quot;:[[2017]]},&quot;page&quot;:&quot;358-367&quot;,&quot;volume&quot;:&quot;312&quot;,&quot;container-title-short&quot;:&quot;&quot;},&quot;isTemporary&quot;:false,&quot;suppress-author&quot;:false,&quot;composite&quot;:false,&quot;author-only&quot;:false}]},{&quot;citationID&quot;:&quot;MENDELEY_CITATION_af9f3a37-1975-469b-b546-fd9b1f816144&quot;,&quot;properties&quot;:{&quot;noteIndex&quot;:0},&quot;isEdited&quot;:false,&quot;manualOverride&quot;:{&quot;isManuallyOverridden&quot;:true,&quot;citeprocText&quot;:&quot;(Dinesh et al., 2014)&quot;,&quot;manualOverrideText&quot;:&quot;Dinesh y cols.,&quot;},&quot;citationTag&quot;:&quot;MENDELEY_CITATION_v3_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&quot;,&quot;citationItems&quot;:[{&quot;id&quot;:&quot;2886d64f-4f4c-3d3a-836b-108e777763fe&quot;,&quot;itemData&quot;:{&quot;type&quot;:&quot;article-journal&quot;,&quot;id&quot;:&quot;2886d64f-4f4c-3d3a-836b-108e777763fe&quot;,&quot;title&quot;:&quot;ActiGraph™ activity monitors: The firmware effect&quot;,&quot;author&quot;:[{&quot;family&quot;:&quot;Dinesh&quot;,&quot;given&quot;:&quot;John&quot;,&quot;parse-names&quot;:false,&quot;dropping-particle&quot;:&quot;&quot;,&quot;non-dropping-particle&quot;:&quot;&quot;},{&quot;family&quot;:&quot;Sasaki&quot;,&quot;given&quot;:&quot;Jeffer&quot;,&quot;parse-names&quot;:false,&quot;dropping-particle&quot;:&quot;&quot;,&quot;non-dropping-particle&quot;:&quot;&quot;},{&quot;family&quot;:&quot;Hickey&quot;,&quot;given&quot;:&quot;Amanda&quot;,&quot;parse-names&quot;:false,&quot;dropping-particle&quot;:&quot;&quot;,&quot;non-dropping-particle&quot;:&quot;&quot;},{&quot;family&quot;:&quot;Mavilia&quot;,&quot;given&quot;:&quot;Marianna&quot;,&quot;parse-names&quot;:false,&quot;dropping-particle&quot;:&quot;&quot;,&quot;non-dropping-particle&quot;:&quot;&quot;},{&quot;family&quot;:&quot;Freedson&quot;,&quot;given&quot;:&quot;Patty S.&quot;,&quot;parse-names&quot;:false,&quot;dropping-particle&quot;:&quot;&quot;,&quot;non-dropping-particle&quot;:&quot;&quot;}],&quot;container-title&quot;:&quot;Medicine and Science in Sports and Exercise&quot;,&quot;container-title-short&quot;:&quot;Med Sci Sports Exerc&quot;,&quot;DOI&quot;:&quot;10.1249/MSS.0000000000000145&quot;,&quot;ISSN&quot;:&quot;15300315&quot;,&quot;PMID&quot;:&quot;24042309&quot;,&quot;issued&quot;:{&quot;date-parts&quot;:[[2014]]},&quot;page&quot;:&quot;834-839&quot;,&quot;abstract&quot;:&quot;Purpose: The objective of this study is to examine the effect of different firmware versions on ActiGraph™ counts from the laboratory, field, and mechanical shaker testing. Methods: Counts from 5 GT3X and 7 GT1M firmware versions were compared in this study. Monitors uploaded with these firmware versions were worn on the hip by 15 participants (age = 24.9 ± 5.0 yr, BMI= 23.9 ± 2.4 kg·m) who performed laboratory-based treadmill (walking: 1.5, 3.0 and 4.5 mph; running: 6 mph) and simulated free-living activities (sitting, self-paced walking, filing papers, dusting, vacuuming, and cleaning the room). Testing was also conducted during 1 d of free living and using orbital mechanical shaker testing at 0.7, 1.3, 2.0, and 3.0 Hz. Intermonitor comparisons for vertical, anteroposterior, mediolateral, and triaxial vector magnitude counts were conducted using one-way ANOVA and post hoc pairwise comparisons (P &lt; 0.05). Results: Vertical counts during treadmill walking at 1.5 mph from the GT1M monitor with firmware version 1.1.0. were significantly greater (P &lt; 0.05; 75%) than output from the monitor with firmware version 1.3.0. Shaker testing revealed statistically significant differences in vertical and lateral counts. Although there were no significant differences among activity counts in the free-living comparisons, firmware version 1.1.0. produced the highest vertical counts during this protocol. Conclusion: Greater sensitivity of firmware version 1.1.0. to low-frequency sedentary activities resulted in greater counts than other firmware versions. It is recommended that before releasing new firmware, ActiGraph™ perform both human and mechanical shaker testing to verify comparability in outputs between new and previous firmware versions. © 2014 by the American College of Sports Medicine.&quot;,&quot;publisher&quot;:&quot;Lippincott Williams and Wilkins&quot;,&quot;issue&quot;:&quot;4&quot;,&quot;volume&quot;:&quot;46&quot;},&quot;isTemporary&quot;:false,&quot;suppress-author&quot;:false,&quot;composite&quot;:false,&quot;author-only&quot;:false}]},{&quot;citationID&quot;:&quot;MENDELEY_CITATION_c8bf453f-3dfc-4cee-a73a-78f9d38fe04e&quot;,&quot;properties&quot;:{&quot;noteIndex&quot;:0},&quot;isEdited&quot;:false,&quot;manualOverride&quot;:{&quot;isManuallyOverridden&quot;:false,&quot;citeprocText&quot;:&quot;(Dinesh et al., 2014)&quot;,&quot;manualOverrideText&quot;:&quot;&quot;},&quot;citationTag&quot;:&quot;MENDELEY_CITATION_v3_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&quot;,&quot;citationItems&quot;:[{&quot;id&quot;:&quot;2886d64f-4f4c-3d3a-836b-108e777763fe&quot;,&quot;itemData&quot;:{&quot;type&quot;:&quot;article-journal&quot;,&quot;id&quot;:&quot;2886d64f-4f4c-3d3a-836b-108e777763fe&quot;,&quot;title&quot;:&quot;ActiGraph™ activity monitors: The firmware effect&quot;,&quot;author&quot;:[{&quot;family&quot;:&quot;Dinesh&quot;,&quot;given&quot;:&quot;John&quot;,&quot;parse-names&quot;:false,&quot;dropping-particle&quot;:&quot;&quot;,&quot;non-dropping-particle&quot;:&quot;&quot;},{&quot;family&quot;:&quot;Sasaki&quot;,&quot;given&quot;:&quot;Jeffer&quot;,&quot;parse-names&quot;:false,&quot;dropping-particle&quot;:&quot;&quot;,&quot;non-dropping-particle&quot;:&quot;&quot;},{&quot;family&quot;:&quot;Hickey&quot;,&quot;given&quot;:&quot;Amanda&quot;,&quot;parse-names&quot;:false,&quot;dropping-particle&quot;:&quot;&quot;,&quot;non-dropping-particle&quot;:&quot;&quot;},{&quot;family&quot;:&quot;Mavilia&quot;,&quot;given&quot;:&quot;Marianna&quot;,&quot;parse-names&quot;:false,&quot;dropping-particle&quot;:&quot;&quot;,&quot;non-dropping-particle&quot;:&quot;&quot;},{&quot;family&quot;:&quot;Freedson&quot;,&quot;given&quot;:&quot;Patty S.&quot;,&quot;parse-names&quot;:false,&quot;dropping-particle&quot;:&quot;&quot;,&quot;non-dropping-particle&quot;:&quot;&quot;}],&quot;container-title&quot;:&quot;Medicine and Science in Sports and Exercise&quot;,&quot;container-title-short&quot;:&quot;Med Sci Sports Exerc&quot;,&quot;DOI&quot;:&quot;10.1249/MSS.0000000000000145&quot;,&quot;ISSN&quot;:&quot;15300315&quot;,&quot;PMID&quot;:&quot;24042309&quot;,&quot;issued&quot;:{&quot;date-parts&quot;:[[2014]]},&quot;page&quot;:&quot;834-839&quot;,&quot;abstract&quot;:&quot;Purpose: The objective of this study is to examine the effect of different firmware versions on ActiGraph™ counts from the laboratory, field, and mechanical shaker testing. Methods: Counts from 5 GT3X and 7 GT1M firmware versions were compared in this study. Monitors uploaded with these firmware versions were worn on the hip by 15 participants (age = 24.9 ± 5.0 yr, BMI= 23.9 ± 2.4 kg·m) who performed laboratory-based treadmill (walking: 1.5, 3.0 and 4.5 mph; running: 6 mph) and simulated free-living activities (sitting, self-paced walking, filing papers, dusting, vacuuming, and cleaning the room). Testing was also conducted during 1 d of free living and using orbital mechanical shaker testing at 0.7, 1.3, 2.0, and 3.0 Hz. Intermonitor comparisons for vertical, anteroposterior, mediolateral, and triaxial vector magnitude counts were conducted using one-way ANOVA and post hoc pairwise comparisons (P &lt; 0.05). Results: Vertical counts during treadmill walking at 1.5 mph from the GT1M monitor with firmware version 1.1.0. were significantly greater (P &lt; 0.05; 75%) than output from the monitor with firmware version 1.3.0. Shaker testing revealed statistically significant differences in vertical and lateral counts. Although there were no significant differences among activity counts in the free-living comparisons, firmware version 1.1.0. produced the highest vertical counts during this protocol. Conclusion: Greater sensitivity of firmware version 1.1.0. to low-frequency sedentary activities resulted in greater counts than other firmware versions. It is recommended that before releasing new firmware, ActiGraph™ perform both human and mechanical shaker testing to verify comparability in outputs between new and previous firmware versions. © 2014 by the American College of Sports Medicine.&quot;,&quot;publisher&quot;:&quot;Lippincott Williams and Wilkins&quot;,&quot;issue&quot;:&quot;4&quot;,&quot;volume&quot;:&quot;46&quot;},&quot;isTemporary&quot;:false,&quot;suppress-author&quot;:false,&quot;composite&quot;:false,&quot;author-only&quot;:false}]},{&quot;citationID&quot;:&quot;MENDELEY_CITATION_bee3c253-eab6-4d45-8945-5e3d10fcdc66&quot;,&quot;properties&quot;:{&quot;noteIndex&quot;:0},&quot;isEdited&quot;:false,&quot;manualOverride&quot;:{&quot;isManuallyOverridden&quot;:false,&quot;citeprocText&quot;:&quot;(Wright et al., 2017)&quot;,&quot;manualOverrideText&quot;:&quot;&quot;},&quot;citationTag&quot;:&quot;MENDELEY_CITATION_v3_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&quot;,&quot;citationItems&quot;:[{&quot;id&quot;:&quot;8f4b8fd7-b9eb-39dd-ac3d-c32cf8bf50a0&quot;,&quot;itemData&quot;:{&quot;type&quot;:&quot;article-journal&quot;,&quot;id&quot;:&quot;8f4b8fd7-b9eb-39dd-ac3d-c32cf8bf50a0&quot;,&quot;title&quot;:&quot;How consumer physical activity monitors could transform human physiology research&quot;,&quot;author&quot;:[{&quot;family&quot;:&quot;Wright&quot;,&quot;given&quot;:&quot;S P&quot;,&quot;parse-names&quot;:false,&quot;dropping-particle&quot;:&quot;&quot;,&quot;non-dropping-particle&quot;:&quot;&quot;},{&quot;family&quot;:&quot;Brown&quot;,&quot;given&quot;:&quot;Hall S Hall&quot;,&quot;parse-names&quot;:false,&quot;dropping-particle&quot;:&quot;&quot;,&quot;non-dropping-particle&quot;:&quot;&quot;},{&quot;family&quot;:&quot;Collier&quot;,&quot;given&quot;:&quot;T S&quot;,&quot;parse-names&quot;:false,&quot;dropping-particle&quot;:&quot;&quot;,&quot;non-dropping-particle&quot;:&quot;&quot;},{&quot;family&quot;:&quot;Sandberg&quot;,&quot;given&quot;:&quot;S R&quot;,&quot;parse-names&quot;:false,&quot;dropping-particle&quot;:&quot;&quot;,&quot;non-dropping-particle&quot;:&quot;&quot;}],&quot;container-title&quot;:&quot;Am J Physiol Regul Integr Comp Physiol&quot;,&quot;DOI&quot;:&quot;10.1152/ajpregu.00349.2016.-A&quot;,&quot;URL&quot;:&quot;www.livescience.com/49400-fitness-tracker-smart-&quot;,&quot;issued&quot;:{&quot;date-parts&quot;:[[2017]]},&quot;page&quot;:&quot;358-367&quot;,&quot;volume&quot;:&quot;312&quot;,&quot;container-title-short&quot;:&quot;&quot;},&quot;isTemporary&quot;:false,&quot;suppress-author&quot;:false,&quot;composite&quot;:false,&quot;author-only&quot;:false}]},{&quot;citationID&quot;:&quot;MENDELEY_CITATION_05ec557d-b795-48f9-b719-2821512d7c4f&quot;,&quot;properties&quot;:{&quot;noteIndex&quot;:0},&quot;isEdited&quot;:false,&quot;manualOverride&quot;:{&quot;isManuallyOverridden&quot;:false,&quot;citeprocText&quot;:&quot;(Dinesh et al., 2014)&quot;,&quot;manualOverrideText&quot;:&quot;&quot;},&quot;citationTag&quot;:&quot;MENDELEY_CITATION_v3_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&quot;,&quot;citationItems&quot;:[{&quot;id&quot;:&quot;2886d64f-4f4c-3d3a-836b-108e777763fe&quot;,&quot;itemData&quot;:{&quot;type&quot;:&quot;article-journal&quot;,&quot;id&quot;:&quot;2886d64f-4f4c-3d3a-836b-108e777763fe&quot;,&quot;title&quot;:&quot;ActiGraph™ activity monitors: The firmware effect&quot;,&quot;author&quot;:[{&quot;family&quot;:&quot;Dinesh&quot;,&quot;given&quot;:&quot;John&quot;,&quot;parse-names&quot;:false,&quot;dropping-particle&quot;:&quot;&quot;,&quot;non-dropping-particle&quot;:&quot;&quot;},{&quot;family&quot;:&quot;Sasaki&quot;,&quot;given&quot;:&quot;Jeffer&quot;,&quot;parse-names&quot;:false,&quot;dropping-particle&quot;:&quot;&quot;,&quot;non-dropping-particle&quot;:&quot;&quot;},{&quot;family&quot;:&quot;Hickey&quot;,&quot;given&quot;:&quot;Amanda&quot;,&quot;parse-names&quot;:false,&quot;dropping-particle&quot;:&quot;&quot;,&quot;non-dropping-particle&quot;:&quot;&quot;},{&quot;family&quot;:&quot;Mavilia&quot;,&quot;given&quot;:&quot;Marianna&quot;,&quot;parse-names&quot;:false,&quot;dropping-particle&quot;:&quot;&quot;,&quot;non-dropping-particle&quot;:&quot;&quot;},{&quot;family&quot;:&quot;Freedson&quot;,&quot;given&quot;:&quot;Patty S.&quot;,&quot;parse-names&quot;:false,&quot;dropping-particle&quot;:&quot;&quot;,&quot;non-dropping-particle&quot;:&quot;&quot;}],&quot;container-title&quot;:&quot;Medicine and Science in Sports and Exercise&quot;,&quot;container-title-short&quot;:&quot;Med Sci Sports Exerc&quot;,&quot;DOI&quot;:&quot;10.1249/MSS.0000000000000145&quot;,&quot;ISSN&quot;:&quot;15300315&quot;,&quot;PMID&quot;:&quot;24042309&quot;,&quot;issued&quot;:{&quot;date-parts&quot;:[[2014]]},&quot;page&quot;:&quot;834-839&quot;,&quot;abstract&quot;:&quot;Purpose: The objective of this study is to examine the effect of different firmware versions on ActiGraph™ counts from the laboratory, field, and mechanical shaker testing. Methods: Counts from 5 GT3X and 7 GT1M firmware versions were compared in this study. Monitors uploaded with these firmware versions were worn on the hip by 15 participants (age = 24.9 ± 5.0 yr, BMI= 23.9 ± 2.4 kg·m) who performed laboratory-based treadmill (walking: 1.5, 3.0 and 4.5 mph; running: 6 mph) and simulated free-living activities (sitting, self-paced walking, filing papers, dusting, vacuuming, and cleaning the room). Testing was also conducted during 1 d of free living and using orbital mechanical shaker testing at 0.7, 1.3, 2.0, and 3.0 Hz. Intermonitor comparisons for vertical, anteroposterior, mediolateral, and triaxial vector magnitude counts were conducted using one-way ANOVA and post hoc pairwise comparisons (P &lt; 0.05). Results: Vertical counts during treadmill walking at 1.5 mph from the GT1M monitor with firmware version 1.1.0. were significantly greater (P &lt; 0.05; 75%) than output from the monitor with firmware version 1.3.0. Shaker testing revealed statistically significant differences in vertical and lateral counts. Although there were no significant differences among activity counts in the free-living comparisons, firmware version 1.1.0. produced the highest vertical counts during this protocol. Conclusion: Greater sensitivity of firmware version 1.1.0. to low-frequency sedentary activities resulted in greater counts than other firmware versions. It is recommended that before releasing new firmware, ActiGraph™ perform both human and mechanical shaker testing to verify comparability in outputs between new and previous firmware versions. © 2014 by the American College of Sports Medicine.&quot;,&quot;publisher&quot;:&quot;Lippincott Williams and Wilkins&quot;,&quot;issue&quot;:&quot;4&quot;,&quot;volume&quot;:&quot;46&quot;},&quot;isTemporary&quot;:false,&quot;suppress-author&quot;:false,&quot;composite&quot;:false,&quot;author-only&quot;:false}]},{&quot;citationID&quot;:&quot;MENDELEY_CITATION_9251e03f-6306-4e03-bfc5-df937c16826b&quot;,&quot;properties&quot;:{&quot;noteIndex&quot;:0},&quot;isEdited&quot;:false,&quot;manualOverride&quot;:{&quot;isManuallyOverridden&quot;:false,&quot;citeprocText&quot;:&quot;(Dinesh et al., 2014)&quot;,&quot;manualOverrideText&quot;:&quot;&quot;},&quot;citationTag&quot;:&quot;MENDELEY_CITATION_v3_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&quot;,&quot;citationItems&quot;:[{&quot;id&quot;:&quot;2886d64f-4f4c-3d3a-836b-108e777763fe&quot;,&quot;itemData&quot;:{&quot;type&quot;:&quot;article-journal&quot;,&quot;id&quot;:&quot;2886d64f-4f4c-3d3a-836b-108e777763fe&quot;,&quot;title&quot;:&quot;ActiGraph™ activity monitors: The firmware effect&quot;,&quot;author&quot;:[{&quot;family&quot;:&quot;Dinesh&quot;,&quot;given&quot;:&quot;John&quot;,&quot;parse-names&quot;:false,&quot;dropping-particle&quot;:&quot;&quot;,&quot;non-dropping-particle&quot;:&quot;&quot;},{&quot;family&quot;:&quot;Sasaki&quot;,&quot;given&quot;:&quot;Jeffer&quot;,&quot;parse-names&quot;:false,&quot;dropping-particle&quot;:&quot;&quot;,&quot;non-dropping-particle&quot;:&quot;&quot;},{&quot;family&quot;:&quot;Hickey&quot;,&quot;given&quot;:&quot;Amanda&quot;,&quot;parse-names&quot;:false,&quot;dropping-particle&quot;:&quot;&quot;,&quot;non-dropping-particle&quot;:&quot;&quot;},{&quot;family&quot;:&quot;Mavilia&quot;,&quot;given&quot;:&quot;Marianna&quot;,&quot;parse-names&quot;:false,&quot;dropping-particle&quot;:&quot;&quot;,&quot;non-dropping-particle&quot;:&quot;&quot;},{&quot;family&quot;:&quot;Freedson&quot;,&quot;given&quot;:&quot;Patty S.&quot;,&quot;parse-names&quot;:false,&quot;dropping-particle&quot;:&quot;&quot;,&quot;non-dropping-particle&quot;:&quot;&quot;}],&quot;container-title&quot;:&quot;Medicine and Science in Sports and Exercise&quot;,&quot;container-title-short&quot;:&quot;Med Sci Sports Exerc&quot;,&quot;DOI&quot;:&quot;10.1249/MSS.0000000000000145&quot;,&quot;ISSN&quot;:&quot;15300315&quot;,&quot;PMID&quot;:&quot;24042309&quot;,&quot;issued&quot;:{&quot;date-parts&quot;:[[2014]]},&quot;page&quot;:&quot;834-839&quot;,&quot;abstract&quot;:&quot;Purpose: The objective of this study is to examine the effect of different firmware versions on ActiGraph™ counts from the laboratory, field, and mechanical shaker testing. Methods: Counts from 5 GT3X and 7 GT1M firmware versions were compared in this study. Monitors uploaded with these firmware versions were worn on the hip by 15 participants (age = 24.9 ± 5.0 yr, BMI= 23.9 ± 2.4 kg·m) who performed laboratory-based treadmill (walking: 1.5, 3.0 and 4.5 mph; running: 6 mph) and simulated free-living activities (sitting, self-paced walking, filing papers, dusting, vacuuming, and cleaning the room). Testing was also conducted during 1 d of free living and using orbital mechanical shaker testing at 0.7, 1.3, 2.0, and 3.0 Hz. Intermonitor comparisons for vertical, anteroposterior, mediolateral, and triaxial vector magnitude counts were conducted using one-way ANOVA and post hoc pairwise comparisons (P &lt; 0.05). Results: Vertical counts during treadmill walking at 1.5 mph from the GT1M monitor with firmware version 1.1.0. were significantly greater (P &lt; 0.05; 75%) than output from the monitor with firmware version 1.3.0. Shaker testing revealed statistically significant differences in vertical and lateral counts. Although there were no significant differences among activity counts in the free-living comparisons, firmware version 1.1.0. produced the highest vertical counts during this protocol. Conclusion: Greater sensitivity of firmware version 1.1.0. to low-frequency sedentary activities resulted in greater counts than other firmware versions. It is recommended that before releasing new firmware, ActiGraph™ perform both human and mechanical shaker testing to verify comparability in outputs between new and previous firmware versions. © 2014 by the American College of Sports Medicine.&quot;,&quot;publisher&quot;:&quot;Lippincott Williams and Wilkins&quot;,&quot;issue&quot;:&quot;4&quot;,&quot;volume&quot;:&quot;46&quot;},&quot;isTemporary&quot;:false,&quot;suppress-author&quot;:false,&quot;composite&quot;:false,&quot;author-only&quot;:false}]},{&quot;citationID&quot;:&quot;MENDELEY_CITATION_89ab9b1d-1a9f-4f37-a523-3f4647cf0dc3&quot;,&quot;properties&quot;:{&quot;noteIndex&quot;:0},&quot;isEdited&quot;:false,&quot;manualOverride&quot;:{&quot;isManuallyOverridden&quot;:false,&quot;citeprocText&quot;:&quot;(Wright et al., 2017)&quot;,&quot;manualOverrideText&quot;:&quot;&quot;},&quot;citationTag&quot;:&quot;MENDELEY_CITATION_v3_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&quot;,&quot;citationItems&quot;:[{&quot;id&quot;:&quot;8f4b8fd7-b9eb-39dd-ac3d-c32cf8bf50a0&quot;,&quot;itemData&quot;:{&quot;type&quot;:&quot;article-journal&quot;,&quot;id&quot;:&quot;8f4b8fd7-b9eb-39dd-ac3d-c32cf8bf50a0&quot;,&quot;title&quot;:&quot;How consumer physical activity monitors could transform human physiology research&quot;,&quot;author&quot;:[{&quot;family&quot;:&quot;Wright&quot;,&quot;given&quot;:&quot;S P&quot;,&quot;parse-names&quot;:false,&quot;dropping-particle&quot;:&quot;&quot;,&quot;non-dropping-particle&quot;:&quot;&quot;},{&quot;family&quot;:&quot;Brown&quot;,&quot;given&quot;:&quot;Hall S Hall&quot;,&quot;parse-names&quot;:false,&quot;dropping-particle&quot;:&quot;&quot;,&quot;non-dropping-particle&quot;:&quot;&quot;},{&quot;family&quot;:&quot;Collier&quot;,&quot;given&quot;:&quot;T S&quot;,&quot;parse-names&quot;:false,&quot;dropping-particle&quot;:&quot;&quot;,&quot;non-dropping-particle&quot;:&quot;&quot;},{&quot;family&quot;:&quot;Sandberg&quot;,&quot;given&quot;:&quot;S R&quot;,&quot;parse-names&quot;:false,&quot;dropping-particle&quot;:&quot;&quot;,&quot;non-dropping-particle&quot;:&quot;&quot;}],&quot;container-title&quot;:&quot;Am J Physiol Regul Integr Comp Physiol&quot;,&quot;DOI&quot;:&quot;10.1152/ajpregu.00349.2016.-A&quot;,&quot;URL&quot;:&quot;www.livescience.com/49400-fitness-tracker-smart-&quot;,&quot;issued&quot;:{&quot;date-parts&quot;:[[2017]]},&quot;page&quot;:&quot;358-367&quot;,&quot;volume&quot;:&quot;312&quot;,&quot;container-title-short&quot;:&quot;&quot;},&quot;isTemporary&quot;:false,&quot;suppress-author&quot;:false,&quot;composite&quot;:false,&quot;author-only&quot;:false}]},{&quot;citationID&quot;:&quot;MENDELEY_CITATION_a9d6b260-bffb-4973-8047-18b9b63f1a89&quot;,&quot;properties&quot;:{&quot;noteIndex&quot;:0},&quot;isEdited&quot;:false,&quot;manualOverride&quot;:{&quot;isManuallyOverridden&quot;:false,&quot;citeprocText&quot;:&quot;(Dinesh et al., 2014)&quot;,&quot;manualOverrideText&quot;:&quot;&quot;},&quot;citationTag&quot;:&quot;MENDELEY_CITATION_v3_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&quot;,&quot;citationItems&quot;:[{&quot;id&quot;:&quot;2886d64f-4f4c-3d3a-836b-108e777763fe&quot;,&quot;itemData&quot;:{&quot;type&quot;:&quot;article-journal&quot;,&quot;id&quot;:&quot;2886d64f-4f4c-3d3a-836b-108e777763fe&quot;,&quot;title&quot;:&quot;ActiGraph™ activity monitors: The firmware effect&quot;,&quot;author&quot;:[{&quot;family&quot;:&quot;Dinesh&quot;,&quot;given&quot;:&quot;John&quot;,&quot;parse-names&quot;:false,&quot;dropping-particle&quot;:&quot;&quot;,&quot;non-dropping-particle&quot;:&quot;&quot;},{&quot;family&quot;:&quot;Sasaki&quot;,&quot;given&quot;:&quot;Jeffer&quot;,&quot;parse-names&quot;:false,&quot;dropping-particle&quot;:&quot;&quot;,&quot;non-dropping-particle&quot;:&quot;&quot;},{&quot;family&quot;:&quot;Hickey&quot;,&quot;given&quot;:&quot;Amanda&quot;,&quot;parse-names&quot;:false,&quot;dropping-particle&quot;:&quot;&quot;,&quot;non-dropping-particle&quot;:&quot;&quot;},{&quot;family&quot;:&quot;Mavilia&quot;,&quot;given&quot;:&quot;Marianna&quot;,&quot;parse-names&quot;:false,&quot;dropping-particle&quot;:&quot;&quot;,&quot;non-dropping-particle&quot;:&quot;&quot;},{&quot;family&quot;:&quot;Freedson&quot;,&quot;given&quot;:&quot;Patty S.&quot;,&quot;parse-names&quot;:false,&quot;dropping-particle&quot;:&quot;&quot;,&quot;non-dropping-particle&quot;:&quot;&quot;}],&quot;container-title&quot;:&quot;Medicine and Science in Sports and Exercise&quot;,&quot;container-title-short&quot;:&quot;Med Sci Sports Exerc&quot;,&quot;DOI&quot;:&quot;10.1249/MSS.0000000000000145&quot;,&quot;ISSN&quot;:&quot;15300315&quot;,&quot;PMID&quot;:&quot;24042309&quot;,&quot;issued&quot;:{&quot;date-parts&quot;:[[2014]]},&quot;page&quot;:&quot;834-839&quot;,&quot;abstract&quot;:&quot;Purpose: The objective of this study is to examine the effect of different firmware versions on ActiGraph™ counts from the laboratory, field, and mechanical shaker testing. Methods: Counts from 5 GT3X and 7 GT1M firmware versions were compared in this study. Monitors uploaded with these firmware versions were worn on the hip by 15 participants (age = 24.9 ± 5.0 yr, BMI= 23.9 ± 2.4 kg·m) who performed laboratory-based treadmill (walking: 1.5, 3.0 and 4.5 mph; running: 6 mph) and simulated free-living activities (sitting, self-paced walking, filing papers, dusting, vacuuming, and cleaning the room). Testing was also conducted during 1 d of free living and using orbital mechanical shaker testing at 0.7, 1.3, 2.0, and 3.0 Hz. Intermonitor comparisons for vertical, anteroposterior, mediolateral, and triaxial vector magnitude counts were conducted using one-way ANOVA and post hoc pairwise comparisons (P &lt; 0.05). Results: Vertical counts during treadmill walking at 1.5 mph from the GT1M monitor with firmware version 1.1.0. were significantly greater (P &lt; 0.05; 75%) than output from the monitor with firmware version 1.3.0. Shaker testing revealed statistically significant differences in vertical and lateral counts. Although there were no significant differences among activity counts in the free-living comparisons, firmware version 1.1.0. produced the highest vertical counts during this protocol. Conclusion: Greater sensitivity of firmware version 1.1.0. to low-frequency sedentary activities resulted in greater counts than other firmware versions. It is recommended that before releasing new firmware, ActiGraph™ perform both human and mechanical shaker testing to verify comparability in outputs between new and previous firmware versions. © 2014 by the American College of Sports Medicine.&quot;,&quot;publisher&quot;:&quot;Lippincott Williams and Wilkins&quot;,&quot;issue&quot;:&quot;4&quot;,&quot;volume&quot;:&quot;46&quot;},&quot;isTemporary&quot;:false,&quot;suppress-author&quot;:false,&quot;composite&quot;:false,&quot;author-only&quot;:false}]},{&quot;citationID&quot;:&quot;MENDELEY_CITATION_2906217c-6103-4b85-8753-cac37edbd1e0&quot;,&quot;properties&quot;:{&quot;noteIndex&quot;:0},&quot;isEdited&quot;:false,&quot;manualOverride&quot;:{&quot;isManuallyOverridden&quot;:false,&quot;citeprocText&quot;:&quot;(Redenius et al., 2019)&quot;,&quot;manualOverrideText&quot;:&quot;&quot;},&quot;citationTag&quot;:&quot;MENDELEY_CITATION_v3_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&quot;,&quot;citationItems&quot;:[{&quot;id&quot;:&quot;1f813584-d20e-3e82-873a-cced7b58ff46&quot;,&quot;itemData&quot;:{&quot;type&quot;:&quot;article-journal&quot;,&quot;id&quot;:&quot;1f813584-d20e-3e82-873a-cced7b58ff46&quot;,&quot;title&quot;:&quot;Concurrent validity of the Fitbit for assessing sedentary behavior and moderate-to-vigorous physical activity&quot;,&quot;author&quot;:[{&quot;family&quot;:&quot;Redenius&quot;,&quot;given&quot;:&quot;Nicklaus&quot;,&quot;parse-names&quot;:false,&quot;dropping-particle&quot;:&quot;&quot;,&quot;non-dropping-particle&quot;:&quot;&quot;},{&quot;family&quot;:&quot;Kim&quot;,&quot;given&quot;:&quot;Youngwon&quot;,&quot;parse-names&quot;:false,&quot;dropping-particle&quot;:&quot;&quot;,&quot;non-dropping-particle&quot;:&quot;&quot;},{&quot;family&quot;:&quot;Byun&quot;,&quot;given&quot;:&quot;Wonwoo&quot;,&quot;parse-names&quot;:false,&quot;dropping-particle&quot;:&quot;&quot;,&quot;non-dropping-particle&quot;:&quot;&quot;}],&quot;container-title&quot;:&quot;BMC Medical Research Methodology&quot;,&quot;container-title-short&quot;:&quot;BMC Med Res Methodol&quot;,&quot;DOI&quot;:&quot;10.1186/s12874-019-0668-1&quot;,&quot;ISSN&quot;:&quot;14712288&quot;,&quot;PMID&quot;:&quot;30732582&quot;,&quot;issued&quot;:{&quot;date-parts&quot;:[[2019,2,7]]},&quot;abstract&quot;:&quot;Background: Recent advances in sensor technologies have promoted the use of consumer-based accelerometers such as Fitbit Flex in epidemiological and clinical research; however, the validity of the Fitbit Flex in measuring sedentary behavior (SED) and physical activity (PA) has not been fully determined against previously validated research-grade accelerometers such as ActiGraph GT3X+. Therefore, the purpose of this study was to examine the concurrent validity of the Fitbit Flex against ActiGraph GT3X+ in a free-living condition. Methods: A total of 65 participants (age: M = 42, SD = 14 years, female: 72%) each wore a Fitbit Flex and GT3X+ for seven consecutive days. After excluding sleep and non-wear time, time spent (min/day) in SED and moderate-to-vigorous PA (MVPA) were estimated using various cut-points for GT3X+ and brand-specific algorithms for Fitbit, respectively. Repeated measures one-way ANOVA and mean absolute percent errors (MAPE) served to examine differences and measurement errors in SED and MVPA estimates between Fitbit Flex and GT3X+, respectively. Pearson and Spearman correlations and Bland-Altman (BA) plots were used to evaluate the association and potential systematic bias between Fitbit Flex and GT3X+. PROC MIXED procedure in SAS was used to examine the equivalence (i.e., the 90% confidence interval with ±10% equivalence zone) between the devices. Results: Fitbit Flex produced similar SED and low MAPE (mean difference [MD] = 37 min/day, P =.21, MAPE = 6.8%), but significantly higher MVPA and relatively large MAPE (MD = 59-77 min/day, P &lt;.0001, MAPE = 56.6-74.3%) compared with the estimates from GT3X+ using three different cut-points. The correlations between Fitbit Flex and GT3X+ were consistently higher for SED (r = 0.90, ρ = 0.86, P &lt;.01), but weaker for MVPA (r = 0.65-0.76, ρ = 0.69-0.79, P &lt;.01). BA plots revealed that there is no apparent bias in estimating SED. Conclusion: In comparison with the GT3X+ accelerometer, the Fitbit Flex provided comparatively accurate estimates of SED, but the Fitbit Flex overestimated MVPA under free-living conditions. Future investigations using the Fitbit Flex should be aware of present findings.&quot;,&quot;publisher&quot;:&quot;BioMed Central Ltd.&quot;,&quot;issue&quot;:&quot;1&quot;,&quot;volume&quot;:&quot;19&quot;},&quot;isTemporary&quot;:false,&quot;suppress-author&quot;:false,&quot;composite&quot;:false,&quot;author-only&quot;:false}]},{&quot;citationID&quot;:&quot;MENDELEY_CITATION_1f61c931-6884-4230-8b8c-efcea6ef53bb&quot;,&quot;properties&quot;:{&quot;noteIndex&quot;:0},&quot;isEdited&quot;:false,&quot;manualOverride&quot;:{&quot;isManuallyOverridden&quot;:false,&quot;citeprocText&quot;:&quot;(Bhuyan et al., 2016)&quot;,&quot;manualOverrideText&quot;:&quot;&quot;},&quot;citationTag&quot;:&quot;MENDELEY_CITATION_v3_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&quot;,&quot;citationItems&quot;:[{&quot;id&quot;:&quot;bc61a005-da3a-30b1-bbee-009ed9268a1d&quot;,&quot;itemData&quot;:{&quot;type&quot;:&quot;article-journal&quot;,&quot;id&quot;:&quot;bc61a005-da3a-30b1-bbee-009ed9268a1d&quot;,&quot;title&quot;:&quot;Use of Mobile Health Applications for Health-Seeking Behavior Among US Adults&quot;,&quot;author&quot;:[{&quot;family&quot;:&quot;Bhuyan&quot;,&quot;given&quot;:&quot;Soumitra S.&quot;,&quot;parse-names&quot;:false,&quot;dropping-particle&quot;:&quot;&quot;,&quot;non-dropping-particle&quot;:&quot;&quot;},{&quot;family&quot;:&quot;Lu&quot;,&quot;given&quot;:&quot;Ning&quot;,&quot;parse-names&quot;:false,&quot;dropping-particle&quot;:&quot;&quot;,&quot;non-dropping-particle&quot;:&quot;&quot;},{&quot;family&quot;:&quot;Chandak&quot;,&quot;given&quot;:&quot;Aastha&quot;,&quot;parse-names&quot;:false,&quot;dropping-particle&quot;:&quot;&quot;,&quot;non-dropping-particle&quot;:&quot;&quot;},{&quot;family&quot;:&quot;Kim&quot;,&quot;given&quot;:&quot;Hyunmin&quot;,&quot;parse-names&quot;:false,&quot;dropping-particle&quot;:&quot;&quot;,&quot;non-dropping-particle&quot;:&quot;&quot;},{&quot;family&quot;:&quot;Wyant&quot;,&quot;given&quot;:&quot;David&quot;,&quot;parse-names&quot;:false,&quot;dropping-particle&quot;:&quot;&quot;,&quot;non-dropping-particle&quot;:&quot;&quot;},{&quot;family&quot;:&quot;Bhatt&quot;,&quot;given&quot;:&quot;Jay&quot;,&quot;parse-names&quot;:false,&quot;dropping-particle&quot;:&quot;&quot;,&quot;non-dropping-particle&quot;:&quot;&quot;},{&quot;family&quot;:&quot;Kedia&quot;,&quot;given&quot;:&quot;Satish&quot;,&quot;parse-names&quot;:false,&quot;dropping-particle&quot;:&quot;&quot;,&quot;non-dropping-particle&quot;:&quot;&quot;},{&quot;family&quot;:&quot;Chang&quot;,&quot;given&quot;:&quot;Cyril F.&quot;,&quot;parse-names&quot;:false,&quot;dropping-particle&quot;:&quot;&quot;,&quot;non-dropping-particle&quot;:&quot;&quot;}],&quot;container-title&quot;:&quot;Journal of Medical Systems&quot;,&quot;container-title-short&quot;:&quot;J Med Syst&quot;,&quot;DOI&quot;:&quot;10.1007/s10916-016-0492-7&quot;,&quot;ISSN&quot;:&quot;1573689X&quot;,&quot;PMID&quot;:&quot;27147516&quot;,&quot;issued&quot;:{&quot;date-parts&quot;:[[2016,6,1]]},&quot;abstract&quot;:&quot;This study explores the use of mobile health applications (mHealth apps) on smartphones or tablets for health-seeking behavior among US adults. Data was obtained from cycle 4 of the 4th edition of the Health Information National Trends Survey (HINTS 4). Weighted multivariate logistic regression models examined predictors of 1) having mHealth apps, 2) usefulness of mHealth apps in achieving health behavior goals, 3) helpfulness in medical care decision-making, and 4) asking a physician new questions or seeking a second opinion. Using the Andersen Model of health services utilization, independent variables of interest were grouped under predisposing factors (age, gender, race, ethnicity, and marital status), enabling factors (education, employment, income, regular provider, health insurance, and rural/urban location of residence), and need factors (general health, confidence in their ability to take care of health, Body Mass Index, smoking status, and number of comorbidities). In a national sample of adults who had smartphones or tablets, 36 % had mHealth apps on their devices. Among those with apps, 60 % reported the usefulness of mHealth apps in achieving health behavior goals, 35 % reported their helpfulness for medical care decision-making, and 38 % reported their usefulness in asking their physicians new questions or seeking a second opinion. The multivariate models revealed that respondents were more likely to have mHealth apps if they had more education, health insurance, were confident in their ability to take good care of themselves, or had comorbidities, and were less likely to have them if they were older, had higher income, or lived in rural areas. In terms of usefulness of mHealth apps, those who were older and had higher income were less likely to report their usefulness in achieving health behavior goals. Those who were older, African American, and had confidence in their ability to take care of their health were more likely to respond that the mHealth apps were helpful in making a medical care decision and asking their physicians new questions or for a second opinion. Potentially, mHealth apps may reduce the burden on primary care, reduce costs, and improve the quality of care. However, several personal-level factors were associated with having mHealth apps and their perceived helpfulness among their users, indicating a multidimensional digital divide in the population of US adults.&quot;,&quot;publisher&quot;:&quot;Springer New York LLC&quot;,&quot;issue&quot;:&quot;6&quot;,&quot;volume&quot;:&quot;40&quot;},&quot;isTemporary&quot;:false,&quot;suppress-author&quot;:false,&quot;composite&quot;:false,&quot;author-only&quot;:false}]},{&quot;citationID&quot;:&quot;MENDELEY_CITATION_5af14197-a4e7-4499-b062-97c99a7a5d99&quot;,&quot;properties&quot;:{&quot;noteIndex&quot;:0},&quot;isEdited&quot;:false,&quot;manualOverride&quot;:{&quot;isManuallyOverridden&quot;:false,&quot;citeprocText&quot;:&quot;(Martínez et al., 2020b)&quot;,&quot;manualOverrideText&quot;:&quot;&quot;},&quot;citationTag&quot;:&quot;MENDELEY_CITATION_v3_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&quot;,&quot;citationItems&quot;:[{&quot;id&quot;:&quot;b7fa917c-4aec-33d8-8680-45c689767169&quot;,&quot;itemData&quot;:{&quot;type&quot;:&quot;article-journal&quot;,&quot;id&quot;:&quot;b7fa917c-4aec-33d8-8680-45c689767169&quot;,&quot;title&quot;:&quot;Revolución tecnológica e inclusión social Reflexiones sobre desafíos y oportunidades para la política social en América Latina&quot;,&quot;author&quot;:[{&quot;family&quot;:&quot;Martínez&quot;,&quot;given&quot;:&quot;Rodrigo&quot;,&quot;parse-names&quot;:false,&quot;dropping-particle&quot;:&quot;&quot;,&quot;non-dropping-particle&quot;:&quot;&quot;},{&quot;family&quot;:&quot;Palma&quot;,&quot;given&quot;:&quot;Amalia&quot;,&quot;parse-names&quot;:false,&quot;dropping-particle&quot;:&quot;&quot;,&quot;non-dropping-particle&quot;:&quot;&quot;},{&quot;family&quot;:&quot;Velásquez&quot;,&quot;given&quot;:&quot;Adriana&quot;,&quot;parse-names&quot;:false,&quot;dropping-particle&quot;:&quot;&quot;,&quot;non-dropping-particle&quot;:&quot;&quot;}],&quot;container-title&quot;:&quot;CEPAL - Serie Políticas Sociales&quot;,&quot;ISSN&quot;:&quot;1680-8983&quot;,&quot;issued&quot;:{&quot;date-parts&quot;:[[2020]]},&quot;volume&quot;:&quot;233&quot;,&quot;container-title-short&quot;:&quot;&quot;},&quot;isTemporary&quot;:false,&quot;suppress-author&quot;:false,&quot;composite&quot;:false,&quot;author-only&quot;:false}]},{&quot;citationID&quot;:&quot;MENDELEY_CITATION_c2a15282-eeae-442e-aca8-42bcab9aa99e&quot;,&quot;properties&quot;:{&quot;noteIndex&quot;:0},&quot;isEdited&quot;:false,&quot;manualOverride&quot;:{&quot;isManuallyOverridden&quot;:false,&quot;citeprocText&quot;:&quot;(White et al., 2019)&quot;,&quot;manualOverrideText&quot;:&quot;&quot;},&quot;citationTag&quot;:&quot;MENDELEY_CITATION_v3_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&quot;,&quot;citationItems&quot;:[{&quot;id&quot;:&quot;295f0572-2d44-3411-b19e-349a3cf674f5&quot;,&quot;itemData&quot;:{&quot;type&quot;:&quot;article-journal&quot;,&quot;id&quot;:&quot;295f0572-2d44-3411-b19e-349a3cf674f5&quot;,&quot;title&quot;:&quot;Estimating energy expenditure from wrist and thigh accelerometry in free-living adults: a doubly labelled water study&quot;,&quot;author&quot;:[{&quot;family&quot;:&quot;White&quot;,&quot;given&quot;:&quot;Tom&quot;,&quot;parse-names&quot;:false,&quot;dropping-particle&quot;:&quot;&quot;,&quot;non-dropping-particle&quot;:&quot;&quot;},{&quot;family&quot;:&quot;Westgate&quot;,&quot;given&quot;:&quot;Kate&quot;,&quot;parse-names&quot;:false,&quot;dropping-particle&quot;:&quot;&quot;,&quot;non-dropping-particle&quot;:&quot;&quot;},{&quot;family&quot;:&quot;Hollidge&quot;,&quot;given&quot;:&quot;Stefanie&quot;,&quot;parse-names&quot;:false,&quot;dropping-particle&quot;:&quot;&quot;,&quot;non-dropping-particle&quot;:&quot;&quot;},{&quot;family&quot;:&quot;Venables&quot;,&quot;given&quot;:&quot;Michelle&quot;,&quot;parse-names&quot;:false,&quot;dropping-particle&quot;:&quot;&quot;,&quot;non-dropping-particle&quot;:&quot;&quot;},{&quot;family&quot;:&quot;Olivier&quot;,&quot;given&quot;:&quot;Patrick&quot;,&quot;parse-names&quot;:false,&quot;dropping-particle&quot;:&quot;&quot;,&quot;non-dropping-particle&quot;:&quot;&quot;},{&quot;family&quot;:&quot;Wareham&quot;,&quot;given&quot;:&quot;Nick&quot;,&quot;parse-names&quot;:false,&quot;dropping-particle&quot;:&quot;&quot;,&quot;non-dropping-particle&quot;:&quot;&quot;},{&quot;family&quot;:&quot;Brage&quot;,&quot;given&quot;:&quot;Soren&quot;,&quot;parse-names&quot;:false,&quot;dropping-particle&quot;:&quot;&quot;,&quot;non-dropping-particle&quot;:&quot;&quot;}],&quot;container-title&quot;:&quot;International Journal of Obesity&quot;,&quot;container-title-short&quot;:&quot;Int J Obes&quot;,&quot;DOI&quot;:&quot;10.1038/s41366-019-0352-x&quot;,&quot;ISSN&quot;:&quot;14765497&quot;,&quot;PMID&quot;:&quot;30940917&quot;,&quot;issued&quot;:{&quot;date-parts&quot;:[[2019,11,1]]},&quot;page&quot;:&quot;2333-2342&quot;,&quot;abstract&quot;:&quot;Background:: Many large studies have implemented wrist or thigh accelerometry to capture physical activity, but the accuracy of these measurements to infer activity energy expenditure (AEE) and consequently total energy expenditure (TEE) has not been demonstrated. The purpose of this study was to assess the validity of acceleration intensity at wrist and thigh sites as estimates of AEE and TEE under free-living conditions using a gold-standard criterion. Methods:: Measurements for 193 UK adults (105 men, 88 women, aged 40–66 years, BMI 20.4–36.6 kg m−2) were collected with triaxial accelerometers worn on the dominant wrist, non-dominant wrist and thigh in free-living conditions for 9–14 days. In a subsample (50 men, 50 women) TEE was simultaneously assessed with doubly labelled water (DLW). AEE was estimated from non-dominant wrist using an established estimation model, and novel models were derived for dominant wrist and thigh in the non-DLW subsample. Agreement with both AEE and TEE from DLW was evaluated by mean bias, root mean squared error (RMSE), and Pearson correlation. Results:: Mean TEE and AEE derived from DLW were 11.6 (2.3) MJ day−1 and 49.8 (16.3) kJ day−1 kg−1. Dominant and non-dominant wrist acceleration were highly correlated in free-living (r = 0.93), but less so with thigh (r = 0.73 and 0.66, respectively). Estimates of AEE were 48.6 (11.8) kJ day−1 kg−1 from dominant wrist, 48.6 (12.3) from non-dominant wrist, and 46.0 (10.1) from thigh; these agreed strongly with AEE (RMSE ~12.2 kJ day−1 kg−1, r ~ 0.71) with small mean biases at the population level (~6%). Only the thigh estimate was statistically significantly different from the criterion. When combining these AEE estimates with estimated REE, agreement was stronger with the criterion (RMSE ~1.0 MJ day−1, r ~ 0.90). Conclusions:: In UK adults, acceleration measured at either wrist or thigh can be used to estimate population levels of AEE and TEE in free-living conditions with high precision.&quot;,&quot;publisher&quot;:&quot;Nature Publishing Group&quot;,&quot;issue&quot;:&quot;11&quot;,&quot;volume&quot;:&quot;43&quot;},&quot;isTemporary&quot;:false,&quot;suppress-author&quot;:false,&quot;composite&quot;:false,&quot;author-only&quot;:false}]},{&quot;citationID&quot;:&quot;MENDELEY_CITATION_a3916380-764c-48b4-b58b-809e7b0b2f9f&quot;,&quot;properties&quot;:{&quot;noteIndex&quot;:0},&quot;isEdited&quot;:false,&quot;manualOverride&quot;:{&quot;isManuallyOverridden&quot;:false,&quot;citeprocText&quot;:&quot;(Strain et al., 2020)&quot;,&quot;manualOverrideText&quot;:&quot;&quot;},&quot;citationTag&quot;:&quot;MENDELEY_CITATION_v3_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&quot;,&quot;citationItems&quot;:[{&quot;id&quot;:&quot;3d7d1275-fc69-3336-91ee-6591d956ce79&quot;,&quot;itemData&quot;:{&quot;type&quot;:&quot;article-journal&quot;,&quot;id&quot;:&quot;3d7d1275-fc69-3336-91ee-6591d956ce79&quot;,&quot;title&quot;:&quot;Wearable-device-measured physical activity and future health risk&quot;,&quot;author&quot;:[{&quot;family&quot;:&quot;Strain&quot;,&quot;given&quot;:&quot;Tessa&quot;,&quot;parse-names&quot;:false,&quot;dropping-particle&quot;:&quot;&quot;,&quot;non-dropping-particle&quot;:&quot;&quot;},{&quot;family&quot;:&quot;Wijndaele&quot;,&quot;given&quot;:&quot;Katrien&quot;,&quot;parse-names&quot;:false,&quot;dropping-particle&quot;:&quot;&quot;,&quot;non-dropping-particle&quot;:&quot;&quot;},{&quot;family&quot;:&quot;Dempsey&quot;,&quot;given&quot;:&quot;Paddy C.&quot;,&quot;parse-names&quot;:false,&quot;dropping-particle&quot;:&quot;&quot;,&quot;non-dropping-particle&quot;:&quot;&quot;},{&quot;family&quot;:&quot;Sharp&quot;,&quot;given&quot;:&quot;Stephen J.&quot;,&quot;parse-names&quot;:false,&quot;dropping-particle&quot;:&quot;&quot;,&quot;non-dropping-particle&quot;:&quot;&quot;},{&quot;family&quot;:&quot;Pearce&quot;,&quot;given&quot;:&quot;Matthew&quot;,&quot;parse-names&quot;:false,&quot;dropping-particle&quot;:&quot;&quot;,&quot;non-dropping-particle&quot;:&quot;&quot;},{&quot;family&quot;:&quot;Jeon&quot;,&quot;given&quot;:&quot;Justin&quot;,&quot;parse-names&quot;:false,&quot;dropping-particle&quot;:&quot;&quot;,&quot;non-dropping-particle&quot;:&quot;&quot;},{&quot;family&quot;:&quot;Lindsay&quot;,&quot;given&quot;:&quot;Tim&quot;,&quot;parse-names&quot;:false,&quot;dropping-particle&quot;:&quot;&quot;,&quot;non-dropping-particle&quot;:&quot;&quot;},{&quot;family&quot;:&quot;Wareham&quot;,&quot;given&quot;:&quot;Nick&quot;,&quot;parse-names&quot;:false,&quot;dropping-particle&quot;:&quot;&quot;,&quot;non-dropping-particle&quot;:&quot;&quot;},{&quot;family&quot;:&quot;Brage&quot;,&quot;given&quot;:&quot;Søren&quot;,&quot;parse-names&quot;:false,&quot;dropping-particle&quot;:&quot;&quot;,&quot;non-dropping-particle&quot;:&quot;&quot;}],&quot;container-title&quot;:&quot;Nature Medicine&quot;,&quot;container-title-short&quot;:&quot;Nat Med&quot;,&quot;DOI&quot;:&quot;10.1038/s41591-020-1012-3&quot;,&quot;ISSN&quot;:&quot;1546170X&quot;,&quot;PMID&quot;:&quot;32807930&quot;,&quot;issued&quot;:{&quot;date-parts&quot;:[[2020,9,1]]},&quot;page&quot;:&quot;1385-1391&quot;,&quot;abstract&quot;:&quot;Use of wearable devices that monitor physical activity is projected to increase more than fivefold per half-decade1. We investigated how device-based physical activity energy expenditure (PAEE) and different intensity profiles were associated with all-cause mortality. We used a network harmonization approach to map dominant-wrist acceleration to PAEE in 96,476 UK Biobank participants (mean age 62 years, 56% female). We also calculated the fraction of PAEE accumulated from moderate-to-vigorous-intensity physical activity (MVPA). Over the median 3.1-year follow-up period (302,526 person-years), 732 deaths were recorded. Higher PAEE was associated with a lower hazard of all-cause mortality for a constant fraction of MVPA (for example, 21% (95% confidence interval 4–35%) lower hazard for 20 versus 15 kJ kg−1 d−1 PAEE with 10% from MVPA). Similarly, a higher MVPA fraction was associated with a lower hazard when PAEE remained constant (for example, 30% (8–47%) lower hazard when 20% versus 10% of a fixed 15 kJ kg−1 d−1 PAEE volume was from MVPA). Our results show that higher volumes of PAEE are associated with reduced mortality rates, and achieving the same volume through higher-intensity activity is associated with greater reductions than through lower-intensity activity. The linkage of device-measured activity to energy expenditure creates a framework for using wearables for personalized prevention.&quot;,&quot;publisher&quot;:&quot;Nature Research&quot;,&quot;issue&quot;:&quot;9&quot;,&quot;volume&quot;:&quot;26&quot;},&quot;isTemporary&quot;:false,&quot;suppress-author&quot;:false,&quot;composite&quot;:false,&quot;author-only&quot;:false}]},{&quot;citationID&quot;:&quot;MENDELEY_CITATION_48774e83-5bca-40dc-837c-ca86ec3e9fd6&quot;,&quot;properties&quot;:{&quot;noteIndex&quot;:0},&quot;isEdited&quot;:false,&quot;manualOverride&quot;:{&quot;isManuallyOverridden&quot;:false,&quot;citeprocText&quot;:&quot;(Yoo et al., 2012)&quot;,&quot;manualOverrideText&quot;:&quot;&quot;},&quot;citationTag&quot;:&quot;MENDELEY_CITATION_v3_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&quot;,&quot;citationItems&quot;:[{&quot;id&quot;:&quot;ce121ab4-ce8b-3db3-91d5-fb64f9b3577f&quot;,&quot;itemData&quot;:{&quot;type&quot;:&quot;article-journal&quot;,&quot;id&quot;:&quot;ce121ab4-ce8b-3db3-91d5-fb64f9b3577f&quot;,&quot;title&quot;:&quot;Data mining in healthcare and biomedicine: A survey of the literature&quot;,&quot;author&quot;:[{&quot;family&quot;:&quot;Yoo&quot;,&quot;given&quot;:&quot;Illhoi&quot;,&quot;parse-names&quot;:false,&quot;dropping-particle&quot;:&quot;&quot;,&quot;non-dropping-particle&quot;:&quot;&quot;},{&quot;family&quot;:&quot;Alafaireet&quot;,&quot;given&quot;:&quot;Patricia&quot;,&quot;parse-names&quot;:false,&quot;dropping-particle&quot;:&quot;&quot;,&quot;non-dropping-particle&quot;:&quot;&quot;},{&quot;family&quot;:&quot;Marinov&quot;,&quot;given&quot;:&quot;Miroslav&quot;,&quot;parse-names&quot;:false,&quot;dropping-particle&quot;:&quot;&quot;,&quot;non-dropping-particle&quot;:&quot;&quot;},{&quot;family&quot;:&quot;Pena-Hernandez&quot;,&quot;given&quot;:&quot;Keila&quot;,&quot;parse-names&quot;:false,&quot;dropping-particle&quot;:&quot;&quot;,&quot;non-dropping-particle&quot;:&quot;&quot;},{&quot;family&quot;:&quot;Gopidi&quot;,&quot;given&quot;:&quot;Rajitha&quot;,&quot;parse-names&quot;:false,&quot;dropping-particle&quot;:&quot;&quot;,&quot;non-dropping-particle&quot;:&quot;&quot;},{&quot;family&quot;:&quot;Chang&quot;,&quot;given&quot;:&quot;Jia Fu&quot;,&quot;parse-names&quot;:false,&quot;dropping-particle&quot;:&quot;&quot;,&quot;non-dropping-particle&quot;:&quot;&quot;},{&quot;family&quot;:&quot;Hua&quot;,&quot;given&quot;:&quot;Lei&quot;,&quot;parse-names&quot;:false,&quot;dropping-particle&quot;:&quot;&quot;,&quot;non-dropping-particle&quot;:&quot;&quot;}],&quot;container-title&quot;:&quot;Journal of Medical Systems&quot;,&quot;container-title-short&quot;:&quot;J Med Syst&quot;,&quot;DOI&quot;:&quot;10.1007/s10916-011-9710-5&quot;,&quot;ISSN&quot;:&quot;01485598&quot;,&quot;PMID&quot;:&quot;21537851&quot;,&quot;issued&quot;:{&quot;date-parts&quot;:[[2012,8]]},&quot;page&quot;:&quot;2431-2448&quot;,&quot;abstract&quot;:&quot;As a new concept that emerged in the middle of 1990's, data mining can help researchers gain both novel and deep insights and can facilitate unprecedented understanding of large biomedical datasets. Data mining can uncover new biomedical and healthcare knowledge for clinical and administrative decision making as well as generate scientific hypotheses from large experimental data, clinical databases, and/or biomedical literature. This review first introduces data mining in general (e.g., the background, definition, and process of data mining), discusses the major differences between statistics and data mining and then speaks to the uniqueness of data mining in the biomedical and healthcare fields. A brief summarization of various data mining algorithms used for classification, clustering, and association as well as their respective advantages and drawbacks is also presented. Suggested guidelines on how to use data mining algorithms in each area of classification, clustering, and association are offered along with three examples of how data mining has been used in the healthcare industry. Given the successful application of data mining by health related organizations that has helped to predict health insurance fraud and under-diagnosed patients, and identify and classify at-risk people in terms of health with the goal of reducing healthcare cost, we introduce how data mining technologies (in each area of classification, clustering, and association) have been used for a multitude of purposes, including research in the biomedical and healthcare fields. A discussion of the technologies available to enable the prediction of healthcare costs (including length of hospital stay), disease diagnosis and prognosis, and the discovery of hidden biomedical and healthcare patterns from related databases is offered along with a discussion of the use of data mining to discover such relationships as those between health conditions and a disease, relationships among diseases, and relationships among drugs. The article concludes with a discussion of the problems that hamper the clinical use of data mining by health professionals. © 2011 Springer Science+Business Media, LLC.&quot;,&quot;issue&quot;:&quot;4&quot;,&quot;volume&quot;:&quot;36&quot;},&quot;isTemporary&quot;:false,&quot;suppress-author&quot;:false,&quot;composite&quot;:false,&quot;author-only&quot;:false}]},{&quot;citationID&quot;:&quot;MENDELEY_CITATION_9161389c-88fa-4589-8cde-1b75f24c5b07&quot;,&quot;properties&quot;:{&quot;noteIndex&quot;:0},&quot;isEdited&quot;:false,&quot;manualOverride&quot;:{&quot;isManuallyOverridden&quot;:false,&quot;citeprocText&quot;:&quot;(Paganelli et al., 2022)&quot;,&quot;manualOverrideText&quot;:&quot;&quot;},&quot;citationTag&quot;:&quot;MENDELEY_CITATION_v3_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&quot;,&quot;citationItems&quot;:[{&quot;id&quot;:&quot;03c6aed1-6ca7-31d7-b30f-6a77e604df03&quot;,&quot;itemData&quot;:{&quot;type&quot;:&quot;article&quot;,&quot;id&quot;:&quot;03c6aed1-6ca7-31d7-b30f-6a77e604df03&quot;,&quot;title&quot;:&quot;Real-time data analysis in health monitoring systems: A comprehensive systematic literature review&quot;,&quot;author&quot;:[{&quot;family&quot;:&quot;Paganelli&quot;,&quot;given&quot;:&quot;Antonio Iyda&quot;,&quot;parse-names&quot;:false,&quot;dropping-particle&quot;:&quot;&quot;,&quot;non-dropping-particle&quot;:&quot;&quot;},{&quot;family&quot;:&quot;Mondéjar&quot;,&quot;given&quot;:&quot;Abel González&quot;,&quot;parse-names&quot;:false,&quot;dropping-particle&quot;:&quot;&quot;,&quot;non-dropping-particle&quot;:&quot;&quot;},{&quot;family&quot;:&quot;Silva&quot;,&quot;given&quot;:&quot;Abner Cardoso&quot;,&quot;parse-names&quot;:false,&quot;dropping-particle&quot;:&quot;&quot;,&quot;non-dropping-particle&quot;:&quot;da&quot;},{&quot;family&quot;:&quot;Silva-Calpa&quot;,&quot;given&quot;:&quot;Greis&quot;,&quot;parse-names&quot;:false,&quot;dropping-particle&quot;:&quot;&quot;,&quot;non-dropping-particle&quot;:&quot;&quot;},{&quot;family&quot;:&quot;Teixeira&quot;,&quot;given&quot;:&quot;Mateus F.&quot;,&quot;parse-names&quot;:false,&quot;dropping-particle&quot;:&quot;&quot;,&quot;non-dropping-particle&quot;:&quot;&quot;},{&quot;family&quot;:&quot;Carvalho&quot;,&quot;given&quot;:&quot;Felipe&quot;,&quot;parse-names&quot;:false,&quot;dropping-particle&quot;:&quot;&quot;,&quot;non-dropping-particle&quot;:&quot;&quot;},{&quot;family&quot;:&quot;Raposo&quot;,&quot;given&quot;:&quot;Alberto&quot;,&quot;parse-names&quot;:false,&quot;dropping-particle&quot;:&quot;&quot;,&quot;non-dropping-particle&quot;:&quot;&quot;},{&quot;family&quot;:&quot;Endler&quot;,&quot;given&quot;:&quot;Markus&quot;,&quot;parse-names&quot;:false,&quot;dropping-particle&quot;:&quot;&quot;,&quot;non-dropping-particle&quot;:&quot;&quot;}],&quot;container-title&quot;:&quot;Journal of Biomedical Informatics&quot;,&quot;container-title-short&quot;:&quot;J Biomed Inform&quot;,&quot;DOI&quot;:&quot;10.1016/j.jbi.2022.104009&quot;,&quot;ISSN&quot;:&quot;15320464&quot;,&quot;PMID&quot;:&quot;35196579&quot;,&quot;issued&quot;:{&quot;date-parts&quot;:[[2022,3,1]]},&quot;abstract&quot;:&quot;Health monitoring systems (HMSs) capture physiological measurements through biosensors (sensing), obtain significant properties and measures from the output signal (perceiving), use algorithms for data analysis (reasoning), and trigger warnings or alarms (acting) when an emergency occurs. These systems have the potential to enhance health care delivery in different application domains, showing promising benefits for health diagnosis, early symptom detection, disease prediction, among others. However, the implementation of HMS presents challenges for sensing, perceiving, reasoning, and acting based on monitored data, mainly when data processing should be performed in real time. Thus, the quality of these diagnoses relies heavily on the data and data analysis methods applied. Data mining techniques have been broadly investigated in health systems; however, it is not clear what real-time data analysis techniques are best suited for each context. This work carries out a search in five scientific electronic databases to identify recent studies that investigated HMS using real-time data analysis techniques. Thirty-six research studies were selected after screening 2,822 works. Applied data analysis methods, application domains, utilized sensors, physiological parameters, extracted features, claimed benefits, limitations, datasets used, and published results were described, compared and analyzed. The findings indicate that machine learning methods are trending in such studies. There is no universal solution for all health domains; however, support vector machines are a predominant method. Among the application domains, cardiovascular disease is the most investigated. Most reviewed studies reported improvements in performing data mining tasks or operational modes of solutions. Although studies tested algorithms and presented promising results, those are particular for each experiment. This review gives a comprehensive overview of HMS real-time data analysis and points to directions for future research.&quot;,&quot;publisher&quot;:&quot;Academic Press Inc.&quot;,&quot;volume&quot;:&quot;127&quot;},&quot;isTemporary&quot;:false,&quot;suppress-author&quot;:false,&quot;composite&quot;:false,&quot;author-only&quot;:false}]},{&quot;citationID&quot;:&quot;MENDELEY_CITATION_28dbc6a1-8648-4365-b056-f9780e9e9a0f&quot;,&quot;properties&quot;:{&quot;noteIndex&quot;:0},&quot;isEdited&quot;:false,&quot;manualOverride&quot;:{&quot;isManuallyOverridden&quot;:false,&quot;citeprocText&quot;:&quot;(Kaur &amp;#38; Khehra, 2022)&quot;,&quot;manualOverrideText&quot;:&quot;&quot;},&quot;citationTag&quot;:&quot;MENDELEY_CITATION_v3_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&quot;,&quot;citationItems&quot;:[{&quot;id&quot;:&quot;0782b0c9-3376-3351-9029-50f1202667aa&quot;,&quot;itemData&quot;:{&quot;type&quot;:&quot;article&quot;,&quot;id&quot;:&quot;0782b0c9-3376-3351-9029-50f1202667aa&quot;,&quot;title&quot;:&quot;Fuzzy Logic and Hybrid based Approaches for the Risk of Heart Disease Detection: State-of-the-Art Review&quot;,&quot;author&quot;:[{&quot;family&quot;:&quot;Kaur&quot;,&quot;given&quot;:&quot;Jagmohan&quot;,&quot;parse-names&quot;:false,&quot;dropping-particle&quot;:&quot;&quot;,&quot;non-dropping-particle&quot;:&quot;&quot;},{&quot;family&quot;:&quot;Khehra&quot;,&quot;given&quot;:&quot;Baljit S.&quot;,&quot;parse-names&quot;:false,&quot;dropping-particle&quot;:&quot;&quot;,&quot;non-dropping-particle&quot;:&quot;&quot;}],&quot;container-title&quot;:&quot;Journal of The Institution of Engineers (India): Series B&quot;,&quot;DOI&quot;:&quot;10.1007/s40031-021-00644-z&quot;,&quot;ISSN&quot;:&quot;22502114&quot;,&quot;issued&quot;:{&quot;date-parts&quot;:[[2022,4,1]]},&quot;page&quot;:&quot;681-697&quot;,&quot;abstract&quot;:&quot;Artificial Intelligence, Machine Learning, Fuzzy Logic, Neural Network, Genetic Algorithm and their hybrid systems play vital role in the medical sciences to diagnose various diseases efficiently in the patients. The problems related to the heart are widely comon in today’s world. The risk of heart failure develops due to the narrowness and blockage in the coronary arteries of the heart as excess cholesterol deposits in the arteries and blood vessels that results in fatigue, chest pain, dyspnoea, sleeping difficulties and depression. This research aims to explore diverse work done on FL and Hybrid-based techniques to identify the risk of heart disease among the patients. The present study reveals publications along with the strength, operating system, accuracy rate and other specifications used in the identification of heart disease based on FL and Hybrid-based approaches since 2010. This survey contributes motivation for research scholars to generate more innovative ideas and continue their research work in the respective field. Moreover, the future model for direct service of the patients from old age homes to the Intensive Care Unit through ambulance services is also presented in this paper.&quot;,&quot;publisher&quot;:&quot;Springer&quot;,&quot;issue&quot;:&quot;2&quot;,&quot;volume&quot;:&quot;103&quot;,&quot;container-title-short&quot;:&quot;&quot;},&quot;isTemporary&quot;:false,&quot;suppress-author&quot;:false,&quot;composite&quot;:false,&quot;author-only&quot;:false}]},{&quot;citationID&quot;:&quot;MENDELEY_CITATION_f145e812-0b91-4641-9c76-9044a74adb39&quot;,&quot;properties&quot;:{&quot;noteIndex&quot;:0},&quot;isEdited&quot;:false,&quot;manualOverride&quot;:{&quot;isManuallyOverridden&quot;:false,&quot;citeprocText&quot;:&quot;(Amit et al., 2001)&quot;,&quot;manualOverrideText&quot;:&quot;&quot;},&quot;citationTag&quot;:&quot;MENDELEY_CITATION_v3_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&quot;,&quot;citationItems&quot;:[{&quot;id&quot;:&quot;1c9bfa29-a9cc-38a9-a4f0-41159db10b6a&quot;,&quot;itemData&quot;:{&quot;type&quot;:&quot;article-journal&quot;,&quot;id&quot;:&quot;1c9bfa29-a9cc-38a9-a4f0-41159db10b6a&quot;,&quot;title&quot;:&quot;Computational Intelligence \nin Healthcare&quot;,&quot;author&quot;:[{&quot;family&quot;:&quot;Amit&quot;,&quot;given&quot;:&quot;Kumar Manocha&quot;,&quot;parse-names&quot;:false,&quot;dropping-particle&quot;:&quot;&quot;,&quot;non-dropping-particle&quot;:&quot;&quot;},{&quot;family&quot;:&quot;Shruti&quot;,&quot;given&quot;:&quot;Jain Mandeep Singh&quot;,&quot;parse-names&quot;:false,&quot;dropping-particle&quot;:&quot;&quot;,&quot;non-dropping-particle&quot;:&quot;&quot;},{&quot;family&quot;:&quot;Sudip&quot;,&quot;given&quot;:&quot;Paul&quot;,&quot;parse-names&quot;:false,&quot;dropping-particle&quot;:&quot;&quot;,&quot;non-dropping-particle&quot;:&quot;&quot;}],&quot;container-title&quot;:&quot;Springer Nature Switzerland AG&quot;,&quot;ISBN&quot;:&quot;978-3-030-68722-9&quot;,&quot;ISSN&quot;:&quot;2366-0988&quot;,&quot;URL&quot;:&quot;http://www.springer.com/series/11944&quot;,&quot;issued&quot;:{&quot;date-parts&quot;:[[2001]]},&quot;container-title-short&quot;:&quot;&quot;},&quot;isTemporary&quot;:false,&quot;suppress-author&quot;:false,&quot;composite&quot;:false,&quot;author-only&quot;:false}]},{&quot;citationID&quot;:&quot;MENDELEY_CITATION_11270238-a694-4285-86c6-a491c9464ee9&quot;,&quot;properties&quot;:{&quot;noteIndex&quot;:0},&quot;isEdited&quot;:false,&quot;manualOverride&quot;:{&quot;isManuallyOverridden&quot;:false,&quot;citeprocText&quot;:&quot;(FUZZY EXPERT SYSTEMS AND FUZZY REASONING TEAM LinG-Live, Informative, Non-cost and Genuine !, s/f; Gupta, 2011)&quot;,&quot;manualOverrideText&quot;:&quot;&quot;},&quot;citationTag&quot;:&quot;MENDELEY_CITATION_v3_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&quot;,&quot;citationItems&quot;:[{&quot;id&quot;:&quot;fda65353-417b-3966-8083-161d39c0ac79&quot;,&quot;itemData&quot;:{&quot;type&quot;:&quot;article&quot;,&quot;id&quot;:&quot;fda65353-417b-3966-8083-161d39c0ac79&quot;,&quot;title&quot;:&quot;Forty-five years of fuzzy sets and fuzzy logic-A tribute to professor Lotfi A. Zadeh (the father of fuzzy logic)&quot;,&quot;author&quot;:[{&quot;family&quot;:&quot;Gupta&quot;,&quot;given&quot;:&quot;M. M.&quot;,&quot;parse-names&quot;:false,&quot;dropping-particle&quot;:&quot;&quot;,&quot;non-dropping-particle&quot;:&quot;&quot;}],&quot;container-title&quot;:&quot;Scientia Iranica&quot;,&quot;DOI&quot;:&quot;10.1016/j.scient.2011.04.023&quot;,&quot;ISSN&quot;:&quot;10263098&quot;,&quot;issued&quot;:{&quot;date-parts&quot;:[[2011]]},&quot;page&quot;:&quot;685-690&quot;,&quot;publisher&quot;:&quot;Sharif University of Technology&quot;,&quot;issue&quot;:&quot;3 D&quot;,&quot;volume&quot;:&quot;18&quot;,&quot;container-title-short&quot;:&quot;&quot;},&quot;isTemporary&quot;:false},{&quot;id&quot;:&quot;2582ce93-f688-36cb-a50d-0bfac5c1debd&quot;,&quot;itemData&quot;:{&quot;type&quot;:&quot;report&quot;,&quot;id&quot;:&quot;2582ce93-f688-36cb-a50d-0bfac5c1debd&quot;,&quot;title&quot;:&quot;FUZZY EXPERT SYSTEMS AND FUZZY REASONING TEAM LinG-Live, Informative, Non-cost and Genuine !&quot;,&quot;container-title-short&quot;:&quot;&quot;},&quot;isTemporary&quot;:false}]},{&quot;citationID&quot;:&quot;MENDELEY_CITATION_18ad7d62-83bb-4c1d-b8ef-ea562c3ac1e3&quot;,&quot;properties&quot;:{&quot;noteIndex&quot;:0},&quot;isEdited&quot;:false,&quot;manualOverride&quot;:{&quot;isManuallyOverridden&quot;:false,&quot;citeprocText&quot;:&quot;(Gupta, 2011)&quot;,&quot;manualOverrideText&quot;:&quot;&quot;},&quot;citationTag&quot;:&quot;MENDELEY_CITATION_v3_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&quot;,&quot;citationItems&quot;:[{&quot;id&quot;:&quot;fda65353-417b-3966-8083-161d39c0ac79&quot;,&quot;itemData&quot;:{&quot;type&quot;:&quot;article&quot;,&quot;id&quot;:&quot;fda65353-417b-3966-8083-161d39c0ac79&quot;,&quot;title&quot;:&quot;Forty-five years of fuzzy sets and fuzzy logic-A tribute to professor Lotfi A. Zadeh (the father of fuzzy logic)&quot;,&quot;author&quot;:[{&quot;family&quot;:&quot;Gupta&quot;,&quot;given&quot;:&quot;M. M.&quot;,&quot;parse-names&quot;:false,&quot;dropping-particle&quot;:&quot;&quot;,&quot;non-dropping-particle&quot;:&quot;&quot;}],&quot;container-title&quot;:&quot;Scientia Iranica&quot;,&quot;DOI&quot;:&quot;10.1016/j.scient.2011.04.023&quot;,&quot;ISSN&quot;:&quot;10263098&quot;,&quot;issued&quot;:{&quot;date-parts&quot;:[[2011]]},&quot;page&quot;:&quot;685-690&quot;,&quot;publisher&quot;:&quot;Sharif University of Technology&quot;,&quot;issue&quot;:&quot;3 D&quot;,&quot;volume&quot;:&quot;18&quot;,&quot;container-title-short&quot;:&quot;&quot;},&quot;isTemporary&quot;:false}]},{&quot;citationID&quot;:&quot;MENDELEY_CITATION_7a268fdb-d64d-41ab-ae35-d64bcc2534d6&quot;,&quot;properties&quot;:{&quot;noteIndex&quot;:0},&quot;isEdited&quot;:false,&quot;manualOverride&quot;:{&quot;isManuallyOverridden&quot;:false,&quot;citeprocText&quot;:&quot;(Levitz &amp;#38; Levitz, 1979)&quot;,&quot;manualOverrideText&quot;:&quot;&quot;},&quot;citationTag&quot;:&quot;MENDELEY_CITATION_v3_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&quot;,&quot;citationItems&quot;:[{&quot;id&quot;:&quot;af49a8ca-2425-331a-95d4-35dca58fde0b&quot;,&quot;itemData&quot;:{&quot;type&quot;:&quot;book&quot;,&quot;id&quot;:&quot;af49a8ca-2425-331a-95d4-35dca58fde0b&quot;,&quot;title&quot;:&quot;Logic and Boolean algebra&quot;,&quot;author&quot;:[{&quot;family&quot;:&quot;Levitz&quot;,&quot;given&quot;:&quot;Kathleen.&quot;,&quot;parse-names&quot;:false,&quot;dropping-particle&quot;:&quot;&quot;,&quot;non-dropping-particle&quot;:&quot;&quot;},{&quot;family&quot;:&quot;Levitz&quot;,&quot;given&quot;:&quot;Hilbert.&quot;,&quot;parse-names&quot;:false,&quot;dropping-particle&quot;:&quot;&quot;,&quot;non-dropping-particle&quot;:&quot;&quot;}],&quot;ISBN&quot;:&quot;0812005376&quot;,&quot;issued&quot;:{&quot;date-parts&quot;:[[1979]]},&quot;number-of-pages&quot;:&quot;132&quot;,&quot;abstract&quot;:&quot;Sentence composition -- Algebra of logic -- Analysis of inferences -- Switching circuits -- Set theory -- Boolean algebra -- Sample examination.&quot;,&quot;publisher&quot;:&quot;Barron's Educational Series&quot;,&quot;container-title-short&quot;:&quot;&quot;},&quot;isTemporary&quot;:false}]},{&quot;citationID&quot;:&quot;MENDELEY_CITATION_b223f0ce-6579-468a-bb2c-9a8d5744bb8c&quot;,&quot;properties&quot;:{&quot;noteIndex&quot;:0},&quot;isEdited&quot;:false,&quot;manualOverride&quot;:{&quot;isManuallyOverridden&quot;:false,&quot;citeprocText&quot;:&quot;(Strefezza, 2009)&quot;,&quot;manualOverrideText&quot;:&quot;&quot;},&quot;citationTag&quot;:&quot;MENDELEY_CITATION_v3_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&quot;,&quot;citationItems&quot;:[{&quot;id&quot;:&quot;2a4ea72a-a1c7-3660-a8cb-22dc8fa2a65e&quot;,&quot;itemData&quot;:{&quot;type&quot;:&quot;report&quot;,&quot;id&quot;:&quot;2a4ea72a-a1c7-3660-a8cb-22dc8fa2a65e&quot;,&quot;title&quot;:&quot;Lógica difusa, un punto de vista Fuzzy logic, a point of view&quot;,&quot;author&quot;:[{&quot;family&quot;:&quot;Strefezza&quot;,&quot;given&quot;:&quot;Miguel&quot;,&quot;parse-names&quot;:false,&quot;dropping-particle&quot;:&quot;&quot;,&quot;non-dropping-particle&quot;:&quot;&quot;}],&quot;container-title&quot;:&quot;Revista Ciencia e Ingeniería&quot;,&quot;issued&quot;:{&quot;date-parts&quot;:[[2009]]},&quot;number-of-pages&quot;:&quot;259-268&quot;,&quot;abstract&quot;:&quot;Resumen La teoría de lógica difusa ha sido utilizada en diferentes áreas, pero fue en ingeniería y específicamente en el área de control donde se hicieron las primeras aplicaciones, permitiendo introducir las percepciones humanas en los procesos reales. En general, los ingenieros no le han dado importancia a sus raíces, por lo que este trabajo examina y compara, a través de diferentes épocas, tanto el pensamiento occidental como el oriental de manera de poder presentar una visión no ingenieril de la lógica difusa. En el análisis se incluye tanto los pensamientos filosóficos de la antigua Grecia y de China, las cuales se desarrollaron en forma paralela aproximadamente 500 años A.C., como la influencia que dichos pensamientos tienen en la forma de razonar y en el comportamiento del ser humano. Las diferencias entre la forma de pensar resaltan el por qué la lógica difusa pudo penetrar de forma más rápida en Asia Oriental que en Occidente. Esta visión es importante y de gran ayuda para todos aquellos que implementan la lógica difusa en diferentes áreas de la ingeniería ya que permite conectar su aplicación con sus fundamentos. Palabras clave: Lógica difusa, conjuntos clásicos, pensamiento occidental, pensamiento oriental. Abstract Fuzzy Logic theory has been used in different areas, but it was in engineering and specifically in the control area where the first applications were made, allowing the introduction of human perceptions in real processes. In general, engineers have not given importance to its roots, so this paper examines and compares through different ages, both in the Eastern and Western thought, in order to be able to present a non engineering vision of fuzzy logic. The analysis includes both ancient Greek and Chinese philosophies, which were developed in parallel about 500 years B.C, and their significant roles in the reasoning and behavior of human beings. The differences between the reasoning methods stand out why the fuzzy logic was able to penetrate faster in Eastern Asia than in the West. This vision is important and helpful for all those that implement Fuzzy Logic in different engineering areas since it allows connecting its application with its bases.&quot;,&quot;issue&quot;:&quot;3&quot;,&quot;volume&quot;:&quot;30&quot;,&quot;container-title-short&quot;:&quot;&quot;},&quot;isTemporary&quot;:false}]},{&quot;citationID&quot;:&quot;MENDELEY_CITATION_cd1f6ea0-0455-45b2-ac73-ffbdbfbafd96&quot;,&quot;properties&quot;:{&quot;noteIndex&quot;:0},&quot;isEdited&quot;:false,&quot;manualOverride&quot;:{&quot;isManuallyOverridden&quot;:false,&quot;citeprocText&quot;:&quot;(Ahmadi et al., 2018)&quot;,&quot;manualOverrideText&quot;:&quot;&quot;},&quot;citationTag&quot;:&quot;MENDELEY_CITATION_v3_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&quot;,&quot;citationItems&quot;:[{&quot;id&quot;:&quot;3602df56-e8f5-3efa-a223-1b6b9077473d&quot;,&quot;itemData&quot;:{&quot;type&quot;:&quot;article&quot;,&quot;id&quot;:&quot;3602df56-e8f5-3efa-a223-1b6b9077473d&quot;,&quot;title&quot;:&quot;Diseases diagnosis using fuzzy logic methods: A systematic and meta-analysis review&quot;,&quot;author&quot;:[{&quot;family&quot;:&quot;Ahmadi&quot;,&quot;given&quot;:&quot;Hossein&quot;,&quot;parse-names&quot;:false,&quot;dropping-particle&quot;:&quot;&quot;,&quot;non-dropping-particle&quot;:&quot;&quot;},{&quot;family&quot;:&quot;Gholamzadeh&quot;,&quot;given&quot;:&quot;Marsa&quot;,&quot;parse-names&quot;:false,&quot;dropping-particle&quot;:&quot;&quot;,&quot;non-dropping-particle&quot;:&quot;&quot;},{&quot;family&quot;:&quot;Shahmoradi&quot;,&quot;given&quot;:&quot;Leila&quot;,&quot;parse-names&quot;:false,&quot;dropping-particle&quot;:&quot;&quot;,&quot;non-dropping-particle&quot;:&quot;&quot;},{&quot;family&quot;:&quot;Nilashi&quot;,&quot;given&quot;:&quot;Mehrbakhsh&quot;,&quot;parse-names&quot;:false,&quot;dropping-particle&quot;:&quot;&quot;,&quot;non-dropping-particle&quot;:&quot;&quot;},{&quot;family&quot;:&quot;Rashvand&quot;,&quot;given&quot;:&quot;Pooria&quot;,&quot;parse-names&quot;:false,&quot;dropping-particle&quot;:&quot;&quot;,&quot;non-dropping-particle&quot;:&quot;&quot;}],&quot;container-title&quot;:&quot;Computer Methods and Programs in Biomedicine&quot;,&quot;container-title-short&quot;:&quot;Comput Methods Programs Biomed&quot;,&quot;DOI&quot;:&quot;10.1016/j.cmpb.2018.04.013&quot;,&quot;ISSN&quot;:&quot;18727565&quot;,&quot;PMID&quot;:&quot;29852957&quot;,&quot;issued&quot;:{&quot;date-parts&quot;:[[2018,7,1]]},&quot;page&quot;:&quot;145-172&quot;,&quot;abstract&quot;:&quot;Background and Objective: Diagnosis as the initial step of medical practice, is one of the most important parts of complicated clinical decision making which is usually accompanied with the degree of ambiguity and uncertainty. Since uncertainty is the inseparable nature of medicine, fuzzy logic methods have been used as one of the best methods to decrease this ambiguity. Recently, several kinds of literature have been published related to fuzzy logic methods in a wide range of medical aspects in terms of diagnosis. However, in this context there are a few review articles that have been published which belong to almost ten years ago. Hence, we conducted a systematic review to determine the contribution of utilizing fuzzy logic methods in disease diagnosis in different medical practices. Methods: Eight scientific databases are selected as an appropriate database and Preferred Reporting Items for Systematic Reviews and Meta-Analyses (PRISMA) method was employed as the basis method for conducting this systematic and meta-analysis review. Regarding the main objective of this research, some inclusion and exclusion criteria were considered to limit our investigation. To achieve a structured meta-analysis, all eligible articles were classified based on authors, publication year, journals or conferences, applied fuzzy methods, main objectives of the research, problems and research gaps, tools utilized to model the fuzzy system, medical disciplines, sample sizes, the inputs and outputs of the system, findings, results and finally the impact of applied fuzzy methods to improve diagnosis. Then, we analyzed the results obtained from these classifications to indicate the effect of fuzzy methods in decreasing the complexity of diagnosis. Results: Consequently, the result of this study approved the effectiveness of applying different fuzzy methods in diseases diagnosis process, presenting new insights for researchers about what kind of diseases which have been more focused. This will help to determine the diagnostic aspects of medical disciplines that are being neglected. Conclusions: Overall, this systematic review provides an appropriate platform for further research by identifying the research needs in the domain of disease diagnosis.&quot;,&quot;publisher&quot;:&quot;Elsevier Ireland Ltd&quot;,&quot;volume&quot;:&quot;161&quot;},&quot;isTemporary&quot;:false}]},{&quot;citationID&quot;:&quot;MENDELEY_CITATION_04376335-be98-4bcd-bb50-fb23de5c1703&quot;,&quot;properties&quot;:{&quot;noteIndex&quot;:0},&quot;isEdited&quot;:false,&quot;manualOverride&quot;:{&quot;isManuallyOverridden&quot;:false,&quot;citeprocText&quot;:&quot;(Alam et al., 2022a)&quot;,&quot;manualOverrideText&quot;:&quot;&quot;},&quot;citationTag&quot;:&quot;MENDELEY_CITATION_v3_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&quot;,&quot;citationItems&quot;:[{&quot;id&quot;:&quot;ecb918f4-4d24-3ab8-86bc-01edf05a3422&quot;,&quot;itemData&quot;:{&quot;type&quot;:&quot;article-journal&quot;,&quot;id&quot;:&quot;ecb918f4-4d24-3ab8-86bc-01edf05a3422&quot;,&quot;title&quot;:&quot;Disease diagnosis system using IoT empowered with fuzzy inference system&quot;,&quot;author&quot;:[{&quot;family&quot;:&quot;Alam&quot;,&quot;given&quot;:&quot;Talha Mahboob&quot;,&quot;parse-names&quot;:false,&quot;dropping-particle&quot;:&quot;&quot;,&quot;non-dropping-particle&quot;:&quot;&quot;},{&quot;family&quot;:&quot;Shaukat&quot;,&quot;given&quot;:&quot;Kamran&quot;,&quot;parse-names&quot;:false,&quot;dropping-particle&quot;:&quot;&quot;,&quot;non-dropping-particle&quot;:&quot;&quot;},{&quot;family&quot;:&quot;Khelifi&quot;,&quot;given&quot;:&quot;Adel&quot;,&quot;parse-names&quot;:false,&quot;dropping-particle&quot;:&quot;&quot;,&quot;non-dropping-particle&quot;:&quot;&quot;},{&quot;family&quot;:&quot;Khan&quot;,&quot;given&quot;:&quot;Wasim Ahmad&quot;,&quot;parse-names&quot;:false,&quot;dropping-particle&quot;:&quot;&quot;,&quot;non-dropping-particle&quot;:&quot;&quot;},{&quot;family&quot;:&quot;Raza&quot;,&quot;given&quot;:&quot;Hafiz Muhammad Ehtisham&quot;,&quot;parse-names&quot;:false,&quot;dropping-particle&quot;:&quot;&quot;,&quot;non-dropping-particle&quot;:&quot;&quot;},{&quot;family&quot;:&quot;Idrees&quot;,&quot;given&quot;:&quot;Muhammad&quot;,&quot;parse-names&quot;:false,&quot;dropping-particle&quot;:&quot;&quot;,&quot;non-dropping-particle&quot;:&quot;&quot;},{&quot;family&quot;:&quot;Luo&quot;,&quot;given&quot;:&quot;Suhuai&quot;,&quot;parse-names&quot;:false,&quot;dropping-particle&quot;:&quot;&quot;,&quot;non-dropping-particle&quot;:&quot;&quot;},{&quot;family&quot;:&quot;Hameed&quot;,&quot;given&quot;:&quot;Ibrahim A.&quot;,&quot;parse-names&quot;:false,&quot;dropping-particle&quot;:&quot;&quot;,&quot;non-dropping-particle&quot;:&quot;&quot;}],&quot;container-title&quot;:&quot;Computers, Materials and Continua&quot;,&quot;DOI&quot;:&quot;10.32604/cmc.2022.020344&quot;,&quot;ISSN&quot;:&quot;15462226&quot;,&quot;issued&quot;:{&quot;date-parts&quot;:[[2022]]},&quot;page&quot;:&quot;5305-5319&quot;,&quot;abstract&quot;:&quot;Disease diagnosis is a challenging task due to a large number of associated factors. Uncertainty in the diagnosis process arises from inaccuracy in patient attributes, missing data, and limitation in the medical expert’s ability to define cause and effect relationships when there are multiple interrelated variables. This paper aims to demonstrate an integrated view of deploying smart disease diagnosis using the Internet of Things (IoT) empowered by the fuzzy inference system (FIS) to diagnose various diseases. The Fuzzy System is one of the best systems to diagnose medical conditions because every disease diagnosis involves many uncertainties, and fuzzy logic is the best way to handle uncertainties. Our proposed system differentiates new cases provided symptoms of the disease. Generally, it becomes a time-sensitive task to discriminate symptomatic diseases. The proposed system can track symptoms firmly to diagnose diseases through IoT and FIS smartly and efficiently. Different coefficients have been employed to predict and compute the identified disease’s severity for each sign of disease. This study aims to differentiate and diagnose COVID-19, Typhoid, Malaria, and Pneumonia. This study used the FIS method to figure out the disease over the use of given data related to correlating with input symptoms. MATLAB tool is utilised for the implementation of FIS. Fuzzy procedure on the aforementioned given data presents that affectionate disease can derive from the symptoms. The results of our proposed method proved that FIS could be utilised for the diagnosis of other diseases. This study may assist doctors, patients, medical practitioners, and other healthcare professionals in early diagnosis and better treat diseases.&quot;,&quot;publisher&quot;:&quot;Tech Science Press&quot;,&quot;issue&quot;:&quot;3&quot;,&quot;volume&quot;:&quot;70&quot;,&quot;container-title-short&quot;:&quot;&quot;},&quot;isTemporary&quot;:false}]},{&quot;citationID&quot;:&quot;MENDELEY_CITATION_24848ef1-a6a1-4827-94b8-7bc8913e563d&quot;,&quot;properties&quot;:{&quot;noteIndex&quot;:0},&quot;isEdited&quot;:false,&quot;manualOverride&quot;:{&quot;isManuallyOverridden&quot;:false,&quot;citeprocText&quot;:&quot;(Alam et al., 2022b; Syaffa Zakaria et al., 2023)&quot;,&quot;manualOverrideText&quot;:&quot;&quot;},&quot;citationTag&quot;:&quot;MENDELEY_CITATION_v3_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&quot;,&quot;citationItems&quot;:[{&quot;id&quot;:&quot;a595b98f-e8f6-3508-8570-a0c8c8b9c0e8&quot;,&quot;itemData&quot;:{&quot;type&quot;:&quot;report&quot;,&quot;id&quot;:&quot;a595b98f-e8f6-3508-8570-a0c8c8b9c0e8&quot;,&quot;title&quot;:&quot;The Use of Fuzzy Linear Regression Modeling to Predict High-risk Symptoms of Lung Cancer in Malaysia&quot;,&quot;author&quot;:[{&quot;family&quot;:&quot;Syaffa Zakaria&quot;,&quot;given&quot;:&quot;Aliya&quot;,&quot;parse-names&quot;:false,&quot;dropping-particle&quot;:&quot;&quot;,&quot;non-dropping-particle&quot;:&quot;&quot;},{&quot;family&quot;:&quot;Ammar Shafi&quot;,&quot;given&quot;:&quot;Muhammad&quot;,&quot;parse-names&quot;:false,&quot;dropping-particle&quot;:&quot;&quot;,&quot;non-dropping-particle&quot;:&quot;&quot;},{&quot;family&quot;:&quot;Arif Mohd Zim&quot;,&quot;given&quot;:&quot;Mohd&quot;,&quot;parse-names&quot;:false,&quot;dropping-particle&quot;:&quot;&quot;,&quot;non-dropping-particle&quot;:&quot;&quot;},{&quot;family&quot;:&quot;Noor Asyikin Mohd Razali&quot;,&quot;given&quot;:&quot;Siti&quot;,&quot;parse-names&quot;:false,&quot;dropping-particle&quot;:&quot;&quot;,&quot;non-dropping-particle&quot;:&quot;&quot;},{&quot;family&quot;:&quot;Lumpur&quot;,&quot;given&quot;:&quot;Kuala&quot;,&quot;parse-names&quot;:false,&quot;dropping-particle&quot;:&quot;&quot;,&quot;non-dropping-particle&quot;:&quot;&quot;}],&quot;container-title&quot;:&quot;IJACSA) International Journal of Advanced Computer Science and Applications&quot;,&quot;URL&quot;:&quot;www.ijacsa.thesai.org&quot;,&quot;issued&quot;:{&quot;date-parts&quot;:[[2023]]},&quot;abstract&quot;:&quot;Lung cancer is the most prevalent cancer in the world, accounting for 12.2% of all newly diagnosed cases in 2020 and has the highest mortality rate due to its late diagnosis and poor symptom detection. Currently, there are 4,319 lung cancer deaths in Malaysia, representing 2.57 percent of all mortality in 2020. The late diagnosis of lung cancer is common, which makes survival more difficult. In Malaysia, however, most cases are detected when the tumors have become too large, or cancer has spread to other body areas that cannot be removed surgically. This is a frequent situation due to the lack of public awareness among Malaysians regarding cancer-related symptoms. Malaysians must be acknowledged the high-risk symptoms of lung cancer to enhance the survival rate and reduce the mortality rate. This study aims to use a fuzzy linear regression model with heights of triangular fuzzy by Tanaka (1982), H-value ranging from 0.0 to 1.0, to predict high-risk symptoms of lung cancer in Malaysia. The secondary data is analyzed using the fuzzy linear regression model by collecting data from patients with lung cancer at Al-Sultan Abdullah Hospital (UiTM Hospital), Selangor. The results found that haemoptysis and chest pain has been proven to be the highest risk, among other symptoms obtained from the data analysis. It has been discovered that the H-value of 0.0 has the least measurement error, with mean square error (MSE) and root mean square error (RMSE) values of 1.455 and 1.206, respectively.&quot;,&quot;issue&quot;:&quot;5&quot;,&quot;volume&quot;:&quot;14&quot;,&quot;container-title-short&quot;:&quot;&quot;},&quot;isTemporary&quot;:false},{&quot;id&quot;:&quot;c0b82d64-ed68-3ca1-99dd-dfbbe3ca812b&quot;,&quot;itemData&quot;:{&quot;type&quot;:&quot;article-journal&quot;,&quot;id&quot;:&quot;c0b82d64-ed68-3ca1-99dd-dfbbe3ca812b&quot;,&quot;title&quot;:&quot;Disease diagnosis system using IoT empowered with fuzzy inference system&quot;,&quot;author&quot;:[{&quot;family&quot;:&quot;Alam&quot;,&quot;given&quot;:&quot;Talha Mahboob&quot;,&quot;parse-names&quot;:false,&quot;dropping-particle&quot;:&quot;&quot;,&quot;non-dropping-particle&quot;:&quot;&quot;},{&quot;family&quot;:&quot;Shaukat&quot;,&quot;given&quot;:&quot;Kamran&quot;,&quot;parse-names&quot;:false,&quot;dropping-particle&quot;:&quot;&quot;,&quot;non-dropping-particle&quot;:&quot;&quot;},{&quot;family&quot;:&quot;Khelifi&quot;,&quot;given&quot;:&quot;Adel&quot;,&quot;parse-names&quot;:false,&quot;dropping-particle&quot;:&quot;&quot;,&quot;non-dropping-particle&quot;:&quot;&quot;},{&quot;family&quot;:&quot;Khan&quot;,&quot;given&quot;:&quot;Wasim Ahmad&quot;,&quot;parse-names&quot;:false,&quot;dropping-particle&quot;:&quot;&quot;,&quot;non-dropping-particle&quot;:&quot;&quot;},{&quot;family&quot;:&quot;Raza&quot;,&quot;given&quot;:&quot;Hafiz Muhammad Ehtisham&quot;,&quot;parse-names&quot;:false,&quot;dropping-particle&quot;:&quot;&quot;,&quot;non-dropping-particle&quot;:&quot;&quot;},{&quot;family&quot;:&quot;Idrees&quot;,&quot;given&quot;:&quot;Muhammad&quot;,&quot;parse-names&quot;:false,&quot;dropping-particle&quot;:&quot;&quot;,&quot;non-dropping-particle&quot;:&quot;&quot;},{&quot;family&quot;:&quot;Luo&quot;,&quot;given&quot;:&quot;Suhuai&quot;,&quot;parse-names&quot;:false,&quot;dropping-particle&quot;:&quot;&quot;,&quot;non-dropping-particle&quot;:&quot;&quot;},{&quot;family&quot;:&quot;Hameed&quot;,&quot;given&quot;:&quot;Ibrahim A.&quot;,&quot;parse-names&quot;:false,&quot;dropping-particle&quot;:&quot;&quot;,&quot;non-dropping-particle&quot;:&quot;&quot;}],&quot;container-title&quot;:&quot;Computers, Materials and Continua&quot;,&quot;DOI&quot;:&quot;10.32604/cmc.2022.020344&quot;,&quot;ISSN&quot;:&quot;15462226&quot;,&quot;issued&quot;:{&quot;date-parts&quot;:[[2022]]},&quot;page&quot;:&quot;5305-5319&quot;,&quot;abstract&quot;:&quot;Disease diagnosis is a challenging task due to a large number of associated factors. Uncertainty in the diagnosis process arises from inaccuracy in patient attributes, missing data, and limitation in the medical expert’s ability to define cause and effect relationships when there are multiple interrelated variables. This paper aims to demonstrate an integrated view of deploying smart disease diagnosis using the Internet of Things (IoT) empowered by the fuzzy inference system (FIS) to diagnose various diseases. The Fuzzy System is one of the best systems to diagnose medical conditions because every disease diagnosis involves many uncertainties, and fuzzy logic is the best way to handle uncertainties. Our proposed system differentiates new cases provided symptoms of the disease. Generally, it becomes a time-sensitive task to discriminate symptomatic diseases. The proposed system can track symptoms firmly to diagnose diseases through IoT and FIS smartly and efficiently. Different coefficients have been employed to predict and compute the identified disease’s severity for each sign of disease. This study aims to differentiate and diagnose COVID-19, Typhoid, Malaria, and Pneumonia. This study used the FIS method to figure out the disease over the use of given data related to correlating with input symptoms. MATLAB tool is utilised for the implementation of FIS. Fuzzy procedure on the aforementioned given data presents that affectionate disease can derive from the symptoms. The results of our proposed method proved that FIS could be utilised for the diagnosis of other diseases. This study may assist doctors, patients, medical practitioners, and other healthcare professionals in early diagnosis and better treat diseases.&quot;,&quot;publisher&quot;:&quot;Tech Science Press&quot;,&quot;issue&quot;:&quot;3&quot;,&quot;volume&quot;:&quot;70&quot;,&quot;container-title-short&quot;:&quot;&quot;},&quot;isTemporary&quot;:false}]},{&quot;citationID&quot;:&quot;MENDELEY_CITATION_027826d5-b3ef-4fd5-8a7a-76b1fd0d17c7&quot;,&quot;properties&quot;:{&quot;noteIndex&quot;:0},&quot;isEdited&quot;:false,&quot;manualOverride&quot;:{&quot;isManuallyOverridden&quot;:false,&quot;citeprocText&quot;:&quot;(Lefteri H. Tsoukalas &amp;#38; Robert E. Uhrig, s/f; Shetty, 2018; Syaffa Zakaria et al., 2023)&quot;,&quot;manualOverrideText&quot;:&quot;&quot;},&quot;citationTag&quot;:&quot;MENDELEY_CITATION_v3_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&quot;,&quot;citationItems&quot;:[{&quot;id&quot;:&quot;42fc8932-31cf-3b1a-bfd4-7b24e291773f&quot;,&quot;itemData&quot;:{&quot;type&quot;:&quot;article-journal&quot;,&quot;id&quot;:&quot;42fc8932-31cf-3b1a-bfd4-7b24e291773f&quot;,&quot;title&quot;:&quot;Medical Diagnosis using Fuzzy Logic&quot;,&quot;author&quot;:[{&quot;family&quot;:&quot;Shetty&quot;,&quot;given&quot;:&quot;Rahul&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18.4823&quot;,&quot;issued&quot;:{&quot;date-parts&quot;:[[2018,4,30]]},&quot;page&quot;:&quot;5048-5052&quot;,&quot;publisher&quot;:&quot;International Journal for Research in Applied Science and Engineering Technology (IJRASET)&quot;,&quot;issue&quot;:&quot;4&quot;,&quot;volume&quot;:&quot;6&quot;},&quot;isTemporary&quot;:false,&quot;suppress-author&quot;:false,&quot;composite&quot;:false,&quot;author-only&quot;:false},{&quot;id&quot;:&quot;b420808d-ba59-3bce-b4cb-18501d20cbc8&quot;,&quot;itemData&quot;:{&quot;type&quot;:&quot;article-journal&quot;,&quot;id&quot;:&quot;b420808d-ba59-3bce-b4cb-18501d20cbc8&quot;,&quot;title&quot;:&quot;Fuzzy and neural approaches in engineering&quot;,&quot;author&quot;:[{&quot;family&quot;:&quot;Lefteri H. Tsoukalas&quot;,&quot;given&quot;:&quot;&quot;,&quot;parse-names&quot;:false,&quot;dropping-particle&quot;:&quot;&quot;,&quot;non-dropping-particle&quot;:&quot;&quot;},{&quot;family&quot;:&quot;Robert E. Uhrig&quot;,&quot;given&quot;:&quot;&quot;,&quot;parse-names&quot;:false,&quot;dropping-particle&quot;:&quot;&quot;,&quot;non-dropping-particle&quot;:&quot;&quot;}],&quot;container-title-short&quot;:&quot;&quot;},&quot;isTemporary&quot;:false},{&quot;id&quot;:&quot;a595b98f-e8f6-3508-8570-a0c8c8b9c0e8&quot;,&quot;itemData&quot;:{&quot;type&quot;:&quot;report&quot;,&quot;id&quot;:&quot;a595b98f-e8f6-3508-8570-a0c8c8b9c0e8&quot;,&quot;title&quot;:&quot;The Use of Fuzzy Linear Regression Modeling to Predict High-risk Symptoms of Lung Cancer in Malaysia&quot;,&quot;author&quot;:[{&quot;family&quot;:&quot;Syaffa Zakaria&quot;,&quot;given&quot;:&quot;Aliya&quot;,&quot;parse-names&quot;:false,&quot;dropping-particle&quot;:&quot;&quot;,&quot;non-dropping-particle&quot;:&quot;&quot;},{&quot;family&quot;:&quot;Ammar Shafi&quot;,&quot;given&quot;:&quot;Muhammad&quot;,&quot;parse-names&quot;:false,&quot;dropping-particle&quot;:&quot;&quot;,&quot;non-dropping-particle&quot;:&quot;&quot;},{&quot;family&quot;:&quot;Arif Mohd Zim&quot;,&quot;given&quot;:&quot;Mohd&quot;,&quot;parse-names&quot;:false,&quot;dropping-particle&quot;:&quot;&quot;,&quot;non-dropping-particle&quot;:&quot;&quot;},{&quot;family&quot;:&quot;Noor Asyikin Mohd Razali&quot;,&quot;given&quot;:&quot;Siti&quot;,&quot;parse-names&quot;:false,&quot;dropping-particle&quot;:&quot;&quot;,&quot;non-dropping-particle&quot;:&quot;&quot;},{&quot;family&quot;:&quot;Lumpur&quot;,&quot;given&quot;:&quot;Kuala&quot;,&quot;parse-names&quot;:false,&quot;dropping-particle&quot;:&quot;&quot;,&quot;non-dropping-particle&quot;:&quot;&quot;}],&quot;container-title&quot;:&quot;IJACSA) International Journal of Advanced Computer Science and Applications&quot;,&quot;URL&quot;:&quot;www.ijacsa.thesai.org&quot;,&quot;issued&quot;:{&quot;date-parts&quot;:[[2023]]},&quot;abstract&quot;:&quot;Lung cancer is the most prevalent cancer in the world, accounting for 12.2% of all newly diagnosed cases in 2020 and has the highest mortality rate due to its late diagnosis and poor symptom detection. Currently, there are 4,319 lung cancer deaths in Malaysia, representing 2.57 percent of all mortality in 2020. The late diagnosis of lung cancer is common, which makes survival more difficult. In Malaysia, however, most cases are detected when the tumors have become too large, or cancer has spread to other body areas that cannot be removed surgically. This is a frequent situation due to the lack of public awareness among Malaysians regarding cancer-related symptoms. Malaysians must be acknowledged the high-risk symptoms of lung cancer to enhance the survival rate and reduce the mortality rate. This study aims to use a fuzzy linear regression model with heights of triangular fuzzy by Tanaka (1982), H-value ranging from 0.0 to 1.0, to predict high-risk symptoms of lung cancer in Malaysia. The secondary data is analyzed using the fuzzy linear regression model by collecting data from patients with lung cancer at Al-Sultan Abdullah Hospital (UiTM Hospital), Selangor. The results found that haemoptysis and chest pain has been proven to be the highest risk, among other symptoms obtained from the data analysis. It has been discovered that the H-value of 0.0 has the least measurement error, with mean square error (MSE) and root mean square error (RMSE) values of 1.455 and 1.206, respectively.&quot;,&quot;issue&quot;:&quot;5&quot;,&quot;volume&quot;:&quot;14&quot;,&quot;container-title-short&quot;:&quot;&quot;},&quot;isTemporary&quot;:false}]},{&quot;citationID&quot;:&quot;MENDELEY_CITATION_609b06ff-63b0-41ea-a3c2-970a7cbdd5ce&quot;,&quot;properties&quot;:{&quot;noteIndex&quot;:0},&quot;isEdited&quot;:false,&quot;manualOverride&quot;:{&quot;isManuallyOverridden&quot;:false,&quot;citeprocText&quot;:&quot;(Katzmarzyk, 2023; A. C. Santos et al., 2023)&quot;,&quot;manualOverrideText&quot;:&quot;&quot;},&quot;citationTag&quot;:&quot;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&quot;,&quot;citationItems&quot;:[{&quot;id&quot;:&quot;be9ef070-e5d7-35b7-beea-639b8e7aa019&quot;,&quot;itemData&quot;:{&quot;type&quot;:&quot;article-journal&quot;,&quot;id&quot;:&quot;be9ef070-e5d7-35b7-beea-639b8e7aa019&quot;,&quot;title&quot;:&quot;The cost of inaction on physical inactivity to public health-care systems: a population-attributable fraction analysis&quot;,&quot;author&quot;:[{&quot;family&quot;:&quot;Santos&quot;,&quot;given&quot;:&quot;Andreia Costa&quot;,&quot;parse-names&quot;:false,&quot;dropping-particle&quot;:&quot;&quot;,&quot;non-dropping-particle&quot;:&quot;&quot;},{&quot;family&quot;:&quot;Willumsen&quot;,&quot;given&quot;:&quot;Juana&quot;,&quot;parse-names&quot;:false,&quot;dropping-particle&quot;:&quot;&quot;,&quot;non-dropping-particle&quot;:&quot;&quot;},{&quot;family&quot;:&quot;Meheus&quot;,&quot;given&quot;:&quot;Filip&quot;,&quot;parse-names&quot;:false,&quot;dropping-particle&quot;:&quot;&quot;,&quot;non-dropping-particle&quot;:&quot;&quot;},{&quot;family&quot;:&quot;Ilbawi&quot;,&quot;given&quot;:&quot;Andre&quot;,&quot;parse-names&quot;:false,&quot;dropping-particle&quot;:&quot;&quot;,&quot;non-dropping-particle&quot;:&quot;&quot;},{&quot;family&quot;:&quot;Bull&quot;,&quot;given&quot;:&quot;Fiona C.&quot;,&quot;parse-names&quot;:false,&quot;dropping-particle&quot;:&quot;&quot;,&quot;non-dropping-particle&quot;:&quot;&quot;}],&quot;container-title&quot;:&quot;The Lancet Global Health&quot;,&quot;container-title-short&quot;:&quot;Lancet Glob Health&quot;,&quot;accessed&quot;:{&quot;date-parts&quot;:[[2025,10,19]]},&quot;DOI&quot;:&quot;10.1016/S2214-109X(22)00464-8&quot;,&quot;ISSN&quot;:&quot;2214109X&quot;,&quot;PMID&quot;:&quot;36480931&quot;,&quot;issued&quot;:{&quot;date-parts&quot;:[[2023,1,1]]},&quot;page&quot;:&quot;e32-e39&quot;,&quot;abstract&quot;:&quot;Background: Physical inactivity is an important modifiable risk factor for non-communicable diseases (NCDs) and mental health conditions. We aimed to estimate the public health-care costs associated with these diseases because of physical inactivity, which will help policy makers to prioritise investment in policy actions to promote and enable more people to be more active. Methods: We used a population-attributable fraction formula to estimate the direct public health-care costs of NCDs and mental health conditions for 2020–30. The disease outcomes that we included were incident cases of coronary heart disease, stroke, type 2 diabetes, hypertension, cancer (breast, colon, bladder, endometrial, oesophageal, gastric, and renal), dementia, and depression in adults aged at least 18 years. We used the most recent health and economic data evidence available for 194 countries. Findings: 499·2 million new cases of preventable major NCDs would occur globally by 2030 if the prevalence of physical inactivity does not change, with direct health-care costs of INT$520 billion. The global cost of inaction on physical inactivity would reach approximately $47·6 billion per year. Although 74% of new cases of NCDs would occur in low-income and middle-countries, high-income countries would bear a larger proportion (63%) of the economic costs. The cost of treatment and management of NCDs varied—although dementia accounted for only 3% of new preventable NCDs, the disease corresponded to 22% of all costs; type 2 diabetes accounted for 2% of new preventable cases but 9% of all costs; and cancers accounted for 1% of new preventable cases but 15% of all costs. Interpretation: This health and economic burden of physical inactivity is avoidable. Further investments in and implementation of known and effective policy interventions will support countries to reach the Sustainable Development Goal of reduction of NCD mortality by 2030. Funding: None.&quot;,&quot;publisher&quot;:&quot;Elsevier Ltd&quot;,&quot;issue&quot;:&quot;1&quot;,&quot;volume&quot;:&quot;11&quot;},&quot;isTemporary&quot;:false},{&quot;id&quot;:&quot;ec0da997-9f50-3044-8723-6ec25fe1d528&quot;,&quot;itemData&quot;:{&quot;type&quot;:&quot;article-journal&quot;,&quot;id&quot;:&quot;ec0da997-9f50-3044-8723-6ec25fe1d528&quot;,&quot;title&quot;:&quot;Expanding our understanding of the global impact of physical inactivity&quot;,&quot;author&quot;:[{&quot;family&quot;:&quot;Katzmarzyk&quot;,&quot;given&quot;:&quot;Peter T.&quot;,&quot;parse-names&quot;:false,&quot;dropping-particle&quot;:&quot;&quot;,&quot;non-dropping-particle&quot;:&quot;&quot;}],&quot;container-title&quot;:&quot;The Lancet Global Health&quot;,&quot;container-title-short&quot;:&quot;Lancet Glob Health&quot;,&quot;accessed&quot;:{&quot;date-parts&quot;:[[2025,10,19]]},&quot;DOI&quot;:&quot;10.1016/S2214-109X(22)00482-X&quot;,&quot;ISSN&quot;:&quot;2214109X&quot;,&quot;PMID&quot;:&quot;36480932&quot;,&quot;URL&quot;:&quot;https://www.thelancet.com/action/showFullText?pii=S2214109X2200482X&quot;,&quot;issued&quot;:{&quot;date-parts&quot;:[[2023,1,1]]},&quot;page&quot;:&quot;e2-e3&quot;,&quot;abstract&quot;:&quot;Physical inactivity (ie, not meeting WHO recommendations for physical activity) is a highly prevalent risk factor for premature mortality and several non-communicable diseases (NCDs). 1 An important metric of public health burden is health-care cost; physical inactivity cost health-care systems INT$53•8 billion worldwide in 2013. 2 The scientific evidence base on the health effects and global burden of physical inactivity has expanded greatly. 3-5 Despite these scientific advances, the global prevalence of physical inactivity among adults was 27•5% in 2016, an estimate that remained stable since 2001. 6 In The Lancet Global Health, Andreia Costa Santos and colleagues 7 present new data on the global economic costs of physical inactivity. The authors report that, in the absence of any change in the global prevalence of physical inactivity, almost 500 million new cases of preventable NCDs and INT$520 billion in associated health-care costs would be realised between 2020 and 2030 (11 years). The authors have modelled these estimates using a population attributable fraction (PAF) approach that combines estimates of prevalence (of physical inactivity) and the associated relative risk of several NCDs (outcomes) from the literature. They then applied the PAF estimates to derive the attributable health-care costs, based on estimates of future, preventable cases. Earlier studies 1,2 of the global health burden of physical inactivity have used similar PAF approaches to derive prevalence-based estimates of burden and cost, using a conservative approach that was based on health outcomes with strong associations with physical inactivity. 8 Over the past couple of decades, there has been a great increase in research on the health effects of physical inactivity, and the list of NCDs that are strongly related to physical inactivity has expanded considerably. 3 The data presented by Costa Santos and colleagues are novel in that they include several new or updated PAFs for physical inactivity and NCDs, including coronary heart disease, stroke, type 2 diabetes, several cancers (breast, colon, bladder, endometrial, gastric, oesophageal, and renal), and mental health conditions (depression and dementia). 5 Another major advance is the focus on future health-care costs rather than prevalent costs, which highlights the potential of physical activity to significantly reduce rising health-care costs. The results reported by Costa Santos and colleagues 7 show the potential of physical activity to positively affect the global burden of NCDs. However, the results represent only a small proportion of the total societal burden of physical inactivity. For example, indirect economic costs (eg, those costs associated with absenteeism, presenteeism, or lost productivity due to premature mortality) were not addressed in this analysis, and these costs are often substantial. 2 Further, the analysis used a dichotomous exposure related to physical inactivity (active vs inactive); given that the association between physical inactivity and several NCDs follows a curvilinear dose-response association, computation of PAFs using multiple levels of physical inactivity might further refine the estimates. Also, the PAFs were limited to NCDs that have shown strong associations with physical inactivity; there are a host of additional NCDs that show moderate or limited associations with physical inactivity. For these reasons, the results presented by Costa Santos and colleagues should be considered conservative. Future research should be directed at clarifying these associations and addressing these analytical issues for their inclusion in future analyses. The evidence indicates that physical inactivity is a major NCD risk factor that carries a considerable public health burden. This issue is of global concern; the absolute NCD mortality burden attributable to physical inactivity is greatest in middle-income countries, where the bulk of the world's population lives. 5 However, the highest projected health-care costs are in high-income countries. 7 Concerted actions and policies are required if the WHO Global Action Plan on Physical Activity (GAPPA) 2018-30 goal of a relative 15% reduction in physical inactivity by 2030 is to be realised. 9 The GAPPA provides valuable resources and policy recommendations for increasing physical activity and improving health at multiple levels. In times of fiscal scarcity, the results presented by Costa Santos and colleagues, together with guidance from the GAPPA, highlight the potential substantial return of investment from the promotion of physical activity.&quot;,&quot;publisher&quot;:&quot;Elsevier Ltd&quot;,&quot;issue&quot;:&quot;1&quot;,&quot;volume&quot;:&quot;11&quot;},&quot;isTemporary&quot;:false}]},{&quot;citationID&quot;:&quot;MENDELEY_CITATION_a03a2c5d-7123-4629-a26f-e97994086a13&quot;,&quot;properties&quot;:{&quot;noteIndex&quot;:0},&quot;isEdited&quot;:false,&quot;manualOverride&quot;:{&quot;isManuallyOverridden&quot;:false,&quot;citeprocText&quot;:&quot;(Healy et al., 2024; Lu et al., 2022)&quot;,&quot;manualOverrideText&quot;:&quot;&quot;},&quot;citationTag&quot;:&quot;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&quot;,&quot;citationItems&quot;:[{&quot;id&quot;:&quot;7b13ad9e-982b-3f3e-9d6d-e3ef2af3bfaa&quot;,&quot;itemData&quot;:{&quot;type&quot;:&quot;article-journal&quot;,&quot;id&quot;:&quot;7b13ad9e-982b-3f3e-9d6d-e3ef2af3bfaa&quot;,&quot;title&quot;:&quot;It’s about time to exercise: development of the Exercise Participation Explained in Relation to Time (EXPERT) model&quot;,&quot;author&quot;:[{&quot;family&quot;:&quot;Healy&quot;,&quot;given&quot;:&quot;Sean&quot;,&quot;parse-names&quot;:false,&quot;dropping-particle&quot;:&quot;&quot;,&quot;non-dropping-particle&quot;:&quot;&quot;},{&quot;family&quot;:&quot;Patterson&quot;,&quot;given&quot;:&quot;Freda&quot;,&quot;parse-names&quot;:false,&quot;dropping-particle&quot;:&quot;&quot;,&quot;non-dropping-particle&quot;:&quot;&quot;},{&quot;family&quot;:&quot;Biddle&quot;,&quot;given&quot;:&quot;Stuart&quot;,&quot;parse-names&quot;:false,&quot;dropping-particle&quot;:&quot;&quot;,&quot;non-dropping-particle&quot;:&quot;&quot;},{&quot;family&quot;:&quot;Dumuid&quot;,&quot;given&quot;:&quot;Dorothea&quot;,&quot;parse-names&quot;:false,&quot;dropping-particle&quot;:&quot;&quot;,&quot;non-dropping-particle&quot;:&quot;&quot;},{&quot;family&quot;:&quot;Glorieux&quot;,&quot;given&quot;:&quot;Ignace&quot;,&quot;parse-names&quot;:false,&quot;dropping-particle&quot;:&quot;&quot;,&quot;non-dropping-particle&quot;:&quot;&quot;},{&quot;family&quot;:&quot;Olds&quot;,&quot;given&quot;:&quot;Tim&quot;,&quot;parse-names&quot;:false,&quot;dropping-particle&quot;:&quot;&quot;,&quot;non-dropping-particle&quot;:&quot;&quot;},{&quot;family&quot;:&quot;Woods&quot;,&quot;given&quot;:&quot;Catherine&quot;,&quot;parse-names&quot;:false,&quot;dropping-particle&quot;:&quot;&quot;,&quot;non-dropping-particle&quot;:&quot;&quot;},{&quot;family&quot;:&quot;Bauman&quot;,&quot;given&quot;:&quot;Adrian E.&quot;,&quot;parse-names&quot;:false,&quot;dropping-particle&quot;:&quot;&quot;,&quot;non-dropping-particle&quot;:&quot;&quot;},{&quot;family&quot;:&quot;Gába&quot;,&quot;given&quot;:&quot;Aleš&quot;,&quot;parse-names&quot;:false,&quot;dropping-particle&quot;:&quot;&quot;,&quot;non-dropping-particle&quot;:&quot;&quot;},{&quot;family&quot;:&quot;Herring&quot;,&quot;given&quot;:&quot;Matthew P.&quot;,&quot;parse-names&quot;:false,&quot;dropping-particle&quot;:&quot;&quot;,&quot;non-dropping-particle&quot;:&quot;&quot;},{&quot;family&quot;:&quot;Kastelic&quot;,&quot;given&quot;:&quot;Kaja&quot;,&quot;parse-names&quot;:false,&quot;dropping-particle&quot;:&quot;&quot;,&quot;non-dropping-particle&quot;:&quot;&quot;},{&quot;family&quot;:&quot;Lachapelle&quot;,&quot;given&quot;:&quot;Ugo&quot;,&quot;parse-names&quot;:false,&quot;dropping-particle&quot;:&quot;&quot;,&quot;non-dropping-particle&quot;:&quot;&quot;},{&quot;family&quot;:&quot;Volpe&quot;,&quot;given&quot;:&quot;Stella L.&quot;,&quot;parse-names&quot;:false,&quot;dropping-particle&quot;:&quot;&quot;,&quot;non-dropping-particle&quot;:&quot;&quot;},{&quot;family&quot;:&quot;Tomat&quot;,&quot;given&quot;:&quot;Saška Benedičić&quot;,&quot;parse-names&quot;:false,&quot;dropping-particle&quot;:&quot;&quot;,&quot;non-dropping-particle&quot;:&quot;&quot;},{&quot;family&quot;:&quot;Pedisic&quot;,&quot;given&quot;:&quot;Zeljko&quot;,&quot;parse-names&quot;:false,&quot;dropping-particle&quot;:&quot;&quot;,&quot;non-dropping-particle&quot;:&quot;&quot;}],&quot;container-title&quot;:&quot;British Journal of Sports Medicine&quot;,&quot;container-title-short&quot;:&quot;Br J Sports Med&quot;,&quot;accessed&quot;:{&quot;date-parts&quot;:[[2025,10,19]]},&quot;DOI&quot;:&quot;10.1136/BJSPORTS-2024-108500&quot;,&quot;ISSN&quot;:&quot;0306-3674&quot;,&quot;PMID&quot;:&quot;39060107&quot;,&quot;URL&quot;:&quot;https://bjsm.bmj.com/content/58/19/1131&quot;,&quot;issued&quot;:{&quot;date-parts&quot;:[[2024,10,1]]},&quot;page&quot;:&quot;1131-1144&quot;,&quot;abstract&quot;:&quot;A perceived ‘lack of time’ is consistently the most commonly reported barrier to exercise. However, the term fails to capture the multifaceted nature of time-related factors. Recognising the need for a more comprehensive analysis of ‘lack of time’ as a barrier to exercise, the aim of this study was to develop the exercise participation explained in relation to time (EXPERT) model. The model was developed through a sequential process including (1) an umbrella literature review of time as a barrier, determinant, and correlate of physical activity; (2) a targeted review of existing temporal models; (3) drafting the model and refining it via discussions between eight authors; (4) a three-round Delphi process with eight panel members; and (5) consultations with seven experts and potential end-users. The final EXPERT model includes 31 factors within four categories: (1) temporal needs and preferences for exercise (ie, when and how long does an individual need/want to exercise), (2) temporal autonomy for exercise (ie, autonomy in scheduling free time for exercise), (3) temporal conditions for exercise (ie, available time for exercise) and (4) temporal dimensions of exercise (ie, use of time for exercise). Definitions, examples and possible survey questions are presented for each factor. The EXPERT model provides a comprehensive framework for understanding the multi-dimensional nature of ‘time’ as it relates to exercise participation. It moves beyond the simplistic notion of 'lack of time' and delves into the complexity of time allocation in the context of exercise. Empirical and cross-cultural validations of the model are warranted.&quot;,&quot;publisher&quot;:&quot;BMJ Publishing Group Ltd and British Association of Sport and Exercise Medicine&quot;,&quot;issue&quot;:&quot;19&quot;,&quot;volume&quot;:&quot;58&quot;},&quot;isTemporary&quot;:false},{&quot;id&quot;:&quot;7d3d96b3-76e7-3252-b214-7a8200f2a93d&quot;,&quot;itemData&quot;:{&quot;type&quot;:&quot;article-journal&quot;,&quot;id&quot;:&quot;7d3d96b3-76e7-3252-b214-7a8200f2a93d&quot;,&quot;title&quot;:&quot;Associations between Objectively Determined Physical Activity and Cardiometabolic Health in Adult Women: A Systematic Review and Meta-Analysis&quot;,&quot;author&quot;:[{&quot;family&quot;:&quot;Lu&quot;,&quot;given&quot;:&quot;Yining&quot;,&quot;parse-names&quot;:false,&quot;dropping-particle&quot;:&quot;&quot;,&quot;non-dropping-particle&quot;:&quot;&quot;},{&quot;family&quot;:&quot;Wiltshire&quot;,&quot;given&quot;:&quot;Huw D.&quot;,&quot;parse-names&quot;:false,&quot;dropping-particle&quot;:&quot;&quot;,&quot;non-dropping-particle&quot;:&quot;&quot;},{&quot;family&quot;:&quot;Baker&quot;,&quot;given&quot;:&quot;Julien S.&quot;,&quot;parse-names&quot;:false,&quot;dropping-particle&quot;:&quot;&quot;,&quot;non-dropping-particle&quot;:&quot;&quot;},{&quot;family&quot;:&quot;Wang&quot;,&quot;given&quot;:&quot;Qiaojun&quot;,&quot;parse-names&quot;:false,&quot;dropping-particle&quot;:&quot;&quot;,&quot;non-dropping-particle&quot;:&quot;&quot;},{&quot;family&quot;:&quot;Ying&quot;,&quot;given&quot;:&quot;Shanshan&quot;,&quot;parse-names&quot;:false,&quot;dropping-particle&quot;:&quot;&quot;,&quot;non-dropping-particle&quot;:&quot;&quot;},{&quot;family&quot;:&quot;Li&quot;,&quot;given&quot;:&quot;Jianshe&quot;,&quot;parse-names&quot;:false,&quot;dropping-particle&quot;:&quot;&quot;,&quot;non-dropping-particle&quot;:&quot;&quot;},{&quot;family&quot;:&quot;Lu&quot;,&quot;given&quot;:&quot;Yichen&quot;,&quot;parse-names&quot;:false,&quot;dropping-particle&quot;:&quot;&quot;,&quot;non-dropping-particle&quot;:&quot;&quot;}],&quot;container-title&quot;:&quot;Biology&quot;,&quot;container-title-short&quot;:&quot;Biology (Basel)&quot;,&quot;accessed&quot;:{&quot;date-parts&quot;:[[2025,10,19]]},&quot;DOI&quot;:&quot;10.3390/BIOLOGY11060925/S1&quot;,&quot;ISSN&quot;:&quot;20797737&quot;,&quot;URL&quot;:&quot;https://www.mdpi.com/2079-7737/11/6/925/htm&quot;,&quot;issued&quot;:{&quot;date-parts&quot;:[[2022,6,1]]},&quot;page&quot;:&quot;925&quot;,&quot;abstract&quot;:&quot;The purpose of this systematic review and meta-analysis was to qualitatively synthesize and quantitatively assess the evidence of the relationship between objectively determined volumes of physical activity (PA) and cardiometabolic health in women. Four databases (PubMed, Web of Science, Scopus, and the Cochrane library) were searched and, finally, 24 eligible studies were included, with a total of 2105 women from eight countries. A correlational meta-analysis shows that moderate-to-vigorous intensity physical activity (MVPA) was favorably associated with high-density lipoprotein (r = 0.16; 95% CI: 0.06, 0.25; p = 0.002); however, there was limited evidence for the effects of most of the other cardiometabolic biomarkers recorded from steps, total physical activity, light-and moderate-intensity physical activity and MVPA. It is most compelling and consistent that being more physically active is beneficial to the metabolic syndrome. Overall, PA levels are low in adult women, suggesting that increasing the total volume of PA is more important than emphasizing the intensity and duration of PA. The findings also indicate that, according to the confounding effects of body composition and cardiorespiratory fitness, meeting the minimal level of 150 min of moderate-intensity physical activity recommended is not enough to obtain a significant improvement in cardiometabolic indicators. Nonetheless, the high heterogeneity between studies inhibits robust conclusions.&quot;,&quot;publisher&quot;:&quot;MDPI&quot;,&quot;issue&quot;:&quot;6&quot;,&quot;volume&quot;:&quot;11&quot;},&quot;isTemporary&quot;:false}]},{&quot;citationID&quot;:&quot;MENDELEY_CITATION_b04a17f6-aed2-41c3-9979-befaebe1d1f8&quot;,&quot;properties&quot;:{&quot;noteIndex&quot;:0},&quot;isEdited&quot;:false,&quot;manualOverride&quot;:{&quot;isManuallyOverridden&quot;:false,&quot;citeprocText&quot;:&quot;(Migueles et al., 2022)&quot;,&quot;manualOverrideText&quot;:&quot;&quot;},&quot;citationTag&quot;:&quot;MENDELEY_CITATION_v3_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&quot;,&quot;citationItems&quot;:[{&quot;id&quot;:&quot;485aef07-1acd-3c6e-a8fb-4bc49eeb0e91&quot;,&quot;itemData&quot;:{&quot;type&quot;:&quot;article-journal&quot;,&quot;id&quot;:&quot;485aef07-1acd-3c6e-a8fb-4bc49eeb0e91&quot;,&quot;title&quot;:&quot;GRANADA consensus on analytical approaches to assess associations with accelerometer-determined physical behaviours (physical activity, sedentary behaviour and sleep) in epidemiological studies&quot;,&quot;author&quot;:[{&quot;family&quot;:&quot;Migueles&quot;,&quot;given&quot;:&quot;Jairo H.&quot;,&quot;parse-names&quot;:false,&quot;dropping-particle&quot;:&quot;&quot;,&quot;non-dropping-particle&quot;:&quot;&quot;},{&quot;family&quot;:&quot;Aadland&quot;,&quot;given&quot;:&quot;Eivind&quot;,&quot;parse-names&quot;:false,&quot;dropping-particle&quot;:&quot;&quot;,&quot;non-dropping-particle&quot;:&quot;&quot;},{&quot;family&quot;:&quot;Andersen&quot;,&quot;given&quot;:&quot;Lars Bo&quot;,&quot;parse-names&quot;:false,&quot;dropping-particle&quot;:&quot;&quot;,&quot;non-dropping-particle&quot;:&quot;&quot;},{&quot;family&quot;:&quot;Brønd&quot;,&quot;given&quot;:&quot;Jan Christian&quot;,&quot;parse-names&quot;:false,&quot;dropping-particle&quot;:&quot;&quot;,&quot;non-dropping-particle&quot;:&quot;&quot;},{&quot;family&quot;:&quot;Chastin&quot;,&quot;given&quot;:&quot;Sebastien F.&quot;,&quot;parse-names&quot;:false,&quot;dropping-particle&quot;:&quot;&quot;,&quot;non-dropping-particle&quot;:&quot;&quot;},{&quot;family&quot;:&quot;Hansen&quot;,&quot;given&quot;:&quot;Bjørge H.&quot;,&quot;parse-names&quot;:false,&quot;dropping-particle&quot;:&quot;&quot;,&quot;non-dropping-particle&quot;:&quot;&quot;},{&quot;family&quot;:&quot;Konstabel&quot;,&quot;given&quot;:&quot;Kenn&quot;,&quot;parse-names&quot;:false,&quot;dropping-particle&quot;:&quot;&quot;,&quot;non-dropping-particle&quot;:&quot;&quot;},{&quot;family&quot;:&quot;Kvalheim&quot;,&quot;given&quot;:&quot;Olav Martin&quot;,&quot;parse-names&quot;:false,&quot;dropping-particle&quot;:&quot;&quot;,&quot;non-dropping-particle&quot;:&quot;&quot;},{&quot;family&quot;:&quot;McGregor&quot;,&quot;given&quot;:&quot;Duncan E.&quot;,&quot;parse-names&quot;:false,&quot;dropping-particle&quot;:&quot;&quot;,&quot;non-dropping-particle&quot;:&quot;&quot;},{&quot;family&quot;:&quot;Rowlands&quot;,&quot;given&quot;:&quot;Alex&quot;,&quot;parse-names&quot;:false,&quot;dropping-particle&quot;:&quot;V.&quot;,&quot;non-dropping-particle&quot;:&quot;&quot;},{&quot;family&quot;:&quot;Sabia&quot;,&quot;given&quot;:&quot;Séverine&quot;,&quot;parse-names&quot;:false,&quot;dropping-particle&quot;:&quot;&quot;,&quot;non-dropping-particle&quot;:&quot;&quot;},{&quot;family&quot;:&quot;Hees&quot;,&quot;given&quot;:&quot;Vincent T.&quot;,&quot;parse-names&quot;:false,&quot;dropping-particle&quot;:&quot;&quot;,&quot;non-dropping-particle&quot;:&quot;Van&quot;},{&quot;family&quot;:&quot;Walmsley&quot;,&quot;given&quot;:&quot;Rosemary&quot;,&quot;parse-names&quot;:false,&quot;dropping-particle&quot;:&quot;&quot;,&quot;non-dropping-particle&quot;:&quot;&quot;},{&quot;family&quot;:&quot;Ortega&quot;,&quot;given&quot;:&quot;Francisco B.&quot;,&quot;parse-names&quot;:false,&quot;dropping-particle&quot;:&quot;&quot;,&quot;non-dropping-particle&quot;:&quot;&quot;}],&quot;container-title&quot;:&quot;British Journal of Sports Medicine&quot;,&quot;container-title-short&quot;:&quot;Br J Sports Med&quot;,&quot;accessed&quot;:{&quot;date-parts&quot;:[[2025,10,19]]},&quot;DOI&quot;:&quot;10.1136/BJSPORTS-2020-103604&quot;,&quot;ISSN&quot;:&quot;0306-3674&quot;,&quot;PMID&quot;:&quot;33846158&quot;,&quot;URL&quot;:&quot;https://bjsm.bmj.com/content/56/7/376&quot;,&quot;issued&quot;:{&quot;date-parts&quot;:[[2022,4,1]]},&quot;page&quot;:&quot;376-384&quot;,&quot;abstract&quot;:&quot;The inter-relationship between physical activity, sedentary behaviour and sleep (collectively defined as physical behaviours) is of interest to researchers from different fields. Each of these physical behaviours has been investigated in epidemiological studies, yet their codependency and interactions need to be further explored and accounted for in data analysis. Modern accelerometers capture continuous movement through the day, which presents the challenge of how to best use the richness of these data. In recent years, analytical approaches first applied in other scientific fields have been applied to physical behaviour epidemiology (eg, isotemporal substitution models, compositional data analysis, multivariate pattern analysis, functional data analysis and machine learning). A comprehensive description, discussion, and consensus on the strengths and limitations of these analytical approaches will help researchers decide which approach to use in different situations. In this context, a scientific workshop and meeting were held in Granada to discuss: (1) analytical approaches currently used in the scientific literature on physical behaviour, highlighting strengths and limitations, providing practical recommendations on their use and including a decision tree for assisting researchers’ decision-making; and (2) current gaps and future research directions around the analysis and use of accelerometer data. Advances in analytical approaches to accelerometer-determined physical behaviours in epidemiological studies are expected to influence the interpretation of current and future evidence, and ultimately impact on future physical behaviour guidelines.&quot;,&quot;publisher&quot;:&quot;BMJ Publishing Group Ltd and British Association of Sport and Exercise Medicine&quot;,&quot;issue&quot;:&quot;7&quot;,&quot;volume&quot;:&quot;56&quot;},&quot;isTemporary&quot;:false}]},{&quot;citationID&quot;:&quot;MENDELEY_CITATION_bc89c434-7c65-46cc-9c5d-3079e5938961&quot;,&quot;properties&quot;:{&quot;noteIndex&quot;:0},&quot;isEdited&quot;:false,&quot;manualOverride&quot;:{&quot;isManuallyOverridden&quot;:false,&quot;citeprocText&quot;:&quot;(Deka &amp;#38; Deka, 2023)&quot;,&quot;manualOverrideText&quot;:&quot;&quot;},&quot;citationTag&quot;:&quot;MENDELEY_CITATION_v3_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&quot;,&quot;citationItems&quot;:[{&quot;id&quot;:&quot;3c7a45ea-bbe0-3c83-ab77-b699ccad2402&quot;,&quot;itemData&quot;:{&quot;type&quot;:&quot;article-journal&quot;,&quot;id&quot;:&quot;3c7a45ea-bbe0-3c83-ab77-b699ccad2402&quot;,&quot;title&quot;:&quot;Nonlinear analysis of heart rate variability signals in meditative state: a review and perspective&quot;,&quot;author&quot;:[{&quot;family&quot;:&quot;Deka&quot;,&quot;given&quot;:&quot;Bhabesh&quot;,&quot;parse-names&quot;:false,&quot;dropping-particle&quot;:&quot;&quot;,&quot;non-dropping-particle&quot;:&quot;&quot;},{&quot;family&quot;:&quot;Deka&quot;,&quot;given&quot;:&quot;Dipen&quot;,&quot;parse-names&quot;:false,&quot;dropping-particle&quot;:&quot;&quot;,&quot;non-dropping-particle&quot;:&quot;&quot;}],&quot;container-title&quot;:&quot;BioMedical Engineering Online&quot;,&quot;container-title-short&quot;:&quot;Biomed Eng Online&quot;,&quot;accessed&quot;:{&quot;date-parts&quot;:[[2025,10,19]]},&quot;DOI&quot;:&quot;10.1186/S12938-023-01100-3/FIGURES/20&quot;,&quot;ISSN&quot;:&quot;1475925X&quot;,&quot;PMID&quot;:&quot;37055770&quot;,&quot;URL&quot;:&quot;https://link.springer.com/articles/10.1186/s12938-023-01100-3&quot;,&quot;issued&quot;:{&quot;date-parts&quot;:[[2023,12,1]]},&quot;page&quot;:&quot;1-31&quot;,&quot;abstract&quot;:&quot;Introduction: In recent times, an upsurge in the investigation related to the effects of meditation in reconditioning various cardiovascular and psychological disorders is seen. In majority of these studies, heart rate variability (HRV) signal is used, probably for its ease of acquisition and low cost. Although understanding the dynamical complexity of HRV is not an easy task, the advances in nonlinear analysis has significantly helped in analyzing the impact of meditation of heart regulations. In this review, we intend to present the various nonlinear approaches, scientific findings and their limitations to develop deeper insights to carry out further research on this topic. Results: Literature have shown that research focus on nonlinear domain is mainly concentrated on assessing predictability, fractality, and entropy-based dynamical complexity of HRV signal. Although there were some conflicting results, most of the studies observed a reduced dynamical complexity, reduced fractal dimension, and decimated long-range correlation behavior during meditation. However, techniques, such as multiscale entropy (MSE) and multifractal analysis (MFA) of HRV can be more effective in analyzing non-stationary HRV signal, which were hardly used in the existing research works on meditation. Conclusions: After going through the literature, it is realized that there is a requirement of a more rigorous research to get consistent and new findings about the changes in HRV dynamics due to the practice of meditation. The lack of adequate standard open access database is a concern in drawing statistically reliable results. Albeit, data augmentation technique is an alternative option to deal with this problem, data from adequate number of subjects can be more effective. Multiscale entropy analysis is scantily employed in studying the effect of meditation, which probably need more attention along with multifractal analysis. Methods: Scientific databases, namely PubMed, Google Scholar, Web of Science, Scopus were searched to obtain the literature on “HRV analysis during meditation by nonlinear methods”. Following an exclusion criteria, 26 articles were selected to carry out this scientific analysis.&quot;,&quot;publisher&quot;:&quot;BioMed Central Ltd&quot;,&quot;issue&quot;:&quot;1&quot;,&quot;volume&quot;:&quot;22&quot;},&quot;isTemporary&quot;:false}]},{&quot;citationID&quot;:&quot;MENDELEY_CITATION_3931ab30-5e24-4506-bc86-777c7cf138ba&quot;,&quot;properties&quot;:{&quot;noteIndex&quot;:0},&quot;isEdited&quot;:false,&quot;manualOverride&quot;:{&quot;isManuallyOverridden&quot;:false,&quot;citeprocText&quot;:&quot;(Vellido, 2020)&quot;,&quot;manualOverrideText&quot;:&quot;&quot;},&quot;citationTag&quot;:&quot;MENDELEY_CITATION_v3_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&quot;,&quot;citationItems&quot;:[{&quot;id&quot;:&quot;8bf42559-07b7-38b7-97be-b8f0cd368059&quot;,&quot;itemData&quot;:{&quot;type&quot;:&quot;article-journal&quot;,&quot;id&quot;:&quot;8bf42559-07b7-38b7-97be-b8f0cd368059&quot;,&quot;title&quot;:&quot;The importance of interpretability and visualization in machine learning for applications in medicine and health care&quot;,&quot;author&quot;:[{&quot;family&quot;:&quot;Vellido&quot;,&quot;given&quot;:&quot;Alfredo&quot;,&quot;parse-names&quot;:false,&quot;dropping-particle&quot;:&quot;&quot;,&quot;non-dropping-particle&quot;:&quot;&quot;}],&quot;container-title&quot;:&quot;Neural Computing and Applications&quot;,&quot;container-title-short&quot;:&quot;Neural Comput Appl&quot;,&quot;accessed&quot;:{&quot;date-parts&quot;:[[2025,10,19]]},&quot;DOI&quot;:&quot;10.1007/S00521-019-04051-W/TABLES/2&quot;,&quot;ISSN&quot;:&quot;14333058&quot;,&quot;URL&quot;:&quot;https://link.springer.com/article/10.1007/s00521-019-04051-w&quot;,&quot;issued&quot;:{&quot;date-parts&quot;:[[2020,12,1]]},&quot;page&quot;:&quot;18069-18083&quot;,&quot;abstract&quot;:&quot;In a short period of time, many areas of science have made a sharp transition towards data-dependent methods. In some cases, this process has been enabled by simultaneous advances in data acquisition and the development of networked system technologies. This new situation is particularly clear in the life sciences, where data overabundance has sparked a flurry of new methodologies for data management and analysis. This can be seen as a perfect scenario for the use of machine learning and computational intelligence techniques to address problems in which more traditional data analysis approaches might struggle. But, this scenario also poses some serious challenges. One of them is model interpretability and explainability, especially for complex nonlinear models. In some areas such as medicine and health care, not addressing such challenge might seriously limit the chances of adoption, in real practice, of computer-based systems that rely on machine learning and computational intelligence methods for data analysis. In this paper, we reflect on recent investigations about the interpretability and explainability of machine learning methods and discuss their impact on medicine and health care. We pay specific attention to one of the ways in which interpretability and explainability in this context can be addressed, which is through data and model visualization. We argue that, beyond improving model interpretability as a goal in itself, we need to integrate the medical experts in the design of data analysis interpretation strategies. Otherwise, machine learning is unlikely to become a part of routine clinical and health care practice.&quot;,&quot;publisher&quot;:&quot;Springer Science and Business Media Deutschland GmbH&quot;,&quot;issue&quot;:&quot;24&quot;,&quot;volume&quot;:&quot;32&quot;},&quot;isTemporary&quot;:false}]},{&quot;citationID&quot;:&quot;MENDELEY_CITATION_0e52c881-1239-434e-b0b0-37df90099d36&quot;,&quot;properties&quot;:{&quot;noteIndex&quot;:0},&quot;isEdited&quot;:false,&quot;manualOverride&quot;:{&quot;isManuallyOverridden&quot;:false,&quot;citeprocText&quot;:&quot;(Aubert et al., 2022)&quot;,&quot;manualOverrideText&quot;:&quot;&quot;},&quot;citationTag&quot;:&quot;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&quot;,&quot;citationItems&quot;:[{&quot;id&quot;:&quot;eb83cca2-a304-3194-b3c6-898d7bdb7203&quot;,&quot;itemData&quot;:{&quot;type&quot;:&quot;article-journal&quot;,&quot;id&quot;:&quot;eb83cca2-a304-3194-b3c6-898d7bdb7203&quot;,&quot;title&quot;:&quot;Global Matrix 4.0 Physical Activity Report Card Grades for Children and Adolescents: Results and Analyses From 57 Countries&quot;,&quot;author&quot;:[{&quot;family&quot;:&quot;Aubert&quot;,&quot;given&quot;:&quot;Salomé&quot;,&quot;parse-names&quot;:false,&quot;dropping-particle&quot;:&quot;&quot;,&quot;non-dropping-particle&quot;:&quot;&quot;},{&quot;family&quot;:&quot;Barnes&quot;,&quot;given&quot;:&quot;Joel D.&quot;,&quot;parse-names&quot;:false,&quot;dropping-particle&quot;:&quot;&quot;,&quot;non-dropping-particle&quot;:&quot;&quot;},{&quot;family&quot;:&quot;Demchenko&quot;,&quot;given&quot;:&quot;Iryna&quot;,&quot;parse-names&quot;:false,&quot;dropping-particle&quot;:&quot;&quot;,&quot;non-dropping-particle&quot;:&quot;&quot;},{&quot;family&quot;:&quot;Hawthorne&quot;,&quot;given&quot;:&quot;Myranda&quot;,&quot;parse-names&quot;:false,&quot;dropping-particle&quot;:&quot;&quot;,&quot;non-dropping-particle&quot;:&quot;&quot;},{&quot;family&quot;:&quot;Abdeta&quot;,&quot;given&quot;:&quot;Chalchisa&quot;,&quot;parse-names&quot;:false,&quot;dropping-particle&quot;:&quot;&quot;,&quot;non-dropping-particle&quot;:&quot;&quot;},{&quot;family&quot;:&quot;Nader&quot;,&quot;given&quot;:&quot;Patrick Abi&quot;,&quot;parse-names&quot;:false,&quot;dropping-particle&quot;:&quot;&quot;,&quot;non-dropping-particle&quot;:&quot;&quot;},{&quot;family&quot;:&quot;Sala&quot;,&quot;given&quot;:&quot;José Carmelo Adsuar&quot;,&quot;parse-names&quot;:false,&quot;dropping-particle&quot;:&quot;&quot;,&quot;non-dropping-particle&quot;:&quot;&quot;},{&quot;family&quot;:&quot;Aguilar-Farias&quot;,&quot;given&quot;:&quot;Nicolas&quot;,&quot;parse-names&quot;:false,&quot;dropping-particle&quot;:&quot;&quot;,&quot;non-dropping-particle&quot;:&quot;&quot;},{&quot;family&quot;:&quot;Aznar&quot;,&quot;given&quot;:&quot;Susana&quot;,&quot;parse-names&quot;:false,&quot;dropping-particle&quot;:&quot;&quot;,&quot;non-dropping-particle&quot;:&quot;&quot;},{&quot;family&quot;:&quot;Bakalár&quot;,&quot;given&quot;:&quot;Peter&quot;,&quot;parse-names&quot;:false,&quot;dropping-particle&quot;:&quot;&quot;,&quot;non-dropping-particle&quot;:&quot;&quot;},{&quot;family&quot;:&quot;Bhawra&quot;,&quot;given&quot;:&quot;Jasmin&quot;,&quot;parse-names&quot;:false,&quot;dropping-particle&quot;:&quot;&quot;,&quot;non-dropping-particle&quot;:&quot;&quot;},{&quot;family&quot;:&quot;Brazo-Sayavera&quot;,&quot;given&quot;:&quot;Javier&quot;,&quot;parse-names&quot;:false,&quot;dropping-particle&quot;:&quot;&quot;,&quot;non-dropping-particle&quot;:&quot;&quot;},{&quot;family&quot;:&quot;Bringas&quot;,&quot;given&quot;:&quot;Mikel&quot;,&quot;parse-names&quot;:false,&quot;dropping-particle&quot;:&quot;&quot;,&quot;non-dropping-particle&quot;:&quot;&quot;},{&quot;family&quot;:&quot;Cagas&quot;,&quot;given&quot;:&quot;Jonathan Y.&quot;,&quot;parse-names&quot;:false,&quot;dropping-particle&quot;:&quot;&quot;,&quot;non-dropping-particle&quot;:&quot;&quot;},{&quot;family&quot;:&quot;Carlin&quot;,&quot;given&quot;:&quot;Angela&quot;,&quot;parse-names&quot;:false,&quot;dropping-particle&quot;:&quot;&quot;,&quot;non-dropping-particle&quot;:&quot;&quot;},{&quot;family&quot;:&quot;Chang&quot;,&quot;given&quot;:&quot;Chen Kang&quot;,&quot;parse-names&quot;:false,&quot;dropping-particle&quot;:&quot;&quot;,&quot;non-dropping-particle&quot;:&quot;&quot;},{&quot;family&quot;:&quot;Chen&quot;,&quot;given&quot;:&quot;Bozhi&quot;,&quot;parse-names&quot;:false,&quot;dropping-particle&quot;:&quot;&quot;,&quot;non-dropping-particle&quot;:&quot;&quot;},{&quot;family&quot;:&quot;Christiansen&quot;,&quot;given&quot;:&quot;Lars Breum&quot;,&quot;parse-names&quot;:false,&quot;dropping-particle&quot;:&quot;&quot;,&quot;non-dropping-particle&quot;:&quot;&quot;},{&quot;family&quot;:&quot;Christie&quot;,&quot;given&quot;:&quot;Candice Jo Anne&quot;,&quot;parse-names&quot;:false,&quot;dropping-particle&quot;:&quot;&quot;,&quot;non-dropping-particle&quot;:&quot;&quot;},{&quot;family&quot;:&quot;Roia&quot;,&quot;given&quot;:&quot;Gabriela Fernanda&quot;,&quot;parse-names&quot;:false,&quot;dropping-particle&quot;:&quot;&quot;,&quot;non-dropping-particle&quot;:&quot;De&quot;},{&quot;family&quot;:&quot;Nyström&quot;,&quot;given&quot;:&quot;Christine Delisle&quot;,&quot;parse-names&quot;:false,&quot;dropping-particle&quot;:&quot;&quot;,&quot;non-dropping-particle&quot;:&quot;&quot;},{&quot;family&quot;:&quot;Demetriou&quot;,&quot;given&quot;:&quot;Yolanda&quot;,&quot;parse-names&quot;:false,&quot;dropping-particle&quot;:&quot;&quot;,&quot;non-dropping-particle&quot;:&quot;&quot;},{&quot;family&quot;:&quot;Djordjic&quot;,&quot;given&quot;:&quot;Visnja&quot;,&quot;parse-names&quot;:false,&quot;dropping-particle&quot;:&quot;&quot;,&quot;non-dropping-particle&quot;:&quot;&quot;},{&quot;family&quot;:&quot;Emeljanovas&quot;,&quot;given&quot;:&quot;Arunas&quot;,&quot;parse-names&quot;:false,&quot;dropping-particle&quot;:&quot;&quot;,&quot;non-dropping-particle&quot;:&quot;&quot;},{&quot;family&quot;:&quot;Endy&quot;,&quot;given&quot;:&quot;Liri Findling&quot;,&quot;parse-names&quot;:false,&quot;dropping-particle&quot;:&quot;&quot;,&quot;non-dropping-particle&quot;:&quot;&quot;},{&quot;family&quot;:&quot;Gába&quot;,&quot;given&quot;:&quot;Aleš&quot;,&quot;parse-names&quot;:false,&quot;dropping-particle&quot;:&quot;&quot;,&quot;non-dropping-particle&quot;:&quot;&quot;},{&quot;family&quot;:&quot;Galaviz&quot;,&quot;given&quot;:&quot;Karla I.&quot;,&quot;parse-names&quot;:false,&quot;dropping-particle&quot;:&quot;&quot;,&quot;non-dropping-particle&quot;:&quot;&quot;},{&quot;family&quot;:&quot;González&quot;,&quot;given&quot;:&quot;Silvia A.&quot;,&quot;parse-names&quot;:false,&quot;dropping-particle&quot;:&quot;&quot;,&quot;non-dropping-particle&quot;:&quot;&quot;},{&quot;family&quot;:&quot;Hesketh&quot;,&quot;given&quot;:&quot;Kylie D.&quot;,&quot;parse-names&quot;:false,&quot;dropping-particle&quot;:&quot;&quot;,&quot;non-dropping-particle&quot;:&quot;&quot;},{&quot;family&quot;:&quot;Huang&quot;,&quot;given&quot;:&quot;Wendy Yajun&quot;,&quot;parse-names&quot;:false,&quot;dropping-particle&quot;:&quot;&quot;,&quot;non-dropping-particle&quot;:&quot;&quot;},{&quot;family&quot;:&quot;Hubona&quot;,&quot;given&quot;:&quot;Omphile&quot;,&quot;parse-names&quot;:false,&quot;dropping-particle&quot;:&quot;&quot;,&quot;non-dropping-particle&quot;:&quot;&quot;},{&quot;family&quot;:&quot;Jeon&quot;,&quot;given&quot;:&quot;Justin Y.&quot;,&quot;parse-names&quot;:false,&quot;dropping-particle&quot;:&quot;&quot;,&quot;non-dropping-particle&quot;:&quot;&quot;},{&quot;family&quot;:&quot;Jurakić&quot;,&quot;given&quot;:&quot;Danijel&quot;,&quot;parse-names&quot;:false,&quot;dropping-particle&quot;:&quot;&quot;,&quot;non-dropping-particle&quot;:&quot;&quot;},{&quot;family&quot;:&quot;Jürimäe&quot;,&quot;given&quot;:&quot;Jaak&quot;,&quot;parse-names&quot;:false,&quot;dropping-particle&quot;:&quot;&quot;,&quot;non-dropping-particle&quot;:&quot;&quot;},{&quot;family&quot;:&quot;Katapally&quot;,&quot;given&quot;:&quot;Tarun Reddy&quot;,&quot;parse-names&quot;:false,&quot;dropping-particle&quot;:&quot;&quot;,&quot;non-dropping-particle&quot;:&quot;&quot;},{&quot;family&quot;:&quot;Katewongsa&quot;,&quot;given&quot;:&quot;Piyawat&quot;,&quot;parse-names&quot;:false,&quot;dropping-particle&quot;:&quot;&quot;,&quot;non-dropping-particle&quot;:&quot;&quot;},{&quot;family&quot;:&quot;Katzmarzyk&quot;,&quot;given&quot;:&quot;Peter T.&quot;,&quot;parse-names&quot;:false,&quot;dropping-particle&quot;:&quot;&quot;,&quot;non-dropping-particle&quot;:&quot;&quot;},{&quot;family&quot;:&quot;Kim&quot;,&quot;given&quot;:&quot;Yeon Soo&quot;,&quot;parse-names&quot;:false,&quot;dropping-particle&quot;:&quot;&quot;,&quot;non-dropping-particle&quot;:&quot;&quot;},{&quot;family&quot;:&quot;Lambert&quot;,&quot;given&quot;:&quot;Estelle Victoria&quot;,&quot;parse-names&quot;:false,&quot;dropping-particle&quot;:&quot;&quot;,&quot;non-dropping-particle&quot;:&quot;&quot;},{&quot;family&quot;:&quot;Lee&quot;,&quot;given&quot;:&quot;Eun Young&quot;,&quot;parse-names&quot;:false,&quot;dropping-particle&quot;:&quot;&quot;,&quot;non-dropping-particle&quot;:&quot;&quot;},{&quot;family&quot;:&quot;Levi&quot;,&quot;given&quot;:&quot;Sharon&quot;,&quot;parse-names&quot;:false,&quot;dropping-particle&quot;:&quot;&quot;,&quot;non-dropping-particle&quot;:&quot;&quot;},{&quot;family&quot;:&quot;Lobo&quot;,&quot;given&quot;:&quot;Pablo&quot;,&quot;parse-names&quot;:false,&quot;dropping-particle&quot;:&quot;&quot;,&quot;non-dropping-particle&quot;:&quot;&quot;},{&quot;family&quot;:&quot;Löf&quot;,&quot;given&quot;:&quot;Marie&quot;,&quot;parse-names&quot;:false,&quot;dropping-particle&quot;:&quot;&quot;,&quot;non-dropping-particle&quot;:&quot;&quot;},{&quot;family&quot;:&quot;Loney&quot;,&quot;given&quot;:&quot;Tom&quot;,&quot;parse-names&quot;:false,&quot;dropping-particle&quot;:&quot;&quot;,&quot;non-dropping-particle&quot;:&quot;&quot;},{&quot;family&quot;:&quot;López-Gil&quot;,&quot;given&quot;:&quot;José Francisco&quot;,&quot;parse-names&quot;:false,&quot;dropping-particle&quot;:&quot;&quot;,&quot;non-dropping-particle&quot;:&quot;&quot;},{&quot;family&quot;:&quot;López-Taylor&quot;,&quot;given&quot;:&quot;Juan&quot;,&quot;parse-names&quot;:false,&quot;dropping-particle&quot;:&quot;&quot;,&quot;non-dropping-particle&quot;:&quot;&quot;},{&quot;family&quot;:&quot;Mäestu&quot;,&quot;given&quot;:&quot;Evelin&quot;,&quot;parse-names&quot;:false,&quot;dropping-particle&quot;:&quot;&quot;,&quot;non-dropping-particle&quot;:&quot;&quot;},{&quot;family&quot;:&quot;Mahendra&quot;,&quot;given&quot;:&quot;Agus&quot;,&quot;parse-names&quot;:false,&quot;dropping-particle&quot;:&quot;&quot;,&quot;non-dropping-particle&quot;:&quot;&quot;},{&quot;family&quot;:&quot;Makaza&quot;,&quot;given&quot;:&quot;Daga&quot;,&quot;parse-names&quot;:false,&quot;dropping-particle&quot;:&quot;&quot;,&quot;non-dropping-particle&quot;:&quot;&quot;},{&quot;family&quot;:&quot;Mallari&quot;,&quot;given&quot;:&quot;Marla Frances T.&quot;,&quot;parse-names&quot;:false,&quot;dropping-particle&quot;:&quot;&quot;,&quot;non-dropping-particle&quot;:&quot;&quot;},{&quot;family&quot;:&quot;Manyanga&quot;,&quot;given&quot;:&quot;Taru&quot;,&quot;parse-names&quot;:false,&quot;dropping-particle&quot;:&quot;&quot;,&quot;non-dropping-particle&quot;:&quot;&quot;},{&quot;family&quot;:&quot;Masanovic&quot;,&quot;given&quot;:&quot;Bojan&quot;,&quot;parse-names&quot;:false,&quot;dropping-particle&quot;:&quot;&quot;,&quot;non-dropping-particle&quot;:&quot;&quot;},{&quot;family&quot;:&quot;Morrison&quot;,&quot;given&quot;:&quot;Shawnda A.&quot;,&quot;parse-names&quot;:false,&quot;dropping-particle&quot;:&quot;&quot;,&quot;non-dropping-particle&quot;:&quot;&quot;},{&quot;family&quot;:&quot;Mota&quot;,&quot;given&quot;:&quot;Jorge&quot;,&quot;parse-names&quot;:false,&quot;dropping-particle&quot;:&quot;&quot;,&quot;non-dropping-particle&quot;:&quot;&quot;},{&quot;family&quot;:&quot;Müller-Riemenschneider&quot;,&quot;given&quot;:&quot;Falk&quot;,&quot;parse-names&quot;:false,&quot;dropping-particle&quot;:&quot;&quot;,&quot;non-dropping-particle&quot;:&quot;&quot;},{&quot;family&quot;:&quot;Bermejo&quot;,&quot;given&quot;:&quot;Laura Muñoz&quot;,&quot;parse-names&quot;:false,&quot;dropping-particle&quot;:&quot;&quot;,&quot;non-dropping-particle&quot;:&quot;&quot;},{&quot;family&quot;:&quot;Murphy&quot;,&quot;given&quot;:&quot;Marie H.&quot;,&quot;parse-names&quot;:false,&quot;dropping-particle&quot;:&quot;&quot;,&quot;non-dropping-particle&quot;:&quot;&quot;},{&quot;family&quot;:&quot;Naidoo&quot;,&quot;given&quot;:&quot;Rowena&quot;,&quot;parse-names&quot;:false,&quot;dropping-particle&quot;:&quot;&quot;,&quot;non-dropping-particle&quot;:&quot;&quot;},{&quot;family&quot;:&quot;Nguyen&quot;,&quot;given&quot;:&quot;Phuong&quot;,&quot;parse-names&quot;:false,&quot;dropping-particle&quot;:&quot;&quot;,&quot;non-dropping-particle&quot;:&quot;&quot;},{&quot;family&quot;:&quot;Paudel&quot;,&quot;given&quot;:&quot;Susan&quot;,&quot;parse-names&quot;:false,&quot;dropping-particle&quot;:&quot;&quot;,&quot;non-dropping-particle&quot;:&quot;&quot;},{&quot;family&quot;:&quot;Pedišić&quot;,&quot;given&quot;:&quot;Željko&quot;,&quot;parse-names&quot;:false,&quot;dropping-particle&quot;:&quot;&quot;,&quot;non-dropping-particle&quot;:&quot;&quot;},{&quot;family&quot;:&quot;Pérez-Gómez&quot;,&quot;given&quot;:&quot;Jorge&quot;,&quot;parse-names&quot;:false,&quot;dropping-particle&quot;:&quot;&quot;,&quot;non-dropping-particle&quot;:&quot;&quot;},{&quot;family&quot;:&quot;Reilly&quot;,&quot;given&quot;:&quot;John J.&quot;,&quot;parse-names&quot;:false,&quot;dropping-particle&quot;:&quot;&quot;,&quot;non-dropping-particle&quot;:&quot;&quot;},{&quot;family&quot;:&quot;Reimers&quot;,&quot;given&quot;:&quot;Anne Kerstin&quot;,&quot;parse-names&quot;:false,&quot;dropping-particle&quot;:&quot;&quot;,&quot;non-dropping-particle&quot;:&quot;&quot;},{&quot;family&quot;:&quot;Richards&quot;,&quot;given&quot;:&quot;Amie B.&quot;,&quot;parse-names&quot;:false,&quot;dropping-particle&quot;:&quot;&quot;,&quot;non-dropping-particle&quot;:&quot;&quot;},{&quot;family&quot;:&quot;Silva&quot;,&quot;given&quot;:&quot;Diego Augusto Santos&quot;,&quot;parse-names&quot;:false,&quot;dropping-particle&quot;:&quot;&quot;,&quot;non-dropping-particle&quot;:&quot;&quot;},{&quot;family&quot;:&quot;Saonuam&quot;,&quot;given&quot;:&quot;Pairoj&quot;,&quot;parse-names&quot;:false,&quot;dropping-particle&quot;:&quot;&quot;,&quot;non-dropping-particle&quot;:&quot;&quot;},{&quot;family&quot;:&quot;Sarmiento&quot;,&quot;given&quot;:&quot;Olga L.&quot;,&quot;parse-names&quot;:false,&quot;dropping-particle&quot;:&quot;&quot;,&quot;non-dropping-particle&quot;:&quot;&quot;},{&quot;family&quot;:&quot;Sember&quot;,&quot;given&quot;:&quot;Vedrana&quot;,&quot;parse-names&quot;:false,&quot;dropping-particle&quot;:&quot;&quot;,&quot;non-dropping-particle&quot;:&quot;&quot;},{&quot;family&quot;:&quot;Shahril&quot;,&quot;given&quot;:&quot;Mohd Razif&quot;,&quot;parse-names&quot;:false,&quot;dropping-particle&quot;:&quot;&quot;,&quot;non-dropping-particle&quot;:&quot;&quot;},{&quot;family&quot;:&quot;Smith&quot;,&quot;given&quot;:&quot;Melody&quot;,&quot;parse-names&quot;:false,&quot;dropping-particle&quot;:&quot;&quot;,&quot;non-dropping-particle&quot;:&quot;&quot;},{&quot;family&quot;:&quot;Standage&quot;,&quot;given&quot;:&quot;Martyn&quot;,&quot;parse-names&quot;:false,&quot;dropping-particle&quot;:&quot;&quot;,&quot;non-dropping-particle&quot;:&quot;&quot;},{&quot;family&quot;:&quot;Stratton&quot;,&quot;given&quot;:&quot;Gareth&quot;,&quot;parse-names&quot;:false,&quot;dropping-particle&quot;:&quot;&quot;,&quot;non-dropping-particle&quot;:&quot;&quot;},{&quot;family&quot;:&quot;Subedi&quot;,&quot;given&quot;:&quot;Narayan&quot;,&quot;parse-names&quot;:false,&quot;dropping-particle&quot;:&quot;&quot;,&quot;non-dropping-particle&quot;:&quot;&quot;},{&quot;family&quot;:&quot;Tammelin&quot;,&quot;given&quot;:&quot;Tuija H.&quot;,&quot;parse-names&quot;:false,&quot;dropping-particle&quot;:&quot;&quot;,&quot;non-dropping-particle&quot;:&quot;&quot;},{&quot;family&quot;:&quot;Tanaka&quot;,&quot;given&quot;:&quot;Chiaki&quot;,&quot;parse-names&quot;:false,&quot;dropping-particle&quot;:&quot;&quot;,&quot;non-dropping-particle&quot;:&quot;&quot;},{&quot;family&quot;:&quot;Tesler&quot;,&quot;given&quot;:&quot;Riki&quot;,&quot;parse-names&quot;:false,&quot;dropping-particle&quot;:&quot;&quot;,&quot;non-dropping-particle&quot;:&quot;&quot;},{&quot;family&quot;:&quot;Thivel&quot;,&quot;given&quot;:&quot;David&quot;,&quot;parse-names&quot;:false,&quot;dropping-particle&quot;:&quot;&quot;,&quot;non-dropping-particle&quot;:&quot;&quot;},{&quot;family&quot;:&quot;Tladi&quot;,&quot;given&quot;:&quot;Dawn Mahube&quot;,&quot;parse-names&quot;:false,&quot;dropping-particle&quot;:&quot;&quot;,&quot;non-dropping-particle&quot;:&quot;&quot;},{&quot;family&quot;:&quot;Tlučáková&quot;,&quot;given&quot;:&quot;Lenka&quot;,&quot;parse-names&quot;:false,&quot;dropping-particle&quot;:&quot;&quot;,&quot;non-dropping-particle&quot;:&quot;&quot;},{&quot;family&quot;:&quot;Vanderloo&quot;,&quot;given&quot;:&quot;Leigh M.&quot;,&quot;parse-names&quot;:false,&quot;dropping-particle&quot;:&quot;&quot;,&quot;non-dropping-particle&quot;:&quot;&quot;},{&quot;family&quot;:&quot;Williams&quot;,&quot;given&quot;:&quot;Alun&quot;,&quot;parse-names&quot;:false,&quot;dropping-particle&quot;:&quot;&quot;,&quot;non-dropping-particle&quot;:&quot;&quot;},{&quot;family&quot;:&quot;Wong&quot;,&quot;given&quot;:&quot;Stephen Heung Sang&quot;,&quot;parse-names&quot;:false,&quot;dropping-particle&quot;:&quot;&quot;,&quot;non-dropping-particle&quot;:&quot;&quot;},{&quot;family&quot;:&quot;Wu&quot;,&quot;given&quot;:&quot;Ching Lin&quot;,&quot;parse-names&quot;:false,&quot;dropping-particle&quot;:&quot;&quot;,&quot;non-dropping-particle&quot;:&quot;&quot;},{&quot;family&quot;:&quot;Zembura&quot;,&quot;given&quot;:&quot;Paweł&quot;,&quot;parse-names&quot;:false,&quot;dropping-particle&quot;:&quot;&quot;,&quot;non-dropping-particle&quot;:&quot;&quot;},{&quot;family&quot;:&quot;Tremblay&quot;,&quot;given&quot;:&quot;Mark S.&quot;,&quot;parse-names&quot;:false,&quot;dropping-particle&quot;:&quot;&quot;,&quot;non-dropping-particle&quot;:&quot;&quot;}],&quot;container-title&quot;:&quot;Journal of Physical Activity and Health&quot;,&quot;container-title-short&quot;:&quot;J Phys Act Health&quot;,&quot;accessed&quot;:{&quot;date-parts&quot;:[[2025,10,19]]},&quot;DOI&quot;:&quot;10.1123/JPAH.2022-0456&quot;,&quot;ISSN&quot;:&quot;1543-5474&quot;,&quot;PMID&quot;:&quot;36280233&quot;,&quot;URL&quot;:&quot;https://journals.humankinetics.com/view/journals/jpah/19/11/article-p700.xml&quot;,&quot;issued&quot;:{&quot;date-parts&quot;:[[2022,10,22]]},&quot;page&quot;:&quot;700-728&quot;,&quot;abstract&quot;:&quot;Background: The Global Matrix 4.0 on physical activity (PA) for children and adolescents was developed to achieve a comprehensive understanding of the global variation in children’s and adolescents’ (5–17 y) PA, related measures, and key sources of influence. The objectives of this article were (1) to summarize the findings from the Global Matrix 4.0 Report Cards, (2) to compare indicators across countries, and (3) to explore trends related to the Human Development Index and geo-cultural regions. Methods: A total of 57 Report Card teams followed a harmonized process to grade the 10 common PA indicators. An online survey was conducted to collect Report Card Leaders’ top 3 priorities for each PA indicator and their opinions on how the COVID-19 pandemic impacted child and adolescent PA indicators in their country. Results: Overall Physical Activity was the indicator with the lowest global average grade (D), while School and Community and Environment were the indicators with the highest global average grade (C+). An overview of the global situation in terms of surveillance and prevalence is provided for all 10 common PA indicators, followed by priorities and examples to support the development of strategies and policies internationally. Conclusions: The Global Matrix 4.0 represents the largest compilation of children’s and adolescents’ PA indicators to date. While variation in data sources informing the grades across countries was observed, this initiative highlighted low PA levels in children and adolescents globally. Measures to contain the COVID-19 pandemic, local/international conflicts, climate change, and economic change threaten to worsen this situation.&quot;,&quot;publisher&quot;:&quot;Human Kinetics&quot;,&quot;issue&quot;:&quot;11&quot;,&quot;volume&quot;:&quot;19&quot;},&quot;isTemporary&quot;:false}]},{&quot;citationID&quot;:&quot;MENDELEY_CITATION_7fb07cb3-54c8-4269-af91-3e7f32874fd1&quot;,&quot;properties&quot;:{&quot;noteIndex&quot;:0},&quot;isEdited&quot;:false,&quot;manualOverride&quot;:{&quot;isManuallyOverridden&quot;:false,&quot;citeprocText&quot;:&quot;(Deka &amp;#38; Deka, 2023)&quot;,&quot;manualOverrideText&quot;:&quot;&quot;},&quot;citationTag&quot;:&quot;MENDELEY_CITATION_v3_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&quot;,&quot;citationItems&quot;:[{&quot;id&quot;:&quot;3c7a45ea-bbe0-3c83-ab77-b699ccad2402&quot;,&quot;itemData&quot;:{&quot;type&quot;:&quot;article-journal&quot;,&quot;id&quot;:&quot;3c7a45ea-bbe0-3c83-ab77-b699ccad2402&quot;,&quot;title&quot;:&quot;Nonlinear analysis of heart rate variability signals in meditative state: a review and perspective&quot;,&quot;author&quot;:[{&quot;family&quot;:&quot;Deka&quot;,&quot;given&quot;:&quot;Bhabesh&quot;,&quot;parse-names&quot;:false,&quot;dropping-particle&quot;:&quot;&quot;,&quot;non-dropping-particle&quot;:&quot;&quot;},{&quot;family&quot;:&quot;Deka&quot;,&quot;given&quot;:&quot;Dipen&quot;,&quot;parse-names&quot;:false,&quot;dropping-particle&quot;:&quot;&quot;,&quot;non-dropping-particle&quot;:&quot;&quot;}],&quot;container-title&quot;:&quot;BioMedical Engineering Online&quot;,&quot;container-title-short&quot;:&quot;Biomed Eng Online&quot;,&quot;accessed&quot;:{&quot;date-parts&quot;:[[2025,10,19]]},&quot;DOI&quot;:&quot;10.1186/S12938-023-01100-3/FIGURES/20&quot;,&quot;ISSN&quot;:&quot;1475925X&quot;,&quot;PMID&quot;:&quot;37055770&quot;,&quot;URL&quot;:&quot;https://link.springer.com/articles/10.1186/s12938-023-01100-3&quot;,&quot;issued&quot;:{&quot;date-parts&quot;:[[2023,12,1]]},&quot;page&quot;:&quot;1-31&quot;,&quot;abstract&quot;:&quot;Introduction: In recent times, an upsurge in the investigation related to the effects of meditation in reconditioning various cardiovascular and psychological disorders is seen. In majority of these studies, heart rate variability (HRV) signal is used, probably for its ease of acquisition and low cost. Although understanding the dynamical complexity of HRV is not an easy task, the advances in nonlinear analysis has significantly helped in analyzing the impact of meditation of heart regulations. In this review, we intend to present the various nonlinear approaches, scientific findings and their limitations to develop deeper insights to carry out further research on this topic. Results: Literature have shown that research focus on nonlinear domain is mainly concentrated on assessing predictability, fractality, and entropy-based dynamical complexity of HRV signal. Although there were some conflicting results, most of the studies observed a reduced dynamical complexity, reduced fractal dimension, and decimated long-range correlation behavior during meditation. However, techniques, such as multiscale entropy (MSE) and multifractal analysis (MFA) of HRV can be more effective in analyzing non-stationary HRV signal, which were hardly used in the existing research works on meditation. Conclusions: After going through the literature, it is realized that there is a requirement of a more rigorous research to get consistent and new findings about the changes in HRV dynamics due to the practice of meditation. The lack of adequate standard open access database is a concern in drawing statistically reliable results. Albeit, data augmentation technique is an alternative option to deal with this problem, data from adequate number of subjects can be more effective. Multiscale entropy analysis is scantily employed in studying the effect of meditation, which probably need more attention along with multifractal analysis. Methods: Scientific databases, namely PubMed, Google Scholar, Web of Science, Scopus were searched to obtain the literature on “HRV analysis during meditation by nonlinear methods”. Following an exclusion criteria, 26 articles were selected to carry out this scientific analysis.&quot;,&quot;publisher&quot;:&quot;BioMed Central Ltd&quot;,&quot;issue&quot;:&quot;1&quot;,&quot;volume&quot;:&quot;22&quot;},&quot;isTemporary&quot;:false}]},{&quot;citationID&quot;:&quot;MENDELEY_CITATION_92139a73-c9b1-4e8c-a67b-d57f5f7ab13f&quot;,&quot;properties&quot;:{&quot;noteIndex&quot;:0},&quot;isEdited&quot;:false,&quot;manualOverride&quot;:{&quot;isManuallyOverridden&quot;:false,&quot;citeprocText&quot;:&quot;(Guthold et al., 2020; Swinburn et al., 2019)&quot;,&quot;manualOverrideText&quot;:&quot;&quot;},&quot;citationTag&quot;:&quot;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&quot;,&quot;citationItems&quot;:[{&quot;id&quot;:&quot;fdd34798-fc12-3a82-bfb1-e804152c9415&quot;,&quot;itemData&quot;:{&quot;type&quot;:&quot;article&quot;,&quot;id&quot;:&quot;fdd34798-fc12-3a82-bfb1-e804152c9415&quot;,&quot;title&quot;:&quot;The Global Syndemic of Obesity, Undernutrition, and Climate Change: The Lancet Commission report&quot;,&quot;author&quot;:[{&quot;family&quot;:&quot;Swinburn&quot;,&quot;given&quot;:&quot;Boyd A.&quot;,&quot;parse-names&quot;:false,&quot;dropping-particle&quot;:&quot;&quot;,&quot;non-dropping-particle&quot;:&quot;&quot;},{&quot;family&quot;:&quot;Kraak&quot;,&quot;given&quot;:&quot;Vivica I.&quot;,&quot;parse-names&quot;:false,&quot;dropping-particle&quot;:&quot;&quot;,&quot;non-dropping-particle&quot;:&quot;&quot;},{&quot;family&quot;:&quot;Allender&quot;,&quot;given&quot;:&quot;Steven&quot;,&quot;parse-names&quot;:false,&quot;dropping-particle&quot;:&quot;&quot;,&quot;non-dropping-particle&quot;:&quot;&quot;},{&quot;family&quot;:&quot;Atkins&quot;,&quot;given&quot;:&quot;Vincent J.&quot;,&quot;parse-names&quot;:false,&quot;dropping-particle&quot;:&quot;&quot;,&quot;non-dropping-particle&quot;:&quot;&quot;},{&quot;family&quot;:&quot;Baker&quot;,&quot;given&quot;:&quot;Phillip I.&quot;,&quot;parse-names&quot;:false,&quot;dropping-particle&quot;:&quot;&quot;,&quot;non-dropping-particle&quot;:&quot;&quot;},{&quot;family&quot;:&quot;Bogard&quot;,&quot;given&quot;:&quot;Jessica R.&quot;,&quot;parse-names&quot;:false,&quot;dropping-particle&quot;:&quot;&quot;,&quot;non-dropping-particle&quot;:&quot;&quot;},{&quot;family&quot;:&quot;Brinsden&quot;,&quot;given&quot;:&quot;Hannah&quot;,&quot;parse-names&quot;:false,&quot;dropping-particle&quot;:&quot;&quot;,&quot;non-dropping-particle&quot;:&quot;&quot;},{&quot;family&quot;:&quot;Calvillo&quot;,&quot;given&quot;:&quot;Alejandro&quot;,&quot;parse-names&quot;:false,&quot;dropping-particle&quot;:&quot;&quot;,&quot;non-dropping-particle&quot;:&quot;&quot;},{&quot;family&quot;:&quot;Schutter&quot;,&quot;given&quot;:&quot;Olivier&quot;,&quot;parse-names&quot;:false,&quot;dropping-particle&quot;:&quot;&quot;,&quot;non-dropping-particle&quot;:&quot;De&quot;},{&quot;family&quot;:&quot;Devarajan&quot;,&quot;given&quot;:&quot;Raji&quot;,&quot;parse-names&quot;:false,&quot;dropping-particle&quot;:&quot;&quot;,&quot;non-dropping-particle&quot;:&quot;&quot;},{&quot;family&quot;:&quot;Ezzati&quot;,&quot;given&quot;:&quot;Majid&quot;,&quot;parse-names&quot;:false,&quot;dropping-particle&quot;:&quot;&quot;,&quot;non-dropping-particle&quot;:&quot;&quot;},{&quot;family&quot;:&quot;Friel&quot;,&quot;given&quot;:&quot;Sharon&quot;,&quot;parse-names&quot;:false,&quot;dropping-particle&quot;:&quot;&quot;,&quot;non-dropping-particle&quot;:&quot;&quot;},{&quot;family&quot;:&quot;Goenka&quot;,&quot;given&quot;:&quot;Shifalika&quot;,&quot;parse-names&quot;:false,&quot;dropping-particle&quot;:&quot;&quot;,&quot;non-dropping-particle&quot;:&quot;&quot;},{&quot;family&quot;:&quot;Hammond&quot;,&quot;given&quot;:&quot;Ross A.&quot;,&quot;parse-names&quot;:false,&quot;dropping-particle&quot;:&quot;&quot;,&quot;non-dropping-particle&quot;:&quot;&quot;},{&quot;family&quot;:&quot;Hastings&quot;,&quot;given&quot;:&quot;Gerard&quot;,&quot;parse-names&quot;:false,&quot;dropping-particle&quot;:&quot;&quot;,&quot;non-dropping-particle&quot;:&quot;&quot;},{&quot;family&quot;:&quot;Hawkes&quot;,&quot;given&quot;:&quot;Corinna&quot;,&quot;parse-names&quot;:false,&quot;dropping-particle&quot;:&quot;&quot;,&quot;non-dropping-particle&quot;:&quot;&quot;},{&quot;family&quot;:&quot;Herrero&quot;,&quot;given&quot;:&quot;Mario&quot;,&quot;parse-names&quot;:false,&quot;dropping-particle&quot;:&quot;&quot;,&quot;non-dropping-particle&quot;:&quot;&quot;},{&quot;family&quot;:&quot;Hovmand&quot;,&quot;given&quot;:&quot;Peter S.&quot;,&quot;parse-names&quot;:false,&quot;dropping-particle&quot;:&quot;&quot;,&quot;non-dropping-particle&quot;:&quot;&quot;},{&quot;family&quot;:&quot;Howden&quot;,&quot;given&quot;:&quot;Mark&quot;,&quot;parse-names&quot;:false,&quot;dropping-particle&quot;:&quot;&quot;,&quot;non-dropping-particle&quot;:&quot;&quot;},{&quot;family&quot;:&quot;Jaacks&quot;,&quot;given&quot;:&quot;Lindsay M.&quot;,&quot;parse-names&quot;:false,&quot;dropping-particle&quot;:&quot;&quot;,&quot;non-dropping-particle&quot;:&quot;&quot;},{&quot;family&quot;:&quot;Kapetanaki&quot;,&quot;given&quot;:&quot;Ariadne B.&quot;,&quot;parse-names&quot;:false,&quot;dropping-particle&quot;:&quot;&quot;,&quot;non-dropping-particle&quot;:&quot;&quot;},{&quot;family&quot;:&quot;Kasman&quot;,&quot;given&quot;:&quot;Matt&quot;,&quot;parse-names&quot;:false,&quot;dropping-particle&quot;:&quot;&quot;,&quot;non-dropping-particle&quot;:&quot;&quot;},{&quot;family&quot;:&quot;Kuhnlein&quot;,&quot;given&quot;:&quot;Harriet&quot;,&quot;parse-names&quot;:false,&quot;dropping-particle&quot;:&quot;V.&quot;,&quot;non-dropping-particle&quot;:&quot;&quot;},{&quot;family&quot;:&quot;Kumanyika&quot;,&quot;given&quot;:&quot;Shiriki K.&quot;,&quot;parse-names&quot;:false,&quot;dropping-particle&quot;:&quot;&quot;,&quot;non-dropping-particle&quot;:&quot;&quot;},{&quot;family&quot;:&quot;Larijani&quot;,&quot;given&quot;:&quot;Bagher&quot;,&quot;parse-names&quot;:false,&quot;dropping-particle&quot;:&quot;&quot;,&quot;non-dropping-particle&quot;:&quot;&quot;},{&quot;family&quot;:&quot;Lobstein&quot;,&quot;given&quot;:&quot;Tim&quot;,&quot;parse-names&quot;:false,&quot;dropping-particle&quot;:&quot;&quot;,&quot;non-dropping-particle&quot;:&quot;&quot;},{&quot;family&quot;:&quot;Long&quot;,&quot;given&quot;:&quot;Michael W.&quot;,&quot;parse-names&quot;:false,&quot;dropping-particle&quot;:&quot;&quot;,&quot;non-dropping-particle&quot;:&quot;&quot;},{&quot;family&quot;:&quot;Matsudo&quot;,&quot;given&quot;:&quot;Victor K.R.&quot;,&quot;parse-names&quot;:false,&quot;dropping-particle&quot;:&quot;&quot;,&quot;non-dropping-particle&quot;:&quot;&quot;},{&quot;family&quot;:&quot;Mills&quot;,&quot;given&quot;:&quot;Susanna D.H.&quot;,&quot;parse-names&quot;:false,&quot;dropping-particle&quot;:&quot;&quot;,&quot;non-dropping-particle&quot;:&quot;&quot;},{&quot;family&quot;:&quot;Morgan&quot;,&quot;given&quot;:&quot;Gareth&quot;,&quot;parse-names&quot;:false,&quot;dropping-particle&quot;:&quot;&quot;,&quot;non-dropping-particle&quot;:&quot;&quot;},{&quot;family&quot;:&quot;Morshed&quot;,&quot;given&quot;:&quot;Alexandra&quot;,&quot;parse-names&quot;:false,&quot;dropping-particle&quot;:&quot;&quot;,&quot;non-dropping-particle&quot;:&quot;&quot;},{&quot;family&quot;:&quot;Nece&quot;,&quot;given&quot;:&quot;Patricia M.&quot;,&quot;parse-names&quot;:false,&quot;dropping-particle&quot;:&quot;&quot;,&quot;non-dropping-particle&quot;:&quot;&quot;},{&quot;family&quot;:&quot;Pan&quot;,&quot;given&quot;:&quot;An&quot;,&quot;parse-names&quot;:false,&quot;dropping-particle&quot;:&quot;&quot;,&quot;non-dropping-particle&quot;:&quot;&quot;},{&quot;family&quot;:&quot;Patterson&quot;,&quot;given&quot;:&quot;David W.&quot;,&quot;parse-names&quot;:false,&quot;dropping-particle&quot;:&quot;&quot;,&quot;non-dropping-particle&quot;:&quot;&quot;},{&quot;family&quot;:&quot;Sacks&quot;,&quot;given&quot;:&quot;Gary&quot;,&quot;parse-names&quot;:false,&quot;dropping-particle&quot;:&quot;&quot;,&quot;non-dropping-particle&quot;:&quot;&quot;},{&quot;family&quot;:&quot;Shekar&quot;,&quot;given&quot;:&quot;Meera&quot;,&quot;parse-names&quot;:false,&quot;dropping-particle&quot;:&quot;&quot;,&quot;non-dropping-particle&quot;:&quot;&quot;},{&quot;family&quot;:&quot;Simmons&quot;,&quot;given&quot;:&quot;Geoff L.&quot;,&quot;parse-names&quot;:false,&quot;dropping-particle&quot;:&quot;&quot;,&quot;non-dropping-particle&quot;:&quot;&quot;},{&quot;family&quot;:&quot;Smit&quot;,&quot;given&quot;:&quot;Warren&quot;,&quot;parse-names&quot;:false,&quot;dropping-particle&quot;:&quot;&quot;,&quot;non-dropping-particle&quot;:&quot;&quot;},{&quot;family&quot;:&quot;Tootee&quot;,&quot;given&quot;:&quot;Ali&quot;,&quot;parse-names&quot;:false,&quot;dropping-particle&quot;:&quot;&quot;,&quot;non-dropping-particle&quot;:&quot;&quot;},{&quot;family&quot;:&quot;Vandevijvere&quot;,&quot;given&quot;:&quot;Stefanie&quot;,&quot;parse-names&quot;:false,&quot;dropping-particle&quot;:&quot;&quot;,&quot;non-dropping-particle&quot;:&quot;&quot;},{&quot;family&quot;:&quot;Waterlander&quot;,&quot;given&quot;:&quot;Wilma E.&quot;,&quot;parse-names&quot;:false,&quot;dropping-particle&quot;:&quot;&quot;,&quot;non-dropping-particle&quot;:&quot;&quot;},{&quot;family&quot;:&quot;Wolfenden&quot;,&quot;given&quot;:&quot;Luke&quot;,&quot;parse-names&quot;:false,&quot;dropping-particle&quot;:&quot;&quot;,&quot;non-dropping-particle&quot;:&quot;&quot;},{&quot;family&quot;:&quot;Dietz&quot;,&quot;given&quot;:&quot;William H.&quot;,&quot;parse-names&quot;:false,&quot;dropping-particle&quot;:&quot;&quot;,&quot;non-dropping-particle&quot;:&quot;&quot;}],&quot;container-title&quot;:&quot;The Lancet&quot;,&quot;DOI&quot;:&quot;10.1016/S0140-6736(18)32822-8&quot;,&quot;ISSN&quot;:&quot;1474547X&quot;,&quot;PMID&quot;:&quot;30700377&quot;,&quot;issued&quot;:{&quot;date-parts&quot;:[[2019,2,23]]},&quot;page&quot;:&quot;791-846&quot;,&quot;publisher&quot;:&quot;Lancet Publishing Group&quot;,&quot;issue&quot;:&quot;10173&quot;,&quot;volume&quot;:&quot;393&quot;,&quot;container-title-short&quot;:&quot;&quot;},&quot;isTemporary&quot;:false},{&quot;id&quot;:&quot;801857b0-e72d-3d6e-bac5-013e6a591c17&quot;,&quot;itemData&quot;:{&quot;type&quot;:&quot;article-journal&quot;,&quot;id&quot;:&quot;801857b0-e72d-3d6e-bac5-013e6a591c17&quot;,&quot;title&quot;:&quot;Global trends in insufficient physical activity among adolescents: a pooled analysis of 298 population-based surveys with 1·6 million participants&quot;,&quot;author&quot;:[{&quot;family&quot;:&quot;Guthold&quot;,&quot;given&quot;:&quot;Regina&quot;,&quot;parse-names&quot;:false,&quot;dropping-particle&quot;:&quot;&quot;,&quot;non-dropping-particle&quot;:&quot;&quot;},{&quot;family&quot;:&quot;Stevens&quot;,&quot;given&quot;:&quot;Gretchen A.&quot;,&quot;parse-names&quot;:false,&quot;dropping-particle&quot;:&quot;&quot;,&quot;non-dropping-particle&quot;:&quot;&quot;},{&quot;family&quot;:&quot;Riley&quot;,&quot;given&quot;:&quot;Leanne M.&quot;,&quot;parse-names&quot;:false,&quot;dropping-particle&quot;:&quot;&quot;,&quot;non-dropping-particle&quot;:&quot;&quot;},{&quot;family&quot;:&quot;Bull&quot;,&quot;given&quot;:&quot;Fiona C.&quot;,&quot;parse-names&quot;:false,&quot;dropping-particle&quot;:&quot;&quot;,&quot;non-dropping-particle&quot;:&quot;&quot;}],&quot;container-title&quot;:&quot;The Lancet Child and Adolescent Health&quot;,&quot;container-title-short&quot;:&quot;Lancet Child Adolesc Health&quot;,&quot;DOI&quot;:&quot;10.1016/S2352-4642(19)30323-2&quot;,&quot;ISSN&quot;:&quot;23524642&quot;,&quot;PMID&quot;:&quot;31761562&quot;,&quot;issued&quot;:{&quot;date-parts&quot;:[[2020,1,1]]},&quot;page&quot;:&quot;23-35&quot;,&quot;abstract&quot;:&quot;Background: Physical activity has many health benefits for young people. In 2018, WHO launched More Active People for a Healthier World, a new global action on physical activity, including new targets of a 15% relative reduction of global prevalence of insufficient physical activity by 2030 among adolescents and adults. We describe current prevalence and trends of insufficient physical activity among school-going adolescents aged 11–17 years by country, region, and globally. Methods: We did a pooled analysis of cross-sectional survey data that were collected through random sampling with a sample size of at least 100 individuals, were representative of a national or defined subnational population, and reported prevalence of of insufficient physical activity by sex in adolescents. Prevalence had to be reported for at least three of the years of age within the 10–19-year age range. We estimated the prevalence of insufficient physical activity in school-going adolescents aged 11–17 years (combined and by sex) for individual countries, for four World Bank income groups, nine regions, and globally for the years 2001–16. To derive a standard definition of insufficient physical activity and to adjust for urban-only survey coverage, we used regression models. We estimated time trends using multilevel mixed-effects modelling. Findings: We used data from 298 school-based surveys from 146 countries, territories, and areas including 1·6 million students aged 11–17 years. Globally, in 2016, 81·0% (95% uncertainty interval 77·8–87·7) of students aged 11–17 years were insufficiently physically active (77·6% [76·1–80·4] of boys and 84·7% [83·0–88·2] of girls). Although prevalence of insufficient physical activity significantly decreased between 2001 and 2016 for boys (from 80·1% [78·3–81·6] in 2001), there was no significant change for girls (from 85·1% [83·1–88·0] in 2001). There was no clear pattern according to country income group: insufficient activity prevalence in 2016 was 84·9% (82·6–88·2) in low-income countries, 79·3% (77·2–87·5) in lower–middle-income countries, 83·9% (79·5–89·2) in upper–middle-income countries, and 79·4% (74·0–86·2) in high-income countries. The region with the highest prevalence of insufficient activity in 2016 was high-income Asia Pacific for both boys (89·0%, 62·8–92·2) and girls (95·6%, 73·7–97·9). The regions with the lowest prevalence were high-income western countries for boys (72·1%, 71·1–73·6), and south Asia for girls (77·5%, 72·8–89·3). In 2016, 27 countries had a prevalence of insufficient activity of 90% or more for girls, whereas this was the case for two countries for boys. Interpretation: The majority of adolescents do not meet current physical activity guidelines. Urgent scaling up of implementation of known effective policies and programmes is needed to increase activity in adolescents. Investment and leadership at all levels to intervene on the multiple causes and inequities that might perpetuate the low participation in physical activity and sex differences, as well as engagement of youth themselves, will be vital to strengthen the opportunities for physical activity in all communities. Such action will improve the health of this and future young generations and support achieving the 2030 Sustainable Development Goals. Funding: WHO.&quot;,&quot;publisher&quot;:&quot;Elsevier B.V.&quot;,&quot;issue&quot;:&quot;1&quot;,&quot;volume&quot;:&quot;4&quot;},&quot;isTemporary&quot;:false}]},{&quot;citationID&quot;:&quot;MENDELEY_CITATION_433c76dd-f11f-4d8d-abb1-fc88f41da07a&quot;,&quot;properties&quot;:{&quot;noteIndex&quot;:0},&quot;isEdited&quot;:false,&quot;manualOverride&quot;:{&quot;isManuallyOverridden&quot;:false,&quot;citeprocText&quot;:&quot;(DiPietro et al., 2020; Murray et al., 2020; Okunogbe et al., 2021; Organization World Health., 2009)&quot;,&quot;manualOverrideText&quot;:&quot;&quot;},&quot;citationTag&quot;:&quot;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&quot;,&quot;citationItems&quot;:[{&quot;id&quot;:&quot;087bdf19-3776-3cf8-9347-b9634df00863&quot;,&quot;itemData&quot;:{&quot;type&quot;:&quot;article&quot;,&quot;id&quot;:&quot;087bdf19-3776-3cf8-9347-b9634df00863&quot;,&quot;title&quot;:&quot;Economic impacts of overweight and obesity: Current and future estimates for eight countries&quot;,&quot;author&quot;:[{&quot;family&quot;:&quot;Okunogbe&quot;,&quot;given&quot;:&quot;Adeyemi&quot;,&quot;parse-names&quot;:false,&quot;dropping-particle&quot;:&quot;&quot;,&quot;non-dropping-particle&quot;:&quot;&quot;},{&quot;family&quot;:&quot;Nugent&quot;,&quot;given&quot;:&quot;Rachel&quot;,&quot;parse-names&quot;:false,&quot;dropping-particle&quot;:&quot;&quot;,&quot;non-dropping-particle&quot;:&quot;&quot;},{&quot;family&quot;:&quot;Spencer&quot;,&quot;given&quot;:&quot;Garrison&quot;,&quot;parse-names&quot;:false,&quot;dropping-particle&quot;:&quot;&quot;,&quot;non-dropping-particle&quot;:&quot;&quot;},{&quot;family&quot;:&quot;Ralston&quot;,&quot;given&quot;:&quot;Johanna&quot;,&quot;parse-names&quot;:false,&quot;dropping-particle&quot;:&quot;&quot;,&quot;non-dropping-particle&quot;:&quot;&quot;},{&quot;family&quot;:&quot;Wilding&quot;,&quot;given&quot;:&quot;John&quot;,&quot;parse-names&quot;:false,&quot;dropping-particle&quot;:&quot;&quot;,&quot;non-dropping-particle&quot;:&quot;&quot;}],&quot;container-title&quot;:&quot;BMJ Global Health&quot;,&quot;container-title-short&quot;:&quot;BMJ Glob Health&quot;,&quot;DOI&quot;:&quot;10.1136/bmjgh-2021-006351&quot;,&quot;ISSN&quot;:&quot;20597908&quot;,&quot;PMID&quot;:&quot;34737167&quot;,&quot;issued&quot;:{&quot;date-parts&quot;:[[2021,11,4]]},&quot;abstract&quot;:&quot;Background Obesity is a growing public health challenge worldwide with significant health and economic impacts. However, much of what is known about the economic impacts of obesity comes from high-income countries and studies are not readily comparable due to methodological differences. Our objective is to demonstrate a method for estimating current and future national economic impacts of obesity and apply it across a sample of heterogeneous contexts globally. Methods We estimated economic impacts of overweight and obesity for eight countries using a cost-of-illness approach. Direct and indirect costs of obesity from 2019 to 2060 were estimated from a societal perspective as well as the effect of two hypothetical scenarios of obesity prevalence projections. Country-specific data were sourced from published studies and global databases. Results In per capita terms, costs of obesity in 2019 ranged from US$17 in India to US$940 in Australia. These economic costs are comparable to 1.8% of gross domestic product (GDP) on average across the eight countries, ranging from 0.8% of GDP in India to 2.4% in Saudi Arabia. By 2060, with no significant changes to the status quo, the economic impacts from obesity are projected to grow to 3.6% of GDP on average ranging from 2.4% of GDP in Spain to 4.9% of GDP in Thailand. Reducing obesity prevalence by 5% from projected levels or keeping it at 2019 levels will translate into an average annual reduction of 5.2% and 13.2% in economic costs, respectively, between 2020 and 2060 across the eight countries. Conclusion Our findings demonstrate that the economic impacts of obesity are substantial across countries, irrespective of economic or geographical context and will increase over time if current trends continue. These findings strongly point to the need for advocacy to increase awareness of the societal impacts of obesity, and for policy actions to address the systemic roots of obesity.&quot;,&quot;publisher&quot;:&quot;BMJ Publishing Group&quot;,&quot;issue&quot;:&quot;10&quot;,&quot;volume&quot;:&quot;6&quot;},&quot;isTemporary&quot;:false},{&quot;id&quot;:&quot;cc10db45-fd48-310a-a63e-d99d8eaf035e&quot;,&quot;itemData&quot;:{&quot;type&quot;:&quot;article-journal&quot;,&quot;id&quot;:&quot;cc10db45-fd48-310a-a63e-d99d8eaf035e&quot;,&quot;title&quot;:&quot;Advancing the global physical activity agenda: recommendations for future research by the 2020 WHO physical activity and sedentary behavior guidelines development group&quot;,&quot;author&quot;:[{&quot;family&quot;:&quot;DiPietro&quot;,&quot;given&quot;:&quot;Loretta&quot;,&quot;parse-names&quot;:false,&quot;dropping-particle&quot;:&quot;&quot;,&quot;non-dropping-particle&quot;:&quot;&quot;},{&quot;family&quot;:&quot;Al-Ansari&quot;,&quot;given&quot;:&quot;Salih Saad&quot;,&quot;parse-names&quot;:false,&quot;dropping-particle&quot;:&quot;&quot;,&quot;non-dropping-particle&quot;:&quot;&quot;},{&quot;family&quot;:&quot;Biddle&quot;,&quot;given&quot;:&quot;Stuart J.H.&quot;,&quot;parse-names&quot;:false,&quot;dropping-particle&quot;:&quot;&quot;,&quot;non-dropping-particle&quot;:&quot;&quot;},{&quot;family&quot;:&quot;Borodulin&quot;,&quot;given&quot;:&quot;Katja&quot;,&quot;parse-names&quot;:false,&quot;dropping-particle&quot;:&quot;&quot;,&quot;non-dropping-particle&quot;:&quot;&quot;},{&quot;family&quot;:&quot;Bull&quot;,&quot;given&quot;:&quot;Fiona C.&quot;,&quot;parse-names&quot;:false,&quot;dropping-particle&quot;:&quot;&quot;,&quot;non-dropping-particle&quot;:&quot;&quot;},{&quot;family&quot;:&quot;Buman&quot;,&quot;given&quot;:&quot;Matthew P.&quot;,&quot;parse-names&quot;:false,&quot;dropping-particle&quot;:&quot;&quot;,&quot;non-dropping-particle&quot;:&quot;&quot;},{&quot;family&quot;:&quot;Cardon&quot;,&quot;given&quot;:&quot;Greet&quot;,&quot;parse-names&quot;:false,&quot;dropping-particle&quot;:&quot;&quot;,&quot;non-dropping-particle&quot;:&quot;&quot;},{&quot;family&quot;:&quot;Carty&quot;,&quot;given&quot;:&quot;Catherine&quot;,&quot;parse-names&quot;:false,&quot;dropping-particle&quot;:&quot;&quot;,&quot;non-dropping-particle&quot;:&quot;&quot;},{&quot;family&quot;:&quot;Chaput&quot;,&quot;given&quot;:&quot;Jean Philippe&quot;,&quot;parse-names&quot;:false,&quot;dropping-particle&quot;:&quot;&quot;,&quot;non-dropping-particle&quot;:&quot;&quot;},{&quot;family&quot;:&quot;Chastin&quot;,&quot;given&quot;:&quot;Sebastien&quot;,&quot;parse-names&quot;:false,&quot;dropping-particle&quot;:&quot;&quot;,&quot;non-dropping-particle&quot;:&quot;&quot;},{&quot;family&quot;:&quot;Chou&quot;,&quot;given&quot;:&quot;Roger&quot;,&quot;parse-names&quot;:false,&quot;dropping-particle&quot;:&quot;&quot;,&quot;non-dropping-particle&quot;:&quot;&quot;},{&quot;family&quot;:&quot;Dempsey&quot;,&quot;given&quot;:&quot;Paddy C.&quot;,&quot;parse-names&quot;:false,&quot;dropping-particle&quot;:&quot;&quot;,&quot;non-dropping-particle&quot;:&quot;&quot;},{&quot;family&quot;:&quot;Ekelund&quot;,&quot;given&quot;:&quot;Ulf&quot;,&quot;parse-names&quot;:false,&quot;dropping-particle&quot;:&quot;&quot;,&quot;non-dropping-particle&quot;:&quot;&quot;},{&quot;family&quot;:&quot;Firth&quot;,&quot;given&quot;:&quot;Joseph&quot;,&quot;parse-names&quot;:false,&quot;dropping-particle&quot;:&quot;&quot;,&quot;non-dropping-particle&quot;:&quot;&quot;},{&quot;family&quot;:&quot;Friedenreich&quot;,&quot;given&quot;:&quot;Christine M.&quot;,&quot;parse-names&quot;:false,&quot;dropping-particle&quot;:&quot;&quot;,&quot;non-dropping-particle&quot;:&quot;&quot;},{&quot;family&quot;:&quot;Garcia&quot;,&quot;given&quot;:&quot;Leandro&quot;,&quot;parse-names&quot;:false,&quot;dropping-particle&quot;:&quot;&quot;,&quot;non-dropping-particle&quot;:&quot;&quot;},{&quot;family&quot;:&quot;Gichu&quot;,&quot;given&quot;:&quot;Muthoni&quot;,&quot;parse-names&quot;:false,&quot;dropping-particle&quot;:&quot;&quot;,&quot;non-dropping-particle&quot;:&quot;&quot;},{&quot;family&quot;:&quot;Jago&quot;,&quot;given&quot;:&quot;Russell&quot;,&quot;parse-names&quot;:false,&quot;dropping-particle&quot;:&quot;&quot;,&quot;non-dropping-particle&quot;:&quot;&quot;},{&quot;family&quot;:&quot;Katzmarzyk&quot;,&quot;given&quot;:&quot;Peter T.&quot;,&quot;parse-names&quot;:false,&quot;dropping-particle&quot;:&quot;&quot;,&quot;non-dropping-particle&quot;:&quot;&quot;},{&quot;family&quot;:&quot;Lambert&quot;,&quot;given&quot;:&quot;Estelle&quot;,&quot;parse-names&quot;:false,&quot;dropping-particle&quot;:&quot;&quot;,&quot;non-dropping-particle&quot;:&quot;&quot;},{&quot;family&quot;:&quot;Leitzmann&quot;,&quot;given&quot;:&quot;Michael&quot;,&quot;parse-names&quot;:false,&quot;dropping-particle&quot;:&quot;&quot;,&quot;non-dropping-particle&quot;:&quot;&quot;},{&quot;family&quot;:&quot;Milton&quot;,&quot;given&quot;:&quot;Karen&quot;,&quot;parse-names&quot;:false,&quot;dropping-particle&quot;:&quot;&quot;,&quot;non-dropping-particle&quot;:&quot;&quot;},{&quot;family&quot;:&quot;Ortega&quot;,&quot;given&quot;:&quot;Francisco B.&quot;,&quot;parse-names&quot;:false,&quot;dropping-particle&quot;:&quot;&quot;,&quot;non-dropping-particle&quot;:&quot;&quot;},{&quot;family&quot;:&quot;Ranasinghe&quot;,&quot;given&quot;:&quot;Chathuranga&quot;,&quot;parse-names&quot;:false,&quot;dropping-particle&quot;:&quot;&quot;,&quot;non-dropping-particle&quot;:&quot;&quot;},{&quot;family&quot;:&quot;Stamatakis&quot;,&quot;given&quot;:&quot;Emmanuel&quot;,&quot;parse-names&quot;:false,&quot;dropping-particle&quot;:&quot;&quot;,&quot;non-dropping-particle&quot;:&quot;&quot;},{&quot;family&quot;:&quot;Tiedemann&quot;,&quot;given&quot;:&quot;Anne&quot;,&quot;parse-names&quot;:false,&quot;dropping-particle&quot;:&quot;&quot;,&quot;non-dropping-particle&quot;:&quot;&quot;},{&quot;family&quot;:&quot;Troiano&quot;,&quot;given&quot;:&quot;Richard P.&quot;,&quot;parse-names&quot;:false,&quot;dropping-particle&quot;:&quot;&quot;,&quot;non-dropping-particle&quot;:&quot;&quot;},{&quot;family&quot;:&quot;Ploeg&quot;,&quot;given&quot;:&quot;Hidde P.&quot;,&quot;parse-names&quot;:false,&quot;dropping-particle&quot;:&quot;&quot;,&quot;non-dropping-particle&quot;:&quot;van der&quot;},{&quot;family&quot;:&quot;Willumsen&quot;,&quot;given&quot;:&quot;Juana F.&quot;,&quot;parse-names&quot;:false,&quot;dropping-particle&quot;:&quot;&quot;,&quot;non-dropping-particle&quot;:&quot;&quot;}],&quot;container-title&quot;:&quot;International Journal of Behavioral Nutrition and Physical Activity&quot;,&quot;DOI&quot;:&quot;10.1186/s12966-020-01042-2&quot;,&quot;ISSN&quot;:&quot;14795868&quot;,&quot;PMID&quot;:&quot;33239105&quot;,&quot;issued&quot;:{&quot;date-parts&quot;:[[2020,12,1]]},&quot;abstract&quot;:&quot;Background: In July, 2019, the World Health Organization (WHO) commenced work to update the 2010 Global Recommendations on Physical Activity for Health and established a Guideline Development Group (GDG) comprising expert public health scientists and practitioners to inform the drafting of the 2020 Guidelines on Physical Activity and Sedentary Behavior. The overall task of the GDG was to review the scientific evidence and provide expert advice to the WHO on the amount of physical activity and sedentary behavior associated with optimal health in children and adolescents, adults, older adults (&gt; 64 years), and also specifically in pregnant and postpartum women and people living with chronic conditions or disabilities. Methods: The GDG reviewed the available evidence specific to each sub-population using systematic protocols and in doing so, identified a number of gaps in the existing literature. These proposed research gaps were discussed and verified by expert consensus among the entire GDG. Results: Evidence gaps across population sub-groups included a lack of information on: 1) the precise shape of the dose-response curve between physical activity and/or sedentary behavior and several of the health outcomes studied; 2) the health benefits of light-intensity physical activity and of breaking up sedentary time with light-intensity activity; 3) differences in the health effects of different types and domains of physical activity (leisure-time; occupational; transportation; household; education) and of sedentary behavior (occupational; screen time; television viewing); and 4) the joint association between physical activity and sedentary time with health outcomes across the life course. In addition, we acknowledge the need to conduct more population-based studies in low- and middle-income countries and in people living with disabilities and/or chronic disease, and to identify how various sociodemographic factors (age, sex, race/ethnicity, socioeconomic status) modify the health effects of physical activity, in order to address global health disparities. Conclusions: Although the 2020 WHO Guidelines for Physical Activity and Sedentary Behavior were informed by the most up-to-date research on the health effects of physical activity and sedentary time, there is still substantial work to be done in advancing the global physical activity agenda.&quot;,&quot;publisher&quot;:&quot;BioMed Central Ltd&quot;,&quot;issue&quot;:&quot;1&quot;,&quot;volume&quot;:&quot;17&quot;,&quot;container-title-short&quot;:&quot;&quot;},&quot;isTemporary&quot;:false},{&quot;id&quot;:&quot;a693664d-e0fa-3dc7-92a2-7465724d2304&quot;,&quot;itemData&quot;:{&quot;type&quot;:&quot;book&quot;,&quot;id&quot;:&quot;a693664d-e0fa-3dc7-92a2-7465724d2304&quot;,&quot;title&quot;:&quot;Global Health Risks : Mortality and Burden of Disease Attributable to Selected Major Risks.&quot;,&quot;author&quot;:[{&quot;family&quot;:&quot;Organization World Health.&quot;,&quot;given&quot;:&quot;&quot;,&quot;parse-names&quot;:false,&quot;dropping-particle&quot;:&quot;&quot;,&quot;non-dropping-particle&quot;:&quot;&quot;}],&quot;ISBN&quot;:&quot;9789241563871&quot;,&quot;issued&quot;:{&quot;date-parts&quot;:[[2009]]},&quot;number-of-pages&quot;:&quot;70&quot;,&quot;abstract&quot;:&quot;Abbreviations; 1 Introduction; 1.1Purpose of this report; 1.2Understanding the nature of health risks; 1.3The risk transition; Figure 1: The causal chain. Major causes of ischaemic heart disease are shown. Arrows indicate some (but not all) of the pathways by which these causes interact.; ; Figure 2: The risk transition. Over time, major risks to health shift from traditional risks (e.g. inadequate nutrition or unsafe water and sanitation) to modern risks (e.g. overweight and obesity). Modern risks may take different trajectories in differen; 1.4Measuring impact of risk. This report uses a comprehensive framework for studying health risks that was developed for the World Health Report 2002, which presented estimates for the year 2000. The report provides an update for the year 2004 for 24 global risk factors. It uses updated information from WHO programs and scientific studies for both exposure data and the causal associations of risk exposure to disease and injury outcomes. The burden of disease attributable to risk factors is measured in terms of lost years of healthy life using the metric of the disability-adjusted life year (DALY). The DALY combines years. Abbreviations; Summary; 1 Introduction; Figure 1: The causal chain. Major causes of ischaemic heart disease are shown. Arrows indicate some (but not all) of the path; ; Figure 2: The risk transition. Over time, major risks to health shift from traditional risks (e.g. inadequate nutrition or unsa; Figure 3: An observed population distribution of average systolic blood pressure (SBP, right-hand distribution) and the ideal p; Figure 4: Counterfactual attribution. Lung cancer deaths in 2004 (outer circle) showing the proportion attributed to smoking an. Figure 5: Low- and middle-income countries grouped by WHO region, 2004. Refer to Table A5 (Annex A) for list of countries and d2 Results; Figure 6: Deaths attributed to 19 leading risk factors, by country income level, 2004.; Figure 7: Percentage of disability-adjusted life years (DALYs) attributed to 19 leading risk factors, by country income level, ; Table 1: Ranking of selected risk factors: 10 leading risk factor causes of death by income group.&quot;,&quot;publisher&quot;:&quot;World Health Organization&quot;,&quot;container-title-short&quot;:&quot;&quot;},&quot;isTemporary&quot;:false},{&quot;id&quot;:&quot;600ea44e-33a0-3e3f-81ec-2b13c9456cfa&quot;,&quot;itemData&quot;:{&quot;type&quot;:&quot;article-journal&quot;,&quot;id&quot;:&quot;600ea44e-33a0-3e3f-81ec-2b13c9456cfa&quot;,&quot;title&quot;:&quot;Global burden of 87 risk factors in 204 countries and territories, 1990–2019: a systematic analysis for the Global Burden of Disease Study 2019&quot;,&quot;author&quot;:[{&quot;family&quot;:&quot;Murray&quot;,&quot;given&quot;:&quot;Christopher J L&quot;,&quot;parse-names&quot;:false,&quot;dropping-particle&quot;:&quot;&quot;,&quot;non-dropping-particle&quot;:&quot;&quot;},{&quot;family&quot;:&quot;Aravkin&quot;,&quot;given&quot;:&quot;Aleksandr Y&quot;,&quot;parse-names&quot;:false,&quot;dropping-particle&quot;:&quot;&quot;,&quot;non-dropping-particle&quot;:&quot;&quot;},{&quot;family&quot;:&quot;Zheng&quot;,&quot;given&quot;:&quot;Peng&quot;,&quot;parse-names&quot;:false,&quot;dropping-particle&quot;:&quot;&quot;,&quot;non-dropping-particle&quot;:&quot;&quot;},{&quot;family&quot;:&quot;Abbafati&quot;,&quot;given&quot;:&quot;Cristiana&quot;,&quot;parse-names&quot;:false,&quot;dropping-particle&quot;:&quot;&quot;,&quot;non-dropping-particle&quot;:&quot;&quot;},{&quot;family&quot;:&quot;Abbas&quot;,&quot;given&quot;:&quot;Kaja M&quot;,&quot;parse-names&quot;:false,&quot;dropping-particle&quot;:&quot;&quot;,&quot;non-dropping-particle&quot;:&quot;&quot;},{&quot;family&quot;:&quot;Abbasi-Kangevari&quot;,&quot;given&quot;:&quot;Mohsen&quot;,&quot;parse-names&quot;:false,&quot;dropping-particle&quot;:&quot;&quot;,&quot;non-dropping-particle&quot;:&quot;&quot;},{&quot;family&quot;:&quot;Abd-Allah&quot;,&quot;given&quot;:&quot;Foad&quot;,&quot;parse-names&quot;:false,&quot;dropping-particle&quot;:&quot;&quot;,&quot;non-dropping-particle&quot;:&quot;&quot;},{&quot;family&quot;:&quot;Abdelalim&quot;,&quot;given&quot;:&quot;Ahmed&quot;,&quot;parse-names&quot;:false,&quot;dropping-particle&quot;:&quot;&quot;,&quot;non-dropping-particle&quot;:&quot;&quot;},{&quot;family&quot;:&quot;Abdollahi&quot;,&quot;given&quot;:&quot;Mohammad&quot;,&quot;parse-names&quot;:false,&quot;dropping-particle&quot;:&quot;&quot;,&quot;non-dropping-particle&quot;:&quot;&quot;},{&quot;family&quot;:&quot;Abdollahpour&quot;,&quot;given&quot;:&quot;Ibrahim&quot;,&quot;parse-names&quot;:false,&quot;dropping-particle&quot;:&quot;&quot;,&quot;non-dropping-particle&quot;:&quot;&quot;},{&quot;family&quot;:&quot;Abegaz&quot;,&quot;given&quot;:&quot;Kedir Hussein&quot;,&quot;parse-names&quot;:false,&quot;dropping-particle&quot;:&quot;&quot;,&quot;non-dropping-particle&quot;:&quot;&quot;},{&quot;family&quot;:&quot;Abolhassani&quot;,&quot;given&quot;:&quot;Hassan&quot;,&quot;parse-names&quot;:false,&quot;dropping-particle&quot;:&quot;&quot;,&quot;non-dropping-particle&quot;:&quot;&quot;},{&quot;family&quot;:&quot;Aboyans&quot;,&quot;given&quot;:&quot;Victor&quot;,&quot;parse-names&quot;:false,&quot;dropping-particle&quot;:&quot;&quot;,&quot;non-dropping-particle&quot;:&quot;&quot;},{&quot;family&quot;:&quot;Abreu&quot;,&quot;given&quot;:&quot;Lucas Guimarães&quot;,&quot;parse-names&quot;:false,&quot;dropping-particle&quot;:&quot;&quot;,&quot;non-dropping-particle&quot;:&quot;&quot;},{&quot;family&quot;:&quot;Abrigo&quot;,&quot;given&quot;:&quot;Michael R M&quot;,&quot;parse-names&quot;:false,&quot;dropping-particle&quot;:&quot;&quot;,&quot;non-dropping-particle&quot;:&quot;&quot;},{&quot;family&quot;:&quot;Abualhasan&quot;,&quot;given&quot;:&quot;Ahmed&quot;,&quot;parse-names&quot;:false,&quot;dropping-particle&quot;:&quot;&quot;,&quot;non-dropping-particle&quot;:&quot;&quot;},{&quot;family&quot;:&quot;Abu-Raddad&quot;,&quot;given&quot;:&quot;Laith Jamal&quot;,&quot;parse-names&quot;:false,&quot;dropping-particle&quot;:&quot;&quot;,&quot;non-dropping-particle&quot;:&quot;&quot;},{&quot;family&quot;:&quot;Abushouk&quot;,&quot;given&quot;:&quot;Abdelrahman I&quot;,&quot;parse-names&quot;:false,&quot;dropping-particle&quot;:&quot;&quot;,&quot;non-dropping-particle&quot;:&quot;&quot;},{&quot;family&quot;:&quot;Adabi&quot;,&quot;given&quot;:&quot;Maryam&quot;,&quot;parse-names&quot;:false,&quot;dropping-particle&quot;:&quot;&quot;,&quot;non-dropping-particle&quot;:&quot;&quot;},{&quot;family&quot;:&quot;Adekanmbi&quot;,&quot;given&quot;:&quot;Victor&quot;,&quot;parse-names&quot;:false,&quot;dropping-particle&quot;:&quot;&quot;,&quot;non-dropping-particle&quot;:&quot;&quot;},{&quot;family&quot;:&quot;Adeoye&quot;,&quot;given&quot;:&quot;Abiodun Moshood&quot;,&quot;parse-names&quot;:false,&quot;dropping-particle&quot;:&quot;&quot;,&quot;non-dropping-particle&quot;:&quot;&quot;},{&quot;family&quot;:&quot;Adetokunboh&quot;,&quot;given&quot;:&quot;Olatunji O&quot;,&quot;parse-names&quot;:false,&quot;dropping-particle&quot;:&quot;&quot;,&quot;non-dropping-particle&quot;:&quot;&quot;},{&quot;family&quot;:&quot;Adham&quot;,&quot;given&quot;:&quot;Davoud&quot;,&quot;parse-names&quot;:false,&quot;dropping-particle&quot;:&quot;&quot;,&quot;non-dropping-particle&quot;:&quot;&quot;},{&quot;family&quot;:&quot;Advani&quot;,&quot;given&quot;:&quot;Shailesh M&quot;,&quot;parse-names&quot;:false,&quot;dropping-particle&quot;:&quot;&quot;,&quot;non-dropping-particle&quot;:&quot;&quot;},{&quot;family&quot;:&quot;Agarwal&quot;,&quot;given&quot;:&quot;Gina&quot;,&quot;parse-names&quot;:false,&quot;dropping-particle&quot;:&quot;&quot;,&quot;non-dropping-particle&quot;:&quot;&quot;},{&quot;family&quot;:&quot;Aghamir&quot;,&quot;given&quot;:&quot;Seyed Mohammad Kazem&quot;,&quot;parse-names&quot;:false,&quot;dropping-particle&quot;:&quot;&quot;,&quot;non-dropping-particle&quot;:&quot;&quot;},{&quot;family&quot;:&quot;Agrawal&quot;,&quot;given&quot;:&quot;Anurag&quot;,&quot;parse-names&quot;:false,&quot;dropping-particle&quot;:&quot;&quot;,&quot;non-dropping-particle&quot;:&quot;&quot;},{&quot;family&quot;:&quot;Ahmad&quot;,&quot;given&quot;:&quot;Tauseef&quot;,&quot;parse-names&quot;:false,&quot;dropping-particle&quot;:&quot;&quot;,&quot;non-dropping-particle&quot;:&quot;&quot;},{&quot;family&quot;:&quot;Ahmadi&quot;,&quot;given&quot;:&quot;Keivan&quot;,&quot;parse-names&quot;:false,&quot;dropping-particle&quot;:&quot;&quot;,&quot;non-dropping-particle&quot;:&quot;&quot;},{&quot;family&quot;:&quot;Ahmadi&quot;,&quot;given&quot;:&quot;Mehdi&quot;,&quot;parse-names&quot;:false,&quot;dropping-particle&quot;:&quot;&quot;,&quot;non-dropping-particle&quot;:&quot;&quot;},{&quot;family&quot;:&quot;Ahmadieh&quot;,&quot;given&quot;:&quot;Hamid&quot;,&quot;parse-names&quot;:false,&quot;dropping-particle&quot;:&quot;&quot;,&quot;non-dropping-particle&quot;:&quot;&quot;},{&quot;family&quot;:&quot;Ahmed&quot;,&quot;given&quot;:&quot;Muktar Beshir&quot;,&quot;parse-names&quot;:false,&quot;dropping-particle&quot;:&quot;&quot;,&quot;non-dropping-particle&quot;:&quot;&quot;},{&quot;family&quot;:&quot;Akalu&quot;,&quot;given&quot;:&quot;Temesgen Yihunie&quot;,&quot;parse-names&quot;:false,&quot;dropping-particle&quot;:&quot;&quot;,&quot;non-dropping-particle&quot;:&quot;&quot;},{&quot;family&quot;:&quot;Akinyemi&quot;,&quot;given&quot;:&quot;Rufus Olusola&quot;,&quot;parse-names&quot;:false,&quot;dropping-particle&quot;:&quot;&quot;,&quot;non-dropping-particle&quot;:&quot;&quot;},{&quot;family&quot;:&quot;Akinyemiju&quot;,&quot;given&quot;:&quot;Tomi&quot;,&quot;parse-names&quot;:false,&quot;dropping-particle&quot;:&quot;&quot;,&quot;non-dropping-particle&quot;:&quot;&quot;},{&quot;family&quot;:&quot;Akombi&quot;,&quot;given&quot;:&quot;Blessing&quot;,&quot;parse-names&quot;:false,&quot;dropping-particle&quot;:&quot;&quot;,&quot;non-dropping-particle&quot;:&quot;&quot;},{&quot;family&quot;:&quot;Akunna&quot;,&quot;given&quot;:&quot;Chisom Joyqueenet&quot;,&quot;parse-names&quot;:false,&quot;dropping-particle&quot;:&quot;&quot;,&quot;non-dropping-particle&quot;:&quot;&quot;},{&quot;family&quot;:&quot;Alahdab&quot;,&quot;given&quot;:&quot;Fares&quot;,&quot;parse-names&quot;:false,&quot;dropping-particle&quot;:&quot;&quot;,&quot;non-dropping-particle&quot;:&quot;&quot;},{&quot;family&quot;:&quot;Al-Aly&quot;,&quot;given&quot;:&quot;Ziyad&quot;,&quot;parse-names&quot;:false,&quot;dropping-particle&quot;:&quot;&quot;,&quot;non-dropping-particle&quot;:&quot;&quot;},{&quot;family&quot;:&quot;Alam&quot;,&quot;given&quot;:&quot;Khurshid&quot;,&quot;parse-names&quot;:false,&quot;dropping-particle&quot;:&quot;&quot;,&quot;non-dropping-particle&quot;:&quot;&quot;},{&quot;family&quot;:&quot;Alam&quot;,&quot;given&quot;:&quot;Samiah&quot;,&quot;parse-names&quot;:false,&quot;dropping-particle&quot;:&quot;&quot;,&quot;non-dropping-particle&quot;:&quot;&quot;},{&quot;family&quot;:&quot;Alam&quot;,&quot;given&quot;:&quot;Tahiya&quot;,&quot;parse-names&quot;:false,&quot;dropping-particle&quot;:&quot;&quot;,&quot;non-dropping-particle&quot;:&quot;&quot;},{&quot;family&quot;:&quot;Alanezi&quot;,&quot;given&quot;:&quot;Fahad Mashhour&quot;,&quot;parse-names&quot;:false,&quot;dropping-particle&quot;:&quot;&quot;,&quot;non-dropping-particle&quot;:&quot;&quot;},{&quot;family&quot;:&quot;Alanzi&quot;,&quot;given&quot;:&quot;Turki M&quot;,&quot;parse-names&quot;:false,&quot;dropping-particle&quot;:&quot;&quot;,&quot;non-dropping-particle&quot;:&quot;&quot;},{&quot;family&quot;:&quot;Alemu&quot;,&quot;given&quot;:&quot;Biresaw wassihun&quot;,&quot;parse-names&quot;:false,&quot;dropping-particle&quot;:&quot;&quot;,&quot;non-dropping-particle&quot;:&quot;&quot;},{&quot;family&quot;:&quot;Alhabib&quot;,&quot;given&quot;:&quot;Khalid F&quot;,&quot;parse-names&quot;:false,&quot;dropping-particle&quot;:&quot;&quot;,&quot;non-dropping-particle&quot;:&quot;&quot;},{&quot;family&quot;:&quot;Ali&quot;,&quot;given&quot;:&quot;Muhammad&quot;,&quot;parse-names&quot;:false,&quot;dropping-particle&quot;:&quot;&quot;,&quot;non-dropping-particle&quot;:&quot;&quot;},{&quot;family&quot;:&quot;Ali&quot;,&quot;given&quot;:&quot;Saqib&quot;,&quot;parse-names&quot;:false,&quot;dropping-particle&quot;:&quot;&quot;,&quot;non-dropping-particle&quot;:&quot;&quot;},{&quot;family&quot;:&quot;Alicandro&quot;,&quot;given&quot;:&quot;Gianfranco&quot;,&quot;parse-names&quot;:false,&quot;dropping-particle&quot;:&quot;&quot;,&quot;non-dropping-particle&quot;:&quot;&quot;},{&quot;family&quot;:&quot;Alinia&quot;,&quot;given&quot;:&quot;Cyrus&quot;,&quot;parse-names&quot;:false,&quot;dropping-particle&quot;:&quot;&quot;,&quot;non-dropping-particle&quot;:&quot;&quot;},{&quot;family&quot;:&quot;Alipour&quot;,&quot;given&quot;:&quot;Vahid&quot;,&quot;parse-names&quot;:false,&quot;dropping-particle&quot;:&quot;&quot;,&quot;non-dropping-particle&quot;:&quot;&quot;},{&quot;family&quot;:&quot;Alizade&quot;,&quot;given&quot;:&quot;Hesam&quot;,&quot;parse-names&quot;:false,&quot;dropping-particle&quot;:&quot;&quot;,&quot;non-dropping-particle&quot;:&quot;&quot;},{&quot;family&quot;:&quot;Aljunid&quot;,&quot;given&quot;:&quot;Syed Mohamed&quot;,&quot;parse-names&quot;:false,&quot;dropping-particle&quot;:&quot;&quot;,&quot;non-dropping-particle&quot;:&quot;&quot;},{&quot;family&quot;:&quot;Alla&quot;,&quot;given&quot;:&quot;François&quot;,&quot;parse-names&quot;:false,&quot;dropping-particle&quot;:&quot;&quot;,&quot;non-dropping-particle&quot;:&quot;&quot;},{&quot;family&quot;:&quot;Allebeck&quot;,&quot;given&quot;:&quot;Peter&quot;,&quot;parse-names&quot;:false,&quot;dropping-particle&quot;:&quot;&quot;,&quot;non-dropping-particle&quot;:&quot;&quot;},{&quot;family&quot;:&quot;Almasi-Hashiani&quot;,&quot;given&quot;:&quot;Amir&quot;,&quot;parse-names&quot;:false,&quot;dropping-particle&quot;:&quot;&quot;,&quot;non-dropping-particle&quot;:&quot;&quot;},{&quot;family&quot;:&quot;Al-Mekhlafi&quot;,&quot;given&quot;:&quot;Hesham M&quot;,&quot;parse-names&quot;:false,&quot;dropping-particle&quot;:&quot;&quot;,&quot;non-dropping-particle&quot;:&quot;&quot;},{&quot;family&quot;:&quot;Alonso&quot;,&quot;given&quot;:&quot;Jordi&quot;,&quot;parse-names&quot;:false,&quot;dropping-particle&quot;:&quot;&quot;,&quot;non-dropping-particle&quot;:&quot;&quot;},{&quot;family&quot;:&quot;Altirkawi&quot;,&quot;given&quot;:&quot;Khalid A&quot;,&quot;parse-names&quot;:false,&quot;dropping-particle&quot;:&quot;&quot;,&quot;non-dropping-particle&quot;:&quot;&quot;},{&quot;family&quot;:&quot;Amini-Rarani&quot;,&quot;given&quot;:&quot;Mostafa&quot;,&quot;parse-names&quot;:false,&quot;dropping-particle&quot;:&quot;&quot;,&quot;non-dropping-particle&quot;:&quot;&quot;},{&quot;family&quot;:&quot;Amiri&quot;,&quot;given&quot;:&quot;Fatemeh&quot;,&quot;parse-names&quot;:false,&quot;dropping-particle&quot;:&quot;&quot;,&quot;non-dropping-particle&quot;:&quot;&quot;},{&quot;family&quot;:&quot;Amugsi&quot;,&quot;given&quot;:&quot;Dickson A&quot;,&quot;parse-names&quot;:false,&quot;dropping-particle&quot;:&quot;&quot;,&quot;non-dropping-particle&quot;:&quot;&quot;},{&quot;family&quot;:&quot;Ancuceanu&quot;,&quot;given&quot;:&quot;Robert&quot;,&quot;parse-names&quot;:false,&quot;dropping-particle&quot;:&quot;&quot;,&quot;non-dropping-particle&quot;:&quot;&quot;},{&quot;family&quot;:&quot;Anderlini&quot;,&quot;given&quot;:&quot;Deanna&quot;,&quot;parse-names&quot;:false,&quot;dropping-particle&quot;:&quot;&quot;,&quot;non-dropping-particle&quot;:&quot;&quot;},{&quot;family&quot;:&quot;Anderson&quot;,&quot;given&quot;:&quot;Jason A&quot;,&quot;parse-names&quot;:false,&quot;dropping-particle&quot;:&quot;&quot;,&quot;non-dropping-particle&quot;:&quot;&quot;},{&quot;family&quot;:&quot;Andrei&quot;,&quot;given&quot;:&quot;Catalina Liliana&quot;,&quot;parse-names&quot;:false,&quot;dropping-particle&quot;:&quot;&quot;,&quot;non-dropping-particle&quot;:&quot;&quot;},{&quot;family&quot;:&quot;Andrei&quot;,&quot;given&quot;:&quot;Tudorel&quot;,&quot;parse-names&quot;:false,&quot;dropping-particle&quot;:&quot;&quot;,&quot;non-dropping-particle&quot;:&quot;&quot;},{&quot;family&quot;:&quot;Angus&quot;,&quot;given&quot;:&quot;Colin&quot;,&quot;parse-names&quot;:false,&quot;dropping-particle&quot;:&quot;&quot;,&quot;non-dropping-particle&quot;:&quot;&quot;},{&quot;family&quot;:&quot;Anjomshoa&quot;,&quot;given&quot;:&quot;Mina&quot;,&quot;parse-names&quot;:false,&quot;dropping-particle&quot;:&quot;&quot;,&quot;non-dropping-particle&quot;:&quot;&quot;},{&quot;family&quot;:&quot;Ansari&quot;,&quot;given&quot;:&quot;Fereshteh&quot;,&quot;parse-names&quot;:false,&quot;dropping-particle&quot;:&quot;&quot;,&quot;non-dropping-particle&quot;:&quot;&quot;},{&quot;family&quot;:&quot;Ansari-Moghaddam&quot;,&quot;given&quot;:&quot;Alireza&quot;,&quot;parse-names&quot;:false,&quot;dropping-particle&quot;:&quot;&quot;,&quot;non-dropping-particle&quot;:&quot;&quot;},{&quot;family&quot;:&quot;Antonazzo&quot;,&quot;given&quot;:&quot;Ippazio Cosimo&quot;,&quot;parse-names&quot;:false,&quot;dropping-particle&quot;:&quot;&quot;,&quot;non-dropping-particle&quot;:&quot;&quot;},{&quot;family&quot;:&quot;Antonio&quot;,&quot;given&quot;:&quot;Carl Abelardo T&quot;,&quot;parse-names&quot;:false,&quot;dropping-particle&quot;:&quot;&quot;,&quot;non-dropping-particle&quot;:&quot;&quot;},{&quot;family&quot;:&quot;Antony&quot;,&quot;given&quot;:&quot;Catherine M&quot;,&quot;parse-names&quot;:false,&quot;dropping-particle&quot;:&quot;&quot;,&quot;non-dropping-particle&quot;:&quot;&quot;},{&quot;family&quot;:&quot;Antriyandarti&quot;,&quot;given&quot;:&quot;Ernoiz&quot;,&quot;parse-names&quot;:false,&quot;dropping-particle&quot;:&quot;&quot;,&quot;non-dropping-particle&quot;:&quot;&quot;},{&quot;family&quot;:&quot;Anvari&quot;,&quot;given&quot;:&quot;Davood&quot;,&quot;parse-names&quot;:false,&quot;dropping-particle&quot;:&quot;&quot;,&quot;non-dropping-particle&quot;:&quot;&quot;},{&quot;family&quot;:&quot;Anwer&quot;,&quot;given&quot;:&quot;Razique&quot;,&quot;parse-names&quot;:false,&quot;dropping-particle&quot;:&quot;&quot;,&quot;non-dropping-particle&quot;:&quot;&quot;},{&quot;family&quot;:&quot;Appiah&quot;,&quot;given&quot;:&quot;Seth Christopher Yaw&quot;,&quot;parse-names&quot;:false,&quot;dropping-particle&quot;:&quot;&quot;,&quot;non-dropping-particle&quot;:&quot;&quot;},{&quot;family&quot;:&quot;Arabloo&quot;,&quot;given&quot;:&quot;Jalal&quot;,&quot;parse-names&quot;:false,&quot;dropping-particle&quot;:&quot;&quot;,&quot;non-dropping-particle&quot;:&quot;&quot;},{&quot;family&quot;:&quot;Arab-Zozani&quot;,&quot;given&quot;:&quot;Morteza&quot;,&quot;parse-names&quot;:false,&quot;dropping-particle&quot;:&quot;&quot;,&quot;non-dropping-particle&quot;:&quot;&quot;},{&quot;family&quot;:&quot;Ariani&quot;,&quot;given&quot;:&quot;Filippo&quot;,&quot;parse-names&quot;:false,&quot;dropping-particle&quot;:&quot;&quot;,&quot;non-dropping-particle&quot;:&quot;&quot;},{&quot;family&quot;:&quot;Armoon&quot;,&quot;given&quot;:&quot;Bahram&quot;,&quot;parse-names&quot;:false,&quot;dropping-particle&quot;:&quot;&quot;,&quot;non-dropping-particle&quot;:&quot;&quot;},{&quot;family&quot;:&quot;Ärnlöv&quot;,&quot;given&quot;:&quot;Johan&quot;,&quot;parse-names&quot;:false,&quot;dropping-particle&quot;:&quot;&quot;,&quot;non-dropping-particle&quot;:&quot;&quot;},{&quot;family&quot;:&quot;Arzani&quot;,&quot;given&quot;:&quot;Afsaneh&quot;,&quot;parse-names&quot;:false,&quot;dropping-particle&quot;:&quot;&quot;,&quot;non-dropping-particle&quot;:&quot;&quot;},{&quot;family&quot;:&quot;Asadi-Aliabadi&quot;,&quot;given&quot;:&quot;Mehran&quot;,&quot;parse-names&quot;:false,&quot;dropping-particle&quot;:&quot;&quot;,&quot;non-dropping-particle&quot;:&quot;&quot;},{&quot;family&quot;:&quot;Asadi-Pooya&quot;,&quot;given&quot;:&quot;Ali A&quot;,&quot;parse-names&quot;:false,&quot;dropping-particle&quot;:&quot;&quot;,&quot;non-dropping-particle&quot;:&quot;&quot;},{&quot;family&quot;:&quot;Ashbaugh&quot;,&quot;given&quot;:&quot;Charlie&quot;,&quot;parse-names&quot;:false,&quot;dropping-particle&quot;:&quot;&quot;,&quot;non-dropping-particle&quot;:&quot;&quot;},{&quot;family&quot;:&quot;Assmus&quot;,&quot;given&quot;:&quot;Michael&quot;,&quot;parse-names&quot;:false,&quot;dropping-particle&quot;:&quot;&quot;,&quot;non-dropping-particle&quot;:&quot;&quot;},{&quot;family&quot;:&quot;Atafar&quot;,&quot;given&quot;:&quot;Zahra&quot;,&quot;parse-names&quot;:false,&quot;dropping-particle&quot;:&quot;&quot;,&quot;non-dropping-particle&quot;:&quot;&quot;},{&quot;family&quot;:&quot;Atnafu&quot;,&quot;given&quot;:&quot;Desta Debalkie&quot;,&quot;parse-names&quot;:false,&quot;dropping-particle&quot;:&quot;&quot;,&quot;non-dropping-particle&quot;:&quot;&quot;},{&quot;family&quot;:&quot;Atout&quot;,&quot;given&quot;:&quot;Maha Moh'd Wahbi&quot;,&quot;parse-names&quot;:false,&quot;dropping-particle&quot;:&quot;&quot;,&quot;non-dropping-particle&quot;:&quot;&quot;},{&quot;family&quot;:&quot;Ausloos&quot;,&quot;given&quot;:&quot;Floriane&quot;,&quot;parse-names&quot;:false,&quot;dropping-particle&quot;:&quot;&quot;,&quot;non-dropping-particle&quot;:&quot;&quot;},{&quot;family&quot;:&quot;Ausloos&quot;,&quot;given&quot;:&quot;Marcel&quot;,&quot;parse-names&quot;:false,&quot;dropping-particle&quot;:&quot;&quot;,&quot;non-dropping-particle&quot;:&quot;&quot;},{&quot;family&quot;:&quot;Ayala Quintanilla&quot;,&quot;given&quot;:&quot;Beatriz Paulina&quot;,&quot;parse-names&quot;:false,&quot;dropping-particle&quot;:&quot;&quot;,&quot;non-dropping-particle&quot;:&quot;&quot;},{&quot;family&quot;:&quot;Ayano&quot;,&quot;given&quot;:&quot;Getinet&quot;,&quot;parse-names&quot;:false,&quot;dropping-particle&quot;:&quot;&quot;,&quot;non-dropping-particle&quot;:&quot;&quot;},{&quot;family&quot;:&quot;Ayanore&quot;,&quot;given&quot;:&quot;Martin Amogre&quot;,&quot;parse-names&quot;:false,&quot;dropping-particle&quot;:&quot;&quot;,&quot;non-dropping-particle&quot;:&quot;&quot;},{&quot;family&quot;:&quot;Azari&quot;,&quot;given&quot;:&quot;Samad&quot;,&quot;parse-names&quot;:false,&quot;dropping-particle&quot;:&quot;&quot;,&quot;non-dropping-particle&quot;:&quot;&quot;},{&quot;family&quot;:&quot;Azarian&quot;,&quot;given&quot;:&quot;Ghasem&quot;,&quot;parse-names&quot;:false,&quot;dropping-particle&quot;:&quot;&quot;,&quot;non-dropping-particle&quot;:&quot;&quot;},{&quot;family&quot;:&quot;Azene&quot;,&quot;given&quot;:&quot;Zelalem Nigussie&quot;,&quot;parse-names&quot;:false,&quot;dropping-particle&quot;:&quot;&quot;,&quot;non-dropping-particle&quot;:&quot;&quot;},{&quot;family&quot;:&quot;Badawi&quot;,&quot;given&quot;:&quot;Alaa&quot;,&quot;parse-names&quot;:false,&quot;dropping-particle&quot;:&quot;&quot;,&quot;non-dropping-particle&quot;:&quot;&quot;},{&quot;family&quot;:&quot;Badiye&quot;,&quot;given&quot;:&quot;Ashish D&quot;,&quot;parse-names&quot;:false,&quot;dropping-particle&quot;:&quot;&quot;,&quot;non-dropping-particle&quot;:&quot;&quot;},{&quot;family&quot;:&quot;Bahrami&quot;,&quot;given&quot;:&quot;Mohammad Amin&quot;,&quot;parse-names&quot;:false,&quot;dropping-particle&quot;:&quot;&quot;,&quot;non-dropping-particle&quot;:&quot;&quot;},{&quot;family&quot;:&quot;Bakhshaei&quot;,&quot;given&quot;:&quot;Mohammad Hossein&quot;,&quot;parse-names&quot;:false,&quot;dropping-particle&quot;:&quot;&quot;,&quot;non-dropping-particle&quot;:&quot;&quot;},{&quot;family&quot;:&quot;Bakhtiari&quot;,&quot;given&quot;:&quot;Ahad&quot;,&quot;parse-names&quot;:false,&quot;dropping-particle&quot;:&quot;&quot;,&quot;non-dropping-particle&quot;:&quot;&quot;},{&quot;family&quot;:&quot;Bakkannavar&quot;,&quot;given&quot;:&quot;Shankar M&quot;,&quot;parse-names&quot;:false,&quot;dropping-particle&quot;:&quot;&quot;,&quot;non-dropping-particle&quot;:&quot;&quot;},{&quot;family&quot;:&quot;Baldasseroni&quot;,&quot;given&quot;:&quot;Alberto&quot;,&quot;parse-names&quot;:false,&quot;dropping-particle&quot;:&quot;&quot;,&quot;non-dropping-particle&quot;:&quot;&quot;},{&quot;family&quot;:&quot;Ball&quot;,&quot;given&quot;:&quot;Kylie&quot;,&quot;parse-names&quot;:false,&quot;dropping-particle&quot;:&quot;&quot;,&quot;non-dropping-particle&quot;:&quot;&quot;},{&quot;family&quot;:&quot;Ballew&quot;,&quot;given&quot;:&quot;Shoshana H&quot;,&quot;parse-names&quot;:false,&quot;dropping-particle&quot;:&quot;&quot;,&quot;non-dropping-particle&quot;:&quot;&quot;},{&quot;family&quot;:&quot;Balzi&quot;,&quot;given&quot;:&quot;Daniela&quot;,&quot;parse-names&quot;:false,&quot;dropping-particle&quot;:&quot;&quot;,&quot;non-dropping-particle&quot;:&quot;&quot;},{&quot;family&quot;:&quot;Banach&quot;,&quot;given&quot;:&quot;Maciej&quot;,&quot;parse-names&quot;:false,&quot;dropping-particle&quot;:&quot;&quot;,&quot;non-dropping-particle&quot;:&quot;&quot;},{&quot;family&quot;:&quot;Banerjee&quot;,&quot;given&quot;:&quot;Srikanta K&quot;,&quot;parse-names&quot;:false,&quot;dropping-particle&quot;:&quot;&quot;,&quot;non-dropping-particle&quot;:&quot;&quot;},{&quot;family&quot;:&quot;Bante&quot;,&quot;given&quot;:&quot;Agegnehu Bante&quot;,&quot;parse-names&quot;:false,&quot;dropping-particle&quot;:&quot;&quot;,&quot;non-dropping-particle&quot;:&quot;&quot;},{&quot;family&quot;:&quot;Baraki&quot;,&quot;given&quot;:&quot;Adhanom Gebreegziabher&quot;,&quot;parse-names&quot;:false,&quot;dropping-particle&quot;:&quot;&quot;,&quot;non-dropping-particle&quot;:&quot;&quot;},{&quot;family&quot;:&quot;Barker-Collo&quot;,&quot;given&quot;:&quot;Suzanne Lyn&quot;,&quot;parse-names&quot;:false,&quot;dropping-particle&quot;:&quot;&quot;,&quot;non-dropping-particle&quot;:&quot;&quot;},{&quot;family&quot;:&quot;Bärnighausen&quot;,&quot;given&quot;:&quot;Till Winfried&quot;,&quot;parse-names&quot;:false,&quot;dropping-particle&quot;:&quot;&quot;,&quot;non-dropping-particle&quot;:&quot;&quot;},{&quot;family&quot;:&quot;Barrero&quot;,&quot;given&quot;:&quot;Lope H&quot;,&quot;parse-names&quot;:false,&quot;dropping-particle&quot;:&quot;&quot;,&quot;non-dropping-particle&quot;:&quot;&quot;},{&quot;family&quot;:&quot;Barthelemy&quot;,&quot;given&quot;:&quot;Celine M&quot;,&quot;parse-names&quot;:false,&quot;dropping-particle&quot;:&quot;&quot;,&quot;non-dropping-particle&quot;:&quot;&quot;},{&quot;family&quot;:&quot;Barua&quot;,&quot;given&quot;:&quot;Lingkan&quot;,&quot;parse-names&quot;:false,&quot;dropping-particle&quot;:&quot;&quot;,&quot;non-dropping-particle&quot;:&quot;&quot;},{&quot;family&quot;:&quot;Basu&quot;,&quot;given&quot;:&quot;Sanjay&quot;,&quot;parse-names&quot;:false,&quot;dropping-particle&quot;:&quot;&quot;,&quot;non-dropping-particle&quot;:&quot;&quot;},{&quot;family&quot;:&quot;Baune&quot;,&quot;given&quot;:&quot;Bernhard T&quot;,&quot;parse-names&quot;:false,&quot;dropping-particle&quot;:&quot;&quot;,&quot;non-dropping-particle&quot;:&quot;&quot;},{&quot;family&quot;:&quot;Bayati&quot;,&quot;given&quot;:&quot;Mohsen&quot;,&quot;parse-names&quot;:false,&quot;dropping-particle&quot;:&quot;&quot;,&quot;non-dropping-particle&quot;:&quot;&quot;},{&quot;family&quot;:&quot;Becker&quot;,&quot;given&quot;:&quot;Jacob S&quot;,&quot;parse-names&quot;:false,&quot;dropping-particle&quot;:&quot;&quot;,&quot;non-dropping-particle&quot;:&quot;&quot;},{&quot;family&quot;:&quot;Bedi&quot;,&quot;given&quot;:&quot;Neeraj&quot;,&quot;parse-names&quot;:false,&quot;dropping-particle&quot;:&quot;&quot;,&quot;non-dropping-particle&quot;:&quot;&quot;},{&quot;family&quot;:&quot;Beghi&quot;,&quot;given&quot;:&quot;Ettore&quot;,&quot;parse-names&quot;:false,&quot;dropping-particle&quot;:&quot;&quot;,&quot;non-dropping-particle&quot;:&quot;&quot;},{&quot;family&quot;:&quot;Béjot&quot;,&quot;given&quot;:&quot;Yannick&quot;,&quot;parse-names&quot;:false,&quot;dropping-particle&quot;:&quot;&quot;,&quot;non-dropping-particle&quot;:&quot;&quot;},{&quot;family&quot;:&quot;Bell&quot;,&quot;given&quot;:&quot;Michellr L&quot;,&quot;parse-names&quot;:false,&quot;dropping-particle&quot;:&quot;&quot;,&quot;non-dropping-particle&quot;:&quot;&quot;},{&quot;family&quot;:&quot;Bennitt&quot;,&quot;given&quot;:&quot;Fiona B&quot;,&quot;parse-names&quot;:false,&quot;dropping-particle&quot;:&quot;&quot;,&quot;non-dropping-particle&quot;:&quot;&quot;},{&quot;family&quot;:&quot;Bensenor&quot;,&quot;given&quot;:&quot;Isabela M&quot;,&quot;parse-names&quot;:false,&quot;dropping-particle&quot;:&quot;&quot;,&quot;non-dropping-particle&quot;:&quot;&quot;},{&quot;family&quot;:&quot;Berhe&quot;,&quot;given&quot;:&quot;Kidanemaryam&quot;,&quot;parse-names&quot;:false,&quot;dropping-particle&quot;:&quot;&quot;,&quot;non-dropping-particle&quot;:&quot;&quot;},{&quot;family&quot;:&quot;Berman&quot;,&quot;given&quot;:&quot;Adam E&quot;,&quot;parse-names&quot;:false,&quot;dropping-particle&quot;:&quot;&quot;,&quot;non-dropping-particle&quot;:&quot;&quot;},{&quot;family&quot;:&quot;Bhagavathula&quot;,&quot;given&quot;:&quot;Akshaya Srikanth&quot;,&quot;parse-names&quot;:false,&quot;dropping-particle&quot;:&quot;&quot;,&quot;non-dropping-particle&quot;:&quot;&quot;},{&quot;family&quot;:&quot;Bhageerathy&quot;,&quot;given&quot;:&quot;Reshmi&quot;,&quot;parse-names&quot;:false,&quot;dropping-particle&quot;:&quot;&quot;,&quot;non-dropping-particle&quot;:&quot;&quot;},{&quot;family&quot;:&quot;Bhala&quot;,&quot;given&quot;:&quot;Neeraj&quot;,&quot;parse-names&quot;:false,&quot;dropping-particle&quot;:&quot;&quot;,&quot;non-dropping-particle&quot;:&quot;&quot;},{&quot;family&quot;:&quot;Bhandari&quot;,&quot;given&quot;:&quot;Dinesh&quot;,&quot;parse-names&quot;:false,&quot;dropping-particle&quot;:&quot;&quot;,&quot;non-dropping-particle&quot;:&quot;&quot;},{&quot;family&quot;:&quot;Bhattacharyya&quot;,&quot;given&quot;:&quot;Krittika&quot;,&quot;parse-names&quot;:false,&quot;dropping-particle&quot;:&quot;&quot;,&quot;non-dropping-particle&quot;:&quot;&quot;},{&quot;family&quot;:&quot;Bhutta&quot;,&quot;given&quot;:&quot;Zulfiqar A&quot;,&quot;parse-names&quot;:false,&quot;dropping-particle&quot;:&quot;&quot;,&quot;non-dropping-particle&quot;:&quot;&quot;},{&quot;family&quot;:&quot;Bijani&quot;,&quot;given&quot;:&quot;Ali&quot;,&quot;parse-names&quot;:false,&quot;dropping-particle&quot;:&quot;&quot;,&quot;non-dropping-particle&quot;:&quot;&quot;},{&quot;family&quot;:&quot;Bikbov&quot;,&quot;given&quot;:&quot;Boris&quot;,&quot;parse-names&quot;:false,&quot;dropping-particle&quot;:&quot;&quot;,&quot;non-dropping-particle&quot;:&quot;&quot;},{&quot;family&quot;:&quot;Sayeed&quot;,&quot;given&quot;:&quot;Muhammad Shahdaat&quot;,&quot;parse-names&quot;:false,&quot;dropping-particle&quot;:&quot;&quot;,&quot;non-dropping-particle&quot;:&quot;Bin&quot;},{&quot;family&quot;:&quot;Biondi&quot;,&quot;given&quot;:&quot;Antonio&quot;,&quot;parse-names&quot;:false,&quot;dropping-particle&quot;:&quot;&quot;,&quot;non-dropping-particle&quot;:&quot;&quot;},{&quot;family&quot;:&quot;Birihane&quot;,&quot;given&quot;:&quot;Binyam Minuye&quot;,&quot;parse-names&quot;:false,&quot;dropping-particle&quot;:&quot;&quot;,&quot;non-dropping-particle&quot;:&quot;&quot;},{&quot;family&quot;:&quot;Bisignano&quot;,&quot;given&quot;:&quot;Catherine&quot;,&quot;parse-names&quot;:false,&quot;dropping-particle&quot;:&quot;&quot;,&quot;non-dropping-particle&quot;:&quot;&quot;},{&quot;family&quot;:&quot;Biswas&quot;,&quot;given&quot;:&quot;Raaj Kishore&quot;,&quot;parse-names&quot;:false,&quot;dropping-particle&quot;:&quot;&quot;,&quot;non-dropping-particle&quot;:&quot;&quot;},{&quot;family&quot;:&quot;Bitew&quot;,&quot;given&quot;:&quot;Helen&quot;,&quot;parse-names&quot;:false,&quot;dropping-particle&quot;:&quot;&quot;,&quot;non-dropping-particle&quot;:&quot;&quot;},{&quot;family&quot;:&quot;Bohlouli&quot;,&quot;given&quot;:&quot;Somayeh&quot;,&quot;parse-names&quot;:false,&quot;dropping-particle&quot;:&quot;&quot;,&quot;non-dropping-particle&quot;:&quot;&quot;},{&quot;family&quot;:&quot;Bohluli&quot;,&quot;given&quot;:&quot;Mehdi&quot;,&quot;parse-names&quot;:false,&quot;dropping-particle&quot;:&quot;&quot;,&quot;non-dropping-particle&quot;:&quot;&quot;},{&quot;family&quot;:&quot;Boon-Dooley&quot;,&quot;given&quot;:&quot;Alexandra S&quot;,&quot;parse-names&quot;:false,&quot;dropping-particle&quot;:&quot;&quot;,&quot;non-dropping-particle&quot;:&quot;&quot;},{&quot;family&quot;:&quot;Borges&quot;,&quot;given&quot;:&quot;Guilherme&quot;,&quot;parse-names&quot;:false,&quot;dropping-particle&quot;:&quot;&quot;,&quot;non-dropping-particle&quot;:&quot;&quot;},{&quot;family&quot;:&quot;Borzì&quot;,&quot;given&quot;:&quot;Antonio Maria&quot;,&quot;parse-names&quot;:false,&quot;dropping-particle&quot;:&quot;&quot;,&quot;non-dropping-particle&quot;:&quot;&quot;},{&quot;family&quot;:&quot;Borzouei&quot;,&quot;given&quot;:&quot;Shiva&quot;,&quot;parse-names&quot;:false,&quot;dropping-particle&quot;:&quot;&quot;,&quot;non-dropping-particle&quot;:&quot;&quot;},{&quot;family&quot;:&quot;Bosetti&quot;,&quot;given&quot;:&quot;Cristina&quot;,&quot;parse-names&quot;:false,&quot;dropping-particle&quot;:&quot;&quot;,&quot;non-dropping-particle&quot;:&quot;&quot;},{&quot;family&quot;:&quot;Boufous&quot;,&quot;given&quot;:&quot;Soufiane&quot;,&quot;parse-names&quot;:false,&quot;dropping-particle&quot;:&quot;&quot;,&quot;non-dropping-particle&quot;:&quot;&quot;},{&quot;family&quot;:&quot;Braithwaite&quot;,&quot;given&quot;:&quot;Dejana&quot;,&quot;parse-names&quot;:false,&quot;dropping-particle&quot;:&quot;&quot;,&quot;non-dropping-particle&quot;:&quot;&quot;},{&quot;family&quot;:&quot;Breitborde&quot;,&quot;given&quot;:&quot;Nicholas J K&quot;,&quot;parse-names&quot;:false,&quot;dropping-particle&quot;:&quot;&quot;,&quot;non-dropping-particle&quot;:&quot;&quot;},{&quot;family&quot;:&quot;Breitner&quot;,&quot;given&quot;:&quot;Susanne&quot;,&quot;parse-names&quot;:false,&quot;dropping-particle&quot;:&quot;&quot;,&quot;non-dropping-particle&quot;:&quot;&quot;},{&quot;family&quot;:&quot;Brenner&quot;,&quot;given&quot;:&quot;Hermann&quot;,&quot;parse-names&quot;:false,&quot;dropping-particle&quot;:&quot;&quot;,&quot;non-dropping-particle&quot;:&quot;&quot;},{&quot;family&quot;:&quot;Briant&quot;,&quot;given&quot;:&quot;Paul Svitil&quot;,&quot;parse-names&quot;:false,&quot;dropping-particle&quot;:&quot;&quot;,&quot;non-dropping-particle&quot;:&quot;&quot;},{&quot;family&quot;:&quot;Briko&quot;,&quot;given&quot;:&quot;Andrey Nikolaevich&quot;,&quot;parse-names&quot;:false,&quot;dropping-particle&quot;:&quot;&quot;,&quot;non-dropping-particle&quot;:&quot;&quot;},{&quot;family&quot;:&quot;Briko&quot;,&quot;given&quot;:&quot;Nikolay Ivanovich&quot;,&quot;parse-names&quot;:false,&quot;dropping-particle&quot;:&quot;&quot;,&quot;non-dropping-particle&quot;:&quot;&quot;},{&quot;family&quot;:&quot;Britton&quot;,&quot;given&quot;:&quot;Gabrielle B&quot;,&quot;parse-names&quot;:false,&quot;dropping-particle&quot;:&quot;&quot;,&quot;non-dropping-particle&quot;:&quot;&quot;},{&quot;family&quot;:&quot;Bryazka&quot;,&quot;given&quot;:&quot;Dana&quot;,&quot;parse-names&quot;:false,&quot;dropping-particle&quot;:&quot;&quot;,&quot;non-dropping-particle&quot;:&quot;&quot;},{&quot;family&quot;:&quot;Bumgarner&quot;,&quot;given&quot;:&quot;Blair R&quot;,&quot;parse-names&quot;:false,&quot;dropping-particle&quot;:&quot;&quot;,&quot;non-dropping-particle&quot;:&quot;&quot;},{&quot;family&quot;:&quot;Burkart&quot;,&quot;given&quot;:&quot;Katrin&quot;,&quot;parse-names&quot;:false,&quot;dropping-particle&quot;:&quot;&quot;,&quot;non-dropping-particle&quot;:&quot;&quot;},{&quot;family&quot;:&quot;Burnett&quot;,&quot;given&quot;:&quot;Richard Thomas&quot;,&quot;parse-names&quot;:false,&quot;dropping-particle&quot;:&quot;&quot;,&quot;non-dropping-particle&quot;:&quot;&quot;},{&quot;family&quot;:&quot;Burugina Nagaraja&quot;,&quot;given&quot;:&quot;Sharath&quot;,&quot;parse-names&quot;:false,&quot;dropping-particle&quot;:&quot;&quot;,&quot;non-dropping-particle&quot;:&quot;&quot;},{&quot;family&quot;:&quot;Butt&quot;,&quot;given&quot;:&quot;Zahid A&quot;,&quot;parse-names&quot;:false,&quot;dropping-particle&quot;:&quot;&quot;,&quot;non-dropping-particle&quot;:&quot;&quot;},{&quot;family&quot;:&quot;Caetano dos Santos&quot;,&quot;given&quot;:&quot;Florentino Luciano&quot;,&quot;parse-names&quot;:false,&quot;dropping-particle&quot;:&quot;&quot;,&quot;non-dropping-particle&quot;:&quot;&quot;},{&quot;family&quot;:&quot;Cahill&quot;,&quot;given&quot;:&quot;Leah E&quot;,&quot;parse-names&quot;:false,&quot;dropping-particle&quot;:&quot;&quot;,&quot;non-dropping-particle&quot;:&quot;&quot;},{&quot;family&quot;:&quot;Cámera&quot;,&quot;given&quot;:&quot;Luis LA Alberto&quot;,&quot;parse-names&quot;:false,&quot;dropping-particle&quot;:&quot;&quot;,&quot;non-dropping-particle&quot;:&quot;&quot;},{&quot;family&quot;:&quot;Campos-Nonato&quot;,&quot;given&quot;:&quot;Ismael R&quot;,&quot;parse-names&quot;:false,&quot;dropping-particle&quot;:&quot;&quot;,&quot;non-dropping-particle&quot;:&quot;&quot;},{&quot;family&quot;:&quot;Cárdenas&quot;,&quot;given&quot;:&quot;Rosario&quot;,&quot;parse-names&quot;:false,&quot;dropping-particle&quot;:&quot;&quot;,&quot;non-dropping-particle&quot;:&quot;&quot;},{&quot;family&quot;:&quot;Carreras&quot;,&quot;given&quot;:&quot;Giulia&quot;,&quot;parse-names&quot;:false,&quot;dropping-particle&quot;:&quot;&quot;,&quot;non-dropping-particle&quot;:&quot;&quot;},{&quot;family&quot;:&quot;Carrero&quot;,&quot;given&quot;:&quot;Juan J&quot;,&quot;parse-names&quot;:false,&quot;dropping-particle&quot;:&quot;&quot;,&quot;non-dropping-particle&quot;:&quot;&quot;},{&quot;family&quot;:&quot;Carvalho&quot;,&quot;given&quot;:&quot;Felix&quot;,&quot;parse-names&quot;:false,&quot;dropping-particle&quot;:&quot;&quot;,&quot;non-dropping-particle&quot;:&quot;&quot;},{&quot;family&quot;:&quot;Castaldelli-Maia&quot;,&quot;given&quot;:&quot;Joao Mauricio&quot;,&quot;parse-names&quot;:false,&quot;dropping-particle&quot;:&quot;&quot;,&quot;non-dropping-particle&quot;:&quot;&quot;},{&quot;family&quot;:&quot;Castañeda-Orjuela&quot;,&quot;given&quot;:&quot;Carlos A&quot;,&quot;parse-names&quot;:false,&quot;dropping-particle&quot;:&quot;&quot;,&quot;non-dropping-particle&quot;:&quot;&quot;},{&quot;family&quot;:&quot;Castelpietra&quot;,&quot;given&quot;:&quot;Giulio&quot;,&quot;parse-names&quot;:false,&quot;dropping-particle&quot;:&quot;&quot;,&quot;non-dropping-particle&quot;:&quot;&quot;},{&quot;family&quot;:&quot;Castro&quot;,&quot;given&quot;:&quot;Franz&quot;,&quot;parse-names&quot;:false,&quot;dropping-particle&quot;:&quot;&quot;,&quot;non-dropping-particle&quot;:&quot;&quot;},{&quot;family&quot;:&quot;Causey&quot;,&quot;given&quot;:&quot;Kate&quot;,&quot;parse-names&quot;:false,&quot;dropping-particle&quot;:&quot;&quot;,&quot;non-dropping-particle&quot;:&quot;&quot;},{&quot;family&quot;:&quot;Cederroth&quot;,&quot;given&quot;:&quot;Christopher R&quot;,&quot;parse-names&quot;:false,&quot;dropping-particle&quot;:&quot;&quot;,&quot;non-dropping-particle&quot;:&quot;&quot;},{&quot;family&quot;:&quot;Cercy&quot;,&quot;given&quot;:&quot;Kelly M&quot;,&quot;parse-names&quot;:false,&quot;dropping-particle&quot;:&quot;&quot;,&quot;non-dropping-particle&quot;:&quot;&quot;},{&quot;family&quot;:&quot;Cerin&quot;,&quot;given&quot;:&quot;Ester&quot;,&quot;parse-names&quot;:false,&quot;dropping-particle&quot;:&quot;&quot;,&quot;non-dropping-particle&quot;:&quot;&quot;},{&quot;family&quot;:&quot;Chandan&quot;,&quot;given&quot;:&quot;Joht Singh&quot;,&quot;parse-names&quot;:false,&quot;dropping-particle&quot;:&quot;&quot;,&quot;non-dropping-particle&quot;:&quot;&quot;},{&quot;family&quot;:&quot;Chang&quot;,&quot;given&quot;:&quot;Kai-Lan&quot;,&quot;parse-names&quot;:false,&quot;dropping-particle&quot;:&quot;&quot;,&quot;non-dropping-particle&quot;:&quot;&quot;},{&quot;family&quot;:&quot;Charlson&quot;,&quot;given&quot;:&quot;Fiona J&quot;,&quot;parse-names&quot;:false,&quot;dropping-particle&quot;:&quot;&quot;,&quot;non-dropping-particle&quot;:&quot;&quot;},{&quot;family&quot;:&quot;Chattu&quot;,&quot;given&quot;:&quot;Vijay Kumar&quot;,&quot;parse-names&quot;:false,&quot;dropping-particle&quot;:&quot;&quot;,&quot;non-dropping-particle&quot;:&quot;&quot;},{&quot;family&quot;:&quot;Chaturvedi&quot;,&quot;given&quot;:&quot;Sarika&quot;,&quot;parse-names&quot;:false,&quot;dropping-particle&quot;:&quot;&quot;,&quot;non-dropping-particle&quot;:&quot;&quot;},{&quot;family&quot;:&quot;Cherbuin&quot;,&quot;given&quot;:&quot;Nicolas&quot;,&quot;parse-names&quot;:false,&quot;dropping-particle&quot;:&quot;&quot;,&quot;non-dropping-particle&quot;:&quot;&quot;},{&quot;family&quot;:&quot;Chimed-Ochir&quot;,&quot;given&quot;:&quot;Odgerel&quot;,&quot;parse-names&quot;:false,&quot;dropping-particle&quot;:&quot;&quot;,&quot;non-dropping-particle&quot;:&quot;&quot;},{&quot;family&quot;:&quot;Cho&quot;,&quot;given&quot;:&quot;Daniel Youngwhan&quot;,&quot;parse-names&quot;:false,&quot;dropping-particle&quot;:&quot;&quot;,&quot;non-dropping-particle&quot;:&quot;&quot;},{&quot;family&quot;:&quot;Choi&quot;,&quot;given&quot;:&quot;Jee-Young Jasmine&quot;,&quot;parse-names&quot;:false,&quot;dropping-particle&quot;:&quot;&quot;,&quot;non-dropping-particle&quot;:&quot;&quot;},{&quot;family&quot;:&quot;Christensen&quot;,&quot;given&quot;:&quot;Hanne&quot;,&quot;parse-names&quot;:false,&quot;dropping-particle&quot;:&quot;&quot;,&quot;non-dropping-particle&quot;:&quot;&quot;},{&quot;family&quot;:&quot;Chu&quot;,&quot;given&quot;:&quot;Dinh-Toi&quot;,&quot;parse-names&quot;:false,&quot;dropping-particle&quot;:&quot;&quot;,&quot;non-dropping-particle&quot;:&quot;&quot;},{&quot;family&quot;:&quot;Chung&quot;,&quot;given&quot;:&quot;Michael T&quot;,&quot;parse-names&quot;:false,&quot;dropping-particle&quot;:&quot;&quot;,&quot;non-dropping-particle&quot;:&quot;&quot;},{&quot;family&quot;:&quot;Chung&quot;,&quot;given&quot;:&quot;Sheng-Chia&quot;,&quot;parse-names&quot;:false,&quot;dropping-particle&quot;:&quot;&quot;,&quot;non-dropping-particle&quot;:&quot;&quot;},{&quot;family&quot;:&quot;Cicuttini&quot;,&quot;given&quot;:&quot;Flavia M&quot;,&quot;parse-names&quot;:false,&quot;dropping-particle&quot;:&quot;&quot;,&quot;non-dropping-particle&quot;:&quot;&quot;},{&quot;family&quot;:&quot;Ciobanu&quot;,&quot;given&quot;:&quot;Liliana G&quot;,&quot;parse-names&quot;:false,&quot;dropping-particle&quot;:&quot;&quot;,&quot;non-dropping-particle&quot;:&quot;&quot;},{&quot;family&quot;:&quot;Cirillo&quot;,&quot;given&quot;:&quot;Massimo&quot;,&quot;parse-names&quot;:false,&quot;dropping-particle&quot;:&quot;&quot;,&quot;non-dropping-particle&quot;:&quot;&quot;},{&quot;family&quot;:&quot;Classen&quot;,&quot;given&quot;:&quot;Thomas Khaled Dwayne&quot;,&quot;parse-names&quot;:false,&quot;dropping-particle&quot;:&quot;&quot;,&quot;non-dropping-particle&quot;:&quot;&quot;},{&quot;family&quot;:&quot;Cohen&quot;,&quot;given&quot;:&quot;Aaron J&quot;,&quot;parse-names&quot;:false,&quot;dropping-particle&quot;:&quot;&quot;,&quot;non-dropping-particle&quot;:&quot;&quot;},{&quot;family&quot;:&quot;Compton&quot;,&quot;given&quot;:&quot;Kelly&quot;,&quot;parse-names&quot;:false,&quot;dropping-particle&quot;:&quot;&quot;,&quot;non-dropping-particle&quot;:&quot;&quot;},{&quot;family&quot;:&quot;Cooper&quot;,&quot;given&quot;:&quot;Owen R&quot;,&quot;parse-names&quot;:false,&quot;dropping-particle&quot;:&quot;&quot;,&quot;non-dropping-particle&quot;:&quot;&quot;},{&quot;family&quot;:&quot;Costa&quot;,&quot;given&quot;:&quot;Vera Marisa&quot;,&quot;parse-names&quot;:false,&quot;dropping-particle&quot;:&quot;&quot;,&quot;non-dropping-particle&quot;:&quot;&quot;},{&quot;family&quot;:&quot;Cousin&quot;,&quot;given&quot;:&quot;Ewerton&quot;,&quot;parse-names&quot;:false,&quot;dropping-particle&quot;:&quot;&quot;,&quot;non-dropping-particle&quot;:&quot;&quot;},{&quot;family&quot;:&quot;Cowden&quot;,&quot;given&quot;:&quot;Richard G&quot;,&quot;parse-names&quot;:false,&quot;dropping-particle&quot;:&quot;&quot;,&quot;non-dropping-particle&quot;:&quot;&quot;},{&quot;family&quot;:&quot;Cross&quot;,&quot;given&quot;:&quot;Di H&quot;,&quot;parse-names&quot;:false,&quot;dropping-particle&quot;:&quot;&quot;,&quot;non-dropping-particle&quot;:&quot;&quot;},{&quot;family&quot;:&quot;Cruz&quot;,&quot;given&quot;:&quot;Jessica A&quot;,&quot;parse-names&quot;:false,&quot;dropping-particle&quot;:&quot;&quot;,&quot;non-dropping-particle&quot;:&quot;&quot;},{&quot;family&quot;:&quot;Dahlawi&quot;,&quot;given&quot;:&quot;Saad M A&quot;,&quot;parse-names&quot;:false,&quot;dropping-particle&quot;:&quot;&quot;,&quot;non-dropping-particle&quot;:&quot;&quot;},{&quot;family&quot;:&quot;Damasceno&quot;,&quot;given&quot;:&quot;Albertino Antonio Moura&quot;,&quot;parse-names&quot;:false,&quot;dropping-particle&quot;:&quot;&quot;,&quot;non-dropping-particle&quot;:&quot;&quot;},{&quot;family&quot;:&quot;Damiani&quot;,&quot;given&quot;:&quot;Giovanni&quot;,&quot;parse-names&quot;:false,&quot;dropping-particle&quot;:&quot;&quot;,&quot;non-dropping-particle&quot;:&quot;&quot;},{&quot;family&quot;:&quot;Dandona&quot;,&quot;given&quot;:&quot;Lalit&quot;,&quot;parse-names&quot;:false,&quot;dropping-particle&quot;:&quot;&quot;,&quot;non-dropping-particle&quot;:&quot;&quot;},{&quot;family&quot;:&quot;Dandona&quot;,&quot;given&quot;:&quot;Rakhi&quot;,&quot;parse-names&quot;:false,&quot;dropping-particle&quot;:&quot;&quot;,&quot;non-dropping-particle&quot;:&quot;&quot;},{&quot;family&quot;:&quot;Dangel&quot;,&quot;given&quot;:&quot;William James&quot;,&quot;parse-names&quot;:false,&quot;dropping-particle&quot;:&quot;&quot;,&quot;non-dropping-particle&quot;:&quot;&quot;},{&quot;family&quot;:&quot;Danielsson&quot;,&quot;given&quot;:&quot;Anna-Karin&quot;,&quot;parse-names&quot;:false,&quot;dropping-particle&quot;:&quot;&quot;,&quot;non-dropping-particle&quot;:&quot;&quot;},{&quot;family&quot;:&quot;Dargan&quot;,&quot;given&quot;:&quot;Paul I&quot;,&quot;parse-names&quot;:false,&quot;dropping-particle&quot;:&quot;&quot;,&quot;non-dropping-particle&quot;:&quot;&quot;},{&quot;family&quot;:&quot;Darwesh&quot;,&quot;given&quot;:&quot;Aso Mohammad&quot;,&quot;parse-names&quot;:false,&quot;dropping-particle&quot;:&quot;&quot;,&quot;non-dropping-particle&quot;:&quot;&quot;},{&quot;family&quot;:&quot;Daryani&quot;,&quot;given&quot;:&quot;Ahmad&quot;,&quot;parse-names&quot;:false,&quot;dropping-particle&quot;:&quot;&quot;,&quot;non-dropping-particle&quot;:&quot;&quot;},{&quot;family&quot;:&quot;Das&quot;,&quot;given&quot;:&quot;Jai K&quot;,&quot;parse-names&quot;:false,&quot;dropping-particle&quot;:&quot;&quot;,&quot;non-dropping-particle&quot;:&quot;&quot;},{&quot;family&quot;:&quot;Gupta&quot;,&quot;given&quot;:&quot;Rajat&quot;,&quot;parse-names&quot;:false,&quot;dropping-particle&quot;:&quot;&quot;,&quot;non-dropping-particle&quot;:&quot;Das&quot;},{&quot;family&quot;:&quot;Neves&quot;,&quot;given&quot;:&quot;José&quot;,&quot;parse-names&quot;:false,&quot;dropping-particle&quot;:&quot;&quot;,&quot;non-dropping-particle&quot;:&quot;das&quot;},{&quot;family&quot;:&quot;Dávila-Cervantes&quot;,&quot;given&quot;:&quot;Claudio Alberto&quot;,&quot;parse-names&quot;:false,&quot;dropping-particle&quot;:&quot;&quot;,&quot;non-dropping-particle&quot;:&quot;&quot;},{&quot;family&quot;:&quot;Davitoiu&quot;,&quot;given&quot;:&quot;Dragos Virgil&quot;,&quot;parse-names&quot;:false,&quot;dropping-particle&quot;:&quot;&quot;,&quot;non-dropping-particle&quot;:&quot;&quot;},{&quot;family&quot;:&quot;Leo&quot;,&quot;given&quot;:&quot;Diego&quot;,&quot;parse-names&quot;:false,&quot;dropping-particle&quot;:&quot;&quot;,&quot;non-dropping-particle&quot;:&quot;De&quot;},{&quot;family&quot;:&quot;Degenhardt&quot;,&quot;given&quot;:&quot;Louisa&quot;,&quot;parse-names&quot;:false,&quot;dropping-particle&quot;:&quot;&quot;,&quot;non-dropping-particle&quot;:&quot;&quot;},{&quot;family&quot;:&quot;DeLang&quot;,&quot;given&quot;:&quot;Marissa&quot;,&quot;parse-names&quot;:false,&quot;dropping-particle&quot;:&quot;&quot;,&quot;non-dropping-particle&quot;:&quot;&quot;},{&quot;family&quot;:&quot;Dellavalle&quot;,&quot;given&quot;:&quot;Robert Paul&quot;,&quot;parse-names&quot;:false,&quot;dropping-particle&quot;:&quot;&quot;,&quot;non-dropping-particle&quot;:&quot;&quot;},{&quot;family&quot;:&quot;Demeke&quot;,&quot;given&quot;:&quot;Feleke Mekonnen&quot;,&quot;parse-names&quot;:false,&quot;dropping-particle&quot;:&quot;&quot;,&quot;non-dropping-particle&quot;:&quot;&quot;},{&quot;family&quot;:&quot;Demoz&quot;,&quot;given&quot;:&quot;Gebre Teklemariam&quot;,&quot;parse-names&quot;:false,&quot;dropping-particle&quot;:&quot;&quot;,&quot;non-dropping-particle&quot;:&quot;&quot;},{&quot;family&quot;:&quot;Demsie&quot;,&quot;given&quot;:&quot;Desalegn Getnet&quot;,&quot;parse-names&quot;:false,&quot;dropping-particle&quot;:&quot;&quot;,&quot;non-dropping-particle&quot;:&quot;&quot;},{&quot;family&quot;:&quot;Denova-Gutiérrez&quot;,&quot;given&quot;:&quot;Edgar&quot;,&quot;parse-names&quot;:false,&quot;dropping-particle&quot;:&quot;&quot;,&quot;non-dropping-particle&quot;:&quot;&quot;},{&quot;family&quot;:&quot;Dervenis&quot;,&quot;given&quot;:&quot;Nikolaos&quot;,&quot;parse-names&quot;:false,&quot;dropping-particle&quot;:&quot;&quot;,&quot;non-dropping-particle&quot;:&quot;&quot;},{&quot;family&quot;:&quot;Dhungana&quot;,&quot;given&quot;:&quot;Govinda Prasad&quot;,&quot;parse-names&quot;:false,&quot;dropping-particle&quot;:&quot;&quot;,&quot;non-dropping-particle&quot;:&quot;&quot;},{&quot;family&quot;:&quot;Dianatinasab&quot;,&quot;given&quot;:&quot;Mostafa&quot;,&quot;parse-names&quot;:false,&quot;dropping-particle&quot;:&quot;&quot;,&quot;non-dropping-particle&quot;:&quot;&quot;},{&quot;family&quot;:&quot;Dias da Silva&quot;,&quot;given&quot;:&quot;Diana&quot;,&quot;parse-names&quot;:false,&quot;dropping-particle&quot;:&quot;&quot;,&quot;non-dropping-particle&quot;:&quot;&quot;},{&quot;family&quot;:&quot;Diaz&quot;,&quot;given&quot;:&quot;Daniel&quot;,&quot;parse-names&quot;:false,&quot;dropping-particle&quot;:&quot;&quot;,&quot;non-dropping-particle&quot;:&quot;&quot;},{&quot;family&quot;:&quot;Dibaji Forooshani&quot;,&quot;given&quot;:&quot;Zahra Sadat&quot;,&quot;parse-names&quot;:false,&quot;dropping-particle&quot;:&quot;&quot;,&quot;non-dropping-particle&quot;:&quot;&quot;},{&quot;family&quot;:&quot;Djalalinia&quot;,&quot;given&quot;:&quot;Shirin&quot;,&quot;parse-names&quot;:false,&quot;dropping-particle&quot;:&quot;&quot;,&quot;non-dropping-particle&quot;:&quot;&quot;},{&quot;family&quot;:&quot;Do&quot;,&quot;given&quot;:&quot;Hoa Thi&quot;,&quot;parse-names&quot;:false,&quot;dropping-particle&quot;:&quot;&quot;,&quot;non-dropping-particle&quot;:&quot;&quot;},{&quot;family&quot;:&quot;Dokova&quot;,&quot;given&quot;:&quot;Klara&quot;,&quot;parse-names&quot;:false,&quot;dropping-particle&quot;:&quot;&quot;,&quot;non-dropping-particle&quot;:&quot;&quot;},{&quot;family&quot;:&quot;Dorostkar&quot;,&quot;given&quot;:&quot;Fariba&quot;,&quot;parse-names&quot;:false,&quot;dropping-particle&quot;:&quot;&quot;,&quot;non-dropping-particle&quot;:&quot;&quot;},{&quot;family&quot;:&quot;Doshmangir&quot;,&quot;given&quot;:&quot;Leila&quot;,&quot;parse-names&quot;:false,&quot;dropping-particle&quot;:&quot;&quot;,&quot;non-dropping-particle&quot;:&quot;&quot;},{&quot;family&quot;:&quot;Driscoll&quot;,&quot;given&quot;:&quot;Tim Robert&quot;,&quot;parse-names&quot;:false,&quot;dropping-particle&quot;:&quot;&quot;,&quot;non-dropping-particle&quot;:&quot;&quot;},{&quot;family&quot;:&quot;Duncan&quot;,&quot;given&quot;:&quot;Bruce B&quot;,&quot;parse-names&quot;:false,&quot;dropping-particle&quot;:&quot;&quot;,&quot;non-dropping-particle&quot;:&quot;&quot;},{&quot;family&quot;:&quot;Duraes&quot;,&quot;given&quot;:&quot;Andre Rodrigues&quot;,&quot;parse-names&quot;:false,&quot;dropping-particle&quot;:&quot;&quot;,&quot;non-dropping-particle&quot;:&quot;&quot;},{&quot;family&quot;:&quot;Eagan&quot;,&quot;given&quot;:&quot;Arielle Wilder&quot;,&quot;parse-names&quot;:false,&quot;dropping-particle&quot;:&quot;&quot;,&quot;non-dropping-particle&quot;:&quot;&quot;},{&quot;family&quot;:&quot;Edvardsson&quot;,&quot;given&quot;:&quot;David&quot;,&quot;parse-names&quot;:false,&quot;dropping-particle&quot;:&quot;&quot;,&quot;non-dropping-particle&quot;:&quot;&quot;},{&quot;family&quot;:&quot;Nahas&quot;,&quot;given&quot;:&quot;Nevine&quot;,&quot;parse-names&quot;:false,&quot;dropping-particle&quot;:&quot;&quot;,&quot;non-dropping-particle&quot;:&quot;El&quot;},{&quot;family&quot;:&quot;Sayed&quot;,&quot;given&quot;:&quot;Iman&quot;,&quot;parse-names&quot;:false,&quot;dropping-particle&quot;:&quot;&quot;,&quot;non-dropping-particle&quot;:&quot;El&quot;},{&quot;family&quot;:&quot;Tantawi&quot;,&quot;given&quot;:&quot;Maha&quot;,&quot;parse-names&quot;:false,&quot;dropping-particle&quot;:&quot;&quot;,&quot;non-dropping-particle&quot;:&quot;El&quot;},{&quot;family&quot;:&quot;Elbarazi&quot;,&quot;given&quot;:&quot;Iffat&quot;,&quot;parse-names&quot;:false,&quot;dropping-particle&quot;:&quot;&quot;,&quot;non-dropping-particle&quot;:&quot;&quot;},{&quot;family&quot;:&quot;Elgendy&quot;,&quot;given&quot;:&quot;Islam Y&quot;,&quot;parse-names&quot;:false,&quot;dropping-particle&quot;:&quot;&quot;,&quot;non-dropping-particle&quot;:&quot;&quot;},{&quot;family&quot;:&quot;El-Jaafary&quot;,&quot;given&quot;:&quot;Shaimaa I&quot;,&quot;parse-names&quot;:false,&quot;dropping-particle&quot;:&quot;&quot;,&quot;non-dropping-particle&quot;:&quot;&quot;},{&quot;family&quot;:&quot;Elyazar&quot;,&quot;given&quot;:&quot;Iqbal RF&quot;,&quot;parse-names&quot;:false,&quot;dropping-particle&quot;:&quot;&quot;,&quot;non-dropping-particle&quot;:&quot;&quot;},{&quot;family&quot;:&quot;Emmons-Bell&quot;,&quot;given&quot;:&quot;Sophia&quot;,&quot;parse-names&quot;:false,&quot;dropping-particle&quot;:&quot;&quot;,&quot;non-dropping-particle&quot;:&quot;&quot;},{&quot;family&quot;:&quot;Erskine&quot;,&quot;given&quot;:&quot;Holly E&quot;,&quot;parse-names&quot;:false,&quot;dropping-particle&quot;:&quot;&quot;,&quot;non-dropping-particle&quot;:&quot;&quot;},{&quot;family&quot;:&quot;Eskandarieh&quot;,&quot;given&quot;:&quot;Sharareh&quot;,&quot;parse-names&quot;:false,&quot;dropping-particle&quot;:&quot;&quot;,&quot;non-dropping-particle&quot;:&quot;&quot;},{&quot;family&quot;:&quot;Esmaeilnejad&quot;,&quot;given&quot;:&quot;Saman&quot;,&quot;parse-names&quot;:false,&quot;dropping-particle&quot;:&quot;&quot;,&quot;non-dropping-particle&quot;:&quot;&quot;},{&quot;family&quot;:&quot;Esteghamati&quot;,&quot;given&quot;:&quot;Alireza&quot;,&quot;parse-names&quot;:false,&quot;dropping-particle&quot;:&quot;&quot;,&quot;non-dropping-particle&quot;:&quot;&quot;},{&quot;family&quot;:&quot;Estep&quot;,&quot;given&quot;:&quot;Kara&quot;,&quot;parse-names&quot;:false,&quot;dropping-particle&quot;:&quot;&quot;,&quot;non-dropping-particle&quot;:&quot;&quot;},{&quot;family&quot;:&quot;Etemadi&quot;,&quot;given&quot;:&quot;Arash&quot;,&quot;parse-names&quot;:false,&quot;dropping-particle&quot;:&quot;&quot;,&quot;non-dropping-particle&quot;:&quot;&quot;},{&quot;family&quot;:&quot;Etisso&quot;,&quot;given&quot;:&quot;Atkilt Esaiyas&quot;,&quot;parse-names&quot;:false,&quot;dropping-particle&quot;:&quot;&quot;,&quot;non-dropping-particle&quot;:&quot;&quot;},{&quot;family&quot;:&quot;Fanzo&quot;,&quot;given&quot;:&quot;Jessica&quot;,&quot;parse-names&quot;:false,&quot;dropping-particle&quot;:&quot;&quot;,&quot;non-dropping-particle&quot;:&quot;&quot;},{&quot;family&quot;:&quot;Farahmand&quot;,&quot;given&quot;:&quot;Mohammad&quot;,&quot;parse-names&quot;:false,&quot;dropping-particle&quot;:&quot;&quot;,&quot;non-dropping-particle&quot;:&quot;&quot;},{&quot;family&quot;:&quot;Fareed&quot;,&quot;given&quot;:&quot;Mohammad&quot;,&quot;parse-names&quot;:false,&quot;dropping-particle&quot;:&quot;&quot;,&quot;non-dropping-particle&quot;:&quot;&quot;},{&quot;family&quot;:&quot;Faridnia&quot;,&quot;given&quot;:&quot;Roghiyeh&quot;,&quot;parse-names&quot;:false,&quot;dropping-particle&quot;:&quot;&quot;,&quot;non-dropping-particle&quot;:&quot;&quot;},{&quot;family&quot;:&quot;Farioli&quot;,&quot;given&quot;:&quot;Andrea&quot;,&quot;parse-names&quot;:false,&quot;dropping-particle&quot;:&quot;&quot;,&quot;non-dropping-particle&quot;:&quot;&quot;},{&quot;family&quot;:&quot;Faro&quot;,&quot;given&quot;:&quot;Andre&quot;,&quot;parse-names&quot;:false,&quot;dropping-particle&quot;:&quot;&quot;,&quot;non-dropping-particle&quot;:&quot;&quot;},{&quot;family&quot;:&quot;Faruque&quot;,&quot;given&quot;:&quot;Mithila&quot;,&quot;parse-names&quot;:false,&quot;dropping-particle&quot;:&quot;&quot;,&quot;non-dropping-particle&quot;:&quot;&quot;},{&quot;family&quot;:&quot;Farzadfar&quot;,&quot;given&quot;:&quot;Farshad&quot;,&quot;parse-names&quot;:false,&quot;dropping-particle&quot;:&quot;&quot;,&quot;non-dropping-particle&quot;:&quot;&quot;},{&quot;family&quot;:&quot;Fattahi&quot;,&quot;given&quot;:&quot;Nazir&quot;,&quot;parse-names&quot;:false,&quot;dropping-particle&quot;:&quot;&quot;,&quot;non-dropping-particle&quot;:&quot;&quot;},{&quot;family&quot;:&quot;Fazlzadeh&quot;,&quot;given&quot;:&quot;Mehdi&quot;,&quot;parse-names&quot;:false,&quot;dropping-particle&quot;:&quot;&quot;,&quot;non-dropping-particle&quot;:&quot;&quot;},{&quot;family&quot;:&quot;Feigin&quot;,&quot;given&quot;:&quot;Valery L&quot;,&quot;parse-names&quot;:false,&quot;dropping-particle&quot;:&quot;&quot;,&quot;non-dropping-particle&quot;:&quot;&quot;},{&quot;family&quot;:&quot;Feldman&quot;,&quot;given&quot;:&quot;Rachel&quot;,&quot;parse-names&quot;:false,&quot;dropping-particle&quot;:&quot;&quot;,&quot;non-dropping-particle&quot;:&quot;&quot;},{&quot;family&quot;:&quot;Fereshtehnejad&quot;,&quot;given&quot;:&quot;Seyed-Mohammad&quot;,&quot;parse-names&quot;:false,&quot;dropping-particle&quot;:&quot;&quot;,&quot;non-dropping-particle&quot;:&quot;&quot;},{&quot;family&quot;:&quot;Fernandes&quot;,&quot;given&quot;:&quot;Eduarda&quot;,&quot;parse-names&quot;:false,&quot;dropping-particle&quot;:&quot;&quot;,&quot;non-dropping-particle&quot;:&quot;&quot;},{&quot;family&quot;:&quot;Ferrara&quot;,&quot;given&quot;:&quot;Giannina&quot;,&quot;parse-names&quot;:false,&quot;dropping-particle&quot;:&quot;&quot;,&quot;non-dropping-particle&quot;:&quot;&quot;},{&quot;family&quot;:&quot;Ferrari&quot;,&quot;given&quot;:&quot;Alize J&quot;,&quot;parse-names&quot;:false,&quot;dropping-particle&quot;:&quot;&quot;,&quot;non-dropping-particle&quot;:&quot;&quot;},{&quot;family&quot;:&quot;Ferreira&quot;,&quot;given&quot;:&quot;Manuela L&quot;,&quot;parse-names&quot;:false,&quot;dropping-particle&quot;:&quot;&quot;,&quot;non-dropping-particle&quot;:&quot;&quot;},{&quot;family&quot;:&quot;Filip&quot;,&quot;given&quot;:&quot;Irina&quot;,&quot;parse-names&quot;:false,&quot;dropping-particle&quot;:&quot;&quot;,&quot;non-dropping-particle&quot;:&quot;&quot;},{&quot;family&quot;:&quot;Fischer&quot;,&quot;given&quot;:&quot;Florian&quot;,&quot;parse-names&quot;:false,&quot;dropping-particle&quot;:&quot;&quot;,&quot;non-dropping-particle&quot;:&quot;&quot;},{&quot;family&quot;:&quot;Fisher&quot;,&quot;given&quot;:&quot;James L&quot;,&quot;parse-names&quot;:false,&quot;dropping-particle&quot;:&quot;&quot;,&quot;non-dropping-particle&quot;:&quot;&quot;},{&quot;family&quot;:&quot;Flor&quot;,&quot;given&quot;:&quot;Luisa Sorio&quot;,&quot;parse-names&quot;:false,&quot;dropping-particle&quot;:&quot;&quot;,&quot;non-dropping-particle&quot;:&quot;&quot;},{&quot;family&quot;:&quot;Foigt&quot;,&quot;given&quot;:&quot;Nataliya A&quot;,&quot;parse-names&quot;:false,&quot;dropping-particle&quot;:&quot;&quot;,&quot;non-dropping-particle&quot;:&quot;&quot;},{&quot;family&quot;:&quot;Folayan&quot;,&quot;given&quot;:&quot;Morenike Oluwatoyin&quot;,&quot;parse-names&quot;:false,&quot;dropping-particle&quot;:&quot;&quot;,&quot;non-dropping-particle&quot;:&quot;&quot;},{&quot;family&quot;:&quot;Fomenkov&quot;,&quot;given&quot;:&quot;Artem Alekseevich&quot;,&quot;parse-names&quot;:false,&quot;dropping-particle&quot;:&quot;&quot;,&quot;non-dropping-particle&quot;:&quot;&quot;},{&quot;family&quot;:&quot;Force&quot;,&quot;given&quot;:&quot;Lisa M&quot;,&quot;parse-names&quot;:false,&quot;dropping-particle&quot;:&quot;&quot;,&quot;non-dropping-particle&quot;:&quot;&quot;},{&quot;family&quot;:&quot;Foroutan&quot;,&quot;given&quot;:&quot;Masoud&quot;,&quot;parse-names&quot;:false,&quot;dropping-particle&quot;:&quot;&quot;,&quot;non-dropping-particle&quot;:&quot;&quot;},{&quot;family&quot;:&quot;Franklin&quot;,&quot;given&quot;:&quot;Richard Charles&quot;,&quot;parse-names&quot;:false,&quot;dropping-particle&quot;:&quot;&quot;,&quot;non-dropping-particle&quot;:&quot;&quot;},{&quot;family&quot;:&quot;Freitas&quot;,&quot;given&quot;:&quot;Marisa&quot;,&quot;parse-names&quot;:false,&quot;dropping-particle&quot;:&quot;&quot;,&quot;non-dropping-particle&quot;:&quot;&quot;},{&quot;family&quot;:&quot;Fu&quot;,&quot;given&quot;:&quot;Weijia&quot;,&quot;parse-names&quot;:false,&quot;dropping-particle&quot;:&quot;&quot;,&quot;non-dropping-particle&quot;:&quot;&quot;},{&quot;family&quot;:&quot;Fukumoto&quot;,&quot;given&quot;:&quot;Takeshi&quot;,&quot;parse-names&quot;:false,&quot;dropping-particle&quot;:&quot;&quot;,&quot;non-dropping-particle&quot;:&quot;&quot;},{&quot;family&quot;:&quot;Furtado&quot;,&quot;given&quot;:&quot;João M&quot;,&quot;parse-names&quot;:false,&quot;dropping-particle&quot;:&quot;&quot;,&quot;non-dropping-particle&quot;:&quot;&quot;},{&quot;family&quot;:&quot;Gad&quot;,&quot;given&quot;:&quot;Mohamed M&quot;,&quot;parse-names&quot;:false,&quot;dropping-particle&quot;:&quot;&quot;,&quot;non-dropping-particle&quot;:&quot;&quot;},{&quot;family&quot;:&quot;Gakidou&quot;,&quot;given&quot;:&quot;Emmanuela&quot;,&quot;parse-names&quot;:false,&quot;dropping-particle&quot;:&quot;&quot;,&quot;non-dropping-particle&quot;:&quot;&quot;},{&quot;family&quot;:&quot;Gallus&quot;,&quot;given&quot;:&quot;Silvano&quot;,&quot;parse-names&quot;:false,&quot;dropping-particle&quot;:&quot;&quot;,&quot;non-dropping-particle&quot;:&quot;&quot;},{&quot;family&quot;:&quot;Garcia-Basteiro&quot;,&quot;given&quot;:&quot;Alberto L&quot;,&quot;parse-names&quot;:false,&quot;dropping-particle&quot;:&quot;&quot;,&quot;non-dropping-particle&quot;:&quot;&quot;},{&quot;family&quot;:&quot;Gardner&quot;,&quot;given&quot;:&quot;William M&quot;,&quot;parse-names&quot;:false,&quot;dropping-particle&quot;:&quot;&quot;,&quot;non-dropping-particle&quot;:&quot;&quot;},{&quot;family&quot;:&quot;Geberemariyam&quot;,&quot;given&quot;:&quot;Biniyam Sahiledengle&quot;,&quot;parse-names&quot;:false,&quot;dropping-particle&quot;:&quot;&quot;,&quot;non-dropping-particle&quot;:&quot;&quot;},{&quot;family&quot;:&quot;Gebreslassie&quot;,&quot;given&quot;:&quot;Assefa Ayalew Ayalew Ayalew&quot;,&quot;parse-names&quot;:false,&quot;dropping-particle&quot;:&quot;&quot;,&quot;non-dropping-particle&quot;:&quot;&quot;},{&quot;family&quot;:&quot;Geremew&quot;,&quot;given&quot;:&quot;Abraham&quot;,&quot;parse-names&quot;:false,&quot;dropping-particle&quot;:&quot;&quot;,&quot;non-dropping-particle&quot;:&quot;&quot;},{&quot;family&quot;:&quot;Gershberg Hayoon&quot;,&quot;given&quot;:&quot;Anna&quot;,&quot;parse-names&quot;:false,&quot;dropping-particle&quot;:&quot;&quot;,&quot;non-dropping-particle&quot;:&quot;&quot;},{&quot;family&quot;:&quot;Gething&quot;,&quot;given&quot;:&quot;Peter W&quot;,&quot;parse-names&quot;:false,&quot;dropping-particle&quot;:&quot;&quot;,&quot;non-dropping-particle&quot;:&quot;&quot;},{&quot;family&quot;:&quot;Ghadimi&quot;,&quot;given&quot;:&quot;Maryam&quot;,&quot;parse-names&quot;:false,&quot;dropping-particle&quot;:&quot;&quot;,&quot;non-dropping-particle&quot;:&quot;&quot;},{&quot;family&quot;:&quot;Ghadiri&quot;,&quot;given&quot;:&quot;Keyghobad&quot;,&quot;parse-names&quot;:false,&quot;dropping-particle&quot;:&quot;&quot;,&quot;non-dropping-particle&quot;:&quot;&quot;},{&quot;family&quot;:&quot;Ghaffarifar&quot;,&quot;given&quot;:&quot;Fatemeh&quot;,&quot;parse-names&quot;:false,&quot;dropping-particle&quot;:&quot;&quot;,&quot;non-dropping-particle&quot;:&quot;&quot;},{&quot;family&quot;:&quot;Ghafourifard&quot;,&quot;given&quot;:&quot;Mansour&quot;,&quot;parse-names&quot;:false,&quot;dropping-particle&quot;:&quot;&quot;,&quot;non-dropping-particle&quot;:&quot;&quot;},{&quot;family&quot;:&quot;Ghamari&quot;,&quot;given&quot;:&quot;Farhad&quot;,&quot;parse-names&quot;:false,&quot;dropping-particle&quot;:&quot;&quot;,&quot;non-dropping-particle&quot;:&quot;&quot;},{&quot;family&quot;:&quot;Ghashghaee&quot;,&quot;given&quot;:&quot;Ahmad&quot;,&quot;parse-names&quot;:false,&quot;dropping-particle&quot;:&quot;&quot;,&quot;non-dropping-particle&quot;:&quot;&quot;},{&quot;family&quot;:&quot;Ghiasvand&quot;,&quot;given&quot;:&quot;Hesam&quot;,&quot;parse-names&quot;:false,&quot;dropping-particle&quot;:&quot;&quot;,&quot;non-dropping-particle&quot;:&quot;&quot;},{&quot;family&quot;:&quot;Ghith&quot;,&quot;given&quot;:&quot;Nermin&quot;,&quot;parse-names&quot;:false,&quot;dropping-particle&quot;:&quot;&quot;,&quot;non-dropping-particle&quot;:&quot;&quot;},{&quot;family&quot;:&quot;Gholamian&quot;,&quot;given&quot;:&quot;Asadollah&quot;,&quot;parse-names&quot;:false,&quot;dropping-particle&quot;:&quot;&quot;,&quot;non-dropping-particle&quot;:&quot;&quot;},{&quot;family&quot;:&quot;Ghosh&quot;,&quot;given&quot;:&quot;Rakesh&quot;,&quot;parse-names&quot;:false,&quot;dropping-particle&quot;:&quot;&quot;,&quot;non-dropping-particle&quot;:&quot;&quot;},{&quot;family&quot;:&quot;Gill&quot;,&quot;given&quot;:&quot;Paramjit Singh&quot;,&quot;parse-names&quot;:false,&quot;dropping-particle&quot;:&quot;&quot;,&quot;non-dropping-particle&quot;:&quot;&quot;},{&quot;family&quot;:&quot;Ginindza&quot;,&quot;given&quot;:&quot;Themba G G&quot;,&quot;parse-names&quot;:false,&quot;dropping-particle&quot;:&quot;&quot;,&quot;non-dropping-particle&quot;:&quot;&quot;},{&quot;family&quot;:&quot;Giussani&quot;,&quot;given&quot;:&quot;Giorgia&quot;,&quot;parse-names&quot;:false,&quot;dropping-particle&quot;:&quot;&quot;,&quot;non-dropping-particle&quot;:&quot;&quot;},{&quot;family&quot;:&quot;Gnedovskaya&quot;,&quot;given&quot;:&quot;Elena&quot;,&quot;parse-names&quot;:false,&quot;dropping-particle&quot;:&quot;V&quot;,&quot;non-dropping-particle&quot;:&quot;&quot;},{&quot;family&quot;:&quot;Goharinezhad&quot;,&quot;given&quot;:&quot;Salime&quot;,&quot;parse-names&quot;:false,&quot;dropping-particle&quot;:&quot;&quot;,&quot;non-dropping-particle&quot;:&quot;&quot;},{&quot;family&quot;:&quot;Gopalani&quot;,&quot;given&quot;:&quot;Sameer Vali&quot;,&quot;parse-names&quot;:false,&quot;dropping-particle&quot;:&quot;&quot;,&quot;non-dropping-particle&quot;:&quot;&quot;},{&quot;family&quot;:&quot;Gorini&quot;,&quot;given&quot;:&quot;Giuseppe&quot;,&quot;parse-names&quot;:false,&quot;dropping-particle&quot;:&quot;&quot;,&quot;non-dropping-particle&quot;:&quot;&quot;},{&quot;family&quot;:&quot;Goudarzi&quot;,&quot;given&quot;:&quot;Houman&quot;,&quot;parse-names&quot;:false,&quot;dropping-particle&quot;:&quot;&quot;,&quot;non-dropping-particle&quot;:&quot;&quot;},{&quot;family&quot;:&quot;Goulart&quot;,&quot;given&quot;:&quot;Alessandra C&quot;,&quot;parse-names&quot;:false,&quot;dropping-particle&quot;:&quot;&quot;,&quot;non-dropping-particle&quot;:&quot;&quot;},{&quot;family&quot;:&quot;Greaves&quot;,&quot;given&quot;:&quot;Felix&quot;,&quot;parse-names&quot;:false,&quot;dropping-particle&quot;:&quot;&quot;,&quot;non-dropping-particle&quot;:&quot;&quot;},{&quot;family&quot;:&quot;Grivna&quot;,&quot;given&quot;:&quot;Michal&quot;,&quot;parse-names&quot;:false,&quot;dropping-particle&quot;:&quot;&quot;,&quot;non-dropping-particle&quot;:&quot;&quot;},{&quot;family&quot;:&quot;Grosso&quot;,&quot;given&quot;:&quot;Giuseppe&quot;,&quot;parse-names&quot;:false,&quot;dropping-particle&quot;:&quot;&quot;,&quot;non-dropping-particle&quot;:&quot;&quot;},{&quot;family&quot;:&quot;Gubari&quot;,&quot;given&quot;:&quot;Mohammed Ibrahim Mohialdeen&quot;,&quot;parse-names&quot;:false,&quot;dropping-particle&quot;:&quot;&quot;,&quot;non-dropping-particle&quot;:&quot;&quot;},{&quot;family&quot;:&quot;Gugnani&quot;,&quot;given&quot;:&quot;Harish Chander&quot;,&quot;parse-names&quot;:false,&quot;dropping-particle&quot;:&quot;&quot;,&quot;non-dropping-particle&quot;:&quot;&quot;},{&quot;family&quot;:&quot;Guimarães&quot;,&quot;given&quot;:&quot;Rafael Alves&quot;,&quot;parse-names&quot;:false,&quot;dropping-particle&quot;:&quot;&quot;,&quot;non-dropping-particle&quot;:&quot;&quot;},{&quot;family&quot;:&quot;Guled&quot;,&quot;given&quot;:&quot;Rashid Abdi&quot;,&quot;parse-names&quot;:false,&quot;dropping-particle&quot;:&quot;&quot;,&quot;non-dropping-particle&quot;:&quot;&quot;},{&quot;family&quot;:&quot;Guo&quot;,&quot;given&quot;:&quot;Gaorui&quot;,&quot;parse-names&quot;:false,&quot;dropping-particle&quot;:&quot;&quot;,&quot;non-dropping-particle&quot;:&quot;&quot;},{&quot;family&quot;:&quot;Guo&quot;,&quot;given&quot;:&quot;Yuming&quot;,&quot;parse-names&quot;:false,&quot;dropping-particle&quot;:&quot;&quot;,&quot;non-dropping-particle&quot;:&quot;&quot;},{&quot;family&quot;:&quot;Gupta&quot;,&quot;given&quot;:&quot;Rajeev&quot;,&quot;parse-names&quot;:false,&quot;dropping-particle&quot;:&quot;&quot;,&quot;non-dropping-particle&quot;:&quot;&quot;},{&quot;family&quot;:&quot;Gupta&quot;,&quot;given&quot;:&quot;Tarun&quot;,&quot;parse-names&quot;:false,&quot;dropping-particle&quot;:&quot;&quot;,&quot;non-dropping-particle&quot;:&quot;&quot;},{&quot;family&quot;:&quot;Haddock&quot;,&quot;given&quot;:&quot;Beatrix&quot;,&quot;parse-names&quot;:false,&quot;dropping-particle&quot;:&quot;&quot;,&quot;non-dropping-particle&quot;:&quot;&quot;},{&quot;family&quot;:&quot;Hafezi-Nejad&quot;,&quot;given&quot;:&quot;Nima&quot;,&quot;parse-names&quot;:false,&quot;dropping-particle&quot;:&quot;&quot;,&quot;non-dropping-particle&quot;:&quot;&quot;},{&quot;family&quot;:&quot;Hafiz&quot;,&quot;given&quot;:&quot;Abdul&quot;,&quot;parse-names&quot;:false,&quot;dropping-particle&quot;:&quot;&quot;,&quot;non-dropping-particle&quot;:&quot;&quot;},{&quot;family&quot;:&quot;Haj-Mirzaian&quot;,&quot;given&quot;:&quot;Arvin&quot;,&quot;parse-names&quot;:false,&quot;dropping-particle&quot;:&quot;&quot;,&quot;non-dropping-particle&quot;:&quot;&quot;},{&quot;family&quot;:&quot;Haj-Mirzaian&quot;,&quot;given&quot;:&quot;Arya&quot;,&quot;parse-names&quot;:false,&quot;dropping-particle&quot;:&quot;&quot;,&quot;non-dropping-particle&quot;:&quot;&quot;},{&quot;family&quot;:&quot;Hall&quot;,&quot;given&quot;:&quot;Brian J&quot;,&quot;parse-names&quot;:false,&quot;dropping-particle&quot;:&quot;&quot;,&quot;non-dropping-particle&quot;:&quot;&quot;},{&quot;family&quot;:&quot;Halvaei&quot;,&quot;given&quot;:&quot;Iman&quot;,&quot;parse-names&quot;:false,&quot;dropping-particle&quot;:&quot;&quot;,&quot;non-dropping-particle&quot;:&quot;&quot;},{&quot;family&quot;:&quot;Hamadeh&quot;,&quot;given&quot;:&quot;Randah R&quot;,&quot;parse-names&quot;:false,&quot;dropping-particle&quot;:&quot;&quot;,&quot;non-dropping-particle&quot;:&quot;&quot;},{&quot;family&quot;:&quot;Hamidi&quot;,&quot;given&quot;:&quot;Samer&quot;,&quot;parse-names&quot;:false,&quot;dropping-particle&quot;:&quot;&quot;,&quot;non-dropping-particle&quot;:&quot;&quot;},{&quot;family&quot;:&quot;Hammer&quot;,&quot;given&quot;:&quot;Melanie S&quot;,&quot;parse-names&quot;:false,&quot;dropping-particle&quot;:&quot;&quot;,&quot;non-dropping-particle&quot;:&quot;&quot;},{&quot;family&quot;:&quot;Hankey&quot;,&quot;given&quot;:&quot;Graeme J&quot;,&quot;parse-names&quot;:false,&quot;dropping-particle&quot;:&quot;&quot;,&quot;non-dropping-particle&quot;:&quot;&quot;},{&quot;family&quot;:&quot;Haririan&quot;,&quot;given&quot;:&quot;Hamidreza&quot;,&quot;parse-names&quot;:false,&quot;dropping-particle&quot;:&quot;&quot;,&quot;non-dropping-particle&quot;:&quot;&quot;},{&quot;family&quot;:&quot;Haro&quot;,&quot;given&quot;:&quot;Josep Maria&quot;,&quot;parse-names&quot;:false,&quot;dropping-particle&quot;:&quot;&quot;,&quot;non-dropping-particle&quot;:&quot;&quot;},{&quot;family&quot;:&quot;Hasaballah&quot;,&quot;given&quot;:&quot;Ahmed I&quot;,&quot;parse-names&quot;:false,&quot;dropping-particle&quot;:&quot;&quot;,&quot;non-dropping-particle&quot;:&quot;&quot;},{&quot;family&quot;:&quot;Hasan&quot;,&quot;given&quot;:&quot;Md Mehedi&quot;,&quot;parse-names&quot;:false,&quot;dropping-particle&quot;:&quot;&quot;,&quot;non-dropping-particle&quot;:&quot;&quot;},{&quot;family&quot;:&quot;Hasanpoor&quot;,&quot;given&quot;:&quot;Edris&quot;,&quot;parse-names&quot;:false,&quot;dropping-particle&quot;:&quot;&quot;,&quot;non-dropping-particle&quot;:&quot;&quot;},{&quot;family&quot;:&quot;Hashi&quot;,&quot;given&quot;:&quot;Abdiwahab&quot;,&quot;parse-names&quot;:false,&quot;dropping-particle&quot;:&quot;&quot;,&quot;non-dropping-particle&quot;:&quot;&quot;},{&quot;family&quot;:&quot;Hassanipour&quot;,&quot;given&quot;:&quot;Soheil&quot;,&quot;parse-names&quot;:false,&quot;dropping-particle&quot;:&quot;&quot;,&quot;non-dropping-particle&quot;:&quot;&quot;},{&quot;family&quot;:&quot;Hassankhani&quot;,&quot;given&quot;:&quot;Hadi&quot;,&quot;parse-names&quot;:false,&quot;dropping-particle&quot;:&quot;&quot;,&quot;non-dropping-particle&quot;:&quot;&quot;},{&quot;family&quot;:&quot;Havmoeller&quot;,&quot;given&quot;:&quot;Rasmus J&quot;,&quot;parse-names&quot;:false,&quot;dropping-particle&quot;:&quot;&quot;,&quot;non-dropping-particle&quot;:&quot;&quot;},{&quot;family&quot;:&quot;Hay&quot;,&quot;given&quot;:&quot;Simon I&quot;,&quot;parse-names&quot;:false,&quot;dropping-particle&quot;:&quot;&quot;,&quot;non-dropping-particle&quot;:&quot;&quot;},{&quot;family&quot;:&quot;Hayat&quot;,&quot;given&quot;:&quot;Khezar&quot;,&quot;parse-names&quot;:false,&quot;dropping-particle&quot;:&quot;&quot;,&quot;non-dropping-particle&quot;:&quot;&quot;},{&quot;family&quot;:&quot;Heidari&quot;,&quot;given&quot;:&quot;Golnaz&quot;,&quot;parse-names&quot;:false,&quot;dropping-particle&quot;:&quot;&quot;,&quot;non-dropping-particle&quot;:&quot;&quot;},{&quot;family&quot;:&quot;Heidari-Soureshjani&quot;,&quot;given&quot;:&quot;Reza&quot;,&quot;parse-names&quot;:false,&quot;dropping-particle&quot;:&quot;&quot;,&quot;non-dropping-particle&quot;:&quot;&quot;},{&quot;family&quot;:&quot;Henrikson&quot;,&quot;given&quot;:&quot;Hannah J&quot;,&quot;parse-names&quot;:false,&quot;dropping-particle&quot;:&quot;&quot;,&quot;non-dropping-particle&quot;:&quot;&quot;},{&quot;family&quot;:&quot;Herbert&quot;,&quot;given&quot;:&quot;Molly E&quot;,&quot;parse-names&quot;:false,&quot;dropping-particle&quot;:&quot;&quot;,&quot;non-dropping-particle&quot;:&quot;&quot;},{&quot;family&quot;:&quot;Herteliu&quot;,&quot;given&quot;:&quot;Claudiu&quot;,&quot;parse-names&quot;:false,&quot;dropping-particle&quot;:&quot;&quot;,&quot;non-dropping-particle&quot;:&quot;&quot;},{&quot;family&quot;:&quot;Heydarpour&quot;,&quot;given&quot;:&quot;Fatemeh&quot;,&quot;parse-names&quot;:false,&quot;dropping-particle&quot;:&quot;&quot;,&quot;non-dropping-particle&quot;:&quot;&quot;},{&quot;family&quot;:&quot;Hird&quot;,&quot;given&quot;:&quot;Thomas R&quot;,&quot;parse-names&quot;:false,&quot;dropping-particle&quot;:&quot;&quot;,&quot;non-dropping-particle&quot;:&quot;&quot;},{&quot;family&quot;:&quot;Hoek&quot;,&quot;given&quot;:&quot;Hans W&quot;,&quot;parse-names&quot;:false,&quot;dropping-particle&quot;:&quot;&quot;,&quot;non-dropping-particle&quot;:&quot;&quot;},{&quot;family&quot;:&quot;Holla&quot;,&quot;given&quot;:&quot;Ramesh&quot;,&quot;parse-names&quot;:false,&quot;dropping-particle&quot;:&quot;&quot;,&quot;non-dropping-particle&quot;:&quot;&quot;},{&quot;family&quot;:&quot;Hoogar&quot;,&quot;given&quot;:&quot;Praveen&quot;,&quot;parse-names&quot;:false,&quot;dropping-particle&quot;:&quot;&quot;,&quot;non-dropping-particle&quot;:&quot;&quot;},{&quot;family&quot;:&quot;Hosgood&quot;,&quot;given&quot;:&quot;H Dean&quot;,&quot;parse-names&quot;:false,&quot;dropping-particle&quot;:&quot;&quot;,&quot;non-dropping-particle&quot;:&quot;&quot;},{&quot;family&quot;:&quot;Hossain&quot;,&quot;given&quot;:&quot;Naznin&quot;,&quot;parse-names&quot;:false,&quot;dropping-particle&quot;:&quot;&quot;,&quot;non-dropping-particle&quot;:&quot;&quot;},{&quot;family&quot;:&quot;Hosseini&quot;,&quot;given&quot;:&quot;Mostafa&quot;,&quot;parse-names&quot;:false,&quot;dropping-particle&quot;:&quot;&quot;,&quot;non-dropping-particle&quot;:&quot;&quot;},{&quot;family&quot;:&quot;Hosseinzadeh&quot;,&quot;given&quot;:&quot;Mehdi&quot;,&quot;parse-names&quot;:false,&quot;dropping-particle&quot;:&quot;&quot;,&quot;non-dropping-particle&quot;:&quot;&quot;},{&quot;family&quot;:&quot;Hostiuc&quot;,&quot;given&quot;:&quot;Mihaela&quot;,&quot;parse-names&quot;:false,&quot;dropping-particle&quot;:&quot;&quot;,&quot;non-dropping-particle&quot;:&quot;&quot;},{&quot;family&quot;:&quot;Hostiuc&quot;,&quot;given&quot;:&quot;Sorin&quot;,&quot;parse-names&quot;:false,&quot;dropping-particle&quot;:&quot;&quot;,&quot;non-dropping-particle&quot;:&quot;&quot;},{&quot;family&quot;:&quot;Househ&quot;,&quot;given&quot;:&quot;Mowafa&quot;,&quot;parse-names&quot;:false,&quot;dropping-particle&quot;:&quot;&quot;,&quot;non-dropping-particle&quot;:&quot;&quot;},{&quot;family&quot;:&quot;Hsairi&quot;,&quot;given&quot;:&quot;Mohamed&quot;,&quot;parse-names&quot;:false,&quot;dropping-particle&quot;:&quot;&quot;,&quot;non-dropping-particle&quot;:&quot;&quot;},{&quot;family&quot;:&quot;Hsieh&quot;,&quot;given&quot;:&quot;Vivian Chia-rong&quot;,&quot;parse-names&quot;:false,&quot;dropping-particle&quot;:&quot;&quot;,&quot;non-dropping-particle&quot;:&quot;&quot;},{&quot;family&quot;:&quot;Hu&quot;,&quot;given&quot;:&quot;Guoqing&quot;,&quot;parse-names&quot;:false,&quot;dropping-particle&quot;:&quot;&quot;,&quot;non-dropping-particle&quot;:&quot;&quot;},{&quot;family&quot;:&quot;Hu&quot;,&quot;given&quot;:&quot;Kejia&quot;,&quot;parse-names&quot;:false,&quot;dropping-particle&quot;:&quot;&quot;,&quot;non-dropping-particle&quot;:&quot;&quot;},{&quot;family&quot;:&quot;Huda&quot;,&quot;given&quot;:&quot;Tanvir M&quot;,&quot;parse-names&quot;:false,&quot;dropping-particle&quot;:&quot;&quot;,&quot;non-dropping-particle&quot;:&quot;&quot;},{&quot;family&quot;:&quot;Humayun&quot;,&quot;given&quot;:&quot;Ayesha&quot;,&quot;parse-names&quot;:false,&quot;dropping-particle&quot;:&quot;&quot;,&quot;non-dropping-particle&quot;:&quot;&quot;},{&quot;family&quot;:&quot;Huynh&quot;,&quot;given&quot;:&quot;Chantal K&quot;,&quot;parse-names&quot;:false,&quot;dropping-particle&quot;:&quot;&quot;,&quot;non-dropping-particle&quot;:&quot;&quot;},{&quot;family&quot;:&quot;Hwang&quot;,&quot;given&quot;:&quot;Bing-Fang&quot;,&quot;parse-names&quot;:false,&quot;dropping-particle&quot;:&quot;&quot;,&quot;non-dropping-particle&quot;:&quot;&quot;},{&quot;family&quot;:&quot;Iannucci&quot;,&quot;given&quot;:&quot;Vincent C&quot;,&quot;parse-names&quot;:false,&quot;dropping-particle&quot;:&quot;&quot;,&quot;non-dropping-particle&quot;:&quot;&quot;},{&quot;family&quot;:&quot;Ibitoye&quot;,&quot;given&quot;:&quot;Segun Emmanuel&quot;,&quot;parse-names&quot;:false,&quot;dropping-particle&quot;:&quot;&quot;,&quot;non-dropping-particle&quot;:&quot;&quot;},{&quot;family&quot;:&quot;Ikeda&quot;,&quot;given&quot;:&quot;Nayu&quot;,&quot;parse-names&quot;:false,&quot;dropping-particle&quot;:&quot;&quot;,&quot;non-dropping-particle&quot;:&quot;&quot;},{&quot;family&quot;:&quot;Ikuta&quot;,&quot;given&quot;:&quot;Kevin S&quot;,&quot;parse-names&quot;:false,&quot;dropping-particle&quot;:&quot;&quot;,&quot;non-dropping-particle&quot;:&quot;&quot;},{&quot;family&quot;:&quot;Ilesanmi&quot;,&quot;given&quot;:&quot;Olayinka Stephen&quot;,&quot;parse-names&quot;:false,&quot;dropping-particle&quot;:&quot;&quot;,&quot;non-dropping-particle&quot;:&quot;&quot;},{&quot;family&quot;:&quot;Ilic&quot;,&quot;given&quot;:&quot;Irena M&quot;,&quot;parse-names&quot;:false,&quot;dropping-particle&quot;:&quot;&quot;,&quot;non-dropping-particle&quot;:&quot;&quot;},{&quot;family&quot;:&quot;Ilic&quot;,&quot;given&quot;:&quot;Milena D&quot;,&quot;parse-names&quot;:false,&quot;dropping-particle&quot;:&quot;&quot;,&quot;non-dropping-particle&quot;:&quot;&quot;},{&quot;family&quot;:&quot;Inbaraj&quot;,&quot;given&quot;:&quot;Leeberk Raja&quot;,&quot;parse-names&quot;:false,&quot;dropping-particle&quot;:&quot;&quot;,&quot;non-dropping-particle&quot;:&quot;&quot;},{&quot;family&quot;:&quot;Ippolito&quot;,&quot;given&quot;:&quot;Helen&quot;,&quot;parse-names&quot;:false,&quot;dropping-particle&quot;:&quot;&quot;,&quot;non-dropping-particle&quot;:&quot;&quot;},{&quot;family&quot;:&quot;Iqbal&quot;,&quot;given&quot;:&quot;Usman&quot;,&quot;parse-names&quot;:false,&quot;dropping-particle&quot;:&quot;&quot;,&quot;non-dropping-particle&quot;:&quot;&quot;},{&quot;family&quot;:&quot;Irvani&quot;,&quot;given&quot;:&quot;Seyed Sina Naghibi&quot;,&quot;parse-names&quot;:false,&quot;dropping-particle&quot;:&quot;&quot;,&quot;non-dropping-particle&quot;:&quot;&quot;},{&quot;family&quot;:&quot;Irvine&quot;,&quot;given&quot;:&quot;Caleb Mackay Salpeter&quot;,&quot;parse-names&quot;:false,&quot;dropping-particle&quot;:&quot;&quot;,&quot;non-dropping-particle&quot;:&quot;&quot;},{&quot;family&quot;:&quot;Islam&quot;,&quot;given&quot;:&quot;M Mofizul&quot;,&quot;parse-names&quot;:false,&quot;dropping-particle&quot;:&quot;&quot;,&quot;non-dropping-particle&quot;:&quot;&quot;},{&quot;family&quot;:&quot;Islam&quot;,&quot;given&quot;:&quot;Sheikh Mohammed Shariful&quot;,&quot;parse-names&quot;:false,&quot;dropping-particle&quot;:&quot;&quot;,&quot;non-dropping-particle&quot;:&quot;&quot;},{&quot;family&quot;:&quot;Iso&quot;,&quot;given&quot;:&quot;Hiroyasu&quot;,&quot;parse-names&quot;:false,&quot;dropping-particle&quot;:&quot;&quot;,&quot;non-dropping-particle&quot;:&quot;&quot;},{&quot;family&quot;:&quot;Ivers&quot;,&quot;given&quot;:&quot;Rebecca Q&quot;,&quot;parse-names&quot;:false,&quot;dropping-particle&quot;:&quot;&quot;,&quot;non-dropping-particle&quot;:&quot;&quot;},{&quot;family&quot;:&quot;Iwu&quot;,&quot;given&quot;:&quot;Chidozie C D&quot;,&quot;parse-names&quot;:false,&quot;dropping-particle&quot;:&quot;&quot;,&quot;non-dropping-particle&quot;:&quot;&quot;},{&quot;family&quot;:&quot;Iwu&quot;,&quot;given&quot;:&quot;Chinwe Juliana&quot;,&quot;parse-names&quot;:false,&quot;dropping-particle&quot;:&quot;&quot;,&quot;non-dropping-particle&quot;:&quot;&quot;},{&quot;family&quot;:&quot;Iyamu&quot;,&quot;given&quot;:&quot;Ihoghosa Osamuyi&quot;,&quot;parse-names&quot;:false,&quot;dropping-particle&quot;:&quot;&quot;,&quot;non-dropping-particle&quot;:&quot;&quot;},{&quot;family&quot;:&quot;Jaafari&quot;,&quot;given&quot;:&quot;Jalil&quot;,&quot;parse-names&quot;:false,&quot;dropping-particle&quot;:&quot;&quot;,&quot;non-dropping-particle&quot;:&quot;&quot;},{&quot;family&quot;:&quot;Jacobsen&quot;,&quot;given&quot;:&quot;Kathryn H&quot;,&quot;parse-names&quot;:false,&quot;dropping-particle&quot;:&quot;&quot;,&quot;non-dropping-particle&quot;:&quot;&quot;},{&quot;family&quot;:&quot;Jafari&quot;,&quot;given&quot;:&quot;Hussain&quot;,&quot;parse-names&quot;:false,&quot;dropping-particle&quot;:&quot;&quot;,&quot;non-dropping-particle&quot;:&quot;&quot;},{&quot;family&quot;:&quot;Jafarinia&quot;,&quot;given&quot;:&quot;Morteza&quot;,&quot;parse-names&quot;:false,&quot;dropping-particle&quot;:&quot;&quot;,&quot;non-dropping-particle&quot;:&quot;&quot;},{&quot;family&quot;:&quot;Jahani&quot;,&quot;given&quot;:&quot;Mohammad Ali&quot;,&quot;parse-names&quot;:false,&quot;dropping-particle&quot;:&quot;&quot;,&quot;non-dropping-particle&quot;:&quot;&quot;},{&quot;family&quot;:&quot;Jakovljevic&quot;,&quot;given&quot;:&quot;Mihajlo&quot;,&quot;parse-names&quot;:false,&quot;dropping-particle&quot;:&quot;&quot;,&quot;non-dropping-particle&quot;:&quot;&quot;},{&quot;family&quot;:&quot;Jalilian&quot;,&quot;given&quot;:&quot;Farzad&quot;,&quot;parse-names&quot;:false,&quot;dropping-particle&quot;:&quot;&quot;,&quot;non-dropping-particle&quot;:&quot;&quot;},{&quot;family&quot;:&quot;James&quot;,&quot;given&quot;:&quot;Spencer L&quot;,&quot;parse-names&quot;:false,&quot;dropping-particle&quot;:&quot;&quot;,&quot;non-dropping-particle&quot;:&quot;&quot;},{&quot;family&quot;:&quot;Janjani&quot;,&quot;given&quot;:&quot;Hosna&quot;,&quot;parse-names&quot;:false,&quot;dropping-particle&quot;:&quot;&quot;,&quot;non-dropping-particle&quot;:&quot;&quot;},{&quot;family&quot;:&quot;Javaheri&quot;,&quot;given&quot;:&quot;Tahereh&quot;,&quot;parse-names&quot;:false,&quot;dropping-particle&quot;:&quot;&quot;,&quot;non-dropping-particle&quot;:&quot;&quot;},{&quot;family&quot;:&quot;Javidnia&quot;,&quot;given&quot;:&quot;Javad&quot;,&quot;parse-names&quot;:false,&quot;dropping-particle&quot;:&quot;&quot;,&quot;non-dropping-particle&quot;:&quot;&quot;},{&quot;family&quot;:&quot;Jeemon&quot;,&quot;given&quot;:&quot;Panniyammakal&quot;,&quot;parse-names&quot;:false,&quot;dropping-particle&quot;:&quot;&quot;,&quot;non-dropping-particle&quot;:&quot;&quot;},{&quot;family&quot;:&quot;Jenabi&quot;,&quot;given&quot;:&quot;Ensiyeh&quot;,&quot;parse-names&quot;:false,&quot;dropping-particle&quot;:&quot;&quot;,&quot;non-dropping-particle&quot;:&quot;&quot;},{&quot;family&quot;:&quot;Jha&quot;,&quot;given&quot;:&quot;Ravi Prakash&quot;,&quot;parse-names&quot;:false,&quot;dropping-particle&quot;:&quot;&quot;,&quot;non-dropping-particle&quot;:&quot;&quot;},{&quot;family&quot;:&quot;Jha&quot;,&quot;given&quot;:&quot;Vivekanand&quot;,&quot;parse-names&quot;:false,&quot;dropping-particle&quot;:&quot;&quot;,&quot;non-dropping-particle&quot;:&quot;&quot;},{&quot;family&quot;:&quot;Ji&quot;,&quot;given&quot;:&quot;John S&quot;,&quot;parse-names&quot;:false,&quot;dropping-particle&quot;:&quot;&quot;,&quot;non-dropping-particle&quot;:&quot;&quot;},{&quot;family&quot;:&quot;Johansson&quot;,&quot;given&quot;:&quot;Lars&quot;,&quot;parse-names&quot;:false,&quot;dropping-particle&quot;:&quot;&quot;,&quot;non-dropping-particle&quot;:&quot;&quot;},{&quot;family&quot;:&quot;John&quot;,&quot;given&quot;:&quot;Oommen&quot;,&quot;parse-names&quot;:false,&quot;dropping-particle&quot;:&quot;&quot;,&quot;non-dropping-particle&quot;:&quot;&quot;},{&quot;family&quot;:&quot;John-Akinola&quot;,&quot;given&quot;:&quot;Yetunde O&quot;,&quot;parse-names&quot;:false,&quot;dropping-particle&quot;:&quot;&quot;,&quot;non-dropping-particle&quot;:&quot;&quot;},{&quot;family&quot;:&quot;Johnson&quot;,&quot;given&quot;:&quot;Catherine Owens&quot;,&quot;parse-names&quot;:false,&quot;dropping-particle&quot;:&quot;&quot;,&quot;non-dropping-particle&quot;:&quot;&quot;},{&quot;family&quot;:&quot;Jonas&quot;,&quot;given&quot;:&quot;Jost B&quot;,&quot;parse-names&quot;:false,&quot;dropping-particle&quot;:&quot;&quot;,&quot;non-dropping-particle&quot;:&quot;&quot;},{&quot;family&quot;:&quot;Joukar&quot;,&quot;given&quot;:&quot;Farahnaz&quot;,&quot;parse-names&quot;:false,&quot;dropping-particle&quot;:&quot;&quot;,&quot;non-dropping-particle&quot;:&quot;&quot;},{&quot;family&quot;:&quot;Jozwiak&quot;,&quot;given&quot;:&quot;Jacek Jerzy&quot;,&quot;parse-names&quot;:false,&quot;dropping-particle&quot;:&quot;&quot;,&quot;non-dropping-particle&quot;:&quot;&quot;},{&quot;family&quot;:&quot;Jürisson&quot;,&quot;given&quot;:&quot;Mikk&quot;,&quot;parse-names&quot;:false,&quot;dropping-particle&quot;:&quot;&quot;,&quot;non-dropping-particle&quot;:&quot;&quot;},{&quot;family&quot;:&quot;Kabir&quot;,&quot;given&quot;:&quot;Ali&quot;,&quot;parse-names&quot;:false,&quot;dropping-particle&quot;:&quot;&quot;,&quot;non-dropping-particle&quot;:&quot;&quot;},{&quot;family&quot;:&quot;Kabir&quot;,&quot;given&quot;:&quot;Zubair&quot;,&quot;parse-names&quot;:false,&quot;dropping-particle&quot;:&quot;&quot;,&quot;non-dropping-particle&quot;:&quot;&quot;},{&quot;family&quot;:&quot;Kalani&quot;,&quot;given&quot;:&quot;Hamed&quot;,&quot;parse-names&quot;:false,&quot;dropping-particle&quot;:&quot;&quot;,&quot;non-dropping-particle&quot;:&quot;&quot;},{&quot;family&quot;:&quot;Kalani&quot;,&quot;given&quot;:&quot;Rizwan&quot;,&quot;parse-names&quot;:false,&quot;dropping-particle&quot;:&quot;&quot;,&quot;non-dropping-particle&quot;:&quot;&quot;},{&quot;family&quot;:&quot;Kalankesh&quot;,&quot;given&quot;:&quot;Leila R&quot;,&quot;parse-names&quot;:false,&quot;dropping-particle&quot;:&quot;&quot;,&quot;non-dropping-particle&quot;:&quot;&quot;},{&quot;family&quot;:&quot;Kalhor&quot;,&quot;given&quot;:&quot;Rohollah&quot;,&quot;parse-names&quot;:false,&quot;dropping-particle&quot;:&quot;&quot;,&quot;non-dropping-particle&quot;:&quot;&quot;},{&quot;family&quot;:&quot;Kanchan&quot;,&quot;given&quot;:&quot;Tanuj&quot;,&quot;parse-names&quot;:false,&quot;dropping-particle&quot;:&quot;&quot;,&quot;non-dropping-particle&quot;:&quot;&quot;},{&quot;family&quot;:&quot;Kapoor&quot;,&quot;given&quot;:&quot;Neeti&quot;,&quot;parse-names&quot;:false,&quot;dropping-particle&quot;:&quot;&quot;,&quot;non-dropping-particle&quot;:&quot;&quot;},{&quot;family&quot;:&quot;Karami Matin&quot;,&quot;given&quot;:&quot;Behzad&quot;,&quot;parse-names&quot;:false,&quot;dropping-particle&quot;:&quot;&quot;,&quot;non-dropping-particle&quot;:&quot;&quot;},{&quot;family&quot;:&quot;Karch&quot;,&quot;given&quot;:&quot;André&quot;,&quot;parse-names&quot;:false,&quot;dropping-particle&quot;:&quot;&quot;,&quot;non-dropping-particle&quot;:&quot;&quot;},{&quot;family&quot;:&quot;Karim&quot;,&quot;given&quot;:&quot;Mohd Anisul&quot;,&quot;parse-names&quot;:false,&quot;dropping-particle&quot;:&quot;&quot;,&quot;non-dropping-particle&quot;:&quot;&quot;},{&quot;family&quot;:&quot;Kassa&quot;,&quot;given&quot;:&quot;Getachew Mullu&quot;,&quot;parse-names&quot;:false,&quot;dropping-particle&quot;:&quot;&quot;,&quot;non-dropping-particle&quot;:&quot;&quot;},{&quot;family&quot;:&quot;Katikireddi&quot;,&quot;given&quot;:&quot;Srinivasa Vittal&quot;,&quot;parse-names&quot;:false,&quot;dropping-particle&quot;:&quot;&quot;,&quot;non-dropping-particle&quot;:&quot;&quot;},{&quot;family&quot;:&quot;Kayode&quot;,&quot;given&quot;:&quot;Gbenga A&quot;,&quot;parse-names&quot;:false,&quot;dropping-particle&quot;:&quot;&quot;,&quot;non-dropping-particle&quot;:&quot;&quot;},{&quot;family&quot;:&quot;Kazemi Karyani&quot;,&quot;given&quot;:&quot;Ali&quot;,&quot;parse-names&quot;:false,&quot;dropping-particle&quot;:&quot;&quot;,&quot;non-dropping-particle&quot;:&quot;&quot;},{&quot;family&quot;:&quot;Keiyoro&quot;,&quot;given&quot;:&quot;Peter Njenga&quot;,&quot;parse-names&quot;:false,&quot;dropping-particle&quot;:&quot;&quot;,&quot;non-dropping-particle&quot;:&quot;&quot;},{&quot;family&quot;:&quot;Keller&quot;,&quot;given&quot;:&quot;Cathleen&quot;,&quot;parse-names&quot;:false,&quot;dropping-particle&quot;:&quot;&quot;,&quot;non-dropping-particle&quot;:&quot;&quot;},{&quot;family&quot;:&quot;Kemmer&quot;,&quot;given&quot;:&quot;Laura&quot;,&quot;parse-names&quot;:false,&quot;dropping-particle&quot;:&quot;&quot;,&quot;non-dropping-particle&quot;:&quot;&quot;},{&quot;family&quot;:&quot;Kendrick&quot;,&quot;given&quot;:&quot;Parkes J&quot;,&quot;parse-names&quot;:false,&quot;dropping-particle&quot;:&quot;&quot;,&quot;non-dropping-particle&quot;:&quot;&quot;},{&quot;family&quot;:&quot;Khalid&quot;,&quot;given&quot;:&quot;Nauman&quot;,&quot;parse-names&quot;:false,&quot;dropping-particle&quot;:&quot;&quot;,&quot;non-dropping-particle&quot;:&quot;&quot;},{&quot;family&quot;:&quot;Khammarnia&quot;,&quot;given&quot;:&quot;Mohammad&quot;,&quot;parse-names&quot;:false,&quot;dropping-particle&quot;:&quot;&quot;,&quot;non-dropping-particle&quot;:&quot;&quot;},{&quot;family&quot;:&quot;Khan&quot;,&quot;given&quot;:&quot;Ejaz Ahmad&quot;,&quot;parse-names&quot;:false,&quot;dropping-particle&quot;:&quot;&quot;,&quot;non-dropping-particle&quot;:&quot;&quot;},{&quot;family&quot;:&quot;Khan&quot;,&quot;given&quot;:&quot;Maseer&quot;,&quot;parse-names&quot;:false,&quot;dropping-particle&quot;:&quot;&quot;,&quot;non-dropping-particle&quot;:&quot;&quot;},{&quot;family&quot;:&quot;Khatab&quot;,&quot;given&quot;:&quot;Khaled&quot;,&quot;parse-names&quot;:false,&quot;dropping-particle&quot;:&quot;&quot;,&quot;non-dropping-particle&quot;:&quot;&quot;},{&quot;family&quot;:&quot;Khater&quot;,&quot;given&quot;:&quot;Mona M&quot;,&quot;parse-names&quot;:false,&quot;dropping-particle&quot;:&quot;&quot;,&quot;non-dropping-particle&quot;:&quot;&quot;},{&quot;family&quot;:&quot;Khatib&quot;,&quot;given&quot;:&quot;Mahalaqua Nazli&quot;,&quot;parse-names&quot;:false,&quot;dropping-particle&quot;:&quot;&quot;,&quot;non-dropping-particle&quot;:&quot;&quot;},{&quot;family&quot;:&quot;Khayamzadeh&quot;,&quot;given&quot;:&quot;Maryam&quot;,&quot;parse-names&quot;:false,&quot;dropping-particle&quot;:&quot;&quot;,&quot;non-dropping-particle&quot;:&quot;&quot;},{&quot;family&quot;:&quot;Khazaei&quot;,&quot;given&quot;:&quot;Salman&quot;,&quot;parse-names&quot;:false,&quot;dropping-particle&quot;:&quot;&quot;,&quot;non-dropping-particle&quot;:&quot;&quot;},{&quot;family&quot;:&quot;Kieling&quot;,&quot;given&quot;:&quot;Christian&quot;,&quot;parse-names&quot;:false,&quot;dropping-particle&quot;:&quot;&quot;,&quot;non-dropping-particle&quot;:&quot;&quot;},{&quot;family&quot;:&quot;Kim&quot;,&quot;given&quot;:&quot;Yun Jin&quot;,&quot;parse-names&quot;:false,&quot;dropping-particle&quot;:&quot;&quot;,&quot;non-dropping-particle&quot;:&quot;&quot;},{&quot;family&quot;:&quot;Kimokoti&quot;,&quot;given&quot;:&quot;Ruth W&quot;,&quot;parse-names&quot;:false,&quot;dropping-particle&quot;:&quot;&quot;,&quot;non-dropping-particle&quot;:&quot;&quot;},{&quot;family&quot;:&quot;Kisa&quot;,&quot;given&quot;:&quot;Adnan&quot;,&quot;parse-names&quot;:false,&quot;dropping-particle&quot;:&quot;&quot;,&quot;non-dropping-particle&quot;:&quot;&quot;},{&quot;family&quot;:&quot;Kisa&quot;,&quot;given&quot;:&quot;Sezer&quot;,&quot;parse-names&quot;:false,&quot;dropping-particle&quot;:&quot;&quot;,&quot;non-dropping-particle&quot;:&quot;&quot;},{&quot;family&quot;:&quot;Kivimäki&quot;,&quot;given&quot;:&quot;Mika&quot;,&quot;parse-names&quot;:false,&quot;dropping-particle&quot;:&quot;&quot;,&quot;non-dropping-particle&quot;:&quot;&quot;},{&quot;family&quot;:&quot;Knibbs&quot;,&quot;given&quot;:&quot;Luke D&quot;,&quot;parse-names&quot;:false,&quot;dropping-particle&quot;:&quot;&quot;,&quot;non-dropping-particle&quot;:&quot;&quot;},{&quot;family&quot;:&quot;Knudsen&quot;,&quot;given&quot;:&quot;Ann Kristin Skrindo&quot;,&quot;parse-names&quot;:false,&quot;dropping-particle&quot;:&quot;&quot;,&quot;non-dropping-particle&quot;:&quot;&quot;},{&quot;family&quot;:&quot;Kocarnik&quot;,&quot;given&quot;:&quot;Jonathan M&quot;,&quot;parse-names&quot;:false,&quot;dropping-particle&quot;:&quot;&quot;,&quot;non-dropping-particle&quot;:&quot;&quot;},{&quot;family&quot;:&quot;Kochhar&quot;,&quot;given&quot;:&quot;Sonali&quot;,&quot;parse-names&quot;:false,&quot;dropping-particle&quot;:&quot;&quot;,&quot;non-dropping-particle&quot;:&quot;&quot;},{&quot;family&quot;:&quot;Kopec&quot;,&quot;given&quot;:&quot;Jacek A&quot;,&quot;parse-names&quot;:false,&quot;dropping-particle&quot;:&quot;&quot;,&quot;non-dropping-particle&quot;:&quot;&quot;},{&quot;family&quot;:&quot;Korshunov&quot;,&quot;given&quot;:&quot;Vladimir Andreevich&quot;,&quot;parse-names&quot;:false,&quot;dropping-particle&quot;:&quot;&quot;,&quot;non-dropping-particle&quot;:&quot;&quot;},{&quot;family&quot;:&quot;Koul&quot;,&quot;given&quot;:&quot;Parvaiz A&quot;,&quot;parse-names&quot;:false,&quot;dropping-particle&quot;:&quot;&quot;,&quot;non-dropping-particle&quot;:&quot;&quot;},{&quot;family&quot;:&quot;Koyanagi&quot;,&quot;given&quot;:&quot;Ai&quot;,&quot;parse-names&quot;:false,&quot;dropping-particle&quot;:&quot;&quot;,&quot;non-dropping-particle&quot;:&quot;&quot;},{&quot;family&quot;:&quot;Kraemer&quot;,&quot;given&quot;:&quot;Moritz U G&quot;,&quot;parse-names&quot;:false,&quot;dropping-particle&quot;:&quot;&quot;,&quot;non-dropping-particle&quot;:&quot;&quot;},{&quot;family&quot;:&quot;Krishan&quot;,&quot;given&quot;:&quot;Kewal&quot;,&quot;parse-names&quot;:false,&quot;dropping-particle&quot;:&quot;&quot;,&quot;non-dropping-particle&quot;:&quot;&quot;},{&quot;family&quot;:&quot;Krohn&quot;,&quot;given&quot;:&quot;Kris J&quot;,&quot;parse-names&quot;:false,&quot;dropping-particle&quot;:&quot;&quot;,&quot;non-dropping-particle&quot;:&quot;&quot;},{&quot;family&quot;:&quot;Kromhout&quot;,&quot;given&quot;:&quot;Hans&quot;,&quot;parse-names&quot;:false,&quot;dropping-particle&quot;:&quot;&quot;,&quot;non-dropping-particle&quot;:&quot;&quot;},{&quot;family&quot;:&quot;Kuate Defo&quot;,&quot;given&quot;:&quot;Barthelemy&quot;,&quot;parse-names&quot;:false,&quot;dropping-particle&quot;:&quot;&quot;,&quot;non-dropping-particle&quot;:&quot;&quot;},{&quot;family&quot;:&quot;Kumar&quot;,&quot;given&quot;:&quot;G Anil&quot;,&quot;parse-names&quot;:false,&quot;dropping-particle&quot;:&quot;&quot;,&quot;non-dropping-particle&quot;:&quot;&quot;},{&quot;family&quot;:&quot;Kumar&quot;,&quot;given&quot;:&quot;Vivek&quot;,&quot;parse-names&quot;:false,&quot;dropping-particle&quot;:&quot;&quot;,&quot;non-dropping-particle&quot;:&quot;&quot;},{&quot;family&quot;:&quot;Kurmi&quot;,&quot;given&quot;:&quot;Om P&quot;,&quot;parse-names&quot;:false,&quot;dropping-particle&quot;:&quot;&quot;,&quot;non-dropping-particle&quot;:&quot;&quot;},{&quot;family&quot;:&quot;Kusuma&quot;,&quot;given&quot;:&quot;Dian&quot;,&quot;parse-names&quot;:false,&quot;dropping-particle&quot;:&quot;&quot;,&quot;non-dropping-particle&quot;:&quot;&quot;},{&quot;family&quot;:&quot;Vecchia&quot;,&quot;given&quot;:&quot;Carlo&quot;,&quot;parse-names&quot;:false,&quot;dropping-particle&quot;:&quot;&quot;,&quot;non-dropping-particle&quot;:&quot;La&quot;},{&quot;family&quot;:&quot;Lacey&quot;,&quot;given&quot;:&quot;Ben&quot;,&quot;parse-names&quot;:false,&quot;dropping-particle&quot;:&quot;&quot;,&quot;non-dropping-particle&quot;:&quot;&quot;},{&quot;family&quot;:&quot;Lal&quot;,&quot;given&quot;:&quot;Dharmesh Kumar&quot;,&quot;parse-names&quot;:false,&quot;dropping-particle&quot;:&quot;&quot;,&quot;non-dropping-particle&quot;:&quot;&quot;},{&quot;family&quot;:&quot;Lalloo&quot;,&quot;given&quot;:&quot;Ratilal&quot;,&quot;parse-names&quot;:false,&quot;dropping-particle&quot;:&quot;&quot;,&quot;non-dropping-particle&quot;:&quot;&quot;},{&quot;family&quot;:&quot;Lallukka&quot;,&quot;given&quot;:&quot;Tea&quot;,&quot;parse-names&quot;:false,&quot;dropping-particle&quot;:&quot;&quot;,&quot;non-dropping-particle&quot;:&quot;&quot;},{&quot;family&quot;:&quot;Lami&quot;,&quot;given&quot;:&quot;Faris Hasan&quot;,&quot;parse-names&quot;:false,&quot;dropping-particle&quot;:&quot;&quot;,&quot;non-dropping-particle&quot;:&quot;&quot;},{&quot;family&quot;:&quot;Landires&quot;,&quot;given&quot;:&quot;Iván&quot;,&quot;parse-names&quot;:false,&quot;dropping-particle&quot;:&quot;&quot;,&quot;non-dropping-particle&quot;:&quot;&quot;},{&quot;family&quot;:&quot;Lang&quot;,&quot;given&quot;:&quot;Justin J&quot;,&quot;parse-names&quot;:false,&quot;dropping-particle&quot;:&quot;&quot;,&quot;non-dropping-particle&quot;:&quot;&quot;},{&quot;family&quot;:&quot;Langan&quot;,&quot;given&quot;:&quot;Sinéad M&quot;,&quot;parse-names&quot;:false,&quot;dropping-particle&quot;:&quot;&quot;,&quot;non-dropping-particle&quot;:&quot;&quot;},{&quot;family&quot;:&quot;Larsson&quot;,&quot;given&quot;:&quot;Anders O&quot;,&quot;parse-names&quot;:false,&quot;dropping-particle&quot;:&quot;&quot;,&quot;non-dropping-particle&quot;:&quot;&quot;},{&quot;family&quot;:&quot;Lasrado&quot;,&quot;given&quot;:&quot;Savita&quot;,&quot;parse-names&quot;:false,&quot;dropping-particle&quot;:&quot;&quot;,&quot;non-dropping-particle&quot;:&quot;&quot;},{&quot;family&quot;:&quot;Lauriola&quot;,&quot;given&quot;:&quot;Paolo&quot;,&quot;parse-names&quot;:false,&quot;dropping-particle&quot;:&quot;&quot;,&quot;non-dropping-particle&quot;:&quot;&quot;},{&quot;family&quot;:&quot;Lazarus&quot;,&quot;given&quot;:&quot;Jeffrey&quot;,&quot;parse-names&quot;:false,&quot;dropping-particle&quot;:&quot;V&quot;,&quot;non-dropping-particle&quot;:&quot;&quot;},{&quot;family&quot;:&quot;Lee&quot;,&quot;given&quot;:&quot;Paul H&quot;,&quot;parse-names&quot;:false,&quot;dropping-particle&quot;:&quot;&quot;,&quot;non-dropping-particle&quot;:&quot;&quot;},{&quot;family&quot;:&quot;Lee&quot;,&quot;given&quot;:&quot;Shaun Wen Huey&quot;,&quot;parse-names&quot;:false,&quot;dropping-particle&quot;:&quot;&quot;,&quot;non-dropping-particle&quot;:&quot;&quot;},{&quot;family&quot;:&quot;LeGrand&quot;,&quot;given&quot;:&quot;Kate E&quot;,&quot;parse-names&quot;:false,&quot;dropping-particle&quot;:&quot;&quot;,&quot;non-dropping-particle&quot;:&quot;&quot;},{&quot;family&quot;:&quot;Leigh&quot;,&quot;given&quot;:&quot;James&quot;,&quot;parse-names&quot;:false,&quot;dropping-particle&quot;:&quot;&quot;,&quot;non-dropping-particle&quot;:&quot;&quot;},{&quot;family&quot;:&quot;Leonardi&quot;,&quot;given&quot;:&quot;Matilde&quot;,&quot;parse-names&quot;:false,&quot;dropping-particle&quot;:&quot;&quot;,&quot;non-dropping-particle&quot;:&quot;&quot;},{&quot;family&quot;:&quot;Lescinsky&quot;,&quot;given&quot;:&quot;Haley&quot;,&quot;parse-names&quot;:false,&quot;dropping-particle&quot;:&quot;&quot;,&quot;non-dropping-particle&quot;:&quot;&quot;},{&quot;family&quot;:&quot;Leung&quot;,&quot;given&quot;:&quot;Janni&quot;,&quot;parse-names&quot;:false,&quot;dropping-particle&quot;:&quot;&quot;,&quot;non-dropping-particle&quot;:&quot;&quot;},{&quot;family&quot;:&quot;Levi&quot;,&quot;given&quot;:&quot;Miriam&quot;,&quot;parse-names&quot;:false,&quot;dropping-particle&quot;:&quot;&quot;,&quot;non-dropping-particle&quot;:&quot;&quot;},{&quot;family&quot;:&quot;Li&quot;,&quot;given&quot;:&quot;Shanshan&quot;,&quot;parse-names&quot;:false,&quot;dropping-particle&quot;:&quot;&quot;,&quot;non-dropping-particle&quot;:&quot;&quot;},{&quot;family&quot;:&quot;Lim&quot;,&quot;given&quot;:&quot;Lee-Ling&quot;,&quot;parse-names&quot;:false,&quot;dropping-particle&quot;:&quot;&quot;,&quot;non-dropping-particle&quot;:&quot;&quot;},{&quot;family&quot;:&quot;Linn&quot;,&quot;given&quot;:&quot;Shai&quot;,&quot;parse-names&quot;:false,&quot;dropping-particle&quot;:&quot;&quot;,&quot;non-dropping-particle&quot;:&quot;&quot;},{&quot;family&quot;:&quot;Liu&quot;,&quot;given&quot;:&quot;Shiwei&quot;,&quot;parse-names&quot;:false,&quot;dropping-particle&quot;:&quot;&quot;,&quot;non-dropping-particle&quot;:&quot;&quot;},{&quot;family&quot;:&quot;Liu&quot;,&quot;given&quot;:&quot;Simin&quot;,&quot;parse-names&quot;:false,&quot;dropping-particle&quot;:&quot;&quot;,&quot;non-dropping-particle&quot;:&quot;&quot;},{&quot;family&quot;:&quot;Liu&quot;,&quot;given&quot;:&quot;Yang&quot;,&quot;parse-names&quot;:false,&quot;dropping-particle&quot;:&quot;&quot;,&quot;non-dropping-particle&quot;:&quot;&quot;},{&quot;family&quot;:&quot;Lo&quot;,&quot;given&quot;:&quot;Justin&quot;,&quot;parse-names&quot;:false,&quot;dropping-particle&quot;:&quot;&quot;,&quot;non-dropping-particle&quot;:&quot;&quot;},{&quot;family&quot;:&quot;Lopez&quot;,&quot;given&quot;:&quot;Alan D&quot;,&quot;parse-names&quot;:false,&quot;dropping-particle&quot;:&quot;&quot;,&quot;non-dropping-particle&quot;:&quot;&quot;},{&quot;family&quot;:&quot;Lopez&quot;,&quot;given&quot;:&quot;Jaifred Christian F&quot;,&quot;parse-names&quot;:false,&quot;dropping-particle&quot;:&quot;&quot;,&quot;non-dropping-particle&quot;:&quot;&quot;},{&quot;family&quot;:&quot;Lopukhov&quot;,&quot;given&quot;:&quot;Platon D&quot;,&quot;parse-names&quot;:false,&quot;dropping-particle&quot;:&quot;&quot;,&quot;non-dropping-particle&quot;:&quot;&quot;},{&quot;family&quot;:&quot;Lorkowski&quot;,&quot;given&quot;:&quot;Stefan&quot;,&quot;parse-names&quot;:false,&quot;dropping-particle&quot;:&quot;&quot;,&quot;non-dropping-particle&quot;:&quot;&quot;},{&quot;family&quot;:&quot;Lotufo&quot;,&quot;given&quot;:&quot;Paulo A&quot;,&quot;parse-names&quot;:false,&quot;dropping-particle&quot;:&quot;&quot;,&quot;non-dropping-particle&quot;:&quot;&quot;},{&quot;family&quot;:&quot;Lu&quot;,&quot;given&quot;:&quot;Alton&quot;,&quot;parse-names&quot;:false,&quot;dropping-particle&quot;:&quot;&quot;,&quot;non-dropping-particle&quot;:&quot;&quot;},{&quot;family&quot;:&quot;Lugo&quot;,&quot;given&quot;:&quot;Alessandra&quot;,&quot;parse-names&quot;:false,&quot;dropping-particle&quot;:&quot;&quot;,&quot;non-dropping-particle&quot;:&quot;&quot;},{&quot;family&quot;:&quot;Maddison&quot;,&quot;given&quot;:&quot;Emilie R&quot;,&quot;parse-names&quot;:false,&quot;dropping-particle&quot;:&quot;&quot;,&quot;non-dropping-particle&quot;:&quot;&quot;},{&quot;family&quot;:&quot;Mahasha&quot;,&quot;given&quot;:&quot;Phetole Walter&quot;,&quot;parse-names&quot;:false,&quot;dropping-particle&quot;:&quot;&quot;,&quot;non-dropping-particle&quot;:&quot;&quot;},{&quot;family&quot;:&quot;Mahdavi&quot;,&quot;given&quot;:&quot;Mokhtar Mahdavi&quot;,&quot;parse-names&quot;:false,&quot;dropping-particle&quot;:&quot;&quot;,&quot;non-dropping-particle&quot;:&quot;&quot;},{&quot;family&quot;:&quot;Mahmoudi&quot;,&quot;given&quot;:&quot;Morteza&quot;,&quot;parse-names&quot;:false,&quot;dropping-particle&quot;:&quot;&quot;,&quot;non-dropping-particle&quot;:&quot;&quot;},{&quot;family&quot;:&quot;Majeed&quot;,&quot;given&quot;:&quot;Azeem&quot;,&quot;parse-names&quot;:false,&quot;dropping-particle&quot;:&quot;&quot;,&quot;non-dropping-particle&quot;:&quot;&quot;},{&quot;family&quot;:&quot;Maleki&quot;,&quot;given&quot;:&quot;Afshin&quot;,&quot;parse-names&quot;:false,&quot;dropping-particle&quot;:&quot;&quot;,&quot;non-dropping-particle&quot;:&quot;&quot;},{&quot;family&quot;:&quot;Maleki&quot;,&quot;given&quot;:&quot;Shokofeh&quot;,&quot;parse-names&quot;:false,&quot;dropping-particle&quot;:&quot;&quot;,&quot;non-dropping-particle&quot;:&quot;&quot;},{&quot;family&quot;:&quot;Malekzadeh&quot;,&quot;given&quot;:&quot;Reza&quot;,&quot;parse-names&quot;:false,&quot;dropping-particle&quot;:&quot;&quot;,&quot;non-dropping-particle&quot;:&quot;&quot;},{&quot;family&quot;:&quot;Malta&quot;,&quot;given&quot;:&quot;Deborah Carvalho&quot;,&quot;parse-names&quot;:false,&quot;dropping-particle&quot;:&quot;&quot;,&quot;non-dropping-particle&quot;:&quot;&quot;},{&quot;family&quot;:&quot;Mamun&quot;,&quot;given&quot;:&quot;Abdullah A&quot;,&quot;parse-names&quot;:false,&quot;dropping-particle&quot;:&quot;&quot;,&quot;non-dropping-particle&quot;:&quot;&quot;},{&quot;family&quot;:&quot;Manda&quot;,&quot;given&quot;:&quot;Ana Laura&quot;,&quot;parse-names&quot;:false,&quot;dropping-particle&quot;:&quot;&quot;,&quot;non-dropping-particle&quot;:&quot;&quot;},{&quot;family&quot;:&quot;Manguerra&quot;,&quot;given&quot;:&quot;Helena&quot;,&quot;parse-names&quot;:false,&quot;dropping-particle&quot;:&quot;&quot;,&quot;non-dropping-particle&quot;:&quot;&quot;},{&quot;family&quot;:&quot;Mansour-Ghanaei&quot;,&quot;given&quot;:&quot;Fariborz&quot;,&quot;parse-names&quot;:false,&quot;dropping-particle&quot;:&quot;&quot;,&quot;non-dropping-particle&quot;:&quot;&quot;},{&quot;family&quot;:&quot;Mansouri&quot;,&quot;given&quot;:&quot;Borhan&quot;,&quot;parse-names&quot;:false,&quot;dropping-particle&quot;:&quot;&quot;,&quot;non-dropping-particle&quot;:&quot;&quot;},{&quot;family&quot;:&quot;Mansournia&quot;,&quot;given&quot;:&quot;Mohammad Ali&quot;,&quot;parse-names&quot;:false,&quot;dropping-particle&quot;:&quot;&quot;,&quot;non-dropping-particle&quot;:&quot;&quot;},{&quot;family&quot;:&quot;Mantilla Herrera&quot;,&quot;given&quot;:&quot;Ana M&quot;,&quot;parse-names&quot;:false,&quot;dropping-particle&quot;:&quot;&quot;,&quot;non-dropping-particle&quot;:&quot;&quot;},{&quot;family&quot;:&quot;Maravilla&quot;,&quot;given&quot;:&quot;Joemer C&quot;,&quot;parse-names&quot;:false,&quot;dropping-particle&quot;:&quot;&quot;,&quot;non-dropping-particle&quot;:&quot;&quot;},{&quot;family&quot;:&quot;Marks&quot;,&quot;given&quot;:&quot;Ashley&quot;,&quot;parse-names&quot;:false,&quot;dropping-particle&quot;:&quot;&quot;,&quot;non-dropping-particle&quot;:&quot;&quot;},{&quot;family&quot;:&quot;Martin&quot;,&quot;given&quot;:&quot;Randall&quot;,&quot;parse-names&quot;:false,&quot;dropping-particle&quot;:&quot;V&quot;,&quot;non-dropping-particle&quot;:&quot;&quot;},{&quot;family&quot;:&quot;Martini&quot;,&quot;given&quot;:&quot;Santi&quot;,&quot;parse-names&quot;:false,&quot;dropping-particle&quot;:&quot;&quot;,&quot;non-dropping-particle&quot;:&quot;&quot;},{&quot;family&quot;:&quot;Martins-Melo&quot;,&quot;given&quot;:&quot;Francisco Rogerlândio&quot;,&quot;parse-names&quot;:false,&quot;dropping-particle&quot;:&quot;&quot;,&quot;non-dropping-particle&quot;:&quot;&quot;},{&quot;family&quot;:&quot;Masaka&quot;,&quot;given&quot;:&quot;Anthony&quot;,&quot;parse-names&quot;:false,&quot;dropping-particle&quot;:&quot;&quot;,&quot;non-dropping-particle&quot;:&quot;&quot;},{&quot;family&quot;:&quot;Masoumi&quot;,&quot;given&quot;:&quot;Seyedeh Zahra&quot;,&quot;parse-names&quot;:false,&quot;dropping-particle&quot;:&quot;&quot;,&quot;non-dropping-particle&quot;:&quot;&quot;},{&quot;family&quot;:&quot;Mathur&quot;,&quot;given&quot;:&quot;Manu Raj&quot;,&quot;parse-names&quot;:false,&quot;dropping-particle&quot;:&quot;&quot;,&quot;non-dropping-particle&quot;:&quot;&quot;},{&quot;family&quot;:&quot;Matsushita&quot;,&quot;given&quot;:&quot;Kunihiro&quot;,&quot;parse-names&quot;:false,&quot;dropping-particle&quot;:&quot;&quot;,&quot;non-dropping-particle&quot;:&quot;&quot;},{&quot;family&quot;:&quot;Maulik&quot;,&quot;given&quot;:&quot;Pallab K&quot;,&quot;parse-names&quot;:false,&quot;dropping-particle&quot;:&quot;&quot;,&quot;non-dropping-particle&quot;:&quot;&quot;},{&quot;family&quot;:&quot;McAlinden&quot;,&quot;given&quot;:&quot;Colm&quot;,&quot;parse-names&quot;:false,&quot;dropping-particle&quot;:&quot;&quot;,&quot;non-dropping-particle&quot;:&quot;&quot;},{&quot;family&quot;:&quot;McGrath&quot;,&quot;given&quot;:&quot;John J&quot;,&quot;parse-names&quot;:false,&quot;dropping-particle&quot;:&quot;&quot;,&quot;non-dropping-particle&quot;:&quot;&quot;},{&quot;family&quot;:&quot;McKee&quot;,&quot;given&quot;:&quot;Martin&quot;,&quot;parse-names&quot;:false,&quot;dropping-particle&quot;:&quot;&quot;,&quot;non-dropping-particle&quot;:&quot;&quot;},{&quot;family&quot;:&quot;Mehndiratta&quot;,&quot;given&quot;:&quot;Man Mohan&quot;,&quot;parse-names&quot;:false,&quot;dropping-particle&quot;:&quot;&quot;,&quot;non-dropping-particle&quot;:&quot;&quot;},{&quot;family&quot;:&quot;Mehri&quot;,&quot;given&quot;:&quot;Fereshteh&quot;,&quot;parse-names&quot;:false,&quot;dropping-particle&quot;:&quot;&quot;,&quot;non-dropping-particle&quot;:&quot;&quot;},{&quot;family&quot;:&quot;Mehta&quot;,&quot;given&quot;:&quot;Kala M&quot;,&quot;parse-names&quot;:false,&quot;dropping-particle&quot;:&quot;&quot;,&quot;non-dropping-particle&quot;:&quot;&quot;},{&quot;family&quot;:&quot;Memish&quot;,&quot;given&quot;:&quot;Ziad A&quot;,&quot;parse-names&quot;:false,&quot;dropping-particle&quot;:&quot;&quot;,&quot;non-dropping-particle&quot;:&quot;&quot;},{&quot;family&quot;:&quot;Mendoza&quot;,&quot;given&quot;:&quot;Walter&quot;,&quot;parse-names&quot;:false,&quot;dropping-particle&quot;:&quot;&quot;,&quot;non-dropping-particle&quot;:&quot;&quot;},{&quot;family&quot;:&quot;Menezes&quot;,&quot;given&quot;:&quot;Ritesh G&quot;,&quot;parse-names&quot;:false,&quot;dropping-particle&quot;:&quot;&quot;,&quot;non-dropping-particle&quot;:&quot;&quot;},{&quot;family&quot;:&quot;Mengesha&quot;,&quot;given&quot;:&quot;Endalkachew Worku&quot;,&quot;parse-names&quot;:false,&quot;dropping-particle&quot;:&quot;&quot;,&quot;non-dropping-particle&quot;:&quot;&quot;},{&quot;family&quot;:&quot;Mereke&quot;,&quot;given&quot;:&quot;Alibek&quot;,&quot;parse-names&quot;:false,&quot;dropping-particle&quot;:&quot;&quot;,&quot;non-dropping-particle&quot;:&quot;&quot;},{&quot;family&quot;:&quot;Mereta&quot;,&quot;given&quot;:&quot;Seid Tiku&quot;,&quot;parse-names&quot;:false,&quot;dropping-particle&quot;:&quot;&quot;,&quot;non-dropping-particle&quot;:&quot;&quot;},{&quot;family&quot;:&quot;Meretoja&quot;,&quot;given&quot;:&quot;Atte&quot;,&quot;parse-names&quot;:false,&quot;dropping-particle&quot;:&quot;&quot;,&quot;non-dropping-particle&quot;:&quot;&quot;},{&quot;family&quot;:&quot;Meretoja&quot;,&quot;given&quot;:&quot;Tuomo J&quot;,&quot;parse-names&quot;:false,&quot;dropping-particle&quot;:&quot;&quot;,&quot;non-dropping-particle&quot;:&quot;&quot;},{&quot;family&quot;:&quot;Mestrovic&quot;,&quot;given&quot;:&quot;Tomislav&quot;,&quot;parse-names&quot;:false,&quot;dropping-particle&quot;:&quot;&quot;,&quot;non-dropping-particle&quot;:&quot;&quot;},{&quot;family&quot;:&quot;Miazgowski&quot;,&quot;given&quot;:&quot;Bartosz&quot;,&quot;parse-names&quot;:false,&quot;dropping-particle&quot;:&quot;&quot;,&quot;non-dropping-particle&quot;:&quot;&quot;},{&quot;family&quot;:&quot;Miazgowski&quot;,&quot;given&quot;:&quot;Tomasz&quot;,&quot;parse-names&quot;:false,&quot;dropping-particle&quot;:&quot;&quot;,&quot;non-dropping-particle&quot;:&quot;&quot;},{&quot;family&quot;:&quot;Michalek&quot;,&quot;given&quot;:&quot;Irmina Maria&quot;,&quot;parse-names&quot;:false,&quot;dropping-particle&quot;:&quot;&quot;,&quot;non-dropping-particle&quot;:&quot;&quot;},{&quot;family&quot;:&quot;Miller&quot;,&quot;given&quot;:&quot;Ted R&quot;,&quot;parse-names&quot;:false,&quot;dropping-particle&quot;:&quot;&quot;,&quot;non-dropping-particle&quot;:&quot;&quot;},{&quot;family&quot;:&quot;Mills&quot;,&quot;given&quot;:&quot;Edward J&quot;,&quot;parse-names&quot;:false,&quot;dropping-particle&quot;:&quot;&quot;,&quot;non-dropping-particle&quot;:&quot;&quot;},{&quot;family&quot;:&quot;Mini&quot;,&quot;given&quot;:&quot;GK&quot;,&quot;parse-names&quot;:false,&quot;dropping-particle&quot;:&quot;&quot;,&quot;non-dropping-particle&quot;:&quot;&quot;},{&quot;family&quot;:&quot;Miri&quot;,&quot;given&quot;:&quot;Mohammad&quot;,&quot;parse-names&quot;:false,&quot;dropping-particle&quot;:&quot;&quot;,&quot;non-dropping-particle&quot;:&quot;&quot;},{&quot;family&quot;:&quot;Mirica&quot;,&quot;given&quot;:&quot;Andreea&quot;,&quot;parse-names&quot;:false,&quot;dropping-particle&quot;:&quot;&quot;,&quot;non-dropping-particle&quot;:&quot;&quot;},{&quot;family&quot;:&quot;Mirrakhimov&quot;,&quot;given&quot;:&quot;Erkin M&quot;,&quot;parse-names&quot;:false,&quot;dropping-particle&quot;:&quot;&quot;,&quot;non-dropping-particle&quot;:&quot;&quot;},{&quot;family&quot;:&quot;Mirzaei&quot;,&quot;given&quot;:&quot;Hamed&quot;,&quot;parse-names&quot;:false,&quot;dropping-particle&quot;:&quot;&quot;,&quot;non-dropping-particle&quot;:&quot;&quot;},{&quot;family&quot;:&quot;Mirzaei&quot;,&quot;given&quot;:&quot;Maryam&quot;,&quot;parse-names&quot;:false,&quot;dropping-particle&quot;:&quot;&quot;,&quot;non-dropping-particle&quot;:&quot;&quot;},{&quot;family&quot;:&quot;Mirzaei&quot;,&quot;given&quot;:&quot;Roya&quot;,&quot;parse-names&quot;:false,&quot;dropping-particle&quot;:&quot;&quot;,&quot;non-dropping-particle&quot;:&quot;&quot;},{&quot;family&quot;:&quot;Mirzaei-Alavijeh&quot;,&quot;given&quot;:&quot;Mehdi&quot;,&quot;parse-names&quot;:false,&quot;dropping-particle&quot;:&quot;&quot;,&quot;non-dropping-particle&quot;:&quot;&quot;},{&quot;family&quot;:&quot;Misganaw&quot;,&quot;given&quot;:&quot;Awoke Temesgen&quot;,&quot;parse-names&quot;:false,&quot;dropping-particle&quot;:&quot;&quot;,&quot;non-dropping-particle&quot;:&quot;&quot;},{&quot;family&quot;:&quot;Mithra&quot;,&quot;given&quot;:&quot;Prasanna&quot;,&quot;parse-names&quot;:false,&quot;dropping-particle&quot;:&quot;&quot;,&quot;non-dropping-particle&quot;:&quot;&quot;},{&quot;family&quot;:&quot;Moazen&quot;,&quot;given&quot;:&quot;Babak&quot;,&quot;parse-names&quot;:false,&quot;dropping-particle&quot;:&quot;&quot;,&quot;non-dropping-particle&quot;:&quot;&quot;},{&quot;family&quot;:&quot;Mohammad&quot;,&quot;given&quot;:&quot;Dara K&quot;,&quot;parse-names&quot;:false,&quot;dropping-particle&quot;:&quot;&quot;,&quot;non-dropping-particle&quot;:&quot;&quot;},{&quot;family&quot;:&quot;Mohammad&quot;,&quot;given&quot;:&quot;Yousef&quot;,&quot;parse-names&quot;:false,&quot;dropping-particle&quot;:&quot;&quot;,&quot;non-dropping-particle&quot;:&quot;&quot;},{&quot;family&quot;:&quot;Mohammad Gholi Mezerji&quot;,&quot;given&quot;:&quot;Naser&quot;,&quot;parse-names&quot;:false,&quot;dropping-particle&quot;:&quot;&quot;,&quot;non-dropping-particle&quot;:&quot;&quot;},{&quot;family&quot;:&quot;Mohammadian-Hafshejani&quot;,&quot;given&quot;:&quot;Abdollah&quot;,&quot;parse-names&quot;:false,&quot;dropping-particle&quot;:&quot;&quot;,&quot;non-dropping-particle&quot;:&quot;&quot;},{&quot;family&quot;:&quot;Mohammadifard&quot;,&quot;given&quot;:&quot;Noushin&quot;,&quot;parse-names&quot;:false,&quot;dropping-particle&quot;:&quot;&quot;,&quot;non-dropping-particle&quot;:&quot;&quot;},{&quot;family&quot;:&quot;Mohammadpourhodki&quot;,&quot;given&quot;:&quot;Reza&quot;,&quot;parse-names&quot;:false,&quot;dropping-particle&quot;:&quot;&quot;,&quot;non-dropping-particle&quot;:&quot;&quot;},{&quot;family&quot;:&quot;Mohammed&quot;,&quot;given&quot;:&quot;Ammas Siraj&quot;,&quot;parse-names&quot;:false,&quot;dropping-particle&quot;:&quot;&quot;,&quot;non-dropping-particle&quot;:&quot;&quot;},{&quot;family&quot;:&quot;Mohammed&quot;,&quot;given&quot;:&quot;Hussen&quot;,&quot;parse-names&quot;:false,&quot;dropping-particle&quot;:&quot;&quot;,&quot;non-dropping-particle&quot;:&quot;&quot;},{&quot;family&quot;:&quot;Mohammed&quot;,&quot;given&quot;:&quot;Jemal Abdu&quot;,&quot;parse-names&quot;:false,&quot;dropping-particle&quot;:&quot;&quot;,&quot;non-dropping-particle&quot;:&quot;&quot;},{&quot;family&quot;:&quot;Mohammed&quot;,&quot;given&quot;:&quot;Shafiu&quot;,&quot;parse-names&quot;:false,&quot;dropping-particle&quot;:&quot;&quot;,&quot;non-dropping-particle&quot;:&quot;&quot;},{&quot;family&quot;:&quot;Mokdad&quot;,&quot;given&quot;:&quot;Ali H&quot;,&quot;parse-names&quot;:false,&quot;dropping-particle&quot;:&quot;&quot;,&quot;non-dropping-particle&quot;:&quot;&quot;},{&quot;family&quot;:&quot;Molokhia&quot;,&quot;given&quot;:&quot;Mariam&quot;,&quot;parse-names&quot;:false,&quot;dropping-particle&quot;:&quot;&quot;,&quot;non-dropping-particle&quot;:&quot;&quot;},{&quot;family&quot;:&quot;Monasta&quot;,&quot;given&quot;:&quot;Lorenzo&quot;,&quot;parse-names&quot;:false,&quot;dropping-particle&quot;:&quot;&quot;,&quot;non-dropping-particle&quot;:&quot;&quot;},{&quot;family&quot;:&quot;Mooney&quot;,&quot;given&quot;:&quot;Meghan D&quot;,&quot;parse-names&quot;:false,&quot;dropping-particle&quot;:&quot;&quot;,&quot;non-dropping-particle&quot;:&quot;&quot;},{&quot;family&quot;:&quot;Moradi&quot;,&quot;given&quot;:&quot;Ghobad&quot;,&quot;parse-names&quot;:false,&quot;dropping-particle&quot;:&quot;&quot;,&quot;non-dropping-particle&quot;:&quot;&quot;},{&quot;family&quot;:&quot;Moradi&quot;,&quot;given&quot;:&quot;Masoud&quot;,&quot;parse-names&quot;:false,&quot;dropping-particle&quot;:&quot;&quot;,&quot;non-dropping-particle&quot;:&quot;&quot;},{&quot;family&quot;:&quot;Moradi-Lakeh&quot;,&quot;given&quot;:&quot;Maziar&quot;,&quot;parse-names&quot;:false,&quot;dropping-particle&quot;:&quot;&quot;,&quot;non-dropping-particle&quot;:&quot;&quot;},{&quot;family&quot;:&quot;Moradzadeh&quot;,&quot;given&quot;:&quot;Rahmatollah&quot;,&quot;parse-names&quot;:false,&quot;dropping-particle&quot;:&quot;&quot;,&quot;non-dropping-particle&quot;:&quot;&quot;},{&quot;family&quot;:&quot;Moraga&quot;,&quot;given&quot;:&quot;Paula&quot;,&quot;parse-names&quot;:false,&quot;dropping-particle&quot;:&quot;&quot;,&quot;non-dropping-particle&quot;:&quot;&quot;},{&quot;family&quot;:&quot;Morawska&quot;,&quot;given&quot;:&quot;Lidia&quot;,&quot;parse-names&quot;:false,&quot;dropping-particle&quot;:&quot;&quot;,&quot;non-dropping-particle&quot;:&quot;&quot;},{&quot;family&quot;:&quot;Morgado-da-Costa&quot;,&quot;given&quot;:&quot;Joana&quot;,&quot;parse-names&quot;:false,&quot;dropping-particle&quot;:&quot;&quot;,&quot;non-dropping-particle&quot;:&quot;&quot;},{&quot;family&quot;:&quot;Morrison&quot;,&quot;given&quot;:&quot;Shane Douglas&quot;,&quot;parse-names&quot;:false,&quot;dropping-particle&quot;:&quot;&quot;,&quot;non-dropping-particle&quot;:&quot;&quot;},{&quot;family&quot;:&quot;Mosapour&quot;,&quot;given&quot;:&quot;Abbas&quot;,&quot;parse-names&quot;:false,&quot;dropping-particle&quot;:&quot;&quot;,&quot;non-dropping-particle&quot;:&quot;&quot;},{&quot;family&quot;:&quot;Mosser&quot;,&quot;given&quot;:&quot;Jonathan F&quot;,&quot;parse-names&quot;:false,&quot;dropping-particle&quot;:&quot;&quot;,&quot;non-dropping-particle&quot;:&quot;&quot;},{&quot;family&quot;:&quot;Mouodi&quot;,&quot;given&quot;:&quot;Simin&quot;,&quot;parse-names&quot;:false,&quot;dropping-particle&quot;:&quot;&quot;,&quot;non-dropping-particle&quot;:&quot;&quot;},{&quot;family&quot;:&quot;Mousavi&quot;,&quot;given&quot;:&quot;Seyyed Meysam&quot;,&quot;parse-names&quot;:false,&quot;dropping-particle&quot;:&quot;&quot;,&quot;non-dropping-particle&quot;:&quot;&quot;},{&quot;family&quot;:&quot;Mousavi Khaneghah&quot;,&quot;given&quot;:&quot;Amin&quot;,&quot;parse-names&quot;:false,&quot;dropping-particle&quot;:&quot;&quot;,&quot;non-dropping-particle&quot;:&quot;&quot;},{&quot;family&quot;:&quot;Mueller&quot;,&quot;given&quot;:&quot;Ulrich Otto&quot;,&quot;parse-names&quot;:false,&quot;dropping-particle&quot;:&quot;&quot;,&quot;non-dropping-particle&quot;:&quot;&quot;},{&quot;family&quot;:&quot;Mukhopadhyay&quot;,&quot;given&quot;:&quot;Satinath&quot;,&quot;parse-names&quot;:false,&quot;dropping-particle&quot;:&quot;&quot;,&quot;non-dropping-particle&quot;:&quot;&quot;},{&quot;family&quot;:&quot;Mullany&quot;,&quot;given&quot;:&quot;Erin C&quot;,&quot;parse-names&quot;:false,&quot;dropping-particle&quot;:&quot;&quot;,&quot;non-dropping-particle&quot;:&quot;&quot;},{&quot;family&quot;:&quot;Musa&quot;,&quot;given&quot;:&quot;Kamarul Imran&quot;,&quot;parse-names&quot;:false,&quot;dropping-particle&quot;:&quot;&quot;,&quot;non-dropping-particle&quot;:&quot;&quot;},{&quot;family&quot;:&quot;Muthupandian&quot;,&quot;given&quot;:&quot;Saravanan&quot;,&quot;parse-names&quot;:false,&quot;dropping-particle&quot;:&quot;&quot;,&quot;non-dropping-particle&quot;:&quot;&quot;},{&quot;family&quot;:&quot;Nabhan&quot;,&quot;given&quot;:&quot;Ashraf F&quot;,&quot;parse-names&quot;:false,&quot;dropping-particle&quot;:&quot;&quot;,&quot;non-dropping-particle&quot;:&quot;&quot;},{&quot;family&quot;:&quot;Naderi&quot;,&quot;given&quot;:&quot;Mehdi&quot;,&quot;parse-names&quot;:false,&quot;dropping-particle&quot;:&quot;&quot;,&quot;non-dropping-particle&quot;:&quot;&quot;},{&quot;family&quot;:&quot;Nagarajan&quot;,&quot;given&quot;:&quot;Ahamarshan Jayaraman&quot;,&quot;parse-names&quot;:false,&quot;dropping-particle&quot;:&quot;&quot;,&quot;non-dropping-particle&quot;:&quot;&quot;},{&quot;family&quot;:&quot;Nagel&quot;,&quot;given&quot;:&quot;Gabriele&quot;,&quot;parse-names&quot;:false,&quot;dropping-particle&quot;:&quot;&quot;,&quot;non-dropping-particle&quot;:&quot;&quot;},{&quot;family&quot;:&quot;Naghavi&quot;,&quot;given&quot;:&quot;Mohsen&quot;,&quot;parse-names&quot;:false,&quot;dropping-particle&quot;:&quot;&quot;,&quot;non-dropping-particle&quot;:&quot;&quot;},{&quot;family&quot;:&quot;Naghshtabrizi&quot;,&quot;given&quot;:&quot;Behshad&quot;,&quot;parse-names&quot;:false,&quot;dropping-particle&quot;:&quot;&quot;,&quot;non-dropping-particle&quot;:&quot;&quot;},{&quot;family&quot;:&quot;Naimzada&quot;,&quot;given&quot;:&quot;Mukhammad David&quot;,&quot;parse-names&quot;:false,&quot;dropping-particle&quot;:&quot;&quot;,&quot;non-dropping-particle&quot;:&quot;&quot;},{&quot;family&quot;:&quot;Najafi&quot;,&quot;given&quot;:&quot;Farid&quot;,&quot;parse-names&quot;:false,&quot;dropping-particle&quot;:&quot;&quot;,&quot;non-dropping-particle&quot;:&quot;&quot;},{&quot;family&quot;:&quot;Nangia&quot;,&quot;given&quot;:&quot;Vinay&quot;,&quot;parse-names&quot;:false,&quot;dropping-particle&quot;:&quot;&quot;,&quot;non-dropping-particle&quot;:&quot;&quot;},{&quot;family&quot;:&quot;Nansseu&quot;,&quot;given&quot;:&quot;Jobert Richie&quot;,&quot;parse-names&quot;:false,&quot;dropping-particle&quot;:&quot;&quot;,&quot;non-dropping-particle&quot;:&quot;&quot;},{&quot;family&quot;:&quot;Naserbakht&quot;,&quot;given&quot;:&quot;Morteza&quot;,&quot;parse-names&quot;:false,&quot;dropping-particle&quot;:&quot;&quot;,&quot;non-dropping-particle&quot;:&quot;&quot;},{&quot;family&quot;:&quot;Nayak&quot;,&quot;given&quot;:&quot;Vinod C&quot;,&quot;parse-names&quot;:false,&quot;dropping-particle&quot;:&quot;&quot;,&quot;non-dropping-particle&quot;:&quot;&quot;},{&quot;family&quot;:&quot;Negoi&quot;,&quot;given&quot;:&quot;Ionut&quot;,&quot;parse-names&quot;:false,&quot;dropping-particle&quot;:&quot;&quot;,&quot;non-dropping-particle&quot;:&quot;&quot;},{&quot;family&quot;:&quot;Ngunjiri&quot;,&quot;given&quot;:&quot;Josephine W&quot;,&quot;parse-names&quot;:false,&quot;dropping-particle&quot;:&quot;&quot;,&quot;non-dropping-particle&quot;:&quot;&quot;},{&quot;family&quot;:&quot;Nguyen&quot;,&quot;given&quot;:&quot;Cuong Tat&quot;,&quot;parse-names&quot;:false,&quot;dropping-particle&quot;:&quot;&quot;,&quot;non-dropping-particle&quot;:&quot;&quot;},{&quot;family&quot;:&quot;Nguyen&quot;,&quot;given&quot;:&quot;Huong Lan Thi&quot;,&quot;parse-names&quot;:false,&quot;dropping-particle&quot;:&quot;&quot;,&quot;non-dropping-particle&quot;:&quot;&quot;},{&quot;family&quot;:&quot;Nguyen&quot;,&quot;given&quot;:&quot;Minh&quot;,&quot;parse-names&quot;:false,&quot;dropping-particle&quot;:&quot;&quot;,&quot;non-dropping-particle&quot;:&quot;&quot;},{&quot;family&quot;:&quot;Nigatu&quot;,&quot;given&quot;:&quot;Yeshambel T&quot;,&quot;parse-names&quot;:false,&quot;dropping-particle&quot;:&quot;&quot;,&quot;non-dropping-particle&quot;:&quot;&quot;},{&quot;family&quot;:&quot;Nikbakhsh&quot;,&quot;given&quot;:&quot;Rajan&quot;,&quot;parse-names&quot;:false,&quot;dropping-particle&quot;:&quot;&quot;,&quot;non-dropping-particle&quot;:&quot;&quot;},{&quot;family&quot;:&quot;Nixon&quot;,&quot;given&quot;:&quot;Molly R&quot;,&quot;parse-names&quot;:false,&quot;dropping-particle&quot;:&quot;&quot;,&quot;non-dropping-particle&quot;:&quot;&quot;},{&quot;family&quot;:&quot;Nnaji&quot;,&quot;given&quot;:&quot;Chukwudi A&quot;,&quot;parse-names&quot;:false,&quot;dropping-particle&quot;:&quot;&quot;,&quot;non-dropping-particle&quot;:&quot;&quot;},{&quot;family&quot;:&quot;Nomura&quot;,&quot;given&quot;:&quot;Shuhei&quot;,&quot;parse-names&quot;:false,&quot;dropping-particle&quot;:&quot;&quot;,&quot;non-dropping-particle&quot;:&quot;&quot;},{&quot;family&quot;:&quot;Norrving&quot;,&quot;given&quot;:&quot;Bo&quot;,&quot;parse-names&quot;:false,&quot;dropping-particle&quot;:&quot;&quot;,&quot;non-dropping-particle&quot;:&quot;&quot;},{&quot;family&quot;:&quot;Noubiap&quot;,&quot;given&quot;:&quot;Jean Jacques&quot;,&quot;parse-names&quot;:false,&quot;dropping-particle&quot;:&quot;&quot;,&quot;non-dropping-particle&quot;:&quot;&quot;},{&quot;family&quot;:&quot;Nowak&quot;,&quot;given&quot;:&quot;Christoph&quot;,&quot;parse-names&quot;:false,&quot;dropping-particle&quot;:&quot;&quot;,&quot;non-dropping-particle&quot;:&quot;&quot;},{&quot;family&quot;:&quot;Nunez-Samudio&quot;,&quot;given&quot;:&quot;Virginia&quot;,&quot;parse-names&quot;:false,&quot;dropping-particle&quot;:&quot;&quot;,&quot;non-dropping-particle&quot;:&quot;&quot;},{&quot;family&quot;:&quot;Oţoiu&quot;,&quot;given&quot;:&quot;Adrian&quot;,&quot;parse-names&quot;:false,&quot;dropping-particle&quot;:&quot;&quot;,&quot;non-dropping-particle&quot;:&quot;&quot;},{&quot;family&quot;:&quot;Oancea&quot;,&quot;given&quot;:&quot;Bogdan&quot;,&quot;parse-names&quot;:false,&quot;dropping-particle&quot;:&quot;&quot;,&quot;non-dropping-particle&quot;:&quot;&quot;},{&quot;family&quot;:&quot;Odell&quot;,&quot;given&quot;:&quot;Christopher M&quot;,&quot;parse-names&quot;:false,&quot;dropping-particle&quot;:&quot;&quot;,&quot;non-dropping-particle&quot;:&quot;&quot;},{&quot;family&quot;:&quot;Ogbo&quot;,&quot;given&quot;:&quot;Felix Akpojene&quot;,&quot;parse-names&quot;:false,&quot;dropping-particle&quot;:&quot;&quot;,&quot;non-dropping-particle&quot;:&quot;&quot;},{&quot;family&quot;:&quot;Oh&quot;,&quot;given&quot;:&quot;In-Hwan&quot;,&quot;parse-names&quot;:false,&quot;dropping-particle&quot;:&quot;&quot;,&quot;non-dropping-particle&quot;:&quot;&quot;},{&quot;family&quot;:&quot;Okunga&quot;,&quot;given&quot;:&quot;Emmanuel Wandera&quot;,&quot;parse-names&quot;:false,&quot;dropping-particle&quot;:&quot;&quot;,&quot;non-dropping-particle&quot;:&quot;&quot;},{&quot;family&quot;:&quot;Oladnabi&quot;,&quot;given&quot;:&quot;Morteza&quot;,&quot;parse-names&quot;:false,&quot;dropping-particle&quot;:&quot;&quot;,&quot;non-dropping-particle&quot;:&quot;&quot;},{&quot;family&quot;:&quot;Olagunju&quot;,&quot;given&quot;:&quot;Andrew T&quot;,&quot;parse-names&quot;:false,&quot;dropping-particle&quot;:&quot;&quot;,&quot;non-dropping-particle&quot;:&quot;&quot;},{&quot;family&quot;:&quot;Olusanya&quot;,&quot;given&quot;:&quot;Bolajoko Olubukunola&quot;,&quot;parse-names&quot;:false,&quot;dropping-particle&quot;:&quot;&quot;,&quot;non-dropping-particle&quot;:&quot;&quot;},{&quot;family&quot;:&quot;Olusanya&quot;,&quot;given&quot;:&quot;Jacob Olusegun&quot;,&quot;parse-names&quot;:false,&quot;dropping-particle&quot;:&quot;&quot;,&quot;non-dropping-particle&quot;:&quot;&quot;},{&quot;family&quot;:&quot;Omer&quot;,&quot;given&quot;:&quot;Muktar Omer&quot;,&quot;parse-names&quot;:false,&quot;dropping-particle&quot;:&quot;&quot;,&quot;non-dropping-particle&quot;:&quot;&quot;},{&quot;family&quot;:&quot;Ong&quot;,&quot;given&quot;:&quot;Kanyin L&quot;,&quot;parse-names&quot;:false,&quot;dropping-particle&quot;:&quot;&quot;,&quot;non-dropping-particle&quot;:&quot;&quot;},{&quot;family&quot;:&quot;Onwujekwe&quot;,&quot;given&quot;:&quot;Obinna E&quot;,&quot;parse-names&quot;:false,&quot;dropping-particle&quot;:&quot;&quot;,&quot;non-dropping-particle&quot;:&quot;&quot;},{&quot;family&quot;:&quot;Orpana&quot;,&quot;given&quot;:&quot;Heather M&quot;,&quot;parse-names&quot;:false,&quot;dropping-particle&quot;:&quot;&quot;,&quot;non-dropping-particle&quot;:&quot;&quot;},{&quot;family&quot;:&quot;Ortiz&quot;,&quot;given&quot;:&quot;Alberto&quot;,&quot;parse-names&quot;:false,&quot;dropping-particle&quot;:&quot;&quot;,&quot;non-dropping-particle&quot;:&quot;&quot;},{&quot;family&quot;:&quot;Osarenotor&quot;,&quot;given&quot;:&quot;Osayomwanbo&quot;,&quot;parse-names&quot;:false,&quot;dropping-particle&quot;:&quot;&quot;,&quot;non-dropping-particle&quot;:&quot;&quot;},{&quot;family&quot;:&quot;Osei&quot;,&quot;given&quot;:&quot;Frank B&quot;,&quot;parse-names&quot;:false,&quot;dropping-particle&quot;:&quot;&quot;,&quot;non-dropping-particle&quot;:&quot;&quot;},{&quot;family&quot;:&quot;Ostroff&quot;,&quot;given&quot;:&quot;Samuel M&quot;,&quot;parse-names&quot;:false,&quot;dropping-particle&quot;:&quot;&quot;,&quot;non-dropping-particle&quot;:&quot;&quot;},{&quot;family&quot;:&quot;Otstavnov&quot;,&quot;given&quot;:&quot;Nikita&quot;,&quot;parse-names&quot;:false,&quot;dropping-particle&quot;:&quot;&quot;,&quot;non-dropping-particle&quot;:&quot;&quot;},{&quot;family&quot;:&quot;Otstavnov&quot;,&quot;given&quot;:&quot;Stanislav S&quot;,&quot;parse-names&quot;:false,&quot;dropping-particle&quot;:&quot;&quot;,&quot;non-dropping-particle&quot;:&quot;&quot;},{&quot;family&quot;:&quot;Øverland&quot;,&quot;given&quot;:&quot;Simon&quot;,&quot;parse-names&quot;:false,&quot;dropping-particle&quot;:&quot;&quot;,&quot;non-dropping-particle&quot;:&quot;&quot;},{&quot;family&quot;:&quot;Owolabi&quot;,&quot;given&quot;:&quot;Mayowa O&quot;,&quot;parse-names&quot;:false,&quot;dropping-particle&quot;:&quot;&quot;,&quot;non-dropping-particle&quot;:&quot;&quot;},{&quot;family&quot;:&quot;P A&quot;,&quot;given&quot;:&quot;Mahesh&quot;,&quot;parse-names&quot;:false,&quot;dropping-particle&quot;:&quot;&quot;,&quot;non-dropping-particle&quot;:&quot;&quot;},{&quot;family&quot;:&quot;Padubidri&quot;,&quot;given&quot;:&quot;Jagadish Rao&quot;,&quot;parse-names&quot;:false,&quot;dropping-particle&quot;:&quot;&quot;,&quot;non-dropping-particle&quot;:&quot;&quot;},{&quot;family&quot;:&quot;Palladino&quot;,&quot;given&quot;:&quot;Raffaele&quot;,&quot;parse-names&quot;:false,&quot;dropping-particle&quot;:&quot;&quot;,&quot;non-dropping-particle&quot;:&quot;&quot;},{&quot;family&quot;:&quot;Panda-Jonas&quot;,&quot;given&quot;:&quot;Songhomitra&quot;,&quot;parse-names&quot;:false,&quot;dropping-particle&quot;:&quot;&quot;,&quot;non-dropping-particle&quot;:&quot;&quot;},{&quot;family&quot;:&quot;Pandey&quot;,&quot;given&quot;:&quot;Anamika&quot;,&quot;parse-names&quot;:false,&quot;dropping-particle&quot;:&quot;&quot;,&quot;non-dropping-particle&quot;:&quot;&quot;},{&quot;family&quot;:&quot;Parry&quot;,&quot;given&quot;:&quot;Charles D H&quot;,&quot;parse-names&quot;:false,&quot;dropping-particle&quot;:&quot;&quot;,&quot;non-dropping-particle&quot;:&quot;&quot;},{&quot;family&quot;:&quot;Pasovic&quot;,&quot;given&quot;:&quot;Maja&quot;,&quot;parse-names&quot;:false,&quot;dropping-particle&quot;:&quot;&quot;,&quot;non-dropping-particle&quot;:&quot;&quot;},{&quot;family&quot;:&quot;Pasupula&quot;,&quot;given&quot;:&quot;Deepak Kumar&quot;,&quot;parse-names&quot;:false,&quot;dropping-particle&quot;:&quot;&quot;,&quot;non-dropping-particle&quot;:&quot;&quot;},{&quot;family&quot;:&quot;Patel&quot;,&quot;given&quot;:&quot;Sangram Kishor&quot;,&quot;parse-names&quot;:false,&quot;dropping-particle&quot;:&quot;&quot;,&quot;non-dropping-particle&quot;:&quot;&quot;},{&quot;family&quot;:&quot;Pathak&quot;,&quot;given&quot;:&quot;Mona&quot;,&quot;parse-names&quot;:false,&quot;dropping-particle&quot;:&quot;&quot;,&quot;non-dropping-particle&quot;:&quot;&quot;},{&quot;family&quot;:&quot;Patten&quot;,&quot;given&quot;:&quot;Scott B&quot;,&quot;parse-names&quot;:false,&quot;dropping-particle&quot;:&quot;&quot;,&quot;non-dropping-particle&quot;:&quot;&quot;},{&quot;family&quot;:&quot;Patton&quot;,&quot;given&quot;:&quot;George C&quot;,&quot;parse-names&quot;:false,&quot;dropping-particle&quot;:&quot;&quot;,&quot;non-dropping-particle&quot;:&quot;&quot;},{&quot;family&quot;:&quot;Pazoki Toroudi&quot;,&quot;given&quot;:&quot;Hamidreza&quot;,&quot;parse-names&quot;:false,&quot;dropping-particle&quot;:&quot;&quot;,&quot;non-dropping-particle&quot;:&quot;&quot;},{&quot;family&quot;:&quot;Peden&quot;,&quot;given&quot;:&quot;Amy E&quot;,&quot;parse-names&quot;:false,&quot;dropping-particle&quot;:&quot;&quot;,&quot;non-dropping-particle&quot;:&quot;&quot;},{&quot;family&quot;:&quot;Pennini&quot;,&quot;given&quot;:&quot;Alyssa&quot;,&quot;parse-names&quot;:false,&quot;dropping-particle&quot;:&quot;&quot;,&quot;non-dropping-particle&quot;:&quot;&quot;},{&quot;family&quot;:&quot;Pepito&quot;,&quot;given&quot;:&quot;Veincent Christian Filipino&quot;,&quot;parse-names&quot;:false,&quot;dropping-particle&quot;:&quot;&quot;,&quot;non-dropping-particle&quot;:&quot;&quot;},{&quot;family&quot;:&quot;Peprah&quot;,&quot;given&quot;:&quot;Emmanuel K&quot;,&quot;parse-names&quot;:false,&quot;dropping-particle&quot;:&quot;&quot;,&quot;non-dropping-particle&quot;:&quot;&quot;},{&quot;family&quot;:&quot;Pereira&quot;,&quot;given&quot;:&quot;David M&quot;,&quot;parse-names&quot;:false,&quot;dropping-particle&quot;:&quot;&quot;,&quot;non-dropping-particle&quot;:&quot;&quot;},{&quot;family&quot;:&quot;Pesudovs&quot;,&quot;given&quot;:&quot;Konrad&quot;,&quot;parse-names&quot;:false,&quot;dropping-particle&quot;:&quot;&quot;,&quot;non-dropping-particle&quot;:&quot;&quot;},{&quot;family&quot;:&quot;Pham&quot;,&quot;given&quot;:&quot;Hai Quang&quot;,&quot;parse-names&quot;:false,&quot;dropping-particle&quot;:&quot;&quot;,&quot;non-dropping-particle&quot;:&quot;&quot;},{&quot;family&quot;:&quot;Phillips&quot;,&quot;given&quot;:&quot;Michael R&quot;,&quot;parse-names&quot;:false,&quot;dropping-particle&quot;:&quot;&quot;,&quot;non-dropping-particle&quot;:&quot;&quot;},{&quot;family&quot;:&quot;Piccinelli&quot;,&quot;given&quot;:&quot;Cristiano&quot;,&quot;parse-names&quot;:false,&quot;dropping-particle&quot;:&quot;&quot;,&quot;non-dropping-particle&quot;:&quot;&quot;},{&quot;family&quot;:&quot;Pilz&quot;,&quot;given&quot;:&quot;Tessa M&quot;,&quot;parse-names&quot;:false,&quot;dropping-particle&quot;:&quot;&quot;,&quot;non-dropping-particle&quot;:&quot;&quot;},{&quot;family&quot;:&quot;Piradov&quot;,&quot;given&quot;:&quot;Michael A&quot;,&quot;parse-names&quot;:false,&quot;dropping-particle&quot;:&quot;&quot;,&quot;non-dropping-particle&quot;:&quot;&quot;},{&quot;family&quot;:&quot;Pirsaheb&quot;,&quot;given&quot;:&quot;Meghdad&quot;,&quot;parse-names&quot;:false,&quot;dropping-particle&quot;:&quot;&quot;,&quot;non-dropping-particle&quot;:&quot;&quot;},{&quot;family&quot;:&quot;Plass&quot;,&quot;given&quot;:&quot;Dietrich&quot;,&quot;parse-names&quot;:false,&quot;dropping-particle&quot;:&quot;&quot;,&quot;non-dropping-particle&quot;:&quot;&quot;},{&quot;family&quot;:&quot;Polinder&quot;,&quot;given&quot;:&quot;Suzanne&quot;,&quot;parse-names&quot;:false,&quot;dropping-particle&quot;:&quot;&quot;,&quot;non-dropping-particle&quot;:&quot;&quot;},{&quot;family&quot;:&quot;Polkinghorne&quot;,&quot;given&quot;:&quot;Kevan R&quot;,&quot;parse-names&quot;:false,&quot;dropping-particle&quot;:&quot;&quot;,&quot;non-dropping-particle&quot;:&quot;&quot;},{&quot;family&quot;:&quot;Pond&quot;,&quot;given&quot;:&quot;Constance Dimity&quot;,&quot;parse-names&quot;:false,&quot;dropping-particle&quot;:&quot;&quot;,&quot;non-dropping-particle&quot;:&quot;&quot;},{&quot;family&quot;:&quot;Postma&quot;,&quot;given&quot;:&quot;Maarten J&quot;,&quot;parse-names&quot;:false,&quot;dropping-particle&quot;:&quot;&quot;,&quot;non-dropping-particle&quot;:&quot;&quot;},{&quot;family&quot;:&quot;Pourjafar&quot;,&quot;given&quot;:&quot;Hadi&quot;,&quot;parse-names&quot;:false,&quot;dropping-particle&quot;:&quot;&quot;,&quot;non-dropping-particle&quot;:&quot;&quot;},{&quot;family&quot;:&quot;Pourmalek&quot;,&quot;given&quot;:&quot;Farshad&quot;,&quot;parse-names&quot;:false,&quot;dropping-particle&quot;:&quot;&quot;,&quot;non-dropping-particle&quot;:&quot;&quot;},{&quot;family&quot;:&quot;Poznańska&quot;,&quot;given&quot;:&quot;Anna&quot;,&quot;parse-names&quot;:false,&quot;dropping-particle&quot;:&quot;&quot;,&quot;non-dropping-particle&quot;:&quot;&quot;},{&quot;family&quot;:&quot;Prada&quot;,&quot;given&quot;:&quot;Sergio I&quot;,&quot;parse-names&quot;:false,&quot;dropping-particle&quot;:&quot;&quot;,&quot;non-dropping-particle&quot;:&quot;&quot;},{&quot;family&quot;:&quot;Prakash&quot;,&quot;given&quot;:&quot;V&quot;,&quot;parse-names&quot;:false,&quot;dropping-particle&quot;:&quot;&quot;,&quot;non-dropping-particle&quot;:&quot;&quot;},{&quot;family&quot;:&quot;Pribadi&quot;,&quot;given&quot;:&quot;Dimas Ria Angga&quot;,&quot;parse-names&quot;:false,&quot;dropping-particle&quot;:&quot;&quot;,&quot;non-dropping-particle&quot;:&quot;&quot;},{&quot;family&quot;:&quot;Pupillo&quot;,&quot;given&quot;:&quot;Elisabetta&quot;,&quot;parse-names&quot;:false,&quot;dropping-particle&quot;:&quot;&quot;,&quot;non-dropping-particle&quot;:&quot;&quot;},{&quot;family&quot;:&quot;Quazi Syed&quot;,&quot;given&quot;:&quot;Zahiruddin&quot;,&quot;parse-names&quot;:false,&quot;dropping-particle&quot;:&quot;&quot;,&quot;non-dropping-particle&quot;:&quot;&quot;},{&quot;family&quot;:&quot;Rabiee&quot;,&quot;given&quot;:&quot;Mohammad&quot;,&quot;parse-names&quot;:false,&quot;dropping-particle&quot;:&quot;&quot;,&quot;non-dropping-particle&quot;:&quot;&quot;},{&quot;family&quot;:&quot;Rabiee&quot;,&quot;given&quot;:&quot;Navid&quot;,&quot;parse-names&quot;:false,&quot;dropping-particle&quot;:&quot;&quot;,&quot;non-dropping-particle&quot;:&quot;&quot;},{&quot;family&quot;:&quot;Radfar&quot;,&quot;given&quot;:&quot;Amir&quot;,&quot;parse-names&quot;:false,&quot;dropping-particle&quot;:&quot;&quot;,&quot;non-dropping-particle&quot;:&quot;&quot;},{&quot;family&quot;:&quot;Rafiee&quot;,&quot;given&quot;:&quot;Ata&quot;,&quot;parse-names&quot;:false,&quot;dropping-particle&quot;:&quot;&quot;,&quot;non-dropping-particle&quot;:&quot;&quot;},{&quot;family&quot;:&quot;Raggi&quot;,&quot;given&quot;:&quot;Alberto&quot;,&quot;parse-names&quot;:false,&quot;dropping-particle&quot;:&quot;&quot;,&quot;non-dropping-particle&quot;:&quot;&quot;},{&quot;family&quot;:&quot;Rahman&quot;,&quot;given&quot;:&quot;Muhammad Aziz&quot;,&quot;parse-names&quot;:false,&quot;dropping-particle&quot;:&quot;&quot;,&quot;non-dropping-particle&quot;:&quot;&quot;},{&quot;family&quot;:&quot;Rajabpour-Sanati&quot;,&quot;given&quot;:&quot;Ali&quot;,&quot;parse-names&quot;:false,&quot;dropping-particle&quot;:&quot;&quot;,&quot;non-dropping-particle&quot;:&quot;&quot;},{&quot;family&quot;:&quot;Rajati&quot;,&quot;given&quot;:&quot;Fatemeh&quot;,&quot;parse-names&quot;:false,&quot;dropping-particle&quot;:&quot;&quot;,&quot;non-dropping-particle&quot;:&quot;&quot;},{&quot;family&quot;:&quot;Rakovac&quot;,&quot;given&quot;:&quot;Ivo&quot;,&quot;parse-names&quot;:false,&quot;dropping-particle&quot;:&quot;&quot;,&quot;non-dropping-particle&quot;:&quot;&quot;},{&quot;family&quot;:&quot;Ram&quot;,&quot;given&quot;:&quot;Pradhum&quot;,&quot;parse-names&quot;:false,&quot;dropping-particle&quot;:&quot;&quot;,&quot;non-dropping-particle&quot;:&quot;&quot;},{&quot;family&quot;:&quot;Ramezanzadeh&quot;,&quot;given&quot;:&quot;Kiana&quot;,&quot;parse-names&quot;:false,&quot;dropping-particle&quot;:&quot;&quot;,&quot;non-dropping-particle&quot;:&quot;&quot;},{&quot;family&quot;:&quot;Ranabhat&quot;,&quot;given&quot;:&quot;Chhabi Lal&quot;,&quot;parse-names&quot;:false,&quot;dropping-particle&quot;:&quot;&quot;,&quot;non-dropping-particle&quot;:&quot;&quot;},{&quot;family&quot;:&quot;Rao&quot;,&quot;given&quot;:&quot;Puja C&quot;,&quot;parse-names&quot;:false,&quot;dropping-particle&quot;:&quot;&quot;,&quot;non-dropping-particle&quot;:&quot;&quot;},{&quot;family&quot;:&quot;Rao&quot;,&quot;given&quot;:&quot;Sowmya J&quot;,&quot;parse-names&quot;:false,&quot;dropping-particle&quot;:&quot;&quot;,&quot;non-dropping-particle&quot;:&quot;&quot;},{&quot;family&quot;:&quot;Rashedi&quot;,&quot;given&quot;:&quot;Vahid&quot;,&quot;parse-names&quot;:false,&quot;dropping-particle&quot;:&quot;&quot;,&quot;non-dropping-particle&quot;:&quot;&quot;},{&quot;family&quot;:&quot;Rathi&quot;,&quot;given&quot;:&quot;Priya&quot;,&quot;parse-names&quot;:false,&quot;dropping-particle&quot;:&quot;&quot;,&quot;non-dropping-particle&quot;:&quot;&quot;},{&quot;family&quot;:&quot;Rawaf&quot;,&quot;given&quot;:&quot;David Laith&quot;,&quot;parse-names&quot;:false,&quot;dropping-particle&quot;:&quot;&quot;,&quot;non-dropping-particle&quot;:&quot;&quot;},{&quot;family&quot;:&quot;Rawaf&quot;,&quot;given&quot;:&quot;Salman&quot;,&quot;parse-names&quot;:false,&quot;dropping-particle&quot;:&quot;&quot;,&quot;non-dropping-particle&quot;:&quot;&quot;},{&quot;family&quot;:&quot;Rawal&quot;,&quot;given&quot;:&quot;Lal&quot;,&quot;parse-names&quot;:false,&quot;dropping-particle&quot;:&quot;&quot;,&quot;non-dropping-particle&quot;:&quot;&quot;},{&quot;family&quot;:&quot;Rawassizadeh&quot;,&quot;given&quot;:&quot;Reza&quot;,&quot;parse-names&quot;:false,&quot;dropping-particle&quot;:&quot;&quot;,&quot;non-dropping-particle&quot;:&quot;&quot;},{&quot;family&quot;:&quot;Rawat&quot;,&quot;given&quot;:&quot;Ramu&quot;,&quot;parse-names&quot;:false,&quot;dropping-particle&quot;:&quot;&quot;,&quot;non-dropping-particle&quot;:&quot;&quot;},{&quot;family&quot;:&quot;Razo&quot;,&quot;given&quot;:&quot;Christian&quot;,&quot;parse-names&quot;:false,&quot;dropping-particle&quot;:&quot;&quot;,&quot;non-dropping-particle&quot;:&quot;&quot;},{&quot;family&quot;:&quot;Redford&quot;,&quot;given&quot;:&quot;Sofia Boston&quot;,&quot;parse-names&quot;:false,&quot;dropping-particle&quot;:&quot;&quot;,&quot;non-dropping-particle&quot;:&quot;&quot;},{&quot;family&quot;:&quot;Reiner&quot;,&quot;given&quot;:&quot;Robert C&quot;,&quot;parse-names&quot;:false,&quot;dropping-particle&quot;:&quot;&quot;,&quot;non-dropping-particle&quot;:&quot;&quot;},{&quot;family&quot;:&quot;Reitsma&quot;,&quot;given&quot;:&quot;Marissa Bettay&quot;,&quot;parse-names&quot;:false,&quot;dropping-particle&quot;:&quot;&quot;,&quot;non-dropping-particle&quot;:&quot;&quot;},{&quot;family&quot;:&quot;Remuzzi&quot;,&quot;given&quot;:&quot;Giuseppe&quot;,&quot;parse-names&quot;:false,&quot;dropping-particle&quot;:&quot;&quot;,&quot;non-dropping-particle&quot;:&quot;&quot;},{&quot;family&quot;:&quot;Renjith&quot;,&quot;given&quot;:&quot;Vishnu&quot;,&quot;parse-names&quot;:false,&quot;dropping-particle&quot;:&quot;&quot;,&quot;non-dropping-particle&quot;:&quot;&quot;},{&quot;family&quot;:&quot;Renzaho&quot;,&quot;given&quot;:&quot;Andre M N&quot;,&quot;parse-names&quot;:false,&quot;dropping-particle&quot;:&quot;&quot;,&quot;non-dropping-particle&quot;:&quot;&quot;},{&quot;family&quot;:&quot;Resnikoff&quot;,&quot;given&quot;:&quot;Serge&quot;,&quot;parse-names&quot;:false,&quot;dropping-particle&quot;:&quot;&quot;,&quot;non-dropping-particle&quot;:&quot;&quot;},{&quot;family&quot;:&quot;Rezaei&quot;,&quot;given&quot;:&quot;Negar&quot;,&quot;parse-names&quot;:false,&quot;dropping-particle&quot;:&quot;&quot;,&quot;non-dropping-particle&quot;:&quot;&quot;},{&quot;family&quot;:&quot;Rezaei&quot;,&quot;given&quot;:&quot;Nima&quot;,&quot;parse-names&quot;:false,&quot;dropping-particle&quot;:&quot;&quot;,&quot;non-dropping-particle&quot;:&quot;&quot;},{&quot;family&quot;:&quot;Rezapour&quot;,&quot;given&quot;:&quot;Aziz&quot;,&quot;parse-names&quot;:false,&quot;dropping-particle&quot;:&quot;&quot;,&quot;non-dropping-particle&quot;:&quot;&quot;},{&quot;family&quot;:&quot;Rhinehart&quot;,&quot;given&quot;:&quot;Phoebe-Anne&quot;,&quot;parse-names&quot;:false,&quot;dropping-particle&quot;:&quot;&quot;,&quot;non-dropping-particle&quot;:&quot;&quot;},{&quot;family&quot;:&quot;Riahi&quot;,&quot;given&quot;:&quot;Seyed Mohammad&quot;,&quot;parse-names&quot;:false,&quot;dropping-particle&quot;:&quot;&quot;,&quot;non-dropping-particle&quot;:&quot;&quot;},{&quot;family&quot;:&quot;Ribeiro&quot;,&quot;given&quot;:&quot;Daniel Cury&quot;,&quot;parse-names&quot;:false,&quot;dropping-particle&quot;:&quot;&quot;,&quot;non-dropping-particle&quot;:&quot;&quot;},{&quot;family&quot;:&quot;Ribeiro&quot;,&quot;given&quot;:&quot;Daniela&quot;,&quot;parse-names&quot;:false,&quot;dropping-particle&quot;:&quot;&quot;,&quot;non-dropping-particle&quot;:&quot;&quot;},{&quot;family&quot;:&quot;Rickard&quot;,&quot;given&quot;:&quot;Jennifer&quot;,&quot;parse-names&quot;:false,&quot;dropping-particle&quot;:&quot;&quot;,&quot;non-dropping-particle&quot;:&quot;&quot;},{&quot;family&quot;:&quot;Rivera&quot;,&quot;given&quot;:&quot;Juan A&quot;,&quot;parse-names&quot;:false,&quot;dropping-particle&quot;:&quot;&quot;,&quot;non-dropping-particle&quot;:&quot;&quot;},{&quot;family&quot;:&quot;Roberts&quot;,&quot;given&quot;:&quot;Nicholas L S&quot;,&quot;parse-names&quot;:false,&quot;dropping-particle&quot;:&quot;&quot;,&quot;non-dropping-particle&quot;:&quot;&quot;},{&quot;family&quot;:&quot;Rodríguez-Ramírez&quot;,&quot;given&quot;:&quot;Sonia&quot;,&quot;parse-names&quot;:false,&quot;dropping-particle&quot;:&quot;&quot;,&quot;non-dropping-particle&quot;:&quot;&quot;},{&quot;family&quot;:&quot;Roever&quot;,&quot;given&quot;:&quot;Leonardo&quot;,&quot;parse-names&quot;:false,&quot;dropping-particle&quot;:&quot;&quot;,&quot;non-dropping-particle&quot;:&quot;&quot;},{&quot;family&quot;:&quot;Ronfani&quot;,&quot;given&quot;:&quot;Luca&quot;,&quot;parse-names&quot;:false,&quot;dropping-particle&quot;:&quot;&quot;,&quot;non-dropping-particle&quot;:&quot;&quot;},{&quot;family&quot;:&quot;Room&quot;,&quot;given&quot;:&quot;Robin&quot;,&quot;parse-names&quot;:false,&quot;dropping-particle&quot;:&quot;&quot;,&quot;non-dropping-particle&quot;:&quot;&quot;},{&quot;family&quot;:&quot;Roshandel&quot;,&quot;given&quot;:&quot;Gholamreza&quot;,&quot;parse-names&quot;:false,&quot;dropping-particle&quot;:&quot;&quot;,&quot;non-dropping-particle&quot;:&quot;&quot;},{&quot;family&quot;:&quot;Roth&quot;,&quot;given&quot;:&quot;Gregory A&quot;,&quot;parse-names&quot;:false,&quot;dropping-particle&quot;:&quot;&quot;,&quot;non-dropping-particle&quot;:&quot;&quot;},{&quot;family&quot;:&quot;Rothenbacher&quot;,&quot;given&quot;:&quot;Dietrich&quot;,&quot;parse-names&quot;:false,&quot;dropping-particle&quot;:&quot;&quot;,&quot;non-dropping-particle&quot;:&quot;&quot;},{&quot;family&quot;:&quot;Rubagotti&quot;,&quot;given&quot;:&quot;Enrico&quot;,&quot;parse-names&quot;:false,&quot;dropping-particle&quot;:&quot;&quot;,&quot;non-dropping-particle&quot;:&quot;&quot;},{&quot;family&quot;:&quot;Rwegerera&quot;,&quot;given&quot;:&quot;Godfrey M&quot;,&quot;parse-names&quot;:false,&quot;dropping-particle&quot;:&quot;&quot;,&quot;non-dropping-particle&quot;:&quot;&quot;},{&quot;family&quot;:&quot;Sabour&quot;,&quot;given&quot;:&quot;Siamak&quot;,&quot;parse-names&quot;:false,&quot;dropping-particle&quot;:&quot;&quot;,&quot;non-dropping-particle&quot;:&quot;&quot;},{&quot;family&quot;:&quot;Sachdev&quot;,&quot;given&quot;:&quot;Perminder S&quot;,&quot;parse-names&quot;:false,&quot;dropping-particle&quot;:&quot;&quot;,&quot;non-dropping-particle&quot;:&quot;&quot;},{&quot;family&quot;:&quot;Saddik&quot;,&quot;given&quot;:&quot;Basema&quot;,&quot;parse-names&quot;:false,&quot;dropping-particle&quot;:&quot;&quot;,&quot;non-dropping-particle&quot;:&quot;&quot;},{&quot;family&quot;:&quot;Sadeghi&quot;,&quot;given&quot;:&quot;Ehsan&quot;,&quot;parse-names&quot;:false,&quot;dropping-particle&quot;:&quot;&quot;,&quot;non-dropping-particle&quot;:&quot;&quot;},{&quot;family&quot;:&quot;Sadeghi&quot;,&quot;given&quot;:&quot;Masoumeh&quot;,&quot;parse-names&quot;:false,&quot;dropping-particle&quot;:&quot;&quot;,&quot;non-dropping-particle&quot;:&quot;&quot;},{&quot;family&quot;:&quot;Saeedi&quot;,&quot;given&quot;:&quot;Reza&quot;,&quot;parse-names&quot;:false,&quot;dropping-particle&quot;:&quot;&quot;,&quot;non-dropping-particle&quot;:&quot;&quot;},{&quot;family&quot;:&quot;Saeedi Moghaddam&quot;,&quot;given&quot;:&quot;Sahar&quot;,&quot;parse-names&quot;:false,&quot;dropping-particle&quot;:&quot;&quot;,&quot;non-dropping-particle&quot;:&quot;&quot;},{&quot;family&quot;:&quot;Safari&quot;,&quot;given&quot;:&quot;Yahya&quot;,&quot;parse-names&quot;:false,&quot;dropping-particle&quot;:&quot;&quot;,&quot;non-dropping-particle&quot;:&quot;&quot;},{&quot;family&quot;:&quot;Safi&quot;,&quot;given&quot;:&quot;Sare&quot;,&quot;parse-names&quot;:false,&quot;dropping-particle&quot;:&quot;&quot;,&quot;non-dropping-particle&quot;:&quot;&quot;},{&quot;family&quot;:&quot;Safiri&quot;,&quot;given&quot;:&quot;Saeid&quot;,&quot;parse-names&quot;:false,&quot;dropping-particle&quot;:&quot;&quot;,&quot;non-dropping-particle&quot;:&quot;&quot;},{&quot;family&quot;:&quot;Sagar&quot;,&quot;given&quot;:&quot;Rajesh&quot;,&quot;parse-names&quot;:false,&quot;dropping-particle&quot;:&quot;&quot;,&quot;non-dropping-particle&quot;:&quot;&quot;},{&quot;family&quot;:&quot;Sahebkar&quot;,&quot;given&quot;:&quot;Amirhossein&quot;,&quot;parse-names&quot;:false,&quot;dropping-particle&quot;:&quot;&quot;,&quot;non-dropping-particle&quot;:&quot;&quot;},{&quot;family&quot;:&quot;Sajadi&quot;,&quot;given&quot;:&quot;S Mohammad&quot;,&quot;parse-names&quot;:false,&quot;dropping-particle&quot;:&quot;&quot;,&quot;non-dropping-particle&quot;:&quot;&quot;},{&quot;family&quot;:&quot;Salam&quot;,&quot;given&quot;:&quot;Nasir&quot;,&quot;parse-names&quot;:false,&quot;dropping-particle&quot;:&quot;&quot;,&quot;non-dropping-particle&quot;:&quot;&quot;},{&quot;family&quot;:&quot;Salamati&quot;,&quot;given&quot;:&quot;Payman&quot;,&quot;parse-names&quot;:false,&quot;dropping-particle&quot;:&quot;&quot;,&quot;non-dropping-particle&quot;:&quot;&quot;},{&quot;family&quot;:&quot;Salem&quot;,&quot;given&quot;:&quot;Hosni&quot;,&quot;parse-names&quot;:false,&quot;dropping-particle&quot;:&quot;&quot;,&quot;non-dropping-particle&quot;:&quot;&quot;},{&quot;family&quot;:&quot;Salem&quot;,&quot;given&quot;:&quot;Marwa R Rashad&quot;,&quot;parse-names&quot;:false,&quot;dropping-particle&quot;:&quot;&quot;,&quot;non-dropping-particle&quot;:&quot;&quot;},{&quot;family&quot;:&quot;Salimzadeh&quot;,&quot;given&quot;:&quot;Hamideh&quot;,&quot;parse-names&quot;:false,&quot;dropping-particle&quot;:&quot;&quot;,&quot;non-dropping-particle&quot;:&quot;&quot;},{&quot;family&quot;:&quot;Salman&quot;,&quot;given&quot;:&quot;Omar Mukhtar&quot;,&quot;parse-names&quot;:false,&quot;dropping-particle&quot;:&quot;&quot;,&quot;non-dropping-particle&quot;:&quot;&quot;},{&quot;family&quot;:&quot;Salomon&quot;,&quot;given&quot;:&quot;Joshua A&quot;,&quot;parse-names&quot;:false,&quot;dropping-particle&quot;:&quot;&quot;,&quot;non-dropping-particle&quot;:&quot;&quot;},{&quot;family&quot;:&quot;Samad&quot;,&quot;given&quot;:&quot;Zainab&quot;,&quot;parse-names&quot;:false,&quot;dropping-particle&quot;:&quot;&quot;,&quot;non-dropping-particle&quot;:&quot;&quot;},{&quot;family&quot;:&quot;Samadi Kafil&quot;,&quot;given&quot;:&quot;Hossein&quot;,&quot;parse-names&quot;:false,&quot;dropping-particle&quot;:&quot;&quot;,&quot;non-dropping-particle&quot;:&quot;&quot;},{&quot;family&quot;:&quot;Sambala&quot;,&quot;given&quot;:&quot;Evanson Zondani&quot;,&quot;parse-names&quot;:false,&quot;dropping-particle&quot;:&quot;&quot;,&quot;non-dropping-particle&quot;:&quot;&quot;},{&quot;family&quot;:&quot;Samy&quot;,&quot;given&quot;:&quot;Abdallah M&quot;,&quot;parse-names&quot;:false,&quot;dropping-particle&quot;:&quot;&quot;,&quot;non-dropping-particle&quot;:&quot;&quot;},{&quot;family&quot;:&quot;Sanabria&quot;,&quot;given&quot;:&quot;Juan&quot;,&quot;parse-names&quot;:false,&quot;dropping-particle&quot;:&quot;&quot;,&quot;non-dropping-particle&quot;:&quot;&quot;},{&quot;family&quot;:&quot;Sánchez-Pimienta&quot;,&quot;given&quot;:&quot;Tania G&quot;,&quot;parse-names&quot;:false,&quot;dropping-particle&quot;:&quot;&quot;,&quot;non-dropping-particle&quot;:&quot;&quot;},{&quot;family&quot;:&quot;Santomauro&quot;,&quot;given&quot;:&quot;Damian Francesco&quot;,&quot;parse-names&quot;:false,&quot;dropping-particle&quot;:&quot;&quot;,&quot;non-dropping-particle&quot;:&quot;&quot;},{&quot;family&quot;:&quot;Santos&quot;,&quot;given&quot;:&quot;Itamar S&quot;,&quot;parse-names&quot;:false,&quot;dropping-particle&quot;:&quot;&quot;,&quot;non-dropping-particle&quot;:&quot;&quot;},{&quot;family&quot;:&quot;Santos&quot;,&quot;given&quot;:&quot;João Vasco&quot;,&quot;parse-names&quot;:false,&quot;dropping-particle&quot;:&quot;&quot;,&quot;non-dropping-particle&quot;:&quot;&quot;},{&quot;family&quot;:&quot;Santric-Milicevic&quot;,&quot;given&quot;:&quot;Milena M&quot;,&quot;parse-names&quot;:false,&quot;dropping-particle&quot;:&quot;&quot;,&quot;non-dropping-particle&quot;:&quot;&quot;},{&quot;family&quot;:&quot;Saraswathy&quot;,&quot;given&quot;:&quot;Sivan Yegnanarayana Iyer&quot;,&quot;parse-names&quot;:false,&quot;dropping-particle&quot;:&quot;&quot;,&quot;non-dropping-particle&quot;:&quot;&quot;},{&quot;family&quot;:&quot;Sarmiento-Suárez&quot;,&quot;given&quot;:&quot;Rodrigo&quot;,&quot;parse-names&quot;:false,&quot;dropping-particle&quot;:&quot;&quot;,&quot;non-dropping-particle&quot;:&quot;&quot;},{&quot;family&quot;:&quot;Sarrafzadegan&quot;,&quot;given&quot;:&quot;Nizal&quot;,&quot;parse-names&quot;:false,&quot;dropping-particle&quot;:&quot;&quot;,&quot;non-dropping-particle&quot;:&quot;&quot;},{&quot;family&quot;:&quot;Sartorius&quot;,&quot;given&quot;:&quot;Benn&quot;,&quot;parse-names&quot;:false,&quot;dropping-particle&quot;:&quot;&quot;,&quot;non-dropping-particle&quot;:&quot;&quot;},{&quot;family&quot;:&quot;Sarveazad&quot;,&quot;given&quot;:&quot;Arash&quot;,&quot;parse-names&quot;:false,&quot;dropping-particle&quot;:&quot;&quot;,&quot;non-dropping-particle&quot;:&quot;&quot;},{&quot;family&quot;:&quot;Sathian&quot;,&quot;given&quot;:&quot;Brijesh&quot;,&quot;parse-names&quot;:false,&quot;dropping-particle&quot;:&quot;&quot;,&quot;non-dropping-particle&quot;:&quot;&quot;},{&quot;family&quot;:&quot;Sathish&quot;,&quot;given&quot;:&quot;Thirunavukkarasu&quot;,&quot;parse-names&quot;:false,&quot;dropping-particle&quot;:&quot;&quot;,&quot;non-dropping-particle&quot;:&quot;&quot;},{&quot;family&quot;:&quot;Sattin&quot;,&quot;given&quot;:&quot;Davide&quot;,&quot;parse-names&quot;:false,&quot;dropping-particle&quot;:&quot;&quot;,&quot;non-dropping-particle&quot;:&quot;&quot;},{&quot;family&quot;:&quot;Saxena&quot;,&quot;given&quot;:&quot;Sonia&quot;,&quot;parse-names&quot;:false,&quot;dropping-particle&quot;:&quot;&quot;,&quot;non-dropping-particle&quot;:&quot;&quot;},{&quot;family&quot;:&quot;Schaeffer&quot;,&quot;given&quot;:&quot;Lauren E&quot;,&quot;parse-names&quot;:false,&quot;dropping-particle&quot;:&quot;&quot;,&quot;non-dropping-particle&quot;:&quot;&quot;},{&quot;family&quot;:&quot;Schiavolin&quot;,&quot;given&quot;:&quot;Silvia&quot;,&quot;parse-names&quot;:false,&quot;dropping-particle&quot;:&quot;&quot;,&quot;non-dropping-particle&quot;:&quot;&quot;},{&quot;family&quot;:&quot;Schlaich&quot;,&quot;given&quot;:&quot;Markus P&quot;,&quot;parse-names&quot;:false,&quot;dropping-particle&quot;:&quot;&quot;,&quot;non-dropping-particle&quot;:&quot;&quot;},{&quot;family&quot;:&quot;Schmidt&quot;,&quot;given&quot;:&quot;Maria Inês&quot;,&quot;parse-names&quot;:false,&quot;dropping-particle&quot;:&quot;&quot;,&quot;non-dropping-particle&quot;:&quot;&quot;},{&quot;family&quot;:&quot;Schutte&quot;,&quot;given&quot;:&quot;Aletta Elisabeth&quot;,&quot;parse-names&quot;:false,&quot;dropping-particle&quot;:&quot;&quot;,&quot;non-dropping-particle&quot;:&quot;&quot;},{&quot;family&quot;:&quot;Schwebel&quot;,&quot;given&quot;:&quot;David C&quot;,&quot;parse-names&quot;:false,&quot;dropping-particle&quot;:&quot;&quot;,&quot;non-dropping-particle&quot;:&quot;&quot;},{&quot;family&quot;:&quot;Schwendicke&quot;,&quot;given&quot;:&quot;Falk&quot;,&quot;parse-names&quot;:false,&quot;dropping-particle&quot;:&quot;&quot;,&quot;non-dropping-particle&quot;:&quot;&quot;},{&quot;family&quot;:&quot;Senbeta&quot;,&quot;given&quot;:&quot;Anbissa Muleta&quot;,&quot;parse-names&quot;:false,&quot;dropping-particle&quot;:&quot;&quot;,&quot;non-dropping-particle&quot;:&quot;&quot;},{&quot;family&quot;:&quot;Senthilkumaran&quot;,&quot;given&quot;:&quot;Subramanian&quot;,&quot;parse-names&quot;:false,&quot;dropping-particle&quot;:&quot;&quot;,&quot;non-dropping-particle&quot;:&quot;&quot;},{&quot;family&quot;:&quot;Sepanlou&quot;,&quot;given&quot;:&quot;Sadaf G&quot;,&quot;parse-names&quot;:false,&quot;dropping-particle&quot;:&quot;&quot;,&quot;non-dropping-particle&quot;:&quot;&quot;},{&quot;family&quot;:&quot;Serdar&quot;,&quot;given&quot;:&quot;Berrin&quot;,&quot;parse-names&quot;:false,&quot;dropping-particle&quot;:&quot;&quot;,&quot;non-dropping-particle&quot;:&quot;&quot;},{&quot;family&quot;:&quot;Serre&quot;,&quot;given&quot;:&quot;Marc L&quot;,&quot;parse-names&quot;:false,&quot;dropping-particle&quot;:&quot;&quot;,&quot;non-dropping-particle&quot;:&quot;&quot;},{&quot;family&quot;:&quot;Shadid&quot;,&quot;given&quot;:&quot;Jamileh&quot;,&quot;parse-names&quot;:false,&quot;dropping-particle&quot;:&quot;&quot;,&quot;non-dropping-particle&quot;:&quot;&quot;},{&quot;family&quot;:&quot;Shafaat&quot;,&quot;given&quot;:&quot;Omid&quot;,&quot;parse-names&quot;:false,&quot;dropping-particle&quot;:&quot;&quot;,&quot;non-dropping-particle&quot;:&quot;&quot;},{&quot;family&quot;:&quot;Shahabi&quot;,&quot;given&quot;:&quot;Saeed&quot;,&quot;parse-names&quot;:false,&quot;dropping-particle&quot;:&quot;&quot;,&quot;non-dropping-particle&quot;:&quot;&quot;},{&quot;family&quot;:&quot;Shaheen&quot;,&quot;given&quot;:&quot;Amira A&quot;,&quot;parse-names&quot;:false,&quot;dropping-particle&quot;:&quot;&quot;,&quot;non-dropping-particle&quot;:&quot;&quot;},{&quot;family&quot;:&quot;Shaikh&quot;,&quot;given&quot;:&quot;Masood Ali&quot;,&quot;parse-names&quot;:false,&quot;dropping-particle&quot;:&quot;&quot;,&quot;non-dropping-particle&quot;:&quot;&quot;},{&quot;family&quot;:&quot;Shalash&quot;,&quot;given&quot;:&quot;Ali S&quot;,&quot;parse-names&quot;:false,&quot;dropping-particle&quot;:&quot;&quot;,&quot;non-dropping-particle&quot;:&quot;&quot;},{&quot;family&quot;:&quot;Shams-Beyranvand&quot;,&quot;given&quot;:&quot;Mehran&quot;,&quot;parse-names&quot;:false,&quot;dropping-particle&quot;:&quot;&quot;,&quot;non-dropping-particle&quot;:&quot;&quot;},{&quot;family&quot;:&quot;Shamsizadeh&quot;,&quot;given&quot;:&quot;Morteza&quot;,&quot;parse-names&quot;:false,&quot;dropping-particle&quot;:&quot;&quot;,&quot;non-dropping-particle&quot;:&quot;&quot;},{&quot;family&quot;:&quot;Sharafi&quot;,&quot;given&quot;:&quot;Kiomars&quot;,&quot;parse-names&quot;:false,&quot;dropping-particle&quot;:&quot;&quot;,&quot;non-dropping-particle&quot;:&quot;&quot;},{&quot;family&quot;:&quot;Sheikh&quot;,&quot;given&quot;:&quot;Aziz&quot;,&quot;parse-names&quot;:false,&quot;dropping-particle&quot;:&quot;&quot;,&quot;non-dropping-particle&quot;:&quot;&quot;},{&quot;family&quot;:&quot;Sheikhtaheri&quot;,&quot;given&quot;:&quot;Abbas&quot;,&quot;parse-names&quot;:false,&quot;dropping-particle&quot;:&quot;&quot;,&quot;non-dropping-particle&quot;:&quot;&quot;},{&quot;family&quot;:&quot;Shibuya&quot;,&quot;given&quot;:&quot;Kenji&quot;,&quot;parse-names&quot;:false,&quot;dropping-particle&quot;:&quot;&quot;,&quot;non-dropping-particle&quot;:&quot;&quot;},{&quot;family&quot;:&quot;Shield&quot;,&quot;given&quot;:&quot;Kevin David&quot;,&quot;parse-names&quot;:false,&quot;dropping-particle&quot;:&quot;&quot;,&quot;non-dropping-particle&quot;:&quot;&quot;},{&quot;family&quot;:&quot;Shigematsu&quot;,&quot;given&quot;:&quot;Mika&quot;,&quot;parse-names&quot;:false,&quot;dropping-particle&quot;:&quot;&quot;,&quot;non-dropping-particle&quot;:&quot;&quot;},{&quot;family&quot;:&quot;Shin&quot;,&quot;given&quot;:&quot;Jae&quot;,&quot;parse-names&quot;:false,&quot;dropping-particle&quot;:&quot;Il&quot;,&quot;non-dropping-particle&quot;:&quot;&quot;},{&quot;family&quot;:&quot;Shin&quot;,&quot;given&quot;:&quot;Min-Jeong&quot;,&quot;parse-names&quot;:false,&quot;dropping-particle&quot;:&quot;&quot;,&quot;non-dropping-particle&quot;:&quot;&quot;},{&quot;family&quot;:&quot;Shiri&quot;,&quot;given&quot;:&quot;Rahman&quot;,&quot;parse-names&quot;:false,&quot;dropping-particle&quot;:&quot;&quot;,&quot;non-dropping-particle&quot;:&quot;&quot;},{&quot;family&quot;:&quot;Shirkoohi&quot;,&quot;given&quot;:&quot;Reza&quot;,&quot;parse-names&quot;:false,&quot;dropping-particle&quot;:&quot;&quot;,&quot;non-dropping-particle&quot;:&quot;&quot;},{&quot;family&quot;:&quot;Shuval&quot;,&quot;given&quot;:&quot;Kerem&quot;,&quot;parse-names&quot;:false,&quot;dropping-particle&quot;:&quot;&quot;,&quot;non-dropping-particle&quot;:&quot;&quot;},{&quot;family&quot;:&quot;Siabani&quot;,&quot;given&quot;:&quot;Soraya&quot;,&quot;parse-names&quot;:false,&quot;dropping-particle&quot;:&quot;&quot;,&quot;non-dropping-particle&quot;:&quot;&quot;},{&quot;family&quot;:&quot;Sierpinski&quot;,&quot;given&quot;:&quot;Radoslaw&quot;,&quot;parse-names&quot;:false,&quot;dropping-particle&quot;:&quot;&quot;,&quot;non-dropping-particle&quot;:&quot;&quot;},{&quot;family&quot;:&quot;Sigfusdottir&quot;,&quot;given&quot;:&quot;Inga Dora&quot;,&quot;parse-names&quot;:false,&quot;dropping-particle&quot;:&quot;&quot;,&quot;non-dropping-particle&quot;:&quot;&quot;},{&quot;family&quot;:&quot;Sigurvinsdottir&quot;,&quot;given&quot;:&quot;Rannveig&quot;,&quot;parse-names&quot;:false,&quot;dropping-particle&quot;:&quot;&quot;,&quot;non-dropping-particle&quot;:&quot;&quot;},{&quot;family&quot;:&quot;Silva&quot;,&quot;given&quot;:&quot;João Pedro&quot;,&quot;parse-names&quot;:false,&quot;dropping-particle&quot;:&quot;&quot;,&quot;non-dropping-particle&quot;:&quot;&quot;},{&quot;family&quot;:&quot;Simpson&quot;,&quot;given&quot;:&quot;Kyle E&quot;,&quot;parse-names&quot;:false,&quot;dropping-particle&quot;:&quot;&quot;,&quot;non-dropping-particle&quot;:&quot;&quot;},{&quot;family&quot;:&quot;Singh&quot;,&quot;given&quot;:&quot;Jasvinder A&quot;,&quot;parse-names&quot;:false,&quot;dropping-particle&quot;:&quot;&quot;,&quot;non-dropping-particle&quot;:&quot;&quot;},{&quot;family&quot;:&quot;Singh&quot;,&quot;given&quot;:&quot;Pushpendra&quot;,&quot;parse-names&quot;:false,&quot;dropping-particle&quot;:&quot;&quot;,&quot;non-dropping-particle&quot;:&quot;&quot;},{&quot;family&quot;:&quot;Skiadaresi&quot;,&quot;given&quot;:&quot;Eirini&quot;,&quot;parse-names&quot;:false,&quot;dropping-particle&quot;:&quot;&quot;,&quot;non-dropping-particle&quot;:&quot;&quot;},{&quot;family&quot;:&quot;Skou&quot;,&quot;given&quot;:&quot;Søren T&quot;,&quot;parse-names&quot;:false,&quot;dropping-particle&quot;:&quot;&quot;,&quot;non-dropping-particle&quot;:&quot;&quot;},{&quot;family&quot;:&quot;Skryabin&quot;,&quot;given&quot;:&quot;Valentin Yurievich&quot;,&quot;parse-names&quot;:false,&quot;dropping-particle&quot;:&quot;&quot;,&quot;non-dropping-particle&quot;:&quot;&quot;},{&quot;family&quot;:&quot;Smith&quot;,&quot;given&quot;:&quot;Emma U R&quot;,&quot;parse-names&quot;:false,&quot;dropping-particle&quot;:&quot;&quot;,&quot;non-dropping-particle&quot;:&quot;&quot;},{&quot;family&quot;:&quot;Soheili&quot;,&quot;given&quot;:&quot;Amin&quot;,&quot;parse-names&quot;:false,&quot;dropping-particle&quot;:&quot;&quot;,&quot;non-dropping-particle&quot;:&quot;&quot;},{&quot;family&quot;:&quot;Soltani&quot;,&quot;given&quot;:&quot;Shahin&quot;,&quot;parse-names&quot;:false,&quot;dropping-particle&quot;:&quot;&quot;,&quot;non-dropping-particle&quot;:&quot;&quot;},{&quot;family&quot;:&quot;Soofi&quot;,&quot;given&quot;:&quot;Moslem&quot;,&quot;parse-names&quot;:false,&quot;dropping-particle&quot;:&quot;&quot;,&quot;non-dropping-particle&quot;:&quot;&quot;},{&quot;family&quot;:&quot;Sorensen&quot;,&quot;given&quot;:&quot;Reed J D&quot;,&quot;parse-names&quot;:false,&quot;dropping-particle&quot;:&quot;&quot;,&quot;non-dropping-particle&quot;:&quot;&quot;},{&quot;family&quot;:&quot;Soriano&quot;,&quot;given&quot;:&quot;Joan B&quot;,&quot;parse-names&quot;:false,&quot;dropping-particle&quot;:&quot;&quot;,&quot;non-dropping-particle&quot;:&quot;&quot;},{&quot;family&quot;:&quot;Sorrie&quot;,&quot;given&quot;:&quot;Muluken Bekele&quot;,&quot;parse-names&quot;:false,&quot;dropping-particle&quot;:&quot;&quot;,&quot;non-dropping-particle&quot;:&quot;&quot;},{&quot;family&quot;:&quot;Soshnikov&quot;,&quot;given&quot;:&quot;Sergey&quot;,&quot;parse-names&quot;:false,&quot;dropping-particle&quot;:&quot;&quot;,&quot;non-dropping-particle&quot;:&quot;&quot;},{&quot;family&quot;:&quot;Soyiri&quot;,&quot;given&quot;:&quot;Ireneous N&quot;,&quot;parse-names&quot;:false,&quot;dropping-particle&quot;:&quot;&quot;,&quot;non-dropping-particle&quot;:&quot;&quot;},{&quot;family&quot;:&quot;Spencer&quot;,&quot;given&quot;:&quot;Cory N&quot;,&quot;parse-names&quot;:false,&quot;dropping-particle&quot;:&quot;&quot;,&quot;non-dropping-particle&quot;:&quot;&quot;},{&quot;family&quot;:&quot;Spotin&quot;,&quot;given&quot;:&quot;Adel&quot;,&quot;parse-names&quot;:false,&quot;dropping-particle&quot;:&quot;&quot;,&quot;non-dropping-particle&quot;:&quot;&quot;},{&quot;family&quot;:&quot;Sreeramareddy&quot;,&quot;given&quot;:&quot;Chandrashekhar T&quot;,&quot;parse-names&quot;:false,&quot;dropping-particle&quot;:&quot;&quot;,&quot;non-dropping-particle&quot;:&quot;&quot;},{&quot;family&quot;:&quot;Srinivasan&quot;,&quot;given&quot;:&quot;Vinay&quot;,&quot;parse-names&quot;:false,&quot;dropping-particle&quot;:&quot;&quot;,&quot;non-dropping-particle&quot;:&quot;&quot;},{&quot;family&quot;:&quot;Stanaway&quot;,&quot;given&quot;:&quot;Jeffrey D&quot;,&quot;parse-names&quot;:false,&quot;dropping-particle&quot;:&quot;&quot;,&quot;non-dropping-particle&quot;:&quot;&quot;},{&quot;family&quot;:&quot;Stein&quot;,&quot;given&quot;:&quot;Caroline&quot;,&quot;parse-names&quot;:false,&quot;dropping-particle&quot;:&quot;&quot;,&quot;non-dropping-particle&quot;:&quot;&quot;},{&quot;family&quot;:&quot;Stein&quot;,&quot;given&quot;:&quot;Dan J&quot;,&quot;parse-names&quot;:false,&quot;dropping-particle&quot;:&quot;&quot;,&quot;non-dropping-particle&quot;:&quot;&quot;},{&quot;family&quot;:&quot;Steiner&quot;,&quot;given&quot;:&quot;Caitlyn&quot;,&quot;parse-names&quot;:false,&quot;dropping-particle&quot;:&quot;&quot;,&quot;non-dropping-particle&quot;:&quot;&quot;},{&quot;family&quot;:&quot;Stockfelt&quot;,&quot;given&quot;:&quot;Leo&quot;,&quot;parse-names&quot;:false,&quot;dropping-particle&quot;:&quot;&quot;,&quot;non-dropping-particle&quot;:&quot;&quot;},{&quot;family&quot;:&quot;Stokes&quot;,&quot;given&quot;:&quot;Mark A&quot;,&quot;parse-names&quot;:false,&quot;dropping-particle&quot;:&quot;&quot;,&quot;non-dropping-particle&quot;:&quot;&quot;},{&quot;family&quot;:&quot;Straif&quot;,&quot;given&quot;:&quot;Kurt&quot;,&quot;parse-names&quot;:false,&quot;dropping-particle&quot;:&quot;&quot;,&quot;non-dropping-particle&quot;:&quot;&quot;},{&quot;family&quot;:&quot;Stubbs&quot;,&quot;given&quot;:&quot;Jacob L&quot;,&quot;parse-names&quot;:false,&quot;dropping-particle&quot;:&quot;&quot;,&quot;non-dropping-particle&quot;:&quot;&quot;},{&quot;family&quot;:&quot;Sufiyan&quot;,&quot;given&quot;:&quot;Mu'awiyyah Babale&quot;,&quot;parse-names&quot;:false,&quot;dropping-particle&quot;:&quot;&quot;,&quot;non-dropping-particle&quot;:&quot;&quot;},{&quot;family&quot;:&quot;Suleria&quot;,&quot;given&quot;:&quot;Hafiz Ansar Rasul&quot;,&quot;parse-names&quot;:false,&quot;dropping-particle&quot;:&quot;&quot;,&quot;non-dropping-particle&quot;:&quot;&quot;},{&quot;family&quot;:&quot;Suliankatchi Abdulkader&quot;,&quot;given&quot;:&quot;Rizwan&quot;,&quot;parse-names&quot;:false,&quot;dropping-particle&quot;:&quot;&quot;,&quot;non-dropping-particle&quot;:&quot;&quot;},{&quot;family&quot;:&quot;Sulo&quot;,&quot;given&quot;:&quot;Gerhard&quot;,&quot;parse-names&quot;:false,&quot;dropping-particle&quot;:&quot;&quot;,&quot;non-dropping-particle&quot;:&quot;&quot;},{&quot;family&quot;:&quot;Sultan&quot;,&quot;given&quot;:&quot;Iyad&quot;,&quot;parse-names&quot;:false,&quot;dropping-particle&quot;:&quot;&quot;,&quot;non-dropping-particle&quot;:&quot;&quot;},{&quot;family&quot;:&quot;Szumowski&quot;,&quot;given&quot;:&quot;Łukasz&quot;,&quot;parse-names&quot;:false,&quot;dropping-particle&quot;:&quot;&quot;,&quot;non-dropping-particle&quot;:&quot;&quot;},{&quot;family&quot;:&quot;Tabarés-Seisdedos&quot;,&quot;given&quot;:&quot;Rafael&quot;,&quot;parse-names&quot;:false,&quot;dropping-particle&quot;:&quot;&quot;,&quot;non-dropping-particle&quot;:&quot;&quot;},{&quot;family&quot;:&quot;Tabb&quot;,&quot;given&quot;:&quot;Karen M&quot;,&quot;parse-names&quot;:false,&quot;dropping-particle&quot;:&quot;&quot;,&quot;non-dropping-particle&quot;:&quot;&quot;},{&quot;family&quot;:&quot;Tabuchi&quot;,&quot;given&quot;:&quot;Takahiro&quot;,&quot;parse-names&quot;:false,&quot;dropping-particle&quot;:&quot;&quot;,&quot;non-dropping-particle&quot;:&quot;&quot;},{&quot;family&quot;:&quot;Taherkhani&quot;,&quot;given&quot;:&quot;Amir&quot;,&quot;parse-names&quot;:false,&quot;dropping-particle&quot;:&quot;&quot;,&quot;non-dropping-particle&quot;:&quot;&quot;},{&quot;family&quot;:&quot;Tajdini&quot;,&quot;given&quot;:&quot;Masih&quot;,&quot;parse-names&quot;:false,&quot;dropping-particle&quot;:&quot;&quot;,&quot;non-dropping-particle&quot;:&quot;&quot;},{&quot;family&quot;:&quot;Takahashi&quot;,&quot;given&quot;:&quot;Ken&quot;,&quot;parse-names&quot;:false,&quot;dropping-particle&quot;:&quot;&quot;,&quot;non-dropping-particle&quot;:&quot;&quot;},{&quot;family&quot;:&quot;Takala&quot;,&quot;given&quot;:&quot;Jukka S&quot;,&quot;parse-names&quot;:false,&quot;dropping-particle&quot;:&quot;&quot;,&quot;non-dropping-particle&quot;:&quot;&quot;},{&quot;family&quot;:&quot;Tamiru&quot;,&quot;given&quot;:&quot;Animut Tagele&quot;,&quot;parse-names&quot;:false,&quot;dropping-particle&quot;:&quot;&quot;,&quot;non-dropping-particle&quot;:&quot;&quot;},{&quot;family&quot;:&quot;Taveira&quot;,&quot;given&quot;:&quot;Nuno&quot;,&quot;parse-names&quot;:false,&quot;dropping-particle&quot;:&quot;&quot;,&quot;non-dropping-particle&quot;:&quot;&quot;},{&quot;family&quot;:&quot;Tehrani-Banihashemi&quot;,&quot;given&quot;:&quot;Arash&quot;,&quot;parse-names&quot;:false,&quot;dropping-particle&quot;:&quot;&quot;,&quot;non-dropping-particle&quot;:&quot;&quot;},{&quot;family&quot;:&quot;Temsah&quot;,&quot;given&quot;:&quot;Mohamad-Hani&quot;,&quot;parse-names&quot;:false,&quot;dropping-particle&quot;:&quot;&quot;,&quot;non-dropping-particle&quot;:&quot;&quot;},{&quot;family&quot;:&quot;Tesema&quot;,&quot;given&quot;:&quot;Getayeneh Antehunegn&quot;,&quot;parse-names&quot;:false,&quot;dropping-particle&quot;:&quot;&quot;,&quot;non-dropping-particle&quot;:&quot;&quot;},{&quot;family&quot;:&quot;Tessema&quot;,&quot;given&quot;:&quot;Zemenu Tadesse&quot;,&quot;parse-names&quot;:false,&quot;dropping-particle&quot;:&quot;&quot;,&quot;non-dropping-particle&quot;:&quot;&quot;},{&quot;family&quot;:&quot;Thurston&quot;,&quot;given&quot;:&quot;George D&quot;,&quot;parse-names&quot;:false,&quot;dropping-particle&quot;:&quot;&quot;,&quot;non-dropping-particle&quot;:&quot;&quot;},{&quot;family&quot;:&quot;Titova&quot;,&quot;given&quot;:&quot;Mariya Vladimirovna&quot;,&quot;parse-names&quot;:false,&quot;dropping-particle&quot;:&quot;&quot;,&quot;non-dropping-particle&quot;:&quot;&quot;},{&quot;family&quot;:&quot;Tohidinik&quot;,&quot;given&quot;:&quot;Hamid Reza&quot;,&quot;parse-names&quot;:false,&quot;dropping-particle&quot;:&quot;&quot;,&quot;non-dropping-particle&quot;:&quot;&quot;},{&quot;family&quot;:&quot;Tonelli&quot;,&quot;given&quot;:&quot;Marcello&quot;,&quot;parse-names&quot;:false,&quot;dropping-particle&quot;:&quot;&quot;,&quot;non-dropping-particle&quot;:&quot;&quot;},{&quot;family&quot;:&quot;Topor-Madry&quot;,&quot;given&quot;:&quot;Roman&quot;,&quot;parse-names&quot;:false,&quot;dropping-particle&quot;:&quot;&quot;,&quot;non-dropping-particle&quot;:&quot;&quot;},{&quot;family&quot;:&quot;Topouzis&quot;,&quot;given&quot;:&quot;Fotis&quot;,&quot;parse-names&quot;:false,&quot;dropping-particle&quot;:&quot;&quot;,&quot;non-dropping-particle&quot;:&quot;&quot;},{&quot;family&quot;:&quot;Torre&quot;,&quot;given&quot;:&quot;Anna E&quot;,&quot;parse-names&quot;:false,&quot;dropping-particle&quot;:&quot;&quot;,&quot;non-dropping-particle&quot;:&quot;&quot;},{&quot;family&quot;:&quot;Touvier&quot;,&quot;given&quot;:&quot;Mathilde&quot;,&quot;parse-names&quot;:false,&quot;dropping-particle&quot;:&quot;&quot;,&quot;non-dropping-particle&quot;:&quot;&quot;},{&quot;family&quot;:&quot;Tovani-Palone&quot;,&quot;given&quot;:&quot;Marcos Roberto Roberto&quot;,&quot;parse-names&quot;:false,&quot;dropping-particle&quot;:&quot;&quot;,&quot;non-dropping-particle&quot;:&quot;&quot;},{&quot;family&quot;:&quot;Tran&quot;,&quot;given&quot;:&quot;Bach Xuan&quot;,&quot;parse-names&quot;:false,&quot;dropping-particle&quot;:&quot;&quot;,&quot;non-dropping-particle&quot;:&quot;&quot;},{&quot;family&quot;:&quot;Travillian&quot;,&quot;given&quot;:&quot;Ravensara&quot;,&quot;parse-names&quot;:false,&quot;dropping-particle&quot;:&quot;&quot;,&quot;non-dropping-particle&quot;:&quot;&quot;},{&quot;family&quot;:&quot;Tsatsakis&quot;,&quot;given&quot;:&quot;Aristidis&quot;,&quot;parse-names&quot;:false,&quot;dropping-particle&quot;:&quot;&quot;,&quot;non-dropping-particle&quot;:&quot;&quot;},{&quot;family&quot;:&quot;Tudor Car&quot;,&quot;given&quot;:&quot;Lorainne&quot;,&quot;parse-names&quot;:false,&quot;dropping-particle&quot;:&quot;&quot;,&quot;non-dropping-particle&quot;:&quot;&quot;},{&quot;family&quot;:&quot;Tyrovolas&quot;,&quot;given&quot;:&quot;Stefanos&quot;,&quot;parse-names&quot;:false,&quot;dropping-particle&quot;:&quot;&quot;,&quot;non-dropping-particle&quot;:&quot;&quot;},{&quot;family&quot;:&quot;Uddin&quot;,&quot;given&quot;:&quot;Riaz&quot;,&quot;parse-names&quot;:false,&quot;dropping-particle&quot;:&quot;&quot;,&quot;non-dropping-particle&quot;:&quot;&quot;},{&quot;family&quot;:&quot;Umeokonkwo&quot;,&quot;given&quot;:&quot;Chukwuma David&quot;,&quot;parse-names&quot;:false,&quot;dropping-particle&quot;:&quot;&quot;,&quot;non-dropping-particle&quot;:&quot;&quot;},{&quot;family&quot;:&quot;Unnikrishnan&quot;,&quot;given&quot;:&quot;Bhaskaran&quot;,&quot;parse-names&quot;:false,&quot;dropping-particle&quot;:&quot;&quot;,&quot;non-dropping-particle&quot;:&quot;&quot;},{&quot;family&quot;:&quot;Upadhyay&quot;,&quot;given&quot;:&quot;Era&quot;,&quot;parse-names&quot;:false,&quot;dropping-particle&quot;:&quot;&quot;,&quot;non-dropping-particle&quot;:&quot;&quot;},{&quot;family&quot;:&quot;Vacante&quot;,&quot;given&quot;:&quot;Marco&quot;,&quot;parse-names&quot;:false,&quot;dropping-particle&quot;:&quot;&quot;,&quot;non-dropping-particle&quot;:&quot;&quot;},{&quot;family&quot;:&quot;Valdez&quot;,&quot;given&quot;:&quot;Pascual R&quot;,&quot;parse-names&quot;:false,&quot;dropping-particle&quot;:&quot;&quot;,&quot;non-dropping-particle&quot;:&quot;&quot;},{&quot;family&quot;:&quot;Donkelaar&quot;,&quot;given&quot;:&quot;Aaron&quot;,&quot;parse-names&quot;:false,&quot;dropping-particle&quot;:&quot;&quot;,&quot;non-dropping-particle&quot;:&quot;van&quot;},{&quot;family&quot;:&quot;Vasankari&quot;,&quot;given&quot;:&quot;Tommi Juhani&quot;,&quot;parse-names&quot;:false,&quot;dropping-particle&quot;:&quot;&quot;,&quot;non-dropping-particle&quot;:&quot;&quot;},{&quot;family&quot;:&quot;Vasseghian&quot;,&quot;given&quot;:&quot;Yasser&quot;,&quot;parse-names&quot;:false,&quot;dropping-particle&quot;:&quot;&quot;,&quot;non-dropping-particle&quot;:&quot;&quot;},{&quot;family&quot;:&quot;Veisani&quot;,&quot;given&quot;:&quot;Yousef&quot;,&quot;parse-names&quot;:false,&quot;dropping-particle&quot;:&quot;&quot;,&quot;non-dropping-particle&quot;:&quot;&quot;},{&quot;family&quot;:&quot;Venketasubramanian&quot;,&quot;given&quot;:&quot;Narayanaswamy&quot;,&quot;parse-names&quot;:false,&quot;dropping-particle&quot;:&quot;&quot;,&quot;non-dropping-particle&quot;:&quot;&quot;},{&quot;family&quot;:&quot;Violante&quot;,&quot;given&quot;:&quot;Francesco S&quot;,&quot;parse-names&quot;:false,&quot;dropping-particle&quot;:&quot;&quot;,&quot;non-dropping-particle&quot;:&quot;&quot;},{&quot;family&quot;:&quot;Vlassov&quot;,&quot;given&quot;:&quot;Vasily&quot;,&quot;parse-names&quot;:false,&quot;dropping-particle&quot;:&quot;&quot;,&quot;non-dropping-particle&quot;:&quot;&quot;},{&quot;family&quot;:&quot;Vollset&quot;,&quot;given&quot;:&quot;Stein Emil&quot;,&quot;parse-names&quot;:false,&quot;dropping-particle&quot;:&quot;&quot;,&quot;non-dropping-particle&quot;:&quot;&quot;},{&quot;family&quot;:&quot;Vos&quot;,&quot;given&quot;:&quot;Theo&quot;,&quot;parse-names&quot;:false,&quot;dropping-particle&quot;:&quot;&quot;,&quot;non-dropping-particle&quot;:&quot;&quot;},{&quot;family&quot;:&quot;Vukovic&quot;,&quot;given&quot;:&quot;Rade&quot;,&quot;parse-names&quot;:false,&quot;dropping-particle&quot;:&quot;&quot;,&quot;non-dropping-particle&quot;:&quot;&quot;},{&quot;family&quot;:&quot;Waheed&quot;,&quot;given&quot;:&quot;Yasir&quot;,&quot;parse-names&quot;:false,&quot;dropping-particle&quot;:&quot;&quot;,&quot;non-dropping-particle&quot;:&quot;&quot;},{&quot;family&quot;:&quot;Wallin&quot;,&quot;given&quot;:&quot;Mitchell Taylor&quot;,&quot;parse-names&quot;:false,&quot;dropping-particle&quot;:&quot;&quot;,&quot;non-dropping-particle&quot;:&quot;&quot;},{&quot;family&quot;:&quot;Wang&quot;,&quot;given&quot;:&quot;Yafeng&quot;,&quot;parse-names&quot;:false,&quot;dropping-particle&quot;:&quot;&quot;,&quot;non-dropping-particle&quot;:&quot;&quot;},{&quot;family&quot;:&quot;Wang&quot;,&quot;given&quot;:&quot;Yuan-Pang&quot;,&quot;parse-names&quot;:false,&quot;dropping-particle&quot;:&quot;&quot;,&quot;non-dropping-particle&quot;:&quot;&quot;},{&quot;family&quot;:&quot;Watson&quot;,&quot;given&quot;:&quot;Alexandrea&quot;,&quot;parse-names&quot;:false,&quot;dropping-particle&quot;:&quot;&quot;,&quot;non-dropping-particle&quot;:&quot;&quot;},{&quot;family&quot;:&quot;Wei&quot;,&quot;given&quot;:&quot;Jingkai&quot;,&quot;parse-names&quot;:false,&quot;dropping-particle&quot;:&quot;&quot;,&quot;non-dropping-particle&quot;:&quot;&quot;},{&quot;family&quot;:&quot;Wei&quot;,&quot;given&quot;:&quot;Melissa Y Wei&quot;,&quot;parse-names&quot;:false,&quot;dropping-particle&quot;:&quot;&quot;,&quot;non-dropping-particle&quot;:&quot;&quot;},{&quot;family&quot;:&quot;Weintraub&quot;,&quot;given&quot;:&quot;Robert G&quot;,&quot;parse-names&quot;:false,&quot;dropping-particle&quot;:&quot;&quot;,&quot;non-dropping-particle&quot;:&quot;&quot;},{&quot;family&quot;:&quot;Weiss&quot;,&quot;given&quot;:&quot;Jordan&quot;,&quot;parse-names&quot;:false,&quot;dropping-particle&quot;:&quot;&quot;,&quot;non-dropping-particle&quot;:&quot;&quot;},{&quot;family&quot;:&quot;Werdecker&quot;,&quot;given&quot;:&quot;Andrea&quot;,&quot;parse-names&quot;:false,&quot;dropping-particle&quot;:&quot;&quot;,&quot;non-dropping-particle&quot;:&quot;&quot;},{&quot;family&quot;:&quot;West&quot;,&quot;given&quot;:&quot;J Jason&quot;,&quot;parse-names&quot;:false,&quot;dropping-particle&quot;:&quot;&quot;,&quot;non-dropping-particle&quot;:&quot;&quot;},{&quot;family&quot;:&quot;Westerman&quot;,&quot;given&quot;:&quot;Ronny&quot;,&quot;parse-names&quot;:false,&quot;dropping-particle&quot;:&quot;&quot;,&quot;non-dropping-particle&quot;:&quot;&quot;},{&quot;family&quot;:&quot;Whisnant&quot;,&quot;given&quot;:&quot;Joanna L&quot;,&quot;parse-names&quot;:false,&quot;dropping-particle&quot;:&quot;&quot;,&quot;non-dropping-particle&quot;:&quot;&quot;},{&quot;family&quot;:&quot;Whiteford&quot;,&quot;given&quot;:&quot;Harvey A&quot;,&quot;parse-names&quot;:false,&quot;dropping-particle&quot;:&quot;&quot;,&quot;non-dropping-particle&quot;:&quot;&quot;},{&quot;family&quot;:&quot;Wiens&quot;,&quot;given&quot;:&quot;Kirsten E&quot;,&quot;parse-names&quot;:false,&quot;dropping-particle&quot;:&quot;&quot;,&quot;non-dropping-particle&quot;:&quot;&quot;},{&quot;family&quot;:&quot;Wolfe&quot;,&quot;given&quot;:&quot;Charles D A&quot;,&quot;parse-names&quot;:false,&quot;dropping-particle&quot;:&quot;&quot;,&quot;non-dropping-particle&quot;:&quot;&quot;},{&quot;family&quot;:&quot;Wozniak&quot;,&quot;given&quot;:&quot;Sarah S&quot;,&quot;parse-names&quot;:false,&quot;dropping-particle&quot;:&quot;&quot;,&quot;non-dropping-particle&quot;:&quot;&quot;},{&quot;family&quot;:&quot;Wu&quot;,&quot;given&quot;:&quot;Ai-Min&quot;,&quot;parse-names&quot;:false,&quot;dropping-particle&quot;:&quot;&quot;,&quot;non-dropping-particle&quot;:&quot;&quot;},{&quot;family&quot;:&quot;Wu&quot;,&quot;given&quot;:&quot;Junjie&quot;,&quot;parse-names&quot;:false,&quot;dropping-particle&quot;:&quot;&quot;,&quot;non-dropping-particle&quot;:&quot;&quot;},{&quot;family&quot;:&quot;Wulf Hanson&quot;,&quot;given&quot;:&quot;Sarah&quot;,&quot;parse-names&quot;:false,&quot;dropping-particle&quot;:&quot;&quot;,&quot;non-dropping-particle&quot;:&quot;&quot;},{&quot;family&quot;:&quot;Xu&quot;,&quot;given&quot;:&quot;Gelin&quot;,&quot;parse-names&quot;:false,&quot;dropping-particle&quot;:&quot;&quot;,&quot;non-dropping-particle&quot;:&quot;&quot;},{&quot;family&quot;:&quot;Xu&quot;,&quot;given&quot;:&quot;Rixing&quot;,&quot;parse-names&quot;:false,&quot;dropping-particle&quot;:&quot;&quot;,&quot;non-dropping-particle&quot;:&quot;&quot;},{&quot;family&quot;:&quot;Yadgir&quot;,&quot;given&quot;:&quot;Simon&quot;,&quot;parse-names&quot;:false,&quot;dropping-particle&quot;:&quot;&quot;,&quot;non-dropping-particle&quot;:&quot;&quot;},{&quot;family&quot;:&quot;Yahyazadeh Jabbari&quot;,&quot;given&quot;:&quot;Seyed Hossein&quot;,&quot;parse-names&quot;:false,&quot;dropping-particle&quot;:&quot;&quot;,&quot;non-dropping-particle&quot;:&quot;&quot;},{&quot;family&quot;:&quot;Yamagishi&quot;,&quot;given&quot;:&quot;Kazumasa&quot;,&quot;parse-names&quot;:false,&quot;dropping-particle&quot;:&quot;&quot;,&quot;non-dropping-particle&quot;:&quot;&quot;},{&quot;family&quot;:&quot;Yaminfirooz&quot;,&quot;given&quot;:&quot;Mousa&quot;,&quot;parse-names&quot;:false,&quot;dropping-particle&quot;:&quot;&quot;,&quot;non-dropping-particle&quot;:&quot;&quot;},{&quot;family&quot;:&quot;Yano&quot;,&quot;given&quot;:&quot;Yuichiro&quot;,&quot;parse-names&quot;:false,&quot;dropping-particle&quot;:&quot;&quot;,&quot;non-dropping-particle&quot;:&quot;&quot;},{&quot;family&quot;:&quot;Yaya&quot;,&quot;given&quot;:&quot;Sanni&quot;,&quot;parse-names&quot;:false,&quot;dropping-particle&quot;:&quot;&quot;,&quot;non-dropping-particle&quot;:&quot;&quot;},{&quot;family&quot;:&quot;Yazdi-Feyzabadi&quot;,&quot;given&quot;:&quot;Vahid&quot;,&quot;parse-names&quot;:false,&quot;dropping-particle&quot;:&quot;&quot;,&quot;non-dropping-particle&quot;:&quot;&quot;},{&quot;family&quot;:&quot;Yeheyis&quot;,&quot;given&quot;:&quot;Tomas Y&quot;,&quot;parse-names&quot;:false,&quot;dropping-particle&quot;:&quot;&quot;,&quot;non-dropping-particle&quot;:&quot;&quot;},{&quot;family&quot;:&quot;Yilgwan&quot;,&quot;given&quot;:&quot;Christopher Sabo&quot;,&quot;parse-names&quot;:false,&quot;dropping-particle&quot;:&quot;&quot;,&quot;non-dropping-particle&quot;:&quot;&quot;},{&quot;family&quot;:&quot;Yilma&quot;,&quot;given&quot;:&quot;Mekdes Tigistu&quot;,&quot;parse-names&quot;:false,&quot;dropping-particle&quot;:&quot;&quot;,&quot;non-dropping-particle&quot;:&quot;&quot;},{&quot;family&quot;:&quot;Yip&quot;,&quot;given&quot;:&quot;Paul&quot;,&quot;parse-names&quot;:false,&quot;dropping-particle&quot;:&quot;&quot;,&quot;non-dropping-particle&quot;:&quot;&quot;},{&quot;family&quot;:&quot;Yonemoto&quot;,&quot;given&quot;:&quot;Naohiro&quot;,&quot;parse-names&quot;:false,&quot;dropping-particle&quot;:&quot;&quot;,&quot;non-dropping-particle&quot;:&quot;&quot;},{&quot;family&quot;:&quot;Younis&quot;,&quot;given&quot;:&quot;Mustafa Z&quot;,&quot;parse-names&quot;:false,&quot;dropping-particle&quot;:&quot;&quot;,&quot;non-dropping-particle&quot;:&quot;&quot;},{&quot;family&quot;:&quot;Younker&quot;,&quot;given&quot;:&quot;Theodore Patrick&quot;,&quot;parse-names&quot;:false,&quot;dropping-particle&quot;:&quot;&quot;,&quot;non-dropping-particle&quot;:&quot;&quot;},{&quot;family&quot;:&quot;Yousefi&quot;,&quot;given&quot;:&quot;Bahman&quot;,&quot;parse-names&quot;:false,&quot;dropping-particle&quot;:&quot;&quot;,&quot;non-dropping-particle&quot;:&quot;&quot;},{&quot;family&quot;:&quot;Yousefi&quot;,&quot;given&quot;:&quot;Zabihollah&quot;,&quot;parse-names&quot;:false,&quot;dropping-particle&quot;:&quot;&quot;,&quot;non-dropping-particle&quot;:&quot;&quot;},{&quot;family&quot;:&quot;Yousefinezhadi&quot;,&quot;given&quot;:&quot;Taraneh&quot;,&quot;parse-names&quot;:false,&quot;dropping-particle&quot;:&quot;&quot;,&quot;non-dropping-particle&quot;:&quot;&quot;},{&quot;family&quot;:&quot;Yousuf&quot;,&quot;given&quot;:&quot;Abdilahi Yousuf&quot;,&quot;parse-names&quot;:false,&quot;dropping-particle&quot;:&quot;&quot;,&quot;non-dropping-particle&quot;:&quot;&quot;},{&quot;family&quot;:&quot;Yu&quot;,&quot;given&quot;:&quot;Chuanhua&quot;,&quot;parse-names&quot;:false,&quot;dropping-particle&quot;:&quot;&quot;,&quot;non-dropping-particle&quot;:&quot;&quot;},{&quot;family&quot;:&quot;Yusefzadeh&quot;,&quot;given&quot;:&quot;Hasan&quot;,&quot;parse-names&quot;:false,&quot;dropping-particle&quot;:&quot;&quot;,&quot;non-dropping-particle&quot;:&quot;&quot;},{&quot;family&quot;:&quot;Zahirian Moghadam&quot;,&quot;given&quot;:&quot;Telma&quot;,&quot;parse-names&quot;:false,&quot;dropping-particle&quot;:&quot;&quot;,&quot;non-dropping-particle&quot;:&quot;&quot;},{&quot;family&quot;:&quot;Zamani&quot;,&quot;given&quot;:&quot;Mohammad&quot;,&quot;parse-names&quot;:false,&quot;dropping-particle&quot;:&quot;&quot;,&quot;non-dropping-particle&quot;:&quot;&quot;},{&quot;family&quot;:&quot;Zamanian&quot;,&quot;given&quot;:&quot;Maryam&quot;,&quot;parse-names&quot;:false,&quot;dropping-particle&quot;:&quot;&quot;,&quot;non-dropping-particle&quot;:&quot;&quot;},{&quot;family&quot;:&quot;Zandian&quot;,&quot;given&quot;:&quot;Hamed&quot;,&quot;parse-names&quot;:false,&quot;dropping-particle&quot;:&quot;&quot;,&quot;non-dropping-particle&quot;:&quot;&quot;},{&quot;family&quot;:&quot;Zastrozhin&quot;,&quot;given&quot;:&quot;Mikhail Sergeevich&quot;,&quot;parse-names&quot;:false,&quot;dropping-particle&quot;:&quot;&quot;,&quot;non-dropping-particle&quot;:&quot;&quot;},{&quot;family&quot;:&quot;Zhang&quot;,&quot;given&quot;:&quot;Yunquan&quot;,&quot;parse-names&quot;:false,&quot;dropping-particle&quot;:&quot;&quot;,&quot;non-dropping-particle&quot;:&quot;&quot;},{&quot;family&quot;:&quot;Zhang&quot;,&quot;given&quot;:&quot;Zhi-Jiang&quot;,&quot;parse-names&quot;:false,&quot;dropping-particle&quot;:&quot;&quot;,&quot;non-dropping-particle&quot;:&quot;&quot;},{&quot;family&quot;:&quot;Zhao&quot;,&quot;given&quot;:&quot;Jeff T&quot;,&quot;parse-names&quot;:false,&quot;dropping-particle&quot;:&quot;&quot;,&quot;non-dropping-particle&quot;:&quot;&quot;},{&quot;family&quot;:&quot;Zhao&quot;,&quot;given&quot;:&quot;Xiu-Ju George&quot;,&quot;parse-names&quot;:false,&quot;dropping-particle&quot;:&quot;&quot;,&quot;non-dropping-particle&quot;:&quot;&quot;},{&quot;family&quot;:&quot;Zhao&quot;,&quot;given&quot;:&quot;Yingxi&quot;,&quot;parse-names&quot;:false,&quot;dropping-particle&quot;:&quot;&quot;,&quot;non-dropping-particle&quot;:&quot;&quot;},{&quot;family&quot;:&quot;Zhou&quot;,&quot;given&quot;:&quot;Maigeng&quot;,&quot;parse-names&quot;:false,&quot;dropping-particle&quot;:&quot;&quot;,&quot;non-dropping-particle&quot;:&quot;&quot;},{&quot;family&quot;:&quot;Ziapour&quot;,&quot;given&quot;:&quot;Arash&quot;,&quot;parse-names&quot;:false,&quot;dropping-particle&quot;:&quot;&quot;,&quot;non-dropping-particle&quot;:&quot;&quot;},{&quot;family&quot;:&quot;Zimsen&quot;,&quot;given&quot;:&quot;Stephanie R M&quot;,&quot;parse-names&quot;:false,&quot;dropping-particle&quot;:&quot;&quot;,&quot;non-dropping-particle&quot;:&quot;&quot;},{&quot;family&quot;:&quot;Brauer&quot;,&quot;given&quot;:&quot;Michael&quot;,&quot;parse-names&quot;:false,&quot;dropping-particle&quot;:&quot;&quot;,&quot;non-dropping-particle&quot;:&quot;&quot;},{&quot;family&quot;:&quot;Afshin&quot;,&quot;given&quot;:&quot;Ashkan&quot;,&quot;parse-names&quot;:false,&quot;dropping-particle&quot;:&quot;&quot;,&quot;non-dropping-particle&quot;:&quot;&quot;},{&quot;family&quot;:&quot;Lim&quot;,&quot;given&quot;:&quot;Stephen S&quot;,&quot;parse-names&quot;:false,&quot;dropping-particle&quot;:&quot;&quot;,&quot;non-dropping-particle&quot;:&quot;&quot;}],&quot;container-title&quot;:&quot;The Lancet&quot;,&quot;DOI&quot;:&quot;10.1016/S0140-6736(20)30752-2&quot;,&quot;ISSN&quot;:&quot;01406736&quot;,&quot;URL&quot;:&quot;https://linkinghub.elsevier.com/retrieve/pii/S0140673620307522&quot;,&quot;issued&quot;:{&quot;date-parts&quot;:[[2020,10]]},&quot;page&quot;:&quot;1223-1249&quot;,&quot;issue&quot;:&quot;10258&quot;,&quot;volume&quot;:&quot;396&quot;,&quot;container-title-short&quot;:&quot;&quot;},&quot;isTemporary&quot;:false}]},{&quot;citationID&quot;:&quot;MENDELEY_CITATION_8b7f427d-54fe-412d-9add-e809eb25ea6e&quot;,&quot;properties&quot;:{&quot;noteIndex&quot;:0},&quot;isEdited&quot;:false,&quot;manualOverride&quot;:{&quot;isManuallyOverridden&quot;:false,&quot;citeprocText&quot;:&quot;(DiPietro et al., 2020; Guthold et al., 2020; Swinburn et al., 2019)&quot;,&quot;manualOverrideText&quot;:&quot;&quot;},&quot;citationTag&quot;:&quot;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&quot;,&quot;citationItems&quot;:[{&quot;id&quot;:&quot;fdd34798-fc12-3a82-bfb1-e804152c9415&quot;,&quot;itemData&quot;:{&quot;type&quot;:&quot;article&quot;,&quot;id&quot;:&quot;fdd34798-fc12-3a82-bfb1-e804152c9415&quot;,&quot;title&quot;:&quot;The Global Syndemic of Obesity, Undernutrition, and Climate Change: The Lancet Commission report&quot;,&quot;author&quot;:[{&quot;family&quot;:&quot;Swinburn&quot;,&quot;given&quot;:&quot;Boyd A.&quot;,&quot;parse-names&quot;:false,&quot;dropping-particle&quot;:&quot;&quot;,&quot;non-dropping-particle&quot;:&quot;&quot;},{&quot;family&quot;:&quot;Kraak&quot;,&quot;given&quot;:&quot;Vivica I.&quot;,&quot;parse-names&quot;:false,&quot;dropping-particle&quot;:&quot;&quot;,&quot;non-dropping-particle&quot;:&quot;&quot;},{&quot;family&quot;:&quot;Allender&quot;,&quot;given&quot;:&quot;Steven&quot;,&quot;parse-names&quot;:false,&quot;dropping-particle&quot;:&quot;&quot;,&quot;non-dropping-particle&quot;:&quot;&quot;},{&quot;family&quot;:&quot;Atkins&quot;,&quot;given&quot;:&quot;Vincent J.&quot;,&quot;parse-names&quot;:false,&quot;dropping-particle&quot;:&quot;&quot;,&quot;non-dropping-particle&quot;:&quot;&quot;},{&quot;family&quot;:&quot;Baker&quot;,&quot;given&quot;:&quot;Phillip I.&quot;,&quot;parse-names&quot;:false,&quot;dropping-particle&quot;:&quot;&quot;,&quot;non-dropping-particle&quot;:&quot;&quot;},{&quot;family&quot;:&quot;Bogard&quot;,&quot;given&quot;:&quot;Jessica R.&quot;,&quot;parse-names&quot;:false,&quot;dropping-particle&quot;:&quot;&quot;,&quot;non-dropping-particle&quot;:&quot;&quot;},{&quot;family&quot;:&quot;Brinsden&quot;,&quot;given&quot;:&quot;Hannah&quot;,&quot;parse-names&quot;:false,&quot;dropping-particle&quot;:&quot;&quot;,&quot;non-dropping-particle&quot;:&quot;&quot;},{&quot;family&quot;:&quot;Calvillo&quot;,&quot;given&quot;:&quot;Alejandro&quot;,&quot;parse-names&quot;:false,&quot;dropping-particle&quot;:&quot;&quot;,&quot;non-dropping-particle&quot;:&quot;&quot;},{&quot;family&quot;:&quot;Schutter&quot;,&quot;given&quot;:&quot;Olivier&quot;,&quot;parse-names&quot;:false,&quot;dropping-particle&quot;:&quot;&quot;,&quot;non-dropping-particle&quot;:&quot;De&quot;},{&quot;family&quot;:&quot;Devarajan&quot;,&quot;given&quot;:&quot;Raji&quot;,&quot;parse-names&quot;:false,&quot;dropping-particle&quot;:&quot;&quot;,&quot;non-dropping-particle&quot;:&quot;&quot;},{&quot;family&quot;:&quot;Ezzati&quot;,&quot;given&quot;:&quot;Majid&quot;,&quot;parse-names&quot;:false,&quot;dropping-particle&quot;:&quot;&quot;,&quot;non-dropping-particle&quot;:&quot;&quot;},{&quot;family&quot;:&quot;Friel&quot;,&quot;given&quot;:&quot;Sharon&quot;,&quot;parse-names&quot;:false,&quot;dropping-particle&quot;:&quot;&quot;,&quot;non-dropping-particle&quot;:&quot;&quot;},{&quot;family&quot;:&quot;Goenka&quot;,&quot;given&quot;:&quot;Shifalika&quot;,&quot;parse-names&quot;:false,&quot;dropping-particle&quot;:&quot;&quot;,&quot;non-dropping-particle&quot;:&quot;&quot;},{&quot;family&quot;:&quot;Hammond&quot;,&quot;given&quot;:&quot;Ross A.&quot;,&quot;parse-names&quot;:false,&quot;dropping-particle&quot;:&quot;&quot;,&quot;non-dropping-particle&quot;:&quot;&quot;},{&quot;family&quot;:&quot;Hastings&quot;,&quot;given&quot;:&quot;Gerard&quot;,&quot;parse-names&quot;:false,&quot;dropping-particle&quot;:&quot;&quot;,&quot;non-dropping-particle&quot;:&quot;&quot;},{&quot;family&quot;:&quot;Hawkes&quot;,&quot;given&quot;:&quot;Corinna&quot;,&quot;parse-names&quot;:false,&quot;dropping-particle&quot;:&quot;&quot;,&quot;non-dropping-particle&quot;:&quot;&quot;},{&quot;family&quot;:&quot;Herrero&quot;,&quot;given&quot;:&quot;Mario&quot;,&quot;parse-names&quot;:false,&quot;dropping-particle&quot;:&quot;&quot;,&quot;non-dropping-particle&quot;:&quot;&quot;},{&quot;family&quot;:&quot;Hovmand&quot;,&quot;given&quot;:&quot;Peter S.&quot;,&quot;parse-names&quot;:false,&quot;dropping-particle&quot;:&quot;&quot;,&quot;non-dropping-particle&quot;:&quot;&quot;},{&quot;family&quot;:&quot;Howden&quot;,&quot;given&quot;:&quot;Mark&quot;,&quot;parse-names&quot;:false,&quot;dropping-particle&quot;:&quot;&quot;,&quot;non-dropping-particle&quot;:&quot;&quot;},{&quot;family&quot;:&quot;Jaacks&quot;,&quot;given&quot;:&quot;Lindsay M.&quot;,&quot;parse-names&quot;:false,&quot;dropping-particle&quot;:&quot;&quot;,&quot;non-dropping-particle&quot;:&quot;&quot;},{&quot;family&quot;:&quot;Kapetanaki&quot;,&quot;given&quot;:&quot;Ariadne B.&quot;,&quot;parse-names&quot;:false,&quot;dropping-particle&quot;:&quot;&quot;,&quot;non-dropping-particle&quot;:&quot;&quot;},{&quot;family&quot;:&quot;Kasman&quot;,&quot;given&quot;:&quot;Matt&quot;,&quot;parse-names&quot;:false,&quot;dropping-particle&quot;:&quot;&quot;,&quot;non-dropping-particle&quot;:&quot;&quot;},{&quot;family&quot;:&quot;Kuhnlein&quot;,&quot;given&quot;:&quot;Harriet&quot;,&quot;parse-names&quot;:false,&quot;dropping-particle&quot;:&quot;V.&quot;,&quot;non-dropping-particle&quot;:&quot;&quot;},{&quot;family&quot;:&quot;Kumanyika&quot;,&quot;given&quot;:&quot;Shiriki K.&quot;,&quot;parse-names&quot;:false,&quot;dropping-particle&quot;:&quot;&quot;,&quot;non-dropping-particle&quot;:&quot;&quot;},{&quot;family&quot;:&quot;Larijani&quot;,&quot;given&quot;:&quot;Bagher&quot;,&quot;parse-names&quot;:false,&quot;dropping-particle&quot;:&quot;&quot;,&quot;non-dropping-particle&quot;:&quot;&quot;},{&quot;family&quot;:&quot;Lobstein&quot;,&quot;given&quot;:&quot;Tim&quot;,&quot;parse-names&quot;:false,&quot;dropping-particle&quot;:&quot;&quot;,&quot;non-dropping-particle&quot;:&quot;&quot;},{&quot;family&quot;:&quot;Long&quot;,&quot;given&quot;:&quot;Michael W.&quot;,&quot;parse-names&quot;:false,&quot;dropping-particle&quot;:&quot;&quot;,&quot;non-dropping-particle&quot;:&quot;&quot;},{&quot;family&quot;:&quot;Matsudo&quot;,&quot;given&quot;:&quot;Victor K.R.&quot;,&quot;parse-names&quot;:false,&quot;dropping-particle&quot;:&quot;&quot;,&quot;non-dropping-particle&quot;:&quot;&quot;},{&quot;family&quot;:&quot;Mills&quot;,&quot;given&quot;:&quot;Susanna D.H.&quot;,&quot;parse-names&quot;:false,&quot;dropping-particle&quot;:&quot;&quot;,&quot;non-dropping-particle&quot;:&quot;&quot;},{&quot;family&quot;:&quot;Morgan&quot;,&quot;given&quot;:&quot;Gareth&quot;,&quot;parse-names&quot;:false,&quot;dropping-particle&quot;:&quot;&quot;,&quot;non-dropping-particle&quot;:&quot;&quot;},{&quot;family&quot;:&quot;Morshed&quot;,&quot;given&quot;:&quot;Alexandra&quot;,&quot;parse-names&quot;:false,&quot;dropping-particle&quot;:&quot;&quot;,&quot;non-dropping-particle&quot;:&quot;&quot;},{&quot;family&quot;:&quot;Nece&quot;,&quot;given&quot;:&quot;Patricia M.&quot;,&quot;parse-names&quot;:false,&quot;dropping-particle&quot;:&quot;&quot;,&quot;non-dropping-particle&quot;:&quot;&quot;},{&quot;family&quot;:&quot;Pan&quot;,&quot;given&quot;:&quot;An&quot;,&quot;parse-names&quot;:false,&quot;dropping-particle&quot;:&quot;&quot;,&quot;non-dropping-particle&quot;:&quot;&quot;},{&quot;family&quot;:&quot;Patterson&quot;,&quot;given&quot;:&quot;David W.&quot;,&quot;parse-names&quot;:false,&quot;dropping-particle&quot;:&quot;&quot;,&quot;non-dropping-particle&quot;:&quot;&quot;},{&quot;family&quot;:&quot;Sacks&quot;,&quot;given&quot;:&quot;Gary&quot;,&quot;parse-names&quot;:false,&quot;dropping-particle&quot;:&quot;&quot;,&quot;non-dropping-particle&quot;:&quot;&quot;},{&quot;family&quot;:&quot;Shekar&quot;,&quot;given&quot;:&quot;Meera&quot;,&quot;parse-names&quot;:false,&quot;dropping-particle&quot;:&quot;&quot;,&quot;non-dropping-particle&quot;:&quot;&quot;},{&quot;family&quot;:&quot;Simmons&quot;,&quot;given&quot;:&quot;Geoff L.&quot;,&quot;parse-names&quot;:false,&quot;dropping-particle&quot;:&quot;&quot;,&quot;non-dropping-particle&quot;:&quot;&quot;},{&quot;family&quot;:&quot;Smit&quot;,&quot;given&quot;:&quot;Warren&quot;,&quot;parse-names&quot;:false,&quot;dropping-particle&quot;:&quot;&quot;,&quot;non-dropping-particle&quot;:&quot;&quot;},{&quot;family&quot;:&quot;Tootee&quot;,&quot;given&quot;:&quot;Ali&quot;,&quot;parse-names&quot;:false,&quot;dropping-particle&quot;:&quot;&quot;,&quot;non-dropping-particle&quot;:&quot;&quot;},{&quot;family&quot;:&quot;Vandevijvere&quot;,&quot;given&quot;:&quot;Stefanie&quot;,&quot;parse-names&quot;:false,&quot;dropping-particle&quot;:&quot;&quot;,&quot;non-dropping-particle&quot;:&quot;&quot;},{&quot;family&quot;:&quot;Waterlander&quot;,&quot;given&quot;:&quot;Wilma E.&quot;,&quot;parse-names&quot;:false,&quot;dropping-particle&quot;:&quot;&quot;,&quot;non-dropping-particle&quot;:&quot;&quot;},{&quot;family&quot;:&quot;Wolfenden&quot;,&quot;given&quot;:&quot;Luke&quot;,&quot;parse-names&quot;:false,&quot;dropping-particle&quot;:&quot;&quot;,&quot;non-dropping-particle&quot;:&quot;&quot;},{&quot;family&quot;:&quot;Dietz&quot;,&quot;given&quot;:&quot;William H.&quot;,&quot;parse-names&quot;:false,&quot;dropping-particle&quot;:&quot;&quot;,&quot;non-dropping-particle&quot;:&quot;&quot;}],&quot;container-title&quot;:&quot;The Lancet&quot;,&quot;DOI&quot;:&quot;10.1016/S0140-6736(18)32822-8&quot;,&quot;ISSN&quot;:&quot;1474547X&quot;,&quot;PMID&quot;:&quot;30700377&quot;,&quot;issued&quot;:{&quot;date-parts&quot;:[[2019,2,23]]},&quot;page&quot;:&quot;791-846&quot;,&quot;publisher&quot;:&quot;Lancet Publishing Group&quot;,&quot;issue&quot;:&quot;10173&quot;,&quot;volume&quot;:&quot;393&quot;,&quot;container-title-short&quot;:&quot;&quot;},&quot;isTemporary&quot;:false},{&quot;id&quot;:&quot;801857b0-e72d-3d6e-bac5-013e6a591c17&quot;,&quot;itemData&quot;:{&quot;type&quot;:&quot;article-journal&quot;,&quot;id&quot;:&quot;801857b0-e72d-3d6e-bac5-013e6a591c17&quot;,&quot;title&quot;:&quot;Global trends in insufficient physical activity among adolescents: a pooled analysis of 298 population-based surveys with 1·6 million participants&quot;,&quot;author&quot;:[{&quot;family&quot;:&quot;Guthold&quot;,&quot;given&quot;:&quot;Regina&quot;,&quot;parse-names&quot;:false,&quot;dropping-particle&quot;:&quot;&quot;,&quot;non-dropping-particle&quot;:&quot;&quot;},{&quot;family&quot;:&quot;Stevens&quot;,&quot;given&quot;:&quot;Gretchen A.&quot;,&quot;parse-names&quot;:false,&quot;dropping-particle&quot;:&quot;&quot;,&quot;non-dropping-particle&quot;:&quot;&quot;},{&quot;family&quot;:&quot;Riley&quot;,&quot;given&quot;:&quot;Leanne M.&quot;,&quot;parse-names&quot;:false,&quot;dropping-particle&quot;:&quot;&quot;,&quot;non-dropping-particle&quot;:&quot;&quot;},{&quot;family&quot;:&quot;Bull&quot;,&quot;given&quot;:&quot;Fiona C.&quot;,&quot;parse-names&quot;:false,&quot;dropping-particle&quot;:&quot;&quot;,&quot;non-dropping-particle&quot;:&quot;&quot;}],&quot;container-title&quot;:&quot;The Lancet Child and Adolescent Health&quot;,&quot;container-title-short&quot;:&quot;Lancet Child Adolesc Health&quot;,&quot;DOI&quot;:&quot;10.1016/S2352-4642(19)30323-2&quot;,&quot;ISSN&quot;:&quot;23524642&quot;,&quot;PMID&quot;:&quot;31761562&quot;,&quot;issued&quot;:{&quot;date-parts&quot;:[[2020,1,1]]},&quot;page&quot;:&quot;23-35&quot;,&quot;abstract&quot;:&quot;Background: Physical activity has many health benefits for young people. In 2018, WHO launched More Active People for a Healthier World, a new global action on physical activity, including new targets of a 15% relative reduction of global prevalence of insufficient physical activity by 2030 among adolescents and adults. We describe current prevalence and trends of insufficient physical activity among school-going adolescents aged 11–17 years by country, region, and globally. Methods: We did a pooled analysis of cross-sectional survey data that were collected through random sampling with a sample size of at least 100 individuals, were representative of a national or defined subnational population, and reported prevalence of of insufficient physical activity by sex in adolescents. Prevalence had to be reported for at least three of the years of age within the 10–19-year age range. We estimated the prevalence of insufficient physical activity in school-going adolescents aged 11–17 years (combined and by sex) for individual countries, for four World Bank income groups, nine regions, and globally for the years 2001–16. To derive a standard definition of insufficient physical activity and to adjust for urban-only survey coverage, we used regression models. We estimated time trends using multilevel mixed-effects modelling. Findings: We used data from 298 school-based surveys from 146 countries, territories, and areas including 1·6 million students aged 11–17 years. Globally, in 2016, 81·0% (95% uncertainty interval 77·8–87·7) of students aged 11–17 years were insufficiently physically active (77·6% [76·1–80·4] of boys and 84·7% [83·0–88·2] of girls). Although prevalence of insufficient physical activity significantly decreased between 2001 and 2016 for boys (from 80·1% [78·3–81·6] in 2001), there was no significant change for girls (from 85·1% [83·1–88·0] in 2001). There was no clear pattern according to country income group: insufficient activity prevalence in 2016 was 84·9% (82·6–88·2) in low-income countries, 79·3% (77·2–87·5) in lower–middle-income countries, 83·9% (79·5–89·2) in upper–middle-income countries, and 79·4% (74·0–86·2) in high-income countries. The region with the highest prevalence of insufficient activity in 2016 was high-income Asia Pacific for both boys (89·0%, 62·8–92·2) and girls (95·6%, 73·7–97·9). The regions with the lowest prevalence were high-income western countries for boys (72·1%, 71·1–73·6), and south Asia for girls (77·5%, 72·8–89·3). In 2016, 27 countries had a prevalence of insufficient activity of 90% or more for girls, whereas this was the case for two countries for boys. Interpretation: The majority of adolescents do not meet current physical activity guidelines. Urgent scaling up of implementation of known effective policies and programmes is needed to increase activity in adolescents. Investment and leadership at all levels to intervene on the multiple causes and inequities that might perpetuate the low participation in physical activity and sex differences, as well as engagement of youth themselves, will be vital to strengthen the opportunities for physical activity in all communities. Such action will improve the health of this and future young generations and support achieving the 2030 Sustainable Development Goals. Funding: WHO.&quot;,&quot;publisher&quot;:&quot;Elsevier B.V.&quot;,&quot;issue&quot;:&quot;1&quot;,&quot;volume&quot;:&quot;4&quot;},&quot;isTemporary&quot;:false},{&quot;id&quot;:&quot;cc10db45-fd48-310a-a63e-d99d8eaf035e&quot;,&quot;itemData&quot;:{&quot;type&quot;:&quot;article-journal&quot;,&quot;id&quot;:&quot;cc10db45-fd48-310a-a63e-d99d8eaf035e&quot;,&quot;title&quot;:&quot;Advancing the global physical activity agenda: recommendations for future research by the 2020 WHO physical activity and sedentary behavior guidelines development group&quot;,&quot;author&quot;:[{&quot;family&quot;:&quot;DiPietro&quot;,&quot;given&quot;:&quot;Loretta&quot;,&quot;parse-names&quot;:false,&quot;dropping-particle&quot;:&quot;&quot;,&quot;non-dropping-particle&quot;:&quot;&quot;},{&quot;family&quot;:&quot;Al-Ansari&quot;,&quot;given&quot;:&quot;Salih Saad&quot;,&quot;parse-names&quot;:false,&quot;dropping-particle&quot;:&quot;&quot;,&quot;non-dropping-particle&quot;:&quot;&quot;},{&quot;family&quot;:&quot;Biddle&quot;,&quot;given&quot;:&quot;Stuart J.H.&quot;,&quot;parse-names&quot;:false,&quot;dropping-particle&quot;:&quot;&quot;,&quot;non-dropping-particle&quot;:&quot;&quot;},{&quot;family&quot;:&quot;Borodulin&quot;,&quot;given&quot;:&quot;Katja&quot;,&quot;parse-names&quot;:false,&quot;dropping-particle&quot;:&quot;&quot;,&quot;non-dropping-particle&quot;:&quot;&quot;},{&quot;family&quot;:&quot;Bull&quot;,&quot;given&quot;:&quot;Fiona C.&quot;,&quot;parse-names&quot;:false,&quot;dropping-particle&quot;:&quot;&quot;,&quot;non-dropping-particle&quot;:&quot;&quot;},{&quot;family&quot;:&quot;Buman&quot;,&quot;given&quot;:&quot;Matthew P.&quot;,&quot;parse-names&quot;:false,&quot;dropping-particle&quot;:&quot;&quot;,&quot;non-dropping-particle&quot;:&quot;&quot;},{&quot;family&quot;:&quot;Cardon&quot;,&quot;given&quot;:&quot;Greet&quot;,&quot;parse-names&quot;:false,&quot;dropping-particle&quot;:&quot;&quot;,&quot;non-dropping-particle&quot;:&quot;&quot;},{&quot;family&quot;:&quot;Carty&quot;,&quot;given&quot;:&quot;Catherine&quot;,&quot;parse-names&quot;:false,&quot;dropping-particle&quot;:&quot;&quot;,&quot;non-dropping-particle&quot;:&quot;&quot;},{&quot;family&quot;:&quot;Chaput&quot;,&quot;given&quot;:&quot;Jean Philippe&quot;,&quot;parse-names&quot;:false,&quot;dropping-particle&quot;:&quot;&quot;,&quot;non-dropping-particle&quot;:&quot;&quot;},{&quot;family&quot;:&quot;Chastin&quot;,&quot;given&quot;:&quot;Sebastien&quot;,&quot;parse-names&quot;:false,&quot;dropping-particle&quot;:&quot;&quot;,&quot;non-dropping-particle&quot;:&quot;&quot;},{&quot;family&quot;:&quot;Chou&quot;,&quot;given&quot;:&quot;Roger&quot;,&quot;parse-names&quot;:false,&quot;dropping-particle&quot;:&quot;&quot;,&quot;non-dropping-particle&quot;:&quot;&quot;},{&quot;family&quot;:&quot;Dempsey&quot;,&quot;given&quot;:&quot;Paddy C.&quot;,&quot;parse-names&quot;:false,&quot;dropping-particle&quot;:&quot;&quot;,&quot;non-dropping-particle&quot;:&quot;&quot;},{&quot;family&quot;:&quot;Ekelund&quot;,&quot;given&quot;:&quot;Ulf&quot;,&quot;parse-names&quot;:false,&quot;dropping-particle&quot;:&quot;&quot;,&quot;non-dropping-particle&quot;:&quot;&quot;},{&quot;family&quot;:&quot;Firth&quot;,&quot;given&quot;:&quot;Joseph&quot;,&quot;parse-names&quot;:false,&quot;dropping-particle&quot;:&quot;&quot;,&quot;non-dropping-particle&quot;:&quot;&quot;},{&quot;family&quot;:&quot;Friedenreich&quot;,&quot;given&quot;:&quot;Christine M.&quot;,&quot;parse-names&quot;:false,&quot;dropping-particle&quot;:&quot;&quot;,&quot;non-dropping-particle&quot;:&quot;&quot;},{&quot;family&quot;:&quot;Garcia&quot;,&quot;given&quot;:&quot;Leandro&quot;,&quot;parse-names&quot;:false,&quot;dropping-particle&quot;:&quot;&quot;,&quot;non-dropping-particle&quot;:&quot;&quot;},{&quot;family&quot;:&quot;Gichu&quot;,&quot;given&quot;:&quot;Muthoni&quot;,&quot;parse-names&quot;:false,&quot;dropping-particle&quot;:&quot;&quot;,&quot;non-dropping-particle&quot;:&quot;&quot;},{&quot;family&quot;:&quot;Jago&quot;,&quot;given&quot;:&quot;Russell&quot;,&quot;parse-names&quot;:false,&quot;dropping-particle&quot;:&quot;&quot;,&quot;non-dropping-particle&quot;:&quot;&quot;},{&quot;family&quot;:&quot;Katzmarzyk&quot;,&quot;given&quot;:&quot;Peter T.&quot;,&quot;parse-names&quot;:false,&quot;dropping-particle&quot;:&quot;&quot;,&quot;non-dropping-particle&quot;:&quot;&quot;},{&quot;family&quot;:&quot;Lambert&quot;,&quot;given&quot;:&quot;Estelle&quot;,&quot;parse-names&quot;:false,&quot;dropping-particle&quot;:&quot;&quot;,&quot;non-dropping-particle&quot;:&quot;&quot;},{&quot;family&quot;:&quot;Leitzmann&quot;,&quot;given&quot;:&quot;Michael&quot;,&quot;parse-names&quot;:false,&quot;dropping-particle&quot;:&quot;&quot;,&quot;non-dropping-particle&quot;:&quot;&quot;},{&quot;family&quot;:&quot;Milton&quot;,&quot;given&quot;:&quot;Karen&quot;,&quot;parse-names&quot;:false,&quot;dropping-particle&quot;:&quot;&quot;,&quot;non-dropping-particle&quot;:&quot;&quot;},{&quot;family&quot;:&quot;Ortega&quot;,&quot;given&quot;:&quot;Francisco B.&quot;,&quot;parse-names&quot;:false,&quot;dropping-particle&quot;:&quot;&quot;,&quot;non-dropping-particle&quot;:&quot;&quot;},{&quot;family&quot;:&quot;Ranasinghe&quot;,&quot;given&quot;:&quot;Chathuranga&quot;,&quot;parse-names&quot;:false,&quot;dropping-particle&quot;:&quot;&quot;,&quot;non-dropping-particle&quot;:&quot;&quot;},{&quot;family&quot;:&quot;Stamatakis&quot;,&quot;given&quot;:&quot;Emmanuel&quot;,&quot;parse-names&quot;:false,&quot;dropping-particle&quot;:&quot;&quot;,&quot;non-dropping-particle&quot;:&quot;&quot;},{&quot;family&quot;:&quot;Tiedemann&quot;,&quot;given&quot;:&quot;Anne&quot;,&quot;parse-names&quot;:false,&quot;dropping-particle&quot;:&quot;&quot;,&quot;non-dropping-particle&quot;:&quot;&quot;},{&quot;family&quot;:&quot;Troiano&quot;,&quot;given&quot;:&quot;Richard P.&quot;,&quot;parse-names&quot;:false,&quot;dropping-particle&quot;:&quot;&quot;,&quot;non-dropping-particle&quot;:&quot;&quot;},{&quot;family&quot;:&quot;Ploeg&quot;,&quot;given&quot;:&quot;Hidde P.&quot;,&quot;parse-names&quot;:false,&quot;dropping-particle&quot;:&quot;&quot;,&quot;non-dropping-particle&quot;:&quot;van der&quot;},{&quot;family&quot;:&quot;Willumsen&quot;,&quot;given&quot;:&quot;Juana F.&quot;,&quot;parse-names&quot;:false,&quot;dropping-particle&quot;:&quot;&quot;,&quot;non-dropping-particle&quot;:&quot;&quot;}],&quot;container-title&quot;:&quot;International Journal of Behavioral Nutrition and Physical Activity&quot;,&quot;DOI&quot;:&quot;10.1186/s12966-020-01042-2&quot;,&quot;ISSN&quot;:&quot;14795868&quot;,&quot;PMID&quot;:&quot;33239105&quot;,&quot;issued&quot;:{&quot;date-parts&quot;:[[2020,12,1]]},&quot;abstract&quot;:&quot;Background: In July, 2019, the World Health Organization (WHO) commenced work to update the 2010 Global Recommendations on Physical Activity for Health and established a Guideline Development Group (GDG) comprising expert public health scientists and practitioners to inform the drafting of the 2020 Guidelines on Physical Activity and Sedentary Behavior. The overall task of the GDG was to review the scientific evidence and provide expert advice to the WHO on the amount of physical activity and sedentary behavior associated with optimal health in children and adolescents, adults, older adults (&gt; 64 years), and also specifically in pregnant and postpartum women and people living with chronic conditions or disabilities. Methods: The GDG reviewed the available evidence specific to each sub-population using systematic protocols and in doing so, identified a number of gaps in the existing literature. These proposed research gaps were discussed and verified by expert consensus among the entire GDG. Results: Evidence gaps across population sub-groups included a lack of information on: 1) the precise shape of the dose-response curve between physical activity and/or sedentary behavior and several of the health outcomes studied; 2) the health benefits of light-intensity physical activity and of breaking up sedentary time with light-intensity activity; 3) differences in the health effects of different types and domains of physical activity (leisure-time; occupational; transportation; household; education) and of sedentary behavior (occupational; screen time; television viewing); and 4) the joint association between physical activity and sedentary time with health outcomes across the life course. In addition, we acknowledge the need to conduct more population-based studies in low- and middle-income countries and in people living with disabilities and/or chronic disease, and to identify how various sociodemographic factors (age, sex, race/ethnicity, socioeconomic status) modify the health effects of physical activity, in order to address global health disparities. Conclusions: Although the 2020 WHO Guidelines for Physical Activity and Sedentary Behavior were informed by the most up-to-date research on the health effects of physical activity and sedentary time, there is still substantial work to be done in advancing the global physical activity agenda.&quot;,&quot;publisher&quot;:&quot;BioMed Central Ltd&quot;,&quot;issue&quot;:&quot;1&quot;,&quot;volume&quot;:&quot;17&quot;,&quot;container-title-short&quot;:&quot;&quot;},&quot;isTemporary&quot;:false}]},{&quot;citationID&quot;:&quot;MENDELEY_CITATION_9478d55e-184f-40f2-99b0-56288b4437bf&quot;,&quot;properties&quot;:{&quot;noteIndex&quot;:0},&quot;isEdited&quot;:false,&quot;manualOverride&quot;:{&quot;isManuallyOverridden&quot;:false,&quot;citeprocText&quot;:&quot;(Henriksen et al., 2021)&quot;,&quot;manualOverrideText&quot;:&quot;&quot;},&quot;citationTag&quot;:&quot;MENDELEY_CITATION_v3_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&quot;,&quot;citationItems&quot;:[{&quot;id&quot;:&quot;94646714-c466-3125-993e-e11be64a073d&quot;,&quot;itemData&quot;:{&quot;type&quot;:&quot;article&quot;,&quot;id&quot;:&quot;94646714-c466-3125-993e-e11be64a073d&quot;,&quot;title&quot;:&quot;Replication data for Using Fitness Trackers and Smartwatches to Measure Physical Activity in Research&quot;,&quot;author&quot;:[{&quot;family&quot;:&quot;Henriksen&quot;,&quot;given&quot;:&quot;André&quot;,&quot;parse-names&quot;:false,&quot;dropping-particle&quot;:&quot;&quot;,&quot;non-dropping-particle&quot;:&quot;&quot;},{&quot;family&quot;:&quot;Woldaregay&quot;,&quot;given&quot;:&quot;Ashenafi Zebene&quot;,&quot;parse-names&quot;:false,&quot;dropping-particle&quot;:&quot;&quot;,&quot;non-dropping-particle&quot;:&quot;&quot;},{&quot;family&quot;:&quot;Muzny&quot;,&quot;given&quot;:&quot;Miroslav&quot;,&quot;parse-names&quot;:false,&quot;dropping-particle&quot;:&quot;&quot;,&quot;non-dropping-particle&quot;:&quot;&quot;},{&quot;family&quot;:&quot;Hartvigsen&quot;,&quot;given&quot;:&quot;Gunnar&quot;,&quot;parse-names&quot;:false,&quot;dropping-particle&quot;:&quot;&quot;,&quot;non-dropping-particle&quot;:&quot;&quot;},{&quot;family&quot;:&quot;Hopstock&quot;,&quot;given&quot;:&quot;Laila Arnesdatter&quot;,&quot;parse-names&quot;:false,&quot;dropping-particle&quot;:&quot;&quot;,&quot;non-dropping-particle&quot;:&quot;&quot;},{&quot;family&quot;:&quot;Grimsgaard&quot;,&quot;given&quot;:&quot;Sameline&quot;,&quot;parse-names&quot;:false,&quot;dropping-particle&quot;:&quot;&quot;,&quot;non-dropping-particle&quot;:&quot;&quot;},{&quot;family&quot;:&quot;grant&quot;,&quot;given&quot;:&quot;UiT the Arctic University of Norway thematic priority&quot;,&quot;parse-names&quot;:false,&quot;dropping-particle&quot;:&quot;&quot;,&quot;non-dropping-particle&quot;:&quot;&quot;}],&quot;chapter-number&quot;:&quot;2021-10-29&quot;,&quot;editor&quot;:[{&quot;family&quot;:&quot;Norway&quot;,&quot;given&quot;:&quot;UiT The Arctic University of&quot;,&quot;parse-names&quot;:false,&quot;dropping-particle&quot;:&quot;&quot;,&quot;non-dropping-particle&quot;:&quot;&quot;}],&quot;DOI&quot;:&quot;doi/10.18710/6ZWC9Z&quot;,&quot;URL&quot;:&quot;https://doi.org/10.18710/6ZWC9Z&quot;,&quot;issued&quot;:{&quot;date-parts&quot;:[[2021]]},&quot;language&quot;:&quot;English&quot;,&quot;edition&quot;:&quot;V1&quot;,&quot;publisher&quot;:&quot;DataverseNO&quot;,&quot;container-title-short&quot;:&quot;&quot;},&quot;isTemporary&quot;:false,&quot;suppress-author&quot;:false,&quot;composite&quot;:false,&quot;author-only&quot;:false}]},{&quot;citationID&quot;:&quot;MENDELEY_CITATION_32ffd456-3a13-4b26-a54f-ea63d602ac9b&quot;,&quot;properties&quot;:{&quot;noteIndex&quot;:0},&quot;isEdited&quot;:false,&quot;manualOverride&quot;:{&quot;isManuallyOverridden&quot;:false,&quot;citeprocText&quot;:&quot;(Henriksen et al., 2021)&quot;,&quot;manualOverrideText&quot;:&quot;&quot;},&quot;citationTag&quot;:&quot;MENDELEY_CITATION_v3_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&quot;,&quot;citationItems&quot;:[{&quot;id&quot;:&quot;94646714-c466-3125-993e-e11be64a073d&quot;,&quot;itemData&quot;:{&quot;type&quot;:&quot;article&quot;,&quot;id&quot;:&quot;94646714-c466-3125-993e-e11be64a073d&quot;,&quot;title&quot;:&quot;Replication data for Using Fitness Trackers and Smartwatches to Measure Physical Activity in Research&quot;,&quot;author&quot;:[{&quot;family&quot;:&quot;Henriksen&quot;,&quot;given&quot;:&quot;André&quot;,&quot;parse-names&quot;:false,&quot;dropping-particle&quot;:&quot;&quot;,&quot;non-dropping-particle&quot;:&quot;&quot;},{&quot;family&quot;:&quot;Woldaregay&quot;,&quot;given&quot;:&quot;Ashenafi Zebene&quot;,&quot;parse-names&quot;:false,&quot;dropping-particle&quot;:&quot;&quot;,&quot;non-dropping-particle&quot;:&quot;&quot;},{&quot;family&quot;:&quot;Muzny&quot;,&quot;given&quot;:&quot;Miroslav&quot;,&quot;parse-names&quot;:false,&quot;dropping-particle&quot;:&quot;&quot;,&quot;non-dropping-particle&quot;:&quot;&quot;},{&quot;family&quot;:&quot;Hartvigsen&quot;,&quot;given&quot;:&quot;Gunnar&quot;,&quot;parse-names&quot;:false,&quot;dropping-particle&quot;:&quot;&quot;,&quot;non-dropping-particle&quot;:&quot;&quot;},{&quot;family&quot;:&quot;Hopstock&quot;,&quot;given&quot;:&quot;Laila Arnesdatter&quot;,&quot;parse-names&quot;:false,&quot;dropping-particle&quot;:&quot;&quot;,&quot;non-dropping-particle&quot;:&quot;&quot;},{&quot;family&quot;:&quot;Grimsgaard&quot;,&quot;given&quot;:&quot;Sameline&quot;,&quot;parse-names&quot;:false,&quot;dropping-particle&quot;:&quot;&quot;,&quot;non-dropping-particle&quot;:&quot;&quot;},{&quot;family&quot;:&quot;grant&quot;,&quot;given&quot;:&quot;UiT the Arctic University of Norway thematic priority&quot;,&quot;parse-names&quot;:false,&quot;dropping-particle&quot;:&quot;&quot;,&quot;non-dropping-particle&quot;:&quot;&quot;}],&quot;chapter-number&quot;:&quot;2021-10-29&quot;,&quot;editor&quot;:[{&quot;family&quot;:&quot;Norway&quot;,&quot;given&quot;:&quot;UiT The Arctic University of&quot;,&quot;parse-names&quot;:false,&quot;dropping-particle&quot;:&quot;&quot;,&quot;non-dropping-particle&quot;:&quot;&quot;}],&quot;DOI&quot;:&quot;doi/10.18710/6ZWC9Z&quot;,&quot;URL&quot;:&quot;https://doi.org/10.18710/6ZWC9Z&quot;,&quot;issued&quot;:{&quot;date-parts&quot;:[[2021]]},&quot;language&quot;:&quot;English&quot;,&quot;edition&quot;:&quot;V1&quot;,&quot;publisher&quot;:&quot;DataverseNO&quot;,&quot;container-title-short&quot;:&quot;&quot;},&quot;isTemporary&quot;:false,&quot;suppress-author&quot;:false,&quot;composite&quot;:false,&quot;author-only&quot;:false}]},{&quot;citationID&quot;:&quot;MENDELEY_CITATION_63bbac7f-4818-46bd-a5e0-a94777ffca1f&quot;,&quot;properties&quot;:{&quot;noteIndex&quot;:0},&quot;isEdited&quot;:false,&quot;manualOverride&quot;:{&quot;isManuallyOverridden&quot;:false,&quot;citeprocText&quot;:&quot;(Pinto et al., 2023)&quot;,&quot;manualOverrideText&quot;:&quot;&quot;},&quot;citationTag&quot;:&quot;MENDELEY_CITATION_v3_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&quot;,&quot;citationItems&quot;:[{&quot;id&quot;:&quot;309d0ad0-c226-3c28-b8e3-b65605eb64d8&quot;,&quot;itemData&quot;:{&quot;type&quot;:&quot;article&quot;,&quot;id&quot;:&quot;309d0ad0-c226-3c28-b8e3-b65605eb64d8&quot;,&quot;title&quot;:&quot;Physiology of sedentary behavior&quot;,&quot;author&quot;:[{&quot;family&quot;:&quot;Pinto&quot;,&quot;given&quot;:&quot;Ana J.&quot;,&quot;parse-names&quot;:false,&quot;dropping-particle&quot;:&quot;&quot;,&quot;non-dropping-particle&quot;:&quot;&quot;},{&quot;family&quot;:&quot;Bergouignan&quot;,&quot;given&quot;:&quot;Audrey&quot;,&quot;parse-names&quot;:false,&quot;dropping-particle&quot;:&quot;&quot;,&quot;non-dropping-particle&quot;:&quot;&quot;},{&quot;family&quot;:&quot;Dempsey&quot;,&quot;given&quot;:&quot;Paddy C.&quot;,&quot;parse-names&quot;:false,&quot;dropping-particle&quot;:&quot;&quot;,&quot;non-dropping-particle&quot;:&quot;&quot;},{&quot;family&quot;:&quot;Roschel&quot;,&quot;given&quot;:&quot;Hamilton&quot;,&quot;parse-names&quot;:false,&quot;dropping-particle&quot;:&quot;&quot;,&quot;non-dropping-particle&quot;:&quot;&quot;},{&quot;family&quot;:&quot;Owen&quot;,&quot;given&quot;:&quot;Neville&quot;,&quot;parse-names&quot;:false,&quot;dropping-particle&quot;:&quot;&quot;,&quot;non-dropping-particle&quot;:&quot;&quot;},{&quot;family&quot;:&quot;Gualano&quot;,&quot;given&quot;:&quot;Bruno&quot;,&quot;parse-names&quot;:false,&quot;dropping-particle&quot;:&quot;&quot;,&quot;non-dropping-particle&quot;:&quot;&quot;},{&quot;family&quot;:&quot;Dunstan&quot;,&quot;given&quot;:&quot;David W.&quot;,&quot;parse-names&quot;:false,&quot;dropping-particle&quot;:&quot;&quot;,&quot;non-dropping-particle&quot;:&quot;&quot;}],&quot;container-title&quot;:&quot;Physiological reviews&quot;,&quot;container-title-short&quot;:&quot;Physiol Rev&quot;,&quot;DOI&quot;:&quot;10.1152/physrev.00022.2022&quot;,&quot;ISSN&quot;:&quot;15221210&quot;,&quot;PMID&quot;:&quot;37326297&quot;,&quot;issued&quot;:{&quot;date-parts&quot;:[[2023,10,1]]},&quot;page&quot;:&quot;2561-2622&quot;,&quot;abstract&quot;:&quot;Sedentary behaviors (SB) are characterized by low energy expenditure while in a sitting or reclining posture. Evidence relevant to understanding the physiology of SB can be derived from studies employing several experimental models: bed rest, immobilization, reduced step count, and reducing/interrupting prolonged SB. We examine the relevant physiological evidence relating to body weight and energy balance, intermediary metabolism, cardiovascular and respiratory systems, the musculoskeletal system, the central nervous system, and immunity and inflammatory responses. Excessive and prolonged SB can lead to insulin resistance, vascular dysfunction, shift in substrate use toward carbohydrate oxidation, shift in muscle fiber from oxidative to glycolytic type, reduced cardiorespiratory fitness, loss of muscle mass and strength and bone mass, and increased total body fat mass and visceral fat depot, blood lipid concentrations, and inflammation. Despite marked differences across individual studies, longer term interventions aimed at reducing/interrupting SB have resulted in small, albeit marginally clinically meaningful, benefits on body weight, waist circumference, percent body fat, fasting glucose, insulin, HbA1c and HDL concentrations, systolic blood pressure, and vascular function in adults and older adults. There is more limited evidence for other health-related outcomes and physiological systems and for children and adolescents. Future research should focus on the investigation of molecular and cellular mechanisms underpinning adaptations to increasing and reducing/interrupting SB and the necessary changes in SB and physical activity to impact physiological systems and overall health in diverse population groups.&quot;,&quot;publisher&quot;:&quot;NLM (Medline)&quot;,&quot;issue&quot;:&quot;4&quot;,&quot;volume&quot;:&quot;103&quot;},&quot;isTemporary&quot;:false,&quot;suppress-author&quot;:false,&quot;composite&quot;:false,&quot;author-only&quot;:false}]},{&quot;citationID&quot;:&quot;MENDELEY_CITATION_c6fe08aa-a071-4af9-846e-61c7d623b7fb&quot;,&quot;properties&quot;:{&quot;noteIndex&quot;:0},&quot;isEdited&quot;:false,&quot;manualOverride&quot;:{&quot;isManuallyOverridden&quot;:false,&quot;citeprocText&quot;:&quot;(Henriksen et al., 2018)&quot;,&quot;manualOverrideText&quot;:&quot;&quot;},&quot;citationTag&quot;:&quot;MENDELEY_CITATION_v3_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&quot;,&quot;citationItems&quot;:[{&quot;id&quot;:&quot;32a747ac-fefe-3e29-a6e6-db1024e2a003&quot;,&quot;itemData&quot;:{&quot;type&quot;:&quot;article-journal&quot;,&quot;id&quot;:&quot;32a747ac-fefe-3e29-a6e6-db1024e2a003&quot;,&quot;title&quot;:&quot;Using fitness trackers and smartwatches to measure physical activity in research: Analysis of consumer wrist-worn wearables&quot;,&quot;author&quot;:[{&quot;family&quot;:&quot;Henriksen&quot;,&quot;given&quot;:&quot;André&quot;,&quot;parse-names&quot;:false,&quot;dropping-particle&quot;:&quot;&quot;,&quot;non-dropping-particle&quot;:&quot;&quot;},{&quot;family&quot;:&quot;Mikalsen&quot;,&quot;given&quot;:&quot;Martin Haugen&quot;,&quot;parse-names&quot;:false,&quot;dropping-particle&quot;:&quot;&quot;,&quot;non-dropping-particle&quot;:&quot;&quot;},{&quot;family&quot;:&quot;Woldaregay&quot;,&quot;given&quot;:&quot;Ashenafi Zebene&quot;,&quot;parse-names&quot;:false,&quot;dropping-particle&quot;:&quot;&quot;,&quot;non-dropping-particle&quot;:&quot;&quot;},{&quot;family&quot;:&quot;Muzny&quot;,&quot;given&quot;:&quot;Miroslav&quot;,&quot;parse-names&quot;:false,&quot;dropping-particle&quot;:&quot;&quot;,&quot;non-dropping-particle&quot;:&quot;&quot;},{&quot;family&quot;:&quot;Hartvigsen&quot;,&quot;given&quot;:&quot;Gunnar&quot;,&quot;parse-names&quot;:false,&quot;dropping-particle&quot;:&quot;&quot;,&quot;non-dropping-particle&quot;:&quot;&quot;},{&quot;family&quot;:&quot;Hopstock&quot;,&quot;given&quot;:&quot;Laila Arnesdatter&quot;,&quot;parse-names&quot;:false,&quot;dropping-particle&quot;:&quot;&quot;,&quot;non-dropping-particle&quot;:&quot;&quot;},{&quot;family&quot;:&quot;Grimsgaard&quot;,&quot;given&quot;:&quot;Sameline&quot;,&quot;parse-names&quot;:false,&quot;dropping-particle&quot;:&quot;&quot;,&quot;non-dropping-particle&quot;:&quot;&quot;}],&quot;container-title&quot;:&quot;Journal of Medical Internet Research&quot;,&quot;container-title-short&quot;:&quot;J Med Internet Res&quot;,&quot;DOI&quot;:&quot;10.2196/jmir.9157&quot;,&quot;ISSN&quot;:&quot;14388871&quot;,&quot;PMID&quot;:&quot;29567635&quot;,&quot;issued&quot;:{&quot;date-parts&quot;:[[2018,3,1]]},&quot;abstract&quot;:&quot;Background: New fitness trackers and smartwatches are released to the consumer market every year. These devices are equipped with different sensors, algorithms, and accompanying mobile apps. With recent advances in mobile sensor technology, privately collected physical activity data can be used as an addition to existing methods for health data collection in research. Furthermore, data collected from these devices have possible applications in patient diagnostics and treatment. With an increasing number of diverse brands, there is a need for an overview of device sensor support, as well as device applicability in research projects. Objective: The objective of this study was to examine the availability of wrist-worn fitness wearables and analyze availability of relevant fitness sensors from 2011 to 2017. Furthermore, the study was designed to assess brand usage in research projects, compare common brands in terms of developer access to collected health data, and features to consider when deciding which brand to use in future research. Methods: We searched for devices and brand names in six wearable device databases. For each brand, we identified additional devices on official brand websites. The search was limited to wrist-worn fitness wearables with accelerometers, for which we mapped brand, release year, and supported sensors relevant for fitness tracking. In addition, we conducted a Medical Literature Analysis and Retrieval System Online (MEDLINE) and ClinicalTrials search to determine brand usage in research projects. Finally, we investigated developer accessibility to the health data collected by identified brands. Results: We identified 423 unique devices from 132 different brands. Forty-seven percent of brands released only one device. Introduction of new brands peaked in 2014, and the highest number of new devices was introduced in 2015. Sensor support increased every year, and in addition to the accelerometer, a photoplethysmograph, for estimating heart rate, was the most common sensor. Out of the brands currently available, the five most often used in research projects are Fitbit, Garmin, Misfit, Apple, and Polar. Fitbit is used in twice as many validation studies as any other brands and is registered in ClinicalTrials studies 10 times as often as other brands. Conclusions: The wearable landscape is in constant change. New devices and brands are released every year, promising improved measurements and user experience. At the same time, other brands disappear from the consumer market for various reasons. Advances in device quality offer new opportunities for research. However, only a few well-established brands are frequently used in research projects, and even less are thoroughly validated.&quot;,&quot;publisher&quot;:&quot;JMIR Publications Inc.&quot;,&quot;issue&quot;:&quot;3&quot;,&quot;volume&quot;:&quot;20&quot;},&quot;isTemporary&quot;:false}]},{&quot;citationID&quot;:&quot;MENDELEY_CITATION_d9206856-715b-48b0-98bf-b845dba24159&quot;,&quot;properties&quot;:{&quot;noteIndex&quot;:0},&quot;isEdited&quot;:false,&quot;manualOverride&quot;:{&quot;isManuallyOverridden&quot;:false,&quot;citeprocText&quot;:&quot;(Henriksen et al., 2018)&quot;,&quot;manualOverrideText&quot;:&quot;&quot;},&quot;citationTag&quot;:&quot;MENDELEY_CITATION_v3_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&quot;,&quot;citationItems&quot;:[{&quot;id&quot;:&quot;32a747ac-fefe-3e29-a6e6-db1024e2a003&quot;,&quot;itemData&quot;:{&quot;type&quot;:&quot;article-journal&quot;,&quot;id&quot;:&quot;32a747ac-fefe-3e29-a6e6-db1024e2a003&quot;,&quot;title&quot;:&quot;Using fitness trackers and smartwatches to measure physical activity in research: Analysis of consumer wrist-worn wearables&quot;,&quot;author&quot;:[{&quot;family&quot;:&quot;Henriksen&quot;,&quot;given&quot;:&quot;André&quot;,&quot;parse-names&quot;:false,&quot;dropping-particle&quot;:&quot;&quot;,&quot;non-dropping-particle&quot;:&quot;&quot;},{&quot;family&quot;:&quot;Mikalsen&quot;,&quot;given&quot;:&quot;Martin Haugen&quot;,&quot;parse-names&quot;:false,&quot;dropping-particle&quot;:&quot;&quot;,&quot;non-dropping-particle&quot;:&quot;&quot;},{&quot;family&quot;:&quot;Woldaregay&quot;,&quot;given&quot;:&quot;Ashenafi Zebene&quot;,&quot;parse-names&quot;:false,&quot;dropping-particle&quot;:&quot;&quot;,&quot;non-dropping-particle&quot;:&quot;&quot;},{&quot;family&quot;:&quot;Muzny&quot;,&quot;given&quot;:&quot;Miroslav&quot;,&quot;parse-names&quot;:false,&quot;dropping-particle&quot;:&quot;&quot;,&quot;non-dropping-particle&quot;:&quot;&quot;},{&quot;family&quot;:&quot;Hartvigsen&quot;,&quot;given&quot;:&quot;Gunnar&quot;,&quot;parse-names&quot;:false,&quot;dropping-particle&quot;:&quot;&quot;,&quot;non-dropping-particle&quot;:&quot;&quot;},{&quot;family&quot;:&quot;Hopstock&quot;,&quot;given&quot;:&quot;Laila Arnesdatter&quot;,&quot;parse-names&quot;:false,&quot;dropping-particle&quot;:&quot;&quot;,&quot;non-dropping-particle&quot;:&quot;&quot;},{&quot;family&quot;:&quot;Grimsgaard&quot;,&quot;given&quot;:&quot;Sameline&quot;,&quot;parse-names&quot;:false,&quot;dropping-particle&quot;:&quot;&quot;,&quot;non-dropping-particle&quot;:&quot;&quot;}],&quot;container-title&quot;:&quot;Journal of Medical Internet Research&quot;,&quot;container-title-short&quot;:&quot;J Med Internet Res&quot;,&quot;DOI&quot;:&quot;10.2196/jmir.9157&quot;,&quot;ISSN&quot;:&quot;14388871&quot;,&quot;PMID&quot;:&quot;29567635&quot;,&quot;issued&quot;:{&quot;date-parts&quot;:[[2018,3,1]]},&quot;abstract&quot;:&quot;Background: New fitness trackers and smartwatches are released to the consumer market every year. These devices are equipped with different sensors, algorithms, and accompanying mobile apps. With recent advances in mobile sensor technology, privately collected physical activity data can be used as an addition to existing methods for health data collection in research. Furthermore, data collected from these devices have possible applications in patient diagnostics and treatment. With an increasing number of diverse brands, there is a need for an overview of device sensor support, as well as device applicability in research projects. Objective: The objective of this study was to examine the availability of wrist-worn fitness wearables and analyze availability of relevant fitness sensors from 2011 to 2017. Furthermore, the study was designed to assess brand usage in research projects, compare common brands in terms of developer access to collected health data, and features to consider when deciding which brand to use in future research. Methods: We searched for devices and brand names in six wearable device databases. For each brand, we identified additional devices on official brand websites. The search was limited to wrist-worn fitness wearables with accelerometers, for which we mapped brand, release year, and supported sensors relevant for fitness tracking. In addition, we conducted a Medical Literature Analysis and Retrieval System Online (MEDLINE) and ClinicalTrials search to determine brand usage in research projects. Finally, we investigated developer accessibility to the health data collected by identified brands. Results: We identified 423 unique devices from 132 different brands. Forty-seven percent of brands released only one device. Introduction of new brands peaked in 2014, and the highest number of new devices was introduced in 2015. Sensor support increased every year, and in addition to the accelerometer, a photoplethysmograph, for estimating heart rate, was the most common sensor. Out of the brands currently available, the five most often used in research projects are Fitbit, Garmin, Misfit, Apple, and Polar. Fitbit is used in twice as many validation studies as any other brands and is registered in ClinicalTrials studies 10 times as often as other brands. Conclusions: The wearable landscape is in constant change. New devices and brands are released every year, promising improved measurements and user experience. At the same time, other brands disappear from the consumer market for various reasons. Advances in device quality offer new opportunities for research. However, only a few well-established brands are frequently used in research projects, and even less are thoroughly validated.&quot;,&quot;publisher&quot;:&quot;JMIR Publications Inc.&quot;,&quot;issue&quot;:&quot;3&quot;,&quot;volume&quot;:&quot;20&quot;},&quot;isTemporary&quot;:false,&quot;suppress-author&quot;:false,&quot;composite&quot;:false,&quot;author-only&quot;:false}]},{&quot;citationID&quot;:&quot;MENDELEY_CITATION_e042f625-c3ac-42a6-9428-02119f4ac5b2&quot;,&quot;properties&quot;:{&quot;noteIndex&quot;:0},&quot;isEdited&quot;:false,&quot;manualOverride&quot;:{&quot;isManuallyOverridden&quot;:false,&quot;citeprocText&quot;:&quot;(Canalys, 2024)&quot;,&quot;manualOverrideText&quot;:&quot;&quot;},&quot;citationTag&quot;:&quot;MENDELEY_CITATION_v3_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&quot;,&quot;citationItems&quot;:[{&quot;id&quot;:&quot;1f4eced8-6008-3567-b485-3324a25f2821&quot;,&quot;itemData&quot;:{&quot;type&quot;:&quot;webpage&quot;,&quot;id&quot;:&quot;1f4eced8-6008-3567-b485-3324a25f2821&quot;,&quot;title&quot;:&quot;Global wearable band market up 0.2% in Q2 2024 as basic watches take biggest share yet&quot;,&quot;author&quot;:[{&quot;family&quot;:&quot;Canalys&quot;,&quot;given&quot;:&quot;&quot;,&quot;parse-names&quot;:false,&quot;dropping-particle&quot;:&quot;&quot;,&quot;non-dropping-particle&quot;:&quot;&quot;}],&quot;URL&quot;:&quot;https://www.canalys.com/newsroom/worldwide-wearable-band-market-Q2-2024&quot;,&quot;issued&quot;:{&quot;date-parts&quot;:[[2024]]},&quot;publisher&quot;:&quot;Canalys&quot;,&quot;container-title-short&quot;:&quot;&quot;},&quot;isTemporary&quot;:false,&quot;suppress-author&quot;:false,&quot;composite&quot;:false,&quot;author-only&quot;:false}]},{&quot;citationID&quot;:&quot;MENDELEY_CITATION_d699a25a-b201-40f9-9cf0-54620e285e05&quot;,&quot;properties&quot;:{&quot;noteIndex&quot;:0},&quot;isEdited&quot;:false,&quot;manualOverride&quot;:{&quot;isManuallyOverridden&quot;:false,&quot;citeprocText&quot;:&quot;(Apple, 2024)&quot;,&quot;manualOverrideText&quot;:&quot;&quot;},&quot;citationTag&quot;:&quot;MENDELEY_CITATION_v3_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&quot;,&quot;citationItems&quot;:[{&quot;id&quot;:&quot;6a4d1049-606e-3199-a69a-1160fb6b2898&quot;,&quot;itemData&quot;:{&quot;type&quot;:&quot;webpage&quot;,&quot;id&quot;:&quot;6a4d1049-606e-3199-a69a-1160fb6b2898&quot;,&quot;title&quot;:&quot;HealthKit Documentation&quot;,&quot;author&quot;:[{&quot;family&quot;:&quot;Apple&quot;,&quot;given&quot;:&quot;&quot;,&quot;parse-names&quot;:false,&quot;dropping-particle&quot;:&quot;&quot;,&quot;non-dropping-particle&quot;:&quot;&quot;}],&quot;URL&quot;:&quot;https://developer.apple.com/documentation/healthkit&quot;,&quot;issued&quot;:{&quot;date-parts&quot;:[[2024]]},&quot;publisher&quot;:&quot;Apple Inc.&quot;,&quot;container-title-short&quot;:&quot;&quot;},&quot;isTemporary&quot;:false,&quot;suppress-author&quot;:false,&quot;composite&quot;:false,&quot;author-only&quot;:false}]},{&quot;citationID&quot;:&quot;MENDELEY_CITATION_c9428781-e551-48f9-9ed1-cf828b81cec7&quot;,&quot;properties&quot;:{&quot;noteIndex&quot;:0},&quot;isEdited&quot;:false,&quot;manualOverride&quot;:{&quot;isManuallyOverridden&quot;:false,&quot;citeprocText&quot;:&quot;(Gaur, 2024)&quot;,&quot;manualOverrideText&quot;:&quot;&quot;},&quot;citationTag&quot;:&quot;MENDELEY_CITATION_v3_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&quot;,&quot;citationItems&quot;:[{&quot;id&quot;:&quot;aba03587-96c0-35da-9846-afb6430ef861&quot;,&quot;itemData&quot;:{&quot;type&quot;:&quot;webpage&quot;,&quot;id&quot;:&quot;aba03587-96c0-35da-9846-afb6430ef861&quot;,&quot;title&quot;:&quot;Apple Health Data Analysis&quot;,&quot;author&quot;:[{&quot;family&quot;:&quot;Gaur&quot;,&quot;given&quot;:&quot;Vinayak&quot;,&quot;parse-names&quot;:false,&quot;dropping-particle&quot;:&quot;&quot;,&quot;non-dropping-particle&quot;:&quot;&quot;}],&quot;URL&quot;:&quot;https://github.com/vinayakgaur/Apple-Health-Data-Analysis&quot;,&quot;issued&quot;:{&quot;date-parts&quot;:[[2024]]},&quot;publisher&quot;:&quot;GitHub&quot;,&quot;container-title-short&quot;:&quot;&quot;},&quot;isTemporary&quot;:false}]},{&quot;citationID&quot;:&quot;MENDELEY_CITATION_300eb9df-a80b-4e34-94f0-91050d0c3811&quot;,&quot;properties&quot;:{&quot;noteIndex&quot;:0},&quot;isEdited&quot;:false,&quot;manualOverride&quot;:{&quot;isManuallyOverridden&quot;:false,&quot;citeprocText&quot;:&quot;(Apple, 2024; Gaur, 2024)&quot;,&quot;manualOverrideText&quot;:&quot;&quot;},&quot;citationTag&quot;:&quot;MENDELEY_CITATION_v3_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&quot;,&quot;citationItems&quot;:[{&quot;id&quot;:&quot;6a4d1049-606e-3199-a69a-1160fb6b2898&quot;,&quot;itemData&quot;:{&quot;type&quot;:&quot;webpage&quot;,&quot;id&quot;:&quot;6a4d1049-606e-3199-a69a-1160fb6b2898&quot;,&quot;title&quot;:&quot;HealthKit Documentation&quot;,&quot;author&quot;:[{&quot;family&quot;:&quot;Apple&quot;,&quot;given&quot;:&quot;&quot;,&quot;parse-names&quot;:false,&quot;dropping-particle&quot;:&quot;&quot;,&quot;non-dropping-particle&quot;:&quot;&quot;}],&quot;URL&quot;:&quot;https://developer.apple.com/documentation/healthkit&quot;,&quot;issued&quot;:{&quot;date-parts&quot;:[[2024]]},&quot;publisher&quot;:&quot;Apple Inc.&quot;,&quot;container-title-short&quot;:&quot;&quot;},&quot;isTemporary&quot;:false,&quot;suppress-author&quot;:false,&quot;composite&quot;:false,&quot;author-only&quot;:false},{&quot;id&quot;:&quot;aba03587-96c0-35da-9846-afb6430ef861&quot;,&quot;itemData&quot;:{&quot;type&quot;:&quot;webpage&quot;,&quot;id&quot;:&quot;aba03587-96c0-35da-9846-afb6430ef861&quot;,&quot;title&quot;:&quot;Apple Health Data Analysis&quot;,&quot;author&quot;:[{&quot;family&quot;:&quot;Gaur&quot;,&quot;given&quot;:&quot;Vinayak&quot;,&quot;parse-names&quot;:false,&quot;dropping-particle&quot;:&quot;&quot;,&quot;non-dropping-particle&quot;:&quot;&quot;}],&quot;URL&quot;:&quot;https://github.com/vinayakgaur/Apple-Health-Data-Analysis&quot;,&quot;issued&quot;:{&quot;date-parts&quot;:[[2024]]},&quot;publisher&quot;:&quot;GitHub&quot;,&quot;container-title-short&quot;:&quot;&quot;},&quot;isTemporary&quot;:false}]},{&quot;citationID&quot;:&quot;MENDELEY_CITATION_b9a93584-ee5c-432c-8ed6-93290492c238&quot;,&quot;properties&quot;:{&quot;noteIndex&quot;:0},&quot;isEdited&quot;:false,&quot;manualOverride&quot;:{&quot;isManuallyOverridden&quot;:false,&quot;citeprocText&quot;:&quot;(Fennell et al., 2024)&quot;,&quot;manualOverrideText&quot;:&quot;&quot;},&quot;citationTag&quot;:&quot;MENDELEY_CITATION_v3_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&quot;,&quot;citationItems&quot;:[{&quot;id&quot;:&quot;b7e47a5a-48cb-3f4a-88bf-49d11e84a230&quot;,&quot;itemData&quot;:{&quot;type&quot;:&quot;article-journal&quot;,&quot;id&quot;:&quot;b7e47a5a-48cb-3f4a-88bf-49d11e84a230&quot;,&quot;title&quot;:&quot;Inter-day reliability of heart rate complexity and variability metrics in healthy highly active younger and older adults&quot;,&quot;author&quot;:[{&quot;family&quot;:&quot;Fennell&quot;,&quot;given&quot;:&quot;Christopher R.J.&quot;,&quot;parse-names&quot;:false,&quot;dropping-particle&quot;:&quot;&quot;,&quot;non-dropping-particle&quot;:&quot;&quot;},{&quot;family&quot;:&quot;Mauger&quot;,&quot;given&quot;:&quot;Alexis R.&quot;,&quot;parse-names&quot;:false,&quot;dropping-particle&quot;:&quot;&quot;,&quot;non-dropping-particle&quot;:&quot;&quot;},{&quot;family&quot;:&quot;Hopker&quot;,&quot;given&quot;:&quot;James G.&quot;,&quot;parse-names&quot;:false,&quot;dropping-particle&quot;:&quot;&quot;,&quot;non-dropping-particle&quot;:&quot;&quot;}],&quot;container-title&quot;:&quot;European Journal of Applied Physiology&quot;,&quot;container-title-short&quot;:&quot;Eur J Appl Physiol&quot;,&quot;DOI&quot;:&quot;10.1007/s00421-023-05373-3&quot;,&quot;ISSN&quot;:&quot;14396327&quot;,&quot;PMID&quot;:&quot;38054978&quot;,&quot;issued&quot;:{&quot;date-parts&quot;:[[2024,5,1]]},&quot;page&quot;:&quot;1409-1424&quot;,&quot;abstract&quot;:&quot;Purpose: To investigate the inter-day reliability of time-domain, frequency-domain, and nonlinear HRV metrics in healthy highly active younger and older adults. The study also assessed the effect of age on the HRV metrics. Methods: Forty-four older adults (34 M, 10F; 59 ± 5 years; V˙O2peak = 40.9 ± 7.6 ml kg−1 min−1) and twenty-two younger adults (16 M, 6F; 22 ± 4 years; V˙O2peak = 47.2 ± 12.8 ml kg−1 min−1) attended the laboratory. Visit one assessed aerobic fitness through an exercise test. In visits two and three, participants completed a 30-min supine RR interval measurement to derive the HRV metrics. Results: The younger group (YG) and older group (OG) demonstrated poor to good day-to-day relative and absolute reliability for all HRV metrics (OG, ICCs = 0.33 to 0.69 and between day CVs = 3.8 to 29.2%; YG, ICCs = 0.37 to 0.93 and between day CVs = 3.5 to 36.5%). There was a significant reduction in ApEn (P &lt; 0.001), SampEn (P = 0.031), RMSSD (P &lt; 0.001), SDNN (P &lt; 0.001), LF power (P &lt; 0.001) and HF power (P &lt; 0.001), HRV metrics with ageing. There was no significant effect of age the complexity metrics DFA α1 (P = 0.107), α2 (P = 0.147) and CI-8 (P = 0.493). Conclusion: HRV metrics are reproducible between days in both healthy highly active younger and older adults. There is a decline in linear and nonlinear HRV metrics with age, albeit there being no age-related change in the nonlinear metrics, DFA α1, α2 and CI-8.&quot;,&quot;publisher&quot;:&quot;Springer Science and Business Media Deutschland GmbH&quot;,&quot;issue&quot;:&quot;5&quot;,&quot;volume&quot;:&quot;124&quot;},&quot;isTemporary&quot;:false,&quot;suppress-author&quot;:false,&quot;composite&quot;:false,&quot;author-only&quot;:false}]},{&quot;citationID&quot;:&quot;MENDELEY_CITATION_bdd46798-f194-4de7-8592-04194dea1c87&quot;,&quot;properties&quot;:{&quot;noteIndex&quot;:0},&quot;isEdited&quot;:false,&quot;manualOverride&quot;:{&quot;isManuallyOverridden&quot;:false,&quot;citeprocText&quot;:&quot;(Matic&lt;sup&gt;1&lt;/sup&gt; et al., s/f; Soares-Miranda et al., 2014)&quot;,&quot;manualOverrideText&quot;:&quot;&quot;},&quot;citationTag&quot;:&quot;MENDELEY_CITATION_v3_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&quot;,&quot;citationItems&quot;:[{&quot;id&quot;:&quot;5147d490-cccb-35f4-af7d-c067ce30c853&quot;,&quot;itemData&quot;:{&quot;type&quot;:&quot;report&quot;,&quot;id&quot;:&quot;5147d490-cccb-35f4-af7d-c067ce30c853&quot;,&quot;title&quot;:&quot;Sedentary Work Style and Heart Rate Variability: a Short Term Analysis&quot;,&quot;author&quot;:[{&quot;family&quot;:&quot;Matic¹&quot;,&quot;given&quot;:&quot;Aleksandar&quot;,&quot;parse-names&quot;:false,&quot;dropping-particle&quot;:&quot;&quot;,&quot;non-dropping-particle&quot;:&quot;&quot;},{&quot;family&quot;:&quot;Cipresso²&quot;,&quot;given&quot;:&quot;Pietro&quot;,&quot;parse-names&quot;:false,&quot;dropping-particle&quot;:&quot;&quot;,&quot;non-dropping-particle&quot;:&quot;&quot;},{&quot;family&quot;:&quot;Osmani¹&quot;,&quot;given&quot;:&quot;Venet&quot;,&quot;parse-names&quot;:false,&quot;dropping-particle&quot;:&quot;&quot;,&quot;non-dropping-particle&quot;:&quot;&quot;},{&quot;family&quot;:&quot;Serino²&quot;,&quot;given&quot;:&quot;Silvia&quot;,&quot;parse-names&quot;:false,&quot;dropping-particle&quot;:&quot;&quot;,&quot;non-dropping-particle&quot;:&quot;&quot;},{&quot;family&quot;:&quot;Popleteev¹&quot;,&quot;given&quot;:&quot;Andrei&quot;,&quot;parse-names&quot;:false,&quot;dropping-particle&quot;:&quot;&quot;,&quot;non-dropping-particle&quot;:&quot;&quot;},{&quot;family&quot;:&quot;Gaggioli²&quot;,&quot;given&quot;:&quot;Andrea&quot;,&quot;parse-names&quot;:false,&quot;dropping-particle&quot;:&quot;&quot;,&quot;non-dropping-particle&quot;:&quot;&quot;},{&quot;family&quot;:&quot;Mayora¹&quot;,&quot;given&quot;:&quot;Oscar&quot;,&quot;parse-names&quot;:false,&quot;dropping-particle&quot;:&quot;&quot;,&quot;non-dropping-particle&quot;:&quot;&quot;},{&quot;family&quot;:&quot;Riva²&quot;,&quot;given&quot;:&quot;Giuseppe&quot;,&quot;parse-names&quot;:false,&quot;dropping-particle&quot;:&quot;&quot;,&quot;non-dropping-particle&quot;:&quot;&quot;}],&quot;abstract&quot;:&quot;Emerging studies suggest that sedentary work style is often associated with deleterious physiological implications, including diabetes, high blood pressure and obesity. However, only few studies linked prolonged periods of sitting with psychological responses thus the implications of sedentary behavior on mental health still remain highly unexplored. In this study, we investigated the relation between sedentary time and Heart Rate Variability (HRV) parameters, which are considered important biological markers of psychological processes including cognitive and emotional aspects. In this manner, we aim to explore factors that may indicate that sedentary behavior causes responses at psychological level. Recent progress in the sophistication and usability of wearable sensors offers the opportunity to continuously record ECG parameters and accelerometer data in daily-life settings, such as at workplace.&quot;,&quot;container-title-short&quot;:&quot;&quot;},&quot;isTemporary&quot;:false},{&quot;id&quot;:&quot;28cc7f4b-c64a-30ad-be01-12921bd12183&quot;,&quot;itemData&quot;:{&quot;type&quot;:&quot;article-journal&quot;,&quot;id&quot;:&quot;28cc7f4b-c64a-30ad-be01-12921bd12183&quot;,&quot;title&quot;:&quot;Physical activity and heart rate variability in older adults: The cardiovascular health study&quot;,&quot;author&quot;:[{&quot;family&quot;:&quot;Soares-Miranda&quot;,&quot;given&quot;:&quot;Luisa&quot;,&quot;parse-names&quot;:false,&quot;dropping-particle&quot;:&quot;&quot;,&quot;non-dropping-particle&quot;:&quot;&quot;},{&quot;family&quot;:&quot;Sattelmair&quot;,&quot;given&quot;:&quot;Jacob&quot;,&quot;parse-names&quot;:false,&quot;dropping-particle&quot;:&quot;&quot;,&quot;non-dropping-particle&quot;:&quot;&quot;},{&quot;family&quot;:&quot;Chaves&quot;,&quot;given&quot;:&quot;Paulo&quot;,&quot;parse-names&quot;:false,&quot;dropping-particle&quot;:&quot;&quot;,&quot;non-dropping-particle&quot;:&quot;&quot;},{&quot;family&quot;:&quot;Duncan&quot;,&quot;given&quot;:&quot;Glen E.&quot;,&quot;parse-names&quot;:false,&quot;dropping-particle&quot;:&quot;&quot;,&quot;non-dropping-particle&quot;:&quot;&quot;},{&quot;family&quot;:&quot;Siscovick&quot;,&quot;given&quot;:&quot;David S.&quot;,&quot;parse-names&quot;:false,&quot;dropping-particle&quot;:&quot;&quot;,&quot;non-dropping-particle&quot;:&quot;&quot;},{&quot;family&quot;:&quot;Stein&quot;,&quot;given&quot;:&quot;Phyllis K.&quot;,&quot;parse-names&quot;:false,&quot;dropping-particle&quot;:&quot;&quot;,&quot;non-dropping-particle&quot;:&quot;&quot;},{&quot;family&quot;:&quot;Mozaffarian&quot;,&quot;given&quot;:&quot;Dariush&quot;,&quot;parse-names&quot;:false,&quot;dropping-particle&quot;:&quot;&quot;,&quot;non-dropping-particle&quot;:&quot;&quot;}],&quot;container-title&quot;:&quot;Circulation&quot;,&quot;container-title-short&quot;:&quot;Circulation&quot;,&quot;DOI&quot;:&quot;10.1161/CIRCULATIONAHA.113.005361&quot;,&quot;ISSN&quot;:&quot;15244539&quot;,&quot;PMID&quot;:&quot;24799513&quot;,&quot;issued&quot;:{&quot;date-parts&quot;:[[2014,5,27]]},&quot;page&quot;:&quot;2100-2110&quot;,&quot;abstract&quot;:&quot;Background - Cardiac mortality and electrophysiological dysfunction both increase with age. Heart rate variability (HRV) provides indices of autonomic function and electrophysiology that are associated with cardiac risk. How habitual physical activity among older adults prospectively relates to HRV, including nonlinear indices of erratic sinus patterns, is not established. We hypothesized that increasing the levels of both total leisure-time activity and walking would be prospectively associated with more favorable time-domain, frequency-domain, and nonlinear HRV measures in older adults. Methods and Results - We evaluated serial longitudinal measures of both physical activity and 24-hour Holter HRV over 5 years among 985 older US adults in the community-based Cardiovascular Health Study. After multivariable adjustment, greater total leisure-time activity, walking distance, and walking pace were each prospectively associated with specific, more favorable HRV indices, including higher 24-hour standard deviation of all normal-to-normal intervals (Ptrend=0.009, 0.02, 0.06, respectively) and ultralow-frequency power (Ptrend=0.02, 0.008, 0.16, respectively). Greater walking pace was also associated with a higher short-term fractal scaling exponent (P trend=0.003) and lower Poincaré ratio (Ptrend=0.02) , markers of less erratic sinus patterns. Conclusions - Greater total leisure-time activity, and walking alone, as well, were prospectively associated with more favorable and specific indices of autonomic function in older adults, including several suggestive of more normal circadian fluctuations and less erratic sinoatrial firing. Our results suggest potential mechanisms that might contribute to lower cardiovascular mortality with habitual physical activity later in life. © 2014 American Heart Association, Inc.&quot;,&quot;publisher&quot;:&quot;Lippincott Williams and Wilkins&quot;,&quot;issue&quot;:&quot;21&quot;,&quot;volume&quot;:&quot;129&quot;},&quot;isTemporary&quot;:false}]},{&quot;citationID&quot;:&quot;MENDELEY_CITATION_844a39e3-59d0-47b1-b089-b8900038e83f&quot;,&quot;properties&quot;:{&quot;noteIndex&quot;:0},&quot;isEdited&quot;:false,&quot;manualOverride&quot;:{&quot;isManuallyOverridden&quot;:false,&quot;citeprocText&quot;:&quot;(&lt;i&gt;Hypertension-2014-Monfredi-1334-43&lt;/i&gt;, s/f)&quot;,&quot;manualOverrideText&quot;:&quot;&quot;},&quot;citationTag&quot;:&quot;MENDELEY_CITATION_v3_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&quot;,&quot;citationItems&quot;:[{&quot;id&quot;:&quot;d1e091c7-d0f2-3a77-a1ff-0c1f931047f4&quot;,&quot;itemData&quot;:{&quot;type&quot;:&quot;article-journal&quot;,&quot;id&quot;:&quot;d1e091c7-d0f2-3a77-a1ff-0c1f931047f4&quot;,&quot;title&quot;:&quot;Hypertension-2014-Monfredi-1334-43&quot;,&quot;container-title-short&quot;:&quot;&quot;},&quot;isTemporary&quot;:false}]},{&quot;citationID&quot;:&quot;MENDELEY_CITATION_5431ba31-7641-4b42-b680-7e9361bd40cf&quot;,&quot;properties&quot;:{&quot;noteIndex&quot;:0},&quot;isEdited&quot;:false,&quot;manualOverride&quot;:{&quot;isManuallyOverridden&quot;:false,&quot;citeprocText&quot;:&quot;(Matic&lt;sup&gt;1&lt;/sup&gt; et al., s/f)&quot;,&quot;manualOverrideText&quot;:&quot;&quot;},&quot;citationTag&quot;:&quot;MENDELEY_CITATION_v3_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&quot;,&quot;citationItems&quot;:[{&quot;id&quot;:&quot;5147d490-cccb-35f4-af7d-c067ce30c853&quot;,&quot;itemData&quot;:{&quot;type&quot;:&quot;report&quot;,&quot;id&quot;:&quot;5147d490-cccb-35f4-af7d-c067ce30c853&quot;,&quot;title&quot;:&quot;Sedentary Work Style and Heart Rate Variability: a Short Term Analysis&quot;,&quot;author&quot;:[{&quot;family&quot;:&quot;Matic¹&quot;,&quot;given&quot;:&quot;Aleksandar&quot;,&quot;parse-names&quot;:false,&quot;dropping-particle&quot;:&quot;&quot;,&quot;non-dropping-particle&quot;:&quot;&quot;},{&quot;family&quot;:&quot;Cipresso²&quot;,&quot;given&quot;:&quot;Pietro&quot;,&quot;parse-names&quot;:false,&quot;dropping-particle&quot;:&quot;&quot;,&quot;non-dropping-particle&quot;:&quot;&quot;},{&quot;family&quot;:&quot;Osmani¹&quot;,&quot;given&quot;:&quot;Venet&quot;,&quot;parse-names&quot;:false,&quot;dropping-particle&quot;:&quot;&quot;,&quot;non-dropping-particle&quot;:&quot;&quot;},{&quot;family&quot;:&quot;Serino²&quot;,&quot;given&quot;:&quot;Silvia&quot;,&quot;parse-names&quot;:false,&quot;dropping-particle&quot;:&quot;&quot;,&quot;non-dropping-particle&quot;:&quot;&quot;},{&quot;family&quot;:&quot;Popleteev¹&quot;,&quot;given&quot;:&quot;Andrei&quot;,&quot;parse-names&quot;:false,&quot;dropping-particle&quot;:&quot;&quot;,&quot;non-dropping-particle&quot;:&quot;&quot;},{&quot;family&quot;:&quot;Gaggioli²&quot;,&quot;given&quot;:&quot;Andrea&quot;,&quot;parse-names&quot;:false,&quot;dropping-particle&quot;:&quot;&quot;,&quot;non-dropping-particle&quot;:&quot;&quot;},{&quot;family&quot;:&quot;Mayora¹&quot;,&quot;given&quot;:&quot;Oscar&quot;,&quot;parse-names&quot;:false,&quot;dropping-particle&quot;:&quot;&quot;,&quot;non-dropping-particle&quot;:&quot;&quot;},{&quot;family&quot;:&quot;Riva²&quot;,&quot;given&quot;:&quot;Giuseppe&quot;,&quot;parse-names&quot;:false,&quot;dropping-particle&quot;:&quot;&quot;,&quot;non-dropping-particle&quot;:&quot;&quot;}],&quot;abstract&quot;:&quot;Emerging studies suggest that sedentary work style is often associated with deleterious physiological implications, including diabetes, high blood pressure and obesity. However, only few studies linked prolonged periods of sitting with psychological responses thus the implications of sedentary behavior on mental health still remain highly unexplored. In this study, we investigated the relation between sedentary time and Heart Rate Variability (HRV) parameters, which are considered important biological markers of psychological processes including cognitive and emotional aspects. In this manner, we aim to explore factors that may indicate that sedentary behavior causes responses at psychological level. Recent progress in the sophistication and usability of wearable sensors offers the opportunity to continuously record ECG parameters and accelerometer data in daily-life settings, such as at workplace.&quot;,&quot;container-title-short&quot;:&quot;&quot;},&quot;isTemporary&quot;:false}]},{&quot;citationID&quot;:&quot;MENDELEY_CITATION_46ac0d6b-5ced-4719-85ad-a4c438402d8d&quot;,&quot;properties&quot;:{&quot;noteIndex&quot;:0},&quot;isEdited&quot;:false,&quot;manualOverride&quot;:{&quot;isManuallyOverridden&quot;:false,&quot;citeprocText&quot;:&quot;(&lt;i&gt;vanoli-et-al-heart-rate-variability-during-specific-sleep-stages&lt;/i&gt;, s/f)&quot;,&quot;manualOverrideText&quot;:&quot;&quot;},&quot;citationTag&quot;:&quot;MENDELEY_CITATION_v3_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&quot;,&quot;citationItems&quot;:[{&quot;id&quot;:&quot;666f87a3-318a-34bc-a420-6f4d7ab93bd1&quot;,&quot;itemData&quot;:{&quot;type&quot;:&quot;article-journal&quot;,&quot;id&quot;:&quot;666f87a3-318a-34bc-a420-6f4d7ab93bd1&quot;,&quot;title&quot;:&quot;vanoli-et-al-heart-rate-variability-during-specific-sleep-stages&quot;,&quot;container-title-short&quot;:&quot;&quot;},&quot;isTemporary&quot;:false,&quot;suppress-author&quot;:false,&quot;composite&quot;:false,&quot;author-only&quot;:false}]},{&quot;citationID&quot;:&quot;MENDELEY_CITATION_1c48cdad-25e5-461c-a4d2-69d03a9abc89&quot;,&quot;properties&quot;:{&quot;noteIndex&quot;:0},&quot;isEdited&quot;:false,&quot;manualOverride&quot;:{&quot;isManuallyOverridden&quot;:false,&quot;citeprocText&quot;:&quot;(&lt;i&gt;vanoli-et-al-heart-rate-variability-during-specific-sleep-stages&lt;/i&gt;, s/f)&quot;,&quot;manualOverrideText&quot;:&quot;&quot;},&quot;citationTag&quot;:&quot;MENDELEY_CITATION_v3_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&quot;,&quot;citationItems&quot;:[{&quot;id&quot;:&quot;666f87a3-318a-34bc-a420-6f4d7ab93bd1&quot;,&quot;itemData&quot;:{&quot;type&quot;:&quot;article-journal&quot;,&quot;id&quot;:&quot;666f87a3-318a-34bc-a420-6f4d7ab93bd1&quot;,&quot;title&quot;:&quot;vanoli-et-al-heart-rate-variability-during-specific-sleep-stages&quot;,&quot;container-title-short&quot;:&quot;&quot;},&quot;isTemporary&quot;:false,&quot;suppress-author&quot;:false,&quot;composite&quot;:false,&quot;author-only&quot;:false}]},{&quot;citationID&quot;:&quot;MENDELEY_CITATION_f9c9c6e3-d893-4301-b008-c2683afe9de9&quot;,&quot;properties&quot;:{&quot;noteIndex&quot;:0},&quot;isEdited&quot;:false,&quot;manualOverride&quot;:{&quot;isManuallyOverridden&quot;:false,&quot;citeprocText&quot;:&quot;(Królak et al., 2020)&quot;,&quot;manualOverrideText&quot;:&quot;&quot;},&quot;citationTag&quot;:&quot;MENDELEY_CITATION_v3_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&quot;,&quot;citationItems&quot;:[{&quot;id&quot;:&quot;326bbd03-02fe-32bc-a850-5a267659c25c&quot;,&quot;itemData&quot;:{&quot;type&quot;:&quot;article-journal&quot;,&quot;id&quot;:&quot;326bbd03-02fe-32bc-a850-5a267659c25c&quot;,&quot;title&quot;:&quot;Artifact correction in short-term hrv during strenuous physical exercise&quot;,&quot;author&quot;:[{&quot;family&quot;:&quot;Królak&quot;,&quot;given&quot;:&quot;Aleksandra&quot;,&quot;parse-names&quot;:false,&quot;dropping-particle&quot;:&quot;&quot;,&quot;non-dropping-particle&quot;:&quot;&quot;},{&quot;family&quot;:&quot;Wiktorski&quot;,&quot;given&quot;:&quot;Tomasz&quot;,&quot;parse-names&quot;:false,&quot;dropping-particle&quot;:&quot;&quot;,&quot;non-dropping-particle&quot;:&quot;&quot;},{&quot;family&quot;:&quot;Bjørkavoll-Bergseth&quot;,&quot;given&quot;:&quot;Magnus Friestad&quot;,&quot;parse-names&quot;:false,&quot;dropping-particle&quot;:&quot;&quot;,&quot;non-dropping-particle&quot;:&quot;&quot;},{&quot;family&quot;:&quot;Ørn&quot;,&quot;given&quot;:&quot;Stein&quot;,&quot;parse-names&quot;:false,&quot;dropping-particle&quot;:&quot;&quot;,&quot;non-dropping-particle&quot;:&quot;&quot;}],&quot;container-title&quot;:&quot;Sensors (Switzerland)&quot;,&quot;DOI&quot;:&quot;10.3390/s20216372&quot;,&quot;ISSN&quot;:&quot;14248220&quot;,&quot;PMID&quot;:&quot;33171676&quot;,&quot;issued&quot;:{&quot;date-parts&quot;:[[2020,11,1]]},&quot;page&quot;:&quot;1-23&quot;,&quot;abstract&quot;:&quot;Heart rate variability (HRV) analysis can be a useful tool to detect underlying heart or even general health problems. Currently, such analysis is usually performed in controlled or semi-controlled conditions. Since many of the typical HRV measures are sensitive to data quality, manual artifact correction is common in literature, both as an exclusive method or in addition to various filters. With proliferation of Personal Monitoring Devices with continuous HRV analysis an opportunity opens for HRV analysis in a new setting. However, current artifact correction approaches have several limitations that hamper the analysis of real-life HRV data. To address this issue we propose an algorithm for automated artifact correction that has a minimal impact on HRV measures, but can handle more artifacts than existing solutions. We verify this algorithm based on two datasets. One collected during a recreational bicycle race and another one in a laboratory, both using a PMD in form of a GPS watch. Data include direct measurement of electrical myocardial signals using chest straps and direct measurements of power using a crank sensor (in case of race dataset), both paired with the watch. Early results suggest that the algorithm can correct more artifacts than existing solutions without a need for manual support or parameter tuning. At the same time, the error introduced to HRV measures for peak correction and shorter gaps is similar to the best existing solution (Kubios-inspired threshold-based cubic interpolation) and better than commonly used median filter. For longer gaps, cubic interpolation can in some cases result in lower error in HRV measures, but the shape of the curve it generates matches ground truth worse than our algorithm. It might suggest that further development of the proposed algorithm may also improve these results.&quot;,&quot;publisher&quot;:&quot;MDPI AG&quot;,&quot;issue&quot;:&quot;21&quot;,&quot;volume&quot;:&quot;20&quot;,&quot;container-title-short&quot;:&quot;&quot;},&quot;isTemporary&quot;:false,&quot;suppress-author&quot;:false,&quot;composite&quot;:false,&quot;author-only&quot;:false}]},{&quot;citationID&quot;:&quot;MENDELEY_CITATION_42be8a7c-20dd-4354-a36b-ccb2881783ee&quot;,&quot;properties&quot;:{&quot;noteIndex&quot;:0},&quot;isEdited&quot;:false,&quot;manualOverride&quot;:{&quot;isManuallyOverridden&quot;:false,&quot;citeprocText&quot;:&quot;(Pulopulos et al., 2018)&quot;,&quot;manualOverrideText&quot;:&quot;&quot;},&quot;citationTag&quot;:&quot;MENDELEY_CITATION_v3_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&quot;,&quot;citationItems&quot;:[{&quot;id&quot;:&quot;4ab98029-b102-3205-9f4c-b76fe8a2297c&quot;,&quot;itemData&quot;:{&quot;type&quot;:&quot;report&quot;,&quot;id&quot;:&quot;4ab98029-b102-3205-9f4c-b76fe8a2297c&quot;,&quot;title&quot;:&quot;Association between changes in heart rate variability during the anticipation of a stressful situation and the stress-induced cortisol response&quot;,&quot;author&quot;:[{&quot;family&quot;:&quot;Pulopulos&quot;,&quot;given&quot;:&quot;Matias M&quot;,&quot;parse-names&quot;:false,&quot;dropping-particle&quot;:&quot;&quot;,&quot;non-dropping-particle&quot;:&quot;&quot;},{&quot;family&quot;:&quot;Vanderhasselt&quot;,&quot;given&quot;:&quot;Marie-Anne&quot;,&quot;parse-names&quot;:false,&quot;dropping-particle&quot;:&quot;&quot;,&quot;non-dropping-particle&quot;:&quot;&quot;},{&quot;family&quot;:&quot;Raedt&quot;,&quot;given&quot;:&quot;Rudi&quot;,&quot;parse-names&quot;:false,&quot;dropping-particle&quot;:&quot;&quot;,&quot;non-dropping-particle&quot;:&quot;De&quot;}],&quot;issued&quot;:{&quot;date-parts&quot;:[[2018]]},&quot;container-title-short&quot;:&quot;&quot;},&quot;isTemporary&quot;:false}]},{&quot;citationID&quot;:&quot;MENDELEY_CITATION_8c99d135-c74d-4487-8497-b8cf96a7febd&quot;,&quot;properties&quot;:{&quot;noteIndex&quot;:0},&quot;isEdited&quot;:false,&quot;manualOverride&quot;:{&quot;isManuallyOverridden&quot;:false,&quot;citeprocText&quot;:&quot;(Pulopulos et al., 2018)&quot;,&quot;manualOverrideText&quot;:&quot;&quot;},&quot;citationTag&quot;:&quot;MENDELEY_CITATION_v3_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&quot;,&quot;citationItems&quot;:[{&quot;id&quot;:&quot;4ab98029-b102-3205-9f4c-b76fe8a2297c&quot;,&quot;itemData&quot;:{&quot;type&quot;:&quot;report&quot;,&quot;id&quot;:&quot;4ab98029-b102-3205-9f4c-b76fe8a2297c&quot;,&quot;title&quot;:&quot;Association between changes in heart rate variability during the anticipation of a stressful situation and the stress-induced cortisol response&quot;,&quot;author&quot;:[{&quot;family&quot;:&quot;Pulopulos&quot;,&quot;given&quot;:&quot;Matias M&quot;,&quot;parse-names&quot;:false,&quot;dropping-particle&quot;:&quot;&quot;,&quot;non-dropping-particle&quot;:&quot;&quot;},{&quot;family&quot;:&quot;Vanderhasselt&quot;,&quot;given&quot;:&quot;Marie-Anne&quot;,&quot;parse-names&quot;:false,&quot;dropping-particle&quot;:&quot;&quot;,&quot;non-dropping-particle&quot;:&quot;&quot;},{&quot;family&quot;:&quot;Raedt&quot;,&quot;given&quot;:&quot;Rudi&quot;,&quot;parse-names&quot;:false,&quot;dropping-particle&quot;:&quot;&quot;,&quot;non-dropping-particle&quot;:&quot;De&quot;}],&quot;issued&quot;:{&quot;date-parts&quot;:[[2018]]},&quot;container-title-short&quot;:&quot;&quot;},&quot;isTemporary&quot;:false}]},{&quot;citationID&quot;:&quot;MENDELEY_CITATION_2e684b1d-4834-4047-9f2e-8aec9172196b&quot;,&quot;properties&quot;:{&quot;noteIndex&quot;:0},&quot;isEdited&quot;:false,&quot;manualOverride&quot;:{&quot;isManuallyOverridden&quot;:false,&quot;citeprocText&quot;:&quot;(Soares-Miranda et al., 2014)&quot;,&quot;manualOverrideText&quot;:&quot;&quot;},&quot;citationTag&quot;:&quot;MENDELEY_CITATION_v3_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&quot;,&quot;citationItems&quot;:[{&quot;id&quot;:&quot;28cc7f4b-c64a-30ad-be01-12921bd12183&quot;,&quot;itemData&quot;:{&quot;type&quot;:&quot;article-journal&quot;,&quot;id&quot;:&quot;28cc7f4b-c64a-30ad-be01-12921bd12183&quot;,&quot;title&quot;:&quot;Physical activity and heart rate variability in older adults: The cardiovascular health study&quot;,&quot;author&quot;:[{&quot;family&quot;:&quot;Soares-Miranda&quot;,&quot;given&quot;:&quot;Luisa&quot;,&quot;parse-names&quot;:false,&quot;dropping-particle&quot;:&quot;&quot;,&quot;non-dropping-particle&quot;:&quot;&quot;},{&quot;family&quot;:&quot;Sattelmair&quot;,&quot;given&quot;:&quot;Jacob&quot;,&quot;parse-names&quot;:false,&quot;dropping-particle&quot;:&quot;&quot;,&quot;non-dropping-particle&quot;:&quot;&quot;},{&quot;family&quot;:&quot;Chaves&quot;,&quot;given&quot;:&quot;Paulo&quot;,&quot;parse-names&quot;:false,&quot;dropping-particle&quot;:&quot;&quot;,&quot;non-dropping-particle&quot;:&quot;&quot;},{&quot;family&quot;:&quot;Duncan&quot;,&quot;given&quot;:&quot;Glen E.&quot;,&quot;parse-names&quot;:false,&quot;dropping-particle&quot;:&quot;&quot;,&quot;non-dropping-particle&quot;:&quot;&quot;},{&quot;family&quot;:&quot;Siscovick&quot;,&quot;given&quot;:&quot;David S.&quot;,&quot;parse-names&quot;:false,&quot;dropping-particle&quot;:&quot;&quot;,&quot;non-dropping-particle&quot;:&quot;&quot;},{&quot;family&quot;:&quot;Stein&quot;,&quot;given&quot;:&quot;Phyllis K.&quot;,&quot;parse-names&quot;:false,&quot;dropping-particle&quot;:&quot;&quot;,&quot;non-dropping-particle&quot;:&quot;&quot;},{&quot;family&quot;:&quot;Mozaffarian&quot;,&quot;given&quot;:&quot;Dariush&quot;,&quot;parse-names&quot;:false,&quot;dropping-particle&quot;:&quot;&quot;,&quot;non-dropping-particle&quot;:&quot;&quot;}],&quot;container-title&quot;:&quot;Circulation&quot;,&quot;container-title-short&quot;:&quot;Circulation&quot;,&quot;DOI&quot;:&quot;10.1161/CIRCULATIONAHA.113.005361&quot;,&quot;ISSN&quot;:&quot;15244539&quot;,&quot;PMID&quot;:&quot;24799513&quot;,&quot;issued&quot;:{&quot;date-parts&quot;:[[2014,5,27]]},&quot;page&quot;:&quot;2100-2110&quot;,&quot;abstract&quot;:&quot;Background - Cardiac mortality and electrophysiological dysfunction both increase with age. Heart rate variability (HRV) provides indices of autonomic function and electrophysiology that are associated with cardiac risk. How habitual physical activity among older adults prospectively relates to HRV, including nonlinear indices of erratic sinus patterns, is not established. We hypothesized that increasing the levels of both total leisure-time activity and walking would be prospectively associated with more favorable time-domain, frequency-domain, and nonlinear HRV measures in older adults. Methods and Results - We evaluated serial longitudinal measures of both physical activity and 24-hour Holter HRV over 5 years among 985 older US adults in the community-based Cardiovascular Health Study. After multivariable adjustment, greater total leisure-time activity, walking distance, and walking pace were each prospectively associated with specific, more favorable HRV indices, including higher 24-hour standard deviation of all normal-to-normal intervals (Ptrend=0.009, 0.02, 0.06, respectively) and ultralow-frequency power (Ptrend=0.02, 0.008, 0.16, respectively). Greater walking pace was also associated with a higher short-term fractal scaling exponent (P trend=0.003) and lower Poincaré ratio (Ptrend=0.02) , markers of less erratic sinus patterns. Conclusions - Greater total leisure-time activity, and walking alone, as well, were prospectively associated with more favorable and specific indices of autonomic function in older adults, including several suggestive of more normal circadian fluctuations and less erratic sinoatrial firing. Our results suggest potential mechanisms that might contribute to lower cardiovascular mortality with habitual physical activity later in life. © 2014 American Heart Association, Inc.&quot;,&quot;publisher&quot;:&quot;Lippincott Williams and Wilkins&quot;,&quot;issue&quot;:&quot;21&quot;,&quot;volume&quot;:&quot;129&quot;},&quot;isTemporary&quot;:false}]},{&quot;citationID&quot;:&quot;MENDELEY_CITATION_a0b1ddff-dfd7-4c47-bacf-26adfe70c800&quot;,&quot;properties&quot;:{&quot;noteIndex&quot;:0},&quot;isEdited&quot;:false,&quot;manualOverride&quot;:{&quot;isManuallyOverridden&quot;:false,&quot;citeprocText&quot;:&quot;(Fennell et al., 2024)&quot;,&quot;manualOverrideText&quot;:&quot;&quot;},&quot;citationTag&quot;:&quot;MENDELEY_CITATION_v3_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&quot;,&quot;citationItems&quot;:[{&quot;id&quot;:&quot;b7e47a5a-48cb-3f4a-88bf-49d11e84a230&quot;,&quot;itemData&quot;:{&quot;type&quot;:&quot;article-journal&quot;,&quot;id&quot;:&quot;b7e47a5a-48cb-3f4a-88bf-49d11e84a230&quot;,&quot;title&quot;:&quot;Inter-day reliability of heart rate complexity and variability metrics in healthy highly active younger and older adults&quot;,&quot;author&quot;:[{&quot;family&quot;:&quot;Fennell&quot;,&quot;given&quot;:&quot;Christopher R.J.&quot;,&quot;parse-names&quot;:false,&quot;dropping-particle&quot;:&quot;&quot;,&quot;non-dropping-particle&quot;:&quot;&quot;},{&quot;family&quot;:&quot;Mauger&quot;,&quot;given&quot;:&quot;Alexis R.&quot;,&quot;parse-names&quot;:false,&quot;dropping-particle&quot;:&quot;&quot;,&quot;non-dropping-particle&quot;:&quot;&quot;},{&quot;family&quot;:&quot;Hopker&quot;,&quot;given&quot;:&quot;James G.&quot;,&quot;parse-names&quot;:false,&quot;dropping-particle&quot;:&quot;&quot;,&quot;non-dropping-particle&quot;:&quot;&quot;}],&quot;container-title&quot;:&quot;European Journal of Applied Physiology&quot;,&quot;container-title-short&quot;:&quot;Eur J Appl Physiol&quot;,&quot;DOI&quot;:&quot;10.1007/s00421-023-05373-3&quot;,&quot;ISSN&quot;:&quot;14396327&quot;,&quot;PMID&quot;:&quot;38054978&quot;,&quot;issued&quot;:{&quot;date-parts&quot;:[[2024,5,1]]},&quot;page&quot;:&quot;1409-1424&quot;,&quot;abstract&quot;:&quot;Purpose: To investigate the inter-day reliability of time-domain, frequency-domain, and nonlinear HRV metrics in healthy highly active younger and older adults. The study also assessed the effect of age on the HRV metrics. Methods: Forty-four older adults (34 M, 10F; 59 ± 5 years; V˙O2peak = 40.9 ± 7.6 ml kg−1 min−1) and twenty-two younger adults (16 M, 6F; 22 ± 4 years; V˙O2peak = 47.2 ± 12.8 ml kg−1 min−1) attended the laboratory. Visit one assessed aerobic fitness through an exercise test. In visits two and three, participants completed a 30-min supine RR interval measurement to derive the HRV metrics. Results: The younger group (YG) and older group (OG) demonstrated poor to good day-to-day relative and absolute reliability for all HRV metrics (OG, ICCs = 0.33 to 0.69 and between day CVs = 3.8 to 29.2%; YG, ICCs = 0.37 to 0.93 and between day CVs = 3.5 to 36.5%). There was a significant reduction in ApEn (P &lt; 0.001), SampEn (P = 0.031), RMSSD (P &lt; 0.001), SDNN (P &lt; 0.001), LF power (P &lt; 0.001) and HF power (P &lt; 0.001), HRV metrics with ageing. There was no significant effect of age the complexity metrics DFA α1 (P = 0.107), α2 (P = 0.147) and CI-8 (P = 0.493). Conclusion: HRV metrics are reproducible between days in both healthy highly active younger and older adults. There is a decline in linear and nonlinear HRV metrics with age, albeit there being no age-related change in the nonlinear metrics, DFA α1, α2 and CI-8.&quot;,&quot;publisher&quot;:&quot;Springer Science and Business Media Deutschland GmbH&quot;,&quot;issue&quot;:&quot;5&quot;,&quot;volume&quot;:&quot;124&quot;},&quot;isTemporary&quot;:false}]},{&quot;citationID&quot;:&quot;MENDELEY_CITATION_5797544b-d318-49f0-aa2a-e74cc1a86a9b&quot;,&quot;properties&quot;:{&quot;noteIndex&quot;:0},&quot;isEdited&quot;:false,&quot;manualOverride&quot;:{&quot;isManuallyOverridden&quot;:false,&quot;citeprocText&quot;:&quot;(The et al., 2023)&quot;,&quot;manualOverrideText&quot;:&quot;&quot;},&quot;citationTag&quot;:&quot;MENDELEY_CITATION_v3_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&quot;,&quot;citationItems&quot;:[{&quot;id&quot;:&quot;e42492ab-6d05-3dbc-8eb9-35318e9bc627&quot;,&quot;itemData&quot;:{&quot;type&quot;:&quot;article-journal&quot;,&quot;id&quot;:&quot;e42492ab-6d05-3dbc-8eb9-35318e9bc627&quot;,&quot;title&quot;:&quot;Citation: The Role of Heart Rate Variability (HRV) in Different Hypertensive Syndromes&quot;,&quot;author&quot;:[{&quot;family&quot;:&quot;The&quot;,&quot;given&quot;:&quot;H&quot;,&quot;parse-names&quot;:false,&quot;dropping-particle&quot;:&quot;&quot;,&quot;non-dropping-particle&quot;:&quot;&quot;},{&quot;family&quot;:&quot;Bart&quot;,&quot;given&quot;:&quot;Nicole K&quot;,&quot;parse-names&quot;:false,&quot;dropping-particle&quot;:&quot;&quot;,&quot;non-dropping-particle&quot;:&quot;&quot;},{&quot;family&quot;:&quot;Adji&quot;,&quot;given&quot;:&quot;Audrey I&quot;,&quot;parse-names&quot;:false,&quot;dropping-particle&quot;:&quot;&quot;,&quot;non-dropping-particle&quot;:&quot;&quot;},{&quot;family&quot;:&quot;Hungerford&quot;,&quot;given&quot;:&quot;Sara&quot;,&quot;parse-names&quot;:false,&quot;dropping-particle&quot;:&quot;&quot;,&quot;non-dropping-particle&quot;:&quot;&quot;},{&quot;family&quot;:&quot;Buonalumi Tacito Yugar&quot;,&quot;given&quot;:&quot;Louise&quot;,&quot;parse-names&quot;:false,&quot;dropping-particle&quot;:&quot;&quot;,&quot;non-dropping-particle&quot;:&quot;&quot;},{&quot;family&quot;:&quot;Carlos Yugar-Toledo&quot;,&quot;given&quot;:&quot;Juan&quot;,&quot;parse-names&quot;:false,&quot;dropping-particle&quot;:&quot;&quot;,&quot;non-dropping-particle&quot;:&quot;&quot;},{&quot;family&quot;:&quot;Dinamarco&quot;,&quot;given&quot;:&quot;Nelson&quot;,&quot;parse-names&quot;:false,&quot;dropping-particle&quot;:&quot;&quot;,&quot;non-dropping-particle&quot;:&quot;&quot;},{&quot;family&quot;:&quot;Gustavo Sedenho-Prado&quot;,&quot;given&quot;:&quot;Luis&quot;,&quot;parse-names&quot;:false,&quot;dropping-particle&quot;:&quot;&quot;,&quot;non-dropping-particle&quot;:&quot;&quot;},{&quot;family&quot;:&quot;Vaz Domingues Moreno&quot;,&quot;given&quot;:&quot;Beatriz&quot;,&quot;parse-names&quot;:false,&quot;dropping-particle&quot;:&quot;&quot;,&quot;non-dropping-particle&quot;:&quot;&quot;},{&quot;family&quot;:&quot;Azevedo Rubio&quot;,&quot;given&quot;:&quot;Tatiane&quot;,&quot;parse-names&quot;:false,&quot;dropping-particle&quot;:&quot;&quot;,&quot;non-dropping-particle&quot;:&quot;de&quot;},{&quot;family&quot;:&quot;Fattori&quot;,&quot;given&quot;:&quot;Andre&quot;,&quot;parse-names&quot;:false,&quot;dropping-particle&quot;:&quot;&quot;,&quot;non-dropping-particle&quot;:&quot;&quot;},{&quot;family&quot;:&quot;Rodrigues&quot;,&quot;given&quot;:&quot;Bruno&quot;,&quot;parse-names&quot;:false,&quot;dropping-particle&quot;:&quot;&quot;,&quot;non-dropping-particle&quot;:&quot;&quot;},{&quot;family&quot;:&quot;Fernando Vilela-Martin&quot;,&quot;given&quot;:&quot;Jose&quot;,&quot;parse-names&quot;:false,&quot;dropping-particle&quot;:&quot;&quot;,&quot;non-dropping-particle&quot;:&quot;&quot;},{&quot;family&quot;:&quot;Moreno&quot;,&quot;given&quot;:&quot;Heitor&quot;,&quot;parse-names&quot;:false,&quot;dropping-particle&quot;:&quot;&quot;,&quot;non-dropping-particle&quot;:&quot;&quot;}],&quot;DOI&quot;:&quot;10.3390/diagnostics&quot;,&quot;URL&quot;:&quot;https://doi.org/10.3390/diagnostics13040785&quot;,&quot;issued&quot;:{&quot;date-parts&quot;:[[2023]]},&quot;abstract&quot;:&quot;Cardiac innervation by the parasympathetic nervous system (PNS) and the sympathetic nervous system (SNS) modulates the heart rate (HR) (chronotropic activity) and the contraction of the cardiac muscle (inotropic activity). The peripheral vasculature is controlled only by the SNS, which is responsible for peripheral vascular resistance. This also mediates the baroreceptor reflex (BR), which in turn mediates blood pressure (BP). Hypertension (HTN) and the autonomic nervous system (ANS) are closely related, such that derangements can lead to vasomotor impairments and several comorbidities, including obesity, hypertension, resistant hypertension, and chronic kidney disease. Autonomic dysfunction is also associated with functional and structural changes in target organs (heart, brain, kidneys, and blood vessels), increasing cardiovascular risk. Heart rate variability (HRV) is a method of assessing cardiac autonomic modulation. This tool has been used for clinical evaluation and to address the effect of therapeutic interventions. The present review aims (a) to approach the heart rate (HR) as a CV risk factor in hypertensive patients; (b) to analyze the heart rate variability (HRV) as a \&quot;tool\&quot; to estimate the individual risk stratum for Pre-HTN (P-HTN), Controlled-HTN (C-HTN), Resistant and Refractory HTN (R-HTN and Rf-HTN, respectively), and hypertensive patients with chronic renal disease (HTN+CKD).&quot;,&quot;container-title-short&quot;:&quot;&quot;},&quot;isTemporary&quot;:false}]},{&quot;citationID&quot;:&quot;MENDELEY_CITATION_1d1be810-1489-43e4-83ae-8a8b0e56462a&quot;,&quot;properties&quot;:{&quot;noteIndex&quot;:0},&quot;isEdited&quot;:false,&quot;manualOverride&quot;:{&quot;isManuallyOverridden&quot;:false,&quot;citeprocText&quot;:&quot;(The et al., 2023; Trimmel et al., 2015)&quot;,&quot;manualOverrideText&quot;:&quot;&quot;},&quot;citationTag&quot;:&quot;MENDELEY_CITATION_v3_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&quot;,&quot;citationItems&quot;:[{&quot;id&quot;:&quot;e42492ab-6d05-3dbc-8eb9-35318e9bc627&quot;,&quot;itemData&quot;:{&quot;type&quot;:&quot;article-journal&quot;,&quot;id&quot;:&quot;e42492ab-6d05-3dbc-8eb9-35318e9bc627&quot;,&quot;title&quot;:&quot;Citation: The Role of Heart Rate Variability (HRV) in Different Hypertensive Syndromes&quot;,&quot;author&quot;:[{&quot;family&quot;:&quot;The&quot;,&quot;given&quot;:&quot;H&quot;,&quot;parse-names&quot;:false,&quot;dropping-particle&quot;:&quot;&quot;,&quot;non-dropping-particle&quot;:&quot;&quot;},{&quot;family&quot;:&quot;Bart&quot;,&quot;given&quot;:&quot;Nicole K&quot;,&quot;parse-names&quot;:false,&quot;dropping-particle&quot;:&quot;&quot;,&quot;non-dropping-particle&quot;:&quot;&quot;},{&quot;family&quot;:&quot;Adji&quot;,&quot;given&quot;:&quot;Audrey I&quot;,&quot;parse-names&quot;:false,&quot;dropping-particle&quot;:&quot;&quot;,&quot;non-dropping-particle&quot;:&quot;&quot;},{&quot;family&quot;:&quot;Hungerford&quot;,&quot;given&quot;:&quot;Sara&quot;,&quot;parse-names&quot;:false,&quot;dropping-particle&quot;:&quot;&quot;,&quot;non-dropping-particle&quot;:&quot;&quot;},{&quot;family&quot;:&quot;Buonalumi Tacito Yugar&quot;,&quot;given&quot;:&quot;Louise&quot;,&quot;parse-names&quot;:false,&quot;dropping-particle&quot;:&quot;&quot;,&quot;non-dropping-particle&quot;:&quot;&quot;},{&quot;family&quot;:&quot;Carlos Yugar-Toledo&quot;,&quot;given&quot;:&quot;Juan&quot;,&quot;parse-names&quot;:false,&quot;dropping-particle&quot;:&quot;&quot;,&quot;non-dropping-particle&quot;:&quot;&quot;},{&quot;family&quot;:&quot;Dinamarco&quot;,&quot;given&quot;:&quot;Nelson&quot;,&quot;parse-names&quot;:false,&quot;dropping-particle&quot;:&quot;&quot;,&quot;non-dropping-particle&quot;:&quot;&quot;},{&quot;family&quot;:&quot;Gustavo Sedenho-Prado&quot;,&quot;given&quot;:&quot;Luis&quot;,&quot;parse-names&quot;:false,&quot;dropping-particle&quot;:&quot;&quot;,&quot;non-dropping-particle&quot;:&quot;&quot;},{&quot;family&quot;:&quot;Vaz Domingues Moreno&quot;,&quot;given&quot;:&quot;Beatriz&quot;,&quot;parse-names&quot;:false,&quot;dropping-particle&quot;:&quot;&quot;,&quot;non-dropping-particle&quot;:&quot;&quot;},{&quot;family&quot;:&quot;Azevedo Rubio&quot;,&quot;given&quot;:&quot;Tatiane&quot;,&quot;parse-names&quot;:false,&quot;dropping-particle&quot;:&quot;&quot;,&quot;non-dropping-particle&quot;:&quot;de&quot;},{&quot;family&quot;:&quot;Fattori&quot;,&quot;given&quot;:&quot;Andre&quot;,&quot;parse-names&quot;:false,&quot;dropping-particle&quot;:&quot;&quot;,&quot;non-dropping-particle&quot;:&quot;&quot;},{&quot;family&quot;:&quot;Rodrigues&quot;,&quot;given&quot;:&quot;Bruno&quot;,&quot;parse-names&quot;:false,&quot;dropping-particle&quot;:&quot;&quot;,&quot;non-dropping-particle&quot;:&quot;&quot;},{&quot;family&quot;:&quot;Fernando Vilela-Martin&quot;,&quot;given&quot;:&quot;Jose&quot;,&quot;parse-names&quot;:false,&quot;dropping-particle&quot;:&quot;&quot;,&quot;non-dropping-particle&quot;:&quot;&quot;},{&quot;family&quot;:&quot;Moreno&quot;,&quot;given&quot;:&quot;Heitor&quot;,&quot;parse-names&quot;:false,&quot;dropping-particle&quot;:&quot;&quot;,&quot;non-dropping-particle&quot;:&quot;&quot;}],&quot;DOI&quot;:&quot;10.3390/diagnostics&quot;,&quot;URL&quot;:&quot;https://doi.org/10.3390/diagnostics13040785&quot;,&quot;issued&quot;:{&quot;date-parts&quot;:[[2023]]},&quot;abstract&quot;:&quot;Cardiac innervation by the parasympathetic nervous system (PNS) and the sympathetic nervous system (SNS) modulates the heart rate (HR) (chronotropic activity) and the contraction of the cardiac muscle (inotropic activity). The peripheral vasculature is controlled only by the SNS, which is responsible for peripheral vascular resistance. This also mediates the baroreceptor reflex (BR), which in turn mediates blood pressure (BP). Hypertension (HTN) and the autonomic nervous system (ANS) are closely related, such that derangements can lead to vasomotor impairments and several comorbidities, including obesity, hypertension, resistant hypertension, and chronic kidney disease. Autonomic dysfunction is also associated with functional and structural changes in target organs (heart, brain, kidneys, and blood vessels), increasing cardiovascular risk. Heart rate variability (HRV) is a method of assessing cardiac autonomic modulation. This tool has been used for clinical evaluation and to address the effect of therapeutic interventions. The present review aims (a) to approach the heart rate (HR) as a CV risk factor in hypertensive patients; (b) to analyze the heart rate variability (HRV) as a \&quot;tool\&quot; to estimate the individual risk stratum for Pre-HTN (P-HTN), Controlled-HTN (C-HTN), Resistant and Refractory HTN (R-HTN and Rf-HTN, respectively), and hypertensive patients with chronic renal disease (HTN+CKD).&quot;,&quot;container-title-short&quot;:&quot;&quot;},&quot;isTemporary&quot;:false,&quot;suppress-author&quot;:false,&quot;composite&quot;:false,&quot;author-only&quot;:false},{&quot;id&quot;:&quot;9dd9f4a1-fac0-3435-a7a1-e4dd7bbdf50c&quot;,&quot;itemData&quot;:{&quot;type&quot;:&quot;book&quot;,&quot;id&quot;:&quot;9dd9f4a1-fac0-3435-a7a1-e4dd7bbdf50c&quot;,&quot;title&quot;:&quot;Heart Rate Variability: Clinical Applications and Interaction between HRV and Heart Rate&quot;,&quot;collection-title&quot;:&quot;Frontiers Research Topics&quot;,&quot;editor&quot;:[{&quot;family&quot;:&quot;Trimmel&quot;,&quot;given&quot;:&quot;Karin&quot;,&quot;parse-names&quot;:false,&quot;dropping-particle&quot;:&quot;&quot;,&quot;non-dropping-particle&quot;:&quot;&quot;},{&quot;family&quot;:&quot;Sacha&quot;,&quot;given&quot;:&quot;Jerzy&quot;,&quot;parse-names&quot;:false,&quot;dropping-particle&quot;:&quot;&quot;,&quot;non-dropping-particle&quot;:&quot;&quot;},{&quot;family&quot;:&quot;Huikuri&quot;,&quot;given&quot;:&quot;Heikki Veli&quot;,&quot;parse-names&quot;:false,&quot;dropping-particle&quot;:&quot;&quot;,&quot;non-dropping-particle&quot;:&quot;&quot;}],&quot;DOI&quot;:&quot;10.3389/978-2-88919-652-4&quot;,&quot;ISBN&quot;:&quot;9782889196524&quot;,&quot;URL&quot;:&quot;http://www.frontiersin.org/books/Heart_Rate_Variability_Clinical_Applications_and_Interaction_between_HRV_and_Heart_Rate/698&quot;,&quot;issued&quot;:{&quot;date-parts&quot;:[[2015]]},&quot;publisher&quot;:&quot;Frontiers Media SA&quot;,&quot;container-title-short&quot;:&quot;&quot;},&quot;isTemporary&quot;:false}]},{&quot;citationID&quot;:&quot;MENDELEY_CITATION_581bd331-c875-4993-804c-89b28f892515&quot;,&quot;properties&quot;:{&quot;noteIndex&quot;:0},&quot;isEdited&quot;:false,&quot;manualOverride&quot;:{&quot;isManuallyOverridden&quot;:false,&quot;citeprocText&quot;:&quot;(Tavares et al., 2017)&quot;,&quot;manualOverrideText&quot;:&quot;&quot;},&quot;citationTag&quot;:&quot;MENDELEY_CITATION_v3_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&quot;,&quot;citationItems&quot;:[{&quot;id&quot;:&quot;2e2ee9cd-82e1-3256-8f23-bfd56243f112&quot;,&quot;itemData&quot;:{&quot;type&quot;:&quot;article-journal&quot;,&quot;id&quot;:&quot;2e2ee9cd-82e1-3256-8f23-bfd56243f112&quot;,&quot;title&quot;:&quot;Effects of guided breath exercise on complex behaviour of heart rate dynamics&quot;,&quot;author&quot;:[{&quot;family&quot;:&quot;Tavares&quot;,&quot;given&quot;:&quot;Bruna S.&quot;,&quot;parse-names&quot;:false,&quot;dropping-particle&quot;:&quot;&quot;,&quot;non-dropping-particle&quot;:&quot;&quot;},{&quot;family&quot;:&quot;Paula Vidigal&quot;,&quot;given&quot;:&quot;Giovanna&quot;,&quot;parse-names&quot;:false,&quot;dropping-particle&quot;:&quot;&quot;,&quot;non-dropping-particle&quot;:&quot;de&quot;},{&quot;family&quot;:&quot;Garner&quot;,&quot;given&quot;:&quot;David M.&quot;,&quot;parse-names&quot;:false,&quot;dropping-particle&quot;:&quot;&quot;,&quot;non-dropping-particle&quot;:&quot;&quot;},{&quot;family&quot;:&quot;Raimundo&quot;,&quot;given&quot;:&quot;Rodrigo D.&quot;,&quot;parse-names&quot;:false,&quot;dropping-particle&quot;:&quot;&quot;,&quot;non-dropping-particle&quot;:&quot;&quot;},{&quot;family&quot;:&quot;Abreu&quot;,&quot;given&quot;:&quot;Luiz Carlos&quot;,&quot;parse-names&quot;:false,&quot;dropping-particle&quot;:&quot;&quot;,&quot;non-dropping-particle&quot;:&quot;de&quot;},{&quot;family&quot;:&quot;Valenti&quot;,&quot;given&quot;:&quot;Vitor E.&quot;,&quot;parse-names&quot;:false,&quot;dropping-particle&quot;:&quot;&quot;,&quot;non-dropping-particle&quot;:&quot;&quot;}],&quot;container-title&quot;:&quot;Clinical Physiology and Functional Imaging&quot;,&quot;container-title-short&quot;:&quot;Clin Physiol Funct Imaging&quot;,&quot;DOI&quot;:&quot;10.1111/cpf.12347&quot;,&quot;ISSN&quot;:&quot;1475097X&quot;,&quot;PMID&quot;:&quot;26987469&quot;,&quot;issued&quot;:{&quot;date-parts&quot;:[[2017,11,1]]},&quot;page&quot;:&quot;622-629&quot;,&quot;abstract&quot;:&quot;Introduction: Cardiac autonomic regulation is influenced by changes in respiratory rate, which has been demonstrated by linear analysis of heart rate variability (HRV). Conversely, the complex behaviour is not well defined for HRV during this physiological state. In this sense, Higuchi Fractal Dimension is applied directly to the time series. It analyses the fractal dimension of discrete time sequences and is simpler and faster than correlation dimension and many other classical measures derived from chaos theory. We investigated chaotic behaviour of heart rate dynamics during guided breath exercises. Method: We investigated 21 healthy male volunteers aged between 18 and 30 years. HRV was analysed 10 min before and 10 min during guided breath exercises. HRV was analysed in the time and frequency domain for linear analysis and through HFD for non-linear analysis. Results: Linear analysis indicated that SDNN, pNN50, RMSSD, LF, HF and LF/HF increased during guided breath exercises. HFD analysis illustrated that between Kmax 20 to Kmax 120 intervals, was enhanced during guided breath exercises. Conclusion: Guided breath exercises acutely increased chaotic behaviour of HRV measured by HFD.&quot;,&quot;publisher&quot;:&quot;Blackwell Publishing Ltd&quot;,&quot;issue&quot;:&quot;6&quot;,&quot;volume&quot;:&quot;37&quot;},&quot;isTemporary&quot;:false}]}]"/>
    <we:property name="MENDELEY_CITATIONS_LOCALE_CODE" value="&quot;es-MX&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34F201-F0F3-47BC-97B8-692D4AF9C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92</Pages>
  <Words>23324</Words>
  <Characters>136218</Characters>
  <Application>Microsoft Office Word</Application>
  <DocSecurity>0</DocSecurity>
  <Lines>3167</Lines>
  <Paragraphs>1307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Angel Martinez Corral</dc:creator>
  <cp:keywords/>
  <dc:description/>
  <cp:lastModifiedBy>Luis Angel Martinez Corral</cp:lastModifiedBy>
  <cp:revision>9</cp:revision>
  <cp:lastPrinted>2025-10-22T19:16:00Z</cp:lastPrinted>
  <dcterms:created xsi:type="dcterms:W3CDTF">2025-10-20T19:41:00Z</dcterms:created>
  <dcterms:modified xsi:type="dcterms:W3CDTF">2025-10-30T05:25:00Z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9f64c50b7e5d2f926c097013b5b374026ce670a2e0d1f4fa12122375828c20d2</vt:lpwstr>
  </property>
</Properties>
</file>